
<file path=[Content_Types].xml><?xml version="1.0" encoding="utf-8"?>
<Types xmlns="http://schemas.openxmlformats.org/package/2006/content-types">
  <Default Extension="png" ContentType="image/png"/>
  <Default Extension="svg" ContentType="image/svg+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46383D" w14:textId="35E71148" w:rsidR="009E6917" w:rsidRPr="00B60D70" w:rsidRDefault="00223C12" w:rsidP="00592146">
      <w:pPr>
        <w:pStyle w:val="af9"/>
        <w:rPr>
          <w:rFonts w:ascii="TH SarabunPSK" w:hAnsi="TH SarabunPSK" w:cs="TH SarabunPSK"/>
        </w:rPr>
      </w:pPr>
      <w:r w:rsidRPr="00B60D70">
        <w:rPr>
          <w:rFonts w:ascii="TH SarabunPSK" w:hAnsi="TH SarabunPSK" w:cs="TH SarabunPSK"/>
          <w:cs/>
        </w:rPr>
        <w:softHyphen/>
      </w:r>
      <w:r w:rsidRPr="00B60D70">
        <w:rPr>
          <w:rFonts w:ascii="TH SarabunPSK" w:hAnsi="TH SarabunPSK" w:cs="TH SarabunPSK"/>
          <w:cs/>
        </w:rPr>
        <w:softHyphen/>
      </w:r>
      <w:r w:rsidRPr="00B60D70">
        <w:rPr>
          <w:rFonts w:ascii="TH SarabunPSK" w:hAnsi="TH SarabunPSK" w:cs="TH SarabunPSK"/>
          <w:cs/>
        </w:rPr>
        <w:softHyphen/>
      </w:r>
    </w:p>
    <w:p w14:paraId="65E8327B" w14:textId="77777777" w:rsidR="009E6917" w:rsidRPr="00B60D70" w:rsidRDefault="00D756E0" w:rsidP="00592146">
      <w:pPr>
        <w:rPr>
          <w:rFonts w:ascii="TH SarabunPSK" w:hAnsi="TH SarabunPSK" w:cs="TH SarabunPSK"/>
        </w:rPr>
      </w:pPr>
      <w:r w:rsidRPr="00B60D70">
        <w:rPr>
          <w:rFonts w:ascii="TH SarabunPSK" w:hAnsi="TH SarabunPSK" w:cs="TH SarabunPSK" w:hint="cs"/>
          <w:noProof/>
        </w:rPr>
        <w:drawing>
          <wp:anchor distT="0" distB="0" distL="114300" distR="114300" simplePos="0" relativeHeight="251658240" behindDoc="0" locked="0" layoutInCell="1" allowOverlap="1" wp14:anchorId="05A8C191" wp14:editId="44EBF2C7">
            <wp:simplePos x="0" y="0"/>
            <wp:positionH relativeFrom="margin">
              <wp:posOffset>2129790</wp:posOffset>
            </wp:positionH>
            <wp:positionV relativeFrom="paragraph">
              <wp:posOffset>240665</wp:posOffset>
            </wp:positionV>
            <wp:extent cx="1472565" cy="1467485"/>
            <wp:effectExtent l="0" t="0" r="0" b="0"/>
            <wp:wrapNone/>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472565" cy="1467485"/>
                    </a:xfrm>
                    <a:prstGeom prst="rect">
                      <a:avLst/>
                    </a:prstGeom>
                    <a:noFill/>
                    <a:ln>
                      <a:noFill/>
                    </a:ln>
                  </pic:spPr>
                </pic:pic>
              </a:graphicData>
            </a:graphic>
          </wp:anchor>
        </w:drawing>
      </w:r>
    </w:p>
    <w:p w14:paraId="17E58CFA" w14:textId="77777777" w:rsidR="009E6917" w:rsidRPr="00B60D70" w:rsidRDefault="009E6917" w:rsidP="00592146">
      <w:pPr>
        <w:rPr>
          <w:rFonts w:ascii="TH SarabunPSK" w:hAnsi="TH SarabunPSK" w:cs="TH SarabunPSK"/>
        </w:rPr>
      </w:pPr>
    </w:p>
    <w:p w14:paraId="5C5E02B3" w14:textId="77777777" w:rsidR="009E6917" w:rsidRPr="00B60D70" w:rsidRDefault="009E6917" w:rsidP="00592146">
      <w:pPr>
        <w:rPr>
          <w:rFonts w:ascii="TH SarabunPSK" w:hAnsi="TH SarabunPSK" w:cs="TH SarabunPSK"/>
        </w:rPr>
      </w:pPr>
    </w:p>
    <w:p w14:paraId="1D9A697E" w14:textId="77777777" w:rsidR="009E6917" w:rsidRPr="00B60D70" w:rsidRDefault="009E6917" w:rsidP="00592146">
      <w:pPr>
        <w:rPr>
          <w:rFonts w:ascii="TH SarabunPSK" w:hAnsi="TH SarabunPSK" w:cs="TH SarabunPSK"/>
        </w:rPr>
      </w:pPr>
    </w:p>
    <w:p w14:paraId="47CDBFCB" w14:textId="77777777" w:rsidR="009E6917" w:rsidRPr="00B60D70" w:rsidRDefault="009E6917" w:rsidP="00592146">
      <w:pPr>
        <w:rPr>
          <w:rFonts w:ascii="TH SarabunPSK" w:hAnsi="TH SarabunPSK" w:cs="TH SarabunPSK"/>
        </w:rPr>
      </w:pPr>
    </w:p>
    <w:p w14:paraId="3B43B15A" w14:textId="77777777" w:rsidR="009E6917" w:rsidRPr="00B60D70" w:rsidRDefault="009E6917" w:rsidP="00592146">
      <w:pPr>
        <w:rPr>
          <w:rFonts w:ascii="TH SarabunPSK" w:hAnsi="TH SarabunPSK" w:cs="TH SarabunPSK"/>
        </w:rPr>
      </w:pPr>
    </w:p>
    <w:p w14:paraId="2EF7A509" w14:textId="77777777" w:rsidR="009E6917" w:rsidRPr="00B60D70" w:rsidRDefault="009E6917" w:rsidP="00592146">
      <w:pPr>
        <w:rPr>
          <w:rFonts w:ascii="TH SarabunPSK" w:hAnsi="TH SarabunPSK" w:cs="TH SarabunPSK"/>
        </w:rPr>
      </w:pPr>
    </w:p>
    <w:p w14:paraId="72DF77BC" w14:textId="77777777" w:rsidR="00DA4597" w:rsidRDefault="000D63B1" w:rsidP="00633D7B">
      <w:pPr>
        <w:jc w:val="center"/>
        <w:rPr>
          <w:rFonts w:ascii="TH SarabunPSK" w:hAnsi="TH SarabunPSK" w:cs="TH SarabunPSK"/>
          <w:b/>
          <w:bCs/>
          <w:sz w:val="48"/>
          <w:szCs w:val="48"/>
          <w:lang w:val="th-TH"/>
        </w:rPr>
      </w:pPr>
      <w:r w:rsidRPr="00B60D70">
        <w:rPr>
          <w:rFonts w:ascii="TH SarabunPSK" w:hAnsi="TH SarabunPSK" w:cs="TH SarabunPSK"/>
          <w:b/>
          <w:bCs/>
          <w:sz w:val="48"/>
          <w:szCs w:val="48"/>
          <w:cs/>
          <w:lang w:val="th-TH"/>
        </w:rPr>
        <w:t>หลักสูตรครุศาสตร์อุตสาหกรรมบัณฑิต</w:t>
      </w:r>
    </w:p>
    <w:p w14:paraId="211938B2" w14:textId="06F151E5" w:rsidR="000D63B1" w:rsidRPr="00B60D70" w:rsidRDefault="000D63B1" w:rsidP="00633D7B">
      <w:pPr>
        <w:jc w:val="center"/>
        <w:rPr>
          <w:rFonts w:ascii="TH SarabunPSK" w:hAnsi="TH SarabunPSK" w:cs="TH SarabunPSK"/>
          <w:b/>
          <w:bCs/>
          <w:sz w:val="48"/>
          <w:szCs w:val="48"/>
          <w:lang w:val="th-TH"/>
        </w:rPr>
      </w:pPr>
      <w:r w:rsidRPr="00B60D70">
        <w:rPr>
          <w:rFonts w:ascii="TH SarabunPSK" w:hAnsi="TH SarabunPSK" w:cs="TH SarabunPSK"/>
          <w:b/>
          <w:bCs/>
          <w:sz w:val="48"/>
          <w:szCs w:val="48"/>
          <w:cs/>
          <w:lang w:val="th-TH"/>
        </w:rPr>
        <w:t xml:space="preserve">สาขาวิชาวิศวกรรมโยธา (หลักสูตร 5 ปี) </w:t>
      </w:r>
    </w:p>
    <w:p w14:paraId="0B0D6C73" w14:textId="16BF722D" w:rsidR="009E6917" w:rsidRPr="00B60D70" w:rsidRDefault="0085429C" w:rsidP="00633D7B">
      <w:pPr>
        <w:jc w:val="center"/>
        <w:rPr>
          <w:rFonts w:ascii="TH SarabunPSK" w:hAnsi="TH SarabunPSK" w:cs="TH SarabunPSK"/>
          <w:b/>
          <w:bCs/>
          <w:sz w:val="48"/>
          <w:szCs w:val="48"/>
        </w:rPr>
      </w:pPr>
      <w:r w:rsidRPr="00B60D70">
        <w:rPr>
          <w:rFonts w:ascii="TH SarabunPSK" w:hAnsi="TH SarabunPSK" w:cs="TH SarabunPSK"/>
          <w:b/>
          <w:bCs/>
          <w:sz w:val="48"/>
          <w:szCs w:val="48"/>
          <w:cs/>
        </w:rPr>
        <w:t>หลักสูตรปรับปรุง พ.ศ. 2568</w:t>
      </w:r>
    </w:p>
    <w:p w14:paraId="1D06403C" w14:textId="77777777" w:rsidR="009E6917" w:rsidRPr="00B60D70" w:rsidRDefault="009E6917" w:rsidP="00633D7B">
      <w:pPr>
        <w:jc w:val="center"/>
        <w:rPr>
          <w:rFonts w:ascii="TH SarabunPSK" w:hAnsi="TH SarabunPSK" w:cs="TH SarabunPSK"/>
          <w:b/>
          <w:bCs/>
          <w:sz w:val="48"/>
          <w:szCs w:val="48"/>
        </w:rPr>
      </w:pPr>
    </w:p>
    <w:p w14:paraId="072194A6" w14:textId="77777777" w:rsidR="009E6917" w:rsidRPr="00B60D70" w:rsidRDefault="009E6917" w:rsidP="00633D7B">
      <w:pPr>
        <w:jc w:val="center"/>
        <w:rPr>
          <w:rFonts w:ascii="TH SarabunPSK" w:hAnsi="TH SarabunPSK" w:cs="TH SarabunPSK"/>
          <w:b/>
          <w:bCs/>
          <w:sz w:val="48"/>
          <w:szCs w:val="48"/>
        </w:rPr>
      </w:pPr>
    </w:p>
    <w:p w14:paraId="2E505516" w14:textId="77777777" w:rsidR="009E6917" w:rsidRPr="00B60D70" w:rsidRDefault="009E6917" w:rsidP="00633D7B">
      <w:pPr>
        <w:jc w:val="center"/>
        <w:rPr>
          <w:rFonts w:ascii="TH SarabunPSK" w:hAnsi="TH SarabunPSK" w:cs="TH SarabunPSK"/>
          <w:b/>
          <w:bCs/>
          <w:sz w:val="48"/>
          <w:szCs w:val="48"/>
        </w:rPr>
      </w:pPr>
    </w:p>
    <w:p w14:paraId="6A16836E" w14:textId="77777777" w:rsidR="00E47669" w:rsidRPr="00B60D70" w:rsidRDefault="00E47669" w:rsidP="00633D7B">
      <w:pPr>
        <w:jc w:val="center"/>
        <w:rPr>
          <w:rFonts w:ascii="TH SarabunPSK" w:hAnsi="TH SarabunPSK" w:cs="TH SarabunPSK"/>
          <w:b/>
          <w:bCs/>
          <w:sz w:val="48"/>
          <w:szCs w:val="48"/>
        </w:rPr>
      </w:pPr>
    </w:p>
    <w:p w14:paraId="7B4792EE" w14:textId="77777777" w:rsidR="00E47669" w:rsidRPr="00B60D70" w:rsidRDefault="00E47669" w:rsidP="00633D7B">
      <w:pPr>
        <w:jc w:val="center"/>
        <w:rPr>
          <w:rFonts w:ascii="TH SarabunPSK" w:hAnsi="TH SarabunPSK" w:cs="TH SarabunPSK"/>
          <w:b/>
          <w:bCs/>
          <w:sz w:val="48"/>
          <w:szCs w:val="48"/>
        </w:rPr>
      </w:pPr>
    </w:p>
    <w:p w14:paraId="5ADCE9FC" w14:textId="2ACDA5A5" w:rsidR="009E6917" w:rsidRDefault="009E6917" w:rsidP="00633D7B">
      <w:pPr>
        <w:jc w:val="center"/>
        <w:rPr>
          <w:rFonts w:ascii="TH SarabunPSK" w:hAnsi="TH SarabunPSK" w:cs="TH SarabunPSK"/>
          <w:b/>
          <w:bCs/>
          <w:sz w:val="48"/>
          <w:szCs w:val="48"/>
        </w:rPr>
      </w:pPr>
    </w:p>
    <w:p w14:paraId="2E586D41" w14:textId="116426F1" w:rsidR="00DA4597" w:rsidRDefault="00DA4597" w:rsidP="00633D7B">
      <w:pPr>
        <w:jc w:val="center"/>
        <w:rPr>
          <w:rFonts w:ascii="TH SarabunPSK" w:hAnsi="TH SarabunPSK" w:cs="TH SarabunPSK"/>
          <w:b/>
          <w:bCs/>
          <w:sz w:val="48"/>
          <w:szCs w:val="48"/>
        </w:rPr>
      </w:pPr>
    </w:p>
    <w:p w14:paraId="4A36943D" w14:textId="2AE1B3D7" w:rsidR="00DA4597" w:rsidRDefault="00DA4597" w:rsidP="00633D7B">
      <w:pPr>
        <w:jc w:val="center"/>
        <w:rPr>
          <w:rFonts w:ascii="TH SarabunPSK" w:hAnsi="TH SarabunPSK" w:cs="TH SarabunPSK"/>
          <w:b/>
          <w:bCs/>
          <w:sz w:val="48"/>
          <w:szCs w:val="48"/>
        </w:rPr>
      </w:pPr>
    </w:p>
    <w:p w14:paraId="2FBD041E" w14:textId="0153B18B" w:rsidR="00DA4597" w:rsidRDefault="00DA4597" w:rsidP="00633D7B">
      <w:pPr>
        <w:jc w:val="center"/>
        <w:rPr>
          <w:rFonts w:ascii="TH SarabunPSK" w:hAnsi="TH SarabunPSK" w:cs="TH SarabunPSK"/>
          <w:b/>
          <w:bCs/>
          <w:sz w:val="48"/>
          <w:szCs w:val="48"/>
        </w:rPr>
      </w:pPr>
    </w:p>
    <w:p w14:paraId="2B1B494E" w14:textId="77777777" w:rsidR="00DA4597" w:rsidRDefault="00D756E0" w:rsidP="00633D7B">
      <w:pPr>
        <w:jc w:val="center"/>
        <w:rPr>
          <w:rFonts w:ascii="TH SarabunPSK" w:hAnsi="TH SarabunPSK" w:cs="TH SarabunPSK"/>
          <w:b/>
          <w:bCs/>
          <w:sz w:val="48"/>
          <w:szCs w:val="48"/>
          <w:lang w:val="th-TH"/>
        </w:rPr>
      </w:pPr>
      <w:r w:rsidRPr="00B60D70">
        <w:rPr>
          <w:rFonts w:ascii="TH SarabunPSK" w:hAnsi="TH SarabunPSK" w:cs="TH SarabunPSK" w:hint="cs"/>
          <w:b/>
          <w:bCs/>
          <w:sz w:val="48"/>
          <w:szCs w:val="48"/>
          <w:cs/>
          <w:lang w:val="th-TH"/>
        </w:rPr>
        <w:t>สาขาวิชาครุศาสตร์โยธา</w:t>
      </w:r>
      <w:r w:rsidR="00BD7F9D" w:rsidRPr="00B60D70">
        <w:rPr>
          <w:rFonts w:ascii="TH SarabunPSK" w:hAnsi="TH SarabunPSK" w:cs="TH SarabunPSK" w:hint="cs"/>
          <w:b/>
          <w:bCs/>
          <w:sz w:val="48"/>
          <w:szCs w:val="48"/>
          <w:cs/>
          <w:lang w:val="th-TH"/>
        </w:rPr>
        <w:t xml:space="preserve"> </w:t>
      </w:r>
    </w:p>
    <w:p w14:paraId="68093CD7" w14:textId="02B66A5E" w:rsidR="009E6917" w:rsidRPr="00B60D70" w:rsidRDefault="00D756E0" w:rsidP="00633D7B">
      <w:pPr>
        <w:jc w:val="center"/>
        <w:rPr>
          <w:rFonts w:ascii="TH SarabunPSK" w:hAnsi="TH SarabunPSK" w:cs="TH SarabunPSK"/>
          <w:b/>
          <w:bCs/>
          <w:sz w:val="48"/>
          <w:szCs w:val="48"/>
        </w:rPr>
      </w:pPr>
      <w:r w:rsidRPr="00B60D70">
        <w:rPr>
          <w:rFonts w:ascii="TH SarabunPSK" w:hAnsi="TH SarabunPSK" w:cs="TH SarabunPSK" w:hint="cs"/>
          <w:b/>
          <w:bCs/>
          <w:sz w:val="48"/>
          <w:szCs w:val="48"/>
          <w:cs/>
          <w:lang w:val="th-TH"/>
        </w:rPr>
        <w:t>คณะครุศาสตร์อุตสาหกรรมและเทคโนโลยี</w:t>
      </w:r>
    </w:p>
    <w:p w14:paraId="456FEB35" w14:textId="77777777" w:rsidR="009E6917" w:rsidRPr="00B60D70" w:rsidRDefault="00D756E0" w:rsidP="00633D7B">
      <w:pPr>
        <w:jc w:val="center"/>
        <w:rPr>
          <w:rFonts w:ascii="TH SarabunPSK" w:hAnsi="TH SarabunPSK" w:cs="TH SarabunPSK"/>
          <w:b/>
          <w:bCs/>
          <w:sz w:val="48"/>
          <w:szCs w:val="48"/>
        </w:rPr>
      </w:pPr>
      <w:r w:rsidRPr="00B60D70">
        <w:rPr>
          <w:rFonts w:ascii="TH SarabunPSK" w:hAnsi="TH SarabunPSK" w:cs="TH SarabunPSK" w:hint="cs"/>
          <w:b/>
          <w:bCs/>
          <w:sz w:val="48"/>
          <w:szCs w:val="48"/>
          <w:cs/>
          <w:lang w:val="th-TH"/>
        </w:rPr>
        <w:t>มหาวิทยาลัยเทคโนโลยีพระจอมเกล้าธนบุรี</w:t>
      </w:r>
    </w:p>
    <w:p w14:paraId="3C3C2168" w14:textId="77777777" w:rsidR="0045435E" w:rsidRPr="00B60D70" w:rsidRDefault="0045435E" w:rsidP="00633D7B">
      <w:pPr>
        <w:jc w:val="center"/>
        <w:rPr>
          <w:rFonts w:ascii="TH SarabunPSK" w:eastAsiaTheme="majorEastAsia" w:hAnsi="TH SarabunPSK" w:cs="TH SarabunPSK"/>
          <w:sz w:val="48"/>
          <w:szCs w:val="48"/>
          <w:cs/>
          <w:lang w:val="th-TH"/>
        </w:rPr>
      </w:pPr>
      <w:bookmarkStart w:id="0" w:name="_Toc161400000"/>
      <w:bookmarkStart w:id="1" w:name="_Toc161496912"/>
      <w:bookmarkStart w:id="2" w:name="_Toc164329117"/>
      <w:r w:rsidRPr="00B60D70">
        <w:rPr>
          <w:rFonts w:ascii="TH SarabunPSK" w:hAnsi="TH SarabunPSK" w:cs="TH SarabunPSK" w:hint="cs"/>
          <w:sz w:val="48"/>
          <w:szCs w:val="48"/>
          <w:cs/>
          <w:lang w:val="th-TH"/>
        </w:rPr>
        <w:br w:type="page"/>
      </w:r>
    </w:p>
    <w:p w14:paraId="719F27B1" w14:textId="0490DEB1" w:rsidR="009E6917" w:rsidRPr="00B60D70" w:rsidRDefault="00D756E0" w:rsidP="00633D7B">
      <w:pPr>
        <w:pStyle w:val="1"/>
        <w:ind w:left="432" w:hanging="432"/>
        <w:rPr>
          <w:rFonts w:ascii="TH SarabunPSK" w:hAnsi="TH SarabunPSK" w:cs="TH SarabunPSK"/>
        </w:rPr>
      </w:pPr>
      <w:bookmarkStart w:id="3" w:name="_Toc179245982"/>
      <w:bookmarkStart w:id="4" w:name="_Toc179656350"/>
      <w:bookmarkStart w:id="5" w:name="_Toc180609430"/>
      <w:bookmarkStart w:id="6" w:name="_Toc191634045"/>
      <w:r w:rsidRPr="00B60D70">
        <w:rPr>
          <w:rFonts w:ascii="TH SarabunPSK" w:hAnsi="TH SarabunPSK" w:cs="TH SarabunPSK" w:hint="cs"/>
          <w:cs/>
        </w:rPr>
        <w:lastRenderedPageBreak/>
        <w:t>สารบัญรายละเอียดของหลักสูตร</w:t>
      </w:r>
      <w:bookmarkEnd w:id="0"/>
      <w:bookmarkEnd w:id="1"/>
      <w:bookmarkEnd w:id="2"/>
      <w:bookmarkEnd w:id="3"/>
      <w:bookmarkEnd w:id="4"/>
      <w:bookmarkEnd w:id="5"/>
      <w:bookmarkEnd w:id="6"/>
    </w:p>
    <w:p w14:paraId="51CC1A54" w14:textId="77777777" w:rsidR="00F44A81" w:rsidRPr="00B60D70" w:rsidRDefault="00F44A81" w:rsidP="00F44A81">
      <w:pPr>
        <w:rPr>
          <w:rFonts w:ascii="TH SarabunPSK" w:hAnsi="TH SarabunPSK" w:cs="TH SarabunPSK"/>
          <w:lang w:val="th-TH"/>
        </w:rPr>
      </w:pPr>
      <w:bookmarkStart w:id="7" w:name="_Toc161400001"/>
      <w:bookmarkStart w:id="8" w:name="_Toc161496913"/>
    </w:p>
    <w:p w14:paraId="0B5E8CB9" w14:textId="2E12C6E6" w:rsidR="00F44A81" w:rsidRPr="00B60D70" w:rsidRDefault="00C501BD" w:rsidP="00C501BD">
      <w:pPr>
        <w:tabs>
          <w:tab w:val="left" w:pos="8370"/>
        </w:tabs>
        <w:rPr>
          <w:rFonts w:ascii="TH SarabunPSK" w:hAnsi="TH SarabunPSK" w:cs="TH SarabunPSK"/>
          <w:lang w:val="th-TH"/>
        </w:rPr>
      </w:pPr>
      <w:r w:rsidRPr="00B60D70">
        <w:rPr>
          <w:rFonts w:ascii="TH SarabunPSK" w:hAnsi="TH SarabunPSK" w:cs="TH SarabunPSK" w:hint="cs"/>
          <w:cs/>
          <w:lang w:val="th-TH"/>
        </w:rPr>
        <w:tab/>
      </w:r>
      <w:r w:rsidR="00F44A81" w:rsidRPr="00B60D70">
        <w:rPr>
          <w:rFonts w:ascii="TH SarabunPSK" w:hAnsi="TH SarabunPSK" w:cs="TH SarabunPSK" w:hint="cs"/>
          <w:cs/>
          <w:lang w:val="th-TH"/>
        </w:rPr>
        <w:t>หน้า</w:t>
      </w:r>
    </w:p>
    <w:p w14:paraId="0BAE5632" w14:textId="4E23A221" w:rsidR="00F44A81" w:rsidRPr="00B60D70" w:rsidRDefault="00F44A81" w:rsidP="00F44A81">
      <w:pPr>
        <w:tabs>
          <w:tab w:val="left" w:pos="8647"/>
        </w:tabs>
        <w:rPr>
          <w:rFonts w:ascii="TH SarabunPSK" w:hAnsi="TH SarabunPSK" w:cs="TH SarabunPSK"/>
          <w:b/>
          <w:bCs/>
          <w:lang w:val="th-TH"/>
        </w:rPr>
      </w:pPr>
      <w:r w:rsidRPr="00B60D70">
        <w:rPr>
          <w:rFonts w:ascii="TH SarabunPSK" w:hAnsi="TH SarabunPSK" w:cs="TH SarabunPSK" w:hint="cs"/>
          <w:b/>
          <w:bCs/>
          <w:cs/>
          <w:lang w:val="th-TH"/>
        </w:rPr>
        <w:t>สารบัญรายละเอียดของหลักสูตร</w:t>
      </w:r>
      <w:r w:rsidRPr="00B60D70">
        <w:rPr>
          <w:rFonts w:ascii="TH SarabunPSK" w:hAnsi="TH SarabunPSK" w:cs="TH SarabunPSK" w:hint="cs"/>
          <w:b/>
          <w:bCs/>
          <w:cs/>
          <w:lang w:val="th-TH"/>
        </w:rPr>
        <w:tab/>
      </w:r>
    </w:p>
    <w:p w14:paraId="3A2D6094" w14:textId="3D793080" w:rsidR="00F44A81" w:rsidRPr="00B60D70" w:rsidRDefault="00F44A81" w:rsidP="00F44A81">
      <w:pPr>
        <w:tabs>
          <w:tab w:val="left" w:pos="993"/>
          <w:tab w:val="left" w:pos="8505"/>
        </w:tabs>
        <w:rPr>
          <w:rFonts w:ascii="TH SarabunPSK" w:hAnsi="TH SarabunPSK" w:cs="TH SarabunPSK"/>
          <w:b/>
          <w:bCs/>
          <w:cs/>
        </w:rPr>
      </w:pPr>
      <w:r w:rsidRPr="00B60D70">
        <w:rPr>
          <w:rFonts w:ascii="TH SarabunPSK" w:hAnsi="TH SarabunPSK" w:cs="TH SarabunPSK" w:hint="cs"/>
          <w:b/>
          <w:bCs/>
          <w:cs/>
          <w:lang w:val="th-TH"/>
        </w:rPr>
        <w:t xml:space="preserve">ส่วนที่ 1 </w:t>
      </w:r>
      <w:r w:rsidRPr="00B60D70">
        <w:rPr>
          <w:rFonts w:ascii="TH SarabunPSK" w:hAnsi="TH SarabunPSK" w:cs="TH SarabunPSK" w:hint="cs"/>
          <w:b/>
          <w:bCs/>
          <w:cs/>
          <w:lang w:val="th-TH"/>
        </w:rPr>
        <w:tab/>
        <w:t>บทสรุปผู้บริหาร</w:t>
      </w:r>
      <w:r w:rsidRPr="00B60D70">
        <w:rPr>
          <w:rFonts w:ascii="TH SarabunPSK" w:hAnsi="TH SarabunPSK" w:cs="TH SarabunPSK" w:hint="cs"/>
          <w:b/>
          <w:bCs/>
          <w:cs/>
          <w:lang w:val="th-TH"/>
        </w:rPr>
        <w:tab/>
      </w:r>
      <w:r w:rsidRPr="00B60D70">
        <w:rPr>
          <w:rFonts w:ascii="TH SarabunPSK" w:hAnsi="TH SarabunPSK" w:cs="TH SarabunPSK" w:hint="cs"/>
          <w:b/>
          <w:bCs/>
          <w:cs/>
          <w:lang w:val="th-TH"/>
        </w:rPr>
        <w:tab/>
      </w:r>
      <w:r w:rsidR="00552012">
        <w:rPr>
          <w:rFonts w:ascii="TH SarabunPSK" w:hAnsi="TH SarabunPSK" w:cs="TH SarabunPSK" w:hint="cs"/>
          <w:b/>
          <w:bCs/>
          <w:cs/>
        </w:rPr>
        <w:t>4</w:t>
      </w:r>
    </w:p>
    <w:p w14:paraId="2F9ADC80" w14:textId="45A5A891" w:rsidR="00F44A81" w:rsidRPr="00B60D70" w:rsidRDefault="00F44A81" w:rsidP="00F44A81">
      <w:pPr>
        <w:tabs>
          <w:tab w:val="left" w:pos="993"/>
          <w:tab w:val="left" w:pos="8505"/>
        </w:tabs>
        <w:ind w:left="993" w:hanging="567"/>
        <w:rPr>
          <w:rFonts w:ascii="TH SarabunPSK" w:hAnsi="TH SarabunPSK" w:cs="TH SarabunPSK"/>
          <w:cs/>
        </w:rPr>
      </w:pPr>
      <w:r w:rsidRPr="00B60D70">
        <w:rPr>
          <w:rFonts w:ascii="TH SarabunPSK" w:hAnsi="TH SarabunPSK" w:cs="TH SarabunPSK" w:hint="cs"/>
          <w:cs/>
          <w:lang w:val="th-TH"/>
        </w:rPr>
        <w:t>1.1</w:t>
      </w:r>
      <w:r w:rsidRPr="00B60D70">
        <w:rPr>
          <w:rFonts w:ascii="TH SarabunPSK" w:hAnsi="TH SarabunPSK" w:cs="TH SarabunPSK" w:hint="cs"/>
          <w:cs/>
          <w:lang w:val="th-TH"/>
        </w:rPr>
        <w:tab/>
        <w:t>สาระสำคัญของการเสนอปรับปรุงหลักสูตรและกระบวนการกำหนดผลลัพธ์การเรียนรู้</w:t>
      </w:r>
      <w:r w:rsidRPr="00B60D70">
        <w:rPr>
          <w:rFonts w:ascii="TH SarabunPSK" w:hAnsi="TH SarabunPSK" w:cs="TH SarabunPSK" w:hint="cs"/>
          <w:cs/>
          <w:lang w:val="th-TH"/>
        </w:rPr>
        <w:tab/>
      </w:r>
      <w:r w:rsidRPr="00B60D70">
        <w:rPr>
          <w:rFonts w:ascii="TH SarabunPSK" w:hAnsi="TH SarabunPSK" w:cs="TH SarabunPSK" w:hint="cs"/>
          <w:cs/>
          <w:lang w:val="th-TH"/>
        </w:rPr>
        <w:tab/>
      </w:r>
      <w:r w:rsidR="00552012">
        <w:rPr>
          <w:rFonts w:ascii="TH SarabunPSK" w:hAnsi="TH SarabunPSK" w:cs="TH SarabunPSK" w:hint="cs"/>
          <w:cs/>
        </w:rPr>
        <w:t>4</w:t>
      </w:r>
    </w:p>
    <w:p w14:paraId="79DEF23E" w14:textId="782CA94F" w:rsidR="00F44A81" w:rsidRPr="00B60D70" w:rsidRDefault="00F44A81" w:rsidP="00F44A81">
      <w:pPr>
        <w:tabs>
          <w:tab w:val="left" w:pos="993"/>
          <w:tab w:val="left" w:pos="8505"/>
        </w:tabs>
        <w:ind w:left="993" w:hanging="567"/>
        <w:rPr>
          <w:rFonts w:ascii="TH SarabunPSK" w:hAnsi="TH SarabunPSK" w:cs="TH SarabunPSK"/>
          <w:lang w:val="th-TH"/>
        </w:rPr>
      </w:pPr>
      <w:r w:rsidRPr="00B60D70">
        <w:rPr>
          <w:rFonts w:ascii="TH SarabunPSK" w:hAnsi="TH SarabunPSK" w:cs="TH SarabunPSK" w:hint="cs"/>
          <w:cs/>
          <w:lang w:val="th-TH"/>
        </w:rPr>
        <w:tab/>
        <w:t>ระดับหลักสูตร</w:t>
      </w:r>
      <w:r w:rsidRPr="00B60D70">
        <w:rPr>
          <w:rFonts w:ascii="TH SarabunPSK" w:hAnsi="TH SarabunPSK" w:cs="TH SarabunPSK" w:hint="cs"/>
          <w:cs/>
          <w:lang w:val="th-TH"/>
        </w:rPr>
        <w:tab/>
      </w:r>
    </w:p>
    <w:p w14:paraId="7900249D" w14:textId="6DCF7977" w:rsidR="00F44A81" w:rsidRPr="00B60D70" w:rsidRDefault="00F44A81" w:rsidP="00F44A81">
      <w:pPr>
        <w:tabs>
          <w:tab w:val="left" w:pos="993"/>
          <w:tab w:val="left" w:pos="8505"/>
        </w:tabs>
        <w:ind w:left="993" w:hanging="567"/>
        <w:rPr>
          <w:rFonts w:ascii="TH SarabunPSK" w:hAnsi="TH SarabunPSK" w:cs="TH SarabunPSK"/>
        </w:rPr>
      </w:pPr>
      <w:r w:rsidRPr="00B60D70">
        <w:rPr>
          <w:rFonts w:ascii="TH SarabunPSK" w:hAnsi="TH SarabunPSK" w:cs="TH SarabunPSK" w:hint="cs"/>
          <w:cs/>
          <w:lang w:val="th-TH"/>
        </w:rPr>
        <w:t>1.2</w:t>
      </w:r>
      <w:r w:rsidRPr="00B60D70">
        <w:rPr>
          <w:rFonts w:ascii="TH SarabunPSK" w:hAnsi="TH SarabunPSK" w:cs="TH SarabunPSK" w:hint="cs"/>
          <w:cs/>
          <w:lang w:val="th-TH"/>
        </w:rPr>
        <w:tab/>
        <w:t>แนวคิดในการปรับปรุงหลักสูตรครั้งนี้</w:t>
      </w:r>
      <w:r w:rsidRPr="00B60D70">
        <w:rPr>
          <w:rFonts w:ascii="TH SarabunPSK" w:hAnsi="TH SarabunPSK" w:cs="TH SarabunPSK" w:hint="cs"/>
          <w:cs/>
          <w:lang w:val="th-TH"/>
        </w:rPr>
        <w:tab/>
      </w:r>
      <w:r w:rsidRPr="00B60D70">
        <w:rPr>
          <w:rFonts w:ascii="TH SarabunPSK" w:hAnsi="TH SarabunPSK" w:cs="TH SarabunPSK" w:hint="cs"/>
          <w:cs/>
          <w:lang w:val="th-TH"/>
        </w:rPr>
        <w:tab/>
      </w:r>
      <w:r w:rsidR="00552012">
        <w:rPr>
          <w:rFonts w:ascii="TH SarabunPSK" w:hAnsi="TH SarabunPSK" w:cs="TH SarabunPSK" w:hint="cs"/>
          <w:cs/>
        </w:rPr>
        <w:t>4</w:t>
      </w:r>
    </w:p>
    <w:p w14:paraId="1589910D" w14:textId="3388DD50" w:rsidR="00F44A81" w:rsidRPr="00B60D70" w:rsidRDefault="00F44A81" w:rsidP="00F44A81">
      <w:pPr>
        <w:tabs>
          <w:tab w:val="left" w:pos="993"/>
          <w:tab w:val="left" w:pos="8505"/>
        </w:tabs>
        <w:ind w:left="993" w:hanging="567"/>
        <w:rPr>
          <w:rFonts w:ascii="TH SarabunPSK" w:hAnsi="TH SarabunPSK" w:cs="TH SarabunPSK"/>
        </w:rPr>
      </w:pPr>
      <w:r w:rsidRPr="00B60D70">
        <w:rPr>
          <w:rFonts w:ascii="TH SarabunPSK" w:hAnsi="TH SarabunPSK" w:cs="TH SarabunPSK" w:hint="cs"/>
          <w:cs/>
          <w:lang w:val="th-TH"/>
        </w:rPr>
        <w:t>1.3</w:t>
      </w:r>
      <w:r w:rsidRPr="00B60D70">
        <w:rPr>
          <w:rFonts w:ascii="TH SarabunPSK" w:hAnsi="TH SarabunPSK" w:cs="TH SarabunPSK" w:hint="cs"/>
          <w:cs/>
          <w:lang w:val="th-TH"/>
        </w:rPr>
        <w:tab/>
        <w:t>สาระสำคัญในการปรับปรุงหลักสูตร</w:t>
      </w:r>
      <w:r w:rsidRPr="00B60D70">
        <w:rPr>
          <w:rFonts w:ascii="TH SarabunPSK" w:hAnsi="TH SarabunPSK" w:cs="TH SarabunPSK" w:hint="cs"/>
          <w:cs/>
          <w:lang w:val="th-TH"/>
        </w:rPr>
        <w:tab/>
      </w:r>
      <w:r w:rsidRPr="00B60D70">
        <w:rPr>
          <w:rFonts w:ascii="TH SarabunPSK" w:hAnsi="TH SarabunPSK" w:cs="TH SarabunPSK" w:hint="cs"/>
          <w:cs/>
          <w:lang w:val="th-TH"/>
        </w:rPr>
        <w:tab/>
      </w:r>
      <w:r w:rsidR="00552012">
        <w:rPr>
          <w:rFonts w:ascii="TH SarabunPSK" w:hAnsi="TH SarabunPSK" w:cs="TH SarabunPSK" w:hint="cs"/>
          <w:cs/>
        </w:rPr>
        <w:t>5</w:t>
      </w:r>
    </w:p>
    <w:p w14:paraId="209C0B77" w14:textId="77777777" w:rsidR="00F44A81" w:rsidRPr="00B60D70" w:rsidRDefault="00F44A81" w:rsidP="00F44A81">
      <w:pPr>
        <w:tabs>
          <w:tab w:val="left" w:pos="993"/>
          <w:tab w:val="left" w:pos="8505"/>
        </w:tabs>
        <w:ind w:left="993" w:hanging="567"/>
        <w:rPr>
          <w:rFonts w:ascii="TH SarabunPSK" w:hAnsi="TH SarabunPSK" w:cs="TH SarabunPSK"/>
          <w:lang w:val="th-TH"/>
        </w:rPr>
      </w:pPr>
    </w:p>
    <w:p w14:paraId="598E567E" w14:textId="08A8C64F" w:rsidR="00F44A81" w:rsidRPr="00B60D70" w:rsidRDefault="00F44A81" w:rsidP="00F44A81">
      <w:pPr>
        <w:tabs>
          <w:tab w:val="left" w:pos="993"/>
          <w:tab w:val="left" w:pos="8505"/>
        </w:tabs>
        <w:rPr>
          <w:rFonts w:ascii="TH SarabunPSK" w:hAnsi="TH SarabunPSK" w:cs="TH SarabunPSK" w:hint="cs"/>
          <w:b/>
          <w:bCs/>
          <w:cs/>
        </w:rPr>
      </w:pPr>
      <w:r w:rsidRPr="00B60D70">
        <w:rPr>
          <w:rFonts w:ascii="TH SarabunPSK" w:hAnsi="TH SarabunPSK" w:cs="TH SarabunPSK" w:hint="cs"/>
          <w:b/>
          <w:bCs/>
          <w:cs/>
          <w:lang w:val="th-TH"/>
        </w:rPr>
        <w:t>ส่วนที่ 2</w:t>
      </w:r>
      <w:r w:rsidRPr="00B60D70">
        <w:rPr>
          <w:rFonts w:ascii="TH SarabunPSK" w:hAnsi="TH SarabunPSK" w:cs="TH SarabunPSK" w:hint="cs"/>
          <w:b/>
          <w:bCs/>
          <w:cs/>
          <w:lang w:val="th-TH"/>
        </w:rPr>
        <w:tab/>
        <w:t>แนวคิดและรายละเอียดการออกแบบหลักสูตร</w:t>
      </w:r>
      <w:r w:rsidRPr="00B60D70">
        <w:rPr>
          <w:rFonts w:ascii="TH SarabunPSK" w:hAnsi="TH SarabunPSK" w:cs="TH SarabunPSK" w:hint="cs"/>
          <w:b/>
          <w:bCs/>
          <w:cs/>
          <w:lang w:val="th-TH"/>
        </w:rPr>
        <w:tab/>
        <w:t>1</w:t>
      </w:r>
      <w:r w:rsidR="00552012">
        <w:rPr>
          <w:rFonts w:ascii="TH SarabunPSK" w:hAnsi="TH SarabunPSK" w:cs="TH SarabunPSK" w:hint="cs"/>
          <w:b/>
          <w:bCs/>
          <w:cs/>
        </w:rPr>
        <w:t>4</w:t>
      </w:r>
    </w:p>
    <w:p w14:paraId="1FCD7943" w14:textId="36EC1660" w:rsidR="00F44A81" w:rsidRPr="00B60D70" w:rsidRDefault="00F44A81" w:rsidP="00F44A81">
      <w:pPr>
        <w:tabs>
          <w:tab w:val="left" w:pos="993"/>
          <w:tab w:val="left" w:pos="8505"/>
        </w:tabs>
        <w:ind w:left="993" w:hanging="567"/>
        <w:rPr>
          <w:rFonts w:ascii="TH SarabunPSK" w:hAnsi="TH SarabunPSK" w:cs="TH SarabunPSK" w:hint="cs"/>
          <w:cs/>
        </w:rPr>
      </w:pPr>
      <w:r w:rsidRPr="00B60D70">
        <w:rPr>
          <w:rFonts w:ascii="TH SarabunPSK" w:hAnsi="TH SarabunPSK" w:cs="TH SarabunPSK" w:hint="cs"/>
          <w:cs/>
          <w:lang w:val="th-TH"/>
        </w:rPr>
        <w:t>2.1</w:t>
      </w:r>
      <w:r w:rsidRPr="00B60D70">
        <w:rPr>
          <w:rFonts w:ascii="TH SarabunPSK" w:hAnsi="TH SarabunPSK" w:cs="TH SarabunPSK" w:hint="cs"/>
          <w:cs/>
          <w:lang w:val="th-TH"/>
        </w:rPr>
        <w:tab/>
        <w:t>ที่มาของการเปิดหรือปรับปรุงหลักสูตรและกระบวนการได้มาซึ่งกรอบแนวคิด</w:t>
      </w:r>
      <w:r w:rsidRPr="00B60D70">
        <w:rPr>
          <w:rFonts w:ascii="TH SarabunPSK" w:hAnsi="TH SarabunPSK" w:cs="TH SarabunPSK" w:hint="cs"/>
          <w:cs/>
          <w:lang w:val="th-TH"/>
        </w:rPr>
        <w:tab/>
        <w:t>1</w:t>
      </w:r>
      <w:r w:rsidR="00552012">
        <w:rPr>
          <w:rFonts w:ascii="TH SarabunPSK" w:hAnsi="TH SarabunPSK" w:cs="TH SarabunPSK" w:hint="cs"/>
          <w:cs/>
        </w:rPr>
        <w:t>4</w:t>
      </w:r>
    </w:p>
    <w:p w14:paraId="44991782" w14:textId="59279E84" w:rsidR="00F44A81" w:rsidRPr="00B60D70" w:rsidRDefault="00F44A81" w:rsidP="00F44A81">
      <w:pPr>
        <w:tabs>
          <w:tab w:val="left" w:pos="993"/>
          <w:tab w:val="left" w:pos="8505"/>
        </w:tabs>
        <w:ind w:left="993" w:hanging="567"/>
        <w:rPr>
          <w:rFonts w:ascii="TH SarabunPSK" w:hAnsi="TH SarabunPSK" w:cs="TH SarabunPSK"/>
          <w:lang w:val="th-TH"/>
        </w:rPr>
      </w:pPr>
      <w:r w:rsidRPr="00B60D70">
        <w:rPr>
          <w:rFonts w:ascii="TH SarabunPSK" w:hAnsi="TH SarabunPSK" w:cs="TH SarabunPSK" w:hint="cs"/>
          <w:cs/>
          <w:lang w:val="th-TH"/>
        </w:rPr>
        <w:tab/>
        <w:t>ภาพรวมของหลักสูตร</w:t>
      </w:r>
      <w:r w:rsidRPr="00B60D70">
        <w:rPr>
          <w:rFonts w:ascii="TH SarabunPSK" w:hAnsi="TH SarabunPSK" w:cs="TH SarabunPSK" w:hint="cs"/>
          <w:cs/>
          <w:lang w:val="th-TH"/>
        </w:rPr>
        <w:tab/>
      </w:r>
    </w:p>
    <w:p w14:paraId="4027BA1B" w14:textId="4327400D" w:rsidR="00F44A81" w:rsidRPr="00B60D70" w:rsidRDefault="00F44A81" w:rsidP="00F44A81">
      <w:pPr>
        <w:tabs>
          <w:tab w:val="left" w:pos="993"/>
          <w:tab w:val="left" w:pos="8505"/>
        </w:tabs>
        <w:ind w:left="993" w:hanging="567"/>
        <w:rPr>
          <w:rFonts w:ascii="TH SarabunPSK" w:hAnsi="TH SarabunPSK" w:cs="TH SarabunPSK" w:hint="cs"/>
          <w:cs/>
        </w:rPr>
      </w:pPr>
      <w:r w:rsidRPr="00B60D70">
        <w:rPr>
          <w:rFonts w:ascii="TH SarabunPSK" w:hAnsi="TH SarabunPSK" w:cs="TH SarabunPSK" w:hint="cs"/>
          <w:cs/>
          <w:lang w:val="th-TH"/>
        </w:rPr>
        <w:t>2.2</w:t>
      </w:r>
      <w:r w:rsidRPr="00B60D70">
        <w:rPr>
          <w:rFonts w:ascii="TH SarabunPSK" w:hAnsi="TH SarabunPSK" w:cs="TH SarabunPSK" w:hint="cs"/>
          <w:cs/>
          <w:lang w:val="th-TH"/>
        </w:rPr>
        <w:tab/>
        <w:t>กรอบแนวคิดภาพรวมของหลักสูตร</w:t>
      </w:r>
      <w:r w:rsidRPr="00B60D70">
        <w:rPr>
          <w:rFonts w:ascii="TH SarabunPSK" w:hAnsi="TH SarabunPSK" w:cs="TH SarabunPSK" w:hint="cs"/>
          <w:cs/>
          <w:lang w:val="th-TH"/>
        </w:rPr>
        <w:tab/>
      </w:r>
      <w:r w:rsidR="00552012">
        <w:rPr>
          <w:rFonts w:ascii="TH SarabunPSK" w:hAnsi="TH SarabunPSK" w:cs="TH SarabunPSK" w:hint="cs"/>
          <w:cs/>
        </w:rPr>
        <w:t>41</w:t>
      </w:r>
    </w:p>
    <w:p w14:paraId="4F1B7C84" w14:textId="147FF1A3" w:rsidR="00F44A81" w:rsidRPr="00B60D70" w:rsidRDefault="00F44A81" w:rsidP="00F44A81">
      <w:pPr>
        <w:tabs>
          <w:tab w:val="left" w:pos="993"/>
          <w:tab w:val="left" w:pos="8505"/>
        </w:tabs>
        <w:ind w:left="993" w:hanging="567"/>
        <w:rPr>
          <w:rFonts w:ascii="TH SarabunPSK" w:hAnsi="TH SarabunPSK" w:cs="TH SarabunPSK"/>
        </w:rPr>
      </w:pPr>
      <w:r w:rsidRPr="00B60D70">
        <w:rPr>
          <w:rFonts w:ascii="TH SarabunPSK" w:hAnsi="TH SarabunPSK" w:cs="TH SarabunPSK" w:hint="cs"/>
          <w:cs/>
          <w:lang w:val="th-TH"/>
        </w:rPr>
        <w:t>2.3</w:t>
      </w:r>
      <w:r w:rsidRPr="00B60D70">
        <w:rPr>
          <w:rFonts w:ascii="TH SarabunPSK" w:hAnsi="TH SarabunPSK" w:cs="TH SarabunPSK" w:hint="cs"/>
          <w:cs/>
          <w:lang w:val="th-TH"/>
        </w:rPr>
        <w:tab/>
        <w:t>การออกแบบรายละเอียดหลักสูตร</w:t>
      </w:r>
      <w:r w:rsidRPr="00B60D70">
        <w:rPr>
          <w:rFonts w:ascii="TH SarabunPSK" w:hAnsi="TH SarabunPSK" w:cs="TH SarabunPSK" w:hint="cs"/>
          <w:cs/>
          <w:lang w:val="th-TH"/>
        </w:rPr>
        <w:tab/>
      </w:r>
      <w:r w:rsidR="00037D5F" w:rsidRPr="00B60D70">
        <w:rPr>
          <w:rFonts w:ascii="TH SarabunPSK" w:hAnsi="TH SarabunPSK" w:cs="TH SarabunPSK"/>
        </w:rPr>
        <w:t>4</w:t>
      </w:r>
      <w:r w:rsidR="00552012">
        <w:rPr>
          <w:rFonts w:ascii="TH SarabunPSK" w:hAnsi="TH SarabunPSK" w:cs="TH SarabunPSK"/>
        </w:rPr>
        <w:t>8</w:t>
      </w:r>
    </w:p>
    <w:p w14:paraId="2E4E5968" w14:textId="77777777" w:rsidR="00F44A81" w:rsidRPr="00B60D70" w:rsidRDefault="00F44A81" w:rsidP="00F44A81">
      <w:pPr>
        <w:tabs>
          <w:tab w:val="left" w:pos="993"/>
          <w:tab w:val="left" w:pos="8505"/>
        </w:tabs>
        <w:ind w:left="993" w:hanging="567"/>
        <w:rPr>
          <w:rFonts w:ascii="TH SarabunPSK" w:hAnsi="TH SarabunPSK" w:cs="TH SarabunPSK"/>
          <w:lang w:val="th-TH"/>
        </w:rPr>
      </w:pPr>
    </w:p>
    <w:p w14:paraId="6C84C491" w14:textId="5CA8B6A3" w:rsidR="00F44A81" w:rsidRPr="00B60D70" w:rsidRDefault="00F44A81" w:rsidP="00F44A81">
      <w:pPr>
        <w:tabs>
          <w:tab w:val="left" w:pos="993"/>
          <w:tab w:val="left" w:pos="8505"/>
        </w:tabs>
        <w:rPr>
          <w:rFonts w:ascii="TH SarabunPSK" w:hAnsi="TH SarabunPSK" w:cs="TH SarabunPSK" w:hint="cs"/>
          <w:b/>
          <w:bCs/>
          <w:cs/>
        </w:rPr>
      </w:pPr>
      <w:r w:rsidRPr="00B60D70">
        <w:rPr>
          <w:rFonts w:ascii="TH SarabunPSK" w:hAnsi="TH SarabunPSK" w:cs="TH SarabunPSK" w:hint="cs"/>
          <w:b/>
          <w:bCs/>
          <w:cs/>
          <w:lang w:val="th-TH"/>
        </w:rPr>
        <w:t>ส่วนที่ 3</w:t>
      </w:r>
      <w:r w:rsidRPr="00B60D70">
        <w:rPr>
          <w:rFonts w:ascii="TH SarabunPSK" w:hAnsi="TH SarabunPSK" w:cs="TH SarabunPSK" w:hint="cs"/>
          <w:b/>
          <w:bCs/>
          <w:cs/>
          <w:lang w:val="th-TH"/>
        </w:rPr>
        <w:tab/>
        <w:t>รายละเอียดเฉพาะของหลักสูตร (</w:t>
      </w:r>
      <w:proofErr w:type="spellStart"/>
      <w:r w:rsidRPr="00B60D70">
        <w:rPr>
          <w:rFonts w:ascii="TH SarabunPSK" w:hAnsi="TH SarabunPSK" w:cs="TH SarabunPSK" w:hint="cs"/>
          <w:b/>
          <w:bCs/>
          <w:lang w:val="th-TH"/>
        </w:rPr>
        <w:t>Program</w:t>
      </w:r>
      <w:proofErr w:type="spellEnd"/>
      <w:r w:rsidRPr="00B60D70">
        <w:rPr>
          <w:rFonts w:ascii="TH SarabunPSK" w:hAnsi="TH SarabunPSK" w:cs="TH SarabunPSK" w:hint="cs"/>
          <w:b/>
          <w:bCs/>
          <w:lang w:val="th-TH"/>
        </w:rPr>
        <w:t xml:space="preserve"> </w:t>
      </w:r>
      <w:proofErr w:type="spellStart"/>
      <w:r w:rsidRPr="00B60D70">
        <w:rPr>
          <w:rFonts w:ascii="TH SarabunPSK" w:hAnsi="TH SarabunPSK" w:cs="TH SarabunPSK" w:hint="cs"/>
          <w:b/>
          <w:bCs/>
          <w:lang w:val="th-TH"/>
        </w:rPr>
        <w:t>Specification</w:t>
      </w:r>
      <w:proofErr w:type="spellEnd"/>
      <w:r w:rsidRPr="00B60D70">
        <w:rPr>
          <w:rFonts w:ascii="TH SarabunPSK" w:hAnsi="TH SarabunPSK" w:cs="TH SarabunPSK" w:hint="cs"/>
          <w:b/>
          <w:bCs/>
          <w:lang w:val="th-TH"/>
        </w:rPr>
        <w:t>)</w:t>
      </w:r>
      <w:r w:rsidRPr="00B60D70">
        <w:rPr>
          <w:rFonts w:ascii="TH SarabunPSK" w:hAnsi="TH SarabunPSK" w:cs="TH SarabunPSK" w:hint="cs"/>
          <w:b/>
          <w:bCs/>
          <w:lang w:val="th-TH"/>
        </w:rPr>
        <w:tab/>
      </w:r>
      <w:r w:rsidRPr="00B60D70">
        <w:rPr>
          <w:rFonts w:ascii="TH SarabunPSK" w:hAnsi="TH SarabunPSK" w:cs="TH SarabunPSK" w:hint="cs"/>
          <w:b/>
          <w:bCs/>
          <w:cs/>
          <w:lang w:val="th-TH"/>
        </w:rPr>
        <w:t>1</w:t>
      </w:r>
      <w:r w:rsidR="00552012">
        <w:rPr>
          <w:rFonts w:ascii="TH SarabunPSK" w:hAnsi="TH SarabunPSK" w:cs="TH SarabunPSK" w:hint="cs"/>
          <w:b/>
          <w:bCs/>
          <w:cs/>
        </w:rPr>
        <w:t>45</w:t>
      </w:r>
    </w:p>
    <w:p w14:paraId="3C75EF1A" w14:textId="4DF35177" w:rsidR="00F44A81" w:rsidRPr="00B60D70" w:rsidRDefault="00F44A81" w:rsidP="00F44A81">
      <w:pPr>
        <w:tabs>
          <w:tab w:val="left" w:pos="993"/>
          <w:tab w:val="left" w:pos="8505"/>
        </w:tabs>
        <w:ind w:left="993" w:hanging="567"/>
        <w:rPr>
          <w:rFonts w:ascii="TH SarabunPSK" w:hAnsi="TH SarabunPSK" w:cs="TH SarabunPSK" w:hint="cs"/>
          <w:cs/>
        </w:rPr>
      </w:pPr>
      <w:r w:rsidRPr="00B60D70">
        <w:rPr>
          <w:rFonts w:ascii="TH SarabunPSK" w:hAnsi="TH SarabunPSK" w:cs="TH SarabunPSK" w:hint="cs"/>
          <w:cs/>
          <w:lang w:val="th-TH"/>
        </w:rPr>
        <w:t>3.1</w:t>
      </w:r>
      <w:r w:rsidRPr="00B60D70">
        <w:rPr>
          <w:rFonts w:ascii="TH SarabunPSK" w:hAnsi="TH SarabunPSK" w:cs="TH SarabunPSK" w:hint="cs"/>
          <w:cs/>
          <w:lang w:val="th-TH"/>
        </w:rPr>
        <w:tab/>
        <w:t>รหัสหลักสูตร</w:t>
      </w:r>
      <w:r w:rsidRPr="00B60D70">
        <w:rPr>
          <w:rFonts w:ascii="TH SarabunPSK" w:hAnsi="TH SarabunPSK" w:cs="TH SarabunPSK" w:hint="cs"/>
          <w:cs/>
          <w:lang w:val="th-TH"/>
        </w:rPr>
        <w:tab/>
        <w:t>1</w:t>
      </w:r>
      <w:r w:rsidR="00552012">
        <w:rPr>
          <w:rFonts w:ascii="TH SarabunPSK" w:hAnsi="TH SarabunPSK" w:cs="TH SarabunPSK" w:hint="cs"/>
          <w:cs/>
        </w:rPr>
        <w:t>45</w:t>
      </w:r>
    </w:p>
    <w:p w14:paraId="13629F2D" w14:textId="173907B7" w:rsidR="00F44A81" w:rsidRPr="00B60D70" w:rsidRDefault="00F44A81" w:rsidP="00F44A81">
      <w:pPr>
        <w:tabs>
          <w:tab w:val="left" w:pos="993"/>
          <w:tab w:val="left" w:pos="8505"/>
        </w:tabs>
        <w:ind w:left="993" w:hanging="567"/>
        <w:rPr>
          <w:rFonts w:ascii="TH SarabunPSK" w:hAnsi="TH SarabunPSK" w:cs="TH SarabunPSK" w:hint="cs"/>
          <w:cs/>
        </w:rPr>
      </w:pPr>
      <w:r w:rsidRPr="00B60D70">
        <w:rPr>
          <w:rFonts w:ascii="TH SarabunPSK" w:hAnsi="TH SarabunPSK" w:cs="TH SarabunPSK" w:hint="cs"/>
          <w:cs/>
          <w:lang w:val="th-TH"/>
        </w:rPr>
        <w:t>3.2</w:t>
      </w:r>
      <w:r w:rsidRPr="00B60D70">
        <w:rPr>
          <w:rFonts w:ascii="TH SarabunPSK" w:hAnsi="TH SarabunPSK" w:cs="TH SarabunPSK" w:hint="cs"/>
          <w:cs/>
          <w:lang w:val="th-TH"/>
        </w:rPr>
        <w:tab/>
        <w:t>ชื่อหลักสูตร</w:t>
      </w:r>
      <w:r w:rsidRPr="00B60D70">
        <w:rPr>
          <w:rFonts w:ascii="TH SarabunPSK" w:hAnsi="TH SarabunPSK" w:cs="TH SarabunPSK" w:hint="cs"/>
          <w:cs/>
          <w:lang w:val="th-TH"/>
        </w:rPr>
        <w:tab/>
      </w:r>
      <w:r w:rsidR="00037D5F" w:rsidRPr="00B60D70">
        <w:rPr>
          <w:rFonts w:ascii="TH SarabunPSK" w:hAnsi="TH SarabunPSK" w:cs="TH SarabunPSK" w:hint="cs"/>
          <w:cs/>
          <w:lang w:val="th-TH"/>
        </w:rPr>
        <w:t>1</w:t>
      </w:r>
      <w:r w:rsidR="00552012">
        <w:rPr>
          <w:rFonts w:ascii="TH SarabunPSK" w:hAnsi="TH SarabunPSK" w:cs="TH SarabunPSK" w:hint="cs"/>
          <w:cs/>
        </w:rPr>
        <w:t>45</w:t>
      </w:r>
    </w:p>
    <w:p w14:paraId="498135F2" w14:textId="531CB930" w:rsidR="00F44A81" w:rsidRPr="00B60D70" w:rsidRDefault="00F44A81" w:rsidP="00F44A81">
      <w:pPr>
        <w:tabs>
          <w:tab w:val="left" w:pos="993"/>
          <w:tab w:val="left" w:pos="8505"/>
        </w:tabs>
        <w:ind w:left="993" w:hanging="567"/>
        <w:rPr>
          <w:rFonts w:ascii="TH SarabunPSK" w:hAnsi="TH SarabunPSK" w:cs="TH SarabunPSK" w:hint="cs"/>
          <w:cs/>
        </w:rPr>
      </w:pPr>
      <w:r w:rsidRPr="00B60D70">
        <w:rPr>
          <w:rFonts w:ascii="TH SarabunPSK" w:hAnsi="TH SarabunPSK" w:cs="TH SarabunPSK" w:hint="cs"/>
          <w:cs/>
          <w:lang w:val="th-TH"/>
        </w:rPr>
        <w:t>3.3</w:t>
      </w:r>
      <w:r w:rsidRPr="00B60D70">
        <w:rPr>
          <w:rFonts w:ascii="TH SarabunPSK" w:hAnsi="TH SarabunPSK" w:cs="TH SarabunPSK" w:hint="cs"/>
          <w:cs/>
          <w:lang w:val="th-TH"/>
        </w:rPr>
        <w:tab/>
        <w:t>ชื่อปริญญาและสาขาวิชา (ภาษาไทย/ภาษาอังกฤษ)</w:t>
      </w:r>
      <w:r w:rsidRPr="00B60D70">
        <w:rPr>
          <w:rFonts w:ascii="TH SarabunPSK" w:hAnsi="TH SarabunPSK" w:cs="TH SarabunPSK" w:hint="cs"/>
          <w:cs/>
          <w:lang w:val="th-TH"/>
        </w:rPr>
        <w:tab/>
      </w:r>
      <w:r w:rsidR="00037D5F" w:rsidRPr="00B60D70">
        <w:rPr>
          <w:rFonts w:ascii="TH SarabunPSK" w:hAnsi="TH SarabunPSK" w:cs="TH SarabunPSK" w:hint="cs"/>
          <w:cs/>
          <w:lang w:val="th-TH"/>
        </w:rPr>
        <w:t>1</w:t>
      </w:r>
      <w:r w:rsidR="00552012">
        <w:rPr>
          <w:rFonts w:ascii="TH SarabunPSK" w:hAnsi="TH SarabunPSK" w:cs="TH SarabunPSK" w:hint="cs"/>
          <w:cs/>
        </w:rPr>
        <w:t>45</w:t>
      </w:r>
    </w:p>
    <w:p w14:paraId="7CFF7262" w14:textId="1D09F429" w:rsidR="00F44A81" w:rsidRPr="00B60D70" w:rsidRDefault="00F44A81" w:rsidP="00F44A81">
      <w:pPr>
        <w:tabs>
          <w:tab w:val="left" w:pos="993"/>
          <w:tab w:val="left" w:pos="8505"/>
        </w:tabs>
        <w:ind w:left="993" w:hanging="567"/>
        <w:rPr>
          <w:rFonts w:ascii="TH SarabunPSK" w:hAnsi="TH SarabunPSK" w:cs="TH SarabunPSK" w:hint="cs"/>
          <w:cs/>
        </w:rPr>
      </w:pPr>
      <w:r w:rsidRPr="00B60D70">
        <w:rPr>
          <w:rFonts w:ascii="TH SarabunPSK" w:hAnsi="TH SarabunPSK" w:cs="TH SarabunPSK" w:hint="cs"/>
          <w:cs/>
          <w:lang w:val="th-TH"/>
        </w:rPr>
        <w:t>3.4</w:t>
      </w:r>
      <w:r w:rsidRPr="00B60D70">
        <w:rPr>
          <w:rFonts w:ascii="TH SarabunPSK" w:hAnsi="TH SarabunPSK" w:cs="TH SarabunPSK" w:hint="cs"/>
          <w:cs/>
          <w:lang w:val="th-TH"/>
        </w:rPr>
        <w:tab/>
        <w:t>วิชาเอก (ถ้ามี):</w:t>
      </w:r>
      <w:r w:rsidRPr="00B60D70">
        <w:rPr>
          <w:rFonts w:ascii="TH SarabunPSK" w:hAnsi="TH SarabunPSK" w:cs="TH SarabunPSK" w:hint="cs"/>
          <w:cs/>
          <w:lang w:val="th-TH"/>
        </w:rPr>
        <w:tab/>
      </w:r>
      <w:r w:rsidR="00037D5F" w:rsidRPr="00B60D70">
        <w:rPr>
          <w:rFonts w:ascii="TH SarabunPSK" w:hAnsi="TH SarabunPSK" w:cs="TH SarabunPSK" w:hint="cs"/>
          <w:cs/>
          <w:lang w:val="th-TH"/>
        </w:rPr>
        <w:t>1</w:t>
      </w:r>
      <w:r w:rsidR="00552012">
        <w:rPr>
          <w:rFonts w:ascii="TH SarabunPSK" w:hAnsi="TH SarabunPSK" w:cs="TH SarabunPSK" w:hint="cs"/>
          <w:cs/>
        </w:rPr>
        <w:t>45</w:t>
      </w:r>
    </w:p>
    <w:p w14:paraId="6ED401E6" w14:textId="43EF9BE4" w:rsidR="00F44A81" w:rsidRPr="00B60D70" w:rsidRDefault="00F44A81" w:rsidP="00F44A81">
      <w:pPr>
        <w:tabs>
          <w:tab w:val="left" w:pos="993"/>
          <w:tab w:val="left" w:pos="8505"/>
        </w:tabs>
        <w:ind w:left="993" w:hanging="567"/>
        <w:rPr>
          <w:rFonts w:ascii="TH SarabunPSK" w:hAnsi="TH SarabunPSK" w:cs="TH SarabunPSK" w:hint="cs"/>
          <w:cs/>
        </w:rPr>
      </w:pPr>
      <w:r w:rsidRPr="00B60D70">
        <w:rPr>
          <w:rFonts w:ascii="TH SarabunPSK" w:hAnsi="TH SarabunPSK" w:cs="TH SarabunPSK" w:hint="cs"/>
          <w:cs/>
          <w:lang w:val="th-TH"/>
        </w:rPr>
        <w:t>3.5</w:t>
      </w:r>
      <w:r w:rsidRPr="00B60D70">
        <w:rPr>
          <w:rFonts w:ascii="TH SarabunPSK" w:hAnsi="TH SarabunPSK" w:cs="TH SarabunPSK" w:hint="cs"/>
          <w:cs/>
          <w:lang w:val="th-TH"/>
        </w:rPr>
        <w:tab/>
        <w:t>จำนวนหน่วยกิตที่เรียนตลอดหลักสูตร:</w:t>
      </w:r>
      <w:r w:rsidRPr="00B60D70">
        <w:rPr>
          <w:rFonts w:ascii="TH SarabunPSK" w:hAnsi="TH SarabunPSK" w:cs="TH SarabunPSK" w:hint="cs"/>
          <w:cs/>
          <w:lang w:val="th-TH"/>
        </w:rPr>
        <w:tab/>
      </w:r>
      <w:r w:rsidR="00037D5F" w:rsidRPr="00B60D70">
        <w:rPr>
          <w:rFonts w:ascii="TH SarabunPSK" w:hAnsi="TH SarabunPSK" w:cs="TH SarabunPSK" w:hint="cs"/>
          <w:cs/>
          <w:lang w:val="th-TH"/>
        </w:rPr>
        <w:t>1</w:t>
      </w:r>
      <w:r w:rsidR="00552012">
        <w:rPr>
          <w:rFonts w:ascii="TH SarabunPSK" w:hAnsi="TH SarabunPSK" w:cs="TH SarabunPSK" w:hint="cs"/>
          <w:cs/>
        </w:rPr>
        <w:t>45</w:t>
      </w:r>
    </w:p>
    <w:p w14:paraId="5659CEC3" w14:textId="6B7A5992" w:rsidR="00F44A81" w:rsidRPr="00B60D70" w:rsidRDefault="00F44A81" w:rsidP="00F44A81">
      <w:pPr>
        <w:tabs>
          <w:tab w:val="left" w:pos="993"/>
          <w:tab w:val="left" w:pos="8505"/>
        </w:tabs>
        <w:ind w:left="993" w:hanging="567"/>
        <w:rPr>
          <w:rFonts w:ascii="TH SarabunPSK" w:hAnsi="TH SarabunPSK" w:cs="TH SarabunPSK" w:hint="cs"/>
          <w:cs/>
        </w:rPr>
      </w:pPr>
      <w:r w:rsidRPr="00B60D70">
        <w:rPr>
          <w:rFonts w:ascii="TH SarabunPSK" w:hAnsi="TH SarabunPSK" w:cs="TH SarabunPSK" w:hint="cs"/>
          <w:cs/>
          <w:lang w:val="th-TH"/>
        </w:rPr>
        <w:t>3.6</w:t>
      </w:r>
      <w:r w:rsidRPr="00B60D70">
        <w:rPr>
          <w:rFonts w:ascii="TH SarabunPSK" w:hAnsi="TH SarabunPSK" w:cs="TH SarabunPSK" w:hint="cs"/>
          <w:cs/>
          <w:lang w:val="th-TH"/>
        </w:rPr>
        <w:tab/>
        <w:t>รูปแบบ</w:t>
      </w:r>
      <w:r w:rsidRPr="00B60D70">
        <w:rPr>
          <w:rFonts w:ascii="TH SarabunPSK" w:hAnsi="TH SarabunPSK" w:cs="TH SarabunPSK" w:hint="cs"/>
          <w:cs/>
          <w:lang w:val="th-TH"/>
        </w:rPr>
        <w:tab/>
      </w:r>
      <w:r w:rsidR="00037D5F" w:rsidRPr="00B60D70">
        <w:rPr>
          <w:rFonts w:ascii="TH SarabunPSK" w:hAnsi="TH SarabunPSK" w:cs="TH SarabunPSK" w:hint="cs"/>
          <w:cs/>
          <w:lang w:val="th-TH"/>
        </w:rPr>
        <w:t>1</w:t>
      </w:r>
      <w:r w:rsidR="00552012">
        <w:rPr>
          <w:rFonts w:ascii="TH SarabunPSK" w:hAnsi="TH SarabunPSK" w:cs="TH SarabunPSK" w:hint="cs"/>
          <w:cs/>
        </w:rPr>
        <w:t>45</w:t>
      </w:r>
    </w:p>
    <w:p w14:paraId="4E5DF292" w14:textId="11056EE9" w:rsidR="00F44A81" w:rsidRPr="00B60D70" w:rsidRDefault="00F44A81" w:rsidP="00F44A81">
      <w:pPr>
        <w:tabs>
          <w:tab w:val="left" w:pos="993"/>
          <w:tab w:val="left" w:pos="8505"/>
        </w:tabs>
        <w:ind w:left="993" w:hanging="567"/>
        <w:rPr>
          <w:rFonts w:ascii="TH SarabunPSK" w:hAnsi="TH SarabunPSK" w:cs="TH SarabunPSK" w:hint="cs"/>
          <w:cs/>
        </w:rPr>
      </w:pPr>
      <w:r w:rsidRPr="00B60D70">
        <w:rPr>
          <w:rFonts w:ascii="TH SarabunPSK" w:hAnsi="TH SarabunPSK" w:cs="TH SarabunPSK" w:hint="cs"/>
          <w:cs/>
          <w:lang w:val="th-TH"/>
        </w:rPr>
        <w:t>3.7</w:t>
      </w:r>
      <w:r w:rsidRPr="00B60D70">
        <w:rPr>
          <w:rFonts w:ascii="TH SarabunPSK" w:hAnsi="TH SarabunPSK" w:cs="TH SarabunPSK" w:hint="cs"/>
          <w:cs/>
          <w:lang w:val="th-TH"/>
        </w:rPr>
        <w:tab/>
        <w:t>ประเภทของหลักสูตร</w:t>
      </w:r>
      <w:r w:rsidRPr="00B60D70">
        <w:rPr>
          <w:rFonts w:ascii="TH SarabunPSK" w:hAnsi="TH SarabunPSK" w:cs="TH SarabunPSK" w:hint="cs"/>
          <w:cs/>
          <w:lang w:val="th-TH"/>
        </w:rPr>
        <w:tab/>
      </w:r>
      <w:r w:rsidR="00037D5F" w:rsidRPr="00B60D70">
        <w:rPr>
          <w:rFonts w:ascii="TH SarabunPSK" w:hAnsi="TH SarabunPSK" w:cs="TH SarabunPSK" w:hint="cs"/>
          <w:cs/>
          <w:lang w:val="th-TH"/>
        </w:rPr>
        <w:t>1</w:t>
      </w:r>
      <w:r w:rsidR="00552012">
        <w:rPr>
          <w:rFonts w:ascii="TH SarabunPSK" w:hAnsi="TH SarabunPSK" w:cs="TH SarabunPSK" w:hint="cs"/>
          <w:cs/>
        </w:rPr>
        <w:t>45</w:t>
      </w:r>
    </w:p>
    <w:p w14:paraId="052F9BD1" w14:textId="6371CC2B" w:rsidR="00F44A81" w:rsidRPr="00B60D70" w:rsidRDefault="00F44A81" w:rsidP="00F44A81">
      <w:pPr>
        <w:tabs>
          <w:tab w:val="left" w:pos="993"/>
          <w:tab w:val="left" w:pos="8505"/>
        </w:tabs>
        <w:ind w:left="993" w:hanging="567"/>
        <w:rPr>
          <w:rFonts w:ascii="TH SarabunPSK" w:hAnsi="TH SarabunPSK" w:cs="TH SarabunPSK" w:hint="cs"/>
          <w:cs/>
        </w:rPr>
      </w:pPr>
      <w:r w:rsidRPr="00B60D70">
        <w:rPr>
          <w:rFonts w:ascii="TH SarabunPSK" w:hAnsi="TH SarabunPSK" w:cs="TH SarabunPSK" w:hint="cs"/>
          <w:cs/>
          <w:lang w:val="th-TH"/>
        </w:rPr>
        <w:t>3.8</w:t>
      </w:r>
      <w:r w:rsidRPr="00B60D70">
        <w:rPr>
          <w:rFonts w:ascii="TH SarabunPSK" w:hAnsi="TH SarabunPSK" w:cs="TH SarabunPSK" w:hint="cs"/>
          <w:cs/>
          <w:lang w:val="th-TH"/>
        </w:rPr>
        <w:tab/>
        <w:t>ภาษาที่ใช้</w:t>
      </w:r>
      <w:r w:rsidRPr="00B60D70">
        <w:rPr>
          <w:rFonts w:ascii="TH SarabunPSK" w:hAnsi="TH SarabunPSK" w:cs="TH SarabunPSK" w:hint="cs"/>
          <w:cs/>
          <w:lang w:val="th-TH"/>
        </w:rPr>
        <w:tab/>
      </w:r>
      <w:r w:rsidR="00037D5F" w:rsidRPr="00B60D70">
        <w:rPr>
          <w:rFonts w:ascii="TH SarabunPSK" w:hAnsi="TH SarabunPSK" w:cs="TH SarabunPSK" w:hint="cs"/>
          <w:cs/>
          <w:lang w:val="th-TH"/>
        </w:rPr>
        <w:t>1</w:t>
      </w:r>
      <w:r w:rsidR="00552012">
        <w:rPr>
          <w:rFonts w:ascii="TH SarabunPSK" w:hAnsi="TH SarabunPSK" w:cs="TH SarabunPSK" w:hint="cs"/>
          <w:cs/>
        </w:rPr>
        <w:t>45</w:t>
      </w:r>
    </w:p>
    <w:p w14:paraId="0E794D10" w14:textId="5B080AB0" w:rsidR="00F44A81" w:rsidRPr="00B60D70" w:rsidRDefault="00F44A81" w:rsidP="00F44A81">
      <w:pPr>
        <w:tabs>
          <w:tab w:val="left" w:pos="993"/>
          <w:tab w:val="left" w:pos="8505"/>
        </w:tabs>
        <w:ind w:left="993" w:hanging="567"/>
        <w:rPr>
          <w:rFonts w:ascii="TH SarabunPSK" w:hAnsi="TH SarabunPSK" w:cs="TH SarabunPSK" w:hint="cs"/>
          <w:cs/>
        </w:rPr>
      </w:pPr>
      <w:r w:rsidRPr="00B60D70">
        <w:rPr>
          <w:rFonts w:ascii="TH SarabunPSK" w:hAnsi="TH SarabunPSK" w:cs="TH SarabunPSK" w:hint="cs"/>
          <w:cs/>
          <w:lang w:val="th-TH"/>
        </w:rPr>
        <w:t>3.9</w:t>
      </w:r>
      <w:r w:rsidRPr="00B60D70">
        <w:rPr>
          <w:rFonts w:ascii="TH SarabunPSK" w:hAnsi="TH SarabunPSK" w:cs="TH SarabunPSK" w:hint="cs"/>
          <w:cs/>
          <w:lang w:val="th-TH"/>
        </w:rPr>
        <w:tab/>
        <w:t>ความร่วมมือกับสถาบันอื่น</w:t>
      </w:r>
      <w:r w:rsidRPr="00B60D70">
        <w:rPr>
          <w:rFonts w:ascii="TH SarabunPSK" w:hAnsi="TH SarabunPSK" w:cs="TH SarabunPSK" w:hint="cs"/>
          <w:cs/>
          <w:lang w:val="th-TH"/>
        </w:rPr>
        <w:tab/>
      </w:r>
      <w:r w:rsidR="00037D5F" w:rsidRPr="00B60D70">
        <w:rPr>
          <w:rFonts w:ascii="TH SarabunPSK" w:hAnsi="TH SarabunPSK" w:cs="TH SarabunPSK" w:hint="cs"/>
          <w:cs/>
          <w:lang w:val="th-TH"/>
        </w:rPr>
        <w:t>1</w:t>
      </w:r>
      <w:r w:rsidR="00095845">
        <w:rPr>
          <w:rFonts w:ascii="TH SarabunPSK" w:hAnsi="TH SarabunPSK" w:cs="TH SarabunPSK" w:hint="cs"/>
          <w:cs/>
        </w:rPr>
        <w:t>46</w:t>
      </w:r>
    </w:p>
    <w:p w14:paraId="5E8E11C3" w14:textId="29EDB4C6" w:rsidR="00F44A81" w:rsidRPr="00B60D70" w:rsidRDefault="00F44A81" w:rsidP="00F44A81">
      <w:pPr>
        <w:tabs>
          <w:tab w:val="left" w:pos="993"/>
          <w:tab w:val="left" w:pos="8505"/>
        </w:tabs>
        <w:ind w:left="993" w:hanging="567"/>
        <w:rPr>
          <w:rFonts w:ascii="TH SarabunPSK" w:hAnsi="TH SarabunPSK" w:cs="TH SarabunPSK" w:hint="cs"/>
          <w:cs/>
        </w:rPr>
      </w:pPr>
      <w:r w:rsidRPr="00B60D70">
        <w:rPr>
          <w:rFonts w:ascii="TH SarabunPSK" w:hAnsi="TH SarabunPSK" w:cs="TH SarabunPSK" w:hint="cs"/>
          <w:cs/>
          <w:lang w:val="th-TH"/>
        </w:rPr>
        <w:t>3.10</w:t>
      </w:r>
      <w:r w:rsidRPr="00B60D70">
        <w:rPr>
          <w:rFonts w:ascii="TH SarabunPSK" w:hAnsi="TH SarabunPSK" w:cs="TH SarabunPSK" w:hint="cs"/>
          <w:cs/>
          <w:lang w:val="th-TH"/>
        </w:rPr>
        <w:tab/>
        <w:t>การให้ปริญญาแก่ผู้สำเร็จการศึกษา</w:t>
      </w:r>
      <w:r w:rsidRPr="00B60D70">
        <w:rPr>
          <w:rFonts w:ascii="TH SarabunPSK" w:hAnsi="TH SarabunPSK" w:cs="TH SarabunPSK" w:hint="cs"/>
          <w:cs/>
          <w:lang w:val="th-TH"/>
        </w:rPr>
        <w:tab/>
      </w:r>
      <w:r w:rsidR="00037D5F" w:rsidRPr="00B60D70">
        <w:rPr>
          <w:rFonts w:ascii="TH SarabunPSK" w:hAnsi="TH SarabunPSK" w:cs="TH SarabunPSK" w:hint="cs"/>
          <w:cs/>
          <w:lang w:val="th-TH"/>
        </w:rPr>
        <w:t>1</w:t>
      </w:r>
      <w:r w:rsidR="00095845">
        <w:rPr>
          <w:rFonts w:ascii="TH SarabunPSK" w:hAnsi="TH SarabunPSK" w:cs="TH SarabunPSK" w:hint="cs"/>
          <w:cs/>
        </w:rPr>
        <w:t>46</w:t>
      </w:r>
    </w:p>
    <w:p w14:paraId="0B4C5377" w14:textId="0AE08E5A" w:rsidR="00F44A81" w:rsidRPr="00B60D70" w:rsidRDefault="00F44A81" w:rsidP="00F44A81">
      <w:pPr>
        <w:tabs>
          <w:tab w:val="left" w:pos="993"/>
          <w:tab w:val="left" w:pos="8505"/>
        </w:tabs>
        <w:ind w:left="993" w:hanging="567"/>
        <w:rPr>
          <w:rFonts w:ascii="TH SarabunPSK" w:hAnsi="TH SarabunPSK" w:cs="TH SarabunPSK" w:hint="cs"/>
          <w:cs/>
        </w:rPr>
      </w:pPr>
      <w:r w:rsidRPr="00B60D70">
        <w:rPr>
          <w:rFonts w:ascii="TH SarabunPSK" w:hAnsi="TH SarabunPSK" w:cs="TH SarabunPSK" w:hint="cs"/>
          <w:cs/>
          <w:lang w:val="th-TH"/>
        </w:rPr>
        <w:t>3.11</w:t>
      </w:r>
      <w:r w:rsidRPr="00B60D70">
        <w:rPr>
          <w:rFonts w:ascii="TH SarabunPSK" w:hAnsi="TH SarabunPSK" w:cs="TH SarabunPSK" w:hint="cs"/>
          <w:cs/>
          <w:lang w:val="th-TH"/>
        </w:rPr>
        <w:tab/>
        <w:t>สถานที่จัดการเรียน</w:t>
      </w:r>
      <w:r w:rsidRPr="00B60D70">
        <w:rPr>
          <w:rFonts w:ascii="TH SarabunPSK" w:hAnsi="TH SarabunPSK" w:cs="TH SarabunPSK" w:hint="cs"/>
          <w:cs/>
          <w:lang w:val="th-TH"/>
        </w:rPr>
        <w:tab/>
      </w:r>
      <w:r w:rsidR="00037D5F" w:rsidRPr="00B60D70">
        <w:rPr>
          <w:rFonts w:ascii="TH SarabunPSK" w:hAnsi="TH SarabunPSK" w:cs="TH SarabunPSK" w:hint="cs"/>
          <w:cs/>
          <w:lang w:val="th-TH"/>
        </w:rPr>
        <w:t>1</w:t>
      </w:r>
      <w:r w:rsidR="00095845">
        <w:rPr>
          <w:rFonts w:ascii="TH SarabunPSK" w:hAnsi="TH SarabunPSK" w:cs="TH SarabunPSK" w:hint="cs"/>
          <w:cs/>
        </w:rPr>
        <w:t>46</w:t>
      </w:r>
    </w:p>
    <w:p w14:paraId="0A2AA5BF" w14:textId="2FE684F3" w:rsidR="00F44A81" w:rsidRPr="00B60D70" w:rsidRDefault="00F44A81" w:rsidP="00F44A81">
      <w:pPr>
        <w:tabs>
          <w:tab w:val="left" w:pos="993"/>
          <w:tab w:val="left" w:pos="8505"/>
        </w:tabs>
        <w:ind w:left="993" w:hanging="567"/>
        <w:rPr>
          <w:rFonts w:ascii="TH SarabunPSK" w:hAnsi="TH SarabunPSK" w:cs="TH SarabunPSK" w:hint="cs"/>
          <w:cs/>
        </w:rPr>
      </w:pPr>
      <w:r w:rsidRPr="00B60D70">
        <w:rPr>
          <w:rFonts w:ascii="TH SarabunPSK" w:hAnsi="TH SarabunPSK" w:cs="TH SarabunPSK" w:hint="cs"/>
          <w:cs/>
          <w:lang w:val="th-TH"/>
        </w:rPr>
        <w:t>3.12</w:t>
      </w:r>
      <w:r w:rsidRPr="00B60D70">
        <w:rPr>
          <w:rFonts w:ascii="TH SarabunPSK" w:hAnsi="TH SarabunPSK" w:cs="TH SarabunPSK" w:hint="cs"/>
          <w:cs/>
          <w:lang w:val="th-TH"/>
        </w:rPr>
        <w:tab/>
        <w:t>วัน-เวลาในการดำเนินการเรียนการสอน</w:t>
      </w:r>
      <w:r w:rsidRPr="00B60D70">
        <w:rPr>
          <w:rFonts w:ascii="TH SarabunPSK" w:hAnsi="TH SarabunPSK" w:cs="TH SarabunPSK" w:hint="cs"/>
          <w:cs/>
          <w:lang w:val="th-TH"/>
        </w:rPr>
        <w:tab/>
      </w:r>
      <w:r w:rsidR="00037D5F" w:rsidRPr="00B60D70">
        <w:rPr>
          <w:rFonts w:ascii="TH SarabunPSK" w:hAnsi="TH SarabunPSK" w:cs="TH SarabunPSK" w:hint="cs"/>
          <w:cs/>
          <w:lang w:val="th-TH"/>
        </w:rPr>
        <w:t>1</w:t>
      </w:r>
      <w:r w:rsidR="00095845">
        <w:rPr>
          <w:rFonts w:ascii="TH SarabunPSK" w:hAnsi="TH SarabunPSK" w:cs="TH SarabunPSK" w:hint="cs"/>
          <w:cs/>
        </w:rPr>
        <w:t>46</w:t>
      </w:r>
    </w:p>
    <w:p w14:paraId="212535A1" w14:textId="38A90C3E" w:rsidR="00F44A81" w:rsidRPr="00B60D70" w:rsidRDefault="00F44A81" w:rsidP="00F44A81">
      <w:pPr>
        <w:tabs>
          <w:tab w:val="left" w:pos="993"/>
          <w:tab w:val="left" w:pos="8505"/>
        </w:tabs>
        <w:ind w:left="993" w:hanging="567"/>
        <w:rPr>
          <w:rFonts w:ascii="TH SarabunPSK" w:hAnsi="TH SarabunPSK" w:cs="TH SarabunPSK" w:hint="cs"/>
          <w:cs/>
        </w:rPr>
      </w:pPr>
      <w:r w:rsidRPr="00B60D70">
        <w:rPr>
          <w:rFonts w:ascii="TH SarabunPSK" w:hAnsi="TH SarabunPSK" w:cs="TH SarabunPSK" w:hint="cs"/>
          <w:cs/>
          <w:lang w:val="th-TH"/>
        </w:rPr>
        <w:t>3.13</w:t>
      </w:r>
      <w:r w:rsidRPr="00B60D70">
        <w:rPr>
          <w:rFonts w:ascii="TH SarabunPSK" w:hAnsi="TH SarabunPSK" w:cs="TH SarabunPSK" w:hint="cs"/>
          <w:cs/>
          <w:lang w:val="th-TH"/>
        </w:rPr>
        <w:tab/>
        <w:t>ระบบการจัดการศึกษาและระบบการศึกษา</w:t>
      </w:r>
      <w:r w:rsidRPr="00B60D70">
        <w:rPr>
          <w:rFonts w:ascii="TH SarabunPSK" w:hAnsi="TH SarabunPSK" w:cs="TH SarabunPSK" w:hint="cs"/>
          <w:cs/>
          <w:lang w:val="th-TH"/>
        </w:rPr>
        <w:tab/>
      </w:r>
      <w:r w:rsidR="00037D5F" w:rsidRPr="00B60D70">
        <w:rPr>
          <w:rFonts w:ascii="TH SarabunPSK" w:hAnsi="TH SarabunPSK" w:cs="TH SarabunPSK" w:hint="cs"/>
          <w:cs/>
          <w:lang w:val="th-TH"/>
        </w:rPr>
        <w:t>1</w:t>
      </w:r>
      <w:r w:rsidR="00095845">
        <w:rPr>
          <w:rFonts w:ascii="TH SarabunPSK" w:hAnsi="TH SarabunPSK" w:cs="TH SarabunPSK" w:hint="cs"/>
          <w:cs/>
        </w:rPr>
        <w:t>46</w:t>
      </w:r>
    </w:p>
    <w:p w14:paraId="2B871F88" w14:textId="6995484A" w:rsidR="00F44A81" w:rsidRPr="00B60D70" w:rsidRDefault="00F44A81" w:rsidP="00F44A81">
      <w:pPr>
        <w:tabs>
          <w:tab w:val="left" w:pos="993"/>
          <w:tab w:val="left" w:pos="8505"/>
        </w:tabs>
        <w:ind w:left="993" w:hanging="567"/>
        <w:rPr>
          <w:rFonts w:ascii="TH SarabunPSK" w:hAnsi="TH SarabunPSK" w:cs="TH SarabunPSK" w:hint="cs"/>
          <w:cs/>
        </w:rPr>
      </w:pPr>
      <w:r w:rsidRPr="00B60D70">
        <w:rPr>
          <w:rFonts w:ascii="TH SarabunPSK" w:hAnsi="TH SarabunPSK" w:cs="TH SarabunPSK" w:hint="cs"/>
          <w:cs/>
          <w:lang w:val="th-TH"/>
        </w:rPr>
        <w:t>3.14</w:t>
      </w:r>
      <w:r w:rsidRPr="00B60D70">
        <w:rPr>
          <w:rFonts w:ascii="TH SarabunPSK" w:hAnsi="TH SarabunPSK" w:cs="TH SarabunPSK" w:hint="cs"/>
          <w:cs/>
          <w:lang w:val="th-TH"/>
        </w:rPr>
        <w:tab/>
        <w:t>ชื่อ สกุล ตำแหน่งทางวิชาการ และประวัติการศึกษาของอาจารย์ผู้รับผิดชอบหลักสูตร</w:t>
      </w:r>
      <w:r w:rsidRPr="00B60D70">
        <w:rPr>
          <w:rFonts w:ascii="TH SarabunPSK" w:hAnsi="TH SarabunPSK" w:cs="TH SarabunPSK" w:hint="cs"/>
          <w:cs/>
          <w:lang w:val="th-TH"/>
        </w:rPr>
        <w:tab/>
      </w:r>
      <w:r w:rsidR="00037D5F" w:rsidRPr="00B60D70">
        <w:rPr>
          <w:rFonts w:ascii="TH SarabunPSK" w:hAnsi="TH SarabunPSK" w:cs="TH SarabunPSK" w:hint="cs"/>
          <w:cs/>
          <w:lang w:val="th-TH"/>
        </w:rPr>
        <w:t>1</w:t>
      </w:r>
      <w:r w:rsidR="00095845">
        <w:rPr>
          <w:rFonts w:ascii="TH SarabunPSK" w:hAnsi="TH SarabunPSK" w:cs="TH SarabunPSK" w:hint="cs"/>
          <w:cs/>
        </w:rPr>
        <w:t>46</w:t>
      </w:r>
    </w:p>
    <w:p w14:paraId="79D1672A" w14:textId="3D064AAE" w:rsidR="00F44A81" w:rsidRPr="00B60D70" w:rsidRDefault="00F44A81" w:rsidP="00F44A81">
      <w:pPr>
        <w:tabs>
          <w:tab w:val="left" w:pos="993"/>
          <w:tab w:val="left" w:pos="8505"/>
        </w:tabs>
        <w:ind w:left="993" w:hanging="567"/>
        <w:rPr>
          <w:rFonts w:ascii="TH SarabunPSK" w:hAnsi="TH SarabunPSK" w:cs="TH SarabunPSK" w:hint="cs"/>
          <w:cs/>
        </w:rPr>
      </w:pPr>
      <w:r w:rsidRPr="00B60D70">
        <w:rPr>
          <w:rFonts w:ascii="TH SarabunPSK" w:hAnsi="TH SarabunPSK" w:cs="TH SarabunPSK" w:hint="cs"/>
          <w:cs/>
          <w:lang w:val="th-TH"/>
        </w:rPr>
        <w:t>3.15</w:t>
      </w:r>
      <w:r w:rsidRPr="00B60D70">
        <w:rPr>
          <w:rFonts w:ascii="TH SarabunPSK" w:hAnsi="TH SarabunPSK" w:cs="TH SarabunPSK" w:hint="cs"/>
          <w:cs/>
          <w:lang w:val="th-TH"/>
        </w:rPr>
        <w:tab/>
        <w:t>ชื่อ สกุล ตำแหน่งทางวิชาการ และประวัติของอาจารย์ประจำหลักสูตร</w:t>
      </w:r>
      <w:r w:rsidRPr="00B60D70">
        <w:rPr>
          <w:rFonts w:ascii="TH SarabunPSK" w:hAnsi="TH SarabunPSK" w:cs="TH SarabunPSK" w:hint="cs"/>
          <w:cs/>
          <w:lang w:val="th-TH"/>
        </w:rPr>
        <w:tab/>
      </w:r>
      <w:r w:rsidR="00037D5F" w:rsidRPr="00B60D70">
        <w:rPr>
          <w:rFonts w:ascii="TH SarabunPSK" w:hAnsi="TH SarabunPSK" w:cs="TH SarabunPSK" w:hint="cs"/>
          <w:cs/>
          <w:lang w:val="th-TH"/>
        </w:rPr>
        <w:t>1</w:t>
      </w:r>
      <w:r w:rsidR="00095845">
        <w:rPr>
          <w:rFonts w:ascii="TH SarabunPSK" w:hAnsi="TH SarabunPSK" w:cs="TH SarabunPSK" w:hint="cs"/>
          <w:cs/>
        </w:rPr>
        <w:t>48</w:t>
      </w:r>
    </w:p>
    <w:p w14:paraId="716FB063" w14:textId="2D906B3E" w:rsidR="00F44A81" w:rsidRPr="00B60D70" w:rsidRDefault="00F44A81" w:rsidP="00F44A81">
      <w:pPr>
        <w:tabs>
          <w:tab w:val="left" w:pos="993"/>
          <w:tab w:val="left" w:pos="8505"/>
        </w:tabs>
        <w:ind w:left="993" w:hanging="567"/>
        <w:rPr>
          <w:rFonts w:ascii="TH SarabunPSK" w:hAnsi="TH SarabunPSK" w:cs="TH SarabunPSK" w:hint="cs"/>
          <w:cs/>
        </w:rPr>
      </w:pPr>
      <w:r w:rsidRPr="00B60D70">
        <w:rPr>
          <w:rFonts w:ascii="TH SarabunPSK" w:hAnsi="TH SarabunPSK" w:cs="TH SarabunPSK" w:hint="cs"/>
          <w:cs/>
          <w:lang w:val="th-TH"/>
        </w:rPr>
        <w:lastRenderedPageBreak/>
        <w:t>3.16</w:t>
      </w:r>
      <w:r w:rsidRPr="00B60D70">
        <w:rPr>
          <w:rFonts w:ascii="TH SarabunPSK" w:hAnsi="TH SarabunPSK" w:cs="TH SarabunPSK" w:hint="cs"/>
          <w:cs/>
          <w:lang w:val="th-TH"/>
        </w:rPr>
        <w:tab/>
        <w:t>ชื่อ-สกุล คุณวุฒิ ของอาจารย์ผู้สอนในรายวิชาฝึกประสบการณ์วิชาชีพครู</w:t>
      </w:r>
      <w:r w:rsidRPr="00B60D70">
        <w:rPr>
          <w:rFonts w:ascii="TH SarabunPSK" w:hAnsi="TH SarabunPSK" w:cs="TH SarabunPSK" w:hint="cs"/>
          <w:cs/>
          <w:lang w:val="th-TH"/>
        </w:rPr>
        <w:tab/>
        <w:t>1</w:t>
      </w:r>
      <w:r w:rsidR="00095845">
        <w:rPr>
          <w:rFonts w:ascii="TH SarabunPSK" w:hAnsi="TH SarabunPSK" w:cs="TH SarabunPSK" w:hint="cs"/>
          <w:cs/>
        </w:rPr>
        <w:t>49</w:t>
      </w:r>
    </w:p>
    <w:p w14:paraId="64CEC92A" w14:textId="7FDF3A21" w:rsidR="00F44A81" w:rsidRPr="00B60D70" w:rsidRDefault="00F44A81" w:rsidP="00F44A81">
      <w:pPr>
        <w:tabs>
          <w:tab w:val="left" w:pos="993"/>
          <w:tab w:val="left" w:pos="8505"/>
        </w:tabs>
        <w:ind w:left="993" w:hanging="567"/>
        <w:rPr>
          <w:rFonts w:ascii="TH SarabunPSK" w:hAnsi="TH SarabunPSK" w:cs="TH SarabunPSK" w:hint="cs"/>
          <w:cs/>
        </w:rPr>
      </w:pPr>
      <w:r w:rsidRPr="00B60D70">
        <w:rPr>
          <w:rFonts w:ascii="TH SarabunPSK" w:hAnsi="TH SarabunPSK" w:cs="TH SarabunPSK" w:hint="cs"/>
          <w:cs/>
          <w:lang w:val="th-TH"/>
        </w:rPr>
        <w:t>3.17</w:t>
      </w:r>
      <w:r w:rsidRPr="00B60D70">
        <w:rPr>
          <w:rFonts w:ascii="TH SarabunPSK" w:hAnsi="TH SarabunPSK" w:cs="TH SarabunPSK" w:hint="cs"/>
          <w:cs/>
          <w:lang w:val="th-TH"/>
        </w:rPr>
        <w:tab/>
        <w:t>คุณสมบัติของผู้เข้าศึกษา</w:t>
      </w:r>
      <w:r w:rsidRPr="00B60D70">
        <w:rPr>
          <w:rFonts w:ascii="TH SarabunPSK" w:hAnsi="TH SarabunPSK" w:cs="TH SarabunPSK" w:hint="cs"/>
          <w:cs/>
          <w:lang w:val="th-TH"/>
        </w:rPr>
        <w:tab/>
        <w:t>1</w:t>
      </w:r>
      <w:r w:rsidR="00095845">
        <w:rPr>
          <w:rFonts w:ascii="TH SarabunPSK" w:hAnsi="TH SarabunPSK" w:cs="TH SarabunPSK" w:hint="cs"/>
          <w:cs/>
        </w:rPr>
        <w:t>50</w:t>
      </w:r>
    </w:p>
    <w:p w14:paraId="6C082C31" w14:textId="75CD022E" w:rsidR="00F44A81" w:rsidRPr="00B60D70" w:rsidRDefault="00F44A81" w:rsidP="00F44A81">
      <w:pPr>
        <w:tabs>
          <w:tab w:val="left" w:pos="993"/>
          <w:tab w:val="left" w:pos="8505"/>
        </w:tabs>
        <w:ind w:left="993" w:hanging="567"/>
        <w:rPr>
          <w:rFonts w:ascii="TH SarabunPSK" w:hAnsi="TH SarabunPSK" w:cs="TH SarabunPSK" w:hint="cs"/>
          <w:cs/>
        </w:rPr>
      </w:pPr>
      <w:r w:rsidRPr="00B60D70">
        <w:rPr>
          <w:rFonts w:ascii="TH SarabunPSK" w:hAnsi="TH SarabunPSK" w:cs="TH SarabunPSK" w:hint="cs"/>
          <w:cs/>
          <w:lang w:val="th-TH"/>
        </w:rPr>
        <w:t>3.18</w:t>
      </w:r>
      <w:r w:rsidRPr="00B60D70">
        <w:rPr>
          <w:rFonts w:ascii="TH SarabunPSK" w:hAnsi="TH SarabunPSK" w:cs="TH SarabunPSK" w:hint="cs"/>
          <w:cs/>
          <w:lang w:val="th-TH"/>
        </w:rPr>
        <w:tab/>
        <w:t>สถานภาพของหลักสูตรและการพิจารณาอนุมัติ/เห็นชอบหลักสูตร</w:t>
      </w:r>
      <w:r w:rsidRPr="00B60D70">
        <w:rPr>
          <w:rFonts w:ascii="TH SarabunPSK" w:hAnsi="TH SarabunPSK" w:cs="TH SarabunPSK" w:hint="cs"/>
          <w:cs/>
          <w:lang w:val="th-TH"/>
        </w:rPr>
        <w:tab/>
        <w:t>1</w:t>
      </w:r>
      <w:r w:rsidR="00095845">
        <w:rPr>
          <w:rFonts w:ascii="TH SarabunPSK" w:hAnsi="TH SarabunPSK" w:cs="TH SarabunPSK" w:hint="cs"/>
          <w:cs/>
        </w:rPr>
        <w:t>50</w:t>
      </w:r>
    </w:p>
    <w:p w14:paraId="10944F23" w14:textId="1F3D01A8" w:rsidR="00F44A81" w:rsidRPr="00B60D70" w:rsidRDefault="00F44A81" w:rsidP="00F44A81">
      <w:pPr>
        <w:tabs>
          <w:tab w:val="left" w:pos="993"/>
          <w:tab w:val="left" w:pos="8505"/>
        </w:tabs>
        <w:ind w:left="993" w:hanging="567"/>
        <w:rPr>
          <w:rFonts w:ascii="TH SarabunPSK" w:hAnsi="TH SarabunPSK" w:cs="TH SarabunPSK" w:hint="cs"/>
          <w:cs/>
        </w:rPr>
      </w:pPr>
      <w:r w:rsidRPr="00B60D70">
        <w:rPr>
          <w:rFonts w:ascii="TH SarabunPSK" w:hAnsi="TH SarabunPSK" w:cs="TH SarabunPSK" w:hint="cs"/>
          <w:cs/>
          <w:lang w:val="th-TH"/>
        </w:rPr>
        <w:t>3.19</w:t>
      </w:r>
      <w:r w:rsidRPr="00B60D70">
        <w:rPr>
          <w:rFonts w:ascii="TH SarabunPSK" w:hAnsi="TH SarabunPSK" w:cs="TH SarabunPSK" w:hint="cs"/>
          <w:cs/>
          <w:lang w:val="th-TH"/>
        </w:rPr>
        <w:tab/>
        <w:t>ความพร้อมในการเผยแพร่หลักสูตรที่มีคุณภาพและมาตรฐาน</w:t>
      </w:r>
      <w:r w:rsidRPr="00B60D70">
        <w:rPr>
          <w:rFonts w:ascii="TH SarabunPSK" w:hAnsi="TH SarabunPSK" w:cs="TH SarabunPSK" w:hint="cs"/>
          <w:cs/>
          <w:lang w:val="th-TH"/>
        </w:rPr>
        <w:tab/>
        <w:t>1</w:t>
      </w:r>
      <w:r w:rsidR="00095845">
        <w:rPr>
          <w:rFonts w:ascii="TH SarabunPSK" w:hAnsi="TH SarabunPSK" w:cs="TH SarabunPSK" w:hint="cs"/>
          <w:cs/>
        </w:rPr>
        <w:t>50</w:t>
      </w:r>
    </w:p>
    <w:p w14:paraId="24ACA498" w14:textId="75F89084" w:rsidR="00F44A81" w:rsidRPr="00B60D70" w:rsidRDefault="00F44A81" w:rsidP="00F44A81">
      <w:pPr>
        <w:tabs>
          <w:tab w:val="left" w:pos="993"/>
          <w:tab w:val="left" w:pos="8505"/>
        </w:tabs>
        <w:ind w:left="993" w:hanging="567"/>
        <w:rPr>
          <w:rFonts w:ascii="TH SarabunPSK" w:hAnsi="TH SarabunPSK" w:cs="TH SarabunPSK" w:hint="cs"/>
          <w:cs/>
        </w:rPr>
      </w:pPr>
      <w:r w:rsidRPr="00B60D70">
        <w:rPr>
          <w:rFonts w:ascii="TH SarabunPSK" w:hAnsi="TH SarabunPSK" w:cs="TH SarabunPSK" w:hint="cs"/>
          <w:cs/>
          <w:lang w:val="th-TH"/>
        </w:rPr>
        <w:t>3.20</w:t>
      </w:r>
      <w:r w:rsidRPr="00B60D70">
        <w:rPr>
          <w:rFonts w:ascii="TH SarabunPSK" w:hAnsi="TH SarabunPSK" w:cs="TH SarabunPSK" w:hint="cs"/>
          <w:cs/>
          <w:lang w:val="th-TH"/>
        </w:rPr>
        <w:tab/>
        <w:t>อาชีพที่สามารถประกอบได้หลังสำเร็จการศึกษา</w:t>
      </w:r>
      <w:r w:rsidRPr="00B60D70">
        <w:rPr>
          <w:rFonts w:ascii="TH SarabunPSK" w:hAnsi="TH SarabunPSK" w:cs="TH SarabunPSK" w:hint="cs"/>
          <w:cs/>
          <w:lang w:val="th-TH"/>
        </w:rPr>
        <w:tab/>
        <w:t>1</w:t>
      </w:r>
      <w:r w:rsidR="00095845">
        <w:rPr>
          <w:rFonts w:ascii="TH SarabunPSK" w:hAnsi="TH SarabunPSK" w:cs="TH SarabunPSK" w:hint="cs"/>
          <w:cs/>
        </w:rPr>
        <w:t>51</w:t>
      </w:r>
    </w:p>
    <w:p w14:paraId="06E5243B" w14:textId="77777777" w:rsidR="00F44A81" w:rsidRPr="00B60D70" w:rsidRDefault="00F44A81" w:rsidP="00F44A81">
      <w:pPr>
        <w:tabs>
          <w:tab w:val="left" w:pos="993"/>
          <w:tab w:val="left" w:pos="8505"/>
        </w:tabs>
        <w:rPr>
          <w:rFonts w:ascii="TH SarabunPSK" w:hAnsi="TH SarabunPSK" w:cs="TH SarabunPSK"/>
          <w:b/>
          <w:bCs/>
          <w:lang w:val="th-TH"/>
        </w:rPr>
      </w:pPr>
    </w:p>
    <w:p w14:paraId="0E331B83" w14:textId="777E342B" w:rsidR="00F44A81" w:rsidRPr="00B60D70" w:rsidRDefault="00F44A81" w:rsidP="00F44A81">
      <w:pPr>
        <w:tabs>
          <w:tab w:val="left" w:pos="993"/>
          <w:tab w:val="left" w:pos="8505"/>
        </w:tabs>
        <w:rPr>
          <w:rFonts w:ascii="TH SarabunPSK" w:hAnsi="TH SarabunPSK" w:cs="TH SarabunPSK" w:hint="cs"/>
          <w:b/>
          <w:bCs/>
          <w:cs/>
        </w:rPr>
      </w:pPr>
      <w:r w:rsidRPr="00B60D70">
        <w:rPr>
          <w:rFonts w:ascii="TH SarabunPSK" w:hAnsi="TH SarabunPSK" w:cs="TH SarabunPSK" w:hint="cs"/>
          <w:b/>
          <w:bCs/>
          <w:cs/>
          <w:lang w:val="th-TH"/>
        </w:rPr>
        <w:t>ส่วนที่ 4 ภาคผนวก</w:t>
      </w:r>
      <w:r w:rsidRPr="00B60D70">
        <w:rPr>
          <w:rFonts w:ascii="TH SarabunPSK" w:hAnsi="TH SarabunPSK" w:cs="TH SarabunPSK" w:hint="cs"/>
          <w:b/>
          <w:bCs/>
          <w:cs/>
          <w:lang w:val="th-TH"/>
        </w:rPr>
        <w:tab/>
        <w:t>1</w:t>
      </w:r>
      <w:r w:rsidR="00095845">
        <w:rPr>
          <w:rFonts w:ascii="TH SarabunPSK" w:hAnsi="TH SarabunPSK" w:cs="TH SarabunPSK" w:hint="cs"/>
          <w:b/>
          <w:bCs/>
          <w:cs/>
        </w:rPr>
        <w:t>52</w:t>
      </w:r>
    </w:p>
    <w:p w14:paraId="59B31E38" w14:textId="4DE93489" w:rsidR="00F44A81" w:rsidRPr="00B60D70" w:rsidRDefault="00F44A81" w:rsidP="005A6DD5">
      <w:pPr>
        <w:tabs>
          <w:tab w:val="left" w:pos="1843"/>
          <w:tab w:val="left" w:pos="8505"/>
        </w:tabs>
        <w:ind w:left="1843" w:hanging="1417"/>
        <w:rPr>
          <w:rFonts w:ascii="TH SarabunPSK" w:hAnsi="TH SarabunPSK" w:cs="TH SarabunPSK" w:hint="cs"/>
          <w:cs/>
        </w:rPr>
      </w:pPr>
      <w:r w:rsidRPr="00B60D70">
        <w:rPr>
          <w:rFonts w:ascii="TH SarabunPSK" w:hAnsi="TH SarabunPSK" w:cs="TH SarabunPSK" w:hint="cs"/>
          <w:cs/>
          <w:lang w:val="th-TH"/>
        </w:rPr>
        <w:t>ภาคผนวก ก</w:t>
      </w:r>
      <w:r w:rsidRPr="00B60D70">
        <w:rPr>
          <w:rFonts w:ascii="TH SarabunPSK" w:hAnsi="TH SarabunPSK" w:cs="TH SarabunPSK" w:hint="cs"/>
          <w:cs/>
          <w:lang w:val="th-TH"/>
        </w:rPr>
        <w:tab/>
      </w:r>
      <w:r w:rsidR="005A6DD5" w:rsidRPr="00B60D70">
        <w:rPr>
          <w:rFonts w:ascii="TH SarabunPSK" w:hAnsi="TH SarabunPSK" w:cs="TH SarabunPSK" w:hint="cs"/>
          <w:cs/>
          <w:lang w:val="th-TH"/>
        </w:rPr>
        <w:t>ความคิดเห็นของผู้ทรงคุณวุฒิภายนอกและการดำเนินการตามคำแนะน</w:t>
      </w:r>
      <w:r w:rsidR="005A6DD5" w:rsidRPr="00B60D70">
        <w:rPr>
          <w:rFonts w:ascii="TH SarabunPSK" w:hAnsi="TH SarabunPSK" w:cs="TH SarabunPSK" w:hint="cs"/>
          <w:cs/>
        </w:rPr>
        <w:t>ำ</w:t>
      </w:r>
      <w:r w:rsidR="005A6DD5" w:rsidRPr="00B60D70">
        <w:rPr>
          <w:rFonts w:ascii="TH SarabunPSK" w:hAnsi="TH SarabunPSK" w:cs="TH SarabunPSK"/>
          <w:cs/>
        </w:rPr>
        <w:tab/>
      </w:r>
      <w:r w:rsidRPr="00B60D70">
        <w:rPr>
          <w:rFonts w:ascii="TH SarabunPSK" w:hAnsi="TH SarabunPSK" w:cs="TH SarabunPSK" w:hint="cs"/>
          <w:cs/>
          <w:lang w:val="th-TH"/>
        </w:rPr>
        <w:t>1</w:t>
      </w:r>
      <w:r w:rsidR="00095845">
        <w:rPr>
          <w:rFonts w:ascii="TH SarabunPSK" w:hAnsi="TH SarabunPSK" w:cs="TH SarabunPSK" w:hint="cs"/>
          <w:cs/>
          <w:lang w:val="th-TH"/>
        </w:rPr>
        <w:t>53</w:t>
      </w:r>
    </w:p>
    <w:p w14:paraId="479B3BEF" w14:textId="3BE47067" w:rsidR="00F44A81" w:rsidRPr="00B60D70" w:rsidRDefault="00F44A81" w:rsidP="005A6DD5">
      <w:pPr>
        <w:tabs>
          <w:tab w:val="left" w:pos="1843"/>
          <w:tab w:val="left" w:pos="8505"/>
        </w:tabs>
        <w:ind w:left="1843" w:hanging="1417"/>
        <w:rPr>
          <w:rFonts w:ascii="TH SarabunPSK" w:hAnsi="TH SarabunPSK" w:cs="TH SarabunPSK" w:hint="cs"/>
          <w:cs/>
        </w:rPr>
      </w:pPr>
      <w:r w:rsidRPr="00B60D70">
        <w:rPr>
          <w:rFonts w:ascii="TH SarabunPSK" w:hAnsi="TH SarabunPSK" w:cs="TH SarabunPSK" w:hint="cs"/>
          <w:cs/>
          <w:lang w:val="th-TH"/>
        </w:rPr>
        <w:t>ภาคผนวก ข</w:t>
      </w:r>
      <w:r w:rsidRPr="00B60D70">
        <w:rPr>
          <w:rFonts w:ascii="TH SarabunPSK" w:hAnsi="TH SarabunPSK" w:cs="TH SarabunPSK" w:hint="cs"/>
          <w:cs/>
          <w:lang w:val="th-TH"/>
        </w:rPr>
        <w:tab/>
      </w:r>
      <w:r w:rsidR="005A6DD5" w:rsidRPr="00B60D70">
        <w:rPr>
          <w:rFonts w:ascii="TH SarabunPSK" w:hAnsi="TH SarabunPSK" w:cs="TH SarabunPSK"/>
          <w:cs/>
          <w:lang w:val="th-TH"/>
        </w:rPr>
        <w:t>รายละเอียดรายวิชาในหลักสูตร</w:t>
      </w:r>
      <w:r w:rsidR="005A6DD5" w:rsidRPr="00B60D70">
        <w:rPr>
          <w:rFonts w:ascii="TH SarabunPSK" w:hAnsi="TH SarabunPSK" w:cs="TH SarabunPSK"/>
          <w:lang w:val="th-TH"/>
        </w:rPr>
        <w:tab/>
      </w:r>
      <w:r w:rsidRPr="00B60D70">
        <w:rPr>
          <w:rFonts w:ascii="TH SarabunPSK" w:hAnsi="TH SarabunPSK" w:cs="TH SarabunPSK" w:hint="cs"/>
          <w:cs/>
          <w:lang w:val="th-TH"/>
        </w:rPr>
        <w:t>1</w:t>
      </w:r>
      <w:r w:rsidR="00095845">
        <w:rPr>
          <w:rFonts w:ascii="TH SarabunPSK" w:hAnsi="TH SarabunPSK" w:cs="TH SarabunPSK" w:hint="cs"/>
          <w:cs/>
          <w:lang w:val="th-TH"/>
        </w:rPr>
        <w:t>57</w:t>
      </w:r>
    </w:p>
    <w:p w14:paraId="7630A92D" w14:textId="71A4CCBE" w:rsidR="005A6DD5" w:rsidRPr="00B60D70" w:rsidRDefault="00F44A81" w:rsidP="005A6DD5">
      <w:pPr>
        <w:tabs>
          <w:tab w:val="left" w:pos="1843"/>
          <w:tab w:val="left" w:pos="8505"/>
        </w:tabs>
        <w:ind w:left="1843" w:hanging="1417"/>
        <w:rPr>
          <w:rFonts w:ascii="TH SarabunPSK" w:hAnsi="TH SarabunPSK" w:cs="TH SarabunPSK" w:hint="cs"/>
          <w:cs/>
        </w:rPr>
      </w:pPr>
      <w:r w:rsidRPr="00B60D70">
        <w:rPr>
          <w:rFonts w:ascii="TH SarabunPSK" w:hAnsi="TH SarabunPSK" w:cs="TH SarabunPSK" w:hint="cs"/>
          <w:cs/>
          <w:lang w:val="th-TH"/>
        </w:rPr>
        <w:t>ภาคผนวก ค</w:t>
      </w:r>
      <w:r w:rsidR="005A6DD5" w:rsidRPr="00B60D70">
        <w:rPr>
          <w:rFonts w:ascii="TH SarabunPSK" w:hAnsi="TH SarabunPSK" w:cs="TH SarabunPSK"/>
          <w:lang w:val="th-TH"/>
        </w:rPr>
        <w:tab/>
      </w:r>
      <w:r w:rsidR="005A6DD5" w:rsidRPr="00B60D70">
        <w:rPr>
          <w:rFonts w:ascii="TH SarabunPSK" w:hAnsi="TH SarabunPSK" w:cs="TH SarabunPSK"/>
          <w:cs/>
          <w:lang w:val="th-TH"/>
        </w:rPr>
        <w:t>ประวัติอาจารย์ผู้รับผิดชอบหลักสูตร อาจารย์ประจำหลักสูตร</w:t>
      </w:r>
      <w:r w:rsidR="005A6DD5" w:rsidRPr="00B60D70">
        <w:rPr>
          <w:rFonts w:ascii="TH SarabunPSK" w:hAnsi="TH SarabunPSK" w:cs="TH SarabunPSK"/>
          <w:lang w:val="th-TH"/>
        </w:rPr>
        <w:tab/>
        <w:t>2</w:t>
      </w:r>
      <w:r w:rsidR="00095845">
        <w:rPr>
          <w:rFonts w:ascii="TH SarabunPSK" w:hAnsi="TH SarabunPSK" w:cs="TH SarabunPSK" w:hint="cs"/>
          <w:cs/>
          <w:lang w:val="th-TH"/>
        </w:rPr>
        <w:t>35</w:t>
      </w:r>
    </w:p>
    <w:p w14:paraId="295727C0" w14:textId="72508CEC" w:rsidR="00F44A81" w:rsidRPr="00B60D70" w:rsidRDefault="005A6DD5" w:rsidP="005A6DD5">
      <w:pPr>
        <w:tabs>
          <w:tab w:val="left" w:pos="1843"/>
          <w:tab w:val="left" w:pos="8505"/>
        </w:tabs>
        <w:ind w:left="1843" w:hanging="1417"/>
        <w:rPr>
          <w:rFonts w:ascii="TH SarabunPSK" w:hAnsi="TH SarabunPSK" w:cs="TH SarabunPSK"/>
          <w:lang w:val="th-TH"/>
        </w:rPr>
      </w:pPr>
      <w:r w:rsidRPr="00B60D70">
        <w:rPr>
          <w:rFonts w:ascii="TH SarabunPSK" w:hAnsi="TH SarabunPSK" w:cs="TH SarabunPSK"/>
          <w:lang w:val="th-TH"/>
        </w:rPr>
        <w:tab/>
      </w:r>
      <w:r w:rsidRPr="00B60D70">
        <w:rPr>
          <w:rFonts w:ascii="TH SarabunPSK" w:hAnsi="TH SarabunPSK" w:cs="TH SarabunPSK"/>
          <w:cs/>
          <w:lang w:val="th-TH"/>
        </w:rPr>
        <w:t>และเจ้าหน้าที่ในหลักสูตร</w:t>
      </w:r>
      <w:r w:rsidR="00F44A81" w:rsidRPr="00B60D70">
        <w:rPr>
          <w:rFonts w:ascii="TH SarabunPSK" w:hAnsi="TH SarabunPSK" w:cs="TH SarabunPSK" w:hint="cs"/>
          <w:cs/>
          <w:lang w:val="th-TH"/>
        </w:rPr>
        <w:tab/>
      </w:r>
    </w:p>
    <w:p w14:paraId="0F9CC81F" w14:textId="104C89C4" w:rsidR="00F44A81" w:rsidRPr="00B60D70" w:rsidRDefault="00F44A81" w:rsidP="005A6DD5">
      <w:pPr>
        <w:tabs>
          <w:tab w:val="left" w:pos="1843"/>
          <w:tab w:val="left" w:pos="8505"/>
        </w:tabs>
        <w:ind w:left="1843" w:hanging="1417"/>
        <w:rPr>
          <w:rFonts w:ascii="TH SarabunPSK" w:hAnsi="TH SarabunPSK" w:cs="TH SarabunPSK" w:hint="cs"/>
          <w:cs/>
        </w:rPr>
      </w:pPr>
      <w:r w:rsidRPr="00B60D70">
        <w:rPr>
          <w:rFonts w:ascii="TH SarabunPSK" w:hAnsi="TH SarabunPSK" w:cs="TH SarabunPSK" w:hint="cs"/>
          <w:cs/>
          <w:lang w:val="th-TH"/>
        </w:rPr>
        <w:t>ภาคผนวก ง</w:t>
      </w:r>
      <w:r w:rsidRPr="00B60D70">
        <w:rPr>
          <w:rFonts w:ascii="TH SarabunPSK" w:hAnsi="TH SarabunPSK" w:cs="TH SarabunPSK" w:hint="cs"/>
          <w:cs/>
          <w:lang w:val="th-TH"/>
        </w:rPr>
        <w:tab/>
      </w:r>
      <w:r w:rsidR="005A6DD5" w:rsidRPr="00B60D70">
        <w:rPr>
          <w:rFonts w:ascii="TH SarabunPSK" w:hAnsi="TH SarabunPSK" w:cs="TH SarabunPSK"/>
          <w:cs/>
          <w:lang w:val="th-TH"/>
        </w:rPr>
        <w:t>คำสั่งแต่งตั้งคณะกรรมการพัฒนา/ปรับปรุงหลักสูตร</w:t>
      </w:r>
      <w:r w:rsidR="005A6DD5" w:rsidRPr="00B60D70">
        <w:rPr>
          <w:rFonts w:ascii="TH SarabunPSK" w:hAnsi="TH SarabunPSK" w:cs="TH SarabunPSK"/>
          <w:cs/>
          <w:lang w:val="th-TH"/>
        </w:rPr>
        <w:tab/>
      </w:r>
      <w:r w:rsidR="00645813" w:rsidRPr="00B60D70">
        <w:rPr>
          <w:rFonts w:ascii="TH SarabunPSK" w:hAnsi="TH SarabunPSK" w:cs="TH SarabunPSK"/>
          <w:lang w:val="th-TH"/>
        </w:rPr>
        <w:t>2</w:t>
      </w:r>
      <w:r w:rsidR="00095845">
        <w:rPr>
          <w:rFonts w:ascii="TH SarabunPSK" w:hAnsi="TH SarabunPSK" w:cs="TH SarabunPSK" w:hint="cs"/>
          <w:cs/>
          <w:lang w:val="th-TH"/>
        </w:rPr>
        <w:t>67</w:t>
      </w:r>
    </w:p>
    <w:p w14:paraId="44C182F8" w14:textId="7BE2C59F" w:rsidR="005A6DD5" w:rsidRPr="00B60D70" w:rsidRDefault="00F44A81" w:rsidP="005A6DD5">
      <w:pPr>
        <w:tabs>
          <w:tab w:val="left" w:pos="1843"/>
          <w:tab w:val="left" w:pos="8505"/>
        </w:tabs>
        <w:ind w:left="1843" w:hanging="1417"/>
        <w:rPr>
          <w:rFonts w:ascii="TH SarabunPSK" w:hAnsi="TH SarabunPSK" w:cs="TH SarabunPSK" w:hint="cs"/>
          <w:cs/>
        </w:rPr>
      </w:pPr>
      <w:r w:rsidRPr="00B60D70">
        <w:rPr>
          <w:rFonts w:ascii="TH SarabunPSK" w:hAnsi="TH SarabunPSK" w:cs="TH SarabunPSK" w:hint="cs"/>
          <w:cs/>
          <w:lang w:val="th-TH"/>
        </w:rPr>
        <w:t>ภาคผนวก จ</w:t>
      </w:r>
      <w:r w:rsidRPr="00B60D70">
        <w:rPr>
          <w:rFonts w:ascii="TH SarabunPSK" w:hAnsi="TH SarabunPSK" w:cs="TH SarabunPSK" w:hint="cs"/>
          <w:cs/>
          <w:lang w:val="th-TH"/>
        </w:rPr>
        <w:tab/>
      </w:r>
      <w:r w:rsidR="005A6DD5" w:rsidRPr="00B60D70">
        <w:rPr>
          <w:rFonts w:ascii="TH SarabunPSK" w:hAnsi="TH SarabunPSK" w:cs="TH SarabunPSK"/>
          <w:cs/>
          <w:lang w:val="th-TH"/>
        </w:rPr>
        <w:t>ระเบียบมหาวิทยาลัยเทคโนโลยีพระจอมเกล้าธนบุรี</w:t>
      </w:r>
      <w:r w:rsidR="005A6DD5" w:rsidRPr="00B60D70">
        <w:rPr>
          <w:rFonts w:ascii="TH SarabunPSK" w:hAnsi="TH SarabunPSK" w:cs="TH SarabunPSK" w:hint="cs"/>
          <w:cs/>
          <w:lang w:val="th-TH"/>
        </w:rPr>
        <w:t xml:space="preserve"> </w:t>
      </w:r>
      <w:r w:rsidR="005A6DD5" w:rsidRPr="00B60D70">
        <w:rPr>
          <w:rFonts w:ascii="TH SarabunPSK" w:hAnsi="TH SarabunPSK" w:cs="TH SarabunPSK"/>
          <w:cs/>
          <w:lang w:val="th-TH"/>
        </w:rPr>
        <w:t>ว่าด้วยการศึกษา</w:t>
      </w:r>
      <w:r w:rsidR="005A6DD5" w:rsidRPr="00B60D70">
        <w:rPr>
          <w:rFonts w:ascii="TH SarabunPSK" w:hAnsi="TH SarabunPSK" w:cs="TH SarabunPSK"/>
          <w:cs/>
          <w:lang w:val="th-TH"/>
        </w:rPr>
        <w:tab/>
      </w:r>
      <w:r w:rsidR="005A6DD5" w:rsidRPr="00B60D70">
        <w:rPr>
          <w:rFonts w:ascii="TH SarabunPSK" w:hAnsi="TH SarabunPSK" w:cs="TH SarabunPSK" w:hint="cs"/>
          <w:cs/>
          <w:lang w:val="th-TH"/>
        </w:rPr>
        <w:t>2</w:t>
      </w:r>
      <w:r w:rsidR="00095845">
        <w:rPr>
          <w:rFonts w:ascii="TH SarabunPSK" w:hAnsi="TH SarabunPSK" w:cs="TH SarabunPSK" w:hint="cs"/>
          <w:cs/>
          <w:lang w:val="th-TH"/>
        </w:rPr>
        <w:t>70</w:t>
      </w:r>
    </w:p>
    <w:p w14:paraId="0CB5F8CC" w14:textId="6FC711EA" w:rsidR="00F44A81" w:rsidRPr="00B60D70" w:rsidRDefault="005A6DD5" w:rsidP="005A6DD5">
      <w:pPr>
        <w:tabs>
          <w:tab w:val="left" w:pos="1843"/>
          <w:tab w:val="left" w:pos="8505"/>
        </w:tabs>
        <w:ind w:left="1843" w:hanging="1417"/>
        <w:rPr>
          <w:rFonts w:ascii="TH SarabunPSK" w:hAnsi="TH SarabunPSK" w:cs="TH SarabunPSK"/>
          <w:lang w:val="th-TH"/>
        </w:rPr>
      </w:pPr>
      <w:r w:rsidRPr="00B60D70">
        <w:rPr>
          <w:rFonts w:ascii="TH SarabunPSK" w:hAnsi="TH SarabunPSK" w:cs="TH SarabunPSK"/>
          <w:cs/>
          <w:lang w:val="th-TH"/>
        </w:rPr>
        <w:tab/>
        <w:t>ระดับปริญญาตรี</w:t>
      </w:r>
    </w:p>
    <w:p w14:paraId="26B24D2F" w14:textId="7239FA8B" w:rsidR="005A6DD5" w:rsidRPr="00B60D70" w:rsidRDefault="00F44A81" w:rsidP="005A6DD5">
      <w:pPr>
        <w:tabs>
          <w:tab w:val="left" w:pos="1843"/>
          <w:tab w:val="left" w:pos="8505"/>
        </w:tabs>
        <w:ind w:left="1843" w:hanging="1417"/>
        <w:rPr>
          <w:rFonts w:ascii="TH SarabunPSK" w:hAnsi="TH SarabunPSK" w:cs="TH SarabunPSK" w:hint="cs"/>
          <w:cs/>
        </w:rPr>
      </w:pPr>
      <w:r w:rsidRPr="00B60D70">
        <w:rPr>
          <w:rFonts w:ascii="TH SarabunPSK" w:hAnsi="TH SarabunPSK" w:cs="TH SarabunPSK" w:hint="cs"/>
          <w:cs/>
          <w:lang w:val="th-TH"/>
        </w:rPr>
        <w:t>ภาคผนวก ฉ</w:t>
      </w:r>
      <w:r w:rsidRPr="00B60D70">
        <w:rPr>
          <w:rFonts w:ascii="TH SarabunPSK" w:hAnsi="TH SarabunPSK" w:cs="TH SarabunPSK" w:hint="cs"/>
          <w:cs/>
          <w:lang w:val="th-TH"/>
        </w:rPr>
        <w:tab/>
      </w:r>
      <w:r w:rsidR="005A6DD5" w:rsidRPr="00B60D70">
        <w:rPr>
          <w:rFonts w:ascii="TH SarabunPSK" w:hAnsi="TH SarabunPSK" w:cs="TH SarabunPSK"/>
          <w:cs/>
          <w:lang w:val="th-TH"/>
        </w:rPr>
        <w:t>ตารางการเปรียบเทียบรายวิชาระหว่างหลักสูตรเดิมและหลักสูตรปรับปรุง</w:t>
      </w:r>
      <w:r w:rsidR="005A6DD5" w:rsidRPr="00B60D70">
        <w:rPr>
          <w:rFonts w:ascii="TH SarabunPSK" w:hAnsi="TH SarabunPSK" w:cs="TH SarabunPSK"/>
          <w:cs/>
          <w:lang w:val="th-TH"/>
        </w:rPr>
        <w:tab/>
      </w:r>
      <w:r w:rsidR="005A6DD5" w:rsidRPr="00B60D70">
        <w:rPr>
          <w:rFonts w:ascii="TH SarabunPSK" w:hAnsi="TH SarabunPSK" w:cs="TH SarabunPSK" w:hint="cs"/>
          <w:cs/>
          <w:lang w:val="th-TH"/>
        </w:rPr>
        <w:t>2</w:t>
      </w:r>
      <w:r w:rsidR="00095845">
        <w:rPr>
          <w:rFonts w:ascii="TH SarabunPSK" w:hAnsi="TH SarabunPSK" w:cs="TH SarabunPSK" w:hint="cs"/>
          <w:cs/>
          <w:lang w:val="th-TH"/>
        </w:rPr>
        <w:t>92</w:t>
      </w:r>
    </w:p>
    <w:p w14:paraId="3C16720B" w14:textId="69C82C96" w:rsidR="00F44A81" w:rsidRPr="00B60D70" w:rsidRDefault="005A6DD5" w:rsidP="005A6DD5">
      <w:pPr>
        <w:tabs>
          <w:tab w:val="left" w:pos="1843"/>
          <w:tab w:val="left" w:pos="8505"/>
        </w:tabs>
        <w:ind w:left="1843" w:hanging="1417"/>
        <w:rPr>
          <w:rFonts w:ascii="TH SarabunPSK" w:hAnsi="TH SarabunPSK" w:cs="TH SarabunPSK"/>
          <w:lang w:val="th-TH"/>
        </w:rPr>
      </w:pPr>
      <w:r w:rsidRPr="00B60D70">
        <w:rPr>
          <w:rFonts w:ascii="TH SarabunPSK" w:hAnsi="TH SarabunPSK" w:cs="TH SarabunPSK"/>
          <w:cs/>
          <w:lang w:val="th-TH"/>
        </w:rPr>
        <w:tab/>
        <w:t>(กรณีหลักสูตรปรับปรุง)</w:t>
      </w:r>
    </w:p>
    <w:p w14:paraId="614A6488" w14:textId="1BE684C7" w:rsidR="004D09CE" w:rsidRPr="00B60D70" w:rsidRDefault="00F44A81" w:rsidP="005A6DD5">
      <w:pPr>
        <w:tabs>
          <w:tab w:val="left" w:pos="1843"/>
          <w:tab w:val="left" w:pos="8505"/>
        </w:tabs>
        <w:ind w:left="1843" w:hanging="1417"/>
        <w:rPr>
          <w:rFonts w:ascii="TH SarabunPSK" w:hAnsi="TH SarabunPSK" w:cs="TH SarabunPSK" w:hint="cs"/>
          <w:cs/>
        </w:rPr>
      </w:pPr>
      <w:r w:rsidRPr="00B60D70">
        <w:rPr>
          <w:rFonts w:ascii="TH SarabunPSK" w:hAnsi="TH SarabunPSK" w:cs="TH SarabunPSK" w:hint="cs"/>
          <w:cs/>
          <w:lang w:val="th-TH"/>
        </w:rPr>
        <w:t>ภาคผนวก ช</w:t>
      </w:r>
      <w:r w:rsidRPr="00B60D70">
        <w:rPr>
          <w:rFonts w:ascii="TH SarabunPSK" w:hAnsi="TH SarabunPSK" w:cs="TH SarabunPSK" w:hint="cs"/>
          <w:cs/>
          <w:lang w:val="th-TH"/>
        </w:rPr>
        <w:tab/>
      </w:r>
      <w:r w:rsidR="005A6DD5" w:rsidRPr="00B60D70">
        <w:rPr>
          <w:rFonts w:ascii="TH SarabunPSK" w:hAnsi="TH SarabunPSK" w:cs="TH SarabunPSK"/>
          <w:cs/>
          <w:lang w:val="th-TH"/>
        </w:rPr>
        <w:t>รายชื่อสถานศึกษาที่มีความร่วมมือกับคณะ สาขาวิชา และหลักสูตร</w:t>
      </w:r>
      <w:r w:rsidR="005A6DD5" w:rsidRPr="00B60D70">
        <w:rPr>
          <w:rFonts w:ascii="TH SarabunPSK" w:hAnsi="TH SarabunPSK" w:cs="TH SarabunPSK"/>
          <w:cs/>
          <w:lang w:val="th-TH"/>
        </w:rPr>
        <w:tab/>
      </w:r>
      <w:r w:rsidR="00095845">
        <w:rPr>
          <w:rFonts w:ascii="TH SarabunPSK" w:hAnsi="TH SarabunPSK" w:cs="TH SarabunPSK" w:hint="cs"/>
          <w:cs/>
          <w:lang w:val="th-TH"/>
        </w:rPr>
        <w:t>315</w:t>
      </w:r>
    </w:p>
    <w:p w14:paraId="5817C72E" w14:textId="77777777" w:rsidR="005156CE" w:rsidRPr="00B60D70" w:rsidRDefault="005156CE" w:rsidP="009E1758">
      <w:pPr>
        <w:tabs>
          <w:tab w:val="left" w:pos="993"/>
          <w:tab w:val="left" w:pos="8505"/>
        </w:tabs>
        <w:ind w:left="993" w:hanging="567"/>
        <w:rPr>
          <w:rFonts w:ascii="TH SarabunPSK" w:hAnsi="TH SarabunPSK" w:cs="TH SarabunPSK"/>
        </w:rPr>
      </w:pPr>
    </w:p>
    <w:p w14:paraId="7BBEBC98" w14:textId="06009844" w:rsidR="004D09CE" w:rsidRPr="00B60D70" w:rsidRDefault="004D09CE" w:rsidP="009E1758">
      <w:pPr>
        <w:tabs>
          <w:tab w:val="left" w:pos="993"/>
          <w:tab w:val="left" w:pos="8505"/>
        </w:tabs>
        <w:ind w:left="993" w:hanging="567"/>
        <w:rPr>
          <w:rFonts w:ascii="TH SarabunPSK" w:hAnsi="TH SarabunPSK" w:cs="TH SarabunPSK"/>
          <w:cs/>
        </w:rPr>
        <w:sectPr w:rsidR="004D09CE" w:rsidRPr="00B60D70" w:rsidSect="00CD259C">
          <w:headerReference w:type="default" r:id="rId13"/>
          <w:footerReference w:type="default" r:id="rId14"/>
          <w:pgSz w:w="11906" w:h="16838"/>
          <w:pgMar w:top="1440" w:right="1440" w:bottom="1440" w:left="1440" w:header="706" w:footer="706" w:gutter="0"/>
          <w:cols w:space="708"/>
          <w:docGrid w:linePitch="360"/>
        </w:sectPr>
      </w:pPr>
    </w:p>
    <w:p w14:paraId="4421D1DC" w14:textId="77777777" w:rsidR="00F44A81" w:rsidRPr="00B60D70" w:rsidRDefault="00F44A81" w:rsidP="009E1758">
      <w:pPr>
        <w:tabs>
          <w:tab w:val="left" w:pos="993"/>
          <w:tab w:val="left" w:pos="8505"/>
        </w:tabs>
        <w:ind w:left="993" w:hanging="567"/>
        <w:rPr>
          <w:rFonts w:ascii="TH SarabunPSK" w:hAnsi="TH SarabunPSK" w:cs="TH SarabunPSK"/>
          <w:lang w:val="th-TH"/>
        </w:rPr>
      </w:pPr>
    </w:p>
    <w:p w14:paraId="47AA8F53" w14:textId="607CB1CC" w:rsidR="00055772" w:rsidRPr="00B60D70" w:rsidRDefault="00055772" w:rsidP="00592146">
      <w:pPr>
        <w:rPr>
          <w:rFonts w:ascii="TH SarabunPSK" w:hAnsi="TH SarabunPSK" w:cs="TH SarabunPSK"/>
          <w:lang w:val="th-TH"/>
        </w:rPr>
      </w:pPr>
    </w:p>
    <w:p w14:paraId="6266FF40" w14:textId="77777777" w:rsidR="00F44A81" w:rsidRPr="00B60D70" w:rsidRDefault="00F44A81" w:rsidP="00592146">
      <w:pPr>
        <w:rPr>
          <w:rFonts w:ascii="TH SarabunPSK" w:hAnsi="TH SarabunPSK" w:cs="TH SarabunPSK"/>
          <w:lang w:val="th-TH"/>
        </w:rPr>
      </w:pPr>
    </w:p>
    <w:p w14:paraId="1769B211" w14:textId="77777777" w:rsidR="00F44A81" w:rsidRPr="00B60D70" w:rsidRDefault="00F44A81" w:rsidP="00592146">
      <w:pPr>
        <w:rPr>
          <w:rFonts w:ascii="TH SarabunPSK" w:eastAsiaTheme="majorEastAsia" w:hAnsi="TH SarabunPSK" w:cs="TH SarabunPSK"/>
          <w:cs/>
          <w:lang w:val="th-TH"/>
        </w:rPr>
      </w:pPr>
    </w:p>
    <w:p w14:paraId="2F8FFE48" w14:textId="77777777" w:rsidR="009E1758" w:rsidRPr="00B60D70" w:rsidRDefault="009E1758">
      <w:pPr>
        <w:jc w:val="left"/>
        <w:rPr>
          <w:rFonts w:ascii="TH SarabunPSK" w:eastAsiaTheme="majorEastAsia" w:hAnsi="TH SarabunPSK" w:cs="TH SarabunPSK"/>
          <w:b/>
          <w:bCs/>
          <w:sz w:val="40"/>
          <w:szCs w:val="40"/>
          <w:highlight w:val="lightGray"/>
          <w:lang w:val="th-TH"/>
        </w:rPr>
      </w:pPr>
      <w:bookmarkStart w:id="9" w:name="_Toc179245983"/>
      <w:r w:rsidRPr="00B60D70">
        <w:rPr>
          <w:rFonts w:ascii="TH SarabunPSK" w:hAnsi="TH SarabunPSK" w:cs="TH SarabunPSK" w:hint="cs"/>
          <w:highlight w:val="lightGray"/>
          <w:cs/>
        </w:rPr>
        <w:br w:type="page"/>
      </w:r>
    </w:p>
    <w:p w14:paraId="10807C35" w14:textId="2543A7FB" w:rsidR="009E6917" w:rsidRPr="00B60D70" w:rsidRDefault="00D756E0" w:rsidP="009E1758">
      <w:pPr>
        <w:pStyle w:val="1"/>
        <w:rPr>
          <w:rFonts w:ascii="TH SarabunPSK" w:hAnsi="TH SarabunPSK" w:cs="TH SarabunPSK"/>
        </w:rPr>
      </w:pPr>
      <w:bookmarkStart w:id="10" w:name="_Toc179656351"/>
      <w:bookmarkStart w:id="11" w:name="_Toc180609431"/>
      <w:bookmarkStart w:id="12" w:name="_Toc191634046"/>
      <w:r w:rsidRPr="00B60D70">
        <w:rPr>
          <w:rFonts w:ascii="TH SarabunPSK" w:hAnsi="TH SarabunPSK" w:cs="TH SarabunPSK" w:hint="cs"/>
          <w:cs/>
        </w:rPr>
        <w:lastRenderedPageBreak/>
        <w:t>บทสรุปผู้บริหาร</w:t>
      </w:r>
      <w:bookmarkEnd w:id="7"/>
      <w:bookmarkEnd w:id="8"/>
      <w:bookmarkEnd w:id="9"/>
      <w:bookmarkEnd w:id="10"/>
      <w:bookmarkEnd w:id="11"/>
      <w:bookmarkEnd w:id="12"/>
    </w:p>
    <w:p w14:paraId="2C29B261" w14:textId="77777777" w:rsidR="009E6917" w:rsidRPr="00B60D70" w:rsidRDefault="009E6917" w:rsidP="00592146">
      <w:pPr>
        <w:rPr>
          <w:rFonts w:ascii="TH SarabunPSK" w:hAnsi="TH SarabunPSK" w:cs="TH SarabunPSK"/>
        </w:rPr>
      </w:pPr>
    </w:p>
    <w:p w14:paraId="56AD04C2" w14:textId="1D4486FB" w:rsidR="009E6917" w:rsidRPr="00B60D70" w:rsidRDefault="00E7431F" w:rsidP="00FF7D50">
      <w:pPr>
        <w:pStyle w:val="2"/>
        <w:numPr>
          <w:ilvl w:val="1"/>
          <w:numId w:val="76"/>
        </w:numPr>
        <w:rPr>
          <w:rFonts w:ascii="TH SarabunPSK" w:hAnsi="TH SarabunPSK" w:cs="TH SarabunPSK"/>
        </w:rPr>
      </w:pPr>
      <w:bookmarkStart w:id="13" w:name="_Toc179245984"/>
      <w:bookmarkStart w:id="14" w:name="_Toc179656352"/>
      <w:bookmarkStart w:id="15" w:name="_Toc180609432"/>
      <w:bookmarkStart w:id="16" w:name="_Toc191634047"/>
      <w:r w:rsidRPr="00B60D70">
        <w:rPr>
          <w:rFonts w:ascii="TH SarabunPSK" w:hAnsi="TH SarabunPSK" w:cs="TH SarabunPSK" w:hint="cs"/>
          <w:cs/>
        </w:rPr>
        <w:t>สาระสำคัญของการเสนอปรับปรุงหลักสูตรและกระบวนการกำหนดผลลัพธ์การเรียนรู้ระดับหลักสูตร</w:t>
      </w:r>
      <w:bookmarkEnd w:id="13"/>
      <w:bookmarkEnd w:id="14"/>
      <w:bookmarkEnd w:id="15"/>
      <w:bookmarkEnd w:id="16"/>
    </w:p>
    <w:p w14:paraId="7BD2394E" w14:textId="06BB753B" w:rsidR="00F01533" w:rsidRPr="00B60D70" w:rsidRDefault="00F01533" w:rsidP="00304B96">
      <w:pPr>
        <w:ind w:firstLine="720"/>
        <w:rPr>
          <w:rFonts w:ascii="TH SarabunPSK" w:hAnsi="TH SarabunPSK" w:cs="TH SarabunPSK"/>
        </w:rPr>
      </w:pPr>
      <w:r w:rsidRPr="00B60D70">
        <w:rPr>
          <w:rFonts w:ascii="TH SarabunPSK" w:hAnsi="TH SarabunPSK" w:cs="TH SarabunPSK" w:hint="cs"/>
          <w:cs/>
          <w:lang w:val="th-TH"/>
        </w:rPr>
        <w:t>เทคโนโลยี</w:t>
      </w:r>
      <w:r w:rsidRPr="00B60D70">
        <w:rPr>
          <w:rFonts w:ascii="TH SarabunPSK" w:hAnsi="TH SarabunPSK" w:cs="TH SarabunPSK" w:hint="cs"/>
          <w:cs/>
        </w:rPr>
        <w:t>สารสนเทศ ระบบดิจิตอล และปัญญาประดิษฐ์ เข้ามามีบทบาทต่อเศรษฐกิจ ระบบอุตสาหกรรม สายงานวิศวกรรมโยธา เทคนิคการก่อสร้างโดยวัสดุใหม่</w:t>
      </w:r>
      <w:r w:rsidR="00BD7F9D" w:rsidRPr="00B60D70">
        <w:rPr>
          <w:rFonts w:ascii="TH SarabunPSK" w:hAnsi="TH SarabunPSK" w:cs="TH SarabunPSK" w:hint="cs"/>
          <w:cs/>
        </w:rPr>
        <w:t xml:space="preserve"> </w:t>
      </w:r>
      <w:r w:rsidRPr="00B60D70">
        <w:rPr>
          <w:rFonts w:ascii="TH SarabunPSK" w:hAnsi="TH SarabunPSK" w:cs="TH SarabunPSK" w:hint="cs"/>
          <w:cs/>
        </w:rPr>
        <w:t>และแบบจำลองสารสนเทศอาคาร (</w:t>
      </w:r>
      <w:r w:rsidRPr="00B60D70">
        <w:rPr>
          <w:rFonts w:ascii="TH SarabunPSK" w:hAnsi="TH SarabunPSK" w:cs="TH SarabunPSK" w:hint="cs"/>
        </w:rPr>
        <w:t>Building Information Model, BIM</w:t>
      </w:r>
      <w:r w:rsidRPr="00B60D70">
        <w:rPr>
          <w:rFonts w:ascii="TH SarabunPSK" w:hAnsi="TH SarabunPSK" w:cs="TH SarabunPSK" w:hint="cs"/>
          <w:cs/>
        </w:rPr>
        <w:t xml:space="preserve">) ได้เข้ามามีบทบาทต่องานก่อสร้างทั้งกระบวนการ หลักสูตรครุศาสตร์อุตสาหกรรมบัณฑิต </w:t>
      </w:r>
      <w:r w:rsidR="00581ACD" w:rsidRPr="00B60D70">
        <w:rPr>
          <w:rFonts w:ascii="TH SarabunPSK" w:hAnsi="TH SarabunPSK" w:cs="TH SarabunPSK" w:hint="cs"/>
          <w:cs/>
        </w:rPr>
        <w:t>สาขาวิชาวิศวกรรมโยธา</w:t>
      </w:r>
      <w:r w:rsidRPr="00B60D70">
        <w:rPr>
          <w:rFonts w:ascii="TH SarabunPSK" w:hAnsi="TH SarabunPSK" w:cs="TH SarabunPSK" w:hint="cs"/>
          <w:cs/>
        </w:rPr>
        <w:t xml:space="preserve"> มีบทบาทที่สำคัญในการเตรียมคนเพื่อให้มีความรู้ในงานวิศวกรรมโยธา เพื่อเป็นผู้ถ่า</w:t>
      </w:r>
      <w:r w:rsidR="007B1563" w:rsidRPr="00B60D70">
        <w:rPr>
          <w:rFonts w:ascii="TH SarabunPSK" w:hAnsi="TH SarabunPSK" w:cs="TH SarabunPSK" w:hint="cs"/>
          <w:cs/>
        </w:rPr>
        <w:t>ย</w:t>
      </w:r>
      <w:r w:rsidRPr="00B60D70">
        <w:rPr>
          <w:rFonts w:ascii="TH SarabunPSK" w:hAnsi="TH SarabunPSK" w:cs="TH SarabunPSK" w:hint="cs"/>
          <w:cs/>
        </w:rPr>
        <w:t>ทอดความรู้ด้านวิศวกรรมโยธาไปสู่พนักงานในระดับต่าง</w:t>
      </w:r>
      <w:r w:rsidR="00D420AC" w:rsidRPr="00B60D70">
        <w:rPr>
          <w:rFonts w:ascii="TH SarabunPSK" w:hAnsi="TH SarabunPSK" w:cs="TH SarabunPSK" w:hint="cs"/>
          <w:cs/>
        </w:rPr>
        <w:t xml:space="preserve"> ๆ</w:t>
      </w:r>
      <w:r w:rsidRPr="00B60D70">
        <w:rPr>
          <w:rFonts w:ascii="TH SarabunPSK" w:hAnsi="TH SarabunPSK" w:cs="TH SarabunPSK" w:hint="cs"/>
          <w:cs/>
        </w:rPr>
        <w:t xml:space="preserve"> ในสถานประกอบการและผู้เรียนในสาขาช่างก่อสร้าง</w:t>
      </w:r>
      <w:r w:rsidR="00973EFE" w:rsidRPr="00B60D70">
        <w:rPr>
          <w:rFonts w:ascii="TH SarabunPSK" w:hAnsi="TH SarabunPSK" w:cs="TH SarabunPSK" w:hint="cs"/>
          <w:cs/>
        </w:rPr>
        <w:t xml:space="preserve"> ช่างโยธา และช่างสำรวจ หลักสูตร</w:t>
      </w:r>
      <w:r w:rsidRPr="00B60D70">
        <w:rPr>
          <w:rFonts w:ascii="TH SarabunPSK" w:hAnsi="TH SarabunPSK" w:cs="TH SarabunPSK" w:hint="cs"/>
          <w:cs/>
        </w:rPr>
        <w:t>ได้พิจารณาและวิเคราะห์ผลกระทบจากการเปลี่ยนแปลงข้างต้น</w:t>
      </w:r>
      <w:r w:rsidR="00973EFE" w:rsidRPr="00B60D70">
        <w:rPr>
          <w:rFonts w:ascii="TH SarabunPSK" w:hAnsi="TH SarabunPSK" w:cs="TH SarabunPSK" w:hint="cs"/>
          <w:cs/>
        </w:rPr>
        <w:t xml:space="preserve"> ความต้องการของผู้มีส่วนได้ส่วนเสีย พิจารณาจากสภาพแวดล้อมภายนอกและภายในหลักสูตรรวมทั้งปรัชญาของหลักสูตร มาออกแบบเป็นกระบวนการเพื่อกำหนดทิศทางการออกแบบและพัฒนาหลักสูตรดังแสดงในรูปที่ </w:t>
      </w:r>
      <w:r w:rsidR="00973EFE" w:rsidRPr="00B60D70">
        <w:rPr>
          <w:rFonts w:ascii="TH SarabunPSK" w:hAnsi="TH SarabunPSK" w:cs="TH SarabunPSK" w:hint="cs"/>
        </w:rPr>
        <w:t xml:space="preserve">1.1 </w:t>
      </w:r>
    </w:p>
    <w:p w14:paraId="391AC622" w14:textId="77777777" w:rsidR="00973EFE" w:rsidRPr="00B60D70" w:rsidRDefault="00973EFE" w:rsidP="00592146">
      <w:pPr>
        <w:rPr>
          <w:rFonts w:ascii="TH SarabunPSK" w:hAnsi="TH SarabunPSK" w:cs="TH SarabunPSK"/>
        </w:rPr>
      </w:pPr>
    </w:p>
    <w:p w14:paraId="6FAFBE59" w14:textId="38466500" w:rsidR="00973EFE" w:rsidRPr="00B60D70" w:rsidRDefault="00213A5F" w:rsidP="00D420AC">
      <w:pPr>
        <w:jc w:val="center"/>
        <w:rPr>
          <w:rFonts w:ascii="TH SarabunPSK" w:hAnsi="TH SarabunPSK" w:cs="TH SarabunPSK"/>
        </w:rPr>
      </w:pPr>
      <w:r w:rsidRPr="00B60D70">
        <w:rPr>
          <w:rFonts w:ascii="TH SarabunPSK" w:hAnsi="TH SarabunPSK" w:cs="TH SarabunPSK" w:hint="cs"/>
          <w:noProof/>
        </w:rPr>
        <w:drawing>
          <wp:inline distT="0" distB="0" distL="0" distR="0" wp14:anchorId="7F9D7315" wp14:editId="6C8B1EA4">
            <wp:extent cx="5210269" cy="4142932"/>
            <wp:effectExtent l="0" t="0" r="0" b="0"/>
            <wp:docPr id="2719252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25270"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217240" cy="4148475"/>
                    </a:xfrm>
                    <a:prstGeom prst="rect">
                      <a:avLst/>
                    </a:prstGeom>
                  </pic:spPr>
                </pic:pic>
              </a:graphicData>
            </a:graphic>
          </wp:inline>
        </w:drawing>
      </w:r>
    </w:p>
    <w:p w14:paraId="1C1B5336" w14:textId="77777777" w:rsidR="00592146" w:rsidRPr="00B60D70" w:rsidRDefault="00592146" w:rsidP="00592146">
      <w:pPr>
        <w:rPr>
          <w:rFonts w:ascii="TH SarabunPSK" w:hAnsi="TH SarabunPSK" w:cs="TH SarabunPSK"/>
          <w:b/>
          <w:bCs/>
          <w:sz w:val="16"/>
          <w:szCs w:val="16"/>
        </w:rPr>
      </w:pPr>
    </w:p>
    <w:p w14:paraId="63D990A6" w14:textId="6EA71D48" w:rsidR="00973EFE" w:rsidRPr="00B60D70" w:rsidRDefault="00973EFE" w:rsidP="00592146">
      <w:pPr>
        <w:jc w:val="center"/>
        <w:rPr>
          <w:rFonts w:ascii="TH SarabunPSK" w:hAnsi="TH SarabunPSK" w:cs="TH SarabunPSK"/>
          <w:sz w:val="28"/>
          <w:szCs w:val="28"/>
          <w:cs/>
        </w:rPr>
      </w:pPr>
      <w:r w:rsidRPr="00B60D70">
        <w:rPr>
          <w:rFonts w:ascii="TH SarabunPSK" w:hAnsi="TH SarabunPSK" w:cs="TH SarabunPSK" w:hint="cs"/>
          <w:b/>
          <w:bCs/>
          <w:sz w:val="28"/>
          <w:szCs w:val="28"/>
          <w:cs/>
        </w:rPr>
        <w:t>รูปที่ 1</w:t>
      </w:r>
      <w:r w:rsidRPr="00B60D70">
        <w:rPr>
          <w:rFonts w:ascii="TH SarabunPSK" w:hAnsi="TH SarabunPSK" w:cs="TH SarabunPSK" w:hint="cs"/>
          <w:b/>
          <w:bCs/>
          <w:sz w:val="28"/>
          <w:szCs w:val="28"/>
        </w:rPr>
        <w:t>.1</w:t>
      </w:r>
      <w:r w:rsidRPr="00B60D70">
        <w:rPr>
          <w:rFonts w:ascii="TH SarabunPSK" w:hAnsi="TH SarabunPSK" w:cs="TH SarabunPSK" w:hint="cs"/>
          <w:b/>
          <w:bCs/>
          <w:sz w:val="28"/>
          <w:szCs w:val="28"/>
          <w:cs/>
        </w:rPr>
        <w:t xml:space="preserve"> </w:t>
      </w:r>
      <w:r w:rsidRPr="00B60D70">
        <w:rPr>
          <w:rFonts w:ascii="TH SarabunPSK" w:hAnsi="TH SarabunPSK" w:cs="TH SarabunPSK" w:hint="cs"/>
          <w:sz w:val="28"/>
          <w:szCs w:val="28"/>
          <w:cs/>
        </w:rPr>
        <w:t>กระบวนการให้ได้มาซึ่งผลลัพธ์การเรียนรู้ระดับหลักสูตรและแนวทางการพัฒนาหลักสูตร</w:t>
      </w:r>
    </w:p>
    <w:p w14:paraId="2ACFAAA5" w14:textId="77777777" w:rsidR="00F01533" w:rsidRPr="00B60D70" w:rsidRDefault="00F01533" w:rsidP="00592146">
      <w:pPr>
        <w:rPr>
          <w:rFonts w:ascii="TH SarabunPSK" w:hAnsi="TH SarabunPSK" w:cs="TH SarabunPSK"/>
        </w:rPr>
      </w:pPr>
    </w:p>
    <w:p w14:paraId="3F494C02" w14:textId="341482C1" w:rsidR="00E7431F" w:rsidRPr="00B60D70" w:rsidRDefault="00E7431F" w:rsidP="00FF7D50">
      <w:pPr>
        <w:pStyle w:val="2"/>
        <w:numPr>
          <w:ilvl w:val="1"/>
          <w:numId w:val="76"/>
        </w:numPr>
        <w:rPr>
          <w:rFonts w:ascii="TH SarabunPSK" w:hAnsi="TH SarabunPSK" w:cs="TH SarabunPSK"/>
        </w:rPr>
      </w:pPr>
      <w:bookmarkStart w:id="17" w:name="_Toc179245985"/>
      <w:bookmarkStart w:id="18" w:name="_Toc179656353"/>
      <w:bookmarkStart w:id="19" w:name="_Toc180609433"/>
      <w:bookmarkStart w:id="20" w:name="_Toc191634048"/>
      <w:r w:rsidRPr="00B60D70">
        <w:rPr>
          <w:rFonts w:ascii="TH SarabunPSK" w:hAnsi="TH SarabunPSK" w:cs="TH SarabunPSK" w:hint="cs"/>
          <w:cs/>
        </w:rPr>
        <w:lastRenderedPageBreak/>
        <w:t>แนวคิดในการปรับปรุงหลักสูตรครั้งนี้</w:t>
      </w:r>
      <w:bookmarkEnd w:id="17"/>
      <w:bookmarkEnd w:id="18"/>
      <w:bookmarkEnd w:id="19"/>
      <w:bookmarkEnd w:id="20"/>
    </w:p>
    <w:p w14:paraId="49120A92" w14:textId="17FA4646" w:rsidR="00973EFE" w:rsidRPr="00B60D70" w:rsidRDefault="00973EFE" w:rsidP="00304B96">
      <w:pPr>
        <w:ind w:firstLine="720"/>
        <w:rPr>
          <w:rFonts w:ascii="TH SarabunPSK" w:hAnsi="TH SarabunPSK" w:cs="TH SarabunPSK"/>
        </w:rPr>
      </w:pPr>
      <w:r w:rsidRPr="00B60D70">
        <w:rPr>
          <w:rFonts w:ascii="TH SarabunPSK" w:hAnsi="TH SarabunPSK" w:cs="TH SarabunPSK" w:hint="cs"/>
          <w:cs/>
        </w:rPr>
        <w:t>จาก</w:t>
      </w:r>
      <w:r w:rsidRPr="00B60D70">
        <w:rPr>
          <w:rFonts w:ascii="TH SarabunPSK" w:hAnsi="TH SarabunPSK" w:cs="TH SarabunPSK" w:hint="cs"/>
          <w:cs/>
          <w:lang w:val="th-TH"/>
        </w:rPr>
        <w:t>สารสนเทศ</w:t>
      </w:r>
      <w:r w:rsidRPr="00B60D70">
        <w:rPr>
          <w:rFonts w:ascii="TH SarabunPSK" w:hAnsi="TH SarabunPSK" w:cs="TH SarabunPSK" w:hint="cs"/>
          <w:cs/>
        </w:rPr>
        <w:t xml:space="preserve">ข้างต้น หลักสูตรได้กำหนดกรอบแนวคิดสำคัญในการพัฒนานักศึกษาไว้ </w:t>
      </w:r>
      <w:r w:rsidR="00592146" w:rsidRPr="00B60D70">
        <w:rPr>
          <w:rFonts w:ascii="TH SarabunPSK" w:hAnsi="TH SarabunPSK" w:cs="TH SarabunPSK" w:hint="cs"/>
        </w:rPr>
        <w:t>5</w:t>
      </w:r>
      <w:r w:rsidRPr="00B60D70">
        <w:rPr>
          <w:rFonts w:ascii="TH SarabunPSK" w:hAnsi="TH SarabunPSK" w:cs="TH SarabunPSK" w:hint="cs"/>
          <w:cs/>
        </w:rPr>
        <w:t xml:space="preserve"> ด้านเพื่อให้สอดคล้องกับบทบาทและความรับผิดชอบที่คาดหวัง คือ </w:t>
      </w:r>
    </w:p>
    <w:p w14:paraId="0D50DEFF" w14:textId="1EDAD223" w:rsidR="00592146" w:rsidRPr="00B60D70" w:rsidRDefault="00973EFE" w:rsidP="00FF7D50">
      <w:pPr>
        <w:pStyle w:val="af9"/>
        <w:numPr>
          <w:ilvl w:val="0"/>
          <w:numId w:val="77"/>
        </w:numPr>
        <w:rPr>
          <w:rFonts w:ascii="TH SarabunPSK" w:hAnsi="TH SarabunPSK" w:cs="TH SarabunPSK"/>
        </w:rPr>
      </w:pPr>
      <w:r w:rsidRPr="00B60D70">
        <w:rPr>
          <w:rFonts w:ascii="TH SarabunPSK" w:hAnsi="TH SarabunPSK" w:cs="TH SarabunPSK" w:hint="cs"/>
          <w:cs/>
        </w:rPr>
        <w:t>มีความรู้ ความเข้าใจ และทักษะทางวิศวกรรม</w:t>
      </w:r>
      <w:r w:rsidR="00592146" w:rsidRPr="00B60D70">
        <w:rPr>
          <w:rFonts w:ascii="TH SarabunPSK" w:hAnsi="TH SarabunPSK" w:cs="TH SarabunPSK" w:hint="cs"/>
          <w:cs/>
        </w:rPr>
        <w:t>โยธาตามกรอบมาตรฐานการพัฒนาหลักสูตรใน</w:t>
      </w:r>
      <w:r w:rsidR="00581ACD" w:rsidRPr="00B60D70">
        <w:rPr>
          <w:rFonts w:ascii="TH SarabunPSK" w:hAnsi="TH SarabunPSK" w:cs="TH SarabunPSK" w:hint="cs"/>
          <w:cs/>
        </w:rPr>
        <w:t>สาขาวิชาวิศวกรรมโยธา</w:t>
      </w:r>
      <w:r w:rsidR="00592146" w:rsidRPr="00B60D70">
        <w:rPr>
          <w:rFonts w:ascii="TH SarabunPSK" w:hAnsi="TH SarabunPSK" w:cs="TH SarabunPSK" w:hint="cs"/>
          <w:cs/>
        </w:rPr>
        <w:t xml:space="preserve"> และมีความรู้ความเข้าใจเกี่ยวกับเทคโนโลยีการก่อสร้างสมัยใหม่</w:t>
      </w:r>
    </w:p>
    <w:p w14:paraId="542C6B43" w14:textId="4C0D3065" w:rsidR="00973EFE" w:rsidRPr="00B60D70" w:rsidRDefault="00592146" w:rsidP="00FF7D50">
      <w:pPr>
        <w:pStyle w:val="af9"/>
        <w:numPr>
          <w:ilvl w:val="0"/>
          <w:numId w:val="77"/>
        </w:numPr>
        <w:rPr>
          <w:rFonts w:ascii="TH SarabunPSK" w:hAnsi="TH SarabunPSK" w:cs="TH SarabunPSK"/>
        </w:rPr>
      </w:pPr>
      <w:r w:rsidRPr="00B60D70">
        <w:rPr>
          <w:rFonts w:ascii="TH SarabunPSK" w:hAnsi="TH SarabunPSK" w:cs="TH SarabunPSK" w:hint="cs"/>
          <w:cs/>
        </w:rPr>
        <w:t>ใช้โปรแกรมคอมพิวเตอร์ประยุกต์ในงานวิศวกรรมโยธาที่ทำงานภายใต้แนวคิดของการสร้างแบบจำลองสารสนเทศของอาคาร</w:t>
      </w:r>
    </w:p>
    <w:p w14:paraId="471BDC94" w14:textId="342CB96E" w:rsidR="00973EFE" w:rsidRPr="00B60D70" w:rsidRDefault="00973EFE" w:rsidP="00FF7D50">
      <w:pPr>
        <w:pStyle w:val="af9"/>
        <w:numPr>
          <w:ilvl w:val="0"/>
          <w:numId w:val="77"/>
        </w:numPr>
        <w:rPr>
          <w:rFonts w:ascii="TH SarabunPSK" w:hAnsi="TH SarabunPSK" w:cs="TH SarabunPSK"/>
        </w:rPr>
      </w:pPr>
      <w:r w:rsidRPr="00B60D70">
        <w:rPr>
          <w:rFonts w:ascii="TH SarabunPSK" w:hAnsi="TH SarabunPSK" w:cs="TH SarabunPSK" w:hint="cs"/>
          <w:cs/>
        </w:rPr>
        <w:t>มีความสามารถในการถ่ายทอดความรู้ทางวิศวกรรม</w:t>
      </w:r>
      <w:r w:rsidR="00592146" w:rsidRPr="00B60D70">
        <w:rPr>
          <w:rFonts w:ascii="TH SarabunPSK" w:hAnsi="TH SarabunPSK" w:cs="TH SarabunPSK" w:hint="cs"/>
          <w:cs/>
        </w:rPr>
        <w:t>โยธา</w:t>
      </w:r>
      <w:r w:rsidRPr="00B60D70">
        <w:rPr>
          <w:rFonts w:ascii="TH SarabunPSK" w:hAnsi="TH SarabunPSK" w:cs="TH SarabunPSK" w:hint="cs"/>
          <w:cs/>
        </w:rPr>
        <w:t>และเทคโนโลยี</w:t>
      </w:r>
      <w:r w:rsidR="00592146" w:rsidRPr="00B60D70">
        <w:rPr>
          <w:rFonts w:ascii="TH SarabunPSK" w:hAnsi="TH SarabunPSK" w:cs="TH SarabunPSK" w:hint="cs"/>
          <w:cs/>
        </w:rPr>
        <w:t>การก่อสร้าง ให้กับบุคลากรในสถานประกอบการและผู้เรียนในสถานศึกษา</w:t>
      </w:r>
      <w:r w:rsidRPr="00B60D70">
        <w:rPr>
          <w:rFonts w:ascii="TH SarabunPSK" w:hAnsi="TH SarabunPSK" w:cs="TH SarabunPSK" w:hint="cs"/>
          <w:cs/>
        </w:rPr>
        <w:t xml:space="preserve"> </w:t>
      </w:r>
      <w:r w:rsidR="00592146" w:rsidRPr="00B60D70">
        <w:rPr>
          <w:rFonts w:ascii="TH SarabunPSK" w:hAnsi="TH SarabunPSK" w:cs="TH SarabunPSK" w:hint="cs"/>
          <w:cs/>
        </w:rPr>
        <w:t xml:space="preserve">ด้วยการสอนงาน </w:t>
      </w:r>
      <w:r w:rsidRPr="00B60D70">
        <w:rPr>
          <w:rFonts w:ascii="TH SarabunPSK" w:hAnsi="TH SarabunPSK" w:cs="TH SarabunPSK" w:hint="cs"/>
          <w:cs/>
        </w:rPr>
        <w:t>การเกื้อหนุนการเรียนรู้</w:t>
      </w:r>
      <w:r w:rsidRPr="00B60D70">
        <w:rPr>
          <w:rFonts w:ascii="TH SarabunPSK" w:hAnsi="TH SarabunPSK" w:cs="TH SarabunPSK" w:hint="cs"/>
        </w:rPr>
        <w:t xml:space="preserve"> </w:t>
      </w:r>
      <w:r w:rsidRPr="00B60D70">
        <w:rPr>
          <w:rFonts w:ascii="TH SarabunPSK" w:hAnsi="TH SarabunPSK" w:cs="TH SarabunPSK" w:hint="cs"/>
          <w:cs/>
        </w:rPr>
        <w:t>และการโค้ช</w:t>
      </w:r>
      <w:r w:rsidR="00592146" w:rsidRPr="00B60D70">
        <w:rPr>
          <w:rFonts w:ascii="TH SarabunPSK" w:hAnsi="TH SarabunPSK" w:cs="TH SarabunPSK" w:hint="cs"/>
          <w:cs/>
        </w:rPr>
        <w:t>เพื่อการเรียนรู้</w:t>
      </w:r>
    </w:p>
    <w:p w14:paraId="12EA018B" w14:textId="16239B34" w:rsidR="00973EFE" w:rsidRPr="00B60D70" w:rsidRDefault="00973EFE" w:rsidP="00FF7D50">
      <w:pPr>
        <w:pStyle w:val="af9"/>
        <w:numPr>
          <w:ilvl w:val="0"/>
          <w:numId w:val="77"/>
        </w:numPr>
        <w:rPr>
          <w:rFonts w:ascii="TH SarabunPSK" w:hAnsi="TH SarabunPSK" w:cs="TH SarabunPSK"/>
        </w:rPr>
      </w:pPr>
      <w:r w:rsidRPr="00B60D70">
        <w:rPr>
          <w:rFonts w:ascii="TH SarabunPSK" w:hAnsi="TH SarabunPSK" w:cs="TH SarabunPSK" w:hint="cs"/>
          <w:cs/>
        </w:rPr>
        <w:t>มีกรอบคิดแบบเติบโต</w:t>
      </w:r>
      <w:r w:rsidR="00304B96" w:rsidRPr="00B60D70">
        <w:rPr>
          <w:rFonts w:ascii="TH SarabunPSK" w:hAnsi="TH SarabunPSK" w:cs="TH SarabunPSK" w:hint="cs"/>
          <w:cs/>
        </w:rPr>
        <w:t xml:space="preserve"> </w:t>
      </w:r>
      <w:r w:rsidRPr="00B60D70">
        <w:rPr>
          <w:rFonts w:ascii="TH SarabunPSK" w:hAnsi="TH SarabunPSK" w:cs="TH SarabunPSK" w:hint="cs"/>
          <w:cs/>
        </w:rPr>
        <w:t>พัฒนาตน</w:t>
      </w:r>
      <w:r w:rsidR="00304B96" w:rsidRPr="00B60D70">
        <w:rPr>
          <w:rFonts w:ascii="TH SarabunPSK" w:hAnsi="TH SarabunPSK" w:cs="TH SarabunPSK" w:hint="cs"/>
          <w:cs/>
        </w:rPr>
        <w:t>เอง</w:t>
      </w:r>
      <w:r w:rsidR="00592146" w:rsidRPr="00B60D70">
        <w:rPr>
          <w:rFonts w:ascii="TH SarabunPSK" w:hAnsi="TH SarabunPSK" w:cs="TH SarabunPSK" w:hint="cs"/>
          <w:cs/>
        </w:rPr>
        <w:t>ได้</w:t>
      </w:r>
      <w:r w:rsidRPr="00B60D70">
        <w:rPr>
          <w:rFonts w:ascii="TH SarabunPSK" w:hAnsi="TH SarabunPSK" w:cs="TH SarabunPSK" w:hint="cs"/>
          <w:cs/>
        </w:rPr>
        <w:t>อย่างต่อเนื่องเพื่อให้</w:t>
      </w:r>
      <w:r w:rsidR="00592146" w:rsidRPr="00B60D70">
        <w:rPr>
          <w:rFonts w:ascii="TH SarabunPSK" w:hAnsi="TH SarabunPSK" w:cs="TH SarabunPSK" w:hint="cs"/>
          <w:cs/>
        </w:rPr>
        <w:t>เกิดความ</w:t>
      </w:r>
      <w:r w:rsidRPr="00B60D70">
        <w:rPr>
          <w:rFonts w:ascii="TH SarabunPSK" w:hAnsi="TH SarabunPSK" w:cs="TH SarabunPSK" w:hint="cs"/>
          <w:cs/>
        </w:rPr>
        <w:t>ก้าวหน้าในวิชาชีพ</w:t>
      </w:r>
    </w:p>
    <w:p w14:paraId="53B45AF3" w14:textId="6EC9F096" w:rsidR="00973EFE" w:rsidRPr="00B60D70" w:rsidRDefault="00304B96" w:rsidP="00FF7D50">
      <w:pPr>
        <w:pStyle w:val="af9"/>
        <w:numPr>
          <w:ilvl w:val="0"/>
          <w:numId w:val="77"/>
        </w:numPr>
        <w:rPr>
          <w:rFonts w:ascii="TH SarabunPSK" w:hAnsi="TH SarabunPSK" w:cs="TH SarabunPSK"/>
        </w:rPr>
      </w:pPr>
      <w:r w:rsidRPr="00B60D70">
        <w:rPr>
          <w:rFonts w:ascii="TH SarabunPSK" w:hAnsi="TH SarabunPSK" w:cs="TH SarabunPSK" w:hint="cs"/>
          <w:cs/>
        </w:rPr>
        <w:t>มี</w:t>
      </w:r>
      <w:r w:rsidR="000F5F74" w:rsidRPr="00B60D70">
        <w:rPr>
          <w:rFonts w:ascii="TH SarabunPSK" w:hAnsi="TH SarabunPSK" w:cs="TH SarabunPSK" w:hint="cs"/>
          <w:cs/>
        </w:rPr>
        <w:t>ทัศนคติ</w:t>
      </w:r>
      <w:r w:rsidRPr="00B60D70">
        <w:rPr>
          <w:rFonts w:ascii="TH SarabunPSK" w:hAnsi="TH SarabunPSK" w:cs="TH SarabunPSK" w:hint="cs"/>
          <w:cs/>
        </w:rPr>
        <w:t>แบบพึ่งพาอาศัยกันและกันบนแนวคิดเชิงนิเวศ พร้อมช่วยเหลือผู้อื่นและสังคมโดยไม่แบ่งแยก เห็นประโยชน์ที่เกิดจากการทำงานร่วมกันกับผู้อื่นเพื่อขับเคลื่อนตนเองและสังคม</w:t>
      </w:r>
    </w:p>
    <w:p w14:paraId="05FC2F1D" w14:textId="77777777" w:rsidR="00A17CB6" w:rsidRPr="00B60D70" w:rsidRDefault="00A17CB6" w:rsidP="00592146">
      <w:pPr>
        <w:rPr>
          <w:rFonts w:ascii="TH SarabunPSK" w:hAnsi="TH SarabunPSK" w:cs="TH SarabunPSK"/>
          <w:lang w:val="th-TH"/>
        </w:rPr>
      </w:pPr>
    </w:p>
    <w:p w14:paraId="50C91119" w14:textId="3B22DDC8" w:rsidR="00304B96" w:rsidRPr="00B60D70" w:rsidRDefault="00304B96" w:rsidP="00FF7D50">
      <w:pPr>
        <w:pStyle w:val="2"/>
        <w:numPr>
          <w:ilvl w:val="1"/>
          <w:numId w:val="76"/>
        </w:numPr>
        <w:rPr>
          <w:rFonts w:ascii="TH SarabunPSK" w:hAnsi="TH SarabunPSK" w:cs="TH SarabunPSK"/>
          <w:lang w:val="th-TH"/>
        </w:rPr>
      </w:pPr>
      <w:bookmarkStart w:id="21" w:name="_Toc179245986"/>
      <w:bookmarkStart w:id="22" w:name="_Toc179656354"/>
      <w:bookmarkStart w:id="23" w:name="_Toc180609434"/>
      <w:bookmarkStart w:id="24" w:name="_Toc191634049"/>
      <w:r w:rsidRPr="00B60D70">
        <w:rPr>
          <w:rFonts w:ascii="TH SarabunPSK" w:hAnsi="TH SarabunPSK" w:cs="TH SarabunPSK" w:hint="cs"/>
          <w:cs/>
          <w:lang w:val="th-TH"/>
        </w:rPr>
        <w:t>สาระสำคัญ</w:t>
      </w:r>
      <w:r w:rsidRPr="00B60D70">
        <w:rPr>
          <w:rFonts w:ascii="TH SarabunPSK" w:hAnsi="TH SarabunPSK" w:cs="TH SarabunPSK" w:hint="cs"/>
          <w:cs/>
        </w:rPr>
        <w:t>ในการปรับปรุงหลักสูตร</w:t>
      </w:r>
      <w:bookmarkEnd w:id="21"/>
      <w:bookmarkEnd w:id="22"/>
      <w:bookmarkEnd w:id="23"/>
      <w:bookmarkEnd w:id="24"/>
    </w:p>
    <w:p w14:paraId="77382920" w14:textId="42C184B8" w:rsidR="00304B96" w:rsidRPr="00B60D70" w:rsidRDefault="00304B96" w:rsidP="00304B96">
      <w:pPr>
        <w:ind w:firstLine="720"/>
        <w:rPr>
          <w:rFonts w:ascii="TH SarabunPSK" w:hAnsi="TH SarabunPSK" w:cs="TH SarabunPSK"/>
          <w:lang w:val="th-TH"/>
        </w:rPr>
      </w:pPr>
      <w:r w:rsidRPr="00B60D70">
        <w:rPr>
          <w:rFonts w:ascii="TH SarabunPSK" w:hAnsi="TH SarabunPSK" w:cs="TH SarabunPSK" w:hint="cs"/>
          <w:cs/>
          <w:lang w:val="th-TH"/>
        </w:rPr>
        <w:t xml:space="preserve">หลักสูตรได้ปรับและเปลี่ยนแปลงหลักสูตร ฉบับปรับปรุง พ.ศ. 2568 (ใหม่) ไปจากหลักสูตรปรับปรุง พ.ศ. 2563 (เดิม) ในหลากหลายประการเพื่อให้สอดคล้องกับแนวคิดทั้ง </w:t>
      </w:r>
      <w:r w:rsidRPr="00B60D70">
        <w:rPr>
          <w:rFonts w:ascii="TH SarabunPSK" w:hAnsi="TH SarabunPSK" w:cs="TH SarabunPSK" w:hint="cs"/>
        </w:rPr>
        <w:t>5</w:t>
      </w:r>
      <w:r w:rsidRPr="00B60D70">
        <w:rPr>
          <w:rFonts w:ascii="TH SarabunPSK" w:hAnsi="TH SarabunPSK" w:cs="TH SarabunPSK" w:hint="cs"/>
          <w:cs/>
          <w:lang w:val="th-TH"/>
        </w:rPr>
        <w:t xml:space="preserve"> ข้อข้างต้น ดังต่อไปนี้</w:t>
      </w:r>
    </w:p>
    <w:p w14:paraId="4CD15671" w14:textId="77777777" w:rsidR="00631214" w:rsidRPr="00B60D70" w:rsidRDefault="00631214" w:rsidP="00592146">
      <w:pPr>
        <w:rPr>
          <w:rFonts w:ascii="TH SarabunPSK" w:hAnsi="TH SarabunPSK" w:cs="TH SarabunPSK"/>
        </w:rPr>
      </w:pPr>
    </w:p>
    <w:p w14:paraId="1E606BE4" w14:textId="0F6F6CF7" w:rsidR="0044211C" w:rsidRPr="00B60D70" w:rsidRDefault="0044211C" w:rsidP="00592146">
      <w:pPr>
        <w:pStyle w:val="3"/>
        <w:rPr>
          <w:rFonts w:ascii="TH SarabunPSK" w:hAnsi="TH SarabunPSK" w:cs="TH SarabunPSK"/>
        </w:rPr>
      </w:pPr>
      <w:bookmarkStart w:id="25" w:name="_Toc179245987"/>
      <w:bookmarkStart w:id="26" w:name="_Toc179656355"/>
      <w:bookmarkStart w:id="27" w:name="_Toc180609435"/>
      <w:bookmarkStart w:id="28" w:name="_Toc191634050"/>
      <w:r w:rsidRPr="00B60D70">
        <w:rPr>
          <w:rFonts w:ascii="TH SarabunPSK" w:hAnsi="TH SarabunPSK" w:cs="TH SarabunPSK" w:hint="cs"/>
          <w:cs/>
        </w:rPr>
        <w:t>การปรับผลลัพธ์การเรียนรู้ระดับหลักสูตร (</w:t>
      </w:r>
      <w:r w:rsidRPr="00B60D70">
        <w:rPr>
          <w:rFonts w:ascii="TH SarabunPSK" w:hAnsi="TH SarabunPSK" w:cs="TH SarabunPSK" w:hint="cs"/>
        </w:rPr>
        <w:t>PLOs</w:t>
      </w:r>
      <w:r w:rsidRPr="00B60D70">
        <w:rPr>
          <w:rFonts w:ascii="TH SarabunPSK" w:hAnsi="TH SarabunPSK" w:cs="TH SarabunPSK" w:hint="cs"/>
          <w:cs/>
        </w:rPr>
        <w:t>)</w:t>
      </w:r>
      <w:bookmarkEnd w:id="25"/>
      <w:bookmarkEnd w:id="26"/>
      <w:bookmarkEnd w:id="27"/>
      <w:bookmarkEnd w:id="28"/>
    </w:p>
    <w:p w14:paraId="5ABD596B" w14:textId="2553B6B5" w:rsidR="001A157E" w:rsidRPr="00B60D70" w:rsidRDefault="00304B96" w:rsidP="00304B96">
      <w:pPr>
        <w:ind w:firstLine="720"/>
        <w:rPr>
          <w:rFonts w:ascii="TH SarabunPSK" w:hAnsi="TH SarabunPSK" w:cs="TH SarabunPSK"/>
        </w:rPr>
      </w:pPr>
      <w:r w:rsidRPr="00B60D70">
        <w:rPr>
          <w:rFonts w:ascii="TH SarabunPSK" w:hAnsi="TH SarabunPSK" w:cs="TH SarabunPSK" w:hint="cs"/>
          <w:cs/>
          <w:lang w:val="th-TH"/>
        </w:rPr>
        <w:t xml:space="preserve">หลักสูตรได้ปรับปรุง </w:t>
      </w:r>
      <w:proofErr w:type="spellStart"/>
      <w:r w:rsidRPr="00B60D70">
        <w:rPr>
          <w:rFonts w:ascii="TH SarabunPSK" w:hAnsi="TH SarabunPSK" w:cs="TH SarabunPSK" w:hint="cs"/>
          <w:lang w:val="th-TH"/>
        </w:rPr>
        <w:t>PLOs</w:t>
      </w:r>
      <w:proofErr w:type="spellEnd"/>
      <w:r w:rsidRPr="00B60D70">
        <w:rPr>
          <w:rFonts w:ascii="TH SarabunPSK" w:hAnsi="TH SarabunPSK" w:cs="TH SarabunPSK" w:hint="cs"/>
          <w:lang w:val="th-TH"/>
        </w:rPr>
        <w:t xml:space="preserve"> </w:t>
      </w:r>
      <w:r w:rsidRPr="00B60D70">
        <w:rPr>
          <w:rFonts w:ascii="TH SarabunPSK" w:hAnsi="TH SarabunPSK" w:cs="TH SarabunPSK" w:hint="cs"/>
          <w:cs/>
          <w:lang w:val="th-TH"/>
        </w:rPr>
        <w:t>และประเด็นที่เกี่ยวข้องตามข้อเสนอแนะของผู้มีส่วนได้ส่วนเสียและผลกระทบของสภาพแวดล้อม โดยมีสาระสำคัญ ดังนี้</w:t>
      </w:r>
    </w:p>
    <w:p w14:paraId="591A15F5" w14:textId="1676DA29" w:rsidR="00304B96" w:rsidRPr="00B60D70" w:rsidRDefault="00304B96" w:rsidP="00FF7D50">
      <w:pPr>
        <w:pStyle w:val="af9"/>
        <w:numPr>
          <w:ilvl w:val="0"/>
          <w:numId w:val="78"/>
        </w:numPr>
        <w:rPr>
          <w:rFonts w:ascii="TH SarabunPSK" w:hAnsi="TH SarabunPSK" w:cs="TH SarabunPSK"/>
        </w:rPr>
      </w:pPr>
      <w:r w:rsidRPr="00B60D70">
        <w:rPr>
          <w:rFonts w:ascii="TH SarabunPSK" w:hAnsi="TH SarabunPSK" w:cs="TH SarabunPSK" w:hint="cs"/>
          <w:cs/>
        </w:rPr>
        <w:t xml:space="preserve">ปรับเพิ่มจำนวน </w:t>
      </w:r>
      <w:r w:rsidRPr="00B60D70">
        <w:rPr>
          <w:rFonts w:ascii="TH SarabunPSK" w:hAnsi="TH SarabunPSK" w:cs="TH SarabunPSK" w:hint="cs"/>
        </w:rPr>
        <w:t xml:space="preserve">PLOs </w:t>
      </w:r>
      <w:r w:rsidRPr="00B60D70">
        <w:rPr>
          <w:rFonts w:ascii="TH SarabunPSK" w:hAnsi="TH SarabunPSK" w:cs="TH SarabunPSK" w:hint="cs"/>
          <w:cs/>
        </w:rPr>
        <w:t xml:space="preserve">จาก </w:t>
      </w:r>
      <w:r w:rsidRPr="00B60D70">
        <w:rPr>
          <w:rFonts w:ascii="TH SarabunPSK" w:hAnsi="TH SarabunPSK" w:cs="TH SarabunPSK" w:hint="cs"/>
        </w:rPr>
        <w:t>3</w:t>
      </w:r>
      <w:r w:rsidRPr="00B60D70">
        <w:rPr>
          <w:rFonts w:ascii="TH SarabunPSK" w:hAnsi="TH SarabunPSK" w:cs="TH SarabunPSK" w:hint="cs"/>
          <w:cs/>
        </w:rPr>
        <w:t xml:space="preserve"> ข้อ เป็น </w:t>
      </w:r>
      <w:r w:rsidR="002F6FF3" w:rsidRPr="00B60D70">
        <w:rPr>
          <w:rFonts w:ascii="TH SarabunPSK" w:hAnsi="TH SarabunPSK" w:cs="TH SarabunPSK" w:hint="cs"/>
        </w:rPr>
        <w:t>5</w:t>
      </w:r>
      <w:r w:rsidRPr="00B60D70">
        <w:rPr>
          <w:rFonts w:ascii="TH SarabunPSK" w:hAnsi="TH SarabunPSK" w:cs="TH SarabunPSK" w:hint="cs"/>
          <w:cs/>
        </w:rPr>
        <w:t xml:space="preserve"> ข้อ และจัดเรียงลำดับใหม่</w:t>
      </w:r>
      <w:r w:rsidR="003D1B0A" w:rsidRPr="00B60D70">
        <w:rPr>
          <w:rFonts w:ascii="TH SarabunPSK" w:hAnsi="TH SarabunPSK" w:cs="TH SarabunPSK" w:hint="cs"/>
          <w:cs/>
        </w:rPr>
        <w:t xml:space="preserve"> และ</w:t>
      </w:r>
      <w:r w:rsidRPr="00B60D70">
        <w:rPr>
          <w:rFonts w:ascii="TH SarabunPSK" w:hAnsi="TH SarabunPSK" w:cs="TH SarabunPSK" w:hint="cs"/>
          <w:cs/>
        </w:rPr>
        <w:t xml:space="preserve">ยกเลิกผลลัพธ์การเรียนรู้ย่อย </w:t>
      </w:r>
      <w:r w:rsidRPr="00B60D70">
        <w:rPr>
          <w:rFonts w:ascii="TH SarabunPSK" w:hAnsi="TH SarabunPSK" w:cs="TH SarabunPSK" w:hint="cs"/>
        </w:rPr>
        <w:t>(Sub</w:t>
      </w:r>
      <w:r w:rsidRPr="00B60D70">
        <w:rPr>
          <w:rFonts w:ascii="TH SarabunPSK" w:hAnsi="TH SarabunPSK" w:cs="TH SarabunPSK" w:hint="cs"/>
          <w:cs/>
        </w:rPr>
        <w:t>-</w:t>
      </w:r>
      <w:r w:rsidRPr="00B60D70">
        <w:rPr>
          <w:rFonts w:ascii="TH SarabunPSK" w:hAnsi="TH SarabunPSK" w:cs="TH SarabunPSK" w:hint="cs"/>
        </w:rPr>
        <w:t>PLOs)</w:t>
      </w:r>
      <w:r w:rsidRPr="00B60D70">
        <w:rPr>
          <w:rFonts w:ascii="TH SarabunPSK" w:hAnsi="TH SarabunPSK" w:cs="TH SarabunPSK" w:hint="cs"/>
          <w:cs/>
        </w:rPr>
        <w:t xml:space="preserve"> </w:t>
      </w:r>
    </w:p>
    <w:p w14:paraId="4DE4C2A9" w14:textId="2A69A612" w:rsidR="00A17CB6" w:rsidRPr="00B60D70" w:rsidRDefault="003D1B0A" w:rsidP="00FF7D50">
      <w:pPr>
        <w:pStyle w:val="af9"/>
        <w:numPr>
          <w:ilvl w:val="0"/>
          <w:numId w:val="78"/>
        </w:numPr>
        <w:rPr>
          <w:rFonts w:ascii="TH SarabunPSK" w:hAnsi="TH SarabunPSK" w:cs="TH SarabunPSK"/>
        </w:rPr>
      </w:pPr>
      <w:r w:rsidRPr="00B60D70">
        <w:rPr>
          <w:rFonts w:ascii="TH SarabunPSK" w:hAnsi="TH SarabunPSK" w:cs="TH SarabunPSK" w:hint="cs"/>
          <w:cs/>
        </w:rPr>
        <w:t>ปรับสาระความรู้ทางวิศวกรรมโยธาให้สอดคล้องกับเกณฑ์มาตรฐานหลักสูตรใน</w:t>
      </w:r>
      <w:r w:rsidR="00581ACD" w:rsidRPr="00B60D70">
        <w:rPr>
          <w:rFonts w:ascii="TH SarabunPSK" w:hAnsi="TH SarabunPSK" w:cs="TH SarabunPSK" w:hint="cs"/>
          <w:cs/>
        </w:rPr>
        <w:t>สาขาวิชาวิศวกรรมโยธา</w:t>
      </w:r>
      <w:r w:rsidRPr="00B60D70">
        <w:rPr>
          <w:rFonts w:ascii="TH SarabunPSK" w:hAnsi="TH SarabunPSK" w:cs="TH SarabunPSK" w:hint="cs"/>
          <w:cs/>
        </w:rPr>
        <w:t>ของสภาวิศวกร เพื่อขอรับรองหลักสูตรใน</w:t>
      </w:r>
      <w:r w:rsidR="00581ACD" w:rsidRPr="00B60D70">
        <w:rPr>
          <w:rFonts w:ascii="TH SarabunPSK" w:hAnsi="TH SarabunPSK" w:cs="TH SarabunPSK" w:hint="cs"/>
          <w:cs/>
        </w:rPr>
        <w:t>สาขาวิชาวิศวกรรมโยธา</w:t>
      </w:r>
    </w:p>
    <w:p w14:paraId="501B9FD4" w14:textId="426657C8" w:rsidR="003D1B0A" w:rsidRPr="00B60D70" w:rsidRDefault="003D1B0A" w:rsidP="00FF7D50">
      <w:pPr>
        <w:pStyle w:val="af9"/>
        <w:numPr>
          <w:ilvl w:val="0"/>
          <w:numId w:val="78"/>
        </w:numPr>
        <w:rPr>
          <w:rFonts w:ascii="TH SarabunPSK" w:hAnsi="TH SarabunPSK" w:cs="TH SarabunPSK"/>
        </w:rPr>
      </w:pPr>
      <w:r w:rsidRPr="00B60D70">
        <w:rPr>
          <w:rFonts w:ascii="TH SarabunPSK" w:hAnsi="TH SarabunPSK" w:cs="TH SarabunPSK" w:hint="cs"/>
          <w:cs/>
        </w:rPr>
        <w:t>เพิ่มสาระความรู้ทางด้านเทคโนโลยีการก่อสร้าง โปรแกรมประยุกต์เพื่องานก่อสร้างและแบบจำลองสารสนเทศอาคาร</w:t>
      </w:r>
    </w:p>
    <w:p w14:paraId="51A14015" w14:textId="3F541F64" w:rsidR="003D1B0A" w:rsidRPr="00B60D70" w:rsidRDefault="003D1B0A" w:rsidP="00FF7D50">
      <w:pPr>
        <w:pStyle w:val="af9"/>
        <w:numPr>
          <w:ilvl w:val="0"/>
          <w:numId w:val="78"/>
        </w:numPr>
        <w:rPr>
          <w:rFonts w:ascii="TH SarabunPSK" w:hAnsi="TH SarabunPSK" w:cs="TH SarabunPSK"/>
        </w:rPr>
      </w:pPr>
      <w:r w:rsidRPr="00B60D70">
        <w:rPr>
          <w:rFonts w:ascii="TH SarabunPSK" w:hAnsi="TH SarabunPSK" w:cs="TH SarabunPSK" w:hint="cs"/>
          <w:cs/>
        </w:rPr>
        <w:t>ปรับสาระความรู้ทางด้านการศึกษาให้สอดคล้องกับเกณฑ์มาตรฐานหลักสูตรของคุรุสภา เพื่อขอรับรองหลักสูตรวิชาชีพครู</w:t>
      </w:r>
    </w:p>
    <w:p w14:paraId="3782605C" w14:textId="53A42E8F" w:rsidR="003D1B0A" w:rsidRPr="00B60D70" w:rsidRDefault="003D1B0A" w:rsidP="00FF7D50">
      <w:pPr>
        <w:pStyle w:val="af9"/>
        <w:numPr>
          <w:ilvl w:val="0"/>
          <w:numId w:val="78"/>
        </w:numPr>
        <w:rPr>
          <w:rFonts w:ascii="TH SarabunPSK" w:hAnsi="TH SarabunPSK" w:cs="TH SarabunPSK"/>
        </w:rPr>
      </w:pPr>
      <w:r w:rsidRPr="00B60D70">
        <w:rPr>
          <w:rFonts w:ascii="TH SarabunPSK" w:hAnsi="TH SarabunPSK" w:cs="TH SarabunPSK" w:hint="cs"/>
          <w:cs/>
        </w:rPr>
        <w:t>เพิ่มคุณลักษณะเด่นของบัณฑิตในหลักสูตรด้านกรอบ</w:t>
      </w:r>
      <w:bookmarkStart w:id="29" w:name="_Hlk179047786"/>
      <w:r w:rsidRPr="00B60D70">
        <w:rPr>
          <w:rFonts w:ascii="TH SarabunPSK" w:hAnsi="TH SarabunPSK" w:cs="TH SarabunPSK" w:hint="cs"/>
          <w:cs/>
        </w:rPr>
        <w:t>แนวคิดแบบเติบโต และการเห็นคุณค่าจากการทำงานร่วมกันกับผู้อื่นเพื่อขับเคลื่อนตนเองและสังคม</w:t>
      </w:r>
      <w:bookmarkEnd w:id="29"/>
    </w:p>
    <w:p w14:paraId="772CDA39" w14:textId="424AA431" w:rsidR="009E6917" w:rsidRPr="00B60D70" w:rsidRDefault="003909B6" w:rsidP="00CF6974">
      <w:pPr>
        <w:ind w:right="29" w:firstLine="720"/>
        <w:rPr>
          <w:rFonts w:ascii="TH SarabunPSK" w:hAnsi="TH SarabunPSK" w:cs="TH SarabunPSK"/>
        </w:rPr>
      </w:pPr>
      <w:bookmarkStart w:id="30" w:name="_Hlk136720787"/>
      <w:r w:rsidRPr="00B60D70">
        <w:rPr>
          <w:rFonts w:ascii="TH SarabunPSK" w:hAnsi="TH SarabunPSK" w:cs="TH SarabunPSK" w:hint="cs"/>
          <w:cs/>
        </w:rPr>
        <w:lastRenderedPageBreak/>
        <w:t xml:space="preserve">รายละเอียดของ </w:t>
      </w:r>
      <w:r w:rsidRPr="00B60D70">
        <w:rPr>
          <w:rFonts w:ascii="TH SarabunPSK" w:hAnsi="TH SarabunPSK" w:cs="TH SarabunPSK" w:hint="cs"/>
        </w:rPr>
        <w:t>PLOs</w:t>
      </w:r>
      <w:r w:rsidRPr="00B60D70">
        <w:rPr>
          <w:rFonts w:ascii="TH SarabunPSK" w:hAnsi="TH SarabunPSK" w:cs="TH SarabunPSK" w:hint="cs"/>
          <w:cs/>
        </w:rPr>
        <w:t xml:space="preserve"> หลักสูตรปรับปรุง พ.ศ. </w:t>
      </w:r>
      <w:r w:rsidRPr="00B60D70">
        <w:rPr>
          <w:rFonts w:ascii="TH SarabunPSK" w:hAnsi="TH SarabunPSK" w:cs="TH SarabunPSK" w:hint="cs"/>
        </w:rPr>
        <w:t xml:space="preserve">2568 </w:t>
      </w:r>
      <w:r w:rsidRPr="00B60D70">
        <w:rPr>
          <w:rFonts w:ascii="TH SarabunPSK" w:hAnsi="TH SarabunPSK" w:cs="TH SarabunPSK" w:hint="cs"/>
          <w:cs/>
        </w:rPr>
        <w:t>ที่ได้ปรับปรุงขึ้นมาใหม่</w:t>
      </w:r>
      <w:r w:rsidRPr="00B60D70">
        <w:rPr>
          <w:rFonts w:ascii="TH SarabunPSK" w:hAnsi="TH SarabunPSK" w:cs="TH SarabunPSK" w:hint="cs"/>
        </w:rPr>
        <w:t xml:space="preserve"> </w:t>
      </w:r>
      <w:r w:rsidRPr="00B60D70">
        <w:rPr>
          <w:rFonts w:ascii="TH SarabunPSK" w:hAnsi="TH SarabunPSK" w:cs="TH SarabunPSK" w:hint="cs"/>
          <w:cs/>
        </w:rPr>
        <w:t xml:space="preserve">เปรียบเทียบ </w:t>
      </w:r>
      <w:r w:rsidRPr="00B60D70">
        <w:rPr>
          <w:rFonts w:ascii="TH SarabunPSK" w:hAnsi="TH SarabunPSK" w:cs="TH SarabunPSK" w:hint="cs"/>
        </w:rPr>
        <w:t xml:space="preserve">PLOs </w:t>
      </w:r>
      <w:r w:rsidRPr="00B60D70">
        <w:rPr>
          <w:rFonts w:ascii="TH SarabunPSK" w:hAnsi="TH SarabunPSK" w:cs="TH SarabunPSK" w:hint="cs"/>
          <w:cs/>
        </w:rPr>
        <w:t xml:space="preserve">กับหลักสูตรปรับปรุง พ.ศ. 2563 </w:t>
      </w:r>
      <w:r w:rsidRPr="00B60D70">
        <w:rPr>
          <w:rFonts w:ascii="TH SarabunPSK" w:hAnsi="TH SarabunPSK" w:cs="TH SarabunPSK" w:hint="cs"/>
        </w:rPr>
        <w:t>(</w:t>
      </w:r>
      <w:r w:rsidRPr="00B60D70">
        <w:rPr>
          <w:rFonts w:ascii="TH SarabunPSK" w:hAnsi="TH SarabunPSK" w:cs="TH SarabunPSK" w:hint="cs"/>
          <w:cs/>
        </w:rPr>
        <w:t>เดิม</w:t>
      </w:r>
      <w:r w:rsidRPr="00B60D70">
        <w:rPr>
          <w:rFonts w:ascii="TH SarabunPSK" w:hAnsi="TH SarabunPSK" w:cs="TH SarabunPSK" w:hint="cs"/>
        </w:rPr>
        <w:t xml:space="preserve">) </w:t>
      </w:r>
      <w:r w:rsidRPr="00B60D70">
        <w:rPr>
          <w:rFonts w:ascii="TH SarabunPSK" w:hAnsi="TH SarabunPSK" w:cs="TH SarabunPSK" w:hint="cs"/>
          <w:cs/>
        </w:rPr>
        <w:t xml:space="preserve">สามารถแสดงได้ในตารางที่ 1.1 </w:t>
      </w:r>
    </w:p>
    <w:p w14:paraId="4489D141" w14:textId="77777777" w:rsidR="00CF6974" w:rsidRPr="00B60D70" w:rsidRDefault="00CF6974" w:rsidP="00CF6974">
      <w:pPr>
        <w:ind w:right="29" w:firstLine="720"/>
        <w:rPr>
          <w:rFonts w:ascii="TH SarabunPSK" w:hAnsi="TH SarabunPSK" w:cs="TH SarabunPSK"/>
        </w:rPr>
      </w:pPr>
    </w:p>
    <w:p w14:paraId="773E041E" w14:textId="4CAEC805" w:rsidR="009E6917" w:rsidRPr="00B60D70" w:rsidRDefault="001A31BB" w:rsidP="001A31BB">
      <w:pPr>
        <w:rPr>
          <w:rFonts w:ascii="TH SarabunPSK" w:hAnsi="TH SarabunPSK" w:cs="TH SarabunPSK"/>
        </w:rPr>
      </w:pPr>
      <w:r w:rsidRPr="00B60D70">
        <w:rPr>
          <w:rFonts w:ascii="TH SarabunPSK" w:hAnsi="TH SarabunPSK" w:cs="TH SarabunPSK" w:hint="cs"/>
          <w:b/>
          <w:bCs/>
          <w:cs/>
        </w:rPr>
        <w:t xml:space="preserve">ตารางที่ </w:t>
      </w:r>
      <w:r w:rsidRPr="00B60D70">
        <w:rPr>
          <w:rFonts w:ascii="TH SarabunPSK" w:hAnsi="TH SarabunPSK" w:cs="TH SarabunPSK" w:hint="cs"/>
          <w:b/>
          <w:bCs/>
        </w:rPr>
        <w:t>1.1</w:t>
      </w:r>
      <w:r w:rsidRPr="00B60D70">
        <w:rPr>
          <w:rFonts w:ascii="TH SarabunPSK" w:hAnsi="TH SarabunPSK" w:cs="TH SarabunPSK" w:hint="cs"/>
        </w:rPr>
        <w:t xml:space="preserve"> </w:t>
      </w:r>
      <w:r w:rsidRPr="00B60D70">
        <w:rPr>
          <w:rFonts w:ascii="TH SarabunPSK" w:hAnsi="TH SarabunPSK" w:cs="TH SarabunPSK" w:hint="cs"/>
          <w:cs/>
        </w:rPr>
        <w:t xml:space="preserve">การเปรียบเทียบ </w:t>
      </w:r>
      <w:r w:rsidRPr="00B60D70">
        <w:rPr>
          <w:rFonts w:ascii="TH SarabunPSK" w:hAnsi="TH SarabunPSK" w:cs="TH SarabunPSK" w:hint="cs"/>
        </w:rPr>
        <w:t xml:space="preserve">PLOs </w:t>
      </w:r>
      <w:r w:rsidRPr="00B60D70">
        <w:rPr>
          <w:rFonts w:ascii="TH SarabunPSK" w:hAnsi="TH SarabunPSK" w:cs="TH SarabunPSK" w:hint="cs"/>
          <w:cs/>
        </w:rPr>
        <w:t>ของหลักสูตรฉบับปรับปรุง</w:t>
      </w:r>
      <w:r w:rsidRPr="00B60D70">
        <w:rPr>
          <w:rFonts w:ascii="TH SarabunPSK" w:hAnsi="TH SarabunPSK" w:cs="TH SarabunPSK" w:hint="cs"/>
        </w:rPr>
        <w:t xml:space="preserve"> </w:t>
      </w:r>
      <w:r w:rsidRPr="00B60D70">
        <w:rPr>
          <w:rFonts w:ascii="TH SarabunPSK" w:hAnsi="TH SarabunPSK" w:cs="TH SarabunPSK" w:hint="cs"/>
          <w:cs/>
        </w:rPr>
        <w:t xml:space="preserve">พ.ศ. </w:t>
      </w:r>
      <w:r w:rsidRPr="00B60D70">
        <w:rPr>
          <w:rFonts w:ascii="TH SarabunPSK" w:hAnsi="TH SarabunPSK" w:cs="TH SarabunPSK" w:hint="cs"/>
        </w:rPr>
        <w:t>2568 (</w:t>
      </w:r>
      <w:r w:rsidRPr="00B60D70">
        <w:rPr>
          <w:rFonts w:ascii="TH SarabunPSK" w:hAnsi="TH SarabunPSK" w:cs="TH SarabunPSK" w:hint="cs"/>
          <w:cs/>
        </w:rPr>
        <w:t>ฉบับนี้) กับหลักสูตรฉบับปรับปรุง</w:t>
      </w:r>
      <w:r w:rsidRPr="00B60D70">
        <w:rPr>
          <w:rFonts w:ascii="TH SarabunPSK" w:hAnsi="TH SarabunPSK" w:cs="TH SarabunPSK" w:hint="cs"/>
        </w:rPr>
        <w:t xml:space="preserve"> </w:t>
      </w:r>
      <w:r w:rsidRPr="00B60D70">
        <w:rPr>
          <w:rFonts w:ascii="TH SarabunPSK" w:hAnsi="TH SarabunPSK" w:cs="TH SarabunPSK" w:hint="cs"/>
          <w:cs/>
        </w:rPr>
        <w:t xml:space="preserve">พ.ศ. </w:t>
      </w:r>
      <w:r w:rsidRPr="00B60D70">
        <w:rPr>
          <w:rFonts w:ascii="TH SarabunPSK" w:hAnsi="TH SarabunPSK" w:cs="TH SarabunPSK" w:hint="cs"/>
        </w:rPr>
        <w:t>2563 (</w:t>
      </w:r>
      <w:r w:rsidRPr="00B60D70">
        <w:rPr>
          <w:rFonts w:ascii="TH SarabunPSK" w:hAnsi="TH SarabunPSK" w:cs="TH SarabunPSK" w:hint="cs"/>
          <w:cs/>
        </w:rPr>
        <w:t>ก่อนหน้า</w:t>
      </w:r>
      <w:r w:rsidRPr="00B60D70">
        <w:rPr>
          <w:rFonts w:ascii="TH SarabunPSK" w:hAnsi="TH SarabunPSK" w:cs="TH SarabunPSK" w:hint="cs"/>
        </w:rPr>
        <w:t>)</w:t>
      </w:r>
    </w:p>
    <w:tbl>
      <w:tblPr>
        <w:tblStyle w:val="af6"/>
        <w:tblW w:w="5000" w:type="pct"/>
        <w:tblLook w:val="04A0" w:firstRow="1" w:lastRow="0" w:firstColumn="1" w:lastColumn="0" w:noHBand="0" w:noVBand="1"/>
      </w:tblPr>
      <w:tblGrid>
        <w:gridCol w:w="4674"/>
        <w:gridCol w:w="4342"/>
      </w:tblGrid>
      <w:tr w:rsidR="00B60D70" w:rsidRPr="00B60D70" w14:paraId="70FD2753" w14:textId="5CA87D18" w:rsidTr="00FF155E">
        <w:trPr>
          <w:tblHeader/>
        </w:trPr>
        <w:tc>
          <w:tcPr>
            <w:tcW w:w="2592" w:type="pct"/>
            <w:shd w:val="clear" w:color="auto" w:fill="E7E6E6" w:themeFill="background2"/>
          </w:tcPr>
          <w:p w14:paraId="6E6698B4" w14:textId="16EEA1BB" w:rsidR="001A31BB" w:rsidRPr="00B60D70" w:rsidRDefault="001A31BB" w:rsidP="001A31BB">
            <w:pPr>
              <w:jc w:val="center"/>
              <w:rPr>
                <w:rFonts w:ascii="TH SarabunPSK" w:hAnsi="TH SarabunPSK" w:cs="TH SarabunPSK"/>
                <w:b/>
                <w:bCs/>
              </w:rPr>
            </w:pPr>
            <w:r w:rsidRPr="00B60D70">
              <w:rPr>
                <w:rFonts w:ascii="TH SarabunPSK" w:hAnsi="TH SarabunPSK" w:cs="TH SarabunPSK" w:hint="cs"/>
                <w:b/>
                <w:bCs/>
              </w:rPr>
              <w:t xml:space="preserve">PLOs </w:t>
            </w:r>
            <w:r w:rsidRPr="00B60D70">
              <w:rPr>
                <w:rFonts w:ascii="TH SarabunPSK" w:hAnsi="TH SarabunPSK" w:cs="TH SarabunPSK" w:hint="cs"/>
                <w:b/>
                <w:bCs/>
                <w:cs/>
              </w:rPr>
              <w:t>ของ</w:t>
            </w:r>
            <w:r w:rsidRPr="00B60D70">
              <w:rPr>
                <w:rFonts w:ascii="TH SarabunPSK" w:hAnsi="TH SarabunPSK" w:cs="TH SarabunPSK" w:hint="cs"/>
                <w:b/>
                <w:bCs/>
                <w:cs/>
                <w:lang w:val="th-TH"/>
              </w:rPr>
              <w:t>หลักสูตรปรับปรุง พ.ศ. 256</w:t>
            </w:r>
            <w:r w:rsidRPr="00B60D70">
              <w:rPr>
                <w:rFonts w:ascii="TH SarabunPSK" w:hAnsi="TH SarabunPSK" w:cs="TH SarabunPSK" w:hint="cs"/>
                <w:b/>
                <w:bCs/>
              </w:rPr>
              <w:t>8</w:t>
            </w:r>
          </w:p>
        </w:tc>
        <w:tc>
          <w:tcPr>
            <w:tcW w:w="2408" w:type="pct"/>
            <w:shd w:val="clear" w:color="auto" w:fill="E7E6E6" w:themeFill="background2"/>
          </w:tcPr>
          <w:p w14:paraId="0A182508" w14:textId="4CBD204A" w:rsidR="001A31BB" w:rsidRPr="00B60D70" w:rsidRDefault="001A31BB" w:rsidP="001A31BB">
            <w:pPr>
              <w:jc w:val="center"/>
              <w:rPr>
                <w:rFonts w:ascii="TH SarabunPSK" w:hAnsi="TH SarabunPSK" w:cs="TH SarabunPSK"/>
                <w:b/>
                <w:bCs/>
              </w:rPr>
            </w:pPr>
            <w:r w:rsidRPr="00B60D70">
              <w:rPr>
                <w:rFonts w:ascii="TH SarabunPSK" w:hAnsi="TH SarabunPSK" w:cs="TH SarabunPSK" w:hint="cs"/>
                <w:b/>
                <w:bCs/>
              </w:rPr>
              <w:t xml:space="preserve">PLOs </w:t>
            </w:r>
            <w:r w:rsidRPr="00B60D70">
              <w:rPr>
                <w:rFonts w:ascii="TH SarabunPSK" w:hAnsi="TH SarabunPSK" w:cs="TH SarabunPSK" w:hint="cs"/>
                <w:b/>
                <w:bCs/>
                <w:cs/>
              </w:rPr>
              <w:t>ของ</w:t>
            </w:r>
            <w:r w:rsidRPr="00B60D70">
              <w:rPr>
                <w:rFonts w:ascii="TH SarabunPSK" w:hAnsi="TH SarabunPSK" w:cs="TH SarabunPSK" w:hint="cs"/>
                <w:b/>
                <w:bCs/>
                <w:cs/>
                <w:lang w:val="th-TH"/>
              </w:rPr>
              <w:t>หลักสูตรปรับปรุง พ.ศ. 2563</w:t>
            </w:r>
          </w:p>
        </w:tc>
      </w:tr>
      <w:tr w:rsidR="001A31BB" w:rsidRPr="00B60D70" w14:paraId="16314582" w14:textId="4B01F2F2" w:rsidTr="00FF155E">
        <w:tc>
          <w:tcPr>
            <w:tcW w:w="2592" w:type="pct"/>
          </w:tcPr>
          <w:p w14:paraId="46202D34" w14:textId="20DE85F6" w:rsidR="001A31BB" w:rsidRPr="00B60D70" w:rsidRDefault="001A31BB" w:rsidP="001A31BB">
            <w:pPr>
              <w:rPr>
                <w:rFonts w:ascii="TH SarabunPSK" w:hAnsi="TH SarabunPSK" w:cs="TH SarabunPSK"/>
                <w:b/>
                <w:bCs/>
              </w:rPr>
            </w:pPr>
            <w:r w:rsidRPr="00B60D70">
              <w:rPr>
                <w:rFonts w:ascii="TH SarabunPSK" w:hAnsi="TH SarabunPSK" w:cs="TH SarabunPSK" w:hint="cs"/>
                <w:b/>
                <w:bCs/>
              </w:rPr>
              <w:t xml:space="preserve">PLO1: </w:t>
            </w:r>
            <w:r w:rsidR="004E7E96" w:rsidRPr="00B60D70">
              <w:rPr>
                <w:rFonts w:ascii="TH SarabunPSK" w:hAnsi="TH SarabunPSK" w:cs="TH SarabunPSK"/>
                <w:b/>
                <w:bCs/>
                <w:cs/>
              </w:rPr>
              <w:t>ออกแบบและควบคุมงานโครงสร้างอาคาร งานถนน งานชลศาสตร์ และการบริหารงานก่อสร้าง ตามกรอบมาตรฐานทางวิชาชีพวิศวกรรมโยธา</w:t>
            </w:r>
          </w:p>
          <w:p w14:paraId="44F135A1" w14:textId="77777777" w:rsidR="001A31BB" w:rsidRPr="00B60D70" w:rsidRDefault="001A31BB" w:rsidP="001A31BB">
            <w:pPr>
              <w:rPr>
                <w:rFonts w:ascii="TH SarabunPSK" w:hAnsi="TH SarabunPSK" w:cs="TH SarabunPSK"/>
              </w:rPr>
            </w:pPr>
          </w:p>
          <w:p w14:paraId="1FE040AC" w14:textId="6DC3B17A" w:rsidR="0011094E" w:rsidRPr="00B60D70" w:rsidRDefault="001A31BB" w:rsidP="001A31BB">
            <w:pPr>
              <w:rPr>
                <w:rFonts w:ascii="TH SarabunPSK" w:hAnsi="TH SarabunPSK" w:cs="TH SarabunPSK"/>
                <w:b/>
                <w:bCs/>
              </w:rPr>
            </w:pPr>
            <w:r w:rsidRPr="00B60D70">
              <w:rPr>
                <w:rFonts w:ascii="TH SarabunPSK" w:hAnsi="TH SarabunPSK" w:cs="TH SarabunPSK" w:hint="cs"/>
                <w:b/>
                <w:bCs/>
              </w:rPr>
              <w:t xml:space="preserve">PLO2 </w:t>
            </w:r>
            <w:r w:rsidR="00FF0899" w:rsidRPr="00B60D70">
              <w:rPr>
                <w:rFonts w:ascii="TH SarabunPSK" w:hAnsi="TH SarabunPSK" w:cs="TH SarabunPSK"/>
                <w:b/>
                <w:bCs/>
                <w:cs/>
              </w:rPr>
              <w:t>ใช้โปรแกรมคอมพิวเตอร์ในงานวิศวกรรมโยธา และระบบสารสนเทศอาคาร เพื่อการปฏิบัติงานและการบริหารงานก่อสร้างภายใต้กรอบมาตรฐานวิชาชีพทางวิศวกรรมโยธา</w:t>
            </w:r>
          </w:p>
          <w:p w14:paraId="1938820B" w14:textId="77777777" w:rsidR="00B900F9" w:rsidRPr="00B60D70" w:rsidRDefault="00B900F9" w:rsidP="001A31BB">
            <w:pPr>
              <w:rPr>
                <w:rFonts w:ascii="TH SarabunPSK" w:hAnsi="TH SarabunPSK" w:cs="TH SarabunPSK"/>
                <w:b/>
                <w:bCs/>
              </w:rPr>
            </w:pPr>
          </w:p>
          <w:p w14:paraId="62BD4054" w14:textId="720C6EA5" w:rsidR="001A31BB" w:rsidRPr="00B60D70" w:rsidRDefault="001A31BB" w:rsidP="001A31BB">
            <w:pPr>
              <w:rPr>
                <w:rFonts w:ascii="TH SarabunPSK" w:hAnsi="TH SarabunPSK" w:cs="TH SarabunPSK"/>
                <w:b/>
                <w:bCs/>
              </w:rPr>
            </w:pPr>
            <w:r w:rsidRPr="00B60D70">
              <w:rPr>
                <w:rFonts w:ascii="TH SarabunPSK" w:hAnsi="TH SarabunPSK" w:cs="TH SarabunPSK" w:hint="cs"/>
                <w:b/>
                <w:bCs/>
              </w:rPr>
              <w:t xml:space="preserve">PLO3: </w:t>
            </w:r>
            <w:r w:rsidR="00D6107B" w:rsidRPr="00B60D70">
              <w:rPr>
                <w:rFonts w:ascii="TH SarabunPSK" w:hAnsi="TH SarabunPSK" w:cs="TH SarabunPSK"/>
                <w:b/>
                <w:bCs/>
                <w:cs/>
              </w:rPr>
              <w:t>เลือกใช้เครื่องมือ วัสดุ วิธีการทำงานและบำรุงรักษาอาคารด้วยเทคโนโลยีที่ทันสมัยในงานก่อสร้าง</w:t>
            </w:r>
          </w:p>
          <w:p w14:paraId="45B65F6A" w14:textId="77777777" w:rsidR="00FF155E" w:rsidRPr="00B60D70" w:rsidRDefault="00FF155E" w:rsidP="001A31BB">
            <w:pPr>
              <w:rPr>
                <w:rFonts w:ascii="TH SarabunPSK" w:hAnsi="TH SarabunPSK" w:cs="TH SarabunPSK"/>
              </w:rPr>
            </w:pPr>
          </w:p>
          <w:p w14:paraId="12E8163E" w14:textId="297ECEDC" w:rsidR="001A31BB" w:rsidRPr="00B60D70" w:rsidRDefault="001A31BB" w:rsidP="001A31BB">
            <w:pPr>
              <w:rPr>
                <w:rFonts w:ascii="TH SarabunPSK" w:hAnsi="TH SarabunPSK" w:cs="TH SarabunPSK"/>
                <w:b/>
                <w:bCs/>
              </w:rPr>
            </w:pPr>
            <w:r w:rsidRPr="00B60D70">
              <w:rPr>
                <w:rFonts w:ascii="TH SarabunPSK" w:hAnsi="TH SarabunPSK" w:cs="TH SarabunPSK" w:hint="cs"/>
                <w:b/>
                <w:bCs/>
              </w:rPr>
              <w:t xml:space="preserve">PLO4: </w:t>
            </w:r>
            <w:r w:rsidR="00FF155E" w:rsidRPr="00B60D70">
              <w:rPr>
                <w:rFonts w:ascii="TH SarabunPSK" w:hAnsi="TH SarabunPSK" w:cs="TH SarabunPSK"/>
                <w:b/>
                <w:bCs/>
                <w:cs/>
              </w:rPr>
              <w:t>ปฏิบัติการออกแบบและจัดการเรียนรู้ด้วยการสอน การเกื้อหนุน การโค้ช โดยใช้เทคโนโลยี นวัตกรรมและเครื่องมือวัดประเมินผล เพื่อพัฒนาผู้เรียนได้ตามมาตรฐานและจรรยาบรรณวิชาชีพครู</w:t>
            </w:r>
          </w:p>
          <w:p w14:paraId="7ED08044" w14:textId="77777777" w:rsidR="001A31BB" w:rsidRPr="00B60D70" w:rsidRDefault="001A31BB" w:rsidP="001A31BB">
            <w:pPr>
              <w:rPr>
                <w:rFonts w:ascii="TH SarabunPSK" w:hAnsi="TH SarabunPSK" w:cs="TH SarabunPSK"/>
                <w:b/>
                <w:bCs/>
              </w:rPr>
            </w:pPr>
          </w:p>
          <w:p w14:paraId="607B2DDC" w14:textId="77777777" w:rsidR="001A31BB" w:rsidRPr="00B60D70" w:rsidRDefault="001A31BB" w:rsidP="001A31BB">
            <w:pPr>
              <w:rPr>
                <w:rFonts w:ascii="TH SarabunPSK" w:hAnsi="TH SarabunPSK" w:cs="TH SarabunPSK"/>
                <w:b/>
                <w:bCs/>
              </w:rPr>
            </w:pPr>
          </w:p>
          <w:p w14:paraId="30BA358D" w14:textId="77777777" w:rsidR="001A31BB" w:rsidRPr="00B60D70" w:rsidRDefault="001A31BB" w:rsidP="001A31BB">
            <w:pPr>
              <w:jc w:val="left"/>
              <w:rPr>
                <w:rFonts w:ascii="TH SarabunPSK" w:hAnsi="TH SarabunPSK" w:cs="TH SarabunPSK"/>
                <w:b/>
                <w:bCs/>
              </w:rPr>
            </w:pPr>
          </w:p>
          <w:p w14:paraId="43D0B398" w14:textId="77777777" w:rsidR="001A31BB" w:rsidRPr="00B60D70" w:rsidRDefault="001A31BB" w:rsidP="001A31BB">
            <w:pPr>
              <w:jc w:val="left"/>
              <w:rPr>
                <w:rFonts w:ascii="TH SarabunPSK" w:hAnsi="TH SarabunPSK" w:cs="TH SarabunPSK"/>
                <w:b/>
                <w:bCs/>
              </w:rPr>
            </w:pPr>
          </w:p>
          <w:p w14:paraId="20A51C3A" w14:textId="77777777" w:rsidR="001A31BB" w:rsidRPr="00B60D70" w:rsidRDefault="001A31BB" w:rsidP="001A31BB">
            <w:pPr>
              <w:jc w:val="left"/>
              <w:rPr>
                <w:rFonts w:ascii="TH SarabunPSK" w:hAnsi="TH SarabunPSK" w:cs="TH SarabunPSK"/>
                <w:b/>
                <w:bCs/>
              </w:rPr>
            </w:pPr>
          </w:p>
          <w:p w14:paraId="0D4FB708" w14:textId="77777777" w:rsidR="001A31BB" w:rsidRPr="00B60D70" w:rsidRDefault="001A31BB" w:rsidP="001A31BB">
            <w:pPr>
              <w:jc w:val="left"/>
              <w:rPr>
                <w:rFonts w:ascii="TH SarabunPSK" w:hAnsi="TH SarabunPSK" w:cs="TH SarabunPSK"/>
                <w:b/>
                <w:bCs/>
              </w:rPr>
            </w:pPr>
          </w:p>
          <w:p w14:paraId="550C4923" w14:textId="77777777" w:rsidR="001A31BB" w:rsidRPr="00B60D70" w:rsidRDefault="001A31BB" w:rsidP="001A31BB">
            <w:pPr>
              <w:jc w:val="left"/>
              <w:rPr>
                <w:rFonts w:ascii="TH SarabunPSK" w:hAnsi="TH SarabunPSK" w:cs="TH SarabunPSK"/>
                <w:b/>
                <w:bCs/>
              </w:rPr>
            </w:pPr>
          </w:p>
          <w:p w14:paraId="6FE0617B" w14:textId="77777777" w:rsidR="001A31BB" w:rsidRPr="00B60D70" w:rsidRDefault="001A31BB" w:rsidP="001A31BB">
            <w:pPr>
              <w:jc w:val="left"/>
              <w:rPr>
                <w:rFonts w:ascii="TH SarabunPSK" w:hAnsi="TH SarabunPSK" w:cs="TH SarabunPSK"/>
                <w:b/>
                <w:bCs/>
              </w:rPr>
            </w:pPr>
          </w:p>
          <w:p w14:paraId="79F120A9" w14:textId="77777777" w:rsidR="001A31BB" w:rsidRPr="00B60D70" w:rsidRDefault="001A31BB" w:rsidP="001A31BB">
            <w:pPr>
              <w:jc w:val="left"/>
              <w:rPr>
                <w:rFonts w:ascii="TH SarabunPSK" w:hAnsi="TH SarabunPSK" w:cs="TH SarabunPSK"/>
                <w:b/>
                <w:bCs/>
              </w:rPr>
            </w:pPr>
          </w:p>
          <w:p w14:paraId="4CD814F2" w14:textId="77777777" w:rsidR="001A31BB" w:rsidRPr="00B60D70" w:rsidRDefault="001A31BB" w:rsidP="001A31BB">
            <w:pPr>
              <w:jc w:val="left"/>
              <w:rPr>
                <w:rFonts w:ascii="TH SarabunPSK" w:hAnsi="TH SarabunPSK" w:cs="TH SarabunPSK"/>
                <w:b/>
                <w:bCs/>
              </w:rPr>
            </w:pPr>
          </w:p>
          <w:p w14:paraId="7D50E518" w14:textId="77777777" w:rsidR="00FF155E" w:rsidRPr="00B60D70" w:rsidRDefault="00FF155E" w:rsidP="001A31BB">
            <w:pPr>
              <w:jc w:val="left"/>
              <w:rPr>
                <w:rFonts w:ascii="TH SarabunPSK" w:hAnsi="TH SarabunPSK" w:cs="TH SarabunPSK"/>
                <w:b/>
                <w:bCs/>
              </w:rPr>
            </w:pPr>
          </w:p>
          <w:p w14:paraId="5BEF7C00" w14:textId="77777777" w:rsidR="00FF155E" w:rsidRPr="00B60D70" w:rsidRDefault="00FF155E" w:rsidP="001A31BB">
            <w:pPr>
              <w:jc w:val="left"/>
              <w:rPr>
                <w:rFonts w:ascii="TH SarabunPSK" w:hAnsi="TH SarabunPSK" w:cs="TH SarabunPSK"/>
                <w:b/>
                <w:bCs/>
              </w:rPr>
            </w:pPr>
          </w:p>
          <w:p w14:paraId="594BD325" w14:textId="77777777" w:rsidR="00FF155E" w:rsidRPr="00B60D70" w:rsidRDefault="00FF155E" w:rsidP="001A31BB">
            <w:pPr>
              <w:jc w:val="left"/>
              <w:rPr>
                <w:rFonts w:ascii="TH SarabunPSK" w:hAnsi="TH SarabunPSK" w:cs="TH SarabunPSK"/>
                <w:b/>
                <w:bCs/>
              </w:rPr>
            </w:pPr>
          </w:p>
          <w:p w14:paraId="1E3B4C8C" w14:textId="7692F209" w:rsidR="001A31BB" w:rsidRPr="00B60D70" w:rsidRDefault="001A31BB" w:rsidP="001A31BB">
            <w:pPr>
              <w:jc w:val="left"/>
              <w:rPr>
                <w:rFonts w:ascii="TH SarabunPSK" w:hAnsi="TH SarabunPSK" w:cs="TH SarabunPSK"/>
                <w:b/>
                <w:bCs/>
              </w:rPr>
            </w:pPr>
            <w:r w:rsidRPr="00B60D70">
              <w:rPr>
                <w:rFonts w:ascii="TH SarabunPSK" w:hAnsi="TH SarabunPSK" w:cs="TH SarabunPSK" w:hint="cs"/>
                <w:b/>
                <w:bCs/>
              </w:rPr>
              <w:t xml:space="preserve">PLO5: </w:t>
            </w:r>
            <w:r w:rsidR="00FF155E" w:rsidRPr="00B60D70">
              <w:rPr>
                <w:rFonts w:ascii="TH SarabunPSK" w:hAnsi="TH SarabunPSK" w:cs="TH SarabunPSK"/>
                <w:b/>
                <w:bCs/>
                <w:cs/>
              </w:rPr>
              <w:t>ค้นหาความรู้ด้วยตนเอง เรียนรู้และพัฒนาตนเองอย่างต่อ</w:t>
            </w:r>
            <w:r w:rsidR="006C44F3" w:rsidRPr="00B60D70">
              <w:rPr>
                <w:rFonts w:ascii="TH SarabunPSK" w:hAnsi="TH SarabunPSK" w:cs="TH SarabunPSK" w:hint="cs"/>
                <w:b/>
                <w:bCs/>
                <w:cs/>
              </w:rPr>
              <w:t>เนื่อง</w:t>
            </w:r>
            <w:r w:rsidR="00AB3CCF" w:rsidRPr="00B60D70">
              <w:rPr>
                <w:rFonts w:ascii="TH SarabunPSK" w:hAnsi="TH SarabunPSK" w:cs="TH SarabunPSK"/>
                <w:b/>
                <w:bCs/>
                <w:cs/>
              </w:rPr>
              <w:t xml:space="preserve"> เพื่อ</w:t>
            </w:r>
            <w:r w:rsidR="00FF155E" w:rsidRPr="00B60D70">
              <w:rPr>
                <w:rFonts w:ascii="TH SarabunPSK" w:hAnsi="TH SarabunPSK" w:cs="TH SarabunPSK"/>
                <w:b/>
                <w:bCs/>
                <w:cs/>
              </w:rPr>
              <w:t>นำความรู้ที่มีไปสร้างประโยชน์แก่ผู้อื่นและสังคมภายใต้กรอบงานด้านครุศาสตร์อุตสาหกรรม</w:t>
            </w:r>
          </w:p>
          <w:p w14:paraId="0D3CDB93" w14:textId="77777777" w:rsidR="001A31BB" w:rsidRPr="00B60D70" w:rsidRDefault="001A31BB" w:rsidP="001A31BB">
            <w:pPr>
              <w:rPr>
                <w:rFonts w:ascii="TH SarabunPSK" w:hAnsi="TH SarabunPSK" w:cs="TH SarabunPSK"/>
                <w:b/>
                <w:bCs/>
              </w:rPr>
            </w:pPr>
          </w:p>
          <w:p w14:paraId="3A34C9DF" w14:textId="5E79645F" w:rsidR="001A31BB" w:rsidRPr="00B60D70" w:rsidRDefault="001A31BB" w:rsidP="001A31BB">
            <w:pPr>
              <w:rPr>
                <w:rFonts w:ascii="TH SarabunPSK" w:hAnsi="TH SarabunPSK" w:cs="TH SarabunPSK"/>
                <w:cs/>
              </w:rPr>
            </w:pPr>
          </w:p>
        </w:tc>
        <w:tc>
          <w:tcPr>
            <w:tcW w:w="2408" w:type="pct"/>
          </w:tcPr>
          <w:p w14:paraId="250A21AF" w14:textId="77777777" w:rsidR="001A31BB" w:rsidRPr="00B60D70" w:rsidRDefault="001A31BB" w:rsidP="001A31BB">
            <w:pPr>
              <w:rPr>
                <w:rFonts w:ascii="TH SarabunPSK" w:hAnsi="TH SarabunPSK" w:cs="TH SarabunPSK"/>
                <w:b/>
                <w:bCs/>
              </w:rPr>
            </w:pPr>
            <w:r w:rsidRPr="00B60D70">
              <w:rPr>
                <w:rFonts w:ascii="TH SarabunPSK" w:hAnsi="TH SarabunPSK" w:cs="TH SarabunPSK" w:hint="cs"/>
                <w:b/>
                <w:bCs/>
              </w:rPr>
              <w:lastRenderedPageBreak/>
              <w:t xml:space="preserve">PLO2: </w:t>
            </w:r>
            <w:r w:rsidRPr="00B60D70">
              <w:rPr>
                <w:rFonts w:ascii="TH SarabunPSK" w:hAnsi="TH SarabunPSK" w:cs="TH SarabunPSK" w:hint="cs"/>
                <w:b/>
                <w:bCs/>
                <w:cs/>
                <w:lang w:val="th-TH"/>
              </w:rPr>
              <w:t>มีสมรรถนะทางวิชาชีพวิศวกรรมโยธา</w:t>
            </w:r>
          </w:p>
          <w:p w14:paraId="10BB0FD1" w14:textId="367F3465" w:rsidR="001A31BB" w:rsidRPr="00B60D70" w:rsidRDefault="001A31BB" w:rsidP="001A31BB">
            <w:pPr>
              <w:tabs>
                <w:tab w:val="left" w:pos="886"/>
              </w:tabs>
              <w:ind w:left="886" w:hanging="886"/>
              <w:rPr>
                <w:rFonts w:ascii="TH SarabunPSK" w:hAnsi="TH SarabunPSK" w:cs="TH SarabunPSK"/>
              </w:rPr>
            </w:pPr>
            <w:r w:rsidRPr="00B60D70">
              <w:rPr>
                <w:rFonts w:ascii="TH SarabunPSK" w:hAnsi="TH SarabunPSK" w:cs="TH SarabunPSK" w:hint="cs"/>
              </w:rPr>
              <w:t>PLO</w:t>
            </w:r>
            <w:r w:rsidRPr="00B60D70">
              <w:rPr>
                <w:rFonts w:ascii="TH SarabunPSK" w:hAnsi="TH SarabunPSK" w:cs="TH SarabunPSK" w:hint="cs"/>
                <w:cs/>
              </w:rPr>
              <w:t>2</w:t>
            </w:r>
            <w:r w:rsidRPr="00B60D70">
              <w:rPr>
                <w:rFonts w:ascii="TH SarabunPSK" w:hAnsi="TH SarabunPSK" w:cs="TH SarabunPSK" w:hint="cs"/>
              </w:rPr>
              <w:t>A:</w:t>
            </w:r>
            <w:r w:rsidR="00BD7F9D" w:rsidRPr="00B60D70">
              <w:rPr>
                <w:rFonts w:ascii="TH SarabunPSK" w:hAnsi="TH SarabunPSK" w:cs="TH SarabunPSK" w:hint="cs"/>
              </w:rPr>
              <w:t xml:space="preserve"> </w:t>
            </w:r>
            <w:r w:rsidRPr="00B60D70">
              <w:rPr>
                <w:rFonts w:ascii="TH SarabunPSK" w:hAnsi="TH SarabunPSK" w:cs="TH SarabunPSK" w:hint="cs"/>
              </w:rPr>
              <w:t xml:space="preserve"> </w:t>
            </w:r>
            <w:r w:rsidRPr="00B60D70">
              <w:rPr>
                <w:rFonts w:ascii="TH SarabunPSK" w:hAnsi="TH SarabunPSK" w:cs="TH SarabunPSK" w:hint="cs"/>
                <w:cs/>
                <w:lang w:val="th-TH"/>
              </w:rPr>
              <w:t>ปฏิบัติงานพื้นฐานในสาขาวิชาชีพช่างโยธ</w:t>
            </w:r>
            <w:r w:rsidR="0017594F" w:rsidRPr="00B60D70">
              <w:rPr>
                <w:rFonts w:ascii="TH SarabunPSK" w:hAnsi="TH SarabunPSK" w:cs="TH SarabunPSK" w:hint="cs"/>
                <w:cs/>
                <w:lang w:val="th-TH"/>
              </w:rPr>
              <w:t>า</w:t>
            </w:r>
          </w:p>
          <w:p w14:paraId="735A8536" w14:textId="2B29F229" w:rsidR="001A31BB" w:rsidRPr="00B60D70" w:rsidRDefault="001A31BB" w:rsidP="001A31BB">
            <w:pPr>
              <w:tabs>
                <w:tab w:val="left" w:pos="886"/>
              </w:tabs>
              <w:ind w:left="886" w:hanging="886"/>
              <w:rPr>
                <w:rFonts w:ascii="TH SarabunPSK" w:hAnsi="TH SarabunPSK" w:cs="TH SarabunPSK"/>
              </w:rPr>
            </w:pPr>
            <w:r w:rsidRPr="00B60D70">
              <w:rPr>
                <w:rFonts w:ascii="TH SarabunPSK" w:hAnsi="TH SarabunPSK" w:cs="TH SarabunPSK" w:hint="cs"/>
              </w:rPr>
              <w:t>PLO</w:t>
            </w:r>
            <w:r w:rsidRPr="00B60D70">
              <w:rPr>
                <w:rFonts w:ascii="TH SarabunPSK" w:hAnsi="TH SarabunPSK" w:cs="TH SarabunPSK" w:hint="cs"/>
                <w:cs/>
                <w:lang w:val="th-TH"/>
              </w:rPr>
              <w:t>2</w:t>
            </w:r>
            <w:r w:rsidRPr="00B60D70">
              <w:rPr>
                <w:rFonts w:ascii="TH SarabunPSK" w:hAnsi="TH SarabunPSK" w:cs="TH SarabunPSK" w:hint="cs"/>
                <w:lang w:val="th-TH"/>
              </w:rPr>
              <w:t>C:</w:t>
            </w:r>
            <w:r w:rsidR="00BD7F9D" w:rsidRPr="00B60D70">
              <w:rPr>
                <w:rFonts w:ascii="TH SarabunPSK" w:hAnsi="TH SarabunPSK" w:cs="TH SarabunPSK" w:hint="cs"/>
                <w:cs/>
                <w:lang w:val="th-TH"/>
              </w:rPr>
              <w:t xml:space="preserve"> </w:t>
            </w:r>
            <w:r w:rsidRPr="00B60D70">
              <w:rPr>
                <w:rFonts w:ascii="TH SarabunPSK" w:hAnsi="TH SarabunPSK" w:cs="TH SarabunPSK" w:hint="cs"/>
              </w:rPr>
              <w:t xml:space="preserve"> </w:t>
            </w:r>
            <w:r w:rsidRPr="00B60D70">
              <w:rPr>
                <w:rFonts w:ascii="TH SarabunPSK" w:hAnsi="TH SarabunPSK" w:cs="TH SarabunPSK" w:hint="cs"/>
                <w:cs/>
                <w:lang w:val="th-TH"/>
              </w:rPr>
              <w:t>วิเคราะห์ และออกแบบงานทางวิศวกรรมโยธา</w:t>
            </w:r>
          </w:p>
          <w:p w14:paraId="72B562F9" w14:textId="2C8A43E7" w:rsidR="001A31BB" w:rsidRPr="00B60D70" w:rsidRDefault="001A31BB" w:rsidP="001A31BB">
            <w:pPr>
              <w:tabs>
                <w:tab w:val="left" w:pos="886"/>
              </w:tabs>
              <w:ind w:left="886" w:hanging="886"/>
              <w:rPr>
                <w:rFonts w:ascii="TH SarabunPSK" w:hAnsi="TH SarabunPSK" w:cs="TH SarabunPSK"/>
              </w:rPr>
            </w:pPr>
            <w:r w:rsidRPr="00B60D70">
              <w:rPr>
                <w:rFonts w:ascii="TH SarabunPSK" w:hAnsi="TH SarabunPSK" w:cs="TH SarabunPSK" w:hint="cs"/>
              </w:rPr>
              <w:t>Sub</w:t>
            </w:r>
            <w:r w:rsidRPr="00B60D70">
              <w:rPr>
                <w:rFonts w:ascii="TH SarabunPSK" w:hAnsi="TH SarabunPSK" w:cs="TH SarabunPSK" w:hint="cs"/>
                <w:cs/>
              </w:rPr>
              <w:t>2</w:t>
            </w:r>
            <w:r w:rsidRPr="00B60D70">
              <w:rPr>
                <w:rFonts w:ascii="TH SarabunPSK" w:hAnsi="TH SarabunPSK" w:cs="TH SarabunPSK" w:hint="cs"/>
              </w:rPr>
              <w:t>B:</w:t>
            </w:r>
            <w:r w:rsidR="00BD7F9D" w:rsidRPr="00B60D70">
              <w:rPr>
                <w:rFonts w:ascii="TH SarabunPSK" w:hAnsi="TH SarabunPSK" w:cs="TH SarabunPSK" w:hint="cs"/>
              </w:rPr>
              <w:t xml:space="preserve"> </w:t>
            </w:r>
            <w:r w:rsidRPr="00B60D70">
              <w:rPr>
                <w:rFonts w:ascii="TH SarabunPSK" w:hAnsi="TH SarabunPSK" w:cs="TH SarabunPSK" w:hint="cs"/>
              </w:rPr>
              <w:t xml:space="preserve"> </w:t>
            </w:r>
            <w:r w:rsidRPr="00B60D70">
              <w:rPr>
                <w:rFonts w:ascii="TH SarabunPSK" w:hAnsi="TH SarabunPSK" w:cs="TH SarabunPSK" w:hint="cs"/>
                <w:cs/>
                <w:lang w:val="th-TH"/>
              </w:rPr>
              <w:t>เลือกใช้เทคโนโลยีเพื่อการปฏิบัติงานทางวิศวกรรมโยธา</w:t>
            </w:r>
          </w:p>
          <w:p w14:paraId="33A2DC20" w14:textId="0BE4C186" w:rsidR="001A31BB" w:rsidRPr="00B60D70" w:rsidRDefault="001A31BB" w:rsidP="001A31BB">
            <w:pPr>
              <w:tabs>
                <w:tab w:val="left" w:pos="886"/>
              </w:tabs>
              <w:ind w:left="886" w:hanging="886"/>
              <w:rPr>
                <w:rFonts w:ascii="TH SarabunPSK" w:hAnsi="TH SarabunPSK" w:cs="TH SarabunPSK"/>
              </w:rPr>
            </w:pPr>
            <w:r w:rsidRPr="00B60D70">
              <w:rPr>
                <w:rFonts w:ascii="TH SarabunPSK" w:hAnsi="TH SarabunPSK" w:cs="TH SarabunPSK" w:hint="cs"/>
              </w:rPr>
              <w:t>PLO</w:t>
            </w:r>
            <w:r w:rsidRPr="00B60D70">
              <w:rPr>
                <w:rFonts w:ascii="TH SarabunPSK" w:hAnsi="TH SarabunPSK" w:cs="TH SarabunPSK" w:hint="cs"/>
                <w:cs/>
                <w:lang w:val="th-TH"/>
              </w:rPr>
              <w:t>2</w:t>
            </w:r>
            <w:r w:rsidRPr="00B60D70">
              <w:rPr>
                <w:rFonts w:ascii="TH SarabunPSK" w:hAnsi="TH SarabunPSK" w:cs="TH SarabunPSK" w:hint="cs"/>
                <w:lang w:val="th-TH"/>
              </w:rPr>
              <w:t>D:</w:t>
            </w:r>
            <w:r w:rsidR="00BD7F9D" w:rsidRPr="00B60D70">
              <w:rPr>
                <w:rFonts w:ascii="TH SarabunPSK" w:hAnsi="TH SarabunPSK" w:cs="TH SarabunPSK" w:hint="cs"/>
                <w:cs/>
                <w:lang w:val="th-TH"/>
              </w:rPr>
              <w:t xml:space="preserve"> </w:t>
            </w:r>
            <w:r w:rsidRPr="00B60D70">
              <w:rPr>
                <w:rFonts w:ascii="TH SarabunPSK" w:hAnsi="TH SarabunPSK" w:cs="TH SarabunPSK" w:hint="cs"/>
              </w:rPr>
              <w:t xml:space="preserve"> </w:t>
            </w:r>
            <w:r w:rsidRPr="00B60D70">
              <w:rPr>
                <w:rFonts w:ascii="TH SarabunPSK" w:hAnsi="TH SarabunPSK" w:cs="TH SarabunPSK" w:hint="cs"/>
                <w:cs/>
                <w:lang w:val="th-TH"/>
              </w:rPr>
              <w:t>ใช้หลักการในการบริหารจัดการและการควบคุมงานทางวิศวกรรมโยธา</w:t>
            </w:r>
            <w:r w:rsidRPr="00B60D70">
              <w:rPr>
                <w:rFonts w:ascii="TH SarabunPSK" w:hAnsi="TH SarabunPSK" w:cs="TH SarabunPSK" w:hint="cs"/>
                <w:cs/>
              </w:rPr>
              <w:tab/>
            </w:r>
          </w:p>
          <w:p w14:paraId="7C7B6622" w14:textId="77777777" w:rsidR="001A31BB" w:rsidRPr="00B60D70" w:rsidRDefault="001A31BB" w:rsidP="001A31BB">
            <w:pPr>
              <w:rPr>
                <w:rFonts w:ascii="TH SarabunPSK" w:hAnsi="TH SarabunPSK" w:cs="TH SarabunPSK"/>
                <w:b/>
                <w:bCs/>
              </w:rPr>
            </w:pPr>
          </w:p>
          <w:p w14:paraId="77BB31A5" w14:textId="77777777" w:rsidR="001A31BB" w:rsidRPr="00B60D70" w:rsidRDefault="001A31BB" w:rsidP="001A31BB">
            <w:pPr>
              <w:rPr>
                <w:rFonts w:ascii="TH SarabunPSK" w:hAnsi="TH SarabunPSK" w:cs="TH SarabunPSK"/>
                <w:b/>
                <w:bCs/>
              </w:rPr>
            </w:pPr>
          </w:p>
          <w:p w14:paraId="53C8FC5D" w14:textId="77777777" w:rsidR="001A31BB" w:rsidRPr="00B60D70" w:rsidRDefault="001A31BB" w:rsidP="001A31BB">
            <w:pPr>
              <w:rPr>
                <w:rFonts w:ascii="TH SarabunPSK" w:hAnsi="TH SarabunPSK" w:cs="TH SarabunPSK"/>
                <w:b/>
                <w:bCs/>
              </w:rPr>
            </w:pPr>
          </w:p>
          <w:p w14:paraId="04A4C1D8" w14:textId="77777777" w:rsidR="0011094E" w:rsidRPr="00B60D70" w:rsidRDefault="0011094E" w:rsidP="001A31BB">
            <w:pPr>
              <w:rPr>
                <w:rFonts w:ascii="TH SarabunPSK" w:hAnsi="TH SarabunPSK" w:cs="TH SarabunPSK"/>
                <w:b/>
                <w:bCs/>
              </w:rPr>
            </w:pPr>
          </w:p>
          <w:p w14:paraId="1C255196" w14:textId="77777777" w:rsidR="001A31BB" w:rsidRPr="00B60D70" w:rsidRDefault="001A31BB" w:rsidP="001A31BB">
            <w:pPr>
              <w:rPr>
                <w:rFonts w:ascii="TH SarabunPSK" w:hAnsi="TH SarabunPSK" w:cs="TH SarabunPSK"/>
                <w:b/>
                <w:bCs/>
              </w:rPr>
            </w:pPr>
          </w:p>
          <w:p w14:paraId="3FFC3272" w14:textId="77777777" w:rsidR="005809C9" w:rsidRPr="00B60D70" w:rsidRDefault="005809C9" w:rsidP="001A31BB">
            <w:pPr>
              <w:rPr>
                <w:rFonts w:ascii="TH SarabunPSK" w:hAnsi="TH SarabunPSK" w:cs="TH SarabunPSK"/>
                <w:b/>
                <w:bCs/>
              </w:rPr>
            </w:pPr>
          </w:p>
          <w:p w14:paraId="0E8C82F0" w14:textId="39CD90DD" w:rsidR="001A31BB" w:rsidRPr="00B60D70" w:rsidRDefault="001A31BB" w:rsidP="001A31BB">
            <w:pPr>
              <w:rPr>
                <w:rFonts w:ascii="TH SarabunPSK" w:hAnsi="TH SarabunPSK" w:cs="TH SarabunPSK"/>
                <w:b/>
                <w:bCs/>
              </w:rPr>
            </w:pPr>
            <w:r w:rsidRPr="00B60D70">
              <w:rPr>
                <w:rFonts w:ascii="TH SarabunPSK" w:hAnsi="TH SarabunPSK" w:cs="TH SarabunPSK" w:hint="cs"/>
                <w:b/>
                <w:bCs/>
              </w:rPr>
              <w:t xml:space="preserve">PLO1: </w:t>
            </w:r>
            <w:r w:rsidRPr="00B60D70">
              <w:rPr>
                <w:rFonts w:ascii="TH SarabunPSK" w:hAnsi="TH SarabunPSK" w:cs="TH SarabunPSK" w:hint="cs"/>
                <w:b/>
                <w:bCs/>
                <w:cs/>
                <w:lang w:val="th-TH"/>
              </w:rPr>
              <w:t>มีสมรรถนะในการจัดการเรียนรู้ในสายวิชาชีพโยธาที่หลากหลาย</w:t>
            </w:r>
          </w:p>
          <w:p w14:paraId="3F87F2AD" w14:textId="0B59A5FE" w:rsidR="001A31BB" w:rsidRPr="00B60D70" w:rsidRDefault="001A31BB" w:rsidP="001A31BB">
            <w:pPr>
              <w:tabs>
                <w:tab w:val="left" w:pos="886"/>
              </w:tabs>
              <w:ind w:left="886" w:hanging="886"/>
              <w:rPr>
                <w:rFonts w:ascii="TH SarabunPSK" w:hAnsi="TH SarabunPSK" w:cs="TH SarabunPSK"/>
              </w:rPr>
            </w:pPr>
            <w:r w:rsidRPr="00B60D70">
              <w:rPr>
                <w:rFonts w:ascii="TH SarabunPSK" w:hAnsi="TH SarabunPSK" w:cs="TH SarabunPSK" w:hint="cs"/>
              </w:rPr>
              <w:t>PLO1A:</w:t>
            </w:r>
            <w:r w:rsidR="00BD7F9D" w:rsidRPr="00B60D70">
              <w:rPr>
                <w:rFonts w:ascii="TH SarabunPSK" w:hAnsi="TH SarabunPSK" w:cs="TH SarabunPSK" w:hint="cs"/>
              </w:rPr>
              <w:t xml:space="preserve"> </w:t>
            </w:r>
            <w:r w:rsidRPr="00B60D70">
              <w:rPr>
                <w:rFonts w:ascii="TH SarabunPSK" w:hAnsi="TH SarabunPSK" w:cs="TH SarabunPSK" w:hint="cs"/>
                <w:cs/>
              </w:rPr>
              <w:t>ออกแบบ</w:t>
            </w:r>
            <w:r w:rsidRPr="00B60D70">
              <w:rPr>
                <w:rFonts w:ascii="TH SarabunPSK" w:hAnsi="TH SarabunPSK" w:cs="TH SarabunPSK" w:hint="cs"/>
                <w:cs/>
                <w:lang w:val="th-TH"/>
              </w:rPr>
              <w:t>บทเรียนเพื่อการเรียนการสอนสายวิชาชีพโยธา</w:t>
            </w:r>
            <w:r w:rsidRPr="00B60D70">
              <w:rPr>
                <w:rFonts w:ascii="TH SarabunPSK" w:hAnsi="TH SarabunPSK" w:cs="TH SarabunPSK" w:hint="cs"/>
                <w:cs/>
              </w:rPr>
              <w:tab/>
            </w:r>
            <w:r w:rsidRPr="00B60D70">
              <w:rPr>
                <w:rFonts w:ascii="TH SarabunPSK" w:hAnsi="TH SarabunPSK" w:cs="TH SarabunPSK" w:hint="cs"/>
                <w:cs/>
              </w:rPr>
              <w:tab/>
            </w:r>
          </w:p>
          <w:p w14:paraId="5D75A73F" w14:textId="38895DE1" w:rsidR="001A31BB" w:rsidRPr="00B60D70" w:rsidRDefault="001A31BB" w:rsidP="001A31BB">
            <w:pPr>
              <w:tabs>
                <w:tab w:val="left" w:pos="886"/>
              </w:tabs>
              <w:ind w:left="886" w:hanging="886"/>
              <w:rPr>
                <w:rFonts w:ascii="TH SarabunPSK" w:hAnsi="TH SarabunPSK" w:cs="TH SarabunPSK"/>
                <w:lang w:val="th-TH"/>
              </w:rPr>
            </w:pPr>
            <w:r w:rsidRPr="00B60D70">
              <w:rPr>
                <w:rFonts w:ascii="TH SarabunPSK" w:hAnsi="TH SarabunPSK" w:cs="TH SarabunPSK" w:hint="cs"/>
              </w:rPr>
              <w:t>PLO1B:</w:t>
            </w:r>
            <w:r w:rsidR="00BD7F9D" w:rsidRPr="00B60D70">
              <w:rPr>
                <w:rFonts w:ascii="TH SarabunPSK" w:hAnsi="TH SarabunPSK" w:cs="TH SarabunPSK" w:hint="cs"/>
              </w:rPr>
              <w:t xml:space="preserve"> </w:t>
            </w:r>
            <w:r w:rsidRPr="00B60D70">
              <w:rPr>
                <w:rFonts w:ascii="TH SarabunPSK" w:hAnsi="TH SarabunPSK" w:cs="TH SarabunPSK" w:hint="cs"/>
              </w:rPr>
              <w:t xml:space="preserve"> </w:t>
            </w:r>
            <w:r w:rsidRPr="00B60D70">
              <w:rPr>
                <w:rFonts w:ascii="TH SarabunPSK" w:hAnsi="TH SarabunPSK" w:cs="TH SarabunPSK" w:hint="cs"/>
                <w:cs/>
                <w:lang w:val="th-TH"/>
              </w:rPr>
              <w:t>ใช้กลวิธีและศาสตร์การสอนที่หลากหลาย เพื่อการพัฒนาบุคลากรสายวิชาชีพโยธา</w:t>
            </w:r>
          </w:p>
          <w:p w14:paraId="059DF1E9" w14:textId="1541CF80" w:rsidR="001A31BB" w:rsidRPr="00B60D70" w:rsidRDefault="001A31BB" w:rsidP="001A31BB">
            <w:pPr>
              <w:tabs>
                <w:tab w:val="left" w:pos="886"/>
              </w:tabs>
              <w:ind w:left="886" w:hanging="886"/>
              <w:rPr>
                <w:rFonts w:ascii="TH SarabunPSK" w:hAnsi="TH SarabunPSK" w:cs="TH SarabunPSK"/>
                <w:lang w:val="th-TH"/>
              </w:rPr>
            </w:pPr>
            <w:r w:rsidRPr="00B60D70">
              <w:rPr>
                <w:rFonts w:ascii="TH SarabunPSK" w:hAnsi="TH SarabunPSK" w:cs="TH SarabunPSK" w:hint="cs"/>
              </w:rPr>
              <w:t>PLO</w:t>
            </w:r>
            <w:r w:rsidRPr="00B60D70">
              <w:rPr>
                <w:rFonts w:ascii="TH SarabunPSK" w:hAnsi="TH SarabunPSK" w:cs="TH SarabunPSK" w:hint="cs"/>
                <w:lang w:val="th-TH"/>
              </w:rPr>
              <w:t>1C:</w:t>
            </w:r>
            <w:r w:rsidR="00BD7F9D" w:rsidRPr="00B60D70">
              <w:rPr>
                <w:rFonts w:ascii="TH SarabunPSK" w:hAnsi="TH SarabunPSK" w:cs="TH SarabunPSK" w:hint="cs"/>
              </w:rPr>
              <w:t xml:space="preserve"> </w:t>
            </w:r>
            <w:r w:rsidRPr="00B60D70">
              <w:rPr>
                <w:rFonts w:ascii="TH SarabunPSK" w:hAnsi="TH SarabunPSK" w:cs="TH SarabunPSK" w:hint="cs"/>
              </w:rPr>
              <w:t xml:space="preserve"> </w:t>
            </w:r>
            <w:r w:rsidRPr="00B60D70">
              <w:rPr>
                <w:rFonts w:ascii="TH SarabunPSK" w:hAnsi="TH SarabunPSK" w:cs="TH SarabunPSK" w:hint="cs"/>
                <w:cs/>
                <w:lang w:val="th-TH"/>
              </w:rPr>
              <w:t>ออกแบบและพัฒนาสื่อ เทคโนโลยี นวัตกรรม เพื่อสนับสนุนการพัฒนาบุคลากรสายวิชาชีพโยธา</w:t>
            </w:r>
          </w:p>
          <w:p w14:paraId="175618D7" w14:textId="6AD65388" w:rsidR="001A31BB" w:rsidRPr="00B60D70" w:rsidRDefault="001A31BB" w:rsidP="001A31BB">
            <w:pPr>
              <w:tabs>
                <w:tab w:val="left" w:pos="886"/>
              </w:tabs>
              <w:ind w:left="886" w:hanging="886"/>
              <w:rPr>
                <w:rFonts w:ascii="TH SarabunPSK" w:hAnsi="TH SarabunPSK" w:cs="TH SarabunPSK"/>
                <w:lang w:val="th-TH"/>
              </w:rPr>
            </w:pPr>
            <w:r w:rsidRPr="00B60D70">
              <w:rPr>
                <w:rFonts w:ascii="TH SarabunPSK" w:hAnsi="TH SarabunPSK" w:cs="TH SarabunPSK" w:hint="cs"/>
              </w:rPr>
              <w:lastRenderedPageBreak/>
              <w:t>PLO</w:t>
            </w:r>
            <w:r w:rsidRPr="00B60D70">
              <w:rPr>
                <w:rFonts w:ascii="TH SarabunPSK" w:hAnsi="TH SarabunPSK" w:cs="TH SarabunPSK" w:hint="cs"/>
                <w:lang w:val="th-TH"/>
              </w:rPr>
              <w:t>1D:</w:t>
            </w:r>
            <w:r w:rsidR="00BD7F9D" w:rsidRPr="00B60D70">
              <w:rPr>
                <w:rFonts w:ascii="TH SarabunPSK" w:hAnsi="TH SarabunPSK" w:cs="TH SarabunPSK" w:hint="cs"/>
                <w:cs/>
                <w:lang w:val="th-TH"/>
              </w:rPr>
              <w:t xml:space="preserve"> </w:t>
            </w:r>
            <w:r w:rsidRPr="00B60D70">
              <w:rPr>
                <w:rFonts w:ascii="TH SarabunPSK" w:hAnsi="TH SarabunPSK" w:cs="TH SarabunPSK" w:hint="cs"/>
              </w:rPr>
              <w:t xml:space="preserve"> </w:t>
            </w:r>
            <w:r w:rsidRPr="00B60D70">
              <w:rPr>
                <w:rFonts w:ascii="TH SarabunPSK" w:hAnsi="TH SarabunPSK" w:cs="TH SarabunPSK" w:hint="cs"/>
                <w:cs/>
                <w:lang w:val="th-TH"/>
              </w:rPr>
              <w:t>ออกแบบและพัฒนาเครื่องมือสำหรับวัด และประเมินผลความสามารถการเรียนรู้ของบุคลากรสายวิชาชีพโยธา</w:t>
            </w:r>
          </w:p>
          <w:p w14:paraId="5D03B57D" w14:textId="70F16BC4" w:rsidR="001A31BB" w:rsidRPr="00B60D70" w:rsidRDefault="001A31BB" w:rsidP="001A31BB">
            <w:pPr>
              <w:tabs>
                <w:tab w:val="left" w:pos="886"/>
              </w:tabs>
              <w:ind w:left="886" w:hanging="886"/>
              <w:rPr>
                <w:rFonts w:ascii="TH SarabunPSK" w:hAnsi="TH SarabunPSK" w:cs="TH SarabunPSK"/>
                <w:lang w:val="th-TH"/>
              </w:rPr>
            </w:pPr>
            <w:r w:rsidRPr="00B60D70">
              <w:rPr>
                <w:rFonts w:ascii="TH SarabunPSK" w:hAnsi="TH SarabunPSK" w:cs="TH SarabunPSK" w:hint="cs"/>
              </w:rPr>
              <w:t>PLO</w:t>
            </w:r>
            <w:r w:rsidRPr="00B60D70">
              <w:rPr>
                <w:rFonts w:ascii="TH SarabunPSK" w:hAnsi="TH SarabunPSK" w:cs="TH SarabunPSK" w:hint="cs"/>
                <w:lang w:val="th-TH"/>
              </w:rPr>
              <w:t>1E:</w:t>
            </w:r>
            <w:r w:rsidR="00BD7F9D" w:rsidRPr="00B60D70">
              <w:rPr>
                <w:rFonts w:ascii="TH SarabunPSK" w:hAnsi="TH SarabunPSK" w:cs="TH SarabunPSK" w:hint="cs"/>
                <w:cs/>
                <w:lang w:val="th-TH"/>
              </w:rPr>
              <w:t xml:space="preserve"> </w:t>
            </w:r>
            <w:r w:rsidRPr="00B60D70">
              <w:rPr>
                <w:rFonts w:ascii="TH SarabunPSK" w:hAnsi="TH SarabunPSK" w:cs="TH SarabunPSK" w:hint="cs"/>
              </w:rPr>
              <w:t xml:space="preserve"> </w:t>
            </w:r>
            <w:r w:rsidRPr="00B60D70">
              <w:rPr>
                <w:rFonts w:ascii="TH SarabunPSK" w:hAnsi="TH SarabunPSK" w:cs="TH SarabunPSK" w:hint="cs"/>
                <w:cs/>
                <w:lang w:val="th-TH"/>
              </w:rPr>
              <w:t>ออกแบบและดำเนินการวิจัย เพื่อพัฒนาความสามารถการเรียนรู้ของบุคลากรสายวิชาชีพโยธา</w:t>
            </w:r>
          </w:p>
          <w:p w14:paraId="72565DE4" w14:textId="77777777" w:rsidR="001A31BB" w:rsidRPr="00B60D70" w:rsidRDefault="001A31BB" w:rsidP="001A31BB">
            <w:pPr>
              <w:rPr>
                <w:rFonts w:ascii="TH SarabunPSK" w:hAnsi="TH SarabunPSK" w:cs="TH SarabunPSK"/>
              </w:rPr>
            </w:pPr>
          </w:p>
          <w:p w14:paraId="263D1487" w14:textId="77777777" w:rsidR="001A31BB" w:rsidRPr="00B60D70" w:rsidRDefault="001A31BB" w:rsidP="001A31BB">
            <w:pPr>
              <w:rPr>
                <w:rFonts w:ascii="TH SarabunPSK" w:hAnsi="TH SarabunPSK" w:cs="TH SarabunPSK"/>
                <w:b/>
                <w:bCs/>
              </w:rPr>
            </w:pPr>
            <w:r w:rsidRPr="00B60D70">
              <w:rPr>
                <w:rFonts w:ascii="TH SarabunPSK" w:hAnsi="TH SarabunPSK" w:cs="TH SarabunPSK" w:hint="cs"/>
                <w:b/>
                <w:bCs/>
              </w:rPr>
              <w:t xml:space="preserve">PLO3: </w:t>
            </w:r>
            <w:r w:rsidRPr="00B60D70">
              <w:rPr>
                <w:rFonts w:ascii="TH SarabunPSK" w:hAnsi="TH SarabunPSK" w:cs="TH SarabunPSK" w:hint="cs"/>
                <w:b/>
                <w:bCs/>
                <w:cs/>
                <w:lang w:val="th-TH"/>
              </w:rPr>
              <w:t>มีคุณลักษณะที่เป็นแบบอย่างที่ดี</w:t>
            </w:r>
          </w:p>
          <w:p w14:paraId="104936F1" w14:textId="7E023D52" w:rsidR="001A31BB" w:rsidRPr="00B60D70" w:rsidRDefault="001A31BB" w:rsidP="001A31BB">
            <w:pPr>
              <w:tabs>
                <w:tab w:val="left" w:pos="886"/>
              </w:tabs>
              <w:ind w:left="886" w:hanging="886"/>
              <w:rPr>
                <w:rFonts w:ascii="TH SarabunPSK" w:hAnsi="TH SarabunPSK" w:cs="TH SarabunPSK"/>
                <w:lang w:val="th-TH"/>
              </w:rPr>
            </w:pPr>
            <w:r w:rsidRPr="00B60D70">
              <w:rPr>
                <w:rFonts w:ascii="TH SarabunPSK" w:hAnsi="TH SarabunPSK" w:cs="TH SarabunPSK" w:hint="cs"/>
                <w:lang w:val="th-TH"/>
              </w:rPr>
              <w:t>Sub3A:</w:t>
            </w:r>
            <w:r w:rsidR="00BD7F9D" w:rsidRPr="00B60D70">
              <w:rPr>
                <w:rFonts w:ascii="TH SarabunPSK" w:hAnsi="TH SarabunPSK" w:cs="TH SarabunPSK" w:hint="cs"/>
                <w:cs/>
                <w:lang w:val="th-TH"/>
              </w:rPr>
              <w:t xml:space="preserve"> </w:t>
            </w:r>
            <w:r w:rsidRPr="00B60D70">
              <w:rPr>
                <w:rFonts w:ascii="TH SarabunPSK" w:hAnsi="TH SarabunPSK" w:cs="TH SarabunPSK" w:hint="cs"/>
              </w:rPr>
              <w:t xml:space="preserve"> </w:t>
            </w:r>
            <w:r w:rsidRPr="00B60D70">
              <w:rPr>
                <w:rFonts w:ascii="TH SarabunPSK" w:hAnsi="TH SarabunPSK" w:cs="TH SarabunPSK" w:hint="cs"/>
                <w:cs/>
                <w:lang w:val="th-TH"/>
              </w:rPr>
              <w:t>มีบุคลิกลักษณะความเป็นครูช่าง</w:t>
            </w:r>
          </w:p>
          <w:p w14:paraId="63CD825B" w14:textId="4DF7CC89" w:rsidR="001A31BB" w:rsidRPr="00B60D70" w:rsidRDefault="001A31BB" w:rsidP="001A31BB">
            <w:pPr>
              <w:tabs>
                <w:tab w:val="left" w:pos="886"/>
              </w:tabs>
              <w:ind w:left="886" w:hanging="886"/>
              <w:rPr>
                <w:rFonts w:ascii="TH SarabunPSK" w:hAnsi="TH SarabunPSK" w:cs="TH SarabunPSK"/>
                <w:lang w:val="th-TH"/>
              </w:rPr>
            </w:pPr>
            <w:r w:rsidRPr="00B60D70">
              <w:rPr>
                <w:rFonts w:ascii="TH SarabunPSK" w:hAnsi="TH SarabunPSK" w:cs="TH SarabunPSK" w:hint="cs"/>
                <w:lang w:val="th-TH"/>
              </w:rPr>
              <w:t>Sub3B:</w:t>
            </w:r>
            <w:r w:rsidR="00BD7F9D" w:rsidRPr="00B60D70">
              <w:rPr>
                <w:rFonts w:ascii="TH SarabunPSK" w:hAnsi="TH SarabunPSK" w:cs="TH SarabunPSK" w:hint="cs"/>
                <w:cs/>
                <w:lang w:val="th-TH"/>
              </w:rPr>
              <w:t xml:space="preserve"> </w:t>
            </w:r>
            <w:r w:rsidRPr="00B60D70">
              <w:rPr>
                <w:rFonts w:ascii="TH SarabunPSK" w:hAnsi="TH SarabunPSK" w:cs="TH SarabunPSK" w:hint="cs"/>
              </w:rPr>
              <w:t xml:space="preserve"> </w:t>
            </w:r>
            <w:r w:rsidRPr="00B60D70">
              <w:rPr>
                <w:rFonts w:ascii="TH SarabunPSK" w:hAnsi="TH SarabunPSK" w:cs="TH SarabunPSK" w:hint="cs"/>
                <w:cs/>
                <w:lang w:val="th-TH"/>
              </w:rPr>
              <w:t>มีความละเอียดและรอบคอบในการทำงานทางช่าง</w:t>
            </w:r>
          </w:p>
          <w:p w14:paraId="5E0ECFD9" w14:textId="4B4813A4" w:rsidR="001A31BB" w:rsidRPr="00B60D70" w:rsidRDefault="001A31BB" w:rsidP="001A31BB">
            <w:pPr>
              <w:tabs>
                <w:tab w:val="left" w:pos="886"/>
              </w:tabs>
              <w:ind w:left="886" w:hanging="886"/>
              <w:rPr>
                <w:rFonts w:ascii="TH SarabunPSK" w:hAnsi="TH SarabunPSK" w:cs="TH SarabunPSK"/>
                <w:lang w:val="th-TH"/>
              </w:rPr>
            </w:pPr>
            <w:r w:rsidRPr="00B60D70">
              <w:rPr>
                <w:rFonts w:ascii="TH SarabunPSK" w:hAnsi="TH SarabunPSK" w:cs="TH SarabunPSK" w:hint="cs"/>
                <w:lang w:val="th-TH"/>
              </w:rPr>
              <w:t>Sub3C:</w:t>
            </w:r>
            <w:r w:rsidR="00BD7F9D" w:rsidRPr="00B60D70">
              <w:rPr>
                <w:rFonts w:ascii="TH SarabunPSK" w:hAnsi="TH SarabunPSK" w:cs="TH SarabunPSK" w:hint="cs"/>
                <w:cs/>
                <w:lang w:val="th-TH"/>
              </w:rPr>
              <w:t xml:space="preserve"> </w:t>
            </w:r>
            <w:r w:rsidRPr="00B60D70">
              <w:rPr>
                <w:rFonts w:ascii="TH SarabunPSK" w:hAnsi="TH SarabunPSK" w:cs="TH SarabunPSK" w:hint="cs"/>
              </w:rPr>
              <w:t xml:space="preserve"> </w:t>
            </w:r>
            <w:r w:rsidRPr="00B60D70">
              <w:rPr>
                <w:rFonts w:ascii="TH SarabunPSK" w:hAnsi="TH SarabunPSK" w:cs="TH SarabunPSK" w:hint="cs"/>
                <w:cs/>
                <w:lang w:val="th-TH"/>
              </w:rPr>
              <w:t>มีทักษะในการสื่อสารทางวิชาชีพ</w:t>
            </w:r>
          </w:p>
          <w:p w14:paraId="59222CD3" w14:textId="048FBDE6" w:rsidR="001A31BB" w:rsidRPr="00B60D70" w:rsidRDefault="001A31BB" w:rsidP="001A31BB">
            <w:pPr>
              <w:rPr>
                <w:rFonts w:ascii="TH SarabunPSK" w:hAnsi="TH SarabunPSK" w:cs="TH SarabunPSK"/>
                <w:b/>
                <w:bCs/>
              </w:rPr>
            </w:pPr>
            <w:r w:rsidRPr="00B60D70">
              <w:rPr>
                <w:rFonts w:ascii="TH SarabunPSK" w:hAnsi="TH SarabunPSK" w:cs="TH SarabunPSK" w:hint="cs"/>
                <w:lang w:val="th-TH"/>
              </w:rPr>
              <w:t>Sub3D:</w:t>
            </w:r>
            <w:r w:rsidR="00BD7F9D" w:rsidRPr="00B60D70">
              <w:rPr>
                <w:rFonts w:ascii="TH SarabunPSK" w:hAnsi="TH SarabunPSK" w:cs="TH SarabunPSK" w:hint="cs"/>
                <w:cs/>
                <w:lang w:val="th-TH"/>
              </w:rPr>
              <w:t xml:space="preserve"> </w:t>
            </w:r>
            <w:r w:rsidRPr="00B60D70">
              <w:rPr>
                <w:rFonts w:ascii="TH SarabunPSK" w:hAnsi="TH SarabunPSK" w:cs="TH SarabunPSK" w:hint="cs"/>
              </w:rPr>
              <w:t xml:space="preserve"> </w:t>
            </w:r>
            <w:r w:rsidRPr="00B60D70">
              <w:rPr>
                <w:rFonts w:ascii="TH SarabunPSK" w:hAnsi="TH SarabunPSK" w:cs="TH SarabunPSK" w:hint="cs"/>
                <w:cs/>
                <w:lang w:val="th-TH"/>
              </w:rPr>
              <w:t>มีคุณธรรม จรรยาบรรณ เจตคติ ค่านิยมที่ดีต่อวิชาชีพ</w:t>
            </w:r>
          </w:p>
        </w:tc>
      </w:tr>
    </w:tbl>
    <w:p w14:paraId="4AE8EBB1" w14:textId="77777777" w:rsidR="00CF6974" w:rsidRPr="00B60D70" w:rsidRDefault="00CF6974" w:rsidP="00F10E53">
      <w:pPr>
        <w:rPr>
          <w:rFonts w:ascii="TH SarabunPSK" w:hAnsi="TH SarabunPSK" w:cs="TH SarabunPSK"/>
        </w:rPr>
      </w:pPr>
      <w:bookmarkStart w:id="31" w:name="_Toc179245988"/>
      <w:bookmarkStart w:id="32" w:name="_Toc179656356"/>
      <w:bookmarkStart w:id="33" w:name="_Toc180609436"/>
    </w:p>
    <w:p w14:paraId="39059EE5" w14:textId="27AD7A8E" w:rsidR="001A31BB" w:rsidRPr="00B60D70" w:rsidRDefault="001A31BB" w:rsidP="001A31BB">
      <w:pPr>
        <w:pStyle w:val="3"/>
        <w:rPr>
          <w:rFonts w:ascii="TH SarabunPSK" w:hAnsi="TH SarabunPSK" w:cs="TH SarabunPSK"/>
        </w:rPr>
      </w:pPr>
      <w:bookmarkStart w:id="34" w:name="_Toc191634051"/>
      <w:r w:rsidRPr="00B60D70">
        <w:rPr>
          <w:rFonts w:ascii="TH SarabunPSK" w:hAnsi="TH SarabunPSK" w:cs="TH SarabunPSK" w:hint="cs"/>
          <w:cs/>
        </w:rPr>
        <w:t>โครงสร้างหลักสูตร</w:t>
      </w:r>
      <w:bookmarkEnd w:id="31"/>
      <w:bookmarkEnd w:id="32"/>
      <w:bookmarkEnd w:id="33"/>
      <w:bookmarkEnd w:id="34"/>
    </w:p>
    <w:p w14:paraId="58F5A838" w14:textId="5FA69A39" w:rsidR="001A31BB" w:rsidRPr="00B60D70" w:rsidRDefault="001A31BB" w:rsidP="001A31BB">
      <w:pPr>
        <w:ind w:right="29" w:firstLine="720"/>
        <w:rPr>
          <w:rFonts w:ascii="TH SarabunPSK" w:hAnsi="TH SarabunPSK" w:cs="TH SarabunPSK"/>
        </w:rPr>
      </w:pPr>
      <w:r w:rsidRPr="00B60D70">
        <w:rPr>
          <w:rFonts w:ascii="TH SarabunPSK" w:hAnsi="TH SarabunPSK" w:cs="TH SarabunPSK" w:hint="cs"/>
          <w:cs/>
        </w:rPr>
        <w:t xml:space="preserve">หลักสูตรปรับโครงสร้างหลักสูตรใหม่ ซึ่งมีสาระสำคัญของการเปลี่ยนแปลง ดังนี้ </w:t>
      </w:r>
    </w:p>
    <w:p w14:paraId="40076F4A" w14:textId="77777777" w:rsidR="00E01D10" w:rsidRPr="00B60D70" w:rsidRDefault="00E01D10" w:rsidP="00FF7D50">
      <w:pPr>
        <w:pStyle w:val="af9"/>
        <w:numPr>
          <w:ilvl w:val="0"/>
          <w:numId w:val="79"/>
        </w:numPr>
        <w:rPr>
          <w:rFonts w:ascii="TH SarabunPSK" w:hAnsi="TH SarabunPSK" w:cs="TH SarabunPSK"/>
        </w:rPr>
      </w:pPr>
      <w:r w:rsidRPr="00B60D70">
        <w:rPr>
          <w:rFonts w:ascii="TH SarabunPSK" w:hAnsi="TH SarabunPSK" w:cs="TH SarabunPSK"/>
          <w:cs/>
        </w:rPr>
        <w:t>มีการเพิ่มจำนวนหน่วยกิตรวมตลอดหลักสูตรจากเดิม 163 หน่วยกิต เป็น 175 หน่วยกิต เพิ่มขึ้น 12 หน่วยกิต</w:t>
      </w:r>
    </w:p>
    <w:p w14:paraId="7A35367A" w14:textId="41840374" w:rsidR="00E35438" w:rsidRPr="00B60D70" w:rsidRDefault="00E01D10" w:rsidP="00FF7D50">
      <w:pPr>
        <w:pStyle w:val="af9"/>
        <w:numPr>
          <w:ilvl w:val="0"/>
          <w:numId w:val="79"/>
        </w:numPr>
        <w:rPr>
          <w:rFonts w:ascii="TH SarabunPSK" w:hAnsi="TH SarabunPSK" w:cs="TH SarabunPSK"/>
        </w:rPr>
      </w:pPr>
      <w:r w:rsidRPr="00B60D70">
        <w:rPr>
          <w:rFonts w:ascii="TH SarabunPSK" w:hAnsi="TH SarabunPSK" w:cs="TH SarabunPSK" w:hint="cs"/>
          <w:cs/>
        </w:rPr>
        <w:t>มีการ</w:t>
      </w:r>
      <w:r w:rsidR="00E35438" w:rsidRPr="00B60D70">
        <w:rPr>
          <w:rFonts w:ascii="TH SarabunPSK" w:hAnsi="TH SarabunPSK" w:cs="TH SarabunPSK" w:hint="cs"/>
          <w:cs/>
        </w:rPr>
        <w:t>ปรับลดหน่วย</w:t>
      </w:r>
      <w:proofErr w:type="spellStart"/>
      <w:r w:rsidR="00E35438" w:rsidRPr="00B60D70">
        <w:rPr>
          <w:rFonts w:ascii="TH SarabunPSK" w:hAnsi="TH SarabunPSK" w:cs="TH SarabunPSK" w:hint="cs"/>
          <w:cs/>
        </w:rPr>
        <w:t>กิตข</w:t>
      </w:r>
      <w:proofErr w:type="spellEnd"/>
      <w:r w:rsidR="00E35438" w:rsidRPr="00B60D70">
        <w:rPr>
          <w:rFonts w:ascii="TH SarabunPSK" w:hAnsi="TH SarabunPSK" w:cs="TH SarabunPSK" w:hint="cs"/>
          <w:cs/>
        </w:rPr>
        <w:t>องหมวดวิชาศึกษาทั่วไปจาก 31 หน่วยกิต เป็น 24 หน่วยกิต</w:t>
      </w:r>
    </w:p>
    <w:p w14:paraId="4A3DE3C5" w14:textId="04EE847E" w:rsidR="00E35438" w:rsidRPr="00B60D70" w:rsidRDefault="00684D4D" w:rsidP="00FF7D50">
      <w:pPr>
        <w:pStyle w:val="af9"/>
        <w:numPr>
          <w:ilvl w:val="0"/>
          <w:numId w:val="79"/>
        </w:numPr>
        <w:rPr>
          <w:rFonts w:ascii="TH SarabunPSK" w:hAnsi="TH SarabunPSK" w:cs="TH SarabunPSK"/>
        </w:rPr>
      </w:pPr>
      <w:r w:rsidRPr="00B60D70">
        <w:rPr>
          <w:rFonts w:ascii="TH SarabunPSK" w:hAnsi="TH SarabunPSK" w:cs="TH SarabunPSK" w:hint="cs"/>
          <w:cs/>
        </w:rPr>
        <w:t>มีการ</w:t>
      </w:r>
      <w:r w:rsidR="00E35438" w:rsidRPr="00B60D70">
        <w:rPr>
          <w:rFonts w:ascii="TH SarabunPSK" w:hAnsi="TH SarabunPSK" w:cs="TH SarabunPSK" w:hint="cs"/>
          <w:cs/>
        </w:rPr>
        <w:t>ปรับเพิ่มจำนวนหน่วย</w:t>
      </w:r>
      <w:proofErr w:type="spellStart"/>
      <w:r w:rsidR="00E35438" w:rsidRPr="00B60D70">
        <w:rPr>
          <w:rFonts w:ascii="TH SarabunPSK" w:hAnsi="TH SarabunPSK" w:cs="TH SarabunPSK" w:hint="cs"/>
          <w:cs/>
        </w:rPr>
        <w:t>กิตข</w:t>
      </w:r>
      <w:proofErr w:type="spellEnd"/>
      <w:r w:rsidR="00E35438" w:rsidRPr="00B60D70">
        <w:rPr>
          <w:rFonts w:ascii="TH SarabunPSK" w:hAnsi="TH SarabunPSK" w:cs="TH SarabunPSK" w:hint="cs"/>
          <w:cs/>
        </w:rPr>
        <w:t xml:space="preserve">องวิชาเฉพาะ คือ หมวดวิชาเฉพาะจาก </w:t>
      </w:r>
      <w:r w:rsidR="00E35438" w:rsidRPr="00B60D70">
        <w:rPr>
          <w:rFonts w:ascii="TH SarabunPSK" w:hAnsi="TH SarabunPSK" w:cs="TH SarabunPSK" w:hint="cs"/>
        </w:rPr>
        <w:t xml:space="preserve">126 </w:t>
      </w:r>
      <w:r w:rsidR="00E35438" w:rsidRPr="00B60D70">
        <w:rPr>
          <w:rFonts w:ascii="TH SarabunPSK" w:hAnsi="TH SarabunPSK" w:cs="TH SarabunPSK" w:hint="cs"/>
          <w:cs/>
        </w:rPr>
        <w:t>หน่วยกิต เป็น 1</w:t>
      </w:r>
      <w:r w:rsidR="00E35438" w:rsidRPr="00B60D70">
        <w:rPr>
          <w:rFonts w:ascii="TH SarabunPSK" w:hAnsi="TH SarabunPSK" w:cs="TH SarabunPSK" w:hint="cs"/>
        </w:rPr>
        <w:t>45</w:t>
      </w:r>
      <w:r w:rsidR="00E35438" w:rsidRPr="00B60D70">
        <w:rPr>
          <w:rFonts w:ascii="TH SarabunPSK" w:hAnsi="TH SarabunPSK" w:cs="TH SarabunPSK" w:hint="cs"/>
          <w:cs/>
        </w:rPr>
        <w:t xml:space="preserve"> หน่วยกิต </w:t>
      </w:r>
      <w:r w:rsidR="006C44F3" w:rsidRPr="00B60D70">
        <w:rPr>
          <w:rFonts w:ascii="TH SarabunPSK" w:hAnsi="TH SarabunPSK" w:cs="TH SarabunPSK" w:hint="cs"/>
          <w:cs/>
        </w:rPr>
        <w:t>โดย</w:t>
      </w:r>
      <w:r w:rsidR="00E35438" w:rsidRPr="00B60D70">
        <w:rPr>
          <w:rFonts w:ascii="TH SarabunPSK" w:hAnsi="TH SarabunPSK" w:cs="TH SarabunPSK" w:hint="cs"/>
          <w:cs/>
        </w:rPr>
        <w:t xml:space="preserve">กลุ่มวิชาชีพครูปรับลดจาก 47 หน่วยกิต เป็น </w:t>
      </w:r>
      <w:r w:rsidR="00E35438" w:rsidRPr="00B60D70">
        <w:rPr>
          <w:rFonts w:ascii="TH SarabunPSK" w:hAnsi="TH SarabunPSK" w:cs="TH SarabunPSK" w:hint="cs"/>
        </w:rPr>
        <w:t>46</w:t>
      </w:r>
      <w:r w:rsidR="00E35438" w:rsidRPr="00B60D70">
        <w:rPr>
          <w:rFonts w:ascii="TH SarabunPSK" w:hAnsi="TH SarabunPSK" w:cs="TH SarabunPSK" w:hint="cs"/>
          <w:cs/>
        </w:rPr>
        <w:t xml:space="preserve"> หน่วยกิต และกลุ่มวิชาชีพเอก</w:t>
      </w:r>
      <w:r w:rsidR="001008E1" w:rsidRPr="00B60D70">
        <w:rPr>
          <w:rFonts w:ascii="TH SarabunPSK" w:hAnsi="TH SarabunPSK" w:cs="TH SarabunPSK" w:hint="cs"/>
          <w:cs/>
        </w:rPr>
        <w:t>ทางวิศวกรรมโยธา</w:t>
      </w:r>
      <w:r w:rsidR="006C44F3" w:rsidRPr="00B60D70">
        <w:rPr>
          <w:rFonts w:ascii="TH SarabunPSK" w:hAnsi="TH SarabunPSK" w:cs="TH SarabunPSK" w:hint="cs"/>
          <w:cs/>
        </w:rPr>
        <w:t>ปรับเพิ่ม</w:t>
      </w:r>
      <w:r w:rsidR="00E35438" w:rsidRPr="00B60D70">
        <w:rPr>
          <w:rFonts w:ascii="TH SarabunPSK" w:hAnsi="TH SarabunPSK" w:cs="TH SarabunPSK" w:hint="cs"/>
          <w:cs/>
        </w:rPr>
        <w:t>จาก 7</w:t>
      </w:r>
      <w:r w:rsidR="00E35438" w:rsidRPr="00B60D70">
        <w:rPr>
          <w:rFonts w:ascii="TH SarabunPSK" w:hAnsi="TH SarabunPSK" w:cs="TH SarabunPSK" w:hint="cs"/>
        </w:rPr>
        <w:t>9</w:t>
      </w:r>
      <w:r w:rsidR="00E35438" w:rsidRPr="00B60D70">
        <w:rPr>
          <w:rFonts w:ascii="TH SarabunPSK" w:hAnsi="TH SarabunPSK" w:cs="TH SarabunPSK" w:hint="cs"/>
          <w:cs/>
        </w:rPr>
        <w:t xml:space="preserve"> หน่วยกิต เป็น </w:t>
      </w:r>
      <w:r w:rsidR="00E35438" w:rsidRPr="00B60D70">
        <w:rPr>
          <w:rFonts w:ascii="TH SarabunPSK" w:hAnsi="TH SarabunPSK" w:cs="TH SarabunPSK" w:hint="cs"/>
        </w:rPr>
        <w:t>99</w:t>
      </w:r>
      <w:r w:rsidR="00E35438" w:rsidRPr="00B60D70">
        <w:rPr>
          <w:rFonts w:ascii="TH SarabunPSK" w:hAnsi="TH SarabunPSK" w:cs="TH SarabunPSK" w:hint="cs"/>
          <w:cs/>
        </w:rPr>
        <w:t xml:space="preserve"> หน่วยกิต</w:t>
      </w:r>
    </w:p>
    <w:p w14:paraId="05E0B7B9" w14:textId="0F78D5B1" w:rsidR="00E35438" w:rsidRPr="00B60D70" w:rsidRDefault="00684D4D" w:rsidP="00FF7D50">
      <w:pPr>
        <w:pStyle w:val="af9"/>
        <w:numPr>
          <w:ilvl w:val="0"/>
          <w:numId w:val="79"/>
        </w:numPr>
        <w:rPr>
          <w:rFonts w:ascii="TH SarabunPSK" w:hAnsi="TH SarabunPSK" w:cs="TH SarabunPSK"/>
        </w:rPr>
      </w:pPr>
      <w:r w:rsidRPr="00B60D70">
        <w:rPr>
          <w:rFonts w:ascii="TH SarabunPSK" w:hAnsi="TH SarabunPSK" w:cs="TH SarabunPSK" w:hint="cs"/>
          <w:cs/>
        </w:rPr>
        <w:t>มีการ</w:t>
      </w:r>
      <w:r w:rsidR="00E35438" w:rsidRPr="00B60D70">
        <w:rPr>
          <w:rFonts w:ascii="TH SarabunPSK" w:hAnsi="TH SarabunPSK" w:cs="TH SarabunPSK" w:hint="cs"/>
          <w:cs/>
        </w:rPr>
        <w:t>ปรับชื่อกลุ่มวิชาให้อยู่ในรูปแบบหรือโครงสร้างที่เข้าใจได้ง่าย</w:t>
      </w:r>
      <w:r w:rsidR="00E35438" w:rsidRPr="00B60D70">
        <w:rPr>
          <w:rFonts w:ascii="TH SarabunPSK" w:hAnsi="TH SarabunPSK" w:cs="TH SarabunPSK" w:hint="cs"/>
        </w:rPr>
        <w:t xml:space="preserve"> </w:t>
      </w:r>
      <w:r w:rsidR="00E35438" w:rsidRPr="00B60D70">
        <w:rPr>
          <w:rFonts w:ascii="TH SarabunPSK" w:hAnsi="TH SarabunPSK" w:cs="TH SarabunPSK" w:hint="cs"/>
          <w:cs/>
        </w:rPr>
        <w:t>สอดคล้องกับเกณฑ์ของคุรุสภาและสภาวิศวกร</w:t>
      </w:r>
    </w:p>
    <w:p w14:paraId="0ADA7455" w14:textId="77777777" w:rsidR="00BD1ECE" w:rsidRPr="00B60D70" w:rsidRDefault="00BD1ECE" w:rsidP="006D70EB">
      <w:pPr>
        <w:rPr>
          <w:rFonts w:ascii="TH SarabunPSK" w:hAnsi="TH SarabunPSK" w:cs="TH SarabunPSK"/>
          <w:sz w:val="28"/>
          <w:szCs w:val="28"/>
        </w:rPr>
      </w:pPr>
    </w:p>
    <w:p w14:paraId="44F42659" w14:textId="5DF50543" w:rsidR="00E35438" w:rsidRPr="00B60D70" w:rsidRDefault="00E35438" w:rsidP="00E35438">
      <w:pPr>
        <w:ind w:left="720"/>
        <w:rPr>
          <w:rFonts w:ascii="TH SarabunPSK" w:hAnsi="TH SarabunPSK" w:cs="TH SarabunPSK"/>
          <w:sz w:val="24"/>
        </w:rPr>
      </w:pPr>
      <w:r w:rsidRPr="00B60D70">
        <w:rPr>
          <w:rFonts w:ascii="TH SarabunPSK" w:hAnsi="TH SarabunPSK" w:cs="TH SarabunPSK" w:hint="cs"/>
          <w:sz w:val="24"/>
          <w:cs/>
        </w:rPr>
        <w:t>โดยมีกรอบโครงสร้างหลักสูตรตามเกณฑ์ที่เกี่ยวข้องดังตารางที่ 1.2</w:t>
      </w:r>
    </w:p>
    <w:p w14:paraId="424C8EC5" w14:textId="0E0DFEC6" w:rsidR="001008E1" w:rsidRPr="00B60D70" w:rsidRDefault="001008E1" w:rsidP="00E35438">
      <w:pPr>
        <w:jc w:val="both"/>
        <w:rPr>
          <w:rFonts w:ascii="TH SarabunPSK" w:hAnsi="TH SarabunPSK" w:cs="TH SarabunPSK"/>
          <w:bCs/>
          <w:sz w:val="24"/>
        </w:rPr>
      </w:pPr>
    </w:p>
    <w:p w14:paraId="07D050BD" w14:textId="7B0770B2" w:rsidR="00E35438" w:rsidRPr="00B60D70" w:rsidRDefault="00E35438" w:rsidP="00E35438">
      <w:pPr>
        <w:jc w:val="both"/>
        <w:rPr>
          <w:rFonts w:ascii="TH SarabunPSK" w:hAnsi="TH SarabunPSK" w:cs="TH SarabunPSK"/>
          <w:sz w:val="24"/>
        </w:rPr>
      </w:pPr>
      <w:r w:rsidRPr="00B60D70">
        <w:rPr>
          <w:rFonts w:ascii="TH SarabunPSK" w:hAnsi="TH SarabunPSK" w:cs="TH SarabunPSK" w:hint="cs"/>
          <w:bCs/>
          <w:sz w:val="24"/>
          <w:cs/>
        </w:rPr>
        <w:t xml:space="preserve">ตารางที่ 1.2 </w:t>
      </w:r>
      <w:r w:rsidRPr="00B60D70">
        <w:rPr>
          <w:rFonts w:ascii="TH SarabunPSK" w:hAnsi="TH SarabunPSK" w:cs="TH SarabunPSK" w:hint="cs"/>
          <w:sz w:val="24"/>
          <w:cs/>
        </w:rPr>
        <w:t xml:space="preserve">การเปรียบเทียบโครงสร้างหลักสูตรปรับปรุง พ.ศ. 2563 กับหลักสูตรปรับปรุง พ.ศ. 2568 </w:t>
      </w:r>
    </w:p>
    <w:p w14:paraId="4A572B86" w14:textId="77777777" w:rsidR="00E35438" w:rsidRPr="00B60D70" w:rsidRDefault="00E35438" w:rsidP="00E35438">
      <w:pPr>
        <w:rPr>
          <w:rFonts w:ascii="TH SarabunPSK" w:hAnsi="TH SarabunPSK" w:cs="TH SarabunPSK"/>
          <w:b/>
          <w:bCs/>
          <w:sz w:val="16"/>
          <w:szCs w:val="16"/>
          <w: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5"/>
        <w:gridCol w:w="1327"/>
        <w:gridCol w:w="981"/>
        <w:gridCol w:w="983"/>
        <w:gridCol w:w="1021"/>
        <w:gridCol w:w="1022"/>
        <w:gridCol w:w="1187"/>
      </w:tblGrid>
      <w:tr w:rsidR="00B60D70" w:rsidRPr="00B60D70" w14:paraId="5B199F56" w14:textId="77777777" w:rsidTr="00D420AC">
        <w:tc>
          <w:tcPr>
            <w:tcW w:w="1384" w:type="pct"/>
            <w:vMerge w:val="restart"/>
            <w:shd w:val="clear" w:color="auto" w:fill="F2F2F2" w:themeFill="background1" w:themeFillShade="F2"/>
            <w:vAlign w:val="center"/>
          </w:tcPr>
          <w:p w14:paraId="0D2D8940" w14:textId="77777777" w:rsidR="00E35438" w:rsidRPr="00B60D70" w:rsidRDefault="00E35438" w:rsidP="00D420AC">
            <w:pPr>
              <w:jc w:val="center"/>
              <w:rPr>
                <w:rFonts w:ascii="TH SarabunPSK" w:eastAsia="Cordia New" w:hAnsi="TH SarabunPSK" w:cs="TH SarabunPSK"/>
                <w:sz w:val="28"/>
                <w:szCs w:val="28"/>
              </w:rPr>
            </w:pPr>
            <w:r w:rsidRPr="00B60D70">
              <w:rPr>
                <w:rFonts w:ascii="TH SarabunPSK" w:hAnsi="TH SarabunPSK" w:cs="TH SarabunPSK" w:hint="cs"/>
                <w:sz w:val="28"/>
                <w:szCs w:val="28"/>
                <w:cs/>
                <w:lang w:val="th-TH"/>
              </w:rPr>
              <w:t>หมวดวิชา</w:t>
            </w:r>
          </w:p>
        </w:tc>
        <w:tc>
          <w:tcPr>
            <w:tcW w:w="2958" w:type="pct"/>
            <w:gridSpan w:val="5"/>
            <w:shd w:val="clear" w:color="auto" w:fill="F2F2F2" w:themeFill="background1" w:themeFillShade="F2"/>
            <w:vAlign w:val="center"/>
          </w:tcPr>
          <w:p w14:paraId="71A14787" w14:textId="77777777" w:rsidR="00E35438" w:rsidRPr="00B60D70" w:rsidRDefault="00E35438" w:rsidP="00D420AC">
            <w:pPr>
              <w:jc w:val="center"/>
              <w:rPr>
                <w:rFonts w:ascii="TH SarabunPSK" w:eastAsia="Cordia New" w:hAnsi="TH SarabunPSK" w:cs="TH SarabunPSK"/>
                <w:sz w:val="28"/>
                <w:szCs w:val="28"/>
              </w:rPr>
            </w:pPr>
            <w:r w:rsidRPr="00B60D70">
              <w:rPr>
                <w:rFonts w:ascii="TH SarabunPSK" w:hAnsi="TH SarabunPSK" w:cs="TH SarabunPSK" w:hint="cs"/>
                <w:sz w:val="28"/>
                <w:szCs w:val="28"/>
                <w:cs/>
                <w:lang w:val="th-TH"/>
              </w:rPr>
              <w:t>จำนวนหน่วยกิต</w:t>
            </w:r>
          </w:p>
        </w:tc>
        <w:tc>
          <w:tcPr>
            <w:tcW w:w="658" w:type="pct"/>
            <w:vMerge w:val="restart"/>
            <w:shd w:val="clear" w:color="auto" w:fill="F2F2F2" w:themeFill="background1" w:themeFillShade="F2"/>
            <w:vAlign w:val="center"/>
          </w:tcPr>
          <w:p w14:paraId="34B8C750" w14:textId="77777777" w:rsidR="00E35438" w:rsidRPr="00B60D70" w:rsidRDefault="00E35438" w:rsidP="00E35438">
            <w:pPr>
              <w:jc w:val="center"/>
              <w:rPr>
                <w:rFonts w:ascii="TH SarabunPSK" w:hAnsi="TH SarabunPSK" w:cs="TH SarabunPSK"/>
                <w:sz w:val="28"/>
                <w:szCs w:val="28"/>
              </w:rPr>
            </w:pPr>
            <w:r w:rsidRPr="00B60D70">
              <w:rPr>
                <w:rFonts w:ascii="TH SarabunPSK" w:hAnsi="TH SarabunPSK" w:cs="TH SarabunPSK" w:hint="cs"/>
                <w:sz w:val="28"/>
                <w:szCs w:val="28"/>
                <w:cs/>
                <w:lang w:val="th-TH"/>
              </w:rPr>
              <w:t>จำนวนหน่วยกิต</w:t>
            </w:r>
          </w:p>
          <w:p w14:paraId="27C56753" w14:textId="2FC329FF" w:rsidR="00E35438" w:rsidRPr="00B60D70" w:rsidRDefault="00E35438" w:rsidP="00E35438">
            <w:pPr>
              <w:jc w:val="center"/>
              <w:rPr>
                <w:rFonts w:ascii="TH SarabunPSK" w:hAnsi="TH SarabunPSK" w:cs="TH SarabunPSK"/>
                <w:sz w:val="28"/>
                <w:szCs w:val="28"/>
              </w:rPr>
            </w:pPr>
            <w:r w:rsidRPr="00B60D70">
              <w:rPr>
                <w:rFonts w:ascii="TH SarabunPSK" w:hAnsi="TH SarabunPSK" w:cs="TH SarabunPSK" w:hint="cs"/>
                <w:sz w:val="28"/>
                <w:szCs w:val="28"/>
                <w:cs/>
                <w:lang w:val="th-TH"/>
              </w:rPr>
              <w:t>ที่แตกต่าง</w:t>
            </w:r>
          </w:p>
        </w:tc>
      </w:tr>
      <w:tr w:rsidR="00B60D70" w:rsidRPr="00B60D70" w14:paraId="783AFDDF" w14:textId="77777777" w:rsidTr="00D420AC">
        <w:tc>
          <w:tcPr>
            <w:tcW w:w="1384" w:type="pct"/>
            <w:vMerge/>
            <w:shd w:val="clear" w:color="auto" w:fill="F2F2F2" w:themeFill="background1" w:themeFillShade="F2"/>
          </w:tcPr>
          <w:p w14:paraId="01028B53" w14:textId="77777777" w:rsidR="00E35438" w:rsidRPr="00B60D70" w:rsidRDefault="00E35438" w:rsidP="00D420AC">
            <w:pPr>
              <w:rPr>
                <w:rFonts w:ascii="TH SarabunPSK" w:hAnsi="TH SarabunPSK" w:cs="TH SarabunPSK"/>
                <w:sz w:val="28"/>
                <w:szCs w:val="28"/>
              </w:rPr>
            </w:pPr>
          </w:p>
        </w:tc>
        <w:tc>
          <w:tcPr>
            <w:tcW w:w="736" w:type="pct"/>
            <w:shd w:val="clear" w:color="auto" w:fill="F2F2F2" w:themeFill="background1" w:themeFillShade="F2"/>
            <w:vAlign w:val="center"/>
          </w:tcPr>
          <w:p w14:paraId="0B794CAC" w14:textId="77777777" w:rsidR="00E35438" w:rsidRPr="00B60D70" w:rsidRDefault="00E35438" w:rsidP="00D420AC">
            <w:pPr>
              <w:jc w:val="center"/>
              <w:rPr>
                <w:rFonts w:ascii="TH SarabunPSK" w:hAnsi="TH SarabunPSK" w:cs="TH SarabunPSK"/>
                <w:sz w:val="28"/>
                <w:szCs w:val="28"/>
              </w:rPr>
            </w:pPr>
            <w:r w:rsidRPr="00B60D70">
              <w:rPr>
                <w:rFonts w:ascii="TH SarabunPSK" w:hAnsi="TH SarabunPSK" w:cs="TH SarabunPSK" w:hint="cs"/>
                <w:sz w:val="28"/>
                <w:szCs w:val="28"/>
                <w:cs/>
                <w:lang w:val="th-TH"/>
              </w:rPr>
              <w:t>เกณฑ์</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สป.</w:t>
            </w:r>
            <w:proofErr w:type="spellStart"/>
            <w:r w:rsidRPr="00B60D70">
              <w:rPr>
                <w:rFonts w:ascii="TH SarabunPSK" w:hAnsi="TH SarabunPSK" w:cs="TH SarabunPSK" w:hint="cs"/>
                <w:sz w:val="28"/>
                <w:szCs w:val="28"/>
                <w:cs/>
                <w:lang w:val="th-TH"/>
              </w:rPr>
              <w:t>อว</w:t>
            </w:r>
            <w:proofErr w:type="spellEnd"/>
            <w:r w:rsidRPr="00B60D70">
              <w:rPr>
                <w:rFonts w:ascii="TH SarabunPSK" w:hAnsi="TH SarabunPSK" w:cs="TH SarabunPSK" w:hint="cs"/>
                <w:sz w:val="28"/>
                <w:szCs w:val="28"/>
                <w:cs/>
              </w:rPr>
              <w:t>.</w:t>
            </w:r>
          </w:p>
          <w:p w14:paraId="59A7A3E7" w14:textId="78577E7F" w:rsidR="00E35438" w:rsidRPr="00B60D70" w:rsidRDefault="00E35438" w:rsidP="00D420AC">
            <w:pPr>
              <w:jc w:val="center"/>
              <w:rPr>
                <w:rFonts w:ascii="TH SarabunPSK" w:hAnsi="TH SarabunPSK" w:cs="TH SarabunPSK"/>
                <w:sz w:val="28"/>
                <w:szCs w:val="28"/>
              </w:rPr>
            </w:pPr>
            <w:r w:rsidRPr="00B60D70">
              <w:rPr>
                <w:rFonts w:ascii="TH SarabunPSK" w:hAnsi="TH SarabunPSK" w:cs="TH SarabunPSK" w:hint="cs"/>
                <w:sz w:val="28"/>
                <w:szCs w:val="28"/>
                <w:cs/>
              </w:rPr>
              <w:t xml:space="preserve">(หลักสูตร </w:t>
            </w:r>
            <w:r w:rsidRPr="00B60D70">
              <w:rPr>
                <w:rFonts w:ascii="TH SarabunPSK" w:hAnsi="TH SarabunPSK" w:cs="TH SarabunPSK" w:hint="cs"/>
                <w:sz w:val="28"/>
                <w:szCs w:val="28"/>
              </w:rPr>
              <w:t xml:space="preserve">5 </w:t>
            </w:r>
            <w:r w:rsidRPr="00B60D70">
              <w:rPr>
                <w:rFonts w:ascii="TH SarabunPSK" w:hAnsi="TH SarabunPSK" w:cs="TH SarabunPSK" w:hint="cs"/>
                <w:sz w:val="28"/>
                <w:szCs w:val="28"/>
                <w:cs/>
              </w:rPr>
              <w:t>ปี)</w:t>
            </w:r>
          </w:p>
        </w:tc>
        <w:tc>
          <w:tcPr>
            <w:tcW w:w="544" w:type="pct"/>
            <w:shd w:val="clear" w:color="auto" w:fill="F2F2F2" w:themeFill="background1" w:themeFillShade="F2"/>
            <w:vAlign w:val="center"/>
          </w:tcPr>
          <w:p w14:paraId="14826252" w14:textId="77777777" w:rsidR="005A0B12" w:rsidRPr="00B60D70" w:rsidRDefault="00E35438" w:rsidP="00D420AC">
            <w:pPr>
              <w:jc w:val="center"/>
              <w:rPr>
                <w:rFonts w:ascii="TH SarabunPSK" w:hAnsi="TH SarabunPSK" w:cs="TH SarabunPSK"/>
                <w:sz w:val="28"/>
                <w:szCs w:val="28"/>
                <w:lang w:val="th-TH"/>
              </w:rPr>
            </w:pPr>
            <w:r w:rsidRPr="00B60D70">
              <w:rPr>
                <w:rFonts w:ascii="TH SarabunPSK" w:hAnsi="TH SarabunPSK" w:cs="TH SarabunPSK" w:hint="cs"/>
                <w:sz w:val="28"/>
                <w:szCs w:val="28"/>
                <w:cs/>
                <w:lang w:val="th-TH"/>
              </w:rPr>
              <w:t>เกณฑ์</w:t>
            </w:r>
          </w:p>
          <w:p w14:paraId="0F47A9F7" w14:textId="589984A4" w:rsidR="00E35438" w:rsidRPr="00B60D70" w:rsidRDefault="00E35438" w:rsidP="00D420AC">
            <w:pPr>
              <w:jc w:val="center"/>
              <w:rPr>
                <w:rFonts w:ascii="TH SarabunPSK" w:hAnsi="TH SarabunPSK" w:cs="TH SarabunPSK"/>
                <w:sz w:val="28"/>
                <w:szCs w:val="28"/>
                <w:cs/>
              </w:rPr>
            </w:pPr>
            <w:r w:rsidRPr="00B60D70">
              <w:rPr>
                <w:rFonts w:ascii="TH SarabunPSK" w:hAnsi="TH SarabunPSK" w:cs="TH SarabunPSK" w:hint="cs"/>
                <w:sz w:val="28"/>
                <w:szCs w:val="28"/>
                <w:cs/>
                <w:lang w:val="th-TH"/>
              </w:rPr>
              <w:t>คุรุสภา</w:t>
            </w:r>
          </w:p>
        </w:tc>
        <w:tc>
          <w:tcPr>
            <w:tcW w:w="545" w:type="pct"/>
            <w:shd w:val="clear" w:color="auto" w:fill="F2F2F2" w:themeFill="background1" w:themeFillShade="F2"/>
            <w:vAlign w:val="center"/>
          </w:tcPr>
          <w:p w14:paraId="4B502DE4" w14:textId="50FF5EF9" w:rsidR="00E35438" w:rsidRPr="00B60D70" w:rsidRDefault="00E35438" w:rsidP="00D420AC">
            <w:pPr>
              <w:jc w:val="center"/>
              <w:rPr>
                <w:rFonts w:ascii="TH SarabunPSK" w:hAnsi="TH SarabunPSK" w:cs="TH SarabunPSK"/>
                <w:sz w:val="28"/>
                <w:szCs w:val="28"/>
              </w:rPr>
            </w:pPr>
            <w:r w:rsidRPr="00B60D70">
              <w:rPr>
                <w:rFonts w:ascii="TH SarabunPSK" w:hAnsi="TH SarabunPSK" w:cs="TH SarabunPSK" w:hint="cs"/>
                <w:sz w:val="28"/>
                <w:szCs w:val="28"/>
                <w:cs/>
                <w:lang w:val="th-TH"/>
              </w:rPr>
              <w:t>เกณฑ์สภาวิศวกร</w:t>
            </w:r>
          </w:p>
        </w:tc>
        <w:tc>
          <w:tcPr>
            <w:tcW w:w="566" w:type="pct"/>
            <w:shd w:val="clear" w:color="auto" w:fill="F2F2F2" w:themeFill="background1" w:themeFillShade="F2"/>
          </w:tcPr>
          <w:p w14:paraId="5DFD5067" w14:textId="01810651" w:rsidR="00E35438" w:rsidRPr="00B60D70" w:rsidRDefault="00E35438" w:rsidP="00E35438">
            <w:pPr>
              <w:jc w:val="center"/>
              <w:rPr>
                <w:rFonts w:ascii="TH SarabunPSK" w:hAnsi="TH SarabunPSK" w:cs="TH SarabunPSK"/>
                <w:sz w:val="28"/>
                <w:szCs w:val="28"/>
              </w:rPr>
            </w:pPr>
            <w:r w:rsidRPr="00B60D70">
              <w:rPr>
                <w:rFonts w:ascii="TH SarabunPSK" w:hAnsi="TH SarabunPSK" w:cs="TH SarabunPSK" w:hint="cs"/>
                <w:sz w:val="28"/>
                <w:szCs w:val="28"/>
                <w:cs/>
                <w:lang w:val="th-TH"/>
              </w:rPr>
              <w:t>หลักสูตร ปรับปรุง</w:t>
            </w:r>
          </w:p>
          <w:p w14:paraId="5A0271AF" w14:textId="77777777" w:rsidR="00E35438" w:rsidRPr="00B60D70" w:rsidRDefault="00E35438" w:rsidP="00E35438">
            <w:pPr>
              <w:jc w:val="center"/>
              <w:rPr>
                <w:rFonts w:ascii="TH SarabunPSK" w:hAnsi="TH SarabunPSK" w:cs="TH SarabunPSK"/>
                <w:sz w:val="28"/>
                <w:szCs w:val="28"/>
                <w:cs/>
                <w:lang w:val="th-TH"/>
              </w:rPr>
            </w:pPr>
            <w:r w:rsidRPr="00B60D70">
              <w:rPr>
                <w:rFonts w:ascii="TH SarabunPSK" w:hAnsi="TH SarabunPSK" w:cs="TH SarabunPSK" w:hint="cs"/>
                <w:sz w:val="28"/>
                <w:szCs w:val="28"/>
                <w:cs/>
                <w:lang w:val="th-TH"/>
              </w:rPr>
              <w:lastRenderedPageBreak/>
              <w:t>พ</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ศ</w:t>
            </w: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2</w:t>
            </w:r>
            <w:r w:rsidRPr="00B60D70">
              <w:rPr>
                <w:rFonts w:ascii="TH SarabunPSK" w:hAnsi="TH SarabunPSK" w:cs="TH SarabunPSK" w:hint="cs"/>
                <w:sz w:val="28"/>
                <w:szCs w:val="28"/>
              </w:rPr>
              <w:t>563</w:t>
            </w:r>
          </w:p>
        </w:tc>
        <w:tc>
          <w:tcPr>
            <w:tcW w:w="567" w:type="pct"/>
            <w:shd w:val="clear" w:color="auto" w:fill="F2F2F2" w:themeFill="background1" w:themeFillShade="F2"/>
          </w:tcPr>
          <w:p w14:paraId="2AD0207D" w14:textId="77777777" w:rsidR="00E35438" w:rsidRPr="00B60D70" w:rsidRDefault="00E35438" w:rsidP="00E35438">
            <w:pPr>
              <w:jc w:val="center"/>
              <w:rPr>
                <w:rFonts w:ascii="TH SarabunPSK" w:hAnsi="TH SarabunPSK" w:cs="TH SarabunPSK"/>
                <w:sz w:val="28"/>
                <w:szCs w:val="28"/>
              </w:rPr>
            </w:pPr>
            <w:r w:rsidRPr="00B60D70">
              <w:rPr>
                <w:rFonts w:ascii="TH SarabunPSK" w:hAnsi="TH SarabunPSK" w:cs="TH SarabunPSK" w:hint="cs"/>
                <w:sz w:val="28"/>
                <w:szCs w:val="28"/>
                <w:cs/>
                <w:lang w:val="th-TH"/>
              </w:rPr>
              <w:lastRenderedPageBreak/>
              <w:t>หลักสูตรปรับปรุง</w:t>
            </w:r>
          </w:p>
          <w:p w14:paraId="0D7B340E" w14:textId="77777777" w:rsidR="00E35438" w:rsidRPr="00B60D70" w:rsidRDefault="00E35438" w:rsidP="00E35438">
            <w:pPr>
              <w:jc w:val="center"/>
              <w:rPr>
                <w:rFonts w:ascii="TH SarabunPSK" w:hAnsi="TH SarabunPSK" w:cs="TH SarabunPSK"/>
                <w:sz w:val="28"/>
                <w:szCs w:val="28"/>
              </w:rPr>
            </w:pPr>
            <w:r w:rsidRPr="00B60D70">
              <w:rPr>
                <w:rFonts w:ascii="TH SarabunPSK" w:hAnsi="TH SarabunPSK" w:cs="TH SarabunPSK" w:hint="cs"/>
                <w:sz w:val="28"/>
                <w:szCs w:val="28"/>
                <w:cs/>
                <w:lang w:val="th-TH"/>
              </w:rPr>
              <w:lastRenderedPageBreak/>
              <w:t>พ</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ศ</w:t>
            </w:r>
            <w:r w:rsidRPr="00B60D70">
              <w:rPr>
                <w:rFonts w:ascii="TH SarabunPSK" w:hAnsi="TH SarabunPSK" w:cs="TH SarabunPSK" w:hint="cs"/>
                <w:sz w:val="28"/>
                <w:szCs w:val="28"/>
                <w:cs/>
              </w:rPr>
              <w:t>. 25</w:t>
            </w:r>
            <w:r w:rsidRPr="00B60D70">
              <w:rPr>
                <w:rFonts w:ascii="TH SarabunPSK" w:hAnsi="TH SarabunPSK" w:cs="TH SarabunPSK" w:hint="cs"/>
                <w:sz w:val="28"/>
                <w:szCs w:val="28"/>
              </w:rPr>
              <w:t>68</w:t>
            </w:r>
          </w:p>
        </w:tc>
        <w:tc>
          <w:tcPr>
            <w:tcW w:w="658" w:type="pct"/>
            <w:vMerge/>
            <w:shd w:val="clear" w:color="auto" w:fill="F2F2F2" w:themeFill="background1" w:themeFillShade="F2"/>
          </w:tcPr>
          <w:p w14:paraId="4A88ABFE" w14:textId="3E71F45F" w:rsidR="00E35438" w:rsidRPr="00B60D70" w:rsidRDefault="00E35438" w:rsidP="00E35438">
            <w:pPr>
              <w:jc w:val="center"/>
              <w:rPr>
                <w:rFonts w:ascii="TH SarabunPSK" w:hAnsi="TH SarabunPSK" w:cs="TH SarabunPSK"/>
                <w:sz w:val="28"/>
                <w:szCs w:val="28"/>
              </w:rPr>
            </w:pPr>
          </w:p>
        </w:tc>
      </w:tr>
      <w:tr w:rsidR="00B60D70" w:rsidRPr="00B60D70" w14:paraId="428251FD" w14:textId="77777777" w:rsidTr="005A0B12">
        <w:tc>
          <w:tcPr>
            <w:tcW w:w="1384" w:type="pct"/>
            <w:shd w:val="clear" w:color="auto" w:fill="auto"/>
          </w:tcPr>
          <w:p w14:paraId="0A2A429C" w14:textId="27BDDF4F" w:rsidR="00E35438" w:rsidRPr="00B60D70" w:rsidRDefault="00E35438" w:rsidP="00FF7D50">
            <w:pPr>
              <w:pStyle w:val="af9"/>
              <w:numPr>
                <w:ilvl w:val="0"/>
                <w:numId w:val="149"/>
              </w:numPr>
              <w:ind w:left="248" w:hanging="248"/>
              <w:jc w:val="left"/>
              <w:rPr>
                <w:rFonts w:ascii="TH SarabunPSK" w:hAnsi="TH SarabunPSK" w:cs="TH SarabunPSK"/>
                <w:sz w:val="28"/>
                <w:szCs w:val="28"/>
              </w:rPr>
            </w:pPr>
            <w:r w:rsidRPr="00B60D70">
              <w:rPr>
                <w:rFonts w:ascii="TH SarabunPSK" w:hAnsi="TH SarabunPSK" w:cs="TH SarabunPSK" w:hint="cs"/>
                <w:sz w:val="28"/>
                <w:szCs w:val="28"/>
                <w:cs/>
                <w:lang w:val="th-TH"/>
              </w:rPr>
              <w:t>หมวดวิชาศึกษาทั่วไป</w:t>
            </w:r>
          </w:p>
        </w:tc>
        <w:tc>
          <w:tcPr>
            <w:tcW w:w="736" w:type="pct"/>
            <w:shd w:val="clear" w:color="auto" w:fill="auto"/>
          </w:tcPr>
          <w:p w14:paraId="124A120C" w14:textId="77777777" w:rsidR="00E35438" w:rsidRPr="00B60D70" w:rsidRDefault="00E35438" w:rsidP="00E35438">
            <w:pPr>
              <w:jc w:val="center"/>
              <w:rPr>
                <w:rFonts w:ascii="TH SarabunPSK" w:eastAsia="Cordia New" w:hAnsi="TH SarabunPSK" w:cs="TH SarabunPSK"/>
                <w:sz w:val="28"/>
                <w:szCs w:val="28"/>
              </w:rPr>
            </w:pPr>
            <w:r w:rsidRPr="00B60D70">
              <w:rPr>
                <w:rFonts w:ascii="TH SarabunPSK" w:hAnsi="TH SarabunPSK" w:cs="TH SarabunPSK" w:hint="cs"/>
                <w:sz w:val="28"/>
                <w:szCs w:val="28"/>
                <w:cs/>
              </w:rPr>
              <w:t>≥ 24</w:t>
            </w:r>
          </w:p>
        </w:tc>
        <w:tc>
          <w:tcPr>
            <w:tcW w:w="544" w:type="pct"/>
          </w:tcPr>
          <w:p w14:paraId="3EA312C1" w14:textId="77777777" w:rsidR="00E35438" w:rsidRPr="00B60D70" w:rsidRDefault="00E35438" w:rsidP="00E35438">
            <w:pPr>
              <w:jc w:val="center"/>
              <w:rPr>
                <w:rFonts w:ascii="TH SarabunPSK" w:eastAsia="Cordia New" w:hAnsi="TH SarabunPSK" w:cs="TH SarabunPSK"/>
                <w:sz w:val="28"/>
                <w:szCs w:val="28"/>
              </w:rPr>
            </w:pP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rPr>
              <w:t>24</w:t>
            </w:r>
          </w:p>
        </w:tc>
        <w:tc>
          <w:tcPr>
            <w:tcW w:w="545" w:type="pct"/>
            <w:shd w:val="clear" w:color="auto" w:fill="auto"/>
          </w:tcPr>
          <w:p w14:paraId="11133907" w14:textId="77777777" w:rsidR="00E35438" w:rsidRPr="00B60D70" w:rsidRDefault="00E35438" w:rsidP="00E35438">
            <w:pPr>
              <w:jc w:val="center"/>
              <w:rPr>
                <w:rFonts w:ascii="TH SarabunPSK" w:hAnsi="TH SarabunPSK" w:cs="TH SarabunPSK"/>
                <w:sz w:val="28"/>
                <w:szCs w:val="28"/>
              </w:rPr>
            </w:pPr>
          </w:p>
        </w:tc>
        <w:tc>
          <w:tcPr>
            <w:tcW w:w="566" w:type="pct"/>
          </w:tcPr>
          <w:p w14:paraId="297F7CE3" w14:textId="77777777" w:rsidR="00E35438" w:rsidRPr="00B60D70" w:rsidRDefault="00E35438" w:rsidP="00E35438">
            <w:pPr>
              <w:jc w:val="center"/>
              <w:rPr>
                <w:rFonts w:ascii="TH SarabunPSK" w:hAnsi="TH SarabunPSK" w:cs="TH SarabunPSK"/>
                <w:sz w:val="28"/>
                <w:szCs w:val="28"/>
              </w:rPr>
            </w:pPr>
            <w:r w:rsidRPr="00B60D70">
              <w:rPr>
                <w:rFonts w:ascii="TH SarabunPSK" w:hAnsi="TH SarabunPSK" w:cs="TH SarabunPSK" w:hint="cs"/>
                <w:sz w:val="28"/>
                <w:szCs w:val="28"/>
              </w:rPr>
              <w:t>31</w:t>
            </w:r>
          </w:p>
        </w:tc>
        <w:tc>
          <w:tcPr>
            <w:tcW w:w="567" w:type="pct"/>
            <w:shd w:val="clear" w:color="auto" w:fill="auto"/>
          </w:tcPr>
          <w:p w14:paraId="1AE6E4E9" w14:textId="77777777" w:rsidR="00E35438" w:rsidRPr="00B60D70" w:rsidRDefault="00E35438" w:rsidP="00E35438">
            <w:pPr>
              <w:jc w:val="center"/>
              <w:rPr>
                <w:rFonts w:ascii="TH SarabunPSK" w:hAnsi="TH SarabunPSK" w:cs="TH SarabunPSK"/>
                <w:sz w:val="28"/>
                <w:szCs w:val="28"/>
              </w:rPr>
            </w:pPr>
            <w:r w:rsidRPr="00B60D70">
              <w:rPr>
                <w:rFonts w:ascii="TH SarabunPSK" w:hAnsi="TH SarabunPSK" w:cs="TH SarabunPSK" w:hint="cs"/>
                <w:sz w:val="28"/>
                <w:szCs w:val="28"/>
              </w:rPr>
              <w:t>24</w:t>
            </w:r>
          </w:p>
        </w:tc>
        <w:tc>
          <w:tcPr>
            <w:tcW w:w="658" w:type="pct"/>
            <w:shd w:val="clear" w:color="auto" w:fill="auto"/>
          </w:tcPr>
          <w:p w14:paraId="26E88D52" w14:textId="77777777" w:rsidR="00E35438" w:rsidRPr="00B60D70" w:rsidRDefault="00E35438" w:rsidP="00E35438">
            <w:pPr>
              <w:jc w:val="center"/>
              <w:rPr>
                <w:rFonts w:ascii="TH SarabunPSK" w:hAnsi="TH SarabunPSK" w:cs="TH SarabunPSK"/>
                <w:sz w:val="28"/>
                <w:szCs w:val="28"/>
              </w:rPr>
            </w:pPr>
            <w:r w:rsidRPr="00B60D70">
              <w:rPr>
                <w:rFonts w:ascii="TH SarabunPSK" w:hAnsi="TH SarabunPSK" w:cs="TH SarabunPSK" w:hint="cs"/>
                <w:sz w:val="28"/>
                <w:szCs w:val="28"/>
              </w:rPr>
              <w:t>- 7</w:t>
            </w:r>
          </w:p>
        </w:tc>
      </w:tr>
      <w:tr w:rsidR="00B60D70" w:rsidRPr="00B60D70" w14:paraId="79F627EC" w14:textId="77777777" w:rsidTr="005A0B12">
        <w:tc>
          <w:tcPr>
            <w:tcW w:w="1384" w:type="pct"/>
            <w:shd w:val="clear" w:color="auto" w:fill="auto"/>
          </w:tcPr>
          <w:p w14:paraId="1C903087" w14:textId="0F43C22F" w:rsidR="00E35438" w:rsidRPr="00B60D70" w:rsidRDefault="00E35438" w:rsidP="00E35438">
            <w:pPr>
              <w:rPr>
                <w:rFonts w:ascii="TH SarabunPSK" w:hAnsi="TH SarabunPSK" w:cs="TH SarabunPSK"/>
                <w:sz w:val="28"/>
                <w:szCs w:val="28"/>
              </w:rPr>
            </w:pPr>
            <w:r w:rsidRPr="00B60D70">
              <w:rPr>
                <w:rFonts w:ascii="TH SarabunPSK" w:hAnsi="TH SarabunPSK" w:cs="TH SarabunPSK" w:hint="cs"/>
                <w:sz w:val="28"/>
                <w:szCs w:val="28"/>
                <w:cs/>
                <w:lang w:val="th-TH"/>
              </w:rPr>
              <w:t>ข.</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lang w:val="th-TH"/>
              </w:rPr>
              <w:t>หมวดวิชาเฉพาะ</w:t>
            </w:r>
          </w:p>
          <w:p w14:paraId="62A267CF" w14:textId="378FFE99" w:rsidR="00E35438" w:rsidRPr="00B60D70" w:rsidRDefault="00BD7F9D" w:rsidP="00E35438">
            <w:pPr>
              <w:rPr>
                <w:rFonts w:ascii="TH SarabunPSK" w:hAnsi="TH SarabunPSK" w:cs="TH SarabunPSK"/>
                <w:sz w:val="28"/>
                <w:szCs w:val="28"/>
              </w:rPr>
            </w:pPr>
            <w:r w:rsidRPr="00B60D70">
              <w:rPr>
                <w:rFonts w:ascii="TH SarabunPSK" w:hAnsi="TH SarabunPSK" w:cs="TH SarabunPSK" w:hint="cs"/>
                <w:sz w:val="28"/>
                <w:szCs w:val="28"/>
              </w:rPr>
              <w:t xml:space="preserve">  </w:t>
            </w:r>
            <w:r w:rsidR="00E35438" w:rsidRPr="00B60D70">
              <w:rPr>
                <w:rFonts w:ascii="TH SarabunPSK" w:hAnsi="TH SarabunPSK" w:cs="TH SarabunPSK" w:hint="cs"/>
                <w:sz w:val="28"/>
                <w:szCs w:val="28"/>
                <w:cs/>
                <w:lang w:val="th-TH"/>
              </w:rPr>
              <w:t>ข.</w:t>
            </w:r>
            <w:r w:rsidR="00E35438" w:rsidRPr="00B60D70">
              <w:rPr>
                <w:rFonts w:ascii="TH SarabunPSK" w:hAnsi="TH SarabunPSK" w:cs="TH SarabunPSK" w:hint="cs"/>
                <w:sz w:val="28"/>
                <w:szCs w:val="28"/>
              </w:rPr>
              <w:t xml:space="preserve">1 </w:t>
            </w:r>
            <w:r w:rsidR="00E35438" w:rsidRPr="00B60D70">
              <w:rPr>
                <w:rFonts w:ascii="TH SarabunPSK" w:hAnsi="TH SarabunPSK" w:cs="TH SarabunPSK" w:hint="cs"/>
                <w:sz w:val="28"/>
                <w:szCs w:val="28"/>
                <w:cs/>
                <w:lang w:val="th-TH"/>
              </w:rPr>
              <w:t>กลุ่มวิชาชีพครู</w:t>
            </w:r>
          </w:p>
          <w:p w14:paraId="64831780" w14:textId="77777777" w:rsidR="001008E1" w:rsidRPr="00B60D70" w:rsidRDefault="00BD7F9D" w:rsidP="002C217F">
            <w:pPr>
              <w:ind w:left="420" w:hanging="420"/>
              <w:jc w:val="left"/>
              <w:rPr>
                <w:rFonts w:ascii="TH SarabunPSK" w:hAnsi="TH SarabunPSK" w:cs="TH SarabunPSK"/>
                <w:sz w:val="28"/>
                <w:szCs w:val="28"/>
                <w:lang w:val="th-TH"/>
              </w:rPr>
            </w:pPr>
            <w:r w:rsidRPr="00B60D70">
              <w:rPr>
                <w:rFonts w:ascii="TH SarabunPSK" w:hAnsi="TH SarabunPSK" w:cs="TH SarabunPSK" w:hint="cs"/>
                <w:sz w:val="28"/>
                <w:szCs w:val="28"/>
              </w:rPr>
              <w:t xml:space="preserve">  </w:t>
            </w:r>
            <w:r w:rsidR="00E35438" w:rsidRPr="00B60D70">
              <w:rPr>
                <w:rFonts w:ascii="TH SarabunPSK" w:hAnsi="TH SarabunPSK" w:cs="TH SarabunPSK" w:hint="cs"/>
                <w:sz w:val="28"/>
                <w:szCs w:val="28"/>
                <w:cs/>
                <w:lang w:val="th-TH"/>
              </w:rPr>
              <w:t>ข</w:t>
            </w:r>
            <w:r w:rsidR="00E35438" w:rsidRPr="00B60D70">
              <w:rPr>
                <w:rFonts w:ascii="TH SarabunPSK" w:hAnsi="TH SarabunPSK" w:cs="TH SarabunPSK" w:hint="cs"/>
                <w:sz w:val="28"/>
                <w:szCs w:val="28"/>
              </w:rPr>
              <w:t xml:space="preserve">.2 </w:t>
            </w:r>
            <w:r w:rsidR="00E35438" w:rsidRPr="00B60D70">
              <w:rPr>
                <w:rFonts w:ascii="TH SarabunPSK" w:hAnsi="TH SarabunPSK" w:cs="TH SarabunPSK" w:hint="cs"/>
                <w:sz w:val="28"/>
                <w:szCs w:val="28"/>
                <w:cs/>
                <w:lang w:val="th-TH"/>
              </w:rPr>
              <w:t>กลุ่มวิชา</w:t>
            </w:r>
            <w:r w:rsidR="001008E1" w:rsidRPr="00B60D70">
              <w:rPr>
                <w:rFonts w:ascii="TH SarabunPSK" w:hAnsi="TH SarabunPSK" w:cs="TH SarabunPSK" w:hint="cs"/>
                <w:sz w:val="28"/>
                <w:szCs w:val="28"/>
                <w:cs/>
                <w:lang w:val="th-TH"/>
              </w:rPr>
              <w:t>ชีพ</w:t>
            </w:r>
            <w:r w:rsidR="00E35438" w:rsidRPr="00B60D70">
              <w:rPr>
                <w:rFonts w:ascii="TH SarabunPSK" w:hAnsi="TH SarabunPSK" w:cs="TH SarabunPSK" w:hint="cs"/>
                <w:sz w:val="28"/>
                <w:szCs w:val="28"/>
                <w:cs/>
                <w:lang w:val="th-TH"/>
              </w:rPr>
              <w:t>เอก</w:t>
            </w:r>
          </w:p>
          <w:p w14:paraId="0B7555F5" w14:textId="302EB7F2" w:rsidR="00E35438" w:rsidRPr="00B60D70" w:rsidRDefault="001008E1" w:rsidP="002C217F">
            <w:pPr>
              <w:ind w:left="420" w:hanging="420"/>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       </w:t>
            </w:r>
            <w:r w:rsidR="002C217F" w:rsidRPr="00B60D70">
              <w:rPr>
                <w:rFonts w:ascii="TH SarabunPSK" w:hAnsi="TH SarabunPSK" w:cs="TH SarabunPSK" w:hint="cs"/>
                <w:sz w:val="28"/>
                <w:szCs w:val="28"/>
                <w:cs/>
                <w:lang w:val="th-TH"/>
              </w:rPr>
              <w:t>ทางวิศวกรรมโยธา</w:t>
            </w:r>
            <w:r w:rsidR="002147D0" w:rsidRPr="00B60D70">
              <w:rPr>
                <w:rFonts w:ascii="TH SarabunPSK" w:hAnsi="TH SarabunPSK" w:cs="TH SarabunPSK" w:hint="cs"/>
                <w:sz w:val="28"/>
                <w:szCs w:val="28"/>
              </w:rPr>
              <w:t>*</w:t>
            </w:r>
          </w:p>
        </w:tc>
        <w:tc>
          <w:tcPr>
            <w:tcW w:w="736" w:type="pct"/>
            <w:shd w:val="clear" w:color="auto" w:fill="auto"/>
          </w:tcPr>
          <w:p w14:paraId="2F6F3EBE" w14:textId="4F9CB443" w:rsidR="00E35438" w:rsidRPr="00B60D70" w:rsidRDefault="00E35438" w:rsidP="00E35438">
            <w:pPr>
              <w:jc w:val="center"/>
              <w:rPr>
                <w:rFonts w:ascii="TH SarabunPSK" w:hAnsi="TH SarabunPSK" w:cs="TH SarabunPSK"/>
                <w:sz w:val="28"/>
                <w:szCs w:val="28"/>
                <w:cs/>
              </w:rPr>
            </w:pPr>
            <w:r w:rsidRPr="00B60D70">
              <w:rPr>
                <w:rFonts w:ascii="TH SarabunPSK" w:hAnsi="TH SarabunPSK" w:cs="TH SarabunPSK" w:hint="cs"/>
                <w:sz w:val="28"/>
                <w:szCs w:val="28"/>
              </w:rPr>
              <w:t xml:space="preserve">≥ 90 </w:t>
            </w:r>
          </w:p>
        </w:tc>
        <w:tc>
          <w:tcPr>
            <w:tcW w:w="544" w:type="pct"/>
          </w:tcPr>
          <w:p w14:paraId="59C6D557" w14:textId="77777777" w:rsidR="00E35438" w:rsidRPr="00B60D70" w:rsidRDefault="00E35438" w:rsidP="00E35438">
            <w:pPr>
              <w:jc w:val="center"/>
              <w:rPr>
                <w:rFonts w:ascii="TH SarabunPSK" w:hAnsi="TH SarabunPSK" w:cs="TH SarabunPSK"/>
                <w:sz w:val="28"/>
                <w:szCs w:val="28"/>
              </w:rPr>
            </w:pP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rPr>
              <w:t>124</w:t>
            </w:r>
          </w:p>
          <w:p w14:paraId="3BF34E09" w14:textId="77777777" w:rsidR="00E35438" w:rsidRPr="00B60D70" w:rsidRDefault="00E35438" w:rsidP="00E35438">
            <w:pPr>
              <w:jc w:val="center"/>
              <w:rPr>
                <w:rFonts w:ascii="TH SarabunPSK" w:eastAsia="Cordia New" w:hAnsi="TH SarabunPSK" w:cs="TH SarabunPSK"/>
                <w:sz w:val="28"/>
                <w:szCs w:val="28"/>
              </w:rPr>
            </w:pP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rPr>
              <w:t>4</w:t>
            </w:r>
            <w:r w:rsidRPr="00B60D70">
              <w:rPr>
                <w:rFonts w:ascii="TH SarabunPSK" w:hAnsi="TH SarabunPSK" w:cs="TH SarabunPSK" w:hint="cs"/>
                <w:sz w:val="28"/>
                <w:szCs w:val="28"/>
                <w:cs/>
              </w:rPr>
              <w:t>6</w:t>
            </w:r>
          </w:p>
        </w:tc>
        <w:tc>
          <w:tcPr>
            <w:tcW w:w="545" w:type="pct"/>
            <w:shd w:val="clear" w:color="auto" w:fill="auto"/>
          </w:tcPr>
          <w:p w14:paraId="797C8DB0" w14:textId="77777777" w:rsidR="00E35438" w:rsidRPr="00B60D70" w:rsidRDefault="00E35438" w:rsidP="00E35438">
            <w:pPr>
              <w:jc w:val="center"/>
              <w:rPr>
                <w:rFonts w:ascii="TH SarabunPSK" w:hAnsi="TH SarabunPSK" w:cs="TH SarabunPSK"/>
                <w:sz w:val="28"/>
                <w:szCs w:val="28"/>
              </w:rPr>
            </w:pPr>
          </w:p>
          <w:p w14:paraId="5AC8C8B8" w14:textId="77777777" w:rsidR="002147D0" w:rsidRPr="00B60D70" w:rsidRDefault="002147D0" w:rsidP="00E35438">
            <w:pPr>
              <w:jc w:val="center"/>
              <w:rPr>
                <w:rFonts w:ascii="TH SarabunPSK" w:hAnsi="TH SarabunPSK" w:cs="TH SarabunPSK"/>
                <w:sz w:val="28"/>
                <w:szCs w:val="28"/>
              </w:rPr>
            </w:pPr>
          </w:p>
          <w:p w14:paraId="00058A89" w14:textId="2ED43EAD" w:rsidR="002147D0" w:rsidRPr="00B60D70" w:rsidRDefault="002147D0" w:rsidP="00E35438">
            <w:pPr>
              <w:jc w:val="center"/>
              <w:rPr>
                <w:rFonts w:ascii="TH SarabunPSK" w:hAnsi="TH SarabunPSK" w:cs="TH SarabunPSK"/>
                <w:sz w:val="28"/>
                <w:szCs w:val="28"/>
              </w:rPr>
            </w:pPr>
            <w:r w:rsidRPr="00B60D70">
              <w:rPr>
                <w:rFonts w:ascii="TH SarabunPSK" w:hAnsi="TH SarabunPSK" w:cs="TH SarabunPSK" w:hint="cs"/>
                <w:sz w:val="28"/>
                <w:szCs w:val="28"/>
              </w:rPr>
              <w:t>≥ 72</w:t>
            </w:r>
            <w:r w:rsidR="00F523BD" w:rsidRPr="00B60D70">
              <w:rPr>
                <w:rFonts w:ascii="TH SarabunPSK" w:hAnsi="TH SarabunPSK" w:cs="TH SarabunPSK"/>
                <w:sz w:val="28"/>
                <w:szCs w:val="28"/>
              </w:rPr>
              <w:t>**</w:t>
            </w:r>
          </w:p>
        </w:tc>
        <w:tc>
          <w:tcPr>
            <w:tcW w:w="566" w:type="pct"/>
          </w:tcPr>
          <w:p w14:paraId="6FA06662" w14:textId="77777777" w:rsidR="00E35438" w:rsidRPr="00B60D70" w:rsidRDefault="00E35438" w:rsidP="00E35438">
            <w:pPr>
              <w:jc w:val="center"/>
              <w:rPr>
                <w:rFonts w:ascii="TH SarabunPSK" w:hAnsi="TH SarabunPSK" w:cs="TH SarabunPSK"/>
                <w:sz w:val="28"/>
                <w:szCs w:val="28"/>
              </w:rPr>
            </w:pPr>
            <w:r w:rsidRPr="00B60D70">
              <w:rPr>
                <w:rFonts w:ascii="TH SarabunPSK" w:hAnsi="TH SarabunPSK" w:cs="TH SarabunPSK" w:hint="cs"/>
                <w:sz w:val="28"/>
                <w:szCs w:val="28"/>
              </w:rPr>
              <w:t>126</w:t>
            </w:r>
          </w:p>
          <w:p w14:paraId="7784BBC7" w14:textId="77777777" w:rsidR="00E35438" w:rsidRPr="00B60D70" w:rsidRDefault="00E35438" w:rsidP="00E35438">
            <w:pPr>
              <w:jc w:val="center"/>
              <w:rPr>
                <w:rFonts w:ascii="TH SarabunPSK" w:hAnsi="TH SarabunPSK" w:cs="TH SarabunPSK"/>
                <w:sz w:val="28"/>
                <w:szCs w:val="28"/>
              </w:rPr>
            </w:pPr>
            <w:r w:rsidRPr="00B60D70">
              <w:rPr>
                <w:rFonts w:ascii="TH SarabunPSK" w:hAnsi="TH SarabunPSK" w:cs="TH SarabunPSK" w:hint="cs"/>
                <w:sz w:val="28"/>
                <w:szCs w:val="28"/>
              </w:rPr>
              <w:t>47</w:t>
            </w:r>
          </w:p>
          <w:p w14:paraId="3A24CAF0" w14:textId="77777777" w:rsidR="00E35438" w:rsidRPr="00B60D70" w:rsidRDefault="00E35438" w:rsidP="00E35438">
            <w:pPr>
              <w:jc w:val="center"/>
              <w:rPr>
                <w:rFonts w:ascii="TH SarabunPSK" w:hAnsi="TH SarabunPSK" w:cs="TH SarabunPSK"/>
                <w:sz w:val="28"/>
                <w:szCs w:val="28"/>
              </w:rPr>
            </w:pPr>
            <w:r w:rsidRPr="00B60D70">
              <w:rPr>
                <w:rFonts w:ascii="TH SarabunPSK" w:hAnsi="TH SarabunPSK" w:cs="TH SarabunPSK" w:hint="cs"/>
                <w:sz w:val="28"/>
                <w:szCs w:val="28"/>
              </w:rPr>
              <w:t>79</w:t>
            </w:r>
          </w:p>
        </w:tc>
        <w:tc>
          <w:tcPr>
            <w:tcW w:w="567" w:type="pct"/>
            <w:shd w:val="clear" w:color="auto" w:fill="auto"/>
          </w:tcPr>
          <w:p w14:paraId="308A2697" w14:textId="77777777" w:rsidR="00E35438" w:rsidRPr="00B60D70" w:rsidRDefault="00E35438" w:rsidP="00E35438">
            <w:pPr>
              <w:jc w:val="center"/>
              <w:rPr>
                <w:rFonts w:ascii="TH SarabunPSK" w:hAnsi="TH SarabunPSK" w:cs="TH SarabunPSK"/>
                <w:sz w:val="28"/>
                <w:szCs w:val="28"/>
              </w:rPr>
            </w:pPr>
            <w:r w:rsidRPr="00B60D70">
              <w:rPr>
                <w:rFonts w:ascii="TH SarabunPSK" w:hAnsi="TH SarabunPSK" w:cs="TH SarabunPSK" w:hint="cs"/>
                <w:sz w:val="28"/>
                <w:szCs w:val="28"/>
              </w:rPr>
              <w:t>145</w:t>
            </w:r>
          </w:p>
          <w:p w14:paraId="3EF73AAF" w14:textId="77777777" w:rsidR="00E35438" w:rsidRPr="00B60D70" w:rsidRDefault="00E35438" w:rsidP="00E35438">
            <w:pPr>
              <w:jc w:val="center"/>
              <w:rPr>
                <w:rFonts w:ascii="TH SarabunPSK" w:hAnsi="TH SarabunPSK" w:cs="TH SarabunPSK"/>
                <w:sz w:val="28"/>
                <w:szCs w:val="28"/>
              </w:rPr>
            </w:pPr>
            <w:r w:rsidRPr="00B60D70">
              <w:rPr>
                <w:rFonts w:ascii="TH SarabunPSK" w:hAnsi="TH SarabunPSK" w:cs="TH SarabunPSK" w:hint="cs"/>
                <w:sz w:val="28"/>
                <w:szCs w:val="28"/>
              </w:rPr>
              <w:t>46</w:t>
            </w:r>
          </w:p>
          <w:p w14:paraId="2D931E85" w14:textId="77777777" w:rsidR="00E35438" w:rsidRPr="00B60D70" w:rsidRDefault="00E35438" w:rsidP="00E35438">
            <w:pPr>
              <w:jc w:val="center"/>
              <w:rPr>
                <w:rFonts w:ascii="TH SarabunPSK" w:hAnsi="TH SarabunPSK" w:cs="TH SarabunPSK"/>
                <w:sz w:val="28"/>
                <w:szCs w:val="28"/>
              </w:rPr>
            </w:pPr>
            <w:r w:rsidRPr="00B60D70">
              <w:rPr>
                <w:rFonts w:ascii="TH SarabunPSK" w:hAnsi="TH SarabunPSK" w:cs="TH SarabunPSK" w:hint="cs"/>
                <w:sz w:val="28"/>
                <w:szCs w:val="28"/>
              </w:rPr>
              <w:t>99</w:t>
            </w:r>
          </w:p>
        </w:tc>
        <w:tc>
          <w:tcPr>
            <w:tcW w:w="658" w:type="pct"/>
            <w:shd w:val="clear" w:color="auto" w:fill="auto"/>
          </w:tcPr>
          <w:p w14:paraId="0006B115" w14:textId="77777777" w:rsidR="00E35438" w:rsidRPr="00B60D70" w:rsidRDefault="00E35438" w:rsidP="00E35438">
            <w:pPr>
              <w:jc w:val="cente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1</w:t>
            </w:r>
            <w:r w:rsidRPr="00B60D70">
              <w:rPr>
                <w:rFonts w:ascii="TH SarabunPSK" w:hAnsi="TH SarabunPSK" w:cs="TH SarabunPSK" w:hint="cs"/>
                <w:sz w:val="28"/>
                <w:szCs w:val="28"/>
                <w:cs/>
              </w:rPr>
              <w:t>9</w:t>
            </w:r>
          </w:p>
          <w:p w14:paraId="1BC42129" w14:textId="77777777" w:rsidR="00E35438" w:rsidRPr="00B60D70" w:rsidRDefault="00E35438" w:rsidP="00E35438">
            <w:pPr>
              <w:jc w:val="center"/>
              <w:rPr>
                <w:rFonts w:ascii="TH SarabunPSK" w:hAnsi="TH SarabunPSK" w:cs="TH SarabunPSK"/>
                <w:sz w:val="28"/>
                <w:szCs w:val="28"/>
              </w:rPr>
            </w:pPr>
            <w:r w:rsidRPr="00B60D70">
              <w:rPr>
                <w:rFonts w:ascii="TH SarabunPSK" w:hAnsi="TH SarabunPSK" w:cs="TH SarabunPSK" w:hint="cs"/>
                <w:sz w:val="28"/>
                <w:szCs w:val="28"/>
                <w:cs/>
              </w:rPr>
              <w:t>-1</w:t>
            </w:r>
          </w:p>
          <w:p w14:paraId="4E38F404" w14:textId="77777777" w:rsidR="00E35438" w:rsidRPr="00B60D70" w:rsidRDefault="00E35438" w:rsidP="00E35438">
            <w:pPr>
              <w:jc w:val="center"/>
              <w:rPr>
                <w:rFonts w:ascii="TH SarabunPSK" w:hAnsi="TH SarabunPSK" w:cs="TH SarabunPSK"/>
                <w:sz w:val="28"/>
                <w:szCs w:val="28"/>
              </w:rPr>
            </w:pPr>
            <w:r w:rsidRPr="00B60D70">
              <w:rPr>
                <w:rFonts w:ascii="TH SarabunPSK" w:hAnsi="TH SarabunPSK" w:cs="TH SarabunPSK" w:hint="cs"/>
                <w:sz w:val="28"/>
                <w:szCs w:val="28"/>
                <w:cs/>
              </w:rPr>
              <w:t>+20</w:t>
            </w:r>
          </w:p>
        </w:tc>
      </w:tr>
      <w:tr w:rsidR="00B60D70" w:rsidRPr="00B60D70" w14:paraId="5C7F3C9E" w14:textId="77777777" w:rsidTr="005A0B12">
        <w:tc>
          <w:tcPr>
            <w:tcW w:w="1384" w:type="pct"/>
            <w:shd w:val="clear" w:color="auto" w:fill="auto"/>
          </w:tcPr>
          <w:p w14:paraId="73668D34" w14:textId="03219580" w:rsidR="00E35438" w:rsidRPr="00B60D70" w:rsidRDefault="00E35438" w:rsidP="00FF7D50">
            <w:pPr>
              <w:pStyle w:val="af9"/>
              <w:numPr>
                <w:ilvl w:val="0"/>
                <w:numId w:val="80"/>
              </w:numPr>
              <w:ind w:left="248" w:hanging="248"/>
              <w:rPr>
                <w:rFonts w:ascii="TH SarabunPSK" w:hAnsi="TH SarabunPSK" w:cs="TH SarabunPSK"/>
                <w:sz w:val="28"/>
                <w:szCs w:val="28"/>
              </w:rPr>
            </w:pPr>
            <w:r w:rsidRPr="00B60D70">
              <w:rPr>
                <w:rFonts w:ascii="TH SarabunPSK" w:hAnsi="TH SarabunPSK" w:cs="TH SarabunPSK" w:hint="cs"/>
                <w:sz w:val="28"/>
                <w:szCs w:val="28"/>
                <w:cs/>
                <w:lang w:val="th-TH"/>
              </w:rPr>
              <w:t>หมวดวิชาเลือกเสรี</w:t>
            </w:r>
          </w:p>
        </w:tc>
        <w:tc>
          <w:tcPr>
            <w:tcW w:w="736" w:type="pct"/>
            <w:shd w:val="clear" w:color="auto" w:fill="auto"/>
          </w:tcPr>
          <w:p w14:paraId="4044097D" w14:textId="77777777" w:rsidR="00E35438" w:rsidRPr="00B60D70" w:rsidRDefault="00E35438" w:rsidP="00E35438">
            <w:pPr>
              <w:jc w:val="center"/>
              <w:rPr>
                <w:rFonts w:ascii="TH SarabunPSK" w:eastAsia="Cordia New" w:hAnsi="TH SarabunPSK" w:cs="TH SarabunPSK"/>
                <w:sz w:val="28"/>
                <w:szCs w:val="28"/>
              </w:rPr>
            </w:pPr>
            <w:r w:rsidRPr="00B60D70">
              <w:rPr>
                <w:rFonts w:ascii="TH SarabunPSK" w:hAnsi="TH SarabunPSK" w:cs="TH SarabunPSK" w:hint="cs"/>
                <w:sz w:val="28"/>
                <w:szCs w:val="28"/>
                <w:cs/>
              </w:rPr>
              <w:t>≥ 6</w:t>
            </w:r>
          </w:p>
        </w:tc>
        <w:tc>
          <w:tcPr>
            <w:tcW w:w="544" w:type="pct"/>
          </w:tcPr>
          <w:p w14:paraId="0D2CD528" w14:textId="77777777" w:rsidR="00E35438" w:rsidRPr="00B60D70" w:rsidRDefault="00E35438" w:rsidP="00E35438">
            <w:pPr>
              <w:jc w:val="center"/>
              <w:rPr>
                <w:rFonts w:ascii="TH SarabunPSK" w:eastAsia="Cordia New" w:hAnsi="TH SarabunPSK" w:cs="TH SarabunPSK"/>
                <w:sz w:val="28"/>
                <w:szCs w:val="28"/>
              </w:rPr>
            </w:pPr>
            <w:r w:rsidRPr="00B60D70">
              <w:rPr>
                <w:rFonts w:ascii="TH SarabunPSK" w:hAnsi="TH SarabunPSK" w:cs="TH SarabunPSK" w:hint="cs"/>
                <w:sz w:val="28"/>
                <w:szCs w:val="28"/>
                <w:cs/>
              </w:rPr>
              <w:t>≥ 6</w:t>
            </w:r>
          </w:p>
        </w:tc>
        <w:tc>
          <w:tcPr>
            <w:tcW w:w="545" w:type="pct"/>
            <w:shd w:val="clear" w:color="auto" w:fill="auto"/>
          </w:tcPr>
          <w:p w14:paraId="0BFA23B8" w14:textId="77777777" w:rsidR="00E35438" w:rsidRPr="00B60D70" w:rsidRDefault="00E35438" w:rsidP="00E35438">
            <w:pPr>
              <w:jc w:val="center"/>
              <w:rPr>
                <w:rFonts w:ascii="TH SarabunPSK" w:hAnsi="TH SarabunPSK" w:cs="TH SarabunPSK"/>
                <w:sz w:val="28"/>
                <w:szCs w:val="28"/>
              </w:rPr>
            </w:pPr>
          </w:p>
        </w:tc>
        <w:tc>
          <w:tcPr>
            <w:tcW w:w="566" w:type="pct"/>
          </w:tcPr>
          <w:p w14:paraId="16390890" w14:textId="77777777" w:rsidR="00E35438" w:rsidRPr="00B60D70" w:rsidRDefault="00E35438" w:rsidP="00E35438">
            <w:pPr>
              <w:jc w:val="center"/>
              <w:rPr>
                <w:rFonts w:ascii="TH SarabunPSK" w:hAnsi="TH SarabunPSK" w:cs="TH SarabunPSK"/>
                <w:sz w:val="28"/>
                <w:szCs w:val="28"/>
              </w:rPr>
            </w:pPr>
            <w:r w:rsidRPr="00B60D70">
              <w:rPr>
                <w:rFonts w:ascii="TH SarabunPSK" w:hAnsi="TH SarabunPSK" w:cs="TH SarabunPSK" w:hint="cs"/>
                <w:sz w:val="28"/>
                <w:szCs w:val="28"/>
              </w:rPr>
              <w:t>6</w:t>
            </w:r>
          </w:p>
        </w:tc>
        <w:tc>
          <w:tcPr>
            <w:tcW w:w="567" w:type="pct"/>
            <w:shd w:val="clear" w:color="auto" w:fill="auto"/>
          </w:tcPr>
          <w:p w14:paraId="250A3110" w14:textId="77777777" w:rsidR="00E35438" w:rsidRPr="00B60D70" w:rsidRDefault="00E35438" w:rsidP="00E35438">
            <w:pPr>
              <w:jc w:val="center"/>
              <w:rPr>
                <w:rFonts w:ascii="TH SarabunPSK" w:hAnsi="TH SarabunPSK" w:cs="TH SarabunPSK"/>
                <w:sz w:val="28"/>
                <w:szCs w:val="28"/>
              </w:rPr>
            </w:pPr>
            <w:r w:rsidRPr="00B60D70">
              <w:rPr>
                <w:rFonts w:ascii="TH SarabunPSK" w:hAnsi="TH SarabunPSK" w:cs="TH SarabunPSK" w:hint="cs"/>
                <w:sz w:val="28"/>
                <w:szCs w:val="28"/>
              </w:rPr>
              <w:t>6</w:t>
            </w:r>
          </w:p>
        </w:tc>
        <w:tc>
          <w:tcPr>
            <w:tcW w:w="658" w:type="pct"/>
            <w:shd w:val="clear" w:color="auto" w:fill="auto"/>
          </w:tcPr>
          <w:p w14:paraId="130907DC" w14:textId="77777777" w:rsidR="00E35438" w:rsidRPr="00B60D70" w:rsidRDefault="00E35438" w:rsidP="00E35438">
            <w:pPr>
              <w:jc w:val="center"/>
              <w:rPr>
                <w:rFonts w:ascii="TH SarabunPSK" w:hAnsi="TH SarabunPSK" w:cs="TH SarabunPSK"/>
                <w:sz w:val="28"/>
                <w:szCs w:val="28"/>
              </w:rPr>
            </w:pPr>
            <w:r w:rsidRPr="00B60D70">
              <w:rPr>
                <w:rFonts w:ascii="TH SarabunPSK" w:hAnsi="TH SarabunPSK" w:cs="TH SarabunPSK" w:hint="cs"/>
                <w:sz w:val="28"/>
                <w:szCs w:val="28"/>
                <w:cs/>
              </w:rPr>
              <w:t>-</w:t>
            </w:r>
          </w:p>
        </w:tc>
      </w:tr>
      <w:tr w:rsidR="00B60D70" w:rsidRPr="00B60D70" w14:paraId="59ADD6F1" w14:textId="77777777" w:rsidTr="00D420AC">
        <w:tc>
          <w:tcPr>
            <w:tcW w:w="1384" w:type="pct"/>
            <w:shd w:val="clear" w:color="auto" w:fill="auto"/>
          </w:tcPr>
          <w:p w14:paraId="31CB3F1C" w14:textId="77777777" w:rsidR="00E35438" w:rsidRPr="00B60D70" w:rsidRDefault="00E35438" w:rsidP="00D420AC">
            <w:pPr>
              <w:rPr>
                <w:rFonts w:ascii="TH SarabunPSK" w:hAnsi="TH SarabunPSK" w:cs="TH SarabunPSK"/>
                <w:sz w:val="28"/>
                <w:szCs w:val="28"/>
                <w:lang w:val="th-TH"/>
              </w:rPr>
            </w:pPr>
            <w:r w:rsidRPr="00B60D70">
              <w:rPr>
                <w:rFonts w:ascii="TH SarabunPSK" w:hAnsi="TH SarabunPSK" w:cs="TH SarabunPSK" w:hint="cs"/>
                <w:sz w:val="28"/>
                <w:szCs w:val="28"/>
                <w:cs/>
                <w:lang w:val="th-TH"/>
              </w:rPr>
              <w:t xml:space="preserve">จำนวนหน่วยกิตรวม </w:t>
            </w:r>
          </w:p>
          <w:p w14:paraId="18454DFF" w14:textId="10915089" w:rsidR="00E35438" w:rsidRPr="00B60D70" w:rsidRDefault="00E35438" w:rsidP="00D420AC">
            <w:pPr>
              <w:rPr>
                <w:rFonts w:ascii="TH SarabunPSK" w:hAnsi="TH SarabunPSK" w:cs="TH SarabunPSK"/>
                <w:sz w:val="28"/>
                <w:szCs w:val="28"/>
              </w:rPr>
            </w:pPr>
            <w:r w:rsidRPr="00B60D70">
              <w:rPr>
                <w:rFonts w:ascii="TH SarabunPSK" w:hAnsi="TH SarabunPSK" w:cs="TH SarabunPSK" w:hint="cs"/>
                <w:sz w:val="28"/>
                <w:szCs w:val="28"/>
                <w:cs/>
                <w:lang w:val="th-TH"/>
              </w:rPr>
              <w:t>ตลอดหลักสูตร</w:t>
            </w:r>
          </w:p>
        </w:tc>
        <w:tc>
          <w:tcPr>
            <w:tcW w:w="736" w:type="pct"/>
            <w:shd w:val="clear" w:color="auto" w:fill="auto"/>
            <w:vAlign w:val="center"/>
          </w:tcPr>
          <w:p w14:paraId="36F8FC6C" w14:textId="5A7CB81A" w:rsidR="00E35438" w:rsidRPr="00B60D70" w:rsidRDefault="00E35438" w:rsidP="00D420AC">
            <w:pPr>
              <w:jc w:val="center"/>
              <w:rPr>
                <w:rFonts w:ascii="TH SarabunPSK" w:hAnsi="TH SarabunPSK" w:cs="TH SarabunPSK"/>
                <w:sz w:val="28"/>
                <w:szCs w:val="28"/>
              </w:rPr>
            </w:pPr>
            <w:r w:rsidRPr="00B60D70">
              <w:rPr>
                <w:rFonts w:ascii="TH SarabunPSK" w:hAnsi="TH SarabunPSK" w:cs="TH SarabunPSK" w:hint="cs"/>
                <w:sz w:val="28"/>
                <w:szCs w:val="28"/>
              </w:rPr>
              <w:t>≥ 150</w:t>
            </w:r>
          </w:p>
        </w:tc>
        <w:tc>
          <w:tcPr>
            <w:tcW w:w="544" w:type="pct"/>
            <w:vAlign w:val="center"/>
          </w:tcPr>
          <w:p w14:paraId="08F8959A" w14:textId="77777777" w:rsidR="00E35438" w:rsidRPr="00B60D70" w:rsidRDefault="00E35438" w:rsidP="00D420AC">
            <w:pPr>
              <w:jc w:val="center"/>
              <w:rPr>
                <w:rFonts w:ascii="TH SarabunPSK" w:hAnsi="TH SarabunPSK" w:cs="TH SarabunPSK"/>
                <w:sz w:val="28"/>
                <w:szCs w:val="28"/>
              </w:rPr>
            </w:pPr>
            <w:r w:rsidRPr="00B60D70">
              <w:rPr>
                <w:rFonts w:ascii="TH SarabunPSK" w:hAnsi="TH SarabunPSK" w:cs="TH SarabunPSK" w:hint="cs"/>
                <w:sz w:val="28"/>
                <w:szCs w:val="28"/>
              </w:rPr>
              <w:t>≥ 160</w:t>
            </w:r>
          </w:p>
        </w:tc>
        <w:tc>
          <w:tcPr>
            <w:tcW w:w="545" w:type="pct"/>
            <w:shd w:val="clear" w:color="auto" w:fill="auto"/>
            <w:vAlign w:val="center"/>
          </w:tcPr>
          <w:p w14:paraId="438FEAAB" w14:textId="77777777" w:rsidR="00E35438" w:rsidRPr="00B60D70" w:rsidRDefault="00E35438" w:rsidP="00D420AC">
            <w:pPr>
              <w:jc w:val="center"/>
              <w:rPr>
                <w:rFonts w:ascii="TH SarabunPSK" w:hAnsi="TH SarabunPSK" w:cs="TH SarabunPSK"/>
                <w:sz w:val="28"/>
                <w:szCs w:val="28"/>
              </w:rPr>
            </w:pPr>
          </w:p>
        </w:tc>
        <w:tc>
          <w:tcPr>
            <w:tcW w:w="566" w:type="pct"/>
            <w:vAlign w:val="center"/>
          </w:tcPr>
          <w:p w14:paraId="032A8508" w14:textId="77777777" w:rsidR="00E35438" w:rsidRPr="00B60D70" w:rsidRDefault="00E35438" w:rsidP="00D420AC">
            <w:pPr>
              <w:jc w:val="center"/>
              <w:rPr>
                <w:rFonts w:ascii="TH SarabunPSK" w:hAnsi="TH SarabunPSK" w:cs="TH SarabunPSK"/>
                <w:sz w:val="28"/>
                <w:szCs w:val="28"/>
              </w:rPr>
            </w:pPr>
            <w:r w:rsidRPr="00B60D70">
              <w:rPr>
                <w:rFonts w:ascii="TH SarabunPSK" w:hAnsi="TH SarabunPSK" w:cs="TH SarabunPSK" w:hint="cs"/>
                <w:sz w:val="28"/>
                <w:szCs w:val="28"/>
              </w:rPr>
              <w:t>163</w:t>
            </w:r>
          </w:p>
        </w:tc>
        <w:tc>
          <w:tcPr>
            <w:tcW w:w="567" w:type="pct"/>
            <w:shd w:val="clear" w:color="auto" w:fill="auto"/>
            <w:vAlign w:val="center"/>
          </w:tcPr>
          <w:p w14:paraId="113E2E65" w14:textId="77777777" w:rsidR="00E35438" w:rsidRPr="00B60D70" w:rsidRDefault="00E35438" w:rsidP="00D420AC">
            <w:pPr>
              <w:jc w:val="center"/>
              <w:rPr>
                <w:rFonts w:ascii="TH SarabunPSK" w:hAnsi="TH SarabunPSK" w:cs="TH SarabunPSK"/>
                <w:sz w:val="28"/>
                <w:szCs w:val="28"/>
              </w:rPr>
            </w:pPr>
            <w:r w:rsidRPr="00B60D70">
              <w:rPr>
                <w:rFonts w:ascii="TH SarabunPSK" w:hAnsi="TH SarabunPSK" w:cs="TH SarabunPSK" w:hint="cs"/>
                <w:sz w:val="28"/>
                <w:szCs w:val="28"/>
              </w:rPr>
              <w:t>175</w:t>
            </w:r>
          </w:p>
        </w:tc>
        <w:tc>
          <w:tcPr>
            <w:tcW w:w="658" w:type="pct"/>
            <w:shd w:val="clear" w:color="auto" w:fill="auto"/>
            <w:vAlign w:val="center"/>
          </w:tcPr>
          <w:p w14:paraId="19868BCC" w14:textId="77777777" w:rsidR="00E35438" w:rsidRPr="00B60D70" w:rsidRDefault="00E35438" w:rsidP="00D420AC">
            <w:pPr>
              <w:jc w:val="center"/>
              <w:rPr>
                <w:rFonts w:ascii="TH SarabunPSK" w:hAnsi="TH SarabunPSK" w:cs="TH SarabunPSK"/>
                <w:sz w:val="28"/>
                <w:szCs w:val="28"/>
              </w:rPr>
            </w:pPr>
            <w:r w:rsidRPr="00B60D70">
              <w:rPr>
                <w:rFonts w:ascii="TH SarabunPSK" w:hAnsi="TH SarabunPSK" w:cs="TH SarabunPSK" w:hint="cs"/>
                <w:sz w:val="28"/>
                <w:szCs w:val="28"/>
                <w:cs/>
              </w:rPr>
              <w:t>+12</w:t>
            </w:r>
          </w:p>
        </w:tc>
      </w:tr>
    </w:tbl>
    <w:p w14:paraId="7D1BC07A" w14:textId="08226150" w:rsidR="00E35438" w:rsidRPr="00B60D70" w:rsidRDefault="002147D0" w:rsidP="006F6615">
      <w:pPr>
        <w:rPr>
          <w:rFonts w:ascii="TH SarabunPSK" w:hAnsi="TH SarabunPSK" w:cs="TH SarabunPSK"/>
        </w:rPr>
      </w:pPr>
      <w:r w:rsidRPr="00B60D70">
        <w:rPr>
          <w:rFonts w:ascii="TH SarabunPSK" w:hAnsi="TH SarabunPSK" w:cs="TH SarabunPSK" w:hint="cs"/>
          <w:cs/>
        </w:rPr>
        <w:t>หมายเหตุ</w:t>
      </w:r>
      <w:r w:rsidRPr="00B60D70">
        <w:rPr>
          <w:rFonts w:ascii="TH SarabunPSK" w:hAnsi="TH SarabunPSK" w:cs="TH SarabunPSK" w:hint="cs"/>
        </w:rPr>
        <w:t>:</w:t>
      </w:r>
      <w:r w:rsidR="00BD7F9D" w:rsidRPr="00B60D70">
        <w:rPr>
          <w:rFonts w:ascii="TH SarabunPSK" w:hAnsi="TH SarabunPSK" w:cs="TH SarabunPSK" w:hint="cs"/>
        </w:rPr>
        <w:t xml:space="preserve"> </w:t>
      </w:r>
    </w:p>
    <w:p w14:paraId="6F30A283" w14:textId="685A5065" w:rsidR="002147D0" w:rsidRPr="00B60D70" w:rsidRDefault="002147D0" w:rsidP="006F6615">
      <w:pPr>
        <w:tabs>
          <w:tab w:val="left" w:pos="709"/>
        </w:tabs>
        <w:ind w:left="709" w:hanging="425"/>
        <w:rPr>
          <w:rFonts w:ascii="TH SarabunPSK" w:hAnsi="TH SarabunPSK" w:cs="TH SarabunPSK"/>
          <w:sz w:val="28"/>
          <w:szCs w:val="28"/>
          <w:cs/>
        </w:rPr>
      </w:pPr>
      <w:bookmarkStart w:id="35" w:name="_Hlk191037470"/>
      <w:r w:rsidRPr="00B60D70">
        <w:rPr>
          <w:rFonts w:ascii="TH SarabunPSK" w:hAnsi="TH SarabunPSK" w:cs="TH SarabunPSK" w:hint="cs"/>
          <w:sz w:val="28"/>
          <w:szCs w:val="28"/>
        </w:rPr>
        <w:t xml:space="preserve">* </w:t>
      </w:r>
      <w:r w:rsidR="006F6615" w:rsidRPr="00B60D70">
        <w:rPr>
          <w:rFonts w:ascii="TH SarabunPSK" w:hAnsi="TH SarabunPSK" w:cs="TH SarabunPSK" w:hint="cs"/>
          <w:sz w:val="28"/>
          <w:szCs w:val="28"/>
          <w:cs/>
        </w:rPr>
        <w:tab/>
      </w:r>
      <w:r w:rsidR="001008E1" w:rsidRPr="00B60D70">
        <w:rPr>
          <w:rFonts w:ascii="TH SarabunPSK" w:hAnsi="TH SarabunPSK" w:cs="TH SarabunPSK" w:hint="cs"/>
          <w:sz w:val="28"/>
          <w:szCs w:val="28"/>
          <w:cs/>
        </w:rPr>
        <w:t>กลุ่ม</w:t>
      </w:r>
      <w:r w:rsidR="00A82084" w:rsidRPr="00B60D70">
        <w:rPr>
          <w:rFonts w:ascii="TH SarabunPSK" w:hAnsi="TH SarabunPSK" w:cs="TH SarabunPSK"/>
          <w:sz w:val="28"/>
          <w:szCs w:val="28"/>
          <w:cs/>
        </w:rPr>
        <w:t>วิชา</w:t>
      </w:r>
      <w:r w:rsidR="008301B6" w:rsidRPr="00B60D70">
        <w:rPr>
          <w:rFonts w:ascii="TH SarabunPSK" w:hAnsi="TH SarabunPSK" w:cs="TH SarabunPSK" w:hint="cs"/>
          <w:sz w:val="28"/>
          <w:szCs w:val="28"/>
          <w:cs/>
        </w:rPr>
        <w:t>ชีพเอก</w:t>
      </w:r>
      <w:r w:rsidR="001008E1" w:rsidRPr="00B60D70">
        <w:rPr>
          <w:rFonts w:ascii="TH SarabunPSK" w:hAnsi="TH SarabunPSK" w:cs="TH SarabunPSK" w:hint="cs"/>
          <w:sz w:val="28"/>
          <w:szCs w:val="28"/>
          <w:cs/>
        </w:rPr>
        <w:t>ทางวิศวกรรมโยธา</w:t>
      </w:r>
      <w:r w:rsidR="00D50F92" w:rsidRPr="00B60D70">
        <w:rPr>
          <w:rFonts w:ascii="TH SarabunPSK" w:hAnsi="TH SarabunPSK" w:cs="TH SarabunPSK" w:hint="cs"/>
          <w:sz w:val="28"/>
          <w:szCs w:val="28"/>
          <w:cs/>
        </w:rPr>
        <w:t xml:space="preserve"> (รายวิชา</w:t>
      </w:r>
      <w:r w:rsidR="00A82084" w:rsidRPr="00B60D70">
        <w:rPr>
          <w:rFonts w:ascii="TH SarabunPSK" w:hAnsi="TH SarabunPSK" w:cs="TH SarabunPSK"/>
          <w:sz w:val="28"/>
          <w:szCs w:val="28"/>
          <w:cs/>
        </w:rPr>
        <w:t>ทางวิศวกรรมศาสตร์</w:t>
      </w:r>
      <w:r w:rsidR="00D50F92" w:rsidRPr="00B60D70">
        <w:rPr>
          <w:rFonts w:ascii="TH SarabunPSK" w:hAnsi="TH SarabunPSK" w:cs="TH SarabunPSK" w:hint="cs"/>
          <w:sz w:val="28"/>
          <w:szCs w:val="28"/>
          <w:cs/>
        </w:rPr>
        <w:t>)</w:t>
      </w:r>
      <w:r w:rsidR="00A82084" w:rsidRPr="00B60D70">
        <w:rPr>
          <w:rFonts w:ascii="TH SarabunPSK" w:hAnsi="TH SarabunPSK" w:cs="TH SarabunPSK"/>
          <w:sz w:val="28"/>
          <w:szCs w:val="28"/>
          <w:cs/>
        </w:rPr>
        <w:t xml:space="preserve"> มีแขนงย่อยไม่น้อยกว่า 4 แขนง โดยมีเนื้อหาสาระตามบัญชีท้ายระเบียบคณะกรรมการสภาวิศวกร ว่าด้วยองค์ความรู้พื้นฐานทางวิทยาศาสตร์ องค์ความรู้พื้นฐานทางวิศวกรรม และองค์ความรู้เฉพาะทางวิศวกรรมที่สภาวิศวกรจะให้การรับรองปริญญา ประกาศนียบัตรหรือวุฒิบัตรในการประกอบวิชาชีพวิศวกรรมควบคุม พ.ศ. ๒๕๖๕ คุณลักษณะของบัณฑิตที่พึงประสงค์ (</w:t>
      </w:r>
      <w:r w:rsidR="00A82084" w:rsidRPr="00B60D70">
        <w:rPr>
          <w:rFonts w:ascii="TH SarabunPSK" w:hAnsi="TH SarabunPSK" w:cs="TH SarabunPSK"/>
          <w:sz w:val="28"/>
          <w:szCs w:val="28"/>
        </w:rPr>
        <w:t xml:space="preserve">Graduate Attributes) </w:t>
      </w:r>
      <w:r w:rsidR="00A82084" w:rsidRPr="00B60D70">
        <w:rPr>
          <w:rFonts w:ascii="TH SarabunPSK" w:hAnsi="TH SarabunPSK" w:cs="TH SarabunPSK"/>
          <w:sz w:val="28"/>
          <w:szCs w:val="28"/>
          <w:cs/>
        </w:rPr>
        <w:t xml:space="preserve">ตามข้อตกลง </w:t>
      </w:r>
      <w:r w:rsidR="00A82084" w:rsidRPr="00B60D70">
        <w:rPr>
          <w:rFonts w:ascii="TH SarabunPSK" w:hAnsi="TH SarabunPSK" w:cs="TH SarabunPSK"/>
          <w:sz w:val="28"/>
          <w:szCs w:val="28"/>
        </w:rPr>
        <w:t>Washington Accord</w:t>
      </w:r>
    </w:p>
    <w:p w14:paraId="7CF90F98" w14:textId="23E154B4" w:rsidR="002147D0" w:rsidRPr="00B60D70" w:rsidRDefault="002147D0" w:rsidP="006F6615">
      <w:pPr>
        <w:tabs>
          <w:tab w:val="left" w:pos="709"/>
        </w:tabs>
        <w:ind w:left="709" w:hanging="425"/>
        <w:rPr>
          <w:rFonts w:ascii="TH SarabunPSK" w:hAnsi="TH SarabunPSK" w:cs="TH SarabunPSK"/>
          <w:sz w:val="28"/>
          <w:szCs w:val="28"/>
          <w:cs/>
        </w:rPr>
      </w:pPr>
      <w:bookmarkStart w:id="36" w:name="_Hlk191037582"/>
      <w:bookmarkEnd w:id="35"/>
      <w:r w:rsidRPr="00B60D70">
        <w:rPr>
          <w:rFonts w:ascii="TH SarabunPSK" w:hAnsi="TH SarabunPSK" w:cs="TH SarabunPSK" w:hint="cs"/>
          <w:sz w:val="28"/>
          <w:szCs w:val="28"/>
        </w:rPr>
        <w:t xml:space="preserve">** </w:t>
      </w:r>
      <w:r w:rsidR="006F6615" w:rsidRPr="00B60D70">
        <w:rPr>
          <w:rFonts w:ascii="TH SarabunPSK" w:hAnsi="TH SarabunPSK" w:cs="TH SarabunPSK" w:hint="cs"/>
          <w:sz w:val="28"/>
          <w:szCs w:val="28"/>
          <w:cs/>
        </w:rPr>
        <w:tab/>
      </w:r>
      <w:r w:rsidR="00F523BD" w:rsidRPr="00B60D70">
        <w:rPr>
          <w:rFonts w:ascii="TH SarabunPSK" w:hAnsi="TH SarabunPSK" w:cs="TH SarabunPSK" w:hint="cs"/>
          <w:sz w:val="28"/>
          <w:szCs w:val="28"/>
          <w:cs/>
        </w:rPr>
        <w:t>หน่วย</w:t>
      </w:r>
      <w:proofErr w:type="spellStart"/>
      <w:r w:rsidR="00F523BD" w:rsidRPr="00B60D70">
        <w:rPr>
          <w:rFonts w:ascii="TH SarabunPSK" w:hAnsi="TH SarabunPSK" w:cs="TH SarabunPSK" w:hint="cs"/>
          <w:sz w:val="28"/>
          <w:szCs w:val="28"/>
          <w:cs/>
        </w:rPr>
        <w:t>กิ</w:t>
      </w:r>
      <w:proofErr w:type="spellEnd"/>
      <w:r w:rsidR="00F523BD" w:rsidRPr="00B60D70">
        <w:rPr>
          <w:rFonts w:ascii="TH SarabunPSK" w:hAnsi="TH SarabunPSK" w:cs="TH SarabunPSK" w:hint="cs"/>
          <w:sz w:val="28"/>
          <w:szCs w:val="28"/>
          <w:cs/>
        </w:rPr>
        <w:t>ตราย</w:t>
      </w:r>
      <w:r w:rsidRPr="00B60D70">
        <w:rPr>
          <w:rFonts w:ascii="TH SarabunPSK" w:hAnsi="TH SarabunPSK" w:cs="TH SarabunPSK" w:hint="cs"/>
          <w:sz w:val="28"/>
          <w:szCs w:val="28"/>
          <w:cs/>
        </w:rPr>
        <w:t xml:space="preserve">วิชาพื้นฐานทางวิศวกรรมและวิชาเฉพาะทางวิศวกรรม มีหน่วยกิตรวมไม่น้อยกว่า </w:t>
      </w:r>
      <w:r w:rsidRPr="00B60D70">
        <w:rPr>
          <w:rFonts w:ascii="TH SarabunPSK" w:hAnsi="TH SarabunPSK" w:cs="TH SarabunPSK" w:hint="cs"/>
          <w:sz w:val="28"/>
          <w:szCs w:val="28"/>
        </w:rPr>
        <w:t xml:space="preserve">72 </w:t>
      </w:r>
      <w:r w:rsidRPr="00B60D70">
        <w:rPr>
          <w:rFonts w:ascii="TH SarabunPSK" w:hAnsi="TH SarabunPSK" w:cs="TH SarabunPSK" w:hint="cs"/>
          <w:sz w:val="28"/>
          <w:szCs w:val="28"/>
          <w:cs/>
        </w:rPr>
        <w:t>หน่วยกิต ในระบบทว</w:t>
      </w:r>
      <w:r w:rsidR="00692E74" w:rsidRPr="00B60D70">
        <w:rPr>
          <w:rFonts w:ascii="TH SarabunPSK" w:hAnsi="TH SarabunPSK" w:cs="TH SarabunPSK" w:hint="cs"/>
          <w:sz w:val="28"/>
          <w:szCs w:val="28"/>
          <w:cs/>
        </w:rPr>
        <w:t>ิ</w:t>
      </w:r>
      <w:r w:rsidRPr="00B60D70">
        <w:rPr>
          <w:rFonts w:ascii="TH SarabunPSK" w:hAnsi="TH SarabunPSK" w:cs="TH SarabunPSK" w:hint="cs"/>
          <w:sz w:val="28"/>
          <w:szCs w:val="28"/>
          <w:cs/>
        </w:rPr>
        <w:t>ภาค</w:t>
      </w:r>
    </w:p>
    <w:bookmarkEnd w:id="36"/>
    <w:p w14:paraId="43E20DE2" w14:textId="77777777" w:rsidR="006F6615" w:rsidRPr="00B60D70" w:rsidRDefault="006F6615" w:rsidP="006F6615">
      <w:pPr>
        <w:rPr>
          <w:rFonts w:ascii="TH SarabunPSK" w:hAnsi="TH SarabunPSK" w:cs="TH SarabunPSK"/>
          <w:sz w:val="24"/>
        </w:rPr>
      </w:pPr>
    </w:p>
    <w:p w14:paraId="42E33390" w14:textId="47F6031B" w:rsidR="006F6615" w:rsidRPr="00B60D70" w:rsidRDefault="006F6615" w:rsidP="006F6615">
      <w:pPr>
        <w:rPr>
          <w:rFonts w:ascii="TH SarabunPSK" w:hAnsi="TH SarabunPSK" w:cs="TH SarabunPSK"/>
          <w:sz w:val="24"/>
          <w:cs/>
        </w:rPr>
      </w:pPr>
      <w:r w:rsidRPr="00B60D70">
        <w:rPr>
          <w:rFonts w:ascii="TH SarabunPSK" w:hAnsi="TH SarabunPSK" w:cs="TH SarabunPSK" w:hint="cs"/>
          <w:sz w:val="24"/>
          <w:cs/>
        </w:rPr>
        <w:t>และมีรายละเอียดของโครงสร้างหลักสูตรเป็นดังนี้</w:t>
      </w:r>
    </w:p>
    <w:p w14:paraId="2CD42998" w14:textId="603E1264" w:rsidR="006F6615" w:rsidRPr="00B60D70" w:rsidRDefault="006F6615" w:rsidP="00FF7D50">
      <w:pPr>
        <w:pStyle w:val="af9"/>
        <w:numPr>
          <w:ilvl w:val="0"/>
          <w:numId w:val="81"/>
        </w:numPr>
        <w:rPr>
          <w:rFonts w:ascii="TH SarabunPSK" w:hAnsi="TH SarabunPSK" w:cs="TH SarabunPSK"/>
        </w:rPr>
      </w:pPr>
      <w:r w:rsidRPr="00B60D70">
        <w:rPr>
          <w:rFonts w:ascii="TH SarabunPSK" w:hAnsi="TH SarabunPSK" w:cs="TH SarabunPSK" w:hint="cs"/>
          <w:cs/>
          <w:lang w:val="th-TH"/>
        </w:rPr>
        <w:t xml:space="preserve">จำนวนหน่วยกิตรวมตลอดหลักสูตร </w:t>
      </w:r>
      <w:r w:rsidRPr="00B60D70">
        <w:rPr>
          <w:rFonts w:ascii="TH SarabunPSK" w:hAnsi="TH SarabunPSK" w:cs="TH SarabunPSK" w:hint="cs"/>
          <w:cs/>
          <w:lang w:val="th-TH"/>
        </w:rPr>
        <w:tab/>
      </w:r>
      <w:r w:rsidR="006763EE" w:rsidRPr="00B60D70">
        <w:rPr>
          <w:rFonts w:ascii="TH SarabunPSK" w:hAnsi="TH SarabunPSK" w:cs="TH SarabunPSK"/>
          <w:cs/>
          <w:lang w:val="th-TH"/>
        </w:rPr>
        <w:tab/>
      </w:r>
      <w:r w:rsidR="006763EE" w:rsidRPr="00B60D70">
        <w:rPr>
          <w:rFonts w:ascii="TH SarabunPSK" w:hAnsi="TH SarabunPSK" w:cs="TH SarabunPSK"/>
          <w:cs/>
          <w:lang w:val="th-TH"/>
        </w:rPr>
        <w:tab/>
      </w:r>
      <w:r w:rsidR="006763EE" w:rsidRPr="00B60D70">
        <w:rPr>
          <w:rFonts w:ascii="TH SarabunPSK" w:hAnsi="TH SarabunPSK" w:cs="TH SarabunPSK"/>
          <w:cs/>
          <w:lang w:val="th-TH"/>
        </w:rPr>
        <w:tab/>
      </w:r>
      <w:r w:rsidR="006763EE" w:rsidRPr="00B60D70">
        <w:rPr>
          <w:rFonts w:ascii="TH SarabunPSK" w:hAnsi="TH SarabunPSK" w:cs="TH SarabunPSK" w:hint="cs"/>
          <w:cs/>
          <w:lang w:val="th-TH"/>
        </w:rPr>
        <w:t xml:space="preserve">         </w:t>
      </w:r>
      <w:r w:rsidRPr="00B60D70">
        <w:rPr>
          <w:rFonts w:ascii="TH SarabunPSK" w:hAnsi="TH SarabunPSK" w:cs="TH SarabunPSK" w:hint="cs"/>
          <w:cs/>
          <w:lang w:val="th-TH"/>
        </w:rPr>
        <w:t xml:space="preserve">175 </w:t>
      </w:r>
      <w:r w:rsidR="006763EE" w:rsidRPr="00B60D70">
        <w:rPr>
          <w:rFonts w:ascii="TH SarabunPSK" w:hAnsi="TH SarabunPSK" w:cs="TH SarabunPSK"/>
          <w:cs/>
          <w:lang w:val="th-TH"/>
        </w:rPr>
        <w:tab/>
      </w:r>
      <w:r w:rsidRPr="00B60D70">
        <w:rPr>
          <w:rFonts w:ascii="TH SarabunPSK" w:hAnsi="TH SarabunPSK" w:cs="TH SarabunPSK" w:hint="cs"/>
          <w:cs/>
          <w:lang w:val="th-TH"/>
        </w:rPr>
        <w:t>หน่วยกิต</w:t>
      </w:r>
    </w:p>
    <w:p w14:paraId="4E1B0E23" w14:textId="5334D4CA" w:rsidR="006F6615" w:rsidRPr="00B60D70" w:rsidRDefault="006F6615" w:rsidP="00FF7D50">
      <w:pPr>
        <w:pStyle w:val="af9"/>
        <w:numPr>
          <w:ilvl w:val="0"/>
          <w:numId w:val="81"/>
        </w:numPr>
        <w:rPr>
          <w:rFonts w:ascii="TH SarabunPSK" w:hAnsi="TH SarabunPSK" w:cs="TH SarabunPSK"/>
        </w:rPr>
      </w:pPr>
      <w:r w:rsidRPr="00B60D70">
        <w:rPr>
          <w:rFonts w:ascii="TH SarabunPSK" w:hAnsi="TH SarabunPSK" w:cs="TH SarabunPSK" w:hint="cs"/>
          <w:cs/>
          <w:lang w:val="th-TH"/>
        </w:rPr>
        <w:t>โครงสร้างหลักสูตร</w:t>
      </w:r>
    </w:p>
    <w:tbl>
      <w:tblPr>
        <w:tblStyle w:val="af6"/>
        <w:tblW w:w="4499" w:type="pct"/>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
        <w:gridCol w:w="427"/>
        <w:gridCol w:w="5495"/>
        <w:gridCol w:w="737"/>
        <w:gridCol w:w="1038"/>
      </w:tblGrid>
      <w:tr w:rsidR="00B60D70" w:rsidRPr="00B60D70" w14:paraId="6A32B82B" w14:textId="77777777" w:rsidTr="00F721FD">
        <w:tc>
          <w:tcPr>
            <w:tcW w:w="261" w:type="pct"/>
          </w:tcPr>
          <w:p w14:paraId="7EFA3764" w14:textId="77777777" w:rsidR="006F6615" w:rsidRPr="00B60D70" w:rsidRDefault="006F6615" w:rsidP="000F5F74">
            <w:pPr>
              <w:rPr>
                <w:rFonts w:ascii="TH SarabunPSK" w:hAnsi="TH SarabunPSK" w:cs="TH SarabunPSK"/>
              </w:rPr>
            </w:pPr>
            <w:r w:rsidRPr="00B60D70">
              <w:rPr>
                <w:rFonts w:ascii="TH SarabunPSK" w:hAnsi="TH SarabunPSK" w:cs="TH SarabunPSK" w:hint="cs"/>
                <w:cs/>
                <w:lang w:val="th-TH"/>
              </w:rPr>
              <w:t>ก</w:t>
            </w:r>
            <w:r w:rsidRPr="00B60D70">
              <w:rPr>
                <w:rFonts w:ascii="TH SarabunPSK" w:hAnsi="TH SarabunPSK" w:cs="TH SarabunPSK" w:hint="cs"/>
                <w:cs/>
              </w:rPr>
              <w:t>.</w:t>
            </w:r>
          </w:p>
        </w:tc>
        <w:tc>
          <w:tcPr>
            <w:tcW w:w="3645" w:type="pct"/>
            <w:gridSpan w:val="2"/>
          </w:tcPr>
          <w:p w14:paraId="602BFFFF" w14:textId="77777777" w:rsidR="006F6615" w:rsidRPr="00B60D70" w:rsidRDefault="006F6615" w:rsidP="000F5F74">
            <w:pPr>
              <w:rPr>
                <w:rFonts w:ascii="TH SarabunPSK" w:hAnsi="TH SarabunPSK" w:cs="TH SarabunPSK"/>
              </w:rPr>
            </w:pPr>
            <w:r w:rsidRPr="00B60D70">
              <w:rPr>
                <w:rFonts w:ascii="TH SarabunPSK" w:hAnsi="TH SarabunPSK" w:cs="TH SarabunPSK" w:hint="cs"/>
                <w:cs/>
                <w:lang w:val="th-TH"/>
              </w:rPr>
              <w:t>หมวดวิชาศึกษาทั่วไป</w:t>
            </w:r>
          </w:p>
        </w:tc>
        <w:tc>
          <w:tcPr>
            <w:tcW w:w="454" w:type="pct"/>
          </w:tcPr>
          <w:p w14:paraId="1308BF78" w14:textId="77777777" w:rsidR="006F6615" w:rsidRPr="00B60D70" w:rsidRDefault="006F6615" w:rsidP="000F5F74">
            <w:pPr>
              <w:rPr>
                <w:rFonts w:ascii="TH SarabunPSK" w:hAnsi="TH SarabunPSK" w:cs="TH SarabunPSK"/>
              </w:rPr>
            </w:pPr>
            <w:r w:rsidRPr="00B60D70">
              <w:rPr>
                <w:rFonts w:ascii="TH SarabunPSK" w:hAnsi="TH SarabunPSK" w:cs="TH SarabunPSK" w:hint="cs"/>
                <w:cs/>
              </w:rPr>
              <w:t>24</w:t>
            </w:r>
          </w:p>
        </w:tc>
        <w:tc>
          <w:tcPr>
            <w:tcW w:w="639" w:type="pct"/>
          </w:tcPr>
          <w:p w14:paraId="51A60C4D" w14:textId="77777777" w:rsidR="006F6615" w:rsidRPr="00B60D70" w:rsidRDefault="006F6615" w:rsidP="000F5F74">
            <w:pPr>
              <w:rPr>
                <w:rFonts w:ascii="TH SarabunPSK" w:hAnsi="TH SarabunPSK" w:cs="TH SarabunPSK"/>
              </w:rPr>
            </w:pPr>
            <w:r w:rsidRPr="00B60D70">
              <w:rPr>
                <w:rFonts w:ascii="TH SarabunPSK" w:hAnsi="TH SarabunPSK" w:cs="TH SarabunPSK" w:hint="cs"/>
                <w:cs/>
                <w:lang w:val="th-TH"/>
              </w:rPr>
              <w:t>หน่วยกิต</w:t>
            </w:r>
          </w:p>
        </w:tc>
      </w:tr>
      <w:tr w:rsidR="00B60D70" w:rsidRPr="00B60D70" w14:paraId="49DB5FDA" w14:textId="77777777" w:rsidTr="00F721FD">
        <w:tc>
          <w:tcPr>
            <w:tcW w:w="261" w:type="pct"/>
          </w:tcPr>
          <w:p w14:paraId="36D02D6D" w14:textId="77777777" w:rsidR="006F6615" w:rsidRPr="00B60D70" w:rsidRDefault="006F6615" w:rsidP="000F5F74">
            <w:pPr>
              <w:rPr>
                <w:rFonts w:ascii="TH SarabunPSK" w:hAnsi="TH SarabunPSK" w:cs="TH SarabunPSK"/>
              </w:rPr>
            </w:pPr>
            <w:r w:rsidRPr="00B60D70">
              <w:rPr>
                <w:rFonts w:ascii="TH SarabunPSK" w:hAnsi="TH SarabunPSK" w:cs="TH SarabunPSK" w:hint="cs"/>
                <w:cs/>
                <w:lang w:val="th-TH"/>
              </w:rPr>
              <w:t>ข</w:t>
            </w:r>
            <w:r w:rsidRPr="00B60D70">
              <w:rPr>
                <w:rFonts w:ascii="TH SarabunPSK" w:hAnsi="TH SarabunPSK" w:cs="TH SarabunPSK" w:hint="cs"/>
                <w:cs/>
              </w:rPr>
              <w:t>.</w:t>
            </w:r>
          </w:p>
        </w:tc>
        <w:tc>
          <w:tcPr>
            <w:tcW w:w="3645" w:type="pct"/>
            <w:gridSpan w:val="2"/>
          </w:tcPr>
          <w:p w14:paraId="6B6B8656" w14:textId="77777777" w:rsidR="006F6615" w:rsidRPr="00B60D70" w:rsidRDefault="006F6615" w:rsidP="000F5F74">
            <w:pPr>
              <w:rPr>
                <w:rFonts w:ascii="TH SarabunPSK" w:hAnsi="TH SarabunPSK" w:cs="TH SarabunPSK"/>
              </w:rPr>
            </w:pPr>
            <w:r w:rsidRPr="00B60D70">
              <w:rPr>
                <w:rFonts w:ascii="TH SarabunPSK" w:hAnsi="TH SarabunPSK" w:cs="TH SarabunPSK" w:hint="cs"/>
                <w:cs/>
                <w:lang w:val="th-TH"/>
              </w:rPr>
              <w:t>หมวดวิชาเฉพาะ</w:t>
            </w:r>
          </w:p>
        </w:tc>
        <w:tc>
          <w:tcPr>
            <w:tcW w:w="454" w:type="pct"/>
          </w:tcPr>
          <w:p w14:paraId="170D85FC" w14:textId="77777777" w:rsidR="006F6615" w:rsidRPr="00B60D70" w:rsidRDefault="006F6615" w:rsidP="000F5F74">
            <w:pPr>
              <w:rPr>
                <w:rFonts w:ascii="TH SarabunPSK" w:hAnsi="TH SarabunPSK" w:cs="TH SarabunPSK"/>
              </w:rPr>
            </w:pPr>
            <w:r w:rsidRPr="00B60D70">
              <w:rPr>
                <w:rFonts w:ascii="TH SarabunPSK" w:hAnsi="TH SarabunPSK" w:cs="TH SarabunPSK" w:hint="cs"/>
                <w:cs/>
              </w:rPr>
              <w:t>1</w:t>
            </w:r>
            <w:r w:rsidRPr="00B60D70">
              <w:rPr>
                <w:rFonts w:ascii="TH SarabunPSK" w:hAnsi="TH SarabunPSK" w:cs="TH SarabunPSK" w:hint="cs"/>
              </w:rPr>
              <w:t>45</w:t>
            </w:r>
          </w:p>
        </w:tc>
        <w:tc>
          <w:tcPr>
            <w:tcW w:w="639" w:type="pct"/>
          </w:tcPr>
          <w:p w14:paraId="7CD9C805" w14:textId="77777777" w:rsidR="006F6615" w:rsidRPr="00B60D70" w:rsidRDefault="006F6615" w:rsidP="000F5F74">
            <w:pPr>
              <w:rPr>
                <w:rFonts w:ascii="TH SarabunPSK" w:hAnsi="TH SarabunPSK" w:cs="TH SarabunPSK"/>
              </w:rPr>
            </w:pPr>
            <w:r w:rsidRPr="00B60D70">
              <w:rPr>
                <w:rFonts w:ascii="TH SarabunPSK" w:hAnsi="TH SarabunPSK" w:cs="TH SarabunPSK" w:hint="cs"/>
                <w:cs/>
                <w:lang w:val="th-TH"/>
              </w:rPr>
              <w:t>หน่วยกิต</w:t>
            </w:r>
          </w:p>
        </w:tc>
      </w:tr>
      <w:tr w:rsidR="00B60D70" w:rsidRPr="00B60D70" w14:paraId="6C88F359" w14:textId="77777777" w:rsidTr="00F721FD">
        <w:tc>
          <w:tcPr>
            <w:tcW w:w="261" w:type="pct"/>
          </w:tcPr>
          <w:p w14:paraId="7FF907BB" w14:textId="77777777" w:rsidR="006F6615" w:rsidRPr="00B60D70" w:rsidRDefault="006F6615" w:rsidP="000F5F74">
            <w:pPr>
              <w:rPr>
                <w:rFonts w:ascii="TH SarabunPSK" w:hAnsi="TH SarabunPSK" w:cs="TH SarabunPSK"/>
                <w:cs/>
              </w:rPr>
            </w:pPr>
          </w:p>
        </w:tc>
        <w:tc>
          <w:tcPr>
            <w:tcW w:w="3645" w:type="pct"/>
            <w:gridSpan w:val="2"/>
          </w:tcPr>
          <w:p w14:paraId="0FAA9376" w14:textId="77777777" w:rsidR="006F6615" w:rsidRPr="00B60D70" w:rsidRDefault="006F6615" w:rsidP="000F5F74">
            <w:pPr>
              <w:rPr>
                <w:rFonts w:ascii="TH SarabunPSK" w:hAnsi="TH SarabunPSK" w:cs="TH SarabunPSK"/>
                <w:cs/>
              </w:rPr>
            </w:pPr>
            <w:r w:rsidRPr="00B60D70">
              <w:rPr>
                <w:rFonts w:ascii="TH SarabunPSK" w:hAnsi="TH SarabunPSK" w:cs="TH SarabunPSK" w:hint="cs"/>
                <w:cs/>
                <w:lang w:val="th-TH"/>
              </w:rPr>
              <w:t>ข</w:t>
            </w:r>
            <w:r w:rsidRPr="00B60D70">
              <w:rPr>
                <w:rFonts w:ascii="TH SarabunPSK" w:hAnsi="TH SarabunPSK" w:cs="TH SarabunPSK" w:hint="cs"/>
                <w:cs/>
              </w:rPr>
              <w:t xml:space="preserve">.1 </w:t>
            </w:r>
            <w:r w:rsidRPr="00B60D70">
              <w:rPr>
                <w:rFonts w:ascii="TH SarabunPSK" w:hAnsi="TH SarabunPSK" w:cs="TH SarabunPSK" w:hint="cs"/>
                <w:cs/>
                <w:lang w:val="th-TH"/>
              </w:rPr>
              <w:t>กลุ่มวิชาชีพครู</w:t>
            </w:r>
          </w:p>
        </w:tc>
        <w:tc>
          <w:tcPr>
            <w:tcW w:w="454" w:type="pct"/>
          </w:tcPr>
          <w:p w14:paraId="1DE7D988" w14:textId="77777777" w:rsidR="006F6615" w:rsidRPr="00B60D70" w:rsidRDefault="006F6615" w:rsidP="000F5F74">
            <w:pPr>
              <w:rPr>
                <w:rFonts w:ascii="TH SarabunPSK" w:hAnsi="TH SarabunPSK" w:cs="TH SarabunPSK"/>
                <w:cs/>
              </w:rPr>
            </w:pPr>
            <w:r w:rsidRPr="00B60D70">
              <w:rPr>
                <w:rFonts w:ascii="TH SarabunPSK" w:hAnsi="TH SarabunPSK" w:cs="TH SarabunPSK" w:hint="cs"/>
                <w:cs/>
              </w:rPr>
              <w:t>46</w:t>
            </w:r>
          </w:p>
        </w:tc>
        <w:tc>
          <w:tcPr>
            <w:tcW w:w="639" w:type="pct"/>
          </w:tcPr>
          <w:p w14:paraId="6290EAB4" w14:textId="77777777" w:rsidR="006F6615" w:rsidRPr="00B60D70" w:rsidRDefault="006F6615" w:rsidP="000F5F74">
            <w:pPr>
              <w:rPr>
                <w:rFonts w:ascii="TH SarabunPSK" w:hAnsi="TH SarabunPSK" w:cs="TH SarabunPSK"/>
                <w:cs/>
              </w:rPr>
            </w:pPr>
            <w:r w:rsidRPr="00B60D70">
              <w:rPr>
                <w:rFonts w:ascii="TH SarabunPSK" w:hAnsi="TH SarabunPSK" w:cs="TH SarabunPSK" w:hint="cs"/>
                <w:cs/>
                <w:lang w:val="th-TH"/>
              </w:rPr>
              <w:t>หน่วยกิต</w:t>
            </w:r>
          </w:p>
        </w:tc>
      </w:tr>
      <w:tr w:rsidR="00B60D70" w:rsidRPr="00B60D70" w14:paraId="61395D07" w14:textId="77777777" w:rsidTr="00F721FD">
        <w:tc>
          <w:tcPr>
            <w:tcW w:w="261" w:type="pct"/>
          </w:tcPr>
          <w:p w14:paraId="5CEC961D" w14:textId="77777777" w:rsidR="006F6615" w:rsidRPr="00B60D70" w:rsidRDefault="006F6615" w:rsidP="000F5F74">
            <w:pPr>
              <w:rPr>
                <w:rFonts w:ascii="TH SarabunPSK" w:hAnsi="TH SarabunPSK" w:cs="TH SarabunPSK"/>
                <w:cs/>
              </w:rPr>
            </w:pPr>
          </w:p>
        </w:tc>
        <w:tc>
          <w:tcPr>
            <w:tcW w:w="263" w:type="pct"/>
          </w:tcPr>
          <w:p w14:paraId="7B47CF3E" w14:textId="77777777" w:rsidR="006F6615" w:rsidRPr="00B60D70" w:rsidRDefault="006F6615" w:rsidP="000F5F74">
            <w:pPr>
              <w:rPr>
                <w:rFonts w:ascii="TH SarabunPSK" w:hAnsi="TH SarabunPSK" w:cs="TH SarabunPSK"/>
                <w:cs/>
              </w:rPr>
            </w:pPr>
          </w:p>
        </w:tc>
        <w:tc>
          <w:tcPr>
            <w:tcW w:w="3382" w:type="pct"/>
          </w:tcPr>
          <w:p w14:paraId="0CE66F45" w14:textId="229835B7" w:rsidR="006F6615" w:rsidRPr="00B60D70" w:rsidRDefault="006F6615" w:rsidP="000F5F74">
            <w:pPr>
              <w:rPr>
                <w:rFonts w:ascii="TH SarabunPSK" w:hAnsi="TH SarabunPSK" w:cs="TH SarabunPSK"/>
                <w:cs/>
              </w:rPr>
            </w:pPr>
            <w:r w:rsidRPr="00B60D70">
              <w:rPr>
                <w:rFonts w:ascii="TH SarabunPSK" w:hAnsi="TH SarabunPSK" w:cs="TH SarabunPSK" w:hint="cs"/>
                <w:cs/>
                <w:lang w:val="th-TH"/>
              </w:rPr>
              <w:t>ข</w:t>
            </w:r>
            <w:r w:rsidRPr="00B60D70">
              <w:rPr>
                <w:rFonts w:ascii="TH SarabunPSK" w:hAnsi="TH SarabunPSK" w:cs="TH SarabunPSK" w:hint="cs"/>
                <w:cs/>
              </w:rPr>
              <w:t xml:space="preserve">.1.1 </w:t>
            </w:r>
            <w:r w:rsidRPr="00B60D70">
              <w:rPr>
                <w:rFonts w:ascii="TH SarabunPSK" w:hAnsi="TH SarabunPSK" w:cs="TH SarabunPSK" w:hint="cs"/>
                <w:cs/>
                <w:lang w:val="th-TH"/>
              </w:rPr>
              <w:t>วิชาชีพครูพื้นฐาน</w:t>
            </w:r>
          </w:p>
        </w:tc>
        <w:tc>
          <w:tcPr>
            <w:tcW w:w="454" w:type="pct"/>
          </w:tcPr>
          <w:p w14:paraId="7F475359" w14:textId="77777777" w:rsidR="006F6615" w:rsidRPr="00B60D70" w:rsidRDefault="006F6615" w:rsidP="000F5F74">
            <w:pPr>
              <w:rPr>
                <w:rFonts w:ascii="TH SarabunPSK" w:hAnsi="TH SarabunPSK" w:cs="TH SarabunPSK"/>
                <w:cs/>
              </w:rPr>
            </w:pPr>
            <w:r w:rsidRPr="00B60D70">
              <w:rPr>
                <w:rFonts w:ascii="TH SarabunPSK" w:hAnsi="TH SarabunPSK" w:cs="TH SarabunPSK" w:hint="cs"/>
                <w:cs/>
              </w:rPr>
              <w:t>15</w:t>
            </w:r>
          </w:p>
        </w:tc>
        <w:tc>
          <w:tcPr>
            <w:tcW w:w="639" w:type="pct"/>
          </w:tcPr>
          <w:p w14:paraId="6E5580C1" w14:textId="77777777" w:rsidR="006F6615" w:rsidRPr="00B60D70" w:rsidRDefault="006F6615" w:rsidP="000F5F74">
            <w:pPr>
              <w:rPr>
                <w:rFonts w:ascii="TH SarabunPSK" w:hAnsi="TH SarabunPSK" w:cs="TH SarabunPSK"/>
                <w:cs/>
              </w:rPr>
            </w:pPr>
            <w:r w:rsidRPr="00B60D70">
              <w:rPr>
                <w:rFonts w:ascii="TH SarabunPSK" w:hAnsi="TH SarabunPSK" w:cs="TH SarabunPSK" w:hint="cs"/>
                <w:cs/>
                <w:lang w:val="th-TH"/>
              </w:rPr>
              <w:t>หน่วยกิต</w:t>
            </w:r>
          </w:p>
        </w:tc>
      </w:tr>
      <w:tr w:rsidR="00B60D70" w:rsidRPr="00B60D70" w14:paraId="5F00EFB3" w14:textId="77777777" w:rsidTr="00F721FD">
        <w:tc>
          <w:tcPr>
            <w:tcW w:w="261" w:type="pct"/>
          </w:tcPr>
          <w:p w14:paraId="70B2CB8D" w14:textId="77777777" w:rsidR="006F6615" w:rsidRPr="00B60D70" w:rsidRDefault="006F6615" w:rsidP="000F5F74">
            <w:pPr>
              <w:rPr>
                <w:rFonts w:ascii="TH SarabunPSK" w:hAnsi="TH SarabunPSK" w:cs="TH SarabunPSK"/>
                <w:cs/>
              </w:rPr>
            </w:pPr>
          </w:p>
        </w:tc>
        <w:tc>
          <w:tcPr>
            <w:tcW w:w="263" w:type="pct"/>
          </w:tcPr>
          <w:p w14:paraId="1637E3A6" w14:textId="77777777" w:rsidR="006F6615" w:rsidRPr="00B60D70" w:rsidRDefault="006F6615" w:rsidP="000F5F74">
            <w:pPr>
              <w:rPr>
                <w:rFonts w:ascii="TH SarabunPSK" w:hAnsi="TH SarabunPSK" w:cs="TH SarabunPSK"/>
                <w:cs/>
              </w:rPr>
            </w:pPr>
          </w:p>
        </w:tc>
        <w:tc>
          <w:tcPr>
            <w:tcW w:w="3382" w:type="pct"/>
          </w:tcPr>
          <w:p w14:paraId="792521DB" w14:textId="10A2D85D" w:rsidR="006F6615" w:rsidRPr="00B60D70" w:rsidRDefault="006F6615" w:rsidP="000F5F74">
            <w:pPr>
              <w:rPr>
                <w:rFonts w:ascii="TH SarabunPSK" w:hAnsi="TH SarabunPSK" w:cs="TH SarabunPSK"/>
                <w:cs/>
              </w:rPr>
            </w:pPr>
            <w:r w:rsidRPr="00B60D70">
              <w:rPr>
                <w:rFonts w:ascii="TH SarabunPSK" w:hAnsi="TH SarabunPSK" w:cs="TH SarabunPSK" w:hint="cs"/>
                <w:cs/>
                <w:lang w:val="th-TH"/>
              </w:rPr>
              <w:t>ข</w:t>
            </w:r>
            <w:r w:rsidRPr="00B60D70">
              <w:rPr>
                <w:rFonts w:ascii="TH SarabunPSK" w:hAnsi="TH SarabunPSK" w:cs="TH SarabunPSK" w:hint="cs"/>
                <w:cs/>
              </w:rPr>
              <w:t xml:space="preserve">.1.2 </w:t>
            </w:r>
            <w:r w:rsidRPr="00B60D70">
              <w:rPr>
                <w:rFonts w:ascii="TH SarabunPSK" w:hAnsi="TH SarabunPSK" w:cs="TH SarabunPSK" w:hint="cs"/>
                <w:cs/>
                <w:lang w:val="th-TH"/>
              </w:rPr>
              <w:t>วิชาชีพครูเฉพาะทางครุศาสตร์โยธา</w:t>
            </w:r>
          </w:p>
        </w:tc>
        <w:tc>
          <w:tcPr>
            <w:tcW w:w="454" w:type="pct"/>
          </w:tcPr>
          <w:p w14:paraId="2090C47F" w14:textId="77777777" w:rsidR="006F6615" w:rsidRPr="00B60D70" w:rsidRDefault="006F6615" w:rsidP="000F5F74">
            <w:pPr>
              <w:rPr>
                <w:rFonts w:ascii="TH SarabunPSK" w:hAnsi="TH SarabunPSK" w:cs="TH SarabunPSK"/>
                <w:cs/>
              </w:rPr>
            </w:pPr>
            <w:r w:rsidRPr="00B60D70">
              <w:rPr>
                <w:rFonts w:ascii="TH SarabunPSK" w:hAnsi="TH SarabunPSK" w:cs="TH SarabunPSK" w:hint="cs"/>
              </w:rPr>
              <w:t>22</w:t>
            </w:r>
          </w:p>
        </w:tc>
        <w:tc>
          <w:tcPr>
            <w:tcW w:w="639" w:type="pct"/>
          </w:tcPr>
          <w:p w14:paraId="6CCF1260" w14:textId="77777777" w:rsidR="006F6615" w:rsidRPr="00B60D70" w:rsidRDefault="006F6615" w:rsidP="000F5F74">
            <w:pPr>
              <w:rPr>
                <w:rFonts w:ascii="TH SarabunPSK" w:hAnsi="TH SarabunPSK" w:cs="TH SarabunPSK"/>
                <w:cs/>
              </w:rPr>
            </w:pPr>
            <w:r w:rsidRPr="00B60D70">
              <w:rPr>
                <w:rFonts w:ascii="TH SarabunPSK" w:hAnsi="TH SarabunPSK" w:cs="TH SarabunPSK" w:hint="cs"/>
                <w:cs/>
                <w:lang w:val="th-TH"/>
              </w:rPr>
              <w:t>หน่วยกิต</w:t>
            </w:r>
          </w:p>
        </w:tc>
      </w:tr>
      <w:tr w:rsidR="00B60D70" w:rsidRPr="00B60D70" w14:paraId="21D7A44F" w14:textId="77777777" w:rsidTr="00F721FD">
        <w:tc>
          <w:tcPr>
            <w:tcW w:w="261" w:type="pct"/>
          </w:tcPr>
          <w:p w14:paraId="41F88590" w14:textId="77777777" w:rsidR="006F6615" w:rsidRPr="00B60D70" w:rsidRDefault="006F6615" w:rsidP="000F5F74">
            <w:pPr>
              <w:rPr>
                <w:rFonts w:ascii="TH SarabunPSK" w:hAnsi="TH SarabunPSK" w:cs="TH SarabunPSK"/>
                <w:cs/>
              </w:rPr>
            </w:pPr>
          </w:p>
        </w:tc>
        <w:tc>
          <w:tcPr>
            <w:tcW w:w="263" w:type="pct"/>
          </w:tcPr>
          <w:p w14:paraId="7628AF7D" w14:textId="77777777" w:rsidR="006F6615" w:rsidRPr="00B60D70" w:rsidRDefault="006F6615" w:rsidP="000F5F74">
            <w:pPr>
              <w:rPr>
                <w:rFonts w:ascii="TH SarabunPSK" w:hAnsi="TH SarabunPSK" w:cs="TH SarabunPSK"/>
                <w:cs/>
              </w:rPr>
            </w:pPr>
          </w:p>
        </w:tc>
        <w:tc>
          <w:tcPr>
            <w:tcW w:w="3382" w:type="pct"/>
          </w:tcPr>
          <w:p w14:paraId="11E147DF" w14:textId="2F267CC1" w:rsidR="006F6615" w:rsidRPr="00B60D70" w:rsidRDefault="006F6615" w:rsidP="000F5F74">
            <w:pPr>
              <w:rPr>
                <w:rFonts w:ascii="TH SarabunPSK" w:hAnsi="TH SarabunPSK" w:cs="TH SarabunPSK"/>
              </w:rPr>
            </w:pPr>
            <w:r w:rsidRPr="00B60D70">
              <w:rPr>
                <w:rFonts w:ascii="TH SarabunPSK" w:hAnsi="TH SarabunPSK" w:cs="TH SarabunPSK" w:hint="cs"/>
                <w:cs/>
                <w:lang w:val="th-TH"/>
              </w:rPr>
              <w:t>ข</w:t>
            </w:r>
            <w:r w:rsidRPr="00B60D70">
              <w:rPr>
                <w:rFonts w:ascii="TH SarabunPSK" w:hAnsi="TH SarabunPSK" w:cs="TH SarabunPSK" w:hint="cs"/>
                <w:cs/>
              </w:rPr>
              <w:t xml:space="preserve">.1.3 </w:t>
            </w:r>
            <w:r w:rsidRPr="00B60D70">
              <w:rPr>
                <w:rFonts w:ascii="TH SarabunPSK" w:hAnsi="TH SarabunPSK" w:cs="TH SarabunPSK" w:hint="cs"/>
                <w:cs/>
                <w:lang w:val="th-TH"/>
              </w:rPr>
              <w:t>วิชาชีพครูเลือกทางครุศาสตร์โยธา</w:t>
            </w:r>
          </w:p>
        </w:tc>
        <w:tc>
          <w:tcPr>
            <w:tcW w:w="454" w:type="pct"/>
          </w:tcPr>
          <w:p w14:paraId="0A8EFA6D" w14:textId="77777777" w:rsidR="006F6615" w:rsidRPr="00B60D70" w:rsidRDefault="006F6615" w:rsidP="000F5F74">
            <w:pPr>
              <w:rPr>
                <w:rFonts w:ascii="TH SarabunPSK" w:hAnsi="TH SarabunPSK" w:cs="TH SarabunPSK"/>
                <w:cs/>
              </w:rPr>
            </w:pPr>
            <w:r w:rsidRPr="00B60D70">
              <w:rPr>
                <w:rFonts w:ascii="TH SarabunPSK" w:hAnsi="TH SarabunPSK" w:cs="TH SarabunPSK" w:hint="cs"/>
              </w:rPr>
              <w:t>3</w:t>
            </w:r>
          </w:p>
        </w:tc>
        <w:tc>
          <w:tcPr>
            <w:tcW w:w="639" w:type="pct"/>
          </w:tcPr>
          <w:p w14:paraId="2A29D4DB" w14:textId="77777777" w:rsidR="006F6615" w:rsidRPr="00B60D70" w:rsidRDefault="006F6615" w:rsidP="000F5F74">
            <w:pPr>
              <w:rPr>
                <w:rFonts w:ascii="TH SarabunPSK" w:hAnsi="TH SarabunPSK" w:cs="TH SarabunPSK"/>
                <w:cs/>
              </w:rPr>
            </w:pPr>
            <w:r w:rsidRPr="00B60D70">
              <w:rPr>
                <w:rFonts w:ascii="TH SarabunPSK" w:hAnsi="TH SarabunPSK" w:cs="TH SarabunPSK" w:hint="cs"/>
                <w:cs/>
                <w:lang w:val="th-TH"/>
              </w:rPr>
              <w:t>หน่วยกิต</w:t>
            </w:r>
          </w:p>
        </w:tc>
      </w:tr>
      <w:tr w:rsidR="00B60D70" w:rsidRPr="00B60D70" w14:paraId="7867D237" w14:textId="77777777" w:rsidTr="00F721FD">
        <w:tc>
          <w:tcPr>
            <w:tcW w:w="261" w:type="pct"/>
          </w:tcPr>
          <w:p w14:paraId="68C740DD" w14:textId="77777777" w:rsidR="006F6615" w:rsidRPr="00B60D70" w:rsidRDefault="006F6615" w:rsidP="000F5F74">
            <w:pPr>
              <w:rPr>
                <w:rFonts w:ascii="TH SarabunPSK" w:hAnsi="TH SarabunPSK" w:cs="TH SarabunPSK"/>
                <w:cs/>
              </w:rPr>
            </w:pPr>
          </w:p>
        </w:tc>
        <w:tc>
          <w:tcPr>
            <w:tcW w:w="263" w:type="pct"/>
          </w:tcPr>
          <w:p w14:paraId="3F105A24" w14:textId="77777777" w:rsidR="006F6615" w:rsidRPr="00B60D70" w:rsidRDefault="006F6615" w:rsidP="000F5F74">
            <w:pPr>
              <w:rPr>
                <w:rFonts w:ascii="TH SarabunPSK" w:hAnsi="TH SarabunPSK" w:cs="TH SarabunPSK"/>
                <w:cs/>
              </w:rPr>
            </w:pPr>
          </w:p>
        </w:tc>
        <w:tc>
          <w:tcPr>
            <w:tcW w:w="3382" w:type="pct"/>
          </w:tcPr>
          <w:p w14:paraId="715EFA95" w14:textId="520A7D66" w:rsidR="006F6615" w:rsidRPr="00B60D70" w:rsidRDefault="006F6615" w:rsidP="000F5F74">
            <w:pPr>
              <w:rPr>
                <w:rFonts w:ascii="TH SarabunPSK" w:hAnsi="TH SarabunPSK" w:cs="TH SarabunPSK"/>
                <w:cs/>
              </w:rPr>
            </w:pPr>
            <w:r w:rsidRPr="00B60D70">
              <w:rPr>
                <w:rFonts w:ascii="TH SarabunPSK" w:hAnsi="TH SarabunPSK" w:cs="TH SarabunPSK" w:hint="cs"/>
                <w:cs/>
                <w:lang w:val="th-TH"/>
              </w:rPr>
              <w:t>ข</w:t>
            </w:r>
            <w:r w:rsidRPr="00B60D70">
              <w:rPr>
                <w:rFonts w:ascii="TH SarabunPSK" w:hAnsi="TH SarabunPSK" w:cs="TH SarabunPSK" w:hint="cs"/>
                <w:cs/>
              </w:rPr>
              <w:t xml:space="preserve">.1.4 </w:t>
            </w:r>
            <w:r w:rsidRPr="00B60D70">
              <w:rPr>
                <w:rFonts w:ascii="TH SarabunPSK" w:hAnsi="TH SarabunPSK" w:cs="TH SarabunPSK" w:hint="cs"/>
                <w:cs/>
                <w:lang w:val="th-TH"/>
              </w:rPr>
              <w:t>วิชาฝึกประสบการณ์วิชาชีพ</w:t>
            </w:r>
          </w:p>
        </w:tc>
        <w:tc>
          <w:tcPr>
            <w:tcW w:w="454" w:type="pct"/>
          </w:tcPr>
          <w:p w14:paraId="63C0085C" w14:textId="77777777" w:rsidR="006F6615" w:rsidRPr="00B60D70" w:rsidRDefault="006F6615" w:rsidP="000F5F74">
            <w:pPr>
              <w:rPr>
                <w:rFonts w:ascii="TH SarabunPSK" w:hAnsi="TH SarabunPSK" w:cs="TH SarabunPSK"/>
                <w:cs/>
              </w:rPr>
            </w:pPr>
            <w:r w:rsidRPr="00B60D70">
              <w:rPr>
                <w:rFonts w:ascii="TH SarabunPSK" w:hAnsi="TH SarabunPSK" w:cs="TH SarabunPSK" w:hint="cs"/>
                <w:cs/>
              </w:rPr>
              <w:t>6</w:t>
            </w:r>
          </w:p>
        </w:tc>
        <w:tc>
          <w:tcPr>
            <w:tcW w:w="639" w:type="pct"/>
          </w:tcPr>
          <w:p w14:paraId="590D905B" w14:textId="77777777" w:rsidR="006F6615" w:rsidRPr="00B60D70" w:rsidRDefault="006F6615" w:rsidP="000F5F74">
            <w:pPr>
              <w:rPr>
                <w:rFonts w:ascii="TH SarabunPSK" w:hAnsi="TH SarabunPSK" w:cs="TH SarabunPSK"/>
                <w:cs/>
              </w:rPr>
            </w:pPr>
            <w:r w:rsidRPr="00B60D70">
              <w:rPr>
                <w:rFonts w:ascii="TH SarabunPSK" w:hAnsi="TH SarabunPSK" w:cs="TH SarabunPSK" w:hint="cs"/>
                <w:cs/>
                <w:lang w:val="th-TH"/>
              </w:rPr>
              <w:t>หน่วยกิต</w:t>
            </w:r>
          </w:p>
        </w:tc>
      </w:tr>
      <w:tr w:rsidR="00B60D70" w:rsidRPr="00B60D70" w14:paraId="51EA6C7E" w14:textId="77777777" w:rsidTr="00F721FD">
        <w:tc>
          <w:tcPr>
            <w:tcW w:w="261" w:type="pct"/>
          </w:tcPr>
          <w:p w14:paraId="41F87C0B" w14:textId="77777777" w:rsidR="006F6615" w:rsidRPr="00B60D70" w:rsidRDefault="006F6615" w:rsidP="000F5F74">
            <w:pPr>
              <w:rPr>
                <w:rFonts w:ascii="TH SarabunPSK" w:hAnsi="TH SarabunPSK" w:cs="TH SarabunPSK"/>
                <w:cs/>
              </w:rPr>
            </w:pPr>
          </w:p>
        </w:tc>
        <w:tc>
          <w:tcPr>
            <w:tcW w:w="3645" w:type="pct"/>
            <w:gridSpan w:val="2"/>
          </w:tcPr>
          <w:p w14:paraId="74BB99C5" w14:textId="565F6285" w:rsidR="006F6615" w:rsidRPr="00B60D70" w:rsidRDefault="006F6615" w:rsidP="000F5F74">
            <w:pPr>
              <w:rPr>
                <w:rFonts w:ascii="TH SarabunPSK" w:hAnsi="TH SarabunPSK" w:cs="TH SarabunPSK"/>
                <w:cs/>
              </w:rPr>
            </w:pPr>
            <w:r w:rsidRPr="00B60D70">
              <w:rPr>
                <w:rFonts w:ascii="TH SarabunPSK" w:hAnsi="TH SarabunPSK" w:cs="TH SarabunPSK" w:hint="cs"/>
                <w:cs/>
                <w:lang w:val="th-TH"/>
              </w:rPr>
              <w:t>ข</w:t>
            </w:r>
            <w:r w:rsidRPr="00B60D70">
              <w:rPr>
                <w:rFonts w:ascii="TH SarabunPSK" w:hAnsi="TH SarabunPSK" w:cs="TH SarabunPSK" w:hint="cs"/>
                <w:cs/>
              </w:rPr>
              <w:t xml:space="preserve">.2 </w:t>
            </w:r>
            <w:r w:rsidRPr="00B60D70">
              <w:rPr>
                <w:rFonts w:ascii="TH SarabunPSK" w:hAnsi="TH SarabunPSK" w:cs="TH SarabunPSK" w:hint="cs"/>
                <w:cs/>
                <w:lang w:val="th-TH"/>
              </w:rPr>
              <w:t>กลุ่มวิชา</w:t>
            </w:r>
            <w:r w:rsidR="006763EE" w:rsidRPr="00B60D70">
              <w:rPr>
                <w:rFonts w:ascii="TH SarabunPSK" w:hAnsi="TH SarabunPSK" w:cs="TH SarabunPSK" w:hint="cs"/>
                <w:cs/>
                <w:lang w:val="th-TH"/>
              </w:rPr>
              <w:t>ชีพ</w:t>
            </w:r>
            <w:r w:rsidRPr="00B60D70">
              <w:rPr>
                <w:rFonts w:ascii="TH SarabunPSK" w:hAnsi="TH SarabunPSK" w:cs="TH SarabunPSK" w:hint="cs"/>
                <w:cs/>
                <w:lang w:val="th-TH"/>
              </w:rPr>
              <w:t>เอกทางวิศวกรรมโยธา</w:t>
            </w:r>
          </w:p>
        </w:tc>
        <w:tc>
          <w:tcPr>
            <w:tcW w:w="454" w:type="pct"/>
          </w:tcPr>
          <w:p w14:paraId="5C070A5C" w14:textId="77777777" w:rsidR="006F6615" w:rsidRPr="00B60D70" w:rsidRDefault="006F6615" w:rsidP="000F5F74">
            <w:pPr>
              <w:rPr>
                <w:rFonts w:ascii="TH SarabunPSK" w:hAnsi="TH SarabunPSK" w:cs="TH SarabunPSK"/>
                <w:cs/>
              </w:rPr>
            </w:pPr>
            <w:r w:rsidRPr="00B60D70">
              <w:rPr>
                <w:rFonts w:ascii="TH SarabunPSK" w:hAnsi="TH SarabunPSK" w:cs="TH SarabunPSK" w:hint="cs"/>
              </w:rPr>
              <w:t>9</w:t>
            </w:r>
            <w:r w:rsidRPr="00B60D70">
              <w:rPr>
                <w:rFonts w:ascii="TH SarabunPSK" w:hAnsi="TH SarabunPSK" w:cs="TH SarabunPSK" w:hint="cs"/>
                <w:cs/>
              </w:rPr>
              <w:t>9</w:t>
            </w:r>
          </w:p>
        </w:tc>
        <w:tc>
          <w:tcPr>
            <w:tcW w:w="639" w:type="pct"/>
          </w:tcPr>
          <w:p w14:paraId="15254590" w14:textId="77777777" w:rsidR="006F6615" w:rsidRPr="00B60D70" w:rsidRDefault="006F6615" w:rsidP="000F5F74">
            <w:pPr>
              <w:rPr>
                <w:rFonts w:ascii="TH SarabunPSK" w:hAnsi="TH SarabunPSK" w:cs="TH SarabunPSK"/>
                <w:cs/>
              </w:rPr>
            </w:pPr>
            <w:r w:rsidRPr="00B60D70">
              <w:rPr>
                <w:rFonts w:ascii="TH SarabunPSK" w:hAnsi="TH SarabunPSK" w:cs="TH SarabunPSK" w:hint="cs"/>
                <w:cs/>
                <w:lang w:val="th-TH"/>
              </w:rPr>
              <w:t>หน่วยกิต</w:t>
            </w:r>
          </w:p>
        </w:tc>
      </w:tr>
      <w:tr w:rsidR="00B60D70" w:rsidRPr="00B60D70" w14:paraId="1F1D3C99" w14:textId="77777777" w:rsidTr="00F721FD">
        <w:tc>
          <w:tcPr>
            <w:tcW w:w="261" w:type="pct"/>
          </w:tcPr>
          <w:p w14:paraId="29510D0B" w14:textId="77777777" w:rsidR="006F6615" w:rsidRPr="00B60D70" w:rsidRDefault="006F6615" w:rsidP="000F5F74">
            <w:pPr>
              <w:rPr>
                <w:rFonts w:ascii="TH SarabunPSK" w:hAnsi="TH SarabunPSK" w:cs="TH SarabunPSK"/>
                <w:cs/>
              </w:rPr>
            </w:pPr>
          </w:p>
        </w:tc>
        <w:tc>
          <w:tcPr>
            <w:tcW w:w="263" w:type="pct"/>
          </w:tcPr>
          <w:p w14:paraId="256E2EB9" w14:textId="77777777" w:rsidR="006F6615" w:rsidRPr="00B60D70" w:rsidRDefault="006F6615" w:rsidP="000F5F74">
            <w:pPr>
              <w:rPr>
                <w:rFonts w:ascii="TH SarabunPSK" w:hAnsi="TH SarabunPSK" w:cs="TH SarabunPSK"/>
                <w:cs/>
              </w:rPr>
            </w:pPr>
          </w:p>
        </w:tc>
        <w:tc>
          <w:tcPr>
            <w:tcW w:w="3382" w:type="pct"/>
          </w:tcPr>
          <w:p w14:paraId="0F032CE0" w14:textId="77777777" w:rsidR="006F6615" w:rsidRPr="00B60D70" w:rsidRDefault="006F6615" w:rsidP="000F5F74">
            <w:pPr>
              <w:rPr>
                <w:rFonts w:ascii="TH SarabunPSK" w:hAnsi="TH SarabunPSK" w:cs="TH SarabunPSK"/>
                <w:cs/>
              </w:rPr>
            </w:pPr>
            <w:r w:rsidRPr="00B60D70">
              <w:rPr>
                <w:rFonts w:ascii="TH SarabunPSK" w:hAnsi="TH SarabunPSK" w:cs="TH SarabunPSK" w:hint="cs"/>
                <w:cs/>
                <w:lang w:val="th-TH"/>
              </w:rPr>
              <w:t>ข</w:t>
            </w:r>
            <w:r w:rsidRPr="00B60D70">
              <w:rPr>
                <w:rFonts w:ascii="TH SarabunPSK" w:hAnsi="TH SarabunPSK" w:cs="TH SarabunPSK" w:hint="cs"/>
                <w:cs/>
              </w:rPr>
              <w:t xml:space="preserve">.2.1 </w:t>
            </w:r>
            <w:r w:rsidRPr="00B60D70">
              <w:rPr>
                <w:rFonts w:ascii="TH SarabunPSK" w:hAnsi="TH SarabunPSK" w:cs="TH SarabunPSK" w:hint="cs"/>
                <w:cs/>
                <w:lang w:val="th-TH"/>
              </w:rPr>
              <w:t>วิชาพื้นฐานทางวิทยาศาสตร์และคณิตศาสตร์</w:t>
            </w:r>
          </w:p>
        </w:tc>
        <w:tc>
          <w:tcPr>
            <w:tcW w:w="454" w:type="pct"/>
          </w:tcPr>
          <w:p w14:paraId="07DD53A9" w14:textId="77777777" w:rsidR="006F6615" w:rsidRPr="00B60D70" w:rsidRDefault="006F6615" w:rsidP="000F5F74">
            <w:pPr>
              <w:rPr>
                <w:rFonts w:ascii="TH SarabunPSK" w:hAnsi="TH SarabunPSK" w:cs="TH SarabunPSK"/>
                <w:cs/>
              </w:rPr>
            </w:pPr>
            <w:r w:rsidRPr="00B60D70">
              <w:rPr>
                <w:rFonts w:ascii="TH SarabunPSK" w:hAnsi="TH SarabunPSK" w:cs="TH SarabunPSK" w:hint="cs"/>
              </w:rPr>
              <w:t>2</w:t>
            </w:r>
            <w:r w:rsidRPr="00B60D70">
              <w:rPr>
                <w:rFonts w:ascii="TH SarabunPSK" w:hAnsi="TH SarabunPSK" w:cs="TH SarabunPSK" w:hint="cs"/>
                <w:cs/>
              </w:rPr>
              <w:t>4</w:t>
            </w:r>
          </w:p>
        </w:tc>
        <w:tc>
          <w:tcPr>
            <w:tcW w:w="639" w:type="pct"/>
          </w:tcPr>
          <w:p w14:paraId="50DF3C68" w14:textId="77777777" w:rsidR="006F6615" w:rsidRPr="00B60D70" w:rsidRDefault="006F6615" w:rsidP="000F5F74">
            <w:pPr>
              <w:rPr>
                <w:rFonts w:ascii="TH SarabunPSK" w:hAnsi="TH SarabunPSK" w:cs="TH SarabunPSK"/>
                <w:cs/>
              </w:rPr>
            </w:pPr>
            <w:r w:rsidRPr="00B60D70">
              <w:rPr>
                <w:rFonts w:ascii="TH SarabunPSK" w:hAnsi="TH SarabunPSK" w:cs="TH SarabunPSK" w:hint="cs"/>
                <w:cs/>
                <w:lang w:val="th-TH"/>
              </w:rPr>
              <w:t>หน่วยกิต</w:t>
            </w:r>
          </w:p>
        </w:tc>
      </w:tr>
      <w:tr w:rsidR="00B60D70" w:rsidRPr="00B60D70" w14:paraId="63C7CCC7" w14:textId="77777777" w:rsidTr="00F721FD">
        <w:tc>
          <w:tcPr>
            <w:tcW w:w="261" w:type="pct"/>
          </w:tcPr>
          <w:p w14:paraId="3FAA72C1" w14:textId="77777777" w:rsidR="006F6615" w:rsidRPr="00B60D70" w:rsidRDefault="006F6615" w:rsidP="000F5F74">
            <w:pPr>
              <w:rPr>
                <w:rFonts w:ascii="TH SarabunPSK" w:hAnsi="TH SarabunPSK" w:cs="TH SarabunPSK"/>
                <w:cs/>
              </w:rPr>
            </w:pPr>
          </w:p>
        </w:tc>
        <w:tc>
          <w:tcPr>
            <w:tcW w:w="263" w:type="pct"/>
          </w:tcPr>
          <w:p w14:paraId="0901204C" w14:textId="77777777" w:rsidR="006F6615" w:rsidRPr="00B60D70" w:rsidRDefault="006F6615" w:rsidP="000F5F74">
            <w:pPr>
              <w:rPr>
                <w:rFonts w:ascii="TH SarabunPSK" w:hAnsi="TH SarabunPSK" w:cs="TH SarabunPSK"/>
                <w:cs/>
              </w:rPr>
            </w:pPr>
          </w:p>
        </w:tc>
        <w:tc>
          <w:tcPr>
            <w:tcW w:w="3382" w:type="pct"/>
          </w:tcPr>
          <w:p w14:paraId="0B40B058" w14:textId="77777777" w:rsidR="006F6615" w:rsidRPr="00B60D70" w:rsidRDefault="006F6615" w:rsidP="000F5F74">
            <w:pPr>
              <w:rPr>
                <w:rFonts w:ascii="TH SarabunPSK" w:hAnsi="TH SarabunPSK" w:cs="TH SarabunPSK"/>
                <w:cs/>
              </w:rPr>
            </w:pPr>
            <w:r w:rsidRPr="00B60D70">
              <w:rPr>
                <w:rFonts w:ascii="TH SarabunPSK" w:hAnsi="TH SarabunPSK" w:cs="TH SarabunPSK" w:hint="cs"/>
                <w:cs/>
                <w:lang w:val="th-TH"/>
              </w:rPr>
              <w:t>ข</w:t>
            </w:r>
            <w:r w:rsidRPr="00B60D70">
              <w:rPr>
                <w:rFonts w:ascii="TH SarabunPSK" w:hAnsi="TH SarabunPSK" w:cs="TH SarabunPSK" w:hint="cs"/>
                <w:cs/>
              </w:rPr>
              <w:t xml:space="preserve">.2.2 </w:t>
            </w:r>
            <w:r w:rsidRPr="00B60D70">
              <w:rPr>
                <w:rFonts w:ascii="TH SarabunPSK" w:hAnsi="TH SarabunPSK" w:cs="TH SarabunPSK" w:hint="cs"/>
                <w:cs/>
                <w:lang w:val="th-TH"/>
              </w:rPr>
              <w:t>วิชาพื้นฐานทางวิศวกรรมโยธา</w:t>
            </w:r>
          </w:p>
        </w:tc>
        <w:tc>
          <w:tcPr>
            <w:tcW w:w="454" w:type="pct"/>
          </w:tcPr>
          <w:p w14:paraId="4BB9E44E" w14:textId="77777777" w:rsidR="006F6615" w:rsidRPr="00B60D70" w:rsidRDefault="006F6615" w:rsidP="000F5F74">
            <w:pPr>
              <w:rPr>
                <w:rFonts w:ascii="TH SarabunPSK" w:hAnsi="TH SarabunPSK" w:cs="TH SarabunPSK"/>
                <w:cs/>
              </w:rPr>
            </w:pPr>
            <w:r w:rsidRPr="00B60D70">
              <w:rPr>
                <w:rFonts w:ascii="TH SarabunPSK" w:hAnsi="TH SarabunPSK" w:cs="TH SarabunPSK" w:hint="cs"/>
                <w:cs/>
              </w:rPr>
              <w:t>20</w:t>
            </w:r>
          </w:p>
        </w:tc>
        <w:tc>
          <w:tcPr>
            <w:tcW w:w="639" w:type="pct"/>
          </w:tcPr>
          <w:p w14:paraId="357850FD" w14:textId="77777777" w:rsidR="006F6615" w:rsidRPr="00B60D70" w:rsidRDefault="006F6615" w:rsidP="000F5F74">
            <w:pPr>
              <w:rPr>
                <w:rFonts w:ascii="TH SarabunPSK" w:hAnsi="TH SarabunPSK" w:cs="TH SarabunPSK"/>
                <w:cs/>
              </w:rPr>
            </w:pPr>
            <w:r w:rsidRPr="00B60D70">
              <w:rPr>
                <w:rFonts w:ascii="TH SarabunPSK" w:hAnsi="TH SarabunPSK" w:cs="TH SarabunPSK" w:hint="cs"/>
                <w:cs/>
                <w:lang w:val="th-TH"/>
              </w:rPr>
              <w:t>หน่วยกิต</w:t>
            </w:r>
          </w:p>
        </w:tc>
      </w:tr>
      <w:tr w:rsidR="00B60D70" w:rsidRPr="00B60D70" w14:paraId="5109E410" w14:textId="77777777" w:rsidTr="00F721FD">
        <w:tc>
          <w:tcPr>
            <w:tcW w:w="261" w:type="pct"/>
          </w:tcPr>
          <w:p w14:paraId="0307EA74" w14:textId="77777777" w:rsidR="006F6615" w:rsidRPr="00B60D70" w:rsidRDefault="006F6615" w:rsidP="000F5F74">
            <w:pPr>
              <w:rPr>
                <w:rFonts w:ascii="TH SarabunPSK" w:hAnsi="TH SarabunPSK" w:cs="TH SarabunPSK"/>
                <w:cs/>
              </w:rPr>
            </w:pPr>
          </w:p>
        </w:tc>
        <w:tc>
          <w:tcPr>
            <w:tcW w:w="263" w:type="pct"/>
          </w:tcPr>
          <w:p w14:paraId="61BA16CA" w14:textId="77777777" w:rsidR="006F6615" w:rsidRPr="00B60D70" w:rsidRDefault="006F6615" w:rsidP="000F5F74">
            <w:pPr>
              <w:rPr>
                <w:rFonts w:ascii="TH SarabunPSK" w:hAnsi="TH SarabunPSK" w:cs="TH SarabunPSK"/>
                <w:cs/>
              </w:rPr>
            </w:pPr>
          </w:p>
        </w:tc>
        <w:tc>
          <w:tcPr>
            <w:tcW w:w="3382" w:type="pct"/>
          </w:tcPr>
          <w:p w14:paraId="3B093B7F" w14:textId="77777777" w:rsidR="006F6615" w:rsidRPr="00B60D70" w:rsidRDefault="006F6615" w:rsidP="000F5F74">
            <w:pPr>
              <w:rPr>
                <w:rFonts w:ascii="TH SarabunPSK" w:hAnsi="TH SarabunPSK" w:cs="TH SarabunPSK"/>
                <w:cs/>
              </w:rPr>
            </w:pPr>
            <w:r w:rsidRPr="00B60D70">
              <w:rPr>
                <w:rFonts w:ascii="TH SarabunPSK" w:hAnsi="TH SarabunPSK" w:cs="TH SarabunPSK" w:hint="cs"/>
                <w:cs/>
                <w:lang w:val="th-TH"/>
              </w:rPr>
              <w:t>ข</w:t>
            </w:r>
            <w:r w:rsidRPr="00B60D70">
              <w:rPr>
                <w:rFonts w:ascii="TH SarabunPSK" w:hAnsi="TH SarabunPSK" w:cs="TH SarabunPSK" w:hint="cs"/>
                <w:cs/>
              </w:rPr>
              <w:t xml:space="preserve">.2.3 </w:t>
            </w:r>
            <w:r w:rsidRPr="00B60D70">
              <w:rPr>
                <w:rFonts w:ascii="TH SarabunPSK" w:hAnsi="TH SarabunPSK" w:cs="TH SarabunPSK" w:hint="cs"/>
                <w:cs/>
                <w:lang w:val="th-TH"/>
              </w:rPr>
              <w:t>วิชาบังคับทางวิศวกรรมโยธา</w:t>
            </w:r>
          </w:p>
        </w:tc>
        <w:tc>
          <w:tcPr>
            <w:tcW w:w="454" w:type="pct"/>
          </w:tcPr>
          <w:p w14:paraId="6C3C4822" w14:textId="32DEA117" w:rsidR="006F6615" w:rsidRPr="00B60D70" w:rsidRDefault="002C61BF" w:rsidP="000F5F74">
            <w:pPr>
              <w:rPr>
                <w:rFonts w:ascii="TH SarabunPSK" w:hAnsi="TH SarabunPSK" w:cs="TH SarabunPSK"/>
                <w:cs/>
              </w:rPr>
            </w:pPr>
            <w:r w:rsidRPr="00B60D70">
              <w:rPr>
                <w:rFonts w:ascii="TH SarabunPSK" w:hAnsi="TH SarabunPSK" w:cs="TH SarabunPSK" w:hint="cs"/>
              </w:rPr>
              <w:t>52</w:t>
            </w:r>
          </w:p>
        </w:tc>
        <w:tc>
          <w:tcPr>
            <w:tcW w:w="639" w:type="pct"/>
          </w:tcPr>
          <w:p w14:paraId="5FA827C0" w14:textId="77777777" w:rsidR="006F6615" w:rsidRPr="00B60D70" w:rsidRDefault="006F6615" w:rsidP="000F5F74">
            <w:pPr>
              <w:rPr>
                <w:rFonts w:ascii="TH SarabunPSK" w:hAnsi="TH SarabunPSK" w:cs="TH SarabunPSK"/>
                <w:cs/>
              </w:rPr>
            </w:pPr>
            <w:r w:rsidRPr="00B60D70">
              <w:rPr>
                <w:rFonts w:ascii="TH SarabunPSK" w:hAnsi="TH SarabunPSK" w:cs="TH SarabunPSK" w:hint="cs"/>
                <w:cs/>
                <w:lang w:val="th-TH"/>
              </w:rPr>
              <w:t>หน่วยกิต</w:t>
            </w:r>
          </w:p>
        </w:tc>
      </w:tr>
      <w:tr w:rsidR="00B60D70" w:rsidRPr="00B60D70" w14:paraId="1664C0F9" w14:textId="77777777" w:rsidTr="00F721FD">
        <w:tc>
          <w:tcPr>
            <w:tcW w:w="261" w:type="pct"/>
          </w:tcPr>
          <w:p w14:paraId="037F288F" w14:textId="77777777" w:rsidR="006F6615" w:rsidRPr="00B60D70" w:rsidRDefault="006F6615" w:rsidP="000F5F74">
            <w:pPr>
              <w:rPr>
                <w:rFonts w:ascii="TH SarabunPSK" w:hAnsi="TH SarabunPSK" w:cs="TH SarabunPSK"/>
                <w:cs/>
              </w:rPr>
            </w:pPr>
          </w:p>
        </w:tc>
        <w:tc>
          <w:tcPr>
            <w:tcW w:w="263" w:type="pct"/>
          </w:tcPr>
          <w:p w14:paraId="4043BB42" w14:textId="77777777" w:rsidR="006F6615" w:rsidRPr="00B60D70" w:rsidRDefault="006F6615" w:rsidP="000F5F74">
            <w:pPr>
              <w:rPr>
                <w:rFonts w:ascii="TH SarabunPSK" w:hAnsi="TH SarabunPSK" w:cs="TH SarabunPSK"/>
                <w:cs/>
              </w:rPr>
            </w:pPr>
          </w:p>
        </w:tc>
        <w:tc>
          <w:tcPr>
            <w:tcW w:w="3382" w:type="pct"/>
          </w:tcPr>
          <w:p w14:paraId="0173AD7E" w14:textId="77777777" w:rsidR="006F6615" w:rsidRPr="00B60D70" w:rsidRDefault="006F6615" w:rsidP="000F5F74">
            <w:pPr>
              <w:rPr>
                <w:rFonts w:ascii="TH SarabunPSK" w:hAnsi="TH SarabunPSK" w:cs="TH SarabunPSK"/>
                <w:cs/>
              </w:rPr>
            </w:pPr>
            <w:r w:rsidRPr="00B60D70">
              <w:rPr>
                <w:rFonts w:ascii="TH SarabunPSK" w:hAnsi="TH SarabunPSK" w:cs="TH SarabunPSK" w:hint="cs"/>
                <w:cs/>
                <w:lang w:val="th-TH"/>
              </w:rPr>
              <w:t>ข</w:t>
            </w:r>
            <w:r w:rsidRPr="00B60D70">
              <w:rPr>
                <w:rFonts w:ascii="TH SarabunPSK" w:hAnsi="TH SarabunPSK" w:cs="TH SarabunPSK" w:hint="cs"/>
                <w:cs/>
              </w:rPr>
              <w:t xml:space="preserve">.2.4 </w:t>
            </w:r>
            <w:r w:rsidRPr="00B60D70">
              <w:rPr>
                <w:rFonts w:ascii="TH SarabunPSK" w:hAnsi="TH SarabunPSK" w:cs="TH SarabunPSK" w:hint="cs"/>
                <w:cs/>
                <w:lang w:val="th-TH"/>
              </w:rPr>
              <w:t>วิชาเลือกทางวิศวกรรมโยธา</w:t>
            </w:r>
          </w:p>
        </w:tc>
        <w:tc>
          <w:tcPr>
            <w:tcW w:w="454" w:type="pct"/>
          </w:tcPr>
          <w:p w14:paraId="4DD37E6F" w14:textId="45A6EF38" w:rsidR="006F6615" w:rsidRPr="00B60D70" w:rsidRDefault="002C61BF" w:rsidP="000F5F74">
            <w:pPr>
              <w:rPr>
                <w:rFonts w:ascii="TH SarabunPSK" w:hAnsi="TH SarabunPSK" w:cs="TH SarabunPSK"/>
                <w:cs/>
              </w:rPr>
            </w:pPr>
            <w:r w:rsidRPr="00B60D70">
              <w:rPr>
                <w:rFonts w:ascii="TH SarabunPSK" w:hAnsi="TH SarabunPSK" w:cs="TH SarabunPSK" w:hint="cs"/>
              </w:rPr>
              <w:t>3</w:t>
            </w:r>
          </w:p>
        </w:tc>
        <w:tc>
          <w:tcPr>
            <w:tcW w:w="639" w:type="pct"/>
          </w:tcPr>
          <w:p w14:paraId="45A642FD" w14:textId="77777777" w:rsidR="006F6615" w:rsidRPr="00B60D70" w:rsidRDefault="006F6615" w:rsidP="000F5F74">
            <w:pPr>
              <w:rPr>
                <w:rFonts w:ascii="TH SarabunPSK" w:hAnsi="TH SarabunPSK" w:cs="TH SarabunPSK"/>
                <w:cs/>
              </w:rPr>
            </w:pPr>
            <w:r w:rsidRPr="00B60D70">
              <w:rPr>
                <w:rFonts w:ascii="TH SarabunPSK" w:hAnsi="TH SarabunPSK" w:cs="TH SarabunPSK" w:hint="cs"/>
                <w:cs/>
                <w:lang w:val="th-TH"/>
              </w:rPr>
              <w:t>หน่วยกิต</w:t>
            </w:r>
          </w:p>
        </w:tc>
      </w:tr>
      <w:tr w:rsidR="006F6615" w:rsidRPr="00B60D70" w14:paraId="75A5DCE1" w14:textId="77777777" w:rsidTr="00F721FD">
        <w:tc>
          <w:tcPr>
            <w:tcW w:w="261" w:type="pct"/>
          </w:tcPr>
          <w:p w14:paraId="324BDADD" w14:textId="77777777" w:rsidR="006F6615" w:rsidRPr="00B60D70" w:rsidRDefault="006F6615" w:rsidP="000F5F74">
            <w:pPr>
              <w:rPr>
                <w:rFonts w:ascii="TH SarabunPSK" w:hAnsi="TH SarabunPSK" w:cs="TH SarabunPSK"/>
              </w:rPr>
            </w:pPr>
            <w:r w:rsidRPr="00B60D70">
              <w:rPr>
                <w:rFonts w:ascii="TH SarabunPSK" w:hAnsi="TH SarabunPSK" w:cs="TH SarabunPSK" w:hint="cs"/>
                <w:cs/>
                <w:lang w:val="th-TH"/>
              </w:rPr>
              <w:t>ค</w:t>
            </w:r>
            <w:r w:rsidRPr="00B60D70">
              <w:rPr>
                <w:rFonts w:ascii="TH SarabunPSK" w:hAnsi="TH SarabunPSK" w:cs="TH SarabunPSK" w:hint="cs"/>
                <w:cs/>
              </w:rPr>
              <w:t>.</w:t>
            </w:r>
          </w:p>
        </w:tc>
        <w:tc>
          <w:tcPr>
            <w:tcW w:w="3645" w:type="pct"/>
            <w:gridSpan w:val="2"/>
          </w:tcPr>
          <w:p w14:paraId="231811ED" w14:textId="77777777" w:rsidR="006F6615" w:rsidRPr="00B60D70" w:rsidRDefault="006F6615" w:rsidP="000F5F74">
            <w:pPr>
              <w:rPr>
                <w:rFonts w:ascii="TH SarabunPSK" w:hAnsi="TH SarabunPSK" w:cs="TH SarabunPSK"/>
                <w:cs/>
              </w:rPr>
            </w:pPr>
            <w:r w:rsidRPr="00B60D70">
              <w:rPr>
                <w:rFonts w:ascii="TH SarabunPSK" w:hAnsi="TH SarabunPSK" w:cs="TH SarabunPSK" w:hint="cs"/>
                <w:cs/>
                <w:lang w:val="th-TH"/>
              </w:rPr>
              <w:t>หมวดวิชาเลือกเสรี</w:t>
            </w:r>
          </w:p>
        </w:tc>
        <w:tc>
          <w:tcPr>
            <w:tcW w:w="454" w:type="pct"/>
          </w:tcPr>
          <w:p w14:paraId="6D746911" w14:textId="77777777" w:rsidR="006F6615" w:rsidRPr="00B60D70" w:rsidRDefault="006F6615" w:rsidP="000F5F74">
            <w:pPr>
              <w:rPr>
                <w:rFonts w:ascii="TH SarabunPSK" w:hAnsi="TH SarabunPSK" w:cs="TH SarabunPSK"/>
              </w:rPr>
            </w:pPr>
            <w:r w:rsidRPr="00B60D70">
              <w:rPr>
                <w:rFonts w:ascii="TH SarabunPSK" w:hAnsi="TH SarabunPSK" w:cs="TH SarabunPSK" w:hint="cs"/>
                <w:cs/>
              </w:rPr>
              <w:t>6</w:t>
            </w:r>
          </w:p>
        </w:tc>
        <w:tc>
          <w:tcPr>
            <w:tcW w:w="639" w:type="pct"/>
          </w:tcPr>
          <w:p w14:paraId="25EFA551" w14:textId="77777777" w:rsidR="006F6615" w:rsidRPr="00B60D70" w:rsidRDefault="006F6615" w:rsidP="000F5F74">
            <w:pPr>
              <w:rPr>
                <w:rFonts w:ascii="TH SarabunPSK" w:hAnsi="TH SarabunPSK" w:cs="TH SarabunPSK"/>
              </w:rPr>
            </w:pPr>
            <w:r w:rsidRPr="00B60D70">
              <w:rPr>
                <w:rFonts w:ascii="TH SarabunPSK" w:hAnsi="TH SarabunPSK" w:cs="TH SarabunPSK" w:hint="cs"/>
                <w:cs/>
                <w:lang w:val="th-TH"/>
              </w:rPr>
              <w:t>หน่วยกิต</w:t>
            </w:r>
          </w:p>
        </w:tc>
      </w:tr>
    </w:tbl>
    <w:p w14:paraId="3BCF9176" w14:textId="2BFA4965" w:rsidR="001A31BB" w:rsidRPr="00B60D70" w:rsidRDefault="001A31BB" w:rsidP="000F5F74">
      <w:pPr>
        <w:rPr>
          <w:rFonts w:ascii="TH SarabunPSK" w:hAnsi="TH SarabunPSK" w:cs="TH SarabunPSK"/>
        </w:rPr>
      </w:pPr>
    </w:p>
    <w:p w14:paraId="5E61BB03" w14:textId="665054F4" w:rsidR="006F6615" w:rsidRPr="00B60D70" w:rsidRDefault="006F6615" w:rsidP="006F6615">
      <w:pPr>
        <w:pStyle w:val="3"/>
        <w:rPr>
          <w:rFonts w:ascii="TH SarabunPSK" w:hAnsi="TH SarabunPSK" w:cs="TH SarabunPSK"/>
        </w:rPr>
      </w:pPr>
      <w:bookmarkStart w:id="37" w:name="_Toc179245989"/>
      <w:bookmarkStart w:id="38" w:name="_Toc179656357"/>
      <w:bookmarkStart w:id="39" w:name="_Toc180609437"/>
      <w:bookmarkStart w:id="40" w:name="_Toc191634052"/>
      <w:r w:rsidRPr="00B60D70">
        <w:rPr>
          <w:rFonts w:ascii="TH SarabunPSK" w:hAnsi="TH SarabunPSK" w:cs="TH SarabunPSK" w:hint="cs"/>
          <w:cs/>
        </w:rPr>
        <w:t>การปรับเนื้อหารายวิชา</w:t>
      </w:r>
      <w:bookmarkEnd w:id="37"/>
      <w:bookmarkEnd w:id="38"/>
      <w:bookmarkEnd w:id="39"/>
      <w:bookmarkEnd w:id="40"/>
    </w:p>
    <w:p w14:paraId="3F4F45B2" w14:textId="12A65C72" w:rsidR="006F6615" w:rsidRPr="00B60D70" w:rsidRDefault="006F6615" w:rsidP="006F6615">
      <w:pPr>
        <w:ind w:firstLine="720"/>
        <w:rPr>
          <w:rFonts w:ascii="TH SarabunPSK" w:hAnsi="TH SarabunPSK" w:cs="TH SarabunPSK"/>
        </w:rPr>
      </w:pPr>
      <w:r w:rsidRPr="00B60D70">
        <w:rPr>
          <w:rFonts w:ascii="TH SarabunPSK" w:hAnsi="TH SarabunPSK" w:cs="TH SarabunPSK" w:hint="cs"/>
          <w:cs/>
        </w:rPr>
        <w:t xml:space="preserve">เพื่อให้นักศึกษาบรรลุวัตถุประสงค์ และ </w:t>
      </w:r>
      <w:r w:rsidRPr="00B60D70">
        <w:rPr>
          <w:rFonts w:ascii="TH SarabunPSK" w:hAnsi="TH SarabunPSK" w:cs="TH SarabunPSK" w:hint="cs"/>
        </w:rPr>
        <w:t xml:space="preserve">PLOs </w:t>
      </w:r>
      <w:r w:rsidRPr="00B60D70">
        <w:rPr>
          <w:rFonts w:ascii="TH SarabunPSK" w:hAnsi="TH SarabunPSK" w:cs="TH SarabunPSK" w:hint="cs"/>
          <w:cs/>
        </w:rPr>
        <w:t>ตามที่กำหนดไว้ หลักสูตรจึงพิจารณาปรับปรุงผลลัพธ์การเรียนรู้ระดับรายวิชา (</w:t>
      </w:r>
      <w:r w:rsidRPr="00B60D70">
        <w:rPr>
          <w:rFonts w:ascii="TH SarabunPSK" w:hAnsi="TH SarabunPSK" w:cs="TH SarabunPSK" w:hint="cs"/>
        </w:rPr>
        <w:t xml:space="preserve">CLOs) </w:t>
      </w:r>
      <w:r w:rsidRPr="00B60D70">
        <w:rPr>
          <w:rFonts w:ascii="TH SarabunPSK" w:hAnsi="TH SarabunPSK" w:cs="TH SarabunPSK" w:hint="cs"/>
          <w:cs/>
        </w:rPr>
        <w:t>และสาระสำคัญอื่น</w:t>
      </w:r>
      <w:r w:rsidR="00D420AC" w:rsidRPr="00B60D70">
        <w:rPr>
          <w:rFonts w:ascii="TH SarabunPSK" w:hAnsi="TH SarabunPSK" w:cs="TH SarabunPSK" w:hint="cs"/>
          <w:cs/>
        </w:rPr>
        <w:t xml:space="preserve"> ๆ</w:t>
      </w:r>
      <w:r w:rsidRPr="00B60D70">
        <w:rPr>
          <w:rFonts w:ascii="TH SarabunPSK" w:hAnsi="TH SarabunPSK" w:cs="TH SarabunPSK" w:hint="cs"/>
          <w:cs/>
        </w:rPr>
        <w:t xml:space="preserve"> ดังนี้</w:t>
      </w:r>
    </w:p>
    <w:p w14:paraId="5F319FE5" w14:textId="53D5F532" w:rsidR="006F6615" w:rsidRPr="00B60D70" w:rsidRDefault="006F6615" w:rsidP="00FF7D50">
      <w:pPr>
        <w:pStyle w:val="af9"/>
        <w:numPr>
          <w:ilvl w:val="0"/>
          <w:numId w:val="82"/>
        </w:numPr>
        <w:ind w:left="851" w:hanging="491"/>
        <w:rPr>
          <w:rFonts w:ascii="TH SarabunPSK" w:hAnsi="TH SarabunPSK" w:cs="TH SarabunPSK"/>
        </w:rPr>
      </w:pPr>
      <w:r w:rsidRPr="00B60D70">
        <w:rPr>
          <w:rFonts w:ascii="TH SarabunPSK" w:hAnsi="TH SarabunPSK" w:cs="TH SarabunPSK" w:hint="cs"/>
          <w:cs/>
        </w:rPr>
        <w:t>กลุ่มวิชา</w:t>
      </w:r>
      <w:r w:rsidR="00B228E7" w:rsidRPr="00B60D70">
        <w:rPr>
          <w:rFonts w:ascii="TH SarabunPSK" w:hAnsi="TH SarabunPSK" w:cs="TH SarabunPSK" w:hint="cs"/>
          <w:cs/>
        </w:rPr>
        <w:t>ชีพเอก</w:t>
      </w:r>
      <w:r w:rsidRPr="00B60D70">
        <w:rPr>
          <w:rFonts w:ascii="TH SarabunPSK" w:hAnsi="TH SarabunPSK" w:cs="TH SarabunPSK" w:hint="cs"/>
          <w:cs/>
        </w:rPr>
        <w:t>ทางวิศวกรรมโยธาปรับปรุงเนื้อหาสาระวิชาให้ทันสมัยและครอบคลุมสาระความรู้ตามประกาศของสภาวิศวกร และให้สอดคล้องกับหลักสูตรในระดับ</w:t>
      </w:r>
      <w:r w:rsidR="00D05957" w:rsidRPr="00B60D70">
        <w:rPr>
          <w:rFonts w:ascii="TH SarabunPSK" w:hAnsi="TH SarabunPSK" w:cs="TH SarabunPSK" w:hint="cs"/>
          <w:cs/>
        </w:rPr>
        <w:t>ประกาศนียบัตรวิชาชีพ (</w:t>
      </w:r>
      <w:r w:rsidRPr="00B60D70">
        <w:rPr>
          <w:rFonts w:ascii="TH SarabunPSK" w:hAnsi="TH SarabunPSK" w:cs="TH SarabunPSK" w:hint="cs"/>
          <w:cs/>
        </w:rPr>
        <w:t>ปวช.</w:t>
      </w:r>
      <w:r w:rsidR="00D05957" w:rsidRPr="00B60D70">
        <w:rPr>
          <w:rFonts w:ascii="TH SarabunPSK" w:hAnsi="TH SarabunPSK" w:cs="TH SarabunPSK" w:hint="cs"/>
          <w:cs/>
        </w:rPr>
        <w:t>)</w:t>
      </w:r>
      <w:r w:rsidRPr="00B60D70">
        <w:rPr>
          <w:rFonts w:ascii="TH SarabunPSK" w:hAnsi="TH SarabunPSK" w:cs="TH SarabunPSK" w:hint="cs"/>
          <w:cs/>
        </w:rPr>
        <w:t xml:space="preserve"> พ.ศ. 2567 ของ </w:t>
      </w:r>
      <w:r w:rsidR="00D05957" w:rsidRPr="00B60D70">
        <w:rPr>
          <w:rFonts w:ascii="TH SarabunPSK" w:hAnsi="TH SarabunPSK" w:cs="TH SarabunPSK" w:hint="cs"/>
          <w:cs/>
        </w:rPr>
        <w:t>สำนักงานคณะกรรมการการอาชีวศึกษา (</w:t>
      </w:r>
      <w:r w:rsidRPr="00B60D70">
        <w:rPr>
          <w:rFonts w:ascii="TH SarabunPSK" w:hAnsi="TH SarabunPSK" w:cs="TH SarabunPSK" w:hint="cs"/>
          <w:cs/>
        </w:rPr>
        <w:t>สอศ.</w:t>
      </w:r>
      <w:r w:rsidR="00D05957" w:rsidRPr="00B60D70">
        <w:rPr>
          <w:rFonts w:ascii="TH SarabunPSK" w:hAnsi="TH SarabunPSK" w:cs="TH SarabunPSK" w:hint="cs"/>
          <w:cs/>
        </w:rPr>
        <w:t>)</w:t>
      </w:r>
      <w:r w:rsidRPr="00B60D70">
        <w:rPr>
          <w:rFonts w:ascii="TH SarabunPSK" w:hAnsi="TH SarabunPSK" w:cs="TH SarabunPSK" w:hint="cs"/>
          <w:cs/>
        </w:rPr>
        <w:t xml:space="preserve"> </w:t>
      </w:r>
    </w:p>
    <w:p w14:paraId="0DF759C0" w14:textId="7D049C0F" w:rsidR="00D05957" w:rsidRPr="00B60D70" w:rsidRDefault="006F6615" w:rsidP="00FF7D50">
      <w:pPr>
        <w:pStyle w:val="af9"/>
        <w:numPr>
          <w:ilvl w:val="0"/>
          <w:numId w:val="82"/>
        </w:numPr>
        <w:ind w:left="851" w:hanging="491"/>
        <w:rPr>
          <w:rFonts w:ascii="TH SarabunPSK" w:hAnsi="TH SarabunPSK" w:cs="TH SarabunPSK"/>
        </w:rPr>
      </w:pPr>
      <w:r w:rsidRPr="00B60D70">
        <w:rPr>
          <w:rFonts w:ascii="TH SarabunPSK" w:hAnsi="TH SarabunPSK" w:cs="TH SarabunPSK" w:hint="cs"/>
          <w:cs/>
        </w:rPr>
        <w:t>กลุ่มวิชา</w:t>
      </w:r>
      <w:r w:rsidR="00B228E7" w:rsidRPr="00B60D70">
        <w:rPr>
          <w:rFonts w:ascii="TH SarabunPSK" w:hAnsi="TH SarabunPSK" w:cs="TH SarabunPSK" w:hint="cs"/>
          <w:cs/>
        </w:rPr>
        <w:t>ชีพครู</w:t>
      </w:r>
      <w:r w:rsidRPr="00B60D70">
        <w:rPr>
          <w:rFonts w:ascii="TH SarabunPSK" w:hAnsi="TH SarabunPSK" w:cs="TH SarabunPSK" w:hint="cs"/>
          <w:cs/>
        </w:rPr>
        <w:t xml:space="preserve"> ปรับปรุงเนื้อหาวิชาให้มีความ</w:t>
      </w:r>
      <w:r w:rsidR="00D05957" w:rsidRPr="00B60D70">
        <w:rPr>
          <w:rFonts w:ascii="TH SarabunPSK" w:hAnsi="TH SarabunPSK" w:cs="TH SarabunPSK" w:hint="cs"/>
          <w:cs/>
        </w:rPr>
        <w:t>สอดคล้องกับเกณฑ์มาตรฐานของค</w:t>
      </w:r>
      <w:r w:rsidR="00663D0B" w:rsidRPr="00B60D70">
        <w:rPr>
          <w:rFonts w:ascii="TH SarabunPSK" w:hAnsi="TH SarabunPSK" w:cs="TH SarabunPSK" w:hint="cs"/>
          <w:cs/>
        </w:rPr>
        <w:t>ุ</w:t>
      </w:r>
      <w:r w:rsidR="00D05957" w:rsidRPr="00B60D70">
        <w:rPr>
          <w:rFonts w:ascii="TH SarabunPSK" w:hAnsi="TH SarabunPSK" w:cs="TH SarabunPSK" w:hint="cs"/>
          <w:cs/>
        </w:rPr>
        <w:t>รุสภาและให้มีความ</w:t>
      </w:r>
      <w:r w:rsidRPr="00B60D70">
        <w:rPr>
          <w:rFonts w:ascii="TH SarabunPSK" w:hAnsi="TH SarabunPSK" w:cs="TH SarabunPSK" w:hint="cs"/>
          <w:cs/>
        </w:rPr>
        <w:t>ทันสมัยครอบคลุมชุดความรู้และทักษะในศตวรรษที่ 21 โดยเฉพาะทักษะการเกื้อหนุนการเรียนรู้ (</w:t>
      </w:r>
      <w:r w:rsidRPr="00B60D70">
        <w:rPr>
          <w:rFonts w:ascii="TH SarabunPSK" w:hAnsi="TH SarabunPSK" w:cs="TH SarabunPSK" w:hint="cs"/>
        </w:rPr>
        <w:t xml:space="preserve">Facilitating) </w:t>
      </w:r>
      <w:r w:rsidRPr="00B60D70">
        <w:rPr>
          <w:rFonts w:ascii="TH SarabunPSK" w:hAnsi="TH SarabunPSK" w:cs="TH SarabunPSK" w:hint="cs"/>
          <w:cs/>
        </w:rPr>
        <w:t>และการโค้ช (</w:t>
      </w:r>
      <w:r w:rsidRPr="00B60D70">
        <w:rPr>
          <w:rFonts w:ascii="TH SarabunPSK" w:hAnsi="TH SarabunPSK" w:cs="TH SarabunPSK" w:hint="cs"/>
        </w:rPr>
        <w:t xml:space="preserve">Coaching) </w:t>
      </w:r>
    </w:p>
    <w:p w14:paraId="7E105331" w14:textId="77777777" w:rsidR="001A31BB" w:rsidRPr="00B60D70" w:rsidRDefault="006F6615" w:rsidP="00FF7D50">
      <w:pPr>
        <w:pStyle w:val="af9"/>
        <w:numPr>
          <w:ilvl w:val="0"/>
          <w:numId w:val="82"/>
        </w:numPr>
        <w:ind w:left="851" w:hanging="491"/>
        <w:rPr>
          <w:rFonts w:ascii="TH SarabunPSK" w:hAnsi="TH SarabunPSK" w:cs="TH SarabunPSK"/>
        </w:rPr>
      </w:pPr>
      <w:r w:rsidRPr="00B60D70">
        <w:rPr>
          <w:rFonts w:ascii="TH SarabunPSK" w:hAnsi="TH SarabunPSK" w:cs="TH SarabunPSK" w:hint="cs"/>
          <w:cs/>
        </w:rPr>
        <w:t>บูรณาการ</w:t>
      </w:r>
      <w:r w:rsidR="00D05957" w:rsidRPr="00B60D70">
        <w:rPr>
          <w:rFonts w:ascii="TH SarabunPSK" w:hAnsi="TH SarabunPSK" w:cs="TH SarabunPSK" w:hint="cs"/>
          <w:cs/>
        </w:rPr>
        <w:t>องค์ความรู้ที่เป็น</w:t>
      </w:r>
      <w:r w:rsidRPr="00B60D70">
        <w:rPr>
          <w:rFonts w:ascii="TH SarabunPSK" w:hAnsi="TH SarabunPSK" w:cs="TH SarabunPSK" w:hint="cs"/>
          <w:cs/>
        </w:rPr>
        <w:t>เทคโนโลยี</w:t>
      </w:r>
      <w:r w:rsidR="00D05957" w:rsidRPr="00B60D70">
        <w:rPr>
          <w:rFonts w:ascii="TH SarabunPSK" w:hAnsi="TH SarabunPSK" w:cs="TH SarabunPSK" w:hint="cs"/>
          <w:cs/>
        </w:rPr>
        <w:t>สมัยใหม่และปัญญาประดิษฐ์</w:t>
      </w:r>
      <w:r w:rsidR="00D05957" w:rsidRPr="00B60D70">
        <w:rPr>
          <w:rFonts w:ascii="TH SarabunPSK" w:hAnsi="TH SarabunPSK" w:cs="TH SarabunPSK" w:hint="cs"/>
        </w:rPr>
        <w:t xml:space="preserve"> </w:t>
      </w:r>
      <w:r w:rsidR="00D05957" w:rsidRPr="00B60D70">
        <w:rPr>
          <w:rFonts w:ascii="TH SarabunPSK" w:hAnsi="TH SarabunPSK" w:cs="TH SarabunPSK" w:hint="cs"/>
          <w:cs/>
        </w:rPr>
        <w:t>(</w:t>
      </w:r>
      <w:r w:rsidR="00D05957" w:rsidRPr="00B60D70">
        <w:rPr>
          <w:rFonts w:ascii="TH SarabunPSK" w:hAnsi="TH SarabunPSK" w:cs="TH SarabunPSK" w:hint="cs"/>
        </w:rPr>
        <w:t>AI</w:t>
      </w:r>
      <w:r w:rsidR="00D05957" w:rsidRPr="00B60D70">
        <w:rPr>
          <w:rFonts w:ascii="TH SarabunPSK" w:hAnsi="TH SarabunPSK" w:cs="TH SarabunPSK" w:hint="cs"/>
          <w:cs/>
        </w:rPr>
        <w:t>)</w:t>
      </w:r>
      <w:r w:rsidR="00D05957" w:rsidRPr="00B60D70">
        <w:rPr>
          <w:rFonts w:ascii="TH SarabunPSK" w:hAnsi="TH SarabunPSK" w:cs="TH SarabunPSK" w:hint="cs"/>
        </w:rPr>
        <w:t xml:space="preserve"> </w:t>
      </w:r>
      <w:r w:rsidR="00D05957" w:rsidRPr="00B60D70">
        <w:rPr>
          <w:rFonts w:ascii="TH SarabunPSK" w:hAnsi="TH SarabunPSK" w:cs="TH SarabunPSK" w:hint="cs"/>
          <w:cs/>
        </w:rPr>
        <w:t>ทั้งในส่วนของการประยุกต์ใช้ในงานวิศวกรรมและงานด้านการศึกษา</w:t>
      </w:r>
    </w:p>
    <w:p w14:paraId="43B8E43D" w14:textId="6392493B" w:rsidR="006826CA" w:rsidRPr="00B60D70" w:rsidRDefault="006826CA" w:rsidP="00FF7D50">
      <w:pPr>
        <w:pStyle w:val="af9"/>
        <w:numPr>
          <w:ilvl w:val="0"/>
          <w:numId w:val="82"/>
        </w:numPr>
        <w:ind w:left="851" w:hanging="491"/>
        <w:rPr>
          <w:rFonts w:ascii="TH SarabunPSK" w:hAnsi="TH SarabunPSK" w:cs="TH SarabunPSK"/>
        </w:rPr>
      </w:pPr>
      <w:r w:rsidRPr="00B60D70">
        <w:rPr>
          <w:rFonts w:ascii="TH SarabunPSK" w:hAnsi="TH SarabunPSK" w:cs="TH SarabunPSK" w:hint="cs"/>
          <w:cs/>
        </w:rPr>
        <w:t xml:space="preserve">หลักสูตรได้กำหนดเส้นทางการเรียนรู้ </w:t>
      </w:r>
      <w:r w:rsidRPr="00B60D70">
        <w:rPr>
          <w:rFonts w:ascii="TH SarabunPSK" w:hAnsi="TH SarabunPSK" w:cs="TH SarabunPSK" w:hint="cs"/>
        </w:rPr>
        <w:t>(Learning Pathway)</w:t>
      </w:r>
      <w:r w:rsidRPr="00B60D70">
        <w:rPr>
          <w:rFonts w:ascii="TH SarabunPSK" w:hAnsi="TH SarabunPSK" w:cs="TH SarabunPSK" w:hint="cs"/>
          <w:cs/>
        </w:rPr>
        <w:t xml:space="preserve"> สำหรับการทำงานหรือประกอบอาชีพ</w:t>
      </w:r>
      <w:r w:rsidRPr="00B60D70">
        <w:rPr>
          <w:rFonts w:ascii="TH SarabunPSK" w:hAnsi="TH SarabunPSK" w:cs="TH SarabunPSK" w:hint="cs"/>
        </w:rPr>
        <w:t xml:space="preserve"> </w:t>
      </w:r>
      <w:r w:rsidRPr="00B60D70">
        <w:rPr>
          <w:rFonts w:ascii="TH SarabunPSK" w:hAnsi="TH SarabunPSK" w:cs="TH SarabunPSK" w:hint="cs"/>
          <w:cs/>
        </w:rPr>
        <w:t xml:space="preserve">จำนวน </w:t>
      </w:r>
      <w:r w:rsidRPr="00B60D70">
        <w:rPr>
          <w:rFonts w:ascii="TH SarabunPSK" w:hAnsi="TH SarabunPSK" w:cs="TH SarabunPSK" w:hint="cs"/>
        </w:rPr>
        <w:t xml:space="preserve">1 </w:t>
      </w:r>
      <w:r w:rsidRPr="00B60D70">
        <w:rPr>
          <w:rFonts w:ascii="TH SarabunPSK" w:hAnsi="TH SarabunPSK" w:cs="TH SarabunPSK" w:hint="cs"/>
          <w:cs/>
        </w:rPr>
        <w:t>เส้นทาง คือ</w:t>
      </w:r>
      <w:r w:rsidRPr="00B60D70">
        <w:rPr>
          <w:rFonts w:ascii="TH SarabunPSK" w:hAnsi="TH SarabunPSK" w:cs="TH SarabunPSK" w:hint="cs"/>
        </w:rPr>
        <w:t xml:space="preserve"> </w:t>
      </w:r>
      <w:r w:rsidRPr="00B60D70">
        <w:rPr>
          <w:rFonts w:ascii="TH SarabunPSK" w:hAnsi="TH SarabunPSK" w:cs="TH SarabunPSK" w:hint="cs"/>
          <w:cs/>
        </w:rPr>
        <w:t xml:space="preserve">อาชีพช่างเขียนแบบจำลองสารสนเทศอาคาร ระดับ </w:t>
      </w:r>
      <w:r w:rsidRPr="00B60D70">
        <w:rPr>
          <w:rFonts w:ascii="TH SarabunPSK" w:hAnsi="TH SarabunPSK" w:cs="TH SarabunPSK" w:hint="cs"/>
        </w:rPr>
        <w:t xml:space="preserve">5 </w:t>
      </w:r>
      <w:r w:rsidRPr="00B60D70">
        <w:rPr>
          <w:rFonts w:ascii="TH SarabunPSK" w:hAnsi="TH SarabunPSK" w:cs="TH SarabunPSK" w:hint="cs"/>
          <w:cs/>
        </w:rPr>
        <w:t>สถาบันคุณวุฒิวิชาชีพ (องค์การมหาชน)  เพื่อให้</w:t>
      </w:r>
      <w:r w:rsidRPr="00B60D70">
        <w:rPr>
          <w:rFonts w:ascii="TH SarabunPSK" w:hAnsi="TH SarabunPSK" w:cs="TH SarabunPSK"/>
          <w:cs/>
        </w:rPr>
        <w:t>ผู้</w:t>
      </w:r>
      <w:r w:rsidRPr="00B60D70">
        <w:rPr>
          <w:rFonts w:ascii="TH SarabunPSK" w:hAnsi="TH SarabunPSK" w:cs="TH SarabunPSK" w:hint="cs"/>
          <w:cs/>
        </w:rPr>
        <w:t>เรียน</w:t>
      </w:r>
      <w:r w:rsidRPr="00B60D70">
        <w:rPr>
          <w:rFonts w:ascii="TH SarabunPSK" w:hAnsi="TH SarabunPSK" w:cs="TH SarabunPSK"/>
          <w:cs/>
        </w:rPr>
        <w:t>มีทักษะและความรู้ในการปฏิบัติงานอย่างปลอดภัยในงานก่อสร้างทั่วไป</w:t>
      </w:r>
      <w:r w:rsidRPr="00B60D70">
        <w:rPr>
          <w:rFonts w:ascii="TH SarabunPSK" w:hAnsi="TH SarabunPSK" w:cs="TH SarabunPSK" w:hint="cs"/>
          <w:cs/>
        </w:rPr>
        <w:t xml:space="preserve"> การ</w:t>
      </w:r>
      <w:r w:rsidRPr="00B60D70">
        <w:rPr>
          <w:rFonts w:ascii="TH SarabunPSK" w:hAnsi="TH SarabunPSK" w:cs="TH SarabunPSK"/>
          <w:cs/>
        </w:rPr>
        <w:t>สร้างแบบ</w:t>
      </w:r>
      <w:proofErr w:type="spellStart"/>
      <w:r w:rsidRPr="00B60D70">
        <w:rPr>
          <w:rFonts w:ascii="TH SarabunPSK" w:hAnsi="TH SarabunPSK" w:cs="TH SarabunPSK"/>
          <w:cs/>
        </w:rPr>
        <w:t>จําลอง</w:t>
      </w:r>
      <w:proofErr w:type="spellEnd"/>
      <w:r w:rsidRPr="00B60D70">
        <w:rPr>
          <w:rFonts w:ascii="TH SarabunPSK" w:hAnsi="TH SarabunPSK" w:cs="TH SarabunPSK"/>
          <w:cs/>
        </w:rPr>
        <w:t>สารสนเทศอาคาร และถอดปริมาณวัสดุได้ตามที่</w:t>
      </w:r>
      <w:proofErr w:type="spellStart"/>
      <w:r w:rsidRPr="00B60D70">
        <w:rPr>
          <w:rFonts w:ascii="TH SarabunPSK" w:hAnsi="TH SarabunPSK" w:cs="TH SarabunPSK"/>
          <w:cs/>
        </w:rPr>
        <w:t>กําหนด</w:t>
      </w:r>
      <w:proofErr w:type="spellEnd"/>
      <w:r w:rsidRPr="00B60D70">
        <w:rPr>
          <w:rFonts w:ascii="TH SarabunPSK" w:hAnsi="TH SarabunPSK" w:cs="TH SarabunPSK"/>
          <w:cs/>
        </w:rPr>
        <w:t xml:space="preserve"> </w:t>
      </w:r>
      <w:r w:rsidRPr="00B60D70">
        <w:rPr>
          <w:rFonts w:ascii="TH SarabunPSK" w:hAnsi="TH SarabunPSK" w:cs="TH SarabunPSK" w:hint="cs"/>
          <w:cs/>
        </w:rPr>
        <w:t>การ</w:t>
      </w:r>
      <w:r w:rsidRPr="00B60D70">
        <w:rPr>
          <w:rFonts w:ascii="TH SarabunPSK" w:hAnsi="TH SarabunPSK" w:cs="TH SarabunPSK"/>
          <w:cs/>
        </w:rPr>
        <w:t>จัด</w:t>
      </w:r>
      <w:proofErr w:type="spellStart"/>
      <w:r w:rsidRPr="00B60D70">
        <w:rPr>
          <w:rFonts w:ascii="TH SarabunPSK" w:hAnsi="TH SarabunPSK" w:cs="TH SarabunPSK"/>
          <w:cs/>
        </w:rPr>
        <w:t>ทํา</w:t>
      </w:r>
      <w:proofErr w:type="spellEnd"/>
      <w:r w:rsidRPr="00B60D70">
        <w:rPr>
          <w:rFonts w:ascii="TH SarabunPSK" w:hAnsi="TH SarabunPSK" w:cs="TH SarabunPSK"/>
          <w:cs/>
        </w:rPr>
        <w:t xml:space="preserve">แบบก่อสร้างในงานโครงสร้าง และงานสถาปัตยกรรมได้อย่างถูกต้อง </w:t>
      </w:r>
      <w:r w:rsidRPr="00B60D70">
        <w:rPr>
          <w:rFonts w:ascii="TH SarabunPSK" w:hAnsi="TH SarabunPSK" w:cs="TH SarabunPSK" w:hint="cs"/>
          <w:cs/>
        </w:rPr>
        <w:t>สามารถ</w:t>
      </w:r>
      <w:proofErr w:type="spellStart"/>
      <w:r w:rsidRPr="00B60D70">
        <w:rPr>
          <w:rFonts w:ascii="TH SarabunPSK" w:hAnsi="TH SarabunPSK" w:cs="TH SarabunPSK"/>
          <w:cs/>
        </w:rPr>
        <w:t>ดําเนินงาน</w:t>
      </w:r>
      <w:proofErr w:type="spellEnd"/>
      <w:r w:rsidRPr="00B60D70">
        <w:rPr>
          <w:rFonts w:ascii="TH SarabunPSK" w:hAnsi="TH SarabunPSK" w:cs="TH SarabunPSK"/>
          <w:cs/>
        </w:rPr>
        <w:t>ร่วมกันระหว่างแบบ</w:t>
      </w:r>
      <w:proofErr w:type="spellStart"/>
      <w:r w:rsidRPr="00B60D70">
        <w:rPr>
          <w:rFonts w:ascii="TH SarabunPSK" w:hAnsi="TH SarabunPSK" w:cs="TH SarabunPSK"/>
          <w:cs/>
        </w:rPr>
        <w:t>จําลอง</w:t>
      </w:r>
      <w:proofErr w:type="spellEnd"/>
      <w:r w:rsidRPr="00B60D70">
        <w:rPr>
          <w:rFonts w:ascii="TH SarabunPSK" w:hAnsi="TH SarabunPSK" w:cs="TH SarabunPSK"/>
          <w:cs/>
        </w:rPr>
        <w:t>สารสนเทศอาคาร รวมทั้งประสานงานกับบุคลากรในหน่วยงานก่อสร้างได้</w:t>
      </w:r>
    </w:p>
    <w:p w14:paraId="4D380FD4" w14:textId="77777777" w:rsidR="006F6615" w:rsidRPr="00B60D70" w:rsidRDefault="006F6615" w:rsidP="006F6615">
      <w:pPr>
        <w:rPr>
          <w:rFonts w:ascii="TH SarabunPSK" w:hAnsi="TH SarabunPSK" w:cs="TH SarabunPSK"/>
        </w:rPr>
      </w:pPr>
    </w:p>
    <w:p w14:paraId="50F338F3" w14:textId="6F2378E6" w:rsidR="006F6615" w:rsidRPr="00B60D70" w:rsidRDefault="00D05957" w:rsidP="000F5F74">
      <w:pPr>
        <w:pStyle w:val="3"/>
        <w:rPr>
          <w:rFonts w:ascii="TH SarabunPSK" w:hAnsi="TH SarabunPSK" w:cs="TH SarabunPSK"/>
        </w:rPr>
      </w:pPr>
      <w:bookmarkStart w:id="41" w:name="_Toc179245990"/>
      <w:bookmarkStart w:id="42" w:name="_Toc179656358"/>
      <w:bookmarkStart w:id="43" w:name="_Toc180609438"/>
      <w:bookmarkStart w:id="44" w:name="_Toc191634053"/>
      <w:r w:rsidRPr="00B60D70">
        <w:rPr>
          <w:rFonts w:ascii="TH SarabunPSK" w:hAnsi="TH SarabunPSK" w:cs="TH SarabunPSK" w:hint="cs"/>
          <w:cs/>
        </w:rPr>
        <w:t>การเพิ่ม/ยกเลิกรายวิชา</w:t>
      </w:r>
      <w:r w:rsidR="000F5F74" w:rsidRPr="00B60D70">
        <w:rPr>
          <w:rFonts w:ascii="TH SarabunPSK" w:hAnsi="TH SarabunPSK" w:cs="TH SarabunPSK" w:hint="cs"/>
          <w:cs/>
        </w:rPr>
        <w:t xml:space="preserve"> (ดังตารางที่ 1.3)</w:t>
      </w:r>
      <w:bookmarkEnd w:id="41"/>
      <w:bookmarkEnd w:id="42"/>
      <w:bookmarkEnd w:id="43"/>
      <w:bookmarkEnd w:id="44"/>
    </w:p>
    <w:p w14:paraId="2A5D78B3" w14:textId="699F25B2" w:rsidR="00D05957" w:rsidRPr="00B60D70" w:rsidRDefault="00D05957" w:rsidP="00D05957">
      <w:pPr>
        <w:ind w:firstLine="720"/>
        <w:rPr>
          <w:rFonts w:ascii="TH SarabunPSK" w:hAnsi="TH SarabunPSK" w:cs="TH SarabunPSK"/>
        </w:rPr>
      </w:pPr>
      <w:r w:rsidRPr="00B60D70">
        <w:rPr>
          <w:rFonts w:ascii="TH SarabunPSK" w:hAnsi="TH SarabunPSK" w:cs="TH SarabunPSK" w:hint="cs"/>
          <w:cs/>
        </w:rPr>
        <w:t xml:space="preserve">หลักสูตรได้ปรับเปลี่ยนรายวิชาเพื่อให้สอดคล้องกับ </w:t>
      </w:r>
      <w:r w:rsidRPr="00B60D70">
        <w:rPr>
          <w:rFonts w:ascii="TH SarabunPSK" w:hAnsi="TH SarabunPSK" w:cs="TH SarabunPSK" w:hint="cs"/>
        </w:rPr>
        <w:t xml:space="preserve">PLOs </w:t>
      </w:r>
      <w:r w:rsidRPr="00B60D70">
        <w:rPr>
          <w:rFonts w:ascii="TH SarabunPSK" w:hAnsi="TH SarabunPSK" w:cs="TH SarabunPSK" w:hint="cs"/>
          <w:cs/>
        </w:rPr>
        <w:t>ดังนี้</w:t>
      </w:r>
    </w:p>
    <w:p w14:paraId="5EEC2DA3" w14:textId="1A111630" w:rsidR="00D05957" w:rsidRPr="00B60D70" w:rsidRDefault="00D05957" w:rsidP="00FF7D50">
      <w:pPr>
        <w:pStyle w:val="af9"/>
        <w:numPr>
          <w:ilvl w:val="0"/>
          <w:numId w:val="83"/>
        </w:numPr>
        <w:ind w:left="851" w:hanging="491"/>
        <w:rPr>
          <w:rFonts w:ascii="TH SarabunPSK" w:hAnsi="TH SarabunPSK" w:cs="TH SarabunPSK"/>
        </w:rPr>
      </w:pPr>
      <w:r w:rsidRPr="00B60D70">
        <w:rPr>
          <w:rFonts w:ascii="TH SarabunPSK" w:hAnsi="TH SarabunPSK" w:cs="TH SarabunPSK" w:hint="cs"/>
          <w:cs/>
        </w:rPr>
        <w:t xml:space="preserve">ปรับ/ยกเลิกรายวิชาในหมวดวิชาศึกษาทั่วไปจากเดิม 31 หน่วยกิต ลดเหลือ 24 หน่วยกิต โดยยกเลิกรายวิชากลุ่มวิชาสุขพลานามัย </w:t>
      </w:r>
      <w:r w:rsidR="00F551BD" w:rsidRPr="00B60D70">
        <w:rPr>
          <w:rFonts w:ascii="TH SarabunPSK" w:hAnsi="TH SarabunPSK" w:cs="TH SarabunPSK" w:hint="cs"/>
        </w:rPr>
        <w:t xml:space="preserve">GEN </w:t>
      </w:r>
      <w:r w:rsidRPr="00B60D70">
        <w:rPr>
          <w:rFonts w:ascii="TH SarabunPSK" w:hAnsi="TH SarabunPSK" w:cs="TH SarabunPSK" w:hint="cs"/>
          <w:cs/>
        </w:rPr>
        <w:t>101 พลศึกษา (</w:t>
      </w:r>
      <w:r w:rsidR="00F551BD" w:rsidRPr="00B60D70">
        <w:rPr>
          <w:rFonts w:ascii="TH SarabunPSK" w:hAnsi="TH SarabunPSK" w:cs="TH SarabunPSK" w:hint="cs"/>
        </w:rPr>
        <w:t>P</w:t>
      </w:r>
      <w:r w:rsidR="00CF6974" w:rsidRPr="00B60D70">
        <w:rPr>
          <w:rFonts w:ascii="TH SarabunPSK" w:hAnsi="TH SarabunPSK" w:cs="TH SarabunPSK"/>
        </w:rPr>
        <w:t>hy</w:t>
      </w:r>
      <w:r w:rsidRPr="00B60D70">
        <w:rPr>
          <w:rFonts w:ascii="TH SarabunPSK" w:hAnsi="TH SarabunPSK" w:cs="TH SarabunPSK" w:hint="cs"/>
        </w:rPr>
        <w:t xml:space="preserve">sical Education) </w:t>
      </w:r>
      <w:r w:rsidRPr="00B60D70">
        <w:rPr>
          <w:rFonts w:ascii="TH SarabunPSK" w:hAnsi="TH SarabunPSK" w:cs="TH SarabunPSK" w:hint="cs"/>
          <w:cs/>
        </w:rPr>
        <w:t>จำนวน 1 หน่วยกิต ออกจากวิชาบังคับ และยกเลิกหมวดวิชาบังคับเลือก จำนวน 6 หน่วยกิต</w:t>
      </w:r>
    </w:p>
    <w:p w14:paraId="5E433399" w14:textId="4E043D83" w:rsidR="00B535DC" w:rsidRPr="00B60D70" w:rsidRDefault="00B535DC" w:rsidP="00FF7D50">
      <w:pPr>
        <w:pStyle w:val="af9"/>
        <w:numPr>
          <w:ilvl w:val="0"/>
          <w:numId w:val="83"/>
        </w:numPr>
        <w:ind w:left="851" w:hanging="491"/>
        <w:rPr>
          <w:rFonts w:ascii="TH SarabunPSK" w:hAnsi="TH SarabunPSK" w:cs="TH SarabunPSK"/>
        </w:rPr>
      </w:pPr>
      <w:r w:rsidRPr="00B60D70">
        <w:rPr>
          <w:rFonts w:ascii="TH SarabunPSK" w:hAnsi="TH SarabunPSK" w:cs="TH SarabunPSK" w:hint="cs"/>
          <w:cs/>
        </w:rPr>
        <w:t>ปรับรายวิชาในกลุ่ม</w:t>
      </w:r>
      <w:r w:rsidRPr="00B60D70">
        <w:rPr>
          <w:rFonts w:ascii="TH SarabunPSK" w:hAnsi="TH SarabunPSK" w:cs="TH SarabunPSK" w:hint="cs"/>
          <w:cs/>
          <w:lang w:val="th-TH"/>
        </w:rPr>
        <w:t>วิชาชีพครูเฉพาะทางครุศาสตร์โยธา โดย</w:t>
      </w:r>
      <w:r w:rsidRPr="00B60D70">
        <w:rPr>
          <w:rFonts w:ascii="TH SarabunPSK" w:hAnsi="TH SarabunPSK" w:cs="TH SarabunPSK" w:hint="cs"/>
          <w:cs/>
        </w:rPr>
        <w:t xml:space="preserve">เปิดรายวิชาใหม่เกี่ยวข้องกับการจัดการเรียนรู้เชิงรุก เกื้อหนุนการเรียนรู้ การโค้ชเพื่อการเรียนรู้ </w:t>
      </w:r>
    </w:p>
    <w:p w14:paraId="259FB26A" w14:textId="7C627EFE" w:rsidR="00D05957" w:rsidRPr="00B60D70" w:rsidRDefault="00D05957" w:rsidP="00FF7D50">
      <w:pPr>
        <w:pStyle w:val="af9"/>
        <w:numPr>
          <w:ilvl w:val="0"/>
          <w:numId w:val="83"/>
        </w:numPr>
        <w:ind w:left="851" w:hanging="491"/>
        <w:rPr>
          <w:rFonts w:ascii="TH SarabunPSK" w:hAnsi="TH SarabunPSK" w:cs="TH SarabunPSK"/>
        </w:rPr>
      </w:pPr>
      <w:r w:rsidRPr="00B60D70">
        <w:rPr>
          <w:rFonts w:ascii="TH SarabunPSK" w:hAnsi="TH SarabunPSK" w:cs="TH SarabunPSK" w:hint="cs"/>
          <w:cs/>
        </w:rPr>
        <w:t>ปรับรายวิชาพื้นฐานทางวิทยาศาสตร์และคณิตศาสตร์ เป็น</w:t>
      </w:r>
      <w:r w:rsidR="00B535DC" w:rsidRPr="00B60D70">
        <w:rPr>
          <w:rFonts w:ascii="TH SarabunPSK" w:hAnsi="TH SarabunPSK" w:cs="TH SarabunPSK" w:hint="cs"/>
          <w:cs/>
        </w:rPr>
        <w:t>รายวิชาแบบโ</w:t>
      </w:r>
      <w:r w:rsidRPr="00B60D70">
        <w:rPr>
          <w:rFonts w:ascii="TH SarabunPSK" w:hAnsi="TH SarabunPSK" w:cs="TH SarabunPSK" w:hint="cs"/>
          <w:cs/>
        </w:rPr>
        <w:t>มดูล</w:t>
      </w:r>
      <w:r w:rsidR="00B535DC" w:rsidRPr="00B60D70">
        <w:rPr>
          <w:rFonts w:ascii="TH SarabunPSK" w:hAnsi="TH SarabunPSK" w:cs="TH SarabunPSK" w:hint="cs"/>
          <w:cs/>
        </w:rPr>
        <w:t xml:space="preserve"> (</w:t>
      </w:r>
      <w:r w:rsidR="00B535DC" w:rsidRPr="00B60D70">
        <w:rPr>
          <w:rFonts w:ascii="TH SarabunPSK" w:hAnsi="TH SarabunPSK" w:cs="TH SarabunPSK" w:hint="cs"/>
        </w:rPr>
        <w:t>OBEM</w:t>
      </w:r>
      <w:r w:rsidR="00B535DC" w:rsidRPr="00B60D70">
        <w:rPr>
          <w:rFonts w:ascii="TH SarabunPSK" w:hAnsi="TH SarabunPSK" w:cs="TH SarabunPSK" w:hint="cs"/>
          <w:cs/>
        </w:rPr>
        <w:t>)</w:t>
      </w:r>
      <w:r w:rsidRPr="00B60D70">
        <w:rPr>
          <w:rFonts w:ascii="TH SarabunPSK" w:hAnsi="TH SarabunPSK" w:cs="TH SarabunPSK" w:hint="cs"/>
          <w:cs/>
        </w:rPr>
        <w:t xml:space="preserve"> </w:t>
      </w:r>
    </w:p>
    <w:p w14:paraId="286AD562" w14:textId="0A596F09" w:rsidR="00D05957" w:rsidRPr="00B60D70" w:rsidRDefault="00D05957" w:rsidP="00FF7D50">
      <w:pPr>
        <w:pStyle w:val="af9"/>
        <w:numPr>
          <w:ilvl w:val="0"/>
          <w:numId w:val="83"/>
        </w:numPr>
        <w:ind w:left="851" w:hanging="491"/>
        <w:rPr>
          <w:rFonts w:ascii="TH SarabunPSK" w:hAnsi="TH SarabunPSK" w:cs="TH SarabunPSK"/>
        </w:rPr>
      </w:pPr>
      <w:r w:rsidRPr="00B60D70">
        <w:rPr>
          <w:rFonts w:ascii="TH SarabunPSK" w:hAnsi="TH SarabunPSK" w:cs="TH SarabunPSK" w:hint="cs"/>
          <w:cs/>
        </w:rPr>
        <w:t>เพิ่มรายวิชาในกลุ่มวิชา</w:t>
      </w:r>
      <w:r w:rsidR="00CF6974" w:rsidRPr="00B60D70">
        <w:rPr>
          <w:rFonts w:ascii="TH SarabunPSK" w:hAnsi="TH SarabunPSK" w:cs="TH SarabunPSK" w:hint="cs"/>
          <w:cs/>
        </w:rPr>
        <w:t>ชีพ</w:t>
      </w:r>
      <w:r w:rsidRPr="00B60D70">
        <w:rPr>
          <w:rFonts w:ascii="TH SarabunPSK" w:hAnsi="TH SarabunPSK" w:cs="TH SarabunPSK" w:hint="cs"/>
          <w:cs/>
        </w:rPr>
        <w:t>เอกทางวิศวกรรมโยธา</w:t>
      </w:r>
      <w:r w:rsidR="00B535DC" w:rsidRPr="00B60D70">
        <w:rPr>
          <w:rFonts w:ascii="TH SarabunPSK" w:hAnsi="TH SarabunPSK" w:cs="TH SarabunPSK" w:hint="cs"/>
          <w:cs/>
        </w:rPr>
        <w:t xml:space="preserve">จากเดิม </w:t>
      </w:r>
      <w:r w:rsidR="00B535DC" w:rsidRPr="00B60D70">
        <w:rPr>
          <w:rFonts w:ascii="TH SarabunPSK" w:hAnsi="TH SarabunPSK" w:cs="TH SarabunPSK" w:hint="cs"/>
        </w:rPr>
        <w:t xml:space="preserve">79 </w:t>
      </w:r>
      <w:r w:rsidR="00B535DC" w:rsidRPr="00B60D70">
        <w:rPr>
          <w:rFonts w:ascii="TH SarabunPSK" w:hAnsi="TH SarabunPSK" w:cs="TH SarabunPSK" w:hint="cs"/>
          <w:cs/>
        </w:rPr>
        <w:t xml:space="preserve">หน่วยกิต เป็น </w:t>
      </w:r>
      <w:r w:rsidR="00B535DC" w:rsidRPr="00B60D70">
        <w:rPr>
          <w:rFonts w:ascii="TH SarabunPSK" w:hAnsi="TH SarabunPSK" w:cs="TH SarabunPSK" w:hint="cs"/>
        </w:rPr>
        <w:t xml:space="preserve">99 </w:t>
      </w:r>
      <w:r w:rsidR="00B535DC" w:rsidRPr="00B60D70">
        <w:rPr>
          <w:rFonts w:ascii="TH SarabunPSK" w:hAnsi="TH SarabunPSK" w:cs="TH SarabunPSK" w:hint="cs"/>
          <w:cs/>
        </w:rPr>
        <w:t xml:space="preserve">หน่วยกิต </w:t>
      </w:r>
      <w:r w:rsidRPr="00B60D70">
        <w:rPr>
          <w:rFonts w:ascii="TH SarabunPSK" w:hAnsi="TH SarabunPSK" w:cs="TH SarabunPSK" w:hint="cs"/>
          <w:cs/>
        </w:rPr>
        <w:t>ครอบคลุมหลักเกณฑ์การรับรองปริญญาของสภาวิศวกร</w:t>
      </w:r>
    </w:p>
    <w:p w14:paraId="7D6D2182" w14:textId="3B41C5B4" w:rsidR="00085ABF" w:rsidRPr="00B60D70" w:rsidRDefault="009C490C" w:rsidP="00FF7D50">
      <w:pPr>
        <w:pStyle w:val="af9"/>
        <w:numPr>
          <w:ilvl w:val="0"/>
          <w:numId w:val="83"/>
        </w:numPr>
        <w:ind w:left="851" w:hanging="491"/>
        <w:rPr>
          <w:rFonts w:ascii="TH SarabunPSK" w:hAnsi="TH SarabunPSK" w:cs="TH SarabunPSK"/>
        </w:rPr>
      </w:pPr>
      <w:r w:rsidRPr="00B60D70">
        <w:rPr>
          <w:rFonts w:ascii="TH SarabunPSK" w:hAnsi="TH SarabunPSK" w:cs="TH SarabunPSK" w:hint="cs"/>
          <w:cs/>
        </w:rPr>
        <w:t>ปรับ</w:t>
      </w:r>
      <w:r w:rsidR="00227811" w:rsidRPr="00B60D70">
        <w:rPr>
          <w:rFonts w:ascii="TH SarabunPSK" w:hAnsi="TH SarabunPSK" w:cs="TH SarabunPSK" w:hint="cs"/>
          <w:cs/>
        </w:rPr>
        <w:t>รายวิชา</w:t>
      </w:r>
      <w:r w:rsidR="00445958" w:rsidRPr="00B60D70">
        <w:rPr>
          <w:rFonts w:ascii="TH SarabunPSK" w:hAnsi="TH SarabunPSK" w:cs="TH SarabunPSK" w:hint="cs"/>
          <w:cs/>
        </w:rPr>
        <w:t>ให้มีการ</w:t>
      </w:r>
      <w:r w:rsidR="00085ABF" w:rsidRPr="00B60D70">
        <w:rPr>
          <w:rFonts w:ascii="TH SarabunPSK" w:hAnsi="TH SarabunPSK" w:cs="TH SarabunPSK" w:hint="cs"/>
          <w:cs/>
        </w:rPr>
        <w:t xml:space="preserve">เรียนรู้ในรูปแบบ </w:t>
      </w:r>
      <w:r w:rsidR="00085ABF" w:rsidRPr="00B60D70">
        <w:rPr>
          <w:rFonts w:ascii="TH SarabunPSK" w:hAnsi="TH SarabunPSK" w:cs="TH SarabunPSK" w:hint="cs"/>
        </w:rPr>
        <w:t>Outcome</w:t>
      </w:r>
      <w:r w:rsidR="00085ABF" w:rsidRPr="00B60D70">
        <w:rPr>
          <w:rFonts w:ascii="TH SarabunPSK" w:hAnsi="TH SarabunPSK" w:cs="TH SarabunPSK" w:hint="cs"/>
          <w:cs/>
        </w:rPr>
        <w:t xml:space="preserve"> </w:t>
      </w:r>
      <w:r w:rsidR="00085ABF" w:rsidRPr="00B60D70">
        <w:rPr>
          <w:rFonts w:ascii="TH SarabunPSK" w:hAnsi="TH SarabunPSK" w:cs="TH SarabunPSK" w:hint="cs"/>
        </w:rPr>
        <w:t xml:space="preserve">Based Education Module, OBEM </w:t>
      </w:r>
      <w:r w:rsidR="00085ABF" w:rsidRPr="00B60D70">
        <w:rPr>
          <w:rFonts w:ascii="TH SarabunPSK" w:hAnsi="TH SarabunPSK" w:cs="TH SarabunPSK" w:hint="cs"/>
          <w:cs/>
        </w:rPr>
        <w:t xml:space="preserve">จำนวน </w:t>
      </w:r>
      <w:r w:rsidR="00085ABF" w:rsidRPr="00B60D70">
        <w:rPr>
          <w:rFonts w:ascii="TH SarabunPSK" w:hAnsi="TH SarabunPSK" w:cs="TH SarabunPSK"/>
        </w:rPr>
        <w:t>5</w:t>
      </w:r>
      <w:r w:rsidR="00085ABF" w:rsidRPr="00B60D70">
        <w:rPr>
          <w:rFonts w:ascii="TH SarabunPSK" w:hAnsi="TH SarabunPSK" w:cs="TH SarabunPSK" w:hint="cs"/>
        </w:rPr>
        <w:t xml:space="preserve"> </w:t>
      </w:r>
      <w:r w:rsidR="00085ABF" w:rsidRPr="00B60D70">
        <w:rPr>
          <w:rFonts w:ascii="TH SarabunPSK" w:hAnsi="TH SarabunPSK" w:cs="TH SarabunPSK" w:hint="cs"/>
          <w:cs/>
        </w:rPr>
        <w:t xml:space="preserve">โมดูล </w:t>
      </w:r>
    </w:p>
    <w:p w14:paraId="14BB23C1" w14:textId="77777777" w:rsidR="00CF6974" w:rsidRPr="00B60D70" w:rsidRDefault="00CF6974" w:rsidP="00085ABF">
      <w:pPr>
        <w:pStyle w:val="af9"/>
        <w:ind w:left="851"/>
        <w:rPr>
          <w:rFonts w:ascii="TH SarabunPSK" w:hAnsi="TH SarabunPSK" w:cs="TH SarabunPSK"/>
        </w:rPr>
      </w:pPr>
    </w:p>
    <w:p w14:paraId="7F55307C" w14:textId="70DD5C40" w:rsidR="00B535DC" w:rsidRPr="00B60D70" w:rsidRDefault="00B535DC" w:rsidP="00B535DC">
      <w:pPr>
        <w:ind w:right="29"/>
        <w:rPr>
          <w:rFonts w:ascii="TH SarabunPSK" w:hAnsi="TH SarabunPSK" w:cs="TH SarabunPSK"/>
          <w:cs/>
        </w:rPr>
      </w:pPr>
      <w:r w:rsidRPr="00B60D70">
        <w:rPr>
          <w:rFonts w:ascii="TH SarabunPSK" w:hAnsi="TH SarabunPSK" w:cs="TH SarabunPSK" w:hint="cs"/>
          <w:b/>
          <w:bCs/>
          <w:cs/>
        </w:rPr>
        <w:lastRenderedPageBreak/>
        <w:t>ตารางที่ 1.3</w:t>
      </w:r>
      <w:r w:rsidRPr="00B60D70">
        <w:rPr>
          <w:rFonts w:ascii="TH SarabunPSK" w:hAnsi="TH SarabunPSK" w:cs="TH SarabunPSK" w:hint="cs"/>
          <w:cs/>
        </w:rPr>
        <w:t xml:space="preserve"> รายวิชาเปิดใหม่ในหลักสูตร</w:t>
      </w:r>
    </w:p>
    <w:tbl>
      <w:tblPr>
        <w:tblStyle w:val="af6"/>
        <w:tblW w:w="0" w:type="auto"/>
        <w:tblInd w:w="-5" w:type="dxa"/>
        <w:tblLook w:val="04A0" w:firstRow="1" w:lastRow="0" w:firstColumn="1" w:lastColumn="0" w:noHBand="0" w:noVBand="1"/>
      </w:tblPr>
      <w:tblGrid>
        <w:gridCol w:w="1276"/>
        <w:gridCol w:w="3969"/>
        <w:gridCol w:w="3776"/>
      </w:tblGrid>
      <w:tr w:rsidR="00B60D70" w:rsidRPr="00B60D70" w14:paraId="0C246A40" w14:textId="77777777" w:rsidTr="006D2B9A">
        <w:trPr>
          <w:trHeight w:val="397"/>
          <w:tblHeader/>
        </w:trPr>
        <w:tc>
          <w:tcPr>
            <w:tcW w:w="5245" w:type="dxa"/>
            <w:gridSpan w:val="2"/>
            <w:shd w:val="clear" w:color="auto" w:fill="F2F2F2" w:themeFill="background1" w:themeFillShade="F2"/>
            <w:vAlign w:val="center"/>
          </w:tcPr>
          <w:p w14:paraId="02320674" w14:textId="77777777" w:rsidR="00B535DC" w:rsidRPr="00B60D70" w:rsidRDefault="00B535DC" w:rsidP="00D420AC">
            <w:pPr>
              <w:pStyle w:val="af9"/>
              <w:ind w:left="0" w:right="29"/>
              <w:jc w:val="left"/>
              <w:rPr>
                <w:rFonts w:ascii="TH SarabunPSK" w:hAnsi="TH SarabunPSK" w:cs="TH SarabunPSK"/>
                <w:sz w:val="28"/>
                <w:szCs w:val="28"/>
              </w:rPr>
            </w:pPr>
            <w:r w:rsidRPr="00B60D70">
              <w:rPr>
                <w:rFonts w:ascii="TH SarabunPSK" w:hAnsi="TH SarabunPSK" w:cs="TH SarabunPSK" w:hint="cs"/>
                <w:b/>
                <w:bCs/>
                <w:sz w:val="28"/>
                <w:szCs w:val="28"/>
                <w:cs/>
              </w:rPr>
              <w:t>รายวิชา</w:t>
            </w:r>
          </w:p>
        </w:tc>
        <w:tc>
          <w:tcPr>
            <w:tcW w:w="3776" w:type="dxa"/>
            <w:shd w:val="clear" w:color="auto" w:fill="F2F2F2" w:themeFill="background1" w:themeFillShade="F2"/>
            <w:vAlign w:val="center"/>
          </w:tcPr>
          <w:p w14:paraId="542E37ED" w14:textId="77777777" w:rsidR="00B535DC" w:rsidRPr="00B60D70" w:rsidRDefault="00B535DC" w:rsidP="00D420AC">
            <w:pPr>
              <w:pStyle w:val="af9"/>
              <w:ind w:left="0" w:right="29"/>
              <w:jc w:val="left"/>
              <w:rPr>
                <w:rFonts w:ascii="TH SarabunPSK" w:hAnsi="TH SarabunPSK" w:cs="TH SarabunPSK"/>
                <w:sz w:val="28"/>
                <w:szCs w:val="28"/>
              </w:rPr>
            </w:pPr>
            <w:r w:rsidRPr="00B60D70">
              <w:rPr>
                <w:rFonts w:ascii="TH SarabunPSK" w:hAnsi="TH SarabunPSK" w:cs="TH SarabunPSK" w:hint="cs"/>
                <w:b/>
                <w:bCs/>
                <w:sz w:val="28"/>
                <w:szCs w:val="28"/>
                <w:cs/>
              </w:rPr>
              <w:t>เหตุผล</w:t>
            </w:r>
          </w:p>
        </w:tc>
      </w:tr>
      <w:tr w:rsidR="00B60D70" w:rsidRPr="00B60D70" w14:paraId="2F72DEFF" w14:textId="77777777" w:rsidTr="00461E86">
        <w:tc>
          <w:tcPr>
            <w:tcW w:w="1276" w:type="dxa"/>
          </w:tcPr>
          <w:p w14:paraId="6C0CD9FC" w14:textId="41329979" w:rsidR="00B535DC" w:rsidRPr="00B60D70" w:rsidRDefault="00F551BD" w:rsidP="00D420AC">
            <w:pPr>
              <w:pStyle w:val="af9"/>
              <w:ind w:left="0" w:right="29"/>
              <w:jc w:val="left"/>
              <w:rPr>
                <w:rFonts w:ascii="TH SarabunPSK" w:hAnsi="TH SarabunPSK" w:cs="TH SarabunPSK"/>
                <w:sz w:val="28"/>
                <w:szCs w:val="28"/>
              </w:rPr>
            </w:pPr>
            <w:r w:rsidRPr="00B60D70">
              <w:rPr>
                <w:rFonts w:ascii="TH SarabunPSK" w:hAnsi="TH SarabunPSK" w:cs="TH SarabunPSK" w:hint="cs"/>
                <w:sz w:val="28"/>
                <w:szCs w:val="28"/>
              </w:rPr>
              <w:t xml:space="preserve">IED </w:t>
            </w:r>
            <w:r w:rsidR="00B535DC" w:rsidRPr="00B60D70">
              <w:rPr>
                <w:rFonts w:ascii="TH SarabunPSK" w:hAnsi="TH SarabunPSK" w:cs="TH SarabunPSK" w:hint="cs"/>
                <w:sz w:val="28"/>
                <w:szCs w:val="28"/>
              </w:rPr>
              <w:t>221</w:t>
            </w:r>
          </w:p>
        </w:tc>
        <w:tc>
          <w:tcPr>
            <w:tcW w:w="3969" w:type="dxa"/>
          </w:tcPr>
          <w:p w14:paraId="4413965A" w14:textId="79F0ABEC" w:rsidR="00B535DC" w:rsidRPr="00B60D70" w:rsidRDefault="00E30D46" w:rsidP="00D420AC">
            <w:pPr>
              <w:pStyle w:val="af9"/>
              <w:ind w:left="0" w:right="29"/>
              <w:jc w:val="left"/>
              <w:rPr>
                <w:rFonts w:ascii="TH SarabunPSK" w:hAnsi="TH SarabunPSK" w:cs="TH SarabunPSK"/>
                <w:sz w:val="28"/>
                <w:szCs w:val="28"/>
                <w:cs/>
              </w:rPr>
            </w:pPr>
            <w:r w:rsidRPr="00B60D70">
              <w:rPr>
                <w:rFonts w:ascii="TH SarabunPSK" w:hAnsi="TH SarabunPSK" w:cs="TH SarabunPSK" w:hint="cs"/>
                <w:sz w:val="28"/>
                <w:szCs w:val="28"/>
                <w:cs/>
              </w:rPr>
              <w:t>หลักสูตรและการสอนสำหรับการจัดการเรียนรู้ทางวิชาชีพ</w:t>
            </w:r>
          </w:p>
        </w:tc>
        <w:tc>
          <w:tcPr>
            <w:tcW w:w="3776" w:type="dxa"/>
          </w:tcPr>
          <w:p w14:paraId="3E7BD3A3" w14:textId="77777777" w:rsidR="00B535DC" w:rsidRPr="00B60D70" w:rsidRDefault="00B535DC" w:rsidP="00D420AC">
            <w:pPr>
              <w:pStyle w:val="af9"/>
              <w:ind w:left="0" w:right="29"/>
              <w:jc w:val="left"/>
              <w:rPr>
                <w:rFonts w:ascii="TH SarabunPSK" w:hAnsi="TH SarabunPSK" w:cs="TH SarabunPSK"/>
                <w:sz w:val="28"/>
                <w:szCs w:val="28"/>
                <w:cs/>
              </w:rPr>
            </w:pPr>
            <w:r w:rsidRPr="00B60D70">
              <w:rPr>
                <w:rFonts w:ascii="TH SarabunPSK" w:hAnsi="TH SarabunPSK" w:cs="TH SarabunPSK" w:hint="cs"/>
                <w:sz w:val="28"/>
                <w:szCs w:val="28"/>
                <w:cs/>
              </w:rPr>
              <w:t xml:space="preserve">พัฒนาความสามารถด้าน </w:t>
            </w:r>
            <w:r w:rsidRPr="00B60D70">
              <w:rPr>
                <w:rFonts w:ascii="TH SarabunPSK" w:hAnsi="TH SarabunPSK" w:cs="TH SarabunPSK" w:hint="cs"/>
                <w:sz w:val="28"/>
                <w:szCs w:val="28"/>
              </w:rPr>
              <w:t xml:space="preserve">Facilitation </w:t>
            </w:r>
            <w:r w:rsidRPr="00B60D70">
              <w:rPr>
                <w:rFonts w:ascii="TH SarabunPSK" w:hAnsi="TH SarabunPSK" w:cs="TH SarabunPSK" w:hint="cs"/>
                <w:sz w:val="28"/>
                <w:szCs w:val="28"/>
                <w:cs/>
              </w:rPr>
              <w:t>และ</w:t>
            </w:r>
            <w:r w:rsidRPr="00B60D70">
              <w:rPr>
                <w:rFonts w:ascii="TH SarabunPSK" w:hAnsi="TH SarabunPSK" w:cs="TH SarabunPSK" w:hint="cs"/>
                <w:sz w:val="28"/>
                <w:szCs w:val="28"/>
              </w:rPr>
              <w:t xml:space="preserve"> Coach</w:t>
            </w:r>
          </w:p>
        </w:tc>
      </w:tr>
      <w:tr w:rsidR="00B60D70" w:rsidRPr="00B60D70" w14:paraId="7F6730F5" w14:textId="77777777" w:rsidTr="00461E86">
        <w:tc>
          <w:tcPr>
            <w:tcW w:w="1276" w:type="dxa"/>
          </w:tcPr>
          <w:p w14:paraId="64E19AC0" w14:textId="6FB4BB77" w:rsidR="00B535DC" w:rsidRPr="00B60D70" w:rsidRDefault="00B91175" w:rsidP="00D420AC">
            <w:pPr>
              <w:pStyle w:val="af9"/>
              <w:ind w:left="0" w:right="29"/>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B535DC" w:rsidRPr="00B60D70">
              <w:rPr>
                <w:rFonts w:ascii="TH SarabunPSK" w:hAnsi="TH SarabunPSK" w:cs="TH SarabunPSK" w:hint="cs"/>
                <w:sz w:val="28"/>
                <w:szCs w:val="28"/>
              </w:rPr>
              <w:t>303</w:t>
            </w:r>
          </w:p>
        </w:tc>
        <w:tc>
          <w:tcPr>
            <w:tcW w:w="3969" w:type="dxa"/>
          </w:tcPr>
          <w:p w14:paraId="3DFAA7D8" w14:textId="51EE5BF6" w:rsidR="00B535DC" w:rsidRPr="00B60D70" w:rsidRDefault="00B535DC" w:rsidP="00D420AC">
            <w:pPr>
              <w:pStyle w:val="af9"/>
              <w:ind w:left="0" w:right="29"/>
              <w:jc w:val="left"/>
              <w:rPr>
                <w:rFonts w:ascii="TH SarabunPSK" w:hAnsi="TH SarabunPSK" w:cs="TH SarabunPSK"/>
                <w:sz w:val="28"/>
                <w:szCs w:val="28"/>
                <w:cs/>
              </w:rPr>
            </w:pPr>
            <w:r w:rsidRPr="00B60D70">
              <w:rPr>
                <w:rFonts w:ascii="TH SarabunPSK" w:hAnsi="TH SarabunPSK" w:cs="TH SarabunPSK" w:hint="cs"/>
                <w:sz w:val="28"/>
                <w:szCs w:val="28"/>
                <w:cs/>
              </w:rPr>
              <w:t xml:space="preserve">การจัดการเรียนรู้รายวิชาช่างโยธาโดยใช้หลักการเกื้อหนุนและการโค้ช </w:t>
            </w:r>
          </w:p>
        </w:tc>
        <w:tc>
          <w:tcPr>
            <w:tcW w:w="3776" w:type="dxa"/>
          </w:tcPr>
          <w:p w14:paraId="5405D91E" w14:textId="77777777" w:rsidR="00B535DC" w:rsidRPr="00B60D70" w:rsidRDefault="00B535DC" w:rsidP="00D420AC">
            <w:pPr>
              <w:pStyle w:val="af9"/>
              <w:ind w:left="0" w:right="29"/>
              <w:jc w:val="left"/>
              <w:rPr>
                <w:rFonts w:ascii="TH SarabunPSK" w:hAnsi="TH SarabunPSK" w:cs="TH SarabunPSK"/>
                <w:sz w:val="28"/>
                <w:szCs w:val="28"/>
              </w:rPr>
            </w:pPr>
            <w:r w:rsidRPr="00B60D70">
              <w:rPr>
                <w:rFonts w:ascii="TH SarabunPSK" w:hAnsi="TH SarabunPSK" w:cs="TH SarabunPSK" w:hint="cs"/>
                <w:sz w:val="28"/>
                <w:szCs w:val="28"/>
                <w:cs/>
              </w:rPr>
              <w:t xml:space="preserve">พัฒนาความสามารถด้าน </w:t>
            </w:r>
            <w:r w:rsidRPr="00B60D70">
              <w:rPr>
                <w:rFonts w:ascii="TH SarabunPSK" w:hAnsi="TH SarabunPSK" w:cs="TH SarabunPSK" w:hint="cs"/>
                <w:sz w:val="28"/>
                <w:szCs w:val="28"/>
              </w:rPr>
              <w:t xml:space="preserve">Facilitation </w:t>
            </w:r>
            <w:r w:rsidRPr="00B60D70">
              <w:rPr>
                <w:rFonts w:ascii="TH SarabunPSK" w:hAnsi="TH SarabunPSK" w:cs="TH SarabunPSK" w:hint="cs"/>
                <w:sz w:val="28"/>
                <w:szCs w:val="28"/>
                <w:cs/>
              </w:rPr>
              <w:t>และ</w:t>
            </w:r>
            <w:r w:rsidRPr="00B60D70">
              <w:rPr>
                <w:rFonts w:ascii="TH SarabunPSK" w:hAnsi="TH SarabunPSK" w:cs="TH SarabunPSK" w:hint="cs"/>
                <w:sz w:val="28"/>
                <w:szCs w:val="28"/>
              </w:rPr>
              <w:t xml:space="preserve"> Coach</w:t>
            </w:r>
            <w:r w:rsidRPr="00B60D70">
              <w:rPr>
                <w:rFonts w:ascii="TH SarabunPSK" w:hAnsi="TH SarabunPSK" w:cs="TH SarabunPSK" w:hint="cs"/>
                <w:sz w:val="28"/>
                <w:szCs w:val="28"/>
                <w:cs/>
              </w:rPr>
              <w:t xml:space="preserve"> เฉพาะสาขา</w:t>
            </w:r>
          </w:p>
        </w:tc>
      </w:tr>
      <w:tr w:rsidR="00B60D70" w:rsidRPr="00B60D70" w14:paraId="006247C3" w14:textId="77777777" w:rsidTr="00461E86">
        <w:tc>
          <w:tcPr>
            <w:tcW w:w="1276" w:type="dxa"/>
          </w:tcPr>
          <w:p w14:paraId="34CE17C6" w14:textId="2E49C613" w:rsidR="00EF3F6E" w:rsidRPr="00B60D70" w:rsidRDefault="00B91175" w:rsidP="00D420AC">
            <w:pPr>
              <w:pStyle w:val="af9"/>
              <w:ind w:left="0" w:right="29"/>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EF3F6E" w:rsidRPr="00B60D70">
              <w:rPr>
                <w:rFonts w:ascii="TH SarabunPSK" w:hAnsi="TH SarabunPSK" w:cs="TH SarabunPSK" w:hint="cs"/>
                <w:sz w:val="28"/>
                <w:szCs w:val="28"/>
              </w:rPr>
              <w:t>198</w:t>
            </w:r>
          </w:p>
        </w:tc>
        <w:tc>
          <w:tcPr>
            <w:tcW w:w="3969" w:type="dxa"/>
          </w:tcPr>
          <w:p w14:paraId="6172C8A4" w14:textId="02038EE2" w:rsidR="00EF3F6E" w:rsidRPr="00B60D70" w:rsidRDefault="006C5077" w:rsidP="006C5077">
            <w:pPr>
              <w:ind w:right="29"/>
              <w:rPr>
                <w:rFonts w:ascii="TH SarabunPSK" w:hAnsi="TH SarabunPSK" w:cs="TH SarabunPSK"/>
                <w:sz w:val="28"/>
                <w:szCs w:val="28"/>
              </w:rPr>
            </w:pPr>
            <w:r w:rsidRPr="00B60D70">
              <w:rPr>
                <w:rFonts w:ascii="TH SarabunPSK" w:hAnsi="TH SarabunPSK" w:cs="TH SarabunPSK"/>
                <w:sz w:val="28"/>
                <w:szCs w:val="28"/>
                <w:cs/>
              </w:rPr>
              <w:t>การฝึกประสบการณ์วิชาชีพช่างโยธา 1</w:t>
            </w:r>
          </w:p>
        </w:tc>
        <w:tc>
          <w:tcPr>
            <w:tcW w:w="3776" w:type="dxa"/>
            <w:vMerge w:val="restart"/>
          </w:tcPr>
          <w:p w14:paraId="0B8820E2" w14:textId="3EC49B37" w:rsidR="00EF3F6E" w:rsidRPr="00B60D70" w:rsidRDefault="00EF3F6E" w:rsidP="00D420AC">
            <w:pPr>
              <w:pStyle w:val="af9"/>
              <w:ind w:left="0" w:right="29"/>
              <w:jc w:val="left"/>
              <w:rPr>
                <w:rFonts w:ascii="TH SarabunPSK" w:hAnsi="TH SarabunPSK" w:cs="TH SarabunPSK"/>
                <w:sz w:val="28"/>
                <w:szCs w:val="28"/>
                <w:cs/>
              </w:rPr>
            </w:pPr>
            <w:r w:rsidRPr="00B60D70">
              <w:rPr>
                <w:rFonts w:ascii="TH SarabunPSK" w:hAnsi="TH SarabunPSK" w:cs="TH SarabunPSK" w:hint="cs"/>
                <w:sz w:val="28"/>
                <w:szCs w:val="28"/>
                <w:cs/>
              </w:rPr>
              <w:t>ตามเกณฑ์คุรุสภาเพื่อเพิ่มประสบการณ์ทางวิชาชีพครู</w:t>
            </w:r>
          </w:p>
        </w:tc>
      </w:tr>
      <w:tr w:rsidR="00B60D70" w:rsidRPr="00B60D70" w14:paraId="5F1F5605" w14:textId="77777777" w:rsidTr="00461E86">
        <w:tc>
          <w:tcPr>
            <w:tcW w:w="1276" w:type="dxa"/>
          </w:tcPr>
          <w:p w14:paraId="11BB75D5" w14:textId="4DEA849E" w:rsidR="00EF3F6E" w:rsidRPr="00B60D70" w:rsidRDefault="00B91175" w:rsidP="00EF3F6E">
            <w:pPr>
              <w:pStyle w:val="af9"/>
              <w:ind w:left="0" w:right="29"/>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EF3F6E" w:rsidRPr="00B60D70">
              <w:rPr>
                <w:rFonts w:ascii="TH SarabunPSK" w:hAnsi="TH SarabunPSK" w:cs="TH SarabunPSK" w:hint="cs"/>
                <w:sz w:val="28"/>
                <w:szCs w:val="28"/>
              </w:rPr>
              <w:t>298</w:t>
            </w:r>
          </w:p>
        </w:tc>
        <w:tc>
          <w:tcPr>
            <w:tcW w:w="3969" w:type="dxa"/>
          </w:tcPr>
          <w:p w14:paraId="5FA43655" w14:textId="24D902A8" w:rsidR="00EF3F6E" w:rsidRPr="00B60D70" w:rsidRDefault="000257E6" w:rsidP="000257E6">
            <w:pPr>
              <w:ind w:right="29"/>
              <w:rPr>
                <w:rFonts w:ascii="TH SarabunPSK" w:hAnsi="TH SarabunPSK" w:cs="TH SarabunPSK"/>
                <w:sz w:val="28"/>
                <w:szCs w:val="28"/>
                <w:cs/>
              </w:rPr>
            </w:pPr>
            <w:r w:rsidRPr="00B60D70">
              <w:rPr>
                <w:rFonts w:ascii="TH SarabunPSK" w:hAnsi="TH SarabunPSK" w:cs="TH SarabunPSK"/>
                <w:sz w:val="28"/>
                <w:szCs w:val="28"/>
                <w:cs/>
              </w:rPr>
              <w:t>การฝึกประสบการณ์วิชาชีพช่างโยธา 2</w:t>
            </w:r>
          </w:p>
        </w:tc>
        <w:tc>
          <w:tcPr>
            <w:tcW w:w="3776" w:type="dxa"/>
            <w:vMerge/>
          </w:tcPr>
          <w:p w14:paraId="39C53F6F" w14:textId="48BFB163" w:rsidR="00EF3F6E" w:rsidRPr="00B60D70" w:rsidRDefault="00EF3F6E" w:rsidP="00EF3F6E">
            <w:pPr>
              <w:pStyle w:val="af9"/>
              <w:ind w:left="0" w:right="29"/>
              <w:jc w:val="left"/>
              <w:rPr>
                <w:rFonts w:ascii="TH SarabunPSK" w:hAnsi="TH SarabunPSK" w:cs="TH SarabunPSK"/>
                <w:sz w:val="28"/>
                <w:szCs w:val="28"/>
                <w:cs/>
              </w:rPr>
            </w:pPr>
          </w:p>
        </w:tc>
      </w:tr>
      <w:tr w:rsidR="00B60D70" w:rsidRPr="00B60D70" w14:paraId="35F64333" w14:textId="77777777" w:rsidTr="00461E86">
        <w:tc>
          <w:tcPr>
            <w:tcW w:w="1276" w:type="dxa"/>
          </w:tcPr>
          <w:p w14:paraId="4AA2D7A9" w14:textId="2FA188D8" w:rsidR="000257E6" w:rsidRPr="00B60D70" w:rsidRDefault="000257E6" w:rsidP="000257E6">
            <w:pPr>
              <w:pStyle w:val="af9"/>
              <w:ind w:left="0" w:right="29"/>
              <w:jc w:val="left"/>
              <w:rPr>
                <w:rFonts w:ascii="TH SarabunPSK" w:hAnsi="TH SarabunPSK" w:cs="TH SarabunPSK"/>
                <w:sz w:val="28"/>
                <w:szCs w:val="28"/>
              </w:rPr>
            </w:pPr>
            <w:r w:rsidRPr="00B60D70">
              <w:rPr>
                <w:rFonts w:ascii="TH SarabunPSK" w:hAnsi="TH SarabunPSK" w:cs="TH SarabunPSK" w:hint="cs"/>
                <w:sz w:val="28"/>
                <w:szCs w:val="28"/>
              </w:rPr>
              <w:t>CTE 398</w:t>
            </w:r>
          </w:p>
        </w:tc>
        <w:tc>
          <w:tcPr>
            <w:tcW w:w="3969" w:type="dxa"/>
          </w:tcPr>
          <w:p w14:paraId="64384349" w14:textId="291B234D" w:rsidR="000257E6" w:rsidRPr="00B60D70" w:rsidRDefault="000257E6" w:rsidP="000257E6">
            <w:pPr>
              <w:pStyle w:val="af9"/>
              <w:ind w:left="0" w:right="29"/>
              <w:jc w:val="left"/>
              <w:rPr>
                <w:rFonts w:ascii="TH SarabunPSK" w:hAnsi="TH SarabunPSK" w:cs="TH SarabunPSK"/>
                <w:sz w:val="28"/>
                <w:szCs w:val="28"/>
                <w:cs/>
              </w:rPr>
            </w:pPr>
            <w:r w:rsidRPr="00B60D70">
              <w:rPr>
                <w:rFonts w:ascii="TH SarabunPSK" w:hAnsi="TH SarabunPSK" w:cs="TH SarabunPSK"/>
                <w:sz w:val="28"/>
                <w:szCs w:val="28"/>
                <w:cs/>
              </w:rPr>
              <w:t xml:space="preserve">การฝึกประสบการณ์วิชาชีพช่างโยธา </w:t>
            </w:r>
            <w:r w:rsidRPr="00B60D70">
              <w:rPr>
                <w:rFonts w:ascii="TH SarabunPSK" w:hAnsi="TH SarabunPSK" w:cs="TH SarabunPSK"/>
                <w:sz w:val="28"/>
                <w:szCs w:val="28"/>
              </w:rPr>
              <w:t>3</w:t>
            </w:r>
          </w:p>
        </w:tc>
        <w:tc>
          <w:tcPr>
            <w:tcW w:w="3776" w:type="dxa"/>
            <w:vMerge/>
          </w:tcPr>
          <w:p w14:paraId="5D7A4001" w14:textId="7D04F05D" w:rsidR="000257E6" w:rsidRPr="00B60D70" w:rsidRDefault="000257E6" w:rsidP="000257E6">
            <w:pPr>
              <w:pStyle w:val="af9"/>
              <w:ind w:left="0" w:right="29"/>
              <w:jc w:val="left"/>
              <w:rPr>
                <w:rFonts w:ascii="TH SarabunPSK" w:hAnsi="TH SarabunPSK" w:cs="TH SarabunPSK"/>
                <w:sz w:val="28"/>
                <w:szCs w:val="28"/>
                <w:cs/>
              </w:rPr>
            </w:pPr>
          </w:p>
        </w:tc>
      </w:tr>
      <w:tr w:rsidR="00B60D70" w:rsidRPr="00B60D70" w14:paraId="067BD0CD" w14:textId="77777777" w:rsidTr="00461E86">
        <w:tc>
          <w:tcPr>
            <w:tcW w:w="1276" w:type="dxa"/>
          </w:tcPr>
          <w:p w14:paraId="58DD2B8F" w14:textId="4C269581" w:rsidR="000257E6" w:rsidRPr="00B60D70" w:rsidRDefault="000257E6" w:rsidP="000257E6">
            <w:pPr>
              <w:pStyle w:val="af9"/>
              <w:ind w:left="0" w:right="29"/>
              <w:jc w:val="left"/>
              <w:rPr>
                <w:rFonts w:ascii="TH SarabunPSK" w:hAnsi="TH SarabunPSK" w:cs="TH SarabunPSK"/>
                <w:sz w:val="28"/>
                <w:szCs w:val="28"/>
              </w:rPr>
            </w:pPr>
            <w:r w:rsidRPr="00B60D70">
              <w:rPr>
                <w:rFonts w:ascii="TH SarabunPSK" w:hAnsi="TH SarabunPSK" w:cs="TH SarabunPSK" w:hint="cs"/>
                <w:sz w:val="28"/>
                <w:szCs w:val="28"/>
              </w:rPr>
              <w:t>CTE 498</w:t>
            </w:r>
          </w:p>
        </w:tc>
        <w:tc>
          <w:tcPr>
            <w:tcW w:w="3969" w:type="dxa"/>
          </w:tcPr>
          <w:p w14:paraId="37DCF912" w14:textId="7B642BD0" w:rsidR="000257E6" w:rsidRPr="00B60D70" w:rsidRDefault="000257E6" w:rsidP="000257E6">
            <w:pPr>
              <w:pStyle w:val="af9"/>
              <w:ind w:left="0" w:right="29"/>
              <w:jc w:val="left"/>
              <w:rPr>
                <w:rFonts w:ascii="TH SarabunPSK" w:hAnsi="TH SarabunPSK" w:cs="TH SarabunPSK"/>
                <w:sz w:val="28"/>
                <w:szCs w:val="28"/>
              </w:rPr>
            </w:pPr>
            <w:r w:rsidRPr="00B60D70">
              <w:rPr>
                <w:rFonts w:ascii="TH SarabunPSK" w:hAnsi="TH SarabunPSK" w:cs="TH SarabunPSK"/>
                <w:sz w:val="28"/>
                <w:szCs w:val="28"/>
                <w:cs/>
              </w:rPr>
              <w:t xml:space="preserve">การฝึกประสบการณ์วิชาชีพช่างโยธา </w:t>
            </w:r>
            <w:r w:rsidRPr="00B60D70">
              <w:rPr>
                <w:rFonts w:ascii="TH SarabunPSK" w:hAnsi="TH SarabunPSK" w:cs="TH SarabunPSK"/>
                <w:sz w:val="28"/>
                <w:szCs w:val="28"/>
              </w:rPr>
              <w:t>4</w:t>
            </w:r>
          </w:p>
        </w:tc>
        <w:tc>
          <w:tcPr>
            <w:tcW w:w="3776" w:type="dxa"/>
            <w:vMerge/>
          </w:tcPr>
          <w:p w14:paraId="334C0580" w14:textId="418611FA" w:rsidR="000257E6" w:rsidRPr="00B60D70" w:rsidRDefault="000257E6" w:rsidP="000257E6">
            <w:pPr>
              <w:pStyle w:val="af9"/>
              <w:ind w:left="0" w:right="29"/>
              <w:jc w:val="left"/>
              <w:rPr>
                <w:rFonts w:ascii="TH SarabunPSK" w:hAnsi="TH SarabunPSK" w:cs="TH SarabunPSK"/>
                <w:sz w:val="28"/>
                <w:szCs w:val="28"/>
                <w:cs/>
              </w:rPr>
            </w:pPr>
          </w:p>
        </w:tc>
      </w:tr>
      <w:tr w:rsidR="00B60D70" w:rsidRPr="00B60D70" w14:paraId="66891CB9" w14:textId="77777777" w:rsidTr="00461E86">
        <w:tc>
          <w:tcPr>
            <w:tcW w:w="1276" w:type="dxa"/>
          </w:tcPr>
          <w:p w14:paraId="22E991D1" w14:textId="4CFEAD04" w:rsidR="0011094E" w:rsidRPr="00B60D70" w:rsidRDefault="00F551BD" w:rsidP="00D420AC">
            <w:pPr>
              <w:pStyle w:val="af9"/>
              <w:ind w:left="0" w:right="29"/>
              <w:jc w:val="left"/>
              <w:rPr>
                <w:rFonts w:ascii="TH SarabunPSK" w:hAnsi="TH SarabunPSK" w:cs="TH SarabunPSK"/>
                <w:sz w:val="28"/>
                <w:szCs w:val="28"/>
              </w:rPr>
            </w:pPr>
            <w:r w:rsidRPr="00B60D70">
              <w:rPr>
                <w:rFonts w:ascii="TH SarabunPSK" w:hAnsi="TH SarabunPSK" w:cs="TH SarabunPSK" w:hint="cs"/>
                <w:sz w:val="28"/>
                <w:szCs w:val="28"/>
              </w:rPr>
              <w:t xml:space="preserve">PHY </w:t>
            </w:r>
            <w:r w:rsidR="0011094E" w:rsidRPr="00B60D70">
              <w:rPr>
                <w:rFonts w:ascii="TH SarabunPSK" w:hAnsi="TH SarabunPSK" w:cs="TH SarabunPSK" w:hint="cs"/>
                <w:sz w:val="28"/>
                <w:szCs w:val="28"/>
                <w:cs/>
              </w:rPr>
              <w:t>104</w:t>
            </w:r>
            <w:r w:rsidR="00461E86" w:rsidRPr="00B60D70">
              <w:rPr>
                <w:rFonts w:ascii="TH SarabunPSK" w:hAnsi="TH SarabunPSK" w:cs="TH SarabunPSK"/>
                <w:sz w:val="28"/>
                <w:szCs w:val="28"/>
              </w:rPr>
              <w:t>11</w:t>
            </w:r>
          </w:p>
        </w:tc>
        <w:tc>
          <w:tcPr>
            <w:tcW w:w="3969" w:type="dxa"/>
          </w:tcPr>
          <w:p w14:paraId="758BC43B" w14:textId="6033D5AF" w:rsidR="0011094E" w:rsidRPr="00B60D70" w:rsidRDefault="00461E86" w:rsidP="00D420AC">
            <w:pPr>
              <w:pStyle w:val="af9"/>
              <w:ind w:left="0" w:right="29"/>
              <w:jc w:val="left"/>
              <w:rPr>
                <w:rFonts w:ascii="TH SarabunPSK" w:hAnsi="TH SarabunPSK" w:cs="TH SarabunPSK"/>
                <w:sz w:val="28"/>
                <w:szCs w:val="28"/>
                <w:cs/>
              </w:rPr>
            </w:pPr>
            <w:r w:rsidRPr="00B60D70">
              <w:rPr>
                <w:rFonts w:ascii="TH SarabunPSK" w:hAnsi="TH SarabunPSK" w:cs="TH SarabunPSK"/>
                <w:sz w:val="28"/>
                <w:szCs w:val="28"/>
                <w:cs/>
              </w:rPr>
              <w:t>ไฟฟ้าและแม่เหล็ก</w:t>
            </w:r>
          </w:p>
        </w:tc>
        <w:tc>
          <w:tcPr>
            <w:tcW w:w="3776" w:type="dxa"/>
            <w:vMerge w:val="restart"/>
          </w:tcPr>
          <w:p w14:paraId="0DF40C50" w14:textId="12B79014" w:rsidR="0011094E" w:rsidRPr="00B60D70" w:rsidRDefault="0011094E" w:rsidP="00D420AC">
            <w:pPr>
              <w:pStyle w:val="af9"/>
              <w:ind w:left="0" w:right="29"/>
              <w:jc w:val="left"/>
              <w:rPr>
                <w:rFonts w:ascii="TH SarabunPSK" w:hAnsi="TH SarabunPSK" w:cs="TH SarabunPSK"/>
                <w:sz w:val="28"/>
                <w:szCs w:val="28"/>
                <w:cs/>
              </w:rPr>
            </w:pPr>
            <w:r w:rsidRPr="00B60D70">
              <w:rPr>
                <w:rFonts w:ascii="TH SarabunPSK" w:hAnsi="TH SarabunPSK" w:cs="TH SarabunPSK" w:hint="cs"/>
                <w:sz w:val="28"/>
                <w:szCs w:val="28"/>
                <w:cs/>
              </w:rPr>
              <w:t>เพิ่มเติมตามหลักเกณฑ์การรับรองปริญญาของสภาวิศวกร</w:t>
            </w:r>
          </w:p>
        </w:tc>
      </w:tr>
      <w:tr w:rsidR="00B60D70" w:rsidRPr="00B60D70" w14:paraId="5838C910" w14:textId="77777777" w:rsidTr="00461E86">
        <w:tc>
          <w:tcPr>
            <w:tcW w:w="1276" w:type="dxa"/>
          </w:tcPr>
          <w:p w14:paraId="351FBFDF" w14:textId="406A4D9A" w:rsidR="0011094E" w:rsidRPr="00B60D70" w:rsidRDefault="00461E86" w:rsidP="00D420AC">
            <w:pPr>
              <w:pStyle w:val="af9"/>
              <w:ind w:left="0" w:right="29"/>
              <w:jc w:val="left"/>
              <w:rPr>
                <w:rFonts w:ascii="TH SarabunPSK" w:hAnsi="TH SarabunPSK" w:cs="TH SarabunPSK"/>
                <w:sz w:val="28"/>
                <w:szCs w:val="28"/>
              </w:rPr>
            </w:pPr>
            <w:r w:rsidRPr="00B60D70">
              <w:rPr>
                <w:rFonts w:ascii="TH SarabunPSK" w:hAnsi="TH SarabunPSK" w:cs="TH SarabunPSK" w:hint="cs"/>
                <w:sz w:val="28"/>
                <w:szCs w:val="28"/>
              </w:rPr>
              <w:t xml:space="preserve">PHY </w:t>
            </w:r>
            <w:r w:rsidRPr="00B60D70">
              <w:rPr>
                <w:rFonts w:ascii="TH SarabunPSK" w:hAnsi="TH SarabunPSK" w:cs="TH SarabunPSK" w:hint="cs"/>
                <w:sz w:val="28"/>
                <w:szCs w:val="28"/>
                <w:cs/>
              </w:rPr>
              <w:t>104</w:t>
            </w:r>
            <w:r w:rsidRPr="00B60D70">
              <w:rPr>
                <w:rFonts w:ascii="TH SarabunPSK" w:hAnsi="TH SarabunPSK" w:cs="TH SarabunPSK"/>
                <w:sz w:val="28"/>
                <w:szCs w:val="28"/>
              </w:rPr>
              <w:t>12</w:t>
            </w:r>
          </w:p>
        </w:tc>
        <w:tc>
          <w:tcPr>
            <w:tcW w:w="3969" w:type="dxa"/>
          </w:tcPr>
          <w:p w14:paraId="1E109F9C" w14:textId="3727A889" w:rsidR="0011094E" w:rsidRPr="00B60D70" w:rsidRDefault="00461E86" w:rsidP="00D420AC">
            <w:pPr>
              <w:pStyle w:val="af9"/>
              <w:ind w:left="0" w:right="29"/>
              <w:jc w:val="left"/>
              <w:rPr>
                <w:rFonts w:ascii="TH SarabunPSK" w:hAnsi="TH SarabunPSK" w:cs="TH SarabunPSK"/>
                <w:sz w:val="28"/>
                <w:szCs w:val="28"/>
                <w:cs/>
              </w:rPr>
            </w:pPr>
            <w:r w:rsidRPr="00B60D70">
              <w:rPr>
                <w:rFonts w:ascii="TH SarabunPSK" w:hAnsi="TH SarabunPSK" w:cs="TH SarabunPSK"/>
                <w:sz w:val="28"/>
                <w:szCs w:val="28"/>
                <w:cs/>
              </w:rPr>
              <w:t>วงจรไฟฟ้า</w:t>
            </w:r>
          </w:p>
        </w:tc>
        <w:tc>
          <w:tcPr>
            <w:tcW w:w="3776" w:type="dxa"/>
            <w:vMerge/>
          </w:tcPr>
          <w:p w14:paraId="7EC7F617" w14:textId="7F44C09F" w:rsidR="0011094E" w:rsidRPr="00B60D70" w:rsidRDefault="0011094E" w:rsidP="00D420AC">
            <w:pPr>
              <w:pStyle w:val="af9"/>
              <w:ind w:left="0" w:right="29"/>
              <w:jc w:val="left"/>
              <w:rPr>
                <w:rFonts w:ascii="TH SarabunPSK" w:hAnsi="TH SarabunPSK" w:cs="TH SarabunPSK"/>
                <w:sz w:val="28"/>
                <w:szCs w:val="28"/>
                <w:cs/>
              </w:rPr>
            </w:pPr>
          </w:p>
        </w:tc>
      </w:tr>
      <w:tr w:rsidR="00B60D70" w:rsidRPr="00B60D70" w14:paraId="0C5426AD" w14:textId="77777777" w:rsidTr="00461E86">
        <w:tc>
          <w:tcPr>
            <w:tcW w:w="1276" w:type="dxa"/>
          </w:tcPr>
          <w:p w14:paraId="444ACAB8" w14:textId="1BBB6938" w:rsidR="00461E86" w:rsidRPr="00B60D70" w:rsidRDefault="00461E86" w:rsidP="00D420AC">
            <w:pPr>
              <w:pStyle w:val="af9"/>
              <w:ind w:left="0" w:right="29"/>
              <w:jc w:val="left"/>
              <w:rPr>
                <w:rFonts w:ascii="TH SarabunPSK" w:hAnsi="TH SarabunPSK" w:cs="TH SarabunPSK"/>
                <w:sz w:val="28"/>
                <w:szCs w:val="28"/>
              </w:rPr>
            </w:pPr>
            <w:r w:rsidRPr="00B60D70">
              <w:rPr>
                <w:rFonts w:ascii="TH SarabunPSK" w:hAnsi="TH SarabunPSK" w:cs="TH SarabunPSK" w:hint="cs"/>
                <w:sz w:val="28"/>
                <w:szCs w:val="28"/>
              </w:rPr>
              <w:t>PHY 10413</w:t>
            </w:r>
          </w:p>
        </w:tc>
        <w:tc>
          <w:tcPr>
            <w:tcW w:w="3969" w:type="dxa"/>
          </w:tcPr>
          <w:p w14:paraId="044FD5F4" w14:textId="5BF80F86" w:rsidR="00461E86" w:rsidRPr="00B60D70" w:rsidRDefault="00461E86" w:rsidP="00D420AC">
            <w:pPr>
              <w:pStyle w:val="af9"/>
              <w:ind w:left="0" w:right="29"/>
              <w:jc w:val="left"/>
              <w:rPr>
                <w:rFonts w:ascii="TH SarabunPSK" w:hAnsi="TH SarabunPSK" w:cs="TH SarabunPSK"/>
                <w:sz w:val="28"/>
                <w:szCs w:val="28"/>
                <w:cs/>
              </w:rPr>
            </w:pPr>
            <w:r w:rsidRPr="00B60D70">
              <w:rPr>
                <w:rFonts w:ascii="TH SarabunPSK" w:hAnsi="TH SarabunPSK" w:cs="TH SarabunPSK"/>
                <w:sz w:val="28"/>
                <w:szCs w:val="28"/>
                <w:cs/>
              </w:rPr>
              <w:t>ทัศนศาสตร์และฟิสิกส์ยุคใหม่</w:t>
            </w:r>
          </w:p>
        </w:tc>
        <w:tc>
          <w:tcPr>
            <w:tcW w:w="3776" w:type="dxa"/>
            <w:vMerge/>
          </w:tcPr>
          <w:p w14:paraId="05CFB4B5" w14:textId="77777777" w:rsidR="00461E86" w:rsidRPr="00B60D70" w:rsidRDefault="00461E86" w:rsidP="00D420AC">
            <w:pPr>
              <w:pStyle w:val="af9"/>
              <w:ind w:left="0" w:right="29"/>
              <w:jc w:val="left"/>
              <w:rPr>
                <w:rFonts w:ascii="TH SarabunPSK" w:hAnsi="TH SarabunPSK" w:cs="TH SarabunPSK"/>
                <w:sz w:val="28"/>
                <w:szCs w:val="28"/>
                <w:cs/>
              </w:rPr>
            </w:pPr>
          </w:p>
        </w:tc>
      </w:tr>
      <w:tr w:rsidR="00B60D70" w:rsidRPr="00B60D70" w14:paraId="30784BC0" w14:textId="77777777" w:rsidTr="00461E86">
        <w:tc>
          <w:tcPr>
            <w:tcW w:w="1276" w:type="dxa"/>
          </w:tcPr>
          <w:p w14:paraId="15865CA2" w14:textId="326EE70C" w:rsidR="0011094E" w:rsidRPr="00B60D70" w:rsidRDefault="00F551BD" w:rsidP="00D420AC">
            <w:pPr>
              <w:pStyle w:val="af9"/>
              <w:ind w:left="0" w:right="29"/>
              <w:jc w:val="left"/>
              <w:rPr>
                <w:rFonts w:ascii="TH SarabunPSK" w:hAnsi="TH SarabunPSK" w:cs="TH SarabunPSK"/>
                <w:sz w:val="28"/>
                <w:szCs w:val="28"/>
              </w:rPr>
            </w:pPr>
            <w:r w:rsidRPr="00B60D70">
              <w:rPr>
                <w:rFonts w:ascii="TH SarabunPSK" w:hAnsi="TH SarabunPSK" w:cs="TH SarabunPSK" w:hint="cs"/>
                <w:sz w:val="28"/>
                <w:szCs w:val="28"/>
              </w:rPr>
              <w:t xml:space="preserve">MTH </w:t>
            </w:r>
            <w:r w:rsidR="0011094E" w:rsidRPr="00B60D70">
              <w:rPr>
                <w:rFonts w:ascii="TH SarabunPSK" w:hAnsi="TH SarabunPSK" w:cs="TH SarabunPSK" w:hint="cs"/>
                <w:sz w:val="28"/>
                <w:szCs w:val="28"/>
                <w:cs/>
              </w:rPr>
              <w:t>201</w:t>
            </w:r>
            <w:r w:rsidR="00C6438E" w:rsidRPr="00B60D70">
              <w:rPr>
                <w:rFonts w:ascii="TH SarabunPSK" w:hAnsi="TH SarabunPSK" w:cs="TH SarabunPSK"/>
                <w:sz w:val="28"/>
                <w:szCs w:val="28"/>
              </w:rPr>
              <w:t>01</w:t>
            </w:r>
          </w:p>
        </w:tc>
        <w:tc>
          <w:tcPr>
            <w:tcW w:w="3969" w:type="dxa"/>
          </w:tcPr>
          <w:p w14:paraId="5E9C62F4" w14:textId="34B1F804" w:rsidR="0011094E" w:rsidRPr="00B60D70" w:rsidRDefault="00DC7B0D" w:rsidP="00D420AC">
            <w:pPr>
              <w:pStyle w:val="af9"/>
              <w:ind w:left="0" w:right="29"/>
              <w:jc w:val="left"/>
              <w:rPr>
                <w:rFonts w:ascii="TH SarabunPSK" w:hAnsi="TH SarabunPSK" w:cs="TH SarabunPSK"/>
                <w:sz w:val="28"/>
                <w:szCs w:val="28"/>
                <w:cs/>
              </w:rPr>
            </w:pPr>
            <w:r w:rsidRPr="00B60D70">
              <w:rPr>
                <w:rFonts w:ascii="TH SarabunPSK" w:hAnsi="TH SarabunPSK" w:cs="TH SarabunPSK"/>
                <w:sz w:val="28"/>
                <w:szCs w:val="28"/>
                <w:cs/>
              </w:rPr>
              <w:t>แคลคูลัสเชิงเวกเตอร์ (</w:t>
            </w:r>
            <w:r w:rsidRPr="00B60D70">
              <w:rPr>
                <w:rFonts w:ascii="TH SarabunPSK" w:hAnsi="TH SarabunPSK" w:cs="TH SarabunPSK"/>
                <w:sz w:val="28"/>
                <w:szCs w:val="28"/>
              </w:rPr>
              <w:t>Vector Calculus)</w:t>
            </w:r>
          </w:p>
        </w:tc>
        <w:tc>
          <w:tcPr>
            <w:tcW w:w="3776" w:type="dxa"/>
            <w:vMerge/>
          </w:tcPr>
          <w:p w14:paraId="308D1C02" w14:textId="66783F2C" w:rsidR="0011094E" w:rsidRPr="00B60D70" w:rsidRDefault="0011094E" w:rsidP="00D420AC">
            <w:pPr>
              <w:pStyle w:val="af9"/>
              <w:ind w:left="0" w:right="29"/>
              <w:jc w:val="left"/>
              <w:rPr>
                <w:rFonts w:ascii="TH SarabunPSK" w:hAnsi="TH SarabunPSK" w:cs="TH SarabunPSK"/>
                <w:sz w:val="28"/>
                <w:szCs w:val="28"/>
                <w:cs/>
              </w:rPr>
            </w:pPr>
          </w:p>
        </w:tc>
      </w:tr>
      <w:tr w:rsidR="00B60D70" w:rsidRPr="00B60D70" w14:paraId="42EEBA44" w14:textId="77777777" w:rsidTr="00461E86">
        <w:tc>
          <w:tcPr>
            <w:tcW w:w="1276" w:type="dxa"/>
          </w:tcPr>
          <w:p w14:paraId="7432C765" w14:textId="7DA0DC51" w:rsidR="00DC7B0D" w:rsidRPr="00B60D70" w:rsidRDefault="00DC7B0D" w:rsidP="00D420AC">
            <w:pPr>
              <w:pStyle w:val="af9"/>
              <w:ind w:left="0" w:right="29"/>
              <w:jc w:val="left"/>
              <w:rPr>
                <w:rFonts w:ascii="TH SarabunPSK" w:hAnsi="TH SarabunPSK" w:cs="TH SarabunPSK"/>
                <w:sz w:val="28"/>
                <w:szCs w:val="28"/>
              </w:rPr>
            </w:pPr>
            <w:r w:rsidRPr="00B60D70">
              <w:rPr>
                <w:rFonts w:ascii="TH SarabunPSK" w:hAnsi="TH SarabunPSK" w:cs="TH SarabunPSK"/>
                <w:sz w:val="28"/>
                <w:szCs w:val="28"/>
              </w:rPr>
              <w:t>MTH 20102</w:t>
            </w:r>
          </w:p>
        </w:tc>
        <w:tc>
          <w:tcPr>
            <w:tcW w:w="3969" w:type="dxa"/>
          </w:tcPr>
          <w:p w14:paraId="5B185970" w14:textId="659F3672" w:rsidR="00DC7B0D" w:rsidRPr="00B60D70" w:rsidRDefault="00DC7B0D" w:rsidP="00D420AC">
            <w:pPr>
              <w:pStyle w:val="af9"/>
              <w:ind w:left="0" w:right="29"/>
              <w:jc w:val="left"/>
              <w:rPr>
                <w:rFonts w:ascii="TH SarabunPSK" w:hAnsi="TH SarabunPSK" w:cs="TH SarabunPSK"/>
                <w:sz w:val="28"/>
                <w:szCs w:val="28"/>
                <w:cs/>
              </w:rPr>
            </w:pPr>
            <w:r w:rsidRPr="00B60D70">
              <w:rPr>
                <w:rFonts w:ascii="TH SarabunPSK" w:hAnsi="TH SarabunPSK" w:cs="TH SarabunPSK"/>
                <w:sz w:val="28"/>
                <w:szCs w:val="28"/>
                <w:cs/>
              </w:rPr>
              <w:t>สมการเชิงอนุพันธ์เบื้องต้นและการแปลงลาปลาซ</w:t>
            </w:r>
          </w:p>
        </w:tc>
        <w:tc>
          <w:tcPr>
            <w:tcW w:w="3776" w:type="dxa"/>
            <w:vMerge/>
          </w:tcPr>
          <w:p w14:paraId="502BFF52" w14:textId="77777777" w:rsidR="00DC7B0D" w:rsidRPr="00B60D70" w:rsidRDefault="00DC7B0D" w:rsidP="00D420AC">
            <w:pPr>
              <w:pStyle w:val="af9"/>
              <w:ind w:left="0" w:right="29"/>
              <w:jc w:val="left"/>
              <w:rPr>
                <w:rFonts w:ascii="TH SarabunPSK" w:hAnsi="TH SarabunPSK" w:cs="TH SarabunPSK"/>
                <w:sz w:val="28"/>
                <w:szCs w:val="28"/>
                <w:cs/>
              </w:rPr>
            </w:pPr>
          </w:p>
        </w:tc>
      </w:tr>
      <w:tr w:rsidR="00B60D70" w:rsidRPr="00B60D70" w14:paraId="733B7F92" w14:textId="77777777" w:rsidTr="00461E86">
        <w:tc>
          <w:tcPr>
            <w:tcW w:w="1276" w:type="dxa"/>
          </w:tcPr>
          <w:p w14:paraId="11FEC21F" w14:textId="30B8BE61" w:rsidR="0011094E" w:rsidRPr="00B60D70" w:rsidRDefault="00B91175" w:rsidP="00D420AC">
            <w:pPr>
              <w:pStyle w:val="af9"/>
              <w:ind w:left="0" w:right="29"/>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11094E" w:rsidRPr="00B60D70">
              <w:rPr>
                <w:rFonts w:ascii="TH SarabunPSK" w:hAnsi="TH SarabunPSK" w:cs="TH SarabunPSK" w:hint="cs"/>
                <w:sz w:val="28"/>
                <w:szCs w:val="28"/>
                <w:cs/>
              </w:rPr>
              <w:t>113</w:t>
            </w:r>
          </w:p>
        </w:tc>
        <w:tc>
          <w:tcPr>
            <w:tcW w:w="3969" w:type="dxa"/>
          </w:tcPr>
          <w:p w14:paraId="7569C9AB" w14:textId="798EDD26" w:rsidR="0011094E" w:rsidRPr="00B60D70" w:rsidRDefault="0011094E" w:rsidP="00D420AC">
            <w:pPr>
              <w:pStyle w:val="af9"/>
              <w:ind w:left="0" w:right="29"/>
              <w:jc w:val="left"/>
              <w:rPr>
                <w:rFonts w:ascii="TH SarabunPSK" w:hAnsi="TH SarabunPSK" w:cs="TH SarabunPSK"/>
                <w:sz w:val="28"/>
                <w:szCs w:val="28"/>
                <w:cs/>
              </w:rPr>
            </w:pPr>
            <w:r w:rsidRPr="00B60D70">
              <w:rPr>
                <w:rFonts w:ascii="TH SarabunPSK" w:hAnsi="TH SarabunPSK" w:cs="TH SarabunPSK" w:hint="cs"/>
                <w:sz w:val="28"/>
                <w:szCs w:val="28"/>
                <w:cs/>
              </w:rPr>
              <w:t>สถิติสำหรับวิศวกรรมโยธา</w:t>
            </w:r>
          </w:p>
        </w:tc>
        <w:tc>
          <w:tcPr>
            <w:tcW w:w="3776" w:type="dxa"/>
            <w:vMerge/>
          </w:tcPr>
          <w:p w14:paraId="766A9DFA" w14:textId="3CFE1506" w:rsidR="0011094E" w:rsidRPr="00B60D70" w:rsidRDefault="0011094E" w:rsidP="00D420AC">
            <w:pPr>
              <w:pStyle w:val="af9"/>
              <w:ind w:left="0" w:right="29"/>
              <w:jc w:val="left"/>
              <w:rPr>
                <w:rFonts w:ascii="TH SarabunPSK" w:hAnsi="TH SarabunPSK" w:cs="TH SarabunPSK"/>
                <w:sz w:val="28"/>
                <w:szCs w:val="28"/>
                <w:cs/>
              </w:rPr>
            </w:pPr>
          </w:p>
        </w:tc>
      </w:tr>
      <w:tr w:rsidR="00B60D70" w:rsidRPr="00B60D70" w14:paraId="7FAB8799" w14:textId="77777777" w:rsidTr="00461E86">
        <w:tc>
          <w:tcPr>
            <w:tcW w:w="1276" w:type="dxa"/>
          </w:tcPr>
          <w:p w14:paraId="79F26D6C" w14:textId="6A250BA9" w:rsidR="0011094E" w:rsidRPr="00B60D70" w:rsidRDefault="00B91175" w:rsidP="00D420AC">
            <w:pPr>
              <w:pStyle w:val="af9"/>
              <w:ind w:left="0" w:right="29"/>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11094E" w:rsidRPr="00B60D70">
              <w:rPr>
                <w:rFonts w:ascii="TH SarabunPSK" w:hAnsi="TH SarabunPSK" w:cs="TH SarabunPSK" w:hint="cs"/>
                <w:sz w:val="28"/>
                <w:szCs w:val="28"/>
                <w:cs/>
              </w:rPr>
              <w:t>123</w:t>
            </w:r>
          </w:p>
        </w:tc>
        <w:tc>
          <w:tcPr>
            <w:tcW w:w="3969" w:type="dxa"/>
          </w:tcPr>
          <w:p w14:paraId="645CCA75" w14:textId="0D301041" w:rsidR="0011094E" w:rsidRPr="00B60D70" w:rsidRDefault="0011094E" w:rsidP="00D420AC">
            <w:pPr>
              <w:pStyle w:val="af9"/>
              <w:ind w:left="0" w:right="29"/>
              <w:jc w:val="left"/>
              <w:rPr>
                <w:rFonts w:ascii="TH SarabunPSK" w:hAnsi="TH SarabunPSK" w:cs="TH SarabunPSK"/>
                <w:sz w:val="28"/>
                <w:szCs w:val="28"/>
                <w:cs/>
              </w:rPr>
            </w:pPr>
            <w:r w:rsidRPr="00B60D70">
              <w:rPr>
                <w:rFonts w:ascii="TH SarabunPSK" w:hAnsi="TH SarabunPSK" w:cs="TH SarabunPSK" w:hint="cs"/>
                <w:sz w:val="28"/>
                <w:szCs w:val="28"/>
                <w:cs/>
              </w:rPr>
              <w:t>วัสดุวิศวกรรม</w:t>
            </w:r>
          </w:p>
        </w:tc>
        <w:tc>
          <w:tcPr>
            <w:tcW w:w="3776" w:type="dxa"/>
            <w:vMerge/>
          </w:tcPr>
          <w:p w14:paraId="56CFDF04" w14:textId="77777777" w:rsidR="0011094E" w:rsidRPr="00B60D70" w:rsidRDefault="0011094E" w:rsidP="00D420AC">
            <w:pPr>
              <w:pStyle w:val="af9"/>
              <w:ind w:left="0" w:right="29"/>
              <w:jc w:val="left"/>
              <w:rPr>
                <w:rFonts w:ascii="TH SarabunPSK" w:hAnsi="TH SarabunPSK" w:cs="TH SarabunPSK"/>
                <w:sz w:val="28"/>
                <w:szCs w:val="28"/>
                <w:cs/>
              </w:rPr>
            </w:pPr>
          </w:p>
        </w:tc>
      </w:tr>
      <w:tr w:rsidR="00B60D70" w:rsidRPr="00B60D70" w14:paraId="6F2E2A11" w14:textId="77777777" w:rsidTr="00461E86">
        <w:tc>
          <w:tcPr>
            <w:tcW w:w="1276" w:type="dxa"/>
          </w:tcPr>
          <w:p w14:paraId="3833AEEE" w14:textId="0DCA46EE" w:rsidR="0011094E" w:rsidRPr="00B60D70" w:rsidRDefault="00B91175" w:rsidP="00D420AC">
            <w:pPr>
              <w:pStyle w:val="af9"/>
              <w:ind w:left="0" w:right="29"/>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11094E" w:rsidRPr="00B60D70">
              <w:rPr>
                <w:rFonts w:ascii="TH SarabunPSK" w:hAnsi="TH SarabunPSK" w:cs="TH SarabunPSK" w:hint="cs"/>
                <w:sz w:val="28"/>
                <w:szCs w:val="28"/>
                <w:cs/>
              </w:rPr>
              <w:t>261</w:t>
            </w:r>
          </w:p>
        </w:tc>
        <w:tc>
          <w:tcPr>
            <w:tcW w:w="3969" w:type="dxa"/>
          </w:tcPr>
          <w:p w14:paraId="31CAA5EC" w14:textId="227ABBB4" w:rsidR="0011094E" w:rsidRPr="00B60D70" w:rsidRDefault="0011094E" w:rsidP="00D420AC">
            <w:pPr>
              <w:pStyle w:val="af9"/>
              <w:ind w:left="0" w:right="29"/>
              <w:jc w:val="left"/>
              <w:rPr>
                <w:rFonts w:ascii="TH SarabunPSK" w:hAnsi="TH SarabunPSK" w:cs="TH SarabunPSK"/>
                <w:sz w:val="28"/>
                <w:szCs w:val="28"/>
                <w:cs/>
              </w:rPr>
            </w:pPr>
            <w:r w:rsidRPr="00B60D70">
              <w:rPr>
                <w:rFonts w:ascii="TH SarabunPSK" w:hAnsi="TH SarabunPSK" w:cs="TH SarabunPSK" w:hint="cs"/>
                <w:sz w:val="28"/>
                <w:szCs w:val="28"/>
                <w:cs/>
              </w:rPr>
              <w:t>การเขียนโปรแกรมคอมพิวเตอร์สำหรับวิศวกรรมโยธา</w:t>
            </w:r>
          </w:p>
        </w:tc>
        <w:tc>
          <w:tcPr>
            <w:tcW w:w="3776" w:type="dxa"/>
            <w:vMerge/>
          </w:tcPr>
          <w:p w14:paraId="464C10D2" w14:textId="77777777" w:rsidR="0011094E" w:rsidRPr="00B60D70" w:rsidRDefault="0011094E" w:rsidP="00D420AC">
            <w:pPr>
              <w:pStyle w:val="af9"/>
              <w:ind w:left="0" w:right="29"/>
              <w:jc w:val="left"/>
              <w:rPr>
                <w:rFonts w:ascii="TH SarabunPSK" w:hAnsi="TH SarabunPSK" w:cs="TH SarabunPSK"/>
                <w:sz w:val="28"/>
                <w:szCs w:val="28"/>
                <w:cs/>
              </w:rPr>
            </w:pPr>
          </w:p>
        </w:tc>
      </w:tr>
      <w:tr w:rsidR="00B60D70" w:rsidRPr="00B60D70" w14:paraId="29D7635E" w14:textId="77777777" w:rsidTr="00461E86">
        <w:tc>
          <w:tcPr>
            <w:tcW w:w="1276" w:type="dxa"/>
          </w:tcPr>
          <w:p w14:paraId="1FF29FE8" w14:textId="0D60043E" w:rsidR="0011094E" w:rsidRPr="00B60D70" w:rsidRDefault="00B91175" w:rsidP="00D420AC">
            <w:pPr>
              <w:pStyle w:val="af9"/>
              <w:ind w:left="0" w:right="29"/>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11094E" w:rsidRPr="00B60D70">
              <w:rPr>
                <w:rFonts w:ascii="TH SarabunPSK" w:hAnsi="TH SarabunPSK" w:cs="TH SarabunPSK" w:hint="cs"/>
                <w:sz w:val="28"/>
                <w:szCs w:val="28"/>
                <w:cs/>
              </w:rPr>
              <w:t>225</w:t>
            </w:r>
          </w:p>
        </w:tc>
        <w:tc>
          <w:tcPr>
            <w:tcW w:w="3969" w:type="dxa"/>
          </w:tcPr>
          <w:p w14:paraId="39ED3D61" w14:textId="48FE836C" w:rsidR="0011094E" w:rsidRPr="00B60D70" w:rsidRDefault="0011094E" w:rsidP="00D420AC">
            <w:pPr>
              <w:pStyle w:val="af9"/>
              <w:ind w:left="0" w:right="29"/>
              <w:jc w:val="left"/>
              <w:rPr>
                <w:rFonts w:ascii="TH SarabunPSK" w:hAnsi="TH SarabunPSK" w:cs="TH SarabunPSK"/>
                <w:sz w:val="28"/>
                <w:szCs w:val="28"/>
                <w:cs/>
              </w:rPr>
            </w:pPr>
            <w:r w:rsidRPr="00B60D70">
              <w:rPr>
                <w:rFonts w:ascii="TH SarabunPSK" w:hAnsi="TH SarabunPSK" w:cs="TH SarabunPSK" w:hint="cs"/>
                <w:sz w:val="28"/>
                <w:szCs w:val="28"/>
                <w:cs/>
              </w:rPr>
              <w:t>การฝึกภาคสนามวิชาสำรวจ</w:t>
            </w:r>
          </w:p>
        </w:tc>
        <w:tc>
          <w:tcPr>
            <w:tcW w:w="3776" w:type="dxa"/>
            <w:vMerge/>
          </w:tcPr>
          <w:p w14:paraId="5D58919F" w14:textId="77777777" w:rsidR="0011094E" w:rsidRPr="00B60D70" w:rsidRDefault="0011094E" w:rsidP="00D420AC">
            <w:pPr>
              <w:pStyle w:val="af9"/>
              <w:ind w:left="0" w:right="29"/>
              <w:jc w:val="left"/>
              <w:rPr>
                <w:rFonts w:ascii="TH SarabunPSK" w:hAnsi="TH SarabunPSK" w:cs="TH SarabunPSK"/>
                <w:sz w:val="28"/>
                <w:szCs w:val="28"/>
                <w:cs/>
              </w:rPr>
            </w:pPr>
          </w:p>
        </w:tc>
      </w:tr>
      <w:tr w:rsidR="00B60D70" w:rsidRPr="00B60D70" w14:paraId="02BA2A0C" w14:textId="77777777" w:rsidTr="00461E86">
        <w:tc>
          <w:tcPr>
            <w:tcW w:w="1276" w:type="dxa"/>
          </w:tcPr>
          <w:p w14:paraId="065BAA9A" w14:textId="14F87CF8" w:rsidR="0011094E" w:rsidRPr="00B60D70" w:rsidRDefault="00B91175" w:rsidP="00D420AC">
            <w:pPr>
              <w:pStyle w:val="af9"/>
              <w:ind w:left="0" w:right="29"/>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11094E" w:rsidRPr="00B60D70">
              <w:rPr>
                <w:rFonts w:ascii="TH SarabunPSK" w:hAnsi="TH SarabunPSK" w:cs="TH SarabunPSK" w:hint="cs"/>
                <w:sz w:val="28"/>
                <w:szCs w:val="28"/>
                <w:cs/>
              </w:rPr>
              <w:t>112</w:t>
            </w:r>
          </w:p>
        </w:tc>
        <w:tc>
          <w:tcPr>
            <w:tcW w:w="3969" w:type="dxa"/>
          </w:tcPr>
          <w:p w14:paraId="05AC81A2" w14:textId="15F0AE7E" w:rsidR="0011094E" w:rsidRPr="00B60D70" w:rsidRDefault="0011094E" w:rsidP="00D420AC">
            <w:pPr>
              <w:pStyle w:val="af9"/>
              <w:ind w:left="0" w:right="29"/>
              <w:jc w:val="left"/>
              <w:rPr>
                <w:rFonts w:ascii="TH SarabunPSK" w:hAnsi="TH SarabunPSK" w:cs="TH SarabunPSK"/>
                <w:sz w:val="28"/>
                <w:szCs w:val="28"/>
                <w:cs/>
              </w:rPr>
            </w:pPr>
            <w:r w:rsidRPr="00B60D70">
              <w:rPr>
                <w:rFonts w:ascii="TH SarabunPSK" w:hAnsi="TH SarabunPSK" w:cs="TH SarabunPSK" w:hint="cs"/>
                <w:sz w:val="28"/>
                <w:szCs w:val="28"/>
                <w:cs/>
              </w:rPr>
              <w:t>คณิตศาสตร์ประยุกต์สำหรับวิศวกรรมโยธา</w:t>
            </w:r>
          </w:p>
        </w:tc>
        <w:tc>
          <w:tcPr>
            <w:tcW w:w="3776" w:type="dxa"/>
            <w:vMerge/>
          </w:tcPr>
          <w:p w14:paraId="45F5D35B" w14:textId="77777777" w:rsidR="0011094E" w:rsidRPr="00B60D70" w:rsidRDefault="0011094E" w:rsidP="00D420AC">
            <w:pPr>
              <w:pStyle w:val="af9"/>
              <w:ind w:left="0" w:right="29"/>
              <w:jc w:val="left"/>
              <w:rPr>
                <w:rFonts w:ascii="TH SarabunPSK" w:hAnsi="TH SarabunPSK" w:cs="TH SarabunPSK"/>
                <w:sz w:val="28"/>
                <w:szCs w:val="28"/>
                <w:cs/>
              </w:rPr>
            </w:pPr>
          </w:p>
        </w:tc>
      </w:tr>
      <w:tr w:rsidR="00B60D70" w:rsidRPr="00B60D70" w14:paraId="4E7D1374" w14:textId="77777777" w:rsidTr="00461E86">
        <w:tc>
          <w:tcPr>
            <w:tcW w:w="1276" w:type="dxa"/>
          </w:tcPr>
          <w:p w14:paraId="61749C19" w14:textId="520F5392" w:rsidR="0011094E" w:rsidRPr="00B60D70" w:rsidRDefault="00B91175" w:rsidP="00D420AC">
            <w:pPr>
              <w:pStyle w:val="af9"/>
              <w:ind w:left="0" w:right="29"/>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11094E" w:rsidRPr="00B60D70">
              <w:rPr>
                <w:rFonts w:ascii="TH SarabunPSK" w:hAnsi="TH SarabunPSK" w:cs="TH SarabunPSK" w:hint="cs"/>
                <w:sz w:val="28"/>
                <w:szCs w:val="28"/>
                <w:cs/>
              </w:rPr>
              <w:t>316</w:t>
            </w:r>
          </w:p>
        </w:tc>
        <w:tc>
          <w:tcPr>
            <w:tcW w:w="3969" w:type="dxa"/>
          </w:tcPr>
          <w:p w14:paraId="51956391" w14:textId="1B82AC6C" w:rsidR="0011094E" w:rsidRPr="00B60D70" w:rsidRDefault="0011094E" w:rsidP="00D420AC">
            <w:pPr>
              <w:pStyle w:val="af9"/>
              <w:ind w:left="0" w:right="29"/>
              <w:jc w:val="left"/>
              <w:rPr>
                <w:rFonts w:ascii="TH SarabunPSK" w:hAnsi="TH SarabunPSK" w:cs="TH SarabunPSK"/>
                <w:sz w:val="28"/>
                <w:szCs w:val="28"/>
                <w:cs/>
              </w:rPr>
            </w:pPr>
            <w:r w:rsidRPr="00B60D70">
              <w:rPr>
                <w:rFonts w:ascii="TH SarabunPSK" w:hAnsi="TH SarabunPSK" w:cs="TH SarabunPSK" w:hint="cs"/>
                <w:sz w:val="28"/>
                <w:szCs w:val="28"/>
                <w:cs/>
              </w:rPr>
              <w:t>การวิเคราะห์โครงสร้าง 2</w:t>
            </w:r>
          </w:p>
        </w:tc>
        <w:tc>
          <w:tcPr>
            <w:tcW w:w="3776" w:type="dxa"/>
            <w:vMerge/>
          </w:tcPr>
          <w:p w14:paraId="6B198E82" w14:textId="77777777" w:rsidR="0011094E" w:rsidRPr="00B60D70" w:rsidRDefault="0011094E" w:rsidP="00D420AC">
            <w:pPr>
              <w:pStyle w:val="af9"/>
              <w:ind w:left="0" w:right="29"/>
              <w:jc w:val="left"/>
              <w:rPr>
                <w:rFonts w:ascii="TH SarabunPSK" w:hAnsi="TH SarabunPSK" w:cs="TH SarabunPSK"/>
                <w:sz w:val="28"/>
                <w:szCs w:val="28"/>
                <w:cs/>
              </w:rPr>
            </w:pPr>
          </w:p>
        </w:tc>
      </w:tr>
      <w:tr w:rsidR="00B60D70" w:rsidRPr="00B60D70" w14:paraId="18672A89" w14:textId="77777777" w:rsidTr="00461E86">
        <w:tc>
          <w:tcPr>
            <w:tcW w:w="1276" w:type="dxa"/>
          </w:tcPr>
          <w:p w14:paraId="74C222DE" w14:textId="4CE1E1F1" w:rsidR="0011094E" w:rsidRPr="00B60D70" w:rsidRDefault="00B91175" w:rsidP="00D420AC">
            <w:pPr>
              <w:pStyle w:val="af9"/>
              <w:ind w:left="0" w:right="29"/>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11094E" w:rsidRPr="00B60D70">
              <w:rPr>
                <w:rFonts w:ascii="TH SarabunPSK" w:hAnsi="TH SarabunPSK" w:cs="TH SarabunPSK" w:hint="cs"/>
                <w:sz w:val="28"/>
                <w:szCs w:val="28"/>
                <w:cs/>
              </w:rPr>
              <w:t>432</w:t>
            </w:r>
          </w:p>
        </w:tc>
        <w:tc>
          <w:tcPr>
            <w:tcW w:w="3969" w:type="dxa"/>
          </w:tcPr>
          <w:p w14:paraId="56C09D0D" w14:textId="62DBEB33" w:rsidR="0011094E" w:rsidRPr="00B60D70" w:rsidRDefault="0011094E" w:rsidP="00D420AC">
            <w:pPr>
              <w:pStyle w:val="af9"/>
              <w:ind w:left="0" w:right="29"/>
              <w:jc w:val="left"/>
              <w:rPr>
                <w:rFonts w:ascii="TH SarabunPSK" w:hAnsi="TH SarabunPSK" w:cs="TH SarabunPSK"/>
                <w:sz w:val="28"/>
                <w:szCs w:val="28"/>
                <w:cs/>
              </w:rPr>
            </w:pPr>
            <w:r w:rsidRPr="00B60D70">
              <w:rPr>
                <w:rFonts w:ascii="TH SarabunPSK" w:hAnsi="TH SarabunPSK" w:cs="TH SarabunPSK" w:hint="cs"/>
                <w:sz w:val="28"/>
                <w:szCs w:val="28"/>
                <w:cs/>
              </w:rPr>
              <w:t>สำรวจเส้นทาง</w:t>
            </w:r>
          </w:p>
        </w:tc>
        <w:tc>
          <w:tcPr>
            <w:tcW w:w="3776" w:type="dxa"/>
            <w:vMerge/>
          </w:tcPr>
          <w:p w14:paraId="3655E60C" w14:textId="77777777" w:rsidR="0011094E" w:rsidRPr="00B60D70" w:rsidRDefault="0011094E" w:rsidP="00D420AC">
            <w:pPr>
              <w:pStyle w:val="af9"/>
              <w:ind w:left="0" w:right="29"/>
              <w:jc w:val="left"/>
              <w:rPr>
                <w:rFonts w:ascii="TH SarabunPSK" w:hAnsi="TH SarabunPSK" w:cs="TH SarabunPSK"/>
                <w:sz w:val="28"/>
                <w:szCs w:val="28"/>
                <w:cs/>
              </w:rPr>
            </w:pPr>
          </w:p>
        </w:tc>
      </w:tr>
      <w:tr w:rsidR="00B60D70" w:rsidRPr="00B60D70" w14:paraId="687A745C" w14:textId="77777777" w:rsidTr="00461E86">
        <w:tc>
          <w:tcPr>
            <w:tcW w:w="1276" w:type="dxa"/>
          </w:tcPr>
          <w:p w14:paraId="3CDB4CDC" w14:textId="3E45C62D" w:rsidR="0011094E" w:rsidRPr="00B60D70" w:rsidRDefault="00B91175" w:rsidP="00D420AC">
            <w:pPr>
              <w:pStyle w:val="af9"/>
              <w:ind w:left="0" w:right="29"/>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11094E" w:rsidRPr="00B60D70">
              <w:rPr>
                <w:rFonts w:ascii="TH SarabunPSK" w:hAnsi="TH SarabunPSK" w:cs="TH SarabunPSK" w:hint="cs"/>
                <w:sz w:val="28"/>
                <w:szCs w:val="28"/>
                <w:cs/>
              </w:rPr>
              <w:t>335</w:t>
            </w:r>
          </w:p>
        </w:tc>
        <w:tc>
          <w:tcPr>
            <w:tcW w:w="3969" w:type="dxa"/>
          </w:tcPr>
          <w:p w14:paraId="44205D0D" w14:textId="0E4B0C24" w:rsidR="0011094E" w:rsidRPr="00B60D70" w:rsidRDefault="0011094E" w:rsidP="00D420AC">
            <w:pPr>
              <w:pStyle w:val="af9"/>
              <w:ind w:left="0" w:right="29"/>
              <w:jc w:val="left"/>
              <w:rPr>
                <w:rFonts w:ascii="TH SarabunPSK" w:hAnsi="TH SarabunPSK" w:cs="TH SarabunPSK"/>
                <w:sz w:val="28"/>
                <w:szCs w:val="28"/>
                <w:cs/>
              </w:rPr>
            </w:pPr>
            <w:r w:rsidRPr="00B60D70">
              <w:rPr>
                <w:rFonts w:ascii="TH SarabunPSK" w:hAnsi="TH SarabunPSK" w:cs="TH SarabunPSK" w:hint="cs"/>
                <w:sz w:val="28"/>
                <w:szCs w:val="28"/>
                <w:cs/>
              </w:rPr>
              <w:t>ปฏิบัติการทดสอบวิศวกรรมการทาง</w:t>
            </w:r>
          </w:p>
        </w:tc>
        <w:tc>
          <w:tcPr>
            <w:tcW w:w="3776" w:type="dxa"/>
            <w:vMerge/>
          </w:tcPr>
          <w:p w14:paraId="289EA05A" w14:textId="77777777" w:rsidR="0011094E" w:rsidRPr="00B60D70" w:rsidRDefault="0011094E" w:rsidP="00D420AC">
            <w:pPr>
              <w:pStyle w:val="af9"/>
              <w:ind w:left="0" w:right="29"/>
              <w:jc w:val="left"/>
              <w:rPr>
                <w:rFonts w:ascii="TH SarabunPSK" w:hAnsi="TH SarabunPSK" w:cs="TH SarabunPSK"/>
                <w:sz w:val="28"/>
                <w:szCs w:val="28"/>
                <w:cs/>
              </w:rPr>
            </w:pPr>
          </w:p>
        </w:tc>
      </w:tr>
      <w:tr w:rsidR="00B60D70" w:rsidRPr="00B60D70" w14:paraId="6B4996DF" w14:textId="77777777" w:rsidTr="00461E86">
        <w:tc>
          <w:tcPr>
            <w:tcW w:w="1276" w:type="dxa"/>
          </w:tcPr>
          <w:p w14:paraId="5F67CDD8" w14:textId="7A4301EB" w:rsidR="0011094E" w:rsidRPr="00B60D70" w:rsidRDefault="00B91175" w:rsidP="00D420AC">
            <w:pPr>
              <w:pStyle w:val="af9"/>
              <w:ind w:left="0" w:right="29"/>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11094E" w:rsidRPr="00B60D70">
              <w:rPr>
                <w:rFonts w:ascii="TH SarabunPSK" w:hAnsi="TH SarabunPSK" w:cs="TH SarabunPSK" w:hint="cs"/>
                <w:sz w:val="28"/>
                <w:szCs w:val="28"/>
                <w:cs/>
              </w:rPr>
              <w:t>442</w:t>
            </w:r>
          </w:p>
        </w:tc>
        <w:tc>
          <w:tcPr>
            <w:tcW w:w="3969" w:type="dxa"/>
          </w:tcPr>
          <w:p w14:paraId="2C50B98D" w14:textId="48FF73B9" w:rsidR="0011094E" w:rsidRPr="00B60D70" w:rsidRDefault="0011094E" w:rsidP="00D420AC">
            <w:pPr>
              <w:pStyle w:val="af9"/>
              <w:ind w:left="0" w:right="29"/>
              <w:jc w:val="left"/>
              <w:rPr>
                <w:rFonts w:ascii="TH SarabunPSK" w:hAnsi="TH SarabunPSK" w:cs="TH SarabunPSK"/>
                <w:sz w:val="28"/>
                <w:szCs w:val="28"/>
                <w:cs/>
              </w:rPr>
            </w:pPr>
            <w:r w:rsidRPr="00B60D70">
              <w:rPr>
                <w:rFonts w:ascii="TH SarabunPSK" w:hAnsi="TH SarabunPSK" w:cs="TH SarabunPSK" w:hint="cs"/>
                <w:sz w:val="28"/>
                <w:szCs w:val="28"/>
                <w:cs/>
              </w:rPr>
              <w:t>อุทกวิทยาและการบริหารจัดการน้ำ</w:t>
            </w:r>
          </w:p>
        </w:tc>
        <w:tc>
          <w:tcPr>
            <w:tcW w:w="3776" w:type="dxa"/>
            <w:vMerge/>
          </w:tcPr>
          <w:p w14:paraId="2FEB2726" w14:textId="77777777" w:rsidR="0011094E" w:rsidRPr="00B60D70" w:rsidRDefault="0011094E" w:rsidP="00D420AC">
            <w:pPr>
              <w:pStyle w:val="af9"/>
              <w:ind w:left="0" w:right="29"/>
              <w:jc w:val="left"/>
              <w:rPr>
                <w:rFonts w:ascii="TH SarabunPSK" w:hAnsi="TH SarabunPSK" w:cs="TH SarabunPSK"/>
                <w:sz w:val="28"/>
                <w:szCs w:val="28"/>
                <w:cs/>
              </w:rPr>
            </w:pPr>
          </w:p>
        </w:tc>
      </w:tr>
      <w:tr w:rsidR="00B60D70" w:rsidRPr="00B60D70" w14:paraId="5D4B2161" w14:textId="77777777" w:rsidTr="00461E86">
        <w:tc>
          <w:tcPr>
            <w:tcW w:w="1276" w:type="dxa"/>
          </w:tcPr>
          <w:p w14:paraId="6146F932" w14:textId="58E4A040" w:rsidR="0011094E" w:rsidRPr="00B60D70" w:rsidRDefault="00B91175" w:rsidP="00D420AC">
            <w:pPr>
              <w:pStyle w:val="af9"/>
              <w:ind w:left="0" w:right="29"/>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11094E" w:rsidRPr="00B60D70">
              <w:rPr>
                <w:rFonts w:ascii="TH SarabunPSK" w:hAnsi="TH SarabunPSK" w:cs="TH SarabunPSK" w:hint="cs"/>
                <w:sz w:val="28"/>
                <w:szCs w:val="28"/>
                <w:cs/>
              </w:rPr>
              <w:t>345</w:t>
            </w:r>
          </w:p>
        </w:tc>
        <w:tc>
          <w:tcPr>
            <w:tcW w:w="3969" w:type="dxa"/>
          </w:tcPr>
          <w:p w14:paraId="7AD2D40B" w14:textId="5E281605" w:rsidR="0011094E" w:rsidRPr="00B60D70" w:rsidRDefault="0011094E" w:rsidP="00D420AC">
            <w:pPr>
              <w:pStyle w:val="af9"/>
              <w:ind w:left="0" w:right="29"/>
              <w:jc w:val="left"/>
              <w:rPr>
                <w:rFonts w:ascii="TH SarabunPSK" w:hAnsi="TH SarabunPSK" w:cs="TH SarabunPSK"/>
                <w:sz w:val="28"/>
                <w:szCs w:val="28"/>
                <w:cs/>
              </w:rPr>
            </w:pPr>
            <w:r w:rsidRPr="00B60D70">
              <w:rPr>
                <w:rFonts w:ascii="TH SarabunPSK" w:hAnsi="TH SarabunPSK" w:cs="TH SarabunPSK" w:hint="cs"/>
                <w:sz w:val="28"/>
                <w:szCs w:val="28"/>
                <w:cs/>
              </w:rPr>
              <w:t>การทดลองชลศาสตร์</w:t>
            </w:r>
          </w:p>
        </w:tc>
        <w:tc>
          <w:tcPr>
            <w:tcW w:w="3776" w:type="dxa"/>
            <w:vMerge/>
          </w:tcPr>
          <w:p w14:paraId="051DA4E2" w14:textId="77777777" w:rsidR="0011094E" w:rsidRPr="00B60D70" w:rsidRDefault="0011094E" w:rsidP="00D420AC">
            <w:pPr>
              <w:pStyle w:val="af9"/>
              <w:ind w:left="0" w:right="29"/>
              <w:jc w:val="left"/>
              <w:rPr>
                <w:rFonts w:ascii="TH SarabunPSK" w:hAnsi="TH SarabunPSK" w:cs="TH SarabunPSK"/>
                <w:sz w:val="28"/>
                <w:szCs w:val="28"/>
                <w:cs/>
              </w:rPr>
            </w:pPr>
          </w:p>
        </w:tc>
      </w:tr>
      <w:tr w:rsidR="00B60D70" w:rsidRPr="00B60D70" w14:paraId="781CC054" w14:textId="77777777" w:rsidTr="00461E86">
        <w:tc>
          <w:tcPr>
            <w:tcW w:w="1276" w:type="dxa"/>
          </w:tcPr>
          <w:p w14:paraId="65AC85FD" w14:textId="40EEBF5E" w:rsidR="005B0B8C" w:rsidRPr="00B60D70" w:rsidRDefault="005B0B8C" w:rsidP="00D420AC">
            <w:pPr>
              <w:pStyle w:val="af9"/>
              <w:ind w:left="0" w:right="29"/>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Pr="00B60D70">
              <w:rPr>
                <w:rFonts w:ascii="TH SarabunPSK" w:hAnsi="TH SarabunPSK" w:cs="TH SarabunPSK" w:hint="cs"/>
                <w:sz w:val="28"/>
                <w:szCs w:val="28"/>
                <w:cs/>
              </w:rPr>
              <w:t>46601</w:t>
            </w:r>
          </w:p>
        </w:tc>
        <w:tc>
          <w:tcPr>
            <w:tcW w:w="3969" w:type="dxa"/>
          </w:tcPr>
          <w:p w14:paraId="269D1B1F" w14:textId="39091575" w:rsidR="005B0B8C" w:rsidRPr="00B60D70" w:rsidRDefault="005B0B8C" w:rsidP="00D420AC">
            <w:pPr>
              <w:pStyle w:val="af9"/>
              <w:ind w:left="0" w:right="29"/>
              <w:jc w:val="left"/>
              <w:rPr>
                <w:rFonts w:ascii="TH SarabunPSK" w:hAnsi="TH SarabunPSK" w:cs="TH SarabunPSK"/>
                <w:sz w:val="28"/>
                <w:szCs w:val="28"/>
                <w:cs/>
              </w:rPr>
            </w:pPr>
            <w:r w:rsidRPr="00B60D70">
              <w:rPr>
                <w:rFonts w:ascii="TH SarabunPSK" w:hAnsi="TH SarabunPSK" w:cs="TH SarabunPSK" w:hint="cs"/>
                <w:sz w:val="28"/>
                <w:szCs w:val="28"/>
                <w:cs/>
              </w:rPr>
              <w:t>แบบจำลองสารสนเทศอาคาร</w:t>
            </w:r>
          </w:p>
        </w:tc>
        <w:tc>
          <w:tcPr>
            <w:tcW w:w="3776" w:type="dxa"/>
            <w:vMerge w:val="restart"/>
          </w:tcPr>
          <w:p w14:paraId="7426306D" w14:textId="1D0E3339" w:rsidR="005B0B8C" w:rsidRPr="00B60D70" w:rsidRDefault="004E2625" w:rsidP="00520392">
            <w:pPr>
              <w:pStyle w:val="af9"/>
              <w:ind w:left="0" w:right="29"/>
              <w:jc w:val="left"/>
              <w:rPr>
                <w:rFonts w:ascii="TH SarabunPSK" w:hAnsi="TH SarabunPSK" w:cs="TH SarabunPSK"/>
                <w:sz w:val="28"/>
                <w:szCs w:val="28"/>
                <w:cs/>
              </w:rPr>
            </w:pPr>
            <w:r w:rsidRPr="00B60D70">
              <w:rPr>
                <w:rFonts w:ascii="TH SarabunPSK" w:hAnsi="TH SarabunPSK" w:cs="TH SarabunPSK" w:hint="cs"/>
                <w:sz w:val="28"/>
                <w:szCs w:val="28"/>
                <w:cs/>
              </w:rPr>
              <w:t>เพิ่มเติม</w:t>
            </w:r>
            <w:r w:rsidR="00E63B32" w:rsidRPr="00B60D70">
              <w:rPr>
                <w:rFonts w:ascii="TH SarabunPSK" w:hAnsi="TH SarabunPSK" w:cs="TH SarabunPSK" w:hint="cs"/>
                <w:sz w:val="28"/>
                <w:szCs w:val="28"/>
                <w:cs/>
              </w:rPr>
              <w:t>เพื่อให้สอดคล้องกับ</w:t>
            </w:r>
            <w:r w:rsidR="0044506C" w:rsidRPr="00B60D70">
              <w:rPr>
                <w:rFonts w:ascii="TH SarabunPSK" w:hAnsi="TH SarabunPSK" w:cs="TH SarabunPSK" w:hint="cs"/>
                <w:sz w:val="28"/>
                <w:szCs w:val="28"/>
                <w:cs/>
              </w:rPr>
              <w:t xml:space="preserve"> </w:t>
            </w:r>
            <w:r w:rsidR="0044506C" w:rsidRPr="00B60D70">
              <w:rPr>
                <w:rFonts w:ascii="TH SarabunPSK" w:hAnsi="TH SarabunPSK" w:cs="TH SarabunPSK"/>
                <w:sz w:val="28"/>
                <w:szCs w:val="28"/>
              </w:rPr>
              <w:t>PLO</w:t>
            </w:r>
            <w:r w:rsidR="002A1E21" w:rsidRPr="00B60D70">
              <w:rPr>
                <w:rFonts w:ascii="TH SarabunPSK" w:hAnsi="TH SarabunPSK" w:cs="TH SarabunPSK"/>
                <w:sz w:val="28"/>
                <w:szCs w:val="28"/>
              </w:rPr>
              <w:t xml:space="preserve">2 </w:t>
            </w:r>
            <w:r w:rsidR="002A1E21" w:rsidRPr="00B60D70">
              <w:rPr>
                <w:rFonts w:ascii="TH SarabunPSK" w:hAnsi="TH SarabunPSK" w:cs="TH SarabunPSK" w:hint="cs"/>
                <w:sz w:val="28"/>
                <w:szCs w:val="28"/>
                <w:cs/>
              </w:rPr>
              <w:t>เทคโนโลยีที่ใช้ในงานก่อสร้าง</w:t>
            </w:r>
          </w:p>
        </w:tc>
      </w:tr>
      <w:tr w:rsidR="00B60D70" w:rsidRPr="00B60D70" w14:paraId="1759AD4D" w14:textId="77777777" w:rsidTr="00461E86">
        <w:tc>
          <w:tcPr>
            <w:tcW w:w="1276" w:type="dxa"/>
          </w:tcPr>
          <w:p w14:paraId="6EB39E87" w14:textId="316B56EA" w:rsidR="005B0B8C" w:rsidRPr="00B60D70" w:rsidRDefault="005B0B8C" w:rsidP="00D420AC">
            <w:pPr>
              <w:pStyle w:val="af9"/>
              <w:ind w:left="0" w:right="29"/>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Pr="00B60D70">
              <w:rPr>
                <w:rFonts w:ascii="TH SarabunPSK" w:hAnsi="TH SarabunPSK" w:cs="TH SarabunPSK" w:hint="cs"/>
                <w:sz w:val="28"/>
                <w:szCs w:val="28"/>
                <w:cs/>
              </w:rPr>
              <w:t>46602</w:t>
            </w:r>
          </w:p>
        </w:tc>
        <w:tc>
          <w:tcPr>
            <w:tcW w:w="3969" w:type="dxa"/>
          </w:tcPr>
          <w:p w14:paraId="7BD58106" w14:textId="6A874621" w:rsidR="005B0B8C" w:rsidRPr="00B60D70" w:rsidRDefault="005B0B8C" w:rsidP="00D420AC">
            <w:pPr>
              <w:pStyle w:val="af9"/>
              <w:ind w:left="0" w:right="29"/>
              <w:jc w:val="left"/>
              <w:rPr>
                <w:rFonts w:ascii="TH SarabunPSK" w:hAnsi="TH SarabunPSK" w:cs="TH SarabunPSK"/>
                <w:sz w:val="28"/>
                <w:szCs w:val="28"/>
                <w:cs/>
              </w:rPr>
            </w:pPr>
            <w:r w:rsidRPr="00B60D70">
              <w:rPr>
                <w:rFonts w:ascii="TH SarabunPSK" w:hAnsi="TH SarabunPSK" w:cs="TH SarabunPSK" w:hint="cs"/>
                <w:sz w:val="28"/>
                <w:szCs w:val="28"/>
                <w:cs/>
              </w:rPr>
              <w:t>คอมพิวเตอร์ประยุกต์ในงานวิศวกรรมโยธา</w:t>
            </w:r>
          </w:p>
        </w:tc>
        <w:tc>
          <w:tcPr>
            <w:tcW w:w="3776" w:type="dxa"/>
            <w:vMerge/>
          </w:tcPr>
          <w:p w14:paraId="48C3B73E" w14:textId="26AFDD95" w:rsidR="005B0B8C" w:rsidRPr="00B60D70" w:rsidRDefault="005B0B8C" w:rsidP="00D420AC">
            <w:pPr>
              <w:pStyle w:val="af9"/>
              <w:ind w:left="0" w:right="29"/>
              <w:jc w:val="left"/>
              <w:rPr>
                <w:rFonts w:ascii="TH SarabunPSK" w:hAnsi="TH SarabunPSK" w:cs="TH SarabunPSK"/>
                <w:sz w:val="28"/>
                <w:szCs w:val="28"/>
                <w:cs/>
              </w:rPr>
            </w:pPr>
          </w:p>
        </w:tc>
      </w:tr>
    </w:tbl>
    <w:p w14:paraId="4187331E" w14:textId="6E4B0F2F" w:rsidR="008403B0" w:rsidRPr="00B60D70" w:rsidRDefault="008403B0" w:rsidP="00B535DC">
      <w:pPr>
        <w:jc w:val="both"/>
        <w:rPr>
          <w:rFonts w:ascii="TH SarabunPSK" w:hAnsi="TH SarabunPSK" w:cs="TH SarabunPSK"/>
        </w:rPr>
      </w:pPr>
    </w:p>
    <w:p w14:paraId="728A8BCC" w14:textId="597D094C" w:rsidR="00A241E9" w:rsidRPr="00B60D70" w:rsidRDefault="00A241E9" w:rsidP="00A241E9">
      <w:pPr>
        <w:pStyle w:val="3"/>
        <w:rPr>
          <w:rFonts w:ascii="TH SarabunPSK" w:hAnsi="TH SarabunPSK" w:cs="TH SarabunPSK"/>
        </w:rPr>
      </w:pPr>
      <w:bookmarkStart w:id="45" w:name="_Toc191634054"/>
      <w:bookmarkStart w:id="46" w:name="_Toc179245991"/>
      <w:bookmarkStart w:id="47" w:name="_Toc179656359"/>
      <w:bookmarkStart w:id="48" w:name="_Toc180609439"/>
      <w:r w:rsidRPr="00B60D70">
        <w:rPr>
          <w:rFonts w:ascii="TH SarabunPSK" w:hAnsi="TH SarabunPSK" w:cs="TH SarabunPSK" w:hint="cs"/>
          <w:cs/>
        </w:rPr>
        <w:t>รายวิชาใน</w:t>
      </w:r>
      <w:r w:rsidR="003E3024" w:rsidRPr="00B60D70">
        <w:rPr>
          <w:rFonts w:ascii="TH SarabunPSK" w:hAnsi="TH SarabunPSK" w:cs="TH SarabunPSK" w:hint="cs"/>
          <w:cs/>
        </w:rPr>
        <w:t>เส้นทางการเรียนรู้</w:t>
      </w:r>
      <w:r w:rsidRPr="00B60D70">
        <w:rPr>
          <w:rFonts w:ascii="TH SarabunPSK" w:hAnsi="TH SarabunPSK" w:cs="TH SarabunPSK" w:hint="cs"/>
          <w:cs/>
        </w:rPr>
        <w:t xml:space="preserve"> </w:t>
      </w:r>
      <w:r w:rsidR="003E3024" w:rsidRPr="00B60D70">
        <w:rPr>
          <w:rFonts w:ascii="TH SarabunPSK" w:hAnsi="TH SarabunPSK" w:cs="TH SarabunPSK" w:hint="cs"/>
          <w:cs/>
        </w:rPr>
        <w:t>(</w:t>
      </w:r>
      <w:r w:rsidRPr="00B60D70">
        <w:rPr>
          <w:rFonts w:ascii="TH SarabunPSK" w:hAnsi="TH SarabunPSK" w:cs="TH SarabunPSK"/>
        </w:rPr>
        <w:t>Learning Pathway</w:t>
      </w:r>
      <w:r w:rsidR="003E3024" w:rsidRPr="00B60D70">
        <w:rPr>
          <w:rFonts w:ascii="TH SarabunPSK" w:hAnsi="TH SarabunPSK" w:cs="TH SarabunPSK" w:hint="cs"/>
          <w:cs/>
        </w:rPr>
        <w:t>)</w:t>
      </w:r>
      <w:bookmarkEnd w:id="45"/>
      <w:r w:rsidRPr="00B60D70">
        <w:rPr>
          <w:rFonts w:ascii="TH SarabunPSK" w:hAnsi="TH SarabunPSK" w:cs="TH SarabunPSK"/>
        </w:rPr>
        <w:t xml:space="preserve"> </w:t>
      </w:r>
    </w:p>
    <w:p w14:paraId="2B338BDE" w14:textId="468DAA0F" w:rsidR="00011313" w:rsidRPr="00B60D70" w:rsidRDefault="00011313" w:rsidP="00011313">
      <w:r w:rsidRPr="00B60D70">
        <w:rPr>
          <w:cs/>
        </w:rPr>
        <w:t>หลักสูตรได้กำหนดเส้นทางการเรียนรู้ (</w:t>
      </w:r>
      <w:r w:rsidRPr="00B60D70">
        <w:t xml:space="preserve">Learning Pathway) </w:t>
      </w:r>
      <w:r w:rsidRPr="00B60D70">
        <w:rPr>
          <w:cs/>
        </w:rPr>
        <w:t xml:space="preserve">สำหรับการทำงานหรือประกอบอาชีพ จำนวน 1 เส้นทาง คือ อาชีพช่างเขียนแบบจำลองสารสนเทศอาคาร ระดับ 5 (สถาบันคุณวุฒิวิชาชีพ) โดยกำหนดให้ผู้เรียนได้เรียนรู้ในรูปแบบ </w:t>
      </w:r>
      <w:r w:rsidRPr="00B60D70">
        <w:t xml:space="preserve">Outcome Based Education Module, OBEM </w:t>
      </w:r>
      <w:r w:rsidRPr="00B60D70">
        <w:rPr>
          <w:cs/>
        </w:rPr>
        <w:t xml:space="preserve">จำนวน 5 โมดูล ได้แก่ </w:t>
      </w:r>
    </w:p>
    <w:p w14:paraId="738984D5" w14:textId="77777777" w:rsidR="00011313" w:rsidRPr="00B60D70" w:rsidRDefault="00011313" w:rsidP="00926B1D">
      <w:pPr>
        <w:ind w:left="720"/>
      </w:pPr>
      <w:r w:rsidRPr="00B60D70">
        <w:t xml:space="preserve">CTE </w:t>
      </w:r>
      <w:r w:rsidRPr="00B60D70">
        <w:rPr>
          <w:cs/>
        </w:rPr>
        <w:t>12100 การเขียนแบบวิศวกรรม</w:t>
      </w:r>
      <w:r w:rsidRPr="00B60D70">
        <w:rPr>
          <w:cs/>
        </w:rPr>
        <w:tab/>
      </w:r>
      <w:r w:rsidRPr="00B60D70">
        <w:rPr>
          <w:cs/>
        </w:rPr>
        <w:tab/>
      </w:r>
      <w:r w:rsidRPr="00B60D70">
        <w:rPr>
          <w:cs/>
        </w:rPr>
        <w:tab/>
      </w:r>
      <w:r w:rsidRPr="00B60D70">
        <w:rPr>
          <w:cs/>
        </w:rPr>
        <w:tab/>
        <w:t>3 (1-4-6)</w:t>
      </w:r>
    </w:p>
    <w:p w14:paraId="7DB9E0A0" w14:textId="77777777" w:rsidR="00011313" w:rsidRPr="00B60D70" w:rsidRDefault="00011313" w:rsidP="00926B1D">
      <w:pPr>
        <w:ind w:left="720"/>
      </w:pPr>
      <w:r w:rsidRPr="00B60D70">
        <w:t xml:space="preserve">CTE </w:t>
      </w:r>
      <w:r w:rsidRPr="00B60D70">
        <w:rPr>
          <w:cs/>
        </w:rPr>
        <w:t>42100 การประมาณราคาและข้อกำหนดการก่อสร้าง</w:t>
      </w:r>
      <w:r w:rsidRPr="00B60D70">
        <w:rPr>
          <w:cs/>
        </w:rPr>
        <w:tab/>
      </w:r>
      <w:r w:rsidRPr="00B60D70">
        <w:rPr>
          <w:cs/>
        </w:rPr>
        <w:tab/>
        <w:t>3 (2-2-6)</w:t>
      </w:r>
    </w:p>
    <w:p w14:paraId="5EEB6710" w14:textId="4364DD48" w:rsidR="00011313" w:rsidRPr="00B60D70" w:rsidRDefault="00011313" w:rsidP="00926B1D">
      <w:pPr>
        <w:ind w:left="720"/>
      </w:pPr>
      <w:r w:rsidRPr="00B60D70">
        <w:lastRenderedPageBreak/>
        <w:t xml:space="preserve">CTE </w:t>
      </w:r>
      <w:r w:rsidRPr="00B60D70">
        <w:rPr>
          <w:cs/>
        </w:rPr>
        <w:t>42200 การบริหารงานก่อสร้าง</w:t>
      </w:r>
      <w:r w:rsidRPr="00B60D70">
        <w:rPr>
          <w:cs/>
        </w:rPr>
        <w:tab/>
      </w:r>
      <w:r w:rsidRPr="00B60D70">
        <w:rPr>
          <w:cs/>
        </w:rPr>
        <w:tab/>
      </w:r>
      <w:r w:rsidRPr="00B60D70">
        <w:rPr>
          <w:cs/>
        </w:rPr>
        <w:tab/>
      </w:r>
      <w:r w:rsidRPr="00B60D70">
        <w:rPr>
          <w:cs/>
        </w:rPr>
        <w:tab/>
        <w:t>3 (</w:t>
      </w:r>
      <w:r w:rsidR="00B60795" w:rsidRPr="00B60D70">
        <w:rPr>
          <w:rFonts w:hint="cs"/>
          <w:cs/>
        </w:rPr>
        <w:t>3</w:t>
      </w:r>
      <w:r w:rsidRPr="00B60D70">
        <w:rPr>
          <w:cs/>
        </w:rPr>
        <w:t>-</w:t>
      </w:r>
      <w:r w:rsidR="00B60795" w:rsidRPr="00B60D70">
        <w:rPr>
          <w:rFonts w:hint="cs"/>
          <w:cs/>
        </w:rPr>
        <w:t>0</w:t>
      </w:r>
      <w:r w:rsidRPr="00B60D70">
        <w:rPr>
          <w:cs/>
        </w:rPr>
        <w:t>-6)</w:t>
      </w:r>
    </w:p>
    <w:p w14:paraId="07DDC448" w14:textId="77777777" w:rsidR="00011313" w:rsidRPr="00B60D70" w:rsidRDefault="00011313" w:rsidP="00926B1D">
      <w:pPr>
        <w:ind w:left="720"/>
      </w:pPr>
      <w:r w:rsidRPr="00B60D70">
        <w:t xml:space="preserve">CTE </w:t>
      </w:r>
      <w:r w:rsidRPr="00B60D70">
        <w:rPr>
          <w:cs/>
        </w:rPr>
        <w:t xml:space="preserve">46601 แบบจำลองสารสนเทศอาคาร </w:t>
      </w:r>
      <w:r w:rsidRPr="00B60D70">
        <w:rPr>
          <w:cs/>
        </w:rPr>
        <w:tab/>
      </w:r>
      <w:r w:rsidRPr="00B60D70">
        <w:rPr>
          <w:cs/>
        </w:rPr>
        <w:tab/>
      </w:r>
      <w:r w:rsidRPr="00B60D70">
        <w:rPr>
          <w:cs/>
        </w:rPr>
        <w:tab/>
      </w:r>
      <w:r w:rsidRPr="00B60D70">
        <w:rPr>
          <w:cs/>
        </w:rPr>
        <w:tab/>
        <w:t>1 (1-0-2)</w:t>
      </w:r>
    </w:p>
    <w:p w14:paraId="66E61D13" w14:textId="61BFAE1C" w:rsidR="00711093" w:rsidRPr="00B60D70" w:rsidRDefault="00011313" w:rsidP="00926B1D">
      <w:pPr>
        <w:ind w:left="720"/>
      </w:pPr>
      <w:r w:rsidRPr="00B60D70">
        <w:t xml:space="preserve">CTE </w:t>
      </w:r>
      <w:r w:rsidRPr="00B60D70">
        <w:rPr>
          <w:cs/>
        </w:rPr>
        <w:t xml:space="preserve">46602 คอมพิวเตอร์ประยุกต์ในงานวิศวกรรมโยธา </w:t>
      </w:r>
      <w:r w:rsidRPr="00B60D70">
        <w:rPr>
          <w:cs/>
        </w:rPr>
        <w:tab/>
      </w:r>
      <w:r w:rsidRPr="00B60D70">
        <w:rPr>
          <w:cs/>
        </w:rPr>
        <w:tab/>
        <w:t>2 (0-4-4)</w:t>
      </w:r>
      <w:r w:rsidR="00485DC3" w:rsidRPr="00B60D70">
        <w:rPr>
          <w:rFonts w:hint="cs"/>
          <w:cs/>
        </w:rPr>
        <w:t xml:space="preserve"> </w:t>
      </w:r>
    </w:p>
    <w:p w14:paraId="21A7C363" w14:textId="280BE931" w:rsidR="007471BF" w:rsidRPr="00B60D70" w:rsidRDefault="008B2671" w:rsidP="00711093">
      <w:r w:rsidRPr="00B60D70">
        <w:rPr>
          <w:rFonts w:hint="cs"/>
          <w:cs/>
        </w:rPr>
        <w:t>ทั้งนี้ความเชื่อมโยง</w:t>
      </w:r>
      <w:r w:rsidR="00421C45" w:rsidRPr="00B60D70">
        <w:rPr>
          <w:rFonts w:hint="cs"/>
          <w:cs/>
        </w:rPr>
        <w:t>ของโมดูล</w:t>
      </w:r>
      <w:r w:rsidR="00A250E5" w:rsidRPr="00B60D70">
        <w:rPr>
          <w:rFonts w:hint="cs"/>
          <w:cs/>
        </w:rPr>
        <w:t>สามารถแสดงได้</w:t>
      </w:r>
      <w:r w:rsidR="00A67111" w:rsidRPr="00B60D70">
        <w:rPr>
          <w:rFonts w:hint="cs"/>
          <w:cs/>
        </w:rPr>
        <w:t>ดังรูปดังนี้</w:t>
      </w:r>
    </w:p>
    <w:p w14:paraId="7D1B2F32" w14:textId="029C4640" w:rsidR="00A67111" w:rsidRPr="00B60D70" w:rsidRDefault="00C50E7E" w:rsidP="00711093">
      <w:r w:rsidRPr="00B60D70">
        <w:rPr>
          <w:noProof/>
        </w:rPr>
        <w:drawing>
          <wp:inline distT="0" distB="0" distL="0" distR="0" wp14:anchorId="403FAF23" wp14:editId="119BBBB8">
            <wp:extent cx="5731510" cy="1888490"/>
            <wp:effectExtent l="0" t="0" r="2540" b="0"/>
            <wp:docPr id="4" name="Picture 3" descr="A diagram of a system&#10;&#10;AI-generated content may be incorrect.">
              <a:extLst xmlns:a="http://schemas.openxmlformats.org/drawingml/2006/main">
                <a:ext uri="{FF2B5EF4-FFF2-40B4-BE49-F238E27FC236}">
                  <a16:creationId xmlns:a16="http://schemas.microsoft.com/office/drawing/2014/main" id="{7DCD23EF-C7E8-E811-6882-8E602FCFD3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diagram of a system&#10;&#10;AI-generated content may be incorrect.">
                      <a:extLst>
                        <a:ext uri="{FF2B5EF4-FFF2-40B4-BE49-F238E27FC236}">
                          <a16:creationId xmlns:a16="http://schemas.microsoft.com/office/drawing/2014/main" id="{7DCD23EF-C7E8-E811-6882-8E602FCFD3BE}"/>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31510" cy="1888490"/>
                    </a:xfrm>
                    <a:prstGeom prst="rect">
                      <a:avLst/>
                    </a:prstGeom>
                  </pic:spPr>
                </pic:pic>
              </a:graphicData>
            </a:graphic>
          </wp:inline>
        </w:drawing>
      </w:r>
    </w:p>
    <w:p w14:paraId="138CDC47" w14:textId="77777777" w:rsidR="00A250E5" w:rsidRPr="00B60D70" w:rsidRDefault="00A250E5" w:rsidP="00711093"/>
    <w:p w14:paraId="05BF7D62" w14:textId="162708D5" w:rsidR="009E6917" w:rsidRPr="00B60D70" w:rsidRDefault="00D756E0" w:rsidP="0011094E">
      <w:pPr>
        <w:pStyle w:val="3"/>
        <w:rPr>
          <w:rFonts w:ascii="TH SarabunPSK" w:hAnsi="TH SarabunPSK" w:cs="TH SarabunPSK"/>
        </w:rPr>
      </w:pPr>
      <w:bookmarkStart w:id="49" w:name="_Toc191634055"/>
      <w:r w:rsidRPr="00B60D70">
        <w:rPr>
          <w:rFonts w:ascii="TH SarabunPSK" w:hAnsi="TH SarabunPSK" w:cs="TH SarabunPSK" w:hint="cs"/>
          <w:cs/>
        </w:rPr>
        <w:t>ปรับรูปแบบการจัดการเรียนการสอน</w:t>
      </w:r>
      <w:bookmarkEnd w:id="46"/>
      <w:bookmarkEnd w:id="47"/>
      <w:bookmarkEnd w:id="48"/>
      <w:bookmarkEnd w:id="49"/>
    </w:p>
    <w:p w14:paraId="1E39D12D" w14:textId="77777777" w:rsidR="009E6917" w:rsidRPr="00B60D70" w:rsidRDefault="00D756E0" w:rsidP="00592146">
      <w:pPr>
        <w:rPr>
          <w:rFonts w:ascii="TH SarabunPSK" w:hAnsi="TH SarabunPSK" w:cs="TH SarabunPSK"/>
        </w:rPr>
      </w:pPr>
      <w:r w:rsidRPr="00B60D70">
        <w:rPr>
          <w:rFonts w:ascii="TH SarabunPSK" w:hAnsi="TH SarabunPSK" w:cs="TH SarabunPSK" w:hint="cs"/>
          <w:cs/>
          <w:lang w:val="th-TH"/>
        </w:rPr>
        <w:t>เพื่อให้บัณฑิตเกิดผลลัพธ์การเรียนรู้ตามที่ได้กำหนดไว้ หลักสูตรได้กำหนดรูปแบบการเรียนการสอนไว้ดังนี้</w:t>
      </w:r>
    </w:p>
    <w:p w14:paraId="2B1A6425" w14:textId="70060FD6" w:rsidR="009E6917" w:rsidRPr="00B60D70" w:rsidRDefault="00D756E0" w:rsidP="00592146">
      <w:pPr>
        <w:pStyle w:val="af9"/>
        <w:numPr>
          <w:ilvl w:val="0"/>
          <w:numId w:val="4"/>
        </w:numPr>
        <w:rPr>
          <w:rFonts w:ascii="TH SarabunPSK" w:hAnsi="TH SarabunPSK" w:cs="TH SarabunPSK"/>
        </w:rPr>
      </w:pPr>
      <w:r w:rsidRPr="00B60D70">
        <w:rPr>
          <w:rFonts w:ascii="TH SarabunPSK" w:hAnsi="TH SarabunPSK" w:cs="TH SarabunPSK" w:hint="cs"/>
          <w:u w:val="single"/>
          <w:cs/>
          <w:lang w:val="th-TH"/>
        </w:rPr>
        <w:t>การพัฒนาองค์ความรู้ทางวิศวกรรมโยธา</w:t>
      </w:r>
      <w:r w:rsidRPr="00B60D70">
        <w:rPr>
          <w:rFonts w:ascii="TH SarabunPSK" w:hAnsi="TH SarabunPSK" w:cs="TH SarabunPSK" w:hint="cs"/>
          <w:cs/>
          <w:lang w:val="th-TH"/>
        </w:rPr>
        <w:t xml:space="preserve"> </w:t>
      </w:r>
      <w:r w:rsidR="0011094E" w:rsidRPr="00B60D70">
        <w:rPr>
          <w:rFonts w:ascii="TH SarabunPSK" w:hAnsi="TH SarabunPSK" w:cs="TH SarabunPSK" w:hint="cs"/>
          <w:cs/>
          <w:lang w:val="th-TH"/>
        </w:rPr>
        <w:t xml:space="preserve">โดยมุ่งเน้นการสร้างความเข้าใจเชิงลึกในมโนทัศน์ หลักการ ทฤษฎี และกฎสำคัญ </w:t>
      </w:r>
      <w:r w:rsidRPr="00B60D70">
        <w:rPr>
          <w:rFonts w:ascii="TH SarabunPSK" w:hAnsi="TH SarabunPSK" w:cs="TH SarabunPSK" w:hint="cs"/>
          <w:cs/>
          <w:lang w:val="th-TH"/>
        </w:rPr>
        <w:t>ใช้รูปแบบการสอนแบบบรรยายโดยใช้สื่อการสอนที่ช่วยในการอธิบายความรู้</w:t>
      </w:r>
      <w:r w:rsidR="0011094E" w:rsidRPr="00B60D70">
        <w:rPr>
          <w:rFonts w:ascii="TH SarabunPSK" w:hAnsi="TH SarabunPSK" w:cs="TH SarabunPSK" w:hint="cs"/>
          <w:cs/>
          <w:lang w:val="th-TH"/>
        </w:rPr>
        <w:t xml:space="preserve"> และการสาธิตโดยผู้สอน</w:t>
      </w:r>
      <w:r w:rsidRPr="00B60D70">
        <w:rPr>
          <w:rFonts w:ascii="TH SarabunPSK" w:hAnsi="TH SarabunPSK" w:cs="TH SarabunPSK" w:hint="cs"/>
        </w:rPr>
        <w:t xml:space="preserve"> </w:t>
      </w:r>
      <w:r w:rsidRPr="00B60D70">
        <w:rPr>
          <w:rFonts w:ascii="TH SarabunPSK" w:hAnsi="TH SarabunPSK" w:cs="TH SarabunPSK" w:hint="cs"/>
          <w:cs/>
          <w:lang w:val="th-TH"/>
        </w:rPr>
        <w:t>เช่น แผนภาพ</w:t>
      </w:r>
      <w:r w:rsidRPr="00B60D70">
        <w:rPr>
          <w:rFonts w:ascii="TH SarabunPSK" w:hAnsi="TH SarabunPSK" w:cs="TH SarabunPSK" w:hint="cs"/>
        </w:rPr>
        <w:t xml:space="preserve"> </w:t>
      </w:r>
      <w:r w:rsidRPr="00B60D70">
        <w:rPr>
          <w:rFonts w:ascii="TH SarabunPSK" w:hAnsi="TH SarabunPSK" w:cs="TH SarabunPSK" w:hint="cs"/>
          <w:cs/>
          <w:lang w:val="th-TH"/>
        </w:rPr>
        <w:t>ภาพประกอบ</w:t>
      </w:r>
      <w:r w:rsidRPr="00B60D70">
        <w:rPr>
          <w:rFonts w:ascii="TH SarabunPSK" w:hAnsi="TH SarabunPSK" w:cs="TH SarabunPSK" w:hint="cs"/>
        </w:rPr>
        <w:t xml:space="preserve"> </w:t>
      </w:r>
      <w:r w:rsidRPr="00B60D70">
        <w:rPr>
          <w:rFonts w:ascii="TH SarabunPSK" w:hAnsi="TH SarabunPSK" w:cs="TH SarabunPSK" w:hint="cs"/>
          <w:cs/>
          <w:lang w:val="th-TH"/>
        </w:rPr>
        <w:t>และวิดีโอ เป็นต้น ให้ผู้เรียนได้ปฏิบัติจริง</w:t>
      </w:r>
      <w:r w:rsidRPr="00B60D70">
        <w:rPr>
          <w:rFonts w:ascii="TH SarabunPSK" w:hAnsi="TH SarabunPSK" w:cs="TH SarabunPSK" w:hint="cs"/>
          <w:cs/>
        </w:rPr>
        <w:t xml:space="preserve"> </w:t>
      </w:r>
      <w:r w:rsidRPr="00B60D70">
        <w:rPr>
          <w:rFonts w:ascii="TH SarabunPSK" w:hAnsi="TH SarabunPSK" w:cs="TH SarabunPSK" w:hint="cs"/>
          <w:cs/>
          <w:lang w:val="th-TH"/>
        </w:rPr>
        <w:t>เรียนรู้ผ่านการ</w:t>
      </w:r>
      <w:r w:rsidR="0011094E" w:rsidRPr="00B60D70">
        <w:rPr>
          <w:rFonts w:ascii="TH SarabunPSK" w:hAnsi="TH SarabunPSK" w:cs="TH SarabunPSK" w:hint="cs"/>
          <w:cs/>
          <w:lang w:val="th-TH"/>
        </w:rPr>
        <w:t>ฝึกปฏิบัติในชั้นเรียน การ</w:t>
      </w:r>
      <w:r w:rsidRPr="00B60D70">
        <w:rPr>
          <w:rFonts w:ascii="TH SarabunPSK" w:hAnsi="TH SarabunPSK" w:cs="TH SarabunPSK" w:hint="cs"/>
          <w:cs/>
          <w:lang w:val="th-TH"/>
        </w:rPr>
        <w:t>ทดลองในห้องปฏิบัติการทางวิศวกรรม และเปิดโอกาสให้นักเรียนได้รับประสบการณ์จริงผ่านการศึกษาดูงานในสถานประกอบการและการฝึกงานทางวิศวกรรม</w:t>
      </w:r>
      <w:r w:rsidR="0011094E" w:rsidRPr="00B60D70">
        <w:rPr>
          <w:rFonts w:ascii="TH SarabunPSK" w:hAnsi="TH SarabunPSK" w:cs="TH SarabunPSK" w:hint="cs"/>
          <w:cs/>
          <w:lang w:val="th-TH"/>
        </w:rPr>
        <w:t>โยธา</w:t>
      </w:r>
    </w:p>
    <w:p w14:paraId="2E80AD25" w14:textId="004AC6E8" w:rsidR="009E6917" w:rsidRPr="00B60D70" w:rsidRDefault="00D756E0" w:rsidP="00592146">
      <w:pPr>
        <w:pStyle w:val="af9"/>
        <w:numPr>
          <w:ilvl w:val="0"/>
          <w:numId w:val="4"/>
        </w:numPr>
        <w:rPr>
          <w:rFonts w:ascii="TH SarabunPSK" w:hAnsi="TH SarabunPSK" w:cs="TH SarabunPSK"/>
        </w:rPr>
      </w:pPr>
      <w:r w:rsidRPr="00B60D70">
        <w:rPr>
          <w:rFonts w:ascii="TH SarabunPSK" w:hAnsi="TH SarabunPSK" w:cs="TH SarabunPSK" w:hint="cs"/>
          <w:u w:val="single"/>
          <w:cs/>
          <w:lang w:val="th-TH"/>
        </w:rPr>
        <w:t>การพัฒนาองค์ความรู้ทางเทคโนโลยีการก่อสร้าง</w:t>
      </w:r>
      <w:r w:rsidRPr="00B60D70">
        <w:rPr>
          <w:rFonts w:ascii="TH SarabunPSK" w:hAnsi="TH SarabunPSK" w:cs="TH SarabunPSK" w:hint="cs"/>
          <w:cs/>
          <w:lang w:val="th-TH"/>
        </w:rPr>
        <w:t xml:space="preserve"> ใช้เทคโนโลยีในการสอนที่น่าสนใจและมีประสิทธิภาพ เช่น วิดีโอการสอน</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และซอฟต์แวร์ที่เกี่ยวข้องกับงานก่อสร้าง</w:t>
      </w:r>
      <w:r w:rsidR="00D60364" w:rsidRPr="00B60D70">
        <w:rPr>
          <w:rFonts w:ascii="TH SarabunPSK" w:hAnsi="TH SarabunPSK" w:cs="TH SarabunPSK" w:hint="cs"/>
          <w:cs/>
        </w:rPr>
        <w:t>แ</w:t>
      </w:r>
      <w:r w:rsidR="00B679E6" w:rsidRPr="00B60D70">
        <w:rPr>
          <w:rFonts w:ascii="TH SarabunPSK" w:hAnsi="TH SarabunPSK" w:cs="TH SarabunPSK" w:hint="cs"/>
          <w:cs/>
        </w:rPr>
        <w:t>ละวิศวกรรมโยธา</w:t>
      </w:r>
      <w:r w:rsidRPr="00B60D70">
        <w:rPr>
          <w:rFonts w:ascii="TH SarabunPSK" w:hAnsi="TH SarabunPSK" w:cs="TH SarabunPSK" w:hint="cs"/>
          <w:cs/>
          <w:lang w:val="th-TH"/>
        </w:rPr>
        <w:t xml:space="preserve"> ฝึกทักษะการใช้</w:t>
      </w:r>
      <w:r w:rsidR="00B679E6" w:rsidRPr="00B60D70">
        <w:rPr>
          <w:rFonts w:ascii="TH SarabunPSK" w:hAnsi="TH SarabunPSK" w:cs="TH SarabunPSK" w:hint="cs"/>
          <w:cs/>
          <w:lang w:val="th-TH"/>
        </w:rPr>
        <w:t>โปรแกรมประยุกต์</w:t>
      </w:r>
      <w:r w:rsidRPr="00B60D70">
        <w:rPr>
          <w:rFonts w:ascii="TH SarabunPSK" w:hAnsi="TH SarabunPSK" w:cs="TH SarabunPSK" w:hint="cs"/>
          <w:cs/>
          <w:lang w:val="th-TH"/>
        </w:rPr>
        <w:t>ที่เกี่ยวข้องกับงานก่อสร้าง</w:t>
      </w:r>
      <w:r w:rsidR="00B679E6" w:rsidRPr="00B60D70">
        <w:rPr>
          <w:rFonts w:ascii="TH SarabunPSK" w:hAnsi="TH SarabunPSK" w:cs="TH SarabunPSK" w:hint="cs"/>
          <w:cs/>
          <w:lang w:val="th-TH"/>
        </w:rPr>
        <w:t>และวิศวกรรมโยธา</w:t>
      </w:r>
      <w:r w:rsidRPr="00B60D70">
        <w:rPr>
          <w:rFonts w:ascii="TH SarabunPSK" w:hAnsi="TH SarabunPSK" w:cs="TH SarabunPSK" w:hint="cs"/>
          <w:cs/>
          <w:lang w:val="th-TH"/>
        </w:rPr>
        <w:t xml:space="preserve"> เช่น </w:t>
      </w:r>
      <w:r w:rsidR="00B679E6" w:rsidRPr="00B60D70">
        <w:rPr>
          <w:rFonts w:ascii="TH SarabunPSK" w:hAnsi="TH SarabunPSK" w:cs="TH SarabunPSK" w:hint="cs"/>
        </w:rPr>
        <w:t>AutoCAD</w:t>
      </w:r>
      <w:r w:rsidRPr="00B60D70">
        <w:rPr>
          <w:rFonts w:ascii="TH SarabunPSK" w:hAnsi="TH SarabunPSK" w:cs="TH SarabunPSK" w:hint="cs"/>
        </w:rPr>
        <w:t xml:space="preserve">, </w:t>
      </w:r>
      <w:r w:rsidR="00B679E6" w:rsidRPr="00B60D70">
        <w:rPr>
          <w:rFonts w:ascii="TH SarabunPSK" w:hAnsi="TH SarabunPSK" w:cs="TH SarabunPSK" w:hint="cs"/>
        </w:rPr>
        <w:t xml:space="preserve">Autodesk Revit, </w:t>
      </w:r>
      <w:proofErr w:type="spellStart"/>
      <w:r w:rsidR="00B679E6" w:rsidRPr="00B60D70">
        <w:rPr>
          <w:rFonts w:ascii="TH SarabunPSK" w:hAnsi="TH SarabunPSK" w:cs="TH SarabunPSK" w:hint="cs"/>
        </w:rPr>
        <w:t>AppliCAD</w:t>
      </w:r>
      <w:proofErr w:type="spellEnd"/>
      <w:r w:rsidR="00B679E6" w:rsidRPr="00B60D70">
        <w:rPr>
          <w:rFonts w:ascii="TH SarabunPSK" w:hAnsi="TH SarabunPSK" w:cs="TH SarabunPSK" w:hint="cs"/>
        </w:rPr>
        <w:t xml:space="preserve">, </w:t>
      </w:r>
      <w:proofErr w:type="spellStart"/>
      <w:r w:rsidR="00B679E6" w:rsidRPr="00B60D70">
        <w:rPr>
          <w:rFonts w:ascii="TH SarabunPSK" w:hAnsi="TH SarabunPSK" w:cs="TH SarabunPSK" w:hint="cs"/>
        </w:rPr>
        <w:t>Prota</w:t>
      </w:r>
      <w:proofErr w:type="spellEnd"/>
      <w:r w:rsidR="00B679E6" w:rsidRPr="00B60D70">
        <w:rPr>
          <w:rFonts w:ascii="TH SarabunPSK" w:hAnsi="TH SarabunPSK" w:cs="TH SarabunPSK" w:hint="cs"/>
        </w:rPr>
        <w:t xml:space="preserve"> Structure, SAP2000 </w:t>
      </w:r>
      <w:r w:rsidR="00B679E6" w:rsidRPr="00B60D70">
        <w:rPr>
          <w:rFonts w:ascii="TH SarabunPSK" w:hAnsi="TH SarabunPSK" w:cs="TH SarabunPSK" w:hint="cs"/>
          <w:cs/>
        </w:rPr>
        <w:t>เป็นต้น</w:t>
      </w:r>
      <w:r w:rsidRPr="00B60D70">
        <w:rPr>
          <w:rFonts w:ascii="TH SarabunPSK" w:hAnsi="TH SarabunPSK" w:cs="TH SarabunPSK" w:hint="cs"/>
        </w:rPr>
        <w:t xml:space="preserve"> </w:t>
      </w:r>
      <w:r w:rsidRPr="00B60D70">
        <w:rPr>
          <w:rFonts w:ascii="TH SarabunPSK" w:hAnsi="TH SarabunPSK" w:cs="TH SarabunPSK" w:hint="cs"/>
          <w:cs/>
          <w:lang w:val="th-TH"/>
        </w:rPr>
        <w:t>โดยร่วมมือกับสถานประกอบการ</w:t>
      </w:r>
      <w:r w:rsidRPr="00B60D70">
        <w:rPr>
          <w:rFonts w:ascii="TH SarabunPSK" w:hAnsi="TH SarabunPSK" w:cs="TH SarabunPSK" w:hint="cs"/>
          <w:cs/>
        </w:rPr>
        <w:t xml:space="preserve"> </w:t>
      </w:r>
      <w:r w:rsidRPr="00B60D70">
        <w:rPr>
          <w:rFonts w:ascii="TH SarabunPSK" w:hAnsi="TH SarabunPSK" w:cs="TH SarabunPSK" w:hint="cs"/>
          <w:cs/>
          <w:lang w:val="th-TH"/>
        </w:rPr>
        <w:t>และศิษย์เก่าที่มีความเชี่ยวชาญมาบรรยายและฝึกอบรมให้กับนักศึกษา</w:t>
      </w:r>
    </w:p>
    <w:p w14:paraId="197F25C8" w14:textId="6C71A159" w:rsidR="009E6917" w:rsidRPr="00B60D70" w:rsidRDefault="00D756E0" w:rsidP="00592146">
      <w:pPr>
        <w:pStyle w:val="af9"/>
        <w:numPr>
          <w:ilvl w:val="0"/>
          <w:numId w:val="4"/>
        </w:numPr>
        <w:rPr>
          <w:rFonts w:ascii="TH SarabunPSK" w:hAnsi="TH SarabunPSK" w:cs="TH SarabunPSK"/>
        </w:rPr>
      </w:pPr>
      <w:r w:rsidRPr="00B60D70">
        <w:rPr>
          <w:rFonts w:ascii="TH SarabunPSK" w:hAnsi="TH SarabunPSK" w:cs="TH SarabunPSK" w:hint="cs"/>
          <w:u w:val="single"/>
          <w:cs/>
          <w:lang w:val="th-TH"/>
        </w:rPr>
        <w:t>การพัฒนาทักษะการถ่ายทอดความรู้</w:t>
      </w:r>
      <w:r w:rsidRPr="00B60D70">
        <w:rPr>
          <w:rFonts w:ascii="TH SarabunPSK" w:hAnsi="TH SarabunPSK" w:cs="TH SarabunPSK" w:hint="cs"/>
          <w:cs/>
          <w:lang w:val="th-TH"/>
        </w:rPr>
        <w:t xml:space="preserve"> ให้ความรู้เกี่ยวกับทฤษฎีและแนวคิดการสอน</w:t>
      </w:r>
      <w:r w:rsidR="00B679E6" w:rsidRPr="00B60D70">
        <w:rPr>
          <w:rFonts w:ascii="TH SarabunPSK" w:hAnsi="TH SarabunPSK" w:cs="TH SarabunPSK" w:hint="cs"/>
          <w:cs/>
          <w:lang w:val="th-TH"/>
        </w:rPr>
        <w:t>ผ่านการบรรยายและการ</w:t>
      </w:r>
      <w:r w:rsidRPr="00B60D70">
        <w:rPr>
          <w:rFonts w:ascii="TH SarabunPSK" w:hAnsi="TH SarabunPSK" w:cs="TH SarabunPSK" w:hint="cs"/>
          <w:cs/>
          <w:lang w:val="th-TH"/>
        </w:rPr>
        <w:t>สาธิตจัดการเรียนรู้</w:t>
      </w:r>
      <w:r w:rsidR="00B679E6" w:rsidRPr="00B60D70">
        <w:rPr>
          <w:rFonts w:ascii="TH SarabunPSK" w:hAnsi="TH SarabunPSK" w:cs="TH SarabunPSK" w:hint="cs"/>
          <w:cs/>
          <w:lang w:val="th-TH"/>
        </w:rPr>
        <w:t>โดยผู้สอน</w:t>
      </w:r>
      <w:r w:rsidRPr="00B60D70">
        <w:rPr>
          <w:rFonts w:ascii="TH SarabunPSK" w:hAnsi="TH SarabunPSK" w:cs="TH SarabunPSK" w:hint="cs"/>
          <w:cs/>
          <w:lang w:val="th-TH"/>
        </w:rPr>
        <w:t xml:space="preserve"> ฝึกปฏิบัติทักษะการสอนผ่านระบบการฝึกแบบจุลภาค </w:t>
      </w:r>
      <w:r w:rsidRPr="00B60D70">
        <w:rPr>
          <w:rFonts w:ascii="TH SarabunPSK" w:hAnsi="TH SarabunPSK" w:cs="TH SarabunPSK" w:hint="cs"/>
          <w:cs/>
        </w:rPr>
        <w:t>(</w:t>
      </w:r>
      <w:r w:rsidRPr="00B60D70">
        <w:rPr>
          <w:rFonts w:ascii="TH SarabunPSK" w:hAnsi="TH SarabunPSK" w:cs="TH SarabunPSK" w:hint="cs"/>
        </w:rPr>
        <w:t>Micro Teaching</w:t>
      </w:r>
      <w:r w:rsidRPr="00B60D70">
        <w:rPr>
          <w:rFonts w:ascii="TH SarabunPSK" w:hAnsi="TH SarabunPSK" w:cs="TH SarabunPSK" w:hint="cs"/>
          <w:cs/>
        </w:rPr>
        <w:t>)</w:t>
      </w:r>
      <w:r w:rsidRPr="00B60D70">
        <w:rPr>
          <w:rFonts w:ascii="TH SarabunPSK" w:hAnsi="TH SarabunPSK" w:cs="TH SarabunPSK" w:hint="cs"/>
        </w:rPr>
        <w:t xml:space="preserve"> </w:t>
      </w:r>
      <w:r w:rsidRPr="00B60D70">
        <w:rPr>
          <w:rFonts w:ascii="TH SarabunPSK" w:hAnsi="TH SarabunPSK" w:cs="TH SarabunPSK" w:hint="cs"/>
          <w:cs/>
          <w:lang w:val="th-TH"/>
        </w:rPr>
        <w:t>บันทึกวิดีโอเพื่อแสดงตัวอย่างการสอนทางด้านช่างโยธา ประยุกต์ใช้แพลตฟอร์มการเรียนรู้ออนไลน์เพื่อให้ผู้เรียนสามารถเข้าถึงได้ทุกที่ทุกเวลา จัดเก็บข้อมูลเกี่ยวกับระดับความรู้และทักษะของผู้เรียนเป็นรายบุคคล</w:t>
      </w:r>
      <w:r w:rsidRPr="00B60D70">
        <w:rPr>
          <w:rFonts w:ascii="TH SarabunPSK" w:hAnsi="TH SarabunPSK" w:cs="TH SarabunPSK" w:hint="cs"/>
          <w:cs/>
        </w:rPr>
        <w:t xml:space="preserve"> </w:t>
      </w:r>
      <w:r w:rsidRPr="00B60D70">
        <w:rPr>
          <w:rFonts w:ascii="TH SarabunPSK" w:hAnsi="TH SarabunPSK" w:cs="TH SarabunPSK" w:hint="cs"/>
          <w:cs/>
          <w:lang w:val="th-TH"/>
        </w:rPr>
        <w:t>จัดการเรียนการสอนแบบกิจกรรมกลุ่มเพื่อให้ผู้เรียนได้แบ่งปันประสบการณ์และความรู้</w:t>
      </w:r>
      <w:r w:rsidR="0068210C" w:rsidRPr="00B60D70">
        <w:rPr>
          <w:rFonts w:ascii="TH SarabunPSK" w:hAnsi="TH SarabunPSK" w:cs="TH SarabunPSK" w:hint="cs"/>
          <w:cs/>
        </w:rPr>
        <w:t xml:space="preserve"> </w:t>
      </w:r>
      <w:r w:rsidRPr="00B60D70">
        <w:rPr>
          <w:rFonts w:ascii="TH SarabunPSK" w:hAnsi="TH SarabunPSK" w:cs="TH SarabunPSK" w:hint="cs"/>
          <w:cs/>
          <w:lang w:val="th-TH"/>
        </w:rPr>
        <w:t>ใช้บทบาทของการโค้ช</w:t>
      </w:r>
      <w:r w:rsidRPr="00B60D70">
        <w:rPr>
          <w:rFonts w:ascii="TH SarabunPSK" w:hAnsi="TH SarabunPSK" w:cs="TH SarabunPSK" w:hint="cs"/>
        </w:rPr>
        <w:t xml:space="preserve"> (Coach) </w:t>
      </w:r>
      <w:r w:rsidRPr="00B60D70">
        <w:rPr>
          <w:rFonts w:ascii="TH SarabunPSK" w:hAnsi="TH SarabunPSK" w:cs="TH SarabunPSK" w:hint="cs"/>
          <w:cs/>
          <w:lang w:val="th-TH"/>
        </w:rPr>
        <w:t xml:space="preserve">และการเกื้อหนุนการเรียนรู้ </w:t>
      </w:r>
      <w:r w:rsidRPr="00B60D70">
        <w:rPr>
          <w:rFonts w:ascii="TH SarabunPSK" w:hAnsi="TH SarabunPSK" w:cs="TH SarabunPSK" w:hint="cs"/>
          <w:cs/>
        </w:rPr>
        <w:t>(</w:t>
      </w:r>
      <w:r w:rsidRPr="00B60D70">
        <w:rPr>
          <w:rFonts w:ascii="TH SarabunPSK" w:hAnsi="TH SarabunPSK" w:cs="TH SarabunPSK" w:hint="cs"/>
        </w:rPr>
        <w:t>Facilitator</w:t>
      </w:r>
      <w:r w:rsidRPr="00B60D70">
        <w:rPr>
          <w:rFonts w:ascii="TH SarabunPSK" w:hAnsi="TH SarabunPSK" w:cs="TH SarabunPSK" w:hint="cs"/>
          <w:cs/>
        </w:rPr>
        <w:t xml:space="preserve">) </w:t>
      </w:r>
      <w:r w:rsidRPr="00B60D70">
        <w:rPr>
          <w:rFonts w:ascii="TH SarabunPSK" w:hAnsi="TH SarabunPSK" w:cs="TH SarabunPSK" w:hint="cs"/>
          <w:cs/>
          <w:lang w:val="th-TH"/>
        </w:rPr>
        <w:t>เพื่อให้คำแนะนำและให้ข้อมูลย้อนกลับ</w:t>
      </w:r>
      <w:r w:rsidR="00B679E6" w:rsidRPr="00B60D70">
        <w:rPr>
          <w:rFonts w:ascii="TH SarabunPSK" w:hAnsi="TH SarabunPSK" w:cs="TH SarabunPSK" w:hint="cs"/>
          <w:cs/>
          <w:lang w:val="th-TH"/>
        </w:rPr>
        <w:t xml:space="preserve"> (</w:t>
      </w:r>
      <w:r w:rsidR="00B679E6" w:rsidRPr="00B60D70">
        <w:rPr>
          <w:rFonts w:ascii="TH SarabunPSK" w:hAnsi="TH SarabunPSK" w:cs="TH SarabunPSK" w:hint="cs"/>
        </w:rPr>
        <w:t>Feedback</w:t>
      </w:r>
      <w:r w:rsidR="00B679E6" w:rsidRPr="00B60D70">
        <w:rPr>
          <w:rFonts w:ascii="TH SarabunPSK" w:hAnsi="TH SarabunPSK" w:cs="TH SarabunPSK" w:hint="cs"/>
          <w:cs/>
          <w:lang w:val="th-TH"/>
        </w:rPr>
        <w:t xml:space="preserve">) </w:t>
      </w:r>
      <w:r w:rsidRPr="00B60D70">
        <w:rPr>
          <w:rFonts w:ascii="TH SarabunPSK" w:hAnsi="TH SarabunPSK" w:cs="TH SarabunPSK" w:hint="cs"/>
          <w:cs/>
          <w:lang w:val="th-TH"/>
        </w:rPr>
        <w:t>แก่ผู้เรียน</w:t>
      </w:r>
    </w:p>
    <w:p w14:paraId="3DD92C1E" w14:textId="086BDB4E" w:rsidR="009E6917" w:rsidRPr="00B60D70" w:rsidRDefault="00D756E0" w:rsidP="00592146">
      <w:pPr>
        <w:pStyle w:val="af9"/>
        <w:numPr>
          <w:ilvl w:val="0"/>
          <w:numId w:val="4"/>
        </w:numPr>
        <w:rPr>
          <w:rFonts w:ascii="TH SarabunPSK" w:hAnsi="TH SarabunPSK" w:cs="TH SarabunPSK"/>
        </w:rPr>
      </w:pPr>
      <w:r w:rsidRPr="00B60D70">
        <w:rPr>
          <w:rFonts w:ascii="TH SarabunPSK" w:hAnsi="TH SarabunPSK" w:cs="TH SarabunPSK" w:hint="cs"/>
          <w:u w:val="single"/>
          <w:cs/>
          <w:lang w:val="th-TH"/>
        </w:rPr>
        <w:lastRenderedPageBreak/>
        <w:t>การพัฒนาทักษะการเรียนรู้และการพัฒนาตนเอง</w:t>
      </w:r>
      <w:r w:rsidRPr="00B60D70">
        <w:rPr>
          <w:rFonts w:ascii="TH SarabunPSK" w:hAnsi="TH SarabunPSK" w:cs="TH SarabunPSK" w:hint="cs"/>
          <w:cs/>
          <w:lang w:val="th-TH"/>
        </w:rPr>
        <w:t xml:space="preserve"> </w:t>
      </w:r>
      <w:r w:rsidR="00D24A94" w:rsidRPr="00B60D70">
        <w:rPr>
          <w:rFonts w:ascii="TH SarabunPSK" w:hAnsi="TH SarabunPSK" w:cs="TH SarabunPSK" w:hint="cs"/>
          <w:cs/>
        </w:rPr>
        <w:t>ภายใต้กรอบคิดแบบเติบโต (</w:t>
      </w:r>
      <w:r w:rsidR="00D24A94" w:rsidRPr="00B60D70">
        <w:rPr>
          <w:rFonts w:ascii="TH SarabunPSK" w:hAnsi="TH SarabunPSK" w:cs="TH SarabunPSK" w:hint="cs"/>
        </w:rPr>
        <w:t>Growth Mindset</w:t>
      </w:r>
      <w:r w:rsidR="00D24A94" w:rsidRPr="00B60D70">
        <w:rPr>
          <w:rFonts w:ascii="TH SarabunPSK" w:hAnsi="TH SarabunPSK" w:cs="TH SarabunPSK" w:hint="cs"/>
          <w:cs/>
        </w:rPr>
        <w:t xml:space="preserve">) </w:t>
      </w:r>
      <w:r w:rsidRPr="00B60D70">
        <w:rPr>
          <w:rFonts w:ascii="TH SarabunPSK" w:hAnsi="TH SarabunPSK" w:cs="TH SarabunPSK" w:hint="cs"/>
          <w:cs/>
          <w:lang w:val="th-TH"/>
        </w:rPr>
        <w:t>โดยการกระตุ้นและจัดสภาพแวดล้อมในการเรียนรู้ให้แก่ผู้เรียน</w:t>
      </w:r>
      <w:r w:rsidRPr="00B60D70">
        <w:rPr>
          <w:rFonts w:ascii="TH SarabunPSK" w:hAnsi="TH SarabunPSK" w:cs="TH SarabunPSK" w:hint="cs"/>
        </w:rPr>
        <w:t xml:space="preserve"> </w:t>
      </w:r>
      <w:r w:rsidRPr="00B60D70">
        <w:rPr>
          <w:rFonts w:ascii="TH SarabunPSK" w:hAnsi="TH SarabunPSK" w:cs="TH SarabunPSK" w:hint="cs"/>
          <w:cs/>
          <w:lang w:val="th-TH"/>
        </w:rPr>
        <w:t>ใช้เทคโนโลยีเพื่อสนับสนุนการเรียน</w:t>
      </w:r>
      <w:r w:rsidRPr="00B60D70">
        <w:rPr>
          <w:rFonts w:ascii="TH SarabunPSK" w:hAnsi="TH SarabunPSK" w:cs="TH SarabunPSK" w:hint="cs"/>
        </w:rPr>
        <w:t xml:space="preserve"> </w:t>
      </w:r>
      <w:r w:rsidRPr="00B60D70">
        <w:rPr>
          <w:rFonts w:ascii="TH SarabunPSK" w:hAnsi="TH SarabunPSK" w:cs="TH SarabunPSK" w:hint="cs"/>
          <w:cs/>
          <w:lang w:val="th-TH"/>
        </w:rPr>
        <w:t>ส่งเสริมการคิดวิเคราะห์และแก้ปัญหา</w:t>
      </w:r>
      <w:r w:rsidRPr="00B60D70">
        <w:rPr>
          <w:rFonts w:ascii="TH SarabunPSK" w:hAnsi="TH SarabunPSK" w:cs="TH SarabunPSK" w:hint="cs"/>
        </w:rPr>
        <w:t xml:space="preserve"> </w:t>
      </w:r>
      <w:r w:rsidRPr="00B60D70">
        <w:rPr>
          <w:rFonts w:ascii="TH SarabunPSK" w:hAnsi="TH SarabunPSK" w:cs="TH SarabunPSK" w:hint="cs"/>
          <w:cs/>
          <w:lang w:val="th-TH"/>
        </w:rPr>
        <w:t>สนับสนุนการทำงานร่วมกัน</w:t>
      </w:r>
      <w:r w:rsidRPr="00B60D70">
        <w:rPr>
          <w:rFonts w:ascii="TH SarabunPSK" w:hAnsi="TH SarabunPSK" w:cs="TH SarabunPSK" w:hint="cs"/>
        </w:rPr>
        <w:t xml:space="preserve"> </w:t>
      </w:r>
      <w:r w:rsidR="00D24A94" w:rsidRPr="00B60D70">
        <w:rPr>
          <w:rFonts w:ascii="TH SarabunPSK" w:hAnsi="TH SarabunPSK" w:cs="TH SarabunPSK" w:hint="cs"/>
          <w:cs/>
        </w:rPr>
        <w:t>ปรับรูปแบบการจัดการเรียนรู้แบบเชิงรุก (</w:t>
      </w:r>
      <w:r w:rsidR="00D24A94" w:rsidRPr="00B60D70">
        <w:rPr>
          <w:rFonts w:ascii="TH SarabunPSK" w:hAnsi="TH SarabunPSK" w:cs="TH SarabunPSK" w:hint="cs"/>
        </w:rPr>
        <w:t>Active Learning</w:t>
      </w:r>
      <w:r w:rsidR="00D24A94" w:rsidRPr="00B60D70">
        <w:rPr>
          <w:rFonts w:ascii="TH SarabunPSK" w:hAnsi="TH SarabunPSK" w:cs="TH SarabunPSK" w:hint="cs"/>
          <w:cs/>
        </w:rPr>
        <w:t>)</w:t>
      </w:r>
      <w:r w:rsidR="00D24A94" w:rsidRPr="00B60D70">
        <w:rPr>
          <w:rFonts w:ascii="TH SarabunPSK" w:hAnsi="TH SarabunPSK" w:cs="TH SarabunPSK" w:hint="cs"/>
        </w:rPr>
        <w:t xml:space="preserve"> </w:t>
      </w:r>
      <w:r w:rsidR="00D24A94" w:rsidRPr="00B60D70">
        <w:rPr>
          <w:rFonts w:ascii="TH SarabunPSK" w:hAnsi="TH SarabunPSK" w:cs="TH SarabunPSK" w:hint="cs"/>
          <w:cs/>
        </w:rPr>
        <w:t xml:space="preserve">เพื่อเพิ่มโอกาสในการพัฒนาทักษะการคิดให้แก่ผู้เรียน </w:t>
      </w:r>
      <w:r w:rsidR="00D24A94" w:rsidRPr="00B60D70">
        <w:rPr>
          <w:rFonts w:ascii="TH SarabunPSK" w:hAnsi="TH SarabunPSK" w:cs="TH SarabunPSK" w:hint="cs"/>
          <w:cs/>
          <w:lang w:val="th-TH"/>
        </w:rPr>
        <w:t>เพิ่ม</w:t>
      </w:r>
      <w:r w:rsidRPr="00B60D70">
        <w:rPr>
          <w:rFonts w:ascii="TH SarabunPSK" w:hAnsi="TH SarabunPSK" w:cs="TH SarabunPSK" w:hint="cs"/>
          <w:cs/>
          <w:lang w:val="th-TH"/>
        </w:rPr>
        <w:t>โอกาสในการแสดงออกและแบ่งปันความรู้</w:t>
      </w:r>
      <w:r w:rsidRPr="00B60D70">
        <w:rPr>
          <w:rFonts w:ascii="TH SarabunPSK" w:hAnsi="TH SarabunPSK" w:cs="TH SarabunPSK" w:hint="cs"/>
        </w:rPr>
        <w:t xml:space="preserve">, </w:t>
      </w:r>
      <w:r w:rsidRPr="00B60D70">
        <w:rPr>
          <w:rFonts w:ascii="TH SarabunPSK" w:hAnsi="TH SarabunPSK" w:cs="TH SarabunPSK" w:hint="cs"/>
          <w:cs/>
          <w:lang w:val="th-TH"/>
        </w:rPr>
        <w:t>ประยุกต์ใช้หลักการโค้ช</w:t>
      </w:r>
      <w:r w:rsidRPr="00B60D70">
        <w:rPr>
          <w:rFonts w:ascii="TH SarabunPSK" w:hAnsi="TH SarabunPSK" w:cs="TH SarabunPSK" w:hint="cs"/>
        </w:rPr>
        <w:t xml:space="preserve"> (Coach) </w:t>
      </w:r>
      <w:r w:rsidRPr="00B60D70">
        <w:rPr>
          <w:rFonts w:ascii="TH SarabunPSK" w:hAnsi="TH SarabunPSK" w:cs="TH SarabunPSK" w:hint="cs"/>
          <w:cs/>
          <w:lang w:val="th-TH"/>
        </w:rPr>
        <w:t>และการ</w:t>
      </w:r>
      <w:r w:rsidR="00F57788" w:rsidRPr="00B60D70">
        <w:rPr>
          <w:rFonts w:ascii="TH SarabunPSK" w:hAnsi="TH SarabunPSK" w:cs="TH SarabunPSK" w:hint="cs"/>
          <w:cs/>
          <w:lang w:val="th-TH"/>
        </w:rPr>
        <w:t>เกื้อหนุนการเรียนรู้</w:t>
      </w:r>
      <w:r w:rsidRPr="00B60D70">
        <w:rPr>
          <w:rFonts w:ascii="TH SarabunPSK" w:hAnsi="TH SarabunPSK" w:cs="TH SarabunPSK" w:hint="cs"/>
          <w:cs/>
          <w:lang w:val="th-TH"/>
        </w:rPr>
        <w:t xml:space="preserve"> </w:t>
      </w:r>
      <w:r w:rsidRPr="00B60D70">
        <w:rPr>
          <w:rFonts w:ascii="TH SarabunPSK" w:hAnsi="TH SarabunPSK" w:cs="TH SarabunPSK" w:hint="cs"/>
          <w:cs/>
        </w:rPr>
        <w:t>(</w:t>
      </w:r>
      <w:r w:rsidRPr="00B60D70">
        <w:rPr>
          <w:rFonts w:ascii="TH SarabunPSK" w:hAnsi="TH SarabunPSK" w:cs="TH SarabunPSK" w:hint="cs"/>
        </w:rPr>
        <w:t>Facilitator</w:t>
      </w:r>
      <w:r w:rsidRPr="00B60D70">
        <w:rPr>
          <w:rFonts w:ascii="TH SarabunPSK" w:hAnsi="TH SarabunPSK" w:cs="TH SarabunPSK" w:hint="cs"/>
          <w:cs/>
        </w:rPr>
        <w:t>)</w:t>
      </w:r>
      <w:r w:rsidRPr="00B60D70">
        <w:rPr>
          <w:rFonts w:ascii="TH SarabunPSK" w:hAnsi="TH SarabunPSK" w:cs="TH SarabunPSK" w:hint="cs"/>
          <w:cs/>
          <w:lang w:val="th-TH"/>
        </w:rPr>
        <w:t>ในการสนับสนุนการเรียนรู้ให้แก่ผู้เรียน</w:t>
      </w:r>
      <w:r w:rsidRPr="00B60D70">
        <w:rPr>
          <w:rFonts w:ascii="TH SarabunPSK" w:hAnsi="TH SarabunPSK" w:cs="TH SarabunPSK" w:hint="cs"/>
          <w:cs/>
        </w:rPr>
        <w:t xml:space="preserve"> </w:t>
      </w:r>
      <w:r w:rsidRPr="00B60D70">
        <w:rPr>
          <w:rFonts w:ascii="TH SarabunPSK" w:hAnsi="TH SarabunPSK" w:cs="TH SarabunPSK" w:hint="cs"/>
          <w:cs/>
          <w:lang w:val="th-TH"/>
        </w:rPr>
        <w:t xml:space="preserve">จัดการเรียนโดยใช้รูปแบบการสอนที่เน้นการพัฒนาทักษะการเรียนรู้ด้วยตนเองให้กับผู้เรียน ได้แก่ </w:t>
      </w:r>
      <w:r w:rsidRPr="00B60D70">
        <w:rPr>
          <w:rFonts w:ascii="TH SarabunPSK" w:hAnsi="TH SarabunPSK" w:cs="TH SarabunPSK" w:hint="cs"/>
        </w:rPr>
        <w:t>Problem Based Learning(PBL), Project Based Learning(</w:t>
      </w:r>
      <w:proofErr w:type="spellStart"/>
      <w:r w:rsidRPr="00B60D70">
        <w:rPr>
          <w:rFonts w:ascii="TH SarabunPSK" w:hAnsi="TH SarabunPSK" w:cs="TH SarabunPSK" w:hint="cs"/>
        </w:rPr>
        <w:t>PjBL</w:t>
      </w:r>
      <w:proofErr w:type="spellEnd"/>
      <w:r w:rsidRPr="00B60D70">
        <w:rPr>
          <w:rFonts w:ascii="TH SarabunPSK" w:hAnsi="TH SarabunPSK" w:cs="TH SarabunPSK" w:hint="cs"/>
        </w:rPr>
        <w:t xml:space="preserve">), Inquiry Based Learning (IBL), Flipped Classroom, Constructionism </w:t>
      </w:r>
      <w:r w:rsidRPr="00B60D70">
        <w:rPr>
          <w:rFonts w:ascii="TH SarabunPSK" w:hAnsi="TH SarabunPSK" w:cs="TH SarabunPSK" w:hint="cs"/>
          <w:cs/>
          <w:lang w:val="th-TH"/>
        </w:rPr>
        <w:t>เป็นต้น</w:t>
      </w:r>
    </w:p>
    <w:p w14:paraId="4F7E5928" w14:textId="212D6B0A" w:rsidR="009E6917" w:rsidRPr="00B60D70" w:rsidRDefault="00D24A94" w:rsidP="00592146">
      <w:pPr>
        <w:pStyle w:val="af9"/>
        <w:numPr>
          <w:ilvl w:val="0"/>
          <w:numId w:val="4"/>
        </w:numPr>
        <w:rPr>
          <w:rFonts w:ascii="TH SarabunPSK" w:hAnsi="TH SarabunPSK" w:cs="TH SarabunPSK"/>
        </w:rPr>
      </w:pPr>
      <w:r w:rsidRPr="00B60D70">
        <w:rPr>
          <w:rFonts w:ascii="TH SarabunPSK" w:hAnsi="TH SarabunPSK" w:cs="TH SarabunPSK" w:hint="cs"/>
          <w:u w:val="single"/>
          <w:cs/>
          <w:lang w:val="th-TH"/>
        </w:rPr>
        <w:t>สร้างทัศนคติการอยู่ร่วมแบบพึ่งพาอาศัยกัน</w:t>
      </w:r>
      <w:r w:rsidRPr="00B60D70">
        <w:rPr>
          <w:rFonts w:ascii="TH SarabunPSK" w:hAnsi="TH SarabunPSK" w:cs="TH SarabunPSK" w:hint="cs"/>
          <w:cs/>
          <w:lang w:val="th-TH"/>
        </w:rPr>
        <w:t xml:space="preserve"> เห็นคุณค่าจากการทำงานร่วมกันกับผู้อื่นเพื่อขับเคลื่อนตนเองและสังคม </w:t>
      </w:r>
      <w:r w:rsidR="00D756E0" w:rsidRPr="00B60D70">
        <w:rPr>
          <w:rFonts w:ascii="TH SarabunPSK" w:hAnsi="TH SarabunPSK" w:cs="TH SarabunPSK" w:hint="cs"/>
          <w:cs/>
          <w:lang w:val="th-TH"/>
        </w:rPr>
        <w:t xml:space="preserve">ปลูกฝังความเมตตาและเอื้ออาทรให้แก่ผู้เรียน </w:t>
      </w:r>
      <w:r w:rsidRPr="00B60D70">
        <w:rPr>
          <w:rFonts w:ascii="TH SarabunPSK" w:hAnsi="TH SarabunPSK" w:cs="TH SarabunPSK" w:hint="cs"/>
          <w:cs/>
          <w:lang w:val="th-TH"/>
        </w:rPr>
        <w:t>สร้างโอกาสให้นักเรียนได้เข้าไปในชุมชนสร้างประโยชน์ให้กับสังคมและคนรอบข้าง เช่น ค่ายอาสา</w:t>
      </w:r>
      <w:r w:rsidRPr="00B60D70">
        <w:rPr>
          <w:rFonts w:ascii="TH SarabunPSK" w:hAnsi="TH SarabunPSK" w:cs="TH SarabunPSK" w:hint="cs"/>
        </w:rPr>
        <w:t xml:space="preserve"> </w:t>
      </w:r>
      <w:r w:rsidRPr="00B60D70">
        <w:rPr>
          <w:rFonts w:ascii="TH SarabunPSK" w:hAnsi="TH SarabunPSK" w:cs="TH SarabunPSK" w:hint="cs"/>
          <w:cs/>
          <w:lang w:val="th-TH"/>
        </w:rPr>
        <w:t>กิจกรรมเพื่อสังคม</w:t>
      </w:r>
      <w:r w:rsidRPr="00B60D70">
        <w:rPr>
          <w:rFonts w:ascii="TH SarabunPSK" w:hAnsi="TH SarabunPSK" w:cs="TH SarabunPSK" w:hint="cs"/>
        </w:rPr>
        <w:t xml:space="preserve"> </w:t>
      </w:r>
      <w:r w:rsidRPr="00B60D70">
        <w:rPr>
          <w:rFonts w:ascii="TH SarabunPSK" w:hAnsi="TH SarabunPSK" w:cs="TH SarabunPSK" w:hint="cs"/>
          <w:cs/>
          <w:lang w:val="th-TH"/>
        </w:rPr>
        <w:t xml:space="preserve">ธนาคารจิตอาสา เป็นต้น </w:t>
      </w:r>
      <w:r w:rsidR="00D756E0" w:rsidRPr="00B60D70">
        <w:rPr>
          <w:rFonts w:ascii="TH SarabunPSK" w:hAnsi="TH SarabunPSK" w:cs="TH SarabunPSK" w:hint="cs"/>
          <w:cs/>
          <w:lang w:val="th-TH"/>
        </w:rPr>
        <w:t>ใช้กิจกรรม</w:t>
      </w:r>
      <w:r w:rsidRPr="00B60D70">
        <w:rPr>
          <w:rFonts w:ascii="TH SarabunPSK" w:hAnsi="TH SarabunPSK" w:cs="TH SarabunPSK" w:hint="cs"/>
          <w:cs/>
          <w:lang w:val="th-TH"/>
        </w:rPr>
        <w:t>การเรียนรู้</w:t>
      </w:r>
      <w:r w:rsidR="00D756E0" w:rsidRPr="00B60D70">
        <w:rPr>
          <w:rFonts w:ascii="TH SarabunPSK" w:hAnsi="TH SarabunPSK" w:cs="TH SarabunPSK" w:hint="cs"/>
          <w:cs/>
          <w:lang w:val="th-TH"/>
        </w:rPr>
        <w:t>ที่ให้ผู้เรียน</w:t>
      </w:r>
      <w:r w:rsidRPr="00B60D70">
        <w:rPr>
          <w:rFonts w:ascii="TH SarabunPSK" w:hAnsi="TH SarabunPSK" w:cs="TH SarabunPSK" w:hint="cs"/>
          <w:cs/>
          <w:lang w:val="th-TH"/>
        </w:rPr>
        <w:t>ได้มี</w:t>
      </w:r>
      <w:r w:rsidR="00D756E0" w:rsidRPr="00B60D70">
        <w:rPr>
          <w:rFonts w:ascii="TH SarabunPSK" w:hAnsi="TH SarabunPSK" w:cs="TH SarabunPSK" w:hint="cs"/>
          <w:cs/>
          <w:lang w:val="th-TH"/>
        </w:rPr>
        <w:t>ส่วนร่วม</w:t>
      </w:r>
      <w:r w:rsidRPr="00B60D70">
        <w:rPr>
          <w:rFonts w:ascii="TH SarabunPSK" w:hAnsi="TH SarabunPSK" w:cs="TH SarabunPSK" w:hint="cs"/>
          <w:cs/>
          <w:lang w:val="th-TH"/>
        </w:rPr>
        <w:t xml:space="preserve">ในการสะท้อนการเรียนรู้เพื่อพัฒนาตนเอง </w:t>
      </w:r>
      <w:r w:rsidR="00D756E0" w:rsidRPr="00B60D70">
        <w:rPr>
          <w:rFonts w:ascii="TH SarabunPSK" w:hAnsi="TH SarabunPSK" w:cs="TH SarabunPSK" w:hint="cs"/>
          <w:cs/>
          <w:lang w:val="th-TH"/>
        </w:rPr>
        <w:t>เชิญวิทยากรที่ทำงานจิตอาสามาบรรยายและสร้างแรงบันดาลใจ</w:t>
      </w:r>
      <w:r w:rsidR="00D756E0" w:rsidRPr="00B60D70">
        <w:rPr>
          <w:rFonts w:ascii="TH SarabunPSK" w:hAnsi="TH SarabunPSK" w:cs="TH SarabunPSK" w:hint="cs"/>
          <w:cs/>
        </w:rPr>
        <w:t xml:space="preserve"> </w:t>
      </w:r>
      <w:r w:rsidR="00D756E0" w:rsidRPr="00B60D70">
        <w:rPr>
          <w:rFonts w:ascii="TH SarabunPSK" w:hAnsi="TH SarabunPSK" w:cs="TH SarabunPSK" w:hint="cs"/>
          <w:cs/>
          <w:lang w:val="th-TH"/>
        </w:rPr>
        <w:t>ฝึกอบรมเชิงจิตตปัญญาศึกษาเพื่อพัฒนาวุฒิภาวะและปรับทัศนคติให้กับผู้เรียนให้เข้าสู่สังคมแห่งการอยู่ร่วม</w:t>
      </w:r>
      <w:r w:rsidRPr="00B60D70">
        <w:rPr>
          <w:rFonts w:ascii="TH SarabunPSK" w:hAnsi="TH SarabunPSK" w:cs="TH SarabunPSK" w:hint="cs"/>
          <w:cs/>
          <w:lang w:val="th-TH"/>
        </w:rPr>
        <w:t>กัน</w:t>
      </w:r>
      <w:r w:rsidR="00D756E0" w:rsidRPr="00B60D70">
        <w:rPr>
          <w:rFonts w:ascii="TH SarabunPSK" w:hAnsi="TH SarabunPSK" w:cs="TH SarabunPSK" w:hint="cs"/>
          <w:cs/>
          <w:lang w:val="th-TH"/>
        </w:rPr>
        <w:t>อย่างมีความหมาย</w:t>
      </w:r>
    </w:p>
    <w:p w14:paraId="0868FBF9" w14:textId="3D16C797" w:rsidR="00D24A94" w:rsidRPr="00B60D70" w:rsidRDefault="00BD7F9D" w:rsidP="00D24A94">
      <w:pPr>
        <w:ind w:right="29"/>
        <w:rPr>
          <w:rFonts w:ascii="TH SarabunPSK" w:hAnsi="TH SarabunPSK" w:cs="TH SarabunPSK"/>
        </w:rPr>
      </w:pPr>
      <w:r w:rsidRPr="00B60D70">
        <w:rPr>
          <w:rFonts w:ascii="TH SarabunPSK" w:hAnsi="TH SarabunPSK" w:cs="TH SarabunPSK" w:hint="cs"/>
        </w:rPr>
        <w:t xml:space="preserve"> </w:t>
      </w:r>
      <w:r w:rsidR="00D756E0" w:rsidRPr="00B60D70">
        <w:rPr>
          <w:rFonts w:ascii="TH SarabunPSK" w:hAnsi="TH SarabunPSK" w:cs="TH SarabunPSK" w:hint="cs"/>
        </w:rPr>
        <w:t xml:space="preserve"> </w:t>
      </w:r>
      <w:bookmarkEnd w:id="30"/>
    </w:p>
    <w:p w14:paraId="3E972692" w14:textId="01233B59" w:rsidR="00D24A94" w:rsidRPr="00B60D70" w:rsidRDefault="00D24A94" w:rsidP="00D24A94">
      <w:pPr>
        <w:pStyle w:val="3"/>
        <w:rPr>
          <w:rFonts w:ascii="TH SarabunPSK" w:hAnsi="TH SarabunPSK" w:cs="TH SarabunPSK"/>
        </w:rPr>
      </w:pPr>
      <w:bookmarkStart w:id="50" w:name="_Toc179245992"/>
      <w:bookmarkStart w:id="51" w:name="_Toc179656360"/>
      <w:bookmarkStart w:id="52" w:name="_Toc180609440"/>
      <w:bookmarkStart w:id="53" w:name="_Toc191634056"/>
      <w:r w:rsidRPr="00B60D70">
        <w:rPr>
          <w:rFonts w:ascii="TH SarabunPSK" w:hAnsi="TH SarabunPSK" w:cs="TH SarabunPSK" w:hint="cs"/>
          <w:cs/>
        </w:rPr>
        <w:t>การปรับค่าเล่าเรียน</w:t>
      </w:r>
      <w:bookmarkEnd w:id="50"/>
      <w:bookmarkEnd w:id="51"/>
      <w:bookmarkEnd w:id="52"/>
      <w:bookmarkEnd w:id="53"/>
    </w:p>
    <w:p w14:paraId="47AF81D6" w14:textId="49EA2884" w:rsidR="00D24A94" w:rsidRPr="00B60D70" w:rsidRDefault="00D24A94" w:rsidP="00D24A94">
      <w:pPr>
        <w:ind w:right="29" w:firstLine="720"/>
        <w:rPr>
          <w:rFonts w:ascii="TH SarabunPSK" w:hAnsi="TH SarabunPSK" w:cs="TH SarabunPSK"/>
        </w:rPr>
      </w:pPr>
      <w:r w:rsidRPr="00B60D70">
        <w:rPr>
          <w:rFonts w:ascii="TH SarabunPSK" w:hAnsi="TH SarabunPSK" w:cs="TH SarabunPSK" w:hint="cs"/>
          <w:cs/>
        </w:rPr>
        <w:t>หลักสูตรมีเป้าหมายในการพัฒนากำลังคนที่มีความสามารถในการถ่ายทอดความรู้ทางวิศวกรรมโยธาเพื่อรับใช้สังคมทั้งในสถานประกอบการและ</w:t>
      </w:r>
      <w:r w:rsidR="00E40CD7" w:rsidRPr="00B60D70">
        <w:rPr>
          <w:rFonts w:ascii="TH SarabunPSK" w:hAnsi="TH SarabunPSK" w:cs="TH SarabunPSK" w:hint="cs"/>
          <w:cs/>
        </w:rPr>
        <w:t>สถาบัน</w:t>
      </w:r>
      <w:r w:rsidRPr="00B60D70">
        <w:rPr>
          <w:rFonts w:ascii="TH SarabunPSK" w:hAnsi="TH SarabunPSK" w:cs="TH SarabunPSK" w:hint="cs"/>
          <w:cs/>
        </w:rPr>
        <w:t xml:space="preserve">การศึกษา โดยได้ปรับเพิ่มรายวิชาและกระบวนการจัดการเรียนรู้ใหม่เพื่อยืนยันถึงคุณภาพในการผลิตให้ได้ตามผลลัพธ์การเรียนรู้ที่คาดหวัง จึงมีข้อสรุปในการปรับอัตราค่าเล่าเรียน ดังนี้ </w:t>
      </w:r>
    </w:p>
    <w:p w14:paraId="3314BD91" w14:textId="77777777" w:rsidR="00D24A94" w:rsidRPr="00B60D70" w:rsidRDefault="00D24A94" w:rsidP="00FF7D50">
      <w:pPr>
        <w:pStyle w:val="af9"/>
        <w:numPr>
          <w:ilvl w:val="0"/>
          <w:numId w:val="85"/>
        </w:numPr>
        <w:ind w:left="1134" w:right="29" w:hanging="392"/>
        <w:rPr>
          <w:rFonts w:ascii="TH SarabunPSK" w:hAnsi="TH SarabunPSK" w:cs="TH SarabunPSK"/>
        </w:rPr>
      </w:pPr>
      <w:r w:rsidRPr="00B60D70">
        <w:rPr>
          <w:rFonts w:ascii="TH SarabunPSK" w:hAnsi="TH SarabunPSK" w:cs="TH SarabunPSK" w:hint="cs"/>
          <w:cs/>
        </w:rPr>
        <w:t>ภาคการศึกษาปกติ</w:t>
      </w:r>
    </w:p>
    <w:p w14:paraId="3DB940D0" w14:textId="79AA3831" w:rsidR="00D24A94" w:rsidRPr="00B60D70" w:rsidRDefault="00D24A94" w:rsidP="00FF7D50">
      <w:pPr>
        <w:pStyle w:val="af9"/>
        <w:numPr>
          <w:ilvl w:val="0"/>
          <w:numId w:val="84"/>
        </w:numPr>
        <w:ind w:left="1484" w:right="29" w:hanging="308"/>
        <w:rPr>
          <w:rFonts w:ascii="TH SarabunPSK" w:hAnsi="TH SarabunPSK" w:cs="TH SarabunPSK"/>
        </w:rPr>
      </w:pPr>
      <w:r w:rsidRPr="00B60D70">
        <w:rPr>
          <w:rFonts w:ascii="TH SarabunPSK" w:hAnsi="TH SarabunPSK" w:cs="TH SarabunPSK" w:hint="cs"/>
          <w:cs/>
        </w:rPr>
        <w:t>ค่าบำรุงการศึกษา ภาคการศึกษาละ 1</w:t>
      </w:r>
      <w:r w:rsidRPr="00B60D70">
        <w:rPr>
          <w:rFonts w:ascii="TH SarabunPSK" w:hAnsi="TH SarabunPSK" w:cs="TH SarabunPSK" w:hint="cs"/>
        </w:rPr>
        <w:t>4,500</w:t>
      </w:r>
      <w:r w:rsidRPr="00B60D70">
        <w:rPr>
          <w:rFonts w:ascii="TH SarabunPSK" w:hAnsi="TH SarabunPSK" w:cs="TH SarabunPSK" w:hint="cs"/>
          <w:cs/>
        </w:rPr>
        <w:t xml:space="preserve"> บาท</w:t>
      </w:r>
      <w:r w:rsidRPr="00B60D70">
        <w:rPr>
          <w:rFonts w:ascii="TH SarabunPSK" w:hAnsi="TH SarabunPSK" w:cs="TH SarabunPSK" w:hint="cs"/>
          <w:cs/>
        </w:rPr>
        <w:tab/>
      </w:r>
      <w:r w:rsidR="00BE044F" w:rsidRPr="00B60D70">
        <w:rPr>
          <w:rFonts w:ascii="TH SarabunPSK" w:hAnsi="TH SarabunPSK" w:cs="TH SarabunPSK" w:hint="cs"/>
        </w:rPr>
        <w:tab/>
      </w:r>
      <w:r w:rsidRPr="00B60D70">
        <w:rPr>
          <w:rFonts w:ascii="TH SarabunPSK" w:hAnsi="TH SarabunPSK" w:cs="TH SarabunPSK" w:hint="cs"/>
        </w:rPr>
        <w:t>(</w:t>
      </w:r>
      <w:r w:rsidRPr="00B60D70">
        <w:rPr>
          <w:rFonts w:ascii="TH SarabunPSK" w:hAnsi="TH SarabunPSK" w:cs="TH SarabunPSK" w:hint="cs"/>
          <w:cs/>
        </w:rPr>
        <w:t>เพิ่มขึ้น 2</w:t>
      </w:r>
      <w:r w:rsidRPr="00B60D70">
        <w:rPr>
          <w:rFonts w:ascii="TH SarabunPSK" w:hAnsi="TH SarabunPSK" w:cs="TH SarabunPSK" w:hint="cs"/>
        </w:rPr>
        <w:t>,</w:t>
      </w:r>
      <w:r w:rsidRPr="00B60D70">
        <w:rPr>
          <w:rFonts w:ascii="TH SarabunPSK" w:hAnsi="TH SarabunPSK" w:cs="TH SarabunPSK" w:hint="cs"/>
          <w:cs/>
        </w:rPr>
        <w:t>500</w:t>
      </w:r>
      <w:r w:rsidR="00B04D4D" w:rsidRPr="00B60D70">
        <w:rPr>
          <w:rFonts w:ascii="TH SarabunPSK" w:hAnsi="TH SarabunPSK" w:cs="TH SarabunPSK" w:hint="cs"/>
          <w:cs/>
        </w:rPr>
        <w:t xml:space="preserve"> </w:t>
      </w:r>
      <w:r w:rsidRPr="00B60D70">
        <w:rPr>
          <w:rFonts w:ascii="TH SarabunPSK" w:hAnsi="TH SarabunPSK" w:cs="TH SarabunPSK" w:hint="cs"/>
          <w:cs/>
        </w:rPr>
        <w:t>บาท)</w:t>
      </w:r>
    </w:p>
    <w:p w14:paraId="06F83CF0" w14:textId="332E91CF" w:rsidR="00D24A94" w:rsidRPr="00B60D70" w:rsidRDefault="00D24A94" w:rsidP="00FF7D50">
      <w:pPr>
        <w:pStyle w:val="af9"/>
        <w:numPr>
          <w:ilvl w:val="0"/>
          <w:numId w:val="84"/>
        </w:numPr>
        <w:ind w:left="1484" w:right="29" w:hanging="308"/>
        <w:rPr>
          <w:rFonts w:ascii="TH SarabunPSK" w:hAnsi="TH SarabunPSK" w:cs="TH SarabunPSK"/>
        </w:rPr>
      </w:pPr>
      <w:r w:rsidRPr="00B60D70">
        <w:rPr>
          <w:rFonts w:ascii="TH SarabunPSK" w:hAnsi="TH SarabunPSK" w:cs="TH SarabunPSK" w:hint="cs"/>
          <w:cs/>
        </w:rPr>
        <w:t>ค่าลงทะเบียนรายวิชา หน่วย</w:t>
      </w:r>
      <w:proofErr w:type="spellStart"/>
      <w:r w:rsidRPr="00B60D70">
        <w:rPr>
          <w:rFonts w:ascii="TH SarabunPSK" w:hAnsi="TH SarabunPSK" w:cs="TH SarabunPSK" w:hint="cs"/>
          <w:cs/>
        </w:rPr>
        <w:t>กิ</w:t>
      </w:r>
      <w:proofErr w:type="spellEnd"/>
      <w:r w:rsidRPr="00B60D70">
        <w:rPr>
          <w:rFonts w:ascii="TH SarabunPSK" w:hAnsi="TH SarabunPSK" w:cs="TH SarabunPSK" w:hint="cs"/>
          <w:cs/>
        </w:rPr>
        <w:t>ตละ 850</w:t>
      </w:r>
      <w:r w:rsidRPr="00B60D70">
        <w:rPr>
          <w:rFonts w:ascii="TH SarabunPSK" w:hAnsi="TH SarabunPSK" w:cs="TH SarabunPSK" w:hint="cs"/>
        </w:rPr>
        <w:t xml:space="preserve"> </w:t>
      </w:r>
      <w:r w:rsidRPr="00B60D70">
        <w:rPr>
          <w:rFonts w:ascii="TH SarabunPSK" w:hAnsi="TH SarabunPSK" w:cs="TH SarabunPSK" w:hint="cs"/>
          <w:cs/>
        </w:rPr>
        <w:t>บาท</w:t>
      </w:r>
      <w:r w:rsidRPr="00B60D70">
        <w:rPr>
          <w:rFonts w:ascii="TH SarabunPSK" w:hAnsi="TH SarabunPSK" w:cs="TH SarabunPSK" w:hint="cs"/>
          <w:cs/>
        </w:rPr>
        <w:tab/>
      </w:r>
      <w:r w:rsidRPr="00B60D70">
        <w:rPr>
          <w:rFonts w:ascii="TH SarabunPSK" w:hAnsi="TH SarabunPSK" w:cs="TH SarabunPSK" w:hint="cs"/>
          <w:cs/>
        </w:rPr>
        <w:tab/>
        <w:t xml:space="preserve"> (เพิ่มขึ้น 350 บาท)</w:t>
      </w:r>
    </w:p>
    <w:p w14:paraId="7C4680B3" w14:textId="77777777" w:rsidR="00D24A94" w:rsidRPr="00B60D70" w:rsidRDefault="00D24A94" w:rsidP="00FF7D50">
      <w:pPr>
        <w:pStyle w:val="af9"/>
        <w:numPr>
          <w:ilvl w:val="0"/>
          <w:numId w:val="85"/>
        </w:numPr>
        <w:ind w:left="1134" w:right="29" w:hanging="392"/>
        <w:rPr>
          <w:rFonts w:ascii="TH SarabunPSK" w:hAnsi="TH SarabunPSK" w:cs="TH SarabunPSK"/>
        </w:rPr>
      </w:pPr>
      <w:r w:rsidRPr="00B60D70">
        <w:rPr>
          <w:rFonts w:ascii="TH SarabunPSK" w:hAnsi="TH SarabunPSK" w:cs="TH SarabunPSK" w:hint="cs"/>
          <w:cs/>
        </w:rPr>
        <w:t>ภาคการศึกษาพิเศษ (กรณีที่นักศึกษามีความจำเป็นต้องลงทะเบียน)</w:t>
      </w:r>
    </w:p>
    <w:p w14:paraId="37C4581A" w14:textId="6283E9B9" w:rsidR="00D24A94" w:rsidRPr="00B60D70" w:rsidRDefault="00D24A94" w:rsidP="00FF7D50">
      <w:pPr>
        <w:pStyle w:val="af9"/>
        <w:numPr>
          <w:ilvl w:val="0"/>
          <w:numId w:val="84"/>
        </w:numPr>
        <w:ind w:left="1484" w:right="29" w:hanging="308"/>
        <w:rPr>
          <w:rFonts w:ascii="TH SarabunPSK" w:hAnsi="TH SarabunPSK" w:cs="TH SarabunPSK"/>
        </w:rPr>
      </w:pPr>
      <w:r w:rsidRPr="00B60D70">
        <w:rPr>
          <w:rFonts w:ascii="TH SarabunPSK" w:hAnsi="TH SarabunPSK" w:cs="TH SarabunPSK" w:hint="cs"/>
          <w:cs/>
        </w:rPr>
        <w:t xml:space="preserve">ค่าบำรุงการศึกษา ภาคการศึกษาละ </w:t>
      </w:r>
      <w:r w:rsidRPr="00B60D70">
        <w:rPr>
          <w:rFonts w:ascii="TH SarabunPSK" w:hAnsi="TH SarabunPSK" w:cs="TH SarabunPSK" w:hint="cs"/>
        </w:rPr>
        <w:t>7,250</w:t>
      </w:r>
      <w:r w:rsidRPr="00B60D70">
        <w:rPr>
          <w:rFonts w:ascii="TH SarabunPSK" w:hAnsi="TH SarabunPSK" w:cs="TH SarabunPSK" w:hint="cs"/>
          <w:cs/>
        </w:rPr>
        <w:t xml:space="preserve"> บาท </w:t>
      </w:r>
      <w:r w:rsidRPr="00B60D70">
        <w:rPr>
          <w:rFonts w:ascii="TH SarabunPSK" w:hAnsi="TH SarabunPSK" w:cs="TH SarabunPSK" w:hint="cs"/>
        </w:rPr>
        <w:tab/>
      </w:r>
      <w:r w:rsidR="00BE044F" w:rsidRPr="00B60D70">
        <w:rPr>
          <w:rFonts w:ascii="TH SarabunPSK" w:hAnsi="TH SarabunPSK" w:cs="TH SarabunPSK" w:hint="cs"/>
        </w:rPr>
        <w:tab/>
      </w:r>
      <w:r w:rsidRPr="00B60D70">
        <w:rPr>
          <w:rFonts w:ascii="TH SarabunPSK" w:hAnsi="TH SarabunPSK" w:cs="TH SarabunPSK" w:hint="cs"/>
        </w:rPr>
        <w:t>(</w:t>
      </w:r>
      <w:r w:rsidRPr="00B60D70">
        <w:rPr>
          <w:rFonts w:ascii="TH SarabunPSK" w:hAnsi="TH SarabunPSK" w:cs="TH SarabunPSK" w:hint="cs"/>
          <w:cs/>
        </w:rPr>
        <w:t>เพิ่มขึ้น 1</w:t>
      </w:r>
      <w:r w:rsidRPr="00B60D70">
        <w:rPr>
          <w:rFonts w:ascii="TH SarabunPSK" w:hAnsi="TH SarabunPSK" w:cs="TH SarabunPSK" w:hint="cs"/>
        </w:rPr>
        <w:t xml:space="preserve">,250 </w:t>
      </w:r>
      <w:r w:rsidRPr="00B60D70">
        <w:rPr>
          <w:rFonts w:ascii="TH SarabunPSK" w:hAnsi="TH SarabunPSK" w:cs="TH SarabunPSK" w:hint="cs"/>
          <w:cs/>
        </w:rPr>
        <w:t>บาท)</w:t>
      </w:r>
    </w:p>
    <w:p w14:paraId="0274A7B4" w14:textId="4BD3467C" w:rsidR="00D24A94" w:rsidRPr="00B60D70" w:rsidRDefault="00D24A94" w:rsidP="00FF7D50">
      <w:pPr>
        <w:pStyle w:val="af9"/>
        <w:numPr>
          <w:ilvl w:val="0"/>
          <w:numId w:val="84"/>
        </w:numPr>
        <w:ind w:left="1484" w:right="29" w:hanging="308"/>
        <w:rPr>
          <w:rFonts w:ascii="TH SarabunPSK" w:hAnsi="TH SarabunPSK" w:cs="TH SarabunPSK"/>
        </w:rPr>
      </w:pPr>
      <w:r w:rsidRPr="00B60D70">
        <w:rPr>
          <w:rFonts w:ascii="TH SarabunPSK" w:hAnsi="TH SarabunPSK" w:cs="TH SarabunPSK" w:hint="cs"/>
          <w:cs/>
        </w:rPr>
        <w:t>ค่าลงทะเบียนรายวิชา หน่วย</w:t>
      </w:r>
      <w:proofErr w:type="spellStart"/>
      <w:r w:rsidRPr="00B60D70">
        <w:rPr>
          <w:rFonts w:ascii="TH SarabunPSK" w:hAnsi="TH SarabunPSK" w:cs="TH SarabunPSK" w:hint="cs"/>
          <w:cs/>
        </w:rPr>
        <w:t>กิ</w:t>
      </w:r>
      <w:proofErr w:type="spellEnd"/>
      <w:r w:rsidRPr="00B60D70">
        <w:rPr>
          <w:rFonts w:ascii="TH SarabunPSK" w:hAnsi="TH SarabunPSK" w:cs="TH SarabunPSK" w:hint="cs"/>
          <w:cs/>
        </w:rPr>
        <w:t>ตละ 1</w:t>
      </w:r>
      <w:r w:rsidRPr="00B60D70">
        <w:rPr>
          <w:rFonts w:ascii="TH SarabunPSK" w:hAnsi="TH SarabunPSK" w:cs="TH SarabunPSK" w:hint="cs"/>
        </w:rPr>
        <w:t>,</w:t>
      </w:r>
      <w:r w:rsidRPr="00B60D70">
        <w:rPr>
          <w:rFonts w:ascii="TH SarabunPSK" w:hAnsi="TH SarabunPSK" w:cs="TH SarabunPSK" w:hint="cs"/>
          <w:cs/>
        </w:rPr>
        <w:t>7</w:t>
      </w:r>
      <w:r w:rsidRPr="00B60D70">
        <w:rPr>
          <w:rFonts w:ascii="TH SarabunPSK" w:hAnsi="TH SarabunPSK" w:cs="TH SarabunPSK" w:hint="cs"/>
        </w:rPr>
        <w:t xml:space="preserve">00 </w:t>
      </w:r>
      <w:r w:rsidRPr="00B60D70">
        <w:rPr>
          <w:rFonts w:ascii="TH SarabunPSK" w:hAnsi="TH SarabunPSK" w:cs="TH SarabunPSK" w:hint="cs"/>
          <w:cs/>
        </w:rPr>
        <w:t xml:space="preserve">บาท </w:t>
      </w:r>
      <w:r w:rsidRPr="00B60D70">
        <w:rPr>
          <w:rFonts w:ascii="TH SarabunPSK" w:hAnsi="TH SarabunPSK" w:cs="TH SarabunPSK" w:hint="cs"/>
        </w:rPr>
        <w:tab/>
      </w:r>
      <w:r w:rsidRPr="00B60D70">
        <w:rPr>
          <w:rFonts w:ascii="TH SarabunPSK" w:hAnsi="TH SarabunPSK" w:cs="TH SarabunPSK" w:hint="cs"/>
        </w:rPr>
        <w:tab/>
      </w:r>
      <w:r w:rsidRPr="00B60D70">
        <w:rPr>
          <w:rFonts w:ascii="TH SarabunPSK" w:hAnsi="TH SarabunPSK" w:cs="TH SarabunPSK" w:hint="cs"/>
          <w:cs/>
        </w:rPr>
        <w:t>(เพิ่มขึ้น 700 บาท)</w:t>
      </w:r>
    </w:p>
    <w:p w14:paraId="50525817" w14:textId="77777777" w:rsidR="00D24A94" w:rsidRPr="00B60D70" w:rsidRDefault="00D24A94" w:rsidP="002C61BF">
      <w:pPr>
        <w:ind w:left="456" w:right="29" w:firstLine="720"/>
        <w:rPr>
          <w:rFonts w:ascii="TH SarabunPSK" w:hAnsi="TH SarabunPSK" w:cs="TH SarabunPSK"/>
        </w:rPr>
      </w:pPr>
      <w:r w:rsidRPr="00B60D70">
        <w:rPr>
          <w:rFonts w:ascii="TH SarabunPSK" w:hAnsi="TH SarabunPSK" w:cs="TH SarabunPSK" w:hint="cs"/>
          <w:cs/>
        </w:rPr>
        <w:t>โดยรวมแล้วค่าเล่าเรียนคิดเป็น 56</w:t>
      </w:r>
      <w:r w:rsidRPr="00B60D70">
        <w:rPr>
          <w:rFonts w:ascii="TH SarabunPSK" w:hAnsi="TH SarabunPSK" w:cs="TH SarabunPSK" w:hint="cs"/>
        </w:rPr>
        <w:t>,</w:t>
      </w:r>
      <w:r w:rsidRPr="00B60D70">
        <w:rPr>
          <w:rFonts w:ascii="TH SarabunPSK" w:hAnsi="TH SarabunPSK" w:cs="TH SarabunPSK" w:hint="cs"/>
          <w:cs/>
        </w:rPr>
        <w:t>540 บาท/คน/ปี</w:t>
      </w:r>
    </w:p>
    <w:p w14:paraId="49B6F28E" w14:textId="77777777" w:rsidR="00B04D4D" w:rsidRPr="00B60D70" w:rsidRDefault="00B04D4D" w:rsidP="00B04D4D">
      <w:pPr>
        <w:ind w:right="29" w:firstLine="720"/>
        <w:rPr>
          <w:rFonts w:ascii="TH SarabunPSK" w:hAnsi="TH SarabunPSK" w:cs="TH SarabunPSK"/>
        </w:rPr>
      </w:pPr>
    </w:p>
    <w:p w14:paraId="020A50F0" w14:textId="77777777" w:rsidR="00D24A94" w:rsidRPr="00B60D70" w:rsidRDefault="00D24A94" w:rsidP="00D24A94">
      <w:pPr>
        <w:ind w:right="29" w:firstLine="720"/>
        <w:rPr>
          <w:rFonts w:ascii="TH SarabunPSK" w:hAnsi="TH SarabunPSK" w:cs="TH SarabunPSK"/>
        </w:rPr>
      </w:pPr>
      <w:r w:rsidRPr="00B60D70">
        <w:rPr>
          <w:rFonts w:ascii="TH SarabunPSK" w:hAnsi="TH SarabunPSK" w:cs="TH SarabunPSK" w:hint="cs"/>
          <w:cs/>
        </w:rPr>
        <w:t>เหตุผลสำคัญของการปรับอัตราค่าเล่าเรียน มีดังนี้</w:t>
      </w:r>
    </w:p>
    <w:p w14:paraId="60CFC4DA" w14:textId="3821A907" w:rsidR="00D24A94" w:rsidRPr="00B60D70" w:rsidRDefault="00D24A94" w:rsidP="00D24A94">
      <w:pPr>
        <w:pStyle w:val="af9"/>
        <w:numPr>
          <w:ilvl w:val="0"/>
          <w:numId w:val="4"/>
        </w:numPr>
        <w:ind w:left="1134" w:right="29" w:hanging="378"/>
        <w:rPr>
          <w:rFonts w:ascii="TH SarabunPSK" w:hAnsi="TH SarabunPSK" w:cs="TH SarabunPSK"/>
        </w:rPr>
      </w:pPr>
      <w:r w:rsidRPr="00B60D70">
        <w:rPr>
          <w:rFonts w:ascii="TH SarabunPSK" w:hAnsi="TH SarabunPSK" w:cs="TH SarabunPSK" w:hint="cs"/>
          <w:b/>
          <w:bCs/>
          <w:cs/>
        </w:rPr>
        <w:t xml:space="preserve">หลักสูตรพัฒนาบัณฑิตให้มีความสามารถในการจัดการเรียนรู้สอดคล้องกับเกณฑ์คุรุสภา </w:t>
      </w:r>
      <w:r w:rsidRPr="00B60D70">
        <w:rPr>
          <w:rFonts w:ascii="TH SarabunPSK" w:hAnsi="TH SarabunPSK" w:cs="TH SarabunPSK" w:hint="cs"/>
          <w:cs/>
        </w:rPr>
        <w:t>โดยเพิ่มวิธีการเรียนรู้และกิจกรรมต่าง</w:t>
      </w:r>
      <w:r w:rsidR="00D420AC" w:rsidRPr="00B60D70">
        <w:rPr>
          <w:rFonts w:ascii="TH SarabunPSK" w:hAnsi="TH SarabunPSK" w:cs="TH SarabunPSK" w:hint="cs"/>
          <w:cs/>
        </w:rPr>
        <w:t xml:space="preserve"> ๆ</w:t>
      </w:r>
      <w:r w:rsidRPr="00B60D70">
        <w:rPr>
          <w:rFonts w:ascii="TH SarabunPSK" w:hAnsi="TH SarabunPSK" w:cs="TH SarabunPSK" w:hint="cs"/>
          <w:cs/>
        </w:rPr>
        <w:t xml:space="preserve"> เช่น </w:t>
      </w:r>
    </w:p>
    <w:p w14:paraId="1DBFCBD9" w14:textId="77777777" w:rsidR="00D24A94" w:rsidRPr="00B60D70" w:rsidRDefault="00D24A94" w:rsidP="00FF7D50">
      <w:pPr>
        <w:pStyle w:val="af9"/>
        <w:numPr>
          <w:ilvl w:val="0"/>
          <w:numId w:val="86"/>
        </w:numPr>
        <w:ind w:left="1554" w:right="29"/>
        <w:rPr>
          <w:rFonts w:ascii="TH SarabunPSK" w:hAnsi="TH SarabunPSK" w:cs="TH SarabunPSK"/>
        </w:rPr>
      </w:pPr>
      <w:r w:rsidRPr="00B60D70">
        <w:rPr>
          <w:rFonts w:ascii="TH SarabunPSK" w:hAnsi="TH SarabunPSK" w:cs="TH SarabunPSK" w:hint="cs"/>
          <w:cs/>
        </w:rPr>
        <w:lastRenderedPageBreak/>
        <w:t xml:space="preserve">การฝึกประสบการณ์วิชาชีพระหว่างเรียนในทุกชั้นปี ซึ่งจะทำให้เกิดค่าใช้จ่ายเพิ่มเติม เช่น ค่าเดินทางและศึกษาดูงาน </w:t>
      </w:r>
    </w:p>
    <w:p w14:paraId="61FBF67B" w14:textId="77777777" w:rsidR="00D24A94" w:rsidRPr="00B60D70" w:rsidRDefault="00D24A94" w:rsidP="00FF7D50">
      <w:pPr>
        <w:pStyle w:val="af9"/>
        <w:numPr>
          <w:ilvl w:val="0"/>
          <w:numId w:val="86"/>
        </w:numPr>
        <w:ind w:left="1554" w:right="29"/>
        <w:rPr>
          <w:rFonts w:ascii="TH SarabunPSK" w:hAnsi="TH SarabunPSK" w:cs="TH SarabunPSK"/>
        </w:rPr>
      </w:pPr>
      <w:r w:rsidRPr="00B60D70">
        <w:rPr>
          <w:rFonts w:ascii="TH SarabunPSK" w:hAnsi="TH SarabunPSK" w:cs="TH SarabunPSK" w:hint="cs"/>
          <w:cs/>
        </w:rPr>
        <w:t>กิจกรรมส่งเสริมความเป็นครู เช่น กิจกรรมลูกเสือ การพัฒนาทักษะชีวิต จิตอาสา ซึ่งต้องใช้งบประมาณในการดำเนินงาน เช่น ค่าเดินทาง ค่าวัสดุ และค่าตอบแทนวิทยากร</w:t>
      </w:r>
    </w:p>
    <w:p w14:paraId="07D69957" w14:textId="05530C21" w:rsidR="00B04D4D" w:rsidRPr="00B60D70" w:rsidRDefault="00B04D4D" w:rsidP="00FF7D50">
      <w:pPr>
        <w:pStyle w:val="af9"/>
        <w:numPr>
          <w:ilvl w:val="0"/>
          <w:numId w:val="86"/>
        </w:numPr>
        <w:ind w:left="1554" w:right="29"/>
        <w:rPr>
          <w:rFonts w:ascii="TH SarabunPSK" w:hAnsi="TH SarabunPSK" w:cs="TH SarabunPSK"/>
        </w:rPr>
      </w:pPr>
      <w:r w:rsidRPr="00B60D70">
        <w:rPr>
          <w:rFonts w:ascii="TH SarabunPSK" w:hAnsi="TH SarabunPSK" w:cs="TH SarabunPSK" w:hint="cs"/>
          <w:cs/>
        </w:rPr>
        <w:t>กิจกรรมเสริมหลักสูตรเพื่อปรับพื้นฐาน/เตรียมพร้อมผู้เรียน และพัฒนาคุณลักษณะและทักษะที่หลักสูตรคาดหวังให้กับผู้เรียน</w:t>
      </w:r>
      <w:r w:rsidRPr="00B60D70">
        <w:rPr>
          <w:rFonts w:ascii="TH SarabunPSK" w:hAnsi="TH SarabunPSK" w:cs="TH SarabunPSK" w:hint="cs"/>
        </w:rPr>
        <w:t xml:space="preserve"> </w:t>
      </w:r>
      <w:r w:rsidRPr="00B60D70">
        <w:rPr>
          <w:rFonts w:ascii="TH SarabunPSK" w:hAnsi="TH SarabunPSK" w:cs="TH SarabunPSK" w:hint="cs"/>
          <w:cs/>
        </w:rPr>
        <w:t>ซึ่งต้องใช้งบประมาณในการดำเนินงาน เช่น ค่าเดินทาง ค่าวัสดุ และค่าตอบแทนวิทยากร</w:t>
      </w:r>
    </w:p>
    <w:p w14:paraId="1A2BC4CC" w14:textId="7FF23DA0" w:rsidR="00D24A94" w:rsidRPr="00B60D70" w:rsidRDefault="00D24A94" w:rsidP="00D24A94">
      <w:pPr>
        <w:pStyle w:val="af9"/>
        <w:numPr>
          <w:ilvl w:val="0"/>
          <w:numId w:val="4"/>
        </w:numPr>
        <w:ind w:left="1134" w:right="29" w:hanging="378"/>
        <w:rPr>
          <w:rFonts w:ascii="TH SarabunPSK" w:hAnsi="TH SarabunPSK" w:cs="TH SarabunPSK"/>
          <w:b/>
          <w:bCs/>
        </w:rPr>
      </w:pPr>
      <w:r w:rsidRPr="00B60D70">
        <w:rPr>
          <w:rFonts w:ascii="TH SarabunPSK" w:hAnsi="TH SarabunPSK" w:cs="TH SarabunPSK" w:hint="cs"/>
          <w:b/>
          <w:bCs/>
          <w:cs/>
        </w:rPr>
        <w:t>การ</w:t>
      </w:r>
      <w:r w:rsidR="00B04D4D" w:rsidRPr="00B60D70">
        <w:rPr>
          <w:rFonts w:ascii="TH SarabunPSK" w:hAnsi="TH SarabunPSK" w:cs="TH SarabunPSK" w:hint="cs"/>
          <w:b/>
          <w:bCs/>
          <w:cs/>
        </w:rPr>
        <w:t>จัดหา</w:t>
      </w:r>
      <w:r w:rsidRPr="00B60D70">
        <w:rPr>
          <w:rFonts w:ascii="TH SarabunPSK" w:hAnsi="TH SarabunPSK" w:cs="TH SarabunPSK" w:hint="cs"/>
          <w:b/>
          <w:bCs/>
          <w:cs/>
        </w:rPr>
        <w:t>ครุภัณฑ์ใหม่</w:t>
      </w:r>
      <w:r w:rsidR="00D420AC" w:rsidRPr="00B60D70">
        <w:rPr>
          <w:rFonts w:ascii="TH SarabunPSK" w:hAnsi="TH SarabunPSK" w:cs="TH SarabunPSK" w:hint="cs"/>
          <w:b/>
          <w:bCs/>
          <w:cs/>
        </w:rPr>
        <w:t xml:space="preserve"> ๆ</w:t>
      </w:r>
      <w:r w:rsidRPr="00B60D70">
        <w:rPr>
          <w:rFonts w:ascii="TH SarabunPSK" w:hAnsi="TH SarabunPSK" w:cs="TH SarabunPSK" w:hint="cs"/>
          <w:b/>
          <w:bCs/>
          <w:cs/>
        </w:rPr>
        <w:t xml:space="preserve"> </w:t>
      </w:r>
      <w:r w:rsidR="00B04D4D" w:rsidRPr="00B60D70">
        <w:rPr>
          <w:rFonts w:ascii="TH SarabunPSK" w:hAnsi="TH SarabunPSK" w:cs="TH SarabunPSK" w:hint="cs"/>
          <w:b/>
          <w:bCs/>
          <w:cs/>
        </w:rPr>
        <w:t>เพื่อรองรับการจัดการเรียนรู้รายวิชาใหม่ที่เพิ่มขึ้น</w:t>
      </w:r>
    </w:p>
    <w:p w14:paraId="1C29801B" w14:textId="736C828F" w:rsidR="00D24A94" w:rsidRPr="00B60D70" w:rsidRDefault="00B04D4D" w:rsidP="00B04D4D">
      <w:pPr>
        <w:pStyle w:val="af9"/>
        <w:ind w:left="1134" w:right="29"/>
        <w:rPr>
          <w:rFonts w:ascii="TH SarabunPSK" w:hAnsi="TH SarabunPSK" w:cs="TH SarabunPSK"/>
        </w:rPr>
      </w:pPr>
      <w:r w:rsidRPr="00B60D70">
        <w:rPr>
          <w:rFonts w:ascii="TH SarabunPSK" w:hAnsi="TH SarabunPSK" w:cs="TH SarabunPSK" w:hint="cs"/>
          <w:cs/>
        </w:rPr>
        <w:t>หลักสูตรมีการเพิ่มรายวิชา</w:t>
      </w:r>
      <w:r w:rsidR="00024C99" w:rsidRPr="00B60D70">
        <w:rPr>
          <w:rFonts w:ascii="TH SarabunPSK" w:hAnsi="TH SarabunPSK" w:cs="TH SarabunPSK" w:hint="cs"/>
          <w:cs/>
        </w:rPr>
        <w:t>ชีพเอก</w:t>
      </w:r>
      <w:r w:rsidRPr="00B60D70">
        <w:rPr>
          <w:rFonts w:ascii="TH SarabunPSK" w:hAnsi="TH SarabunPSK" w:cs="TH SarabunPSK" w:hint="cs"/>
          <w:cs/>
        </w:rPr>
        <w:t xml:space="preserve">ทางวิศวกรรมโยธา จำนวน </w:t>
      </w:r>
      <w:r w:rsidRPr="00B60D70">
        <w:rPr>
          <w:rFonts w:ascii="TH SarabunPSK" w:hAnsi="TH SarabunPSK" w:cs="TH SarabunPSK" w:hint="cs"/>
        </w:rPr>
        <w:t xml:space="preserve">20 </w:t>
      </w:r>
      <w:r w:rsidRPr="00B60D70">
        <w:rPr>
          <w:rFonts w:ascii="TH SarabunPSK" w:hAnsi="TH SarabunPSK" w:cs="TH SarabunPSK" w:hint="cs"/>
          <w:cs/>
        </w:rPr>
        <w:t>หน่วยกิต และมีรายวิชาการทดลองเชิงปฏิบัติการเพิ่มขึ้น มีความจำเป็นต้องปรับปรุงพื้นที่เพื่อรองรับและจัดหาครุภัณฑ์ที่จำเป็น รวมทั้ง</w:t>
      </w:r>
      <w:r w:rsidR="00D24A94" w:rsidRPr="00B60D70">
        <w:rPr>
          <w:rFonts w:ascii="TH SarabunPSK" w:hAnsi="TH SarabunPSK" w:cs="TH SarabunPSK" w:hint="cs"/>
          <w:cs/>
        </w:rPr>
        <w:t>ค่าใช้จ่ายในการดูแลบำรุงรักษาให้พร้อมใช้ตลอดเวลา</w:t>
      </w:r>
    </w:p>
    <w:p w14:paraId="1C851D44" w14:textId="7A632A71" w:rsidR="00D24A94" w:rsidRPr="00B60D70" w:rsidRDefault="00722480" w:rsidP="00D24A94">
      <w:pPr>
        <w:pStyle w:val="af9"/>
        <w:numPr>
          <w:ilvl w:val="0"/>
          <w:numId w:val="4"/>
        </w:numPr>
        <w:ind w:left="1134" w:right="29" w:hanging="378"/>
        <w:rPr>
          <w:rFonts w:ascii="TH SarabunPSK" w:eastAsia="Calibri" w:hAnsi="TH SarabunPSK" w:cs="TH SarabunPSK"/>
          <w:b/>
          <w:bCs/>
        </w:rPr>
      </w:pPr>
      <w:r w:rsidRPr="00B60D70">
        <w:rPr>
          <w:rFonts w:ascii="TH SarabunPSK" w:eastAsia="Calibri" w:hAnsi="TH SarabunPSK" w:cs="TH SarabunPSK" w:hint="cs"/>
          <w:b/>
          <w:bCs/>
          <w:cs/>
        </w:rPr>
        <w:t>จัดสรร</w:t>
      </w:r>
      <w:r w:rsidR="00D24A94" w:rsidRPr="00B60D70">
        <w:rPr>
          <w:rFonts w:ascii="TH SarabunPSK" w:eastAsia="Calibri" w:hAnsi="TH SarabunPSK" w:cs="TH SarabunPSK" w:hint="cs"/>
          <w:b/>
          <w:bCs/>
          <w:cs/>
        </w:rPr>
        <w:t>ทุนการศึกษา</w:t>
      </w:r>
      <w:r w:rsidRPr="00B60D70">
        <w:rPr>
          <w:rFonts w:ascii="TH SarabunPSK" w:eastAsia="Calibri" w:hAnsi="TH SarabunPSK" w:cs="TH SarabunPSK" w:hint="cs"/>
          <w:b/>
          <w:bCs/>
          <w:cs/>
        </w:rPr>
        <w:t>ให้กับนักศึกษาที่มีผลการเรียนดี</w:t>
      </w:r>
    </w:p>
    <w:p w14:paraId="693AF3C0" w14:textId="77777777" w:rsidR="00B04D4D" w:rsidRPr="00B60D70" w:rsidRDefault="00D24A94" w:rsidP="00D24A94">
      <w:pPr>
        <w:pStyle w:val="af9"/>
        <w:ind w:left="1134" w:right="29"/>
        <w:rPr>
          <w:rFonts w:ascii="TH SarabunPSK" w:eastAsia="Calibri" w:hAnsi="TH SarabunPSK" w:cs="TH SarabunPSK"/>
        </w:rPr>
      </w:pPr>
      <w:r w:rsidRPr="00B60D70">
        <w:rPr>
          <w:rFonts w:ascii="TH SarabunPSK" w:hAnsi="TH SarabunPSK" w:cs="TH SarabunPSK" w:hint="cs"/>
          <w:cs/>
        </w:rPr>
        <w:t>สาขาวิชามีแนวทางในการส่งเสริม</w:t>
      </w:r>
      <w:r w:rsidRPr="00B60D70">
        <w:rPr>
          <w:rFonts w:ascii="TH SarabunPSK" w:eastAsia="Calibri" w:hAnsi="TH SarabunPSK" w:cs="TH SarabunPSK" w:hint="cs"/>
          <w:cs/>
        </w:rPr>
        <w:t xml:space="preserve">นักศึกษาที่มีผลการเรียนดี </w:t>
      </w:r>
    </w:p>
    <w:p w14:paraId="39C069BC" w14:textId="74933475" w:rsidR="00D24A94" w:rsidRPr="00B60D70" w:rsidRDefault="00B04D4D" w:rsidP="00FF7D50">
      <w:pPr>
        <w:pStyle w:val="af9"/>
        <w:numPr>
          <w:ilvl w:val="0"/>
          <w:numId w:val="86"/>
        </w:numPr>
        <w:ind w:left="1554" w:right="29"/>
        <w:rPr>
          <w:rFonts w:ascii="TH SarabunPSK" w:eastAsia="Calibri" w:hAnsi="TH SarabunPSK" w:cs="TH SarabunPSK"/>
        </w:rPr>
      </w:pPr>
      <w:r w:rsidRPr="00B60D70">
        <w:rPr>
          <w:rFonts w:ascii="TH SarabunPSK" w:hAnsi="TH SarabunPSK" w:cs="TH SarabunPSK" w:hint="cs"/>
          <w:cs/>
        </w:rPr>
        <w:t xml:space="preserve">ให้ทุนการศึกษาแบบเรียนฟรี </w:t>
      </w:r>
      <w:r w:rsidR="00D24A94" w:rsidRPr="00B60D70">
        <w:rPr>
          <w:rFonts w:ascii="TH SarabunPSK" w:hAnsi="TH SarabunPSK" w:cs="TH SarabunPSK" w:hint="cs"/>
          <w:cs/>
        </w:rPr>
        <w:t>จำนวน</w:t>
      </w:r>
      <w:r w:rsidR="00D24A94" w:rsidRPr="00B60D70">
        <w:rPr>
          <w:rFonts w:ascii="TH SarabunPSK" w:eastAsia="Calibri" w:hAnsi="TH SarabunPSK" w:cs="TH SarabunPSK" w:hint="cs"/>
          <w:cs/>
        </w:rPr>
        <w:t xml:space="preserve"> </w:t>
      </w:r>
      <w:r w:rsidRPr="00B60D70">
        <w:rPr>
          <w:rFonts w:ascii="TH SarabunPSK" w:eastAsia="Calibri" w:hAnsi="TH SarabunPSK" w:cs="TH SarabunPSK" w:hint="cs"/>
        </w:rPr>
        <w:t>1</w:t>
      </w:r>
      <w:r w:rsidR="00D24A94" w:rsidRPr="00B60D70">
        <w:rPr>
          <w:rFonts w:ascii="TH SarabunPSK" w:eastAsia="Calibri" w:hAnsi="TH SarabunPSK" w:cs="TH SarabunPSK" w:hint="cs"/>
          <w:cs/>
        </w:rPr>
        <w:t xml:space="preserve"> ทุน</w:t>
      </w:r>
      <w:r w:rsidRPr="00B60D70">
        <w:rPr>
          <w:rFonts w:ascii="TH SarabunPSK" w:eastAsia="Calibri" w:hAnsi="TH SarabunPSK" w:cs="TH SarabunPSK" w:hint="cs"/>
        </w:rPr>
        <w:t>/</w:t>
      </w:r>
      <w:r w:rsidRPr="00B60D70">
        <w:rPr>
          <w:rFonts w:ascii="TH SarabunPSK" w:eastAsia="Calibri" w:hAnsi="TH SarabunPSK" w:cs="TH SarabunPSK" w:hint="cs"/>
          <w:cs/>
        </w:rPr>
        <w:t>ปี สำหรับนักศึกษาที่มีผลการเรียนดี</w:t>
      </w:r>
      <w:r w:rsidRPr="00B60D70">
        <w:rPr>
          <w:rFonts w:ascii="TH SarabunPSK" w:eastAsia="Calibri" w:hAnsi="TH SarabunPSK" w:cs="TH SarabunPSK" w:hint="cs"/>
        </w:rPr>
        <w:t xml:space="preserve"> 5 </w:t>
      </w:r>
      <w:r w:rsidRPr="00B60D70">
        <w:rPr>
          <w:rFonts w:ascii="TH SarabunPSK" w:eastAsia="Calibri" w:hAnsi="TH SarabunPSK" w:cs="TH SarabunPSK" w:hint="cs"/>
          <w:cs/>
        </w:rPr>
        <w:t>อันดับแรก</w:t>
      </w:r>
      <w:r w:rsidR="000F5F74" w:rsidRPr="00B60D70">
        <w:rPr>
          <w:rFonts w:ascii="TH SarabunPSK" w:eastAsia="Calibri" w:hAnsi="TH SarabunPSK" w:cs="TH SarabunPSK" w:hint="cs"/>
          <w:cs/>
        </w:rPr>
        <w:t>ของชั้นปี</w:t>
      </w:r>
      <w:r w:rsidRPr="00B60D70">
        <w:rPr>
          <w:rFonts w:ascii="TH SarabunPSK" w:eastAsia="Calibri" w:hAnsi="TH SarabunPSK" w:cs="TH SarabunPSK" w:hint="cs"/>
          <w:cs/>
        </w:rPr>
        <w:t xml:space="preserve"> และมีเกรด</w:t>
      </w:r>
      <w:r w:rsidR="00D24A94" w:rsidRPr="00B60D70">
        <w:rPr>
          <w:rFonts w:ascii="TH SarabunPSK" w:eastAsia="Calibri" w:hAnsi="TH SarabunPSK" w:cs="TH SarabunPSK" w:hint="cs"/>
          <w:cs/>
        </w:rPr>
        <w:t>เฉลี่ยสะสม</w:t>
      </w:r>
      <w:r w:rsidR="000F5F74" w:rsidRPr="00B60D70">
        <w:rPr>
          <w:rFonts w:ascii="TH SarabunPSK" w:eastAsia="Calibri" w:hAnsi="TH SarabunPSK" w:cs="TH SarabunPSK" w:hint="cs"/>
          <w:cs/>
        </w:rPr>
        <w:t xml:space="preserve"> (</w:t>
      </w:r>
      <w:r w:rsidR="000F5F74" w:rsidRPr="00B60D70">
        <w:rPr>
          <w:rFonts w:ascii="TH SarabunPSK" w:eastAsia="Calibri" w:hAnsi="TH SarabunPSK" w:cs="TH SarabunPSK" w:hint="cs"/>
        </w:rPr>
        <w:t>GPAX</w:t>
      </w:r>
      <w:r w:rsidR="000F5F74" w:rsidRPr="00B60D70">
        <w:rPr>
          <w:rFonts w:ascii="TH SarabunPSK" w:eastAsia="Calibri" w:hAnsi="TH SarabunPSK" w:cs="TH SarabunPSK" w:hint="cs"/>
          <w:cs/>
        </w:rPr>
        <w:t xml:space="preserve">) </w:t>
      </w:r>
      <w:r w:rsidR="00D24A94" w:rsidRPr="00B60D70">
        <w:rPr>
          <w:rFonts w:ascii="TH SarabunPSK" w:eastAsia="Calibri" w:hAnsi="TH SarabunPSK" w:cs="TH SarabunPSK" w:hint="cs"/>
          <w:cs/>
        </w:rPr>
        <w:t xml:space="preserve">ไม่น้อยกว่า </w:t>
      </w:r>
      <w:r w:rsidR="00D24A94" w:rsidRPr="00B60D70">
        <w:rPr>
          <w:rFonts w:ascii="TH SarabunPSK" w:eastAsia="Calibri" w:hAnsi="TH SarabunPSK" w:cs="TH SarabunPSK" w:hint="cs"/>
        </w:rPr>
        <w:t>3.5</w:t>
      </w:r>
      <w:r w:rsidRPr="00B60D70">
        <w:rPr>
          <w:rFonts w:ascii="TH SarabunPSK" w:eastAsia="Calibri" w:hAnsi="TH SarabunPSK" w:cs="TH SarabunPSK" w:hint="cs"/>
        </w:rPr>
        <w:t>0</w:t>
      </w:r>
      <w:r w:rsidR="00D24A94" w:rsidRPr="00B60D70">
        <w:rPr>
          <w:rFonts w:ascii="TH SarabunPSK" w:eastAsia="Calibri" w:hAnsi="TH SarabunPSK" w:cs="TH SarabunPSK" w:hint="cs"/>
        </w:rPr>
        <w:t xml:space="preserve"> </w:t>
      </w:r>
    </w:p>
    <w:p w14:paraId="0E344048" w14:textId="4A01BA37" w:rsidR="00D24A94" w:rsidRPr="00B60D70" w:rsidRDefault="000F5F74" w:rsidP="00FF7D50">
      <w:pPr>
        <w:pStyle w:val="af9"/>
        <w:numPr>
          <w:ilvl w:val="0"/>
          <w:numId w:val="86"/>
        </w:numPr>
        <w:ind w:left="1554" w:right="29"/>
        <w:rPr>
          <w:rFonts w:ascii="TH SarabunPSK" w:eastAsia="Calibri" w:hAnsi="TH SarabunPSK" w:cs="TH SarabunPSK"/>
        </w:rPr>
      </w:pPr>
      <w:r w:rsidRPr="00B60D70">
        <w:rPr>
          <w:rFonts w:ascii="TH SarabunPSK" w:eastAsia="Calibri" w:hAnsi="TH SarabunPSK" w:cs="TH SarabunPSK" w:hint="cs"/>
          <w:cs/>
        </w:rPr>
        <w:t>ให้ทุนสนับสนุนในรูปแบบการลดค่าหน่วยกิต</w:t>
      </w:r>
      <w:r w:rsidRPr="00B60D70">
        <w:rPr>
          <w:rFonts w:ascii="TH SarabunPSK" w:eastAsia="Calibri" w:hAnsi="TH SarabunPSK" w:cs="TH SarabunPSK" w:hint="cs"/>
        </w:rPr>
        <w:t xml:space="preserve"> 50% </w:t>
      </w:r>
      <w:r w:rsidRPr="00B60D70">
        <w:rPr>
          <w:rFonts w:ascii="TH SarabunPSK" w:eastAsia="Calibri" w:hAnsi="TH SarabunPSK" w:cs="TH SarabunPSK" w:hint="cs"/>
          <w:cs/>
        </w:rPr>
        <w:t>แก่นักศึกษาที่มีผลการเรียนดี ที่ได้เกรดเฉลี่ยสะสม</w:t>
      </w:r>
      <w:r w:rsidRPr="00B60D70">
        <w:rPr>
          <w:rFonts w:ascii="TH SarabunPSK" w:eastAsia="Calibri" w:hAnsi="TH SarabunPSK" w:cs="TH SarabunPSK" w:hint="cs"/>
        </w:rPr>
        <w:t xml:space="preserve"> </w:t>
      </w:r>
      <w:r w:rsidRPr="00B60D70">
        <w:rPr>
          <w:rFonts w:ascii="TH SarabunPSK" w:eastAsia="Calibri" w:hAnsi="TH SarabunPSK" w:cs="TH SarabunPSK" w:hint="cs"/>
          <w:cs/>
        </w:rPr>
        <w:t>(</w:t>
      </w:r>
      <w:r w:rsidRPr="00B60D70">
        <w:rPr>
          <w:rFonts w:ascii="TH SarabunPSK" w:eastAsia="Calibri" w:hAnsi="TH SarabunPSK" w:cs="TH SarabunPSK" w:hint="cs"/>
        </w:rPr>
        <w:t>GPAX</w:t>
      </w:r>
      <w:r w:rsidRPr="00B60D70">
        <w:rPr>
          <w:rFonts w:ascii="TH SarabunPSK" w:eastAsia="Calibri" w:hAnsi="TH SarabunPSK" w:cs="TH SarabunPSK" w:hint="cs"/>
          <w:cs/>
        </w:rPr>
        <w:t>)</w:t>
      </w:r>
      <w:r w:rsidRPr="00B60D70">
        <w:rPr>
          <w:rFonts w:ascii="TH SarabunPSK" w:eastAsia="Calibri" w:hAnsi="TH SarabunPSK" w:cs="TH SarabunPSK" w:hint="cs"/>
        </w:rPr>
        <w:t xml:space="preserve"> </w:t>
      </w:r>
      <w:r w:rsidRPr="00B60D70">
        <w:rPr>
          <w:rFonts w:ascii="TH SarabunPSK" w:eastAsia="Calibri" w:hAnsi="TH SarabunPSK" w:cs="TH SarabunPSK" w:hint="cs"/>
          <w:cs/>
        </w:rPr>
        <w:t xml:space="preserve">ไม่น้อยกว่า </w:t>
      </w:r>
      <w:r w:rsidRPr="00B60D70">
        <w:rPr>
          <w:rFonts w:ascii="TH SarabunPSK" w:eastAsia="Calibri" w:hAnsi="TH SarabunPSK" w:cs="TH SarabunPSK" w:hint="cs"/>
        </w:rPr>
        <w:t>3.50</w:t>
      </w:r>
      <w:r w:rsidRPr="00B60D70">
        <w:rPr>
          <w:rFonts w:ascii="TH SarabunPSK" w:eastAsia="Calibri" w:hAnsi="TH SarabunPSK" w:cs="TH SarabunPSK" w:hint="cs"/>
          <w:cs/>
        </w:rPr>
        <w:t xml:space="preserve"> จำนวน </w:t>
      </w:r>
      <w:r w:rsidRPr="00B60D70">
        <w:rPr>
          <w:rFonts w:ascii="TH SarabunPSK" w:eastAsia="Calibri" w:hAnsi="TH SarabunPSK" w:cs="TH SarabunPSK" w:hint="cs"/>
        </w:rPr>
        <w:t>2</w:t>
      </w:r>
      <w:r w:rsidRPr="00B60D70">
        <w:rPr>
          <w:rFonts w:ascii="TH SarabunPSK" w:eastAsia="Calibri" w:hAnsi="TH SarabunPSK" w:cs="TH SarabunPSK" w:hint="cs"/>
          <w:cs/>
        </w:rPr>
        <w:t xml:space="preserve"> ทุน</w:t>
      </w:r>
      <w:r w:rsidRPr="00B60D70">
        <w:rPr>
          <w:rFonts w:ascii="TH SarabunPSK" w:eastAsia="Calibri" w:hAnsi="TH SarabunPSK" w:cs="TH SarabunPSK" w:hint="cs"/>
        </w:rPr>
        <w:t>/</w:t>
      </w:r>
      <w:r w:rsidRPr="00B60D70">
        <w:rPr>
          <w:rFonts w:ascii="TH SarabunPSK" w:eastAsia="Calibri" w:hAnsi="TH SarabunPSK" w:cs="TH SarabunPSK" w:hint="cs"/>
          <w:cs/>
        </w:rPr>
        <w:t>ปี กรณีมีนักศึกษาผ่านเกณฑ์หลายคน ค่าหน่วย</w:t>
      </w:r>
      <w:proofErr w:type="spellStart"/>
      <w:r w:rsidRPr="00B60D70">
        <w:rPr>
          <w:rFonts w:ascii="TH SarabunPSK" w:eastAsia="Calibri" w:hAnsi="TH SarabunPSK" w:cs="TH SarabunPSK" w:hint="cs"/>
          <w:cs/>
        </w:rPr>
        <w:t>กิ</w:t>
      </w:r>
      <w:proofErr w:type="spellEnd"/>
      <w:r w:rsidRPr="00B60D70">
        <w:rPr>
          <w:rFonts w:ascii="TH SarabunPSK" w:eastAsia="Calibri" w:hAnsi="TH SarabunPSK" w:cs="TH SarabunPSK" w:hint="cs"/>
          <w:cs/>
        </w:rPr>
        <w:t>ตจะลดให้ตามสัดส่วนข้างต้นกับนักศึกษาทุกคน</w:t>
      </w:r>
    </w:p>
    <w:p w14:paraId="3535AA3D" w14:textId="6793999C" w:rsidR="000F5F74" w:rsidRPr="00B60D70" w:rsidRDefault="000F5F74" w:rsidP="000F5F74">
      <w:pPr>
        <w:ind w:right="29" w:firstLine="720"/>
        <w:rPr>
          <w:rFonts w:ascii="TH SarabunPSK" w:hAnsi="TH SarabunPSK" w:cs="TH SarabunPSK"/>
          <w:b/>
          <w:bCs/>
        </w:rPr>
      </w:pPr>
      <w:r w:rsidRPr="00B60D70">
        <w:rPr>
          <w:rFonts w:ascii="TH SarabunPSK" w:hAnsi="TH SarabunPSK" w:cs="TH SarabunPSK" w:hint="cs"/>
          <w:cs/>
        </w:rPr>
        <w:t>การปรับปรุงหลักสูตรปรับปรุงฉบับนี้ถือเป็นก้าวสำคัญใน</w:t>
      </w:r>
      <w:r w:rsidR="00024C99" w:rsidRPr="00B60D70">
        <w:rPr>
          <w:rFonts w:ascii="TH SarabunPSK" w:hAnsi="TH SarabunPSK" w:cs="TH SarabunPSK" w:hint="cs"/>
          <w:cs/>
        </w:rPr>
        <w:t>การ</w:t>
      </w:r>
      <w:r w:rsidR="00731A0B" w:rsidRPr="00B60D70">
        <w:rPr>
          <w:rFonts w:ascii="TH SarabunPSK" w:hAnsi="TH SarabunPSK" w:cs="TH SarabunPSK" w:hint="cs"/>
          <w:cs/>
        </w:rPr>
        <w:t>พัฒนาผู้เรียน</w:t>
      </w:r>
      <w:r w:rsidRPr="00B60D70">
        <w:rPr>
          <w:rFonts w:ascii="TH SarabunPSK" w:hAnsi="TH SarabunPSK" w:cs="TH SarabunPSK" w:hint="cs"/>
          <w:cs/>
        </w:rPr>
        <w:t>ให้มี</w:t>
      </w:r>
      <w:r w:rsidR="00731A0B" w:rsidRPr="00B60D70">
        <w:rPr>
          <w:rFonts w:ascii="TH SarabunPSK" w:hAnsi="TH SarabunPSK" w:cs="TH SarabunPSK" w:hint="cs"/>
          <w:cs/>
        </w:rPr>
        <w:t>ศักยภาพสอดคล้องกับความต้องการของสังคม ทำหน้าที่ถ่ายทอดความรู้ทางวิศวกรรมโยธาและเทคโน</w:t>
      </w:r>
      <w:r w:rsidR="00654A7D" w:rsidRPr="00B60D70">
        <w:rPr>
          <w:rFonts w:ascii="TH SarabunPSK" w:hAnsi="TH SarabunPSK" w:cs="TH SarabunPSK" w:hint="cs"/>
          <w:cs/>
        </w:rPr>
        <w:t>โล</w:t>
      </w:r>
      <w:r w:rsidR="00731A0B" w:rsidRPr="00B60D70">
        <w:rPr>
          <w:rFonts w:ascii="TH SarabunPSK" w:hAnsi="TH SarabunPSK" w:cs="TH SarabunPSK" w:hint="cs"/>
          <w:cs/>
        </w:rPr>
        <w:t>ยีการก่อสร้างให้กับพนักงานประจำผ่านการฝึกอบรมและนักเรียนในระดับอาชีวศึกษาผ่านการจัดการเรียนการสอนที่หลากหลาย มีความรู้ที่สอดคล้องกับมาตรฐานและทันสมัย เป็นกำลังสำคัญในการขับเคลื่อนสังคมเป็นส่วนห</w:t>
      </w:r>
      <w:r w:rsidR="007B7194" w:rsidRPr="00B60D70">
        <w:rPr>
          <w:rFonts w:ascii="TH SarabunPSK" w:hAnsi="TH SarabunPSK" w:cs="TH SarabunPSK" w:hint="cs"/>
          <w:cs/>
        </w:rPr>
        <w:t>นึ่</w:t>
      </w:r>
      <w:r w:rsidR="00731A0B" w:rsidRPr="00B60D70">
        <w:rPr>
          <w:rFonts w:ascii="TH SarabunPSK" w:hAnsi="TH SarabunPSK" w:cs="TH SarabunPSK" w:hint="cs"/>
          <w:cs/>
        </w:rPr>
        <w:t>งในการยกระดับอุตสาหกรรมการก่อสร้างของประเทศ</w:t>
      </w:r>
      <w:r w:rsidRPr="00B60D70">
        <w:rPr>
          <w:rFonts w:ascii="TH SarabunPSK" w:hAnsi="TH SarabunPSK" w:cs="TH SarabunPSK" w:hint="cs"/>
          <w:cs/>
        </w:rPr>
        <w:t xml:space="preserve"> ผู้รับผิดชอบหลักสูตรปรับปรุงฉบับนี้จึงมีความมั่นใจและเชื่อว่า นักศึกษาที่สำเร็จการศึกษาจะสามารถทำงาน ประสบความสำเร็จในอาชีพ และมีส่วนร่วมอย่างมีความหมายต่อวิชาชีพ</w:t>
      </w:r>
    </w:p>
    <w:p w14:paraId="7E4E5E23" w14:textId="77777777" w:rsidR="00731A0B" w:rsidRPr="00B60D70" w:rsidRDefault="00731A0B">
      <w:pPr>
        <w:jc w:val="left"/>
        <w:rPr>
          <w:rFonts w:ascii="TH SarabunPSK" w:eastAsiaTheme="majorEastAsia" w:hAnsi="TH SarabunPSK" w:cs="TH SarabunPSK"/>
          <w:b/>
          <w:bCs/>
          <w:sz w:val="40"/>
          <w:szCs w:val="40"/>
          <w:lang w:val="th-TH"/>
        </w:rPr>
      </w:pPr>
      <w:bookmarkStart w:id="54" w:name="_Toc161400002"/>
      <w:bookmarkStart w:id="55" w:name="_Toc161496914"/>
      <w:r w:rsidRPr="00B60D70">
        <w:rPr>
          <w:rFonts w:ascii="TH SarabunPSK" w:hAnsi="TH SarabunPSK" w:cs="TH SarabunPSK" w:hint="cs"/>
          <w:cs/>
        </w:rPr>
        <w:br w:type="page"/>
      </w:r>
    </w:p>
    <w:p w14:paraId="0D5E4920" w14:textId="1785AD19" w:rsidR="009E6917" w:rsidRPr="00B60D70" w:rsidRDefault="00D756E0" w:rsidP="00FF7D50">
      <w:pPr>
        <w:pStyle w:val="1"/>
        <w:numPr>
          <w:ilvl w:val="0"/>
          <w:numId w:val="76"/>
        </w:numPr>
        <w:ind w:left="1134" w:hanging="1134"/>
        <w:rPr>
          <w:rFonts w:ascii="TH SarabunPSK" w:hAnsi="TH SarabunPSK" w:cs="TH SarabunPSK"/>
        </w:rPr>
      </w:pPr>
      <w:bookmarkStart w:id="56" w:name="_Hlk117776779"/>
      <w:bookmarkStart w:id="57" w:name="_Toc179245994"/>
      <w:bookmarkStart w:id="58" w:name="_Toc179656362"/>
      <w:bookmarkStart w:id="59" w:name="_Toc180609442"/>
      <w:bookmarkStart w:id="60" w:name="_Toc191634057"/>
      <w:r w:rsidRPr="00B60D70">
        <w:rPr>
          <w:rFonts w:ascii="TH SarabunPSK" w:hAnsi="TH SarabunPSK" w:cs="TH SarabunPSK" w:hint="cs"/>
          <w:cs/>
        </w:rPr>
        <w:lastRenderedPageBreak/>
        <w:t>แนวคิดและรายละเอียดการออกแบบหลักสูตร</w:t>
      </w:r>
      <w:bookmarkEnd w:id="54"/>
      <w:bookmarkEnd w:id="55"/>
      <w:bookmarkEnd w:id="56"/>
      <w:bookmarkEnd w:id="57"/>
      <w:bookmarkEnd w:id="58"/>
      <w:bookmarkEnd w:id="59"/>
      <w:bookmarkEnd w:id="60"/>
    </w:p>
    <w:p w14:paraId="752804FF" w14:textId="77777777" w:rsidR="009E6917" w:rsidRPr="00B60D70" w:rsidRDefault="009E6917" w:rsidP="00592146">
      <w:pPr>
        <w:rPr>
          <w:rFonts w:ascii="TH SarabunPSK" w:hAnsi="TH SarabunPSK" w:cs="TH SarabunPSK"/>
        </w:rPr>
      </w:pPr>
    </w:p>
    <w:p w14:paraId="20F76DFE" w14:textId="77777777" w:rsidR="00731A0B" w:rsidRPr="00B60D70" w:rsidRDefault="00731A0B" w:rsidP="00FF7D50">
      <w:pPr>
        <w:pStyle w:val="af9"/>
        <w:keepNext/>
        <w:keepLines/>
        <w:numPr>
          <w:ilvl w:val="0"/>
          <w:numId w:val="87"/>
        </w:numPr>
        <w:spacing w:before="240"/>
        <w:contextualSpacing w:val="0"/>
        <w:jc w:val="center"/>
        <w:outlineLvl w:val="0"/>
        <w:rPr>
          <w:rFonts w:ascii="TH SarabunPSK" w:eastAsiaTheme="majorEastAsia" w:hAnsi="TH SarabunPSK" w:cs="TH SarabunPSK"/>
          <w:b/>
          <w:bCs/>
          <w:vanish/>
          <w:sz w:val="40"/>
          <w:szCs w:val="40"/>
          <w:lang w:val="th-TH"/>
        </w:rPr>
      </w:pPr>
      <w:bookmarkStart w:id="61" w:name="_Toc179214372"/>
      <w:bookmarkStart w:id="62" w:name="_Toc179226275"/>
      <w:bookmarkStart w:id="63" w:name="_Toc179226546"/>
      <w:bookmarkStart w:id="64" w:name="_Toc179245995"/>
      <w:bookmarkStart w:id="65" w:name="_Toc179656363"/>
      <w:bookmarkStart w:id="66" w:name="_Toc180609443"/>
      <w:bookmarkStart w:id="67" w:name="_Toc191634058"/>
      <w:bookmarkStart w:id="68" w:name="_Toc161496915"/>
      <w:bookmarkStart w:id="69" w:name="_Toc161400003"/>
      <w:bookmarkStart w:id="70" w:name="_Hlk117776503"/>
      <w:bookmarkEnd w:id="61"/>
      <w:bookmarkEnd w:id="62"/>
      <w:bookmarkEnd w:id="63"/>
      <w:bookmarkEnd w:id="64"/>
      <w:bookmarkEnd w:id="65"/>
      <w:bookmarkEnd w:id="66"/>
      <w:bookmarkEnd w:id="67"/>
    </w:p>
    <w:p w14:paraId="6624A51A" w14:textId="77777777" w:rsidR="00731A0B" w:rsidRPr="00B60D70" w:rsidRDefault="00731A0B" w:rsidP="00FF7D50">
      <w:pPr>
        <w:pStyle w:val="af9"/>
        <w:keepNext/>
        <w:keepLines/>
        <w:numPr>
          <w:ilvl w:val="0"/>
          <w:numId w:val="87"/>
        </w:numPr>
        <w:spacing w:before="240"/>
        <w:contextualSpacing w:val="0"/>
        <w:jc w:val="center"/>
        <w:outlineLvl w:val="0"/>
        <w:rPr>
          <w:rFonts w:ascii="TH SarabunPSK" w:eastAsiaTheme="majorEastAsia" w:hAnsi="TH SarabunPSK" w:cs="TH SarabunPSK"/>
          <w:b/>
          <w:bCs/>
          <w:vanish/>
          <w:sz w:val="40"/>
          <w:szCs w:val="40"/>
          <w:lang w:val="th-TH"/>
        </w:rPr>
      </w:pPr>
      <w:bookmarkStart w:id="71" w:name="_Toc179214373"/>
      <w:bookmarkStart w:id="72" w:name="_Toc179226276"/>
      <w:bookmarkStart w:id="73" w:name="_Toc179226547"/>
      <w:bookmarkStart w:id="74" w:name="_Toc179245996"/>
      <w:bookmarkStart w:id="75" w:name="_Toc179656364"/>
      <w:bookmarkStart w:id="76" w:name="_Toc180609444"/>
      <w:bookmarkStart w:id="77" w:name="_Toc191634059"/>
      <w:bookmarkEnd w:id="71"/>
      <w:bookmarkEnd w:id="72"/>
      <w:bookmarkEnd w:id="73"/>
      <w:bookmarkEnd w:id="74"/>
      <w:bookmarkEnd w:id="75"/>
      <w:bookmarkEnd w:id="76"/>
      <w:bookmarkEnd w:id="77"/>
    </w:p>
    <w:p w14:paraId="19F9EE21" w14:textId="6BA8913F" w:rsidR="009E6917" w:rsidRPr="00B60D70" w:rsidRDefault="00D756E0" w:rsidP="00E57134">
      <w:pPr>
        <w:pStyle w:val="2"/>
        <w:numPr>
          <w:ilvl w:val="1"/>
          <w:numId w:val="76"/>
        </w:numPr>
        <w:spacing w:before="0" w:after="240"/>
        <w:ind w:left="578" w:hanging="578"/>
        <w:rPr>
          <w:rFonts w:ascii="TH SarabunPSK" w:hAnsi="TH SarabunPSK" w:cs="TH SarabunPSK"/>
        </w:rPr>
      </w:pPr>
      <w:bookmarkStart w:id="78" w:name="_Toc179245997"/>
      <w:bookmarkStart w:id="79" w:name="_Toc179656365"/>
      <w:bookmarkStart w:id="80" w:name="_Toc180609445"/>
      <w:bookmarkStart w:id="81" w:name="_Toc191634060"/>
      <w:r w:rsidRPr="00B60D70">
        <w:rPr>
          <w:rFonts w:ascii="TH SarabunPSK" w:hAnsi="TH SarabunPSK" w:cs="TH SarabunPSK" w:hint="cs"/>
          <w:cs/>
        </w:rPr>
        <w:t>ที่มาของการเปิดหรือปรับปรุงหลักสูตรและกระบวนการได้มาซึ่งกรอบแนวคิดภาพรวมของหลักสูตร</w:t>
      </w:r>
      <w:bookmarkEnd w:id="68"/>
      <w:bookmarkEnd w:id="69"/>
      <w:bookmarkEnd w:id="78"/>
      <w:bookmarkEnd w:id="79"/>
      <w:bookmarkEnd w:id="80"/>
      <w:bookmarkEnd w:id="81"/>
      <w:r w:rsidR="00BD7F9D" w:rsidRPr="00B60D70">
        <w:rPr>
          <w:rFonts w:ascii="TH SarabunPSK" w:hAnsi="TH SarabunPSK" w:cs="TH SarabunPSK" w:hint="cs"/>
        </w:rPr>
        <w:t xml:space="preserve"> </w:t>
      </w:r>
    </w:p>
    <w:p w14:paraId="525B0968" w14:textId="2478E71E" w:rsidR="00E97955" w:rsidRPr="00B60D70" w:rsidRDefault="00E97955" w:rsidP="00E97955">
      <w:pPr>
        <w:ind w:firstLine="576"/>
        <w:rPr>
          <w:rFonts w:ascii="TH SarabunPSK" w:hAnsi="TH SarabunPSK" w:cs="TH SarabunPSK"/>
          <w:lang w:val="th-TH"/>
        </w:rPr>
      </w:pPr>
      <w:r w:rsidRPr="00B60D70">
        <w:rPr>
          <w:rFonts w:ascii="TH SarabunPSK" w:hAnsi="TH SarabunPSK" w:cs="TH SarabunPSK" w:hint="cs"/>
          <w:cs/>
          <w:lang w:val="th-TH"/>
        </w:rPr>
        <w:t xml:space="preserve">แนวโน้มการเปลี่ยนแปลงของสังคมกำลังเคลื่อนเข้าสู่โลกแห่งเทคโนโลยีสารสนเทศ ระบบดิจิตอลและปัญญาประดิษฐ์ ในขณะที่ประเทศต้องการพัฒนาระบบเศรษฐกิจและอุตสาหกรรมให้มีความก้าวหน้าให้ทันกับการเปลี่ยนแปลง ประเทศไทยจึงได้กำหนดทิศทางของการพัฒนาอุตสาหกรรมของประเทศ 9 กลุ่มตามกรอบของ </w:t>
      </w:r>
      <w:r w:rsidRPr="00B60D70">
        <w:rPr>
          <w:rFonts w:ascii="TH SarabunPSK" w:hAnsi="TH SarabunPSK" w:cs="TH SarabunPSK" w:hint="cs"/>
          <w:lang w:val="th-TH"/>
        </w:rPr>
        <w:t>New S-</w:t>
      </w:r>
      <w:proofErr w:type="spellStart"/>
      <w:r w:rsidRPr="00B60D70">
        <w:rPr>
          <w:rFonts w:ascii="TH SarabunPSK" w:hAnsi="TH SarabunPSK" w:cs="TH SarabunPSK" w:hint="cs"/>
          <w:lang w:val="th-TH"/>
        </w:rPr>
        <w:t>Curve</w:t>
      </w:r>
      <w:proofErr w:type="spellEnd"/>
      <w:r w:rsidRPr="00B60D70">
        <w:rPr>
          <w:rFonts w:ascii="TH SarabunPSK" w:hAnsi="TH SarabunPSK" w:cs="TH SarabunPSK" w:hint="cs"/>
          <w:lang w:val="th-TH"/>
        </w:rPr>
        <w:t xml:space="preserve"> </w:t>
      </w:r>
      <w:r w:rsidRPr="00B60D70">
        <w:rPr>
          <w:rFonts w:ascii="TH SarabunPSK" w:hAnsi="TH SarabunPSK" w:cs="TH SarabunPSK" w:hint="cs"/>
          <w:cs/>
          <w:lang w:val="th-TH"/>
        </w:rPr>
        <w:t>ต้องการการพัฒนาเชิงบูรณาการเพื่อพัฒนาประเทศในระดับฐานราก ชุมชนให้มีความเข้มแข็งและสร้างความยั่งยืนให้กับประเทศ การพัฒนาระบบอุตสาหกรรมมีความจำเป็นต้องนำเทคโนโลยี สารสนเทศ ระบบดิจิตอลและปัญญาประดิษฐ์เข้ามาใช้เพื่อเพิ่มประสิทธิภาพในการผลิตและสร้างผลกำไร ประเด็นเหล่านี้ทำให้ภาคอุตสาหกรรมจำเป็นต้องพัฒนาศักยภาพของคนให้เท่าทันการเปลี่ยนแปลง สามารถนำเทคโนโลยี สารสนเทศ ระบบดิจิตอลและปัญญาประดิษฐ์มาประยุกต์ใช้ในการทำงาน</w:t>
      </w:r>
    </w:p>
    <w:p w14:paraId="0984BE24" w14:textId="339862F2" w:rsidR="00E97955" w:rsidRPr="00B60D70" w:rsidRDefault="00E97955" w:rsidP="00E97955">
      <w:pPr>
        <w:ind w:firstLine="576"/>
        <w:rPr>
          <w:rFonts w:ascii="TH SarabunPSK" w:hAnsi="TH SarabunPSK" w:cs="TH SarabunPSK"/>
          <w:lang w:val="th-TH"/>
        </w:rPr>
      </w:pPr>
      <w:r w:rsidRPr="00B60D70">
        <w:rPr>
          <w:rFonts w:ascii="TH SarabunPSK" w:hAnsi="TH SarabunPSK" w:cs="TH SarabunPSK" w:hint="cs"/>
          <w:cs/>
          <w:lang w:val="th-TH"/>
        </w:rPr>
        <w:t>ความสำคัญของการพัฒนาคนเพื่อป้อนเข้าสู่ระบบอุตสาหกรรมมีหลายประการ เช่น สร้างแรงงานที่มีความรู้และความชำนาญสามารถช่วยเพิ่มผลผลิตได้มากขึ้น การพัฒนากำลังคนจะช่วยเพิ่มประสิทธิภาพในการใช้เทคโนโลยีทำให้กระบวนการผลิตเป็นไปอย่างราบรื่นและมีประสิทธิภาพ คนจะช่วยสร้างนวัตกรรมและผลิตภัณฑ์ใหม่ในภาคอุตสาหกรรมสามารถคิดสร้างสรรค์และแก้ไขปัญหาอย่างเป็นระบบ ช่วยให้สถานประกอบการเกิดความยืดหยุ่นสามารถปรับตัวให้ทันต่อการเปลี่ยนแปลงที่เกิดขึ้นอย่างรวดเร็วในยุคดิจิตอลและปัญญาประดิษฐ์ นอกจากนั้นความรู้และทักษะของคนที่มีมาตรฐานสูงจะสามารถช่วยลดความเสี่ยงในการผลิตและเพิ่มความปลอดภัยในสถานที่ทำงานในภาคอุตสาหกรรม ช่วยลดค่าใช้จ่ายที่ไม่จำเป็นให้แก่สถานประกอบการได้</w:t>
      </w:r>
    </w:p>
    <w:p w14:paraId="447F1902" w14:textId="139A08BB" w:rsidR="00E97955" w:rsidRPr="00B60D70" w:rsidRDefault="00E97955" w:rsidP="00E557C3">
      <w:pPr>
        <w:ind w:firstLine="576"/>
        <w:rPr>
          <w:rFonts w:ascii="TH SarabunPSK" w:hAnsi="TH SarabunPSK" w:cs="TH SarabunPSK"/>
          <w:lang w:val="th-TH"/>
        </w:rPr>
      </w:pPr>
      <w:r w:rsidRPr="00B60D70">
        <w:rPr>
          <w:rFonts w:ascii="TH SarabunPSK" w:hAnsi="TH SarabunPSK" w:cs="TH SarabunPSK" w:hint="cs"/>
          <w:cs/>
          <w:lang w:val="th-TH"/>
        </w:rPr>
        <w:t>หลักสูตรเป็นกลไกอย่างหนึ่งในการพัฒนาคน ในส่วนของหลักสูตรครุศาสตร์อุตสาหกรรมบัณฑิต สาขาวิชาวิศวกรรมโยธา มีพันธกิจในการพัฒนาคนที่มีความสามารถในการถ่ายทอดความรู้ทางวิศวกรรมโยธาและเทคโนโลยีในการก่อสร้าง โดยมีพื้นที่ทำงาน 2 ส่วน ได้แก่ สายงานด้านที่หนึ่งบทบาทการเป็นครูสายอาชีพด้านวิศวกรรมโยธา ได้แก่ ช่างก่อสร้าง ช่างโยธา ช่างสำรวจ ในบทบาทนี้บัณฑิตจากหลักสูตรจะไปช่วยสนับสนุนสถาบันอาชีวศึกษาพัฒนากำลังคนระดับช่างฝีมือ และสายงานด้านวิศวกรรมโยธาที่เน้นการสื่อสาร การถ่ายทอดความรู้ และนำเสนอความรู้ทางวิศวกรรมโยธา เช่น นักฝึกอบรมทางวิศวกรรมโยธา งานที่เกี่ยวข้องกับวิศวกรรมโยธา วิศวกรโยธาฝ่ายขาย งานบริการและสนับสนุนเชิงเทคนิคด้านวิศวกรรมโยธา เป็นต้น พื้นที่การทำงานเหล่านี้ที่บัณฑิตจากหลักสูตรจบไปทำงานจะช่วยสนับสนุนและส่งเสริมให้สถานประกอบการและสถานศึกษาเกิดกระบวนการพัฒนาคน เกิดกลไกภายในที่ช่วยให้การสื่อสารมีประสิทธิภาพมากยิ่งขึ้น ซึ่งส่งผลกระทบต่อกระบวนการทำงานที่มีประสิทธิภาพมากยิ่งขึ้น</w:t>
      </w:r>
    </w:p>
    <w:p w14:paraId="1B94D2F3" w14:textId="5AEF48D4" w:rsidR="005A561B" w:rsidRPr="00B60D70" w:rsidRDefault="00E97955" w:rsidP="00E557C3">
      <w:pPr>
        <w:ind w:firstLine="576"/>
        <w:rPr>
          <w:rFonts w:ascii="TH SarabunPSK" w:hAnsi="TH SarabunPSK" w:cs="TH SarabunPSK"/>
          <w:cs/>
        </w:rPr>
      </w:pPr>
      <w:r w:rsidRPr="00B60D70">
        <w:rPr>
          <w:rFonts w:ascii="TH SarabunPSK" w:hAnsi="TH SarabunPSK" w:cs="TH SarabunPSK" w:hint="cs"/>
          <w:cs/>
          <w:lang w:val="th-TH"/>
        </w:rPr>
        <w:lastRenderedPageBreak/>
        <w:t>เพื่อให้หลักสูตรครุศาสตร์อุตสาหกรรมบัณฑิต สาขาวิชาวิศวกรรมโยธา สามารถผลิตบัณฑิตเป็นไปเป้าหมายและพันธกิจบนพื้นที่การทำงานที่ได้กำหนดไว้ จึงได้ทำการวิเคราะห์สภาพแวดล้อมภายนอกและสภาพแวดล้อมภายในของหลักสูตรโดยมีรายละเอียดดังนี้</w:t>
      </w:r>
    </w:p>
    <w:p w14:paraId="7F3A1A5B" w14:textId="77777777" w:rsidR="005A561B" w:rsidRPr="00B60D70" w:rsidRDefault="005A561B" w:rsidP="00592146">
      <w:pPr>
        <w:rPr>
          <w:rFonts w:ascii="TH SarabunPSK" w:hAnsi="TH SarabunPSK" w:cs="TH SarabunPSK"/>
        </w:rPr>
      </w:pPr>
    </w:p>
    <w:p w14:paraId="17CD8DBF" w14:textId="048E9742" w:rsidR="00A61805" w:rsidRPr="00B60D70" w:rsidRDefault="00A61805" w:rsidP="000B704A">
      <w:pPr>
        <w:pStyle w:val="3"/>
        <w:spacing w:before="0" w:after="240"/>
        <w:rPr>
          <w:rFonts w:ascii="TH SarabunPSK" w:hAnsi="TH SarabunPSK" w:cs="TH SarabunPSK"/>
        </w:rPr>
      </w:pPr>
      <w:bookmarkStart w:id="82" w:name="_Toc179245998"/>
      <w:bookmarkStart w:id="83" w:name="_Toc179656366"/>
      <w:bookmarkStart w:id="84" w:name="_Toc180609446"/>
      <w:bookmarkStart w:id="85" w:name="_Toc191634061"/>
      <w:bookmarkStart w:id="86" w:name="_Hlk117775577"/>
      <w:bookmarkStart w:id="87" w:name="_Hlk117775514"/>
      <w:bookmarkEnd w:id="70"/>
      <w:r w:rsidRPr="00B60D70">
        <w:rPr>
          <w:rFonts w:ascii="TH SarabunPSK" w:hAnsi="TH SarabunPSK" w:cs="TH SarabunPSK" w:hint="cs"/>
          <w:cs/>
          <w:lang w:val="th-TH"/>
        </w:rPr>
        <w:t>กระบวนการแสวงหาความต้องการจากผู้มีส่วนได้ส่วนเสียที่สำคัญของหลักสูตรและกระบวนการเปลี่ยนความต้องการจากผู้มีส่วนได้ส่วนเสียเป็นเสียงของกระบวนการ (</w:t>
      </w:r>
      <w:r w:rsidRPr="00B60D70">
        <w:rPr>
          <w:rFonts w:ascii="TH SarabunPSK" w:hAnsi="TH SarabunPSK" w:cs="TH SarabunPSK" w:hint="cs"/>
        </w:rPr>
        <w:t>Voice of Process</w:t>
      </w:r>
      <w:r w:rsidRPr="00B60D70">
        <w:rPr>
          <w:rFonts w:ascii="TH SarabunPSK" w:hAnsi="TH SarabunPSK" w:cs="TH SarabunPSK" w:hint="cs"/>
          <w:cs/>
        </w:rPr>
        <w:t xml:space="preserve">, </w:t>
      </w:r>
      <w:r w:rsidRPr="00B60D70">
        <w:rPr>
          <w:rFonts w:ascii="TH SarabunPSK" w:hAnsi="TH SarabunPSK" w:cs="TH SarabunPSK" w:hint="cs"/>
        </w:rPr>
        <w:t>VOP</w:t>
      </w:r>
      <w:r w:rsidRPr="00B60D70">
        <w:rPr>
          <w:rFonts w:ascii="TH SarabunPSK" w:hAnsi="TH SarabunPSK" w:cs="TH SarabunPSK" w:hint="cs"/>
          <w:cs/>
          <w:lang w:val="th-TH"/>
        </w:rPr>
        <w:t>) เพื่อการปรับปรุงหลักสูตร</w:t>
      </w:r>
      <w:bookmarkEnd w:id="82"/>
      <w:bookmarkEnd w:id="83"/>
      <w:bookmarkEnd w:id="84"/>
      <w:bookmarkEnd w:id="85"/>
    </w:p>
    <w:p w14:paraId="277F45A5" w14:textId="644002B0" w:rsidR="00E557C3" w:rsidRPr="00B60D70" w:rsidRDefault="00A61805" w:rsidP="00A61805">
      <w:pPr>
        <w:ind w:firstLine="720"/>
        <w:rPr>
          <w:rFonts w:ascii="TH SarabunPSK" w:hAnsi="TH SarabunPSK" w:cs="TH SarabunPSK"/>
          <w:b/>
          <w:bCs/>
          <w:cs/>
        </w:rPr>
      </w:pPr>
      <w:r w:rsidRPr="00B60D70">
        <w:rPr>
          <w:rFonts w:ascii="TH SarabunPSK" w:hAnsi="TH SarabunPSK" w:cs="TH SarabunPSK" w:hint="cs"/>
          <w:cs/>
        </w:rPr>
        <w:t>หลักสูตรได้กำหนดกลุ่มผู้มีส่วนได้ส่วนเสีย (</w:t>
      </w:r>
      <w:r w:rsidRPr="00B60D70">
        <w:rPr>
          <w:rFonts w:ascii="TH SarabunPSK" w:hAnsi="TH SarabunPSK" w:cs="TH SarabunPSK" w:hint="cs"/>
        </w:rPr>
        <w:t>Stakeholder</w:t>
      </w:r>
      <w:r w:rsidRPr="00B60D70">
        <w:rPr>
          <w:rFonts w:ascii="TH SarabunPSK" w:hAnsi="TH SarabunPSK" w:cs="TH SarabunPSK" w:hint="cs"/>
          <w:cs/>
        </w:rPr>
        <w:t xml:space="preserve">) ดังแสดงในตารางที่ </w:t>
      </w:r>
      <w:r w:rsidR="00024C99" w:rsidRPr="00B60D70">
        <w:rPr>
          <w:rFonts w:ascii="TH SarabunPSK" w:hAnsi="TH SarabunPSK" w:cs="TH SarabunPSK"/>
        </w:rPr>
        <w:t>2</w:t>
      </w:r>
      <w:r w:rsidRPr="00B60D70">
        <w:rPr>
          <w:rFonts w:ascii="TH SarabunPSK" w:hAnsi="TH SarabunPSK" w:cs="TH SarabunPSK" w:hint="cs"/>
        </w:rPr>
        <w:t xml:space="preserve">.1 </w:t>
      </w:r>
      <w:r w:rsidRPr="00B60D70">
        <w:rPr>
          <w:rFonts w:ascii="TH SarabunPSK" w:hAnsi="TH SarabunPSK" w:cs="TH SarabunPSK" w:hint="cs"/>
          <w:cs/>
        </w:rPr>
        <w:t>ประกอบด้วยผู้ใช้บัณฑิต องค์กรภาครัฐ องค์กรวิชาชีพ ศิษย์เก่า คณาจารย์ นักศึกษาปัจจุบัน รวบรวมข้อมูลสภาพแวดล้อมที่ส่งผลกระทบต่อหลักสูตร เพื่อให้ได้มาซึ่งบทบาทที่คาดหวังของผู้สำเร็จการศึกษาของหลักสูตร จากนั้นนำข้อมูลที่ได้มาวิเคราะห์ร่วมกับปรัชญาของหลักสูตรเพื่อกำหนดวัตถุประสงค์ ผลลัพธ์การเรียนรู้ของหลักสูตร และ</w:t>
      </w:r>
      <w:r w:rsidR="00213A5F" w:rsidRPr="00B60D70">
        <w:rPr>
          <w:rFonts w:ascii="TH SarabunPSK" w:hAnsi="TH SarabunPSK" w:cs="TH SarabunPSK" w:hint="cs"/>
          <w:cs/>
        </w:rPr>
        <w:t xml:space="preserve">กำหนดรายวิชา/โมดูล โครงสร้างหลักสูตรและแผนการเรียน </w:t>
      </w:r>
      <w:r w:rsidRPr="00B60D70">
        <w:rPr>
          <w:rFonts w:ascii="TH SarabunPSK" w:hAnsi="TH SarabunPSK" w:cs="TH SarabunPSK" w:hint="cs"/>
          <w:cs/>
        </w:rPr>
        <w:t>ออกแบบ</w:t>
      </w:r>
      <w:r w:rsidR="00213A5F" w:rsidRPr="00B60D70">
        <w:rPr>
          <w:rFonts w:ascii="TH SarabunPSK" w:hAnsi="TH SarabunPSK" w:cs="TH SarabunPSK" w:hint="cs"/>
          <w:cs/>
        </w:rPr>
        <w:t>กลยุทธ</w:t>
      </w:r>
      <w:r w:rsidR="0088656D" w:rsidRPr="00B60D70">
        <w:rPr>
          <w:rFonts w:ascii="TH SarabunPSK" w:hAnsi="TH SarabunPSK" w:cs="TH SarabunPSK" w:hint="cs"/>
          <w:cs/>
        </w:rPr>
        <w:t>์</w:t>
      </w:r>
      <w:r w:rsidR="00213A5F" w:rsidRPr="00B60D70">
        <w:rPr>
          <w:rFonts w:ascii="TH SarabunPSK" w:hAnsi="TH SarabunPSK" w:cs="TH SarabunPSK" w:hint="cs"/>
          <w:cs/>
        </w:rPr>
        <w:t>ในการจัดการเรียนรู้ การวัดประเมินผลลัพธ์การเรียนรู้ การประเมินระดับการเรียนรู้ และแผนที่ความเชื่อมโยงของผลลัพธ์การเรียนรู้กับรายวิชา/โมดูล</w:t>
      </w:r>
      <w:r w:rsidRPr="00B60D70">
        <w:rPr>
          <w:rFonts w:ascii="TH SarabunPSK" w:hAnsi="TH SarabunPSK" w:cs="TH SarabunPSK" w:hint="cs"/>
          <w:cs/>
        </w:rPr>
        <w:t>ต่อไป</w:t>
      </w:r>
      <w:r w:rsidR="00BD7F9D" w:rsidRPr="00B60D70">
        <w:rPr>
          <w:rFonts w:ascii="TH SarabunPSK" w:hAnsi="TH SarabunPSK" w:cs="TH SarabunPSK" w:hint="cs"/>
          <w:cs/>
        </w:rPr>
        <w:t xml:space="preserve"> </w:t>
      </w:r>
      <w:r w:rsidRPr="00B60D70">
        <w:rPr>
          <w:rFonts w:ascii="TH SarabunPSK" w:hAnsi="TH SarabunPSK" w:cs="TH SarabunPSK" w:hint="cs"/>
          <w:cs/>
        </w:rPr>
        <w:t>กระบวนการหาความต้องการจากผู้มีส่วนได้ส่วนเสียสำคัญของหลักสูตร (</w:t>
      </w:r>
      <w:r w:rsidRPr="00B60D70">
        <w:rPr>
          <w:rFonts w:ascii="TH SarabunPSK" w:hAnsi="TH SarabunPSK" w:cs="TH SarabunPSK" w:hint="cs"/>
        </w:rPr>
        <w:t xml:space="preserve">Stakeholder Requirements) </w:t>
      </w:r>
      <w:r w:rsidRPr="00B60D70">
        <w:rPr>
          <w:rFonts w:ascii="TH SarabunPSK" w:hAnsi="TH SarabunPSK" w:cs="TH SarabunPSK" w:hint="cs"/>
          <w:cs/>
        </w:rPr>
        <w:t xml:space="preserve">และกระบวนการเปลี่ยนความต้องการจากผู้มีส่วนได้ส่วนเสียเป็น </w:t>
      </w:r>
      <w:r w:rsidRPr="00B60D70">
        <w:rPr>
          <w:rFonts w:ascii="TH SarabunPSK" w:hAnsi="TH SarabunPSK" w:cs="TH SarabunPSK" w:hint="cs"/>
        </w:rPr>
        <w:t xml:space="preserve">VOP (Voice of Process) </w:t>
      </w:r>
      <w:r w:rsidRPr="00B60D70">
        <w:rPr>
          <w:rFonts w:ascii="TH SarabunPSK" w:hAnsi="TH SarabunPSK" w:cs="TH SarabunPSK" w:hint="cs"/>
          <w:cs/>
        </w:rPr>
        <w:t>เพื่อนำมาสู่การ</w:t>
      </w:r>
      <w:r w:rsidR="00213A5F" w:rsidRPr="00B60D70">
        <w:rPr>
          <w:rFonts w:ascii="TH SarabunPSK" w:hAnsi="TH SarabunPSK" w:cs="TH SarabunPSK" w:hint="cs"/>
          <w:cs/>
        </w:rPr>
        <w:t xml:space="preserve">พัฒนาหลักสูตรในครั้งนี้ได้กำหนดกลุ่มผู้มีส่วนได้ส่วนเสีย วิธีการเก็บข้อมูล ประเด็นในการเก็บข้อมูล และช่วงเวลาในการเก็บข้อมูล และผลการสำรวจ ดังแสดงในตารางที่ </w:t>
      </w:r>
      <w:r w:rsidR="00213A5F" w:rsidRPr="00B60D70">
        <w:rPr>
          <w:rFonts w:ascii="TH SarabunPSK" w:hAnsi="TH SarabunPSK" w:cs="TH SarabunPSK" w:hint="cs"/>
        </w:rPr>
        <w:t xml:space="preserve">2.1 </w:t>
      </w:r>
    </w:p>
    <w:p w14:paraId="256EE2AB" w14:textId="6CD2BE82" w:rsidR="00E557C3" w:rsidRPr="00B60D70" w:rsidRDefault="00E557C3" w:rsidP="00592146">
      <w:pPr>
        <w:rPr>
          <w:rFonts w:ascii="TH SarabunPSK" w:hAnsi="TH SarabunPSK" w:cs="TH SarabunPSK"/>
        </w:rPr>
        <w:sectPr w:rsidR="00E557C3" w:rsidRPr="00B60D70" w:rsidSect="00055AF9">
          <w:headerReference w:type="default" r:id="rId18"/>
          <w:type w:val="continuous"/>
          <w:pgSz w:w="11906" w:h="16838"/>
          <w:pgMar w:top="1440" w:right="1440" w:bottom="1440" w:left="1440" w:header="706" w:footer="706" w:gutter="0"/>
          <w:pgNumType w:start="0"/>
          <w:cols w:space="708"/>
          <w:docGrid w:linePitch="360"/>
        </w:sectPr>
      </w:pPr>
      <w:bookmarkStart w:id="88" w:name="_Hlk117779694"/>
      <w:bookmarkEnd w:id="86"/>
    </w:p>
    <w:p w14:paraId="4B6C05B2" w14:textId="38260FE1" w:rsidR="009E6917" w:rsidRPr="00B60D70" w:rsidRDefault="00D756E0" w:rsidP="00592146">
      <w:pPr>
        <w:rPr>
          <w:rFonts w:ascii="TH SarabunPSK" w:hAnsi="TH SarabunPSK" w:cs="TH SarabunPSK"/>
        </w:rPr>
      </w:pPr>
      <w:r w:rsidRPr="00B60D70">
        <w:rPr>
          <w:rFonts w:ascii="TH SarabunPSK" w:hAnsi="TH SarabunPSK" w:cs="TH SarabunPSK" w:hint="cs"/>
          <w:b/>
          <w:bCs/>
          <w:cs/>
          <w:lang w:val="th-TH"/>
        </w:rPr>
        <w:lastRenderedPageBreak/>
        <w:t xml:space="preserve">ตารางที่ </w:t>
      </w:r>
      <w:r w:rsidR="00E557C3" w:rsidRPr="00B60D70">
        <w:rPr>
          <w:rFonts w:ascii="TH SarabunPSK" w:hAnsi="TH SarabunPSK" w:cs="TH SarabunPSK" w:hint="cs"/>
          <w:b/>
          <w:bCs/>
        </w:rPr>
        <w:t>2.</w:t>
      </w:r>
      <w:r w:rsidRPr="00B60D70">
        <w:rPr>
          <w:rFonts w:ascii="TH SarabunPSK" w:hAnsi="TH SarabunPSK" w:cs="TH SarabunPSK" w:hint="cs"/>
          <w:b/>
          <w:bCs/>
        </w:rPr>
        <w:t>1</w:t>
      </w:r>
      <w:r w:rsidRPr="00B60D70">
        <w:rPr>
          <w:rFonts w:ascii="TH SarabunPSK" w:hAnsi="TH SarabunPSK" w:cs="TH SarabunPSK" w:hint="cs"/>
        </w:rPr>
        <w:t xml:space="preserve"> </w:t>
      </w:r>
      <w:r w:rsidR="00E557C3" w:rsidRPr="00B60D70">
        <w:rPr>
          <w:rFonts w:ascii="TH SarabunPSK" w:hAnsi="TH SarabunPSK" w:cs="TH SarabunPSK" w:hint="cs"/>
          <w:cs/>
          <w:lang w:val="th-TH"/>
        </w:rPr>
        <w:t>ผลสำรวจความต้องการจากผู้มีส่วนได้ส่วนเสียสำคัญของหลักสูตร</w:t>
      </w:r>
    </w:p>
    <w:tbl>
      <w:tblPr>
        <w:tblStyle w:val="af6"/>
        <w:tblW w:w="5000" w:type="pct"/>
        <w:jc w:val="center"/>
        <w:tblLook w:val="04A0" w:firstRow="1" w:lastRow="0" w:firstColumn="1" w:lastColumn="0" w:noHBand="0" w:noVBand="1"/>
      </w:tblPr>
      <w:tblGrid>
        <w:gridCol w:w="2263"/>
        <w:gridCol w:w="2268"/>
        <w:gridCol w:w="2837"/>
        <w:gridCol w:w="2410"/>
        <w:gridCol w:w="4170"/>
      </w:tblGrid>
      <w:tr w:rsidR="00B60D70" w:rsidRPr="00B60D70" w14:paraId="589AE3BA" w14:textId="77777777" w:rsidTr="006D2B9A">
        <w:trPr>
          <w:trHeight w:val="241"/>
          <w:tblHeader/>
          <w:jc w:val="center"/>
        </w:trPr>
        <w:tc>
          <w:tcPr>
            <w:tcW w:w="811"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4C2524B8" w14:textId="77777777" w:rsidR="00633D7B" w:rsidRPr="00B60D70" w:rsidRDefault="00633D7B" w:rsidP="00D420AC">
            <w:pPr>
              <w:tabs>
                <w:tab w:val="left" w:pos="1510"/>
              </w:tabs>
              <w:ind w:right="26"/>
              <w:jc w:val="center"/>
              <w:rPr>
                <w:rFonts w:ascii="TH SarabunPSK" w:eastAsia="Angsana New" w:hAnsi="TH SarabunPSK" w:cs="TH SarabunPSK"/>
                <w:b/>
                <w:bCs/>
                <w:sz w:val="28"/>
                <w:szCs w:val="28"/>
              </w:rPr>
            </w:pPr>
            <w:r w:rsidRPr="00B60D70">
              <w:rPr>
                <w:rFonts w:ascii="TH SarabunPSK" w:eastAsia="Angsana New" w:hAnsi="TH SarabunPSK" w:cs="TH SarabunPSK" w:hint="cs"/>
                <w:b/>
                <w:bCs/>
                <w:sz w:val="28"/>
                <w:szCs w:val="28"/>
                <w:cs/>
              </w:rPr>
              <w:t>ผู้มีส่วนได้ส่วนเสีย</w:t>
            </w:r>
          </w:p>
        </w:tc>
        <w:tc>
          <w:tcPr>
            <w:tcW w:w="813"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47FE8E52" w14:textId="77777777" w:rsidR="00633D7B" w:rsidRPr="00B60D70" w:rsidRDefault="00633D7B" w:rsidP="00D420AC">
            <w:pPr>
              <w:jc w:val="center"/>
              <w:rPr>
                <w:rFonts w:ascii="TH SarabunPSK" w:eastAsia="Angsana New" w:hAnsi="TH SarabunPSK" w:cs="TH SarabunPSK"/>
                <w:b/>
                <w:bCs/>
                <w:sz w:val="28"/>
                <w:szCs w:val="28"/>
              </w:rPr>
            </w:pPr>
            <w:r w:rsidRPr="00B60D70">
              <w:rPr>
                <w:rFonts w:ascii="TH SarabunPSK" w:eastAsia="Angsana New" w:hAnsi="TH SarabunPSK" w:cs="TH SarabunPSK" w:hint="cs"/>
                <w:b/>
                <w:bCs/>
                <w:sz w:val="28"/>
                <w:szCs w:val="28"/>
                <w:cs/>
              </w:rPr>
              <w:t>ช่วงเวลาสำรวจ</w:t>
            </w:r>
          </w:p>
        </w:tc>
        <w:tc>
          <w:tcPr>
            <w:tcW w:w="10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0BA6B3B6" w14:textId="77777777" w:rsidR="00633D7B" w:rsidRPr="00B60D70" w:rsidRDefault="00633D7B" w:rsidP="00D420AC">
            <w:pPr>
              <w:ind w:right="26"/>
              <w:jc w:val="center"/>
              <w:rPr>
                <w:rFonts w:ascii="TH SarabunPSK" w:eastAsia="Angsana New" w:hAnsi="TH SarabunPSK" w:cs="TH SarabunPSK"/>
                <w:b/>
                <w:bCs/>
                <w:sz w:val="28"/>
                <w:szCs w:val="28"/>
              </w:rPr>
            </w:pPr>
            <w:r w:rsidRPr="00B60D70">
              <w:rPr>
                <w:rFonts w:ascii="TH SarabunPSK" w:eastAsia="Angsana New" w:hAnsi="TH SarabunPSK" w:cs="TH SarabunPSK" w:hint="cs"/>
                <w:b/>
                <w:bCs/>
                <w:sz w:val="28"/>
                <w:szCs w:val="28"/>
                <w:cs/>
              </w:rPr>
              <w:t>วิธีการ</w:t>
            </w:r>
          </w:p>
        </w:tc>
        <w:tc>
          <w:tcPr>
            <w:tcW w:w="864"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15491161" w14:textId="77777777" w:rsidR="00633D7B" w:rsidRPr="00B60D70" w:rsidRDefault="00633D7B" w:rsidP="00D420AC">
            <w:pPr>
              <w:ind w:right="26"/>
              <w:jc w:val="center"/>
              <w:rPr>
                <w:rFonts w:ascii="TH SarabunPSK" w:eastAsia="Angsana New" w:hAnsi="TH SarabunPSK" w:cs="TH SarabunPSK"/>
                <w:b/>
                <w:bCs/>
                <w:sz w:val="28"/>
                <w:szCs w:val="28"/>
              </w:rPr>
            </w:pPr>
            <w:r w:rsidRPr="00B60D70">
              <w:rPr>
                <w:rFonts w:ascii="TH SarabunPSK" w:eastAsia="Angsana New" w:hAnsi="TH SarabunPSK" w:cs="TH SarabunPSK" w:hint="cs"/>
                <w:b/>
                <w:bCs/>
                <w:sz w:val="28"/>
                <w:szCs w:val="28"/>
                <w:cs/>
              </w:rPr>
              <w:t>ประเด็นการศึกษา/สำรวจ</w:t>
            </w:r>
          </w:p>
        </w:tc>
        <w:tc>
          <w:tcPr>
            <w:tcW w:w="149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2F2C7BEC" w14:textId="77777777" w:rsidR="00633D7B" w:rsidRPr="00B60D70" w:rsidRDefault="00633D7B" w:rsidP="00D420AC">
            <w:pPr>
              <w:ind w:right="26"/>
              <w:jc w:val="center"/>
              <w:rPr>
                <w:rFonts w:ascii="TH SarabunPSK" w:eastAsia="Angsana New" w:hAnsi="TH SarabunPSK" w:cs="TH SarabunPSK"/>
                <w:b/>
                <w:bCs/>
                <w:sz w:val="28"/>
                <w:szCs w:val="28"/>
              </w:rPr>
            </w:pPr>
            <w:r w:rsidRPr="00B60D70">
              <w:rPr>
                <w:rFonts w:ascii="TH SarabunPSK" w:eastAsia="Angsana New" w:hAnsi="TH SarabunPSK" w:cs="TH SarabunPSK" w:hint="cs"/>
                <w:b/>
                <w:bCs/>
                <w:sz w:val="28"/>
                <w:szCs w:val="28"/>
                <w:cs/>
              </w:rPr>
              <w:t>ผลการสำรวจ</w:t>
            </w:r>
          </w:p>
        </w:tc>
      </w:tr>
      <w:tr w:rsidR="00B60D70" w:rsidRPr="00B60D70" w14:paraId="0ACF53C3" w14:textId="77777777" w:rsidTr="006D2B9A">
        <w:trPr>
          <w:trHeight w:val="241"/>
          <w:jc w:val="center"/>
        </w:trPr>
        <w:tc>
          <w:tcPr>
            <w:tcW w:w="811" w:type="pct"/>
            <w:tcBorders>
              <w:top w:val="single" w:sz="4" w:space="0" w:color="auto"/>
            </w:tcBorders>
            <w:shd w:val="clear" w:color="auto" w:fill="auto"/>
          </w:tcPr>
          <w:p w14:paraId="2FAC616B" w14:textId="77777777" w:rsidR="00F51F70" w:rsidRPr="00B60D70" w:rsidRDefault="00F51F70" w:rsidP="00F51F70">
            <w:pPr>
              <w:tabs>
                <w:tab w:val="left" w:pos="1510"/>
              </w:tabs>
              <w:ind w:right="26"/>
              <w:jc w:val="left"/>
              <w:rPr>
                <w:rFonts w:ascii="TH SarabunPSK" w:eastAsia="Angsana New" w:hAnsi="TH SarabunPSK" w:cs="TH SarabunPSK"/>
                <w:sz w:val="28"/>
                <w:szCs w:val="28"/>
              </w:rPr>
            </w:pPr>
            <w:r w:rsidRPr="00B60D70">
              <w:rPr>
                <w:rFonts w:ascii="TH SarabunPSK" w:eastAsia="Angsana New" w:hAnsi="TH SarabunPSK" w:cs="TH SarabunPSK" w:hint="cs"/>
                <w:b/>
                <w:bCs/>
                <w:sz w:val="28"/>
                <w:szCs w:val="28"/>
                <w:cs/>
              </w:rPr>
              <w:t xml:space="preserve">กลุ่มที่ </w:t>
            </w:r>
            <w:r w:rsidRPr="00B60D70">
              <w:rPr>
                <w:rFonts w:ascii="TH SarabunPSK" w:eastAsia="Angsana New" w:hAnsi="TH SarabunPSK" w:cs="TH SarabunPSK" w:hint="cs"/>
                <w:b/>
                <w:bCs/>
                <w:sz w:val="28"/>
                <w:szCs w:val="28"/>
              </w:rPr>
              <w:t xml:space="preserve">1 </w:t>
            </w:r>
            <w:r w:rsidRPr="00B60D70">
              <w:rPr>
                <w:rFonts w:ascii="TH SarabunPSK" w:eastAsia="Angsana New" w:hAnsi="TH SarabunPSK" w:cs="TH SarabunPSK" w:hint="cs"/>
                <w:b/>
                <w:bCs/>
                <w:sz w:val="28"/>
                <w:szCs w:val="28"/>
                <w:cs/>
              </w:rPr>
              <w:t xml:space="preserve">ผู้ใช้บัณฑิต : </w:t>
            </w:r>
            <w:r w:rsidRPr="00B60D70">
              <w:rPr>
                <w:rFonts w:ascii="TH SarabunPSK" w:eastAsia="Angsana New" w:hAnsi="TH SarabunPSK" w:cs="TH SarabunPSK" w:hint="cs"/>
                <w:sz w:val="28"/>
                <w:szCs w:val="28"/>
                <w:cs/>
              </w:rPr>
              <w:t>สถานศึกษาสังกัดอาชีวศึกษา</w:t>
            </w:r>
          </w:p>
          <w:p w14:paraId="4EDCAC8A" w14:textId="77777777" w:rsidR="00F51F70" w:rsidRPr="00B60D70" w:rsidRDefault="00F51F70" w:rsidP="00F51F70">
            <w:pPr>
              <w:tabs>
                <w:tab w:val="left" w:pos="1510"/>
              </w:tabs>
              <w:ind w:right="26"/>
              <w:jc w:val="left"/>
              <w:rPr>
                <w:rFonts w:ascii="TH SarabunPSK" w:eastAsia="Angsana New" w:hAnsi="TH SarabunPSK" w:cs="TH SarabunPSK"/>
                <w:b/>
                <w:bCs/>
                <w:sz w:val="28"/>
                <w:szCs w:val="28"/>
              </w:rPr>
            </w:pPr>
          </w:p>
          <w:p w14:paraId="18AF66E5" w14:textId="77777777" w:rsidR="00F51F70" w:rsidRPr="00B60D70" w:rsidRDefault="00F51F70" w:rsidP="00F51F70">
            <w:pPr>
              <w:tabs>
                <w:tab w:val="left" w:pos="1510"/>
              </w:tabs>
              <w:ind w:right="26"/>
              <w:jc w:val="left"/>
              <w:rPr>
                <w:rFonts w:ascii="TH SarabunPSK" w:eastAsia="Angsana New" w:hAnsi="TH SarabunPSK" w:cs="TH SarabunPSK"/>
                <w:b/>
                <w:bCs/>
                <w:sz w:val="28"/>
                <w:szCs w:val="28"/>
              </w:rPr>
            </w:pPr>
          </w:p>
          <w:p w14:paraId="73A0C736" w14:textId="77777777" w:rsidR="00F51F70" w:rsidRPr="00B60D70" w:rsidRDefault="00F51F70" w:rsidP="00F51F70">
            <w:pPr>
              <w:tabs>
                <w:tab w:val="left" w:pos="1510"/>
              </w:tabs>
              <w:ind w:right="26"/>
              <w:jc w:val="left"/>
              <w:rPr>
                <w:rFonts w:ascii="TH SarabunPSK" w:eastAsia="Angsana New" w:hAnsi="TH SarabunPSK" w:cs="TH SarabunPSK"/>
                <w:b/>
                <w:bCs/>
                <w:sz w:val="28"/>
                <w:szCs w:val="28"/>
              </w:rPr>
            </w:pPr>
          </w:p>
          <w:p w14:paraId="05D1C1C9" w14:textId="77777777" w:rsidR="00F51F70" w:rsidRPr="00B60D70" w:rsidRDefault="00F51F70" w:rsidP="00F51F70">
            <w:pPr>
              <w:tabs>
                <w:tab w:val="left" w:pos="1510"/>
              </w:tabs>
              <w:ind w:right="26"/>
              <w:jc w:val="left"/>
              <w:rPr>
                <w:rFonts w:ascii="TH SarabunPSK" w:eastAsia="Angsana New" w:hAnsi="TH SarabunPSK" w:cs="TH SarabunPSK"/>
                <w:b/>
                <w:bCs/>
                <w:sz w:val="28"/>
                <w:szCs w:val="28"/>
              </w:rPr>
            </w:pPr>
          </w:p>
          <w:p w14:paraId="1B3F94F8" w14:textId="5C3BE247" w:rsidR="00F51F70" w:rsidRPr="00B60D70" w:rsidRDefault="00F51F70" w:rsidP="00F51F70">
            <w:pPr>
              <w:tabs>
                <w:tab w:val="left" w:pos="1510"/>
              </w:tabs>
              <w:ind w:right="26"/>
              <w:jc w:val="left"/>
              <w:rPr>
                <w:rFonts w:ascii="TH SarabunPSK" w:eastAsia="Angsana New" w:hAnsi="TH SarabunPSK" w:cs="TH SarabunPSK"/>
                <w:b/>
                <w:bCs/>
                <w:sz w:val="28"/>
                <w:szCs w:val="28"/>
                <w:cs/>
              </w:rPr>
            </w:pPr>
          </w:p>
        </w:tc>
        <w:tc>
          <w:tcPr>
            <w:tcW w:w="813" w:type="pct"/>
            <w:tcBorders>
              <w:top w:val="single" w:sz="4" w:space="0" w:color="auto"/>
            </w:tcBorders>
            <w:shd w:val="clear" w:color="auto" w:fill="auto"/>
          </w:tcPr>
          <w:p w14:paraId="7142B340" w14:textId="77777777" w:rsidR="00F51F70" w:rsidRPr="00B60D70" w:rsidRDefault="00F51F70" w:rsidP="00F51F70">
            <w:pPr>
              <w:jc w:val="left"/>
              <w:rPr>
                <w:rFonts w:ascii="TH SarabunPSK" w:eastAsia="Angsana New" w:hAnsi="TH SarabunPSK" w:cs="TH SarabunPSK"/>
                <w:b/>
                <w:bCs/>
                <w:sz w:val="28"/>
                <w:szCs w:val="28"/>
                <w:cs/>
              </w:rPr>
            </w:pPr>
          </w:p>
        </w:tc>
        <w:tc>
          <w:tcPr>
            <w:tcW w:w="1017" w:type="pct"/>
            <w:tcBorders>
              <w:top w:val="single" w:sz="4" w:space="0" w:color="auto"/>
            </w:tcBorders>
            <w:shd w:val="clear" w:color="auto" w:fill="auto"/>
          </w:tcPr>
          <w:p w14:paraId="5C7E270A" w14:textId="77777777" w:rsidR="00F51F70" w:rsidRPr="00B60D70" w:rsidRDefault="00F51F70"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 xml:space="preserve">ศึกษาจากเอกสาร </w:t>
            </w:r>
          </w:p>
          <w:p w14:paraId="26E39131" w14:textId="6EAC83DF" w:rsidR="00F51F70" w:rsidRPr="00B60D70" w:rsidRDefault="00F51F70" w:rsidP="00FF7D50">
            <w:pPr>
              <w:pStyle w:val="af9"/>
              <w:numPr>
                <w:ilvl w:val="0"/>
                <w:numId w:val="88"/>
              </w:numPr>
              <w:ind w:left="323" w:right="26" w:hanging="323"/>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 xml:space="preserve">หลักสูตรประกาศนียบัตรวิชาชีพ พุทธศักราช </w:t>
            </w:r>
            <w:r w:rsidRPr="00B60D70">
              <w:rPr>
                <w:rFonts w:ascii="TH SarabunPSK" w:eastAsia="Angsana New" w:hAnsi="TH SarabunPSK" w:cs="TH SarabunPSK" w:hint="cs"/>
                <w:sz w:val="28"/>
                <w:szCs w:val="28"/>
              </w:rPr>
              <w:t>2567</w:t>
            </w:r>
            <w:r w:rsidRPr="00B60D70">
              <w:rPr>
                <w:rFonts w:ascii="TH SarabunPSK" w:eastAsia="Angsana New" w:hAnsi="TH SarabunPSK" w:cs="TH SarabunPSK" w:hint="cs"/>
                <w:sz w:val="28"/>
                <w:szCs w:val="28"/>
                <w:cs/>
              </w:rPr>
              <w:t xml:space="preserve"> สาขาวิชาช่างโยธา ช่างก่อสร้าง ช่างสำรวจ</w:t>
            </w:r>
          </w:p>
        </w:tc>
        <w:tc>
          <w:tcPr>
            <w:tcW w:w="864" w:type="pct"/>
            <w:tcBorders>
              <w:top w:val="single" w:sz="4" w:space="0" w:color="auto"/>
            </w:tcBorders>
            <w:shd w:val="clear" w:color="auto" w:fill="auto"/>
          </w:tcPr>
          <w:p w14:paraId="0345D0DB" w14:textId="7AA10CBD" w:rsidR="00F51F70" w:rsidRPr="00B60D70" w:rsidRDefault="00F51F70" w:rsidP="00FF7D50">
            <w:pPr>
              <w:pStyle w:val="af9"/>
              <w:numPr>
                <w:ilvl w:val="0"/>
                <w:numId w:val="88"/>
              </w:numPr>
              <w:ind w:left="323" w:right="26" w:hanging="323"/>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สมรรถนะ (ความรู้ ทักษะ และเจตคติ)</w:t>
            </w:r>
          </w:p>
        </w:tc>
        <w:tc>
          <w:tcPr>
            <w:tcW w:w="1496" w:type="pct"/>
            <w:tcBorders>
              <w:top w:val="single" w:sz="4" w:space="0" w:color="auto"/>
            </w:tcBorders>
            <w:shd w:val="clear" w:color="auto" w:fill="auto"/>
          </w:tcPr>
          <w:p w14:paraId="008CCC62" w14:textId="77777777" w:rsidR="00F51F70" w:rsidRPr="00B60D70" w:rsidRDefault="00F51F70"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 xml:space="preserve">สอศ. ได้ปรับหลักสูตร พ.ศ. </w:t>
            </w:r>
            <w:r w:rsidRPr="00B60D70">
              <w:rPr>
                <w:rFonts w:ascii="TH SarabunPSK" w:eastAsia="Angsana New" w:hAnsi="TH SarabunPSK" w:cs="TH SarabunPSK" w:hint="cs"/>
                <w:sz w:val="28"/>
                <w:szCs w:val="28"/>
              </w:rPr>
              <w:t xml:space="preserve">2567 </w:t>
            </w:r>
            <w:r w:rsidRPr="00B60D70">
              <w:rPr>
                <w:rFonts w:ascii="TH SarabunPSK" w:eastAsia="Angsana New" w:hAnsi="TH SarabunPSK" w:cs="TH SarabunPSK" w:hint="cs"/>
                <w:sz w:val="28"/>
                <w:szCs w:val="28"/>
                <w:cs/>
              </w:rPr>
              <w:t xml:space="preserve">หลักสูตรระดับ ปวช. กลุ่มอุตสาหกรรมก่อสร้าง ประกอบด้วย </w:t>
            </w:r>
            <w:r w:rsidRPr="00B60D70">
              <w:rPr>
                <w:rFonts w:ascii="TH SarabunPSK" w:eastAsia="Angsana New" w:hAnsi="TH SarabunPSK" w:cs="TH SarabunPSK" w:hint="cs"/>
                <w:sz w:val="28"/>
                <w:szCs w:val="28"/>
              </w:rPr>
              <w:t xml:space="preserve">5 </w:t>
            </w:r>
            <w:r w:rsidRPr="00B60D70">
              <w:rPr>
                <w:rFonts w:ascii="TH SarabunPSK" w:eastAsia="Angsana New" w:hAnsi="TH SarabunPSK" w:cs="TH SarabunPSK" w:hint="cs"/>
                <w:sz w:val="28"/>
                <w:szCs w:val="28"/>
                <w:cs/>
              </w:rPr>
              <w:t>สาขาวิชา ได้แก่ ช่างก่อสร้าง* เฟอร์นิเจอร์และตกแต่งภายใน สถาปัตยกรรม เทคนิควิศวกรรมสำรวจ* และโยธา* เป้าหมายของหลักสูตรมุ่งเน้นการเรียนรู้ด้วยการปฏิบัติเพื่อพัฒนาสมรรถนะกำลังคนระดับฝีมือ</w:t>
            </w:r>
          </w:p>
          <w:p w14:paraId="34898572" w14:textId="77777777" w:rsidR="00F51F70" w:rsidRPr="00B60D70" w:rsidRDefault="00F51F70" w:rsidP="00F51F70">
            <w:pPr>
              <w:ind w:right="26"/>
              <w:jc w:val="left"/>
              <w:rPr>
                <w:rFonts w:ascii="TH SarabunPSK" w:eastAsia="Angsana New" w:hAnsi="TH SarabunPSK" w:cs="TH SarabunPSK"/>
                <w:i/>
                <w:iCs/>
                <w:sz w:val="28"/>
                <w:szCs w:val="28"/>
              </w:rPr>
            </w:pPr>
            <w:r w:rsidRPr="00B60D70">
              <w:rPr>
                <w:rFonts w:ascii="TH SarabunPSK" w:eastAsia="Angsana New" w:hAnsi="TH SarabunPSK" w:cs="TH SarabunPSK" w:hint="cs"/>
                <w:i/>
                <w:iCs/>
                <w:sz w:val="28"/>
                <w:szCs w:val="28"/>
              </w:rPr>
              <w:t xml:space="preserve">* </w:t>
            </w:r>
            <w:r w:rsidRPr="00B60D70">
              <w:rPr>
                <w:rFonts w:ascii="TH SarabunPSK" w:eastAsia="Angsana New" w:hAnsi="TH SarabunPSK" w:cs="TH SarabunPSK" w:hint="cs"/>
                <w:i/>
                <w:iCs/>
                <w:sz w:val="28"/>
                <w:szCs w:val="28"/>
                <w:cs/>
              </w:rPr>
              <w:t>สาขาวิชาที่เป็นเป้าหมายของหลักสูตร ค.</w:t>
            </w:r>
            <w:proofErr w:type="spellStart"/>
            <w:r w:rsidRPr="00B60D70">
              <w:rPr>
                <w:rFonts w:ascii="TH SarabunPSK" w:eastAsia="Angsana New" w:hAnsi="TH SarabunPSK" w:cs="TH SarabunPSK" w:hint="cs"/>
                <w:i/>
                <w:iCs/>
                <w:sz w:val="28"/>
                <w:szCs w:val="28"/>
                <w:cs/>
              </w:rPr>
              <w:t>อ.บ</w:t>
            </w:r>
            <w:proofErr w:type="spellEnd"/>
            <w:r w:rsidRPr="00B60D70">
              <w:rPr>
                <w:rFonts w:ascii="TH SarabunPSK" w:eastAsia="Angsana New" w:hAnsi="TH SarabunPSK" w:cs="TH SarabunPSK" w:hint="cs"/>
                <w:i/>
                <w:iCs/>
                <w:sz w:val="28"/>
                <w:szCs w:val="28"/>
                <w:cs/>
              </w:rPr>
              <w:t>. วิศวกรรมโยธาฉบับนี้</w:t>
            </w:r>
          </w:p>
          <w:p w14:paraId="39C5D3E5" w14:textId="08B23787" w:rsidR="00F51F70" w:rsidRPr="00B60D70" w:rsidRDefault="00F51F70"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 xml:space="preserve">สาขาวิชาช่างก่อสร้าง มีทักษะการวางแผนการปฏิบัติงานในอาชีพช่างก่อสร้างภายใต้การควบคุมของผู้ควบคุมงาน เชื่อมโยงกับมาตรฐานของสถาบันคุณวุฒิ วิชาชีพ : อาชีพ ช่างประกอบและติดตั้งเหล็กโครงสร้าง ช่างแบบหล่อคอนกรีต ช่างเหล็กเสริมคอนกรีต ช่างติดตั้งฝ้าและผนังเบา ระดับ </w:t>
            </w:r>
            <w:r w:rsidRPr="00B60D70">
              <w:rPr>
                <w:rFonts w:ascii="TH SarabunPSK" w:eastAsia="Angsana New" w:hAnsi="TH SarabunPSK" w:cs="TH SarabunPSK" w:hint="cs"/>
                <w:sz w:val="28"/>
                <w:szCs w:val="28"/>
              </w:rPr>
              <w:t>3</w:t>
            </w:r>
          </w:p>
          <w:p w14:paraId="4F480A20" w14:textId="60F4C210" w:rsidR="00F51F70" w:rsidRPr="00B60D70" w:rsidRDefault="00F51F70"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 xml:space="preserve">สาขาวิชาโยธา รับผิดชอบด้านงานควบคุมงานโยธา เชื่อมโยงกับ กรมพัฒนาฝีมือแรงงานช่างสำรวจเพื่องานก่อสร้าง ระดับคุณวุฒิวิชาชีพ </w:t>
            </w:r>
            <w:r w:rsidRPr="00B60D70">
              <w:rPr>
                <w:rFonts w:ascii="TH SarabunPSK" w:eastAsia="Angsana New" w:hAnsi="TH SarabunPSK" w:cs="TH SarabunPSK" w:hint="cs"/>
                <w:sz w:val="28"/>
                <w:szCs w:val="28"/>
              </w:rPr>
              <w:t>2</w:t>
            </w:r>
            <w:r w:rsidRPr="00B60D70">
              <w:rPr>
                <w:rFonts w:ascii="TH SarabunPSK" w:eastAsia="Angsana New" w:hAnsi="TH SarabunPSK" w:cs="TH SarabunPSK" w:hint="cs"/>
                <w:sz w:val="28"/>
                <w:szCs w:val="28"/>
                <w:cs/>
              </w:rPr>
              <w:t xml:space="preserve"> และช่างเขียนแบบงานก่อสร้างด้วยคอมพิวเตอร์ ระดับคุณวุฒิวิชาชีพ </w:t>
            </w:r>
            <w:r w:rsidRPr="00B60D70">
              <w:rPr>
                <w:rFonts w:ascii="TH SarabunPSK" w:eastAsia="Angsana New" w:hAnsi="TH SarabunPSK" w:cs="TH SarabunPSK" w:hint="cs"/>
                <w:sz w:val="28"/>
                <w:szCs w:val="28"/>
              </w:rPr>
              <w:t>2</w:t>
            </w:r>
          </w:p>
          <w:p w14:paraId="286A230C" w14:textId="753F50E1" w:rsidR="00F51F70" w:rsidRPr="00B60D70" w:rsidRDefault="00F51F70" w:rsidP="00FF7D50">
            <w:pPr>
              <w:pStyle w:val="af9"/>
              <w:numPr>
                <w:ilvl w:val="0"/>
                <w:numId w:val="88"/>
              </w:numPr>
              <w:ind w:left="323" w:right="26" w:hanging="323"/>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lastRenderedPageBreak/>
              <w:t>สาขาวิชาเทคนิควิศวกรรมสำรวจ รับผิดชอบการสำรวจ</w:t>
            </w:r>
            <w:r w:rsidR="00BD7F9D"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cs/>
              </w:rPr>
              <w:t xml:space="preserve">เพื่องานก่อสร้างสำรวจ เชื่อมโยงกับมาตรฐานอาชีพของสถาบันคุณวุฒิวิชาชีพ : อาชีพช่างสำรวจเพื่องานก่อสร้าง ระดับ </w:t>
            </w:r>
            <w:r w:rsidRPr="00B60D70">
              <w:rPr>
                <w:rFonts w:ascii="TH SarabunPSK" w:eastAsia="Angsana New" w:hAnsi="TH SarabunPSK" w:cs="TH SarabunPSK" w:hint="cs"/>
                <w:sz w:val="28"/>
                <w:szCs w:val="28"/>
              </w:rPr>
              <w:t>3</w:t>
            </w:r>
          </w:p>
        </w:tc>
      </w:tr>
      <w:tr w:rsidR="00B60D70" w:rsidRPr="00B60D70" w14:paraId="2544056A" w14:textId="77777777" w:rsidTr="006D2B9A">
        <w:trPr>
          <w:trHeight w:val="241"/>
          <w:jc w:val="center"/>
        </w:trPr>
        <w:tc>
          <w:tcPr>
            <w:tcW w:w="811" w:type="pct"/>
            <w:shd w:val="clear" w:color="auto" w:fill="auto"/>
            <w:vAlign w:val="center"/>
          </w:tcPr>
          <w:p w14:paraId="24E6C1C4" w14:textId="77777777" w:rsidR="00AA7FEE" w:rsidRPr="00B60D70" w:rsidRDefault="00AA7FEE" w:rsidP="00AA7FEE">
            <w:pPr>
              <w:tabs>
                <w:tab w:val="left" w:pos="1510"/>
              </w:tabs>
              <w:ind w:right="26"/>
              <w:jc w:val="left"/>
              <w:rPr>
                <w:rFonts w:ascii="TH SarabunPSK" w:eastAsia="Angsana New" w:hAnsi="TH SarabunPSK" w:cs="TH SarabunPSK"/>
                <w:b/>
                <w:bCs/>
                <w:sz w:val="28"/>
                <w:szCs w:val="28"/>
                <w:cs/>
              </w:rPr>
            </w:pPr>
          </w:p>
        </w:tc>
        <w:tc>
          <w:tcPr>
            <w:tcW w:w="813" w:type="pct"/>
            <w:shd w:val="clear" w:color="auto" w:fill="auto"/>
          </w:tcPr>
          <w:p w14:paraId="43A43A2B" w14:textId="00917145" w:rsidR="00AA7FEE" w:rsidRPr="00B60D70" w:rsidRDefault="00AA7FEE" w:rsidP="00AA7FEE">
            <w:pPr>
              <w:jc w:val="center"/>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มิ.ย.</w:t>
            </w:r>
            <w:r w:rsidRPr="00B60D70">
              <w:rPr>
                <w:rFonts w:ascii="TH SarabunPSK" w:eastAsia="Angsana New" w:hAnsi="TH SarabunPSK" w:cs="TH SarabunPSK" w:hint="cs"/>
                <w:sz w:val="28"/>
                <w:szCs w:val="28"/>
              </w:rPr>
              <w:t xml:space="preserve"> 66</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 xml:space="preserve">– </w:t>
            </w:r>
            <w:r w:rsidRPr="00B60D70">
              <w:rPr>
                <w:rFonts w:ascii="TH SarabunPSK" w:eastAsia="Angsana New" w:hAnsi="TH SarabunPSK" w:cs="TH SarabunPSK" w:hint="cs"/>
                <w:sz w:val="28"/>
                <w:szCs w:val="28"/>
                <w:cs/>
              </w:rPr>
              <w:t xml:space="preserve">พ.ค. </w:t>
            </w:r>
            <w:r w:rsidRPr="00B60D70">
              <w:rPr>
                <w:rFonts w:ascii="TH SarabunPSK" w:eastAsia="Angsana New" w:hAnsi="TH SarabunPSK" w:cs="TH SarabunPSK" w:hint="cs"/>
                <w:sz w:val="28"/>
                <w:szCs w:val="28"/>
              </w:rPr>
              <w:t xml:space="preserve">67 </w:t>
            </w:r>
          </w:p>
        </w:tc>
        <w:tc>
          <w:tcPr>
            <w:tcW w:w="1017" w:type="pct"/>
            <w:shd w:val="clear" w:color="auto" w:fill="auto"/>
          </w:tcPr>
          <w:p w14:paraId="0E5865C8" w14:textId="406EF0E8" w:rsidR="00AA7FEE" w:rsidRPr="00B60D70" w:rsidRDefault="00AA7FEE" w:rsidP="00AA7FEE">
            <w:pPr>
              <w:ind w:right="26"/>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สนทนาระหว่างการ</w:t>
            </w:r>
            <w:r w:rsidR="00F51F70" w:rsidRPr="00B60D70">
              <w:rPr>
                <w:rFonts w:ascii="TH SarabunPSK" w:eastAsia="Angsana New" w:hAnsi="TH SarabunPSK" w:cs="TH SarabunPSK" w:hint="cs"/>
                <w:sz w:val="28"/>
                <w:szCs w:val="28"/>
                <w:cs/>
              </w:rPr>
              <w:t>ตรวจ</w:t>
            </w:r>
            <w:r w:rsidRPr="00B60D70">
              <w:rPr>
                <w:rFonts w:ascii="TH SarabunPSK" w:eastAsia="Angsana New" w:hAnsi="TH SarabunPSK" w:cs="TH SarabunPSK" w:hint="cs"/>
                <w:sz w:val="28"/>
                <w:szCs w:val="28"/>
                <w:cs/>
              </w:rPr>
              <w:t>นิเทศการฝึกประสบการณ์วิชาชีพ</w:t>
            </w:r>
          </w:p>
        </w:tc>
        <w:tc>
          <w:tcPr>
            <w:tcW w:w="864" w:type="pct"/>
            <w:shd w:val="clear" w:color="auto" w:fill="auto"/>
          </w:tcPr>
          <w:p w14:paraId="70455B2E" w14:textId="7FC8FF19" w:rsidR="00AA7FEE" w:rsidRPr="00B60D70" w:rsidRDefault="00AA7FEE" w:rsidP="00AA7FEE">
            <w:pPr>
              <w:ind w:right="26"/>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ความสามารถหรือสมรรถนะของนักศึกษาที่ฝึกประสบการณ์วิชาชีพ</w:t>
            </w:r>
          </w:p>
        </w:tc>
        <w:tc>
          <w:tcPr>
            <w:tcW w:w="1496" w:type="pct"/>
            <w:shd w:val="clear" w:color="auto" w:fill="auto"/>
          </w:tcPr>
          <w:p w14:paraId="1F300D50" w14:textId="77777777" w:rsidR="001F303E" w:rsidRPr="00B60D70" w:rsidRDefault="001F303E" w:rsidP="001F303E">
            <w:pPr>
              <w:ind w:right="26"/>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นักศึกษามีความสามารถในด้าน</w:t>
            </w:r>
          </w:p>
          <w:p w14:paraId="14209668" w14:textId="6BB4CE42" w:rsidR="00DB066E" w:rsidRPr="00B60D70" w:rsidRDefault="00DB066E" w:rsidP="00FF7D50">
            <w:pPr>
              <w:pStyle w:val="af9"/>
              <w:numPr>
                <w:ilvl w:val="0"/>
                <w:numId w:val="88"/>
              </w:numPr>
              <w:ind w:left="323" w:right="26" w:hanging="323"/>
              <w:jc w:val="left"/>
              <w:rPr>
                <w:rFonts w:ascii="TH SarabunPSK" w:hAnsi="TH SarabunPSK" w:cs="TH SarabunPSK"/>
                <w:sz w:val="28"/>
                <w:szCs w:val="28"/>
              </w:rPr>
            </w:pPr>
            <w:r w:rsidRPr="00B60D70">
              <w:rPr>
                <w:rFonts w:ascii="TH SarabunPSK" w:hAnsi="TH SarabunPSK" w:cs="TH SarabunPSK" w:hint="cs"/>
                <w:sz w:val="28"/>
                <w:szCs w:val="28"/>
                <w:cs/>
                <w:lang w:val="th-TH"/>
              </w:rPr>
              <w:t>ด้านความรู้</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lang w:val="th-TH"/>
              </w:rPr>
              <w:t>ภาคทฤษฎีมีความรู้ดี</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ขาดความมั่นใจในการสอน</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การแก้ปัญหาในชั้นเรียน</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ภาษาอังกฤษ</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เขียนแบบอาคาร</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การบริหารงาน</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ถ่ายทอดความรู้เชื่อมโยงกับประสบการณ์</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การทำโมดูลการสอน</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ความเป็นครูมืออาชีพ</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เข้าใจบทบาทขององค์กร</w:t>
            </w:r>
          </w:p>
          <w:p w14:paraId="2FC7F663" w14:textId="1259AEA5" w:rsidR="00F51F70" w:rsidRPr="00B60D70" w:rsidRDefault="00DB066E" w:rsidP="00FF7D50">
            <w:pPr>
              <w:pStyle w:val="af9"/>
              <w:numPr>
                <w:ilvl w:val="0"/>
                <w:numId w:val="88"/>
              </w:numPr>
              <w:ind w:left="323" w:right="26" w:hanging="323"/>
              <w:jc w:val="left"/>
              <w:rPr>
                <w:rFonts w:ascii="TH SarabunPSK" w:eastAsia="Angsana New" w:hAnsi="TH SarabunPSK" w:cs="TH SarabunPSK"/>
                <w:sz w:val="28"/>
                <w:szCs w:val="28"/>
                <w:cs/>
              </w:rPr>
            </w:pPr>
            <w:r w:rsidRPr="00B60D70">
              <w:rPr>
                <w:rFonts w:ascii="TH SarabunPSK" w:hAnsi="TH SarabunPSK" w:cs="TH SarabunPSK" w:hint="cs"/>
                <w:sz w:val="28"/>
                <w:szCs w:val="28"/>
                <w:cs/>
                <w:lang w:val="th-TH"/>
              </w:rPr>
              <w:t>ด้านทักษะ เพิ่มทักษะปฏิบัติงานช่าง</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ทักษะการวิจัย</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การทำงานร่วมกันเป็นทีม</w:t>
            </w:r>
          </w:p>
        </w:tc>
      </w:tr>
      <w:tr w:rsidR="00B60D70" w:rsidRPr="00B60D70" w14:paraId="0D53D1F0" w14:textId="77777777" w:rsidTr="006D2B9A">
        <w:trPr>
          <w:trHeight w:val="241"/>
          <w:jc w:val="center"/>
        </w:trPr>
        <w:tc>
          <w:tcPr>
            <w:tcW w:w="811" w:type="pct"/>
            <w:shd w:val="clear" w:color="auto" w:fill="auto"/>
          </w:tcPr>
          <w:p w14:paraId="452C255A" w14:textId="3463E2FE" w:rsidR="00F51F70" w:rsidRPr="00B60D70" w:rsidRDefault="00F51F70" w:rsidP="00F51F70">
            <w:pPr>
              <w:tabs>
                <w:tab w:val="left" w:pos="1510"/>
              </w:tabs>
              <w:ind w:right="26"/>
              <w:jc w:val="left"/>
              <w:rPr>
                <w:rFonts w:ascii="TH SarabunPSK" w:eastAsia="Angsana New" w:hAnsi="TH SarabunPSK" w:cs="TH SarabunPSK"/>
                <w:b/>
                <w:bCs/>
                <w:sz w:val="28"/>
                <w:szCs w:val="28"/>
                <w:cs/>
              </w:rPr>
            </w:pPr>
            <w:r w:rsidRPr="00B60D70">
              <w:rPr>
                <w:rFonts w:ascii="TH SarabunPSK" w:eastAsia="Angsana New" w:hAnsi="TH SarabunPSK" w:cs="TH SarabunPSK" w:hint="cs"/>
                <w:sz w:val="28"/>
                <w:szCs w:val="28"/>
                <w:cs/>
              </w:rPr>
              <w:t xml:space="preserve">กลุ่มที่ </w:t>
            </w:r>
            <w:r w:rsidRPr="00B60D70">
              <w:rPr>
                <w:rFonts w:ascii="TH SarabunPSK" w:eastAsia="Angsana New" w:hAnsi="TH SarabunPSK" w:cs="TH SarabunPSK" w:hint="cs"/>
                <w:sz w:val="28"/>
                <w:szCs w:val="28"/>
              </w:rPr>
              <w:t xml:space="preserve">1 </w:t>
            </w:r>
            <w:r w:rsidRPr="00B60D70">
              <w:rPr>
                <w:rFonts w:ascii="TH SarabunPSK" w:eastAsia="Angsana New" w:hAnsi="TH SarabunPSK" w:cs="TH SarabunPSK" w:hint="cs"/>
                <w:sz w:val="28"/>
                <w:szCs w:val="28"/>
                <w:cs/>
              </w:rPr>
              <w:t>ผู้ใช้บัณฑิต :</w:t>
            </w:r>
            <w:r w:rsidRPr="00B60D70">
              <w:rPr>
                <w:rFonts w:ascii="TH SarabunPSK" w:eastAsia="Angsana New" w:hAnsi="TH SarabunPSK" w:cs="TH SarabunPSK" w:hint="cs"/>
                <w:b/>
                <w:bCs/>
                <w:sz w:val="28"/>
                <w:szCs w:val="28"/>
                <w:cs/>
              </w:rPr>
              <w:t xml:space="preserve"> </w:t>
            </w:r>
            <w:r w:rsidRPr="00B60D70">
              <w:rPr>
                <w:rFonts w:ascii="TH SarabunPSK" w:eastAsia="Angsana New" w:hAnsi="TH SarabunPSK" w:cs="TH SarabunPSK" w:hint="cs"/>
                <w:sz w:val="28"/>
                <w:szCs w:val="28"/>
                <w:cs/>
              </w:rPr>
              <w:t>สถานประกอบการด้านอุตสาหกรรมการก่อสร้าง</w:t>
            </w:r>
          </w:p>
        </w:tc>
        <w:tc>
          <w:tcPr>
            <w:tcW w:w="813" w:type="pct"/>
            <w:shd w:val="clear" w:color="auto" w:fill="auto"/>
          </w:tcPr>
          <w:p w14:paraId="49A1BC72" w14:textId="06538CB0" w:rsidR="00F51F70" w:rsidRPr="00B60D70" w:rsidRDefault="00F51F70" w:rsidP="00633D7B">
            <w:pPr>
              <w:jc w:val="center"/>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มิ.ย.</w:t>
            </w:r>
            <w:r w:rsidRPr="00B60D70">
              <w:rPr>
                <w:rFonts w:ascii="TH SarabunPSK" w:eastAsia="Angsana New" w:hAnsi="TH SarabunPSK" w:cs="TH SarabunPSK" w:hint="cs"/>
                <w:sz w:val="28"/>
                <w:szCs w:val="28"/>
              </w:rPr>
              <w:t xml:space="preserve"> - </w:t>
            </w:r>
            <w:r w:rsidRPr="00B60D70">
              <w:rPr>
                <w:rFonts w:ascii="TH SarabunPSK" w:eastAsia="Angsana New" w:hAnsi="TH SarabunPSK" w:cs="TH SarabunPSK" w:hint="cs"/>
                <w:sz w:val="28"/>
                <w:szCs w:val="28"/>
                <w:cs/>
              </w:rPr>
              <w:t>ก.ค.</w:t>
            </w:r>
            <w:r w:rsidRPr="00B60D70">
              <w:rPr>
                <w:rFonts w:ascii="TH SarabunPSK" w:eastAsia="Angsana New" w:hAnsi="TH SarabunPSK" w:cs="TH SarabunPSK" w:hint="cs"/>
                <w:sz w:val="28"/>
                <w:szCs w:val="28"/>
              </w:rPr>
              <w:t xml:space="preserve"> 66</w:t>
            </w:r>
          </w:p>
        </w:tc>
        <w:tc>
          <w:tcPr>
            <w:tcW w:w="1017" w:type="pct"/>
            <w:shd w:val="clear" w:color="auto" w:fill="auto"/>
          </w:tcPr>
          <w:p w14:paraId="5CC73795" w14:textId="279F6A89" w:rsidR="00F51F70" w:rsidRPr="00B60D70" w:rsidRDefault="00F51F70" w:rsidP="00F51F70">
            <w:pPr>
              <w:ind w:right="26"/>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สนทนาระหว่างการตรวจนิเทศการฝึกงานในสถานประกอบการ</w:t>
            </w:r>
          </w:p>
        </w:tc>
        <w:tc>
          <w:tcPr>
            <w:tcW w:w="864" w:type="pct"/>
            <w:shd w:val="clear" w:color="auto" w:fill="auto"/>
          </w:tcPr>
          <w:p w14:paraId="61AC249F" w14:textId="304FD0A2" w:rsidR="00F51F70" w:rsidRPr="00B60D70" w:rsidRDefault="00F51F70" w:rsidP="00F51F70">
            <w:pPr>
              <w:ind w:right="26"/>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ความรู้ ความสามารถ คุณลักษณะ และโอกาสในการได้งานทำ</w:t>
            </w:r>
          </w:p>
        </w:tc>
        <w:tc>
          <w:tcPr>
            <w:tcW w:w="1496" w:type="pct"/>
            <w:shd w:val="clear" w:color="auto" w:fill="auto"/>
          </w:tcPr>
          <w:p w14:paraId="6F0B5DCF" w14:textId="1C5AC5C0" w:rsidR="00F51F70" w:rsidRPr="00B60D70" w:rsidRDefault="00F51F70"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ความรู้ ด้านเทคนิคการก่อสร้างการเขียนแบบ การใช้โปรแกรมต่าง</w:t>
            </w:r>
            <w:r w:rsidR="00D420AC" w:rsidRPr="00B60D70">
              <w:rPr>
                <w:rFonts w:ascii="TH SarabunPSK" w:eastAsia="Angsana New" w:hAnsi="TH SarabunPSK" w:cs="TH SarabunPSK" w:hint="cs"/>
                <w:sz w:val="28"/>
                <w:szCs w:val="28"/>
                <w:cs/>
              </w:rPr>
              <w:t xml:space="preserve"> ๆ</w:t>
            </w:r>
          </w:p>
          <w:p w14:paraId="4E04D26B" w14:textId="3FBDB350" w:rsidR="00F51F70" w:rsidRPr="00B60D70" w:rsidRDefault="00F51F70"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hAnsi="TH SarabunPSK" w:cs="TH SarabunPSK" w:hint="cs"/>
                <w:sz w:val="28"/>
                <w:szCs w:val="28"/>
                <w:cs/>
                <w:lang w:val="th-TH"/>
              </w:rPr>
              <w:t>ทักษะ</w:t>
            </w:r>
            <w:r w:rsidRPr="00B60D70">
              <w:rPr>
                <w:rFonts w:ascii="TH SarabunPSK" w:eastAsia="Angsana New" w:hAnsi="TH SarabunPSK" w:cs="TH SarabunPSK" w:hint="cs"/>
                <w:sz w:val="28"/>
                <w:szCs w:val="28"/>
                <w:cs/>
              </w:rPr>
              <w:t>การทำงาน โปรแกรมออฟฟิศ</w:t>
            </w:r>
            <w:r w:rsidRPr="00B60D70">
              <w:rPr>
                <w:rFonts w:ascii="Arial" w:eastAsia="Angsana New" w:hAnsi="Arial" w:cs="Arial" w:hint="cs"/>
                <w:sz w:val="28"/>
                <w:szCs w:val="28"/>
                <w:cs/>
              </w:rPr>
              <w:t>​</w:t>
            </w:r>
            <w:r w:rsidRPr="00B60D70">
              <w:rPr>
                <w:rFonts w:ascii="TH SarabunPSK" w:eastAsia="Angsana New" w:hAnsi="TH SarabunPSK" w:cs="TH SarabunPSK" w:hint="cs"/>
                <w:sz w:val="28"/>
                <w:szCs w:val="28"/>
              </w:rPr>
              <w:t xml:space="preserve"> </w:t>
            </w:r>
            <w:r w:rsidRPr="00B60D70">
              <w:rPr>
                <w:rFonts w:ascii="TH SarabunPSK" w:eastAsia="Angsana New" w:hAnsi="TH SarabunPSK" w:cs="TH SarabunPSK" w:hint="cs"/>
                <w:sz w:val="28"/>
                <w:szCs w:val="28"/>
                <w:cs/>
              </w:rPr>
              <w:t xml:space="preserve">โปรแกรมด้านวิศวกรรม </w:t>
            </w:r>
            <w:r w:rsidRPr="00B60D70">
              <w:rPr>
                <w:rFonts w:ascii="TH SarabunPSK" w:eastAsia="Angsana New" w:hAnsi="TH SarabunPSK" w:cs="TH SarabunPSK" w:hint="cs"/>
                <w:sz w:val="28"/>
                <w:szCs w:val="28"/>
              </w:rPr>
              <w:t>AutoCAD Sketch Up, Revit, Survey,</w:t>
            </w:r>
            <w:r w:rsidRPr="00B60D70">
              <w:rPr>
                <w:rFonts w:ascii="TH SarabunPSK" w:eastAsia="Angsana New" w:hAnsi="TH SarabunPSK" w:cs="TH SarabunPSK" w:hint="cs"/>
                <w:sz w:val="28"/>
                <w:szCs w:val="28"/>
                <w:cs/>
              </w:rPr>
              <w:t xml:space="preserve"> เทคโนโลยีใหม่</w:t>
            </w:r>
            <w:r w:rsidR="00D420AC" w:rsidRPr="00B60D70">
              <w:rPr>
                <w:rFonts w:ascii="TH SarabunPSK" w:eastAsia="Angsana New" w:hAnsi="TH SarabunPSK" w:cs="TH SarabunPSK" w:hint="cs"/>
                <w:sz w:val="28"/>
                <w:szCs w:val="28"/>
                <w:cs/>
              </w:rPr>
              <w:t xml:space="preserve"> ๆ</w:t>
            </w:r>
          </w:p>
          <w:p w14:paraId="2A093182" w14:textId="77777777" w:rsidR="00F51F70" w:rsidRPr="00B60D70" w:rsidRDefault="00F51F70"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ทักษะส่วนบุคคล</w:t>
            </w:r>
            <w:r w:rsidRPr="00B60D70">
              <w:rPr>
                <w:rFonts w:ascii="TH SarabunPSK" w:eastAsia="Angsana New" w:hAnsi="TH SarabunPSK" w:cs="TH SarabunPSK" w:hint="cs"/>
                <w:sz w:val="28"/>
                <w:szCs w:val="28"/>
              </w:rPr>
              <w:t xml:space="preserve"> </w:t>
            </w:r>
            <w:r w:rsidRPr="00B60D70">
              <w:rPr>
                <w:rFonts w:ascii="TH SarabunPSK" w:eastAsia="Angsana New" w:hAnsi="TH SarabunPSK" w:cs="TH SarabunPSK" w:hint="cs"/>
                <w:sz w:val="28"/>
                <w:szCs w:val="28"/>
                <w:cs/>
              </w:rPr>
              <w:t>สื่อสารระหว่างบุคคลหรือหน่วยงาน</w:t>
            </w:r>
            <w:r w:rsidRPr="00B60D70">
              <w:rPr>
                <w:rFonts w:ascii="TH SarabunPSK" w:eastAsia="Angsana New" w:hAnsi="TH SarabunPSK" w:cs="TH SarabunPSK" w:hint="cs"/>
                <w:sz w:val="28"/>
                <w:szCs w:val="28"/>
              </w:rPr>
              <w:t xml:space="preserve"> </w:t>
            </w:r>
            <w:r w:rsidRPr="00B60D70">
              <w:rPr>
                <w:rFonts w:ascii="TH SarabunPSK" w:eastAsia="Angsana New" w:hAnsi="TH SarabunPSK" w:cs="TH SarabunPSK" w:hint="cs"/>
                <w:sz w:val="28"/>
                <w:szCs w:val="28"/>
                <w:cs/>
              </w:rPr>
              <w:t>การปรับตัว การเรียนรู้</w:t>
            </w:r>
          </w:p>
          <w:p w14:paraId="304F87D4" w14:textId="09CD70C6" w:rsidR="00857EA2" w:rsidRPr="00B60D70" w:rsidRDefault="0067091B"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sz w:val="28"/>
                <w:szCs w:val="28"/>
                <w:cs/>
              </w:rPr>
              <w:t>ขอรับ</w:t>
            </w:r>
            <w:r w:rsidR="00857EA2" w:rsidRPr="00B60D70">
              <w:rPr>
                <w:rFonts w:ascii="TH SarabunPSK" w:eastAsia="Angsana New" w:hAnsi="TH SarabunPSK" w:cs="TH SarabunPSK" w:hint="cs"/>
                <w:sz w:val="28"/>
                <w:szCs w:val="28"/>
                <w:cs/>
              </w:rPr>
              <w:t xml:space="preserve">ใบ </w:t>
            </w:r>
            <w:proofErr w:type="spellStart"/>
            <w:r w:rsidR="00857EA2" w:rsidRPr="00B60D70">
              <w:rPr>
                <w:rFonts w:ascii="TH SarabunPSK" w:eastAsia="Angsana New" w:hAnsi="TH SarabunPSK" w:cs="TH SarabunPSK" w:hint="cs"/>
                <w:sz w:val="28"/>
                <w:szCs w:val="28"/>
                <w:cs/>
              </w:rPr>
              <w:t>กว</w:t>
            </w:r>
            <w:proofErr w:type="spellEnd"/>
            <w:r w:rsidR="00857EA2" w:rsidRPr="00B60D70">
              <w:rPr>
                <w:rFonts w:ascii="TH SarabunPSK" w:eastAsia="Angsana New" w:hAnsi="TH SarabunPSK" w:cs="TH SarabunPSK" w:hint="cs"/>
                <w:sz w:val="28"/>
                <w:szCs w:val="28"/>
                <w:cs/>
              </w:rPr>
              <w:t xml:space="preserve">.ได้ </w:t>
            </w:r>
          </w:p>
          <w:p w14:paraId="2405CB45" w14:textId="71FA7460" w:rsidR="00F51F70" w:rsidRPr="00B60D70" w:rsidRDefault="00F51F70" w:rsidP="00FF7D50">
            <w:pPr>
              <w:pStyle w:val="af9"/>
              <w:numPr>
                <w:ilvl w:val="0"/>
                <w:numId w:val="88"/>
              </w:numPr>
              <w:ind w:left="323" w:right="26" w:hanging="323"/>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lastRenderedPageBreak/>
              <w:t>สร้างความเข้าใจแก่ผู้เรียนเกี่ยวกับเป้าหมาย</w:t>
            </w:r>
            <w:r w:rsidRPr="00B60D70">
              <w:rPr>
                <w:rFonts w:ascii="TH SarabunPSK" w:hAnsi="TH SarabunPSK" w:cs="TH SarabunPSK" w:hint="cs"/>
                <w:sz w:val="28"/>
                <w:szCs w:val="28"/>
                <w:cs/>
                <w:lang w:val="th-TH"/>
              </w:rPr>
              <w:t>ของหลักสูตร</w:t>
            </w:r>
          </w:p>
        </w:tc>
      </w:tr>
      <w:tr w:rsidR="00B60D70" w:rsidRPr="00B60D70" w14:paraId="5C093E9A" w14:textId="77777777" w:rsidTr="006D2B9A">
        <w:trPr>
          <w:trHeight w:val="241"/>
          <w:jc w:val="center"/>
        </w:trPr>
        <w:tc>
          <w:tcPr>
            <w:tcW w:w="811" w:type="pct"/>
            <w:shd w:val="clear" w:color="auto" w:fill="auto"/>
          </w:tcPr>
          <w:p w14:paraId="7BE0B0D0" w14:textId="5F4412E7" w:rsidR="00DB066E" w:rsidRPr="00B60D70" w:rsidRDefault="00DB066E" w:rsidP="00F51F70">
            <w:pPr>
              <w:tabs>
                <w:tab w:val="left" w:pos="1510"/>
              </w:tabs>
              <w:ind w:right="26"/>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 xml:space="preserve">กลุ่มที่ </w:t>
            </w:r>
            <w:r w:rsidRPr="00B60D70">
              <w:rPr>
                <w:rFonts w:ascii="TH SarabunPSK" w:eastAsia="Angsana New" w:hAnsi="TH SarabunPSK" w:cs="TH SarabunPSK" w:hint="cs"/>
                <w:sz w:val="28"/>
                <w:szCs w:val="28"/>
              </w:rPr>
              <w:t xml:space="preserve">2 </w:t>
            </w:r>
            <w:r w:rsidRPr="00B60D70">
              <w:rPr>
                <w:rFonts w:ascii="TH SarabunPSK" w:eastAsia="Angsana New" w:hAnsi="TH SarabunPSK" w:cs="TH SarabunPSK" w:hint="cs"/>
                <w:sz w:val="28"/>
                <w:szCs w:val="28"/>
                <w:cs/>
              </w:rPr>
              <w:t>องค์กรภาครัฐ</w:t>
            </w:r>
            <w:r w:rsidRPr="00B60D70">
              <w:rPr>
                <w:rFonts w:ascii="TH SarabunPSK" w:eastAsia="Angsana New" w:hAnsi="TH SarabunPSK" w:cs="TH SarabunPSK" w:hint="cs"/>
                <w:sz w:val="28"/>
                <w:szCs w:val="28"/>
              </w:rPr>
              <w:t xml:space="preserve"> :</w:t>
            </w:r>
            <w:r w:rsidRPr="00B60D70">
              <w:rPr>
                <w:rFonts w:ascii="TH SarabunPSK" w:eastAsia="Angsana New" w:hAnsi="TH SarabunPSK" w:cs="TH SarabunPSK" w:hint="cs"/>
                <w:sz w:val="28"/>
                <w:szCs w:val="28"/>
                <w:cs/>
              </w:rPr>
              <w:t xml:space="preserve"> </w:t>
            </w:r>
          </w:p>
          <w:p w14:paraId="0898D5D2" w14:textId="75EC28A6" w:rsidR="00F51F70" w:rsidRPr="00B60D70" w:rsidRDefault="00DB066E" w:rsidP="00F51F70">
            <w:pPr>
              <w:tabs>
                <w:tab w:val="left" w:pos="1510"/>
              </w:tabs>
              <w:ind w:right="26"/>
              <w:jc w:val="left"/>
              <w:rPr>
                <w:rFonts w:ascii="TH SarabunPSK" w:eastAsia="Angsana New" w:hAnsi="TH SarabunPSK" w:cs="TH SarabunPSK"/>
                <w:b/>
                <w:bCs/>
                <w:sz w:val="28"/>
                <w:szCs w:val="28"/>
                <w:cs/>
              </w:rPr>
            </w:pPr>
            <w:r w:rsidRPr="00B60D70">
              <w:rPr>
                <w:rFonts w:ascii="TH SarabunPSK" w:eastAsia="Angsana New" w:hAnsi="TH SarabunPSK" w:cs="TH SarabunPSK" w:hint="cs"/>
                <w:sz w:val="28"/>
                <w:szCs w:val="28"/>
                <w:cs/>
              </w:rPr>
              <w:t xml:space="preserve">กระทรวง </w:t>
            </w:r>
            <w:proofErr w:type="spellStart"/>
            <w:r w:rsidRPr="00B60D70">
              <w:rPr>
                <w:rFonts w:ascii="TH SarabunPSK" w:eastAsia="Angsana New" w:hAnsi="TH SarabunPSK" w:cs="TH SarabunPSK" w:hint="cs"/>
                <w:sz w:val="28"/>
                <w:szCs w:val="28"/>
                <w:cs/>
              </w:rPr>
              <w:t>อว</w:t>
            </w:r>
            <w:proofErr w:type="spellEnd"/>
            <w:r w:rsidRPr="00B60D70">
              <w:rPr>
                <w:rFonts w:ascii="TH SarabunPSK" w:eastAsia="Angsana New" w:hAnsi="TH SarabunPSK" w:cs="TH SarabunPSK" w:hint="cs"/>
                <w:sz w:val="28"/>
                <w:szCs w:val="28"/>
                <w:cs/>
              </w:rPr>
              <w:t>.</w:t>
            </w:r>
          </w:p>
        </w:tc>
        <w:tc>
          <w:tcPr>
            <w:tcW w:w="813" w:type="pct"/>
            <w:shd w:val="clear" w:color="auto" w:fill="auto"/>
          </w:tcPr>
          <w:p w14:paraId="6A4F7E87" w14:textId="51961324" w:rsidR="00F51F70" w:rsidRPr="00B60D70" w:rsidRDefault="00DB066E" w:rsidP="00DB066E">
            <w:pPr>
              <w:jc w:val="center"/>
              <w:rPr>
                <w:rFonts w:ascii="TH SarabunPSK" w:eastAsia="Angsana New" w:hAnsi="TH SarabunPSK" w:cs="TH SarabunPSK"/>
                <w:sz w:val="28"/>
                <w:szCs w:val="28"/>
                <w:cs/>
              </w:rPr>
            </w:pPr>
            <w:r w:rsidRPr="00B60D70">
              <w:rPr>
                <w:rFonts w:ascii="TH SarabunPSK" w:eastAsia="Angsana New" w:hAnsi="TH SarabunPSK" w:cs="TH SarabunPSK" w:hint="cs"/>
                <w:sz w:val="28"/>
                <w:szCs w:val="28"/>
              </w:rPr>
              <w:t>-</w:t>
            </w:r>
          </w:p>
        </w:tc>
        <w:tc>
          <w:tcPr>
            <w:tcW w:w="1017" w:type="pct"/>
            <w:shd w:val="clear" w:color="auto" w:fill="auto"/>
          </w:tcPr>
          <w:p w14:paraId="7A8C51A4" w14:textId="77777777" w:rsidR="00DB066E" w:rsidRPr="00B60D70" w:rsidRDefault="00DB066E" w:rsidP="00DB066E">
            <w:pPr>
              <w:ind w:right="26"/>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 xml:space="preserve">ศึกษาจากเอกสาร </w:t>
            </w:r>
          </w:p>
          <w:p w14:paraId="4862107E" w14:textId="77777777" w:rsidR="00B07A85" w:rsidRPr="00B60D70" w:rsidRDefault="00DB066E" w:rsidP="00FF7D50">
            <w:pPr>
              <w:pStyle w:val="af9"/>
              <w:numPr>
                <w:ilvl w:val="0"/>
                <w:numId w:val="88"/>
              </w:numPr>
              <w:ind w:left="316" w:right="26"/>
              <w:rPr>
                <w:rFonts w:ascii="TH SarabunPSK" w:eastAsia="Angsana New" w:hAnsi="TH SarabunPSK" w:cs="TH SarabunPSK"/>
                <w:sz w:val="28"/>
                <w:szCs w:val="28"/>
              </w:rPr>
            </w:pPr>
            <w:r w:rsidRPr="00B60D70">
              <w:rPr>
                <w:rFonts w:ascii="TH SarabunPSK" w:eastAsia="Angsana New" w:hAnsi="TH SarabunPSK" w:cs="TH SarabunPSK" w:hint="cs"/>
                <w:sz w:val="28"/>
                <w:szCs w:val="28"/>
              </w:rPr>
              <w:t>Skill Mapping</w:t>
            </w:r>
            <w:r w:rsidR="00574259" w:rsidRPr="00B60D70">
              <w:rPr>
                <w:rFonts w:ascii="TH SarabunPSK" w:eastAsia="Angsana New" w:hAnsi="TH SarabunPSK" w:cs="TH SarabunPSK" w:hint="cs"/>
                <w:sz w:val="28"/>
                <w:szCs w:val="28"/>
              </w:rPr>
              <w:t xml:space="preserve"> </w:t>
            </w:r>
            <w:r w:rsidR="00574259" w:rsidRPr="00B60D70">
              <w:rPr>
                <w:rFonts w:ascii="TH SarabunPSK" w:eastAsia="Angsana New" w:hAnsi="TH SarabunPSK" w:cs="TH SarabunPSK" w:hint="cs"/>
                <w:sz w:val="28"/>
                <w:szCs w:val="28"/>
                <w:cs/>
              </w:rPr>
              <w:t>ของอาชีพครูในสถานศึกษาสังกัดอาชีวศึกษา</w:t>
            </w:r>
            <w:r w:rsidRPr="00B60D70">
              <w:rPr>
                <w:rFonts w:ascii="TH SarabunPSK" w:eastAsia="Angsana New" w:hAnsi="TH SarabunPSK" w:cs="TH SarabunPSK" w:hint="cs"/>
                <w:sz w:val="28"/>
                <w:szCs w:val="28"/>
              </w:rPr>
              <w:t xml:space="preserve"> </w:t>
            </w:r>
            <w:r w:rsidR="00574259" w:rsidRPr="00B60D70">
              <w:rPr>
                <w:rFonts w:ascii="TH SarabunPSK" w:eastAsia="Angsana New" w:hAnsi="TH SarabunPSK" w:cs="TH SarabunPSK" w:hint="cs"/>
                <w:sz w:val="28"/>
                <w:szCs w:val="28"/>
                <w:cs/>
              </w:rPr>
              <w:t xml:space="preserve">และวิศวกรโยธา </w:t>
            </w:r>
          </w:p>
          <w:p w14:paraId="17043C5E" w14:textId="735D19DE" w:rsidR="00574259" w:rsidRPr="00B60D70" w:rsidRDefault="00B07A85" w:rsidP="006D2B9A">
            <w:pPr>
              <w:pStyle w:val="af9"/>
              <w:ind w:left="316" w:right="26"/>
              <w:rPr>
                <w:rFonts w:ascii="TH SarabunPSK" w:eastAsia="Angsana New" w:hAnsi="TH SarabunPSK" w:cs="TH SarabunPSK"/>
                <w:sz w:val="28"/>
                <w:szCs w:val="28"/>
              </w:rPr>
            </w:pPr>
            <w:r w:rsidRPr="00B60D70">
              <w:rPr>
                <w:rFonts w:ascii="TH SarabunPSK" w:eastAsia="Angsana New" w:hAnsi="TH SarabunPSK" w:cs="TH SarabunPSK" w:hint="cs"/>
                <w:sz w:val="28"/>
                <w:szCs w:val="28"/>
              </w:rPr>
              <w:t>(</w:t>
            </w:r>
            <w:r w:rsidR="00574259" w:rsidRPr="00B60D70">
              <w:rPr>
                <w:rFonts w:ascii="TH SarabunPSK" w:eastAsia="Angsana New" w:hAnsi="TH SarabunPSK" w:cs="TH SarabunPSK" w:hint="cs"/>
                <w:sz w:val="28"/>
                <w:szCs w:val="28"/>
              </w:rPr>
              <w:t>https://skill.kmitl.ac.th</w:t>
            </w:r>
            <w:r w:rsidRPr="00B60D70">
              <w:rPr>
                <w:rFonts w:ascii="TH SarabunPSK" w:eastAsia="Angsana New" w:hAnsi="TH SarabunPSK" w:cs="TH SarabunPSK" w:hint="cs"/>
                <w:sz w:val="28"/>
                <w:szCs w:val="28"/>
              </w:rPr>
              <w:t>)</w:t>
            </w:r>
          </w:p>
          <w:p w14:paraId="06B5E573" w14:textId="09D82EE0" w:rsidR="00F51F70" w:rsidRPr="00B60D70" w:rsidRDefault="00DB066E" w:rsidP="00FF7D50">
            <w:pPr>
              <w:pStyle w:val="af9"/>
              <w:numPr>
                <w:ilvl w:val="0"/>
                <w:numId w:val="88"/>
              </w:numPr>
              <w:ind w:left="316" w:right="26"/>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ประกาศ กมอ. เรื่อง แนวทางการพัฒนาคุณภาพอาจารย์เพื่อส่งเสริมการบรรลุผลลัพธ์การเรียนรู้ตามมาตรฐานคุณวุฒิ ระดับอุดมศึกษา พ.ศ. 2566</w:t>
            </w:r>
          </w:p>
        </w:tc>
        <w:tc>
          <w:tcPr>
            <w:tcW w:w="864" w:type="pct"/>
            <w:shd w:val="clear" w:color="auto" w:fill="auto"/>
          </w:tcPr>
          <w:p w14:paraId="0B302F8B" w14:textId="45C3E1A5" w:rsidR="00F51F70" w:rsidRPr="00B60D70" w:rsidRDefault="00DB066E" w:rsidP="00F51F70">
            <w:pPr>
              <w:ind w:right="26"/>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ข้อกฎหมายที่เกี่ยวข้องกับหลักสูตร ซึ่งสะท้อนถึงสมรรถนะของนักศึกษา และการบริหารจัดการหลักสูตร</w:t>
            </w:r>
          </w:p>
        </w:tc>
        <w:tc>
          <w:tcPr>
            <w:tcW w:w="1496" w:type="pct"/>
            <w:shd w:val="clear" w:color="auto" w:fill="auto"/>
          </w:tcPr>
          <w:p w14:paraId="3F406726" w14:textId="77777777" w:rsidR="00F51F70" w:rsidRPr="00B60D70" w:rsidRDefault="00574259"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ทักษะที่สอดคล้องกับอาชีพครูอาชีวศึกษา ได้แก่ วิศวกรรม การสอนสำหรับอาชีวศึกษา การศึกษาสำหรับผู้ใหญ่ การศึกษา การพัฒนาบุคลากร ภาวะผู้นำ การพัฒนาหลักสูตร กระบวนการผลิต เทคโนโลยีสารสนเทศ อี-</w:t>
            </w:r>
            <w:proofErr w:type="spellStart"/>
            <w:r w:rsidRPr="00B60D70">
              <w:rPr>
                <w:rFonts w:ascii="TH SarabunPSK" w:eastAsia="Angsana New" w:hAnsi="TH SarabunPSK" w:cs="TH SarabunPSK" w:hint="cs"/>
                <w:sz w:val="28"/>
                <w:szCs w:val="28"/>
                <w:cs/>
              </w:rPr>
              <w:t>เลิร์</w:t>
            </w:r>
            <w:proofErr w:type="spellEnd"/>
            <w:r w:rsidRPr="00B60D70">
              <w:rPr>
                <w:rFonts w:ascii="TH SarabunPSK" w:eastAsia="Angsana New" w:hAnsi="TH SarabunPSK" w:cs="TH SarabunPSK" w:hint="cs"/>
                <w:sz w:val="28"/>
                <w:szCs w:val="28"/>
                <w:cs/>
              </w:rPr>
              <w:t>นนิ่ง และการพัฒนาองค์กร</w:t>
            </w:r>
          </w:p>
          <w:p w14:paraId="30778B31" w14:textId="302463ED" w:rsidR="00574259" w:rsidRPr="00B60D70" w:rsidRDefault="00574259"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 xml:space="preserve">ทักษะที่สอดคล้องกับอาชีพวิศวกรรมโยธา ได้แก่ วิศวกรรมโยธา </w:t>
            </w:r>
            <w:r w:rsidRPr="00B60D70">
              <w:rPr>
                <w:rFonts w:ascii="TH SarabunPSK" w:eastAsia="Angsana New" w:hAnsi="TH SarabunPSK" w:cs="TH SarabunPSK" w:hint="cs"/>
                <w:sz w:val="28"/>
                <w:szCs w:val="28"/>
              </w:rPr>
              <w:t xml:space="preserve">AutoCAD </w:t>
            </w:r>
            <w:r w:rsidRPr="00B60D70">
              <w:rPr>
                <w:rFonts w:ascii="TH SarabunPSK" w:eastAsia="Angsana New" w:hAnsi="TH SarabunPSK" w:cs="TH SarabunPSK" w:hint="cs"/>
                <w:sz w:val="28"/>
                <w:szCs w:val="28"/>
                <w:cs/>
              </w:rPr>
              <w:t>การก่อสร้าง การบริหารจัดการงานก่อสร้าง</w:t>
            </w:r>
            <w:r w:rsidRPr="00B60D70">
              <w:rPr>
                <w:rFonts w:ascii="TH SarabunPSK" w:eastAsia="Angsana New" w:hAnsi="TH SarabunPSK" w:cs="TH SarabunPSK" w:hint="cs"/>
                <w:sz w:val="28"/>
                <w:szCs w:val="28"/>
              </w:rPr>
              <w:t xml:space="preserve"> Microsoft Project </w:t>
            </w:r>
            <w:r w:rsidRPr="00B60D70">
              <w:rPr>
                <w:rFonts w:ascii="TH SarabunPSK" w:eastAsia="Angsana New" w:hAnsi="TH SarabunPSK" w:cs="TH SarabunPSK" w:hint="cs"/>
                <w:sz w:val="28"/>
                <w:szCs w:val="28"/>
                <w:cs/>
              </w:rPr>
              <w:t xml:space="preserve">คอนกรีต โครงสร้าง สิ่งแวดล้อม </w:t>
            </w:r>
            <w:r w:rsidRPr="00B60D70">
              <w:rPr>
                <w:rFonts w:ascii="TH SarabunPSK" w:eastAsia="Angsana New" w:hAnsi="TH SarabunPSK" w:cs="TH SarabunPSK" w:hint="cs"/>
                <w:sz w:val="28"/>
                <w:szCs w:val="28"/>
              </w:rPr>
              <w:t xml:space="preserve">Revit, SAP2000, </w:t>
            </w:r>
            <w:r w:rsidRPr="00B60D70">
              <w:rPr>
                <w:rFonts w:ascii="TH SarabunPSK" w:eastAsia="Angsana New" w:hAnsi="TH SarabunPSK" w:cs="TH SarabunPSK" w:hint="cs"/>
                <w:sz w:val="28"/>
                <w:szCs w:val="28"/>
                <w:cs/>
              </w:rPr>
              <w:t>การบริหารจัดการน้ำ</w:t>
            </w:r>
          </w:p>
          <w:p w14:paraId="16A4C0E6" w14:textId="25D1BC65" w:rsidR="00B07A85" w:rsidRPr="00B60D70" w:rsidRDefault="00B07A85"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กมอ. ได้ออกประกาศ เรื่อง แนวทางการพัฒนาคุณภาพอาจารย์เพื่อส่งเสริมการบรรลุผลลัพธ์การเรียนรู้ตามมาตรฐานคุณวุฒิระดับอุดมศึกษา</w:t>
            </w:r>
            <w:r w:rsidRPr="00B60D70">
              <w:rPr>
                <w:rFonts w:ascii="TH SarabunPSK" w:eastAsia="Angsana New" w:hAnsi="TH SarabunPSK" w:cs="TH SarabunPSK" w:hint="cs"/>
                <w:sz w:val="28"/>
                <w:szCs w:val="28"/>
              </w:rPr>
              <w:t xml:space="preserve"> </w:t>
            </w:r>
            <w:r w:rsidRPr="00B60D70">
              <w:rPr>
                <w:rFonts w:ascii="TH SarabunPSK" w:eastAsia="Angsana New" w:hAnsi="TH SarabunPSK" w:cs="TH SarabunPSK" w:hint="cs"/>
                <w:sz w:val="28"/>
                <w:szCs w:val="28"/>
                <w:cs/>
              </w:rPr>
              <w:t>ต้องการให้ อาจารย</w:t>
            </w:r>
            <w:r w:rsidR="00F37AA0"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cs/>
              </w:rPr>
              <w:t>ในสถาบันอุดมศึกษามีการพัฒนาตนเองและมีสมรรถนะและประสิทธิภาพในการจัดการเรียนการสอนสูงขึ้นตามความคาดหวัง</w:t>
            </w:r>
          </w:p>
          <w:p w14:paraId="71EDFE19" w14:textId="6992C286" w:rsidR="00574259" w:rsidRPr="00B60D70" w:rsidRDefault="00B07A85"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 xml:space="preserve">กมอ. ได้ออกประกาศ เรื่อง นโยบายการยกระดับมาตรฐานภาษาอังกฤษในสถาบันอุดมศึกษา </w:t>
            </w:r>
            <w:r w:rsidRPr="00B60D70">
              <w:rPr>
                <w:rFonts w:ascii="TH SarabunPSK" w:eastAsia="Angsana New" w:hAnsi="TH SarabunPSK" w:cs="TH SarabunPSK" w:hint="cs"/>
                <w:sz w:val="28"/>
                <w:szCs w:val="28"/>
                <w:cs/>
              </w:rPr>
              <w:lastRenderedPageBreak/>
              <w:t>ต้องการความสามารถในการใช</w:t>
            </w:r>
            <w:r w:rsidR="00F37AA0"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cs/>
              </w:rPr>
              <w:t>ภาษาอังกฤษของผู</w:t>
            </w:r>
            <w:r w:rsidR="00F37AA0" w:rsidRPr="00B60D70">
              <w:rPr>
                <w:rFonts w:ascii="TH SarabunPSK" w:eastAsia="Angsana New" w:hAnsi="TH SarabunPSK" w:cs="TH SarabunPSK" w:hint="cs"/>
                <w:sz w:val="28"/>
                <w:szCs w:val="28"/>
                <w:cs/>
              </w:rPr>
              <w:t>้</w:t>
            </w:r>
            <w:proofErr w:type="spellStart"/>
            <w:r w:rsidRPr="00B60D70">
              <w:rPr>
                <w:rFonts w:ascii="TH SarabunPSK" w:eastAsia="Angsana New" w:hAnsi="TH SarabunPSK" w:cs="TH SarabunPSK" w:hint="cs"/>
                <w:sz w:val="28"/>
                <w:szCs w:val="28"/>
                <w:cs/>
              </w:rPr>
              <w:t>สําเร็จ</w:t>
            </w:r>
            <w:proofErr w:type="spellEnd"/>
            <w:r w:rsidRPr="00B60D70">
              <w:rPr>
                <w:rFonts w:ascii="TH SarabunPSK" w:eastAsia="Angsana New" w:hAnsi="TH SarabunPSK" w:cs="TH SarabunPSK" w:hint="cs"/>
                <w:sz w:val="28"/>
                <w:szCs w:val="28"/>
                <w:cs/>
              </w:rPr>
              <w:t>การศึกษาระดับอุดมศึกษาเพิ่มสูงขึ้น</w:t>
            </w:r>
          </w:p>
          <w:p w14:paraId="529C94E7" w14:textId="23F3972F" w:rsidR="00B07A85" w:rsidRPr="00B60D70" w:rsidRDefault="00B07A85" w:rsidP="00FF7D50">
            <w:pPr>
              <w:pStyle w:val="af9"/>
              <w:numPr>
                <w:ilvl w:val="0"/>
                <w:numId w:val="88"/>
              </w:numPr>
              <w:ind w:left="323" w:right="26" w:hanging="323"/>
              <w:jc w:val="left"/>
              <w:rPr>
                <w:rFonts w:ascii="TH SarabunPSK" w:eastAsia="Angsana New" w:hAnsi="TH SarabunPSK" w:cs="TH SarabunPSK"/>
                <w:sz w:val="28"/>
                <w:szCs w:val="28"/>
                <w:cs/>
              </w:rPr>
            </w:pPr>
            <w:proofErr w:type="spellStart"/>
            <w:r w:rsidRPr="00B60D70">
              <w:rPr>
                <w:rFonts w:ascii="TH SarabunPSK" w:eastAsia="Angsana New" w:hAnsi="TH SarabunPSK" w:cs="TH SarabunPSK" w:hint="cs"/>
                <w:sz w:val="28"/>
                <w:szCs w:val="28"/>
                <w:cs/>
              </w:rPr>
              <w:t>อว</w:t>
            </w:r>
            <w:proofErr w:type="spellEnd"/>
            <w:r w:rsidRPr="00B60D70">
              <w:rPr>
                <w:rFonts w:ascii="TH SarabunPSK" w:eastAsia="Angsana New" w:hAnsi="TH SarabunPSK" w:cs="TH SarabunPSK" w:hint="cs"/>
                <w:sz w:val="28"/>
                <w:szCs w:val="28"/>
                <w:cs/>
              </w:rPr>
              <w:t>. ให้ความสนใจกับการเรียนรู้ตลอดชีวิตที่จะตอบโจทย์การเรียนรู้ของคนทุกช่วงวัย เพื่อให้คนได้พัฒนา ทักษะให้เท่าทันต่อการเปลี่ยนแปลงอย่างต่อเนื่องตลอดชีวิต และมุ่งเน้นทักษะเพื่อขยับเท่าทันโลก 5 ด้านโดยเฉพาะการเป็นผู้เรียนรู้ตลอดชีวิต มีกรอบคิดแบบเติบโต เรียนรู้แบบนำตนเอง และเรียนรู้-ละทิ้งสิ่งที่รู้เดิม (ที่ไม่ถูกต้อง)-เรียนรู้ใหม่ต้องการให้บัณฑิตที่มีความสามารถในการพัฒนาตนเองและเรียนรู้ตลอดชีวิต</w:t>
            </w:r>
          </w:p>
        </w:tc>
      </w:tr>
      <w:tr w:rsidR="00B60D70" w:rsidRPr="00B60D70" w14:paraId="685E0FA3" w14:textId="77777777" w:rsidTr="006D2B9A">
        <w:trPr>
          <w:trHeight w:val="241"/>
          <w:jc w:val="center"/>
        </w:trPr>
        <w:tc>
          <w:tcPr>
            <w:tcW w:w="811" w:type="pct"/>
            <w:shd w:val="clear" w:color="auto" w:fill="auto"/>
          </w:tcPr>
          <w:p w14:paraId="39189322" w14:textId="56490800" w:rsidR="00B07A85" w:rsidRPr="00B60D70" w:rsidRDefault="00B07A85" w:rsidP="00F51F70">
            <w:pPr>
              <w:tabs>
                <w:tab w:val="left" w:pos="1510"/>
              </w:tabs>
              <w:ind w:right="26"/>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 xml:space="preserve">กลุ่มที่ 2 องค์กรภาครัฐ : </w:t>
            </w:r>
            <w:proofErr w:type="spellStart"/>
            <w:r w:rsidRPr="00B60D70">
              <w:rPr>
                <w:rFonts w:ascii="TH SarabunPSK" w:eastAsia="Angsana New" w:hAnsi="TH SarabunPSK" w:cs="TH SarabunPSK" w:hint="cs"/>
                <w:sz w:val="28"/>
                <w:szCs w:val="28"/>
                <w:cs/>
              </w:rPr>
              <w:t>มจ</w:t>
            </w:r>
            <w:proofErr w:type="spellEnd"/>
            <w:r w:rsidRPr="00B60D70">
              <w:rPr>
                <w:rFonts w:ascii="TH SarabunPSK" w:eastAsia="Angsana New" w:hAnsi="TH SarabunPSK" w:cs="TH SarabunPSK" w:hint="cs"/>
                <w:sz w:val="28"/>
                <w:szCs w:val="28"/>
                <w:cs/>
              </w:rPr>
              <w:t>ธ.</w:t>
            </w:r>
          </w:p>
        </w:tc>
        <w:tc>
          <w:tcPr>
            <w:tcW w:w="813" w:type="pct"/>
            <w:shd w:val="clear" w:color="auto" w:fill="auto"/>
          </w:tcPr>
          <w:p w14:paraId="7ED152AB" w14:textId="66AFD04E" w:rsidR="00B07A85" w:rsidRPr="00B60D70" w:rsidRDefault="00B07A85" w:rsidP="00DB066E">
            <w:pPr>
              <w:jc w:val="center"/>
              <w:rPr>
                <w:rFonts w:ascii="TH SarabunPSK" w:eastAsia="Angsana New" w:hAnsi="TH SarabunPSK" w:cs="TH SarabunPSK"/>
                <w:sz w:val="28"/>
                <w:szCs w:val="28"/>
              </w:rPr>
            </w:pPr>
            <w:r w:rsidRPr="00B60D70">
              <w:rPr>
                <w:rFonts w:ascii="TH SarabunPSK" w:eastAsia="Angsana New" w:hAnsi="TH SarabunPSK" w:cs="TH SarabunPSK" w:hint="cs"/>
                <w:sz w:val="28"/>
                <w:szCs w:val="28"/>
              </w:rPr>
              <w:t>-</w:t>
            </w:r>
          </w:p>
        </w:tc>
        <w:tc>
          <w:tcPr>
            <w:tcW w:w="1017" w:type="pct"/>
            <w:shd w:val="clear" w:color="auto" w:fill="auto"/>
          </w:tcPr>
          <w:p w14:paraId="58AF6B10" w14:textId="77777777" w:rsidR="00B07A85" w:rsidRPr="00B60D70" w:rsidRDefault="00B07A85" w:rsidP="00B07A85">
            <w:pPr>
              <w:ind w:right="26"/>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ศึกษาจากนโยบายและเอกสารที่เกี่ยวข้อง</w:t>
            </w:r>
          </w:p>
          <w:p w14:paraId="53225E85" w14:textId="223999F6" w:rsidR="00B07A85" w:rsidRPr="00B60D70" w:rsidRDefault="00B07A85"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 xml:space="preserve">คุณลักษณะบัณฑิตอันพึงประสงค์ของ </w:t>
            </w:r>
            <w:proofErr w:type="spellStart"/>
            <w:r w:rsidRPr="00B60D70">
              <w:rPr>
                <w:rFonts w:ascii="TH SarabunPSK" w:eastAsia="Angsana New" w:hAnsi="TH SarabunPSK" w:cs="TH SarabunPSK" w:hint="cs"/>
                <w:sz w:val="28"/>
                <w:szCs w:val="28"/>
                <w:cs/>
              </w:rPr>
              <w:t>มจ</w:t>
            </w:r>
            <w:proofErr w:type="spellEnd"/>
            <w:r w:rsidRPr="00B60D70">
              <w:rPr>
                <w:rFonts w:ascii="TH SarabunPSK" w:eastAsia="Angsana New" w:hAnsi="TH SarabunPSK" w:cs="TH SarabunPSK" w:hint="cs"/>
                <w:sz w:val="28"/>
                <w:szCs w:val="28"/>
                <w:cs/>
              </w:rPr>
              <w:t>ธ. (</w:t>
            </w:r>
            <w:r w:rsidRPr="00B60D70">
              <w:rPr>
                <w:rFonts w:ascii="TH SarabunPSK" w:eastAsia="Angsana New" w:hAnsi="TH SarabunPSK" w:cs="TH SarabunPSK" w:hint="cs"/>
                <w:sz w:val="28"/>
                <w:szCs w:val="28"/>
              </w:rPr>
              <w:t xml:space="preserve">KMUTT Student QF) </w:t>
            </w:r>
            <w:r w:rsidRPr="00B60D70">
              <w:rPr>
                <w:rFonts w:ascii="TH SarabunPSK" w:eastAsia="Angsana New" w:hAnsi="TH SarabunPSK" w:cs="TH SarabunPSK" w:hint="cs"/>
                <w:sz w:val="28"/>
                <w:szCs w:val="28"/>
                <w:cs/>
              </w:rPr>
              <w:t xml:space="preserve">เพื่อสะท้อนถึงภาพลักษณ์และวิสัยทัศน์อันเป็นเอกลักษณ์ของ </w:t>
            </w:r>
            <w:proofErr w:type="spellStart"/>
            <w:r w:rsidRPr="00B60D70">
              <w:rPr>
                <w:rFonts w:ascii="TH SarabunPSK" w:eastAsia="Angsana New" w:hAnsi="TH SarabunPSK" w:cs="TH SarabunPSK" w:hint="cs"/>
                <w:sz w:val="28"/>
                <w:szCs w:val="28"/>
                <w:cs/>
              </w:rPr>
              <w:t>มจ</w:t>
            </w:r>
            <w:proofErr w:type="spellEnd"/>
            <w:r w:rsidRPr="00B60D70">
              <w:rPr>
                <w:rFonts w:ascii="TH SarabunPSK" w:eastAsia="Angsana New" w:hAnsi="TH SarabunPSK" w:cs="TH SarabunPSK" w:hint="cs"/>
                <w:sz w:val="28"/>
                <w:szCs w:val="28"/>
                <w:cs/>
              </w:rPr>
              <w:t>ธ. เกี่ยวกับความสามารถของบัณฑิตที่จำเป็นต้องมีเพื่อประสบความสำเร็จในอนาคต (</w:t>
            </w:r>
            <w:r w:rsidRPr="00B60D70">
              <w:rPr>
                <w:rFonts w:ascii="TH SarabunPSK" w:eastAsia="Angsana New" w:hAnsi="TH SarabunPSK" w:cs="TH SarabunPSK" w:hint="cs"/>
                <w:sz w:val="28"/>
                <w:szCs w:val="28"/>
              </w:rPr>
              <w:t>Social Change A</w:t>
            </w:r>
            <w:r w:rsidR="00F551BD" w:rsidRPr="00B60D70">
              <w:rPr>
                <w:rFonts w:ascii="TH SarabunPSK" w:eastAsia="Angsana New" w:hAnsi="TH SarabunPSK" w:cs="TH SarabunPSK" w:hint="cs"/>
                <w:sz w:val="28"/>
                <w:szCs w:val="28"/>
              </w:rPr>
              <w:t>GEN</w:t>
            </w:r>
            <w:r w:rsidR="00317F61" w:rsidRPr="00B60D70">
              <w:rPr>
                <w:rFonts w:ascii="TH SarabunPSK" w:eastAsia="Angsana New" w:hAnsi="TH SarabunPSK" w:cs="TH SarabunPSK"/>
                <w:sz w:val="28"/>
                <w:szCs w:val="28"/>
              </w:rPr>
              <w:t>TS</w:t>
            </w:r>
            <w:r w:rsidRPr="00B60D70">
              <w:rPr>
                <w:rFonts w:ascii="TH SarabunPSK" w:eastAsia="Angsana New" w:hAnsi="TH SarabunPSK" w:cs="TH SarabunPSK" w:hint="cs"/>
                <w:sz w:val="28"/>
                <w:szCs w:val="28"/>
              </w:rPr>
              <w:t>)</w:t>
            </w:r>
          </w:p>
          <w:p w14:paraId="3F5D69B9" w14:textId="7EA059BF" w:rsidR="00B07A85" w:rsidRPr="00B60D70" w:rsidRDefault="00B07A85" w:rsidP="00FF7D50">
            <w:pPr>
              <w:pStyle w:val="af9"/>
              <w:numPr>
                <w:ilvl w:val="0"/>
                <w:numId w:val="88"/>
              </w:numPr>
              <w:ind w:left="323" w:right="26" w:hanging="323"/>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lastRenderedPageBreak/>
              <w:t>นโยบายด้านการจัดการศึกษาเพื่อคนทุกช่วงวัย เช่น การปรับรูปแบบการเรียนรู้ให้เป็นแบบหน่วยการเรียนรู้ (</w:t>
            </w:r>
            <w:r w:rsidRPr="00B60D70">
              <w:rPr>
                <w:rFonts w:ascii="TH SarabunPSK" w:eastAsia="Angsana New" w:hAnsi="TH SarabunPSK" w:cs="TH SarabunPSK" w:hint="cs"/>
                <w:sz w:val="28"/>
                <w:szCs w:val="28"/>
              </w:rPr>
              <w:t xml:space="preserve">OBEM) </w:t>
            </w:r>
            <w:r w:rsidRPr="00B60D70">
              <w:rPr>
                <w:rFonts w:ascii="TH SarabunPSK" w:eastAsia="Angsana New" w:hAnsi="TH SarabunPSK" w:cs="TH SarabunPSK" w:hint="cs"/>
                <w:sz w:val="28"/>
                <w:szCs w:val="28"/>
                <w:cs/>
              </w:rPr>
              <w:t xml:space="preserve">เพื่อรองรับการเปิดตลาดกลุ่มใหม่ที่เน้นผู้เรียนทุกช่วงวัยให้มากขึ้น การพัฒนาระบบ </w:t>
            </w:r>
            <w:r w:rsidRPr="00B60D70">
              <w:rPr>
                <w:rFonts w:ascii="TH SarabunPSK" w:eastAsia="Angsana New" w:hAnsi="TH SarabunPSK" w:cs="TH SarabunPSK" w:hint="cs"/>
                <w:sz w:val="28"/>
                <w:szCs w:val="28"/>
              </w:rPr>
              <w:t>RUN (Re-skills/Up-skills/New Skills)</w:t>
            </w:r>
          </w:p>
        </w:tc>
        <w:tc>
          <w:tcPr>
            <w:tcW w:w="864" w:type="pct"/>
            <w:shd w:val="clear" w:color="auto" w:fill="auto"/>
          </w:tcPr>
          <w:p w14:paraId="7DADC4EE" w14:textId="77777777" w:rsidR="00B07A85" w:rsidRPr="00B60D70" w:rsidRDefault="00B07A85" w:rsidP="00F51F70">
            <w:pPr>
              <w:ind w:right="26"/>
              <w:jc w:val="left"/>
              <w:rPr>
                <w:rFonts w:ascii="TH SarabunPSK" w:eastAsia="Angsana New" w:hAnsi="TH SarabunPSK" w:cs="TH SarabunPSK"/>
                <w:sz w:val="28"/>
                <w:szCs w:val="28"/>
                <w:cs/>
              </w:rPr>
            </w:pPr>
          </w:p>
        </w:tc>
        <w:tc>
          <w:tcPr>
            <w:tcW w:w="1496" w:type="pct"/>
            <w:shd w:val="clear" w:color="auto" w:fill="auto"/>
          </w:tcPr>
          <w:p w14:paraId="0E68DFCA" w14:textId="74105F2C" w:rsidR="00B07A85" w:rsidRPr="00B60D70" w:rsidRDefault="00B07A85" w:rsidP="009E223B">
            <w:pPr>
              <w:ind w:right="26"/>
              <w:jc w:val="left"/>
              <w:rPr>
                <w:rFonts w:ascii="TH SarabunPSK" w:eastAsia="Angsana New" w:hAnsi="TH SarabunPSK" w:cs="TH SarabunPSK"/>
                <w:sz w:val="28"/>
                <w:szCs w:val="28"/>
                <w:cs/>
              </w:rPr>
            </w:pPr>
            <w:proofErr w:type="spellStart"/>
            <w:r w:rsidRPr="00B60D70">
              <w:rPr>
                <w:rFonts w:ascii="TH SarabunPSK" w:eastAsia="Angsana New" w:hAnsi="TH SarabunPSK" w:cs="TH SarabunPSK" w:hint="cs"/>
                <w:sz w:val="28"/>
                <w:szCs w:val="28"/>
                <w:cs/>
              </w:rPr>
              <w:t>มจ</w:t>
            </w:r>
            <w:proofErr w:type="spellEnd"/>
            <w:r w:rsidRPr="00B60D70">
              <w:rPr>
                <w:rFonts w:ascii="TH SarabunPSK" w:eastAsia="Angsana New" w:hAnsi="TH SarabunPSK" w:cs="TH SarabunPSK" w:hint="cs"/>
                <w:sz w:val="28"/>
                <w:szCs w:val="28"/>
                <w:cs/>
              </w:rPr>
              <w:t>ธ. ได้กำหนดคุณลักษณะบัณฑิตอันพึงประสงค์ (</w:t>
            </w:r>
            <w:r w:rsidRPr="00B60D70">
              <w:rPr>
                <w:rFonts w:ascii="TH SarabunPSK" w:eastAsia="Angsana New" w:hAnsi="TH SarabunPSK" w:cs="TH SarabunPSK" w:hint="cs"/>
                <w:sz w:val="28"/>
                <w:szCs w:val="28"/>
              </w:rPr>
              <w:t xml:space="preserve">KMUTT Student QF) </w:t>
            </w:r>
            <w:r w:rsidRPr="00B60D70">
              <w:rPr>
                <w:rFonts w:ascii="TH SarabunPSK" w:eastAsia="Angsana New" w:hAnsi="TH SarabunPSK" w:cs="TH SarabunPSK" w:hint="cs"/>
                <w:sz w:val="28"/>
                <w:szCs w:val="28"/>
                <w:cs/>
              </w:rPr>
              <w:t>ที่บัณฑิตจำเป็นต้องมีเพื่อประสบความสำเร็จในอนาคต และใช้ประกอบการพัฒนานักศึกษาผ่านช่องทางต่าง</w:t>
            </w:r>
            <w:r w:rsidR="00D420AC" w:rsidRPr="00B60D70">
              <w:rPr>
                <w:rFonts w:ascii="TH SarabunPSK" w:eastAsia="Angsana New" w:hAnsi="TH SarabunPSK" w:cs="TH SarabunPSK" w:hint="cs"/>
                <w:sz w:val="28"/>
                <w:szCs w:val="28"/>
                <w:cs/>
              </w:rPr>
              <w:t xml:space="preserve"> ๆ</w:t>
            </w:r>
            <w:r w:rsidRPr="00B60D70">
              <w:rPr>
                <w:rFonts w:ascii="TH SarabunPSK" w:eastAsia="Angsana New" w:hAnsi="TH SarabunPSK" w:cs="TH SarabunPSK" w:hint="cs"/>
                <w:sz w:val="28"/>
                <w:szCs w:val="28"/>
                <w:cs/>
              </w:rPr>
              <w:t xml:space="preserve"> ของทุกหน่วยงานใน </w:t>
            </w:r>
            <w:proofErr w:type="spellStart"/>
            <w:r w:rsidRPr="00B60D70">
              <w:rPr>
                <w:rFonts w:ascii="TH SarabunPSK" w:eastAsia="Angsana New" w:hAnsi="TH SarabunPSK" w:cs="TH SarabunPSK" w:hint="cs"/>
                <w:sz w:val="28"/>
                <w:szCs w:val="28"/>
                <w:cs/>
              </w:rPr>
              <w:t>มจ</w:t>
            </w:r>
            <w:proofErr w:type="spellEnd"/>
            <w:r w:rsidRPr="00B60D70">
              <w:rPr>
                <w:rFonts w:ascii="TH SarabunPSK" w:eastAsia="Angsana New" w:hAnsi="TH SarabunPSK" w:cs="TH SarabunPSK" w:hint="cs"/>
                <w:sz w:val="28"/>
                <w:szCs w:val="28"/>
                <w:cs/>
              </w:rPr>
              <w:t xml:space="preserve">ธ. นอกจากนี้ </w:t>
            </w:r>
            <w:proofErr w:type="spellStart"/>
            <w:r w:rsidRPr="00B60D70">
              <w:rPr>
                <w:rFonts w:ascii="TH SarabunPSK" w:eastAsia="Angsana New" w:hAnsi="TH SarabunPSK" w:cs="TH SarabunPSK" w:hint="cs"/>
                <w:sz w:val="28"/>
                <w:szCs w:val="28"/>
                <w:cs/>
              </w:rPr>
              <w:t>มจ</w:t>
            </w:r>
            <w:proofErr w:type="spellEnd"/>
            <w:r w:rsidRPr="00B60D70">
              <w:rPr>
                <w:rFonts w:ascii="TH SarabunPSK" w:eastAsia="Angsana New" w:hAnsi="TH SarabunPSK" w:cs="TH SarabunPSK" w:hint="cs"/>
                <w:sz w:val="28"/>
                <w:szCs w:val="28"/>
                <w:cs/>
              </w:rPr>
              <w:t>ธ. ยังขับเคลื่อนนโยบายการศึกษาเพื่อคนทุกช่วงวัย เช่น การจัดการเรียนรู้แบบหน่วยการเรียนรู้ (</w:t>
            </w:r>
            <w:r w:rsidRPr="00B60D70">
              <w:rPr>
                <w:rFonts w:ascii="TH SarabunPSK" w:eastAsia="Angsana New" w:hAnsi="TH SarabunPSK" w:cs="TH SarabunPSK" w:hint="cs"/>
                <w:sz w:val="28"/>
                <w:szCs w:val="28"/>
              </w:rPr>
              <w:t xml:space="preserve">OBEM) </w:t>
            </w:r>
            <w:r w:rsidRPr="00B60D70">
              <w:rPr>
                <w:rFonts w:ascii="TH SarabunPSK" w:eastAsia="Angsana New" w:hAnsi="TH SarabunPSK" w:cs="TH SarabunPSK" w:hint="cs"/>
                <w:sz w:val="28"/>
                <w:szCs w:val="28"/>
                <w:cs/>
              </w:rPr>
              <w:t xml:space="preserve">การเปิดตลาดกลุ่มใหม่ที่เน้นผู้เรียนทุกช่วงวัย การพัฒนาระบบ </w:t>
            </w:r>
            <w:r w:rsidRPr="00B60D70">
              <w:rPr>
                <w:rFonts w:ascii="TH SarabunPSK" w:eastAsia="Angsana New" w:hAnsi="TH SarabunPSK" w:cs="TH SarabunPSK" w:hint="cs"/>
                <w:sz w:val="28"/>
                <w:szCs w:val="28"/>
              </w:rPr>
              <w:t xml:space="preserve">RUN (Re-skills/Up-skills/New Skills) </w:t>
            </w:r>
            <w:r w:rsidRPr="00B60D70">
              <w:rPr>
                <w:rFonts w:ascii="TH SarabunPSK" w:eastAsia="Angsana New" w:hAnsi="TH SarabunPSK" w:cs="TH SarabunPSK" w:hint="cs"/>
                <w:sz w:val="28"/>
                <w:szCs w:val="28"/>
                <w:cs/>
              </w:rPr>
              <w:t>หรือการปรับปรุงทักษะ (</w:t>
            </w:r>
            <w:r w:rsidRPr="00B60D70">
              <w:rPr>
                <w:rFonts w:ascii="TH SarabunPSK" w:eastAsia="Angsana New" w:hAnsi="TH SarabunPSK" w:cs="TH SarabunPSK" w:hint="cs"/>
                <w:sz w:val="28"/>
                <w:szCs w:val="28"/>
              </w:rPr>
              <w:t xml:space="preserve">Re-skills) </w:t>
            </w:r>
            <w:r w:rsidRPr="00B60D70">
              <w:rPr>
                <w:rFonts w:ascii="TH SarabunPSK" w:eastAsia="Angsana New" w:hAnsi="TH SarabunPSK" w:cs="TH SarabunPSK" w:hint="cs"/>
                <w:sz w:val="28"/>
                <w:szCs w:val="28"/>
                <w:cs/>
              </w:rPr>
              <w:t>การเพิ่มทักษะ (</w:t>
            </w:r>
            <w:r w:rsidRPr="00B60D70">
              <w:rPr>
                <w:rFonts w:ascii="TH SarabunPSK" w:eastAsia="Angsana New" w:hAnsi="TH SarabunPSK" w:cs="TH SarabunPSK" w:hint="cs"/>
                <w:sz w:val="28"/>
                <w:szCs w:val="28"/>
              </w:rPr>
              <w:t xml:space="preserve">Up-skills) </w:t>
            </w:r>
            <w:r w:rsidRPr="00B60D70">
              <w:rPr>
                <w:rFonts w:ascii="TH SarabunPSK" w:eastAsia="Angsana New" w:hAnsi="TH SarabunPSK" w:cs="TH SarabunPSK" w:hint="cs"/>
                <w:sz w:val="28"/>
                <w:szCs w:val="28"/>
                <w:cs/>
              </w:rPr>
              <w:t>และการสร้างทักษะใหม่ (</w:t>
            </w:r>
            <w:r w:rsidRPr="00B60D70">
              <w:rPr>
                <w:rFonts w:ascii="TH SarabunPSK" w:eastAsia="Angsana New" w:hAnsi="TH SarabunPSK" w:cs="TH SarabunPSK" w:hint="cs"/>
                <w:sz w:val="28"/>
                <w:szCs w:val="28"/>
              </w:rPr>
              <w:t xml:space="preserve">New Skills) </w:t>
            </w:r>
            <w:r w:rsidRPr="00B60D70">
              <w:rPr>
                <w:rFonts w:ascii="TH SarabunPSK" w:eastAsia="Angsana New" w:hAnsi="TH SarabunPSK" w:cs="TH SarabunPSK" w:hint="cs"/>
                <w:sz w:val="28"/>
                <w:szCs w:val="28"/>
                <w:cs/>
              </w:rPr>
              <w:t xml:space="preserve">รวมทั้งหลักสูตร </w:t>
            </w:r>
            <w:r w:rsidRPr="00B60D70">
              <w:rPr>
                <w:rFonts w:ascii="TH SarabunPSK" w:eastAsia="Angsana New" w:hAnsi="TH SarabunPSK" w:cs="TH SarabunPSK" w:hint="cs"/>
                <w:sz w:val="28"/>
                <w:szCs w:val="28"/>
              </w:rPr>
              <w:t xml:space="preserve">Non-Degree </w:t>
            </w:r>
            <w:r w:rsidRPr="00B60D70">
              <w:rPr>
                <w:rFonts w:ascii="TH SarabunPSK" w:eastAsia="Angsana New" w:hAnsi="TH SarabunPSK" w:cs="TH SarabunPSK" w:hint="cs"/>
                <w:sz w:val="28"/>
                <w:szCs w:val="28"/>
                <w:cs/>
              </w:rPr>
              <w:t>ต้องการให้มีการจัดการเรียนการสอนที่</w:t>
            </w:r>
            <w:r w:rsidRPr="00B60D70">
              <w:rPr>
                <w:rFonts w:ascii="TH SarabunPSK" w:eastAsia="Angsana New" w:hAnsi="TH SarabunPSK" w:cs="TH SarabunPSK" w:hint="cs"/>
                <w:sz w:val="28"/>
                <w:szCs w:val="28"/>
                <w:cs/>
              </w:rPr>
              <w:lastRenderedPageBreak/>
              <w:t xml:space="preserve">ตอบสนองคนทุกช่วงวัย หลักสูตรมีศักยภาพที่จะตอบสนองตอบความต้องการนี้ในด้านการทำหลักสูตร </w:t>
            </w:r>
            <w:r w:rsidRPr="00B60D70">
              <w:rPr>
                <w:rFonts w:ascii="TH SarabunPSK" w:eastAsia="Angsana New" w:hAnsi="TH SarabunPSK" w:cs="TH SarabunPSK" w:hint="cs"/>
                <w:sz w:val="28"/>
                <w:szCs w:val="28"/>
              </w:rPr>
              <w:t xml:space="preserve">Non-Degree </w:t>
            </w:r>
            <w:r w:rsidRPr="00B60D70">
              <w:rPr>
                <w:rFonts w:ascii="TH SarabunPSK" w:eastAsia="Angsana New" w:hAnsi="TH SarabunPSK" w:cs="TH SarabunPSK" w:hint="cs"/>
                <w:sz w:val="28"/>
                <w:szCs w:val="28"/>
                <w:cs/>
              </w:rPr>
              <w:t>ทั้งด้านนักออกแบบการสอน นักออกแบบการเรียนรู้ นักจัดกระบวนการเรียนรู้และโค้ชเพื่อการแปลงการเรียนรู้ไปสู่สมรรถนะปฏิบัติ (</w:t>
            </w:r>
            <w:r w:rsidRPr="00B60D70">
              <w:rPr>
                <w:rFonts w:ascii="TH SarabunPSK" w:eastAsia="Angsana New" w:hAnsi="TH SarabunPSK" w:cs="TH SarabunPSK" w:hint="cs"/>
                <w:sz w:val="28"/>
                <w:szCs w:val="28"/>
              </w:rPr>
              <w:t xml:space="preserve">Performance) </w:t>
            </w:r>
            <w:r w:rsidRPr="00B60D70">
              <w:rPr>
                <w:rFonts w:ascii="TH SarabunPSK" w:eastAsia="Angsana New" w:hAnsi="TH SarabunPSK" w:cs="TH SarabunPSK" w:hint="cs"/>
                <w:sz w:val="28"/>
                <w:szCs w:val="28"/>
                <w:cs/>
              </w:rPr>
              <w:t>เพื่อการทำงานจัดทำหลักสูตรแบบไม่ได้ปริญญา</w:t>
            </w:r>
          </w:p>
        </w:tc>
      </w:tr>
      <w:tr w:rsidR="00B60D70" w:rsidRPr="00B60D70" w14:paraId="330174FE" w14:textId="77777777" w:rsidTr="006D2B9A">
        <w:trPr>
          <w:trHeight w:val="241"/>
          <w:jc w:val="center"/>
        </w:trPr>
        <w:tc>
          <w:tcPr>
            <w:tcW w:w="811" w:type="pct"/>
            <w:shd w:val="clear" w:color="auto" w:fill="auto"/>
          </w:tcPr>
          <w:p w14:paraId="3FA02933" w14:textId="52CFC2A7" w:rsidR="00B07A85" w:rsidRPr="00B60D70" w:rsidRDefault="00B07A85" w:rsidP="00F51F70">
            <w:pPr>
              <w:tabs>
                <w:tab w:val="left" w:pos="1510"/>
              </w:tabs>
              <w:ind w:right="26"/>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กลุ่มที่ 2 องค์กรภาครัฐ : คณะ</w:t>
            </w:r>
          </w:p>
        </w:tc>
        <w:tc>
          <w:tcPr>
            <w:tcW w:w="813" w:type="pct"/>
            <w:shd w:val="clear" w:color="auto" w:fill="auto"/>
          </w:tcPr>
          <w:p w14:paraId="7E59598C" w14:textId="77777777" w:rsidR="00B07A85" w:rsidRPr="00B60D70" w:rsidRDefault="00B07A85" w:rsidP="00DB066E">
            <w:pPr>
              <w:jc w:val="center"/>
              <w:rPr>
                <w:rFonts w:ascii="TH SarabunPSK" w:eastAsia="Angsana New" w:hAnsi="TH SarabunPSK" w:cs="TH SarabunPSK"/>
                <w:sz w:val="28"/>
                <w:szCs w:val="28"/>
              </w:rPr>
            </w:pPr>
          </w:p>
        </w:tc>
        <w:tc>
          <w:tcPr>
            <w:tcW w:w="1017" w:type="pct"/>
            <w:shd w:val="clear" w:color="auto" w:fill="auto"/>
          </w:tcPr>
          <w:p w14:paraId="06A145F3" w14:textId="77777777" w:rsidR="00B07A85" w:rsidRPr="00B60D70" w:rsidRDefault="00B07A85" w:rsidP="00B07A85">
            <w:pPr>
              <w:ind w:right="26"/>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ศึกษาจากนโยบายของคณะ</w:t>
            </w:r>
          </w:p>
          <w:p w14:paraId="080FFA92" w14:textId="4D1B04DE" w:rsidR="00B07A85" w:rsidRPr="00B60D70" w:rsidRDefault="00B07A85"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 xml:space="preserve">นโยบายด้านการจัดการศึกษาเพื่อคนทุกช่วงวัยโดยตอบสนองต่อนโยบายของ </w:t>
            </w:r>
            <w:proofErr w:type="spellStart"/>
            <w:r w:rsidRPr="00B60D70">
              <w:rPr>
                <w:rFonts w:ascii="TH SarabunPSK" w:eastAsia="Angsana New" w:hAnsi="TH SarabunPSK" w:cs="TH SarabunPSK" w:hint="cs"/>
                <w:sz w:val="28"/>
                <w:szCs w:val="28"/>
                <w:cs/>
              </w:rPr>
              <w:t>มจ</w:t>
            </w:r>
            <w:proofErr w:type="spellEnd"/>
            <w:r w:rsidRPr="00B60D70">
              <w:rPr>
                <w:rFonts w:ascii="TH SarabunPSK" w:eastAsia="Angsana New" w:hAnsi="TH SarabunPSK" w:cs="TH SarabunPSK" w:hint="cs"/>
                <w:sz w:val="28"/>
                <w:szCs w:val="28"/>
                <w:cs/>
              </w:rPr>
              <w:t>ธ.</w:t>
            </w:r>
          </w:p>
          <w:p w14:paraId="44CD4FC3" w14:textId="2ED2A3D3" w:rsidR="00B07A85" w:rsidRPr="00B60D70" w:rsidRDefault="00B07A85" w:rsidP="00FF7D50">
            <w:pPr>
              <w:pStyle w:val="af9"/>
              <w:numPr>
                <w:ilvl w:val="0"/>
                <w:numId w:val="88"/>
              </w:numPr>
              <w:ind w:left="323" w:right="26" w:hanging="323"/>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 xml:space="preserve">การพัฒนาความเชี่ยวชาญเฉพาะของแต่ละสาขาวิชาโดยเฉพาะสาขาวิชาวิศวกรรมโยธา คือ </w:t>
            </w:r>
            <w:r w:rsidR="009E223B" w:rsidRPr="00B60D70">
              <w:rPr>
                <w:rFonts w:ascii="TH SarabunPSK" w:eastAsia="Angsana New" w:hAnsi="TH SarabunPSK" w:cs="TH SarabunPSK" w:hint="cs"/>
                <w:sz w:val="28"/>
                <w:szCs w:val="28"/>
                <w:cs/>
              </w:rPr>
              <w:t>การประยุกต์ใช้แบบแบบจำลองสารสนเทศอาคาร</w:t>
            </w:r>
          </w:p>
        </w:tc>
        <w:tc>
          <w:tcPr>
            <w:tcW w:w="864" w:type="pct"/>
            <w:shd w:val="clear" w:color="auto" w:fill="auto"/>
          </w:tcPr>
          <w:p w14:paraId="1379C814" w14:textId="7F103371" w:rsidR="00B07A85" w:rsidRPr="00B60D70" w:rsidRDefault="009E223B" w:rsidP="00F51F70">
            <w:pPr>
              <w:ind w:right="26"/>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รูปแบบการเรียนรู้ที่เปิดกว้างกับผู้เรียนทุกช่วงวัย</w:t>
            </w:r>
          </w:p>
        </w:tc>
        <w:tc>
          <w:tcPr>
            <w:tcW w:w="1496" w:type="pct"/>
            <w:shd w:val="clear" w:color="auto" w:fill="auto"/>
          </w:tcPr>
          <w:p w14:paraId="41FD71BF" w14:textId="55BB5B94" w:rsidR="00B07A85" w:rsidRPr="00B60D70" w:rsidRDefault="009E223B" w:rsidP="009E223B">
            <w:pPr>
              <w:ind w:right="26"/>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คณะมีวิสัยทัศน์ในการสร้างผู้สร้างนวัตกรที่สามารถสร้างสรรค์นวัตกรรมซึ่งต้องอาศัยบุคคลที่มีความสามารถใน</w:t>
            </w:r>
            <w:proofErr w:type="spellStart"/>
            <w:r w:rsidRPr="00B60D70">
              <w:rPr>
                <w:rFonts w:ascii="TH SarabunPSK" w:eastAsia="Angsana New" w:hAnsi="TH SarabunPSK" w:cs="TH SarabunPSK" w:hint="cs"/>
                <w:sz w:val="28"/>
                <w:szCs w:val="28"/>
                <w:cs/>
              </w:rPr>
              <w:t>ที่นี้</w:t>
            </w:r>
            <w:proofErr w:type="spellEnd"/>
            <w:r w:rsidRPr="00B60D70">
              <w:rPr>
                <w:rFonts w:ascii="TH SarabunPSK" w:eastAsia="Angsana New" w:hAnsi="TH SarabunPSK" w:cs="TH SarabunPSK" w:hint="cs"/>
                <w:sz w:val="28"/>
                <w:szCs w:val="28"/>
                <w:cs/>
              </w:rPr>
              <w:t xml:space="preserve">คณะมุ่งสร้างนักศึกษาให้เป็น </w:t>
            </w:r>
            <w:r w:rsidRPr="00B60D70">
              <w:rPr>
                <w:rFonts w:ascii="TH SarabunPSK" w:eastAsia="Angsana New" w:hAnsi="TH SarabunPSK" w:cs="TH SarabunPSK" w:hint="cs"/>
                <w:sz w:val="28"/>
                <w:szCs w:val="28"/>
              </w:rPr>
              <w:t>Social Change A</w:t>
            </w:r>
            <w:r w:rsidR="00171C76" w:rsidRPr="00B60D70">
              <w:rPr>
                <w:rFonts w:ascii="TH SarabunPSK" w:eastAsia="Angsana New" w:hAnsi="TH SarabunPSK" w:cs="TH SarabunPSK"/>
                <w:sz w:val="28"/>
                <w:szCs w:val="28"/>
              </w:rPr>
              <w:t>ge</w:t>
            </w:r>
            <w:r w:rsidR="007E6EE1" w:rsidRPr="00B60D70">
              <w:rPr>
                <w:rFonts w:ascii="TH SarabunPSK" w:eastAsia="Angsana New" w:hAnsi="TH SarabunPSK" w:cs="TH SarabunPSK"/>
                <w:sz w:val="28"/>
                <w:szCs w:val="28"/>
              </w:rPr>
              <w:t>nts</w:t>
            </w:r>
            <w:r w:rsidRPr="00B60D70">
              <w:rPr>
                <w:rFonts w:ascii="TH SarabunPSK" w:eastAsia="Angsana New" w:hAnsi="TH SarabunPSK" w:cs="TH SarabunPSK" w:hint="cs"/>
                <w:sz w:val="28"/>
                <w:szCs w:val="28"/>
              </w:rPr>
              <w:t xml:space="preserve"> </w:t>
            </w:r>
            <w:r w:rsidRPr="00B60D70">
              <w:rPr>
                <w:rFonts w:ascii="TH SarabunPSK" w:eastAsia="Angsana New" w:hAnsi="TH SarabunPSK" w:cs="TH SarabunPSK" w:hint="cs"/>
                <w:sz w:val="28"/>
                <w:szCs w:val="28"/>
                <w:cs/>
              </w:rPr>
              <w:t xml:space="preserve">ต้องการ บัณฑิตที่มีคุณภาพตาม </w:t>
            </w:r>
            <w:r w:rsidRPr="00B60D70">
              <w:rPr>
                <w:rFonts w:ascii="TH SarabunPSK" w:eastAsia="Angsana New" w:hAnsi="TH SarabunPSK" w:cs="TH SarabunPSK" w:hint="cs"/>
                <w:sz w:val="28"/>
                <w:szCs w:val="28"/>
              </w:rPr>
              <w:t xml:space="preserve">KMUTT Student QF </w:t>
            </w:r>
            <w:r w:rsidRPr="00B60D70">
              <w:rPr>
                <w:rFonts w:ascii="TH SarabunPSK" w:eastAsia="Angsana New" w:hAnsi="TH SarabunPSK" w:cs="TH SarabunPSK" w:hint="cs"/>
                <w:sz w:val="28"/>
                <w:szCs w:val="28"/>
                <w:cs/>
              </w:rPr>
              <w:t>และความสามารถเฉพาะทางด้านการจัดการเรียนรู้ทั้งในสถานศึกษาและสถานประกอบการโดยเฉพาะด้านอุตสาหกรรมการก่อสร้าง</w:t>
            </w:r>
          </w:p>
        </w:tc>
      </w:tr>
      <w:tr w:rsidR="00B60D70" w:rsidRPr="00B60D70" w14:paraId="778ED359" w14:textId="77777777" w:rsidTr="006D2B9A">
        <w:trPr>
          <w:trHeight w:val="241"/>
          <w:jc w:val="center"/>
        </w:trPr>
        <w:tc>
          <w:tcPr>
            <w:tcW w:w="811" w:type="pct"/>
            <w:shd w:val="clear" w:color="auto" w:fill="auto"/>
          </w:tcPr>
          <w:p w14:paraId="3B874A38" w14:textId="517AC089" w:rsidR="009E223B" w:rsidRPr="00B60D70" w:rsidRDefault="009E223B" w:rsidP="00F51F70">
            <w:pPr>
              <w:tabs>
                <w:tab w:val="left" w:pos="1510"/>
              </w:tabs>
              <w:ind w:right="26"/>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กลุ่มที่ 3 องค์กรวิชาชีพ : สถาบันคุณวุฒิวิชาชีพ (</w:t>
            </w:r>
            <w:proofErr w:type="spellStart"/>
            <w:r w:rsidRPr="00B60D70">
              <w:rPr>
                <w:rFonts w:ascii="TH SarabunPSK" w:eastAsia="Angsana New" w:hAnsi="TH SarabunPSK" w:cs="TH SarabunPSK" w:hint="cs"/>
                <w:sz w:val="28"/>
                <w:szCs w:val="28"/>
                <w:cs/>
              </w:rPr>
              <w:t>สคช</w:t>
            </w:r>
            <w:proofErr w:type="spellEnd"/>
            <w:r w:rsidRPr="00B60D70">
              <w:rPr>
                <w:rFonts w:ascii="TH SarabunPSK" w:eastAsia="Angsana New" w:hAnsi="TH SarabunPSK" w:cs="TH SarabunPSK" w:hint="cs"/>
                <w:sz w:val="28"/>
                <w:szCs w:val="28"/>
                <w:cs/>
              </w:rPr>
              <w:t>.)</w:t>
            </w:r>
          </w:p>
        </w:tc>
        <w:tc>
          <w:tcPr>
            <w:tcW w:w="813" w:type="pct"/>
            <w:shd w:val="clear" w:color="auto" w:fill="auto"/>
          </w:tcPr>
          <w:p w14:paraId="503717F1" w14:textId="65D4E00E" w:rsidR="009E223B" w:rsidRPr="00B60D70" w:rsidRDefault="00C8371B" w:rsidP="00DB066E">
            <w:pPr>
              <w:jc w:val="center"/>
              <w:rPr>
                <w:rFonts w:ascii="TH SarabunPSK" w:eastAsia="Angsana New" w:hAnsi="TH SarabunPSK" w:cs="TH SarabunPSK"/>
                <w:sz w:val="28"/>
                <w:szCs w:val="28"/>
              </w:rPr>
            </w:pPr>
            <w:r w:rsidRPr="00B60D70">
              <w:rPr>
                <w:rFonts w:ascii="TH SarabunPSK" w:eastAsia="Angsana New" w:hAnsi="TH SarabunPSK" w:cs="TH SarabunPSK" w:hint="cs"/>
                <w:sz w:val="28"/>
                <w:szCs w:val="28"/>
              </w:rPr>
              <w:t>-</w:t>
            </w:r>
          </w:p>
        </w:tc>
        <w:tc>
          <w:tcPr>
            <w:tcW w:w="1017" w:type="pct"/>
            <w:shd w:val="clear" w:color="auto" w:fill="auto"/>
          </w:tcPr>
          <w:p w14:paraId="3FAE6CCF" w14:textId="3254BBDA" w:rsidR="009E223B" w:rsidRPr="00B60D70" w:rsidRDefault="009E223B" w:rsidP="009E223B">
            <w:pPr>
              <w:ind w:right="26"/>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ศึกษาจากเอกสารมาตรฐานคุณวุฒิวิชาชีพสาขาวิชาชีพอุตสาหกรรมก่อสร้างและการผังเมือง</w:t>
            </w:r>
          </w:p>
          <w:p w14:paraId="6C9E4AF8" w14:textId="54B9AE95" w:rsidR="009E223B" w:rsidRPr="00B60D70" w:rsidRDefault="009E223B" w:rsidP="009E223B">
            <w:pPr>
              <w:ind w:right="26"/>
              <w:jc w:val="left"/>
              <w:rPr>
                <w:rFonts w:ascii="TH SarabunPSK" w:eastAsia="Angsana New" w:hAnsi="TH SarabunPSK" w:cs="TH SarabunPSK"/>
                <w:sz w:val="28"/>
                <w:szCs w:val="28"/>
                <w:cs/>
              </w:rPr>
            </w:pPr>
          </w:p>
        </w:tc>
        <w:tc>
          <w:tcPr>
            <w:tcW w:w="864" w:type="pct"/>
            <w:shd w:val="clear" w:color="auto" w:fill="auto"/>
          </w:tcPr>
          <w:p w14:paraId="0FAF04CE" w14:textId="144F0A0B" w:rsidR="009E223B" w:rsidRPr="00B60D70" w:rsidRDefault="009E223B" w:rsidP="00F51F70">
            <w:pPr>
              <w:ind w:right="26"/>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สมรรถนะ (ความรู้ ทักษะ และเจตคติ) เพื่อให้สามารถสอบผ่านมาตรฐานคุณวุฒิวิชาชีพ</w:t>
            </w:r>
          </w:p>
        </w:tc>
        <w:tc>
          <w:tcPr>
            <w:tcW w:w="1496" w:type="pct"/>
            <w:shd w:val="clear" w:color="auto" w:fill="auto"/>
          </w:tcPr>
          <w:p w14:paraId="48581E4A" w14:textId="01F7DBDD" w:rsidR="009E223B" w:rsidRPr="00B60D70" w:rsidRDefault="009E223B" w:rsidP="006C3776">
            <w:pPr>
              <w:ind w:right="26"/>
              <w:rPr>
                <w:rFonts w:ascii="TH SarabunPSK" w:eastAsia="Angsana New" w:hAnsi="TH SarabunPSK" w:cs="TH SarabunPSK"/>
                <w:sz w:val="28"/>
                <w:szCs w:val="28"/>
                <w:cs/>
              </w:rPr>
            </w:pPr>
            <w:proofErr w:type="spellStart"/>
            <w:r w:rsidRPr="00B60D70">
              <w:rPr>
                <w:rFonts w:ascii="TH SarabunPSK" w:eastAsia="Angsana New" w:hAnsi="TH SarabunPSK" w:cs="TH SarabunPSK" w:hint="cs"/>
                <w:sz w:val="28"/>
                <w:szCs w:val="28"/>
                <w:cs/>
              </w:rPr>
              <w:t>สคช</w:t>
            </w:r>
            <w:proofErr w:type="spellEnd"/>
            <w:r w:rsidRPr="00B60D70">
              <w:rPr>
                <w:rFonts w:ascii="TH SarabunPSK" w:eastAsia="Angsana New" w:hAnsi="TH SarabunPSK" w:cs="TH SarabunPSK" w:hint="cs"/>
                <w:sz w:val="28"/>
                <w:szCs w:val="28"/>
                <w:cs/>
              </w:rPr>
              <w:t>. ได้ออกประกาศมาตรฐานคุณวุฒิวิชาชีพสาขาวิชาชีพอุตสาหกรรมก่อสร้างและการผังเมือง</w:t>
            </w:r>
            <w:r w:rsidRPr="00B60D70">
              <w:rPr>
                <w:rFonts w:ascii="TH SarabunPSK" w:eastAsia="Angsana New" w:hAnsi="TH SarabunPSK" w:cs="TH SarabunPSK" w:hint="cs"/>
                <w:sz w:val="28"/>
                <w:szCs w:val="28"/>
              </w:rPr>
              <w:t xml:space="preserve"> </w:t>
            </w:r>
            <w:r w:rsidRPr="00B60D70">
              <w:rPr>
                <w:rFonts w:ascii="TH SarabunPSK" w:eastAsia="Angsana New" w:hAnsi="TH SarabunPSK" w:cs="TH SarabunPSK" w:hint="cs"/>
                <w:sz w:val="28"/>
                <w:szCs w:val="28"/>
                <w:cs/>
              </w:rPr>
              <w:t xml:space="preserve">จำนวน 79 คุณวุฒิวิชาชีพ </w:t>
            </w:r>
            <w:r w:rsidR="006C3776" w:rsidRPr="00B60D70">
              <w:rPr>
                <w:rFonts w:ascii="TH SarabunPSK" w:eastAsia="Angsana New" w:hAnsi="TH SarabunPSK" w:cs="TH SarabunPSK" w:hint="cs"/>
                <w:sz w:val="28"/>
                <w:szCs w:val="28"/>
                <w:cs/>
              </w:rPr>
              <w:t xml:space="preserve">ที่สอดคล้องกับหลักสูตร ได้แก่ </w:t>
            </w:r>
            <w:r w:rsidR="006C3776" w:rsidRPr="00B60D70">
              <w:rPr>
                <w:rFonts w:ascii="TH SarabunPSK" w:eastAsia="Angsana New" w:hAnsi="TH SarabunPSK" w:cs="TH SarabunPSK" w:hint="cs"/>
                <w:sz w:val="28"/>
                <w:szCs w:val="28"/>
              </w:rPr>
              <w:t xml:space="preserve">(1) </w:t>
            </w:r>
            <w:r w:rsidR="006C3776" w:rsidRPr="00B60D70">
              <w:rPr>
                <w:rFonts w:ascii="TH SarabunPSK" w:eastAsia="Angsana New" w:hAnsi="TH SarabunPSK" w:cs="TH SarabunPSK" w:hint="cs"/>
                <w:sz w:val="28"/>
                <w:szCs w:val="28"/>
                <w:cs/>
              </w:rPr>
              <w:t>สาขางานผู้ควบคุมการก่อสร้าง อาชีพผู้ควบคุมการก่อสร้าง (อาคารพักอาศัย) ระดับ 4 หรือ 5</w:t>
            </w:r>
            <w:r w:rsidR="006C3776" w:rsidRPr="00B60D70">
              <w:rPr>
                <w:rFonts w:ascii="TH SarabunPSK" w:eastAsia="Angsana New" w:hAnsi="TH SarabunPSK" w:cs="TH SarabunPSK" w:hint="cs"/>
                <w:sz w:val="28"/>
                <w:szCs w:val="28"/>
              </w:rPr>
              <w:t xml:space="preserve"> (2) </w:t>
            </w:r>
            <w:r w:rsidR="006C3776" w:rsidRPr="00B60D70">
              <w:rPr>
                <w:rFonts w:ascii="TH SarabunPSK" w:eastAsia="Angsana New" w:hAnsi="TH SarabunPSK" w:cs="TH SarabunPSK" w:hint="cs"/>
                <w:sz w:val="28"/>
                <w:szCs w:val="28"/>
                <w:cs/>
              </w:rPr>
              <w:t>สาขา</w:t>
            </w:r>
            <w:r w:rsidR="006C3776" w:rsidRPr="00B60D70">
              <w:rPr>
                <w:rFonts w:ascii="TH SarabunPSK" w:eastAsia="Angsana New" w:hAnsi="TH SarabunPSK" w:cs="TH SarabunPSK" w:hint="cs"/>
                <w:sz w:val="28"/>
                <w:szCs w:val="28"/>
                <w:cs/>
              </w:rPr>
              <w:lastRenderedPageBreak/>
              <w:t>การเขียนแบบและการประมาณราคาอาชีพช่างเขียนแบบสถาปัตยกรรม ระดับ 4 หรือ 5</w:t>
            </w:r>
            <w:r w:rsidR="006C3776" w:rsidRPr="00B60D70">
              <w:rPr>
                <w:rFonts w:ascii="TH SarabunPSK" w:eastAsia="Angsana New" w:hAnsi="TH SarabunPSK" w:cs="TH SarabunPSK" w:hint="cs"/>
                <w:sz w:val="28"/>
                <w:szCs w:val="28"/>
              </w:rPr>
              <w:t xml:space="preserve"> (3)</w:t>
            </w:r>
            <w:r w:rsidR="006C3776" w:rsidRPr="00B60D70">
              <w:rPr>
                <w:rFonts w:ascii="TH SarabunPSK" w:eastAsia="Angsana New" w:hAnsi="TH SarabunPSK" w:cs="TH SarabunPSK" w:hint="cs"/>
                <w:sz w:val="28"/>
                <w:szCs w:val="28"/>
                <w:cs/>
              </w:rPr>
              <w:t xml:space="preserve"> อาชีพช่างเขียนแบบโครงสร้าง ระดับ 4 หรือ 5 </w:t>
            </w:r>
            <w:r w:rsidR="006C3776" w:rsidRPr="00B60D70">
              <w:rPr>
                <w:rFonts w:ascii="TH SarabunPSK" w:eastAsia="Angsana New" w:hAnsi="TH SarabunPSK" w:cs="TH SarabunPSK" w:hint="cs"/>
                <w:sz w:val="28"/>
                <w:szCs w:val="28"/>
              </w:rPr>
              <w:t xml:space="preserve">(4) </w:t>
            </w:r>
            <w:r w:rsidR="006C3776" w:rsidRPr="00B60D70">
              <w:rPr>
                <w:rFonts w:ascii="TH SarabunPSK" w:eastAsia="Angsana New" w:hAnsi="TH SarabunPSK" w:cs="TH SarabunPSK" w:hint="cs"/>
                <w:sz w:val="28"/>
                <w:szCs w:val="28"/>
                <w:cs/>
              </w:rPr>
              <w:t xml:space="preserve">อาชีพช่างเขียนแบบจำลองสารสนเทศอาคาร ระดับ </w:t>
            </w:r>
            <w:r w:rsidR="006C3776" w:rsidRPr="00B60D70">
              <w:rPr>
                <w:rFonts w:ascii="TH SarabunPSK" w:eastAsia="Angsana New" w:hAnsi="TH SarabunPSK" w:cs="TH SarabunPSK" w:hint="cs"/>
                <w:sz w:val="28"/>
                <w:szCs w:val="28"/>
              </w:rPr>
              <w:t>4</w:t>
            </w:r>
            <w:r w:rsidR="006C3776" w:rsidRPr="00B60D70">
              <w:rPr>
                <w:rFonts w:ascii="TH SarabunPSK" w:eastAsia="Angsana New" w:hAnsi="TH SarabunPSK" w:cs="TH SarabunPSK" w:hint="cs"/>
                <w:sz w:val="28"/>
                <w:szCs w:val="28"/>
                <w:cs/>
              </w:rPr>
              <w:t xml:space="preserve"> หรือ </w:t>
            </w:r>
            <w:r w:rsidR="006C3776" w:rsidRPr="00B60D70">
              <w:rPr>
                <w:rFonts w:ascii="TH SarabunPSK" w:eastAsia="Angsana New" w:hAnsi="TH SarabunPSK" w:cs="TH SarabunPSK" w:hint="cs"/>
                <w:sz w:val="28"/>
                <w:szCs w:val="28"/>
              </w:rPr>
              <w:t xml:space="preserve">5 (5) </w:t>
            </w:r>
            <w:r w:rsidR="006C3776" w:rsidRPr="00B60D70">
              <w:rPr>
                <w:rFonts w:ascii="TH SarabunPSK" w:eastAsia="Angsana New" w:hAnsi="TH SarabunPSK" w:cs="TH SarabunPSK" w:hint="cs"/>
                <w:sz w:val="28"/>
                <w:szCs w:val="28"/>
                <w:cs/>
              </w:rPr>
              <w:t xml:space="preserve">สาขางานก่อสร้างฐานราก และโครงสร้างอาคาร อาชีพช่างก่ออิฐ ระดับ 4 </w:t>
            </w:r>
            <w:r w:rsidR="006C3776" w:rsidRPr="00B60D70">
              <w:rPr>
                <w:rFonts w:ascii="TH SarabunPSK" w:eastAsia="Angsana New" w:hAnsi="TH SarabunPSK" w:cs="TH SarabunPSK" w:hint="cs"/>
                <w:sz w:val="28"/>
                <w:szCs w:val="28"/>
              </w:rPr>
              <w:t xml:space="preserve">(6) </w:t>
            </w:r>
            <w:r w:rsidR="006C3776" w:rsidRPr="00B60D70">
              <w:rPr>
                <w:rFonts w:ascii="TH SarabunPSK" w:eastAsia="Angsana New" w:hAnsi="TH SarabunPSK" w:cs="TH SarabunPSK" w:hint="cs"/>
                <w:sz w:val="28"/>
                <w:szCs w:val="28"/>
                <w:cs/>
              </w:rPr>
              <w:t>อาชีพช่างสำรวจเพื่องานก่อสร้าง ระดับ 3 หรือ 4</w:t>
            </w:r>
            <w:r w:rsidR="006C3776" w:rsidRPr="00B60D70">
              <w:rPr>
                <w:rFonts w:ascii="TH SarabunPSK" w:eastAsia="Angsana New" w:hAnsi="TH SarabunPSK" w:cs="TH SarabunPSK" w:hint="cs"/>
                <w:sz w:val="28"/>
                <w:szCs w:val="28"/>
              </w:rPr>
              <w:t xml:space="preserve"> </w:t>
            </w:r>
            <w:r w:rsidR="006C3776" w:rsidRPr="00B60D70">
              <w:rPr>
                <w:rFonts w:ascii="TH SarabunPSK" w:eastAsia="Angsana New" w:hAnsi="TH SarabunPSK" w:cs="TH SarabunPSK" w:hint="cs"/>
                <w:sz w:val="28"/>
                <w:szCs w:val="28"/>
                <w:cs/>
              </w:rPr>
              <w:t xml:space="preserve">และ </w:t>
            </w:r>
            <w:r w:rsidR="006C3776" w:rsidRPr="00B60D70">
              <w:rPr>
                <w:rFonts w:ascii="TH SarabunPSK" w:eastAsia="Angsana New" w:hAnsi="TH SarabunPSK" w:cs="TH SarabunPSK" w:hint="cs"/>
                <w:sz w:val="28"/>
                <w:szCs w:val="28"/>
              </w:rPr>
              <w:t xml:space="preserve">(7) </w:t>
            </w:r>
            <w:r w:rsidR="006C3776" w:rsidRPr="00B60D70">
              <w:rPr>
                <w:rFonts w:ascii="TH SarabunPSK" w:eastAsia="Angsana New" w:hAnsi="TH SarabunPSK" w:cs="TH SarabunPSK" w:hint="cs"/>
                <w:sz w:val="28"/>
                <w:szCs w:val="28"/>
                <w:cs/>
              </w:rPr>
              <w:t xml:space="preserve">อาชีพช่างประกอบและติดตั้งเหล็กโครงสร้าง ระดับ 4 </w:t>
            </w:r>
            <w:r w:rsidR="006C3776" w:rsidRPr="00B60D70">
              <w:rPr>
                <w:rFonts w:ascii="TH SarabunPSK" w:eastAsia="Angsana New" w:hAnsi="TH SarabunPSK" w:cs="TH SarabunPSK" w:hint="cs"/>
                <w:sz w:val="28"/>
                <w:szCs w:val="28"/>
              </w:rPr>
              <w:t xml:space="preserve">(8) </w:t>
            </w:r>
            <w:r w:rsidR="006C3776" w:rsidRPr="00B60D70">
              <w:rPr>
                <w:rFonts w:ascii="TH SarabunPSK" w:eastAsia="Angsana New" w:hAnsi="TH SarabunPSK" w:cs="TH SarabunPSK" w:hint="cs"/>
                <w:sz w:val="28"/>
                <w:szCs w:val="28"/>
                <w:cs/>
              </w:rPr>
              <w:t>อาชีพช่างติดตั้งระบบชิ้นส่วนสำเร็จรูป ระดับ 4</w:t>
            </w:r>
          </w:p>
        </w:tc>
      </w:tr>
      <w:tr w:rsidR="00B60D70" w:rsidRPr="00B60D70" w14:paraId="1DADEE1B" w14:textId="77777777" w:rsidTr="006D2B9A">
        <w:trPr>
          <w:trHeight w:val="241"/>
          <w:jc w:val="center"/>
        </w:trPr>
        <w:tc>
          <w:tcPr>
            <w:tcW w:w="811" w:type="pct"/>
            <w:shd w:val="clear" w:color="auto" w:fill="auto"/>
          </w:tcPr>
          <w:p w14:paraId="22E35BBA" w14:textId="272DF648" w:rsidR="006C3776" w:rsidRPr="00B60D70" w:rsidRDefault="006C3776" w:rsidP="00F51F70">
            <w:pPr>
              <w:tabs>
                <w:tab w:val="left" w:pos="1510"/>
              </w:tabs>
              <w:ind w:right="26"/>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กลุ่ม 3 องค์กรวิชาชีพ : คุรุสภา</w:t>
            </w:r>
          </w:p>
        </w:tc>
        <w:tc>
          <w:tcPr>
            <w:tcW w:w="813" w:type="pct"/>
            <w:shd w:val="clear" w:color="auto" w:fill="auto"/>
          </w:tcPr>
          <w:p w14:paraId="0742C172" w14:textId="23C2C40F" w:rsidR="006C3776" w:rsidRPr="00B60D70" w:rsidRDefault="006C3776" w:rsidP="00DB066E">
            <w:pPr>
              <w:jc w:val="center"/>
              <w:rPr>
                <w:rFonts w:ascii="TH SarabunPSK" w:eastAsia="Angsana New" w:hAnsi="TH SarabunPSK" w:cs="TH SarabunPSK"/>
                <w:sz w:val="28"/>
                <w:szCs w:val="28"/>
              </w:rPr>
            </w:pPr>
            <w:r w:rsidRPr="00B60D70">
              <w:rPr>
                <w:rFonts w:ascii="TH SarabunPSK" w:eastAsia="Angsana New" w:hAnsi="TH SarabunPSK" w:cs="TH SarabunPSK" w:hint="cs"/>
                <w:sz w:val="28"/>
                <w:szCs w:val="28"/>
              </w:rPr>
              <w:t>-</w:t>
            </w:r>
          </w:p>
        </w:tc>
        <w:tc>
          <w:tcPr>
            <w:tcW w:w="1017" w:type="pct"/>
            <w:shd w:val="clear" w:color="auto" w:fill="auto"/>
          </w:tcPr>
          <w:p w14:paraId="5E9289A7" w14:textId="77777777" w:rsidR="006C3776" w:rsidRPr="00B60D70" w:rsidRDefault="006C3776"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ศึกษาจากเอกสาร</w:t>
            </w:r>
          </w:p>
          <w:p w14:paraId="2703E1D8" w14:textId="36B7B445" w:rsidR="006C3776" w:rsidRPr="00B60D70" w:rsidRDefault="006C3776" w:rsidP="00FF7D50">
            <w:pPr>
              <w:pStyle w:val="af9"/>
              <w:numPr>
                <w:ilvl w:val="0"/>
                <w:numId w:val="88"/>
              </w:numPr>
              <w:ind w:left="323" w:right="26" w:hanging="323"/>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การเสวนา</w:t>
            </w:r>
          </w:p>
        </w:tc>
        <w:tc>
          <w:tcPr>
            <w:tcW w:w="864" w:type="pct"/>
            <w:shd w:val="clear" w:color="auto" w:fill="auto"/>
          </w:tcPr>
          <w:p w14:paraId="38C1BD17" w14:textId="77777777" w:rsidR="006C3776" w:rsidRPr="00B60D70" w:rsidRDefault="006C3776" w:rsidP="006C3776">
            <w:pPr>
              <w:ind w:right="26"/>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 xml:space="preserve">ข้อกฎหมายที่เกี่ยวข้องกับหลักสูตร </w:t>
            </w:r>
          </w:p>
          <w:p w14:paraId="7B7FFA5C" w14:textId="77777777" w:rsidR="006C3776" w:rsidRPr="00B60D70" w:rsidRDefault="006C3776" w:rsidP="006C3776">
            <w:pPr>
              <w:ind w:right="26"/>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ซึ่งสะท้อนถึง</w:t>
            </w:r>
          </w:p>
          <w:p w14:paraId="77B4A7E9" w14:textId="7A016EEE" w:rsidR="006C3776" w:rsidRPr="00B60D70" w:rsidRDefault="006C3776"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สมรรถนะของนักศึกษาตามมาตรฐานวิชาชีพ</w:t>
            </w:r>
          </w:p>
          <w:p w14:paraId="689A85A9" w14:textId="6E4F59DB" w:rsidR="006C3776" w:rsidRPr="00B60D70" w:rsidRDefault="006C3776"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 xml:space="preserve">การบริหารจัดการหลักสูตร </w:t>
            </w:r>
          </w:p>
          <w:p w14:paraId="5AFBF47B" w14:textId="5C925E25" w:rsidR="006C3776" w:rsidRPr="00B60D70" w:rsidRDefault="006C3776" w:rsidP="00FF7D50">
            <w:pPr>
              <w:pStyle w:val="af9"/>
              <w:numPr>
                <w:ilvl w:val="0"/>
                <w:numId w:val="88"/>
              </w:numPr>
              <w:ind w:left="323" w:right="26" w:hanging="323"/>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การรับรองหลักสูตร</w:t>
            </w:r>
          </w:p>
        </w:tc>
        <w:tc>
          <w:tcPr>
            <w:tcW w:w="1496" w:type="pct"/>
            <w:shd w:val="clear" w:color="auto" w:fill="auto"/>
          </w:tcPr>
          <w:p w14:paraId="1A095CCC" w14:textId="77777777" w:rsidR="006C3776" w:rsidRPr="00B60D70" w:rsidRDefault="006C3776" w:rsidP="006C3776">
            <w:pPr>
              <w:ind w:right="26"/>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คุรุสภาได้ออกประกาศเกณฑ์ เรื่อง</w:t>
            </w:r>
          </w:p>
          <w:p w14:paraId="68B9E6FC" w14:textId="0803870C" w:rsidR="006C3776" w:rsidRPr="00B60D70" w:rsidRDefault="006C3776" w:rsidP="006C3776">
            <w:pPr>
              <w:ind w:right="26"/>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การรับรองปริญญาและประกาศนียบัต</w:t>
            </w:r>
            <w:r w:rsidR="00D40B52" w:rsidRPr="00B60D70">
              <w:rPr>
                <w:rFonts w:ascii="TH SarabunPSK" w:eastAsia="Angsana New" w:hAnsi="TH SarabunPSK" w:cs="TH SarabunPSK" w:hint="cs"/>
                <w:sz w:val="28"/>
                <w:szCs w:val="28"/>
                <w:cs/>
              </w:rPr>
              <w:t>ร</w:t>
            </w:r>
            <w:r w:rsidRPr="00B60D70">
              <w:rPr>
                <w:rFonts w:ascii="TH SarabunPSK" w:eastAsia="Angsana New" w:hAnsi="TH SarabunPSK" w:cs="TH SarabunPSK" w:hint="cs"/>
                <w:sz w:val="28"/>
                <w:szCs w:val="28"/>
                <w:cs/>
              </w:rPr>
              <w:t xml:space="preserve">ทางการศึกษา ตามมาตรฐานวิชาชีพเพื่อการประกอบวิชาชีพ พ.ศ. </w:t>
            </w:r>
            <w:r w:rsidRPr="00B60D70">
              <w:rPr>
                <w:rFonts w:ascii="TH SarabunPSK" w:eastAsia="Angsana New" w:hAnsi="TH SarabunPSK" w:cs="TH SarabunPSK" w:hint="cs"/>
                <w:sz w:val="28"/>
                <w:szCs w:val="28"/>
              </w:rPr>
              <w:t>2567</w:t>
            </w:r>
          </w:p>
          <w:p w14:paraId="0A5CC452" w14:textId="77777777" w:rsidR="006C3776" w:rsidRPr="00B60D70" w:rsidRDefault="006C3776" w:rsidP="006C3776">
            <w:pPr>
              <w:ind w:right="26"/>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ต้องการให้หลักสูตรปรับรายวิชาหรือโครงสร้างให้สอดคล้องเพื่อให้มั่นใจได้ว่า บัณฑิตที่สำเร็จการศึกษาจากหลักสูตรจะมีคุณภาพตามที่คาดหวังตามเกณฑ์ของวิชาชีพ โดยมีสาระสำคัญดังนี้</w:t>
            </w:r>
          </w:p>
          <w:p w14:paraId="20CA8CC8" w14:textId="77777777" w:rsidR="006C3776" w:rsidRPr="00B60D70" w:rsidRDefault="006C3776" w:rsidP="006C3776">
            <w:pPr>
              <w:ind w:right="26"/>
              <w:rPr>
                <w:rFonts w:ascii="TH SarabunPSK" w:eastAsia="Angsana New" w:hAnsi="TH SarabunPSK" w:cs="TH SarabunPSK"/>
                <w:sz w:val="28"/>
                <w:szCs w:val="28"/>
                <w:u w:val="single"/>
              </w:rPr>
            </w:pPr>
            <w:r w:rsidRPr="00B60D70">
              <w:rPr>
                <w:rFonts w:ascii="TH SarabunPSK" w:eastAsia="Angsana New" w:hAnsi="TH SarabunPSK" w:cs="TH SarabunPSK" w:hint="cs"/>
                <w:sz w:val="28"/>
                <w:szCs w:val="28"/>
                <w:u w:val="single"/>
                <w:cs/>
              </w:rPr>
              <w:t>ด้านการบริหารจัดการหลักสูตร</w:t>
            </w:r>
          </w:p>
          <w:p w14:paraId="15879028" w14:textId="0AFBF88A" w:rsidR="006C3776" w:rsidRPr="00B60D70" w:rsidRDefault="006C3776"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 xml:space="preserve">มีรายวิชาบังคับที่ทำให้เกิดผลลัพธ์การเรียนรู้ตามมาตรฐานความรู้และประสบการณ์วิชาชีพครูไม่น้อยกว่า 46 หน่วยกิต </w:t>
            </w:r>
          </w:p>
          <w:p w14:paraId="0CB1FB31" w14:textId="176A54ED" w:rsidR="006C3776" w:rsidRPr="00B60D70" w:rsidRDefault="006C3776"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lastRenderedPageBreak/>
              <w:t>มีรายวิชาฝึกประสบการณ์วิชาชีพระหว่างเรียนและการปฏิบัติการสอนในสถานศึกษาในสาขาวิชาเฉพาะตลอดระยะเวลาการศึกษา และรวมกันไม่น้อยกว่า 1 ปีการศึกษา</w:t>
            </w:r>
          </w:p>
          <w:p w14:paraId="22FE442B" w14:textId="33DD763A" w:rsidR="006C3776" w:rsidRPr="00B60D70" w:rsidRDefault="006C3776"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มีรายวิชาฝึกประสบการณ์วิชาชีพระหว่างเรียนในแต่ละชั้นปีรวมไม่น้อยกว่า 3 หน่วยกิต</w:t>
            </w:r>
          </w:p>
          <w:p w14:paraId="0F89F666" w14:textId="686FF973" w:rsidR="006C3776" w:rsidRPr="00B60D70" w:rsidRDefault="006C3776"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มีรายวิชาฝึกปฏิบัติการสอนในสถานศึกษาในสาขาวิชาเฉพาะไม่น้อยกว่า 3 หน่วยกิต</w:t>
            </w:r>
          </w:p>
          <w:p w14:paraId="077ABDFB" w14:textId="77777777" w:rsidR="006C3776" w:rsidRPr="00B60D70" w:rsidRDefault="006C3776"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มีรายวิชาที่เน้นสมรรถนะซึ่งมีคุณลักษณะบูรณาการสาระความรู้ศาสตร์การสอน และเทคโนโลยี (</w:t>
            </w:r>
            <w:r w:rsidRPr="00B60D70">
              <w:rPr>
                <w:rFonts w:ascii="TH SarabunPSK" w:eastAsia="Angsana New" w:hAnsi="TH SarabunPSK" w:cs="TH SarabunPSK" w:hint="cs"/>
                <w:sz w:val="28"/>
                <w:szCs w:val="28"/>
              </w:rPr>
              <w:t xml:space="preserve">TPACK) </w:t>
            </w:r>
            <w:r w:rsidRPr="00B60D70">
              <w:rPr>
                <w:rFonts w:ascii="TH SarabunPSK" w:eastAsia="Angsana New" w:hAnsi="TH SarabunPSK" w:cs="TH SarabunPSK" w:hint="cs"/>
                <w:sz w:val="28"/>
                <w:szCs w:val="28"/>
                <w:cs/>
              </w:rPr>
              <w:t>ไม่น้อยกว่า 12 หน่วยกิต</w:t>
            </w:r>
          </w:p>
          <w:p w14:paraId="14B268C1" w14:textId="77777777" w:rsidR="00180B02" w:rsidRPr="00B60D70" w:rsidRDefault="00180B02" w:rsidP="00180B02">
            <w:pPr>
              <w:ind w:right="26"/>
              <w:rPr>
                <w:rFonts w:ascii="TH SarabunPSK" w:eastAsia="Angsana New" w:hAnsi="TH SarabunPSK" w:cs="TH SarabunPSK"/>
                <w:sz w:val="28"/>
                <w:szCs w:val="28"/>
                <w:u w:val="single"/>
              </w:rPr>
            </w:pPr>
            <w:r w:rsidRPr="00B60D70">
              <w:rPr>
                <w:rFonts w:ascii="TH SarabunPSK" w:eastAsia="Angsana New" w:hAnsi="TH SarabunPSK" w:cs="TH SarabunPSK" w:hint="cs"/>
                <w:sz w:val="28"/>
                <w:szCs w:val="28"/>
                <w:u w:val="single"/>
                <w:cs/>
              </w:rPr>
              <w:t>ด้านการจัดการศึกษา เรื่อง คุณภาพอาจารย์</w:t>
            </w:r>
          </w:p>
          <w:p w14:paraId="0EDF0ACC" w14:textId="1B6983C4" w:rsidR="00180B02" w:rsidRPr="00B60D70" w:rsidRDefault="00180B02" w:rsidP="00FF7D50">
            <w:pPr>
              <w:pStyle w:val="af9"/>
              <w:numPr>
                <w:ilvl w:val="0"/>
                <w:numId w:val="88"/>
              </w:numPr>
              <w:ind w:left="323" w:right="26" w:hanging="323"/>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 xml:space="preserve">ให้อาจารย์มีสมรรถนะครบตามองค์ประกอบทั้ง 3 ด้าน ตามประกาศกระทรวง </w:t>
            </w:r>
            <w:proofErr w:type="spellStart"/>
            <w:r w:rsidRPr="00B60D70">
              <w:rPr>
                <w:rFonts w:ascii="TH SarabunPSK" w:eastAsia="Angsana New" w:hAnsi="TH SarabunPSK" w:cs="TH SarabunPSK" w:hint="cs"/>
                <w:sz w:val="28"/>
                <w:szCs w:val="28"/>
                <w:cs/>
              </w:rPr>
              <w:t>อว</w:t>
            </w:r>
            <w:proofErr w:type="spellEnd"/>
            <w:r w:rsidRPr="00B60D70">
              <w:rPr>
                <w:rFonts w:ascii="TH SarabunPSK" w:eastAsia="Angsana New" w:hAnsi="TH SarabunPSK" w:cs="TH SarabunPSK" w:hint="cs"/>
                <w:sz w:val="28"/>
                <w:szCs w:val="28"/>
                <w:cs/>
              </w:rPr>
              <w:t>. และต้องได้ระดับคุณภาพ 2 ขึ้นไป</w:t>
            </w:r>
          </w:p>
        </w:tc>
      </w:tr>
      <w:tr w:rsidR="00B60D70" w:rsidRPr="00B60D70" w14:paraId="4104A004" w14:textId="77777777" w:rsidTr="006D2B9A">
        <w:trPr>
          <w:trHeight w:val="241"/>
          <w:jc w:val="center"/>
        </w:trPr>
        <w:tc>
          <w:tcPr>
            <w:tcW w:w="811" w:type="pct"/>
            <w:shd w:val="clear" w:color="auto" w:fill="auto"/>
          </w:tcPr>
          <w:p w14:paraId="0F34597F" w14:textId="5A1D5EE2" w:rsidR="00180B02" w:rsidRPr="00B60D70" w:rsidRDefault="00180B02" w:rsidP="00F51F70">
            <w:pPr>
              <w:tabs>
                <w:tab w:val="left" w:pos="1510"/>
              </w:tabs>
              <w:ind w:right="26"/>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กลุ่มที่ 4 ศิษย์เก่า</w:t>
            </w:r>
          </w:p>
        </w:tc>
        <w:tc>
          <w:tcPr>
            <w:tcW w:w="813" w:type="pct"/>
            <w:shd w:val="clear" w:color="auto" w:fill="auto"/>
          </w:tcPr>
          <w:p w14:paraId="2D167A84" w14:textId="6E109EFA" w:rsidR="00180B02" w:rsidRPr="00B60D70" w:rsidRDefault="00180B02" w:rsidP="00DB066E">
            <w:pPr>
              <w:jc w:val="center"/>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มิ.ย.</w:t>
            </w:r>
            <w:r w:rsidRPr="00B60D70">
              <w:rPr>
                <w:rFonts w:ascii="TH SarabunPSK" w:eastAsia="Angsana New" w:hAnsi="TH SarabunPSK" w:cs="TH SarabunPSK" w:hint="cs"/>
                <w:sz w:val="28"/>
                <w:szCs w:val="28"/>
              </w:rPr>
              <w:t xml:space="preserve"> </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 xml:space="preserve"> </w:t>
            </w:r>
            <w:r w:rsidRPr="00B60D70">
              <w:rPr>
                <w:rFonts w:ascii="TH SarabunPSK" w:eastAsia="Angsana New" w:hAnsi="TH SarabunPSK" w:cs="TH SarabunPSK" w:hint="cs"/>
                <w:sz w:val="28"/>
                <w:szCs w:val="28"/>
                <w:cs/>
              </w:rPr>
              <w:t>ก.ย. 2566 และ</w:t>
            </w:r>
          </w:p>
          <w:p w14:paraId="665A26F1" w14:textId="6F9A2228" w:rsidR="00180B02" w:rsidRPr="00B60D70" w:rsidRDefault="00180B02" w:rsidP="00DB066E">
            <w:pPr>
              <w:jc w:val="center"/>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ต.ค.</w:t>
            </w:r>
            <w:r w:rsidRPr="00B60D70">
              <w:rPr>
                <w:rFonts w:ascii="TH SarabunPSK" w:eastAsia="Angsana New" w:hAnsi="TH SarabunPSK" w:cs="TH SarabunPSK" w:hint="cs"/>
                <w:sz w:val="28"/>
                <w:szCs w:val="28"/>
              </w:rPr>
              <w:t xml:space="preserve"> 66</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 xml:space="preserve">– </w:t>
            </w:r>
            <w:r w:rsidRPr="00B60D70">
              <w:rPr>
                <w:rFonts w:ascii="TH SarabunPSK" w:eastAsia="Angsana New" w:hAnsi="TH SarabunPSK" w:cs="TH SarabunPSK" w:hint="cs"/>
                <w:sz w:val="28"/>
                <w:szCs w:val="28"/>
                <w:cs/>
              </w:rPr>
              <w:t>ก.พ.</w:t>
            </w:r>
            <w:r w:rsidRPr="00B60D70">
              <w:rPr>
                <w:rFonts w:ascii="TH SarabunPSK" w:eastAsia="Angsana New" w:hAnsi="TH SarabunPSK" w:cs="TH SarabunPSK" w:hint="cs"/>
                <w:sz w:val="28"/>
                <w:szCs w:val="28"/>
              </w:rPr>
              <w:t xml:space="preserve">67 </w:t>
            </w:r>
          </w:p>
        </w:tc>
        <w:tc>
          <w:tcPr>
            <w:tcW w:w="1017" w:type="pct"/>
            <w:shd w:val="clear" w:color="auto" w:fill="auto"/>
          </w:tcPr>
          <w:p w14:paraId="55CD1D75" w14:textId="77777777" w:rsidR="00180B02" w:rsidRPr="00B60D70" w:rsidRDefault="00180B02" w:rsidP="00FF7D50">
            <w:pPr>
              <w:pStyle w:val="af9"/>
              <w:numPr>
                <w:ilvl w:val="0"/>
                <w:numId w:val="88"/>
              </w:numPr>
              <w:ind w:left="316" w:right="26"/>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การสอบถามในช่วงการนิเทศการฝึกประสบการณ์วิชาชีพ</w:t>
            </w:r>
          </w:p>
          <w:p w14:paraId="2B94CDAC" w14:textId="38EFEA85" w:rsidR="00180B02" w:rsidRPr="00B60D70" w:rsidRDefault="00180B02" w:rsidP="00FF7D50">
            <w:pPr>
              <w:pStyle w:val="af9"/>
              <w:numPr>
                <w:ilvl w:val="0"/>
                <w:numId w:val="88"/>
              </w:numPr>
              <w:ind w:left="316" w:right="26"/>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เสวนาแบบออนไลน์</w:t>
            </w:r>
          </w:p>
        </w:tc>
        <w:tc>
          <w:tcPr>
            <w:tcW w:w="864" w:type="pct"/>
            <w:shd w:val="clear" w:color="auto" w:fill="auto"/>
          </w:tcPr>
          <w:p w14:paraId="06A300AD" w14:textId="4CD64F51" w:rsidR="00180B02" w:rsidRPr="00B60D70" w:rsidRDefault="00180B02" w:rsidP="006C3776">
            <w:pPr>
              <w:ind w:right="26"/>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ความสามารถหรือสมรรถนะของบัณฑิตที่จะสามารถทำงานได้</w:t>
            </w:r>
          </w:p>
        </w:tc>
        <w:tc>
          <w:tcPr>
            <w:tcW w:w="1496" w:type="pct"/>
            <w:shd w:val="clear" w:color="auto" w:fill="auto"/>
          </w:tcPr>
          <w:p w14:paraId="6A3449CC" w14:textId="1D55BBEA" w:rsidR="00180B02" w:rsidRPr="00B60D70" w:rsidRDefault="0010450E"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ปรับ</w:t>
            </w:r>
            <w:r w:rsidR="003E5CE2" w:rsidRPr="00B60D70">
              <w:rPr>
                <w:rFonts w:ascii="TH SarabunPSK" w:eastAsia="Angsana New" w:hAnsi="TH SarabunPSK" w:cs="TH SarabunPSK" w:hint="cs"/>
                <w:sz w:val="28"/>
                <w:szCs w:val="28"/>
                <w:cs/>
              </w:rPr>
              <w:t>หลักสูตรเพื่อขอรับการรับรองจากสภาวิศวกร</w:t>
            </w:r>
          </w:p>
          <w:p w14:paraId="5327F049" w14:textId="77777777" w:rsidR="00180B02" w:rsidRPr="00B60D70" w:rsidRDefault="00180B02"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 xml:space="preserve">ความรู้อ่านแบบ </w:t>
            </w:r>
            <w:r w:rsidRPr="00B60D70">
              <w:rPr>
                <w:rFonts w:ascii="TH SarabunPSK" w:eastAsia="Angsana New" w:hAnsi="TH SarabunPSK" w:cs="TH SarabunPSK" w:hint="cs"/>
                <w:sz w:val="28"/>
                <w:szCs w:val="28"/>
              </w:rPr>
              <w:t xml:space="preserve">AutoCAD, BIM, </w:t>
            </w:r>
            <w:r w:rsidRPr="00B60D70">
              <w:rPr>
                <w:rFonts w:ascii="TH SarabunPSK" w:eastAsia="Angsana New" w:hAnsi="TH SarabunPSK" w:cs="TH SarabunPSK" w:hint="cs"/>
                <w:sz w:val="28"/>
                <w:szCs w:val="28"/>
                <w:cs/>
              </w:rPr>
              <w:t>ความรู้ทางวิศวกรรมโยธา เทคโนโลยีการก่อสร้าง ความเข้าใจเกี่ยวกับงานก่อสร้าง การบริหารงานก่อสร้างผู้ประกอบการ</w:t>
            </w:r>
          </w:p>
          <w:p w14:paraId="7566729B" w14:textId="77777777" w:rsidR="00180B02" w:rsidRPr="00B60D70" w:rsidRDefault="00180B02"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lastRenderedPageBreak/>
              <w:t xml:space="preserve">ทักษะการพูด การสื่อสาร การสอน ทักษะงานช่าง </w:t>
            </w:r>
            <w:r w:rsidRPr="00B60D70">
              <w:rPr>
                <w:rFonts w:ascii="TH SarabunPSK" w:eastAsia="Angsana New" w:hAnsi="TH SarabunPSK" w:cs="TH SarabunPSK" w:hint="cs"/>
                <w:sz w:val="28"/>
                <w:szCs w:val="28"/>
              </w:rPr>
              <w:t xml:space="preserve">Facilitator, Coaching </w:t>
            </w:r>
            <w:r w:rsidRPr="00B60D70">
              <w:rPr>
                <w:rFonts w:ascii="TH SarabunPSK" w:eastAsia="Angsana New" w:hAnsi="TH SarabunPSK" w:cs="TH SarabunPSK" w:hint="cs"/>
                <w:sz w:val="28"/>
                <w:szCs w:val="28"/>
                <w:cs/>
              </w:rPr>
              <w:t>สื่อและเทคโนโลยีเพื่อการสอน</w:t>
            </w:r>
          </w:p>
          <w:p w14:paraId="2B672C00" w14:textId="77777777" w:rsidR="00180B02" w:rsidRPr="00B60D70" w:rsidRDefault="00180B02"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ทักษะทั่วไป การจัดการเวลา การลำดับความสำคัญ การทำงานเป็นทีม การแก้ปัญหา มีวินัย ตรงต่อเวลา จรรยาบรรณวิชาชีพ ทัศนคติต่อวิชาชีพครู</w:t>
            </w:r>
          </w:p>
          <w:p w14:paraId="365DA160" w14:textId="596EA7CA" w:rsidR="00180B02" w:rsidRPr="00B60D70" w:rsidRDefault="00180B02" w:rsidP="00FF7D50">
            <w:pPr>
              <w:pStyle w:val="af9"/>
              <w:numPr>
                <w:ilvl w:val="0"/>
                <w:numId w:val="88"/>
              </w:numPr>
              <w:ind w:left="323" w:right="26" w:hanging="323"/>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คุณลักษณะ ได้แก่มนุ</w:t>
            </w:r>
            <w:proofErr w:type="spellStart"/>
            <w:r w:rsidRPr="00B60D70">
              <w:rPr>
                <w:rFonts w:ascii="TH SarabunPSK" w:eastAsia="Angsana New" w:hAnsi="TH SarabunPSK" w:cs="TH SarabunPSK" w:hint="cs"/>
                <w:sz w:val="28"/>
                <w:szCs w:val="28"/>
                <w:cs/>
              </w:rPr>
              <w:t>ษย</w:t>
            </w:r>
            <w:proofErr w:type="spellEnd"/>
            <w:r w:rsidRPr="00B60D70">
              <w:rPr>
                <w:rFonts w:ascii="TH SarabunPSK" w:eastAsia="Angsana New" w:hAnsi="TH SarabunPSK" w:cs="TH SarabunPSK" w:hint="cs"/>
                <w:sz w:val="28"/>
                <w:szCs w:val="28"/>
                <w:cs/>
              </w:rPr>
              <w:t xml:space="preserve">สัมพันธ์ เรียนรู้ด้วยตนเอง ความเป็นครูช่าง ทัศนคติเชิงบวก การลงมือปฏิบัติ </w:t>
            </w:r>
            <w:proofErr w:type="spellStart"/>
            <w:r w:rsidRPr="00B60D70">
              <w:rPr>
                <w:rFonts w:ascii="TH SarabunPSK" w:eastAsia="Angsana New" w:hAnsi="TH SarabunPSK" w:cs="TH SarabunPSK" w:hint="cs"/>
                <w:sz w:val="28"/>
                <w:szCs w:val="28"/>
                <w:cs/>
              </w:rPr>
              <w:t>วิศ</w:t>
            </w:r>
            <w:proofErr w:type="spellEnd"/>
            <w:r w:rsidRPr="00B60D70">
              <w:rPr>
                <w:rFonts w:ascii="TH SarabunPSK" w:eastAsia="Angsana New" w:hAnsi="TH SarabunPSK" w:cs="TH SarabunPSK" w:hint="cs"/>
                <w:sz w:val="28"/>
                <w:szCs w:val="28"/>
                <w:cs/>
              </w:rPr>
              <w:t>วะที่เข้าใจหลักการสอน มีจิตใจเอื้อเฟื้อ มีความเมตตา ช่วยเหลือผู้อื่น ให้ความสำคัญกับการทำงานเพื่อส่วนร่วม</w:t>
            </w:r>
          </w:p>
        </w:tc>
      </w:tr>
      <w:tr w:rsidR="00B60D70" w:rsidRPr="00B60D70" w14:paraId="0E8F1CCE" w14:textId="77777777" w:rsidTr="006D2B9A">
        <w:trPr>
          <w:trHeight w:val="241"/>
          <w:jc w:val="center"/>
        </w:trPr>
        <w:tc>
          <w:tcPr>
            <w:tcW w:w="811" w:type="pct"/>
            <w:shd w:val="clear" w:color="auto" w:fill="auto"/>
          </w:tcPr>
          <w:p w14:paraId="0AE35749" w14:textId="045C18D8" w:rsidR="00180B02" w:rsidRPr="00B60D70" w:rsidRDefault="00180B02" w:rsidP="00F51F70">
            <w:pPr>
              <w:tabs>
                <w:tab w:val="left" w:pos="1510"/>
              </w:tabs>
              <w:ind w:right="26"/>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กลุ่มที่ 5 คณาจารย์</w:t>
            </w:r>
          </w:p>
        </w:tc>
        <w:tc>
          <w:tcPr>
            <w:tcW w:w="813" w:type="pct"/>
            <w:shd w:val="clear" w:color="auto" w:fill="auto"/>
          </w:tcPr>
          <w:p w14:paraId="4E983B53" w14:textId="5670EA63" w:rsidR="00180B02" w:rsidRPr="00B60D70" w:rsidRDefault="00C8371B" w:rsidP="00DB066E">
            <w:pPr>
              <w:jc w:val="center"/>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 xml:space="preserve">พ.ค. </w:t>
            </w:r>
            <w:r w:rsidRPr="00B60D70">
              <w:rPr>
                <w:rFonts w:ascii="TH SarabunPSK" w:eastAsia="Angsana New" w:hAnsi="TH SarabunPSK" w:cs="TH SarabunPSK" w:hint="cs"/>
                <w:sz w:val="28"/>
                <w:szCs w:val="28"/>
              </w:rPr>
              <w:t xml:space="preserve">- </w:t>
            </w:r>
            <w:r w:rsidRPr="00B60D70">
              <w:rPr>
                <w:rFonts w:ascii="TH SarabunPSK" w:eastAsia="Angsana New" w:hAnsi="TH SarabunPSK" w:cs="TH SarabunPSK" w:hint="cs"/>
                <w:sz w:val="28"/>
                <w:szCs w:val="28"/>
                <w:cs/>
              </w:rPr>
              <w:t xml:space="preserve">ก.ย. </w:t>
            </w:r>
            <w:r w:rsidRPr="00B60D70">
              <w:rPr>
                <w:rFonts w:ascii="TH SarabunPSK" w:eastAsia="Angsana New" w:hAnsi="TH SarabunPSK" w:cs="TH SarabunPSK" w:hint="cs"/>
                <w:sz w:val="28"/>
                <w:szCs w:val="28"/>
              </w:rPr>
              <w:t>66</w:t>
            </w:r>
          </w:p>
        </w:tc>
        <w:tc>
          <w:tcPr>
            <w:tcW w:w="1017" w:type="pct"/>
            <w:shd w:val="clear" w:color="auto" w:fill="auto"/>
          </w:tcPr>
          <w:p w14:paraId="4128B4A5" w14:textId="67872B83" w:rsidR="00180B02" w:rsidRPr="00B60D70" w:rsidRDefault="00C8371B" w:rsidP="00C8371B">
            <w:pPr>
              <w:ind w:right="26"/>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สัมมนาและประชุมระดมสมอง</w:t>
            </w:r>
          </w:p>
        </w:tc>
        <w:tc>
          <w:tcPr>
            <w:tcW w:w="864" w:type="pct"/>
            <w:shd w:val="clear" w:color="auto" w:fill="auto"/>
          </w:tcPr>
          <w:p w14:paraId="51A70172" w14:textId="75EEA168" w:rsidR="00180B02" w:rsidRPr="00B60D70" w:rsidRDefault="00C8371B" w:rsidP="006C3776">
            <w:pPr>
              <w:ind w:right="26"/>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ความสามารถหรือสมรรถนะของบัณฑิตที่จะสามารถทำงานได้</w:t>
            </w:r>
          </w:p>
        </w:tc>
        <w:tc>
          <w:tcPr>
            <w:tcW w:w="1496" w:type="pct"/>
            <w:shd w:val="clear" w:color="auto" w:fill="auto"/>
          </w:tcPr>
          <w:p w14:paraId="3CB8E3F0" w14:textId="2B62FF4B" w:rsidR="00180B02" w:rsidRPr="00B60D70" w:rsidRDefault="00180B02"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พัฒนาหลักสูตรให้ตอบความต้องการของกลุ่มผู้เรียนเป้าหมาย</w:t>
            </w:r>
          </w:p>
          <w:p w14:paraId="1C0D4927" w14:textId="48A250DC" w:rsidR="00180B02" w:rsidRPr="00B60D70" w:rsidRDefault="00180B02"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ทำให้หลักสูตรได้รับใบ ก.ค.</w:t>
            </w:r>
            <w:r w:rsidRPr="00B60D70">
              <w:rPr>
                <w:rFonts w:ascii="TH SarabunPSK" w:eastAsia="Angsana New" w:hAnsi="TH SarabunPSK" w:cs="TH SarabunPSK" w:hint="cs"/>
                <w:sz w:val="28"/>
                <w:szCs w:val="28"/>
              </w:rPr>
              <w:t xml:space="preserve"> </w:t>
            </w:r>
            <w:r w:rsidRPr="00B60D70">
              <w:rPr>
                <w:rFonts w:ascii="TH SarabunPSK" w:eastAsia="Angsana New" w:hAnsi="TH SarabunPSK" w:cs="TH SarabunPSK" w:hint="cs"/>
                <w:sz w:val="28"/>
                <w:szCs w:val="28"/>
                <w:cs/>
              </w:rPr>
              <w:t xml:space="preserve">ใบ </w:t>
            </w:r>
            <w:proofErr w:type="spellStart"/>
            <w:r w:rsidRPr="00B60D70">
              <w:rPr>
                <w:rFonts w:ascii="TH SarabunPSK" w:eastAsia="Angsana New" w:hAnsi="TH SarabunPSK" w:cs="TH SarabunPSK" w:hint="cs"/>
                <w:sz w:val="28"/>
                <w:szCs w:val="28"/>
                <w:cs/>
              </w:rPr>
              <w:t>กว</w:t>
            </w:r>
            <w:proofErr w:type="spellEnd"/>
            <w:r w:rsidRPr="00B60D70">
              <w:rPr>
                <w:rFonts w:ascii="TH SarabunPSK" w:eastAsia="Angsana New" w:hAnsi="TH SarabunPSK" w:cs="TH SarabunPSK" w:hint="cs"/>
                <w:sz w:val="28"/>
                <w:szCs w:val="28"/>
                <w:cs/>
              </w:rPr>
              <w:t xml:space="preserve">. และใบรับรองความรู้ แบบหลักสูตรของ </w:t>
            </w:r>
            <w:proofErr w:type="spellStart"/>
            <w:r w:rsidRPr="00B60D70">
              <w:rPr>
                <w:rFonts w:ascii="TH SarabunPSK" w:eastAsia="Angsana New" w:hAnsi="TH SarabunPSK" w:cs="TH SarabunPSK" w:hint="cs"/>
                <w:sz w:val="28"/>
                <w:szCs w:val="28"/>
                <w:cs/>
              </w:rPr>
              <w:t>มจพ</w:t>
            </w:r>
            <w:proofErr w:type="spellEnd"/>
            <w:r w:rsidRPr="00B60D70">
              <w:rPr>
                <w:rFonts w:ascii="TH SarabunPSK" w:eastAsia="Angsana New" w:hAnsi="TH SarabunPSK" w:cs="TH SarabunPSK" w:hint="cs"/>
                <w:sz w:val="28"/>
                <w:szCs w:val="28"/>
                <w:cs/>
              </w:rPr>
              <w:t>.</w:t>
            </w:r>
          </w:p>
          <w:p w14:paraId="1731AA7A" w14:textId="77777777" w:rsidR="00180B02" w:rsidRPr="00B60D70" w:rsidRDefault="00180B02"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บัณฑิตมีความรู้ทางวิศวกรรมโยธาที่ได้มาตรฐาน</w:t>
            </w:r>
          </w:p>
          <w:p w14:paraId="0AD5DE17" w14:textId="1148973E" w:rsidR="00180B02" w:rsidRPr="00B60D70" w:rsidRDefault="00180B02"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มีความสามารถด้านการถ่ายทอดและการจัดการเรียนรู้ที่โดดเด่น</w:t>
            </w:r>
          </w:p>
          <w:p w14:paraId="206377A1" w14:textId="4B538983" w:rsidR="00180B02" w:rsidRPr="00B60D70" w:rsidRDefault="00180B02"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 xml:space="preserve">รู้ทันเทคโนโลยีด้านการก่อสร้างทั้งในส่วนของ </w:t>
            </w:r>
            <w:r w:rsidRPr="00B60D70">
              <w:rPr>
                <w:rFonts w:ascii="TH SarabunPSK" w:eastAsia="Angsana New" w:hAnsi="TH SarabunPSK" w:cs="TH SarabunPSK" w:hint="cs"/>
                <w:sz w:val="28"/>
                <w:szCs w:val="28"/>
              </w:rPr>
              <w:t xml:space="preserve">BIM, </w:t>
            </w:r>
            <w:r w:rsidRPr="00B60D70">
              <w:rPr>
                <w:rFonts w:ascii="TH SarabunPSK" w:eastAsia="Angsana New" w:hAnsi="TH SarabunPSK" w:cs="TH SarabunPSK" w:hint="cs"/>
                <w:sz w:val="28"/>
                <w:szCs w:val="28"/>
                <w:cs/>
              </w:rPr>
              <w:t>ซอฟ</w:t>
            </w:r>
            <w:r w:rsidR="00497AA3" w:rsidRPr="00B60D70">
              <w:rPr>
                <w:rFonts w:ascii="TH SarabunPSK" w:eastAsia="Angsana New" w:hAnsi="TH SarabunPSK" w:cs="TH SarabunPSK" w:hint="cs"/>
                <w:sz w:val="28"/>
                <w:szCs w:val="28"/>
                <w:cs/>
              </w:rPr>
              <w:t>ต์</w:t>
            </w:r>
            <w:r w:rsidRPr="00B60D70">
              <w:rPr>
                <w:rFonts w:ascii="TH SarabunPSK" w:eastAsia="Angsana New" w:hAnsi="TH SarabunPSK" w:cs="TH SarabunPSK" w:hint="cs"/>
                <w:sz w:val="28"/>
                <w:szCs w:val="28"/>
                <w:cs/>
              </w:rPr>
              <w:t>แวร์ และเทคโนโลยีการก่อสร้างอาคารและวัสดุใหม่ในงานก่อสร้าง</w:t>
            </w:r>
            <w:r w:rsidR="00BD7F9D" w:rsidRPr="00B60D70">
              <w:rPr>
                <w:rFonts w:ascii="TH SarabunPSK" w:eastAsia="Angsana New" w:hAnsi="TH SarabunPSK" w:cs="TH SarabunPSK" w:hint="cs"/>
                <w:sz w:val="28"/>
                <w:szCs w:val="28"/>
                <w:cs/>
              </w:rPr>
              <w:t xml:space="preserve"> </w:t>
            </w:r>
          </w:p>
          <w:p w14:paraId="6B363A8C" w14:textId="34C11B01" w:rsidR="00180B02" w:rsidRPr="00B60D70" w:rsidRDefault="00180B02"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lastRenderedPageBreak/>
              <w:t>มีความสามารถในการเรียนรู้และพัฒนาตนเองอยู่เสมอ</w:t>
            </w:r>
          </w:p>
          <w:p w14:paraId="1A710439" w14:textId="7EED68F7" w:rsidR="00180B02" w:rsidRPr="00B60D70" w:rsidRDefault="00180B02"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มีจิตใจที่เอื้อเฟื้อ เผื่อแผ่มองเห็นความสำคัญของการช่วยเหลือคนอื่นและช่วยเหลือสังคม</w:t>
            </w:r>
          </w:p>
          <w:p w14:paraId="7CBBBFD1" w14:textId="6C2DC1E6" w:rsidR="00180B02" w:rsidRPr="00B60D70" w:rsidRDefault="00180B02"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เพิ่มความเข้มข้นในการฝึกทักษะการนำเสนอผลให้เกิดผลเชิงประจักษ์</w:t>
            </w:r>
          </w:p>
          <w:p w14:paraId="0EEF54A6" w14:textId="3DA3E66A" w:rsidR="00180B02" w:rsidRPr="00B60D70" w:rsidRDefault="00180B02" w:rsidP="00FF7D50">
            <w:pPr>
              <w:pStyle w:val="af9"/>
              <w:numPr>
                <w:ilvl w:val="0"/>
                <w:numId w:val="88"/>
              </w:numPr>
              <w:ind w:left="323" w:right="26" w:hanging="323"/>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สร้างความภาคภูมิใจในหลักสูตรให้แก่นักศึกษา</w:t>
            </w:r>
          </w:p>
        </w:tc>
      </w:tr>
      <w:tr w:rsidR="006D2B9A" w:rsidRPr="00B60D70" w14:paraId="070363AB" w14:textId="77777777" w:rsidTr="006D2B9A">
        <w:trPr>
          <w:trHeight w:val="241"/>
          <w:jc w:val="center"/>
        </w:trPr>
        <w:tc>
          <w:tcPr>
            <w:tcW w:w="811" w:type="pct"/>
            <w:shd w:val="clear" w:color="auto" w:fill="auto"/>
          </w:tcPr>
          <w:p w14:paraId="243420B2" w14:textId="3E5E1C33" w:rsidR="00180B02" w:rsidRPr="00B60D70" w:rsidRDefault="00180B02" w:rsidP="00F51F70">
            <w:pPr>
              <w:tabs>
                <w:tab w:val="left" w:pos="1510"/>
              </w:tabs>
              <w:ind w:right="26"/>
              <w:jc w:val="left"/>
              <w:rPr>
                <w:rFonts w:ascii="TH SarabunPSK" w:eastAsia="Angsana New" w:hAnsi="TH SarabunPSK" w:cs="TH SarabunPSK"/>
                <w:sz w:val="28"/>
                <w:szCs w:val="28"/>
                <w:cs/>
              </w:rPr>
            </w:pPr>
            <w:r w:rsidRPr="00B60D70">
              <w:rPr>
                <w:rFonts w:ascii="TH SarabunPSK" w:hAnsi="TH SarabunPSK" w:cs="TH SarabunPSK" w:hint="cs"/>
                <w:sz w:val="28"/>
                <w:szCs w:val="28"/>
                <w:cs/>
              </w:rPr>
              <w:t>กลุ่มที่ 6 นักศึกษาปัจจุบัน</w:t>
            </w:r>
          </w:p>
        </w:tc>
        <w:tc>
          <w:tcPr>
            <w:tcW w:w="813" w:type="pct"/>
            <w:shd w:val="clear" w:color="auto" w:fill="auto"/>
          </w:tcPr>
          <w:p w14:paraId="726487EC" w14:textId="2AA568E2" w:rsidR="00180B02" w:rsidRPr="00B60D70" w:rsidRDefault="00180B02" w:rsidP="00FF7D50">
            <w:pPr>
              <w:pStyle w:val="af9"/>
              <w:numPr>
                <w:ilvl w:val="0"/>
                <w:numId w:val="88"/>
              </w:numPr>
              <w:ind w:left="323" w:right="26" w:hanging="323"/>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 xml:space="preserve">ชั้นปีที่ </w:t>
            </w:r>
            <w:r w:rsidRPr="00B60D70">
              <w:rPr>
                <w:rFonts w:ascii="TH SarabunPSK" w:eastAsia="Angsana New" w:hAnsi="TH SarabunPSK" w:cs="TH SarabunPSK" w:hint="cs"/>
                <w:sz w:val="28"/>
                <w:szCs w:val="28"/>
              </w:rPr>
              <w:t>2</w:t>
            </w:r>
            <w:r w:rsidRPr="00B60D70">
              <w:rPr>
                <w:rFonts w:ascii="TH SarabunPSK" w:eastAsia="Angsana New" w:hAnsi="TH SarabunPSK" w:cs="TH SarabunPSK" w:hint="cs"/>
                <w:sz w:val="28"/>
                <w:szCs w:val="28"/>
                <w:cs/>
              </w:rPr>
              <w:t xml:space="preserve"> ช่วง ม.ค. </w:t>
            </w:r>
            <w:r w:rsidRPr="00B60D70">
              <w:rPr>
                <w:rFonts w:ascii="TH SarabunPSK" w:eastAsia="Angsana New" w:hAnsi="TH SarabunPSK" w:cs="TH SarabunPSK" w:hint="cs"/>
                <w:sz w:val="28"/>
                <w:szCs w:val="28"/>
              </w:rPr>
              <w:t xml:space="preserve">- </w:t>
            </w:r>
            <w:r w:rsidRPr="00B60D70">
              <w:rPr>
                <w:rFonts w:ascii="TH SarabunPSK" w:eastAsia="Angsana New" w:hAnsi="TH SarabunPSK" w:cs="TH SarabunPSK" w:hint="cs"/>
                <w:sz w:val="28"/>
                <w:szCs w:val="28"/>
                <w:cs/>
              </w:rPr>
              <w:t xml:space="preserve">ก.พ. </w:t>
            </w:r>
            <w:r w:rsidRPr="00B60D70">
              <w:rPr>
                <w:rFonts w:ascii="TH SarabunPSK" w:eastAsia="Angsana New" w:hAnsi="TH SarabunPSK" w:cs="TH SarabunPSK" w:hint="cs"/>
                <w:sz w:val="28"/>
                <w:szCs w:val="28"/>
              </w:rPr>
              <w:t>67</w:t>
            </w:r>
          </w:p>
          <w:p w14:paraId="15BF5E26" w14:textId="6E8BE9F7" w:rsidR="00180B02" w:rsidRPr="00B60D70" w:rsidRDefault="00180B02"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 xml:space="preserve">ชั้นปีที่ </w:t>
            </w:r>
            <w:r w:rsidRPr="00B60D70">
              <w:rPr>
                <w:rFonts w:ascii="TH SarabunPSK" w:eastAsia="Angsana New" w:hAnsi="TH SarabunPSK" w:cs="TH SarabunPSK" w:hint="cs"/>
                <w:sz w:val="28"/>
                <w:szCs w:val="28"/>
              </w:rPr>
              <w:t xml:space="preserve">3 </w:t>
            </w:r>
            <w:r w:rsidRPr="00B60D70">
              <w:rPr>
                <w:rFonts w:ascii="TH SarabunPSK" w:eastAsia="Angsana New" w:hAnsi="TH SarabunPSK" w:cs="TH SarabunPSK" w:hint="cs"/>
                <w:sz w:val="28"/>
                <w:szCs w:val="28"/>
                <w:cs/>
              </w:rPr>
              <w:t xml:space="preserve">ช่วง ส.ค. </w:t>
            </w:r>
            <w:r w:rsidRPr="00B60D70">
              <w:rPr>
                <w:rFonts w:ascii="TH SarabunPSK" w:eastAsia="Angsana New" w:hAnsi="TH SarabunPSK" w:cs="TH SarabunPSK" w:hint="cs"/>
                <w:sz w:val="28"/>
                <w:szCs w:val="28"/>
              </w:rPr>
              <w:t>67 (</w:t>
            </w:r>
            <w:r w:rsidRPr="00B60D70">
              <w:rPr>
                <w:rFonts w:ascii="TH SarabunPSK" w:eastAsia="Angsana New" w:hAnsi="TH SarabunPSK" w:cs="TH SarabunPSK" w:hint="cs"/>
                <w:sz w:val="28"/>
                <w:szCs w:val="28"/>
                <w:cs/>
              </w:rPr>
              <w:t>หลังฝึกงาน</w:t>
            </w:r>
            <w:r w:rsidRPr="00B60D70">
              <w:rPr>
                <w:rFonts w:ascii="TH SarabunPSK" w:eastAsia="Angsana New" w:hAnsi="TH SarabunPSK" w:cs="TH SarabunPSK" w:hint="cs"/>
                <w:sz w:val="28"/>
                <w:szCs w:val="28"/>
              </w:rPr>
              <w:t>)</w:t>
            </w:r>
          </w:p>
          <w:p w14:paraId="7ED71B7C" w14:textId="607E9F70" w:rsidR="00180B02" w:rsidRPr="00B60D70" w:rsidRDefault="00C8371B" w:rsidP="00FF7D50">
            <w:pPr>
              <w:pStyle w:val="af9"/>
              <w:numPr>
                <w:ilvl w:val="0"/>
                <w:numId w:val="88"/>
              </w:numPr>
              <w:ind w:left="323" w:right="26" w:hanging="323"/>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 xml:space="preserve">ชั้นปีที่ </w:t>
            </w:r>
            <w:r w:rsidRPr="00B60D70">
              <w:rPr>
                <w:rFonts w:ascii="TH SarabunPSK" w:eastAsia="Angsana New" w:hAnsi="TH SarabunPSK" w:cs="TH SarabunPSK" w:hint="cs"/>
                <w:sz w:val="28"/>
                <w:szCs w:val="28"/>
              </w:rPr>
              <w:t>4-5</w:t>
            </w:r>
            <w:r w:rsidRPr="00B60D70">
              <w:rPr>
                <w:rFonts w:ascii="TH SarabunPSK" w:eastAsia="Angsana New" w:hAnsi="TH SarabunPSK" w:cs="TH SarabunPSK" w:hint="cs"/>
                <w:sz w:val="28"/>
                <w:szCs w:val="28"/>
                <w:cs/>
              </w:rPr>
              <w:t xml:space="preserve"> ช่วง ส.ค. </w:t>
            </w:r>
            <w:r w:rsidRPr="00B60D70">
              <w:rPr>
                <w:rFonts w:ascii="TH SarabunPSK" w:eastAsia="Angsana New" w:hAnsi="TH SarabunPSK" w:cs="TH SarabunPSK" w:hint="cs"/>
                <w:sz w:val="28"/>
                <w:szCs w:val="28"/>
              </w:rPr>
              <w:t xml:space="preserve">66 - </w:t>
            </w:r>
            <w:r w:rsidRPr="00B60D70">
              <w:rPr>
                <w:rFonts w:ascii="TH SarabunPSK" w:eastAsia="Angsana New" w:hAnsi="TH SarabunPSK" w:cs="TH SarabunPSK" w:hint="cs"/>
                <w:sz w:val="28"/>
                <w:szCs w:val="28"/>
                <w:cs/>
              </w:rPr>
              <w:t xml:space="preserve">ก.พ. </w:t>
            </w:r>
            <w:r w:rsidRPr="00B60D70">
              <w:rPr>
                <w:rFonts w:ascii="TH SarabunPSK" w:eastAsia="Angsana New" w:hAnsi="TH SarabunPSK" w:cs="TH SarabunPSK" w:hint="cs"/>
                <w:sz w:val="28"/>
                <w:szCs w:val="28"/>
              </w:rPr>
              <w:t xml:space="preserve">67 </w:t>
            </w:r>
            <w:r w:rsidRPr="00B60D70">
              <w:rPr>
                <w:rFonts w:ascii="TH SarabunPSK" w:eastAsia="Angsana New" w:hAnsi="TH SarabunPSK" w:cs="TH SarabunPSK" w:hint="cs"/>
                <w:sz w:val="28"/>
                <w:szCs w:val="28"/>
                <w:cs/>
              </w:rPr>
              <w:t>ระหว่างและ</w:t>
            </w:r>
            <w:r w:rsidR="00180B02" w:rsidRPr="00B60D70">
              <w:rPr>
                <w:rFonts w:ascii="TH SarabunPSK" w:eastAsia="Angsana New" w:hAnsi="TH SarabunPSK" w:cs="TH SarabunPSK" w:hint="cs"/>
                <w:sz w:val="28"/>
                <w:szCs w:val="28"/>
                <w:cs/>
              </w:rPr>
              <w:t>สิ้นสุดการฝึก</w:t>
            </w:r>
            <w:r w:rsidRPr="00B60D70">
              <w:rPr>
                <w:rFonts w:ascii="TH SarabunPSK" w:eastAsia="Angsana New" w:hAnsi="TH SarabunPSK" w:cs="TH SarabunPSK" w:hint="cs"/>
                <w:sz w:val="28"/>
                <w:szCs w:val="28"/>
                <w:cs/>
              </w:rPr>
              <w:t>ป</w:t>
            </w:r>
            <w:r w:rsidR="00180B02" w:rsidRPr="00B60D70">
              <w:rPr>
                <w:rFonts w:ascii="TH SarabunPSK" w:eastAsia="Angsana New" w:hAnsi="TH SarabunPSK" w:cs="TH SarabunPSK" w:hint="cs"/>
                <w:sz w:val="28"/>
                <w:szCs w:val="28"/>
                <w:cs/>
              </w:rPr>
              <w:t>ระสบการณ์วิชาชีพ</w:t>
            </w:r>
            <w:r w:rsidRPr="00B60D70">
              <w:rPr>
                <w:rFonts w:ascii="TH SarabunPSK" w:eastAsia="Angsana New" w:hAnsi="TH SarabunPSK" w:cs="TH SarabunPSK" w:hint="cs"/>
                <w:sz w:val="28"/>
                <w:szCs w:val="28"/>
                <w:cs/>
              </w:rPr>
              <w:t>ครู</w:t>
            </w:r>
          </w:p>
        </w:tc>
        <w:tc>
          <w:tcPr>
            <w:tcW w:w="1017" w:type="pct"/>
            <w:shd w:val="clear" w:color="auto" w:fill="auto"/>
          </w:tcPr>
          <w:p w14:paraId="1D46678C" w14:textId="5E6B3375" w:rsidR="00180B02" w:rsidRPr="00B60D70" w:rsidRDefault="00180B02" w:rsidP="00FF7D50">
            <w:pPr>
              <w:pStyle w:val="af9"/>
              <w:numPr>
                <w:ilvl w:val="0"/>
                <w:numId w:val="88"/>
              </w:numPr>
              <w:ind w:left="323" w:right="26" w:hanging="323"/>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สัมภาษณ์และสัมมนา</w:t>
            </w:r>
          </w:p>
        </w:tc>
        <w:tc>
          <w:tcPr>
            <w:tcW w:w="864" w:type="pct"/>
            <w:shd w:val="clear" w:color="auto" w:fill="auto"/>
          </w:tcPr>
          <w:p w14:paraId="505455B6" w14:textId="77777777" w:rsidR="00180B02" w:rsidRPr="00B60D70" w:rsidRDefault="00180B02"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ประสบการณ์การเรียนรู้ในสาขาวิชา</w:t>
            </w:r>
          </w:p>
          <w:p w14:paraId="4E6915A3" w14:textId="77777777" w:rsidR="00180B02" w:rsidRPr="00B60D70" w:rsidRDefault="00180B02"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ประสบการณ์การฝึกงาน</w:t>
            </w:r>
          </w:p>
          <w:p w14:paraId="30FF374F" w14:textId="306FE4FC" w:rsidR="00180B02" w:rsidRPr="00B60D70" w:rsidRDefault="00180B02" w:rsidP="00FF7D50">
            <w:pPr>
              <w:pStyle w:val="af9"/>
              <w:numPr>
                <w:ilvl w:val="0"/>
                <w:numId w:val="88"/>
              </w:numPr>
              <w:ind w:left="323" w:right="26" w:hanging="323"/>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ประสบการณ์การฝึกประสบการณ์วิชาชีพการสอน</w:t>
            </w:r>
          </w:p>
        </w:tc>
        <w:tc>
          <w:tcPr>
            <w:tcW w:w="1496" w:type="pct"/>
            <w:shd w:val="clear" w:color="auto" w:fill="auto"/>
          </w:tcPr>
          <w:p w14:paraId="0BF18682" w14:textId="77777777" w:rsidR="00C8371B" w:rsidRPr="00B60D70" w:rsidRDefault="00C8371B"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เพิ่มเติมเนื้อหาเกี่ยวกับคอนกรีต ภาษาอังกฤษ สอนเนื้อหาแบบหลักสูตร วศ.บ.</w:t>
            </w:r>
          </w:p>
          <w:p w14:paraId="4BC1E372" w14:textId="63985FC0" w:rsidR="00C8371B" w:rsidRPr="00B60D70" w:rsidRDefault="00C8371B"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 xml:space="preserve">เพิ่มการสอนภาคปฏิบัติ เรียนรู้จากสถานที่จริง </w:t>
            </w:r>
          </w:p>
          <w:p w14:paraId="683F6B6C" w14:textId="679E3744" w:rsidR="00C8371B" w:rsidRPr="00B60D70" w:rsidRDefault="00C8371B" w:rsidP="00FF7D50">
            <w:pPr>
              <w:pStyle w:val="af9"/>
              <w:numPr>
                <w:ilvl w:val="0"/>
                <w:numId w:val="88"/>
              </w:numPr>
              <w:ind w:left="323" w:right="26" w:hanging="323"/>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 xml:space="preserve">หนังสือเรียนรวมเป็นไฟล์ อุปกรณ์บางอย่างไม่เพียงพอ </w:t>
            </w:r>
          </w:p>
          <w:p w14:paraId="49F9962F" w14:textId="3BBB28D5" w:rsidR="00180B02" w:rsidRPr="00B60D70" w:rsidRDefault="00C8371B" w:rsidP="00FF7D50">
            <w:pPr>
              <w:pStyle w:val="af9"/>
              <w:numPr>
                <w:ilvl w:val="0"/>
                <w:numId w:val="88"/>
              </w:numPr>
              <w:ind w:left="323" w:right="26" w:hanging="323"/>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 xml:space="preserve">ปริญญา 2 ใบ แบบ </w:t>
            </w:r>
            <w:proofErr w:type="spellStart"/>
            <w:r w:rsidRPr="00B60D70">
              <w:rPr>
                <w:rFonts w:ascii="TH SarabunPSK" w:eastAsia="Angsana New" w:hAnsi="TH SarabunPSK" w:cs="TH SarabunPSK" w:hint="cs"/>
                <w:sz w:val="28"/>
                <w:szCs w:val="28"/>
                <w:cs/>
              </w:rPr>
              <w:t>มจพ</w:t>
            </w:r>
            <w:proofErr w:type="spellEnd"/>
            <w:r w:rsidRPr="00B60D70">
              <w:rPr>
                <w:rFonts w:ascii="TH SarabunPSK" w:eastAsia="Angsana New" w:hAnsi="TH SarabunPSK" w:cs="TH SarabunPSK" w:hint="cs"/>
                <w:sz w:val="28"/>
                <w:szCs w:val="28"/>
                <w:cs/>
              </w:rPr>
              <w:t>.</w:t>
            </w:r>
          </w:p>
        </w:tc>
      </w:tr>
    </w:tbl>
    <w:p w14:paraId="4B793022" w14:textId="77777777" w:rsidR="00AA7FEE" w:rsidRPr="00B60D70" w:rsidRDefault="00AA7FEE" w:rsidP="00592146">
      <w:pPr>
        <w:rPr>
          <w:rFonts w:ascii="TH SarabunPSK" w:hAnsi="TH SarabunPSK" w:cs="TH SarabunPSK"/>
        </w:rPr>
      </w:pPr>
    </w:p>
    <w:p w14:paraId="61760C5C" w14:textId="77777777" w:rsidR="00F1730D" w:rsidRPr="00B60D70" w:rsidRDefault="00F1730D" w:rsidP="00592146">
      <w:pPr>
        <w:rPr>
          <w:rFonts w:ascii="TH SarabunPSK" w:hAnsi="TH SarabunPSK" w:cs="TH SarabunPSK"/>
        </w:rPr>
        <w:sectPr w:rsidR="00F1730D" w:rsidRPr="00B60D70" w:rsidSect="00F1730D">
          <w:pgSz w:w="16838" w:h="11906" w:orient="landscape"/>
          <w:pgMar w:top="1440" w:right="1440" w:bottom="1440" w:left="1440" w:header="706" w:footer="706" w:gutter="0"/>
          <w:cols w:space="708"/>
          <w:docGrid w:linePitch="360"/>
        </w:sectPr>
      </w:pPr>
    </w:p>
    <w:p w14:paraId="752E0526" w14:textId="04664F5D" w:rsidR="009E6917" w:rsidRPr="00B60D70" w:rsidRDefault="00D32CBB" w:rsidP="00592146">
      <w:pPr>
        <w:rPr>
          <w:rFonts w:ascii="TH SarabunPSK" w:hAnsi="TH SarabunPSK" w:cs="TH SarabunPSK"/>
          <w:cs/>
        </w:rPr>
      </w:pPr>
      <w:r w:rsidRPr="00B60D70">
        <w:rPr>
          <w:rFonts w:ascii="TH SarabunPSK" w:hAnsi="TH SarabunPSK" w:cs="TH SarabunPSK" w:hint="cs"/>
          <w:cs/>
        </w:rPr>
        <w:lastRenderedPageBreak/>
        <w:t xml:space="preserve">เมื่อทำการสังเคราะห์ผลการสำรวจที่ได้จากตารางที่ </w:t>
      </w:r>
      <w:r w:rsidRPr="00B60D70">
        <w:rPr>
          <w:rFonts w:ascii="TH SarabunPSK" w:hAnsi="TH SarabunPSK" w:cs="TH SarabunPSK" w:hint="cs"/>
        </w:rPr>
        <w:t xml:space="preserve">2.1 </w:t>
      </w:r>
      <w:r w:rsidRPr="00B60D70">
        <w:rPr>
          <w:rFonts w:ascii="TH SarabunPSK" w:hAnsi="TH SarabunPSK" w:cs="TH SarabunPSK" w:hint="cs"/>
          <w:cs/>
        </w:rPr>
        <w:t xml:space="preserve">โดยพิจารณาตามกรอบ </w:t>
      </w:r>
      <w:r w:rsidRPr="00B60D70">
        <w:rPr>
          <w:rFonts w:ascii="TH SarabunPSK" w:hAnsi="TH SarabunPSK" w:cs="TH SarabunPSK" w:hint="cs"/>
        </w:rPr>
        <w:t xml:space="preserve">KSEC </w:t>
      </w:r>
      <w:r w:rsidR="009C7089" w:rsidRPr="00B60D70">
        <w:rPr>
          <w:rFonts w:ascii="TH SarabunPSK" w:hAnsi="TH SarabunPSK" w:cs="TH SarabunPSK" w:hint="cs"/>
          <w:cs/>
        </w:rPr>
        <w:t xml:space="preserve">โดยที่ </w:t>
      </w:r>
      <w:r w:rsidR="009C7089" w:rsidRPr="00B60D70">
        <w:rPr>
          <w:rFonts w:ascii="TH SarabunPSK" w:hAnsi="TH SarabunPSK" w:cs="TH SarabunPSK"/>
        </w:rPr>
        <w:t xml:space="preserve">G1 </w:t>
      </w:r>
      <w:r w:rsidR="009C7089" w:rsidRPr="00B60D70">
        <w:rPr>
          <w:rFonts w:ascii="TH SarabunPSK" w:hAnsi="TH SarabunPSK" w:cs="TH SarabunPSK" w:hint="cs"/>
          <w:cs/>
        </w:rPr>
        <w:t xml:space="preserve">คือ </w:t>
      </w:r>
      <w:r w:rsidR="009C7089" w:rsidRPr="00B60D70">
        <w:rPr>
          <w:rFonts w:ascii="TH SarabunPSK" w:hAnsi="TH SarabunPSK" w:cs="TH SarabunPSK"/>
          <w:cs/>
        </w:rPr>
        <w:t>กลุ่มที่ 1 ผู้ใช้บัณฑิต</w:t>
      </w:r>
      <w:r w:rsidR="009C7089" w:rsidRPr="00B60D70">
        <w:rPr>
          <w:rFonts w:ascii="TH SarabunPSK" w:hAnsi="TH SarabunPSK" w:cs="TH SarabunPSK" w:hint="cs"/>
          <w:cs/>
        </w:rPr>
        <w:t xml:space="preserve"> </w:t>
      </w:r>
      <w:r w:rsidR="009C7089" w:rsidRPr="00B60D70">
        <w:rPr>
          <w:rFonts w:ascii="TH SarabunPSK" w:hAnsi="TH SarabunPSK" w:cs="TH SarabunPSK"/>
        </w:rPr>
        <w:t xml:space="preserve">G2 </w:t>
      </w:r>
      <w:r w:rsidR="009C7089" w:rsidRPr="00B60D70">
        <w:rPr>
          <w:rFonts w:ascii="TH SarabunPSK" w:hAnsi="TH SarabunPSK" w:cs="TH SarabunPSK" w:hint="cs"/>
          <w:cs/>
        </w:rPr>
        <w:t xml:space="preserve">คือ </w:t>
      </w:r>
      <w:r w:rsidR="009C7089" w:rsidRPr="00B60D70">
        <w:rPr>
          <w:rFonts w:ascii="TH SarabunPSK" w:hAnsi="TH SarabunPSK" w:cs="TH SarabunPSK"/>
          <w:cs/>
        </w:rPr>
        <w:t>กลุ่มที่ 2 องค์กรภาครัฐ</w:t>
      </w:r>
      <w:r w:rsidR="009C7089" w:rsidRPr="00B60D70">
        <w:rPr>
          <w:rFonts w:ascii="TH SarabunPSK" w:hAnsi="TH SarabunPSK" w:cs="TH SarabunPSK" w:hint="cs"/>
          <w:cs/>
        </w:rPr>
        <w:t xml:space="preserve"> </w:t>
      </w:r>
      <w:r w:rsidR="009C7089" w:rsidRPr="00B60D70">
        <w:rPr>
          <w:rFonts w:ascii="TH SarabunPSK" w:hAnsi="TH SarabunPSK" w:cs="TH SarabunPSK"/>
        </w:rPr>
        <w:t xml:space="preserve">G3 </w:t>
      </w:r>
      <w:r w:rsidR="009C7089" w:rsidRPr="00B60D70">
        <w:rPr>
          <w:rFonts w:ascii="TH SarabunPSK" w:hAnsi="TH SarabunPSK" w:cs="TH SarabunPSK" w:hint="cs"/>
          <w:cs/>
        </w:rPr>
        <w:t xml:space="preserve">คือ </w:t>
      </w:r>
      <w:r w:rsidR="009C7089" w:rsidRPr="00B60D70">
        <w:rPr>
          <w:rFonts w:ascii="TH SarabunPSK" w:hAnsi="TH SarabunPSK" w:cs="TH SarabunPSK"/>
          <w:cs/>
        </w:rPr>
        <w:t>กลุ่มที่ 3 องค์กรวิชาชีพ</w:t>
      </w:r>
      <w:r w:rsidR="009C7089" w:rsidRPr="00B60D70">
        <w:rPr>
          <w:rFonts w:ascii="TH SarabunPSK" w:hAnsi="TH SarabunPSK" w:cs="TH SarabunPSK" w:hint="cs"/>
          <w:cs/>
        </w:rPr>
        <w:t xml:space="preserve"> </w:t>
      </w:r>
      <w:r w:rsidR="009C7089" w:rsidRPr="00B60D70">
        <w:rPr>
          <w:rFonts w:ascii="TH SarabunPSK" w:hAnsi="TH SarabunPSK" w:cs="TH SarabunPSK"/>
        </w:rPr>
        <w:t xml:space="preserve">G4 </w:t>
      </w:r>
      <w:r w:rsidR="009C7089" w:rsidRPr="00B60D70">
        <w:rPr>
          <w:rFonts w:ascii="TH SarabunPSK" w:hAnsi="TH SarabunPSK" w:cs="TH SarabunPSK" w:hint="cs"/>
          <w:cs/>
        </w:rPr>
        <w:t xml:space="preserve">คือ </w:t>
      </w:r>
      <w:r w:rsidR="009C7089" w:rsidRPr="00B60D70">
        <w:rPr>
          <w:rFonts w:ascii="TH SarabunPSK" w:hAnsi="TH SarabunPSK" w:cs="TH SarabunPSK"/>
          <w:cs/>
        </w:rPr>
        <w:t>กลุ่มที่ 4 ศิษย์เก่า</w:t>
      </w:r>
      <w:r w:rsidR="009C7089" w:rsidRPr="00B60D70">
        <w:rPr>
          <w:rFonts w:ascii="TH SarabunPSK" w:hAnsi="TH SarabunPSK" w:cs="TH SarabunPSK" w:hint="cs"/>
          <w:cs/>
        </w:rPr>
        <w:t xml:space="preserve"> </w:t>
      </w:r>
      <w:r w:rsidR="009C7089" w:rsidRPr="00B60D70">
        <w:rPr>
          <w:rFonts w:ascii="TH SarabunPSK" w:hAnsi="TH SarabunPSK" w:cs="TH SarabunPSK"/>
        </w:rPr>
        <w:t xml:space="preserve">G5 </w:t>
      </w:r>
      <w:r w:rsidR="009C7089" w:rsidRPr="00B60D70">
        <w:rPr>
          <w:rFonts w:ascii="TH SarabunPSK" w:hAnsi="TH SarabunPSK" w:cs="TH SarabunPSK" w:hint="cs"/>
          <w:cs/>
        </w:rPr>
        <w:t xml:space="preserve">คือ </w:t>
      </w:r>
      <w:r w:rsidR="009C7089" w:rsidRPr="00B60D70">
        <w:rPr>
          <w:rFonts w:ascii="TH SarabunPSK" w:hAnsi="TH SarabunPSK" w:cs="TH SarabunPSK"/>
          <w:cs/>
        </w:rPr>
        <w:t>กลุ่มที่ 5 คณาจารย์</w:t>
      </w:r>
      <w:r w:rsidR="009C7089" w:rsidRPr="00B60D70">
        <w:rPr>
          <w:rFonts w:ascii="TH SarabunPSK" w:hAnsi="TH SarabunPSK" w:cs="TH SarabunPSK" w:hint="cs"/>
          <w:cs/>
        </w:rPr>
        <w:t xml:space="preserve"> และ </w:t>
      </w:r>
      <w:r w:rsidR="009C7089" w:rsidRPr="00B60D70">
        <w:rPr>
          <w:rFonts w:ascii="TH SarabunPSK" w:hAnsi="TH SarabunPSK" w:cs="TH SarabunPSK"/>
        </w:rPr>
        <w:t xml:space="preserve">G6 </w:t>
      </w:r>
      <w:r w:rsidR="009C7089" w:rsidRPr="00B60D70">
        <w:rPr>
          <w:rFonts w:ascii="TH SarabunPSK" w:hAnsi="TH SarabunPSK" w:cs="TH SarabunPSK" w:hint="cs"/>
          <w:cs/>
        </w:rPr>
        <w:t xml:space="preserve">คือ </w:t>
      </w:r>
      <w:r w:rsidR="009C7089" w:rsidRPr="00B60D70">
        <w:rPr>
          <w:rFonts w:ascii="TH SarabunPSK" w:hAnsi="TH SarabunPSK" w:cs="TH SarabunPSK"/>
          <w:cs/>
        </w:rPr>
        <w:t>กลุ่มที่ 6 นักศึกษาปัจจุบัน</w:t>
      </w:r>
      <w:r w:rsidR="009C7089" w:rsidRPr="00B60D70">
        <w:rPr>
          <w:rFonts w:ascii="TH SarabunPSK" w:hAnsi="TH SarabunPSK" w:cs="TH SarabunPSK" w:hint="cs"/>
          <w:cs/>
        </w:rPr>
        <w:t xml:space="preserve"> </w:t>
      </w:r>
      <w:r w:rsidRPr="00B60D70">
        <w:rPr>
          <w:rFonts w:ascii="TH SarabunPSK" w:hAnsi="TH SarabunPSK" w:cs="TH SarabunPSK" w:hint="cs"/>
          <w:cs/>
        </w:rPr>
        <w:t xml:space="preserve">สามารถแสดงได้ดังตารางที่ </w:t>
      </w:r>
      <w:r w:rsidRPr="00B60D70">
        <w:rPr>
          <w:rFonts w:ascii="TH SarabunPSK" w:hAnsi="TH SarabunPSK" w:cs="TH SarabunPSK" w:hint="cs"/>
        </w:rPr>
        <w:t xml:space="preserve">2.2 </w:t>
      </w:r>
      <w:r w:rsidRPr="00B60D70">
        <w:rPr>
          <w:rFonts w:ascii="TH SarabunPSK" w:hAnsi="TH SarabunPSK" w:cs="TH SarabunPSK" w:hint="cs"/>
          <w:cs/>
        </w:rPr>
        <w:t>ดังนี้</w:t>
      </w:r>
      <w:r w:rsidR="00893C51" w:rsidRPr="00B60D70">
        <w:rPr>
          <w:rFonts w:ascii="TH SarabunPSK" w:hAnsi="TH SarabunPSK" w:cs="TH SarabunPSK"/>
        </w:rPr>
        <w:t xml:space="preserve"> </w:t>
      </w:r>
    </w:p>
    <w:p w14:paraId="253740B5" w14:textId="77777777" w:rsidR="00D32CBB" w:rsidRPr="00B60D70" w:rsidRDefault="00D32CBB" w:rsidP="00592146">
      <w:pPr>
        <w:rPr>
          <w:rFonts w:ascii="TH SarabunPSK" w:hAnsi="TH SarabunPSK" w:cs="TH SarabunPSK"/>
          <w:b/>
          <w:bCs/>
        </w:rPr>
      </w:pPr>
    </w:p>
    <w:p w14:paraId="15E0F7C8" w14:textId="03CA4430" w:rsidR="00D32CBB" w:rsidRPr="00B60D70" w:rsidRDefault="00D32CBB" w:rsidP="00592146">
      <w:pPr>
        <w:rPr>
          <w:rFonts w:ascii="TH SarabunPSK" w:hAnsi="TH SarabunPSK" w:cs="TH SarabunPSK"/>
          <w:cs/>
        </w:rPr>
      </w:pPr>
      <w:r w:rsidRPr="00B60D70">
        <w:rPr>
          <w:rFonts w:ascii="TH SarabunPSK" w:hAnsi="TH SarabunPSK" w:cs="TH SarabunPSK" w:hint="cs"/>
          <w:b/>
          <w:bCs/>
          <w:cs/>
        </w:rPr>
        <w:t xml:space="preserve">ตารางที่ </w:t>
      </w:r>
      <w:r w:rsidRPr="00B60D70">
        <w:rPr>
          <w:rFonts w:ascii="TH SarabunPSK" w:hAnsi="TH SarabunPSK" w:cs="TH SarabunPSK" w:hint="cs"/>
          <w:b/>
          <w:bCs/>
        </w:rPr>
        <w:t xml:space="preserve">2.2 </w:t>
      </w:r>
      <w:r w:rsidRPr="00B60D70">
        <w:rPr>
          <w:rFonts w:ascii="TH SarabunPSK" w:hAnsi="TH SarabunPSK" w:cs="TH SarabunPSK" w:hint="cs"/>
          <w:cs/>
        </w:rPr>
        <w:t>ผลการสังเคราะห์ข้อมูลที่ได้จากการสำรวจจาก</w:t>
      </w:r>
      <w:r w:rsidR="000B12D3" w:rsidRPr="00B60D70">
        <w:rPr>
          <w:rFonts w:ascii="TH SarabunPSK" w:hAnsi="TH SarabunPSK" w:cs="TH SarabunPSK" w:hint="cs"/>
          <w:cs/>
        </w:rPr>
        <w:t>กลุ่ม</w:t>
      </w:r>
      <w:r w:rsidRPr="00B60D70">
        <w:rPr>
          <w:rFonts w:ascii="TH SarabunPSK" w:hAnsi="TH SarabunPSK" w:cs="TH SarabunPSK" w:hint="cs"/>
          <w:cs/>
        </w:rPr>
        <w:t>ผู้มีส่วนได้ส่วนเสีย</w:t>
      </w:r>
      <w:r w:rsidR="000B12D3" w:rsidRPr="00B60D70">
        <w:rPr>
          <w:rFonts w:ascii="TH SarabunPSK" w:hAnsi="TH SarabunPSK" w:cs="TH SarabunPSK" w:hint="cs"/>
          <w:cs/>
        </w:rPr>
        <w:t xml:space="preserve">จำแนกตาม </w:t>
      </w:r>
      <w:r w:rsidR="000B12D3" w:rsidRPr="00B60D70">
        <w:rPr>
          <w:rFonts w:ascii="TH SarabunPSK" w:hAnsi="TH SarabunPSK" w:cs="TH SarabunPSK"/>
        </w:rPr>
        <w:t>KSCE</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701"/>
        <w:gridCol w:w="3402"/>
        <w:gridCol w:w="543"/>
        <w:gridCol w:w="543"/>
        <w:gridCol w:w="544"/>
        <w:gridCol w:w="543"/>
        <w:gridCol w:w="543"/>
        <w:gridCol w:w="544"/>
      </w:tblGrid>
      <w:tr w:rsidR="00B60D70" w:rsidRPr="00B60D70" w14:paraId="1B8F962D" w14:textId="77777777" w:rsidTr="00D022C4">
        <w:trPr>
          <w:trHeight w:val="336"/>
          <w:tblHeader/>
        </w:trPr>
        <w:tc>
          <w:tcPr>
            <w:tcW w:w="704"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tcPr>
          <w:p w14:paraId="43D17908" w14:textId="65277E62" w:rsidR="000B12D3" w:rsidRPr="00B60D70" w:rsidRDefault="000B12D3" w:rsidP="00533A08">
            <w:pPr>
              <w:jc w:val="center"/>
              <w:rPr>
                <w:rFonts w:eastAsia="Times New Roman"/>
                <w:sz w:val="28"/>
                <w:szCs w:val="28"/>
                <w:lang w:bidi="ar-SA"/>
              </w:rPr>
            </w:pPr>
            <w:r w:rsidRPr="00B60D70">
              <w:rPr>
                <w:b/>
                <w:bCs/>
                <w:sz w:val="28"/>
                <w:szCs w:val="28"/>
                <w:cs/>
              </w:rPr>
              <w:t>ลำดับ</w:t>
            </w:r>
          </w:p>
        </w:tc>
        <w:tc>
          <w:tcPr>
            <w:tcW w:w="1701"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tcPr>
          <w:p w14:paraId="561D057E" w14:textId="250D7AAD" w:rsidR="000B12D3" w:rsidRPr="00B60D70" w:rsidRDefault="000B12D3" w:rsidP="00533A08">
            <w:pPr>
              <w:jc w:val="left"/>
              <w:rPr>
                <w:rFonts w:eastAsia="Times New Roman"/>
                <w:sz w:val="28"/>
                <w:szCs w:val="28"/>
                <w:lang w:bidi="ar-SA"/>
              </w:rPr>
            </w:pPr>
            <w:r w:rsidRPr="00B60D70">
              <w:rPr>
                <w:b/>
                <w:bCs/>
                <w:sz w:val="28"/>
                <w:szCs w:val="28"/>
                <w:cs/>
              </w:rPr>
              <w:t>ประเด็น</w:t>
            </w:r>
            <w:r w:rsidRPr="00B60D70">
              <w:rPr>
                <w:b/>
                <w:bCs/>
                <w:sz w:val="28"/>
                <w:szCs w:val="28"/>
              </w:rPr>
              <w:t xml:space="preserve"> KSAC</w:t>
            </w:r>
          </w:p>
        </w:tc>
        <w:tc>
          <w:tcPr>
            <w:tcW w:w="3402" w:type="dxa"/>
            <w:tcBorders>
              <w:left w:val="single" w:sz="4" w:space="0" w:color="auto"/>
            </w:tcBorders>
            <w:shd w:val="clear" w:color="auto" w:fill="D0CECE" w:themeFill="background2" w:themeFillShade="E6"/>
            <w:noWrap/>
          </w:tcPr>
          <w:p w14:paraId="32688798" w14:textId="26111373" w:rsidR="000B12D3" w:rsidRPr="00B60D70" w:rsidRDefault="000B12D3" w:rsidP="00533A08">
            <w:pPr>
              <w:jc w:val="left"/>
              <w:rPr>
                <w:rFonts w:eastAsia="Times New Roman"/>
                <w:sz w:val="28"/>
                <w:szCs w:val="28"/>
                <w:lang w:bidi="ar-SA"/>
              </w:rPr>
            </w:pPr>
            <w:r w:rsidRPr="00B60D70">
              <w:rPr>
                <w:b/>
                <w:bCs/>
                <w:sz w:val="28"/>
                <w:szCs w:val="28"/>
                <w:cs/>
              </w:rPr>
              <w:t>รายการความต้องการ</w:t>
            </w:r>
          </w:p>
        </w:tc>
        <w:tc>
          <w:tcPr>
            <w:tcW w:w="543" w:type="dxa"/>
            <w:shd w:val="clear" w:color="auto" w:fill="D0CECE" w:themeFill="background2" w:themeFillShade="E6"/>
            <w:noWrap/>
          </w:tcPr>
          <w:p w14:paraId="6F269D5F" w14:textId="7823ED41" w:rsidR="000B12D3" w:rsidRPr="00B60D70" w:rsidRDefault="000B12D3" w:rsidP="00533A08">
            <w:pPr>
              <w:jc w:val="center"/>
              <w:rPr>
                <w:rFonts w:eastAsia="Times New Roman"/>
                <w:sz w:val="28"/>
                <w:szCs w:val="28"/>
                <w:lang w:bidi="ar-SA"/>
              </w:rPr>
            </w:pPr>
            <w:r w:rsidRPr="00B60D70">
              <w:rPr>
                <w:b/>
                <w:bCs/>
                <w:sz w:val="28"/>
                <w:szCs w:val="28"/>
              </w:rPr>
              <w:t>G1</w:t>
            </w:r>
          </w:p>
        </w:tc>
        <w:tc>
          <w:tcPr>
            <w:tcW w:w="543" w:type="dxa"/>
            <w:shd w:val="clear" w:color="auto" w:fill="D0CECE" w:themeFill="background2" w:themeFillShade="E6"/>
            <w:noWrap/>
          </w:tcPr>
          <w:p w14:paraId="37702678" w14:textId="1551C596" w:rsidR="000B12D3" w:rsidRPr="00B60D70" w:rsidRDefault="000B12D3" w:rsidP="00533A08">
            <w:pPr>
              <w:jc w:val="center"/>
              <w:rPr>
                <w:rFonts w:eastAsia="Times New Roman"/>
                <w:sz w:val="28"/>
                <w:szCs w:val="28"/>
                <w:lang w:bidi="ar-SA"/>
              </w:rPr>
            </w:pPr>
            <w:r w:rsidRPr="00B60D70">
              <w:rPr>
                <w:b/>
                <w:bCs/>
                <w:sz w:val="28"/>
                <w:szCs w:val="28"/>
              </w:rPr>
              <w:t>G2</w:t>
            </w:r>
          </w:p>
        </w:tc>
        <w:tc>
          <w:tcPr>
            <w:tcW w:w="544" w:type="dxa"/>
            <w:shd w:val="clear" w:color="auto" w:fill="D0CECE" w:themeFill="background2" w:themeFillShade="E6"/>
            <w:noWrap/>
          </w:tcPr>
          <w:p w14:paraId="6480A53B" w14:textId="7D15BF6A" w:rsidR="000B12D3" w:rsidRPr="00B60D70" w:rsidRDefault="000B12D3" w:rsidP="00533A08">
            <w:pPr>
              <w:jc w:val="center"/>
              <w:rPr>
                <w:rFonts w:eastAsia="Times New Roman"/>
                <w:sz w:val="28"/>
                <w:szCs w:val="28"/>
                <w:lang w:bidi="ar-SA"/>
              </w:rPr>
            </w:pPr>
            <w:r w:rsidRPr="00B60D70">
              <w:rPr>
                <w:b/>
                <w:bCs/>
                <w:sz w:val="28"/>
                <w:szCs w:val="28"/>
              </w:rPr>
              <w:t>G3</w:t>
            </w:r>
          </w:p>
        </w:tc>
        <w:tc>
          <w:tcPr>
            <w:tcW w:w="543" w:type="dxa"/>
            <w:shd w:val="clear" w:color="auto" w:fill="D0CECE" w:themeFill="background2" w:themeFillShade="E6"/>
            <w:noWrap/>
          </w:tcPr>
          <w:p w14:paraId="364FA7E5" w14:textId="465D40FD" w:rsidR="000B12D3" w:rsidRPr="00B60D70" w:rsidRDefault="000B12D3" w:rsidP="00533A08">
            <w:pPr>
              <w:jc w:val="center"/>
              <w:rPr>
                <w:rFonts w:eastAsia="Times New Roman"/>
                <w:sz w:val="28"/>
                <w:szCs w:val="28"/>
                <w:lang w:bidi="ar-SA"/>
              </w:rPr>
            </w:pPr>
            <w:r w:rsidRPr="00B60D70">
              <w:rPr>
                <w:b/>
                <w:bCs/>
                <w:sz w:val="28"/>
                <w:szCs w:val="28"/>
              </w:rPr>
              <w:t>G4</w:t>
            </w:r>
          </w:p>
        </w:tc>
        <w:tc>
          <w:tcPr>
            <w:tcW w:w="543" w:type="dxa"/>
            <w:shd w:val="clear" w:color="auto" w:fill="D0CECE" w:themeFill="background2" w:themeFillShade="E6"/>
            <w:noWrap/>
          </w:tcPr>
          <w:p w14:paraId="28E8BF67" w14:textId="6A252653" w:rsidR="000B12D3" w:rsidRPr="00B60D70" w:rsidRDefault="000B12D3" w:rsidP="00533A08">
            <w:pPr>
              <w:jc w:val="center"/>
              <w:rPr>
                <w:rFonts w:eastAsia="Times New Roman"/>
                <w:sz w:val="28"/>
                <w:szCs w:val="28"/>
                <w:lang w:bidi="ar-SA"/>
              </w:rPr>
            </w:pPr>
            <w:r w:rsidRPr="00B60D70">
              <w:rPr>
                <w:b/>
                <w:bCs/>
                <w:sz w:val="28"/>
                <w:szCs w:val="28"/>
              </w:rPr>
              <w:t>G5</w:t>
            </w:r>
          </w:p>
        </w:tc>
        <w:tc>
          <w:tcPr>
            <w:tcW w:w="544" w:type="dxa"/>
            <w:shd w:val="clear" w:color="auto" w:fill="D0CECE" w:themeFill="background2" w:themeFillShade="E6"/>
            <w:noWrap/>
          </w:tcPr>
          <w:p w14:paraId="0403A9A3" w14:textId="5EFD97A9" w:rsidR="000B12D3" w:rsidRPr="00B60D70" w:rsidRDefault="000B12D3" w:rsidP="00533A08">
            <w:pPr>
              <w:jc w:val="center"/>
              <w:rPr>
                <w:rFonts w:eastAsia="Times New Roman"/>
                <w:sz w:val="28"/>
                <w:szCs w:val="28"/>
                <w:lang w:bidi="ar-SA"/>
              </w:rPr>
            </w:pPr>
            <w:r w:rsidRPr="00B60D70">
              <w:rPr>
                <w:b/>
                <w:bCs/>
                <w:sz w:val="28"/>
                <w:szCs w:val="28"/>
              </w:rPr>
              <w:t>G6</w:t>
            </w:r>
          </w:p>
        </w:tc>
      </w:tr>
      <w:tr w:rsidR="00B60D70" w:rsidRPr="00B60D70" w14:paraId="5028DA03" w14:textId="77777777" w:rsidTr="00D022C4">
        <w:trPr>
          <w:trHeight w:val="336"/>
        </w:trPr>
        <w:tc>
          <w:tcPr>
            <w:tcW w:w="704" w:type="dxa"/>
            <w:vMerge w:val="restart"/>
            <w:tcBorders>
              <w:top w:val="single" w:sz="4" w:space="0" w:color="auto"/>
              <w:left w:val="single" w:sz="4" w:space="0" w:color="auto"/>
              <w:right w:val="single" w:sz="4" w:space="0" w:color="auto"/>
            </w:tcBorders>
            <w:shd w:val="clear" w:color="auto" w:fill="auto"/>
            <w:noWrap/>
          </w:tcPr>
          <w:p w14:paraId="6B00E789" w14:textId="4A61B6E9"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1</w:t>
            </w:r>
          </w:p>
        </w:tc>
        <w:tc>
          <w:tcPr>
            <w:tcW w:w="1701" w:type="dxa"/>
            <w:vMerge w:val="restart"/>
            <w:tcBorders>
              <w:top w:val="single" w:sz="4" w:space="0" w:color="auto"/>
              <w:left w:val="single" w:sz="4" w:space="0" w:color="auto"/>
              <w:right w:val="single" w:sz="4" w:space="0" w:color="auto"/>
            </w:tcBorders>
            <w:shd w:val="clear" w:color="auto" w:fill="auto"/>
            <w:noWrap/>
          </w:tcPr>
          <w:p w14:paraId="1CBF512F" w14:textId="21B2DEE4" w:rsidR="000B12D3" w:rsidRPr="00B60D70" w:rsidRDefault="000B12D3" w:rsidP="00533A08">
            <w:pPr>
              <w:jc w:val="left"/>
              <w:rPr>
                <w:rFonts w:eastAsia="Times New Roman"/>
                <w:sz w:val="28"/>
                <w:szCs w:val="28"/>
                <w:lang w:bidi="ar-SA"/>
              </w:rPr>
            </w:pPr>
            <w:r w:rsidRPr="00B60D70">
              <w:rPr>
                <w:rFonts w:eastAsia="Times New Roman"/>
                <w:sz w:val="28"/>
                <w:szCs w:val="28"/>
                <w:lang w:bidi="ar-SA"/>
              </w:rPr>
              <w:t>Professional Knowledge (PK)</w:t>
            </w:r>
          </w:p>
        </w:tc>
        <w:tc>
          <w:tcPr>
            <w:tcW w:w="3402" w:type="dxa"/>
            <w:tcBorders>
              <w:left w:val="single" w:sz="4" w:space="0" w:color="auto"/>
            </w:tcBorders>
            <w:shd w:val="clear" w:color="auto" w:fill="auto"/>
            <w:noWrap/>
          </w:tcPr>
          <w:p w14:paraId="729A2674" w14:textId="661D86ED" w:rsidR="000B12D3" w:rsidRPr="00B60D70" w:rsidRDefault="000B12D3" w:rsidP="00533A08">
            <w:pPr>
              <w:jc w:val="left"/>
              <w:rPr>
                <w:rFonts w:eastAsia="Times New Roman"/>
                <w:sz w:val="28"/>
                <w:szCs w:val="28"/>
                <w:cs/>
              </w:rPr>
            </w:pPr>
            <w:r w:rsidRPr="00B60D70">
              <w:rPr>
                <w:rFonts w:eastAsia="Times New Roman"/>
                <w:sz w:val="28"/>
                <w:szCs w:val="28"/>
                <w:cs/>
              </w:rPr>
              <w:t>เขียนแบบด้วยคอมพิวเตอร์</w:t>
            </w:r>
            <w:r w:rsidRPr="00B60D70">
              <w:rPr>
                <w:rFonts w:eastAsia="Times New Roman"/>
                <w:sz w:val="28"/>
                <w:szCs w:val="28"/>
                <w:lang w:bidi="ar-SA"/>
              </w:rPr>
              <w:t xml:space="preserve">, AutoCAD, BIM </w:t>
            </w:r>
          </w:p>
        </w:tc>
        <w:tc>
          <w:tcPr>
            <w:tcW w:w="543" w:type="dxa"/>
            <w:shd w:val="clear" w:color="auto" w:fill="auto"/>
            <w:noWrap/>
          </w:tcPr>
          <w:p w14:paraId="1EC21AB1" w14:textId="15CE117C"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tcPr>
          <w:p w14:paraId="1786B72B" w14:textId="77777777" w:rsidR="000B12D3" w:rsidRPr="00B60D70" w:rsidRDefault="000B12D3" w:rsidP="00533A08">
            <w:pPr>
              <w:jc w:val="center"/>
              <w:rPr>
                <w:rFonts w:eastAsia="Times New Roman"/>
                <w:sz w:val="28"/>
                <w:szCs w:val="28"/>
                <w:lang w:bidi="ar-SA"/>
              </w:rPr>
            </w:pPr>
          </w:p>
        </w:tc>
        <w:tc>
          <w:tcPr>
            <w:tcW w:w="544" w:type="dxa"/>
            <w:shd w:val="clear" w:color="auto" w:fill="auto"/>
            <w:noWrap/>
          </w:tcPr>
          <w:p w14:paraId="262DAF4F" w14:textId="77777777" w:rsidR="000B12D3" w:rsidRPr="00B60D70" w:rsidRDefault="000B12D3" w:rsidP="00533A08">
            <w:pPr>
              <w:jc w:val="center"/>
              <w:rPr>
                <w:rFonts w:eastAsia="Times New Roman"/>
                <w:sz w:val="28"/>
                <w:szCs w:val="28"/>
                <w:lang w:bidi="ar-SA"/>
              </w:rPr>
            </w:pPr>
          </w:p>
        </w:tc>
        <w:tc>
          <w:tcPr>
            <w:tcW w:w="543" w:type="dxa"/>
            <w:shd w:val="clear" w:color="auto" w:fill="auto"/>
            <w:noWrap/>
          </w:tcPr>
          <w:p w14:paraId="41AB3680" w14:textId="77777777" w:rsidR="000B12D3" w:rsidRPr="00B60D70" w:rsidRDefault="000B12D3" w:rsidP="00533A08">
            <w:pPr>
              <w:jc w:val="center"/>
              <w:rPr>
                <w:rFonts w:eastAsia="Times New Roman"/>
                <w:sz w:val="28"/>
                <w:szCs w:val="28"/>
                <w:lang w:bidi="ar-SA"/>
              </w:rPr>
            </w:pPr>
          </w:p>
        </w:tc>
        <w:tc>
          <w:tcPr>
            <w:tcW w:w="543" w:type="dxa"/>
            <w:shd w:val="clear" w:color="auto" w:fill="auto"/>
            <w:noWrap/>
          </w:tcPr>
          <w:p w14:paraId="6056AD4E" w14:textId="536B510E" w:rsidR="000B12D3" w:rsidRPr="00B60D70" w:rsidRDefault="000B12D3" w:rsidP="00533A08">
            <w:pPr>
              <w:jc w:val="center"/>
              <w:rPr>
                <w:rFonts w:eastAsia="Times New Roman"/>
                <w:sz w:val="28"/>
                <w:szCs w:val="28"/>
                <w:lang w:bidi="ar-SA"/>
              </w:rPr>
            </w:pPr>
          </w:p>
        </w:tc>
        <w:tc>
          <w:tcPr>
            <w:tcW w:w="544" w:type="dxa"/>
            <w:shd w:val="clear" w:color="auto" w:fill="auto"/>
            <w:noWrap/>
          </w:tcPr>
          <w:p w14:paraId="78437D3F" w14:textId="77777777" w:rsidR="000B12D3" w:rsidRPr="00B60D70" w:rsidRDefault="000B12D3" w:rsidP="00533A08">
            <w:pPr>
              <w:jc w:val="center"/>
              <w:rPr>
                <w:rFonts w:eastAsia="Times New Roman"/>
                <w:sz w:val="28"/>
                <w:szCs w:val="28"/>
                <w:lang w:bidi="ar-SA"/>
              </w:rPr>
            </w:pPr>
          </w:p>
        </w:tc>
      </w:tr>
      <w:tr w:rsidR="00B60D70" w:rsidRPr="00B60D70" w14:paraId="49B04DC8" w14:textId="77777777" w:rsidTr="00D022C4">
        <w:trPr>
          <w:trHeight w:val="336"/>
        </w:trPr>
        <w:tc>
          <w:tcPr>
            <w:tcW w:w="704" w:type="dxa"/>
            <w:vMerge/>
            <w:tcBorders>
              <w:left w:val="single" w:sz="4" w:space="0" w:color="auto"/>
              <w:bottom w:val="nil"/>
              <w:right w:val="single" w:sz="4" w:space="0" w:color="auto"/>
            </w:tcBorders>
            <w:shd w:val="clear" w:color="auto" w:fill="auto"/>
            <w:noWrap/>
          </w:tcPr>
          <w:p w14:paraId="6E810C85" w14:textId="05A94DBA" w:rsidR="000B12D3" w:rsidRPr="00B60D70" w:rsidRDefault="000B12D3" w:rsidP="00533A08">
            <w:pPr>
              <w:jc w:val="center"/>
              <w:rPr>
                <w:rFonts w:eastAsia="Times New Roman"/>
                <w:sz w:val="28"/>
                <w:szCs w:val="28"/>
                <w:lang w:bidi="ar-SA"/>
              </w:rPr>
            </w:pPr>
          </w:p>
        </w:tc>
        <w:tc>
          <w:tcPr>
            <w:tcW w:w="1701" w:type="dxa"/>
            <w:vMerge/>
            <w:tcBorders>
              <w:left w:val="single" w:sz="4" w:space="0" w:color="auto"/>
              <w:bottom w:val="nil"/>
              <w:right w:val="single" w:sz="4" w:space="0" w:color="auto"/>
            </w:tcBorders>
            <w:shd w:val="clear" w:color="auto" w:fill="auto"/>
            <w:noWrap/>
          </w:tcPr>
          <w:p w14:paraId="67CA31CA" w14:textId="39EE4A68" w:rsidR="000B12D3" w:rsidRPr="00B60D70" w:rsidRDefault="000B12D3" w:rsidP="00533A08">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52E50CBD" w14:textId="77777777" w:rsidR="000B12D3" w:rsidRPr="00B60D70" w:rsidRDefault="000B12D3" w:rsidP="00533A08">
            <w:pPr>
              <w:jc w:val="left"/>
              <w:rPr>
                <w:rFonts w:eastAsia="Times New Roman"/>
                <w:sz w:val="28"/>
                <w:szCs w:val="28"/>
                <w:lang w:bidi="ar-SA"/>
              </w:rPr>
            </w:pPr>
            <w:r w:rsidRPr="00B60D70">
              <w:rPr>
                <w:rFonts w:eastAsia="Times New Roman"/>
                <w:sz w:val="28"/>
                <w:szCs w:val="28"/>
                <w:cs/>
              </w:rPr>
              <w:t>เขียนแบบอาคาร</w:t>
            </w:r>
          </w:p>
        </w:tc>
        <w:tc>
          <w:tcPr>
            <w:tcW w:w="543" w:type="dxa"/>
            <w:shd w:val="clear" w:color="auto" w:fill="auto"/>
            <w:noWrap/>
            <w:hideMark/>
          </w:tcPr>
          <w:p w14:paraId="3826A041" w14:textId="77777777"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3CDE9F2D" w14:textId="77777777"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438D58B7"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20913661"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7DDFEF2A" w14:textId="325649B8"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12E72CD9" w14:textId="77777777" w:rsidR="000B12D3" w:rsidRPr="00B60D70" w:rsidRDefault="000B12D3" w:rsidP="00533A08">
            <w:pPr>
              <w:jc w:val="center"/>
              <w:rPr>
                <w:rFonts w:eastAsia="Times New Roman"/>
                <w:sz w:val="28"/>
                <w:szCs w:val="28"/>
                <w:lang w:bidi="ar-SA"/>
              </w:rPr>
            </w:pPr>
          </w:p>
        </w:tc>
      </w:tr>
      <w:tr w:rsidR="00B60D70" w:rsidRPr="00B60D70" w14:paraId="6FA9F253"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0BA4E067" w14:textId="635B8366" w:rsidR="000B12D3" w:rsidRPr="00B60D70" w:rsidRDefault="000B12D3" w:rsidP="00533A08">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4F4194BA" w14:textId="4B179928" w:rsidR="000B12D3" w:rsidRPr="00B60D70" w:rsidRDefault="000B12D3" w:rsidP="00533A08">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21F37E16" w14:textId="77777777" w:rsidR="000B12D3" w:rsidRPr="00B60D70" w:rsidRDefault="000B12D3" w:rsidP="00533A08">
            <w:pPr>
              <w:jc w:val="left"/>
              <w:rPr>
                <w:rFonts w:eastAsia="Times New Roman"/>
                <w:sz w:val="28"/>
                <w:szCs w:val="28"/>
                <w:lang w:bidi="ar-SA"/>
              </w:rPr>
            </w:pPr>
            <w:r w:rsidRPr="00B60D70">
              <w:rPr>
                <w:rFonts w:eastAsia="Times New Roman"/>
                <w:sz w:val="28"/>
                <w:szCs w:val="28"/>
                <w:cs/>
              </w:rPr>
              <w:t>เทคโนโลยีใหม่ ๆ</w:t>
            </w:r>
          </w:p>
        </w:tc>
        <w:tc>
          <w:tcPr>
            <w:tcW w:w="543" w:type="dxa"/>
            <w:shd w:val="clear" w:color="auto" w:fill="auto"/>
            <w:noWrap/>
            <w:hideMark/>
          </w:tcPr>
          <w:p w14:paraId="1538D5A8" w14:textId="77777777"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40694255" w14:textId="77777777"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2122887A"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44DA82BE"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0DD6855F" w14:textId="66DDC8D1"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79C758E3" w14:textId="77777777" w:rsidR="000B12D3" w:rsidRPr="00B60D70" w:rsidRDefault="000B12D3" w:rsidP="00533A08">
            <w:pPr>
              <w:jc w:val="center"/>
              <w:rPr>
                <w:rFonts w:eastAsia="Times New Roman"/>
                <w:sz w:val="28"/>
                <w:szCs w:val="28"/>
                <w:lang w:bidi="ar-SA"/>
              </w:rPr>
            </w:pPr>
          </w:p>
        </w:tc>
      </w:tr>
      <w:tr w:rsidR="00B60D70" w:rsidRPr="00B60D70" w14:paraId="59E0E46C"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65C24FB6" w14:textId="721B2B51" w:rsidR="000B12D3" w:rsidRPr="00B60D70" w:rsidRDefault="000B12D3" w:rsidP="00533A08">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6A78F92B" w14:textId="48CCC129" w:rsidR="000B12D3" w:rsidRPr="00B60D70" w:rsidRDefault="000B12D3" w:rsidP="00533A08">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3DFBD0B8" w14:textId="77777777" w:rsidR="000B12D3" w:rsidRPr="00B60D70" w:rsidRDefault="000B12D3" w:rsidP="00533A08">
            <w:pPr>
              <w:jc w:val="left"/>
              <w:rPr>
                <w:rFonts w:eastAsia="Times New Roman"/>
                <w:sz w:val="28"/>
                <w:szCs w:val="28"/>
                <w:lang w:bidi="ar-SA"/>
              </w:rPr>
            </w:pPr>
            <w:r w:rsidRPr="00B60D70">
              <w:rPr>
                <w:rFonts w:eastAsia="Times New Roman"/>
                <w:sz w:val="28"/>
                <w:szCs w:val="28"/>
                <w:cs/>
              </w:rPr>
              <w:t>เทคโนโลยีการก่อสร้าง</w:t>
            </w:r>
          </w:p>
        </w:tc>
        <w:tc>
          <w:tcPr>
            <w:tcW w:w="543" w:type="dxa"/>
            <w:shd w:val="clear" w:color="auto" w:fill="auto"/>
            <w:noWrap/>
            <w:hideMark/>
          </w:tcPr>
          <w:p w14:paraId="0083047B" w14:textId="77777777" w:rsidR="000B12D3" w:rsidRPr="00B60D70" w:rsidRDefault="000B12D3" w:rsidP="00533A08">
            <w:pPr>
              <w:jc w:val="left"/>
              <w:rPr>
                <w:rFonts w:eastAsia="Times New Roman"/>
                <w:sz w:val="28"/>
                <w:szCs w:val="28"/>
                <w:lang w:bidi="ar-SA"/>
              </w:rPr>
            </w:pPr>
          </w:p>
        </w:tc>
        <w:tc>
          <w:tcPr>
            <w:tcW w:w="543" w:type="dxa"/>
            <w:shd w:val="clear" w:color="auto" w:fill="auto"/>
            <w:noWrap/>
            <w:hideMark/>
          </w:tcPr>
          <w:p w14:paraId="3D4F89CC" w14:textId="77777777"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2F6629E8"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7D628391" w14:textId="77777777"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475E4D28" w14:textId="1F7C112E"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07C2DE90" w14:textId="77777777" w:rsidR="000B12D3" w:rsidRPr="00B60D70" w:rsidRDefault="000B12D3" w:rsidP="00533A08">
            <w:pPr>
              <w:jc w:val="center"/>
              <w:rPr>
                <w:rFonts w:eastAsia="Times New Roman"/>
                <w:sz w:val="28"/>
                <w:szCs w:val="28"/>
                <w:lang w:bidi="ar-SA"/>
              </w:rPr>
            </w:pPr>
          </w:p>
        </w:tc>
      </w:tr>
      <w:tr w:rsidR="00B60D70" w:rsidRPr="00B60D70" w14:paraId="288DDB3A"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23A7E039" w14:textId="671128E4" w:rsidR="000B12D3" w:rsidRPr="00B60D70" w:rsidRDefault="000B12D3" w:rsidP="00533A08">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7A51AE24" w14:textId="1759B212" w:rsidR="000B12D3" w:rsidRPr="00B60D70" w:rsidRDefault="000B12D3" w:rsidP="00533A08">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2A928734" w14:textId="77777777" w:rsidR="000B12D3" w:rsidRPr="00B60D70" w:rsidRDefault="000B12D3" w:rsidP="00533A08">
            <w:pPr>
              <w:jc w:val="left"/>
              <w:rPr>
                <w:rFonts w:eastAsia="Times New Roman"/>
                <w:sz w:val="28"/>
                <w:szCs w:val="28"/>
                <w:lang w:bidi="ar-SA"/>
              </w:rPr>
            </w:pPr>
            <w:r w:rsidRPr="00B60D70">
              <w:rPr>
                <w:rFonts w:eastAsia="Symbol"/>
                <w:sz w:val="28"/>
                <w:szCs w:val="28"/>
                <w:cs/>
              </w:rPr>
              <w:t>เทคโนโลยีการก่อสร้างอาคารและวัสดุใหม่ในงานก่อสร้าง</w:t>
            </w:r>
            <w:r w:rsidRPr="00B60D70">
              <w:rPr>
                <w:rFonts w:eastAsia="Symbol"/>
                <w:sz w:val="28"/>
                <w:szCs w:val="28"/>
                <w:lang w:bidi="ar-SA"/>
              </w:rPr>
              <w:t xml:space="preserve"> </w:t>
            </w:r>
          </w:p>
        </w:tc>
        <w:tc>
          <w:tcPr>
            <w:tcW w:w="543" w:type="dxa"/>
            <w:shd w:val="clear" w:color="auto" w:fill="auto"/>
            <w:noWrap/>
            <w:hideMark/>
          </w:tcPr>
          <w:p w14:paraId="52598D90" w14:textId="77777777" w:rsidR="000B12D3" w:rsidRPr="00B60D70" w:rsidRDefault="000B12D3" w:rsidP="00533A08">
            <w:pPr>
              <w:jc w:val="left"/>
              <w:rPr>
                <w:rFonts w:eastAsia="Times New Roman"/>
                <w:sz w:val="28"/>
                <w:szCs w:val="28"/>
                <w:lang w:bidi="ar-SA"/>
              </w:rPr>
            </w:pPr>
          </w:p>
        </w:tc>
        <w:tc>
          <w:tcPr>
            <w:tcW w:w="543" w:type="dxa"/>
            <w:shd w:val="clear" w:color="auto" w:fill="auto"/>
            <w:noWrap/>
            <w:hideMark/>
          </w:tcPr>
          <w:p w14:paraId="5098A594" w14:textId="77777777"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0B14F78F"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3E69E5CB"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7FA1631A" w14:textId="2120DDE8"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6D63CBC9" w14:textId="77777777" w:rsidR="000B12D3" w:rsidRPr="00B60D70" w:rsidRDefault="000B12D3" w:rsidP="00533A08">
            <w:pPr>
              <w:jc w:val="center"/>
              <w:rPr>
                <w:rFonts w:eastAsia="Times New Roman"/>
                <w:sz w:val="28"/>
                <w:szCs w:val="28"/>
                <w:lang w:bidi="ar-SA"/>
              </w:rPr>
            </w:pPr>
          </w:p>
        </w:tc>
      </w:tr>
      <w:tr w:rsidR="00B60D70" w:rsidRPr="00B60D70" w14:paraId="5D716F72"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652007A0" w14:textId="655A67B6" w:rsidR="000B12D3" w:rsidRPr="00B60D70" w:rsidRDefault="000B12D3" w:rsidP="00533A08">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18D170E0" w14:textId="185A9031" w:rsidR="000B12D3" w:rsidRPr="00B60D70" w:rsidRDefault="000B12D3" w:rsidP="00533A08">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35E3FC7F" w14:textId="77777777" w:rsidR="000B12D3" w:rsidRPr="00B60D70" w:rsidRDefault="000B12D3" w:rsidP="00533A08">
            <w:pPr>
              <w:jc w:val="left"/>
              <w:rPr>
                <w:rFonts w:eastAsia="Times New Roman"/>
                <w:sz w:val="28"/>
                <w:szCs w:val="28"/>
                <w:lang w:bidi="ar-SA"/>
              </w:rPr>
            </w:pPr>
            <w:r w:rsidRPr="00B60D70">
              <w:rPr>
                <w:rFonts w:eastAsia="Symbol"/>
                <w:sz w:val="28"/>
                <w:szCs w:val="28"/>
                <w:cs/>
              </w:rPr>
              <w:t>เทคนิคการก่อสร้าง</w:t>
            </w:r>
          </w:p>
        </w:tc>
        <w:tc>
          <w:tcPr>
            <w:tcW w:w="543" w:type="dxa"/>
            <w:shd w:val="clear" w:color="auto" w:fill="auto"/>
            <w:noWrap/>
            <w:hideMark/>
          </w:tcPr>
          <w:p w14:paraId="065A53AE" w14:textId="77777777"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5248EEE2" w14:textId="77777777"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5301488A"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7348BA4F"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48206348" w14:textId="3A036F18"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1D8DA14B" w14:textId="77777777" w:rsidR="000B12D3" w:rsidRPr="00B60D70" w:rsidRDefault="000B12D3" w:rsidP="00533A08">
            <w:pPr>
              <w:jc w:val="center"/>
              <w:rPr>
                <w:rFonts w:eastAsia="Times New Roman"/>
                <w:sz w:val="28"/>
                <w:szCs w:val="28"/>
                <w:lang w:bidi="ar-SA"/>
              </w:rPr>
            </w:pPr>
          </w:p>
        </w:tc>
      </w:tr>
      <w:tr w:rsidR="00B60D70" w:rsidRPr="00B60D70" w14:paraId="340B4FC0"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63CD40E7" w14:textId="1DCB4C79" w:rsidR="000B12D3" w:rsidRPr="00B60D70" w:rsidRDefault="000B12D3" w:rsidP="00533A08">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543FCB9D" w14:textId="5849AEFF" w:rsidR="000B12D3" w:rsidRPr="00B60D70" w:rsidRDefault="000B12D3" w:rsidP="00533A08">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2E731CE1" w14:textId="7E91495D" w:rsidR="000B12D3" w:rsidRPr="00B60D70" w:rsidRDefault="000B12D3" w:rsidP="00533A08">
            <w:pPr>
              <w:jc w:val="left"/>
              <w:rPr>
                <w:rFonts w:eastAsia="Times New Roman"/>
                <w:sz w:val="28"/>
                <w:szCs w:val="28"/>
                <w:lang w:bidi="ar-SA"/>
              </w:rPr>
            </w:pPr>
            <w:r w:rsidRPr="00B60D70">
              <w:rPr>
                <w:rFonts w:eastAsia="Symbol"/>
                <w:sz w:val="28"/>
                <w:szCs w:val="28"/>
                <w:cs/>
              </w:rPr>
              <w:t>เนื้อหาแบบหลักสูตร</w:t>
            </w:r>
            <w:r w:rsidRPr="00B60D70">
              <w:rPr>
                <w:rFonts w:eastAsia="Symbol"/>
                <w:sz w:val="28"/>
                <w:szCs w:val="28"/>
                <w:lang w:bidi="ar-SA"/>
              </w:rPr>
              <w:t xml:space="preserve"> </w:t>
            </w:r>
            <w:r w:rsidRPr="00B60D70">
              <w:rPr>
                <w:rFonts w:eastAsia="Symbol"/>
                <w:sz w:val="28"/>
                <w:szCs w:val="28"/>
                <w:cs/>
              </w:rPr>
              <w:t>วศ.บ.</w:t>
            </w:r>
          </w:p>
        </w:tc>
        <w:tc>
          <w:tcPr>
            <w:tcW w:w="543" w:type="dxa"/>
            <w:shd w:val="clear" w:color="auto" w:fill="auto"/>
            <w:noWrap/>
            <w:hideMark/>
          </w:tcPr>
          <w:p w14:paraId="1127AB39" w14:textId="77777777" w:rsidR="000B12D3" w:rsidRPr="00B60D70" w:rsidRDefault="000B12D3" w:rsidP="00533A08">
            <w:pPr>
              <w:jc w:val="left"/>
              <w:rPr>
                <w:rFonts w:eastAsia="Times New Roman"/>
                <w:sz w:val="28"/>
                <w:szCs w:val="28"/>
                <w:lang w:bidi="ar-SA"/>
              </w:rPr>
            </w:pPr>
          </w:p>
        </w:tc>
        <w:tc>
          <w:tcPr>
            <w:tcW w:w="543" w:type="dxa"/>
            <w:shd w:val="clear" w:color="auto" w:fill="auto"/>
            <w:noWrap/>
            <w:hideMark/>
          </w:tcPr>
          <w:p w14:paraId="39E0681F" w14:textId="77777777"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710752DD"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4102CDD0"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239E8333" w14:textId="77D3AF06"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131BFED1" w14:textId="77777777"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x</w:t>
            </w:r>
          </w:p>
        </w:tc>
      </w:tr>
      <w:tr w:rsidR="00B60D70" w:rsidRPr="00B60D70" w14:paraId="35A22771"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30FF3897" w14:textId="3A7E0BEB" w:rsidR="000B12D3" w:rsidRPr="00B60D70" w:rsidRDefault="000B12D3" w:rsidP="00533A08">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4A2AC967" w14:textId="1B417DA6" w:rsidR="000B12D3" w:rsidRPr="00B60D70" w:rsidRDefault="000B12D3" w:rsidP="00533A08">
            <w:pPr>
              <w:jc w:val="left"/>
              <w:rPr>
                <w:rFonts w:eastAsia="Times New Roman"/>
                <w:sz w:val="28"/>
                <w:szCs w:val="28"/>
                <w:lang w:bidi="ar-SA"/>
              </w:rPr>
            </w:pPr>
          </w:p>
        </w:tc>
        <w:tc>
          <w:tcPr>
            <w:tcW w:w="3402" w:type="dxa"/>
            <w:tcBorders>
              <w:left w:val="single" w:sz="4" w:space="0" w:color="auto"/>
            </w:tcBorders>
            <w:shd w:val="clear" w:color="auto" w:fill="auto"/>
            <w:hideMark/>
          </w:tcPr>
          <w:p w14:paraId="667D585F" w14:textId="77777777" w:rsidR="000B12D3" w:rsidRPr="00B60D70" w:rsidRDefault="000B12D3" w:rsidP="00533A08">
            <w:pPr>
              <w:jc w:val="left"/>
              <w:rPr>
                <w:rFonts w:eastAsia="Times New Roman"/>
                <w:sz w:val="28"/>
                <w:szCs w:val="28"/>
                <w:lang w:bidi="ar-SA"/>
              </w:rPr>
            </w:pPr>
            <w:r w:rsidRPr="00B60D70">
              <w:rPr>
                <w:rFonts w:eastAsia="Symbol"/>
                <w:sz w:val="28"/>
                <w:szCs w:val="28"/>
                <w:cs/>
              </w:rPr>
              <w:t>เหล็กเสริมคอนกรีต</w:t>
            </w:r>
          </w:p>
        </w:tc>
        <w:tc>
          <w:tcPr>
            <w:tcW w:w="543" w:type="dxa"/>
            <w:shd w:val="clear" w:color="auto" w:fill="auto"/>
            <w:noWrap/>
            <w:hideMark/>
          </w:tcPr>
          <w:p w14:paraId="71B41A30" w14:textId="77777777"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255D8FF0" w14:textId="77777777"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11679E44"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4F2F5365"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659F2879" w14:textId="78C84D07"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25E0A18B" w14:textId="77777777" w:rsidR="000B12D3" w:rsidRPr="00B60D70" w:rsidRDefault="000B12D3" w:rsidP="00533A08">
            <w:pPr>
              <w:jc w:val="center"/>
              <w:rPr>
                <w:rFonts w:eastAsia="Times New Roman"/>
                <w:sz w:val="28"/>
                <w:szCs w:val="28"/>
                <w:lang w:bidi="ar-SA"/>
              </w:rPr>
            </w:pPr>
          </w:p>
        </w:tc>
      </w:tr>
      <w:tr w:rsidR="00B60D70" w:rsidRPr="00B60D70" w14:paraId="17302D67"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28CFDAA4" w14:textId="4B273BD2" w:rsidR="000B12D3" w:rsidRPr="00B60D70" w:rsidRDefault="000B12D3" w:rsidP="00533A08">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49038F15" w14:textId="109BFC35" w:rsidR="000B12D3" w:rsidRPr="00B60D70" w:rsidRDefault="000B12D3" w:rsidP="00533A08">
            <w:pPr>
              <w:jc w:val="left"/>
              <w:rPr>
                <w:rFonts w:eastAsia="Times New Roman"/>
                <w:sz w:val="28"/>
                <w:szCs w:val="28"/>
                <w:lang w:bidi="ar-SA"/>
              </w:rPr>
            </w:pPr>
          </w:p>
        </w:tc>
        <w:tc>
          <w:tcPr>
            <w:tcW w:w="3402" w:type="dxa"/>
            <w:tcBorders>
              <w:left w:val="single" w:sz="4" w:space="0" w:color="auto"/>
            </w:tcBorders>
            <w:shd w:val="clear" w:color="auto" w:fill="auto"/>
            <w:hideMark/>
          </w:tcPr>
          <w:p w14:paraId="2894F9BD" w14:textId="77777777" w:rsidR="000B12D3" w:rsidRPr="00B60D70" w:rsidRDefault="000B12D3" w:rsidP="00533A08">
            <w:pPr>
              <w:jc w:val="left"/>
              <w:rPr>
                <w:rFonts w:eastAsia="Times New Roman"/>
                <w:sz w:val="28"/>
                <w:szCs w:val="28"/>
                <w:lang w:bidi="ar-SA"/>
              </w:rPr>
            </w:pPr>
            <w:r w:rsidRPr="00B60D70">
              <w:rPr>
                <w:rFonts w:eastAsia="Symbol"/>
                <w:sz w:val="28"/>
                <w:szCs w:val="28"/>
                <w:cs/>
              </w:rPr>
              <w:t>แบบหล่อคอนกรีต</w:t>
            </w:r>
          </w:p>
        </w:tc>
        <w:tc>
          <w:tcPr>
            <w:tcW w:w="543" w:type="dxa"/>
            <w:shd w:val="clear" w:color="auto" w:fill="auto"/>
            <w:noWrap/>
            <w:hideMark/>
          </w:tcPr>
          <w:p w14:paraId="763D8AB8" w14:textId="77777777"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31FFA47D" w14:textId="77777777"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37561BC3"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7D73E532"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622CBBCD" w14:textId="450F15C3"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692DA56D" w14:textId="77777777" w:rsidR="000B12D3" w:rsidRPr="00B60D70" w:rsidRDefault="000B12D3" w:rsidP="00533A08">
            <w:pPr>
              <w:jc w:val="center"/>
              <w:rPr>
                <w:rFonts w:eastAsia="Times New Roman"/>
                <w:sz w:val="28"/>
                <w:szCs w:val="28"/>
                <w:lang w:bidi="ar-SA"/>
              </w:rPr>
            </w:pPr>
          </w:p>
        </w:tc>
      </w:tr>
      <w:tr w:rsidR="00B60D70" w:rsidRPr="00B60D70" w14:paraId="5975AEEF"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2E4A83FD" w14:textId="09CE1685" w:rsidR="000B12D3" w:rsidRPr="00B60D70" w:rsidRDefault="000B12D3" w:rsidP="00533A08">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7BB643E5" w14:textId="3B2EB477" w:rsidR="000B12D3" w:rsidRPr="00B60D70" w:rsidRDefault="000B12D3" w:rsidP="00533A08">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1A5790DE" w14:textId="77777777" w:rsidR="000B12D3" w:rsidRPr="00B60D70" w:rsidRDefault="000B12D3" w:rsidP="00533A08">
            <w:pPr>
              <w:jc w:val="left"/>
              <w:rPr>
                <w:rFonts w:eastAsia="Times New Roman"/>
                <w:sz w:val="28"/>
                <w:szCs w:val="28"/>
                <w:lang w:bidi="ar-SA"/>
              </w:rPr>
            </w:pPr>
            <w:r w:rsidRPr="00B60D70">
              <w:rPr>
                <w:rFonts w:eastAsia="Times New Roman"/>
                <w:sz w:val="28"/>
                <w:szCs w:val="28"/>
                <w:cs/>
              </w:rPr>
              <w:t>การควบคุมงาน</w:t>
            </w:r>
          </w:p>
        </w:tc>
        <w:tc>
          <w:tcPr>
            <w:tcW w:w="543" w:type="dxa"/>
            <w:shd w:val="clear" w:color="auto" w:fill="auto"/>
            <w:noWrap/>
            <w:hideMark/>
          </w:tcPr>
          <w:p w14:paraId="2C5D650C" w14:textId="77777777"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15FA5361" w14:textId="77777777"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3F5D77CC"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7FC9927D"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7305CD41" w14:textId="22355ACB"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40A01C97" w14:textId="77777777" w:rsidR="000B12D3" w:rsidRPr="00B60D70" w:rsidRDefault="000B12D3" w:rsidP="00533A08">
            <w:pPr>
              <w:jc w:val="center"/>
              <w:rPr>
                <w:rFonts w:eastAsia="Times New Roman"/>
                <w:sz w:val="28"/>
                <w:szCs w:val="28"/>
                <w:lang w:bidi="ar-SA"/>
              </w:rPr>
            </w:pPr>
          </w:p>
        </w:tc>
      </w:tr>
      <w:tr w:rsidR="00B60D70" w:rsidRPr="00B60D70" w14:paraId="4ADFDE85"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12C4FE1D" w14:textId="11CAD6FB" w:rsidR="000B12D3" w:rsidRPr="00B60D70" w:rsidRDefault="000B12D3" w:rsidP="00533A08">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2A55589B" w14:textId="4242A543" w:rsidR="000B12D3" w:rsidRPr="00B60D70" w:rsidRDefault="000B12D3" w:rsidP="00533A08">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27350362" w14:textId="77777777" w:rsidR="000B12D3" w:rsidRPr="00B60D70" w:rsidRDefault="000B12D3" w:rsidP="00533A08">
            <w:pPr>
              <w:jc w:val="left"/>
              <w:rPr>
                <w:rFonts w:eastAsia="Times New Roman"/>
                <w:sz w:val="28"/>
                <w:szCs w:val="28"/>
                <w:lang w:bidi="ar-SA"/>
              </w:rPr>
            </w:pPr>
            <w:r w:rsidRPr="00B60D70">
              <w:rPr>
                <w:rFonts w:eastAsia="Times New Roman"/>
                <w:sz w:val="28"/>
                <w:szCs w:val="28"/>
                <w:cs/>
              </w:rPr>
              <w:t>การบริหารงานก่อสร้าง</w:t>
            </w:r>
          </w:p>
        </w:tc>
        <w:tc>
          <w:tcPr>
            <w:tcW w:w="543" w:type="dxa"/>
            <w:shd w:val="clear" w:color="auto" w:fill="auto"/>
            <w:noWrap/>
            <w:hideMark/>
          </w:tcPr>
          <w:p w14:paraId="37CF8E9C" w14:textId="77777777"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309EBF81" w14:textId="77777777"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5525809E"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1AC4158D" w14:textId="77777777"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6F7B8821" w14:textId="492FC3A1"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712245E2" w14:textId="77777777" w:rsidR="000B12D3" w:rsidRPr="00B60D70" w:rsidRDefault="000B12D3" w:rsidP="00533A08">
            <w:pPr>
              <w:jc w:val="center"/>
              <w:rPr>
                <w:rFonts w:eastAsia="Times New Roman"/>
                <w:sz w:val="28"/>
                <w:szCs w:val="28"/>
                <w:lang w:bidi="ar-SA"/>
              </w:rPr>
            </w:pPr>
          </w:p>
        </w:tc>
      </w:tr>
      <w:tr w:rsidR="00B60D70" w:rsidRPr="00B60D70" w14:paraId="350F1215"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0968720E" w14:textId="5764D15E" w:rsidR="000B12D3" w:rsidRPr="00B60D70" w:rsidRDefault="000B12D3" w:rsidP="00533A08">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06EC3F7B" w14:textId="2DA61448" w:rsidR="000B12D3" w:rsidRPr="00B60D70" w:rsidRDefault="000B12D3" w:rsidP="00533A08">
            <w:pPr>
              <w:jc w:val="left"/>
              <w:rPr>
                <w:rFonts w:eastAsia="Times New Roman"/>
                <w:sz w:val="28"/>
                <w:szCs w:val="28"/>
                <w:lang w:bidi="ar-SA"/>
              </w:rPr>
            </w:pPr>
          </w:p>
        </w:tc>
        <w:tc>
          <w:tcPr>
            <w:tcW w:w="3402" w:type="dxa"/>
            <w:tcBorders>
              <w:left w:val="single" w:sz="4" w:space="0" w:color="auto"/>
            </w:tcBorders>
            <w:shd w:val="clear" w:color="auto" w:fill="auto"/>
            <w:hideMark/>
          </w:tcPr>
          <w:p w14:paraId="304C1499" w14:textId="77777777" w:rsidR="000B12D3" w:rsidRPr="00B60D70" w:rsidRDefault="000B12D3" w:rsidP="00533A08">
            <w:pPr>
              <w:jc w:val="left"/>
              <w:rPr>
                <w:rFonts w:eastAsia="Times New Roman"/>
                <w:sz w:val="28"/>
                <w:szCs w:val="28"/>
                <w:lang w:bidi="ar-SA"/>
              </w:rPr>
            </w:pPr>
            <w:r w:rsidRPr="00B60D70">
              <w:rPr>
                <w:rFonts w:eastAsia="Symbol"/>
                <w:sz w:val="28"/>
                <w:szCs w:val="28"/>
                <w:cs/>
              </w:rPr>
              <w:t>การวางแผนการปฏิบัติงานในอาชีพช่างก่อสร้าง</w:t>
            </w:r>
          </w:p>
        </w:tc>
        <w:tc>
          <w:tcPr>
            <w:tcW w:w="543" w:type="dxa"/>
            <w:shd w:val="clear" w:color="auto" w:fill="auto"/>
            <w:noWrap/>
            <w:hideMark/>
          </w:tcPr>
          <w:p w14:paraId="71BEECEC" w14:textId="77777777"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4494148B" w14:textId="77777777"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7FE4E73E"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0B88320F"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02F518BC" w14:textId="7FA2F3E5"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0FC28904" w14:textId="77777777" w:rsidR="000B12D3" w:rsidRPr="00B60D70" w:rsidRDefault="000B12D3" w:rsidP="00533A08">
            <w:pPr>
              <w:jc w:val="center"/>
              <w:rPr>
                <w:rFonts w:eastAsia="Times New Roman"/>
                <w:sz w:val="28"/>
                <w:szCs w:val="28"/>
                <w:lang w:bidi="ar-SA"/>
              </w:rPr>
            </w:pPr>
          </w:p>
        </w:tc>
      </w:tr>
      <w:tr w:rsidR="00B60D70" w:rsidRPr="00B60D70" w14:paraId="0423776C"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1E357FE1" w14:textId="6E860C1B" w:rsidR="000B12D3" w:rsidRPr="00B60D70" w:rsidRDefault="000B12D3" w:rsidP="00533A08">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0577A2D3" w14:textId="51C0DA5D" w:rsidR="000B12D3" w:rsidRPr="00B60D70" w:rsidRDefault="000B12D3" w:rsidP="00533A08">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59AE2216" w14:textId="77777777" w:rsidR="000B12D3" w:rsidRPr="00B60D70" w:rsidRDefault="000B12D3" w:rsidP="00533A08">
            <w:pPr>
              <w:jc w:val="left"/>
              <w:rPr>
                <w:rFonts w:eastAsia="Times New Roman"/>
                <w:sz w:val="28"/>
                <w:szCs w:val="28"/>
                <w:lang w:bidi="ar-SA"/>
              </w:rPr>
            </w:pPr>
            <w:r w:rsidRPr="00B60D70">
              <w:rPr>
                <w:rFonts w:eastAsia="Times New Roman"/>
                <w:sz w:val="28"/>
                <w:szCs w:val="28"/>
                <w:cs/>
              </w:rPr>
              <w:t>การอ่านแบบก่อสร้าง</w:t>
            </w:r>
          </w:p>
        </w:tc>
        <w:tc>
          <w:tcPr>
            <w:tcW w:w="543" w:type="dxa"/>
            <w:shd w:val="clear" w:color="auto" w:fill="auto"/>
            <w:noWrap/>
            <w:hideMark/>
          </w:tcPr>
          <w:p w14:paraId="085E90FE" w14:textId="77777777"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2EED2270" w14:textId="77777777"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5A4EE513"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1FB6E132"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45EA0618" w14:textId="543AD06C"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3DF892C5" w14:textId="77777777" w:rsidR="000B12D3" w:rsidRPr="00B60D70" w:rsidRDefault="000B12D3" w:rsidP="00533A08">
            <w:pPr>
              <w:jc w:val="center"/>
              <w:rPr>
                <w:rFonts w:eastAsia="Times New Roman"/>
                <w:sz w:val="28"/>
                <w:szCs w:val="28"/>
                <w:lang w:bidi="ar-SA"/>
              </w:rPr>
            </w:pPr>
          </w:p>
        </w:tc>
      </w:tr>
      <w:tr w:rsidR="00B60D70" w:rsidRPr="00B60D70" w14:paraId="378E02F2"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5FA91444" w14:textId="28AF3D99" w:rsidR="000B12D3" w:rsidRPr="00B60D70" w:rsidRDefault="000B12D3" w:rsidP="00533A08">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747B7115" w14:textId="278B5E59" w:rsidR="000B12D3" w:rsidRPr="00B60D70" w:rsidRDefault="000B12D3" w:rsidP="00533A08">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3EAE208D" w14:textId="77777777" w:rsidR="000B12D3" w:rsidRPr="00B60D70" w:rsidRDefault="000B12D3" w:rsidP="00533A08">
            <w:pPr>
              <w:jc w:val="left"/>
              <w:rPr>
                <w:rFonts w:eastAsia="Times New Roman"/>
                <w:sz w:val="28"/>
                <w:szCs w:val="28"/>
                <w:lang w:bidi="ar-SA"/>
              </w:rPr>
            </w:pPr>
            <w:r w:rsidRPr="00B60D70">
              <w:rPr>
                <w:rFonts w:eastAsia="Times New Roman"/>
                <w:sz w:val="28"/>
                <w:szCs w:val="28"/>
                <w:cs/>
              </w:rPr>
              <w:t>ความเข้าใจเกี่ยวกับงานก่อสร้าง</w:t>
            </w:r>
          </w:p>
        </w:tc>
        <w:tc>
          <w:tcPr>
            <w:tcW w:w="543" w:type="dxa"/>
            <w:shd w:val="clear" w:color="auto" w:fill="auto"/>
            <w:noWrap/>
            <w:hideMark/>
          </w:tcPr>
          <w:p w14:paraId="392386AF" w14:textId="77777777"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22F2A9AA" w14:textId="77777777"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52639A2D"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521E8BC2" w14:textId="77777777"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78E48264" w14:textId="0168EB31"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716B2C43" w14:textId="77777777" w:rsidR="000B12D3" w:rsidRPr="00B60D70" w:rsidRDefault="000B12D3" w:rsidP="00533A08">
            <w:pPr>
              <w:jc w:val="center"/>
              <w:rPr>
                <w:rFonts w:eastAsia="Times New Roman"/>
                <w:sz w:val="28"/>
                <w:szCs w:val="28"/>
                <w:lang w:bidi="ar-SA"/>
              </w:rPr>
            </w:pPr>
          </w:p>
        </w:tc>
      </w:tr>
      <w:tr w:rsidR="00B60D70" w:rsidRPr="00B60D70" w14:paraId="7FDD0706"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5E13DA73" w14:textId="16BA0549" w:rsidR="000B12D3" w:rsidRPr="00B60D70" w:rsidRDefault="000B12D3" w:rsidP="00533A08">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3AB05421" w14:textId="65DAD213" w:rsidR="000B12D3" w:rsidRPr="00B60D70" w:rsidRDefault="000B12D3" w:rsidP="00533A08">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1998547A" w14:textId="77777777" w:rsidR="000B12D3" w:rsidRPr="00B60D70" w:rsidRDefault="000B12D3" w:rsidP="00533A08">
            <w:pPr>
              <w:jc w:val="left"/>
              <w:rPr>
                <w:rFonts w:eastAsia="Times New Roman"/>
                <w:sz w:val="28"/>
                <w:szCs w:val="28"/>
                <w:lang w:bidi="ar-SA"/>
              </w:rPr>
            </w:pPr>
            <w:r w:rsidRPr="00B60D70">
              <w:rPr>
                <w:rFonts w:eastAsia="Times New Roman"/>
                <w:sz w:val="28"/>
                <w:szCs w:val="28"/>
                <w:cs/>
              </w:rPr>
              <w:t>ความรู้ทางวิศวกรรมโยธา</w:t>
            </w:r>
          </w:p>
        </w:tc>
        <w:tc>
          <w:tcPr>
            <w:tcW w:w="543" w:type="dxa"/>
            <w:shd w:val="clear" w:color="auto" w:fill="auto"/>
            <w:noWrap/>
            <w:hideMark/>
          </w:tcPr>
          <w:p w14:paraId="03ED81AC" w14:textId="77777777" w:rsidR="000B12D3" w:rsidRPr="00B60D70" w:rsidRDefault="000B12D3" w:rsidP="00533A08">
            <w:pPr>
              <w:jc w:val="left"/>
              <w:rPr>
                <w:rFonts w:eastAsia="Times New Roman"/>
                <w:sz w:val="28"/>
                <w:szCs w:val="28"/>
                <w:lang w:bidi="ar-SA"/>
              </w:rPr>
            </w:pPr>
          </w:p>
        </w:tc>
        <w:tc>
          <w:tcPr>
            <w:tcW w:w="543" w:type="dxa"/>
            <w:shd w:val="clear" w:color="auto" w:fill="auto"/>
            <w:noWrap/>
            <w:hideMark/>
          </w:tcPr>
          <w:p w14:paraId="4994638C" w14:textId="77777777"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5CBBD750"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2D3FEFA8" w14:textId="77777777"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08D9C079" w14:textId="38DEB94F"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24B99D87" w14:textId="77777777" w:rsidR="000B12D3" w:rsidRPr="00B60D70" w:rsidRDefault="000B12D3" w:rsidP="00533A08">
            <w:pPr>
              <w:jc w:val="center"/>
              <w:rPr>
                <w:rFonts w:eastAsia="Times New Roman"/>
                <w:sz w:val="28"/>
                <w:szCs w:val="28"/>
                <w:lang w:bidi="ar-SA"/>
              </w:rPr>
            </w:pPr>
          </w:p>
        </w:tc>
      </w:tr>
      <w:tr w:rsidR="00B60D70" w:rsidRPr="00B60D70" w14:paraId="6211ED74"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5D638037" w14:textId="60916B96" w:rsidR="000B12D3" w:rsidRPr="00B60D70" w:rsidRDefault="000B12D3" w:rsidP="00533A08">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4D3AB4BE" w14:textId="796987F3" w:rsidR="000B12D3" w:rsidRPr="00B60D70" w:rsidRDefault="000B12D3" w:rsidP="00533A08">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6034B30A" w14:textId="77777777" w:rsidR="000B12D3" w:rsidRPr="00B60D70" w:rsidRDefault="000B12D3" w:rsidP="00533A08">
            <w:pPr>
              <w:jc w:val="left"/>
              <w:rPr>
                <w:rFonts w:eastAsia="Times New Roman"/>
                <w:sz w:val="28"/>
                <w:szCs w:val="28"/>
                <w:lang w:bidi="ar-SA"/>
              </w:rPr>
            </w:pPr>
            <w:r w:rsidRPr="00B60D70">
              <w:rPr>
                <w:rFonts w:eastAsia="Symbol"/>
                <w:sz w:val="28"/>
                <w:szCs w:val="28"/>
                <w:cs/>
              </w:rPr>
              <w:t>ความรู้ภาคทฤษฎีมีความรู้</w:t>
            </w:r>
          </w:p>
        </w:tc>
        <w:tc>
          <w:tcPr>
            <w:tcW w:w="543" w:type="dxa"/>
            <w:shd w:val="clear" w:color="auto" w:fill="auto"/>
            <w:noWrap/>
            <w:hideMark/>
          </w:tcPr>
          <w:p w14:paraId="60C5748D" w14:textId="77777777"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121530F9" w14:textId="77777777"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52047B93"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11059C4F"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1F4A3760" w14:textId="3660FD9A"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7D3B2BF2" w14:textId="77777777" w:rsidR="000B12D3" w:rsidRPr="00B60D70" w:rsidRDefault="000B12D3" w:rsidP="00533A08">
            <w:pPr>
              <w:jc w:val="center"/>
              <w:rPr>
                <w:rFonts w:eastAsia="Times New Roman"/>
                <w:sz w:val="28"/>
                <w:szCs w:val="28"/>
                <w:lang w:bidi="ar-SA"/>
              </w:rPr>
            </w:pPr>
          </w:p>
        </w:tc>
      </w:tr>
      <w:tr w:rsidR="00B60D70" w:rsidRPr="00B60D70" w14:paraId="21E8B377"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64CF75CC" w14:textId="3D3EDFC0" w:rsidR="000B12D3" w:rsidRPr="00B60D70" w:rsidRDefault="000B12D3" w:rsidP="00533A08">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05E6FA37" w14:textId="45D95280" w:rsidR="000B12D3" w:rsidRPr="00B60D70" w:rsidRDefault="000B12D3" w:rsidP="00533A08">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0919C110" w14:textId="77777777" w:rsidR="000B12D3" w:rsidRPr="00B60D70" w:rsidRDefault="000B12D3" w:rsidP="00533A08">
            <w:pPr>
              <w:jc w:val="left"/>
              <w:rPr>
                <w:rFonts w:eastAsia="Times New Roman"/>
                <w:sz w:val="28"/>
                <w:szCs w:val="28"/>
                <w:lang w:bidi="ar-SA"/>
              </w:rPr>
            </w:pPr>
            <w:r w:rsidRPr="00B60D70">
              <w:rPr>
                <w:rFonts w:eastAsia="Times New Roman"/>
                <w:sz w:val="28"/>
                <w:szCs w:val="28"/>
                <w:cs/>
              </w:rPr>
              <w:t>ความรู้อ่านแบบก่อสร้าง</w:t>
            </w:r>
          </w:p>
        </w:tc>
        <w:tc>
          <w:tcPr>
            <w:tcW w:w="543" w:type="dxa"/>
            <w:shd w:val="clear" w:color="auto" w:fill="auto"/>
            <w:noWrap/>
            <w:hideMark/>
          </w:tcPr>
          <w:p w14:paraId="3C103551" w14:textId="77777777" w:rsidR="000B12D3" w:rsidRPr="00B60D70" w:rsidRDefault="000B12D3" w:rsidP="00533A08">
            <w:pPr>
              <w:jc w:val="left"/>
              <w:rPr>
                <w:rFonts w:eastAsia="Times New Roman"/>
                <w:sz w:val="28"/>
                <w:szCs w:val="28"/>
                <w:lang w:bidi="ar-SA"/>
              </w:rPr>
            </w:pPr>
          </w:p>
        </w:tc>
        <w:tc>
          <w:tcPr>
            <w:tcW w:w="543" w:type="dxa"/>
            <w:shd w:val="clear" w:color="auto" w:fill="auto"/>
            <w:noWrap/>
            <w:hideMark/>
          </w:tcPr>
          <w:p w14:paraId="54DA283C" w14:textId="77777777"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50466E65"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39060869" w14:textId="77777777"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377D7751" w14:textId="5257E544"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635729BA" w14:textId="77777777" w:rsidR="000B12D3" w:rsidRPr="00B60D70" w:rsidRDefault="000B12D3" w:rsidP="00533A08">
            <w:pPr>
              <w:jc w:val="center"/>
              <w:rPr>
                <w:rFonts w:eastAsia="Times New Roman"/>
                <w:sz w:val="28"/>
                <w:szCs w:val="28"/>
                <w:lang w:bidi="ar-SA"/>
              </w:rPr>
            </w:pPr>
          </w:p>
        </w:tc>
      </w:tr>
      <w:tr w:rsidR="00B60D70" w:rsidRPr="00B60D70" w14:paraId="4952BBA1"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7739AF79" w14:textId="0A96F89D" w:rsidR="000B12D3" w:rsidRPr="00B60D70" w:rsidRDefault="000B12D3" w:rsidP="00533A08">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7B0DAD97" w14:textId="301AAE21" w:rsidR="000B12D3" w:rsidRPr="00B60D70" w:rsidRDefault="000B12D3" w:rsidP="00533A08">
            <w:pPr>
              <w:jc w:val="left"/>
              <w:rPr>
                <w:rFonts w:eastAsia="Times New Roman"/>
                <w:sz w:val="28"/>
                <w:szCs w:val="28"/>
                <w:lang w:bidi="ar-SA"/>
              </w:rPr>
            </w:pPr>
          </w:p>
        </w:tc>
        <w:tc>
          <w:tcPr>
            <w:tcW w:w="3402" w:type="dxa"/>
            <w:tcBorders>
              <w:left w:val="single" w:sz="4" w:space="0" w:color="auto"/>
            </w:tcBorders>
            <w:shd w:val="clear" w:color="auto" w:fill="auto"/>
            <w:hideMark/>
          </w:tcPr>
          <w:p w14:paraId="56C964C7" w14:textId="77777777" w:rsidR="000B12D3" w:rsidRPr="00B60D70" w:rsidRDefault="000B12D3" w:rsidP="00533A08">
            <w:pPr>
              <w:jc w:val="left"/>
              <w:rPr>
                <w:rFonts w:eastAsia="Times New Roman"/>
                <w:sz w:val="28"/>
                <w:szCs w:val="28"/>
                <w:lang w:bidi="ar-SA"/>
              </w:rPr>
            </w:pPr>
            <w:r w:rsidRPr="00B60D70">
              <w:rPr>
                <w:rFonts w:eastAsia="Symbol"/>
                <w:sz w:val="28"/>
                <w:szCs w:val="28"/>
                <w:cs/>
              </w:rPr>
              <w:t>ติดตั้งฝ้าและผนังเบา</w:t>
            </w:r>
          </w:p>
        </w:tc>
        <w:tc>
          <w:tcPr>
            <w:tcW w:w="543" w:type="dxa"/>
            <w:shd w:val="clear" w:color="auto" w:fill="auto"/>
            <w:noWrap/>
            <w:hideMark/>
          </w:tcPr>
          <w:p w14:paraId="072C07EE" w14:textId="77777777"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3F38DC93" w14:textId="77777777"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0372C634"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652A615A"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25E596D5" w14:textId="74A80F31"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73D83AC0" w14:textId="77777777" w:rsidR="000B12D3" w:rsidRPr="00B60D70" w:rsidRDefault="000B12D3" w:rsidP="00533A08">
            <w:pPr>
              <w:jc w:val="center"/>
              <w:rPr>
                <w:rFonts w:eastAsia="Times New Roman"/>
                <w:sz w:val="28"/>
                <w:szCs w:val="28"/>
                <w:lang w:bidi="ar-SA"/>
              </w:rPr>
            </w:pPr>
          </w:p>
        </w:tc>
      </w:tr>
      <w:tr w:rsidR="00B60D70" w:rsidRPr="00B60D70" w14:paraId="10EFC008"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05F4EE47" w14:textId="28159FC7" w:rsidR="000B12D3" w:rsidRPr="00B60D70" w:rsidRDefault="000B12D3" w:rsidP="00533A08">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2065C4A7" w14:textId="5CCC6398" w:rsidR="000B12D3" w:rsidRPr="00B60D70" w:rsidRDefault="000B12D3" w:rsidP="00533A08">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7B36109C" w14:textId="77777777" w:rsidR="000B12D3" w:rsidRPr="00B60D70" w:rsidRDefault="000B12D3" w:rsidP="00533A08">
            <w:pPr>
              <w:jc w:val="left"/>
              <w:rPr>
                <w:rFonts w:eastAsia="Times New Roman"/>
                <w:sz w:val="28"/>
                <w:szCs w:val="28"/>
                <w:lang w:bidi="ar-SA"/>
              </w:rPr>
            </w:pPr>
            <w:r w:rsidRPr="00B60D70">
              <w:rPr>
                <w:rFonts w:eastAsia="Symbol"/>
                <w:sz w:val="28"/>
                <w:szCs w:val="28"/>
                <w:cs/>
              </w:rPr>
              <w:t>บัณฑิตมีความรู้ทางวิศวกรรมโยธาที่ได้มาตรฐาน</w:t>
            </w:r>
          </w:p>
        </w:tc>
        <w:tc>
          <w:tcPr>
            <w:tcW w:w="543" w:type="dxa"/>
            <w:shd w:val="clear" w:color="auto" w:fill="auto"/>
            <w:noWrap/>
            <w:hideMark/>
          </w:tcPr>
          <w:p w14:paraId="6428179F" w14:textId="77777777" w:rsidR="000B12D3" w:rsidRPr="00B60D70" w:rsidRDefault="000B12D3" w:rsidP="00533A08">
            <w:pPr>
              <w:jc w:val="left"/>
              <w:rPr>
                <w:rFonts w:eastAsia="Times New Roman"/>
                <w:sz w:val="28"/>
                <w:szCs w:val="28"/>
                <w:lang w:bidi="ar-SA"/>
              </w:rPr>
            </w:pPr>
          </w:p>
        </w:tc>
        <w:tc>
          <w:tcPr>
            <w:tcW w:w="543" w:type="dxa"/>
            <w:shd w:val="clear" w:color="auto" w:fill="auto"/>
            <w:noWrap/>
            <w:hideMark/>
          </w:tcPr>
          <w:p w14:paraId="711F1EC7" w14:textId="77777777"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51ECA756"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7EDC6F92"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69B1325E" w14:textId="566D69A7"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4DE62394" w14:textId="77777777" w:rsidR="000B12D3" w:rsidRPr="00B60D70" w:rsidRDefault="000B12D3" w:rsidP="00533A08">
            <w:pPr>
              <w:jc w:val="center"/>
              <w:rPr>
                <w:rFonts w:eastAsia="Times New Roman"/>
                <w:sz w:val="28"/>
                <w:szCs w:val="28"/>
                <w:lang w:bidi="ar-SA"/>
              </w:rPr>
            </w:pPr>
          </w:p>
        </w:tc>
      </w:tr>
      <w:tr w:rsidR="00B60D70" w:rsidRPr="00B60D70" w14:paraId="42C2F445"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58A6AF86" w14:textId="5C919E63" w:rsidR="000B12D3" w:rsidRPr="00B60D70" w:rsidRDefault="000B12D3" w:rsidP="00533A08">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0DA87F80" w14:textId="609F5BCD" w:rsidR="000B12D3" w:rsidRPr="00B60D70" w:rsidRDefault="000B12D3" w:rsidP="00533A08">
            <w:pPr>
              <w:jc w:val="left"/>
              <w:rPr>
                <w:rFonts w:eastAsia="Times New Roman"/>
                <w:sz w:val="28"/>
                <w:szCs w:val="28"/>
                <w:lang w:bidi="ar-SA"/>
              </w:rPr>
            </w:pPr>
          </w:p>
        </w:tc>
        <w:tc>
          <w:tcPr>
            <w:tcW w:w="3402" w:type="dxa"/>
            <w:tcBorders>
              <w:left w:val="single" w:sz="4" w:space="0" w:color="auto"/>
            </w:tcBorders>
            <w:shd w:val="clear" w:color="auto" w:fill="auto"/>
            <w:hideMark/>
          </w:tcPr>
          <w:p w14:paraId="1430007C" w14:textId="77777777" w:rsidR="000B12D3" w:rsidRPr="00B60D70" w:rsidRDefault="000B12D3" w:rsidP="00533A08">
            <w:pPr>
              <w:jc w:val="left"/>
              <w:rPr>
                <w:rFonts w:eastAsia="Times New Roman"/>
                <w:sz w:val="28"/>
                <w:szCs w:val="28"/>
                <w:lang w:bidi="ar-SA"/>
              </w:rPr>
            </w:pPr>
            <w:r w:rsidRPr="00B60D70">
              <w:rPr>
                <w:rFonts w:eastAsia="Symbol"/>
                <w:sz w:val="28"/>
                <w:szCs w:val="28"/>
                <w:cs/>
              </w:rPr>
              <w:t>ประกอบและติดตั้งเหล็กโครงสร้าง</w:t>
            </w:r>
          </w:p>
        </w:tc>
        <w:tc>
          <w:tcPr>
            <w:tcW w:w="543" w:type="dxa"/>
            <w:shd w:val="clear" w:color="auto" w:fill="auto"/>
            <w:noWrap/>
            <w:hideMark/>
          </w:tcPr>
          <w:p w14:paraId="108F4441" w14:textId="77777777"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633A35B9" w14:textId="77777777"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4B2BD851"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6C167AA8"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356C7A11" w14:textId="47AFB68D"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1D939B8B" w14:textId="77777777" w:rsidR="000B12D3" w:rsidRPr="00B60D70" w:rsidRDefault="000B12D3" w:rsidP="00533A08">
            <w:pPr>
              <w:jc w:val="center"/>
              <w:rPr>
                <w:rFonts w:eastAsia="Times New Roman"/>
                <w:sz w:val="28"/>
                <w:szCs w:val="28"/>
                <w:lang w:bidi="ar-SA"/>
              </w:rPr>
            </w:pPr>
          </w:p>
        </w:tc>
      </w:tr>
      <w:tr w:rsidR="00B60D70" w:rsidRPr="00B60D70" w14:paraId="32E6831C"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4C21CD90" w14:textId="263A22F4" w:rsidR="000B12D3" w:rsidRPr="00B60D70" w:rsidRDefault="000B12D3" w:rsidP="00533A08">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47D7E6A0" w14:textId="597630C7" w:rsidR="000B12D3" w:rsidRPr="00B60D70" w:rsidRDefault="000B12D3" w:rsidP="00533A08">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40B775BF" w14:textId="77777777" w:rsidR="000B12D3" w:rsidRPr="00B60D70" w:rsidRDefault="000B12D3" w:rsidP="00533A08">
            <w:pPr>
              <w:jc w:val="left"/>
              <w:rPr>
                <w:rFonts w:eastAsia="Times New Roman"/>
                <w:sz w:val="28"/>
                <w:szCs w:val="28"/>
                <w:lang w:bidi="ar-SA"/>
              </w:rPr>
            </w:pPr>
            <w:r w:rsidRPr="00B60D70">
              <w:rPr>
                <w:rFonts w:eastAsia="Times New Roman"/>
                <w:sz w:val="28"/>
                <w:szCs w:val="28"/>
                <w:cs/>
              </w:rPr>
              <w:t>ประมาณราคา</w:t>
            </w:r>
          </w:p>
        </w:tc>
        <w:tc>
          <w:tcPr>
            <w:tcW w:w="543" w:type="dxa"/>
            <w:shd w:val="clear" w:color="auto" w:fill="auto"/>
            <w:noWrap/>
            <w:hideMark/>
          </w:tcPr>
          <w:p w14:paraId="592CF042" w14:textId="77777777"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2C0A05F2" w14:textId="77777777"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1792D2F5"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76B3C3C3"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696A09F9" w14:textId="4C62153A"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240D724C" w14:textId="77777777" w:rsidR="000B12D3" w:rsidRPr="00B60D70" w:rsidRDefault="000B12D3" w:rsidP="00533A08">
            <w:pPr>
              <w:jc w:val="center"/>
              <w:rPr>
                <w:rFonts w:eastAsia="Times New Roman"/>
                <w:sz w:val="28"/>
                <w:szCs w:val="28"/>
                <w:lang w:bidi="ar-SA"/>
              </w:rPr>
            </w:pPr>
          </w:p>
        </w:tc>
      </w:tr>
      <w:tr w:rsidR="00B60D70" w:rsidRPr="00B60D70" w14:paraId="0CE9BE2D"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5040972C" w14:textId="1A9F619F" w:rsidR="000B12D3" w:rsidRPr="00B60D70" w:rsidRDefault="000B12D3" w:rsidP="00533A08">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58F45032" w14:textId="1F5BAA42" w:rsidR="000B12D3" w:rsidRPr="00B60D70" w:rsidRDefault="000B12D3" w:rsidP="00533A08">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2FB56681" w14:textId="77777777" w:rsidR="000B12D3" w:rsidRPr="00B60D70" w:rsidRDefault="000B12D3" w:rsidP="00533A08">
            <w:pPr>
              <w:jc w:val="left"/>
              <w:rPr>
                <w:rFonts w:eastAsia="Times New Roman"/>
                <w:sz w:val="28"/>
                <w:szCs w:val="28"/>
                <w:lang w:bidi="ar-SA"/>
              </w:rPr>
            </w:pPr>
            <w:r w:rsidRPr="00B60D70">
              <w:rPr>
                <w:rFonts w:eastAsia="Times New Roman"/>
                <w:sz w:val="28"/>
                <w:szCs w:val="28"/>
                <w:cs/>
              </w:rPr>
              <w:t>พื้นฐานทางวิศวกรรม</w:t>
            </w:r>
            <w:r w:rsidRPr="00B60D70">
              <w:rPr>
                <w:rFonts w:eastAsia="Times New Roman"/>
                <w:sz w:val="28"/>
                <w:szCs w:val="28"/>
                <w:lang w:bidi="ar-SA"/>
              </w:rPr>
              <w:t xml:space="preserve"> </w:t>
            </w:r>
          </w:p>
        </w:tc>
        <w:tc>
          <w:tcPr>
            <w:tcW w:w="543" w:type="dxa"/>
            <w:shd w:val="clear" w:color="auto" w:fill="auto"/>
            <w:noWrap/>
            <w:hideMark/>
          </w:tcPr>
          <w:p w14:paraId="5D2A429F" w14:textId="77777777"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394AACD9" w14:textId="77777777"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00D5C792"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2455CB23"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0A5EBFCE" w14:textId="2A7E4941"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6FF108C1" w14:textId="77777777" w:rsidR="000B12D3" w:rsidRPr="00B60D70" w:rsidRDefault="000B12D3" w:rsidP="00533A08">
            <w:pPr>
              <w:jc w:val="center"/>
              <w:rPr>
                <w:rFonts w:eastAsia="Times New Roman"/>
                <w:sz w:val="28"/>
                <w:szCs w:val="28"/>
                <w:lang w:bidi="ar-SA"/>
              </w:rPr>
            </w:pPr>
          </w:p>
        </w:tc>
      </w:tr>
      <w:tr w:rsidR="00B60D70" w:rsidRPr="00B60D70" w14:paraId="2654EBFC"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7E318F59" w14:textId="57838308" w:rsidR="000B12D3" w:rsidRPr="00B60D70" w:rsidRDefault="000B12D3" w:rsidP="00533A08">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4E5542B7" w14:textId="6F70DAB7" w:rsidR="000B12D3" w:rsidRPr="00B60D70" w:rsidRDefault="000B12D3" w:rsidP="00533A08">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37ED4A36" w14:textId="6728567A" w:rsidR="000B12D3" w:rsidRPr="00B60D70" w:rsidRDefault="000B12D3" w:rsidP="00533A08">
            <w:pPr>
              <w:jc w:val="left"/>
              <w:rPr>
                <w:rFonts w:eastAsia="Times New Roman"/>
                <w:sz w:val="28"/>
                <w:szCs w:val="28"/>
                <w:lang w:bidi="ar-SA"/>
              </w:rPr>
            </w:pPr>
            <w:r w:rsidRPr="00B60D70">
              <w:rPr>
                <w:rFonts w:eastAsia="Symbol"/>
                <w:sz w:val="28"/>
                <w:szCs w:val="28"/>
                <w:cs/>
              </w:rPr>
              <w:t xml:space="preserve">เทคโนโลยีด้านการก่อสร้างทั้งในส่วนของ </w:t>
            </w:r>
            <w:r w:rsidRPr="00B60D70">
              <w:rPr>
                <w:rFonts w:eastAsia="Symbol"/>
                <w:sz w:val="28"/>
                <w:szCs w:val="28"/>
                <w:lang w:bidi="ar-SA"/>
              </w:rPr>
              <w:t xml:space="preserve">BIM, </w:t>
            </w:r>
            <w:r w:rsidRPr="00B60D70">
              <w:rPr>
                <w:rFonts w:eastAsia="Symbol"/>
                <w:sz w:val="28"/>
                <w:szCs w:val="28"/>
                <w:cs/>
              </w:rPr>
              <w:t>ซอฟ</w:t>
            </w:r>
            <w:r w:rsidR="0057476B" w:rsidRPr="00B60D70">
              <w:rPr>
                <w:rFonts w:eastAsia="Symbol" w:hint="cs"/>
                <w:sz w:val="28"/>
                <w:szCs w:val="28"/>
                <w:cs/>
              </w:rPr>
              <w:t>ต์</w:t>
            </w:r>
            <w:r w:rsidRPr="00B60D70">
              <w:rPr>
                <w:rFonts w:eastAsia="Symbol"/>
                <w:sz w:val="28"/>
                <w:szCs w:val="28"/>
                <w:cs/>
              </w:rPr>
              <w:t>แวร์</w:t>
            </w:r>
          </w:p>
        </w:tc>
        <w:tc>
          <w:tcPr>
            <w:tcW w:w="543" w:type="dxa"/>
            <w:shd w:val="clear" w:color="auto" w:fill="auto"/>
            <w:noWrap/>
            <w:hideMark/>
          </w:tcPr>
          <w:p w14:paraId="2544CA64" w14:textId="77777777" w:rsidR="000B12D3" w:rsidRPr="00B60D70" w:rsidRDefault="000B12D3" w:rsidP="00533A08">
            <w:pPr>
              <w:jc w:val="left"/>
              <w:rPr>
                <w:rFonts w:eastAsia="Times New Roman"/>
                <w:sz w:val="28"/>
                <w:szCs w:val="28"/>
                <w:lang w:bidi="ar-SA"/>
              </w:rPr>
            </w:pPr>
          </w:p>
        </w:tc>
        <w:tc>
          <w:tcPr>
            <w:tcW w:w="543" w:type="dxa"/>
            <w:shd w:val="clear" w:color="auto" w:fill="auto"/>
            <w:noWrap/>
            <w:hideMark/>
          </w:tcPr>
          <w:p w14:paraId="5B1530D3" w14:textId="77777777"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56FEE7F7"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0C15DC5B"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3DB33892" w14:textId="6BDCBAD2"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1F8E04A5" w14:textId="77777777" w:rsidR="000B12D3" w:rsidRPr="00B60D70" w:rsidRDefault="000B12D3" w:rsidP="00533A08">
            <w:pPr>
              <w:jc w:val="center"/>
              <w:rPr>
                <w:rFonts w:eastAsia="Times New Roman"/>
                <w:sz w:val="28"/>
                <w:szCs w:val="28"/>
                <w:lang w:bidi="ar-SA"/>
              </w:rPr>
            </w:pPr>
          </w:p>
        </w:tc>
      </w:tr>
      <w:tr w:rsidR="00B60D70" w:rsidRPr="00B60D70" w14:paraId="19D4F6FF"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22EDE54F" w14:textId="146B755E" w:rsidR="000B12D3" w:rsidRPr="00B60D70" w:rsidRDefault="000B12D3" w:rsidP="00533A08">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1B82DB79" w14:textId="6B46C11D" w:rsidR="000B12D3" w:rsidRPr="00B60D70" w:rsidRDefault="000B12D3" w:rsidP="00533A08">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062A6749" w14:textId="77777777" w:rsidR="000B12D3" w:rsidRPr="00B60D70" w:rsidRDefault="000B12D3" w:rsidP="00533A08">
            <w:pPr>
              <w:jc w:val="left"/>
              <w:rPr>
                <w:rFonts w:eastAsia="Times New Roman"/>
                <w:sz w:val="28"/>
                <w:szCs w:val="28"/>
                <w:lang w:bidi="ar-SA"/>
              </w:rPr>
            </w:pPr>
            <w:r w:rsidRPr="00B60D70">
              <w:rPr>
                <w:rFonts w:eastAsia="Times New Roman"/>
                <w:sz w:val="28"/>
                <w:szCs w:val="28"/>
                <w:cs/>
              </w:rPr>
              <w:t>วัสดุก่อสร้าง</w:t>
            </w:r>
          </w:p>
        </w:tc>
        <w:tc>
          <w:tcPr>
            <w:tcW w:w="543" w:type="dxa"/>
            <w:shd w:val="clear" w:color="auto" w:fill="auto"/>
            <w:noWrap/>
            <w:hideMark/>
          </w:tcPr>
          <w:p w14:paraId="23C90315" w14:textId="77777777"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718812DE" w14:textId="77777777"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0C48D17A"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6098EE7D"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660221F3" w14:textId="699D02CD"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7ADD60BC" w14:textId="77777777" w:rsidR="000B12D3" w:rsidRPr="00B60D70" w:rsidRDefault="000B12D3" w:rsidP="00533A08">
            <w:pPr>
              <w:jc w:val="center"/>
              <w:rPr>
                <w:rFonts w:eastAsia="Times New Roman"/>
                <w:sz w:val="28"/>
                <w:szCs w:val="28"/>
                <w:lang w:bidi="ar-SA"/>
              </w:rPr>
            </w:pPr>
          </w:p>
        </w:tc>
      </w:tr>
      <w:tr w:rsidR="00B60D70" w:rsidRPr="00B60D70" w14:paraId="295222A7"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1A14614A" w14:textId="15C9358F" w:rsidR="000B12D3" w:rsidRPr="00B60D70" w:rsidRDefault="000B12D3" w:rsidP="00533A08">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1AE526C2" w14:textId="79824620" w:rsidR="000B12D3" w:rsidRPr="00B60D70" w:rsidRDefault="000B12D3" w:rsidP="00533A08">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640C8FE8" w14:textId="77777777" w:rsidR="000B12D3" w:rsidRPr="00B60D70" w:rsidRDefault="000B12D3" w:rsidP="00533A08">
            <w:pPr>
              <w:jc w:val="left"/>
              <w:rPr>
                <w:rFonts w:eastAsia="Times New Roman"/>
                <w:sz w:val="28"/>
                <w:szCs w:val="28"/>
                <w:lang w:bidi="ar-SA"/>
              </w:rPr>
            </w:pPr>
            <w:r w:rsidRPr="00B60D70">
              <w:rPr>
                <w:rFonts w:eastAsia="Times New Roman"/>
                <w:sz w:val="28"/>
                <w:szCs w:val="28"/>
                <w:cs/>
              </w:rPr>
              <w:t>วิเคราะห์ออกแบบโครงสร้าง</w:t>
            </w:r>
          </w:p>
        </w:tc>
        <w:tc>
          <w:tcPr>
            <w:tcW w:w="543" w:type="dxa"/>
            <w:shd w:val="clear" w:color="auto" w:fill="auto"/>
            <w:noWrap/>
            <w:hideMark/>
          </w:tcPr>
          <w:p w14:paraId="50F9904C" w14:textId="77777777"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1121855C" w14:textId="77777777"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4E05D46A"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50B2D6F9"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77EE00F2" w14:textId="71A80966"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00A732BD" w14:textId="77777777" w:rsidR="000B12D3" w:rsidRPr="00B60D70" w:rsidRDefault="000B12D3" w:rsidP="00533A08">
            <w:pPr>
              <w:jc w:val="center"/>
              <w:rPr>
                <w:rFonts w:eastAsia="Times New Roman"/>
                <w:sz w:val="28"/>
                <w:szCs w:val="28"/>
                <w:lang w:bidi="ar-SA"/>
              </w:rPr>
            </w:pPr>
          </w:p>
        </w:tc>
      </w:tr>
      <w:tr w:rsidR="00B60D70" w:rsidRPr="00B60D70" w14:paraId="5DF62D62" w14:textId="77777777" w:rsidTr="00D022C4">
        <w:trPr>
          <w:trHeight w:val="336"/>
        </w:trPr>
        <w:tc>
          <w:tcPr>
            <w:tcW w:w="704" w:type="dxa"/>
            <w:tcBorders>
              <w:top w:val="nil"/>
              <w:left w:val="single" w:sz="4" w:space="0" w:color="auto"/>
              <w:bottom w:val="single" w:sz="4" w:space="0" w:color="auto"/>
              <w:right w:val="single" w:sz="4" w:space="0" w:color="auto"/>
            </w:tcBorders>
            <w:shd w:val="clear" w:color="auto" w:fill="auto"/>
            <w:noWrap/>
          </w:tcPr>
          <w:p w14:paraId="4F0817AA" w14:textId="3C08A44D" w:rsidR="000B12D3" w:rsidRPr="00B60D70" w:rsidRDefault="000B12D3" w:rsidP="00533A08">
            <w:pPr>
              <w:jc w:val="center"/>
              <w:rPr>
                <w:rFonts w:eastAsia="Times New Roman"/>
                <w:sz w:val="28"/>
                <w:szCs w:val="28"/>
                <w:lang w:bidi="ar-SA"/>
              </w:rPr>
            </w:pPr>
          </w:p>
        </w:tc>
        <w:tc>
          <w:tcPr>
            <w:tcW w:w="1701" w:type="dxa"/>
            <w:tcBorders>
              <w:top w:val="nil"/>
              <w:left w:val="single" w:sz="4" w:space="0" w:color="auto"/>
              <w:bottom w:val="single" w:sz="4" w:space="0" w:color="auto"/>
              <w:right w:val="single" w:sz="4" w:space="0" w:color="auto"/>
            </w:tcBorders>
            <w:shd w:val="clear" w:color="auto" w:fill="auto"/>
            <w:noWrap/>
          </w:tcPr>
          <w:p w14:paraId="0480C68A" w14:textId="63187335" w:rsidR="000B12D3" w:rsidRPr="00B60D70" w:rsidRDefault="000B12D3" w:rsidP="00533A08">
            <w:pPr>
              <w:jc w:val="left"/>
              <w:rPr>
                <w:rFonts w:eastAsia="Times New Roman"/>
                <w:sz w:val="28"/>
                <w:szCs w:val="28"/>
                <w:lang w:bidi="ar-SA"/>
              </w:rPr>
            </w:pPr>
          </w:p>
        </w:tc>
        <w:tc>
          <w:tcPr>
            <w:tcW w:w="3402" w:type="dxa"/>
            <w:tcBorders>
              <w:left w:val="single" w:sz="4" w:space="0" w:color="auto"/>
            </w:tcBorders>
            <w:shd w:val="clear" w:color="auto" w:fill="auto"/>
            <w:hideMark/>
          </w:tcPr>
          <w:p w14:paraId="5B4D5BF8" w14:textId="77777777" w:rsidR="000B12D3" w:rsidRPr="00B60D70" w:rsidRDefault="000B12D3" w:rsidP="00533A08">
            <w:pPr>
              <w:jc w:val="left"/>
              <w:rPr>
                <w:rFonts w:eastAsia="Times New Roman"/>
                <w:sz w:val="28"/>
                <w:szCs w:val="28"/>
                <w:lang w:bidi="ar-SA"/>
              </w:rPr>
            </w:pPr>
            <w:r w:rsidRPr="00B60D70">
              <w:rPr>
                <w:rFonts w:eastAsia="Symbol"/>
                <w:sz w:val="28"/>
                <w:szCs w:val="28"/>
                <w:cs/>
              </w:rPr>
              <w:t>สำรวจเพื่องานก่อสร้าง</w:t>
            </w:r>
          </w:p>
        </w:tc>
        <w:tc>
          <w:tcPr>
            <w:tcW w:w="543" w:type="dxa"/>
            <w:shd w:val="clear" w:color="auto" w:fill="auto"/>
            <w:noWrap/>
            <w:hideMark/>
          </w:tcPr>
          <w:p w14:paraId="41CE3001" w14:textId="77777777" w:rsidR="000B12D3" w:rsidRPr="00B60D70" w:rsidRDefault="000B12D3" w:rsidP="00533A08">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1E147A52" w14:textId="77777777"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12A55B1B"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6CA4E0F0" w14:textId="77777777" w:rsidR="000B12D3" w:rsidRPr="00B60D70" w:rsidRDefault="000B12D3" w:rsidP="00533A08">
            <w:pPr>
              <w:jc w:val="center"/>
              <w:rPr>
                <w:rFonts w:eastAsia="Times New Roman"/>
                <w:sz w:val="28"/>
                <w:szCs w:val="28"/>
                <w:lang w:bidi="ar-SA"/>
              </w:rPr>
            </w:pPr>
          </w:p>
        </w:tc>
        <w:tc>
          <w:tcPr>
            <w:tcW w:w="543" w:type="dxa"/>
            <w:shd w:val="clear" w:color="auto" w:fill="auto"/>
            <w:noWrap/>
            <w:hideMark/>
          </w:tcPr>
          <w:p w14:paraId="0C5657FE" w14:textId="266740D6" w:rsidR="000B12D3" w:rsidRPr="00B60D70" w:rsidRDefault="000B12D3" w:rsidP="00533A08">
            <w:pPr>
              <w:jc w:val="center"/>
              <w:rPr>
                <w:rFonts w:eastAsia="Times New Roman"/>
                <w:sz w:val="28"/>
                <w:szCs w:val="28"/>
                <w:lang w:bidi="ar-SA"/>
              </w:rPr>
            </w:pPr>
          </w:p>
        </w:tc>
        <w:tc>
          <w:tcPr>
            <w:tcW w:w="544" w:type="dxa"/>
            <w:shd w:val="clear" w:color="auto" w:fill="auto"/>
            <w:noWrap/>
            <w:hideMark/>
          </w:tcPr>
          <w:p w14:paraId="677A680A" w14:textId="77777777" w:rsidR="000B12D3" w:rsidRPr="00B60D70" w:rsidRDefault="000B12D3" w:rsidP="00533A08">
            <w:pPr>
              <w:jc w:val="center"/>
              <w:rPr>
                <w:rFonts w:eastAsia="Times New Roman"/>
                <w:sz w:val="28"/>
                <w:szCs w:val="28"/>
                <w:lang w:bidi="ar-SA"/>
              </w:rPr>
            </w:pPr>
          </w:p>
        </w:tc>
      </w:tr>
      <w:tr w:rsidR="00B60D70" w:rsidRPr="00B60D70" w14:paraId="222BB911" w14:textId="77777777" w:rsidTr="00D022C4">
        <w:trPr>
          <w:trHeight w:val="336"/>
        </w:trPr>
        <w:tc>
          <w:tcPr>
            <w:tcW w:w="704" w:type="dxa"/>
            <w:vMerge w:val="restart"/>
            <w:tcBorders>
              <w:top w:val="single" w:sz="4" w:space="0" w:color="auto"/>
              <w:left w:val="single" w:sz="4" w:space="0" w:color="auto"/>
              <w:bottom w:val="nil"/>
              <w:right w:val="single" w:sz="4" w:space="0" w:color="auto"/>
            </w:tcBorders>
            <w:shd w:val="clear" w:color="auto" w:fill="auto"/>
            <w:noWrap/>
            <w:hideMark/>
          </w:tcPr>
          <w:p w14:paraId="18D2AC74" w14:textId="79006828" w:rsidR="00F739FA" w:rsidRPr="00B60D70" w:rsidRDefault="00F739FA" w:rsidP="002516A4">
            <w:pPr>
              <w:jc w:val="center"/>
              <w:rPr>
                <w:rFonts w:eastAsia="Times New Roman"/>
                <w:sz w:val="28"/>
                <w:szCs w:val="28"/>
                <w:lang w:bidi="ar-SA"/>
              </w:rPr>
            </w:pPr>
            <w:r w:rsidRPr="00B60D70">
              <w:rPr>
                <w:rFonts w:eastAsia="Times New Roman"/>
                <w:sz w:val="28"/>
                <w:szCs w:val="28"/>
                <w:lang w:bidi="ar-SA"/>
              </w:rPr>
              <w:t>2</w:t>
            </w:r>
          </w:p>
        </w:tc>
        <w:tc>
          <w:tcPr>
            <w:tcW w:w="1701" w:type="dxa"/>
            <w:vMerge w:val="restart"/>
            <w:tcBorders>
              <w:top w:val="single" w:sz="4" w:space="0" w:color="auto"/>
              <w:left w:val="single" w:sz="4" w:space="0" w:color="auto"/>
              <w:bottom w:val="nil"/>
              <w:right w:val="single" w:sz="4" w:space="0" w:color="auto"/>
            </w:tcBorders>
            <w:shd w:val="clear" w:color="auto" w:fill="auto"/>
            <w:noWrap/>
            <w:hideMark/>
          </w:tcPr>
          <w:p w14:paraId="652E95F6" w14:textId="77777777" w:rsidR="00F739FA" w:rsidRPr="00B60D70" w:rsidRDefault="00F739FA" w:rsidP="002516A4">
            <w:pPr>
              <w:jc w:val="left"/>
              <w:rPr>
                <w:rFonts w:eastAsia="Times New Roman"/>
                <w:sz w:val="28"/>
                <w:szCs w:val="28"/>
                <w:lang w:bidi="ar-SA"/>
              </w:rPr>
            </w:pPr>
            <w:r w:rsidRPr="00B60D70">
              <w:rPr>
                <w:rFonts w:eastAsia="Times New Roman"/>
                <w:sz w:val="28"/>
                <w:szCs w:val="28"/>
                <w:lang w:bidi="ar-SA"/>
              </w:rPr>
              <w:t>Generic Knowledge (GK)</w:t>
            </w:r>
          </w:p>
        </w:tc>
        <w:tc>
          <w:tcPr>
            <w:tcW w:w="3402" w:type="dxa"/>
            <w:tcBorders>
              <w:left w:val="single" w:sz="4" w:space="0" w:color="auto"/>
            </w:tcBorders>
            <w:shd w:val="clear" w:color="auto" w:fill="auto"/>
            <w:noWrap/>
            <w:hideMark/>
          </w:tcPr>
          <w:p w14:paraId="473BE492" w14:textId="77777777" w:rsidR="00F739FA" w:rsidRPr="00B60D70" w:rsidRDefault="00F739FA" w:rsidP="002516A4">
            <w:pPr>
              <w:jc w:val="left"/>
              <w:rPr>
                <w:rFonts w:eastAsia="Times New Roman"/>
                <w:sz w:val="28"/>
                <w:szCs w:val="28"/>
                <w:lang w:bidi="ar-SA"/>
              </w:rPr>
            </w:pPr>
            <w:r w:rsidRPr="00B60D70">
              <w:rPr>
                <w:rFonts w:eastAsia="Times New Roman"/>
                <w:sz w:val="28"/>
                <w:szCs w:val="28"/>
                <w:cs/>
              </w:rPr>
              <w:t>ผู้ประกอบการ</w:t>
            </w:r>
          </w:p>
        </w:tc>
        <w:tc>
          <w:tcPr>
            <w:tcW w:w="543" w:type="dxa"/>
            <w:shd w:val="clear" w:color="auto" w:fill="auto"/>
            <w:noWrap/>
            <w:hideMark/>
          </w:tcPr>
          <w:p w14:paraId="5FBC8596" w14:textId="77777777" w:rsidR="00F739FA" w:rsidRPr="00B60D70" w:rsidRDefault="00F739FA" w:rsidP="002516A4">
            <w:pPr>
              <w:jc w:val="left"/>
              <w:rPr>
                <w:rFonts w:eastAsia="Times New Roman"/>
                <w:sz w:val="28"/>
                <w:szCs w:val="28"/>
                <w:lang w:bidi="ar-SA"/>
              </w:rPr>
            </w:pPr>
          </w:p>
        </w:tc>
        <w:tc>
          <w:tcPr>
            <w:tcW w:w="543" w:type="dxa"/>
            <w:shd w:val="clear" w:color="auto" w:fill="auto"/>
            <w:noWrap/>
            <w:hideMark/>
          </w:tcPr>
          <w:p w14:paraId="5E5DAF72" w14:textId="77777777" w:rsidR="00F739FA" w:rsidRPr="00B60D70" w:rsidRDefault="00F739FA" w:rsidP="002516A4">
            <w:pPr>
              <w:jc w:val="center"/>
              <w:rPr>
                <w:rFonts w:eastAsia="Times New Roman"/>
                <w:sz w:val="28"/>
                <w:szCs w:val="28"/>
                <w:lang w:bidi="ar-SA"/>
              </w:rPr>
            </w:pPr>
          </w:p>
        </w:tc>
        <w:tc>
          <w:tcPr>
            <w:tcW w:w="544" w:type="dxa"/>
            <w:shd w:val="clear" w:color="auto" w:fill="auto"/>
            <w:noWrap/>
            <w:hideMark/>
          </w:tcPr>
          <w:p w14:paraId="4B208E17" w14:textId="77777777" w:rsidR="00F739FA" w:rsidRPr="00B60D70" w:rsidRDefault="00F739FA" w:rsidP="002516A4">
            <w:pPr>
              <w:jc w:val="center"/>
              <w:rPr>
                <w:rFonts w:eastAsia="Times New Roman"/>
                <w:sz w:val="28"/>
                <w:szCs w:val="28"/>
                <w:lang w:bidi="ar-SA"/>
              </w:rPr>
            </w:pPr>
          </w:p>
        </w:tc>
        <w:tc>
          <w:tcPr>
            <w:tcW w:w="543" w:type="dxa"/>
            <w:shd w:val="clear" w:color="auto" w:fill="auto"/>
            <w:noWrap/>
            <w:hideMark/>
          </w:tcPr>
          <w:p w14:paraId="3AF7F4DA" w14:textId="77777777" w:rsidR="00F739FA" w:rsidRPr="00B60D70" w:rsidRDefault="00F739FA" w:rsidP="002516A4">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557929A2" w14:textId="77777777" w:rsidR="00F739FA" w:rsidRPr="00B60D70" w:rsidRDefault="00F739FA" w:rsidP="002516A4">
            <w:pPr>
              <w:jc w:val="center"/>
              <w:rPr>
                <w:rFonts w:eastAsia="Times New Roman"/>
                <w:sz w:val="28"/>
                <w:szCs w:val="28"/>
                <w:lang w:bidi="ar-SA"/>
              </w:rPr>
            </w:pPr>
          </w:p>
        </w:tc>
        <w:tc>
          <w:tcPr>
            <w:tcW w:w="544" w:type="dxa"/>
            <w:shd w:val="clear" w:color="auto" w:fill="auto"/>
            <w:noWrap/>
            <w:hideMark/>
          </w:tcPr>
          <w:p w14:paraId="243F0EE9" w14:textId="77777777" w:rsidR="00F739FA" w:rsidRPr="00B60D70" w:rsidRDefault="00F739FA" w:rsidP="002516A4">
            <w:pPr>
              <w:jc w:val="center"/>
              <w:rPr>
                <w:rFonts w:eastAsia="Times New Roman"/>
                <w:sz w:val="28"/>
                <w:szCs w:val="28"/>
                <w:lang w:bidi="ar-SA"/>
              </w:rPr>
            </w:pPr>
          </w:p>
        </w:tc>
      </w:tr>
      <w:tr w:rsidR="00B60D70" w:rsidRPr="00B60D70" w14:paraId="2D10FA60" w14:textId="77777777" w:rsidTr="00D022C4">
        <w:trPr>
          <w:trHeight w:val="336"/>
        </w:trPr>
        <w:tc>
          <w:tcPr>
            <w:tcW w:w="704" w:type="dxa"/>
            <w:vMerge/>
            <w:tcBorders>
              <w:top w:val="nil"/>
              <w:left w:val="single" w:sz="4" w:space="0" w:color="auto"/>
              <w:bottom w:val="nil"/>
              <w:right w:val="single" w:sz="4" w:space="0" w:color="auto"/>
            </w:tcBorders>
            <w:shd w:val="clear" w:color="auto" w:fill="auto"/>
            <w:noWrap/>
          </w:tcPr>
          <w:p w14:paraId="02679267" w14:textId="3562F690" w:rsidR="00F739FA" w:rsidRPr="00B60D70" w:rsidRDefault="00F739FA" w:rsidP="002516A4">
            <w:pPr>
              <w:jc w:val="center"/>
              <w:rPr>
                <w:rFonts w:eastAsia="Times New Roman"/>
                <w:sz w:val="28"/>
                <w:szCs w:val="28"/>
                <w:lang w:bidi="ar-SA"/>
              </w:rPr>
            </w:pPr>
          </w:p>
        </w:tc>
        <w:tc>
          <w:tcPr>
            <w:tcW w:w="1701" w:type="dxa"/>
            <w:vMerge/>
            <w:tcBorders>
              <w:top w:val="nil"/>
              <w:left w:val="single" w:sz="4" w:space="0" w:color="auto"/>
              <w:bottom w:val="nil"/>
              <w:right w:val="single" w:sz="4" w:space="0" w:color="auto"/>
            </w:tcBorders>
            <w:shd w:val="clear" w:color="auto" w:fill="auto"/>
            <w:noWrap/>
          </w:tcPr>
          <w:p w14:paraId="5A6828FF" w14:textId="018DBB9C" w:rsidR="00F739FA" w:rsidRPr="00B60D70" w:rsidRDefault="00F739FA" w:rsidP="002516A4">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68F9A597" w14:textId="77777777" w:rsidR="00F739FA" w:rsidRPr="00B60D70" w:rsidRDefault="00F739FA" w:rsidP="002516A4">
            <w:pPr>
              <w:jc w:val="left"/>
              <w:rPr>
                <w:rFonts w:eastAsia="Times New Roman"/>
                <w:sz w:val="28"/>
                <w:szCs w:val="28"/>
                <w:lang w:bidi="ar-SA"/>
              </w:rPr>
            </w:pPr>
            <w:r w:rsidRPr="00B60D70">
              <w:rPr>
                <w:rFonts w:eastAsia="Times New Roman"/>
                <w:sz w:val="28"/>
                <w:szCs w:val="28"/>
                <w:cs/>
              </w:rPr>
              <w:t>การจัดซื้อจัดจ้าง</w:t>
            </w:r>
          </w:p>
        </w:tc>
        <w:tc>
          <w:tcPr>
            <w:tcW w:w="543" w:type="dxa"/>
            <w:shd w:val="clear" w:color="auto" w:fill="auto"/>
            <w:noWrap/>
            <w:hideMark/>
          </w:tcPr>
          <w:p w14:paraId="4C52725D" w14:textId="77777777" w:rsidR="00F739FA" w:rsidRPr="00B60D70" w:rsidRDefault="00F739FA" w:rsidP="002516A4">
            <w:pPr>
              <w:jc w:val="left"/>
              <w:rPr>
                <w:rFonts w:eastAsia="Times New Roman"/>
                <w:sz w:val="28"/>
                <w:szCs w:val="28"/>
                <w:lang w:bidi="ar-SA"/>
              </w:rPr>
            </w:pPr>
          </w:p>
        </w:tc>
        <w:tc>
          <w:tcPr>
            <w:tcW w:w="543" w:type="dxa"/>
            <w:shd w:val="clear" w:color="auto" w:fill="auto"/>
            <w:noWrap/>
            <w:hideMark/>
          </w:tcPr>
          <w:p w14:paraId="11FA31D4" w14:textId="77777777" w:rsidR="00F739FA" w:rsidRPr="00B60D70" w:rsidRDefault="00F739FA" w:rsidP="002516A4">
            <w:pPr>
              <w:jc w:val="center"/>
              <w:rPr>
                <w:rFonts w:eastAsia="Times New Roman"/>
                <w:sz w:val="28"/>
                <w:szCs w:val="28"/>
                <w:lang w:bidi="ar-SA"/>
              </w:rPr>
            </w:pPr>
          </w:p>
        </w:tc>
        <w:tc>
          <w:tcPr>
            <w:tcW w:w="544" w:type="dxa"/>
            <w:shd w:val="clear" w:color="auto" w:fill="auto"/>
            <w:noWrap/>
            <w:hideMark/>
          </w:tcPr>
          <w:p w14:paraId="465655E7" w14:textId="77777777" w:rsidR="00F739FA" w:rsidRPr="00B60D70" w:rsidRDefault="00F739FA" w:rsidP="002516A4">
            <w:pPr>
              <w:jc w:val="center"/>
              <w:rPr>
                <w:rFonts w:eastAsia="Times New Roman"/>
                <w:sz w:val="28"/>
                <w:szCs w:val="28"/>
                <w:lang w:bidi="ar-SA"/>
              </w:rPr>
            </w:pPr>
          </w:p>
        </w:tc>
        <w:tc>
          <w:tcPr>
            <w:tcW w:w="543" w:type="dxa"/>
            <w:shd w:val="clear" w:color="auto" w:fill="auto"/>
            <w:noWrap/>
            <w:hideMark/>
          </w:tcPr>
          <w:p w14:paraId="792A481F" w14:textId="77777777" w:rsidR="00F739FA" w:rsidRPr="00B60D70" w:rsidRDefault="00F739FA" w:rsidP="002516A4">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661DB8DB" w14:textId="77777777" w:rsidR="00F739FA" w:rsidRPr="00B60D70" w:rsidRDefault="00F739FA" w:rsidP="002516A4">
            <w:pPr>
              <w:jc w:val="center"/>
              <w:rPr>
                <w:rFonts w:eastAsia="Times New Roman"/>
                <w:sz w:val="28"/>
                <w:szCs w:val="28"/>
                <w:lang w:bidi="ar-SA"/>
              </w:rPr>
            </w:pPr>
          </w:p>
        </w:tc>
        <w:tc>
          <w:tcPr>
            <w:tcW w:w="544" w:type="dxa"/>
            <w:shd w:val="clear" w:color="auto" w:fill="auto"/>
            <w:noWrap/>
            <w:hideMark/>
          </w:tcPr>
          <w:p w14:paraId="1D49A378" w14:textId="77777777" w:rsidR="00F739FA" w:rsidRPr="00B60D70" w:rsidRDefault="00F739FA" w:rsidP="002516A4">
            <w:pPr>
              <w:jc w:val="center"/>
              <w:rPr>
                <w:rFonts w:eastAsia="Times New Roman"/>
                <w:sz w:val="28"/>
                <w:szCs w:val="28"/>
                <w:lang w:bidi="ar-SA"/>
              </w:rPr>
            </w:pPr>
          </w:p>
        </w:tc>
      </w:tr>
      <w:tr w:rsidR="00B60D70" w:rsidRPr="00B60D70" w14:paraId="5614B70A"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7F620F29" w14:textId="1309A18C" w:rsidR="002516A4" w:rsidRPr="00B60D70" w:rsidRDefault="002516A4" w:rsidP="002516A4">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6FEC9360" w14:textId="3099B035" w:rsidR="002516A4" w:rsidRPr="00B60D70" w:rsidRDefault="002516A4" w:rsidP="002516A4">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61DEB0E6" w14:textId="77777777" w:rsidR="002516A4" w:rsidRPr="00B60D70" w:rsidRDefault="002516A4" w:rsidP="002516A4">
            <w:pPr>
              <w:jc w:val="left"/>
              <w:rPr>
                <w:rFonts w:eastAsia="Times New Roman"/>
                <w:sz w:val="28"/>
                <w:szCs w:val="28"/>
                <w:lang w:bidi="ar-SA"/>
              </w:rPr>
            </w:pPr>
            <w:r w:rsidRPr="00B60D70">
              <w:rPr>
                <w:rFonts w:eastAsia="Times New Roman"/>
                <w:sz w:val="28"/>
                <w:szCs w:val="28"/>
                <w:cs/>
              </w:rPr>
              <w:t>การเงิน</w:t>
            </w:r>
            <w:r w:rsidRPr="00B60D70">
              <w:rPr>
                <w:rFonts w:eastAsia="Times New Roman"/>
                <w:sz w:val="28"/>
                <w:szCs w:val="28"/>
              </w:rPr>
              <w:t xml:space="preserve">, </w:t>
            </w:r>
            <w:r w:rsidRPr="00B60D70">
              <w:rPr>
                <w:rFonts w:eastAsia="Times New Roman"/>
                <w:sz w:val="28"/>
                <w:szCs w:val="28"/>
                <w:cs/>
              </w:rPr>
              <w:t>ภาษี</w:t>
            </w:r>
          </w:p>
        </w:tc>
        <w:tc>
          <w:tcPr>
            <w:tcW w:w="543" w:type="dxa"/>
            <w:shd w:val="clear" w:color="auto" w:fill="auto"/>
            <w:noWrap/>
            <w:hideMark/>
          </w:tcPr>
          <w:p w14:paraId="37355E77" w14:textId="77777777" w:rsidR="002516A4" w:rsidRPr="00B60D70" w:rsidRDefault="002516A4" w:rsidP="002516A4">
            <w:pPr>
              <w:jc w:val="left"/>
              <w:rPr>
                <w:rFonts w:eastAsia="Times New Roman"/>
                <w:sz w:val="28"/>
                <w:szCs w:val="28"/>
                <w:lang w:bidi="ar-SA"/>
              </w:rPr>
            </w:pPr>
          </w:p>
        </w:tc>
        <w:tc>
          <w:tcPr>
            <w:tcW w:w="543" w:type="dxa"/>
            <w:shd w:val="clear" w:color="auto" w:fill="auto"/>
            <w:noWrap/>
            <w:hideMark/>
          </w:tcPr>
          <w:p w14:paraId="1575DF30" w14:textId="77777777" w:rsidR="002516A4" w:rsidRPr="00B60D70" w:rsidRDefault="002516A4" w:rsidP="002516A4">
            <w:pPr>
              <w:jc w:val="center"/>
              <w:rPr>
                <w:rFonts w:eastAsia="Times New Roman"/>
                <w:sz w:val="28"/>
                <w:szCs w:val="28"/>
                <w:lang w:bidi="ar-SA"/>
              </w:rPr>
            </w:pPr>
          </w:p>
        </w:tc>
        <w:tc>
          <w:tcPr>
            <w:tcW w:w="544" w:type="dxa"/>
            <w:shd w:val="clear" w:color="auto" w:fill="auto"/>
            <w:noWrap/>
            <w:hideMark/>
          </w:tcPr>
          <w:p w14:paraId="65FFF3C0" w14:textId="77777777" w:rsidR="002516A4" w:rsidRPr="00B60D70" w:rsidRDefault="002516A4" w:rsidP="002516A4">
            <w:pPr>
              <w:jc w:val="center"/>
              <w:rPr>
                <w:rFonts w:eastAsia="Times New Roman"/>
                <w:sz w:val="28"/>
                <w:szCs w:val="28"/>
                <w:lang w:bidi="ar-SA"/>
              </w:rPr>
            </w:pPr>
          </w:p>
        </w:tc>
        <w:tc>
          <w:tcPr>
            <w:tcW w:w="543" w:type="dxa"/>
            <w:shd w:val="clear" w:color="auto" w:fill="auto"/>
            <w:noWrap/>
            <w:hideMark/>
          </w:tcPr>
          <w:p w14:paraId="2736F93F" w14:textId="77777777" w:rsidR="002516A4" w:rsidRPr="00B60D70" w:rsidRDefault="002516A4" w:rsidP="002516A4">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0304C054" w14:textId="77777777" w:rsidR="002516A4" w:rsidRPr="00B60D70" w:rsidRDefault="002516A4" w:rsidP="002516A4">
            <w:pPr>
              <w:jc w:val="center"/>
              <w:rPr>
                <w:rFonts w:eastAsia="Times New Roman"/>
                <w:sz w:val="28"/>
                <w:szCs w:val="28"/>
                <w:lang w:bidi="ar-SA"/>
              </w:rPr>
            </w:pPr>
          </w:p>
        </w:tc>
        <w:tc>
          <w:tcPr>
            <w:tcW w:w="544" w:type="dxa"/>
            <w:shd w:val="clear" w:color="auto" w:fill="auto"/>
            <w:noWrap/>
            <w:hideMark/>
          </w:tcPr>
          <w:p w14:paraId="68531335" w14:textId="77777777" w:rsidR="002516A4" w:rsidRPr="00B60D70" w:rsidRDefault="002516A4" w:rsidP="002516A4">
            <w:pPr>
              <w:jc w:val="center"/>
              <w:rPr>
                <w:rFonts w:eastAsia="Times New Roman"/>
                <w:sz w:val="28"/>
                <w:szCs w:val="28"/>
                <w:lang w:bidi="ar-SA"/>
              </w:rPr>
            </w:pPr>
          </w:p>
        </w:tc>
      </w:tr>
      <w:tr w:rsidR="00B60D70" w:rsidRPr="00B60D70" w14:paraId="70B60FC6"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73BEE2DB" w14:textId="22B61E01" w:rsidR="002516A4" w:rsidRPr="00B60D70" w:rsidRDefault="002516A4" w:rsidP="002516A4">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7D11DECB" w14:textId="7387257D" w:rsidR="002516A4" w:rsidRPr="00B60D70" w:rsidRDefault="002516A4" w:rsidP="002516A4">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319D2009" w14:textId="77777777" w:rsidR="002516A4" w:rsidRPr="00B60D70" w:rsidRDefault="002516A4" w:rsidP="002516A4">
            <w:pPr>
              <w:jc w:val="left"/>
              <w:rPr>
                <w:rFonts w:eastAsia="Times New Roman"/>
                <w:sz w:val="28"/>
                <w:szCs w:val="28"/>
                <w:lang w:bidi="ar-SA"/>
              </w:rPr>
            </w:pPr>
            <w:r w:rsidRPr="00B60D70">
              <w:rPr>
                <w:rFonts w:eastAsia="Times New Roman"/>
                <w:sz w:val="28"/>
                <w:szCs w:val="28"/>
                <w:cs/>
              </w:rPr>
              <w:t>พัสดุ</w:t>
            </w:r>
          </w:p>
        </w:tc>
        <w:tc>
          <w:tcPr>
            <w:tcW w:w="543" w:type="dxa"/>
            <w:shd w:val="clear" w:color="auto" w:fill="auto"/>
            <w:noWrap/>
            <w:hideMark/>
          </w:tcPr>
          <w:p w14:paraId="73E2D0B5" w14:textId="77777777" w:rsidR="002516A4" w:rsidRPr="00B60D70" w:rsidRDefault="002516A4" w:rsidP="002516A4">
            <w:pPr>
              <w:jc w:val="left"/>
              <w:rPr>
                <w:rFonts w:eastAsia="Times New Roman"/>
                <w:sz w:val="28"/>
                <w:szCs w:val="28"/>
                <w:lang w:bidi="ar-SA"/>
              </w:rPr>
            </w:pPr>
          </w:p>
        </w:tc>
        <w:tc>
          <w:tcPr>
            <w:tcW w:w="543" w:type="dxa"/>
            <w:shd w:val="clear" w:color="auto" w:fill="auto"/>
            <w:noWrap/>
            <w:hideMark/>
          </w:tcPr>
          <w:p w14:paraId="5F6DAEFB" w14:textId="77777777" w:rsidR="002516A4" w:rsidRPr="00B60D70" w:rsidRDefault="002516A4" w:rsidP="002516A4">
            <w:pPr>
              <w:jc w:val="center"/>
              <w:rPr>
                <w:rFonts w:eastAsia="Times New Roman"/>
                <w:sz w:val="28"/>
                <w:szCs w:val="28"/>
                <w:lang w:bidi="ar-SA"/>
              </w:rPr>
            </w:pPr>
          </w:p>
        </w:tc>
        <w:tc>
          <w:tcPr>
            <w:tcW w:w="544" w:type="dxa"/>
            <w:shd w:val="clear" w:color="auto" w:fill="auto"/>
            <w:noWrap/>
            <w:hideMark/>
          </w:tcPr>
          <w:p w14:paraId="0DDEBD83" w14:textId="77777777" w:rsidR="002516A4" w:rsidRPr="00B60D70" w:rsidRDefault="002516A4" w:rsidP="002516A4">
            <w:pPr>
              <w:jc w:val="center"/>
              <w:rPr>
                <w:rFonts w:eastAsia="Times New Roman"/>
                <w:sz w:val="28"/>
                <w:szCs w:val="28"/>
                <w:lang w:bidi="ar-SA"/>
              </w:rPr>
            </w:pPr>
          </w:p>
        </w:tc>
        <w:tc>
          <w:tcPr>
            <w:tcW w:w="543" w:type="dxa"/>
            <w:shd w:val="clear" w:color="auto" w:fill="auto"/>
            <w:noWrap/>
            <w:hideMark/>
          </w:tcPr>
          <w:p w14:paraId="3518F467" w14:textId="77777777" w:rsidR="002516A4" w:rsidRPr="00B60D70" w:rsidRDefault="002516A4" w:rsidP="002516A4">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1964D489" w14:textId="77777777" w:rsidR="002516A4" w:rsidRPr="00B60D70" w:rsidRDefault="002516A4" w:rsidP="002516A4">
            <w:pPr>
              <w:jc w:val="center"/>
              <w:rPr>
                <w:rFonts w:eastAsia="Times New Roman"/>
                <w:sz w:val="28"/>
                <w:szCs w:val="28"/>
                <w:lang w:bidi="ar-SA"/>
              </w:rPr>
            </w:pPr>
          </w:p>
        </w:tc>
        <w:tc>
          <w:tcPr>
            <w:tcW w:w="544" w:type="dxa"/>
            <w:shd w:val="clear" w:color="auto" w:fill="auto"/>
            <w:noWrap/>
            <w:hideMark/>
          </w:tcPr>
          <w:p w14:paraId="4C3A3953" w14:textId="77777777" w:rsidR="002516A4" w:rsidRPr="00B60D70" w:rsidRDefault="002516A4" w:rsidP="002516A4">
            <w:pPr>
              <w:jc w:val="center"/>
              <w:rPr>
                <w:rFonts w:eastAsia="Times New Roman"/>
                <w:sz w:val="28"/>
                <w:szCs w:val="28"/>
                <w:lang w:bidi="ar-SA"/>
              </w:rPr>
            </w:pPr>
          </w:p>
        </w:tc>
      </w:tr>
      <w:tr w:rsidR="00B60D70" w:rsidRPr="00B60D70" w14:paraId="4ECBA7FD"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13880AFB" w14:textId="704DD476" w:rsidR="002516A4" w:rsidRPr="00B60D70" w:rsidRDefault="002516A4" w:rsidP="002516A4">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6519EFF6" w14:textId="3FA9CDED" w:rsidR="002516A4" w:rsidRPr="00B60D70" w:rsidRDefault="002516A4" w:rsidP="002516A4">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2F1793B9" w14:textId="77777777" w:rsidR="002516A4" w:rsidRPr="00B60D70" w:rsidRDefault="002516A4" w:rsidP="002516A4">
            <w:pPr>
              <w:jc w:val="left"/>
              <w:rPr>
                <w:rFonts w:eastAsia="Times New Roman"/>
                <w:sz w:val="28"/>
                <w:szCs w:val="28"/>
                <w:lang w:bidi="ar-SA"/>
              </w:rPr>
            </w:pPr>
            <w:r w:rsidRPr="00B60D70">
              <w:rPr>
                <w:rFonts w:eastAsia="Times New Roman"/>
                <w:sz w:val="28"/>
                <w:szCs w:val="28"/>
                <w:cs/>
              </w:rPr>
              <w:t>ระบบราชการ</w:t>
            </w:r>
          </w:p>
        </w:tc>
        <w:tc>
          <w:tcPr>
            <w:tcW w:w="543" w:type="dxa"/>
            <w:shd w:val="clear" w:color="auto" w:fill="auto"/>
            <w:noWrap/>
            <w:hideMark/>
          </w:tcPr>
          <w:p w14:paraId="368AF481" w14:textId="77777777" w:rsidR="002516A4" w:rsidRPr="00B60D70" w:rsidRDefault="002516A4" w:rsidP="002516A4">
            <w:pPr>
              <w:jc w:val="left"/>
              <w:rPr>
                <w:rFonts w:eastAsia="Times New Roman"/>
                <w:sz w:val="28"/>
                <w:szCs w:val="28"/>
                <w:lang w:bidi="ar-SA"/>
              </w:rPr>
            </w:pPr>
          </w:p>
        </w:tc>
        <w:tc>
          <w:tcPr>
            <w:tcW w:w="543" w:type="dxa"/>
            <w:shd w:val="clear" w:color="auto" w:fill="auto"/>
            <w:noWrap/>
            <w:hideMark/>
          </w:tcPr>
          <w:p w14:paraId="0BD2B99B" w14:textId="77777777" w:rsidR="002516A4" w:rsidRPr="00B60D70" w:rsidRDefault="002516A4" w:rsidP="002516A4">
            <w:pPr>
              <w:jc w:val="center"/>
              <w:rPr>
                <w:rFonts w:eastAsia="Times New Roman"/>
                <w:sz w:val="28"/>
                <w:szCs w:val="28"/>
                <w:lang w:bidi="ar-SA"/>
              </w:rPr>
            </w:pPr>
          </w:p>
        </w:tc>
        <w:tc>
          <w:tcPr>
            <w:tcW w:w="544" w:type="dxa"/>
            <w:shd w:val="clear" w:color="auto" w:fill="auto"/>
            <w:noWrap/>
            <w:hideMark/>
          </w:tcPr>
          <w:p w14:paraId="2E272063" w14:textId="77777777" w:rsidR="002516A4" w:rsidRPr="00B60D70" w:rsidRDefault="002516A4" w:rsidP="002516A4">
            <w:pPr>
              <w:jc w:val="center"/>
              <w:rPr>
                <w:rFonts w:eastAsia="Times New Roman"/>
                <w:sz w:val="28"/>
                <w:szCs w:val="28"/>
                <w:lang w:bidi="ar-SA"/>
              </w:rPr>
            </w:pPr>
          </w:p>
        </w:tc>
        <w:tc>
          <w:tcPr>
            <w:tcW w:w="543" w:type="dxa"/>
            <w:shd w:val="clear" w:color="auto" w:fill="auto"/>
            <w:noWrap/>
            <w:hideMark/>
          </w:tcPr>
          <w:p w14:paraId="2E124ED5" w14:textId="77777777" w:rsidR="002516A4" w:rsidRPr="00B60D70" w:rsidRDefault="002516A4" w:rsidP="002516A4">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0F670531" w14:textId="77777777" w:rsidR="002516A4" w:rsidRPr="00B60D70" w:rsidRDefault="002516A4" w:rsidP="002516A4">
            <w:pPr>
              <w:jc w:val="center"/>
              <w:rPr>
                <w:rFonts w:eastAsia="Times New Roman"/>
                <w:sz w:val="28"/>
                <w:szCs w:val="28"/>
                <w:lang w:bidi="ar-SA"/>
              </w:rPr>
            </w:pPr>
          </w:p>
        </w:tc>
        <w:tc>
          <w:tcPr>
            <w:tcW w:w="544" w:type="dxa"/>
            <w:shd w:val="clear" w:color="auto" w:fill="auto"/>
            <w:noWrap/>
            <w:hideMark/>
          </w:tcPr>
          <w:p w14:paraId="7E3EEB09" w14:textId="77777777" w:rsidR="002516A4" w:rsidRPr="00B60D70" w:rsidRDefault="002516A4" w:rsidP="002516A4">
            <w:pPr>
              <w:jc w:val="center"/>
              <w:rPr>
                <w:rFonts w:eastAsia="Times New Roman"/>
                <w:sz w:val="28"/>
                <w:szCs w:val="28"/>
                <w:lang w:bidi="ar-SA"/>
              </w:rPr>
            </w:pPr>
          </w:p>
        </w:tc>
      </w:tr>
      <w:tr w:rsidR="00B60D70" w:rsidRPr="00B60D70" w14:paraId="1EFF7870"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75F86827" w14:textId="509DD8FE" w:rsidR="002516A4" w:rsidRPr="00B60D70" w:rsidRDefault="002516A4" w:rsidP="002516A4">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55C098CD" w14:textId="74DCAB20" w:rsidR="002516A4" w:rsidRPr="00B60D70" w:rsidRDefault="002516A4" w:rsidP="002516A4">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58B2DB65" w14:textId="77777777" w:rsidR="002516A4" w:rsidRPr="00B60D70" w:rsidRDefault="002516A4" w:rsidP="002516A4">
            <w:pPr>
              <w:jc w:val="left"/>
              <w:rPr>
                <w:rFonts w:eastAsia="Times New Roman"/>
                <w:sz w:val="28"/>
                <w:szCs w:val="28"/>
                <w:lang w:bidi="ar-SA"/>
              </w:rPr>
            </w:pPr>
            <w:r w:rsidRPr="00B60D70">
              <w:rPr>
                <w:rFonts w:eastAsia="Times New Roman"/>
                <w:sz w:val="28"/>
                <w:szCs w:val="28"/>
                <w:cs/>
              </w:rPr>
              <w:t>ความเข้าใจเรื่องธุรกิจ</w:t>
            </w:r>
          </w:p>
        </w:tc>
        <w:tc>
          <w:tcPr>
            <w:tcW w:w="543" w:type="dxa"/>
            <w:shd w:val="clear" w:color="auto" w:fill="auto"/>
            <w:noWrap/>
            <w:hideMark/>
          </w:tcPr>
          <w:p w14:paraId="6097933F" w14:textId="77777777" w:rsidR="002516A4" w:rsidRPr="00B60D70" w:rsidRDefault="002516A4" w:rsidP="002516A4">
            <w:pPr>
              <w:jc w:val="left"/>
              <w:rPr>
                <w:rFonts w:eastAsia="Times New Roman"/>
                <w:sz w:val="28"/>
                <w:szCs w:val="28"/>
                <w:lang w:bidi="ar-SA"/>
              </w:rPr>
            </w:pPr>
          </w:p>
        </w:tc>
        <w:tc>
          <w:tcPr>
            <w:tcW w:w="543" w:type="dxa"/>
            <w:shd w:val="clear" w:color="auto" w:fill="auto"/>
            <w:noWrap/>
            <w:hideMark/>
          </w:tcPr>
          <w:p w14:paraId="31F8C4C2" w14:textId="77777777" w:rsidR="002516A4" w:rsidRPr="00B60D70" w:rsidRDefault="002516A4" w:rsidP="002516A4">
            <w:pPr>
              <w:jc w:val="center"/>
              <w:rPr>
                <w:rFonts w:eastAsia="Times New Roman"/>
                <w:sz w:val="28"/>
                <w:szCs w:val="28"/>
                <w:lang w:bidi="ar-SA"/>
              </w:rPr>
            </w:pPr>
          </w:p>
        </w:tc>
        <w:tc>
          <w:tcPr>
            <w:tcW w:w="544" w:type="dxa"/>
            <w:shd w:val="clear" w:color="auto" w:fill="auto"/>
            <w:noWrap/>
            <w:hideMark/>
          </w:tcPr>
          <w:p w14:paraId="2FA11D65" w14:textId="77777777" w:rsidR="002516A4" w:rsidRPr="00B60D70" w:rsidRDefault="002516A4" w:rsidP="002516A4">
            <w:pPr>
              <w:jc w:val="center"/>
              <w:rPr>
                <w:rFonts w:eastAsia="Times New Roman"/>
                <w:sz w:val="28"/>
                <w:szCs w:val="28"/>
                <w:lang w:bidi="ar-SA"/>
              </w:rPr>
            </w:pPr>
          </w:p>
        </w:tc>
        <w:tc>
          <w:tcPr>
            <w:tcW w:w="543" w:type="dxa"/>
            <w:shd w:val="clear" w:color="auto" w:fill="auto"/>
            <w:noWrap/>
            <w:hideMark/>
          </w:tcPr>
          <w:p w14:paraId="52F17A24" w14:textId="77777777" w:rsidR="002516A4" w:rsidRPr="00B60D70" w:rsidRDefault="002516A4" w:rsidP="002516A4">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14E797BD" w14:textId="77777777" w:rsidR="002516A4" w:rsidRPr="00B60D70" w:rsidRDefault="002516A4" w:rsidP="002516A4">
            <w:pPr>
              <w:jc w:val="center"/>
              <w:rPr>
                <w:rFonts w:eastAsia="Times New Roman"/>
                <w:sz w:val="28"/>
                <w:szCs w:val="28"/>
                <w:lang w:bidi="ar-SA"/>
              </w:rPr>
            </w:pPr>
          </w:p>
        </w:tc>
        <w:tc>
          <w:tcPr>
            <w:tcW w:w="544" w:type="dxa"/>
            <w:shd w:val="clear" w:color="auto" w:fill="auto"/>
            <w:noWrap/>
            <w:hideMark/>
          </w:tcPr>
          <w:p w14:paraId="13B4ED47" w14:textId="77777777" w:rsidR="002516A4" w:rsidRPr="00B60D70" w:rsidRDefault="002516A4" w:rsidP="002516A4">
            <w:pPr>
              <w:jc w:val="center"/>
              <w:rPr>
                <w:rFonts w:eastAsia="Times New Roman"/>
                <w:sz w:val="28"/>
                <w:szCs w:val="28"/>
                <w:lang w:bidi="ar-SA"/>
              </w:rPr>
            </w:pPr>
          </w:p>
        </w:tc>
      </w:tr>
      <w:tr w:rsidR="00B60D70" w:rsidRPr="00B60D70" w14:paraId="261525B3" w14:textId="77777777" w:rsidTr="00D022C4">
        <w:trPr>
          <w:trHeight w:val="336"/>
        </w:trPr>
        <w:tc>
          <w:tcPr>
            <w:tcW w:w="704" w:type="dxa"/>
            <w:tcBorders>
              <w:top w:val="nil"/>
              <w:left w:val="single" w:sz="4" w:space="0" w:color="auto"/>
              <w:bottom w:val="single" w:sz="4" w:space="0" w:color="auto"/>
              <w:right w:val="single" w:sz="4" w:space="0" w:color="auto"/>
            </w:tcBorders>
            <w:shd w:val="clear" w:color="auto" w:fill="auto"/>
            <w:noWrap/>
          </w:tcPr>
          <w:p w14:paraId="49BC2AA4" w14:textId="0AE8DF39" w:rsidR="002516A4" w:rsidRPr="00B60D70" w:rsidRDefault="002516A4" w:rsidP="002516A4">
            <w:pPr>
              <w:jc w:val="center"/>
              <w:rPr>
                <w:rFonts w:eastAsia="Times New Roman"/>
                <w:sz w:val="28"/>
                <w:szCs w:val="28"/>
                <w:lang w:bidi="ar-SA"/>
              </w:rPr>
            </w:pPr>
          </w:p>
        </w:tc>
        <w:tc>
          <w:tcPr>
            <w:tcW w:w="1701" w:type="dxa"/>
            <w:tcBorders>
              <w:top w:val="nil"/>
              <w:left w:val="single" w:sz="4" w:space="0" w:color="auto"/>
              <w:bottom w:val="single" w:sz="4" w:space="0" w:color="auto"/>
              <w:right w:val="single" w:sz="4" w:space="0" w:color="auto"/>
            </w:tcBorders>
            <w:shd w:val="clear" w:color="auto" w:fill="auto"/>
            <w:noWrap/>
          </w:tcPr>
          <w:p w14:paraId="52BCBA22" w14:textId="529A778B" w:rsidR="002516A4" w:rsidRPr="00B60D70" w:rsidRDefault="002516A4" w:rsidP="002516A4">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2D3D7B0D" w14:textId="77777777" w:rsidR="002516A4" w:rsidRPr="00B60D70" w:rsidRDefault="002516A4" w:rsidP="002516A4">
            <w:pPr>
              <w:jc w:val="left"/>
              <w:rPr>
                <w:rFonts w:eastAsia="Times New Roman"/>
                <w:sz w:val="28"/>
                <w:szCs w:val="28"/>
                <w:lang w:bidi="ar-SA"/>
              </w:rPr>
            </w:pPr>
            <w:r w:rsidRPr="00B60D70">
              <w:rPr>
                <w:rFonts w:eastAsia="Times New Roman"/>
                <w:sz w:val="28"/>
                <w:szCs w:val="28"/>
                <w:cs/>
              </w:rPr>
              <w:t>ผู้ประกอบการ</w:t>
            </w:r>
          </w:p>
        </w:tc>
        <w:tc>
          <w:tcPr>
            <w:tcW w:w="543" w:type="dxa"/>
            <w:shd w:val="clear" w:color="auto" w:fill="auto"/>
            <w:noWrap/>
            <w:hideMark/>
          </w:tcPr>
          <w:p w14:paraId="2AA66D41" w14:textId="77777777" w:rsidR="002516A4" w:rsidRPr="00B60D70" w:rsidRDefault="002516A4" w:rsidP="002516A4">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4DBA0DAF" w14:textId="77777777" w:rsidR="002516A4" w:rsidRPr="00B60D70" w:rsidRDefault="002516A4" w:rsidP="002516A4">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75ABDFD1" w14:textId="77777777" w:rsidR="002516A4" w:rsidRPr="00B60D70" w:rsidRDefault="002516A4" w:rsidP="002516A4">
            <w:pPr>
              <w:jc w:val="center"/>
              <w:rPr>
                <w:rFonts w:eastAsia="Times New Roman"/>
                <w:sz w:val="28"/>
                <w:szCs w:val="28"/>
                <w:lang w:bidi="ar-SA"/>
              </w:rPr>
            </w:pPr>
          </w:p>
        </w:tc>
        <w:tc>
          <w:tcPr>
            <w:tcW w:w="543" w:type="dxa"/>
            <w:shd w:val="clear" w:color="auto" w:fill="auto"/>
            <w:noWrap/>
            <w:hideMark/>
          </w:tcPr>
          <w:p w14:paraId="5DB64EAF" w14:textId="77777777" w:rsidR="002516A4" w:rsidRPr="00B60D70" w:rsidRDefault="002516A4" w:rsidP="002516A4">
            <w:pPr>
              <w:jc w:val="center"/>
              <w:rPr>
                <w:rFonts w:eastAsia="Times New Roman"/>
                <w:sz w:val="28"/>
                <w:szCs w:val="28"/>
                <w:lang w:bidi="ar-SA"/>
              </w:rPr>
            </w:pPr>
          </w:p>
        </w:tc>
        <w:tc>
          <w:tcPr>
            <w:tcW w:w="543" w:type="dxa"/>
            <w:shd w:val="clear" w:color="auto" w:fill="auto"/>
            <w:noWrap/>
            <w:hideMark/>
          </w:tcPr>
          <w:p w14:paraId="35F56FDC" w14:textId="77777777" w:rsidR="002516A4" w:rsidRPr="00B60D70" w:rsidRDefault="002516A4" w:rsidP="002516A4">
            <w:pPr>
              <w:jc w:val="center"/>
              <w:rPr>
                <w:rFonts w:eastAsia="Times New Roman"/>
                <w:sz w:val="28"/>
                <w:szCs w:val="28"/>
                <w:lang w:bidi="ar-SA"/>
              </w:rPr>
            </w:pPr>
          </w:p>
        </w:tc>
        <w:tc>
          <w:tcPr>
            <w:tcW w:w="544" w:type="dxa"/>
            <w:shd w:val="clear" w:color="auto" w:fill="auto"/>
            <w:noWrap/>
            <w:hideMark/>
          </w:tcPr>
          <w:p w14:paraId="23D10E0F" w14:textId="77777777" w:rsidR="002516A4" w:rsidRPr="00B60D70" w:rsidRDefault="002516A4" w:rsidP="002516A4">
            <w:pPr>
              <w:jc w:val="center"/>
              <w:rPr>
                <w:rFonts w:eastAsia="Times New Roman"/>
                <w:sz w:val="28"/>
                <w:szCs w:val="28"/>
                <w:lang w:bidi="ar-SA"/>
              </w:rPr>
            </w:pPr>
          </w:p>
        </w:tc>
      </w:tr>
      <w:tr w:rsidR="00B60D70" w:rsidRPr="00B60D70" w14:paraId="6012EFD7" w14:textId="77777777" w:rsidTr="00D022C4">
        <w:trPr>
          <w:trHeight w:val="336"/>
        </w:trPr>
        <w:tc>
          <w:tcPr>
            <w:tcW w:w="704" w:type="dxa"/>
            <w:vMerge w:val="restart"/>
            <w:tcBorders>
              <w:top w:val="single" w:sz="4" w:space="0" w:color="auto"/>
              <w:left w:val="single" w:sz="4" w:space="0" w:color="auto"/>
              <w:bottom w:val="nil"/>
              <w:right w:val="single" w:sz="4" w:space="0" w:color="auto"/>
            </w:tcBorders>
            <w:shd w:val="clear" w:color="auto" w:fill="auto"/>
            <w:noWrap/>
            <w:hideMark/>
          </w:tcPr>
          <w:p w14:paraId="12C75B8A" w14:textId="2DBEF673"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3</w:t>
            </w:r>
          </w:p>
        </w:tc>
        <w:tc>
          <w:tcPr>
            <w:tcW w:w="1701" w:type="dxa"/>
            <w:vMerge w:val="restart"/>
            <w:tcBorders>
              <w:top w:val="single" w:sz="4" w:space="0" w:color="auto"/>
              <w:left w:val="single" w:sz="4" w:space="0" w:color="auto"/>
              <w:bottom w:val="nil"/>
              <w:right w:val="single" w:sz="4" w:space="0" w:color="auto"/>
            </w:tcBorders>
            <w:shd w:val="clear" w:color="auto" w:fill="auto"/>
            <w:noWrap/>
            <w:hideMark/>
          </w:tcPr>
          <w:p w14:paraId="050F7209" w14:textId="77777777" w:rsidR="00A829D2" w:rsidRPr="00B60D70" w:rsidRDefault="00A829D2" w:rsidP="00A829D2">
            <w:pPr>
              <w:jc w:val="left"/>
              <w:rPr>
                <w:rFonts w:eastAsia="Times New Roman"/>
                <w:sz w:val="28"/>
                <w:szCs w:val="28"/>
                <w:lang w:bidi="ar-SA"/>
              </w:rPr>
            </w:pPr>
            <w:r w:rsidRPr="00B60D70">
              <w:rPr>
                <w:rFonts w:eastAsia="Times New Roman"/>
                <w:sz w:val="28"/>
                <w:szCs w:val="28"/>
                <w:lang w:bidi="ar-SA"/>
              </w:rPr>
              <w:t>Professional Skills (PS)</w:t>
            </w:r>
          </w:p>
        </w:tc>
        <w:tc>
          <w:tcPr>
            <w:tcW w:w="3402" w:type="dxa"/>
            <w:tcBorders>
              <w:left w:val="single" w:sz="4" w:space="0" w:color="auto"/>
            </w:tcBorders>
            <w:shd w:val="clear" w:color="auto" w:fill="auto"/>
            <w:noWrap/>
            <w:hideMark/>
          </w:tcPr>
          <w:p w14:paraId="3C967FE3" w14:textId="77777777" w:rsidR="00A829D2" w:rsidRPr="00B60D70" w:rsidRDefault="00A829D2" w:rsidP="00A829D2">
            <w:pPr>
              <w:jc w:val="left"/>
              <w:rPr>
                <w:rFonts w:eastAsia="Times New Roman"/>
                <w:sz w:val="28"/>
                <w:szCs w:val="28"/>
                <w:lang w:bidi="ar-SA"/>
              </w:rPr>
            </w:pPr>
            <w:r w:rsidRPr="00B60D70">
              <w:rPr>
                <w:rFonts w:eastAsia="Times New Roman"/>
                <w:sz w:val="28"/>
                <w:szCs w:val="28"/>
                <w:lang w:bidi="ar-SA"/>
              </w:rPr>
              <w:t>Coaching</w:t>
            </w:r>
          </w:p>
        </w:tc>
        <w:tc>
          <w:tcPr>
            <w:tcW w:w="543" w:type="dxa"/>
            <w:shd w:val="clear" w:color="auto" w:fill="auto"/>
            <w:noWrap/>
            <w:hideMark/>
          </w:tcPr>
          <w:p w14:paraId="74B4FF47" w14:textId="77777777" w:rsidR="00A829D2" w:rsidRPr="00B60D70" w:rsidRDefault="00A829D2" w:rsidP="00A829D2">
            <w:pPr>
              <w:jc w:val="left"/>
              <w:rPr>
                <w:rFonts w:eastAsia="Times New Roman"/>
                <w:sz w:val="28"/>
                <w:szCs w:val="28"/>
                <w:lang w:bidi="ar-SA"/>
              </w:rPr>
            </w:pPr>
          </w:p>
        </w:tc>
        <w:tc>
          <w:tcPr>
            <w:tcW w:w="543" w:type="dxa"/>
            <w:shd w:val="clear" w:color="auto" w:fill="auto"/>
            <w:noWrap/>
            <w:hideMark/>
          </w:tcPr>
          <w:p w14:paraId="5EB2427F"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77ADFE24"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68FB9C84"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17B07475"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677073AF" w14:textId="77777777" w:rsidR="00A829D2" w:rsidRPr="00B60D70" w:rsidRDefault="00A829D2" w:rsidP="00A829D2">
            <w:pPr>
              <w:jc w:val="center"/>
              <w:rPr>
                <w:rFonts w:eastAsia="Times New Roman"/>
                <w:sz w:val="28"/>
                <w:szCs w:val="28"/>
                <w:lang w:bidi="ar-SA"/>
              </w:rPr>
            </w:pPr>
          </w:p>
        </w:tc>
      </w:tr>
      <w:tr w:rsidR="00B60D70" w:rsidRPr="00B60D70" w14:paraId="69FEEE11" w14:textId="77777777" w:rsidTr="00D022C4">
        <w:trPr>
          <w:trHeight w:val="336"/>
        </w:trPr>
        <w:tc>
          <w:tcPr>
            <w:tcW w:w="704" w:type="dxa"/>
            <w:vMerge/>
            <w:tcBorders>
              <w:top w:val="nil"/>
              <w:left w:val="single" w:sz="4" w:space="0" w:color="auto"/>
              <w:bottom w:val="nil"/>
              <w:right w:val="single" w:sz="4" w:space="0" w:color="auto"/>
            </w:tcBorders>
            <w:shd w:val="clear" w:color="auto" w:fill="auto"/>
            <w:noWrap/>
          </w:tcPr>
          <w:p w14:paraId="51880131" w14:textId="30DE815C" w:rsidR="00A829D2" w:rsidRPr="00B60D70" w:rsidRDefault="00A829D2" w:rsidP="00A829D2">
            <w:pPr>
              <w:jc w:val="center"/>
              <w:rPr>
                <w:rFonts w:eastAsia="Times New Roman"/>
                <w:sz w:val="28"/>
                <w:szCs w:val="28"/>
                <w:lang w:bidi="ar-SA"/>
              </w:rPr>
            </w:pPr>
          </w:p>
        </w:tc>
        <w:tc>
          <w:tcPr>
            <w:tcW w:w="1701" w:type="dxa"/>
            <w:vMerge/>
            <w:tcBorders>
              <w:top w:val="nil"/>
              <w:left w:val="single" w:sz="4" w:space="0" w:color="auto"/>
              <w:bottom w:val="nil"/>
              <w:right w:val="single" w:sz="4" w:space="0" w:color="auto"/>
            </w:tcBorders>
            <w:shd w:val="clear" w:color="auto" w:fill="auto"/>
            <w:noWrap/>
          </w:tcPr>
          <w:p w14:paraId="69A298D4" w14:textId="007C0528" w:rsidR="00A829D2" w:rsidRPr="00B60D70" w:rsidRDefault="00A829D2" w:rsidP="00A829D2">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1DCDE9AA" w14:textId="77777777" w:rsidR="00A829D2" w:rsidRPr="00B60D70" w:rsidRDefault="00A829D2" w:rsidP="00A829D2">
            <w:pPr>
              <w:jc w:val="left"/>
              <w:rPr>
                <w:rFonts w:eastAsia="Times New Roman"/>
                <w:sz w:val="28"/>
                <w:szCs w:val="28"/>
                <w:lang w:bidi="ar-SA"/>
              </w:rPr>
            </w:pPr>
            <w:r w:rsidRPr="00B60D70">
              <w:rPr>
                <w:rFonts w:eastAsia="Times New Roman"/>
                <w:sz w:val="28"/>
                <w:szCs w:val="28"/>
                <w:lang w:bidi="ar-SA"/>
              </w:rPr>
              <w:t>Facilitator</w:t>
            </w:r>
          </w:p>
        </w:tc>
        <w:tc>
          <w:tcPr>
            <w:tcW w:w="543" w:type="dxa"/>
            <w:shd w:val="clear" w:color="auto" w:fill="auto"/>
            <w:noWrap/>
            <w:hideMark/>
          </w:tcPr>
          <w:p w14:paraId="7F89E0C4" w14:textId="77777777" w:rsidR="00A829D2" w:rsidRPr="00B60D70" w:rsidRDefault="00A829D2" w:rsidP="00A829D2">
            <w:pPr>
              <w:jc w:val="left"/>
              <w:rPr>
                <w:rFonts w:eastAsia="Times New Roman"/>
                <w:sz w:val="28"/>
                <w:szCs w:val="28"/>
                <w:lang w:bidi="ar-SA"/>
              </w:rPr>
            </w:pPr>
          </w:p>
        </w:tc>
        <w:tc>
          <w:tcPr>
            <w:tcW w:w="543" w:type="dxa"/>
            <w:shd w:val="clear" w:color="auto" w:fill="auto"/>
            <w:noWrap/>
            <w:hideMark/>
          </w:tcPr>
          <w:p w14:paraId="6780C061"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516128C5"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1765FE1D"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3ED24B45"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249E5A67"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r>
      <w:tr w:rsidR="00B60D70" w:rsidRPr="00B60D70" w14:paraId="1D97A253"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73FFFB68" w14:textId="4BDA328A" w:rsidR="00A829D2" w:rsidRPr="00B60D70" w:rsidRDefault="00A829D2" w:rsidP="00A829D2">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3E5CC0F0" w14:textId="6315869D" w:rsidR="00A829D2" w:rsidRPr="00B60D70" w:rsidRDefault="00A829D2" w:rsidP="00A829D2">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07629048" w14:textId="77777777" w:rsidR="00A829D2" w:rsidRPr="00B60D70" w:rsidRDefault="00A829D2" w:rsidP="00A829D2">
            <w:pPr>
              <w:jc w:val="left"/>
              <w:rPr>
                <w:rFonts w:eastAsia="Times New Roman"/>
                <w:sz w:val="28"/>
                <w:szCs w:val="28"/>
                <w:lang w:bidi="ar-SA"/>
              </w:rPr>
            </w:pPr>
            <w:r w:rsidRPr="00B60D70">
              <w:rPr>
                <w:rFonts w:eastAsia="Times New Roman"/>
                <w:sz w:val="28"/>
                <w:szCs w:val="28"/>
                <w:cs/>
              </w:rPr>
              <w:t>การแก้ปัญหาในชั้นเรียน</w:t>
            </w:r>
          </w:p>
        </w:tc>
        <w:tc>
          <w:tcPr>
            <w:tcW w:w="543" w:type="dxa"/>
            <w:shd w:val="clear" w:color="auto" w:fill="auto"/>
            <w:noWrap/>
            <w:hideMark/>
          </w:tcPr>
          <w:p w14:paraId="6B45CC81"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6FC37376"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383166C9"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5A40FCAB"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0A2A0930"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09AF1A7B" w14:textId="77777777" w:rsidR="00A829D2" w:rsidRPr="00B60D70" w:rsidRDefault="00A829D2" w:rsidP="00A829D2">
            <w:pPr>
              <w:jc w:val="center"/>
              <w:rPr>
                <w:rFonts w:eastAsia="Times New Roman"/>
                <w:sz w:val="28"/>
                <w:szCs w:val="28"/>
                <w:lang w:bidi="ar-SA"/>
              </w:rPr>
            </w:pPr>
          </w:p>
        </w:tc>
      </w:tr>
      <w:tr w:rsidR="00B60D70" w:rsidRPr="00B60D70" w14:paraId="19B2B0D1"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5D3B021F" w14:textId="65127EB4" w:rsidR="00A829D2" w:rsidRPr="00B60D70" w:rsidRDefault="00A829D2" w:rsidP="00A829D2">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3BCD5367" w14:textId="0CD1BB7E" w:rsidR="00A829D2" w:rsidRPr="00B60D70" w:rsidRDefault="00A829D2" w:rsidP="00A829D2">
            <w:pPr>
              <w:jc w:val="left"/>
              <w:rPr>
                <w:rFonts w:eastAsia="Times New Roman"/>
                <w:sz w:val="28"/>
                <w:szCs w:val="28"/>
                <w:lang w:bidi="ar-SA"/>
              </w:rPr>
            </w:pPr>
          </w:p>
        </w:tc>
        <w:tc>
          <w:tcPr>
            <w:tcW w:w="3402" w:type="dxa"/>
            <w:tcBorders>
              <w:left w:val="single" w:sz="4" w:space="0" w:color="auto"/>
            </w:tcBorders>
            <w:shd w:val="clear" w:color="auto" w:fill="auto"/>
            <w:hideMark/>
          </w:tcPr>
          <w:p w14:paraId="4F055EB9" w14:textId="77777777" w:rsidR="00A829D2" w:rsidRPr="00B60D70" w:rsidRDefault="00A829D2" w:rsidP="00A829D2">
            <w:pPr>
              <w:jc w:val="left"/>
              <w:rPr>
                <w:rFonts w:eastAsia="Times New Roman"/>
                <w:sz w:val="28"/>
                <w:szCs w:val="28"/>
                <w:lang w:bidi="ar-SA"/>
              </w:rPr>
            </w:pPr>
            <w:r w:rsidRPr="00B60D70">
              <w:rPr>
                <w:rFonts w:eastAsia="Times New Roman"/>
                <w:sz w:val="28"/>
                <w:szCs w:val="28"/>
                <w:cs/>
              </w:rPr>
              <w:t>การจัดการเรียนรู้</w:t>
            </w:r>
          </w:p>
        </w:tc>
        <w:tc>
          <w:tcPr>
            <w:tcW w:w="543" w:type="dxa"/>
            <w:shd w:val="clear" w:color="auto" w:fill="auto"/>
            <w:noWrap/>
            <w:hideMark/>
          </w:tcPr>
          <w:p w14:paraId="1C0FC3EA" w14:textId="77777777" w:rsidR="00A829D2" w:rsidRPr="00B60D70" w:rsidRDefault="00A829D2" w:rsidP="00A829D2">
            <w:pPr>
              <w:jc w:val="left"/>
              <w:rPr>
                <w:rFonts w:eastAsia="Times New Roman"/>
                <w:sz w:val="28"/>
                <w:szCs w:val="28"/>
                <w:lang w:bidi="ar-SA"/>
              </w:rPr>
            </w:pPr>
          </w:p>
        </w:tc>
        <w:tc>
          <w:tcPr>
            <w:tcW w:w="543" w:type="dxa"/>
            <w:shd w:val="clear" w:color="auto" w:fill="auto"/>
            <w:noWrap/>
            <w:hideMark/>
          </w:tcPr>
          <w:p w14:paraId="23DBA048"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3BA0AD71"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1E2AA63D"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653831FF"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37E2FA8C" w14:textId="77777777" w:rsidR="00A829D2" w:rsidRPr="00B60D70" w:rsidRDefault="00A829D2" w:rsidP="00A829D2">
            <w:pPr>
              <w:jc w:val="center"/>
              <w:rPr>
                <w:rFonts w:eastAsia="Times New Roman"/>
                <w:sz w:val="28"/>
                <w:szCs w:val="28"/>
                <w:lang w:bidi="ar-SA"/>
              </w:rPr>
            </w:pPr>
          </w:p>
        </w:tc>
      </w:tr>
      <w:tr w:rsidR="00B60D70" w:rsidRPr="00B60D70" w14:paraId="3D2A314C"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7736013D" w14:textId="68670736" w:rsidR="00A829D2" w:rsidRPr="00B60D70" w:rsidRDefault="00A829D2" w:rsidP="00A829D2">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6DDA6DA7" w14:textId="1193A67F" w:rsidR="00A829D2" w:rsidRPr="00B60D70" w:rsidRDefault="00A829D2" w:rsidP="00A829D2">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6FADA078" w14:textId="77777777" w:rsidR="00A829D2" w:rsidRPr="00B60D70" w:rsidRDefault="00A829D2" w:rsidP="00A829D2">
            <w:pPr>
              <w:jc w:val="left"/>
              <w:rPr>
                <w:rFonts w:eastAsia="Times New Roman"/>
                <w:sz w:val="28"/>
                <w:szCs w:val="28"/>
                <w:lang w:bidi="ar-SA"/>
              </w:rPr>
            </w:pPr>
            <w:r w:rsidRPr="00B60D70">
              <w:rPr>
                <w:rFonts w:eastAsia="Times New Roman"/>
                <w:sz w:val="28"/>
                <w:szCs w:val="28"/>
                <w:cs/>
              </w:rPr>
              <w:t>การทำโมดูลการสอน</w:t>
            </w:r>
            <w:r w:rsidRPr="00B60D70">
              <w:rPr>
                <w:rFonts w:eastAsia="Times New Roman"/>
                <w:sz w:val="28"/>
                <w:szCs w:val="28"/>
                <w:lang w:bidi="ar-SA"/>
              </w:rPr>
              <w:t xml:space="preserve"> </w:t>
            </w:r>
          </w:p>
        </w:tc>
        <w:tc>
          <w:tcPr>
            <w:tcW w:w="543" w:type="dxa"/>
            <w:shd w:val="clear" w:color="auto" w:fill="auto"/>
            <w:noWrap/>
            <w:hideMark/>
          </w:tcPr>
          <w:p w14:paraId="72F1FEB9"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48C5E509"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6AF05E69"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2262E1AD"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46786351"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1387007B" w14:textId="77777777" w:rsidR="00A829D2" w:rsidRPr="00B60D70" w:rsidRDefault="00A829D2" w:rsidP="00A829D2">
            <w:pPr>
              <w:jc w:val="center"/>
              <w:rPr>
                <w:rFonts w:eastAsia="Times New Roman"/>
                <w:sz w:val="28"/>
                <w:szCs w:val="28"/>
                <w:lang w:bidi="ar-SA"/>
              </w:rPr>
            </w:pPr>
          </w:p>
        </w:tc>
      </w:tr>
      <w:tr w:rsidR="00B60D70" w:rsidRPr="00B60D70" w14:paraId="773473E5"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16B1F672" w14:textId="5529C5A4" w:rsidR="00A829D2" w:rsidRPr="00B60D70" w:rsidRDefault="00A829D2" w:rsidP="00A829D2">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444831FB" w14:textId="538CA1D8" w:rsidR="00A829D2" w:rsidRPr="00B60D70" w:rsidRDefault="00A829D2" w:rsidP="00A829D2">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20B2375D" w14:textId="77777777" w:rsidR="00A829D2" w:rsidRPr="00B60D70" w:rsidRDefault="00A829D2" w:rsidP="00A829D2">
            <w:pPr>
              <w:jc w:val="left"/>
              <w:rPr>
                <w:rFonts w:eastAsia="Times New Roman"/>
                <w:sz w:val="28"/>
                <w:szCs w:val="28"/>
                <w:lang w:bidi="ar-SA"/>
              </w:rPr>
            </w:pPr>
            <w:r w:rsidRPr="00B60D70">
              <w:rPr>
                <w:rFonts w:eastAsia="Symbol"/>
                <w:sz w:val="28"/>
                <w:szCs w:val="28"/>
                <w:cs/>
              </w:rPr>
              <w:t>การสอนภาคปฏิบัติ เรียนรู้จากสถานที่จริง</w:t>
            </w:r>
            <w:r w:rsidRPr="00B60D70">
              <w:rPr>
                <w:rFonts w:eastAsia="Symbol"/>
                <w:sz w:val="28"/>
                <w:szCs w:val="28"/>
                <w:lang w:bidi="ar-SA"/>
              </w:rPr>
              <w:t xml:space="preserve"> </w:t>
            </w:r>
          </w:p>
        </w:tc>
        <w:tc>
          <w:tcPr>
            <w:tcW w:w="543" w:type="dxa"/>
            <w:shd w:val="clear" w:color="auto" w:fill="auto"/>
            <w:noWrap/>
            <w:hideMark/>
          </w:tcPr>
          <w:p w14:paraId="7002A1B4" w14:textId="77777777" w:rsidR="00A829D2" w:rsidRPr="00B60D70" w:rsidRDefault="00A829D2" w:rsidP="00A829D2">
            <w:pPr>
              <w:jc w:val="left"/>
              <w:rPr>
                <w:rFonts w:eastAsia="Times New Roman"/>
                <w:sz w:val="28"/>
                <w:szCs w:val="28"/>
                <w:lang w:bidi="ar-SA"/>
              </w:rPr>
            </w:pPr>
          </w:p>
        </w:tc>
        <w:tc>
          <w:tcPr>
            <w:tcW w:w="543" w:type="dxa"/>
            <w:shd w:val="clear" w:color="auto" w:fill="auto"/>
            <w:noWrap/>
            <w:hideMark/>
          </w:tcPr>
          <w:p w14:paraId="30027C10"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6A5E4D73"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3ECE143D"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02EB2B60"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12EBB2BB"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r>
      <w:tr w:rsidR="00B60D70" w:rsidRPr="00B60D70" w14:paraId="59E85500"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324EFF5E" w14:textId="37566711" w:rsidR="00A829D2" w:rsidRPr="00B60D70" w:rsidRDefault="00A829D2" w:rsidP="00A829D2">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1BA797A3" w14:textId="3E900D2E" w:rsidR="00A829D2" w:rsidRPr="00B60D70" w:rsidRDefault="00A829D2" w:rsidP="00A829D2">
            <w:pPr>
              <w:jc w:val="left"/>
              <w:rPr>
                <w:rFonts w:eastAsia="Times New Roman"/>
                <w:sz w:val="28"/>
                <w:szCs w:val="28"/>
                <w:lang w:bidi="ar-SA"/>
              </w:rPr>
            </w:pPr>
          </w:p>
        </w:tc>
        <w:tc>
          <w:tcPr>
            <w:tcW w:w="3402" w:type="dxa"/>
            <w:tcBorders>
              <w:left w:val="single" w:sz="4" w:space="0" w:color="auto"/>
            </w:tcBorders>
            <w:shd w:val="clear" w:color="auto" w:fill="auto"/>
            <w:hideMark/>
          </w:tcPr>
          <w:p w14:paraId="0770FD91" w14:textId="77777777" w:rsidR="00A829D2" w:rsidRPr="00B60D70" w:rsidRDefault="00A829D2" w:rsidP="00A829D2">
            <w:pPr>
              <w:jc w:val="left"/>
              <w:rPr>
                <w:rFonts w:eastAsia="Times New Roman"/>
                <w:sz w:val="28"/>
                <w:szCs w:val="28"/>
                <w:lang w:bidi="ar-SA"/>
              </w:rPr>
            </w:pPr>
            <w:r w:rsidRPr="00B60D70">
              <w:rPr>
                <w:rFonts w:eastAsia="Symbol"/>
                <w:sz w:val="28"/>
                <w:szCs w:val="28"/>
                <w:cs/>
              </w:rPr>
              <w:t>การสอนสำหรับอาชีวศึกษา</w:t>
            </w:r>
          </w:p>
        </w:tc>
        <w:tc>
          <w:tcPr>
            <w:tcW w:w="543" w:type="dxa"/>
            <w:shd w:val="clear" w:color="auto" w:fill="auto"/>
            <w:noWrap/>
            <w:hideMark/>
          </w:tcPr>
          <w:p w14:paraId="14BC63BE" w14:textId="77777777" w:rsidR="00A829D2" w:rsidRPr="00B60D70" w:rsidRDefault="00A829D2" w:rsidP="00A829D2">
            <w:pPr>
              <w:jc w:val="left"/>
              <w:rPr>
                <w:rFonts w:eastAsia="Times New Roman"/>
                <w:sz w:val="28"/>
                <w:szCs w:val="28"/>
                <w:lang w:bidi="ar-SA"/>
              </w:rPr>
            </w:pPr>
          </w:p>
        </w:tc>
        <w:tc>
          <w:tcPr>
            <w:tcW w:w="543" w:type="dxa"/>
            <w:shd w:val="clear" w:color="auto" w:fill="auto"/>
            <w:noWrap/>
            <w:hideMark/>
          </w:tcPr>
          <w:p w14:paraId="1A4B2F1E"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515B4320"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352B096D"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4F157C87"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06573065" w14:textId="77777777" w:rsidR="00A829D2" w:rsidRPr="00B60D70" w:rsidRDefault="00A829D2" w:rsidP="00A829D2">
            <w:pPr>
              <w:jc w:val="center"/>
              <w:rPr>
                <w:rFonts w:eastAsia="Times New Roman"/>
                <w:sz w:val="28"/>
                <w:szCs w:val="28"/>
                <w:lang w:bidi="ar-SA"/>
              </w:rPr>
            </w:pPr>
          </w:p>
        </w:tc>
      </w:tr>
      <w:tr w:rsidR="00B60D70" w:rsidRPr="00B60D70" w14:paraId="3EC8D4F7"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4111D7B0" w14:textId="4DAB83A2" w:rsidR="00A829D2" w:rsidRPr="00B60D70" w:rsidRDefault="00A829D2" w:rsidP="00A829D2">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648C49FC" w14:textId="08BCCA5A" w:rsidR="00A829D2" w:rsidRPr="00B60D70" w:rsidRDefault="00A829D2" w:rsidP="00A829D2">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74FF3A96" w14:textId="77777777" w:rsidR="00A829D2" w:rsidRPr="00B60D70" w:rsidRDefault="00A829D2" w:rsidP="00A829D2">
            <w:pPr>
              <w:jc w:val="left"/>
              <w:rPr>
                <w:rFonts w:eastAsia="Times New Roman"/>
                <w:sz w:val="28"/>
                <w:szCs w:val="28"/>
                <w:lang w:bidi="ar-SA"/>
              </w:rPr>
            </w:pPr>
            <w:r w:rsidRPr="00B60D70">
              <w:rPr>
                <w:rFonts w:eastAsia="Times New Roman"/>
                <w:sz w:val="28"/>
                <w:szCs w:val="28"/>
                <w:cs/>
              </w:rPr>
              <w:t>ความเป็นครูมืออาชีพ เข้าใจบทบาทขององค์กร</w:t>
            </w:r>
          </w:p>
        </w:tc>
        <w:tc>
          <w:tcPr>
            <w:tcW w:w="543" w:type="dxa"/>
            <w:shd w:val="clear" w:color="auto" w:fill="auto"/>
            <w:noWrap/>
            <w:hideMark/>
          </w:tcPr>
          <w:p w14:paraId="7E7777DC"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483E3E5D"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16EB50FA"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5C8E3C78"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57B2A388"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7B386D5F" w14:textId="77777777" w:rsidR="00A829D2" w:rsidRPr="00B60D70" w:rsidRDefault="00A829D2" w:rsidP="00A829D2">
            <w:pPr>
              <w:jc w:val="center"/>
              <w:rPr>
                <w:rFonts w:eastAsia="Times New Roman"/>
                <w:sz w:val="28"/>
                <w:szCs w:val="28"/>
                <w:lang w:bidi="ar-SA"/>
              </w:rPr>
            </w:pPr>
          </w:p>
        </w:tc>
      </w:tr>
      <w:tr w:rsidR="00B60D70" w:rsidRPr="00B60D70" w14:paraId="222E8020"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399EE085" w14:textId="55EC8EA2" w:rsidR="00A829D2" w:rsidRPr="00B60D70" w:rsidRDefault="00A829D2" w:rsidP="00A829D2">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1F183186" w14:textId="47E5CCBF" w:rsidR="00A829D2" w:rsidRPr="00B60D70" w:rsidRDefault="00A829D2" w:rsidP="00A829D2">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7E30A809" w14:textId="77777777" w:rsidR="00A829D2" w:rsidRPr="00B60D70" w:rsidRDefault="00A829D2" w:rsidP="00A829D2">
            <w:pPr>
              <w:jc w:val="left"/>
              <w:rPr>
                <w:rFonts w:eastAsia="Times New Roman"/>
                <w:sz w:val="28"/>
                <w:szCs w:val="28"/>
                <w:lang w:bidi="ar-SA"/>
              </w:rPr>
            </w:pPr>
            <w:r w:rsidRPr="00B60D70">
              <w:rPr>
                <w:rFonts w:eastAsia="Symbol"/>
                <w:sz w:val="28"/>
                <w:szCs w:val="28"/>
                <w:cs/>
              </w:rPr>
              <w:t>ความมั่นใจในการสอน</w:t>
            </w:r>
          </w:p>
        </w:tc>
        <w:tc>
          <w:tcPr>
            <w:tcW w:w="543" w:type="dxa"/>
            <w:shd w:val="clear" w:color="auto" w:fill="auto"/>
            <w:noWrap/>
            <w:hideMark/>
          </w:tcPr>
          <w:p w14:paraId="2BAB509D"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66406DE0"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50C41838"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0DE20120"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3251E7DE"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0B38EED1" w14:textId="77777777" w:rsidR="00A829D2" w:rsidRPr="00B60D70" w:rsidRDefault="00A829D2" w:rsidP="00A829D2">
            <w:pPr>
              <w:jc w:val="center"/>
              <w:rPr>
                <w:rFonts w:eastAsia="Times New Roman"/>
                <w:sz w:val="28"/>
                <w:szCs w:val="28"/>
                <w:lang w:bidi="ar-SA"/>
              </w:rPr>
            </w:pPr>
          </w:p>
        </w:tc>
      </w:tr>
      <w:tr w:rsidR="00B60D70" w:rsidRPr="00B60D70" w14:paraId="0CA19479"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6CF607F1" w14:textId="06D3230A" w:rsidR="00A829D2" w:rsidRPr="00B60D70" w:rsidRDefault="00A829D2" w:rsidP="00A829D2">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359B8ADC" w14:textId="6F28AF1F" w:rsidR="00A829D2" w:rsidRPr="00B60D70" w:rsidRDefault="00A829D2" w:rsidP="00A829D2">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2B2AD963" w14:textId="77777777" w:rsidR="00A829D2" w:rsidRPr="00B60D70" w:rsidRDefault="00A829D2" w:rsidP="00A829D2">
            <w:pPr>
              <w:jc w:val="left"/>
              <w:rPr>
                <w:rFonts w:eastAsia="Times New Roman"/>
                <w:sz w:val="28"/>
                <w:szCs w:val="28"/>
                <w:lang w:bidi="ar-SA"/>
              </w:rPr>
            </w:pPr>
            <w:r w:rsidRPr="00B60D70">
              <w:rPr>
                <w:rFonts w:eastAsia="Times New Roman"/>
                <w:sz w:val="28"/>
                <w:szCs w:val="28"/>
                <w:cs/>
              </w:rPr>
              <w:t>ถ่ายทอดความรู้เชื่อมโยงกับประสบการณ์</w:t>
            </w:r>
          </w:p>
        </w:tc>
        <w:tc>
          <w:tcPr>
            <w:tcW w:w="543" w:type="dxa"/>
            <w:shd w:val="clear" w:color="auto" w:fill="auto"/>
            <w:noWrap/>
            <w:hideMark/>
          </w:tcPr>
          <w:p w14:paraId="25E27F09"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7D304E76"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413F0F09"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2B30A403"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0410D578"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14DA0FEC" w14:textId="77777777" w:rsidR="00A829D2" w:rsidRPr="00B60D70" w:rsidRDefault="00A829D2" w:rsidP="00A829D2">
            <w:pPr>
              <w:jc w:val="center"/>
              <w:rPr>
                <w:rFonts w:eastAsia="Times New Roman"/>
                <w:sz w:val="28"/>
                <w:szCs w:val="28"/>
                <w:lang w:bidi="ar-SA"/>
              </w:rPr>
            </w:pPr>
          </w:p>
        </w:tc>
      </w:tr>
      <w:tr w:rsidR="00B60D70" w:rsidRPr="00B60D70" w14:paraId="2FF83952"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2DC9A13A" w14:textId="637D5072" w:rsidR="00A829D2" w:rsidRPr="00B60D70" w:rsidRDefault="00A829D2" w:rsidP="00A829D2">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2B3AFB8C" w14:textId="6CF3E3F6" w:rsidR="00A829D2" w:rsidRPr="00B60D70" w:rsidRDefault="00A829D2" w:rsidP="00A829D2">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10D0FCA9" w14:textId="77777777" w:rsidR="00A829D2" w:rsidRPr="00B60D70" w:rsidRDefault="00A829D2" w:rsidP="00A829D2">
            <w:pPr>
              <w:jc w:val="left"/>
              <w:rPr>
                <w:rFonts w:eastAsia="Times New Roman"/>
                <w:sz w:val="28"/>
                <w:szCs w:val="28"/>
                <w:lang w:bidi="ar-SA"/>
              </w:rPr>
            </w:pPr>
            <w:r w:rsidRPr="00B60D70">
              <w:rPr>
                <w:rFonts w:eastAsia="Symbol"/>
                <w:sz w:val="28"/>
                <w:szCs w:val="28"/>
                <w:cs/>
              </w:rPr>
              <w:t>ทักษะการนำเสนอผลให้เกิดผลเชิงประจักษ์</w:t>
            </w:r>
          </w:p>
        </w:tc>
        <w:tc>
          <w:tcPr>
            <w:tcW w:w="543" w:type="dxa"/>
            <w:shd w:val="clear" w:color="auto" w:fill="auto"/>
            <w:noWrap/>
            <w:hideMark/>
          </w:tcPr>
          <w:p w14:paraId="3C7987DB" w14:textId="77777777" w:rsidR="00A829D2" w:rsidRPr="00B60D70" w:rsidRDefault="00A829D2" w:rsidP="00A829D2">
            <w:pPr>
              <w:jc w:val="left"/>
              <w:rPr>
                <w:rFonts w:eastAsia="Times New Roman"/>
                <w:sz w:val="28"/>
                <w:szCs w:val="28"/>
                <w:lang w:bidi="ar-SA"/>
              </w:rPr>
            </w:pPr>
          </w:p>
        </w:tc>
        <w:tc>
          <w:tcPr>
            <w:tcW w:w="543" w:type="dxa"/>
            <w:shd w:val="clear" w:color="auto" w:fill="auto"/>
            <w:noWrap/>
            <w:hideMark/>
          </w:tcPr>
          <w:p w14:paraId="1D5DB9B2"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2FA9B30A"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1C464427"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4EB14483"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019E4636" w14:textId="77777777" w:rsidR="00A829D2" w:rsidRPr="00B60D70" w:rsidRDefault="00A829D2" w:rsidP="00A829D2">
            <w:pPr>
              <w:jc w:val="center"/>
              <w:rPr>
                <w:rFonts w:eastAsia="Times New Roman"/>
                <w:sz w:val="28"/>
                <w:szCs w:val="28"/>
                <w:lang w:bidi="ar-SA"/>
              </w:rPr>
            </w:pPr>
          </w:p>
        </w:tc>
      </w:tr>
      <w:tr w:rsidR="00B60D70" w:rsidRPr="00B60D70" w14:paraId="185A08E0"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60BBBF01" w14:textId="3C78FD85" w:rsidR="00A829D2" w:rsidRPr="00B60D70" w:rsidRDefault="00A829D2" w:rsidP="00A829D2">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1D9B61E5" w14:textId="59841DD3" w:rsidR="00A829D2" w:rsidRPr="00B60D70" w:rsidRDefault="00A829D2" w:rsidP="00A829D2">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6D0745C9" w14:textId="77777777" w:rsidR="00A829D2" w:rsidRPr="00B60D70" w:rsidRDefault="00A829D2" w:rsidP="00A829D2">
            <w:pPr>
              <w:jc w:val="left"/>
              <w:rPr>
                <w:rFonts w:eastAsia="Times New Roman"/>
                <w:sz w:val="28"/>
                <w:szCs w:val="28"/>
                <w:lang w:bidi="ar-SA"/>
              </w:rPr>
            </w:pPr>
            <w:r w:rsidRPr="00B60D70">
              <w:rPr>
                <w:rFonts w:eastAsia="Symbol"/>
                <w:sz w:val="28"/>
                <w:szCs w:val="28"/>
                <w:cs/>
              </w:rPr>
              <w:t>ทักษะการพูด การสื่อสาร</w:t>
            </w:r>
          </w:p>
        </w:tc>
        <w:tc>
          <w:tcPr>
            <w:tcW w:w="543" w:type="dxa"/>
            <w:shd w:val="clear" w:color="auto" w:fill="auto"/>
            <w:noWrap/>
            <w:hideMark/>
          </w:tcPr>
          <w:p w14:paraId="4B0D27AE" w14:textId="77777777" w:rsidR="00A829D2" w:rsidRPr="00B60D70" w:rsidRDefault="00A829D2" w:rsidP="00A829D2">
            <w:pPr>
              <w:jc w:val="left"/>
              <w:rPr>
                <w:rFonts w:eastAsia="Times New Roman"/>
                <w:sz w:val="28"/>
                <w:szCs w:val="28"/>
                <w:lang w:bidi="ar-SA"/>
              </w:rPr>
            </w:pPr>
          </w:p>
        </w:tc>
        <w:tc>
          <w:tcPr>
            <w:tcW w:w="543" w:type="dxa"/>
            <w:shd w:val="clear" w:color="auto" w:fill="auto"/>
            <w:noWrap/>
            <w:hideMark/>
          </w:tcPr>
          <w:p w14:paraId="52B81B32"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7BF836F6"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7C61677C"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3FCC0472"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10D361C2" w14:textId="77777777" w:rsidR="00A829D2" w:rsidRPr="00B60D70" w:rsidRDefault="00A829D2" w:rsidP="00A829D2">
            <w:pPr>
              <w:jc w:val="center"/>
              <w:rPr>
                <w:rFonts w:eastAsia="Times New Roman"/>
                <w:sz w:val="28"/>
                <w:szCs w:val="28"/>
                <w:lang w:bidi="ar-SA"/>
              </w:rPr>
            </w:pPr>
          </w:p>
        </w:tc>
      </w:tr>
      <w:tr w:rsidR="00B60D70" w:rsidRPr="00B60D70" w14:paraId="16B56BC6"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51133218" w14:textId="655ED299" w:rsidR="00A829D2" w:rsidRPr="00B60D70" w:rsidRDefault="00A829D2" w:rsidP="00A829D2">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6875AFD0" w14:textId="08A2B74E" w:rsidR="00A829D2" w:rsidRPr="00B60D70" w:rsidRDefault="00A829D2" w:rsidP="00A829D2">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05E6AA63" w14:textId="77777777" w:rsidR="00A829D2" w:rsidRPr="00B60D70" w:rsidRDefault="00A829D2" w:rsidP="00A829D2">
            <w:pPr>
              <w:jc w:val="left"/>
              <w:rPr>
                <w:rFonts w:eastAsia="Times New Roman"/>
                <w:sz w:val="28"/>
                <w:szCs w:val="28"/>
                <w:lang w:bidi="ar-SA"/>
              </w:rPr>
            </w:pPr>
            <w:r w:rsidRPr="00B60D70">
              <w:rPr>
                <w:rFonts w:eastAsia="Symbol"/>
                <w:sz w:val="28"/>
                <w:szCs w:val="28"/>
                <w:cs/>
              </w:rPr>
              <w:t>ทักษะการวิจัย</w:t>
            </w:r>
          </w:p>
        </w:tc>
        <w:tc>
          <w:tcPr>
            <w:tcW w:w="543" w:type="dxa"/>
            <w:shd w:val="clear" w:color="auto" w:fill="auto"/>
            <w:noWrap/>
            <w:hideMark/>
          </w:tcPr>
          <w:p w14:paraId="7D235A0C"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50428681"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232EDE5A"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5814F437"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36E9D3CC"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436F0F94" w14:textId="77777777" w:rsidR="00A829D2" w:rsidRPr="00B60D70" w:rsidRDefault="00A829D2" w:rsidP="00A829D2">
            <w:pPr>
              <w:jc w:val="center"/>
              <w:rPr>
                <w:rFonts w:eastAsia="Times New Roman"/>
                <w:sz w:val="28"/>
                <w:szCs w:val="28"/>
                <w:lang w:bidi="ar-SA"/>
              </w:rPr>
            </w:pPr>
          </w:p>
        </w:tc>
      </w:tr>
      <w:tr w:rsidR="00B60D70" w:rsidRPr="00B60D70" w14:paraId="37C4DE32"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48F43796" w14:textId="0E2BA203" w:rsidR="00A829D2" w:rsidRPr="00B60D70" w:rsidRDefault="00A829D2" w:rsidP="00A829D2">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5C055938" w14:textId="01C21852" w:rsidR="00A829D2" w:rsidRPr="00B60D70" w:rsidRDefault="00A829D2" w:rsidP="00A829D2">
            <w:pPr>
              <w:jc w:val="left"/>
              <w:rPr>
                <w:rFonts w:eastAsia="Times New Roman"/>
                <w:sz w:val="28"/>
                <w:szCs w:val="28"/>
                <w:lang w:bidi="ar-SA"/>
              </w:rPr>
            </w:pPr>
          </w:p>
        </w:tc>
        <w:tc>
          <w:tcPr>
            <w:tcW w:w="3402" w:type="dxa"/>
            <w:tcBorders>
              <w:left w:val="single" w:sz="4" w:space="0" w:color="auto"/>
            </w:tcBorders>
            <w:shd w:val="clear" w:color="auto" w:fill="auto"/>
            <w:hideMark/>
          </w:tcPr>
          <w:p w14:paraId="543CB07B" w14:textId="77777777" w:rsidR="00A829D2" w:rsidRPr="00B60D70" w:rsidRDefault="00A829D2" w:rsidP="00A829D2">
            <w:pPr>
              <w:jc w:val="left"/>
              <w:rPr>
                <w:rFonts w:eastAsia="Times New Roman"/>
                <w:sz w:val="28"/>
                <w:szCs w:val="28"/>
                <w:lang w:bidi="ar-SA"/>
              </w:rPr>
            </w:pPr>
            <w:r w:rsidRPr="00B60D70">
              <w:rPr>
                <w:rFonts w:eastAsia="Times New Roman"/>
                <w:sz w:val="28"/>
                <w:szCs w:val="28"/>
                <w:cs/>
              </w:rPr>
              <w:t>นักจัดกระบวนการเรียนรู้</w:t>
            </w:r>
          </w:p>
        </w:tc>
        <w:tc>
          <w:tcPr>
            <w:tcW w:w="543" w:type="dxa"/>
            <w:shd w:val="clear" w:color="auto" w:fill="auto"/>
            <w:noWrap/>
            <w:hideMark/>
          </w:tcPr>
          <w:p w14:paraId="374B312E" w14:textId="77777777" w:rsidR="00A829D2" w:rsidRPr="00B60D70" w:rsidRDefault="00A829D2" w:rsidP="00A829D2">
            <w:pPr>
              <w:jc w:val="left"/>
              <w:rPr>
                <w:rFonts w:eastAsia="Times New Roman"/>
                <w:sz w:val="28"/>
                <w:szCs w:val="28"/>
                <w:lang w:bidi="ar-SA"/>
              </w:rPr>
            </w:pPr>
          </w:p>
        </w:tc>
        <w:tc>
          <w:tcPr>
            <w:tcW w:w="543" w:type="dxa"/>
            <w:shd w:val="clear" w:color="auto" w:fill="auto"/>
            <w:noWrap/>
            <w:hideMark/>
          </w:tcPr>
          <w:p w14:paraId="5AAA8B06"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5BA452CC"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4A095259"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62A8EBEF"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0570143B" w14:textId="77777777" w:rsidR="00A829D2" w:rsidRPr="00B60D70" w:rsidRDefault="00A829D2" w:rsidP="00A829D2">
            <w:pPr>
              <w:jc w:val="center"/>
              <w:rPr>
                <w:rFonts w:eastAsia="Times New Roman"/>
                <w:sz w:val="28"/>
                <w:szCs w:val="28"/>
                <w:lang w:bidi="ar-SA"/>
              </w:rPr>
            </w:pPr>
          </w:p>
        </w:tc>
      </w:tr>
      <w:tr w:rsidR="00B60D70" w:rsidRPr="00B60D70" w14:paraId="330640A8"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168CF7F0" w14:textId="1804DC5F" w:rsidR="00A829D2" w:rsidRPr="00B60D70" w:rsidRDefault="00A829D2" w:rsidP="00A829D2">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39106883" w14:textId="3AF3049D" w:rsidR="00A829D2" w:rsidRPr="00B60D70" w:rsidRDefault="00A829D2" w:rsidP="00A829D2">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45863784" w14:textId="77777777" w:rsidR="00A829D2" w:rsidRPr="00B60D70" w:rsidRDefault="00A829D2" w:rsidP="00A829D2">
            <w:pPr>
              <w:jc w:val="left"/>
              <w:rPr>
                <w:rFonts w:eastAsia="Times New Roman"/>
                <w:sz w:val="28"/>
                <w:szCs w:val="28"/>
                <w:lang w:bidi="ar-SA"/>
              </w:rPr>
            </w:pPr>
            <w:r w:rsidRPr="00B60D70">
              <w:rPr>
                <w:rFonts w:eastAsia="Symbol"/>
                <w:sz w:val="28"/>
                <w:szCs w:val="28"/>
                <w:cs/>
              </w:rPr>
              <w:t>มีความสามารถด้านการถ่ายทอดและการจัดการเรียนรู้ที่โดดเด่น</w:t>
            </w:r>
          </w:p>
        </w:tc>
        <w:tc>
          <w:tcPr>
            <w:tcW w:w="543" w:type="dxa"/>
            <w:shd w:val="clear" w:color="auto" w:fill="auto"/>
            <w:noWrap/>
            <w:hideMark/>
          </w:tcPr>
          <w:p w14:paraId="490C9932" w14:textId="77777777" w:rsidR="00A829D2" w:rsidRPr="00B60D70" w:rsidRDefault="00A829D2" w:rsidP="00A829D2">
            <w:pPr>
              <w:jc w:val="left"/>
              <w:rPr>
                <w:rFonts w:eastAsia="Times New Roman"/>
                <w:sz w:val="28"/>
                <w:szCs w:val="28"/>
                <w:lang w:bidi="ar-SA"/>
              </w:rPr>
            </w:pPr>
          </w:p>
        </w:tc>
        <w:tc>
          <w:tcPr>
            <w:tcW w:w="543" w:type="dxa"/>
            <w:shd w:val="clear" w:color="auto" w:fill="auto"/>
            <w:noWrap/>
            <w:hideMark/>
          </w:tcPr>
          <w:p w14:paraId="035DEFA1"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45BEAC82"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3EECD9D5"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1F6D9BB8"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4AFBA56E" w14:textId="77777777" w:rsidR="00A829D2" w:rsidRPr="00B60D70" w:rsidRDefault="00A829D2" w:rsidP="00A829D2">
            <w:pPr>
              <w:jc w:val="center"/>
              <w:rPr>
                <w:rFonts w:eastAsia="Times New Roman"/>
                <w:sz w:val="28"/>
                <w:szCs w:val="28"/>
                <w:lang w:bidi="ar-SA"/>
              </w:rPr>
            </w:pPr>
          </w:p>
        </w:tc>
      </w:tr>
      <w:tr w:rsidR="00B60D70" w:rsidRPr="00B60D70" w14:paraId="223D3D59"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11EB42C1" w14:textId="096A6DD2" w:rsidR="00A829D2" w:rsidRPr="00B60D70" w:rsidRDefault="00A829D2" w:rsidP="00A829D2">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096C91CD" w14:textId="0D86DA1E" w:rsidR="00A829D2" w:rsidRPr="00B60D70" w:rsidRDefault="00A829D2" w:rsidP="00A829D2">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252214FB" w14:textId="77777777" w:rsidR="00A829D2" w:rsidRPr="00B60D70" w:rsidRDefault="00A829D2" w:rsidP="00A829D2">
            <w:pPr>
              <w:jc w:val="left"/>
              <w:rPr>
                <w:rFonts w:eastAsia="Times New Roman"/>
                <w:sz w:val="28"/>
                <w:szCs w:val="28"/>
                <w:lang w:bidi="ar-SA"/>
              </w:rPr>
            </w:pPr>
            <w:r w:rsidRPr="00B60D70">
              <w:rPr>
                <w:rFonts w:eastAsia="Symbol"/>
                <w:sz w:val="28"/>
                <w:szCs w:val="28"/>
                <w:cs/>
              </w:rPr>
              <w:t>สร้างความภาคภูมิใจในหลักสูตรให้แก่นักศึกษา</w:t>
            </w:r>
          </w:p>
        </w:tc>
        <w:tc>
          <w:tcPr>
            <w:tcW w:w="543" w:type="dxa"/>
            <w:shd w:val="clear" w:color="auto" w:fill="auto"/>
            <w:noWrap/>
            <w:hideMark/>
          </w:tcPr>
          <w:p w14:paraId="278B9ACE" w14:textId="77777777" w:rsidR="00A829D2" w:rsidRPr="00B60D70" w:rsidRDefault="00A829D2" w:rsidP="00A829D2">
            <w:pPr>
              <w:jc w:val="left"/>
              <w:rPr>
                <w:rFonts w:eastAsia="Times New Roman"/>
                <w:sz w:val="28"/>
                <w:szCs w:val="28"/>
                <w:lang w:bidi="ar-SA"/>
              </w:rPr>
            </w:pPr>
          </w:p>
        </w:tc>
        <w:tc>
          <w:tcPr>
            <w:tcW w:w="543" w:type="dxa"/>
            <w:shd w:val="clear" w:color="auto" w:fill="auto"/>
            <w:noWrap/>
            <w:hideMark/>
          </w:tcPr>
          <w:p w14:paraId="31BE9E76"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78D1F599"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29C7DB88"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733DA813"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1F65DF89" w14:textId="77777777" w:rsidR="00A829D2" w:rsidRPr="00B60D70" w:rsidRDefault="00A829D2" w:rsidP="00A829D2">
            <w:pPr>
              <w:jc w:val="center"/>
              <w:rPr>
                <w:rFonts w:eastAsia="Times New Roman"/>
                <w:sz w:val="28"/>
                <w:szCs w:val="28"/>
                <w:lang w:bidi="ar-SA"/>
              </w:rPr>
            </w:pPr>
          </w:p>
        </w:tc>
      </w:tr>
      <w:tr w:rsidR="00B60D70" w:rsidRPr="00B60D70" w14:paraId="00D656EB"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22674A1D" w14:textId="50C05A79" w:rsidR="00A829D2" w:rsidRPr="00B60D70" w:rsidRDefault="00A829D2" w:rsidP="00A829D2">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6F92F8A6" w14:textId="5303B840" w:rsidR="00A829D2" w:rsidRPr="00B60D70" w:rsidRDefault="00A829D2" w:rsidP="00A829D2">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7459E865" w14:textId="77777777" w:rsidR="00A829D2" w:rsidRPr="00B60D70" w:rsidRDefault="00A829D2" w:rsidP="00A829D2">
            <w:pPr>
              <w:jc w:val="left"/>
              <w:rPr>
                <w:rFonts w:eastAsia="Times New Roman"/>
                <w:sz w:val="28"/>
                <w:szCs w:val="28"/>
                <w:lang w:bidi="ar-SA"/>
              </w:rPr>
            </w:pPr>
            <w:r w:rsidRPr="00B60D70">
              <w:rPr>
                <w:rFonts w:eastAsia="Symbol"/>
                <w:sz w:val="28"/>
                <w:szCs w:val="28"/>
                <w:cs/>
              </w:rPr>
              <w:t>สื่อและเทคโนโลยีเพื่อการสอน</w:t>
            </w:r>
            <w:r w:rsidRPr="00B60D70">
              <w:rPr>
                <w:rFonts w:eastAsia="Symbol"/>
                <w:sz w:val="28"/>
                <w:szCs w:val="28"/>
                <w:lang w:bidi="ar-SA"/>
              </w:rPr>
              <w:t xml:space="preserve">, </w:t>
            </w:r>
            <w:r w:rsidRPr="00B60D70">
              <w:rPr>
                <w:rFonts w:eastAsia="Symbol"/>
                <w:sz w:val="28"/>
                <w:szCs w:val="28"/>
                <w:cs/>
              </w:rPr>
              <w:t>อี-</w:t>
            </w:r>
            <w:proofErr w:type="spellStart"/>
            <w:r w:rsidRPr="00B60D70">
              <w:rPr>
                <w:rFonts w:eastAsia="Symbol"/>
                <w:sz w:val="28"/>
                <w:szCs w:val="28"/>
                <w:cs/>
              </w:rPr>
              <w:t>เลิร์</w:t>
            </w:r>
            <w:proofErr w:type="spellEnd"/>
            <w:r w:rsidRPr="00B60D70">
              <w:rPr>
                <w:rFonts w:eastAsia="Symbol"/>
                <w:sz w:val="28"/>
                <w:szCs w:val="28"/>
                <w:cs/>
              </w:rPr>
              <w:t>นนิ่ง</w:t>
            </w:r>
          </w:p>
        </w:tc>
        <w:tc>
          <w:tcPr>
            <w:tcW w:w="543" w:type="dxa"/>
            <w:shd w:val="clear" w:color="auto" w:fill="auto"/>
            <w:noWrap/>
            <w:hideMark/>
          </w:tcPr>
          <w:p w14:paraId="383560B4" w14:textId="77777777" w:rsidR="00A829D2" w:rsidRPr="00B60D70" w:rsidRDefault="00A829D2" w:rsidP="00A829D2">
            <w:pPr>
              <w:jc w:val="left"/>
              <w:rPr>
                <w:rFonts w:eastAsia="Times New Roman"/>
                <w:sz w:val="28"/>
                <w:szCs w:val="28"/>
                <w:lang w:bidi="ar-SA"/>
              </w:rPr>
            </w:pPr>
          </w:p>
        </w:tc>
        <w:tc>
          <w:tcPr>
            <w:tcW w:w="543" w:type="dxa"/>
            <w:shd w:val="clear" w:color="auto" w:fill="auto"/>
            <w:noWrap/>
            <w:hideMark/>
          </w:tcPr>
          <w:p w14:paraId="72CBB686"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0C262A6B"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2F36088A"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46F25C6A"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5AD036E2" w14:textId="77777777" w:rsidR="00A829D2" w:rsidRPr="00B60D70" w:rsidRDefault="00A829D2" w:rsidP="00A829D2">
            <w:pPr>
              <w:jc w:val="center"/>
              <w:rPr>
                <w:rFonts w:eastAsia="Times New Roman"/>
                <w:sz w:val="28"/>
                <w:szCs w:val="28"/>
                <w:lang w:bidi="ar-SA"/>
              </w:rPr>
            </w:pPr>
          </w:p>
        </w:tc>
      </w:tr>
      <w:tr w:rsidR="00B60D70" w:rsidRPr="00B60D70" w14:paraId="50322C00"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39D12E8B" w14:textId="1DBCE192" w:rsidR="00A829D2" w:rsidRPr="00B60D70" w:rsidRDefault="00A829D2" w:rsidP="00A829D2">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28F354AE" w14:textId="7E5BAB05" w:rsidR="00A829D2" w:rsidRPr="00B60D70" w:rsidRDefault="00A829D2" w:rsidP="00A829D2">
            <w:pPr>
              <w:jc w:val="left"/>
              <w:rPr>
                <w:rFonts w:eastAsia="Times New Roman"/>
                <w:sz w:val="28"/>
                <w:szCs w:val="28"/>
                <w:lang w:bidi="ar-SA"/>
              </w:rPr>
            </w:pPr>
          </w:p>
        </w:tc>
        <w:tc>
          <w:tcPr>
            <w:tcW w:w="3402" w:type="dxa"/>
            <w:tcBorders>
              <w:left w:val="single" w:sz="4" w:space="0" w:color="auto"/>
            </w:tcBorders>
            <w:shd w:val="clear" w:color="auto" w:fill="auto"/>
            <w:hideMark/>
          </w:tcPr>
          <w:p w14:paraId="1A044F69" w14:textId="77777777" w:rsidR="00A829D2" w:rsidRPr="00B60D70" w:rsidRDefault="00A829D2" w:rsidP="00A829D2">
            <w:pPr>
              <w:jc w:val="left"/>
              <w:rPr>
                <w:rFonts w:eastAsia="Times New Roman"/>
                <w:sz w:val="28"/>
                <w:szCs w:val="28"/>
                <w:lang w:bidi="ar-SA"/>
              </w:rPr>
            </w:pPr>
            <w:r w:rsidRPr="00B60D70">
              <w:rPr>
                <w:rFonts w:eastAsia="Times New Roman"/>
                <w:sz w:val="28"/>
                <w:szCs w:val="28"/>
                <w:cs/>
              </w:rPr>
              <w:t>ออกแบบการสอนและออกแบบการเรียนรู้</w:t>
            </w:r>
          </w:p>
        </w:tc>
        <w:tc>
          <w:tcPr>
            <w:tcW w:w="543" w:type="dxa"/>
            <w:shd w:val="clear" w:color="auto" w:fill="auto"/>
            <w:noWrap/>
            <w:hideMark/>
          </w:tcPr>
          <w:p w14:paraId="32672B77" w14:textId="77777777" w:rsidR="00A829D2" w:rsidRPr="00B60D70" w:rsidRDefault="00A829D2" w:rsidP="00A829D2">
            <w:pPr>
              <w:jc w:val="left"/>
              <w:rPr>
                <w:rFonts w:eastAsia="Times New Roman"/>
                <w:sz w:val="28"/>
                <w:szCs w:val="28"/>
                <w:lang w:bidi="ar-SA"/>
              </w:rPr>
            </w:pPr>
          </w:p>
        </w:tc>
        <w:tc>
          <w:tcPr>
            <w:tcW w:w="543" w:type="dxa"/>
            <w:shd w:val="clear" w:color="auto" w:fill="auto"/>
            <w:noWrap/>
            <w:hideMark/>
          </w:tcPr>
          <w:p w14:paraId="3AFB302C"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5173EDD0"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677718A1"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5EF8D10C"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0A789D2B" w14:textId="77777777" w:rsidR="00A829D2" w:rsidRPr="00B60D70" w:rsidRDefault="00A829D2" w:rsidP="00A829D2">
            <w:pPr>
              <w:jc w:val="center"/>
              <w:rPr>
                <w:rFonts w:eastAsia="Times New Roman"/>
                <w:sz w:val="28"/>
                <w:szCs w:val="28"/>
                <w:lang w:bidi="ar-SA"/>
              </w:rPr>
            </w:pPr>
          </w:p>
        </w:tc>
      </w:tr>
      <w:tr w:rsidR="00B60D70" w:rsidRPr="00B60D70" w14:paraId="573431EB"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2FCECA60" w14:textId="42DE48F4" w:rsidR="00A829D2" w:rsidRPr="00B60D70" w:rsidRDefault="00A829D2" w:rsidP="00A829D2">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2B369E91" w14:textId="7226502A" w:rsidR="00A829D2" w:rsidRPr="00B60D70" w:rsidRDefault="00A829D2" w:rsidP="00A829D2">
            <w:pPr>
              <w:jc w:val="left"/>
              <w:rPr>
                <w:rFonts w:eastAsia="Times New Roman"/>
                <w:sz w:val="28"/>
                <w:szCs w:val="28"/>
                <w:lang w:bidi="ar-SA"/>
              </w:rPr>
            </w:pPr>
          </w:p>
        </w:tc>
        <w:tc>
          <w:tcPr>
            <w:tcW w:w="3402" w:type="dxa"/>
            <w:tcBorders>
              <w:left w:val="single" w:sz="4" w:space="0" w:color="auto"/>
            </w:tcBorders>
            <w:shd w:val="clear" w:color="auto" w:fill="auto"/>
            <w:hideMark/>
          </w:tcPr>
          <w:p w14:paraId="696DE469" w14:textId="77777777" w:rsidR="00A829D2" w:rsidRPr="00B60D70" w:rsidRDefault="00A829D2" w:rsidP="00A829D2">
            <w:pPr>
              <w:jc w:val="left"/>
              <w:rPr>
                <w:rFonts w:eastAsia="Times New Roman"/>
                <w:sz w:val="28"/>
                <w:szCs w:val="28"/>
                <w:lang w:bidi="ar-SA"/>
              </w:rPr>
            </w:pPr>
            <w:r w:rsidRPr="00B60D70">
              <w:rPr>
                <w:rFonts w:eastAsia="Symbol"/>
                <w:sz w:val="28"/>
                <w:szCs w:val="28"/>
                <w:lang w:bidi="ar-SA"/>
              </w:rPr>
              <w:t>Microsoft Project</w:t>
            </w:r>
          </w:p>
        </w:tc>
        <w:tc>
          <w:tcPr>
            <w:tcW w:w="543" w:type="dxa"/>
            <w:shd w:val="clear" w:color="auto" w:fill="auto"/>
            <w:noWrap/>
            <w:hideMark/>
          </w:tcPr>
          <w:p w14:paraId="37E071C7" w14:textId="77777777" w:rsidR="00A829D2" w:rsidRPr="00B60D70" w:rsidRDefault="00A829D2" w:rsidP="00A829D2">
            <w:pPr>
              <w:jc w:val="left"/>
              <w:rPr>
                <w:rFonts w:eastAsia="Times New Roman"/>
                <w:sz w:val="28"/>
                <w:szCs w:val="28"/>
                <w:lang w:bidi="ar-SA"/>
              </w:rPr>
            </w:pPr>
          </w:p>
        </w:tc>
        <w:tc>
          <w:tcPr>
            <w:tcW w:w="543" w:type="dxa"/>
            <w:shd w:val="clear" w:color="auto" w:fill="auto"/>
            <w:noWrap/>
            <w:hideMark/>
          </w:tcPr>
          <w:p w14:paraId="3879ACC5"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2EE5D45D"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4210C29C"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1806B7CF"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54C65192" w14:textId="77777777" w:rsidR="00A829D2" w:rsidRPr="00B60D70" w:rsidRDefault="00A829D2" w:rsidP="00A829D2">
            <w:pPr>
              <w:jc w:val="center"/>
              <w:rPr>
                <w:rFonts w:eastAsia="Times New Roman"/>
                <w:sz w:val="28"/>
                <w:szCs w:val="28"/>
                <w:lang w:bidi="ar-SA"/>
              </w:rPr>
            </w:pPr>
          </w:p>
        </w:tc>
      </w:tr>
      <w:tr w:rsidR="00B60D70" w:rsidRPr="00B60D70" w14:paraId="7678DF10"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086BE316" w14:textId="250A4F88" w:rsidR="00A829D2" w:rsidRPr="00B60D70" w:rsidRDefault="00A829D2" w:rsidP="00A829D2">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2DF366E2" w14:textId="64A18F7B" w:rsidR="00A829D2" w:rsidRPr="00B60D70" w:rsidRDefault="00A829D2" w:rsidP="00A829D2">
            <w:pPr>
              <w:jc w:val="left"/>
              <w:rPr>
                <w:rFonts w:eastAsia="Times New Roman"/>
                <w:sz w:val="28"/>
                <w:szCs w:val="28"/>
                <w:lang w:bidi="ar-SA"/>
              </w:rPr>
            </w:pPr>
          </w:p>
        </w:tc>
        <w:tc>
          <w:tcPr>
            <w:tcW w:w="3402" w:type="dxa"/>
            <w:tcBorders>
              <w:left w:val="single" w:sz="4" w:space="0" w:color="auto"/>
            </w:tcBorders>
            <w:shd w:val="clear" w:color="auto" w:fill="auto"/>
            <w:hideMark/>
          </w:tcPr>
          <w:p w14:paraId="6DBEC62A" w14:textId="77777777" w:rsidR="00A829D2" w:rsidRPr="00B60D70" w:rsidRDefault="00A829D2" w:rsidP="00A829D2">
            <w:pPr>
              <w:jc w:val="left"/>
              <w:rPr>
                <w:rFonts w:eastAsia="Times New Roman"/>
                <w:sz w:val="28"/>
                <w:szCs w:val="28"/>
                <w:lang w:bidi="ar-SA"/>
              </w:rPr>
            </w:pPr>
            <w:r w:rsidRPr="00B60D70">
              <w:rPr>
                <w:rFonts w:eastAsia="Times New Roman"/>
                <w:sz w:val="28"/>
                <w:szCs w:val="28"/>
                <w:cs/>
              </w:rPr>
              <w:t>เขียนแบบและการประมาณราคา</w:t>
            </w:r>
          </w:p>
        </w:tc>
        <w:tc>
          <w:tcPr>
            <w:tcW w:w="543" w:type="dxa"/>
            <w:shd w:val="clear" w:color="auto" w:fill="auto"/>
            <w:noWrap/>
            <w:hideMark/>
          </w:tcPr>
          <w:p w14:paraId="4AC51FD6" w14:textId="77777777" w:rsidR="00A829D2" w:rsidRPr="00B60D70" w:rsidRDefault="00A829D2" w:rsidP="00A829D2">
            <w:pPr>
              <w:jc w:val="left"/>
              <w:rPr>
                <w:rFonts w:eastAsia="Times New Roman"/>
                <w:sz w:val="28"/>
                <w:szCs w:val="28"/>
                <w:lang w:bidi="ar-SA"/>
              </w:rPr>
            </w:pPr>
          </w:p>
        </w:tc>
        <w:tc>
          <w:tcPr>
            <w:tcW w:w="543" w:type="dxa"/>
            <w:shd w:val="clear" w:color="auto" w:fill="auto"/>
            <w:noWrap/>
            <w:hideMark/>
          </w:tcPr>
          <w:p w14:paraId="076321D9"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011631CA"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4B80CF73"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27A34A0B"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3E5C5014" w14:textId="77777777" w:rsidR="00A829D2" w:rsidRPr="00B60D70" w:rsidRDefault="00A829D2" w:rsidP="00A829D2">
            <w:pPr>
              <w:jc w:val="center"/>
              <w:rPr>
                <w:rFonts w:eastAsia="Times New Roman"/>
                <w:sz w:val="28"/>
                <w:szCs w:val="28"/>
                <w:lang w:bidi="ar-SA"/>
              </w:rPr>
            </w:pPr>
          </w:p>
        </w:tc>
      </w:tr>
      <w:tr w:rsidR="00B60D70" w:rsidRPr="00B60D70" w14:paraId="69A9D0F5"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161253D0" w14:textId="0339A7E5" w:rsidR="00A829D2" w:rsidRPr="00B60D70" w:rsidRDefault="00A829D2" w:rsidP="00A829D2">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582614B9" w14:textId="1799D2D3" w:rsidR="00A829D2" w:rsidRPr="00B60D70" w:rsidRDefault="00A829D2" w:rsidP="00A829D2">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47F5E5F5" w14:textId="77777777" w:rsidR="00A829D2" w:rsidRPr="00B60D70" w:rsidRDefault="00A829D2" w:rsidP="00A829D2">
            <w:pPr>
              <w:jc w:val="left"/>
              <w:rPr>
                <w:rFonts w:eastAsia="Times New Roman"/>
                <w:sz w:val="28"/>
                <w:szCs w:val="28"/>
                <w:lang w:bidi="ar-SA"/>
              </w:rPr>
            </w:pPr>
            <w:r w:rsidRPr="00B60D70">
              <w:rPr>
                <w:rFonts w:eastAsia="Times New Roman"/>
                <w:sz w:val="28"/>
                <w:szCs w:val="28"/>
                <w:cs/>
              </w:rPr>
              <w:t xml:space="preserve">โปรแกรมด้านวิศวกรรม </w:t>
            </w:r>
            <w:r w:rsidRPr="00B60D70">
              <w:rPr>
                <w:rFonts w:eastAsia="Times New Roman"/>
                <w:sz w:val="28"/>
                <w:szCs w:val="28"/>
                <w:lang w:bidi="ar-SA"/>
              </w:rPr>
              <w:t>AutoCAD Sketch Up, Revit</w:t>
            </w:r>
          </w:p>
        </w:tc>
        <w:tc>
          <w:tcPr>
            <w:tcW w:w="543" w:type="dxa"/>
            <w:shd w:val="clear" w:color="auto" w:fill="auto"/>
            <w:noWrap/>
            <w:hideMark/>
          </w:tcPr>
          <w:p w14:paraId="3F83BF4C"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3C4E918A"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2D322730"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78161DEC"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0386DD80"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67EC273A" w14:textId="77777777" w:rsidR="00A829D2" w:rsidRPr="00B60D70" w:rsidRDefault="00A829D2" w:rsidP="00A829D2">
            <w:pPr>
              <w:jc w:val="center"/>
              <w:rPr>
                <w:rFonts w:eastAsia="Times New Roman"/>
                <w:sz w:val="28"/>
                <w:szCs w:val="28"/>
                <w:lang w:bidi="ar-SA"/>
              </w:rPr>
            </w:pPr>
          </w:p>
        </w:tc>
      </w:tr>
      <w:tr w:rsidR="00B60D70" w:rsidRPr="00B60D70" w14:paraId="23ABACA0"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32C22EA2" w14:textId="2922709F" w:rsidR="00A829D2" w:rsidRPr="00B60D70" w:rsidRDefault="00A829D2" w:rsidP="00A829D2">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5E83B858" w14:textId="55EABB5B" w:rsidR="00A829D2" w:rsidRPr="00B60D70" w:rsidRDefault="00A829D2" w:rsidP="00A829D2">
            <w:pPr>
              <w:jc w:val="left"/>
              <w:rPr>
                <w:rFonts w:eastAsia="Times New Roman"/>
                <w:sz w:val="28"/>
                <w:szCs w:val="28"/>
                <w:lang w:bidi="ar-SA"/>
              </w:rPr>
            </w:pPr>
          </w:p>
        </w:tc>
        <w:tc>
          <w:tcPr>
            <w:tcW w:w="3402" w:type="dxa"/>
            <w:tcBorders>
              <w:left w:val="single" w:sz="4" w:space="0" w:color="auto"/>
            </w:tcBorders>
            <w:shd w:val="clear" w:color="auto" w:fill="auto"/>
            <w:hideMark/>
          </w:tcPr>
          <w:p w14:paraId="7E43EA59" w14:textId="77777777" w:rsidR="00A829D2" w:rsidRPr="00B60D70" w:rsidRDefault="00A829D2" w:rsidP="00A829D2">
            <w:pPr>
              <w:jc w:val="left"/>
              <w:rPr>
                <w:rFonts w:eastAsia="Times New Roman"/>
                <w:sz w:val="28"/>
                <w:szCs w:val="28"/>
                <w:lang w:bidi="ar-SA"/>
              </w:rPr>
            </w:pPr>
            <w:r w:rsidRPr="00B60D70">
              <w:rPr>
                <w:rFonts w:eastAsia="Symbol"/>
                <w:sz w:val="28"/>
                <w:szCs w:val="28"/>
                <w:cs/>
              </w:rPr>
              <w:t>การบริหารจัดการงานก่อสร้าง</w:t>
            </w:r>
          </w:p>
        </w:tc>
        <w:tc>
          <w:tcPr>
            <w:tcW w:w="543" w:type="dxa"/>
            <w:shd w:val="clear" w:color="auto" w:fill="auto"/>
            <w:noWrap/>
            <w:hideMark/>
          </w:tcPr>
          <w:p w14:paraId="0E824522" w14:textId="77777777" w:rsidR="00A829D2" w:rsidRPr="00B60D70" w:rsidRDefault="00A829D2" w:rsidP="00A829D2">
            <w:pPr>
              <w:jc w:val="left"/>
              <w:rPr>
                <w:rFonts w:eastAsia="Times New Roman"/>
                <w:sz w:val="28"/>
                <w:szCs w:val="28"/>
                <w:lang w:bidi="ar-SA"/>
              </w:rPr>
            </w:pPr>
          </w:p>
        </w:tc>
        <w:tc>
          <w:tcPr>
            <w:tcW w:w="543" w:type="dxa"/>
            <w:shd w:val="clear" w:color="auto" w:fill="auto"/>
            <w:noWrap/>
            <w:hideMark/>
          </w:tcPr>
          <w:p w14:paraId="36A2D2F0"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1F8313C3"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0299D9C3"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6343D0F9"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3BB4D712" w14:textId="77777777" w:rsidR="00A829D2" w:rsidRPr="00B60D70" w:rsidRDefault="00A829D2" w:rsidP="00A829D2">
            <w:pPr>
              <w:jc w:val="center"/>
              <w:rPr>
                <w:rFonts w:eastAsia="Times New Roman"/>
                <w:sz w:val="28"/>
                <w:szCs w:val="28"/>
                <w:lang w:bidi="ar-SA"/>
              </w:rPr>
            </w:pPr>
          </w:p>
        </w:tc>
      </w:tr>
      <w:tr w:rsidR="00B60D70" w:rsidRPr="00B60D70" w14:paraId="54B7DB5C"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0C0A3CDC" w14:textId="30E499DF" w:rsidR="00A829D2" w:rsidRPr="00B60D70" w:rsidRDefault="00A829D2" w:rsidP="00A829D2">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7FCD8960" w14:textId="29475715" w:rsidR="00A829D2" w:rsidRPr="00B60D70" w:rsidRDefault="00A829D2" w:rsidP="00A829D2">
            <w:pPr>
              <w:jc w:val="left"/>
              <w:rPr>
                <w:rFonts w:eastAsia="Times New Roman"/>
                <w:sz w:val="28"/>
                <w:szCs w:val="28"/>
                <w:lang w:bidi="ar-SA"/>
              </w:rPr>
            </w:pPr>
          </w:p>
        </w:tc>
        <w:tc>
          <w:tcPr>
            <w:tcW w:w="3402" w:type="dxa"/>
            <w:tcBorders>
              <w:left w:val="single" w:sz="4" w:space="0" w:color="auto"/>
            </w:tcBorders>
            <w:shd w:val="clear" w:color="auto" w:fill="auto"/>
            <w:hideMark/>
          </w:tcPr>
          <w:p w14:paraId="0B1C36B1" w14:textId="77777777" w:rsidR="00A829D2" w:rsidRPr="00B60D70" w:rsidRDefault="00A829D2" w:rsidP="00A829D2">
            <w:pPr>
              <w:jc w:val="left"/>
              <w:rPr>
                <w:rFonts w:eastAsia="Times New Roman"/>
                <w:sz w:val="28"/>
                <w:szCs w:val="28"/>
                <w:lang w:bidi="ar-SA"/>
              </w:rPr>
            </w:pPr>
            <w:r w:rsidRPr="00B60D70">
              <w:rPr>
                <w:rFonts w:eastAsia="Times New Roman"/>
                <w:sz w:val="28"/>
                <w:szCs w:val="28"/>
                <w:cs/>
              </w:rPr>
              <w:t>การบริหารจัดการน้ำ</w:t>
            </w:r>
          </w:p>
        </w:tc>
        <w:tc>
          <w:tcPr>
            <w:tcW w:w="543" w:type="dxa"/>
            <w:shd w:val="clear" w:color="auto" w:fill="auto"/>
            <w:noWrap/>
            <w:hideMark/>
          </w:tcPr>
          <w:p w14:paraId="546ADFDE" w14:textId="77777777" w:rsidR="00A829D2" w:rsidRPr="00B60D70" w:rsidRDefault="00A829D2" w:rsidP="00A829D2">
            <w:pPr>
              <w:jc w:val="left"/>
              <w:rPr>
                <w:rFonts w:eastAsia="Times New Roman"/>
                <w:sz w:val="28"/>
                <w:szCs w:val="28"/>
                <w:lang w:bidi="ar-SA"/>
              </w:rPr>
            </w:pPr>
          </w:p>
        </w:tc>
        <w:tc>
          <w:tcPr>
            <w:tcW w:w="543" w:type="dxa"/>
            <w:shd w:val="clear" w:color="auto" w:fill="auto"/>
            <w:noWrap/>
            <w:hideMark/>
          </w:tcPr>
          <w:p w14:paraId="231B3100"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65338F4F"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060DC064"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589A6503"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36221622" w14:textId="77777777" w:rsidR="00A829D2" w:rsidRPr="00B60D70" w:rsidRDefault="00A829D2" w:rsidP="00A829D2">
            <w:pPr>
              <w:jc w:val="center"/>
              <w:rPr>
                <w:rFonts w:eastAsia="Times New Roman"/>
                <w:sz w:val="28"/>
                <w:szCs w:val="28"/>
                <w:lang w:bidi="ar-SA"/>
              </w:rPr>
            </w:pPr>
          </w:p>
        </w:tc>
      </w:tr>
      <w:tr w:rsidR="00B60D70" w:rsidRPr="00B60D70" w14:paraId="4ABABA2C"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2C673D6D" w14:textId="24B11DF8" w:rsidR="00A829D2" w:rsidRPr="00B60D70" w:rsidRDefault="00A829D2" w:rsidP="00A829D2">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0FAC52BF" w14:textId="4CEFC04D" w:rsidR="00A829D2" w:rsidRPr="00B60D70" w:rsidRDefault="00A829D2" w:rsidP="00A829D2">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60EF1C30" w14:textId="77777777" w:rsidR="00A829D2" w:rsidRPr="00B60D70" w:rsidRDefault="00A829D2" w:rsidP="00A829D2">
            <w:pPr>
              <w:jc w:val="left"/>
              <w:rPr>
                <w:rFonts w:eastAsia="Times New Roman"/>
                <w:sz w:val="28"/>
                <w:szCs w:val="28"/>
                <w:lang w:bidi="ar-SA"/>
              </w:rPr>
            </w:pPr>
            <w:r w:rsidRPr="00B60D70">
              <w:rPr>
                <w:rFonts w:eastAsia="Times New Roman"/>
                <w:sz w:val="28"/>
                <w:szCs w:val="28"/>
                <w:cs/>
              </w:rPr>
              <w:t>ทักษะงานช่าง</w:t>
            </w:r>
          </w:p>
        </w:tc>
        <w:tc>
          <w:tcPr>
            <w:tcW w:w="543" w:type="dxa"/>
            <w:shd w:val="clear" w:color="auto" w:fill="auto"/>
            <w:noWrap/>
            <w:hideMark/>
          </w:tcPr>
          <w:p w14:paraId="50193D1F" w14:textId="77777777" w:rsidR="00A829D2" w:rsidRPr="00B60D70" w:rsidRDefault="00A829D2" w:rsidP="00A829D2">
            <w:pPr>
              <w:jc w:val="left"/>
              <w:rPr>
                <w:rFonts w:eastAsia="Times New Roman"/>
                <w:sz w:val="28"/>
                <w:szCs w:val="28"/>
                <w:lang w:bidi="ar-SA"/>
              </w:rPr>
            </w:pPr>
          </w:p>
        </w:tc>
        <w:tc>
          <w:tcPr>
            <w:tcW w:w="543" w:type="dxa"/>
            <w:shd w:val="clear" w:color="auto" w:fill="auto"/>
            <w:noWrap/>
            <w:hideMark/>
          </w:tcPr>
          <w:p w14:paraId="734AA660"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11DDA218"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7EA037E0"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638C7F50"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1FFD127B" w14:textId="77777777" w:rsidR="00A829D2" w:rsidRPr="00B60D70" w:rsidRDefault="00A829D2" w:rsidP="00A829D2">
            <w:pPr>
              <w:jc w:val="center"/>
              <w:rPr>
                <w:rFonts w:eastAsia="Times New Roman"/>
                <w:sz w:val="28"/>
                <w:szCs w:val="28"/>
                <w:lang w:bidi="ar-SA"/>
              </w:rPr>
            </w:pPr>
          </w:p>
        </w:tc>
      </w:tr>
      <w:tr w:rsidR="00B60D70" w:rsidRPr="00B60D70" w14:paraId="5E78D6CD"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7884FA61" w14:textId="1B15F7B8" w:rsidR="00A829D2" w:rsidRPr="00B60D70" w:rsidRDefault="00A829D2" w:rsidP="00A829D2">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2086579F" w14:textId="39D77E53" w:rsidR="00A829D2" w:rsidRPr="00B60D70" w:rsidRDefault="00A829D2" w:rsidP="00A829D2">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5CDC3651" w14:textId="77777777" w:rsidR="00A829D2" w:rsidRPr="00B60D70" w:rsidRDefault="00A829D2" w:rsidP="00A829D2">
            <w:pPr>
              <w:jc w:val="left"/>
              <w:rPr>
                <w:rFonts w:eastAsia="Times New Roman"/>
                <w:sz w:val="28"/>
                <w:szCs w:val="28"/>
                <w:lang w:bidi="ar-SA"/>
              </w:rPr>
            </w:pPr>
            <w:r w:rsidRPr="00B60D70">
              <w:rPr>
                <w:rFonts w:eastAsia="Symbol"/>
                <w:sz w:val="28"/>
                <w:szCs w:val="28"/>
                <w:cs/>
              </w:rPr>
              <w:t>ทักษะปฏิบัติงานช่าง</w:t>
            </w:r>
          </w:p>
        </w:tc>
        <w:tc>
          <w:tcPr>
            <w:tcW w:w="543" w:type="dxa"/>
            <w:shd w:val="clear" w:color="auto" w:fill="auto"/>
            <w:noWrap/>
            <w:hideMark/>
          </w:tcPr>
          <w:p w14:paraId="071CAD2D"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722C5277"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29648522"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10544465"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0BD07E68"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588E1999" w14:textId="77777777" w:rsidR="00A829D2" w:rsidRPr="00B60D70" w:rsidRDefault="00A829D2" w:rsidP="00A829D2">
            <w:pPr>
              <w:jc w:val="center"/>
              <w:rPr>
                <w:rFonts w:eastAsia="Times New Roman"/>
                <w:sz w:val="28"/>
                <w:szCs w:val="28"/>
                <w:lang w:bidi="ar-SA"/>
              </w:rPr>
            </w:pPr>
          </w:p>
        </w:tc>
      </w:tr>
      <w:tr w:rsidR="00B60D70" w:rsidRPr="00B60D70" w14:paraId="689CC3C5"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5CD5569B" w14:textId="37599CBB" w:rsidR="00A829D2" w:rsidRPr="00B60D70" w:rsidRDefault="00A829D2" w:rsidP="00A829D2">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7F6853DE" w14:textId="34CCFED9" w:rsidR="00A829D2" w:rsidRPr="00B60D70" w:rsidRDefault="00A829D2" w:rsidP="00A829D2">
            <w:pPr>
              <w:jc w:val="left"/>
              <w:rPr>
                <w:rFonts w:eastAsia="Times New Roman"/>
                <w:sz w:val="28"/>
                <w:szCs w:val="28"/>
                <w:lang w:bidi="ar-SA"/>
              </w:rPr>
            </w:pPr>
          </w:p>
        </w:tc>
        <w:tc>
          <w:tcPr>
            <w:tcW w:w="3402" w:type="dxa"/>
            <w:tcBorders>
              <w:left w:val="single" w:sz="4" w:space="0" w:color="auto"/>
            </w:tcBorders>
            <w:shd w:val="clear" w:color="auto" w:fill="auto"/>
            <w:hideMark/>
          </w:tcPr>
          <w:p w14:paraId="60666A80" w14:textId="77777777" w:rsidR="00A829D2" w:rsidRPr="00B60D70" w:rsidRDefault="00A829D2" w:rsidP="00A829D2">
            <w:pPr>
              <w:jc w:val="left"/>
              <w:rPr>
                <w:rFonts w:eastAsia="Times New Roman"/>
                <w:sz w:val="28"/>
                <w:szCs w:val="28"/>
                <w:lang w:bidi="ar-SA"/>
              </w:rPr>
            </w:pPr>
            <w:r w:rsidRPr="00B60D70">
              <w:rPr>
                <w:rFonts w:eastAsia="Symbol"/>
                <w:sz w:val="28"/>
                <w:szCs w:val="28"/>
                <w:cs/>
              </w:rPr>
              <w:t>วิศวกรรมโยธา</w:t>
            </w:r>
            <w:r w:rsidRPr="00B60D70">
              <w:rPr>
                <w:rFonts w:eastAsia="Symbol"/>
                <w:sz w:val="28"/>
                <w:szCs w:val="28"/>
                <w:lang w:bidi="ar-SA"/>
              </w:rPr>
              <w:t xml:space="preserve"> AutoCAD</w:t>
            </w:r>
          </w:p>
        </w:tc>
        <w:tc>
          <w:tcPr>
            <w:tcW w:w="543" w:type="dxa"/>
            <w:shd w:val="clear" w:color="auto" w:fill="auto"/>
            <w:noWrap/>
            <w:hideMark/>
          </w:tcPr>
          <w:p w14:paraId="54109E45" w14:textId="77777777" w:rsidR="00A829D2" w:rsidRPr="00B60D70" w:rsidRDefault="00A829D2" w:rsidP="00A829D2">
            <w:pPr>
              <w:jc w:val="left"/>
              <w:rPr>
                <w:rFonts w:eastAsia="Times New Roman"/>
                <w:sz w:val="28"/>
                <w:szCs w:val="28"/>
                <w:lang w:bidi="ar-SA"/>
              </w:rPr>
            </w:pPr>
          </w:p>
        </w:tc>
        <w:tc>
          <w:tcPr>
            <w:tcW w:w="543" w:type="dxa"/>
            <w:shd w:val="clear" w:color="auto" w:fill="auto"/>
            <w:noWrap/>
            <w:hideMark/>
          </w:tcPr>
          <w:p w14:paraId="1C949AE1"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0C066D1A"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6D943D3C"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6AFE08E0"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2EA770BD" w14:textId="77777777" w:rsidR="00A829D2" w:rsidRPr="00B60D70" w:rsidRDefault="00A829D2" w:rsidP="00A829D2">
            <w:pPr>
              <w:jc w:val="center"/>
              <w:rPr>
                <w:rFonts w:eastAsia="Times New Roman"/>
                <w:sz w:val="28"/>
                <w:szCs w:val="28"/>
                <w:lang w:bidi="ar-SA"/>
              </w:rPr>
            </w:pPr>
          </w:p>
        </w:tc>
      </w:tr>
      <w:tr w:rsidR="00B60D70" w:rsidRPr="00B60D70" w14:paraId="1162CF84" w14:textId="77777777" w:rsidTr="00D022C4">
        <w:trPr>
          <w:trHeight w:val="336"/>
        </w:trPr>
        <w:tc>
          <w:tcPr>
            <w:tcW w:w="704" w:type="dxa"/>
            <w:tcBorders>
              <w:top w:val="nil"/>
              <w:left w:val="single" w:sz="4" w:space="0" w:color="auto"/>
              <w:bottom w:val="nil"/>
              <w:right w:val="single" w:sz="4" w:space="0" w:color="auto"/>
            </w:tcBorders>
            <w:shd w:val="clear" w:color="auto" w:fill="auto"/>
            <w:noWrap/>
          </w:tcPr>
          <w:p w14:paraId="610F56D9" w14:textId="08F5FB84" w:rsidR="00A829D2" w:rsidRPr="00B60D70" w:rsidRDefault="00A829D2" w:rsidP="00A829D2">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2483AD75" w14:textId="03DE79DE" w:rsidR="00A829D2" w:rsidRPr="00B60D70" w:rsidRDefault="00A829D2" w:rsidP="00A829D2">
            <w:pPr>
              <w:jc w:val="left"/>
              <w:rPr>
                <w:rFonts w:eastAsia="Times New Roman"/>
                <w:sz w:val="28"/>
                <w:szCs w:val="28"/>
                <w:lang w:bidi="ar-SA"/>
              </w:rPr>
            </w:pPr>
          </w:p>
        </w:tc>
        <w:tc>
          <w:tcPr>
            <w:tcW w:w="3402" w:type="dxa"/>
            <w:tcBorders>
              <w:left w:val="single" w:sz="4" w:space="0" w:color="auto"/>
            </w:tcBorders>
            <w:shd w:val="clear" w:color="auto" w:fill="auto"/>
            <w:hideMark/>
          </w:tcPr>
          <w:p w14:paraId="6AA2272F" w14:textId="77777777" w:rsidR="00A829D2" w:rsidRPr="00B60D70" w:rsidRDefault="00A829D2" w:rsidP="00A829D2">
            <w:pPr>
              <w:jc w:val="left"/>
              <w:rPr>
                <w:rFonts w:eastAsia="Times New Roman"/>
                <w:sz w:val="28"/>
                <w:szCs w:val="28"/>
                <w:lang w:bidi="ar-SA"/>
              </w:rPr>
            </w:pPr>
            <w:r w:rsidRPr="00B60D70">
              <w:rPr>
                <w:rFonts w:eastAsia="Times New Roman"/>
                <w:sz w:val="28"/>
                <w:szCs w:val="28"/>
                <w:cs/>
              </w:rPr>
              <w:t>สำรวจเพื่องานก่อสร้าง</w:t>
            </w:r>
          </w:p>
        </w:tc>
        <w:tc>
          <w:tcPr>
            <w:tcW w:w="543" w:type="dxa"/>
            <w:shd w:val="clear" w:color="auto" w:fill="auto"/>
            <w:noWrap/>
            <w:hideMark/>
          </w:tcPr>
          <w:p w14:paraId="69C6336D" w14:textId="77777777" w:rsidR="00A829D2" w:rsidRPr="00B60D70" w:rsidRDefault="00A829D2" w:rsidP="00A829D2">
            <w:pPr>
              <w:jc w:val="left"/>
              <w:rPr>
                <w:rFonts w:eastAsia="Times New Roman"/>
                <w:sz w:val="28"/>
                <w:szCs w:val="28"/>
                <w:lang w:bidi="ar-SA"/>
              </w:rPr>
            </w:pPr>
          </w:p>
        </w:tc>
        <w:tc>
          <w:tcPr>
            <w:tcW w:w="543" w:type="dxa"/>
            <w:shd w:val="clear" w:color="auto" w:fill="auto"/>
            <w:noWrap/>
            <w:hideMark/>
          </w:tcPr>
          <w:p w14:paraId="73AFD860"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3C0CDDC6"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54A4DB5B"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53801783"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7412D42E" w14:textId="77777777" w:rsidR="00A829D2" w:rsidRPr="00B60D70" w:rsidRDefault="00A829D2" w:rsidP="00A829D2">
            <w:pPr>
              <w:jc w:val="center"/>
              <w:rPr>
                <w:rFonts w:eastAsia="Times New Roman"/>
                <w:sz w:val="28"/>
                <w:szCs w:val="28"/>
                <w:lang w:bidi="ar-SA"/>
              </w:rPr>
            </w:pPr>
          </w:p>
        </w:tc>
      </w:tr>
      <w:tr w:rsidR="00B60D70" w:rsidRPr="00B60D70" w14:paraId="0FD4B424" w14:textId="77777777" w:rsidTr="00D022C4">
        <w:trPr>
          <w:trHeight w:val="336"/>
        </w:trPr>
        <w:tc>
          <w:tcPr>
            <w:tcW w:w="704" w:type="dxa"/>
            <w:tcBorders>
              <w:top w:val="nil"/>
              <w:left w:val="single" w:sz="4" w:space="0" w:color="auto"/>
              <w:bottom w:val="single" w:sz="4" w:space="0" w:color="auto"/>
              <w:right w:val="single" w:sz="4" w:space="0" w:color="auto"/>
            </w:tcBorders>
            <w:shd w:val="clear" w:color="auto" w:fill="auto"/>
            <w:noWrap/>
          </w:tcPr>
          <w:p w14:paraId="16BFB686" w14:textId="2EABC602" w:rsidR="00A829D2" w:rsidRPr="00B60D70" w:rsidRDefault="00A829D2" w:rsidP="00A829D2">
            <w:pPr>
              <w:jc w:val="center"/>
              <w:rPr>
                <w:rFonts w:eastAsia="Times New Roman"/>
                <w:sz w:val="28"/>
                <w:szCs w:val="28"/>
                <w:lang w:bidi="ar-SA"/>
              </w:rPr>
            </w:pPr>
          </w:p>
        </w:tc>
        <w:tc>
          <w:tcPr>
            <w:tcW w:w="1701" w:type="dxa"/>
            <w:tcBorders>
              <w:top w:val="nil"/>
              <w:left w:val="single" w:sz="4" w:space="0" w:color="auto"/>
              <w:bottom w:val="single" w:sz="4" w:space="0" w:color="auto"/>
              <w:right w:val="single" w:sz="4" w:space="0" w:color="auto"/>
            </w:tcBorders>
            <w:shd w:val="clear" w:color="auto" w:fill="auto"/>
            <w:noWrap/>
          </w:tcPr>
          <w:p w14:paraId="53C9F5AA" w14:textId="5FBE9D77" w:rsidR="00A829D2" w:rsidRPr="00B60D70" w:rsidRDefault="00A829D2" w:rsidP="00A829D2">
            <w:pPr>
              <w:jc w:val="left"/>
              <w:rPr>
                <w:rFonts w:eastAsia="Times New Roman"/>
                <w:sz w:val="28"/>
                <w:szCs w:val="28"/>
                <w:lang w:bidi="ar-SA"/>
              </w:rPr>
            </w:pPr>
          </w:p>
        </w:tc>
        <w:tc>
          <w:tcPr>
            <w:tcW w:w="3402" w:type="dxa"/>
            <w:tcBorders>
              <w:left w:val="single" w:sz="4" w:space="0" w:color="auto"/>
            </w:tcBorders>
            <w:shd w:val="clear" w:color="auto" w:fill="auto"/>
            <w:hideMark/>
          </w:tcPr>
          <w:p w14:paraId="05E26370" w14:textId="77777777" w:rsidR="00A829D2" w:rsidRPr="00B60D70" w:rsidRDefault="00A829D2" w:rsidP="00A829D2">
            <w:pPr>
              <w:jc w:val="left"/>
              <w:rPr>
                <w:rFonts w:eastAsia="Times New Roman"/>
                <w:sz w:val="28"/>
                <w:szCs w:val="28"/>
                <w:lang w:bidi="ar-SA"/>
              </w:rPr>
            </w:pPr>
            <w:r w:rsidRPr="00B60D70">
              <w:rPr>
                <w:rFonts w:eastAsia="Symbol"/>
                <w:sz w:val="28"/>
                <w:szCs w:val="28"/>
                <w:cs/>
              </w:rPr>
              <w:t>สิ่งแวดล้อม</w:t>
            </w:r>
          </w:p>
        </w:tc>
        <w:tc>
          <w:tcPr>
            <w:tcW w:w="543" w:type="dxa"/>
            <w:shd w:val="clear" w:color="auto" w:fill="auto"/>
            <w:noWrap/>
            <w:hideMark/>
          </w:tcPr>
          <w:p w14:paraId="590D69A5" w14:textId="77777777" w:rsidR="00A829D2" w:rsidRPr="00B60D70" w:rsidRDefault="00A829D2" w:rsidP="00A829D2">
            <w:pPr>
              <w:jc w:val="left"/>
              <w:rPr>
                <w:rFonts w:eastAsia="Times New Roman"/>
                <w:sz w:val="28"/>
                <w:szCs w:val="28"/>
                <w:lang w:bidi="ar-SA"/>
              </w:rPr>
            </w:pPr>
          </w:p>
        </w:tc>
        <w:tc>
          <w:tcPr>
            <w:tcW w:w="543" w:type="dxa"/>
            <w:shd w:val="clear" w:color="auto" w:fill="auto"/>
            <w:noWrap/>
            <w:hideMark/>
          </w:tcPr>
          <w:p w14:paraId="729AD45A" w14:textId="77777777" w:rsidR="00A829D2" w:rsidRPr="00B60D70" w:rsidRDefault="00A829D2" w:rsidP="00A829D2">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38D172BD"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562B81D1" w14:textId="77777777" w:rsidR="00A829D2" w:rsidRPr="00B60D70" w:rsidRDefault="00A829D2" w:rsidP="00A829D2">
            <w:pPr>
              <w:jc w:val="center"/>
              <w:rPr>
                <w:rFonts w:eastAsia="Times New Roman"/>
                <w:sz w:val="28"/>
                <w:szCs w:val="28"/>
                <w:lang w:bidi="ar-SA"/>
              </w:rPr>
            </w:pPr>
          </w:p>
        </w:tc>
        <w:tc>
          <w:tcPr>
            <w:tcW w:w="543" w:type="dxa"/>
            <w:shd w:val="clear" w:color="auto" w:fill="auto"/>
            <w:noWrap/>
            <w:hideMark/>
          </w:tcPr>
          <w:p w14:paraId="5E2021DD" w14:textId="77777777" w:rsidR="00A829D2" w:rsidRPr="00B60D70" w:rsidRDefault="00A829D2" w:rsidP="00A829D2">
            <w:pPr>
              <w:jc w:val="center"/>
              <w:rPr>
                <w:rFonts w:eastAsia="Times New Roman"/>
                <w:sz w:val="28"/>
                <w:szCs w:val="28"/>
                <w:lang w:bidi="ar-SA"/>
              </w:rPr>
            </w:pPr>
          </w:p>
        </w:tc>
        <w:tc>
          <w:tcPr>
            <w:tcW w:w="544" w:type="dxa"/>
            <w:shd w:val="clear" w:color="auto" w:fill="auto"/>
            <w:noWrap/>
            <w:hideMark/>
          </w:tcPr>
          <w:p w14:paraId="11C00D8E" w14:textId="77777777" w:rsidR="00A829D2" w:rsidRPr="00B60D70" w:rsidRDefault="00A829D2" w:rsidP="00A829D2">
            <w:pPr>
              <w:jc w:val="center"/>
              <w:rPr>
                <w:rFonts w:eastAsia="Times New Roman"/>
                <w:sz w:val="28"/>
                <w:szCs w:val="28"/>
                <w:lang w:bidi="ar-SA"/>
              </w:rPr>
            </w:pPr>
          </w:p>
        </w:tc>
      </w:tr>
      <w:tr w:rsidR="00B60D70" w:rsidRPr="00B60D70" w14:paraId="646158B1" w14:textId="77777777" w:rsidTr="00A8620E">
        <w:trPr>
          <w:trHeight w:val="336"/>
        </w:trPr>
        <w:tc>
          <w:tcPr>
            <w:tcW w:w="704" w:type="dxa"/>
            <w:vMerge w:val="restart"/>
            <w:tcBorders>
              <w:top w:val="single" w:sz="4" w:space="0" w:color="auto"/>
              <w:left w:val="single" w:sz="4" w:space="0" w:color="auto"/>
              <w:bottom w:val="nil"/>
              <w:right w:val="single" w:sz="4" w:space="0" w:color="auto"/>
            </w:tcBorders>
            <w:shd w:val="clear" w:color="auto" w:fill="auto"/>
            <w:noWrap/>
            <w:hideMark/>
          </w:tcPr>
          <w:p w14:paraId="676F9F56" w14:textId="09FD04A2" w:rsidR="00A8620E" w:rsidRPr="00B60D70" w:rsidRDefault="00D022C4" w:rsidP="00A8620E">
            <w:pPr>
              <w:jc w:val="center"/>
              <w:rPr>
                <w:rFonts w:eastAsia="Times New Roman"/>
                <w:sz w:val="28"/>
                <w:szCs w:val="28"/>
              </w:rPr>
            </w:pPr>
            <w:r w:rsidRPr="00B60D70">
              <w:rPr>
                <w:rFonts w:eastAsia="Times New Roman"/>
                <w:sz w:val="28"/>
                <w:szCs w:val="28"/>
              </w:rPr>
              <w:t>4</w:t>
            </w:r>
          </w:p>
        </w:tc>
        <w:tc>
          <w:tcPr>
            <w:tcW w:w="1701" w:type="dxa"/>
            <w:vMerge w:val="restart"/>
            <w:tcBorders>
              <w:top w:val="single" w:sz="4" w:space="0" w:color="auto"/>
              <w:left w:val="single" w:sz="4" w:space="0" w:color="auto"/>
              <w:bottom w:val="nil"/>
              <w:right w:val="single" w:sz="4" w:space="0" w:color="auto"/>
            </w:tcBorders>
            <w:shd w:val="clear" w:color="auto" w:fill="auto"/>
            <w:noWrap/>
            <w:hideMark/>
          </w:tcPr>
          <w:p w14:paraId="404099B5" w14:textId="77777777" w:rsidR="00A8620E" w:rsidRPr="00B60D70" w:rsidRDefault="00A8620E" w:rsidP="00A8620E">
            <w:pPr>
              <w:jc w:val="left"/>
              <w:rPr>
                <w:rFonts w:eastAsia="Times New Roman"/>
                <w:sz w:val="28"/>
                <w:szCs w:val="28"/>
                <w:lang w:bidi="ar-SA"/>
              </w:rPr>
            </w:pPr>
            <w:r w:rsidRPr="00B60D70">
              <w:rPr>
                <w:rFonts w:eastAsia="Times New Roman"/>
                <w:sz w:val="28"/>
                <w:szCs w:val="28"/>
                <w:lang w:bidi="ar-SA"/>
              </w:rPr>
              <w:t>Generic Skills (GS)</w:t>
            </w:r>
          </w:p>
        </w:tc>
        <w:tc>
          <w:tcPr>
            <w:tcW w:w="3402" w:type="dxa"/>
            <w:tcBorders>
              <w:left w:val="single" w:sz="4" w:space="0" w:color="auto"/>
            </w:tcBorders>
            <w:shd w:val="clear" w:color="auto" w:fill="auto"/>
            <w:hideMark/>
          </w:tcPr>
          <w:p w14:paraId="09558B13" w14:textId="77777777" w:rsidR="00A8620E" w:rsidRPr="00B60D70" w:rsidRDefault="00A8620E" w:rsidP="00A8620E">
            <w:pPr>
              <w:jc w:val="left"/>
              <w:rPr>
                <w:rFonts w:eastAsia="Times New Roman"/>
                <w:sz w:val="28"/>
                <w:szCs w:val="28"/>
                <w:lang w:bidi="ar-SA"/>
              </w:rPr>
            </w:pPr>
            <w:r w:rsidRPr="00B60D70">
              <w:rPr>
                <w:rFonts w:eastAsia="Times New Roman"/>
                <w:sz w:val="28"/>
                <w:szCs w:val="28"/>
              </w:rPr>
              <w:t>Social</w:t>
            </w:r>
            <w:r w:rsidRPr="00B60D70">
              <w:rPr>
                <w:rFonts w:eastAsia="Times New Roman"/>
                <w:sz w:val="28"/>
                <w:szCs w:val="28"/>
                <w:cs/>
              </w:rPr>
              <w:t xml:space="preserve"> </w:t>
            </w:r>
            <w:r w:rsidRPr="00B60D70">
              <w:rPr>
                <w:rFonts w:eastAsia="Times New Roman"/>
                <w:sz w:val="28"/>
                <w:szCs w:val="28"/>
              </w:rPr>
              <w:t>Change AGENTS</w:t>
            </w:r>
          </w:p>
        </w:tc>
        <w:tc>
          <w:tcPr>
            <w:tcW w:w="543" w:type="dxa"/>
            <w:shd w:val="clear" w:color="auto" w:fill="auto"/>
            <w:noWrap/>
            <w:hideMark/>
          </w:tcPr>
          <w:p w14:paraId="31C514F8" w14:textId="77777777" w:rsidR="00A8620E" w:rsidRPr="00B60D70" w:rsidRDefault="00A8620E" w:rsidP="00A8620E">
            <w:pPr>
              <w:jc w:val="left"/>
              <w:rPr>
                <w:rFonts w:eastAsia="Times New Roman"/>
                <w:sz w:val="28"/>
                <w:szCs w:val="28"/>
                <w:lang w:bidi="ar-SA"/>
              </w:rPr>
            </w:pPr>
          </w:p>
        </w:tc>
        <w:tc>
          <w:tcPr>
            <w:tcW w:w="543" w:type="dxa"/>
            <w:shd w:val="clear" w:color="auto" w:fill="auto"/>
            <w:noWrap/>
            <w:hideMark/>
          </w:tcPr>
          <w:p w14:paraId="70C2495B"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68850B09"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53055686"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0ED52EFF"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237897B9" w14:textId="77777777" w:rsidR="00A8620E" w:rsidRPr="00B60D70" w:rsidRDefault="00A8620E" w:rsidP="00A8620E">
            <w:pPr>
              <w:jc w:val="center"/>
              <w:rPr>
                <w:rFonts w:eastAsia="Times New Roman"/>
                <w:sz w:val="28"/>
                <w:szCs w:val="28"/>
                <w:lang w:bidi="ar-SA"/>
              </w:rPr>
            </w:pPr>
          </w:p>
        </w:tc>
      </w:tr>
      <w:tr w:rsidR="00B60D70" w:rsidRPr="00B60D70" w14:paraId="3DE7014A" w14:textId="77777777" w:rsidTr="00A8620E">
        <w:trPr>
          <w:trHeight w:val="336"/>
        </w:trPr>
        <w:tc>
          <w:tcPr>
            <w:tcW w:w="704" w:type="dxa"/>
            <w:vMerge/>
            <w:tcBorders>
              <w:top w:val="nil"/>
              <w:left w:val="single" w:sz="4" w:space="0" w:color="auto"/>
              <w:bottom w:val="nil"/>
              <w:right w:val="single" w:sz="4" w:space="0" w:color="auto"/>
            </w:tcBorders>
            <w:shd w:val="clear" w:color="auto" w:fill="auto"/>
            <w:noWrap/>
          </w:tcPr>
          <w:p w14:paraId="059458E5" w14:textId="06B463E7" w:rsidR="00A8620E" w:rsidRPr="00B60D70" w:rsidRDefault="00A8620E" w:rsidP="00A8620E">
            <w:pPr>
              <w:jc w:val="center"/>
              <w:rPr>
                <w:rFonts w:eastAsia="Times New Roman"/>
                <w:sz w:val="28"/>
                <w:szCs w:val="28"/>
                <w:lang w:bidi="ar-SA"/>
              </w:rPr>
            </w:pPr>
          </w:p>
        </w:tc>
        <w:tc>
          <w:tcPr>
            <w:tcW w:w="1701" w:type="dxa"/>
            <w:vMerge/>
            <w:tcBorders>
              <w:top w:val="nil"/>
              <w:left w:val="single" w:sz="4" w:space="0" w:color="auto"/>
              <w:bottom w:val="nil"/>
              <w:right w:val="single" w:sz="4" w:space="0" w:color="auto"/>
            </w:tcBorders>
            <w:shd w:val="clear" w:color="auto" w:fill="auto"/>
            <w:noWrap/>
          </w:tcPr>
          <w:p w14:paraId="2722ED75" w14:textId="632111CA"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hideMark/>
          </w:tcPr>
          <w:p w14:paraId="01FC780D" w14:textId="77777777" w:rsidR="00A8620E" w:rsidRPr="00B60D70" w:rsidRDefault="00A8620E" w:rsidP="00A8620E">
            <w:pPr>
              <w:jc w:val="left"/>
              <w:rPr>
                <w:rFonts w:eastAsia="Times New Roman"/>
                <w:sz w:val="28"/>
                <w:szCs w:val="28"/>
                <w:lang w:bidi="ar-SA"/>
              </w:rPr>
            </w:pPr>
            <w:r w:rsidRPr="00B60D70">
              <w:rPr>
                <w:rFonts w:eastAsia="Times New Roman"/>
                <w:sz w:val="28"/>
                <w:szCs w:val="28"/>
                <w:cs/>
              </w:rPr>
              <w:t>เรียนรู้แบบนำตนเอง</w:t>
            </w:r>
          </w:p>
        </w:tc>
        <w:tc>
          <w:tcPr>
            <w:tcW w:w="543" w:type="dxa"/>
            <w:shd w:val="clear" w:color="auto" w:fill="auto"/>
            <w:noWrap/>
            <w:hideMark/>
          </w:tcPr>
          <w:p w14:paraId="4D963655" w14:textId="77777777" w:rsidR="00A8620E" w:rsidRPr="00B60D70" w:rsidRDefault="00A8620E" w:rsidP="00A8620E">
            <w:pPr>
              <w:jc w:val="left"/>
              <w:rPr>
                <w:rFonts w:eastAsia="Times New Roman"/>
                <w:sz w:val="28"/>
                <w:szCs w:val="28"/>
                <w:lang w:bidi="ar-SA"/>
              </w:rPr>
            </w:pPr>
          </w:p>
        </w:tc>
        <w:tc>
          <w:tcPr>
            <w:tcW w:w="543" w:type="dxa"/>
            <w:shd w:val="clear" w:color="auto" w:fill="auto"/>
            <w:noWrap/>
            <w:hideMark/>
          </w:tcPr>
          <w:p w14:paraId="16AF29C9"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58E2B266"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0BE2DD9B"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195C4207"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035DBB4C" w14:textId="77777777" w:rsidR="00A8620E" w:rsidRPr="00B60D70" w:rsidRDefault="00A8620E" w:rsidP="00A8620E">
            <w:pPr>
              <w:jc w:val="center"/>
              <w:rPr>
                <w:rFonts w:eastAsia="Times New Roman"/>
                <w:sz w:val="28"/>
                <w:szCs w:val="28"/>
                <w:lang w:bidi="ar-SA"/>
              </w:rPr>
            </w:pPr>
          </w:p>
        </w:tc>
      </w:tr>
      <w:tr w:rsidR="00B60D70" w:rsidRPr="00B60D70" w14:paraId="18B1BBBF" w14:textId="77777777" w:rsidTr="00A8620E">
        <w:trPr>
          <w:trHeight w:val="336"/>
        </w:trPr>
        <w:tc>
          <w:tcPr>
            <w:tcW w:w="704" w:type="dxa"/>
            <w:tcBorders>
              <w:top w:val="nil"/>
              <w:left w:val="single" w:sz="4" w:space="0" w:color="auto"/>
              <w:bottom w:val="nil"/>
              <w:right w:val="single" w:sz="4" w:space="0" w:color="auto"/>
            </w:tcBorders>
            <w:shd w:val="clear" w:color="auto" w:fill="auto"/>
            <w:noWrap/>
          </w:tcPr>
          <w:p w14:paraId="622953F0" w14:textId="501C3014" w:rsidR="00A8620E" w:rsidRPr="00B60D70" w:rsidRDefault="00A8620E" w:rsidP="00A8620E">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66861925" w14:textId="51694F83"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417F7D0E" w14:textId="77777777" w:rsidR="00A8620E" w:rsidRPr="00B60D70" w:rsidRDefault="00A8620E" w:rsidP="00A8620E">
            <w:pPr>
              <w:jc w:val="left"/>
              <w:rPr>
                <w:rFonts w:eastAsia="Times New Roman"/>
                <w:sz w:val="28"/>
                <w:szCs w:val="28"/>
                <w:lang w:bidi="ar-SA"/>
              </w:rPr>
            </w:pPr>
            <w:r w:rsidRPr="00B60D70">
              <w:rPr>
                <w:rFonts w:eastAsia="Times New Roman"/>
                <w:sz w:val="28"/>
                <w:szCs w:val="28"/>
                <w:cs/>
              </w:rPr>
              <w:t>เรียนรู้ด้วยตนเอง</w:t>
            </w:r>
          </w:p>
        </w:tc>
        <w:tc>
          <w:tcPr>
            <w:tcW w:w="543" w:type="dxa"/>
            <w:shd w:val="clear" w:color="auto" w:fill="auto"/>
            <w:noWrap/>
            <w:hideMark/>
          </w:tcPr>
          <w:p w14:paraId="52ED490B" w14:textId="77777777" w:rsidR="00A8620E" w:rsidRPr="00B60D70" w:rsidRDefault="00A8620E" w:rsidP="00A8620E">
            <w:pPr>
              <w:jc w:val="left"/>
              <w:rPr>
                <w:rFonts w:eastAsia="Times New Roman"/>
                <w:sz w:val="28"/>
                <w:szCs w:val="28"/>
                <w:lang w:bidi="ar-SA"/>
              </w:rPr>
            </w:pPr>
          </w:p>
        </w:tc>
        <w:tc>
          <w:tcPr>
            <w:tcW w:w="543" w:type="dxa"/>
            <w:shd w:val="clear" w:color="auto" w:fill="auto"/>
            <w:noWrap/>
            <w:hideMark/>
          </w:tcPr>
          <w:p w14:paraId="7418055B"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58927682"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05D93C36"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79E79511"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444EA8E2" w14:textId="77777777" w:rsidR="00A8620E" w:rsidRPr="00B60D70" w:rsidRDefault="00A8620E" w:rsidP="00A8620E">
            <w:pPr>
              <w:jc w:val="center"/>
              <w:rPr>
                <w:rFonts w:eastAsia="Times New Roman"/>
                <w:sz w:val="28"/>
                <w:szCs w:val="28"/>
                <w:lang w:bidi="ar-SA"/>
              </w:rPr>
            </w:pPr>
          </w:p>
        </w:tc>
      </w:tr>
      <w:tr w:rsidR="00B60D70" w:rsidRPr="00B60D70" w14:paraId="14BE458A" w14:textId="77777777" w:rsidTr="00A8620E">
        <w:trPr>
          <w:trHeight w:val="336"/>
        </w:trPr>
        <w:tc>
          <w:tcPr>
            <w:tcW w:w="704" w:type="dxa"/>
            <w:tcBorders>
              <w:top w:val="nil"/>
              <w:left w:val="single" w:sz="4" w:space="0" w:color="auto"/>
              <w:bottom w:val="nil"/>
              <w:right w:val="single" w:sz="4" w:space="0" w:color="auto"/>
            </w:tcBorders>
            <w:shd w:val="clear" w:color="auto" w:fill="auto"/>
            <w:noWrap/>
          </w:tcPr>
          <w:p w14:paraId="757C5976" w14:textId="4E5B50D6" w:rsidR="00A8620E" w:rsidRPr="00B60D70" w:rsidRDefault="00A8620E" w:rsidP="00A8620E">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3E810438" w14:textId="646D40C9"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hideMark/>
          </w:tcPr>
          <w:p w14:paraId="768BB806" w14:textId="77777777" w:rsidR="00A8620E" w:rsidRPr="00B60D70" w:rsidRDefault="00A8620E" w:rsidP="00A8620E">
            <w:pPr>
              <w:jc w:val="left"/>
              <w:rPr>
                <w:rFonts w:eastAsia="Times New Roman"/>
                <w:sz w:val="28"/>
                <w:szCs w:val="28"/>
                <w:lang w:bidi="ar-SA"/>
              </w:rPr>
            </w:pPr>
            <w:r w:rsidRPr="00B60D70">
              <w:rPr>
                <w:rFonts w:eastAsia="Times New Roman"/>
                <w:sz w:val="28"/>
                <w:szCs w:val="28"/>
                <w:cs/>
              </w:rPr>
              <w:t>เรียนรู้ตลอดชีวิต</w:t>
            </w:r>
          </w:p>
        </w:tc>
        <w:tc>
          <w:tcPr>
            <w:tcW w:w="543" w:type="dxa"/>
            <w:shd w:val="clear" w:color="auto" w:fill="auto"/>
            <w:noWrap/>
            <w:hideMark/>
          </w:tcPr>
          <w:p w14:paraId="691FBCA8" w14:textId="77777777" w:rsidR="00A8620E" w:rsidRPr="00B60D70" w:rsidRDefault="00A8620E" w:rsidP="00A8620E">
            <w:pPr>
              <w:jc w:val="left"/>
              <w:rPr>
                <w:rFonts w:eastAsia="Times New Roman"/>
                <w:sz w:val="28"/>
                <w:szCs w:val="28"/>
                <w:lang w:bidi="ar-SA"/>
              </w:rPr>
            </w:pPr>
          </w:p>
        </w:tc>
        <w:tc>
          <w:tcPr>
            <w:tcW w:w="543" w:type="dxa"/>
            <w:shd w:val="clear" w:color="auto" w:fill="auto"/>
            <w:noWrap/>
            <w:hideMark/>
          </w:tcPr>
          <w:p w14:paraId="01956A41"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5C19DE55"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67734EDA"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4DA4DCAF"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48B2F719" w14:textId="77777777" w:rsidR="00A8620E" w:rsidRPr="00B60D70" w:rsidRDefault="00A8620E" w:rsidP="00A8620E">
            <w:pPr>
              <w:jc w:val="center"/>
              <w:rPr>
                <w:rFonts w:eastAsia="Times New Roman"/>
                <w:sz w:val="28"/>
                <w:szCs w:val="28"/>
                <w:lang w:bidi="ar-SA"/>
              </w:rPr>
            </w:pPr>
          </w:p>
        </w:tc>
      </w:tr>
      <w:tr w:rsidR="00B60D70" w:rsidRPr="00B60D70" w14:paraId="4933E79B" w14:textId="77777777" w:rsidTr="00A8620E">
        <w:trPr>
          <w:trHeight w:val="336"/>
        </w:trPr>
        <w:tc>
          <w:tcPr>
            <w:tcW w:w="704" w:type="dxa"/>
            <w:tcBorders>
              <w:top w:val="nil"/>
              <w:left w:val="single" w:sz="4" w:space="0" w:color="auto"/>
              <w:bottom w:val="nil"/>
              <w:right w:val="single" w:sz="4" w:space="0" w:color="auto"/>
            </w:tcBorders>
            <w:shd w:val="clear" w:color="auto" w:fill="auto"/>
            <w:noWrap/>
          </w:tcPr>
          <w:p w14:paraId="627E6F3C" w14:textId="4496FA9F" w:rsidR="00A8620E" w:rsidRPr="00B60D70" w:rsidRDefault="00A8620E" w:rsidP="00A8620E">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277E422A" w14:textId="2038F836"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hideMark/>
          </w:tcPr>
          <w:p w14:paraId="31BD1848" w14:textId="77777777" w:rsidR="00A8620E" w:rsidRPr="00B60D70" w:rsidRDefault="00A8620E" w:rsidP="00A8620E">
            <w:pPr>
              <w:jc w:val="left"/>
              <w:rPr>
                <w:rFonts w:eastAsia="Times New Roman"/>
                <w:sz w:val="28"/>
                <w:szCs w:val="28"/>
                <w:lang w:bidi="ar-SA"/>
              </w:rPr>
            </w:pPr>
            <w:r w:rsidRPr="00B60D70">
              <w:rPr>
                <w:rFonts w:eastAsia="Times New Roman"/>
                <w:sz w:val="28"/>
                <w:szCs w:val="28"/>
                <w:cs/>
              </w:rPr>
              <w:t>เรียนรู้-ละทิ้งสิ่งที่รู้เดิม</w:t>
            </w:r>
            <w:r w:rsidRPr="00B60D70">
              <w:rPr>
                <w:rFonts w:eastAsia="Times New Roman"/>
                <w:sz w:val="28"/>
                <w:szCs w:val="28"/>
                <w:lang w:bidi="ar-SA"/>
              </w:rPr>
              <w:t xml:space="preserve"> (</w:t>
            </w:r>
            <w:r w:rsidRPr="00B60D70">
              <w:rPr>
                <w:rFonts w:eastAsia="Times New Roman"/>
                <w:sz w:val="28"/>
                <w:szCs w:val="28"/>
                <w:cs/>
              </w:rPr>
              <w:t>ที่ไม่ถูกต้อง)-เรียนรู้ใหม่</w:t>
            </w:r>
          </w:p>
        </w:tc>
        <w:tc>
          <w:tcPr>
            <w:tcW w:w="543" w:type="dxa"/>
            <w:shd w:val="clear" w:color="auto" w:fill="auto"/>
            <w:noWrap/>
            <w:hideMark/>
          </w:tcPr>
          <w:p w14:paraId="3E593F86" w14:textId="77777777" w:rsidR="00A8620E" w:rsidRPr="00B60D70" w:rsidRDefault="00A8620E" w:rsidP="00A8620E">
            <w:pPr>
              <w:jc w:val="left"/>
              <w:rPr>
                <w:rFonts w:eastAsia="Times New Roman"/>
                <w:sz w:val="28"/>
                <w:szCs w:val="28"/>
                <w:lang w:bidi="ar-SA"/>
              </w:rPr>
            </w:pPr>
          </w:p>
        </w:tc>
        <w:tc>
          <w:tcPr>
            <w:tcW w:w="543" w:type="dxa"/>
            <w:shd w:val="clear" w:color="auto" w:fill="auto"/>
            <w:noWrap/>
            <w:hideMark/>
          </w:tcPr>
          <w:p w14:paraId="00E6C875"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30A4DCA3"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3FB13288"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0BEC5E2B"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05E54FD2" w14:textId="77777777" w:rsidR="00A8620E" w:rsidRPr="00B60D70" w:rsidRDefault="00A8620E" w:rsidP="00A8620E">
            <w:pPr>
              <w:jc w:val="center"/>
              <w:rPr>
                <w:rFonts w:eastAsia="Times New Roman"/>
                <w:sz w:val="28"/>
                <w:szCs w:val="28"/>
                <w:lang w:bidi="ar-SA"/>
              </w:rPr>
            </w:pPr>
          </w:p>
        </w:tc>
      </w:tr>
      <w:tr w:rsidR="00B60D70" w:rsidRPr="00B60D70" w14:paraId="7160BEC7" w14:textId="77777777" w:rsidTr="00A8620E">
        <w:trPr>
          <w:trHeight w:val="336"/>
        </w:trPr>
        <w:tc>
          <w:tcPr>
            <w:tcW w:w="704" w:type="dxa"/>
            <w:tcBorders>
              <w:top w:val="nil"/>
              <w:left w:val="single" w:sz="4" w:space="0" w:color="auto"/>
              <w:bottom w:val="nil"/>
              <w:right w:val="single" w:sz="4" w:space="0" w:color="auto"/>
            </w:tcBorders>
            <w:shd w:val="clear" w:color="auto" w:fill="auto"/>
            <w:noWrap/>
          </w:tcPr>
          <w:p w14:paraId="6749079D" w14:textId="3F3B7463" w:rsidR="00A8620E" w:rsidRPr="00B60D70" w:rsidRDefault="00A8620E" w:rsidP="00A8620E">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77B5F7DC" w14:textId="6F1978C8"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hideMark/>
          </w:tcPr>
          <w:p w14:paraId="1AF2AD5B" w14:textId="77777777" w:rsidR="00A8620E" w:rsidRPr="00B60D70" w:rsidRDefault="00A8620E" w:rsidP="00A8620E">
            <w:pPr>
              <w:jc w:val="left"/>
              <w:rPr>
                <w:rFonts w:eastAsia="Times New Roman"/>
                <w:sz w:val="28"/>
                <w:szCs w:val="28"/>
                <w:lang w:bidi="ar-SA"/>
              </w:rPr>
            </w:pPr>
            <w:r w:rsidRPr="00B60D70">
              <w:rPr>
                <w:rFonts w:eastAsia="Times New Roman"/>
                <w:sz w:val="28"/>
                <w:szCs w:val="28"/>
                <w:cs/>
              </w:rPr>
              <w:t>กรอบคิดแบบเติบโต</w:t>
            </w:r>
          </w:p>
        </w:tc>
        <w:tc>
          <w:tcPr>
            <w:tcW w:w="543" w:type="dxa"/>
            <w:shd w:val="clear" w:color="auto" w:fill="auto"/>
            <w:noWrap/>
            <w:hideMark/>
          </w:tcPr>
          <w:p w14:paraId="6AF14E67" w14:textId="77777777" w:rsidR="00A8620E" w:rsidRPr="00B60D70" w:rsidRDefault="00A8620E" w:rsidP="00A8620E">
            <w:pPr>
              <w:jc w:val="left"/>
              <w:rPr>
                <w:rFonts w:eastAsia="Times New Roman"/>
                <w:sz w:val="28"/>
                <w:szCs w:val="28"/>
                <w:lang w:bidi="ar-SA"/>
              </w:rPr>
            </w:pPr>
          </w:p>
        </w:tc>
        <w:tc>
          <w:tcPr>
            <w:tcW w:w="543" w:type="dxa"/>
            <w:shd w:val="clear" w:color="auto" w:fill="auto"/>
            <w:noWrap/>
            <w:hideMark/>
          </w:tcPr>
          <w:p w14:paraId="4659B729"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7AD46F8A"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42C8048F"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0E63AC82"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20DDA070" w14:textId="77777777" w:rsidR="00A8620E" w:rsidRPr="00B60D70" w:rsidRDefault="00A8620E" w:rsidP="00A8620E">
            <w:pPr>
              <w:jc w:val="center"/>
              <w:rPr>
                <w:rFonts w:eastAsia="Times New Roman"/>
                <w:sz w:val="28"/>
                <w:szCs w:val="28"/>
                <w:lang w:bidi="ar-SA"/>
              </w:rPr>
            </w:pPr>
          </w:p>
        </w:tc>
      </w:tr>
      <w:tr w:rsidR="00B60D70" w:rsidRPr="00B60D70" w14:paraId="6BA6AAAE" w14:textId="77777777" w:rsidTr="00A8620E">
        <w:trPr>
          <w:trHeight w:val="336"/>
        </w:trPr>
        <w:tc>
          <w:tcPr>
            <w:tcW w:w="704" w:type="dxa"/>
            <w:tcBorders>
              <w:top w:val="nil"/>
              <w:left w:val="single" w:sz="4" w:space="0" w:color="auto"/>
              <w:bottom w:val="nil"/>
              <w:right w:val="single" w:sz="4" w:space="0" w:color="auto"/>
            </w:tcBorders>
            <w:shd w:val="clear" w:color="auto" w:fill="auto"/>
            <w:noWrap/>
          </w:tcPr>
          <w:p w14:paraId="2783CD2F" w14:textId="252D6707" w:rsidR="00A8620E" w:rsidRPr="00B60D70" w:rsidRDefault="00A8620E" w:rsidP="00A8620E">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06634557" w14:textId="66ECCACF"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2967D61A" w14:textId="77777777" w:rsidR="00A8620E" w:rsidRPr="00B60D70" w:rsidRDefault="00A8620E" w:rsidP="00A8620E">
            <w:pPr>
              <w:jc w:val="left"/>
              <w:rPr>
                <w:rFonts w:eastAsia="Times New Roman"/>
                <w:sz w:val="28"/>
                <w:szCs w:val="28"/>
                <w:lang w:bidi="ar-SA"/>
              </w:rPr>
            </w:pPr>
            <w:r w:rsidRPr="00B60D70">
              <w:rPr>
                <w:rFonts w:eastAsia="Times New Roman"/>
                <w:sz w:val="28"/>
                <w:szCs w:val="28"/>
                <w:cs/>
              </w:rPr>
              <w:t>การลงมือปฏิบัติ</w:t>
            </w:r>
          </w:p>
        </w:tc>
        <w:tc>
          <w:tcPr>
            <w:tcW w:w="543" w:type="dxa"/>
            <w:shd w:val="clear" w:color="auto" w:fill="auto"/>
            <w:noWrap/>
            <w:hideMark/>
          </w:tcPr>
          <w:p w14:paraId="0F8D5F77" w14:textId="77777777" w:rsidR="00A8620E" w:rsidRPr="00B60D70" w:rsidRDefault="00A8620E" w:rsidP="00A8620E">
            <w:pPr>
              <w:jc w:val="left"/>
              <w:rPr>
                <w:rFonts w:eastAsia="Times New Roman"/>
                <w:sz w:val="28"/>
                <w:szCs w:val="28"/>
                <w:lang w:bidi="ar-SA"/>
              </w:rPr>
            </w:pPr>
          </w:p>
        </w:tc>
        <w:tc>
          <w:tcPr>
            <w:tcW w:w="543" w:type="dxa"/>
            <w:shd w:val="clear" w:color="auto" w:fill="auto"/>
            <w:noWrap/>
            <w:hideMark/>
          </w:tcPr>
          <w:p w14:paraId="3D941EAA"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76692FB4"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3C580553"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17D12196"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4D024890" w14:textId="77777777" w:rsidR="00A8620E" w:rsidRPr="00B60D70" w:rsidRDefault="00A8620E" w:rsidP="00A8620E">
            <w:pPr>
              <w:jc w:val="center"/>
              <w:rPr>
                <w:rFonts w:eastAsia="Times New Roman"/>
                <w:sz w:val="28"/>
                <w:szCs w:val="28"/>
                <w:lang w:bidi="ar-SA"/>
              </w:rPr>
            </w:pPr>
          </w:p>
        </w:tc>
      </w:tr>
      <w:tr w:rsidR="00B60D70" w:rsidRPr="00B60D70" w14:paraId="6CAAD683" w14:textId="77777777" w:rsidTr="00A8620E">
        <w:trPr>
          <w:trHeight w:val="336"/>
        </w:trPr>
        <w:tc>
          <w:tcPr>
            <w:tcW w:w="704" w:type="dxa"/>
            <w:tcBorders>
              <w:top w:val="nil"/>
              <w:left w:val="single" w:sz="4" w:space="0" w:color="auto"/>
              <w:bottom w:val="nil"/>
              <w:right w:val="single" w:sz="4" w:space="0" w:color="auto"/>
            </w:tcBorders>
            <w:shd w:val="clear" w:color="auto" w:fill="auto"/>
            <w:noWrap/>
          </w:tcPr>
          <w:p w14:paraId="73EEC467" w14:textId="0D4AB64C" w:rsidR="00A8620E" w:rsidRPr="00B60D70" w:rsidRDefault="00A8620E" w:rsidP="00A8620E">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29F1928A" w14:textId="59D64CBC"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hideMark/>
          </w:tcPr>
          <w:p w14:paraId="338F79FF" w14:textId="77777777" w:rsidR="00A8620E" w:rsidRPr="00B60D70" w:rsidRDefault="00A8620E" w:rsidP="00A8620E">
            <w:pPr>
              <w:jc w:val="left"/>
              <w:rPr>
                <w:rFonts w:eastAsia="Times New Roman"/>
                <w:sz w:val="28"/>
                <w:szCs w:val="28"/>
                <w:lang w:bidi="ar-SA"/>
              </w:rPr>
            </w:pPr>
            <w:r w:rsidRPr="00B60D70">
              <w:rPr>
                <w:rFonts w:eastAsia="Times New Roman"/>
                <w:sz w:val="28"/>
                <w:szCs w:val="28"/>
                <w:cs/>
              </w:rPr>
              <w:t xml:space="preserve">ความเป็นพลเมือง </w:t>
            </w:r>
            <w:proofErr w:type="spellStart"/>
            <w:r w:rsidRPr="00B60D70">
              <w:rPr>
                <w:rFonts w:eastAsia="Times New Roman"/>
                <w:sz w:val="28"/>
                <w:szCs w:val="28"/>
                <w:cs/>
              </w:rPr>
              <w:t>มจ</w:t>
            </w:r>
            <w:proofErr w:type="spellEnd"/>
            <w:r w:rsidRPr="00B60D70">
              <w:rPr>
                <w:rFonts w:eastAsia="Times New Roman"/>
                <w:sz w:val="28"/>
                <w:szCs w:val="28"/>
                <w:cs/>
              </w:rPr>
              <w:t>ธ.</w:t>
            </w:r>
            <w:r w:rsidRPr="00B60D70">
              <w:rPr>
                <w:rFonts w:eastAsia="Times New Roman"/>
                <w:sz w:val="28"/>
                <w:szCs w:val="28"/>
                <w:lang w:bidi="ar-SA"/>
              </w:rPr>
              <w:t xml:space="preserve"> (KMUTT’s citizenship)</w:t>
            </w:r>
          </w:p>
        </w:tc>
        <w:tc>
          <w:tcPr>
            <w:tcW w:w="543" w:type="dxa"/>
            <w:shd w:val="clear" w:color="auto" w:fill="auto"/>
            <w:noWrap/>
            <w:hideMark/>
          </w:tcPr>
          <w:p w14:paraId="2247F884" w14:textId="77777777" w:rsidR="00A8620E" w:rsidRPr="00B60D70" w:rsidRDefault="00A8620E" w:rsidP="00A8620E">
            <w:pPr>
              <w:jc w:val="left"/>
              <w:rPr>
                <w:rFonts w:eastAsia="Times New Roman"/>
                <w:sz w:val="28"/>
                <w:szCs w:val="28"/>
                <w:lang w:bidi="ar-SA"/>
              </w:rPr>
            </w:pPr>
          </w:p>
        </w:tc>
        <w:tc>
          <w:tcPr>
            <w:tcW w:w="543" w:type="dxa"/>
            <w:shd w:val="clear" w:color="auto" w:fill="auto"/>
            <w:noWrap/>
            <w:hideMark/>
          </w:tcPr>
          <w:p w14:paraId="3E15A15E"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5EDC5C94"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46D873E7"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78E35276"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43DF6823" w14:textId="77777777" w:rsidR="00A8620E" w:rsidRPr="00B60D70" w:rsidRDefault="00A8620E" w:rsidP="00A8620E">
            <w:pPr>
              <w:jc w:val="center"/>
              <w:rPr>
                <w:rFonts w:eastAsia="Times New Roman"/>
                <w:sz w:val="28"/>
                <w:szCs w:val="28"/>
                <w:lang w:bidi="ar-SA"/>
              </w:rPr>
            </w:pPr>
          </w:p>
        </w:tc>
      </w:tr>
      <w:tr w:rsidR="00B60D70" w:rsidRPr="00B60D70" w14:paraId="4F2BCAFE" w14:textId="77777777" w:rsidTr="00A8620E">
        <w:trPr>
          <w:trHeight w:val="336"/>
        </w:trPr>
        <w:tc>
          <w:tcPr>
            <w:tcW w:w="704" w:type="dxa"/>
            <w:tcBorders>
              <w:top w:val="nil"/>
              <w:left w:val="single" w:sz="4" w:space="0" w:color="auto"/>
              <w:bottom w:val="nil"/>
              <w:right w:val="single" w:sz="4" w:space="0" w:color="auto"/>
            </w:tcBorders>
            <w:shd w:val="clear" w:color="auto" w:fill="auto"/>
            <w:noWrap/>
          </w:tcPr>
          <w:p w14:paraId="70F44A96" w14:textId="663BF5F1" w:rsidR="00A8620E" w:rsidRPr="00B60D70" w:rsidRDefault="00A8620E" w:rsidP="00A8620E">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66DE4504" w14:textId="0640279A"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hideMark/>
          </w:tcPr>
          <w:p w14:paraId="780A9346" w14:textId="77777777" w:rsidR="00A8620E" w:rsidRPr="00B60D70" w:rsidRDefault="00A8620E" w:rsidP="00A8620E">
            <w:pPr>
              <w:jc w:val="left"/>
              <w:rPr>
                <w:rFonts w:eastAsia="Times New Roman"/>
                <w:sz w:val="28"/>
                <w:szCs w:val="28"/>
                <w:lang w:bidi="ar-SA"/>
              </w:rPr>
            </w:pPr>
            <w:r w:rsidRPr="00B60D70">
              <w:rPr>
                <w:rFonts w:eastAsia="Times New Roman"/>
                <w:sz w:val="28"/>
                <w:szCs w:val="28"/>
                <w:cs/>
              </w:rPr>
              <w:t>ทักษะการเรียนรู้ (</w:t>
            </w:r>
            <w:r w:rsidRPr="00B60D70">
              <w:rPr>
                <w:rFonts w:eastAsia="Times New Roman"/>
                <w:sz w:val="28"/>
                <w:szCs w:val="28"/>
              </w:rPr>
              <w:t>Learning Skill)</w:t>
            </w:r>
          </w:p>
        </w:tc>
        <w:tc>
          <w:tcPr>
            <w:tcW w:w="543" w:type="dxa"/>
            <w:shd w:val="clear" w:color="auto" w:fill="auto"/>
            <w:noWrap/>
            <w:hideMark/>
          </w:tcPr>
          <w:p w14:paraId="48C0E90D" w14:textId="77777777" w:rsidR="00A8620E" w:rsidRPr="00B60D70" w:rsidRDefault="00A8620E" w:rsidP="00A8620E">
            <w:pPr>
              <w:jc w:val="left"/>
              <w:rPr>
                <w:rFonts w:eastAsia="Times New Roman"/>
                <w:sz w:val="28"/>
                <w:szCs w:val="28"/>
                <w:lang w:bidi="ar-SA"/>
              </w:rPr>
            </w:pPr>
          </w:p>
        </w:tc>
        <w:tc>
          <w:tcPr>
            <w:tcW w:w="543" w:type="dxa"/>
            <w:shd w:val="clear" w:color="auto" w:fill="auto"/>
            <w:noWrap/>
            <w:hideMark/>
          </w:tcPr>
          <w:p w14:paraId="2BB9850B"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0731D15D"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1D399283"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44B66822"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24C5B134" w14:textId="77777777" w:rsidR="00A8620E" w:rsidRPr="00B60D70" w:rsidRDefault="00A8620E" w:rsidP="00A8620E">
            <w:pPr>
              <w:jc w:val="center"/>
              <w:rPr>
                <w:rFonts w:eastAsia="Times New Roman"/>
                <w:sz w:val="28"/>
                <w:szCs w:val="28"/>
                <w:lang w:bidi="ar-SA"/>
              </w:rPr>
            </w:pPr>
          </w:p>
        </w:tc>
      </w:tr>
      <w:tr w:rsidR="00B60D70" w:rsidRPr="00B60D70" w14:paraId="4A429C5E" w14:textId="77777777" w:rsidTr="00A8620E">
        <w:trPr>
          <w:trHeight w:val="336"/>
        </w:trPr>
        <w:tc>
          <w:tcPr>
            <w:tcW w:w="704" w:type="dxa"/>
            <w:tcBorders>
              <w:top w:val="nil"/>
              <w:left w:val="single" w:sz="4" w:space="0" w:color="auto"/>
              <w:bottom w:val="nil"/>
              <w:right w:val="single" w:sz="4" w:space="0" w:color="auto"/>
            </w:tcBorders>
            <w:shd w:val="clear" w:color="auto" w:fill="auto"/>
            <w:noWrap/>
          </w:tcPr>
          <w:p w14:paraId="5E174777" w14:textId="16611089" w:rsidR="00A8620E" w:rsidRPr="00B60D70" w:rsidRDefault="00A8620E" w:rsidP="00A8620E">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3E1D8E3A" w14:textId="255704D4"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hideMark/>
          </w:tcPr>
          <w:p w14:paraId="0EE6136D" w14:textId="77777777" w:rsidR="00A8620E" w:rsidRPr="00B60D70" w:rsidRDefault="00A8620E" w:rsidP="00A8620E">
            <w:pPr>
              <w:jc w:val="left"/>
              <w:rPr>
                <w:rFonts w:eastAsia="Times New Roman"/>
                <w:sz w:val="28"/>
                <w:szCs w:val="28"/>
                <w:lang w:bidi="ar-SA"/>
              </w:rPr>
            </w:pPr>
            <w:r w:rsidRPr="00B60D70">
              <w:rPr>
                <w:rFonts w:eastAsia="Times New Roman"/>
                <w:sz w:val="28"/>
                <w:szCs w:val="28"/>
                <w:cs/>
              </w:rPr>
              <w:t>ทักษะการคิด (</w:t>
            </w:r>
            <w:r w:rsidRPr="00B60D70">
              <w:rPr>
                <w:rFonts w:eastAsia="Times New Roman"/>
                <w:sz w:val="28"/>
                <w:szCs w:val="28"/>
              </w:rPr>
              <w:t>Thinking Skill)</w:t>
            </w:r>
          </w:p>
        </w:tc>
        <w:tc>
          <w:tcPr>
            <w:tcW w:w="543" w:type="dxa"/>
            <w:shd w:val="clear" w:color="auto" w:fill="auto"/>
            <w:noWrap/>
            <w:hideMark/>
          </w:tcPr>
          <w:p w14:paraId="2B83F399" w14:textId="77777777" w:rsidR="00A8620E" w:rsidRPr="00B60D70" w:rsidRDefault="00A8620E" w:rsidP="00A8620E">
            <w:pPr>
              <w:jc w:val="left"/>
              <w:rPr>
                <w:rFonts w:eastAsia="Times New Roman"/>
                <w:sz w:val="28"/>
                <w:szCs w:val="28"/>
                <w:lang w:bidi="ar-SA"/>
              </w:rPr>
            </w:pPr>
          </w:p>
        </w:tc>
        <w:tc>
          <w:tcPr>
            <w:tcW w:w="543" w:type="dxa"/>
            <w:shd w:val="clear" w:color="auto" w:fill="auto"/>
            <w:noWrap/>
            <w:hideMark/>
          </w:tcPr>
          <w:p w14:paraId="0024F480"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24C483A8"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21FB7D81"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480A8BF0"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57A75A5E" w14:textId="77777777" w:rsidR="00A8620E" w:rsidRPr="00B60D70" w:rsidRDefault="00A8620E" w:rsidP="00A8620E">
            <w:pPr>
              <w:jc w:val="center"/>
              <w:rPr>
                <w:rFonts w:eastAsia="Times New Roman"/>
                <w:sz w:val="28"/>
                <w:szCs w:val="28"/>
                <w:lang w:bidi="ar-SA"/>
              </w:rPr>
            </w:pPr>
          </w:p>
        </w:tc>
      </w:tr>
      <w:tr w:rsidR="00B60D70" w:rsidRPr="00B60D70" w14:paraId="350728FE" w14:textId="77777777" w:rsidTr="00A8620E">
        <w:trPr>
          <w:trHeight w:val="336"/>
        </w:trPr>
        <w:tc>
          <w:tcPr>
            <w:tcW w:w="704" w:type="dxa"/>
            <w:tcBorders>
              <w:top w:val="nil"/>
              <w:left w:val="single" w:sz="4" w:space="0" w:color="auto"/>
              <w:bottom w:val="nil"/>
              <w:right w:val="single" w:sz="4" w:space="0" w:color="auto"/>
            </w:tcBorders>
            <w:shd w:val="clear" w:color="auto" w:fill="auto"/>
            <w:noWrap/>
          </w:tcPr>
          <w:p w14:paraId="7875A247" w14:textId="10D63737" w:rsidR="00A8620E" w:rsidRPr="00B60D70" w:rsidRDefault="00A8620E" w:rsidP="00A8620E">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53DF7FB8" w14:textId="24C4113E"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hideMark/>
          </w:tcPr>
          <w:p w14:paraId="40338E7C" w14:textId="77777777" w:rsidR="00A8620E" w:rsidRPr="00B60D70" w:rsidRDefault="00A8620E" w:rsidP="00A8620E">
            <w:pPr>
              <w:jc w:val="left"/>
              <w:rPr>
                <w:rFonts w:eastAsia="Times New Roman"/>
                <w:sz w:val="28"/>
                <w:szCs w:val="28"/>
                <w:lang w:bidi="ar-SA"/>
              </w:rPr>
            </w:pPr>
            <w:r w:rsidRPr="00B60D70">
              <w:rPr>
                <w:rFonts w:eastAsia="Times New Roman"/>
                <w:sz w:val="28"/>
                <w:szCs w:val="28"/>
                <w:cs/>
              </w:rPr>
              <w:t>ทักษะการจัดการ (</w:t>
            </w:r>
            <w:r w:rsidRPr="00B60D70">
              <w:rPr>
                <w:rFonts w:eastAsia="Times New Roman"/>
                <w:sz w:val="28"/>
                <w:szCs w:val="28"/>
              </w:rPr>
              <w:t>Management Skills)</w:t>
            </w:r>
          </w:p>
        </w:tc>
        <w:tc>
          <w:tcPr>
            <w:tcW w:w="543" w:type="dxa"/>
            <w:shd w:val="clear" w:color="auto" w:fill="auto"/>
            <w:noWrap/>
            <w:hideMark/>
          </w:tcPr>
          <w:p w14:paraId="14EE0051" w14:textId="77777777" w:rsidR="00A8620E" w:rsidRPr="00B60D70" w:rsidRDefault="00A8620E" w:rsidP="00A8620E">
            <w:pPr>
              <w:jc w:val="left"/>
              <w:rPr>
                <w:rFonts w:eastAsia="Times New Roman"/>
                <w:sz w:val="28"/>
                <w:szCs w:val="28"/>
                <w:lang w:bidi="ar-SA"/>
              </w:rPr>
            </w:pPr>
          </w:p>
        </w:tc>
        <w:tc>
          <w:tcPr>
            <w:tcW w:w="543" w:type="dxa"/>
            <w:shd w:val="clear" w:color="auto" w:fill="auto"/>
            <w:noWrap/>
            <w:hideMark/>
          </w:tcPr>
          <w:p w14:paraId="098EF207"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4BE7BEC6"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148E8FAB"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3C2A4F84"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3E393DDD" w14:textId="77777777" w:rsidR="00A8620E" w:rsidRPr="00B60D70" w:rsidRDefault="00A8620E" w:rsidP="00A8620E">
            <w:pPr>
              <w:jc w:val="center"/>
              <w:rPr>
                <w:rFonts w:eastAsia="Times New Roman"/>
                <w:sz w:val="28"/>
                <w:szCs w:val="28"/>
                <w:lang w:bidi="ar-SA"/>
              </w:rPr>
            </w:pPr>
          </w:p>
        </w:tc>
      </w:tr>
      <w:tr w:rsidR="00B60D70" w:rsidRPr="00B60D70" w14:paraId="1635DC32" w14:textId="77777777" w:rsidTr="00A8620E">
        <w:trPr>
          <w:trHeight w:val="336"/>
        </w:trPr>
        <w:tc>
          <w:tcPr>
            <w:tcW w:w="704" w:type="dxa"/>
            <w:tcBorders>
              <w:top w:val="nil"/>
              <w:left w:val="single" w:sz="4" w:space="0" w:color="auto"/>
              <w:bottom w:val="nil"/>
              <w:right w:val="single" w:sz="4" w:space="0" w:color="auto"/>
            </w:tcBorders>
            <w:shd w:val="clear" w:color="auto" w:fill="auto"/>
            <w:noWrap/>
          </w:tcPr>
          <w:p w14:paraId="6EBC6CB7" w14:textId="7790BC0D" w:rsidR="00A8620E" w:rsidRPr="00B60D70" w:rsidRDefault="00A8620E" w:rsidP="00A8620E">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4DA39D85" w14:textId="0510FB98"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hideMark/>
          </w:tcPr>
          <w:p w14:paraId="18DEC6AB" w14:textId="77777777" w:rsidR="00A8620E" w:rsidRPr="00B60D70" w:rsidRDefault="00A8620E" w:rsidP="00A8620E">
            <w:pPr>
              <w:jc w:val="left"/>
              <w:rPr>
                <w:rFonts w:eastAsia="Times New Roman"/>
                <w:sz w:val="28"/>
                <w:szCs w:val="28"/>
                <w:lang w:bidi="ar-SA"/>
              </w:rPr>
            </w:pPr>
            <w:r w:rsidRPr="00B60D70">
              <w:rPr>
                <w:rFonts w:eastAsia="Times New Roman"/>
                <w:sz w:val="28"/>
                <w:szCs w:val="28"/>
                <w:cs/>
              </w:rPr>
              <w:t>ทักษะการสื่อสาร (</w:t>
            </w:r>
            <w:r w:rsidRPr="00B60D70">
              <w:rPr>
                <w:rFonts w:eastAsia="Times New Roman"/>
                <w:sz w:val="28"/>
                <w:szCs w:val="28"/>
              </w:rPr>
              <w:t>Communication Skill)</w:t>
            </w:r>
          </w:p>
        </w:tc>
        <w:tc>
          <w:tcPr>
            <w:tcW w:w="543" w:type="dxa"/>
            <w:shd w:val="clear" w:color="auto" w:fill="auto"/>
            <w:noWrap/>
            <w:hideMark/>
          </w:tcPr>
          <w:p w14:paraId="35784F4F" w14:textId="77777777" w:rsidR="00A8620E" w:rsidRPr="00B60D70" w:rsidRDefault="00A8620E" w:rsidP="00A8620E">
            <w:pPr>
              <w:jc w:val="left"/>
              <w:rPr>
                <w:rFonts w:eastAsia="Times New Roman"/>
                <w:sz w:val="28"/>
                <w:szCs w:val="28"/>
                <w:lang w:bidi="ar-SA"/>
              </w:rPr>
            </w:pPr>
          </w:p>
        </w:tc>
        <w:tc>
          <w:tcPr>
            <w:tcW w:w="543" w:type="dxa"/>
            <w:shd w:val="clear" w:color="auto" w:fill="auto"/>
            <w:noWrap/>
            <w:hideMark/>
          </w:tcPr>
          <w:p w14:paraId="63876496"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5C2AB4FE"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6D6E60B1"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3E806022"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5DF4DFAD" w14:textId="77777777" w:rsidR="00A8620E" w:rsidRPr="00B60D70" w:rsidRDefault="00A8620E" w:rsidP="00A8620E">
            <w:pPr>
              <w:jc w:val="center"/>
              <w:rPr>
                <w:rFonts w:eastAsia="Times New Roman"/>
                <w:sz w:val="28"/>
                <w:szCs w:val="28"/>
                <w:lang w:bidi="ar-SA"/>
              </w:rPr>
            </w:pPr>
          </w:p>
        </w:tc>
      </w:tr>
      <w:tr w:rsidR="00B60D70" w:rsidRPr="00B60D70" w14:paraId="7AFC7A5A" w14:textId="77777777" w:rsidTr="00A8620E">
        <w:trPr>
          <w:trHeight w:val="336"/>
        </w:trPr>
        <w:tc>
          <w:tcPr>
            <w:tcW w:w="704" w:type="dxa"/>
            <w:tcBorders>
              <w:top w:val="nil"/>
              <w:left w:val="single" w:sz="4" w:space="0" w:color="auto"/>
              <w:bottom w:val="nil"/>
              <w:right w:val="single" w:sz="4" w:space="0" w:color="auto"/>
            </w:tcBorders>
            <w:shd w:val="clear" w:color="auto" w:fill="auto"/>
            <w:noWrap/>
          </w:tcPr>
          <w:p w14:paraId="2B4D36AB" w14:textId="22E38AEC" w:rsidR="00A8620E" w:rsidRPr="00B60D70" w:rsidRDefault="00A8620E" w:rsidP="00A8620E">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4C37030E" w14:textId="068B23A8"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757D0E1E" w14:textId="15D03D45" w:rsidR="00A8620E" w:rsidRPr="00B60D70" w:rsidRDefault="00A8620E" w:rsidP="00A8620E">
            <w:pPr>
              <w:jc w:val="left"/>
              <w:rPr>
                <w:rFonts w:eastAsia="Times New Roman"/>
                <w:sz w:val="28"/>
                <w:szCs w:val="28"/>
                <w:lang w:bidi="ar-SA"/>
              </w:rPr>
            </w:pPr>
            <w:r w:rsidRPr="00B60D70">
              <w:rPr>
                <w:rFonts w:eastAsia="Times New Roman"/>
                <w:sz w:val="28"/>
                <w:szCs w:val="28"/>
                <w:cs/>
              </w:rPr>
              <w:t>ทัศนคติ</w:t>
            </w:r>
            <w:r w:rsidR="002213F3" w:rsidRPr="00B60D70">
              <w:rPr>
                <w:rFonts w:eastAsia="Times New Roman" w:hint="cs"/>
                <w:sz w:val="28"/>
                <w:szCs w:val="28"/>
                <w:cs/>
              </w:rPr>
              <w:t>ที่ดี</w:t>
            </w:r>
          </w:p>
        </w:tc>
        <w:tc>
          <w:tcPr>
            <w:tcW w:w="543" w:type="dxa"/>
            <w:shd w:val="clear" w:color="auto" w:fill="auto"/>
            <w:noWrap/>
            <w:hideMark/>
          </w:tcPr>
          <w:p w14:paraId="59939387" w14:textId="77777777" w:rsidR="00A8620E" w:rsidRPr="00B60D70" w:rsidRDefault="00A8620E" w:rsidP="00A8620E">
            <w:pPr>
              <w:jc w:val="left"/>
              <w:rPr>
                <w:rFonts w:eastAsia="Times New Roman"/>
                <w:sz w:val="28"/>
                <w:szCs w:val="28"/>
                <w:lang w:bidi="ar-SA"/>
              </w:rPr>
            </w:pPr>
          </w:p>
        </w:tc>
        <w:tc>
          <w:tcPr>
            <w:tcW w:w="543" w:type="dxa"/>
            <w:shd w:val="clear" w:color="auto" w:fill="auto"/>
            <w:noWrap/>
            <w:hideMark/>
          </w:tcPr>
          <w:p w14:paraId="0D8F7AFC"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546DE053"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1643B4A2"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3E757495"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3B0647C7" w14:textId="77777777" w:rsidR="00A8620E" w:rsidRPr="00B60D70" w:rsidRDefault="00A8620E" w:rsidP="00A8620E">
            <w:pPr>
              <w:jc w:val="center"/>
              <w:rPr>
                <w:rFonts w:eastAsia="Times New Roman"/>
                <w:sz w:val="28"/>
                <w:szCs w:val="28"/>
                <w:lang w:bidi="ar-SA"/>
              </w:rPr>
            </w:pPr>
          </w:p>
        </w:tc>
      </w:tr>
      <w:tr w:rsidR="00B60D70" w:rsidRPr="00B60D70" w14:paraId="2B7246D8" w14:textId="77777777" w:rsidTr="00A8620E">
        <w:trPr>
          <w:trHeight w:val="336"/>
        </w:trPr>
        <w:tc>
          <w:tcPr>
            <w:tcW w:w="704" w:type="dxa"/>
            <w:tcBorders>
              <w:top w:val="nil"/>
              <w:left w:val="single" w:sz="4" w:space="0" w:color="auto"/>
              <w:bottom w:val="nil"/>
              <w:right w:val="single" w:sz="4" w:space="0" w:color="auto"/>
            </w:tcBorders>
            <w:shd w:val="clear" w:color="auto" w:fill="auto"/>
            <w:noWrap/>
          </w:tcPr>
          <w:p w14:paraId="42EEBF76" w14:textId="7729FE4F" w:rsidR="00A8620E" w:rsidRPr="00B60D70" w:rsidRDefault="00A8620E" w:rsidP="00A8620E">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5C33F9F1" w14:textId="0E553DA1"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510877DA" w14:textId="77777777" w:rsidR="00A8620E" w:rsidRPr="00B60D70" w:rsidRDefault="00A8620E" w:rsidP="00A8620E">
            <w:pPr>
              <w:jc w:val="left"/>
              <w:rPr>
                <w:rFonts w:eastAsia="Times New Roman"/>
                <w:sz w:val="28"/>
                <w:szCs w:val="28"/>
                <w:lang w:bidi="ar-SA"/>
              </w:rPr>
            </w:pPr>
            <w:r w:rsidRPr="00B60D70">
              <w:rPr>
                <w:rFonts w:eastAsia="Times New Roman"/>
                <w:sz w:val="28"/>
                <w:szCs w:val="28"/>
                <w:cs/>
              </w:rPr>
              <w:t>ทัศนคติเชิงบวก</w:t>
            </w:r>
          </w:p>
        </w:tc>
        <w:tc>
          <w:tcPr>
            <w:tcW w:w="543" w:type="dxa"/>
            <w:shd w:val="clear" w:color="auto" w:fill="auto"/>
            <w:noWrap/>
            <w:hideMark/>
          </w:tcPr>
          <w:p w14:paraId="4CEAD636" w14:textId="77777777" w:rsidR="00A8620E" w:rsidRPr="00B60D70" w:rsidRDefault="00A8620E" w:rsidP="00A8620E">
            <w:pPr>
              <w:jc w:val="left"/>
              <w:rPr>
                <w:rFonts w:eastAsia="Times New Roman"/>
                <w:sz w:val="28"/>
                <w:szCs w:val="28"/>
                <w:lang w:bidi="ar-SA"/>
              </w:rPr>
            </w:pPr>
          </w:p>
        </w:tc>
        <w:tc>
          <w:tcPr>
            <w:tcW w:w="543" w:type="dxa"/>
            <w:shd w:val="clear" w:color="auto" w:fill="auto"/>
            <w:noWrap/>
            <w:hideMark/>
          </w:tcPr>
          <w:p w14:paraId="6828C4A9"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7F0D6893"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4071BFCC"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66D7BA44"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7D11B5A4" w14:textId="77777777" w:rsidR="00A8620E" w:rsidRPr="00B60D70" w:rsidRDefault="00A8620E" w:rsidP="00A8620E">
            <w:pPr>
              <w:jc w:val="center"/>
              <w:rPr>
                <w:rFonts w:eastAsia="Times New Roman"/>
                <w:sz w:val="28"/>
                <w:szCs w:val="28"/>
                <w:lang w:bidi="ar-SA"/>
              </w:rPr>
            </w:pPr>
          </w:p>
        </w:tc>
      </w:tr>
      <w:tr w:rsidR="00B60D70" w:rsidRPr="00B60D70" w14:paraId="2C4F0A34" w14:textId="77777777" w:rsidTr="00A8620E">
        <w:trPr>
          <w:trHeight w:val="336"/>
        </w:trPr>
        <w:tc>
          <w:tcPr>
            <w:tcW w:w="704" w:type="dxa"/>
            <w:tcBorders>
              <w:top w:val="nil"/>
              <w:left w:val="single" w:sz="4" w:space="0" w:color="auto"/>
              <w:bottom w:val="nil"/>
              <w:right w:val="single" w:sz="4" w:space="0" w:color="auto"/>
            </w:tcBorders>
            <w:shd w:val="clear" w:color="auto" w:fill="auto"/>
            <w:noWrap/>
          </w:tcPr>
          <w:p w14:paraId="5A14A675" w14:textId="35CAF7D7" w:rsidR="00A8620E" w:rsidRPr="00B60D70" w:rsidRDefault="00A8620E" w:rsidP="00A8620E">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6542B61C" w14:textId="210E1F14"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4B5147AF" w14:textId="77777777" w:rsidR="00A8620E" w:rsidRPr="00B60D70" w:rsidRDefault="00A8620E" w:rsidP="00A8620E">
            <w:pPr>
              <w:jc w:val="left"/>
              <w:rPr>
                <w:rFonts w:eastAsia="Times New Roman"/>
                <w:sz w:val="28"/>
                <w:szCs w:val="28"/>
                <w:lang w:bidi="ar-SA"/>
              </w:rPr>
            </w:pPr>
            <w:r w:rsidRPr="00B60D70">
              <w:rPr>
                <w:rFonts w:eastAsia="Times New Roman"/>
                <w:sz w:val="28"/>
                <w:szCs w:val="28"/>
                <w:cs/>
              </w:rPr>
              <w:t>ผู้ประกอบการ</w:t>
            </w:r>
          </w:p>
        </w:tc>
        <w:tc>
          <w:tcPr>
            <w:tcW w:w="543" w:type="dxa"/>
            <w:shd w:val="clear" w:color="auto" w:fill="auto"/>
            <w:noWrap/>
            <w:hideMark/>
          </w:tcPr>
          <w:p w14:paraId="0837D38D" w14:textId="77777777" w:rsidR="00A8620E" w:rsidRPr="00B60D70" w:rsidRDefault="00A8620E" w:rsidP="00A8620E">
            <w:pPr>
              <w:jc w:val="left"/>
              <w:rPr>
                <w:rFonts w:eastAsia="Times New Roman"/>
                <w:sz w:val="28"/>
                <w:szCs w:val="28"/>
                <w:lang w:bidi="ar-SA"/>
              </w:rPr>
            </w:pPr>
          </w:p>
        </w:tc>
        <w:tc>
          <w:tcPr>
            <w:tcW w:w="543" w:type="dxa"/>
            <w:shd w:val="clear" w:color="auto" w:fill="auto"/>
            <w:noWrap/>
            <w:hideMark/>
          </w:tcPr>
          <w:p w14:paraId="60BB8CEE"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161A75F5"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102BF646"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01938CBD"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148ACFB5" w14:textId="77777777" w:rsidR="00A8620E" w:rsidRPr="00B60D70" w:rsidRDefault="00A8620E" w:rsidP="00A8620E">
            <w:pPr>
              <w:jc w:val="center"/>
              <w:rPr>
                <w:rFonts w:eastAsia="Times New Roman"/>
                <w:sz w:val="28"/>
                <w:szCs w:val="28"/>
                <w:lang w:bidi="ar-SA"/>
              </w:rPr>
            </w:pPr>
          </w:p>
        </w:tc>
      </w:tr>
      <w:tr w:rsidR="00B60D70" w:rsidRPr="00B60D70" w14:paraId="2F7338CD" w14:textId="77777777" w:rsidTr="00A8620E">
        <w:trPr>
          <w:trHeight w:val="336"/>
        </w:trPr>
        <w:tc>
          <w:tcPr>
            <w:tcW w:w="704" w:type="dxa"/>
            <w:tcBorders>
              <w:top w:val="nil"/>
              <w:left w:val="single" w:sz="4" w:space="0" w:color="auto"/>
              <w:bottom w:val="nil"/>
              <w:right w:val="single" w:sz="4" w:space="0" w:color="auto"/>
            </w:tcBorders>
            <w:shd w:val="clear" w:color="auto" w:fill="auto"/>
            <w:noWrap/>
          </w:tcPr>
          <w:p w14:paraId="6F473BC0" w14:textId="081259FF" w:rsidR="00A8620E" w:rsidRPr="00B60D70" w:rsidRDefault="00A8620E" w:rsidP="00A8620E">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1ACC288E" w14:textId="4692C813"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hideMark/>
          </w:tcPr>
          <w:p w14:paraId="253C8BC1" w14:textId="77777777" w:rsidR="00A8620E" w:rsidRPr="00B60D70" w:rsidRDefault="00A8620E" w:rsidP="00A8620E">
            <w:pPr>
              <w:jc w:val="left"/>
              <w:rPr>
                <w:rFonts w:eastAsia="Times New Roman"/>
                <w:sz w:val="28"/>
                <w:szCs w:val="28"/>
                <w:lang w:bidi="ar-SA"/>
              </w:rPr>
            </w:pPr>
            <w:r w:rsidRPr="00B60D70">
              <w:rPr>
                <w:rFonts w:eastAsia="Times New Roman"/>
                <w:sz w:val="28"/>
                <w:szCs w:val="28"/>
                <w:cs/>
              </w:rPr>
              <w:t>พัฒนาตนเองอย่างต่อเนื่อง</w:t>
            </w:r>
          </w:p>
        </w:tc>
        <w:tc>
          <w:tcPr>
            <w:tcW w:w="543" w:type="dxa"/>
            <w:shd w:val="clear" w:color="auto" w:fill="auto"/>
            <w:noWrap/>
            <w:hideMark/>
          </w:tcPr>
          <w:p w14:paraId="1ECA3F7C" w14:textId="77777777" w:rsidR="00A8620E" w:rsidRPr="00B60D70" w:rsidRDefault="00A8620E" w:rsidP="00A8620E">
            <w:pPr>
              <w:jc w:val="left"/>
              <w:rPr>
                <w:rFonts w:eastAsia="Times New Roman"/>
                <w:sz w:val="28"/>
                <w:szCs w:val="28"/>
                <w:lang w:bidi="ar-SA"/>
              </w:rPr>
            </w:pPr>
          </w:p>
        </w:tc>
        <w:tc>
          <w:tcPr>
            <w:tcW w:w="543" w:type="dxa"/>
            <w:shd w:val="clear" w:color="auto" w:fill="auto"/>
            <w:noWrap/>
            <w:hideMark/>
          </w:tcPr>
          <w:p w14:paraId="4FF23FC1"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1B84A270"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4A585590"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39D75BF7"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15EFE6BA" w14:textId="77777777" w:rsidR="00A8620E" w:rsidRPr="00B60D70" w:rsidRDefault="00A8620E" w:rsidP="00A8620E">
            <w:pPr>
              <w:jc w:val="center"/>
              <w:rPr>
                <w:rFonts w:eastAsia="Times New Roman"/>
                <w:sz w:val="28"/>
                <w:szCs w:val="28"/>
                <w:lang w:bidi="ar-SA"/>
              </w:rPr>
            </w:pPr>
          </w:p>
        </w:tc>
      </w:tr>
      <w:tr w:rsidR="00B60D70" w:rsidRPr="00B60D70" w14:paraId="6F0ECD8D" w14:textId="77777777" w:rsidTr="00A8620E">
        <w:trPr>
          <w:trHeight w:val="336"/>
        </w:trPr>
        <w:tc>
          <w:tcPr>
            <w:tcW w:w="704" w:type="dxa"/>
            <w:tcBorders>
              <w:top w:val="nil"/>
              <w:left w:val="single" w:sz="4" w:space="0" w:color="auto"/>
              <w:bottom w:val="nil"/>
              <w:right w:val="single" w:sz="4" w:space="0" w:color="auto"/>
            </w:tcBorders>
            <w:shd w:val="clear" w:color="auto" w:fill="auto"/>
            <w:noWrap/>
          </w:tcPr>
          <w:p w14:paraId="7256D208" w14:textId="543DEF25" w:rsidR="00A8620E" w:rsidRPr="00B60D70" w:rsidRDefault="00A8620E" w:rsidP="00A8620E">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07C47AA4" w14:textId="43133DFD"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hideMark/>
          </w:tcPr>
          <w:p w14:paraId="17A19144" w14:textId="77777777" w:rsidR="00A8620E" w:rsidRPr="00B60D70" w:rsidRDefault="00A8620E" w:rsidP="00A8620E">
            <w:pPr>
              <w:jc w:val="left"/>
              <w:rPr>
                <w:rFonts w:eastAsia="Times New Roman"/>
                <w:sz w:val="28"/>
                <w:szCs w:val="28"/>
                <w:lang w:bidi="ar-SA"/>
              </w:rPr>
            </w:pPr>
            <w:r w:rsidRPr="00B60D70">
              <w:rPr>
                <w:rFonts w:eastAsia="Symbol"/>
                <w:sz w:val="28"/>
                <w:szCs w:val="28"/>
                <w:cs/>
              </w:rPr>
              <w:t>ภาวะผู้นำ</w:t>
            </w:r>
          </w:p>
        </w:tc>
        <w:tc>
          <w:tcPr>
            <w:tcW w:w="543" w:type="dxa"/>
            <w:shd w:val="clear" w:color="auto" w:fill="auto"/>
            <w:noWrap/>
            <w:hideMark/>
          </w:tcPr>
          <w:p w14:paraId="2C4E8D36" w14:textId="77777777" w:rsidR="00A8620E" w:rsidRPr="00B60D70" w:rsidRDefault="00A8620E" w:rsidP="00A8620E">
            <w:pPr>
              <w:jc w:val="left"/>
              <w:rPr>
                <w:rFonts w:eastAsia="Times New Roman"/>
                <w:sz w:val="28"/>
                <w:szCs w:val="28"/>
                <w:lang w:bidi="ar-SA"/>
              </w:rPr>
            </w:pPr>
          </w:p>
        </w:tc>
        <w:tc>
          <w:tcPr>
            <w:tcW w:w="543" w:type="dxa"/>
            <w:shd w:val="clear" w:color="auto" w:fill="auto"/>
            <w:noWrap/>
            <w:hideMark/>
          </w:tcPr>
          <w:p w14:paraId="5C8C0A3C"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037193CA"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373F66C1"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1655C0B3"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72CE4A8C" w14:textId="77777777" w:rsidR="00A8620E" w:rsidRPr="00B60D70" w:rsidRDefault="00A8620E" w:rsidP="00A8620E">
            <w:pPr>
              <w:jc w:val="center"/>
              <w:rPr>
                <w:rFonts w:eastAsia="Times New Roman"/>
                <w:sz w:val="28"/>
                <w:szCs w:val="28"/>
                <w:lang w:bidi="ar-SA"/>
              </w:rPr>
            </w:pPr>
          </w:p>
        </w:tc>
      </w:tr>
      <w:tr w:rsidR="00B60D70" w:rsidRPr="00B60D70" w14:paraId="116E422E" w14:textId="77777777" w:rsidTr="00A8620E">
        <w:trPr>
          <w:trHeight w:val="336"/>
        </w:trPr>
        <w:tc>
          <w:tcPr>
            <w:tcW w:w="704" w:type="dxa"/>
            <w:tcBorders>
              <w:top w:val="nil"/>
              <w:left w:val="single" w:sz="4" w:space="0" w:color="auto"/>
              <w:bottom w:val="nil"/>
              <w:right w:val="single" w:sz="4" w:space="0" w:color="auto"/>
            </w:tcBorders>
            <w:shd w:val="clear" w:color="auto" w:fill="auto"/>
            <w:noWrap/>
          </w:tcPr>
          <w:p w14:paraId="25F07B42" w14:textId="5E4A6C20" w:rsidR="00A8620E" w:rsidRPr="00B60D70" w:rsidRDefault="00A8620E" w:rsidP="00A8620E">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15B54F26" w14:textId="670C4F48"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67AA12CF" w14:textId="77777777" w:rsidR="00A8620E" w:rsidRPr="00B60D70" w:rsidRDefault="00A8620E" w:rsidP="00A8620E">
            <w:pPr>
              <w:jc w:val="left"/>
              <w:rPr>
                <w:rFonts w:eastAsia="Times New Roman"/>
                <w:sz w:val="28"/>
                <w:szCs w:val="28"/>
                <w:lang w:bidi="ar-SA"/>
              </w:rPr>
            </w:pPr>
            <w:r w:rsidRPr="00B60D70">
              <w:rPr>
                <w:rFonts w:eastAsia="Times New Roman"/>
                <w:sz w:val="28"/>
                <w:szCs w:val="28"/>
                <w:cs/>
              </w:rPr>
              <w:t>โปรแกรมออฟฟิศ</w:t>
            </w:r>
            <w:r w:rsidRPr="00B60D70">
              <w:rPr>
                <w:rFonts w:ascii="Arial" w:eastAsia="Times New Roman" w:hAnsi="Arial" w:cs="Arial" w:hint="cs"/>
                <w:sz w:val="28"/>
                <w:szCs w:val="28"/>
                <w:cs/>
              </w:rPr>
              <w:t>​</w:t>
            </w:r>
            <w:r w:rsidRPr="00B60D70">
              <w:rPr>
                <w:rFonts w:eastAsia="Times New Roman"/>
                <w:sz w:val="28"/>
                <w:szCs w:val="28"/>
                <w:lang w:bidi="ar-SA"/>
              </w:rPr>
              <w:t xml:space="preserve"> </w:t>
            </w:r>
          </w:p>
        </w:tc>
        <w:tc>
          <w:tcPr>
            <w:tcW w:w="543" w:type="dxa"/>
            <w:shd w:val="clear" w:color="auto" w:fill="auto"/>
            <w:noWrap/>
            <w:hideMark/>
          </w:tcPr>
          <w:p w14:paraId="02A07D46"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61F29363"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320D1635"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3B19C68C"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66E2B3C9"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22181870" w14:textId="77777777" w:rsidR="00A8620E" w:rsidRPr="00B60D70" w:rsidRDefault="00A8620E" w:rsidP="00A8620E">
            <w:pPr>
              <w:jc w:val="center"/>
              <w:rPr>
                <w:rFonts w:eastAsia="Times New Roman"/>
                <w:sz w:val="28"/>
                <w:szCs w:val="28"/>
                <w:lang w:bidi="ar-SA"/>
              </w:rPr>
            </w:pPr>
          </w:p>
        </w:tc>
      </w:tr>
      <w:tr w:rsidR="00B60D70" w:rsidRPr="00B60D70" w14:paraId="3FD251F4" w14:textId="77777777" w:rsidTr="00A8620E">
        <w:trPr>
          <w:trHeight w:val="336"/>
        </w:trPr>
        <w:tc>
          <w:tcPr>
            <w:tcW w:w="704" w:type="dxa"/>
            <w:tcBorders>
              <w:top w:val="nil"/>
              <w:left w:val="single" w:sz="4" w:space="0" w:color="auto"/>
              <w:bottom w:val="nil"/>
              <w:right w:val="single" w:sz="4" w:space="0" w:color="auto"/>
            </w:tcBorders>
            <w:shd w:val="clear" w:color="auto" w:fill="auto"/>
            <w:noWrap/>
          </w:tcPr>
          <w:p w14:paraId="4DED88BF" w14:textId="1D3EC342" w:rsidR="00A8620E" w:rsidRPr="00B60D70" w:rsidRDefault="00A8620E" w:rsidP="00A8620E">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2CA3DD68" w14:textId="6822E1D6"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2571A657" w14:textId="77777777" w:rsidR="00A8620E" w:rsidRPr="00B60D70" w:rsidRDefault="00A8620E" w:rsidP="00A8620E">
            <w:pPr>
              <w:jc w:val="left"/>
              <w:rPr>
                <w:rFonts w:eastAsia="Times New Roman"/>
                <w:sz w:val="28"/>
                <w:szCs w:val="28"/>
                <w:lang w:bidi="ar-SA"/>
              </w:rPr>
            </w:pPr>
            <w:r w:rsidRPr="00B60D70">
              <w:rPr>
                <w:rFonts w:eastAsia="Symbol"/>
                <w:sz w:val="28"/>
                <w:szCs w:val="28"/>
                <w:cs/>
              </w:rPr>
              <w:t>ทักษะการทำงาน</w:t>
            </w:r>
          </w:p>
        </w:tc>
        <w:tc>
          <w:tcPr>
            <w:tcW w:w="543" w:type="dxa"/>
            <w:shd w:val="clear" w:color="auto" w:fill="auto"/>
            <w:noWrap/>
            <w:hideMark/>
          </w:tcPr>
          <w:p w14:paraId="14071CFE"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6FEFF764"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63F29D3B"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6D86BB78"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64D2DF08"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08C31A3D" w14:textId="77777777" w:rsidR="00A8620E" w:rsidRPr="00B60D70" w:rsidRDefault="00A8620E" w:rsidP="00A8620E">
            <w:pPr>
              <w:jc w:val="center"/>
              <w:rPr>
                <w:rFonts w:eastAsia="Times New Roman"/>
                <w:sz w:val="28"/>
                <w:szCs w:val="28"/>
                <w:lang w:bidi="ar-SA"/>
              </w:rPr>
            </w:pPr>
          </w:p>
        </w:tc>
      </w:tr>
      <w:tr w:rsidR="00B60D70" w:rsidRPr="00B60D70" w14:paraId="7CB73ECA" w14:textId="77777777" w:rsidTr="00A8620E">
        <w:trPr>
          <w:trHeight w:val="336"/>
        </w:trPr>
        <w:tc>
          <w:tcPr>
            <w:tcW w:w="704" w:type="dxa"/>
            <w:tcBorders>
              <w:top w:val="nil"/>
              <w:left w:val="single" w:sz="4" w:space="0" w:color="auto"/>
              <w:bottom w:val="nil"/>
              <w:right w:val="single" w:sz="4" w:space="0" w:color="auto"/>
            </w:tcBorders>
            <w:shd w:val="clear" w:color="auto" w:fill="auto"/>
            <w:noWrap/>
          </w:tcPr>
          <w:p w14:paraId="029ED589" w14:textId="18932BF1" w:rsidR="00A8620E" w:rsidRPr="00B60D70" w:rsidRDefault="00A8620E" w:rsidP="00A8620E">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22729EB8" w14:textId="0BD57FC4"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223FCA4C" w14:textId="77777777" w:rsidR="00A8620E" w:rsidRPr="00B60D70" w:rsidRDefault="00A8620E" w:rsidP="00A8620E">
            <w:pPr>
              <w:jc w:val="left"/>
              <w:rPr>
                <w:rFonts w:eastAsia="Times New Roman"/>
                <w:sz w:val="28"/>
                <w:szCs w:val="28"/>
                <w:lang w:bidi="ar-SA"/>
              </w:rPr>
            </w:pPr>
            <w:r w:rsidRPr="00B60D70">
              <w:rPr>
                <w:rFonts w:eastAsia="Symbol"/>
                <w:sz w:val="28"/>
                <w:szCs w:val="28"/>
                <w:cs/>
              </w:rPr>
              <w:t>ภาษาอังกฤษ</w:t>
            </w:r>
          </w:p>
        </w:tc>
        <w:tc>
          <w:tcPr>
            <w:tcW w:w="543" w:type="dxa"/>
            <w:shd w:val="clear" w:color="auto" w:fill="auto"/>
            <w:noWrap/>
            <w:hideMark/>
          </w:tcPr>
          <w:p w14:paraId="04407ABD"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38B14FD2"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054FF6BF"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67B9AD7D"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594185C7"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41B5F650"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r>
      <w:tr w:rsidR="00B60D70" w:rsidRPr="00B60D70" w14:paraId="5C5AF2FD" w14:textId="77777777" w:rsidTr="00A8620E">
        <w:trPr>
          <w:trHeight w:val="336"/>
        </w:trPr>
        <w:tc>
          <w:tcPr>
            <w:tcW w:w="704" w:type="dxa"/>
            <w:tcBorders>
              <w:top w:val="nil"/>
              <w:left w:val="single" w:sz="4" w:space="0" w:color="auto"/>
              <w:bottom w:val="nil"/>
              <w:right w:val="single" w:sz="4" w:space="0" w:color="auto"/>
            </w:tcBorders>
            <w:shd w:val="clear" w:color="auto" w:fill="auto"/>
            <w:noWrap/>
          </w:tcPr>
          <w:p w14:paraId="1CF0C285" w14:textId="431B62B4" w:rsidR="00A8620E" w:rsidRPr="00B60D70" w:rsidRDefault="00A8620E" w:rsidP="00A8620E">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5B633AF6" w14:textId="610976B2"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hideMark/>
          </w:tcPr>
          <w:p w14:paraId="08D9D69F" w14:textId="77777777" w:rsidR="00A8620E" w:rsidRPr="00B60D70" w:rsidRDefault="00A8620E" w:rsidP="00A8620E">
            <w:pPr>
              <w:jc w:val="left"/>
              <w:rPr>
                <w:rFonts w:eastAsia="Times New Roman"/>
                <w:sz w:val="28"/>
                <w:szCs w:val="28"/>
                <w:lang w:bidi="ar-SA"/>
              </w:rPr>
            </w:pPr>
            <w:r w:rsidRPr="00B60D70">
              <w:rPr>
                <w:rFonts w:eastAsia="Symbol"/>
                <w:sz w:val="28"/>
                <w:szCs w:val="28"/>
                <w:cs/>
              </w:rPr>
              <w:t>การพัฒนาบุคลากร</w:t>
            </w:r>
          </w:p>
        </w:tc>
        <w:tc>
          <w:tcPr>
            <w:tcW w:w="543" w:type="dxa"/>
            <w:shd w:val="clear" w:color="auto" w:fill="auto"/>
            <w:noWrap/>
            <w:hideMark/>
          </w:tcPr>
          <w:p w14:paraId="280B50C7" w14:textId="77777777" w:rsidR="00A8620E" w:rsidRPr="00B60D70" w:rsidRDefault="00A8620E" w:rsidP="00A8620E">
            <w:pPr>
              <w:jc w:val="left"/>
              <w:rPr>
                <w:rFonts w:eastAsia="Times New Roman"/>
                <w:sz w:val="28"/>
                <w:szCs w:val="28"/>
                <w:lang w:bidi="ar-SA"/>
              </w:rPr>
            </w:pPr>
          </w:p>
        </w:tc>
        <w:tc>
          <w:tcPr>
            <w:tcW w:w="543" w:type="dxa"/>
            <w:shd w:val="clear" w:color="auto" w:fill="auto"/>
            <w:noWrap/>
            <w:hideMark/>
          </w:tcPr>
          <w:p w14:paraId="5526B2EA"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48AAA5EE"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55AC7D04"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5544EF53"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509E1A12" w14:textId="77777777" w:rsidR="00A8620E" w:rsidRPr="00B60D70" w:rsidRDefault="00A8620E" w:rsidP="00A8620E">
            <w:pPr>
              <w:jc w:val="center"/>
              <w:rPr>
                <w:rFonts w:eastAsia="Times New Roman"/>
                <w:sz w:val="28"/>
                <w:szCs w:val="28"/>
                <w:lang w:bidi="ar-SA"/>
              </w:rPr>
            </w:pPr>
          </w:p>
        </w:tc>
      </w:tr>
      <w:tr w:rsidR="00B60D70" w:rsidRPr="00B60D70" w14:paraId="6E33877C" w14:textId="77777777" w:rsidTr="00A8620E">
        <w:trPr>
          <w:trHeight w:val="336"/>
        </w:trPr>
        <w:tc>
          <w:tcPr>
            <w:tcW w:w="704" w:type="dxa"/>
            <w:tcBorders>
              <w:top w:val="nil"/>
              <w:left w:val="single" w:sz="4" w:space="0" w:color="auto"/>
              <w:bottom w:val="nil"/>
              <w:right w:val="single" w:sz="4" w:space="0" w:color="auto"/>
            </w:tcBorders>
            <w:shd w:val="clear" w:color="auto" w:fill="auto"/>
            <w:noWrap/>
          </w:tcPr>
          <w:p w14:paraId="2828B492" w14:textId="6A2EC5C8" w:rsidR="00A8620E" w:rsidRPr="00B60D70" w:rsidRDefault="00A8620E" w:rsidP="00A8620E">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3CA404A7" w14:textId="0CA67DA4"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hideMark/>
          </w:tcPr>
          <w:p w14:paraId="7B535CAC" w14:textId="77777777" w:rsidR="00A8620E" w:rsidRPr="00B60D70" w:rsidRDefault="00A8620E" w:rsidP="00A8620E">
            <w:pPr>
              <w:jc w:val="left"/>
              <w:rPr>
                <w:rFonts w:eastAsia="Times New Roman"/>
                <w:sz w:val="28"/>
                <w:szCs w:val="28"/>
                <w:lang w:bidi="ar-SA"/>
              </w:rPr>
            </w:pPr>
            <w:r w:rsidRPr="00B60D70">
              <w:rPr>
                <w:rFonts w:eastAsia="Symbol"/>
                <w:sz w:val="28"/>
                <w:szCs w:val="28"/>
                <w:cs/>
              </w:rPr>
              <w:t>การพัฒนาองค์กร</w:t>
            </w:r>
          </w:p>
        </w:tc>
        <w:tc>
          <w:tcPr>
            <w:tcW w:w="543" w:type="dxa"/>
            <w:shd w:val="clear" w:color="auto" w:fill="auto"/>
            <w:noWrap/>
            <w:hideMark/>
          </w:tcPr>
          <w:p w14:paraId="481722CD" w14:textId="77777777" w:rsidR="00A8620E" w:rsidRPr="00B60D70" w:rsidRDefault="00A8620E" w:rsidP="00A8620E">
            <w:pPr>
              <w:jc w:val="left"/>
              <w:rPr>
                <w:rFonts w:eastAsia="Times New Roman"/>
                <w:sz w:val="28"/>
                <w:szCs w:val="28"/>
                <w:lang w:bidi="ar-SA"/>
              </w:rPr>
            </w:pPr>
          </w:p>
        </w:tc>
        <w:tc>
          <w:tcPr>
            <w:tcW w:w="543" w:type="dxa"/>
            <w:shd w:val="clear" w:color="auto" w:fill="auto"/>
            <w:noWrap/>
            <w:hideMark/>
          </w:tcPr>
          <w:p w14:paraId="3A9EF71A"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7F7A781C"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185EB7F2"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04C37671"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59A37104" w14:textId="77777777" w:rsidR="00A8620E" w:rsidRPr="00B60D70" w:rsidRDefault="00A8620E" w:rsidP="00A8620E">
            <w:pPr>
              <w:jc w:val="center"/>
              <w:rPr>
                <w:rFonts w:eastAsia="Times New Roman"/>
                <w:sz w:val="28"/>
                <w:szCs w:val="28"/>
                <w:lang w:bidi="ar-SA"/>
              </w:rPr>
            </w:pPr>
          </w:p>
        </w:tc>
      </w:tr>
      <w:tr w:rsidR="00B60D70" w:rsidRPr="00B60D70" w14:paraId="1636C718" w14:textId="77777777" w:rsidTr="00A8620E">
        <w:trPr>
          <w:trHeight w:val="336"/>
        </w:trPr>
        <w:tc>
          <w:tcPr>
            <w:tcW w:w="704" w:type="dxa"/>
            <w:tcBorders>
              <w:top w:val="nil"/>
              <w:left w:val="single" w:sz="4" w:space="0" w:color="auto"/>
              <w:bottom w:val="nil"/>
              <w:right w:val="single" w:sz="4" w:space="0" w:color="auto"/>
            </w:tcBorders>
            <w:shd w:val="clear" w:color="auto" w:fill="auto"/>
            <w:noWrap/>
          </w:tcPr>
          <w:p w14:paraId="49E18281" w14:textId="38AD1229" w:rsidR="00A8620E" w:rsidRPr="00B60D70" w:rsidRDefault="00A8620E" w:rsidP="00A8620E">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6B585C69" w14:textId="1F667541"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hideMark/>
          </w:tcPr>
          <w:p w14:paraId="37DE2846" w14:textId="77777777" w:rsidR="00A8620E" w:rsidRPr="00B60D70" w:rsidRDefault="00A8620E" w:rsidP="00A8620E">
            <w:pPr>
              <w:jc w:val="left"/>
              <w:rPr>
                <w:rFonts w:eastAsia="Times New Roman"/>
                <w:sz w:val="28"/>
                <w:szCs w:val="28"/>
                <w:lang w:bidi="ar-SA"/>
              </w:rPr>
            </w:pPr>
            <w:r w:rsidRPr="00B60D70">
              <w:rPr>
                <w:rFonts w:eastAsia="Times New Roman"/>
                <w:sz w:val="28"/>
                <w:szCs w:val="28"/>
                <w:cs/>
              </w:rPr>
              <w:t>ความรู้ (</w:t>
            </w:r>
            <w:r w:rsidRPr="00B60D70">
              <w:rPr>
                <w:rFonts w:eastAsia="Times New Roman"/>
                <w:sz w:val="28"/>
                <w:szCs w:val="28"/>
              </w:rPr>
              <w:t>Knowledge)</w:t>
            </w:r>
          </w:p>
        </w:tc>
        <w:tc>
          <w:tcPr>
            <w:tcW w:w="543" w:type="dxa"/>
            <w:shd w:val="clear" w:color="auto" w:fill="auto"/>
            <w:noWrap/>
            <w:hideMark/>
          </w:tcPr>
          <w:p w14:paraId="60BBD048" w14:textId="77777777" w:rsidR="00A8620E" w:rsidRPr="00B60D70" w:rsidRDefault="00A8620E" w:rsidP="00A8620E">
            <w:pPr>
              <w:jc w:val="left"/>
              <w:rPr>
                <w:rFonts w:eastAsia="Times New Roman"/>
                <w:sz w:val="28"/>
                <w:szCs w:val="28"/>
                <w:lang w:bidi="ar-SA"/>
              </w:rPr>
            </w:pPr>
          </w:p>
        </w:tc>
        <w:tc>
          <w:tcPr>
            <w:tcW w:w="543" w:type="dxa"/>
            <w:shd w:val="clear" w:color="auto" w:fill="auto"/>
            <w:noWrap/>
            <w:hideMark/>
          </w:tcPr>
          <w:p w14:paraId="2032459B"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43A510EB"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2E86D765"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0602173C"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19420E99" w14:textId="77777777" w:rsidR="00A8620E" w:rsidRPr="00B60D70" w:rsidRDefault="00A8620E" w:rsidP="00A8620E">
            <w:pPr>
              <w:jc w:val="center"/>
              <w:rPr>
                <w:rFonts w:eastAsia="Times New Roman"/>
                <w:sz w:val="28"/>
                <w:szCs w:val="28"/>
                <w:lang w:bidi="ar-SA"/>
              </w:rPr>
            </w:pPr>
          </w:p>
        </w:tc>
      </w:tr>
      <w:tr w:rsidR="00B60D70" w:rsidRPr="00B60D70" w14:paraId="17AC044E" w14:textId="77777777" w:rsidTr="00A8620E">
        <w:trPr>
          <w:trHeight w:val="336"/>
        </w:trPr>
        <w:tc>
          <w:tcPr>
            <w:tcW w:w="704" w:type="dxa"/>
            <w:tcBorders>
              <w:top w:val="nil"/>
              <w:left w:val="single" w:sz="4" w:space="0" w:color="auto"/>
              <w:bottom w:val="nil"/>
              <w:right w:val="single" w:sz="4" w:space="0" w:color="auto"/>
            </w:tcBorders>
            <w:shd w:val="clear" w:color="auto" w:fill="auto"/>
            <w:noWrap/>
          </w:tcPr>
          <w:p w14:paraId="4E80B072" w14:textId="743BA522" w:rsidR="00A8620E" w:rsidRPr="00B60D70" w:rsidRDefault="00A8620E" w:rsidP="00A8620E">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39FDDF41" w14:textId="629E76AD"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hideMark/>
          </w:tcPr>
          <w:p w14:paraId="5B6A9249" w14:textId="77777777" w:rsidR="00A8620E" w:rsidRPr="00B60D70" w:rsidRDefault="00A8620E" w:rsidP="00A8620E">
            <w:pPr>
              <w:jc w:val="left"/>
              <w:rPr>
                <w:rFonts w:eastAsia="Times New Roman"/>
                <w:sz w:val="28"/>
                <w:szCs w:val="28"/>
                <w:lang w:bidi="ar-SA"/>
              </w:rPr>
            </w:pPr>
            <w:r w:rsidRPr="00B60D70">
              <w:rPr>
                <w:rFonts w:eastAsia="Times New Roman"/>
                <w:sz w:val="28"/>
                <w:szCs w:val="28"/>
                <w:cs/>
              </w:rPr>
              <w:t>ทักษะการปฏิบัติเชิงวิชาชีพ (</w:t>
            </w:r>
            <w:r w:rsidRPr="00B60D70">
              <w:rPr>
                <w:rFonts w:eastAsia="Times New Roman"/>
                <w:sz w:val="28"/>
                <w:szCs w:val="28"/>
              </w:rPr>
              <w:t>Professional Skill)</w:t>
            </w:r>
          </w:p>
        </w:tc>
        <w:tc>
          <w:tcPr>
            <w:tcW w:w="543" w:type="dxa"/>
            <w:shd w:val="clear" w:color="auto" w:fill="auto"/>
            <w:noWrap/>
            <w:hideMark/>
          </w:tcPr>
          <w:p w14:paraId="227AD3E9" w14:textId="77777777" w:rsidR="00A8620E" w:rsidRPr="00B60D70" w:rsidRDefault="00A8620E" w:rsidP="00A8620E">
            <w:pPr>
              <w:jc w:val="left"/>
              <w:rPr>
                <w:rFonts w:eastAsia="Times New Roman"/>
                <w:sz w:val="28"/>
                <w:szCs w:val="28"/>
                <w:lang w:bidi="ar-SA"/>
              </w:rPr>
            </w:pPr>
          </w:p>
        </w:tc>
        <w:tc>
          <w:tcPr>
            <w:tcW w:w="543" w:type="dxa"/>
            <w:shd w:val="clear" w:color="auto" w:fill="auto"/>
            <w:noWrap/>
            <w:hideMark/>
          </w:tcPr>
          <w:p w14:paraId="5D205FDE"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3E0AB9C4"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3C85602E"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63C7A597"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7D288CBC" w14:textId="77777777" w:rsidR="00A8620E" w:rsidRPr="00B60D70" w:rsidRDefault="00A8620E" w:rsidP="00A8620E">
            <w:pPr>
              <w:jc w:val="center"/>
              <w:rPr>
                <w:rFonts w:eastAsia="Times New Roman"/>
                <w:sz w:val="28"/>
                <w:szCs w:val="28"/>
                <w:lang w:bidi="ar-SA"/>
              </w:rPr>
            </w:pPr>
          </w:p>
        </w:tc>
      </w:tr>
      <w:tr w:rsidR="00B60D70" w:rsidRPr="00B60D70" w14:paraId="7AE49B77" w14:textId="77777777" w:rsidTr="00A8620E">
        <w:trPr>
          <w:trHeight w:val="336"/>
        </w:trPr>
        <w:tc>
          <w:tcPr>
            <w:tcW w:w="704" w:type="dxa"/>
            <w:tcBorders>
              <w:top w:val="nil"/>
              <w:left w:val="single" w:sz="4" w:space="0" w:color="auto"/>
              <w:bottom w:val="nil"/>
              <w:right w:val="single" w:sz="4" w:space="0" w:color="auto"/>
            </w:tcBorders>
            <w:shd w:val="clear" w:color="auto" w:fill="auto"/>
            <w:noWrap/>
          </w:tcPr>
          <w:p w14:paraId="3D2DEF7D" w14:textId="06354669" w:rsidR="00A8620E" w:rsidRPr="00B60D70" w:rsidRDefault="00A8620E" w:rsidP="00A8620E">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26496F5F" w14:textId="2F3B04D6"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6A4244A2" w14:textId="77777777" w:rsidR="00A8620E" w:rsidRPr="00B60D70" w:rsidRDefault="00A8620E" w:rsidP="00A8620E">
            <w:pPr>
              <w:jc w:val="left"/>
              <w:rPr>
                <w:rFonts w:eastAsia="Times New Roman"/>
                <w:sz w:val="28"/>
                <w:szCs w:val="28"/>
                <w:lang w:bidi="ar-SA"/>
              </w:rPr>
            </w:pPr>
            <w:r w:rsidRPr="00B60D70">
              <w:rPr>
                <w:rFonts w:eastAsia="Symbol"/>
                <w:sz w:val="28"/>
                <w:szCs w:val="28"/>
                <w:cs/>
              </w:rPr>
              <w:t>การทำงานร่วมกันเป็นทีม</w:t>
            </w:r>
          </w:p>
        </w:tc>
        <w:tc>
          <w:tcPr>
            <w:tcW w:w="543" w:type="dxa"/>
            <w:shd w:val="clear" w:color="auto" w:fill="auto"/>
            <w:noWrap/>
            <w:hideMark/>
          </w:tcPr>
          <w:p w14:paraId="0B4FF2BE"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1520081E"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08E41702"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31534C5E"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63A5852B"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5FF2A659" w14:textId="77777777" w:rsidR="00A8620E" w:rsidRPr="00B60D70" w:rsidRDefault="00A8620E" w:rsidP="00A8620E">
            <w:pPr>
              <w:jc w:val="center"/>
              <w:rPr>
                <w:rFonts w:eastAsia="Times New Roman"/>
                <w:sz w:val="28"/>
                <w:szCs w:val="28"/>
                <w:lang w:bidi="ar-SA"/>
              </w:rPr>
            </w:pPr>
          </w:p>
        </w:tc>
      </w:tr>
      <w:tr w:rsidR="00B60D70" w:rsidRPr="00B60D70" w14:paraId="7CDD1A60" w14:textId="77777777" w:rsidTr="00A8620E">
        <w:trPr>
          <w:trHeight w:val="336"/>
        </w:trPr>
        <w:tc>
          <w:tcPr>
            <w:tcW w:w="704" w:type="dxa"/>
            <w:tcBorders>
              <w:top w:val="nil"/>
              <w:left w:val="single" w:sz="4" w:space="0" w:color="auto"/>
              <w:bottom w:val="nil"/>
              <w:right w:val="single" w:sz="4" w:space="0" w:color="auto"/>
            </w:tcBorders>
            <w:shd w:val="clear" w:color="auto" w:fill="auto"/>
            <w:noWrap/>
          </w:tcPr>
          <w:p w14:paraId="2F2D1D17" w14:textId="1A0D9E9A" w:rsidR="00A8620E" w:rsidRPr="00B60D70" w:rsidRDefault="00A8620E" w:rsidP="00A8620E">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70C1D4BE" w14:textId="44DAD441"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570B719C" w14:textId="77777777" w:rsidR="00A8620E" w:rsidRPr="00B60D70" w:rsidRDefault="00A8620E" w:rsidP="00A8620E">
            <w:pPr>
              <w:jc w:val="left"/>
              <w:rPr>
                <w:rFonts w:eastAsia="Times New Roman"/>
                <w:sz w:val="28"/>
                <w:szCs w:val="28"/>
                <w:lang w:bidi="ar-SA"/>
              </w:rPr>
            </w:pPr>
            <w:r w:rsidRPr="00B60D70">
              <w:rPr>
                <w:rFonts w:eastAsia="Times New Roman"/>
                <w:sz w:val="28"/>
                <w:szCs w:val="28"/>
                <w:cs/>
              </w:rPr>
              <w:t>การทำงานเพื่อส่วนร่วม</w:t>
            </w:r>
          </w:p>
        </w:tc>
        <w:tc>
          <w:tcPr>
            <w:tcW w:w="543" w:type="dxa"/>
            <w:shd w:val="clear" w:color="auto" w:fill="auto"/>
            <w:noWrap/>
            <w:hideMark/>
          </w:tcPr>
          <w:p w14:paraId="6D125FC9" w14:textId="77777777" w:rsidR="00A8620E" w:rsidRPr="00B60D70" w:rsidRDefault="00A8620E" w:rsidP="00A8620E">
            <w:pPr>
              <w:jc w:val="left"/>
              <w:rPr>
                <w:rFonts w:eastAsia="Times New Roman"/>
                <w:sz w:val="28"/>
                <w:szCs w:val="28"/>
                <w:lang w:bidi="ar-SA"/>
              </w:rPr>
            </w:pPr>
          </w:p>
        </w:tc>
        <w:tc>
          <w:tcPr>
            <w:tcW w:w="543" w:type="dxa"/>
            <w:shd w:val="clear" w:color="auto" w:fill="auto"/>
            <w:noWrap/>
            <w:hideMark/>
          </w:tcPr>
          <w:p w14:paraId="74F1945B"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72D56E74"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00FB3AAD"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4106ACEE"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3824F523" w14:textId="77777777" w:rsidR="00A8620E" w:rsidRPr="00B60D70" w:rsidRDefault="00A8620E" w:rsidP="00A8620E">
            <w:pPr>
              <w:jc w:val="center"/>
              <w:rPr>
                <w:rFonts w:eastAsia="Times New Roman"/>
                <w:sz w:val="28"/>
                <w:szCs w:val="28"/>
                <w:lang w:bidi="ar-SA"/>
              </w:rPr>
            </w:pPr>
          </w:p>
        </w:tc>
      </w:tr>
      <w:tr w:rsidR="00B60D70" w:rsidRPr="00B60D70" w14:paraId="687648F1" w14:textId="77777777" w:rsidTr="00A8620E">
        <w:trPr>
          <w:trHeight w:val="336"/>
        </w:trPr>
        <w:tc>
          <w:tcPr>
            <w:tcW w:w="704" w:type="dxa"/>
            <w:tcBorders>
              <w:top w:val="nil"/>
              <w:left w:val="single" w:sz="4" w:space="0" w:color="auto"/>
              <w:bottom w:val="nil"/>
              <w:right w:val="single" w:sz="4" w:space="0" w:color="auto"/>
            </w:tcBorders>
            <w:shd w:val="clear" w:color="auto" w:fill="auto"/>
            <w:noWrap/>
          </w:tcPr>
          <w:p w14:paraId="4949CCD6" w14:textId="2D619E5C" w:rsidR="00A8620E" w:rsidRPr="00B60D70" w:rsidRDefault="00A8620E" w:rsidP="00A8620E">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2F44003D" w14:textId="178A3D62"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5EC9FD79" w14:textId="77777777" w:rsidR="00A8620E" w:rsidRPr="00B60D70" w:rsidRDefault="00A8620E" w:rsidP="00A8620E">
            <w:pPr>
              <w:jc w:val="left"/>
              <w:rPr>
                <w:rFonts w:eastAsia="Times New Roman"/>
                <w:sz w:val="28"/>
                <w:szCs w:val="28"/>
                <w:lang w:bidi="ar-SA"/>
              </w:rPr>
            </w:pPr>
            <w:r w:rsidRPr="00B60D70">
              <w:rPr>
                <w:rFonts w:eastAsia="Times New Roman"/>
                <w:sz w:val="28"/>
                <w:szCs w:val="28"/>
                <w:cs/>
              </w:rPr>
              <w:t>ช่วยเหลือผู้อื่น</w:t>
            </w:r>
          </w:p>
        </w:tc>
        <w:tc>
          <w:tcPr>
            <w:tcW w:w="543" w:type="dxa"/>
            <w:shd w:val="clear" w:color="auto" w:fill="auto"/>
            <w:noWrap/>
            <w:hideMark/>
          </w:tcPr>
          <w:p w14:paraId="060DF895" w14:textId="77777777" w:rsidR="00A8620E" w:rsidRPr="00B60D70" w:rsidRDefault="00A8620E" w:rsidP="00A8620E">
            <w:pPr>
              <w:jc w:val="left"/>
              <w:rPr>
                <w:rFonts w:eastAsia="Times New Roman"/>
                <w:sz w:val="28"/>
                <w:szCs w:val="28"/>
                <w:lang w:bidi="ar-SA"/>
              </w:rPr>
            </w:pPr>
          </w:p>
        </w:tc>
        <w:tc>
          <w:tcPr>
            <w:tcW w:w="543" w:type="dxa"/>
            <w:shd w:val="clear" w:color="auto" w:fill="auto"/>
            <w:noWrap/>
            <w:hideMark/>
          </w:tcPr>
          <w:p w14:paraId="610615A3"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4179002E"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5A08C91D"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1E1846A9"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245B952B" w14:textId="77777777" w:rsidR="00A8620E" w:rsidRPr="00B60D70" w:rsidRDefault="00A8620E" w:rsidP="00A8620E">
            <w:pPr>
              <w:jc w:val="center"/>
              <w:rPr>
                <w:rFonts w:eastAsia="Times New Roman"/>
                <w:sz w:val="28"/>
                <w:szCs w:val="28"/>
                <w:lang w:bidi="ar-SA"/>
              </w:rPr>
            </w:pPr>
          </w:p>
        </w:tc>
      </w:tr>
      <w:tr w:rsidR="00B60D70" w:rsidRPr="00B60D70" w14:paraId="4926FC53" w14:textId="77777777" w:rsidTr="00A8620E">
        <w:trPr>
          <w:trHeight w:val="336"/>
        </w:trPr>
        <w:tc>
          <w:tcPr>
            <w:tcW w:w="704" w:type="dxa"/>
            <w:tcBorders>
              <w:top w:val="nil"/>
              <w:left w:val="single" w:sz="4" w:space="0" w:color="auto"/>
              <w:bottom w:val="nil"/>
              <w:right w:val="single" w:sz="4" w:space="0" w:color="auto"/>
            </w:tcBorders>
            <w:shd w:val="clear" w:color="auto" w:fill="auto"/>
            <w:noWrap/>
          </w:tcPr>
          <w:p w14:paraId="1CD939D8" w14:textId="7DDF39E5" w:rsidR="00A8620E" w:rsidRPr="00B60D70" w:rsidRDefault="00A8620E" w:rsidP="00A8620E">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548CC359" w14:textId="15050D63"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372F09CB" w14:textId="77777777" w:rsidR="00A8620E" w:rsidRPr="00B60D70" w:rsidRDefault="00A8620E" w:rsidP="00A8620E">
            <w:pPr>
              <w:jc w:val="left"/>
              <w:rPr>
                <w:rFonts w:eastAsia="Times New Roman"/>
                <w:sz w:val="28"/>
                <w:szCs w:val="28"/>
                <w:lang w:bidi="ar-SA"/>
              </w:rPr>
            </w:pPr>
            <w:r w:rsidRPr="00B60D70">
              <w:rPr>
                <w:rFonts w:eastAsia="Times New Roman"/>
                <w:sz w:val="28"/>
                <w:szCs w:val="28"/>
                <w:cs/>
              </w:rPr>
              <w:t>มนุ</w:t>
            </w:r>
            <w:proofErr w:type="spellStart"/>
            <w:r w:rsidRPr="00B60D70">
              <w:rPr>
                <w:rFonts w:eastAsia="Times New Roman"/>
                <w:sz w:val="28"/>
                <w:szCs w:val="28"/>
                <w:cs/>
              </w:rPr>
              <w:t>ษย</w:t>
            </w:r>
            <w:proofErr w:type="spellEnd"/>
            <w:r w:rsidRPr="00B60D70">
              <w:rPr>
                <w:rFonts w:eastAsia="Times New Roman"/>
                <w:sz w:val="28"/>
                <w:szCs w:val="28"/>
                <w:cs/>
              </w:rPr>
              <w:t>สัมพันธ์</w:t>
            </w:r>
          </w:p>
        </w:tc>
        <w:tc>
          <w:tcPr>
            <w:tcW w:w="543" w:type="dxa"/>
            <w:shd w:val="clear" w:color="auto" w:fill="auto"/>
            <w:noWrap/>
            <w:hideMark/>
          </w:tcPr>
          <w:p w14:paraId="22979022" w14:textId="77777777" w:rsidR="00A8620E" w:rsidRPr="00B60D70" w:rsidRDefault="00A8620E" w:rsidP="00A8620E">
            <w:pPr>
              <w:jc w:val="left"/>
              <w:rPr>
                <w:rFonts w:eastAsia="Times New Roman"/>
                <w:sz w:val="28"/>
                <w:szCs w:val="28"/>
                <w:lang w:bidi="ar-SA"/>
              </w:rPr>
            </w:pPr>
          </w:p>
        </w:tc>
        <w:tc>
          <w:tcPr>
            <w:tcW w:w="543" w:type="dxa"/>
            <w:shd w:val="clear" w:color="auto" w:fill="auto"/>
            <w:noWrap/>
            <w:hideMark/>
          </w:tcPr>
          <w:p w14:paraId="2B812498"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1465B68F"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1D194F89"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6F0D0E76"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62F0C0F2" w14:textId="77777777" w:rsidR="00A8620E" w:rsidRPr="00B60D70" w:rsidRDefault="00A8620E" w:rsidP="00A8620E">
            <w:pPr>
              <w:jc w:val="center"/>
              <w:rPr>
                <w:rFonts w:eastAsia="Times New Roman"/>
                <w:sz w:val="28"/>
                <w:szCs w:val="28"/>
                <w:lang w:bidi="ar-SA"/>
              </w:rPr>
            </w:pPr>
          </w:p>
        </w:tc>
      </w:tr>
      <w:tr w:rsidR="00B60D70" w:rsidRPr="00B60D70" w14:paraId="255C85CC" w14:textId="77777777" w:rsidTr="00A8620E">
        <w:trPr>
          <w:trHeight w:val="336"/>
        </w:trPr>
        <w:tc>
          <w:tcPr>
            <w:tcW w:w="704" w:type="dxa"/>
            <w:tcBorders>
              <w:top w:val="nil"/>
              <w:left w:val="single" w:sz="4" w:space="0" w:color="auto"/>
              <w:bottom w:val="nil"/>
              <w:right w:val="single" w:sz="4" w:space="0" w:color="auto"/>
            </w:tcBorders>
            <w:shd w:val="clear" w:color="auto" w:fill="auto"/>
            <w:noWrap/>
          </w:tcPr>
          <w:p w14:paraId="77AAD204" w14:textId="2A20FD10" w:rsidR="00A8620E" w:rsidRPr="00B60D70" w:rsidRDefault="00A8620E" w:rsidP="00A8620E">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6F47E9CC" w14:textId="77BD0976"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34E12B2D" w14:textId="77777777" w:rsidR="00A8620E" w:rsidRPr="00B60D70" w:rsidRDefault="00A8620E" w:rsidP="00A8620E">
            <w:pPr>
              <w:jc w:val="left"/>
              <w:rPr>
                <w:rFonts w:eastAsia="Times New Roman"/>
                <w:sz w:val="28"/>
                <w:szCs w:val="28"/>
                <w:lang w:bidi="ar-SA"/>
              </w:rPr>
            </w:pPr>
            <w:r w:rsidRPr="00B60D70">
              <w:rPr>
                <w:rFonts w:eastAsia="Times New Roman"/>
                <w:sz w:val="28"/>
                <w:szCs w:val="28"/>
                <w:cs/>
              </w:rPr>
              <w:t>มีความเมตตา</w:t>
            </w:r>
          </w:p>
        </w:tc>
        <w:tc>
          <w:tcPr>
            <w:tcW w:w="543" w:type="dxa"/>
            <w:shd w:val="clear" w:color="auto" w:fill="auto"/>
            <w:noWrap/>
            <w:hideMark/>
          </w:tcPr>
          <w:p w14:paraId="3D421EC3" w14:textId="77777777" w:rsidR="00A8620E" w:rsidRPr="00B60D70" w:rsidRDefault="00A8620E" w:rsidP="00A8620E">
            <w:pPr>
              <w:jc w:val="left"/>
              <w:rPr>
                <w:rFonts w:eastAsia="Times New Roman"/>
                <w:sz w:val="28"/>
                <w:szCs w:val="28"/>
                <w:lang w:bidi="ar-SA"/>
              </w:rPr>
            </w:pPr>
          </w:p>
        </w:tc>
        <w:tc>
          <w:tcPr>
            <w:tcW w:w="543" w:type="dxa"/>
            <w:shd w:val="clear" w:color="auto" w:fill="auto"/>
            <w:noWrap/>
            <w:hideMark/>
          </w:tcPr>
          <w:p w14:paraId="2CA2E845"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00B57936"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4CF7AD6F"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54C56A98"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34972468" w14:textId="77777777" w:rsidR="00A8620E" w:rsidRPr="00B60D70" w:rsidRDefault="00A8620E" w:rsidP="00A8620E">
            <w:pPr>
              <w:jc w:val="center"/>
              <w:rPr>
                <w:rFonts w:eastAsia="Times New Roman"/>
                <w:sz w:val="28"/>
                <w:szCs w:val="28"/>
                <w:lang w:bidi="ar-SA"/>
              </w:rPr>
            </w:pPr>
          </w:p>
        </w:tc>
      </w:tr>
      <w:tr w:rsidR="00B60D70" w:rsidRPr="00B60D70" w14:paraId="4756E9A3" w14:textId="77777777" w:rsidTr="00A8620E">
        <w:trPr>
          <w:trHeight w:val="336"/>
        </w:trPr>
        <w:tc>
          <w:tcPr>
            <w:tcW w:w="704" w:type="dxa"/>
            <w:tcBorders>
              <w:top w:val="nil"/>
              <w:left w:val="single" w:sz="4" w:space="0" w:color="auto"/>
              <w:bottom w:val="single" w:sz="4" w:space="0" w:color="auto"/>
              <w:right w:val="single" w:sz="4" w:space="0" w:color="auto"/>
            </w:tcBorders>
            <w:shd w:val="clear" w:color="auto" w:fill="auto"/>
            <w:noWrap/>
          </w:tcPr>
          <w:p w14:paraId="698598AE" w14:textId="6257FBC1" w:rsidR="00A8620E" w:rsidRPr="00B60D70" w:rsidRDefault="00A8620E" w:rsidP="00A8620E">
            <w:pPr>
              <w:jc w:val="center"/>
              <w:rPr>
                <w:rFonts w:eastAsia="Times New Roman"/>
                <w:sz w:val="28"/>
                <w:szCs w:val="28"/>
                <w:lang w:bidi="ar-SA"/>
              </w:rPr>
            </w:pPr>
          </w:p>
        </w:tc>
        <w:tc>
          <w:tcPr>
            <w:tcW w:w="1701" w:type="dxa"/>
            <w:tcBorders>
              <w:top w:val="nil"/>
              <w:left w:val="single" w:sz="4" w:space="0" w:color="auto"/>
              <w:bottom w:val="single" w:sz="4" w:space="0" w:color="auto"/>
              <w:right w:val="single" w:sz="4" w:space="0" w:color="auto"/>
            </w:tcBorders>
            <w:shd w:val="clear" w:color="auto" w:fill="auto"/>
            <w:noWrap/>
          </w:tcPr>
          <w:p w14:paraId="453F468B" w14:textId="4E9918C4" w:rsidR="00A8620E" w:rsidRPr="00B60D70" w:rsidRDefault="00A8620E" w:rsidP="00A8620E">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27821B96" w14:textId="77777777" w:rsidR="00A8620E" w:rsidRPr="00B60D70" w:rsidRDefault="00A8620E" w:rsidP="00A8620E">
            <w:pPr>
              <w:jc w:val="left"/>
              <w:rPr>
                <w:rFonts w:eastAsia="Times New Roman"/>
                <w:sz w:val="28"/>
                <w:szCs w:val="28"/>
                <w:lang w:bidi="ar-SA"/>
              </w:rPr>
            </w:pPr>
            <w:r w:rsidRPr="00B60D70">
              <w:rPr>
                <w:rFonts w:eastAsia="Times New Roman"/>
                <w:sz w:val="28"/>
                <w:szCs w:val="28"/>
                <w:cs/>
              </w:rPr>
              <w:t>มีจิตใจเอื้อเฟื้อ</w:t>
            </w:r>
          </w:p>
        </w:tc>
        <w:tc>
          <w:tcPr>
            <w:tcW w:w="543" w:type="dxa"/>
            <w:shd w:val="clear" w:color="auto" w:fill="auto"/>
            <w:noWrap/>
            <w:hideMark/>
          </w:tcPr>
          <w:p w14:paraId="45692235" w14:textId="77777777" w:rsidR="00A8620E" w:rsidRPr="00B60D70" w:rsidRDefault="00A8620E" w:rsidP="00A8620E">
            <w:pPr>
              <w:jc w:val="left"/>
              <w:rPr>
                <w:rFonts w:eastAsia="Times New Roman"/>
                <w:sz w:val="28"/>
                <w:szCs w:val="28"/>
                <w:lang w:bidi="ar-SA"/>
              </w:rPr>
            </w:pPr>
          </w:p>
        </w:tc>
        <w:tc>
          <w:tcPr>
            <w:tcW w:w="543" w:type="dxa"/>
            <w:shd w:val="clear" w:color="auto" w:fill="auto"/>
            <w:noWrap/>
            <w:hideMark/>
          </w:tcPr>
          <w:p w14:paraId="6D52277D"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03C1D742" w14:textId="77777777" w:rsidR="00A8620E" w:rsidRPr="00B60D70" w:rsidRDefault="00A8620E" w:rsidP="00A8620E">
            <w:pPr>
              <w:jc w:val="center"/>
              <w:rPr>
                <w:rFonts w:eastAsia="Times New Roman"/>
                <w:sz w:val="28"/>
                <w:szCs w:val="28"/>
                <w:lang w:bidi="ar-SA"/>
              </w:rPr>
            </w:pPr>
          </w:p>
        </w:tc>
        <w:tc>
          <w:tcPr>
            <w:tcW w:w="543" w:type="dxa"/>
            <w:shd w:val="clear" w:color="auto" w:fill="auto"/>
            <w:noWrap/>
            <w:hideMark/>
          </w:tcPr>
          <w:p w14:paraId="3E6BA15E" w14:textId="77777777" w:rsidR="00A8620E" w:rsidRPr="00B60D70" w:rsidRDefault="00A8620E" w:rsidP="00A8620E">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421A7B4D" w14:textId="77777777" w:rsidR="00A8620E" w:rsidRPr="00B60D70" w:rsidRDefault="00A8620E" w:rsidP="00A8620E">
            <w:pPr>
              <w:jc w:val="center"/>
              <w:rPr>
                <w:rFonts w:eastAsia="Times New Roman"/>
                <w:sz w:val="28"/>
                <w:szCs w:val="28"/>
                <w:lang w:bidi="ar-SA"/>
              </w:rPr>
            </w:pPr>
          </w:p>
        </w:tc>
        <w:tc>
          <w:tcPr>
            <w:tcW w:w="544" w:type="dxa"/>
            <w:shd w:val="clear" w:color="auto" w:fill="auto"/>
            <w:noWrap/>
            <w:hideMark/>
          </w:tcPr>
          <w:p w14:paraId="0CF8FEE2" w14:textId="77777777" w:rsidR="00A8620E" w:rsidRPr="00B60D70" w:rsidRDefault="00A8620E" w:rsidP="00A8620E">
            <w:pPr>
              <w:jc w:val="center"/>
              <w:rPr>
                <w:rFonts w:eastAsia="Times New Roman"/>
                <w:sz w:val="28"/>
                <w:szCs w:val="28"/>
                <w:lang w:bidi="ar-SA"/>
              </w:rPr>
            </w:pPr>
          </w:p>
        </w:tc>
      </w:tr>
      <w:tr w:rsidR="00B60D70" w:rsidRPr="00B60D70" w14:paraId="1A97AF18" w14:textId="77777777" w:rsidTr="00932286">
        <w:trPr>
          <w:trHeight w:val="336"/>
        </w:trPr>
        <w:tc>
          <w:tcPr>
            <w:tcW w:w="704" w:type="dxa"/>
            <w:vMerge w:val="restart"/>
            <w:tcBorders>
              <w:top w:val="single" w:sz="4" w:space="0" w:color="auto"/>
              <w:left w:val="single" w:sz="4" w:space="0" w:color="auto"/>
              <w:bottom w:val="nil"/>
              <w:right w:val="single" w:sz="4" w:space="0" w:color="auto"/>
            </w:tcBorders>
            <w:shd w:val="clear" w:color="auto" w:fill="auto"/>
            <w:noWrap/>
            <w:hideMark/>
          </w:tcPr>
          <w:p w14:paraId="0101FB99" w14:textId="0F9914EB" w:rsidR="005C0A0E" w:rsidRPr="00B60D70" w:rsidRDefault="00095397" w:rsidP="005C0A0E">
            <w:pPr>
              <w:jc w:val="center"/>
              <w:rPr>
                <w:rFonts w:eastAsia="Times New Roman"/>
                <w:sz w:val="28"/>
                <w:szCs w:val="28"/>
              </w:rPr>
            </w:pPr>
            <w:r w:rsidRPr="00B60D70">
              <w:rPr>
                <w:rFonts w:eastAsia="Times New Roman"/>
                <w:sz w:val="28"/>
                <w:szCs w:val="28"/>
              </w:rPr>
              <w:t>5</w:t>
            </w:r>
          </w:p>
        </w:tc>
        <w:tc>
          <w:tcPr>
            <w:tcW w:w="1701" w:type="dxa"/>
            <w:vMerge w:val="restart"/>
            <w:tcBorders>
              <w:top w:val="single" w:sz="4" w:space="0" w:color="auto"/>
              <w:left w:val="single" w:sz="4" w:space="0" w:color="auto"/>
              <w:bottom w:val="nil"/>
              <w:right w:val="single" w:sz="4" w:space="0" w:color="auto"/>
            </w:tcBorders>
            <w:shd w:val="clear" w:color="auto" w:fill="auto"/>
            <w:noWrap/>
            <w:hideMark/>
          </w:tcPr>
          <w:p w14:paraId="441DBE60" w14:textId="03C5037F" w:rsidR="005C0A0E" w:rsidRPr="00B60D70" w:rsidRDefault="005C0A0E" w:rsidP="005C0A0E">
            <w:pPr>
              <w:jc w:val="left"/>
              <w:rPr>
                <w:rFonts w:eastAsia="Times New Roman"/>
                <w:sz w:val="28"/>
                <w:szCs w:val="28"/>
                <w:lang w:bidi="ar-SA"/>
              </w:rPr>
            </w:pPr>
            <w:r w:rsidRPr="00B60D70">
              <w:rPr>
                <w:sz w:val="28"/>
                <w:szCs w:val="28"/>
              </w:rPr>
              <w:t>Ethics (E)</w:t>
            </w:r>
          </w:p>
        </w:tc>
        <w:tc>
          <w:tcPr>
            <w:tcW w:w="3402" w:type="dxa"/>
            <w:tcBorders>
              <w:left w:val="single" w:sz="4" w:space="0" w:color="auto"/>
            </w:tcBorders>
            <w:shd w:val="clear" w:color="auto" w:fill="auto"/>
            <w:hideMark/>
          </w:tcPr>
          <w:p w14:paraId="441D3FA5" w14:textId="5EE024BC" w:rsidR="005C0A0E" w:rsidRPr="00B60D70" w:rsidRDefault="005C0A0E" w:rsidP="005C0A0E">
            <w:pPr>
              <w:jc w:val="left"/>
              <w:rPr>
                <w:rFonts w:eastAsia="Times New Roman"/>
                <w:sz w:val="28"/>
                <w:szCs w:val="28"/>
                <w:lang w:bidi="ar-SA"/>
              </w:rPr>
            </w:pPr>
            <w:r w:rsidRPr="00B60D70">
              <w:rPr>
                <w:sz w:val="28"/>
                <w:szCs w:val="28"/>
                <w:cs/>
              </w:rPr>
              <w:t>มีวินัย</w:t>
            </w:r>
          </w:p>
        </w:tc>
        <w:tc>
          <w:tcPr>
            <w:tcW w:w="543" w:type="dxa"/>
            <w:shd w:val="clear" w:color="auto" w:fill="auto"/>
            <w:noWrap/>
            <w:hideMark/>
          </w:tcPr>
          <w:p w14:paraId="311F68EC" w14:textId="77777777" w:rsidR="005C0A0E" w:rsidRPr="00B60D70" w:rsidRDefault="005C0A0E" w:rsidP="005C0A0E">
            <w:pPr>
              <w:jc w:val="left"/>
              <w:rPr>
                <w:rFonts w:eastAsia="Times New Roman"/>
                <w:sz w:val="28"/>
                <w:szCs w:val="28"/>
                <w:lang w:bidi="ar-SA"/>
              </w:rPr>
            </w:pPr>
          </w:p>
        </w:tc>
        <w:tc>
          <w:tcPr>
            <w:tcW w:w="543" w:type="dxa"/>
            <w:shd w:val="clear" w:color="auto" w:fill="auto"/>
            <w:noWrap/>
            <w:hideMark/>
          </w:tcPr>
          <w:p w14:paraId="1D08E041" w14:textId="57EE35C9" w:rsidR="005C0A0E" w:rsidRPr="00B60D70" w:rsidRDefault="005C0A0E" w:rsidP="005C0A0E">
            <w:pPr>
              <w:jc w:val="center"/>
              <w:rPr>
                <w:rFonts w:eastAsia="Times New Roman"/>
                <w:sz w:val="28"/>
                <w:szCs w:val="28"/>
                <w:lang w:bidi="ar-SA"/>
              </w:rPr>
            </w:pPr>
          </w:p>
        </w:tc>
        <w:tc>
          <w:tcPr>
            <w:tcW w:w="544" w:type="dxa"/>
            <w:shd w:val="clear" w:color="auto" w:fill="auto"/>
            <w:noWrap/>
            <w:hideMark/>
          </w:tcPr>
          <w:p w14:paraId="788FF221" w14:textId="77777777" w:rsidR="005C0A0E" w:rsidRPr="00B60D70" w:rsidRDefault="005C0A0E" w:rsidP="005C0A0E">
            <w:pPr>
              <w:jc w:val="center"/>
              <w:rPr>
                <w:rFonts w:eastAsia="Times New Roman"/>
                <w:sz w:val="28"/>
                <w:szCs w:val="28"/>
                <w:lang w:bidi="ar-SA"/>
              </w:rPr>
            </w:pPr>
          </w:p>
        </w:tc>
        <w:tc>
          <w:tcPr>
            <w:tcW w:w="543" w:type="dxa"/>
            <w:shd w:val="clear" w:color="auto" w:fill="auto"/>
            <w:noWrap/>
            <w:hideMark/>
          </w:tcPr>
          <w:p w14:paraId="4548D7FF" w14:textId="689232AA" w:rsidR="005C0A0E" w:rsidRPr="00B60D70" w:rsidRDefault="005C0A0E" w:rsidP="005C0A0E">
            <w:pPr>
              <w:jc w:val="center"/>
              <w:rPr>
                <w:rFonts w:eastAsia="Times New Roman"/>
                <w:sz w:val="28"/>
                <w:szCs w:val="28"/>
                <w:lang w:bidi="ar-SA"/>
              </w:rPr>
            </w:pPr>
            <w:r w:rsidRPr="00B60D70">
              <w:rPr>
                <w:sz w:val="28"/>
                <w:szCs w:val="28"/>
              </w:rPr>
              <w:t>x</w:t>
            </w:r>
          </w:p>
        </w:tc>
        <w:tc>
          <w:tcPr>
            <w:tcW w:w="543" w:type="dxa"/>
            <w:shd w:val="clear" w:color="auto" w:fill="auto"/>
            <w:noWrap/>
            <w:hideMark/>
          </w:tcPr>
          <w:p w14:paraId="16931CCB" w14:textId="77777777" w:rsidR="005C0A0E" w:rsidRPr="00B60D70" w:rsidRDefault="005C0A0E" w:rsidP="005C0A0E">
            <w:pPr>
              <w:jc w:val="center"/>
              <w:rPr>
                <w:rFonts w:eastAsia="Times New Roman"/>
                <w:sz w:val="28"/>
                <w:szCs w:val="28"/>
                <w:lang w:bidi="ar-SA"/>
              </w:rPr>
            </w:pPr>
          </w:p>
        </w:tc>
        <w:tc>
          <w:tcPr>
            <w:tcW w:w="544" w:type="dxa"/>
            <w:shd w:val="clear" w:color="auto" w:fill="auto"/>
            <w:noWrap/>
            <w:hideMark/>
          </w:tcPr>
          <w:p w14:paraId="24C45258" w14:textId="77777777" w:rsidR="005C0A0E" w:rsidRPr="00B60D70" w:rsidRDefault="005C0A0E" w:rsidP="005C0A0E">
            <w:pPr>
              <w:jc w:val="center"/>
              <w:rPr>
                <w:rFonts w:eastAsia="Times New Roman"/>
                <w:sz w:val="28"/>
                <w:szCs w:val="28"/>
                <w:lang w:bidi="ar-SA"/>
              </w:rPr>
            </w:pPr>
          </w:p>
        </w:tc>
      </w:tr>
      <w:tr w:rsidR="00B60D70" w:rsidRPr="00B60D70" w14:paraId="5EFC8DA2" w14:textId="77777777" w:rsidTr="00932286">
        <w:trPr>
          <w:trHeight w:val="336"/>
        </w:trPr>
        <w:tc>
          <w:tcPr>
            <w:tcW w:w="704" w:type="dxa"/>
            <w:vMerge/>
            <w:tcBorders>
              <w:top w:val="nil"/>
              <w:left w:val="single" w:sz="4" w:space="0" w:color="auto"/>
              <w:bottom w:val="nil"/>
              <w:right w:val="single" w:sz="4" w:space="0" w:color="auto"/>
            </w:tcBorders>
            <w:shd w:val="clear" w:color="auto" w:fill="auto"/>
            <w:noWrap/>
          </w:tcPr>
          <w:p w14:paraId="4824FD3E" w14:textId="77777777" w:rsidR="005C0A0E" w:rsidRPr="00B60D70" w:rsidRDefault="005C0A0E" w:rsidP="005C0A0E">
            <w:pPr>
              <w:jc w:val="center"/>
              <w:rPr>
                <w:rFonts w:eastAsia="Times New Roman"/>
                <w:sz w:val="28"/>
                <w:szCs w:val="28"/>
                <w:lang w:bidi="ar-SA"/>
              </w:rPr>
            </w:pPr>
          </w:p>
        </w:tc>
        <w:tc>
          <w:tcPr>
            <w:tcW w:w="1701" w:type="dxa"/>
            <w:vMerge/>
            <w:tcBorders>
              <w:top w:val="nil"/>
              <w:left w:val="single" w:sz="4" w:space="0" w:color="auto"/>
              <w:bottom w:val="nil"/>
              <w:right w:val="single" w:sz="4" w:space="0" w:color="auto"/>
            </w:tcBorders>
            <w:shd w:val="clear" w:color="auto" w:fill="auto"/>
            <w:noWrap/>
          </w:tcPr>
          <w:p w14:paraId="4E13FEFA" w14:textId="77777777" w:rsidR="005C0A0E" w:rsidRPr="00B60D70" w:rsidRDefault="005C0A0E" w:rsidP="005C0A0E">
            <w:pPr>
              <w:jc w:val="left"/>
              <w:rPr>
                <w:rFonts w:eastAsia="Times New Roman"/>
                <w:sz w:val="28"/>
                <w:szCs w:val="28"/>
                <w:lang w:bidi="ar-SA"/>
              </w:rPr>
            </w:pPr>
          </w:p>
        </w:tc>
        <w:tc>
          <w:tcPr>
            <w:tcW w:w="3402" w:type="dxa"/>
            <w:tcBorders>
              <w:left w:val="single" w:sz="4" w:space="0" w:color="auto"/>
            </w:tcBorders>
            <w:shd w:val="clear" w:color="auto" w:fill="auto"/>
            <w:hideMark/>
          </w:tcPr>
          <w:p w14:paraId="70299349" w14:textId="0217B11C" w:rsidR="005C0A0E" w:rsidRPr="00B60D70" w:rsidRDefault="005C0A0E" w:rsidP="005C0A0E">
            <w:pPr>
              <w:jc w:val="left"/>
              <w:rPr>
                <w:rFonts w:eastAsia="Times New Roman"/>
                <w:sz w:val="28"/>
                <w:szCs w:val="28"/>
                <w:lang w:bidi="ar-SA"/>
              </w:rPr>
            </w:pPr>
            <w:r w:rsidRPr="00B60D70">
              <w:rPr>
                <w:sz w:val="28"/>
                <w:szCs w:val="28"/>
                <w:cs/>
              </w:rPr>
              <w:t>ตรงต่อเวลา</w:t>
            </w:r>
          </w:p>
        </w:tc>
        <w:tc>
          <w:tcPr>
            <w:tcW w:w="543" w:type="dxa"/>
            <w:shd w:val="clear" w:color="auto" w:fill="auto"/>
            <w:noWrap/>
            <w:hideMark/>
          </w:tcPr>
          <w:p w14:paraId="060448E4" w14:textId="77777777" w:rsidR="005C0A0E" w:rsidRPr="00B60D70" w:rsidRDefault="005C0A0E" w:rsidP="005C0A0E">
            <w:pPr>
              <w:jc w:val="left"/>
              <w:rPr>
                <w:rFonts w:eastAsia="Times New Roman"/>
                <w:sz w:val="28"/>
                <w:szCs w:val="28"/>
                <w:lang w:bidi="ar-SA"/>
              </w:rPr>
            </w:pPr>
          </w:p>
        </w:tc>
        <w:tc>
          <w:tcPr>
            <w:tcW w:w="543" w:type="dxa"/>
            <w:shd w:val="clear" w:color="auto" w:fill="auto"/>
            <w:noWrap/>
            <w:hideMark/>
          </w:tcPr>
          <w:p w14:paraId="6D6CFF8F" w14:textId="61F2296E" w:rsidR="005C0A0E" w:rsidRPr="00B60D70" w:rsidRDefault="005C0A0E" w:rsidP="005C0A0E">
            <w:pPr>
              <w:jc w:val="center"/>
              <w:rPr>
                <w:rFonts w:eastAsia="Times New Roman"/>
                <w:sz w:val="28"/>
                <w:szCs w:val="28"/>
                <w:lang w:bidi="ar-SA"/>
              </w:rPr>
            </w:pPr>
          </w:p>
        </w:tc>
        <w:tc>
          <w:tcPr>
            <w:tcW w:w="544" w:type="dxa"/>
            <w:shd w:val="clear" w:color="auto" w:fill="auto"/>
            <w:noWrap/>
            <w:hideMark/>
          </w:tcPr>
          <w:p w14:paraId="0994FBA7" w14:textId="77777777" w:rsidR="005C0A0E" w:rsidRPr="00B60D70" w:rsidRDefault="005C0A0E" w:rsidP="005C0A0E">
            <w:pPr>
              <w:jc w:val="center"/>
              <w:rPr>
                <w:rFonts w:eastAsia="Times New Roman"/>
                <w:sz w:val="28"/>
                <w:szCs w:val="28"/>
                <w:lang w:bidi="ar-SA"/>
              </w:rPr>
            </w:pPr>
          </w:p>
        </w:tc>
        <w:tc>
          <w:tcPr>
            <w:tcW w:w="543" w:type="dxa"/>
            <w:shd w:val="clear" w:color="auto" w:fill="auto"/>
            <w:noWrap/>
            <w:hideMark/>
          </w:tcPr>
          <w:p w14:paraId="3386DBF5" w14:textId="222C4BE3" w:rsidR="005C0A0E" w:rsidRPr="00B60D70" w:rsidRDefault="005C0A0E" w:rsidP="005C0A0E">
            <w:pPr>
              <w:jc w:val="center"/>
              <w:rPr>
                <w:rFonts w:eastAsia="Times New Roman"/>
                <w:sz w:val="28"/>
                <w:szCs w:val="28"/>
                <w:lang w:bidi="ar-SA"/>
              </w:rPr>
            </w:pPr>
            <w:r w:rsidRPr="00B60D70">
              <w:rPr>
                <w:sz w:val="28"/>
                <w:szCs w:val="28"/>
              </w:rPr>
              <w:t>x</w:t>
            </w:r>
          </w:p>
        </w:tc>
        <w:tc>
          <w:tcPr>
            <w:tcW w:w="543" w:type="dxa"/>
            <w:shd w:val="clear" w:color="auto" w:fill="auto"/>
            <w:noWrap/>
            <w:hideMark/>
          </w:tcPr>
          <w:p w14:paraId="57B118E0" w14:textId="77777777" w:rsidR="005C0A0E" w:rsidRPr="00B60D70" w:rsidRDefault="005C0A0E" w:rsidP="005C0A0E">
            <w:pPr>
              <w:jc w:val="center"/>
              <w:rPr>
                <w:rFonts w:eastAsia="Times New Roman"/>
                <w:sz w:val="28"/>
                <w:szCs w:val="28"/>
                <w:lang w:bidi="ar-SA"/>
              </w:rPr>
            </w:pPr>
          </w:p>
        </w:tc>
        <w:tc>
          <w:tcPr>
            <w:tcW w:w="544" w:type="dxa"/>
            <w:shd w:val="clear" w:color="auto" w:fill="auto"/>
            <w:noWrap/>
            <w:hideMark/>
          </w:tcPr>
          <w:p w14:paraId="40141F2B" w14:textId="77777777" w:rsidR="005C0A0E" w:rsidRPr="00B60D70" w:rsidRDefault="005C0A0E" w:rsidP="005C0A0E">
            <w:pPr>
              <w:jc w:val="center"/>
              <w:rPr>
                <w:rFonts w:eastAsia="Times New Roman"/>
                <w:sz w:val="28"/>
                <w:szCs w:val="28"/>
                <w:lang w:bidi="ar-SA"/>
              </w:rPr>
            </w:pPr>
          </w:p>
        </w:tc>
      </w:tr>
      <w:tr w:rsidR="00B60D70" w:rsidRPr="00B60D70" w14:paraId="54ED4850" w14:textId="77777777" w:rsidTr="00932286">
        <w:trPr>
          <w:trHeight w:val="336"/>
        </w:trPr>
        <w:tc>
          <w:tcPr>
            <w:tcW w:w="704" w:type="dxa"/>
            <w:tcBorders>
              <w:top w:val="nil"/>
              <w:left w:val="single" w:sz="4" w:space="0" w:color="auto"/>
              <w:bottom w:val="nil"/>
              <w:right w:val="single" w:sz="4" w:space="0" w:color="auto"/>
            </w:tcBorders>
            <w:shd w:val="clear" w:color="auto" w:fill="auto"/>
            <w:noWrap/>
          </w:tcPr>
          <w:p w14:paraId="19D277F7" w14:textId="77777777" w:rsidR="005C0A0E" w:rsidRPr="00B60D70" w:rsidRDefault="005C0A0E" w:rsidP="005C0A0E">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3A50F8BA" w14:textId="77777777" w:rsidR="005C0A0E" w:rsidRPr="00B60D70" w:rsidRDefault="005C0A0E" w:rsidP="005C0A0E">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4F62C1AC" w14:textId="6C13D832" w:rsidR="005C0A0E" w:rsidRPr="00B60D70" w:rsidRDefault="005C0A0E" w:rsidP="005C0A0E">
            <w:pPr>
              <w:jc w:val="left"/>
              <w:rPr>
                <w:rFonts w:eastAsia="Times New Roman"/>
                <w:sz w:val="28"/>
                <w:szCs w:val="28"/>
                <w:lang w:bidi="ar-SA"/>
              </w:rPr>
            </w:pPr>
            <w:r w:rsidRPr="00B60D70">
              <w:rPr>
                <w:sz w:val="28"/>
                <w:szCs w:val="28"/>
                <w:cs/>
              </w:rPr>
              <w:t>จรรยาบรรณวิชาชีพ</w:t>
            </w:r>
          </w:p>
        </w:tc>
        <w:tc>
          <w:tcPr>
            <w:tcW w:w="543" w:type="dxa"/>
            <w:shd w:val="clear" w:color="auto" w:fill="auto"/>
            <w:noWrap/>
            <w:hideMark/>
          </w:tcPr>
          <w:p w14:paraId="1AACD5FA" w14:textId="77777777" w:rsidR="005C0A0E" w:rsidRPr="00B60D70" w:rsidRDefault="005C0A0E" w:rsidP="005C0A0E">
            <w:pPr>
              <w:jc w:val="left"/>
              <w:rPr>
                <w:rFonts w:eastAsia="Times New Roman"/>
                <w:sz w:val="28"/>
                <w:szCs w:val="28"/>
                <w:lang w:bidi="ar-SA"/>
              </w:rPr>
            </w:pPr>
          </w:p>
        </w:tc>
        <w:tc>
          <w:tcPr>
            <w:tcW w:w="543" w:type="dxa"/>
            <w:shd w:val="clear" w:color="auto" w:fill="auto"/>
            <w:noWrap/>
            <w:hideMark/>
          </w:tcPr>
          <w:p w14:paraId="7399A046" w14:textId="77777777" w:rsidR="005C0A0E" w:rsidRPr="00B60D70" w:rsidRDefault="005C0A0E" w:rsidP="005C0A0E">
            <w:pPr>
              <w:jc w:val="center"/>
              <w:rPr>
                <w:rFonts w:eastAsia="Times New Roman"/>
                <w:sz w:val="28"/>
                <w:szCs w:val="28"/>
                <w:lang w:bidi="ar-SA"/>
              </w:rPr>
            </w:pPr>
          </w:p>
        </w:tc>
        <w:tc>
          <w:tcPr>
            <w:tcW w:w="544" w:type="dxa"/>
            <w:shd w:val="clear" w:color="auto" w:fill="auto"/>
            <w:noWrap/>
            <w:hideMark/>
          </w:tcPr>
          <w:p w14:paraId="67A69011" w14:textId="77777777" w:rsidR="005C0A0E" w:rsidRPr="00B60D70" w:rsidRDefault="005C0A0E" w:rsidP="005C0A0E">
            <w:pPr>
              <w:jc w:val="center"/>
              <w:rPr>
                <w:rFonts w:eastAsia="Times New Roman"/>
                <w:sz w:val="28"/>
                <w:szCs w:val="28"/>
                <w:lang w:bidi="ar-SA"/>
              </w:rPr>
            </w:pPr>
          </w:p>
        </w:tc>
        <w:tc>
          <w:tcPr>
            <w:tcW w:w="543" w:type="dxa"/>
            <w:shd w:val="clear" w:color="auto" w:fill="auto"/>
            <w:noWrap/>
            <w:hideMark/>
          </w:tcPr>
          <w:p w14:paraId="7BF1D914" w14:textId="25FCC985" w:rsidR="005C0A0E" w:rsidRPr="00B60D70" w:rsidRDefault="005C0A0E" w:rsidP="005C0A0E">
            <w:pPr>
              <w:jc w:val="center"/>
              <w:rPr>
                <w:rFonts w:eastAsia="Times New Roman"/>
                <w:sz w:val="28"/>
                <w:szCs w:val="28"/>
                <w:lang w:bidi="ar-SA"/>
              </w:rPr>
            </w:pPr>
            <w:r w:rsidRPr="00B60D70">
              <w:rPr>
                <w:sz w:val="28"/>
                <w:szCs w:val="28"/>
              </w:rPr>
              <w:t>x</w:t>
            </w:r>
          </w:p>
        </w:tc>
        <w:tc>
          <w:tcPr>
            <w:tcW w:w="543" w:type="dxa"/>
            <w:shd w:val="clear" w:color="auto" w:fill="auto"/>
            <w:noWrap/>
            <w:hideMark/>
          </w:tcPr>
          <w:p w14:paraId="0821CC9B" w14:textId="77777777" w:rsidR="005C0A0E" w:rsidRPr="00B60D70" w:rsidRDefault="005C0A0E" w:rsidP="005C0A0E">
            <w:pPr>
              <w:jc w:val="center"/>
              <w:rPr>
                <w:rFonts w:eastAsia="Times New Roman"/>
                <w:sz w:val="28"/>
                <w:szCs w:val="28"/>
                <w:lang w:bidi="ar-SA"/>
              </w:rPr>
            </w:pPr>
          </w:p>
        </w:tc>
        <w:tc>
          <w:tcPr>
            <w:tcW w:w="544" w:type="dxa"/>
            <w:shd w:val="clear" w:color="auto" w:fill="auto"/>
            <w:noWrap/>
            <w:hideMark/>
          </w:tcPr>
          <w:p w14:paraId="13B2FEFF" w14:textId="77777777" w:rsidR="005C0A0E" w:rsidRPr="00B60D70" w:rsidRDefault="005C0A0E" w:rsidP="005C0A0E">
            <w:pPr>
              <w:jc w:val="center"/>
              <w:rPr>
                <w:rFonts w:eastAsia="Times New Roman"/>
                <w:sz w:val="28"/>
                <w:szCs w:val="28"/>
                <w:lang w:bidi="ar-SA"/>
              </w:rPr>
            </w:pPr>
          </w:p>
        </w:tc>
      </w:tr>
      <w:tr w:rsidR="00B60D70" w:rsidRPr="00B60D70" w14:paraId="2965609B" w14:textId="77777777" w:rsidTr="005C0A0E">
        <w:trPr>
          <w:trHeight w:val="336"/>
        </w:trPr>
        <w:tc>
          <w:tcPr>
            <w:tcW w:w="704" w:type="dxa"/>
            <w:tcBorders>
              <w:top w:val="nil"/>
              <w:left w:val="single" w:sz="4" w:space="0" w:color="auto"/>
              <w:bottom w:val="single" w:sz="4" w:space="0" w:color="auto"/>
              <w:right w:val="single" w:sz="4" w:space="0" w:color="auto"/>
            </w:tcBorders>
            <w:shd w:val="clear" w:color="auto" w:fill="auto"/>
            <w:noWrap/>
          </w:tcPr>
          <w:p w14:paraId="2DFC1070" w14:textId="77777777" w:rsidR="005C0A0E" w:rsidRPr="00B60D70" w:rsidRDefault="005C0A0E" w:rsidP="005C0A0E">
            <w:pPr>
              <w:jc w:val="center"/>
              <w:rPr>
                <w:rFonts w:eastAsia="Times New Roman"/>
                <w:sz w:val="28"/>
                <w:szCs w:val="28"/>
                <w:lang w:bidi="ar-SA"/>
              </w:rPr>
            </w:pPr>
          </w:p>
        </w:tc>
        <w:tc>
          <w:tcPr>
            <w:tcW w:w="1701" w:type="dxa"/>
            <w:tcBorders>
              <w:top w:val="nil"/>
              <w:left w:val="single" w:sz="4" w:space="0" w:color="auto"/>
              <w:bottom w:val="single" w:sz="4" w:space="0" w:color="auto"/>
              <w:right w:val="single" w:sz="4" w:space="0" w:color="auto"/>
            </w:tcBorders>
            <w:shd w:val="clear" w:color="auto" w:fill="auto"/>
            <w:noWrap/>
          </w:tcPr>
          <w:p w14:paraId="3A0F5754" w14:textId="77777777" w:rsidR="005C0A0E" w:rsidRPr="00B60D70" w:rsidRDefault="005C0A0E" w:rsidP="005C0A0E">
            <w:pPr>
              <w:jc w:val="left"/>
              <w:rPr>
                <w:rFonts w:eastAsia="Times New Roman"/>
                <w:sz w:val="28"/>
                <w:szCs w:val="28"/>
                <w:lang w:bidi="ar-SA"/>
              </w:rPr>
            </w:pPr>
          </w:p>
        </w:tc>
        <w:tc>
          <w:tcPr>
            <w:tcW w:w="3402" w:type="dxa"/>
            <w:tcBorders>
              <w:left w:val="single" w:sz="4" w:space="0" w:color="auto"/>
              <w:bottom w:val="single" w:sz="4" w:space="0" w:color="auto"/>
            </w:tcBorders>
            <w:shd w:val="clear" w:color="auto" w:fill="auto"/>
            <w:hideMark/>
          </w:tcPr>
          <w:p w14:paraId="799605A8" w14:textId="39D01FA6" w:rsidR="005C0A0E" w:rsidRPr="00B60D70" w:rsidRDefault="005C0A0E" w:rsidP="005C0A0E">
            <w:pPr>
              <w:jc w:val="left"/>
              <w:rPr>
                <w:rFonts w:eastAsia="Times New Roman"/>
                <w:sz w:val="28"/>
                <w:szCs w:val="28"/>
                <w:lang w:bidi="ar-SA"/>
              </w:rPr>
            </w:pPr>
            <w:r w:rsidRPr="00B60D70">
              <w:rPr>
                <w:sz w:val="28"/>
                <w:szCs w:val="28"/>
                <w:cs/>
              </w:rPr>
              <w:t>ทัศนคติต่อวิชาชีพครู</w:t>
            </w:r>
          </w:p>
        </w:tc>
        <w:tc>
          <w:tcPr>
            <w:tcW w:w="543" w:type="dxa"/>
            <w:tcBorders>
              <w:bottom w:val="single" w:sz="4" w:space="0" w:color="auto"/>
            </w:tcBorders>
            <w:shd w:val="clear" w:color="auto" w:fill="auto"/>
            <w:noWrap/>
            <w:hideMark/>
          </w:tcPr>
          <w:p w14:paraId="0B63FD90" w14:textId="77777777" w:rsidR="005C0A0E" w:rsidRPr="00B60D70" w:rsidRDefault="005C0A0E" w:rsidP="005C0A0E">
            <w:pPr>
              <w:jc w:val="left"/>
              <w:rPr>
                <w:rFonts w:eastAsia="Times New Roman"/>
                <w:sz w:val="28"/>
                <w:szCs w:val="28"/>
                <w:lang w:bidi="ar-SA"/>
              </w:rPr>
            </w:pPr>
          </w:p>
        </w:tc>
        <w:tc>
          <w:tcPr>
            <w:tcW w:w="543" w:type="dxa"/>
            <w:tcBorders>
              <w:bottom w:val="single" w:sz="4" w:space="0" w:color="auto"/>
            </w:tcBorders>
            <w:shd w:val="clear" w:color="auto" w:fill="auto"/>
            <w:noWrap/>
            <w:hideMark/>
          </w:tcPr>
          <w:p w14:paraId="160336C9" w14:textId="005B0564" w:rsidR="005C0A0E" w:rsidRPr="00B60D70" w:rsidRDefault="005C0A0E" w:rsidP="005C0A0E">
            <w:pPr>
              <w:jc w:val="center"/>
              <w:rPr>
                <w:rFonts w:eastAsia="Times New Roman"/>
                <w:sz w:val="28"/>
                <w:szCs w:val="28"/>
                <w:lang w:bidi="ar-SA"/>
              </w:rPr>
            </w:pPr>
          </w:p>
        </w:tc>
        <w:tc>
          <w:tcPr>
            <w:tcW w:w="544" w:type="dxa"/>
            <w:tcBorders>
              <w:bottom w:val="single" w:sz="4" w:space="0" w:color="auto"/>
            </w:tcBorders>
            <w:shd w:val="clear" w:color="auto" w:fill="auto"/>
            <w:noWrap/>
            <w:hideMark/>
          </w:tcPr>
          <w:p w14:paraId="14597CB6" w14:textId="77777777" w:rsidR="005C0A0E" w:rsidRPr="00B60D70" w:rsidRDefault="005C0A0E" w:rsidP="005C0A0E">
            <w:pPr>
              <w:jc w:val="center"/>
              <w:rPr>
                <w:rFonts w:eastAsia="Times New Roman"/>
                <w:sz w:val="28"/>
                <w:szCs w:val="28"/>
                <w:lang w:bidi="ar-SA"/>
              </w:rPr>
            </w:pPr>
          </w:p>
        </w:tc>
        <w:tc>
          <w:tcPr>
            <w:tcW w:w="543" w:type="dxa"/>
            <w:tcBorders>
              <w:bottom w:val="single" w:sz="4" w:space="0" w:color="auto"/>
            </w:tcBorders>
            <w:shd w:val="clear" w:color="auto" w:fill="auto"/>
            <w:noWrap/>
            <w:hideMark/>
          </w:tcPr>
          <w:p w14:paraId="481214BA" w14:textId="3EEA77E3" w:rsidR="005C0A0E" w:rsidRPr="00B60D70" w:rsidRDefault="005C0A0E" w:rsidP="005C0A0E">
            <w:pPr>
              <w:jc w:val="center"/>
              <w:rPr>
                <w:rFonts w:eastAsia="Times New Roman"/>
                <w:sz w:val="28"/>
                <w:szCs w:val="28"/>
                <w:lang w:bidi="ar-SA"/>
              </w:rPr>
            </w:pPr>
            <w:r w:rsidRPr="00B60D70">
              <w:rPr>
                <w:sz w:val="28"/>
                <w:szCs w:val="28"/>
              </w:rPr>
              <w:t>x</w:t>
            </w:r>
          </w:p>
        </w:tc>
        <w:tc>
          <w:tcPr>
            <w:tcW w:w="543" w:type="dxa"/>
            <w:tcBorders>
              <w:bottom w:val="single" w:sz="4" w:space="0" w:color="auto"/>
            </w:tcBorders>
            <w:shd w:val="clear" w:color="auto" w:fill="auto"/>
            <w:noWrap/>
            <w:hideMark/>
          </w:tcPr>
          <w:p w14:paraId="78B20FC3" w14:textId="77777777" w:rsidR="005C0A0E" w:rsidRPr="00B60D70" w:rsidRDefault="005C0A0E" w:rsidP="005C0A0E">
            <w:pPr>
              <w:jc w:val="center"/>
              <w:rPr>
                <w:rFonts w:eastAsia="Times New Roman"/>
                <w:sz w:val="28"/>
                <w:szCs w:val="28"/>
                <w:lang w:bidi="ar-SA"/>
              </w:rPr>
            </w:pPr>
          </w:p>
        </w:tc>
        <w:tc>
          <w:tcPr>
            <w:tcW w:w="544" w:type="dxa"/>
            <w:tcBorders>
              <w:bottom w:val="single" w:sz="4" w:space="0" w:color="auto"/>
            </w:tcBorders>
            <w:shd w:val="clear" w:color="auto" w:fill="auto"/>
            <w:noWrap/>
            <w:hideMark/>
          </w:tcPr>
          <w:p w14:paraId="6213B721" w14:textId="77777777" w:rsidR="005C0A0E" w:rsidRPr="00B60D70" w:rsidRDefault="005C0A0E" w:rsidP="005C0A0E">
            <w:pPr>
              <w:jc w:val="center"/>
              <w:rPr>
                <w:rFonts w:eastAsia="Times New Roman"/>
                <w:sz w:val="28"/>
                <w:szCs w:val="28"/>
                <w:lang w:bidi="ar-SA"/>
              </w:rPr>
            </w:pPr>
          </w:p>
        </w:tc>
      </w:tr>
      <w:tr w:rsidR="00B60D70" w:rsidRPr="00B60D70" w14:paraId="661B6BD5" w14:textId="77777777" w:rsidTr="00BC5E43">
        <w:trPr>
          <w:trHeight w:val="336"/>
        </w:trPr>
        <w:tc>
          <w:tcPr>
            <w:tcW w:w="704" w:type="dxa"/>
            <w:tcBorders>
              <w:top w:val="single" w:sz="4" w:space="0" w:color="auto"/>
              <w:left w:val="single" w:sz="4" w:space="0" w:color="auto"/>
              <w:bottom w:val="nil"/>
              <w:right w:val="single" w:sz="4" w:space="0" w:color="auto"/>
            </w:tcBorders>
            <w:shd w:val="clear" w:color="auto" w:fill="auto"/>
            <w:noWrap/>
            <w:hideMark/>
          </w:tcPr>
          <w:p w14:paraId="6DD22B60" w14:textId="493FF5BE" w:rsidR="00BC5E43" w:rsidRPr="00B60D70" w:rsidRDefault="00095397" w:rsidP="00BC5E43">
            <w:pPr>
              <w:jc w:val="center"/>
              <w:rPr>
                <w:rFonts w:eastAsia="Times New Roman"/>
                <w:sz w:val="28"/>
                <w:szCs w:val="28"/>
                <w:lang w:bidi="ar-SA"/>
              </w:rPr>
            </w:pPr>
            <w:r w:rsidRPr="00B60D70">
              <w:rPr>
                <w:rFonts w:eastAsia="Times New Roman"/>
                <w:sz w:val="28"/>
                <w:szCs w:val="28"/>
                <w:lang w:bidi="ar-SA"/>
              </w:rPr>
              <w:t>6</w:t>
            </w:r>
          </w:p>
        </w:tc>
        <w:tc>
          <w:tcPr>
            <w:tcW w:w="1701" w:type="dxa"/>
            <w:tcBorders>
              <w:top w:val="single" w:sz="4" w:space="0" w:color="auto"/>
              <w:left w:val="single" w:sz="4" w:space="0" w:color="auto"/>
              <w:bottom w:val="nil"/>
              <w:right w:val="single" w:sz="4" w:space="0" w:color="auto"/>
            </w:tcBorders>
            <w:shd w:val="clear" w:color="auto" w:fill="auto"/>
            <w:noWrap/>
            <w:hideMark/>
          </w:tcPr>
          <w:p w14:paraId="32D704B3" w14:textId="77777777" w:rsidR="00BC5E43" w:rsidRPr="00B60D70" w:rsidRDefault="00BC5E43" w:rsidP="00BC5E43">
            <w:pPr>
              <w:jc w:val="left"/>
              <w:rPr>
                <w:rFonts w:eastAsia="Times New Roman"/>
                <w:sz w:val="28"/>
                <w:szCs w:val="28"/>
                <w:lang w:bidi="ar-SA"/>
              </w:rPr>
            </w:pPr>
            <w:r w:rsidRPr="00B60D70">
              <w:rPr>
                <w:rFonts w:eastAsia="Times New Roman"/>
                <w:sz w:val="28"/>
                <w:szCs w:val="28"/>
                <w:lang w:bidi="ar-SA"/>
              </w:rPr>
              <w:t>Characteristics (C)</w:t>
            </w:r>
          </w:p>
        </w:tc>
        <w:tc>
          <w:tcPr>
            <w:tcW w:w="3402" w:type="dxa"/>
            <w:tcBorders>
              <w:left w:val="single" w:sz="4" w:space="0" w:color="auto"/>
            </w:tcBorders>
            <w:shd w:val="clear" w:color="auto" w:fill="auto"/>
            <w:noWrap/>
            <w:hideMark/>
          </w:tcPr>
          <w:p w14:paraId="7DDC268F" w14:textId="77777777" w:rsidR="00BC5E43" w:rsidRPr="00B60D70" w:rsidRDefault="00BC5E43" w:rsidP="00BC5E43">
            <w:pPr>
              <w:jc w:val="left"/>
              <w:rPr>
                <w:rFonts w:eastAsia="Times New Roman"/>
                <w:sz w:val="28"/>
                <w:szCs w:val="28"/>
                <w:lang w:bidi="ar-SA"/>
              </w:rPr>
            </w:pPr>
            <w:r w:rsidRPr="00B60D70">
              <w:rPr>
                <w:rFonts w:eastAsia="Times New Roman"/>
                <w:sz w:val="28"/>
                <w:szCs w:val="28"/>
                <w:cs/>
              </w:rPr>
              <w:t>เรียนรู้ด้วยตนเอง</w:t>
            </w:r>
          </w:p>
        </w:tc>
        <w:tc>
          <w:tcPr>
            <w:tcW w:w="543" w:type="dxa"/>
            <w:shd w:val="clear" w:color="auto" w:fill="auto"/>
            <w:noWrap/>
            <w:hideMark/>
          </w:tcPr>
          <w:p w14:paraId="01C02C7F" w14:textId="77777777" w:rsidR="00BC5E43" w:rsidRPr="00B60D70" w:rsidRDefault="00BC5E43" w:rsidP="00BC5E43">
            <w:pPr>
              <w:jc w:val="left"/>
              <w:rPr>
                <w:rFonts w:eastAsia="Times New Roman"/>
                <w:sz w:val="28"/>
                <w:szCs w:val="28"/>
                <w:lang w:bidi="ar-SA"/>
              </w:rPr>
            </w:pPr>
          </w:p>
        </w:tc>
        <w:tc>
          <w:tcPr>
            <w:tcW w:w="543" w:type="dxa"/>
            <w:shd w:val="clear" w:color="auto" w:fill="auto"/>
            <w:noWrap/>
            <w:hideMark/>
          </w:tcPr>
          <w:p w14:paraId="4477B105" w14:textId="77777777" w:rsidR="00BC5E43" w:rsidRPr="00B60D70" w:rsidRDefault="00BC5E43" w:rsidP="00BC5E43">
            <w:pPr>
              <w:jc w:val="center"/>
              <w:rPr>
                <w:rFonts w:eastAsia="Times New Roman"/>
                <w:sz w:val="28"/>
                <w:szCs w:val="28"/>
                <w:lang w:bidi="ar-SA"/>
              </w:rPr>
            </w:pPr>
          </w:p>
        </w:tc>
        <w:tc>
          <w:tcPr>
            <w:tcW w:w="544" w:type="dxa"/>
            <w:shd w:val="clear" w:color="auto" w:fill="auto"/>
            <w:noWrap/>
            <w:hideMark/>
          </w:tcPr>
          <w:p w14:paraId="3ECEDF17" w14:textId="77777777" w:rsidR="00BC5E43" w:rsidRPr="00B60D70" w:rsidRDefault="00BC5E43" w:rsidP="00BC5E43">
            <w:pPr>
              <w:jc w:val="center"/>
              <w:rPr>
                <w:rFonts w:eastAsia="Times New Roman"/>
                <w:sz w:val="28"/>
                <w:szCs w:val="28"/>
                <w:lang w:bidi="ar-SA"/>
              </w:rPr>
            </w:pPr>
          </w:p>
        </w:tc>
        <w:tc>
          <w:tcPr>
            <w:tcW w:w="543" w:type="dxa"/>
            <w:shd w:val="clear" w:color="auto" w:fill="auto"/>
            <w:noWrap/>
            <w:hideMark/>
          </w:tcPr>
          <w:p w14:paraId="215150C5" w14:textId="77777777" w:rsidR="00BC5E43" w:rsidRPr="00B60D70" w:rsidRDefault="00BC5E43" w:rsidP="00BC5E43">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4794601F" w14:textId="77777777" w:rsidR="00BC5E43" w:rsidRPr="00B60D70" w:rsidRDefault="00BC5E43" w:rsidP="00BC5E43">
            <w:pPr>
              <w:jc w:val="center"/>
              <w:rPr>
                <w:rFonts w:eastAsia="Times New Roman"/>
                <w:sz w:val="28"/>
                <w:szCs w:val="28"/>
                <w:lang w:bidi="ar-SA"/>
              </w:rPr>
            </w:pPr>
          </w:p>
        </w:tc>
        <w:tc>
          <w:tcPr>
            <w:tcW w:w="544" w:type="dxa"/>
            <w:shd w:val="clear" w:color="auto" w:fill="auto"/>
            <w:noWrap/>
            <w:hideMark/>
          </w:tcPr>
          <w:p w14:paraId="223854D6" w14:textId="77777777" w:rsidR="00BC5E43" w:rsidRPr="00B60D70" w:rsidRDefault="00BC5E43" w:rsidP="00BC5E43">
            <w:pPr>
              <w:jc w:val="center"/>
              <w:rPr>
                <w:rFonts w:eastAsia="Times New Roman"/>
                <w:sz w:val="28"/>
                <w:szCs w:val="28"/>
                <w:lang w:bidi="ar-SA"/>
              </w:rPr>
            </w:pPr>
          </w:p>
        </w:tc>
      </w:tr>
      <w:tr w:rsidR="00B60D70" w:rsidRPr="00B60D70" w14:paraId="643F1BA4" w14:textId="77777777" w:rsidTr="00BC5E43">
        <w:trPr>
          <w:trHeight w:val="336"/>
        </w:trPr>
        <w:tc>
          <w:tcPr>
            <w:tcW w:w="704" w:type="dxa"/>
            <w:tcBorders>
              <w:top w:val="nil"/>
              <w:left w:val="single" w:sz="4" w:space="0" w:color="auto"/>
              <w:bottom w:val="nil"/>
              <w:right w:val="single" w:sz="4" w:space="0" w:color="auto"/>
            </w:tcBorders>
            <w:shd w:val="clear" w:color="auto" w:fill="auto"/>
            <w:noWrap/>
          </w:tcPr>
          <w:p w14:paraId="4504BF44" w14:textId="0266734B" w:rsidR="00BC5E43" w:rsidRPr="00B60D70" w:rsidRDefault="00BC5E43" w:rsidP="00BC5E43">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622A7B54" w14:textId="7707D43F" w:rsidR="00BC5E43" w:rsidRPr="00B60D70" w:rsidRDefault="00BC5E43" w:rsidP="00BC5E43">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12CA2760" w14:textId="419BA99B" w:rsidR="00BC5E43" w:rsidRPr="00B60D70" w:rsidRDefault="002213F3" w:rsidP="00BC5E43">
            <w:pPr>
              <w:jc w:val="left"/>
              <w:rPr>
                <w:rFonts w:eastAsia="Times New Roman"/>
                <w:sz w:val="28"/>
                <w:szCs w:val="28"/>
                <w:lang w:bidi="ar-SA"/>
              </w:rPr>
            </w:pPr>
            <w:r w:rsidRPr="00B60D70">
              <w:rPr>
                <w:rFonts w:eastAsia="Times New Roman" w:hint="cs"/>
                <w:sz w:val="28"/>
                <w:szCs w:val="28"/>
                <w:cs/>
              </w:rPr>
              <w:t>ใ</w:t>
            </w:r>
            <w:r w:rsidR="00BC5E43" w:rsidRPr="00B60D70">
              <w:rPr>
                <w:rFonts w:eastAsia="Times New Roman"/>
                <w:sz w:val="28"/>
                <w:szCs w:val="28"/>
                <w:cs/>
              </w:rPr>
              <w:t>ฝ่เรียนรู้</w:t>
            </w:r>
          </w:p>
        </w:tc>
        <w:tc>
          <w:tcPr>
            <w:tcW w:w="543" w:type="dxa"/>
            <w:shd w:val="clear" w:color="auto" w:fill="auto"/>
            <w:noWrap/>
            <w:hideMark/>
          </w:tcPr>
          <w:p w14:paraId="705549E4" w14:textId="77777777" w:rsidR="00BC5E43" w:rsidRPr="00B60D70" w:rsidRDefault="00BC5E43" w:rsidP="00BC5E43">
            <w:pPr>
              <w:jc w:val="left"/>
              <w:rPr>
                <w:rFonts w:eastAsia="Times New Roman"/>
                <w:sz w:val="28"/>
                <w:szCs w:val="28"/>
                <w:lang w:bidi="ar-SA"/>
              </w:rPr>
            </w:pPr>
          </w:p>
        </w:tc>
        <w:tc>
          <w:tcPr>
            <w:tcW w:w="543" w:type="dxa"/>
            <w:shd w:val="clear" w:color="auto" w:fill="auto"/>
            <w:noWrap/>
            <w:hideMark/>
          </w:tcPr>
          <w:p w14:paraId="13009CA1" w14:textId="77777777" w:rsidR="00BC5E43" w:rsidRPr="00B60D70" w:rsidRDefault="00BC5E43" w:rsidP="00BC5E43">
            <w:pPr>
              <w:jc w:val="center"/>
              <w:rPr>
                <w:rFonts w:eastAsia="Times New Roman"/>
                <w:sz w:val="28"/>
                <w:szCs w:val="28"/>
                <w:lang w:bidi="ar-SA"/>
              </w:rPr>
            </w:pPr>
          </w:p>
        </w:tc>
        <w:tc>
          <w:tcPr>
            <w:tcW w:w="544" w:type="dxa"/>
            <w:shd w:val="clear" w:color="auto" w:fill="auto"/>
            <w:noWrap/>
            <w:hideMark/>
          </w:tcPr>
          <w:p w14:paraId="19857613" w14:textId="77777777" w:rsidR="00BC5E43" w:rsidRPr="00B60D70" w:rsidRDefault="00BC5E43" w:rsidP="00BC5E43">
            <w:pPr>
              <w:jc w:val="center"/>
              <w:rPr>
                <w:rFonts w:eastAsia="Times New Roman"/>
                <w:sz w:val="28"/>
                <w:szCs w:val="28"/>
                <w:lang w:bidi="ar-SA"/>
              </w:rPr>
            </w:pPr>
          </w:p>
        </w:tc>
        <w:tc>
          <w:tcPr>
            <w:tcW w:w="543" w:type="dxa"/>
            <w:shd w:val="clear" w:color="auto" w:fill="auto"/>
            <w:noWrap/>
            <w:hideMark/>
          </w:tcPr>
          <w:p w14:paraId="300F897A" w14:textId="77777777" w:rsidR="00BC5E43" w:rsidRPr="00B60D70" w:rsidRDefault="00BC5E43" w:rsidP="00BC5E43">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5F19C73D" w14:textId="77777777" w:rsidR="00BC5E43" w:rsidRPr="00B60D70" w:rsidRDefault="00BC5E43" w:rsidP="00BC5E43">
            <w:pPr>
              <w:jc w:val="center"/>
              <w:rPr>
                <w:rFonts w:eastAsia="Times New Roman"/>
                <w:sz w:val="28"/>
                <w:szCs w:val="28"/>
                <w:lang w:bidi="ar-SA"/>
              </w:rPr>
            </w:pPr>
          </w:p>
        </w:tc>
        <w:tc>
          <w:tcPr>
            <w:tcW w:w="544" w:type="dxa"/>
            <w:shd w:val="clear" w:color="auto" w:fill="auto"/>
            <w:noWrap/>
            <w:hideMark/>
          </w:tcPr>
          <w:p w14:paraId="7AFD58A8" w14:textId="77777777" w:rsidR="00BC5E43" w:rsidRPr="00B60D70" w:rsidRDefault="00BC5E43" w:rsidP="00BC5E43">
            <w:pPr>
              <w:jc w:val="center"/>
              <w:rPr>
                <w:rFonts w:eastAsia="Times New Roman"/>
                <w:sz w:val="28"/>
                <w:szCs w:val="28"/>
                <w:lang w:bidi="ar-SA"/>
              </w:rPr>
            </w:pPr>
          </w:p>
        </w:tc>
      </w:tr>
      <w:tr w:rsidR="00B60D70" w:rsidRPr="00B60D70" w14:paraId="6FC59049" w14:textId="77777777" w:rsidTr="00BC5E43">
        <w:trPr>
          <w:trHeight w:val="336"/>
        </w:trPr>
        <w:tc>
          <w:tcPr>
            <w:tcW w:w="704" w:type="dxa"/>
            <w:tcBorders>
              <w:top w:val="nil"/>
              <w:left w:val="single" w:sz="4" w:space="0" w:color="auto"/>
              <w:bottom w:val="nil"/>
              <w:right w:val="single" w:sz="4" w:space="0" w:color="auto"/>
            </w:tcBorders>
            <w:shd w:val="clear" w:color="auto" w:fill="auto"/>
            <w:noWrap/>
          </w:tcPr>
          <w:p w14:paraId="64145118" w14:textId="3C50CD59" w:rsidR="00BC5E43" w:rsidRPr="00B60D70" w:rsidRDefault="00BC5E43" w:rsidP="00BC5E43">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7A7802D9" w14:textId="0D20BF1F" w:rsidR="00BC5E43" w:rsidRPr="00B60D70" w:rsidRDefault="00BC5E43" w:rsidP="00BC5E43">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691225B5" w14:textId="77777777" w:rsidR="00BC5E43" w:rsidRPr="00B60D70" w:rsidRDefault="00BC5E43" w:rsidP="00BC5E43">
            <w:pPr>
              <w:jc w:val="left"/>
              <w:rPr>
                <w:rFonts w:eastAsia="Times New Roman"/>
                <w:sz w:val="28"/>
                <w:szCs w:val="28"/>
                <w:lang w:bidi="ar-SA"/>
              </w:rPr>
            </w:pPr>
            <w:r w:rsidRPr="00B60D70">
              <w:rPr>
                <w:rFonts w:eastAsia="Times New Roman"/>
                <w:sz w:val="28"/>
                <w:szCs w:val="28"/>
                <w:cs/>
              </w:rPr>
              <w:t>การลงมือปฏิบัติ</w:t>
            </w:r>
          </w:p>
        </w:tc>
        <w:tc>
          <w:tcPr>
            <w:tcW w:w="543" w:type="dxa"/>
            <w:shd w:val="clear" w:color="auto" w:fill="auto"/>
            <w:noWrap/>
            <w:hideMark/>
          </w:tcPr>
          <w:p w14:paraId="783D79BA" w14:textId="77777777" w:rsidR="00BC5E43" w:rsidRPr="00B60D70" w:rsidRDefault="00BC5E43" w:rsidP="00BC5E43">
            <w:pPr>
              <w:jc w:val="left"/>
              <w:rPr>
                <w:rFonts w:eastAsia="Times New Roman"/>
                <w:sz w:val="28"/>
                <w:szCs w:val="28"/>
                <w:lang w:bidi="ar-SA"/>
              </w:rPr>
            </w:pPr>
          </w:p>
        </w:tc>
        <w:tc>
          <w:tcPr>
            <w:tcW w:w="543" w:type="dxa"/>
            <w:shd w:val="clear" w:color="auto" w:fill="auto"/>
            <w:noWrap/>
            <w:hideMark/>
          </w:tcPr>
          <w:p w14:paraId="6973C0C4" w14:textId="77777777" w:rsidR="00BC5E43" w:rsidRPr="00B60D70" w:rsidRDefault="00BC5E43" w:rsidP="00BC5E43">
            <w:pPr>
              <w:jc w:val="center"/>
              <w:rPr>
                <w:rFonts w:eastAsia="Times New Roman"/>
                <w:sz w:val="28"/>
                <w:szCs w:val="28"/>
                <w:lang w:bidi="ar-SA"/>
              </w:rPr>
            </w:pPr>
          </w:p>
        </w:tc>
        <w:tc>
          <w:tcPr>
            <w:tcW w:w="544" w:type="dxa"/>
            <w:shd w:val="clear" w:color="auto" w:fill="auto"/>
            <w:noWrap/>
            <w:hideMark/>
          </w:tcPr>
          <w:p w14:paraId="18B70422" w14:textId="77777777" w:rsidR="00BC5E43" w:rsidRPr="00B60D70" w:rsidRDefault="00BC5E43" w:rsidP="00BC5E43">
            <w:pPr>
              <w:jc w:val="center"/>
              <w:rPr>
                <w:rFonts w:eastAsia="Times New Roman"/>
                <w:sz w:val="28"/>
                <w:szCs w:val="28"/>
                <w:lang w:bidi="ar-SA"/>
              </w:rPr>
            </w:pPr>
          </w:p>
        </w:tc>
        <w:tc>
          <w:tcPr>
            <w:tcW w:w="543" w:type="dxa"/>
            <w:shd w:val="clear" w:color="auto" w:fill="auto"/>
            <w:noWrap/>
            <w:hideMark/>
          </w:tcPr>
          <w:p w14:paraId="40265987" w14:textId="77777777" w:rsidR="00BC5E43" w:rsidRPr="00B60D70" w:rsidRDefault="00BC5E43" w:rsidP="00BC5E43">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1A456D55" w14:textId="77777777" w:rsidR="00BC5E43" w:rsidRPr="00B60D70" w:rsidRDefault="00BC5E43" w:rsidP="00BC5E43">
            <w:pPr>
              <w:jc w:val="center"/>
              <w:rPr>
                <w:rFonts w:eastAsia="Times New Roman"/>
                <w:sz w:val="28"/>
                <w:szCs w:val="28"/>
                <w:lang w:bidi="ar-SA"/>
              </w:rPr>
            </w:pPr>
          </w:p>
        </w:tc>
        <w:tc>
          <w:tcPr>
            <w:tcW w:w="544" w:type="dxa"/>
            <w:shd w:val="clear" w:color="auto" w:fill="auto"/>
            <w:noWrap/>
            <w:hideMark/>
          </w:tcPr>
          <w:p w14:paraId="74800ED2" w14:textId="77777777" w:rsidR="00BC5E43" w:rsidRPr="00B60D70" w:rsidRDefault="00BC5E43" w:rsidP="00BC5E43">
            <w:pPr>
              <w:jc w:val="center"/>
              <w:rPr>
                <w:rFonts w:eastAsia="Times New Roman"/>
                <w:sz w:val="28"/>
                <w:szCs w:val="28"/>
                <w:lang w:bidi="ar-SA"/>
              </w:rPr>
            </w:pPr>
          </w:p>
        </w:tc>
      </w:tr>
      <w:tr w:rsidR="00B60D70" w:rsidRPr="00B60D70" w14:paraId="192BA3D9" w14:textId="77777777" w:rsidTr="00BC5E43">
        <w:trPr>
          <w:trHeight w:val="336"/>
        </w:trPr>
        <w:tc>
          <w:tcPr>
            <w:tcW w:w="704" w:type="dxa"/>
            <w:tcBorders>
              <w:top w:val="nil"/>
              <w:left w:val="single" w:sz="4" w:space="0" w:color="auto"/>
              <w:bottom w:val="nil"/>
              <w:right w:val="single" w:sz="4" w:space="0" w:color="auto"/>
            </w:tcBorders>
            <w:shd w:val="clear" w:color="auto" w:fill="auto"/>
            <w:noWrap/>
          </w:tcPr>
          <w:p w14:paraId="093D466C" w14:textId="4978B193" w:rsidR="00BC5E43" w:rsidRPr="00B60D70" w:rsidRDefault="00BC5E43" w:rsidP="00BC5E43">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0EC34121" w14:textId="02E294F2" w:rsidR="00BC5E43" w:rsidRPr="00B60D70" w:rsidRDefault="00BC5E43" w:rsidP="00BC5E43">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73A642B0" w14:textId="77777777" w:rsidR="00BC5E43" w:rsidRPr="00B60D70" w:rsidRDefault="00BC5E43" w:rsidP="00BC5E43">
            <w:pPr>
              <w:jc w:val="left"/>
              <w:rPr>
                <w:rFonts w:eastAsia="Times New Roman"/>
                <w:sz w:val="28"/>
                <w:szCs w:val="28"/>
                <w:lang w:bidi="ar-SA"/>
              </w:rPr>
            </w:pPr>
            <w:r w:rsidRPr="00B60D70">
              <w:rPr>
                <w:rFonts w:eastAsia="Times New Roman"/>
                <w:sz w:val="28"/>
                <w:szCs w:val="28"/>
                <w:cs/>
              </w:rPr>
              <w:t>ทัศนคติเชิงบวก</w:t>
            </w:r>
          </w:p>
        </w:tc>
        <w:tc>
          <w:tcPr>
            <w:tcW w:w="543" w:type="dxa"/>
            <w:shd w:val="clear" w:color="auto" w:fill="auto"/>
            <w:noWrap/>
            <w:hideMark/>
          </w:tcPr>
          <w:p w14:paraId="4C594084" w14:textId="77777777" w:rsidR="00BC5E43" w:rsidRPr="00B60D70" w:rsidRDefault="00BC5E43" w:rsidP="00BC5E43">
            <w:pPr>
              <w:jc w:val="left"/>
              <w:rPr>
                <w:rFonts w:eastAsia="Times New Roman"/>
                <w:sz w:val="28"/>
                <w:szCs w:val="28"/>
                <w:lang w:bidi="ar-SA"/>
              </w:rPr>
            </w:pPr>
          </w:p>
        </w:tc>
        <w:tc>
          <w:tcPr>
            <w:tcW w:w="543" w:type="dxa"/>
            <w:shd w:val="clear" w:color="auto" w:fill="auto"/>
            <w:noWrap/>
            <w:hideMark/>
          </w:tcPr>
          <w:p w14:paraId="170CD50F" w14:textId="77777777" w:rsidR="00BC5E43" w:rsidRPr="00B60D70" w:rsidRDefault="00BC5E43" w:rsidP="00BC5E43">
            <w:pPr>
              <w:jc w:val="center"/>
              <w:rPr>
                <w:rFonts w:eastAsia="Times New Roman"/>
                <w:sz w:val="28"/>
                <w:szCs w:val="28"/>
                <w:lang w:bidi="ar-SA"/>
              </w:rPr>
            </w:pPr>
          </w:p>
        </w:tc>
        <w:tc>
          <w:tcPr>
            <w:tcW w:w="544" w:type="dxa"/>
            <w:shd w:val="clear" w:color="auto" w:fill="auto"/>
            <w:noWrap/>
            <w:hideMark/>
          </w:tcPr>
          <w:p w14:paraId="62565067" w14:textId="77777777" w:rsidR="00BC5E43" w:rsidRPr="00B60D70" w:rsidRDefault="00BC5E43" w:rsidP="00BC5E43">
            <w:pPr>
              <w:jc w:val="center"/>
              <w:rPr>
                <w:rFonts w:eastAsia="Times New Roman"/>
                <w:sz w:val="28"/>
                <w:szCs w:val="28"/>
                <w:lang w:bidi="ar-SA"/>
              </w:rPr>
            </w:pPr>
          </w:p>
        </w:tc>
        <w:tc>
          <w:tcPr>
            <w:tcW w:w="543" w:type="dxa"/>
            <w:shd w:val="clear" w:color="auto" w:fill="auto"/>
            <w:noWrap/>
            <w:hideMark/>
          </w:tcPr>
          <w:p w14:paraId="245762DA" w14:textId="77777777" w:rsidR="00BC5E43" w:rsidRPr="00B60D70" w:rsidRDefault="00BC5E43" w:rsidP="00BC5E43">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4777FA18" w14:textId="77777777" w:rsidR="00BC5E43" w:rsidRPr="00B60D70" w:rsidRDefault="00BC5E43" w:rsidP="00BC5E43">
            <w:pPr>
              <w:jc w:val="center"/>
              <w:rPr>
                <w:rFonts w:eastAsia="Times New Roman"/>
                <w:sz w:val="28"/>
                <w:szCs w:val="28"/>
                <w:lang w:bidi="ar-SA"/>
              </w:rPr>
            </w:pPr>
          </w:p>
        </w:tc>
        <w:tc>
          <w:tcPr>
            <w:tcW w:w="544" w:type="dxa"/>
            <w:shd w:val="clear" w:color="auto" w:fill="auto"/>
            <w:noWrap/>
            <w:hideMark/>
          </w:tcPr>
          <w:p w14:paraId="60C24DB3" w14:textId="77777777" w:rsidR="00BC5E43" w:rsidRPr="00B60D70" w:rsidRDefault="00BC5E43" w:rsidP="00BC5E43">
            <w:pPr>
              <w:jc w:val="center"/>
              <w:rPr>
                <w:rFonts w:eastAsia="Times New Roman"/>
                <w:sz w:val="28"/>
                <w:szCs w:val="28"/>
                <w:lang w:bidi="ar-SA"/>
              </w:rPr>
            </w:pPr>
          </w:p>
        </w:tc>
      </w:tr>
      <w:tr w:rsidR="00B60D70" w:rsidRPr="00B60D70" w14:paraId="2961A9BA" w14:textId="77777777" w:rsidTr="00BC5E43">
        <w:trPr>
          <w:trHeight w:val="336"/>
        </w:trPr>
        <w:tc>
          <w:tcPr>
            <w:tcW w:w="704" w:type="dxa"/>
            <w:tcBorders>
              <w:top w:val="nil"/>
              <w:left w:val="single" w:sz="4" w:space="0" w:color="auto"/>
              <w:bottom w:val="nil"/>
              <w:right w:val="single" w:sz="4" w:space="0" w:color="auto"/>
            </w:tcBorders>
            <w:shd w:val="clear" w:color="auto" w:fill="auto"/>
            <w:noWrap/>
          </w:tcPr>
          <w:p w14:paraId="3A396AD0" w14:textId="7D8C69B6" w:rsidR="00BC5E43" w:rsidRPr="00B60D70" w:rsidRDefault="00BC5E43" w:rsidP="00BC5E43">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47C38321" w14:textId="36412DF2" w:rsidR="00BC5E43" w:rsidRPr="00B60D70" w:rsidRDefault="00BC5E43" w:rsidP="00BC5E43">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328A7376" w14:textId="77777777" w:rsidR="00BC5E43" w:rsidRPr="00B60D70" w:rsidRDefault="00BC5E43" w:rsidP="00BC5E43">
            <w:pPr>
              <w:jc w:val="left"/>
              <w:rPr>
                <w:rFonts w:eastAsia="Times New Roman"/>
                <w:sz w:val="28"/>
                <w:szCs w:val="28"/>
                <w:lang w:bidi="ar-SA"/>
              </w:rPr>
            </w:pPr>
            <w:r w:rsidRPr="00B60D70">
              <w:rPr>
                <w:rFonts w:eastAsia="Symbol"/>
                <w:sz w:val="28"/>
                <w:szCs w:val="28"/>
                <w:cs/>
              </w:rPr>
              <w:t>การทำงานร่วมกับผู้อื่นได้ดี</w:t>
            </w:r>
          </w:p>
        </w:tc>
        <w:tc>
          <w:tcPr>
            <w:tcW w:w="543" w:type="dxa"/>
            <w:shd w:val="clear" w:color="auto" w:fill="auto"/>
            <w:noWrap/>
            <w:hideMark/>
          </w:tcPr>
          <w:p w14:paraId="047C53FB" w14:textId="77777777" w:rsidR="00BC5E43" w:rsidRPr="00B60D70" w:rsidRDefault="00BC5E43" w:rsidP="00BC5E43">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30AE7D0E" w14:textId="77777777" w:rsidR="00BC5E43" w:rsidRPr="00B60D70" w:rsidRDefault="00BC5E43" w:rsidP="00BC5E43">
            <w:pPr>
              <w:jc w:val="center"/>
              <w:rPr>
                <w:rFonts w:eastAsia="Times New Roman"/>
                <w:sz w:val="28"/>
                <w:szCs w:val="28"/>
                <w:lang w:bidi="ar-SA"/>
              </w:rPr>
            </w:pPr>
          </w:p>
        </w:tc>
        <w:tc>
          <w:tcPr>
            <w:tcW w:w="544" w:type="dxa"/>
            <w:shd w:val="clear" w:color="auto" w:fill="auto"/>
            <w:noWrap/>
            <w:hideMark/>
          </w:tcPr>
          <w:p w14:paraId="310056C2" w14:textId="77777777" w:rsidR="00BC5E43" w:rsidRPr="00B60D70" w:rsidRDefault="00BC5E43" w:rsidP="00BC5E43">
            <w:pPr>
              <w:jc w:val="center"/>
              <w:rPr>
                <w:rFonts w:eastAsia="Times New Roman"/>
                <w:sz w:val="28"/>
                <w:szCs w:val="28"/>
                <w:lang w:bidi="ar-SA"/>
              </w:rPr>
            </w:pPr>
          </w:p>
        </w:tc>
        <w:tc>
          <w:tcPr>
            <w:tcW w:w="543" w:type="dxa"/>
            <w:shd w:val="clear" w:color="auto" w:fill="auto"/>
            <w:noWrap/>
            <w:hideMark/>
          </w:tcPr>
          <w:p w14:paraId="750D0DB1" w14:textId="77777777" w:rsidR="00BC5E43" w:rsidRPr="00B60D70" w:rsidRDefault="00BC5E43" w:rsidP="00BC5E43">
            <w:pPr>
              <w:jc w:val="center"/>
              <w:rPr>
                <w:rFonts w:eastAsia="Times New Roman"/>
                <w:sz w:val="28"/>
                <w:szCs w:val="28"/>
                <w:lang w:bidi="ar-SA"/>
              </w:rPr>
            </w:pPr>
          </w:p>
        </w:tc>
        <w:tc>
          <w:tcPr>
            <w:tcW w:w="543" w:type="dxa"/>
            <w:shd w:val="clear" w:color="auto" w:fill="auto"/>
            <w:noWrap/>
            <w:hideMark/>
          </w:tcPr>
          <w:p w14:paraId="10D32881" w14:textId="77777777" w:rsidR="00BC5E43" w:rsidRPr="00B60D70" w:rsidRDefault="00BC5E43" w:rsidP="00BC5E43">
            <w:pPr>
              <w:jc w:val="center"/>
              <w:rPr>
                <w:rFonts w:eastAsia="Times New Roman"/>
                <w:sz w:val="28"/>
                <w:szCs w:val="28"/>
                <w:lang w:bidi="ar-SA"/>
              </w:rPr>
            </w:pPr>
          </w:p>
        </w:tc>
        <w:tc>
          <w:tcPr>
            <w:tcW w:w="544" w:type="dxa"/>
            <w:shd w:val="clear" w:color="auto" w:fill="auto"/>
            <w:noWrap/>
            <w:hideMark/>
          </w:tcPr>
          <w:p w14:paraId="0FC5913E" w14:textId="77777777" w:rsidR="00BC5E43" w:rsidRPr="00B60D70" w:rsidRDefault="00BC5E43" w:rsidP="00BC5E43">
            <w:pPr>
              <w:jc w:val="center"/>
              <w:rPr>
                <w:rFonts w:eastAsia="Times New Roman"/>
                <w:sz w:val="28"/>
                <w:szCs w:val="28"/>
                <w:lang w:bidi="ar-SA"/>
              </w:rPr>
            </w:pPr>
          </w:p>
        </w:tc>
      </w:tr>
      <w:tr w:rsidR="00B60D70" w:rsidRPr="00B60D70" w14:paraId="789A84BB" w14:textId="77777777" w:rsidTr="00BC5E43">
        <w:trPr>
          <w:trHeight w:val="336"/>
        </w:trPr>
        <w:tc>
          <w:tcPr>
            <w:tcW w:w="704" w:type="dxa"/>
            <w:tcBorders>
              <w:top w:val="nil"/>
              <w:left w:val="single" w:sz="4" w:space="0" w:color="auto"/>
              <w:bottom w:val="nil"/>
              <w:right w:val="single" w:sz="4" w:space="0" w:color="auto"/>
            </w:tcBorders>
            <w:shd w:val="clear" w:color="auto" w:fill="auto"/>
            <w:noWrap/>
          </w:tcPr>
          <w:p w14:paraId="22B912DF" w14:textId="07ED4E70" w:rsidR="00BC5E43" w:rsidRPr="00B60D70" w:rsidRDefault="00BC5E43" w:rsidP="00BC5E43">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3115C7BC" w14:textId="0EC0724B" w:rsidR="00BC5E43" w:rsidRPr="00B60D70" w:rsidRDefault="00BC5E43" w:rsidP="00BC5E43">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2B9C3F28" w14:textId="77777777" w:rsidR="00BC5E43" w:rsidRPr="00B60D70" w:rsidRDefault="00BC5E43" w:rsidP="00BC5E43">
            <w:pPr>
              <w:jc w:val="left"/>
              <w:rPr>
                <w:rFonts w:eastAsia="Times New Roman"/>
                <w:sz w:val="28"/>
                <w:szCs w:val="28"/>
                <w:lang w:bidi="ar-SA"/>
              </w:rPr>
            </w:pPr>
            <w:r w:rsidRPr="00B60D70">
              <w:rPr>
                <w:rFonts w:eastAsia="Times New Roman"/>
                <w:sz w:val="28"/>
                <w:szCs w:val="28"/>
                <w:cs/>
              </w:rPr>
              <w:t>มนุ</w:t>
            </w:r>
            <w:proofErr w:type="spellStart"/>
            <w:r w:rsidRPr="00B60D70">
              <w:rPr>
                <w:rFonts w:eastAsia="Times New Roman"/>
                <w:sz w:val="28"/>
                <w:szCs w:val="28"/>
                <w:cs/>
              </w:rPr>
              <w:t>ษย</w:t>
            </w:r>
            <w:proofErr w:type="spellEnd"/>
            <w:r w:rsidRPr="00B60D70">
              <w:rPr>
                <w:rFonts w:eastAsia="Times New Roman"/>
                <w:sz w:val="28"/>
                <w:szCs w:val="28"/>
                <w:cs/>
              </w:rPr>
              <w:t>สัมพันธ์</w:t>
            </w:r>
          </w:p>
        </w:tc>
        <w:tc>
          <w:tcPr>
            <w:tcW w:w="543" w:type="dxa"/>
            <w:shd w:val="clear" w:color="auto" w:fill="auto"/>
            <w:noWrap/>
            <w:hideMark/>
          </w:tcPr>
          <w:p w14:paraId="242F9C6D" w14:textId="77777777" w:rsidR="00BC5E43" w:rsidRPr="00B60D70" w:rsidRDefault="00BC5E43" w:rsidP="00BC5E43">
            <w:pPr>
              <w:jc w:val="left"/>
              <w:rPr>
                <w:rFonts w:eastAsia="Times New Roman"/>
                <w:sz w:val="28"/>
                <w:szCs w:val="28"/>
                <w:lang w:bidi="ar-SA"/>
              </w:rPr>
            </w:pPr>
          </w:p>
        </w:tc>
        <w:tc>
          <w:tcPr>
            <w:tcW w:w="543" w:type="dxa"/>
            <w:shd w:val="clear" w:color="auto" w:fill="auto"/>
            <w:noWrap/>
            <w:hideMark/>
          </w:tcPr>
          <w:p w14:paraId="5190D298" w14:textId="77777777" w:rsidR="00BC5E43" w:rsidRPr="00B60D70" w:rsidRDefault="00BC5E43" w:rsidP="00BC5E43">
            <w:pPr>
              <w:jc w:val="center"/>
              <w:rPr>
                <w:rFonts w:eastAsia="Times New Roman"/>
                <w:sz w:val="28"/>
                <w:szCs w:val="28"/>
                <w:lang w:bidi="ar-SA"/>
              </w:rPr>
            </w:pPr>
          </w:p>
        </w:tc>
        <w:tc>
          <w:tcPr>
            <w:tcW w:w="544" w:type="dxa"/>
            <w:shd w:val="clear" w:color="auto" w:fill="auto"/>
            <w:noWrap/>
            <w:hideMark/>
          </w:tcPr>
          <w:p w14:paraId="3BEBF89F" w14:textId="77777777" w:rsidR="00BC5E43" w:rsidRPr="00B60D70" w:rsidRDefault="00BC5E43" w:rsidP="00BC5E43">
            <w:pPr>
              <w:jc w:val="center"/>
              <w:rPr>
                <w:rFonts w:eastAsia="Times New Roman"/>
                <w:sz w:val="28"/>
                <w:szCs w:val="28"/>
                <w:lang w:bidi="ar-SA"/>
              </w:rPr>
            </w:pPr>
          </w:p>
        </w:tc>
        <w:tc>
          <w:tcPr>
            <w:tcW w:w="543" w:type="dxa"/>
            <w:shd w:val="clear" w:color="auto" w:fill="auto"/>
            <w:noWrap/>
            <w:hideMark/>
          </w:tcPr>
          <w:p w14:paraId="66ADB8B6" w14:textId="77777777" w:rsidR="00BC5E43" w:rsidRPr="00B60D70" w:rsidRDefault="00BC5E43" w:rsidP="00BC5E43">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31940CDD" w14:textId="77777777" w:rsidR="00BC5E43" w:rsidRPr="00B60D70" w:rsidRDefault="00BC5E43" w:rsidP="00BC5E43">
            <w:pPr>
              <w:jc w:val="center"/>
              <w:rPr>
                <w:rFonts w:eastAsia="Times New Roman"/>
                <w:sz w:val="28"/>
                <w:szCs w:val="28"/>
                <w:lang w:bidi="ar-SA"/>
              </w:rPr>
            </w:pPr>
          </w:p>
        </w:tc>
        <w:tc>
          <w:tcPr>
            <w:tcW w:w="544" w:type="dxa"/>
            <w:shd w:val="clear" w:color="auto" w:fill="auto"/>
            <w:noWrap/>
            <w:hideMark/>
          </w:tcPr>
          <w:p w14:paraId="17BE3F99" w14:textId="77777777" w:rsidR="00BC5E43" w:rsidRPr="00B60D70" w:rsidRDefault="00BC5E43" w:rsidP="00BC5E43">
            <w:pPr>
              <w:jc w:val="center"/>
              <w:rPr>
                <w:rFonts w:eastAsia="Times New Roman"/>
                <w:sz w:val="28"/>
                <w:szCs w:val="28"/>
                <w:lang w:bidi="ar-SA"/>
              </w:rPr>
            </w:pPr>
          </w:p>
        </w:tc>
      </w:tr>
      <w:tr w:rsidR="00B60D70" w:rsidRPr="00B60D70" w14:paraId="1A70B8D8" w14:textId="77777777" w:rsidTr="00BC5E43">
        <w:trPr>
          <w:trHeight w:val="336"/>
        </w:trPr>
        <w:tc>
          <w:tcPr>
            <w:tcW w:w="704" w:type="dxa"/>
            <w:tcBorders>
              <w:top w:val="nil"/>
              <w:left w:val="single" w:sz="4" w:space="0" w:color="auto"/>
              <w:bottom w:val="nil"/>
              <w:right w:val="single" w:sz="4" w:space="0" w:color="auto"/>
            </w:tcBorders>
            <w:shd w:val="clear" w:color="auto" w:fill="auto"/>
            <w:noWrap/>
          </w:tcPr>
          <w:p w14:paraId="5AE2E3F5" w14:textId="7316870E" w:rsidR="00BC5E43" w:rsidRPr="00B60D70" w:rsidRDefault="00BC5E43" w:rsidP="00BC5E43">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4D5008BE" w14:textId="35E6D217" w:rsidR="00BC5E43" w:rsidRPr="00B60D70" w:rsidRDefault="00BC5E43" w:rsidP="00BC5E43">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126C3997" w14:textId="77777777" w:rsidR="00BC5E43" w:rsidRPr="00B60D70" w:rsidRDefault="00BC5E43" w:rsidP="00BC5E43">
            <w:pPr>
              <w:jc w:val="left"/>
              <w:rPr>
                <w:rFonts w:eastAsia="Times New Roman"/>
                <w:sz w:val="28"/>
                <w:szCs w:val="28"/>
                <w:lang w:bidi="ar-SA"/>
              </w:rPr>
            </w:pPr>
            <w:r w:rsidRPr="00B60D70">
              <w:rPr>
                <w:rFonts w:eastAsia="Symbol"/>
                <w:sz w:val="28"/>
                <w:szCs w:val="28"/>
                <w:cs/>
              </w:rPr>
              <w:t>สื่อสารระหว่างบุคคลหรือหน่วยงาน</w:t>
            </w:r>
          </w:p>
        </w:tc>
        <w:tc>
          <w:tcPr>
            <w:tcW w:w="543" w:type="dxa"/>
            <w:shd w:val="clear" w:color="auto" w:fill="auto"/>
            <w:noWrap/>
            <w:hideMark/>
          </w:tcPr>
          <w:p w14:paraId="5CEA2427" w14:textId="77777777" w:rsidR="00BC5E43" w:rsidRPr="00B60D70" w:rsidRDefault="00BC5E43" w:rsidP="00BC5E43">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1D79E541" w14:textId="77777777" w:rsidR="00BC5E43" w:rsidRPr="00B60D70" w:rsidRDefault="00BC5E43" w:rsidP="00BC5E43">
            <w:pPr>
              <w:jc w:val="center"/>
              <w:rPr>
                <w:rFonts w:eastAsia="Times New Roman"/>
                <w:sz w:val="28"/>
                <w:szCs w:val="28"/>
                <w:lang w:bidi="ar-SA"/>
              </w:rPr>
            </w:pPr>
          </w:p>
        </w:tc>
        <w:tc>
          <w:tcPr>
            <w:tcW w:w="544" w:type="dxa"/>
            <w:shd w:val="clear" w:color="auto" w:fill="auto"/>
            <w:noWrap/>
            <w:hideMark/>
          </w:tcPr>
          <w:p w14:paraId="685CB678" w14:textId="77777777" w:rsidR="00BC5E43" w:rsidRPr="00B60D70" w:rsidRDefault="00BC5E43" w:rsidP="00BC5E43">
            <w:pPr>
              <w:jc w:val="center"/>
              <w:rPr>
                <w:rFonts w:eastAsia="Times New Roman"/>
                <w:sz w:val="28"/>
                <w:szCs w:val="28"/>
                <w:lang w:bidi="ar-SA"/>
              </w:rPr>
            </w:pPr>
          </w:p>
        </w:tc>
        <w:tc>
          <w:tcPr>
            <w:tcW w:w="543" w:type="dxa"/>
            <w:shd w:val="clear" w:color="auto" w:fill="auto"/>
            <w:noWrap/>
            <w:hideMark/>
          </w:tcPr>
          <w:p w14:paraId="47D0FADA" w14:textId="77777777" w:rsidR="00BC5E43" w:rsidRPr="00B60D70" w:rsidRDefault="00BC5E43" w:rsidP="00BC5E43">
            <w:pPr>
              <w:jc w:val="center"/>
              <w:rPr>
                <w:rFonts w:eastAsia="Times New Roman"/>
                <w:sz w:val="28"/>
                <w:szCs w:val="28"/>
                <w:lang w:bidi="ar-SA"/>
              </w:rPr>
            </w:pPr>
          </w:p>
        </w:tc>
        <w:tc>
          <w:tcPr>
            <w:tcW w:w="543" w:type="dxa"/>
            <w:shd w:val="clear" w:color="auto" w:fill="auto"/>
            <w:noWrap/>
            <w:hideMark/>
          </w:tcPr>
          <w:p w14:paraId="37344E32" w14:textId="77777777" w:rsidR="00BC5E43" w:rsidRPr="00B60D70" w:rsidRDefault="00BC5E43" w:rsidP="00BC5E43">
            <w:pPr>
              <w:jc w:val="center"/>
              <w:rPr>
                <w:rFonts w:eastAsia="Times New Roman"/>
                <w:sz w:val="28"/>
                <w:szCs w:val="28"/>
                <w:lang w:bidi="ar-SA"/>
              </w:rPr>
            </w:pPr>
          </w:p>
        </w:tc>
        <w:tc>
          <w:tcPr>
            <w:tcW w:w="544" w:type="dxa"/>
            <w:shd w:val="clear" w:color="auto" w:fill="auto"/>
            <w:noWrap/>
            <w:hideMark/>
          </w:tcPr>
          <w:p w14:paraId="6CA89533" w14:textId="77777777" w:rsidR="00BC5E43" w:rsidRPr="00B60D70" w:rsidRDefault="00BC5E43" w:rsidP="00BC5E43">
            <w:pPr>
              <w:jc w:val="center"/>
              <w:rPr>
                <w:rFonts w:eastAsia="Times New Roman"/>
                <w:sz w:val="28"/>
                <w:szCs w:val="28"/>
                <w:lang w:bidi="ar-SA"/>
              </w:rPr>
            </w:pPr>
          </w:p>
        </w:tc>
      </w:tr>
      <w:tr w:rsidR="00B60D70" w:rsidRPr="00B60D70" w14:paraId="332CFEF5" w14:textId="77777777" w:rsidTr="00BC5E43">
        <w:trPr>
          <w:trHeight w:val="336"/>
        </w:trPr>
        <w:tc>
          <w:tcPr>
            <w:tcW w:w="704" w:type="dxa"/>
            <w:tcBorders>
              <w:top w:val="nil"/>
              <w:left w:val="single" w:sz="4" w:space="0" w:color="auto"/>
              <w:bottom w:val="nil"/>
              <w:right w:val="single" w:sz="4" w:space="0" w:color="auto"/>
            </w:tcBorders>
            <w:shd w:val="clear" w:color="auto" w:fill="auto"/>
            <w:noWrap/>
          </w:tcPr>
          <w:p w14:paraId="716FFEEC" w14:textId="6531D637" w:rsidR="00BC5E43" w:rsidRPr="00B60D70" w:rsidRDefault="00BC5E43" w:rsidP="00BC5E43">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7093965F" w14:textId="424827F6" w:rsidR="00BC5E43" w:rsidRPr="00B60D70" w:rsidRDefault="00BC5E43" w:rsidP="00BC5E43">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68FCB76A" w14:textId="77777777" w:rsidR="00BC5E43" w:rsidRPr="00B60D70" w:rsidRDefault="00BC5E43" w:rsidP="00BC5E43">
            <w:pPr>
              <w:jc w:val="left"/>
              <w:rPr>
                <w:rFonts w:eastAsia="Times New Roman"/>
                <w:sz w:val="28"/>
                <w:szCs w:val="28"/>
                <w:lang w:bidi="ar-SA"/>
              </w:rPr>
            </w:pPr>
            <w:r w:rsidRPr="00B60D70">
              <w:rPr>
                <w:rFonts w:eastAsia="Symbol"/>
                <w:sz w:val="28"/>
                <w:szCs w:val="28"/>
                <w:cs/>
              </w:rPr>
              <w:t>การปรับตัว การเรียนรู้</w:t>
            </w:r>
          </w:p>
        </w:tc>
        <w:tc>
          <w:tcPr>
            <w:tcW w:w="543" w:type="dxa"/>
            <w:shd w:val="clear" w:color="auto" w:fill="auto"/>
            <w:noWrap/>
            <w:hideMark/>
          </w:tcPr>
          <w:p w14:paraId="421555EB" w14:textId="77777777" w:rsidR="00BC5E43" w:rsidRPr="00B60D70" w:rsidRDefault="00BC5E43" w:rsidP="00BC5E43">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478DEE3D" w14:textId="77777777" w:rsidR="00BC5E43" w:rsidRPr="00B60D70" w:rsidRDefault="00BC5E43" w:rsidP="00BC5E43">
            <w:pPr>
              <w:jc w:val="center"/>
              <w:rPr>
                <w:rFonts w:eastAsia="Times New Roman"/>
                <w:sz w:val="28"/>
                <w:szCs w:val="28"/>
                <w:lang w:bidi="ar-SA"/>
              </w:rPr>
            </w:pPr>
          </w:p>
        </w:tc>
        <w:tc>
          <w:tcPr>
            <w:tcW w:w="544" w:type="dxa"/>
            <w:shd w:val="clear" w:color="auto" w:fill="auto"/>
            <w:noWrap/>
            <w:hideMark/>
          </w:tcPr>
          <w:p w14:paraId="2AF97A25" w14:textId="77777777" w:rsidR="00BC5E43" w:rsidRPr="00B60D70" w:rsidRDefault="00BC5E43" w:rsidP="00BC5E43">
            <w:pPr>
              <w:jc w:val="center"/>
              <w:rPr>
                <w:rFonts w:eastAsia="Times New Roman"/>
                <w:sz w:val="28"/>
                <w:szCs w:val="28"/>
                <w:lang w:bidi="ar-SA"/>
              </w:rPr>
            </w:pPr>
          </w:p>
        </w:tc>
        <w:tc>
          <w:tcPr>
            <w:tcW w:w="543" w:type="dxa"/>
            <w:shd w:val="clear" w:color="auto" w:fill="auto"/>
            <w:noWrap/>
            <w:hideMark/>
          </w:tcPr>
          <w:p w14:paraId="3FCFAB11" w14:textId="77777777" w:rsidR="00BC5E43" w:rsidRPr="00B60D70" w:rsidRDefault="00BC5E43" w:rsidP="00BC5E43">
            <w:pPr>
              <w:jc w:val="center"/>
              <w:rPr>
                <w:rFonts w:eastAsia="Times New Roman"/>
                <w:sz w:val="28"/>
                <w:szCs w:val="28"/>
                <w:lang w:bidi="ar-SA"/>
              </w:rPr>
            </w:pPr>
          </w:p>
        </w:tc>
        <w:tc>
          <w:tcPr>
            <w:tcW w:w="543" w:type="dxa"/>
            <w:shd w:val="clear" w:color="auto" w:fill="auto"/>
            <w:noWrap/>
            <w:hideMark/>
          </w:tcPr>
          <w:p w14:paraId="1CE28BE9" w14:textId="77777777" w:rsidR="00BC5E43" w:rsidRPr="00B60D70" w:rsidRDefault="00BC5E43" w:rsidP="00BC5E43">
            <w:pPr>
              <w:jc w:val="center"/>
              <w:rPr>
                <w:rFonts w:eastAsia="Times New Roman"/>
                <w:sz w:val="28"/>
                <w:szCs w:val="28"/>
                <w:lang w:bidi="ar-SA"/>
              </w:rPr>
            </w:pPr>
          </w:p>
        </w:tc>
        <w:tc>
          <w:tcPr>
            <w:tcW w:w="544" w:type="dxa"/>
            <w:shd w:val="clear" w:color="auto" w:fill="auto"/>
            <w:noWrap/>
            <w:hideMark/>
          </w:tcPr>
          <w:p w14:paraId="3A1E303A" w14:textId="77777777" w:rsidR="00BC5E43" w:rsidRPr="00B60D70" w:rsidRDefault="00BC5E43" w:rsidP="00BC5E43">
            <w:pPr>
              <w:jc w:val="center"/>
              <w:rPr>
                <w:rFonts w:eastAsia="Times New Roman"/>
                <w:sz w:val="28"/>
                <w:szCs w:val="28"/>
                <w:lang w:bidi="ar-SA"/>
              </w:rPr>
            </w:pPr>
          </w:p>
        </w:tc>
      </w:tr>
      <w:tr w:rsidR="00B60D70" w:rsidRPr="00B60D70" w14:paraId="5A6E25BC" w14:textId="77777777" w:rsidTr="00BC5E43">
        <w:trPr>
          <w:trHeight w:val="336"/>
        </w:trPr>
        <w:tc>
          <w:tcPr>
            <w:tcW w:w="704" w:type="dxa"/>
            <w:tcBorders>
              <w:top w:val="nil"/>
              <w:left w:val="single" w:sz="4" w:space="0" w:color="auto"/>
              <w:bottom w:val="nil"/>
              <w:right w:val="single" w:sz="4" w:space="0" w:color="auto"/>
            </w:tcBorders>
            <w:shd w:val="clear" w:color="auto" w:fill="auto"/>
            <w:noWrap/>
          </w:tcPr>
          <w:p w14:paraId="603DC755" w14:textId="00891AFC" w:rsidR="00BC5E43" w:rsidRPr="00B60D70" w:rsidRDefault="00BC5E43" w:rsidP="00BC5E43">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3D14E8E9" w14:textId="43F3F19E" w:rsidR="00BC5E43" w:rsidRPr="00B60D70" w:rsidRDefault="00BC5E43" w:rsidP="00BC5E43">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66381519" w14:textId="77777777" w:rsidR="00BC5E43" w:rsidRPr="00B60D70" w:rsidRDefault="00BC5E43" w:rsidP="00BC5E43">
            <w:pPr>
              <w:jc w:val="left"/>
              <w:rPr>
                <w:rFonts w:eastAsia="Times New Roman"/>
                <w:sz w:val="28"/>
                <w:szCs w:val="28"/>
                <w:lang w:bidi="ar-SA"/>
              </w:rPr>
            </w:pPr>
            <w:r w:rsidRPr="00B60D70">
              <w:rPr>
                <w:rFonts w:eastAsia="Symbol"/>
                <w:sz w:val="28"/>
                <w:szCs w:val="28"/>
                <w:cs/>
              </w:rPr>
              <w:t>การเรียนรู้</w:t>
            </w:r>
          </w:p>
        </w:tc>
        <w:tc>
          <w:tcPr>
            <w:tcW w:w="543" w:type="dxa"/>
            <w:shd w:val="clear" w:color="auto" w:fill="auto"/>
            <w:noWrap/>
            <w:hideMark/>
          </w:tcPr>
          <w:p w14:paraId="108E53D9" w14:textId="77777777" w:rsidR="00BC5E43" w:rsidRPr="00B60D70" w:rsidRDefault="00BC5E43" w:rsidP="00BC5E43">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3F3377A9" w14:textId="77777777" w:rsidR="00BC5E43" w:rsidRPr="00B60D70" w:rsidRDefault="00BC5E43" w:rsidP="00BC5E43">
            <w:pPr>
              <w:jc w:val="center"/>
              <w:rPr>
                <w:rFonts w:eastAsia="Times New Roman"/>
                <w:sz w:val="28"/>
                <w:szCs w:val="28"/>
                <w:lang w:bidi="ar-SA"/>
              </w:rPr>
            </w:pPr>
          </w:p>
        </w:tc>
        <w:tc>
          <w:tcPr>
            <w:tcW w:w="544" w:type="dxa"/>
            <w:shd w:val="clear" w:color="auto" w:fill="auto"/>
            <w:noWrap/>
            <w:hideMark/>
          </w:tcPr>
          <w:p w14:paraId="34826157" w14:textId="77777777" w:rsidR="00BC5E43" w:rsidRPr="00B60D70" w:rsidRDefault="00BC5E43" w:rsidP="00BC5E43">
            <w:pPr>
              <w:jc w:val="center"/>
              <w:rPr>
                <w:rFonts w:eastAsia="Times New Roman"/>
                <w:sz w:val="28"/>
                <w:szCs w:val="28"/>
                <w:lang w:bidi="ar-SA"/>
              </w:rPr>
            </w:pPr>
          </w:p>
        </w:tc>
        <w:tc>
          <w:tcPr>
            <w:tcW w:w="543" w:type="dxa"/>
            <w:shd w:val="clear" w:color="auto" w:fill="auto"/>
            <w:noWrap/>
            <w:hideMark/>
          </w:tcPr>
          <w:p w14:paraId="08DD235F" w14:textId="77777777" w:rsidR="00BC5E43" w:rsidRPr="00B60D70" w:rsidRDefault="00BC5E43" w:rsidP="00BC5E43">
            <w:pPr>
              <w:jc w:val="center"/>
              <w:rPr>
                <w:rFonts w:eastAsia="Times New Roman"/>
                <w:sz w:val="28"/>
                <w:szCs w:val="28"/>
                <w:lang w:bidi="ar-SA"/>
              </w:rPr>
            </w:pPr>
          </w:p>
        </w:tc>
        <w:tc>
          <w:tcPr>
            <w:tcW w:w="543" w:type="dxa"/>
            <w:shd w:val="clear" w:color="auto" w:fill="auto"/>
            <w:noWrap/>
            <w:hideMark/>
          </w:tcPr>
          <w:p w14:paraId="26A2A20B" w14:textId="77777777" w:rsidR="00BC5E43" w:rsidRPr="00B60D70" w:rsidRDefault="00BC5E43" w:rsidP="00BC5E43">
            <w:pPr>
              <w:jc w:val="center"/>
              <w:rPr>
                <w:rFonts w:eastAsia="Times New Roman"/>
                <w:sz w:val="28"/>
                <w:szCs w:val="28"/>
                <w:lang w:bidi="ar-SA"/>
              </w:rPr>
            </w:pPr>
          </w:p>
        </w:tc>
        <w:tc>
          <w:tcPr>
            <w:tcW w:w="544" w:type="dxa"/>
            <w:shd w:val="clear" w:color="auto" w:fill="auto"/>
            <w:noWrap/>
            <w:hideMark/>
          </w:tcPr>
          <w:p w14:paraId="482F521E" w14:textId="77777777" w:rsidR="00BC5E43" w:rsidRPr="00B60D70" w:rsidRDefault="00BC5E43" w:rsidP="00BC5E43">
            <w:pPr>
              <w:jc w:val="center"/>
              <w:rPr>
                <w:rFonts w:eastAsia="Times New Roman"/>
                <w:sz w:val="28"/>
                <w:szCs w:val="28"/>
                <w:lang w:bidi="ar-SA"/>
              </w:rPr>
            </w:pPr>
          </w:p>
        </w:tc>
      </w:tr>
      <w:tr w:rsidR="00B60D70" w:rsidRPr="00B60D70" w14:paraId="5A06D9C0" w14:textId="77777777" w:rsidTr="00BC5E43">
        <w:trPr>
          <w:trHeight w:val="336"/>
        </w:trPr>
        <w:tc>
          <w:tcPr>
            <w:tcW w:w="704" w:type="dxa"/>
            <w:tcBorders>
              <w:top w:val="nil"/>
              <w:left w:val="single" w:sz="4" w:space="0" w:color="auto"/>
              <w:bottom w:val="nil"/>
              <w:right w:val="single" w:sz="4" w:space="0" w:color="auto"/>
            </w:tcBorders>
            <w:shd w:val="clear" w:color="auto" w:fill="auto"/>
            <w:noWrap/>
          </w:tcPr>
          <w:p w14:paraId="4EAA7929" w14:textId="04AAB3EF" w:rsidR="00BC5E43" w:rsidRPr="00B60D70" w:rsidRDefault="00BC5E43" w:rsidP="00BC5E43">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7CF6E7E4" w14:textId="26DCEE32" w:rsidR="00BC5E43" w:rsidRPr="00B60D70" w:rsidRDefault="00BC5E43" w:rsidP="00BC5E43">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272B1967" w14:textId="77777777" w:rsidR="00BC5E43" w:rsidRPr="00B60D70" w:rsidRDefault="00BC5E43" w:rsidP="00BC5E43">
            <w:pPr>
              <w:jc w:val="left"/>
              <w:rPr>
                <w:rFonts w:eastAsia="Times New Roman"/>
                <w:sz w:val="28"/>
                <w:szCs w:val="28"/>
                <w:lang w:bidi="ar-SA"/>
              </w:rPr>
            </w:pPr>
            <w:r w:rsidRPr="00B60D70">
              <w:rPr>
                <w:rFonts w:eastAsia="Times New Roman"/>
                <w:sz w:val="28"/>
                <w:szCs w:val="28"/>
                <w:cs/>
              </w:rPr>
              <w:t>ความเป็นครูช่าง</w:t>
            </w:r>
          </w:p>
        </w:tc>
        <w:tc>
          <w:tcPr>
            <w:tcW w:w="543" w:type="dxa"/>
            <w:shd w:val="clear" w:color="auto" w:fill="auto"/>
            <w:noWrap/>
            <w:hideMark/>
          </w:tcPr>
          <w:p w14:paraId="3B7A5CC2" w14:textId="77777777" w:rsidR="00BC5E43" w:rsidRPr="00B60D70" w:rsidRDefault="00BC5E43" w:rsidP="00BC5E43">
            <w:pPr>
              <w:jc w:val="left"/>
              <w:rPr>
                <w:rFonts w:eastAsia="Times New Roman"/>
                <w:sz w:val="28"/>
                <w:szCs w:val="28"/>
                <w:lang w:bidi="ar-SA"/>
              </w:rPr>
            </w:pPr>
          </w:p>
        </w:tc>
        <w:tc>
          <w:tcPr>
            <w:tcW w:w="543" w:type="dxa"/>
            <w:shd w:val="clear" w:color="auto" w:fill="auto"/>
            <w:noWrap/>
            <w:hideMark/>
          </w:tcPr>
          <w:p w14:paraId="60455E3C" w14:textId="77777777" w:rsidR="00BC5E43" w:rsidRPr="00B60D70" w:rsidRDefault="00BC5E43" w:rsidP="00BC5E43">
            <w:pPr>
              <w:jc w:val="center"/>
              <w:rPr>
                <w:rFonts w:eastAsia="Times New Roman"/>
                <w:sz w:val="28"/>
                <w:szCs w:val="28"/>
                <w:lang w:bidi="ar-SA"/>
              </w:rPr>
            </w:pPr>
          </w:p>
        </w:tc>
        <w:tc>
          <w:tcPr>
            <w:tcW w:w="544" w:type="dxa"/>
            <w:shd w:val="clear" w:color="auto" w:fill="auto"/>
            <w:noWrap/>
            <w:hideMark/>
          </w:tcPr>
          <w:p w14:paraId="603D02E1" w14:textId="77777777" w:rsidR="00BC5E43" w:rsidRPr="00B60D70" w:rsidRDefault="00BC5E43" w:rsidP="00BC5E43">
            <w:pPr>
              <w:jc w:val="center"/>
              <w:rPr>
                <w:rFonts w:eastAsia="Times New Roman"/>
                <w:sz w:val="28"/>
                <w:szCs w:val="28"/>
                <w:lang w:bidi="ar-SA"/>
              </w:rPr>
            </w:pPr>
          </w:p>
        </w:tc>
        <w:tc>
          <w:tcPr>
            <w:tcW w:w="543" w:type="dxa"/>
            <w:shd w:val="clear" w:color="auto" w:fill="auto"/>
            <w:noWrap/>
            <w:hideMark/>
          </w:tcPr>
          <w:p w14:paraId="1FA45ED6" w14:textId="77777777" w:rsidR="00BC5E43" w:rsidRPr="00B60D70" w:rsidRDefault="00BC5E43" w:rsidP="00BC5E43">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7FD6FD32" w14:textId="77777777" w:rsidR="00BC5E43" w:rsidRPr="00B60D70" w:rsidRDefault="00BC5E43" w:rsidP="00BC5E43">
            <w:pPr>
              <w:jc w:val="center"/>
              <w:rPr>
                <w:rFonts w:eastAsia="Times New Roman"/>
                <w:sz w:val="28"/>
                <w:szCs w:val="28"/>
                <w:lang w:bidi="ar-SA"/>
              </w:rPr>
            </w:pPr>
          </w:p>
        </w:tc>
        <w:tc>
          <w:tcPr>
            <w:tcW w:w="544" w:type="dxa"/>
            <w:shd w:val="clear" w:color="auto" w:fill="auto"/>
            <w:noWrap/>
            <w:hideMark/>
          </w:tcPr>
          <w:p w14:paraId="75BC75F9" w14:textId="77777777" w:rsidR="00BC5E43" w:rsidRPr="00B60D70" w:rsidRDefault="00BC5E43" w:rsidP="00BC5E43">
            <w:pPr>
              <w:jc w:val="center"/>
              <w:rPr>
                <w:rFonts w:eastAsia="Times New Roman"/>
                <w:sz w:val="28"/>
                <w:szCs w:val="28"/>
                <w:lang w:bidi="ar-SA"/>
              </w:rPr>
            </w:pPr>
          </w:p>
        </w:tc>
      </w:tr>
      <w:tr w:rsidR="00B60D70" w:rsidRPr="00B60D70" w14:paraId="3B500D4B" w14:textId="77777777" w:rsidTr="00BC5E43">
        <w:trPr>
          <w:trHeight w:val="336"/>
        </w:trPr>
        <w:tc>
          <w:tcPr>
            <w:tcW w:w="704" w:type="dxa"/>
            <w:tcBorders>
              <w:top w:val="nil"/>
              <w:left w:val="single" w:sz="4" w:space="0" w:color="auto"/>
              <w:bottom w:val="nil"/>
              <w:right w:val="single" w:sz="4" w:space="0" w:color="auto"/>
            </w:tcBorders>
            <w:shd w:val="clear" w:color="auto" w:fill="auto"/>
            <w:noWrap/>
          </w:tcPr>
          <w:p w14:paraId="53DC842C" w14:textId="6BC752DB" w:rsidR="00BC5E43" w:rsidRPr="00B60D70" w:rsidRDefault="00BC5E43" w:rsidP="00BC5E43">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4DC77BA1" w14:textId="23C5868B" w:rsidR="00BC5E43" w:rsidRPr="00B60D70" w:rsidRDefault="00BC5E43" w:rsidP="00BC5E43">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78DE9BB0" w14:textId="77777777" w:rsidR="00BC5E43" w:rsidRPr="00B60D70" w:rsidRDefault="00BC5E43" w:rsidP="00BC5E43">
            <w:pPr>
              <w:jc w:val="left"/>
              <w:rPr>
                <w:rFonts w:eastAsia="Times New Roman"/>
                <w:sz w:val="28"/>
                <w:szCs w:val="28"/>
                <w:lang w:bidi="ar-SA"/>
              </w:rPr>
            </w:pPr>
            <w:r w:rsidRPr="00B60D70">
              <w:rPr>
                <w:rFonts w:eastAsia="Times New Roman"/>
                <w:sz w:val="28"/>
                <w:szCs w:val="28"/>
                <w:cs/>
              </w:rPr>
              <w:t>ครูที่เข้าใจหลักการทางวิศวกรรมโยธา</w:t>
            </w:r>
          </w:p>
        </w:tc>
        <w:tc>
          <w:tcPr>
            <w:tcW w:w="543" w:type="dxa"/>
            <w:shd w:val="clear" w:color="auto" w:fill="auto"/>
            <w:noWrap/>
            <w:hideMark/>
          </w:tcPr>
          <w:p w14:paraId="0F07A4BA" w14:textId="77777777" w:rsidR="00BC5E43" w:rsidRPr="00B60D70" w:rsidRDefault="00BC5E43" w:rsidP="00BC5E43">
            <w:pPr>
              <w:jc w:val="left"/>
              <w:rPr>
                <w:rFonts w:eastAsia="Times New Roman"/>
                <w:sz w:val="28"/>
                <w:szCs w:val="28"/>
                <w:lang w:bidi="ar-SA"/>
              </w:rPr>
            </w:pPr>
          </w:p>
        </w:tc>
        <w:tc>
          <w:tcPr>
            <w:tcW w:w="543" w:type="dxa"/>
            <w:shd w:val="clear" w:color="auto" w:fill="auto"/>
            <w:noWrap/>
            <w:hideMark/>
          </w:tcPr>
          <w:p w14:paraId="33473BBA" w14:textId="77777777" w:rsidR="00BC5E43" w:rsidRPr="00B60D70" w:rsidRDefault="00BC5E43" w:rsidP="00BC5E43">
            <w:pPr>
              <w:jc w:val="center"/>
              <w:rPr>
                <w:rFonts w:eastAsia="Times New Roman"/>
                <w:sz w:val="28"/>
                <w:szCs w:val="28"/>
                <w:lang w:bidi="ar-SA"/>
              </w:rPr>
            </w:pPr>
          </w:p>
        </w:tc>
        <w:tc>
          <w:tcPr>
            <w:tcW w:w="544" w:type="dxa"/>
            <w:shd w:val="clear" w:color="auto" w:fill="auto"/>
            <w:noWrap/>
            <w:hideMark/>
          </w:tcPr>
          <w:p w14:paraId="4ECB2556" w14:textId="77777777" w:rsidR="00BC5E43" w:rsidRPr="00B60D70" w:rsidRDefault="00BC5E43" w:rsidP="00BC5E43">
            <w:pPr>
              <w:jc w:val="center"/>
              <w:rPr>
                <w:rFonts w:eastAsia="Times New Roman"/>
                <w:sz w:val="28"/>
                <w:szCs w:val="28"/>
                <w:lang w:bidi="ar-SA"/>
              </w:rPr>
            </w:pPr>
          </w:p>
        </w:tc>
        <w:tc>
          <w:tcPr>
            <w:tcW w:w="543" w:type="dxa"/>
            <w:shd w:val="clear" w:color="auto" w:fill="auto"/>
            <w:noWrap/>
            <w:hideMark/>
          </w:tcPr>
          <w:p w14:paraId="62643B1E" w14:textId="77777777" w:rsidR="00BC5E43" w:rsidRPr="00B60D70" w:rsidRDefault="00BC5E43" w:rsidP="00BC5E43">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hideMark/>
          </w:tcPr>
          <w:p w14:paraId="3A3CD6CC" w14:textId="77777777" w:rsidR="00BC5E43" w:rsidRPr="00B60D70" w:rsidRDefault="00BC5E43" w:rsidP="00BC5E43">
            <w:pPr>
              <w:jc w:val="center"/>
              <w:rPr>
                <w:rFonts w:eastAsia="Times New Roman"/>
                <w:sz w:val="28"/>
                <w:szCs w:val="28"/>
                <w:lang w:bidi="ar-SA"/>
              </w:rPr>
            </w:pPr>
          </w:p>
        </w:tc>
        <w:tc>
          <w:tcPr>
            <w:tcW w:w="544" w:type="dxa"/>
            <w:shd w:val="clear" w:color="auto" w:fill="auto"/>
            <w:noWrap/>
            <w:hideMark/>
          </w:tcPr>
          <w:p w14:paraId="4B093556" w14:textId="77777777" w:rsidR="00BC5E43" w:rsidRPr="00B60D70" w:rsidRDefault="00BC5E43" w:rsidP="00BC5E43">
            <w:pPr>
              <w:jc w:val="center"/>
              <w:rPr>
                <w:rFonts w:eastAsia="Times New Roman"/>
                <w:sz w:val="28"/>
                <w:szCs w:val="28"/>
                <w:lang w:bidi="ar-SA"/>
              </w:rPr>
            </w:pPr>
          </w:p>
        </w:tc>
      </w:tr>
      <w:tr w:rsidR="00B60D70" w:rsidRPr="00B60D70" w14:paraId="09FE9B2F" w14:textId="77777777" w:rsidTr="00095397">
        <w:trPr>
          <w:trHeight w:val="336"/>
        </w:trPr>
        <w:tc>
          <w:tcPr>
            <w:tcW w:w="704" w:type="dxa"/>
            <w:tcBorders>
              <w:top w:val="nil"/>
              <w:left w:val="single" w:sz="4" w:space="0" w:color="auto"/>
              <w:bottom w:val="nil"/>
              <w:right w:val="single" w:sz="4" w:space="0" w:color="auto"/>
            </w:tcBorders>
            <w:shd w:val="clear" w:color="auto" w:fill="auto"/>
            <w:noWrap/>
          </w:tcPr>
          <w:p w14:paraId="091AC30D" w14:textId="38E63744" w:rsidR="00BC5E43" w:rsidRPr="00B60D70" w:rsidRDefault="00BC5E43" w:rsidP="00BC5E43">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62B9842A" w14:textId="58C28146" w:rsidR="00BC5E43" w:rsidRPr="00B60D70" w:rsidRDefault="00BC5E43" w:rsidP="00BC5E43">
            <w:pPr>
              <w:jc w:val="left"/>
              <w:rPr>
                <w:rFonts w:eastAsia="Times New Roman"/>
                <w:sz w:val="28"/>
                <w:szCs w:val="28"/>
                <w:lang w:bidi="ar-SA"/>
              </w:rPr>
            </w:pPr>
          </w:p>
        </w:tc>
        <w:tc>
          <w:tcPr>
            <w:tcW w:w="3402" w:type="dxa"/>
            <w:tcBorders>
              <w:left w:val="single" w:sz="4" w:space="0" w:color="auto"/>
            </w:tcBorders>
            <w:shd w:val="clear" w:color="auto" w:fill="auto"/>
            <w:noWrap/>
            <w:hideMark/>
          </w:tcPr>
          <w:p w14:paraId="0210332D" w14:textId="77777777" w:rsidR="00BC5E43" w:rsidRPr="00B60D70" w:rsidRDefault="00BC5E43" w:rsidP="00BC5E43">
            <w:pPr>
              <w:jc w:val="left"/>
              <w:rPr>
                <w:rFonts w:eastAsia="Times New Roman"/>
                <w:sz w:val="28"/>
                <w:szCs w:val="28"/>
                <w:lang w:bidi="ar-SA"/>
              </w:rPr>
            </w:pPr>
            <w:r w:rsidRPr="00B60D70">
              <w:rPr>
                <w:rFonts w:eastAsia="Symbol"/>
                <w:sz w:val="28"/>
                <w:szCs w:val="28"/>
                <w:cs/>
              </w:rPr>
              <w:t>มีความสามารถในการเรียนรู้และพัฒนาตนเองอยู่เสมอ</w:t>
            </w:r>
          </w:p>
        </w:tc>
        <w:tc>
          <w:tcPr>
            <w:tcW w:w="543" w:type="dxa"/>
            <w:shd w:val="clear" w:color="auto" w:fill="auto"/>
            <w:noWrap/>
            <w:hideMark/>
          </w:tcPr>
          <w:p w14:paraId="4287F8C0" w14:textId="77777777" w:rsidR="00BC5E43" w:rsidRPr="00B60D70" w:rsidRDefault="00BC5E43" w:rsidP="00BC5E43">
            <w:pPr>
              <w:jc w:val="left"/>
              <w:rPr>
                <w:rFonts w:eastAsia="Times New Roman"/>
                <w:sz w:val="28"/>
                <w:szCs w:val="28"/>
                <w:lang w:bidi="ar-SA"/>
              </w:rPr>
            </w:pPr>
          </w:p>
        </w:tc>
        <w:tc>
          <w:tcPr>
            <w:tcW w:w="543" w:type="dxa"/>
            <w:shd w:val="clear" w:color="auto" w:fill="auto"/>
            <w:noWrap/>
            <w:hideMark/>
          </w:tcPr>
          <w:p w14:paraId="755EA874" w14:textId="77777777" w:rsidR="00BC5E43" w:rsidRPr="00B60D70" w:rsidRDefault="00BC5E43" w:rsidP="00BC5E43">
            <w:pPr>
              <w:jc w:val="center"/>
              <w:rPr>
                <w:rFonts w:eastAsia="Times New Roman"/>
                <w:sz w:val="28"/>
                <w:szCs w:val="28"/>
                <w:lang w:bidi="ar-SA"/>
              </w:rPr>
            </w:pPr>
          </w:p>
        </w:tc>
        <w:tc>
          <w:tcPr>
            <w:tcW w:w="544" w:type="dxa"/>
            <w:shd w:val="clear" w:color="auto" w:fill="auto"/>
            <w:noWrap/>
            <w:hideMark/>
          </w:tcPr>
          <w:p w14:paraId="4B715EA7" w14:textId="77777777" w:rsidR="00BC5E43" w:rsidRPr="00B60D70" w:rsidRDefault="00BC5E43" w:rsidP="00BC5E43">
            <w:pPr>
              <w:jc w:val="center"/>
              <w:rPr>
                <w:rFonts w:eastAsia="Times New Roman"/>
                <w:sz w:val="28"/>
                <w:szCs w:val="28"/>
                <w:lang w:bidi="ar-SA"/>
              </w:rPr>
            </w:pPr>
          </w:p>
        </w:tc>
        <w:tc>
          <w:tcPr>
            <w:tcW w:w="543" w:type="dxa"/>
            <w:shd w:val="clear" w:color="auto" w:fill="auto"/>
            <w:noWrap/>
            <w:hideMark/>
          </w:tcPr>
          <w:p w14:paraId="574917E4" w14:textId="77777777" w:rsidR="00BC5E43" w:rsidRPr="00B60D70" w:rsidRDefault="00BC5E43" w:rsidP="00BC5E43">
            <w:pPr>
              <w:jc w:val="center"/>
              <w:rPr>
                <w:rFonts w:eastAsia="Times New Roman"/>
                <w:sz w:val="28"/>
                <w:szCs w:val="28"/>
                <w:lang w:bidi="ar-SA"/>
              </w:rPr>
            </w:pPr>
          </w:p>
        </w:tc>
        <w:tc>
          <w:tcPr>
            <w:tcW w:w="543" w:type="dxa"/>
            <w:shd w:val="clear" w:color="auto" w:fill="auto"/>
            <w:noWrap/>
            <w:hideMark/>
          </w:tcPr>
          <w:p w14:paraId="2A265CE5" w14:textId="77777777" w:rsidR="00BC5E43" w:rsidRPr="00B60D70" w:rsidRDefault="00BC5E43" w:rsidP="00BC5E43">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1CC69995" w14:textId="77777777" w:rsidR="00BC5E43" w:rsidRPr="00B60D70" w:rsidRDefault="00BC5E43" w:rsidP="00BC5E43">
            <w:pPr>
              <w:jc w:val="center"/>
              <w:rPr>
                <w:rFonts w:eastAsia="Times New Roman"/>
                <w:sz w:val="28"/>
                <w:szCs w:val="28"/>
                <w:lang w:bidi="ar-SA"/>
              </w:rPr>
            </w:pPr>
          </w:p>
        </w:tc>
      </w:tr>
      <w:tr w:rsidR="00B60D70" w:rsidRPr="00B60D70" w14:paraId="04F10C5F" w14:textId="77777777" w:rsidTr="00095397">
        <w:trPr>
          <w:trHeight w:val="672"/>
        </w:trPr>
        <w:tc>
          <w:tcPr>
            <w:tcW w:w="704" w:type="dxa"/>
            <w:tcBorders>
              <w:top w:val="nil"/>
              <w:left w:val="single" w:sz="4" w:space="0" w:color="auto"/>
              <w:bottom w:val="single" w:sz="4" w:space="0" w:color="auto"/>
              <w:right w:val="single" w:sz="4" w:space="0" w:color="auto"/>
            </w:tcBorders>
            <w:shd w:val="clear" w:color="auto" w:fill="auto"/>
            <w:noWrap/>
          </w:tcPr>
          <w:p w14:paraId="07941A71" w14:textId="0AA613AE" w:rsidR="00BC5E43" w:rsidRPr="00B60D70" w:rsidRDefault="00BC5E43" w:rsidP="00BC5E43">
            <w:pPr>
              <w:jc w:val="center"/>
              <w:rPr>
                <w:rFonts w:eastAsia="Times New Roman"/>
                <w:sz w:val="28"/>
                <w:szCs w:val="28"/>
                <w:lang w:bidi="ar-SA"/>
              </w:rPr>
            </w:pPr>
          </w:p>
        </w:tc>
        <w:tc>
          <w:tcPr>
            <w:tcW w:w="1701" w:type="dxa"/>
            <w:tcBorders>
              <w:top w:val="nil"/>
              <w:left w:val="single" w:sz="4" w:space="0" w:color="auto"/>
              <w:bottom w:val="single" w:sz="4" w:space="0" w:color="auto"/>
              <w:right w:val="single" w:sz="4" w:space="0" w:color="auto"/>
            </w:tcBorders>
            <w:shd w:val="clear" w:color="auto" w:fill="auto"/>
            <w:noWrap/>
          </w:tcPr>
          <w:p w14:paraId="57C715A6" w14:textId="72E30790" w:rsidR="00BC5E43" w:rsidRPr="00B60D70" w:rsidRDefault="00BC5E43" w:rsidP="00BC5E43">
            <w:pPr>
              <w:jc w:val="left"/>
              <w:rPr>
                <w:rFonts w:eastAsia="Times New Roman"/>
                <w:sz w:val="28"/>
                <w:szCs w:val="28"/>
                <w:lang w:bidi="ar-SA"/>
              </w:rPr>
            </w:pPr>
          </w:p>
        </w:tc>
        <w:tc>
          <w:tcPr>
            <w:tcW w:w="3402" w:type="dxa"/>
            <w:tcBorders>
              <w:left w:val="single" w:sz="4" w:space="0" w:color="auto"/>
            </w:tcBorders>
            <w:shd w:val="clear" w:color="auto" w:fill="auto"/>
            <w:hideMark/>
          </w:tcPr>
          <w:p w14:paraId="0B966EC7" w14:textId="77777777" w:rsidR="00BC5E43" w:rsidRPr="00B60D70" w:rsidRDefault="00BC5E43" w:rsidP="00BC5E43">
            <w:pPr>
              <w:jc w:val="left"/>
              <w:rPr>
                <w:rFonts w:eastAsia="Times New Roman"/>
                <w:sz w:val="28"/>
                <w:szCs w:val="28"/>
                <w:lang w:bidi="ar-SA"/>
              </w:rPr>
            </w:pPr>
            <w:r w:rsidRPr="00B60D70">
              <w:rPr>
                <w:rFonts w:eastAsia="Symbol"/>
                <w:sz w:val="28"/>
                <w:szCs w:val="28"/>
                <w:cs/>
              </w:rPr>
              <w:t>มีจิตใจที่เอื้อเฟื้อ</w:t>
            </w:r>
            <w:r w:rsidRPr="00B60D70">
              <w:rPr>
                <w:rFonts w:eastAsia="Symbol"/>
                <w:sz w:val="28"/>
                <w:szCs w:val="28"/>
                <w:lang w:bidi="ar-SA"/>
              </w:rPr>
              <w:t xml:space="preserve"> </w:t>
            </w:r>
            <w:r w:rsidRPr="00B60D70">
              <w:rPr>
                <w:rFonts w:eastAsia="Symbol"/>
                <w:sz w:val="28"/>
                <w:szCs w:val="28"/>
                <w:cs/>
              </w:rPr>
              <w:t>เผื่อแผ่มองเห็นความสำคัญของการช่วยเหลือคนอื่นและช่วยเหลือสังคม</w:t>
            </w:r>
          </w:p>
        </w:tc>
        <w:tc>
          <w:tcPr>
            <w:tcW w:w="543" w:type="dxa"/>
            <w:shd w:val="clear" w:color="auto" w:fill="auto"/>
            <w:noWrap/>
            <w:hideMark/>
          </w:tcPr>
          <w:p w14:paraId="25248A3B" w14:textId="77777777" w:rsidR="00BC5E43" w:rsidRPr="00B60D70" w:rsidRDefault="00BC5E43" w:rsidP="00BC5E43">
            <w:pPr>
              <w:jc w:val="left"/>
              <w:rPr>
                <w:rFonts w:eastAsia="Times New Roman"/>
                <w:sz w:val="28"/>
                <w:szCs w:val="28"/>
                <w:lang w:bidi="ar-SA"/>
              </w:rPr>
            </w:pPr>
          </w:p>
        </w:tc>
        <w:tc>
          <w:tcPr>
            <w:tcW w:w="543" w:type="dxa"/>
            <w:shd w:val="clear" w:color="auto" w:fill="auto"/>
            <w:noWrap/>
            <w:hideMark/>
          </w:tcPr>
          <w:p w14:paraId="05D7CD48" w14:textId="77777777" w:rsidR="00BC5E43" w:rsidRPr="00B60D70" w:rsidRDefault="00BC5E43" w:rsidP="00BC5E43">
            <w:pPr>
              <w:jc w:val="center"/>
              <w:rPr>
                <w:rFonts w:eastAsia="Times New Roman"/>
                <w:sz w:val="28"/>
                <w:szCs w:val="28"/>
                <w:lang w:bidi="ar-SA"/>
              </w:rPr>
            </w:pPr>
          </w:p>
        </w:tc>
        <w:tc>
          <w:tcPr>
            <w:tcW w:w="544" w:type="dxa"/>
            <w:shd w:val="clear" w:color="auto" w:fill="auto"/>
            <w:noWrap/>
            <w:hideMark/>
          </w:tcPr>
          <w:p w14:paraId="42EB0073" w14:textId="77777777" w:rsidR="00BC5E43" w:rsidRPr="00B60D70" w:rsidRDefault="00BC5E43" w:rsidP="00BC5E43">
            <w:pPr>
              <w:jc w:val="center"/>
              <w:rPr>
                <w:rFonts w:eastAsia="Times New Roman"/>
                <w:sz w:val="28"/>
                <w:szCs w:val="28"/>
                <w:lang w:bidi="ar-SA"/>
              </w:rPr>
            </w:pPr>
          </w:p>
        </w:tc>
        <w:tc>
          <w:tcPr>
            <w:tcW w:w="543" w:type="dxa"/>
            <w:shd w:val="clear" w:color="auto" w:fill="auto"/>
            <w:noWrap/>
            <w:hideMark/>
          </w:tcPr>
          <w:p w14:paraId="4C7D0595" w14:textId="77777777" w:rsidR="00BC5E43" w:rsidRPr="00B60D70" w:rsidRDefault="00BC5E43" w:rsidP="00BC5E43">
            <w:pPr>
              <w:jc w:val="center"/>
              <w:rPr>
                <w:rFonts w:eastAsia="Times New Roman"/>
                <w:sz w:val="28"/>
                <w:szCs w:val="28"/>
                <w:lang w:bidi="ar-SA"/>
              </w:rPr>
            </w:pPr>
          </w:p>
        </w:tc>
        <w:tc>
          <w:tcPr>
            <w:tcW w:w="543" w:type="dxa"/>
            <w:shd w:val="clear" w:color="auto" w:fill="auto"/>
            <w:noWrap/>
            <w:hideMark/>
          </w:tcPr>
          <w:p w14:paraId="734BFBBE" w14:textId="77777777" w:rsidR="00BC5E43" w:rsidRPr="00B60D70" w:rsidRDefault="00BC5E43" w:rsidP="00BC5E43">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hideMark/>
          </w:tcPr>
          <w:p w14:paraId="4505A754" w14:textId="77777777" w:rsidR="00BC5E43" w:rsidRPr="00B60D70" w:rsidRDefault="00BC5E43" w:rsidP="00BC5E43">
            <w:pPr>
              <w:jc w:val="center"/>
              <w:rPr>
                <w:rFonts w:eastAsia="Times New Roman"/>
                <w:sz w:val="28"/>
                <w:szCs w:val="28"/>
                <w:lang w:bidi="ar-SA"/>
              </w:rPr>
            </w:pPr>
          </w:p>
        </w:tc>
      </w:tr>
      <w:tr w:rsidR="00B60D70" w:rsidRPr="00B60D70" w14:paraId="3C2B243A" w14:textId="77777777" w:rsidTr="00095397">
        <w:trPr>
          <w:trHeight w:val="61"/>
        </w:trPr>
        <w:tc>
          <w:tcPr>
            <w:tcW w:w="704" w:type="dxa"/>
            <w:tcBorders>
              <w:top w:val="single" w:sz="4" w:space="0" w:color="auto"/>
              <w:left w:val="single" w:sz="4" w:space="0" w:color="auto"/>
              <w:bottom w:val="nil"/>
              <w:right w:val="single" w:sz="4" w:space="0" w:color="auto"/>
            </w:tcBorders>
            <w:shd w:val="clear" w:color="auto" w:fill="auto"/>
            <w:noWrap/>
          </w:tcPr>
          <w:p w14:paraId="330A5E51" w14:textId="52112E47" w:rsidR="00095397" w:rsidRPr="00B60D70" w:rsidRDefault="00095397" w:rsidP="00095397">
            <w:pPr>
              <w:jc w:val="center"/>
              <w:rPr>
                <w:rFonts w:eastAsia="Times New Roman"/>
                <w:sz w:val="28"/>
                <w:szCs w:val="28"/>
                <w:lang w:bidi="ar-SA"/>
              </w:rPr>
            </w:pPr>
            <w:r w:rsidRPr="00B60D70">
              <w:rPr>
                <w:rFonts w:eastAsia="Times New Roman"/>
                <w:sz w:val="28"/>
                <w:szCs w:val="28"/>
                <w:lang w:bidi="ar-SA"/>
              </w:rPr>
              <w:t>7</w:t>
            </w:r>
          </w:p>
        </w:tc>
        <w:tc>
          <w:tcPr>
            <w:tcW w:w="1701" w:type="dxa"/>
            <w:tcBorders>
              <w:top w:val="single" w:sz="4" w:space="0" w:color="auto"/>
              <w:left w:val="single" w:sz="4" w:space="0" w:color="auto"/>
              <w:bottom w:val="nil"/>
              <w:right w:val="single" w:sz="4" w:space="0" w:color="auto"/>
            </w:tcBorders>
            <w:shd w:val="clear" w:color="auto" w:fill="auto"/>
            <w:noWrap/>
          </w:tcPr>
          <w:p w14:paraId="2FD12B5C" w14:textId="78293C52" w:rsidR="00095397" w:rsidRPr="00B60D70" w:rsidRDefault="00095397" w:rsidP="00095397">
            <w:pPr>
              <w:jc w:val="left"/>
              <w:rPr>
                <w:rFonts w:eastAsia="Times New Roman"/>
                <w:sz w:val="28"/>
                <w:szCs w:val="28"/>
                <w:lang w:bidi="ar-SA"/>
              </w:rPr>
            </w:pPr>
            <w:r w:rsidRPr="00B60D70">
              <w:rPr>
                <w:rFonts w:eastAsia="Times New Roman"/>
                <w:sz w:val="28"/>
                <w:szCs w:val="28"/>
                <w:lang w:bidi="ar-SA"/>
              </w:rPr>
              <w:t>Other (O)</w:t>
            </w:r>
          </w:p>
        </w:tc>
        <w:tc>
          <w:tcPr>
            <w:tcW w:w="3402" w:type="dxa"/>
            <w:tcBorders>
              <w:left w:val="single" w:sz="4" w:space="0" w:color="auto"/>
            </w:tcBorders>
            <w:shd w:val="clear" w:color="auto" w:fill="auto"/>
          </w:tcPr>
          <w:p w14:paraId="06792B69" w14:textId="202172D8" w:rsidR="00095397" w:rsidRPr="00B60D70" w:rsidRDefault="00095397" w:rsidP="00095397">
            <w:pPr>
              <w:jc w:val="left"/>
              <w:rPr>
                <w:rFonts w:eastAsia="Symbol"/>
                <w:sz w:val="28"/>
                <w:szCs w:val="28"/>
                <w:cs/>
              </w:rPr>
            </w:pPr>
            <w:r w:rsidRPr="00B60D70">
              <w:rPr>
                <w:rFonts w:eastAsia="Times New Roman"/>
                <w:sz w:val="28"/>
                <w:szCs w:val="28"/>
                <w:cs/>
              </w:rPr>
              <w:t>ปรับหลักสูตร</w:t>
            </w:r>
            <w:r w:rsidR="001B0AF2" w:rsidRPr="00B60D70">
              <w:rPr>
                <w:rFonts w:eastAsia="Times New Roman"/>
                <w:sz w:val="28"/>
                <w:szCs w:val="28"/>
                <w:cs/>
              </w:rPr>
              <w:t>เพื่อให้สามารถขอรับการรับรอง</w:t>
            </w:r>
            <w:r w:rsidR="00001436" w:rsidRPr="00B60D70">
              <w:rPr>
                <w:rFonts w:eastAsia="Times New Roman" w:hint="cs"/>
                <w:sz w:val="28"/>
                <w:szCs w:val="28"/>
                <w:cs/>
              </w:rPr>
              <w:t>จากสภาวิศวกรและคุรุสภา</w:t>
            </w:r>
          </w:p>
        </w:tc>
        <w:tc>
          <w:tcPr>
            <w:tcW w:w="543" w:type="dxa"/>
            <w:shd w:val="clear" w:color="auto" w:fill="auto"/>
            <w:noWrap/>
          </w:tcPr>
          <w:p w14:paraId="71831D74" w14:textId="4112AC89" w:rsidR="00095397" w:rsidRPr="00B60D70" w:rsidRDefault="00095397" w:rsidP="00CF2A6C">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tcPr>
          <w:p w14:paraId="4E0DE1D4" w14:textId="77777777" w:rsidR="00095397" w:rsidRPr="00B60D70" w:rsidRDefault="00095397" w:rsidP="00095397">
            <w:pPr>
              <w:jc w:val="center"/>
              <w:rPr>
                <w:rFonts w:eastAsia="Times New Roman"/>
                <w:sz w:val="28"/>
                <w:szCs w:val="28"/>
                <w:lang w:bidi="ar-SA"/>
              </w:rPr>
            </w:pPr>
          </w:p>
        </w:tc>
        <w:tc>
          <w:tcPr>
            <w:tcW w:w="544" w:type="dxa"/>
            <w:shd w:val="clear" w:color="auto" w:fill="auto"/>
            <w:noWrap/>
          </w:tcPr>
          <w:p w14:paraId="059D5112" w14:textId="77777777" w:rsidR="00095397" w:rsidRPr="00B60D70" w:rsidRDefault="00095397" w:rsidP="00095397">
            <w:pPr>
              <w:jc w:val="center"/>
              <w:rPr>
                <w:rFonts w:eastAsia="Times New Roman"/>
                <w:sz w:val="28"/>
                <w:szCs w:val="28"/>
                <w:lang w:bidi="ar-SA"/>
              </w:rPr>
            </w:pPr>
          </w:p>
        </w:tc>
        <w:tc>
          <w:tcPr>
            <w:tcW w:w="543" w:type="dxa"/>
            <w:shd w:val="clear" w:color="auto" w:fill="auto"/>
            <w:noWrap/>
          </w:tcPr>
          <w:p w14:paraId="7F3BC4DA" w14:textId="02C0E0BB" w:rsidR="00095397" w:rsidRPr="00B60D70" w:rsidRDefault="00CF2A6C" w:rsidP="00095397">
            <w:pPr>
              <w:jc w:val="center"/>
              <w:rPr>
                <w:rFonts w:eastAsia="Times New Roman"/>
                <w:sz w:val="28"/>
                <w:szCs w:val="28"/>
              </w:rPr>
            </w:pPr>
            <w:r w:rsidRPr="00B60D70">
              <w:rPr>
                <w:rFonts w:eastAsia="Times New Roman"/>
                <w:sz w:val="28"/>
                <w:szCs w:val="28"/>
              </w:rPr>
              <w:t>x</w:t>
            </w:r>
          </w:p>
        </w:tc>
        <w:tc>
          <w:tcPr>
            <w:tcW w:w="543" w:type="dxa"/>
            <w:shd w:val="clear" w:color="auto" w:fill="auto"/>
            <w:noWrap/>
          </w:tcPr>
          <w:p w14:paraId="32FBCA92" w14:textId="3C7A2A1E" w:rsidR="00095397" w:rsidRPr="00B60D70" w:rsidRDefault="00CF2A6C" w:rsidP="00095397">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tcPr>
          <w:p w14:paraId="009701C2" w14:textId="77777777" w:rsidR="00095397" w:rsidRPr="00B60D70" w:rsidRDefault="00095397" w:rsidP="00095397">
            <w:pPr>
              <w:jc w:val="center"/>
              <w:rPr>
                <w:rFonts w:eastAsia="Times New Roman"/>
                <w:sz w:val="28"/>
                <w:szCs w:val="28"/>
                <w:lang w:bidi="ar-SA"/>
              </w:rPr>
            </w:pPr>
          </w:p>
        </w:tc>
      </w:tr>
      <w:tr w:rsidR="00B60D70" w:rsidRPr="00B60D70" w14:paraId="10922823" w14:textId="77777777" w:rsidTr="00095397">
        <w:trPr>
          <w:trHeight w:val="61"/>
        </w:trPr>
        <w:tc>
          <w:tcPr>
            <w:tcW w:w="704" w:type="dxa"/>
            <w:tcBorders>
              <w:top w:val="nil"/>
              <w:left w:val="single" w:sz="4" w:space="0" w:color="auto"/>
              <w:bottom w:val="nil"/>
              <w:right w:val="single" w:sz="4" w:space="0" w:color="auto"/>
            </w:tcBorders>
            <w:shd w:val="clear" w:color="auto" w:fill="auto"/>
            <w:noWrap/>
          </w:tcPr>
          <w:p w14:paraId="6B10825C" w14:textId="77777777" w:rsidR="00095397" w:rsidRPr="00B60D70" w:rsidRDefault="00095397" w:rsidP="00095397">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7365E906" w14:textId="77777777" w:rsidR="00095397" w:rsidRPr="00B60D70" w:rsidRDefault="00095397" w:rsidP="00095397">
            <w:pPr>
              <w:jc w:val="left"/>
              <w:rPr>
                <w:rFonts w:eastAsia="Times New Roman"/>
                <w:sz w:val="28"/>
                <w:szCs w:val="28"/>
                <w:lang w:bidi="ar-SA"/>
              </w:rPr>
            </w:pPr>
          </w:p>
        </w:tc>
        <w:tc>
          <w:tcPr>
            <w:tcW w:w="3402" w:type="dxa"/>
            <w:tcBorders>
              <w:left w:val="single" w:sz="4" w:space="0" w:color="auto"/>
            </w:tcBorders>
            <w:shd w:val="clear" w:color="auto" w:fill="auto"/>
          </w:tcPr>
          <w:p w14:paraId="27A97C40" w14:textId="0471E508" w:rsidR="00095397" w:rsidRPr="00B60D70" w:rsidRDefault="00095397" w:rsidP="00095397">
            <w:pPr>
              <w:jc w:val="left"/>
              <w:rPr>
                <w:rFonts w:eastAsia="Symbol"/>
                <w:sz w:val="28"/>
                <w:szCs w:val="28"/>
                <w:cs/>
              </w:rPr>
            </w:pPr>
            <w:r w:rsidRPr="00B60D70">
              <w:rPr>
                <w:rFonts w:eastAsia="Times New Roman"/>
                <w:sz w:val="28"/>
                <w:szCs w:val="28"/>
                <w:cs/>
              </w:rPr>
              <w:t>ใบรับรองความรู้</w:t>
            </w:r>
          </w:p>
        </w:tc>
        <w:tc>
          <w:tcPr>
            <w:tcW w:w="543" w:type="dxa"/>
            <w:shd w:val="clear" w:color="auto" w:fill="auto"/>
            <w:noWrap/>
          </w:tcPr>
          <w:p w14:paraId="2C105A79" w14:textId="206C0E8B" w:rsidR="00095397" w:rsidRPr="00B60D70" w:rsidRDefault="00095397" w:rsidP="00CF2A6C">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tcPr>
          <w:p w14:paraId="0A6BA8C8" w14:textId="77777777" w:rsidR="00095397" w:rsidRPr="00B60D70" w:rsidRDefault="00095397" w:rsidP="00095397">
            <w:pPr>
              <w:jc w:val="center"/>
              <w:rPr>
                <w:rFonts w:eastAsia="Times New Roman"/>
                <w:sz w:val="28"/>
                <w:szCs w:val="28"/>
                <w:lang w:bidi="ar-SA"/>
              </w:rPr>
            </w:pPr>
          </w:p>
        </w:tc>
        <w:tc>
          <w:tcPr>
            <w:tcW w:w="544" w:type="dxa"/>
            <w:shd w:val="clear" w:color="auto" w:fill="auto"/>
            <w:noWrap/>
          </w:tcPr>
          <w:p w14:paraId="5F36A572" w14:textId="77777777" w:rsidR="00095397" w:rsidRPr="00B60D70" w:rsidRDefault="00095397" w:rsidP="00095397">
            <w:pPr>
              <w:jc w:val="center"/>
              <w:rPr>
                <w:rFonts w:eastAsia="Times New Roman"/>
                <w:sz w:val="28"/>
                <w:szCs w:val="28"/>
                <w:lang w:bidi="ar-SA"/>
              </w:rPr>
            </w:pPr>
          </w:p>
        </w:tc>
        <w:tc>
          <w:tcPr>
            <w:tcW w:w="543" w:type="dxa"/>
            <w:shd w:val="clear" w:color="auto" w:fill="auto"/>
            <w:noWrap/>
          </w:tcPr>
          <w:p w14:paraId="4E75E75F" w14:textId="77777777" w:rsidR="00095397" w:rsidRPr="00B60D70" w:rsidRDefault="00095397" w:rsidP="00095397">
            <w:pPr>
              <w:jc w:val="center"/>
              <w:rPr>
                <w:rFonts w:eastAsia="Times New Roman"/>
                <w:sz w:val="28"/>
                <w:szCs w:val="28"/>
                <w:lang w:bidi="ar-SA"/>
              </w:rPr>
            </w:pPr>
          </w:p>
        </w:tc>
        <w:tc>
          <w:tcPr>
            <w:tcW w:w="543" w:type="dxa"/>
            <w:shd w:val="clear" w:color="auto" w:fill="auto"/>
            <w:noWrap/>
          </w:tcPr>
          <w:p w14:paraId="1C3A0300" w14:textId="77777777" w:rsidR="00095397" w:rsidRPr="00B60D70" w:rsidRDefault="00095397" w:rsidP="00095397">
            <w:pPr>
              <w:jc w:val="center"/>
              <w:rPr>
                <w:rFonts w:eastAsia="Times New Roman"/>
                <w:sz w:val="28"/>
                <w:szCs w:val="28"/>
                <w:lang w:bidi="ar-SA"/>
              </w:rPr>
            </w:pPr>
          </w:p>
        </w:tc>
        <w:tc>
          <w:tcPr>
            <w:tcW w:w="544" w:type="dxa"/>
            <w:shd w:val="clear" w:color="auto" w:fill="auto"/>
            <w:noWrap/>
          </w:tcPr>
          <w:p w14:paraId="7891E885" w14:textId="77777777" w:rsidR="00095397" w:rsidRPr="00B60D70" w:rsidRDefault="00095397" w:rsidP="00095397">
            <w:pPr>
              <w:jc w:val="center"/>
              <w:rPr>
                <w:rFonts w:eastAsia="Times New Roman"/>
                <w:sz w:val="28"/>
                <w:szCs w:val="28"/>
                <w:lang w:bidi="ar-SA"/>
              </w:rPr>
            </w:pPr>
          </w:p>
        </w:tc>
      </w:tr>
      <w:tr w:rsidR="00B60D70" w:rsidRPr="00B60D70" w14:paraId="2A645964" w14:textId="77777777" w:rsidTr="00095397">
        <w:trPr>
          <w:trHeight w:val="61"/>
        </w:trPr>
        <w:tc>
          <w:tcPr>
            <w:tcW w:w="704" w:type="dxa"/>
            <w:tcBorders>
              <w:top w:val="nil"/>
              <w:left w:val="single" w:sz="4" w:space="0" w:color="auto"/>
              <w:bottom w:val="nil"/>
              <w:right w:val="single" w:sz="4" w:space="0" w:color="auto"/>
            </w:tcBorders>
            <w:shd w:val="clear" w:color="auto" w:fill="auto"/>
            <w:noWrap/>
          </w:tcPr>
          <w:p w14:paraId="21ACF1B0" w14:textId="77777777" w:rsidR="00095397" w:rsidRPr="00B60D70" w:rsidRDefault="00095397" w:rsidP="00095397">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02C09FAB" w14:textId="77777777" w:rsidR="00095397" w:rsidRPr="00B60D70" w:rsidRDefault="00095397" w:rsidP="00095397">
            <w:pPr>
              <w:jc w:val="left"/>
              <w:rPr>
                <w:rFonts w:eastAsia="Times New Roman"/>
                <w:sz w:val="28"/>
                <w:szCs w:val="28"/>
                <w:lang w:bidi="ar-SA"/>
              </w:rPr>
            </w:pPr>
          </w:p>
        </w:tc>
        <w:tc>
          <w:tcPr>
            <w:tcW w:w="3402" w:type="dxa"/>
            <w:tcBorders>
              <w:left w:val="single" w:sz="4" w:space="0" w:color="auto"/>
            </w:tcBorders>
            <w:shd w:val="clear" w:color="auto" w:fill="auto"/>
          </w:tcPr>
          <w:p w14:paraId="32BA1579" w14:textId="6C76AB88" w:rsidR="00095397" w:rsidRPr="00B60D70" w:rsidRDefault="00095397" w:rsidP="00095397">
            <w:pPr>
              <w:jc w:val="left"/>
              <w:rPr>
                <w:rFonts w:eastAsia="Symbol"/>
                <w:sz w:val="28"/>
                <w:szCs w:val="28"/>
                <w:cs/>
              </w:rPr>
            </w:pPr>
            <w:r w:rsidRPr="00B60D70">
              <w:rPr>
                <w:rFonts w:eastAsia="Times New Roman"/>
                <w:sz w:val="28"/>
                <w:szCs w:val="28"/>
                <w:cs/>
              </w:rPr>
              <w:t>สร้างความเข้าใจแก่ผู้เรียนเกี่ยวกับเป้าหมายของหลักสูตร</w:t>
            </w:r>
          </w:p>
        </w:tc>
        <w:tc>
          <w:tcPr>
            <w:tcW w:w="543" w:type="dxa"/>
            <w:shd w:val="clear" w:color="auto" w:fill="auto"/>
            <w:noWrap/>
          </w:tcPr>
          <w:p w14:paraId="27D69F33" w14:textId="1F9F73B9" w:rsidR="00095397" w:rsidRPr="00B60D70" w:rsidRDefault="00095397" w:rsidP="00CF2A6C">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tcPr>
          <w:p w14:paraId="6FA622A5" w14:textId="77777777" w:rsidR="00095397" w:rsidRPr="00B60D70" w:rsidRDefault="00095397" w:rsidP="00095397">
            <w:pPr>
              <w:jc w:val="center"/>
              <w:rPr>
                <w:rFonts w:eastAsia="Times New Roman"/>
                <w:sz w:val="28"/>
                <w:szCs w:val="28"/>
                <w:lang w:bidi="ar-SA"/>
              </w:rPr>
            </w:pPr>
          </w:p>
        </w:tc>
        <w:tc>
          <w:tcPr>
            <w:tcW w:w="544" w:type="dxa"/>
            <w:shd w:val="clear" w:color="auto" w:fill="auto"/>
            <w:noWrap/>
          </w:tcPr>
          <w:p w14:paraId="538BF9D8" w14:textId="77777777" w:rsidR="00095397" w:rsidRPr="00B60D70" w:rsidRDefault="00095397" w:rsidP="00095397">
            <w:pPr>
              <w:jc w:val="center"/>
              <w:rPr>
                <w:rFonts w:eastAsia="Times New Roman"/>
                <w:sz w:val="28"/>
                <w:szCs w:val="28"/>
                <w:lang w:bidi="ar-SA"/>
              </w:rPr>
            </w:pPr>
          </w:p>
        </w:tc>
        <w:tc>
          <w:tcPr>
            <w:tcW w:w="543" w:type="dxa"/>
            <w:shd w:val="clear" w:color="auto" w:fill="auto"/>
            <w:noWrap/>
          </w:tcPr>
          <w:p w14:paraId="3BFCAE82" w14:textId="77777777" w:rsidR="00095397" w:rsidRPr="00B60D70" w:rsidRDefault="00095397" w:rsidP="00095397">
            <w:pPr>
              <w:jc w:val="center"/>
              <w:rPr>
                <w:rFonts w:eastAsia="Times New Roman"/>
                <w:sz w:val="28"/>
                <w:szCs w:val="28"/>
                <w:lang w:bidi="ar-SA"/>
              </w:rPr>
            </w:pPr>
          </w:p>
        </w:tc>
        <w:tc>
          <w:tcPr>
            <w:tcW w:w="543" w:type="dxa"/>
            <w:shd w:val="clear" w:color="auto" w:fill="auto"/>
            <w:noWrap/>
          </w:tcPr>
          <w:p w14:paraId="67BF7F4D" w14:textId="77777777" w:rsidR="00095397" w:rsidRPr="00B60D70" w:rsidRDefault="00095397" w:rsidP="00095397">
            <w:pPr>
              <w:jc w:val="center"/>
              <w:rPr>
                <w:rFonts w:eastAsia="Times New Roman"/>
                <w:sz w:val="28"/>
                <w:szCs w:val="28"/>
                <w:lang w:bidi="ar-SA"/>
              </w:rPr>
            </w:pPr>
          </w:p>
        </w:tc>
        <w:tc>
          <w:tcPr>
            <w:tcW w:w="544" w:type="dxa"/>
            <w:shd w:val="clear" w:color="auto" w:fill="auto"/>
            <w:noWrap/>
          </w:tcPr>
          <w:p w14:paraId="38839127" w14:textId="77777777" w:rsidR="00095397" w:rsidRPr="00B60D70" w:rsidRDefault="00095397" w:rsidP="00095397">
            <w:pPr>
              <w:jc w:val="center"/>
              <w:rPr>
                <w:rFonts w:eastAsia="Times New Roman"/>
                <w:sz w:val="28"/>
                <w:szCs w:val="28"/>
                <w:lang w:bidi="ar-SA"/>
              </w:rPr>
            </w:pPr>
          </w:p>
        </w:tc>
      </w:tr>
      <w:tr w:rsidR="00B60D70" w:rsidRPr="00B60D70" w14:paraId="73EC2136" w14:textId="77777777" w:rsidTr="00095397">
        <w:trPr>
          <w:trHeight w:val="61"/>
        </w:trPr>
        <w:tc>
          <w:tcPr>
            <w:tcW w:w="704" w:type="dxa"/>
            <w:tcBorders>
              <w:top w:val="nil"/>
              <w:left w:val="single" w:sz="4" w:space="0" w:color="auto"/>
              <w:bottom w:val="nil"/>
              <w:right w:val="single" w:sz="4" w:space="0" w:color="auto"/>
            </w:tcBorders>
            <w:shd w:val="clear" w:color="auto" w:fill="auto"/>
            <w:noWrap/>
          </w:tcPr>
          <w:p w14:paraId="61221532" w14:textId="77777777" w:rsidR="00095397" w:rsidRPr="00B60D70" w:rsidRDefault="00095397" w:rsidP="00095397">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739401D8" w14:textId="77777777" w:rsidR="00095397" w:rsidRPr="00B60D70" w:rsidRDefault="00095397" w:rsidP="00095397">
            <w:pPr>
              <w:jc w:val="left"/>
              <w:rPr>
                <w:rFonts w:eastAsia="Times New Roman"/>
                <w:sz w:val="28"/>
                <w:szCs w:val="28"/>
                <w:lang w:bidi="ar-SA"/>
              </w:rPr>
            </w:pPr>
          </w:p>
        </w:tc>
        <w:tc>
          <w:tcPr>
            <w:tcW w:w="3402" w:type="dxa"/>
            <w:tcBorders>
              <w:left w:val="single" w:sz="4" w:space="0" w:color="auto"/>
            </w:tcBorders>
            <w:shd w:val="clear" w:color="auto" w:fill="auto"/>
          </w:tcPr>
          <w:p w14:paraId="10179DC7" w14:textId="432748AA" w:rsidR="00095397" w:rsidRPr="00B60D70" w:rsidRDefault="00095397" w:rsidP="00095397">
            <w:pPr>
              <w:jc w:val="left"/>
              <w:rPr>
                <w:rFonts w:eastAsia="Symbol"/>
                <w:sz w:val="28"/>
                <w:szCs w:val="28"/>
                <w:cs/>
              </w:rPr>
            </w:pPr>
            <w:r w:rsidRPr="00B60D70">
              <w:rPr>
                <w:rFonts w:eastAsia="Symbol"/>
                <w:sz w:val="28"/>
                <w:szCs w:val="28"/>
                <w:cs/>
              </w:rPr>
              <w:t>เป็นครูและเป็นวิศวกรได้</w:t>
            </w:r>
          </w:p>
        </w:tc>
        <w:tc>
          <w:tcPr>
            <w:tcW w:w="543" w:type="dxa"/>
            <w:shd w:val="clear" w:color="auto" w:fill="auto"/>
            <w:noWrap/>
          </w:tcPr>
          <w:p w14:paraId="750C9AC1" w14:textId="77777777" w:rsidR="00095397" w:rsidRPr="00B60D70" w:rsidRDefault="00095397" w:rsidP="00CF2A6C">
            <w:pPr>
              <w:jc w:val="center"/>
              <w:rPr>
                <w:rFonts w:eastAsia="Times New Roman"/>
                <w:sz w:val="28"/>
                <w:szCs w:val="28"/>
                <w:lang w:bidi="ar-SA"/>
              </w:rPr>
            </w:pPr>
          </w:p>
        </w:tc>
        <w:tc>
          <w:tcPr>
            <w:tcW w:w="543" w:type="dxa"/>
            <w:shd w:val="clear" w:color="auto" w:fill="auto"/>
            <w:noWrap/>
          </w:tcPr>
          <w:p w14:paraId="7F99D88B" w14:textId="77777777" w:rsidR="00095397" w:rsidRPr="00B60D70" w:rsidRDefault="00095397" w:rsidP="00095397">
            <w:pPr>
              <w:jc w:val="center"/>
              <w:rPr>
                <w:rFonts w:eastAsia="Times New Roman"/>
                <w:sz w:val="28"/>
                <w:szCs w:val="28"/>
                <w:lang w:bidi="ar-SA"/>
              </w:rPr>
            </w:pPr>
          </w:p>
        </w:tc>
        <w:tc>
          <w:tcPr>
            <w:tcW w:w="544" w:type="dxa"/>
            <w:shd w:val="clear" w:color="auto" w:fill="auto"/>
            <w:noWrap/>
          </w:tcPr>
          <w:p w14:paraId="4C154535" w14:textId="77777777" w:rsidR="00095397" w:rsidRPr="00B60D70" w:rsidRDefault="00095397" w:rsidP="00095397">
            <w:pPr>
              <w:jc w:val="center"/>
              <w:rPr>
                <w:rFonts w:eastAsia="Times New Roman"/>
                <w:sz w:val="28"/>
                <w:szCs w:val="28"/>
                <w:lang w:bidi="ar-SA"/>
              </w:rPr>
            </w:pPr>
          </w:p>
        </w:tc>
        <w:tc>
          <w:tcPr>
            <w:tcW w:w="543" w:type="dxa"/>
            <w:shd w:val="clear" w:color="auto" w:fill="auto"/>
            <w:noWrap/>
          </w:tcPr>
          <w:p w14:paraId="670CCDB4" w14:textId="77777777" w:rsidR="00095397" w:rsidRPr="00B60D70" w:rsidRDefault="00095397" w:rsidP="00095397">
            <w:pPr>
              <w:jc w:val="center"/>
              <w:rPr>
                <w:rFonts w:eastAsia="Times New Roman"/>
                <w:sz w:val="28"/>
                <w:szCs w:val="28"/>
                <w:lang w:bidi="ar-SA"/>
              </w:rPr>
            </w:pPr>
          </w:p>
        </w:tc>
        <w:tc>
          <w:tcPr>
            <w:tcW w:w="543" w:type="dxa"/>
            <w:shd w:val="clear" w:color="auto" w:fill="auto"/>
            <w:noWrap/>
          </w:tcPr>
          <w:p w14:paraId="713C6F38" w14:textId="77777777" w:rsidR="00095397" w:rsidRPr="00B60D70" w:rsidRDefault="00095397" w:rsidP="00095397">
            <w:pPr>
              <w:jc w:val="center"/>
              <w:rPr>
                <w:rFonts w:eastAsia="Times New Roman"/>
                <w:sz w:val="28"/>
                <w:szCs w:val="28"/>
                <w:lang w:bidi="ar-SA"/>
              </w:rPr>
            </w:pPr>
          </w:p>
        </w:tc>
        <w:tc>
          <w:tcPr>
            <w:tcW w:w="544" w:type="dxa"/>
            <w:shd w:val="clear" w:color="auto" w:fill="auto"/>
            <w:noWrap/>
          </w:tcPr>
          <w:p w14:paraId="3683A8B6" w14:textId="551B6E09" w:rsidR="00095397" w:rsidRPr="00B60D70" w:rsidRDefault="00095397" w:rsidP="00095397">
            <w:pPr>
              <w:jc w:val="center"/>
              <w:rPr>
                <w:rFonts w:eastAsia="Times New Roman"/>
                <w:sz w:val="28"/>
                <w:szCs w:val="28"/>
                <w:lang w:bidi="ar-SA"/>
              </w:rPr>
            </w:pPr>
            <w:r w:rsidRPr="00B60D70">
              <w:rPr>
                <w:rFonts w:eastAsia="Times New Roman"/>
                <w:sz w:val="28"/>
                <w:szCs w:val="28"/>
                <w:lang w:bidi="ar-SA"/>
              </w:rPr>
              <w:t>x</w:t>
            </w:r>
          </w:p>
        </w:tc>
      </w:tr>
      <w:tr w:rsidR="00B60D70" w:rsidRPr="00B60D70" w14:paraId="1C96CDEA" w14:textId="77777777" w:rsidTr="00095397">
        <w:trPr>
          <w:trHeight w:val="61"/>
        </w:trPr>
        <w:tc>
          <w:tcPr>
            <w:tcW w:w="704" w:type="dxa"/>
            <w:tcBorders>
              <w:top w:val="nil"/>
              <w:left w:val="single" w:sz="4" w:space="0" w:color="auto"/>
              <w:bottom w:val="nil"/>
              <w:right w:val="single" w:sz="4" w:space="0" w:color="auto"/>
            </w:tcBorders>
            <w:shd w:val="clear" w:color="auto" w:fill="auto"/>
            <w:noWrap/>
          </w:tcPr>
          <w:p w14:paraId="26D7F2C6" w14:textId="77777777" w:rsidR="00095397" w:rsidRPr="00B60D70" w:rsidRDefault="00095397" w:rsidP="00095397">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45896235" w14:textId="77777777" w:rsidR="00095397" w:rsidRPr="00B60D70" w:rsidRDefault="00095397" w:rsidP="00095397">
            <w:pPr>
              <w:jc w:val="left"/>
              <w:rPr>
                <w:rFonts w:eastAsia="Times New Roman"/>
                <w:sz w:val="28"/>
                <w:szCs w:val="28"/>
                <w:lang w:bidi="ar-SA"/>
              </w:rPr>
            </w:pPr>
          </w:p>
        </w:tc>
        <w:tc>
          <w:tcPr>
            <w:tcW w:w="3402" w:type="dxa"/>
            <w:tcBorders>
              <w:left w:val="single" w:sz="4" w:space="0" w:color="auto"/>
            </w:tcBorders>
            <w:shd w:val="clear" w:color="auto" w:fill="auto"/>
          </w:tcPr>
          <w:p w14:paraId="428961A5" w14:textId="185925AA" w:rsidR="00095397" w:rsidRPr="00B60D70" w:rsidRDefault="00095397" w:rsidP="00095397">
            <w:pPr>
              <w:jc w:val="left"/>
              <w:rPr>
                <w:rFonts w:eastAsia="Symbol"/>
                <w:sz w:val="28"/>
                <w:szCs w:val="28"/>
                <w:cs/>
              </w:rPr>
            </w:pPr>
            <w:r w:rsidRPr="00B60D70">
              <w:rPr>
                <w:rFonts w:eastAsia="Symbol"/>
                <w:sz w:val="28"/>
                <w:szCs w:val="28"/>
                <w:cs/>
              </w:rPr>
              <w:t xml:space="preserve">ปริญญา </w:t>
            </w:r>
            <w:r w:rsidRPr="00B60D70">
              <w:rPr>
                <w:rFonts w:eastAsia="Symbol"/>
                <w:sz w:val="28"/>
                <w:szCs w:val="28"/>
                <w:lang w:bidi="ar-SA"/>
              </w:rPr>
              <w:t xml:space="preserve">2 </w:t>
            </w:r>
            <w:r w:rsidRPr="00B60D70">
              <w:rPr>
                <w:rFonts w:eastAsia="Symbol"/>
                <w:sz w:val="28"/>
                <w:szCs w:val="28"/>
                <w:cs/>
              </w:rPr>
              <w:t xml:space="preserve">ใบ แบบ </w:t>
            </w:r>
            <w:proofErr w:type="spellStart"/>
            <w:r w:rsidRPr="00B60D70">
              <w:rPr>
                <w:rFonts w:eastAsia="Symbol"/>
                <w:sz w:val="28"/>
                <w:szCs w:val="28"/>
                <w:cs/>
              </w:rPr>
              <w:t>มจพ</w:t>
            </w:r>
            <w:proofErr w:type="spellEnd"/>
            <w:r w:rsidRPr="00B60D70">
              <w:rPr>
                <w:rFonts w:eastAsia="Symbol"/>
                <w:sz w:val="28"/>
                <w:szCs w:val="28"/>
                <w:cs/>
              </w:rPr>
              <w:t>.</w:t>
            </w:r>
          </w:p>
        </w:tc>
        <w:tc>
          <w:tcPr>
            <w:tcW w:w="543" w:type="dxa"/>
            <w:shd w:val="clear" w:color="auto" w:fill="auto"/>
            <w:noWrap/>
          </w:tcPr>
          <w:p w14:paraId="2B73E157" w14:textId="77777777" w:rsidR="00095397" w:rsidRPr="00B60D70" w:rsidRDefault="00095397" w:rsidP="00CF2A6C">
            <w:pPr>
              <w:jc w:val="center"/>
              <w:rPr>
                <w:rFonts w:eastAsia="Times New Roman"/>
                <w:sz w:val="28"/>
                <w:szCs w:val="28"/>
                <w:lang w:bidi="ar-SA"/>
              </w:rPr>
            </w:pPr>
          </w:p>
        </w:tc>
        <w:tc>
          <w:tcPr>
            <w:tcW w:w="543" w:type="dxa"/>
            <w:shd w:val="clear" w:color="auto" w:fill="auto"/>
            <w:noWrap/>
          </w:tcPr>
          <w:p w14:paraId="17989DC0" w14:textId="77777777" w:rsidR="00095397" w:rsidRPr="00B60D70" w:rsidRDefault="00095397" w:rsidP="00095397">
            <w:pPr>
              <w:jc w:val="center"/>
              <w:rPr>
                <w:rFonts w:eastAsia="Times New Roman"/>
                <w:sz w:val="28"/>
                <w:szCs w:val="28"/>
                <w:lang w:bidi="ar-SA"/>
              </w:rPr>
            </w:pPr>
          </w:p>
        </w:tc>
        <w:tc>
          <w:tcPr>
            <w:tcW w:w="544" w:type="dxa"/>
            <w:shd w:val="clear" w:color="auto" w:fill="auto"/>
            <w:noWrap/>
          </w:tcPr>
          <w:p w14:paraId="54E88BBE" w14:textId="77777777" w:rsidR="00095397" w:rsidRPr="00B60D70" w:rsidRDefault="00095397" w:rsidP="00095397">
            <w:pPr>
              <w:jc w:val="center"/>
              <w:rPr>
                <w:rFonts w:eastAsia="Times New Roman"/>
                <w:sz w:val="28"/>
                <w:szCs w:val="28"/>
                <w:lang w:bidi="ar-SA"/>
              </w:rPr>
            </w:pPr>
          </w:p>
        </w:tc>
        <w:tc>
          <w:tcPr>
            <w:tcW w:w="543" w:type="dxa"/>
            <w:shd w:val="clear" w:color="auto" w:fill="auto"/>
            <w:noWrap/>
          </w:tcPr>
          <w:p w14:paraId="7845CC51" w14:textId="77777777" w:rsidR="00095397" w:rsidRPr="00B60D70" w:rsidRDefault="00095397" w:rsidP="00095397">
            <w:pPr>
              <w:jc w:val="center"/>
              <w:rPr>
                <w:rFonts w:eastAsia="Times New Roman"/>
                <w:sz w:val="28"/>
                <w:szCs w:val="28"/>
                <w:lang w:bidi="ar-SA"/>
              </w:rPr>
            </w:pPr>
          </w:p>
        </w:tc>
        <w:tc>
          <w:tcPr>
            <w:tcW w:w="543" w:type="dxa"/>
            <w:shd w:val="clear" w:color="auto" w:fill="auto"/>
            <w:noWrap/>
          </w:tcPr>
          <w:p w14:paraId="28BC2687" w14:textId="77777777" w:rsidR="00095397" w:rsidRPr="00B60D70" w:rsidRDefault="00095397" w:rsidP="00095397">
            <w:pPr>
              <w:jc w:val="center"/>
              <w:rPr>
                <w:rFonts w:eastAsia="Times New Roman"/>
                <w:sz w:val="28"/>
                <w:szCs w:val="28"/>
                <w:lang w:bidi="ar-SA"/>
              </w:rPr>
            </w:pPr>
          </w:p>
        </w:tc>
        <w:tc>
          <w:tcPr>
            <w:tcW w:w="544" w:type="dxa"/>
            <w:shd w:val="clear" w:color="auto" w:fill="auto"/>
            <w:noWrap/>
          </w:tcPr>
          <w:p w14:paraId="551EE07C" w14:textId="2F06AECB" w:rsidR="00095397" w:rsidRPr="00B60D70" w:rsidRDefault="00095397" w:rsidP="00095397">
            <w:pPr>
              <w:jc w:val="center"/>
              <w:rPr>
                <w:rFonts w:eastAsia="Times New Roman"/>
                <w:sz w:val="28"/>
                <w:szCs w:val="28"/>
                <w:lang w:bidi="ar-SA"/>
              </w:rPr>
            </w:pPr>
            <w:r w:rsidRPr="00B60D70">
              <w:rPr>
                <w:rFonts w:eastAsia="Times New Roman"/>
                <w:sz w:val="28"/>
                <w:szCs w:val="28"/>
                <w:lang w:bidi="ar-SA"/>
              </w:rPr>
              <w:t>x</w:t>
            </w:r>
          </w:p>
        </w:tc>
      </w:tr>
      <w:tr w:rsidR="00B60D70" w:rsidRPr="00B60D70" w14:paraId="56E83A63" w14:textId="77777777" w:rsidTr="00095397">
        <w:trPr>
          <w:trHeight w:val="61"/>
        </w:trPr>
        <w:tc>
          <w:tcPr>
            <w:tcW w:w="704" w:type="dxa"/>
            <w:tcBorders>
              <w:top w:val="nil"/>
              <w:left w:val="single" w:sz="4" w:space="0" w:color="auto"/>
              <w:bottom w:val="nil"/>
              <w:right w:val="single" w:sz="4" w:space="0" w:color="auto"/>
            </w:tcBorders>
            <w:shd w:val="clear" w:color="auto" w:fill="auto"/>
            <w:noWrap/>
          </w:tcPr>
          <w:p w14:paraId="5B0C19DC" w14:textId="77777777" w:rsidR="00095397" w:rsidRPr="00B60D70" w:rsidRDefault="00095397" w:rsidP="00095397">
            <w:pPr>
              <w:jc w:val="center"/>
              <w:rPr>
                <w:rFonts w:eastAsia="Times New Roman"/>
                <w:sz w:val="28"/>
                <w:szCs w:val="28"/>
                <w:lang w:bidi="ar-SA"/>
              </w:rPr>
            </w:pPr>
          </w:p>
        </w:tc>
        <w:tc>
          <w:tcPr>
            <w:tcW w:w="1701" w:type="dxa"/>
            <w:tcBorders>
              <w:top w:val="nil"/>
              <w:left w:val="single" w:sz="4" w:space="0" w:color="auto"/>
              <w:bottom w:val="nil"/>
              <w:right w:val="single" w:sz="4" w:space="0" w:color="auto"/>
            </w:tcBorders>
            <w:shd w:val="clear" w:color="auto" w:fill="auto"/>
            <w:noWrap/>
          </w:tcPr>
          <w:p w14:paraId="7A490208" w14:textId="77777777" w:rsidR="00095397" w:rsidRPr="00B60D70" w:rsidRDefault="00095397" w:rsidP="00095397">
            <w:pPr>
              <w:jc w:val="left"/>
              <w:rPr>
                <w:rFonts w:eastAsia="Times New Roman"/>
                <w:sz w:val="28"/>
                <w:szCs w:val="28"/>
                <w:lang w:bidi="ar-SA"/>
              </w:rPr>
            </w:pPr>
          </w:p>
        </w:tc>
        <w:tc>
          <w:tcPr>
            <w:tcW w:w="3402" w:type="dxa"/>
            <w:tcBorders>
              <w:left w:val="single" w:sz="4" w:space="0" w:color="auto"/>
            </w:tcBorders>
            <w:shd w:val="clear" w:color="auto" w:fill="auto"/>
          </w:tcPr>
          <w:p w14:paraId="5DDFE970" w14:textId="2E6C78E4" w:rsidR="00095397" w:rsidRPr="00B60D70" w:rsidRDefault="00095397" w:rsidP="00095397">
            <w:pPr>
              <w:jc w:val="left"/>
              <w:rPr>
                <w:rFonts w:eastAsia="Symbol"/>
                <w:sz w:val="28"/>
                <w:szCs w:val="28"/>
                <w:cs/>
              </w:rPr>
            </w:pPr>
            <w:r w:rsidRPr="00B60D70">
              <w:rPr>
                <w:rFonts w:eastAsia="Symbol"/>
                <w:sz w:val="28"/>
                <w:szCs w:val="28"/>
                <w:cs/>
              </w:rPr>
              <w:t>วุฒิลูกเสือ</w:t>
            </w:r>
          </w:p>
        </w:tc>
        <w:tc>
          <w:tcPr>
            <w:tcW w:w="543" w:type="dxa"/>
            <w:shd w:val="clear" w:color="auto" w:fill="auto"/>
            <w:noWrap/>
          </w:tcPr>
          <w:p w14:paraId="720B4354" w14:textId="77777777" w:rsidR="00095397" w:rsidRPr="00B60D70" w:rsidRDefault="00095397" w:rsidP="00CF2A6C">
            <w:pPr>
              <w:jc w:val="center"/>
              <w:rPr>
                <w:rFonts w:eastAsia="Times New Roman"/>
                <w:sz w:val="28"/>
                <w:szCs w:val="28"/>
                <w:lang w:bidi="ar-SA"/>
              </w:rPr>
            </w:pPr>
          </w:p>
        </w:tc>
        <w:tc>
          <w:tcPr>
            <w:tcW w:w="543" w:type="dxa"/>
            <w:shd w:val="clear" w:color="auto" w:fill="auto"/>
            <w:noWrap/>
          </w:tcPr>
          <w:p w14:paraId="3522DEF5" w14:textId="12667FD3" w:rsidR="00095397" w:rsidRPr="00B60D70" w:rsidRDefault="00095397" w:rsidP="00095397">
            <w:pPr>
              <w:jc w:val="center"/>
              <w:rPr>
                <w:rFonts w:eastAsia="Times New Roman"/>
                <w:sz w:val="28"/>
                <w:szCs w:val="28"/>
                <w:lang w:bidi="ar-SA"/>
              </w:rPr>
            </w:pPr>
            <w:r w:rsidRPr="00B60D70">
              <w:rPr>
                <w:rFonts w:eastAsia="Times New Roman"/>
                <w:sz w:val="28"/>
                <w:szCs w:val="28"/>
                <w:lang w:bidi="ar-SA"/>
              </w:rPr>
              <w:t>x</w:t>
            </w:r>
          </w:p>
        </w:tc>
        <w:tc>
          <w:tcPr>
            <w:tcW w:w="544" w:type="dxa"/>
            <w:shd w:val="clear" w:color="auto" w:fill="auto"/>
            <w:noWrap/>
          </w:tcPr>
          <w:p w14:paraId="15D03725" w14:textId="77777777" w:rsidR="00095397" w:rsidRPr="00B60D70" w:rsidRDefault="00095397" w:rsidP="00095397">
            <w:pPr>
              <w:jc w:val="center"/>
              <w:rPr>
                <w:rFonts w:eastAsia="Times New Roman"/>
                <w:sz w:val="28"/>
                <w:szCs w:val="28"/>
                <w:lang w:bidi="ar-SA"/>
              </w:rPr>
            </w:pPr>
          </w:p>
        </w:tc>
        <w:tc>
          <w:tcPr>
            <w:tcW w:w="543" w:type="dxa"/>
            <w:shd w:val="clear" w:color="auto" w:fill="auto"/>
            <w:noWrap/>
          </w:tcPr>
          <w:p w14:paraId="6FE04D9F" w14:textId="77777777" w:rsidR="00095397" w:rsidRPr="00B60D70" w:rsidRDefault="00095397" w:rsidP="00095397">
            <w:pPr>
              <w:jc w:val="center"/>
              <w:rPr>
                <w:rFonts w:eastAsia="Times New Roman"/>
                <w:sz w:val="28"/>
                <w:szCs w:val="28"/>
                <w:lang w:bidi="ar-SA"/>
              </w:rPr>
            </w:pPr>
          </w:p>
        </w:tc>
        <w:tc>
          <w:tcPr>
            <w:tcW w:w="543" w:type="dxa"/>
            <w:shd w:val="clear" w:color="auto" w:fill="auto"/>
            <w:noWrap/>
          </w:tcPr>
          <w:p w14:paraId="0B0EBC09" w14:textId="77777777" w:rsidR="00095397" w:rsidRPr="00B60D70" w:rsidRDefault="00095397" w:rsidP="00095397">
            <w:pPr>
              <w:jc w:val="center"/>
              <w:rPr>
                <w:rFonts w:eastAsia="Times New Roman"/>
                <w:sz w:val="28"/>
                <w:szCs w:val="28"/>
                <w:lang w:bidi="ar-SA"/>
              </w:rPr>
            </w:pPr>
          </w:p>
        </w:tc>
        <w:tc>
          <w:tcPr>
            <w:tcW w:w="544" w:type="dxa"/>
            <w:shd w:val="clear" w:color="auto" w:fill="auto"/>
            <w:noWrap/>
          </w:tcPr>
          <w:p w14:paraId="4F504EB4" w14:textId="77777777" w:rsidR="00095397" w:rsidRPr="00B60D70" w:rsidRDefault="00095397" w:rsidP="00095397">
            <w:pPr>
              <w:jc w:val="center"/>
              <w:rPr>
                <w:rFonts w:eastAsia="Times New Roman"/>
                <w:sz w:val="28"/>
                <w:szCs w:val="28"/>
                <w:lang w:bidi="ar-SA"/>
              </w:rPr>
            </w:pPr>
          </w:p>
        </w:tc>
      </w:tr>
      <w:tr w:rsidR="00095397" w:rsidRPr="00B60D70" w14:paraId="38DE2932" w14:textId="77777777" w:rsidTr="00095397">
        <w:trPr>
          <w:trHeight w:val="61"/>
        </w:trPr>
        <w:tc>
          <w:tcPr>
            <w:tcW w:w="704" w:type="dxa"/>
            <w:tcBorders>
              <w:top w:val="nil"/>
              <w:left w:val="single" w:sz="4" w:space="0" w:color="auto"/>
              <w:bottom w:val="single" w:sz="4" w:space="0" w:color="auto"/>
              <w:right w:val="single" w:sz="4" w:space="0" w:color="auto"/>
            </w:tcBorders>
            <w:shd w:val="clear" w:color="auto" w:fill="auto"/>
            <w:noWrap/>
          </w:tcPr>
          <w:p w14:paraId="19F5D372" w14:textId="77777777" w:rsidR="00095397" w:rsidRPr="00B60D70" w:rsidRDefault="00095397" w:rsidP="00095397">
            <w:pPr>
              <w:jc w:val="center"/>
              <w:rPr>
                <w:rFonts w:eastAsia="Times New Roman"/>
                <w:sz w:val="28"/>
                <w:szCs w:val="28"/>
                <w:lang w:bidi="ar-SA"/>
              </w:rPr>
            </w:pPr>
          </w:p>
        </w:tc>
        <w:tc>
          <w:tcPr>
            <w:tcW w:w="1701" w:type="dxa"/>
            <w:tcBorders>
              <w:top w:val="nil"/>
              <w:left w:val="single" w:sz="4" w:space="0" w:color="auto"/>
              <w:bottom w:val="single" w:sz="4" w:space="0" w:color="auto"/>
              <w:right w:val="single" w:sz="4" w:space="0" w:color="auto"/>
            </w:tcBorders>
            <w:shd w:val="clear" w:color="auto" w:fill="auto"/>
            <w:noWrap/>
          </w:tcPr>
          <w:p w14:paraId="06BD7789" w14:textId="77777777" w:rsidR="00095397" w:rsidRPr="00B60D70" w:rsidRDefault="00095397" w:rsidP="00095397">
            <w:pPr>
              <w:jc w:val="left"/>
              <w:rPr>
                <w:rFonts w:eastAsia="Times New Roman"/>
                <w:sz w:val="28"/>
                <w:szCs w:val="28"/>
                <w:lang w:bidi="ar-SA"/>
              </w:rPr>
            </w:pPr>
          </w:p>
        </w:tc>
        <w:tc>
          <w:tcPr>
            <w:tcW w:w="3402" w:type="dxa"/>
            <w:tcBorders>
              <w:left w:val="single" w:sz="4" w:space="0" w:color="auto"/>
            </w:tcBorders>
            <w:shd w:val="clear" w:color="auto" w:fill="auto"/>
          </w:tcPr>
          <w:p w14:paraId="2D9F824F" w14:textId="01426F96" w:rsidR="00095397" w:rsidRPr="00B60D70" w:rsidRDefault="00095397" w:rsidP="00095397">
            <w:pPr>
              <w:jc w:val="left"/>
              <w:rPr>
                <w:rFonts w:eastAsia="Symbol"/>
                <w:sz w:val="28"/>
                <w:szCs w:val="28"/>
                <w:cs/>
              </w:rPr>
            </w:pPr>
            <w:r w:rsidRPr="00B60D70">
              <w:rPr>
                <w:rFonts w:eastAsia="Times New Roman"/>
                <w:sz w:val="28"/>
                <w:szCs w:val="28"/>
                <w:cs/>
              </w:rPr>
              <w:t>มีทางเลือกในการประกอบอาชีพ</w:t>
            </w:r>
          </w:p>
        </w:tc>
        <w:tc>
          <w:tcPr>
            <w:tcW w:w="543" w:type="dxa"/>
            <w:shd w:val="clear" w:color="auto" w:fill="auto"/>
            <w:noWrap/>
          </w:tcPr>
          <w:p w14:paraId="5B56EBBC" w14:textId="77777777" w:rsidR="00095397" w:rsidRPr="00B60D70" w:rsidRDefault="00095397" w:rsidP="00CF2A6C">
            <w:pPr>
              <w:jc w:val="center"/>
              <w:rPr>
                <w:rFonts w:eastAsia="Times New Roman"/>
                <w:sz w:val="28"/>
                <w:szCs w:val="28"/>
                <w:lang w:bidi="ar-SA"/>
              </w:rPr>
            </w:pPr>
          </w:p>
        </w:tc>
        <w:tc>
          <w:tcPr>
            <w:tcW w:w="543" w:type="dxa"/>
            <w:shd w:val="clear" w:color="auto" w:fill="auto"/>
            <w:noWrap/>
          </w:tcPr>
          <w:p w14:paraId="309E7FBD" w14:textId="77777777" w:rsidR="00095397" w:rsidRPr="00B60D70" w:rsidRDefault="00095397" w:rsidP="00095397">
            <w:pPr>
              <w:jc w:val="center"/>
              <w:rPr>
                <w:rFonts w:eastAsia="Times New Roman"/>
                <w:sz w:val="28"/>
                <w:szCs w:val="28"/>
                <w:lang w:bidi="ar-SA"/>
              </w:rPr>
            </w:pPr>
          </w:p>
        </w:tc>
        <w:tc>
          <w:tcPr>
            <w:tcW w:w="544" w:type="dxa"/>
            <w:shd w:val="clear" w:color="auto" w:fill="auto"/>
            <w:noWrap/>
          </w:tcPr>
          <w:p w14:paraId="4B97337A" w14:textId="77777777" w:rsidR="00095397" w:rsidRPr="00B60D70" w:rsidRDefault="00095397" w:rsidP="00095397">
            <w:pPr>
              <w:jc w:val="center"/>
              <w:rPr>
                <w:rFonts w:eastAsia="Times New Roman"/>
                <w:sz w:val="28"/>
                <w:szCs w:val="28"/>
                <w:lang w:bidi="ar-SA"/>
              </w:rPr>
            </w:pPr>
          </w:p>
        </w:tc>
        <w:tc>
          <w:tcPr>
            <w:tcW w:w="543" w:type="dxa"/>
            <w:shd w:val="clear" w:color="auto" w:fill="auto"/>
            <w:noWrap/>
          </w:tcPr>
          <w:p w14:paraId="029EA38B" w14:textId="6CBF8E3A" w:rsidR="00095397" w:rsidRPr="00B60D70" w:rsidRDefault="00095397" w:rsidP="00095397">
            <w:pPr>
              <w:jc w:val="center"/>
              <w:rPr>
                <w:rFonts w:eastAsia="Times New Roman"/>
                <w:sz w:val="28"/>
                <w:szCs w:val="28"/>
                <w:lang w:bidi="ar-SA"/>
              </w:rPr>
            </w:pPr>
            <w:r w:rsidRPr="00B60D70">
              <w:rPr>
                <w:rFonts w:eastAsia="Times New Roman"/>
                <w:sz w:val="28"/>
                <w:szCs w:val="28"/>
                <w:lang w:bidi="ar-SA"/>
              </w:rPr>
              <w:t>x</w:t>
            </w:r>
          </w:p>
        </w:tc>
        <w:tc>
          <w:tcPr>
            <w:tcW w:w="543" w:type="dxa"/>
            <w:shd w:val="clear" w:color="auto" w:fill="auto"/>
            <w:noWrap/>
          </w:tcPr>
          <w:p w14:paraId="1AF4C545" w14:textId="77777777" w:rsidR="00095397" w:rsidRPr="00B60D70" w:rsidRDefault="00095397" w:rsidP="00095397">
            <w:pPr>
              <w:jc w:val="center"/>
              <w:rPr>
                <w:rFonts w:eastAsia="Times New Roman"/>
                <w:sz w:val="28"/>
                <w:szCs w:val="28"/>
                <w:lang w:bidi="ar-SA"/>
              </w:rPr>
            </w:pPr>
          </w:p>
        </w:tc>
        <w:tc>
          <w:tcPr>
            <w:tcW w:w="544" w:type="dxa"/>
            <w:shd w:val="clear" w:color="auto" w:fill="auto"/>
            <w:noWrap/>
          </w:tcPr>
          <w:p w14:paraId="3B409D45" w14:textId="77777777" w:rsidR="00095397" w:rsidRPr="00B60D70" w:rsidRDefault="00095397" w:rsidP="00095397">
            <w:pPr>
              <w:jc w:val="center"/>
              <w:rPr>
                <w:rFonts w:eastAsia="Times New Roman"/>
                <w:sz w:val="28"/>
                <w:szCs w:val="28"/>
                <w:lang w:bidi="ar-SA"/>
              </w:rPr>
            </w:pPr>
          </w:p>
        </w:tc>
      </w:tr>
    </w:tbl>
    <w:p w14:paraId="21BCE7A4" w14:textId="77777777" w:rsidR="00E557C3" w:rsidRPr="00B60D70" w:rsidRDefault="00E557C3" w:rsidP="00592146">
      <w:pPr>
        <w:rPr>
          <w:rFonts w:ascii="TH SarabunPSK" w:hAnsi="TH SarabunPSK" w:cs="TH SarabunPSK"/>
        </w:rPr>
      </w:pPr>
    </w:p>
    <w:p w14:paraId="01886AF6" w14:textId="172CEAD0" w:rsidR="009E6917" w:rsidRPr="00B60D70" w:rsidRDefault="00D756E0" w:rsidP="00592146">
      <w:pPr>
        <w:pStyle w:val="3"/>
        <w:rPr>
          <w:rFonts w:ascii="TH SarabunPSK" w:hAnsi="TH SarabunPSK" w:cs="TH SarabunPSK"/>
        </w:rPr>
      </w:pPr>
      <w:bookmarkStart w:id="89" w:name="_Toc161496917"/>
      <w:bookmarkStart w:id="90" w:name="_Toc161400005"/>
      <w:bookmarkStart w:id="91" w:name="_Toc179245999"/>
      <w:bookmarkStart w:id="92" w:name="_Toc179656367"/>
      <w:bookmarkStart w:id="93" w:name="_Toc180609447"/>
      <w:bookmarkStart w:id="94" w:name="_Toc191634062"/>
      <w:bookmarkEnd w:id="88"/>
      <w:r w:rsidRPr="00B60D70">
        <w:rPr>
          <w:rFonts w:ascii="TH SarabunPSK" w:hAnsi="TH SarabunPSK" w:cs="TH SarabunPSK" w:hint="cs"/>
          <w:cs/>
          <w:lang w:val="th-TH"/>
        </w:rPr>
        <w:lastRenderedPageBreak/>
        <w:t>การวิเคราะห์สภาพแวดล้อมภายนอกที่มีผลต่อหลักสูตร</w:t>
      </w:r>
      <w:r w:rsidRPr="00B60D70">
        <w:rPr>
          <w:rFonts w:ascii="TH SarabunPSK" w:hAnsi="TH SarabunPSK" w:cs="TH SarabunPSK" w:hint="cs"/>
        </w:rPr>
        <w:t>:</w:t>
      </w:r>
      <w:bookmarkEnd w:id="89"/>
      <w:bookmarkEnd w:id="90"/>
      <w:bookmarkEnd w:id="91"/>
      <w:bookmarkEnd w:id="92"/>
      <w:bookmarkEnd w:id="93"/>
      <w:bookmarkEnd w:id="94"/>
    </w:p>
    <w:p w14:paraId="697BFF0F" w14:textId="555E1C8C" w:rsidR="009E6917" w:rsidRPr="00B60D70" w:rsidRDefault="00747CDD" w:rsidP="000F280E">
      <w:pPr>
        <w:pStyle w:val="4"/>
        <w:rPr>
          <w:rFonts w:ascii="TH SarabunPSK" w:hAnsi="TH SarabunPSK" w:cs="TH SarabunPSK"/>
        </w:rPr>
      </w:pPr>
      <w:bookmarkStart w:id="95" w:name="_Hlk117775519"/>
      <w:bookmarkEnd w:id="87"/>
      <w:r w:rsidRPr="00B60D70">
        <w:rPr>
          <w:rFonts w:ascii="TH SarabunPSK" w:hAnsi="TH SarabunPSK" w:cs="TH SarabunPSK" w:hint="cs"/>
          <w:cs/>
        </w:rPr>
        <w:t>การวิเคราะห์</w:t>
      </w:r>
      <w:proofErr w:type="spellStart"/>
      <w:r w:rsidRPr="00B60D70">
        <w:rPr>
          <w:rFonts w:ascii="TH SarabunPSK" w:hAnsi="TH SarabunPSK" w:cs="TH SarabunPSK" w:hint="cs"/>
          <w:cs/>
        </w:rPr>
        <w:t>อุป</w:t>
      </w:r>
      <w:proofErr w:type="spellEnd"/>
      <w:r w:rsidRPr="00B60D70">
        <w:rPr>
          <w:rFonts w:ascii="TH SarabunPSK" w:hAnsi="TH SarabunPSK" w:cs="TH SarabunPSK" w:hint="cs"/>
          <w:cs/>
        </w:rPr>
        <w:t>สงค์ของตลาดแรงงาน และกำลังการผลิตของประเทศ</w:t>
      </w:r>
    </w:p>
    <w:p w14:paraId="06884D32" w14:textId="25C53372" w:rsidR="00747CDD" w:rsidRPr="00B60D70" w:rsidRDefault="00747CDD" w:rsidP="00747CDD">
      <w:pPr>
        <w:ind w:firstLine="720"/>
        <w:rPr>
          <w:rFonts w:ascii="TH SarabunPSK" w:hAnsi="TH SarabunPSK" w:cs="TH SarabunPSK"/>
        </w:rPr>
      </w:pPr>
      <w:r w:rsidRPr="00B60D70">
        <w:rPr>
          <w:rFonts w:ascii="TH SarabunPSK" w:hAnsi="TH SarabunPSK" w:cs="TH SarabunPSK" w:hint="cs"/>
          <w:cs/>
        </w:rPr>
        <w:t>สถาบันการศึกษาที่สังกัดสำนักงานคณะกรรมการการอาชีวศึกษา (สอศ.)</w:t>
      </w:r>
      <w:r w:rsidRPr="00B60D70">
        <w:rPr>
          <w:rFonts w:ascii="TH SarabunPSK" w:hAnsi="TH SarabunPSK" w:cs="TH SarabunPSK" w:hint="cs"/>
        </w:rPr>
        <w:t xml:space="preserve"> </w:t>
      </w:r>
      <w:r w:rsidRPr="00B60D70">
        <w:rPr>
          <w:rFonts w:ascii="TH SarabunPSK" w:hAnsi="TH SarabunPSK" w:cs="TH SarabunPSK" w:hint="cs"/>
          <w:cs/>
        </w:rPr>
        <w:t xml:space="preserve">ปัจจุบันมีทั้งสิ้น </w:t>
      </w:r>
      <w:r w:rsidRPr="00B60D70">
        <w:rPr>
          <w:rFonts w:ascii="TH SarabunPSK" w:hAnsi="TH SarabunPSK" w:cs="TH SarabunPSK" w:hint="cs"/>
        </w:rPr>
        <w:t xml:space="preserve">433 </w:t>
      </w:r>
      <w:r w:rsidRPr="00B60D70">
        <w:rPr>
          <w:rFonts w:ascii="TH SarabunPSK" w:hAnsi="TH SarabunPSK" w:cs="TH SarabunPSK" w:hint="cs"/>
          <w:cs/>
        </w:rPr>
        <w:t xml:space="preserve">แห่งทั่วประเทศ </w:t>
      </w:r>
      <w:r w:rsidR="00F2196A" w:rsidRPr="00B60D70">
        <w:rPr>
          <w:rFonts w:ascii="TH SarabunPSK" w:hAnsi="TH SarabunPSK" w:cs="TH SarabunPSK" w:hint="cs"/>
          <w:cs/>
        </w:rPr>
        <w:t xml:space="preserve">มีสถานศึกษาที่เปิดสอนในสาขาช่างก่อสร้างกว่า </w:t>
      </w:r>
      <w:r w:rsidR="00F2196A" w:rsidRPr="00B60D70">
        <w:rPr>
          <w:rFonts w:ascii="TH SarabunPSK" w:hAnsi="TH SarabunPSK" w:cs="TH SarabunPSK" w:hint="cs"/>
        </w:rPr>
        <w:t xml:space="preserve">200 </w:t>
      </w:r>
      <w:r w:rsidR="00F2196A" w:rsidRPr="00B60D70">
        <w:rPr>
          <w:rFonts w:ascii="TH SarabunPSK" w:hAnsi="TH SarabunPSK" w:cs="TH SarabunPSK" w:hint="cs"/>
          <w:cs/>
        </w:rPr>
        <w:t xml:space="preserve">แห่ง </w:t>
      </w:r>
      <w:r w:rsidRPr="00B60D70">
        <w:rPr>
          <w:rFonts w:ascii="TH SarabunPSK" w:hAnsi="TH SarabunPSK" w:cs="TH SarabunPSK" w:hint="cs"/>
          <w:cs/>
        </w:rPr>
        <w:t>มีความต้องการกำลังคนเพื่อทดแทนอัตราการเกษียณอายุราชการปีละหลายร้อยอัตรา ซึ่งจำเป็นต้องมีบุคลากรเข้าบรรจุทดแทน เมื่อพิจารณาจากความต้องการกำลังคนคุณภาพดังกล่าว หลักสูตรยังคงมีความสำคัญและจำเป็น และต้องเร่งพัฒนาเพื่อสร้างคนคุณภาพที่มีความรู้ ความเข้าใจ และความสามารถในการจัดการเรียนรู้และฝึกอบรมเฉพาะทางเพื่อรองรับความต้องการกำลังคนที่ตอบสนองต่ออุตสาหกรรม</w:t>
      </w:r>
    </w:p>
    <w:p w14:paraId="1810EF61" w14:textId="22941D48" w:rsidR="00F2196A" w:rsidRPr="00B60D70" w:rsidRDefault="00F2196A" w:rsidP="00F2196A">
      <w:pPr>
        <w:ind w:firstLine="720"/>
        <w:rPr>
          <w:rFonts w:ascii="TH SarabunPSK" w:hAnsi="TH SarabunPSK" w:cs="TH SarabunPSK"/>
          <w:cs/>
          <w:lang w:val="th-TH"/>
        </w:rPr>
      </w:pPr>
      <w:r w:rsidRPr="00B60D70">
        <w:rPr>
          <w:rFonts w:ascii="TH SarabunPSK" w:hAnsi="TH SarabunPSK" w:cs="TH SarabunPSK" w:hint="cs"/>
          <w:cs/>
          <w:lang w:val="th-TH"/>
        </w:rPr>
        <w:t xml:space="preserve">ข้อมูลจากตารางที่ </w:t>
      </w:r>
      <w:r w:rsidRPr="00B60D70">
        <w:rPr>
          <w:rFonts w:ascii="TH SarabunPSK" w:hAnsi="TH SarabunPSK" w:cs="TH SarabunPSK" w:hint="cs"/>
        </w:rPr>
        <w:t xml:space="preserve">2.3 </w:t>
      </w:r>
      <w:r w:rsidRPr="00B60D70">
        <w:rPr>
          <w:rFonts w:ascii="TH SarabunPSK" w:hAnsi="TH SarabunPSK" w:cs="TH SarabunPSK" w:hint="cs"/>
          <w:cs/>
          <w:lang w:val="th-TH"/>
        </w:rPr>
        <w:t xml:space="preserve">แสดงให้เห็นว่าหลักสูตรครุศาสตร์อุตสาหกรรมบัณฑิต </w:t>
      </w:r>
      <w:r w:rsidR="00581ACD" w:rsidRPr="00B60D70">
        <w:rPr>
          <w:rFonts w:ascii="TH SarabunPSK" w:hAnsi="TH SarabunPSK" w:cs="TH SarabunPSK" w:hint="cs"/>
          <w:cs/>
          <w:lang w:val="th-TH"/>
        </w:rPr>
        <w:t>สาขาวิชาวิศวกรรมโยธา</w:t>
      </w:r>
      <w:r w:rsidRPr="00B60D70">
        <w:rPr>
          <w:rFonts w:ascii="TH SarabunPSK" w:hAnsi="TH SarabunPSK" w:cs="TH SarabunPSK" w:hint="cs"/>
          <w:cs/>
          <w:lang w:val="th-TH"/>
        </w:rPr>
        <w:t xml:space="preserve"> มีอัตราส่วนของผู้ที่สนใจเข้าศึกษาต่อประมาณ </w:t>
      </w:r>
      <w:r w:rsidRPr="00B60D70">
        <w:rPr>
          <w:rFonts w:ascii="TH SarabunPSK" w:hAnsi="TH SarabunPSK" w:cs="TH SarabunPSK" w:hint="cs"/>
        </w:rPr>
        <w:t xml:space="preserve">3 </w:t>
      </w:r>
      <w:r w:rsidRPr="00B60D70">
        <w:rPr>
          <w:rFonts w:ascii="TH SarabunPSK" w:hAnsi="TH SarabunPSK" w:cs="TH SarabunPSK" w:hint="cs"/>
          <w:cs/>
          <w:lang w:val="th-TH"/>
        </w:rPr>
        <w:t xml:space="preserve">เท่าของจำนวนนักศึกษาที่ประสงค์จะรับเข้าตามแผน </w:t>
      </w:r>
      <w:r w:rsidRPr="00B60D70">
        <w:rPr>
          <w:rFonts w:ascii="TH SarabunPSK" w:hAnsi="TH SarabunPSK" w:cs="TH SarabunPSK" w:hint="cs"/>
          <w:cs/>
        </w:rPr>
        <w:t>(</w:t>
      </w:r>
      <w:r w:rsidRPr="00B60D70">
        <w:rPr>
          <w:rFonts w:ascii="TH SarabunPSK" w:hAnsi="TH SarabunPSK" w:cs="TH SarabunPSK" w:hint="cs"/>
        </w:rPr>
        <w:t xml:space="preserve">40 </w:t>
      </w:r>
      <w:r w:rsidRPr="00B60D70">
        <w:rPr>
          <w:rFonts w:ascii="TH SarabunPSK" w:hAnsi="TH SarabunPSK" w:cs="TH SarabunPSK" w:hint="cs"/>
          <w:cs/>
          <w:lang w:val="th-TH"/>
        </w:rPr>
        <w:t>คน</w:t>
      </w:r>
      <w:r w:rsidRPr="00B60D70">
        <w:rPr>
          <w:rFonts w:ascii="TH SarabunPSK" w:hAnsi="TH SarabunPSK" w:cs="TH SarabunPSK" w:hint="cs"/>
          <w:cs/>
        </w:rPr>
        <w:t>/</w:t>
      </w:r>
      <w:r w:rsidRPr="00B60D70">
        <w:rPr>
          <w:rFonts w:ascii="TH SarabunPSK" w:hAnsi="TH SarabunPSK" w:cs="TH SarabunPSK" w:hint="cs"/>
          <w:cs/>
          <w:lang w:val="th-TH"/>
        </w:rPr>
        <w:t>ปี</w:t>
      </w:r>
      <w:r w:rsidRPr="00B60D70">
        <w:rPr>
          <w:rFonts w:ascii="TH SarabunPSK" w:hAnsi="TH SarabunPSK" w:cs="TH SarabunPSK" w:hint="cs"/>
          <w:cs/>
        </w:rPr>
        <w:t xml:space="preserve">) </w:t>
      </w:r>
      <w:r w:rsidRPr="00B60D70">
        <w:rPr>
          <w:rFonts w:ascii="TH SarabunPSK" w:hAnsi="TH SarabunPSK" w:cs="TH SarabunPSK" w:hint="cs"/>
          <w:cs/>
          <w:lang w:val="th-TH"/>
        </w:rPr>
        <w:t>และหลักสูตรสามารถรับนักศึกษาได้ครบตามแผนที่กำหนด ทั้งนี้ในความเป็นจริงหลักสูตรมีจำนวนผู้ที่สนใจเข้าศึกษาต่อมากกว่าตัวเลขในตารางแต่เนื่องจากระบบการรับสมัครบางรอบระบบจะตัดจำนวนผู้มีสิทธิ</w:t>
      </w:r>
      <w:r w:rsidRPr="00B60D70">
        <w:rPr>
          <w:rFonts w:ascii="TH SarabunPSK" w:hAnsi="TH SarabunPSK" w:cs="TH SarabunPSK" w:hint="cs"/>
          <w:cs/>
        </w:rPr>
        <w:t>์</w:t>
      </w:r>
      <w:r w:rsidRPr="00B60D70">
        <w:rPr>
          <w:rFonts w:ascii="TH SarabunPSK" w:hAnsi="TH SarabunPSK" w:cs="TH SarabunPSK" w:hint="cs"/>
          <w:cs/>
          <w:lang w:val="th-TH"/>
        </w:rPr>
        <w:t>สัมภาษณ์มาให้อัตโนมัติตามแผนการรับ ทำให้หลักสูตรไม่สามารถติดตามจำนวนที่แท้จริงได้ อีกประการหนึ่งแม้หลักสูตรจะมีจำนวนผู้สนใจเข้าศึกษาต่อในจำนวนที่เพียงพอแต่ก็พบว่ามีผู้สละสิทธิ์ในแต่ละรอบของการรับสมัครเป็นจำนวนมาก หลักสูตรยังต้องการผู้เรียนที่มีผลการเรียนดีและมีคุณลักษณะที่เหมาะสมเพิ่มขึ้น ในหลักสูตรปรับปรุง พ</w:t>
      </w:r>
      <w:r w:rsidRPr="00B60D70">
        <w:rPr>
          <w:rFonts w:ascii="TH SarabunPSK" w:hAnsi="TH SarabunPSK" w:cs="TH SarabunPSK" w:hint="cs"/>
          <w:cs/>
        </w:rPr>
        <w:t>.</w:t>
      </w:r>
      <w:r w:rsidRPr="00B60D70">
        <w:rPr>
          <w:rFonts w:ascii="TH SarabunPSK" w:hAnsi="TH SarabunPSK" w:cs="TH SarabunPSK" w:hint="cs"/>
          <w:cs/>
          <w:lang w:val="th-TH"/>
        </w:rPr>
        <w:t>ศ</w:t>
      </w:r>
      <w:r w:rsidRPr="00B60D70">
        <w:rPr>
          <w:rFonts w:ascii="TH SarabunPSK" w:hAnsi="TH SarabunPSK" w:cs="TH SarabunPSK" w:hint="cs"/>
          <w:cs/>
        </w:rPr>
        <w:t xml:space="preserve">. </w:t>
      </w:r>
      <w:r w:rsidRPr="00B60D70">
        <w:rPr>
          <w:rFonts w:ascii="TH SarabunPSK" w:hAnsi="TH SarabunPSK" w:cs="TH SarabunPSK" w:hint="cs"/>
        </w:rPr>
        <w:t xml:space="preserve">2568 </w:t>
      </w:r>
      <w:r w:rsidRPr="00B60D70">
        <w:rPr>
          <w:rFonts w:ascii="TH SarabunPSK" w:hAnsi="TH SarabunPSK" w:cs="TH SarabunPSK" w:hint="cs"/>
          <w:cs/>
          <w:lang w:val="th-TH"/>
        </w:rPr>
        <w:t>จึงมีความจำเป็นต้องพัฒนาให้หลักสูตรมีจุดเด่นและตรงกับความต้องการของผู้ที่สนใจเข้าศึกษาต่อและความต้องการของผู้ใช้บัณฑิตมากยิ่งขึ้น เพื่อจะได้ผู้สนใจเข้าศึกษาต่อที่มีคุณภาพตรงตามความต้องการของหลักสูตรโดยเฉพาะในประเด็นของใบประกอบวิชาชีพ อาชีพหลังจบการศึกษา</w:t>
      </w:r>
    </w:p>
    <w:p w14:paraId="7732CF49" w14:textId="77777777" w:rsidR="00F2196A" w:rsidRPr="00B60D70" w:rsidRDefault="00F2196A" w:rsidP="00592146">
      <w:pPr>
        <w:rPr>
          <w:rFonts w:ascii="TH SarabunPSK" w:hAnsi="TH SarabunPSK" w:cs="TH SarabunPSK"/>
        </w:rPr>
      </w:pPr>
    </w:p>
    <w:p w14:paraId="19AABB47" w14:textId="1CF24BAB" w:rsidR="009E6917" w:rsidRPr="00B60D70" w:rsidRDefault="00D756E0" w:rsidP="00592146">
      <w:pPr>
        <w:rPr>
          <w:rFonts w:ascii="TH SarabunPSK" w:hAnsi="TH SarabunPSK" w:cs="TH SarabunPSK"/>
        </w:rPr>
      </w:pPr>
      <w:r w:rsidRPr="00B60D70">
        <w:rPr>
          <w:rFonts w:ascii="TH SarabunPSK" w:hAnsi="TH SarabunPSK" w:cs="TH SarabunPSK" w:hint="cs"/>
          <w:b/>
          <w:bCs/>
          <w:cs/>
          <w:lang w:val="th-TH"/>
        </w:rPr>
        <w:t xml:space="preserve">ตารางที่ </w:t>
      </w:r>
      <w:r w:rsidRPr="00B60D70">
        <w:rPr>
          <w:rFonts w:ascii="TH SarabunPSK" w:hAnsi="TH SarabunPSK" w:cs="TH SarabunPSK" w:hint="cs"/>
          <w:b/>
          <w:bCs/>
        </w:rPr>
        <w:t>2</w:t>
      </w:r>
      <w:r w:rsidR="00F2196A" w:rsidRPr="00B60D70">
        <w:rPr>
          <w:rFonts w:ascii="TH SarabunPSK" w:hAnsi="TH SarabunPSK" w:cs="TH SarabunPSK" w:hint="cs"/>
          <w:b/>
          <w:bCs/>
        </w:rPr>
        <w:t>.3</w:t>
      </w:r>
      <w:r w:rsidRPr="00B60D70">
        <w:rPr>
          <w:rFonts w:ascii="TH SarabunPSK" w:hAnsi="TH SarabunPSK" w:cs="TH SarabunPSK" w:hint="cs"/>
        </w:rPr>
        <w:t xml:space="preserve"> </w:t>
      </w:r>
      <w:r w:rsidRPr="00B60D70">
        <w:rPr>
          <w:rFonts w:ascii="TH SarabunPSK" w:hAnsi="TH SarabunPSK" w:cs="TH SarabunPSK" w:hint="cs"/>
          <w:cs/>
          <w:lang w:val="th-TH"/>
        </w:rPr>
        <w:t>จำนวนผู้ที่สนใจเข้าศึกษาต่อในหลักสูตร</w:t>
      </w:r>
    </w:p>
    <w:tbl>
      <w:tblPr>
        <w:tblStyle w:val="af6"/>
        <w:tblW w:w="0" w:type="auto"/>
        <w:tblLook w:val="04A0" w:firstRow="1" w:lastRow="0" w:firstColumn="1" w:lastColumn="0" w:noHBand="0" w:noVBand="1"/>
      </w:tblPr>
      <w:tblGrid>
        <w:gridCol w:w="1413"/>
        <w:gridCol w:w="2625"/>
        <w:gridCol w:w="2254"/>
        <w:gridCol w:w="2254"/>
      </w:tblGrid>
      <w:tr w:rsidR="00B60D70" w:rsidRPr="00B60D70" w14:paraId="0FE7843A" w14:textId="77777777" w:rsidTr="00BD4B66">
        <w:tc>
          <w:tcPr>
            <w:tcW w:w="1413" w:type="dxa"/>
            <w:shd w:val="clear" w:color="auto" w:fill="BFBFBF" w:themeFill="background1" w:themeFillShade="BF"/>
            <w:vAlign w:val="center"/>
          </w:tcPr>
          <w:p w14:paraId="45DF43DF" w14:textId="38B954E5" w:rsidR="009E6917" w:rsidRPr="00B60D70" w:rsidRDefault="00D756E0" w:rsidP="00BD4B66">
            <w:pPr>
              <w:jc w:val="center"/>
              <w:rPr>
                <w:rFonts w:ascii="TH SarabunPSK" w:hAnsi="TH SarabunPSK" w:cs="TH SarabunPSK"/>
                <w:sz w:val="28"/>
                <w:szCs w:val="28"/>
                <w:cs/>
              </w:rPr>
            </w:pPr>
            <w:r w:rsidRPr="00B60D70">
              <w:rPr>
                <w:rFonts w:ascii="TH SarabunPSK" w:hAnsi="TH SarabunPSK" w:cs="TH SarabunPSK" w:hint="cs"/>
                <w:sz w:val="28"/>
                <w:szCs w:val="28"/>
                <w:cs/>
                <w:lang w:val="th-TH"/>
              </w:rPr>
              <w:t>ปีการศึกษา</w:t>
            </w:r>
          </w:p>
        </w:tc>
        <w:tc>
          <w:tcPr>
            <w:tcW w:w="2625" w:type="dxa"/>
            <w:shd w:val="clear" w:color="auto" w:fill="BFBFBF" w:themeFill="background1" w:themeFillShade="BF"/>
            <w:vAlign w:val="center"/>
          </w:tcPr>
          <w:p w14:paraId="213B9AE1" w14:textId="2AA8BB50" w:rsidR="009E6917" w:rsidRPr="00B60D70" w:rsidRDefault="00D756E0" w:rsidP="00BD4B66">
            <w:pPr>
              <w:jc w:val="center"/>
              <w:rPr>
                <w:rFonts w:ascii="TH SarabunPSK" w:hAnsi="TH SarabunPSK" w:cs="TH SarabunPSK"/>
                <w:sz w:val="28"/>
                <w:szCs w:val="28"/>
                <w:cs/>
              </w:rPr>
            </w:pPr>
            <w:r w:rsidRPr="00B60D70">
              <w:rPr>
                <w:rFonts w:ascii="TH SarabunPSK" w:hAnsi="TH SarabunPSK" w:cs="TH SarabunPSK" w:hint="cs"/>
                <w:sz w:val="28"/>
                <w:szCs w:val="28"/>
                <w:cs/>
                <w:lang w:val="th-TH"/>
              </w:rPr>
              <w:t>จำนวน</w:t>
            </w:r>
            <w:r w:rsidR="00F2196A" w:rsidRPr="00B60D70">
              <w:rPr>
                <w:rFonts w:ascii="TH SarabunPSK" w:hAnsi="TH SarabunPSK" w:cs="TH SarabunPSK" w:hint="cs"/>
                <w:sz w:val="28"/>
                <w:szCs w:val="28"/>
                <w:cs/>
                <w:lang w:val="th-TH"/>
              </w:rPr>
              <w:t>ผู้</w:t>
            </w:r>
            <w:r w:rsidRPr="00B60D70">
              <w:rPr>
                <w:rFonts w:ascii="TH SarabunPSK" w:hAnsi="TH SarabunPSK" w:cs="TH SarabunPSK" w:hint="cs"/>
                <w:sz w:val="28"/>
                <w:szCs w:val="28"/>
                <w:cs/>
                <w:lang w:val="th-TH"/>
              </w:rPr>
              <w:t>สมัคร</w:t>
            </w:r>
            <w:r w:rsidR="00BD4B66" w:rsidRPr="00B60D70">
              <w:rPr>
                <w:rFonts w:ascii="TH SarabunPSK" w:hAnsi="TH SarabunPSK" w:cs="TH SarabunPSK" w:hint="cs"/>
                <w:sz w:val="28"/>
                <w:szCs w:val="28"/>
                <w:cs/>
                <w:lang w:val="th-TH"/>
              </w:rPr>
              <w:t xml:space="preserve"> </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คน</w:t>
            </w:r>
            <w:r w:rsidRPr="00B60D70">
              <w:rPr>
                <w:rFonts w:ascii="TH SarabunPSK" w:hAnsi="TH SarabunPSK" w:cs="TH SarabunPSK" w:hint="cs"/>
                <w:sz w:val="28"/>
                <w:szCs w:val="28"/>
                <w:cs/>
              </w:rPr>
              <w:t>)</w:t>
            </w:r>
            <w:r w:rsidR="00C56DCC" w:rsidRPr="00B60D70">
              <w:rPr>
                <w:rFonts w:ascii="TH SarabunPSK" w:hAnsi="TH SarabunPSK" w:cs="TH SarabunPSK" w:hint="cs"/>
              </w:rPr>
              <w:t xml:space="preserve"> *</w:t>
            </w:r>
          </w:p>
        </w:tc>
        <w:tc>
          <w:tcPr>
            <w:tcW w:w="2254" w:type="dxa"/>
            <w:shd w:val="clear" w:color="auto" w:fill="BFBFBF" w:themeFill="background1" w:themeFillShade="BF"/>
            <w:vAlign w:val="center"/>
          </w:tcPr>
          <w:p w14:paraId="06B16D8D" w14:textId="3C51BF41" w:rsidR="009E6917" w:rsidRPr="00B60D70" w:rsidRDefault="00D756E0" w:rsidP="00BD4B66">
            <w:pPr>
              <w:jc w:val="center"/>
              <w:rPr>
                <w:rFonts w:ascii="TH SarabunPSK" w:hAnsi="TH SarabunPSK" w:cs="TH SarabunPSK"/>
                <w:sz w:val="28"/>
                <w:szCs w:val="28"/>
              </w:rPr>
            </w:pPr>
            <w:r w:rsidRPr="00B60D70">
              <w:rPr>
                <w:rFonts w:ascii="TH SarabunPSK" w:hAnsi="TH SarabunPSK" w:cs="TH SarabunPSK" w:hint="cs"/>
                <w:sz w:val="28"/>
                <w:szCs w:val="28"/>
                <w:cs/>
                <w:lang w:val="th-TH"/>
              </w:rPr>
              <w:t>จำนวน</w:t>
            </w:r>
            <w:r w:rsidR="00AF7C57" w:rsidRPr="00B60D70">
              <w:rPr>
                <w:rFonts w:ascii="TH SarabunPSK" w:hAnsi="TH SarabunPSK" w:cs="TH SarabunPSK" w:hint="cs"/>
                <w:sz w:val="28"/>
                <w:szCs w:val="28"/>
                <w:cs/>
              </w:rPr>
              <w:t>ผู้มี</w:t>
            </w:r>
            <w:r w:rsidR="00D8051F" w:rsidRPr="00B60D70">
              <w:rPr>
                <w:rFonts w:ascii="TH SarabunPSK" w:hAnsi="TH SarabunPSK" w:cs="TH SarabunPSK" w:hint="cs"/>
                <w:sz w:val="28"/>
                <w:szCs w:val="28"/>
                <w:cs/>
              </w:rPr>
              <w:t>สิทธิ์</w:t>
            </w:r>
            <w:r w:rsidRPr="00B60D70">
              <w:rPr>
                <w:rFonts w:ascii="TH SarabunPSK" w:hAnsi="TH SarabunPSK" w:cs="TH SarabunPSK" w:hint="cs"/>
                <w:sz w:val="28"/>
                <w:szCs w:val="28"/>
                <w:cs/>
                <w:lang w:val="th-TH"/>
              </w:rPr>
              <w:t>เข้าศึกษา</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คน</w:t>
            </w:r>
            <w:r w:rsidRPr="00B60D70">
              <w:rPr>
                <w:rFonts w:ascii="TH SarabunPSK" w:hAnsi="TH SarabunPSK" w:cs="TH SarabunPSK" w:hint="cs"/>
                <w:sz w:val="28"/>
                <w:szCs w:val="28"/>
                <w:cs/>
              </w:rPr>
              <w:t>)</w:t>
            </w:r>
          </w:p>
        </w:tc>
        <w:tc>
          <w:tcPr>
            <w:tcW w:w="2254" w:type="dxa"/>
            <w:shd w:val="clear" w:color="auto" w:fill="BFBFBF" w:themeFill="background1" w:themeFillShade="BF"/>
            <w:vAlign w:val="center"/>
          </w:tcPr>
          <w:p w14:paraId="5FC47C75" w14:textId="4B76F888" w:rsidR="009E6917" w:rsidRPr="00B60D70" w:rsidRDefault="00D756E0" w:rsidP="00BD4B66">
            <w:pPr>
              <w:jc w:val="center"/>
              <w:rPr>
                <w:rFonts w:ascii="TH SarabunPSK" w:hAnsi="TH SarabunPSK" w:cs="TH SarabunPSK"/>
                <w:sz w:val="28"/>
                <w:szCs w:val="28"/>
                <w:cs/>
              </w:rPr>
            </w:pPr>
            <w:r w:rsidRPr="00B60D70">
              <w:rPr>
                <w:rFonts w:ascii="TH SarabunPSK" w:hAnsi="TH SarabunPSK" w:cs="TH SarabunPSK" w:hint="cs"/>
                <w:sz w:val="28"/>
                <w:szCs w:val="28"/>
                <w:cs/>
                <w:lang w:val="th-TH"/>
              </w:rPr>
              <w:t>อัตราส่วนผู้สมัครต่อผู้</w:t>
            </w:r>
            <w:r w:rsidR="00D8051F" w:rsidRPr="00B60D70">
              <w:rPr>
                <w:rFonts w:ascii="TH SarabunPSK" w:hAnsi="TH SarabunPSK" w:cs="TH SarabunPSK" w:hint="cs"/>
                <w:sz w:val="28"/>
                <w:szCs w:val="28"/>
                <w:cs/>
                <w:lang w:val="th-TH"/>
              </w:rPr>
              <w:t>มีสิทธิ์</w:t>
            </w:r>
            <w:r w:rsidRPr="00B60D70">
              <w:rPr>
                <w:rFonts w:ascii="TH SarabunPSK" w:hAnsi="TH SarabunPSK" w:cs="TH SarabunPSK" w:hint="cs"/>
                <w:sz w:val="28"/>
                <w:szCs w:val="28"/>
                <w:cs/>
                <w:lang w:val="th-TH"/>
              </w:rPr>
              <w:t>เข้าศึกษาต่อในหลักสูตร</w:t>
            </w:r>
          </w:p>
        </w:tc>
      </w:tr>
      <w:tr w:rsidR="00B60D70" w:rsidRPr="00B60D70" w14:paraId="781A2427" w14:textId="77777777">
        <w:tc>
          <w:tcPr>
            <w:tcW w:w="1413" w:type="dxa"/>
          </w:tcPr>
          <w:p w14:paraId="3FC851E1" w14:textId="561ADCF8" w:rsidR="00514965" w:rsidRPr="00B60D70" w:rsidRDefault="00514965" w:rsidP="00514965">
            <w:pPr>
              <w:jc w:val="center"/>
              <w:rPr>
                <w:rFonts w:ascii="TH SarabunPSK" w:hAnsi="TH SarabunPSK" w:cs="TH SarabunPSK"/>
                <w:sz w:val="28"/>
                <w:szCs w:val="28"/>
                <w:cs/>
              </w:rPr>
            </w:pPr>
            <w:r w:rsidRPr="00B60D70">
              <w:rPr>
                <w:rFonts w:ascii="TH SarabunPSK" w:hAnsi="TH SarabunPSK" w:cs="TH SarabunPSK" w:hint="cs"/>
                <w:sz w:val="28"/>
                <w:szCs w:val="28"/>
              </w:rPr>
              <w:t>2562</w:t>
            </w:r>
          </w:p>
        </w:tc>
        <w:tc>
          <w:tcPr>
            <w:tcW w:w="2625" w:type="dxa"/>
          </w:tcPr>
          <w:p w14:paraId="02F9F00C" w14:textId="7F613230" w:rsidR="00514965" w:rsidRPr="00B60D70" w:rsidRDefault="00514965" w:rsidP="00514965">
            <w:pPr>
              <w:jc w:val="center"/>
              <w:rPr>
                <w:rFonts w:ascii="TH SarabunPSK" w:hAnsi="TH SarabunPSK" w:cs="TH SarabunPSK"/>
                <w:sz w:val="28"/>
                <w:szCs w:val="28"/>
              </w:rPr>
            </w:pPr>
            <w:r w:rsidRPr="00B60D70">
              <w:rPr>
                <w:rFonts w:ascii="TH SarabunPSK" w:hAnsi="TH SarabunPSK" w:cs="TH SarabunPSK" w:hint="cs"/>
                <w:sz w:val="28"/>
                <w:szCs w:val="28"/>
              </w:rPr>
              <w:t>100</w:t>
            </w:r>
          </w:p>
        </w:tc>
        <w:tc>
          <w:tcPr>
            <w:tcW w:w="2254" w:type="dxa"/>
          </w:tcPr>
          <w:p w14:paraId="497A9E87" w14:textId="020A2AC7" w:rsidR="00514965" w:rsidRPr="00B60D70" w:rsidRDefault="00514965" w:rsidP="00514965">
            <w:pPr>
              <w:jc w:val="center"/>
              <w:rPr>
                <w:rFonts w:ascii="TH SarabunPSK" w:hAnsi="TH SarabunPSK" w:cs="TH SarabunPSK"/>
                <w:sz w:val="28"/>
                <w:szCs w:val="28"/>
              </w:rPr>
            </w:pPr>
            <w:r w:rsidRPr="00B60D70">
              <w:rPr>
                <w:rFonts w:ascii="TH SarabunPSK" w:hAnsi="TH SarabunPSK" w:cs="TH SarabunPSK"/>
                <w:sz w:val="28"/>
                <w:szCs w:val="28"/>
              </w:rPr>
              <w:t>3</w:t>
            </w:r>
            <w:r w:rsidRPr="00B60D70">
              <w:rPr>
                <w:rFonts w:ascii="TH SarabunPSK" w:hAnsi="TH SarabunPSK" w:cs="TH SarabunPSK" w:hint="cs"/>
                <w:sz w:val="28"/>
                <w:szCs w:val="28"/>
              </w:rPr>
              <w:t>1</w:t>
            </w:r>
          </w:p>
        </w:tc>
        <w:tc>
          <w:tcPr>
            <w:tcW w:w="2254" w:type="dxa"/>
          </w:tcPr>
          <w:p w14:paraId="0020744B" w14:textId="39F8C682" w:rsidR="00514965" w:rsidRPr="00B60D70" w:rsidRDefault="00514965" w:rsidP="00514965">
            <w:pPr>
              <w:jc w:val="center"/>
              <w:rPr>
                <w:rFonts w:ascii="TH SarabunPSK" w:hAnsi="TH SarabunPSK" w:cs="TH SarabunPSK"/>
                <w:sz w:val="28"/>
                <w:szCs w:val="28"/>
              </w:rPr>
            </w:pPr>
            <w:r w:rsidRPr="00B60D70">
              <w:rPr>
                <w:rFonts w:ascii="TH SarabunPSK" w:hAnsi="TH SarabunPSK" w:cs="TH SarabunPSK"/>
                <w:sz w:val="28"/>
                <w:szCs w:val="28"/>
              </w:rPr>
              <w:t>3.22</w:t>
            </w:r>
            <w:r w:rsidRPr="00B60D70">
              <w:rPr>
                <w:rFonts w:ascii="TH SarabunPSK" w:hAnsi="TH SarabunPSK" w:cs="TH SarabunPSK" w:hint="cs"/>
                <w:sz w:val="28"/>
                <w:szCs w:val="28"/>
              </w:rPr>
              <w:t>: 1</w:t>
            </w:r>
          </w:p>
        </w:tc>
      </w:tr>
      <w:tr w:rsidR="00B60D70" w:rsidRPr="00B60D70" w14:paraId="7EFCFE01" w14:textId="77777777">
        <w:tc>
          <w:tcPr>
            <w:tcW w:w="1413" w:type="dxa"/>
          </w:tcPr>
          <w:p w14:paraId="1DE9F43E" w14:textId="2BB12C0E" w:rsidR="00514965" w:rsidRPr="00B60D70" w:rsidRDefault="00514965" w:rsidP="00514965">
            <w:pPr>
              <w:jc w:val="center"/>
              <w:rPr>
                <w:rFonts w:ascii="TH SarabunPSK" w:hAnsi="TH SarabunPSK" w:cs="TH SarabunPSK"/>
                <w:sz w:val="28"/>
                <w:szCs w:val="28"/>
              </w:rPr>
            </w:pPr>
            <w:r w:rsidRPr="00B60D70">
              <w:rPr>
                <w:rFonts w:ascii="TH SarabunPSK" w:hAnsi="TH SarabunPSK" w:cs="TH SarabunPSK" w:hint="cs"/>
                <w:sz w:val="28"/>
                <w:szCs w:val="28"/>
              </w:rPr>
              <w:t>2563</w:t>
            </w:r>
          </w:p>
        </w:tc>
        <w:tc>
          <w:tcPr>
            <w:tcW w:w="2625" w:type="dxa"/>
          </w:tcPr>
          <w:p w14:paraId="334BAAFE" w14:textId="155020B9" w:rsidR="00514965" w:rsidRPr="00B60D70" w:rsidRDefault="00514965" w:rsidP="00514965">
            <w:pPr>
              <w:jc w:val="center"/>
              <w:rPr>
                <w:rFonts w:ascii="TH SarabunPSK" w:hAnsi="TH SarabunPSK" w:cs="TH SarabunPSK"/>
                <w:sz w:val="28"/>
                <w:szCs w:val="28"/>
              </w:rPr>
            </w:pPr>
            <w:r w:rsidRPr="00B60D70">
              <w:rPr>
                <w:rFonts w:ascii="TH SarabunPSK" w:hAnsi="TH SarabunPSK" w:cs="TH SarabunPSK" w:hint="cs"/>
                <w:sz w:val="28"/>
                <w:szCs w:val="28"/>
              </w:rPr>
              <w:t>93</w:t>
            </w:r>
          </w:p>
        </w:tc>
        <w:tc>
          <w:tcPr>
            <w:tcW w:w="2254" w:type="dxa"/>
          </w:tcPr>
          <w:p w14:paraId="78EB9C26" w14:textId="3EA64D62" w:rsidR="00514965" w:rsidRPr="00B60D70" w:rsidRDefault="00514965" w:rsidP="00514965">
            <w:pPr>
              <w:jc w:val="center"/>
              <w:rPr>
                <w:rFonts w:ascii="TH SarabunPSK" w:hAnsi="TH SarabunPSK" w:cs="TH SarabunPSK"/>
                <w:sz w:val="28"/>
                <w:szCs w:val="28"/>
              </w:rPr>
            </w:pPr>
            <w:r w:rsidRPr="00B60D70">
              <w:rPr>
                <w:rFonts w:ascii="TH SarabunPSK" w:hAnsi="TH SarabunPSK" w:cs="TH SarabunPSK" w:hint="cs"/>
                <w:sz w:val="28"/>
                <w:szCs w:val="28"/>
              </w:rPr>
              <w:t>3</w:t>
            </w:r>
            <w:r w:rsidRPr="00B60D70">
              <w:rPr>
                <w:rFonts w:ascii="TH SarabunPSK" w:hAnsi="TH SarabunPSK" w:cs="TH SarabunPSK"/>
                <w:sz w:val="28"/>
                <w:szCs w:val="28"/>
              </w:rPr>
              <w:t>2</w:t>
            </w:r>
          </w:p>
        </w:tc>
        <w:tc>
          <w:tcPr>
            <w:tcW w:w="2254" w:type="dxa"/>
          </w:tcPr>
          <w:p w14:paraId="01D261C2" w14:textId="7205DB92" w:rsidR="00514965" w:rsidRPr="00B60D70" w:rsidRDefault="00514965" w:rsidP="00514965">
            <w:pPr>
              <w:jc w:val="center"/>
              <w:rPr>
                <w:rFonts w:ascii="TH SarabunPSK" w:hAnsi="TH SarabunPSK" w:cs="TH SarabunPSK"/>
                <w:sz w:val="28"/>
                <w:szCs w:val="28"/>
              </w:rPr>
            </w:pPr>
            <w:r w:rsidRPr="00B60D70">
              <w:rPr>
                <w:rFonts w:ascii="TH SarabunPSK" w:hAnsi="TH SarabunPSK" w:cs="TH SarabunPSK"/>
                <w:sz w:val="28"/>
                <w:szCs w:val="28"/>
              </w:rPr>
              <w:t>2.90</w:t>
            </w:r>
            <w:r w:rsidRPr="00B60D70">
              <w:rPr>
                <w:rFonts w:ascii="TH SarabunPSK" w:hAnsi="TH SarabunPSK" w:cs="TH SarabunPSK" w:hint="cs"/>
                <w:sz w:val="28"/>
                <w:szCs w:val="28"/>
              </w:rPr>
              <w:t>: 1</w:t>
            </w:r>
          </w:p>
        </w:tc>
      </w:tr>
      <w:tr w:rsidR="00B60D70" w:rsidRPr="00B60D70" w14:paraId="7F0E1F85" w14:textId="77777777">
        <w:tc>
          <w:tcPr>
            <w:tcW w:w="1413" w:type="dxa"/>
          </w:tcPr>
          <w:p w14:paraId="4AA964DA" w14:textId="5E427C61" w:rsidR="00514965" w:rsidRPr="00B60D70" w:rsidRDefault="00514965" w:rsidP="00514965">
            <w:pPr>
              <w:jc w:val="center"/>
              <w:rPr>
                <w:rFonts w:ascii="TH SarabunPSK" w:hAnsi="TH SarabunPSK" w:cs="TH SarabunPSK"/>
                <w:sz w:val="28"/>
                <w:szCs w:val="28"/>
              </w:rPr>
            </w:pPr>
            <w:r w:rsidRPr="00B60D70">
              <w:rPr>
                <w:rFonts w:ascii="TH SarabunPSK" w:hAnsi="TH SarabunPSK" w:cs="TH SarabunPSK" w:hint="cs"/>
                <w:sz w:val="28"/>
                <w:szCs w:val="28"/>
              </w:rPr>
              <w:t>2564</w:t>
            </w:r>
          </w:p>
        </w:tc>
        <w:tc>
          <w:tcPr>
            <w:tcW w:w="2625" w:type="dxa"/>
          </w:tcPr>
          <w:p w14:paraId="5F8ECCBF" w14:textId="2134BB46" w:rsidR="00514965" w:rsidRPr="00B60D70" w:rsidRDefault="00514965" w:rsidP="00514965">
            <w:pPr>
              <w:jc w:val="center"/>
              <w:rPr>
                <w:rFonts w:ascii="TH SarabunPSK" w:hAnsi="TH SarabunPSK" w:cs="TH SarabunPSK"/>
                <w:sz w:val="28"/>
                <w:szCs w:val="28"/>
              </w:rPr>
            </w:pPr>
            <w:r w:rsidRPr="00B60D70">
              <w:rPr>
                <w:rFonts w:ascii="TH SarabunPSK" w:hAnsi="TH SarabunPSK" w:cs="TH SarabunPSK" w:hint="cs"/>
                <w:sz w:val="28"/>
                <w:szCs w:val="28"/>
              </w:rPr>
              <w:t>127</w:t>
            </w:r>
          </w:p>
        </w:tc>
        <w:tc>
          <w:tcPr>
            <w:tcW w:w="2254" w:type="dxa"/>
          </w:tcPr>
          <w:p w14:paraId="04519528" w14:textId="6DBE0493" w:rsidR="00514965" w:rsidRPr="00B60D70" w:rsidRDefault="00514965" w:rsidP="00514965">
            <w:pPr>
              <w:jc w:val="center"/>
              <w:rPr>
                <w:rFonts w:ascii="TH SarabunPSK" w:hAnsi="TH SarabunPSK" w:cs="TH SarabunPSK"/>
                <w:sz w:val="28"/>
                <w:szCs w:val="28"/>
              </w:rPr>
            </w:pPr>
            <w:r w:rsidRPr="00B60D70">
              <w:rPr>
                <w:rFonts w:ascii="TH SarabunPSK" w:hAnsi="TH SarabunPSK" w:cs="TH SarabunPSK" w:hint="cs"/>
                <w:sz w:val="28"/>
                <w:szCs w:val="28"/>
              </w:rPr>
              <w:t>40</w:t>
            </w:r>
          </w:p>
        </w:tc>
        <w:tc>
          <w:tcPr>
            <w:tcW w:w="2254" w:type="dxa"/>
          </w:tcPr>
          <w:p w14:paraId="48D3C3DF" w14:textId="1615DD33" w:rsidR="00514965" w:rsidRPr="00B60D70" w:rsidRDefault="00514965" w:rsidP="00514965">
            <w:pPr>
              <w:jc w:val="center"/>
              <w:rPr>
                <w:rFonts w:ascii="TH SarabunPSK" w:hAnsi="TH SarabunPSK" w:cs="TH SarabunPSK"/>
                <w:sz w:val="28"/>
                <w:szCs w:val="28"/>
              </w:rPr>
            </w:pPr>
            <w:r w:rsidRPr="00B60D70">
              <w:rPr>
                <w:rFonts w:ascii="TH SarabunPSK" w:hAnsi="TH SarabunPSK" w:cs="TH SarabunPSK" w:hint="cs"/>
                <w:sz w:val="28"/>
                <w:szCs w:val="28"/>
              </w:rPr>
              <w:t>3.18: 1</w:t>
            </w:r>
          </w:p>
        </w:tc>
      </w:tr>
      <w:tr w:rsidR="00B60D70" w:rsidRPr="00B60D70" w14:paraId="00EAF473" w14:textId="77777777">
        <w:tc>
          <w:tcPr>
            <w:tcW w:w="1413" w:type="dxa"/>
          </w:tcPr>
          <w:p w14:paraId="5BDC2587" w14:textId="57DF71FD" w:rsidR="00514965" w:rsidRPr="00B60D70" w:rsidRDefault="00514965" w:rsidP="00514965">
            <w:pPr>
              <w:jc w:val="center"/>
              <w:rPr>
                <w:rFonts w:ascii="TH SarabunPSK" w:hAnsi="TH SarabunPSK" w:cs="TH SarabunPSK"/>
                <w:sz w:val="28"/>
                <w:szCs w:val="28"/>
              </w:rPr>
            </w:pPr>
            <w:r w:rsidRPr="00B60D70">
              <w:rPr>
                <w:rFonts w:ascii="TH SarabunPSK" w:hAnsi="TH SarabunPSK" w:cs="TH SarabunPSK" w:hint="cs"/>
                <w:sz w:val="28"/>
                <w:szCs w:val="28"/>
              </w:rPr>
              <w:t>2565</w:t>
            </w:r>
          </w:p>
        </w:tc>
        <w:tc>
          <w:tcPr>
            <w:tcW w:w="2625" w:type="dxa"/>
          </w:tcPr>
          <w:p w14:paraId="2798A1C2" w14:textId="48B40F92" w:rsidR="00514965" w:rsidRPr="00B60D70" w:rsidRDefault="00514965" w:rsidP="00514965">
            <w:pPr>
              <w:jc w:val="center"/>
              <w:rPr>
                <w:rFonts w:ascii="TH SarabunPSK" w:hAnsi="TH SarabunPSK" w:cs="TH SarabunPSK"/>
                <w:sz w:val="28"/>
                <w:szCs w:val="28"/>
              </w:rPr>
            </w:pPr>
            <w:r w:rsidRPr="00B60D70">
              <w:rPr>
                <w:rFonts w:ascii="TH SarabunPSK" w:hAnsi="TH SarabunPSK" w:cs="TH SarabunPSK" w:hint="cs"/>
                <w:sz w:val="28"/>
                <w:szCs w:val="28"/>
              </w:rPr>
              <w:t>134</w:t>
            </w:r>
          </w:p>
        </w:tc>
        <w:tc>
          <w:tcPr>
            <w:tcW w:w="2254" w:type="dxa"/>
          </w:tcPr>
          <w:p w14:paraId="258250AB" w14:textId="52739293" w:rsidR="00514965" w:rsidRPr="00B60D70" w:rsidRDefault="00514965" w:rsidP="00514965">
            <w:pPr>
              <w:jc w:val="center"/>
              <w:rPr>
                <w:rFonts w:ascii="TH SarabunPSK" w:hAnsi="TH SarabunPSK" w:cs="TH SarabunPSK"/>
                <w:sz w:val="28"/>
                <w:szCs w:val="28"/>
                <w:cs/>
              </w:rPr>
            </w:pPr>
            <w:r w:rsidRPr="00B60D70">
              <w:rPr>
                <w:rFonts w:ascii="TH SarabunPSK" w:hAnsi="TH SarabunPSK" w:cs="TH SarabunPSK" w:hint="cs"/>
                <w:sz w:val="28"/>
                <w:szCs w:val="28"/>
              </w:rPr>
              <w:t>39</w:t>
            </w:r>
          </w:p>
        </w:tc>
        <w:tc>
          <w:tcPr>
            <w:tcW w:w="2254" w:type="dxa"/>
          </w:tcPr>
          <w:p w14:paraId="135D64A6" w14:textId="2413BFA7" w:rsidR="00514965" w:rsidRPr="00B60D70" w:rsidRDefault="00514965" w:rsidP="00514965">
            <w:pPr>
              <w:jc w:val="center"/>
              <w:rPr>
                <w:rFonts w:ascii="TH SarabunPSK" w:hAnsi="TH SarabunPSK" w:cs="TH SarabunPSK"/>
                <w:sz w:val="28"/>
                <w:szCs w:val="28"/>
              </w:rPr>
            </w:pPr>
            <w:r w:rsidRPr="00B60D70">
              <w:rPr>
                <w:rFonts w:ascii="TH SarabunPSK" w:hAnsi="TH SarabunPSK" w:cs="TH SarabunPSK" w:hint="cs"/>
                <w:sz w:val="28"/>
                <w:szCs w:val="28"/>
              </w:rPr>
              <w:t>3.44: 1</w:t>
            </w:r>
          </w:p>
        </w:tc>
      </w:tr>
      <w:tr w:rsidR="00B60D70" w:rsidRPr="00B60D70" w14:paraId="3E92DDB2" w14:textId="77777777">
        <w:tc>
          <w:tcPr>
            <w:tcW w:w="1413" w:type="dxa"/>
          </w:tcPr>
          <w:p w14:paraId="50B07F79" w14:textId="7A84FEFF" w:rsidR="00514965" w:rsidRPr="00B60D70" w:rsidRDefault="00514965" w:rsidP="00514965">
            <w:pPr>
              <w:jc w:val="center"/>
              <w:rPr>
                <w:rFonts w:ascii="TH SarabunPSK" w:hAnsi="TH SarabunPSK" w:cs="TH SarabunPSK"/>
                <w:sz w:val="28"/>
                <w:szCs w:val="28"/>
              </w:rPr>
            </w:pPr>
            <w:r w:rsidRPr="00B60D70">
              <w:rPr>
                <w:rFonts w:ascii="TH SarabunPSK" w:hAnsi="TH SarabunPSK" w:cs="TH SarabunPSK" w:hint="cs"/>
                <w:sz w:val="28"/>
                <w:szCs w:val="28"/>
              </w:rPr>
              <w:t>2566</w:t>
            </w:r>
          </w:p>
        </w:tc>
        <w:tc>
          <w:tcPr>
            <w:tcW w:w="2625" w:type="dxa"/>
          </w:tcPr>
          <w:p w14:paraId="1E17186E" w14:textId="7B32F079" w:rsidR="00514965" w:rsidRPr="00B60D70" w:rsidRDefault="00514965" w:rsidP="00514965">
            <w:pPr>
              <w:jc w:val="center"/>
              <w:rPr>
                <w:rFonts w:ascii="TH SarabunPSK" w:hAnsi="TH SarabunPSK" w:cs="TH SarabunPSK"/>
                <w:sz w:val="28"/>
                <w:szCs w:val="28"/>
              </w:rPr>
            </w:pPr>
            <w:r w:rsidRPr="00B60D70">
              <w:rPr>
                <w:rFonts w:ascii="TH SarabunPSK" w:hAnsi="TH SarabunPSK" w:cs="TH SarabunPSK" w:hint="cs"/>
                <w:sz w:val="28"/>
                <w:szCs w:val="28"/>
              </w:rPr>
              <w:t>108</w:t>
            </w:r>
          </w:p>
        </w:tc>
        <w:tc>
          <w:tcPr>
            <w:tcW w:w="2254" w:type="dxa"/>
          </w:tcPr>
          <w:p w14:paraId="7711003C" w14:textId="78387C42" w:rsidR="00514965" w:rsidRPr="00B60D70" w:rsidRDefault="00514965" w:rsidP="00514965">
            <w:pPr>
              <w:jc w:val="center"/>
              <w:rPr>
                <w:rFonts w:ascii="TH SarabunPSK" w:hAnsi="TH SarabunPSK" w:cs="TH SarabunPSK"/>
                <w:sz w:val="28"/>
                <w:szCs w:val="28"/>
              </w:rPr>
            </w:pPr>
            <w:r w:rsidRPr="00B60D70">
              <w:rPr>
                <w:rFonts w:ascii="TH SarabunPSK" w:hAnsi="TH SarabunPSK" w:cs="TH SarabunPSK" w:hint="cs"/>
                <w:sz w:val="28"/>
                <w:szCs w:val="28"/>
              </w:rPr>
              <w:t>4</w:t>
            </w:r>
            <w:r w:rsidRPr="00B60D70">
              <w:rPr>
                <w:rFonts w:ascii="TH SarabunPSK" w:hAnsi="TH SarabunPSK" w:cs="TH SarabunPSK"/>
                <w:sz w:val="28"/>
                <w:szCs w:val="28"/>
              </w:rPr>
              <w:t>1</w:t>
            </w:r>
          </w:p>
        </w:tc>
        <w:tc>
          <w:tcPr>
            <w:tcW w:w="2254" w:type="dxa"/>
          </w:tcPr>
          <w:p w14:paraId="6242FA8D" w14:textId="757AD6F0" w:rsidR="00514965" w:rsidRPr="00B60D70" w:rsidRDefault="00514965" w:rsidP="00514965">
            <w:pPr>
              <w:jc w:val="center"/>
              <w:rPr>
                <w:rFonts w:ascii="TH SarabunPSK" w:hAnsi="TH SarabunPSK" w:cs="TH SarabunPSK"/>
                <w:sz w:val="28"/>
                <w:szCs w:val="28"/>
              </w:rPr>
            </w:pPr>
            <w:r w:rsidRPr="00B60D70">
              <w:rPr>
                <w:rFonts w:ascii="TH SarabunPSK" w:hAnsi="TH SarabunPSK" w:cs="TH SarabunPSK" w:hint="cs"/>
                <w:sz w:val="28"/>
                <w:szCs w:val="28"/>
              </w:rPr>
              <w:t>2.</w:t>
            </w:r>
            <w:r w:rsidRPr="00B60D70">
              <w:rPr>
                <w:rFonts w:ascii="TH SarabunPSK" w:hAnsi="TH SarabunPSK" w:cs="TH SarabunPSK"/>
                <w:sz w:val="28"/>
                <w:szCs w:val="28"/>
              </w:rPr>
              <w:t>63</w:t>
            </w:r>
            <w:r w:rsidRPr="00B60D70">
              <w:rPr>
                <w:rFonts w:ascii="TH SarabunPSK" w:hAnsi="TH SarabunPSK" w:cs="TH SarabunPSK" w:hint="cs"/>
                <w:sz w:val="28"/>
                <w:szCs w:val="28"/>
              </w:rPr>
              <w:t>: 1</w:t>
            </w:r>
          </w:p>
        </w:tc>
      </w:tr>
      <w:tr w:rsidR="00B60D70" w:rsidRPr="00B60D70" w14:paraId="1B93F2D9" w14:textId="77777777">
        <w:tc>
          <w:tcPr>
            <w:tcW w:w="1413" w:type="dxa"/>
          </w:tcPr>
          <w:p w14:paraId="12457BCE" w14:textId="53DADEDF" w:rsidR="00514965" w:rsidRPr="00B60D70" w:rsidRDefault="00514965" w:rsidP="00514965">
            <w:pPr>
              <w:jc w:val="center"/>
              <w:rPr>
                <w:rFonts w:ascii="TH SarabunPSK" w:hAnsi="TH SarabunPSK" w:cs="TH SarabunPSK"/>
                <w:sz w:val="28"/>
                <w:szCs w:val="28"/>
              </w:rPr>
            </w:pPr>
            <w:r w:rsidRPr="00B60D70">
              <w:rPr>
                <w:rFonts w:ascii="TH SarabunPSK" w:hAnsi="TH SarabunPSK" w:cs="TH SarabunPSK" w:hint="cs"/>
                <w:sz w:val="28"/>
                <w:szCs w:val="28"/>
              </w:rPr>
              <w:t>2567</w:t>
            </w:r>
          </w:p>
        </w:tc>
        <w:tc>
          <w:tcPr>
            <w:tcW w:w="2625" w:type="dxa"/>
          </w:tcPr>
          <w:p w14:paraId="0EAB5938" w14:textId="67C41F83" w:rsidR="00514965" w:rsidRPr="00B60D70" w:rsidRDefault="00514965" w:rsidP="00514965">
            <w:pPr>
              <w:jc w:val="center"/>
              <w:rPr>
                <w:rFonts w:ascii="TH SarabunPSK" w:hAnsi="TH SarabunPSK" w:cs="TH SarabunPSK"/>
                <w:sz w:val="28"/>
                <w:szCs w:val="28"/>
              </w:rPr>
            </w:pPr>
            <w:r w:rsidRPr="00B60D70">
              <w:rPr>
                <w:rFonts w:ascii="TH SarabunPSK" w:hAnsi="TH SarabunPSK" w:cs="TH SarabunPSK" w:hint="cs"/>
                <w:sz w:val="28"/>
                <w:szCs w:val="28"/>
              </w:rPr>
              <w:t>119</w:t>
            </w:r>
          </w:p>
        </w:tc>
        <w:tc>
          <w:tcPr>
            <w:tcW w:w="2254" w:type="dxa"/>
          </w:tcPr>
          <w:p w14:paraId="5E8A627A" w14:textId="301090D8" w:rsidR="00514965" w:rsidRPr="00B60D70" w:rsidRDefault="00514965" w:rsidP="00514965">
            <w:pPr>
              <w:jc w:val="center"/>
              <w:rPr>
                <w:rFonts w:ascii="TH SarabunPSK" w:hAnsi="TH SarabunPSK" w:cs="TH SarabunPSK"/>
                <w:sz w:val="28"/>
                <w:szCs w:val="28"/>
              </w:rPr>
            </w:pPr>
            <w:r w:rsidRPr="00B60D70">
              <w:rPr>
                <w:rFonts w:ascii="TH SarabunPSK" w:hAnsi="TH SarabunPSK" w:cs="TH SarabunPSK"/>
                <w:sz w:val="28"/>
                <w:szCs w:val="28"/>
              </w:rPr>
              <w:t>40</w:t>
            </w:r>
          </w:p>
        </w:tc>
        <w:tc>
          <w:tcPr>
            <w:tcW w:w="2254" w:type="dxa"/>
          </w:tcPr>
          <w:p w14:paraId="7DF0D7CE" w14:textId="18AE2A4C" w:rsidR="00514965" w:rsidRPr="00B60D70" w:rsidRDefault="00514965" w:rsidP="00514965">
            <w:pPr>
              <w:jc w:val="center"/>
              <w:rPr>
                <w:rFonts w:ascii="TH SarabunPSK" w:hAnsi="TH SarabunPSK" w:cs="TH SarabunPSK"/>
                <w:sz w:val="28"/>
                <w:szCs w:val="28"/>
              </w:rPr>
            </w:pPr>
            <w:r w:rsidRPr="00B60D70">
              <w:rPr>
                <w:rFonts w:ascii="TH SarabunPSK" w:hAnsi="TH SarabunPSK" w:cs="TH SarabunPSK" w:hint="cs"/>
                <w:sz w:val="28"/>
                <w:szCs w:val="28"/>
              </w:rPr>
              <w:t>2.98: 1</w:t>
            </w:r>
          </w:p>
        </w:tc>
      </w:tr>
    </w:tbl>
    <w:p w14:paraId="234FD3C7" w14:textId="489D6556" w:rsidR="009E6917" w:rsidRPr="00B60D70" w:rsidRDefault="00417234" w:rsidP="00592146">
      <w:pPr>
        <w:rPr>
          <w:rFonts w:ascii="TH SarabunPSK" w:hAnsi="TH SarabunPSK" w:cs="TH SarabunPSK"/>
          <w:cs/>
        </w:rPr>
      </w:pPr>
      <w:r w:rsidRPr="00B60D70">
        <w:rPr>
          <w:rFonts w:ascii="TH SarabunPSK" w:hAnsi="TH SarabunPSK" w:cs="TH SarabunPSK" w:hint="cs"/>
          <w:cs/>
        </w:rPr>
        <w:t>หมายเหตุ</w:t>
      </w:r>
      <w:r w:rsidRPr="00B60D70">
        <w:rPr>
          <w:rFonts w:ascii="TH SarabunPSK" w:hAnsi="TH SarabunPSK" w:cs="TH SarabunPSK" w:hint="cs"/>
        </w:rPr>
        <w:t>:</w:t>
      </w:r>
      <w:r w:rsidRPr="00B60D70">
        <w:rPr>
          <w:rFonts w:ascii="TH SarabunPSK" w:hAnsi="TH SarabunPSK" w:cs="TH SarabunPSK" w:hint="cs"/>
          <w:cs/>
        </w:rPr>
        <w:t xml:space="preserve"> </w:t>
      </w:r>
      <w:r w:rsidR="00EE480F" w:rsidRPr="00B60D70">
        <w:rPr>
          <w:rFonts w:ascii="TH SarabunPSK" w:hAnsi="TH SarabunPSK" w:cs="TH SarabunPSK" w:hint="cs"/>
        </w:rPr>
        <w:t>*</w:t>
      </w:r>
      <w:r w:rsidR="00EE480F" w:rsidRPr="00B60D70">
        <w:rPr>
          <w:rFonts w:ascii="TH SarabunPSK" w:hAnsi="TH SarabunPSK" w:cs="TH SarabunPSK" w:hint="cs"/>
          <w:cs/>
        </w:rPr>
        <w:t>จำนวนนักศึกษาที่สมัคร</w:t>
      </w:r>
      <w:r w:rsidRPr="00B60D70">
        <w:rPr>
          <w:rFonts w:ascii="TH SarabunPSK" w:hAnsi="TH SarabunPSK" w:cs="TH SarabunPSK" w:hint="cs"/>
          <w:cs/>
        </w:rPr>
        <w:t>เป็นจำนวนที่ถูกคัดแล้ว</w:t>
      </w:r>
      <w:r w:rsidR="00164CB6" w:rsidRPr="00B60D70">
        <w:rPr>
          <w:rFonts w:ascii="TH SarabunPSK" w:hAnsi="TH SarabunPSK" w:cs="TH SarabunPSK" w:hint="cs"/>
          <w:cs/>
        </w:rPr>
        <w:t>ตามหลักเกณฑ์ของการรับสมัคร</w:t>
      </w:r>
    </w:p>
    <w:p w14:paraId="15248ACD" w14:textId="77777777" w:rsidR="00417234" w:rsidRPr="00B60D70" w:rsidRDefault="00417234" w:rsidP="00592146">
      <w:pPr>
        <w:rPr>
          <w:rFonts w:ascii="TH SarabunPSK" w:hAnsi="TH SarabunPSK" w:cs="TH SarabunPSK"/>
        </w:rPr>
      </w:pPr>
    </w:p>
    <w:p w14:paraId="4FDA8002" w14:textId="77777777" w:rsidR="00A87917" w:rsidRPr="00B60D70" w:rsidRDefault="00A87917" w:rsidP="00A87917">
      <w:pPr>
        <w:pStyle w:val="4"/>
        <w:ind w:left="862" w:hanging="862"/>
        <w:rPr>
          <w:rFonts w:ascii="TH SarabunPSK" w:hAnsi="TH SarabunPSK" w:cs="TH SarabunPSK"/>
        </w:rPr>
      </w:pPr>
      <w:r w:rsidRPr="00B60D70">
        <w:rPr>
          <w:rFonts w:ascii="TH SarabunPSK" w:hAnsi="TH SarabunPSK" w:cs="TH SarabunPSK" w:hint="cs"/>
          <w:cs/>
        </w:rPr>
        <w:t>การวิเคราะห์คู่แข่งขันหรือคู่เปรียบเทียบในตลาด</w:t>
      </w:r>
    </w:p>
    <w:p w14:paraId="0C6DBA20" w14:textId="77777777" w:rsidR="00A87917" w:rsidRPr="00B60D70" w:rsidRDefault="00A87917" w:rsidP="00A87917">
      <w:pPr>
        <w:ind w:firstLine="720"/>
        <w:rPr>
          <w:rFonts w:ascii="TH SarabunPSK" w:hAnsi="TH SarabunPSK" w:cs="TH SarabunPSK"/>
        </w:rPr>
      </w:pPr>
      <w:r w:rsidRPr="00B60D70">
        <w:rPr>
          <w:rFonts w:ascii="TH SarabunPSK" w:hAnsi="TH SarabunPSK" w:cs="TH SarabunPSK" w:hint="cs"/>
          <w:cs/>
        </w:rPr>
        <w:t>หลักสูตรจึงได้พิจารณาหลักสูตรของหลากหลายสถาบันการศึกษาเพื่อเป็นคู่เปรียบเทียบและรายละเอียดแสดงในตารางที่ 2.</w:t>
      </w:r>
      <w:r w:rsidRPr="00B60D70">
        <w:rPr>
          <w:rFonts w:ascii="TH SarabunPSK" w:hAnsi="TH SarabunPSK" w:cs="TH SarabunPSK" w:hint="cs"/>
        </w:rPr>
        <w:t>4</w:t>
      </w:r>
    </w:p>
    <w:p w14:paraId="7C644318" w14:textId="3AB655DF" w:rsidR="000F280E" w:rsidRPr="00B60D70" w:rsidRDefault="00A87917" w:rsidP="00D52CB3">
      <w:pPr>
        <w:rPr>
          <w:rFonts w:ascii="TH SarabunPSK" w:hAnsi="TH SarabunPSK" w:cs="TH SarabunPSK"/>
        </w:rPr>
      </w:pPr>
      <w:r w:rsidRPr="00B60D70">
        <w:rPr>
          <w:rFonts w:ascii="TH SarabunPSK" w:hAnsi="TH SarabunPSK" w:cs="TH SarabunPSK" w:hint="cs"/>
          <w:b/>
          <w:bCs/>
          <w:cs/>
        </w:rPr>
        <w:lastRenderedPageBreak/>
        <w:t xml:space="preserve">ตารางที่ </w:t>
      </w:r>
      <w:r w:rsidRPr="00B60D70">
        <w:rPr>
          <w:rFonts w:ascii="TH SarabunPSK" w:hAnsi="TH SarabunPSK" w:cs="TH SarabunPSK" w:hint="cs"/>
          <w:b/>
          <w:bCs/>
        </w:rPr>
        <w:t>2.4</w:t>
      </w:r>
      <w:r w:rsidRPr="00B60D70">
        <w:rPr>
          <w:rFonts w:ascii="TH SarabunPSK" w:hAnsi="TH SarabunPSK" w:cs="TH SarabunPSK" w:hint="cs"/>
          <w:b/>
          <w:bCs/>
          <w:cs/>
        </w:rPr>
        <w:t xml:space="preserve"> </w:t>
      </w:r>
      <w:r w:rsidRPr="00B60D70">
        <w:rPr>
          <w:rFonts w:ascii="TH SarabunPSK" w:hAnsi="TH SarabunPSK" w:cs="TH SarabunPSK" w:hint="cs"/>
          <w:cs/>
        </w:rPr>
        <w:t>วิเคราะห์คู่เปรียบเทียบหลักสูตร</w:t>
      </w:r>
      <w:r w:rsidR="00725628" w:rsidRPr="00B60D70">
        <w:rPr>
          <w:rFonts w:ascii="TH SarabunPSK" w:hAnsi="TH SarabunPSK" w:cs="TH SarabunPSK"/>
          <w:cs/>
        </w:rPr>
        <w:t>ครุศาสตร์อุตสาหกรรมบัณฑิต สาขาวิศวกรรม</w:t>
      </w:r>
      <w:r w:rsidR="00725628" w:rsidRPr="00B60D70">
        <w:rPr>
          <w:rFonts w:ascii="TH SarabunPSK" w:hAnsi="TH SarabunPSK" w:cs="TH SarabunPSK" w:hint="cs"/>
          <w:cs/>
        </w:rPr>
        <w:t>โยธา</w:t>
      </w:r>
    </w:p>
    <w:tbl>
      <w:tblPr>
        <w:tblStyle w:val="af6"/>
        <w:tblW w:w="0" w:type="auto"/>
        <w:tblInd w:w="-5" w:type="dxa"/>
        <w:tblLook w:val="04A0" w:firstRow="1" w:lastRow="0" w:firstColumn="1" w:lastColumn="0" w:noHBand="0" w:noVBand="1"/>
      </w:tblPr>
      <w:tblGrid>
        <w:gridCol w:w="1728"/>
        <w:gridCol w:w="1823"/>
        <w:gridCol w:w="1823"/>
        <w:gridCol w:w="1823"/>
        <w:gridCol w:w="1824"/>
      </w:tblGrid>
      <w:tr w:rsidR="00B60D70" w:rsidRPr="00B60D70" w14:paraId="209A8817" w14:textId="77777777" w:rsidTr="00C22529">
        <w:trPr>
          <w:tblHeader/>
        </w:trPr>
        <w:tc>
          <w:tcPr>
            <w:tcW w:w="1728" w:type="dxa"/>
            <w:vMerge w:val="restart"/>
            <w:shd w:val="clear" w:color="auto" w:fill="BFBFBF" w:themeFill="background1" w:themeFillShade="BF"/>
            <w:vAlign w:val="center"/>
          </w:tcPr>
          <w:p w14:paraId="6BEEDEDF" w14:textId="23EE0A10" w:rsidR="00CC56C1" w:rsidRPr="00B60D70" w:rsidRDefault="00CC56C1" w:rsidP="00CC56C1">
            <w:pPr>
              <w:jc w:val="center"/>
              <w:rPr>
                <w:rFonts w:ascii="TH SarabunPSK" w:hAnsi="TH SarabunPSK" w:cs="TH SarabunPSK"/>
              </w:rPr>
            </w:pPr>
            <w:r w:rsidRPr="00B60D70">
              <w:rPr>
                <w:rFonts w:ascii="TH SarabunPSK" w:hAnsi="TH SarabunPSK" w:cs="TH SarabunPSK" w:hint="cs"/>
                <w:b/>
                <w:bCs/>
                <w:sz w:val="28"/>
                <w:szCs w:val="28"/>
                <w:cs/>
              </w:rPr>
              <w:t>ประเด็นเปรียบเทียบ</w:t>
            </w:r>
          </w:p>
        </w:tc>
        <w:tc>
          <w:tcPr>
            <w:tcW w:w="7293" w:type="dxa"/>
            <w:gridSpan w:val="4"/>
            <w:shd w:val="clear" w:color="auto" w:fill="BFBFBF" w:themeFill="background1" w:themeFillShade="BF"/>
          </w:tcPr>
          <w:p w14:paraId="72D64178" w14:textId="768F7ADC" w:rsidR="00CC56C1" w:rsidRPr="00B60D70" w:rsidRDefault="00CC56C1" w:rsidP="00CC56C1">
            <w:pPr>
              <w:jc w:val="center"/>
              <w:rPr>
                <w:rFonts w:ascii="TH SarabunPSK" w:hAnsi="TH SarabunPSK" w:cs="TH SarabunPSK"/>
              </w:rPr>
            </w:pPr>
            <w:r w:rsidRPr="00B60D70">
              <w:rPr>
                <w:rFonts w:ascii="TH SarabunPSK" w:hAnsi="TH SarabunPSK" w:cs="TH SarabunPSK" w:hint="cs"/>
                <w:b/>
                <w:bCs/>
                <w:sz w:val="28"/>
                <w:szCs w:val="28"/>
                <w:cs/>
              </w:rPr>
              <w:t>หลักสูตรและมหาวิทยาลัย</w:t>
            </w:r>
          </w:p>
        </w:tc>
      </w:tr>
      <w:tr w:rsidR="00B60D70" w:rsidRPr="00B60D70" w14:paraId="52B3DDC9" w14:textId="77777777" w:rsidTr="00C22529">
        <w:trPr>
          <w:tblHeader/>
        </w:trPr>
        <w:tc>
          <w:tcPr>
            <w:tcW w:w="1728" w:type="dxa"/>
            <w:vMerge/>
            <w:shd w:val="clear" w:color="auto" w:fill="BFBFBF" w:themeFill="background1" w:themeFillShade="BF"/>
          </w:tcPr>
          <w:p w14:paraId="388C683A" w14:textId="77777777" w:rsidR="00CC56C1" w:rsidRPr="00B60D70" w:rsidRDefault="00CC56C1" w:rsidP="00DE60D8">
            <w:pPr>
              <w:rPr>
                <w:rFonts w:ascii="TH SarabunPSK" w:hAnsi="TH SarabunPSK" w:cs="TH SarabunPSK"/>
              </w:rPr>
            </w:pPr>
          </w:p>
        </w:tc>
        <w:tc>
          <w:tcPr>
            <w:tcW w:w="1823" w:type="dxa"/>
            <w:shd w:val="clear" w:color="auto" w:fill="BFBFBF" w:themeFill="background1" w:themeFillShade="BF"/>
          </w:tcPr>
          <w:p w14:paraId="2A28C981" w14:textId="4B89BAA0" w:rsidR="00CC56C1" w:rsidRPr="00B60D70" w:rsidRDefault="00CC56C1" w:rsidP="00CC56C1">
            <w:pPr>
              <w:jc w:val="center"/>
              <w:rPr>
                <w:rFonts w:ascii="TH SarabunPSK" w:hAnsi="TH SarabunPSK" w:cs="TH SarabunPSK"/>
                <w:b/>
                <w:bCs/>
                <w:sz w:val="28"/>
                <w:szCs w:val="28"/>
              </w:rPr>
            </w:pPr>
            <w:r w:rsidRPr="00B60D70">
              <w:rPr>
                <w:rFonts w:ascii="TH SarabunPSK" w:hAnsi="TH SarabunPSK" w:cs="TH SarabunPSK"/>
                <w:b/>
                <w:bCs/>
                <w:sz w:val="28"/>
                <w:szCs w:val="28"/>
                <w:cs/>
              </w:rPr>
              <w:t>ค.</w:t>
            </w:r>
            <w:proofErr w:type="spellStart"/>
            <w:r w:rsidRPr="00B60D70">
              <w:rPr>
                <w:rFonts w:ascii="TH SarabunPSK" w:hAnsi="TH SarabunPSK" w:cs="TH SarabunPSK"/>
                <w:b/>
                <w:bCs/>
                <w:sz w:val="28"/>
                <w:szCs w:val="28"/>
                <w:cs/>
              </w:rPr>
              <w:t>อ.บ</w:t>
            </w:r>
            <w:proofErr w:type="spellEnd"/>
            <w:r w:rsidRPr="00B60D70">
              <w:rPr>
                <w:rFonts w:ascii="TH SarabunPSK" w:hAnsi="TH SarabunPSK" w:cs="TH SarabunPSK"/>
                <w:b/>
                <w:bCs/>
                <w:sz w:val="28"/>
                <w:szCs w:val="28"/>
                <w:cs/>
              </w:rPr>
              <w:t>. (วิศวกรรมโยธา)</w:t>
            </w:r>
          </w:p>
          <w:p w14:paraId="7D87420C" w14:textId="79C72BD5" w:rsidR="00CC56C1" w:rsidRPr="00B60D70" w:rsidRDefault="00CC56C1" w:rsidP="00CC56C1">
            <w:pPr>
              <w:jc w:val="center"/>
              <w:rPr>
                <w:rFonts w:ascii="TH SarabunPSK" w:hAnsi="TH SarabunPSK" w:cs="TH SarabunPSK"/>
                <w:b/>
                <w:bCs/>
                <w:sz w:val="28"/>
                <w:szCs w:val="28"/>
              </w:rPr>
            </w:pPr>
            <w:r w:rsidRPr="00B60D70">
              <w:rPr>
                <w:rFonts w:ascii="TH SarabunPSK" w:hAnsi="TH SarabunPSK" w:cs="TH SarabunPSK"/>
                <w:b/>
                <w:bCs/>
                <w:sz w:val="28"/>
                <w:szCs w:val="28"/>
                <w:cs/>
              </w:rPr>
              <w:t>มทร. ล้านนา</w:t>
            </w:r>
          </w:p>
        </w:tc>
        <w:tc>
          <w:tcPr>
            <w:tcW w:w="1823" w:type="dxa"/>
            <w:shd w:val="clear" w:color="auto" w:fill="BFBFBF" w:themeFill="background1" w:themeFillShade="BF"/>
          </w:tcPr>
          <w:p w14:paraId="48FDC36A" w14:textId="06F2A160" w:rsidR="00CC56C1" w:rsidRPr="00B60D70" w:rsidRDefault="00CC56C1" w:rsidP="00CC56C1">
            <w:pPr>
              <w:jc w:val="center"/>
              <w:rPr>
                <w:rFonts w:ascii="TH SarabunPSK" w:hAnsi="TH SarabunPSK" w:cs="TH SarabunPSK"/>
                <w:b/>
                <w:bCs/>
                <w:sz w:val="28"/>
                <w:szCs w:val="28"/>
              </w:rPr>
            </w:pPr>
            <w:r w:rsidRPr="00B60D70">
              <w:rPr>
                <w:rFonts w:ascii="TH SarabunPSK" w:hAnsi="TH SarabunPSK" w:cs="TH SarabunPSK"/>
                <w:b/>
                <w:bCs/>
                <w:sz w:val="28"/>
                <w:szCs w:val="28"/>
                <w:cs/>
              </w:rPr>
              <w:t>ค.</w:t>
            </w:r>
            <w:proofErr w:type="spellStart"/>
            <w:r w:rsidRPr="00B60D70">
              <w:rPr>
                <w:rFonts w:ascii="TH SarabunPSK" w:hAnsi="TH SarabunPSK" w:cs="TH SarabunPSK"/>
                <w:b/>
                <w:bCs/>
                <w:sz w:val="28"/>
                <w:szCs w:val="28"/>
                <w:cs/>
              </w:rPr>
              <w:t>อ.บ</w:t>
            </w:r>
            <w:proofErr w:type="spellEnd"/>
            <w:r w:rsidRPr="00B60D70">
              <w:rPr>
                <w:rFonts w:ascii="TH SarabunPSK" w:hAnsi="TH SarabunPSK" w:cs="TH SarabunPSK"/>
                <w:b/>
                <w:bCs/>
                <w:sz w:val="28"/>
                <w:szCs w:val="28"/>
                <w:cs/>
              </w:rPr>
              <w:t>. (ครุศาสตร์อุตสาหกรรมโยธา)</w:t>
            </w:r>
            <w:r w:rsidR="0020015E" w:rsidRPr="00B60D70">
              <w:rPr>
                <w:rFonts w:ascii="TH SarabunPSK" w:hAnsi="TH SarabunPSK" w:cs="TH SarabunPSK"/>
                <w:b/>
                <w:bCs/>
                <w:sz w:val="28"/>
                <w:szCs w:val="28"/>
              </w:rPr>
              <w:t xml:space="preserve"> </w:t>
            </w:r>
            <w:r w:rsidR="009B4076" w:rsidRPr="00B60D70">
              <w:rPr>
                <w:rFonts w:ascii="TH SarabunPSK" w:hAnsi="TH SarabunPSK" w:cs="TH SarabunPSK"/>
                <w:b/>
                <w:bCs/>
                <w:sz w:val="28"/>
                <w:szCs w:val="28"/>
              </w:rPr>
              <w:br/>
            </w:r>
            <w:r w:rsidR="0020015E" w:rsidRPr="00B60D70">
              <w:rPr>
                <w:rFonts w:ascii="TH SarabunPSK" w:hAnsi="TH SarabunPSK" w:cs="TH SarabunPSK" w:hint="cs"/>
                <w:b/>
                <w:bCs/>
                <w:sz w:val="28"/>
                <w:szCs w:val="28"/>
                <w:cs/>
              </w:rPr>
              <w:t>มทร. อีสาน</w:t>
            </w:r>
          </w:p>
        </w:tc>
        <w:tc>
          <w:tcPr>
            <w:tcW w:w="1823" w:type="dxa"/>
            <w:shd w:val="clear" w:color="auto" w:fill="BFBFBF" w:themeFill="background1" w:themeFillShade="BF"/>
          </w:tcPr>
          <w:p w14:paraId="49401BE9" w14:textId="4687295A" w:rsidR="00CC56C1" w:rsidRPr="00B60D70" w:rsidRDefault="00CC56C1" w:rsidP="00CC56C1">
            <w:pPr>
              <w:jc w:val="center"/>
              <w:rPr>
                <w:rFonts w:ascii="TH SarabunPSK" w:hAnsi="TH SarabunPSK" w:cs="TH SarabunPSK"/>
                <w:b/>
                <w:bCs/>
                <w:sz w:val="28"/>
                <w:szCs w:val="28"/>
              </w:rPr>
            </w:pPr>
            <w:r w:rsidRPr="00B60D70">
              <w:rPr>
                <w:rFonts w:ascii="TH SarabunPSK" w:hAnsi="TH SarabunPSK" w:cs="TH SarabunPSK"/>
                <w:b/>
                <w:bCs/>
                <w:sz w:val="28"/>
                <w:szCs w:val="28"/>
                <w:cs/>
              </w:rPr>
              <w:t>วศ.บ. (วิศวกรรมโยธาและ</w:t>
            </w:r>
            <w:r w:rsidRPr="00B60D70">
              <w:rPr>
                <w:rFonts w:ascii="TH SarabunPSK" w:hAnsi="TH SarabunPSK" w:cs="TH SarabunPSK" w:hint="cs"/>
                <w:b/>
                <w:bCs/>
                <w:sz w:val="28"/>
                <w:szCs w:val="28"/>
                <w:cs/>
              </w:rPr>
              <w:t>ก</w:t>
            </w:r>
            <w:r w:rsidRPr="00B60D70">
              <w:rPr>
                <w:rFonts w:ascii="TH SarabunPSK" w:hAnsi="TH SarabunPSK" w:cs="TH SarabunPSK"/>
                <w:b/>
                <w:bCs/>
                <w:sz w:val="28"/>
                <w:szCs w:val="28"/>
                <w:cs/>
              </w:rPr>
              <w:t>ารศึกษา)</w:t>
            </w:r>
          </w:p>
          <w:p w14:paraId="4A3E997E" w14:textId="3B7B9E6C" w:rsidR="00CC56C1" w:rsidRPr="00B60D70" w:rsidRDefault="00CC56C1" w:rsidP="00CC56C1">
            <w:pPr>
              <w:jc w:val="center"/>
              <w:rPr>
                <w:rFonts w:ascii="TH SarabunPSK" w:hAnsi="TH SarabunPSK" w:cs="TH SarabunPSK"/>
                <w:b/>
                <w:bCs/>
                <w:sz w:val="28"/>
                <w:szCs w:val="28"/>
              </w:rPr>
            </w:pPr>
            <w:proofErr w:type="spellStart"/>
            <w:r w:rsidRPr="00B60D70">
              <w:rPr>
                <w:rFonts w:ascii="TH SarabunPSK" w:hAnsi="TH SarabunPSK" w:cs="TH SarabunPSK"/>
                <w:b/>
                <w:bCs/>
                <w:sz w:val="28"/>
                <w:szCs w:val="28"/>
                <w:cs/>
              </w:rPr>
              <w:t>มจพ</w:t>
            </w:r>
            <w:proofErr w:type="spellEnd"/>
            <w:r w:rsidRPr="00B60D70">
              <w:rPr>
                <w:rFonts w:ascii="TH SarabunPSK" w:hAnsi="TH SarabunPSK" w:cs="TH SarabunPSK"/>
                <w:b/>
                <w:bCs/>
                <w:sz w:val="28"/>
                <w:szCs w:val="28"/>
                <w:cs/>
              </w:rPr>
              <w:t>.</w:t>
            </w:r>
          </w:p>
        </w:tc>
        <w:tc>
          <w:tcPr>
            <w:tcW w:w="1824" w:type="dxa"/>
            <w:shd w:val="clear" w:color="auto" w:fill="BFBFBF" w:themeFill="background1" w:themeFillShade="BF"/>
          </w:tcPr>
          <w:p w14:paraId="5E934466" w14:textId="15553549" w:rsidR="00CC56C1" w:rsidRPr="00B60D70" w:rsidRDefault="00CC56C1" w:rsidP="00CC56C1">
            <w:pPr>
              <w:jc w:val="center"/>
              <w:rPr>
                <w:rFonts w:ascii="TH SarabunPSK" w:hAnsi="TH SarabunPSK" w:cs="TH SarabunPSK"/>
                <w:b/>
                <w:bCs/>
                <w:sz w:val="28"/>
                <w:szCs w:val="28"/>
              </w:rPr>
            </w:pPr>
            <w:r w:rsidRPr="00B60D70">
              <w:rPr>
                <w:rFonts w:ascii="TH SarabunPSK" w:hAnsi="TH SarabunPSK" w:cs="TH SarabunPSK"/>
                <w:b/>
                <w:bCs/>
                <w:sz w:val="28"/>
                <w:szCs w:val="28"/>
                <w:cs/>
              </w:rPr>
              <w:t>ค.</w:t>
            </w:r>
            <w:proofErr w:type="spellStart"/>
            <w:r w:rsidRPr="00B60D70">
              <w:rPr>
                <w:rFonts w:ascii="TH SarabunPSK" w:hAnsi="TH SarabunPSK" w:cs="TH SarabunPSK"/>
                <w:b/>
                <w:bCs/>
                <w:sz w:val="28"/>
                <w:szCs w:val="28"/>
                <w:cs/>
              </w:rPr>
              <w:t>อ.บ</w:t>
            </w:r>
            <w:proofErr w:type="spellEnd"/>
            <w:r w:rsidRPr="00B60D70">
              <w:rPr>
                <w:rFonts w:ascii="TH SarabunPSK" w:hAnsi="TH SarabunPSK" w:cs="TH SarabunPSK"/>
                <w:b/>
                <w:bCs/>
                <w:sz w:val="28"/>
                <w:szCs w:val="28"/>
                <w:cs/>
              </w:rPr>
              <w:t>. (วิศวกรรมโยธา)</w:t>
            </w:r>
            <w:r w:rsidRPr="00B60D70">
              <w:rPr>
                <w:rFonts w:ascii="TH SarabunPSK" w:hAnsi="TH SarabunPSK" w:cs="TH SarabunPSK" w:hint="cs"/>
                <w:b/>
                <w:bCs/>
                <w:sz w:val="28"/>
                <w:szCs w:val="28"/>
                <w:cs/>
              </w:rPr>
              <w:t xml:space="preserve"> </w:t>
            </w:r>
            <w:proofErr w:type="spellStart"/>
            <w:r w:rsidRPr="00B60D70">
              <w:rPr>
                <w:rFonts w:ascii="TH SarabunPSK" w:hAnsi="TH SarabunPSK" w:cs="TH SarabunPSK"/>
                <w:b/>
                <w:bCs/>
                <w:sz w:val="28"/>
                <w:szCs w:val="28"/>
                <w:cs/>
              </w:rPr>
              <w:t>มจ</w:t>
            </w:r>
            <w:proofErr w:type="spellEnd"/>
            <w:r w:rsidRPr="00B60D70">
              <w:rPr>
                <w:rFonts w:ascii="TH SarabunPSK" w:hAnsi="TH SarabunPSK" w:cs="TH SarabunPSK"/>
                <w:b/>
                <w:bCs/>
                <w:sz w:val="28"/>
                <w:szCs w:val="28"/>
                <w:cs/>
              </w:rPr>
              <w:t>ธ. หลักสูตรปัจจุบัน</w:t>
            </w:r>
          </w:p>
        </w:tc>
      </w:tr>
      <w:tr w:rsidR="00B60D70" w:rsidRPr="00B60D70" w14:paraId="4DB2E375" w14:textId="3DE73884" w:rsidTr="00C22529">
        <w:tc>
          <w:tcPr>
            <w:tcW w:w="1728" w:type="dxa"/>
          </w:tcPr>
          <w:p w14:paraId="44666638" w14:textId="45C86AA1" w:rsidR="00526683" w:rsidRPr="00B60D70" w:rsidRDefault="00733820" w:rsidP="00526683">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ปีที่</w:t>
            </w:r>
            <w:r w:rsidR="00526683" w:rsidRPr="00B60D70">
              <w:rPr>
                <w:rFonts w:ascii="TH SarabunPSK" w:hAnsi="TH SarabunPSK" w:cs="TH SarabunPSK" w:hint="cs"/>
                <w:sz w:val="28"/>
                <w:szCs w:val="28"/>
                <w:cs/>
              </w:rPr>
              <w:t>ปรับปรุง</w:t>
            </w:r>
            <w:r w:rsidRPr="00B60D70">
              <w:rPr>
                <w:rFonts w:ascii="TH SarabunPSK" w:hAnsi="TH SarabunPSK" w:cs="TH SarabunPSK" w:hint="cs"/>
                <w:sz w:val="28"/>
                <w:szCs w:val="28"/>
                <w:cs/>
              </w:rPr>
              <w:t>หลักสูตร</w:t>
            </w:r>
          </w:p>
        </w:tc>
        <w:tc>
          <w:tcPr>
            <w:tcW w:w="1823" w:type="dxa"/>
          </w:tcPr>
          <w:p w14:paraId="276C503B" w14:textId="7A6DF9E9" w:rsidR="00526683" w:rsidRPr="00B60D70" w:rsidRDefault="00526683" w:rsidP="00526683">
            <w:pPr>
              <w:pStyle w:val="Default"/>
              <w:rPr>
                <w:rFonts w:ascii="TH SarabunPSK" w:eastAsia="Times New Roman" w:hAnsi="TH SarabunPSK" w:cs="TH SarabunPSK"/>
                <w:color w:val="auto"/>
                <w:sz w:val="28"/>
                <w:szCs w:val="28"/>
                <w:shd w:val="clear" w:color="auto" w:fill="FFFFFF"/>
                <w:cs/>
                <w:lang w:val="th-TH"/>
              </w:rPr>
            </w:pPr>
            <w:r w:rsidRPr="00B60D70">
              <w:rPr>
                <w:rFonts w:ascii="TH SarabunPSK" w:eastAsia="Times New Roman" w:hAnsi="TH SarabunPSK" w:cs="TH SarabunPSK" w:hint="cs"/>
                <w:color w:val="auto"/>
                <w:sz w:val="28"/>
                <w:szCs w:val="28"/>
                <w:shd w:val="clear" w:color="auto" w:fill="FFFFFF"/>
                <w:cs/>
                <w:lang w:val="th-TH"/>
              </w:rPr>
              <w:t>พ.ศ. 2565</w:t>
            </w:r>
          </w:p>
        </w:tc>
        <w:tc>
          <w:tcPr>
            <w:tcW w:w="1823" w:type="dxa"/>
          </w:tcPr>
          <w:p w14:paraId="014EB1C4" w14:textId="6819526F" w:rsidR="00526683" w:rsidRPr="00B60D70" w:rsidRDefault="00526683" w:rsidP="00526683">
            <w:pPr>
              <w:pStyle w:val="Default"/>
              <w:rPr>
                <w:rFonts w:ascii="TH SarabunPSK" w:eastAsia="Times New Roman" w:hAnsi="TH SarabunPSK" w:cs="TH SarabunPSK"/>
                <w:color w:val="auto"/>
                <w:sz w:val="28"/>
                <w:szCs w:val="28"/>
                <w:shd w:val="clear" w:color="auto" w:fill="FFFFFF"/>
                <w:cs/>
                <w:lang w:val="th-TH"/>
              </w:rPr>
            </w:pPr>
            <w:r w:rsidRPr="00B60D70">
              <w:rPr>
                <w:rFonts w:ascii="TH SarabunPSK" w:eastAsia="Times New Roman" w:hAnsi="TH SarabunPSK" w:cs="TH SarabunPSK" w:hint="cs"/>
                <w:color w:val="auto"/>
                <w:sz w:val="28"/>
                <w:szCs w:val="28"/>
                <w:shd w:val="clear" w:color="auto" w:fill="FFFFFF"/>
                <w:cs/>
                <w:lang w:val="th-TH"/>
              </w:rPr>
              <w:t>พ.ศ. 25</w:t>
            </w:r>
            <w:r w:rsidRPr="00B60D70">
              <w:rPr>
                <w:rFonts w:ascii="TH SarabunPSK" w:eastAsia="Times New Roman" w:hAnsi="TH SarabunPSK" w:cs="TH SarabunPSK" w:hint="cs"/>
                <w:color w:val="auto"/>
                <w:sz w:val="28"/>
                <w:szCs w:val="28"/>
                <w:shd w:val="clear" w:color="auto" w:fill="FFFFFF"/>
                <w:lang w:val="th-TH"/>
              </w:rPr>
              <w:t>6</w:t>
            </w:r>
            <w:r w:rsidRPr="00B60D70">
              <w:rPr>
                <w:rFonts w:ascii="TH SarabunPSK" w:eastAsia="Times New Roman" w:hAnsi="TH SarabunPSK" w:cs="TH SarabunPSK" w:hint="cs"/>
                <w:color w:val="auto"/>
                <w:sz w:val="28"/>
                <w:szCs w:val="28"/>
                <w:shd w:val="clear" w:color="auto" w:fill="FFFFFF"/>
                <w:cs/>
                <w:lang w:val="th-TH"/>
              </w:rPr>
              <w:t>7</w:t>
            </w:r>
          </w:p>
        </w:tc>
        <w:tc>
          <w:tcPr>
            <w:tcW w:w="1823" w:type="dxa"/>
          </w:tcPr>
          <w:p w14:paraId="430666DF" w14:textId="398A8F4C" w:rsidR="00526683" w:rsidRPr="00B60D70" w:rsidRDefault="00526683" w:rsidP="00526683">
            <w:pPr>
              <w:pStyle w:val="Default"/>
              <w:rPr>
                <w:rFonts w:ascii="TH SarabunPSK" w:eastAsia="Times New Roman" w:hAnsi="TH SarabunPSK" w:cs="TH SarabunPSK"/>
                <w:color w:val="auto"/>
                <w:sz w:val="28"/>
                <w:szCs w:val="28"/>
                <w:shd w:val="clear" w:color="auto" w:fill="FFFFFF"/>
                <w:cs/>
                <w:lang w:val="th-TH"/>
              </w:rPr>
            </w:pPr>
            <w:r w:rsidRPr="00B60D70">
              <w:rPr>
                <w:rFonts w:ascii="TH SarabunPSK" w:eastAsia="Times New Roman" w:hAnsi="TH SarabunPSK" w:cs="TH SarabunPSK" w:hint="cs"/>
                <w:color w:val="auto"/>
                <w:sz w:val="28"/>
                <w:szCs w:val="28"/>
                <w:shd w:val="clear" w:color="auto" w:fill="FFFFFF"/>
                <w:cs/>
                <w:lang w:val="th-TH"/>
              </w:rPr>
              <w:t>พ.ศ. 256</w:t>
            </w:r>
            <w:r w:rsidRPr="00B60D70">
              <w:rPr>
                <w:rFonts w:ascii="TH SarabunPSK" w:eastAsia="Times New Roman" w:hAnsi="TH SarabunPSK" w:cs="TH SarabunPSK" w:hint="cs"/>
                <w:color w:val="auto"/>
                <w:sz w:val="28"/>
                <w:szCs w:val="28"/>
                <w:shd w:val="clear" w:color="auto" w:fill="FFFFFF"/>
                <w:lang w:val="th-TH"/>
              </w:rPr>
              <w:t>6</w:t>
            </w:r>
          </w:p>
        </w:tc>
        <w:tc>
          <w:tcPr>
            <w:tcW w:w="1824" w:type="dxa"/>
          </w:tcPr>
          <w:p w14:paraId="67A55B77" w14:textId="6B217EC6" w:rsidR="00AF76ED" w:rsidRPr="00B60D70" w:rsidRDefault="00526683" w:rsidP="00E30953">
            <w:pPr>
              <w:pStyle w:val="Default"/>
              <w:rPr>
                <w:rFonts w:ascii="TH SarabunPSK" w:eastAsia="Times New Roman" w:hAnsi="TH SarabunPSK" w:cs="TH SarabunPSK"/>
                <w:color w:val="auto"/>
                <w:sz w:val="28"/>
                <w:szCs w:val="28"/>
                <w:shd w:val="clear" w:color="auto" w:fill="FFFFFF"/>
                <w:cs/>
                <w:lang w:val="th-TH"/>
              </w:rPr>
            </w:pPr>
            <w:r w:rsidRPr="00B60D70">
              <w:rPr>
                <w:rFonts w:ascii="TH SarabunPSK" w:eastAsia="Times New Roman" w:hAnsi="TH SarabunPSK" w:cs="TH SarabunPSK" w:hint="cs"/>
                <w:color w:val="auto"/>
                <w:sz w:val="28"/>
                <w:szCs w:val="28"/>
                <w:shd w:val="clear" w:color="auto" w:fill="FFFFFF"/>
                <w:cs/>
                <w:lang w:val="th-TH"/>
              </w:rPr>
              <w:t>พ.ศ. 2568</w:t>
            </w:r>
          </w:p>
        </w:tc>
      </w:tr>
      <w:tr w:rsidR="00B60D70" w:rsidRPr="00B60D70" w14:paraId="6EDCB2AC" w14:textId="32DDDB6C" w:rsidTr="00C22529">
        <w:tc>
          <w:tcPr>
            <w:tcW w:w="1728" w:type="dxa"/>
          </w:tcPr>
          <w:p w14:paraId="4FC1FAF6" w14:textId="2ED3673A" w:rsidR="00526683" w:rsidRPr="00B60D70" w:rsidRDefault="00526683" w:rsidP="00526683">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รูปแบบของหลักสูตร</w:t>
            </w:r>
          </w:p>
        </w:tc>
        <w:tc>
          <w:tcPr>
            <w:tcW w:w="1823" w:type="dxa"/>
          </w:tcPr>
          <w:p w14:paraId="5FC59318" w14:textId="47D1F7F8" w:rsidR="00526683" w:rsidRPr="00B60D70" w:rsidRDefault="00AF76ED" w:rsidP="00526683">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 xml:space="preserve">ปริญญาตรี </w:t>
            </w:r>
            <w:r w:rsidR="00526683" w:rsidRPr="00B60D70">
              <w:rPr>
                <w:rFonts w:ascii="TH SarabunPSK" w:hAnsi="TH SarabunPSK" w:cs="TH SarabunPSK" w:hint="cs"/>
                <w:sz w:val="28"/>
                <w:szCs w:val="28"/>
                <w:cs/>
              </w:rPr>
              <w:t xml:space="preserve">4 ปี </w:t>
            </w:r>
          </w:p>
        </w:tc>
        <w:tc>
          <w:tcPr>
            <w:tcW w:w="1823" w:type="dxa"/>
          </w:tcPr>
          <w:p w14:paraId="39A8F6DB" w14:textId="1BAA09FA" w:rsidR="00526683" w:rsidRPr="00B60D70" w:rsidRDefault="00AF76ED" w:rsidP="00526683">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 xml:space="preserve">ปริญญาตรี </w:t>
            </w:r>
            <w:r w:rsidR="00526683" w:rsidRPr="00B60D70">
              <w:rPr>
                <w:rFonts w:ascii="TH SarabunPSK" w:hAnsi="TH SarabunPSK" w:cs="TH SarabunPSK" w:hint="cs"/>
                <w:sz w:val="28"/>
                <w:szCs w:val="28"/>
                <w:cs/>
              </w:rPr>
              <w:t xml:space="preserve">4 ปี </w:t>
            </w:r>
          </w:p>
        </w:tc>
        <w:tc>
          <w:tcPr>
            <w:tcW w:w="1823" w:type="dxa"/>
          </w:tcPr>
          <w:p w14:paraId="2213020F" w14:textId="683CE9A1" w:rsidR="00526683" w:rsidRPr="00B60D70" w:rsidRDefault="00526683" w:rsidP="00526683">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ปริญ</w:t>
            </w:r>
            <w:r w:rsidR="00AF76ED" w:rsidRPr="00B60D70">
              <w:rPr>
                <w:rFonts w:ascii="TH SarabunPSK" w:hAnsi="TH SarabunPSK" w:cs="TH SarabunPSK" w:hint="cs"/>
                <w:sz w:val="28"/>
                <w:szCs w:val="28"/>
                <w:cs/>
              </w:rPr>
              <w:t>ญ</w:t>
            </w:r>
            <w:r w:rsidRPr="00B60D70">
              <w:rPr>
                <w:rFonts w:ascii="TH SarabunPSK" w:hAnsi="TH SarabunPSK" w:cs="TH SarabunPSK" w:hint="cs"/>
                <w:sz w:val="28"/>
                <w:szCs w:val="28"/>
                <w:cs/>
              </w:rPr>
              <w:t>าตรี 5 ปี</w:t>
            </w:r>
          </w:p>
        </w:tc>
        <w:tc>
          <w:tcPr>
            <w:tcW w:w="1824" w:type="dxa"/>
          </w:tcPr>
          <w:p w14:paraId="4E42AC66" w14:textId="5AA6585E" w:rsidR="00526683" w:rsidRPr="00B60D70" w:rsidRDefault="00AF76ED" w:rsidP="00526683">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 xml:space="preserve">ปริญญาตรี </w:t>
            </w:r>
            <w:r w:rsidR="00526683" w:rsidRPr="00B60D70">
              <w:rPr>
                <w:rFonts w:ascii="TH SarabunPSK" w:hAnsi="TH SarabunPSK" w:cs="TH SarabunPSK" w:hint="cs"/>
                <w:sz w:val="28"/>
                <w:szCs w:val="28"/>
                <w:cs/>
              </w:rPr>
              <w:t xml:space="preserve">5 ปี </w:t>
            </w:r>
          </w:p>
        </w:tc>
      </w:tr>
      <w:tr w:rsidR="00B60D70" w:rsidRPr="00B60D70" w14:paraId="45D70014" w14:textId="301D8D98" w:rsidTr="00C22529">
        <w:tc>
          <w:tcPr>
            <w:tcW w:w="1728" w:type="dxa"/>
          </w:tcPr>
          <w:p w14:paraId="23BF66B9" w14:textId="1F8C8D75" w:rsidR="00AF76ED" w:rsidRPr="00B60D70" w:rsidRDefault="00AF76ED" w:rsidP="00AF76ED">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ภาษาที่ใช้</w:t>
            </w:r>
          </w:p>
        </w:tc>
        <w:tc>
          <w:tcPr>
            <w:tcW w:w="1823" w:type="dxa"/>
          </w:tcPr>
          <w:p w14:paraId="00D492F7" w14:textId="13AE6DAD" w:rsidR="00AF76ED" w:rsidRPr="00B60D70" w:rsidRDefault="00AF76ED" w:rsidP="00AF76ED">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ภาษาไทย</w:t>
            </w:r>
          </w:p>
        </w:tc>
        <w:tc>
          <w:tcPr>
            <w:tcW w:w="1823" w:type="dxa"/>
          </w:tcPr>
          <w:p w14:paraId="7616B357" w14:textId="261D3274" w:rsidR="00AF76ED" w:rsidRPr="00B60D70" w:rsidRDefault="00AF76ED" w:rsidP="00AF76ED">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ภาษาไทย</w:t>
            </w:r>
          </w:p>
        </w:tc>
        <w:tc>
          <w:tcPr>
            <w:tcW w:w="1823" w:type="dxa"/>
          </w:tcPr>
          <w:p w14:paraId="5FEB17DA" w14:textId="79FDCD16" w:rsidR="00AF76ED" w:rsidRPr="00B60D70" w:rsidRDefault="00AF76ED" w:rsidP="00AF76ED">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ภาษาไทย</w:t>
            </w:r>
            <w:r w:rsidR="00E64B91" w:rsidRPr="00B60D70">
              <w:rPr>
                <w:rFonts w:ascii="TH SarabunPSK" w:hAnsi="TH SarabunPSK" w:cs="TH SarabunPSK" w:hint="cs"/>
                <w:sz w:val="28"/>
                <w:szCs w:val="28"/>
                <w:cs/>
              </w:rPr>
              <w:t>-ภาษาอังกฤษ</w:t>
            </w:r>
          </w:p>
        </w:tc>
        <w:tc>
          <w:tcPr>
            <w:tcW w:w="1824" w:type="dxa"/>
          </w:tcPr>
          <w:p w14:paraId="58FEE654" w14:textId="357F1CA4" w:rsidR="00AF76ED" w:rsidRPr="00B60D70" w:rsidRDefault="00AF76ED" w:rsidP="00AF76ED">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ภาษาไทย</w:t>
            </w:r>
          </w:p>
        </w:tc>
      </w:tr>
      <w:tr w:rsidR="00B60D70" w:rsidRPr="00B60D70" w14:paraId="6C6E63C7" w14:textId="4770AB17" w:rsidTr="00C22529">
        <w:tc>
          <w:tcPr>
            <w:tcW w:w="1728" w:type="dxa"/>
          </w:tcPr>
          <w:p w14:paraId="6F2FA2AB" w14:textId="7A245F83" w:rsidR="00526683" w:rsidRPr="00B60D70" w:rsidRDefault="00526683" w:rsidP="00526683">
            <w:pPr>
              <w:pStyle w:val="4"/>
              <w:numPr>
                <w:ilvl w:val="0"/>
                <w:numId w:val="0"/>
              </w:numPr>
              <w:rPr>
                <w:rFonts w:ascii="TH SarabunPSK" w:hAnsi="TH SarabunPSK" w:cs="TH SarabunPSK"/>
                <w:sz w:val="28"/>
                <w:szCs w:val="28"/>
                <w:cs/>
              </w:rPr>
            </w:pPr>
            <w:r w:rsidRPr="00B60D70">
              <w:rPr>
                <w:rFonts w:ascii="TH SarabunPSK" w:hAnsi="TH SarabunPSK" w:cs="TH SarabunPSK" w:hint="cs"/>
                <w:sz w:val="28"/>
                <w:szCs w:val="28"/>
                <w:cs/>
              </w:rPr>
              <w:t>จำนวนหน่วยกิตทั้งหมด</w:t>
            </w:r>
          </w:p>
        </w:tc>
        <w:tc>
          <w:tcPr>
            <w:tcW w:w="1823" w:type="dxa"/>
          </w:tcPr>
          <w:p w14:paraId="11807BFA" w14:textId="27077C89" w:rsidR="00526683" w:rsidRPr="00B60D70" w:rsidRDefault="00AF76ED" w:rsidP="00526683">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137 หน่วยกิต</w:t>
            </w:r>
          </w:p>
        </w:tc>
        <w:tc>
          <w:tcPr>
            <w:tcW w:w="1823" w:type="dxa"/>
          </w:tcPr>
          <w:p w14:paraId="0920D10F" w14:textId="1CA9FD9C" w:rsidR="00526683" w:rsidRPr="00B60D70" w:rsidRDefault="00AF76ED" w:rsidP="00526683">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122 หน่วยกิต</w:t>
            </w:r>
          </w:p>
        </w:tc>
        <w:tc>
          <w:tcPr>
            <w:tcW w:w="1823" w:type="dxa"/>
          </w:tcPr>
          <w:p w14:paraId="4B00D882" w14:textId="03DBA733" w:rsidR="00526683" w:rsidRPr="00B60D70" w:rsidRDefault="00AF76ED" w:rsidP="00526683">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185 หน่วยกิต</w:t>
            </w:r>
          </w:p>
        </w:tc>
        <w:tc>
          <w:tcPr>
            <w:tcW w:w="1824" w:type="dxa"/>
          </w:tcPr>
          <w:p w14:paraId="7A7EC592" w14:textId="2BD4050B" w:rsidR="00526683" w:rsidRPr="00B60D70" w:rsidRDefault="00AF76ED" w:rsidP="00526683">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1</w:t>
            </w:r>
            <w:r w:rsidRPr="00B60D70">
              <w:rPr>
                <w:rFonts w:ascii="TH SarabunPSK" w:hAnsi="TH SarabunPSK" w:cs="TH SarabunPSK" w:hint="cs"/>
                <w:sz w:val="28"/>
                <w:szCs w:val="28"/>
              </w:rPr>
              <w:t>75</w:t>
            </w:r>
            <w:r w:rsidRPr="00B60D70">
              <w:rPr>
                <w:rFonts w:ascii="TH SarabunPSK" w:hAnsi="TH SarabunPSK" w:cs="TH SarabunPSK" w:hint="cs"/>
                <w:sz w:val="28"/>
                <w:szCs w:val="28"/>
                <w:cs/>
              </w:rPr>
              <w:t xml:space="preserve"> หน่วยกิต</w:t>
            </w:r>
          </w:p>
        </w:tc>
      </w:tr>
      <w:tr w:rsidR="00B60D70" w:rsidRPr="00B60D70" w14:paraId="4ED2BF0C" w14:textId="093B1774" w:rsidTr="00C22529">
        <w:tc>
          <w:tcPr>
            <w:tcW w:w="1728" w:type="dxa"/>
          </w:tcPr>
          <w:p w14:paraId="77999AF2" w14:textId="6891389A" w:rsidR="00526683" w:rsidRPr="00B60D70" w:rsidRDefault="00526683" w:rsidP="00526683">
            <w:pPr>
              <w:pStyle w:val="4"/>
              <w:numPr>
                <w:ilvl w:val="0"/>
                <w:numId w:val="0"/>
              </w:numPr>
              <w:rPr>
                <w:rFonts w:ascii="TH SarabunPSK" w:hAnsi="TH SarabunPSK" w:cs="TH SarabunPSK"/>
                <w:sz w:val="28"/>
                <w:szCs w:val="28"/>
                <w:cs/>
              </w:rPr>
            </w:pPr>
            <w:r w:rsidRPr="00B60D70">
              <w:rPr>
                <w:rFonts w:ascii="TH SarabunPSK" w:hAnsi="TH SarabunPSK" w:cs="TH SarabunPSK" w:hint="cs"/>
                <w:sz w:val="28"/>
                <w:szCs w:val="28"/>
                <w:cs/>
              </w:rPr>
              <w:t>จำนวนหน่วยกิตวิชาทั่วไป</w:t>
            </w:r>
          </w:p>
        </w:tc>
        <w:tc>
          <w:tcPr>
            <w:tcW w:w="1823" w:type="dxa"/>
          </w:tcPr>
          <w:p w14:paraId="5ADA2ABA" w14:textId="6904093D" w:rsidR="00526683" w:rsidRPr="00B60D70" w:rsidRDefault="008A1348" w:rsidP="00526683">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 xml:space="preserve">30 </w:t>
            </w:r>
            <w:r w:rsidR="00E30953" w:rsidRPr="00B60D70">
              <w:rPr>
                <w:rFonts w:ascii="TH SarabunPSK" w:hAnsi="TH SarabunPSK" w:cs="TH SarabunPSK" w:hint="cs"/>
                <w:sz w:val="28"/>
                <w:szCs w:val="28"/>
                <w:cs/>
              </w:rPr>
              <w:t>หน่วยกิต</w:t>
            </w:r>
          </w:p>
        </w:tc>
        <w:tc>
          <w:tcPr>
            <w:tcW w:w="1823" w:type="dxa"/>
          </w:tcPr>
          <w:p w14:paraId="7EA6024D" w14:textId="6190DE92" w:rsidR="00526683" w:rsidRPr="00B60D70" w:rsidRDefault="00466611" w:rsidP="00526683">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24</w:t>
            </w:r>
            <w:r w:rsidR="007E51C0" w:rsidRPr="00B60D70">
              <w:rPr>
                <w:rFonts w:ascii="TH SarabunPSK" w:hAnsi="TH SarabunPSK" w:cs="TH SarabunPSK" w:hint="cs"/>
                <w:sz w:val="28"/>
                <w:szCs w:val="28"/>
                <w:cs/>
              </w:rPr>
              <w:t xml:space="preserve"> หน่วยกิต</w:t>
            </w:r>
          </w:p>
        </w:tc>
        <w:tc>
          <w:tcPr>
            <w:tcW w:w="1823" w:type="dxa"/>
          </w:tcPr>
          <w:p w14:paraId="41B330EB" w14:textId="133FE2B8" w:rsidR="00526683" w:rsidRPr="00B60D70" w:rsidRDefault="007E51C0" w:rsidP="00526683">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30 หน่วยกิต</w:t>
            </w:r>
          </w:p>
        </w:tc>
        <w:tc>
          <w:tcPr>
            <w:tcW w:w="1824" w:type="dxa"/>
          </w:tcPr>
          <w:p w14:paraId="12688569" w14:textId="31211D74" w:rsidR="00526683" w:rsidRPr="00B60D70" w:rsidRDefault="007E51C0" w:rsidP="00526683">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24 หน่วยกิต</w:t>
            </w:r>
          </w:p>
        </w:tc>
      </w:tr>
      <w:tr w:rsidR="00B60D70" w:rsidRPr="00B60D70" w14:paraId="0A650979" w14:textId="61ED990B" w:rsidTr="00C22529">
        <w:tc>
          <w:tcPr>
            <w:tcW w:w="1728" w:type="dxa"/>
          </w:tcPr>
          <w:p w14:paraId="618CD7B2" w14:textId="65AF31B2" w:rsidR="00526683" w:rsidRPr="00B60D70" w:rsidRDefault="00526683" w:rsidP="00526683">
            <w:pPr>
              <w:pStyle w:val="4"/>
              <w:numPr>
                <w:ilvl w:val="0"/>
                <w:numId w:val="0"/>
              </w:numPr>
              <w:rPr>
                <w:rFonts w:ascii="TH SarabunPSK" w:hAnsi="TH SarabunPSK" w:cs="TH SarabunPSK"/>
                <w:sz w:val="28"/>
                <w:szCs w:val="28"/>
                <w:cs/>
              </w:rPr>
            </w:pPr>
            <w:r w:rsidRPr="00B60D70">
              <w:rPr>
                <w:rFonts w:ascii="TH SarabunPSK" w:hAnsi="TH SarabunPSK" w:cs="TH SarabunPSK" w:hint="cs"/>
                <w:sz w:val="28"/>
                <w:szCs w:val="28"/>
                <w:cs/>
              </w:rPr>
              <w:t>จำนวนหน่วยกิตวิชาเฉพาะ</w:t>
            </w:r>
          </w:p>
        </w:tc>
        <w:tc>
          <w:tcPr>
            <w:tcW w:w="1823" w:type="dxa"/>
          </w:tcPr>
          <w:p w14:paraId="733BBB33" w14:textId="2DF6604B" w:rsidR="00526683" w:rsidRPr="00B60D70" w:rsidRDefault="008A1348" w:rsidP="00526683">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101</w:t>
            </w:r>
            <w:r w:rsidR="00466611" w:rsidRPr="00B60D70">
              <w:rPr>
                <w:rFonts w:ascii="TH SarabunPSK" w:hAnsi="TH SarabunPSK" w:cs="TH SarabunPSK" w:hint="cs"/>
                <w:sz w:val="28"/>
                <w:szCs w:val="28"/>
                <w:cs/>
              </w:rPr>
              <w:t xml:space="preserve"> หน่วยกิต</w:t>
            </w:r>
          </w:p>
        </w:tc>
        <w:tc>
          <w:tcPr>
            <w:tcW w:w="1823" w:type="dxa"/>
          </w:tcPr>
          <w:p w14:paraId="5589972D" w14:textId="0C13CA50" w:rsidR="00526683" w:rsidRPr="00B60D70" w:rsidRDefault="00466611" w:rsidP="00526683">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92 หน่วยกิต</w:t>
            </w:r>
          </w:p>
        </w:tc>
        <w:tc>
          <w:tcPr>
            <w:tcW w:w="1823" w:type="dxa"/>
          </w:tcPr>
          <w:p w14:paraId="1A7978BC" w14:textId="60426A5D" w:rsidR="00526683" w:rsidRPr="00B60D70" w:rsidRDefault="006C2920" w:rsidP="00526683">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149 หน่วยกิต</w:t>
            </w:r>
          </w:p>
        </w:tc>
        <w:tc>
          <w:tcPr>
            <w:tcW w:w="1824" w:type="dxa"/>
          </w:tcPr>
          <w:p w14:paraId="4119808A" w14:textId="20FE978C" w:rsidR="00526683" w:rsidRPr="00B60D70" w:rsidRDefault="00F72142" w:rsidP="00526683">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145 หน่วยกิต</w:t>
            </w:r>
          </w:p>
        </w:tc>
      </w:tr>
      <w:tr w:rsidR="00B60D70" w:rsidRPr="00B60D70" w14:paraId="20E0D2A5" w14:textId="1EE53FE9" w:rsidTr="00C22529">
        <w:tc>
          <w:tcPr>
            <w:tcW w:w="1728" w:type="dxa"/>
          </w:tcPr>
          <w:p w14:paraId="7827762A" w14:textId="5103B6F9" w:rsidR="00526683" w:rsidRPr="00B60D70" w:rsidRDefault="00526683" w:rsidP="00526683">
            <w:pPr>
              <w:pStyle w:val="4"/>
              <w:numPr>
                <w:ilvl w:val="0"/>
                <w:numId w:val="0"/>
              </w:numPr>
              <w:rPr>
                <w:rFonts w:ascii="TH SarabunPSK" w:hAnsi="TH SarabunPSK" w:cs="TH SarabunPSK"/>
                <w:sz w:val="28"/>
                <w:szCs w:val="28"/>
                <w:cs/>
              </w:rPr>
            </w:pPr>
            <w:r w:rsidRPr="00B60D70">
              <w:rPr>
                <w:rFonts w:ascii="TH SarabunPSK" w:hAnsi="TH SarabunPSK" w:cs="TH SarabunPSK" w:hint="cs"/>
                <w:sz w:val="28"/>
                <w:szCs w:val="28"/>
                <w:cs/>
              </w:rPr>
              <w:t>จำนวนหน่วยกิตวิชาเลือกเสรี</w:t>
            </w:r>
          </w:p>
        </w:tc>
        <w:tc>
          <w:tcPr>
            <w:tcW w:w="1823" w:type="dxa"/>
          </w:tcPr>
          <w:p w14:paraId="1CED268A" w14:textId="1EA07A4B" w:rsidR="00526683" w:rsidRPr="00B60D70" w:rsidRDefault="008A1348" w:rsidP="00526683">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6</w:t>
            </w:r>
            <w:r w:rsidR="00466611" w:rsidRPr="00B60D70">
              <w:rPr>
                <w:rFonts w:ascii="TH SarabunPSK" w:hAnsi="TH SarabunPSK" w:cs="TH SarabunPSK" w:hint="cs"/>
                <w:sz w:val="28"/>
                <w:szCs w:val="28"/>
                <w:cs/>
              </w:rPr>
              <w:t xml:space="preserve"> หน่วยกิต</w:t>
            </w:r>
          </w:p>
        </w:tc>
        <w:tc>
          <w:tcPr>
            <w:tcW w:w="1823" w:type="dxa"/>
          </w:tcPr>
          <w:p w14:paraId="50EC4A95" w14:textId="6DC4E8B2" w:rsidR="00526683" w:rsidRPr="00B60D70" w:rsidRDefault="00466611" w:rsidP="00526683">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6 หน่วยกิต</w:t>
            </w:r>
          </w:p>
        </w:tc>
        <w:tc>
          <w:tcPr>
            <w:tcW w:w="1823" w:type="dxa"/>
          </w:tcPr>
          <w:p w14:paraId="13F616CA" w14:textId="3B9D520E" w:rsidR="00526683" w:rsidRPr="00B60D70" w:rsidRDefault="00466611" w:rsidP="00526683">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6 หน่วยกิต</w:t>
            </w:r>
          </w:p>
        </w:tc>
        <w:tc>
          <w:tcPr>
            <w:tcW w:w="1824" w:type="dxa"/>
          </w:tcPr>
          <w:p w14:paraId="62D502FF" w14:textId="66B430E1" w:rsidR="00526683" w:rsidRPr="00B60D70" w:rsidRDefault="00466611" w:rsidP="00526683">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6 หน่วยกิต</w:t>
            </w:r>
          </w:p>
        </w:tc>
      </w:tr>
      <w:tr w:rsidR="00B60D70" w:rsidRPr="00B60D70" w14:paraId="4F0E55DC" w14:textId="77777777" w:rsidTr="00C22529">
        <w:tc>
          <w:tcPr>
            <w:tcW w:w="1728" w:type="dxa"/>
          </w:tcPr>
          <w:p w14:paraId="6634AFBA" w14:textId="2D850A4F" w:rsidR="00100817" w:rsidRPr="00B60D70" w:rsidRDefault="00100817" w:rsidP="00526683">
            <w:pPr>
              <w:pStyle w:val="4"/>
              <w:numPr>
                <w:ilvl w:val="0"/>
                <w:numId w:val="0"/>
              </w:numPr>
              <w:rPr>
                <w:rFonts w:ascii="TH SarabunPSK" w:hAnsi="TH SarabunPSK" w:cs="TH SarabunPSK"/>
                <w:sz w:val="28"/>
                <w:szCs w:val="28"/>
                <w:cs/>
              </w:rPr>
            </w:pPr>
            <w:r w:rsidRPr="00B60D70">
              <w:rPr>
                <w:rFonts w:ascii="TH SarabunPSK" w:hAnsi="TH SarabunPSK" w:cs="TH SarabunPSK" w:hint="cs"/>
                <w:sz w:val="28"/>
                <w:szCs w:val="28"/>
                <w:cs/>
              </w:rPr>
              <w:t>จำนวน นศ.ที่รับตามแผน</w:t>
            </w:r>
          </w:p>
        </w:tc>
        <w:tc>
          <w:tcPr>
            <w:tcW w:w="1823" w:type="dxa"/>
          </w:tcPr>
          <w:p w14:paraId="0E465CBF" w14:textId="174148A1" w:rsidR="00100817" w:rsidRPr="00B60D70" w:rsidRDefault="00D41312" w:rsidP="00D41312">
            <w:pPr>
              <w:pStyle w:val="4"/>
              <w:numPr>
                <w:ilvl w:val="0"/>
                <w:numId w:val="0"/>
              </w:numPr>
              <w:rPr>
                <w:rFonts w:ascii="TH SarabunPSK" w:hAnsi="TH SarabunPSK" w:cs="TH SarabunPSK"/>
                <w:sz w:val="28"/>
                <w:szCs w:val="28"/>
                <w:cs/>
              </w:rPr>
            </w:pPr>
            <w:r w:rsidRPr="00B60D70">
              <w:rPr>
                <w:rFonts w:ascii="TH SarabunPSK" w:hAnsi="TH SarabunPSK" w:cs="TH SarabunPSK" w:hint="cs"/>
                <w:sz w:val="28"/>
                <w:szCs w:val="28"/>
                <w:cs/>
              </w:rPr>
              <w:t>30 คน</w:t>
            </w:r>
          </w:p>
        </w:tc>
        <w:tc>
          <w:tcPr>
            <w:tcW w:w="1823" w:type="dxa"/>
          </w:tcPr>
          <w:p w14:paraId="3C60CDA0" w14:textId="65BA220E" w:rsidR="00100817" w:rsidRPr="00B60D70" w:rsidRDefault="00934A88" w:rsidP="00526683">
            <w:pPr>
              <w:pStyle w:val="4"/>
              <w:numPr>
                <w:ilvl w:val="0"/>
                <w:numId w:val="0"/>
              </w:numPr>
              <w:rPr>
                <w:rFonts w:ascii="TH SarabunPSK" w:hAnsi="TH SarabunPSK" w:cs="TH SarabunPSK"/>
                <w:sz w:val="28"/>
                <w:szCs w:val="28"/>
                <w:cs/>
              </w:rPr>
            </w:pPr>
            <w:r w:rsidRPr="00B60D70">
              <w:rPr>
                <w:rFonts w:ascii="TH SarabunPSK" w:hAnsi="TH SarabunPSK" w:cs="TH SarabunPSK" w:hint="cs"/>
                <w:sz w:val="28"/>
                <w:szCs w:val="28"/>
                <w:cs/>
              </w:rPr>
              <w:t>30 คน</w:t>
            </w:r>
          </w:p>
        </w:tc>
        <w:tc>
          <w:tcPr>
            <w:tcW w:w="1823" w:type="dxa"/>
          </w:tcPr>
          <w:p w14:paraId="68BD3C7A" w14:textId="64B0B5B3" w:rsidR="00100817" w:rsidRPr="00B60D70" w:rsidRDefault="00EE6B02" w:rsidP="00526683">
            <w:pPr>
              <w:pStyle w:val="4"/>
              <w:numPr>
                <w:ilvl w:val="0"/>
                <w:numId w:val="0"/>
              </w:numPr>
              <w:rPr>
                <w:rFonts w:ascii="TH SarabunPSK" w:hAnsi="TH SarabunPSK" w:cs="TH SarabunPSK"/>
                <w:sz w:val="28"/>
                <w:szCs w:val="28"/>
                <w:cs/>
              </w:rPr>
            </w:pPr>
            <w:r w:rsidRPr="00B60D70">
              <w:rPr>
                <w:rFonts w:ascii="TH SarabunPSK" w:hAnsi="TH SarabunPSK" w:cs="TH SarabunPSK" w:hint="cs"/>
                <w:sz w:val="28"/>
                <w:szCs w:val="28"/>
                <w:cs/>
              </w:rPr>
              <w:t>9</w:t>
            </w:r>
            <w:r w:rsidR="006F55C7" w:rsidRPr="00B60D70">
              <w:rPr>
                <w:rFonts w:ascii="TH SarabunPSK" w:hAnsi="TH SarabunPSK" w:cs="TH SarabunPSK" w:hint="cs"/>
                <w:sz w:val="28"/>
                <w:szCs w:val="28"/>
                <w:cs/>
              </w:rPr>
              <w:t>0 คน</w:t>
            </w:r>
          </w:p>
        </w:tc>
        <w:tc>
          <w:tcPr>
            <w:tcW w:w="1824" w:type="dxa"/>
          </w:tcPr>
          <w:p w14:paraId="3EC60DDB" w14:textId="251C15B9" w:rsidR="00100817" w:rsidRPr="00B60D70" w:rsidRDefault="00934A88" w:rsidP="00526683">
            <w:pPr>
              <w:pStyle w:val="4"/>
              <w:numPr>
                <w:ilvl w:val="0"/>
                <w:numId w:val="0"/>
              </w:numPr>
              <w:rPr>
                <w:rFonts w:ascii="TH SarabunPSK" w:hAnsi="TH SarabunPSK" w:cs="TH SarabunPSK"/>
                <w:sz w:val="28"/>
                <w:szCs w:val="28"/>
                <w:cs/>
              </w:rPr>
            </w:pPr>
            <w:r w:rsidRPr="00B60D70">
              <w:rPr>
                <w:rFonts w:ascii="TH SarabunPSK" w:hAnsi="TH SarabunPSK" w:cs="TH SarabunPSK" w:hint="cs"/>
                <w:sz w:val="28"/>
                <w:szCs w:val="28"/>
                <w:cs/>
              </w:rPr>
              <w:t>40 คน</w:t>
            </w:r>
          </w:p>
        </w:tc>
      </w:tr>
      <w:tr w:rsidR="00B60D70" w:rsidRPr="00B60D70" w14:paraId="64A012AF" w14:textId="2E5B87E1" w:rsidTr="00C22529">
        <w:tc>
          <w:tcPr>
            <w:tcW w:w="1728" w:type="dxa"/>
          </w:tcPr>
          <w:p w14:paraId="642AD7C1" w14:textId="42D67639" w:rsidR="00526683" w:rsidRPr="00B60D70" w:rsidRDefault="0040108B" w:rsidP="00526683">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เป้าหมายการผลิตบัณฑิต</w:t>
            </w:r>
          </w:p>
        </w:tc>
        <w:tc>
          <w:tcPr>
            <w:tcW w:w="1823" w:type="dxa"/>
          </w:tcPr>
          <w:p w14:paraId="5AA3F4CF" w14:textId="0F0C8E8C" w:rsidR="00526683" w:rsidRPr="00B60D70" w:rsidRDefault="00526683" w:rsidP="00526683">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ผลิตครูวิชาชีพที่มีสมรรถนะทางด้านการสอน การถ่ายทอด มีความรู้และทักษะทางวิศวกรรมโยธา มีจิตสำนึกที่ดีต่อวิชาชีพ มีความสามารถค้นคว้าหาความรู้เพิ่มเติมและพัฒนาตนเอง</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โดยมีเป้าหมายให้บัณฑิตมีความรู้ในทางทฤษฎีและมีทักษะการปฏิบัติด้านวิศวกรรมโยธา เป็นครูวิชาชีพด้านวิศวกรรมโยธา มีความสามารถศึกษาวิเคราะห์และ</w:t>
            </w:r>
            <w:r w:rsidRPr="00B60D70">
              <w:rPr>
                <w:rFonts w:ascii="TH SarabunPSK" w:hAnsi="TH SarabunPSK" w:cs="TH SarabunPSK" w:hint="cs"/>
                <w:sz w:val="28"/>
                <w:szCs w:val="28"/>
                <w:cs/>
              </w:rPr>
              <w:lastRenderedPageBreak/>
              <w:t>ประยุกต์ใช้เทคโนโลยีสารสนเทศ</w:t>
            </w:r>
          </w:p>
        </w:tc>
        <w:tc>
          <w:tcPr>
            <w:tcW w:w="1823" w:type="dxa"/>
          </w:tcPr>
          <w:p w14:paraId="5EF3800A" w14:textId="07166032" w:rsidR="00526683" w:rsidRPr="00B60D70" w:rsidRDefault="00EE7354" w:rsidP="00526683">
            <w:pPr>
              <w:pStyle w:val="4"/>
              <w:numPr>
                <w:ilvl w:val="0"/>
                <w:numId w:val="0"/>
              </w:numPr>
              <w:rPr>
                <w:rFonts w:ascii="TH SarabunPSK" w:hAnsi="TH SarabunPSK" w:cs="TH SarabunPSK"/>
                <w:sz w:val="28"/>
                <w:szCs w:val="28"/>
              </w:rPr>
            </w:pPr>
            <w:r w:rsidRPr="00B60D70">
              <w:rPr>
                <w:rFonts w:ascii="TH SarabunPSK" w:hAnsi="TH SarabunPSK" w:cs="TH SarabunPSK"/>
                <w:sz w:val="28"/>
                <w:szCs w:val="28"/>
                <w:cs/>
              </w:rPr>
              <w:lastRenderedPageBreak/>
              <w:t>ผลิตบัณฑิตที่มีความรู้ ความสามารถ และเชี่ยวชาญเชิงปฏิบัติการ การเรียนการสอน การฝึกอบรม การถ่ายทอดความรู้ และทักษะรวมถึงความเชี่ยวชาญด้านเทคโนโลยี มีความชัดเจนทางวิชาการ ตามคุณลักษณะอาชีพครุศาสตร์อุตสาหกรรมโยธาพร้อมที่จะทำงาน สามารถปรับปรุงตนเองให้ก้าวทันต่อการเปลี่ยนแปลงของ</w:t>
            </w:r>
            <w:r w:rsidRPr="00B60D70">
              <w:rPr>
                <w:rFonts w:ascii="TH SarabunPSK" w:hAnsi="TH SarabunPSK" w:cs="TH SarabunPSK"/>
                <w:sz w:val="28"/>
                <w:szCs w:val="28"/>
                <w:cs/>
              </w:rPr>
              <w:lastRenderedPageBreak/>
              <w:t>เทคโนโลยีรวมทั้งปลูกฝังระเบียบวินัย คุณธรรม ความสำนึกในจรรยาบรรณแห่งวิชาชีพของตน ความรับผิดชอบต่อหน้าที่ สังคม</w:t>
            </w:r>
          </w:p>
        </w:tc>
        <w:tc>
          <w:tcPr>
            <w:tcW w:w="1823" w:type="dxa"/>
          </w:tcPr>
          <w:p w14:paraId="3E83ED7A" w14:textId="343B15C3" w:rsidR="00526683" w:rsidRPr="00B60D70" w:rsidRDefault="00526683" w:rsidP="00526683">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lastRenderedPageBreak/>
              <w:t>ผลิตวิศวกรโยธาและครูช่างอุตสาหกรรม มีทักษะในการฝึกอบรม และสามารถทำวิจัยทางด้านวิศวกรรมโยธาและการศึกษา เป็นหลักสูตรที่จัดทำขึ้นเพื่อให้บัณฑิตมีสมรรถนะทางด้านวิชาชีพวิศวกรรมโยธาและวิชาชีพครู โดยบัณฑิตสามารถผสมผสานสมรรถนะทั้งสองด้านเข้าด้วยกัน เพื่อใช้ในการถ่ายทอดความรู้ทางด้านวิศวกรรมโยธาและ</w:t>
            </w:r>
            <w:r w:rsidRPr="00B60D70">
              <w:rPr>
                <w:rFonts w:ascii="TH SarabunPSK" w:hAnsi="TH SarabunPSK" w:cs="TH SarabunPSK" w:hint="cs"/>
                <w:sz w:val="28"/>
                <w:szCs w:val="28"/>
                <w:cs/>
              </w:rPr>
              <w:lastRenderedPageBreak/>
              <w:t>วิชาชีพครูได้อย่างมีประสิทธิภาพ</w:t>
            </w:r>
          </w:p>
        </w:tc>
        <w:tc>
          <w:tcPr>
            <w:tcW w:w="1824" w:type="dxa"/>
          </w:tcPr>
          <w:p w14:paraId="663A4619" w14:textId="0050D0D9" w:rsidR="00526683" w:rsidRPr="00B60D70" w:rsidRDefault="00334E50" w:rsidP="00526683">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lastRenderedPageBreak/>
              <w:t xml:space="preserve">ผลิตครูช่างอุตสาหกรรม </w:t>
            </w:r>
            <w:r w:rsidR="003E4133" w:rsidRPr="00B60D70">
              <w:rPr>
                <w:rFonts w:ascii="TH SarabunPSK" w:hAnsi="TH SarabunPSK" w:cs="TH SarabunPSK" w:hint="cs"/>
                <w:sz w:val="28"/>
                <w:szCs w:val="28"/>
                <w:cs/>
              </w:rPr>
              <w:t xml:space="preserve">และ </w:t>
            </w:r>
            <w:r w:rsidRPr="00B60D70">
              <w:rPr>
                <w:rFonts w:ascii="TH SarabunPSK" w:hAnsi="TH SarabunPSK" w:cs="TH SarabunPSK" w:hint="cs"/>
                <w:sz w:val="28"/>
                <w:szCs w:val="28"/>
                <w:cs/>
              </w:rPr>
              <w:t xml:space="preserve">วิศวกรโยธา </w:t>
            </w:r>
            <w:r w:rsidR="00526683" w:rsidRPr="00B60D70">
              <w:rPr>
                <w:rFonts w:ascii="TH SarabunPSK" w:hAnsi="TH SarabunPSK" w:cs="TH SarabunPSK" w:hint="cs"/>
                <w:sz w:val="28"/>
                <w:szCs w:val="28"/>
                <w:cs/>
              </w:rPr>
              <w:t>ที่มีความรู้ ความสามารถทางด้านการสอน การถ่ายทอดความรู้ และการจัดการเรียนรู้ มีทักษะการปฏิบัติงานช่างโยธา และมีความรู้ทางวิศวกรรมโยธา สามารถนำความรู้ไปประกอบอาชีพเป็นวิศวกรโยธา ครูช่าง นักฝึกอบรมในภาคอุตสาหกรรม สาขาวิชาวิศวกรรมโยธาได้ มีทัศนคติที่ดีถ่ายทอดความรู้ และ</w:t>
            </w:r>
            <w:r w:rsidR="00526683" w:rsidRPr="00B60D70">
              <w:rPr>
                <w:rFonts w:ascii="TH SarabunPSK" w:hAnsi="TH SarabunPSK" w:cs="TH SarabunPSK" w:hint="cs"/>
                <w:sz w:val="28"/>
                <w:szCs w:val="28"/>
                <w:cs/>
              </w:rPr>
              <w:lastRenderedPageBreak/>
              <w:t>การจัดการเรียนรู้ ทั้งภาคทฤษฎีและภาคปฏิบัติให้กับผู้เรียนได้อย่างเป็นระบบ มีความสามารถค้นคว้าหาความรู้เพิ่มเติมและพัฒนางานวิจัยทางเทคโนโลยีโยธา สามารถที่จะปรับตัวเข้ากับสังคมและสถานการณ์ทั้งปัจจุบันและอนาคตได้</w:t>
            </w:r>
          </w:p>
        </w:tc>
      </w:tr>
      <w:tr w:rsidR="00B60D70" w:rsidRPr="00B60D70" w14:paraId="0CA0B333" w14:textId="533A6C1D" w:rsidTr="00C22529">
        <w:tc>
          <w:tcPr>
            <w:tcW w:w="1728" w:type="dxa"/>
          </w:tcPr>
          <w:p w14:paraId="1026F469" w14:textId="020E5E51" w:rsidR="009248CE" w:rsidRPr="00B60D70" w:rsidRDefault="009248CE" w:rsidP="009248CE">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การรับรอง</w:t>
            </w:r>
            <w:r w:rsidR="00713D2B" w:rsidRPr="00B60D70">
              <w:rPr>
                <w:rFonts w:ascii="TH SarabunPSK" w:hAnsi="TH SarabunPSK" w:cs="TH SarabunPSK" w:hint="cs"/>
                <w:sz w:val="28"/>
                <w:szCs w:val="28"/>
                <w:cs/>
              </w:rPr>
              <w:t>หลักสูตร</w:t>
            </w:r>
          </w:p>
        </w:tc>
        <w:tc>
          <w:tcPr>
            <w:tcW w:w="1823" w:type="dxa"/>
          </w:tcPr>
          <w:p w14:paraId="417B28AD" w14:textId="536C8154" w:rsidR="009248CE" w:rsidRPr="00B60D70" w:rsidRDefault="009248CE" w:rsidP="009248CE">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 xml:space="preserve">ได้รับการรับรองจากคุรุสภา </w:t>
            </w:r>
          </w:p>
        </w:tc>
        <w:tc>
          <w:tcPr>
            <w:tcW w:w="1823" w:type="dxa"/>
          </w:tcPr>
          <w:p w14:paraId="2CD44818" w14:textId="39DB6E95" w:rsidR="009248CE" w:rsidRPr="00B60D70" w:rsidRDefault="009248CE" w:rsidP="009248CE">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อยู่ระหว่าง</w:t>
            </w:r>
            <w:r w:rsidR="001F7EEE" w:rsidRPr="00B60D70">
              <w:rPr>
                <w:rFonts w:ascii="TH SarabunPSK" w:hAnsi="TH SarabunPSK" w:cs="TH SarabunPSK" w:hint="cs"/>
                <w:sz w:val="28"/>
                <w:szCs w:val="28"/>
                <w:cs/>
              </w:rPr>
              <w:t>ขอ</w:t>
            </w:r>
            <w:r w:rsidRPr="00B60D70">
              <w:rPr>
                <w:rFonts w:ascii="TH SarabunPSK" w:hAnsi="TH SarabunPSK" w:cs="TH SarabunPSK" w:hint="cs"/>
                <w:sz w:val="28"/>
                <w:szCs w:val="28"/>
                <w:cs/>
              </w:rPr>
              <w:t>รับการรับรองจากคุรุสภา</w:t>
            </w:r>
          </w:p>
        </w:tc>
        <w:tc>
          <w:tcPr>
            <w:tcW w:w="1823" w:type="dxa"/>
          </w:tcPr>
          <w:p w14:paraId="66DE92FD" w14:textId="015E9861" w:rsidR="009248CE" w:rsidRPr="00B60D70" w:rsidRDefault="009248CE" w:rsidP="009248CE">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 xml:space="preserve">ได้รับการรับรองจากคุรุสภาและสภาวิศวกร </w:t>
            </w:r>
          </w:p>
        </w:tc>
        <w:tc>
          <w:tcPr>
            <w:tcW w:w="1824" w:type="dxa"/>
          </w:tcPr>
          <w:p w14:paraId="03B9DEB0" w14:textId="0760F3A1" w:rsidR="009248CE" w:rsidRPr="00B60D70" w:rsidRDefault="009248CE" w:rsidP="009248CE">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ขอรับการรับรอง</w:t>
            </w:r>
            <w:r w:rsidR="00713D2B" w:rsidRPr="00B60D70">
              <w:rPr>
                <w:rFonts w:ascii="TH SarabunPSK" w:hAnsi="TH SarabunPSK" w:cs="TH SarabunPSK" w:hint="cs"/>
                <w:sz w:val="28"/>
                <w:szCs w:val="28"/>
                <w:cs/>
              </w:rPr>
              <w:t>หลักสูตร</w:t>
            </w:r>
            <w:r w:rsidRPr="00B60D70">
              <w:rPr>
                <w:rFonts w:ascii="TH SarabunPSK" w:hAnsi="TH SarabunPSK" w:cs="TH SarabunPSK" w:hint="cs"/>
                <w:sz w:val="28"/>
                <w:szCs w:val="28"/>
                <w:cs/>
              </w:rPr>
              <w:t>จากคุรุสภา</w:t>
            </w:r>
            <w:r w:rsidR="00713D2B" w:rsidRPr="00B60D70">
              <w:rPr>
                <w:rFonts w:ascii="TH SarabunPSK" w:hAnsi="TH SarabunPSK" w:cs="TH SarabunPSK" w:hint="cs"/>
                <w:sz w:val="28"/>
                <w:szCs w:val="28"/>
                <w:cs/>
              </w:rPr>
              <w:t xml:space="preserve"> จาก</w:t>
            </w:r>
            <w:r w:rsidRPr="00B60D70">
              <w:rPr>
                <w:rFonts w:ascii="TH SarabunPSK" w:hAnsi="TH SarabunPSK" w:cs="TH SarabunPSK" w:hint="cs"/>
                <w:sz w:val="28"/>
                <w:szCs w:val="28"/>
                <w:cs/>
              </w:rPr>
              <w:t>สภาวิศวกร</w:t>
            </w:r>
            <w:r w:rsidR="00713D2B" w:rsidRPr="00B60D70">
              <w:rPr>
                <w:rFonts w:ascii="TH SarabunPSK" w:hAnsi="TH SarabunPSK" w:cs="TH SarabunPSK" w:hint="cs"/>
                <w:sz w:val="28"/>
                <w:szCs w:val="28"/>
                <w:cs/>
              </w:rPr>
              <w:t xml:space="preserve">  และ สถาบันคุณวุฒิวิชาชีพ (องค์การมหาชน)</w:t>
            </w:r>
          </w:p>
        </w:tc>
      </w:tr>
      <w:tr w:rsidR="00B60D70" w:rsidRPr="00B60D70" w14:paraId="2AAB2654" w14:textId="1AA42FED" w:rsidTr="00C22529">
        <w:tc>
          <w:tcPr>
            <w:tcW w:w="1728" w:type="dxa"/>
          </w:tcPr>
          <w:p w14:paraId="778003A1" w14:textId="41EBFC81" w:rsidR="00483406" w:rsidRPr="00B60D70" w:rsidRDefault="00483406" w:rsidP="00483406">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การฝึกงาน/ฝึกประสบการณ์</w:t>
            </w:r>
          </w:p>
        </w:tc>
        <w:tc>
          <w:tcPr>
            <w:tcW w:w="1823" w:type="dxa"/>
          </w:tcPr>
          <w:p w14:paraId="620FC0BD" w14:textId="37DC5C79" w:rsidR="00483406" w:rsidRPr="00B60D70" w:rsidRDefault="00483406" w:rsidP="00483406">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ฝึกงาน</w:t>
            </w:r>
            <w:r w:rsidR="003F7AE2" w:rsidRPr="00B60D70">
              <w:rPr>
                <w:rFonts w:ascii="TH SarabunPSK" w:hAnsi="TH SarabunPSK" w:cs="TH SarabunPSK" w:hint="cs"/>
                <w:sz w:val="28"/>
                <w:szCs w:val="28"/>
                <w:cs/>
              </w:rPr>
              <w:t>ใน</w:t>
            </w:r>
            <w:r w:rsidR="00B35AF8" w:rsidRPr="00B60D70">
              <w:rPr>
                <w:rFonts w:ascii="TH SarabunPSK" w:hAnsi="TH SarabunPSK" w:cs="TH SarabunPSK" w:hint="cs"/>
                <w:sz w:val="28"/>
                <w:szCs w:val="28"/>
                <w:cs/>
              </w:rPr>
              <w:t xml:space="preserve">สถานประกอบการ </w:t>
            </w:r>
            <w:r w:rsidRPr="00B60D70">
              <w:rPr>
                <w:rFonts w:ascii="TH SarabunPSK" w:hAnsi="TH SarabunPSK" w:cs="TH SarabunPSK" w:hint="cs"/>
                <w:sz w:val="28"/>
                <w:szCs w:val="28"/>
                <w:cs/>
              </w:rPr>
              <w:t>ภาคฤดูร้อนของปีการศึกษาที่ 2 /</w:t>
            </w:r>
          </w:p>
          <w:p w14:paraId="0518410F" w14:textId="6A237C39" w:rsidR="00483406" w:rsidRPr="00B60D70" w:rsidRDefault="00483406" w:rsidP="00483406">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ฝึก</w:t>
            </w:r>
            <w:r w:rsidR="003B2849" w:rsidRPr="00B60D70">
              <w:rPr>
                <w:rFonts w:ascii="TH SarabunPSK" w:hAnsi="TH SarabunPSK" w:cs="TH SarabunPSK" w:hint="cs"/>
                <w:sz w:val="28"/>
                <w:szCs w:val="28"/>
                <w:cs/>
              </w:rPr>
              <w:t>ประสบการณ์วิชาชีพครู</w:t>
            </w:r>
            <w:r w:rsidRPr="00B60D70">
              <w:rPr>
                <w:rFonts w:ascii="TH SarabunPSK" w:hAnsi="TH SarabunPSK" w:cs="TH SarabunPSK" w:hint="cs"/>
                <w:sz w:val="28"/>
                <w:szCs w:val="28"/>
                <w:cs/>
              </w:rPr>
              <w:t xml:space="preserve"> ภาคเรียนที่ 1 และ 2 ของปีการศึกษาที่ 4 </w:t>
            </w:r>
          </w:p>
        </w:tc>
        <w:tc>
          <w:tcPr>
            <w:tcW w:w="1823" w:type="dxa"/>
          </w:tcPr>
          <w:p w14:paraId="6945BAF9" w14:textId="77777777" w:rsidR="00483406" w:rsidRPr="00B60D70" w:rsidRDefault="00483406" w:rsidP="00483406">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ฝึกงานภาคฤดูร้อนของปีการศึกษาที่ 2 /</w:t>
            </w:r>
          </w:p>
          <w:p w14:paraId="0E84A2CF" w14:textId="64B0928F" w:rsidR="00483406" w:rsidRPr="00B60D70" w:rsidRDefault="00483406" w:rsidP="00483406">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 xml:space="preserve">ฝึกปฏิบัติการสอนในสถานศึกษา ภาคเรียนที่ 1 และ 2 ของปีการศึกษาที่ 4 </w:t>
            </w:r>
          </w:p>
        </w:tc>
        <w:tc>
          <w:tcPr>
            <w:tcW w:w="1823" w:type="dxa"/>
          </w:tcPr>
          <w:p w14:paraId="0F286161" w14:textId="1487428B" w:rsidR="004C0788" w:rsidRPr="00B60D70" w:rsidRDefault="006561CA" w:rsidP="004C0788">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ไม่กล่าวถึงการ</w:t>
            </w:r>
            <w:r w:rsidR="004C0788" w:rsidRPr="00B60D70">
              <w:rPr>
                <w:rFonts w:ascii="TH SarabunPSK" w:hAnsi="TH SarabunPSK" w:cs="TH SarabunPSK" w:hint="cs"/>
                <w:sz w:val="28"/>
                <w:szCs w:val="28"/>
                <w:cs/>
              </w:rPr>
              <w:t>ฝึกงาน</w:t>
            </w:r>
            <w:r w:rsidRPr="00B60D70">
              <w:rPr>
                <w:rFonts w:ascii="TH SarabunPSK" w:hAnsi="TH SarabunPSK" w:cs="TH SarabunPSK" w:hint="cs"/>
                <w:sz w:val="28"/>
                <w:szCs w:val="28"/>
                <w:cs/>
              </w:rPr>
              <w:t>ในแผนการเรียนของหลักสูตร</w:t>
            </w:r>
            <w:r w:rsidR="004C0788" w:rsidRPr="00B60D70">
              <w:rPr>
                <w:rFonts w:ascii="TH SarabunPSK" w:hAnsi="TH SarabunPSK" w:cs="TH SarabunPSK" w:hint="cs"/>
                <w:sz w:val="28"/>
                <w:szCs w:val="28"/>
                <w:cs/>
              </w:rPr>
              <w:t xml:space="preserve"> /</w:t>
            </w:r>
          </w:p>
          <w:p w14:paraId="1166A82F" w14:textId="30D3EC64" w:rsidR="00483406" w:rsidRPr="00B60D70" w:rsidRDefault="004C0788" w:rsidP="004C0788">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ฝึกปฏิบัติการสอนในสถานศึกษา ภาคเรียนที่ 1 และ 2 ของปีการศึกษาที่ 5</w:t>
            </w:r>
          </w:p>
        </w:tc>
        <w:tc>
          <w:tcPr>
            <w:tcW w:w="1824" w:type="dxa"/>
          </w:tcPr>
          <w:p w14:paraId="5ABBCCD2" w14:textId="0B6CB0FB" w:rsidR="00CC0685" w:rsidRPr="00B60D70" w:rsidRDefault="00CC0685" w:rsidP="00CC0685">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ฝึกงานภาคฤดูร้อนของปีการศึกษาที่ 3 /</w:t>
            </w:r>
          </w:p>
          <w:p w14:paraId="2A4EC368" w14:textId="6A43F033" w:rsidR="00483406" w:rsidRPr="00B60D70" w:rsidRDefault="00CC0685" w:rsidP="00CC0685">
            <w:pPr>
              <w:pStyle w:val="4"/>
              <w:numPr>
                <w:ilvl w:val="0"/>
                <w:numId w:val="0"/>
              </w:numPr>
              <w:rPr>
                <w:rFonts w:ascii="TH SarabunPSK" w:hAnsi="TH SarabunPSK" w:cs="TH SarabunPSK"/>
                <w:sz w:val="28"/>
                <w:szCs w:val="28"/>
              </w:rPr>
            </w:pPr>
            <w:r w:rsidRPr="00B60D70">
              <w:rPr>
                <w:rFonts w:ascii="TH SarabunPSK" w:hAnsi="TH SarabunPSK" w:cs="TH SarabunPSK" w:hint="cs"/>
                <w:sz w:val="28"/>
                <w:szCs w:val="28"/>
                <w:cs/>
              </w:rPr>
              <w:t>ฝึกปฏิบัติการสอนในสถานศึกษา ภาคเรียนที่ 2 ของปีการศึกษาที่ 5</w:t>
            </w:r>
          </w:p>
        </w:tc>
      </w:tr>
    </w:tbl>
    <w:p w14:paraId="5EE674B9" w14:textId="77777777" w:rsidR="00567AF4" w:rsidRPr="00B60D70" w:rsidRDefault="00567AF4" w:rsidP="00A00B56">
      <w:pPr>
        <w:ind w:firstLine="720"/>
      </w:pPr>
    </w:p>
    <w:p w14:paraId="5639FB78" w14:textId="4C9CB305" w:rsidR="00426061" w:rsidRPr="00B60D70" w:rsidRDefault="00D32217" w:rsidP="006B5721">
      <w:pPr>
        <w:ind w:firstLine="720"/>
        <w:rPr>
          <w:rFonts w:eastAsia="Calibri"/>
        </w:rPr>
      </w:pPr>
      <w:r w:rsidRPr="00B60D70">
        <w:rPr>
          <w:cs/>
        </w:rPr>
        <w:t xml:space="preserve">จากตารางที่ </w:t>
      </w:r>
      <w:r w:rsidRPr="00B60D70">
        <w:t xml:space="preserve">2.4 </w:t>
      </w:r>
      <w:r w:rsidRPr="00B60D70">
        <w:rPr>
          <w:cs/>
        </w:rPr>
        <w:t>นั้นจะสามารถสรุปได้ว่าความแตกต่างของหลักสูตร</w:t>
      </w:r>
      <w:r w:rsidRPr="00B60D70">
        <w:t xml:space="preserve"> </w:t>
      </w:r>
      <w:r w:rsidR="00B93F91" w:rsidRPr="00B60D70">
        <w:rPr>
          <w:cs/>
        </w:rPr>
        <w:t xml:space="preserve">ที่นำมาเปรียบเทียบ </w:t>
      </w:r>
      <w:r w:rsidR="00B93F91" w:rsidRPr="00B60D70">
        <w:rPr>
          <w:rFonts w:eastAsia="Calibri"/>
          <w:cs/>
        </w:rPr>
        <w:t>กับครุศาสตร์อุตสาหกรรมบัณฑิต สาขาวิชาวิศวกรรม</w:t>
      </w:r>
      <w:r w:rsidR="00B93F91" w:rsidRPr="00B60D70">
        <w:rPr>
          <w:rFonts w:eastAsia="Calibri" w:hint="cs"/>
          <w:cs/>
        </w:rPr>
        <w:t>โยธา</w:t>
      </w:r>
      <w:r w:rsidR="00B93F91" w:rsidRPr="00B60D70">
        <w:rPr>
          <w:rFonts w:eastAsia="Calibri"/>
          <w:cs/>
        </w:rPr>
        <w:t xml:space="preserve"> (หลักสูตร 5 ปี) ได้แก่ หลักสูตรครุศาสตร์อุตสาหกรรมบัณฑิต สาขาวิศวกรรม</w:t>
      </w:r>
      <w:r w:rsidR="000A4DAF" w:rsidRPr="00B60D70">
        <w:rPr>
          <w:rFonts w:eastAsia="Calibri" w:hint="cs"/>
          <w:cs/>
        </w:rPr>
        <w:t xml:space="preserve">โยธา </w:t>
      </w:r>
      <w:r w:rsidR="000A4DAF" w:rsidRPr="00B60D70">
        <w:rPr>
          <w:rFonts w:eastAsia="Calibri"/>
          <w:cs/>
        </w:rPr>
        <w:t>มหาวิทยาลัยเทคโนโลยีราชมงคล</w:t>
      </w:r>
      <w:r w:rsidR="000A4DAF" w:rsidRPr="00B60D70">
        <w:rPr>
          <w:rFonts w:eastAsia="Calibri" w:hint="cs"/>
          <w:cs/>
        </w:rPr>
        <w:t>ล้านนา</w:t>
      </w:r>
      <w:r w:rsidR="00097461" w:rsidRPr="00B60D70">
        <w:rPr>
          <w:rFonts w:eastAsia="Calibri" w:hint="cs"/>
          <w:cs/>
        </w:rPr>
        <w:t xml:space="preserve"> </w:t>
      </w:r>
      <w:r w:rsidR="00097461" w:rsidRPr="00B60D70">
        <w:rPr>
          <w:rFonts w:eastAsia="Calibri"/>
          <w:cs/>
        </w:rPr>
        <w:t>ปรับปรุง พ.ศ. 256</w:t>
      </w:r>
      <w:r w:rsidR="00097461" w:rsidRPr="00B60D70">
        <w:rPr>
          <w:rFonts w:eastAsia="Calibri" w:hint="cs"/>
          <w:cs/>
        </w:rPr>
        <w:t>5</w:t>
      </w:r>
      <w:r w:rsidR="00097461" w:rsidRPr="00B60D70">
        <w:rPr>
          <w:rFonts w:eastAsia="Calibri"/>
        </w:rPr>
        <w:t xml:space="preserve"> </w:t>
      </w:r>
      <w:r w:rsidR="000A4DAF" w:rsidRPr="00B60D70">
        <w:rPr>
          <w:rFonts w:eastAsia="Calibri" w:hint="cs"/>
          <w:cs/>
        </w:rPr>
        <w:t xml:space="preserve"> และ</w:t>
      </w:r>
      <w:r w:rsidR="000767ED" w:rsidRPr="00B60D70">
        <w:rPr>
          <w:rFonts w:eastAsia="Calibri"/>
          <w:cs/>
        </w:rPr>
        <w:t>หลักสูตรครุศาสตร์อุตสาหกรรมบัณฑิต สาขา</w:t>
      </w:r>
      <w:r w:rsidR="00097461" w:rsidRPr="00B60D70">
        <w:rPr>
          <w:rFonts w:eastAsia="Calibri" w:hint="cs"/>
          <w:cs/>
        </w:rPr>
        <w:t>ครุศาสตร์อุตสาหกรรมโยธา</w:t>
      </w:r>
      <w:r w:rsidR="000767ED" w:rsidRPr="00B60D70">
        <w:rPr>
          <w:rFonts w:eastAsia="Calibri"/>
          <w:cs/>
        </w:rPr>
        <w:t xml:space="preserve"> มหาวิทยาลัยเทคโนโลยีราชมงคล</w:t>
      </w:r>
      <w:r w:rsidR="00097461" w:rsidRPr="00B60D70">
        <w:rPr>
          <w:rFonts w:eastAsia="Calibri" w:hint="cs"/>
          <w:cs/>
        </w:rPr>
        <w:t>อีสาน</w:t>
      </w:r>
      <w:r w:rsidR="000767ED" w:rsidRPr="00B60D70">
        <w:rPr>
          <w:rFonts w:eastAsia="Calibri" w:hint="cs"/>
          <w:cs/>
        </w:rPr>
        <w:t xml:space="preserve"> </w:t>
      </w:r>
      <w:r w:rsidR="000767ED" w:rsidRPr="00B60D70">
        <w:rPr>
          <w:rFonts w:eastAsia="Calibri"/>
          <w:cs/>
        </w:rPr>
        <w:t>ปรับปรุง พ.ศ. 256</w:t>
      </w:r>
      <w:r w:rsidR="000767ED" w:rsidRPr="00B60D70">
        <w:rPr>
          <w:rFonts w:eastAsia="Calibri"/>
        </w:rPr>
        <w:t xml:space="preserve">7 </w:t>
      </w:r>
      <w:r w:rsidR="000767ED" w:rsidRPr="00B60D70">
        <w:rPr>
          <w:rFonts w:eastAsia="Calibri"/>
          <w:cs/>
        </w:rPr>
        <w:t xml:space="preserve">พบว่าทั้ง </w:t>
      </w:r>
      <w:r w:rsidR="000767ED" w:rsidRPr="00B60D70">
        <w:rPr>
          <w:rFonts w:eastAsia="Calibri"/>
        </w:rPr>
        <w:t xml:space="preserve">2 </w:t>
      </w:r>
      <w:r w:rsidR="000767ED" w:rsidRPr="00B60D70">
        <w:rPr>
          <w:rFonts w:eastAsia="Calibri"/>
          <w:cs/>
        </w:rPr>
        <w:t xml:space="preserve">หลักสูตรเป็นหลักสูตร </w:t>
      </w:r>
      <w:r w:rsidR="000767ED" w:rsidRPr="00B60D70">
        <w:rPr>
          <w:rFonts w:eastAsia="Calibri"/>
        </w:rPr>
        <w:t xml:space="preserve">4 </w:t>
      </w:r>
      <w:r w:rsidR="000767ED" w:rsidRPr="00B60D70">
        <w:rPr>
          <w:rFonts w:eastAsia="Calibri"/>
          <w:cs/>
        </w:rPr>
        <w:t>ปี</w:t>
      </w:r>
      <w:r w:rsidR="00097461" w:rsidRPr="00B60D70">
        <w:rPr>
          <w:rFonts w:eastAsia="Calibri" w:hint="cs"/>
          <w:cs/>
        </w:rPr>
        <w:t xml:space="preserve"> </w:t>
      </w:r>
      <w:r w:rsidR="00BF4583" w:rsidRPr="00B60D70">
        <w:rPr>
          <w:rFonts w:eastAsia="Calibri" w:hint="cs"/>
          <w:cs/>
        </w:rPr>
        <w:t>มุ่งเน้น</w:t>
      </w:r>
      <w:r w:rsidR="00842BD9" w:rsidRPr="00B60D70">
        <w:rPr>
          <w:rFonts w:eastAsia="Calibri" w:hint="cs"/>
          <w:cs/>
        </w:rPr>
        <w:t>ผลิตบัณฑิตเพื่อประกอบอาชีพ</w:t>
      </w:r>
      <w:r w:rsidR="006D7E58" w:rsidRPr="00B60D70">
        <w:rPr>
          <w:rFonts w:eastAsia="Calibri" w:hint="cs"/>
          <w:cs/>
        </w:rPr>
        <w:t>ครู</w:t>
      </w:r>
      <w:r w:rsidR="006D7E58" w:rsidRPr="00B60D70">
        <w:rPr>
          <w:rFonts w:eastAsia="Calibri" w:hint="cs"/>
          <w:cs/>
        </w:rPr>
        <w:lastRenderedPageBreak/>
        <w:t>อาชีวศึกษา ซึ่งจะแตกต่าง</w:t>
      </w:r>
      <w:r w:rsidR="004A5366" w:rsidRPr="00B60D70">
        <w:rPr>
          <w:rFonts w:eastAsia="Calibri" w:hint="cs"/>
          <w:cs/>
        </w:rPr>
        <w:t>กับ หลักสูตรวิศวกรรมศาสตร์บัณฑิต สาขาวิศวกรรมโยธาและการศึกษา</w:t>
      </w:r>
      <w:r w:rsidR="00586265" w:rsidRPr="00B60D70">
        <w:rPr>
          <w:rFonts w:eastAsia="Calibri" w:hint="cs"/>
          <w:cs/>
        </w:rPr>
        <w:t xml:space="preserve"> ภายใต้สังกัดคณะครุศา</w:t>
      </w:r>
      <w:r w:rsidR="00DC786F" w:rsidRPr="00B60D70">
        <w:rPr>
          <w:rFonts w:eastAsia="Calibri" w:hint="cs"/>
          <w:cs/>
        </w:rPr>
        <w:t>สตร์อุตสาหกรรม</w:t>
      </w:r>
      <w:r w:rsidR="00586265" w:rsidRPr="00B60D70">
        <w:rPr>
          <w:rFonts w:eastAsia="Calibri" w:hint="cs"/>
          <w:cs/>
        </w:rPr>
        <w:t xml:space="preserve"> </w:t>
      </w:r>
      <w:r w:rsidR="00586265" w:rsidRPr="00B60D70">
        <w:rPr>
          <w:rFonts w:eastAsia="Calibri"/>
          <w:cs/>
        </w:rPr>
        <w:t>มหาวิทยาลัยเทคโนโลยีพระจอมเกล้าพระนครเหนือ ปรับปรุง</w:t>
      </w:r>
      <w:r w:rsidR="00586265" w:rsidRPr="00B60D70">
        <w:rPr>
          <w:rFonts w:eastAsia="Calibri"/>
        </w:rPr>
        <w:t xml:space="preserve"> </w:t>
      </w:r>
      <w:r w:rsidR="00586265" w:rsidRPr="00B60D70">
        <w:rPr>
          <w:rFonts w:eastAsia="Calibri"/>
          <w:cs/>
        </w:rPr>
        <w:t>พ.ศ. 25</w:t>
      </w:r>
      <w:r w:rsidR="00586265" w:rsidRPr="00B60D70">
        <w:rPr>
          <w:rFonts w:eastAsia="Calibri"/>
        </w:rPr>
        <w:t>6</w:t>
      </w:r>
      <w:r w:rsidR="00586265" w:rsidRPr="00B60D70">
        <w:rPr>
          <w:rFonts w:eastAsia="Calibri" w:hint="cs"/>
          <w:cs/>
        </w:rPr>
        <w:t>6</w:t>
      </w:r>
      <w:r w:rsidR="00DC786F" w:rsidRPr="00B60D70">
        <w:rPr>
          <w:rFonts w:eastAsia="Calibri" w:hint="cs"/>
          <w:cs/>
        </w:rPr>
        <w:t xml:space="preserve"> ที่ม</w:t>
      </w:r>
      <w:r w:rsidR="009326FE" w:rsidRPr="00B60D70">
        <w:rPr>
          <w:rFonts w:eastAsia="Calibri" w:hint="cs"/>
          <w:cs/>
        </w:rPr>
        <w:t>ีระยะ</w:t>
      </w:r>
      <w:r w:rsidR="002E71B2" w:rsidRPr="00B60D70">
        <w:rPr>
          <w:rFonts w:eastAsia="Calibri" w:hint="cs"/>
          <w:cs/>
        </w:rPr>
        <w:t>เ</w:t>
      </w:r>
      <w:r w:rsidR="009326FE" w:rsidRPr="00B60D70">
        <w:rPr>
          <w:rFonts w:eastAsia="Calibri" w:hint="cs"/>
          <w:cs/>
        </w:rPr>
        <w:t xml:space="preserve">วลาในการศึกษา 5 ปี </w:t>
      </w:r>
      <w:r w:rsidR="00090998" w:rsidRPr="00B60D70">
        <w:rPr>
          <w:rFonts w:eastAsia="Calibri" w:hint="cs"/>
          <w:cs/>
        </w:rPr>
        <w:t>เช่นเดียวกับ</w:t>
      </w:r>
      <w:r w:rsidR="007069A0" w:rsidRPr="00B60D70">
        <w:rPr>
          <w:rFonts w:eastAsia="Calibri" w:hint="cs"/>
          <w:cs/>
        </w:rPr>
        <w:t>หลักสูตร</w:t>
      </w:r>
      <w:r w:rsidR="00426061" w:rsidRPr="00B60D70">
        <w:rPr>
          <w:rFonts w:eastAsia="Calibri" w:hint="cs"/>
          <w:cs/>
        </w:rPr>
        <w:t>ปัจจุบัน</w:t>
      </w:r>
      <w:r w:rsidR="006F2557" w:rsidRPr="00B60D70">
        <w:rPr>
          <w:rFonts w:eastAsia="Calibri"/>
        </w:rPr>
        <w:t xml:space="preserve"> </w:t>
      </w:r>
      <w:r w:rsidR="006F2557" w:rsidRPr="00B60D70">
        <w:rPr>
          <w:rFonts w:eastAsia="Calibri" w:hint="cs"/>
          <w:cs/>
        </w:rPr>
        <w:t>ทั้งนี้ หลักสูตร</w:t>
      </w:r>
      <w:r w:rsidR="006F2557" w:rsidRPr="00B60D70">
        <w:rPr>
          <w:rFonts w:eastAsia="Calibri"/>
          <w:cs/>
        </w:rPr>
        <w:t>ครุศาสตร์อุตสาหกรรมบัณฑิต สาขาวิชาวิศวกรรม</w:t>
      </w:r>
      <w:r w:rsidR="006F2557" w:rsidRPr="00B60D70">
        <w:rPr>
          <w:rFonts w:eastAsia="Calibri" w:hint="cs"/>
          <w:cs/>
        </w:rPr>
        <w:t>โยธา</w:t>
      </w:r>
      <w:r w:rsidR="006F2557" w:rsidRPr="00B60D70">
        <w:rPr>
          <w:rFonts w:eastAsia="Calibri"/>
          <w:cs/>
        </w:rPr>
        <w:t xml:space="preserve"> (หลักสูตร 5 ปี)</w:t>
      </w:r>
      <w:r w:rsidR="006F2557" w:rsidRPr="00B60D70">
        <w:rPr>
          <w:rFonts w:eastAsia="Calibri" w:hint="cs"/>
          <w:cs/>
        </w:rPr>
        <w:t xml:space="preserve"> ที่กำลังจะปรับปรุงนี้  </w:t>
      </w:r>
      <w:r w:rsidR="006F2557" w:rsidRPr="00B60D70">
        <w:rPr>
          <w:rFonts w:eastAsia="Calibri"/>
          <w:cs/>
        </w:rPr>
        <w:t>มีข้อได้เปรียบที่สำคัญ</w:t>
      </w:r>
      <w:r w:rsidR="005304DC" w:rsidRPr="00B60D70">
        <w:rPr>
          <w:rFonts w:eastAsia="Calibri" w:hint="cs"/>
          <w:cs/>
        </w:rPr>
        <w:t>คือ</w:t>
      </w:r>
      <w:r w:rsidR="006F2557" w:rsidRPr="00B60D70">
        <w:rPr>
          <w:rFonts w:eastAsia="Calibri"/>
          <w:cs/>
        </w:rPr>
        <w:t>การ</w:t>
      </w:r>
      <w:r w:rsidR="006F2557" w:rsidRPr="00B60D70">
        <w:rPr>
          <w:rFonts w:eastAsia="Calibri" w:hint="cs"/>
          <w:cs/>
        </w:rPr>
        <w:t>ขอ</w:t>
      </w:r>
      <w:r w:rsidR="006F2557" w:rsidRPr="00B60D70">
        <w:rPr>
          <w:rFonts w:eastAsia="Calibri"/>
          <w:cs/>
        </w:rPr>
        <w:t>รับการรับรองมาตรฐานวิชาชีพที่ครอบคลุมจากทั้งสามองค์กร ได้แก่ คุรุสภา สภาวิศวกร และสถาบันคุณวุฒิวิชาชีพ (องค์การมหาชน</w:t>
      </w:r>
      <w:r w:rsidR="000C6619" w:rsidRPr="00B60D70">
        <w:rPr>
          <w:rFonts w:eastAsia="Calibri" w:hint="cs"/>
          <w:cs/>
        </w:rPr>
        <w:t>)</w:t>
      </w:r>
      <w:r w:rsidR="006F2557" w:rsidRPr="00B60D70">
        <w:rPr>
          <w:rFonts w:eastAsia="Calibri"/>
          <w:cs/>
        </w:rPr>
        <w:t xml:space="preserve"> </w:t>
      </w:r>
      <w:r w:rsidR="000C6619" w:rsidRPr="00B60D70">
        <w:rPr>
          <w:rFonts w:eastAsia="Calibri" w:hint="cs"/>
          <w:cs/>
        </w:rPr>
        <w:t>ซึ่ง</w:t>
      </w:r>
      <w:r w:rsidR="006F2557" w:rsidRPr="00B60D70">
        <w:rPr>
          <w:rFonts w:eastAsia="Calibri"/>
          <w:cs/>
        </w:rPr>
        <w:t xml:space="preserve">การได้รับการรับรองนี้จะเป็นประโยชน์อย่างยิ่งต่อบัณฑิตในการประกอบวิชาชีพในอนาคต </w:t>
      </w:r>
      <w:r w:rsidR="000C6619" w:rsidRPr="00B60D70">
        <w:rPr>
          <w:rFonts w:eastAsia="Calibri" w:hint="cs"/>
          <w:cs/>
        </w:rPr>
        <w:t>นอกจากนี้</w:t>
      </w:r>
      <w:r w:rsidR="00295222" w:rsidRPr="00B60D70">
        <w:rPr>
          <w:rFonts w:eastAsia="Calibri" w:hint="cs"/>
          <w:cs/>
        </w:rPr>
        <w:t xml:space="preserve">ยังมีความได้เปรียบในเรื่องการจัดการเรียนการสอน </w:t>
      </w:r>
      <w:r w:rsidR="00AF537B" w:rsidRPr="00B60D70">
        <w:rPr>
          <w:rFonts w:eastAsia="Calibri" w:hint="cs"/>
          <w:cs/>
        </w:rPr>
        <w:t xml:space="preserve">โดยมีเป้าหมายการผลิตบัณฑิตให้สามารถประกอบอาชีพทั้งด้านครูช่างอุตสาหกรรม และด้านวิศวกรโยธา </w:t>
      </w:r>
      <w:r w:rsidR="00AF537B" w:rsidRPr="00B60D70">
        <w:rPr>
          <w:rFonts w:eastAsia="Calibri"/>
          <w:cs/>
        </w:rPr>
        <w:t>ซึ่งจะต้องมีความ</w:t>
      </w:r>
      <w:r w:rsidR="00AF537B" w:rsidRPr="00B60D70">
        <w:rPr>
          <w:rFonts w:eastAsia="Calibri" w:hint="cs"/>
          <w:cs/>
        </w:rPr>
        <w:t>รู้ ความ</w:t>
      </w:r>
      <w:r w:rsidR="00AF537B" w:rsidRPr="00B60D70">
        <w:rPr>
          <w:rFonts w:eastAsia="Calibri"/>
          <w:cs/>
        </w:rPr>
        <w:t xml:space="preserve">ความสามารถทางวิศวกรรมโยธา ทางด้านการสอน การถ่ายทอดความรู้ และการจัดการเรียนรู้ มีทักษะการปฏิบัติงานช่างโยธา </w:t>
      </w:r>
      <w:r w:rsidR="006F2557" w:rsidRPr="00B60D70">
        <w:rPr>
          <w:rFonts w:eastAsia="Calibri"/>
          <w:cs/>
        </w:rPr>
        <w:t>ประการ</w:t>
      </w:r>
      <w:r w:rsidR="00AF537B" w:rsidRPr="00B60D70">
        <w:rPr>
          <w:rFonts w:eastAsia="Calibri" w:hint="cs"/>
          <w:cs/>
        </w:rPr>
        <w:t>สุดท้ายคือ</w:t>
      </w:r>
      <w:r w:rsidR="00EA2F88" w:rsidRPr="00B60D70">
        <w:rPr>
          <w:rFonts w:eastAsia="Calibri" w:hint="cs"/>
          <w:cs/>
        </w:rPr>
        <w:t>ก</w:t>
      </w:r>
      <w:r w:rsidR="006F2557" w:rsidRPr="00B60D70">
        <w:rPr>
          <w:rFonts w:eastAsia="Calibri"/>
          <w:cs/>
        </w:rPr>
        <w:t>ารมีแผนการฝึกประสบการณ์วิชาชีพที่ชัดเจน ทั้งการ</w:t>
      </w:r>
      <w:r w:rsidR="000E6C17" w:rsidRPr="00B60D70">
        <w:rPr>
          <w:rFonts w:eastAsia="Calibri" w:hint="cs"/>
          <w:cs/>
        </w:rPr>
        <w:t>ฝึกประสบการณ์ภาคสนามทางวิชาชีพวิศวกรรมในช่วง</w:t>
      </w:r>
      <w:r w:rsidR="006F2557" w:rsidRPr="00B60D70">
        <w:rPr>
          <w:rFonts w:eastAsia="Calibri"/>
          <w:cs/>
        </w:rPr>
        <w:t xml:space="preserve">ปีการศึกษาที่ </w:t>
      </w:r>
      <w:r w:rsidR="006F2557" w:rsidRPr="00B60D70">
        <w:rPr>
          <w:rFonts w:eastAsia="Calibri"/>
        </w:rPr>
        <w:t xml:space="preserve">3 </w:t>
      </w:r>
      <w:r w:rsidR="006F2557" w:rsidRPr="00B60D70">
        <w:rPr>
          <w:rFonts w:eastAsia="Calibri"/>
          <w:cs/>
        </w:rPr>
        <w:t>และ</w:t>
      </w:r>
      <w:r w:rsidR="00EA2F88" w:rsidRPr="00B60D70">
        <w:rPr>
          <w:rFonts w:eastAsia="Calibri" w:hint="cs"/>
          <w:cs/>
        </w:rPr>
        <w:t>การ</w:t>
      </w:r>
      <w:r w:rsidR="0074574C" w:rsidRPr="00B60D70">
        <w:rPr>
          <w:rFonts w:eastAsia="Calibri" w:hint="cs"/>
          <w:cs/>
        </w:rPr>
        <w:t>ฝึกประสบการวิชาชีพครู</w:t>
      </w:r>
      <w:r w:rsidR="00EA2F88" w:rsidRPr="00B60D70">
        <w:rPr>
          <w:rFonts w:eastAsia="Calibri" w:hint="cs"/>
          <w:cs/>
        </w:rPr>
        <w:t>ตลอดทุกชั้นปีก่อน</w:t>
      </w:r>
      <w:r w:rsidR="006F2557" w:rsidRPr="00B60D70">
        <w:rPr>
          <w:rFonts w:eastAsia="Calibri"/>
          <w:cs/>
        </w:rPr>
        <w:t>การฝึก</w:t>
      </w:r>
      <w:r w:rsidR="0074574C" w:rsidRPr="00B60D70">
        <w:rPr>
          <w:rFonts w:eastAsia="Calibri" w:hint="cs"/>
          <w:cs/>
        </w:rPr>
        <w:t>ปฏิบัติการสอน</w:t>
      </w:r>
      <w:r w:rsidR="00EA2F88" w:rsidRPr="00B60D70">
        <w:rPr>
          <w:rFonts w:eastAsia="Calibri" w:hint="cs"/>
          <w:cs/>
        </w:rPr>
        <w:t xml:space="preserve"> </w:t>
      </w:r>
      <w:r w:rsidR="006F2557" w:rsidRPr="00B60D70">
        <w:rPr>
          <w:rFonts w:eastAsia="Calibri"/>
          <w:cs/>
        </w:rPr>
        <w:t>ในปีการศึกษาสุดท้าย</w:t>
      </w:r>
      <w:r w:rsidR="00F51F1C" w:rsidRPr="00B60D70">
        <w:rPr>
          <w:rFonts w:eastAsia="Calibri"/>
        </w:rPr>
        <w:t xml:space="preserve"> </w:t>
      </w:r>
      <w:r w:rsidR="00E1082C" w:rsidRPr="00B60D70">
        <w:rPr>
          <w:rFonts w:eastAsia="Calibri" w:hint="cs"/>
          <w:cs/>
        </w:rPr>
        <w:t>แต่อย่างไรก็ตามหลักสูตรก็อาจจะยัง</w:t>
      </w:r>
      <w:r w:rsidR="007114B7" w:rsidRPr="00B60D70">
        <w:rPr>
          <w:rFonts w:eastAsia="Calibri"/>
          <w:cs/>
        </w:rPr>
        <w:t>มีข้อเสียเปรียบบางประการเมื่อเทียบกับ</w:t>
      </w:r>
      <w:r w:rsidR="00E1082C" w:rsidRPr="00B60D70">
        <w:rPr>
          <w:rFonts w:eastAsia="Calibri" w:hint="cs"/>
          <w:cs/>
        </w:rPr>
        <w:t xml:space="preserve">หลักสูตรของ </w:t>
      </w:r>
      <w:proofErr w:type="spellStart"/>
      <w:r w:rsidR="00A06DDE" w:rsidRPr="00B60D70">
        <w:rPr>
          <w:rFonts w:eastAsia="Calibri" w:hint="cs"/>
          <w:cs/>
        </w:rPr>
        <w:t>มจพ</w:t>
      </w:r>
      <w:proofErr w:type="spellEnd"/>
      <w:r w:rsidR="00A06DDE" w:rsidRPr="00B60D70">
        <w:rPr>
          <w:rFonts w:eastAsia="Calibri" w:hint="cs"/>
          <w:cs/>
        </w:rPr>
        <w:t xml:space="preserve">. </w:t>
      </w:r>
      <w:r w:rsidR="007114B7" w:rsidRPr="00B60D70">
        <w:rPr>
          <w:rFonts w:eastAsia="Calibri"/>
          <w:cs/>
        </w:rPr>
        <w:t>คือ</w:t>
      </w:r>
      <w:r w:rsidR="00121439" w:rsidRPr="00B60D70">
        <w:rPr>
          <w:rFonts w:eastAsia="Calibri" w:hint="cs"/>
          <w:cs/>
        </w:rPr>
        <w:t xml:space="preserve"> </w:t>
      </w:r>
      <w:r w:rsidR="00AE4167" w:rsidRPr="00B60D70">
        <w:rPr>
          <w:rFonts w:eastAsia="Calibri"/>
          <w:cs/>
        </w:rPr>
        <w:t>จำนวนหน่วยกิตรวม</w:t>
      </w:r>
      <w:r w:rsidR="00AE4167" w:rsidRPr="00B60D70">
        <w:rPr>
          <w:rFonts w:eastAsia="Calibri" w:hint="cs"/>
          <w:cs/>
        </w:rPr>
        <w:t>ที่มี</w:t>
      </w:r>
      <w:r w:rsidR="00AE4167" w:rsidRPr="00B60D70">
        <w:rPr>
          <w:rFonts w:eastAsia="Calibri"/>
          <w:cs/>
        </w:rPr>
        <w:t>น้อยกว่า</w:t>
      </w:r>
      <w:r w:rsidR="006B5721" w:rsidRPr="00B60D70">
        <w:rPr>
          <w:rFonts w:eastAsia="Calibri"/>
        </w:rPr>
        <w:t xml:space="preserve">(175 </w:t>
      </w:r>
      <w:r w:rsidR="006B5721" w:rsidRPr="00B60D70">
        <w:rPr>
          <w:rFonts w:eastAsia="Calibri"/>
          <w:cs/>
        </w:rPr>
        <w:t xml:space="preserve">เทียบกับ </w:t>
      </w:r>
      <w:r w:rsidR="006B5721" w:rsidRPr="00B60D70">
        <w:rPr>
          <w:rFonts w:eastAsia="Calibri"/>
        </w:rPr>
        <w:t xml:space="preserve">185 </w:t>
      </w:r>
      <w:r w:rsidR="006B5721" w:rsidRPr="00B60D70">
        <w:rPr>
          <w:rFonts w:eastAsia="Calibri"/>
          <w:cs/>
        </w:rPr>
        <w:t>หน่วยกิต)</w:t>
      </w:r>
      <w:r w:rsidR="006B5721" w:rsidRPr="00B60D70">
        <w:rPr>
          <w:rFonts w:eastAsia="Calibri"/>
        </w:rPr>
        <w:t xml:space="preserve"> </w:t>
      </w:r>
      <w:r w:rsidR="00C91EDD" w:rsidRPr="00B60D70">
        <w:rPr>
          <w:rFonts w:eastAsia="Calibri" w:hint="cs"/>
          <w:cs/>
        </w:rPr>
        <w:t>สะท้อนถึงโอกา</w:t>
      </w:r>
      <w:r w:rsidR="00915D5A" w:rsidRPr="00B60D70">
        <w:rPr>
          <w:rFonts w:eastAsia="Calibri" w:hint="cs"/>
          <w:cs/>
        </w:rPr>
        <w:t>ส</w:t>
      </w:r>
      <w:r w:rsidR="00C91EDD" w:rsidRPr="00B60D70">
        <w:rPr>
          <w:rFonts w:eastAsia="Calibri" w:hint="cs"/>
          <w:cs/>
        </w:rPr>
        <w:t>ในการพัฒนา</w:t>
      </w:r>
      <w:r w:rsidR="00C91EDD" w:rsidRPr="00B60D70">
        <w:rPr>
          <w:rFonts w:eastAsia="Calibri"/>
          <w:cs/>
        </w:rPr>
        <w:t>ความรู้และทักษะเฉพาะทาง</w:t>
      </w:r>
    </w:p>
    <w:p w14:paraId="7A46A1B7" w14:textId="0F03DB6D" w:rsidR="00CE7883" w:rsidRPr="00B60D70" w:rsidRDefault="003F3146" w:rsidP="003F3146">
      <w:pPr>
        <w:ind w:firstLine="720"/>
        <w:rPr>
          <w:rFonts w:eastAsia="Calibri"/>
        </w:rPr>
      </w:pPr>
      <w:r w:rsidRPr="00B60D70">
        <w:rPr>
          <w:rFonts w:eastAsia="Calibri"/>
          <w:cs/>
        </w:rPr>
        <w:t>สำหรับ</w:t>
      </w:r>
      <w:r w:rsidR="0082671A" w:rsidRPr="00B60D70">
        <w:rPr>
          <w:rFonts w:eastAsia="Calibri"/>
          <w:cs/>
        </w:rPr>
        <w:t>ในข้อความแตกต่างที่ทางหลักสูตรจะเสียเปรียบกว่าคู่แข่งนั้</w:t>
      </w:r>
      <w:r w:rsidR="0082671A" w:rsidRPr="00B60D70">
        <w:rPr>
          <w:rFonts w:eastAsia="Calibri" w:hint="cs"/>
          <w:cs/>
        </w:rPr>
        <w:t xml:space="preserve">น </w:t>
      </w:r>
      <w:r w:rsidRPr="00B60D70">
        <w:rPr>
          <w:rFonts w:eastAsia="Calibri"/>
          <w:cs/>
        </w:rPr>
        <w:t>หลักสูตรครุศาสตร์อุตสาหกรรมบัณฑิต สาขาวิชาวิศวกรรม</w:t>
      </w:r>
      <w:r w:rsidRPr="00B60D70">
        <w:rPr>
          <w:rFonts w:eastAsia="Calibri" w:hint="cs"/>
          <w:cs/>
        </w:rPr>
        <w:t>โยธา</w:t>
      </w:r>
      <w:r w:rsidRPr="00B60D70">
        <w:rPr>
          <w:rFonts w:eastAsia="Calibri"/>
          <w:cs/>
        </w:rPr>
        <w:t xml:space="preserve"> (หลักสูตร 5 ปี) ปรับปรุง พ.ศ.</w:t>
      </w:r>
      <w:r w:rsidRPr="00B60D70">
        <w:rPr>
          <w:rFonts w:eastAsia="Calibri"/>
        </w:rPr>
        <w:t xml:space="preserve">2568 </w:t>
      </w:r>
      <w:r w:rsidRPr="00B60D70">
        <w:rPr>
          <w:rFonts w:eastAsia="Calibri"/>
          <w:cs/>
        </w:rPr>
        <w:t>ได้มีกลไกในการบ่มเพาะผู้เรียนในความเป็นครู</w:t>
      </w:r>
      <w:r w:rsidR="00DE4099" w:rsidRPr="00B60D70">
        <w:rPr>
          <w:rFonts w:eastAsia="Calibri" w:hint="cs"/>
          <w:cs/>
        </w:rPr>
        <w:t>ช่างโยธา</w:t>
      </w:r>
      <w:r w:rsidRPr="00B60D70">
        <w:rPr>
          <w:rFonts w:eastAsia="Calibri"/>
          <w:cs/>
        </w:rPr>
        <w:t xml:space="preserve">ตลอดทั้ง </w:t>
      </w:r>
      <w:r w:rsidRPr="00B60D70">
        <w:rPr>
          <w:rFonts w:eastAsia="Calibri"/>
        </w:rPr>
        <w:t xml:space="preserve">5 </w:t>
      </w:r>
      <w:r w:rsidRPr="00B60D70">
        <w:rPr>
          <w:rFonts w:eastAsia="Calibri"/>
          <w:cs/>
        </w:rPr>
        <w:t>ปี ออกแบบให้บัณฑิตสามารถ</w:t>
      </w:r>
      <w:r w:rsidR="004A172B" w:rsidRPr="00B60D70">
        <w:rPr>
          <w:rFonts w:eastAsia="Calibri" w:hint="cs"/>
          <w:cs/>
        </w:rPr>
        <w:t>ในการ</w:t>
      </w:r>
      <w:r w:rsidR="00C5404D" w:rsidRPr="00B60D70">
        <w:rPr>
          <w:rFonts w:eastAsia="Calibri" w:hint="cs"/>
          <w:cs/>
        </w:rPr>
        <w:t>พัฒนาและถ่ายทอดด้านวิศวกรรมและเทคโนโลยี และสร้างองค์ความรู้ใหม่ทางวิศวกรรมโยธา</w:t>
      </w:r>
      <w:r w:rsidR="00D026AA" w:rsidRPr="00B60D70">
        <w:rPr>
          <w:rFonts w:eastAsia="Calibri" w:hint="cs"/>
          <w:cs/>
        </w:rPr>
        <w:t xml:space="preserve"> และ</w:t>
      </w:r>
      <w:r w:rsidR="0081768A" w:rsidRPr="00B60D70">
        <w:rPr>
          <w:rFonts w:eastAsia="Calibri" w:hint="cs"/>
          <w:cs/>
        </w:rPr>
        <w:t>เสริ</w:t>
      </w:r>
      <w:r w:rsidR="00555EAB" w:rsidRPr="00B60D70">
        <w:rPr>
          <w:rFonts w:eastAsia="Calibri" w:hint="cs"/>
          <w:cs/>
        </w:rPr>
        <w:t>มสร้างการพัฒนาทักษะการ</w:t>
      </w:r>
      <w:r w:rsidR="00494C60" w:rsidRPr="00B60D70">
        <w:rPr>
          <w:rFonts w:eastAsia="Calibri" w:hint="cs"/>
          <w:cs/>
        </w:rPr>
        <w:t>ถ่ายทอดความรู้ การฝึกอบรม</w:t>
      </w:r>
      <w:r w:rsidR="0013067F" w:rsidRPr="00B60D70">
        <w:rPr>
          <w:rFonts w:eastAsia="Calibri" w:hint="cs"/>
          <w:cs/>
        </w:rPr>
        <w:t xml:space="preserve"> การจัดกระบวนการเรียนรู้อย่างมืออาชีพ</w:t>
      </w:r>
      <w:r w:rsidR="0075716F" w:rsidRPr="00B60D70">
        <w:rPr>
          <w:rFonts w:eastAsia="Calibri" w:hint="cs"/>
          <w:cs/>
        </w:rPr>
        <w:t xml:space="preserve"> </w:t>
      </w:r>
    </w:p>
    <w:p w14:paraId="1959231D" w14:textId="5B4A4B02" w:rsidR="003F3146" w:rsidRPr="00B60D70" w:rsidRDefault="003F3146" w:rsidP="00CE7883">
      <w:pPr>
        <w:ind w:firstLine="720"/>
        <w:rPr>
          <w:rFonts w:eastAsia="Calibri"/>
        </w:rPr>
      </w:pPr>
      <w:r w:rsidRPr="00B60D70">
        <w:rPr>
          <w:rFonts w:eastAsia="Calibri"/>
          <w:cs/>
        </w:rPr>
        <w:t>อีกทั้งหลักสูตรได้มีการออกแบบรายวิชาให้มีความสอดคล้องกับมาตรฐานอาชีพ และคุณวุฒิวิชาชีพ สาขา</w:t>
      </w:r>
      <w:r w:rsidR="00944DA3" w:rsidRPr="00B60D70">
        <w:rPr>
          <w:rFonts w:ascii="TH SarabunPSK" w:hAnsi="TH SarabunPSK" w:cs="TH SarabunPSK" w:hint="cs"/>
          <w:cs/>
        </w:rPr>
        <w:t xml:space="preserve">อาชีพช่างเขียนแบบจำลองสารสนเทศอาคาร ระดับ </w:t>
      </w:r>
      <w:r w:rsidR="00C52192" w:rsidRPr="00B60D70">
        <w:rPr>
          <w:rFonts w:ascii="TH SarabunPSK" w:hAnsi="TH SarabunPSK" w:cs="TH SarabunPSK" w:hint="cs"/>
          <w:cs/>
        </w:rPr>
        <w:t>5</w:t>
      </w:r>
      <w:r w:rsidR="00944DA3" w:rsidRPr="00B60D70">
        <w:rPr>
          <w:rFonts w:ascii="TH SarabunPSK" w:hAnsi="TH SarabunPSK" w:cs="TH SarabunPSK" w:hint="cs"/>
          <w:cs/>
        </w:rPr>
        <w:t xml:space="preserve"> </w:t>
      </w:r>
      <w:r w:rsidRPr="00B60D70">
        <w:rPr>
          <w:rFonts w:eastAsia="Calibri"/>
          <w:cs/>
        </w:rPr>
        <w:t>โดยเมื่อบัณฑิตสำเร็จการศึกษาในหลักสูตร จะได้หนังสือรับรองมาตรฐานอาชีพจากสถาบัณคุณวุฒิวิชาชีพ (องค์การมหาชน) ซึ่งกลไกในการพัฒนาบัณฑิตของหลักสูตรจะเป็นการประกันคุณภาพสมรรถนะของบัณฑิต และส่งเสริมโอกาสในการมีงานทำมากขึ้น โดยบัณฑิตที่สำเร็จการศึกษาในหลักสูตร</w:t>
      </w:r>
      <w:r w:rsidRPr="00B60D70">
        <w:rPr>
          <w:cs/>
        </w:rPr>
        <w:t xml:space="preserve">จะมีสมรรถนะที่มีความสอดคล้องกับทิศทางในการพัฒนาประเทศ สำหรับการผลิตกำลังคน(ผู้เรียน) ให้มีความรู้ทักษะสอดคล้องกับทิศทางในการพัฒนาประเทศ </w:t>
      </w:r>
    </w:p>
    <w:p w14:paraId="13A8FF80" w14:textId="0BA4CF3A" w:rsidR="000F280E" w:rsidRPr="00B60D70" w:rsidRDefault="000F280E" w:rsidP="000F280E">
      <w:pPr>
        <w:rPr>
          <w:rFonts w:ascii="TH SarabunPSK" w:hAnsi="TH SarabunPSK" w:cs="TH SarabunPSK"/>
        </w:rPr>
      </w:pPr>
    </w:p>
    <w:p w14:paraId="73902EBE" w14:textId="146F89B4" w:rsidR="00827C6F" w:rsidRPr="00B60D70" w:rsidRDefault="00827C6F" w:rsidP="00827C6F">
      <w:pPr>
        <w:pStyle w:val="4"/>
        <w:rPr>
          <w:rFonts w:ascii="TH SarabunPSK" w:hAnsi="TH SarabunPSK" w:cs="TH SarabunPSK"/>
        </w:rPr>
      </w:pPr>
      <w:r w:rsidRPr="00B60D70">
        <w:rPr>
          <w:rFonts w:ascii="TH SarabunPSK" w:hAnsi="TH SarabunPSK" w:cs="TH SarabunPSK" w:hint="cs"/>
          <w:cs/>
        </w:rPr>
        <w:t>ปัจจัยจากภายนอกอื่น</w:t>
      </w:r>
      <w:r w:rsidR="00D420AC" w:rsidRPr="00B60D70">
        <w:rPr>
          <w:rFonts w:ascii="TH SarabunPSK" w:hAnsi="TH SarabunPSK" w:cs="TH SarabunPSK" w:hint="cs"/>
          <w:cs/>
        </w:rPr>
        <w:t xml:space="preserve"> ๆ</w:t>
      </w:r>
      <w:r w:rsidRPr="00B60D70">
        <w:rPr>
          <w:rFonts w:ascii="TH SarabunPSK" w:hAnsi="TH SarabunPSK" w:cs="TH SarabunPSK" w:hint="cs"/>
          <w:cs/>
        </w:rPr>
        <w:t xml:space="preserve"> ที่มีผลกระทบต่อหลักสูตร</w:t>
      </w:r>
    </w:p>
    <w:p w14:paraId="0862DD1A" w14:textId="7BB789D0" w:rsidR="005D02C2" w:rsidRPr="00B60D70" w:rsidRDefault="005D02C2" w:rsidP="00827C6F">
      <w:pPr>
        <w:ind w:right="29" w:firstLine="770"/>
        <w:rPr>
          <w:rFonts w:ascii="TH SarabunPSK" w:hAnsi="TH SarabunPSK" w:cs="TH SarabunPSK"/>
        </w:rPr>
      </w:pPr>
      <w:r w:rsidRPr="00B60D70">
        <w:rPr>
          <w:rFonts w:ascii="TH SarabunPSK" w:hAnsi="TH SarabunPSK" w:cs="TH SarabunPSK"/>
          <w:cs/>
        </w:rPr>
        <w:t xml:space="preserve">แผนพัฒนาเศรษฐกิจและสังคมแห่งชาติฉบับที่ 13 (พ.ศ. 2566-2570) ได้ให้ความสำคัญกับการพัฒนาโครงสร้างพื้นฐานเพื่อรองรับการขยายตัวทางเศรษฐกิจ โดยมุ่งเน้นการพัฒนาเมืองอย่างยั่งยืนผ่านการวางผังเมืองอัจฉริยะและการพัฒนาระบบสาธารณูปโภคที่ทันสมัย ควบคู่กับการพัฒนาโครงสร้างพื้นฐานด้านการขนส่งทั้งระบบรางและโครงข่ายถนน นอกจากนี้ยังให้ความสำคัญกับการประยุกต์ใช้เทคโนโลยีดิจิทัลในการจัดการโครงสร้างพื้นฐานอัจฉริยะ เช่น การใช้ </w:t>
      </w:r>
      <w:r w:rsidRPr="00B60D70">
        <w:rPr>
          <w:rFonts w:ascii="TH SarabunPSK" w:hAnsi="TH SarabunPSK" w:cs="TH SarabunPSK"/>
        </w:rPr>
        <w:t xml:space="preserve">IoT </w:t>
      </w:r>
      <w:r w:rsidRPr="00B60D70">
        <w:rPr>
          <w:rFonts w:ascii="TH SarabunPSK" w:hAnsi="TH SarabunPSK" w:cs="TH SarabunPSK"/>
          <w:cs/>
        </w:rPr>
        <w:t>ระบบควบคุมจราจรอัจฉริยะ และการวิเคราะห์ข้อมูล</w:t>
      </w:r>
      <w:r w:rsidRPr="00B60D70">
        <w:rPr>
          <w:rFonts w:ascii="TH SarabunPSK" w:hAnsi="TH SarabunPSK" w:cs="TH SarabunPSK"/>
          <w:cs/>
        </w:rPr>
        <w:lastRenderedPageBreak/>
        <w:t xml:space="preserve">ด้วย </w:t>
      </w:r>
      <w:r w:rsidRPr="00B60D70">
        <w:rPr>
          <w:rFonts w:ascii="TH SarabunPSK" w:hAnsi="TH SarabunPSK" w:cs="TH SarabunPSK"/>
        </w:rPr>
        <w:t xml:space="preserve">Big Data </w:t>
      </w:r>
      <w:r w:rsidRPr="00B60D70">
        <w:rPr>
          <w:rFonts w:ascii="TH SarabunPSK" w:hAnsi="TH SarabunPSK" w:cs="TH SarabunPSK"/>
          <w:cs/>
        </w:rPr>
        <w:t>รวมถึงการพัฒนาอาคารและสิ่งก่อสร้างที่เป็นมิตรกับสิ่งแวดล้อม ซึ่งส่งผลให้หลักสูตรครุศาสตร์อุตสาหกรรม</w:t>
      </w:r>
      <w:r w:rsidR="00E35B17" w:rsidRPr="00B60D70">
        <w:rPr>
          <w:rFonts w:ascii="TH SarabunPSK" w:hAnsi="TH SarabunPSK" w:cs="TH SarabunPSK" w:hint="cs"/>
          <w:cs/>
        </w:rPr>
        <w:t xml:space="preserve">บัณฑิต </w:t>
      </w:r>
      <w:r w:rsidRPr="00B60D70">
        <w:rPr>
          <w:rFonts w:ascii="TH SarabunPSK" w:hAnsi="TH SarabunPSK" w:cs="TH SarabunPSK"/>
          <w:cs/>
        </w:rPr>
        <w:t>สาขาวิศวกรรมโยธา</w:t>
      </w:r>
      <w:r w:rsidR="00E35B17" w:rsidRPr="00B60D70">
        <w:rPr>
          <w:rFonts w:ascii="TH SarabunPSK" w:hAnsi="TH SarabunPSK" w:cs="TH SarabunPSK" w:hint="cs"/>
          <w:cs/>
        </w:rPr>
        <w:t xml:space="preserve"> </w:t>
      </w:r>
      <w:r w:rsidRPr="00B60D70">
        <w:rPr>
          <w:rFonts w:ascii="TH SarabunPSK" w:hAnsi="TH SarabunPSK" w:cs="TH SarabunPSK"/>
          <w:cs/>
        </w:rPr>
        <w:t>ต้องมีการปรับปรุงเนื้อหาและพัฒนาทักษะผู้เรียนให้สอดคล้องกับทิศทางการพัฒนาประเทศ ทั้งในด้านเทคโนโลยีดิจิทัล การพัฒนาอย่างยั่งยืน และการบูรณาการความรู้เพื่อรองรับการเปลี่ยนแปลงในอนาคต</w:t>
      </w:r>
      <w:r w:rsidR="00A21645" w:rsidRPr="00B60D70">
        <w:rPr>
          <w:rFonts w:ascii="TH SarabunPSK" w:hAnsi="TH SarabunPSK" w:cs="TH SarabunPSK" w:hint="cs"/>
          <w:cs/>
        </w:rPr>
        <w:t xml:space="preserve"> รวมทั้ง </w:t>
      </w:r>
      <w:r w:rsidR="00A21645" w:rsidRPr="00B60D70">
        <w:rPr>
          <w:rFonts w:ascii="TH SarabunPSK" w:hAnsi="TH SarabunPSK" w:cs="TH SarabunPSK"/>
          <w:cs/>
        </w:rPr>
        <w:t xml:space="preserve">การพัฒนากำลังคนในสาขาวิศวกรรมให้สอดคล้องกับเทคโนโลยีสมัยใหม่มุ่งเน้นการประยุกต์ใช้ระบบ </w:t>
      </w:r>
      <w:r w:rsidR="00A21645" w:rsidRPr="00B60D70">
        <w:rPr>
          <w:rFonts w:ascii="TH SarabunPSK" w:hAnsi="TH SarabunPSK" w:cs="TH SarabunPSK"/>
        </w:rPr>
        <w:t xml:space="preserve">BIM (Building Information Modeling) </w:t>
      </w:r>
      <w:r w:rsidR="00A21645" w:rsidRPr="00B60D70">
        <w:rPr>
          <w:rFonts w:ascii="TH SarabunPSK" w:hAnsi="TH SarabunPSK" w:cs="TH SarabunPSK"/>
          <w:cs/>
        </w:rPr>
        <w:t>ในงานวิศวกรรมโยธา ทั้งด้านการออกแบบและวางแผนผ่านการสร้างแบบจำลอง 3 มิติที่มีข้อมูลครบถ้วน การจำลองการก่อสร้างเสมือนจริง และการตรวจสอบการขัดแย้งของระบบ</w:t>
      </w:r>
      <w:proofErr w:type="spellStart"/>
      <w:r w:rsidR="00A21645" w:rsidRPr="00B60D70">
        <w:rPr>
          <w:rFonts w:ascii="TH SarabunPSK" w:hAnsi="TH SarabunPSK" w:cs="TH SarabunPSK"/>
          <w:cs/>
        </w:rPr>
        <w:t>ต่างๆ</w:t>
      </w:r>
      <w:proofErr w:type="spellEnd"/>
      <w:r w:rsidR="00A21645" w:rsidRPr="00B60D70">
        <w:rPr>
          <w:rFonts w:ascii="TH SarabunPSK" w:hAnsi="TH SarabunPSK" w:cs="TH SarabunPSK"/>
          <w:cs/>
        </w:rPr>
        <w:t xml:space="preserve"> รวมถึงการบริหารจัดการโครงการในด้านการประมาณราคา ควบคุมต้นทุน และการจัดการทรัพยากร นอกจากนี้ยังให้ความสำคัญกับการประเมินความเสี่ยงจากการเปลี่ยนแปลงสภาพภูมิอากาศ ทั้งการวิเคราะห์ผลกระทบจากภัยธรรมชาติ การประเมินความเปราะบางของโครงสร้าง และการออกแบบเพื่อรับมือกับสภาพอากาศรุนแรง การพัฒนาดังกล่าวจำเป็นต้องมีการปรับปรุงหลักสูตรการเรียนการสอนโดยเพิ่มรายวิชาด้าน </w:t>
      </w:r>
      <w:r w:rsidR="00A21645" w:rsidRPr="00B60D70">
        <w:rPr>
          <w:rFonts w:ascii="TH SarabunPSK" w:hAnsi="TH SarabunPSK" w:cs="TH SarabunPSK"/>
        </w:rPr>
        <w:t xml:space="preserve">BIM </w:t>
      </w:r>
      <w:r w:rsidR="00A21645" w:rsidRPr="00B60D70">
        <w:rPr>
          <w:rFonts w:ascii="TH SarabunPSK" w:hAnsi="TH SarabunPSK" w:cs="TH SarabunPSK"/>
          <w:cs/>
        </w:rPr>
        <w:t xml:space="preserve">และเทคโนโลยีดิจิทัล บูรณาการความรู้ด้านการเปลี่ยนแปลงสภาพภูมิอากาศ และพัฒนาโครงงานที่ใช้เทคโนโลยีสมัยใหม่ ควบคู่กับการพัฒนาทักษะที่จำเป็น ทั้งด้านการใช้ซอฟต์แวร์ </w:t>
      </w:r>
      <w:r w:rsidR="00A21645" w:rsidRPr="00B60D70">
        <w:rPr>
          <w:rFonts w:ascii="TH SarabunPSK" w:hAnsi="TH SarabunPSK" w:cs="TH SarabunPSK"/>
        </w:rPr>
        <w:t xml:space="preserve">BIM </w:t>
      </w:r>
      <w:r w:rsidR="00A21645" w:rsidRPr="00B60D70">
        <w:rPr>
          <w:rFonts w:ascii="TH SarabunPSK" w:hAnsi="TH SarabunPSK" w:cs="TH SarabunPSK"/>
          <w:cs/>
        </w:rPr>
        <w:t>การวิเคราะห์ข้อมูลขนาดใหญ่ และการใช้เครื่องมือจำลองสถานการณ์ รวมถึงการสร้างความร่วมมือกับภาคการศึกษาและภาคอุตสาหกรรมในการแลกเปลี่ยนความรู้ การฝึกงาน และการทำวิจัยร่วมกัน ตลอดจนการพัฒนาบุคลากรอย่างต่อเนื่องผ่านการฝึกอบรมการใช้เทคโนโลยีใหม่และการรับรองมาตรฐานวิชาชีพ ซึ่งจะช่วยสร้างบุคลากรที่มีความพร้อมในการรับมือกับความท้าทายในอนาคตและสนับสนุนการพัฒนาอุตสาหกรรมก่อสร้างของประเทศอย่างยั่งยืน</w:t>
      </w:r>
    </w:p>
    <w:p w14:paraId="48FC021F" w14:textId="15F1E312" w:rsidR="007C0D76" w:rsidRPr="00B60D70" w:rsidRDefault="007C0D76" w:rsidP="005F020D">
      <w:pPr>
        <w:ind w:right="29" w:firstLine="720"/>
        <w:rPr>
          <w:rFonts w:ascii="TH SarabunPSK" w:hAnsi="TH SarabunPSK" w:cs="TH SarabunPSK"/>
        </w:rPr>
      </w:pPr>
      <w:r w:rsidRPr="00B60D70">
        <w:rPr>
          <w:rFonts w:ascii="TH SarabunPSK" w:hAnsi="TH SarabunPSK" w:cs="TH SarabunPSK"/>
          <w:cs/>
        </w:rPr>
        <w:t xml:space="preserve">แผนด้านการอุดมศึกษาและพัฒนากำลังคน พ.ศ. 2566-2570 </w:t>
      </w:r>
      <w:r w:rsidR="00E03947" w:rsidRPr="00B60D70">
        <w:rPr>
          <w:rFonts w:ascii="TH SarabunPSK" w:hAnsi="TH SarabunPSK" w:cs="TH SarabunPSK"/>
          <w:cs/>
        </w:rPr>
        <w:t>มุ่งเน้น</w:t>
      </w:r>
      <w:r w:rsidRPr="00B60D70">
        <w:rPr>
          <w:rFonts w:ascii="TH SarabunPSK" w:hAnsi="TH SarabunPSK" w:cs="TH SarabunPSK"/>
          <w:cs/>
        </w:rPr>
        <w:t>การผลิตกำลังคนที่มีสมรรถนะสูงในสาขาวิทยาศาสตร์ เทคโนโลยี วิศวกรรม และคณิตศาสตร์ (</w:t>
      </w:r>
      <w:r w:rsidRPr="00B60D70">
        <w:rPr>
          <w:rFonts w:ascii="TH SarabunPSK" w:hAnsi="TH SarabunPSK" w:cs="TH SarabunPSK"/>
        </w:rPr>
        <w:t xml:space="preserve">STEM) </w:t>
      </w:r>
      <w:r w:rsidR="00E03947" w:rsidRPr="00B60D70">
        <w:rPr>
          <w:rFonts w:ascii="TH SarabunPSK" w:hAnsi="TH SarabunPSK" w:cs="TH SarabunPSK"/>
          <w:cs/>
        </w:rPr>
        <w:t>ซึ่งส่งผลกระทบต่อการพัฒนาหลักสูตรโดยตรง โดยหลักสูตรต้องปรับปรุงเนื้อหาให้สอดคล้องกับความต้องการของตลาดแรงงานและเทคโนโลยีที่เปลี่ยนแปลงอย่างรวดเร็ว การพัฒนาครูอาชีวะให้มีความเชี่ยวชาญในการใช้เทคโนโลยี</w:t>
      </w:r>
      <w:r w:rsidRPr="00B60D70">
        <w:rPr>
          <w:rFonts w:ascii="TH SarabunPSK" w:hAnsi="TH SarabunPSK" w:cs="TH SarabunPSK"/>
          <w:cs/>
        </w:rPr>
        <w:t xml:space="preserve">ทันสมัย เช่น ระบบ </w:t>
      </w:r>
      <w:r w:rsidRPr="00B60D70">
        <w:rPr>
          <w:rFonts w:ascii="TH SarabunPSK" w:hAnsi="TH SarabunPSK" w:cs="TH SarabunPSK"/>
        </w:rPr>
        <w:t xml:space="preserve">BIM </w:t>
      </w:r>
      <w:r w:rsidRPr="00B60D70">
        <w:rPr>
          <w:rFonts w:ascii="TH SarabunPSK" w:hAnsi="TH SarabunPSK" w:cs="TH SarabunPSK"/>
          <w:cs/>
        </w:rPr>
        <w:t xml:space="preserve">และการก่อสร้างอัจฉริยะ </w:t>
      </w:r>
      <w:r w:rsidR="00E03947" w:rsidRPr="00B60D70">
        <w:rPr>
          <w:rFonts w:ascii="TH SarabunPSK" w:hAnsi="TH SarabunPSK" w:cs="TH SarabunPSK"/>
          <w:cs/>
        </w:rPr>
        <w:t>เป็นปัจจัยสำคัญที่กดดันให้หลักสูตรต้องเพิ่มเนื้อหาที่เกี่ยวข้องกับการ</w:t>
      </w:r>
      <w:r w:rsidRPr="00B60D70">
        <w:rPr>
          <w:rFonts w:ascii="TH SarabunPSK" w:hAnsi="TH SarabunPSK" w:cs="TH SarabunPSK"/>
          <w:cs/>
        </w:rPr>
        <w:t>ใช้เครื่องมือดิจิทัล</w:t>
      </w:r>
      <w:r w:rsidR="00E03947" w:rsidRPr="00B60D70">
        <w:rPr>
          <w:rFonts w:ascii="TH SarabunPSK" w:hAnsi="TH SarabunPSK" w:cs="TH SarabunPSK"/>
          <w:cs/>
        </w:rPr>
        <w:t>และเทคโนโลยี</w:t>
      </w:r>
      <w:r w:rsidRPr="00B60D70">
        <w:rPr>
          <w:rFonts w:ascii="TH SarabunPSK" w:hAnsi="TH SarabunPSK" w:cs="TH SarabunPSK"/>
          <w:cs/>
        </w:rPr>
        <w:t>ใหม่ ๆ เพื่อ</w:t>
      </w:r>
      <w:r w:rsidR="00E03947" w:rsidRPr="00B60D70">
        <w:rPr>
          <w:rFonts w:ascii="TH SarabunPSK" w:hAnsi="TH SarabunPSK" w:cs="TH SarabunPSK"/>
          <w:cs/>
        </w:rPr>
        <w:t xml:space="preserve">เตรียมบัณฑิตให้พร้อมรับมือกับความท้าทายของอุตสาหกรรม นอกจากนี้ </w:t>
      </w:r>
      <w:r w:rsidRPr="00B60D70">
        <w:rPr>
          <w:rFonts w:ascii="TH SarabunPSK" w:hAnsi="TH SarabunPSK" w:cs="TH SarabunPSK"/>
          <w:cs/>
        </w:rPr>
        <w:t xml:space="preserve">ข้อบังคับสภาวิศวกร พ.ศ. 2566 </w:t>
      </w:r>
      <w:r w:rsidR="00E03947" w:rsidRPr="00B60D70">
        <w:rPr>
          <w:rFonts w:ascii="TH SarabunPSK" w:hAnsi="TH SarabunPSK" w:cs="TH SarabunPSK"/>
          <w:cs/>
        </w:rPr>
        <w:t>ซึ่ง</w:t>
      </w:r>
      <w:r w:rsidRPr="00B60D70">
        <w:rPr>
          <w:rFonts w:ascii="TH SarabunPSK" w:hAnsi="TH SarabunPSK" w:cs="TH SarabunPSK"/>
          <w:cs/>
        </w:rPr>
        <w:t>ระบุเกณฑ์</w:t>
      </w:r>
      <w:r w:rsidR="00E03947" w:rsidRPr="00B60D70">
        <w:rPr>
          <w:rFonts w:ascii="TH SarabunPSK" w:hAnsi="TH SarabunPSK" w:cs="TH SarabunPSK"/>
          <w:cs/>
        </w:rPr>
        <w:t>การ</w:t>
      </w:r>
      <w:r w:rsidRPr="00B60D70">
        <w:rPr>
          <w:rFonts w:ascii="TH SarabunPSK" w:hAnsi="TH SarabunPSK" w:cs="TH SarabunPSK"/>
          <w:cs/>
        </w:rPr>
        <w:t xml:space="preserve">ออกใบรับรองความรู้ความสามารถสำหรับผู้จบในสาขาวิศวกรรมโยธา </w:t>
      </w:r>
      <w:r w:rsidR="00E03947" w:rsidRPr="00B60D70">
        <w:rPr>
          <w:rFonts w:ascii="TH SarabunPSK" w:hAnsi="TH SarabunPSK" w:cs="TH SarabunPSK"/>
          <w:cs/>
        </w:rPr>
        <w:t>ยังเป็นปัจจัยสำคัญที่ผลักดันให้หลักสูตรต้องขอ</w:t>
      </w:r>
      <w:r w:rsidRPr="00B60D70">
        <w:rPr>
          <w:rFonts w:ascii="TH SarabunPSK" w:hAnsi="TH SarabunPSK" w:cs="TH SarabunPSK"/>
          <w:cs/>
        </w:rPr>
        <w:t>รับรองเพื่อให้นักศ</w:t>
      </w:r>
      <w:r w:rsidRPr="00B60D70">
        <w:rPr>
          <w:rFonts w:ascii="TH SarabunPSK" w:hAnsi="TH SarabunPSK" w:cs="TH SarabunPSK" w:hint="cs"/>
          <w:cs/>
        </w:rPr>
        <w:t>ึ</w:t>
      </w:r>
      <w:r w:rsidRPr="00B60D70">
        <w:rPr>
          <w:rFonts w:ascii="TH SarabunPSK" w:hAnsi="TH SarabunPSK" w:cs="TH SarabunPSK"/>
          <w:cs/>
        </w:rPr>
        <w:t>กษาสามารถขอใบรับรอง (</w:t>
      </w:r>
      <w:proofErr w:type="spellStart"/>
      <w:r w:rsidRPr="00B60D70">
        <w:rPr>
          <w:rFonts w:ascii="TH SarabunPSK" w:hAnsi="TH SarabunPSK" w:cs="TH SarabunPSK"/>
          <w:cs/>
        </w:rPr>
        <w:t>กว</w:t>
      </w:r>
      <w:proofErr w:type="spellEnd"/>
      <w:r w:rsidRPr="00B60D70">
        <w:rPr>
          <w:rFonts w:ascii="TH SarabunPSK" w:hAnsi="TH SarabunPSK" w:cs="TH SarabunPSK"/>
          <w:cs/>
        </w:rPr>
        <w:t xml:space="preserve">.) </w:t>
      </w:r>
      <w:r w:rsidR="00E03947" w:rsidRPr="00B60D70">
        <w:rPr>
          <w:rFonts w:ascii="TH SarabunPSK" w:hAnsi="TH SarabunPSK" w:cs="TH SarabunPSK"/>
          <w:cs/>
        </w:rPr>
        <w:t>ได้ การเปลี่ยนแปลงเหล่านี้บังคับให้หลักสูตรต้องพัฒนาอย่างต่อเนื่องเพื่อรักษาความเกี่ยวข้องและความน่าเชื่อถือในตลาดแรงงาน ส่งผลให้หลักสูตรต้องมีความยืดหยุ่นและปรับตัวให้ทันต่อการเปลี่ยนแปลงของนโยบายและความต้องการทางอุตสาหกรรมอย่างยั่งยืน</w:t>
      </w:r>
    </w:p>
    <w:p w14:paraId="6B03DACC" w14:textId="77777777" w:rsidR="007C0D76" w:rsidRPr="00B60D70" w:rsidRDefault="007C0D76" w:rsidP="00827C6F">
      <w:pPr>
        <w:ind w:right="29" w:firstLine="770"/>
        <w:rPr>
          <w:rFonts w:ascii="TH SarabunPSK" w:hAnsi="TH SarabunPSK" w:cs="TH SarabunPSK"/>
        </w:rPr>
      </w:pPr>
    </w:p>
    <w:p w14:paraId="6E84BED2" w14:textId="5A5D35D2" w:rsidR="00827C6F" w:rsidRPr="00B60D70" w:rsidRDefault="00827C6F" w:rsidP="00827C6F">
      <w:pPr>
        <w:pStyle w:val="3"/>
        <w:rPr>
          <w:rFonts w:ascii="TH SarabunPSK" w:hAnsi="TH SarabunPSK" w:cs="TH SarabunPSK"/>
        </w:rPr>
      </w:pPr>
      <w:bookmarkStart w:id="96" w:name="_Toc179246000"/>
      <w:bookmarkStart w:id="97" w:name="_Toc179656368"/>
      <w:bookmarkStart w:id="98" w:name="_Toc180609448"/>
      <w:bookmarkStart w:id="99" w:name="_Toc191634063"/>
      <w:r w:rsidRPr="00B60D70">
        <w:rPr>
          <w:rFonts w:ascii="TH SarabunPSK" w:hAnsi="TH SarabunPSK" w:cs="TH SarabunPSK" w:hint="cs"/>
          <w:cs/>
        </w:rPr>
        <w:t>การวิเคราะห์สภาพแวดล้อมภายในที่มีผลต่อหลักสูตร</w:t>
      </w:r>
      <w:bookmarkEnd w:id="96"/>
      <w:bookmarkEnd w:id="97"/>
      <w:bookmarkEnd w:id="98"/>
      <w:bookmarkEnd w:id="99"/>
    </w:p>
    <w:p w14:paraId="4976DB13" w14:textId="545CB755" w:rsidR="005F6C2D" w:rsidRPr="00B60D70" w:rsidRDefault="00827C6F" w:rsidP="005F6C2D">
      <w:pPr>
        <w:pStyle w:val="4"/>
        <w:rPr>
          <w:rFonts w:ascii="TH SarabunPSK" w:hAnsi="TH SarabunPSK" w:cs="TH SarabunPSK"/>
        </w:rPr>
      </w:pPr>
      <w:r w:rsidRPr="00B60D70">
        <w:rPr>
          <w:rFonts w:ascii="TH SarabunPSK" w:hAnsi="TH SarabunPSK" w:cs="TH SarabunPSK" w:hint="cs"/>
          <w:cs/>
        </w:rPr>
        <w:t xml:space="preserve">การวิเคราะห์ผลการดำเนินงานที่ผ่านมาของหลักสูตร </w:t>
      </w:r>
    </w:p>
    <w:p w14:paraId="294024C2" w14:textId="663500B8" w:rsidR="00EB326F" w:rsidRPr="00B60D70" w:rsidRDefault="00EB326F" w:rsidP="00E606D1">
      <w:pPr>
        <w:rPr>
          <w:rFonts w:ascii="TH SarabunPSK" w:hAnsi="TH SarabunPSK" w:cs="TH SarabunPSK"/>
        </w:rPr>
      </w:pPr>
      <w:r w:rsidRPr="00B60D70">
        <w:rPr>
          <w:rFonts w:ascii="TH SarabunPSK" w:hAnsi="TH SarabunPSK" w:cs="TH SarabunPSK"/>
          <w:cs/>
        </w:rPr>
        <w:lastRenderedPageBreak/>
        <w:t>การดำเนินการของหลักสูตรที่ผ่านมามีรายละเอียดจำนวนนักศึกษาในหลักสูตรฯ ซึ่งสำรวจ</w:t>
      </w:r>
      <w:r w:rsidR="00E606D1" w:rsidRPr="00B60D70">
        <w:rPr>
          <w:rFonts w:ascii="TH SarabunPSK" w:hAnsi="TH SarabunPSK" w:cs="TH SarabunPSK"/>
        </w:rPr>
        <w:t xml:space="preserve"> </w:t>
      </w:r>
      <w:r w:rsidRPr="00B60D70">
        <w:rPr>
          <w:rFonts w:ascii="TH SarabunPSK" w:hAnsi="TH SarabunPSK" w:cs="TH SarabunPSK"/>
          <w:cs/>
        </w:rPr>
        <w:t xml:space="preserve">ข้อมูล ณ วันที่ </w:t>
      </w:r>
      <w:r w:rsidRPr="00B60D70">
        <w:rPr>
          <w:rFonts w:ascii="TH SarabunPSK" w:hAnsi="TH SarabunPSK" w:cs="TH SarabunPSK"/>
        </w:rPr>
        <w:t>20</w:t>
      </w:r>
      <w:r w:rsidRPr="00B60D70">
        <w:rPr>
          <w:rFonts w:ascii="TH SarabunPSK" w:hAnsi="TH SarabunPSK" w:cs="TH SarabunPSK"/>
          <w:cs/>
        </w:rPr>
        <w:t xml:space="preserve"> สิงหาคม </w:t>
      </w:r>
      <w:r w:rsidRPr="00B60D70">
        <w:rPr>
          <w:rFonts w:ascii="TH SarabunPSK" w:hAnsi="TH SarabunPSK" w:cs="TH SarabunPSK"/>
        </w:rPr>
        <w:t>2567</w:t>
      </w:r>
      <w:r w:rsidRPr="00B60D70">
        <w:rPr>
          <w:rFonts w:ascii="TH SarabunPSK" w:hAnsi="TH SarabunPSK" w:cs="TH SarabunPSK"/>
          <w:cs/>
        </w:rPr>
        <w:t xml:space="preserve"> ทั้งนี้ข้อมูลที่แสดงในตาราง (แนวแถว-</w:t>
      </w:r>
      <w:r w:rsidRPr="00B60D70">
        <w:rPr>
          <w:rFonts w:ascii="TH SarabunPSK" w:hAnsi="TH SarabunPSK" w:cs="TH SarabunPSK"/>
        </w:rPr>
        <w:t xml:space="preserve">Row) </w:t>
      </w:r>
      <w:r w:rsidRPr="00B60D70">
        <w:rPr>
          <w:rFonts w:ascii="TH SarabunPSK" w:hAnsi="TH SarabunPSK" w:cs="TH SarabunPSK"/>
          <w:cs/>
        </w:rPr>
        <w:t xml:space="preserve">คือ ข้อมูลจำนวนนักศึกษาในรหัสเดียวกัน (ไม่ใช่นับตามปีการศึกษา) รายละเอียดดังตารางที่ </w:t>
      </w:r>
      <w:r w:rsidRPr="00B60D70">
        <w:rPr>
          <w:rFonts w:ascii="TH SarabunPSK" w:hAnsi="TH SarabunPSK" w:cs="TH SarabunPSK"/>
        </w:rPr>
        <w:t>2.</w:t>
      </w:r>
      <w:r w:rsidR="00E606D1" w:rsidRPr="00B60D70">
        <w:rPr>
          <w:rFonts w:ascii="TH SarabunPSK" w:hAnsi="TH SarabunPSK" w:cs="TH SarabunPSK"/>
        </w:rPr>
        <w:t>5</w:t>
      </w:r>
    </w:p>
    <w:p w14:paraId="2F5E6FF5" w14:textId="77777777" w:rsidR="00422F63" w:rsidRPr="00B60D70" w:rsidRDefault="00422F63" w:rsidP="005C0A24">
      <w:pPr>
        <w:rPr>
          <w:rFonts w:ascii="TH SarabunPSK" w:hAnsi="TH SarabunPSK" w:cs="TH SarabunPSK"/>
        </w:rPr>
      </w:pPr>
    </w:p>
    <w:p w14:paraId="588A51E4" w14:textId="72EC4D7E" w:rsidR="005C0A24" w:rsidRPr="00B60D70" w:rsidRDefault="005C0A24" w:rsidP="005C0A24">
      <w:pPr>
        <w:rPr>
          <w:rFonts w:ascii="TH SarabunPSK" w:hAnsi="TH SarabunPSK" w:cs="TH SarabunPSK"/>
          <w:shd w:val="clear" w:color="auto" w:fill="FFFFFF"/>
          <w:cs/>
        </w:rPr>
      </w:pPr>
      <w:r w:rsidRPr="00B60D70">
        <w:rPr>
          <w:rFonts w:ascii="TH SarabunPSK" w:hAnsi="TH SarabunPSK" w:cs="TH SarabunPSK" w:hint="cs"/>
          <w:b/>
          <w:bCs/>
          <w:shd w:val="clear" w:color="auto" w:fill="FFFFFF"/>
          <w:cs/>
          <w:lang w:val="th-TH"/>
        </w:rPr>
        <w:t xml:space="preserve">ตารางที่ </w:t>
      </w:r>
      <w:r w:rsidRPr="00B60D70">
        <w:rPr>
          <w:rFonts w:ascii="TH SarabunPSK" w:hAnsi="TH SarabunPSK" w:cs="TH SarabunPSK" w:hint="cs"/>
          <w:b/>
          <w:bCs/>
          <w:shd w:val="clear" w:color="auto" w:fill="FFFFFF"/>
        </w:rPr>
        <w:t>2.</w:t>
      </w:r>
      <w:r w:rsidR="00145300" w:rsidRPr="00B60D70">
        <w:rPr>
          <w:rFonts w:ascii="TH SarabunPSK" w:hAnsi="TH SarabunPSK" w:cs="TH SarabunPSK" w:hint="cs"/>
          <w:b/>
          <w:bCs/>
          <w:shd w:val="clear" w:color="auto" w:fill="FFFFFF"/>
        </w:rPr>
        <w:t>5</w:t>
      </w:r>
      <w:r w:rsidRPr="00B60D70">
        <w:rPr>
          <w:rFonts w:ascii="TH SarabunPSK" w:hAnsi="TH SarabunPSK" w:cs="TH SarabunPSK" w:hint="cs"/>
          <w:b/>
          <w:bCs/>
          <w:shd w:val="clear" w:color="auto" w:fill="FFFFFF"/>
          <w:cs/>
        </w:rPr>
        <w:t xml:space="preserve"> </w:t>
      </w:r>
      <w:r w:rsidRPr="00B60D70">
        <w:rPr>
          <w:rFonts w:ascii="TH SarabunPSK" w:hAnsi="TH SarabunPSK" w:cs="TH SarabunPSK" w:hint="cs"/>
          <w:shd w:val="clear" w:color="auto" w:fill="FFFFFF"/>
          <w:cs/>
          <w:lang w:val="th-TH"/>
        </w:rPr>
        <w:t>จำนวนนักศึกษา</w:t>
      </w:r>
      <w:r w:rsidR="0071634F" w:rsidRPr="00B60D70">
        <w:rPr>
          <w:rFonts w:ascii="TH SarabunPSK" w:hAnsi="TH SarabunPSK" w:cs="TH SarabunPSK" w:hint="cs"/>
          <w:shd w:val="clear" w:color="auto" w:fill="FFFFFF"/>
          <w:cs/>
          <w:lang w:val="th-TH"/>
        </w:rPr>
        <w:t>ในหลักสูตร ระหว่างปีการศึกษา 25</w:t>
      </w:r>
      <w:r w:rsidR="00FA6FA4" w:rsidRPr="00B60D70">
        <w:rPr>
          <w:rFonts w:ascii="TH SarabunPSK" w:hAnsi="TH SarabunPSK" w:cs="TH SarabunPSK" w:hint="cs"/>
          <w:shd w:val="clear" w:color="auto" w:fill="FFFFFF"/>
          <w:cs/>
          <w:lang w:val="th-TH"/>
        </w:rPr>
        <w:t>61</w:t>
      </w:r>
      <w:r w:rsidR="0031307D" w:rsidRPr="00B60D70">
        <w:rPr>
          <w:rFonts w:ascii="TH SarabunPSK" w:hAnsi="TH SarabunPSK" w:cs="TH SarabunPSK" w:hint="cs"/>
          <w:shd w:val="clear" w:color="auto" w:fill="FFFFFF"/>
          <w:cs/>
          <w:lang w:val="th-TH"/>
        </w:rPr>
        <w:t xml:space="preserve">-2567 </w:t>
      </w:r>
    </w:p>
    <w:tbl>
      <w:tblPr>
        <w:tblStyle w:val="af6"/>
        <w:tblW w:w="9016" w:type="dxa"/>
        <w:tblLook w:val="04A0" w:firstRow="1" w:lastRow="0" w:firstColumn="1" w:lastColumn="0" w:noHBand="0" w:noVBand="1"/>
      </w:tblPr>
      <w:tblGrid>
        <w:gridCol w:w="1054"/>
        <w:gridCol w:w="1395"/>
        <w:gridCol w:w="1271"/>
        <w:gridCol w:w="1238"/>
        <w:gridCol w:w="1373"/>
        <w:gridCol w:w="948"/>
        <w:gridCol w:w="721"/>
        <w:gridCol w:w="1016"/>
      </w:tblGrid>
      <w:tr w:rsidR="00B60D70" w:rsidRPr="00B60D70" w14:paraId="0BA17361" w14:textId="77777777" w:rsidTr="001C161C">
        <w:trPr>
          <w:trHeight w:val="324"/>
          <w:tblHeader/>
        </w:trPr>
        <w:tc>
          <w:tcPr>
            <w:tcW w:w="1054" w:type="dxa"/>
            <w:vMerge w:val="restart"/>
            <w:shd w:val="clear" w:color="auto" w:fill="F2F2F2" w:themeFill="background1" w:themeFillShade="F2"/>
            <w:vAlign w:val="center"/>
          </w:tcPr>
          <w:p w14:paraId="764D3AC1" w14:textId="17FF3D12" w:rsidR="005C0A24" w:rsidRPr="00B60D70" w:rsidRDefault="000C5EE3" w:rsidP="007D1BBB">
            <w:pPr>
              <w:jc w:val="left"/>
              <w:rPr>
                <w:rFonts w:ascii="TH SarabunPSK" w:hAnsi="TH SarabunPSK" w:cs="TH SarabunPSK"/>
                <w:b/>
                <w:bCs/>
                <w:sz w:val="28"/>
                <w:szCs w:val="28"/>
                <w:shd w:val="clear" w:color="auto" w:fill="FFFFFF"/>
                <w:cs/>
              </w:rPr>
            </w:pPr>
            <w:r w:rsidRPr="00B60D70">
              <w:rPr>
                <w:rFonts w:ascii="TH SarabunPSK" w:hAnsi="TH SarabunPSK" w:cs="TH SarabunPSK" w:hint="cs"/>
                <w:b/>
                <w:bCs/>
                <w:sz w:val="28"/>
                <w:szCs w:val="28"/>
                <w:cs/>
                <w:lang w:val="th-TH"/>
              </w:rPr>
              <w:t>รหัส</w:t>
            </w:r>
            <w:r w:rsidR="005C0A24" w:rsidRPr="00B60D70">
              <w:rPr>
                <w:rFonts w:ascii="TH SarabunPSK" w:hAnsi="TH SarabunPSK" w:cs="TH SarabunPSK" w:hint="cs"/>
                <w:b/>
                <w:bCs/>
                <w:sz w:val="28"/>
                <w:szCs w:val="28"/>
                <w:cs/>
                <w:lang w:val="th-TH"/>
              </w:rPr>
              <w:t>เข้าศึกษา</w:t>
            </w:r>
          </w:p>
        </w:tc>
        <w:tc>
          <w:tcPr>
            <w:tcW w:w="5277" w:type="dxa"/>
            <w:gridSpan w:val="4"/>
            <w:shd w:val="clear" w:color="auto" w:fill="F2F2F2" w:themeFill="background1" w:themeFillShade="F2"/>
          </w:tcPr>
          <w:p w14:paraId="4AC23D66" w14:textId="4CBEB6B3" w:rsidR="000C5EE3" w:rsidRPr="00B60D70" w:rsidRDefault="000C5EE3" w:rsidP="00132B76">
            <w:pPr>
              <w:jc w:val="center"/>
              <w:rPr>
                <w:rFonts w:ascii="TH SarabunPSK" w:hAnsi="TH SarabunPSK" w:cs="TH SarabunPSK"/>
                <w:b/>
                <w:bCs/>
                <w:sz w:val="28"/>
                <w:szCs w:val="28"/>
                <w:cs/>
                <w:lang w:val="th-TH"/>
              </w:rPr>
            </w:pPr>
            <w:r w:rsidRPr="00B60D70">
              <w:rPr>
                <w:rFonts w:ascii="TH SarabunPSK" w:hAnsi="TH SarabunPSK" w:cs="TH SarabunPSK" w:hint="cs"/>
                <w:b/>
                <w:bCs/>
                <w:sz w:val="28"/>
                <w:szCs w:val="28"/>
                <w:cs/>
                <w:lang w:val="th-TH"/>
              </w:rPr>
              <w:t>จำนวนนักศึกษา</w:t>
            </w:r>
          </w:p>
        </w:tc>
        <w:tc>
          <w:tcPr>
            <w:tcW w:w="1669" w:type="dxa"/>
            <w:gridSpan w:val="2"/>
            <w:shd w:val="clear" w:color="auto" w:fill="F2F2F2" w:themeFill="background1" w:themeFillShade="F2"/>
          </w:tcPr>
          <w:p w14:paraId="051F4FB7" w14:textId="77777777" w:rsidR="00E10944" w:rsidRPr="00B60D70" w:rsidRDefault="00E10944" w:rsidP="00132B76">
            <w:pPr>
              <w:jc w:val="center"/>
              <w:rPr>
                <w:rFonts w:ascii="TH SarabunPSK" w:hAnsi="TH SarabunPSK" w:cs="TH SarabunPSK"/>
                <w:b/>
                <w:bCs/>
                <w:sz w:val="28"/>
                <w:szCs w:val="28"/>
                <w:lang w:val="th-TH"/>
              </w:rPr>
            </w:pPr>
            <w:r w:rsidRPr="00B60D70">
              <w:rPr>
                <w:rFonts w:ascii="TH SarabunPSK" w:hAnsi="TH SarabunPSK" w:cs="TH SarabunPSK" w:hint="cs"/>
                <w:b/>
                <w:bCs/>
                <w:sz w:val="28"/>
                <w:szCs w:val="28"/>
                <w:cs/>
                <w:lang w:val="th-TH"/>
              </w:rPr>
              <w:t>ระยะเวลา</w:t>
            </w:r>
          </w:p>
          <w:p w14:paraId="1D41C758" w14:textId="77777777" w:rsidR="00E10944" w:rsidRPr="00B60D70" w:rsidRDefault="00E10944" w:rsidP="002D353A">
            <w:pPr>
              <w:jc w:val="center"/>
              <w:rPr>
                <w:rFonts w:ascii="TH SarabunPSK" w:hAnsi="TH SarabunPSK" w:cs="TH SarabunPSK"/>
                <w:b/>
                <w:bCs/>
                <w:sz w:val="28"/>
                <w:szCs w:val="28"/>
                <w:shd w:val="clear" w:color="auto" w:fill="FFFFFF"/>
              </w:rPr>
            </w:pPr>
            <w:r w:rsidRPr="00B60D70">
              <w:rPr>
                <w:rFonts w:ascii="TH SarabunPSK" w:hAnsi="TH SarabunPSK" w:cs="TH SarabunPSK" w:hint="cs"/>
                <w:b/>
                <w:bCs/>
                <w:sz w:val="28"/>
                <w:szCs w:val="28"/>
                <w:cs/>
                <w:lang w:val="th-TH"/>
              </w:rPr>
              <w:t>การศึกษา</w:t>
            </w:r>
          </w:p>
          <w:p w14:paraId="6BE1970A" w14:textId="77777777" w:rsidR="00E10944" w:rsidRPr="00B60D70" w:rsidRDefault="00E10944" w:rsidP="00132B76">
            <w:pPr>
              <w:jc w:val="center"/>
              <w:rPr>
                <w:rFonts w:ascii="TH SarabunPSK" w:hAnsi="TH SarabunPSK" w:cs="TH SarabunPSK"/>
                <w:b/>
                <w:bCs/>
                <w:sz w:val="28"/>
                <w:szCs w:val="28"/>
                <w:cs/>
                <w:lang w:val="th-TH"/>
              </w:rPr>
            </w:pPr>
          </w:p>
        </w:tc>
        <w:tc>
          <w:tcPr>
            <w:tcW w:w="1016" w:type="dxa"/>
            <w:shd w:val="clear" w:color="auto" w:fill="F2F2F2" w:themeFill="background1" w:themeFillShade="F2"/>
          </w:tcPr>
          <w:p w14:paraId="3A0F98C7" w14:textId="3A60A19E" w:rsidR="00E10944" w:rsidRPr="00B60D70" w:rsidRDefault="00E10944" w:rsidP="00132B76">
            <w:pPr>
              <w:jc w:val="center"/>
              <w:rPr>
                <w:rFonts w:ascii="TH SarabunPSK" w:hAnsi="TH SarabunPSK" w:cs="TH SarabunPSK"/>
                <w:b/>
                <w:bCs/>
                <w:sz w:val="28"/>
                <w:szCs w:val="28"/>
                <w:cs/>
                <w:lang w:val="th-TH"/>
              </w:rPr>
            </w:pPr>
            <w:r w:rsidRPr="00B60D70">
              <w:rPr>
                <w:rFonts w:ascii="TH SarabunPSK" w:hAnsi="TH SarabunPSK" w:cs="TH SarabunPSK" w:hint="cs"/>
                <w:b/>
                <w:bCs/>
                <w:sz w:val="28"/>
                <w:szCs w:val="28"/>
                <w:cs/>
                <w:lang w:val="th-TH"/>
              </w:rPr>
              <w:t>ร้อยละการสำเร็จการศึกษาตามเวลา</w:t>
            </w:r>
          </w:p>
        </w:tc>
      </w:tr>
      <w:tr w:rsidR="00B60D70" w:rsidRPr="00B60D70" w14:paraId="06A9C180" w14:textId="4FD62486" w:rsidTr="001C161C">
        <w:trPr>
          <w:trHeight w:val="786"/>
          <w:tblHeader/>
        </w:trPr>
        <w:tc>
          <w:tcPr>
            <w:tcW w:w="1054" w:type="dxa"/>
            <w:vMerge/>
            <w:shd w:val="clear" w:color="auto" w:fill="F2F2F2" w:themeFill="background1" w:themeFillShade="F2"/>
          </w:tcPr>
          <w:p w14:paraId="60E3E968" w14:textId="77777777" w:rsidR="00776CAA" w:rsidRPr="00B60D70" w:rsidRDefault="00776CAA" w:rsidP="00D420AC">
            <w:pPr>
              <w:rPr>
                <w:rFonts w:ascii="TH SarabunPSK" w:hAnsi="TH SarabunPSK" w:cs="TH SarabunPSK"/>
                <w:sz w:val="28"/>
                <w:szCs w:val="28"/>
                <w:cs/>
                <w:lang w:val="th-TH"/>
              </w:rPr>
            </w:pPr>
          </w:p>
        </w:tc>
        <w:tc>
          <w:tcPr>
            <w:tcW w:w="1395" w:type="dxa"/>
            <w:shd w:val="clear" w:color="auto" w:fill="F2F2F2" w:themeFill="background1" w:themeFillShade="F2"/>
            <w:vAlign w:val="center"/>
          </w:tcPr>
          <w:p w14:paraId="227E1931" w14:textId="732BC57D" w:rsidR="00776CAA" w:rsidRPr="00B60D70" w:rsidRDefault="00776CAA" w:rsidP="007D1BBB">
            <w:pPr>
              <w:jc w:val="center"/>
              <w:rPr>
                <w:rFonts w:ascii="TH SarabunPSK" w:hAnsi="TH SarabunPSK" w:cs="TH SarabunPSK"/>
                <w:b/>
                <w:bCs/>
                <w:sz w:val="28"/>
                <w:szCs w:val="28"/>
                <w:lang w:val="th-TH"/>
              </w:rPr>
            </w:pPr>
            <w:r w:rsidRPr="00B60D70">
              <w:rPr>
                <w:rFonts w:ascii="TH SarabunPSK" w:hAnsi="TH SarabunPSK" w:cs="TH SarabunPSK" w:hint="cs"/>
                <w:b/>
                <w:bCs/>
                <w:sz w:val="28"/>
                <w:szCs w:val="28"/>
                <w:cs/>
                <w:lang w:val="th-TH"/>
              </w:rPr>
              <w:t xml:space="preserve">แรกเข้า </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คน</w:t>
            </w:r>
            <w:r w:rsidRPr="00B60D70">
              <w:rPr>
                <w:rFonts w:ascii="TH SarabunPSK" w:hAnsi="TH SarabunPSK" w:cs="TH SarabunPSK" w:hint="cs"/>
                <w:b/>
                <w:bCs/>
                <w:sz w:val="28"/>
                <w:szCs w:val="28"/>
                <w:cs/>
              </w:rPr>
              <w:t>)</w:t>
            </w:r>
          </w:p>
        </w:tc>
        <w:tc>
          <w:tcPr>
            <w:tcW w:w="1271" w:type="dxa"/>
            <w:shd w:val="clear" w:color="auto" w:fill="F2F2F2" w:themeFill="background1" w:themeFillShade="F2"/>
            <w:vAlign w:val="center"/>
          </w:tcPr>
          <w:p w14:paraId="5A99418B" w14:textId="5FB6FF96" w:rsidR="00776CAA" w:rsidRPr="00B60D70" w:rsidRDefault="00776CAA" w:rsidP="007D1BBB">
            <w:pPr>
              <w:jc w:val="center"/>
              <w:rPr>
                <w:rFonts w:ascii="TH SarabunPSK" w:hAnsi="TH SarabunPSK" w:cs="TH SarabunPSK"/>
                <w:b/>
                <w:bCs/>
                <w:sz w:val="28"/>
                <w:szCs w:val="28"/>
                <w:lang w:val="th-TH"/>
              </w:rPr>
            </w:pPr>
            <w:r w:rsidRPr="00B60D70">
              <w:rPr>
                <w:rFonts w:ascii="TH SarabunPSK" w:hAnsi="TH SarabunPSK" w:cs="TH SarabunPSK" w:hint="cs"/>
                <w:b/>
                <w:bCs/>
                <w:sz w:val="28"/>
                <w:szCs w:val="28"/>
                <w:cs/>
                <w:lang w:val="th-TH"/>
              </w:rPr>
              <w:t>ตกออก /ลาออก</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คน</w:t>
            </w:r>
            <w:r w:rsidRPr="00B60D70">
              <w:rPr>
                <w:rFonts w:ascii="TH SarabunPSK" w:hAnsi="TH SarabunPSK" w:cs="TH SarabunPSK" w:hint="cs"/>
                <w:b/>
                <w:bCs/>
                <w:sz w:val="28"/>
                <w:szCs w:val="28"/>
                <w:cs/>
              </w:rPr>
              <w:t>)</w:t>
            </w:r>
          </w:p>
        </w:tc>
        <w:tc>
          <w:tcPr>
            <w:tcW w:w="1238" w:type="dxa"/>
            <w:shd w:val="clear" w:color="auto" w:fill="F2F2F2" w:themeFill="background1" w:themeFillShade="F2"/>
            <w:vAlign w:val="center"/>
          </w:tcPr>
          <w:p w14:paraId="44745C0B" w14:textId="77777777" w:rsidR="00776CAA" w:rsidRPr="00B60D70" w:rsidRDefault="00776CAA" w:rsidP="007D1BBB">
            <w:pPr>
              <w:jc w:val="center"/>
              <w:rPr>
                <w:rFonts w:ascii="TH SarabunPSK" w:hAnsi="TH SarabunPSK" w:cs="TH SarabunPSK"/>
                <w:b/>
                <w:bCs/>
                <w:sz w:val="28"/>
                <w:szCs w:val="28"/>
                <w:lang w:val="th-TH"/>
              </w:rPr>
            </w:pPr>
            <w:r w:rsidRPr="00B60D70">
              <w:rPr>
                <w:rFonts w:ascii="TH SarabunPSK" w:hAnsi="TH SarabunPSK" w:cs="TH SarabunPSK" w:hint="cs"/>
                <w:b/>
                <w:bCs/>
                <w:sz w:val="28"/>
                <w:szCs w:val="28"/>
                <w:cs/>
                <w:lang w:val="th-TH"/>
              </w:rPr>
              <w:t xml:space="preserve">กำลังศึกษา </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คน</w:t>
            </w:r>
            <w:r w:rsidRPr="00B60D70">
              <w:rPr>
                <w:rFonts w:ascii="TH SarabunPSK" w:hAnsi="TH SarabunPSK" w:cs="TH SarabunPSK" w:hint="cs"/>
                <w:b/>
                <w:bCs/>
                <w:sz w:val="28"/>
                <w:szCs w:val="28"/>
                <w:cs/>
              </w:rPr>
              <w:t>)</w:t>
            </w:r>
          </w:p>
        </w:tc>
        <w:tc>
          <w:tcPr>
            <w:tcW w:w="1373" w:type="dxa"/>
            <w:shd w:val="clear" w:color="auto" w:fill="F2F2F2" w:themeFill="background1" w:themeFillShade="F2"/>
            <w:vAlign w:val="center"/>
          </w:tcPr>
          <w:p w14:paraId="34D75075" w14:textId="791F63FA" w:rsidR="00776CAA" w:rsidRPr="00B60D70" w:rsidRDefault="00776CAA" w:rsidP="000C5EE3">
            <w:pPr>
              <w:jc w:val="center"/>
              <w:rPr>
                <w:rFonts w:ascii="TH SarabunPSK" w:hAnsi="TH SarabunPSK" w:cs="TH SarabunPSK"/>
                <w:b/>
                <w:bCs/>
                <w:sz w:val="28"/>
                <w:szCs w:val="28"/>
                <w:cs/>
                <w:lang w:val="th-TH"/>
              </w:rPr>
            </w:pPr>
            <w:r w:rsidRPr="00B60D70">
              <w:rPr>
                <w:rFonts w:ascii="TH SarabunPSK" w:hAnsi="TH SarabunPSK" w:cs="TH SarabunPSK" w:hint="cs"/>
                <w:b/>
                <w:bCs/>
                <w:sz w:val="28"/>
                <w:szCs w:val="28"/>
                <w:cs/>
                <w:lang w:val="th-TH"/>
              </w:rPr>
              <w:t>สำเร็จการศึกษา</w:t>
            </w:r>
            <w:r w:rsidRPr="00B60D70">
              <w:rPr>
                <w:rFonts w:ascii="TH SarabunPSK" w:hAnsi="TH SarabunPSK" w:cs="TH SarabunPSK" w:hint="cs"/>
                <w:b/>
                <w:bCs/>
                <w:sz w:val="28"/>
                <w:szCs w:val="28"/>
                <w:cs/>
              </w:rPr>
              <w:t xml:space="preserve"> (</w:t>
            </w:r>
            <w:r w:rsidRPr="00B60D70">
              <w:rPr>
                <w:rFonts w:ascii="TH SarabunPSK" w:hAnsi="TH SarabunPSK" w:cs="TH SarabunPSK" w:hint="cs"/>
                <w:b/>
                <w:bCs/>
                <w:sz w:val="28"/>
                <w:szCs w:val="28"/>
                <w:cs/>
                <w:lang w:val="th-TH"/>
              </w:rPr>
              <w:t>คน</w:t>
            </w:r>
            <w:r w:rsidRPr="00B60D70">
              <w:rPr>
                <w:rFonts w:ascii="TH SarabunPSK" w:hAnsi="TH SarabunPSK" w:cs="TH SarabunPSK" w:hint="cs"/>
                <w:b/>
                <w:bCs/>
                <w:sz w:val="28"/>
                <w:szCs w:val="28"/>
                <w:cs/>
              </w:rPr>
              <w:t>)</w:t>
            </w:r>
          </w:p>
        </w:tc>
        <w:tc>
          <w:tcPr>
            <w:tcW w:w="948" w:type="dxa"/>
            <w:shd w:val="clear" w:color="auto" w:fill="F2F2F2" w:themeFill="background1" w:themeFillShade="F2"/>
          </w:tcPr>
          <w:p w14:paraId="63426F03" w14:textId="3E46904D" w:rsidR="00776CAA" w:rsidRPr="00B60D70" w:rsidRDefault="00E10944" w:rsidP="00D57CD5">
            <w:pPr>
              <w:jc w:val="center"/>
              <w:rPr>
                <w:rFonts w:ascii="TH SarabunPSK" w:hAnsi="TH SarabunPSK" w:cs="TH SarabunPSK"/>
                <w:sz w:val="28"/>
                <w:szCs w:val="28"/>
                <w:cs/>
                <w:lang w:val="th-TH"/>
              </w:rPr>
            </w:pPr>
            <w:r w:rsidRPr="00B60D70">
              <w:rPr>
                <w:rFonts w:ascii="TH SarabunPSK" w:hAnsi="TH SarabunPSK" w:cs="TH SarabunPSK"/>
                <w:sz w:val="28"/>
                <w:szCs w:val="28"/>
              </w:rPr>
              <w:t xml:space="preserve">5 </w:t>
            </w:r>
            <w:r w:rsidRPr="00B60D70">
              <w:rPr>
                <w:rFonts w:ascii="TH SarabunPSK" w:hAnsi="TH SarabunPSK" w:cs="TH SarabunPSK"/>
                <w:sz w:val="28"/>
                <w:szCs w:val="28"/>
                <w:cs/>
                <w:lang w:val="th-TH"/>
              </w:rPr>
              <w:t>ปี</w:t>
            </w:r>
          </w:p>
        </w:tc>
        <w:tc>
          <w:tcPr>
            <w:tcW w:w="721" w:type="dxa"/>
            <w:shd w:val="clear" w:color="auto" w:fill="F2F2F2" w:themeFill="background1" w:themeFillShade="F2"/>
          </w:tcPr>
          <w:p w14:paraId="259FDAD3" w14:textId="2A319630" w:rsidR="00E10944" w:rsidRPr="00B60D70" w:rsidRDefault="00E10944" w:rsidP="00D57CD5">
            <w:pPr>
              <w:jc w:val="center"/>
              <w:rPr>
                <w:rFonts w:ascii="TH SarabunPSK" w:hAnsi="TH SarabunPSK" w:cs="TH SarabunPSK"/>
                <w:sz w:val="28"/>
                <w:szCs w:val="28"/>
              </w:rPr>
            </w:pPr>
            <w:r w:rsidRPr="00B60D70">
              <w:rPr>
                <w:rFonts w:ascii="TH SarabunPSK" w:hAnsi="TH SarabunPSK" w:cs="TH SarabunPSK"/>
                <w:sz w:val="28"/>
                <w:szCs w:val="28"/>
              </w:rPr>
              <w:t xml:space="preserve">&gt; 5 </w:t>
            </w:r>
            <w:r w:rsidRPr="00B60D70">
              <w:rPr>
                <w:rFonts w:ascii="TH SarabunPSK" w:hAnsi="TH SarabunPSK" w:cs="TH SarabunPSK"/>
                <w:sz w:val="28"/>
                <w:szCs w:val="28"/>
                <w:cs/>
                <w:lang w:val="th-TH"/>
              </w:rPr>
              <w:t>ป</w:t>
            </w:r>
            <w:r w:rsidRPr="00B60D70">
              <w:rPr>
                <w:rFonts w:ascii="TH SarabunPSK" w:hAnsi="TH SarabunPSK" w:cs="TH SarabunPSK" w:hint="cs"/>
                <w:sz w:val="28"/>
                <w:szCs w:val="28"/>
                <w:cs/>
                <w:lang w:val="th-TH"/>
              </w:rPr>
              <w:t>ี</w:t>
            </w:r>
          </w:p>
        </w:tc>
        <w:tc>
          <w:tcPr>
            <w:tcW w:w="1016" w:type="dxa"/>
            <w:shd w:val="clear" w:color="auto" w:fill="F2F2F2" w:themeFill="background1" w:themeFillShade="F2"/>
          </w:tcPr>
          <w:p w14:paraId="00850375" w14:textId="77777777" w:rsidR="00E10944" w:rsidRPr="00B60D70" w:rsidRDefault="00E10944" w:rsidP="00D420AC">
            <w:pPr>
              <w:rPr>
                <w:rFonts w:ascii="TH SarabunPSK" w:hAnsi="TH SarabunPSK" w:cs="TH SarabunPSK"/>
                <w:sz w:val="28"/>
                <w:szCs w:val="28"/>
                <w:cs/>
                <w:lang w:val="th-TH"/>
              </w:rPr>
            </w:pPr>
          </w:p>
        </w:tc>
      </w:tr>
      <w:tr w:rsidR="00B60D70" w:rsidRPr="00B60D70" w14:paraId="5823430B" w14:textId="2D5E2C1D" w:rsidTr="001C161C">
        <w:tc>
          <w:tcPr>
            <w:tcW w:w="1054" w:type="dxa"/>
          </w:tcPr>
          <w:p w14:paraId="4BD3FAF2" w14:textId="2E4DFB96" w:rsidR="00776CAA" w:rsidRPr="00B60D70" w:rsidRDefault="00776CAA" w:rsidP="005C0A24">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rPr>
              <w:t>2567</w:t>
            </w:r>
          </w:p>
        </w:tc>
        <w:tc>
          <w:tcPr>
            <w:tcW w:w="1395" w:type="dxa"/>
          </w:tcPr>
          <w:p w14:paraId="1E4F0449" w14:textId="0B9051EB" w:rsidR="00776CAA" w:rsidRPr="00B60D70" w:rsidRDefault="00776CAA" w:rsidP="005C0A24">
            <w:pPr>
              <w:jc w:val="center"/>
              <w:rPr>
                <w:rFonts w:ascii="TH SarabunPSK" w:hAnsi="TH SarabunPSK" w:cs="TH SarabunPSK"/>
                <w:sz w:val="28"/>
                <w:szCs w:val="28"/>
                <w:shd w:val="clear" w:color="auto" w:fill="FFFFFF"/>
              </w:rPr>
            </w:pPr>
            <w:r w:rsidRPr="00B60D70">
              <w:rPr>
                <w:rFonts w:ascii="TH SarabunPSK" w:hAnsi="TH SarabunPSK" w:cs="TH SarabunPSK"/>
                <w:sz w:val="28"/>
                <w:szCs w:val="28"/>
                <w:shd w:val="clear" w:color="auto" w:fill="FFFFFF"/>
              </w:rPr>
              <w:t>40</w:t>
            </w:r>
          </w:p>
        </w:tc>
        <w:tc>
          <w:tcPr>
            <w:tcW w:w="1271" w:type="dxa"/>
          </w:tcPr>
          <w:p w14:paraId="58642D59" w14:textId="34AF1AE6" w:rsidR="00776CAA" w:rsidRPr="00B60D70" w:rsidRDefault="00776CAA" w:rsidP="005C0A24">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rPr>
              <w:t>-</w:t>
            </w:r>
          </w:p>
        </w:tc>
        <w:tc>
          <w:tcPr>
            <w:tcW w:w="1238" w:type="dxa"/>
          </w:tcPr>
          <w:p w14:paraId="162C9E74" w14:textId="3CF843C3" w:rsidR="00776CAA" w:rsidRPr="00B60D70" w:rsidRDefault="00776CAA" w:rsidP="005C0A24">
            <w:pPr>
              <w:jc w:val="center"/>
              <w:rPr>
                <w:rFonts w:ascii="TH SarabunPSK" w:hAnsi="TH SarabunPSK" w:cs="TH SarabunPSK"/>
                <w:sz w:val="28"/>
                <w:szCs w:val="28"/>
                <w:shd w:val="clear" w:color="auto" w:fill="FFFFFF"/>
              </w:rPr>
            </w:pPr>
            <w:r w:rsidRPr="00B60D70">
              <w:rPr>
                <w:rFonts w:ascii="TH SarabunPSK" w:hAnsi="TH SarabunPSK" w:cs="TH SarabunPSK"/>
                <w:sz w:val="28"/>
                <w:szCs w:val="28"/>
                <w:shd w:val="clear" w:color="auto" w:fill="FFFFFF"/>
              </w:rPr>
              <w:t>40</w:t>
            </w:r>
          </w:p>
        </w:tc>
        <w:tc>
          <w:tcPr>
            <w:tcW w:w="1373" w:type="dxa"/>
          </w:tcPr>
          <w:p w14:paraId="37E512CE" w14:textId="2B1CF38C" w:rsidR="00776CAA" w:rsidRPr="00B60D70" w:rsidRDefault="00776CAA" w:rsidP="000C5EE3">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rPr>
              <w:t>-</w:t>
            </w:r>
          </w:p>
        </w:tc>
        <w:tc>
          <w:tcPr>
            <w:tcW w:w="948" w:type="dxa"/>
          </w:tcPr>
          <w:p w14:paraId="2A03355F" w14:textId="446A2A49" w:rsidR="00776CAA" w:rsidRPr="00B60D70" w:rsidRDefault="00776CAA" w:rsidP="005C0A24">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rPr>
              <w:t>-</w:t>
            </w:r>
          </w:p>
        </w:tc>
        <w:tc>
          <w:tcPr>
            <w:tcW w:w="721" w:type="dxa"/>
          </w:tcPr>
          <w:p w14:paraId="67050909" w14:textId="1256DC86" w:rsidR="00E10944" w:rsidRPr="00B60D70" w:rsidRDefault="00E10944" w:rsidP="005C0A24">
            <w:pPr>
              <w:jc w:val="center"/>
              <w:rPr>
                <w:rFonts w:ascii="TH SarabunPSK" w:hAnsi="TH SarabunPSK" w:cs="TH SarabunPSK"/>
                <w:sz w:val="28"/>
                <w:szCs w:val="28"/>
                <w:shd w:val="clear" w:color="auto" w:fill="FFFFFF"/>
                <w:cs/>
              </w:rPr>
            </w:pPr>
            <w:r w:rsidRPr="00B60D70">
              <w:rPr>
                <w:rFonts w:ascii="TH SarabunPSK" w:hAnsi="TH SarabunPSK" w:cs="TH SarabunPSK" w:hint="cs"/>
                <w:sz w:val="28"/>
                <w:szCs w:val="28"/>
                <w:shd w:val="clear" w:color="auto" w:fill="FFFFFF"/>
                <w:cs/>
              </w:rPr>
              <w:t>-</w:t>
            </w:r>
          </w:p>
        </w:tc>
        <w:tc>
          <w:tcPr>
            <w:tcW w:w="1016" w:type="dxa"/>
          </w:tcPr>
          <w:p w14:paraId="7BCE564C" w14:textId="69138FCA" w:rsidR="00E10944" w:rsidRPr="00B60D70" w:rsidRDefault="00E10944" w:rsidP="005C0A24">
            <w:pPr>
              <w:jc w:val="center"/>
              <w:rPr>
                <w:rFonts w:ascii="TH SarabunPSK" w:hAnsi="TH SarabunPSK" w:cs="TH SarabunPSK"/>
                <w:sz w:val="28"/>
                <w:szCs w:val="28"/>
                <w:shd w:val="clear" w:color="auto" w:fill="FFFFFF"/>
                <w:cs/>
              </w:rPr>
            </w:pPr>
            <w:r w:rsidRPr="00B60D70">
              <w:rPr>
                <w:rFonts w:ascii="TH SarabunPSK" w:hAnsi="TH SarabunPSK" w:cs="TH SarabunPSK" w:hint="cs"/>
                <w:sz w:val="28"/>
                <w:szCs w:val="28"/>
                <w:shd w:val="clear" w:color="auto" w:fill="FFFFFF"/>
                <w:cs/>
              </w:rPr>
              <w:t>-</w:t>
            </w:r>
          </w:p>
        </w:tc>
      </w:tr>
      <w:tr w:rsidR="00B60D70" w:rsidRPr="00B60D70" w14:paraId="7AFBE967" w14:textId="45833B7F" w:rsidTr="001C161C">
        <w:tc>
          <w:tcPr>
            <w:tcW w:w="1054" w:type="dxa"/>
          </w:tcPr>
          <w:p w14:paraId="78DAC5C3" w14:textId="03C3A55F" w:rsidR="00776CAA" w:rsidRPr="00B60D70" w:rsidRDefault="00776CAA" w:rsidP="005C0A24">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rPr>
              <w:t>2566</w:t>
            </w:r>
          </w:p>
        </w:tc>
        <w:tc>
          <w:tcPr>
            <w:tcW w:w="1395" w:type="dxa"/>
          </w:tcPr>
          <w:p w14:paraId="7BE1B030" w14:textId="14ABC274" w:rsidR="00776CAA" w:rsidRPr="00B60D70" w:rsidRDefault="00776CAA" w:rsidP="005C0A24">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rPr>
              <w:t>4</w:t>
            </w:r>
            <w:r w:rsidRPr="00B60D70">
              <w:rPr>
                <w:rFonts w:ascii="TH SarabunPSK" w:hAnsi="TH SarabunPSK" w:cs="TH SarabunPSK"/>
                <w:sz w:val="28"/>
                <w:szCs w:val="28"/>
                <w:shd w:val="clear" w:color="auto" w:fill="FFFFFF"/>
              </w:rPr>
              <w:t>1</w:t>
            </w:r>
          </w:p>
        </w:tc>
        <w:tc>
          <w:tcPr>
            <w:tcW w:w="1271" w:type="dxa"/>
          </w:tcPr>
          <w:p w14:paraId="1C312670" w14:textId="23E20493" w:rsidR="00776CAA" w:rsidRPr="00B60D70" w:rsidRDefault="00776CAA" w:rsidP="005C0A24">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rPr>
              <w:t>1</w:t>
            </w:r>
            <w:r w:rsidRPr="00B60D70">
              <w:rPr>
                <w:rFonts w:ascii="TH SarabunPSK" w:hAnsi="TH SarabunPSK" w:cs="TH SarabunPSK"/>
                <w:sz w:val="28"/>
                <w:szCs w:val="28"/>
                <w:shd w:val="clear" w:color="auto" w:fill="FFFFFF"/>
              </w:rPr>
              <w:t>3</w:t>
            </w:r>
          </w:p>
        </w:tc>
        <w:tc>
          <w:tcPr>
            <w:tcW w:w="1238" w:type="dxa"/>
          </w:tcPr>
          <w:p w14:paraId="249C5A0D" w14:textId="030B676D" w:rsidR="00776CAA" w:rsidRPr="00B60D70" w:rsidRDefault="00776CAA" w:rsidP="005C0A24">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rPr>
              <w:t>28</w:t>
            </w:r>
          </w:p>
        </w:tc>
        <w:tc>
          <w:tcPr>
            <w:tcW w:w="1373" w:type="dxa"/>
          </w:tcPr>
          <w:p w14:paraId="7DD4C38A" w14:textId="01212D3B" w:rsidR="00776CAA" w:rsidRPr="00B60D70" w:rsidRDefault="00776CAA" w:rsidP="000C5EE3">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rPr>
              <w:t>-</w:t>
            </w:r>
          </w:p>
        </w:tc>
        <w:tc>
          <w:tcPr>
            <w:tcW w:w="948" w:type="dxa"/>
          </w:tcPr>
          <w:p w14:paraId="70F17AAB" w14:textId="7AC54AD5" w:rsidR="00776CAA" w:rsidRPr="00B60D70" w:rsidRDefault="00776CAA" w:rsidP="005C0A24">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rPr>
              <w:t>-</w:t>
            </w:r>
          </w:p>
        </w:tc>
        <w:tc>
          <w:tcPr>
            <w:tcW w:w="721" w:type="dxa"/>
          </w:tcPr>
          <w:p w14:paraId="021E9159" w14:textId="2956B67B" w:rsidR="00E10944" w:rsidRPr="00B60D70" w:rsidRDefault="00E10944" w:rsidP="005C0A24">
            <w:pPr>
              <w:jc w:val="center"/>
              <w:rPr>
                <w:rFonts w:ascii="TH SarabunPSK" w:hAnsi="TH SarabunPSK" w:cs="TH SarabunPSK"/>
                <w:sz w:val="28"/>
                <w:szCs w:val="28"/>
                <w:shd w:val="clear" w:color="auto" w:fill="FFFFFF"/>
                <w:cs/>
              </w:rPr>
            </w:pPr>
            <w:r w:rsidRPr="00B60D70">
              <w:rPr>
                <w:rFonts w:ascii="TH SarabunPSK" w:hAnsi="TH SarabunPSK" w:cs="TH SarabunPSK" w:hint="cs"/>
                <w:sz w:val="28"/>
                <w:szCs w:val="28"/>
                <w:shd w:val="clear" w:color="auto" w:fill="FFFFFF"/>
                <w:cs/>
              </w:rPr>
              <w:t>-</w:t>
            </w:r>
          </w:p>
        </w:tc>
        <w:tc>
          <w:tcPr>
            <w:tcW w:w="1016" w:type="dxa"/>
          </w:tcPr>
          <w:p w14:paraId="0060DB7F" w14:textId="2E803823" w:rsidR="00E10944" w:rsidRPr="00B60D70" w:rsidRDefault="00E10944" w:rsidP="005C0A24">
            <w:pPr>
              <w:jc w:val="center"/>
              <w:rPr>
                <w:rFonts w:ascii="TH SarabunPSK" w:hAnsi="TH SarabunPSK" w:cs="TH SarabunPSK"/>
                <w:sz w:val="28"/>
                <w:szCs w:val="28"/>
                <w:shd w:val="clear" w:color="auto" w:fill="FFFFFF"/>
                <w:cs/>
              </w:rPr>
            </w:pPr>
            <w:r w:rsidRPr="00B60D70">
              <w:rPr>
                <w:rFonts w:ascii="TH SarabunPSK" w:hAnsi="TH SarabunPSK" w:cs="TH SarabunPSK" w:hint="cs"/>
                <w:sz w:val="28"/>
                <w:szCs w:val="28"/>
                <w:shd w:val="clear" w:color="auto" w:fill="FFFFFF"/>
                <w:cs/>
              </w:rPr>
              <w:t>-</w:t>
            </w:r>
          </w:p>
        </w:tc>
      </w:tr>
      <w:tr w:rsidR="00B60D70" w:rsidRPr="00B60D70" w14:paraId="1E330FC8" w14:textId="72A89216" w:rsidTr="001C161C">
        <w:tc>
          <w:tcPr>
            <w:tcW w:w="1054" w:type="dxa"/>
          </w:tcPr>
          <w:p w14:paraId="5BCFEC6A" w14:textId="3C2BA13A" w:rsidR="00776CAA" w:rsidRPr="00B60D70" w:rsidRDefault="00776CAA" w:rsidP="00132B76">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rPr>
              <w:t>2565</w:t>
            </w:r>
          </w:p>
        </w:tc>
        <w:tc>
          <w:tcPr>
            <w:tcW w:w="1395" w:type="dxa"/>
          </w:tcPr>
          <w:p w14:paraId="52AD7C2B" w14:textId="073074D4" w:rsidR="00776CAA" w:rsidRPr="00B60D70" w:rsidRDefault="00776CAA" w:rsidP="00132B76">
            <w:pPr>
              <w:jc w:val="center"/>
              <w:rPr>
                <w:rFonts w:ascii="TH SarabunPSK" w:hAnsi="TH SarabunPSK" w:cs="TH SarabunPSK"/>
                <w:sz w:val="28"/>
                <w:szCs w:val="28"/>
                <w:shd w:val="clear" w:color="auto" w:fill="FFFFFF"/>
              </w:rPr>
            </w:pPr>
            <w:r w:rsidRPr="00B60D70">
              <w:rPr>
                <w:rFonts w:ascii="TH SarabunPSK" w:hAnsi="TH SarabunPSK" w:cs="TH SarabunPSK"/>
                <w:sz w:val="28"/>
                <w:szCs w:val="28"/>
                <w:shd w:val="clear" w:color="auto" w:fill="FFFFFF"/>
              </w:rPr>
              <w:t>39</w:t>
            </w:r>
          </w:p>
        </w:tc>
        <w:tc>
          <w:tcPr>
            <w:tcW w:w="1271" w:type="dxa"/>
          </w:tcPr>
          <w:p w14:paraId="64815968" w14:textId="306BE459" w:rsidR="00776CAA" w:rsidRPr="00B60D70" w:rsidRDefault="00776CAA" w:rsidP="00132B76">
            <w:pPr>
              <w:jc w:val="center"/>
              <w:rPr>
                <w:rFonts w:ascii="TH SarabunPSK" w:hAnsi="TH SarabunPSK" w:cs="TH SarabunPSK"/>
                <w:sz w:val="28"/>
                <w:szCs w:val="28"/>
                <w:shd w:val="clear" w:color="auto" w:fill="FFFFFF"/>
              </w:rPr>
            </w:pPr>
            <w:r w:rsidRPr="00B60D70">
              <w:rPr>
                <w:rFonts w:ascii="TH SarabunPSK" w:hAnsi="TH SarabunPSK" w:cs="TH SarabunPSK"/>
                <w:sz w:val="28"/>
                <w:szCs w:val="28"/>
                <w:shd w:val="clear" w:color="auto" w:fill="FFFFFF"/>
              </w:rPr>
              <w:t>4</w:t>
            </w:r>
          </w:p>
        </w:tc>
        <w:tc>
          <w:tcPr>
            <w:tcW w:w="1238" w:type="dxa"/>
          </w:tcPr>
          <w:p w14:paraId="514FD82D" w14:textId="5A9188FF" w:rsidR="00776CAA" w:rsidRPr="00B60D70" w:rsidRDefault="00776CAA" w:rsidP="00132B76">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rPr>
              <w:t>3</w:t>
            </w:r>
            <w:r w:rsidRPr="00B60D70">
              <w:rPr>
                <w:rFonts w:ascii="TH SarabunPSK" w:hAnsi="TH SarabunPSK" w:cs="TH SarabunPSK"/>
                <w:sz w:val="28"/>
                <w:szCs w:val="28"/>
                <w:shd w:val="clear" w:color="auto" w:fill="FFFFFF"/>
              </w:rPr>
              <w:t>5</w:t>
            </w:r>
          </w:p>
        </w:tc>
        <w:tc>
          <w:tcPr>
            <w:tcW w:w="1373" w:type="dxa"/>
          </w:tcPr>
          <w:p w14:paraId="684916FD" w14:textId="05CFA6A8" w:rsidR="00776CAA" w:rsidRPr="00B60D70" w:rsidRDefault="00776CAA" w:rsidP="000C5EE3">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rPr>
              <w:t>-</w:t>
            </w:r>
          </w:p>
        </w:tc>
        <w:tc>
          <w:tcPr>
            <w:tcW w:w="948" w:type="dxa"/>
          </w:tcPr>
          <w:p w14:paraId="4D0A462D" w14:textId="2E17F61A" w:rsidR="00776CAA" w:rsidRPr="00B60D70" w:rsidRDefault="00776CAA" w:rsidP="00132B76">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rPr>
              <w:t>-</w:t>
            </w:r>
          </w:p>
        </w:tc>
        <w:tc>
          <w:tcPr>
            <w:tcW w:w="721" w:type="dxa"/>
          </w:tcPr>
          <w:p w14:paraId="64E668ED" w14:textId="7EA35031" w:rsidR="00E10944" w:rsidRPr="00B60D70" w:rsidRDefault="00E10944" w:rsidP="00132B76">
            <w:pPr>
              <w:jc w:val="center"/>
              <w:rPr>
                <w:rFonts w:ascii="TH SarabunPSK" w:hAnsi="TH SarabunPSK" w:cs="TH SarabunPSK"/>
                <w:sz w:val="28"/>
                <w:szCs w:val="28"/>
                <w:shd w:val="clear" w:color="auto" w:fill="FFFFFF"/>
                <w:cs/>
              </w:rPr>
            </w:pPr>
            <w:r w:rsidRPr="00B60D70">
              <w:rPr>
                <w:rFonts w:ascii="TH SarabunPSK" w:hAnsi="TH SarabunPSK" w:cs="TH SarabunPSK" w:hint="cs"/>
                <w:sz w:val="28"/>
                <w:szCs w:val="28"/>
                <w:shd w:val="clear" w:color="auto" w:fill="FFFFFF"/>
                <w:cs/>
              </w:rPr>
              <w:t>-</w:t>
            </w:r>
          </w:p>
        </w:tc>
        <w:tc>
          <w:tcPr>
            <w:tcW w:w="1016" w:type="dxa"/>
          </w:tcPr>
          <w:p w14:paraId="1A8CCC06" w14:textId="07F664F2" w:rsidR="00E10944" w:rsidRPr="00B60D70" w:rsidRDefault="00E10944" w:rsidP="00132B76">
            <w:pPr>
              <w:jc w:val="center"/>
              <w:rPr>
                <w:rFonts w:ascii="TH SarabunPSK" w:hAnsi="TH SarabunPSK" w:cs="TH SarabunPSK"/>
                <w:sz w:val="28"/>
                <w:szCs w:val="28"/>
                <w:shd w:val="clear" w:color="auto" w:fill="FFFFFF"/>
                <w:cs/>
              </w:rPr>
            </w:pPr>
            <w:r w:rsidRPr="00B60D70">
              <w:rPr>
                <w:rFonts w:ascii="TH SarabunPSK" w:hAnsi="TH SarabunPSK" w:cs="TH SarabunPSK" w:hint="cs"/>
                <w:sz w:val="28"/>
                <w:szCs w:val="28"/>
                <w:shd w:val="clear" w:color="auto" w:fill="FFFFFF"/>
                <w:cs/>
              </w:rPr>
              <w:t>-</w:t>
            </w:r>
          </w:p>
        </w:tc>
      </w:tr>
      <w:tr w:rsidR="00B60D70" w:rsidRPr="00B60D70" w14:paraId="68ED2E02" w14:textId="5F064DF8" w:rsidTr="001C161C">
        <w:tc>
          <w:tcPr>
            <w:tcW w:w="1054" w:type="dxa"/>
          </w:tcPr>
          <w:p w14:paraId="13380E15" w14:textId="18E6297E" w:rsidR="00776CAA" w:rsidRPr="00B60D70" w:rsidRDefault="00776CAA" w:rsidP="00132B76">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rPr>
              <w:t>2564</w:t>
            </w:r>
          </w:p>
        </w:tc>
        <w:tc>
          <w:tcPr>
            <w:tcW w:w="1395" w:type="dxa"/>
          </w:tcPr>
          <w:p w14:paraId="6880E716" w14:textId="38A6CB0A" w:rsidR="00776CAA" w:rsidRPr="00B60D70" w:rsidRDefault="00776CAA" w:rsidP="00132B76">
            <w:pPr>
              <w:jc w:val="center"/>
              <w:rPr>
                <w:rFonts w:ascii="TH SarabunPSK" w:hAnsi="TH SarabunPSK" w:cs="TH SarabunPSK"/>
                <w:sz w:val="28"/>
                <w:szCs w:val="28"/>
                <w:shd w:val="clear" w:color="auto" w:fill="FFFFFF"/>
              </w:rPr>
            </w:pPr>
            <w:r w:rsidRPr="00B60D70">
              <w:rPr>
                <w:rFonts w:ascii="TH SarabunPSK" w:hAnsi="TH SarabunPSK" w:cs="TH SarabunPSK"/>
                <w:sz w:val="28"/>
                <w:szCs w:val="28"/>
                <w:shd w:val="clear" w:color="auto" w:fill="FFFFFF"/>
              </w:rPr>
              <w:t>40</w:t>
            </w:r>
          </w:p>
        </w:tc>
        <w:tc>
          <w:tcPr>
            <w:tcW w:w="1271" w:type="dxa"/>
          </w:tcPr>
          <w:p w14:paraId="342E1E52" w14:textId="316AFA98" w:rsidR="00776CAA" w:rsidRPr="00B60D70" w:rsidRDefault="00776CAA" w:rsidP="00132B76">
            <w:pPr>
              <w:jc w:val="center"/>
              <w:rPr>
                <w:rFonts w:ascii="TH SarabunPSK" w:hAnsi="TH SarabunPSK" w:cs="TH SarabunPSK"/>
                <w:sz w:val="28"/>
                <w:szCs w:val="28"/>
                <w:shd w:val="clear" w:color="auto" w:fill="FFFFFF"/>
              </w:rPr>
            </w:pPr>
            <w:r w:rsidRPr="00B60D70">
              <w:rPr>
                <w:rFonts w:ascii="TH SarabunPSK" w:hAnsi="TH SarabunPSK" w:cs="TH SarabunPSK"/>
                <w:sz w:val="28"/>
                <w:szCs w:val="28"/>
                <w:shd w:val="clear" w:color="auto" w:fill="FFFFFF"/>
              </w:rPr>
              <w:t>11</w:t>
            </w:r>
          </w:p>
        </w:tc>
        <w:tc>
          <w:tcPr>
            <w:tcW w:w="1238" w:type="dxa"/>
          </w:tcPr>
          <w:p w14:paraId="684DF5C5" w14:textId="7C20E4F7" w:rsidR="00776CAA" w:rsidRPr="00B60D70" w:rsidRDefault="00776CAA" w:rsidP="00132B76">
            <w:pPr>
              <w:jc w:val="center"/>
              <w:rPr>
                <w:rFonts w:ascii="TH SarabunPSK" w:hAnsi="TH SarabunPSK" w:cs="TH SarabunPSK"/>
                <w:sz w:val="28"/>
                <w:szCs w:val="28"/>
                <w:shd w:val="clear" w:color="auto" w:fill="FFFFFF"/>
              </w:rPr>
            </w:pPr>
            <w:r w:rsidRPr="00B60D70">
              <w:rPr>
                <w:rFonts w:ascii="TH SarabunPSK" w:hAnsi="TH SarabunPSK" w:cs="TH SarabunPSK"/>
                <w:sz w:val="28"/>
                <w:szCs w:val="28"/>
                <w:shd w:val="clear" w:color="auto" w:fill="FFFFFF"/>
              </w:rPr>
              <w:t>29</w:t>
            </w:r>
          </w:p>
        </w:tc>
        <w:tc>
          <w:tcPr>
            <w:tcW w:w="1373" w:type="dxa"/>
          </w:tcPr>
          <w:p w14:paraId="27A6EB4D" w14:textId="7B3CD0EE" w:rsidR="00776CAA" w:rsidRPr="00B60D70" w:rsidRDefault="00776CAA" w:rsidP="000C5EE3">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rPr>
              <w:t>-</w:t>
            </w:r>
          </w:p>
        </w:tc>
        <w:tc>
          <w:tcPr>
            <w:tcW w:w="948" w:type="dxa"/>
          </w:tcPr>
          <w:p w14:paraId="05715C43" w14:textId="789C84FE" w:rsidR="00776CAA" w:rsidRPr="00B60D70" w:rsidRDefault="00776CAA" w:rsidP="00132B76">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rPr>
              <w:t>-</w:t>
            </w:r>
          </w:p>
        </w:tc>
        <w:tc>
          <w:tcPr>
            <w:tcW w:w="721" w:type="dxa"/>
          </w:tcPr>
          <w:p w14:paraId="321A8D4F" w14:textId="5A485AE4" w:rsidR="00E10944" w:rsidRPr="00B60D70" w:rsidRDefault="00E10944" w:rsidP="00132B76">
            <w:pPr>
              <w:jc w:val="center"/>
              <w:rPr>
                <w:rFonts w:ascii="TH SarabunPSK" w:hAnsi="TH SarabunPSK" w:cs="TH SarabunPSK"/>
                <w:sz w:val="28"/>
                <w:szCs w:val="28"/>
                <w:shd w:val="clear" w:color="auto" w:fill="FFFFFF"/>
                <w:cs/>
              </w:rPr>
            </w:pPr>
            <w:r w:rsidRPr="00B60D70">
              <w:rPr>
                <w:rFonts w:ascii="TH SarabunPSK" w:hAnsi="TH SarabunPSK" w:cs="TH SarabunPSK" w:hint="cs"/>
                <w:sz w:val="28"/>
                <w:szCs w:val="28"/>
                <w:shd w:val="clear" w:color="auto" w:fill="FFFFFF"/>
                <w:cs/>
              </w:rPr>
              <w:t>-</w:t>
            </w:r>
          </w:p>
        </w:tc>
        <w:tc>
          <w:tcPr>
            <w:tcW w:w="1016" w:type="dxa"/>
          </w:tcPr>
          <w:p w14:paraId="78D6D1A1" w14:textId="128B3D4E" w:rsidR="00E10944" w:rsidRPr="00B60D70" w:rsidRDefault="00E10944" w:rsidP="00132B76">
            <w:pPr>
              <w:jc w:val="center"/>
              <w:rPr>
                <w:rFonts w:ascii="TH SarabunPSK" w:hAnsi="TH SarabunPSK" w:cs="TH SarabunPSK"/>
                <w:sz w:val="28"/>
                <w:szCs w:val="28"/>
                <w:shd w:val="clear" w:color="auto" w:fill="FFFFFF"/>
                <w:cs/>
              </w:rPr>
            </w:pPr>
            <w:r w:rsidRPr="00B60D70">
              <w:rPr>
                <w:rFonts w:ascii="TH SarabunPSK" w:hAnsi="TH SarabunPSK" w:cs="TH SarabunPSK" w:hint="cs"/>
                <w:sz w:val="28"/>
                <w:szCs w:val="28"/>
                <w:shd w:val="clear" w:color="auto" w:fill="FFFFFF"/>
                <w:cs/>
              </w:rPr>
              <w:t>-</w:t>
            </w:r>
          </w:p>
        </w:tc>
      </w:tr>
      <w:tr w:rsidR="00B60D70" w:rsidRPr="00B60D70" w14:paraId="62E4B53D" w14:textId="2FB0E501" w:rsidTr="001C161C">
        <w:tc>
          <w:tcPr>
            <w:tcW w:w="1054" w:type="dxa"/>
          </w:tcPr>
          <w:p w14:paraId="27F1208F" w14:textId="77777777" w:rsidR="00776CAA" w:rsidRPr="00B60D70" w:rsidRDefault="00776CAA" w:rsidP="00132B76">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rPr>
              <w:t>2563</w:t>
            </w:r>
          </w:p>
        </w:tc>
        <w:tc>
          <w:tcPr>
            <w:tcW w:w="1395" w:type="dxa"/>
          </w:tcPr>
          <w:p w14:paraId="687ACA90" w14:textId="6A75C498" w:rsidR="00776CAA" w:rsidRPr="00B60D70" w:rsidRDefault="00776CAA" w:rsidP="00132B76">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rPr>
              <w:t>3</w:t>
            </w:r>
            <w:r w:rsidRPr="00B60D70">
              <w:rPr>
                <w:rFonts w:ascii="TH SarabunPSK" w:hAnsi="TH SarabunPSK" w:cs="TH SarabunPSK"/>
                <w:sz w:val="28"/>
                <w:szCs w:val="28"/>
                <w:shd w:val="clear" w:color="auto" w:fill="FFFFFF"/>
              </w:rPr>
              <w:t>2</w:t>
            </w:r>
          </w:p>
        </w:tc>
        <w:tc>
          <w:tcPr>
            <w:tcW w:w="1271" w:type="dxa"/>
          </w:tcPr>
          <w:p w14:paraId="49B9F47E" w14:textId="0C3A8CB1" w:rsidR="00776CAA" w:rsidRPr="00B60D70" w:rsidRDefault="00776CAA" w:rsidP="00132B76">
            <w:pPr>
              <w:jc w:val="center"/>
              <w:rPr>
                <w:rFonts w:ascii="TH SarabunPSK" w:hAnsi="TH SarabunPSK" w:cs="TH SarabunPSK"/>
                <w:sz w:val="28"/>
                <w:szCs w:val="28"/>
                <w:shd w:val="clear" w:color="auto" w:fill="FFFFFF"/>
              </w:rPr>
            </w:pPr>
            <w:r w:rsidRPr="00B60D70">
              <w:rPr>
                <w:rFonts w:ascii="TH SarabunPSK" w:hAnsi="TH SarabunPSK" w:cs="TH SarabunPSK"/>
                <w:sz w:val="28"/>
                <w:szCs w:val="28"/>
                <w:shd w:val="clear" w:color="auto" w:fill="FFFFFF"/>
              </w:rPr>
              <w:t>5</w:t>
            </w:r>
          </w:p>
        </w:tc>
        <w:tc>
          <w:tcPr>
            <w:tcW w:w="1238" w:type="dxa"/>
          </w:tcPr>
          <w:p w14:paraId="7DE55B1D" w14:textId="64833141" w:rsidR="00776CAA" w:rsidRPr="00B60D70" w:rsidRDefault="00776CAA" w:rsidP="00132B76">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rPr>
              <w:t>2</w:t>
            </w:r>
            <w:r w:rsidRPr="00B60D70">
              <w:rPr>
                <w:rFonts w:ascii="TH SarabunPSK" w:hAnsi="TH SarabunPSK" w:cs="TH SarabunPSK"/>
                <w:sz w:val="28"/>
                <w:szCs w:val="28"/>
                <w:shd w:val="clear" w:color="auto" w:fill="FFFFFF"/>
              </w:rPr>
              <w:t>7</w:t>
            </w:r>
          </w:p>
        </w:tc>
        <w:tc>
          <w:tcPr>
            <w:tcW w:w="1373" w:type="dxa"/>
          </w:tcPr>
          <w:p w14:paraId="3EEDB085" w14:textId="60635F06" w:rsidR="00776CAA" w:rsidRPr="00B60D70" w:rsidRDefault="00776CAA" w:rsidP="000C5EE3">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rPr>
              <w:t>-</w:t>
            </w:r>
          </w:p>
        </w:tc>
        <w:tc>
          <w:tcPr>
            <w:tcW w:w="948" w:type="dxa"/>
          </w:tcPr>
          <w:p w14:paraId="1525B6DB" w14:textId="1A9AC7BF" w:rsidR="00776CAA" w:rsidRPr="00B60D70" w:rsidRDefault="00776CAA" w:rsidP="00132B76">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rPr>
              <w:t>-</w:t>
            </w:r>
          </w:p>
        </w:tc>
        <w:tc>
          <w:tcPr>
            <w:tcW w:w="721" w:type="dxa"/>
          </w:tcPr>
          <w:p w14:paraId="58110C9F" w14:textId="24D3B6AB" w:rsidR="00E10944" w:rsidRPr="00B60D70" w:rsidRDefault="00E10944" w:rsidP="00132B76">
            <w:pPr>
              <w:jc w:val="center"/>
              <w:rPr>
                <w:rFonts w:ascii="TH SarabunPSK" w:hAnsi="TH SarabunPSK" w:cs="TH SarabunPSK"/>
                <w:sz w:val="28"/>
                <w:szCs w:val="28"/>
                <w:shd w:val="clear" w:color="auto" w:fill="FFFFFF"/>
                <w:cs/>
              </w:rPr>
            </w:pPr>
            <w:r w:rsidRPr="00B60D70">
              <w:rPr>
                <w:rFonts w:ascii="TH SarabunPSK" w:hAnsi="TH SarabunPSK" w:cs="TH SarabunPSK" w:hint="cs"/>
                <w:sz w:val="28"/>
                <w:szCs w:val="28"/>
                <w:shd w:val="clear" w:color="auto" w:fill="FFFFFF"/>
                <w:cs/>
              </w:rPr>
              <w:t>-</w:t>
            </w:r>
          </w:p>
        </w:tc>
        <w:tc>
          <w:tcPr>
            <w:tcW w:w="1016" w:type="dxa"/>
          </w:tcPr>
          <w:p w14:paraId="04788935" w14:textId="02BBA551" w:rsidR="00E10944" w:rsidRPr="00B60D70" w:rsidRDefault="00E10944" w:rsidP="00132B76">
            <w:pPr>
              <w:jc w:val="center"/>
              <w:rPr>
                <w:rFonts w:ascii="TH SarabunPSK" w:hAnsi="TH SarabunPSK" w:cs="TH SarabunPSK"/>
                <w:sz w:val="28"/>
                <w:szCs w:val="28"/>
                <w:shd w:val="clear" w:color="auto" w:fill="FFFFFF"/>
                <w:cs/>
              </w:rPr>
            </w:pPr>
            <w:r w:rsidRPr="00B60D70">
              <w:rPr>
                <w:rFonts w:ascii="TH SarabunPSK" w:hAnsi="TH SarabunPSK" w:cs="TH SarabunPSK" w:hint="cs"/>
                <w:sz w:val="28"/>
                <w:szCs w:val="28"/>
                <w:shd w:val="clear" w:color="auto" w:fill="FFFFFF"/>
                <w:cs/>
              </w:rPr>
              <w:t>-</w:t>
            </w:r>
          </w:p>
        </w:tc>
      </w:tr>
      <w:tr w:rsidR="00B60D70" w:rsidRPr="00B60D70" w14:paraId="3A627875" w14:textId="66ACE767" w:rsidTr="001C161C">
        <w:tc>
          <w:tcPr>
            <w:tcW w:w="1054" w:type="dxa"/>
          </w:tcPr>
          <w:p w14:paraId="7B09E283" w14:textId="77777777" w:rsidR="00776CAA" w:rsidRPr="00B60D70" w:rsidRDefault="00776CAA" w:rsidP="00132B76">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rPr>
              <w:t>2562</w:t>
            </w:r>
          </w:p>
        </w:tc>
        <w:tc>
          <w:tcPr>
            <w:tcW w:w="1395" w:type="dxa"/>
          </w:tcPr>
          <w:p w14:paraId="4543B75F" w14:textId="77777777" w:rsidR="00776CAA" w:rsidRPr="00B60D70" w:rsidRDefault="00776CAA" w:rsidP="00132B76">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rPr>
              <w:t>31</w:t>
            </w:r>
          </w:p>
        </w:tc>
        <w:tc>
          <w:tcPr>
            <w:tcW w:w="1271" w:type="dxa"/>
          </w:tcPr>
          <w:p w14:paraId="51DE940C" w14:textId="77777777" w:rsidR="00776CAA" w:rsidRPr="00B60D70" w:rsidRDefault="00776CAA" w:rsidP="00132B76">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rPr>
              <w:t>1</w:t>
            </w:r>
          </w:p>
        </w:tc>
        <w:tc>
          <w:tcPr>
            <w:tcW w:w="1238" w:type="dxa"/>
          </w:tcPr>
          <w:p w14:paraId="62E276B6" w14:textId="6E596CC0" w:rsidR="00776CAA" w:rsidRPr="00B60D70" w:rsidRDefault="00776CAA" w:rsidP="00132B76">
            <w:pPr>
              <w:jc w:val="center"/>
              <w:rPr>
                <w:rFonts w:ascii="TH SarabunPSK" w:hAnsi="TH SarabunPSK" w:cs="TH SarabunPSK"/>
                <w:sz w:val="28"/>
                <w:szCs w:val="28"/>
                <w:shd w:val="clear" w:color="auto" w:fill="FFFFFF"/>
              </w:rPr>
            </w:pPr>
            <w:r w:rsidRPr="00B60D70">
              <w:rPr>
                <w:rFonts w:ascii="TH SarabunPSK" w:hAnsi="TH SarabunPSK" w:cs="TH SarabunPSK"/>
                <w:sz w:val="28"/>
                <w:szCs w:val="28"/>
                <w:shd w:val="clear" w:color="auto" w:fill="FFFFFF"/>
              </w:rPr>
              <w:t>9</w:t>
            </w:r>
          </w:p>
        </w:tc>
        <w:tc>
          <w:tcPr>
            <w:tcW w:w="1373" w:type="dxa"/>
          </w:tcPr>
          <w:p w14:paraId="6F679600" w14:textId="3B3ABD07" w:rsidR="00776CAA" w:rsidRPr="00B60D70" w:rsidRDefault="00776CAA" w:rsidP="000C5EE3">
            <w:pPr>
              <w:jc w:val="center"/>
              <w:rPr>
                <w:rFonts w:ascii="TH SarabunPSK" w:hAnsi="TH SarabunPSK" w:cs="TH SarabunPSK"/>
                <w:sz w:val="28"/>
                <w:szCs w:val="28"/>
                <w:shd w:val="clear" w:color="auto" w:fill="FFFFFF"/>
                <w:cs/>
              </w:rPr>
            </w:pPr>
            <w:r w:rsidRPr="00B60D70">
              <w:rPr>
                <w:rFonts w:ascii="TH SarabunPSK" w:hAnsi="TH SarabunPSK" w:cs="TH SarabunPSK" w:hint="cs"/>
                <w:sz w:val="28"/>
                <w:szCs w:val="28"/>
                <w:shd w:val="clear" w:color="auto" w:fill="FFFFFF"/>
                <w:cs/>
              </w:rPr>
              <w:t>21</w:t>
            </w:r>
          </w:p>
        </w:tc>
        <w:tc>
          <w:tcPr>
            <w:tcW w:w="948" w:type="dxa"/>
          </w:tcPr>
          <w:p w14:paraId="4CFDA9A8" w14:textId="25A44681" w:rsidR="00776CAA" w:rsidRPr="00B60D70" w:rsidRDefault="00D57CD5" w:rsidP="00132B76">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cs/>
              </w:rPr>
              <w:t>21</w:t>
            </w:r>
          </w:p>
        </w:tc>
        <w:tc>
          <w:tcPr>
            <w:tcW w:w="721" w:type="dxa"/>
          </w:tcPr>
          <w:p w14:paraId="3B59D590" w14:textId="4B5B6DD1" w:rsidR="00D57CD5" w:rsidRPr="00B60D70" w:rsidRDefault="00D57CD5" w:rsidP="00132B76">
            <w:pPr>
              <w:jc w:val="center"/>
              <w:rPr>
                <w:rFonts w:ascii="TH SarabunPSK" w:hAnsi="TH SarabunPSK" w:cs="TH SarabunPSK"/>
                <w:sz w:val="28"/>
                <w:szCs w:val="28"/>
                <w:shd w:val="clear" w:color="auto" w:fill="FFFFFF"/>
                <w:cs/>
              </w:rPr>
            </w:pPr>
            <w:r w:rsidRPr="00B60D70">
              <w:rPr>
                <w:rFonts w:ascii="TH SarabunPSK" w:hAnsi="TH SarabunPSK" w:cs="TH SarabunPSK" w:hint="cs"/>
                <w:sz w:val="28"/>
                <w:szCs w:val="28"/>
                <w:shd w:val="clear" w:color="auto" w:fill="FFFFFF"/>
                <w:cs/>
              </w:rPr>
              <w:t>9</w:t>
            </w:r>
          </w:p>
        </w:tc>
        <w:tc>
          <w:tcPr>
            <w:tcW w:w="1016" w:type="dxa"/>
          </w:tcPr>
          <w:p w14:paraId="4961A43C" w14:textId="2B3EBFE2" w:rsidR="00EB61EE" w:rsidRPr="00B60D70" w:rsidRDefault="00EB61EE" w:rsidP="00132B76">
            <w:pPr>
              <w:jc w:val="center"/>
              <w:rPr>
                <w:rFonts w:ascii="TH SarabunPSK" w:hAnsi="TH SarabunPSK" w:cs="TH SarabunPSK"/>
                <w:sz w:val="28"/>
                <w:szCs w:val="28"/>
                <w:shd w:val="clear" w:color="auto" w:fill="FFFFFF"/>
                <w:cs/>
              </w:rPr>
            </w:pPr>
            <w:r w:rsidRPr="00B60D70">
              <w:rPr>
                <w:rFonts w:ascii="TH SarabunPSK" w:hAnsi="TH SarabunPSK" w:cs="TH SarabunPSK" w:hint="cs"/>
                <w:sz w:val="28"/>
                <w:szCs w:val="28"/>
                <w:shd w:val="clear" w:color="auto" w:fill="FFFFFF"/>
                <w:cs/>
              </w:rPr>
              <w:t>67.74</w:t>
            </w:r>
          </w:p>
        </w:tc>
      </w:tr>
      <w:tr w:rsidR="00B60D70" w:rsidRPr="00B60D70" w14:paraId="72B72A25" w14:textId="30944891" w:rsidTr="001C161C">
        <w:tc>
          <w:tcPr>
            <w:tcW w:w="1054" w:type="dxa"/>
          </w:tcPr>
          <w:p w14:paraId="6EB405F4" w14:textId="77777777" w:rsidR="00776CAA" w:rsidRPr="00B60D70" w:rsidRDefault="00776CAA" w:rsidP="00132B76">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rPr>
              <w:t>2561</w:t>
            </w:r>
          </w:p>
        </w:tc>
        <w:tc>
          <w:tcPr>
            <w:tcW w:w="1395" w:type="dxa"/>
          </w:tcPr>
          <w:p w14:paraId="0B555F99" w14:textId="77777777" w:rsidR="00776CAA" w:rsidRPr="00B60D70" w:rsidRDefault="00776CAA" w:rsidP="00132B76">
            <w:pPr>
              <w:jc w:val="center"/>
              <w:rPr>
                <w:rFonts w:ascii="TH SarabunPSK" w:hAnsi="TH SarabunPSK" w:cs="TH SarabunPSK"/>
                <w:sz w:val="28"/>
                <w:szCs w:val="28"/>
              </w:rPr>
            </w:pPr>
            <w:r w:rsidRPr="00B60D70">
              <w:rPr>
                <w:rFonts w:ascii="TH SarabunPSK" w:hAnsi="TH SarabunPSK" w:cs="TH SarabunPSK" w:hint="cs"/>
                <w:sz w:val="28"/>
                <w:szCs w:val="28"/>
              </w:rPr>
              <w:t>40</w:t>
            </w:r>
          </w:p>
        </w:tc>
        <w:tc>
          <w:tcPr>
            <w:tcW w:w="1271" w:type="dxa"/>
          </w:tcPr>
          <w:p w14:paraId="65413118" w14:textId="646AE55F" w:rsidR="00776CAA" w:rsidRPr="00B60D70" w:rsidRDefault="00776CAA" w:rsidP="00132B76">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cs/>
              </w:rPr>
              <w:t>1</w:t>
            </w:r>
          </w:p>
        </w:tc>
        <w:tc>
          <w:tcPr>
            <w:tcW w:w="1238" w:type="dxa"/>
          </w:tcPr>
          <w:p w14:paraId="11054E9F" w14:textId="7C5C928B" w:rsidR="00776CAA" w:rsidRPr="00B60D70" w:rsidRDefault="00776CAA" w:rsidP="00132B76">
            <w:pPr>
              <w:jc w:val="center"/>
              <w:rPr>
                <w:rFonts w:ascii="TH SarabunPSK" w:hAnsi="TH SarabunPSK" w:cs="TH SarabunPSK"/>
                <w:sz w:val="28"/>
                <w:szCs w:val="28"/>
                <w:shd w:val="clear" w:color="auto" w:fill="FFFFFF"/>
              </w:rPr>
            </w:pPr>
            <w:r w:rsidRPr="00B60D70">
              <w:rPr>
                <w:rFonts w:ascii="TH SarabunPSK" w:hAnsi="TH SarabunPSK" w:cs="TH SarabunPSK"/>
                <w:sz w:val="28"/>
                <w:szCs w:val="28"/>
                <w:shd w:val="clear" w:color="auto" w:fill="FFFFFF"/>
              </w:rPr>
              <w:t>5</w:t>
            </w:r>
          </w:p>
        </w:tc>
        <w:tc>
          <w:tcPr>
            <w:tcW w:w="1373" w:type="dxa"/>
          </w:tcPr>
          <w:p w14:paraId="442751D5" w14:textId="18BD2580" w:rsidR="00776CAA" w:rsidRPr="00B60D70" w:rsidRDefault="00776CAA" w:rsidP="000C5EE3">
            <w:pPr>
              <w:jc w:val="center"/>
              <w:rPr>
                <w:rFonts w:ascii="TH SarabunPSK" w:hAnsi="TH SarabunPSK" w:cs="TH SarabunPSK"/>
                <w:sz w:val="28"/>
                <w:szCs w:val="28"/>
                <w:shd w:val="clear" w:color="auto" w:fill="FFFFFF"/>
              </w:rPr>
            </w:pPr>
            <w:r w:rsidRPr="00B60D70">
              <w:rPr>
                <w:rFonts w:ascii="TH SarabunPSK" w:hAnsi="TH SarabunPSK" w:cs="TH SarabunPSK" w:hint="cs"/>
                <w:sz w:val="28"/>
                <w:szCs w:val="28"/>
                <w:shd w:val="clear" w:color="auto" w:fill="FFFFFF"/>
              </w:rPr>
              <w:t>34</w:t>
            </w:r>
          </w:p>
        </w:tc>
        <w:tc>
          <w:tcPr>
            <w:tcW w:w="948" w:type="dxa"/>
          </w:tcPr>
          <w:p w14:paraId="5EDA2B2C" w14:textId="4DBE270F" w:rsidR="00776CAA" w:rsidRPr="00B60D70" w:rsidRDefault="00A21FE1" w:rsidP="00132B76">
            <w:pPr>
              <w:jc w:val="center"/>
              <w:rPr>
                <w:rFonts w:ascii="TH SarabunPSK" w:hAnsi="TH SarabunPSK" w:cs="TH SarabunPSK"/>
                <w:sz w:val="28"/>
                <w:szCs w:val="28"/>
                <w:highlight w:val="yellow"/>
                <w:shd w:val="clear" w:color="auto" w:fill="FFFFFF"/>
              </w:rPr>
            </w:pPr>
            <w:r w:rsidRPr="00B60D70">
              <w:rPr>
                <w:rFonts w:ascii="TH SarabunPSK" w:hAnsi="TH SarabunPSK" w:cs="TH SarabunPSK" w:hint="cs"/>
                <w:sz w:val="28"/>
                <w:szCs w:val="28"/>
                <w:shd w:val="clear" w:color="auto" w:fill="FFFFFF"/>
                <w:cs/>
              </w:rPr>
              <w:t>34</w:t>
            </w:r>
          </w:p>
        </w:tc>
        <w:tc>
          <w:tcPr>
            <w:tcW w:w="721" w:type="dxa"/>
          </w:tcPr>
          <w:p w14:paraId="55340195" w14:textId="12ED433E" w:rsidR="00A21FE1" w:rsidRPr="00B60D70" w:rsidRDefault="00A21FE1" w:rsidP="00132B76">
            <w:pPr>
              <w:jc w:val="center"/>
              <w:rPr>
                <w:rFonts w:ascii="TH SarabunPSK" w:hAnsi="TH SarabunPSK" w:cs="TH SarabunPSK"/>
                <w:sz w:val="28"/>
                <w:szCs w:val="28"/>
                <w:shd w:val="clear" w:color="auto" w:fill="FFFFFF"/>
                <w:cs/>
              </w:rPr>
            </w:pPr>
            <w:r w:rsidRPr="00B60D70">
              <w:rPr>
                <w:rFonts w:ascii="TH SarabunPSK" w:hAnsi="TH SarabunPSK" w:cs="TH SarabunPSK" w:hint="cs"/>
                <w:sz w:val="28"/>
                <w:szCs w:val="28"/>
                <w:shd w:val="clear" w:color="auto" w:fill="FFFFFF"/>
                <w:cs/>
              </w:rPr>
              <w:t>5</w:t>
            </w:r>
          </w:p>
        </w:tc>
        <w:tc>
          <w:tcPr>
            <w:tcW w:w="1016" w:type="dxa"/>
          </w:tcPr>
          <w:p w14:paraId="3C8731D2" w14:textId="0E028938" w:rsidR="00E10944" w:rsidRPr="00B60D70" w:rsidRDefault="00E10944" w:rsidP="00132B76">
            <w:pPr>
              <w:jc w:val="center"/>
              <w:rPr>
                <w:rFonts w:ascii="TH SarabunPSK" w:hAnsi="TH SarabunPSK" w:cs="TH SarabunPSK"/>
                <w:sz w:val="28"/>
                <w:szCs w:val="28"/>
                <w:shd w:val="clear" w:color="auto" w:fill="FFFFFF"/>
                <w:cs/>
              </w:rPr>
            </w:pPr>
            <w:r w:rsidRPr="00B60D70">
              <w:rPr>
                <w:rFonts w:ascii="TH SarabunPSK" w:hAnsi="TH SarabunPSK" w:cs="TH SarabunPSK" w:hint="cs"/>
                <w:sz w:val="28"/>
                <w:szCs w:val="28"/>
                <w:shd w:val="clear" w:color="auto" w:fill="FFFFFF"/>
                <w:cs/>
              </w:rPr>
              <w:t>85.0</w:t>
            </w:r>
          </w:p>
        </w:tc>
      </w:tr>
    </w:tbl>
    <w:p w14:paraId="087CA937" w14:textId="414C56D4" w:rsidR="005C0A24" w:rsidRPr="00B60D70" w:rsidRDefault="00132B76" w:rsidP="005C0A24">
      <w:pPr>
        <w:rPr>
          <w:rFonts w:ascii="TH SarabunPSK" w:hAnsi="TH SarabunPSK" w:cs="TH SarabunPSK"/>
          <w:sz w:val="28"/>
          <w:szCs w:val="28"/>
        </w:rPr>
      </w:pPr>
      <w:r w:rsidRPr="00B60D70">
        <w:rPr>
          <w:rFonts w:ascii="TH SarabunPSK" w:hAnsi="TH SarabunPSK" w:cs="TH SarabunPSK" w:hint="cs"/>
          <w:b/>
          <w:bCs/>
          <w:sz w:val="28"/>
          <w:szCs w:val="28"/>
          <w:cs/>
        </w:rPr>
        <w:t>หมายเหตุ:</w:t>
      </w:r>
      <w:r w:rsidRPr="00B60D70">
        <w:rPr>
          <w:rFonts w:ascii="TH SarabunPSK" w:hAnsi="TH SarabunPSK" w:cs="TH SarabunPSK" w:hint="cs"/>
          <w:sz w:val="28"/>
          <w:szCs w:val="28"/>
          <w:cs/>
        </w:rPr>
        <w:t xml:space="preserve"> ข้อมูลจาก </w:t>
      </w:r>
      <w:r w:rsidRPr="00B60D70">
        <w:rPr>
          <w:rFonts w:ascii="TH SarabunPSK" w:hAnsi="TH SarabunPSK" w:cs="TH SarabunPSK" w:hint="cs"/>
          <w:sz w:val="28"/>
          <w:szCs w:val="28"/>
        </w:rPr>
        <w:t xml:space="preserve">KMUTT Student Insight Hub </w:t>
      </w:r>
      <w:r w:rsidRPr="00B60D70">
        <w:rPr>
          <w:rFonts w:ascii="TH SarabunPSK" w:hAnsi="TH SarabunPSK" w:cs="TH SarabunPSK" w:hint="cs"/>
          <w:sz w:val="28"/>
          <w:szCs w:val="28"/>
          <w:cs/>
        </w:rPr>
        <w:t xml:space="preserve">เข้าถึง ณ วันที่ </w:t>
      </w:r>
      <w:r w:rsidRPr="00B60D70">
        <w:rPr>
          <w:rFonts w:ascii="TH SarabunPSK" w:hAnsi="TH SarabunPSK" w:cs="TH SarabunPSK" w:hint="cs"/>
          <w:sz w:val="28"/>
          <w:szCs w:val="28"/>
        </w:rPr>
        <w:t xml:space="preserve">20 </w:t>
      </w:r>
      <w:r w:rsidRPr="00B60D70">
        <w:rPr>
          <w:rFonts w:ascii="TH SarabunPSK" w:hAnsi="TH SarabunPSK" w:cs="TH SarabunPSK" w:hint="cs"/>
          <w:sz w:val="28"/>
          <w:szCs w:val="28"/>
          <w:cs/>
        </w:rPr>
        <w:t xml:space="preserve">สิงหาคม พ.ศ. </w:t>
      </w:r>
      <w:r w:rsidRPr="00B60D70">
        <w:rPr>
          <w:rFonts w:ascii="TH SarabunPSK" w:hAnsi="TH SarabunPSK" w:cs="TH SarabunPSK" w:hint="cs"/>
          <w:sz w:val="28"/>
          <w:szCs w:val="28"/>
        </w:rPr>
        <w:t>2567</w:t>
      </w:r>
    </w:p>
    <w:p w14:paraId="193F42CB" w14:textId="77777777" w:rsidR="00132B76" w:rsidRPr="00B60D70" w:rsidRDefault="00132B76" w:rsidP="005C0A24">
      <w:pPr>
        <w:rPr>
          <w:rFonts w:ascii="TH SarabunPSK" w:hAnsi="TH SarabunPSK" w:cs="TH SarabunPSK"/>
          <w:sz w:val="20"/>
          <w:szCs w:val="20"/>
        </w:rPr>
      </w:pPr>
    </w:p>
    <w:p w14:paraId="2A74063C" w14:textId="77777777" w:rsidR="002F1C9E" w:rsidRPr="00B60D70" w:rsidRDefault="002F1C9E" w:rsidP="005C0A24">
      <w:pPr>
        <w:rPr>
          <w:rFonts w:ascii="TH SarabunPSK" w:hAnsi="TH SarabunPSK" w:cs="TH SarabunPSK"/>
          <w:sz w:val="20"/>
          <w:szCs w:val="20"/>
        </w:rPr>
      </w:pPr>
    </w:p>
    <w:p w14:paraId="31745C4E" w14:textId="50846F02" w:rsidR="005C0A24" w:rsidRPr="00B60D70" w:rsidRDefault="005C0A24" w:rsidP="00132B76">
      <w:pPr>
        <w:ind w:firstLine="720"/>
        <w:rPr>
          <w:rFonts w:ascii="TH SarabunPSK" w:hAnsi="TH SarabunPSK" w:cs="TH SarabunPSK"/>
          <w:cs/>
        </w:rPr>
      </w:pPr>
      <w:r w:rsidRPr="00B60D70">
        <w:rPr>
          <w:rFonts w:ascii="TH SarabunPSK" w:hAnsi="TH SarabunPSK" w:cs="TH SarabunPSK" w:hint="cs"/>
          <w:cs/>
          <w:lang w:val="th-TH"/>
        </w:rPr>
        <w:t xml:space="preserve">จากตารางที่ </w:t>
      </w:r>
      <w:r w:rsidR="00132B76" w:rsidRPr="00B60D70">
        <w:rPr>
          <w:rFonts w:ascii="TH SarabunPSK" w:hAnsi="TH SarabunPSK" w:cs="TH SarabunPSK" w:hint="cs"/>
        </w:rPr>
        <w:t>2.</w:t>
      </w:r>
      <w:r w:rsidR="00145300" w:rsidRPr="00B60D70">
        <w:rPr>
          <w:rFonts w:ascii="TH SarabunPSK" w:hAnsi="TH SarabunPSK" w:cs="TH SarabunPSK" w:hint="cs"/>
        </w:rPr>
        <w:t>5</w:t>
      </w:r>
      <w:r w:rsidRPr="00B60D70">
        <w:rPr>
          <w:rFonts w:ascii="TH SarabunPSK" w:hAnsi="TH SarabunPSK" w:cs="TH SarabunPSK" w:hint="cs"/>
        </w:rPr>
        <w:t xml:space="preserve"> </w:t>
      </w:r>
      <w:r w:rsidRPr="00B60D70">
        <w:rPr>
          <w:rFonts w:ascii="TH SarabunPSK" w:hAnsi="TH SarabunPSK" w:cs="TH SarabunPSK" w:hint="cs"/>
          <w:cs/>
          <w:lang w:val="th-TH"/>
        </w:rPr>
        <w:t xml:space="preserve">แสดงให้เห็นว่าหลักสูตรครุศาสตร์อุตสาหกรรมบัณฑิต </w:t>
      </w:r>
      <w:r w:rsidR="00581ACD" w:rsidRPr="00B60D70">
        <w:rPr>
          <w:rFonts w:ascii="TH SarabunPSK" w:hAnsi="TH SarabunPSK" w:cs="TH SarabunPSK" w:hint="cs"/>
          <w:cs/>
          <w:lang w:val="th-TH"/>
        </w:rPr>
        <w:t>สาขาวิชาวิศวกรรมโยธา</w:t>
      </w:r>
      <w:r w:rsidRPr="00B60D70">
        <w:rPr>
          <w:rFonts w:ascii="TH SarabunPSK" w:hAnsi="TH SarabunPSK" w:cs="TH SarabunPSK" w:hint="cs"/>
          <w:cs/>
          <w:lang w:val="th-TH"/>
        </w:rPr>
        <w:t xml:space="preserve"> สามารถรับนักศึกษาเข้าศึกษาโดยเฉลี่ยได้</w:t>
      </w:r>
      <w:r w:rsidR="00B04AAA" w:rsidRPr="00B60D70">
        <w:rPr>
          <w:rFonts w:ascii="TH SarabunPSK" w:hAnsi="TH SarabunPSK" w:cs="TH SarabunPSK" w:hint="cs"/>
          <w:cs/>
          <w:lang w:val="th-TH"/>
        </w:rPr>
        <w:t>ใกล้เคียง</w:t>
      </w:r>
      <w:r w:rsidRPr="00B60D70">
        <w:rPr>
          <w:rFonts w:ascii="TH SarabunPSK" w:hAnsi="TH SarabunPSK" w:cs="TH SarabunPSK" w:hint="cs"/>
          <w:cs/>
          <w:lang w:val="th-TH"/>
        </w:rPr>
        <w:t xml:space="preserve">ตามแผน </w:t>
      </w:r>
      <w:r w:rsidRPr="00B60D70">
        <w:rPr>
          <w:rFonts w:ascii="TH SarabunPSK" w:hAnsi="TH SarabunPSK" w:cs="TH SarabunPSK" w:hint="cs"/>
          <w:cs/>
        </w:rPr>
        <w:t>(</w:t>
      </w:r>
      <w:r w:rsidRPr="00B60D70">
        <w:rPr>
          <w:rFonts w:ascii="TH SarabunPSK" w:hAnsi="TH SarabunPSK" w:cs="TH SarabunPSK" w:hint="cs"/>
        </w:rPr>
        <w:t xml:space="preserve">40 </w:t>
      </w:r>
      <w:r w:rsidRPr="00B60D70">
        <w:rPr>
          <w:rFonts w:ascii="TH SarabunPSK" w:hAnsi="TH SarabunPSK" w:cs="TH SarabunPSK" w:hint="cs"/>
          <w:cs/>
          <w:lang w:val="th-TH"/>
        </w:rPr>
        <w:t>คน</w:t>
      </w:r>
      <w:r w:rsidRPr="00B60D70">
        <w:rPr>
          <w:rFonts w:ascii="TH SarabunPSK" w:hAnsi="TH SarabunPSK" w:cs="TH SarabunPSK" w:hint="cs"/>
          <w:cs/>
        </w:rPr>
        <w:t xml:space="preserve">) </w:t>
      </w:r>
      <w:r w:rsidRPr="00B60D70">
        <w:rPr>
          <w:rFonts w:ascii="TH SarabunPSK" w:hAnsi="TH SarabunPSK" w:cs="TH SarabunPSK" w:hint="cs"/>
          <w:cs/>
          <w:lang w:val="th-TH"/>
        </w:rPr>
        <w:t>แสดงให้เห็นว่าหลักสูตรยังเป็นที่</w:t>
      </w:r>
      <w:r w:rsidR="002E5618" w:rsidRPr="00B60D70">
        <w:rPr>
          <w:rFonts w:ascii="TH SarabunPSK" w:hAnsi="TH SarabunPSK" w:cs="TH SarabunPSK" w:hint="cs"/>
          <w:cs/>
          <w:lang w:val="th-TH"/>
        </w:rPr>
        <w:t>สนใจ</w:t>
      </w:r>
      <w:r w:rsidRPr="00B60D70">
        <w:rPr>
          <w:rFonts w:ascii="TH SarabunPSK" w:hAnsi="TH SarabunPSK" w:cs="TH SarabunPSK" w:hint="cs"/>
          <w:cs/>
          <w:lang w:val="th-TH"/>
        </w:rPr>
        <w:t xml:space="preserve">ของกลุ่มผู้เข้าศึกษาต่อ </w:t>
      </w:r>
      <w:r w:rsidR="00C23AEC" w:rsidRPr="00B60D70">
        <w:rPr>
          <w:rFonts w:ascii="TH SarabunPSK" w:hAnsi="TH SarabunPSK" w:cs="TH SarabunPSK" w:hint="cs"/>
          <w:cs/>
          <w:lang w:val="th-TH"/>
        </w:rPr>
        <w:t>อย่างไรก็ตาม</w:t>
      </w:r>
      <w:r w:rsidRPr="00B60D70">
        <w:rPr>
          <w:rFonts w:ascii="TH SarabunPSK" w:hAnsi="TH SarabunPSK" w:cs="TH SarabunPSK" w:hint="cs"/>
          <w:cs/>
          <w:lang w:val="th-TH"/>
        </w:rPr>
        <w:t>มีจำนวนนักศึกษาตกออก</w:t>
      </w:r>
      <w:r w:rsidR="00124176" w:rsidRPr="00B60D70">
        <w:rPr>
          <w:rFonts w:ascii="TH SarabunPSK" w:hAnsi="TH SarabunPSK" w:cs="TH SarabunPSK" w:hint="cs"/>
          <w:cs/>
          <w:lang w:val="th-TH"/>
        </w:rPr>
        <w:t xml:space="preserve">และลาออก </w:t>
      </w:r>
      <w:r w:rsidRPr="00B60D70">
        <w:rPr>
          <w:rFonts w:ascii="TH SarabunPSK" w:hAnsi="TH SarabunPSK" w:cs="TH SarabunPSK" w:hint="cs"/>
          <w:cs/>
          <w:lang w:val="th-TH"/>
        </w:rPr>
        <w:t xml:space="preserve">ประมาณร้อยละ </w:t>
      </w:r>
      <w:r w:rsidR="0046248F" w:rsidRPr="00B60D70">
        <w:rPr>
          <w:rFonts w:ascii="TH SarabunPSK" w:hAnsi="TH SarabunPSK" w:cs="TH SarabunPSK"/>
        </w:rPr>
        <w:t>13</w:t>
      </w:r>
      <w:r w:rsidRPr="00B60D70">
        <w:rPr>
          <w:rFonts w:ascii="TH SarabunPSK" w:hAnsi="TH SarabunPSK" w:cs="TH SarabunPSK" w:hint="cs"/>
        </w:rPr>
        <w:t xml:space="preserve"> </w:t>
      </w:r>
      <w:r w:rsidR="00A05999" w:rsidRPr="00B60D70">
        <w:rPr>
          <w:rFonts w:ascii="TH SarabunPSK" w:hAnsi="TH SarabunPSK" w:cs="TH SarabunPSK" w:hint="cs"/>
          <w:cs/>
        </w:rPr>
        <w:t>ของจำนวน</w:t>
      </w:r>
      <w:r w:rsidR="00BE14CE" w:rsidRPr="00B60D70">
        <w:rPr>
          <w:rFonts w:ascii="TH SarabunPSK" w:hAnsi="TH SarabunPSK" w:cs="TH SarabunPSK" w:hint="cs"/>
          <w:cs/>
        </w:rPr>
        <w:t>นักศึกษาแรกเข้า ในช่วงปีการศึกษา 25</w:t>
      </w:r>
      <w:r w:rsidR="00553C2B" w:rsidRPr="00B60D70">
        <w:rPr>
          <w:rFonts w:ascii="TH SarabunPSK" w:hAnsi="TH SarabunPSK" w:cs="TH SarabunPSK" w:hint="cs"/>
          <w:cs/>
        </w:rPr>
        <w:t>61</w:t>
      </w:r>
      <w:r w:rsidR="00BE14CE" w:rsidRPr="00B60D70">
        <w:rPr>
          <w:rFonts w:ascii="TH SarabunPSK" w:hAnsi="TH SarabunPSK" w:cs="TH SarabunPSK" w:hint="cs"/>
          <w:cs/>
        </w:rPr>
        <w:t xml:space="preserve">-2567 </w:t>
      </w:r>
      <w:r w:rsidR="006241CD" w:rsidRPr="00B60D70">
        <w:rPr>
          <w:rFonts w:ascii="TH SarabunPSK" w:hAnsi="TH SarabunPSK" w:cs="TH SarabunPSK" w:hint="cs"/>
          <w:cs/>
        </w:rPr>
        <w:t>โดยเหตุผลหลักในการลาออกคือการไปศึกษาต่อในมหาวิทยาลัยอื่น</w:t>
      </w:r>
      <w:r w:rsidR="002E5618" w:rsidRPr="00B60D70">
        <w:rPr>
          <w:rFonts w:ascii="TH SarabunPSK" w:hAnsi="TH SarabunPSK" w:cs="TH SarabunPSK" w:hint="cs"/>
          <w:cs/>
        </w:rPr>
        <w:t>ที่</w:t>
      </w:r>
      <w:r w:rsidR="005660D0" w:rsidRPr="00B60D70">
        <w:rPr>
          <w:rFonts w:ascii="TH SarabunPSK" w:hAnsi="TH SarabunPSK" w:cs="TH SarabunPSK" w:hint="cs"/>
          <w:cs/>
        </w:rPr>
        <w:t>ตอบ</w:t>
      </w:r>
      <w:r w:rsidR="006D2623" w:rsidRPr="00B60D70">
        <w:rPr>
          <w:rFonts w:ascii="TH SarabunPSK" w:hAnsi="TH SarabunPSK" w:cs="TH SarabunPSK" w:hint="cs"/>
          <w:cs/>
        </w:rPr>
        <w:t>สนองความต้องการในการเรียน</w:t>
      </w:r>
      <w:r w:rsidR="005D7774" w:rsidRPr="00B60D70">
        <w:rPr>
          <w:rFonts w:ascii="TH SarabunPSK" w:hAnsi="TH SarabunPSK" w:cs="TH SarabunPSK" w:hint="cs"/>
          <w:cs/>
        </w:rPr>
        <w:t>ทางวิศวกรรมโยธา</w:t>
      </w:r>
      <w:r w:rsidR="005D11C6" w:rsidRPr="00B60D70">
        <w:rPr>
          <w:rFonts w:ascii="TH SarabunPSK" w:hAnsi="TH SarabunPSK" w:cs="TH SarabunPSK" w:hint="cs"/>
          <w:cs/>
        </w:rPr>
        <w:t>ที่</w:t>
      </w:r>
      <w:r w:rsidR="00EE5C86" w:rsidRPr="00B60D70">
        <w:rPr>
          <w:rFonts w:ascii="TH SarabunPSK" w:hAnsi="TH SarabunPSK" w:cs="TH SarabunPSK" w:hint="cs"/>
          <w:cs/>
        </w:rPr>
        <w:t>สามารถสอบรับใบประกอบวิชาชีพ</w:t>
      </w:r>
      <w:r w:rsidR="0020015E" w:rsidRPr="00B60D70">
        <w:rPr>
          <w:rFonts w:ascii="TH SarabunPSK" w:hAnsi="TH SarabunPSK" w:cs="TH SarabunPSK" w:hint="cs"/>
          <w:cs/>
        </w:rPr>
        <w:t>วิศวกรรม</w:t>
      </w:r>
      <w:r w:rsidR="00EE5C86" w:rsidRPr="00B60D70">
        <w:rPr>
          <w:rFonts w:ascii="TH SarabunPSK" w:hAnsi="TH SarabunPSK" w:cs="TH SarabunPSK" w:hint="cs"/>
          <w:cs/>
        </w:rPr>
        <w:t>ได้</w:t>
      </w:r>
      <w:r w:rsidR="00C8080E" w:rsidRPr="00B60D70">
        <w:rPr>
          <w:rFonts w:ascii="TH SarabunPSK" w:hAnsi="TH SarabunPSK" w:cs="TH SarabunPSK" w:hint="cs"/>
          <w:cs/>
        </w:rPr>
        <w:t xml:space="preserve"> และ</w:t>
      </w:r>
      <w:r w:rsidR="00BE14CE" w:rsidRPr="00B60D70">
        <w:rPr>
          <w:rFonts w:ascii="TH SarabunPSK" w:hAnsi="TH SarabunPSK" w:cs="TH SarabunPSK" w:hint="cs"/>
          <w:cs/>
        </w:rPr>
        <w:t>สาเหตุการตกออก</w:t>
      </w:r>
      <w:r w:rsidR="005F6671" w:rsidRPr="00B60D70">
        <w:rPr>
          <w:rFonts w:ascii="TH SarabunPSK" w:hAnsi="TH SarabunPSK" w:cs="TH SarabunPSK" w:hint="cs"/>
          <w:cs/>
        </w:rPr>
        <w:t>มาจากผลการเรียนที่ไม่เป็นไปตามเกณฑ์ของมหาวิทยาลัยฯ</w:t>
      </w:r>
      <w:r w:rsidR="00C8080E" w:rsidRPr="00B60D70">
        <w:rPr>
          <w:rFonts w:ascii="TH SarabunPSK" w:hAnsi="TH SarabunPSK" w:cs="TH SarabunPSK" w:hint="cs"/>
          <w:cs/>
        </w:rPr>
        <w:t xml:space="preserve"> </w:t>
      </w:r>
      <w:r w:rsidR="005F6671" w:rsidRPr="00B60D70">
        <w:rPr>
          <w:rFonts w:ascii="TH SarabunPSK" w:hAnsi="TH SarabunPSK" w:cs="TH SarabunPSK" w:hint="cs"/>
          <w:cs/>
        </w:rPr>
        <w:t>ดังนั้นเพื่อป้องกันการ</w:t>
      </w:r>
      <w:r w:rsidR="00CF2081" w:rsidRPr="00B60D70">
        <w:rPr>
          <w:rFonts w:ascii="TH SarabunPSK" w:hAnsi="TH SarabunPSK" w:cs="TH SarabunPSK" w:hint="cs"/>
          <w:cs/>
        </w:rPr>
        <w:t>ลาออกหรือตกออก ทางหลักสูตร</w:t>
      </w:r>
      <w:r w:rsidR="00127312" w:rsidRPr="00B60D70">
        <w:rPr>
          <w:rFonts w:ascii="TH SarabunPSK" w:hAnsi="TH SarabunPSK" w:cs="TH SarabunPSK" w:hint="cs"/>
          <w:cs/>
        </w:rPr>
        <w:t>ได้จัดให้มีกระบวนการติดตาม การให้คำปรึกษา</w:t>
      </w:r>
      <w:r w:rsidR="00E04F0F" w:rsidRPr="00B60D70">
        <w:rPr>
          <w:rFonts w:ascii="TH SarabunPSK" w:hAnsi="TH SarabunPSK" w:cs="TH SarabunPSK" w:hint="cs"/>
          <w:cs/>
        </w:rPr>
        <w:t xml:space="preserve"> อย่างใกล้ชิด </w:t>
      </w:r>
      <w:r w:rsidR="00127312" w:rsidRPr="00B60D70">
        <w:rPr>
          <w:rFonts w:ascii="TH SarabunPSK" w:hAnsi="TH SarabunPSK" w:cs="TH SarabunPSK" w:hint="cs"/>
          <w:cs/>
        </w:rPr>
        <w:t>และจัดช่วงเวลาสอนเสริม</w:t>
      </w:r>
      <w:r w:rsidR="00E04F0F" w:rsidRPr="00B60D70">
        <w:rPr>
          <w:rFonts w:ascii="TH SarabunPSK" w:hAnsi="TH SarabunPSK" w:cs="TH SarabunPSK" w:hint="cs"/>
          <w:cs/>
        </w:rPr>
        <w:t>ในรายวิชาที่</w:t>
      </w:r>
      <w:r w:rsidR="008E64BB" w:rsidRPr="00B60D70">
        <w:rPr>
          <w:rFonts w:ascii="TH SarabunPSK" w:hAnsi="TH SarabunPSK" w:cs="TH SarabunPSK" w:hint="cs"/>
          <w:cs/>
        </w:rPr>
        <w:t>ส่งผลกระทบต่อผลการเรียน</w:t>
      </w:r>
      <w:r w:rsidRPr="00B60D70">
        <w:rPr>
          <w:rFonts w:ascii="TH SarabunPSK" w:hAnsi="TH SarabunPSK" w:cs="TH SarabunPSK" w:hint="cs"/>
          <w:cs/>
        </w:rPr>
        <w:t xml:space="preserve">ของนักศึกษา </w:t>
      </w:r>
      <w:r w:rsidR="00113523" w:rsidRPr="00B60D70">
        <w:rPr>
          <w:rFonts w:ascii="TH SarabunPSK" w:hAnsi="TH SarabunPSK" w:cs="TH SarabunPSK" w:hint="cs"/>
          <w:cs/>
        </w:rPr>
        <w:t>อาทิ</w:t>
      </w:r>
      <w:r w:rsidRPr="00B60D70">
        <w:rPr>
          <w:rFonts w:ascii="TH SarabunPSK" w:hAnsi="TH SarabunPSK" w:cs="TH SarabunPSK" w:hint="cs"/>
          <w:cs/>
          <w:lang w:val="th-TH"/>
        </w:rPr>
        <w:t>รายวิชาพื้นฐานทางวิทยาศาสตร์ คณิตศาสตร์</w:t>
      </w:r>
      <w:r w:rsidRPr="00B60D70">
        <w:rPr>
          <w:rFonts w:ascii="TH SarabunPSK" w:hAnsi="TH SarabunPSK" w:cs="TH SarabunPSK" w:hint="cs"/>
          <w:cs/>
        </w:rPr>
        <w:t xml:space="preserve"> </w:t>
      </w:r>
      <w:r w:rsidR="00B923B7" w:rsidRPr="00B60D70">
        <w:rPr>
          <w:rFonts w:ascii="TH SarabunPSK" w:hAnsi="TH SarabunPSK" w:cs="TH SarabunPSK" w:hint="cs"/>
          <w:cs/>
        </w:rPr>
        <w:t>พื้นฐานทางวิศวกรรม</w:t>
      </w:r>
      <w:r w:rsidRPr="00B60D70">
        <w:rPr>
          <w:rFonts w:ascii="TH SarabunPSK" w:hAnsi="TH SarabunPSK" w:cs="TH SarabunPSK" w:hint="cs"/>
          <w:cs/>
        </w:rPr>
        <w:t xml:space="preserve"> และ</w:t>
      </w:r>
      <w:r w:rsidR="00113523" w:rsidRPr="00B60D70">
        <w:rPr>
          <w:rFonts w:ascii="TH SarabunPSK" w:hAnsi="TH SarabunPSK" w:cs="TH SarabunPSK" w:hint="cs"/>
          <w:cs/>
        </w:rPr>
        <w:t>กลุ่ม</w:t>
      </w:r>
      <w:r w:rsidR="00113523" w:rsidRPr="00B60D70">
        <w:rPr>
          <w:rFonts w:ascii="TH SarabunPSK" w:hAnsi="TH SarabunPSK" w:cs="TH SarabunPSK" w:hint="cs"/>
          <w:cs/>
          <w:lang w:val="th-TH"/>
        </w:rPr>
        <w:t>นักศึกษา</w:t>
      </w:r>
      <w:r w:rsidR="00A14BDE" w:rsidRPr="00B60D70">
        <w:rPr>
          <w:rFonts w:ascii="TH SarabunPSK" w:hAnsi="TH SarabunPSK" w:cs="TH SarabunPSK" w:hint="cs"/>
          <w:cs/>
          <w:lang w:val="th-TH"/>
        </w:rPr>
        <w:t>ที่มาจากการศึกษาระดับประกาศนียบัตรวิชาชีพ (ปวช.)</w:t>
      </w:r>
      <w:r w:rsidR="00113523" w:rsidRPr="00B60D70">
        <w:rPr>
          <w:rFonts w:ascii="TH SarabunPSK" w:hAnsi="TH SarabunPSK" w:cs="TH SarabunPSK" w:hint="cs"/>
          <w:cs/>
        </w:rPr>
        <w:t xml:space="preserve"> </w:t>
      </w:r>
      <w:r w:rsidR="00113523" w:rsidRPr="00B60D70">
        <w:rPr>
          <w:rFonts w:ascii="TH SarabunPSK" w:hAnsi="TH SarabunPSK" w:cs="TH SarabunPSK" w:hint="cs"/>
          <w:cs/>
          <w:lang w:val="th-TH"/>
        </w:rPr>
        <w:t xml:space="preserve">ที่มีความรู้พื้นฐานทางด้านนี้ค่อนข้างน้อย </w:t>
      </w:r>
      <w:r w:rsidR="00256DEE" w:rsidRPr="00B60D70">
        <w:rPr>
          <w:rFonts w:ascii="TH SarabunPSK" w:hAnsi="TH SarabunPSK" w:cs="TH SarabunPSK" w:hint="cs"/>
          <w:cs/>
          <w:lang w:val="th-TH"/>
        </w:rPr>
        <w:t>ทางหลักสูตรได้จัด</w:t>
      </w:r>
      <w:r w:rsidR="005D5962" w:rsidRPr="00B60D70">
        <w:rPr>
          <w:rFonts w:ascii="TH SarabunPSK" w:hAnsi="TH SarabunPSK" w:cs="TH SarabunPSK" w:hint="cs"/>
          <w:cs/>
          <w:lang w:val="th-TH"/>
        </w:rPr>
        <w:t>ให้มีการเตรียมความพร้อมทั้งด้านการปรับตัว</w:t>
      </w:r>
      <w:r w:rsidR="002A4BF8" w:rsidRPr="00B60D70">
        <w:rPr>
          <w:rFonts w:ascii="TH SarabunPSK" w:hAnsi="TH SarabunPSK" w:cs="TH SarabunPSK" w:hint="cs"/>
          <w:cs/>
          <w:lang w:val="th-TH"/>
        </w:rPr>
        <w:t>และปรับพื้นฐานรายวิชาที่เกี่ยวข้อง ก่อนเปิดภาคการศึกษา</w:t>
      </w:r>
      <w:r w:rsidR="00113523" w:rsidRPr="00B60D70">
        <w:rPr>
          <w:rFonts w:ascii="TH SarabunPSK" w:hAnsi="TH SarabunPSK" w:cs="TH SarabunPSK" w:hint="cs"/>
          <w:cs/>
          <w:lang w:val="th-TH"/>
        </w:rPr>
        <w:t xml:space="preserve"> </w:t>
      </w:r>
      <w:r w:rsidR="00B923B7" w:rsidRPr="00B60D70">
        <w:rPr>
          <w:rFonts w:ascii="TH SarabunPSK" w:hAnsi="TH SarabunPSK" w:cs="TH SarabunPSK" w:hint="cs"/>
          <w:cs/>
          <w:lang w:val="th-TH"/>
        </w:rPr>
        <w:t>นอกจากนี้</w:t>
      </w:r>
      <w:r w:rsidR="00D71EAE" w:rsidRPr="00B60D70">
        <w:rPr>
          <w:rFonts w:ascii="TH SarabunPSK" w:hAnsi="TH SarabunPSK" w:cs="TH SarabunPSK"/>
          <w:cs/>
        </w:rPr>
        <w:t>เพื่อให้การรับนักศึกษาเป็นไปตามแผนที่วางไว้ ทางหลักสูตรได้วางแผนเชิงรุกในการประชาสัมพันธ์หลักสูตรฯ โดยใช้วิธีการที่หลากหลายเพื่อเข้าถึงกลุ่มเป้าหมาย เช่น นักเรียนมัธยมศึกษาตอนปลาย และนักเรียนประกาศนียบัตรวิชาชีพ</w:t>
      </w:r>
      <w:r w:rsidR="00D71EAE" w:rsidRPr="00B60D70">
        <w:rPr>
          <w:rFonts w:ascii="TH SarabunPSK" w:hAnsi="TH SarabunPSK" w:cs="TH SarabunPSK"/>
          <w:cs/>
        </w:rPr>
        <w:lastRenderedPageBreak/>
        <w:t xml:space="preserve">ในสาขาที่เกี่ยวข้อง กิจกรรมการประชาสัมพันธ์แบ่งออกเป็น </w:t>
      </w:r>
      <w:r w:rsidR="00D71EAE" w:rsidRPr="00B60D70">
        <w:rPr>
          <w:rFonts w:ascii="TH SarabunPSK" w:hAnsi="TH SarabunPSK" w:cs="TH SarabunPSK"/>
        </w:rPr>
        <w:t xml:space="preserve">2 </w:t>
      </w:r>
      <w:r w:rsidR="00D71EAE" w:rsidRPr="00B60D70">
        <w:rPr>
          <w:rFonts w:ascii="TH SarabunPSK" w:hAnsi="TH SarabunPSK" w:cs="TH SarabunPSK"/>
          <w:cs/>
        </w:rPr>
        <w:t xml:space="preserve">ลักษณะ ได้แก่ กิจกรรมนอกสถานที่ เช่น โครงการ </w:t>
      </w:r>
      <w:r w:rsidR="00D71EAE" w:rsidRPr="00B60D70">
        <w:rPr>
          <w:rFonts w:ascii="TH SarabunPSK" w:hAnsi="TH SarabunPSK" w:cs="TH SarabunPSK"/>
        </w:rPr>
        <w:t xml:space="preserve">Roadshow </w:t>
      </w:r>
      <w:r w:rsidR="00D71EAE" w:rsidRPr="00B60D70">
        <w:rPr>
          <w:rFonts w:ascii="TH SarabunPSK" w:hAnsi="TH SarabunPSK" w:cs="TH SarabunPSK"/>
          <w:cs/>
        </w:rPr>
        <w:t>ตามโรงเรียนมัธยม และกิจกรรม</w:t>
      </w:r>
      <w:r w:rsidR="008A234E" w:rsidRPr="00B60D70">
        <w:rPr>
          <w:rFonts w:ascii="TH SarabunPSK" w:hAnsi="TH SarabunPSK" w:cs="TH SarabunPSK" w:hint="cs"/>
          <w:cs/>
        </w:rPr>
        <w:t>ค่าย</w:t>
      </w:r>
      <w:r w:rsidR="001E4613" w:rsidRPr="00B60D70">
        <w:rPr>
          <w:rFonts w:ascii="TH SarabunPSK" w:hAnsi="TH SarabunPSK" w:cs="TH SarabunPSK" w:hint="cs"/>
          <w:cs/>
        </w:rPr>
        <w:t xml:space="preserve">ฝึกปฏิบัติการ </w:t>
      </w:r>
      <w:r w:rsidR="00D71EAE" w:rsidRPr="00B60D70">
        <w:rPr>
          <w:rFonts w:ascii="TH SarabunPSK" w:hAnsi="TH SarabunPSK" w:cs="TH SarabunPSK"/>
          <w:cs/>
        </w:rPr>
        <w:t>ภายในมหาวิทยาลัยฯ นอกจากนี้ ยังได้เพิ่มการประชาสัมพันธ์ผ่านช่องทางโซ</w:t>
      </w:r>
      <w:proofErr w:type="spellStart"/>
      <w:r w:rsidR="00D71EAE" w:rsidRPr="00B60D70">
        <w:rPr>
          <w:rFonts w:ascii="TH SarabunPSK" w:hAnsi="TH SarabunPSK" w:cs="TH SarabunPSK"/>
          <w:cs/>
        </w:rPr>
        <w:t>เชีย</w:t>
      </w:r>
      <w:proofErr w:type="spellEnd"/>
      <w:r w:rsidR="00D71EAE" w:rsidRPr="00B60D70">
        <w:rPr>
          <w:rFonts w:ascii="TH SarabunPSK" w:hAnsi="TH SarabunPSK" w:cs="TH SarabunPSK"/>
          <w:cs/>
        </w:rPr>
        <w:t>ลมีเดียเพื่อให้ข้อมูลถึงกลุ่มเป้าหมายและสถานศึกษาได้มากขึ้น</w:t>
      </w:r>
    </w:p>
    <w:p w14:paraId="66B50074" w14:textId="0B1A64A9" w:rsidR="00E606D1" w:rsidRPr="00B60D70" w:rsidRDefault="00E606D1" w:rsidP="00E606D1">
      <w:pPr>
        <w:ind w:firstLine="720"/>
        <w:rPr>
          <w:rFonts w:ascii="TH SarabunPSK" w:hAnsi="TH SarabunPSK" w:cs="TH SarabunPSK"/>
        </w:rPr>
      </w:pPr>
      <w:r w:rsidRPr="00B60D70">
        <w:rPr>
          <w:rFonts w:ascii="TH SarabunPSK" w:hAnsi="TH SarabunPSK" w:cs="TH SarabunPSK" w:hint="cs"/>
          <w:cs/>
        </w:rPr>
        <w:t>บัณฑิตที่สำเร็จการศึกษาจากหลักสูตร ค.</w:t>
      </w:r>
      <w:proofErr w:type="spellStart"/>
      <w:r w:rsidRPr="00B60D70">
        <w:rPr>
          <w:rFonts w:ascii="TH SarabunPSK" w:hAnsi="TH SarabunPSK" w:cs="TH SarabunPSK" w:hint="cs"/>
          <w:cs/>
        </w:rPr>
        <w:t>อ.บ</w:t>
      </w:r>
      <w:proofErr w:type="spellEnd"/>
      <w:r w:rsidRPr="00B60D70">
        <w:rPr>
          <w:rFonts w:ascii="TH SarabunPSK" w:hAnsi="TH SarabunPSK" w:cs="TH SarabunPSK" w:hint="cs"/>
          <w:cs/>
        </w:rPr>
        <w:t>. สาขาวิชา</w:t>
      </w:r>
      <w:r w:rsidR="00270375" w:rsidRPr="00B60D70">
        <w:rPr>
          <w:rFonts w:ascii="TH SarabunPSK" w:hAnsi="TH SarabunPSK" w:cs="TH SarabunPSK" w:hint="cs"/>
          <w:cs/>
        </w:rPr>
        <w:t>วิศวกรรม</w:t>
      </w:r>
      <w:r w:rsidRPr="00B60D70">
        <w:rPr>
          <w:rFonts w:ascii="TH SarabunPSK" w:hAnsi="TH SarabunPSK" w:cs="TH SarabunPSK" w:hint="cs"/>
          <w:cs/>
        </w:rPr>
        <w:t xml:space="preserve">โยธา </w:t>
      </w:r>
      <w:proofErr w:type="spellStart"/>
      <w:r w:rsidRPr="00B60D70">
        <w:rPr>
          <w:rFonts w:ascii="TH SarabunPSK" w:hAnsi="TH SarabunPSK" w:cs="TH SarabunPSK" w:hint="cs"/>
          <w:cs/>
        </w:rPr>
        <w:t>มจ</w:t>
      </w:r>
      <w:proofErr w:type="spellEnd"/>
      <w:r w:rsidRPr="00B60D70">
        <w:rPr>
          <w:rFonts w:ascii="TH SarabunPSK" w:hAnsi="TH SarabunPSK" w:cs="TH SarabunPSK" w:hint="cs"/>
          <w:cs/>
        </w:rPr>
        <w:t xml:space="preserve">ธ. ได้รับการยอมรับจากผู้ใช้บัณฑิตทั้งในภาคการศึกษาและภาคอุตสาหกรรม มีจุดแข็งทั้งด้านความรู้เชิงวิชาการ มีกลวิธีการสอนและการจัดการเรียนรู้ที่หลากหลาย มีการนำเทคโนโลยีใหม่ ๆ มาประยุกต์ได้เป็นอย่างดี และสามารถปรับตัวเพื่อเรียนรู้สิ่งใหม่ได้รวดเร็ว </w:t>
      </w:r>
    </w:p>
    <w:p w14:paraId="10138695" w14:textId="77777777" w:rsidR="00E7695D" w:rsidRPr="00B60D70" w:rsidRDefault="00E7695D" w:rsidP="00E606D1">
      <w:pPr>
        <w:ind w:firstLine="720"/>
        <w:rPr>
          <w:rFonts w:ascii="TH SarabunPSK" w:hAnsi="TH SarabunPSK" w:cs="TH SarabunPSK"/>
          <w:cs/>
        </w:rPr>
      </w:pPr>
    </w:p>
    <w:p w14:paraId="069196BF" w14:textId="584C9EFC" w:rsidR="009E6917" w:rsidRPr="00B60D70" w:rsidRDefault="00D756E0" w:rsidP="00592146">
      <w:pPr>
        <w:rPr>
          <w:rFonts w:ascii="TH SarabunPSK" w:hAnsi="TH SarabunPSK" w:cs="TH SarabunPSK"/>
        </w:rPr>
      </w:pPr>
      <w:r w:rsidRPr="00B60D70">
        <w:rPr>
          <w:rFonts w:ascii="TH SarabunPSK" w:hAnsi="TH SarabunPSK" w:cs="TH SarabunPSK" w:hint="cs"/>
          <w:b/>
          <w:bCs/>
          <w:cs/>
          <w:lang w:val="th-TH"/>
        </w:rPr>
        <w:t xml:space="preserve">ตารางที่ </w:t>
      </w:r>
      <w:r w:rsidR="00132B76" w:rsidRPr="00B60D70">
        <w:rPr>
          <w:rFonts w:ascii="TH SarabunPSK" w:hAnsi="TH SarabunPSK" w:cs="TH SarabunPSK" w:hint="cs"/>
          <w:b/>
          <w:bCs/>
        </w:rPr>
        <w:t>2.</w:t>
      </w:r>
      <w:r w:rsidR="00145300" w:rsidRPr="00B60D70">
        <w:rPr>
          <w:rFonts w:ascii="TH SarabunPSK" w:hAnsi="TH SarabunPSK" w:cs="TH SarabunPSK" w:hint="cs"/>
          <w:b/>
          <w:bCs/>
        </w:rPr>
        <w:t>6</w:t>
      </w:r>
      <w:r w:rsidRPr="00B60D70">
        <w:rPr>
          <w:rFonts w:ascii="TH SarabunPSK" w:hAnsi="TH SarabunPSK" w:cs="TH SarabunPSK" w:hint="cs"/>
        </w:rPr>
        <w:t xml:space="preserve"> </w:t>
      </w:r>
      <w:r w:rsidR="00501420" w:rsidRPr="00B60D70">
        <w:rPr>
          <w:rFonts w:ascii="TH SarabunPSK" w:hAnsi="TH SarabunPSK" w:cs="TH SarabunPSK" w:hint="cs"/>
          <w:cs/>
          <w:lang w:val="th-TH"/>
        </w:rPr>
        <w:t>การ</w:t>
      </w:r>
      <w:r w:rsidR="00787332" w:rsidRPr="00B60D70">
        <w:rPr>
          <w:rFonts w:ascii="TH SarabunPSK" w:hAnsi="TH SarabunPSK" w:cs="TH SarabunPSK" w:hint="cs"/>
          <w:cs/>
          <w:lang w:val="th-TH"/>
        </w:rPr>
        <w:t>สำรวจ</w:t>
      </w:r>
      <w:r w:rsidRPr="00B60D70">
        <w:rPr>
          <w:rFonts w:ascii="TH SarabunPSK" w:hAnsi="TH SarabunPSK" w:cs="TH SarabunPSK" w:hint="cs"/>
          <w:cs/>
          <w:lang w:val="th-TH"/>
        </w:rPr>
        <w:t>การประกอบอาชีพของบัณฑิตที่จบจากหลักสูตรช่วง</w:t>
      </w:r>
      <w:r w:rsidR="00C4071E" w:rsidRPr="00B60D70">
        <w:rPr>
          <w:rFonts w:ascii="TH SarabunPSK" w:hAnsi="TH SarabunPSK" w:cs="TH SarabunPSK" w:hint="cs"/>
          <w:cs/>
          <w:lang w:val="th-TH"/>
        </w:rPr>
        <w:t>ปี</w:t>
      </w:r>
      <w:r w:rsidRPr="00B60D70">
        <w:rPr>
          <w:rFonts w:ascii="TH SarabunPSK" w:hAnsi="TH SarabunPSK" w:cs="TH SarabunPSK" w:hint="cs"/>
          <w:cs/>
          <w:lang w:val="th-TH"/>
        </w:rPr>
        <w:t xml:space="preserve"> </w:t>
      </w:r>
      <w:r w:rsidRPr="00B60D70">
        <w:rPr>
          <w:rFonts w:ascii="TH SarabunPSK" w:hAnsi="TH SarabunPSK" w:cs="TH SarabunPSK" w:hint="cs"/>
        </w:rPr>
        <w:t>2559-256</w:t>
      </w:r>
      <w:r w:rsidR="00C70AD9" w:rsidRPr="00B60D70">
        <w:rPr>
          <w:rFonts w:ascii="TH SarabunPSK" w:hAnsi="TH SarabunPSK" w:cs="TH SarabunPSK" w:hint="cs"/>
        </w:rPr>
        <w:t>3</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2410"/>
        <w:gridCol w:w="2977"/>
        <w:gridCol w:w="1275"/>
        <w:gridCol w:w="1276"/>
      </w:tblGrid>
      <w:tr w:rsidR="00B60D70" w:rsidRPr="00B60D70" w14:paraId="063EDDB4" w14:textId="77777777" w:rsidTr="00406D8E">
        <w:trPr>
          <w:trHeight w:val="288"/>
          <w:tblHeader/>
        </w:trPr>
        <w:tc>
          <w:tcPr>
            <w:tcW w:w="1271" w:type="dxa"/>
            <w:shd w:val="clear" w:color="auto" w:fill="D9D9D9" w:themeFill="background1" w:themeFillShade="D9"/>
            <w:vAlign w:val="center"/>
          </w:tcPr>
          <w:p w14:paraId="29697FF5" w14:textId="68E23CB9" w:rsidR="009E6917" w:rsidRPr="00B60D70" w:rsidRDefault="00886881" w:rsidP="007D1BBB">
            <w:pPr>
              <w:jc w:val="center"/>
              <w:rPr>
                <w:rFonts w:ascii="TH SarabunPSK" w:hAnsi="TH SarabunPSK" w:cs="TH SarabunPSK"/>
                <w:sz w:val="28"/>
                <w:szCs w:val="28"/>
              </w:rPr>
            </w:pPr>
            <w:r w:rsidRPr="00B60D70">
              <w:rPr>
                <w:rFonts w:ascii="TH SarabunPSK" w:hAnsi="TH SarabunPSK" w:cs="TH SarabunPSK" w:hint="cs"/>
                <w:b/>
                <w:bCs/>
                <w:sz w:val="28"/>
                <w:szCs w:val="28"/>
                <w:cs/>
                <w:lang w:val="th-TH"/>
              </w:rPr>
              <w:t>ปี</w:t>
            </w:r>
            <w:r w:rsidR="000858C5" w:rsidRPr="00B60D70">
              <w:rPr>
                <w:rFonts w:ascii="TH SarabunPSK" w:hAnsi="TH SarabunPSK" w:cs="TH SarabunPSK" w:hint="cs"/>
                <w:b/>
                <w:bCs/>
                <w:sz w:val="28"/>
                <w:szCs w:val="28"/>
                <w:cs/>
                <w:lang w:val="th-TH"/>
              </w:rPr>
              <w:t>ที่</w:t>
            </w:r>
            <w:r w:rsidR="00C4071E" w:rsidRPr="00B60D70">
              <w:rPr>
                <w:rFonts w:ascii="TH SarabunPSK" w:hAnsi="TH SarabunPSK" w:cs="TH SarabunPSK" w:hint="cs"/>
                <w:b/>
                <w:bCs/>
                <w:sz w:val="28"/>
                <w:szCs w:val="28"/>
                <w:cs/>
                <w:lang w:val="th-TH"/>
              </w:rPr>
              <w:t>จบ</w:t>
            </w:r>
            <w:r w:rsidRPr="00B60D70">
              <w:rPr>
                <w:rFonts w:ascii="TH SarabunPSK" w:hAnsi="TH SarabunPSK" w:cs="TH SarabunPSK" w:hint="cs"/>
                <w:b/>
                <w:bCs/>
                <w:sz w:val="28"/>
                <w:szCs w:val="28"/>
                <w:cs/>
                <w:lang w:val="th-TH"/>
              </w:rPr>
              <w:t>การศึกษา</w:t>
            </w:r>
          </w:p>
        </w:tc>
        <w:tc>
          <w:tcPr>
            <w:tcW w:w="2410" w:type="dxa"/>
            <w:shd w:val="clear" w:color="auto" w:fill="D9D9D9" w:themeFill="background1" w:themeFillShade="D9"/>
          </w:tcPr>
          <w:p w14:paraId="4F5EB365" w14:textId="79CCF98C" w:rsidR="009E6917" w:rsidRPr="00B60D70" w:rsidRDefault="00D756E0" w:rsidP="00132B76">
            <w:pPr>
              <w:jc w:val="center"/>
              <w:rPr>
                <w:rFonts w:ascii="TH SarabunPSK" w:hAnsi="TH SarabunPSK" w:cs="TH SarabunPSK"/>
                <w:sz w:val="28"/>
                <w:szCs w:val="28"/>
                <w:cs/>
              </w:rPr>
            </w:pPr>
            <w:r w:rsidRPr="00B60D70">
              <w:rPr>
                <w:rFonts w:ascii="TH SarabunPSK" w:hAnsi="TH SarabunPSK" w:cs="TH SarabunPSK" w:hint="cs"/>
                <w:sz w:val="28"/>
                <w:szCs w:val="28"/>
                <w:cs/>
                <w:lang w:val="th-TH"/>
              </w:rPr>
              <w:t>กลุ่มงานวิศวกรรมโยธาในสถานประกอบการ</w:t>
            </w:r>
            <w:r w:rsidR="00C4071E" w:rsidRPr="00B60D70">
              <w:rPr>
                <w:rFonts w:ascii="TH SarabunPSK" w:hAnsi="TH SarabunPSK" w:cs="TH SarabunPSK" w:hint="cs"/>
                <w:sz w:val="28"/>
                <w:szCs w:val="28"/>
                <w:cs/>
              </w:rPr>
              <w:t xml:space="preserve"> (คน)</w:t>
            </w:r>
          </w:p>
        </w:tc>
        <w:tc>
          <w:tcPr>
            <w:tcW w:w="2977" w:type="dxa"/>
            <w:shd w:val="clear" w:color="auto" w:fill="D9D9D9" w:themeFill="background1" w:themeFillShade="D9"/>
          </w:tcPr>
          <w:p w14:paraId="7F14F7EA" w14:textId="18357165" w:rsidR="009E6917" w:rsidRPr="00B60D70" w:rsidRDefault="00D756E0" w:rsidP="00132B76">
            <w:pPr>
              <w:jc w:val="center"/>
              <w:rPr>
                <w:rFonts w:ascii="TH SarabunPSK" w:hAnsi="TH SarabunPSK" w:cs="TH SarabunPSK"/>
                <w:sz w:val="28"/>
                <w:szCs w:val="28"/>
                <w:cs/>
              </w:rPr>
            </w:pPr>
            <w:r w:rsidRPr="00B60D70">
              <w:rPr>
                <w:rFonts w:ascii="TH SarabunPSK" w:hAnsi="TH SarabunPSK" w:cs="TH SarabunPSK" w:hint="cs"/>
                <w:sz w:val="28"/>
                <w:szCs w:val="28"/>
                <w:cs/>
                <w:lang w:val="th-TH"/>
              </w:rPr>
              <w:t>กลุ่มงานครูสายอาชีพด้านวิศวกรรมโยธาในสถานศึกษา</w:t>
            </w:r>
            <w:r w:rsidR="00C4071E" w:rsidRPr="00B60D70">
              <w:rPr>
                <w:rFonts w:ascii="TH SarabunPSK" w:hAnsi="TH SarabunPSK" w:cs="TH SarabunPSK" w:hint="cs"/>
                <w:sz w:val="28"/>
                <w:szCs w:val="28"/>
                <w:cs/>
                <w:lang w:val="th-TH"/>
              </w:rPr>
              <w:t xml:space="preserve"> </w:t>
            </w:r>
            <w:r w:rsidR="00C4071E" w:rsidRPr="00B60D70">
              <w:rPr>
                <w:rFonts w:ascii="TH SarabunPSK" w:hAnsi="TH SarabunPSK" w:cs="TH SarabunPSK" w:hint="cs"/>
                <w:sz w:val="28"/>
                <w:szCs w:val="28"/>
                <w:cs/>
              </w:rPr>
              <w:t>(คน)</w:t>
            </w:r>
          </w:p>
        </w:tc>
        <w:tc>
          <w:tcPr>
            <w:tcW w:w="1275" w:type="dxa"/>
            <w:shd w:val="clear" w:color="auto" w:fill="D9D9D9" w:themeFill="background1" w:themeFillShade="D9"/>
          </w:tcPr>
          <w:p w14:paraId="6277BE1F" w14:textId="60F3BD13" w:rsidR="009E6917" w:rsidRPr="00B60D70" w:rsidRDefault="00D756E0" w:rsidP="00132B76">
            <w:pPr>
              <w:jc w:val="center"/>
              <w:rPr>
                <w:rFonts w:ascii="TH SarabunPSK" w:hAnsi="TH SarabunPSK" w:cs="TH SarabunPSK"/>
                <w:sz w:val="28"/>
                <w:szCs w:val="28"/>
                <w:cs/>
              </w:rPr>
            </w:pPr>
            <w:r w:rsidRPr="00B60D70">
              <w:rPr>
                <w:rFonts w:ascii="TH SarabunPSK" w:hAnsi="TH SarabunPSK" w:cs="TH SarabunPSK" w:hint="cs"/>
                <w:sz w:val="28"/>
                <w:szCs w:val="28"/>
                <w:cs/>
                <w:lang w:val="th-TH"/>
              </w:rPr>
              <w:t>ประกอบอาชีพอื่น</w:t>
            </w:r>
            <w:r w:rsidR="00D420AC" w:rsidRPr="00B60D70">
              <w:rPr>
                <w:rFonts w:ascii="TH SarabunPSK" w:hAnsi="TH SarabunPSK" w:cs="TH SarabunPSK" w:hint="cs"/>
                <w:sz w:val="28"/>
                <w:szCs w:val="28"/>
                <w:cs/>
                <w:lang w:val="th-TH"/>
              </w:rPr>
              <w:t xml:space="preserve"> ๆ</w:t>
            </w:r>
            <w:r w:rsidR="00C4071E" w:rsidRPr="00B60D70">
              <w:rPr>
                <w:rFonts w:ascii="TH SarabunPSK" w:hAnsi="TH SarabunPSK" w:cs="TH SarabunPSK" w:hint="cs"/>
                <w:sz w:val="28"/>
                <w:szCs w:val="28"/>
                <w:cs/>
              </w:rPr>
              <w:t>(คน)</w:t>
            </w:r>
          </w:p>
        </w:tc>
        <w:tc>
          <w:tcPr>
            <w:tcW w:w="1276" w:type="dxa"/>
            <w:shd w:val="clear" w:color="auto" w:fill="D9D9D9" w:themeFill="background1" w:themeFillShade="D9"/>
            <w:noWrap/>
            <w:vAlign w:val="center"/>
          </w:tcPr>
          <w:p w14:paraId="5DB4E5B4" w14:textId="77777777" w:rsidR="009E6917" w:rsidRPr="00B60D70" w:rsidRDefault="00D756E0" w:rsidP="007D1BBB">
            <w:pPr>
              <w:jc w:val="center"/>
              <w:rPr>
                <w:rFonts w:ascii="TH SarabunPSK" w:hAnsi="TH SarabunPSK" w:cs="TH SarabunPSK"/>
                <w:sz w:val="28"/>
                <w:szCs w:val="28"/>
              </w:rPr>
            </w:pPr>
            <w:r w:rsidRPr="00B60D70">
              <w:rPr>
                <w:rFonts w:ascii="TH SarabunPSK" w:hAnsi="TH SarabunPSK" w:cs="TH SarabunPSK" w:hint="cs"/>
                <w:sz w:val="28"/>
                <w:szCs w:val="28"/>
                <w:cs/>
                <w:lang w:val="th-TH"/>
              </w:rPr>
              <w:t>รวม</w:t>
            </w:r>
          </w:p>
          <w:p w14:paraId="26C59DAE" w14:textId="06FFA3A4" w:rsidR="009E6917" w:rsidRPr="00B60D70" w:rsidRDefault="00C4071E" w:rsidP="007D1BBB">
            <w:pPr>
              <w:jc w:val="center"/>
              <w:rPr>
                <w:rFonts w:ascii="TH SarabunPSK" w:hAnsi="TH SarabunPSK" w:cs="TH SarabunPSK"/>
                <w:sz w:val="28"/>
                <w:szCs w:val="28"/>
              </w:rPr>
            </w:pPr>
            <w:r w:rsidRPr="00B60D70">
              <w:rPr>
                <w:rFonts w:ascii="TH SarabunPSK" w:hAnsi="TH SarabunPSK" w:cs="TH SarabunPSK" w:hint="cs"/>
                <w:sz w:val="28"/>
                <w:szCs w:val="28"/>
                <w:cs/>
              </w:rPr>
              <w:t>(คน)</w:t>
            </w:r>
          </w:p>
        </w:tc>
      </w:tr>
      <w:tr w:rsidR="00B60D70" w:rsidRPr="00B60D70" w14:paraId="5F4CAD51" w14:textId="77777777">
        <w:trPr>
          <w:trHeight w:val="288"/>
        </w:trPr>
        <w:tc>
          <w:tcPr>
            <w:tcW w:w="1271" w:type="dxa"/>
            <w:shd w:val="clear" w:color="auto" w:fill="auto"/>
          </w:tcPr>
          <w:p w14:paraId="34CBEC6D" w14:textId="77777777" w:rsidR="009E6917" w:rsidRPr="00B60D70" w:rsidRDefault="00D756E0" w:rsidP="00132B76">
            <w:pPr>
              <w:jc w:val="center"/>
              <w:rPr>
                <w:rFonts w:ascii="TH SarabunPSK" w:hAnsi="TH SarabunPSK" w:cs="TH SarabunPSK"/>
                <w:sz w:val="28"/>
                <w:szCs w:val="28"/>
              </w:rPr>
            </w:pPr>
            <w:r w:rsidRPr="00B60D70">
              <w:rPr>
                <w:rFonts w:ascii="TH SarabunPSK" w:hAnsi="TH SarabunPSK" w:cs="TH SarabunPSK" w:hint="cs"/>
                <w:sz w:val="28"/>
                <w:szCs w:val="28"/>
              </w:rPr>
              <w:t>2559</w:t>
            </w:r>
          </w:p>
        </w:tc>
        <w:tc>
          <w:tcPr>
            <w:tcW w:w="2410" w:type="dxa"/>
            <w:shd w:val="clear" w:color="auto" w:fill="auto"/>
          </w:tcPr>
          <w:p w14:paraId="0E39E79E" w14:textId="77777777" w:rsidR="009E6917" w:rsidRPr="00B60D70" w:rsidRDefault="00D756E0" w:rsidP="00132B76">
            <w:pPr>
              <w:jc w:val="center"/>
              <w:rPr>
                <w:rFonts w:ascii="TH SarabunPSK" w:hAnsi="TH SarabunPSK" w:cs="TH SarabunPSK"/>
                <w:sz w:val="28"/>
                <w:szCs w:val="28"/>
              </w:rPr>
            </w:pPr>
            <w:r w:rsidRPr="00B60D70">
              <w:rPr>
                <w:rFonts w:ascii="TH SarabunPSK" w:hAnsi="TH SarabunPSK" w:cs="TH SarabunPSK" w:hint="cs"/>
                <w:sz w:val="28"/>
                <w:szCs w:val="28"/>
              </w:rPr>
              <w:t>13</w:t>
            </w:r>
          </w:p>
        </w:tc>
        <w:tc>
          <w:tcPr>
            <w:tcW w:w="2977" w:type="dxa"/>
            <w:shd w:val="clear" w:color="auto" w:fill="auto"/>
          </w:tcPr>
          <w:p w14:paraId="5E775FF4" w14:textId="77777777" w:rsidR="009E6917" w:rsidRPr="00B60D70" w:rsidRDefault="00D756E0" w:rsidP="00132B76">
            <w:pPr>
              <w:jc w:val="center"/>
              <w:rPr>
                <w:rFonts w:ascii="TH SarabunPSK" w:hAnsi="TH SarabunPSK" w:cs="TH SarabunPSK"/>
                <w:sz w:val="28"/>
                <w:szCs w:val="28"/>
              </w:rPr>
            </w:pPr>
            <w:r w:rsidRPr="00B60D70">
              <w:rPr>
                <w:rFonts w:ascii="TH SarabunPSK" w:hAnsi="TH SarabunPSK" w:cs="TH SarabunPSK" w:hint="cs"/>
                <w:sz w:val="28"/>
                <w:szCs w:val="28"/>
              </w:rPr>
              <w:t>3</w:t>
            </w:r>
          </w:p>
        </w:tc>
        <w:tc>
          <w:tcPr>
            <w:tcW w:w="1275" w:type="dxa"/>
            <w:shd w:val="clear" w:color="auto" w:fill="auto"/>
          </w:tcPr>
          <w:p w14:paraId="24A8FF64" w14:textId="77777777" w:rsidR="009E6917" w:rsidRPr="00B60D70" w:rsidRDefault="00D756E0" w:rsidP="00132B76">
            <w:pPr>
              <w:jc w:val="center"/>
              <w:rPr>
                <w:rFonts w:ascii="TH SarabunPSK" w:hAnsi="TH SarabunPSK" w:cs="TH SarabunPSK"/>
                <w:sz w:val="28"/>
                <w:szCs w:val="28"/>
              </w:rPr>
            </w:pPr>
            <w:r w:rsidRPr="00B60D70">
              <w:rPr>
                <w:rFonts w:ascii="TH SarabunPSK" w:hAnsi="TH SarabunPSK" w:cs="TH SarabunPSK" w:hint="cs"/>
                <w:sz w:val="28"/>
                <w:szCs w:val="28"/>
              </w:rPr>
              <w:t>2</w:t>
            </w:r>
          </w:p>
        </w:tc>
        <w:tc>
          <w:tcPr>
            <w:tcW w:w="1276" w:type="dxa"/>
            <w:shd w:val="clear" w:color="auto" w:fill="auto"/>
            <w:noWrap/>
          </w:tcPr>
          <w:p w14:paraId="025A5A73" w14:textId="77777777" w:rsidR="009E6917" w:rsidRPr="00B60D70" w:rsidRDefault="00D756E0" w:rsidP="00132B76">
            <w:pPr>
              <w:jc w:val="center"/>
              <w:rPr>
                <w:rFonts w:ascii="TH SarabunPSK" w:hAnsi="TH SarabunPSK" w:cs="TH SarabunPSK"/>
                <w:sz w:val="28"/>
                <w:szCs w:val="28"/>
              </w:rPr>
            </w:pPr>
            <w:r w:rsidRPr="00B60D70">
              <w:rPr>
                <w:rFonts w:ascii="TH SarabunPSK" w:hAnsi="TH SarabunPSK" w:cs="TH SarabunPSK" w:hint="cs"/>
                <w:sz w:val="28"/>
                <w:szCs w:val="28"/>
              </w:rPr>
              <w:t>18</w:t>
            </w:r>
          </w:p>
        </w:tc>
      </w:tr>
      <w:tr w:rsidR="00B60D70" w:rsidRPr="00B60D70" w14:paraId="2B07B6BE" w14:textId="77777777">
        <w:trPr>
          <w:trHeight w:val="288"/>
        </w:trPr>
        <w:tc>
          <w:tcPr>
            <w:tcW w:w="1271" w:type="dxa"/>
            <w:shd w:val="clear" w:color="auto" w:fill="auto"/>
          </w:tcPr>
          <w:p w14:paraId="1BA1D778" w14:textId="77777777" w:rsidR="009E6917" w:rsidRPr="00B60D70" w:rsidRDefault="00D756E0" w:rsidP="00132B76">
            <w:pPr>
              <w:jc w:val="center"/>
              <w:rPr>
                <w:rFonts w:ascii="TH SarabunPSK" w:hAnsi="TH SarabunPSK" w:cs="TH SarabunPSK"/>
                <w:sz w:val="28"/>
                <w:szCs w:val="28"/>
              </w:rPr>
            </w:pPr>
            <w:r w:rsidRPr="00B60D70">
              <w:rPr>
                <w:rFonts w:ascii="TH SarabunPSK" w:hAnsi="TH SarabunPSK" w:cs="TH SarabunPSK" w:hint="cs"/>
                <w:sz w:val="28"/>
                <w:szCs w:val="28"/>
              </w:rPr>
              <w:t>2560</w:t>
            </w:r>
          </w:p>
        </w:tc>
        <w:tc>
          <w:tcPr>
            <w:tcW w:w="2410" w:type="dxa"/>
            <w:shd w:val="clear" w:color="auto" w:fill="auto"/>
            <w:vAlign w:val="bottom"/>
          </w:tcPr>
          <w:p w14:paraId="2AD3D54F" w14:textId="77777777" w:rsidR="009E6917" w:rsidRPr="00B60D70" w:rsidRDefault="00D756E0" w:rsidP="00132B76">
            <w:pPr>
              <w:jc w:val="center"/>
              <w:rPr>
                <w:rFonts w:ascii="TH SarabunPSK" w:hAnsi="TH SarabunPSK" w:cs="TH SarabunPSK"/>
                <w:sz w:val="28"/>
                <w:szCs w:val="28"/>
              </w:rPr>
            </w:pPr>
            <w:r w:rsidRPr="00B60D70">
              <w:rPr>
                <w:rFonts w:ascii="TH SarabunPSK" w:hAnsi="TH SarabunPSK" w:cs="TH SarabunPSK" w:hint="cs"/>
                <w:sz w:val="28"/>
                <w:szCs w:val="28"/>
              </w:rPr>
              <w:t>9</w:t>
            </w:r>
          </w:p>
        </w:tc>
        <w:tc>
          <w:tcPr>
            <w:tcW w:w="2977" w:type="dxa"/>
            <w:shd w:val="clear" w:color="auto" w:fill="auto"/>
            <w:vAlign w:val="bottom"/>
          </w:tcPr>
          <w:p w14:paraId="1BAB12D1" w14:textId="77777777" w:rsidR="009E6917" w:rsidRPr="00B60D70" w:rsidRDefault="00D756E0" w:rsidP="00132B76">
            <w:pPr>
              <w:jc w:val="center"/>
              <w:rPr>
                <w:rFonts w:ascii="TH SarabunPSK" w:hAnsi="TH SarabunPSK" w:cs="TH SarabunPSK"/>
                <w:sz w:val="28"/>
                <w:szCs w:val="28"/>
              </w:rPr>
            </w:pPr>
            <w:r w:rsidRPr="00B60D70">
              <w:rPr>
                <w:rFonts w:ascii="TH SarabunPSK" w:hAnsi="TH SarabunPSK" w:cs="TH SarabunPSK" w:hint="cs"/>
                <w:sz w:val="28"/>
                <w:szCs w:val="28"/>
              </w:rPr>
              <w:t>9</w:t>
            </w:r>
          </w:p>
        </w:tc>
        <w:tc>
          <w:tcPr>
            <w:tcW w:w="1275" w:type="dxa"/>
            <w:shd w:val="clear" w:color="auto" w:fill="auto"/>
            <w:vAlign w:val="bottom"/>
          </w:tcPr>
          <w:p w14:paraId="0CFD8A9C" w14:textId="77777777" w:rsidR="009E6917" w:rsidRPr="00B60D70" w:rsidRDefault="00D756E0" w:rsidP="00132B76">
            <w:pPr>
              <w:jc w:val="center"/>
              <w:rPr>
                <w:rFonts w:ascii="TH SarabunPSK" w:hAnsi="TH SarabunPSK" w:cs="TH SarabunPSK"/>
                <w:sz w:val="28"/>
                <w:szCs w:val="28"/>
              </w:rPr>
            </w:pPr>
            <w:r w:rsidRPr="00B60D70">
              <w:rPr>
                <w:rFonts w:ascii="TH SarabunPSK" w:hAnsi="TH SarabunPSK" w:cs="TH SarabunPSK" w:hint="cs"/>
                <w:sz w:val="28"/>
                <w:szCs w:val="28"/>
              </w:rPr>
              <w:t>1</w:t>
            </w:r>
          </w:p>
        </w:tc>
        <w:tc>
          <w:tcPr>
            <w:tcW w:w="1276" w:type="dxa"/>
            <w:shd w:val="clear" w:color="auto" w:fill="auto"/>
            <w:noWrap/>
            <w:vAlign w:val="bottom"/>
          </w:tcPr>
          <w:p w14:paraId="75BB3C5D" w14:textId="77777777" w:rsidR="009E6917" w:rsidRPr="00B60D70" w:rsidRDefault="00D756E0" w:rsidP="00132B76">
            <w:pPr>
              <w:jc w:val="center"/>
              <w:rPr>
                <w:rFonts w:ascii="TH SarabunPSK" w:hAnsi="TH SarabunPSK" w:cs="TH SarabunPSK"/>
                <w:sz w:val="28"/>
                <w:szCs w:val="28"/>
              </w:rPr>
            </w:pPr>
            <w:r w:rsidRPr="00B60D70">
              <w:rPr>
                <w:rFonts w:ascii="TH SarabunPSK" w:hAnsi="TH SarabunPSK" w:cs="TH SarabunPSK" w:hint="cs"/>
                <w:sz w:val="28"/>
                <w:szCs w:val="28"/>
              </w:rPr>
              <w:t>19</w:t>
            </w:r>
          </w:p>
        </w:tc>
      </w:tr>
      <w:tr w:rsidR="00B60D70" w:rsidRPr="00B60D70" w14:paraId="0F7CAC0D" w14:textId="77777777">
        <w:trPr>
          <w:trHeight w:val="288"/>
        </w:trPr>
        <w:tc>
          <w:tcPr>
            <w:tcW w:w="1271" w:type="dxa"/>
            <w:shd w:val="clear" w:color="auto" w:fill="auto"/>
          </w:tcPr>
          <w:p w14:paraId="61FA73B5" w14:textId="77777777" w:rsidR="009E6917" w:rsidRPr="00B60D70" w:rsidRDefault="00D756E0" w:rsidP="00132B76">
            <w:pPr>
              <w:jc w:val="center"/>
              <w:rPr>
                <w:rFonts w:ascii="TH SarabunPSK" w:eastAsia="Times New Roman" w:hAnsi="TH SarabunPSK" w:cs="TH SarabunPSK"/>
                <w:sz w:val="28"/>
                <w:szCs w:val="28"/>
              </w:rPr>
            </w:pPr>
            <w:r w:rsidRPr="00B60D70">
              <w:rPr>
                <w:rFonts w:ascii="TH SarabunPSK" w:hAnsi="TH SarabunPSK" w:cs="TH SarabunPSK" w:hint="cs"/>
                <w:sz w:val="28"/>
                <w:szCs w:val="28"/>
              </w:rPr>
              <w:t>2561</w:t>
            </w:r>
          </w:p>
        </w:tc>
        <w:tc>
          <w:tcPr>
            <w:tcW w:w="2410" w:type="dxa"/>
            <w:shd w:val="clear" w:color="auto" w:fill="auto"/>
            <w:vAlign w:val="bottom"/>
          </w:tcPr>
          <w:p w14:paraId="6035DB0A" w14:textId="77777777" w:rsidR="009E6917" w:rsidRPr="00B60D70" w:rsidRDefault="00D756E0" w:rsidP="00132B76">
            <w:pPr>
              <w:jc w:val="center"/>
              <w:rPr>
                <w:rFonts w:ascii="TH SarabunPSK" w:eastAsia="Times New Roman" w:hAnsi="TH SarabunPSK" w:cs="TH SarabunPSK"/>
                <w:sz w:val="28"/>
                <w:szCs w:val="28"/>
              </w:rPr>
            </w:pPr>
            <w:r w:rsidRPr="00B60D70">
              <w:rPr>
                <w:rFonts w:ascii="TH SarabunPSK" w:hAnsi="TH SarabunPSK" w:cs="TH SarabunPSK" w:hint="cs"/>
                <w:sz w:val="28"/>
                <w:szCs w:val="28"/>
              </w:rPr>
              <w:t>12</w:t>
            </w:r>
          </w:p>
        </w:tc>
        <w:tc>
          <w:tcPr>
            <w:tcW w:w="2977" w:type="dxa"/>
            <w:shd w:val="clear" w:color="auto" w:fill="auto"/>
            <w:vAlign w:val="bottom"/>
          </w:tcPr>
          <w:p w14:paraId="0D210B3E" w14:textId="77777777" w:rsidR="009E6917" w:rsidRPr="00B60D70" w:rsidRDefault="00D756E0" w:rsidP="00132B76">
            <w:pPr>
              <w:jc w:val="center"/>
              <w:rPr>
                <w:rFonts w:ascii="TH SarabunPSK" w:eastAsia="Times New Roman" w:hAnsi="TH SarabunPSK" w:cs="TH SarabunPSK"/>
                <w:sz w:val="28"/>
                <w:szCs w:val="28"/>
              </w:rPr>
            </w:pPr>
            <w:r w:rsidRPr="00B60D70">
              <w:rPr>
                <w:rFonts w:ascii="TH SarabunPSK" w:hAnsi="TH SarabunPSK" w:cs="TH SarabunPSK" w:hint="cs"/>
                <w:sz w:val="28"/>
                <w:szCs w:val="28"/>
              </w:rPr>
              <w:t>5</w:t>
            </w:r>
          </w:p>
        </w:tc>
        <w:tc>
          <w:tcPr>
            <w:tcW w:w="1275" w:type="dxa"/>
            <w:shd w:val="clear" w:color="auto" w:fill="auto"/>
            <w:vAlign w:val="bottom"/>
          </w:tcPr>
          <w:p w14:paraId="47B8FF9F" w14:textId="77777777" w:rsidR="009E6917" w:rsidRPr="00B60D70" w:rsidRDefault="00D756E0" w:rsidP="00132B76">
            <w:pPr>
              <w:jc w:val="center"/>
              <w:rPr>
                <w:rFonts w:ascii="TH SarabunPSK" w:eastAsia="Times New Roman" w:hAnsi="TH SarabunPSK" w:cs="TH SarabunPSK"/>
                <w:sz w:val="28"/>
                <w:szCs w:val="28"/>
              </w:rPr>
            </w:pPr>
            <w:r w:rsidRPr="00B60D70">
              <w:rPr>
                <w:rFonts w:ascii="TH SarabunPSK" w:hAnsi="TH SarabunPSK" w:cs="TH SarabunPSK" w:hint="cs"/>
                <w:sz w:val="28"/>
                <w:szCs w:val="28"/>
              </w:rPr>
              <w:t>2</w:t>
            </w:r>
          </w:p>
        </w:tc>
        <w:tc>
          <w:tcPr>
            <w:tcW w:w="1276" w:type="dxa"/>
            <w:shd w:val="clear" w:color="auto" w:fill="auto"/>
            <w:noWrap/>
            <w:vAlign w:val="bottom"/>
          </w:tcPr>
          <w:p w14:paraId="1F335626" w14:textId="77777777" w:rsidR="009E6917" w:rsidRPr="00B60D70" w:rsidRDefault="00D756E0" w:rsidP="00132B76">
            <w:pPr>
              <w:jc w:val="center"/>
              <w:rPr>
                <w:rFonts w:ascii="TH SarabunPSK" w:eastAsia="Times New Roman" w:hAnsi="TH SarabunPSK" w:cs="TH SarabunPSK"/>
                <w:sz w:val="28"/>
                <w:szCs w:val="28"/>
              </w:rPr>
            </w:pPr>
            <w:r w:rsidRPr="00B60D70">
              <w:rPr>
                <w:rFonts w:ascii="TH SarabunPSK" w:hAnsi="TH SarabunPSK" w:cs="TH SarabunPSK" w:hint="cs"/>
                <w:sz w:val="28"/>
                <w:szCs w:val="28"/>
              </w:rPr>
              <w:t>19</w:t>
            </w:r>
          </w:p>
        </w:tc>
      </w:tr>
      <w:tr w:rsidR="00B60D70" w:rsidRPr="00B60D70" w14:paraId="688D4C59" w14:textId="77777777">
        <w:trPr>
          <w:trHeight w:val="288"/>
        </w:trPr>
        <w:tc>
          <w:tcPr>
            <w:tcW w:w="1271" w:type="dxa"/>
            <w:shd w:val="clear" w:color="auto" w:fill="auto"/>
          </w:tcPr>
          <w:p w14:paraId="3CE123B3" w14:textId="77777777" w:rsidR="009E6917" w:rsidRPr="00B60D70" w:rsidRDefault="00D756E0" w:rsidP="00132B76">
            <w:pPr>
              <w:jc w:val="center"/>
              <w:rPr>
                <w:rFonts w:ascii="TH SarabunPSK" w:eastAsia="Times New Roman" w:hAnsi="TH SarabunPSK" w:cs="TH SarabunPSK"/>
                <w:sz w:val="28"/>
                <w:szCs w:val="28"/>
              </w:rPr>
            </w:pPr>
            <w:r w:rsidRPr="00B60D70">
              <w:rPr>
                <w:rFonts w:ascii="TH SarabunPSK" w:hAnsi="TH SarabunPSK" w:cs="TH SarabunPSK" w:hint="cs"/>
                <w:sz w:val="28"/>
                <w:szCs w:val="28"/>
              </w:rPr>
              <w:t>2562</w:t>
            </w:r>
          </w:p>
        </w:tc>
        <w:tc>
          <w:tcPr>
            <w:tcW w:w="2410" w:type="dxa"/>
            <w:shd w:val="clear" w:color="auto" w:fill="auto"/>
            <w:vAlign w:val="bottom"/>
          </w:tcPr>
          <w:p w14:paraId="24234D9D" w14:textId="77777777" w:rsidR="009E6917" w:rsidRPr="00B60D70" w:rsidRDefault="00D756E0" w:rsidP="00132B76">
            <w:pPr>
              <w:jc w:val="center"/>
              <w:rPr>
                <w:rFonts w:ascii="TH SarabunPSK" w:eastAsia="Times New Roman" w:hAnsi="TH SarabunPSK" w:cs="TH SarabunPSK"/>
                <w:sz w:val="28"/>
                <w:szCs w:val="28"/>
              </w:rPr>
            </w:pPr>
            <w:r w:rsidRPr="00B60D70">
              <w:rPr>
                <w:rFonts w:ascii="TH SarabunPSK" w:hAnsi="TH SarabunPSK" w:cs="TH SarabunPSK" w:hint="cs"/>
                <w:sz w:val="28"/>
                <w:szCs w:val="28"/>
              </w:rPr>
              <w:t>14</w:t>
            </w:r>
          </w:p>
        </w:tc>
        <w:tc>
          <w:tcPr>
            <w:tcW w:w="2977" w:type="dxa"/>
            <w:shd w:val="clear" w:color="auto" w:fill="auto"/>
            <w:vAlign w:val="bottom"/>
          </w:tcPr>
          <w:p w14:paraId="796553BA" w14:textId="77777777" w:rsidR="009E6917" w:rsidRPr="00B60D70" w:rsidRDefault="00D756E0" w:rsidP="00132B76">
            <w:pPr>
              <w:jc w:val="center"/>
              <w:rPr>
                <w:rFonts w:ascii="TH SarabunPSK" w:eastAsia="Times New Roman" w:hAnsi="TH SarabunPSK" w:cs="TH SarabunPSK"/>
                <w:sz w:val="28"/>
                <w:szCs w:val="28"/>
              </w:rPr>
            </w:pPr>
            <w:r w:rsidRPr="00B60D70">
              <w:rPr>
                <w:rFonts w:ascii="TH SarabunPSK" w:hAnsi="TH SarabunPSK" w:cs="TH SarabunPSK" w:hint="cs"/>
                <w:sz w:val="28"/>
                <w:szCs w:val="28"/>
              </w:rPr>
              <w:t>6</w:t>
            </w:r>
          </w:p>
        </w:tc>
        <w:tc>
          <w:tcPr>
            <w:tcW w:w="1275" w:type="dxa"/>
            <w:shd w:val="clear" w:color="auto" w:fill="auto"/>
            <w:vAlign w:val="bottom"/>
          </w:tcPr>
          <w:p w14:paraId="3F4A02A7" w14:textId="77777777" w:rsidR="009E6917" w:rsidRPr="00B60D70" w:rsidRDefault="00D756E0" w:rsidP="00132B76">
            <w:pPr>
              <w:jc w:val="center"/>
              <w:rPr>
                <w:rFonts w:ascii="TH SarabunPSK" w:hAnsi="TH SarabunPSK" w:cs="TH SarabunPSK"/>
                <w:sz w:val="28"/>
                <w:szCs w:val="28"/>
              </w:rPr>
            </w:pPr>
            <w:r w:rsidRPr="00B60D70">
              <w:rPr>
                <w:rFonts w:ascii="TH SarabunPSK" w:hAnsi="TH SarabunPSK" w:cs="TH SarabunPSK" w:hint="cs"/>
                <w:sz w:val="28"/>
                <w:szCs w:val="28"/>
              </w:rPr>
              <w:t>0</w:t>
            </w:r>
          </w:p>
        </w:tc>
        <w:tc>
          <w:tcPr>
            <w:tcW w:w="1276" w:type="dxa"/>
            <w:shd w:val="clear" w:color="auto" w:fill="auto"/>
            <w:noWrap/>
            <w:vAlign w:val="bottom"/>
          </w:tcPr>
          <w:p w14:paraId="155492B8" w14:textId="77777777" w:rsidR="009E6917" w:rsidRPr="00B60D70" w:rsidRDefault="00D756E0" w:rsidP="00132B76">
            <w:pPr>
              <w:jc w:val="center"/>
              <w:rPr>
                <w:rFonts w:ascii="TH SarabunPSK" w:eastAsia="Times New Roman" w:hAnsi="TH SarabunPSK" w:cs="TH SarabunPSK"/>
                <w:sz w:val="28"/>
                <w:szCs w:val="28"/>
              </w:rPr>
            </w:pPr>
            <w:r w:rsidRPr="00B60D70">
              <w:rPr>
                <w:rFonts w:ascii="TH SarabunPSK" w:hAnsi="TH SarabunPSK" w:cs="TH SarabunPSK" w:hint="cs"/>
                <w:sz w:val="28"/>
                <w:szCs w:val="28"/>
              </w:rPr>
              <w:t>20</w:t>
            </w:r>
          </w:p>
        </w:tc>
      </w:tr>
      <w:tr w:rsidR="00B60D70" w:rsidRPr="00B60D70" w14:paraId="387721F5" w14:textId="77777777">
        <w:trPr>
          <w:trHeight w:val="288"/>
        </w:trPr>
        <w:tc>
          <w:tcPr>
            <w:tcW w:w="1271" w:type="dxa"/>
            <w:shd w:val="clear" w:color="auto" w:fill="auto"/>
          </w:tcPr>
          <w:p w14:paraId="0FB6D252" w14:textId="77777777" w:rsidR="009E6917" w:rsidRPr="00B60D70" w:rsidRDefault="00D756E0" w:rsidP="00132B76">
            <w:pPr>
              <w:jc w:val="center"/>
              <w:rPr>
                <w:rFonts w:ascii="TH SarabunPSK" w:eastAsia="Times New Roman" w:hAnsi="TH SarabunPSK" w:cs="TH SarabunPSK"/>
                <w:sz w:val="28"/>
                <w:szCs w:val="28"/>
              </w:rPr>
            </w:pPr>
            <w:r w:rsidRPr="00B60D70">
              <w:rPr>
                <w:rFonts w:ascii="TH SarabunPSK" w:hAnsi="TH SarabunPSK" w:cs="TH SarabunPSK" w:hint="cs"/>
                <w:sz w:val="28"/>
                <w:szCs w:val="28"/>
              </w:rPr>
              <w:t>2563</w:t>
            </w:r>
          </w:p>
        </w:tc>
        <w:tc>
          <w:tcPr>
            <w:tcW w:w="2410" w:type="dxa"/>
            <w:shd w:val="clear" w:color="auto" w:fill="auto"/>
            <w:vAlign w:val="bottom"/>
          </w:tcPr>
          <w:p w14:paraId="73AF3B0C" w14:textId="77777777" w:rsidR="009E6917" w:rsidRPr="00B60D70" w:rsidRDefault="00D756E0" w:rsidP="00132B76">
            <w:pPr>
              <w:jc w:val="center"/>
              <w:rPr>
                <w:rFonts w:ascii="TH SarabunPSK" w:eastAsia="Times New Roman" w:hAnsi="TH SarabunPSK" w:cs="TH SarabunPSK"/>
                <w:sz w:val="28"/>
                <w:szCs w:val="28"/>
              </w:rPr>
            </w:pPr>
            <w:r w:rsidRPr="00B60D70">
              <w:rPr>
                <w:rFonts w:ascii="TH SarabunPSK" w:hAnsi="TH SarabunPSK" w:cs="TH SarabunPSK" w:hint="cs"/>
                <w:sz w:val="28"/>
                <w:szCs w:val="28"/>
              </w:rPr>
              <w:t>11</w:t>
            </w:r>
          </w:p>
        </w:tc>
        <w:tc>
          <w:tcPr>
            <w:tcW w:w="2977" w:type="dxa"/>
            <w:shd w:val="clear" w:color="auto" w:fill="auto"/>
            <w:vAlign w:val="bottom"/>
          </w:tcPr>
          <w:p w14:paraId="24794275" w14:textId="77777777" w:rsidR="009E6917" w:rsidRPr="00B60D70" w:rsidRDefault="00D756E0" w:rsidP="00132B76">
            <w:pPr>
              <w:jc w:val="center"/>
              <w:rPr>
                <w:rFonts w:ascii="TH SarabunPSK" w:eastAsia="Times New Roman" w:hAnsi="TH SarabunPSK" w:cs="TH SarabunPSK"/>
                <w:sz w:val="28"/>
                <w:szCs w:val="28"/>
              </w:rPr>
            </w:pPr>
            <w:r w:rsidRPr="00B60D70">
              <w:rPr>
                <w:rFonts w:ascii="TH SarabunPSK" w:hAnsi="TH SarabunPSK" w:cs="TH SarabunPSK" w:hint="cs"/>
                <w:sz w:val="28"/>
                <w:szCs w:val="28"/>
              </w:rPr>
              <w:t>9</w:t>
            </w:r>
          </w:p>
        </w:tc>
        <w:tc>
          <w:tcPr>
            <w:tcW w:w="1275" w:type="dxa"/>
            <w:shd w:val="clear" w:color="auto" w:fill="auto"/>
            <w:vAlign w:val="bottom"/>
          </w:tcPr>
          <w:p w14:paraId="5AF74929" w14:textId="77777777" w:rsidR="009E6917" w:rsidRPr="00B60D70" w:rsidRDefault="00D756E0" w:rsidP="00132B76">
            <w:pPr>
              <w:jc w:val="center"/>
              <w:rPr>
                <w:rFonts w:ascii="TH SarabunPSK" w:hAnsi="TH SarabunPSK" w:cs="TH SarabunPSK"/>
                <w:sz w:val="28"/>
                <w:szCs w:val="28"/>
              </w:rPr>
            </w:pPr>
            <w:r w:rsidRPr="00B60D70">
              <w:rPr>
                <w:rFonts w:ascii="TH SarabunPSK" w:hAnsi="TH SarabunPSK" w:cs="TH SarabunPSK" w:hint="cs"/>
                <w:sz w:val="28"/>
                <w:szCs w:val="28"/>
              </w:rPr>
              <w:t>0</w:t>
            </w:r>
          </w:p>
        </w:tc>
        <w:tc>
          <w:tcPr>
            <w:tcW w:w="1276" w:type="dxa"/>
            <w:shd w:val="clear" w:color="auto" w:fill="auto"/>
            <w:noWrap/>
            <w:vAlign w:val="bottom"/>
          </w:tcPr>
          <w:p w14:paraId="5BBE8EBF" w14:textId="77777777" w:rsidR="009E6917" w:rsidRPr="00B60D70" w:rsidRDefault="00D756E0" w:rsidP="00132B76">
            <w:pPr>
              <w:jc w:val="center"/>
              <w:rPr>
                <w:rFonts w:ascii="TH SarabunPSK" w:eastAsia="Times New Roman" w:hAnsi="TH SarabunPSK" w:cs="TH SarabunPSK"/>
                <w:sz w:val="28"/>
                <w:szCs w:val="28"/>
              </w:rPr>
            </w:pPr>
            <w:r w:rsidRPr="00B60D70">
              <w:rPr>
                <w:rFonts w:ascii="TH SarabunPSK" w:hAnsi="TH SarabunPSK" w:cs="TH SarabunPSK" w:hint="cs"/>
                <w:sz w:val="28"/>
                <w:szCs w:val="28"/>
              </w:rPr>
              <w:t>20</w:t>
            </w:r>
          </w:p>
        </w:tc>
      </w:tr>
      <w:tr w:rsidR="009E6917" w:rsidRPr="00B60D70" w14:paraId="3F3B2B65" w14:textId="77777777">
        <w:trPr>
          <w:trHeight w:val="288"/>
        </w:trPr>
        <w:tc>
          <w:tcPr>
            <w:tcW w:w="1271" w:type="dxa"/>
            <w:shd w:val="clear" w:color="auto" w:fill="auto"/>
          </w:tcPr>
          <w:p w14:paraId="4D5E9569" w14:textId="77777777" w:rsidR="009E6917" w:rsidRPr="00B60D70" w:rsidRDefault="00D756E0" w:rsidP="00132B76">
            <w:pPr>
              <w:jc w:val="center"/>
              <w:rPr>
                <w:rFonts w:ascii="TH SarabunPSK" w:hAnsi="TH SarabunPSK" w:cs="TH SarabunPSK"/>
                <w:sz w:val="28"/>
                <w:szCs w:val="28"/>
              </w:rPr>
            </w:pPr>
            <w:r w:rsidRPr="00B60D70">
              <w:rPr>
                <w:rFonts w:ascii="TH SarabunPSK" w:hAnsi="TH SarabunPSK" w:cs="TH SarabunPSK" w:hint="cs"/>
                <w:sz w:val="28"/>
                <w:szCs w:val="28"/>
                <w:cs/>
                <w:lang w:val="th-TH"/>
              </w:rPr>
              <w:t>รวม</w:t>
            </w:r>
          </w:p>
        </w:tc>
        <w:tc>
          <w:tcPr>
            <w:tcW w:w="2410" w:type="dxa"/>
            <w:shd w:val="clear" w:color="auto" w:fill="auto"/>
          </w:tcPr>
          <w:p w14:paraId="4096BC14" w14:textId="77777777" w:rsidR="009E6917" w:rsidRPr="00B60D70" w:rsidRDefault="00D756E0" w:rsidP="00132B76">
            <w:pPr>
              <w:jc w:val="center"/>
              <w:rPr>
                <w:rFonts w:ascii="TH SarabunPSK" w:eastAsia="Times New Roman" w:hAnsi="TH SarabunPSK" w:cs="TH SarabunPSK"/>
                <w:sz w:val="28"/>
                <w:szCs w:val="28"/>
              </w:rPr>
            </w:pPr>
            <w:r w:rsidRPr="00B60D70">
              <w:rPr>
                <w:rFonts w:ascii="TH SarabunPSK" w:hAnsi="TH SarabunPSK" w:cs="TH SarabunPSK" w:hint="cs"/>
                <w:sz w:val="28"/>
                <w:szCs w:val="28"/>
              </w:rPr>
              <w:t>59</w:t>
            </w:r>
          </w:p>
        </w:tc>
        <w:tc>
          <w:tcPr>
            <w:tcW w:w="2977" w:type="dxa"/>
            <w:shd w:val="clear" w:color="auto" w:fill="auto"/>
          </w:tcPr>
          <w:p w14:paraId="71BA2A6C" w14:textId="77777777" w:rsidR="009E6917" w:rsidRPr="00B60D70" w:rsidRDefault="00D756E0" w:rsidP="00132B76">
            <w:pPr>
              <w:jc w:val="center"/>
              <w:rPr>
                <w:rFonts w:ascii="TH SarabunPSK" w:eastAsia="Times New Roman" w:hAnsi="TH SarabunPSK" w:cs="TH SarabunPSK"/>
                <w:sz w:val="28"/>
                <w:szCs w:val="28"/>
              </w:rPr>
            </w:pPr>
            <w:r w:rsidRPr="00B60D70">
              <w:rPr>
                <w:rFonts w:ascii="TH SarabunPSK" w:hAnsi="TH SarabunPSK" w:cs="TH SarabunPSK" w:hint="cs"/>
                <w:sz w:val="28"/>
                <w:szCs w:val="28"/>
              </w:rPr>
              <w:t>32</w:t>
            </w:r>
          </w:p>
        </w:tc>
        <w:tc>
          <w:tcPr>
            <w:tcW w:w="1275" w:type="dxa"/>
            <w:shd w:val="clear" w:color="auto" w:fill="auto"/>
          </w:tcPr>
          <w:p w14:paraId="0DFA654D" w14:textId="77777777" w:rsidR="009E6917" w:rsidRPr="00B60D70" w:rsidRDefault="00D756E0" w:rsidP="00132B76">
            <w:pPr>
              <w:jc w:val="center"/>
              <w:rPr>
                <w:rFonts w:ascii="TH SarabunPSK" w:eastAsia="Times New Roman" w:hAnsi="TH SarabunPSK" w:cs="TH SarabunPSK"/>
                <w:sz w:val="28"/>
                <w:szCs w:val="28"/>
              </w:rPr>
            </w:pPr>
            <w:r w:rsidRPr="00B60D70">
              <w:rPr>
                <w:rFonts w:ascii="TH SarabunPSK" w:hAnsi="TH SarabunPSK" w:cs="TH SarabunPSK" w:hint="cs"/>
                <w:sz w:val="28"/>
                <w:szCs w:val="28"/>
              </w:rPr>
              <w:t>5</w:t>
            </w:r>
          </w:p>
        </w:tc>
        <w:tc>
          <w:tcPr>
            <w:tcW w:w="1276" w:type="dxa"/>
            <w:shd w:val="clear" w:color="auto" w:fill="auto"/>
            <w:noWrap/>
          </w:tcPr>
          <w:p w14:paraId="5A0CFC62" w14:textId="77777777" w:rsidR="009E6917" w:rsidRPr="00B60D70" w:rsidRDefault="00D756E0" w:rsidP="00132B76">
            <w:pPr>
              <w:jc w:val="center"/>
              <w:rPr>
                <w:rFonts w:ascii="TH SarabunPSK" w:eastAsia="Times New Roman" w:hAnsi="TH SarabunPSK" w:cs="TH SarabunPSK"/>
                <w:sz w:val="28"/>
                <w:szCs w:val="28"/>
              </w:rPr>
            </w:pPr>
            <w:r w:rsidRPr="00B60D70">
              <w:rPr>
                <w:rFonts w:ascii="TH SarabunPSK" w:hAnsi="TH SarabunPSK" w:cs="TH SarabunPSK" w:hint="cs"/>
                <w:sz w:val="28"/>
                <w:szCs w:val="28"/>
              </w:rPr>
              <w:t>96</w:t>
            </w:r>
          </w:p>
        </w:tc>
      </w:tr>
    </w:tbl>
    <w:p w14:paraId="5BFC9BD4" w14:textId="77777777" w:rsidR="009E6917" w:rsidRPr="00B60D70" w:rsidRDefault="009E6917" w:rsidP="00592146">
      <w:pPr>
        <w:rPr>
          <w:rFonts w:ascii="TH SarabunPSK" w:hAnsi="TH SarabunPSK" w:cs="TH SarabunPSK"/>
          <w:shd w:val="clear" w:color="auto" w:fill="FFFFFF"/>
        </w:rPr>
      </w:pPr>
    </w:p>
    <w:p w14:paraId="04F30191" w14:textId="7B5902E5" w:rsidR="009E6917" w:rsidRPr="00B60D70" w:rsidRDefault="00132B76" w:rsidP="00592146">
      <w:pPr>
        <w:rPr>
          <w:rFonts w:ascii="TH SarabunPSK" w:hAnsi="TH SarabunPSK" w:cs="TH SarabunPSK"/>
          <w:shd w:val="clear" w:color="auto" w:fill="FFFFFF"/>
        </w:rPr>
      </w:pPr>
      <w:r w:rsidRPr="00B60D70">
        <w:rPr>
          <w:rFonts w:ascii="TH SarabunPSK" w:hAnsi="TH SarabunPSK" w:cs="TH SarabunPSK" w:hint="cs"/>
          <w:noProof/>
          <w:cs/>
        </w:rPr>
        <w:drawing>
          <wp:inline distT="0" distB="0" distL="0" distR="0" wp14:anchorId="20D10122" wp14:editId="09717C0F">
            <wp:extent cx="5731510" cy="2778760"/>
            <wp:effectExtent l="0" t="0" r="2540" b="0"/>
            <wp:docPr id="580220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20047"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731510" cy="2778760"/>
                    </a:xfrm>
                    <a:prstGeom prst="rect">
                      <a:avLst/>
                    </a:prstGeom>
                    <a:noFill/>
                    <a:ln>
                      <a:noFill/>
                    </a:ln>
                  </pic:spPr>
                </pic:pic>
              </a:graphicData>
            </a:graphic>
          </wp:inline>
        </w:drawing>
      </w:r>
    </w:p>
    <w:p w14:paraId="798FBA37" w14:textId="77777777" w:rsidR="009E6917" w:rsidRPr="00B60D70" w:rsidRDefault="009E6917" w:rsidP="00592146">
      <w:pPr>
        <w:rPr>
          <w:rFonts w:ascii="TH SarabunPSK" w:hAnsi="TH SarabunPSK" w:cs="TH SarabunPSK"/>
          <w:shd w:val="clear" w:color="auto" w:fill="FFFFFF"/>
        </w:rPr>
      </w:pPr>
    </w:p>
    <w:p w14:paraId="19E7C612" w14:textId="67731194" w:rsidR="009E6917" w:rsidRPr="00B60D70" w:rsidRDefault="00132B76" w:rsidP="00132B76">
      <w:pPr>
        <w:jc w:val="center"/>
        <w:rPr>
          <w:rFonts w:ascii="TH SarabunPSK" w:hAnsi="TH SarabunPSK" w:cs="TH SarabunPSK"/>
          <w:sz w:val="28"/>
          <w:szCs w:val="28"/>
        </w:rPr>
      </w:pPr>
      <w:r w:rsidRPr="00B60D70">
        <w:rPr>
          <w:rFonts w:ascii="TH SarabunPSK" w:hAnsi="TH SarabunPSK" w:cs="TH SarabunPSK" w:hint="cs"/>
          <w:b/>
          <w:bCs/>
          <w:sz w:val="28"/>
          <w:szCs w:val="28"/>
          <w:cs/>
        </w:rPr>
        <w:t>รูป</w:t>
      </w:r>
      <w:r w:rsidR="00D756E0" w:rsidRPr="00B60D70">
        <w:rPr>
          <w:rFonts w:ascii="TH SarabunPSK" w:hAnsi="TH SarabunPSK" w:cs="TH SarabunPSK" w:hint="cs"/>
          <w:b/>
          <w:bCs/>
          <w:sz w:val="28"/>
          <w:szCs w:val="28"/>
          <w:cs/>
          <w:lang w:val="th-TH"/>
        </w:rPr>
        <w:t xml:space="preserve">ที่ </w:t>
      </w:r>
      <w:r w:rsidRPr="00B60D70">
        <w:rPr>
          <w:rFonts w:ascii="TH SarabunPSK" w:hAnsi="TH SarabunPSK" w:cs="TH SarabunPSK" w:hint="cs"/>
          <w:b/>
          <w:bCs/>
          <w:sz w:val="28"/>
          <w:szCs w:val="28"/>
        </w:rPr>
        <w:t>2.1</w:t>
      </w:r>
      <w:r w:rsidR="00D756E0" w:rsidRPr="00B60D70">
        <w:rPr>
          <w:rFonts w:ascii="TH SarabunPSK" w:hAnsi="TH SarabunPSK" w:cs="TH SarabunPSK" w:hint="cs"/>
          <w:sz w:val="28"/>
          <w:szCs w:val="28"/>
        </w:rPr>
        <w:t xml:space="preserve"> </w:t>
      </w:r>
      <w:r w:rsidR="00501420" w:rsidRPr="00B60D70">
        <w:rPr>
          <w:rFonts w:ascii="TH SarabunPSK" w:hAnsi="TH SarabunPSK" w:cs="TH SarabunPSK"/>
          <w:sz w:val="28"/>
          <w:szCs w:val="28"/>
          <w:cs/>
        </w:rPr>
        <w:t>การสำรวจ</w:t>
      </w:r>
      <w:r w:rsidR="00501420" w:rsidRPr="00B60D70">
        <w:rPr>
          <w:rFonts w:ascii="TH SarabunPSK" w:hAnsi="TH SarabunPSK" w:cs="TH SarabunPSK" w:hint="cs"/>
          <w:sz w:val="28"/>
          <w:szCs w:val="28"/>
          <w:cs/>
        </w:rPr>
        <w:t>ตำแหน่งงาน</w:t>
      </w:r>
      <w:r w:rsidR="00501420" w:rsidRPr="00B60D70">
        <w:rPr>
          <w:rFonts w:ascii="TH SarabunPSK" w:hAnsi="TH SarabunPSK" w:cs="TH SarabunPSK"/>
          <w:sz w:val="28"/>
          <w:szCs w:val="28"/>
          <w:cs/>
        </w:rPr>
        <w:t>ของบัณฑิตที่จบจากหลักสูตรช่วงปี 2559-2563</w:t>
      </w:r>
    </w:p>
    <w:p w14:paraId="7FD7B94A" w14:textId="45E82229" w:rsidR="009E6917" w:rsidRPr="00B60D70" w:rsidRDefault="00D756E0" w:rsidP="00406D8E">
      <w:pPr>
        <w:ind w:firstLine="720"/>
        <w:rPr>
          <w:rFonts w:ascii="TH SarabunPSK" w:hAnsi="TH SarabunPSK" w:cs="TH SarabunPSK"/>
        </w:rPr>
      </w:pPr>
      <w:r w:rsidRPr="00B60D70">
        <w:rPr>
          <w:rFonts w:ascii="TH SarabunPSK" w:hAnsi="TH SarabunPSK" w:cs="TH SarabunPSK" w:hint="cs"/>
          <w:cs/>
          <w:lang w:val="th-TH"/>
        </w:rPr>
        <w:t xml:space="preserve">จากตารางที่ </w:t>
      </w:r>
      <w:r w:rsidR="00132B76" w:rsidRPr="00B60D70">
        <w:rPr>
          <w:rFonts w:ascii="TH SarabunPSK" w:hAnsi="TH SarabunPSK" w:cs="TH SarabunPSK" w:hint="cs"/>
        </w:rPr>
        <w:t>2.</w:t>
      </w:r>
      <w:r w:rsidR="00145300" w:rsidRPr="00B60D70">
        <w:rPr>
          <w:rFonts w:ascii="TH SarabunPSK" w:hAnsi="TH SarabunPSK" w:cs="TH SarabunPSK" w:hint="cs"/>
        </w:rPr>
        <w:t>6</w:t>
      </w:r>
      <w:r w:rsidRPr="00B60D70">
        <w:rPr>
          <w:rFonts w:ascii="TH SarabunPSK" w:hAnsi="TH SarabunPSK" w:cs="TH SarabunPSK" w:hint="cs"/>
        </w:rPr>
        <w:t xml:space="preserve"> </w:t>
      </w:r>
      <w:r w:rsidR="00132B76" w:rsidRPr="00B60D70">
        <w:rPr>
          <w:rFonts w:ascii="TH SarabunPSK" w:hAnsi="TH SarabunPSK" w:cs="TH SarabunPSK" w:hint="cs"/>
          <w:cs/>
          <w:lang w:val="th-TH"/>
        </w:rPr>
        <w:t>และ</w:t>
      </w:r>
      <w:r w:rsidR="00F72E56" w:rsidRPr="00B60D70">
        <w:rPr>
          <w:rFonts w:ascii="TH SarabunPSK" w:hAnsi="TH SarabunPSK" w:cs="TH SarabunPSK" w:hint="cs"/>
          <w:cs/>
          <w:lang w:val="th-TH"/>
        </w:rPr>
        <w:t>รูป</w:t>
      </w:r>
      <w:r w:rsidR="00132B76" w:rsidRPr="00B60D70">
        <w:rPr>
          <w:rFonts w:ascii="TH SarabunPSK" w:hAnsi="TH SarabunPSK" w:cs="TH SarabunPSK" w:hint="cs"/>
          <w:cs/>
          <w:lang w:val="th-TH"/>
        </w:rPr>
        <w:t xml:space="preserve">ที่ </w:t>
      </w:r>
      <w:r w:rsidR="00132B76" w:rsidRPr="00B60D70">
        <w:rPr>
          <w:rFonts w:ascii="TH SarabunPSK" w:hAnsi="TH SarabunPSK" w:cs="TH SarabunPSK" w:hint="cs"/>
          <w:lang w:val="th-TH"/>
        </w:rPr>
        <w:t>2.</w:t>
      </w:r>
      <w:r w:rsidR="00F72E56" w:rsidRPr="00B60D70">
        <w:rPr>
          <w:rFonts w:ascii="TH SarabunPSK" w:hAnsi="TH SarabunPSK" w:cs="TH SarabunPSK" w:hint="cs"/>
          <w:cs/>
          <w:lang w:val="th-TH"/>
        </w:rPr>
        <w:t>1</w:t>
      </w:r>
      <w:r w:rsidR="00132B76" w:rsidRPr="00B60D70">
        <w:rPr>
          <w:rFonts w:ascii="TH SarabunPSK" w:hAnsi="TH SarabunPSK" w:cs="TH SarabunPSK" w:hint="cs"/>
          <w:lang w:val="th-TH"/>
        </w:rPr>
        <w:t xml:space="preserve"> </w:t>
      </w:r>
      <w:r w:rsidRPr="00B60D70">
        <w:rPr>
          <w:rFonts w:ascii="TH SarabunPSK" w:hAnsi="TH SarabunPSK" w:cs="TH SarabunPSK" w:hint="cs"/>
          <w:cs/>
          <w:lang w:val="th-TH"/>
        </w:rPr>
        <w:t>แสดงให้เห็นว่าบัณฑิตจากหลักสูตรครุศาสตร์อุตสาหกรรมบัณฑิต สาขา</w:t>
      </w:r>
      <w:r w:rsidR="00C70AD9" w:rsidRPr="00B60D70">
        <w:rPr>
          <w:rFonts w:ascii="TH SarabunPSK" w:hAnsi="TH SarabunPSK" w:cs="TH SarabunPSK" w:hint="cs"/>
          <w:cs/>
        </w:rPr>
        <w:t>วิชา</w:t>
      </w:r>
      <w:r w:rsidRPr="00B60D70">
        <w:rPr>
          <w:rFonts w:ascii="TH SarabunPSK" w:hAnsi="TH SarabunPSK" w:cs="TH SarabunPSK" w:hint="cs"/>
          <w:cs/>
          <w:lang w:val="th-TH"/>
        </w:rPr>
        <w:t>วิศวกรรมโยธา เป็นที่ต้องการของผู้ใช้บัณฑิต โดยทำงานในภาครัฐและเอกชนตรงสาขาวิชาที่จบ สูง</w:t>
      </w:r>
      <w:r w:rsidRPr="00B60D70">
        <w:rPr>
          <w:rFonts w:ascii="TH SarabunPSK" w:hAnsi="TH SarabunPSK" w:cs="TH SarabunPSK" w:hint="cs"/>
          <w:cs/>
          <w:lang w:val="th-TH"/>
        </w:rPr>
        <w:lastRenderedPageBreak/>
        <w:t xml:space="preserve">กว่าร้อยละ </w:t>
      </w:r>
      <w:r w:rsidRPr="00B60D70">
        <w:rPr>
          <w:rFonts w:ascii="TH SarabunPSK" w:hAnsi="TH SarabunPSK" w:cs="TH SarabunPSK" w:hint="cs"/>
        </w:rPr>
        <w:t xml:space="preserve">90 </w:t>
      </w:r>
      <w:r w:rsidRPr="00B60D70">
        <w:rPr>
          <w:rFonts w:ascii="TH SarabunPSK" w:hAnsi="TH SarabunPSK" w:cs="TH SarabunPSK" w:hint="cs"/>
          <w:cs/>
          <w:lang w:val="th-TH"/>
        </w:rPr>
        <w:t xml:space="preserve">ส่วนใหญ่บัณฑิตที่จบการศึกษาจะทำงานในกลุ่มงานวิศวกรรมโยธาในภาคอุตสาหกรรมสูงถึงร้อยละ </w:t>
      </w:r>
      <w:r w:rsidRPr="00B60D70">
        <w:rPr>
          <w:rFonts w:ascii="TH SarabunPSK" w:hAnsi="TH SarabunPSK" w:cs="TH SarabunPSK" w:hint="cs"/>
        </w:rPr>
        <w:t xml:space="preserve">60 </w:t>
      </w:r>
      <w:r w:rsidRPr="00B60D70">
        <w:rPr>
          <w:rFonts w:ascii="TH SarabunPSK" w:hAnsi="TH SarabunPSK" w:cs="TH SarabunPSK" w:hint="cs"/>
          <w:cs/>
          <w:lang w:val="th-TH"/>
        </w:rPr>
        <w:t xml:space="preserve">และประกอบอาชีพในกลุ่มงานครูสายอาชีพด้านวิศวกรรมโยธาในสถานศึกษาประมาณร้อยละ </w:t>
      </w:r>
      <w:r w:rsidRPr="00B60D70">
        <w:rPr>
          <w:rFonts w:ascii="TH SarabunPSK" w:hAnsi="TH SarabunPSK" w:cs="TH SarabunPSK" w:hint="cs"/>
        </w:rPr>
        <w:t>30</w:t>
      </w:r>
      <w:r w:rsidRPr="00B60D70">
        <w:rPr>
          <w:rFonts w:ascii="TH SarabunPSK" w:hAnsi="TH SarabunPSK" w:cs="TH SarabunPSK" w:hint="cs"/>
          <w:cs/>
        </w:rPr>
        <w:t xml:space="preserve"> </w:t>
      </w:r>
      <w:r w:rsidRPr="00B60D70">
        <w:rPr>
          <w:rFonts w:ascii="TH SarabunPSK" w:hAnsi="TH SarabunPSK" w:cs="TH SarabunPSK" w:hint="cs"/>
          <w:cs/>
          <w:lang w:val="th-TH"/>
        </w:rPr>
        <w:t>ในภาคอุตสาหกรรมบัณฑิตจะทำงานในสายวิศวกรรมโยธา ส่วนในสถานศึกษาบัณฑิตจะเป็นครูอัตราจ้าง จากข้อมูลดังกล่าวแสดงให้เห็นว่าบัณฑิตจากหลักสูตรมีตำแหน่งงานที่โดดเด่นคือ ตำแหน่งงานวิศวกรโยธา ผู้ช่วยวิศวกรโยธา และครูสายอาชีพ</w:t>
      </w:r>
    </w:p>
    <w:p w14:paraId="048BC797" w14:textId="02C1E137" w:rsidR="009E6917" w:rsidRPr="00B60D70" w:rsidRDefault="00DA1D6C" w:rsidP="00543571">
      <w:pPr>
        <w:ind w:firstLine="720"/>
        <w:rPr>
          <w:rFonts w:ascii="TH SarabunPSK" w:hAnsi="TH SarabunPSK" w:cs="TH SarabunPSK"/>
        </w:rPr>
      </w:pPr>
      <w:r w:rsidRPr="00B60D70">
        <w:rPr>
          <w:rFonts w:ascii="TH SarabunPSK" w:hAnsi="TH SarabunPSK" w:cs="TH SarabunPSK" w:hint="cs"/>
          <w:cs/>
        </w:rPr>
        <w:t>หลักสูตร</w:t>
      </w:r>
      <w:r w:rsidR="004D4CD4" w:rsidRPr="00B60D70">
        <w:rPr>
          <w:rFonts w:ascii="TH SarabunPSK" w:hAnsi="TH SarabunPSK" w:cs="TH SarabunPSK" w:hint="cs"/>
          <w:cs/>
        </w:rPr>
        <w:t>ได้พิจารณาถึงผลดี/ผลเสียในหลายมิติโดยเฉพาะในมิติของคุณภาพของบัณฑิต หลักสูตร</w:t>
      </w:r>
      <w:r w:rsidRPr="00B60D70">
        <w:rPr>
          <w:rFonts w:ascii="TH SarabunPSK" w:hAnsi="TH SarabunPSK" w:cs="TH SarabunPSK" w:hint="cs"/>
          <w:cs/>
        </w:rPr>
        <w:t xml:space="preserve">ฉบับปรับปรุง </w:t>
      </w:r>
      <w:r w:rsidRPr="00B60D70">
        <w:rPr>
          <w:rFonts w:ascii="TH SarabunPSK" w:hAnsi="TH SarabunPSK" w:cs="TH SarabunPSK" w:hint="cs"/>
        </w:rPr>
        <w:t xml:space="preserve">2568 </w:t>
      </w:r>
      <w:r w:rsidR="004D4CD4" w:rsidRPr="00B60D70">
        <w:rPr>
          <w:rFonts w:ascii="TH SarabunPSK" w:hAnsi="TH SarabunPSK" w:cs="TH SarabunPSK" w:hint="cs"/>
          <w:cs/>
        </w:rPr>
        <w:t xml:space="preserve">ยังคงรูปแบบ </w:t>
      </w:r>
      <w:r w:rsidR="004D4CD4" w:rsidRPr="00B60D70">
        <w:rPr>
          <w:rFonts w:ascii="TH SarabunPSK" w:hAnsi="TH SarabunPSK" w:cs="TH SarabunPSK" w:hint="cs"/>
        </w:rPr>
        <w:t xml:space="preserve">5 </w:t>
      </w:r>
      <w:r w:rsidR="004D4CD4" w:rsidRPr="00B60D70">
        <w:rPr>
          <w:rFonts w:ascii="TH SarabunPSK" w:hAnsi="TH SarabunPSK" w:cs="TH SarabunPSK" w:hint="cs"/>
          <w:cs/>
        </w:rPr>
        <w:t>ปี</w:t>
      </w:r>
      <w:r w:rsidRPr="00B60D70">
        <w:rPr>
          <w:rFonts w:ascii="TH SarabunPSK" w:hAnsi="TH SarabunPSK" w:cs="TH SarabunPSK" w:hint="cs"/>
          <w:cs/>
        </w:rPr>
        <w:t>ไว้ และเน้นความ</w:t>
      </w:r>
      <w:r w:rsidR="004D4CD4" w:rsidRPr="00B60D70">
        <w:rPr>
          <w:rFonts w:ascii="TH SarabunPSK" w:hAnsi="TH SarabunPSK" w:cs="TH SarabunPSK" w:hint="cs"/>
          <w:cs/>
        </w:rPr>
        <w:t>ความโดดเด่น</w:t>
      </w:r>
      <w:r w:rsidRPr="00B60D70">
        <w:rPr>
          <w:rFonts w:ascii="TH SarabunPSK" w:hAnsi="TH SarabunPSK" w:cs="TH SarabunPSK" w:hint="cs"/>
          <w:cs/>
        </w:rPr>
        <w:t>ให้กับหลักสูตร</w:t>
      </w:r>
      <w:r w:rsidR="00270375" w:rsidRPr="00B60D70">
        <w:rPr>
          <w:rFonts w:ascii="TH SarabunPSK" w:hAnsi="TH SarabunPSK" w:cs="TH SarabunPSK" w:hint="cs"/>
          <w:cs/>
        </w:rPr>
        <w:t>ที่</w:t>
      </w:r>
      <w:r w:rsidRPr="00B60D70">
        <w:rPr>
          <w:rFonts w:ascii="TH SarabunPSK" w:hAnsi="TH SarabunPSK" w:cs="TH SarabunPSK" w:hint="cs"/>
          <w:cs/>
        </w:rPr>
        <w:t>มีเนื้อหา</w:t>
      </w:r>
      <w:r w:rsidR="004D4CD4" w:rsidRPr="00B60D70">
        <w:rPr>
          <w:rFonts w:ascii="TH SarabunPSK" w:hAnsi="TH SarabunPSK" w:cs="TH SarabunPSK" w:hint="cs"/>
          <w:cs/>
        </w:rPr>
        <w:t>ทาง</w:t>
      </w:r>
      <w:r w:rsidRPr="00B60D70">
        <w:rPr>
          <w:rFonts w:ascii="TH SarabunPSK" w:hAnsi="TH SarabunPSK" w:cs="TH SarabunPSK" w:hint="cs"/>
          <w:cs/>
        </w:rPr>
        <w:t>วิศวกรรมโยธาที่เข้มข้น เท่าทันเทคโนโลยีการก่อสร้างที่ทันสมัย ยกระดับ</w:t>
      </w:r>
      <w:r w:rsidR="004D4CD4" w:rsidRPr="00B60D70">
        <w:rPr>
          <w:rFonts w:ascii="TH SarabunPSK" w:hAnsi="TH SarabunPSK" w:cs="TH SarabunPSK" w:hint="cs"/>
          <w:cs/>
        </w:rPr>
        <w:t>ความสามารถในการจัดการเรียนรู้</w:t>
      </w:r>
      <w:r w:rsidRPr="00B60D70">
        <w:rPr>
          <w:rFonts w:ascii="TH SarabunPSK" w:hAnsi="TH SarabunPSK" w:cs="TH SarabunPSK" w:hint="cs"/>
          <w:cs/>
        </w:rPr>
        <w:t>โดยเพิ่มศักยภาพในการจัดการเรียนรู้เชิงรุกให้กับผู้เรียนโดยผสมผสาน</w:t>
      </w:r>
      <w:r w:rsidR="004D4CD4" w:rsidRPr="00B60D70">
        <w:rPr>
          <w:rFonts w:ascii="TH SarabunPSK" w:hAnsi="TH SarabunPSK" w:cs="TH SarabunPSK" w:hint="cs"/>
          <w:cs/>
        </w:rPr>
        <w:t>ทักษะการเกื้อหนุนการเรียนรู้ และการโค้ชเพื่อการเรียนรู้เข้าไปในหลักสูตร และ</w:t>
      </w:r>
      <w:r w:rsidRPr="00B60D70">
        <w:rPr>
          <w:rFonts w:ascii="TH SarabunPSK" w:hAnsi="TH SarabunPSK" w:cs="TH SarabunPSK" w:hint="cs"/>
          <w:cs/>
        </w:rPr>
        <w:t>พัฒนา</w:t>
      </w:r>
      <w:r w:rsidR="004D4CD4" w:rsidRPr="00B60D70">
        <w:rPr>
          <w:rFonts w:ascii="TH SarabunPSK" w:hAnsi="TH SarabunPSK" w:cs="TH SarabunPSK" w:hint="cs"/>
          <w:cs/>
        </w:rPr>
        <w:t>คุณลักษณะด้านการเรียนรู้และทัศนคติในการทำงานเพื่อ</w:t>
      </w:r>
      <w:r w:rsidRPr="00B60D70">
        <w:rPr>
          <w:rFonts w:ascii="TH SarabunPSK" w:hAnsi="TH SarabunPSK" w:cs="TH SarabunPSK" w:hint="cs"/>
          <w:cs/>
        </w:rPr>
        <w:t>ผู้อื่นและ</w:t>
      </w:r>
      <w:r w:rsidR="004D4CD4" w:rsidRPr="00B60D70">
        <w:rPr>
          <w:rFonts w:ascii="TH SarabunPSK" w:hAnsi="TH SarabunPSK" w:cs="TH SarabunPSK" w:hint="cs"/>
          <w:cs/>
        </w:rPr>
        <w:t>สังคม</w:t>
      </w:r>
      <w:r w:rsidRPr="00B60D70">
        <w:rPr>
          <w:rFonts w:ascii="TH SarabunPSK" w:hAnsi="TH SarabunPSK" w:cs="TH SarabunPSK" w:hint="cs"/>
          <w:cs/>
        </w:rPr>
        <w:t xml:space="preserve"> ประเด็นเหล่านี้สอดรับกับนโยบายและวิสัยทัศน์ของมหาวิทยาลัยฯ ในด้านความเป็นมืออาชีพ สร้างผลกระทบให้สังคม การยึดถือหลักคุณธรรมและความถูกต้อง</w:t>
      </w:r>
      <w:bookmarkStart w:id="100" w:name="_Hlk117775697"/>
      <w:bookmarkEnd w:id="95"/>
    </w:p>
    <w:p w14:paraId="0C4E6288" w14:textId="77777777" w:rsidR="00543571" w:rsidRPr="00B60D70" w:rsidRDefault="00543571" w:rsidP="00543571">
      <w:pPr>
        <w:ind w:firstLine="720"/>
        <w:rPr>
          <w:rFonts w:ascii="TH SarabunPSK" w:hAnsi="TH SarabunPSK" w:cs="TH SarabunPSK"/>
        </w:rPr>
      </w:pPr>
    </w:p>
    <w:p w14:paraId="017495AB" w14:textId="534DD61D" w:rsidR="009E6917" w:rsidRPr="00B60D70" w:rsidRDefault="00D756E0" w:rsidP="00543571">
      <w:pPr>
        <w:pStyle w:val="4"/>
        <w:rPr>
          <w:rFonts w:ascii="TH SarabunPSK" w:hAnsi="TH SarabunPSK" w:cs="TH SarabunPSK"/>
        </w:rPr>
      </w:pPr>
      <w:r w:rsidRPr="00B60D70">
        <w:rPr>
          <w:rFonts w:ascii="TH SarabunPSK" w:hAnsi="TH SarabunPSK" w:cs="TH SarabunPSK" w:hint="cs"/>
          <w:cs/>
        </w:rPr>
        <w:t>การวิเคราะห์จุดแข็งของหลักสูตร</w:t>
      </w:r>
    </w:p>
    <w:p w14:paraId="709E823B" w14:textId="26683AA6" w:rsidR="009E6917" w:rsidRPr="00B60D70" w:rsidRDefault="00543571" w:rsidP="00592146">
      <w:pPr>
        <w:rPr>
          <w:rFonts w:ascii="TH SarabunPSK" w:hAnsi="TH SarabunPSK" w:cs="TH SarabunPSK"/>
        </w:rPr>
      </w:pPr>
      <w:r w:rsidRPr="00B60D70">
        <w:rPr>
          <w:rFonts w:ascii="TH SarabunPSK" w:hAnsi="TH SarabunPSK" w:cs="TH SarabunPSK" w:hint="cs"/>
          <w:cs/>
          <w:lang w:val="th-TH"/>
        </w:rPr>
        <w:t>หลักสูตร</w:t>
      </w:r>
      <w:r w:rsidR="00D756E0" w:rsidRPr="00B60D70">
        <w:rPr>
          <w:rFonts w:ascii="TH SarabunPSK" w:hAnsi="TH SarabunPSK" w:cs="TH SarabunPSK" w:hint="cs"/>
          <w:cs/>
          <w:lang w:val="th-TH"/>
        </w:rPr>
        <w:t>มีจุดแข็งในด้านต่าง</w:t>
      </w:r>
      <w:r w:rsidR="00D420AC" w:rsidRPr="00B60D70">
        <w:rPr>
          <w:rFonts w:ascii="TH SarabunPSK" w:hAnsi="TH SarabunPSK" w:cs="TH SarabunPSK" w:hint="cs"/>
          <w:cs/>
          <w:lang w:val="th-TH"/>
        </w:rPr>
        <w:t xml:space="preserve"> ๆ</w:t>
      </w:r>
      <w:r w:rsidR="00D756E0" w:rsidRPr="00B60D70">
        <w:rPr>
          <w:rFonts w:ascii="TH SarabunPSK" w:hAnsi="TH SarabunPSK" w:cs="TH SarabunPSK" w:hint="cs"/>
          <w:cs/>
          <w:lang w:val="th-TH"/>
        </w:rPr>
        <w:t xml:space="preserve"> ดังนี้</w:t>
      </w:r>
    </w:p>
    <w:p w14:paraId="1B9F1509" w14:textId="385EC354" w:rsidR="00DC6119" w:rsidRPr="00B60D70" w:rsidRDefault="0014139F" w:rsidP="00FF7D50">
      <w:pPr>
        <w:pStyle w:val="af9"/>
        <w:numPr>
          <w:ilvl w:val="0"/>
          <w:numId w:val="68"/>
        </w:numPr>
        <w:rPr>
          <w:rFonts w:ascii="TH SarabunPSK" w:hAnsi="TH SarabunPSK" w:cs="TH SarabunPSK"/>
        </w:rPr>
      </w:pPr>
      <w:bookmarkStart w:id="101" w:name="_Hlk117776542"/>
      <w:bookmarkEnd w:id="100"/>
      <w:r w:rsidRPr="00B60D70">
        <w:rPr>
          <w:rFonts w:ascii="TH SarabunPSK" w:hAnsi="TH SarabunPSK" w:cs="TH SarabunPSK" w:hint="cs"/>
          <w:cs/>
        </w:rPr>
        <w:t>หลักสูตรมีคุณภาพเชิงวิชาการเป็นที่ยอมรับของผู้ใช้บัณฑิต</w:t>
      </w:r>
      <w:r w:rsidR="00852670" w:rsidRPr="00B60D70">
        <w:rPr>
          <w:rFonts w:ascii="TH SarabunPSK" w:hAnsi="TH SarabunPSK" w:cs="TH SarabunPSK" w:hint="cs"/>
          <w:cs/>
        </w:rPr>
        <w:t xml:space="preserve"> มี</w:t>
      </w:r>
      <w:r w:rsidRPr="00B60D70">
        <w:rPr>
          <w:rFonts w:ascii="TH SarabunPSK" w:hAnsi="TH SarabunPSK" w:cs="TH SarabunPSK" w:hint="cs"/>
          <w:cs/>
        </w:rPr>
        <w:t>การออกแบบ</w:t>
      </w:r>
      <w:r w:rsidR="00852670" w:rsidRPr="00B60D70">
        <w:rPr>
          <w:rFonts w:ascii="TH SarabunPSK" w:hAnsi="TH SarabunPSK" w:cs="TH SarabunPSK" w:hint="cs"/>
          <w:cs/>
        </w:rPr>
        <w:t>โครงสร้างหลักสูตรให้</w:t>
      </w:r>
      <w:r w:rsidR="00DC6119" w:rsidRPr="00B60D70">
        <w:rPr>
          <w:rFonts w:ascii="TH SarabunPSK" w:hAnsi="TH SarabunPSK" w:cs="TH SarabunPSK" w:hint="cs"/>
          <w:cs/>
        </w:rPr>
        <w:t>ส</w:t>
      </w:r>
      <w:r w:rsidRPr="00B60D70">
        <w:rPr>
          <w:rFonts w:ascii="TH SarabunPSK" w:hAnsi="TH SarabunPSK" w:cs="TH SarabunPSK" w:hint="cs"/>
          <w:cs/>
        </w:rPr>
        <w:t>อดคล้องกับ</w:t>
      </w:r>
      <w:r w:rsidR="00DC6119" w:rsidRPr="00B60D70">
        <w:rPr>
          <w:rFonts w:ascii="TH SarabunPSK" w:hAnsi="TH SarabunPSK" w:cs="TH SarabunPSK"/>
          <w:cs/>
        </w:rPr>
        <w:t xml:space="preserve">เกณฑ์มาตรฐานหลักสูตรของสภาวิศวกร และ เกณฑ์มาตรฐานหลักสูตรของคุรุสภา </w:t>
      </w:r>
      <w:r w:rsidR="00DC6119" w:rsidRPr="00B60D70">
        <w:rPr>
          <w:rFonts w:ascii="TH SarabunPSK" w:hAnsi="TH SarabunPSK" w:cs="TH SarabunPSK" w:hint="cs"/>
          <w:cs/>
        </w:rPr>
        <w:t>รวมทั้ง</w:t>
      </w:r>
      <w:r w:rsidR="00C406A5" w:rsidRPr="00B60D70">
        <w:rPr>
          <w:rFonts w:ascii="TH SarabunPSK" w:hAnsi="TH SarabunPSK" w:cs="TH SarabunPSK" w:hint="cs"/>
          <w:cs/>
        </w:rPr>
        <w:t>ความสอดคล้องกับมาตรฐานอาชีพ</w:t>
      </w:r>
      <w:r w:rsidR="00401FEF" w:rsidRPr="00B60D70">
        <w:rPr>
          <w:rFonts w:ascii="TH SarabunPSK" w:hAnsi="TH SarabunPSK" w:cs="TH SarabunPSK" w:hint="cs"/>
          <w:cs/>
        </w:rPr>
        <w:t>ของสถาบันคุณวุฒิวิชาชีพ</w:t>
      </w:r>
      <w:r w:rsidR="00230C5C" w:rsidRPr="00B60D70">
        <w:rPr>
          <w:rFonts w:ascii="TH SarabunPSK" w:hAnsi="TH SarabunPSK" w:cs="TH SarabunPSK" w:hint="cs"/>
          <w:cs/>
        </w:rPr>
        <w:t>(องค์การมหาชน)</w:t>
      </w:r>
      <w:r w:rsidR="00401FEF" w:rsidRPr="00B60D70">
        <w:rPr>
          <w:rFonts w:ascii="TH SarabunPSK" w:hAnsi="TH SarabunPSK" w:cs="TH SarabunPSK" w:hint="cs"/>
          <w:cs/>
        </w:rPr>
        <w:t xml:space="preserve"> ในสาขา</w:t>
      </w:r>
      <w:r w:rsidR="005D7817" w:rsidRPr="00B60D70">
        <w:rPr>
          <w:rFonts w:ascii="TH SarabunPSK" w:hAnsi="TH SarabunPSK" w:cs="TH SarabunPSK"/>
          <w:cs/>
        </w:rPr>
        <w:t>อาชีพช่างเขียนแบบจำลองสารสนเทศอาคาร</w:t>
      </w:r>
      <w:r w:rsidR="005D7817" w:rsidRPr="00B60D70">
        <w:rPr>
          <w:rFonts w:ascii="TH SarabunPSK" w:hAnsi="TH SarabunPSK" w:cs="TH SarabunPSK" w:hint="cs"/>
          <w:cs/>
        </w:rPr>
        <w:t xml:space="preserve"> ซึ่งเป็น</w:t>
      </w:r>
      <w:r w:rsidR="00BE0259" w:rsidRPr="00B60D70">
        <w:rPr>
          <w:rFonts w:ascii="TH SarabunPSK" w:hAnsi="TH SarabunPSK" w:cs="TH SarabunPSK" w:hint="cs"/>
          <w:cs/>
        </w:rPr>
        <w:t>ความสามารถ</w:t>
      </w:r>
      <w:r w:rsidR="005D7817" w:rsidRPr="00B60D70">
        <w:rPr>
          <w:rFonts w:ascii="TH SarabunPSK" w:hAnsi="TH SarabunPSK" w:cs="TH SarabunPSK" w:hint="cs"/>
          <w:cs/>
        </w:rPr>
        <w:t>ที่ผู้ใช้บัณฑิต</w:t>
      </w:r>
      <w:r w:rsidR="00A124CD" w:rsidRPr="00B60D70">
        <w:rPr>
          <w:rFonts w:ascii="TH SarabunPSK" w:hAnsi="TH SarabunPSK" w:cs="TH SarabunPSK" w:hint="cs"/>
          <w:cs/>
        </w:rPr>
        <w:t>มีความต้องการ</w:t>
      </w:r>
    </w:p>
    <w:p w14:paraId="15D57530" w14:textId="4F679839" w:rsidR="0014139F" w:rsidRPr="00B60D70" w:rsidRDefault="0014139F" w:rsidP="00FF7D50">
      <w:pPr>
        <w:pStyle w:val="af9"/>
        <w:numPr>
          <w:ilvl w:val="0"/>
          <w:numId w:val="68"/>
        </w:numPr>
        <w:rPr>
          <w:rFonts w:ascii="TH SarabunPSK" w:hAnsi="TH SarabunPSK" w:cs="TH SarabunPSK"/>
        </w:rPr>
      </w:pPr>
      <w:r w:rsidRPr="00B60D70">
        <w:rPr>
          <w:rFonts w:ascii="TH SarabunPSK" w:hAnsi="TH SarabunPSK" w:cs="TH SarabunPSK" w:hint="cs"/>
          <w:cs/>
        </w:rPr>
        <w:t>คณาจารย์ในหลักสูตร มีคุณวุฒิสูง (สำเร็จการศึกษาจากสถาบันการศึกษาทั้งในและต่างประเทศ) และมีประสบการณ์การเรียนรู้ที่หลากหลายและความเชี่ยวชาญเฉพาะทาง</w:t>
      </w:r>
      <w:r w:rsidR="00543571" w:rsidRPr="00B60D70">
        <w:rPr>
          <w:rFonts w:ascii="TH SarabunPSK" w:hAnsi="TH SarabunPSK" w:cs="TH SarabunPSK" w:hint="cs"/>
          <w:cs/>
        </w:rPr>
        <w:t>ด้านคอนกรีต วิศวกรรมฐานรากดิน วิศวกรรมชลศาสตร์และการบริหารจัดการน้ำ การจัดการเรียนรู้แบบเชิงรุกด้วยทักษะการเกื้อหนุนและทักษะการโค้ชเพื่อการเรียนรู้ อีกทั้งคณาจารย์ในหลักสูตรมีประสบการณ์ในการทำงานร่วมกับหน่วยงาน/องค์กรระดับประเทศ เช่น สมาคมคอนกรีตไทย กรมชลประ</w:t>
      </w:r>
      <w:r w:rsidR="00C406A5" w:rsidRPr="00B60D70">
        <w:rPr>
          <w:rFonts w:ascii="TH SarabunPSK" w:hAnsi="TH SarabunPSK" w:cs="TH SarabunPSK" w:hint="cs"/>
          <w:cs/>
        </w:rPr>
        <w:t>ท</w:t>
      </w:r>
      <w:r w:rsidR="00543571" w:rsidRPr="00B60D70">
        <w:rPr>
          <w:rFonts w:ascii="TH SarabunPSK" w:hAnsi="TH SarabunPSK" w:cs="TH SarabunPSK" w:hint="cs"/>
          <w:cs/>
        </w:rPr>
        <w:t>าน การประปานครหลวง กองทุนเพื่อความเสมอภาคทางการศึกษา (</w:t>
      </w:r>
      <w:proofErr w:type="spellStart"/>
      <w:r w:rsidR="00543571" w:rsidRPr="00B60D70">
        <w:rPr>
          <w:rFonts w:ascii="TH SarabunPSK" w:hAnsi="TH SarabunPSK" w:cs="TH SarabunPSK" w:hint="cs"/>
          <w:cs/>
        </w:rPr>
        <w:t>กส</w:t>
      </w:r>
      <w:proofErr w:type="spellEnd"/>
      <w:r w:rsidR="00543571" w:rsidRPr="00B60D70">
        <w:rPr>
          <w:rFonts w:ascii="TH SarabunPSK" w:hAnsi="TH SarabunPSK" w:cs="TH SarabunPSK" w:hint="cs"/>
          <w:cs/>
        </w:rPr>
        <w:t>ศ.) ทำให้มีประสบการณ์ที่หลา</w:t>
      </w:r>
      <w:r w:rsidR="00F049D5" w:rsidRPr="00B60D70">
        <w:rPr>
          <w:rFonts w:ascii="TH SarabunPSK" w:hAnsi="TH SarabunPSK" w:cs="TH SarabunPSK" w:hint="cs"/>
          <w:cs/>
        </w:rPr>
        <w:t>ก</w:t>
      </w:r>
      <w:r w:rsidR="00543571" w:rsidRPr="00B60D70">
        <w:rPr>
          <w:rFonts w:ascii="TH SarabunPSK" w:hAnsi="TH SarabunPSK" w:cs="TH SarabunPSK" w:hint="cs"/>
          <w:cs/>
        </w:rPr>
        <w:t>หลายที่สามารถถ่ายทอดประสบการณ์ให้กับนักศึกษาได้มีความรู้ที่ลึกซึ้งและทันสมัย</w:t>
      </w:r>
    </w:p>
    <w:p w14:paraId="38FD7DE4" w14:textId="18994B73" w:rsidR="0014139F" w:rsidRPr="00B60D70" w:rsidRDefault="0014139F" w:rsidP="00FF7D50">
      <w:pPr>
        <w:pStyle w:val="af9"/>
        <w:numPr>
          <w:ilvl w:val="0"/>
          <w:numId w:val="68"/>
        </w:numPr>
        <w:rPr>
          <w:rFonts w:ascii="TH SarabunPSK" w:hAnsi="TH SarabunPSK" w:cs="TH SarabunPSK"/>
        </w:rPr>
      </w:pPr>
      <w:r w:rsidRPr="00B60D70">
        <w:rPr>
          <w:rFonts w:ascii="TH SarabunPSK" w:hAnsi="TH SarabunPSK" w:cs="TH SarabunPSK" w:hint="cs"/>
          <w:cs/>
        </w:rPr>
        <w:t>หลักสูตรจัดให้มีการเรียนการสอนเชิงบูรณาการระหว่างรายวิชา (</w:t>
      </w:r>
      <w:r w:rsidRPr="00B60D70">
        <w:rPr>
          <w:rFonts w:ascii="TH SarabunPSK" w:hAnsi="TH SarabunPSK" w:cs="TH SarabunPSK" w:hint="cs"/>
        </w:rPr>
        <w:t xml:space="preserve">Course Integration) </w:t>
      </w:r>
      <w:r w:rsidRPr="00B60D70">
        <w:rPr>
          <w:rFonts w:ascii="TH SarabunPSK" w:hAnsi="TH SarabunPSK" w:cs="TH SarabunPSK" w:hint="cs"/>
          <w:cs/>
        </w:rPr>
        <w:t>ซึ่งทำให้นักศึกษาเห็นความเชื่อมโยงของเนื้อหาสาระที่ได้เรียนรู้และการประยุกต์ใช้เพื่อแก้ปัญหาหรือหาทางออกสำหรับประเด็นสำคัญในสถานการณ์จริง</w:t>
      </w:r>
    </w:p>
    <w:p w14:paraId="1F87A9AD" w14:textId="63651C59" w:rsidR="00543571" w:rsidRPr="00B60D70" w:rsidRDefault="00744772" w:rsidP="00FF7D50">
      <w:pPr>
        <w:pStyle w:val="af9"/>
        <w:numPr>
          <w:ilvl w:val="0"/>
          <w:numId w:val="68"/>
        </w:numPr>
        <w:rPr>
          <w:rFonts w:ascii="TH SarabunPSK" w:hAnsi="TH SarabunPSK" w:cs="TH SarabunPSK"/>
        </w:rPr>
      </w:pPr>
      <w:r w:rsidRPr="00B60D70">
        <w:rPr>
          <w:rFonts w:ascii="TH SarabunPSK" w:hAnsi="TH SarabunPSK" w:cs="TH SarabunPSK" w:hint="cs"/>
          <w:cs/>
        </w:rPr>
        <w:t>หลักสูตร</w:t>
      </w:r>
      <w:r w:rsidR="00CA0C26" w:rsidRPr="00B60D70">
        <w:rPr>
          <w:rFonts w:ascii="TH SarabunPSK" w:hAnsi="TH SarabunPSK" w:cs="TH SarabunPSK" w:hint="cs"/>
          <w:cs/>
        </w:rPr>
        <w:t>เน้นการ</w:t>
      </w:r>
      <w:r w:rsidR="00543571" w:rsidRPr="00B60D70">
        <w:rPr>
          <w:rFonts w:ascii="TH SarabunPSK" w:hAnsi="TH SarabunPSK" w:cs="TH SarabunPSK" w:hint="cs"/>
          <w:cs/>
        </w:rPr>
        <w:t>เรียนรู้และฝึกปฏิบัติผ่านงานสภาพจริงทั้งในสถานที่และนอกสถานที่ภายใต้การฝึกงานและการฝึกประสบการณ์วิชาชีพ</w:t>
      </w:r>
    </w:p>
    <w:p w14:paraId="02014A22" w14:textId="62E9A8FC" w:rsidR="0014139F" w:rsidRPr="00B60D70" w:rsidRDefault="00CA0C26" w:rsidP="00FF7D50">
      <w:pPr>
        <w:pStyle w:val="af9"/>
        <w:numPr>
          <w:ilvl w:val="0"/>
          <w:numId w:val="68"/>
        </w:numPr>
        <w:rPr>
          <w:rFonts w:ascii="TH SarabunPSK" w:hAnsi="TH SarabunPSK" w:cs="TH SarabunPSK"/>
        </w:rPr>
      </w:pPr>
      <w:r w:rsidRPr="00B60D70">
        <w:rPr>
          <w:rFonts w:ascii="TH SarabunPSK" w:hAnsi="TH SarabunPSK" w:cs="TH SarabunPSK" w:hint="cs"/>
          <w:cs/>
        </w:rPr>
        <w:t>หลักสูตรมุ่งเน้นให้</w:t>
      </w:r>
      <w:r w:rsidR="0014139F" w:rsidRPr="00B60D70">
        <w:rPr>
          <w:rFonts w:ascii="TH SarabunPSK" w:hAnsi="TH SarabunPSK" w:cs="TH SarabunPSK" w:hint="cs"/>
          <w:cs/>
        </w:rPr>
        <w:t>นักศึกษามีความโดดเด่นในเรื่องการจัดการเรียนรู้ที่สร้างความรู้ใส่ตัวเองด้วยการปฏิบัติ (</w:t>
      </w:r>
      <w:r w:rsidR="0014139F" w:rsidRPr="00B60D70">
        <w:rPr>
          <w:rFonts w:ascii="TH SarabunPSK" w:hAnsi="TH SarabunPSK" w:cs="TH SarabunPSK" w:hint="cs"/>
        </w:rPr>
        <w:t xml:space="preserve">Active Learning) </w:t>
      </w:r>
      <w:r w:rsidR="0014139F" w:rsidRPr="00B60D70">
        <w:rPr>
          <w:rFonts w:ascii="TH SarabunPSK" w:hAnsi="TH SarabunPSK" w:cs="TH SarabunPSK" w:hint="cs"/>
          <w:cs/>
        </w:rPr>
        <w:t>การใช้เทคโนโลยีที่เหมาะสมเพื่อจัดการเรียนการสอน รวมทั้งการ</w:t>
      </w:r>
      <w:r w:rsidR="0014139F" w:rsidRPr="00B60D70">
        <w:rPr>
          <w:rFonts w:ascii="TH SarabunPSK" w:hAnsi="TH SarabunPSK" w:cs="TH SarabunPSK" w:hint="cs"/>
          <w:cs/>
        </w:rPr>
        <w:lastRenderedPageBreak/>
        <w:t>ประยุกต์ใช้การโค้ช (</w:t>
      </w:r>
      <w:r w:rsidR="0014139F" w:rsidRPr="00B60D70">
        <w:rPr>
          <w:rFonts w:ascii="TH SarabunPSK" w:hAnsi="TH SarabunPSK" w:cs="TH SarabunPSK" w:hint="cs"/>
        </w:rPr>
        <w:t xml:space="preserve">Coach) </w:t>
      </w:r>
      <w:r w:rsidR="0014139F" w:rsidRPr="00B60D70">
        <w:rPr>
          <w:rFonts w:ascii="TH SarabunPSK" w:hAnsi="TH SarabunPSK" w:cs="TH SarabunPSK" w:hint="cs"/>
          <w:cs/>
        </w:rPr>
        <w:t>และการเกื้อหนุนเรียนรู้ (</w:t>
      </w:r>
      <w:r w:rsidR="0014139F" w:rsidRPr="00B60D70">
        <w:rPr>
          <w:rFonts w:ascii="TH SarabunPSK" w:hAnsi="TH SarabunPSK" w:cs="TH SarabunPSK" w:hint="cs"/>
        </w:rPr>
        <w:t xml:space="preserve">Facilitation) </w:t>
      </w:r>
      <w:r w:rsidR="0014139F" w:rsidRPr="00B60D70">
        <w:rPr>
          <w:rFonts w:ascii="TH SarabunPSK" w:hAnsi="TH SarabunPSK" w:cs="TH SarabunPSK" w:hint="cs"/>
          <w:cs/>
        </w:rPr>
        <w:t>ซึ่งมีความสำคัญอย่างมากต่อสถานศึกษาและภาคอุตสาหกรรมทั้งในมิติของการท</w:t>
      </w:r>
      <w:r w:rsidR="00270375" w:rsidRPr="00B60D70">
        <w:rPr>
          <w:rFonts w:ascii="TH SarabunPSK" w:hAnsi="TH SarabunPSK" w:cs="TH SarabunPSK" w:hint="cs"/>
          <w:cs/>
        </w:rPr>
        <w:t>ำ</w:t>
      </w:r>
      <w:r w:rsidR="0014139F" w:rsidRPr="00B60D70">
        <w:rPr>
          <w:rFonts w:ascii="TH SarabunPSK" w:hAnsi="TH SarabunPSK" w:cs="TH SarabunPSK" w:hint="cs"/>
          <w:cs/>
        </w:rPr>
        <w:t>งานร่วมกันเป็นทีมและองค์กร</w:t>
      </w:r>
    </w:p>
    <w:p w14:paraId="0685BEB1" w14:textId="2E40D619" w:rsidR="0014139F" w:rsidRPr="00B60D70" w:rsidRDefault="0014139F" w:rsidP="00FF7D50">
      <w:pPr>
        <w:pStyle w:val="af9"/>
        <w:numPr>
          <w:ilvl w:val="0"/>
          <w:numId w:val="68"/>
        </w:numPr>
        <w:rPr>
          <w:rFonts w:ascii="TH SarabunPSK" w:hAnsi="TH SarabunPSK" w:cs="TH SarabunPSK"/>
        </w:rPr>
      </w:pPr>
      <w:r w:rsidRPr="00B60D70">
        <w:rPr>
          <w:rFonts w:ascii="TH SarabunPSK" w:hAnsi="TH SarabunPSK" w:cs="TH SarabunPSK" w:hint="cs"/>
          <w:cs/>
        </w:rPr>
        <w:t>หลักสูตร มีเครือข่ายวิทยาลัยและสถาบันการศึกษาด้านอาชีวศึกษากระจายอยู่ทั่วประเทศ ทั้งที่มีข้อตกลงความร่วมมือ (</w:t>
      </w:r>
      <w:r w:rsidRPr="00B60D70">
        <w:rPr>
          <w:rFonts w:ascii="TH SarabunPSK" w:hAnsi="TH SarabunPSK" w:cs="TH SarabunPSK" w:hint="cs"/>
        </w:rPr>
        <w:t xml:space="preserve">MOU) </w:t>
      </w:r>
      <w:r w:rsidRPr="00B60D70">
        <w:rPr>
          <w:rFonts w:ascii="TH SarabunPSK" w:hAnsi="TH SarabunPSK" w:cs="TH SarabunPSK" w:hint="cs"/>
          <w:cs/>
        </w:rPr>
        <w:t>และที่ยังไม่ได้มีข้อตกลงความร่วมมืออย่างเป็นทางการ เครือข่ายดังกล่าวจะเป็นแหล่งฝึกประสบการณ์วิชาชีพที่มีคุณภาพให้กับนักศึกษา และการวิจัยร่วมกัน</w:t>
      </w:r>
    </w:p>
    <w:p w14:paraId="28D28703" w14:textId="77777777" w:rsidR="0057217E" w:rsidRPr="00B60D70" w:rsidRDefault="0014139F" w:rsidP="00FF7D50">
      <w:pPr>
        <w:pStyle w:val="af9"/>
        <w:numPr>
          <w:ilvl w:val="0"/>
          <w:numId w:val="68"/>
        </w:numPr>
        <w:rPr>
          <w:rFonts w:ascii="TH SarabunPSK" w:hAnsi="TH SarabunPSK" w:cs="TH SarabunPSK"/>
          <w:b/>
          <w:bCs/>
        </w:rPr>
      </w:pPr>
      <w:r w:rsidRPr="00B60D70">
        <w:rPr>
          <w:rFonts w:ascii="TH SarabunPSK" w:hAnsi="TH SarabunPSK" w:cs="TH SarabunPSK" w:hint="cs"/>
          <w:cs/>
        </w:rPr>
        <w:t>เครือข่ายศิษย์เก่ามีความผูกพันใกล้ชิดกับสาขาวิชาอย่างเหนียวแน่น และให้ความช่วยเหลือและสนับสนุนกิจกรรมของหลักสูตร เป็นอย่างดีและต่อเนื่องทั้งในมิติการเป็นผู้บรรยายพิเศษหรือการเปิดโอกาสให้คณาจารย์และนักศึกษาได้เยี่ยมชมสถานที่ทำงานซึ่งทำให้นักศึกษาได้รับประสบการณ์ตรงและเห็นแนวทางการประกอบอาชีพและวิชาชีพของตน</w:t>
      </w:r>
    </w:p>
    <w:p w14:paraId="4EEBA8B3" w14:textId="77777777" w:rsidR="00322AA1" w:rsidRPr="00B60D70" w:rsidRDefault="00E16201" w:rsidP="00FF7D50">
      <w:pPr>
        <w:pStyle w:val="af9"/>
        <w:numPr>
          <w:ilvl w:val="0"/>
          <w:numId w:val="68"/>
        </w:numPr>
        <w:rPr>
          <w:rFonts w:ascii="TH SarabunPSK" w:hAnsi="TH SarabunPSK" w:cs="TH SarabunPSK"/>
        </w:rPr>
      </w:pPr>
      <w:r w:rsidRPr="00B60D70">
        <w:rPr>
          <w:rFonts w:ascii="TH SarabunPSK" w:hAnsi="TH SarabunPSK" w:cs="TH SarabunPSK" w:hint="cs"/>
          <w:cs/>
        </w:rPr>
        <w:t>หลักสูตรมี</w:t>
      </w:r>
      <w:r w:rsidR="001031CB" w:rsidRPr="00B60D70">
        <w:rPr>
          <w:rFonts w:ascii="TH SarabunPSK" w:hAnsi="TH SarabunPSK" w:cs="TH SarabunPSK" w:hint="cs"/>
          <w:cs/>
        </w:rPr>
        <w:t>ความพร้อมในด้าน</w:t>
      </w:r>
      <w:r w:rsidR="005F4B19" w:rsidRPr="00B60D70">
        <w:rPr>
          <w:rFonts w:ascii="TH SarabunPSK" w:hAnsi="TH SarabunPSK" w:cs="TH SarabunPSK"/>
          <w:cs/>
        </w:rPr>
        <w:t>อุปกรณ์และเครื่องมือ</w:t>
      </w:r>
      <w:r w:rsidR="00A16A7F" w:rsidRPr="00B60D70">
        <w:rPr>
          <w:rFonts w:ascii="TH SarabunPSK" w:hAnsi="TH SarabunPSK" w:cs="TH SarabunPSK" w:hint="cs"/>
          <w:cs/>
        </w:rPr>
        <w:t>ในการจัดการเรียนการสอนทั้งด้านวิศวกรรมโยธาและด้าน</w:t>
      </w:r>
      <w:r w:rsidR="00126552" w:rsidRPr="00B60D70">
        <w:rPr>
          <w:rFonts w:ascii="TH SarabunPSK" w:hAnsi="TH SarabunPSK" w:cs="TH SarabunPSK" w:hint="cs"/>
          <w:cs/>
        </w:rPr>
        <w:t>วิชาชีพครูที่เพียงพอ</w:t>
      </w:r>
      <w:r w:rsidR="00183F10" w:rsidRPr="00B60D70">
        <w:rPr>
          <w:rFonts w:ascii="TH SarabunPSK" w:hAnsi="TH SarabunPSK" w:cs="TH SarabunPSK" w:hint="cs"/>
          <w:cs/>
        </w:rPr>
        <w:t xml:space="preserve"> ได้รับการจัดสรรงบประมาณ</w:t>
      </w:r>
      <w:r w:rsidR="00126552" w:rsidRPr="00B60D70">
        <w:rPr>
          <w:rFonts w:ascii="TH SarabunPSK" w:hAnsi="TH SarabunPSK" w:cs="TH SarabunPSK" w:hint="cs"/>
          <w:cs/>
        </w:rPr>
        <w:t>เพื่อจัดหาอุปกรณ์และครุภัณฑ์</w:t>
      </w:r>
      <w:r w:rsidR="00627A67" w:rsidRPr="00B60D70">
        <w:rPr>
          <w:rFonts w:ascii="TH SarabunPSK" w:hAnsi="TH SarabunPSK" w:cs="TH SarabunPSK" w:hint="cs"/>
          <w:cs/>
        </w:rPr>
        <w:t xml:space="preserve"> ที่ทันสมัยอย่างต่อเนื่อง</w:t>
      </w:r>
      <w:r w:rsidR="001D3226" w:rsidRPr="00B60D70">
        <w:rPr>
          <w:rFonts w:ascii="TH SarabunPSK" w:hAnsi="TH SarabunPSK" w:cs="TH SarabunPSK" w:hint="cs"/>
          <w:cs/>
        </w:rPr>
        <w:t xml:space="preserve"> </w:t>
      </w:r>
    </w:p>
    <w:p w14:paraId="45C3AEB1" w14:textId="66EE42B6" w:rsidR="00413EAF" w:rsidRPr="00B60D70" w:rsidRDefault="00FC2F19" w:rsidP="00FF7D50">
      <w:pPr>
        <w:pStyle w:val="af9"/>
        <w:numPr>
          <w:ilvl w:val="0"/>
          <w:numId w:val="68"/>
        </w:numPr>
        <w:rPr>
          <w:rFonts w:ascii="TH SarabunPSK" w:hAnsi="TH SarabunPSK" w:cs="TH SarabunPSK"/>
        </w:rPr>
      </w:pPr>
      <w:r w:rsidRPr="00B60D70">
        <w:rPr>
          <w:rFonts w:ascii="TH SarabunPSK" w:hAnsi="TH SarabunPSK" w:cs="TH SarabunPSK" w:hint="cs"/>
          <w:cs/>
        </w:rPr>
        <w:t>มี</w:t>
      </w:r>
      <w:r w:rsidR="00413EAF" w:rsidRPr="00B60D70">
        <w:rPr>
          <w:rFonts w:ascii="TH SarabunPSK" w:hAnsi="TH SarabunPSK" w:cs="TH SarabunPSK" w:hint="cs"/>
          <w:cs/>
        </w:rPr>
        <w:t>ความร่วมมือกับ</w:t>
      </w:r>
      <w:r w:rsidRPr="00B60D70">
        <w:rPr>
          <w:rFonts w:ascii="TH SarabunPSK" w:hAnsi="TH SarabunPSK" w:cs="TH SarabunPSK" w:hint="cs"/>
          <w:cs/>
        </w:rPr>
        <w:t>ภาควิชาวิศวกรรมโยธา ในการแลกเปลี่ยน</w:t>
      </w:r>
      <w:r w:rsidR="009E22EF" w:rsidRPr="00B60D70">
        <w:rPr>
          <w:rFonts w:ascii="TH SarabunPSK" w:hAnsi="TH SarabunPSK" w:cs="TH SarabunPSK" w:hint="cs"/>
          <w:cs/>
        </w:rPr>
        <w:t xml:space="preserve">การใช้ทรัพยากร ครุภัณฑ์ </w:t>
      </w:r>
      <w:r w:rsidR="00A16A7F" w:rsidRPr="00B60D70">
        <w:rPr>
          <w:rFonts w:ascii="TH SarabunPSK" w:hAnsi="TH SarabunPSK" w:cs="TH SarabunPSK" w:hint="cs"/>
          <w:cs/>
        </w:rPr>
        <w:t>รวมทั้งบุคลากร ร่วมกัน</w:t>
      </w:r>
    </w:p>
    <w:p w14:paraId="2354FD20" w14:textId="77777777" w:rsidR="004A6876" w:rsidRPr="00B60D70" w:rsidRDefault="004A6876" w:rsidP="00592146">
      <w:pPr>
        <w:rPr>
          <w:rFonts w:ascii="TH SarabunPSK" w:hAnsi="TH SarabunPSK" w:cs="TH SarabunPSK"/>
        </w:rPr>
      </w:pPr>
    </w:p>
    <w:p w14:paraId="38BDDDA8" w14:textId="7E9C2316" w:rsidR="00D52CB3" w:rsidRPr="00B60D70" w:rsidRDefault="00D52CB3" w:rsidP="00FF7D50">
      <w:pPr>
        <w:pStyle w:val="3"/>
        <w:numPr>
          <w:ilvl w:val="2"/>
          <w:numId w:val="76"/>
        </w:numPr>
        <w:rPr>
          <w:rFonts w:ascii="TH SarabunPSK" w:hAnsi="TH SarabunPSK" w:cs="TH SarabunPSK"/>
          <w:lang w:val="th-TH"/>
        </w:rPr>
      </w:pPr>
      <w:bookmarkStart w:id="102" w:name="_Toc191634064"/>
      <w:bookmarkStart w:id="103" w:name="_Toc161496919"/>
      <w:bookmarkStart w:id="104" w:name="_Toc161400007"/>
      <w:bookmarkStart w:id="105" w:name="_Toc179246001"/>
      <w:bookmarkStart w:id="106" w:name="_Toc179656369"/>
      <w:bookmarkStart w:id="107" w:name="_Toc180609449"/>
      <w:r w:rsidRPr="00B60D70">
        <w:rPr>
          <w:rFonts w:ascii="TH SarabunPSK" w:hAnsi="TH SarabunPSK" w:cs="TH SarabunPSK" w:hint="cs"/>
          <w:cs/>
          <w:lang w:val="th-TH"/>
        </w:rPr>
        <w:t>บริบทของหลักสูตร</w:t>
      </w:r>
      <w:r w:rsidR="000E1554" w:rsidRPr="00B60D70">
        <w:rPr>
          <w:rFonts w:ascii="TH SarabunPSK" w:hAnsi="TH SarabunPSK" w:cs="TH SarabunPSK" w:hint="cs"/>
          <w:cs/>
          <w:lang w:val="th-TH"/>
        </w:rPr>
        <w:t>ครุศาสตร์อุตสาหกรรมสาขาวิศวกรรมโยธา</w:t>
      </w:r>
      <w:bookmarkEnd w:id="102"/>
    </w:p>
    <w:p w14:paraId="66ED4381" w14:textId="3904B99F" w:rsidR="00D52CB3" w:rsidRPr="00B60D70" w:rsidRDefault="00D52CB3" w:rsidP="00D52CB3">
      <w:pPr>
        <w:ind w:firstLine="720"/>
        <w:rPr>
          <w:rFonts w:ascii="TH SarabunPSK" w:hAnsi="TH SarabunPSK" w:cs="TH SarabunPSK"/>
        </w:rPr>
      </w:pPr>
      <w:r w:rsidRPr="00B60D70">
        <w:rPr>
          <w:rFonts w:ascii="TH SarabunPSK" w:hAnsi="TH SarabunPSK" w:cs="TH SarabunPSK" w:hint="cs"/>
          <w:cs/>
        </w:rPr>
        <w:t xml:space="preserve">แนวคิดหลักที่เป็นจุดหมายสำคัญ คือ ผู้สำเร็จการศึกษาจากหลักสูตรจะเป็นบัณฑิตที่มีความสามารถในการปฏิบัติงานภายใต้บทบาทในบริบทชีวิตจริงที่สามารถประยุกต์องค์ความรู้และความเข้าใจในเนื้อหา และทักษะในงานได้อย่างมีคุณภาพเป็นที่ต้องการของสังคม </w:t>
      </w:r>
    </w:p>
    <w:p w14:paraId="3743A506" w14:textId="77777777" w:rsidR="00D52CB3" w:rsidRPr="00B60D70" w:rsidRDefault="00D52CB3" w:rsidP="00D52CB3">
      <w:pPr>
        <w:ind w:firstLine="720"/>
        <w:rPr>
          <w:rFonts w:ascii="TH SarabunPSK" w:hAnsi="TH SarabunPSK" w:cs="TH SarabunPSK"/>
        </w:rPr>
      </w:pPr>
      <w:r w:rsidRPr="00B60D70">
        <w:rPr>
          <w:rFonts w:ascii="TH SarabunPSK" w:hAnsi="TH SarabunPSK" w:cs="TH SarabunPSK" w:hint="cs"/>
          <w:cs/>
        </w:rPr>
        <w:t xml:space="preserve">จากการประมวลผลข้อมูลในหัวข้อ 2.1 ทำให้สรุปได้ว่า หลักสูตรครุศาสตร์อุตสาหกรรมบัณฑิต สาขาวิชาวิศวกรรมโยธายังเป็นที่ต้องการของสังคม มีพื้นที่ในการทำงานที่ชัดเจน ทำหน้าที่เป็นผู้ถ่ายทอดความรู้ทางวิศวกรรมโยธาและเทคโนโลยีการก่อสร้าง มีแนวทางในการประกอบอาชีพ </w:t>
      </w:r>
      <w:r w:rsidRPr="00B60D70">
        <w:rPr>
          <w:rFonts w:ascii="TH SarabunPSK" w:hAnsi="TH SarabunPSK" w:cs="TH SarabunPSK" w:hint="cs"/>
        </w:rPr>
        <w:t xml:space="preserve">3 </w:t>
      </w:r>
      <w:r w:rsidRPr="00B60D70">
        <w:rPr>
          <w:rFonts w:ascii="TH SarabunPSK" w:hAnsi="TH SarabunPSK" w:cs="TH SarabunPSK" w:hint="cs"/>
          <w:cs/>
        </w:rPr>
        <w:t>แนวทาง ดังที่คณะกรรมการขับเคลื่อนและพัฒนาหลักสูตรครุศาสตร์อุตสาหกรรมบัณฑิต ได้ออกแบบไว้ในหลักสูตรปรับปรุง พ.ศ. 2563 ได้แก่</w:t>
      </w:r>
    </w:p>
    <w:p w14:paraId="391EA601" w14:textId="77777777" w:rsidR="00D52CB3" w:rsidRPr="00B60D70" w:rsidRDefault="00D52CB3" w:rsidP="00FF7D50">
      <w:pPr>
        <w:pStyle w:val="af9"/>
        <w:numPr>
          <w:ilvl w:val="0"/>
          <w:numId w:val="89"/>
        </w:numPr>
        <w:rPr>
          <w:rFonts w:ascii="TH SarabunPSK" w:hAnsi="TH SarabunPSK" w:cs="TH SarabunPSK"/>
        </w:rPr>
      </w:pPr>
      <w:r w:rsidRPr="00B60D70">
        <w:rPr>
          <w:rFonts w:ascii="TH SarabunPSK" w:hAnsi="TH SarabunPSK" w:cs="TH SarabunPSK" w:hint="cs"/>
          <w:cs/>
        </w:rPr>
        <w:t xml:space="preserve">ครูในสถานศึกษาอาชีวศึกษา </w:t>
      </w:r>
    </w:p>
    <w:p w14:paraId="67D3517F" w14:textId="77777777" w:rsidR="00D52CB3" w:rsidRPr="00B60D70" w:rsidRDefault="00D52CB3" w:rsidP="00FF7D50">
      <w:pPr>
        <w:pStyle w:val="af9"/>
        <w:numPr>
          <w:ilvl w:val="0"/>
          <w:numId w:val="89"/>
        </w:numPr>
        <w:rPr>
          <w:rFonts w:ascii="TH SarabunPSK" w:hAnsi="TH SarabunPSK" w:cs="TH SarabunPSK"/>
        </w:rPr>
      </w:pPr>
      <w:r w:rsidRPr="00B60D70">
        <w:rPr>
          <w:rFonts w:ascii="TH SarabunPSK" w:hAnsi="TH SarabunPSK" w:cs="TH SarabunPSK" w:hint="cs"/>
          <w:cs/>
        </w:rPr>
        <w:t xml:space="preserve">นักฝึกอบรมในสถานประกอบการ </w:t>
      </w:r>
    </w:p>
    <w:p w14:paraId="30EA6CE0" w14:textId="77777777" w:rsidR="00D52CB3" w:rsidRPr="00B60D70" w:rsidRDefault="00D52CB3" w:rsidP="00FF7D50">
      <w:pPr>
        <w:pStyle w:val="af9"/>
        <w:numPr>
          <w:ilvl w:val="0"/>
          <w:numId w:val="89"/>
        </w:numPr>
        <w:rPr>
          <w:rFonts w:ascii="TH SarabunPSK" w:hAnsi="TH SarabunPSK" w:cs="TH SarabunPSK"/>
        </w:rPr>
      </w:pPr>
      <w:r w:rsidRPr="00B60D70">
        <w:rPr>
          <w:rFonts w:ascii="TH SarabunPSK" w:hAnsi="TH SarabunPSK" w:cs="TH SarabunPSK" w:hint="cs"/>
          <w:cs/>
        </w:rPr>
        <w:t>นักเทคโนโลยีวิศวกรรม</w:t>
      </w:r>
    </w:p>
    <w:p w14:paraId="2C5F8AE5" w14:textId="77777777" w:rsidR="00D52CB3" w:rsidRPr="00B60D70" w:rsidRDefault="00D52CB3" w:rsidP="00D52CB3">
      <w:pPr>
        <w:ind w:right="29" w:firstLine="720"/>
        <w:rPr>
          <w:rFonts w:ascii="TH SarabunPSK" w:hAnsi="TH SarabunPSK" w:cs="TH SarabunPSK"/>
        </w:rPr>
      </w:pPr>
      <w:r w:rsidRPr="00B60D70">
        <w:rPr>
          <w:rFonts w:ascii="TH SarabunPSK" w:hAnsi="TH SarabunPSK" w:cs="TH SarabunPSK" w:hint="cs"/>
          <w:cs/>
        </w:rPr>
        <w:t>อย่างไรก็ตามเมื่อพิจารณาแนวโน้มการเปลี่ยนแปลงด้านเทคโนโลยีที่เกี่ยวกับการเรียนการสอนในศตวรรษที่ 21 พฤติกรรมการเรียนรู้ของผู้เรียนที่ต้องการเรียนรู้แบบง่าย สั้นกระชับและได้ใจความ และประยุกต์สิ่งที่เรียนรู้แล้วได้ทันที ประกอบกับผลการสำรวจตำแหน่งการทำงานและปรัชญาของหลักสูตร ทำให้หลักสูตรปรับเพิ่มบทบาทหน้าที่ หรือแนวทางในการประกอบอาชีพ คือ</w:t>
      </w:r>
    </w:p>
    <w:p w14:paraId="68602B89" w14:textId="77777777" w:rsidR="00D52CB3" w:rsidRPr="00B60D70" w:rsidRDefault="00D52CB3" w:rsidP="00FF7D50">
      <w:pPr>
        <w:pStyle w:val="af9"/>
        <w:numPr>
          <w:ilvl w:val="0"/>
          <w:numId w:val="90"/>
        </w:numPr>
        <w:rPr>
          <w:rFonts w:ascii="TH SarabunPSK" w:hAnsi="TH SarabunPSK" w:cs="TH SarabunPSK"/>
        </w:rPr>
      </w:pPr>
      <w:r w:rsidRPr="00B60D70">
        <w:rPr>
          <w:rFonts w:ascii="TH SarabunPSK" w:hAnsi="TH SarabunPSK" w:cs="TH SarabunPSK" w:hint="cs"/>
          <w:cs/>
        </w:rPr>
        <w:lastRenderedPageBreak/>
        <w:t xml:space="preserve">ครูผู้สอนสาขาวิชาวิศวกรรมโยธาในสถานศึกษาระดับอาชีวศึกษา ในสาขาวิชาช่างโยธา ช่างก่อสร้าง ช่างสำรวจ หรือครูสาขาวิชาชีพในสถานศึกษาระดับการศึกษาขั้นพื้นฐาน ในสาขาครูผู้สอนกลุ่มอาชีพและเทคโนโลยี </w:t>
      </w:r>
    </w:p>
    <w:p w14:paraId="4C731763" w14:textId="77777777" w:rsidR="00D52CB3" w:rsidRPr="00B60D70" w:rsidRDefault="00D52CB3" w:rsidP="00FF7D50">
      <w:pPr>
        <w:pStyle w:val="af9"/>
        <w:numPr>
          <w:ilvl w:val="0"/>
          <w:numId w:val="90"/>
        </w:numPr>
        <w:rPr>
          <w:rFonts w:ascii="TH SarabunPSK" w:hAnsi="TH SarabunPSK" w:cs="TH SarabunPSK"/>
        </w:rPr>
      </w:pPr>
      <w:r w:rsidRPr="00B60D70">
        <w:rPr>
          <w:rFonts w:ascii="TH SarabunPSK" w:hAnsi="TH SarabunPSK" w:cs="TH SarabunPSK" w:hint="cs"/>
          <w:cs/>
        </w:rPr>
        <w:t>นักฝึกอบรมด้านวิศวกรรมโยธาในสถานประกอบการด้านการก่อสร้าง พัฒนาสื่อการเรียนรู้ เอกสารโฆษณาประชาสัมพันธ์ด้านวิศวกรรมโยธา นักจัดกระบวนการเรียนรู้ และโค้ชเพื่อการสอนงาน</w:t>
      </w:r>
    </w:p>
    <w:p w14:paraId="76550B07" w14:textId="77777777" w:rsidR="00D52CB3" w:rsidRPr="00B60D70" w:rsidRDefault="00D52CB3" w:rsidP="00FF7D50">
      <w:pPr>
        <w:pStyle w:val="af9"/>
        <w:numPr>
          <w:ilvl w:val="0"/>
          <w:numId w:val="90"/>
        </w:numPr>
        <w:rPr>
          <w:rFonts w:ascii="TH SarabunPSK" w:hAnsi="TH SarabunPSK" w:cs="TH SarabunPSK"/>
        </w:rPr>
      </w:pPr>
      <w:r w:rsidRPr="00B60D70">
        <w:rPr>
          <w:rFonts w:ascii="TH SarabunPSK" w:hAnsi="TH SarabunPSK" w:cs="TH SarabunPSK" w:hint="cs"/>
          <w:cs/>
        </w:rPr>
        <w:t>พนักงานบริษัทในสายงานวิศวกรรมโยธาที่เน้นการสื่อสารองค์ความรู้ทางวิศวกรรมไปสู่การปฏิบัติ ได้แก่ นักถ่ายทอดงานวิศวกรรมโยธาในอุตสาหกรรม</w:t>
      </w:r>
      <w:r w:rsidRPr="00B60D70">
        <w:rPr>
          <w:rFonts w:ascii="TH SarabunPSK" w:hAnsi="TH SarabunPSK" w:cs="TH SarabunPSK" w:hint="cs"/>
        </w:rPr>
        <w:t xml:space="preserve">, </w:t>
      </w:r>
      <w:r w:rsidRPr="00B60D70">
        <w:rPr>
          <w:rFonts w:ascii="TH SarabunPSK" w:hAnsi="TH SarabunPSK" w:cs="TH SarabunPSK" w:hint="cs"/>
          <w:cs/>
        </w:rPr>
        <w:t>พนักงานสนับสนุนให้คำปรึกษาทางด้านเทคนิค พนักงานให้คำปรึกษาหลังการขายเกี่ยวกับงานด้านวิศวกรรมโยธา, วิศวกรโยธาประจำสำนักงานที่ต้องใช้ความรู้เชิงวิชาชีพวิศวกรรมควบคู่กับการสื่อสารเพื่อการทำงานในองค์กร</w:t>
      </w:r>
    </w:p>
    <w:p w14:paraId="3794F21F" w14:textId="77777777" w:rsidR="00D52CB3" w:rsidRPr="00B60D70" w:rsidRDefault="00D52CB3" w:rsidP="00D52CB3">
      <w:pPr>
        <w:rPr>
          <w:rFonts w:ascii="TH SarabunPSK" w:hAnsi="TH SarabunPSK" w:cs="TH SarabunPSK"/>
        </w:rPr>
      </w:pPr>
    </w:p>
    <w:p w14:paraId="68195C5C" w14:textId="77777777" w:rsidR="00D52CB3" w:rsidRPr="00B60D70" w:rsidRDefault="00D52CB3" w:rsidP="00D52CB3">
      <w:pPr>
        <w:ind w:right="29" w:firstLine="720"/>
        <w:rPr>
          <w:rFonts w:ascii="TH SarabunPSK" w:hAnsi="TH SarabunPSK" w:cs="TH SarabunPSK"/>
        </w:rPr>
      </w:pPr>
      <w:r w:rsidRPr="00B60D70">
        <w:rPr>
          <w:rFonts w:ascii="TH SarabunPSK" w:hAnsi="TH SarabunPSK" w:cs="TH SarabunPSK" w:hint="cs"/>
          <w:cs/>
        </w:rPr>
        <w:t>จากรายละเอียดข้างต้น หลักสูตรจึงมีแนวคิดภาพรวมการปรับปรุงหลักสูตรเพื่อให้เป็นไปตามแนวคิดและหลักการศึกษาที่เน้นผลลัพธ์ (</w:t>
      </w:r>
      <w:r w:rsidRPr="00B60D70">
        <w:rPr>
          <w:rFonts w:ascii="TH SarabunPSK" w:hAnsi="TH SarabunPSK" w:cs="TH SarabunPSK" w:hint="cs"/>
        </w:rPr>
        <w:t>Outcome-Based Education : OBE</w:t>
      </w:r>
      <w:r w:rsidRPr="00B60D70">
        <w:rPr>
          <w:rFonts w:ascii="TH SarabunPSK" w:hAnsi="TH SarabunPSK" w:cs="TH SarabunPSK" w:hint="cs"/>
          <w:cs/>
        </w:rPr>
        <w:t>)</w:t>
      </w:r>
      <w:r w:rsidRPr="00B60D70">
        <w:rPr>
          <w:rFonts w:ascii="TH SarabunPSK" w:hAnsi="TH SarabunPSK" w:cs="TH SarabunPSK" w:hint="cs"/>
        </w:rPr>
        <w:t xml:space="preserve"> </w:t>
      </w:r>
      <w:r w:rsidRPr="00B60D70">
        <w:rPr>
          <w:rFonts w:ascii="TH SarabunPSK" w:hAnsi="TH SarabunPSK" w:cs="TH SarabunPSK" w:hint="cs"/>
          <w:cs/>
        </w:rPr>
        <w:t>ดังนี้</w:t>
      </w:r>
    </w:p>
    <w:p w14:paraId="2FF9321B" w14:textId="77777777" w:rsidR="00D52CB3" w:rsidRPr="00B60D70" w:rsidRDefault="00D52CB3" w:rsidP="00D52CB3">
      <w:pPr>
        <w:ind w:right="29" w:firstLine="720"/>
        <w:rPr>
          <w:rFonts w:ascii="TH SarabunPSK" w:hAnsi="TH SarabunPSK" w:cs="TH SarabunPSK"/>
        </w:rPr>
      </w:pPr>
      <w:r w:rsidRPr="00B60D70">
        <w:rPr>
          <w:rFonts w:ascii="TH SarabunPSK" w:hAnsi="TH SarabunPSK" w:cs="TH SarabunPSK" w:hint="cs"/>
          <w:cs/>
        </w:rPr>
        <w:t>หลักสูตรครุศาสตร์อุตสาหกรรมบัณฑิต สาขาวิชาวิศวกรรมโยธา เป็นหลักสูตรที่บูรณาการองค์ความรู้ด้านวิศวกรรมโยธาและเทคโนโลยีการก่อสร้างกับศาสตร์การสอน เพื่อนำความรู้เชิงวิศวกรรมโยธาไปถ่ายทอดให้กับผู้เรียนและพนักงาน โดยทั้งหมดเพื่อพัฒนากำลังคนขีดความสามารถสูง</w:t>
      </w:r>
      <w:r w:rsidRPr="00B60D70">
        <w:rPr>
          <w:rFonts w:ascii="TH SarabunPSK" w:hAnsi="TH SarabunPSK" w:cs="TH SarabunPSK" w:hint="cs"/>
        </w:rPr>
        <w:t xml:space="preserve"> (High Performance</w:t>
      </w:r>
      <w:r w:rsidRPr="00B60D70">
        <w:rPr>
          <w:rFonts w:ascii="TH SarabunPSK" w:hAnsi="TH SarabunPSK" w:cs="TH SarabunPSK" w:hint="cs"/>
          <w:cs/>
        </w:rPr>
        <w:t xml:space="preserve"> </w:t>
      </w:r>
      <w:r w:rsidRPr="00B60D70">
        <w:rPr>
          <w:rFonts w:ascii="TH SarabunPSK" w:hAnsi="TH SarabunPSK" w:cs="TH SarabunPSK" w:hint="cs"/>
        </w:rPr>
        <w:t>Workforce)</w:t>
      </w:r>
      <w:r w:rsidRPr="00B60D70">
        <w:rPr>
          <w:rFonts w:ascii="TH SarabunPSK" w:hAnsi="TH SarabunPSK" w:cs="TH SarabunPSK" w:hint="cs"/>
          <w:cs/>
        </w:rPr>
        <w:t xml:space="preserve"> ให้กับประเทศ และพัฒนางานในอุตสาหกรรมการก่อสร้างให้เข้มแข็ง </w:t>
      </w:r>
    </w:p>
    <w:p w14:paraId="0603F2E1" w14:textId="77777777" w:rsidR="00D52CB3" w:rsidRPr="00B60D70" w:rsidRDefault="00D52CB3" w:rsidP="00D52CB3">
      <w:pPr>
        <w:ind w:right="29" w:firstLine="720"/>
        <w:rPr>
          <w:rFonts w:ascii="TH SarabunPSK" w:hAnsi="TH SarabunPSK" w:cs="TH SarabunPSK"/>
        </w:rPr>
      </w:pPr>
      <w:r w:rsidRPr="00B60D70">
        <w:rPr>
          <w:rFonts w:ascii="TH SarabunPSK" w:hAnsi="TH SarabunPSK" w:cs="TH SarabunPSK" w:hint="cs"/>
          <w:cs/>
        </w:rPr>
        <w:t xml:space="preserve">จากแนวคิดข้างต้น หลักสูตรจึงได้พิจารณาความสัมพันธ์ระหว่างความต้องการของผู้มีส่วนได้ส่วนเสียในมิติผลกระทบที่จะมีต่อบทบาทและความรับผิดชอบของบัณฑิตในการปฏิบัติงานในบริบทชีวิตจริง (ตารางที่ 2.7) ซึ่งการปรับปรุงเพิ่มเติมบทบาทของบัณฑิตจะส่งผลกระทบต่อการกำหนด </w:t>
      </w:r>
      <w:r w:rsidRPr="00B60D70">
        <w:rPr>
          <w:rFonts w:ascii="TH SarabunPSK" w:hAnsi="TH SarabunPSK" w:cs="TH SarabunPSK" w:hint="cs"/>
        </w:rPr>
        <w:t xml:space="preserve">PLOs </w:t>
      </w:r>
      <w:r w:rsidRPr="00B60D70">
        <w:rPr>
          <w:rFonts w:ascii="TH SarabunPSK" w:hAnsi="TH SarabunPSK" w:cs="TH SarabunPSK" w:hint="cs"/>
          <w:cs/>
        </w:rPr>
        <w:t>และโครงสร้างหลักสูตร และรายวิชาทั้งระบบ</w:t>
      </w:r>
    </w:p>
    <w:p w14:paraId="5915D4A1" w14:textId="77777777" w:rsidR="00D52CB3" w:rsidRPr="00B60D70" w:rsidRDefault="00D52CB3" w:rsidP="00D52CB3">
      <w:pPr>
        <w:rPr>
          <w:rFonts w:ascii="TH SarabunPSK" w:hAnsi="TH SarabunPSK" w:cs="TH SarabunPSK"/>
          <w:b/>
          <w:bCs/>
        </w:rPr>
      </w:pPr>
    </w:p>
    <w:p w14:paraId="3347BD5F" w14:textId="77777777" w:rsidR="00C304A4" w:rsidRPr="00B60D70" w:rsidRDefault="00C304A4">
      <w:pPr>
        <w:jc w:val="left"/>
        <w:rPr>
          <w:rFonts w:ascii="TH SarabunPSK" w:hAnsi="TH SarabunPSK" w:cs="TH SarabunPSK"/>
          <w:b/>
          <w:bCs/>
          <w:cs/>
          <w:lang w:val="th-TH"/>
        </w:rPr>
      </w:pPr>
      <w:r w:rsidRPr="00B60D70">
        <w:rPr>
          <w:rFonts w:ascii="TH SarabunPSK" w:hAnsi="TH SarabunPSK" w:cs="TH SarabunPSK"/>
          <w:b/>
          <w:bCs/>
          <w:cs/>
          <w:lang w:val="th-TH"/>
        </w:rPr>
        <w:br w:type="page"/>
      </w:r>
    </w:p>
    <w:p w14:paraId="0FCD8E33" w14:textId="263DFE0B" w:rsidR="00D52CB3" w:rsidRPr="00B60D70" w:rsidRDefault="00D52CB3" w:rsidP="00D52CB3">
      <w:pPr>
        <w:rPr>
          <w:rFonts w:ascii="TH SarabunPSK" w:hAnsi="TH SarabunPSK" w:cs="TH SarabunPSK"/>
        </w:rPr>
      </w:pPr>
      <w:r w:rsidRPr="00B60D70">
        <w:rPr>
          <w:rFonts w:ascii="TH SarabunPSK" w:hAnsi="TH SarabunPSK" w:cs="TH SarabunPSK" w:hint="cs"/>
          <w:b/>
          <w:bCs/>
          <w:cs/>
          <w:lang w:val="th-TH"/>
        </w:rPr>
        <w:lastRenderedPageBreak/>
        <w:t>ตารางที่</w:t>
      </w:r>
      <w:r w:rsidRPr="00B60D70">
        <w:rPr>
          <w:rFonts w:ascii="TH SarabunPSK" w:hAnsi="TH SarabunPSK" w:cs="TH SarabunPSK" w:hint="cs"/>
          <w:b/>
          <w:bCs/>
        </w:rPr>
        <w:t xml:space="preserve"> 2.7</w:t>
      </w:r>
      <w:r w:rsidRPr="00B60D70">
        <w:rPr>
          <w:rFonts w:ascii="TH SarabunPSK" w:hAnsi="TH SarabunPSK" w:cs="TH SarabunPSK" w:hint="cs"/>
          <w:cs/>
        </w:rPr>
        <w:t xml:space="preserve"> </w:t>
      </w:r>
      <w:r w:rsidRPr="00B60D70">
        <w:rPr>
          <w:rFonts w:ascii="TH SarabunPSK" w:hAnsi="TH SarabunPSK" w:cs="TH SarabunPSK" w:hint="cs"/>
          <w:cs/>
          <w:lang w:val="th-TH"/>
        </w:rPr>
        <w:t xml:space="preserve">สรุปประเด็นจากผลการวิเคราะห์ในข้อ </w:t>
      </w:r>
      <w:r w:rsidRPr="00B60D70">
        <w:rPr>
          <w:rFonts w:ascii="TH SarabunPSK" w:hAnsi="TH SarabunPSK" w:cs="TH SarabunPSK" w:hint="cs"/>
        </w:rPr>
        <w:t xml:space="preserve">2.1 </w:t>
      </w:r>
      <w:r w:rsidRPr="00B60D70">
        <w:rPr>
          <w:rFonts w:ascii="TH SarabunPSK" w:hAnsi="TH SarabunPSK" w:cs="TH SarabunPSK" w:hint="cs"/>
          <w:cs/>
          <w:lang w:val="th-TH"/>
        </w:rPr>
        <w:t>ที่นำไปสู่การออกแบบกรอบแนวคิดภาพรวมและรายละเอียดหลักสูตร</w:t>
      </w:r>
    </w:p>
    <w:tbl>
      <w:tblPr>
        <w:tblStyle w:val="af6"/>
        <w:tblW w:w="5011" w:type="pct"/>
        <w:tblLayout w:type="fixed"/>
        <w:tblCellMar>
          <w:left w:w="57" w:type="dxa"/>
          <w:right w:w="57" w:type="dxa"/>
        </w:tblCellMar>
        <w:tblLook w:val="04A0" w:firstRow="1" w:lastRow="0" w:firstColumn="1" w:lastColumn="0" w:noHBand="0" w:noVBand="1"/>
      </w:tblPr>
      <w:tblGrid>
        <w:gridCol w:w="3399"/>
        <w:gridCol w:w="1879"/>
        <w:gridCol w:w="1879"/>
        <w:gridCol w:w="1879"/>
      </w:tblGrid>
      <w:tr w:rsidR="00B60D70" w:rsidRPr="00B60D70" w14:paraId="1A0BFD9D" w14:textId="77777777" w:rsidTr="00932286">
        <w:trPr>
          <w:trHeight w:val="510"/>
          <w:tblHeader/>
        </w:trPr>
        <w:tc>
          <w:tcPr>
            <w:tcW w:w="1880" w:type="pct"/>
            <w:vMerge w:val="restart"/>
            <w:shd w:val="clear" w:color="auto" w:fill="F2F2F2" w:themeFill="background1" w:themeFillShade="F2"/>
            <w:vAlign w:val="center"/>
          </w:tcPr>
          <w:p w14:paraId="09B1E2B9" w14:textId="77777777" w:rsidR="00EB655D" w:rsidRPr="00B60D70" w:rsidRDefault="00D52CB3" w:rsidP="00932286">
            <w:pPr>
              <w:tabs>
                <w:tab w:val="left" w:pos="3964"/>
              </w:tabs>
              <w:ind w:right="26"/>
              <w:jc w:val="center"/>
              <w:rPr>
                <w:rFonts w:ascii="TH SarabunPSK" w:hAnsi="TH SarabunPSK" w:cs="TH SarabunPSK"/>
                <w:b/>
                <w:bCs/>
                <w:sz w:val="28"/>
                <w:szCs w:val="28"/>
              </w:rPr>
            </w:pPr>
            <w:r w:rsidRPr="00B60D70">
              <w:rPr>
                <w:rFonts w:ascii="TH SarabunPSK" w:hAnsi="TH SarabunPSK" w:cs="TH SarabunPSK" w:hint="cs"/>
                <w:b/>
                <w:bCs/>
                <w:sz w:val="28"/>
                <w:szCs w:val="28"/>
                <w:cs/>
              </w:rPr>
              <w:t>ประเด็นจากผลการวิเคราะห์ข้อมูล</w:t>
            </w:r>
          </w:p>
          <w:p w14:paraId="5BD4EBFB" w14:textId="513F6FD3" w:rsidR="00D52CB3" w:rsidRPr="00B60D70" w:rsidRDefault="00D52CB3" w:rsidP="00932286">
            <w:pPr>
              <w:tabs>
                <w:tab w:val="left" w:pos="3964"/>
              </w:tabs>
              <w:ind w:right="26"/>
              <w:jc w:val="center"/>
              <w:rPr>
                <w:rFonts w:ascii="TH SarabunPSK" w:hAnsi="TH SarabunPSK" w:cs="TH SarabunPSK"/>
                <w:b/>
                <w:bCs/>
                <w:sz w:val="28"/>
                <w:szCs w:val="28"/>
              </w:rPr>
            </w:pPr>
            <w:r w:rsidRPr="00B60D70">
              <w:rPr>
                <w:rFonts w:ascii="TH SarabunPSK" w:hAnsi="TH SarabunPSK" w:cs="TH SarabunPSK" w:hint="cs"/>
                <w:b/>
                <w:bCs/>
                <w:sz w:val="28"/>
                <w:szCs w:val="28"/>
                <w:cs/>
              </w:rPr>
              <w:t xml:space="preserve">ในหัวข้อ </w:t>
            </w:r>
            <w:r w:rsidRPr="00B60D70">
              <w:rPr>
                <w:rFonts w:ascii="TH SarabunPSK" w:hAnsi="TH SarabunPSK" w:cs="TH SarabunPSK" w:hint="cs"/>
                <w:b/>
                <w:bCs/>
                <w:sz w:val="28"/>
                <w:szCs w:val="28"/>
              </w:rPr>
              <w:t>2.1</w:t>
            </w:r>
          </w:p>
        </w:tc>
        <w:tc>
          <w:tcPr>
            <w:tcW w:w="3120" w:type="pct"/>
            <w:gridSpan w:val="3"/>
            <w:shd w:val="clear" w:color="auto" w:fill="F2F2F2" w:themeFill="background1" w:themeFillShade="F2"/>
            <w:vAlign w:val="center"/>
          </w:tcPr>
          <w:p w14:paraId="126DD188" w14:textId="77777777" w:rsidR="00D52CB3" w:rsidRPr="00B60D70" w:rsidRDefault="00D52CB3" w:rsidP="00932286">
            <w:pPr>
              <w:tabs>
                <w:tab w:val="left" w:pos="3964"/>
              </w:tabs>
              <w:ind w:right="26"/>
              <w:jc w:val="center"/>
              <w:rPr>
                <w:rFonts w:ascii="TH SarabunPSK" w:hAnsi="TH SarabunPSK" w:cs="TH SarabunPSK"/>
                <w:b/>
                <w:bCs/>
                <w:sz w:val="28"/>
                <w:szCs w:val="28"/>
              </w:rPr>
            </w:pPr>
            <w:r w:rsidRPr="00B60D70">
              <w:rPr>
                <w:rFonts w:ascii="TH SarabunPSK" w:hAnsi="TH SarabunPSK" w:cs="TH SarabunPSK" w:hint="cs"/>
                <w:b/>
                <w:bCs/>
                <w:sz w:val="28"/>
                <w:szCs w:val="28"/>
                <w:cs/>
              </w:rPr>
              <w:t>บทบาทหน้าที่หรือแนวทางในการประกอบอาชีพ</w:t>
            </w:r>
          </w:p>
        </w:tc>
      </w:tr>
      <w:tr w:rsidR="00B60D70" w:rsidRPr="00B60D70" w14:paraId="56B2C590" w14:textId="77777777" w:rsidTr="00932286">
        <w:trPr>
          <w:trHeight w:val="492"/>
          <w:tblHeader/>
        </w:trPr>
        <w:tc>
          <w:tcPr>
            <w:tcW w:w="1880" w:type="pct"/>
            <w:vMerge/>
            <w:shd w:val="clear" w:color="auto" w:fill="F2F2F2" w:themeFill="background1" w:themeFillShade="F2"/>
            <w:vAlign w:val="center"/>
          </w:tcPr>
          <w:p w14:paraId="590D3425" w14:textId="77777777" w:rsidR="00D52CB3" w:rsidRPr="00B60D70" w:rsidRDefault="00D52CB3" w:rsidP="00932286">
            <w:pPr>
              <w:tabs>
                <w:tab w:val="left" w:pos="3964"/>
              </w:tabs>
              <w:ind w:right="26"/>
              <w:rPr>
                <w:rFonts w:ascii="TH SarabunPSK" w:hAnsi="TH SarabunPSK" w:cs="TH SarabunPSK"/>
                <w:b/>
                <w:bCs/>
                <w:sz w:val="28"/>
                <w:szCs w:val="28"/>
              </w:rPr>
            </w:pPr>
          </w:p>
        </w:tc>
        <w:tc>
          <w:tcPr>
            <w:tcW w:w="1040" w:type="pct"/>
            <w:shd w:val="clear" w:color="auto" w:fill="F2F2F2" w:themeFill="background1" w:themeFillShade="F2"/>
            <w:vAlign w:val="center"/>
          </w:tcPr>
          <w:p w14:paraId="6A964D8D" w14:textId="77777777" w:rsidR="00D52CB3" w:rsidRPr="00B60D70" w:rsidRDefault="00D52CB3" w:rsidP="00932286">
            <w:pPr>
              <w:pStyle w:val="Default"/>
              <w:jc w:val="center"/>
              <w:rPr>
                <w:rFonts w:ascii="TH SarabunPSK" w:hAnsi="TH SarabunPSK" w:cs="TH SarabunPSK"/>
                <w:color w:val="auto"/>
                <w:sz w:val="28"/>
                <w:szCs w:val="28"/>
              </w:rPr>
            </w:pPr>
            <w:r w:rsidRPr="00B60D70">
              <w:rPr>
                <w:rFonts w:ascii="TH SarabunPSK" w:hAnsi="TH SarabunPSK" w:cs="TH SarabunPSK" w:hint="cs"/>
                <w:color w:val="auto"/>
                <w:sz w:val="28"/>
                <w:szCs w:val="28"/>
                <w:cs/>
              </w:rPr>
              <w:t>ครูผู้สอนสาขาวิชาวิศวกรรมโยธาในสถานศึกษาระดับอาชีวศึกษา</w:t>
            </w:r>
          </w:p>
        </w:tc>
        <w:tc>
          <w:tcPr>
            <w:tcW w:w="1040" w:type="pct"/>
            <w:shd w:val="clear" w:color="auto" w:fill="F2F2F2" w:themeFill="background1" w:themeFillShade="F2"/>
            <w:vAlign w:val="center"/>
          </w:tcPr>
          <w:p w14:paraId="2329F975" w14:textId="77777777" w:rsidR="00D52CB3" w:rsidRPr="00B60D70" w:rsidRDefault="00D52CB3" w:rsidP="00932286">
            <w:pPr>
              <w:pStyle w:val="Default"/>
              <w:jc w:val="center"/>
              <w:rPr>
                <w:rFonts w:ascii="TH SarabunPSK" w:hAnsi="TH SarabunPSK" w:cs="TH SarabunPSK"/>
                <w:color w:val="auto"/>
                <w:sz w:val="28"/>
                <w:szCs w:val="28"/>
              </w:rPr>
            </w:pPr>
            <w:r w:rsidRPr="00B60D70">
              <w:rPr>
                <w:rFonts w:ascii="TH SarabunPSK" w:hAnsi="TH SarabunPSK" w:cs="TH SarabunPSK" w:hint="cs"/>
                <w:color w:val="auto"/>
                <w:sz w:val="28"/>
                <w:szCs w:val="28"/>
                <w:cs/>
              </w:rPr>
              <w:t>นักฝึกอบรมด้านวิศวกรรมโยธาในสถานประกอบการ</w:t>
            </w:r>
          </w:p>
        </w:tc>
        <w:tc>
          <w:tcPr>
            <w:tcW w:w="1040" w:type="pct"/>
            <w:shd w:val="clear" w:color="auto" w:fill="F2F2F2" w:themeFill="background1" w:themeFillShade="F2"/>
            <w:vAlign w:val="center"/>
          </w:tcPr>
          <w:p w14:paraId="1C53D22D" w14:textId="77777777" w:rsidR="00D52CB3" w:rsidRPr="00B60D70" w:rsidRDefault="00D52CB3" w:rsidP="00932286">
            <w:pPr>
              <w:pStyle w:val="Default"/>
              <w:jc w:val="center"/>
              <w:rPr>
                <w:rFonts w:ascii="TH SarabunPSK" w:hAnsi="TH SarabunPSK" w:cs="TH SarabunPSK"/>
                <w:color w:val="auto"/>
                <w:sz w:val="28"/>
                <w:szCs w:val="28"/>
                <w:cs/>
              </w:rPr>
            </w:pPr>
            <w:r w:rsidRPr="00B60D70">
              <w:rPr>
                <w:rFonts w:ascii="TH SarabunPSK" w:hAnsi="TH SarabunPSK" w:cs="TH SarabunPSK" w:hint="cs"/>
                <w:color w:val="auto"/>
                <w:sz w:val="28"/>
                <w:szCs w:val="28"/>
                <w:cs/>
              </w:rPr>
              <w:t>พนักงานบริษัทในสายงานวิศวกรรมโยธาที่เน้นการสื่อสาร</w:t>
            </w:r>
          </w:p>
        </w:tc>
      </w:tr>
      <w:tr w:rsidR="00B60D70" w:rsidRPr="00B60D70" w14:paraId="7B749DD7" w14:textId="77777777" w:rsidTr="00A4405A">
        <w:tblPrEx>
          <w:tblCellMar>
            <w:left w:w="108" w:type="dxa"/>
            <w:right w:w="108" w:type="dxa"/>
          </w:tblCellMar>
        </w:tblPrEx>
        <w:trPr>
          <w:trHeight w:val="2026"/>
        </w:trPr>
        <w:tc>
          <w:tcPr>
            <w:tcW w:w="1880" w:type="pct"/>
          </w:tcPr>
          <w:p w14:paraId="23520E84" w14:textId="77777777" w:rsidR="00D52CB3" w:rsidRPr="00B60D70" w:rsidRDefault="00D52CB3" w:rsidP="00932286">
            <w:pPr>
              <w:pStyle w:val="Default"/>
              <w:rPr>
                <w:rFonts w:ascii="TH SarabunPSK" w:eastAsiaTheme="minorHAnsi" w:hAnsi="TH SarabunPSK" w:cs="TH SarabunPSK"/>
                <w:b/>
                <w:bCs/>
                <w:color w:val="auto"/>
                <w:sz w:val="28"/>
                <w:szCs w:val="28"/>
              </w:rPr>
            </w:pPr>
            <w:r w:rsidRPr="00B60D70">
              <w:rPr>
                <w:rFonts w:ascii="TH SarabunPSK" w:eastAsiaTheme="minorHAnsi" w:hAnsi="TH SarabunPSK" w:cs="TH SarabunPSK" w:hint="cs"/>
                <w:b/>
                <w:bCs/>
                <w:color w:val="auto"/>
                <w:sz w:val="28"/>
                <w:szCs w:val="28"/>
              </w:rPr>
              <w:t>Professional Knowledge (P</w:t>
            </w:r>
            <w:r w:rsidRPr="00B60D70">
              <w:rPr>
                <w:rFonts w:ascii="TH SarabunPSK" w:eastAsiaTheme="minorHAnsi" w:hAnsi="TH SarabunPSK" w:cs="TH SarabunPSK"/>
                <w:b/>
                <w:bCs/>
                <w:color w:val="auto"/>
                <w:sz w:val="28"/>
                <w:szCs w:val="28"/>
              </w:rPr>
              <w:t>K</w:t>
            </w:r>
            <w:r w:rsidRPr="00B60D70">
              <w:rPr>
                <w:rFonts w:ascii="TH SarabunPSK" w:eastAsiaTheme="minorHAnsi" w:hAnsi="TH SarabunPSK" w:cs="TH SarabunPSK" w:hint="cs"/>
                <w:b/>
                <w:bCs/>
                <w:color w:val="auto"/>
                <w:sz w:val="28"/>
                <w:szCs w:val="28"/>
              </w:rPr>
              <w:t>)</w:t>
            </w:r>
          </w:p>
          <w:p w14:paraId="5B5EE8ED" w14:textId="3B2E0165" w:rsidR="00D52CB3" w:rsidRPr="00B60D70" w:rsidRDefault="00563D6E" w:rsidP="002E40FA">
            <w:pPr>
              <w:pStyle w:val="Default"/>
              <w:ind w:left="168"/>
              <w:rPr>
                <w:rFonts w:ascii="TH SarabunPSK" w:eastAsiaTheme="minorHAnsi" w:hAnsi="TH SarabunPSK" w:cs="TH SarabunPSK"/>
                <w:color w:val="auto"/>
                <w:sz w:val="28"/>
                <w:szCs w:val="28"/>
              </w:rPr>
            </w:pPr>
            <w:r w:rsidRPr="00B60D70">
              <w:rPr>
                <w:rFonts w:ascii="TH SarabunPSK" w:eastAsiaTheme="minorHAnsi" w:hAnsi="TH SarabunPSK" w:cs="TH SarabunPSK"/>
                <w:color w:val="auto"/>
                <w:sz w:val="28"/>
                <w:szCs w:val="28"/>
                <w:cs/>
              </w:rPr>
              <w:t>เขียนแบบด้วยคอมพิวเตอร์</w:t>
            </w:r>
            <w:r w:rsidRPr="00B60D70">
              <w:rPr>
                <w:rFonts w:ascii="TH SarabunPSK" w:eastAsiaTheme="minorHAnsi" w:hAnsi="TH SarabunPSK" w:cs="TH SarabunPSK"/>
                <w:color w:val="auto"/>
                <w:sz w:val="28"/>
                <w:szCs w:val="28"/>
              </w:rPr>
              <w:t xml:space="preserve">, AutoCAD, BIM </w:t>
            </w:r>
            <w:r w:rsidRPr="00B60D70">
              <w:rPr>
                <w:rFonts w:ascii="TH SarabunPSK" w:eastAsiaTheme="minorHAnsi" w:hAnsi="TH SarabunPSK" w:cs="TH SarabunPSK"/>
                <w:color w:val="auto"/>
                <w:sz w:val="28"/>
                <w:szCs w:val="28"/>
                <w:cs/>
              </w:rPr>
              <w:t>เทคโนโลยีใหม่ ๆ</w:t>
            </w:r>
            <w:r w:rsidRPr="00B60D70">
              <w:rPr>
                <w:rFonts w:ascii="TH SarabunPSK" w:eastAsiaTheme="minorHAnsi" w:hAnsi="TH SarabunPSK" w:cs="TH SarabunPSK"/>
                <w:color w:val="auto"/>
                <w:sz w:val="28"/>
                <w:szCs w:val="28"/>
              </w:rPr>
              <w:t xml:space="preserve"> </w:t>
            </w:r>
            <w:r w:rsidR="004F67E5" w:rsidRPr="00B60D70">
              <w:rPr>
                <w:rFonts w:ascii="TH SarabunPSK" w:eastAsiaTheme="minorHAnsi" w:hAnsi="TH SarabunPSK" w:cs="TH SarabunPSK"/>
                <w:color w:val="auto"/>
                <w:sz w:val="28"/>
                <w:szCs w:val="28"/>
                <w:cs/>
              </w:rPr>
              <w:t>การวางแผนการปฏิบัติงาน</w:t>
            </w:r>
            <w:r w:rsidR="004F67E5"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การควบคุมงาน</w:t>
            </w:r>
            <w:r w:rsidR="00F7665E" w:rsidRPr="00B60D70">
              <w:rPr>
                <w:rFonts w:ascii="TH SarabunPSK" w:eastAsiaTheme="minorHAnsi" w:hAnsi="TH SarabunPSK" w:cs="TH SarabunPSK" w:hint="cs"/>
                <w:color w:val="auto"/>
                <w:sz w:val="28"/>
                <w:szCs w:val="28"/>
                <w:cs/>
              </w:rPr>
              <w:t>ก่อสร้าง</w:t>
            </w:r>
            <w:r w:rsidR="002E40FA"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การบริหารงานก่อสร้า</w:t>
            </w:r>
            <w:r w:rsidR="00D4246B" w:rsidRPr="00B60D70">
              <w:rPr>
                <w:rFonts w:ascii="TH SarabunPSK" w:eastAsiaTheme="minorHAnsi" w:hAnsi="TH SarabunPSK" w:cs="TH SarabunPSK" w:hint="cs"/>
                <w:color w:val="auto"/>
                <w:sz w:val="28"/>
                <w:szCs w:val="28"/>
                <w:cs/>
              </w:rPr>
              <w:t xml:space="preserve">ง </w:t>
            </w:r>
            <w:r w:rsidR="00D4246B" w:rsidRPr="00B60D70">
              <w:rPr>
                <w:rFonts w:ascii="TH SarabunPSK" w:eastAsiaTheme="minorHAnsi" w:hAnsi="TH SarabunPSK" w:cs="TH SarabunPSK"/>
                <w:color w:val="auto"/>
                <w:sz w:val="28"/>
                <w:szCs w:val="28"/>
                <w:cs/>
              </w:rPr>
              <w:t xml:space="preserve">เทคโนโลยีด้านการก่อสร้าง </w:t>
            </w:r>
            <w:r w:rsidR="00AE3DFF" w:rsidRPr="00B60D70">
              <w:rPr>
                <w:rFonts w:ascii="TH SarabunPSK" w:eastAsiaTheme="minorHAnsi" w:hAnsi="TH SarabunPSK" w:cs="TH SarabunPSK" w:hint="cs"/>
                <w:color w:val="auto"/>
                <w:sz w:val="28"/>
                <w:szCs w:val="28"/>
                <w:cs/>
              </w:rPr>
              <w:t>การ</w:t>
            </w:r>
            <w:r w:rsidRPr="00B60D70">
              <w:rPr>
                <w:rFonts w:ascii="TH SarabunPSK" w:eastAsiaTheme="minorHAnsi" w:hAnsi="TH SarabunPSK" w:cs="TH SarabunPSK"/>
                <w:color w:val="auto"/>
                <w:sz w:val="28"/>
                <w:szCs w:val="28"/>
                <w:cs/>
              </w:rPr>
              <w:t>ประมาณราคา</w:t>
            </w:r>
            <w:r w:rsidR="002E40FA"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พื้นฐานทางวิศวกรรม วัสดุก่อสร้าง</w:t>
            </w:r>
            <w:r w:rsidR="002E40FA" w:rsidRPr="00B60D70">
              <w:rPr>
                <w:rFonts w:ascii="TH SarabunPSK" w:eastAsiaTheme="minorHAnsi" w:hAnsi="TH SarabunPSK" w:cs="TH SarabunPSK" w:hint="cs"/>
                <w:color w:val="auto"/>
                <w:sz w:val="28"/>
                <w:szCs w:val="28"/>
                <w:cs/>
              </w:rPr>
              <w:t xml:space="preserve"> </w:t>
            </w:r>
            <w:r w:rsidR="0097244D" w:rsidRPr="00B60D70">
              <w:rPr>
                <w:rFonts w:ascii="TH SarabunPSK" w:eastAsiaTheme="minorHAnsi" w:hAnsi="TH SarabunPSK" w:cs="TH SarabunPSK"/>
                <w:color w:val="auto"/>
                <w:sz w:val="28"/>
                <w:szCs w:val="28"/>
                <w:cs/>
              </w:rPr>
              <w:t>คอนกรีต</w:t>
            </w:r>
            <w:r w:rsidRPr="00B60D70">
              <w:rPr>
                <w:rFonts w:ascii="TH SarabunPSK" w:eastAsiaTheme="minorHAnsi" w:hAnsi="TH SarabunPSK" w:cs="TH SarabunPSK"/>
                <w:color w:val="auto"/>
                <w:sz w:val="28"/>
                <w:szCs w:val="28"/>
                <w:cs/>
              </w:rPr>
              <w:t>วิเคราะห์ออกแบบโครงสร้าง</w:t>
            </w:r>
            <w:r w:rsidR="002E40FA"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เหล็กเสริมคอนกรีต</w:t>
            </w:r>
            <w:r w:rsidR="002E40FA"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แบบหล่อคอนกรีต</w:t>
            </w:r>
            <w:r w:rsidR="002E40FA"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การอ่านแบบก่อสร้าง</w:t>
            </w:r>
            <w:r w:rsidR="002E40FA" w:rsidRPr="00B60D70">
              <w:rPr>
                <w:rFonts w:ascii="TH SarabunPSK" w:eastAsiaTheme="minorHAnsi" w:hAnsi="TH SarabunPSK" w:cs="TH SarabunPSK" w:hint="cs"/>
                <w:color w:val="auto"/>
                <w:sz w:val="28"/>
                <w:szCs w:val="28"/>
                <w:cs/>
              </w:rPr>
              <w:t xml:space="preserve"> </w:t>
            </w:r>
            <w:r w:rsidR="0097244D" w:rsidRPr="00B60D70">
              <w:rPr>
                <w:rFonts w:ascii="TH SarabunPSK" w:eastAsiaTheme="minorHAnsi" w:hAnsi="TH SarabunPSK" w:cs="TH SarabunPSK" w:hint="cs"/>
                <w:color w:val="auto"/>
                <w:sz w:val="28"/>
                <w:szCs w:val="28"/>
                <w:cs/>
              </w:rPr>
              <w:t>การ</w:t>
            </w:r>
            <w:r w:rsidR="0097244D" w:rsidRPr="00B60D70">
              <w:rPr>
                <w:rFonts w:ascii="TH SarabunPSK" w:eastAsiaTheme="minorHAnsi" w:hAnsi="TH SarabunPSK" w:cs="TH SarabunPSK"/>
                <w:color w:val="auto"/>
                <w:sz w:val="28"/>
                <w:szCs w:val="28"/>
                <w:cs/>
              </w:rPr>
              <w:t>สำรวจเพื่องานก่อสร้าง</w:t>
            </w:r>
            <w:r w:rsidR="0097244D" w:rsidRPr="00B60D70">
              <w:rPr>
                <w:rFonts w:ascii="TH SarabunPSK" w:eastAsiaTheme="minorHAnsi" w:hAnsi="TH SarabunPSK" w:cs="TH SarabunPSK" w:hint="cs"/>
                <w:color w:val="auto"/>
                <w:sz w:val="28"/>
                <w:szCs w:val="28"/>
                <w:cs/>
              </w:rPr>
              <w:t xml:space="preserve"> </w:t>
            </w:r>
            <w:r w:rsidR="004F67E5" w:rsidRPr="00B60D70">
              <w:rPr>
                <w:rFonts w:ascii="TH SarabunPSK" w:eastAsiaTheme="minorHAnsi" w:hAnsi="TH SarabunPSK" w:cs="TH SarabunPSK"/>
                <w:color w:val="auto"/>
                <w:sz w:val="28"/>
                <w:szCs w:val="28"/>
                <w:cs/>
              </w:rPr>
              <w:t>เทคโนโลยีการก่อสร้างอาคาร</w:t>
            </w:r>
            <w:r w:rsidR="004F67E5"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ติดตั้งฝ้าและผนังเบา</w:t>
            </w:r>
            <w:r w:rsidR="002E40FA"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งานก่อสร้างฐานรากและโครงสร้างอาคาร</w:t>
            </w:r>
            <w:r w:rsidR="002E40FA"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ประกอบและติดตั้งโครงสร้าง</w:t>
            </w:r>
            <w:r w:rsidR="00B1648C" w:rsidRPr="00B60D70">
              <w:rPr>
                <w:rFonts w:ascii="TH SarabunPSK" w:eastAsiaTheme="minorHAnsi" w:hAnsi="TH SarabunPSK" w:cs="TH SarabunPSK"/>
                <w:color w:val="auto"/>
                <w:sz w:val="28"/>
                <w:szCs w:val="28"/>
                <w:cs/>
              </w:rPr>
              <w:t>เหล็ก</w:t>
            </w:r>
            <w:r w:rsidR="00B1648C"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ระบบชิ้นส่วนสำเร็จรูป</w:t>
            </w:r>
            <w:r w:rsidR="002E40FA"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เทคโนโลยีการก่อสร้าง</w:t>
            </w:r>
            <w:r w:rsidR="002E40FA"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ความรู้อ่านแบบก่อสร้าง</w:t>
            </w:r>
            <w:r w:rsidR="002E40FA"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 xml:space="preserve">วัสดุใหม่ในงานสร้าง </w:t>
            </w:r>
          </w:p>
        </w:tc>
        <w:tc>
          <w:tcPr>
            <w:tcW w:w="1040" w:type="pct"/>
            <w:vAlign w:val="center"/>
          </w:tcPr>
          <w:p w14:paraId="631AC52E" w14:textId="77777777" w:rsidR="00D52CB3" w:rsidRPr="00B60D70" w:rsidRDefault="00D52CB3" w:rsidP="00A4405A">
            <w:pPr>
              <w:tabs>
                <w:tab w:val="left" w:pos="3964"/>
              </w:tabs>
              <w:ind w:right="26"/>
              <w:jc w:val="center"/>
              <w:rPr>
                <w:rFonts w:ascii="TH SarabunPSK" w:hAnsi="TH SarabunPSK" w:cs="TH SarabunPSK"/>
                <w:sz w:val="28"/>
                <w:szCs w:val="28"/>
              </w:rPr>
            </w:pPr>
            <w:r w:rsidRPr="00B60D70">
              <w:rPr>
                <w:rFonts w:ascii="TH SarabunPSK" w:hAnsi="TH SarabunPSK" w:cs="TH SarabunPSK" w:hint="cs"/>
                <w:sz w:val="28"/>
                <w:szCs w:val="28"/>
              </w:rPr>
              <w:sym w:font="Wingdings 2" w:char="F098"/>
            </w:r>
          </w:p>
        </w:tc>
        <w:tc>
          <w:tcPr>
            <w:tcW w:w="1040" w:type="pct"/>
            <w:vAlign w:val="center"/>
          </w:tcPr>
          <w:p w14:paraId="150B63EF" w14:textId="77777777" w:rsidR="00D52CB3" w:rsidRPr="00B60D70" w:rsidRDefault="00D52CB3" w:rsidP="00A4405A">
            <w:pPr>
              <w:tabs>
                <w:tab w:val="left" w:pos="3964"/>
              </w:tabs>
              <w:ind w:right="26"/>
              <w:jc w:val="center"/>
              <w:rPr>
                <w:rFonts w:ascii="TH SarabunPSK" w:hAnsi="TH SarabunPSK" w:cs="TH SarabunPSK"/>
                <w:sz w:val="28"/>
                <w:szCs w:val="28"/>
              </w:rPr>
            </w:pPr>
            <w:r w:rsidRPr="00B60D70">
              <w:rPr>
                <w:rFonts w:ascii="TH SarabunPSK" w:hAnsi="TH SarabunPSK" w:cs="TH SarabunPSK" w:hint="cs"/>
                <w:sz w:val="28"/>
                <w:szCs w:val="28"/>
              </w:rPr>
              <w:sym w:font="Wingdings 2" w:char="F098"/>
            </w:r>
          </w:p>
        </w:tc>
        <w:tc>
          <w:tcPr>
            <w:tcW w:w="1040" w:type="pct"/>
            <w:vAlign w:val="center"/>
          </w:tcPr>
          <w:p w14:paraId="710582B7" w14:textId="77777777" w:rsidR="00D52CB3" w:rsidRPr="00B60D70" w:rsidRDefault="00D52CB3" w:rsidP="00A4405A">
            <w:pPr>
              <w:tabs>
                <w:tab w:val="left" w:pos="3964"/>
              </w:tabs>
              <w:ind w:right="26"/>
              <w:jc w:val="center"/>
              <w:rPr>
                <w:rFonts w:ascii="TH SarabunPSK" w:hAnsi="TH SarabunPSK" w:cs="TH SarabunPSK"/>
                <w:sz w:val="28"/>
                <w:szCs w:val="28"/>
              </w:rPr>
            </w:pPr>
            <w:r w:rsidRPr="00B60D70">
              <w:rPr>
                <w:rFonts w:ascii="TH SarabunPSK" w:hAnsi="TH SarabunPSK" w:cs="TH SarabunPSK" w:hint="cs"/>
                <w:sz w:val="28"/>
                <w:szCs w:val="28"/>
              </w:rPr>
              <w:sym w:font="Wingdings 2" w:char="F098"/>
            </w:r>
          </w:p>
        </w:tc>
      </w:tr>
      <w:tr w:rsidR="00B60D70" w:rsidRPr="00B60D70" w14:paraId="22070763" w14:textId="77777777" w:rsidTr="00932286">
        <w:tblPrEx>
          <w:tblCellMar>
            <w:left w:w="108" w:type="dxa"/>
            <w:right w:w="108" w:type="dxa"/>
          </w:tblCellMar>
        </w:tblPrEx>
        <w:trPr>
          <w:trHeight w:val="1038"/>
        </w:trPr>
        <w:tc>
          <w:tcPr>
            <w:tcW w:w="1880" w:type="pct"/>
          </w:tcPr>
          <w:p w14:paraId="43D82895" w14:textId="77777777" w:rsidR="00D52CB3" w:rsidRPr="00B60D70" w:rsidRDefault="00D52CB3" w:rsidP="00932286">
            <w:pPr>
              <w:pStyle w:val="Default"/>
              <w:rPr>
                <w:rFonts w:ascii="TH SarabunPSK" w:eastAsiaTheme="minorHAnsi" w:hAnsi="TH SarabunPSK" w:cs="TH SarabunPSK"/>
                <w:b/>
                <w:bCs/>
                <w:color w:val="auto"/>
                <w:sz w:val="28"/>
                <w:szCs w:val="28"/>
              </w:rPr>
            </w:pPr>
            <w:r w:rsidRPr="00B60D70">
              <w:rPr>
                <w:rFonts w:ascii="TH SarabunPSK" w:eastAsiaTheme="minorHAnsi" w:hAnsi="TH SarabunPSK" w:cs="TH SarabunPSK" w:hint="cs"/>
                <w:b/>
                <w:bCs/>
                <w:color w:val="auto"/>
                <w:sz w:val="28"/>
                <w:szCs w:val="28"/>
              </w:rPr>
              <w:t>Ge</w:t>
            </w:r>
            <w:r w:rsidRPr="00B60D70">
              <w:rPr>
                <w:rFonts w:ascii="TH SarabunPSK" w:eastAsiaTheme="minorHAnsi" w:hAnsi="TH SarabunPSK" w:cs="TH SarabunPSK"/>
                <w:b/>
                <w:bCs/>
                <w:color w:val="auto"/>
                <w:sz w:val="28"/>
                <w:szCs w:val="28"/>
              </w:rPr>
              <w:t>ne</w:t>
            </w:r>
            <w:r w:rsidRPr="00B60D70">
              <w:rPr>
                <w:rFonts w:ascii="TH SarabunPSK" w:eastAsiaTheme="minorHAnsi" w:hAnsi="TH SarabunPSK" w:cs="TH SarabunPSK" w:hint="cs"/>
                <w:b/>
                <w:bCs/>
                <w:color w:val="auto"/>
                <w:sz w:val="28"/>
                <w:szCs w:val="28"/>
              </w:rPr>
              <w:t>ric Knowledge (G</w:t>
            </w:r>
            <w:r w:rsidRPr="00B60D70">
              <w:rPr>
                <w:rFonts w:ascii="TH SarabunPSK" w:eastAsiaTheme="minorHAnsi" w:hAnsi="TH SarabunPSK" w:cs="TH SarabunPSK"/>
                <w:b/>
                <w:bCs/>
                <w:color w:val="auto"/>
                <w:sz w:val="28"/>
                <w:szCs w:val="28"/>
              </w:rPr>
              <w:t>K</w:t>
            </w:r>
            <w:r w:rsidRPr="00B60D70">
              <w:rPr>
                <w:rFonts w:ascii="TH SarabunPSK" w:eastAsiaTheme="minorHAnsi" w:hAnsi="TH SarabunPSK" w:cs="TH SarabunPSK" w:hint="cs"/>
                <w:b/>
                <w:bCs/>
                <w:color w:val="auto"/>
                <w:sz w:val="28"/>
                <w:szCs w:val="28"/>
              </w:rPr>
              <w:t>)</w:t>
            </w:r>
          </w:p>
          <w:p w14:paraId="5699B01F" w14:textId="2D8C4425" w:rsidR="00D63C24" w:rsidRPr="00B60D70" w:rsidRDefault="001E6EA7" w:rsidP="00563D6E">
            <w:pPr>
              <w:pStyle w:val="Default"/>
              <w:ind w:left="168"/>
              <w:rPr>
                <w:rFonts w:ascii="TH SarabunPSK" w:eastAsiaTheme="minorHAnsi" w:hAnsi="TH SarabunPSK" w:cs="TH SarabunPSK"/>
                <w:color w:val="auto"/>
                <w:sz w:val="28"/>
                <w:szCs w:val="28"/>
              </w:rPr>
            </w:pPr>
            <w:r w:rsidRPr="00B60D70">
              <w:rPr>
                <w:rFonts w:ascii="TH SarabunPSK" w:eastAsiaTheme="minorHAnsi" w:hAnsi="TH SarabunPSK" w:cs="TH SarabunPSK"/>
                <w:color w:val="auto"/>
                <w:sz w:val="28"/>
                <w:szCs w:val="28"/>
                <w:cs/>
              </w:rPr>
              <w:t>ผู้ประกอบการ</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การจัดซื้อจัดจ้าง</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การเงินภาษ</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พัสดุ</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ระบบราชการ</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ความเข้าใจเรื่องธุรกิจ</w:t>
            </w:r>
          </w:p>
        </w:tc>
        <w:tc>
          <w:tcPr>
            <w:tcW w:w="1040" w:type="pct"/>
            <w:vAlign w:val="center"/>
          </w:tcPr>
          <w:p w14:paraId="610686DA" w14:textId="77777777" w:rsidR="00D52CB3" w:rsidRPr="00B60D70" w:rsidRDefault="00D52CB3" w:rsidP="00932286">
            <w:pPr>
              <w:tabs>
                <w:tab w:val="left" w:pos="3964"/>
              </w:tabs>
              <w:ind w:right="26"/>
              <w:jc w:val="center"/>
              <w:rPr>
                <w:rFonts w:ascii="TH SarabunPSK" w:hAnsi="TH SarabunPSK" w:cs="TH SarabunPSK"/>
                <w:sz w:val="28"/>
                <w:szCs w:val="28"/>
              </w:rPr>
            </w:pPr>
            <w:r w:rsidRPr="00B60D70">
              <w:rPr>
                <w:rFonts w:ascii="TH SarabunPSK" w:hAnsi="TH SarabunPSK" w:cs="TH SarabunPSK" w:hint="cs"/>
                <w:sz w:val="28"/>
                <w:szCs w:val="28"/>
              </w:rPr>
              <w:sym w:font="Wingdings 2" w:char="F098"/>
            </w:r>
          </w:p>
        </w:tc>
        <w:tc>
          <w:tcPr>
            <w:tcW w:w="1040" w:type="pct"/>
            <w:vAlign w:val="center"/>
          </w:tcPr>
          <w:p w14:paraId="5270411F" w14:textId="77777777" w:rsidR="00D52CB3" w:rsidRPr="00B60D70" w:rsidRDefault="00D52CB3" w:rsidP="00932286">
            <w:pPr>
              <w:tabs>
                <w:tab w:val="left" w:pos="3964"/>
              </w:tabs>
              <w:ind w:right="26"/>
              <w:jc w:val="center"/>
              <w:rPr>
                <w:rFonts w:ascii="TH SarabunPSK" w:hAnsi="TH SarabunPSK" w:cs="TH SarabunPSK"/>
                <w:sz w:val="28"/>
                <w:szCs w:val="28"/>
              </w:rPr>
            </w:pPr>
          </w:p>
        </w:tc>
        <w:tc>
          <w:tcPr>
            <w:tcW w:w="1040" w:type="pct"/>
            <w:vAlign w:val="center"/>
          </w:tcPr>
          <w:p w14:paraId="377F19A1" w14:textId="77777777" w:rsidR="00D52CB3" w:rsidRPr="00B60D70" w:rsidRDefault="00D52CB3" w:rsidP="00932286">
            <w:pPr>
              <w:tabs>
                <w:tab w:val="left" w:pos="3964"/>
              </w:tabs>
              <w:ind w:right="26"/>
              <w:jc w:val="center"/>
              <w:rPr>
                <w:rFonts w:ascii="TH SarabunPSK" w:hAnsi="TH SarabunPSK" w:cs="TH SarabunPSK"/>
                <w:sz w:val="28"/>
                <w:szCs w:val="28"/>
              </w:rPr>
            </w:pPr>
            <w:r w:rsidRPr="00B60D70">
              <w:rPr>
                <w:rFonts w:ascii="TH SarabunPSK" w:hAnsi="TH SarabunPSK" w:cs="TH SarabunPSK" w:hint="cs"/>
                <w:sz w:val="28"/>
                <w:szCs w:val="28"/>
              </w:rPr>
              <w:sym w:font="Wingdings 2" w:char="F098"/>
            </w:r>
          </w:p>
        </w:tc>
      </w:tr>
      <w:tr w:rsidR="00B60D70" w:rsidRPr="00B60D70" w14:paraId="5048CF91" w14:textId="77777777" w:rsidTr="00302C1E">
        <w:tblPrEx>
          <w:tblCellMar>
            <w:left w:w="108" w:type="dxa"/>
            <w:right w:w="108" w:type="dxa"/>
          </w:tblCellMar>
        </w:tblPrEx>
        <w:trPr>
          <w:trHeight w:val="626"/>
        </w:trPr>
        <w:tc>
          <w:tcPr>
            <w:tcW w:w="1880" w:type="pct"/>
          </w:tcPr>
          <w:p w14:paraId="02B328E6" w14:textId="77777777" w:rsidR="00D52CB3" w:rsidRPr="00B60D70" w:rsidRDefault="00D52CB3" w:rsidP="00932286">
            <w:pPr>
              <w:pStyle w:val="Default"/>
              <w:rPr>
                <w:rFonts w:ascii="TH SarabunPSK" w:eastAsiaTheme="minorHAnsi" w:hAnsi="TH SarabunPSK" w:cs="TH SarabunPSK"/>
                <w:b/>
                <w:bCs/>
                <w:color w:val="auto"/>
                <w:sz w:val="28"/>
                <w:szCs w:val="28"/>
              </w:rPr>
            </w:pPr>
            <w:r w:rsidRPr="00B60D70">
              <w:rPr>
                <w:rFonts w:ascii="TH SarabunPSK" w:eastAsiaTheme="minorHAnsi" w:hAnsi="TH SarabunPSK" w:cs="TH SarabunPSK" w:hint="cs"/>
                <w:b/>
                <w:bCs/>
                <w:color w:val="auto"/>
                <w:sz w:val="28"/>
                <w:szCs w:val="28"/>
              </w:rPr>
              <w:t>Professional Skills (PS)</w:t>
            </w:r>
          </w:p>
          <w:p w14:paraId="38ECF2C0" w14:textId="1E056D51" w:rsidR="00D63C24" w:rsidRPr="00B60D70" w:rsidRDefault="00EB655D" w:rsidP="00052BC7">
            <w:pPr>
              <w:pStyle w:val="Default"/>
              <w:ind w:left="168"/>
              <w:rPr>
                <w:rFonts w:ascii="TH SarabunPSK" w:eastAsiaTheme="minorHAnsi" w:hAnsi="TH SarabunPSK" w:cs="TH SarabunPSK"/>
                <w:color w:val="auto"/>
                <w:sz w:val="28"/>
                <w:szCs w:val="28"/>
              </w:rPr>
            </w:pPr>
            <w:r w:rsidRPr="00B60D70">
              <w:rPr>
                <w:rFonts w:ascii="TH SarabunPSK" w:eastAsiaTheme="minorHAnsi" w:hAnsi="TH SarabunPSK" w:cs="TH SarabunPSK"/>
                <w:color w:val="auto"/>
                <w:sz w:val="28"/>
                <w:szCs w:val="28"/>
              </w:rPr>
              <w:t xml:space="preserve">Coaching, Facilitator </w:t>
            </w:r>
            <w:r w:rsidRPr="00B60D70">
              <w:rPr>
                <w:rFonts w:ascii="TH SarabunPSK" w:eastAsiaTheme="minorHAnsi" w:hAnsi="TH SarabunPSK" w:cs="TH SarabunPSK"/>
                <w:color w:val="auto"/>
                <w:sz w:val="28"/>
                <w:szCs w:val="28"/>
                <w:cs/>
              </w:rPr>
              <w:t>ออกแบบการสอนการจัดการเรียนรู้</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การแก้ปัญหาในชั้นเรียน</w:t>
            </w:r>
            <w:r w:rsidRPr="00B60D70">
              <w:rPr>
                <w:rFonts w:ascii="TH SarabunPSK" w:eastAsiaTheme="minorHAnsi" w:hAnsi="TH SarabunPSK" w:cs="TH SarabunPSK"/>
                <w:color w:val="auto"/>
                <w:sz w:val="28"/>
                <w:szCs w:val="28"/>
              </w:rPr>
              <w:t xml:space="preserve"> </w:t>
            </w:r>
            <w:r w:rsidRPr="00B60D70">
              <w:rPr>
                <w:rFonts w:ascii="TH SarabunPSK" w:eastAsiaTheme="minorHAnsi" w:hAnsi="TH SarabunPSK" w:cs="TH SarabunPSK"/>
                <w:color w:val="auto"/>
                <w:sz w:val="28"/>
                <w:szCs w:val="28"/>
                <w:cs/>
              </w:rPr>
              <w:t>การทำโมดูลการสอน การสอนภาคปฏิบัติ เรียนรู้จากสถานที่จริง การสอนสำหรับอาชีวศึกษา</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ความเป็นครูมืออาชีพ</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บทบาทขององค์กร</w:t>
            </w:r>
            <w:r w:rsidRPr="00B60D70">
              <w:rPr>
                <w:rFonts w:ascii="TH SarabunPSK" w:eastAsiaTheme="minorHAnsi" w:hAnsi="TH SarabunPSK" w:cs="TH SarabunPSK"/>
                <w:color w:val="auto"/>
                <w:sz w:val="28"/>
                <w:szCs w:val="28"/>
              </w:rPr>
              <w:t xml:space="preserve"> </w:t>
            </w:r>
            <w:r w:rsidRPr="00B60D70">
              <w:rPr>
                <w:rFonts w:ascii="TH SarabunPSK" w:eastAsiaTheme="minorHAnsi" w:hAnsi="TH SarabunPSK" w:cs="TH SarabunPSK"/>
                <w:color w:val="auto"/>
                <w:sz w:val="28"/>
                <w:szCs w:val="28"/>
                <w:cs/>
              </w:rPr>
              <w:t>ถ่ายทอดความรู้</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ความมั่นใจในการสอน</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ทักษะการนำเสนอผล</w:t>
            </w:r>
            <w:r w:rsidRPr="00B60D70">
              <w:rPr>
                <w:rFonts w:ascii="TH SarabunPSK" w:eastAsiaTheme="minorHAnsi" w:hAnsi="TH SarabunPSK" w:cs="TH SarabunPSK" w:hint="cs"/>
                <w:color w:val="auto"/>
                <w:sz w:val="28"/>
                <w:szCs w:val="28"/>
                <w:cs/>
              </w:rPr>
              <w:t>งาน</w:t>
            </w:r>
            <w:r w:rsidRPr="00B60D70">
              <w:rPr>
                <w:rFonts w:ascii="TH SarabunPSK" w:eastAsiaTheme="minorHAnsi" w:hAnsi="TH SarabunPSK" w:cs="TH SarabunPSK"/>
                <w:color w:val="auto"/>
                <w:sz w:val="28"/>
                <w:szCs w:val="28"/>
                <w:cs/>
              </w:rPr>
              <w:t>ทักษะการพูด การสื่อสาร</w:t>
            </w:r>
            <w:r w:rsidRPr="00B60D70">
              <w:rPr>
                <w:rFonts w:ascii="TH SarabunPSK" w:eastAsiaTheme="minorHAnsi" w:hAnsi="TH SarabunPSK" w:cs="TH SarabunPSK"/>
                <w:color w:val="auto"/>
                <w:sz w:val="28"/>
                <w:szCs w:val="28"/>
              </w:rPr>
              <w:t xml:space="preserve"> </w:t>
            </w:r>
            <w:r w:rsidRPr="00B60D70">
              <w:rPr>
                <w:rFonts w:ascii="TH SarabunPSK" w:eastAsiaTheme="minorHAnsi" w:hAnsi="TH SarabunPSK" w:cs="TH SarabunPSK"/>
                <w:color w:val="auto"/>
                <w:sz w:val="28"/>
                <w:szCs w:val="28"/>
                <w:cs/>
              </w:rPr>
              <w:lastRenderedPageBreak/>
              <w:t>การถ่ายทอด</w:t>
            </w:r>
            <w:r w:rsidRPr="00B60D70">
              <w:rPr>
                <w:rFonts w:ascii="TH SarabunPSK" w:eastAsiaTheme="minorHAnsi" w:hAnsi="TH SarabunPSK" w:cs="TH SarabunPSK" w:hint="cs"/>
                <w:color w:val="auto"/>
                <w:sz w:val="28"/>
                <w:szCs w:val="28"/>
                <w:cs/>
              </w:rPr>
              <w:t>ความรู้</w:t>
            </w:r>
            <w:r w:rsidRPr="00B60D70">
              <w:rPr>
                <w:rFonts w:ascii="TH SarabunPSK" w:eastAsiaTheme="minorHAnsi" w:hAnsi="TH SarabunPSK" w:cs="TH SarabunPSK"/>
                <w:color w:val="auto"/>
                <w:sz w:val="28"/>
                <w:szCs w:val="28"/>
              </w:rPr>
              <w:t xml:space="preserve"> </w:t>
            </w:r>
            <w:r w:rsidRPr="00B60D70">
              <w:rPr>
                <w:rFonts w:ascii="TH SarabunPSK" w:eastAsiaTheme="minorHAnsi" w:hAnsi="TH SarabunPSK" w:cs="TH SarabunPSK"/>
                <w:color w:val="auto"/>
                <w:sz w:val="28"/>
                <w:szCs w:val="28"/>
                <w:cs/>
              </w:rPr>
              <w:t>สื่อเทคโนโลยีเพื่อการสอน</w:t>
            </w:r>
            <w:r w:rsidRPr="00B60D70">
              <w:rPr>
                <w:rFonts w:ascii="TH SarabunPSK" w:eastAsiaTheme="minorHAnsi" w:hAnsi="TH SarabunPSK" w:cs="TH SarabunPSK"/>
                <w:color w:val="auto"/>
                <w:sz w:val="28"/>
                <w:szCs w:val="28"/>
              </w:rPr>
              <w:t xml:space="preserve"> </w:t>
            </w:r>
            <w:r w:rsidRPr="00B60D70">
              <w:rPr>
                <w:rFonts w:ascii="TH SarabunPSK" w:eastAsiaTheme="minorHAnsi" w:hAnsi="TH SarabunPSK" w:cs="TH SarabunPSK"/>
                <w:color w:val="auto"/>
                <w:sz w:val="28"/>
                <w:szCs w:val="28"/>
                <w:cs/>
              </w:rPr>
              <w:t>อี-</w:t>
            </w:r>
            <w:proofErr w:type="spellStart"/>
            <w:r w:rsidRPr="00B60D70">
              <w:rPr>
                <w:rFonts w:ascii="TH SarabunPSK" w:eastAsiaTheme="minorHAnsi" w:hAnsi="TH SarabunPSK" w:cs="TH SarabunPSK"/>
                <w:color w:val="auto"/>
                <w:sz w:val="28"/>
                <w:szCs w:val="28"/>
                <w:cs/>
              </w:rPr>
              <w:t>เลิร์</w:t>
            </w:r>
            <w:proofErr w:type="spellEnd"/>
            <w:r w:rsidRPr="00B60D70">
              <w:rPr>
                <w:rFonts w:ascii="TH SarabunPSK" w:eastAsiaTheme="minorHAnsi" w:hAnsi="TH SarabunPSK" w:cs="TH SarabunPSK"/>
                <w:color w:val="auto"/>
                <w:sz w:val="28"/>
                <w:szCs w:val="28"/>
                <w:cs/>
              </w:rPr>
              <w:t>นนิ่ง</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 xml:space="preserve">โปรแกรมด้านวิศวกรรม </w:t>
            </w:r>
            <w:r w:rsidRPr="00B60D70">
              <w:rPr>
                <w:rFonts w:ascii="TH SarabunPSK" w:eastAsiaTheme="minorHAnsi" w:hAnsi="TH SarabunPSK" w:cs="TH SarabunPSK"/>
                <w:color w:val="auto"/>
                <w:sz w:val="28"/>
                <w:szCs w:val="28"/>
              </w:rPr>
              <w:t>AutoCAD Sketch Up, Revit, Microsoft Project</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การบริหารจัดการงานก่อสร้าง</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การบริหารจัดการน้ำ</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สิ่งแวดล้อม</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ทักษะปฏิบัติงานช่าง</w:t>
            </w:r>
          </w:p>
        </w:tc>
        <w:tc>
          <w:tcPr>
            <w:tcW w:w="1040" w:type="pct"/>
            <w:vAlign w:val="center"/>
          </w:tcPr>
          <w:p w14:paraId="7529882A" w14:textId="77777777" w:rsidR="00D52CB3" w:rsidRPr="00B60D70" w:rsidRDefault="00D52CB3" w:rsidP="00932286">
            <w:pPr>
              <w:tabs>
                <w:tab w:val="left" w:pos="3964"/>
              </w:tabs>
              <w:ind w:right="26"/>
              <w:jc w:val="center"/>
              <w:rPr>
                <w:rFonts w:ascii="TH SarabunPSK" w:hAnsi="TH SarabunPSK" w:cs="TH SarabunPSK"/>
                <w:sz w:val="28"/>
                <w:szCs w:val="28"/>
              </w:rPr>
            </w:pPr>
            <w:r w:rsidRPr="00B60D70">
              <w:rPr>
                <w:rFonts w:ascii="TH SarabunPSK" w:hAnsi="TH SarabunPSK" w:cs="TH SarabunPSK" w:hint="cs"/>
                <w:sz w:val="28"/>
                <w:szCs w:val="28"/>
              </w:rPr>
              <w:lastRenderedPageBreak/>
              <w:sym w:font="Wingdings 2" w:char="F098"/>
            </w:r>
          </w:p>
        </w:tc>
        <w:tc>
          <w:tcPr>
            <w:tcW w:w="1040" w:type="pct"/>
            <w:vAlign w:val="center"/>
          </w:tcPr>
          <w:p w14:paraId="555999FC" w14:textId="77777777" w:rsidR="00D52CB3" w:rsidRPr="00B60D70" w:rsidRDefault="00D52CB3" w:rsidP="00932286">
            <w:pPr>
              <w:tabs>
                <w:tab w:val="left" w:pos="3964"/>
              </w:tabs>
              <w:ind w:right="26"/>
              <w:jc w:val="center"/>
              <w:rPr>
                <w:rFonts w:ascii="TH SarabunPSK" w:hAnsi="TH SarabunPSK" w:cs="TH SarabunPSK"/>
                <w:sz w:val="28"/>
                <w:szCs w:val="28"/>
              </w:rPr>
            </w:pPr>
            <w:r w:rsidRPr="00B60D70">
              <w:rPr>
                <w:rFonts w:ascii="TH SarabunPSK" w:hAnsi="TH SarabunPSK" w:cs="TH SarabunPSK" w:hint="cs"/>
                <w:sz w:val="28"/>
                <w:szCs w:val="28"/>
              </w:rPr>
              <w:sym w:font="Wingdings 2" w:char="F098"/>
            </w:r>
          </w:p>
        </w:tc>
        <w:tc>
          <w:tcPr>
            <w:tcW w:w="1040" w:type="pct"/>
            <w:vAlign w:val="center"/>
          </w:tcPr>
          <w:p w14:paraId="69753395" w14:textId="77777777" w:rsidR="00D52CB3" w:rsidRPr="00B60D70" w:rsidRDefault="00D52CB3" w:rsidP="00932286">
            <w:pPr>
              <w:tabs>
                <w:tab w:val="left" w:pos="3964"/>
              </w:tabs>
              <w:ind w:right="26"/>
              <w:jc w:val="center"/>
              <w:rPr>
                <w:rFonts w:ascii="TH SarabunPSK" w:hAnsi="TH SarabunPSK" w:cs="TH SarabunPSK"/>
                <w:sz w:val="28"/>
                <w:szCs w:val="28"/>
              </w:rPr>
            </w:pPr>
            <w:r w:rsidRPr="00B60D70">
              <w:rPr>
                <w:rFonts w:ascii="TH SarabunPSK" w:hAnsi="TH SarabunPSK" w:cs="TH SarabunPSK" w:hint="cs"/>
                <w:sz w:val="28"/>
                <w:szCs w:val="28"/>
              </w:rPr>
              <w:sym w:font="Wingdings 2" w:char="F098"/>
            </w:r>
          </w:p>
        </w:tc>
      </w:tr>
      <w:tr w:rsidR="00B60D70" w:rsidRPr="00B60D70" w14:paraId="6894AB5F" w14:textId="77777777" w:rsidTr="00AF5C34">
        <w:tblPrEx>
          <w:tblCellMar>
            <w:left w:w="108" w:type="dxa"/>
            <w:right w:w="108" w:type="dxa"/>
          </w:tblCellMar>
        </w:tblPrEx>
        <w:trPr>
          <w:trHeight w:val="1087"/>
        </w:trPr>
        <w:tc>
          <w:tcPr>
            <w:tcW w:w="1880" w:type="pct"/>
          </w:tcPr>
          <w:p w14:paraId="144FD1DC" w14:textId="77777777" w:rsidR="00D52CB3" w:rsidRPr="00B60D70" w:rsidRDefault="00D52CB3" w:rsidP="00932286">
            <w:pPr>
              <w:pStyle w:val="Default"/>
              <w:rPr>
                <w:rFonts w:ascii="TH SarabunPSK" w:eastAsiaTheme="minorHAnsi" w:hAnsi="TH SarabunPSK" w:cs="TH SarabunPSK"/>
                <w:b/>
                <w:bCs/>
                <w:color w:val="auto"/>
                <w:sz w:val="28"/>
                <w:szCs w:val="28"/>
              </w:rPr>
            </w:pPr>
            <w:r w:rsidRPr="00B60D70">
              <w:rPr>
                <w:rFonts w:ascii="TH SarabunPSK" w:eastAsiaTheme="minorHAnsi" w:hAnsi="TH SarabunPSK" w:cs="TH SarabunPSK" w:hint="cs"/>
                <w:b/>
                <w:bCs/>
                <w:color w:val="auto"/>
                <w:sz w:val="28"/>
                <w:szCs w:val="28"/>
              </w:rPr>
              <w:t>G</w:t>
            </w:r>
            <w:r w:rsidRPr="00B60D70">
              <w:rPr>
                <w:rFonts w:ascii="TH SarabunPSK" w:eastAsiaTheme="minorHAnsi" w:hAnsi="TH SarabunPSK" w:cs="TH SarabunPSK"/>
                <w:b/>
                <w:bCs/>
                <w:color w:val="auto"/>
                <w:sz w:val="28"/>
                <w:szCs w:val="28"/>
              </w:rPr>
              <w:t>en</w:t>
            </w:r>
            <w:r w:rsidRPr="00B60D70">
              <w:rPr>
                <w:rFonts w:ascii="TH SarabunPSK" w:eastAsiaTheme="minorHAnsi" w:hAnsi="TH SarabunPSK" w:cs="TH SarabunPSK" w:hint="cs"/>
                <w:b/>
                <w:bCs/>
                <w:color w:val="auto"/>
                <w:sz w:val="28"/>
                <w:szCs w:val="28"/>
              </w:rPr>
              <w:t>eric Skills (GS)</w:t>
            </w:r>
          </w:p>
          <w:p w14:paraId="553292C7" w14:textId="0C384A76" w:rsidR="00D63C24" w:rsidRPr="00B60D70" w:rsidRDefault="00E02A01" w:rsidP="00CD3751">
            <w:pPr>
              <w:pStyle w:val="Default"/>
              <w:ind w:left="168"/>
              <w:rPr>
                <w:rFonts w:ascii="TH SarabunPSK" w:eastAsiaTheme="minorHAnsi" w:hAnsi="TH SarabunPSK" w:cs="TH SarabunPSK"/>
                <w:color w:val="auto"/>
                <w:sz w:val="28"/>
                <w:szCs w:val="28"/>
              </w:rPr>
            </w:pPr>
            <w:r w:rsidRPr="00B60D70">
              <w:rPr>
                <w:rFonts w:ascii="TH SarabunPSK" w:eastAsiaTheme="minorHAnsi" w:hAnsi="TH SarabunPSK" w:cs="TH SarabunPSK"/>
                <w:color w:val="auto"/>
                <w:sz w:val="28"/>
                <w:szCs w:val="28"/>
                <w:cs/>
              </w:rPr>
              <w:t>โปรแกรมออฟฟิศ</w:t>
            </w:r>
            <w:r w:rsidRPr="00B60D70">
              <w:rPr>
                <w:rFonts w:ascii="Arial" w:eastAsiaTheme="minorHAnsi" w:hAnsi="Arial" w:cs="Arial" w:hint="cs"/>
                <w:color w:val="auto"/>
                <w:sz w:val="28"/>
                <w:szCs w:val="28"/>
                <w:cs/>
              </w:rPr>
              <w:t>​</w:t>
            </w:r>
            <w:r w:rsidRPr="00B60D70">
              <w:rPr>
                <w:rFonts w:ascii="TH SarabunPSK" w:eastAsiaTheme="minorHAnsi" w:hAnsi="TH SarabunPSK" w:cs="TH SarabunPSK"/>
                <w:color w:val="auto"/>
                <w:sz w:val="28"/>
                <w:szCs w:val="28"/>
                <w:cs/>
              </w:rPr>
              <w:t xml:space="preserve"> ทักษะการทำงานภาษาอังกฤษ</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เรียนรู้แบบนำตนเอง</w:t>
            </w:r>
            <w:r w:rsidR="00CD3751" w:rsidRPr="00B60D70">
              <w:rPr>
                <w:rFonts w:ascii="TH SarabunPSK" w:eastAsiaTheme="minorHAnsi" w:hAnsi="TH SarabunPSK" w:cs="TH SarabunPSK"/>
                <w:color w:val="auto"/>
                <w:sz w:val="28"/>
                <w:szCs w:val="28"/>
              </w:rPr>
              <w:t xml:space="preserve"> </w:t>
            </w:r>
            <w:r w:rsidRPr="00B60D70">
              <w:rPr>
                <w:rFonts w:ascii="TH SarabunPSK" w:eastAsiaTheme="minorHAnsi" w:hAnsi="TH SarabunPSK" w:cs="TH SarabunPSK"/>
                <w:color w:val="auto"/>
                <w:sz w:val="28"/>
                <w:szCs w:val="28"/>
                <w:cs/>
              </w:rPr>
              <w:t>เรียนรู้ตลอดชีวิต</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เรียนรู้-ละทิ้งสิ่งที่รู้เดิม (ที่ไม่ถูกต้อง)-เรียนรู้ใหม่</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กรอบคิดแบบเติบโตพัฒนาตนเองอย่างต่อเนื่อง</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ภาวะผู้นำ</w:t>
            </w:r>
            <w:r w:rsidR="00CD3751" w:rsidRPr="00B60D70">
              <w:rPr>
                <w:rFonts w:ascii="TH SarabunPSK" w:eastAsiaTheme="minorHAnsi" w:hAnsi="TH SarabunPSK" w:cs="TH SarabunPSK"/>
                <w:color w:val="auto"/>
                <w:sz w:val="28"/>
                <w:szCs w:val="28"/>
              </w:rPr>
              <w:t xml:space="preserve"> </w:t>
            </w:r>
            <w:r w:rsidRPr="00B60D70">
              <w:rPr>
                <w:rFonts w:ascii="TH SarabunPSK" w:eastAsiaTheme="minorHAnsi" w:hAnsi="TH SarabunPSK" w:cs="TH SarabunPSK"/>
                <w:color w:val="auto"/>
                <w:sz w:val="28"/>
                <w:szCs w:val="28"/>
                <w:cs/>
              </w:rPr>
              <w:t>การพัฒนาบุคลากร</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การพัฒนาองค์กร</w:t>
            </w:r>
            <w:r w:rsidR="00CD3751" w:rsidRPr="00B60D70">
              <w:rPr>
                <w:rFonts w:ascii="TH SarabunPSK" w:eastAsiaTheme="minorHAnsi" w:hAnsi="TH SarabunPSK" w:cs="TH SarabunPSK"/>
                <w:color w:val="auto"/>
                <w:sz w:val="28"/>
                <w:szCs w:val="28"/>
              </w:rPr>
              <w:t xml:space="preserve"> </w:t>
            </w:r>
            <w:r w:rsidRPr="00B60D70">
              <w:rPr>
                <w:rFonts w:ascii="TH SarabunPSK" w:eastAsiaTheme="minorHAnsi" w:hAnsi="TH SarabunPSK" w:cs="TH SarabunPSK"/>
                <w:color w:val="auto"/>
                <w:sz w:val="28"/>
                <w:szCs w:val="28"/>
              </w:rPr>
              <w:t>Social Change A</w:t>
            </w:r>
            <w:r w:rsidR="00E77AE7" w:rsidRPr="00B60D70">
              <w:rPr>
                <w:rFonts w:ascii="TH SarabunPSK" w:eastAsiaTheme="minorHAnsi" w:hAnsi="TH SarabunPSK" w:cs="TH SarabunPSK"/>
                <w:color w:val="auto"/>
                <w:sz w:val="28"/>
                <w:szCs w:val="28"/>
              </w:rPr>
              <w:t>gents</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ความเป็นพลเมือง ทักษะการเรียนรู้</w:t>
            </w:r>
            <w:r w:rsidR="00CD3751" w:rsidRPr="00B60D70">
              <w:rPr>
                <w:rFonts w:ascii="TH SarabunPSK" w:eastAsiaTheme="minorHAnsi" w:hAnsi="TH SarabunPSK" w:cs="TH SarabunPSK"/>
                <w:color w:val="auto"/>
                <w:sz w:val="28"/>
                <w:szCs w:val="28"/>
              </w:rPr>
              <w:t xml:space="preserve"> </w:t>
            </w:r>
            <w:r w:rsidRPr="00B60D70">
              <w:rPr>
                <w:rFonts w:ascii="TH SarabunPSK" w:eastAsiaTheme="minorHAnsi" w:hAnsi="TH SarabunPSK" w:cs="TH SarabunPSK"/>
                <w:color w:val="auto"/>
                <w:sz w:val="28"/>
                <w:szCs w:val="28"/>
                <w:cs/>
              </w:rPr>
              <w:t>ทักษะการคิด</w:t>
            </w:r>
            <w:r w:rsidR="00CD3751" w:rsidRPr="00B60D70">
              <w:rPr>
                <w:rFonts w:ascii="TH SarabunPSK" w:eastAsiaTheme="minorHAnsi" w:hAnsi="TH SarabunPSK" w:cs="TH SarabunPSK"/>
                <w:color w:val="auto"/>
                <w:sz w:val="28"/>
                <w:szCs w:val="28"/>
              </w:rPr>
              <w:t xml:space="preserve"> </w:t>
            </w:r>
            <w:r w:rsidRPr="00B60D70">
              <w:rPr>
                <w:rFonts w:ascii="TH SarabunPSK" w:eastAsiaTheme="minorHAnsi" w:hAnsi="TH SarabunPSK" w:cs="TH SarabunPSK"/>
                <w:color w:val="auto"/>
                <w:sz w:val="28"/>
                <w:szCs w:val="28"/>
                <w:cs/>
              </w:rPr>
              <w:t>ทักษะการจัดการ</w:t>
            </w:r>
            <w:r w:rsidR="00CD3751" w:rsidRPr="00B60D70">
              <w:rPr>
                <w:rFonts w:ascii="TH SarabunPSK" w:eastAsiaTheme="minorHAnsi" w:hAnsi="TH SarabunPSK" w:cs="TH SarabunPSK"/>
                <w:color w:val="auto"/>
                <w:sz w:val="28"/>
                <w:szCs w:val="28"/>
              </w:rPr>
              <w:t xml:space="preserve"> </w:t>
            </w:r>
            <w:r w:rsidRPr="00B60D70">
              <w:rPr>
                <w:rFonts w:ascii="TH SarabunPSK" w:eastAsiaTheme="minorHAnsi" w:hAnsi="TH SarabunPSK" w:cs="TH SarabunPSK"/>
                <w:color w:val="auto"/>
                <w:sz w:val="28"/>
                <w:szCs w:val="28"/>
                <w:cs/>
              </w:rPr>
              <w:t>ทักษะการสื่อสาร</w:t>
            </w:r>
            <w:r w:rsidR="00CD3751" w:rsidRPr="00B60D70">
              <w:rPr>
                <w:rFonts w:ascii="TH SarabunPSK" w:eastAsiaTheme="minorHAnsi" w:hAnsi="TH SarabunPSK" w:cs="TH SarabunPSK"/>
                <w:color w:val="auto"/>
                <w:sz w:val="28"/>
                <w:szCs w:val="28"/>
              </w:rPr>
              <w:t xml:space="preserve"> </w:t>
            </w:r>
            <w:r w:rsidRPr="00B60D70">
              <w:rPr>
                <w:rFonts w:ascii="TH SarabunPSK" w:eastAsiaTheme="minorHAnsi" w:hAnsi="TH SarabunPSK" w:cs="TH SarabunPSK"/>
                <w:color w:val="auto"/>
                <w:sz w:val="28"/>
                <w:szCs w:val="28"/>
                <w:cs/>
              </w:rPr>
              <w:t>การจัดการเวลา</w:t>
            </w:r>
            <w:r w:rsidR="00CD3751" w:rsidRPr="00B60D70">
              <w:rPr>
                <w:rFonts w:ascii="TH SarabunPSK" w:eastAsiaTheme="minorHAnsi" w:hAnsi="TH SarabunPSK" w:cs="TH SarabunPSK"/>
                <w:color w:val="auto"/>
                <w:sz w:val="28"/>
                <w:szCs w:val="28"/>
              </w:rPr>
              <w:t xml:space="preserve"> </w:t>
            </w:r>
            <w:r w:rsidRPr="00B60D70">
              <w:rPr>
                <w:rFonts w:ascii="TH SarabunPSK" w:eastAsiaTheme="minorHAnsi" w:hAnsi="TH SarabunPSK" w:cs="TH SarabunPSK"/>
                <w:color w:val="auto"/>
                <w:sz w:val="28"/>
                <w:szCs w:val="28"/>
                <w:cs/>
              </w:rPr>
              <w:t>การลำดับความสำคัญ</w:t>
            </w:r>
            <w:r w:rsidR="00CD3751" w:rsidRPr="00B60D70">
              <w:rPr>
                <w:rFonts w:ascii="TH SarabunPSK" w:eastAsiaTheme="minorHAnsi" w:hAnsi="TH SarabunPSK" w:cs="TH SarabunPSK"/>
                <w:color w:val="auto"/>
                <w:sz w:val="28"/>
                <w:szCs w:val="28"/>
              </w:rPr>
              <w:t xml:space="preserve"> </w:t>
            </w:r>
            <w:r w:rsidRPr="00B60D70">
              <w:rPr>
                <w:rFonts w:ascii="TH SarabunPSK" w:eastAsiaTheme="minorHAnsi" w:hAnsi="TH SarabunPSK" w:cs="TH SarabunPSK"/>
                <w:color w:val="auto"/>
                <w:sz w:val="28"/>
                <w:szCs w:val="28"/>
                <w:cs/>
              </w:rPr>
              <w:t>การแก้ปัญหา</w:t>
            </w:r>
            <w:r w:rsidR="00CD3751" w:rsidRPr="00B60D70">
              <w:rPr>
                <w:rFonts w:ascii="TH SarabunPSK" w:eastAsiaTheme="minorHAnsi" w:hAnsi="TH SarabunPSK" w:cs="TH SarabunPSK"/>
                <w:color w:val="auto"/>
                <w:sz w:val="28"/>
                <w:szCs w:val="28"/>
              </w:rPr>
              <w:t xml:space="preserve"> </w:t>
            </w:r>
            <w:r w:rsidRPr="00B60D70">
              <w:rPr>
                <w:rFonts w:ascii="TH SarabunPSK" w:eastAsiaTheme="minorHAnsi" w:hAnsi="TH SarabunPSK" w:cs="TH SarabunPSK"/>
                <w:color w:val="auto"/>
                <w:sz w:val="28"/>
                <w:szCs w:val="28"/>
                <w:cs/>
              </w:rPr>
              <w:t>ทัศนคติเชิงบวก</w:t>
            </w:r>
            <w:r w:rsidR="00CD3751" w:rsidRPr="00B60D70">
              <w:rPr>
                <w:rFonts w:ascii="TH SarabunPSK" w:eastAsiaTheme="minorHAnsi" w:hAnsi="TH SarabunPSK" w:cs="TH SarabunPSK"/>
                <w:color w:val="auto"/>
                <w:sz w:val="28"/>
                <w:szCs w:val="28"/>
              </w:rPr>
              <w:t xml:space="preserve"> </w:t>
            </w:r>
            <w:r w:rsidRPr="00B60D70">
              <w:rPr>
                <w:rFonts w:ascii="TH SarabunPSK" w:eastAsiaTheme="minorHAnsi" w:hAnsi="TH SarabunPSK" w:cs="TH SarabunPSK"/>
                <w:color w:val="auto"/>
                <w:sz w:val="28"/>
                <w:szCs w:val="28"/>
                <w:cs/>
              </w:rPr>
              <w:t>การทำงานเพื่อส่วนรวม</w:t>
            </w:r>
          </w:p>
        </w:tc>
        <w:tc>
          <w:tcPr>
            <w:tcW w:w="1040" w:type="pct"/>
            <w:vAlign w:val="center"/>
          </w:tcPr>
          <w:p w14:paraId="1035BC6E" w14:textId="77777777" w:rsidR="00D52CB3" w:rsidRPr="00B60D70" w:rsidRDefault="00D52CB3" w:rsidP="00932286">
            <w:pPr>
              <w:tabs>
                <w:tab w:val="left" w:pos="3964"/>
              </w:tabs>
              <w:ind w:right="26"/>
              <w:jc w:val="center"/>
              <w:rPr>
                <w:rFonts w:ascii="TH SarabunPSK" w:hAnsi="TH SarabunPSK" w:cs="TH SarabunPSK"/>
                <w:sz w:val="28"/>
                <w:szCs w:val="28"/>
              </w:rPr>
            </w:pPr>
            <w:r w:rsidRPr="00B60D70">
              <w:rPr>
                <w:rFonts w:ascii="TH SarabunPSK" w:hAnsi="TH SarabunPSK" w:cs="TH SarabunPSK" w:hint="cs"/>
                <w:sz w:val="28"/>
                <w:szCs w:val="28"/>
              </w:rPr>
              <w:sym w:font="Wingdings 2" w:char="F098"/>
            </w:r>
          </w:p>
        </w:tc>
        <w:tc>
          <w:tcPr>
            <w:tcW w:w="1040" w:type="pct"/>
            <w:vAlign w:val="center"/>
          </w:tcPr>
          <w:p w14:paraId="788A7D28" w14:textId="77777777" w:rsidR="00D52CB3" w:rsidRPr="00B60D70" w:rsidRDefault="00D52CB3" w:rsidP="00932286">
            <w:pPr>
              <w:tabs>
                <w:tab w:val="left" w:pos="3964"/>
              </w:tabs>
              <w:ind w:right="26"/>
              <w:jc w:val="center"/>
              <w:rPr>
                <w:rFonts w:ascii="TH SarabunPSK" w:hAnsi="TH SarabunPSK" w:cs="TH SarabunPSK"/>
                <w:sz w:val="28"/>
                <w:szCs w:val="28"/>
              </w:rPr>
            </w:pPr>
            <w:r w:rsidRPr="00B60D70">
              <w:rPr>
                <w:rFonts w:ascii="TH SarabunPSK" w:hAnsi="TH SarabunPSK" w:cs="TH SarabunPSK" w:hint="cs"/>
                <w:sz w:val="28"/>
                <w:szCs w:val="28"/>
              </w:rPr>
              <w:sym w:font="Wingdings 2" w:char="F098"/>
            </w:r>
          </w:p>
        </w:tc>
        <w:tc>
          <w:tcPr>
            <w:tcW w:w="1040" w:type="pct"/>
            <w:vAlign w:val="center"/>
          </w:tcPr>
          <w:p w14:paraId="73F06662" w14:textId="77777777" w:rsidR="00D52CB3" w:rsidRPr="00B60D70" w:rsidRDefault="00D52CB3" w:rsidP="00932286">
            <w:pPr>
              <w:tabs>
                <w:tab w:val="left" w:pos="3964"/>
              </w:tabs>
              <w:ind w:right="26"/>
              <w:jc w:val="center"/>
              <w:rPr>
                <w:rFonts w:ascii="TH SarabunPSK" w:hAnsi="TH SarabunPSK" w:cs="TH SarabunPSK"/>
                <w:sz w:val="28"/>
                <w:szCs w:val="28"/>
              </w:rPr>
            </w:pPr>
            <w:r w:rsidRPr="00B60D70">
              <w:rPr>
                <w:rFonts w:ascii="TH SarabunPSK" w:hAnsi="TH SarabunPSK" w:cs="TH SarabunPSK" w:hint="cs"/>
                <w:sz w:val="28"/>
                <w:szCs w:val="28"/>
              </w:rPr>
              <w:sym w:font="Wingdings 2" w:char="F098"/>
            </w:r>
          </w:p>
        </w:tc>
      </w:tr>
      <w:tr w:rsidR="00B60D70" w:rsidRPr="00B60D70" w14:paraId="7155D81B" w14:textId="77777777" w:rsidTr="00932286">
        <w:tblPrEx>
          <w:tblCellMar>
            <w:left w:w="108" w:type="dxa"/>
            <w:right w:w="108" w:type="dxa"/>
          </w:tblCellMar>
        </w:tblPrEx>
        <w:trPr>
          <w:trHeight w:val="420"/>
        </w:trPr>
        <w:tc>
          <w:tcPr>
            <w:tcW w:w="1880" w:type="pct"/>
          </w:tcPr>
          <w:p w14:paraId="2A7F3966" w14:textId="77777777" w:rsidR="00D52CB3" w:rsidRPr="00B60D70" w:rsidRDefault="00D52CB3" w:rsidP="00932286">
            <w:pPr>
              <w:pStyle w:val="Default"/>
              <w:rPr>
                <w:rFonts w:ascii="TH SarabunPSK" w:eastAsiaTheme="minorHAnsi" w:hAnsi="TH SarabunPSK" w:cs="TH SarabunPSK"/>
                <w:b/>
                <w:bCs/>
                <w:color w:val="auto"/>
                <w:sz w:val="28"/>
                <w:szCs w:val="28"/>
              </w:rPr>
            </w:pPr>
            <w:r w:rsidRPr="00B60D70">
              <w:rPr>
                <w:rFonts w:ascii="TH SarabunPSK" w:eastAsiaTheme="minorHAnsi" w:hAnsi="TH SarabunPSK" w:cs="TH SarabunPSK" w:hint="cs"/>
                <w:b/>
                <w:bCs/>
                <w:color w:val="auto"/>
                <w:sz w:val="28"/>
                <w:szCs w:val="28"/>
              </w:rPr>
              <w:t>Ethics (E)</w:t>
            </w:r>
          </w:p>
          <w:p w14:paraId="0DA48E78" w14:textId="519EBF59" w:rsidR="00E737E6" w:rsidRPr="00B60D70" w:rsidRDefault="00E737E6" w:rsidP="00E737E6">
            <w:pPr>
              <w:pStyle w:val="Default"/>
              <w:ind w:left="168"/>
              <w:rPr>
                <w:rFonts w:ascii="TH SarabunPSK" w:eastAsiaTheme="minorHAnsi" w:hAnsi="TH SarabunPSK" w:cs="TH SarabunPSK"/>
                <w:color w:val="auto"/>
                <w:sz w:val="28"/>
                <w:szCs w:val="28"/>
              </w:rPr>
            </w:pPr>
            <w:r w:rsidRPr="00B60D70">
              <w:rPr>
                <w:rFonts w:ascii="TH SarabunPSK" w:eastAsiaTheme="minorHAnsi" w:hAnsi="TH SarabunPSK" w:cs="TH SarabunPSK"/>
                <w:color w:val="auto"/>
                <w:sz w:val="28"/>
                <w:szCs w:val="28"/>
                <w:cs/>
              </w:rPr>
              <w:t>มีวินัย</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ตรงต่อเวลา</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จรรยาบรรณวิชาชีพ</w:t>
            </w:r>
          </w:p>
          <w:p w14:paraId="6DC9C862" w14:textId="528F8C24" w:rsidR="00D63C24" w:rsidRPr="00B60D70" w:rsidRDefault="00E737E6" w:rsidP="00E737E6">
            <w:pPr>
              <w:pStyle w:val="Default"/>
              <w:ind w:left="168"/>
              <w:rPr>
                <w:rFonts w:ascii="TH SarabunPSK" w:eastAsiaTheme="minorHAnsi" w:hAnsi="TH SarabunPSK" w:cs="TH SarabunPSK"/>
                <w:color w:val="auto"/>
                <w:sz w:val="28"/>
                <w:szCs w:val="28"/>
              </w:rPr>
            </w:pPr>
            <w:r w:rsidRPr="00B60D70">
              <w:rPr>
                <w:rFonts w:ascii="TH SarabunPSK" w:eastAsiaTheme="minorHAnsi" w:hAnsi="TH SarabunPSK" w:cs="TH SarabunPSK"/>
                <w:color w:val="auto"/>
                <w:sz w:val="28"/>
                <w:szCs w:val="28"/>
                <w:cs/>
              </w:rPr>
              <w:t>ทัศนคติต่อวิชาชีพครู</w:t>
            </w:r>
            <w:r w:rsidR="00CD3751" w:rsidRPr="00B60D70">
              <w:rPr>
                <w:rFonts w:ascii="TH SarabunPSK" w:eastAsiaTheme="minorHAnsi" w:hAnsi="TH SarabunPSK" w:cs="TH SarabunPSK"/>
                <w:color w:val="auto"/>
                <w:sz w:val="28"/>
                <w:szCs w:val="28"/>
              </w:rPr>
              <w:t xml:space="preserve"> </w:t>
            </w:r>
            <w:r w:rsidR="00CD3751" w:rsidRPr="00B60D70">
              <w:rPr>
                <w:rFonts w:ascii="TH SarabunPSK" w:eastAsiaTheme="minorHAnsi" w:hAnsi="TH SarabunPSK" w:cs="TH SarabunPSK"/>
                <w:color w:val="auto"/>
                <w:sz w:val="28"/>
                <w:szCs w:val="28"/>
                <w:cs/>
              </w:rPr>
              <w:t>ช่วยเหลือผู้อื่น</w:t>
            </w:r>
            <w:r w:rsidR="00CD3751" w:rsidRPr="00B60D70">
              <w:rPr>
                <w:rFonts w:ascii="TH SarabunPSK" w:eastAsiaTheme="minorHAnsi" w:hAnsi="TH SarabunPSK" w:cs="TH SarabunPSK"/>
                <w:color w:val="auto"/>
                <w:sz w:val="28"/>
                <w:szCs w:val="28"/>
              </w:rPr>
              <w:t xml:space="preserve"> </w:t>
            </w:r>
            <w:r w:rsidR="00CD3751" w:rsidRPr="00B60D70">
              <w:rPr>
                <w:rFonts w:ascii="TH SarabunPSK" w:eastAsiaTheme="minorHAnsi" w:hAnsi="TH SarabunPSK" w:cs="TH SarabunPSK"/>
                <w:color w:val="auto"/>
                <w:sz w:val="28"/>
                <w:szCs w:val="28"/>
                <w:cs/>
              </w:rPr>
              <w:t>มีความเมตตา</w:t>
            </w:r>
            <w:r w:rsidR="00CD3751" w:rsidRPr="00B60D70">
              <w:rPr>
                <w:rFonts w:ascii="TH SarabunPSK" w:eastAsiaTheme="minorHAnsi" w:hAnsi="TH SarabunPSK" w:cs="TH SarabunPSK"/>
                <w:color w:val="auto"/>
                <w:sz w:val="28"/>
                <w:szCs w:val="28"/>
              </w:rPr>
              <w:t xml:space="preserve"> </w:t>
            </w:r>
            <w:r w:rsidR="00CD3751" w:rsidRPr="00B60D70">
              <w:rPr>
                <w:rFonts w:ascii="TH SarabunPSK" w:eastAsiaTheme="minorHAnsi" w:hAnsi="TH SarabunPSK" w:cs="TH SarabunPSK"/>
                <w:color w:val="auto"/>
                <w:sz w:val="28"/>
                <w:szCs w:val="28"/>
                <w:cs/>
              </w:rPr>
              <w:t>มีจิตใจเอื้อเฟื้อ</w:t>
            </w:r>
          </w:p>
        </w:tc>
        <w:tc>
          <w:tcPr>
            <w:tcW w:w="1040" w:type="pct"/>
            <w:vAlign w:val="center"/>
          </w:tcPr>
          <w:p w14:paraId="711938A2" w14:textId="77777777" w:rsidR="00D52CB3" w:rsidRPr="00B60D70" w:rsidRDefault="00D52CB3" w:rsidP="00932286">
            <w:pPr>
              <w:tabs>
                <w:tab w:val="left" w:pos="3964"/>
              </w:tabs>
              <w:ind w:right="26"/>
              <w:jc w:val="center"/>
              <w:rPr>
                <w:rFonts w:ascii="TH SarabunPSK" w:hAnsi="TH SarabunPSK" w:cs="TH SarabunPSK"/>
                <w:sz w:val="28"/>
                <w:szCs w:val="28"/>
              </w:rPr>
            </w:pPr>
            <w:r w:rsidRPr="00B60D70">
              <w:rPr>
                <w:rFonts w:ascii="TH SarabunPSK" w:hAnsi="TH SarabunPSK" w:cs="TH SarabunPSK" w:hint="cs"/>
                <w:sz w:val="28"/>
                <w:szCs w:val="28"/>
              </w:rPr>
              <w:sym w:font="Wingdings 2" w:char="F098"/>
            </w:r>
          </w:p>
        </w:tc>
        <w:tc>
          <w:tcPr>
            <w:tcW w:w="1040" w:type="pct"/>
            <w:vAlign w:val="center"/>
          </w:tcPr>
          <w:p w14:paraId="6F9E8161" w14:textId="77777777" w:rsidR="00D52CB3" w:rsidRPr="00B60D70" w:rsidRDefault="00D52CB3" w:rsidP="00932286">
            <w:pPr>
              <w:tabs>
                <w:tab w:val="left" w:pos="3964"/>
              </w:tabs>
              <w:ind w:right="26"/>
              <w:jc w:val="center"/>
              <w:rPr>
                <w:rFonts w:ascii="TH SarabunPSK" w:hAnsi="TH SarabunPSK" w:cs="TH SarabunPSK"/>
                <w:sz w:val="28"/>
                <w:szCs w:val="28"/>
              </w:rPr>
            </w:pPr>
            <w:r w:rsidRPr="00B60D70">
              <w:rPr>
                <w:rFonts w:ascii="TH SarabunPSK" w:hAnsi="TH SarabunPSK" w:cs="TH SarabunPSK" w:hint="cs"/>
                <w:sz w:val="28"/>
                <w:szCs w:val="28"/>
              </w:rPr>
              <w:sym w:font="Wingdings 2" w:char="F098"/>
            </w:r>
          </w:p>
        </w:tc>
        <w:tc>
          <w:tcPr>
            <w:tcW w:w="1040" w:type="pct"/>
            <w:vAlign w:val="center"/>
          </w:tcPr>
          <w:p w14:paraId="2ED6610C" w14:textId="77777777" w:rsidR="00D52CB3" w:rsidRPr="00B60D70" w:rsidRDefault="00D52CB3" w:rsidP="00932286">
            <w:pPr>
              <w:tabs>
                <w:tab w:val="left" w:pos="3964"/>
              </w:tabs>
              <w:ind w:right="26"/>
              <w:jc w:val="center"/>
              <w:rPr>
                <w:rFonts w:ascii="TH SarabunPSK" w:hAnsi="TH SarabunPSK" w:cs="TH SarabunPSK"/>
                <w:sz w:val="28"/>
                <w:szCs w:val="28"/>
              </w:rPr>
            </w:pPr>
            <w:r w:rsidRPr="00B60D70">
              <w:rPr>
                <w:rFonts w:ascii="TH SarabunPSK" w:hAnsi="TH SarabunPSK" w:cs="TH SarabunPSK" w:hint="cs"/>
                <w:sz w:val="28"/>
                <w:szCs w:val="28"/>
              </w:rPr>
              <w:sym w:font="Wingdings 2" w:char="F098"/>
            </w:r>
          </w:p>
        </w:tc>
      </w:tr>
      <w:tr w:rsidR="00B60D70" w:rsidRPr="00B60D70" w14:paraId="1DEDBB31" w14:textId="77777777" w:rsidTr="00932286">
        <w:tblPrEx>
          <w:tblCellMar>
            <w:left w:w="108" w:type="dxa"/>
            <w:right w:w="108" w:type="dxa"/>
          </w:tblCellMar>
        </w:tblPrEx>
        <w:trPr>
          <w:trHeight w:val="780"/>
        </w:trPr>
        <w:tc>
          <w:tcPr>
            <w:tcW w:w="1880" w:type="pct"/>
          </w:tcPr>
          <w:p w14:paraId="05508058" w14:textId="77777777" w:rsidR="00D52CB3" w:rsidRPr="00B60D70" w:rsidRDefault="00D52CB3" w:rsidP="00932286">
            <w:pPr>
              <w:pStyle w:val="Default"/>
              <w:rPr>
                <w:rFonts w:ascii="TH SarabunPSK" w:eastAsiaTheme="minorHAnsi" w:hAnsi="TH SarabunPSK" w:cs="TH SarabunPSK"/>
                <w:b/>
                <w:bCs/>
                <w:color w:val="auto"/>
                <w:sz w:val="28"/>
                <w:szCs w:val="28"/>
              </w:rPr>
            </w:pPr>
            <w:r w:rsidRPr="00B60D70">
              <w:rPr>
                <w:rFonts w:ascii="TH SarabunPSK" w:eastAsiaTheme="minorHAnsi" w:hAnsi="TH SarabunPSK" w:cs="TH SarabunPSK" w:hint="cs"/>
                <w:b/>
                <w:bCs/>
                <w:color w:val="auto"/>
                <w:sz w:val="28"/>
                <w:szCs w:val="28"/>
              </w:rPr>
              <w:t>Characteristics (C)</w:t>
            </w:r>
          </w:p>
          <w:p w14:paraId="654AE554" w14:textId="009415F0" w:rsidR="00D63C24" w:rsidRPr="00B60D70" w:rsidRDefault="00E27104" w:rsidP="00E27104">
            <w:pPr>
              <w:pStyle w:val="Default"/>
              <w:ind w:left="168"/>
              <w:rPr>
                <w:rFonts w:ascii="TH SarabunPSK" w:eastAsiaTheme="minorHAnsi" w:hAnsi="TH SarabunPSK" w:cs="TH SarabunPSK"/>
                <w:color w:val="auto"/>
                <w:sz w:val="28"/>
                <w:szCs w:val="28"/>
              </w:rPr>
            </w:pPr>
            <w:r w:rsidRPr="00B60D70">
              <w:rPr>
                <w:rFonts w:ascii="TH SarabunPSK" w:eastAsiaTheme="minorHAnsi" w:hAnsi="TH SarabunPSK" w:cs="TH SarabunPSK"/>
                <w:color w:val="auto"/>
                <w:sz w:val="28"/>
                <w:szCs w:val="28"/>
                <w:cs/>
              </w:rPr>
              <w:t>สื่อสารระหว่างบุคคลหรือหน่วยงาน</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การปรับตัว การเรียนรู้</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การเรียนรู้</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การทำงานร่วมกับผู้อื่นได้ดี</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เรียนรู้ด้วยตนเอง</w:t>
            </w:r>
            <w:r w:rsidRPr="00B60D70">
              <w:rPr>
                <w:rFonts w:ascii="TH SarabunPSK" w:eastAsiaTheme="minorHAnsi" w:hAnsi="TH SarabunPSK" w:cs="TH SarabunPSK" w:hint="cs"/>
                <w:color w:val="auto"/>
                <w:sz w:val="28"/>
                <w:szCs w:val="28"/>
                <w:cs/>
              </w:rPr>
              <w:t xml:space="preserve"> </w:t>
            </w:r>
            <w:r w:rsidR="00C33302" w:rsidRPr="00B60D70">
              <w:rPr>
                <w:rFonts w:ascii="TH SarabunPSK" w:eastAsiaTheme="minorHAnsi" w:hAnsi="TH SarabunPSK" w:cs="TH SarabunPSK" w:hint="cs"/>
                <w:color w:val="auto"/>
                <w:sz w:val="28"/>
                <w:szCs w:val="28"/>
                <w:cs/>
              </w:rPr>
              <w:t>ใ</w:t>
            </w:r>
            <w:r w:rsidRPr="00B60D70">
              <w:rPr>
                <w:rFonts w:ascii="TH SarabunPSK" w:eastAsiaTheme="minorHAnsi" w:hAnsi="TH SarabunPSK" w:cs="TH SarabunPSK"/>
                <w:color w:val="auto"/>
                <w:sz w:val="28"/>
                <w:szCs w:val="28"/>
                <w:cs/>
              </w:rPr>
              <w:t>ฝ่เรียนรู้</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การทำงานเป็นทีม</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การลงมือปฏิบัติ</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ทัศนคติเชิงบวก</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มนุ</w:t>
            </w:r>
            <w:proofErr w:type="spellStart"/>
            <w:r w:rsidRPr="00B60D70">
              <w:rPr>
                <w:rFonts w:ascii="TH SarabunPSK" w:eastAsiaTheme="minorHAnsi" w:hAnsi="TH SarabunPSK" w:cs="TH SarabunPSK"/>
                <w:color w:val="auto"/>
                <w:sz w:val="28"/>
                <w:szCs w:val="28"/>
                <w:cs/>
              </w:rPr>
              <w:t>ษย</w:t>
            </w:r>
            <w:proofErr w:type="spellEnd"/>
            <w:r w:rsidRPr="00B60D70">
              <w:rPr>
                <w:rFonts w:ascii="TH SarabunPSK" w:eastAsiaTheme="minorHAnsi" w:hAnsi="TH SarabunPSK" w:cs="TH SarabunPSK"/>
                <w:color w:val="auto"/>
                <w:sz w:val="28"/>
                <w:szCs w:val="28"/>
                <w:cs/>
              </w:rPr>
              <w:t>สัมพันธ์</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ความเป็นครูช่าง</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ครูที่เข้าใจหลักการทางวิศวกรรมโยธา</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มีความสามารถในการเรียนรู้และพัฒนาตนเองอยู่เสมอ</w:t>
            </w:r>
            <w:r w:rsidRPr="00B60D70">
              <w:rPr>
                <w:rFonts w:ascii="TH SarabunPSK" w:eastAsiaTheme="minorHAnsi" w:hAnsi="TH SarabunPSK" w:cs="TH SarabunPSK" w:hint="cs"/>
                <w:color w:val="auto"/>
                <w:sz w:val="28"/>
                <w:szCs w:val="28"/>
                <w:cs/>
              </w:rPr>
              <w:t xml:space="preserve"> </w:t>
            </w:r>
            <w:r w:rsidRPr="00B60D70">
              <w:rPr>
                <w:rFonts w:ascii="TH SarabunPSK" w:eastAsiaTheme="minorHAnsi" w:hAnsi="TH SarabunPSK" w:cs="TH SarabunPSK"/>
                <w:color w:val="auto"/>
                <w:sz w:val="28"/>
                <w:szCs w:val="28"/>
                <w:cs/>
              </w:rPr>
              <w:t>มีจิตใจที่</w:t>
            </w:r>
            <w:r w:rsidRPr="00B60D70">
              <w:rPr>
                <w:rFonts w:ascii="TH SarabunPSK" w:eastAsiaTheme="minorHAnsi" w:hAnsi="TH SarabunPSK" w:cs="TH SarabunPSK"/>
                <w:color w:val="auto"/>
                <w:sz w:val="28"/>
                <w:szCs w:val="28"/>
                <w:cs/>
              </w:rPr>
              <w:lastRenderedPageBreak/>
              <w:t>เอื้อเฟื้อ เผื่อแผ่มองเห็นความสำคัญของการ</w:t>
            </w:r>
            <w:r w:rsidRPr="00B60D70">
              <w:rPr>
                <w:rFonts w:ascii="TH SarabunPSK" w:eastAsiaTheme="minorHAnsi" w:hAnsi="TH SarabunPSK" w:cs="TH SarabunPSK" w:hint="cs"/>
                <w:color w:val="auto"/>
                <w:sz w:val="28"/>
                <w:szCs w:val="28"/>
                <w:cs/>
              </w:rPr>
              <w:t>ช่</w:t>
            </w:r>
            <w:r w:rsidRPr="00B60D70">
              <w:rPr>
                <w:rFonts w:ascii="TH SarabunPSK" w:eastAsiaTheme="minorHAnsi" w:hAnsi="TH SarabunPSK" w:cs="TH SarabunPSK"/>
                <w:color w:val="auto"/>
                <w:sz w:val="28"/>
                <w:szCs w:val="28"/>
                <w:cs/>
              </w:rPr>
              <w:t>วยเหลือคนอื่นและช่วยเหลือสังคม</w:t>
            </w:r>
          </w:p>
        </w:tc>
        <w:tc>
          <w:tcPr>
            <w:tcW w:w="1040" w:type="pct"/>
            <w:vAlign w:val="center"/>
          </w:tcPr>
          <w:p w14:paraId="054CA1A9" w14:textId="77777777" w:rsidR="00D52CB3" w:rsidRPr="00B60D70" w:rsidRDefault="00D52CB3" w:rsidP="00932286">
            <w:pPr>
              <w:tabs>
                <w:tab w:val="left" w:pos="3964"/>
              </w:tabs>
              <w:ind w:right="26"/>
              <w:jc w:val="center"/>
              <w:rPr>
                <w:rFonts w:ascii="TH SarabunPSK" w:hAnsi="TH SarabunPSK" w:cs="TH SarabunPSK"/>
                <w:sz w:val="28"/>
                <w:szCs w:val="28"/>
              </w:rPr>
            </w:pPr>
            <w:r w:rsidRPr="00B60D70">
              <w:rPr>
                <w:rFonts w:ascii="TH SarabunPSK" w:hAnsi="TH SarabunPSK" w:cs="TH SarabunPSK" w:hint="cs"/>
                <w:sz w:val="28"/>
                <w:szCs w:val="28"/>
              </w:rPr>
              <w:lastRenderedPageBreak/>
              <w:sym w:font="Wingdings 2" w:char="F098"/>
            </w:r>
          </w:p>
        </w:tc>
        <w:tc>
          <w:tcPr>
            <w:tcW w:w="1040" w:type="pct"/>
            <w:vAlign w:val="center"/>
          </w:tcPr>
          <w:p w14:paraId="67E27136" w14:textId="77777777" w:rsidR="00D52CB3" w:rsidRPr="00B60D70" w:rsidRDefault="00D52CB3" w:rsidP="00932286">
            <w:pPr>
              <w:tabs>
                <w:tab w:val="left" w:pos="3964"/>
              </w:tabs>
              <w:ind w:right="26"/>
              <w:jc w:val="center"/>
              <w:rPr>
                <w:rFonts w:ascii="TH SarabunPSK" w:hAnsi="TH SarabunPSK" w:cs="TH SarabunPSK"/>
                <w:sz w:val="28"/>
                <w:szCs w:val="28"/>
              </w:rPr>
            </w:pPr>
            <w:r w:rsidRPr="00B60D70">
              <w:rPr>
                <w:rFonts w:ascii="TH SarabunPSK" w:hAnsi="TH SarabunPSK" w:cs="TH SarabunPSK" w:hint="cs"/>
                <w:sz w:val="28"/>
                <w:szCs w:val="28"/>
              </w:rPr>
              <w:sym w:font="Wingdings 2" w:char="F098"/>
            </w:r>
          </w:p>
        </w:tc>
        <w:tc>
          <w:tcPr>
            <w:tcW w:w="1040" w:type="pct"/>
            <w:vAlign w:val="center"/>
          </w:tcPr>
          <w:p w14:paraId="751E13E2" w14:textId="77777777" w:rsidR="00D52CB3" w:rsidRPr="00B60D70" w:rsidRDefault="00D52CB3" w:rsidP="00932286">
            <w:pPr>
              <w:tabs>
                <w:tab w:val="left" w:pos="3964"/>
              </w:tabs>
              <w:ind w:right="26"/>
              <w:jc w:val="center"/>
              <w:rPr>
                <w:rFonts w:ascii="TH SarabunPSK" w:hAnsi="TH SarabunPSK" w:cs="TH SarabunPSK"/>
                <w:sz w:val="28"/>
                <w:szCs w:val="28"/>
              </w:rPr>
            </w:pPr>
            <w:r w:rsidRPr="00B60D70">
              <w:rPr>
                <w:rFonts w:ascii="TH SarabunPSK" w:hAnsi="TH SarabunPSK" w:cs="TH SarabunPSK" w:hint="cs"/>
                <w:sz w:val="28"/>
                <w:szCs w:val="28"/>
              </w:rPr>
              <w:sym w:font="Wingdings 2" w:char="F098"/>
            </w:r>
          </w:p>
        </w:tc>
      </w:tr>
      <w:tr w:rsidR="00D52CB3" w:rsidRPr="00B60D70" w14:paraId="7835C1E6" w14:textId="77777777" w:rsidTr="00673AAF">
        <w:tblPrEx>
          <w:tblCellMar>
            <w:left w:w="108" w:type="dxa"/>
            <w:right w:w="108" w:type="dxa"/>
          </w:tblCellMar>
        </w:tblPrEx>
        <w:trPr>
          <w:trHeight w:val="484"/>
        </w:trPr>
        <w:tc>
          <w:tcPr>
            <w:tcW w:w="1880" w:type="pct"/>
          </w:tcPr>
          <w:p w14:paraId="44330478" w14:textId="77777777" w:rsidR="00D52CB3" w:rsidRPr="00B60D70" w:rsidRDefault="00D52CB3" w:rsidP="00932286">
            <w:pPr>
              <w:pStyle w:val="Default"/>
              <w:rPr>
                <w:rFonts w:ascii="TH SarabunPSK" w:eastAsiaTheme="minorHAnsi" w:hAnsi="TH SarabunPSK" w:cs="TH SarabunPSK"/>
                <w:b/>
                <w:bCs/>
                <w:color w:val="auto"/>
                <w:sz w:val="28"/>
                <w:szCs w:val="28"/>
              </w:rPr>
            </w:pPr>
            <w:r w:rsidRPr="00B60D70">
              <w:rPr>
                <w:rFonts w:ascii="TH SarabunPSK" w:eastAsiaTheme="minorHAnsi" w:hAnsi="TH SarabunPSK" w:cs="TH SarabunPSK" w:hint="cs"/>
                <w:b/>
                <w:bCs/>
                <w:color w:val="auto"/>
                <w:sz w:val="28"/>
                <w:szCs w:val="28"/>
              </w:rPr>
              <w:t>Other</w:t>
            </w:r>
          </w:p>
          <w:p w14:paraId="743F35E0" w14:textId="4B569637" w:rsidR="00D63C24" w:rsidRPr="00B60D70" w:rsidRDefault="00B77452" w:rsidP="00052BC7">
            <w:pPr>
              <w:pStyle w:val="Default"/>
              <w:ind w:left="168"/>
              <w:rPr>
                <w:rFonts w:ascii="TH SarabunPSK" w:eastAsiaTheme="minorHAnsi" w:hAnsi="TH SarabunPSK" w:cs="TH SarabunPSK"/>
                <w:color w:val="auto"/>
                <w:sz w:val="28"/>
                <w:szCs w:val="28"/>
              </w:rPr>
            </w:pPr>
            <w:r w:rsidRPr="00B60D70">
              <w:rPr>
                <w:rFonts w:ascii="TH SarabunPSK" w:eastAsiaTheme="minorHAnsi" w:hAnsi="TH SarabunPSK" w:cs="TH SarabunPSK"/>
                <w:color w:val="auto"/>
                <w:sz w:val="28"/>
                <w:szCs w:val="28"/>
                <w:cs/>
              </w:rPr>
              <w:t>ปรับหลักสูตร</w:t>
            </w:r>
            <w:r w:rsidR="00857EA2" w:rsidRPr="00B60D70">
              <w:rPr>
                <w:rFonts w:ascii="TH SarabunPSK" w:eastAsiaTheme="minorHAnsi" w:hAnsi="TH SarabunPSK" w:cs="TH SarabunPSK"/>
                <w:color w:val="auto"/>
                <w:sz w:val="28"/>
                <w:szCs w:val="28"/>
                <w:cs/>
              </w:rPr>
              <w:t>เพื่อให้สามารถขอรับ</w:t>
            </w:r>
            <w:r w:rsidR="0067091B" w:rsidRPr="00B60D70">
              <w:rPr>
                <w:rFonts w:ascii="TH SarabunPSK" w:eastAsiaTheme="minorHAnsi" w:hAnsi="TH SarabunPSK" w:cs="TH SarabunPSK" w:hint="cs"/>
                <w:color w:val="auto"/>
                <w:sz w:val="28"/>
                <w:szCs w:val="28"/>
                <w:cs/>
              </w:rPr>
              <w:t>การ</w:t>
            </w:r>
            <w:r w:rsidRPr="00B60D70">
              <w:rPr>
                <w:rFonts w:ascii="TH SarabunPSK" w:eastAsiaTheme="minorHAnsi" w:hAnsi="TH SarabunPSK" w:cs="TH SarabunPSK"/>
                <w:color w:val="auto"/>
                <w:sz w:val="28"/>
                <w:szCs w:val="28"/>
                <w:cs/>
              </w:rPr>
              <w:t>รับรอง</w:t>
            </w:r>
            <w:r w:rsidR="0067091B" w:rsidRPr="00B60D70">
              <w:rPr>
                <w:rFonts w:ascii="TH SarabunPSK" w:eastAsiaTheme="minorHAnsi" w:hAnsi="TH SarabunPSK" w:cs="TH SarabunPSK" w:hint="cs"/>
                <w:color w:val="auto"/>
                <w:sz w:val="28"/>
                <w:szCs w:val="28"/>
                <w:cs/>
              </w:rPr>
              <w:t>จากสภาวิศวกรและคุรุสภา</w:t>
            </w:r>
            <w:r w:rsidRPr="00B60D70">
              <w:rPr>
                <w:rFonts w:ascii="TH SarabunPSK" w:eastAsiaTheme="minorHAnsi" w:hAnsi="TH SarabunPSK" w:cs="TH SarabunPSK"/>
                <w:color w:val="auto"/>
                <w:sz w:val="28"/>
                <w:szCs w:val="28"/>
                <w:cs/>
              </w:rPr>
              <w:t xml:space="preserve"> สร้างความเข้าใจแก่ผู้เรียนเกี่ยวกับเป้าหมายของหลักสูตร</w:t>
            </w:r>
            <w:r w:rsidRPr="00B60D70">
              <w:rPr>
                <w:rFonts w:ascii="TH SarabunPSK" w:eastAsiaTheme="minorHAnsi" w:hAnsi="TH SarabunPSK" w:cs="TH SarabunPSK"/>
                <w:color w:val="auto"/>
                <w:sz w:val="28"/>
                <w:szCs w:val="28"/>
              </w:rPr>
              <w:t xml:space="preserve"> </w:t>
            </w:r>
            <w:r w:rsidRPr="00B60D70">
              <w:rPr>
                <w:rFonts w:ascii="TH SarabunPSK" w:eastAsiaTheme="minorHAnsi" w:hAnsi="TH SarabunPSK" w:cs="TH SarabunPSK"/>
                <w:color w:val="auto"/>
                <w:sz w:val="28"/>
                <w:szCs w:val="28"/>
                <w:cs/>
              </w:rPr>
              <w:t>เป็นครูและเป็นวิศวกรได้</w:t>
            </w:r>
            <w:r w:rsidRPr="00B60D70">
              <w:rPr>
                <w:rFonts w:ascii="TH SarabunPSK" w:eastAsiaTheme="minorHAnsi" w:hAnsi="TH SarabunPSK" w:cs="TH SarabunPSK"/>
                <w:color w:val="auto"/>
                <w:sz w:val="28"/>
                <w:szCs w:val="28"/>
              </w:rPr>
              <w:t xml:space="preserve"> </w:t>
            </w:r>
            <w:r w:rsidRPr="00B60D70">
              <w:rPr>
                <w:rFonts w:ascii="TH SarabunPSK" w:eastAsiaTheme="minorHAnsi" w:hAnsi="TH SarabunPSK" w:cs="TH SarabunPSK"/>
                <w:color w:val="auto"/>
                <w:sz w:val="28"/>
                <w:szCs w:val="28"/>
                <w:cs/>
              </w:rPr>
              <w:t xml:space="preserve">ปริญญา </w:t>
            </w:r>
            <w:r w:rsidRPr="00B60D70">
              <w:rPr>
                <w:rFonts w:ascii="TH SarabunPSK" w:eastAsiaTheme="minorHAnsi" w:hAnsi="TH SarabunPSK" w:cs="TH SarabunPSK"/>
                <w:color w:val="auto"/>
                <w:sz w:val="28"/>
                <w:szCs w:val="28"/>
              </w:rPr>
              <w:t>2</w:t>
            </w:r>
            <w:r w:rsidRPr="00B60D70">
              <w:rPr>
                <w:rFonts w:ascii="TH SarabunPSK" w:eastAsiaTheme="minorHAnsi" w:hAnsi="TH SarabunPSK" w:cs="TH SarabunPSK"/>
                <w:color w:val="auto"/>
                <w:sz w:val="28"/>
                <w:szCs w:val="28"/>
                <w:cs/>
              </w:rPr>
              <w:t xml:space="preserve"> ใบ แบบ </w:t>
            </w:r>
            <w:proofErr w:type="spellStart"/>
            <w:r w:rsidRPr="00B60D70">
              <w:rPr>
                <w:rFonts w:ascii="TH SarabunPSK" w:eastAsiaTheme="minorHAnsi" w:hAnsi="TH SarabunPSK" w:cs="TH SarabunPSK"/>
                <w:color w:val="auto"/>
                <w:sz w:val="28"/>
                <w:szCs w:val="28"/>
                <w:cs/>
              </w:rPr>
              <w:t>มจพ</w:t>
            </w:r>
            <w:proofErr w:type="spellEnd"/>
            <w:r w:rsidRPr="00B60D70">
              <w:rPr>
                <w:rFonts w:ascii="TH SarabunPSK" w:eastAsiaTheme="minorHAnsi" w:hAnsi="TH SarabunPSK" w:cs="TH SarabunPSK"/>
                <w:color w:val="auto"/>
                <w:sz w:val="28"/>
                <w:szCs w:val="28"/>
                <w:cs/>
              </w:rPr>
              <w:t>.</w:t>
            </w:r>
            <w:r w:rsidRPr="00B60D70">
              <w:rPr>
                <w:rFonts w:ascii="TH SarabunPSK" w:eastAsiaTheme="minorHAnsi" w:hAnsi="TH SarabunPSK" w:cs="TH SarabunPSK"/>
                <w:color w:val="auto"/>
                <w:sz w:val="28"/>
                <w:szCs w:val="28"/>
              </w:rPr>
              <w:t xml:space="preserve"> </w:t>
            </w:r>
            <w:r w:rsidRPr="00B60D70">
              <w:rPr>
                <w:rFonts w:ascii="TH SarabunPSK" w:eastAsiaTheme="minorHAnsi" w:hAnsi="TH SarabunPSK" w:cs="TH SarabunPSK"/>
                <w:color w:val="auto"/>
                <w:sz w:val="28"/>
                <w:szCs w:val="28"/>
                <w:cs/>
              </w:rPr>
              <w:t>วุฒิลูกเสือ</w:t>
            </w:r>
            <w:r w:rsidRPr="00B60D70">
              <w:rPr>
                <w:rFonts w:ascii="TH SarabunPSK" w:eastAsiaTheme="minorHAnsi" w:hAnsi="TH SarabunPSK" w:cs="TH SarabunPSK"/>
                <w:color w:val="auto"/>
                <w:sz w:val="28"/>
                <w:szCs w:val="28"/>
              </w:rPr>
              <w:t xml:space="preserve"> </w:t>
            </w:r>
            <w:r w:rsidRPr="00B60D70">
              <w:rPr>
                <w:rFonts w:ascii="TH SarabunPSK" w:eastAsiaTheme="minorHAnsi" w:hAnsi="TH SarabunPSK" w:cs="TH SarabunPSK"/>
                <w:color w:val="auto"/>
                <w:sz w:val="28"/>
                <w:szCs w:val="28"/>
                <w:cs/>
              </w:rPr>
              <w:t>มีทางเลือกในการประกอบอาชีพ</w:t>
            </w:r>
          </w:p>
        </w:tc>
        <w:tc>
          <w:tcPr>
            <w:tcW w:w="1040" w:type="pct"/>
            <w:vAlign w:val="center"/>
          </w:tcPr>
          <w:p w14:paraId="3802BAC0" w14:textId="77777777" w:rsidR="00D52CB3" w:rsidRPr="00B60D70" w:rsidRDefault="00D52CB3" w:rsidP="00932286">
            <w:pPr>
              <w:tabs>
                <w:tab w:val="left" w:pos="3964"/>
              </w:tabs>
              <w:ind w:right="26"/>
              <w:jc w:val="center"/>
              <w:rPr>
                <w:rFonts w:ascii="TH SarabunPSK" w:hAnsi="TH SarabunPSK" w:cs="TH SarabunPSK"/>
                <w:sz w:val="28"/>
                <w:szCs w:val="28"/>
              </w:rPr>
            </w:pPr>
            <w:r w:rsidRPr="00B60D70">
              <w:rPr>
                <w:rFonts w:ascii="TH SarabunPSK" w:hAnsi="TH SarabunPSK" w:cs="TH SarabunPSK" w:hint="cs"/>
                <w:sz w:val="28"/>
                <w:szCs w:val="28"/>
              </w:rPr>
              <w:sym w:font="Wingdings 2" w:char="F098"/>
            </w:r>
          </w:p>
        </w:tc>
        <w:tc>
          <w:tcPr>
            <w:tcW w:w="1040" w:type="pct"/>
            <w:vAlign w:val="center"/>
          </w:tcPr>
          <w:p w14:paraId="5BC332A3" w14:textId="77777777" w:rsidR="00D52CB3" w:rsidRPr="00B60D70" w:rsidRDefault="00D52CB3" w:rsidP="00932286">
            <w:pPr>
              <w:tabs>
                <w:tab w:val="left" w:pos="3964"/>
              </w:tabs>
              <w:ind w:right="26"/>
              <w:jc w:val="center"/>
              <w:rPr>
                <w:rFonts w:ascii="TH SarabunPSK" w:hAnsi="TH SarabunPSK" w:cs="TH SarabunPSK"/>
                <w:sz w:val="28"/>
                <w:szCs w:val="28"/>
              </w:rPr>
            </w:pPr>
          </w:p>
        </w:tc>
        <w:tc>
          <w:tcPr>
            <w:tcW w:w="1040" w:type="pct"/>
            <w:vAlign w:val="center"/>
          </w:tcPr>
          <w:p w14:paraId="6A7A7DB7" w14:textId="77777777" w:rsidR="00D52CB3" w:rsidRPr="00B60D70" w:rsidRDefault="00D52CB3" w:rsidP="00932286">
            <w:pPr>
              <w:tabs>
                <w:tab w:val="left" w:pos="3964"/>
              </w:tabs>
              <w:ind w:right="26"/>
              <w:jc w:val="center"/>
              <w:rPr>
                <w:rFonts w:ascii="TH SarabunPSK" w:hAnsi="TH SarabunPSK" w:cs="TH SarabunPSK"/>
                <w:sz w:val="28"/>
                <w:szCs w:val="28"/>
              </w:rPr>
            </w:pPr>
            <w:r w:rsidRPr="00B60D70">
              <w:rPr>
                <w:rFonts w:ascii="TH SarabunPSK" w:hAnsi="TH SarabunPSK" w:cs="TH SarabunPSK" w:hint="cs"/>
                <w:sz w:val="28"/>
                <w:szCs w:val="28"/>
              </w:rPr>
              <w:sym w:font="Wingdings 2" w:char="F098"/>
            </w:r>
          </w:p>
        </w:tc>
      </w:tr>
    </w:tbl>
    <w:p w14:paraId="415C8E63" w14:textId="77777777" w:rsidR="00D52CB3" w:rsidRPr="00B60D70" w:rsidRDefault="00D52CB3" w:rsidP="00D52CB3">
      <w:pPr>
        <w:rPr>
          <w:rFonts w:ascii="TH SarabunPSK" w:hAnsi="TH SarabunPSK" w:cs="TH SarabunPSK"/>
          <w:cs/>
        </w:rPr>
      </w:pPr>
    </w:p>
    <w:p w14:paraId="641777D7" w14:textId="4440C18C" w:rsidR="009E6917" w:rsidRPr="00B60D70" w:rsidRDefault="00D756E0" w:rsidP="00FF7D50">
      <w:pPr>
        <w:pStyle w:val="2"/>
        <w:numPr>
          <w:ilvl w:val="1"/>
          <w:numId w:val="76"/>
        </w:numPr>
        <w:rPr>
          <w:rFonts w:ascii="TH SarabunPSK" w:hAnsi="TH SarabunPSK" w:cs="TH SarabunPSK"/>
        </w:rPr>
      </w:pPr>
      <w:bookmarkStart w:id="108" w:name="_Toc191634065"/>
      <w:r w:rsidRPr="00B60D70">
        <w:rPr>
          <w:rFonts w:ascii="TH SarabunPSK" w:hAnsi="TH SarabunPSK" w:cs="TH SarabunPSK" w:hint="cs"/>
          <w:cs/>
        </w:rPr>
        <w:t>กรอบ</w:t>
      </w:r>
      <w:r w:rsidRPr="00B60D70">
        <w:rPr>
          <w:rFonts w:ascii="TH SarabunPSK" w:hAnsi="TH SarabunPSK" w:cs="TH SarabunPSK" w:hint="cs"/>
          <w:cs/>
          <w:lang w:val="th-TH"/>
        </w:rPr>
        <w:t>แนวคิด</w:t>
      </w:r>
      <w:r w:rsidRPr="00B60D70">
        <w:rPr>
          <w:rFonts w:ascii="TH SarabunPSK" w:hAnsi="TH SarabunPSK" w:cs="TH SarabunPSK" w:hint="cs"/>
          <w:cs/>
        </w:rPr>
        <w:t>ภาพรวม</w:t>
      </w:r>
      <w:r w:rsidRPr="00B60D70">
        <w:rPr>
          <w:rFonts w:ascii="TH SarabunPSK" w:hAnsi="TH SarabunPSK" w:cs="TH SarabunPSK" w:hint="cs"/>
          <w:cs/>
          <w:lang w:val="th-TH"/>
        </w:rPr>
        <w:t>ของหลักสูตร</w:t>
      </w:r>
      <w:bookmarkEnd w:id="103"/>
      <w:bookmarkEnd w:id="104"/>
      <w:bookmarkEnd w:id="105"/>
      <w:bookmarkEnd w:id="106"/>
      <w:bookmarkEnd w:id="107"/>
      <w:bookmarkEnd w:id="108"/>
    </w:p>
    <w:p w14:paraId="2FC40A7A" w14:textId="22331C0A" w:rsidR="00AF0312" w:rsidRPr="00B60D70" w:rsidRDefault="000E1554" w:rsidP="00FF7D50">
      <w:pPr>
        <w:pStyle w:val="3"/>
        <w:numPr>
          <w:ilvl w:val="2"/>
          <w:numId w:val="76"/>
        </w:numPr>
        <w:rPr>
          <w:rFonts w:ascii="TH SarabunPSK" w:eastAsia="Aptos" w:hAnsi="TH SarabunPSK" w:cs="TH SarabunPSK"/>
          <w:kern w:val="2"/>
          <w14:ligatures w14:val="standardContextual"/>
        </w:rPr>
      </w:pPr>
      <w:bookmarkStart w:id="109" w:name="_Toc191634066"/>
      <w:r w:rsidRPr="00B60D70">
        <w:rPr>
          <w:rFonts w:ascii="TH SarabunPSK" w:eastAsia="Aptos" w:hAnsi="TH SarabunPSK" w:cs="TH SarabunPSK" w:hint="cs"/>
          <w:kern w:val="2"/>
          <w:cs/>
          <w14:ligatures w14:val="standardContextual"/>
        </w:rPr>
        <w:t>สรุป</w:t>
      </w:r>
      <w:r w:rsidRPr="00B60D70">
        <w:rPr>
          <w:rFonts w:ascii="TH SarabunPSK" w:eastAsia="Aptos" w:hAnsi="TH SarabunPSK" w:cs="TH SarabunPSK"/>
          <w:kern w:val="2"/>
          <w:cs/>
          <w14:ligatures w14:val="standardContextual"/>
        </w:rPr>
        <w:t>ประเด็นจากผลจากการสำรวจ</w:t>
      </w:r>
      <w:bookmarkEnd w:id="109"/>
    </w:p>
    <w:p w14:paraId="14B8181E" w14:textId="75C6D19C" w:rsidR="005A5E46" w:rsidRPr="00B60D70" w:rsidRDefault="005A5E46" w:rsidP="005A5E46">
      <w:pPr>
        <w:ind w:firstLine="720"/>
        <w:rPr>
          <w:rFonts w:ascii="TH SarabunPSK" w:hAnsi="TH SarabunPSK" w:cs="TH SarabunPSK"/>
        </w:rPr>
      </w:pPr>
      <w:r w:rsidRPr="00B60D70">
        <w:rPr>
          <w:rFonts w:ascii="TH SarabunPSK" w:hAnsi="TH SarabunPSK" w:cs="TH SarabunPSK" w:hint="cs"/>
          <w:cs/>
        </w:rPr>
        <w:t>จาก</w:t>
      </w:r>
      <w:r w:rsidR="00B91EAC" w:rsidRPr="00B60D70">
        <w:rPr>
          <w:rFonts w:ascii="TH SarabunPSK" w:hAnsi="TH SarabunPSK" w:cs="TH SarabunPSK" w:hint="cs"/>
          <w:cs/>
        </w:rPr>
        <w:t xml:space="preserve">ประเด็นการสำรวจในหัวข้อ </w:t>
      </w:r>
      <w:r w:rsidR="00DB54C8" w:rsidRPr="00B60D70">
        <w:rPr>
          <w:rFonts w:ascii="TH SarabunPSK" w:hAnsi="TH SarabunPSK" w:cs="TH SarabunPSK" w:hint="cs"/>
          <w:cs/>
        </w:rPr>
        <w:t xml:space="preserve">2.1 </w:t>
      </w:r>
      <w:r w:rsidRPr="00B60D70">
        <w:rPr>
          <w:rFonts w:ascii="TH SarabunPSK" w:hAnsi="TH SarabunPSK" w:cs="TH SarabunPSK" w:hint="cs"/>
          <w:cs/>
        </w:rPr>
        <w:t>หลักสูตร</w:t>
      </w:r>
      <w:r w:rsidR="00031AA6" w:rsidRPr="00B60D70">
        <w:rPr>
          <w:rFonts w:ascii="TH SarabunPSK" w:hAnsi="TH SarabunPSK" w:cs="TH SarabunPSK" w:hint="cs"/>
          <w:cs/>
        </w:rPr>
        <w:t>ได้</w:t>
      </w:r>
      <w:r w:rsidRPr="00B60D70">
        <w:rPr>
          <w:rFonts w:ascii="TH SarabunPSK" w:hAnsi="TH SarabunPSK" w:cs="TH SarabunPSK" w:hint="cs"/>
          <w:cs/>
        </w:rPr>
        <w:t>กำหนดกรอบแนวคิด</w:t>
      </w:r>
      <w:r w:rsidR="00DB54C8" w:rsidRPr="00B60D70">
        <w:rPr>
          <w:rFonts w:ascii="TH SarabunPSK" w:hAnsi="TH SarabunPSK" w:cs="TH SarabunPSK" w:hint="cs"/>
          <w:cs/>
        </w:rPr>
        <w:t>ที่</w:t>
      </w:r>
      <w:r w:rsidRPr="00B60D70">
        <w:rPr>
          <w:rFonts w:ascii="TH SarabunPSK" w:hAnsi="TH SarabunPSK" w:cs="TH SarabunPSK" w:hint="cs"/>
          <w:cs/>
        </w:rPr>
        <w:t xml:space="preserve">สำคัญไว้ </w:t>
      </w:r>
      <w:r w:rsidRPr="00B60D70">
        <w:rPr>
          <w:rFonts w:ascii="TH SarabunPSK" w:hAnsi="TH SarabunPSK" w:cs="TH SarabunPSK" w:hint="cs"/>
        </w:rPr>
        <w:t>5</w:t>
      </w:r>
      <w:r w:rsidRPr="00B60D70">
        <w:rPr>
          <w:rFonts w:ascii="TH SarabunPSK" w:hAnsi="TH SarabunPSK" w:cs="TH SarabunPSK" w:hint="cs"/>
          <w:cs/>
        </w:rPr>
        <w:t xml:space="preserve"> ด้าน</w:t>
      </w:r>
      <w:r w:rsidR="00DB54C8" w:rsidRPr="00B60D70">
        <w:rPr>
          <w:rFonts w:ascii="TH SarabunPSK" w:hAnsi="TH SarabunPSK" w:cs="TH SarabunPSK" w:hint="cs"/>
          <w:cs/>
        </w:rPr>
        <w:t xml:space="preserve"> ได้แก่</w:t>
      </w:r>
    </w:p>
    <w:p w14:paraId="7581F65C" w14:textId="77777777" w:rsidR="005A5E46" w:rsidRPr="00B60D70" w:rsidRDefault="005A5E46" w:rsidP="00FF7D50">
      <w:pPr>
        <w:pStyle w:val="af9"/>
        <w:numPr>
          <w:ilvl w:val="0"/>
          <w:numId w:val="145"/>
        </w:numPr>
        <w:rPr>
          <w:rFonts w:ascii="TH SarabunPSK" w:hAnsi="TH SarabunPSK" w:cs="TH SarabunPSK"/>
        </w:rPr>
      </w:pPr>
      <w:r w:rsidRPr="00B60D70">
        <w:rPr>
          <w:rFonts w:ascii="TH SarabunPSK" w:hAnsi="TH SarabunPSK" w:cs="TH SarabunPSK" w:hint="cs"/>
          <w:cs/>
        </w:rPr>
        <w:t>มีความรู้ ความเข้าใจ และทักษะทางวิศวกรรมโยธาตามกรอบมาตรฐานการพัฒนาหลักสูตรในสาขาวิชาวิศวกรรมโยธา และมีความรู้ความเข้าใจเกี่ยวกับเทคโนโลยีการก่อสร้างสมัยใหม่</w:t>
      </w:r>
    </w:p>
    <w:p w14:paraId="15D521DC" w14:textId="77777777" w:rsidR="005A5E46" w:rsidRPr="00B60D70" w:rsidRDefault="005A5E46" w:rsidP="00FF7D50">
      <w:pPr>
        <w:pStyle w:val="af9"/>
        <w:numPr>
          <w:ilvl w:val="0"/>
          <w:numId w:val="145"/>
        </w:numPr>
        <w:rPr>
          <w:rFonts w:ascii="TH SarabunPSK" w:hAnsi="TH SarabunPSK" w:cs="TH SarabunPSK"/>
        </w:rPr>
      </w:pPr>
      <w:r w:rsidRPr="00B60D70">
        <w:rPr>
          <w:rFonts w:ascii="TH SarabunPSK" w:hAnsi="TH SarabunPSK" w:cs="TH SarabunPSK" w:hint="cs"/>
          <w:cs/>
        </w:rPr>
        <w:t>ใช้โปรแกรมคอมพิวเตอร์ประยุกต์ในงานวิศวกรรมโยธาที่ทำงานภายใต้แนวคิดของการสร้างแบบจำลองสารสนเทศของอาคาร</w:t>
      </w:r>
    </w:p>
    <w:p w14:paraId="2C80A0E8" w14:textId="77777777" w:rsidR="005A5E46" w:rsidRPr="00B60D70" w:rsidRDefault="005A5E46" w:rsidP="00FF7D50">
      <w:pPr>
        <w:pStyle w:val="af9"/>
        <w:numPr>
          <w:ilvl w:val="0"/>
          <w:numId w:val="145"/>
        </w:numPr>
        <w:rPr>
          <w:rFonts w:ascii="TH SarabunPSK" w:hAnsi="TH SarabunPSK" w:cs="TH SarabunPSK"/>
        </w:rPr>
      </w:pPr>
      <w:r w:rsidRPr="00B60D70">
        <w:rPr>
          <w:rFonts w:ascii="TH SarabunPSK" w:hAnsi="TH SarabunPSK" w:cs="TH SarabunPSK" w:hint="cs"/>
          <w:cs/>
        </w:rPr>
        <w:t>มีความสามารถในการถ่ายทอดความรู้ทางวิศวกรรมโยธาและเทคโนโลยีการก่อสร้าง ให้กับบุคลากรในสถานประกอบการและผู้เรียนในสถานศึกษา ด้วยการสอนงาน การเกื้อหนุนการเรียนรู้</w:t>
      </w:r>
      <w:r w:rsidRPr="00B60D70">
        <w:rPr>
          <w:rFonts w:ascii="TH SarabunPSK" w:hAnsi="TH SarabunPSK" w:cs="TH SarabunPSK" w:hint="cs"/>
        </w:rPr>
        <w:t xml:space="preserve"> </w:t>
      </w:r>
      <w:r w:rsidRPr="00B60D70">
        <w:rPr>
          <w:rFonts w:ascii="TH SarabunPSK" w:hAnsi="TH SarabunPSK" w:cs="TH SarabunPSK" w:hint="cs"/>
          <w:cs/>
        </w:rPr>
        <w:t>และการโค้ชเพื่อการเรียนรู้</w:t>
      </w:r>
    </w:p>
    <w:p w14:paraId="5DA9AFA8" w14:textId="77777777" w:rsidR="005A5E46" w:rsidRPr="00B60D70" w:rsidRDefault="005A5E46" w:rsidP="00FF7D50">
      <w:pPr>
        <w:pStyle w:val="af9"/>
        <w:numPr>
          <w:ilvl w:val="0"/>
          <w:numId w:val="145"/>
        </w:numPr>
        <w:rPr>
          <w:rFonts w:ascii="TH SarabunPSK" w:hAnsi="TH SarabunPSK" w:cs="TH SarabunPSK"/>
        </w:rPr>
      </w:pPr>
      <w:r w:rsidRPr="00B60D70">
        <w:rPr>
          <w:rFonts w:ascii="TH SarabunPSK" w:hAnsi="TH SarabunPSK" w:cs="TH SarabunPSK" w:hint="cs"/>
          <w:cs/>
        </w:rPr>
        <w:t>มีกรอบคิดแบบเติบโต พัฒนาตนเองได้อย่างต่อเนื่องเพื่อให้เกิดความก้าวหน้าในวิชาชีพ</w:t>
      </w:r>
    </w:p>
    <w:p w14:paraId="51C4B5E5" w14:textId="14EC75D8" w:rsidR="005A5E46" w:rsidRPr="00B60D70" w:rsidRDefault="005A5E46" w:rsidP="00FF7D50">
      <w:pPr>
        <w:pStyle w:val="af9"/>
        <w:numPr>
          <w:ilvl w:val="0"/>
          <w:numId w:val="145"/>
        </w:numPr>
        <w:rPr>
          <w:rFonts w:ascii="TH SarabunPSK" w:hAnsi="TH SarabunPSK" w:cs="TH SarabunPSK"/>
        </w:rPr>
      </w:pPr>
      <w:r w:rsidRPr="00B60D70">
        <w:rPr>
          <w:rFonts w:ascii="TH SarabunPSK" w:hAnsi="TH SarabunPSK" w:cs="TH SarabunPSK" w:hint="cs"/>
          <w:cs/>
        </w:rPr>
        <w:t>มีทัศนคติแบบ</w:t>
      </w:r>
      <w:r w:rsidR="00F67926" w:rsidRPr="00B60D70">
        <w:rPr>
          <w:rFonts w:ascii="TH SarabunPSK" w:hAnsi="TH SarabunPSK" w:cs="TH SarabunPSK" w:hint="cs"/>
          <w:cs/>
        </w:rPr>
        <w:t xml:space="preserve">เกื้อกูล </w:t>
      </w:r>
      <w:r w:rsidRPr="00B60D70">
        <w:rPr>
          <w:rFonts w:ascii="TH SarabunPSK" w:hAnsi="TH SarabunPSK" w:cs="TH SarabunPSK" w:hint="cs"/>
          <w:cs/>
        </w:rPr>
        <w:t>พึ่งพาอาศัยกัน พร้อมช่วยเหลือผู้อื่นโดยไม่แบ่งแยก เห็นประโยชน์ที่เกิดจากการทำงานร่วมกันเพื่อขับเคลื่อนตนเองและสังคม</w:t>
      </w:r>
    </w:p>
    <w:p w14:paraId="263D321C" w14:textId="6A94B995" w:rsidR="005A5E46" w:rsidRPr="00B60D70" w:rsidRDefault="00B86CC5" w:rsidP="00B86CC5">
      <w:pPr>
        <w:ind w:left="360"/>
      </w:pPr>
      <w:r w:rsidRPr="00B60D70">
        <w:rPr>
          <w:rFonts w:hint="cs"/>
          <w:cs/>
        </w:rPr>
        <w:t>จากกรอบแนวคิดของหลักสูตรทั้ง 5 ด้านนำมาสู่การกำหนด</w:t>
      </w:r>
      <w:r w:rsidR="008B3912" w:rsidRPr="00B60D70">
        <w:rPr>
          <w:rFonts w:hint="cs"/>
          <w:cs/>
        </w:rPr>
        <w:t>ประเด็นการปรับปรุงหลักสูตรและเชื่อมโยงกับ</w:t>
      </w:r>
      <w:r w:rsidR="00605766" w:rsidRPr="00B60D70">
        <w:rPr>
          <w:rFonts w:hint="cs"/>
          <w:cs/>
        </w:rPr>
        <w:t>ผลลัพธ์การเรียนรู้ 5 ข้อดังนี้</w:t>
      </w:r>
    </w:p>
    <w:p w14:paraId="2952A8E2" w14:textId="77777777" w:rsidR="00406D8E" w:rsidRPr="00B60D70" w:rsidRDefault="00406D8E" w:rsidP="00AF0312">
      <w:pPr>
        <w:rPr>
          <w:rFonts w:ascii="TH SarabunPSK" w:eastAsia="Aptos" w:hAnsi="TH SarabunPSK" w:cs="TH SarabunPSK"/>
          <w:b/>
          <w:bCs/>
          <w:kern w:val="2"/>
          <w14:ligatures w14:val="standardContextual"/>
        </w:rPr>
      </w:pPr>
    </w:p>
    <w:p w14:paraId="770FD27E" w14:textId="3183D36C" w:rsidR="00AF0312" w:rsidRPr="00B60D70" w:rsidRDefault="00AF0312" w:rsidP="00AF0312">
      <w:pPr>
        <w:rPr>
          <w:rFonts w:ascii="TH SarabunPSK" w:eastAsia="Aptos" w:hAnsi="TH SarabunPSK" w:cs="TH SarabunPSK"/>
          <w:kern w:val="2"/>
          <w14:ligatures w14:val="standardContextual"/>
        </w:rPr>
      </w:pPr>
      <w:r w:rsidRPr="00B60D70">
        <w:rPr>
          <w:rFonts w:ascii="TH SarabunPSK" w:eastAsia="Aptos" w:hAnsi="TH SarabunPSK" w:cs="TH SarabunPSK"/>
          <w:b/>
          <w:bCs/>
          <w:kern w:val="2"/>
          <w:cs/>
          <w14:ligatures w14:val="standardContextual"/>
        </w:rPr>
        <w:t>ตาราง</w:t>
      </w:r>
      <w:r w:rsidR="00605A66" w:rsidRPr="00B60D70">
        <w:rPr>
          <w:rFonts w:ascii="TH SarabunPSK" w:eastAsia="Aptos" w:hAnsi="TH SarabunPSK" w:cs="TH SarabunPSK" w:hint="cs"/>
          <w:b/>
          <w:bCs/>
          <w:kern w:val="2"/>
          <w:cs/>
          <w14:ligatures w14:val="standardContextual"/>
        </w:rPr>
        <w:t>ที่ 2.8</w:t>
      </w:r>
      <w:r w:rsidR="00605A66" w:rsidRPr="00B60D70">
        <w:rPr>
          <w:rFonts w:ascii="TH SarabunPSK" w:eastAsia="Aptos" w:hAnsi="TH SarabunPSK" w:cs="TH SarabunPSK" w:hint="cs"/>
          <w:kern w:val="2"/>
          <w:cs/>
          <w14:ligatures w14:val="standardContextual"/>
        </w:rPr>
        <w:t xml:space="preserve"> </w:t>
      </w:r>
      <w:r w:rsidRPr="00B60D70">
        <w:rPr>
          <w:rFonts w:ascii="TH SarabunPSK" w:eastAsia="Aptos" w:hAnsi="TH SarabunPSK" w:cs="TH SarabunPSK"/>
          <w:kern w:val="2"/>
          <w:cs/>
          <w14:ligatures w14:val="standardContextual"/>
        </w:rPr>
        <w:t xml:space="preserve">สรุปประเด็นจากผลจากการสำรวจและวิเคราะห์ในข้อ </w:t>
      </w:r>
      <w:r w:rsidRPr="00B60D70">
        <w:rPr>
          <w:rFonts w:ascii="TH SarabunPSK" w:eastAsia="Aptos" w:hAnsi="TH SarabunPSK" w:cs="TH SarabunPSK"/>
          <w:kern w:val="2"/>
          <w14:ligatures w14:val="standardContextual"/>
        </w:rPr>
        <w:t xml:space="preserve">2.1) </w:t>
      </w:r>
      <w:r w:rsidRPr="00B60D70">
        <w:rPr>
          <w:rFonts w:ascii="TH SarabunPSK" w:eastAsia="Aptos" w:hAnsi="TH SarabunPSK" w:cs="TH SarabunPSK"/>
          <w:kern w:val="2"/>
          <w:cs/>
          <w14:ligatures w14:val="standardContextual"/>
        </w:rPr>
        <w:t>นำไปสู่การออกแบบกรอบแนวคิดภาพรวมของหลักสูตร</w:t>
      </w:r>
    </w:p>
    <w:tbl>
      <w:tblPr>
        <w:tblStyle w:val="af6"/>
        <w:tblW w:w="0" w:type="auto"/>
        <w:tblLook w:val="04A0" w:firstRow="1" w:lastRow="0" w:firstColumn="1" w:lastColumn="0" w:noHBand="0" w:noVBand="1"/>
      </w:tblPr>
      <w:tblGrid>
        <w:gridCol w:w="3397"/>
        <w:gridCol w:w="2324"/>
        <w:gridCol w:w="659"/>
        <w:gridCol w:w="659"/>
        <w:gridCol w:w="659"/>
        <w:gridCol w:w="659"/>
        <w:gridCol w:w="659"/>
      </w:tblGrid>
      <w:tr w:rsidR="00B60D70" w:rsidRPr="00B60D70" w14:paraId="2C858483" w14:textId="77777777" w:rsidTr="007D3CC2">
        <w:trPr>
          <w:tblHeader/>
        </w:trPr>
        <w:tc>
          <w:tcPr>
            <w:tcW w:w="3397" w:type="dxa"/>
            <w:vMerge w:val="restart"/>
            <w:shd w:val="clear" w:color="auto" w:fill="D0CECE" w:themeFill="background2" w:themeFillShade="E6"/>
            <w:vAlign w:val="center"/>
          </w:tcPr>
          <w:p w14:paraId="44DD8DBA" w14:textId="2F7925B3" w:rsidR="003C611E" w:rsidRPr="00B60D70" w:rsidRDefault="003C611E" w:rsidP="003C611E">
            <w:pPr>
              <w:ind w:right="-25"/>
              <w:jc w:val="center"/>
              <w:rPr>
                <w:rFonts w:ascii="TH SarabunPSK" w:eastAsia="Aptos" w:hAnsi="TH SarabunPSK" w:cs="TH SarabunPSK"/>
                <w:kern w:val="2"/>
                <w:sz w:val="24"/>
                <w:szCs w:val="24"/>
                <w14:ligatures w14:val="standardContextual"/>
              </w:rPr>
            </w:pPr>
            <w:r w:rsidRPr="00B60D70">
              <w:rPr>
                <w:rFonts w:ascii="TH SarabunPSK" w:eastAsia="Times New Roman" w:hAnsi="TH SarabunPSK" w:cs="TH SarabunPSK"/>
                <w:b/>
                <w:bCs/>
                <w:kern w:val="2"/>
                <w:sz w:val="24"/>
                <w:szCs w:val="24"/>
                <w:cs/>
                <w14:ligatures w14:val="standardContextual"/>
              </w:rPr>
              <w:lastRenderedPageBreak/>
              <w:t xml:space="preserve">ประเด็นจากผลการวิเคราะห์ข้อมูลในหัวข้อ </w:t>
            </w:r>
            <w:r w:rsidRPr="00B60D70">
              <w:rPr>
                <w:rFonts w:ascii="TH SarabunPSK" w:eastAsia="Times New Roman" w:hAnsi="TH SarabunPSK" w:cs="TH SarabunPSK"/>
                <w:b/>
                <w:bCs/>
                <w:kern w:val="2"/>
                <w:sz w:val="24"/>
                <w:szCs w:val="24"/>
                <w14:ligatures w14:val="standardContextual"/>
              </w:rPr>
              <w:t>2.1</w:t>
            </w:r>
          </w:p>
        </w:tc>
        <w:tc>
          <w:tcPr>
            <w:tcW w:w="2324" w:type="dxa"/>
            <w:vMerge w:val="restart"/>
            <w:shd w:val="clear" w:color="auto" w:fill="D0CECE" w:themeFill="background2" w:themeFillShade="E6"/>
            <w:vAlign w:val="center"/>
          </w:tcPr>
          <w:p w14:paraId="0292FB08" w14:textId="5BED9610" w:rsidR="003C611E" w:rsidRPr="00B60D70" w:rsidRDefault="003C611E" w:rsidP="003C611E">
            <w:pPr>
              <w:jc w:val="center"/>
              <w:rPr>
                <w:rFonts w:ascii="TH SarabunPSK" w:eastAsia="Aptos" w:hAnsi="TH SarabunPSK" w:cs="TH SarabunPSK"/>
                <w:kern w:val="2"/>
                <w:sz w:val="24"/>
                <w:szCs w:val="24"/>
                <w14:ligatures w14:val="standardContextual"/>
              </w:rPr>
            </w:pPr>
            <w:r w:rsidRPr="00B60D70">
              <w:rPr>
                <w:rFonts w:ascii="TH SarabunPSK" w:eastAsia="Times New Roman" w:hAnsi="TH SarabunPSK" w:cs="TH SarabunPSK"/>
                <w:b/>
                <w:bCs/>
                <w:kern w:val="2"/>
                <w:sz w:val="24"/>
                <w:szCs w:val="24"/>
                <w:cs/>
                <w14:ligatures w14:val="standardContextual"/>
              </w:rPr>
              <w:t>ประเด็นการปรับปรุงหลักสูตร</w:t>
            </w:r>
          </w:p>
        </w:tc>
        <w:tc>
          <w:tcPr>
            <w:tcW w:w="3295" w:type="dxa"/>
            <w:gridSpan w:val="5"/>
            <w:shd w:val="clear" w:color="auto" w:fill="D0CECE" w:themeFill="background2" w:themeFillShade="E6"/>
          </w:tcPr>
          <w:p w14:paraId="5A2A86E2" w14:textId="437D8980" w:rsidR="003C611E" w:rsidRPr="00B60D70" w:rsidRDefault="003C611E" w:rsidP="00362409">
            <w:pPr>
              <w:jc w:val="center"/>
              <w:rPr>
                <w:rFonts w:ascii="TH SarabunPSK" w:eastAsia="Aptos" w:hAnsi="TH SarabunPSK" w:cs="TH SarabunPSK"/>
                <w:kern w:val="2"/>
                <w:sz w:val="24"/>
                <w:szCs w:val="24"/>
                <w14:ligatures w14:val="standardContextual"/>
              </w:rPr>
            </w:pPr>
            <w:r w:rsidRPr="00B60D70">
              <w:rPr>
                <w:rFonts w:ascii="TH SarabunPSK" w:eastAsia="Times New Roman" w:hAnsi="TH SarabunPSK" w:cs="TH SarabunPSK"/>
                <w:b/>
                <w:bCs/>
                <w:kern w:val="2"/>
                <w:sz w:val="24"/>
                <w:szCs w:val="24"/>
                <w:cs/>
                <w14:ligatures w14:val="standardContextual"/>
              </w:rPr>
              <w:t>ผลลัพธ์การเรียนรู้ที่สัมพันธ์กัน</w:t>
            </w:r>
          </w:p>
        </w:tc>
      </w:tr>
      <w:tr w:rsidR="00B60D70" w:rsidRPr="00B60D70" w14:paraId="7D316ADB" w14:textId="77777777" w:rsidTr="007D3CC2">
        <w:tc>
          <w:tcPr>
            <w:tcW w:w="3397" w:type="dxa"/>
            <w:vMerge/>
            <w:shd w:val="clear" w:color="auto" w:fill="D0CECE" w:themeFill="background2" w:themeFillShade="E6"/>
          </w:tcPr>
          <w:p w14:paraId="2327BADC" w14:textId="77777777" w:rsidR="003C611E" w:rsidRPr="00B60D70" w:rsidRDefault="003C611E" w:rsidP="00362409">
            <w:pPr>
              <w:ind w:right="-25"/>
              <w:jc w:val="center"/>
              <w:rPr>
                <w:rFonts w:ascii="TH SarabunPSK" w:eastAsia="Times New Roman" w:hAnsi="TH SarabunPSK" w:cs="TH SarabunPSK"/>
                <w:b/>
                <w:bCs/>
                <w:kern w:val="2"/>
                <w:sz w:val="24"/>
                <w:szCs w:val="24"/>
                <w:cs/>
                <w14:ligatures w14:val="standardContextual"/>
              </w:rPr>
            </w:pPr>
          </w:p>
        </w:tc>
        <w:tc>
          <w:tcPr>
            <w:tcW w:w="2324" w:type="dxa"/>
            <w:vMerge/>
            <w:shd w:val="clear" w:color="auto" w:fill="D0CECE" w:themeFill="background2" w:themeFillShade="E6"/>
          </w:tcPr>
          <w:p w14:paraId="463848DD" w14:textId="77777777" w:rsidR="003C611E" w:rsidRPr="00B60D70" w:rsidRDefault="003C611E" w:rsidP="00362409">
            <w:pPr>
              <w:jc w:val="center"/>
              <w:rPr>
                <w:rFonts w:ascii="TH SarabunPSK" w:eastAsia="Times New Roman" w:hAnsi="TH SarabunPSK" w:cs="TH SarabunPSK"/>
                <w:b/>
                <w:bCs/>
                <w:kern w:val="2"/>
                <w:sz w:val="24"/>
                <w:szCs w:val="24"/>
                <w:cs/>
                <w14:ligatures w14:val="standardContextual"/>
              </w:rPr>
            </w:pPr>
          </w:p>
        </w:tc>
        <w:tc>
          <w:tcPr>
            <w:tcW w:w="659" w:type="dxa"/>
            <w:shd w:val="clear" w:color="auto" w:fill="D0CECE" w:themeFill="background2" w:themeFillShade="E6"/>
          </w:tcPr>
          <w:p w14:paraId="78500FF0" w14:textId="75880C10" w:rsidR="003C611E" w:rsidRPr="00B60D70" w:rsidRDefault="003C611E"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b/>
                <w:bCs/>
                <w:kern w:val="2"/>
                <w:sz w:val="24"/>
                <w:szCs w:val="24"/>
                <w14:ligatures w14:val="standardContextual"/>
              </w:rPr>
              <w:t>PLO1</w:t>
            </w:r>
          </w:p>
        </w:tc>
        <w:tc>
          <w:tcPr>
            <w:tcW w:w="659" w:type="dxa"/>
            <w:shd w:val="clear" w:color="auto" w:fill="D0CECE" w:themeFill="background2" w:themeFillShade="E6"/>
          </w:tcPr>
          <w:p w14:paraId="3280593B" w14:textId="7F43C8FB" w:rsidR="003C611E" w:rsidRPr="00B60D70" w:rsidRDefault="003C611E"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b/>
                <w:bCs/>
                <w:kern w:val="2"/>
                <w:sz w:val="24"/>
                <w:szCs w:val="24"/>
                <w14:ligatures w14:val="standardContextual"/>
              </w:rPr>
              <w:t>PLO2</w:t>
            </w:r>
          </w:p>
        </w:tc>
        <w:tc>
          <w:tcPr>
            <w:tcW w:w="659" w:type="dxa"/>
            <w:shd w:val="clear" w:color="auto" w:fill="D0CECE" w:themeFill="background2" w:themeFillShade="E6"/>
          </w:tcPr>
          <w:p w14:paraId="00EC0DC5" w14:textId="66823918" w:rsidR="003C611E" w:rsidRPr="00B60D70" w:rsidRDefault="003C611E"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b/>
                <w:bCs/>
                <w:kern w:val="2"/>
                <w:sz w:val="24"/>
                <w:szCs w:val="24"/>
                <w14:ligatures w14:val="standardContextual"/>
              </w:rPr>
              <w:t>PLO3</w:t>
            </w:r>
          </w:p>
        </w:tc>
        <w:tc>
          <w:tcPr>
            <w:tcW w:w="659" w:type="dxa"/>
            <w:shd w:val="clear" w:color="auto" w:fill="D0CECE" w:themeFill="background2" w:themeFillShade="E6"/>
          </w:tcPr>
          <w:p w14:paraId="7AD8F02A" w14:textId="2CD54DEC" w:rsidR="003C611E" w:rsidRPr="00B60D70" w:rsidRDefault="003C611E"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b/>
                <w:bCs/>
                <w:kern w:val="2"/>
                <w:sz w:val="24"/>
                <w:szCs w:val="24"/>
                <w14:ligatures w14:val="standardContextual"/>
              </w:rPr>
              <w:t>PLO4</w:t>
            </w:r>
          </w:p>
        </w:tc>
        <w:tc>
          <w:tcPr>
            <w:tcW w:w="659" w:type="dxa"/>
            <w:shd w:val="clear" w:color="auto" w:fill="D0CECE" w:themeFill="background2" w:themeFillShade="E6"/>
          </w:tcPr>
          <w:p w14:paraId="6F8284E6" w14:textId="0E1B2869" w:rsidR="003C611E" w:rsidRPr="00B60D70" w:rsidRDefault="003C611E"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b/>
                <w:bCs/>
                <w:kern w:val="2"/>
                <w:sz w:val="24"/>
                <w:szCs w:val="24"/>
                <w14:ligatures w14:val="standardContextual"/>
              </w:rPr>
              <w:t>PLO5</w:t>
            </w:r>
          </w:p>
        </w:tc>
      </w:tr>
      <w:tr w:rsidR="00B60D70" w:rsidRPr="00B60D70" w14:paraId="2DA81F83" w14:textId="77777777" w:rsidTr="00EE2253">
        <w:tc>
          <w:tcPr>
            <w:tcW w:w="3397" w:type="dxa"/>
          </w:tcPr>
          <w:p w14:paraId="7111A763" w14:textId="77777777" w:rsidR="00362409" w:rsidRPr="00B60D70" w:rsidRDefault="003C611E" w:rsidP="00EE2253">
            <w:pPr>
              <w:ind w:right="-25"/>
              <w:jc w:val="left"/>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b/>
                <w:bCs/>
                <w:kern w:val="2"/>
                <w:sz w:val="24"/>
                <w:szCs w:val="24"/>
                <w:cs/>
                <w14:ligatures w14:val="standardContextual"/>
              </w:rPr>
              <w:t xml:space="preserve">กลุ่มที่ </w:t>
            </w:r>
            <w:r w:rsidRPr="00B60D70">
              <w:rPr>
                <w:rFonts w:ascii="TH SarabunPSK" w:eastAsia="Times New Roman" w:hAnsi="TH SarabunPSK" w:cs="TH SarabunPSK"/>
                <w:b/>
                <w:bCs/>
                <w:kern w:val="2"/>
                <w:sz w:val="24"/>
                <w:szCs w:val="24"/>
                <w14:ligatures w14:val="standardContextual"/>
              </w:rPr>
              <w:t>1</w:t>
            </w:r>
            <w:r w:rsidR="00EE2253" w:rsidRPr="00B60D70">
              <w:rPr>
                <w:rFonts w:ascii="TH SarabunPSK" w:eastAsia="Times New Roman" w:hAnsi="TH SarabunPSK" w:cs="TH SarabunPSK"/>
                <w:b/>
                <w:bCs/>
                <w:kern w:val="2"/>
                <w:sz w:val="24"/>
                <w:szCs w:val="24"/>
                <w14:ligatures w14:val="standardContextual"/>
              </w:rPr>
              <w:t xml:space="preserve"> </w:t>
            </w:r>
            <w:r w:rsidR="00EE2253" w:rsidRPr="00B60D70">
              <w:rPr>
                <w:rFonts w:ascii="TH SarabunPSK" w:eastAsia="Times New Roman" w:hAnsi="TH SarabunPSK" w:cs="TH SarabunPSK"/>
                <w:b/>
                <w:bCs/>
                <w:kern w:val="2"/>
                <w:sz w:val="24"/>
                <w:szCs w:val="24"/>
                <w:cs/>
                <w14:ligatures w14:val="standardContextual"/>
              </w:rPr>
              <w:t>ผู้ใช้บัณฑิต</w:t>
            </w:r>
            <w:r w:rsidR="00EE2253" w:rsidRPr="00B60D70">
              <w:rPr>
                <w:rFonts w:ascii="TH SarabunPSK" w:eastAsia="Times New Roman" w:hAnsi="TH SarabunPSK" w:cs="TH SarabunPSK" w:hint="cs"/>
                <w:b/>
                <w:bCs/>
                <w:kern w:val="2"/>
                <w:sz w:val="24"/>
                <w:szCs w:val="24"/>
                <w:cs/>
                <w14:ligatures w14:val="standardContextual"/>
              </w:rPr>
              <w:t>ทั้งในส่วนของบริษัทและ</w:t>
            </w:r>
            <w:r w:rsidR="00EE2253" w:rsidRPr="00B60D70">
              <w:rPr>
                <w:rFonts w:ascii="TH SarabunPSK" w:eastAsia="Times New Roman" w:hAnsi="TH SarabunPSK" w:cs="TH SarabunPSK"/>
                <w:b/>
                <w:bCs/>
                <w:kern w:val="2"/>
                <w:sz w:val="24"/>
                <w:szCs w:val="24"/>
                <w:cs/>
                <w14:ligatures w14:val="standardContextual"/>
              </w:rPr>
              <w:t>บริษัท</w:t>
            </w:r>
            <w:r w:rsidR="009B2ECC" w:rsidRPr="00B60D70">
              <w:rPr>
                <w:rFonts w:ascii="TH SarabunPSK" w:eastAsia="Times New Roman" w:hAnsi="TH SarabunPSK" w:cs="TH SarabunPSK" w:hint="cs"/>
                <w:b/>
                <w:bCs/>
                <w:kern w:val="2"/>
                <w:sz w:val="24"/>
                <w:szCs w:val="24"/>
                <w:cs/>
                <w14:ligatures w14:val="standardContextual"/>
              </w:rPr>
              <w:t xml:space="preserve"> สถานศึกษาในระดับอาชีวศึกษา</w:t>
            </w:r>
          </w:p>
          <w:p w14:paraId="15CFD1C7" w14:textId="1B3DB1B0" w:rsidR="008B64D9" w:rsidRPr="00B60D70" w:rsidRDefault="008B64D9" w:rsidP="008B64D9">
            <w:pPr>
              <w:ind w:right="-25"/>
              <w:jc w:val="left"/>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b/>
                <w:bCs/>
                <w:kern w:val="2"/>
                <w:sz w:val="24"/>
                <w:szCs w:val="24"/>
                <w14:ligatures w14:val="standardContextual"/>
              </w:rPr>
              <w:t>+ Professional Knowledge (PK)</w:t>
            </w:r>
            <w:r w:rsidRPr="00B60D70">
              <w:rPr>
                <w:rFonts w:ascii="TH SarabunPSK" w:eastAsia="Times New Roman" w:hAnsi="TH SarabunPSK" w:cs="TH SarabunPSK" w:hint="cs"/>
                <w:b/>
                <w:bCs/>
                <w:kern w:val="2"/>
                <w:sz w:val="24"/>
                <w:szCs w:val="24"/>
                <w:cs/>
                <w14:ligatures w14:val="standardContextual"/>
              </w:rPr>
              <w:t xml:space="preserve"> </w:t>
            </w:r>
          </w:p>
          <w:p w14:paraId="40031CB1" w14:textId="2E3BB701" w:rsidR="009B2ECC" w:rsidRPr="00B60D70" w:rsidRDefault="008B64D9" w:rsidP="008B64D9">
            <w:pPr>
              <w:ind w:left="168" w:right="-25"/>
              <w:jc w:val="left"/>
              <w:rPr>
                <w:rFonts w:ascii="TH SarabunPSK" w:eastAsia="Times New Roman" w:hAnsi="TH SarabunPSK" w:cs="TH SarabunPSK"/>
                <w:b/>
                <w:bCs/>
                <w:kern w:val="2"/>
                <w:sz w:val="24"/>
                <w:szCs w:val="24"/>
                <w:cs/>
                <w14:ligatures w14:val="standardContextual"/>
              </w:rPr>
            </w:pPr>
            <w:r w:rsidRPr="00B60D70">
              <w:rPr>
                <w:rFonts w:ascii="TH SarabunPSK" w:eastAsia="Times New Roman" w:hAnsi="TH SarabunPSK" w:cs="TH SarabunPSK"/>
                <w:kern w:val="2"/>
                <w:sz w:val="24"/>
                <w:szCs w:val="24"/>
                <w:cs/>
                <w14:ligatures w14:val="standardContextual"/>
              </w:rPr>
              <w:t xml:space="preserve">พื้นฐานทางวิศวกรรม </w:t>
            </w:r>
            <w:r w:rsidR="008624B0" w:rsidRPr="00B60D70">
              <w:rPr>
                <w:rFonts w:ascii="TH SarabunPSK" w:eastAsia="Times New Roman" w:hAnsi="TH SarabunPSK" w:cs="TH SarabunPSK"/>
                <w:kern w:val="2"/>
                <w:sz w:val="24"/>
                <w:szCs w:val="24"/>
                <w:cs/>
                <w14:ligatures w14:val="standardContextual"/>
              </w:rPr>
              <w:t>เขียนแบบอาคาร</w:t>
            </w:r>
            <w:r w:rsidR="008624B0" w:rsidRPr="00B60D70">
              <w:rPr>
                <w:rFonts w:ascii="TH SarabunPSK" w:eastAsia="Times New Roman" w:hAnsi="TH SarabunPSK" w:cs="TH SarabunPSK" w:hint="cs"/>
                <w:kern w:val="2"/>
                <w:sz w:val="24"/>
                <w:szCs w:val="24"/>
                <w:cs/>
                <w14:ligatures w14:val="standardContextual"/>
              </w:rPr>
              <w:t xml:space="preserve"> เทคนิคการ</w:t>
            </w:r>
            <w:r w:rsidR="008624B0" w:rsidRPr="00B60D70">
              <w:rPr>
                <w:rFonts w:ascii="TH SarabunPSK" w:eastAsia="Times New Roman" w:hAnsi="TH SarabunPSK" w:cs="TH SarabunPSK"/>
                <w:kern w:val="2"/>
                <w:sz w:val="24"/>
                <w:szCs w:val="24"/>
                <w:cs/>
                <w14:ligatures w14:val="standardContextual"/>
              </w:rPr>
              <w:t>ก่อสร้าง</w:t>
            </w:r>
            <w:r w:rsidR="008624B0" w:rsidRPr="00B60D70">
              <w:rPr>
                <w:rFonts w:ascii="TH SarabunPSK" w:eastAsia="Times New Roman" w:hAnsi="TH SarabunPSK" w:cs="TH SarabunPSK" w:hint="cs"/>
                <w:kern w:val="2"/>
                <w:sz w:val="24"/>
                <w:szCs w:val="24"/>
                <w:cs/>
                <w14:ligatures w14:val="standardContextual"/>
              </w:rPr>
              <w:t xml:space="preserve"> </w:t>
            </w:r>
            <w:r w:rsidR="0097682F" w:rsidRPr="00B60D70">
              <w:rPr>
                <w:rFonts w:ascii="TH SarabunPSK" w:eastAsia="Times New Roman" w:hAnsi="TH SarabunPSK" w:cs="TH SarabunPSK"/>
                <w:kern w:val="2"/>
                <w:sz w:val="24"/>
                <w:szCs w:val="24"/>
                <w:cs/>
                <w14:ligatures w14:val="standardContextual"/>
              </w:rPr>
              <w:t>การอ่านแบบก่อสร้าง</w:t>
            </w:r>
            <w:r w:rsidR="0097682F" w:rsidRPr="00B60D70">
              <w:rPr>
                <w:rFonts w:ascii="TH SarabunPSK" w:eastAsia="Times New Roman" w:hAnsi="TH SarabunPSK" w:cs="TH SarabunPSK" w:hint="cs"/>
                <w:kern w:val="2"/>
                <w:sz w:val="24"/>
                <w:szCs w:val="24"/>
                <w:cs/>
                <w14:ligatures w14:val="standardContextual"/>
              </w:rPr>
              <w:t xml:space="preserve"> </w:t>
            </w:r>
            <w:r w:rsidRPr="00B60D70">
              <w:rPr>
                <w:rFonts w:ascii="TH SarabunPSK" w:eastAsia="Times New Roman" w:hAnsi="TH SarabunPSK" w:cs="TH SarabunPSK"/>
                <w:kern w:val="2"/>
                <w:sz w:val="24"/>
                <w:szCs w:val="24"/>
                <w:cs/>
                <w14:ligatures w14:val="standardContextual"/>
              </w:rPr>
              <w:t>การควบคุมงาน</w:t>
            </w:r>
            <w:r w:rsidR="008624B0" w:rsidRPr="00B60D70">
              <w:rPr>
                <w:rFonts w:ascii="TH SarabunPSK" w:eastAsia="Times New Roman" w:hAnsi="TH SarabunPSK" w:cs="TH SarabunPSK" w:hint="cs"/>
                <w:kern w:val="2"/>
                <w:sz w:val="24"/>
                <w:szCs w:val="24"/>
                <w:cs/>
                <w14:ligatures w14:val="standardContextual"/>
              </w:rPr>
              <w:t>ก่อสร้าง</w:t>
            </w:r>
            <w:r w:rsidRPr="00B60D70">
              <w:rPr>
                <w:rFonts w:ascii="TH SarabunPSK" w:eastAsia="Times New Roman" w:hAnsi="TH SarabunPSK" w:cs="TH SarabunPSK" w:hint="cs"/>
                <w:kern w:val="2"/>
                <w:sz w:val="24"/>
                <w:szCs w:val="24"/>
                <w:cs/>
                <w14:ligatures w14:val="standardContextual"/>
              </w:rPr>
              <w:t xml:space="preserve"> </w:t>
            </w:r>
            <w:r w:rsidRPr="00B60D70">
              <w:rPr>
                <w:rFonts w:ascii="TH SarabunPSK" w:eastAsia="Times New Roman" w:hAnsi="TH SarabunPSK" w:cs="TH SarabunPSK"/>
                <w:kern w:val="2"/>
                <w:sz w:val="24"/>
                <w:szCs w:val="24"/>
                <w:cs/>
                <w14:ligatures w14:val="standardContextual"/>
              </w:rPr>
              <w:t>การบริหารงานก่อสร้าง</w:t>
            </w:r>
            <w:r w:rsidR="008624B0" w:rsidRPr="00B60D70">
              <w:rPr>
                <w:rFonts w:ascii="TH SarabunPSK" w:eastAsia="Times New Roman" w:hAnsi="TH SarabunPSK" w:cs="TH SarabunPSK" w:hint="cs"/>
                <w:kern w:val="2"/>
                <w:sz w:val="24"/>
                <w:szCs w:val="24"/>
                <w:cs/>
                <w14:ligatures w14:val="standardContextual"/>
              </w:rPr>
              <w:t xml:space="preserve"> </w:t>
            </w:r>
            <w:r w:rsidRPr="00B60D70">
              <w:rPr>
                <w:rFonts w:ascii="TH SarabunPSK" w:eastAsia="Times New Roman" w:hAnsi="TH SarabunPSK" w:cs="TH SarabunPSK" w:hint="cs"/>
                <w:kern w:val="2"/>
                <w:sz w:val="24"/>
                <w:szCs w:val="24"/>
                <w:cs/>
                <w14:ligatures w14:val="standardContextual"/>
              </w:rPr>
              <w:t>การ</w:t>
            </w:r>
            <w:r w:rsidRPr="00B60D70">
              <w:rPr>
                <w:rFonts w:ascii="TH SarabunPSK" w:eastAsia="Times New Roman" w:hAnsi="TH SarabunPSK" w:cs="TH SarabunPSK"/>
                <w:kern w:val="2"/>
                <w:sz w:val="24"/>
                <w:szCs w:val="24"/>
                <w:cs/>
                <w14:ligatures w14:val="standardContextual"/>
              </w:rPr>
              <w:t>ประมาณราคา</w:t>
            </w:r>
            <w:r w:rsidRPr="00B60D70">
              <w:rPr>
                <w:rFonts w:ascii="TH SarabunPSK" w:eastAsia="Times New Roman" w:hAnsi="TH SarabunPSK" w:cs="TH SarabunPSK" w:hint="cs"/>
                <w:kern w:val="2"/>
                <w:sz w:val="24"/>
                <w:szCs w:val="24"/>
                <w:cs/>
                <w14:ligatures w14:val="standardContextual"/>
              </w:rPr>
              <w:t xml:space="preserve"> </w:t>
            </w:r>
            <w:r w:rsidRPr="00B60D70">
              <w:rPr>
                <w:rFonts w:ascii="TH SarabunPSK" w:eastAsia="Times New Roman" w:hAnsi="TH SarabunPSK" w:cs="TH SarabunPSK"/>
                <w:kern w:val="2"/>
                <w:sz w:val="24"/>
                <w:szCs w:val="24"/>
                <w:cs/>
                <w14:ligatures w14:val="standardContextual"/>
              </w:rPr>
              <w:t>วัสดุก่อสร้าง</w:t>
            </w:r>
            <w:r w:rsidRPr="00B60D70">
              <w:rPr>
                <w:rFonts w:ascii="TH SarabunPSK" w:eastAsia="Times New Roman" w:hAnsi="TH SarabunPSK" w:cs="TH SarabunPSK" w:hint="cs"/>
                <w:kern w:val="2"/>
                <w:sz w:val="24"/>
                <w:szCs w:val="24"/>
                <w:cs/>
                <w14:ligatures w14:val="standardContextual"/>
              </w:rPr>
              <w:t xml:space="preserve"> </w:t>
            </w:r>
            <w:r w:rsidRPr="00B60D70">
              <w:rPr>
                <w:rFonts w:ascii="TH SarabunPSK" w:eastAsia="Times New Roman" w:hAnsi="TH SarabunPSK" w:cs="TH SarabunPSK"/>
                <w:kern w:val="2"/>
                <w:sz w:val="24"/>
                <w:szCs w:val="24"/>
                <w:cs/>
                <w14:ligatures w14:val="standardContextual"/>
              </w:rPr>
              <w:t>วิเคราะห์ออกแบบโครงสร้าง</w:t>
            </w:r>
            <w:r w:rsidRPr="00B60D70">
              <w:rPr>
                <w:rFonts w:ascii="TH SarabunPSK" w:eastAsia="Times New Roman" w:hAnsi="TH SarabunPSK" w:cs="TH SarabunPSK" w:hint="cs"/>
                <w:kern w:val="2"/>
                <w:sz w:val="24"/>
                <w:szCs w:val="24"/>
                <w:cs/>
                <w14:ligatures w14:val="standardContextual"/>
              </w:rPr>
              <w:t xml:space="preserve"> </w:t>
            </w:r>
            <w:r w:rsidRPr="00B60D70">
              <w:rPr>
                <w:rFonts w:ascii="TH SarabunPSK" w:eastAsia="Times New Roman" w:hAnsi="TH SarabunPSK" w:cs="TH SarabunPSK"/>
                <w:kern w:val="2"/>
                <w:sz w:val="24"/>
                <w:szCs w:val="24"/>
                <w:cs/>
                <w14:ligatures w14:val="standardContextual"/>
              </w:rPr>
              <w:t>เหล็กเสริมคอนกรีต</w:t>
            </w:r>
            <w:r w:rsidRPr="00B60D70">
              <w:rPr>
                <w:rFonts w:ascii="TH SarabunPSK" w:eastAsia="Times New Roman" w:hAnsi="TH SarabunPSK" w:cs="TH SarabunPSK" w:hint="cs"/>
                <w:kern w:val="2"/>
                <w:sz w:val="24"/>
                <w:szCs w:val="24"/>
                <w:cs/>
                <w14:ligatures w14:val="standardContextual"/>
              </w:rPr>
              <w:t xml:space="preserve"> </w:t>
            </w:r>
            <w:r w:rsidRPr="00B60D70">
              <w:rPr>
                <w:rFonts w:ascii="TH SarabunPSK" w:eastAsia="Times New Roman" w:hAnsi="TH SarabunPSK" w:cs="TH SarabunPSK"/>
                <w:kern w:val="2"/>
                <w:sz w:val="24"/>
                <w:szCs w:val="24"/>
                <w:cs/>
                <w14:ligatures w14:val="standardContextual"/>
              </w:rPr>
              <w:t>แบบหล่อคอนกรีต</w:t>
            </w:r>
            <w:r w:rsidRPr="00B60D70">
              <w:rPr>
                <w:rFonts w:ascii="TH SarabunPSK" w:eastAsia="Times New Roman" w:hAnsi="TH SarabunPSK" w:cs="TH SarabunPSK" w:hint="cs"/>
                <w:kern w:val="2"/>
                <w:sz w:val="24"/>
                <w:szCs w:val="24"/>
                <w:cs/>
                <w14:ligatures w14:val="standardContextual"/>
              </w:rPr>
              <w:t xml:space="preserve"> </w:t>
            </w:r>
            <w:r w:rsidR="008624B0" w:rsidRPr="00B60D70">
              <w:rPr>
                <w:rFonts w:ascii="TH SarabunPSK" w:eastAsia="Times New Roman" w:hAnsi="TH SarabunPSK" w:cs="TH SarabunPSK" w:hint="cs"/>
                <w:kern w:val="2"/>
                <w:sz w:val="24"/>
                <w:szCs w:val="24"/>
                <w:cs/>
                <w14:ligatures w14:val="standardContextual"/>
              </w:rPr>
              <w:t>การ</w:t>
            </w:r>
            <w:r w:rsidRPr="00B60D70">
              <w:rPr>
                <w:rFonts w:ascii="TH SarabunPSK" w:eastAsia="Times New Roman" w:hAnsi="TH SarabunPSK" w:cs="TH SarabunPSK"/>
                <w:kern w:val="2"/>
                <w:sz w:val="24"/>
                <w:szCs w:val="24"/>
                <w:cs/>
                <w14:ligatures w14:val="standardContextual"/>
              </w:rPr>
              <w:t>ติดตั้งฝ้าและผนังเบา</w:t>
            </w:r>
            <w:r w:rsidRPr="00B60D70">
              <w:rPr>
                <w:rFonts w:ascii="TH SarabunPSK" w:eastAsia="Times New Roman" w:hAnsi="TH SarabunPSK" w:cs="TH SarabunPSK" w:hint="cs"/>
                <w:kern w:val="2"/>
                <w:sz w:val="24"/>
                <w:szCs w:val="24"/>
                <w:cs/>
                <w14:ligatures w14:val="standardContextual"/>
              </w:rPr>
              <w:t xml:space="preserve"> </w:t>
            </w:r>
            <w:r w:rsidR="008624B0" w:rsidRPr="00B60D70">
              <w:rPr>
                <w:rFonts w:ascii="TH SarabunPSK" w:eastAsia="Times New Roman" w:hAnsi="TH SarabunPSK" w:cs="TH SarabunPSK" w:hint="cs"/>
                <w:kern w:val="2"/>
                <w:sz w:val="24"/>
                <w:szCs w:val="24"/>
                <w:cs/>
                <w14:ligatures w14:val="standardContextual"/>
              </w:rPr>
              <w:t>การ</w:t>
            </w:r>
            <w:r w:rsidRPr="00B60D70">
              <w:rPr>
                <w:rFonts w:ascii="TH SarabunPSK" w:eastAsia="Times New Roman" w:hAnsi="TH SarabunPSK" w:cs="TH SarabunPSK"/>
                <w:kern w:val="2"/>
                <w:sz w:val="24"/>
                <w:szCs w:val="24"/>
                <w:cs/>
                <w14:ligatures w14:val="standardContextual"/>
              </w:rPr>
              <w:t>ติดตั้งเหล็กโครงสร้าง</w:t>
            </w:r>
            <w:r w:rsidRPr="00B60D70">
              <w:rPr>
                <w:rFonts w:ascii="TH SarabunPSK" w:eastAsia="Times New Roman" w:hAnsi="TH SarabunPSK" w:cs="TH SarabunPSK" w:hint="cs"/>
                <w:kern w:val="2"/>
                <w:sz w:val="24"/>
                <w:szCs w:val="24"/>
                <w:cs/>
                <w14:ligatures w14:val="standardContextual"/>
              </w:rPr>
              <w:t xml:space="preserve"> </w:t>
            </w:r>
            <w:r w:rsidRPr="00B60D70">
              <w:rPr>
                <w:rFonts w:ascii="TH SarabunPSK" w:eastAsia="Times New Roman" w:hAnsi="TH SarabunPSK" w:cs="TH SarabunPSK"/>
                <w:kern w:val="2"/>
                <w:sz w:val="24"/>
                <w:szCs w:val="24"/>
                <w:cs/>
                <w14:ligatures w14:val="standardContextual"/>
              </w:rPr>
              <w:t>สำรวจเพื่องานก่อสร้าง</w:t>
            </w:r>
          </w:p>
        </w:tc>
        <w:tc>
          <w:tcPr>
            <w:tcW w:w="2324" w:type="dxa"/>
          </w:tcPr>
          <w:p w14:paraId="469EE44B" w14:textId="77777777" w:rsidR="00362409" w:rsidRPr="00B60D70" w:rsidRDefault="00362409" w:rsidP="00362409">
            <w:pPr>
              <w:jc w:val="center"/>
              <w:rPr>
                <w:rFonts w:ascii="TH SarabunPSK" w:eastAsia="Times New Roman" w:hAnsi="TH SarabunPSK" w:cs="TH SarabunPSK"/>
                <w:b/>
                <w:bCs/>
                <w:kern w:val="2"/>
                <w:sz w:val="24"/>
                <w:szCs w:val="24"/>
                <w14:ligatures w14:val="standardContextual"/>
              </w:rPr>
            </w:pPr>
          </w:p>
          <w:p w14:paraId="648E8E4F" w14:textId="77777777" w:rsidR="008B64D9" w:rsidRPr="00B60D70" w:rsidRDefault="008B64D9" w:rsidP="008B64D9">
            <w:pPr>
              <w:jc w:val="left"/>
              <w:rPr>
                <w:rFonts w:ascii="TH SarabunPSK" w:eastAsia="Times New Roman" w:hAnsi="TH SarabunPSK" w:cs="TH SarabunPSK"/>
                <w:b/>
                <w:bCs/>
                <w:kern w:val="2"/>
                <w:sz w:val="24"/>
                <w:szCs w:val="24"/>
                <w14:ligatures w14:val="standardContextual"/>
              </w:rPr>
            </w:pPr>
          </w:p>
          <w:p w14:paraId="64D65421" w14:textId="77777777" w:rsidR="00E0503F" w:rsidRPr="00B60D70" w:rsidRDefault="00E0503F" w:rsidP="0097682F">
            <w:pPr>
              <w:ind w:right="-25"/>
              <w:jc w:val="left"/>
              <w:rPr>
                <w:rFonts w:ascii="TH SarabunPSK" w:eastAsia="Times New Roman" w:hAnsi="TH SarabunPSK" w:cs="TH SarabunPSK"/>
                <w:kern w:val="2"/>
                <w:sz w:val="24"/>
                <w:szCs w:val="24"/>
                <w14:ligatures w14:val="standardContextual"/>
              </w:rPr>
            </w:pPr>
          </w:p>
          <w:p w14:paraId="52708060" w14:textId="7C79B9B5" w:rsidR="008B64D9" w:rsidRPr="00B60D70" w:rsidRDefault="0097682F" w:rsidP="0097682F">
            <w:pPr>
              <w:ind w:right="-25"/>
              <w:jc w:val="left"/>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hint="cs"/>
                <w:kern w:val="2"/>
                <w:sz w:val="24"/>
                <w:szCs w:val="24"/>
                <w:cs/>
                <w14:ligatures w14:val="standardContextual"/>
              </w:rPr>
              <w:t>บรรจุเนื้อหาลงในหลักสูตรโดยกำหนดไว้ในคำอธิบายรายวิชา</w:t>
            </w:r>
            <w:r w:rsidR="003B58D9" w:rsidRPr="00B60D70">
              <w:rPr>
                <w:rFonts w:ascii="TH SarabunPSK" w:eastAsia="Times New Roman" w:hAnsi="TH SarabunPSK" w:cs="TH SarabunPSK" w:hint="cs"/>
                <w:kern w:val="2"/>
                <w:sz w:val="24"/>
                <w:szCs w:val="24"/>
                <w:cs/>
                <w14:ligatures w14:val="standardContextual"/>
              </w:rPr>
              <w:t xml:space="preserve"> </w:t>
            </w:r>
            <w:r w:rsidR="007D3CC2" w:rsidRPr="00B60D70">
              <w:rPr>
                <w:rFonts w:ascii="TH SarabunPSK" w:eastAsia="Times New Roman" w:hAnsi="TH SarabunPSK" w:cs="TH SarabunPSK"/>
                <w:kern w:val="2"/>
                <w:sz w:val="24"/>
                <w:szCs w:val="24"/>
                <w:cs/>
                <w14:ligatures w14:val="standardContextual"/>
              </w:rPr>
              <w:t xml:space="preserve">ช่วยพัฒนา </w:t>
            </w:r>
            <w:r w:rsidR="007D3CC2" w:rsidRPr="00B60D70">
              <w:rPr>
                <w:rFonts w:ascii="TH SarabunPSK" w:eastAsia="Times New Roman" w:hAnsi="TH SarabunPSK" w:cs="TH SarabunPSK"/>
                <w:kern w:val="2"/>
                <w:sz w:val="24"/>
                <w:szCs w:val="24"/>
                <w14:ligatures w14:val="standardContextual"/>
              </w:rPr>
              <w:t xml:space="preserve">PLO1 </w:t>
            </w:r>
            <w:r w:rsidR="007D3CC2" w:rsidRPr="00B60D70">
              <w:rPr>
                <w:rFonts w:ascii="TH SarabunPSK" w:eastAsia="Times New Roman" w:hAnsi="TH SarabunPSK" w:cs="TH SarabunPSK" w:hint="cs"/>
                <w:kern w:val="2"/>
                <w:sz w:val="24"/>
                <w:szCs w:val="24"/>
                <w:cs/>
                <w14:ligatures w14:val="standardContextual"/>
              </w:rPr>
              <w:t xml:space="preserve">และ </w:t>
            </w:r>
            <w:r w:rsidR="007D3CC2" w:rsidRPr="00B60D70">
              <w:rPr>
                <w:rFonts w:ascii="TH SarabunPSK" w:eastAsia="Times New Roman" w:hAnsi="TH SarabunPSK" w:cs="TH SarabunPSK"/>
                <w:kern w:val="2"/>
                <w:sz w:val="24"/>
                <w:szCs w:val="24"/>
                <w14:ligatures w14:val="standardContextual"/>
              </w:rPr>
              <w:t>PLO3</w:t>
            </w:r>
          </w:p>
        </w:tc>
        <w:tc>
          <w:tcPr>
            <w:tcW w:w="659" w:type="dxa"/>
          </w:tcPr>
          <w:p w14:paraId="399D4C8B" w14:textId="77777777" w:rsidR="00362409" w:rsidRPr="00B60D70" w:rsidRDefault="00362409" w:rsidP="00362409">
            <w:pPr>
              <w:jc w:val="center"/>
              <w:rPr>
                <w:rFonts w:ascii="TH SarabunPSK" w:eastAsia="Aptos" w:hAnsi="TH SarabunPSK" w:cs="TH SarabunPSK"/>
                <w:b/>
                <w:bCs/>
                <w:kern w:val="2"/>
                <w:sz w:val="24"/>
                <w:szCs w:val="24"/>
                <w14:ligatures w14:val="standardContextual"/>
              </w:rPr>
            </w:pPr>
          </w:p>
          <w:p w14:paraId="0656A779" w14:textId="77777777" w:rsidR="00B63171" w:rsidRPr="00B60D70" w:rsidRDefault="00B63171" w:rsidP="00362409">
            <w:pPr>
              <w:jc w:val="center"/>
              <w:rPr>
                <w:rFonts w:ascii="TH SarabunPSK" w:eastAsia="Aptos" w:hAnsi="TH SarabunPSK" w:cs="TH SarabunPSK"/>
                <w:b/>
                <w:bCs/>
                <w:kern w:val="2"/>
                <w:sz w:val="24"/>
                <w:szCs w:val="24"/>
                <w14:ligatures w14:val="standardContextual"/>
              </w:rPr>
            </w:pPr>
          </w:p>
          <w:p w14:paraId="40F9C70E" w14:textId="046C16E1" w:rsidR="00B63171" w:rsidRPr="00B60D70" w:rsidRDefault="00B63171" w:rsidP="00B63171">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0BB32E64" w14:textId="77777777" w:rsidR="00362409" w:rsidRPr="00B60D70" w:rsidRDefault="00362409" w:rsidP="00362409">
            <w:pPr>
              <w:jc w:val="center"/>
              <w:rPr>
                <w:rFonts w:ascii="TH SarabunPSK" w:eastAsia="Aptos" w:hAnsi="TH SarabunPSK" w:cs="TH SarabunPSK"/>
                <w:b/>
                <w:bCs/>
                <w:kern w:val="2"/>
                <w:sz w:val="24"/>
                <w:szCs w:val="24"/>
                <w14:ligatures w14:val="standardContextual"/>
              </w:rPr>
            </w:pPr>
          </w:p>
          <w:p w14:paraId="22848E95" w14:textId="77777777" w:rsidR="00B63171" w:rsidRPr="00B60D70" w:rsidRDefault="00B63171" w:rsidP="00362409">
            <w:pPr>
              <w:jc w:val="center"/>
              <w:rPr>
                <w:rFonts w:ascii="TH SarabunPSK" w:eastAsia="Aptos" w:hAnsi="TH SarabunPSK" w:cs="TH SarabunPSK"/>
                <w:b/>
                <w:bCs/>
                <w:kern w:val="2"/>
                <w:sz w:val="24"/>
                <w:szCs w:val="24"/>
                <w14:ligatures w14:val="standardContextual"/>
              </w:rPr>
            </w:pPr>
          </w:p>
          <w:p w14:paraId="4956384E" w14:textId="77777777" w:rsidR="003E0B9E" w:rsidRPr="00B60D70" w:rsidRDefault="003E0B9E" w:rsidP="00362409">
            <w:pPr>
              <w:jc w:val="center"/>
              <w:rPr>
                <w:rFonts w:ascii="TH SarabunPSK" w:eastAsia="Aptos" w:hAnsi="TH SarabunPSK" w:cs="TH SarabunPSK"/>
                <w:b/>
                <w:bCs/>
                <w:kern w:val="2"/>
                <w:sz w:val="24"/>
                <w:szCs w:val="24"/>
                <w14:ligatures w14:val="standardContextual"/>
              </w:rPr>
            </w:pPr>
          </w:p>
        </w:tc>
        <w:tc>
          <w:tcPr>
            <w:tcW w:w="659" w:type="dxa"/>
          </w:tcPr>
          <w:p w14:paraId="2F070E23" w14:textId="77777777" w:rsidR="00362409" w:rsidRPr="00B60D70" w:rsidRDefault="00362409" w:rsidP="00362409">
            <w:pPr>
              <w:jc w:val="center"/>
              <w:rPr>
                <w:rFonts w:ascii="TH SarabunPSK" w:eastAsia="Aptos" w:hAnsi="TH SarabunPSK" w:cs="TH SarabunPSK"/>
                <w:b/>
                <w:bCs/>
                <w:kern w:val="2"/>
                <w:sz w:val="24"/>
                <w:szCs w:val="24"/>
                <w14:ligatures w14:val="standardContextual"/>
              </w:rPr>
            </w:pPr>
          </w:p>
          <w:p w14:paraId="316A4EAF" w14:textId="77777777" w:rsidR="003E0B9E" w:rsidRPr="00B60D70" w:rsidRDefault="003E0B9E" w:rsidP="00362409">
            <w:pPr>
              <w:jc w:val="center"/>
              <w:rPr>
                <w:rFonts w:ascii="TH SarabunPSK" w:eastAsia="Aptos" w:hAnsi="TH SarabunPSK" w:cs="TH SarabunPSK"/>
                <w:b/>
                <w:bCs/>
                <w:kern w:val="2"/>
                <w:sz w:val="24"/>
                <w:szCs w:val="24"/>
                <w14:ligatures w14:val="standardContextual"/>
              </w:rPr>
            </w:pPr>
          </w:p>
          <w:p w14:paraId="0BBAE879" w14:textId="1BDF03F7" w:rsidR="003E0B9E" w:rsidRPr="00B60D70" w:rsidRDefault="003E0B9E"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1515BADC" w14:textId="77777777" w:rsidR="00362409" w:rsidRPr="00B60D70" w:rsidRDefault="00362409" w:rsidP="00362409">
            <w:pPr>
              <w:jc w:val="center"/>
              <w:rPr>
                <w:rFonts w:ascii="TH SarabunPSK" w:eastAsia="Aptos" w:hAnsi="TH SarabunPSK" w:cs="TH SarabunPSK"/>
                <w:b/>
                <w:bCs/>
                <w:kern w:val="2"/>
                <w:sz w:val="24"/>
                <w:szCs w:val="24"/>
                <w14:ligatures w14:val="standardContextual"/>
              </w:rPr>
            </w:pPr>
          </w:p>
          <w:p w14:paraId="221FB097" w14:textId="77777777" w:rsidR="003E0B9E" w:rsidRPr="00B60D70" w:rsidRDefault="003E0B9E" w:rsidP="00362409">
            <w:pPr>
              <w:jc w:val="center"/>
              <w:rPr>
                <w:rFonts w:ascii="TH SarabunPSK" w:eastAsia="Aptos" w:hAnsi="TH SarabunPSK" w:cs="TH SarabunPSK"/>
                <w:b/>
                <w:bCs/>
                <w:kern w:val="2"/>
                <w:sz w:val="24"/>
                <w:szCs w:val="24"/>
                <w14:ligatures w14:val="standardContextual"/>
              </w:rPr>
            </w:pPr>
          </w:p>
          <w:p w14:paraId="1C751F29" w14:textId="77777777" w:rsidR="003E0B9E" w:rsidRPr="00B60D70" w:rsidRDefault="003E0B9E" w:rsidP="00362409">
            <w:pPr>
              <w:jc w:val="center"/>
              <w:rPr>
                <w:rFonts w:ascii="TH SarabunPSK" w:eastAsia="Aptos" w:hAnsi="TH SarabunPSK" w:cs="TH SarabunPSK"/>
                <w:b/>
                <w:bCs/>
                <w:kern w:val="2"/>
                <w:sz w:val="24"/>
                <w:szCs w:val="24"/>
                <w14:ligatures w14:val="standardContextual"/>
              </w:rPr>
            </w:pPr>
          </w:p>
        </w:tc>
        <w:tc>
          <w:tcPr>
            <w:tcW w:w="659" w:type="dxa"/>
          </w:tcPr>
          <w:p w14:paraId="35C23C58" w14:textId="77777777" w:rsidR="00362409" w:rsidRPr="00B60D70" w:rsidRDefault="00362409" w:rsidP="00362409">
            <w:pPr>
              <w:jc w:val="center"/>
              <w:rPr>
                <w:rFonts w:ascii="TH SarabunPSK" w:eastAsia="Aptos" w:hAnsi="TH SarabunPSK" w:cs="TH SarabunPSK"/>
                <w:b/>
                <w:bCs/>
                <w:kern w:val="2"/>
                <w:sz w:val="24"/>
                <w:szCs w:val="24"/>
                <w14:ligatures w14:val="standardContextual"/>
              </w:rPr>
            </w:pPr>
          </w:p>
          <w:p w14:paraId="2FCD02FF" w14:textId="77777777" w:rsidR="003E0B9E" w:rsidRPr="00B60D70" w:rsidRDefault="003E0B9E" w:rsidP="00362409">
            <w:pPr>
              <w:jc w:val="center"/>
              <w:rPr>
                <w:rFonts w:ascii="TH SarabunPSK" w:eastAsia="Aptos" w:hAnsi="TH SarabunPSK" w:cs="TH SarabunPSK"/>
                <w:b/>
                <w:bCs/>
                <w:kern w:val="2"/>
                <w:sz w:val="24"/>
                <w:szCs w:val="24"/>
                <w14:ligatures w14:val="standardContextual"/>
              </w:rPr>
            </w:pPr>
          </w:p>
          <w:p w14:paraId="54391A05" w14:textId="77777777" w:rsidR="003E0B9E" w:rsidRPr="00B60D70" w:rsidRDefault="003E0B9E" w:rsidP="00362409">
            <w:pPr>
              <w:jc w:val="center"/>
              <w:rPr>
                <w:rFonts w:ascii="TH SarabunPSK" w:eastAsia="Aptos" w:hAnsi="TH SarabunPSK" w:cs="TH SarabunPSK"/>
                <w:b/>
                <w:bCs/>
                <w:kern w:val="2"/>
                <w:sz w:val="24"/>
                <w:szCs w:val="24"/>
                <w14:ligatures w14:val="standardContextual"/>
              </w:rPr>
            </w:pPr>
          </w:p>
        </w:tc>
      </w:tr>
      <w:tr w:rsidR="00B60D70" w:rsidRPr="00B60D70" w14:paraId="6F5B1092" w14:textId="77777777" w:rsidTr="00EE2253">
        <w:tc>
          <w:tcPr>
            <w:tcW w:w="3397" w:type="dxa"/>
          </w:tcPr>
          <w:p w14:paraId="27A3ECCA" w14:textId="57E8DB9B" w:rsidR="003E0B9E" w:rsidRPr="00B60D70" w:rsidRDefault="003E0B9E" w:rsidP="003E0B9E">
            <w:pPr>
              <w:ind w:right="-25"/>
              <w:jc w:val="left"/>
              <w:rPr>
                <w:rFonts w:ascii="TH SarabunPSK" w:eastAsia="Times New Roman" w:hAnsi="TH SarabunPSK" w:cs="TH SarabunPSK"/>
                <w:kern w:val="2"/>
                <w:sz w:val="24"/>
                <w:szCs w:val="24"/>
                <w14:ligatures w14:val="standardContextual"/>
              </w:rPr>
            </w:pPr>
            <w:r w:rsidRPr="00B60D70">
              <w:rPr>
                <w:rFonts w:ascii="TH SarabunPSK" w:eastAsia="Times New Roman" w:hAnsi="TH SarabunPSK" w:cs="TH SarabunPSK"/>
                <w:b/>
                <w:bCs/>
                <w:kern w:val="2"/>
                <w:sz w:val="24"/>
                <w:szCs w:val="24"/>
                <w14:ligatures w14:val="standardContextual"/>
              </w:rPr>
              <w:t>+ Professional Knowledge (PK)</w:t>
            </w:r>
          </w:p>
          <w:p w14:paraId="4435C962" w14:textId="4C977E49" w:rsidR="003E0B9E" w:rsidRPr="00B60D70" w:rsidRDefault="000F4563" w:rsidP="000F4563">
            <w:pPr>
              <w:ind w:left="168" w:right="-25"/>
              <w:jc w:val="left"/>
              <w:rPr>
                <w:rFonts w:ascii="TH SarabunPSK" w:eastAsia="Times New Roman" w:hAnsi="TH SarabunPSK" w:cs="TH SarabunPSK"/>
                <w:b/>
                <w:bCs/>
                <w:kern w:val="2"/>
                <w:sz w:val="24"/>
                <w:szCs w:val="24"/>
                <w:cs/>
                <w14:ligatures w14:val="standardContextual"/>
              </w:rPr>
            </w:pPr>
            <w:r w:rsidRPr="00B60D70">
              <w:rPr>
                <w:rFonts w:ascii="TH SarabunPSK" w:eastAsia="Times New Roman" w:hAnsi="TH SarabunPSK" w:cs="TH SarabunPSK" w:hint="cs"/>
                <w:kern w:val="2"/>
                <w:sz w:val="24"/>
                <w:szCs w:val="24"/>
                <w:cs/>
                <w14:ligatures w14:val="standardContextual"/>
              </w:rPr>
              <w:t xml:space="preserve"> </w:t>
            </w:r>
            <w:r w:rsidRPr="00B60D70">
              <w:rPr>
                <w:rFonts w:ascii="TH SarabunPSK" w:eastAsia="Times New Roman" w:hAnsi="TH SarabunPSK" w:cs="TH SarabunPSK"/>
                <w:kern w:val="2"/>
                <w:sz w:val="24"/>
                <w:szCs w:val="24"/>
                <w:cs/>
                <w14:ligatures w14:val="standardContextual"/>
              </w:rPr>
              <w:t>ผู้ประกอบการ</w:t>
            </w:r>
          </w:p>
        </w:tc>
        <w:tc>
          <w:tcPr>
            <w:tcW w:w="2324" w:type="dxa"/>
          </w:tcPr>
          <w:p w14:paraId="5E7B95DB" w14:textId="0D666E1A" w:rsidR="003E0B9E" w:rsidRPr="00B60D70" w:rsidRDefault="004B0333" w:rsidP="000F4563">
            <w:pPr>
              <w:ind w:right="-25"/>
              <w:jc w:val="left"/>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hint="cs"/>
                <w:kern w:val="2"/>
                <w:sz w:val="24"/>
                <w:szCs w:val="24"/>
                <w:cs/>
                <w14:ligatures w14:val="standardContextual"/>
              </w:rPr>
              <w:t>เปิดรายวิชาเลือก</w:t>
            </w:r>
            <w:r w:rsidR="00420918" w:rsidRPr="00B60D70">
              <w:rPr>
                <w:rFonts w:ascii="TH SarabunPSK" w:eastAsia="Times New Roman" w:hAnsi="TH SarabunPSK" w:cs="TH SarabunPSK" w:hint="cs"/>
                <w:kern w:val="2"/>
                <w:sz w:val="24"/>
                <w:szCs w:val="24"/>
                <w:cs/>
                <w14:ligatures w14:val="standardContextual"/>
              </w:rPr>
              <w:t>ด้านการเป็นผู้ประกอบการ</w:t>
            </w:r>
            <w:r w:rsidRPr="00B60D70">
              <w:rPr>
                <w:rFonts w:ascii="TH SarabunPSK" w:eastAsia="Times New Roman" w:hAnsi="TH SarabunPSK" w:cs="TH SarabunPSK" w:hint="cs"/>
                <w:kern w:val="2"/>
                <w:sz w:val="24"/>
                <w:szCs w:val="24"/>
                <w:cs/>
                <w14:ligatures w14:val="standardContextual"/>
              </w:rPr>
              <w:t xml:space="preserve"> และสอดแทรก</w:t>
            </w:r>
            <w:r w:rsidR="00A13D98" w:rsidRPr="00B60D70">
              <w:rPr>
                <w:rFonts w:ascii="TH SarabunPSK" w:eastAsia="Times New Roman" w:hAnsi="TH SarabunPSK" w:cs="TH SarabunPSK" w:hint="cs"/>
                <w:kern w:val="2"/>
                <w:sz w:val="24"/>
                <w:szCs w:val="24"/>
                <w:cs/>
                <w14:ligatures w14:val="standardContextual"/>
              </w:rPr>
              <w:t>ความรู้</w:t>
            </w:r>
            <w:r w:rsidR="00297FD2" w:rsidRPr="00B60D70">
              <w:rPr>
                <w:rFonts w:ascii="TH SarabunPSK" w:eastAsia="Times New Roman" w:hAnsi="TH SarabunPSK" w:cs="TH SarabunPSK" w:hint="cs"/>
                <w:kern w:val="2"/>
                <w:sz w:val="24"/>
                <w:szCs w:val="24"/>
                <w:cs/>
                <w14:ligatures w14:val="standardContextual"/>
              </w:rPr>
              <w:t>ในการจัดการเรียนการสอน</w:t>
            </w:r>
            <w:r w:rsidR="00420918" w:rsidRPr="00B60D70">
              <w:rPr>
                <w:rFonts w:ascii="TH SarabunPSK" w:eastAsia="Times New Roman" w:hAnsi="TH SarabunPSK" w:cs="TH SarabunPSK" w:hint="cs"/>
                <w:kern w:val="2"/>
                <w:sz w:val="24"/>
                <w:szCs w:val="24"/>
                <w:cs/>
                <w14:ligatures w14:val="standardContextual"/>
              </w:rPr>
              <w:t>รายวิชาการบริหารงานก่อสร้าง</w:t>
            </w:r>
          </w:p>
        </w:tc>
        <w:tc>
          <w:tcPr>
            <w:tcW w:w="659" w:type="dxa"/>
          </w:tcPr>
          <w:p w14:paraId="7695A4E1" w14:textId="77777777" w:rsidR="00610C89" w:rsidRPr="00B60D70" w:rsidRDefault="00610C89" w:rsidP="00610C89">
            <w:pPr>
              <w:jc w:val="center"/>
              <w:rPr>
                <w:rFonts w:ascii="TH SarabunPSK" w:eastAsia="Aptos" w:hAnsi="TH SarabunPSK" w:cs="TH SarabunPSK"/>
                <w:b/>
                <w:bCs/>
                <w:kern w:val="2"/>
                <w:sz w:val="24"/>
                <w:szCs w:val="24"/>
                <w14:ligatures w14:val="standardContextual"/>
              </w:rPr>
            </w:pPr>
          </w:p>
          <w:p w14:paraId="65E34D96" w14:textId="77777777" w:rsidR="00610C89" w:rsidRPr="00B60D70" w:rsidRDefault="00610C89" w:rsidP="00610C89">
            <w:pPr>
              <w:jc w:val="center"/>
              <w:rPr>
                <w:rFonts w:ascii="TH SarabunPSK" w:eastAsia="Aptos" w:hAnsi="TH SarabunPSK" w:cs="TH SarabunPSK"/>
                <w:b/>
                <w:bCs/>
                <w:kern w:val="2"/>
                <w:sz w:val="24"/>
                <w:szCs w:val="24"/>
                <w14:ligatures w14:val="standardContextual"/>
              </w:rPr>
            </w:pPr>
          </w:p>
          <w:p w14:paraId="4630E9EB" w14:textId="5C246B73" w:rsidR="003E0B9E" w:rsidRPr="00B60D70" w:rsidRDefault="00610C89"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5D8AC3C5" w14:textId="77777777" w:rsidR="003E0B9E" w:rsidRPr="00B60D70" w:rsidRDefault="003E0B9E" w:rsidP="00362409">
            <w:pPr>
              <w:jc w:val="center"/>
              <w:rPr>
                <w:rFonts w:ascii="TH SarabunPSK" w:eastAsia="Aptos" w:hAnsi="TH SarabunPSK" w:cs="TH SarabunPSK"/>
                <w:b/>
                <w:bCs/>
                <w:kern w:val="2"/>
                <w:sz w:val="24"/>
                <w:szCs w:val="24"/>
                <w14:ligatures w14:val="standardContextual"/>
              </w:rPr>
            </w:pPr>
          </w:p>
        </w:tc>
        <w:tc>
          <w:tcPr>
            <w:tcW w:w="659" w:type="dxa"/>
          </w:tcPr>
          <w:p w14:paraId="2F854FE2" w14:textId="77777777" w:rsidR="003E0B9E" w:rsidRPr="00B60D70" w:rsidRDefault="003E0B9E" w:rsidP="00362409">
            <w:pPr>
              <w:jc w:val="center"/>
              <w:rPr>
                <w:rFonts w:ascii="TH SarabunPSK" w:eastAsia="Aptos" w:hAnsi="TH SarabunPSK" w:cs="TH SarabunPSK"/>
                <w:b/>
                <w:bCs/>
                <w:kern w:val="2"/>
                <w:sz w:val="24"/>
                <w:szCs w:val="24"/>
                <w14:ligatures w14:val="standardContextual"/>
              </w:rPr>
            </w:pPr>
          </w:p>
        </w:tc>
        <w:tc>
          <w:tcPr>
            <w:tcW w:w="659" w:type="dxa"/>
          </w:tcPr>
          <w:p w14:paraId="2856597C" w14:textId="77777777" w:rsidR="003E0B9E" w:rsidRPr="00B60D70" w:rsidRDefault="003E0B9E" w:rsidP="00362409">
            <w:pPr>
              <w:jc w:val="center"/>
              <w:rPr>
                <w:rFonts w:ascii="TH SarabunPSK" w:eastAsia="Aptos" w:hAnsi="TH SarabunPSK" w:cs="TH SarabunPSK"/>
                <w:b/>
                <w:bCs/>
                <w:kern w:val="2"/>
                <w:sz w:val="24"/>
                <w:szCs w:val="24"/>
                <w14:ligatures w14:val="standardContextual"/>
              </w:rPr>
            </w:pPr>
          </w:p>
        </w:tc>
        <w:tc>
          <w:tcPr>
            <w:tcW w:w="659" w:type="dxa"/>
          </w:tcPr>
          <w:p w14:paraId="13B3AF5C" w14:textId="77777777" w:rsidR="003E0B9E" w:rsidRPr="00B60D70" w:rsidRDefault="003E0B9E" w:rsidP="00362409">
            <w:pPr>
              <w:jc w:val="center"/>
              <w:rPr>
                <w:rFonts w:ascii="TH SarabunPSK" w:eastAsia="Aptos" w:hAnsi="TH SarabunPSK" w:cs="TH SarabunPSK"/>
                <w:b/>
                <w:bCs/>
                <w:kern w:val="2"/>
                <w:sz w:val="24"/>
                <w:szCs w:val="24"/>
                <w14:ligatures w14:val="standardContextual"/>
              </w:rPr>
            </w:pPr>
          </w:p>
        </w:tc>
      </w:tr>
      <w:tr w:rsidR="00B60D70" w:rsidRPr="00B60D70" w14:paraId="50DAB982" w14:textId="77777777" w:rsidTr="00EE2253">
        <w:tc>
          <w:tcPr>
            <w:tcW w:w="3397" w:type="dxa"/>
          </w:tcPr>
          <w:p w14:paraId="4362F280" w14:textId="77777777" w:rsidR="00420918" w:rsidRPr="00B60D70" w:rsidRDefault="00A21A29" w:rsidP="003E0B9E">
            <w:pPr>
              <w:ind w:right="-25"/>
              <w:jc w:val="left"/>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b/>
                <w:bCs/>
                <w:kern w:val="2"/>
                <w:sz w:val="24"/>
                <w:szCs w:val="24"/>
                <w14:ligatures w14:val="standardContextual"/>
              </w:rPr>
              <w:t>+ Professional Skills (PS)</w:t>
            </w:r>
          </w:p>
          <w:p w14:paraId="7B8498CE" w14:textId="34A38E70" w:rsidR="004F3704" w:rsidRPr="00B60D70" w:rsidRDefault="0001672A" w:rsidP="004F3704">
            <w:pPr>
              <w:ind w:left="168" w:right="-25"/>
              <w:jc w:val="left"/>
              <w:rPr>
                <w:rFonts w:ascii="TH SarabunPSK" w:eastAsia="Times New Roman" w:hAnsi="TH SarabunPSK" w:cs="TH SarabunPSK"/>
                <w:kern w:val="2"/>
                <w:sz w:val="24"/>
                <w:szCs w:val="24"/>
                <w14:ligatures w14:val="standardContextual"/>
              </w:rPr>
            </w:pPr>
            <w:r w:rsidRPr="00B60D70">
              <w:rPr>
                <w:rFonts w:ascii="TH SarabunPSK" w:eastAsia="Times New Roman" w:hAnsi="TH SarabunPSK" w:cs="TH SarabunPSK"/>
                <w:kern w:val="2"/>
                <w:sz w:val="24"/>
                <w:szCs w:val="24"/>
                <w:cs/>
                <w14:ligatures w14:val="standardContextual"/>
              </w:rPr>
              <w:t xml:space="preserve">โปรแกรมด้านวิศวกรรม </w:t>
            </w:r>
            <w:r w:rsidRPr="00B60D70">
              <w:rPr>
                <w:rFonts w:ascii="TH SarabunPSK" w:eastAsia="Times New Roman" w:hAnsi="TH SarabunPSK" w:cs="TH SarabunPSK"/>
                <w:kern w:val="2"/>
                <w:sz w:val="24"/>
                <w:szCs w:val="24"/>
                <w14:ligatures w14:val="standardContextual"/>
              </w:rPr>
              <w:t>AutoCAD Sketch Up, Revit</w:t>
            </w:r>
            <w:r w:rsidR="002D161C" w:rsidRPr="00B60D70">
              <w:rPr>
                <w:rFonts w:ascii="TH SarabunPSK" w:eastAsia="Times New Roman" w:hAnsi="TH SarabunPSK" w:cs="TH SarabunPSK" w:hint="cs"/>
                <w:kern w:val="2"/>
                <w:sz w:val="24"/>
                <w:szCs w:val="24"/>
                <w:cs/>
                <w14:ligatures w14:val="standardContextual"/>
              </w:rPr>
              <w:t xml:space="preserve">, </w:t>
            </w:r>
            <w:r w:rsidR="002D161C" w:rsidRPr="00B60D70">
              <w:rPr>
                <w:rFonts w:ascii="TH SarabunPSK" w:eastAsia="Times New Roman" w:hAnsi="TH SarabunPSK" w:cs="TH SarabunPSK"/>
                <w:kern w:val="2"/>
                <w:sz w:val="24"/>
                <w:szCs w:val="24"/>
                <w14:ligatures w14:val="standardContextual"/>
              </w:rPr>
              <w:t>Microsoft Project</w:t>
            </w:r>
            <w:r w:rsidR="004F3704" w:rsidRPr="00B60D70">
              <w:rPr>
                <w:rFonts w:ascii="TH SarabunPSK" w:eastAsia="Times New Roman" w:hAnsi="TH SarabunPSK" w:cs="TH SarabunPSK"/>
                <w:kern w:val="2"/>
                <w:sz w:val="24"/>
                <w:szCs w:val="24"/>
                <w14:ligatures w14:val="standardContextual"/>
              </w:rPr>
              <w:t xml:space="preserve"> </w:t>
            </w:r>
            <w:r w:rsidR="004F3704" w:rsidRPr="00B60D70">
              <w:rPr>
                <w:rFonts w:ascii="TH SarabunPSK" w:eastAsia="Times New Roman" w:hAnsi="TH SarabunPSK" w:cs="TH SarabunPSK"/>
                <w:kern w:val="2"/>
                <w:sz w:val="24"/>
                <w:szCs w:val="24"/>
                <w:cs/>
                <w14:ligatures w14:val="standardContextual"/>
              </w:rPr>
              <w:t>ทักษะปฏิบัติงานช่าง</w:t>
            </w:r>
          </w:p>
          <w:p w14:paraId="0B8A05AF" w14:textId="277AC395" w:rsidR="0001672A" w:rsidRPr="00B60D70" w:rsidRDefault="0001672A" w:rsidP="004F3704">
            <w:pPr>
              <w:ind w:left="168" w:right="-25"/>
              <w:jc w:val="left"/>
              <w:rPr>
                <w:rFonts w:ascii="TH SarabunPSK" w:eastAsia="Times New Roman" w:hAnsi="TH SarabunPSK" w:cs="TH SarabunPSK"/>
                <w:kern w:val="2"/>
                <w:sz w:val="24"/>
                <w:szCs w:val="24"/>
                <w14:ligatures w14:val="standardContextual"/>
              </w:rPr>
            </w:pPr>
            <w:r w:rsidRPr="00B60D70">
              <w:rPr>
                <w:rFonts w:ascii="TH SarabunPSK" w:eastAsia="Times New Roman" w:hAnsi="TH SarabunPSK" w:cs="TH SarabunPSK"/>
                <w:kern w:val="2"/>
                <w:sz w:val="24"/>
                <w:szCs w:val="24"/>
                <w:cs/>
                <w14:ligatures w14:val="standardContextual"/>
              </w:rPr>
              <w:t>การแก้ปัญหาในชั้นเรียน</w:t>
            </w:r>
            <w:r w:rsidR="004F3704"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kern w:val="2"/>
                <w:sz w:val="24"/>
                <w:szCs w:val="24"/>
                <w:cs/>
                <w14:ligatures w14:val="standardContextual"/>
              </w:rPr>
              <w:t xml:space="preserve">การทำโมดูลการสอน </w:t>
            </w:r>
          </w:p>
          <w:p w14:paraId="4908C372" w14:textId="77777777" w:rsidR="0001672A" w:rsidRPr="00B60D70" w:rsidRDefault="0001672A" w:rsidP="0001672A">
            <w:pPr>
              <w:ind w:left="168" w:right="-25"/>
              <w:jc w:val="left"/>
              <w:rPr>
                <w:rFonts w:ascii="TH SarabunPSK" w:eastAsia="Times New Roman" w:hAnsi="TH SarabunPSK" w:cs="TH SarabunPSK"/>
                <w:kern w:val="2"/>
                <w:sz w:val="24"/>
                <w:szCs w:val="24"/>
                <w14:ligatures w14:val="standardContextual"/>
              </w:rPr>
            </w:pPr>
            <w:r w:rsidRPr="00B60D70">
              <w:rPr>
                <w:rFonts w:ascii="TH SarabunPSK" w:eastAsia="Times New Roman" w:hAnsi="TH SarabunPSK" w:cs="TH SarabunPSK"/>
                <w:kern w:val="2"/>
                <w:sz w:val="24"/>
                <w:szCs w:val="24"/>
                <w:cs/>
                <w14:ligatures w14:val="standardContextual"/>
              </w:rPr>
              <w:t>ความเป็นครูมืออาชีพ เข้าใจบทบาทขององค์กร</w:t>
            </w:r>
          </w:p>
          <w:p w14:paraId="787EB897" w14:textId="34F84326" w:rsidR="00A21A29" w:rsidRPr="00B60D70" w:rsidRDefault="0001672A" w:rsidP="004F3704">
            <w:pPr>
              <w:ind w:left="168" w:right="-25"/>
              <w:jc w:val="left"/>
              <w:rPr>
                <w:rFonts w:ascii="TH SarabunPSK" w:eastAsia="Times New Roman" w:hAnsi="TH SarabunPSK" w:cs="TH SarabunPSK"/>
                <w:kern w:val="2"/>
                <w:sz w:val="24"/>
                <w:szCs w:val="24"/>
                <w14:ligatures w14:val="standardContextual"/>
              </w:rPr>
            </w:pPr>
            <w:r w:rsidRPr="00B60D70">
              <w:rPr>
                <w:rFonts w:ascii="TH SarabunPSK" w:eastAsia="Times New Roman" w:hAnsi="TH SarabunPSK" w:cs="TH SarabunPSK"/>
                <w:kern w:val="2"/>
                <w:sz w:val="24"/>
                <w:szCs w:val="24"/>
                <w:cs/>
                <w14:ligatures w14:val="standardContextual"/>
              </w:rPr>
              <w:t>ความมั่นใจในการสอน</w:t>
            </w:r>
            <w:r w:rsidR="004F3704"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kern w:val="2"/>
                <w:sz w:val="24"/>
                <w:szCs w:val="24"/>
                <w:cs/>
                <w14:ligatures w14:val="standardContextual"/>
              </w:rPr>
              <w:t>ถ่ายทอดความรู้เชื่อมโยงกับประสบการณ์</w:t>
            </w:r>
          </w:p>
        </w:tc>
        <w:tc>
          <w:tcPr>
            <w:tcW w:w="2324" w:type="dxa"/>
          </w:tcPr>
          <w:p w14:paraId="307C6DE5" w14:textId="684E0173" w:rsidR="00420918" w:rsidRPr="00B60D70" w:rsidRDefault="009D1D24" w:rsidP="000F4563">
            <w:pPr>
              <w:ind w:right="-25"/>
              <w:jc w:val="left"/>
              <w:rPr>
                <w:rFonts w:ascii="TH SarabunPSK" w:eastAsia="Times New Roman" w:hAnsi="TH SarabunPSK" w:cs="TH SarabunPSK"/>
                <w:kern w:val="2"/>
                <w:sz w:val="24"/>
                <w:szCs w:val="24"/>
                <w:cs/>
                <w14:ligatures w14:val="standardContextual"/>
              </w:rPr>
            </w:pPr>
            <w:r w:rsidRPr="00B60D70">
              <w:rPr>
                <w:rFonts w:ascii="TH SarabunPSK" w:eastAsia="Times New Roman" w:hAnsi="TH SarabunPSK" w:cs="TH SarabunPSK" w:hint="cs"/>
                <w:kern w:val="2"/>
                <w:sz w:val="24"/>
                <w:szCs w:val="24"/>
                <w:cs/>
                <w14:ligatures w14:val="standardContextual"/>
              </w:rPr>
              <w:t>กำหนดให้รายวิชาทางวิศวกรรมที่เกี่ยวข้อง</w:t>
            </w:r>
            <w:r w:rsidR="00404C24" w:rsidRPr="00B60D70">
              <w:rPr>
                <w:rFonts w:ascii="TH SarabunPSK" w:eastAsia="Times New Roman" w:hAnsi="TH SarabunPSK" w:cs="TH SarabunPSK" w:hint="cs"/>
                <w:kern w:val="2"/>
                <w:sz w:val="24"/>
                <w:szCs w:val="24"/>
                <w:cs/>
                <w14:ligatures w14:val="standardContextual"/>
              </w:rPr>
              <w:t>จัดการเรียนการสอนโดย</w:t>
            </w:r>
            <w:r w:rsidR="003B58D9" w:rsidRPr="00B60D70">
              <w:rPr>
                <w:rFonts w:ascii="TH SarabunPSK" w:eastAsia="Times New Roman" w:hAnsi="TH SarabunPSK" w:cs="TH SarabunPSK" w:hint="cs"/>
                <w:kern w:val="2"/>
                <w:sz w:val="24"/>
                <w:szCs w:val="24"/>
                <w:cs/>
                <w14:ligatures w14:val="standardContextual"/>
              </w:rPr>
              <w:t>เพิ่มเนื้อหาเกี่ยวกับ</w:t>
            </w:r>
            <w:r w:rsidRPr="00B60D70">
              <w:rPr>
                <w:rFonts w:ascii="TH SarabunPSK" w:eastAsia="Times New Roman" w:hAnsi="TH SarabunPSK" w:cs="TH SarabunPSK"/>
                <w:kern w:val="2"/>
                <w:sz w:val="24"/>
                <w:szCs w:val="24"/>
                <w:cs/>
                <w14:ligatures w14:val="standardContextual"/>
              </w:rPr>
              <w:t xml:space="preserve">โปรแกรมด้านวิศวกรรม </w:t>
            </w:r>
            <w:r w:rsidRPr="00B60D70">
              <w:rPr>
                <w:rFonts w:ascii="TH SarabunPSK" w:eastAsia="Times New Roman" w:hAnsi="TH SarabunPSK" w:cs="TH SarabunPSK"/>
                <w:kern w:val="2"/>
                <w:sz w:val="24"/>
                <w:szCs w:val="24"/>
                <w14:ligatures w14:val="standardContextual"/>
              </w:rPr>
              <w:t>AutoCAD Sketch Up, Revit, Microsoft Project</w:t>
            </w:r>
            <w:r w:rsidR="003B58D9" w:rsidRPr="00B60D70">
              <w:rPr>
                <w:rFonts w:ascii="TH SarabunPSK" w:eastAsia="Times New Roman" w:hAnsi="TH SarabunPSK" w:cs="TH SarabunPSK" w:hint="cs"/>
                <w:kern w:val="2"/>
                <w:sz w:val="24"/>
                <w:szCs w:val="24"/>
                <w:cs/>
                <w14:ligatures w14:val="standardContextual"/>
              </w:rPr>
              <w:t xml:space="preserve"> และให้นักศึกษาได้ปฏิบัติ</w:t>
            </w:r>
            <w:r w:rsidR="007D3CC2" w:rsidRPr="00B60D70">
              <w:rPr>
                <w:rFonts w:ascii="TH SarabunPSK" w:eastAsia="Times New Roman" w:hAnsi="TH SarabunPSK" w:cs="TH SarabunPSK"/>
                <w:kern w:val="2"/>
                <w:sz w:val="24"/>
                <w:szCs w:val="24"/>
                <w14:ligatures w14:val="standardContextual"/>
              </w:rPr>
              <w:t xml:space="preserve"> </w:t>
            </w:r>
            <w:r w:rsidR="007D3CC2" w:rsidRPr="00B60D70">
              <w:rPr>
                <w:rFonts w:ascii="TH SarabunPSK" w:eastAsia="Times New Roman" w:hAnsi="TH SarabunPSK" w:cs="TH SarabunPSK"/>
                <w:kern w:val="2"/>
                <w:sz w:val="24"/>
                <w:szCs w:val="24"/>
                <w:cs/>
                <w14:ligatures w14:val="standardContextual"/>
              </w:rPr>
              <w:t xml:space="preserve">ช่วยพัฒนา </w:t>
            </w:r>
            <w:r w:rsidR="007D3CC2" w:rsidRPr="00B60D70">
              <w:rPr>
                <w:rFonts w:ascii="TH SarabunPSK" w:eastAsia="Times New Roman" w:hAnsi="TH SarabunPSK" w:cs="TH SarabunPSK"/>
                <w:kern w:val="2"/>
                <w:sz w:val="24"/>
                <w:szCs w:val="24"/>
                <w14:ligatures w14:val="standardContextual"/>
              </w:rPr>
              <w:t>PLO2</w:t>
            </w:r>
          </w:p>
        </w:tc>
        <w:tc>
          <w:tcPr>
            <w:tcW w:w="659" w:type="dxa"/>
          </w:tcPr>
          <w:p w14:paraId="3090B98B" w14:textId="77777777" w:rsidR="00420918" w:rsidRPr="00B60D70" w:rsidRDefault="00420918" w:rsidP="00362409">
            <w:pPr>
              <w:jc w:val="center"/>
              <w:rPr>
                <w:rFonts w:ascii="TH SarabunPSK" w:eastAsia="Aptos" w:hAnsi="TH SarabunPSK" w:cs="TH SarabunPSK"/>
                <w:b/>
                <w:bCs/>
                <w:kern w:val="2"/>
                <w:sz w:val="24"/>
                <w:szCs w:val="24"/>
                <w14:ligatures w14:val="standardContextual"/>
              </w:rPr>
            </w:pPr>
          </w:p>
        </w:tc>
        <w:tc>
          <w:tcPr>
            <w:tcW w:w="659" w:type="dxa"/>
          </w:tcPr>
          <w:p w14:paraId="1F6B5069" w14:textId="77777777" w:rsidR="00052BC7" w:rsidRPr="00B60D70" w:rsidRDefault="00052BC7" w:rsidP="00362409">
            <w:pPr>
              <w:jc w:val="center"/>
              <w:rPr>
                <w:rFonts w:ascii="TH SarabunPSK" w:eastAsia="Aptos" w:hAnsi="TH SarabunPSK" w:cs="TH SarabunPSK"/>
                <w:b/>
                <w:bCs/>
                <w:kern w:val="2"/>
                <w:sz w:val="24"/>
                <w:szCs w:val="24"/>
                <w14:ligatures w14:val="standardContextual"/>
              </w:rPr>
            </w:pPr>
          </w:p>
          <w:p w14:paraId="3B2ACAAF" w14:textId="4FF259C9" w:rsidR="00420918" w:rsidRPr="00B60D70" w:rsidRDefault="007D3CC2"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73AE7676" w14:textId="77777777" w:rsidR="00420918" w:rsidRPr="00B60D70" w:rsidRDefault="00420918" w:rsidP="00362409">
            <w:pPr>
              <w:jc w:val="center"/>
              <w:rPr>
                <w:rFonts w:ascii="TH SarabunPSK" w:eastAsia="Aptos" w:hAnsi="TH SarabunPSK" w:cs="TH SarabunPSK"/>
                <w:b/>
                <w:bCs/>
                <w:kern w:val="2"/>
                <w:sz w:val="24"/>
                <w:szCs w:val="24"/>
                <w14:ligatures w14:val="standardContextual"/>
              </w:rPr>
            </w:pPr>
          </w:p>
        </w:tc>
        <w:tc>
          <w:tcPr>
            <w:tcW w:w="659" w:type="dxa"/>
          </w:tcPr>
          <w:p w14:paraId="0703735F" w14:textId="77777777" w:rsidR="00420918" w:rsidRPr="00B60D70" w:rsidRDefault="00420918" w:rsidP="00362409">
            <w:pPr>
              <w:jc w:val="center"/>
              <w:rPr>
                <w:rFonts w:ascii="TH SarabunPSK" w:eastAsia="Aptos" w:hAnsi="TH SarabunPSK" w:cs="TH SarabunPSK"/>
                <w:b/>
                <w:bCs/>
                <w:kern w:val="2"/>
                <w:sz w:val="24"/>
                <w:szCs w:val="24"/>
                <w14:ligatures w14:val="standardContextual"/>
              </w:rPr>
            </w:pPr>
          </w:p>
        </w:tc>
        <w:tc>
          <w:tcPr>
            <w:tcW w:w="659" w:type="dxa"/>
          </w:tcPr>
          <w:p w14:paraId="2A6DC992" w14:textId="77777777" w:rsidR="00420918" w:rsidRPr="00B60D70" w:rsidRDefault="00420918" w:rsidP="00362409">
            <w:pPr>
              <w:jc w:val="center"/>
              <w:rPr>
                <w:rFonts w:ascii="TH SarabunPSK" w:eastAsia="Aptos" w:hAnsi="TH SarabunPSK" w:cs="TH SarabunPSK"/>
                <w:b/>
                <w:bCs/>
                <w:kern w:val="2"/>
                <w:sz w:val="24"/>
                <w:szCs w:val="24"/>
                <w14:ligatures w14:val="standardContextual"/>
              </w:rPr>
            </w:pPr>
          </w:p>
        </w:tc>
      </w:tr>
      <w:tr w:rsidR="00B60D70" w:rsidRPr="00B60D70" w14:paraId="0DAF95A6" w14:textId="77777777" w:rsidTr="00EE2253">
        <w:tc>
          <w:tcPr>
            <w:tcW w:w="3397" w:type="dxa"/>
          </w:tcPr>
          <w:p w14:paraId="645030B1" w14:textId="0995C001" w:rsidR="00DB3F91" w:rsidRPr="00B60D70" w:rsidRDefault="00DB3F91" w:rsidP="0069283F">
            <w:pPr>
              <w:ind w:right="-25"/>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b/>
                <w:bCs/>
                <w:kern w:val="2"/>
                <w:sz w:val="24"/>
                <w:szCs w:val="24"/>
                <w14:ligatures w14:val="standardContextual"/>
              </w:rPr>
              <w:t>+ Generic Skills (GS)</w:t>
            </w:r>
          </w:p>
          <w:p w14:paraId="23B6DBD4" w14:textId="59A64E3A" w:rsidR="007D3CC2" w:rsidRPr="00B60D70" w:rsidRDefault="0069283F" w:rsidP="00DB3F91">
            <w:pPr>
              <w:ind w:left="168" w:right="-25"/>
              <w:jc w:val="left"/>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kern w:val="2"/>
                <w:sz w:val="24"/>
                <w:szCs w:val="24"/>
                <w:cs/>
                <w14:ligatures w14:val="standardContextual"/>
              </w:rPr>
              <w:t>โปรแกรมออฟฟิศ</w:t>
            </w:r>
            <w:r w:rsidRPr="00B60D70">
              <w:rPr>
                <w:rFonts w:ascii="Arial" w:eastAsia="Times New Roman" w:hAnsi="Arial" w:cs="Arial" w:hint="cs"/>
                <w:kern w:val="2"/>
                <w:sz w:val="24"/>
                <w:szCs w:val="24"/>
                <w:cs/>
                <w14:ligatures w14:val="standardContextual"/>
              </w:rPr>
              <w:t>​</w:t>
            </w:r>
            <w:r w:rsidRPr="00B60D70">
              <w:rPr>
                <w:rFonts w:ascii="TH SarabunPSK" w:eastAsia="Times New Roman" w:hAnsi="TH SarabunPSK" w:cs="TH SarabunPSK"/>
                <w:kern w:val="2"/>
                <w:sz w:val="24"/>
                <w:szCs w:val="24"/>
                <w:cs/>
                <w14:ligatures w14:val="standardContextual"/>
              </w:rPr>
              <w:t xml:space="preserve"> ทักษะการทำงาน</w:t>
            </w:r>
            <w:r w:rsidR="00DB3F91"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kern w:val="2"/>
                <w:sz w:val="24"/>
                <w:szCs w:val="24"/>
                <w:cs/>
                <w14:ligatures w14:val="standardContextual"/>
              </w:rPr>
              <w:t>ภาษาอังกฤษ</w:t>
            </w:r>
          </w:p>
        </w:tc>
        <w:tc>
          <w:tcPr>
            <w:tcW w:w="2324" w:type="dxa"/>
          </w:tcPr>
          <w:p w14:paraId="0BF839CD" w14:textId="77777777" w:rsidR="00DB3F91" w:rsidRPr="00B60D70" w:rsidRDefault="00DB3F91" w:rsidP="000F4563">
            <w:pPr>
              <w:ind w:right="-25"/>
              <w:jc w:val="left"/>
              <w:rPr>
                <w:rFonts w:ascii="TH SarabunPSK" w:eastAsia="Times New Roman" w:hAnsi="TH SarabunPSK" w:cs="TH SarabunPSK"/>
                <w:kern w:val="2"/>
                <w:sz w:val="24"/>
                <w:szCs w:val="24"/>
                <w14:ligatures w14:val="standardContextual"/>
              </w:rPr>
            </w:pPr>
          </w:p>
          <w:p w14:paraId="391C1055" w14:textId="2950F95D" w:rsidR="001068A4" w:rsidRPr="00B60D70" w:rsidRDefault="00263C85" w:rsidP="000F4563">
            <w:pPr>
              <w:ind w:right="-25"/>
              <w:jc w:val="left"/>
              <w:rPr>
                <w:rFonts w:ascii="TH SarabunPSK" w:eastAsia="Times New Roman" w:hAnsi="TH SarabunPSK" w:cs="TH SarabunPSK"/>
                <w:kern w:val="2"/>
                <w:sz w:val="24"/>
                <w:szCs w:val="24"/>
                <w:cs/>
                <w14:ligatures w14:val="standardContextual"/>
              </w:rPr>
            </w:pPr>
            <w:r w:rsidRPr="00B60D70">
              <w:rPr>
                <w:rFonts w:ascii="TH SarabunPSK" w:eastAsia="Times New Roman" w:hAnsi="TH SarabunPSK" w:cs="TH SarabunPSK" w:hint="cs"/>
                <w:kern w:val="2"/>
                <w:sz w:val="24"/>
                <w:szCs w:val="24"/>
                <w:cs/>
                <w14:ligatures w14:val="standardContextual"/>
              </w:rPr>
              <w:t>สอน</w:t>
            </w:r>
            <w:r w:rsidR="000442CC" w:rsidRPr="00B60D70">
              <w:rPr>
                <w:rFonts w:ascii="TH SarabunPSK" w:eastAsia="Times New Roman" w:hAnsi="TH SarabunPSK" w:cs="TH SarabunPSK" w:hint="cs"/>
                <w:kern w:val="2"/>
                <w:sz w:val="24"/>
                <w:szCs w:val="24"/>
                <w:cs/>
                <w14:ligatures w14:val="standardContextual"/>
              </w:rPr>
              <w:t>สอดแทรกการใช้งานโปรแกรมออฟฟิศ</w:t>
            </w:r>
            <w:r w:rsidR="00552522" w:rsidRPr="00B60D70">
              <w:rPr>
                <w:rFonts w:ascii="TH SarabunPSK" w:eastAsia="Times New Roman" w:hAnsi="TH SarabunPSK" w:cs="TH SarabunPSK" w:hint="cs"/>
                <w:kern w:val="2"/>
                <w:sz w:val="24"/>
                <w:szCs w:val="24"/>
                <w:cs/>
                <w14:ligatures w14:val="standardContextual"/>
              </w:rPr>
              <w:t>ในรายวิชา</w:t>
            </w:r>
            <w:r w:rsidR="00831975" w:rsidRPr="00B60D70">
              <w:rPr>
                <w:rFonts w:ascii="TH SarabunPSK" w:eastAsia="Times New Roman" w:hAnsi="TH SarabunPSK" w:cs="TH SarabunPSK" w:hint="cs"/>
                <w:kern w:val="2"/>
                <w:sz w:val="24"/>
                <w:szCs w:val="24"/>
                <w:cs/>
                <w14:ligatures w14:val="standardContextual"/>
              </w:rPr>
              <w:t xml:space="preserve"> และจัดการเรียนการสอนโดย</w:t>
            </w:r>
            <w:r w:rsidR="0002793D" w:rsidRPr="00B60D70">
              <w:rPr>
                <w:rFonts w:ascii="TH SarabunPSK" w:eastAsia="Times New Roman" w:hAnsi="TH SarabunPSK" w:cs="TH SarabunPSK" w:hint="cs"/>
                <w:kern w:val="2"/>
                <w:sz w:val="24"/>
                <w:szCs w:val="24"/>
                <w:cs/>
                <w14:ligatures w14:val="standardContextual"/>
              </w:rPr>
              <w:t>เพิ่ม</w:t>
            </w:r>
            <w:r w:rsidR="00911816" w:rsidRPr="00B60D70">
              <w:rPr>
                <w:rFonts w:ascii="TH SarabunPSK" w:eastAsia="Times New Roman" w:hAnsi="TH SarabunPSK" w:cs="TH SarabunPSK" w:hint="cs"/>
                <w:kern w:val="2"/>
                <w:sz w:val="24"/>
                <w:szCs w:val="24"/>
                <w:cs/>
                <w14:ligatures w14:val="standardContextual"/>
              </w:rPr>
              <w:t>การ</w:t>
            </w:r>
            <w:r w:rsidR="00831975" w:rsidRPr="00B60D70">
              <w:rPr>
                <w:rFonts w:ascii="TH SarabunPSK" w:eastAsia="Times New Roman" w:hAnsi="TH SarabunPSK" w:cs="TH SarabunPSK" w:hint="cs"/>
                <w:kern w:val="2"/>
                <w:sz w:val="24"/>
                <w:szCs w:val="24"/>
                <w:cs/>
                <w14:ligatures w14:val="standardContextual"/>
              </w:rPr>
              <w:t>ใ</w:t>
            </w:r>
            <w:r w:rsidR="0002793D" w:rsidRPr="00B60D70">
              <w:rPr>
                <w:rFonts w:ascii="TH SarabunPSK" w:eastAsia="Times New Roman" w:hAnsi="TH SarabunPSK" w:cs="TH SarabunPSK" w:hint="cs"/>
                <w:kern w:val="2"/>
                <w:sz w:val="24"/>
                <w:szCs w:val="24"/>
                <w:cs/>
                <w14:ligatures w14:val="standardContextual"/>
              </w:rPr>
              <w:t>ช้ตำราภาษาอังกฤษ</w:t>
            </w:r>
            <w:r w:rsidR="00911816" w:rsidRPr="00B60D70">
              <w:rPr>
                <w:rFonts w:ascii="TH SarabunPSK" w:eastAsia="Times New Roman" w:hAnsi="TH SarabunPSK" w:cs="TH SarabunPSK" w:hint="cs"/>
                <w:kern w:val="2"/>
                <w:sz w:val="24"/>
                <w:szCs w:val="24"/>
                <w:cs/>
                <w14:ligatures w14:val="standardContextual"/>
              </w:rPr>
              <w:t xml:space="preserve"> </w:t>
            </w:r>
            <w:r w:rsidR="00691E88" w:rsidRPr="00B60D70">
              <w:rPr>
                <w:rFonts w:ascii="TH SarabunPSK" w:eastAsia="Times New Roman" w:hAnsi="TH SarabunPSK" w:cs="TH SarabunPSK" w:hint="cs"/>
                <w:kern w:val="2"/>
                <w:sz w:val="24"/>
                <w:szCs w:val="24"/>
                <w:cs/>
                <w14:ligatures w14:val="standardContextual"/>
              </w:rPr>
              <w:t>กำกับให้ผู้เรียน</w:t>
            </w:r>
            <w:r w:rsidR="00641595" w:rsidRPr="00B60D70">
              <w:rPr>
                <w:rFonts w:ascii="TH SarabunPSK" w:eastAsia="Times New Roman" w:hAnsi="TH SarabunPSK" w:cs="TH SarabunPSK" w:hint="cs"/>
                <w:kern w:val="2"/>
                <w:sz w:val="24"/>
                <w:szCs w:val="24"/>
                <w:cs/>
                <w14:ligatures w14:val="standardContextual"/>
              </w:rPr>
              <w:t>ส่งงานให้ตรงเวลาและทำงานให้ได้ตาม</w:t>
            </w:r>
            <w:r w:rsidR="00610C89" w:rsidRPr="00B60D70">
              <w:rPr>
                <w:rFonts w:ascii="TH SarabunPSK" w:eastAsia="Times New Roman" w:hAnsi="TH SarabunPSK" w:cs="TH SarabunPSK" w:hint="cs"/>
                <w:kern w:val="2"/>
                <w:sz w:val="24"/>
                <w:szCs w:val="24"/>
                <w:cs/>
                <w14:ligatures w14:val="standardContextual"/>
              </w:rPr>
              <w:t>กำหนด</w:t>
            </w:r>
          </w:p>
        </w:tc>
        <w:tc>
          <w:tcPr>
            <w:tcW w:w="659" w:type="dxa"/>
          </w:tcPr>
          <w:p w14:paraId="04AB6F30" w14:textId="77777777" w:rsidR="007D3CC2" w:rsidRPr="00B60D70" w:rsidRDefault="007D3CC2" w:rsidP="00362409">
            <w:pPr>
              <w:jc w:val="center"/>
              <w:rPr>
                <w:rFonts w:ascii="TH SarabunPSK" w:eastAsia="Aptos" w:hAnsi="TH SarabunPSK" w:cs="TH SarabunPSK"/>
                <w:b/>
                <w:bCs/>
                <w:kern w:val="2"/>
                <w:sz w:val="24"/>
                <w:szCs w:val="24"/>
                <w14:ligatures w14:val="standardContextual"/>
              </w:rPr>
            </w:pPr>
          </w:p>
        </w:tc>
        <w:tc>
          <w:tcPr>
            <w:tcW w:w="659" w:type="dxa"/>
          </w:tcPr>
          <w:p w14:paraId="24C0DC7C" w14:textId="77777777" w:rsidR="00610C89" w:rsidRPr="00B60D70" w:rsidRDefault="00610C89" w:rsidP="00610C89">
            <w:pPr>
              <w:jc w:val="center"/>
              <w:rPr>
                <w:rFonts w:ascii="TH SarabunPSK" w:eastAsia="Aptos" w:hAnsi="TH SarabunPSK" w:cs="TH SarabunPSK"/>
                <w:b/>
                <w:bCs/>
                <w:kern w:val="2"/>
                <w:sz w:val="24"/>
                <w:szCs w:val="24"/>
                <w14:ligatures w14:val="standardContextual"/>
              </w:rPr>
            </w:pPr>
          </w:p>
          <w:p w14:paraId="15D745E9" w14:textId="77777777" w:rsidR="00610C89" w:rsidRPr="00B60D70" w:rsidRDefault="00610C89" w:rsidP="00610C89">
            <w:pPr>
              <w:jc w:val="center"/>
              <w:rPr>
                <w:rFonts w:ascii="TH SarabunPSK" w:eastAsia="Aptos" w:hAnsi="TH SarabunPSK" w:cs="TH SarabunPSK"/>
                <w:b/>
                <w:bCs/>
                <w:kern w:val="2"/>
                <w:sz w:val="24"/>
                <w:szCs w:val="24"/>
                <w14:ligatures w14:val="standardContextual"/>
              </w:rPr>
            </w:pPr>
          </w:p>
          <w:p w14:paraId="3FD543E7" w14:textId="7EA1AC58" w:rsidR="007D3CC2" w:rsidRPr="00B60D70" w:rsidRDefault="00610C89"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739AC8FC" w14:textId="77777777" w:rsidR="007D3CC2" w:rsidRPr="00B60D70" w:rsidRDefault="007D3CC2" w:rsidP="00362409">
            <w:pPr>
              <w:jc w:val="center"/>
              <w:rPr>
                <w:rFonts w:ascii="TH SarabunPSK" w:eastAsia="Aptos" w:hAnsi="TH SarabunPSK" w:cs="TH SarabunPSK"/>
                <w:b/>
                <w:bCs/>
                <w:kern w:val="2"/>
                <w:sz w:val="24"/>
                <w:szCs w:val="24"/>
                <w14:ligatures w14:val="standardContextual"/>
              </w:rPr>
            </w:pPr>
          </w:p>
        </w:tc>
        <w:tc>
          <w:tcPr>
            <w:tcW w:w="659" w:type="dxa"/>
          </w:tcPr>
          <w:p w14:paraId="141D641C" w14:textId="77777777" w:rsidR="007D3CC2" w:rsidRPr="00B60D70" w:rsidRDefault="007D3CC2" w:rsidP="00362409">
            <w:pPr>
              <w:jc w:val="center"/>
              <w:rPr>
                <w:rFonts w:ascii="TH SarabunPSK" w:eastAsia="Aptos" w:hAnsi="TH SarabunPSK" w:cs="TH SarabunPSK"/>
                <w:b/>
                <w:bCs/>
                <w:kern w:val="2"/>
                <w:sz w:val="24"/>
                <w:szCs w:val="24"/>
                <w14:ligatures w14:val="standardContextual"/>
              </w:rPr>
            </w:pPr>
          </w:p>
        </w:tc>
        <w:tc>
          <w:tcPr>
            <w:tcW w:w="659" w:type="dxa"/>
          </w:tcPr>
          <w:p w14:paraId="469643B0" w14:textId="77777777" w:rsidR="007D3CC2" w:rsidRPr="00B60D70" w:rsidRDefault="007D3CC2" w:rsidP="00362409">
            <w:pPr>
              <w:jc w:val="center"/>
              <w:rPr>
                <w:rFonts w:ascii="TH SarabunPSK" w:eastAsia="Aptos" w:hAnsi="TH SarabunPSK" w:cs="TH SarabunPSK"/>
                <w:b/>
                <w:bCs/>
                <w:kern w:val="2"/>
                <w:sz w:val="24"/>
                <w:szCs w:val="24"/>
                <w14:ligatures w14:val="standardContextual"/>
              </w:rPr>
            </w:pPr>
          </w:p>
        </w:tc>
      </w:tr>
      <w:tr w:rsidR="00B60D70" w:rsidRPr="00B60D70" w14:paraId="133B4DC0" w14:textId="77777777" w:rsidTr="00EE2253">
        <w:tc>
          <w:tcPr>
            <w:tcW w:w="3397" w:type="dxa"/>
          </w:tcPr>
          <w:p w14:paraId="34F4165C" w14:textId="5F80DC40" w:rsidR="00401304" w:rsidRPr="00B60D70" w:rsidRDefault="00401304" w:rsidP="00401304">
            <w:pPr>
              <w:ind w:right="-25"/>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b/>
                <w:bCs/>
                <w:kern w:val="2"/>
                <w:sz w:val="24"/>
                <w:szCs w:val="24"/>
                <w14:ligatures w14:val="standardContextual"/>
              </w:rPr>
              <w:t>+ Characteristics (C)</w:t>
            </w:r>
          </w:p>
          <w:p w14:paraId="0D2DE3A5" w14:textId="3E0504EA" w:rsidR="00401304" w:rsidRPr="00B60D70" w:rsidRDefault="00C83D81" w:rsidP="00C83D81">
            <w:pPr>
              <w:ind w:left="168" w:right="-25"/>
              <w:jc w:val="left"/>
              <w:rPr>
                <w:rFonts w:eastAsia="Times New Roman"/>
                <w:kern w:val="2"/>
                <w:sz w:val="24"/>
                <w:szCs w:val="24"/>
                <w14:ligatures w14:val="standardContextual"/>
              </w:rPr>
            </w:pPr>
            <w:r w:rsidRPr="00B60D70">
              <w:rPr>
                <w:rFonts w:eastAsia="Times New Roman"/>
                <w:kern w:val="2"/>
                <w:sz w:val="24"/>
                <w:szCs w:val="24"/>
                <w:cs/>
                <w14:ligatures w14:val="standardContextual"/>
              </w:rPr>
              <w:t>สื่อสารระหว่างบุคคลหรือหน่วยงาน</w:t>
            </w:r>
            <w:r w:rsidRPr="00B60D70">
              <w:rPr>
                <w:rFonts w:eastAsia="Times New Roman"/>
                <w:kern w:val="2"/>
                <w:sz w:val="24"/>
                <w:szCs w:val="24"/>
                <w14:ligatures w14:val="standardContextual"/>
              </w:rPr>
              <w:t xml:space="preserve"> </w:t>
            </w:r>
            <w:r w:rsidRPr="00B60D70">
              <w:rPr>
                <w:rFonts w:eastAsia="Times New Roman"/>
                <w:kern w:val="2"/>
                <w:sz w:val="24"/>
                <w:szCs w:val="24"/>
                <w:cs/>
                <w14:ligatures w14:val="standardContextual"/>
              </w:rPr>
              <w:t>การปรับตัว การเรียนรู้</w:t>
            </w:r>
            <w:r w:rsidRPr="00B60D70">
              <w:rPr>
                <w:rFonts w:eastAsia="Times New Roman"/>
                <w:kern w:val="2"/>
                <w:sz w:val="24"/>
                <w:szCs w:val="24"/>
                <w14:ligatures w14:val="standardContextual"/>
              </w:rPr>
              <w:t xml:space="preserve"> </w:t>
            </w:r>
            <w:r w:rsidRPr="00B60D70">
              <w:rPr>
                <w:rFonts w:eastAsia="Times New Roman"/>
                <w:kern w:val="2"/>
                <w:sz w:val="24"/>
                <w:szCs w:val="24"/>
                <w:cs/>
                <w14:ligatures w14:val="standardContextual"/>
              </w:rPr>
              <w:t>การเรียนรู้</w:t>
            </w:r>
            <w:r w:rsidRPr="00B60D70">
              <w:rPr>
                <w:rFonts w:eastAsia="Times New Roman"/>
                <w:kern w:val="2"/>
                <w:sz w:val="24"/>
                <w:szCs w:val="24"/>
                <w14:ligatures w14:val="standardContextual"/>
              </w:rPr>
              <w:t xml:space="preserve"> </w:t>
            </w:r>
            <w:r w:rsidRPr="00B60D70">
              <w:rPr>
                <w:rFonts w:eastAsia="Times New Roman"/>
                <w:kern w:val="2"/>
                <w:sz w:val="24"/>
                <w:szCs w:val="24"/>
                <w:cs/>
                <w14:ligatures w14:val="standardContextual"/>
              </w:rPr>
              <w:t>การทำงานร่วมกับผู้อื่นได้ดี</w:t>
            </w:r>
          </w:p>
          <w:p w14:paraId="072E5643" w14:textId="77777777" w:rsidR="00755821" w:rsidRPr="00B60D70" w:rsidRDefault="00755821" w:rsidP="0069283F">
            <w:pPr>
              <w:ind w:right="-25"/>
              <w:rPr>
                <w:rFonts w:ascii="TH SarabunPSK" w:eastAsia="Times New Roman" w:hAnsi="TH SarabunPSK" w:cs="TH SarabunPSK"/>
                <w:b/>
                <w:bCs/>
                <w:kern w:val="2"/>
                <w:sz w:val="24"/>
                <w:szCs w:val="24"/>
                <w14:ligatures w14:val="standardContextual"/>
              </w:rPr>
            </w:pPr>
          </w:p>
        </w:tc>
        <w:tc>
          <w:tcPr>
            <w:tcW w:w="2324" w:type="dxa"/>
          </w:tcPr>
          <w:p w14:paraId="74E31F7C" w14:textId="77777777" w:rsidR="00755821" w:rsidRPr="00B60D70" w:rsidRDefault="00755821" w:rsidP="000F4563">
            <w:pPr>
              <w:ind w:right="-25"/>
              <w:jc w:val="left"/>
              <w:rPr>
                <w:rFonts w:ascii="TH SarabunPSK" w:eastAsia="Times New Roman" w:hAnsi="TH SarabunPSK" w:cs="TH SarabunPSK"/>
                <w:kern w:val="2"/>
                <w:sz w:val="24"/>
                <w:szCs w:val="24"/>
                <w14:ligatures w14:val="standardContextual"/>
              </w:rPr>
            </w:pPr>
          </w:p>
          <w:p w14:paraId="17AFFAEB" w14:textId="1061F807" w:rsidR="00C83D81" w:rsidRPr="00B60D70" w:rsidRDefault="00A10D53" w:rsidP="000F4563">
            <w:pPr>
              <w:ind w:right="-25"/>
              <w:jc w:val="left"/>
              <w:rPr>
                <w:rFonts w:ascii="TH SarabunPSK" w:eastAsia="Times New Roman" w:hAnsi="TH SarabunPSK" w:cs="TH SarabunPSK"/>
                <w:kern w:val="2"/>
                <w:sz w:val="24"/>
                <w:szCs w:val="24"/>
                <w14:ligatures w14:val="standardContextual"/>
              </w:rPr>
            </w:pPr>
            <w:r w:rsidRPr="00B60D70">
              <w:rPr>
                <w:rFonts w:ascii="TH SarabunPSK" w:eastAsia="Times New Roman" w:hAnsi="TH SarabunPSK" w:cs="TH SarabunPSK" w:hint="cs"/>
                <w:kern w:val="2"/>
                <w:sz w:val="24"/>
                <w:szCs w:val="24"/>
                <w:cs/>
                <w14:ligatures w14:val="standardContextual"/>
              </w:rPr>
              <w:t>จัด</w:t>
            </w:r>
            <w:r w:rsidR="00C95239" w:rsidRPr="00B60D70">
              <w:rPr>
                <w:rFonts w:ascii="TH SarabunPSK" w:eastAsia="Times New Roman" w:hAnsi="TH SarabunPSK" w:cs="TH SarabunPSK" w:hint="cs"/>
                <w:kern w:val="2"/>
                <w:sz w:val="24"/>
                <w:szCs w:val="24"/>
                <w:cs/>
                <w14:ligatures w14:val="standardContextual"/>
              </w:rPr>
              <w:t>การเรียนรู้ใน</w:t>
            </w:r>
            <w:r w:rsidR="00C83D81" w:rsidRPr="00B60D70">
              <w:rPr>
                <w:rFonts w:ascii="TH SarabunPSK" w:eastAsia="Times New Roman" w:hAnsi="TH SarabunPSK" w:cs="TH SarabunPSK" w:hint="cs"/>
                <w:kern w:val="2"/>
                <w:sz w:val="24"/>
                <w:szCs w:val="24"/>
                <w:cs/>
                <w14:ligatures w14:val="standardContextual"/>
              </w:rPr>
              <w:t>รายวิช</w:t>
            </w:r>
            <w:r w:rsidR="00C95239" w:rsidRPr="00B60D70">
              <w:rPr>
                <w:rFonts w:ascii="TH SarabunPSK" w:eastAsia="Times New Roman" w:hAnsi="TH SarabunPSK" w:cs="TH SarabunPSK" w:hint="cs"/>
                <w:kern w:val="2"/>
                <w:sz w:val="24"/>
                <w:szCs w:val="24"/>
                <w:cs/>
                <w14:ligatures w14:val="standardContextual"/>
              </w:rPr>
              <w:t>าชีพครู</w:t>
            </w:r>
            <w:r w:rsidR="001E6F94" w:rsidRPr="00B60D70">
              <w:rPr>
                <w:rFonts w:ascii="TH SarabunPSK" w:eastAsia="Times New Roman" w:hAnsi="TH SarabunPSK" w:cs="TH SarabunPSK" w:hint="cs"/>
                <w:kern w:val="2"/>
                <w:sz w:val="24"/>
                <w:szCs w:val="24"/>
                <w:cs/>
                <w14:ligatures w14:val="standardContextual"/>
              </w:rPr>
              <w:t xml:space="preserve"> รายวิชาบูรณาการกับการทำงาน และจัดกิจกรรมเสริมหลักสูตร </w:t>
            </w:r>
            <w:r w:rsidR="001E6F94" w:rsidRPr="00B60D70">
              <w:rPr>
                <w:rFonts w:ascii="TH SarabunPSK" w:eastAsia="Times New Roman" w:hAnsi="TH SarabunPSK" w:cs="TH SarabunPSK"/>
                <w:kern w:val="2"/>
                <w:sz w:val="24"/>
                <w:szCs w:val="24"/>
                <w:cs/>
                <w14:ligatures w14:val="standardContextual"/>
              </w:rPr>
              <w:t xml:space="preserve">ช่วยพัฒนา </w:t>
            </w:r>
            <w:r w:rsidR="001E6F94" w:rsidRPr="00B60D70">
              <w:rPr>
                <w:rFonts w:ascii="TH SarabunPSK" w:eastAsia="Times New Roman" w:hAnsi="TH SarabunPSK" w:cs="TH SarabunPSK"/>
                <w:kern w:val="2"/>
                <w:sz w:val="24"/>
                <w:szCs w:val="24"/>
                <w14:ligatures w14:val="standardContextual"/>
              </w:rPr>
              <w:t>PLO5</w:t>
            </w:r>
          </w:p>
        </w:tc>
        <w:tc>
          <w:tcPr>
            <w:tcW w:w="659" w:type="dxa"/>
          </w:tcPr>
          <w:p w14:paraId="5539D426" w14:textId="77777777" w:rsidR="00755821" w:rsidRPr="00B60D70" w:rsidRDefault="00755821" w:rsidP="00362409">
            <w:pPr>
              <w:jc w:val="center"/>
              <w:rPr>
                <w:rFonts w:ascii="TH SarabunPSK" w:eastAsia="Aptos" w:hAnsi="TH SarabunPSK" w:cs="TH SarabunPSK"/>
                <w:b/>
                <w:bCs/>
                <w:kern w:val="2"/>
                <w:sz w:val="24"/>
                <w:szCs w:val="24"/>
                <w14:ligatures w14:val="standardContextual"/>
              </w:rPr>
            </w:pPr>
          </w:p>
        </w:tc>
        <w:tc>
          <w:tcPr>
            <w:tcW w:w="659" w:type="dxa"/>
          </w:tcPr>
          <w:p w14:paraId="268C9A49" w14:textId="77777777" w:rsidR="00755821" w:rsidRPr="00B60D70" w:rsidRDefault="00755821" w:rsidP="00362409">
            <w:pPr>
              <w:jc w:val="center"/>
              <w:rPr>
                <w:rFonts w:ascii="TH SarabunPSK" w:eastAsia="Aptos" w:hAnsi="TH SarabunPSK" w:cs="TH SarabunPSK"/>
                <w:b/>
                <w:bCs/>
                <w:kern w:val="2"/>
                <w:sz w:val="24"/>
                <w:szCs w:val="24"/>
                <w14:ligatures w14:val="standardContextual"/>
              </w:rPr>
            </w:pPr>
          </w:p>
        </w:tc>
        <w:tc>
          <w:tcPr>
            <w:tcW w:w="659" w:type="dxa"/>
          </w:tcPr>
          <w:p w14:paraId="7B07AC3F" w14:textId="77777777" w:rsidR="00755821" w:rsidRPr="00B60D70" w:rsidRDefault="00755821" w:rsidP="00362409">
            <w:pPr>
              <w:jc w:val="center"/>
              <w:rPr>
                <w:rFonts w:ascii="TH SarabunPSK" w:eastAsia="Aptos" w:hAnsi="TH SarabunPSK" w:cs="TH SarabunPSK"/>
                <w:b/>
                <w:bCs/>
                <w:kern w:val="2"/>
                <w:sz w:val="24"/>
                <w:szCs w:val="24"/>
                <w14:ligatures w14:val="standardContextual"/>
              </w:rPr>
            </w:pPr>
          </w:p>
        </w:tc>
        <w:tc>
          <w:tcPr>
            <w:tcW w:w="659" w:type="dxa"/>
          </w:tcPr>
          <w:p w14:paraId="7067E2E5" w14:textId="77777777" w:rsidR="00755821" w:rsidRPr="00B60D70" w:rsidRDefault="00755821" w:rsidP="00362409">
            <w:pPr>
              <w:jc w:val="center"/>
              <w:rPr>
                <w:rFonts w:ascii="TH SarabunPSK" w:eastAsia="Aptos" w:hAnsi="TH SarabunPSK" w:cs="TH SarabunPSK"/>
                <w:b/>
                <w:bCs/>
                <w:kern w:val="2"/>
                <w:sz w:val="24"/>
                <w:szCs w:val="24"/>
                <w14:ligatures w14:val="standardContextual"/>
              </w:rPr>
            </w:pPr>
          </w:p>
        </w:tc>
        <w:tc>
          <w:tcPr>
            <w:tcW w:w="659" w:type="dxa"/>
          </w:tcPr>
          <w:p w14:paraId="4D36F218" w14:textId="77777777" w:rsidR="00052BC7" w:rsidRPr="00B60D70" w:rsidRDefault="00052BC7" w:rsidP="00362409">
            <w:pPr>
              <w:jc w:val="center"/>
              <w:rPr>
                <w:rFonts w:ascii="TH SarabunPSK" w:eastAsia="Aptos" w:hAnsi="TH SarabunPSK" w:cs="TH SarabunPSK"/>
                <w:b/>
                <w:bCs/>
                <w:kern w:val="2"/>
                <w:sz w:val="24"/>
                <w:szCs w:val="24"/>
                <w14:ligatures w14:val="standardContextual"/>
              </w:rPr>
            </w:pPr>
          </w:p>
          <w:p w14:paraId="5C786EB0" w14:textId="2126166C" w:rsidR="00755821" w:rsidRPr="00B60D70" w:rsidRDefault="001E6F94"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r>
      <w:tr w:rsidR="00B60D70" w:rsidRPr="00B60D70" w14:paraId="1E867202" w14:textId="77777777" w:rsidTr="00EE2253">
        <w:tc>
          <w:tcPr>
            <w:tcW w:w="3397" w:type="dxa"/>
          </w:tcPr>
          <w:p w14:paraId="5465C73E" w14:textId="471419B7" w:rsidR="00C951B2" w:rsidRPr="00B60D70" w:rsidRDefault="00C951B2" w:rsidP="00C951B2">
            <w:pPr>
              <w:ind w:right="-25"/>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b/>
                <w:bCs/>
                <w:kern w:val="2"/>
                <w:sz w:val="24"/>
                <w:szCs w:val="24"/>
                <w14:ligatures w14:val="standardContextual"/>
              </w:rPr>
              <w:t xml:space="preserve">+ </w:t>
            </w:r>
            <w:r w:rsidR="00924C12" w:rsidRPr="00B60D70">
              <w:rPr>
                <w:rFonts w:ascii="TH SarabunPSK" w:eastAsia="Times New Roman" w:hAnsi="TH SarabunPSK" w:cs="TH SarabunPSK"/>
                <w:b/>
                <w:bCs/>
                <w:kern w:val="2"/>
                <w:sz w:val="24"/>
                <w:szCs w:val="24"/>
                <w14:ligatures w14:val="standardContextual"/>
              </w:rPr>
              <w:t xml:space="preserve">Other (O) </w:t>
            </w:r>
          </w:p>
          <w:p w14:paraId="2B229326" w14:textId="6EBD0D14" w:rsidR="00C951B2" w:rsidRPr="00B60D70" w:rsidRDefault="00C951B2" w:rsidP="00C951B2">
            <w:pPr>
              <w:ind w:left="168" w:right="-25"/>
              <w:jc w:val="left"/>
              <w:rPr>
                <w:rFonts w:ascii="TH SarabunPSK" w:eastAsia="Times New Roman" w:hAnsi="TH SarabunPSK" w:cs="TH SarabunPSK"/>
                <w:b/>
                <w:bCs/>
                <w:kern w:val="2"/>
                <w:sz w:val="24"/>
                <w:szCs w:val="24"/>
                <w14:ligatures w14:val="standardContextual"/>
              </w:rPr>
            </w:pPr>
            <w:r w:rsidRPr="00B60D70">
              <w:rPr>
                <w:rFonts w:eastAsia="Times New Roman"/>
                <w:kern w:val="2"/>
                <w:sz w:val="24"/>
                <w:szCs w:val="24"/>
                <w:cs/>
                <w14:ligatures w14:val="standardContextual"/>
              </w:rPr>
              <w:t>ปรับหลักสูตร</w:t>
            </w:r>
            <w:r w:rsidR="0067091B" w:rsidRPr="00B60D70">
              <w:rPr>
                <w:rFonts w:eastAsia="Times New Roman" w:hint="cs"/>
                <w:kern w:val="2"/>
                <w:sz w:val="24"/>
                <w:szCs w:val="24"/>
                <w:cs/>
                <w14:ligatures w14:val="standardContextual"/>
              </w:rPr>
              <w:t>เพื่อให้</w:t>
            </w:r>
            <w:r w:rsidR="00857EA2" w:rsidRPr="00B60D70">
              <w:rPr>
                <w:rFonts w:eastAsia="Times New Roman"/>
                <w:kern w:val="2"/>
                <w:sz w:val="24"/>
                <w:szCs w:val="24"/>
                <w:cs/>
                <w14:ligatures w14:val="standardContextual"/>
              </w:rPr>
              <w:t>สามารถขอรับ</w:t>
            </w:r>
            <w:r w:rsidR="0067091B" w:rsidRPr="00B60D70">
              <w:rPr>
                <w:rFonts w:eastAsia="Times New Roman" w:hint="cs"/>
                <w:kern w:val="2"/>
                <w:sz w:val="24"/>
                <w:szCs w:val="24"/>
                <w:cs/>
                <w14:ligatures w14:val="standardContextual"/>
              </w:rPr>
              <w:t>การรับรองจากสภาวิศวกรและคุรุสภา</w:t>
            </w:r>
            <w:r w:rsidRPr="00B60D70">
              <w:rPr>
                <w:rFonts w:eastAsia="Times New Roman"/>
                <w:kern w:val="2"/>
                <w:sz w:val="24"/>
                <w:szCs w:val="24"/>
                <w:cs/>
                <w14:ligatures w14:val="standardContextual"/>
              </w:rPr>
              <w:t xml:space="preserve"> ใบรับรองความรู้</w:t>
            </w:r>
            <w:r w:rsidRPr="00B60D70">
              <w:rPr>
                <w:rFonts w:eastAsia="Times New Roman"/>
                <w:kern w:val="2"/>
                <w:sz w:val="24"/>
                <w:szCs w:val="24"/>
                <w14:ligatures w14:val="standardContextual"/>
              </w:rPr>
              <w:t xml:space="preserve"> </w:t>
            </w:r>
            <w:r w:rsidRPr="00B60D70">
              <w:rPr>
                <w:rFonts w:eastAsia="Times New Roman"/>
                <w:kern w:val="2"/>
                <w:sz w:val="24"/>
                <w:szCs w:val="24"/>
                <w:cs/>
                <w14:ligatures w14:val="standardContextual"/>
              </w:rPr>
              <w:t>สร้างความเข้าใจแก่ผู้เรียนเกี่ยวกับเป้าหมายของหลักสูตร</w:t>
            </w:r>
          </w:p>
        </w:tc>
        <w:tc>
          <w:tcPr>
            <w:tcW w:w="2324" w:type="dxa"/>
          </w:tcPr>
          <w:p w14:paraId="4035A0A2" w14:textId="77777777" w:rsidR="00C951B2" w:rsidRPr="00B60D70" w:rsidRDefault="00C951B2" w:rsidP="000F4563">
            <w:pPr>
              <w:ind w:right="-25"/>
              <w:jc w:val="left"/>
              <w:rPr>
                <w:rFonts w:ascii="TH SarabunPSK" w:eastAsia="Times New Roman" w:hAnsi="TH SarabunPSK" w:cs="TH SarabunPSK"/>
                <w:kern w:val="2"/>
                <w:sz w:val="24"/>
                <w:szCs w:val="24"/>
                <w14:ligatures w14:val="standardContextual"/>
              </w:rPr>
            </w:pPr>
          </w:p>
          <w:p w14:paraId="6873D75E" w14:textId="466B86A7" w:rsidR="00924C12" w:rsidRPr="00B60D70" w:rsidRDefault="00924C12" w:rsidP="000F4563">
            <w:pPr>
              <w:ind w:right="-25"/>
              <w:jc w:val="left"/>
              <w:rPr>
                <w:rFonts w:ascii="TH SarabunPSK" w:eastAsia="Times New Roman" w:hAnsi="TH SarabunPSK" w:cs="TH SarabunPSK"/>
                <w:kern w:val="2"/>
                <w:sz w:val="24"/>
                <w:szCs w:val="24"/>
                <w14:ligatures w14:val="standardContextual"/>
              </w:rPr>
            </w:pPr>
            <w:r w:rsidRPr="00B60D70">
              <w:rPr>
                <w:rFonts w:ascii="TH SarabunPSK" w:eastAsia="Times New Roman" w:hAnsi="TH SarabunPSK" w:cs="TH SarabunPSK" w:hint="cs"/>
                <w:kern w:val="2"/>
                <w:sz w:val="24"/>
                <w:szCs w:val="24"/>
                <w:cs/>
                <w14:ligatures w14:val="standardContextual"/>
              </w:rPr>
              <w:t>ปรับปรุงโครงสร้างหลักสูตรและกำหนดรายวิชาให้มีความสอดคล้องกับ</w:t>
            </w:r>
            <w:r w:rsidR="005B5445" w:rsidRPr="00B60D70">
              <w:rPr>
                <w:rFonts w:ascii="TH SarabunPSK" w:eastAsia="Times New Roman" w:hAnsi="TH SarabunPSK" w:cs="TH SarabunPSK" w:hint="cs"/>
                <w:kern w:val="2"/>
                <w:sz w:val="24"/>
                <w:szCs w:val="24"/>
                <w:cs/>
                <w14:ligatures w14:val="standardContextual"/>
              </w:rPr>
              <w:t>เกณฑ์</w:t>
            </w:r>
            <w:r w:rsidR="00AE5688" w:rsidRPr="00B60D70">
              <w:rPr>
                <w:rFonts w:ascii="TH SarabunPSK" w:eastAsia="Times New Roman" w:hAnsi="TH SarabunPSK" w:cs="TH SarabunPSK" w:hint="cs"/>
                <w:kern w:val="2"/>
                <w:sz w:val="24"/>
                <w:szCs w:val="24"/>
                <w:cs/>
                <w14:ligatures w14:val="standardContextual"/>
              </w:rPr>
              <w:t>ของสภาวิศวกร กำหนด</w:t>
            </w:r>
            <w:r w:rsidR="00E33178" w:rsidRPr="00B60D70">
              <w:rPr>
                <w:rFonts w:ascii="TH SarabunPSK" w:eastAsia="Times New Roman" w:hAnsi="TH SarabunPSK" w:cs="TH SarabunPSK" w:hint="cs"/>
                <w:kern w:val="2"/>
                <w:sz w:val="24"/>
                <w:szCs w:val="24"/>
                <w:cs/>
                <w14:ligatures w14:val="standardContextual"/>
              </w:rPr>
              <w:t>เส้นทางการเรียนรู้ (</w:t>
            </w:r>
            <w:r w:rsidR="00CD0057" w:rsidRPr="00B60D70">
              <w:rPr>
                <w:rFonts w:ascii="TH SarabunPSK" w:eastAsia="Times New Roman" w:hAnsi="TH SarabunPSK" w:cs="TH SarabunPSK"/>
                <w:kern w:val="2"/>
                <w:sz w:val="24"/>
                <w:szCs w:val="24"/>
                <w14:ligatures w14:val="standardContextual"/>
              </w:rPr>
              <w:t>Learning Pathway</w:t>
            </w:r>
            <w:r w:rsidR="00E33178" w:rsidRPr="00B60D70">
              <w:rPr>
                <w:rFonts w:ascii="TH SarabunPSK" w:eastAsia="Times New Roman" w:hAnsi="TH SarabunPSK" w:cs="TH SarabunPSK" w:hint="cs"/>
                <w:kern w:val="2"/>
                <w:sz w:val="24"/>
                <w:szCs w:val="24"/>
                <w:cs/>
                <w14:ligatures w14:val="standardContextual"/>
              </w:rPr>
              <w:t>)</w:t>
            </w:r>
            <w:r w:rsidR="00CD0057" w:rsidRPr="00B60D70">
              <w:rPr>
                <w:rFonts w:ascii="TH SarabunPSK" w:eastAsia="Times New Roman" w:hAnsi="TH SarabunPSK" w:cs="TH SarabunPSK"/>
                <w:kern w:val="2"/>
                <w:sz w:val="24"/>
                <w:szCs w:val="24"/>
                <w14:ligatures w14:val="standardContextual"/>
              </w:rPr>
              <w:t xml:space="preserve"> </w:t>
            </w:r>
            <w:r w:rsidR="00CD0057" w:rsidRPr="00B60D70">
              <w:rPr>
                <w:rFonts w:ascii="TH SarabunPSK" w:eastAsia="Times New Roman" w:hAnsi="TH SarabunPSK" w:cs="TH SarabunPSK" w:hint="cs"/>
                <w:kern w:val="2"/>
                <w:sz w:val="24"/>
                <w:szCs w:val="24"/>
                <w:cs/>
                <w14:ligatures w14:val="standardContextual"/>
              </w:rPr>
              <w:t xml:space="preserve">ในหลักสูตร </w:t>
            </w:r>
            <w:r w:rsidR="00CD0057" w:rsidRPr="00B60D70">
              <w:rPr>
                <w:rFonts w:ascii="TH SarabunPSK" w:eastAsia="Times New Roman" w:hAnsi="TH SarabunPSK" w:cs="TH SarabunPSK"/>
                <w:kern w:val="2"/>
                <w:sz w:val="24"/>
                <w:szCs w:val="24"/>
                <w14:ligatures w14:val="standardContextual"/>
              </w:rPr>
              <w:t xml:space="preserve">1 </w:t>
            </w:r>
            <w:r w:rsidR="00CD0057" w:rsidRPr="00B60D70">
              <w:rPr>
                <w:rFonts w:ascii="TH SarabunPSK" w:eastAsia="Times New Roman" w:hAnsi="TH SarabunPSK" w:cs="TH SarabunPSK" w:hint="cs"/>
                <w:kern w:val="2"/>
                <w:sz w:val="24"/>
                <w:szCs w:val="24"/>
                <w:cs/>
                <w14:ligatures w14:val="standardContextual"/>
              </w:rPr>
              <w:t xml:space="preserve">อาชีพของ </w:t>
            </w:r>
            <w:proofErr w:type="spellStart"/>
            <w:r w:rsidR="00CD0057" w:rsidRPr="00B60D70">
              <w:rPr>
                <w:rFonts w:ascii="TH SarabunPSK" w:eastAsia="Times New Roman" w:hAnsi="TH SarabunPSK" w:cs="TH SarabunPSK" w:hint="cs"/>
                <w:kern w:val="2"/>
                <w:sz w:val="24"/>
                <w:szCs w:val="24"/>
                <w:cs/>
                <w14:ligatures w14:val="standardContextual"/>
              </w:rPr>
              <w:t>สคช</w:t>
            </w:r>
            <w:proofErr w:type="spellEnd"/>
            <w:r w:rsidR="00CD0057" w:rsidRPr="00B60D70">
              <w:rPr>
                <w:rFonts w:ascii="TH SarabunPSK" w:eastAsia="Times New Roman" w:hAnsi="TH SarabunPSK" w:cs="TH SarabunPSK" w:hint="cs"/>
                <w:kern w:val="2"/>
                <w:sz w:val="24"/>
                <w:szCs w:val="24"/>
                <w:cs/>
                <w14:ligatures w14:val="standardContextual"/>
              </w:rPr>
              <w:t>. เพื่อรองรับการ</w:t>
            </w:r>
            <w:r w:rsidR="00CD0057" w:rsidRPr="00B60D70">
              <w:rPr>
                <w:rFonts w:ascii="TH SarabunPSK" w:eastAsia="Times New Roman" w:hAnsi="TH SarabunPSK" w:cs="TH SarabunPSK" w:hint="cs"/>
                <w:kern w:val="2"/>
                <w:sz w:val="24"/>
                <w:szCs w:val="24"/>
                <w:cs/>
                <w14:ligatures w14:val="standardContextual"/>
              </w:rPr>
              <w:lastRenderedPageBreak/>
              <w:t>ขอใบรับรองคุณวุฒิวิ</w:t>
            </w:r>
            <w:r w:rsidR="00E1612A" w:rsidRPr="00B60D70">
              <w:rPr>
                <w:rFonts w:ascii="TH SarabunPSK" w:eastAsia="Times New Roman" w:hAnsi="TH SarabunPSK" w:cs="TH SarabunPSK" w:hint="cs"/>
                <w:kern w:val="2"/>
                <w:sz w:val="24"/>
                <w:szCs w:val="24"/>
                <w:cs/>
                <w14:ligatures w14:val="standardContextual"/>
              </w:rPr>
              <w:t xml:space="preserve">ชาชีพ </w:t>
            </w:r>
            <w:r w:rsidR="00E1612A" w:rsidRPr="00B60D70">
              <w:rPr>
                <w:rFonts w:ascii="TH SarabunPSK" w:eastAsia="Times New Roman" w:hAnsi="TH SarabunPSK" w:cs="TH SarabunPSK"/>
                <w:kern w:val="2"/>
                <w:sz w:val="24"/>
                <w:szCs w:val="24"/>
                <w:cs/>
                <w14:ligatures w14:val="standardContextual"/>
              </w:rPr>
              <w:t xml:space="preserve">ช่วยพัฒนา </w:t>
            </w:r>
            <w:r w:rsidR="00E1612A" w:rsidRPr="00B60D70">
              <w:rPr>
                <w:rFonts w:ascii="TH SarabunPSK" w:eastAsia="Times New Roman" w:hAnsi="TH SarabunPSK" w:cs="TH SarabunPSK"/>
                <w:kern w:val="2"/>
                <w:sz w:val="24"/>
                <w:szCs w:val="24"/>
                <w14:ligatures w14:val="standardContextual"/>
              </w:rPr>
              <w:t xml:space="preserve">PLO1 </w:t>
            </w:r>
            <w:r w:rsidR="00E1612A" w:rsidRPr="00B60D70">
              <w:rPr>
                <w:rFonts w:ascii="TH SarabunPSK" w:eastAsia="Times New Roman" w:hAnsi="TH SarabunPSK" w:cs="TH SarabunPSK" w:hint="cs"/>
                <w:kern w:val="2"/>
                <w:sz w:val="24"/>
                <w:szCs w:val="24"/>
                <w:cs/>
                <w14:ligatures w14:val="standardContextual"/>
              </w:rPr>
              <w:t xml:space="preserve">และ </w:t>
            </w:r>
            <w:r w:rsidR="00E1612A" w:rsidRPr="00B60D70">
              <w:rPr>
                <w:rFonts w:ascii="TH SarabunPSK" w:eastAsia="Times New Roman" w:hAnsi="TH SarabunPSK" w:cs="TH SarabunPSK"/>
                <w:kern w:val="2"/>
                <w:sz w:val="24"/>
                <w:szCs w:val="24"/>
                <w14:ligatures w14:val="standardContextual"/>
              </w:rPr>
              <w:t>PLO3</w:t>
            </w:r>
          </w:p>
        </w:tc>
        <w:tc>
          <w:tcPr>
            <w:tcW w:w="659" w:type="dxa"/>
          </w:tcPr>
          <w:p w14:paraId="568E30CD" w14:textId="77777777" w:rsidR="00052BC7" w:rsidRPr="00B60D70" w:rsidRDefault="00052BC7" w:rsidP="00362409">
            <w:pPr>
              <w:jc w:val="center"/>
              <w:rPr>
                <w:rFonts w:ascii="TH SarabunPSK" w:eastAsia="Aptos" w:hAnsi="TH SarabunPSK" w:cs="TH SarabunPSK"/>
                <w:b/>
                <w:bCs/>
                <w:kern w:val="2"/>
                <w:sz w:val="24"/>
                <w:szCs w:val="24"/>
                <w14:ligatures w14:val="standardContextual"/>
              </w:rPr>
            </w:pPr>
          </w:p>
          <w:p w14:paraId="3F1A24B0" w14:textId="54D3A5D8" w:rsidR="00C951B2" w:rsidRPr="00B60D70" w:rsidRDefault="00E1612A"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68FE5139" w14:textId="77777777" w:rsidR="00C951B2" w:rsidRPr="00B60D70" w:rsidRDefault="00C951B2" w:rsidP="00362409">
            <w:pPr>
              <w:jc w:val="center"/>
              <w:rPr>
                <w:rFonts w:ascii="TH SarabunPSK" w:eastAsia="Aptos" w:hAnsi="TH SarabunPSK" w:cs="TH SarabunPSK"/>
                <w:b/>
                <w:bCs/>
                <w:kern w:val="2"/>
                <w:sz w:val="24"/>
                <w:szCs w:val="24"/>
                <w14:ligatures w14:val="standardContextual"/>
              </w:rPr>
            </w:pPr>
          </w:p>
        </w:tc>
        <w:tc>
          <w:tcPr>
            <w:tcW w:w="659" w:type="dxa"/>
          </w:tcPr>
          <w:p w14:paraId="3064ABF8" w14:textId="77777777" w:rsidR="00052BC7" w:rsidRPr="00B60D70" w:rsidRDefault="00052BC7" w:rsidP="00362409">
            <w:pPr>
              <w:jc w:val="center"/>
              <w:rPr>
                <w:rFonts w:ascii="TH SarabunPSK" w:eastAsia="Aptos" w:hAnsi="TH SarabunPSK" w:cs="TH SarabunPSK"/>
                <w:b/>
                <w:bCs/>
                <w:kern w:val="2"/>
                <w:sz w:val="24"/>
                <w:szCs w:val="24"/>
                <w14:ligatures w14:val="standardContextual"/>
              </w:rPr>
            </w:pPr>
          </w:p>
          <w:p w14:paraId="7F7ED703" w14:textId="27F30071" w:rsidR="00C951B2" w:rsidRPr="00B60D70" w:rsidRDefault="00E1612A"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400B9017" w14:textId="77777777" w:rsidR="00C951B2" w:rsidRPr="00B60D70" w:rsidRDefault="00C951B2" w:rsidP="00362409">
            <w:pPr>
              <w:jc w:val="center"/>
              <w:rPr>
                <w:rFonts w:ascii="TH SarabunPSK" w:eastAsia="Aptos" w:hAnsi="TH SarabunPSK" w:cs="TH SarabunPSK"/>
                <w:b/>
                <w:bCs/>
                <w:kern w:val="2"/>
                <w:sz w:val="24"/>
                <w:szCs w:val="24"/>
                <w14:ligatures w14:val="standardContextual"/>
              </w:rPr>
            </w:pPr>
          </w:p>
        </w:tc>
        <w:tc>
          <w:tcPr>
            <w:tcW w:w="659" w:type="dxa"/>
          </w:tcPr>
          <w:p w14:paraId="16A3A1E4" w14:textId="77777777" w:rsidR="00C951B2" w:rsidRPr="00B60D70" w:rsidRDefault="00C951B2" w:rsidP="00362409">
            <w:pPr>
              <w:jc w:val="center"/>
              <w:rPr>
                <w:rFonts w:ascii="TH SarabunPSK" w:eastAsia="Aptos" w:hAnsi="TH SarabunPSK" w:cs="TH SarabunPSK"/>
                <w:b/>
                <w:bCs/>
                <w:kern w:val="2"/>
                <w:sz w:val="24"/>
                <w:szCs w:val="24"/>
                <w14:ligatures w14:val="standardContextual"/>
              </w:rPr>
            </w:pPr>
          </w:p>
        </w:tc>
      </w:tr>
      <w:tr w:rsidR="00B60D70" w:rsidRPr="00B60D70" w14:paraId="07731463" w14:textId="77777777" w:rsidTr="00EE2253">
        <w:tc>
          <w:tcPr>
            <w:tcW w:w="3397" w:type="dxa"/>
          </w:tcPr>
          <w:p w14:paraId="58D87876" w14:textId="77777777" w:rsidR="000E463C" w:rsidRPr="00B60D70" w:rsidRDefault="000E463C" w:rsidP="00C951B2">
            <w:pPr>
              <w:ind w:right="-25"/>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b/>
                <w:bCs/>
                <w:kern w:val="2"/>
                <w:sz w:val="24"/>
                <w:szCs w:val="24"/>
                <w:cs/>
                <w14:ligatures w14:val="standardContextual"/>
              </w:rPr>
              <w:t xml:space="preserve">กลุ่มที่ </w:t>
            </w:r>
            <w:r w:rsidR="002E325D" w:rsidRPr="00B60D70">
              <w:rPr>
                <w:rFonts w:ascii="TH SarabunPSK" w:eastAsia="Times New Roman" w:hAnsi="TH SarabunPSK" w:cs="TH SarabunPSK"/>
                <w:b/>
                <w:bCs/>
                <w:kern w:val="2"/>
                <w:sz w:val="24"/>
                <w:szCs w:val="24"/>
                <w14:ligatures w14:val="standardContextual"/>
              </w:rPr>
              <w:t xml:space="preserve">2 </w:t>
            </w:r>
            <w:r w:rsidR="002E325D" w:rsidRPr="00B60D70">
              <w:rPr>
                <w:rFonts w:ascii="TH SarabunPSK" w:eastAsia="Times New Roman" w:hAnsi="TH SarabunPSK" w:cs="TH SarabunPSK"/>
                <w:b/>
                <w:bCs/>
                <w:kern w:val="2"/>
                <w:sz w:val="24"/>
                <w:szCs w:val="24"/>
                <w:cs/>
                <w14:ligatures w14:val="standardContextual"/>
              </w:rPr>
              <w:t>องค์กรภาครัฐ</w:t>
            </w:r>
            <w:r w:rsidR="002E325D" w:rsidRPr="00B60D70">
              <w:rPr>
                <w:rFonts w:ascii="TH SarabunPSK" w:eastAsia="Times New Roman" w:hAnsi="TH SarabunPSK" w:cs="TH SarabunPSK" w:hint="cs"/>
                <w:b/>
                <w:bCs/>
                <w:kern w:val="2"/>
                <w:sz w:val="24"/>
                <w:szCs w:val="24"/>
                <w:cs/>
                <w14:ligatures w14:val="standardContextual"/>
              </w:rPr>
              <w:t>ทั้งในส่วนของ</w:t>
            </w:r>
            <w:r w:rsidR="002E325D" w:rsidRPr="00B60D70">
              <w:rPr>
                <w:rFonts w:ascii="TH SarabunPSK" w:eastAsia="Times New Roman" w:hAnsi="TH SarabunPSK" w:cs="TH SarabunPSK"/>
                <w:b/>
                <w:bCs/>
                <w:kern w:val="2"/>
                <w:sz w:val="24"/>
                <w:szCs w:val="24"/>
                <w:cs/>
                <w14:ligatures w14:val="standardContextual"/>
              </w:rPr>
              <w:t xml:space="preserve">กระทรวง </w:t>
            </w:r>
            <w:proofErr w:type="spellStart"/>
            <w:r w:rsidR="002E325D" w:rsidRPr="00B60D70">
              <w:rPr>
                <w:rFonts w:ascii="TH SarabunPSK" w:eastAsia="Times New Roman" w:hAnsi="TH SarabunPSK" w:cs="TH SarabunPSK"/>
                <w:b/>
                <w:bCs/>
                <w:kern w:val="2"/>
                <w:sz w:val="24"/>
                <w:szCs w:val="24"/>
                <w:cs/>
                <w14:ligatures w14:val="standardContextual"/>
              </w:rPr>
              <w:t>อว</w:t>
            </w:r>
            <w:proofErr w:type="spellEnd"/>
            <w:r w:rsidR="002E325D" w:rsidRPr="00B60D70">
              <w:rPr>
                <w:rFonts w:ascii="TH SarabunPSK" w:eastAsia="Times New Roman" w:hAnsi="TH SarabunPSK" w:cs="TH SarabunPSK"/>
                <w:b/>
                <w:bCs/>
                <w:kern w:val="2"/>
                <w:sz w:val="24"/>
                <w:szCs w:val="24"/>
                <w:cs/>
                <w14:ligatures w14:val="standardContextual"/>
              </w:rPr>
              <w:t>.</w:t>
            </w:r>
            <w:r w:rsidR="00352A6C" w:rsidRPr="00B60D70">
              <w:rPr>
                <w:rFonts w:ascii="TH SarabunPSK" w:eastAsia="Times New Roman" w:hAnsi="TH SarabunPSK" w:cs="TH SarabunPSK" w:hint="cs"/>
                <w:b/>
                <w:bCs/>
                <w:kern w:val="2"/>
                <w:sz w:val="24"/>
                <w:szCs w:val="24"/>
                <w:cs/>
                <w14:ligatures w14:val="standardContextual"/>
              </w:rPr>
              <w:t xml:space="preserve"> </w:t>
            </w:r>
            <w:proofErr w:type="spellStart"/>
            <w:r w:rsidR="00FB047A" w:rsidRPr="00B60D70">
              <w:rPr>
                <w:rFonts w:ascii="TH SarabunPSK" w:eastAsia="Times New Roman" w:hAnsi="TH SarabunPSK" w:cs="TH SarabunPSK"/>
                <w:b/>
                <w:bCs/>
                <w:kern w:val="2"/>
                <w:sz w:val="24"/>
                <w:szCs w:val="24"/>
                <w:cs/>
                <w14:ligatures w14:val="standardContextual"/>
              </w:rPr>
              <w:t>มจ</w:t>
            </w:r>
            <w:proofErr w:type="spellEnd"/>
            <w:r w:rsidR="00FB047A" w:rsidRPr="00B60D70">
              <w:rPr>
                <w:rFonts w:ascii="TH SarabunPSK" w:eastAsia="Times New Roman" w:hAnsi="TH SarabunPSK" w:cs="TH SarabunPSK"/>
                <w:b/>
                <w:bCs/>
                <w:kern w:val="2"/>
                <w:sz w:val="24"/>
                <w:szCs w:val="24"/>
                <w:cs/>
                <w14:ligatures w14:val="standardContextual"/>
              </w:rPr>
              <w:t>ธ.</w:t>
            </w:r>
            <w:r w:rsidR="00FB047A" w:rsidRPr="00B60D70">
              <w:rPr>
                <w:rFonts w:ascii="TH SarabunPSK" w:eastAsia="Times New Roman" w:hAnsi="TH SarabunPSK" w:cs="TH SarabunPSK" w:hint="cs"/>
                <w:b/>
                <w:bCs/>
                <w:kern w:val="2"/>
                <w:sz w:val="24"/>
                <w:szCs w:val="24"/>
                <w:cs/>
                <w14:ligatures w14:val="standardContextual"/>
              </w:rPr>
              <w:t xml:space="preserve"> </w:t>
            </w:r>
            <w:r w:rsidR="00352A6C" w:rsidRPr="00B60D70">
              <w:rPr>
                <w:rFonts w:ascii="TH SarabunPSK" w:eastAsia="Times New Roman" w:hAnsi="TH SarabunPSK" w:cs="TH SarabunPSK"/>
                <w:b/>
                <w:bCs/>
                <w:kern w:val="2"/>
                <w:sz w:val="24"/>
                <w:szCs w:val="24"/>
                <w:cs/>
                <w14:ligatures w14:val="standardContextual"/>
              </w:rPr>
              <w:t>คณะ</w:t>
            </w:r>
            <w:r w:rsidR="006E39B9" w:rsidRPr="00B60D70">
              <w:rPr>
                <w:rFonts w:ascii="TH SarabunPSK" w:eastAsia="Times New Roman" w:hAnsi="TH SarabunPSK" w:cs="TH SarabunPSK" w:hint="cs"/>
                <w:b/>
                <w:bCs/>
                <w:kern w:val="2"/>
                <w:sz w:val="24"/>
                <w:szCs w:val="24"/>
                <w:cs/>
                <w14:ligatures w14:val="standardContextual"/>
              </w:rPr>
              <w:t>ฯ</w:t>
            </w:r>
          </w:p>
          <w:p w14:paraId="1D91778F" w14:textId="77777777" w:rsidR="006E39B9" w:rsidRPr="00B60D70" w:rsidRDefault="001D7A67" w:rsidP="00C951B2">
            <w:pPr>
              <w:ind w:right="-25"/>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b/>
                <w:bCs/>
                <w:kern w:val="2"/>
                <w:sz w:val="24"/>
                <w:szCs w:val="24"/>
                <w14:ligatures w14:val="standardContextual"/>
              </w:rPr>
              <w:t>+ Professional Skills (PS)</w:t>
            </w:r>
          </w:p>
          <w:p w14:paraId="31E6549C" w14:textId="77777777" w:rsidR="00D42D1E" w:rsidRPr="00B60D70" w:rsidRDefault="00D42D1E" w:rsidP="00D42D1E">
            <w:pPr>
              <w:ind w:left="168" w:right="-25"/>
              <w:jc w:val="left"/>
              <w:rPr>
                <w:rFonts w:eastAsia="Times New Roman"/>
                <w:kern w:val="2"/>
                <w:sz w:val="24"/>
                <w:szCs w:val="24"/>
                <w14:ligatures w14:val="standardContextual"/>
              </w:rPr>
            </w:pPr>
            <w:r w:rsidRPr="00B60D70">
              <w:rPr>
                <w:rFonts w:eastAsia="Times New Roman"/>
                <w:kern w:val="2"/>
                <w:sz w:val="24"/>
                <w:szCs w:val="24"/>
                <w:cs/>
                <w14:ligatures w14:val="standardContextual"/>
              </w:rPr>
              <w:t>การสอนสำหรับอาชีวศึกษา</w:t>
            </w:r>
            <w:r w:rsidRPr="00B60D70">
              <w:rPr>
                <w:rFonts w:eastAsia="Times New Roman"/>
                <w:kern w:val="2"/>
                <w:sz w:val="24"/>
                <w:szCs w:val="24"/>
                <w14:ligatures w14:val="standardContextual"/>
              </w:rPr>
              <w:t xml:space="preserve"> </w:t>
            </w:r>
            <w:r w:rsidRPr="00B60D70">
              <w:rPr>
                <w:rFonts w:eastAsia="Times New Roman"/>
                <w:kern w:val="2"/>
                <w:sz w:val="24"/>
                <w:szCs w:val="24"/>
                <w:cs/>
                <w14:ligatures w14:val="standardContextual"/>
              </w:rPr>
              <w:t>การจัดการเรียนรู้</w:t>
            </w:r>
          </w:p>
          <w:p w14:paraId="3ACF91F4" w14:textId="1DE6C2A5" w:rsidR="00D42D1E" w:rsidRPr="00B60D70" w:rsidRDefault="00D42D1E" w:rsidP="00D42D1E">
            <w:pPr>
              <w:ind w:left="168" w:right="-25"/>
              <w:jc w:val="left"/>
              <w:rPr>
                <w:rFonts w:eastAsia="Times New Roman"/>
                <w:kern w:val="2"/>
                <w:sz w:val="24"/>
                <w:szCs w:val="24"/>
                <w14:ligatures w14:val="standardContextual"/>
              </w:rPr>
            </w:pPr>
            <w:r w:rsidRPr="00B60D70">
              <w:rPr>
                <w:rFonts w:eastAsia="Times New Roman"/>
                <w:kern w:val="2"/>
                <w:sz w:val="24"/>
                <w:szCs w:val="24"/>
                <w:cs/>
                <w14:ligatures w14:val="standardContextual"/>
              </w:rPr>
              <w:t>ออกแบบการสอน</w:t>
            </w:r>
            <w:r w:rsidR="0079493E" w:rsidRPr="00B60D70">
              <w:rPr>
                <w:rFonts w:eastAsia="Times New Roman"/>
                <w:kern w:val="2"/>
                <w:sz w:val="24"/>
                <w:szCs w:val="24"/>
                <w14:ligatures w14:val="standardContextual"/>
              </w:rPr>
              <w:t xml:space="preserve"> </w:t>
            </w:r>
            <w:r w:rsidRPr="00B60D70">
              <w:rPr>
                <w:rFonts w:eastAsia="Times New Roman"/>
                <w:kern w:val="2"/>
                <w:sz w:val="24"/>
                <w:szCs w:val="24"/>
                <w:cs/>
                <w14:ligatures w14:val="standardContextual"/>
              </w:rPr>
              <w:t>ออกแบบการเรียนรู้</w:t>
            </w:r>
          </w:p>
          <w:p w14:paraId="1F91E210" w14:textId="53EFA7D3" w:rsidR="00D42D1E" w:rsidRPr="00B60D70" w:rsidRDefault="0079493E" w:rsidP="0079493E">
            <w:pPr>
              <w:ind w:left="168" w:right="-25"/>
              <w:jc w:val="left"/>
              <w:rPr>
                <w:rFonts w:eastAsia="Times New Roman"/>
                <w:kern w:val="2"/>
                <w:sz w:val="24"/>
                <w:szCs w:val="24"/>
                <w14:ligatures w14:val="standardContextual"/>
              </w:rPr>
            </w:pPr>
            <w:r w:rsidRPr="00B60D70">
              <w:rPr>
                <w:rFonts w:eastAsia="Times New Roman" w:hint="cs"/>
                <w:kern w:val="2"/>
                <w:sz w:val="24"/>
                <w:szCs w:val="24"/>
                <w:cs/>
                <w14:ligatures w14:val="standardContextual"/>
              </w:rPr>
              <w:t xml:space="preserve">โปรแกรม </w:t>
            </w:r>
            <w:r w:rsidRPr="00B60D70">
              <w:rPr>
                <w:rFonts w:eastAsia="Times New Roman"/>
                <w:kern w:val="2"/>
                <w:sz w:val="24"/>
                <w:szCs w:val="24"/>
                <w14:ligatures w14:val="standardContextual"/>
              </w:rPr>
              <w:t>AutoCAD</w:t>
            </w:r>
            <w:r w:rsidRPr="00B60D70">
              <w:rPr>
                <w:rFonts w:eastAsia="Times New Roman" w:hint="cs"/>
                <w:kern w:val="2"/>
                <w:sz w:val="24"/>
                <w:szCs w:val="24"/>
                <w:cs/>
                <w14:ligatures w14:val="standardContextual"/>
              </w:rPr>
              <w:t>,</w:t>
            </w:r>
            <w:r w:rsidRPr="00B60D70">
              <w:rPr>
                <w:rFonts w:eastAsia="Times New Roman"/>
                <w:kern w:val="2"/>
                <w:sz w:val="24"/>
                <w:szCs w:val="24"/>
                <w14:ligatures w14:val="standardContextual"/>
              </w:rPr>
              <w:t xml:space="preserve"> </w:t>
            </w:r>
            <w:r w:rsidR="00D42D1E" w:rsidRPr="00B60D70">
              <w:rPr>
                <w:rFonts w:eastAsia="Times New Roman"/>
                <w:kern w:val="2"/>
                <w:sz w:val="24"/>
                <w:szCs w:val="24"/>
                <w14:ligatures w14:val="standardContextual"/>
              </w:rPr>
              <w:t>Microsoft Project</w:t>
            </w:r>
            <w:r w:rsidRPr="00B60D70">
              <w:rPr>
                <w:rFonts w:eastAsia="Times New Roman"/>
                <w:kern w:val="2"/>
                <w:sz w:val="24"/>
                <w:szCs w:val="24"/>
                <w14:ligatures w14:val="standardContextual"/>
              </w:rPr>
              <w:t xml:space="preserve"> </w:t>
            </w:r>
            <w:r w:rsidR="00D42D1E" w:rsidRPr="00B60D70">
              <w:rPr>
                <w:rFonts w:eastAsia="Times New Roman"/>
                <w:kern w:val="2"/>
                <w:sz w:val="24"/>
                <w:szCs w:val="24"/>
                <w:cs/>
                <w14:ligatures w14:val="standardContextual"/>
              </w:rPr>
              <w:t>การบริหารจัดการงานก่อสร้าง</w:t>
            </w:r>
            <w:r w:rsidRPr="00B60D70">
              <w:rPr>
                <w:rFonts w:eastAsia="Times New Roman" w:hint="cs"/>
                <w:kern w:val="2"/>
                <w:sz w:val="24"/>
                <w:szCs w:val="24"/>
                <w:cs/>
                <w14:ligatures w14:val="standardContextual"/>
              </w:rPr>
              <w:t xml:space="preserve"> </w:t>
            </w:r>
            <w:r w:rsidR="00D42D1E" w:rsidRPr="00B60D70">
              <w:rPr>
                <w:rFonts w:eastAsia="Times New Roman"/>
                <w:kern w:val="2"/>
                <w:sz w:val="24"/>
                <w:szCs w:val="24"/>
                <w:cs/>
                <w14:ligatures w14:val="standardContextual"/>
              </w:rPr>
              <w:t>การบริหารจัดการน้ำ</w:t>
            </w:r>
            <w:r w:rsidRPr="00B60D70">
              <w:rPr>
                <w:rFonts w:eastAsia="Times New Roman" w:hint="cs"/>
                <w:kern w:val="2"/>
                <w:sz w:val="24"/>
                <w:szCs w:val="24"/>
                <w:cs/>
                <w14:ligatures w14:val="standardContextual"/>
              </w:rPr>
              <w:t xml:space="preserve"> </w:t>
            </w:r>
            <w:r w:rsidR="00D42D1E" w:rsidRPr="00B60D70">
              <w:rPr>
                <w:rFonts w:eastAsia="Times New Roman"/>
                <w:kern w:val="2"/>
                <w:sz w:val="24"/>
                <w:szCs w:val="24"/>
                <w:cs/>
                <w14:ligatures w14:val="standardContextual"/>
              </w:rPr>
              <w:t>วิศวกรรมโยธา สิ่งแวดล้อม</w:t>
            </w:r>
          </w:p>
          <w:p w14:paraId="7FF212BC" w14:textId="1754F922" w:rsidR="001D7A67" w:rsidRPr="00B60D70" w:rsidRDefault="001D7A67" w:rsidP="00D42D1E">
            <w:pPr>
              <w:ind w:left="168" w:right="-25"/>
              <w:jc w:val="left"/>
              <w:rPr>
                <w:rFonts w:ascii="TH SarabunPSK" w:eastAsia="Times New Roman" w:hAnsi="TH SarabunPSK" w:cs="TH SarabunPSK"/>
                <w:b/>
                <w:bCs/>
                <w:kern w:val="2"/>
                <w:sz w:val="24"/>
                <w:szCs w:val="24"/>
                <w14:ligatures w14:val="standardContextual"/>
              </w:rPr>
            </w:pPr>
          </w:p>
        </w:tc>
        <w:tc>
          <w:tcPr>
            <w:tcW w:w="2324" w:type="dxa"/>
          </w:tcPr>
          <w:p w14:paraId="048653B0" w14:textId="77777777" w:rsidR="000E463C" w:rsidRPr="00B60D70" w:rsidRDefault="000E463C" w:rsidP="000F4563">
            <w:pPr>
              <w:ind w:right="-25"/>
              <w:jc w:val="left"/>
              <w:rPr>
                <w:rFonts w:ascii="TH SarabunPSK" w:eastAsia="Times New Roman" w:hAnsi="TH SarabunPSK" w:cs="TH SarabunPSK"/>
                <w:kern w:val="2"/>
                <w:sz w:val="24"/>
                <w:szCs w:val="24"/>
                <w14:ligatures w14:val="standardContextual"/>
              </w:rPr>
            </w:pPr>
          </w:p>
          <w:p w14:paraId="6B5780BF" w14:textId="77777777" w:rsidR="0079493E" w:rsidRPr="00B60D70" w:rsidRDefault="0079493E" w:rsidP="000F4563">
            <w:pPr>
              <w:ind w:right="-25"/>
              <w:jc w:val="left"/>
              <w:rPr>
                <w:rFonts w:ascii="TH SarabunPSK" w:eastAsia="Times New Roman" w:hAnsi="TH SarabunPSK" w:cs="TH SarabunPSK"/>
                <w:kern w:val="2"/>
                <w:sz w:val="24"/>
                <w:szCs w:val="24"/>
                <w14:ligatures w14:val="standardContextual"/>
              </w:rPr>
            </w:pPr>
          </w:p>
          <w:p w14:paraId="050D5844" w14:textId="77777777" w:rsidR="0079493E" w:rsidRPr="00B60D70" w:rsidRDefault="0079493E" w:rsidP="000F4563">
            <w:pPr>
              <w:ind w:right="-25"/>
              <w:jc w:val="left"/>
              <w:rPr>
                <w:rFonts w:ascii="TH SarabunPSK" w:eastAsia="Times New Roman" w:hAnsi="TH SarabunPSK" w:cs="TH SarabunPSK"/>
                <w:kern w:val="2"/>
                <w:sz w:val="24"/>
                <w:szCs w:val="24"/>
                <w14:ligatures w14:val="standardContextual"/>
              </w:rPr>
            </w:pPr>
          </w:p>
          <w:p w14:paraId="04C5B202" w14:textId="297E1A33" w:rsidR="0079493E" w:rsidRPr="00B60D70" w:rsidRDefault="00A803CA" w:rsidP="000F4563">
            <w:pPr>
              <w:ind w:right="-25"/>
              <w:jc w:val="left"/>
              <w:rPr>
                <w:rFonts w:ascii="TH SarabunPSK" w:eastAsia="Times New Roman" w:hAnsi="TH SarabunPSK" w:cs="TH SarabunPSK"/>
                <w:kern w:val="2"/>
                <w:sz w:val="24"/>
                <w:szCs w:val="24"/>
                <w:cs/>
                <w14:ligatures w14:val="standardContextual"/>
              </w:rPr>
            </w:pPr>
            <w:r w:rsidRPr="00B60D70">
              <w:rPr>
                <w:rFonts w:ascii="TH SarabunPSK" w:eastAsia="Times New Roman" w:hAnsi="TH SarabunPSK" w:cs="TH SarabunPSK" w:hint="cs"/>
                <w:kern w:val="2"/>
                <w:sz w:val="24"/>
                <w:szCs w:val="24"/>
                <w:cs/>
                <w14:ligatures w14:val="standardContextual"/>
              </w:rPr>
              <w:t>กำหนดรายวิชา</w:t>
            </w:r>
            <w:r w:rsidR="00BA1205" w:rsidRPr="00B60D70">
              <w:rPr>
                <w:rFonts w:ascii="TH SarabunPSK" w:eastAsia="Times New Roman" w:hAnsi="TH SarabunPSK" w:cs="TH SarabunPSK" w:hint="cs"/>
                <w:kern w:val="2"/>
                <w:sz w:val="24"/>
                <w:szCs w:val="24"/>
                <w:cs/>
                <w14:ligatures w14:val="standardContextual"/>
              </w:rPr>
              <w:t>บูรณาการ</w:t>
            </w:r>
            <w:r w:rsidR="00EF2FCA" w:rsidRPr="00B60D70">
              <w:rPr>
                <w:rFonts w:ascii="TH SarabunPSK" w:eastAsia="Times New Roman" w:hAnsi="TH SarabunPSK" w:cs="TH SarabunPSK" w:hint="cs"/>
                <w:kern w:val="2"/>
                <w:sz w:val="24"/>
                <w:szCs w:val="24"/>
                <w:cs/>
                <w14:ligatures w14:val="standardContextual"/>
              </w:rPr>
              <w:t>ความรู้</w:t>
            </w:r>
            <w:r w:rsidR="004262FC" w:rsidRPr="00B60D70">
              <w:rPr>
                <w:rFonts w:ascii="TH SarabunPSK" w:eastAsia="Times New Roman" w:hAnsi="TH SarabunPSK" w:cs="TH SarabunPSK" w:hint="cs"/>
                <w:kern w:val="2"/>
                <w:sz w:val="24"/>
                <w:szCs w:val="24"/>
                <w:cs/>
                <w14:ligatures w14:val="standardContextual"/>
              </w:rPr>
              <w:t>ทางวิศวกรรมโยธากับศาสตร์การสอนในหลักสูตร</w:t>
            </w:r>
            <w:r w:rsidR="00C91A37" w:rsidRPr="00B60D70">
              <w:rPr>
                <w:rFonts w:ascii="TH SarabunPSK" w:eastAsia="Times New Roman" w:hAnsi="TH SarabunPSK" w:cs="TH SarabunPSK" w:hint="cs"/>
                <w:kern w:val="2"/>
                <w:sz w:val="24"/>
                <w:szCs w:val="24"/>
                <w:cs/>
                <w14:ligatures w14:val="standardContextual"/>
              </w:rPr>
              <w:t xml:space="preserve"> </w:t>
            </w:r>
            <w:r w:rsidR="002A6C65" w:rsidRPr="00B60D70">
              <w:rPr>
                <w:rFonts w:ascii="TH SarabunPSK" w:eastAsia="Times New Roman" w:hAnsi="TH SarabunPSK" w:cs="TH SarabunPSK" w:hint="cs"/>
                <w:kern w:val="2"/>
                <w:sz w:val="24"/>
                <w:szCs w:val="24"/>
                <w:cs/>
                <w14:ligatures w14:val="standardContextual"/>
              </w:rPr>
              <w:t>กำหนด</w:t>
            </w:r>
            <w:r w:rsidR="006C16B9" w:rsidRPr="00B60D70">
              <w:rPr>
                <w:rFonts w:ascii="TH SarabunPSK" w:eastAsia="Times New Roman" w:hAnsi="TH SarabunPSK" w:cs="TH SarabunPSK" w:hint="cs"/>
                <w:kern w:val="2"/>
                <w:sz w:val="24"/>
                <w:szCs w:val="24"/>
                <w:cs/>
                <w14:ligatures w14:val="standardContextual"/>
              </w:rPr>
              <w:t>ให้</w:t>
            </w:r>
            <w:r w:rsidR="008C5003" w:rsidRPr="00B60D70">
              <w:rPr>
                <w:rFonts w:ascii="TH SarabunPSK" w:eastAsia="Times New Roman" w:hAnsi="TH SarabunPSK" w:cs="TH SarabunPSK" w:hint="cs"/>
                <w:kern w:val="2"/>
                <w:sz w:val="24"/>
                <w:szCs w:val="24"/>
                <w:cs/>
                <w14:ligatures w14:val="standardContextual"/>
              </w:rPr>
              <w:t>รายวิชา</w:t>
            </w:r>
            <w:r w:rsidR="006C16B9" w:rsidRPr="00B60D70">
              <w:rPr>
                <w:rFonts w:ascii="TH SarabunPSK" w:eastAsia="Times New Roman" w:hAnsi="TH SarabunPSK" w:cs="TH SarabunPSK" w:hint="cs"/>
                <w:kern w:val="2"/>
                <w:sz w:val="24"/>
                <w:szCs w:val="24"/>
                <w:cs/>
                <w14:ligatures w14:val="standardContextual"/>
              </w:rPr>
              <w:t>ทางวิศวกรรมโยธาที่เกี่ยวข้องจัดการเรียนการสอน</w:t>
            </w:r>
            <w:r w:rsidR="001728B2" w:rsidRPr="00B60D70">
              <w:rPr>
                <w:rFonts w:ascii="TH SarabunPSK" w:eastAsia="Times New Roman" w:hAnsi="TH SarabunPSK" w:cs="TH SarabunPSK" w:hint="cs"/>
                <w:kern w:val="2"/>
                <w:sz w:val="24"/>
                <w:szCs w:val="24"/>
                <w:cs/>
                <w14:ligatures w14:val="standardContextual"/>
              </w:rPr>
              <w:t xml:space="preserve"> </w:t>
            </w:r>
            <w:r w:rsidR="001728B2" w:rsidRPr="00B60D70">
              <w:rPr>
                <w:rFonts w:ascii="TH SarabunPSK" w:eastAsia="Times New Roman" w:hAnsi="TH SarabunPSK" w:cs="TH SarabunPSK"/>
                <w:kern w:val="2"/>
                <w:sz w:val="24"/>
                <w:szCs w:val="24"/>
                <w:cs/>
                <w14:ligatures w14:val="standardContextual"/>
              </w:rPr>
              <w:t xml:space="preserve">ช่วยพัฒนา </w:t>
            </w:r>
            <w:r w:rsidR="001728B2" w:rsidRPr="00B60D70">
              <w:rPr>
                <w:rFonts w:ascii="TH SarabunPSK" w:eastAsia="Times New Roman" w:hAnsi="TH SarabunPSK" w:cs="TH SarabunPSK"/>
                <w:kern w:val="2"/>
                <w:sz w:val="24"/>
                <w:szCs w:val="24"/>
                <w14:ligatures w14:val="standardContextual"/>
              </w:rPr>
              <w:t>PLO1</w:t>
            </w:r>
            <w:r w:rsidR="001B79BC" w:rsidRPr="00B60D70">
              <w:rPr>
                <w:rFonts w:ascii="TH SarabunPSK" w:eastAsia="Times New Roman" w:hAnsi="TH SarabunPSK" w:cs="TH SarabunPSK"/>
                <w:kern w:val="2"/>
                <w:sz w:val="24"/>
                <w:szCs w:val="24"/>
                <w14:ligatures w14:val="standardContextual"/>
              </w:rPr>
              <w:t>, PLO</w:t>
            </w:r>
            <w:r w:rsidR="00CE050B" w:rsidRPr="00B60D70">
              <w:rPr>
                <w:rFonts w:ascii="TH SarabunPSK" w:eastAsia="Times New Roman" w:hAnsi="TH SarabunPSK" w:cs="TH SarabunPSK"/>
                <w:kern w:val="2"/>
                <w:sz w:val="24"/>
                <w:szCs w:val="24"/>
                <w14:ligatures w14:val="standardContextual"/>
              </w:rPr>
              <w:t>2</w:t>
            </w:r>
            <w:r w:rsidR="001B79BC" w:rsidRPr="00B60D70">
              <w:rPr>
                <w:rFonts w:ascii="TH SarabunPSK" w:eastAsia="Times New Roman" w:hAnsi="TH SarabunPSK" w:cs="TH SarabunPSK"/>
                <w:kern w:val="2"/>
                <w:sz w:val="24"/>
                <w:szCs w:val="24"/>
                <w14:ligatures w14:val="standardContextual"/>
              </w:rPr>
              <w:t xml:space="preserve"> </w:t>
            </w:r>
            <w:r w:rsidR="001B79BC" w:rsidRPr="00B60D70">
              <w:rPr>
                <w:rFonts w:ascii="TH SarabunPSK" w:eastAsia="Times New Roman" w:hAnsi="TH SarabunPSK" w:cs="TH SarabunPSK" w:hint="cs"/>
                <w:kern w:val="2"/>
                <w:sz w:val="24"/>
                <w:szCs w:val="24"/>
                <w:cs/>
                <w14:ligatures w14:val="standardContextual"/>
              </w:rPr>
              <w:t>และ</w:t>
            </w:r>
            <w:r w:rsidR="001B79BC" w:rsidRPr="00B60D70">
              <w:rPr>
                <w:rFonts w:ascii="TH SarabunPSK" w:eastAsia="Times New Roman" w:hAnsi="TH SarabunPSK" w:cs="TH SarabunPSK"/>
                <w:kern w:val="2"/>
                <w:sz w:val="24"/>
                <w:szCs w:val="24"/>
                <w14:ligatures w14:val="standardContextual"/>
              </w:rPr>
              <w:t xml:space="preserve"> PLO4</w:t>
            </w:r>
          </w:p>
        </w:tc>
        <w:tc>
          <w:tcPr>
            <w:tcW w:w="659" w:type="dxa"/>
          </w:tcPr>
          <w:p w14:paraId="7C5BE287" w14:textId="77777777" w:rsidR="000E463C" w:rsidRPr="00B60D70" w:rsidRDefault="000E463C" w:rsidP="00362409">
            <w:pPr>
              <w:jc w:val="center"/>
              <w:rPr>
                <w:rFonts w:ascii="TH SarabunPSK" w:eastAsia="Aptos" w:hAnsi="TH SarabunPSK" w:cs="TH SarabunPSK"/>
                <w:b/>
                <w:bCs/>
                <w:kern w:val="2"/>
                <w:sz w:val="24"/>
                <w:szCs w:val="24"/>
                <w14:ligatures w14:val="standardContextual"/>
              </w:rPr>
            </w:pPr>
          </w:p>
          <w:p w14:paraId="7B56B5BC" w14:textId="77777777" w:rsidR="001B79BC" w:rsidRPr="00B60D70" w:rsidRDefault="001B79BC" w:rsidP="00362409">
            <w:pPr>
              <w:jc w:val="center"/>
              <w:rPr>
                <w:rFonts w:ascii="TH SarabunPSK" w:eastAsia="Aptos" w:hAnsi="TH SarabunPSK" w:cs="TH SarabunPSK"/>
                <w:b/>
                <w:bCs/>
                <w:kern w:val="2"/>
                <w:sz w:val="24"/>
                <w:szCs w:val="24"/>
                <w14:ligatures w14:val="standardContextual"/>
              </w:rPr>
            </w:pPr>
          </w:p>
          <w:p w14:paraId="7C888B47" w14:textId="77777777" w:rsidR="001B79BC" w:rsidRPr="00B60D70" w:rsidRDefault="001B79BC" w:rsidP="00362409">
            <w:pPr>
              <w:jc w:val="center"/>
              <w:rPr>
                <w:rFonts w:ascii="TH SarabunPSK" w:eastAsia="Aptos" w:hAnsi="TH SarabunPSK" w:cs="TH SarabunPSK"/>
                <w:b/>
                <w:bCs/>
                <w:kern w:val="2"/>
                <w:sz w:val="24"/>
                <w:szCs w:val="24"/>
                <w14:ligatures w14:val="standardContextual"/>
              </w:rPr>
            </w:pPr>
          </w:p>
          <w:p w14:paraId="2F4AA602" w14:textId="1D541270" w:rsidR="001B79BC" w:rsidRPr="00B60D70" w:rsidRDefault="001B79BC"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7B2830D8" w14:textId="77777777" w:rsidR="000E463C" w:rsidRPr="00B60D70" w:rsidRDefault="000E463C" w:rsidP="00362409">
            <w:pPr>
              <w:jc w:val="center"/>
              <w:rPr>
                <w:rFonts w:ascii="TH SarabunPSK" w:eastAsia="Aptos" w:hAnsi="TH SarabunPSK" w:cs="TH SarabunPSK"/>
                <w:b/>
                <w:bCs/>
                <w:kern w:val="2"/>
                <w:sz w:val="24"/>
                <w:szCs w:val="24"/>
                <w14:ligatures w14:val="standardContextual"/>
              </w:rPr>
            </w:pPr>
          </w:p>
          <w:p w14:paraId="6223AA5E" w14:textId="77777777" w:rsidR="00CE050B" w:rsidRPr="00B60D70" w:rsidRDefault="00CE050B" w:rsidP="00362409">
            <w:pPr>
              <w:jc w:val="center"/>
              <w:rPr>
                <w:rFonts w:ascii="TH SarabunPSK" w:eastAsia="Aptos" w:hAnsi="TH SarabunPSK" w:cs="TH SarabunPSK"/>
                <w:b/>
                <w:bCs/>
                <w:kern w:val="2"/>
                <w:sz w:val="24"/>
                <w:szCs w:val="24"/>
                <w14:ligatures w14:val="standardContextual"/>
              </w:rPr>
            </w:pPr>
          </w:p>
          <w:p w14:paraId="2FC67CBE" w14:textId="77777777" w:rsidR="00CE050B" w:rsidRPr="00B60D70" w:rsidRDefault="00CE050B" w:rsidP="00362409">
            <w:pPr>
              <w:jc w:val="center"/>
              <w:rPr>
                <w:rFonts w:ascii="TH SarabunPSK" w:eastAsia="Aptos" w:hAnsi="TH SarabunPSK" w:cs="TH SarabunPSK"/>
                <w:b/>
                <w:bCs/>
                <w:kern w:val="2"/>
                <w:sz w:val="24"/>
                <w:szCs w:val="24"/>
                <w14:ligatures w14:val="standardContextual"/>
              </w:rPr>
            </w:pPr>
          </w:p>
          <w:p w14:paraId="5DCF65CE" w14:textId="6CAC4E73" w:rsidR="00CE050B" w:rsidRPr="00B60D70" w:rsidRDefault="00CE050B"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5F379FFE" w14:textId="77777777" w:rsidR="000E463C" w:rsidRPr="00B60D70" w:rsidRDefault="000E463C" w:rsidP="00362409">
            <w:pPr>
              <w:jc w:val="center"/>
              <w:rPr>
                <w:rFonts w:ascii="TH SarabunPSK" w:eastAsia="Aptos" w:hAnsi="TH SarabunPSK" w:cs="TH SarabunPSK"/>
                <w:b/>
                <w:bCs/>
                <w:kern w:val="2"/>
                <w:sz w:val="24"/>
                <w:szCs w:val="24"/>
                <w14:ligatures w14:val="standardContextual"/>
              </w:rPr>
            </w:pPr>
          </w:p>
          <w:p w14:paraId="01382DBE" w14:textId="77777777" w:rsidR="001B79BC" w:rsidRPr="00B60D70" w:rsidRDefault="001B79BC" w:rsidP="00362409">
            <w:pPr>
              <w:jc w:val="center"/>
              <w:rPr>
                <w:rFonts w:ascii="TH SarabunPSK" w:eastAsia="Aptos" w:hAnsi="TH SarabunPSK" w:cs="TH SarabunPSK"/>
                <w:b/>
                <w:bCs/>
                <w:kern w:val="2"/>
                <w:sz w:val="24"/>
                <w:szCs w:val="24"/>
                <w14:ligatures w14:val="standardContextual"/>
              </w:rPr>
            </w:pPr>
          </w:p>
          <w:p w14:paraId="17D746D4" w14:textId="77777777" w:rsidR="001B79BC" w:rsidRPr="00B60D70" w:rsidRDefault="001B79BC" w:rsidP="00362409">
            <w:pPr>
              <w:jc w:val="center"/>
              <w:rPr>
                <w:rFonts w:ascii="TH SarabunPSK" w:eastAsia="Aptos" w:hAnsi="TH SarabunPSK" w:cs="TH SarabunPSK"/>
                <w:b/>
                <w:bCs/>
                <w:kern w:val="2"/>
                <w:sz w:val="24"/>
                <w:szCs w:val="24"/>
                <w14:ligatures w14:val="standardContextual"/>
              </w:rPr>
            </w:pPr>
          </w:p>
          <w:p w14:paraId="78C7B388" w14:textId="77777777" w:rsidR="001B79BC" w:rsidRPr="00B60D70" w:rsidRDefault="001B79BC" w:rsidP="00362409">
            <w:pPr>
              <w:jc w:val="center"/>
              <w:rPr>
                <w:rFonts w:ascii="TH SarabunPSK" w:eastAsia="Aptos" w:hAnsi="TH SarabunPSK" w:cs="TH SarabunPSK"/>
                <w:b/>
                <w:bCs/>
                <w:kern w:val="2"/>
                <w:sz w:val="24"/>
                <w:szCs w:val="24"/>
                <w14:ligatures w14:val="standardContextual"/>
              </w:rPr>
            </w:pPr>
          </w:p>
          <w:p w14:paraId="788169D2" w14:textId="77777777" w:rsidR="001B79BC" w:rsidRPr="00B60D70" w:rsidRDefault="001B79BC" w:rsidP="001B79BC">
            <w:pPr>
              <w:jc w:val="both"/>
              <w:rPr>
                <w:rFonts w:ascii="TH SarabunPSK" w:eastAsia="Aptos" w:hAnsi="TH SarabunPSK" w:cs="TH SarabunPSK"/>
                <w:b/>
                <w:bCs/>
                <w:kern w:val="2"/>
                <w:sz w:val="24"/>
                <w:szCs w:val="24"/>
                <w14:ligatures w14:val="standardContextual"/>
              </w:rPr>
            </w:pPr>
          </w:p>
        </w:tc>
        <w:tc>
          <w:tcPr>
            <w:tcW w:w="659" w:type="dxa"/>
          </w:tcPr>
          <w:p w14:paraId="2CDA9B6A" w14:textId="77777777" w:rsidR="000E463C" w:rsidRPr="00B60D70" w:rsidRDefault="000E463C" w:rsidP="00362409">
            <w:pPr>
              <w:jc w:val="center"/>
              <w:rPr>
                <w:rFonts w:ascii="TH SarabunPSK" w:eastAsia="Aptos" w:hAnsi="TH SarabunPSK" w:cs="TH SarabunPSK"/>
                <w:b/>
                <w:bCs/>
                <w:kern w:val="2"/>
                <w:sz w:val="24"/>
                <w:szCs w:val="24"/>
                <w14:ligatures w14:val="standardContextual"/>
              </w:rPr>
            </w:pPr>
          </w:p>
          <w:p w14:paraId="7806D833" w14:textId="77777777" w:rsidR="00CE050B" w:rsidRPr="00B60D70" w:rsidRDefault="00CE050B" w:rsidP="00362409">
            <w:pPr>
              <w:jc w:val="center"/>
              <w:rPr>
                <w:rFonts w:ascii="TH SarabunPSK" w:eastAsia="Aptos" w:hAnsi="TH SarabunPSK" w:cs="TH SarabunPSK"/>
                <w:b/>
                <w:bCs/>
                <w:kern w:val="2"/>
                <w:sz w:val="24"/>
                <w:szCs w:val="24"/>
                <w14:ligatures w14:val="standardContextual"/>
              </w:rPr>
            </w:pPr>
          </w:p>
          <w:p w14:paraId="766D515E" w14:textId="77777777" w:rsidR="00CE050B" w:rsidRPr="00B60D70" w:rsidRDefault="00CE050B" w:rsidP="00362409">
            <w:pPr>
              <w:jc w:val="center"/>
              <w:rPr>
                <w:rFonts w:ascii="TH SarabunPSK" w:eastAsia="Aptos" w:hAnsi="TH SarabunPSK" w:cs="TH SarabunPSK"/>
                <w:b/>
                <w:bCs/>
                <w:kern w:val="2"/>
                <w:sz w:val="24"/>
                <w:szCs w:val="24"/>
                <w14:ligatures w14:val="standardContextual"/>
              </w:rPr>
            </w:pPr>
          </w:p>
          <w:p w14:paraId="17C5A343" w14:textId="5AD77D48" w:rsidR="00CE050B" w:rsidRPr="00B60D70" w:rsidRDefault="00CE050B"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1415127D" w14:textId="77777777" w:rsidR="000E463C" w:rsidRPr="00B60D70" w:rsidRDefault="000E463C" w:rsidP="00362409">
            <w:pPr>
              <w:jc w:val="center"/>
              <w:rPr>
                <w:rFonts w:ascii="TH SarabunPSK" w:eastAsia="Aptos" w:hAnsi="TH SarabunPSK" w:cs="TH SarabunPSK"/>
                <w:b/>
                <w:bCs/>
                <w:kern w:val="2"/>
                <w:sz w:val="24"/>
                <w:szCs w:val="24"/>
                <w14:ligatures w14:val="standardContextual"/>
              </w:rPr>
            </w:pPr>
          </w:p>
        </w:tc>
      </w:tr>
      <w:tr w:rsidR="00B60D70" w:rsidRPr="00B60D70" w14:paraId="08320351" w14:textId="77777777" w:rsidTr="00EE2253">
        <w:tc>
          <w:tcPr>
            <w:tcW w:w="3397" w:type="dxa"/>
          </w:tcPr>
          <w:p w14:paraId="5252F6C5" w14:textId="04A58DCF" w:rsidR="00A552D8" w:rsidRPr="00B60D70" w:rsidRDefault="00A552D8" w:rsidP="00663C56">
            <w:pPr>
              <w:ind w:right="-25"/>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b/>
                <w:bCs/>
                <w:kern w:val="2"/>
                <w:sz w:val="24"/>
                <w:szCs w:val="24"/>
                <w14:ligatures w14:val="standardContextual"/>
              </w:rPr>
              <w:t>+ Generic Skills (GS)</w:t>
            </w:r>
          </w:p>
          <w:p w14:paraId="505916D4" w14:textId="0F4F6E9C" w:rsidR="00663C56" w:rsidRPr="00B60D70" w:rsidRDefault="00663C56" w:rsidP="00663C56">
            <w:pPr>
              <w:ind w:left="168" w:right="-25"/>
              <w:jc w:val="left"/>
              <w:rPr>
                <w:rFonts w:eastAsia="Times New Roman"/>
                <w:kern w:val="2"/>
                <w:sz w:val="24"/>
                <w:szCs w:val="24"/>
                <w14:ligatures w14:val="standardContextual"/>
              </w:rPr>
            </w:pPr>
            <w:r w:rsidRPr="00B60D70">
              <w:rPr>
                <w:rFonts w:eastAsia="Times New Roman"/>
                <w:kern w:val="2"/>
                <w:sz w:val="24"/>
                <w:szCs w:val="24"/>
                <w:cs/>
                <w14:ligatures w14:val="standardContextual"/>
              </w:rPr>
              <w:t>เรียนรู้แบบนำตนเอง</w:t>
            </w:r>
            <w:r w:rsidRPr="00B60D70">
              <w:rPr>
                <w:rFonts w:eastAsia="Times New Roman"/>
                <w:kern w:val="2"/>
                <w:sz w:val="24"/>
                <w:szCs w:val="24"/>
                <w14:ligatures w14:val="standardContextual"/>
              </w:rPr>
              <w:t xml:space="preserve"> </w:t>
            </w:r>
            <w:r w:rsidRPr="00B60D70">
              <w:rPr>
                <w:rFonts w:eastAsia="Times New Roman"/>
                <w:kern w:val="2"/>
                <w:sz w:val="24"/>
                <w:szCs w:val="24"/>
                <w:cs/>
                <w14:ligatures w14:val="standardContextual"/>
              </w:rPr>
              <w:t>เรียนรู้ตลอดชีวิต</w:t>
            </w:r>
          </w:p>
          <w:p w14:paraId="04CD9896" w14:textId="77777777" w:rsidR="00663C56" w:rsidRPr="00B60D70" w:rsidRDefault="00663C56" w:rsidP="00663C56">
            <w:pPr>
              <w:ind w:left="168" w:right="-25"/>
              <w:jc w:val="left"/>
              <w:rPr>
                <w:rFonts w:eastAsia="Times New Roman"/>
                <w:kern w:val="2"/>
                <w:sz w:val="24"/>
                <w:szCs w:val="24"/>
                <w14:ligatures w14:val="standardContextual"/>
              </w:rPr>
            </w:pPr>
            <w:r w:rsidRPr="00B60D70">
              <w:rPr>
                <w:rFonts w:eastAsia="Times New Roman"/>
                <w:kern w:val="2"/>
                <w:sz w:val="24"/>
                <w:szCs w:val="24"/>
                <w:cs/>
                <w14:ligatures w14:val="standardContextual"/>
              </w:rPr>
              <w:t>เรียนรู้-ละทิ้งสิ่งที่รู้เดิม (ที่ไม่ถูกต้อง)-เรียนรู้ใหม่</w:t>
            </w:r>
          </w:p>
          <w:p w14:paraId="28C9D00F" w14:textId="536FF07B" w:rsidR="00663C56" w:rsidRPr="00B60D70" w:rsidRDefault="00663C56" w:rsidP="00663C56">
            <w:pPr>
              <w:ind w:left="168" w:right="-25"/>
              <w:jc w:val="left"/>
              <w:rPr>
                <w:rFonts w:eastAsia="Times New Roman"/>
                <w:kern w:val="2"/>
                <w:sz w:val="24"/>
                <w:szCs w:val="24"/>
                <w14:ligatures w14:val="standardContextual"/>
              </w:rPr>
            </w:pPr>
            <w:r w:rsidRPr="00B60D70">
              <w:rPr>
                <w:rFonts w:eastAsia="Times New Roman"/>
                <w:kern w:val="2"/>
                <w:sz w:val="24"/>
                <w:szCs w:val="24"/>
                <w:cs/>
                <w14:ligatures w14:val="standardContextual"/>
              </w:rPr>
              <w:t>กรอบคิดแบบเติบโต</w:t>
            </w:r>
            <w:r w:rsidRPr="00B60D70">
              <w:rPr>
                <w:rFonts w:eastAsia="Times New Roman"/>
                <w:kern w:val="2"/>
                <w:sz w:val="24"/>
                <w:szCs w:val="24"/>
                <w14:ligatures w14:val="standardContextual"/>
              </w:rPr>
              <w:t xml:space="preserve"> </w:t>
            </w:r>
            <w:r w:rsidRPr="00B60D70">
              <w:rPr>
                <w:rFonts w:eastAsia="Times New Roman"/>
                <w:kern w:val="2"/>
                <w:sz w:val="24"/>
                <w:szCs w:val="24"/>
                <w:cs/>
                <w14:ligatures w14:val="standardContextual"/>
              </w:rPr>
              <w:t>พัฒนาตนเองอย่างต่อเนื่อง</w:t>
            </w:r>
          </w:p>
          <w:p w14:paraId="1BD7BEEF" w14:textId="47295751" w:rsidR="00574C57" w:rsidRPr="00B60D70" w:rsidRDefault="00663C56" w:rsidP="00663C56">
            <w:pPr>
              <w:ind w:left="168" w:right="-25"/>
              <w:jc w:val="left"/>
              <w:rPr>
                <w:rFonts w:eastAsia="Times New Roman"/>
                <w:kern w:val="2"/>
                <w:sz w:val="24"/>
                <w:szCs w:val="24"/>
                <w:cs/>
                <w14:ligatures w14:val="standardContextual"/>
              </w:rPr>
            </w:pPr>
            <w:r w:rsidRPr="00B60D70">
              <w:rPr>
                <w:rFonts w:eastAsia="Times New Roman"/>
                <w:kern w:val="2"/>
                <w:sz w:val="24"/>
                <w:szCs w:val="24"/>
                <w:cs/>
                <w14:ligatures w14:val="standardContextual"/>
              </w:rPr>
              <w:t>ภาวะผู้นำ</w:t>
            </w:r>
            <w:r w:rsidRPr="00B60D70">
              <w:rPr>
                <w:rFonts w:eastAsia="Times New Roman"/>
                <w:kern w:val="2"/>
                <w:sz w:val="24"/>
                <w:szCs w:val="24"/>
                <w14:ligatures w14:val="standardContextual"/>
              </w:rPr>
              <w:t xml:space="preserve"> Social Change AGENTS </w:t>
            </w:r>
            <w:r w:rsidRPr="00B60D70">
              <w:rPr>
                <w:rFonts w:eastAsia="Times New Roman"/>
                <w:kern w:val="2"/>
                <w:sz w:val="24"/>
                <w:szCs w:val="24"/>
                <w:cs/>
                <w14:ligatures w14:val="standardContextual"/>
              </w:rPr>
              <w:t>ความเป็นพลเมือง ทักษะการเรียนรู้ ทักษะการคิด ทักษะการจัดการ ทักษะการสื่อสาร</w:t>
            </w:r>
            <w:r w:rsidRPr="00B60D70">
              <w:rPr>
                <w:rFonts w:eastAsia="Times New Roman"/>
                <w:kern w:val="2"/>
                <w:sz w:val="24"/>
                <w:szCs w:val="24"/>
                <w14:ligatures w14:val="standardContextual"/>
              </w:rPr>
              <w:t xml:space="preserve"> </w:t>
            </w:r>
            <w:r w:rsidRPr="00B60D70">
              <w:rPr>
                <w:rFonts w:eastAsia="Times New Roman"/>
                <w:kern w:val="2"/>
                <w:sz w:val="24"/>
                <w:szCs w:val="24"/>
                <w:cs/>
                <w14:ligatures w14:val="standardContextual"/>
              </w:rPr>
              <w:t>การพัฒนาบุคลากร</w:t>
            </w:r>
            <w:r w:rsidRPr="00B60D70">
              <w:rPr>
                <w:rFonts w:eastAsia="Times New Roman"/>
                <w:kern w:val="2"/>
                <w:sz w:val="24"/>
                <w:szCs w:val="24"/>
                <w14:ligatures w14:val="standardContextual"/>
              </w:rPr>
              <w:t xml:space="preserve"> </w:t>
            </w:r>
            <w:r w:rsidRPr="00B60D70">
              <w:rPr>
                <w:rFonts w:eastAsia="Times New Roman"/>
                <w:kern w:val="2"/>
                <w:sz w:val="24"/>
                <w:szCs w:val="24"/>
                <w:cs/>
                <w14:ligatures w14:val="standardContextual"/>
              </w:rPr>
              <w:t>การพัฒนาองค์กร</w:t>
            </w:r>
          </w:p>
        </w:tc>
        <w:tc>
          <w:tcPr>
            <w:tcW w:w="2324" w:type="dxa"/>
          </w:tcPr>
          <w:p w14:paraId="7F6134B8" w14:textId="77777777" w:rsidR="00574C57" w:rsidRPr="00B60D70" w:rsidRDefault="00574C57" w:rsidP="000F4563">
            <w:pPr>
              <w:ind w:right="-25"/>
              <w:jc w:val="left"/>
              <w:rPr>
                <w:rFonts w:ascii="TH SarabunPSK" w:eastAsia="Times New Roman" w:hAnsi="TH SarabunPSK" w:cs="TH SarabunPSK"/>
                <w:kern w:val="2"/>
                <w:sz w:val="24"/>
                <w:szCs w:val="24"/>
                <w14:ligatures w14:val="standardContextual"/>
              </w:rPr>
            </w:pPr>
          </w:p>
          <w:p w14:paraId="3EC49E75" w14:textId="46B57191" w:rsidR="00663C56" w:rsidRPr="00B60D70" w:rsidRDefault="00663C56" w:rsidP="000F4563">
            <w:pPr>
              <w:ind w:right="-25"/>
              <w:jc w:val="left"/>
              <w:rPr>
                <w:rFonts w:ascii="TH SarabunPSK" w:eastAsia="Times New Roman" w:hAnsi="TH SarabunPSK" w:cs="TH SarabunPSK"/>
                <w:kern w:val="2"/>
                <w:sz w:val="24"/>
                <w:szCs w:val="24"/>
                <w14:ligatures w14:val="standardContextual"/>
              </w:rPr>
            </w:pPr>
            <w:r w:rsidRPr="00B60D70">
              <w:rPr>
                <w:rFonts w:ascii="TH SarabunPSK" w:eastAsia="Times New Roman" w:hAnsi="TH SarabunPSK" w:cs="TH SarabunPSK" w:hint="cs"/>
                <w:kern w:val="2"/>
                <w:sz w:val="24"/>
                <w:szCs w:val="24"/>
                <w:cs/>
                <w14:ligatures w14:val="standardContextual"/>
              </w:rPr>
              <w:t>จัดการเรียนการสอนรายวิชาช</w:t>
            </w:r>
            <w:r w:rsidR="00EA2164" w:rsidRPr="00B60D70">
              <w:rPr>
                <w:rFonts w:ascii="TH SarabunPSK" w:eastAsia="Times New Roman" w:hAnsi="TH SarabunPSK" w:cs="TH SarabunPSK" w:hint="cs"/>
                <w:kern w:val="2"/>
                <w:sz w:val="24"/>
                <w:szCs w:val="24"/>
                <w:cs/>
                <w14:ligatures w14:val="standardContextual"/>
              </w:rPr>
              <w:t>ีพครูโดยเน้น</w:t>
            </w:r>
            <w:r w:rsidR="0082109D" w:rsidRPr="00B60D70">
              <w:rPr>
                <w:rFonts w:ascii="TH SarabunPSK" w:eastAsia="Times New Roman" w:hAnsi="TH SarabunPSK" w:cs="TH SarabunPSK" w:hint="cs"/>
                <w:kern w:val="2"/>
                <w:sz w:val="24"/>
                <w:szCs w:val="24"/>
                <w:cs/>
                <w14:ligatures w14:val="standardContextual"/>
              </w:rPr>
              <w:t xml:space="preserve">กระบวนการสร้างความมีส่วนร่วม จัดกิจกรรมเสริมหลักสูตร </w:t>
            </w:r>
            <w:r w:rsidRPr="00B60D70">
              <w:rPr>
                <w:rFonts w:ascii="TH SarabunPSK" w:eastAsia="Times New Roman" w:hAnsi="TH SarabunPSK" w:cs="TH SarabunPSK"/>
                <w:kern w:val="2"/>
                <w:sz w:val="24"/>
                <w:szCs w:val="24"/>
                <w:cs/>
                <w14:ligatures w14:val="standardContextual"/>
              </w:rPr>
              <w:t xml:space="preserve">ช่วยพัฒนา </w:t>
            </w:r>
            <w:r w:rsidRPr="00B60D70">
              <w:rPr>
                <w:rFonts w:ascii="TH SarabunPSK" w:eastAsia="Times New Roman" w:hAnsi="TH SarabunPSK" w:cs="TH SarabunPSK"/>
                <w:kern w:val="2"/>
                <w:sz w:val="24"/>
                <w:szCs w:val="24"/>
                <w14:ligatures w14:val="standardContextual"/>
              </w:rPr>
              <w:t>PLO</w:t>
            </w:r>
            <w:r w:rsidR="0082109D" w:rsidRPr="00B60D70">
              <w:rPr>
                <w:rFonts w:ascii="TH SarabunPSK" w:eastAsia="Times New Roman" w:hAnsi="TH SarabunPSK" w:cs="TH SarabunPSK"/>
                <w:kern w:val="2"/>
                <w:sz w:val="24"/>
                <w:szCs w:val="24"/>
                <w14:ligatures w14:val="standardContextual"/>
              </w:rPr>
              <w:t>5</w:t>
            </w:r>
          </w:p>
        </w:tc>
        <w:tc>
          <w:tcPr>
            <w:tcW w:w="659" w:type="dxa"/>
          </w:tcPr>
          <w:p w14:paraId="17FFBADC" w14:textId="77777777" w:rsidR="00574C57" w:rsidRPr="00B60D70" w:rsidRDefault="00574C57" w:rsidP="00362409">
            <w:pPr>
              <w:jc w:val="center"/>
              <w:rPr>
                <w:rFonts w:ascii="TH SarabunPSK" w:eastAsia="Aptos" w:hAnsi="TH SarabunPSK" w:cs="TH SarabunPSK"/>
                <w:b/>
                <w:bCs/>
                <w:kern w:val="2"/>
                <w:sz w:val="24"/>
                <w:szCs w:val="24"/>
                <w14:ligatures w14:val="standardContextual"/>
              </w:rPr>
            </w:pPr>
          </w:p>
        </w:tc>
        <w:tc>
          <w:tcPr>
            <w:tcW w:w="659" w:type="dxa"/>
          </w:tcPr>
          <w:p w14:paraId="48B040EB" w14:textId="77777777" w:rsidR="00574C57" w:rsidRPr="00B60D70" w:rsidRDefault="00574C57" w:rsidP="00362409">
            <w:pPr>
              <w:jc w:val="center"/>
              <w:rPr>
                <w:rFonts w:ascii="TH SarabunPSK" w:eastAsia="Aptos" w:hAnsi="TH SarabunPSK" w:cs="TH SarabunPSK"/>
                <w:b/>
                <w:bCs/>
                <w:kern w:val="2"/>
                <w:sz w:val="24"/>
                <w:szCs w:val="24"/>
                <w14:ligatures w14:val="standardContextual"/>
              </w:rPr>
            </w:pPr>
          </w:p>
        </w:tc>
        <w:tc>
          <w:tcPr>
            <w:tcW w:w="659" w:type="dxa"/>
          </w:tcPr>
          <w:p w14:paraId="2CB75DA6" w14:textId="77777777" w:rsidR="00574C57" w:rsidRPr="00B60D70" w:rsidRDefault="00574C57" w:rsidP="00362409">
            <w:pPr>
              <w:jc w:val="center"/>
              <w:rPr>
                <w:rFonts w:ascii="TH SarabunPSK" w:eastAsia="Aptos" w:hAnsi="TH SarabunPSK" w:cs="TH SarabunPSK"/>
                <w:b/>
                <w:bCs/>
                <w:kern w:val="2"/>
                <w:sz w:val="24"/>
                <w:szCs w:val="24"/>
                <w14:ligatures w14:val="standardContextual"/>
              </w:rPr>
            </w:pPr>
          </w:p>
        </w:tc>
        <w:tc>
          <w:tcPr>
            <w:tcW w:w="659" w:type="dxa"/>
          </w:tcPr>
          <w:p w14:paraId="119080D3" w14:textId="77777777" w:rsidR="00574C57" w:rsidRPr="00B60D70" w:rsidRDefault="00574C57" w:rsidP="00362409">
            <w:pPr>
              <w:jc w:val="center"/>
              <w:rPr>
                <w:rFonts w:ascii="TH SarabunPSK" w:eastAsia="Aptos" w:hAnsi="TH SarabunPSK" w:cs="TH SarabunPSK"/>
                <w:b/>
                <w:bCs/>
                <w:kern w:val="2"/>
                <w:sz w:val="24"/>
                <w:szCs w:val="24"/>
                <w14:ligatures w14:val="standardContextual"/>
              </w:rPr>
            </w:pPr>
          </w:p>
        </w:tc>
        <w:tc>
          <w:tcPr>
            <w:tcW w:w="659" w:type="dxa"/>
          </w:tcPr>
          <w:p w14:paraId="7EE525FF" w14:textId="77777777" w:rsidR="00574C57" w:rsidRPr="00B60D70" w:rsidRDefault="00574C57" w:rsidP="00362409">
            <w:pPr>
              <w:jc w:val="center"/>
              <w:rPr>
                <w:rFonts w:ascii="TH SarabunPSK" w:eastAsia="Aptos" w:hAnsi="TH SarabunPSK" w:cs="TH SarabunPSK"/>
                <w:b/>
                <w:bCs/>
                <w:kern w:val="2"/>
                <w:sz w:val="24"/>
                <w:szCs w:val="24"/>
                <w14:ligatures w14:val="standardContextual"/>
              </w:rPr>
            </w:pPr>
          </w:p>
          <w:p w14:paraId="6FAAD81F" w14:textId="37EF987B" w:rsidR="0082109D" w:rsidRPr="00B60D70" w:rsidRDefault="0082109D"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r>
      <w:tr w:rsidR="00B60D70" w:rsidRPr="00B60D70" w14:paraId="62E80AD7" w14:textId="77777777" w:rsidTr="00EE2253">
        <w:tc>
          <w:tcPr>
            <w:tcW w:w="3397" w:type="dxa"/>
          </w:tcPr>
          <w:p w14:paraId="44D47D7C" w14:textId="63153E40" w:rsidR="00C847A2" w:rsidRPr="00B60D70" w:rsidRDefault="00C847A2" w:rsidP="00C847A2">
            <w:pPr>
              <w:ind w:right="-25"/>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b/>
                <w:bCs/>
                <w:kern w:val="2"/>
                <w:sz w:val="24"/>
                <w:szCs w:val="24"/>
                <w:cs/>
                <w14:ligatures w14:val="standardContextual"/>
              </w:rPr>
              <w:t xml:space="preserve">กลุ่มที่ </w:t>
            </w:r>
            <w:r w:rsidRPr="00B60D70">
              <w:rPr>
                <w:rFonts w:ascii="TH SarabunPSK" w:eastAsia="Times New Roman" w:hAnsi="TH SarabunPSK" w:cs="TH SarabunPSK"/>
                <w:b/>
                <w:bCs/>
                <w:kern w:val="2"/>
                <w:sz w:val="24"/>
                <w:szCs w:val="24"/>
                <w14:ligatures w14:val="standardContextual"/>
              </w:rPr>
              <w:t xml:space="preserve">3 </w:t>
            </w:r>
            <w:r w:rsidR="00C0283E" w:rsidRPr="00B60D70">
              <w:rPr>
                <w:rFonts w:ascii="TH SarabunPSK" w:eastAsia="Times New Roman" w:hAnsi="TH SarabunPSK" w:cs="TH SarabunPSK"/>
                <w:b/>
                <w:bCs/>
                <w:kern w:val="2"/>
                <w:sz w:val="24"/>
                <w:szCs w:val="24"/>
                <w:cs/>
                <w14:ligatures w14:val="standardContextual"/>
              </w:rPr>
              <w:t>องค์กรวิชาชีพ : สถาบันคุณวุฒิวิชาชีพ (</w:t>
            </w:r>
            <w:proofErr w:type="spellStart"/>
            <w:r w:rsidR="00C0283E" w:rsidRPr="00B60D70">
              <w:rPr>
                <w:rFonts w:ascii="TH SarabunPSK" w:eastAsia="Times New Roman" w:hAnsi="TH SarabunPSK" w:cs="TH SarabunPSK"/>
                <w:b/>
                <w:bCs/>
                <w:kern w:val="2"/>
                <w:sz w:val="24"/>
                <w:szCs w:val="24"/>
                <w:cs/>
                <w14:ligatures w14:val="standardContextual"/>
              </w:rPr>
              <w:t>สคช</w:t>
            </w:r>
            <w:proofErr w:type="spellEnd"/>
            <w:r w:rsidR="00C0283E" w:rsidRPr="00B60D70">
              <w:rPr>
                <w:rFonts w:ascii="TH SarabunPSK" w:eastAsia="Times New Roman" w:hAnsi="TH SarabunPSK" w:cs="TH SarabunPSK"/>
                <w:b/>
                <w:bCs/>
                <w:kern w:val="2"/>
                <w:sz w:val="24"/>
                <w:szCs w:val="24"/>
                <w:cs/>
                <w14:ligatures w14:val="standardContextual"/>
              </w:rPr>
              <w:t>.)</w:t>
            </w:r>
          </w:p>
          <w:p w14:paraId="7196E243" w14:textId="7851DCC6" w:rsidR="006B772D" w:rsidRPr="00B60D70" w:rsidRDefault="003E5A09" w:rsidP="00C847A2">
            <w:pPr>
              <w:ind w:right="-25"/>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b/>
                <w:bCs/>
                <w:kern w:val="2"/>
                <w:sz w:val="24"/>
                <w:szCs w:val="24"/>
                <w14:ligatures w14:val="standardContextual"/>
              </w:rPr>
              <w:t>+ Professional Knowledge (PK)</w:t>
            </w:r>
          </w:p>
          <w:p w14:paraId="45F30170" w14:textId="3DE2E5AD" w:rsidR="00C847A2" w:rsidRPr="00B60D70" w:rsidRDefault="0026522F" w:rsidP="00D810CC">
            <w:pPr>
              <w:ind w:left="168" w:right="-25"/>
              <w:jc w:val="left"/>
              <w:rPr>
                <w:rFonts w:ascii="TH SarabunPSK" w:eastAsia="Times New Roman" w:hAnsi="TH SarabunPSK" w:cs="TH SarabunPSK"/>
                <w:kern w:val="2"/>
                <w:sz w:val="24"/>
                <w:szCs w:val="24"/>
                <w14:ligatures w14:val="standardContextual"/>
              </w:rPr>
            </w:pPr>
            <w:r w:rsidRPr="00B60D70">
              <w:rPr>
                <w:rFonts w:eastAsia="Times New Roman" w:hint="cs"/>
                <w:kern w:val="2"/>
                <w:sz w:val="24"/>
                <w:szCs w:val="24"/>
                <w:cs/>
                <w14:ligatures w14:val="standardContextual"/>
              </w:rPr>
              <w:t>คุณวุฒิวิชาชีพที่สอดคล้องกับหลักสูตร</w:t>
            </w:r>
            <w:r w:rsidR="006B772D" w:rsidRPr="00B60D70">
              <w:rPr>
                <w:rFonts w:eastAsia="Times New Roman" w:hint="cs"/>
                <w:kern w:val="2"/>
                <w:sz w:val="24"/>
                <w:szCs w:val="24"/>
                <w:cs/>
                <w14:ligatures w14:val="standardContextual"/>
              </w:rPr>
              <w:t xml:space="preserve"> ได้แก่</w:t>
            </w:r>
            <w:r w:rsidRPr="00B60D70">
              <w:rPr>
                <w:rFonts w:eastAsia="Times New Roman" w:hint="cs"/>
                <w:kern w:val="2"/>
                <w:sz w:val="24"/>
                <w:szCs w:val="24"/>
                <w:cs/>
                <w14:ligatures w14:val="standardContextual"/>
              </w:rPr>
              <w:t xml:space="preserve"> </w:t>
            </w:r>
            <w:r w:rsidRPr="00B60D70">
              <w:rPr>
                <w:rFonts w:eastAsia="Times New Roman"/>
                <w:kern w:val="2"/>
                <w:sz w:val="24"/>
                <w:szCs w:val="24"/>
                <w:cs/>
                <w14:ligatures w14:val="standardContextual"/>
              </w:rPr>
              <w:t>ควบคุมการก่อสร้าง</w:t>
            </w:r>
            <w:r w:rsidRPr="00B60D70">
              <w:rPr>
                <w:rFonts w:eastAsia="Times New Roman"/>
                <w:kern w:val="2"/>
                <w:sz w:val="24"/>
                <w:szCs w:val="24"/>
                <w14:ligatures w14:val="standardContextual"/>
              </w:rPr>
              <w:t xml:space="preserve"> </w:t>
            </w:r>
            <w:r w:rsidRPr="00B60D70">
              <w:rPr>
                <w:rFonts w:eastAsia="Times New Roman"/>
                <w:kern w:val="2"/>
                <w:sz w:val="24"/>
                <w:szCs w:val="24"/>
                <w:cs/>
                <w14:ligatures w14:val="standardContextual"/>
              </w:rPr>
              <w:t>งานก่อสร้างฐานรากและโครงสร้างอาคาร</w:t>
            </w:r>
            <w:r w:rsidRPr="00B60D70">
              <w:rPr>
                <w:rFonts w:eastAsia="Times New Roman"/>
                <w:kern w:val="2"/>
                <w:sz w:val="24"/>
                <w:szCs w:val="24"/>
                <w14:ligatures w14:val="standardContextual"/>
              </w:rPr>
              <w:t xml:space="preserve"> </w:t>
            </w:r>
            <w:r w:rsidRPr="00B60D70">
              <w:rPr>
                <w:rFonts w:eastAsia="Times New Roman"/>
                <w:kern w:val="2"/>
                <w:sz w:val="24"/>
                <w:szCs w:val="24"/>
                <w:cs/>
                <w14:ligatures w14:val="standardContextual"/>
              </w:rPr>
              <w:t>ประกอบและติดตั้งเหล็กโครงสร้าง</w:t>
            </w:r>
            <w:r w:rsidRPr="00B60D70">
              <w:rPr>
                <w:rFonts w:eastAsia="Times New Roman"/>
                <w:kern w:val="2"/>
                <w:sz w:val="24"/>
                <w:szCs w:val="24"/>
                <w14:ligatures w14:val="standardContextual"/>
              </w:rPr>
              <w:t xml:space="preserve"> </w:t>
            </w:r>
            <w:r w:rsidRPr="00B60D70">
              <w:rPr>
                <w:rFonts w:eastAsia="Times New Roman"/>
                <w:kern w:val="2"/>
                <w:sz w:val="24"/>
                <w:szCs w:val="24"/>
                <w:cs/>
                <w14:ligatures w14:val="standardContextual"/>
              </w:rPr>
              <w:t>ระบบชิ้นส่วนสำเร็จรูป</w:t>
            </w:r>
            <w:r w:rsidR="000173FA" w:rsidRPr="00B60D70">
              <w:rPr>
                <w:rFonts w:eastAsia="Times New Roman"/>
                <w:kern w:val="2"/>
                <w:sz w:val="24"/>
                <w:szCs w:val="24"/>
                <w14:ligatures w14:val="standardContextual"/>
              </w:rPr>
              <w:t xml:space="preserve"> </w:t>
            </w:r>
            <w:r w:rsidR="000173FA" w:rsidRPr="00B60D70">
              <w:rPr>
                <w:rFonts w:eastAsia="Times New Roman"/>
                <w:kern w:val="2"/>
                <w:sz w:val="24"/>
                <w:szCs w:val="24"/>
                <w:cs/>
                <w14:ligatures w14:val="standardContextual"/>
              </w:rPr>
              <w:t>เขียนแบบและการประมาณราคา</w:t>
            </w:r>
            <w:r w:rsidR="000173FA" w:rsidRPr="00B60D70">
              <w:rPr>
                <w:rFonts w:eastAsia="Times New Roman"/>
                <w:kern w:val="2"/>
                <w:sz w:val="24"/>
                <w:szCs w:val="24"/>
                <w14:ligatures w14:val="standardContextual"/>
              </w:rPr>
              <w:t xml:space="preserve"> </w:t>
            </w:r>
            <w:r w:rsidR="000173FA" w:rsidRPr="00B60D70">
              <w:rPr>
                <w:rFonts w:eastAsia="Times New Roman"/>
                <w:kern w:val="2"/>
                <w:sz w:val="24"/>
                <w:szCs w:val="24"/>
                <w:cs/>
                <w14:ligatures w14:val="standardContextual"/>
              </w:rPr>
              <w:t>สำรวจเพื่องานก่อสร้าง</w:t>
            </w:r>
          </w:p>
        </w:tc>
        <w:tc>
          <w:tcPr>
            <w:tcW w:w="2324" w:type="dxa"/>
          </w:tcPr>
          <w:p w14:paraId="13E0DEC9" w14:textId="77777777" w:rsidR="00C847A2" w:rsidRPr="00B60D70" w:rsidRDefault="00C847A2" w:rsidP="000F4563">
            <w:pPr>
              <w:ind w:right="-25"/>
              <w:jc w:val="left"/>
              <w:rPr>
                <w:rFonts w:ascii="TH SarabunPSK" w:eastAsia="Times New Roman" w:hAnsi="TH SarabunPSK" w:cs="TH SarabunPSK"/>
                <w:kern w:val="2"/>
                <w:sz w:val="24"/>
                <w:szCs w:val="24"/>
                <w14:ligatures w14:val="standardContextual"/>
              </w:rPr>
            </w:pPr>
          </w:p>
          <w:p w14:paraId="198A4C91" w14:textId="77777777" w:rsidR="006B772D" w:rsidRPr="00B60D70" w:rsidRDefault="006B772D" w:rsidP="000F4563">
            <w:pPr>
              <w:ind w:right="-25"/>
              <w:jc w:val="left"/>
              <w:rPr>
                <w:rFonts w:ascii="TH SarabunPSK" w:eastAsia="Times New Roman" w:hAnsi="TH SarabunPSK" w:cs="TH SarabunPSK"/>
                <w:kern w:val="2"/>
                <w:sz w:val="24"/>
                <w:szCs w:val="24"/>
                <w14:ligatures w14:val="standardContextual"/>
              </w:rPr>
            </w:pPr>
          </w:p>
          <w:p w14:paraId="4082FEE7" w14:textId="77777777" w:rsidR="00E0503F" w:rsidRPr="00B60D70" w:rsidRDefault="00E0503F" w:rsidP="000F4563">
            <w:pPr>
              <w:ind w:right="-25"/>
              <w:jc w:val="left"/>
              <w:rPr>
                <w:rFonts w:ascii="TH SarabunPSK" w:eastAsia="Times New Roman" w:hAnsi="TH SarabunPSK" w:cs="TH SarabunPSK"/>
                <w:kern w:val="2"/>
                <w:sz w:val="24"/>
                <w:szCs w:val="24"/>
                <w14:ligatures w14:val="standardContextual"/>
              </w:rPr>
            </w:pPr>
          </w:p>
          <w:p w14:paraId="638311A6" w14:textId="29230BA8" w:rsidR="006B772D" w:rsidRPr="00B60D70" w:rsidRDefault="006B772D" w:rsidP="000F4563">
            <w:pPr>
              <w:ind w:right="-25"/>
              <w:jc w:val="left"/>
              <w:rPr>
                <w:rFonts w:ascii="TH SarabunPSK" w:eastAsia="Times New Roman" w:hAnsi="TH SarabunPSK" w:cs="TH SarabunPSK"/>
                <w:kern w:val="2"/>
                <w:sz w:val="24"/>
                <w:szCs w:val="24"/>
                <w14:ligatures w14:val="standardContextual"/>
              </w:rPr>
            </w:pPr>
            <w:r w:rsidRPr="00B60D70">
              <w:rPr>
                <w:rFonts w:ascii="TH SarabunPSK" w:eastAsia="Times New Roman" w:hAnsi="TH SarabunPSK" w:cs="TH SarabunPSK" w:hint="cs"/>
                <w:kern w:val="2"/>
                <w:sz w:val="24"/>
                <w:szCs w:val="24"/>
                <w:cs/>
                <w14:ligatures w14:val="standardContextual"/>
              </w:rPr>
              <w:t xml:space="preserve">บรรจุเนื้อหาลงในหลักสูตร </w:t>
            </w:r>
            <w:r w:rsidRPr="00B60D70">
              <w:rPr>
                <w:rFonts w:ascii="TH SarabunPSK" w:eastAsia="Times New Roman" w:hAnsi="TH SarabunPSK" w:cs="TH SarabunPSK"/>
                <w:kern w:val="2"/>
                <w:sz w:val="24"/>
                <w:szCs w:val="24"/>
                <w:cs/>
                <w14:ligatures w14:val="standardContextual"/>
              </w:rPr>
              <w:t xml:space="preserve">ช่วยพัฒนา </w:t>
            </w:r>
            <w:r w:rsidRPr="00B60D70">
              <w:rPr>
                <w:rFonts w:ascii="TH SarabunPSK" w:eastAsia="Times New Roman" w:hAnsi="TH SarabunPSK" w:cs="TH SarabunPSK"/>
                <w:kern w:val="2"/>
                <w:sz w:val="24"/>
                <w:szCs w:val="24"/>
                <w14:ligatures w14:val="standardContextual"/>
              </w:rPr>
              <w:t>PLO1</w:t>
            </w:r>
          </w:p>
          <w:p w14:paraId="168B066C" w14:textId="77777777" w:rsidR="006B772D" w:rsidRPr="00B60D70" w:rsidRDefault="006B772D" w:rsidP="000F4563">
            <w:pPr>
              <w:ind w:right="-25"/>
              <w:jc w:val="left"/>
              <w:rPr>
                <w:rFonts w:ascii="TH SarabunPSK" w:eastAsia="Times New Roman" w:hAnsi="TH SarabunPSK" w:cs="TH SarabunPSK"/>
                <w:kern w:val="2"/>
                <w:sz w:val="24"/>
                <w:szCs w:val="24"/>
                <w14:ligatures w14:val="standardContextual"/>
              </w:rPr>
            </w:pPr>
          </w:p>
        </w:tc>
        <w:tc>
          <w:tcPr>
            <w:tcW w:w="659" w:type="dxa"/>
          </w:tcPr>
          <w:p w14:paraId="5A034966" w14:textId="77777777" w:rsidR="00C847A2" w:rsidRPr="00B60D70" w:rsidRDefault="00C847A2" w:rsidP="00362409">
            <w:pPr>
              <w:jc w:val="center"/>
              <w:rPr>
                <w:rFonts w:ascii="TH SarabunPSK" w:eastAsia="Aptos" w:hAnsi="TH SarabunPSK" w:cs="TH SarabunPSK"/>
                <w:b/>
                <w:bCs/>
                <w:kern w:val="2"/>
                <w:sz w:val="24"/>
                <w:szCs w:val="24"/>
                <w14:ligatures w14:val="standardContextual"/>
              </w:rPr>
            </w:pPr>
          </w:p>
          <w:p w14:paraId="367BD95C" w14:textId="77777777" w:rsidR="006B772D" w:rsidRPr="00B60D70" w:rsidRDefault="006B772D" w:rsidP="00362409">
            <w:pPr>
              <w:jc w:val="center"/>
              <w:rPr>
                <w:rFonts w:ascii="TH SarabunPSK" w:eastAsia="Aptos" w:hAnsi="TH SarabunPSK" w:cs="TH SarabunPSK"/>
                <w:b/>
                <w:bCs/>
                <w:kern w:val="2"/>
                <w:sz w:val="24"/>
                <w:szCs w:val="24"/>
                <w14:ligatures w14:val="standardContextual"/>
              </w:rPr>
            </w:pPr>
          </w:p>
          <w:p w14:paraId="6E8223D0" w14:textId="484E6049" w:rsidR="006B772D" w:rsidRPr="00B60D70" w:rsidRDefault="006B772D"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11A4E6D0" w14:textId="77777777" w:rsidR="00C847A2" w:rsidRPr="00B60D70" w:rsidRDefault="00C847A2" w:rsidP="00362409">
            <w:pPr>
              <w:jc w:val="center"/>
              <w:rPr>
                <w:rFonts w:ascii="TH SarabunPSK" w:eastAsia="Aptos" w:hAnsi="TH SarabunPSK" w:cs="TH SarabunPSK"/>
                <w:b/>
                <w:bCs/>
                <w:kern w:val="2"/>
                <w:sz w:val="24"/>
                <w:szCs w:val="24"/>
                <w14:ligatures w14:val="standardContextual"/>
              </w:rPr>
            </w:pPr>
          </w:p>
        </w:tc>
        <w:tc>
          <w:tcPr>
            <w:tcW w:w="659" w:type="dxa"/>
          </w:tcPr>
          <w:p w14:paraId="7E3783F6" w14:textId="77777777" w:rsidR="00C847A2" w:rsidRPr="00B60D70" w:rsidRDefault="00C847A2" w:rsidP="00362409">
            <w:pPr>
              <w:jc w:val="center"/>
              <w:rPr>
                <w:rFonts w:ascii="TH SarabunPSK" w:eastAsia="Aptos" w:hAnsi="TH SarabunPSK" w:cs="TH SarabunPSK"/>
                <w:b/>
                <w:bCs/>
                <w:kern w:val="2"/>
                <w:sz w:val="24"/>
                <w:szCs w:val="24"/>
                <w14:ligatures w14:val="standardContextual"/>
              </w:rPr>
            </w:pPr>
          </w:p>
        </w:tc>
        <w:tc>
          <w:tcPr>
            <w:tcW w:w="659" w:type="dxa"/>
          </w:tcPr>
          <w:p w14:paraId="32CE82BB" w14:textId="77777777" w:rsidR="00C847A2" w:rsidRPr="00B60D70" w:rsidRDefault="00C847A2" w:rsidP="00362409">
            <w:pPr>
              <w:jc w:val="center"/>
              <w:rPr>
                <w:rFonts w:ascii="TH SarabunPSK" w:eastAsia="Aptos" w:hAnsi="TH SarabunPSK" w:cs="TH SarabunPSK"/>
                <w:b/>
                <w:bCs/>
                <w:kern w:val="2"/>
                <w:sz w:val="24"/>
                <w:szCs w:val="24"/>
                <w14:ligatures w14:val="standardContextual"/>
              </w:rPr>
            </w:pPr>
          </w:p>
        </w:tc>
        <w:tc>
          <w:tcPr>
            <w:tcW w:w="659" w:type="dxa"/>
          </w:tcPr>
          <w:p w14:paraId="377A1E45" w14:textId="77777777" w:rsidR="00C847A2" w:rsidRPr="00B60D70" w:rsidRDefault="00C847A2" w:rsidP="00362409">
            <w:pPr>
              <w:jc w:val="center"/>
              <w:rPr>
                <w:rFonts w:ascii="TH SarabunPSK" w:eastAsia="Aptos" w:hAnsi="TH SarabunPSK" w:cs="TH SarabunPSK"/>
                <w:b/>
                <w:bCs/>
                <w:kern w:val="2"/>
                <w:sz w:val="24"/>
                <w:szCs w:val="24"/>
                <w14:ligatures w14:val="standardContextual"/>
              </w:rPr>
            </w:pPr>
          </w:p>
        </w:tc>
      </w:tr>
      <w:tr w:rsidR="00B60D70" w:rsidRPr="00B60D70" w14:paraId="213868DC" w14:textId="77777777" w:rsidTr="00EE2253">
        <w:tc>
          <w:tcPr>
            <w:tcW w:w="3397" w:type="dxa"/>
          </w:tcPr>
          <w:p w14:paraId="1E46F0D7" w14:textId="3A059DE8" w:rsidR="00C511DC" w:rsidRPr="00B60D70" w:rsidRDefault="00EE5952" w:rsidP="00EE5952">
            <w:pPr>
              <w:ind w:right="-25"/>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b/>
                <w:bCs/>
                <w:kern w:val="2"/>
                <w:sz w:val="24"/>
                <w:szCs w:val="24"/>
                <w:cs/>
                <w14:ligatures w14:val="standardContextual"/>
              </w:rPr>
              <w:t xml:space="preserve">กลุ่มที่ </w:t>
            </w:r>
            <w:r w:rsidR="00C511DC" w:rsidRPr="00B60D70">
              <w:rPr>
                <w:rFonts w:ascii="TH SarabunPSK" w:eastAsia="Times New Roman" w:hAnsi="TH SarabunPSK" w:cs="TH SarabunPSK"/>
                <w:b/>
                <w:bCs/>
                <w:kern w:val="2"/>
                <w:sz w:val="24"/>
                <w:szCs w:val="24"/>
                <w14:ligatures w14:val="standardContextual"/>
              </w:rPr>
              <w:t xml:space="preserve">4 </w:t>
            </w:r>
            <w:r w:rsidR="00C511DC" w:rsidRPr="00B60D70">
              <w:rPr>
                <w:rFonts w:ascii="TH SarabunPSK" w:eastAsia="Times New Roman" w:hAnsi="TH SarabunPSK" w:cs="TH SarabunPSK"/>
                <w:b/>
                <w:bCs/>
                <w:kern w:val="2"/>
                <w:sz w:val="24"/>
                <w:szCs w:val="24"/>
                <w:cs/>
                <w14:ligatures w14:val="standardContextual"/>
              </w:rPr>
              <w:t>ศิษย์เก่า</w:t>
            </w:r>
          </w:p>
          <w:p w14:paraId="7B603976" w14:textId="5BDBE758" w:rsidR="00EE5952" w:rsidRPr="00B60D70" w:rsidRDefault="00EE5952" w:rsidP="00EE5952">
            <w:pPr>
              <w:ind w:right="-25"/>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b/>
                <w:bCs/>
                <w:kern w:val="2"/>
                <w:sz w:val="24"/>
                <w:szCs w:val="24"/>
                <w14:ligatures w14:val="standardContextual"/>
              </w:rPr>
              <w:t>+ Professional Knowledge (PK)</w:t>
            </w:r>
          </w:p>
          <w:p w14:paraId="414C28DA" w14:textId="19569436" w:rsidR="0000385C" w:rsidRPr="00B60D70" w:rsidRDefault="00D810CC" w:rsidP="00D810CC">
            <w:pPr>
              <w:ind w:left="168" w:right="-25"/>
              <w:jc w:val="left"/>
              <w:rPr>
                <w:rFonts w:ascii="TH SarabunPSK" w:eastAsia="Times New Roman" w:hAnsi="TH SarabunPSK" w:cs="TH SarabunPSK"/>
                <w:b/>
                <w:bCs/>
                <w:kern w:val="2"/>
                <w:sz w:val="24"/>
                <w:szCs w:val="24"/>
                <w:cs/>
                <w14:ligatures w14:val="standardContextual"/>
              </w:rPr>
            </w:pPr>
            <w:r w:rsidRPr="00B60D70">
              <w:rPr>
                <w:rFonts w:eastAsia="Times New Roman"/>
                <w:kern w:val="2"/>
                <w:sz w:val="24"/>
                <w:szCs w:val="24"/>
                <w:cs/>
                <w14:ligatures w14:val="standardContextual"/>
              </w:rPr>
              <w:t>เทคโนโลยีการก่อสร้าง</w:t>
            </w:r>
            <w:r w:rsidRPr="00B60D70">
              <w:rPr>
                <w:rFonts w:eastAsia="Times New Roman"/>
                <w:kern w:val="2"/>
                <w:sz w:val="24"/>
                <w:szCs w:val="24"/>
                <w14:ligatures w14:val="standardContextual"/>
              </w:rPr>
              <w:t xml:space="preserve"> </w:t>
            </w:r>
            <w:r w:rsidRPr="00B60D70">
              <w:rPr>
                <w:rFonts w:eastAsia="Times New Roman"/>
                <w:kern w:val="2"/>
                <w:sz w:val="24"/>
                <w:szCs w:val="24"/>
                <w:cs/>
                <w14:ligatures w14:val="standardContextual"/>
              </w:rPr>
              <w:t>ความรู้ทางวิศวกรรมโยธาความรู้อ่านแบบก่อสร้าง</w:t>
            </w:r>
          </w:p>
        </w:tc>
        <w:tc>
          <w:tcPr>
            <w:tcW w:w="2324" w:type="dxa"/>
          </w:tcPr>
          <w:p w14:paraId="21C81235" w14:textId="32EEE7CA" w:rsidR="0021548D" w:rsidRPr="00B60D70" w:rsidRDefault="0021548D" w:rsidP="0021548D">
            <w:pPr>
              <w:ind w:right="-25"/>
              <w:jc w:val="left"/>
              <w:rPr>
                <w:rFonts w:ascii="TH SarabunPSK" w:eastAsia="Times New Roman" w:hAnsi="TH SarabunPSK" w:cs="TH SarabunPSK"/>
                <w:kern w:val="2"/>
                <w:sz w:val="24"/>
                <w:szCs w:val="24"/>
                <w14:ligatures w14:val="standardContextual"/>
              </w:rPr>
            </w:pPr>
            <w:r w:rsidRPr="00B60D70">
              <w:rPr>
                <w:rFonts w:ascii="TH SarabunPSK" w:eastAsia="Times New Roman" w:hAnsi="TH SarabunPSK" w:cs="TH SarabunPSK" w:hint="cs"/>
                <w:kern w:val="2"/>
                <w:sz w:val="24"/>
                <w:szCs w:val="24"/>
                <w:cs/>
                <w14:ligatures w14:val="standardContextual"/>
              </w:rPr>
              <w:t xml:space="preserve">บรรจุเนื้อหาลงในหลักสูตร </w:t>
            </w:r>
            <w:r w:rsidRPr="00B60D70">
              <w:rPr>
                <w:rFonts w:ascii="TH SarabunPSK" w:eastAsia="Times New Roman" w:hAnsi="TH SarabunPSK" w:cs="TH SarabunPSK"/>
                <w:kern w:val="2"/>
                <w:sz w:val="24"/>
                <w:szCs w:val="24"/>
                <w:cs/>
                <w14:ligatures w14:val="standardContextual"/>
              </w:rPr>
              <w:t xml:space="preserve">ช่วยพัฒนา </w:t>
            </w:r>
            <w:r w:rsidRPr="00B60D70">
              <w:rPr>
                <w:rFonts w:ascii="TH SarabunPSK" w:eastAsia="Times New Roman" w:hAnsi="TH SarabunPSK" w:cs="TH SarabunPSK"/>
                <w:kern w:val="2"/>
                <w:sz w:val="24"/>
                <w:szCs w:val="24"/>
                <w14:ligatures w14:val="standardContextual"/>
              </w:rPr>
              <w:t>PLO1</w:t>
            </w:r>
          </w:p>
        </w:tc>
        <w:tc>
          <w:tcPr>
            <w:tcW w:w="659" w:type="dxa"/>
          </w:tcPr>
          <w:p w14:paraId="5D4F073B" w14:textId="77777777" w:rsidR="0000385C" w:rsidRPr="00B60D70" w:rsidRDefault="0000385C" w:rsidP="00362409">
            <w:pPr>
              <w:jc w:val="center"/>
              <w:rPr>
                <w:rFonts w:ascii="TH SarabunPSK" w:eastAsia="Aptos" w:hAnsi="TH SarabunPSK" w:cs="TH SarabunPSK"/>
                <w:b/>
                <w:bCs/>
                <w:kern w:val="2"/>
                <w:sz w:val="24"/>
                <w:szCs w:val="24"/>
                <w14:ligatures w14:val="standardContextual"/>
              </w:rPr>
            </w:pPr>
          </w:p>
          <w:p w14:paraId="7F8CEE8E" w14:textId="77777777" w:rsidR="0021548D" w:rsidRPr="00B60D70" w:rsidRDefault="0021548D" w:rsidP="00362409">
            <w:pPr>
              <w:jc w:val="center"/>
              <w:rPr>
                <w:rFonts w:ascii="TH SarabunPSK" w:eastAsia="Aptos" w:hAnsi="TH SarabunPSK" w:cs="TH SarabunPSK"/>
                <w:b/>
                <w:bCs/>
                <w:kern w:val="2"/>
                <w:sz w:val="24"/>
                <w:szCs w:val="24"/>
                <w14:ligatures w14:val="standardContextual"/>
              </w:rPr>
            </w:pPr>
          </w:p>
          <w:p w14:paraId="136F3B05" w14:textId="5CA8AD3A" w:rsidR="0021548D" w:rsidRPr="00B60D70" w:rsidRDefault="0021548D"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2D37F866" w14:textId="77777777" w:rsidR="0000385C" w:rsidRPr="00B60D70" w:rsidRDefault="0000385C" w:rsidP="00362409">
            <w:pPr>
              <w:jc w:val="center"/>
              <w:rPr>
                <w:rFonts w:ascii="TH SarabunPSK" w:eastAsia="Aptos" w:hAnsi="TH SarabunPSK" w:cs="TH SarabunPSK"/>
                <w:b/>
                <w:bCs/>
                <w:kern w:val="2"/>
                <w:sz w:val="24"/>
                <w:szCs w:val="24"/>
                <w14:ligatures w14:val="standardContextual"/>
              </w:rPr>
            </w:pPr>
          </w:p>
        </w:tc>
        <w:tc>
          <w:tcPr>
            <w:tcW w:w="659" w:type="dxa"/>
          </w:tcPr>
          <w:p w14:paraId="574122C4" w14:textId="77777777" w:rsidR="0000385C" w:rsidRPr="00B60D70" w:rsidRDefault="0000385C" w:rsidP="00362409">
            <w:pPr>
              <w:jc w:val="center"/>
              <w:rPr>
                <w:rFonts w:ascii="TH SarabunPSK" w:eastAsia="Aptos" w:hAnsi="TH SarabunPSK" w:cs="TH SarabunPSK"/>
                <w:b/>
                <w:bCs/>
                <w:kern w:val="2"/>
                <w:sz w:val="24"/>
                <w:szCs w:val="24"/>
                <w14:ligatures w14:val="standardContextual"/>
              </w:rPr>
            </w:pPr>
          </w:p>
        </w:tc>
        <w:tc>
          <w:tcPr>
            <w:tcW w:w="659" w:type="dxa"/>
          </w:tcPr>
          <w:p w14:paraId="78DF9E81" w14:textId="77777777" w:rsidR="0000385C" w:rsidRPr="00B60D70" w:rsidRDefault="0000385C" w:rsidP="00362409">
            <w:pPr>
              <w:jc w:val="center"/>
              <w:rPr>
                <w:rFonts w:ascii="TH SarabunPSK" w:eastAsia="Aptos" w:hAnsi="TH SarabunPSK" w:cs="TH SarabunPSK"/>
                <w:b/>
                <w:bCs/>
                <w:kern w:val="2"/>
                <w:sz w:val="24"/>
                <w:szCs w:val="24"/>
                <w14:ligatures w14:val="standardContextual"/>
              </w:rPr>
            </w:pPr>
          </w:p>
        </w:tc>
        <w:tc>
          <w:tcPr>
            <w:tcW w:w="659" w:type="dxa"/>
          </w:tcPr>
          <w:p w14:paraId="35D0AAE2" w14:textId="77777777" w:rsidR="0000385C" w:rsidRPr="00B60D70" w:rsidRDefault="0000385C" w:rsidP="00362409">
            <w:pPr>
              <w:jc w:val="center"/>
              <w:rPr>
                <w:rFonts w:ascii="TH SarabunPSK" w:eastAsia="Aptos" w:hAnsi="TH SarabunPSK" w:cs="TH SarabunPSK"/>
                <w:b/>
                <w:bCs/>
                <w:kern w:val="2"/>
                <w:sz w:val="24"/>
                <w:szCs w:val="24"/>
                <w14:ligatures w14:val="standardContextual"/>
              </w:rPr>
            </w:pPr>
          </w:p>
        </w:tc>
      </w:tr>
      <w:tr w:rsidR="00B60D70" w:rsidRPr="00B60D70" w14:paraId="2D0564DB" w14:textId="77777777" w:rsidTr="00EE2253">
        <w:tc>
          <w:tcPr>
            <w:tcW w:w="3397" w:type="dxa"/>
          </w:tcPr>
          <w:p w14:paraId="7CF0CAD1" w14:textId="77777777" w:rsidR="0021548D" w:rsidRPr="00B60D70" w:rsidRDefault="00ED166F" w:rsidP="00EE5952">
            <w:pPr>
              <w:ind w:right="-25"/>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b/>
                <w:bCs/>
                <w:kern w:val="2"/>
                <w:sz w:val="24"/>
                <w:szCs w:val="24"/>
                <w14:ligatures w14:val="standardContextual"/>
              </w:rPr>
              <w:t>+ Generic Knowledge (GK)</w:t>
            </w:r>
          </w:p>
          <w:p w14:paraId="3082D963" w14:textId="2FFEDB13" w:rsidR="00AF4B63" w:rsidRPr="00B60D70" w:rsidRDefault="00AF4B63" w:rsidP="00AF4B63">
            <w:pPr>
              <w:ind w:left="168" w:right="-25"/>
              <w:jc w:val="left"/>
              <w:rPr>
                <w:rFonts w:eastAsia="Times New Roman"/>
                <w:kern w:val="2"/>
                <w:sz w:val="24"/>
                <w:szCs w:val="24"/>
                <w14:ligatures w14:val="standardContextual"/>
              </w:rPr>
            </w:pPr>
            <w:r w:rsidRPr="00B60D70">
              <w:rPr>
                <w:rFonts w:eastAsia="Times New Roman"/>
                <w:kern w:val="2"/>
                <w:sz w:val="24"/>
                <w:szCs w:val="24"/>
                <w:cs/>
                <w14:ligatures w14:val="standardContextual"/>
              </w:rPr>
              <w:t>ผู้ประกอบการ</w:t>
            </w:r>
            <w:r w:rsidRPr="00B60D70">
              <w:rPr>
                <w:rFonts w:eastAsia="Times New Roman"/>
                <w:kern w:val="2"/>
                <w:sz w:val="24"/>
                <w:szCs w:val="24"/>
                <w14:ligatures w14:val="standardContextual"/>
              </w:rPr>
              <w:t xml:space="preserve"> </w:t>
            </w:r>
            <w:r w:rsidRPr="00B60D70">
              <w:rPr>
                <w:rFonts w:eastAsia="Times New Roman"/>
                <w:kern w:val="2"/>
                <w:sz w:val="24"/>
                <w:szCs w:val="24"/>
                <w:cs/>
                <w14:ligatures w14:val="standardContextual"/>
              </w:rPr>
              <w:t>การจัดซื้อจัดจ้าง</w:t>
            </w:r>
            <w:r w:rsidRPr="00B60D70">
              <w:rPr>
                <w:rFonts w:eastAsia="Times New Roman"/>
                <w:kern w:val="2"/>
                <w:sz w:val="24"/>
                <w:szCs w:val="24"/>
                <w14:ligatures w14:val="standardContextual"/>
              </w:rPr>
              <w:t xml:space="preserve"> </w:t>
            </w:r>
            <w:r w:rsidRPr="00B60D70">
              <w:rPr>
                <w:rFonts w:eastAsia="Times New Roman"/>
                <w:kern w:val="2"/>
                <w:sz w:val="24"/>
                <w:szCs w:val="24"/>
                <w:cs/>
                <w14:ligatures w14:val="standardContextual"/>
              </w:rPr>
              <w:t>การเงิน</w:t>
            </w:r>
            <w:r w:rsidRPr="00B60D70">
              <w:rPr>
                <w:rFonts w:eastAsia="Times New Roman"/>
                <w:kern w:val="2"/>
                <w:sz w:val="24"/>
                <w:szCs w:val="24"/>
                <w14:ligatures w14:val="standardContextual"/>
              </w:rPr>
              <w:t xml:space="preserve"> </w:t>
            </w:r>
            <w:r w:rsidRPr="00B60D70">
              <w:rPr>
                <w:rFonts w:eastAsia="Times New Roman"/>
                <w:kern w:val="2"/>
                <w:sz w:val="24"/>
                <w:szCs w:val="24"/>
                <w:cs/>
                <w14:ligatures w14:val="standardContextual"/>
              </w:rPr>
              <w:t>ภาษี</w:t>
            </w:r>
          </w:p>
          <w:p w14:paraId="137388FE" w14:textId="1945541F" w:rsidR="00ED166F" w:rsidRPr="00B60D70" w:rsidRDefault="00AF4B63" w:rsidP="00AF4B63">
            <w:pPr>
              <w:ind w:left="168" w:right="-25"/>
              <w:jc w:val="left"/>
              <w:rPr>
                <w:rFonts w:ascii="TH SarabunPSK" w:eastAsia="Times New Roman" w:hAnsi="TH SarabunPSK" w:cs="TH SarabunPSK"/>
                <w:b/>
                <w:bCs/>
                <w:kern w:val="2"/>
                <w:sz w:val="24"/>
                <w:szCs w:val="24"/>
                <w:cs/>
                <w14:ligatures w14:val="standardContextual"/>
              </w:rPr>
            </w:pPr>
            <w:r w:rsidRPr="00B60D70">
              <w:rPr>
                <w:rFonts w:eastAsia="Times New Roman"/>
                <w:kern w:val="2"/>
                <w:sz w:val="24"/>
                <w:szCs w:val="24"/>
                <w:cs/>
                <w14:ligatures w14:val="standardContextual"/>
              </w:rPr>
              <w:t>พัสดุ</w:t>
            </w:r>
            <w:r w:rsidRPr="00B60D70">
              <w:rPr>
                <w:rFonts w:eastAsia="Times New Roman"/>
                <w:kern w:val="2"/>
                <w:sz w:val="24"/>
                <w:szCs w:val="24"/>
                <w14:ligatures w14:val="standardContextual"/>
              </w:rPr>
              <w:t xml:space="preserve"> </w:t>
            </w:r>
            <w:r w:rsidRPr="00B60D70">
              <w:rPr>
                <w:rFonts w:eastAsia="Times New Roman"/>
                <w:kern w:val="2"/>
                <w:sz w:val="24"/>
                <w:szCs w:val="24"/>
                <w:cs/>
                <w14:ligatures w14:val="standardContextual"/>
              </w:rPr>
              <w:t>ระบบราชการ</w:t>
            </w:r>
            <w:r w:rsidRPr="00B60D70">
              <w:rPr>
                <w:rFonts w:eastAsia="Times New Roman"/>
                <w:kern w:val="2"/>
                <w:sz w:val="24"/>
                <w:szCs w:val="24"/>
                <w14:ligatures w14:val="standardContextual"/>
              </w:rPr>
              <w:t xml:space="preserve"> </w:t>
            </w:r>
            <w:r w:rsidRPr="00B60D70">
              <w:rPr>
                <w:rFonts w:eastAsia="Times New Roman"/>
                <w:kern w:val="2"/>
                <w:sz w:val="24"/>
                <w:szCs w:val="24"/>
                <w:cs/>
                <w14:ligatures w14:val="standardContextual"/>
              </w:rPr>
              <w:t>ความเข้าใจเรื่องธุรกิจ</w:t>
            </w:r>
          </w:p>
        </w:tc>
        <w:tc>
          <w:tcPr>
            <w:tcW w:w="2324" w:type="dxa"/>
          </w:tcPr>
          <w:p w14:paraId="525B36D6" w14:textId="4CBF07AB" w:rsidR="00AF4B63" w:rsidRPr="00B60D70" w:rsidRDefault="00AF4B63" w:rsidP="000F4563">
            <w:pPr>
              <w:ind w:right="-25"/>
              <w:jc w:val="left"/>
              <w:rPr>
                <w:rFonts w:ascii="TH SarabunPSK" w:eastAsia="Times New Roman" w:hAnsi="TH SarabunPSK" w:cs="TH SarabunPSK"/>
                <w:kern w:val="2"/>
                <w:sz w:val="24"/>
                <w:szCs w:val="24"/>
                <w:cs/>
                <w14:ligatures w14:val="standardContextual"/>
              </w:rPr>
            </w:pPr>
            <w:r w:rsidRPr="00B60D70">
              <w:rPr>
                <w:rFonts w:ascii="TH SarabunPSK" w:eastAsia="Times New Roman" w:hAnsi="TH SarabunPSK" w:cs="TH SarabunPSK" w:hint="cs"/>
                <w:kern w:val="2"/>
                <w:sz w:val="24"/>
                <w:szCs w:val="24"/>
                <w:cs/>
                <w14:ligatures w14:val="standardContextual"/>
              </w:rPr>
              <w:t>จัดกิจกรรมเสริมบรรยายพิเศษให้กับผู้เรียน สอดแทรก</w:t>
            </w:r>
            <w:r w:rsidR="00A906CD" w:rsidRPr="00B60D70">
              <w:rPr>
                <w:rFonts w:ascii="TH SarabunPSK" w:eastAsia="Times New Roman" w:hAnsi="TH SarabunPSK" w:cs="TH SarabunPSK" w:hint="cs"/>
                <w:kern w:val="2"/>
                <w:sz w:val="24"/>
                <w:szCs w:val="24"/>
                <w:cs/>
                <w14:ligatures w14:val="standardContextual"/>
              </w:rPr>
              <w:t>ในรายวิชาที่เกี่ยวข้อง</w:t>
            </w:r>
          </w:p>
        </w:tc>
        <w:tc>
          <w:tcPr>
            <w:tcW w:w="659" w:type="dxa"/>
          </w:tcPr>
          <w:p w14:paraId="1E4E65BC" w14:textId="77777777" w:rsidR="000051BD" w:rsidRPr="00B60D70" w:rsidRDefault="000051BD" w:rsidP="000051BD">
            <w:pPr>
              <w:jc w:val="center"/>
              <w:rPr>
                <w:rFonts w:ascii="TH SarabunPSK" w:eastAsia="Aptos" w:hAnsi="TH SarabunPSK" w:cs="TH SarabunPSK"/>
                <w:b/>
                <w:bCs/>
                <w:kern w:val="2"/>
                <w:sz w:val="24"/>
                <w:szCs w:val="24"/>
                <w14:ligatures w14:val="standardContextual"/>
              </w:rPr>
            </w:pPr>
          </w:p>
          <w:p w14:paraId="40A1A35B" w14:textId="77777777" w:rsidR="000051BD" w:rsidRPr="00B60D70" w:rsidRDefault="000051BD" w:rsidP="000051BD">
            <w:pPr>
              <w:jc w:val="center"/>
              <w:rPr>
                <w:rFonts w:ascii="TH SarabunPSK" w:eastAsia="Aptos" w:hAnsi="TH SarabunPSK" w:cs="TH SarabunPSK"/>
                <w:b/>
                <w:bCs/>
                <w:kern w:val="2"/>
                <w:sz w:val="24"/>
                <w:szCs w:val="24"/>
                <w14:ligatures w14:val="standardContextual"/>
              </w:rPr>
            </w:pPr>
          </w:p>
          <w:p w14:paraId="1053A349" w14:textId="1404AD88" w:rsidR="0021548D" w:rsidRPr="00B60D70" w:rsidRDefault="000051BD"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73ABDE70" w14:textId="77777777" w:rsidR="0021548D" w:rsidRPr="00B60D70" w:rsidRDefault="0021548D" w:rsidP="00362409">
            <w:pPr>
              <w:jc w:val="center"/>
              <w:rPr>
                <w:rFonts w:ascii="TH SarabunPSK" w:eastAsia="Aptos" w:hAnsi="TH SarabunPSK" w:cs="TH SarabunPSK"/>
                <w:b/>
                <w:bCs/>
                <w:kern w:val="2"/>
                <w:sz w:val="24"/>
                <w:szCs w:val="24"/>
                <w14:ligatures w14:val="standardContextual"/>
              </w:rPr>
            </w:pPr>
          </w:p>
        </w:tc>
        <w:tc>
          <w:tcPr>
            <w:tcW w:w="659" w:type="dxa"/>
          </w:tcPr>
          <w:p w14:paraId="2381745D" w14:textId="77777777" w:rsidR="0021548D" w:rsidRPr="00B60D70" w:rsidRDefault="0021548D" w:rsidP="00362409">
            <w:pPr>
              <w:jc w:val="center"/>
              <w:rPr>
                <w:rFonts w:ascii="TH SarabunPSK" w:eastAsia="Aptos" w:hAnsi="TH SarabunPSK" w:cs="TH SarabunPSK"/>
                <w:b/>
                <w:bCs/>
                <w:kern w:val="2"/>
                <w:sz w:val="24"/>
                <w:szCs w:val="24"/>
                <w14:ligatures w14:val="standardContextual"/>
              </w:rPr>
            </w:pPr>
          </w:p>
        </w:tc>
        <w:tc>
          <w:tcPr>
            <w:tcW w:w="659" w:type="dxa"/>
          </w:tcPr>
          <w:p w14:paraId="3859C90F" w14:textId="77777777" w:rsidR="0021548D" w:rsidRPr="00B60D70" w:rsidRDefault="0021548D" w:rsidP="00362409">
            <w:pPr>
              <w:jc w:val="center"/>
              <w:rPr>
                <w:rFonts w:ascii="TH SarabunPSK" w:eastAsia="Aptos" w:hAnsi="TH SarabunPSK" w:cs="TH SarabunPSK"/>
                <w:b/>
                <w:bCs/>
                <w:kern w:val="2"/>
                <w:sz w:val="24"/>
                <w:szCs w:val="24"/>
                <w14:ligatures w14:val="standardContextual"/>
              </w:rPr>
            </w:pPr>
          </w:p>
        </w:tc>
        <w:tc>
          <w:tcPr>
            <w:tcW w:w="659" w:type="dxa"/>
          </w:tcPr>
          <w:p w14:paraId="678323E8" w14:textId="77777777" w:rsidR="0021548D" w:rsidRPr="00B60D70" w:rsidRDefault="0021548D" w:rsidP="00362409">
            <w:pPr>
              <w:jc w:val="center"/>
              <w:rPr>
                <w:rFonts w:ascii="TH SarabunPSK" w:eastAsia="Aptos" w:hAnsi="TH SarabunPSK" w:cs="TH SarabunPSK"/>
                <w:b/>
                <w:bCs/>
                <w:kern w:val="2"/>
                <w:sz w:val="24"/>
                <w:szCs w:val="24"/>
                <w14:ligatures w14:val="standardContextual"/>
              </w:rPr>
            </w:pPr>
          </w:p>
        </w:tc>
      </w:tr>
      <w:tr w:rsidR="00B60D70" w:rsidRPr="00B60D70" w14:paraId="677CFE6B" w14:textId="77777777" w:rsidTr="00EE2253">
        <w:tc>
          <w:tcPr>
            <w:tcW w:w="3397" w:type="dxa"/>
          </w:tcPr>
          <w:p w14:paraId="723ADE38" w14:textId="77777777" w:rsidR="00A906CD" w:rsidRPr="00B60D70" w:rsidRDefault="00FA1C53" w:rsidP="00EE5952">
            <w:pPr>
              <w:ind w:right="-25"/>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b/>
                <w:bCs/>
                <w:kern w:val="2"/>
                <w:sz w:val="24"/>
                <w:szCs w:val="24"/>
                <w14:ligatures w14:val="standardContextual"/>
              </w:rPr>
              <w:t>+ Professional Skills (PS)</w:t>
            </w:r>
          </w:p>
          <w:p w14:paraId="44ACD521" w14:textId="77DC742C" w:rsidR="00FA1C53" w:rsidRPr="00B60D70" w:rsidRDefault="00903BDC" w:rsidP="00B905DB">
            <w:pPr>
              <w:ind w:left="168" w:right="-25"/>
              <w:jc w:val="left"/>
              <w:rPr>
                <w:rFonts w:ascii="TH SarabunPSK" w:eastAsia="Times New Roman" w:hAnsi="TH SarabunPSK" w:cs="TH SarabunPSK"/>
                <w:kern w:val="2"/>
                <w:sz w:val="24"/>
                <w:szCs w:val="24"/>
                <w14:ligatures w14:val="standardContextual"/>
              </w:rPr>
            </w:pPr>
            <w:r w:rsidRPr="00B60D70">
              <w:rPr>
                <w:rFonts w:ascii="TH SarabunPSK" w:eastAsia="Times New Roman" w:hAnsi="TH SarabunPSK" w:cs="TH SarabunPSK"/>
                <w:kern w:val="2"/>
                <w:sz w:val="24"/>
                <w:szCs w:val="24"/>
                <w:cs/>
                <w14:ligatures w14:val="standardContextual"/>
              </w:rPr>
              <w:t>ทักษะการพูด การสื่อสาร</w:t>
            </w:r>
            <w:r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kern w:val="2"/>
                <w:sz w:val="24"/>
                <w:szCs w:val="24"/>
                <w:cs/>
                <w14:ligatures w14:val="standardContextual"/>
              </w:rPr>
              <w:t>สื่อและเทคโนโลยีเพื่อการสอน</w:t>
            </w:r>
            <w:r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kern w:val="2"/>
                <w:sz w:val="24"/>
                <w:szCs w:val="24"/>
                <w:cs/>
                <w14:ligatures w14:val="standardContextual"/>
              </w:rPr>
              <w:t>ทักษะงาน</w:t>
            </w:r>
            <w:r w:rsidRPr="00B60D70">
              <w:rPr>
                <w:rFonts w:eastAsia="Times New Roman"/>
                <w:kern w:val="2"/>
                <w:sz w:val="24"/>
                <w:szCs w:val="24"/>
                <w:cs/>
                <w14:ligatures w14:val="standardContextual"/>
              </w:rPr>
              <w:t>ช่าง</w:t>
            </w:r>
            <w:r w:rsidRPr="00B60D70">
              <w:rPr>
                <w:rFonts w:ascii="TH SarabunPSK" w:eastAsia="Times New Roman" w:hAnsi="TH SarabunPSK" w:cs="TH SarabunPSK"/>
                <w:kern w:val="2"/>
                <w:sz w:val="24"/>
                <w:szCs w:val="24"/>
                <w14:ligatures w14:val="standardContextual"/>
              </w:rPr>
              <w:t xml:space="preserve"> AutoCAD</w:t>
            </w:r>
            <w:r w:rsidR="00DE5AE0" w:rsidRPr="00B60D70">
              <w:rPr>
                <w:rFonts w:ascii="TH SarabunPSK" w:eastAsia="Times New Roman" w:hAnsi="TH SarabunPSK" w:cs="TH SarabunPSK" w:hint="cs"/>
                <w:kern w:val="2"/>
                <w:sz w:val="24"/>
                <w:szCs w:val="24"/>
                <w:cs/>
                <w14:ligatures w14:val="standardContextual"/>
              </w:rPr>
              <w:t>,</w:t>
            </w:r>
            <w:r w:rsidRPr="00B60D70">
              <w:rPr>
                <w:rFonts w:ascii="TH SarabunPSK" w:eastAsia="Times New Roman" w:hAnsi="TH SarabunPSK" w:cs="TH SarabunPSK"/>
                <w:kern w:val="2"/>
                <w:sz w:val="24"/>
                <w:szCs w:val="24"/>
                <w14:ligatures w14:val="standardContextual"/>
              </w:rPr>
              <w:t xml:space="preserve"> BIM</w:t>
            </w:r>
            <w:r w:rsidR="00DE5AE0" w:rsidRPr="00B60D70">
              <w:rPr>
                <w:rFonts w:ascii="TH SarabunPSK" w:eastAsia="Times New Roman" w:hAnsi="TH SarabunPSK" w:cs="TH SarabunPSK"/>
                <w:kern w:val="2"/>
                <w:sz w:val="24"/>
                <w:szCs w:val="24"/>
                <w14:ligatures w14:val="standardContextual"/>
              </w:rPr>
              <w:t xml:space="preserve">, </w:t>
            </w:r>
            <w:r w:rsidR="00B2561E" w:rsidRPr="00B60D70">
              <w:rPr>
                <w:rFonts w:ascii="TH SarabunPSK" w:eastAsia="Times New Roman" w:hAnsi="TH SarabunPSK" w:cs="TH SarabunPSK"/>
                <w:kern w:val="2"/>
                <w:sz w:val="24"/>
                <w:szCs w:val="24"/>
                <w14:ligatures w14:val="standardContextual"/>
              </w:rPr>
              <w:t>Revit</w:t>
            </w:r>
          </w:p>
        </w:tc>
        <w:tc>
          <w:tcPr>
            <w:tcW w:w="2324" w:type="dxa"/>
          </w:tcPr>
          <w:p w14:paraId="3579373E" w14:textId="57F96B91" w:rsidR="00B2561E" w:rsidRPr="00B60D70" w:rsidRDefault="000C2C83" w:rsidP="000B09A4">
            <w:pPr>
              <w:ind w:right="-25"/>
              <w:jc w:val="left"/>
              <w:rPr>
                <w:rFonts w:ascii="TH SarabunPSK" w:eastAsia="Times New Roman" w:hAnsi="TH SarabunPSK" w:cs="TH SarabunPSK"/>
                <w:kern w:val="2"/>
                <w:sz w:val="24"/>
                <w:szCs w:val="24"/>
                <w14:ligatures w14:val="standardContextual"/>
              </w:rPr>
            </w:pPr>
            <w:r w:rsidRPr="00B60D70">
              <w:rPr>
                <w:rFonts w:ascii="TH SarabunPSK" w:eastAsia="Times New Roman" w:hAnsi="TH SarabunPSK" w:cs="TH SarabunPSK" w:hint="cs"/>
                <w:kern w:val="2"/>
                <w:sz w:val="24"/>
                <w:szCs w:val="24"/>
                <w:cs/>
                <w14:ligatures w14:val="standardContextual"/>
              </w:rPr>
              <w:t>บรรจุ</w:t>
            </w:r>
            <w:r w:rsidR="00B2561E" w:rsidRPr="00B60D70">
              <w:rPr>
                <w:rFonts w:ascii="TH SarabunPSK" w:eastAsia="Times New Roman" w:hAnsi="TH SarabunPSK" w:cs="TH SarabunPSK" w:hint="cs"/>
                <w:kern w:val="2"/>
                <w:sz w:val="24"/>
                <w:szCs w:val="24"/>
                <w:cs/>
                <w14:ligatures w14:val="standardContextual"/>
              </w:rPr>
              <w:t>เนื้อหา</w:t>
            </w:r>
            <w:r w:rsidRPr="00B60D70">
              <w:rPr>
                <w:rFonts w:ascii="TH SarabunPSK" w:eastAsia="Times New Roman" w:hAnsi="TH SarabunPSK" w:cs="TH SarabunPSK" w:hint="cs"/>
                <w:kern w:val="2"/>
                <w:sz w:val="24"/>
                <w:szCs w:val="24"/>
                <w:cs/>
                <w14:ligatures w14:val="standardContextual"/>
              </w:rPr>
              <w:t>ลง</w:t>
            </w:r>
            <w:r w:rsidR="00966992" w:rsidRPr="00B60D70">
              <w:rPr>
                <w:rFonts w:ascii="TH SarabunPSK" w:eastAsia="Times New Roman" w:hAnsi="TH SarabunPSK" w:cs="TH SarabunPSK" w:hint="cs"/>
                <w:kern w:val="2"/>
                <w:sz w:val="24"/>
                <w:szCs w:val="24"/>
                <w:cs/>
                <w14:ligatures w14:val="standardContextual"/>
              </w:rPr>
              <w:t>ในรายวิชา</w:t>
            </w:r>
            <w:r w:rsidRPr="00B60D70">
              <w:rPr>
                <w:rFonts w:ascii="TH SarabunPSK" w:eastAsia="Times New Roman" w:hAnsi="TH SarabunPSK" w:cs="TH SarabunPSK" w:hint="cs"/>
                <w:kern w:val="2"/>
                <w:sz w:val="24"/>
                <w:szCs w:val="24"/>
                <w:cs/>
                <w14:ligatures w14:val="standardContextual"/>
              </w:rPr>
              <w:t>ที่เกี่ยวข้อง</w:t>
            </w:r>
            <w:r w:rsidR="00966992" w:rsidRPr="00B60D70">
              <w:rPr>
                <w:rFonts w:ascii="TH SarabunPSK" w:eastAsia="Times New Roman" w:hAnsi="TH SarabunPSK" w:cs="TH SarabunPSK" w:hint="cs"/>
                <w:kern w:val="2"/>
                <w:sz w:val="24"/>
                <w:szCs w:val="24"/>
                <w:cs/>
                <w14:ligatures w14:val="standardContextual"/>
              </w:rPr>
              <w:t xml:space="preserve"> ปรับวิธีการ</w:t>
            </w:r>
            <w:r w:rsidRPr="00B60D70">
              <w:rPr>
                <w:rFonts w:ascii="TH SarabunPSK" w:eastAsia="Times New Roman" w:hAnsi="TH SarabunPSK" w:cs="TH SarabunPSK" w:hint="cs"/>
                <w:kern w:val="2"/>
                <w:sz w:val="24"/>
                <w:szCs w:val="24"/>
                <w:cs/>
                <w14:ligatures w14:val="standardContextual"/>
              </w:rPr>
              <w:t>จัดการเรียนรู้</w:t>
            </w:r>
            <w:r w:rsidR="00341AEC" w:rsidRPr="00B60D70">
              <w:rPr>
                <w:rFonts w:ascii="TH SarabunPSK" w:eastAsia="Times New Roman" w:hAnsi="TH SarabunPSK" w:cs="TH SarabunPSK" w:hint="cs"/>
                <w:kern w:val="2"/>
                <w:sz w:val="24"/>
                <w:szCs w:val="24"/>
                <w:cs/>
                <w14:ligatures w14:val="standardContextual"/>
              </w:rPr>
              <w:t xml:space="preserve">โดยเน้นการฝึกปฏิบัติเพื่อให้เกิดทักษะ </w:t>
            </w:r>
            <w:r w:rsidR="00341AEC" w:rsidRPr="00B60D70">
              <w:rPr>
                <w:rFonts w:ascii="TH SarabunPSK" w:eastAsia="Times New Roman" w:hAnsi="TH SarabunPSK" w:cs="TH SarabunPSK"/>
                <w:kern w:val="2"/>
                <w:sz w:val="24"/>
                <w:szCs w:val="24"/>
                <w:cs/>
                <w14:ligatures w14:val="standardContextual"/>
              </w:rPr>
              <w:t xml:space="preserve">ช่วยพัฒนา </w:t>
            </w:r>
            <w:r w:rsidR="00341AEC" w:rsidRPr="00B60D70">
              <w:rPr>
                <w:rFonts w:ascii="TH SarabunPSK" w:eastAsia="Times New Roman" w:hAnsi="TH SarabunPSK" w:cs="TH SarabunPSK"/>
                <w:kern w:val="2"/>
                <w:sz w:val="24"/>
                <w:szCs w:val="24"/>
                <w14:ligatures w14:val="standardContextual"/>
              </w:rPr>
              <w:t>PLO</w:t>
            </w:r>
            <w:r w:rsidR="000B09A4" w:rsidRPr="00B60D70">
              <w:rPr>
                <w:rFonts w:ascii="TH SarabunPSK" w:eastAsia="Times New Roman" w:hAnsi="TH SarabunPSK" w:cs="TH SarabunPSK"/>
                <w:kern w:val="2"/>
                <w:sz w:val="24"/>
                <w:szCs w:val="24"/>
                <w14:ligatures w14:val="standardContextual"/>
              </w:rPr>
              <w:t>1, PLO2, PLO4</w:t>
            </w:r>
          </w:p>
        </w:tc>
        <w:tc>
          <w:tcPr>
            <w:tcW w:w="659" w:type="dxa"/>
          </w:tcPr>
          <w:p w14:paraId="3438A72D" w14:textId="77777777" w:rsidR="000B09A4" w:rsidRPr="00B60D70" w:rsidRDefault="000B09A4" w:rsidP="00362409">
            <w:pPr>
              <w:jc w:val="center"/>
              <w:rPr>
                <w:rFonts w:ascii="TH SarabunPSK" w:eastAsia="Aptos" w:hAnsi="TH SarabunPSK" w:cs="TH SarabunPSK"/>
                <w:b/>
                <w:bCs/>
                <w:kern w:val="2"/>
                <w:sz w:val="24"/>
                <w:szCs w:val="24"/>
                <w14:ligatures w14:val="standardContextual"/>
              </w:rPr>
            </w:pPr>
          </w:p>
          <w:p w14:paraId="064920B7" w14:textId="3AFDC343" w:rsidR="00A906CD" w:rsidRPr="00B60D70" w:rsidRDefault="000B09A4"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45E4817B" w14:textId="77777777" w:rsidR="00A906CD" w:rsidRPr="00B60D70" w:rsidRDefault="00A906CD" w:rsidP="00362409">
            <w:pPr>
              <w:jc w:val="center"/>
              <w:rPr>
                <w:rFonts w:ascii="TH SarabunPSK" w:eastAsia="Aptos" w:hAnsi="TH SarabunPSK" w:cs="TH SarabunPSK"/>
                <w:b/>
                <w:bCs/>
                <w:kern w:val="2"/>
                <w:sz w:val="24"/>
                <w:szCs w:val="24"/>
                <w14:ligatures w14:val="standardContextual"/>
              </w:rPr>
            </w:pPr>
          </w:p>
          <w:p w14:paraId="3E78C221" w14:textId="6A4829DE" w:rsidR="000B09A4" w:rsidRPr="00B60D70" w:rsidRDefault="000B09A4"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39BC47ED" w14:textId="77777777" w:rsidR="00A906CD" w:rsidRPr="00B60D70" w:rsidRDefault="00A906CD" w:rsidP="00362409">
            <w:pPr>
              <w:jc w:val="center"/>
              <w:rPr>
                <w:rFonts w:ascii="TH SarabunPSK" w:eastAsia="Aptos" w:hAnsi="TH SarabunPSK" w:cs="TH SarabunPSK"/>
                <w:b/>
                <w:bCs/>
                <w:kern w:val="2"/>
                <w:sz w:val="24"/>
                <w:szCs w:val="24"/>
                <w14:ligatures w14:val="standardContextual"/>
              </w:rPr>
            </w:pPr>
          </w:p>
        </w:tc>
        <w:tc>
          <w:tcPr>
            <w:tcW w:w="659" w:type="dxa"/>
          </w:tcPr>
          <w:p w14:paraId="3BA2D30E" w14:textId="77777777" w:rsidR="000B09A4" w:rsidRPr="00B60D70" w:rsidRDefault="000B09A4" w:rsidP="00362409">
            <w:pPr>
              <w:jc w:val="center"/>
              <w:rPr>
                <w:rFonts w:ascii="TH SarabunPSK" w:eastAsia="Aptos" w:hAnsi="TH SarabunPSK" w:cs="TH SarabunPSK"/>
                <w:b/>
                <w:bCs/>
                <w:kern w:val="2"/>
                <w:sz w:val="24"/>
                <w:szCs w:val="24"/>
                <w14:ligatures w14:val="standardContextual"/>
              </w:rPr>
            </w:pPr>
          </w:p>
          <w:p w14:paraId="07202412" w14:textId="251BEEBF" w:rsidR="00A906CD" w:rsidRPr="00B60D70" w:rsidRDefault="000B09A4"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77147943" w14:textId="77777777" w:rsidR="00A906CD" w:rsidRPr="00B60D70" w:rsidRDefault="00A906CD" w:rsidP="00362409">
            <w:pPr>
              <w:jc w:val="center"/>
              <w:rPr>
                <w:rFonts w:ascii="TH SarabunPSK" w:eastAsia="Aptos" w:hAnsi="TH SarabunPSK" w:cs="TH SarabunPSK"/>
                <w:b/>
                <w:bCs/>
                <w:kern w:val="2"/>
                <w:sz w:val="24"/>
                <w:szCs w:val="24"/>
                <w14:ligatures w14:val="standardContextual"/>
              </w:rPr>
            </w:pPr>
          </w:p>
        </w:tc>
      </w:tr>
      <w:tr w:rsidR="00B60D70" w:rsidRPr="00B60D70" w14:paraId="18C71976" w14:textId="77777777" w:rsidTr="00EE2253">
        <w:tc>
          <w:tcPr>
            <w:tcW w:w="3397" w:type="dxa"/>
          </w:tcPr>
          <w:p w14:paraId="09DAC18D" w14:textId="77777777" w:rsidR="000B09A4" w:rsidRPr="00B60D70" w:rsidRDefault="00ED47DE" w:rsidP="00EE5952">
            <w:pPr>
              <w:ind w:right="-25"/>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b/>
                <w:bCs/>
                <w:kern w:val="2"/>
                <w:sz w:val="24"/>
                <w:szCs w:val="24"/>
                <w14:ligatures w14:val="standardContextual"/>
              </w:rPr>
              <w:lastRenderedPageBreak/>
              <w:t>+ Generic Skills (GS)</w:t>
            </w:r>
          </w:p>
          <w:p w14:paraId="2C188B64" w14:textId="2BD9C6C2" w:rsidR="00855EC9" w:rsidRPr="00B60D70" w:rsidRDefault="00855EC9" w:rsidP="008628C3">
            <w:pPr>
              <w:ind w:left="168" w:right="-25"/>
              <w:jc w:val="left"/>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kern w:val="2"/>
                <w:sz w:val="24"/>
                <w:szCs w:val="24"/>
                <w:cs/>
                <w14:ligatures w14:val="standardContextual"/>
              </w:rPr>
              <w:t>การจัดการเวลา</w:t>
            </w:r>
            <w:r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kern w:val="2"/>
                <w:sz w:val="24"/>
                <w:szCs w:val="24"/>
                <w:cs/>
                <w14:ligatures w14:val="standardContextual"/>
              </w:rPr>
              <w:t>การลำดับความสำคัญ</w:t>
            </w:r>
            <w:r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kern w:val="2"/>
                <w:sz w:val="24"/>
                <w:szCs w:val="24"/>
                <w:cs/>
                <w14:ligatures w14:val="standardContextual"/>
              </w:rPr>
              <w:t>การแก้ปัญหา</w:t>
            </w:r>
            <w:r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kern w:val="2"/>
                <w:sz w:val="24"/>
                <w:szCs w:val="24"/>
                <w:cs/>
                <w14:ligatures w14:val="standardContextual"/>
              </w:rPr>
              <w:t>ทัศนคติเชิงบวก</w:t>
            </w:r>
            <w:r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kern w:val="2"/>
                <w:sz w:val="24"/>
                <w:szCs w:val="24"/>
                <w:cs/>
                <w14:ligatures w14:val="standardContextual"/>
              </w:rPr>
              <w:t>ผู้ประกอบการ</w:t>
            </w:r>
            <w:r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kern w:val="2"/>
                <w:sz w:val="24"/>
                <w:szCs w:val="24"/>
                <w:cs/>
                <w14:ligatures w14:val="standardContextual"/>
              </w:rPr>
              <w:t>การทำงานเพื่อส่วน</w:t>
            </w:r>
            <w:r w:rsidRPr="00B60D70">
              <w:rPr>
                <w:rFonts w:eastAsia="Times New Roman"/>
                <w:kern w:val="2"/>
                <w:sz w:val="24"/>
                <w:szCs w:val="24"/>
                <w:cs/>
                <w14:ligatures w14:val="standardContextual"/>
              </w:rPr>
              <w:t>ร่วม</w:t>
            </w:r>
            <w:r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kern w:val="2"/>
                <w:sz w:val="24"/>
                <w:szCs w:val="24"/>
                <w:cs/>
                <w14:ligatures w14:val="standardContextual"/>
              </w:rPr>
              <w:t>ช่วยเหลือผู้อื่น</w:t>
            </w:r>
            <w:r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kern w:val="2"/>
                <w:sz w:val="24"/>
                <w:szCs w:val="24"/>
                <w:cs/>
                <w14:ligatures w14:val="standardContextual"/>
              </w:rPr>
              <w:t>มีความเมตตา</w:t>
            </w:r>
            <w:r w:rsidR="008628C3" w:rsidRPr="00B60D70">
              <w:rPr>
                <w:rFonts w:ascii="TH SarabunPSK" w:eastAsia="Times New Roman" w:hAnsi="TH SarabunPSK" w:cs="TH SarabunPSK" w:hint="cs"/>
                <w:kern w:val="2"/>
                <w:sz w:val="24"/>
                <w:szCs w:val="24"/>
                <w:cs/>
                <w14:ligatures w14:val="standardContextual"/>
              </w:rPr>
              <w:t xml:space="preserve"> </w:t>
            </w:r>
            <w:r w:rsidRPr="00B60D70">
              <w:rPr>
                <w:rFonts w:ascii="TH SarabunPSK" w:eastAsia="Times New Roman" w:hAnsi="TH SarabunPSK" w:cs="TH SarabunPSK"/>
                <w:kern w:val="2"/>
                <w:sz w:val="24"/>
                <w:szCs w:val="24"/>
                <w:cs/>
                <w14:ligatures w14:val="standardContextual"/>
              </w:rPr>
              <w:t>มีจิตใจเอื้อเฟื้อ</w:t>
            </w:r>
          </w:p>
        </w:tc>
        <w:tc>
          <w:tcPr>
            <w:tcW w:w="2324" w:type="dxa"/>
          </w:tcPr>
          <w:p w14:paraId="44A83E04" w14:textId="6733419B" w:rsidR="005A2BA3" w:rsidRPr="00B60D70" w:rsidRDefault="005A2BA3" w:rsidP="000F4563">
            <w:pPr>
              <w:ind w:right="-25"/>
              <w:jc w:val="left"/>
              <w:rPr>
                <w:rFonts w:ascii="TH SarabunPSK" w:eastAsia="Times New Roman" w:hAnsi="TH SarabunPSK" w:cs="TH SarabunPSK"/>
                <w:kern w:val="2"/>
                <w:sz w:val="24"/>
                <w:szCs w:val="24"/>
                <w14:ligatures w14:val="standardContextual"/>
              </w:rPr>
            </w:pPr>
            <w:r w:rsidRPr="00B60D70">
              <w:rPr>
                <w:rFonts w:ascii="TH SarabunPSK" w:eastAsia="Times New Roman" w:hAnsi="TH SarabunPSK" w:cs="TH SarabunPSK" w:hint="cs"/>
                <w:kern w:val="2"/>
                <w:sz w:val="24"/>
                <w:szCs w:val="24"/>
                <w:cs/>
                <w14:ligatures w14:val="standardContextual"/>
              </w:rPr>
              <w:t>สอดแทรกเนื้อหาในรายวิชา และจัดกิจกรรมเสริม</w:t>
            </w:r>
            <w:r w:rsidR="00886567" w:rsidRPr="00B60D70">
              <w:rPr>
                <w:rFonts w:ascii="TH SarabunPSK" w:eastAsia="Times New Roman" w:hAnsi="TH SarabunPSK" w:cs="TH SarabunPSK" w:hint="cs"/>
                <w:kern w:val="2"/>
                <w:sz w:val="24"/>
                <w:szCs w:val="24"/>
                <w:cs/>
                <w14:ligatures w14:val="standardContextual"/>
              </w:rPr>
              <w:t>กลุ่มจิตอาสา</w:t>
            </w:r>
            <w:r w:rsidRPr="00B60D70">
              <w:rPr>
                <w:rFonts w:ascii="TH SarabunPSK" w:eastAsia="Times New Roman" w:hAnsi="TH SarabunPSK" w:cs="TH SarabunPSK" w:hint="cs"/>
                <w:kern w:val="2"/>
                <w:sz w:val="24"/>
                <w:szCs w:val="24"/>
                <w:cs/>
                <w14:ligatures w14:val="standardContextual"/>
              </w:rPr>
              <w:t xml:space="preserve">ให้กับผู้เรียน </w:t>
            </w:r>
          </w:p>
        </w:tc>
        <w:tc>
          <w:tcPr>
            <w:tcW w:w="659" w:type="dxa"/>
          </w:tcPr>
          <w:p w14:paraId="317D148C" w14:textId="77777777" w:rsidR="000B09A4" w:rsidRPr="00B60D70" w:rsidRDefault="000B09A4" w:rsidP="00362409">
            <w:pPr>
              <w:jc w:val="center"/>
              <w:rPr>
                <w:rFonts w:ascii="TH SarabunPSK" w:eastAsia="Aptos" w:hAnsi="TH SarabunPSK" w:cs="TH SarabunPSK"/>
                <w:b/>
                <w:bCs/>
                <w:kern w:val="2"/>
                <w:sz w:val="24"/>
                <w:szCs w:val="24"/>
                <w14:ligatures w14:val="standardContextual"/>
              </w:rPr>
            </w:pPr>
          </w:p>
          <w:p w14:paraId="055FEC42" w14:textId="185E79AC" w:rsidR="0027525E" w:rsidRPr="00B60D70" w:rsidRDefault="0027525E" w:rsidP="00362409">
            <w:pPr>
              <w:jc w:val="center"/>
              <w:rPr>
                <w:rFonts w:ascii="TH SarabunPSK" w:eastAsia="Aptos" w:hAnsi="TH SarabunPSK" w:cs="TH SarabunPSK"/>
                <w:b/>
                <w:bCs/>
                <w:kern w:val="2"/>
                <w:sz w:val="24"/>
                <w:szCs w:val="24"/>
                <w14:ligatures w14:val="standardContextual"/>
              </w:rPr>
            </w:pPr>
          </w:p>
        </w:tc>
        <w:tc>
          <w:tcPr>
            <w:tcW w:w="659" w:type="dxa"/>
          </w:tcPr>
          <w:p w14:paraId="4BF75A6C" w14:textId="77777777" w:rsidR="000B09A4" w:rsidRPr="00B60D70" w:rsidRDefault="000B09A4" w:rsidP="00362409">
            <w:pPr>
              <w:jc w:val="center"/>
              <w:rPr>
                <w:rFonts w:ascii="TH SarabunPSK" w:eastAsia="Aptos" w:hAnsi="TH SarabunPSK" w:cs="TH SarabunPSK"/>
                <w:b/>
                <w:bCs/>
                <w:kern w:val="2"/>
                <w:sz w:val="24"/>
                <w:szCs w:val="24"/>
                <w14:ligatures w14:val="standardContextual"/>
              </w:rPr>
            </w:pPr>
          </w:p>
        </w:tc>
        <w:tc>
          <w:tcPr>
            <w:tcW w:w="659" w:type="dxa"/>
          </w:tcPr>
          <w:p w14:paraId="6B54AEC8" w14:textId="77777777" w:rsidR="000B09A4" w:rsidRPr="00B60D70" w:rsidRDefault="000B09A4" w:rsidP="00362409">
            <w:pPr>
              <w:jc w:val="center"/>
              <w:rPr>
                <w:rFonts w:ascii="TH SarabunPSK" w:eastAsia="Aptos" w:hAnsi="TH SarabunPSK" w:cs="TH SarabunPSK"/>
                <w:b/>
                <w:bCs/>
                <w:kern w:val="2"/>
                <w:sz w:val="24"/>
                <w:szCs w:val="24"/>
                <w14:ligatures w14:val="standardContextual"/>
              </w:rPr>
            </w:pPr>
          </w:p>
        </w:tc>
        <w:tc>
          <w:tcPr>
            <w:tcW w:w="659" w:type="dxa"/>
          </w:tcPr>
          <w:p w14:paraId="1EB7276B" w14:textId="77777777" w:rsidR="000051BD" w:rsidRPr="00B60D70" w:rsidRDefault="000051BD" w:rsidP="000051BD">
            <w:pPr>
              <w:jc w:val="center"/>
              <w:rPr>
                <w:rFonts w:ascii="TH SarabunPSK" w:eastAsia="Aptos" w:hAnsi="TH SarabunPSK" w:cs="TH SarabunPSK"/>
                <w:b/>
                <w:bCs/>
                <w:kern w:val="2"/>
                <w:sz w:val="24"/>
                <w:szCs w:val="24"/>
                <w14:ligatures w14:val="standardContextual"/>
              </w:rPr>
            </w:pPr>
          </w:p>
          <w:p w14:paraId="736FED57" w14:textId="77777777" w:rsidR="000051BD" w:rsidRPr="00B60D70" w:rsidRDefault="000051BD" w:rsidP="000051BD">
            <w:pPr>
              <w:jc w:val="center"/>
              <w:rPr>
                <w:rFonts w:ascii="TH SarabunPSK" w:eastAsia="Aptos" w:hAnsi="TH SarabunPSK" w:cs="TH SarabunPSK"/>
                <w:b/>
                <w:bCs/>
                <w:kern w:val="2"/>
                <w:sz w:val="24"/>
                <w:szCs w:val="24"/>
                <w14:ligatures w14:val="standardContextual"/>
              </w:rPr>
            </w:pPr>
          </w:p>
          <w:p w14:paraId="2AC22EC9" w14:textId="27F108A9" w:rsidR="000B09A4" w:rsidRPr="00B60D70" w:rsidRDefault="000051BD"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76899FDF" w14:textId="77777777" w:rsidR="000B09A4" w:rsidRPr="00B60D70" w:rsidRDefault="000B09A4" w:rsidP="00362409">
            <w:pPr>
              <w:jc w:val="center"/>
              <w:rPr>
                <w:rFonts w:ascii="TH SarabunPSK" w:eastAsia="Aptos" w:hAnsi="TH SarabunPSK" w:cs="TH SarabunPSK"/>
                <w:b/>
                <w:bCs/>
                <w:kern w:val="2"/>
                <w:sz w:val="24"/>
                <w:szCs w:val="24"/>
                <w14:ligatures w14:val="standardContextual"/>
              </w:rPr>
            </w:pPr>
          </w:p>
        </w:tc>
      </w:tr>
      <w:tr w:rsidR="00B60D70" w:rsidRPr="00B60D70" w14:paraId="15C85BCC" w14:textId="77777777" w:rsidTr="00EE2253">
        <w:tc>
          <w:tcPr>
            <w:tcW w:w="3397" w:type="dxa"/>
          </w:tcPr>
          <w:p w14:paraId="2D0C6F37" w14:textId="68ABEC59" w:rsidR="0027525E" w:rsidRPr="00B60D70" w:rsidRDefault="00D438B8" w:rsidP="00EE5952">
            <w:pPr>
              <w:ind w:right="-25"/>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b/>
                <w:bCs/>
                <w:kern w:val="2"/>
                <w:sz w:val="24"/>
                <w:szCs w:val="24"/>
                <w14:ligatures w14:val="standardContextual"/>
              </w:rPr>
              <w:t>+ Ethics (E)</w:t>
            </w:r>
          </w:p>
          <w:p w14:paraId="0ED4C1AA" w14:textId="01A941C9" w:rsidR="00D438B8" w:rsidRPr="00B60D70" w:rsidRDefault="00D7151C" w:rsidP="00B905DB">
            <w:pPr>
              <w:ind w:left="168" w:right="-25"/>
              <w:jc w:val="left"/>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kern w:val="2"/>
                <w:sz w:val="24"/>
                <w:szCs w:val="24"/>
                <w:cs/>
                <w14:ligatures w14:val="standardContextual"/>
              </w:rPr>
              <w:t>มีวินัย</w:t>
            </w:r>
            <w:r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kern w:val="2"/>
                <w:sz w:val="24"/>
                <w:szCs w:val="24"/>
                <w:cs/>
                <w14:ligatures w14:val="standardContextual"/>
              </w:rPr>
              <w:t>ตรงต่อเวลา</w:t>
            </w:r>
            <w:r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kern w:val="2"/>
                <w:sz w:val="24"/>
                <w:szCs w:val="24"/>
                <w:cs/>
                <w14:ligatures w14:val="standardContextual"/>
              </w:rPr>
              <w:t>จรรยาบรรณวิชาชีพ</w:t>
            </w:r>
            <w:r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kern w:val="2"/>
                <w:sz w:val="24"/>
                <w:szCs w:val="24"/>
                <w:cs/>
                <w14:ligatures w14:val="standardContextual"/>
              </w:rPr>
              <w:t>ทัศนคติต่อวิชาชีพครู</w:t>
            </w:r>
          </w:p>
        </w:tc>
        <w:tc>
          <w:tcPr>
            <w:tcW w:w="2324" w:type="dxa"/>
          </w:tcPr>
          <w:p w14:paraId="4C96B56F" w14:textId="77777777" w:rsidR="00D7151C" w:rsidRPr="00B60D70" w:rsidRDefault="00D7151C" w:rsidP="000F4563">
            <w:pPr>
              <w:ind w:right="-25"/>
              <w:jc w:val="left"/>
              <w:rPr>
                <w:rFonts w:ascii="TH SarabunPSK" w:eastAsia="Times New Roman" w:hAnsi="TH SarabunPSK" w:cs="TH SarabunPSK"/>
                <w:kern w:val="2"/>
                <w:sz w:val="24"/>
                <w:szCs w:val="24"/>
                <w14:ligatures w14:val="standardContextual"/>
              </w:rPr>
            </w:pPr>
            <w:r w:rsidRPr="00B60D70">
              <w:rPr>
                <w:rFonts w:ascii="TH SarabunPSK" w:eastAsia="Times New Roman" w:hAnsi="TH SarabunPSK" w:cs="TH SarabunPSK" w:hint="cs"/>
                <w:kern w:val="2"/>
                <w:sz w:val="24"/>
                <w:szCs w:val="24"/>
                <w:cs/>
                <w14:ligatures w14:val="standardContextual"/>
              </w:rPr>
              <w:t>จัดกิจกรรมเสริมหลักสูตรให้กับผู้เรียน สอดแทรกในรายวิชาที่เกี่ยวข้อง</w:t>
            </w:r>
            <w:r w:rsidR="00AC4ECD" w:rsidRPr="00B60D70">
              <w:rPr>
                <w:rFonts w:ascii="TH SarabunPSK" w:eastAsia="Times New Roman" w:hAnsi="TH SarabunPSK" w:cs="TH SarabunPSK" w:hint="cs"/>
                <w:kern w:val="2"/>
                <w:sz w:val="24"/>
                <w:szCs w:val="24"/>
                <w:cs/>
                <w14:ligatures w14:val="standardContextual"/>
              </w:rPr>
              <w:t xml:space="preserve"> โดยเฉพาะรายวิชาการฝึกประสบการณ์วิชาชีพครู</w:t>
            </w:r>
          </w:p>
          <w:p w14:paraId="131653C1" w14:textId="7BB9127E" w:rsidR="002E31AD" w:rsidRPr="00B60D70" w:rsidRDefault="002E31AD" w:rsidP="000F4563">
            <w:pPr>
              <w:ind w:right="-25"/>
              <w:jc w:val="left"/>
              <w:rPr>
                <w:rFonts w:ascii="TH SarabunPSK" w:eastAsia="Times New Roman" w:hAnsi="TH SarabunPSK" w:cs="TH SarabunPSK"/>
                <w:kern w:val="2"/>
                <w:sz w:val="24"/>
                <w:szCs w:val="24"/>
                <w14:ligatures w14:val="standardContextual"/>
              </w:rPr>
            </w:pPr>
            <w:r w:rsidRPr="00B60D70">
              <w:rPr>
                <w:rFonts w:ascii="TH SarabunPSK" w:eastAsia="Times New Roman" w:hAnsi="TH SarabunPSK" w:cs="TH SarabunPSK"/>
                <w:kern w:val="2"/>
                <w:sz w:val="24"/>
                <w:szCs w:val="24"/>
                <w:cs/>
                <w14:ligatures w14:val="standardContextual"/>
              </w:rPr>
              <w:t xml:space="preserve">ช่วยพัฒนา </w:t>
            </w:r>
            <w:r w:rsidRPr="00B60D70">
              <w:rPr>
                <w:rFonts w:ascii="TH SarabunPSK" w:eastAsia="Times New Roman" w:hAnsi="TH SarabunPSK" w:cs="TH SarabunPSK"/>
                <w:kern w:val="2"/>
                <w:sz w:val="24"/>
                <w:szCs w:val="24"/>
                <w14:ligatures w14:val="standardContextual"/>
              </w:rPr>
              <w:t>PLO5</w:t>
            </w:r>
          </w:p>
        </w:tc>
        <w:tc>
          <w:tcPr>
            <w:tcW w:w="659" w:type="dxa"/>
          </w:tcPr>
          <w:p w14:paraId="5A97C10B" w14:textId="77777777" w:rsidR="0027525E" w:rsidRPr="00B60D70" w:rsidRDefault="0027525E" w:rsidP="00362409">
            <w:pPr>
              <w:jc w:val="center"/>
              <w:rPr>
                <w:rFonts w:ascii="TH SarabunPSK" w:eastAsia="Aptos" w:hAnsi="TH SarabunPSK" w:cs="TH SarabunPSK"/>
                <w:b/>
                <w:bCs/>
                <w:kern w:val="2"/>
                <w:sz w:val="24"/>
                <w:szCs w:val="24"/>
                <w14:ligatures w14:val="standardContextual"/>
              </w:rPr>
            </w:pPr>
          </w:p>
        </w:tc>
        <w:tc>
          <w:tcPr>
            <w:tcW w:w="659" w:type="dxa"/>
          </w:tcPr>
          <w:p w14:paraId="0AD5AA1A" w14:textId="77777777" w:rsidR="0027525E" w:rsidRPr="00B60D70" w:rsidRDefault="0027525E" w:rsidP="00362409">
            <w:pPr>
              <w:jc w:val="center"/>
              <w:rPr>
                <w:rFonts w:ascii="TH SarabunPSK" w:eastAsia="Aptos" w:hAnsi="TH SarabunPSK" w:cs="TH SarabunPSK"/>
                <w:b/>
                <w:bCs/>
                <w:kern w:val="2"/>
                <w:sz w:val="24"/>
                <w:szCs w:val="24"/>
                <w14:ligatures w14:val="standardContextual"/>
              </w:rPr>
            </w:pPr>
          </w:p>
        </w:tc>
        <w:tc>
          <w:tcPr>
            <w:tcW w:w="659" w:type="dxa"/>
          </w:tcPr>
          <w:p w14:paraId="41EB5886" w14:textId="77777777" w:rsidR="0027525E" w:rsidRPr="00B60D70" w:rsidRDefault="0027525E" w:rsidP="00362409">
            <w:pPr>
              <w:jc w:val="center"/>
              <w:rPr>
                <w:rFonts w:ascii="TH SarabunPSK" w:eastAsia="Aptos" w:hAnsi="TH SarabunPSK" w:cs="TH SarabunPSK"/>
                <w:b/>
                <w:bCs/>
                <w:kern w:val="2"/>
                <w:sz w:val="24"/>
                <w:szCs w:val="24"/>
                <w14:ligatures w14:val="standardContextual"/>
              </w:rPr>
            </w:pPr>
          </w:p>
        </w:tc>
        <w:tc>
          <w:tcPr>
            <w:tcW w:w="659" w:type="dxa"/>
          </w:tcPr>
          <w:p w14:paraId="7CAFE58B" w14:textId="77777777" w:rsidR="0027525E" w:rsidRPr="00B60D70" w:rsidRDefault="0027525E" w:rsidP="00362409">
            <w:pPr>
              <w:jc w:val="center"/>
              <w:rPr>
                <w:rFonts w:ascii="TH SarabunPSK" w:eastAsia="Aptos" w:hAnsi="TH SarabunPSK" w:cs="TH SarabunPSK"/>
                <w:b/>
                <w:bCs/>
                <w:kern w:val="2"/>
                <w:sz w:val="24"/>
                <w:szCs w:val="24"/>
                <w14:ligatures w14:val="standardContextual"/>
              </w:rPr>
            </w:pPr>
          </w:p>
        </w:tc>
        <w:tc>
          <w:tcPr>
            <w:tcW w:w="659" w:type="dxa"/>
          </w:tcPr>
          <w:p w14:paraId="165DEE12" w14:textId="77777777" w:rsidR="00A10D53" w:rsidRPr="00B60D70" w:rsidRDefault="00A10D53" w:rsidP="00362409">
            <w:pPr>
              <w:jc w:val="center"/>
              <w:rPr>
                <w:rFonts w:ascii="TH SarabunPSK" w:eastAsia="Aptos" w:hAnsi="TH SarabunPSK" w:cs="TH SarabunPSK"/>
                <w:b/>
                <w:bCs/>
                <w:kern w:val="2"/>
                <w:sz w:val="24"/>
                <w:szCs w:val="24"/>
                <w14:ligatures w14:val="standardContextual"/>
              </w:rPr>
            </w:pPr>
          </w:p>
          <w:p w14:paraId="0305EFAC" w14:textId="4FFC1FD4" w:rsidR="0027525E" w:rsidRPr="00B60D70" w:rsidRDefault="002E31AD"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r>
      <w:tr w:rsidR="00B60D70" w:rsidRPr="00B60D70" w14:paraId="4FE96177" w14:textId="77777777" w:rsidTr="00EE2253">
        <w:tc>
          <w:tcPr>
            <w:tcW w:w="3397" w:type="dxa"/>
          </w:tcPr>
          <w:p w14:paraId="2A431D50" w14:textId="77777777" w:rsidR="002E31AD" w:rsidRPr="00B60D70" w:rsidRDefault="00650535" w:rsidP="00EE5952">
            <w:pPr>
              <w:ind w:right="-25"/>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b/>
                <w:bCs/>
                <w:kern w:val="2"/>
                <w:sz w:val="24"/>
                <w:szCs w:val="24"/>
                <w14:ligatures w14:val="standardContextual"/>
              </w:rPr>
              <w:t>+ Characteristics (C)</w:t>
            </w:r>
          </w:p>
          <w:p w14:paraId="640F566F" w14:textId="7F867CFA" w:rsidR="00650535" w:rsidRPr="00B60D70" w:rsidRDefault="00A10D53" w:rsidP="00B905DB">
            <w:pPr>
              <w:ind w:left="168" w:right="-25"/>
              <w:jc w:val="left"/>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kern w:val="2"/>
                <w:sz w:val="24"/>
                <w:szCs w:val="24"/>
                <w:cs/>
                <w14:ligatures w14:val="standardContextual"/>
              </w:rPr>
              <w:t>เรียนรู้ด้วยตนเอง</w:t>
            </w:r>
            <w:r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kern w:val="2"/>
                <w:sz w:val="24"/>
                <w:szCs w:val="24"/>
                <w:cs/>
                <w14:ligatures w14:val="standardContextual"/>
              </w:rPr>
              <w:t>ไฝ่เรียนรู้</w:t>
            </w:r>
            <w:r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kern w:val="2"/>
                <w:sz w:val="24"/>
                <w:szCs w:val="24"/>
                <w:cs/>
                <w14:ligatures w14:val="standardContextual"/>
              </w:rPr>
              <w:t>การทำงานเป็นทีม</w:t>
            </w:r>
            <w:r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kern w:val="2"/>
                <w:sz w:val="24"/>
                <w:szCs w:val="24"/>
                <w:cs/>
                <w14:ligatures w14:val="standardContextual"/>
              </w:rPr>
              <w:t>การลงมือปฏิบัติ</w:t>
            </w:r>
            <w:r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kern w:val="2"/>
                <w:sz w:val="24"/>
                <w:szCs w:val="24"/>
                <w:cs/>
                <w14:ligatures w14:val="standardContextual"/>
              </w:rPr>
              <w:t>ทัศนคติเชิงบวก</w:t>
            </w:r>
            <w:r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kern w:val="2"/>
                <w:sz w:val="24"/>
                <w:szCs w:val="24"/>
                <w:cs/>
                <w14:ligatures w14:val="standardContextual"/>
              </w:rPr>
              <w:t>มนุ</w:t>
            </w:r>
            <w:proofErr w:type="spellStart"/>
            <w:r w:rsidRPr="00B60D70">
              <w:rPr>
                <w:rFonts w:ascii="TH SarabunPSK" w:eastAsia="Times New Roman" w:hAnsi="TH SarabunPSK" w:cs="TH SarabunPSK"/>
                <w:kern w:val="2"/>
                <w:sz w:val="24"/>
                <w:szCs w:val="24"/>
                <w:cs/>
                <w14:ligatures w14:val="standardContextual"/>
              </w:rPr>
              <w:t>ษย</w:t>
            </w:r>
            <w:proofErr w:type="spellEnd"/>
            <w:r w:rsidRPr="00B60D70">
              <w:rPr>
                <w:rFonts w:ascii="TH SarabunPSK" w:eastAsia="Times New Roman" w:hAnsi="TH SarabunPSK" w:cs="TH SarabunPSK"/>
                <w:kern w:val="2"/>
                <w:sz w:val="24"/>
                <w:szCs w:val="24"/>
                <w:cs/>
                <w14:ligatures w14:val="standardContextual"/>
              </w:rPr>
              <w:t>สัมพันธ์</w:t>
            </w:r>
            <w:r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kern w:val="2"/>
                <w:sz w:val="24"/>
                <w:szCs w:val="24"/>
                <w:cs/>
                <w14:ligatures w14:val="standardContextual"/>
              </w:rPr>
              <w:t>ความเป็นครูช่าง</w:t>
            </w:r>
            <w:r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kern w:val="2"/>
                <w:sz w:val="24"/>
                <w:szCs w:val="24"/>
                <w:cs/>
                <w14:ligatures w14:val="standardContextual"/>
              </w:rPr>
              <w:t>ครูที่เข้าใจหลักการทางวิศวกรรมโยธา</w:t>
            </w:r>
          </w:p>
        </w:tc>
        <w:tc>
          <w:tcPr>
            <w:tcW w:w="2324" w:type="dxa"/>
          </w:tcPr>
          <w:p w14:paraId="3B73CF25" w14:textId="4B5DB980" w:rsidR="00A10D53" w:rsidRPr="00B60D70" w:rsidRDefault="00A10D53" w:rsidP="000F4563">
            <w:pPr>
              <w:ind w:right="-25"/>
              <w:jc w:val="left"/>
              <w:rPr>
                <w:rFonts w:ascii="TH SarabunPSK" w:eastAsia="Times New Roman" w:hAnsi="TH SarabunPSK" w:cs="TH SarabunPSK"/>
                <w:kern w:val="2"/>
                <w:sz w:val="24"/>
                <w:szCs w:val="24"/>
                <w14:ligatures w14:val="standardContextual"/>
              </w:rPr>
            </w:pPr>
            <w:r w:rsidRPr="00B60D70">
              <w:rPr>
                <w:rFonts w:ascii="TH SarabunPSK" w:eastAsia="Times New Roman" w:hAnsi="TH SarabunPSK" w:cs="TH SarabunPSK" w:hint="cs"/>
                <w:kern w:val="2"/>
                <w:sz w:val="24"/>
                <w:szCs w:val="24"/>
                <w:cs/>
                <w14:ligatures w14:val="standardContextual"/>
              </w:rPr>
              <w:t xml:space="preserve">จัดการเรียนรู้ในรายวิชาชีพครู รายวิชาบูรณาการกับการทำงาน และจัดกิจกรรมเสริมหลักสูตร </w:t>
            </w:r>
            <w:r w:rsidRPr="00B60D70">
              <w:rPr>
                <w:rFonts w:ascii="TH SarabunPSK" w:eastAsia="Times New Roman" w:hAnsi="TH SarabunPSK" w:cs="TH SarabunPSK"/>
                <w:kern w:val="2"/>
                <w:sz w:val="24"/>
                <w:szCs w:val="24"/>
                <w:cs/>
                <w14:ligatures w14:val="standardContextual"/>
              </w:rPr>
              <w:t xml:space="preserve">ช่วยพัฒนา </w:t>
            </w:r>
            <w:r w:rsidRPr="00B60D70">
              <w:rPr>
                <w:rFonts w:ascii="TH SarabunPSK" w:eastAsia="Times New Roman" w:hAnsi="TH SarabunPSK" w:cs="TH SarabunPSK"/>
                <w:kern w:val="2"/>
                <w:sz w:val="24"/>
                <w:szCs w:val="24"/>
                <w14:ligatures w14:val="standardContextual"/>
              </w:rPr>
              <w:t>PLO5</w:t>
            </w:r>
          </w:p>
        </w:tc>
        <w:tc>
          <w:tcPr>
            <w:tcW w:w="659" w:type="dxa"/>
          </w:tcPr>
          <w:p w14:paraId="64DE8AB7" w14:textId="77777777" w:rsidR="002E31AD" w:rsidRPr="00B60D70" w:rsidRDefault="002E31AD" w:rsidP="00362409">
            <w:pPr>
              <w:jc w:val="center"/>
              <w:rPr>
                <w:rFonts w:ascii="TH SarabunPSK" w:eastAsia="Aptos" w:hAnsi="TH SarabunPSK" w:cs="TH SarabunPSK"/>
                <w:b/>
                <w:bCs/>
                <w:kern w:val="2"/>
                <w:sz w:val="24"/>
                <w:szCs w:val="24"/>
                <w14:ligatures w14:val="standardContextual"/>
              </w:rPr>
            </w:pPr>
          </w:p>
        </w:tc>
        <w:tc>
          <w:tcPr>
            <w:tcW w:w="659" w:type="dxa"/>
          </w:tcPr>
          <w:p w14:paraId="487C8B3C" w14:textId="77777777" w:rsidR="002E31AD" w:rsidRPr="00B60D70" w:rsidRDefault="002E31AD" w:rsidP="00362409">
            <w:pPr>
              <w:jc w:val="center"/>
              <w:rPr>
                <w:rFonts w:ascii="TH SarabunPSK" w:eastAsia="Aptos" w:hAnsi="TH SarabunPSK" w:cs="TH SarabunPSK"/>
                <w:b/>
                <w:bCs/>
                <w:kern w:val="2"/>
                <w:sz w:val="24"/>
                <w:szCs w:val="24"/>
                <w14:ligatures w14:val="standardContextual"/>
              </w:rPr>
            </w:pPr>
          </w:p>
        </w:tc>
        <w:tc>
          <w:tcPr>
            <w:tcW w:w="659" w:type="dxa"/>
          </w:tcPr>
          <w:p w14:paraId="6CF66731" w14:textId="77777777" w:rsidR="002E31AD" w:rsidRPr="00B60D70" w:rsidRDefault="002E31AD" w:rsidP="00362409">
            <w:pPr>
              <w:jc w:val="center"/>
              <w:rPr>
                <w:rFonts w:ascii="TH SarabunPSK" w:eastAsia="Aptos" w:hAnsi="TH SarabunPSK" w:cs="TH SarabunPSK"/>
                <w:b/>
                <w:bCs/>
                <w:kern w:val="2"/>
                <w:sz w:val="24"/>
                <w:szCs w:val="24"/>
                <w14:ligatures w14:val="standardContextual"/>
              </w:rPr>
            </w:pPr>
          </w:p>
        </w:tc>
        <w:tc>
          <w:tcPr>
            <w:tcW w:w="659" w:type="dxa"/>
          </w:tcPr>
          <w:p w14:paraId="43E1C04E" w14:textId="77777777" w:rsidR="002E31AD" w:rsidRPr="00B60D70" w:rsidRDefault="002E31AD" w:rsidP="00362409">
            <w:pPr>
              <w:jc w:val="center"/>
              <w:rPr>
                <w:rFonts w:ascii="TH SarabunPSK" w:eastAsia="Aptos" w:hAnsi="TH SarabunPSK" w:cs="TH SarabunPSK"/>
                <w:b/>
                <w:bCs/>
                <w:kern w:val="2"/>
                <w:sz w:val="24"/>
                <w:szCs w:val="24"/>
                <w14:ligatures w14:val="standardContextual"/>
              </w:rPr>
            </w:pPr>
          </w:p>
        </w:tc>
        <w:tc>
          <w:tcPr>
            <w:tcW w:w="659" w:type="dxa"/>
          </w:tcPr>
          <w:p w14:paraId="3583FD01" w14:textId="77777777" w:rsidR="00A10D53" w:rsidRPr="00B60D70" w:rsidRDefault="00A10D53" w:rsidP="00362409">
            <w:pPr>
              <w:jc w:val="center"/>
              <w:rPr>
                <w:rFonts w:ascii="TH SarabunPSK" w:eastAsia="Aptos" w:hAnsi="TH SarabunPSK" w:cs="TH SarabunPSK"/>
                <w:b/>
                <w:bCs/>
                <w:kern w:val="2"/>
                <w:sz w:val="24"/>
                <w:szCs w:val="24"/>
                <w14:ligatures w14:val="standardContextual"/>
              </w:rPr>
            </w:pPr>
          </w:p>
          <w:p w14:paraId="469B53C4" w14:textId="2C82EB27" w:rsidR="002E31AD" w:rsidRPr="00B60D70" w:rsidRDefault="00A10D53"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r>
      <w:tr w:rsidR="00B60D70" w:rsidRPr="00B60D70" w14:paraId="570E22AE" w14:textId="77777777" w:rsidTr="00EE2253">
        <w:tc>
          <w:tcPr>
            <w:tcW w:w="3397" w:type="dxa"/>
          </w:tcPr>
          <w:p w14:paraId="654D0F77" w14:textId="6EAF3C17" w:rsidR="00087DA7" w:rsidRPr="00B60D70" w:rsidRDefault="00087DA7" w:rsidP="00087DA7">
            <w:pPr>
              <w:ind w:right="-25"/>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b/>
                <w:bCs/>
                <w:kern w:val="2"/>
                <w:sz w:val="24"/>
                <w:szCs w:val="24"/>
                <w14:ligatures w14:val="standardContextual"/>
              </w:rPr>
              <w:t>+ Other (O)</w:t>
            </w:r>
          </w:p>
          <w:p w14:paraId="43473A67" w14:textId="6A2920AE" w:rsidR="00A10D53" w:rsidRPr="00B60D70" w:rsidRDefault="009C798A" w:rsidP="00B905DB">
            <w:pPr>
              <w:ind w:left="168" w:right="-25"/>
              <w:jc w:val="left"/>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kern w:val="2"/>
                <w:sz w:val="24"/>
                <w:szCs w:val="24"/>
                <w:cs/>
                <w14:ligatures w14:val="standardContextual"/>
              </w:rPr>
              <w:t>มีทางเลือกในการ</w:t>
            </w:r>
            <w:r w:rsidRPr="00B60D70">
              <w:rPr>
                <w:rFonts w:eastAsia="Times New Roman"/>
                <w:kern w:val="2"/>
                <w:sz w:val="24"/>
                <w:szCs w:val="24"/>
                <w:cs/>
                <w14:ligatures w14:val="standardContextual"/>
              </w:rPr>
              <w:t>ประกอบ</w:t>
            </w:r>
            <w:r w:rsidRPr="00B60D70">
              <w:rPr>
                <w:rFonts w:ascii="TH SarabunPSK" w:eastAsia="Times New Roman" w:hAnsi="TH SarabunPSK" w:cs="TH SarabunPSK"/>
                <w:kern w:val="2"/>
                <w:sz w:val="24"/>
                <w:szCs w:val="24"/>
                <w:cs/>
                <w14:ligatures w14:val="standardContextual"/>
              </w:rPr>
              <w:t>อาชีพ</w:t>
            </w:r>
          </w:p>
        </w:tc>
        <w:tc>
          <w:tcPr>
            <w:tcW w:w="2324" w:type="dxa"/>
          </w:tcPr>
          <w:p w14:paraId="1E986380" w14:textId="1A88BDEC" w:rsidR="009C798A" w:rsidRPr="00B60D70" w:rsidRDefault="009C798A" w:rsidP="009C798A">
            <w:pPr>
              <w:ind w:right="-25"/>
              <w:jc w:val="left"/>
              <w:rPr>
                <w:rFonts w:ascii="TH SarabunPSK" w:eastAsia="Times New Roman" w:hAnsi="TH SarabunPSK" w:cs="TH SarabunPSK"/>
                <w:kern w:val="2"/>
                <w:sz w:val="24"/>
                <w:szCs w:val="24"/>
                <w14:ligatures w14:val="standardContextual"/>
              </w:rPr>
            </w:pPr>
            <w:r w:rsidRPr="00B60D70">
              <w:rPr>
                <w:rFonts w:ascii="TH SarabunPSK" w:eastAsia="Times New Roman" w:hAnsi="TH SarabunPSK" w:cs="TH SarabunPSK" w:hint="cs"/>
                <w:kern w:val="2"/>
                <w:sz w:val="24"/>
                <w:szCs w:val="24"/>
                <w:cs/>
                <w14:ligatures w14:val="standardContextual"/>
              </w:rPr>
              <w:t xml:space="preserve">ออกแบบหลักสูตรให้มี </w:t>
            </w:r>
            <w:r w:rsidRPr="00B60D70">
              <w:rPr>
                <w:rFonts w:ascii="TH SarabunPSK" w:eastAsia="Times New Roman" w:hAnsi="TH SarabunPSK" w:cs="TH SarabunPSK"/>
                <w:kern w:val="2"/>
                <w:sz w:val="24"/>
                <w:szCs w:val="24"/>
                <w14:ligatures w14:val="standardContextual"/>
              </w:rPr>
              <w:t xml:space="preserve">3 </w:t>
            </w:r>
            <w:r w:rsidRPr="00B60D70">
              <w:rPr>
                <w:rFonts w:ascii="TH SarabunPSK" w:eastAsia="Times New Roman" w:hAnsi="TH SarabunPSK" w:cs="TH SarabunPSK" w:hint="cs"/>
                <w:kern w:val="2"/>
                <w:sz w:val="24"/>
                <w:szCs w:val="24"/>
                <w:cs/>
                <w14:ligatures w14:val="standardContextual"/>
              </w:rPr>
              <w:t>ทางเลือก</w:t>
            </w:r>
            <w:r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hint="cs"/>
                <w:kern w:val="2"/>
                <w:sz w:val="24"/>
                <w:szCs w:val="24"/>
                <w:cs/>
                <w14:ligatures w14:val="standardContextual"/>
              </w:rPr>
              <w:t xml:space="preserve">ได้แก่ ครูอาชีวศึกษา </w:t>
            </w:r>
            <w:r w:rsidR="00132AEC" w:rsidRPr="00B60D70">
              <w:rPr>
                <w:rFonts w:ascii="TH SarabunPSK" w:eastAsia="Times New Roman" w:hAnsi="TH SarabunPSK" w:cs="TH SarabunPSK" w:hint="cs"/>
                <w:kern w:val="2"/>
                <w:sz w:val="24"/>
                <w:szCs w:val="24"/>
                <w:cs/>
                <w14:ligatures w14:val="standardContextual"/>
              </w:rPr>
              <w:t>นักฝึกอบรมในสถานประกอบการ พนักงานสายวิศวกรรมโยธา</w:t>
            </w:r>
            <w:r w:rsidR="00562A22" w:rsidRPr="00B60D70">
              <w:rPr>
                <w:rFonts w:ascii="TH SarabunPSK" w:eastAsia="Times New Roman" w:hAnsi="TH SarabunPSK" w:cs="TH SarabunPSK" w:hint="cs"/>
                <w:kern w:val="2"/>
                <w:sz w:val="24"/>
                <w:szCs w:val="24"/>
                <w:cs/>
                <w14:ligatures w14:val="standardContextual"/>
              </w:rPr>
              <w:t xml:space="preserve">ที่เน้นการสื่อสารและการถ่ายทอด </w:t>
            </w:r>
          </w:p>
        </w:tc>
        <w:tc>
          <w:tcPr>
            <w:tcW w:w="659" w:type="dxa"/>
          </w:tcPr>
          <w:p w14:paraId="572DF66C" w14:textId="77777777" w:rsidR="00A10D53" w:rsidRPr="00B60D70" w:rsidRDefault="00A10D53" w:rsidP="00362409">
            <w:pPr>
              <w:jc w:val="center"/>
              <w:rPr>
                <w:rFonts w:ascii="TH SarabunPSK" w:eastAsia="Aptos" w:hAnsi="TH SarabunPSK" w:cs="TH SarabunPSK"/>
                <w:b/>
                <w:bCs/>
                <w:kern w:val="2"/>
                <w:sz w:val="24"/>
                <w:szCs w:val="24"/>
                <w14:ligatures w14:val="standardContextual"/>
              </w:rPr>
            </w:pPr>
          </w:p>
        </w:tc>
        <w:tc>
          <w:tcPr>
            <w:tcW w:w="659" w:type="dxa"/>
          </w:tcPr>
          <w:p w14:paraId="19536DAB" w14:textId="77777777" w:rsidR="00A10D53" w:rsidRPr="00B60D70" w:rsidRDefault="00A10D53" w:rsidP="00362409">
            <w:pPr>
              <w:jc w:val="center"/>
              <w:rPr>
                <w:rFonts w:ascii="TH SarabunPSK" w:eastAsia="Aptos" w:hAnsi="TH SarabunPSK" w:cs="TH SarabunPSK"/>
                <w:b/>
                <w:bCs/>
                <w:kern w:val="2"/>
                <w:sz w:val="24"/>
                <w:szCs w:val="24"/>
                <w14:ligatures w14:val="standardContextual"/>
              </w:rPr>
            </w:pPr>
          </w:p>
        </w:tc>
        <w:tc>
          <w:tcPr>
            <w:tcW w:w="659" w:type="dxa"/>
          </w:tcPr>
          <w:p w14:paraId="30A30A32" w14:textId="77777777" w:rsidR="00A10D53" w:rsidRPr="00B60D70" w:rsidRDefault="00A10D53" w:rsidP="00362409">
            <w:pPr>
              <w:jc w:val="center"/>
              <w:rPr>
                <w:rFonts w:ascii="TH SarabunPSK" w:eastAsia="Aptos" w:hAnsi="TH SarabunPSK" w:cs="TH SarabunPSK"/>
                <w:b/>
                <w:bCs/>
                <w:kern w:val="2"/>
                <w:sz w:val="24"/>
                <w:szCs w:val="24"/>
                <w14:ligatures w14:val="standardContextual"/>
              </w:rPr>
            </w:pPr>
          </w:p>
        </w:tc>
        <w:tc>
          <w:tcPr>
            <w:tcW w:w="659" w:type="dxa"/>
          </w:tcPr>
          <w:p w14:paraId="79CAE82B" w14:textId="77777777" w:rsidR="00A10D53" w:rsidRPr="00B60D70" w:rsidRDefault="00A10D53" w:rsidP="00362409">
            <w:pPr>
              <w:jc w:val="center"/>
              <w:rPr>
                <w:rFonts w:ascii="TH SarabunPSK" w:eastAsia="Aptos" w:hAnsi="TH SarabunPSK" w:cs="TH SarabunPSK"/>
                <w:b/>
                <w:bCs/>
                <w:kern w:val="2"/>
                <w:sz w:val="24"/>
                <w:szCs w:val="24"/>
                <w14:ligatures w14:val="standardContextual"/>
              </w:rPr>
            </w:pPr>
          </w:p>
        </w:tc>
        <w:tc>
          <w:tcPr>
            <w:tcW w:w="659" w:type="dxa"/>
          </w:tcPr>
          <w:p w14:paraId="7839A8D0" w14:textId="77777777" w:rsidR="00A10D53" w:rsidRPr="00B60D70" w:rsidRDefault="00A10D53" w:rsidP="00362409">
            <w:pPr>
              <w:jc w:val="center"/>
              <w:rPr>
                <w:rFonts w:ascii="TH SarabunPSK" w:eastAsia="Aptos" w:hAnsi="TH SarabunPSK" w:cs="TH SarabunPSK"/>
                <w:b/>
                <w:bCs/>
                <w:kern w:val="2"/>
                <w:sz w:val="24"/>
                <w:szCs w:val="24"/>
                <w14:ligatures w14:val="standardContextual"/>
              </w:rPr>
            </w:pPr>
          </w:p>
        </w:tc>
      </w:tr>
      <w:tr w:rsidR="00B60D70" w:rsidRPr="00B60D70" w14:paraId="7D8A344E" w14:textId="77777777" w:rsidTr="00EE2253">
        <w:tc>
          <w:tcPr>
            <w:tcW w:w="3397" w:type="dxa"/>
          </w:tcPr>
          <w:p w14:paraId="56561BA4" w14:textId="00A51F9C" w:rsidR="002A381D" w:rsidRPr="00B60D70" w:rsidRDefault="002A381D" w:rsidP="002A381D">
            <w:pPr>
              <w:ind w:right="-25"/>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b/>
                <w:bCs/>
                <w:kern w:val="2"/>
                <w:sz w:val="24"/>
                <w:szCs w:val="24"/>
                <w:cs/>
                <w14:ligatures w14:val="standardContextual"/>
              </w:rPr>
              <w:t xml:space="preserve">กลุ่มที่ </w:t>
            </w:r>
            <w:r w:rsidRPr="00B60D70">
              <w:rPr>
                <w:rFonts w:ascii="TH SarabunPSK" w:eastAsia="Times New Roman" w:hAnsi="TH SarabunPSK" w:cs="TH SarabunPSK"/>
                <w:b/>
                <w:bCs/>
                <w:kern w:val="2"/>
                <w:sz w:val="24"/>
                <w:szCs w:val="24"/>
                <w14:ligatures w14:val="standardContextual"/>
              </w:rPr>
              <w:t xml:space="preserve">5 </w:t>
            </w:r>
            <w:r w:rsidR="00323D7B" w:rsidRPr="00B60D70">
              <w:rPr>
                <w:rFonts w:ascii="TH SarabunPSK" w:eastAsia="Times New Roman" w:hAnsi="TH SarabunPSK" w:cs="TH SarabunPSK"/>
                <w:b/>
                <w:bCs/>
                <w:kern w:val="2"/>
                <w:sz w:val="24"/>
                <w:szCs w:val="24"/>
                <w:cs/>
                <w14:ligatures w14:val="standardContextual"/>
              </w:rPr>
              <w:t>คณาจารย์</w:t>
            </w:r>
          </w:p>
          <w:p w14:paraId="61729B8A" w14:textId="77777777" w:rsidR="002A381D" w:rsidRPr="00B60D70" w:rsidRDefault="00EA3D99" w:rsidP="00087DA7">
            <w:pPr>
              <w:ind w:right="-25"/>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b/>
                <w:bCs/>
                <w:kern w:val="2"/>
                <w:sz w:val="24"/>
                <w:szCs w:val="24"/>
                <w14:ligatures w14:val="standardContextual"/>
              </w:rPr>
              <w:t xml:space="preserve">+ </w:t>
            </w:r>
            <w:r w:rsidR="006108E6" w:rsidRPr="00B60D70">
              <w:rPr>
                <w:rFonts w:ascii="TH SarabunPSK" w:eastAsia="Times New Roman" w:hAnsi="TH SarabunPSK" w:cs="TH SarabunPSK"/>
                <w:b/>
                <w:bCs/>
                <w:kern w:val="2"/>
                <w:sz w:val="24"/>
                <w:szCs w:val="24"/>
                <w14:ligatures w14:val="standardContextual"/>
              </w:rPr>
              <w:t>Professional Knowledge (PK)</w:t>
            </w:r>
          </w:p>
          <w:p w14:paraId="6F90EF9C" w14:textId="5F36F1FB" w:rsidR="00EA3D99" w:rsidRPr="00B60D70" w:rsidRDefault="00D33963" w:rsidP="00B905DB">
            <w:pPr>
              <w:ind w:left="168" w:right="-25"/>
              <w:jc w:val="left"/>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kern w:val="2"/>
                <w:sz w:val="24"/>
                <w:szCs w:val="24"/>
                <w:cs/>
                <w14:ligatures w14:val="standardContextual"/>
              </w:rPr>
              <w:t>เทคโนโลยีการก่อสร้างอาคารและวัสดุใหม่ในงานก่อสร้าง บัณฑิตมีความรู้ทางวิศวกรรมโยธาที่ได้มาตรฐาน</w:t>
            </w:r>
            <w:r w:rsidRPr="00B60D70">
              <w:rPr>
                <w:rFonts w:ascii="TH SarabunPSK" w:eastAsia="Times New Roman" w:hAnsi="TH SarabunPSK" w:cs="TH SarabunPSK"/>
                <w:kern w:val="2"/>
                <w:sz w:val="24"/>
                <w:szCs w:val="24"/>
                <w14:ligatures w14:val="standardContextual"/>
              </w:rPr>
              <w:t xml:space="preserve"> </w:t>
            </w:r>
            <w:r w:rsidRPr="00B60D70">
              <w:rPr>
                <w:rFonts w:eastAsia="Times New Roman"/>
                <w:kern w:val="2"/>
                <w:sz w:val="24"/>
                <w:szCs w:val="24"/>
                <w:cs/>
                <w14:ligatures w14:val="standardContextual"/>
              </w:rPr>
              <w:t>เทคโนโลยี</w:t>
            </w:r>
            <w:r w:rsidRPr="00B60D70">
              <w:rPr>
                <w:rFonts w:ascii="TH SarabunPSK" w:eastAsia="Times New Roman" w:hAnsi="TH SarabunPSK" w:cs="TH SarabunPSK"/>
                <w:kern w:val="2"/>
                <w:sz w:val="24"/>
                <w:szCs w:val="24"/>
                <w:cs/>
                <w14:ligatures w14:val="standardContextual"/>
              </w:rPr>
              <w:t xml:space="preserve">ด้านการก่อสร้างทั้งในส่วนของ </w:t>
            </w:r>
            <w:r w:rsidRPr="00B60D70">
              <w:rPr>
                <w:rFonts w:ascii="TH SarabunPSK" w:eastAsia="Times New Roman" w:hAnsi="TH SarabunPSK" w:cs="TH SarabunPSK"/>
                <w:kern w:val="2"/>
                <w:sz w:val="24"/>
                <w:szCs w:val="24"/>
                <w14:ligatures w14:val="standardContextual"/>
              </w:rPr>
              <w:t xml:space="preserve">BIM </w:t>
            </w:r>
            <w:proofErr w:type="spellStart"/>
            <w:r w:rsidRPr="00B60D70">
              <w:rPr>
                <w:rFonts w:ascii="TH SarabunPSK" w:eastAsia="Times New Roman" w:hAnsi="TH SarabunPSK" w:cs="TH SarabunPSK"/>
                <w:kern w:val="2"/>
                <w:sz w:val="24"/>
                <w:szCs w:val="24"/>
                <w:cs/>
                <w14:ligatures w14:val="standardContextual"/>
              </w:rPr>
              <w:t>ซอฟแวร์</w:t>
            </w:r>
            <w:proofErr w:type="spellEnd"/>
          </w:p>
        </w:tc>
        <w:tc>
          <w:tcPr>
            <w:tcW w:w="2324" w:type="dxa"/>
          </w:tcPr>
          <w:p w14:paraId="4B9E2FA7" w14:textId="7D668F2A" w:rsidR="0084185F" w:rsidRPr="00B60D70" w:rsidRDefault="00BF749B" w:rsidP="00EB6EAE">
            <w:pPr>
              <w:ind w:right="-25"/>
              <w:jc w:val="left"/>
              <w:rPr>
                <w:rFonts w:ascii="TH SarabunPSK" w:eastAsia="Times New Roman" w:hAnsi="TH SarabunPSK" w:cs="TH SarabunPSK"/>
                <w:kern w:val="2"/>
                <w:sz w:val="24"/>
                <w:szCs w:val="24"/>
                <w14:ligatures w14:val="standardContextual"/>
              </w:rPr>
            </w:pPr>
            <w:r w:rsidRPr="00B60D70">
              <w:rPr>
                <w:rFonts w:ascii="TH SarabunPSK" w:eastAsia="Times New Roman" w:hAnsi="TH SarabunPSK" w:cs="TH SarabunPSK" w:hint="cs"/>
                <w:kern w:val="2"/>
                <w:sz w:val="24"/>
                <w:szCs w:val="24"/>
                <w:cs/>
                <w14:ligatures w14:val="standardContextual"/>
              </w:rPr>
              <w:t>ออกแบบหลักสูตรให้มีรายวิชา</w:t>
            </w:r>
            <w:r w:rsidR="00EB6EAE" w:rsidRPr="00B60D70">
              <w:rPr>
                <w:rFonts w:ascii="TH SarabunPSK" w:eastAsia="Times New Roman" w:hAnsi="TH SarabunPSK" w:cs="TH SarabunPSK" w:hint="cs"/>
                <w:kern w:val="2"/>
                <w:sz w:val="24"/>
                <w:szCs w:val="24"/>
                <w:cs/>
                <w14:ligatures w14:val="standardContextual"/>
              </w:rPr>
              <w:t>และเนื้อหา</w:t>
            </w:r>
            <w:r w:rsidR="00BF0976" w:rsidRPr="00B60D70">
              <w:rPr>
                <w:rFonts w:ascii="TH SarabunPSK" w:eastAsia="Times New Roman" w:hAnsi="TH SarabunPSK" w:cs="TH SarabunPSK" w:hint="cs"/>
                <w:kern w:val="2"/>
                <w:sz w:val="24"/>
                <w:szCs w:val="24"/>
                <w:cs/>
                <w14:ligatures w14:val="standardContextual"/>
              </w:rPr>
              <w:t>ด้าน</w:t>
            </w:r>
            <w:r w:rsidRPr="00B60D70">
              <w:rPr>
                <w:rFonts w:ascii="TH SarabunPSK" w:eastAsia="Times New Roman" w:hAnsi="TH SarabunPSK" w:cs="TH SarabunPSK"/>
                <w:kern w:val="2"/>
                <w:sz w:val="24"/>
                <w:szCs w:val="24"/>
                <w:cs/>
                <w14:ligatures w14:val="standardContextual"/>
              </w:rPr>
              <w:t>เทคโนโลยีการก่อสร้าง</w:t>
            </w:r>
            <w:r w:rsidR="00BF0976" w:rsidRPr="00B60D70">
              <w:rPr>
                <w:rFonts w:ascii="TH SarabunPSK" w:eastAsia="Times New Roman" w:hAnsi="TH SarabunPSK" w:cs="TH SarabunPSK" w:hint="cs"/>
                <w:kern w:val="2"/>
                <w:sz w:val="24"/>
                <w:szCs w:val="24"/>
                <w:cs/>
                <w14:ligatures w14:val="standardContextual"/>
              </w:rPr>
              <w:t xml:space="preserve"> </w:t>
            </w:r>
            <w:r w:rsidRPr="00B60D70">
              <w:rPr>
                <w:rFonts w:ascii="TH SarabunPSK" w:eastAsia="Times New Roman" w:hAnsi="TH SarabunPSK" w:cs="TH SarabunPSK"/>
                <w:kern w:val="2"/>
                <w:sz w:val="24"/>
                <w:szCs w:val="24"/>
                <w:cs/>
                <w14:ligatures w14:val="standardContextual"/>
              </w:rPr>
              <w:t>วัสดุใหม่ในงานก่อสร้าง</w:t>
            </w:r>
            <w:r w:rsidR="00EB6EAE" w:rsidRPr="00B60D70">
              <w:rPr>
                <w:rFonts w:ascii="TH SarabunPSK" w:eastAsia="Times New Roman" w:hAnsi="TH SarabunPSK" w:cs="TH SarabunPSK" w:hint="cs"/>
                <w:kern w:val="2"/>
                <w:sz w:val="24"/>
                <w:szCs w:val="24"/>
                <w:cs/>
                <w14:ligatures w14:val="standardContextual"/>
              </w:rPr>
              <w:t xml:space="preserve"> </w:t>
            </w:r>
            <w:r w:rsidRPr="00B60D70">
              <w:rPr>
                <w:rFonts w:ascii="TH SarabunPSK" w:eastAsia="Times New Roman" w:hAnsi="TH SarabunPSK" w:cs="TH SarabunPSK"/>
                <w:kern w:val="2"/>
                <w:sz w:val="24"/>
                <w:szCs w:val="24"/>
                <w:cs/>
                <w14:ligatures w14:val="standardContextual"/>
              </w:rPr>
              <w:t>ความรู้ทางวิศวกรรมโยธา</w:t>
            </w:r>
            <w:r w:rsidR="00EB6EAE" w:rsidRPr="00B60D70">
              <w:rPr>
                <w:rFonts w:ascii="TH SarabunPSK" w:eastAsia="Times New Roman" w:hAnsi="TH SarabunPSK" w:cs="TH SarabunPSK" w:hint="cs"/>
                <w:kern w:val="2"/>
                <w:sz w:val="24"/>
                <w:szCs w:val="24"/>
                <w:cs/>
                <w14:ligatures w14:val="standardContextual"/>
              </w:rPr>
              <w:t>และ</w:t>
            </w:r>
            <w:r w:rsidRPr="00B60D70">
              <w:rPr>
                <w:rFonts w:ascii="TH SarabunPSK" w:eastAsia="Times New Roman" w:hAnsi="TH SarabunPSK" w:cs="TH SarabunPSK"/>
                <w:kern w:val="2"/>
                <w:sz w:val="24"/>
                <w:szCs w:val="24"/>
                <w14:ligatures w14:val="standardContextual"/>
              </w:rPr>
              <w:t xml:space="preserve"> </w:t>
            </w:r>
            <w:proofErr w:type="spellStart"/>
            <w:r w:rsidRPr="00B60D70">
              <w:rPr>
                <w:rFonts w:ascii="TH SarabunPSK" w:eastAsia="Times New Roman" w:hAnsi="TH SarabunPSK" w:cs="TH SarabunPSK"/>
                <w:kern w:val="2"/>
                <w:sz w:val="24"/>
                <w:szCs w:val="24"/>
                <w:cs/>
                <w14:ligatures w14:val="standardContextual"/>
              </w:rPr>
              <w:t>ซอฟแวร์</w:t>
            </w:r>
            <w:proofErr w:type="spellEnd"/>
            <w:r w:rsidR="00EB6EAE" w:rsidRPr="00B60D70">
              <w:rPr>
                <w:rFonts w:ascii="TH SarabunPSK" w:eastAsia="Times New Roman" w:hAnsi="TH SarabunPSK" w:cs="TH SarabunPSK" w:hint="cs"/>
                <w:kern w:val="2"/>
                <w:sz w:val="24"/>
                <w:szCs w:val="24"/>
                <w:cs/>
                <w14:ligatures w14:val="standardContextual"/>
              </w:rPr>
              <w:t xml:space="preserve">ที่เกี่ยวข้องกับ </w:t>
            </w:r>
            <w:r w:rsidR="00EB6EAE" w:rsidRPr="00B60D70">
              <w:rPr>
                <w:rFonts w:ascii="TH SarabunPSK" w:eastAsia="Times New Roman" w:hAnsi="TH SarabunPSK" w:cs="TH SarabunPSK"/>
                <w:kern w:val="2"/>
                <w:sz w:val="24"/>
                <w:szCs w:val="24"/>
                <w14:ligatures w14:val="standardContextual"/>
              </w:rPr>
              <w:t xml:space="preserve">BIM </w:t>
            </w:r>
          </w:p>
          <w:p w14:paraId="26452B56" w14:textId="13EA0487" w:rsidR="00EB6EAE" w:rsidRPr="00B60D70" w:rsidRDefault="00EB6EAE" w:rsidP="00EB6EAE">
            <w:pPr>
              <w:ind w:right="-25"/>
              <w:jc w:val="left"/>
              <w:rPr>
                <w:rFonts w:ascii="TH SarabunPSK" w:eastAsia="Times New Roman" w:hAnsi="TH SarabunPSK" w:cs="TH SarabunPSK"/>
                <w:kern w:val="2"/>
                <w:sz w:val="24"/>
                <w:szCs w:val="24"/>
                <w:cs/>
                <w14:ligatures w14:val="standardContextual"/>
              </w:rPr>
            </w:pPr>
            <w:r w:rsidRPr="00B60D70">
              <w:rPr>
                <w:rFonts w:ascii="TH SarabunPSK" w:eastAsia="Times New Roman" w:hAnsi="TH SarabunPSK" w:cs="TH SarabunPSK"/>
                <w:kern w:val="2"/>
                <w:sz w:val="24"/>
                <w:szCs w:val="24"/>
                <w:cs/>
                <w14:ligatures w14:val="standardContextual"/>
              </w:rPr>
              <w:t xml:space="preserve">ช่วยพัฒนา </w:t>
            </w:r>
            <w:r w:rsidRPr="00B60D70">
              <w:rPr>
                <w:rFonts w:ascii="TH SarabunPSK" w:eastAsia="Times New Roman" w:hAnsi="TH SarabunPSK" w:cs="TH SarabunPSK"/>
                <w:kern w:val="2"/>
                <w:sz w:val="24"/>
                <w:szCs w:val="24"/>
                <w14:ligatures w14:val="standardContextual"/>
              </w:rPr>
              <w:t>PLO1, PLO2, PLO3</w:t>
            </w:r>
          </w:p>
        </w:tc>
        <w:tc>
          <w:tcPr>
            <w:tcW w:w="659" w:type="dxa"/>
          </w:tcPr>
          <w:p w14:paraId="15D6E880" w14:textId="77777777" w:rsidR="002A381D" w:rsidRPr="00B60D70" w:rsidRDefault="002A381D" w:rsidP="00362409">
            <w:pPr>
              <w:jc w:val="center"/>
              <w:rPr>
                <w:rFonts w:ascii="TH SarabunPSK" w:eastAsia="Aptos" w:hAnsi="TH SarabunPSK" w:cs="TH SarabunPSK"/>
                <w:b/>
                <w:bCs/>
                <w:kern w:val="2"/>
                <w:sz w:val="24"/>
                <w:szCs w:val="24"/>
                <w14:ligatures w14:val="standardContextual"/>
              </w:rPr>
            </w:pPr>
          </w:p>
          <w:p w14:paraId="469C38DD" w14:textId="70A22D92" w:rsidR="00FD2B02" w:rsidRPr="00B60D70" w:rsidRDefault="00FD2B02"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5EDEEF10" w14:textId="77777777" w:rsidR="002A381D" w:rsidRPr="00B60D70" w:rsidRDefault="002A381D" w:rsidP="00362409">
            <w:pPr>
              <w:jc w:val="center"/>
              <w:rPr>
                <w:rFonts w:ascii="TH SarabunPSK" w:eastAsia="Aptos" w:hAnsi="TH SarabunPSK" w:cs="TH SarabunPSK"/>
                <w:b/>
                <w:bCs/>
                <w:kern w:val="2"/>
                <w:sz w:val="24"/>
                <w:szCs w:val="24"/>
                <w14:ligatures w14:val="standardContextual"/>
              </w:rPr>
            </w:pPr>
          </w:p>
          <w:p w14:paraId="723E6015" w14:textId="298626F5" w:rsidR="00FD2B02" w:rsidRPr="00B60D70" w:rsidRDefault="00FD2B02"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5601955D" w14:textId="77777777" w:rsidR="002A381D" w:rsidRPr="00B60D70" w:rsidRDefault="002A381D" w:rsidP="00362409">
            <w:pPr>
              <w:jc w:val="center"/>
              <w:rPr>
                <w:rFonts w:ascii="TH SarabunPSK" w:eastAsia="Aptos" w:hAnsi="TH SarabunPSK" w:cs="TH SarabunPSK"/>
                <w:b/>
                <w:bCs/>
                <w:kern w:val="2"/>
                <w:sz w:val="24"/>
                <w:szCs w:val="24"/>
                <w14:ligatures w14:val="standardContextual"/>
              </w:rPr>
            </w:pPr>
          </w:p>
          <w:p w14:paraId="5DF8F1C0" w14:textId="15CBF7D1" w:rsidR="00FD2B02" w:rsidRPr="00B60D70" w:rsidRDefault="00FD2B02"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325F30C9" w14:textId="77777777" w:rsidR="002A381D" w:rsidRPr="00B60D70" w:rsidRDefault="002A381D" w:rsidP="00362409">
            <w:pPr>
              <w:jc w:val="center"/>
              <w:rPr>
                <w:rFonts w:ascii="TH SarabunPSK" w:eastAsia="Aptos" w:hAnsi="TH SarabunPSK" w:cs="TH SarabunPSK"/>
                <w:b/>
                <w:bCs/>
                <w:kern w:val="2"/>
                <w:sz w:val="24"/>
                <w:szCs w:val="24"/>
                <w14:ligatures w14:val="standardContextual"/>
              </w:rPr>
            </w:pPr>
          </w:p>
        </w:tc>
        <w:tc>
          <w:tcPr>
            <w:tcW w:w="659" w:type="dxa"/>
          </w:tcPr>
          <w:p w14:paraId="08DF674A" w14:textId="77777777" w:rsidR="002A381D" w:rsidRPr="00B60D70" w:rsidRDefault="002A381D" w:rsidP="00362409">
            <w:pPr>
              <w:jc w:val="center"/>
              <w:rPr>
                <w:rFonts w:ascii="TH SarabunPSK" w:eastAsia="Aptos" w:hAnsi="TH SarabunPSK" w:cs="TH SarabunPSK"/>
                <w:b/>
                <w:bCs/>
                <w:kern w:val="2"/>
                <w:sz w:val="24"/>
                <w:szCs w:val="24"/>
                <w14:ligatures w14:val="standardContextual"/>
              </w:rPr>
            </w:pPr>
          </w:p>
        </w:tc>
      </w:tr>
      <w:tr w:rsidR="00B60D70" w:rsidRPr="00B60D70" w14:paraId="7A739C25" w14:textId="77777777" w:rsidTr="00EE2253">
        <w:tc>
          <w:tcPr>
            <w:tcW w:w="3397" w:type="dxa"/>
          </w:tcPr>
          <w:p w14:paraId="1143AD2D" w14:textId="77777777" w:rsidR="0086387C" w:rsidRPr="00B60D70" w:rsidRDefault="0086387C" w:rsidP="002A381D">
            <w:pPr>
              <w:ind w:right="-25"/>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b/>
                <w:bCs/>
                <w:kern w:val="2"/>
                <w:sz w:val="24"/>
                <w:szCs w:val="24"/>
                <w14:ligatures w14:val="standardContextual"/>
              </w:rPr>
              <w:t>+ Professional Skills (PS)</w:t>
            </w:r>
          </w:p>
          <w:p w14:paraId="7F4687B4" w14:textId="476C15C2" w:rsidR="0086387C" w:rsidRPr="00B60D70" w:rsidRDefault="005F31FE" w:rsidP="00B64BBB">
            <w:pPr>
              <w:ind w:left="168" w:right="-25"/>
              <w:jc w:val="left"/>
              <w:rPr>
                <w:rFonts w:ascii="TH SarabunPSK" w:eastAsia="Times New Roman" w:hAnsi="TH SarabunPSK" w:cs="TH SarabunPSK"/>
                <w:kern w:val="2"/>
                <w:sz w:val="24"/>
                <w:szCs w:val="24"/>
                <w:cs/>
                <w14:ligatures w14:val="standardContextual"/>
              </w:rPr>
            </w:pPr>
            <w:r w:rsidRPr="00B60D70">
              <w:rPr>
                <w:rFonts w:ascii="TH SarabunPSK" w:eastAsia="Times New Roman" w:hAnsi="TH SarabunPSK" w:cs="TH SarabunPSK"/>
                <w:kern w:val="2"/>
                <w:sz w:val="24"/>
                <w:szCs w:val="24"/>
                <w:cs/>
                <w14:ligatures w14:val="standardContextual"/>
              </w:rPr>
              <w:t>ทักษะการนำเสนอผลให้เกิดผลเชิงประจักษ์</w:t>
            </w:r>
            <w:r w:rsidR="00B64BBB"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kern w:val="2"/>
                <w:sz w:val="24"/>
                <w:szCs w:val="24"/>
                <w:cs/>
                <w14:ligatures w14:val="standardContextual"/>
              </w:rPr>
              <w:t>มีความสามารถด้านการถ่ายทอดและการจัดการเรียนรู้ที่โดดเด่น</w:t>
            </w:r>
            <w:r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kern w:val="2"/>
                <w:sz w:val="24"/>
                <w:szCs w:val="24"/>
                <w:cs/>
                <w14:ligatures w14:val="standardContextual"/>
              </w:rPr>
              <w:t>สร้างความภาคภูมิใจในหลักสูตรให้แก่นักศึกษา</w:t>
            </w:r>
          </w:p>
        </w:tc>
        <w:tc>
          <w:tcPr>
            <w:tcW w:w="2324" w:type="dxa"/>
          </w:tcPr>
          <w:p w14:paraId="4FD0FEE6" w14:textId="06652B95" w:rsidR="005F31FE" w:rsidRPr="00B60D70" w:rsidRDefault="00ED4379" w:rsidP="000F4563">
            <w:pPr>
              <w:ind w:right="-25"/>
              <w:jc w:val="left"/>
              <w:rPr>
                <w:rFonts w:ascii="TH SarabunPSK" w:eastAsia="Times New Roman" w:hAnsi="TH SarabunPSK" w:cs="TH SarabunPSK"/>
                <w:kern w:val="2"/>
                <w:sz w:val="24"/>
                <w:szCs w:val="24"/>
                <w14:ligatures w14:val="standardContextual"/>
              </w:rPr>
            </w:pPr>
            <w:r w:rsidRPr="00B60D70">
              <w:rPr>
                <w:rFonts w:ascii="TH SarabunPSK" w:eastAsia="Times New Roman" w:hAnsi="TH SarabunPSK" w:cs="TH SarabunPSK" w:hint="cs"/>
                <w:kern w:val="2"/>
                <w:sz w:val="24"/>
                <w:szCs w:val="24"/>
                <w:cs/>
                <w14:ligatures w14:val="standardContextual"/>
              </w:rPr>
              <w:t>กำหนดเนื้อหาของรายวิชา</w:t>
            </w:r>
            <w:r w:rsidR="00762033" w:rsidRPr="00B60D70">
              <w:rPr>
                <w:rFonts w:ascii="TH SarabunPSK" w:eastAsia="Times New Roman" w:hAnsi="TH SarabunPSK" w:cs="TH SarabunPSK" w:hint="cs"/>
                <w:kern w:val="2"/>
                <w:sz w:val="24"/>
                <w:szCs w:val="24"/>
                <w:cs/>
                <w14:ligatures w14:val="standardContextual"/>
              </w:rPr>
              <w:t>และจัดการเรียนการสอนให้ผู้เรียนได้ฝึกปฏิบัติ</w:t>
            </w:r>
            <w:r w:rsidR="00255C9F" w:rsidRPr="00B60D70">
              <w:rPr>
                <w:rFonts w:ascii="TH SarabunPSK" w:eastAsia="Times New Roman" w:hAnsi="TH SarabunPSK" w:cs="TH SarabunPSK" w:hint="cs"/>
                <w:kern w:val="2"/>
                <w:sz w:val="24"/>
                <w:szCs w:val="24"/>
                <w:cs/>
                <w14:ligatures w14:val="standardContextual"/>
              </w:rPr>
              <w:t>ทั้ง</w:t>
            </w:r>
            <w:r w:rsidR="00F67D62" w:rsidRPr="00B60D70">
              <w:rPr>
                <w:rFonts w:ascii="TH SarabunPSK" w:eastAsia="Times New Roman" w:hAnsi="TH SarabunPSK" w:cs="TH SarabunPSK" w:hint="cs"/>
                <w:kern w:val="2"/>
                <w:sz w:val="24"/>
                <w:szCs w:val="24"/>
                <w:cs/>
                <w14:ligatures w14:val="standardContextual"/>
              </w:rPr>
              <w:t xml:space="preserve">ในมหาวิทยาลัยและการฝึกประสบการณ์วิชาชีพ </w:t>
            </w:r>
            <w:r w:rsidR="00F67D62" w:rsidRPr="00B60D70">
              <w:rPr>
                <w:rFonts w:ascii="TH SarabunPSK" w:eastAsia="Times New Roman" w:hAnsi="TH SarabunPSK" w:cs="TH SarabunPSK"/>
                <w:kern w:val="2"/>
                <w:sz w:val="24"/>
                <w:szCs w:val="24"/>
                <w:cs/>
                <w14:ligatures w14:val="standardContextual"/>
              </w:rPr>
              <w:t xml:space="preserve">ช่วยพัฒนา </w:t>
            </w:r>
            <w:r w:rsidR="00F67D62" w:rsidRPr="00B60D70">
              <w:rPr>
                <w:rFonts w:ascii="TH SarabunPSK" w:eastAsia="Times New Roman" w:hAnsi="TH SarabunPSK" w:cs="TH SarabunPSK"/>
                <w:kern w:val="2"/>
                <w:sz w:val="24"/>
                <w:szCs w:val="24"/>
                <w14:ligatures w14:val="standardContextual"/>
              </w:rPr>
              <w:t>PLO</w:t>
            </w:r>
            <w:r w:rsidR="00E87166" w:rsidRPr="00B60D70">
              <w:rPr>
                <w:rFonts w:ascii="TH SarabunPSK" w:eastAsia="Times New Roman" w:hAnsi="TH SarabunPSK" w:cs="TH SarabunPSK"/>
                <w:kern w:val="2"/>
                <w:sz w:val="24"/>
                <w:szCs w:val="24"/>
                <w14:ligatures w14:val="standardContextual"/>
              </w:rPr>
              <w:t xml:space="preserve">4 </w:t>
            </w:r>
            <w:r w:rsidR="00E87166" w:rsidRPr="00B60D70">
              <w:rPr>
                <w:rFonts w:ascii="TH SarabunPSK" w:eastAsia="Times New Roman" w:hAnsi="TH SarabunPSK" w:cs="TH SarabunPSK" w:hint="cs"/>
                <w:kern w:val="2"/>
                <w:sz w:val="24"/>
                <w:szCs w:val="24"/>
                <w:cs/>
                <w14:ligatures w14:val="standardContextual"/>
              </w:rPr>
              <w:t xml:space="preserve">และ </w:t>
            </w:r>
            <w:r w:rsidR="00E87166" w:rsidRPr="00B60D70">
              <w:rPr>
                <w:rFonts w:ascii="TH SarabunPSK" w:eastAsia="Times New Roman" w:hAnsi="TH SarabunPSK" w:cs="TH SarabunPSK"/>
                <w:kern w:val="2"/>
                <w:sz w:val="24"/>
                <w:szCs w:val="24"/>
                <w14:ligatures w14:val="standardContextual"/>
              </w:rPr>
              <w:t>PLO5</w:t>
            </w:r>
          </w:p>
        </w:tc>
        <w:tc>
          <w:tcPr>
            <w:tcW w:w="659" w:type="dxa"/>
          </w:tcPr>
          <w:p w14:paraId="1FCF96CC" w14:textId="77777777" w:rsidR="0086387C" w:rsidRPr="00B60D70" w:rsidRDefault="0086387C" w:rsidP="00362409">
            <w:pPr>
              <w:jc w:val="center"/>
              <w:rPr>
                <w:rFonts w:ascii="TH SarabunPSK" w:eastAsia="Aptos" w:hAnsi="TH SarabunPSK" w:cs="TH SarabunPSK"/>
                <w:b/>
                <w:bCs/>
                <w:kern w:val="2"/>
                <w:sz w:val="24"/>
                <w:szCs w:val="24"/>
                <w14:ligatures w14:val="standardContextual"/>
              </w:rPr>
            </w:pPr>
          </w:p>
        </w:tc>
        <w:tc>
          <w:tcPr>
            <w:tcW w:w="659" w:type="dxa"/>
          </w:tcPr>
          <w:p w14:paraId="79D8D065" w14:textId="77777777" w:rsidR="0086387C" w:rsidRPr="00B60D70" w:rsidRDefault="0086387C" w:rsidP="00362409">
            <w:pPr>
              <w:jc w:val="center"/>
              <w:rPr>
                <w:rFonts w:ascii="TH SarabunPSK" w:eastAsia="Aptos" w:hAnsi="TH SarabunPSK" w:cs="TH SarabunPSK"/>
                <w:b/>
                <w:bCs/>
                <w:kern w:val="2"/>
                <w:sz w:val="24"/>
                <w:szCs w:val="24"/>
                <w14:ligatures w14:val="standardContextual"/>
              </w:rPr>
            </w:pPr>
          </w:p>
        </w:tc>
        <w:tc>
          <w:tcPr>
            <w:tcW w:w="659" w:type="dxa"/>
          </w:tcPr>
          <w:p w14:paraId="0DBFAD0D" w14:textId="77777777" w:rsidR="0086387C" w:rsidRPr="00B60D70" w:rsidRDefault="0086387C" w:rsidP="00362409">
            <w:pPr>
              <w:jc w:val="center"/>
              <w:rPr>
                <w:rFonts w:ascii="TH SarabunPSK" w:eastAsia="Aptos" w:hAnsi="TH SarabunPSK" w:cs="TH SarabunPSK"/>
                <w:b/>
                <w:bCs/>
                <w:kern w:val="2"/>
                <w:sz w:val="24"/>
                <w:szCs w:val="24"/>
                <w14:ligatures w14:val="standardContextual"/>
              </w:rPr>
            </w:pPr>
          </w:p>
        </w:tc>
        <w:tc>
          <w:tcPr>
            <w:tcW w:w="659" w:type="dxa"/>
          </w:tcPr>
          <w:p w14:paraId="714C0617" w14:textId="77777777" w:rsidR="00832569" w:rsidRPr="00B60D70" w:rsidRDefault="00832569" w:rsidP="00362409">
            <w:pPr>
              <w:jc w:val="center"/>
              <w:rPr>
                <w:rFonts w:ascii="TH SarabunPSK" w:eastAsia="Aptos" w:hAnsi="TH SarabunPSK" w:cs="TH SarabunPSK"/>
                <w:b/>
                <w:bCs/>
                <w:kern w:val="2"/>
                <w:sz w:val="24"/>
                <w:szCs w:val="24"/>
                <w14:ligatures w14:val="standardContextual"/>
              </w:rPr>
            </w:pPr>
          </w:p>
          <w:p w14:paraId="0D5E9707" w14:textId="45A54B71" w:rsidR="0086387C" w:rsidRPr="00B60D70" w:rsidRDefault="00F67D62"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6CDC25A9" w14:textId="77777777" w:rsidR="00832569" w:rsidRPr="00B60D70" w:rsidRDefault="00832569" w:rsidP="00362409">
            <w:pPr>
              <w:jc w:val="center"/>
              <w:rPr>
                <w:rFonts w:ascii="TH SarabunPSK" w:eastAsia="Aptos" w:hAnsi="TH SarabunPSK" w:cs="TH SarabunPSK"/>
                <w:b/>
                <w:bCs/>
                <w:kern w:val="2"/>
                <w:sz w:val="24"/>
                <w:szCs w:val="24"/>
                <w14:ligatures w14:val="standardContextual"/>
              </w:rPr>
            </w:pPr>
          </w:p>
          <w:p w14:paraId="00D4B014" w14:textId="0C928A9B" w:rsidR="0086387C" w:rsidRPr="00B60D70" w:rsidRDefault="00E87166"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r>
      <w:tr w:rsidR="00B60D70" w:rsidRPr="00B60D70" w14:paraId="700E1B3B" w14:textId="77777777" w:rsidTr="00EE2253">
        <w:tc>
          <w:tcPr>
            <w:tcW w:w="3397" w:type="dxa"/>
          </w:tcPr>
          <w:p w14:paraId="54911D0D" w14:textId="77777777" w:rsidR="00E87166" w:rsidRPr="00B60D70" w:rsidRDefault="00B64BBB" w:rsidP="002A381D">
            <w:pPr>
              <w:ind w:right="-25"/>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b/>
                <w:bCs/>
                <w:kern w:val="2"/>
                <w:sz w:val="24"/>
                <w:szCs w:val="24"/>
                <w14:ligatures w14:val="standardContextual"/>
              </w:rPr>
              <w:t>+ Characteristics (C)</w:t>
            </w:r>
          </w:p>
          <w:p w14:paraId="352D6C67" w14:textId="208CBBE7" w:rsidR="00B64BBB" w:rsidRPr="00B60D70" w:rsidRDefault="00206F26" w:rsidP="00206F26">
            <w:pPr>
              <w:ind w:left="168" w:right="-25"/>
              <w:jc w:val="left"/>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kern w:val="2"/>
                <w:sz w:val="24"/>
                <w:szCs w:val="24"/>
                <w:cs/>
                <w14:ligatures w14:val="standardContextual"/>
              </w:rPr>
              <w:t>มีความสามารถในการเรียนรู้และพัฒนาตนเองอยู่เสมอ</w:t>
            </w:r>
            <w:r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kern w:val="2"/>
                <w:sz w:val="24"/>
                <w:szCs w:val="24"/>
                <w:cs/>
                <w14:ligatures w14:val="standardContextual"/>
              </w:rPr>
              <w:t>มีจิตใจที่เอื้อเฟื้อ เผื่อแผ่มองเห็น</w:t>
            </w:r>
            <w:r w:rsidR="002D63E9" w:rsidRPr="00B60D70">
              <w:rPr>
                <w:rFonts w:ascii="TH SarabunPSK" w:eastAsia="Times New Roman" w:hAnsi="TH SarabunPSK" w:cs="TH SarabunPSK" w:hint="cs"/>
                <w:kern w:val="2"/>
                <w:sz w:val="24"/>
                <w:szCs w:val="24"/>
                <w:cs/>
                <w14:ligatures w14:val="standardContextual"/>
              </w:rPr>
              <w:t xml:space="preserve"> </w:t>
            </w:r>
            <w:r w:rsidRPr="00B60D70">
              <w:rPr>
                <w:rFonts w:ascii="TH SarabunPSK" w:eastAsia="Times New Roman" w:hAnsi="TH SarabunPSK" w:cs="TH SarabunPSK" w:hint="cs"/>
                <w:kern w:val="2"/>
                <w:sz w:val="24"/>
                <w:szCs w:val="24"/>
                <w:cs/>
                <w14:ligatures w14:val="standardContextual"/>
              </w:rPr>
              <w:t>ค</w:t>
            </w:r>
            <w:r w:rsidRPr="00B60D70">
              <w:rPr>
                <w:rFonts w:ascii="TH SarabunPSK" w:eastAsia="Times New Roman" w:hAnsi="TH SarabunPSK" w:cs="TH SarabunPSK"/>
                <w:kern w:val="2"/>
                <w:sz w:val="24"/>
                <w:szCs w:val="24"/>
                <w:cs/>
                <w14:ligatures w14:val="standardContextual"/>
              </w:rPr>
              <w:t>วามสำคัญของการช่วยเหลือคนอื่นและช่วยเหลือสังคม</w:t>
            </w:r>
          </w:p>
        </w:tc>
        <w:tc>
          <w:tcPr>
            <w:tcW w:w="2324" w:type="dxa"/>
          </w:tcPr>
          <w:p w14:paraId="18F2D0A6" w14:textId="77777777" w:rsidR="007C2810" w:rsidRPr="00B60D70" w:rsidRDefault="007C2810" w:rsidP="007C2810">
            <w:pPr>
              <w:ind w:right="-25"/>
              <w:jc w:val="left"/>
              <w:rPr>
                <w:rFonts w:ascii="TH SarabunPSK" w:eastAsia="Times New Roman" w:hAnsi="TH SarabunPSK" w:cs="TH SarabunPSK"/>
                <w:kern w:val="2"/>
                <w:sz w:val="24"/>
                <w:szCs w:val="24"/>
                <w14:ligatures w14:val="standardContextual"/>
              </w:rPr>
            </w:pPr>
            <w:r w:rsidRPr="00B60D70">
              <w:rPr>
                <w:rFonts w:ascii="TH SarabunPSK" w:eastAsia="Times New Roman" w:hAnsi="TH SarabunPSK" w:cs="TH SarabunPSK" w:hint="cs"/>
                <w:kern w:val="2"/>
                <w:sz w:val="24"/>
                <w:szCs w:val="24"/>
                <w:cs/>
                <w14:ligatures w14:val="standardContextual"/>
              </w:rPr>
              <w:t>จัดกิจกรรมเสริมหลักสูตรให้กับผู้เรียน สอดแทรกในรายวิชาที่เกี่ยวข้อง โดยเฉพาะรายวิชาการฝึกประสบการณ์วิชาชีพครู</w:t>
            </w:r>
          </w:p>
          <w:p w14:paraId="2AA46869" w14:textId="5079F2EA" w:rsidR="00832569" w:rsidRPr="00B60D70" w:rsidRDefault="007C2810" w:rsidP="007C2810">
            <w:pPr>
              <w:ind w:right="-25"/>
              <w:jc w:val="left"/>
              <w:rPr>
                <w:rFonts w:ascii="TH SarabunPSK" w:eastAsia="Times New Roman" w:hAnsi="TH SarabunPSK" w:cs="TH SarabunPSK"/>
                <w:kern w:val="2"/>
                <w:sz w:val="24"/>
                <w:szCs w:val="24"/>
                <w14:ligatures w14:val="standardContextual"/>
              </w:rPr>
            </w:pPr>
            <w:r w:rsidRPr="00B60D70">
              <w:rPr>
                <w:rFonts w:ascii="TH SarabunPSK" w:eastAsia="Times New Roman" w:hAnsi="TH SarabunPSK" w:cs="TH SarabunPSK"/>
                <w:kern w:val="2"/>
                <w:sz w:val="24"/>
                <w:szCs w:val="24"/>
                <w:cs/>
                <w14:ligatures w14:val="standardContextual"/>
              </w:rPr>
              <w:t xml:space="preserve">ช่วยพัฒนา </w:t>
            </w:r>
            <w:r w:rsidRPr="00B60D70">
              <w:rPr>
                <w:rFonts w:ascii="TH SarabunPSK" w:eastAsia="Times New Roman" w:hAnsi="TH SarabunPSK" w:cs="TH SarabunPSK"/>
                <w:kern w:val="2"/>
                <w:sz w:val="24"/>
                <w:szCs w:val="24"/>
                <w14:ligatures w14:val="standardContextual"/>
              </w:rPr>
              <w:t>PLO5</w:t>
            </w:r>
          </w:p>
        </w:tc>
        <w:tc>
          <w:tcPr>
            <w:tcW w:w="659" w:type="dxa"/>
          </w:tcPr>
          <w:p w14:paraId="02391967" w14:textId="77777777" w:rsidR="00E87166" w:rsidRPr="00B60D70" w:rsidRDefault="00E87166" w:rsidP="00362409">
            <w:pPr>
              <w:jc w:val="center"/>
              <w:rPr>
                <w:rFonts w:ascii="TH SarabunPSK" w:eastAsia="Aptos" w:hAnsi="TH SarabunPSK" w:cs="TH SarabunPSK"/>
                <w:b/>
                <w:bCs/>
                <w:kern w:val="2"/>
                <w:sz w:val="24"/>
                <w:szCs w:val="24"/>
                <w14:ligatures w14:val="standardContextual"/>
              </w:rPr>
            </w:pPr>
          </w:p>
          <w:p w14:paraId="00465871" w14:textId="77777777" w:rsidR="00206F26" w:rsidRPr="00B60D70" w:rsidRDefault="00206F26" w:rsidP="00362409">
            <w:pPr>
              <w:jc w:val="center"/>
              <w:rPr>
                <w:rFonts w:ascii="TH SarabunPSK" w:eastAsia="Aptos" w:hAnsi="TH SarabunPSK" w:cs="TH SarabunPSK"/>
                <w:b/>
                <w:bCs/>
                <w:kern w:val="2"/>
                <w:sz w:val="24"/>
                <w:szCs w:val="24"/>
                <w14:ligatures w14:val="standardContextual"/>
              </w:rPr>
            </w:pPr>
          </w:p>
        </w:tc>
        <w:tc>
          <w:tcPr>
            <w:tcW w:w="659" w:type="dxa"/>
          </w:tcPr>
          <w:p w14:paraId="2F1359FD" w14:textId="77777777" w:rsidR="00E87166" w:rsidRPr="00B60D70" w:rsidRDefault="00E87166" w:rsidP="00362409">
            <w:pPr>
              <w:jc w:val="center"/>
              <w:rPr>
                <w:rFonts w:ascii="TH SarabunPSK" w:eastAsia="Aptos" w:hAnsi="TH SarabunPSK" w:cs="TH SarabunPSK"/>
                <w:b/>
                <w:bCs/>
                <w:kern w:val="2"/>
                <w:sz w:val="24"/>
                <w:szCs w:val="24"/>
                <w14:ligatures w14:val="standardContextual"/>
              </w:rPr>
            </w:pPr>
          </w:p>
          <w:p w14:paraId="25BBA7CA" w14:textId="77777777" w:rsidR="00206F26" w:rsidRPr="00B60D70" w:rsidRDefault="00206F26" w:rsidP="00362409">
            <w:pPr>
              <w:jc w:val="center"/>
              <w:rPr>
                <w:rFonts w:ascii="TH SarabunPSK" w:eastAsia="Aptos" w:hAnsi="TH SarabunPSK" w:cs="TH SarabunPSK"/>
                <w:b/>
                <w:bCs/>
                <w:kern w:val="2"/>
                <w:sz w:val="24"/>
                <w:szCs w:val="24"/>
                <w14:ligatures w14:val="standardContextual"/>
              </w:rPr>
            </w:pPr>
          </w:p>
        </w:tc>
        <w:tc>
          <w:tcPr>
            <w:tcW w:w="659" w:type="dxa"/>
          </w:tcPr>
          <w:p w14:paraId="27CC1974" w14:textId="77777777" w:rsidR="00E87166" w:rsidRPr="00B60D70" w:rsidRDefault="00E87166" w:rsidP="00362409">
            <w:pPr>
              <w:jc w:val="center"/>
              <w:rPr>
                <w:rFonts w:ascii="TH SarabunPSK" w:eastAsia="Aptos" w:hAnsi="TH SarabunPSK" w:cs="TH SarabunPSK"/>
                <w:b/>
                <w:bCs/>
                <w:kern w:val="2"/>
                <w:sz w:val="24"/>
                <w:szCs w:val="24"/>
                <w14:ligatures w14:val="standardContextual"/>
              </w:rPr>
            </w:pPr>
          </w:p>
          <w:p w14:paraId="2B20C7D4" w14:textId="77777777" w:rsidR="00206F26" w:rsidRPr="00B60D70" w:rsidRDefault="00206F26" w:rsidP="00362409">
            <w:pPr>
              <w:jc w:val="center"/>
              <w:rPr>
                <w:rFonts w:ascii="TH SarabunPSK" w:eastAsia="Aptos" w:hAnsi="TH SarabunPSK" w:cs="TH SarabunPSK"/>
                <w:b/>
                <w:bCs/>
                <w:kern w:val="2"/>
                <w:sz w:val="24"/>
                <w:szCs w:val="24"/>
                <w14:ligatures w14:val="standardContextual"/>
              </w:rPr>
            </w:pPr>
          </w:p>
        </w:tc>
        <w:tc>
          <w:tcPr>
            <w:tcW w:w="659" w:type="dxa"/>
          </w:tcPr>
          <w:p w14:paraId="0611E574" w14:textId="77777777" w:rsidR="00E87166" w:rsidRPr="00B60D70" w:rsidRDefault="00E87166" w:rsidP="00362409">
            <w:pPr>
              <w:jc w:val="center"/>
              <w:rPr>
                <w:rFonts w:ascii="TH SarabunPSK" w:eastAsia="Aptos" w:hAnsi="TH SarabunPSK" w:cs="TH SarabunPSK"/>
                <w:b/>
                <w:bCs/>
                <w:kern w:val="2"/>
                <w:sz w:val="24"/>
                <w:szCs w:val="24"/>
                <w14:ligatures w14:val="standardContextual"/>
              </w:rPr>
            </w:pPr>
          </w:p>
          <w:p w14:paraId="239ED0E8" w14:textId="77777777" w:rsidR="00206F26" w:rsidRPr="00B60D70" w:rsidRDefault="00206F26" w:rsidP="00362409">
            <w:pPr>
              <w:jc w:val="center"/>
              <w:rPr>
                <w:rFonts w:ascii="TH SarabunPSK" w:eastAsia="Aptos" w:hAnsi="TH SarabunPSK" w:cs="TH SarabunPSK"/>
                <w:b/>
                <w:bCs/>
                <w:kern w:val="2"/>
                <w:sz w:val="24"/>
                <w:szCs w:val="24"/>
                <w14:ligatures w14:val="standardContextual"/>
              </w:rPr>
            </w:pPr>
          </w:p>
        </w:tc>
        <w:tc>
          <w:tcPr>
            <w:tcW w:w="659" w:type="dxa"/>
          </w:tcPr>
          <w:p w14:paraId="43FCEE29" w14:textId="77777777" w:rsidR="00E87166" w:rsidRPr="00B60D70" w:rsidRDefault="00E87166" w:rsidP="00362409">
            <w:pPr>
              <w:jc w:val="center"/>
              <w:rPr>
                <w:rFonts w:ascii="TH SarabunPSK" w:eastAsia="Aptos" w:hAnsi="TH SarabunPSK" w:cs="TH SarabunPSK"/>
                <w:b/>
                <w:bCs/>
                <w:kern w:val="2"/>
                <w:sz w:val="24"/>
                <w:szCs w:val="24"/>
                <w14:ligatures w14:val="standardContextual"/>
              </w:rPr>
            </w:pPr>
          </w:p>
          <w:p w14:paraId="1EC1134C" w14:textId="15D0FD62" w:rsidR="00206F26" w:rsidRPr="00B60D70" w:rsidRDefault="007C2810"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r>
      <w:tr w:rsidR="00B60D70" w:rsidRPr="00B60D70" w14:paraId="6EC10426" w14:textId="77777777" w:rsidTr="00EE2253">
        <w:tc>
          <w:tcPr>
            <w:tcW w:w="3397" w:type="dxa"/>
          </w:tcPr>
          <w:p w14:paraId="0644AFB8" w14:textId="4F6D0AAA" w:rsidR="00FE6136" w:rsidRPr="00B60D70" w:rsidRDefault="00FE6136" w:rsidP="00FE6136">
            <w:pPr>
              <w:ind w:right="-25"/>
              <w:rPr>
                <w:rFonts w:ascii="TH SarabunPSK" w:eastAsia="Times New Roman" w:hAnsi="TH SarabunPSK" w:cs="TH SarabunPSK"/>
                <w:b/>
                <w:bCs/>
                <w:kern w:val="2"/>
                <w:sz w:val="24"/>
                <w:szCs w:val="24"/>
                <w:cs/>
                <w14:ligatures w14:val="standardContextual"/>
              </w:rPr>
            </w:pPr>
            <w:r w:rsidRPr="00B60D70">
              <w:rPr>
                <w:rFonts w:ascii="TH SarabunPSK" w:eastAsia="Times New Roman" w:hAnsi="TH SarabunPSK" w:cs="TH SarabunPSK"/>
                <w:b/>
                <w:bCs/>
                <w:kern w:val="2"/>
                <w:sz w:val="24"/>
                <w:szCs w:val="24"/>
                <w:cs/>
                <w14:ligatures w14:val="standardContextual"/>
              </w:rPr>
              <w:t xml:space="preserve">กลุ่มที่ </w:t>
            </w:r>
            <w:r w:rsidRPr="00B60D70">
              <w:rPr>
                <w:rFonts w:ascii="TH SarabunPSK" w:eastAsia="Times New Roman" w:hAnsi="TH SarabunPSK" w:cs="TH SarabunPSK"/>
                <w:b/>
                <w:bCs/>
                <w:kern w:val="2"/>
                <w:sz w:val="24"/>
                <w:szCs w:val="24"/>
                <w14:ligatures w14:val="standardContextual"/>
              </w:rPr>
              <w:t xml:space="preserve">6 </w:t>
            </w:r>
            <w:r w:rsidR="00323D7B" w:rsidRPr="00B60D70">
              <w:rPr>
                <w:rFonts w:ascii="TH SarabunPSK" w:eastAsia="Times New Roman" w:hAnsi="TH SarabunPSK" w:cs="TH SarabunPSK" w:hint="cs"/>
                <w:b/>
                <w:bCs/>
                <w:kern w:val="2"/>
                <w:sz w:val="24"/>
                <w:szCs w:val="24"/>
                <w:cs/>
                <w14:ligatures w14:val="standardContextual"/>
              </w:rPr>
              <w:t>นักศึกษาปัจจุบัน</w:t>
            </w:r>
          </w:p>
          <w:p w14:paraId="1415CD7C" w14:textId="77777777" w:rsidR="00FE6136" w:rsidRPr="00B60D70" w:rsidRDefault="00FE6136" w:rsidP="00FE6136">
            <w:pPr>
              <w:ind w:right="-25"/>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b/>
                <w:bCs/>
                <w:kern w:val="2"/>
                <w:sz w:val="24"/>
                <w:szCs w:val="24"/>
                <w14:ligatures w14:val="standardContextual"/>
              </w:rPr>
              <w:t>+ Professional Knowledge (PK)</w:t>
            </w:r>
          </w:p>
          <w:p w14:paraId="0E3BEC8E" w14:textId="6C04372F" w:rsidR="00FE6136" w:rsidRPr="00B60D70" w:rsidRDefault="00961880" w:rsidP="00961880">
            <w:pPr>
              <w:ind w:left="168" w:right="-25"/>
              <w:jc w:val="left"/>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kern w:val="2"/>
                <w:sz w:val="24"/>
                <w:szCs w:val="24"/>
                <w:cs/>
                <w14:ligatures w14:val="standardContextual"/>
              </w:rPr>
              <w:t>เนื้อหาเกี่ยวกับคอนกรีต สอนเนื้อหาแบบหลักสูตร วศ.บ.</w:t>
            </w:r>
          </w:p>
        </w:tc>
        <w:tc>
          <w:tcPr>
            <w:tcW w:w="2324" w:type="dxa"/>
          </w:tcPr>
          <w:p w14:paraId="2BEEBFD4" w14:textId="0A8ECF8F" w:rsidR="001F57EA" w:rsidRPr="00B60D70" w:rsidRDefault="00121FFA" w:rsidP="000F4563">
            <w:pPr>
              <w:ind w:right="-25"/>
              <w:jc w:val="left"/>
              <w:rPr>
                <w:rFonts w:ascii="TH SarabunPSK" w:eastAsia="Times New Roman" w:hAnsi="TH SarabunPSK" w:cs="TH SarabunPSK"/>
                <w:kern w:val="2"/>
                <w:sz w:val="24"/>
                <w:szCs w:val="24"/>
                <w:cs/>
                <w14:ligatures w14:val="standardContextual"/>
              </w:rPr>
            </w:pPr>
            <w:r w:rsidRPr="00B60D70">
              <w:rPr>
                <w:rFonts w:ascii="TH SarabunPSK" w:eastAsia="Times New Roman" w:hAnsi="TH SarabunPSK" w:cs="TH SarabunPSK" w:hint="cs"/>
                <w:kern w:val="2"/>
                <w:sz w:val="24"/>
                <w:szCs w:val="24"/>
                <w:cs/>
                <w14:ligatures w14:val="standardContextual"/>
              </w:rPr>
              <w:t>กำหนด</w:t>
            </w:r>
            <w:r w:rsidR="001F57EA" w:rsidRPr="00B60D70">
              <w:rPr>
                <w:rFonts w:ascii="TH SarabunPSK" w:eastAsia="Times New Roman" w:hAnsi="TH SarabunPSK" w:cs="TH SarabunPSK" w:hint="cs"/>
                <w:kern w:val="2"/>
                <w:sz w:val="24"/>
                <w:szCs w:val="24"/>
                <w:cs/>
                <w14:ligatures w14:val="standardContextual"/>
              </w:rPr>
              <w:t>เนื้อหารายวิชาให้สอดคล้องกับ</w:t>
            </w:r>
            <w:r w:rsidR="00B00D06" w:rsidRPr="00B60D70">
              <w:rPr>
                <w:rFonts w:ascii="TH SarabunPSK" w:eastAsia="Times New Roman" w:hAnsi="TH SarabunPSK" w:cs="TH SarabunPSK" w:hint="cs"/>
                <w:kern w:val="2"/>
                <w:sz w:val="24"/>
                <w:szCs w:val="24"/>
                <w:cs/>
                <w14:ligatures w14:val="standardContextual"/>
              </w:rPr>
              <w:t>องค์ความรู้ตามที่</w:t>
            </w:r>
            <w:r w:rsidR="000B7FB4" w:rsidRPr="00B60D70">
              <w:rPr>
                <w:rFonts w:ascii="TH SarabunPSK" w:eastAsia="Times New Roman" w:hAnsi="TH SarabunPSK" w:cs="TH SarabunPSK" w:hint="cs"/>
                <w:kern w:val="2"/>
                <w:sz w:val="24"/>
                <w:szCs w:val="24"/>
                <w:cs/>
                <w14:ligatures w14:val="standardContextual"/>
              </w:rPr>
              <w:t>สภาวิศวกรกำหนด</w:t>
            </w:r>
            <w:r w:rsidR="006A7036" w:rsidRPr="00B60D70">
              <w:rPr>
                <w:rFonts w:ascii="TH SarabunPSK" w:eastAsia="Times New Roman" w:hAnsi="TH SarabunPSK" w:cs="TH SarabunPSK" w:hint="cs"/>
                <w:kern w:val="2"/>
                <w:sz w:val="24"/>
                <w:szCs w:val="24"/>
                <w:cs/>
                <w14:ligatures w14:val="standardContextual"/>
              </w:rPr>
              <w:t xml:space="preserve"> </w:t>
            </w:r>
            <w:r w:rsidR="006A7036" w:rsidRPr="00B60D70">
              <w:rPr>
                <w:rFonts w:ascii="TH SarabunPSK" w:eastAsia="Times New Roman" w:hAnsi="TH SarabunPSK" w:cs="TH SarabunPSK"/>
                <w:kern w:val="2"/>
                <w:sz w:val="24"/>
                <w:szCs w:val="24"/>
                <w:cs/>
                <w14:ligatures w14:val="standardContextual"/>
              </w:rPr>
              <w:t xml:space="preserve">ช่วยพัฒนา </w:t>
            </w:r>
            <w:r w:rsidR="006A7036" w:rsidRPr="00B60D70">
              <w:rPr>
                <w:rFonts w:ascii="TH SarabunPSK" w:eastAsia="Times New Roman" w:hAnsi="TH SarabunPSK" w:cs="TH SarabunPSK"/>
                <w:kern w:val="2"/>
                <w:sz w:val="24"/>
                <w:szCs w:val="24"/>
                <w14:ligatures w14:val="standardContextual"/>
              </w:rPr>
              <w:t xml:space="preserve">PLO4 </w:t>
            </w:r>
            <w:r w:rsidR="006A7036" w:rsidRPr="00B60D70">
              <w:rPr>
                <w:rFonts w:ascii="TH SarabunPSK" w:eastAsia="Times New Roman" w:hAnsi="TH SarabunPSK" w:cs="TH SarabunPSK" w:hint="cs"/>
                <w:kern w:val="2"/>
                <w:sz w:val="24"/>
                <w:szCs w:val="24"/>
                <w:cs/>
                <w14:ligatures w14:val="standardContextual"/>
              </w:rPr>
              <w:t xml:space="preserve">และ </w:t>
            </w:r>
            <w:r w:rsidR="006A7036" w:rsidRPr="00B60D70">
              <w:rPr>
                <w:rFonts w:ascii="TH SarabunPSK" w:eastAsia="Times New Roman" w:hAnsi="TH SarabunPSK" w:cs="TH SarabunPSK"/>
                <w:kern w:val="2"/>
                <w:sz w:val="24"/>
                <w:szCs w:val="24"/>
                <w14:ligatures w14:val="standardContextual"/>
              </w:rPr>
              <w:t>PLO5</w:t>
            </w:r>
          </w:p>
        </w:tc>
        <w:tc>
          <w:tcPr>
            <w:tcW w:w="659" w:type="dxa"/>
          </w:tcPr>
          <w:p w14:paraId="6CB9130C" w14:textId="77777777" w:rsidR="00FE6136" w:rsidRPr="00B60D70" w:rsidRDefault="00FE6136" w:rsidP="00362409">
            <w:pPr>
              <w:jc w:val="center"/>
              <w:rPr>
                <w:rFonts w:ascii="TH SarabunPSK" w:eastAsia="Aptos" w:hAnsi="TH SarabunPSK" w:cs="TH SarabunPSK"/>
                <w:b/>
                <w:bCs/>
                <w:kern w:val="2"/>
                <w:sz w:val="24"/>
                <w:szCs w:val="24"/>
                <w14:ligatures w14:val="standardContextual"/>
              </w:rPr>
            </w:pPr>
          </w:p>
          <w:p w14:paraId="4DBCFD18" w14:textId="77777777" w:rsidR="00AA0D54" w:rsidRPr="00B60D70" w:rsidRDefault="00AA0D54" w:rsidP="00362409">
            <w:pPr>
              <w:jc w:val="center"/>
              <w:rPr>
                <w:rFonts w:ascii="TH SarabunPSK" w:eastAsia="Aptos" w:hAnsi="TH SarabunPSK" w:cs="TH SarabunPSK"/>
                <w:b/>
                <w:bCs/>
                <w:kern w:val="2"/>
                <w:sz w:val="24"/>
                <w:szCs w:val="24"/>
                <w14:ligatures w14:val="standardContextual"/>
              </w:rPr>
            </w:pPr>
          </w:p>
          <w:p w14:paraId="0142035B" w14:textId="5C124837" w:rsidR="00AA0D54" w:rsidRPr="00B60D70" w:rsidRDefault="00AA0D54"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3704CE29" w14:textId="77777777" w:rsidR="00FE6136" w:rsidRPr="00B60D70" w:rsidRDefault="00FE6136" w:rsidP="00362409">
            <w:pPr>
              <w:jc w:val="center"/>
              <w:rPr>
                <w:rFonts w:ascii="TH SarabunPSK" w:eastAsia="Aptos" w:hAnsi="TH SarabunPSK" w:cs="TH SarabunPSK"/>
                <w:b/>
                <w:bCs/>
                <w:kern w:val="2"/>
                <w:sz w:val="24"/>
                <w:szCs w:val="24"/>
                <w14:ligatures w14:val="standardContextual"/>
              </w:rPr>
            </w:pPr>
          </w:p>
          <w:p w14:paraId="33C4604A" w14:textId="77777777" w:rsidR="00AA0D54" w:rsidRPr="00B60D70" w:rsidRDefault="00AA0D54" w:rsidP="00362409">
            <w:pPr>
              <w:jc w:val="center"/>
              <w:rPr>
                <w:rFonts w:ascii="TH SarabunPSK" w:eastAsia="Aptos" w:hAnsi="TH SarabunPSK" w:cs="TH SarabunPSK"/>
                <w:b/>
                <w:bCs/>
                <w:kern w:val="2"/>
                <w:sz w:val="24"/>
                <w:szCs w:val="24"/>
                <w14:ligatures w14:val="standardContextual"/>
              </w:rPr>
            </w:pPr>
          </w:p>
          <w:p w14:paraId="5C877DA4" w14:textId="44695061" w:rsidR="00AA0D54" w:rsidRPr="00B60D70" w:rsidRDefault="00AA0D54"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3E3155E9" w14:textId="77777777" w:rsidR="00FE6136" w:rsidRPr="00B60D70" w:rsidRDefault="00FE6136" w:rsidP="00362409">
            <w:pPr>
              <w:jc w:val="center"/>
              <w:rPr>
                <w:rFonts w:ascii="TH SarabunPSK" w:eastAsia="Aptos" w:hAnsi="TH SarabunPSK" w:cs="TH SarabunPSK"/>
                <w:b/>
                <w:bCs/>
                <w:kern w:val="2"/>
                <w:sz w:val="24"/>
                <w:szCs w:val="24"/>
                <w14:ligatures w14:val="standardContextual"/>
              </w:rPr>
            </w:pPr>
          </w:p>
          <w:p w14:paraId="3AD55CD6" w14:textId="77777777" w:rsidR="00AA0D54" w:rsidRPr="00B60D70" w:rsidRDefault="00AA0D54" w:rsidP="00362409">
            <w:pPr>
              <w:jc w:val="center"/>
              <w:rPr>
                <w:rFonts w:ascii="TH SarabunPSK" w:eastAsia="Aptos" w:hAnsi="TH SarabunPSK" w:cs="TH SarabunPSK"/>
                <w:b/>
                <w:bCs/>
                <w:kern w:val="2"/>
                <w:sz w:val="24"/>
                <w:szCs w:val="24"/>
                <w14:ligatures w14:val="standardContextual"/>
              </w:rPr>
            </w:pPr>
          </w:p>
          <w:p w14:paraId="54EBF6A3" w14:textId="173D7062" w:rsidR="00AA0D54" w:rsidRPr="00B60D70" w:rsidRDefault="00AA0D54"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7EBC6CD3" w14:textId="77777777" w:rsidR="00FE6136" w:rsidRPr="00B60D70" w:rsidRDefault="00FE6136" w:rsidP="00362409">
            <w:pPr>
              <w:jc w:val="center"/>
              <w:rPr>
                <w:rFonts w:ascii="TH SarabunPSK" w:eastAsia="Aptos" w:hAnsi="TH SarabunPSK" w:cs="TH SarabunPSK"/>
                <w:b/>
                <w:bCs/>
                <w:kern w:val="2"/>
                <w:sz w:val="24"/>
                <w:szCs w:val="24"/>
                <w14:ligatures w14:val="standardContextual"/>
              </w:rPr>
            </w:pPr>
          </w:p>
          <w:p w14:paraId="4B6436A7" w14:textId="77777777" w:rsidR="00AA0D54" w:rsidRPr="00B60D70" w:rsidRDefault="00AA0D54" w:rsidP="00362409">
            <w:pPr>
              <w:jc w:val="center"/>
              <w:rPr>
                <w:rFonts w:ascii="TH SarabunPSK" w:eastAsia="Aptos" w:hAnsi="TH SarabunPSK" w:cs="TH SarabunPSK"/>
                <w:b/>
                <w:bCs/>
                <w:kern w:val="2"/>
                <w:sz w:val="24"/>
                <w:szCs w:val="24"/>
                <w14:ligatures w14:val="standardContextual"/>
              </w:rPr>
            </w:pPr>
          </w:p>
          <w:p w14:paraId="7B61AC65" w14:textId="77777777" w:rsidR="00AA0D54" w:rsidRPr="00B60D70" w:rsidRDefault="00AA0D54" w:rsidP="00362409">
            <w:pPr>
              <w:jc w:val="center"/>
              <w:rPr>
                <w:rFonts w:ascii="TH SarabunPSK" w:eastAsia="Aptos" w:hAnsi="TH SarabunPSK" w:cs="TH SarabunPSK"/>
                <w:b/>
                <w:bCs/>
                <w:kern w:val="2"/>
                <w:sz w:val="24"/>
                <w:szCs w:val="24"/>
                <w14:ligatures w14:val="standardContextual"/>
              </w:rPr>
            </w:pPr>
          </w:p>
        </w:tc>
        <w:tc>
          <w:tcPr>
            <w:tcW w:w="659" w:type="dxa"/>
          </w:tcPr>
          <w:p w14:paraId="0FA927A6" w14:textId="77777777" w:rsidR="00FE6136" w:rsidRPr="00B60D70" w:rsidRDefault="00FE6136" w:rsidP="00362409">
            <w:pPr>
              <w:jc w:val="center"/>
              <w:rPr>
                <w:rFonts w:ascii="TH SarabunPSK" w:eastAsia="Aptos" w:hAnsi="TH SarabunPSK" w:cs="TH SarabunPSK"/>
                <w:b/>
                <w:bCs/>
                <w:kern w:val="2"/>
                <w:sz w:val="24"/>
                <w:szCs w:val="24"/>
                <w14:ligatures w14:val="standardContextual"/>
              </w:rPr>
            </w:pPr>
          </w:p>
          <w:p w14:paraId="55EF85C7" w14:textId="77777777" w:rsidR="00AA0D54" w:rsidRPr="00B60D70" w:rsidRDefault="00AA0D54" w:rsidP="00362409">
            <w:pPr>
              <w:jc w:val="center"/>
              <w:rPr>
                <w:rFonts w:ascii="TH SarabunPSK" w:eastAsia="Aptos" w:hAnsi="TH SarabunPSK" w:cs="TH SarabunPSK"/>
                <w:b/>
                <w:bCs/>
                <w:kern w:val="2"/>
                <w:sz w:val="24"/>
                <w:szCs w:val="24"/>
                <w14:ligatures w14:val="standardContextual"/>
              </w:rPr>
            </w:pPr>
          </w:p>
          <w:p w14:paraId="6D1F8F15" w14:textId="77777777" w:rsidR="00AA0D54" w:rsidRPr="00B60D70" w:rsidRDefault="00AA0D54" w:rsidP="00362409">
            <w:pPr>
              <w:jc w:val="center"/>
              <w:rPr>
                <w:rFonts w:ascii="TH SarabunPSK" w:eastAsia="Aptos" w:hAnsi="TH SarabunPSK" w:cs="TH SarabunPSK"/>
                <w:b/>
                <w:bCs/>
                <w:kern w:val="2"/>
                <w:sz w:val="24"/>
                <w:szCs w:val="24"/>
                <w14:ligatures w14:val="standardContextual"/>
              </w:rPr>
            </w:pPr>
          </w:p>
        </w:tc>
      </w:tr>
      <w:tr w:rsidR="00B60D70" w:rsidRPr="00B60D70" w14:paraId="426911DF" w14:textId="77777777" w:rsidTr="00EE2253">
        <w:tc>
          <w:tcPr>
            <w:tcW w:w="3397" w:type="dxa"/>
          </w:tcPr>
          <w:p w14:paraId="17FABFC7" w14:textId="77777777" w:rsidR="006A7036" w:rsidRPr="00B60D70" w:rsidRDefault="006A7036" w:rsidP="00FE6136">
            <w:pPr>
              <w:ind w:right="-25"/>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b/>
                <w:bCs/>
                <w:kern w:val="2"/>
                <w:sz w:val="24"/>
                <w:szCs w:val="24"/>
                <w14:ligatures w14:val="standardContextual"/>
              </w:rPr>
              <w:lastRenderedPageBreak/>
              <w:t>+ Professional Skills (PS)</w:t>
            </w:r>
          </w:p>
          <w:p w14:paraId="022FD086" w14:textId="413591E2" w:rsidR="006A7036" w:rsidRPr="00B60D70" w:rsidRDefault="00C33FBE" w:rsidP="00C33FBE">
            <w:pPr>
              <w:ind w:left="168" w:right="-25"/>
              <w:jc w:val="left"/>
              <w:rPr>
                <w:rFonts w:ascii="TH SarabunPSK" w:eastAsia="Times New Roman" w:hAnsi="TH SarabunPSK" w:cs="TH SarabunPSK"/>
                <w:b/>
                <w:bCs/>
                <w:kern w:val="2"/>
                <w:sz w:val="24"/>
                <w:szCs w:val="24"/>
                <w:cs/>
                <w14:ligatures w14:val="standardContextual"/>
              </w:rPr>
            </w:pPr>
            <w:r w:rsidRPr="00B60D70">
              <w:rPr>
                <w:rFonts w:ascii="TH SarabunPSK" w:eastAsia="Times New Roman" w:hAnsi="TH SarabunPSK" w:cs="TH SarabunPSK"/>
                <w:kern w:val="2"/>
                <w:sz w:val="24"/>
                <w:szCs w:val="24"/>
                <w14:ligatures w14:val="standardContextual"/>
              </w:rPr>
              <w:t xml:space="preserve">Facilitator </w:t>
            </w:r>
            <w:r w:rsidRPr="00B60D70">
              <w:rPr>
                <w:rFonts w:ascii="TH SarabunPSK" w:eastAsia="Times New Roman" w:hAnsi="TH SarabunPSK" w:cs="TH SarabunPSK"/>
                <w:kern w:val="2"/>
                <w:sz w:val="24"/>
                <w:szCs w:val="24"/>
                <w:cs/>
                <w14:ligatures w14:val="standardContextual"/>
              </w:rPr>
              <w:t>การสอนภาคปฏิบัติ เรียนรู้จากสถานที่จริง</w:t>
            </w:r>
          </w:p>
        </w:tc>
        <w:tc>
          <w:tcPr>
            <w:tcW w:w="2324" w:type="dxa"/>
          </w:tcPr>
          <w:p w14:paraId="7F5F5BD3" w14:textId="7E021D00" w:rsidR="00C33FBE" w:rsidRPr="00B60D70" w:rsidRDefault="00E40A7A" w:rsidP="000F4563">
            <w:pPr>
              <w:ind w:right="-25"/>
              <w:jc w:val="left"/>
              <w:rPr>
                <w:rFonts w:ascii="TH SarabunPSK" w:eastAsia="Times New Roman" w:hAnsi="TH SarabunPSK" w:cs="TH SarabunPSK"/>
                <w:kern w:val="2"/>
                <w:sz w:val="24"/>
                <w:szCs w:val="24"/>
                <w14:ligatures w14:val="standardContextual"/>
              </w:rPr>
            </w:pPr>
            <w:r w:rsidRPr="00B60D70">
              <w:rPr>
                <w:rFonts w:ascii="TH SarabunPSK" w:eastAsia="Times New Roman" w:hAnsi="TH SarabunPSK" w:cs="TH SarabunPSK" w:hint="cs"/>
                <w:kern w:val="2"/>
                <w:sz w:val="24"/>
                <w:szCs w:val="24"/>
                <w:cs/>
                <w14:ligatures w14:val="standardContextual"/>
              </w:rPr>
              <w:t>กำหนดเนื้อหารายวิชา</w:t>
            </w:r>
            <w:r w:rsidR="001A5799" w:rsidRPr="00B60D70">
              <w:rPr>
                <w:rFonts w:ascii="TH SarabunPSK" w:eastAsia="Times New Roman" w:hAnsi="TH SarabunPSK" w:cs="TH SarabunPSK" w:hint="cs"/>
                <w:kern w:val="2"/>
                <w:sz w:val="24"/>
                <w:szCs w:val="24"/>
                <w:cs/>
                <w14:ligatures w14:val="standardContextual"/>
              </w:rPr>
              <w:t>ในหลักสูตร</w:t>
            </w:r>
            <w:r w:rsidR="00933A50" w:rsidRPr="00B60D70">
              <w:rPr>
                <w:rFonts w:ascii="TH SarabunPSK" w:eastAsia="Times New Roman" w:hAnsi="TH SarabunPSK" w:cs="TH SarabunPSK" w:hint="cs"/>
                <w:kern w:val="2"/>
                <w:sz w:val="24"/>
                <w:szCs w:val="24"/>
                <w:cs/>
                <w14:ligatures w14:val="standardContextual"/>
              </w:rPr>
              <w:t>และจัดการเรียนการสอน</w:t>
            </w:r>
            <w:r w:rsidR="0059790D" w:rsidRPr="00B60D70">
              <w:rPr>
                <w:rFonts w:ascii="TH SarabunPSK" w:eastAsia="Times New Roman" w:hAnsi="TH SarabunPSK" w:cs="TH SarabunPSK" w:hint="cs"/>
                <w:kern w:val="2"/>
                <w:sz w:val="24"/>
                <w:szCs w:val="24"/>
                <w:cs/>
                <w14:ligatures w14:val="standardContextual"/>
              </w:rPr>
              <w:t>ให้ผู้เรียนได้ฝึกปฏิบัติ</w:t>
            </w:r>
            <w:r w:rsidR="00E229FE" w:rsidRPr="00B60D70">
              <w:rPr>
                <w:rFonts w:ascii="TH SarabunPSK" w:eastAsia="Times New Roman" w:hAnsi="TH SarabunPSK" w:cs="TH SarabunPSK" w:hint="cs"/>
                <w:kern w:val="2"/>
                <w:sz w:val="24"/>
                <w:szCs w:val="24"/>
                <w:cs/>
                <w14:ligatures w14:val="standardContextual"/>
              </w:rPr>
              <w:t xml:space="preserve"> </w:t>
            </w:r>
            <w:r w:rsidR="00E229FE" w:rsidRPr="00B60D70">
              <w:rPr>
                <w:rFonts w:ascii="TH SarabunPSK" w:eastAsia="Times New Roman" w:hAnsi="TH SarabunPSK" w:cs="TH SarabunPSK"/>
                <w:kern w:val="2"/>
                <w:sz w:val="24"/>
                <w:szCs w:val="24"/>
                <w:cs/>
                <w14:ligatures w14:val="standardContextual"/>
              </w:rPr>
              <w:t xml:space="preserve">ช่วยพัฒนา </w:t>
            </w:r>
            <w:r w:rsidR="00E229FE" w:rsidRPr="00B60D70">
              <w:rPr>
                <w:rFonts w:ascii="TH SarabunPSK" w:eastAsia="Times New Roman" w:hAnsi="TH SarabunPSK" w:cs="TH SarabunPSK"/>
                <w:kern w:val="2"/>
                <w:sz w:val="24"/>
                <w:szCs w:val="24"/>
                <w14:ligatures w14:val="standardContextual"/>
              </w:rPr>
              <w:t xml:space="preserve">PLO4 </w:t>
            </w:r>
          </w:p>
        </w:tc>
        <w:tc>
          <w:tcPr>
            <w:tcW w:w="659" w:type="dxa"/>
          </w:tcPr>
          <w:p w14:paraId="0852A1DF" w14:textId="77777777" w:rsidR="006A7036" w:rsidRPr="00B60D70" w:rsidRDefault="006A7036" w:rsidP="00362409">
            <w:pPr>
              <w:jc w:val="center"/>
              <w:rPr>
                <w:rFonts w:ascii="TH SarabunPSK" w:eastAsia="Aptos" w:hAnsi="TH SarabunPSK" w:cs="TH SarabunPSK"/>
                <w:b/>
                <w:bCs/>
                <w:kern w:val="2"/>
                <w:sz w:val="24"/>
                <w:szCs w:val="24"/>
                <w14:ligatures w14:val="standardContextual"/>
              </w:rPr>
            </w:pPr>
          </w:p>
        </w:tc>
        <w:tc>
          <w:tcPr>
            <w:tcW w:w="659" w:type="dxa"/>
          </w:tcPr>
          <w:p w14:paraId="6518A7EC" w14:textId="77777777" w:rsidR="006A7036" w:rsidRPr="00B60D70" w:rsidRDefault="006A7036" w:rsidP="00362409">
            <w:pPr>
              <w:jc w:val="center"/>
              <w:rPr>
                <w:rFonts w:ascii="TH SarabunPSK" w:eastAsia="Aptos" w:hAnsi="TH SarabunPSK" w:cs="TH SarabunPSK"/>
                <w:b/>
                <w:bCs/>
                <w:kern w:val="2"/>
                <w:sz w:val="24"/>
                <w:szCs w:val="24"/>
                <w14:ligatures w14:val="standardContextual"/>
              </w:rPr>
            </w:pPr>
          </w:p>
        </w:tc>
        <w:tc>
          <w:tcPr>
            <w:tcW w:w="659" w:type="dxa"/>
          </w:tcPr>
          <w:p w14:paraId="7DEF069C" w14:textId="77777777" w:rsidR="006A7036" w:rsidRPr="00B60D70" w:rsidRDefault="006A7036" w:rsidP="00362409">
            <w:pPr>
              <w:jc w:val="center"/>
              <w:rPr>
                <w:rFonts w:ascii="TH SarabunPSK" w:eastAsia="Aptos" w:hAnsi="TH SarabunPSK" w:cs="TH SarabunPSK"/>
                <w:b/>
                <w:bCs/>
                <w:kern w:val="2"/>
                <w:sz w:val="24"/>
                <w:szCs w:val="24"/>
                <w14:ligatures w14:val="standardContextual"/>
              </w:rPr>
            </w:pPr>
          </w:p>
        </w:tc>
        <w:tc>
          <w:tcPr>
            <w:tcW w:w="659" w:type="dxa"/>
          </w:tcPr>
          <w:p w14:paraId="76BF47AA" w14:textId="77777777" w:rsidR="006A7036" w:rsidRPr="00B60D70" w:rsidRDefault="006A7036" w:rsidP="00362409">
            <w:pPr>
              <w:jc w:val="center"/>
              <w:rPr>
                <w:rFonts w:ascii="TH SarabunPSK" w:eastAsia="Aptos" w:hAnsi="TH SarabunPSK" w:cs="TH SarabunPSK"/>
                <w:b/>
                <w:bCs/>
                <w:kern w:val="2"/>
                <w:sz w:val="24"/>
                <w:szCs w:val="24"/>
                <w14:ligatures w14:val="standardContextual"/>
              </w:rPr>
            </w:pPr>
          </w:p>
          <w:p w14:paraId="55DD94DE" w14:textId="232D3899" w:rsidR="00E229FE" w:rsidRPr="00B60D70" w:rsidRDefault="00E229FE"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30A4EEC7" w14:textId="77777777" w:rsidR="006A7036" w:rsidRPr="00B60D70" w:rsidRDefault="006A7036" w:rsidP="00362409">
            <w:pPr>
              <w:jc w:val="center"/>
              <w:rPr>
                <w:rFonts w:ascii="TH SarabunPSK" w:eastAsia="Aptos" w:hAnsi="TH SarabunPSK" w:cs="TH SarabunPSK"/>
                <w:b/>
                <w:bCs/>
                <w:kern w:val="2"/>
                <w:sz w:val="24"/>
                <w:szCs w:val="24"/>
                <w14:ligatures w14:val="standardContextual"/>
              </w:rPr>
            </w:pPr>
          </w:p>
        </w:tc>
      </w:tr>
      <w:tr w:rsidR="00E229FE" w:rsidRPr="00B60D70" w14:paraId="4EA3B1AF" w14:textId="77777777" w:rsidTr="00EE2253">
        <w:tc>
          <w:tcPr>
            <w:tcW w:w="3397" w:type="dxa"/>
          </w:tcPr>
          <w:p w14:paraId="2EA7D3D6" w14:textId="77777777" w:rsidR="00E229FE" w:rsidRPr="00B60D70" w:rsidRDefault="00411D6A" w:rsidP="00FE6136">
            <w:pPr>
              <w:ind w:right="-25"/>
              <w:rPr>
                <w:rFonts w:ascii="TH SarabunPSK" w:eastAsia="Times New Roman" w:hAnsi="TH SarabunPSK" w:cs="TH SarabunPSK"/>
                <w:b/>
                <w:bCs/>
                <w:kern w:val="2"/>
                <w:sz w:val="24"/>
                <w:szCs w:val="24"/>
                <w14:ligatures w14:val="standardContextual"/>
              </w:rPr>
            </w:pPr>
            <w:r w:rsidRPr="00B60D70">
              <w:rPr>
                <w:rFonts w:ascii="TH SarabunPSK" w:eastAsia="Times New Roman" w:hAnsi="TH SarabunPSK" w:cs="TH SarabunPSK"/>
                <w:b/>
                <w:bCs/>
                <w:kern w:val="2"/>
                <w:sz w:val="24"/>
                <w:szCs w:val="24"/>
                <w14:ligatures w14:val="standardContextual"/>
              </w:rPr>
              <w:t>+ Other (O)</w:t>
            </w:r>
          </w:p>
          <w:p w14:paraId="53BE5A61" w14:textId="4E906430" w:rsidR="00411D6A" w:rsidRPr="00B60D70" w:rsidRDefault="008C76DE" w:rsidP="00C659D0">
            <w:pPr>
              <w:ind w:left="168" w:right="-25"/>
              <w:jc w:val="left"/>
              <w:rPr>
                <w:rFonts w:ascii="TH SarabunPSK" w:eastAsia="Times New Roman" w:hAnsi="TH SarabunPSK" w:cs="TH SarabunPSK"/>
                <w:kern w:val="2"/>
                <w:sz w:val="24"/>
                <w:szCs w:val="24"/>
                <w14:ligatures w14:val="standardContextual"/>
              </w:rPr>
            </w:pPr>
            <w:r w:rsidRPr="00B60D70">
              <w:rPr>
                <w:rFonts w:ascii="TH SarabunPSK" w:eastAsia="Times New Roman" w:hAnsi="TH SarabunPSK" w:cs="TH SarabunPSK"/>
                <w:kern w:val="2"/>
                <w:sz w:val="24"/>
                <w:szCs w:val="24"/>
                <w:cs/>
                <w14:ligatures w14:val="standardContextual"/>
              </w:rPr>
              <w:t>เป็นครูและเป็นวิศวกรได้</w:t>
            </w:r>
            <w:r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kern w:val="2"/>
                <w:sz w:val="24"/>
                <w:szCs w:val="24"/>
                <w:cs/>
                <w14:ligatures w14:val="standardContextual"/>
              </w:rPr>
              <w:t xml:space="preserve">ปริญญา </w:t>
            </w:r>
            <w:r w:rsidRPr="00B60D70">
              <w:rPr>
                <w:rFonts w:ascii="TH SarabunPSK" w:eastAsia="Times New Roman" w:hAnsi="TH SarabunPSK" w:cs="TH SarabunPSK"/>
                <w:kern w:val="2"/>
                <w:sz w:val="24"/>
                <w:szCs w:val="24"/>
                <w14:ligatures w14:val="standardContextual"/>
              </w:rPr>
              <w:t>2</w:t>
            </w:r>
            <w:r w:rsidRPr="00B60D70">
              <w:rPr>
                <w:rFonts w:ascii="TH SarabunPSK" w:eastAsia="Times New Roman" w:hAnsi="TH SarabunPSK" w:cs="TH SarabunPSK"/>
                <w:kern w:val="2"/>
                <w:sz w:val="24"/>
                <w:szCs w:val="24"/>
                <w:cs/>
                <w14:ligatures w14:val="standardContextual"/>
              </w:rPr>
              <w:t xml:space="preserve"> ใบ แบบ </w:t>
            </w:r>
            <w:proofErr w:type="spellStart"/>
            <w:r w:rsidRPr="00B60D70">
              <w:rPr>
                <w:rFonts w:ascii="TH SarabunPSK" w:eastAsia="Times New Roman" w:hAnsi="TH SarabunPSK" w:cs="TH SarabunPSK"/>
                <w:kern w:val="2"/>
                <w:sz w:val="24"/>
                <w:szCs w:val="24"/>
                <w:cs/>
                <w14:ligatures w14:val="standardContextual"/>
              </w:rPr>
              <w:t>มจพ</w:t>
            </w:r>
            <w:proofErr w:type="spellEnd"/>
            <w:r w:rsidRPr="00B60D70">
              <w:rPr>
                <w:rFonts w:ascii="TH SarabunPSK" w:eastAsia="Times New Roman" w:hAnsi="TH SarabunPSK" w:cs="TH SarabunPSK"/>
                <w:kern w:val="2"/>
                <w:sz w:val="24"/>
                <w:szCs w:val="24"/>
                <w:cs/>
                <w14:ligatures w14:val="standardContextual"/>
              </w:rPr>
              <w:t>.</w:t>
            </w:r>
            <w:r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kern w:val="2"/>
                <w:sz w:val="24"/>
                <w:szCs w:val="24"/>
                <w:cs/>
                <w14:ligatures w14:val="standardContextual"/>
              </w:rPr>
              <w:t>วุฒิลูกเสือ</w:t>
            </w:r>
          </w:p>
        </w:tc>
        <w:tc>
          <w:tcPr>
            <w:tcW w:w="2324" w:type="dxa"/>
          </w:tcPr>
          <w:p w14:paraId="489E21E4" w14:textId="07ECF2DA" w:rsidR="008C76DE" w:rsidRPr="00B60D70" w:rsidRDefault="00C659D0" w:rsidP="000F4563">
            <w:pPr>
              <w:ind w:right="-25"/>
              <w:jc w:val="left"/>
              <w:rPr>
                <w:rFonts w:ascii="TH SarabunPSK" w:eastAsia="Times New Roman" w:hAnsi="TH SarabunPSK" w:cs="TH SarabunPSK"/>
                <w:kern w:val="2"/>
                <w:sz w:val="24"/>
                <w:szCs w:val="24"/>
                <w14:ligatures w14:val="standardContextual"/>
              </w:rPr>
            </w:pPr>
            <w:r w:rsidRPr="00B60D70">
              <w:rPr>
                <w:rFonts w:ascii="TH SarabunPSK" w:eastAsia="Times New Roman" w:hAnsi="TH SarabunPSK" w:cs="TH SarabunPSK" w:hint="cs"/>
                <w:kern w:val="2"/>
                <w:sz w:val="24"/>
                <w:szCs w:val="24"/>
                <w:cs/>
                <w14:ligatures w14:val="standardContextual"/>
              </w:rPr>
              <w:t>ปรับปรุงโครงสร้างหลักสูตรและกำหนดรายวิชา</w:t>
            </w:r>
            <w:r w:rsidR="00E12A94" w:rsidRPr="00B60D70">
              <w:rPr>
                <w:rFonts w:eastAsia="Times New Roman" w:hint="cs"/>
                <w:kern w:val="2"/>
                <w:sz w:val="24"/>
                <w:szCs w:val="24"/>
                <w:cs/>
                <w14:ligatures w14:val="standardContextual"/>
              </w:rPr>
              <w:t>เพื่อให้</w:t>
            </w:r>
            <w:r w:rsidR="00E12A94" w:rsidRPr="00B60D70">
              <w:rPr>
                <w:rFonts w:eastAsia="Times New Roman"/>
                <w:kern w:val="2"/>
                <w:sz w:val="24"/>
                <w:szCs w:val="24"/>
                <w:cs/>
                <w14:ligatures w14:val="standardContextual"/>
              </w:rPr>
              <w:t>สามารถขอรับ</w:t>
            </w:r>
            <w:r w:rsidR="00E12A94" w:rsidRPr="00B60D70">
              <w:rPr>
                <w:rFonts w:eastAsia="Times New Roman" w:hint="cs"/>
                <w:kern w:val="2"/>
                <w:sz w:val="24"/>
                <w:szCs w:val="24"/>
                <w:cs/>
                <w14:ligatures w14:val="standardContextual"/>
              </w:rPr>
              <w:t>การรับรองจากสภาวิศวกรและคุรุสภา</w:t>
            </w:r>
            <w:r w:rsidR="00E12A94" w:rsidRPr="00B60D70">
              <w:rPr>
                <w:rFonts w:eastAsia="Times New Roman"/>
                <w:kern w:val="2"/>
                <w:sz w:val="24"/>
                <w:szCs w:val="24"/>
                <w:cs/>
                <w14:ligatures w14:val="standardContextual"/>
              </w:rPr>
              <w:t xml:space="preserve"> </w:t>
            </w:r>
            <w:r w:rsidRPr="00B60D70">
              <w:rPr>
                <w:rFonts w:ascii="TH SarabunPSK" w:eastAsia="Times New Roman" w:hAnsi="TH SarabunPSK" w:cs="TH SarabunPSK"/>
                <w:kern w:val="2"/>
                <w:sz w:val="24"/>
                <w:szCs w:val="24"/>
                <w:cs/>
                <w14:ligatures w14:val="standardContextual"/>
              </w:rPr>
              <w:t xml:space="preserve">ช่วยพัฒนา </w:t>
            </w:r>
            <w:r w:rsidRPr="00B60D70">
              <w:rPr>
                <w:rFonts w:ascii="TH SarabunPSK" w:eastAsia="Times New Roman" w:hAnsi="TH SarabunPSK" w:cs="TH SarabunPSK"/>
                <w:kern w:val="2"/>
                <w:sz w:val="24"/>
                <w:szCs w:val="24"/>
                <w14:ligatures w14:val="standardContextual"/>
              </w:rPr>
              <w:t>PLO1</w:t>
            </w:r>
            <w:r w:rsidR="00D8513A" w:rsidRPr="00B60D70">
              <w:rPr>
                <w:rFonts w:ascii="TH SarabunPSK" w:eastAsia="Times New Roman" w:hAnsi="TH SarabunPSK" w:cs="TH SarabunPSK" w:hint="cs"/>
                <w:kern w:val="2"/>
                <w:sz w:val="24"/>
                <w:szCs w:val="24"/>
                <w:cs/>
                <w14:ligatures w14:val="standardContextual"/>
              </w:rPr>
              <w:t xml:space="preserve">, </w:t>
            </w:r>
            <w:r w:rsidR="00D8513A" w:rsidRPr="00B60D70">
              <w:rPr>
                <w:rFonts w:ascii="TH SarabunPSK" w:eastAsia="Times New Roman" w:hAnsi="TH SarabunPSK" w:cs="TH SarabunPSK"/>
                <w:kern w:val="2"/>
                <w:sz w:val="24"/>
                <w:szCs w:val="24"/>
                <w14:ligatures w14:val="standardContextual"/>
              </w:rPr>
              <w:t>PLO2, PLO3</w:t>
            </w:r>
            <w:r w:rsidRPr="00B60D70">
              <w:rPr>
                <w:rFonts w:ascii="TH SarabunPSK" w:eastAsia="Times New Roman" w:hAnsi="TH SarabunPSK" w:cs="TH SarabunPSK"/>
                <w:kern w:val="2"/>
                <w:sz w:val="24"/>
                <w:szCs w:val="24"/>
                <w14:ligatures w14:val="standardContextual"/>
              </w:rPr>
              <w:t xml:space="preserve"> </w:t>
            </w:r>
            <w:r w:rsidRPr="00B60D70">
              <w:rPr>
                <w:rFonts w:ascii="TH SarabunPSK" w:eastAsia="Times New Roman" w:hAnsi="TH SarabunPSK" w:cs="TH SarabunPSK" w:hint="cs"/>
                <w:kern w:val="2"/>
                <w:sz w:val="24"/>
                <w:szCs w:val="24"/>
                <w:cs/>
                <w14:ligatures w14:val="standardContextual"/>
              </w:rPr>
              <w:t xml:space="preserve">และ </w:t>
            </w:r>
            <w:r w:rsidRPr="00B60D70">
              <w:rPr>
                <w:rFonts w:ascii="TH SarabunPSK" w:eastAsia="Times New Roman" w:hAnsi="TH SarabunPSK" w:cs="TH SarabunPSK"/>
                <w:kern w:val="2"/>
                <w:sz w:val="24"/>
                <w:szCs w:val="24"/>
                <w14:ligatures w14:val="standardContextual"/>
              </w:rPr>
              <w:t>PLO</w:t>
            </w:r>
            <w:r w:rsidR="00D8513A" w:rsidRPr="00B60D70">
              <w:rPr>
                <w:rFonts w:ascii="TH SarabunPSK" w:eastAsia="Times New Roman" w:hAnsi="TH SarabunPSK" w:cs="TH SarabunPSK"/>
                <w:kern w:val="2"/>
                <w:sz w:val="24"/>
                <w:szCs w:val="24"/>
                <w14:ligatures w14:val="standardContextual"/>
              </w:rPr>
              <w:t>4</w:t>
            </w:r>
          </w:p>
        </w:tc>
        <w:tc>
          <w:tcPr>
            <w:tcW w:w="659" w:type="dxa"/>
          </w:tcPr>
          <w:p w14:paraId="31FE02A9" w14:textId="77777777" w:rsidR="00E229FE" w:rsidRPr="00B60D70" w:rsidRDefault="00E229FE" w:rsidP="00362409">
            <w:pPr>
              <w:jc w:val="center"/>
              <w:rPr>
                <w:rFonts w:ascii="TH SarabunPSK" w:eastAsia="Aptos" w:hAnsi="TH SarabunPSK" w:cs="TH SarabunPSK"/>
                <w:b/>
                <w:bCs/>
                <w:kern w:val="2"/>
                <w:sz w:val="24"/>
                <w:szCs w:val="24"/>
                <w14:ligatures w14:val="standardContextual"/>
              </w:rPr>
            </w:pPr>
          </w:p>
          <w:p w14:paraId="7586FBD2" w14:textId="78B8DDDD" w:rsidR="00D8513A" w:rsidRPr="00B60D70" w:rsidRDefault="00D8513A"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7B1BB2B9" w14:textId="77777777" w:rsidR="00E229FE" w:rsidRPr="00B60D70" w:rsidRDefault="00E229FE" w:rsidP="00362409">
            <w:pPr>
              <w:jc w:val="center"/>
              <w:rPr>
                <w:rFonts w:ascii="TH SarabunPSK" w:eastAsia="Aptos" w:hAnsi="TH SarabunPSK" w:cs="TH SarabunPSK"/>
                <w:b/>
                <w:bCs/>
                <w:kern w:val="2"/>
                <w:sz w:val="24"/>
                <w:szCs w:val="24"/>
                <w14:ligatures w14:val="standardContextual"/>
              </w:rPr>
            </w:pPr>
          </w:p>
          <w:p w14:paraId="567798E1" w14:textId="70A4564B" w:rsidR="00D8513A" w:rsidRPr="00B60D70" w:rsidRDefault="00D8513A"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7A7FBC85" w14:textId="77777777" w:rsidR="00E229FE" w:rsidRPr="00B60D70" w:rsidRDefault="00E229FE" w:rsidP="00362409">
            <w:pPr>
              <w:jc w:val="center"/>
              <w:rPr>
                <w:rFonts w:ascii="TH SarabunPSK" w:eastAsia="Aptos" w:hAnsi="TH SarabunPSK" w:cs="TH SarabunPSK"/>
                <w:b/>
                <w:bCs/>
                <w:kern w:val="2"/>
                <w:sz w:val="24"/>
                <w:szCs w:val="24"/>
                <w14:ligatures w14:val="standardContextual"/>
              </w:rPr>
            </w:pPr>
          </w:p>
          <w:p w14:paraId="4530D7AA" w14:textId="1170411E" w:rsidR="00D8513A" w:rsidRPr="00B60D70" w:rsidRDefault="00D8513A"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0C98F68D" w14:textId="77777777" w:rsidR="00E229FE" w:rsidRPr="00B60D70" w:rsidRDefault="00E229FE" w:rsidP="00362409">
            <w:pPr>
              <w:jc w:val="center"/>
              <w:rPr>
                <w:rFonts w:ascii="TH SarabunPSK" w:eastAsia="Aptos" w:hAnsi="TH SarabunPSK" w:cs="TH SarabunPSK"/>
                <w:b/>
                <w:bCs/>
                <w:kern w:val="2"/>
                <w:sz w:val="24"/>
                <w:szCs w:val="24"/>
                <w14:ligatures w14:val="standardContextual"/>
              </w:rPr>
            </w:pPr>
          </w:p>
          <w:p w14:paraId="7DCE6C1F" w14:textId="633743EE" w:rsidR="00D8513A" w:rsidRPr="00B60D70" w:rsidRDefault="00D8513A" w:rsidP="00362409">
            <w:pPr>
              <w:jc w:val="center"/>
              <w:rPr>
                <w:rFonts w:ascii="TH SarabunPSK" w:eastAsia="Aptos" w:hAnsi="TH SarabunPSK" w:cs="TH SarabunPSK"/>
                <w:b/>
                <w:bCs/>
                <w:kern w:val="2"/>
                <w:sz w:val="24"/>
                <w:szCs w:val="24"/>
                <w14:ligatures w14:val="standardContextual"/>
              </w:rPr>
            </w:pPr>
            <w:r w:rsidRPr="00B60D70">
              <w:rPr>
                <w:rFonts w:ascii="TH SarabunPSK" w:eastAsia="Aptos" w:hAnsi="TH SarabunPSK" w:cs="TH SarabunPSK" w:hint="cs"/>
                <w:b/>
                <w:bCs/>
                <w:kern w:val="2"/>
                <w:sz w:val="24"/>
                <w:szCs w:val="24"/>
                <w14:ligatures w14:val="standardContextual"/>
              </w:rPr>
              <w:sym w:font="Wingdings 2" w:char="F097"/>
            </w:r>
          </w:p>
        </w:tc>
        <w:tc>
          <w:tcPr>
            <w:tcW w:w="659" w:type="dxa"/>
          </w:tcPr>
          <w:p w14:paraId="7316D985" w14:textId="77777777" w:rsidR="00E229FE" w:rsidRPr="00B60D70" w:rsidRDefault="00E229FE" w:rsidP="00362409">
            <w:pPr>
              <w:jc w:val="center"/>
              <w:rPr>
                <w:rFonts w:ascii="TH SarabunPSK" w:eastAsia="Aptos" w:hAnsi="TH SarabunPSK" w:cs="TH SarabunPSK"/>
                <w:b/>
                <w:bCs/>
                <w:kern w:val="2"/>
                <w:sz w:val="24"/>
                <w:szCs w:val="24"/>
                <w14:ligatures w14:val="standardContextual"/>
              </w:rPr>
            </w:pPr>
          </w:p>
        </w:tc>
      </w:tr>
    </w:tbl>
    <w:p w14:paraId="51B34B86" w14:textId="77777777" w:rsidR="00B02DB4" w:rsidRPr="00B60D70" w:rsidRDefault="00B02DB4" w:rsidP="006F3F6C"/>
    <w:p w14:paraId="7FEFF182" w14:textId="03D9E7CC" w:rsidR="00DC1ADA" w:rsidRPr="00B60D70" w:rsidRDefault="00DC1ADA" w:rsidP="00FF7D50">
      <w:pPr>
        <w:pStyle w:val="3"/>
        <w:numPr>
          <w:ilvl w:val="2"/>
          <w:numId w:val="76"/>
        </w:numPr>
        <w:rPr>
          <w:rFonts w:ascii="TH SarabunPSK" w:hAnsi="TH SarabunPSK" w:cs="TH SarabunPSK"/>
        </w:rPr>
      </w:pPr>
      <w:bookmarkStart w:id="110" w:name="_Toc179246003"/>
      <w:bookmarkStart w:id="111" w:name="_Toc179656371"/>
      <w:bookmarkStart w:id="112" w:name="_Toc180609451"/>
      <w:bookmarkStart w:id="113" w:name="_Toc191634067"/>
      <w:r w:rsidRPr="00B60D70">
        <w:rPr>
          <w:rFonts w:ascii="TH SarabunPSK" w:hAnsi="TH SarabunPSK" w:cs="TH SarabunPSK" w:hint="cs"/>
          <w:cs/>
          <w:lang w:val="th-TH"/>
        </w:rPr>
        <w:t>คุณลักษณะบัณฑิตของหลักสูตร</w:t>
      </w:r>
      <w:bookmarkEnd w:id="110"/>
      <w:bookmarkEnd w:id="111"/>
      <w:bookmarkEnd w:id="112"/>
      <w:bookmarkEnd w:id="113"/>
    </w:p>
    <w:p w14:paraId="267E07DD" w14:textId="0C88F72F" w:rsidR="00F75176" w:rsidRPr="00B60D70" w:rsidRDefault="00953844" w:rsidP="006C3F4A">
      <w:pPr>
        <w:ind w:left="1"/>
        <w:rPr>
          <w:rFonts w:ascii="TH SarabunPSK" w:hAnsi="TH SarabunPSK" w:cs="TH SarabunPSK"/>
          <w:shd w:val="clear" w:color="auto" w:fill="FFFFFF"/>
        </w:rPr>
      </w:pPr>
      <w:r w:rsidRPr="00B60D70">
        <w:rPr>
          <w:rFonts w:ascii="TH SarabunPSK" w:hAnsi="TH SarabunPSK" w:cs="TH SarabunPSK" w:hint="cs"/>
          <w:sz w:val="28"/>
          <w:cs/>
        </w:rPr>
        <w:t>หลั</w:t>
      </w:r>
      <w:r w:rsidRPr="00B60D70">
        <w:rPr>
          <w:rFonts w:ascii="TH SarabunPSK" w:hAnsi="TH SarabunPSK" w:cs="TH SarabunPSK"/>
          <w:sz w:val="28"/>
          <w:cs/>
        </w:rPr>
        <w:t>กสูตรได้</w:t>
      </w:r>
      <w:r w:rsidR="008646B6" w:rsidRPr="00B60D70">
        <w:rPr>
          <w:rFonts w:ascii="TH SarabunPSK" w:hAnsi="TH SarabunPSK" w:cs="TH SarabunPSK" w:hint="cs"/>
          <w:sz w:val="28"/>
          <w:cs/>
        </w:rPr>
        <w:t>กำหนด</w:t>
      </w:r>
      <w:r w:rsidRPr="00B60D70">
        <w:rPr>
          <w:rFonts w:ascii="TH SarabunPSK" w:hAnsi="TH SarabunPSK" w:cs="TH SarabunPSK"/>
          <w:sz w:val="28"/>
          <w:cs/>
        </w:rPr>
        <w:t>คุณลักษณะบัณฑิตที่</w:t>
      </w:r>
      <w:r w:rsidR="008A1097" w:rsidRPr="00B60D70">
        <w:rPr>
          <w:rFonts w:ascii="TH SarabunPSK" w:hAnsi="TH SarabunPSK" w:cs="TH SarabunPSK" w:hint="cs"/>
          <w:sz w:val="28"/>
          <w:cs/>
        </w:rPr>
        <w:t>คาดหวัง</w:t>
      </w:r>
      <w:r w:rsidR="006C3F4A" w:rsidRPr="00B60D70">
        <w:rPr>
          <w:rFonts w:ascii="TH SarabunPSK" w:hAnsi="TH SarabunPSK" w:cs="TH SarabunPSK" w:hint="cs"/>
          <w:sz w:val="28"/>
          <w:cs/>
        </w:rPr>
        <w:t>ที่มี</w:t>
      </w:r>
      <w:r w:rsidR="00E86158" w:rsidRPr="00B60D70">
        <w:rPr>
          <w:rFonts w:ascii="TH SarabunPSK" w:hAnsi="TH SarabunPSK" w:cs="TH SarabunPSK" w:hint="cs"/>
          <w:sz w:val="28"/>
          <w:cs/>
        </w:rPr>
        <w:t>ความ</w:t>
      </w:r>
      <w:r w:rsidR="00E86158" w:rsidRPr="00B60D70">
        <w:rPr>
          <w:rFonts w:ascii="TH SarabunPSK" w:hAnsi="TH SarabunPSK" w:cs="TH SarabunPSK"/>
          <w:sz w:val="28"/>
          <w:cs/>
        </w:rPr>
        <w:t>สอดคล้อง</w:t>
      </w:r>
      <w:r w:rsidR="00E86158" w:rsidRPr="00B60D70">
        <w:rPr>
          <w:rFonts w:ascii="TH SarabunPSK" w:hAnsi="TH SarabunPSK" w:cs="TH SarabunPSK" w:hint="cs"/>
          <w:sz w:val="28"/>
          <w:cs/>
        </w:rPr>
        <w:t xml:space="preserve">กับ </w:t>
      </w:r>
      <w:r w:rsidR="00E86158" w:rsidRPr="00B60D70">
        <w:rPr>
          <w:rFonts w:ascii="TH SarabunPSK" w:hAnsi="TH SarabunPSK" w:cs="TH SarabunPSK" w:hint="cs"/>
        </w:rPr>
        <w:t>KMUTT Student QF</w:t>
      </w:r>
      <w:r w:rsidR="00E86158" w:rsidRPr="00B60D70">
        <w:rPr>
          <w:rFonts w:ascii="TH SarabunPSK" w:hAnsi="TH SarabunPSK" w:cs="TH SarabunPSK" w:hint="cs"/>
          <w:sz w:val="28"/>
          <w:cs/>
        </w:rPr>
        <w:t>,</w:t>
      </w:r>
      <w:r w:rsidR="00E86158" w:rsidRPr="00B60D70">
        <w:rPr>
          <w:rFonts w:ascii="TH SarabunPSK" w:hAnsi="TH SarabunPSK" w:cs="TH SarabunPSK"/>
          <w:sz w:val="28"/>
          <w:cs/>
        </w:rPr>
        <w:t xml:space="preserve"> </w:t>
      </w:r>
      <w:r w:rsidR="00E86158" w:rsidRPr="00B60D70">
        <w:rPr>
          <w:rFonts w:ascii="TH SarabunPSK" w:hAnsi="TH SarabunPSK" w:cs="TH SarabunPSK"/>
          <w:sz w:val="28"/>
        </w:rPr>
        <w:t xml:space="preserve">TQF </w:t>
      </w:r>
      <w:r w:rsidR="00E86158" w:rsidRPr="00B60D70">
        <w:rPr>
          <w:rFonts w:ascii="TH SarabunPSK" w:hAnsi="TH SarabunPSK" w:cs="TH SarabunPSK"/>
          <w:sz w:val="28"/>
          <w:cs/>
        </w:rPr>
        <w:t xml:space="preserve">และ </w:t>
      </w:r>
      <w:r w:rsidR="00E86158" w:rsidRPr="00B60D70">
        <w:rPr>
          <w:rFonts w:ascii="TH SarabunPSK" w:hAnsi="TH SarabunPSK" w:cs="TH SarabunPSK"/>
          <w:sz w:val="28"/>
        </w:rPr>
        <w:t>PLOs</w:t>
      </w:r>
      <w:r w:rsidR="00E86158" w:rsidRPr="00B60D70">
        <w:rPr>
          <w:rFonts w:ascii="TH SarabunPSK" w:hAnsi="TH SarabunPSK" w:cs="TH SarabunPSK"/>
          <w:sz w:val="28"/>
          <w:cs/>
        </w:rPr>
        <w:t xml:space="preserve"> </w:t>
      </w:r>
      <w:r w:rsidR="00991585" w:rsidRPr="00B60D70">
        <w:rPr>
          <w:rFonts w:ascii="TH SarabunPSK" w:hAnsi="TH SarabunPSK" w:cs="TH SarabunPSK" w:hint="cs"/>
          <w:sz w:val="28"/>
          <w:cs/>
        </w:rPr>
        <w:t>รวมทั้ง</w:t>
      </w:r>
      <w:r w:rsidR="00991585" w:rsidRPr="00B60D70">
        <w:rPr>
          <w:rFonts w:ascii="TH SarabunPSK" w:hAnsi="TH SarabunPSK" w:cs="TH SarabunPSK" w:hint="cs"/>
          <w:sz w:val="28"/>
          <w:szCs w:val="28"/>
          <w:cs/>
        </w:rPr>
        <w:t>ค</w:t>
      </w:r>
      <w:r w:rsidR="005178E8" w:rsidRPr="00B60D70">
        <w:rPr>
          <w:rFonts w:ascii="TH SarabunPSK" w:hAnsi="TH SarabunPSK" w:cs="TH SarabunPSK" w:hint="cs"/>
          <w:sz w:val="28"/>
          <w:szCs w:val="28"/>
          <w:cs/>
        </w:rPr>
        <w:t>วามสอดคล้องกับความต้องการของผู้ใช้บัณฑิตและผู้เกี่ยวข้อง</w:t>
      </w:r>
      <w:r w:rsidR="005D6FF8" w:rsidRPr="00B60D70">
        <w:rPr>
          <w:rFonts w:ascii="TH SarabunPSK" w:hAnsi="TH SarabunPSK" w:cs="TH SarabunPSK" w:hint="cs"/>
          <w:shd w:val="clear" w:color="auto" w:fill="FFFFFF"/>
          <w:cs/>
        </w:rPr>
        <w:t xml:space="preserve"> ทั้งนี้ได้นำเสนอแนวทางการพัฒนาให้เป็นไปตาม</w:t>
      </w:r>
      <w:r w:rsidR="005D6FF8" w:rsidRPr="00B60D70">
        <w:rPr>
          <w:rFonts w:ascii="TH SarabunPSK" w:hAnsi="TH SarabunPSK" w:cs="TH SarabunPSK"/>
          <w:sz w:val="28"/>
          <w:szCs w:val="28"/>
          <w:cs/>
        </w:rPr>
        <w:t>คุณลักษณะของบัณฑิตที่คาดหวัง</w:t>
      </w:r>
      <w:r w:rsidR="00E86158" w:rsidRPr="00B60D70">
        <w:rPr>
          <w:rFonts w:ascii="TH SarabunPSK" w:hAnsi="TH SarabunPSK" w:cs="TH SarabunPSK" w:hint="cs"/>
          <w:shd w:val="clear" w:color="auto" w:fill="FFFFFF"/>
          <w:cs/>
        </w:rPr>
        <w:t xml:space="preserve"> </w:t>
      </w:r>
      <w:r w:rsidRPr="00B60D70">
        <w:rPr>
          <w:rFonts w:ascii="TH SarabunPSK" w:hAnsi="TH SarabunPSK" w:cs="TH SarabunPSK" w:hint="cs"/>
          <w:shd w:val="clear" w:color="auto" w:fill="FFFFFF"/>
          <w:cs/>
        </w:rPr>
        <w:t>ดัง</w:t>
      </w:r>
      <w:r w:rsidR="00F75176" w:rsidRPr="00B60D70">
        <w:rPr>
          <w:rFonts w:ascii="TH SarabunPSK" w:hAnsi="TH SarabunPSK" w:cs="TH SarabunPSK" w:hint="cs"/>
          <w:shd w:val="clear" w:color="auto" w:fill="FFFFFF"/>
          <w:cs/>
        </w:rPr>
        <w:t>ตารางที่ 2.</w:t>
      </w:r>
      <w:r w:rsidR="000D36E2" w:rsidRPr="00B60D70">
        <w:rPr>
          <w:rFonts w:ascii="TH SarabunPSK" w:hAnsi="TH SarabunPSK" w:cs="TH SarabunPSK" w:hint="cs"/>
          <w:shd w:val="clear" w:color="auto" w:fill="FFFFFF"/>
          <w:cs/>
        </w:rPr>
        <w:t>9</w:t>
      </w:r>
      <w:r w:rsidR="00F75176" w:rsidRPr="00B60D70">
        <w:rPr>
          <w:rFonts w:ascii="TH SarabunPSK" w:hAnsi="TH SarabunPSK" w:cs="TH SarabunPSK" w:hint="cs"/>
          <w:shd w:val="clear" w:color="auto" w:fill="FFFFFF"/>
          <w:cs/>
        </w:rPr>
        <w:t xml:space="preserve"> </w:t>
      </w:r>
    </w:p>
    <w:p w14:paraId="5EFA75C9" w14:textId="77777777" w:rsidR="00367029" w:rsidRPr="00B60D70" w:rsidRDefault="00367029" w:rsidP="00DC1ADA">
      <w:pPr>
        <w:rPr>
          <w:rFonts w:ascii="TH SarabunPSK" w:hAnsi="TH SarabunPSK" w:cs="TH SarabunPSK"/>
          <w:shd w:val="clear" w:color="auto" w:fill="FFFFFF"/>
        </w:rPr>
      </w:pPr>
    </w:p>
    <w:p w14:paraId="695264B3" w14:textId="51062075" w:rsidR="00367029" w:rsidRPr="00B60D70" w:rsidRDefault="00367029" w:rsidP="00367029">
      <w:pPr>
        <w:ind w:right="28"/>
        <w:rPr>
          <w:rFonts w:ascii="TH SarabunPSK" w:hAnsi="TH SarabunPSK" w:cs="TH SarabunPSK"/>
          <w:b/>
          <w:bCs/>
          <w:cs/>
        </w:rPr>
      </w:pPr>
      <w:r w:rsidRPr="00B60D70">
        <w:rPr>
          <w:rFonts w:ascii="TH SarabunPSK" w:hAnsi="TH SarabunPSK" w:cs="TH SarabunPSK" w:hint="cs"/>
          <w:b/>
          <w:bCs/>
          <w:cs/>
        </w:rPr>
        <w:t>ตารางที่ 2.</w:t>
      </w:r>
      <w:r w:rsidR="007D6940" w:rsidRPr="00B60D70">
        <w:rPr>
          <w:rFonts w:ascii="TH SarabunPSK" w:hAnsi="TH SarabunPSK" w:cs="TH SarabunPSK"/>
          <w:b/>
          <w:bCs/>
        </w:rPr>
        <w:t>9</w:t>
      </w:r>
      <w:r w:rsidRPr="00B60D70">
        <w:rPr>
          <w:rFonts w:ascii="TH SarabunPSK" w:hAnsi="TH SarabunPSK" w:cs="TH SarabunPSK" w:hint="cs"/>
          <w:b/>
          <w:bCs/>
        </w:rPr>
        <w:t xml:space="preserve"> </w:t>
      </w:r>
      <w:r w:rsidRPr="00B60D70">
        <w:rPr>
          <w:rFonts w:ascii="TH SarabunPSK" w:hAnsi="TH SarabunPSK" w:cs="TH SarabunPSK" w:hint="cs"/>
          <w:cs/>
        </w:rPr>
        <w:t>คุณลักษณะบัณฑิตของหลักสูตร</w:t>
      </w:r>
    </w:p>
    <w:tbl>
      <w:tblPr>
        <w:tblStyle w:val="af6"/>
        <w:tblW w:w="9351" w:type="dxa"/>
        <w:tblLayout w:type="fixed"/>
        <w:tblCellMar>
          <w:left w:w="57" w:type="dxa"/>
          <w:right w:w="57" w:type="dxa"/>
        </w:tblCellMar>
        <w:tblLook w:val="04A0" w:firstRow="1" w:lastRow="0" w:firstColumn="1" w:lastColumn="0" w:noHBand="0" w:noVBand="1"/>
      </w:tblPr>
      <w:tblGrid>
        <w:gridCol w:w="1555"/>
        <w:gridCol w:w="2126"/>
        <w:gridCol w:w="2977"/>
        <w:gridCol w:w="2693"/>
      </w:tblGrid>
      <w:tr w:rsidR="00B60D70" w:rsidRPr="00B60D70" w14:paraId="454D2F03" w14:textId="77777777" w:rsidTr="00CE1C36">
        <w:trPr>
          <w:tblHeader/>
        </w:trPr>
        <w:tc>
          <w:tcPr>
            <w:tcW w:w="1555" w:type="dxa"/>
            <w:shd w:val="clear" w:color="auto" w:fill="F2F2F2" w:themeFill="background1" w:themeFillShade="F2"/>
          </w:tcPr>
          <w:p w14:paraId="13F6A456" w14:textId="6D6AB4F2" w:rsidR="00332873" w:rsidRPr="00B60D70" w:rsidRDefault="00332873" w:rsidP="00332873">
            <w:pPr>
              <w:jc w:val="center"/>
              <w:rPr>
                <w:rFonts w:ascii="TH SarabunPSK" w:hAnsi="TH SarabunPSK" w:cs="TH SarabunPSK"/>
                <w:b/>
                <w:bCs/>
                <w:sz w:val="28"/>
                <w:szCs w:val="28"/>
                <w:cs/>
              </w:rPr>
            </w:pPr>
            <w:r w:rsidRPr="00B60D70">
              <w:rPr>
                <w:rFonts w:ascii="TH SarabunPSK" w:hAnsi="TH SarabunPSK" w:cs="TH SarabunPSK"/>
                <w:b/>
                <w:bCs/>
                <w:sz w:val="28"/>
                <w:szCs w:val="28"/>
                <w:cs/>
              </w:rPr>
              <w:t>คุณลักษณะของบัณฑิตที่คาดหวัง</w:t>
            </w:r>
          </w:p>
        </w:tc>
        <w:tc>
          <w:tcPr>
            <w:tcW w:w="2126" w:type="dxa"/>
            <w:shd w:val="clear" w:color="auto" w:fill="F2F2F2" w:themeFill="background1" w:themeFillShade="F2"/>
          </w:tcPr>
          <w:p w14:paraId="0FED69F6" w14:textId="00F7DA93" w:rsidR="00332873" w:rsidRPr="00B60D70" w:rsidRDefault="00332873" w:rsidP="00332873">
            <w:pPr>
              <w:jc w:val="center"/>
              <w:rPr>
                <w:rFonts w:ascii="TH SarabunPSK" w:hAnsi="TH SarabunPSK" w:cs="TH SarabunPSK"/>
                <w:b/>
                <w:bCs/>
                <w:sz w:val="28"/>
                <w:szCs w:val="28"/>
                <w:cs/>
              </w:rPr>
            </w:pPr>
            <w:r w:rsidRPr="00B60D70">
              <w:rPr>
                <w:rFonts w:ascii="TH SarabunPSK" w:hAnsi="TH SarabunPSK" w:cs="TH SarabunPSK" w:hint="cs"/>
                <w:b/>
                <w:bCs/>
                <w:sz w:val="28"/>
                <w:szCs w:val="28"/>
                <w:cs/>
              </w:rPr>
              <w:t>ความ</w:t>
            </w:r>
            <w:r w:rsidRPr="00B60D70">
              <w:rPr>
                <w:rFonts w:ascii="TH SarabunPSK" w:hAnsi="TH SarabunPSK" w:cs="TH SarabunPSK"/>
                <w:b/>
                <w:bCs/>
                <w:sz w:val="28"/>
                <w:szCs w:val="28"/>
                <w:cs/>
              </w:rPr>
              <w:t>สอดคล้อง</w:t>
            </w:r>
            <w:r w:rsidRPr="00B60D70">
              <w:rPr>
                <w:rFonts w:ascii="TH SarabunPSK" w:hAnsi="TH SarabunPSK" w:cs="TH SarabunPSK" w:hint="cs"/>
                <w:b/>
                <w:bCs/>
                <w:sz w:val="28"/>
                <w:szCs w:val="28"/>
                <w:cs/>
              </w:rPr>
              <w:t xml:space="preserve">กับ </w:t>
            </w:r>
            <w:r w:rsidRPr="00B60D70">
              <w:rPr>
                <w:rFonts w:ascii="TH SarabunPSK" w:hAnsi="TH SarabunPSK" w:cs="TH SarabunPSK" w:hint="cs"/>
                <w:b/>
                <w:bCs/>
                <w:sz w:val="28"/>
                <w:szCs w:val="28"/>
              </w:rPr>
              <w:t>KMUTT Student QF</w:t>
            </w:r>
            <w:r w:rsidRPr="00B60D70">
              <w:rPr>
                <w:rFonts w:ascii="TH SarabunPSK" w:hAnsi="TH SarabunPSK" w:cs="TH SarabunPSK" w:hint="cs"/>
                <w:b/>
                <w:bCs/>
                <w:sz w:val="28"/>
                <w:szCs w:val="28"/>
                <w:cs/>
              </w:rPr>
              <w:t>,</w:t>
            </w:r>
            <w:r w:rsidRPr="00B60D70">
              <w:rPr>
                <w:rFonts w:ascii="TH SarabunPSK" w:hAnsi="TH SarabunPSK" w:cs="TH SarabunPSK"/>
                <w:b/>
                <w:bCs/>
                <w:sz w:val="28"/>
                <w:szCs w:val="28"/>
                <w:cs/>
              </w:rPr>
              <w:t xml:space="preserve"> </w:t>
            </w:r>
            <w:r w:rsidRPr="00B60D70">
              <w:rPr>
                <w:rFonts w:ascii="TH SarabunPSK" w:hAnsi="TH SarabunPSK" w:cs="TH SarabunPSK"/>
                <w:b/>
                <w:bCs/>
                <w:sz w:val="28"/>
                <w:szCs w:val="28"/>
              </w:rPr>
              <w:t xml:space="preserve">TQF </w:t>
            </w:r>
            <w:r w:rsidRPr="00B60D70">
              <w:rPr>
                <w:rFonts w:ascii="TH SarabunPSK" w:hAnsi="TH SarabunPSK" w:cs="TH SarabunPSK"/>
                <w:b/>
                <w:bCs/>
                <w:sz w:val="28"/>
                <w:szCs w:val="28"/>
                <w:cs/>
              </w:rPr>
              <w:t xml:space="preserve">และ </w:t>
            </w:r>
            <w:r w:rsidRPr="00B60D70">
              <w:rPr>
                <w:rFonts w:ascii="TH SarabunPSK" w:hAnsi="TH SarabunPSK" w:cs="TH SarabunPSK"/>
                <w:b/>
                <w:bCs/>
                <w:sz w:val="28"/>
                <w:szCs w:val="28"/>
              </w:rPr>
              <w:t>PLOs</w:t>
            </w:r>
          </w:p>
        </w:tc>
        <w:tc>
          <w:tcPr>
            <w:tcW w:w="2977" w:type="dxa"/>
            <w:shd w:val="clear" w:color="auto" w:fill="F2F2F2" w:themeFill="background1" w:themeFillShade="F2"/>
          </w:tcPr>
          <w:p w14:paraId="21A1D005" w14:textId="1E585087" w:rsidR="00332873" w:rsidRPr="00B60D70" w:rsidRDefault="00332873" w:rsidP="00332873">
            <w:pPr>
              <w:jc w:val="center"/>
              <w:rPr>
                <w:rFonts w:ascii="TH SarabunPSK" w:hAnsi="TH SarabunPSK" w:cs="TH SarabunPSK"/>
                <w:b/>
                <w:bCs/>
                <w:sz w:val="28"/>
                <w:szCs w:val="28"/>
                <w:cs/>
              </w:rPr>
            </w:pPr>
            <w:r w:rsidRPr="00B60D70">
              <w:rPr>
                <w:rFonts w:ascii="TH SarabunPSK" w:hAnsi="TH SarabunPSK" w:cs="TH SarabunPSK" w:hint="cs"/>
                <w:b/>
                <w:bCs/>
                <w:sz w:val="28"/>
                <w:szCs w:val="28"/>
                <w:cs/>
              </w:rPr>
              <w:t>ความสอดคล้องกับความต้องการของผู้ใช้บัณฑิตและผู้เกี่ยวข้อง</w:t>
            </w:r>
          </w:p>
        </w:tc>
        <w:tc>
          <w:tcPr>
            <w:tcW w:w="2693" w:type="dxa"/>
            <w:shd w:val="clear" w:color="auto" w:fill="F2F2F2" w:themeFill="background1" w:themeFillShade="F2"/>
          </w:tcPr>
          <w:p w14:paraId="70BC13C7" w14:textId="01BDD70B" w:rsidR="00332873" w:rsidRPr="00B60D70" w:rsidRDefault="00332873" w:rsidP="00332873">
            <w:pPr>
              <w:jc w:val="center"/>
              <w:rPr>
                <w:rFonts w:ascii="TH SarabunPSK" w:hAnsi="TH SarabunPSK" w:cs="TH SarabunPSK"/>
                <w:b/>
                <w:bCs/>
                <w:sz w:val="28"/>
                <w:szCs w:val="28"/>
                <w:cs/>
              </w:rPr>
            </w:pPr>
            <w:r w:rsidRPr="00B60D70">
              <w:rPr>
                <w:rFonts w:ascii="TH SarabunPSK" w:hAnsi="TH SarabunPSK" w:cs="TH SarabunPSK" w:hint="cs"/>
                <w:b/>
                <w:bCs/>
                <w:sz w:val="28"/>
                <w:szCs w:val="28"/>
                <w:cs/>
              </w:rPr>
              <w:t>แนวทางการพัฒนา</w:t>
            </w:r>
          </w:p>
        </w:tc>
      </w:tr>
      <w:tr w:rsidR="00B60D70" w:rsidRPr="00B60D70" w14:paraId="3BE5B9B1" w14:textId="77777777" w:rsidTr="00CE1C36">
        <w:trPr>
          <w:trHeight w:val="999"/>
        </w:trPr>
        <w:tc>
          <w:tcPr>
            <w:tcW w:w="1555" w:type="dxa"/>
          </w:tcPr>
          <w:p w14:paraId="41D1386C" w14:textId="35BF16B8" w:rsidR="00332873" w:rsidRPr="00B60D70" w:rsidRDefault="00332873" w:rsidP="00332873">
            <w:pPr>
              <w:jc w:val="left"/>
              <w:rPr>
                <w:rFonts w:ascii="TH SarabunPSK" w:hAnsi="TH SarabunPSK" w:cs="TH SarabunPSK"/>
                <w:sz w:val="28"/>
                <w:szCs w:val="28"/>
                <w:cs/>
              </w:rPr>
            </w:pPr>
            <w:r w:rsidRPr="00B60D70">
              <w:rPr>
                <w:rFonts w:ascii="TH SarabunPSK" w:hAnsi="TH SarabunPSK" w:cs="TH SarabunPSK"/>
                <w:sz w:val="28"/>
                <w:szCs w:val="28"/>
              </w:rPr>
              <w:t>1.</w:t>
            </w:r>
            <w:r w:rsidR="00B36451" w:rsidRPr="00B60D70">
              <w:rPr>
                <w:rFonts w:ascii="TH SarabunPSK" w:hAnsi="TH SarabunPSK" w:cs="TH SarabunPSK"/>
                <w:sz w:val="28"/>
                <w:szCs w:val="28"/>
              </w:rPr>
              <w:t xml:space="preserve"> </w:t>
            </w:r>
            <w:r w:rsidRPr="00B60D70">
              <w:rPr>
                <w:rFonts w:ascii="TH SarabunPSK" w:hAnsi="TH SarabunPSK" w:cs="TH SarabunPSK"/>
                <w:sz w:val="28"/>
                <w:szCs w:val="28"/>
                <w:cs/>
              </w:rPr>
              <w:t>มีความรู้ทางว</w:t>
            </w:r>
            <w:r w:rsidRPr="00B60D70">
              <w:rPr>
                <w:rFonts w:ascii="TH SarabunPSK" w:hAnsi="TH SarabunPSK" w:cs="TH SarabunPSK" w:hint="cs"/>
                <w:sz w:val="28"/>
                <w:szCs w:val="28"/>
                <w:cs/>
              </w:rPr>
              <w:t>ิ</w:t>
            </w:r>
            <w:r w:rsidRPr="00B60D70">
              <w:rPr>
                <w:rFonts w:ascii="TH SarabunPSK" w:hAnsi="TH SarabunPSK" w:cs="TH SarabunPSK"/>
                <w:sz w:val="28"/>
                <w:szCs w:val="28"/>
                <w:cs/>
              </w:rPr>
              <w:t>ศวกรรมโยธา</w:t>
            </w:r>
          </w:p>
        </w:tc>
        <w:tc>
          <w:tcPr>
            <w:tcW w:w="2126" w:type="dxa"/>
          </w:tcPr>
          <w:p w14:paraId="47156074" w14:textId="16DD383C" w:rsidR="00332873" w:rsidRPr="00B60D70" w:rsidRDefault="005F1953" w:rsidP="000A1930">
            <w:pPr>
              <w:ind w:right="26"/>
              <w:rPr>
                <w:rFonts w:ascii="TH SarabunPSK" w:hAnsi="TH SarabunPSK" w:cs="TH SarabunPSK"/>
                <w:sz w:val="28"/>
                <w:szCs w:val="28"/>
                <w:cs/>
              </w:rPr>
            </w:pPr>
            <w:r w:rsidRPr="00B60D70">
              <w:rPr>
                <w:rFonts w:ascii="TH SarabunPSK" w:hAnsi="TH SarabunPSK" w:cs="TH SarabunPSK" w:hint="cs"/>
                <w:sz w:val="28"/>
                <w:szCs w:val="28"/>
                <w:cs/>
              </w:rPr>
              <w:t>ด้าน</w:t>
            </w:r>
            <w:r w:rsidR="00905041" w:rsidRPr="00B60D70">
              <w:rPr>
                <w:rFonts w:ascii="TH SarabunPSK" w:hAnsi="TH SarabunPSK" w:cs="TH SarabunPSK"/>
                <w:sz w:val="28"/>
                <w:szCs w:val="28"/>
                <w:cs/>
              </w:rPr>
              <w:t xml:space="preserve">ความรู้ </w:t>
            </w:r>
            <w:r w:rsidR="000A1930" w:rsidRPr="00B60D70">
              <w:rPr>
                <w:rFonts w:ascii="TH SarabunPSK" w:hAnsi="TH SarabunPSK" w:cs="TH SarabunPSK"/>
                <w:sz w:val="28"/>
                <w:szCs w:val="28"/>
              </w:rPr>
              <w:t>/</w:t>
            </w:r>
            <w:r w:rsidR="004C77BC" w:rsidRPr="00B60D70">
              <w:rPr>
                <w:rFonts w:ascii="TH SarabunPSK" w:hAnsi="TH SarabunPSK" w:cs="TH SarabunPSK"/>
                <w:sz w:val="28"/>
                <w:szCs w:val="28"/>
              </w:rPr>
              <w:t xml:space="preserve"> </w:t>
            </w:r>
            <w:r w:rsidR="005235A5" w:rsidRPr="00B60D70">
              <w:rPr>
                <w:rFonts w:ascii="TH SarabunPSK" w:hAnsi="TH SarabunPSK" w:cs="TH SarabunPSK"/>
                <w:sz w:val="28"/>
                <w:szCs w:val="28"/>
              </w:rPr>
              <w:t xml:space="preserve">PLO </w:t>
            </w:r>
            <w:r w:rsidR="004504A2" w:rsidRPr="00B60D70">
              <w:rPr>
                <w:rFonts w:ascii="TH SarabunPSK" w:hAnsi="TH SarabunPSK" w:cs="TH SarabunPSK" w:hint="cs"/>
                <w:sz w:val="28"/>
                <w:szCs w:val="28"/>
                <w:cs/>
              </w:rPr>
              <w:t xml:space="preserve">ข้อ </w:t>
            </w:r>
            <w:r w:rsidR="005235A5" w:rsidRPr="00B60D70">
              <w:rPr>
                <w:rFonts w:ascii="TH SarabunPSK" w:hAnsi="TH SarabunPSK" w:cs="TH SarabunPSK"/>
                <w:sz w:val="28"/>
                <w:szCs w:val="28"/>
              </w:rPr>
              <w:t>1</w:t>
            </w:r>
          </w:p>
        </w:tc>
        <w:tc>
          <w:tcPr>
            <w:tcW w:w="2977" w:type="dxa"/>
          </w:tcPr>
          <w:p w14:paraId="1B63CCAD" w14:textId="3D1605DD" w:rsidR="00332873" w:rsidRPr="00B60D70" w:rsidRDefault="00332873" w:rsidP="009848D0">
            <w:pPr>
              <w:jc w:val="left"/>
              <w:rPr>
                <w:rFonts w:ascii="TH SarabunPSK" w:hAnsi="TH SarabunPSK" w:cs="TH SarabunPSK"/>
                <w:sz w:val="28"/>
                <w:szCs w:val="28"/>
                <w:cs/>
              </w:rPr>
            </w:pPr>
            <w:r w:rsidRPr="00B60D70">
              <w:rPr>
                <w:rFonts w:ascii="TH SarabunPSK" w:hAnsi="TH SarabunPSK" w:cs="TH SarabunPSK" w:hint="cs"/>
                <w:sz w:val="28"/>
                <w:szCs w:val="28"/>
                <w:cs/>
              </w:rPr>
              <w:t>ความรู้</w:t>
            </w:r>
            <w:r w:rsidRPr="00B60D70">
              <w:rPr>
                <w:rFonts w:ascii="TH SarabunPSK" w:hAnsi="TH SarabunPSK" w:cs="TH SarabunPSK"/>
                <w:sz w:val="28"/>
                <w:szCs w:val="28"/>
                <w:cs/>
              </w:rPr>
              <w:t>พื้นฐานทางวิศวกรรม</w:t>
            </w:r>
            <w:r w:rsidRPr="00B60D70">
              <w:rPr>
                <w:rFonts w:ascii="TH SarabunPSK" w:hAnsi="TH SarabunPSK" w:cs="TH SarabunPSK"/>
                <w:sz w:val="28"/>
                <w:szCs w:val="28"/>
              </w:rPr>
              <w:t xml:space="preserve"> </w:t>
            </w:r>
            <w:r w:rsidRPr="00B60D70">
              <w:rPr>
                <w:rFonts w:ascii="TH SarabunPSK" w:hAnsi="TH SarabunPSK" w:cs="TH SarabunPSK"/>
                <w:sz w:val="28"/>
                <w:szCs w:val="28"/>
                <w:cs/>
              </w:rPr>
              <w:t>ทักษะปฏิบัติงานช่าง</w:t>
            </w:r>
            <w:r w:rsidRPr="00B60D70">
              <w:rPr>
                <w:rFonts w:ascii="TH SarabunPSK" w:hAnsi="TH SarabunPSK" w:cs="TH SarabunPSK" w:hint="cs"/>
                <w:sz w:val="28"/>
                <w:szCs w:val="28"/>
                <w:cs/>
              </w:rPr>
              <w:t xml:space="preserve"> </w:t>
            </w:r>
            <w:r w:rsidRPr="00B60D70">
              <w:rPr>
                <w:rFonts w:ascii="TH SarabunPSK" w:hAnsi="TH SarabunPSK" w:cs="TH SarabunPSK"/>
                <w:sz w:val="28"/>
                <w:szCs w:val="28"/>
                <w:cs/>
              </w:rPr>
              <w:t>วัสดุก่อสร้าง</w:t>
            </w:r>
            <w:r w:rsidRPr="00B60D70">
              <w:rPr>
                <w:rFonts w:ascii="TH SarabunPSK" w:hAnsi="TH SarabunPSK" w:cs="TH SarabunPSK"/>
                <w:sz w:val="28"/>
                <w:szCs w:val="28"/>
              </w:rPr>
              <w:t xml:space="preserve"> </w:t>
            </w:r>
            <w:r w:rsidRPr="00B60D70">
              <w:rPr>
                <w:rFonts w:ascii="TH SarabunPSK" w:hAnsi="TH SarabunPSK" w:cs="TH SarabunPSK"/>
                <w:sz w:val="28"/>
                <w:szCs w:val="28"/>
                <w:cs/>
              </w:rPr>
              <w:t>เขียนแบบอาคาร</w:t>
            </w:r>
            <w:r w:rsidRPr="00B60D70">
              <w:rPr>
                <w:rFonts w:ascii="TH SarabunPSK" w:hAnsi="TH SarabunPSK" w:cs="TH SarabunPSK"/>
                <w:sz w:val="28"/>
                <w:szCs w:val="28"/>
              </w:rPr>
              <w:t xml:space="preserve"> </w:t>
            </w:r>
            <w:r w:rsidRPr="00B60D70">
              <w:rPr>
                <w:rFonts w:ascii="TH SarabunPSK" w:hAnsi="TH SarabunPSK" w:cs="TH SarabunPSK"/>
                <w:sz w:val="28"/>
                <w:szCs w:val="28"/>
                <w:cs/>
              </w:rPr>
              <w:t>การอ่านแบบก่อสร้าง</w:t>
            </w:r>
            <w:r w:rsidRPr="00B60D70">
              <w:rPr>
                <w:rFonts w:ascii="TH SarabunPSK" w:hAnsi="TH SarabunPSK" w:cs="TH SarabunPSK"/>
                <w:sz w:val="28"/>
                <w:szCs w:val="28"/>
              </w:rPr>
              <w:t xml:space="preserve"> </w:t>
            </w:r>
            <w:r w:rsidRPr="00B60D70">
              <w:rPr>
                <w:rFonts w:ascii="TH SarabunPSK" w:hAnsi="TH SarabunPSK" w:cs="TH SarabunPSK"/>
                <w:sz w:val="28"/>
                <w:szCs w:val="28"/>
                <w:cs/>
              </w:rPr>
              <w:t>สำรวจเพื่องานก่อสร้าง</w:t>
            </w:r>
            <w:r w:rsidRPr="00B60D70">
              <w:rPr>
                <w:rFonts w:ascii="TH SarabunPSK" w:hAnsi="TH SarabunPSK" w:cs="TH SarabunPSK"/>
                <w:sz w:val="28"/>
                <w:szCs w:val="28"/>
              </w:rPr>
              <w:t xml:space="preserve"> </w:t>
            </w:r>
            <w:r w:rsidRPr="00B60D70">
              <w:rPr>
                <w:rFonts w:ascii="TH SarabunPSK" w:hAnsi="TH SarabunPSK" w:cs="TH SarabunPSK"/>
                <w:sz w:val="28"/>
                <w:szCs w:val="28"/>
                <w:cs/>
              </w:rPr>
              <w:t>การประมาณราคา</w:t>
            </w:r>
            <w:r w:rsidRPr="00B60D70">
              <w:rPr>
                <w:rFonts w:ascii="TH SarabunPSK" w:hAnsi="TH SarabunPSK" w:cs="TH SarabunPSK"/>
                <w:sz w:val="28"/>
                <w:szCs w:val="28"/>
              </w:rPr>
              <w:t xml:space="preserve"> </w:t>
            </w:r>
            <w:r w:rsidRPr="00B60D70">
              <w:rPr>
                <w:rFonts w:ascii="TH SarabunPSK" w:hAnsi="TH SarabunPSK" w:cs="TH SarabunPSK"/>
                <w:sz w:val="28"/>
                <w:szCs w:val="28"/>
                <w:cs/>
              </w:rPr>
              <w:t>วิเคราะห์ออกแบบโครงสร้างคอนกรีตเหล็กเสริม</w:t>
            </w:r>
            <w:r w:rsidRPr="00B60D70">
              <w:rPr>
                <w:rFonts w:ascii="TH SarabunPSK" w:hAnsi="TH SarabunPSK" w:cs="TH SarabunPSK"/>
                <w:sz w:val="28"/>
                <w:szCs w:val="28"/>
              </w:rPr>
              <w:t xml:space="preserve"> </w:t>
            </w:r>
            <w:r w:rsidRPr="00B60D70">
              <w:rPr>
                <w:rFonts w:ascii="TH SarabunPSK" w:hAnsi="TH SarabunPSK" w:cs="TH SarabunPSK"/>
                <w:sz w:val="28"/>
                <w:szCs w:val="28"/>
                <w:cs/>
              </w:rPr>
              <w:t>ติดตั้งฝ้าและผนังเบา</w:t>
            </w:r>
            <w:r w:rsidRPr="00B60D70">
              <w:rPr>
                <w:rFonts w:ascii="TH SarabunPSK" w:hAnsi="TH SarabunPSK" w:cs="TH SarabunPSK"/>
                <w:sz w:val="28"/>
                <w:szCs w:val="28"/>
              </w:rPr>
              <w:t xml:space="preserve"> </w:t>
            </w:r>
            <w:r w:rsidRPr="00B60D70">
              <w:rPr>
                <w:rFonts w:ascii="TH SarabunPSK" w:hAnsi="TH SarabunPSK" w:cs="TH SarabunPSK"/>
                <w:sz w:val="28"/>
                <w:szCs w:val="28"/>
                <w:cs/>
              </w:rPr>
              <w:t>ประกอบและติดตั้งเหล็กโครงสร้าง</w:t>
            </w:r>
            <w:r w:rsidRPr="00B60D70">
              <w:rPr>
                <w:rFonts w:ascii="TH SarabunPSK" w:hAnsi="TH SarabunPSK" w:cs="TH SarabunPSK"/>
                <w:sz w:val="28"/>
                <w:szCs w:val="28"/>
              </w:rPr>
              <w:t xml:space="preserve"> </w:t>
            </w:r>
            <w:r w:rsidRPr="00B60D70">
              <w:rPr>
                <w:rFonts w:ascii="TH SarabunPSK" w:hAnsi="TH SarabunPSK" w:cs="TH SarabunPSK"/>
                <w:sz w:val="28"/>
                <w:szCs w:val="28"/>
                <w:cs/>
              </w:rPr>
              <w:t>สำรวจเพื่องานก่อสร้าง</w:t>
            </w:r>
            <w:r w:rsidRPr="00B60D70">
              <w:rPr>
                <w:rFonts w:ascii="TH SarabunPSK" w:hAnsi="TH SarabunPSK" w:cs="TH SarabunPSK"/>
                <w:sz w:val="28"/>
                <w:szCs w:val="28"/>
              </w:rPr>
              <w:t xml:space="preserve"> </w:t>
            </w:r>
            <w:r w:rsidRPr="00B60D70">
              <w:rPr>
                <w:rFonts w:ascii="TH SarabunPSK" w:hAnsi="TH SarabunPSK" w:cs="TH SarabunPSK" w:hint="cs"/>
                <w:sz w:val="28"/>
                <w:szCs w:val="28"/>
                <w:cs/>
              </w:rPr>
              <w:t>เทคโนโลยีในงานก่อสร้าง</w:t>
            </w:r>
            <w:r w:rsidRPr="00B60D70">
              <w:rPr>
                <w:rFonts w:ascii="TH SarabunPSK" w:hAnsi="TH SarabunPSK" w:cs="TH SarabunPSK"/>
                <w:sz w:val="28"/>
                <w:szCs w:val="28"/>
                <w:cs/>
              </w:rPr>
              <w:t>งานก่อสร้างฐานราก</w:t>
            </w:r>
            <w:r w:rsidRPr="00B60D70">
              <w:rPr>
                <w:rFonts w:ascii="TH SarabunPSK" w:hAnsi="TH SarabunPSK" w:cs="TH SarabunPSK"/>
                <w:sz w:val="28"/>
                <w:szCs w:val="28"/>
              </w:rPr>
              <w:t xml:space="preserve"> </w:t>
            </w:r>
            <w:r w:rsidRPr="00B60D70">
              <w:rPr>
                <w:rFonts w:ascii="TH SarabunPSK" w:hAnsi="TH SarabunPSK" w:cs="TH SarabunPSK"/>
                <w:sz w:val="28"/>
                <w:szCs w:val="28"/>
                <w:cs/>
              </w:rPr>
              <w:t>ประกอบและติดตั้งเหล็กโครงสร้าง</w:t>
            </w:r>
            <w:r w:rsidRPr="00B60D70">
              <w:rPr>
                <w:rFonts w:ascii="TH SarabunPSK" w:hAnsi="TH SarabunPSK" w:cs="TH SarabunPSK"/>
                <w:sz w:val="28"/>
                <w:szCs w:val="28"/>
              </w:rPr>
              <w:t xml:space="preserve"> </w:t>
            </w:r>
            <w:r w:rsidRPr="00B60D70">
              <w:rPr>
                <w:rFonts w:ascii="TH SarabunPSK" w:hAnsi="TH SarabunPSK" w:cs="TH SarabunPSK"/>
                <w:sz w:val="28"/>
                <w:szCs w:val="28"/>
                <w:cs/>
              </w:rPr>
              <w:t>ระบบชิ้นส่วนสำเร็จรูป</w:t>
            </w:r>
            <w:r w:rsidRPr="00B60D70">
              <w:rPr>
                <w:rFonts w:ascii="TH SarabunPSK" w:hAnsi="TH SarabunPSK" w:cs="TH SarabunPSK"/>
                <w:sz w:val="28"/>
                <w:szCs w:val="28"/>
              </w:rPr>
              <w:t xml:space="preserve"> </w:t>
            </w:r>
            <w:r w:rsidRPr="00B60D70">
              <w:rPr>
                <w:rFonts w:ascii="TH SarabunPSK" w:hAnsi="TH SarabunPSK" w:cs="TH SarabunPSK"/>
                <w:sz w:val="28"/>
                <w:szCs w:val="28"/>
                <w:cs/>
              </w:rPr>
              <w:t>การบริหารจัดการน้ำ</w:t>
            </w:r>
            <w:r w:rsidRPr="00B60D70">
              <w:rPr>
                <w:rFonts w:ascii="TH SarabunPSK" w:hAnsi="TH SarabunPSK" w:cs="TH SarabunPSK"/>
                <w:sz w:val="28"/>
                <w:szCs w:val="28"/>
              </w:rPr>
              <w:t xml:space="preserve"> </w:t>
            </w:r>
            <w:r w:rsidRPr="00B60D70">
              <w:rPr>
                <w:rFonts w:ascii="TH SarabunPSK" w:hAnsi="TH SarabunPSK" w:cs="TH SarabunPSK" w:hint="cs"/>
                <w:sz w:val="28"/>
                <w:szCs w:val="28"/>
                <w:cs/>
              </w:rPr>
              <w:t>ความเป็น</w:t>
            </w:r>
            <w:r w:rsidRPr="00B60D70">
              <w:rPr>
                <w:rFonts w:ascii="TH SarabunPSK" w:hAnsi="TH SarabunPSK" w:cs="TH SarabunPSK"/>
                <w:sz w:val="28"/>
                <w:szCs w:val="28"/>
                <w:cs/>
              </w:rPr>
              <w:t>ผู้ประกอบการ</w:t>
            </w:r>
          </w:p>
        </w:tc>
        <w:tc>
          <w:tcPr>
            <w:tcW w:w="2693" w:type="dxa"/>
          </w:tcPr>
          <w:p w14:paraId="5AE7B589" w14:textId="07D7E3F9" w:rsidR="00DE0B15" w:rsidRPr="00B60D70" w:rsidRDefault="00DE0B15" w:rsidP="00DE0B15">
            <w:pPr>
              <w:rPr>
                <w:rFonts w:ascii="TH SarabunPSK" w:hAnsi="TH SarabunPSK" w:cs="TH SarabunPSK"/>
                <w:sz w:val="28"/>
                <w:szCs w:val="28"/>
                <w:cs/>
              </w:rPr>
            </w:pPr>
            <w:r w:rsidRPr="00B60D70">
              <w:rPr>
                <w:rFonts w:ascii="TH SarabunPSK" w:hAnsi="TH SarabunPSK" w:cs="TH SarabunPSK"/>
                <w:sz w:val="28"/>
                <w:szCs w:val="28"/>
                <w:cs/>
              </w:rPr>
              <w:t>1. จัดการเรียนการสอ</w:t>
            </w:r>
            <w:r w:rsidR="0038013E" w:rsidRPr="00B60D70">
              <w:rPr>
                <w:rFonts w:ascii="TH SarabunPSK" w:hAnsi="TH SarabunPSK" w:cs="TH SarabunPSK" w:hint="cs"/>
                <w:sz w:val="28"/>
                <w:szCs w:val="28"/>
                <w:cs/>
              </w:rPr>
              <w:t>น</w:t>
            </w:r>
            <w:r w:rsidR="00A672A0" w:rsidRPr="00B60D70">
              <w:rPr>
                <w:rFonts w:ascii="TH SarabunPSK" w:hAnsi="TH SarabunPSK" w:cs="TH SarabunPSK" w:hint="cs"/>
                <w:sz w:val="28"/>
                <w:szCs w:val="28"/>
                <w:cs/>
              </w:rPr>
              <w:t>ให้ครบ</w:t>
            </w:r>
            <w:r w:rsidR="0038013E" w:rsidRPr="00B60D70">
              <w:rPr>
                <w:rFonts w:ascii="TH SarabunPSK" w:hAnsi="TH SarabunPSK" w:cs="TH SarabunPSK" w:hint="cs"/>
                <w:sz w:val="28"/>
                <w:szCs w:val="28"/>
                <w:cs/>
              </w:rPr>
              <w:t>ตามเกณฑ์มาตรฐานหลักสูตรของสภาวิศวกร</w:t>
            </w:r>
            <w:r w:rsidR="00D176B4" w:rsidRPr="00B60D70">
              <w:rPr>
                <w:rFonts w:ascii="TH SarabunPSK" w:hAnsi="TH SarabunPSK" w:cs="TH SarabunPSK" w:hint="cs"/>
                <w:sz w:val="28"/>
                <w:szCs w:val="28"/>
                <w:cs/>
              </w:rPr>
              <w:t xml:space="preserve"> </w:t>
            </w:r>
            <w:r w:rsidR="004A069E" w:rsidRPr="00B60D70">
              <w:rPr>
                <w:rFonts w:ascii="TH SarabunPSK" w:hAnsi="TH SarabunPSK" w:cs="TH SarabunPSK" w:hint="cs"/>
                <w:sz w:val="28"/>
                <w:szCs w:val="28"/>
                <w:cs/>
              </w:rPr>
              <w:t>และมาตรฐานอาชีพ</w:t>
            </w:r>
          </w:p>
          <w:p w14:paraId="6496BF9B" w14:textId="079280B6" w:rsidR="00332873" w:rsidRPr="00B60D70" w:rsidRDefault="00DE0B15" w:rsidP="00512EAA">
            <w:pPr>
              <w:rPr>
                <w:rFonts w:ascii="TH SarabunPSK" w:hAnsi="TH SarabunPSK" w:cs="TH SarabunPSK"/>
                <w:sz w:val="28"/>
                <w:szCs w:val="28"/>
                <w:cs/>
              </w:rPr>
            </w:pPr>
            <w:r w:rsidRPr="00B60D70">
              <w:rPr>
                <w:rFonts w:ascii="TH SarabunPSK" w:hAnsi="TH SarabunPSK" w:cs="TH SarabunPSK"/>
                <w:sz w:val="28"/>
                <w:szCs w:val="28"/>
                <w:cs/>
              </w:rPr>
              <w:t>2. ร่วมมือกับภาควิชาวิศวกรรมโยธา จัดการเรียนการสอนในบางรายวิชา</w:t>
            </w:r>
            <w:r w:rsidR="00656941" w:rsidRPr="00B60D70">
              <w:rPr>
                <w:rFonts w:ascii="TH SarabunPSK" w:hAnsi="TH SarabunPSK" w:cs="TH SarabunPSK" w:hint="cs"/>
                <w:sz w:val="28"/>
                <w:szCs w:val="28"/>
                <w:cs/>
              </w:rPr>
              <w:t xml:space="preserve"> และการใช้ทรัพยากร ครุภัณฑ์ </w:t>
            </w:r>
            <w:r w:rsidR="003B5182" w:rsidRPr="00B60D70">
              <w:rPr>
                <w:rFonts w:ascii="TH SarabunPSK" w:hAnsi="TH SarabunPSK" w:cs="TH SarabunPSK" w:hint="cs"/>
                <w:sz w:val="28"/>
                <w:szCs w:val="28"/>
                <w:cs/>
              </w:rPr>
              <w:t xml:space="preserve">ร่วมกัน </w:t>
            </w:r>
          </w:p>
        </w:tc>
      </w:tr>
      <w:tr w:rsidR="00B60D70" w:rsidRPr="00B60D70" w14:paraId="65372E59" w14:textId="77777777" w:rsidTr="00CE1C36">
        <w:trPr>
          <w:trHeight w:val="372"/>
        </w:trPr>
        <w:tc>
          <w:tcPr>
            <w:tcW w:w="1555" w:type="dxa"/>
          </w:tcPr>
          <w:p w14:paraId="3CC2DA26" w14:textId="3EB2354B" w:rsidR="00D52013" w:rsidRPr="00B60D70" w:rsidRDefault="00D52013" w:rsidP="00D52013">
            <w:pPr>
              <w:jc w:val="left"/>
              <w:rPr>
                <w:rFonts w:ascii="TH SarabunPSK" w:hAnsi="TH SarabunPSK" w:cs="TH SarabunPSK"/>
                <w:sz w:val="28"/>
                <w:szCs w:val="28"/>
                <w:cs/>
              </w:rPr>
            </w:pPr>
            <w:r w:rsidRPr="00B60D70">
              <w:rPr>
                <w:rFonts w:ascii="TH SarabunPSK" w:hAnsi="TH SarabunPSK" w:cs="TH SarabunPSK"/>
                <w:sz w:val="28"/>
                <w:szCs w:val="28"/>
              </w:rPr>
              <w:t>2.</w:t>
            </w:r>
            <w:r w:rsidR="00B36451" w:rsidRPr="00B60D70">
              <w:rPr>
                <w:rFonts w:ascii="TH SarabunPSK" w:hAnsi="TH SarabunPSK" w:cs="TH SarabunPSK"/>
                <w:sz w:val="28"/>
                <w:szCs w:val="28"/>
              </w:rPr>
              <w:t xml:space="preserve"> </w:t>
            </w:r>
            <w:r w:rsidRPr="00B60D70">
              <w:rPr>
                <w:rFonts w:ascii="TH SarabunPSK" w:hAnsi="TH SarabunPSK" w:cs="TH SarabunPSK" w:hint="cs"/>
                <w:sz w:val="28"/>
                <w:szCs w:val="28"/>
                <w:cs/>
              </w:rPr>
              <w:t>การใช้</w:t>
            </w:r>
            <w:r w:rsidRPr="00B60D70">
              <w:rPr>
                <w:rFonts w:ascii="TH SarabunPSK" w:hAnsi="TH SarabunPSK" w:cs="TH SarabunPSK"/>
                <w:sz w:val="28"/>
                <w:szCs w:val="28"/>
                <w:cs/>
              </w:rPr>
              <w:t>เทคโนโลยีด้านการก่อสร้า</w:t>
            </w:r>
            <w:r w:rsidRPr="00B60D70">
              <w:rPr>
                <w:rFonts w:ascii="TH SarabunPSK" w:hAnsi="TH SarabunPSK" w:cs="TH SarabunPSK" w:hint="cs"/>
                <w:sz w:val="28"/>
                <w:szCs w:val="28"/>
                <w:cs/>
              </w:rPr>
              <w:t>ง</w:t>
            </w:r>
          </w:p>
        </w:tc>
        <w:tc>
          <w:tcPr>
            <w:tcW w:w="2126" w:type="dxa"/>
          </w:tcPr>
          <w:p w14:paraId="1B4EFCA1" w14:textId="7E070558" w:rsidR="00D52013" w:rsidRPr="00B60D70" w:rsidRDefault="000010CD" w:rsidP="000A1930">
            <w:pPr>
              <w:ind w:right="26"/>
              <w:rPr>
                <w:rFonts w:ascii="TH SarabunPSK" w:hAnsi="TH SarabunPSK" w:cs="TH SarabunPSK"/>
                <w:sz w:val="28"/>
                <w:szCs w:val="28"/>
                <w:cs/>
              </w:rPr>
            </w:pPr>
            <w:r w:rsidRPr="00B60D70">
              <w:rPr>
                <w:rFonts w:ascii="TH SarabunPSK" w:hAnsi="TH SarabunPSK" w:cs="TH SarabunPSK"/>
                <w:sz w:val="28"/>
                <w:szCs w:val="28"/>
                <w:cs/>
              </w:rPr>
              <w:t>ทักษะการปฏิบัติเชิงวิชาชีพ</w:t>
            </w:r>
            <w:r w:rsidR="000A1930" w:rsidRPr="00B60D70">
              <w:rPr>
                <w:rFonts w:ascii="TH SarabunPSK" w:hAnsi="TH SarabunPSK" w:cs="TH SarabunPSK" w:hint="cs"/>
                <w:sz w:val="28"/>
                <w:szCs w:val="28"/>
                <w:cs/>
              </w:rPr>
              <w:t xml:space="preserve"> /</w:t>
            </w:r>
            <w:r w:rsidR="000F6CA0" w:rsidRPr="00B60D70">
              <w:rPr>
                <w:rFonts w:ascii="TH SarabunPSK" w:hAnsi="TH SarabunPSK" w:cs="TH SarabunPSK"/>
                <w:sz w:val="28"/>
                <w:szCs w:val="28"/>
              </w:rPr>
              <w:t xml:space="preserve">PLO </w:t>
            </w:r>
            <w:r w:rsidR="000F6CA0" w:rsidRPr="00B60D70">
              <w:rPr>
                <w:rFonts w:ascii="TH SarabunPSK" w:hAnsi="TH SarabunPSK" w:cs="TH SarabunPSK" w:hint="cs"/>
                <w:sz w:val="28"/>
                <w:szCs w:val="28"/>
                <w:cs/>
              </w:rPr>
              <w:t xml:space="preserve">ข้อ </w:t>
            </w:r>
            <w:r w:rsidR="00D52013" w:rsidRPr="00B60D70">
              <w:rPr>
                <w:rFonts w:ascii="TH SarabunPSK" w:hAnsi="TH SarabunPSK" w:cs="TH SarabunPSK"/>
                <w:sz w:val="28"/>
                <w:szCs w:val="28"/>
              </w:rPr>
              <w:t xml:space="preserve">2 </w:t>
            </w:r>
            <w:r w:rsidR="00FF46F4" w:rsidRPr="00B60D70">
              <w:rPr>
                <w:rFonts w:ascii="TH SarabunPSK" w:hAnsi="TH SarabunPSK" w:cs="TH SarabunPSK" w:hint="cs"/>
                <w:sz w:val="28"/>
                <w:szCs w:val="28"/>
                <w:cs/>
              </w:rPr>
              <w:t>และข้อ</w:t>
            </w:r>
            <w:r w:rsidR="00D52013" w:rsidRPr="00B60D70">
              <w:rPr>
                <w:rFonts w:ascii="TH SarabunPSK" w:hAnsi="TH SarabunPSK" w:cs="TH SarabunPSK"/>
                <w:sz w:val="28"/>
                <w:szCs w:val="28"/>
              </w:rPr>
              <w:t>3</w:t>
            </w:r>
          </w:p>
        </w:tc>
        <w:tc>
          <w:tcPr>
            <w:tcW w:w="2977" w:type="dxa"/>
          </w:tcPr>
          <w:p w14:paraId="79C0B5F9" w14:textId="0807E952" w:rsidR="00D52013" w:rsidRPr="00B60D70" w:rsidRDefault="00D52013" w:rsidP="009848D0">
            <w:pPr>
              <w:jc w:val="left"/>
              <w:rPr>
                <w:rFonts w:ascii="TH SarabunPSK" w:hAnsi="TH SarabunPSK" w:cs="TH SarabunPSK"/>
                <w:sz w:val="28"/>
                <w:szCs w:val="28"/>
                <w:cs/>
              </w:rPr>
            </w:pPr>
            <w:r w:rsidRPr="00B60D70">
              <w:rPr>
                <w:rFonts w:ascii="TH SarabunPSK" w:hAnsi="TH SarabunPSK" w:cs="TH SarabunPSK" w:hint="cs"/>
                <w:sz w:val="28"/>
                <w:szCs w:val="28"/>
                <w:cs/>
              </w:rPr>
              <w:t>การ</w:t>
            </w:r>
            <w:r w:rsidRPr="00B60D70">
              <w:rPr>
                <w:rFonts w:ascii="TH SarabunPSK" w:hAnsi="TH SarabunPSK" w:cs="TH SarabunPSK"/>
                <w:sz w:val="28"/>
                <w:szCs w:val="28"/>
                <w:cs/>
              </w:rPr>
              <w:t>เขียนแบบด้วยคอมพิวเตอร์</w:t>
            </w:r>
            <w:r w:rsidRPr="00B60D70">
              <w:rPr>
                <w:rFonts w:ascii="TH SarabunPSK" w:hAnsi="TH SarabunPSK" w:cs="TH SarabunPSK"/>
                <w:sz w:val="28"/>
                <w:szCs w:val="28"/>
              </w:rPr>
              <w:t xml:space="preserve">, AutoCAD, Sketch Up, Revit Microsoft Project </w:t>
            </w:r>
            <w:r w:rsidRPr="00B60D70">
              <w:rPr>
                <w:rFonts w:ascii="TH SarabunPSK" w:hAnsi="TH SarabunPSK" w:cs="TH SarabunPSK" w:hint="cs"/>
                <w:sz w:val="28"/>
                <w:szCs w:val="28"/>
                <w:cs/>
              </w:rPr>
              <w:t>แบบจำลองสารสนเทศอาคาร (</w:t>
            </w:r>
            <w:r w:rsidRPr="00B60D70">
              <w:rPr>
                <w:rFonts w:ascii="TH SarabunPSK" w:hAnsi="TH SarabunPSK" w:cs="TH SarabunPSK"/>
                <w:sz w:val="28"/>
                <w:szCs w:val="28"/>
              </w:rPr>
              <w:t>BIM</w:t>
            </w:r>
            <w:r w:rsidRPr="00B60D70">
              <w:rPr>
                <w:rFonts w:ascii="TH SarabunPSK" w:hAnsi="TH SarabunPSK" w:cs="TH SarabunPSK" w:hint="cs"/>
                <w:sz w:val="28"/>
                <w:szCs w:val="28"/>
                <w:cs/>
              </w:rPr>
              <w:t>)</w:t>
            </w:r>
            <w:r w:rsidRPr="00B60D70">
              <w:rPr>
                <w:rFonts w:ascii="TH SarabunPSK" w:hAnsi="TH SarabunPSK" w:cs="TH SarabunPSK"/>
                <w:sz w:val="28"/>
                <w:szCs w:val="28"/>
              </w:rPr>
              <w:t xml:space="preserve"> </w:t>
            </w:r>
            <w:r w:rsidRPr="00B60D70">
              <w:rPr>
                <w:rFonts w:ascii="TH SarabunPSK" w:hAnsi="TH SarabunPSK" w:cs="TH SarabunPSK"/>
                <w:sz w:val="28"/>
                <w:szCs w:val="28"/>
                <w:cs/>
              </w:rPr>
              <w:t>เทคนิคการ</w:t>
            </w:r>
            <w:r w:rsidRPr="00B60D70">
              <w:rPr>
                <w:rFonts w:ascii="TH SarabunPSK" w:hAnsi="TH SarabunPSK" w:cs="TH SarabunPSK"/>
                <w:sz w:val="28"/>
                <w:szCs w:val="28"/>
                <w:cs/>
              </w:rPr>
              <w:lastRenderedPageBreak/>
              <w:t>ก่อสร้าง</w:t>
            </w:r>
            <w:r w:rsidRPr="00B60D70">
              <w:rPr>
                <w:rFonts w:ascii="TH SarabunPSK" w:hAnsi="TH SarabunPSK" w:cs="TH SarabunPSK" w:hint="cs"/>
                <w:sz w:val="28"/>
                <w:szCs w:val="28"/>
                <w:cs/>
              </w:rPr>
              <w:t xml:space="preserve"> </w:t>
            </w:r>
            <w:r w:rsidRPr="00B60D70">
              <w:rPr>
                <w:rFonts w:ascii="TH SarabunPSK" w:hAnsi="TH SarabunPSK" w:cs="TH SarabunPSK"/>
                <w:sz w:val="28"/>
                <w:szCs w:val="28"/>
                <w:cs/>
              </w:rPr>
              <w:t>เทคโนโลยีการก่อสร้าง</w:t>
            </w:r>
            <w:r w:rsidRPr="00B60D70">
              <w:rPr>
                <w:rFonts w:ascii="TH SarabunPSK" w:hAnsi="TH SarabunPSK" w:cs="TH SarabunPSK" w:hint="cs"/>
                <w:sz w:val="28"/>
                <w:szCs w:val="28"/>
                <w:cs/>
              </w:rPr>
              <w:t xml:space="preserve"> </w:t>
            </w:r>
            <w:r w:rsidRPr="00B60D70">
              <w:rPr>
                <w:rFonts w:ascii="TH SarabunPSK" w:hAnsi="TH SarabunPSK" w:cs="TH SarabunPSK"/>
                <w:sz w:val="28"/>
                <w:szCs w:val="28"/>
                <w:cs/>
              </w:rPr>
              <w:t xml:space="preserve">วัสดุใหม่ในงานก่อสร้าง </w:t>
            </w:r>
          </w:p>
        </w:tc>
        <w:tc>
          <w:tcPr>
            <w:tcW w:w="2693" w:type="dxa"/>
          </w:tcPr>
          <w:p w14:paraId="670D84A2" w14:textId="0A6DAE0F" w:rsidR="00D52013" w:rsidRPr="00B60D70" w:rsidRDefault="00D52013" w:rsidP="00D52013">
            <w:pPr>
              <w:rPr>
                <w:rFonts w:ascii="TH SarabunPSK" w:hAnsi="TH SarabunPSK" w:cs="TH SarabunPSK"/>
                <w:sz w:val="28"/>
                <w:szCs w:val="28"/>
              </w:rPr>
            </w:pPr>
            <w:r w:rsidRPr="00B60D70">
              <w:rPr>
                <w:rFonts w:ascii="TH SarabunPSK" w:hAnsi="TH SarabunPSK" w:cs="TH SarabunPSK"/>
                <w:sz w:val="28"/>
                <w:szCs w:val="28"/>
                <w:cs/>
              </w:rPr>
              <w:lastRenderedPageBreak/>
              <w:t>1. บูรณาการองค์ความรู</w:t>
            </w:r>
            <w:r w:rsidRPr="00B60D70">
              <w:rPr>
                <w:rFonts w:ascii="TH SarabunPSK" w:hAnsi="TH SarabunPSK" w:cs="TH SarabunPSK" w:hint="cs"/>
                <w:sz w:val="28"/>
                <w:szCs w:val="28"/>
                <w:cs/>
              </w:rPr>
              <w:t>้</w:t>
            </w:r>
            <w:r w:rsidRPr="00B60D70">
              <w:rPr>
                <w:rFonts w:ascii="TH SarabunPSK" w:hAnsi="TH SarabunPSK" w:cs="TH SarabunPSK"/>
                <w:sz w:val="28"/>
                <w:szCs w:val="28"/>
                <w:cs/>
              </w:rPr>
              <w:t>เกี</w:t>
            </w:r>
            <w:r w:rsidRPr="00B60D70">
              <w:rPr>
                <w:rFonts w:ascii="TH SarabunPSK" w:hAnsi="TH SarabunPSK" w:cs="TH SarabunPSK" w:hint="cs"/>
                <w:sz w:val="28"/>
                <w:szCs w:val="28"/>
                <w:cs/>
              </w:rPr>
              <w:t>่</w:t>
            </w:r>
            <w:r w:rsidRPr="00B60D70">
              <w:rPr>
                <w:rFonts w:ascii="TH SarabunPSK" w:hAnsi="TH SarabunPSK" w:cs="TH SarabunPSK"/>
                <w:sz w:val="28"/>
                <w:szCs w:val="28"/>
                <w:cs/>
              </w:rPr>
              <w:t xml:space="preserve">ยวกับ </w:t>
            </w:r>
            <w:r w:rsidRPr="00B60D70">
              <w:rPr>
                <w:rFonts w:ascii="TH SarabunPSK" w:hAnsi="TH SarabunPSK" w:cs="TH SarabunPSK" w:hint="cs"/>
                <w:sz w:val="28"/>
                <w:szCs w:val="28"/>
                <w:cs/>
              </w:rPr>
              <w:t xml:space="preserve">การใช้โปรแกรม </w:t>
            </w:r>
            <w:r w:rsidRPr="00B60D70">
              <w:rPr>
                <w:rFonts w:ascii="TH SarabunPSK" w:hAnsi="TH SarabunPSK" w:cs="TH SarabunPSK"/>
                <w:sz w:val="28"/>
                <w:szCs w:val="28"/>
              </w:rPr>
              <w:t>AutoCAD</w:t>
            </w:r>
            <w:r w:rsidRPr="00B60D70">
              <w:rPr>
                <w:rFonts w:ascii="TH SarabunPSK" w:hAnsi="TH SarabunPSK" w:cs="TH SarabunPSK" w:hint="cs"/>
                <w:sz w:val="28"/>
                <w:szCs w:val="28"/>
                <w:cs/>
              </w:rPr>
              <w:t xml:space="preserve"> </w:t>
            </w:r>
            <w:r w:rsidRPr="00B60D70">
              <w:rPr>
                <w:rFonts w:ascii="TH SarabunPSK" w:hAnsi="TH SarabunPSK" w:cs="TH SarabunPSK"/>
                <w:sz w:val="28"/>
                <w:szCs w:val="28"/>
                <w:cs/>
              </w:rPr>
              <w:t xml:space="preserve">โปรแกรมสร้างโมเดลอาคารแบบ 3 มิติ </w:t>
            </w:r>
            <w:r w:rsidRPr="00B60D70">
              <w:rPr>
                <w:rFonts w:ascii="TH SarabunPSK" w:hAnsi="TH SarabunPSK" w:cs="TH SarabunPSK"/>
                <w:sz w:val="28"/>
                <w:szCs w:val="28"/>
              </w:rPr>
              <w:t xml:space="preserve">Revit, ArchiCAD </w:t>
            </w:r>
            <w:r w:rsidRPr="00B60D70">
              <w:rPr>
                <w:rFonts w:ascii="TH SarabunPSK" w:hAnsi="TH SarabunPSK" w:cs="TH SarabunPSK" w:hint="cs"/>
                <w:sz w:val="28"/>
                <w:szCs w:val="28"/>
                <w:cs/>
              </w:rPr>
              <w:t xml:space="preserve"> โปรแกรมด้านการสร้างแบบจำลอง</w:t>
            </w:r>
            <w:r w:rsidRPr="00B60D70">
              <w:rPr>
                <w:rFonts w:ascii="TH SarabunPSK" w:hAnsi="TH SarabunPSK" w:cs="TH SarabunPSK" w:hint="cs"/>
                <w:sz w:val="28"/>
                <w:szCs w:val="28"/>
                <w:cs/>
              </w:rPr>
              <w:lastRenderedPageBreak/>
              <w:t>สารสนเทศอาคาร (</w:t>
            </w:r>
            <w:r w:rsidRPr="00B60D70">
              <w:rPr>
                <w:rFonts w:ascii="TH SarabunPSK" w:hAnsi="TH SarabunPSK" w:cs="TH SarabunPSK"/>
                <w:sz w:val="28"/>
                <w:szCs w:val="28"/>
              </w:rPr>
              <w:t>BIM</w:t>
            </w:r>
            <w:r w:rsidRPr="00B60D70">
              <w:rPr>
                <w:rFonts w:ascii="TH SarabunPSK" w:hAnsi="TH SarabunPSK" w:cs="TH SarabunPSK" w:hint="cs"/>
                <w:sz w:val="28"/>
                <w:szCs w:val="28"/>
                <w:cs/>
              </w:rPr>
              <w:t>)</w:t>
            </w:r>
            <w:r w:rsidRPr="00B60D70">
              <w:rPr>
                <w:rFonts w:ascii="TH SarabunPSK" w:hAnsi="TH SarabunPSK" w:cs="TH SarabunPSK"/>
                <w:sz w:val="28"/>
                <w:szCs w:val="28"/>
              </w:rPr>
              <w:t xml:space="preserve">  </w:t>
            </w:r>
            <w:r w:rsidRPr="00B60D70">
              <w:rPr>
                <w:rFonts w:ascii="TH SarabunPSK" w:hAnsi="TH SarabunPSK" w:cs="TH SarabunPSK"/>
                <w:sz w:val="28"/>
                <w:szCs w:val="28"/>
                <w:cs/>
              </w:rPr>
              <w:t>ในรายวิชา</w:t>
            </w:r>
            <w:r w:rsidRPr="00B60D70">
              <w:rPr>
                <w:rFonts w:ascii="TH SarabunPSK" w:hAnsi="TH SarabunPSK" w:cs="TH SarabunPSK" w:hint="cs"/>
                <w:sz w:val="28"/>
                <w:szCs w:val="28"/>
                <w:cs/>
              </w:rPr>
              <w:t>ของ</w:t>
            </w:r>
            <w:r w:rsidRPr="00B60D70">
              <w:rPr>
                <w:rFonts w:ascii="TH SarabunPSK" w:hAnsi="TH SarabunPSK" w:cs="TH SarabunPSK"/>
                <w:sz w:val="28"/>
                <w:szCs w:val="28"/>
                <w:cs/>
              </w:rPr>
              <w:t>หลักสูตร</w:t>
            </w:r>
          </w:p>
          <w:p w14:paraId="191C30E0" w14:textId="2E65A54F" w:rsidR="00D52013" w:rsidRPr="00B60D70" w:rsidRDefault="00D52013" w:rsidP="00D52013">
            <w:pPr>
              <w:rPr>
                <w:rFonts w:ascii="TH SarabunPSK" w:hAnsi="TH SarabunPSK" w:cs="TH SarabunPSK"/>
                <w:sz w:val="28"/>
                <w:szCs w:val="28"/>
              </w:rPr>
            </w:pPr>
            <w:r w:rsidRPr="00B60D70">
              <w:rPr>
                <w:rFonts w:ascii="TH SarabunPSK" w:hAnsi="TH SarabunPSK" w:cs="TH SarabunPSK"/>
                <w:sz w:val="28"/>
                <w:szCs w:val="28"/>
              </w:rPr>
              <w:t>2</w:t>
            </w:r>
            <w:r w:rsidRPr="00B60D70">
              <w:rPr>
                <w:rFonts w:ascii="TH SarabunPSK" w:hAnsi="TH SarabunPSK" w:cs="TH SarabunPSK"/>
                <w:sz w:val="28"/>
                <w:szCs w:val="28"/>
                <w:cs/>
              </w:rPr>
              <w:t xml:space="preserve">. </w:t>
            </w:r>
            <w:r w:rsidRPr="00B60D70">
              <w:rPr>
                <w:rFonts w:ascii="TH SarabunPSK" w:hAnsi="TH SarabunPSK" w:cs="TH SarabunPSK" w:hint="cs"/>
                <w:sz w:val="28"/>
                <w:szCs w:val="28"/>
                <w:cs/>
              </w:rPr>
              <w:t>จัดการเรียนการสอนให้</w:t>
            </w:r>
            <w:r w:rsidRPr="00B60D70">
              <w:rPr>
                <w:rFonts w:ascii="TH SarabunPSK" w:hAnsi="TH SarabunPSK" w:cs="TH SarabunPSK"/>
                <w:sz w:val="28"/>
                <w:szCs w:val="28"/>
                <w:cs/>
              </w:rPr>
              <w:t>ใช้โปรแกรมการวิเคราะห์และออกแบบอาคาร</w:t>
            </w:r>
            <w:r w:rsidRPr="00B60D70">
              <w:rPr>
                <w:rFonts w:ascii="TH SarabunPSK" w:hAnsi="TH SarabunPSK" w:cs="TH SarabunPSK" w:hint="cs"/>
                <w:sz w:val="28"/>
                <w:szCs w:val="28"/>
                <w:cs/>
              </w:rPr>
              <w:t xml:space="preserve"> </w:t>
            </w:r>
            <w:r w:rsidRPr="00B60D70">
              <w:rPr>
                <w:rFonts w:ascii="TH SarabunPSK" w:hAnsi="TH SarabunPSK" w:cs="TH SarabunPSK"/>
                <w:sz w:val="28"/>
                <w:szCs w:val="28"/>
                <w:cs/>
              </w:rPr>
              <w:t>โปรแกรมส</w:t>
            </w:r>
            <w:r w:rsidRPr="00B60D70">
              <w:rPr>
                <w:rFonts w:ascii="TH SarabunPSK" w:hAnsi="TH SarabunPSK" w:cs="TH SarabunPSK" w:hint="cs"/>
                <w:sz w:val="28"/>
                <w:szCs w:val="28"/>
                <w:cs/>
              </w:rPr>
              <w:t>ำ</w:t>
            </w:r>
            <w:r w:rsidRPr="00B60D70">
              <w:rPr>
                <w:rFonts w:ascii="TH SarabunPSK" w:hAnsi="TH SarabunPSK" w:cs="TH SarabunPSK"/>
                <w:sz w:val="28"/>
                <w:szCs w:val="28"/>
                <w:cs/>
              </w:rPr>
              <w:t>หรับการบริหารงานก่อสร้าง</w:t>
            </w:r>
            <w:r w:rsidRPr="00B60D70">
              <w:rPr>
                <w:rFonts w:ascii="TH SarabunPSK" w:hAnsi="TH SarabunPSK" w:cs="TH SarabunPSK"/>
                <w:sz w:val="28"/>
                <w:szCs w:val="28"/>
              </w:rPr>
              <w:t xml:space="preserve"> </w:t>
            </w:r>
            <w:r w:rsidRPr="00B60D70">
              <w:rPr>
                <w:rFonts w:ascii="TH SarabunPSK" w:hAnsi="TH SarabunPSK" w:cs="TH SarabunPSK"/>
                <w:sz w:val="28"/>
                <w:szCs w:val="28"/>
                <w:cs/>
              </w:rPr>
              <w:t>โปรแกรม</w:t>
            </w:r>
            <w:r w:rsidRPr="00B60D70">
              <w:rPr>
                <w:rFonts w:ascii="TH SarabunPSK" w:hAnsi="TH SarabunPSK" w:cs="TH SarabunPSK" w:hint="cs"/>
                <w:sz w:val="28"/>
                <w:szCs w:val="28"/>
                <w:cs/>
              </w:rPr>
              <w:t>นำ</w:t>
            </w:r>
            <w:r w:rsidRPr="00B60D70">
              <w:rPr>
                <w:rFonts w:ascii="TH SarabunPSK" w:hAnsi="TH SarabunPSK" w:cs="TH SarabunPSK"/>
                <w:sz w:val="28"/>
                <w:szCs w:val="28"/>
                <w:cs/>
              </w:rPr>
              <w:t xml:space="preserve">เสนองานแบบ </w:t>
            </w:r>
            <w:r w:rsidRPr="00B60D70">
              <w:rPr>
                <w:rFonts w:ascii="TH SarabunPSK" w:hAnsi="TH SarabunPSK" w:cs="TH SarabunPSK"/>
                <w:sz w:val="28"/>
                <w:szCs w:val="28"/>
              </w:rPr>
              <w:t xml:space="preserve">Animation 3 </w:t>
            </w:r>
            <w:r w:rsidRPr="00B60D70">
              <w:rPr>
                <w:rFonts w:ascii="TH SarabunPSK" w:hAnsi="TH SarabunPSK" w:cs="TH SarabunPSK"/>
                <w:sz w:val="28"/>
                <w:szCs w:val="28"/>
                <w:cs/>
              </w:rPr>
              <w:t>มิต</w:t>
            </w:r>
            <w:r w:rsidRPr="00B60D70">
              <w:rPr>
                <w:rFonts w:ascii="TH SarabunPSK" w:hAnsi="TH SarabunPSK" w:cs="TH SarabunPSK" w:hint="cs"/>
                <w:sz w:val="28"/>
                <w:szCs w:val="28"/>
                <w:cs/>
              </w:rPr>
              <w:t>ิ</w:t>
            </w:r>
          </w:p>
          <w:p w14:paraId="56160441" w14:textId="769AD2EF" w:rsidR="00D52013" w:rsidRPr="00B60D70" w:rsidRDefault="00D52013" w:rsidP="00D52013">
            <w:pPr>
              <w:rPr>
                <w:rFonts w:ascii="TH SarabunPSK" w:hAnsi="TH SarabunPSK" w:cs="TH SarabunPSK"/>
                <w:sz w:val="28"/>
                <w:szCs w:val="28"/>
              </w:rPr>
            </w:pPr>
            <w:r w:rsidRPr="00B60D70">
              <w:rPr>
                <w:rFonts w:ascii="TH SarabunPSK" w:hAnsi="TH SarabunPSK" w:cs="TH SarabunPSK" w:hint="cs"/>
                <w:sz w:val="28"/>
                <w:szCs w:val="28"/>
                <w:cs/>
              </w:rPr>
              <w:t>ให้</w:t>
            </w:r>
            <w:r w:rsidRPr="00B60D70">
              <w:rPr>
                <w:rFonts w:ascii="TH SarabunPSK" w:hAnsi="TH SarabunPSK" w:cs="TH SarabunPSK"/>
                <w:sz w:val="28"/>
                <w:szCs w:val="28"/>
                <w:cs/>
              </w:rPr>
              <w:t>ได้อย่างน้อย</w:t>
            </w:r>
            <w:r w:rsidRPr="00B60D70">
              <w:rPr>
                <w:rFonts w:ascii="TH SarabunPSK" w:hAnsi="TH SarabunPSK" w:cs="TH SarabunPSK" w:hint="cs"/>
                <w:sz w:val="28"/>
                <w:szCs w:val="28"/>
                <w:cs/>
              </w:rPr>
              <w:t>รายวิชาละ</w:t>
            </w:r>
            <w:r w:rsidRPr="00B60D70">
              <w:rPr>
                <w:rFonts w:ascii="TH SarabunPSK" w:hAnsi="TH SarabunPSK" w:cs="TH SarabunPSK"/>
                <w:sz w:val="28"/>
                <w:szCs w:val="28"/>
                <w:cs/>
              </w:rPr>
              <w:t xml:space="preserve"> 1 โปรแกรม </w:t>
            </w:r>
          </w:p>
          <w:p w14:paraId="4A359A1B" w14:textId="00AFA938" w:rsidR="00D52013" w:rsidRPr="00B60D70" w:rsidRDefault="00D52013" w:rsidP="00D52013">
            <w:pPr>
              <w:rPr>
                <w:rFonts w:ascii="TH SarabunPSK" w:hAnsi="TH SarabunPSK" w:cs="TH SarabunPSK"/>
                <w:sz w:val="28"/>
                <w:szCs w:val="28"/>
                <w:cs/>
              </w:rPr>
            </w:pPr>
            <w:r w:rsidRPr="00B60D70">
              <w:rPr>
                <w:rFonts w:ascii="TH SarabunPSK" w:hAnsi="TH SarabunPSK" w:cs="TH SarabunPSK"/>
                <w:sz w:val="28"/>
                <w:szCs w:val="28"/>
              </w:rPr>
              <w:t>3.</w:t>
            </w:r>
            <w:r w:rsidRPr="00B60D70">
              <w:rPr>
                <w:rFonts w:ascii="TH SarabunPSK" w:hAnsi="TH SarabunPSK" w:cs="TH SarabunPSK" w:hint="cs"/>
                <w:sz w:val="28"/>
                <w:szCs w:val="28"/>
                <w:cs/>
              </w:rPr>
              <w:t>จัดการเรียนการสอนที่เน้นให้ผู้เรียนได้พัฒนาความรู้ที่เกี่ยวกับ</w:t>
            </w:r>
            <w:r w:rsidRPr="00B60D70">
              <w:rPr>
                <w:rFonts w:ascii="TH SarabunPSK" w:hAnsi="TH SarabunPSK" w:cs="TH SarabunPSK"/>
                <w:sz w:val="28"/>
                <w:szCs w:val="28"/>
                <w:cs/>
              </w:rPr>
              <w:t xml:space="preserve"> เทคโนโลยีวัสดุที</w:t>
            </w:r>
            <w:r w:rsidRPr="00B60D70">
              <w:rPr>
                <w:rFonts w:ascii="TH SarabunPSK" w:hAnsi="TH SarabunPSK" w:cs="TH SarabunPSK" w:hint="cs"/>
                <w:sz w:val="28"/>
                <w:szCs w:val="28"/>
                <w:cs/>
              </w:rPr>
              <w:t>่</w:t>
            </w:r>
            <w:r w:rsidRPr="00B60D70">
              <w:rPr>
                <w:rFonts w:ascii="TH SarabunPSK" w:hAnsi="TH SarabunPSK" w:cs="TH SarabunPSK"/>
                <w:sz w:val="28"/>
                <w:szCs w:val="28"/>
                <w:cs/>
              </w:rPr>
              <w:t>ใช้ในการก่อสร้าง</w:t>
            </w:r>
            <w:r w:rsidRPr="00B60D70">
              <w:rPr>
                <w:rFonts w:ascii="TH SarabunPSK" w:hAnsi="TH SarabunPSK" w:cs="TH SarabunPSK" w:hint="cs"/>
                <w:sz w:val="28"/>
                <w:szCs w:val="28"/>
                <w:cs/>
              </w:rPr>
              <w:t>รวมถึง</w:t>
            </w:r>
            <w:r w:rsidRPr="00B60D70">
              <w:rPr>
                <w:rFonts w:ascii="TH SarabunPSK" w:hAnsi="TH SarabunPSK" w:cs="TH SarabunPSK"/>
                <w:sz w:val="28"/>
                <w:szCs w:val="28"/>
                <w:cs/>
              </w:rPr>
              <w:t>เทคโนโลยีการก่อสร้างสมัยใหม่</w:t>
            </w:r>
            <w:r w:rsidRPr="00B60D70">
              <w:rPr>
                <w:rFonts w:ascii="TH SarabunPSK" w:hAnsi="TH SarabunPSK" w:cs="TH SarabunPSK" w:hint="cs"/>
                <w:sz w:val="28"/>
                <w:szCs w:val="28"/>
                <w:cs/>
              </w:rPr>
              <w:t xml:space="preserve"> เช่นระบบ</w:t>
            </w:r>
            <w:r w:rsidRPr="00B60D70">
              <w:rPr>
                <w:rFonts w:ascii="TH SarabunPSK" w:hAnsi="TH SarabunPSK" w:cs="TH SarabunPSK"/>
                <w:sz w:val="28"/>
                <w:szCs w:val="28"/>
              </w:rPr>
              <w:t>Pre-Cast Building, Prefabricated Building</w:t>
            </w:r>
          </w:p>
        </w:tc>
      </w:tr>
      <w:tr w:rsidR="00B60D70" w:rsidRPr="00B60D70" w14:paraId="265696DB" w14:textId="77777777" w:rsidTr="00CE1C36">
        <w:tc>
          <w:tcPr>
            <w:tcW w:w="1555" w:type="dxa"/>
          </w:tcPr>
          <w:p w14:paraId="4C0BAFF1" w14:textId="55B365B9" w:rsidR="00D52013" w:rsidRPr="00B60D70" w:rsidRDefault="00D52013" w:rsidP="00D52013">
            <w:pPr>
              <w:jc w:val="left"/>
              <w:rPr>
                <w:rFonts w:ascii="TH SarabunPSK" w:hAnsi="TH SarabunPSK" w:cs="TH SarabunPSK"/>
                <w:sz w:val="28"/>
                <w:szCs w:val="28"/>
                <w:cs/>
              </w:rPr>
            </w:pPr>
            <w:r w:rsidRPr="00B60D70">
              <w:rPr>
                <w:rFonts w:ascii="TH SarabunPSK" w:hAnsi="TH SarabunPSK" w:cs="TH SarabunPSK"/>
                <w:sz w:val="28"/>
                <w:szCs w:val="28"/>
              </w:rPr>
              <w:lastRenderedPageBreak/>
              <w:t>3.</w:t>
            </w:r>
            <w:r w:rsidR="00B36451" w:rsidRPr="00B60D70">
              <w:rPr>
                <w:rFonts w:ascii="TH SarabunPSK" w:hAnsi="TH SarabunPSK" w:cs="TH SarabunPSK"/>
                <w:sz w:val="28"/>
                <w:szCs w:val="28"/>
              </w:rPr>
              <w:t xml:space="preserve"> </w:t>
            </w:r>
            <w:r w:rsidRPr="00B60D70">
              <w:rPr>
                <w:rFonts w:ascii="TH SarabunPSK" w:hAnsi="TH SarabunPSK" w:cs="TH SarabunPSK"/>
                <w:sz w:val="28"/>
                <w:szCs w:val="28"/>
                <w:cs/>
              </w:rPr>
              <w:t>ถ่ายทอดความรู้</w:t>
            </w:r>
            <w:r w:rsidRPr="00B60D70">
              <w:rPr>
                <w:rFonts w:ascii="TH SarabunPSK" w:hAnsi="TH SarabunPSK" w:cs="TH SarabunPSK" w:hint="cs"/>
                <w:sz w:val="28"/>
                <w:szCs w:val="28"/>
                <w:cs/>
              </w:rPr>
              <w:t>ได้</w:t>
            </w:r>
          </w:p>
        </w:tc>
        <w:tc>
          <w:tcPr>
            <w:tcW w:w="2126" w:type="dxa"/>
          </w:tcPr>
          <w:p w14:paraId="3E652D0F" w14:textId="0AF32C16" w:rsidR="00D52013" w:rsidRPr="00B60D70" w:rsidRDefault="00C7303D" w:rsidP="000A1930">
            <w:pPr>
              <w:ind w:right="26"/>
              <w:rPr>
                <w:rFonts w:ascii="TH SarabunPSK" w:hAnsi="TH SarabunPSK" w:cs="TH SarabunPSK"/>
                <w:sz w:val="28"/>
                <w:szCs w:val="28"/>
                <w:cs/>
              </w:rPr>
            </w:pPr>
            <w:r w:rsidRPr="00B60D70">
              <w:rPr>
                <w:rFonts w:ascii="TH SarabunPSK" w:hAnsi="TH SarabunPSK" w:cs="TH SarabunPSK"/>
                <w:sz w:val="28"/>
                <w:szCs w:val="28"/>
                <w:cs/>
              </w:rPr>
              <w:t>ทักษะการจัดการ</w:t>
            </w:r>
            <w:r w:rsidRPr="00B60D70">
              <w:rPr>
                <w:rFonts w:ascii="TH SarabunPSK" w:hAnsi="TH SarabunPSK" w:cs="TH SarabunPSK" w:hint="cs"/>
                <w:sz w:val="28"/>
                <w:szCs w:val="28"/>
                <w:cs/>
              </w:rPr>
              <w:t xml:space="preserve"> </w:t>
            </w:r>
            <w:r w:rsidR="000A1930" w:rsidRPr="00B60D70">
              <w:rPr>
                <w:rFonts w:ascii="TH SarabunPSK" w:hAnsi="TH SarabunPSK" w:cs="TH SarabunPSK" w:hint="cs"/>
                <w:sz w:val="28"/>
                <w:szCs w:val="28"/>
                <w:cs/>
              </w:rPr>
              <w:t xml:space="preserve">/ </w:t>
            </w:r>
            <w:r w:rsidRPr="00B60D70">
              <w:rPr>
                <w:rFonts w:ascii="TH SarabunPSK" w:hAnsi="TH SarabunPSK" w:cs="TH SarabunPSK"/>
                <w:sz w:val="28"/>
                <w:szCs w:val="28"/>
                <w:cs/>
              </w:rPr>
              <w:t>ทักษะการสื่อสาร</w:t>
            </w:r>
            <w:r w:rsidR="000A1930" w:rsidRPr="00B60D70">
              <w:rPr>
                <w:rFonts w:ascii="TH SarabunPSK" w:hAnsi="TH SarabunPSK" w:cs="TH SarabunPSK"/>
                <w:sz w:val="28"/>
                <w:szCs w:val="28"/>
              </w:rPr>
              <w:t>/</w:t>
            </w:r>
            <w:r w:rsidR="000010CD" w:rsidRPr="00B60D70">
              <w:rPr>
                <w:rFonts w:ascii="TH SarabunPSK" w:hAnsi="TH SarabunPSK" w:cs="TH SarabunPSK"/>
                <w:sz w:val="28"/>
                <w:szCs w:val="28"/>
              </w:rPr>
              <w:t xml:space="preserve"> PLO </w:t>
            </w:r>
            <w:r w:rsidR="000010CD" w:rsidRPr="00B60D70">
              <w:rPr>
                <w:rFonts w:ascii="TH SarabunPSK" w:hAnsi="TH SarabunPSK" w:cs="TH SarabunPSK" w:hint="cs"/>
                <w:sz w:val="28"/>
                <w:szCs w:val="28"/>
                <w:cs/>
              </w:rPr>
              <w:t xml:space="preserve">ข้อ </w:t>
            </w:r>
            <w:r w:rsidR="00D52013" w:rsidRPr="00B60D70">
              <w:rPr>
                <w:rFonts w:ascii="TH SarabunPSK" w:hAnsi="TH SarabunPSK" w:cs="TH SarabunPSK"/>
                <w:sz w:val="28"/>
                <w:szCs w:val="28"/>
              </w:rPr>
              <w:t>4</w:t>
            </w:r>
          </w:p>
        </w:tc>
        <w:tc>
          <w:tcPr>
            <w:tcW w:w="2977" w:type="dxa"/>
          </w:tcPr>
          <w:p w14:paraId="270E5987" w14:textId="3BBEDADB" w:rsidR="00D52013" w:rsidRPr="00B60D70" w:rsidRDefault="00D52013" w:rsidP="00D52013">
            <w:pPr>
              <w:rPr>
                <w:rFonts w:ascii="TH SarabunPSK" w:hAnsi="TH SarabunPSK" w:cs="TH SarabunPSK"/>
                <w:sz w:val="28"/>
                <w:szCs w:val="28"/>
                <w:cs/>
              </w:rPr>
            </w:pPr>
            <w:r w:rsidRPr="00B60D70">
              <w:rPr>
                <w:rFonts w:ascii="TH SarabunPSK" w:hAnsi="TH SarabunPSK" w:cs="TH SarabunPSK"/>
                <w:sz w:val="28"/>
                <w:szCs w:val="28"/>
                <w:cs/>
              </w:rPr>
              <w:t>ทักษะการพูด ทักษะการสื่อสา</w:t>
            </w:r>
            <w:r w:rsidRPr="00B60D70">
              <w:rPr>
                <w:rFonts w:ascii="TH SarabunPSK" w:hAnsi="TH SarabunPSK" w:cs="TH SarabunPSK" w:hint="cs"/>
                <w:sz w:val="28"/>
                <w:szCs w:val="28"/>
                <w:cs/>
              </w:rPr>
              <w:t>ร</w:t>
            </w:r>
            <w:r w:rsidRPr="00B60D70">
              <w:rPr>
                <w:rFonts w:ascii="TH SarabunPSK" w:hAnsi="TH SarabunPSK" w:cs="TH SarabunPSK"/>
                <w:sz w:val="28"/>
                <w:szCs w:val="28"/>
                <w:cs/>
              </w:rPr>
              <w:t>ระหว่างบุคคลหรือหน่วยงาน</w:t>
            </w:r>
            <w:r w:rsidRPr="00B60D70">
              <w:rPr>
                <w:rFonts w:ascii="TH SarabunPSK" w:hAnsi="TH SarabunPSK" w:cs="TH SarabunPSK" w:hint="cs"/>
                <w:sz w:val="28"/>
                <w:szCs w:val="28"/>
                <w:cs/>
              </w:rPr>
              <w:t xml:space="preserve"> ทักษะ</w:t>
            </w:r>
            <w:r w:rsidRPr="00B60D70">
              <w:rPr>
                <w:rFonts w:ascii="TH SarabunPSK" w:hAnsi="TH SarabunPSK" w:cs="TH SarabunPSK"/>
                <w:sz w:val="28"/>
                <w:szCs w:val="28"/>
                <w:cs/>
              </w:rPr>
              <w:t>ภาษาอังกฤษ</w:t>
            </w:r>
            <w:r w:rsidRPr="00B60D70">
              <w:rPr>
                <w:rFonts w:ascii="TH SarabunPSK" w:hAnsi="TH SarabunPSK" w:cs="TH SarabunPSK" w:hint="cs"/>
                <w:sz w:val="28"/>
                <w:szCs w:val="28"/>
                <w:cs/>
              </w:rPr>
              <w:t xml:space="preserve"> การโค้ชเพื่อการเรียนรู้ การเกื้อหนุนการเรียนรู้ </w:t>
            </w:r>
            <w:r w:rsidRPr="00B60D70">
              <w:rPr>
                <w:rFonts w:ascii="TH SarabunPSK" w:hAnsi="TH SarabunPSK" w:cs="TH SarabunPSK"/>
                <w:sz w:val="28"/>
                <w:szCs w:val="28"/>
                <w:cs/>
              </w:rPr>
              <w:t>ออกแบบการเรียนรู้</w:t>
            </w:r>
            <w:r w:rsidRPr="00B60D70">
              <w:rPr>
                <w:rFonts w:ascii="TH SarabunPSK" w:hAnsi="TH SarabunPSK" w:cs="TH SarabunPSK" w:hint="cs"/>
                <w:sz w:val="28"/>
                <w:szCs w:val="28"/>
                <w:cs/>
              </w:rPr>
              <w:t xml:space="preserve"> การ</w:t>
            </w:r>
            <w:r w:rsidRPr="00B60D70">
              <w:rPr>
                <w:rFonts w:ascii="TH SarabunPSK" w:hAnsi="TH SarabunPSK" w:cs="TH SarabunPSK"/>
                <w:sz w:val="28"/>
                <w:szCs w:val="28"/>
                <w:cs/>
              </w:rPr>
              <w:t>จัดกระบวนการเรียนรู้</w:t>
            </w:r>
            <w:r w:rsidRPr="00B60D70">
              <w:rPr>
                <w:rFonts w:ascii="TH SarabunPSK" w:hAnsi="TH SarabunPSK" w:cs="TH SarabunPSK" w:hint="cs"/>
                <w:sz w:val="28"/>
                <w:szCs w:val="28"/>
                <w:cs/>
              </w:rPr>
              <w:t xml:space="preserve"> โมดูล</w:t>
            </w:r>
            <w:r w:rsidRPr="00B60D70">
              <w:rPr>
                <w:rFonts w:ascii="TH SarabunPSK" w:hAnsi="TH SarabunPSK" w:cs="TH SarabunPSK"/>
                <w:sz w:val="28"/>
                <w:szCs w:val="28"/>
                <w:cs/>
              </w:rPr>
              <w:t>การสอน</w:t>
            </w:r>
            <w:r w:rsidRPr="00B60D70">
              <w:rPr>
                <w:rFonts w:ascii="TH SarabunPSK" w:hAnsi="TH SarabunPSK" w:cs="TH SarabunPSK" w:hint="cs"/>
                <w:sz w:val="28"/>
                <w:szCs w:val="28"/>
                <w:cs/>
              </w:rPr>
              <w:t xml:space="preserve"> </w:t>
            </w:r>
            <w:r w:rsidRPr="00B60D70">
              <w:rPr>
                <w:rFonts w:ascii="TH SarabunPSK" w:hAnsi="TH SarabunPSK" w:cs="TH SarabunPSK"/>
                <w:sz w:val="28"/>
                <w:szCs w:val="28"/>
                <w:cs/>
              </w:rPr>
              <w:t>อี</w:t>
            </w:r>
            <w:proofErr w:type="spellStart"/>
            <w:r w:rsidRPr="00B60D70">
              <w:rPr>
                <w:rFonts w:ascii="TH SarabunPSK" w:hAnsi="TH SarabunPSK" w:cs="TH SarabunPSK"/>
                <w:sz w:val="28"/>
                <w:szCs w:val="28"/>
                <w:cs/>
              </w:rPr>
              <w:t>เลิร์</w:t>
            </w:r>
            <w:proofErr w:type="spellEnd"/>
            <w:r w:rsidRPr="00B60D70">
              <w:rPr>
                <w:rFonts w:ascii="TH SarabunPSK" w:hAnsi="TH SarabunPSK" w:cs="TH SarabunPSK"/>
                <w:sz w:val="28"/>
                <w:szCs w:val="28"/>
                <w:cs/>
              </w:rPr>
              <w:t>นนิ่ง</w:t>
            </w:r>
            <w:r w:rsidRPr="00B60D70">
              <w:rPr>
                <w:rFonts w:ascii="TH SarabunPSK" w:hAnsi="TH SarabunPSK" w:cs="TH SarabunPSK" w:hint="cs"/>
                <w:sz w:val="28"/>
                <w:szCs w:val="28"/>
                <w:cs/>
              </w:rPr>
              <w:t xml:space="preserve"> </w:t>
            </w:r>
            <w:r w:rsidRPr="00B60D70">
              <w:rPr>
                <w:rFonts w:ascii="TH SarabunPSK" w:hAnsi="TH SarabunPSK" w:cs="TH SarabunPSK"/>
                <w:sz w:val="28"/>
                <w:szCs w:val="28"/>
                <w:cs/>
              </w:rPr>
              <w:t>การสอนสำหรับอาชีวศึกษา การแก้ปัญหาในชั้นเรียน</w:t>
            </w:r>
            <w:r w:rsidRPr="00B60D70">
              <w:rPr>
                <w:rFonts w:ascii="TH SarabunPSK" w:hAnsi="TH SarabunPSK" w:cs="TH SarabunPSK" w:hint="cs"/>
                <w:sz w:val="28"/>
                <w:szCs w:val="28"/>
                <w:cs/>
              </w:rPr>
              <w:t xml:space="preserve"> </w:t>
            </w:r>
            <w:r w:rsidRPr="00B60D70">
              <w:rPr>
                <w:rFonts w:ascii="TH SarabunPSK" w:hAnsi="TH SarabunPSK" w:cs="TH SarabunPSK"/>
                <w:sz w:val="28"/>
                <w:szCs w:val="28"/>
                <w:cs/>
              </w:rPr>
              <w:t>การถ่ายทอดความรู้</w:t>
            </w:r>
            <w:r w:rsidRPr="00B60D70">
              <w:rPr>
                <w:rFonts w:ascii="TH SarabunPSK" w:hAnsi="TH SarabunPSK" w:cs="TH SarabunPSK" w:hint="cs"/>
                <w:sz w:val="28"/>
                <w:szCs w:val="28"/>
                <w:cs/>
              </w:rPr>
              <w:t xml:space="preserve"> </w:t>
            </w:r>
            <w:r w:rsidRPr="00B60D70">
              <w:rPr>
                <w:rFonts w:ascii="TH SarabunPSK" w:hAnsi="TH SarabunPSK" w:cs="TH SarabunPSK"/>
                <w:sz w:val="28"/>
                <w:szCs w:val="28"/>
                <w:cs/>
              </w:rPr>
              <w:t>สื่อและเทคโนโลยีเพื่อการสอน</w:t>
            </w:r>
            <w:r w:rsidRPr="00B60D70">
              <w:rPr>
                <w:rFonts w:ascii="TH SarabunPSK" w:hAnsi="TH SarabunPSK" w:cs="TH SarabunPSK"/>
                <w:sz w:val="28"/>
                <w:szCs w:val="28"/>
              </w:rPr>
              <w:t xml:space="preserve"> </w:t>
            </w:r>
            <w:r w:rsidRPr="00B60D70">
              <w:rPr>
                <w:rFonts w:ascii="TH SarabunPSK" w:hAnsi="TH SarabunPSK" w:cs="TH SarabunPSK"/>
                <w:sz w:val="28"/>
                <w:szCs w:val="28"/>
                <w:cs/>
              </w:rPr>
              <w:t>การลงมือปฏิบัติ</w:t>
            </w:r>
            <w:r w:rsidRPr="00B60D70">
              <w:rPr>
                <w:rFonts w:ascii="TH SarabunPSK" w:hAnsi="TH SarabunPSK" w:cs="TH SarabunPSK" w:hint="cs"/>
                <w:sz w:val="28"/>
                <w:szCs w:val="28"/>
                <w:cs/>
              </w:rPr>
              <w:t xml:space="preserve"> </w:t>
            </w:r>
            <w:r w:rsidRPr="00B60D70">
              <w:rPr>
                <w:rFonts w:ascii="TH SarabunPSK" w:hAnsi="TH SarabunPSK" w:cs="TH SarabunPSK"/>
                <w:sz w:val="28"/>
                <w:szCs w:val="28"/>
                <w:cs/>
              </w:rPr>
              <w:t>ทักษะการคิด (</w:t>
            </w:r>
            <w:r w:rsidRPr="00B60D70">
              <w:rPr>
                <w:rFonts w:ascii="TH SarabunPSK" w:hAnsi="TH SarabunPSK" w:cs="TH SarabunPSK"/>
                <w:sz w:val="28"/>
                <w:szCs w:val="28"/>
              </w:rPr>
              <w:t>Thinking Skill)</w:t>
            </w:r>
          </w:p>
        </w:tc>
        <w:tc>
          <w:tcPr>
            <w:tcW w:w="2693" w:type="dxa"/>
          </w:tcPr>
          <w:p w14:paraId="1D9D70BC" w14:textId="3E175DC9" w:rsidR="00D52013" w:rsidRPr="00B60D70" w:rsidRDefault="00D52013" w:rsidP="00D52013">
            <w:pPr>
              <w:rPr>
                <w:rFonts w:ascii="TH SarabunPSK" w:hAnsi="TH SarabunPSK" w:cs="TH SarabunPSK"/>
                <w:sz w:val="28"/>
                <w:szCs w:val="28"/>
              </w:rPr>
            </w:pPr>
            <w:r w:rsidRPr="00B60D70">
              <w:rPr>
                <w:rFonts w:ascii="TH SarabunPSK" w:hAnsi="TH SarabunPSK" w:cs="TH SarabunPSK"/>
                <w:sz w:val="28"/>
                <w:szCs w:val="28"/>
                <w:cs/>
              </w:rPr>
              <w:t xml:space="preserve">1. ปรับแนวคิดการเรียนการสอนรายวิชาชีพครูประยุกต์ </w:t>
            </w:r>
            <w:r w:rsidRPr="00B60D70">
              <w:rPr>
                <w:rFonts w:ascii="TH SarabunPSK" w:hAnsi="TH SarabunPSK" w:cs="TH SarabunPSK" w:hint="cs"/>
                <w:sz w:val="28"/>
                <w:szCs w:val="28"/>
                <w:cs/>
              </w:rPr>
              <w:t>ให้</w:t>
            </w:r>
            <w:r w:rsidRPr="00B60D70">
              <w:rPr>
                <w:rFonts w:ascii="TH SarabunPSK" w:hAnsi="TH SarabunPSK" w:cs="TH SarabunPSK"/>
                <w:sz w:val="28"/>
                <w:szCs w:val="28"/>
                <w:cs/>
              </w:rPr>
              <w:t xml:space="preserve">เป็น </w:t>
            </w:r>
            <w:r w:rsidRPr="00B60D70">
              <w:rPr>
                <w:rFonts w:ascii="TH SarabunPSK" w:hAnsi="TH SarabunPSK" w:cs="TH SarabunPSK"/>
                <w:sz w:val="28"/>
                <w:szCs w:val="28"/>
              </w:rPr>
              <w:t xml:space="preserve">Academy </w:t>
            </w:r>
            <w:r w:rsidRPr="00B60D70">
              <w:rPr>
                <w:rFonts w:ascii="TH SarabunPSK" w:hAnsi="TH SarabunPSK" w:cs="TH SarabunPSK"/>
                <w:sz w:val="28"/>
                <w:szCs w:val="28"/>
                <w:cs/>
              </w:rPr>
              <w:t>เน้นการลงมือท</w:t>
            </w:r>
            <w:r w:rsidRPr="00B60D70">
              <w:rPr>
                <w:rFonts w:ascii="TH SarabunPSK" w:hAnsi="TH SarabunPSK" w:cs="TH SarabunPSK" w:hint="cs"/>
                <w:sz w:val="28"/>
                <w:szCs w:val="28"/>
                <w:cs/>
              </w:rPr>
              <w:t>ำ</w:t>
            </w:r>
            <w:r w:rsidRPr="00B60D70">
              <w:rPr>
                <w:rFonts w:ascii="TH SarabunPSK" w:hAnsi="TH SarabunPSK" w:cs="TH SarabunPSK"/>
                <w:sz w:val="28"/>
                <w:szCs w:val="28"/>
                <w:cs/>
              </w:rPr>
              <w:t>/ฝึกปฏิบัติ</w:t>
            </w:r>
            <w:r w:rsidRPr="00B60D70">
              <w:rPr>
                <w:rFonts w:ascii="TH SarabunPSK" w:hAnsi="TH SarabunPSK" w:cs="TH SarabunPSK" w:hint="cs"/>
                <w:sz w:val="28"/>
                <w:szCs w:val="28"/>
                <w:cs/>
              </w:rPr>
              <w:t>จริง</w:t>
            </w:r>
          </w:p>
          <w:p w14:paraId="3BFA9039" w14:textId="77777777" w:rsidR="00D52013" w:rsidRPr="00B60D70" w:rsidRDefault="00D52013" w:rsidP="00D52013">
            <w:pPr>
              <w:rPr>
                <w:rFonts w:ascii="TH SarabunPSK" w:hAnsi="TH SarabunPSK" w:cs="TH SarabunPSK"/>
                <w:sz w:val="28"/>
                <w:szCs w:val="28"/>
              </w:rPr>
            </w:pPr>
            <w:r w:rsidRPr="00B60D70">
              <w:rPr>
                <w:rFonts w:ascii="TH SarabunPSK" w:hAnsi="TH SarabunPSK" w:cs="TH SarabunPSK"/>
                <w:sz w:val="28"/>
                <w:szCs w:val="28"/>
                <w:cs/>
              </w:rPr>
              <w:t xml:space="preserve"> 2. พัฒนาทักษะการเรียนการสอนสมัยใหม่ (</w:t>
            </w:r>
            <w:r w:rsidRPr="00B60D70">
              <w:rPr>
                <w:rFonts w:ascii="TH SarabunPSK" w:hAnsi="TH SarabunPSK" w:cs="TH SarabunPSK"/>
                <w:sz w:val="28"/>
                <w:szCs w:val="28"/>
              </w:rPr>
              <w:t>New Teaching and Learning Skill Approach)</w:t>
            </w:r>
          </w:p>
          <w:p w14:paraId="167BAFD4" w14:textId="77777777" w:rsidR="00D52013" w:rsidRPr="00B60D70" w:rsidRDefault="00D52013" w:rsidP="00D52013">
            <w:pPr>
              <w:rPr>
                <w:rFonts w:ascii="TH SarabunPSK" w:hAnsi="TH SarabunPSK" w:cs="TH SarabunPSK"/>
                <w:sz w:val="28"/>
                <w:szCs w:val="28"/>
              </w:rPr>
            </w:pPr>
            <w:r w:rsidRPr="00B60D70">
              <w:rPr>
                <w:rFonts w:ascii="TH SarabunPSK" w:hAnsi="TH SarabunPSK" w:cs="TH SarabunPSK"/>
                <w:sz w:val="28"/>
                <w:szCs w:val="28"/>
                <w:cs/>
              </w:rPr>
              <w:t xml:space="preserve"> 3. บ่มเพาะคุณลักษณะความเป็นครู </w:t>
            </w:r>
            <w:r w:rsidRPr="00B60D70">
              <w:rPr>
                <w:rFonts w:ascii="TH SarabunPSK" w:hAnsi="TH SarabunPSK" w:cs="TH SarabunPSK"/>
                <w:sz w:val="28"/>
                <w:szCs w:val="28"/>
              </w:rPr>
              <w:t xml:space="preserve">Teacher, Facilitator </w:t>
            </w:r>
            <w:r w:rsidRPr="00B60D70">
              <w:rPr>
                <w:rFonts w:ascii="TH SarabunPSK" w:hAnsi="TH SarabunPSK" w:cs="TH SarabunPSK"/>
                <w:sz w:val="28"/>
                <w:szCs w:val="28"/>
                <w:cs/>
              </w:rPr>
              <w:t xml:space="preserve">และ </w:t>
            </w:r>
            <w:r w:rsidRPr="00B60D70">
              <w:rPr>
                <w:rFonts w:ascii="TH SarabunPSK" w:hAnsi="TH SarabunPSK" w:cs="TH SarabunPSK"/>
                <w:sz w:val="28"/>
                <w:szCs w:val="28"/>
              </w:rPr>
              <w:t>Coach</w:t>
            </w:r>
          </w:p>
          <w:p w14:paraId="7847D59C" w14:textId="1F4B7653" w:rsidR="00D52013" w:rsidRPr="00B60D70" w:rsidRDefault="00D52013" w:rsidP="00D52013">
            <w:pPr>
              <w:rPr>
                <w:rFonts w:ascii="TH SarabunPSK" w:hAnsi="TH SarabunPSK" w:cs="TH SarabunPSK"/>
                <w:sz w:val="28"/>
                <w:szCs w:val="28"/>
                <w:cs/>
              </w:rPr>
            </w:pPr>
            <w:r w:rsidRPr="00B60D70">
              <w:rPr>
                <w:rFonts w:ascii="TH SarabunPSK" w:hAnsi="TH SarabunPSK" w:cs="TH SarabunPSK"/>
                <w:sz w:val="28"/>
                <w:szCs w:val="28"/>
                <w:cs/>
              </w:rPr>
              <w:t xml:space="preserve"> 4. พัฒนาทักษะการน</w:t>
            </w:r>
            <w:r w:rsidRPr="00B60D70">
              <w:rPr>
                <w:rFonts w:ascii="TH SarabunPSK" w:hAnsi="TH SarabunPSK" w:cs="TH SarabunPSK" w:hint="cs"/>
                <w:sz w:val="28"/>
                <w:szCs w:val="28"/>
                <w:cs/>
              </w:rPr>
              <w:t>ำ</w:t>
            </w:r>
            <w:r w:rsidRPr="00B60D70">
              <w:rPr>
                <w:rFonts w:ascii="TH SarabunPSK" w:hAnsi="TH SarabunPSK" w:cs="TH SarabunPSK"/>
                <w:sz w:val="28"/>
                <w:szCs w:val="28"/>
                <w:cs/>
              </w:rPr>
              <w:t>เสนอ (</w:t>
            </w:r>
            <w:r w:rsidRPr="00B60D70">
              <w:rPr>
                <w:rFonts w:ascii="TH SarabunPSK" w:hAnsi="TH SarabunPSK" w:cs="TH SarabunPSK"/>
                <w:sz w:val="28"/>
                <w:szCs w:val="28"/>
              </w:rPr>
              <w:t xml:space="preserve">Presentation Skill) </w:t>
            </w:r>
            <w:r w:rsidRPr="00B60D70">
              <w:rPr>
                <w:rFonts w:ascii="TH SarabunPSK" w:hAnsi="TH SarabunPSK" w:cs="TH SarabunPSK"/>
                <w:sz w:val="28"/>
                <w:szCs w:val="28"/>
                <w:cs/>
              </w:rPr>
              <w:t>ให้มีความโดดเด่น</w:t>
            </w:r>
            <w:r w:rsidRPr="00B60D70">
              <w:rPr>
                <w:rFonts w:ascii="TH SarabunPSK" w:hAnsi="TH SarabunPSK" w:cs="TH SarabunPSK" w:hint="cs"/>
                <w:sz w:val="28"/>
                <w:szCs w:val="28"/>
                <w:cs/>
              </w:rPr>
              <w:t xml:space="preserve"> และ</w:t>
            </w:r>
            <w:r w:rsidRPr="00B60D70">
              <w:rPr>
                <w:rFonts w:ascii="TH SarabunPSK" w:hAnsi="TH SarabunPSK" w:cs="TH SarabunPSK"/>
                <w:sz w:val="28"/>
                <w:szCs w:val="28"/>
                <w:cs/>
              </w:rPr>
              <w:t>สอดแทรกทักษะการน</w:t>
            </w:r>
            <w:r w:rsidRPr="00B60D70">
              <w:rPr>
                <w:rFonts w:ascii="TH SarabunPSK" w:hAnsi="TH SarabunPSK" w:cs="TH SarabunPSK" w:hint="cs"/>
                <w:sz w:val="28"/>
                <w:szCs w:val="28"/>
                <w:cs/>
              </w:rPr>
              <w:t>ำ</w:t>
            </w:r>
            <w:r w:rsidRPr="00B60D70">
              <w:rPr>
                <w:rFonts w:ascii="TH SarabunPSK" w:hAnsi="TH SarabunPSK" w:cs="TH SarabunPSK"/>
                <w:sz w:val="28"/>
                <w:szCs w:val="28"/>
                <w:cs/>
              </w:rPr>
              <w:t>เสนอลงในรายวิชาของหลักสูตร</w:t>
            </w:r>
          </w:p>
        </w:tc>
      </w:tr>
      <w:tr w:rsidR="00B60D70" w:rsidRPr="00B60D70" w14:paraId="7953E4E7" w14:textId="77777777" w:rsidTr="00CE1C36">
        <w:trPr>
          <w:trHeight w:val="429"/>
        </w:trPr>
        <w:tc>
          <w:tcPr>
            <w:tcW w:w="1555" w:type="dxa"/>
          </w:tcPr>
          <w:p w14:paraId="136065AE" w14:textId="5E523E20" w:rsidR="00D52013" w:rsidRPr="00B60D70" w:rsidRDefault="00D52013" w:rsidP="00D52013">
            <w:pPr>
              <w:jc w:val="left"/>
              <w:rPr>
                <w:rFonts w:ascii="TH SarabunPSK" w:hAnsi="TH SarabunPSK" w:cs="TH SarabunPSK"/>
                <w:sz w:val="28"/>
                <w:szCs w:val="28"/>
                <w:cs/>
              </w:rPr>
            </w:pPr>
            <w:r w:rsidRPr="00B60D70">
              <w:rPr>
                <w:rFonts w:ascii="TH SarabunPSK" w:hAnsi="TH SarabunPSK" w:cs="TH SarabunPSK"/>
                <w:sz w:val="28"/>
                <w:szCs w:val="28"/>
              </w:rPr>
              <w:t>4.</w:t>
            </w:r>
            <w:r w:rsidR="00B36451" w:rsidRPr="00B60D70">
              <w:rPr>
                <w:rFonts w:ascii="TH SarabunPSK" w:hAnsi="TH SarabunPSK" w:cs="TH SarabunPSK"/>
                <w:sz w:val="28"/>
                <w:szCs w:val="28"/>
              </w:rPr>
              <w:t xml:space="preserve"> </w:t>
            </w:r>
            <w:r w:rsidRPr="00B60D70">
              <w:rPr>
                <w:rFonts w:ascii="TH SarabunPSK" w:hAnsi="TH SarabunPSK" w:cs="TH SarabunPSK"/>
                <w:sz w:val="28"/>
                <w:szCs w:val="28"/>
                <w:cs/>
              </w:rPr>
              <w:t>การใฝ่เรียนรู้</w:t>
            </w:r>
            <w:r w:rsidRPr="00B60D70">
              <w:rPr>
                <w:rFonts w:ascii="TH SarabunPSK" w:hAnsi="TH SarabunPSK" w:cs="TH SarabunPSK" w:hint="cs"/>
                <w:sz w:val="28"/>
                <w:szCs w:val="28"/>
                <w:cs/>
              </w:rPr>
              <w:t xml:space="preserve"> </w:t>
            </w:r>
            <w:r w:rsidRPr="00B60D70">
              <w:rPr>
                <w:rFonts w:ascii="TH SarabunPSK" w:hAnsi="TH SarabunPSK" w:cs="TH SarabunPSK"/>
                <w:sz w:val="28"/>
                <w:szCs w:val="28"/>
                <w:cs/>
              </w:rPr>
              <w:t>แสวงหาความรู ้ และเรียนรู ้ด้วยตนเอง</w:t>
            </w:r>
          </w:p>
        </w:tc>
        <w:tc>
          <w:tcPr>
            <w:tcW w:w="2126" w:type="dxa"/>
          </w:tcPr>
          <w:p w14:paraId="024F33A9" w14:textId="3B7890DA" w:rsidR="00D52013" w:rsidRPr="00B60D70" w:rsidRDefault="00C7303D" w:rsidP="000A1930">
            <w:pPr>
              <w:ind w:right="26"/>
              <w:rPr>
                <w:rFonts w:ascii="TH SarabunPSK" w:hAnsi="TH SarabunPSK" w:cs="TH SarabunPSK"/>
                <w:sz w:val="28"/>
                <w:szCs w:val="28"/>
                <w:cs/>
              </w:rPr>
            </w:pPr>
            <w:r w:rsidRPr="00B60D70">
              <w:rPr>
                <w:rFonts w:ascii="TH SarabunPSK" w:hAnsi="TH SarabunPSK" w:cs="TH SarabunPSK"/>
                <w:sz w:val="28"/>
                <w:szCs w:val="28"/>
                <w:cs/>
              </w:rPr>
              <w:t>ทักษะการเรียนรู้</w:t>
            </w:r>
            <w:r w:rsidR="00CB293C" w:rsidRPr="00B60D70">
              <w:rPr>
                <w:rFonts w:ascii="TH SarabunPSK" w:hAnsi="TH SarabunPSK" w:cs="TH SarabunPSK" w:hint="cs"/>
                <w:sz w:val="28"/>
                <w:szCs w:val="28"/>
                <w:cs/>
              </w:rPr>
              <w:t>/</w:t>
            </w:r>
            <w:r w:rsidR="00CB293C" w:rsidRPr="00B60D70">
              <w:rPr>
                <w:rFonts w:ascii="TH SarabunPSK" w:hAnsi="TH SarabunPSK" w:cs="TH SarabunPSK"/>
                <w:sz w:val="28"/>
                <w:szCs w:val="28"/>
                <w:cs/>
              </w:rPr>
              <w:t>ทักษะการจัดการ</w:t>
            </w:r>
            <w:r w:rsidR="000A1930" w:rsidRPr="00B60D70">
              <w:rPr>
                <w:rFonts w:ascii="TH SarabunPSK" w:hAnsi="TH SarabunPSK" w:cs="TH SarabunPSK" w:hint="cs"/>
                <w:sz w:val="28"/>
                <w:szCs w:val="28"/>
                <w:cs/>
              </w:rPr>
              <w:t>/</w:t>
            </w:r>
            <w:r w:rsidRPr="00B60D70">
              <w:rPr>
                <w:rFonts w:ascii="TH SarabunPSK" w:hAnsi="TH SarabunPSK" w:cs="TH SarabunPSK"/>
                <w:sz w:val="28"/>
                <w:szCs w:val="28"/>
              </w:rPr>
              <w:t xml:space="preserve"> PLO </w:t>
            </w:r>
            <w:r w:rsidRPr="00B60D70">
              <w:rPr>
                <w:rFonts w:ascii="TH SarabunPSK" w:hAnsi="TH SarabunPSK" w:cs="TH SarabunPSK" w:hint="cs"/>
                <w:sz w:val="28"/>
                <w:szCs w:val="28"/>
                <w:cs/>
              </w:rPr>
              <w:t xml:space="preserve">ข้อ </w:t>
            </w:r>
            <w:r w:rsidRPr="00B60D70">
              <w:rPr>
                <w:rFonts w:ascii="TH SarabunPSK" w:hAnsi="TH SarabunPSK" w:cs="TH SarabunPSK"/>
                <w:sz w:val="28"/>
                <w:szCs w:val="28"/>
              </w:rPr>
              <w:t>4</w:t>
            </w:r>
            <w:r w:rsidR="00A839A9" w:rsidRPr="00B60D70">
              <w:rPr>
                <w:rFonts w:ascii="TH SarabunPSK" w:hAnsi="TH SarabunPSK" w:cs="TH SarabunPSK"/>
                <w:sz w:val="28"/>
                <w:szCs w:val="28"/>
              </w:rPr>
              <w:t xml:space="preserve"> </w:t>
            </w:r>
            <w:r w:rsidR="005F1953" w:rsidRPr="00B60D70">
              <w:rPr>
                <w:rFonts w:ascii="TH SarabunPSK" w:hAnsi="TH SarabunPSK" w:cs="TH SarabunPSK" w:hint="cs"/>
                <w:sz w:val="28"/>
                <w:szCs w:val="28"/>
                <w:cs/>
              </w:rPr>
              <w:t xml:space="preserve">และ </w:t>
            </w:r>
            <w:r w:rsidR="00A839A9" w:rsidRPr="00B60D70">
              <w:rPr>
                <w:rFonts w:ascii="TH SarabunPSK" w:hAnsi="TH SarabunPSK" w:cs="TH SarabunPSK"/>
                <w:sz w:val="28"/>
                <w:szCs w:val="28"/>
              </w:rPr>
              <w:t>5</w:t>
            </w:r>
          </w:p>
        </w:tc>
        <w:tc>
          <w:tcPr>
            <w:tcW w:w="2977" w:type="dxa"/>
          </w:tcPr>
          <w:p w14:paraId="08281621" w14:textId="522D40A1" w:rsidR="00D52013" w:rsidRPr="00B60D70" w:rsidRDefault="00D52013" w:rsidP="00D52013">
            <w:pPr>
              <w:jc w:val="left"/>
              <w:rPr>
                <w:rFonts w:ascii="TH SarabunPSK" w:hAnsi="TH SarabunPSK" w:cs="TH SarabunPSK"/>
                <w:sz w:val="28"/>
                <w:szCs w:val="28"/>
              </w:rPr>
            </w:pPr>
            <w:r w:rsidRPr="00B60D70">
              <w:rPr>
                <w:rFonts w:ascii="TH SarabunPSK" w:hAnsi="TH SarabunPSK" w:cs="TH SarabunPSK"/>
                <w:sz w:val="28"/>
                <w:szCs w:val="28"/>
                <w:cs/>
              </w:rPr>
              <w:t>การแก้ปัญหา</w:t>
            </w:r>
            <w:r w:rsidRPr="00B60D70">
              <w:rPr>
                <w:rFonts w:ascii="TH SarabunPSK" w:hAnsi="TH SarabunPSK" w:cs="TH SarabunPSK" w:hint="cs"/>
                <w:sz w:val="28"/>
                <w:szCs w:val="28"/>
                <w:cs/>
              </w:rPr>
              <w:t xml:space="preserve"> </w:t>
            </w:r>
            <w:r w:rsidRPr="00B60D70">
              <w:rPr>
                <w:rFonts w:ascii="TH SarabunPSK" w:hAnsi="TH SarabunPSK" w:cs="TH SarabunPSK"/>
                <w:sz w:val="28"/>
                <w:szCs w:val="28"/>
                <w:cs/>
              </w:rPr>
              <w:t>ทัศนคติเชิงบวก</w:t>
            </w:r>
            <w:r w:rsidRPr="00B60D70">
              <w:rPr>
                <w:rFonts w:ascii="TH SarabunPSK" w:hAnsi="TH SarabunPSK" w:cs="TH SarabunPSK" w:hint="cs"/>
                <w:sz w:val="28"/>
                <w:szCs w:val="28"/>
                <w:cs/>
              </w:rPr>
              <w:t xml:space="preserve"> </w:t>
            </w:r>
            <w:r w:rsidRPr="00B60D70">
              <w:rPr>
                <w:rFonts w:ascii="TH SarabunPSK" w:hAnsi="TH SarabunPSK" w:cs="TH SarabunPSK"/>
                <w:sz w:val="28"/>
                <w:szCs w:val="28"/>
                <w:cs/>
              </w:rPr>
              <w:t>กรอบคิดแบบเติบโต</w:t>
            </w:r>
            <w:r w:rsidRPr="00B60D70">
              <w:rPr>
                <w:rFonts w:ascii="TH SarabunPSK" w:hAnsi="TH SarabunPSK" w:cs="TH SarabunPSK" w:hint="cs"/>
                <w:sz w:val="28"/>
                <w:szCs w:val="28"/>
                <w:cs/>
              </w:rPr>
              <w:t xml:space="preserve"> </w:t>
            </w:r>
            <w:r w:rsidRPr="00B60D70">
              <w:rPr>
                <w:rFonts w:ascii="TH SarabunPSK" w:hAnsi="TH SarabunPSK" w:cs="TH SarabunPSK"/>
                <w:sz w:val="28"/>
                <w:szCs w:val="28"/>
                <w:cs/>
              </w:rPr>
              <w:t>ทักษะการเรียนรู้</w:t>
            </w:r>
            <w:r w:rsidRPr="00B60D70">
              <w:rPr>
                <w:rFonts w:ascii="TH SarabunPSK" w:hAnsi="TH SarabunPSK" w:cs="TH SarabunPSK" w:hint="cs"/>
                <w:sz w:val="28"/>
                <w:szCs w:val="28"/>
                <w:cs/>
              </w:rPr>
              <w:t xml:space="preserve"> </w:t>
            </w:r>
            <w:r w:rsidRPr="00B60D70">
              <w:rPr>
                <w:rFonts w:ascii="TH SarabunPSK" w:hAnsi="TH SarabunPSK" w:cs="TH SarabunPSK"/>
                <w:sz w:val="28"/>
                <w:szCs w:val="28"/>
                <w:cs/>
              </w:rPr>
              <w:t>เรียนรู้แบบนำตนเอง</w:t>
            </w:r>
            <w:r w:rsidRPr="00B60D70">
              <w:rPr>
                <w:rFonts w:ascii="TH SarabunPSK" w:hAnsi="TH SarabunPSK" w:cs="TH SarabunPSK" w:hint="cs"/>
                <w:sz w:val="28"/>
                <w:szCs w:val="28"/>
                <w:cs/>
              </w:rPr>
              <w:t xml:space="preserve"> </w:t>
            </w:r>
            <w:r w:rsidRPr="00B60D70">
              <w:rPr>
                <w:rFonts w:ascii="TH SarabunPSK" w:hAnsi="TH SarabunPSK" w:cs="TH SarabunPSK"/>
                <w:sz w:val="28"/>
                <w:szCs w:val="28"/>
                <w:cs/>
              </w:rPr>
              <w:t>พัฒนาตนเองอย่างต่อเนื่อง</w:t>
            </w:r>
            <w:r w:rsidRPr="00B60D70">
              <w:rPr>
                <w:rFonts w:ascii="TH SarabunPSK" w:hAnsi="TH SarabunPSK" w:cs="TH SarabunPSK" w:hint="cs"/>
                <w:sz w:val="28"/>
                <w:szCs w:val="28"/>
                <w:cs/>
              </w:rPr>
              <w:t xml:space="preserve"> </w:t>
            </w:r>
            <w:r w:rsidRPr="00B60D70">
              <w:rPr>
                <w:rFonts w:ascii="TH SarabunPSK" w:hAnsi="TH SarabunPSK" w:cs="TH SarabunPSK"/>
                <w:sz w:val="28"/>
                <w:szCs w:val="28"/>
                <w:cs/>
              </w:rPr>
              <w:t>เรียนรู้ตลอดชีวิต</w:t>
            </w:r>
            <w:r w:rsidRPr="00B60D70">
              <w:rPr>
                <w:rFonts w:ascii="TH SarabunPSK" w:hAnsi="TH SarabunPSK" w:cs="TH SarabunPSK" w:hint="cs"/>
                <w:sz w:val="28"/>
                <w:szCs w:val="28"/>
                <w:cs/>
              </w:rPr>
              <w:t xml:space="preserve"> </w:t>
            </w:r>
            <w:r w:rsidRPr="00B60D70">
              <w:rPr>
                <w:rFonts w:ascii="TH SarabunPSK" w:hAnsi="TH SarabunPSK" w:cs="TH SarabunPSK"/>
                <w:sz w:val="28"/>
                <w:szCs w:val="28"/>
                <w:cs/>
              </w:rPr>
              <w:t>เรียนรู้-ละทิ้งสิ่งที่รู้เดิม (ที่ไม่ถูกต้อง)-เรียนรู้ใหม่</w:t>
            </w:r>
          </w:p>
          <w:p w14:paraId="4CF49CC1" w14:textId="773DB9B8" w:rsidR="00D52013" w:rsidRPr="00B60D70" w:rsidRDefault="00D52013" w:rsidP="00D52013">
            <w:pPr>
              <w:jc w:val="left"/>
              <w:rPr>
                <w:rFonts w:ascii="TH SarabunPSK" w:hAnsi="TH SarabunPSK" w:cs="TH SarabunPSK"/>
                <w:sz w:val="28"/>
                <w:szCs w:val="28"/>
                <w:cs/>
              </w:rPr>
            </w:pPr>
            <w:r w:rsidRPr="00B60D70">
              <w:rPr>
                <w:rFonts w:ascii="TH SarabunPSK" w:hAnsi="TH SarabunPSK" w:cs="TH SarabunPSK"/>
                <w:sz w:val="28"/>
                <w:szCs w:val="28"/>
                <w:cs/>
              </w:rPr>
              <w:lastRenderedPageBreak/>
              <w:t>ภาวะผู้นำ</w:t>
            </w:r>
            <w:r w:rsidRPr="00B60D70">
              <w:rPr>
                <w:rFonts w:ascii="TH SarabunPSK" w:hAnsi="TH SarabunPSK" w:cs="TH SarabunPSK" w:hint="cs"/>
                <w:sz w:val="28"/>
                <w:szCs w:val="28"/>
                <w:cs/>
              </w:rPr>
              <w:t xml:space="preserve"> ผู้นำการเปลี่ยนแปลง </w:t>
            </w:r>
          </w:p>
        </w:tc>
        <w:tc>
          <w:tcPr>
            <w:tcW w:w="2693" w:type="dxa"/>
          </w:tcPr>
          <w:p w14:paraId="35E8406B" w14:textId="77777777" w:rsidR="00D52013" w:rsidRPr="00B60D70" w:rsidRDefault="00D52013" w:rsidP="00D52013">
            <w:pPr>
              <w:jc w:val="left"/>
              <w:rPr>
                <w:rFonts w:ascii="TH SarabunPSK" w:hAnsi="TH SarabunPSK" w:cs="TH SarabunPSK"/>
                <w:sz w:val="28"/>
                <w:szCs w:val="28"/>
              </w:rPr>
            </w:pPr>
            <w:r w:rsidRPr="00B60D70">
              <w:rPr>
                <w:rFonts w:ascii="TH SarabunPSK" w:hAnsi="TH SarabunPSK" w:cs="TH SarabunPSK"/>
                <w:sz w:val="28"/>
                <w:szCs w:val="28"/>
                <w:cs/>
              </w:rPr>
              <w:lastRenderedPageBreak/>
              <w:t>จัดการเรียนโดยใช้รูปแบบ</w:t>
            </w:r>
          </w:p>
          <w:p w14:paraId="29FC197F" w14:textId="5DF0FD88" w:rsidR="00D52013" w:rsidRPr="00B60D70" w:rsidRDefault="00D52013" w:rsidP="00D52013">
            <w:pPr>
              <w:jc w:val="left"/>
              <w:rPr>
                <w:rFonts w:ascii="TH SarabunPSK" w:hAnsi="TH SarabunPSK" w:cs="TH SarabunPSK"/>
                <w:sz w:val="28"/>
                <w:szCs w:val="28"/>
              </w:rPr>
            </w:pPr>
            <w:r w:rsidRPr="00B60D70">
              <w:rPr>
                <w:rFonts w:ascii="TH SarabunPSK" w:hAnsi="TH SarabunPSK" w:cs="TH SarabunPSK"/>
                <w:sz w:val="28"/>
                <w:szCs w:val="28"/>
                <w:cs/>
              </w:rPr>
              <w:t xml:space="preserve"> การสอนที่เน้นการพัฒนาทักษะการเรียนรู ้ด้วยตนเองให้กับ</w:t>
            </w:r>
            <w:proofErr w:type="spellStart"/>
            <w:r w:rsidRPr="00B60D70">
              <w:rPr>
                <w:rFonts w:ascii="TH SarabunPSK" w:hAnsi="TH SarabunPSK" w:cs="TH SarabunPSK"/>
                <w:sz w:val="28"/>
                <w:szCs w:val="28"/>
                <w:cs/>
              </w:rPr>
              <w:t>ผู</w:t>
            </w:r>
            <w:proofErr w:type="spellEnd"/>
            <w:r w:rsidRPr="00B60D70">
              <w:rPr>
                <w:rFonts w:ascii="TH SarabunPSK" w:hAnsi="TH SarabunPSK" w:cs="TH SarabunPSK"/>
                <w:sz w:val="28"/>
                <w:szCs w:val="28"/>
                <w:cs/>
              </w:rPr>
              <w:t xml:space="preserve"> ้เรียน เช่น </w:t>
            </w:r>
            <w:r w:rsidRPr="00B60D70">
              <w:rPr>
                <w:rFonts w:ascii="TH SarabunPSK" w:hAnsi="TH SarabunPSK" w:cs="TH SarabunPSK"/>
                <w:sz w:val="28"/>
                <w:szCs w:val="28"/>
              </w:rPr>
              <w:t xml:space="preserve">Problem Based </w:t>
            </w:r>
          </w:p>
          <w:p w14:paraId="476AE1B2" w14:textId="4C799EC3" w:rsidR="00D52013" w:rsidRPr="00B60D70" w:rsidRDefault="00D52013" w:rsidP="00D52013">
            <w:pPr>
              <w:jc w:val="left"/>
              <w:rPr>
                <w:rFonts w:ascii="TH SarabunPSK" w:hAnsi="TH SarabunPSK" w:cs="TH SarabunPSK"/>
                <w:sz w:val="28"/>
                <w:szCs w:val="28"/>
              </w:rPr>
            </w:pPr>
            <w:r w:rsidRPr="00B60D70">
              <w:rPr>
                <w:rFonts w:ascii="TH SarabunPSK" w:hAnsi="TH SarabunPSK" w:cs="TH SarabunPSK"/>
                <w:sz w:val="28"/>
                <w:szCs w:val="28"/>
              </w:rPr>
              <w:lastRenderedPageBreak/>
              <w:t>Learning</w:t>
            </w:r>
            <w:r w:rsidR="00CD6CC9" w:rsidRPr="00B60D70">
              <w:rPr>
                <w:rFonts w:ascii="TH SarabunPSK" w:hAnsi="TH SarabunPSK" w:cs="TH SarabunPSK"/>
                <w:sz w:val="28"/>
                <w:szCs w:val="28"/>
              </w:rPr>
              <w:t xml:space="preserve"> </w:t>
            </w:r>
            <w:r w:rsidRPr="00B60D70">
              <w:rPr>
                <w:rFonts w:ascii="TH SarabunPSK" w:hAnsi="TH SarabunPSK" w:cs="TH SarabunPSK"/>
                <w:sz w:val="28"/>
                <w:szCs w:val="28"/>
              </w:rPr>
              <w:t>(PBL), Project Based Learning</w:t>
            </w:r>
            <w:r w:rsidR="00CD6CC9" w:rsidRPr="00B60D70">
              <w:rPr>
                <w:rFonts w:ascii="TH SarabunPSK" w:hAnsi="TH SarabunPSK" w:cs="TH SarabunPSK"/>
                <w:sz w:val="28"/>
                <w:szCs w:val="28"/>
              </w:rPr>
              <w:t xml:space="preserve"> </w:t>
            </w:r>
            <w:r w:rsidRPr="00B60D70">
              <w:rPr>
                <w:rFonts w:ascii="TH SarabunPSK" w:hAnsi="TH SarabunPSK" w:cs="TH SarabunPSK"/>
                <w:sz w:val="28"/>
                <w:szCs w:val="28"/>
              </w:rPr>
              <w:t>(</w:t>
            </w:r>
            <w:proofErr w:type="spellStart"/>
            <w:r w:rsidRPr="00B60D70">
              <w:rPr>
                <w:rFonts w:ascii="TH SarabunPSK" w:hAnsi="TH SarabunPSK" w:cs="TH SarabunPSK"/>
                <w:sz w:val="28"/>
                <w:szCs w:val="28"/>
              </w:rPr>
              <w:t>PjBL</w:t>
            </w:r>
            <w:proofErr w:type="spellEnd"/>
            <w:r w:rsidRPr="00B60D70">
              <w:rPr>
                <w:rFonts w:ascii="TH SarabunPSK" w:hAnsi="TH SarabunPSK" w:cs="TH SarabunPSK"/>
                <w:sz w:val="28"/>
                <w:szCs w:val="28"/>
              </w:rPr>
              <w:t xml:space="preserve">), Inquiry Based Learning (IBL), Flipped </w:t>
            </w:r>
          </w:p>
          <w:p w14:paraId="4DBB6C20" w14:textId="6A614B38" w:rsidR="00D52013" w:rsidRPr="00B60D70" w:rsidRDefault="00D52013" w:rsidP="00D52013">
            <w:pPr>
              <w:jc w:val="left"/>
              <w:rPr>
                <w:rFonts w:ascii="TH SarabunPSK" w:hAnsi="TH SarabunPSK" w:cs="TH SarabunPSK"/>
                <w:sz w:val="28"/>
                <w:szCs w:val="28"/>
                <w:cs/>
              </w:rPr>
            </w:pPr>
            <w:r w:rsidRPr="00B60D70">
              <w:rPr>
                <w:rFonts w:ascii="TH SarabunPSK" w:hAnsi="TH SarabunPSK" w:cs="TH SarabunPSK"/>
                <w:sz w:val="28"/>
                <w:szCs w:val="28"/>
              </w:rPr>
              <w:t xml:space="preserve">Classroom, Constructionism </w:t>
            </w:r>
            <w:r w:rsidRPr="00B60D70">
              <w:rPr>
                <w:rFonts w:ascii="TH SarabunPSK" w:hAnsi="TH SarabunPSK" w:cs="TH SarabunPSK"/>
                <w:sz w:val="28"/>
                <w:szCs w:val="28"/>
                <w:cs/>
              </w:rPr>
              <w:t>เป็นต้น</w:t>
            </w:r>
          </w:p>
        </w:tc>
      </w:tr>
      <w:tr w:rsidR="00D52013" w:rsidRPr="00B60D70" w14:paraId="5886E87F" w14:textId="77777777" w:rsidTr="00CE1C36">
        <w:trPr>
          <w:trHeight w:val="720"/>
        </w:trPr>
        <w:tc>
          <w:tcPr>
            <w:tcW w:w="1555" w:type="dxa"/>
          </w:tcPr>
          <w:p w14:paraId="078B261C" w14:textId="14263C40" w:rsidR="00D52013" w:rsidRPr="00B60D70" w:rsidRDefault="00D52013" w:rsidP="00D52013">
            <w:pPr>
              <w:jc w:val="left"/>
              <w:rPr>
                <w:rFonts w:ascii="TH SarabunPSK" w:hAnsi="TH SarabunPSK" w:cs="TH SarabunPSK"/>
                <w:sz w:val="28"/>
                <w:szCs w:val="28"/>
              </w:rPr>
            </w:pPr>
            <w:r w:rsidRPr="00B60D70">
              <w:rPr>
                <w:rFonts w:ascii="TH SarabunPSK" w:hAnsi="TH SarabunPSK" w:cs="TH SarabunPSK"/>
                <w:sz w:val="28"/>
                <w:szCs w:val="28"/>
              </w:rPr>
              <w:lastRenderedPageBreak/>
              <w:t>5.</w:t>
            </w:r>
            <w:r w:rsidR="00B36451" w:rsidRPr="00B60D70">
              <w:rPr>
                <w:rFonts w:ascii="TH SarabunPSK" w:hAnsi="TH SarabunPSK" w:cs="TH SarabunPSK"/>
                <w:sz w:val="28"/>
                <w:szCs w:val="28"/>
              </w:rPr>
              <w:t xml:space="preserve"> </w:t>
            </w:r>
            <w:r w:rsidRPr="00B60D70">
              <w:rPr>
                <w:rFonts w:ascii="TH SarabunPSK" w:hAnsi="TH SarabunPSK" w:cs="TH SarabunPSK" w:hint="cs"/>
                <w:sz w:val="28"/>
                <w:szCs w:val="28"/>
                <w:cs/>
              </w:rPr>
              <w:t>มี</w:t>
            </w:r>
            <w:r w:rsidRPr="00B60D70">
              <w:rPr>
                <w:rFonts w:ascii="TH SarabunPSK" w:hAnsi="TH SarabunPSK" w:cs="TH SarabunPSK"/>
                <w:sz w:val="28"/>
                <w:szCs w:val="28"/>
                <w:cs/>
              </w:rPr>
              <w:t>จิตบริการ</w:t>
            </w:r>
          </w:p>
          <w:p w14:paraId="31DF0933" w14:textId="0041A21E" w:rsidR="00D52013" w:rsidRPr="00B60D70" w:rsidRDefault="00D52013" w:rsidP="00D52013">
            <w:pPr>
              <w:jc w:val="left"/>
              <w:rPr>
                <w:rFonts w:ascii="TH SarabunPSK" w:hAnsi="TH SarabunPSK" w:cs="TH SarabunPSK"/>
                <w:sz w:val="28"/>
                <w:szCs w:val="28"/>
              </w:rPr>
            </w:pPr>
          </w:p>
          <w:p w14:paraId="1D3DF823" w14:textId="587CF14B" w:rsidR="00D52013" w:rsidRPr="00B60D70" w:rsidRDefault="00D52013" w:rsidP="00D52013">
            <w:pPr>
              <w:jc w:val="left"/>
              <w:rPr>
                <w:rFonts w:ascii="TH SarabunPSK" w:hAnsi="TH SarabunPSK" w:cs="TH SarabunPSK"/>
                <w:sz w:val="28"/>
                <w:szCs w:val="28"/>
                <w:cs/>
              </w:rPr>
            </w:pPr>
          </w:p>
        </w:tc>
        <w:tc>
          <w:tcPr>
            <w:tcW w:w="2126" w:type="dxa"/>
          </w:tcPr>
          <w:p w14:paraId="5EC6DA99" w14:textId="2A253442" w:rsidR="00D52013" w:rsidRPr="00B60D70" w:rsidRDefault="000A1930" w:rsidP="00D52013">
            <w:pPr>
              <w:jc w:val="left"/>
              <w:rPr>
                <w:rFonts w:ascii="TH SarabunPSK" w:hAnsi="TH SarabunPSK" w:cs="TH SarabunPSK"/>
                <w:sz w:val="28"/>
                <w:szCs w:val="28"/>
                <w:cs/>
              </w:rPr>
            </w:pPr>
            <w:r w:rsidRPr="00B60D70">
              <w:rPr>
                <w:rFonts w:ascii="TH SarabunPSK" w:hAnsi="TH SarabunPSK" w:cs="TH SarabunPSK"/>
                <w:sz w:val="28"/>
                <w:szCs w:val="28"/>
                <w:cs/>
              </w:rPr>
              <w:t xml:space="preserve">ความรับผิดชอบ </w:t>
            </w:r>
            <w:r w:rsidRPr="00B60D70">
              <w:rPr>
                <w:rFonts w:ascii="TH SarabunPSK" w:hAnsi="TH SarabunPSK" w:cs="TH SarabunPSK" w:hint="cs"/>
                <w:sz w:val="28"/>
                <w:szCs w:val="28"/>
                <w:cs/>
              </w:rPr>
              <w:t xml:space="preserve">/ </w:t>
            </w:r>
            <w:r w:rsidRPr="00B60D70">
              <w:rPr>
                <w:rFonts w:ascii="TH SarabunPSK" w:hAnsi="TH SarabunPSK" w:cs="TH SarabunPSK"/>
                <w:sz w:val="28"/>
                <w:szCs w:val="28"/>
                <w:cs/>
              </w:rPr>
              <w:t xml:space="preserve">ภาวะผู้นำ </w:t>
            </w:r>
            <w:r w:rsidRPr="00B60D70">
              <w:rPr>
                <w:rFonts w:ascii="TH SarabunPSK" w:hAnsi="TH SarabunPSK" w:cs="TH SarabunPSK"/>
                <w:sz w:val="28"/>
                <w:szCs w:val="28"/>
              </w:rPr>
              <w:t xml:space="preserve">/ </w:t>
            </w:r>
            <w:r w:rsidR="00FB0592" w:rsidRPr="00B60D70">
              <w:rPr>
                <w:rFonts w:ascii="TH SarabunPSK" w:hAnsi="TH SarabunPSK" w:cs="TH SarabunPSK"/>
                <w:sz w:val="28"/>
                <w:szCs w:val="28"/>
              </w:rPr>
              <w:t xml:space="preserve">PLO </w:t>
            </w:r>
            <w:r w:rsidR="00221759" w:rsidRPr="00B60D70">
              <w:rPr>
                <w:rFonts w:ascii="TH SarabunPSK" w:hAnsi="TH SarabunPSK" w:cs="TH SarabunPSK" w:hint="cs"/>
                <w:sz w:val="28"/>
                <w:szCs w:val="28"/>
                <w:cs/>
              </w:rPr>
              <w:t xml:space="preserve">ข้อ </w:t>
            </w:r>
            <w:r w:rsidR="00FB0592" w:rsidRPr="00B60D70">
              <w:rPr>
                <w:rFonts w:ascii="TH SarabunPSK" w:hAnsi="TH SarabunPSK" w:cs="TH SarabunPSK"/>
                <w:sz w:val="28"/>
                <w:szCs w:val="28"/>
              </w:rPr>
              <w:t>4</w:t>
            </w:r>
          </w:p>
        </w:tc>
        <w:tc>
          <w:tcPr>
            <w:tcW w:w="2977" w:type="dxa"/>
          </w:tcPr>
          <w:p w14:paraId="190320C3" w14:textId="38303485" w:rsidR="00D52013" w:rsidRPr="00B60D70" w:rsidRDefault="00D52013" w:rsidP="00D52013">
            <w:pPr>
              <w:jc w:val="left"/>
              <w:rPr>
                <w:rFonts w:ascii="TH SarabunPSK" w:hAnsi="TH SarabunPSK" w:cs="TH SarabunPSK"/>
                <w:sz w:val="28"/>
                <w:szCs w:val="28"/>
                <w:cs/>
              </w:rPr>
            </w:pPr>
            <w:r w:rsidRPr="00B60D70">
              <w:rPr>
                <w:rFonts w:ascii="TH SarabunPSK" w:hAnsi="TH SarabunPSK" w:cs="TH SarabunPSK" w:hint="cs"/>
                <w:sz w:val="28"/>
                <w:szCs w:val="28"/>
                <w:cs/>
              </w:rPr>
              <w:t xml:space="preserve"> </w:t>
            </w:r>
            <w:r w:rsidRPr="00B60D70">
              <w:rPr>
                <w:rFonts w:ascii="TH SarabunPSK" w:hAnsi="TH SarabunPSK" w:cs="TH SarabunPSK"/>
                <w:sz w:val="28"/>
                <w:szCs w:val="28"/>
                <w:cs/>
              </w:rPr>
              <w:t>มีจิตใจที่เอื้อเฟื้อ เผื่อแผ่</w:t>
            </w:r>
            <w:r w:rsidRPr="00B60D70">
              <w:rPr>
                <w:rFonts w:ascii="TH SarabunPSK" w:hAnsi="TH SarabunPSK" w:cs="TH SarabunPSK" w:hint="cs"/>
                <w:sz w:val="28"/>
                <w:szCs w:val="28"/>
                <w:cs/>
              </w:rPr>
              <w:t xml:space="preserve"> เกื้อกูล </w:t>
            </w:r>
            <w:r w:rsidRPr="00B60D70">
              <w:rPr>
                <w:rFonts w:ascii="TH SarabunPSK" w:hAnsi="TH SarabunPSK" w:cs="TH SarabunPSK"/>
                <w:sz w:val="28"/>
                <w:szCs w:val="28"/>
                <w:cs/>
              </w:rPr>
              <w:t>มองเห็นความสำคัญของการช่วยเหลือคนอื่นและช่วยเหลือสังคม</w:t>
            </w:r>
            <w:r w:rsidRPr="00B60D70">
              <w:rPr>
                <w:rFonts w:ascii="TH SarabunPSK" w:hAnsi="TH SarabunPSK" w:cs="TH SarabunPSK" w:hint="cs"/>
                <w:sz w:val="28"/>
                <w:szCs w:val="28"/>
                <w:cs/>
              </w:rPr>
              <w:t xml:space="preserve"> </w:t>
            </w:r>
            <w:r w:rsidRPr="00B60D70">
              <w:rPr>
                <w:rFonts w:ascii="TH SarabunPSK" w:hAnsi="TH SarabunPSK" w:cs="TH SarabunPSK"/>
                <w:sz w:val="28"/>
                <w:szCs w:val="28"/>
                <w:cs/>
              </w:rPr>
              <w:t>ความเป็นพลเมือง</w:t>
            </w:r>
            <w:r w:rsidRPr="00B60D70">
              <w:rPr>
                <w:rFonts w:ascii="TH SarabunPSK" w:hAnsi="TH SarabunPSK" w:cs="TH SarabunPSK" w:hint="cs"/>
                <w:sz w:val="28"/>
                <w:szCs w:val="28"/>
                <w:cs/>
              </w:rPr>
              <w:t xml:space="preserve"> </w:t>
            </w:r>
            <w:r w:rsidRPr="00B60D70">
              <w:rPr>
                <w:rFonts w:ascii="TH SarabunPSK" w:hAnsi="TH SarabunPSK" w:cs="TH SarabunPSK"/>
                <w:sz w:val="28"/>
                <w:szCs w:val="28"/>
                <w:cs/>
              </w:rPr>
              <w:t>การทำงานเพื่อส่วนร่วม</w:t>
            </w:r>
            <w:r w:rsidRPr="00B60D70">
              <w:rPr>
                <w:rFonts w:ascii="TH SarabunPSK" w:hAnsi="TH SarabunPSK" w:cs="TH SarabunPSK" w:hint="cs"/>
                <w:sz w:val="28"/>
                <w:szCs w:val="28"/>
                <w:cs/>
              </w:rPr>
              <w:t xml:space="preserve"> </w:t>
            </w:r>
            <w:r w:rsidRPr="00B60D70">
              <w:rPr>
                <w:rFonts w:ascii="TH SarabunPSK" w:hAnsi="TH SarabunPSK" w:cs="TH SarabunPSK"/>
                <w:sz w:val="28"/>
                <w:szCs w:val="28"/>
                <w:cs/>
              </w:rPr>
              <w:t>มีความเมตตา</w:t>
            </w:r>
            <w:r w:rsidRPr="00B60D70">
              <w:rPr>
                <w:rFonts w:ascii="TH SarabunPSK" w:hAnsi="TH SarabunPSK" w:cs="TH SarabunPSK" w:hint="cs"/>
                <w:sz w:val="28"/>
                <w:szCs w:val="28"/>
                <w:cs/>
              </w:rPr>
              <w:t xml:space="preserve"> </w:t>
            </w:r>
            <w:r w:rsidRPr="00B60D70">
              <w:rPr>
                <w:rFonts w:ascii="TH SarabunPSK" w:hAnsi="TH SarabunPSK" w:cs="TH SarabunPSK"/>
                <w:sz w:val="28"/>
                <w:szCs w:val="28"/>
                <w:cs/>
              </w:rPr>
              <w:t>การทำงานเป็นทีม</w:t>
            </w:r>
            <w:r w:rsidRPr="00B60D70">
              <w:rPr>
                <w:rFonts w:ascii="TH SarabunPSK" w:hAnsi="TH SarabunPSK" w:cs="TH SarabunPSK" w:hint="cs"/>
                <w:sz w:val="28"/>
                <w:szCs w:val="28"/>
                <w:cs/>
              </w:rPr>
              <w:t xml:space="preserve"> </w:t>
            </w:r>
            <w:r w:rsidRPr="00B60D70">
              <w:rPr>
                <w:rFonts w:ascii="TH SarabunPSK" w:hAnsi="TH SarabunPSK" w:cs="TH SarabunPSK"/>
                <w:sz w:val="28"/>
                <w:szCs w:val="28"/>
                <w:cs/>
              </w:rPr>
              <w:t>มนุ</w:t>
            </w:r>
            <w:proofErr w:type="spellStart"/>
            <w:r w:rsidRPr="00B60D70">
              <w:rPr>
                <w:rFonts w:ascii="TH SarabunPSK" w:hAnsi="TH SarabunPSK" w:cs="TH SarabunPSK"/>
                <w:sz w:val="28"/>
                <w:szCs w:val="28"/>
                <w:cs/>
              </w:rPr>
              <w:t>ษย</w:t>
            </w:r>
            <w:proofErr w:type="spellEnd"/>
            <w:r w:rsidRPr="00B60D70">
              <w:rPr>
                <w:rFonts w:ascii="TH SarabunPSK" w:hAnsi="TH SarabunPSK" w:cs="TH SarabunPSK"/>
                <w:sz w:val="28"/>
                <w:szCs w:val="28"/>
                <w:cs/>
              </w:rPr>
              <w:t>สัมพันธ์</w:t>
            </w:r>
            <w:r w:rsidRPr="00B60D70">
              <w:rPr>
                <w:rFonts w:ascii="TH SarabunPSK" w:hAnsi="TH SarabunPSK" w:cs="TH SarabunPSK" w:hint="cs"/>
                <w:sz w:val="28"/>
                <w:szCs w:val="28"/>
                <w:cs/>
              </w:rPr>
              <w:t xml:space="preserve"> </w:t>
            </w:r>
            <w:r w:rsidRPr="00B60D70">
              <w:rPr>
                <w:rFonts w:ascii="TH SarabunPSK" w:hAnsi="TH SarabunPSK" w:cs="TH SarabunPSK"/>
                <w:sz w:val="28"/>
                <w:szCs w:val="28"/>
                <w:cs/>
              </w:rPr>
              <w:t>ทักษะการทำงานร่วมกับผู้อื่น</w:t>
            </w:r>
          </w:p>
        </w:tc>
        <w:tc>
          <w:tcPr>
            <w:tcW w:w="2693" w:type="dxa"/>
          </w:tcPr>
          <w:p w14:paraId="288EDFF2" w14:textId="39D01C5A" w:rsidR="00D52013" w:rsidRPr="00B60D70" w:rsidRDefault="00D52013" w:rsidP="00D52013">
            <w:pPr>
              <w:jc w:val="left"/>
              <w:rPr>
                <w:rFonts w:ascii="TH SarabunPSK" w:hAnsi="TH SarabunPSK" w:cs="TH SarabunPSK"/>
                <w:sz w:val="28"/>
                <w:szCs w:val="28"/>
              </w:rPr>
            </w:pPr>
            <w:r w:rsidRPr="00B60D70">
              <w:rPr>
                <w:rFonts w:ascii="TH SarabunPSK" w:hAnsi="TH SarabunPSK" w:cs="TH SarabunPSK"/>
                <w:sz w:val="28"/>
                <w:szCs w:val="28"/>
                <w:cs/>
              </w:rPr>
              <w:t>1. จัดกิจกรรมเสริมเพื</w:t>
            </w:r>
            <w:r w:rsidRPr="00B60D70">
              <w:rPr>
                <w:rFonts w:ascii="TH SarabunPSK" w:hAnsi="TH SarabunPSK" w:cs="TH SarabunPSK" w:hint="cs"/>
                <w:sz w:val="28"/>
                <w:szCs w:val="28"/>
                <w:cs/>
              </w:rPr>
              <w:t>่</w:t>
            </w:r>
            <w:r w:rsidRPr="00B60D70">
              <w:rPr>
                <w:rFonts w:ascii="TH SarabunPSK" w:hAnsi="TH SarabunPSK" w:cs="TH SarabunPSK"/>
                <w:sz w:val="28"/>
                <w:szCs w:val="28"/>
                <w:cs/>
              </w:rPr>
              <w:t>อพัฒนาคุณลักษณะของผู</w:t>
            </w:r>
            <w:r w:rsidRPr="00B60D70">
              <w:rPr>
                <w:rFonts w:ascii="TH SarabunPSK" w:hAnsi="TH SarabunPSK" w:cs="TH SarabunPSK" w:hint="cs"/>
                <w:sz w:val="28"/>
                <w:szCs w:val="28"/>
                <w:cs/>
              </w:rPr>
              <w:t>้</w:t>
            </w:r>
            <w:r w:rsidRPr="00B60D70">
              <w:rPr>
                <w:rFonts w:ascii="TH SarabunPSK" w:hAnsi="TH SarabunPSK" w:cs="TH SarabunPSK"/>
                <w:sz w:val="28"/>
                <w:szCs w:val="28"/>
                <w:cs/>
              </w:rPr>
              <w:t>เรียนการจิตอาสา เช่น ค่ายอาสา</w:t>
            </w:r>
            <w:r w:rsidRPr="00B60D70">
              <w:rPr>
                <w:rFonts w:ascii="TH SarabunPSK" w:hAnsi="TH SarabunPSK" w:cs="TH SarabunPSK"/>
                <w:sz w:val="28"/>
                <w:szCs w:val="28"/>
              </w:rPr>
              <w:t xml:space="preserve">, </w:t>
            </w:r>
            <w:r w:rsidRPr="00B60D70">
              <w:rPr>
                <w:rFonts w:ascii="TH SarabunPSK" w:hAnsi="TH SarabunPSK" w:cs="TH SarabunPSK"/>
                <w:sz w:val="28"/>
                <w:szCs w:val="28"/>
                <w:cs/>
              </w:rPr>
              <w:t>กิจกรรมเพื</w:t>
            </w:r>
            <w:r w:rsidRPr="00B60D70">
              <w:rPr>
                <w:rFonts w:ascii="TH SarabunPSK" w:hAnsi="TH SarabunPSK" w:cs="TH SarabunPSK" w:hint="cs"/>
                <w:sz w:val="28"/>
                <w:szCs w:val="28"/>
                <w:cs/>
              </w:rPr>
              <w:t>่</w:t>
            </w:r>
            <w:r w:rsidRPr="00B60D70">
              <w:rPr>
                <w:rFonts w:ascii="TH SarabunPSK" w:hAnsi="TH SarabunPSK" w:cs="TH SarabunPSK"/>
                <w:sz w:val="28"/>
                <w:szCs w:val="28"/>
                <w:cs/>
              </w:rPr>
              <w:t>อ</w:t>
            </w:r>
          </w:p>
          <w:p w14:paraId="0C32069B" w14:textId="77777777" w:rsidR="00D52013" w:rsidRPr="00B60D70" w:rsidRDefault="00D52013" w:rsidP="00D52013">
            <w:pPr>
              <w:jc w:val="left"/>
              <w:rPr>
                <w:rFonts w:ascii="TH SarabunPSK" w:hAnsi="TH SarabunPSK" w:cs="TH SarabunPSK"/>
                <w:sz w:val="28"/>
                <w:szCs w:val="28"/>
              </w:rPr>
            </w:pPr>
            <w:r w:rsidRPr="00B60D70">
              <w:rPr>
                <w:rFonts w:ascii="TH SarabunPSK" w:hAnsi="TH SarabunPSK" w:cs="TH SarabunPSK"/>
                <w:sz w:val="28"/>
                <w:szCs w:val="28"/>
                <w:cs/>
              </w:rPr>
              <w:t xml:space="preserve"> สังคม</w:t>
            </w:r>
            <w:r w:rsidRPr="00B60D70">
              <w:rPr>
                <w:rFonts w:ascii="TH SarabunPSK" w:hAnsi="TH SarabunPSK" w:cs="TH SarabunPSK"/>
                <w:sz w:val="28"/>
                <w:szCs w:val="28"/>
              </w:rPr>
              <w:t xml:space="preserve">, </w:t>
            </w:r>
            <w:r w:rsidRPr="00B60D70">
              <w:rPr>
                <w:rFonts w:ascii="TH SarabunPSK" w:hAnsi="TH SarabunPSK" w:cs="TH SarabunPSK"/>
                <w:sz w:val="28"/>
                <w:szCs w:val="28"/>
                <w:cs/>
              </w:rPr>
              <w:t>ธนาคารจิตอาสา</w:t>
            </w:r>
          </w:p>
          <w:p w14:paraId="76342AEB" w14:textId="0DA4008B" w:rsidR="00D52013" w:rsidRPr="00B60D70" w:rsidRDefault="00D52013" w:rsidP="00D52013">
            <w:pPr>
              <w:jc w:val="left"/>
              <w:rPr>
                <w:rFonts w:ascii="TH SarabunPSK" w:hAnsi="TH SarabunPSK" w:cs="TH SarabunPSK"/>
                <w:sz w:val="28"/>
                <w:szCs w:val="28"/>
              </w:rPr>
            </w:pPr>
            <w:r w:rsidRPr="00B60D70">
              <w:rPr>
                <w:rFonts w:ascii="TH SarabunPSK" w:hAnsi="TH SarabunPSK" w:cs="TH SarabunPSK"/>
                <w:sz w:val="28"/>
                <w:szCs w:val="28"/>
                <w:cs/>
              </w:rPr>
              <w:t xml:space="preserve"> 2. เชิญวิทยากรที</w:t>
            </w:r>
            <w:r w:rsidRPr="00B60D70">
              <w:rPr>
                <w:rFonts w:ascii="TH SarabunPSK" w:hAnsi="TH SarabunPSK" w:cs="TH SarabunPSK" w:hint="cs"/>
                <w:sz w:val="28"/>
                <w:szCs w:val="28"/>
                <w:cs/>
              </w:rPr>
              <w:t>่</w:t>
            </w:r>
            <w:r w:rsidRPr="00B60D70">
              <w:rPr>
                <w:rFonts w:ascii="TH SarabunPSK" w:hAnsi="TH SarabunPSK" w:cs="TH SarabunPSK"/>
                <w:sz w:val="28"/>
                <w:szCs w:val="28"/>
                <w:cs/>
              </w:rPr>
              <w:t>ท</w:t>
            </w:r>
            <w:r w:rsidRPr="00B60D70">
              <w:rPr>
                <w:rFonts w:ascii="TH SarabunPSK" w:hAnsi="TH SarabunPSK" w:cs="TH SarabunPSK" w:hint="cs"/>
                <w:sz w:val="28"/>
                <w:szCs w:val="28"/>
                <w:cs/>
              </w:rPr>
              <w:t>ำ</w:t>
            </w:r>
            <w:r w:rsidRPr="00B60D70">
              <w:rPr>
                <w:rFonts w:ascii="TH SarabunPSK" w:hAnsi="TH SarabunPSK" w:cs="TH SarabunPSK"/>
                <w:sz w:val="28"/>
                <w:szCs w:val="28"/>
                <w:cs/>
              </w:rPr>
              <w:t>งานจิตอาสามาบรรยายและสร้างแรงบันดาลใจ</w:t>
            </w:r>
          </w:p>
          <w:p w14:paraId="4A5F6591" w14:textId="77777777" w:rsidR="00D52013" w:rsidRPr="00B60D70" w:rsidRDefault="00D52013" w:rsidP="00D52013">
            <w:pPr>
              <w:jc w:val="left"/>
              <w:rPr>
                <w:rFonts w:ascii="TH SarabunPSK" w:hAnsi="TH SarabunPSK" w:cs="TH SarabunPSK"/>
                <w:sz w:val="28"/>
                <w:szCs w:val="28"/>
              </w:rPr>
            </w:pPr>
            <w:r w:rsidRPr="00B60D70">
              <w:rPr>
                <w:rFonts w:ascii="TH SarabunPSK" w:hAnsi="TH SarabunPSK" w:cs="TH SarabunPSK"/>
                <w:sz w:val="28"/>
                <w:szCs w:val="28"/>
                <w:cs/>
              </w:rPr>
              <w:t xml:space="preserve"> 3. สอดแทรกแนวคิดด้านจิตบริการ (</w:t>
            </w:r>
            <w:r w:rsidRPr="00B60D70">
              <w:rPr>
                <w:rFonts w:ascii="TH SarabunPSK" w:hAnsi="TH SarabunPSK" w:cs="TH SarabunPSK"/>
                <w:sz w:val="28"/>
                <w:szCs w:val="28"/>
              </w:rPr>
              <w:t xml:space="preserve">Service Mind) </w:t>
            </w:r>
            <w:r w:rsidRPr="00B60D70">
              <w:rPr>
                <w:rFonts w:ascii="TH SarabunPSK" w:hAnsi="TH SarabunPSK" w:cs="TH SarabunPSK"/>
                <w:sz w:val="28"/>
                <w:szCs w:val="28"/>
                <w:cs/>
              </w:rPr>
              <w:t>ลงในรายวิชา</w:t>
            </w:r>
          </w:p>
          <w:p w14:paraId="48C8509B" w14:textId="6B42CECF" w:rsidR="00D52013" w:rsidRPr="00B60D70" w:rsidRDefault="00D52013" w:rsidP="00D52013">
            <w:pPr>
              <w:jc w:val="left"/>
              <w:rPr>
                <w:rFonts w:ascii="TH SarabunPSK" w:hAnsi="TH SarabunPSK" w:cs="TH SarabunPSK"/>
                <w:sz w:val="28"/>
                <w:szCs w:val="28"/>
              </w:rPr>
            </w:pPr>
            <w:r w:rsidRPr="00B60D70">
              <w:rPr>
                <w:rFonts w:ascii="TH SarabunPSK" w:hAnsi="TH SarabunPSK" w:cs="TH SarabunPSK"/>
                <w:sz w:val="28"/>
                <w:szCs w:val="28"/>
                <w:cs/>
              </w:rPr>
              <w:t xml:space="preserve"> 4. จัดการเรียนการสอนในรายวิชาของหลักสูตร ที</w:t>
            </w:r>
            <w:r w:rsidRPr="00B60D70">
              <w:rPr>
                <w:rFonts w:ascii="TH SarabunPSK" w:hAnsi="TH SarabunPSK" w:cs="TH SarabunPSK" w:hint="cs"/>
                <w:sz w:val="28"/>
                <w:szCs w:val="28"/>
                <w:cs/>
              </w:rPr>
              <w:t>่</w:t>
            </w:r>
            <w:r w:rsidRPr="00B60D70">
              <w:rPr>
                <w:rFonts w:ascii="TH SarabunPSK" w:hAnsi="TH SarabunPSK" w:cs="TH SarabunPSK"/>
                <w:sz w:val="28"/>
                <w:szCs w:val="28"/>
                <w:cs/>
              </w:rPr>
              <w:t>เน้นให้ผู</w:t>
            </w:r>
            <w:r w:rsidRPr="00B60D70">
              <w:rPr>
                <w:rFonts w:ascii="TH SarabunPSK" w:hAnsi="TH SarabunPSK" w:cs="TH SarabunPSK" w:hint="cs"/>
                <w:sz w:val="28"/>
                <w:szCs w:val="28"/>
                <w:cs/>
              </w:rPr>
              <w:t>้</w:t>
            </w:r>
            <w:r w:rsidRPr="00B60D70">
              <w:rPr>
                <w:rFonts w:ascii="TH SarabunPSK" w:hAnsi="TH SarabunPSK" w:cs="TH SarabunPSK"/>
                <w:sz w:val="28"/>
                <w:szCs w:val="28"/>
                <w:cs/>
              </w:rPr>
              <w:t>เรียนท</w:t>
            </w:r>
            <w:r w:rsidRPr="00B60D70">
              <w:rPr>
                <w:rFonts w:ascii="TH SarabunPSK" w:hAnsi="TH SarabunPSK" w:cs="TH SarabunPSK" w:hint="cs"/>
                <w:sz w:val="28"/>
                <w:szCs w:val="28"/>
                <w:cs/>
              </w:rPr>
              <w:t>ำ</w:t>
            </w:r>
            <w:r w:rsidRPr="00B60D70">
              <w:rPr>
                <w:rFonts w:ascii="TH SarabunPSK" w:hAnsi="TH SarabunPSK" w:cs="TH SarabunPSK"/>
                <w:sz w:val="28"/>
                <w:szCs w:val="28"/>
                <w:cs/>
              </w:rPr>
              <w:t>งานร่วมกัน และแลกเปลี</w:t>
            </w:r>
            <w:r w:rsidRPr="00B60D70">
              <w:rPr>
                <w:rFonts w:ascii="TH SarabunPSK" w:hAnsi="TH SarabunPSK" w:cs="TH SarabunPSK" w:hint="cs"/>
                <w:sz w:val="28"/>
                <w:szCs w:val="28"/>
                <w:cs/>
              </w:rPr>
              <w:t>่</w:t>
            </w:r>
            <w:r w:rsidRPr="00B60D70">
              <w:rPr>
                <w:rFonts w:ascii="TH SarabunPSK" w:hAnsi="TH SarabunPSK" w:cs="TH SarabunPSK"/>
                <w:sz w:val="28"/>
                <w:szCs w:val="28"/>
                <w:cs/>
              </w:rPr>
              <w:t>ยน</w:t>
            </w:r>
          </w:p>
          <w:p w14:paraId="187A6BFF" w14:textId="47C9177C" w:rsidR="00D52013" w:rsidRPr="00B60D70" w:rsidRDefault="00D52013" w:rsidP="00D52013">
            <w:pPr>
              <w:jc w:val="left"/>
              <w:rPr>
                <w:rFonts w:ascii="TH SarabunPSK" w:hAnsi="TH SarabunPSK" w:cs="TH SarabunPSK"/>
                <w:sz w:val="28"/>
                <w:szCs w:val="28"/>
                <w:cs/>
              </w:rPr>
            </w:pPr>
            <w:r w:rsidRPr="00B60D70">
              <w:rPr>
                <w:rFonts w:ascii="TH SarabunPSK" w:hAnsi="TH SarabunPSK" w:cs="TH SarabunPSK"/>
                <w:sz w:val="28"/>
                <w:szCs w:val="28"/>
                <w:cs/>
              </w:rPr>
              <w:t xml:space="preserve"> เรียนรู ้ เช่น </w:t>
            </w:r>
            <w:r w:rsidRPr="00B60D70">
              <w:rPr>
                <w:rFonts w:ascii="TH SarabunPSK" w:hAnsi="TH SarabunPSK" w:cs="TH SarabunPSK"/>
                <w:sz w:val="28"/>
                <w:szCs w:val="28"/>
              </w:rPr>
              <w:t xml:space="preserve">Collaborative Learning, World Café’, Dialogue, Group Process </w:t>
            </w:r>
            <w:r w:rsidRPr="00B60D70">
              <w:rPr>
                <w:rFonts w:ascii="TH SarabunPSK" w:hAnsi="TH SarabunPSK" w:cs="TH SarabunPSK"/>
                <w:sz w:val="28"/>
                <w:szCs w:val="28"/>
                <w:cs/>
              </w:rPr>
              <w:t>เป็นต้น</w:t>
            </w:r>
          </w:p>
        </w:tc>
      </w:tr>
    </w:tbl>
    <w:p w14:paraId="3369FEB0" w14:textId="77777777" w:rsidR="00367029" w:rsidRPr="00B60D70" w:rsidRDefault="00367029" w:rsidP="00367029">
      <w:pPr>
        <w:ind w:right="29"/>
        <w:rPr>
          <w:rFonts w:ascii="TH SarabunPSK" w:hAnsi="TH SarabunPSK" w:cs="TH SarabunPSK"/>
        </w:rPr>
      </w:pPr>
    </w:p>
    <w:p w14:paraId="503B0AC3" w14:textId="77777777" w:rsidR="00DC1ADA" w:rsidRPr="00B60D70" w:rsidRDefault="00DC1ADA" w:rsidP="00FF7D50">
      <w:pPr>
        <w:pStyle w:val="3"/>
        <w:numPr>
          <w:ilvl w:val="2"/>
          <w:numId w:val="76"/>
        </w:numPr>
        <w:rPr>
          <w:rFonts w:ascii="TH SarabunPSK" w:hAnsi="TH SarabunPSK" w:cs="TH SarabunPSK"/>
          <w:lang w:val="th-TH"/>
        </w:rPr>
      </w:pPr>
      <w:bookmarkStart w:id="114" w:name="_Toc179246004"/>
      <w:bookmarkStart w:id="115" w:name="_Toc179656372"/>
      <w:bookmarkStart w:id="116" w:name="_Toc180609452"/>
      <w:bookmarkStart w:id="117" w:name="_Toc191634068"/>
      <w:r w:rsidRPr="00B60D70">
        <w:rPr>
          <w:rFonts w:ascii="TH SarabunPSK" w:hAnsi="TH SarabunPSK" w:cs="TH SarabunPSK" w:hint="cs"/>
          <w:cs/>
          <w:lang w:val="th-TH"/>
        </w:rPr>
        <w:t>กลุ่มผู้เรียนเป้าหมายของหลักสูตร</w:t>
      </w:r>
      <w:bookmarkEnd w:id="114"/>
      <w:bookmarkEnd w:id="115"/>
      <w:bookmarkEnd w:id="116"/>
      <w:bookmarkEnd w:id="117"/>
      <w:r w:rsidRPr="00B60D70">
        <w:rPr>
          <w:rFonts w:ascii="TH SarabunPSK" w:hAnsi="TH SarabunPSK" w:cs="TH SarabunPSK" w:hint="cs"/>
          <w:cs/>
          <w:lang w:val="th-TH"/>
        </w:rPr>
        <w:t xml:space="preserve"> </w:t>
      </w:r>
    </w:p>
    <w:p w14:paraId="0E680497" w14:textId="25553BCA" w:rsidR="00DC1ADA" w:rsidRPr="00B60D70" w:rsidRDefault="00DC1ADA" w:rsidP="00FF7D50">
      <w:pPr>
        <w:pStyle w:val="af9"/>
        <w:numPr>
          <w:ilvl w:val="0"/>
          <w:numId w:val="91"/>
        </w:numPr>
        <w:rPr>
          <w:rFonts w:ascii="TH SarabunPSK" w:hAnsi="TH SarabunPSK" w:cs="TH SarabunPSK"/>
          <w:lang w:val="th-TH"/>
        </w:rPr>
      </w:pPr>
      <w:r w:rsidRPr="00B60D70">
        <w:rPr>
          <w:rFonts w:ascii="TH SarabunPSK" w:hAnsi="TH SarabunPSK" w:cs="TH SarabunPSK" w:hint="cs"/>
          <w:cs/>
          <w:lang w:val="th-TH"/>
        </w:rPr>
        <w:t xml:space="preserve">ผู้สำเร็จการศึกษาระดับประกาศนียบัตรวิชาชีพ </w:t>
      </w:r>
      <w:r w:rsidRPr="00B60D70">
        <w:rPr>
          <w:rFonts w:ascii="TH SarabunPSK" w:hAnsi="TH SarabunPSK" w:cs="TH SarabunPSK" w:hint="cs"/>
          <w:cs/>
        </w:rPr>
        <w:t>(</w:t>
      </w:r>
      <w:r w:rsidRPr="00B60D70">
        <w:rPr>
          <w:rFonts w:ascii="TH SarabunPSK" w:hAnsi="TH SarabunPSK" w:cs="TH SarabunPSK" w:hint="cs"/>
          <w:cs/>
          <w:lang w:val="th-TH"/>
        </w:rPr>
        <w:t>ปวช</w:t>
      </w:r>
      <w:r w:rsidRPr="00B60D70">
        <w:rPr>
          <w:rFonts w:ascii="TH SarabunPSK" w:hAnsi="TH SarabunPSK" w:cs="TH SarabunPSK" w:hint="cs"/>
          <w:cs/>
        </w:rPr>
        <w:t xml:space="preserve">.) </w:t>
      </w:r>
      <w:r w:rsidRPr="00B60D70">
        <w:rPr>
          <w:rFonts w:ascii="TH SarabunPSK" w:hAnsi="TH SarabunPSK" w:cs="TH SarabunPSK" w:hint="cs"/>
          <w:cs/>
          <w:lang w:val="th-TH"/>
        </w:rPr>
        <w:t>สาขาวิชาช่างก่อสร้าง หรือช่างโยธา หรือช่างสำรวจ หรือสถาปัตยกรรม หรือสาขาวิชาอื่น</w:t>
      </w:r>
      <w:r w:rsidR="00D420AC" w:rsidRPr="00B60D70">
        <w:rPr>
          <w:rFonts w:ascii="TH SarabunPSK" w:hAnsi="TH SarabunPSK" w:cs="TH SarabunPSK" w:hint="cs"/>
          <w:cs/>
          <w:lang w:val="th-TH"/>
        </w:rPr>
        <w:t xml:space="preserve"> ๆ</w:t>
      </w:r>
      <w:r w:rsidRPr="00B60D70">
        <w:rPr>
          <w:rFonts w:ascii="TH SarabunPSK" w:hAnsi="TH SarabunPSK" w:cs="TH SarabunPSK" w:hint="cs"/>
          <w:cs/>
          <w:lang w:val="th-TH"/>
        </w:rPr>
        <w:t xml:space="preserve"> ที่เกี่ยวข้อง </w:t>
      </w:r>
    </w:p>
    <w:p w14:paraId="59982FA9" w14:textId="0297997C" w:rsidR="00DC1ADA" w:rsidRPr="00B60D70" w:rsidRDefault="00DC1ADA" w:rsidP="00FF7D50">
      <w:pPr>
        <w:pStyle w:val="af9"/>
        <w:numPr>
          <w:ilvl w:val="0"/>
          <w:numId w:val="91"/>
        </w:numPr>
        <w:rPr>
          <w:rFonts w:ascii="TH SarabunPSK" w:hAnsi="TH SarabunPSK" w:cs="TH SarabunPSK"/>
        </w:rPr>
      </w:pPr>
      <w:r w:rsidRPr="00B60D70">
        <w:rPr>
          <w:rFonts w:ascii="TH SarabunPSK" w:hAnsi="TH SarabunPSK" w:cs="TH SarabunPSK" w:hint="cs"/>
          <w:cs/>
          <w:lang w:val="th-TH"/>
        </w:rPr>
        <w:t xml:space="preserve">ผู้สำเร็จการศึกษาระดับมัธยมศึกษาตอนปลาย </w:t>
      </w:r>
      <w:r w:rsidRPr="00B60D70">
        <w:rPr>
          <w:rFonts w:ascii="TH SarabunPSK" w:hAnsi="TH SarabunPSK" w:cs="TH SarabunPSK" w:hint="cs"/>
          <w:cs/>
        </w:rPr>
        <w:t>(</w:t>
      </w:r>
      <w:r w:rsidRPr="00B60D70">
        <w:rPr>
          <w:rFonts w:ascii="TH SarabunPSK" w:hAnsi="TH SarabunPSK" w:cs="TH SarabunPSK" w:hint="cs"/>
          <w:cs/>
          <w:lang w:val="th-TH"/>
        </w:rPr>
        <w:t xml:space="preserve">มัธยมศึกษาปีที่ </w:t>
      </w:r>
      <w:r w:rsidRPr="00B60D70">
        <w:rPr>
          <w:rFonts w:ascii="TH SarabunPSK" w:hAnsi="TH SarabunPSK" w:cs="TH SarabunPSK" w:hint="cs"/>
          <w:cs/>
        </w:rPr>
        <w:t xml:space="preserve">6) </w:t>
      </w:r>
      <w:r w:rsidRPr="00B60D70">
        <w:rPr>
          <w:rFonts w:ascii="TH SarabunPSK" w:hAnsi="TH SarabunPSK" w:cs="TH SarabunPSK" w:hint="cs"/>
          <w:cs/>
          <w:lang w:val="th-TH"/>
        </w:rPr>
        <w:t xml:space="preserve">หรือกลุ่มสาระการเรียนรู้วิทยาศาสตร์และกลุ่มสาระการเรียนรู้คณิตศาสตร์ ช่วงชั้นที่ </w:t>
      </w:r>
      <w:r w:rsidRPr="00B60D70">
        <w:rPr>
          <w:rFonts w:ascii="TH SarabunPSK" w:hAnsi="TH SarabunPSK" w:cs="TH SarabunPSK" w:hint="cs"/>
          <w:cs/>
        </w:rPr>
        <w:t xml:space="preserve">4 </w:t>
      </w:r>
      <w:r w:rsidRPr="00B60D70">
        <w:rPr>
          <w:rFonts w:ascii="TH SarabunPSK" w:hAnsi="TH SarabunPSK" w:cs="TH SarabunPSK" w:hint="cs"/>
          <w:cs/>
          <w:lang w:val="th-TH"/>
        </w:rPr>
        <w:t xml:space="preserve">หรือสายการเรียนวิทยาศาสตร์ </w:t>
      </w:r>
      <w:r w:rsidRPr="00B60D70">
        <w:rPr>
          <w:rFonts w:ascii="TH SarabunPSK" w:hAnsi="TH SarabunPSK" w:cs="TH SarabunPSK" w:hint="cs"/>
          <w:cs/>
        </w:rPr>
        <w:t xml:space="preserve">– </w:t>
      </w:r>
      <w:r w:rsidRPr="00B60D70">
        <w:rPr>
          <w:rFonts w:ascii="TH SarabunPSK" w:hAnsi="TH SarabunPSK" w:cs="TH SarabunPSK" w:hint="cs"/>
          <w:cs/>
          <w:lang w:val="th-TH"/>
        </w:rPr>
        <w:t>คณิตศาสตร์ หรือสายวิชาอื่น</w:t>
      </w:r>
      <w:r w:rsidR="00D420AC" w:rsidRPr="00B60D70">
        <w:rPr>
          <w:rFonts w:ascii="TH SarabunPSK" w:hAnsi="TH SarabunPSK" w:cs="TH SarabunPSK" w:hint="cs"/>
          <w:cs/>
          <w:lang w:val="th-TH"/>
        </w:rPr>
        <w:t xml:space="preserve"> ๆ</w:t>
      </w:r>
      <w:r w:rsidRPr="00B60D70">
        <w:rPr>
          <w:rFonts w:ascii="TH SarabunPSK" w:hAnsi="TH SarabunPSK" w:cs="TH SarabunPSK" w:hint="cs"/>
          <w:cs/>
          <w:lang w:val="th-TH"/>
        </w:rPr>
        <w:t xml:space="preserve"> ที่มี</w:t>
      </w:r>
      <w:r w:rsidR="00326EE2" w:rsidRPr="00B60D70">
        <w:rPr>
          <w:rFonts w:ascii="TH SarabunPSK" w:hAnsi="TH SarabunPSK" w:cs="TH SarabunPSK" w:hint="cs"/>
          <w:cs/>
        </w:rPr>
        <w:t>หน่วย</w:t>
      </w:r>
      <w:proofErr w:type="spellStart"/>
      <w:r w:rsidR="00326EE2" w:rsidRPr="00B60D70">
        <w:rPr>
          <w:rFonts w:ascii="TH SarabunPSK" w:hAnsi="TH SarabunPSK" w:cs="TH SarabunPSK" w:hint="cs"/>
          <w:cs/>
        </w:rPr>
        <w:t>กิ</w:t>
      </w:r>
      <w:proofErr w:type="spellEnd"/>
      <w:r w:rsidR="00326EE2" w:rsidRPr="00B60D70">
        <w:rPr>
          <w:rFonts w:ascii="TH SarabunPSK" w:hAnsi="TH SarabunPSK" w:cs="TH SarabunPSK" w:hint="cs"/>
          <w:cs/>
        </w:rPr>
        <w:t>ต</w:t>
      </w:r>
      <w:r w:rsidRPr="00B60D70">
        <w:rPr>
          <w:rFonts w:ascii="TH SarabunPSK" w:hAnsi="TH SarabunPSK" w:cs="TH SarabunPSK" w:hint="cs"/>
          <w:cs/>
          <w:lang w:val="th-TH"/>
        </w:rPr>
        <w:t>กลุ่มสาระคณิตศาสตร์ วิทยาศาสตร์</w:t>
      </w:r>
      <w:r w:rsidR="00EC025E" w:rsidRPr="00B60D70">
        <w:rPr>
          <w:rFonts w:ascii="TH SarabunPSK" w:hAnsi="TH SarabunPSK" w:cs="TH SarabunPSK" w:hint="cs"/>
          <w:cs/>
          <w:lang w:val="th-TH"/>
        </w:rPr>
        <w:t xml:space="preserve"> ไม่น้อยกว่า </w:t>
      </w:r>
      <w:r w:rsidR="00EC025E" w:rsidRPr="00B60D70">
        <w:rPr>
          <w:rFonts w:ascii="TH SarabunPSK" w:hAnsi="TH SarabunPSK" w:cs="TH SarabunPSK" w:hint="cs"/>
        </w:rPr>
        <w:t xml:space="preserve">9 </w:t>
      </w:r>
      <w:r w:rsidR="00EC025E" w:rsidRPr="00B60D70">
        <w:rPr>
          <w:rFonts w:ascii="TH SarabunPSK" w:hAnsi="TH SarabunPSK" w:cs="TH SarabunPSK" w:hint="cs"/>
          <w:cs/>
        </w:rPr>
        <w:t>หน่วยกิต</w:t>
      </w:r>
    </w:p>
    <w:p w14:paraId="0C2BE751" w14:textId="77777777" w:rsidR="0000452B" w:rsidRPr="00B60D70" w:rsidRDefault="0000452B" w:rsidP="00DC1ADA">
      <w:pPr>
        <w:rPr>
          <w:rFonts w:ascii="TH SarabunPSK" w:hAnsi="TH SarabunPSK" w:cs="TH SarabunPSK"/>
        </w:rPr>
      </w:pPr>
    </w:p>
    <w:p w14:paraId="338549EC" w14:textId="77777777" w:rsidR="00DC1ADA" w:rsidRPr="00B60D70" w:rsidRDefault="00DC1ADA" w:rsidP="00DC1ADA">
      <w:pPr>
        <w:pStyle w:val="3"/>
        <w:rPr>
          <w:rFonts w:ascii="TH SarabunPSK" w:hAnsi="TH SarabunPSK" w:cs="TH SarabunPSK"/>
        </w:rPr>
      </w:pPr>
      <w:bookmarkStart w:id="118" w:name="_Toc161400010"/>
      <w:bookmarkStart w:id="119" w:name="_Toc161496922"/>
      <w:bookmarkStart w:id="120" w:name="_Toc179246005"/>
      <w:bookmarkStart w:id="121" w:name="_Toc179656373"/>
      <w:bookmarkStart w:id="122" w:name="_Toc180609453"/>
      <w:bookmarkStart w:id="123" w:name="_Toc191634069"/>
      <w:r w:rsidRPr="00B60D70">
        <w:rPr>
          <w:rFonts w:ascii="TH SarabunPSK" w:hAnsi="TH SarabunPSK" w:cs="TH SarabunPSK" w:hint="cs"/>
          <w:cs/>
          <w:lang w:val="th-TH"/>
        </w:rPr>
        <w:t>จุดเด่นหรือจุดเน้นของหลักสูตรที่สร้างความสามารถในการแข่งขัน</w:t>
      </w:r>
      <w:bookmarkEnd w:id="118"/>
      <w:bookmarkEnd w:id="119"/>
      <w:bookmarkEnd w:id="120"/>
      <w:bookmarkEnd w:id="121"/>
      <w:bookmarkEnd w:id="122"/>
      <w:bookmarkEnd w:id="123"/>
    </w:p>
    <w:p w14:paraId="73063FF9" w14:textId="7D5366CE" w:rsidR="00DC1ADA" w:rsidRPr="00B60D70" w:rsidRDefault="00DC1ADA" w:rsidP="00EC025E">
      <w:pPr>
        <w:ind w:firstLine="576"/>
        <w:rPr>
          <w:rFonts w:ascii="TH SarabunPSK" w:hAnsi="TH SarabunPSK" w:cs="TH SarabunPSK"/>
          <w:cs/>
        </w:rPr>
      </w:pPr>
      <w:r w:rsidRPr="00B60D70">
        <w:rPr>
          <w:rFonts w:ascii="TH SarabunPSK" w:hAnsi="TH SarabunPSK" w:cs="TH SarabunPSK" w:hint="cs"/>
          <w:cs/>
          <w:lang w:val="th-TH"/>
        </w:rPr>
        <w:t xml:space="preserve">หลักสูตรนี้เป็นหลักสูตรที่ผสมผสานองค์ความรู้ </w:t>
      </w:r>
      <w:r w:rsidRPr="00B60D70">
        <w:rPr>
          <w:rFonts w:ascii="TH SarabunPSK" w:hAnsi="TH SarabunPSK" w:cs="TH SarabunPSK" w:hint="cs"/>
        </w:rPr>
        <w:t xml:space="preserve">2 </w:t>
      </w:r>
      <w:r w:rsidRPr="00B60D70">
        <w:rPr>
          <w:rFonts w:ascii="TH SarabunPSK" w:hAnsi="TH SarabunPSK" w:cs="TH SarabunPSK" w:hint="cs"/>
          <w:cs/>
          <w:lang w:val="th-TH"/>
        </w:rPr>
        <w:t>ด้าน ได้แก่ องค์ความรู้ด้านการสอน</w:t>
      </w:r>
      <w:r w:rsidRPr="00B60D70">
        <w:rPr>
          <w:rFonts w:ascii="TH SarabunPSK" w:hAnsi="TH SarabunPSK" w:cs="TH SarabunPSK" w:hint="cs"/>
          <w:cs/>
        </w:rPr>
        <w:t>/</w:t>
      </w:r>
      <w:r w:rsidRPr="00B60D70">
        <w:rPr>
          <w:rFonts w:ascii="TH SarabunPSK" w:hAnsi="TH SarabunPSK" w:cs="TH SarabunPSK" w:hint="cs"/>
          <w:cs/>
          <w:lang w:val="th-TH"/>
        </w:rPr>
        <w:t>การจัดการเรียนรู้ และองค์ความรู้ด้านวิศวกรรมโยธา เพื่อสร้างบุคลากรที่มีความสามารถในการถ่ายทอด</w:t>
      </w:r>
      <w:r w:rsidRPr="00B60D70">
        <w:rPr>
          <w:rFonts w:ascii="TH SarabunPSK" w:hAnsi="TH SarabunPSK" w:cs="TH SarabunPSK" w:hint="cs"/>
          <w:cs/>
        </w:rPr>
        <w:t>/</w:t>
      </w:r>
      <w:r w:rsidRPr="00B60D70">
        <w:rPr>
          <w:rFonts w:ascii="TH SarabunPSK" w:hAnsi="TH SarabunPSK" w:cs="TH SarabunPSK" w:hint="cs"/>
          <w:cs/>
          <w:lang w:val="th-TH"/>
        </w:rPr>
        <w:t>สื่อสารความรู้</w:t>
      </w:r>
      <w:r w:rsidRPr="00B60D70">
        <w:rPr>
          <w:rFonts w:ascii="TH SarabunPSK" w:hAnsi="TH SarabunPSK" w:cs="TH SarabunPSK" w:hint="cs"/>
          <w:cs/>
          <w:lang w:val="th-TH"/>
        </w:rPr>
        <w:lastRenderedPageBreak/>
        <w:t>ทางวิศกรรมโยธาและเทคโนโลยีการก่อสร้างอย่างเป็นระบบ นอกจากนั้นผู้เรียนจะได้เรียนรู้เทคโนโลยีใหม่</w:t>
      </w:r>
      <w:r w:rsidR="00D420AC" w:rsidRPr="00B60D70">
        <w:rPr>
          <w:rFonts w:ascii="TH SarabunPSK" w:hAnsi="TH SarabunPSK" w:cs="TH SarabunPSK" w:hint="cs"/>
          <w:cs/>
          <w:lang w:val="th-TH"/>
        </w:rPr>
        <w:t xml:space="preserve"> ๆ</w:t>
      </w:r>
      <w:r w:rsidRPr="00B60D70">
        <w:rPr>
          <w:rFonts w:ascii="TH SarabunPSK" w:hAnsi="TH SarabunPSK" w:cs="TH SarabunPSK" w:hint="cs"/>
          <w:cs/>
          <w:lang w:val="th-TH"/>
        </w:rPr>
        <w:t xml:space="preserve"> ในงานก่อสร้าง ได้แก่ การสร้างแบบจำลองอาคารด้วยโปรแกรมคอมพิวเตอร์</w:t>
      </w:r>
      <w:r w:rsidRPr="00B60D70">
        <w:rPr>
          <w:rFonts w:ascii="TH SarabunPSK" w:hAnsi="TH SarabunPSK" w:cs="TH SarabunPSK" w:hint="cs"/>
          <w:cs/>
        </w:rPr>
        <w:t xml:space="preserve"> </w:t>
      </w:r>
      <w:r w:rsidRPr="00B60D70">
        <w:rPr>
          <w:rFonts w:ascii="TH SarabunPSK" w:hAnsi="TH SarabunPSK" w:cs="TH SarabunPSK" w:hint="cs"/>
          <w:cs/>
          <w:lang w:val="th-TH"/>
        </w:rPr>
        <w:t xml:space="preserve">เทคโนโลยีการก่อสร้างอาคารสมัยใหม่ ในด้านการถ่ายทอดความรู้หลักสูตรเน้นจัดการเรียนรู้เชิงรุกโดยผสมผสานเทคนิคการเกื้อหนุนการเรียนรู้ </w:t>
      </w:r>
      <w:r w:rsidRPr="00B60D70">
        <w:rPr>
          <w:rFonts w:ascii="TH SarabunPSK" w:hAnsi="TH SarabunPSK" w:cs="TH SarabunPSK" w:hint="cs"/>
          <w:cs/>
        </w:rPr>
        <w:t>(</w:t>
      </w:r>
      <w:r w:rsidRPr="00B60D70">
        <w:rPr>
          <w:rFonts w:ascii="TH SarabunPSK" w:hAnsi="TH SarabunPSK" w:cs="TH SarabunPSK" w:hint="cs"/>
        </w:rPr>
        <w:t>Facilitator</w:t>
      </w:r>
      <w:r w:rsidRPr="00B60D70">
        <w:rPr>
          <w:rFonts w:ascii="TH SarabunPSK" w:hAnsi="TH SarabunPSK" w:cs="TH SarabunPSK" w:hint="cs"/>
          <w:cs/>
        </w:rPr>
        <w:t>)</w:t>
      </w:r>
      <w:r w:rsidRPr="00B60D70">
        <w:rPr>
          <w:rFonts w:ascii="TH SarabunPSK" w:hAnsi="TH SarabunPSK" w:cs="TH SarabunPSK" w:hint="cs"/>
        </w:rPr>
        <w:t xml:space="preserve"> </w:t>
      </w:r>
      <w:r w:rsidRPr="00B60D70">
        <w:rPr>
          <w:rFonts w:ascii="TH SarabunPSK" w:hAnsi="TH SarabunPSK" w:cs="TH SarabunPSK" w:hint="cs"/>
          <w:cs/>
          <w:lang w:val="th-TH"/>
        </w:rPr>
        <w:t xml:space="preserve">และเทคนิคการโค้ช </w:t>
      </w:r>
      <w:r w:rsidRPr="00B60D70">
        <w:rPr>
          <w:rFonts w:ascii="TH SarabunPSK" w:hAnsi="TH SarabunPSK" w:cs="TH SarabunPSK" w:hint="cs"/>
          <w:cs/>
        </w:rPr>
        <w:t>(</w:t>
      </w:r>
      <w:r w:rsidRPr="00B60D70">
        <w:rPr>
          <w:rFonts w:ascii="TH SarabunPSK" w:hAnsi="TH SarabunPSK" w:cs="TH SarabunPSK" w:hint="cs"/>
        </w:rPr>
        <w:t>Coach</w:t>
      </w:r>
      <w:r w:rsidRPr="00B60D70">
        <w:rPr>
          <w:rFonts w:ascii="TH SarabunPSK" w:hAnsi="TH SarabunPSK" w:cs="TH SarabunPSK" w:hint="cs"/>
          <w:cs/>
        </w:rPr>
        <w:t>)</w:t>
      </w:r>
      <w:r w:rsidRPr="00B60D70">
        <w:rPr>
          <w:rFonts w:ascii="TH SarabunPSK" w:hAnsi="TH SarabunPSK" w:cs="TH SarabunPSK" w:hint="cs"/>
        </w:rPr>
        <w:t xml:space="preserve"> </w:t>
      </w:r>
      <w:r w:rsidRPr="00B60D70">
        <w:rPr>
          <w:rFonts w:ascii="TH SarabunPSK" w:hAnsi="TH SarabunPSK" w:cs="TH SarabunPSK" w:hint="cs"/>
          <w:cs/>
          <w:lang w:val="th-TH"/>
        </w:rPr>
        <w:t>ซึ่งเป็นกระบวนการสร้างการเรียนรู้สมัยใหม่ ผู้เรียนจะได้รับการบ่มเพาะคุณลักษณะการเรียนรู้ การพัฒนาตนเองและการมีจิตบริการที่พร้อมจะช่วยเหลือผู้อื่นและสังคม ผู้จบการศึกษาจากหลักสูตรสามารถประกอบอาชีพครูสายอาชีพในวิทยาลัยเทคนิคและพนักงานบริษัทในส่วนงานวิศวกรรมโยธาที่ต้องใช้ความสามารถในการสื่อสารและการถ่ายทอดความรู้แนวคิดเชิงวิศวกรรมโยธาสู่ผู้ปฏิบัติและผู้บริหาร หลักสูตรนี้จึงเป็นการเตรียมพร้อมคนเพื่อเข้าสู่อาชีพและเติบโตในสายอาชีพได้อย่างยั่งยืน</w:t>
      </w:r>
    </w:p>
    <w:p w14:paraId="5B456EA3" w14:textId="0934695A" w:rsidR="009E6917" w:rsidRPr="00B60D70" w:rsidRDefault="00BD7F9D" w:rsidP="00592146">
      <w:pPr>
        <w:rPr>
          <w:rFonts w:ascii="TH SarabunPSK" w:hAnsi="TH SarabunPSK" w:cs="TH SarabunPSK"/>
        </w:rPr>
      </w:pPr>
      <w:bookmarkStart w:id="124" w:name="_Hlk117776557"/>
      <w:bookmarkEnd w:id="101"/>
      <w:r w:rsidRPr="00B60D70">
        <w:rPr>
          <w:rFonts w:ascii="TH SarabunPSK" w:hAnsi="TH SarabunPSK" w:cs="TH SarabunPSK" w:hint="cs"/>
        </w:rPr>
        <w:t xml:space="preserve">    </w:t>
      </w:r>
    </w:p>
    <w:p w14:paraId="11B254E2" w14:textId="51D11A08" w:rsidR="009E6917" w:rsidRPr="00B60D70" w:rsidRDefault="00D756E0" w:rsidP="00FF7D50">
      <w:pPr>
        <w:pStyle w:val="2"/>
        <w:numPr>
          <w:ilvl w:val="1"/>
          <w:numId w:val="76"/>
        </w:numPr>
        <w:rPr>
          <w:rFonts w:ascii="TH SarabunPSK" w:hAnsi="TH SarabunPSK" w:cs="TH SarabunPSK"/>
        </w:rPr>
      </w:pPr>
      <w:bookmarkStart w:id="125" w:name="_Toc161400011"/>
      <w:bookmarkStart w:id="126" w:name="_Toc161496923"/>
      <w:bookmarkStart w:id="127" w:name="_Toc179246006"/>
      <w:bookmarkStart w:id="128" w:name="_Toc179656374"/>
      <w:bookmarkStart w:id="129" w:name="_Toc180609454"/>
      <w:bookmarkStart w:id="130" w:name="_Toc191634070"/>
      <w:r w:rsidRPr="00B60D70">
        <w:rPr>
          <w:rFonts w:ascii="TH SarabunPSK" w:hAnsi="TH SarabunPSK" w:cs="TH SarabunPSK" w:hint="cs"/>
          <w:cs/>
          <w:lang w:val="th-TH"/>
        </w:rPr>
        <w:t>การ</w:t>
      </w:r>
      <w:r w:rsidRPr="00B60D70">
        <w:rPr>
          <w:rFonts w:ascii="TH SarabunPSK" w:hAnsi="TH SarabunPSK" w:cs="TH SarabunPSK" w:hint="cs"/>
          <w:cs/>
        </w:rPr>
        <w:t>ออกแบบ</w:t>
      </w:r>
      <w:r w:rsidRPr="00B60D70">
        <w:rPr>
          <w:rFonts w:ascii="TH SarabunPSK" w:hAnsi="TH SarabunPSK" w:cs="TH SarabunPSK" w:hint="cs"/>
          <w:cs/>
          <w:lang w:val="th-TH"/>
        </w:rPr>
        <w:t>รายละเอียดหลักสูตร</w:t>
      </w:r>
      <w:bookmarkEnd w:id="125"/>
      <w:bookmarkEnd w:id="126"/>
      <w:bookmarkEnd w:id="127"/>
      <w:bookmarkEnd w:id="128"/>
      <w:bookmarkEnd w:id="129"/>
      <w:bookmarkEnd w:id="130"/>
    </w:p>
    <w:p w14:paraId="20C35C19" w14:textId="724CDCE2" w:rsidR="009E6917" w:rsidRPr="00B60D70" w:rsidRDefault="00D756E0" w:rsidP="00592146">
      <w:pPr>
        <w:rPr>
          <w:rFonts w:ascii="TH SarabunPSK" w:hAnsi="TH SarabunPSK" w:cs="TH SarabunPSK"/>
        </w:rPr>
      </w:pPr>
      <w:r w:rsidRPr="00B60D70">
        <w:rPr>
          <w:rFonts w:ascii="TH SarabunPSK" w:hAnsi="TH SarabunPSK" w:cs="TH SarabunPSK" w:hint="cs"/>
          <w:cs/>
          <w:lang w:val="th-TH"/>
        </w:rPr>
        <w:t xml:space="preserve">จากกรอบแนวคิดภาพรวมของหลักสูตร ในหัวข้อ </w:t>
      </w:r>
      <w:r w:rsidRPr="00B60D70">
        <w:rPr>
          <w:rFonts w:ascii="TH SarabunPSK" w:hAnsi="TH SarabunPSK" w:cs="TH SarabunPSK" w:hint="cs"/>
        </w:rPr>
        <w:t xml:space="preserve">2.2 </w:t>
      </w:r>
      <w:r w:rsidRPr="00B60D70">
        <w:rPr>
          <w:rFonts w:ascii="TH SarabunPSK" w:hAnsi="TH SarabunPSK" w:cs="TH SarabunPSK" w:hint="cs"/>
          <w:cs/>
          <w:lang w:val="th-TH"/>
        </w:rPr>
        <w:t>นำมาสู่การออกแบบรายละเอียดหลักสูตร</w:t>
      </w:r>
      <w:r w:rsidR="00EC025E" w:rsidRPr="00B60D70">
        <w:rPr>
          <w:rFonts w:ascii="TH SarabunPSK" w:hAnsi="TH SarabunPSK" w:cs="TH SarabunPSK" w:hint="cs"/>
          <w:cs/>
          <w:lang w:val="th-TH"/>
        </w:rPr>
        <w:t xml:space="preserve"> </w:t>
      </w:r>
      <w:r w:rsidRPr="00B60D70">
        <w:rPr>
          <w:rFonts w:ascii="TH SarabunPSK" w:hAnsi="TH SarabunPSK" w:cs="TH SarabunPSK" w:hint="cs"/>
          <w:cs/>
          <w:lang w:val="th-TH"/>
        </w:rPr>
        <w:t>ดังนี้</w:t>
      </w:r>
    </w:p>
    <w:p w14:paraId="01B0FD5C" w14:textId="6B8BE74F" w:rsidR="009E6917" w:rsidRPr="00B60D70" w:rsidRDefault="00D756E0" w:rsidP="00592146">
      <w:pPr>
        <w:pStyle w:val="3"/>
        <w:rPr>
          <w:rFonts w:ascii="TH SarabunPSK" w:hAnsi="TH SarabunPSK" w:cs="TH SarabunPSK"/>
        </w:rPr>
      </w:pPr>
      <w:bookmarkStart w:id="131" w:name="_Toc161400012"/>
      <w:bookmarkStart w:id="132" w:name="_Toc161496924"/>
      <w:bookmarkStart w:id="133" w:name="_Toc179246007"/>
      <w:bookmarkStart w:id="134" w:name="_Toc179656375"/>
      <w:bookmarkStart w:id="135" w:name="_Toc180609455"/>
      <w:bookmarkStart w:id="136" w:name="_Toc191634071"/>
      <w:r w:rsidRPr="00B60D70">
        <w:rPr>
          <w:rFonts w:ascii="TH SarabunPSK" w:hAnsi="TH SarabunPSK" w:cs="TH SarabunPSK" w:hint="cs"/>
          <w:cs/>
          <w:lang w:val="th-TH"/>
        </w:rPr>
        <w:t>การกำหนดผลลัพธ์การเรียนรู้ของหลักสูตร</w:t>
      </w:r>
      <w:bookmarkEnd w:id="131"/>
      <w:bookmarkEnd w:id="132"/>
      <w:r w:rsidR="00EC025E" w:rsidRPr="00B60D70">
        <w:rPr>
          <w:rFonts w:ascii="TH SarabunPSK" w:hAnsi="TH SarabunPSK" w:cs="TH SarabunPSK" w:hint="cs"/>
          <w:cs/>
          <w:lang w:val="th-TH"/>
        </w:rPr>
        <w:t xml:space="preserve"> (</w:t>
      </w:r>
      <w:r w:rsidR="00EC025E" w:rsidRPr="00B60D70">
        <w:rPr>
          <w:rFonts w:ascii="TH SarabunPSK" w:hAnsi="TH SarabunPSK" w:cs="TH SarabunPSK" w:hint="cs"/>
        </w:rPr>
        <w:t>PLOs</w:t>
      </w:r>
      <w:r w:rsidR="00EC025E" w:rsidRPr="00B60D70">
        <w:rPr>
          <w:rFonts w:ascii="TH SarabunPSK" w:hAnsi="TH SarabunPSK" w:cs="TH SarabunPSK" w:hint="cs"/>
          <w:cs/>
          <w:lang w:val="th-TH"/>
        </w:rPr>
        <w:t>)</w:t>
      </w:r>
      <w:bookmarkEnd w:id="133"/>
      <w:bookmarkEnd w:id="134"/>
      <w:bookmarkEnd w:id="135"/>
      <w:bookmarkEnd w:id="136"/>
    </w:p>
    <w:p w14:paraId="7DF45BF7" w14:textId="06287AD2" w:rsidR="009E6917" w:rsidRPr="00B60D70" w:rsidRDefault="00D756E0" w:rsidP="00EC025E">
      <w:pPr>
        <w:pStyle w:val="4"/>
        <w:rPr>
          <w:rFonts w:ascii="TH SarabunPSK" w:hAnsi="TH SarabunPSK" w:cs="TH SarabunPSK"/>
        </w:rPr>
      </w:pPr>
      <w:bookmarkStart w:id="137" w:name="_Hlk117775778"/>
      <w:bookmarkEnd w:id="124"/>
      <w:r w:rsidRPr="00B60D70">
        <w:rPr>
          <w:rFonts w:ascii="TH SarabunPSK" w:hAnsi="TH SarabunPSK" w:cs="TH SarabunPSK" w:hint="cs"/>
          <w:cs/>
        </w:rPr>
        <w:t>ปรัชญา ความสำคัญ และวัตถุประสงค์ของหลักสูตร</w:t>
      </w:r>
    </w:p>
    <w:p w14:paraId="3E368B6E" w14:textId="77777777" w:rsidR="00EC025E" w:rsidRPr="00B60D70" w:rsidRDefault="00EC025E" w:rsidP="00EC025E">
      <w:pPr>
        <w:ind w:firstLine="720"/>
        <w:rPr>
          <w:rFonts w:ascii="TH SarabunPSK" w:hAnsi="TH SarabunPSK" w:cs="TH SarabunPSK"/>
          <w:u w:val="single"/>
        </w:rPr>
      </w:pPr>
      <w:r w:rsidRPr="00B60D70">
        <w:rPr>
          <w:rFonts w:ascii="TH SarabunPSK" w:hAnsi="TH SarabunPSK" w:cs="TH SarabunPSK" w:hint="cs"/>
          <w:u w:val="single"/>
          <w:cs/>
          <w:lang w:val="th-TH"/>
        </w:rPr>
        <w:t>ความสำคัญของหลักสูตร</w:t>
      </w:r>
    </w:p>
    <w:p w14:paraId="4D8FBE79" w14:textId="77777777" w:rsidR="00EC025E" w:rsidRPr="00B60D70" w:rsidRDefault="00EC025E" w:rsidP="00EC025E">
      <w:pPr>
        <w:ind w:firstLine="720"/>
        <w:rPr>
          <w:rFonts w:ascii="TH SarabunPSK" w:hAnsi="TH SarabunPSK" w:cs="TH SarabunPSK"/>
        </w:rPr>
      </w:pPr>
      <w:r w:rsidRPr="00B60D70">
        <w:rPr>
          <w:rFonts w:ascii="TH SarabunPSK" w:hAnsi="TH SarabunPSK" w:cs="TH SarabunPSK" w:hint="cs"/>
          <w:cs/>
          <w:lang w:val="th-TH"/>
        </w:rPr>
        <w:t>หลักสูตรนี้อาศัยหลักการพื้นฐานทางคณิตศาสตร์ วิทยาศาสตร์รวมทั้งหลักการวิศวกรรมและ เทคโนโลยีเพื่อให้เกิดจุดเน้นของหลักสูตรในด้านการจัดการเรียนรู้ และการทำงานในภาคอุตสาหกรรม ให้เกิดความเชี่ยวชาญในการจัดการศึกษาและการฝึกอบรมพัฒนาผู้เรียนและบุคลากร เพื่อให้มีความสามารถในการบริหารจัดการ ควบคุม วิเคราะห์ ออกแบบงานทางวิศวกรรมโยธาและการก่อสร้าง</w:t>
      </w:r>
    </w:p>
    <w:p w14:paraId="1B1BA511" w14:textId="49CC3412" w:rsidR="009E6917" w:rsidRPr="00B60D70" w:rsidRDefault="00D756E0" w:rsidP="00EC025E">
      <w:pPr>
        <w:ind w:firstLine="720"/>
        <w:rPr>
          <w:rFonts w:ascii="TH SarabunPSK" w:hAnsi="TH SarabunPSK" w:cs="TH SarabunPSK"/>
          <w:u w:val="single"/>
          <w:lang w:val="th-TH"/>
        </w:rPr>
      </w:pPr>
      <w:r w:rsidRPr="00B60D70">
        <w:rPr>
          <w:rFonts w:ascii="TH SarabunPSK" w:hAnsi="TH SarabunPSK" w:cs="TH SarabunPSK" w:hint="cs"/>
          <w:u w:val="single"/>
          <w:cs/>
          <w:lang w:val="th-TH"/>
        </w:rPr>
        <w:t>ปรัชญาของหลักสูตร</w:t>
      </w:r>
    </w:p>
    <w:p w14:paraId="0E982E55" w14:textId="0C674B48" w:rsidR="009E6917" w:rsidRPr="00B60D70" w:rsidRDefault="00D756E0" w:rsidP="00EC025E">
      <w:pPr>
        <w:ind w:firstLine="720"/>
        <w:rPr>
          <w:rFonts w:ascii="TH SarabunPSK" w:hAnsi="TH SarabunPSK" w:cs="TH SarabunPSK"/>
        </w:rPr>
      </w:pPr>
      <w:r w:rsidRPr="00B60D70">
        <w:rPr>
          <w:rFonts w:ascii="TH SarabunPSK" w:hAnsi="TH SarabunPSK" w:cs="TH SarabunPSK" w:hint="cs"/>
          <w:cs/>
          <w:lang w:val="th-TH"/>
        </w:rPr>
        <w:t>ทรัพยากรบุคคลที่สำเร็จจากหลักสูตรนี้จะเป็นผู้ที่มีความรู้ ความสามารถทางด้านการสอน การถ่ายทอดความรู้ และการจัดการเรียนรู้ มีทักษะการปฏิบัติงานช่างโยธา และมีความรู้ทางวิศวกรรมโยธา สามารถนำความรู้ไป</w:t>
      </w:r>
      <w:r w:rsidR="00790FD9" w:rsidRPr="00B60D70">
        <w:rPr>
          <w:rFonts w:ascii="TH SarabunPSK" w:hAnsi="TH SarabunPSK" w:cs="TH SarabunPSK" w:hint="cs"/>
          <w:cs/>
          <w:lang w:val="th-TH"/>
        </w:rPr>
        <w:t xml:space="preserve">ประกอบอาชีพเป็นวิศวกรโยธา ครูช่าง </w:t>
      </w:r>
      <w:r w:rsidRPr="00B60D70">
        <w:rPr>
          <w:rFonts w:ascii="TH SarabunPSK" w:hAnsi="TH SarabunPSK" w:cs="TH SarabunPSK" w:hint="cs"/>
          <w:cs/>
          <w:lang w:val="th-TH"/>
        </w:rPr>
        <w:t xml:space="preserve">นักฝึกอบรมในภาคอุตสาหกรรม </w:t>
      </w:r>
      <w:r w:rsidR="00581ACD" w:rsidRPr="00B60D70">
        <w:rPr>
          <w:rFonts w:ascii="TH SarabunPSK" w:hAnsi="TH SarabunPSK" w:cs="TH SarabunPSK" w:hint="cs"/>
          <w:cs/>
          <w:lang w:val="th-TH"/>
        </w:rPr>
        <w:t>สาขาวิชาวิศวกรรมโยธา</w:t>
      </w:r>
      <w:r w:rsidRPr="00B60D70">
        <w:rPr>
          <w:rFonts w:ascii="TH SarabunPSK" w:hAnsi="TH SarabunPSK" w:cs="TH SarabunPSK" w:hint="cs"/>
          <w:cs/>
          <w:lang w:val="th-TH"/>
        </w:rPr>
        <w:t>ได้ มีทัศนคติ</w:t>
      </w:r>
      <w:r w:rsidR="00790FD9" w:rsidRPr="00B60D70">
        <w:rPr>
          <w:rFonts w:ascii="TH SarabunPSK" w:hAnsi="TH SarabunPSK" w:cs="TH SarabunPSK" w:hint="cs"/>
          <w:cs/>
          <w:lang w:val="th-TH"/>
        </w:rPr>
        <w:t>ที่ดี</w:t>
      </w:r>
      <w:r w:rsidRPr="00B60D70">
        <w:rPr>
          <w:rFonts w:ascii="TH SarabunPSK" w:hAnsi="TH SarabunPSK" w:cs="TH SarabunPSK" w:hint="cs"/>
          <w:cs/>
          <w:lang w:val="th-TH"/>
        </w:rPr>
        <w:t>ถ่ายทอดความรู้ และการจัดการเรียนรู้ ทั้งภาคทฤษฎีและภาคปฏิบัติให้กับผู้เรียนได้อย่างเป็นระบบ มีความสามารถค้นคว้าหาความรู้เพิ่มเติมและพัฒนางานวิจัยทางเทคโนโลยีโยธา สามารถที่จะปรับตัวเข้ากับสังคมและสถานการณ์ทั้งปัจจุบันและอนาคตได้</w:t>
      </w:r>
    </w:p>
    <w:p w14:paraId="5C0EAE75" w14:textId="77777777" w:rsidR="00EC025E" w:rsidRPr="00B60D70" w:rsidRDefault="00EC025E" w:rsidP="00EC025E">
      <w:pPr>
        <w:ind w:firstLine="720"/>
        <w:rPr>
          <w:rFonts w:ascii="TH SarabunPSK" w:hAnsi="TH SarabunPSK" w:cs="TH SarabunPSK"/>
          <w:u w:val="single"/>
        </w:rPr>
      </w:pPr>
      <w:r w:rsidRPr="00B60D70">
        <w:rPr>
          <w:rFonts w:ascii="TH SarabunPSK" w:hAnsi="TH SarabunPSK" w:cs="TH SarabunPSK" w:hint="cs"/>
          <w:u w:val="single"/>
          <w:cs/>
        </w:rPr>
        <w:t>พันธกิจของหลักสูตร</w:t>
      </w:r>
    </w:p>
    <w:p w14:paraId="7F362C58" w14:textId="73591435" w:rsidR="009E6917" w:rsidRPr="00B60D70" w:rsidRDefault="00EC025E" w:rsidP="00EC025E">
      <w:pPr>
        <w:ind w:firstLine="720"/>
        <w:rPr>
          <w:rFonts w:ascii="TH SarabunPSK" w:hAnsi="TH SarabunPSK" w:cs="TH SarabunPSK"/>
        </w:rPr>
      </w:pPr>
      <w:r w:rsidRPr="00B60D70">
        <w:rPr>
          <w:rFonts w:ascii="TH SarabunPSK" w:hAnsi="TH SarabunPSK" w:cs="TH SarabunPSK" w:hint="cs"/>
          <w:cs/>
        </w:rPr>
        <w:t>หลักสูตรครุศาสตร์อุตสาหกรรมบัณฑิตจัดให้นักศึกษามีความรู้ ทักษะ และเจตคติผ่านประสบการณ์การเรียนรู้โดยตรงที่เข้มข้นด้วยการผสมผสานระหว่างศาสตร์การสอนและศาสตร์วิศวกรรมโยธาและเทคโนโลยีควบคู่กัน</w:t>
      </w:r>
      <w:r w:rsidR="005D7BAC" w:rsidRPr="00B60D70">
        <w:rPr>
          <w:rFonts w:ascii="TH SarabunPSK" w:hAnsi="TH SarabunPSK" w:cs="TH SarabunPSK" w:hint="cs"/>
          <w:cs/>
        </w:rPr>
        <w:t xml:space="preserve"> </w:t>
      </w:r>
      <w:r w:rsidRPr="00B60D70">
        <w:rPr>
          <w:rFonts w:ascii="TH SarabunPSK" w:hAnsi="TH SarabunPSK" w:cs="TH SarabunPSK" w:hint="cs"/>
          <w:cs/>
        </w:rPr>
        <w:t>เพื่อให้สามารถปฏิบัติงานในบทบาทนัก</w:t>
      </w:r>
      <w:r w:rsidR="005D7BAC" w:rsidRPr="00B60D70">
        <w:rPr>
          <w:rFonts w:ascii="TH SarabunPSK" w:hAnsi="TH SarabunPSK" w:cs="TH SarabunPSK" w:hint="cs"/>
          <w:cs/>
        </w:rPr>
        <w:t>ถ่ายทอดความรู้ทาง</w:t>
      </w:r>
      <w:r w:rsidRPr="00B60D70">
        <w:rPr>
          <w:rFonts w:ascii="TH SarabunPSK" w:hAnsi="TH SarabunPSK" w:cs="TH SarabunPSK" w:hint="cs"/>
          <w:cs/>
        </w:rPr>
        <w:t>วิศวกรรม</w:t>
      </w:r>
      <w:r w:rsidR="005D7BAC" w:rsidRPr="00B60D70">
        <w:rPr>
          <w:rFonts w:ascii="TH SarabunPSK" w:hAnsi="TH SarabunPSK" w:cs="TH SarabunPSK" w:hint="cs"/>
          <w:cs/>
        </w:rPr>
        <w:t xml:space="preserve">โยธาและเทคโนโลยีการก่อสร้าง </w:t>
      </w:r>
      <w:r w:rsidRPr="00B60D70">
        <w:rPr>
          <w:rFonts w:ascii="TH SarabunPSK" w:hAnsi="TH SarabunPSK" w:cs="TH SarabunPSK" w:hint="cs"/>
          <w:cs/>
        </w:rPr>
        <w:t xml:space="preserve">ผ่านกลยุทธ์การสอนที่เน้นการมีส่วนร่วม การฝึกประสบการณ์วิชาชีพ และการลงมือปฏิบัติจริง </w:t>
      </w:r>
      <w:r w:rsidRPr="00B60D70">
        <w:rPr>
          <w:rFonts w:ascii="TH SarabunPSK" w:hAnsi="TH SarabunPSK" w:cs="TH SarabunPSK" w:hint="cs"/>
          <w:cs/>
        </w:rPr>
        <w:lastRenderedPageBreak/>
        <w:t xml:space="preserve">เป้าประสงค์นี้สอดคล้องกับพันธกิจของ </w:t>
      </w:r>
      <w:proofErr w:type="spellStart"/>
      <w:r w:rsidRPr="00B60D70">
        <w:rPr>
          <w:rFonts w:ascii="TH SarabunPSK" w:hAnsi="TH SarabunPSK" w:cs="TH SarabunPSK" w:hint="cs"/>
          <w:cs/>
        </w:rPr>
        <w:t>มจ</w:t>
      </w:r>
      <w:proofErr w:type="spellEnd"/>
      <w:r w:rsidRPr="00B60D70">
        <w:rPr>
          <w:rFonts w:ascii="TH SarabunPSK" w:hAnsi="TH SarabunPSK" w:cs="TH SarabunPSK" w:hint="cs"/>
          <w:cs/>
        </w:rPr>
        <w:t>ธ. ในการพัฒนานักศึกษาให้เป็นคนเก่งทั้งทางวิชาการ มีคุณธรรม จริยธรรม และจรรยาบรรณในการทำงาน</w:t>
      </w:r>
    </w:p>
    <w:p w14:paraId="34A85D4B" w14:textId="77777777" w:rsidR="009E6917" w:rsidRPr="00B60D70" w:rsidRDefault="00D756E0" w:rsidP="005D7BAC">
      <w:pPr>
        <w:ind w:firstLine="720"/>
        <w:rPr>
          <w:rFonts w:ascii="TH SarabunPSK" w:hAnsi="TH SarabunPSK" w:cs="TH SarabunPSK"/>
          <w:u w:val="single"/>
        </w:rPr>
      </w:pPr>
      <w:r w:rsidRPr="00B60D70">
        <w:rPr>
          <w:rFonts w:ascii="TH SarabunPSK" w:hAnsi="TH SarabunPSK" w:cs="TH SarabunPSK" w:hint="cs"/>
          <w:u w:val="single"/>
          <w:cs/>
        </w:rPr>
        <w:t>วัตถุประสงค์ของหลักสูตร</w:t>
      </w:r>
      <w:r w:rsidRPr="00B60D70">
        <w:rPr>
          <w:rFonts w:ascii="TH SarabunPSK" w:hAnsi="TH SarabunPSK" w:cs="TH SarabunPSK" w:hint="cs"/>
          <w:u w:val="single"/>
          <w:cs/>
        </w:rPr>
        <w:tab/>
      </w:r>
    </w:p>
    <w:p w14:paraId="3A0FD42C" w14:textId="77777777" w:rsidR="009E6917" w:rsidRPr="00B60D70" w:rsidRDefault="00D756E0" w:rsidP="00592146">
      <w:pPr>
        <w:pStyle w:val="af9"/>
        <w:numPr>
          <w:ilvl w:val="1"/>
          <w:numId w:val="5"/>
        </w:numPr>
        <w:rPr>
          <w:rFonts w:ascii="TH SarabunPSK" w:hAnsi="TH SarabunPSK" w:cs="TH SarabunPSK"/>
        </w:rPr>
      </w:pPr>
      <w:r w:rsidRPr="00B60D70">
        <w:rPr>
          <w:rFonts w:ascii="TH SarabunPSK" w:hAnsi="TH SarabunPSK" w:cs="TH SarabunPSK" w:hint="cs"/>
          <w:cs/>
          <w:lang w:val="th-TH"/>
        </w:rPr>
        <w:t xml:space="preserve">เพื่อผลิตบัณฑิตที่มีความรอบรู้ทั้งภาคทฤษฎีและภาคปฏิบัติ มีทักษะการปฏิบัติงานอย่างมืออาชีพ ด้านวิศวกรรมโยธา มีทัศนคติและจิตสำนึกที่ดีในการพัฒนากำลังคนทางภาคอุตสาหกรรมเพื่อตอบสนองต่อความต้องการของประเทศ </w:t>
      </w:r>
    </w:p>
    <w:p w14:paraId="0C4B723B" w14:textId="641BDFDE" w:rsidR="009E6917" w:rsidRPr="00B60D70" w:rsidRDefault="00D756E0" w:rsidP="00592146">
      <w:pPr>
        <w:pStyle w:val="af9"/>
        <w:numPr>
          <w:ilvl w:val="1"/>
          <w:numId w:val="5"/>
        </w:numPr>
        <w:rPr>
          <w:rFonts w:ascii="TH SarabunPSK" w:hAnsi="TH SarabunPSK" w:cs="TH SarabunPSK"/>
        </w:rPr>
      </w:pPr>
      <w:r w:rsidRPr="00B60D70">
        <w:rPr>
          <w:rFonts w:ascii="TH SarabunPSK" w:hAnsi="TH SarabunPSK" w:cs="TH SarabunPSK" w:hint="cs"/>
          <w:cs/>
          <w:lang w:val="th-TH"/>
        </w:rPr>
        <w:t>เพื่อผลิตบัณฑิตที่สามารถสอนหรือถ่ายทอดองค์ความรู้หรือฝึกอบรมทั้งภาคทฤษฎีและภาคปฏิบัติให้กับผู้เรียนได้อย่างเป็นระบบทั้งในสถานศึกษาและ</w:t>
      </w:r>
      <w:r w:rsidRPr="00B60D70">
        <w:rPr>
          <w:rFonts w:ascii="TH SarabunPSK" w:hAnsi="TH SarabunPSK" w:cs="TH SarabunPSK" w:hint="cs"/>
          <w:cs/>
        </w:rPr>
        <w:t>/</w:t>
      </w:r>
      <w:r w:rsidRPr="00B60D70">
        <w:rPr>
          <w:rFonts w:ascii="TH SarabunPSK" w:hAnsi="TH SarabunPSK" w:cs="TH SarabunPSK" w:hint="cs"/>
          <w:cs/>
          <w:lang w:val="th-TH"/>
        </w:rPr>
        <w:t>หรือภาคประกอบการทาง</w:t>
      </w:r>
      <w:r w:rsidR="00581ACD" w:rsidRPr="00B60D70">
        <w:rPr>
          <w:rFonts w:ascii="TH SarabunPSK" w:hAnsi="TH SarabunPSK" w:cs="TH SarabunPSK" w:hint="cs"/>
          <w:cs/>
          <w:lang w:val="th-TH"/>
        </w:rPr>
        <w:t>สาขาวิชาวิศวกรรมโยธา</w:t>
      </w:r>
      <w:r w:rsidRPr="00B60D70">
        <w:rPr>
          <w:rFonts w:ascii="TH SarabunPSK" w:hAnsi="TH SarabunPSK" w:cs="TH SarabunPSK" w:hint="cs"/>
          <w:cs/>
          <w:lang w:val="th-TH"/>
        </w:rPr>
        <w:t xml:space="preserve"> เพื่อตอบสนองต่อการเปลี่ยนแปลงทางสังคมและเทคโนโลยี </w:t>
      </w:r>
    </w:p>
    <w:p w14:paraId="4569F788" w14:textId="629181CE" w:rsidR="009E6917" w:rsidRPr="00B60D70" w:rsidRDefault="00D756E0" w:rsidP="00592146">
      <w:pPr>
        <w:pStyle w:val="af9"/>
        <w:numPr>
          <w:ilvl w:val="1"/>
          <w:numId w:val="5"/>
        </w:numPr>
        <w:rPr>
          <w:rFonts w:ascii="TH SarabunPSK" w:hAnsi="TH SarabunPSK" w:cs="TH SarabunPSK"/>
        </w:rPr>
      </w:pPr>
      <w:r w:rsidRPr="00B60D70">
        <w:rPr>
          <w:rFonts w:ascii="TH SarabunPSK" w:hAnsi="TH SarabunPSK" w:cs="TH SarabunPSK" w:hint="cs"/>
          <w:cs/>
          <w:lang w:val="th-TH"/>
        </w:rPr>
        <w:t>เพื่อผลิตบัณฑิตที่สามารถค้นคว้าหาความรู้เพิ่มเติมอยู่เสมอและพัฒนางานวิจัยใน</w:t>
      </w:r>
      <w:r w:rsidR="00581ACD" w:rsidRPr="00B60D70">
        <w:rPr>
          <w:rFonts w:ascii="TH SarabunPSK" w:hAnsi="TH SarabunPSK" w:cs="TH SarabunPSK" w:hint="cs"/>
          <w:cs/>
          <w:lang w:val="th-TH"/>
        </w:rPr>
        <w:t>สาขาวิชาวิศวกรรมโยธา</w:t>
      </w:r>
      <w:r w:rsidRPr="00B60D70">
        <w:rPr>
          <w:rFonts w:ascii="TH SarabunPSK" w:hAnsi="TH SarabunPSK" w:cs="TH SarabunPSK" w:hint="cs"/>
          <w:cs/>
          <w:lang w:val="th-TH"/>
        </w:rPr>
        <w:t>เพื่อการเรียนการสอนทางช่าง</w:t>
      </w:r>
      <w:proofErr w:type="spellStart"/>
      <w:r w:rsidRPr="00B60D70">
        <w:rPr>
          <w:rFonts w:ascii="TH SarabunPSK" w:hAnsi="TH SarabunPSK" w:cs="TH SarabunPSK" w:hint="cs"/>
          <w:cs/>
          <w:lang w:val="th-TH"/>
        </w:rPr>
        <w:t>อุต</w:t>
      </w:r>
      <w:proofErr w:type="spellEnd"/>
      <w:r w:rsidRPr="00B60D70">
        <w:rPr>
          <w:rFonts w:ascii="TH SarabunPSK" w:hAnsi="TH SarabunPSK" w:cs="TH SarabunPSK" w:hint="cs"/>
          <w:cs/>
          <w:lang w:val="th-TH"/>
        </w:rPr>
        <w:t xml:space="preserve">สาหกรรรม </w:t>
      </w:r>
    </w:p>
    <w:p w14:paraId="0D49FBCB" w14:textId="77777777" w:rsidR="009E6917" w:rsidRPr="00B60D70" w:rsidRDefault="00D756E0" w:rsidP="00592146">
      <w:pPr>
        <w:pStyle w:val="af9"/>
        <w:numPr>
          <w:ilvl w:val="1"/>
          <w:numId w:val="5"/>
        </w:numPr>
        <w:rPr>
          <w:rFonts w:ascii="TH SarabunPSK" w:hAnsi="TH SarabunPSK" w:cs="TH SarabunPSK"/>
        </w:rPr>
      </w:pPr>
      <w:r w:rsidRPr="00B60D70">
        <w:rPr>
          <w:rFonts w:ascii="TH SarabunPSK" w:hAnsi="TH SarabunPSK" w:cs="TH SarabunPSK" w:hint="cs"/>
          <w:cs/>
          <w:lang w:val="th-TH"/>
        </w:rPr>
        <w:t>เพื่อผลิตบัณฑิตที่มีคุณธรรม จริยธรรม มีจิตสำนึกรับผิดชอบต่อหน้าที่และสังคม มีความพร้อมในการปฏิบัติตนตามจรรยาบรรณวิชาชีพ</w:t>
      </w:r>
    </w:p>
    <w:p w14:paraId="6A4D56FC" w14:textId="77777777" w:rsidR="009E6917" w:rsidRPr="00B60D70" w:rsidRDefault="009E6917" w:rsidP="00592146">
      <w:pPr>
        <w:rPr>
          <w:rFonts w:ascii="TH SarabunPSK" w:hAnsi="TH SarabunPSK" w:cs="TH SarabunPSK"/>
        </w:rPr>
      </w:pPr>
    </w:p>
    <w:p w14:paraId="340F0340" w14:textId="7F0F1442" w:rsidR="009E6917" w:rsidRPr="00B60D70" w:rsidRDefault="00D756E0" w:rsidP="005D7BAC">
      <w:pPr>
        <w:pStyle w:val="4"/>
        <w:rPr>
          <w:rFonts w:ascii="TH SarabunPSK" w:hAnsi="TH SarabunPSK" w:cs="TH SarabunPSK"/>
        </w:rPr>
      </w:pPr>
      <w:bookmarkStart w:id="138" w:name="_Hlk117775783"/>
      <w:bookmarkEnd w:id="137"/>
      <w:r w:rsidRPr="00B60D70">
        <w:rPr>
          <w:rFonts w:ascii="TH SarabunPSK" w:hAnsi="TH SarabunPSK" w:cs="TH SarabunPSK" w:hint="cs"/>
          <w:cs/>
        </w:rPr>
        <w:t>ผลลัพธ์การเรียนรู้ของหลักสูตร</w:t>
      </w:r>
      <w:r w:rsidRPr="00B60D70">
        <w:rPr>
          <w:rFonts w:ascii="TH SarabunPSK" w:hAnsi="TH SarabunPSK" w:cs="TH SarabunPSK" w:hint="cs"/>
        </w:rPr>
        <w:t xml:space="preserve">; </w:t>
      </w:r>
      <w:proofErr w:type="spellStart"/>
      <w:r w:rsidRPr="00B60D70">
        <w:rPr>
          <w:rFonts w:ascii="TH SarabunPSK" w:hAnsi="TH SarabunPSK" w:cs="TH SarabunPSK" w:hint="cs"/>
        </w:rPr>
        <w:t>PLOs</w:t>
      </w:r>
      <w:proofErr w:type="spellEnd"/>
    </w:p>
    <w:p w14:paraId="3EFC71D6" w14:textId="1A791E1D" w:rsidR="009E6917" w:rsidRPr="00B60D70" w:rsidRDefault="005D7BAC" w:rsidP="005D7BAC">
      <w:pPr>
        <w:ind w:firstLine="720"/>
        <w:rPr>
          <w:rFonts w:ascii="TH SarabunPSK" w:hAnsi="TH SarabunPSK" w:cs="TH SarabunPSK"/>
          <w:lang w:val="th-TH"/>
        </w:rPr>
      </w:pPr>
      <w:r w:rsidRPr="00B60D70">
        <w:rPr>
          <w:rFonts w:ascii="TH SarabunPSK" w:hAnsi="TH SarabunPSK" w:cs="TH SarabunPSK" w:hint="cs"/>
          <w:cs/>
          <w:lang w:val="th-TH"/>
        </w:rPr>
        <w:t xml:space="preserve">จากการประมวลผลข้อมูลทั้งหมดจากข้อ 2.1 และ 2.2 หลักสูตรจึงกำหนด </w:t>
      </w:r>
      <w:proofErr w:type="spellStart"/>
      <w:r w:rsidRPr="00B60D70">
        <w:rPr>
          <w:rFonts w:ascii="TH SarabunPSK" w:hAnsi="TH SarabunPSK" w:cs="TH SarabunPSK" w:hint="cs"/>
          <w:lang w:val="th-TH"/>
        </w:rPr>
        <w:t>PLOs</w:t>
      </w:r>
      <w:proofErr w:type="spellEnd"/>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ดังนี้</w:t>
      </w:r>
    </w:p>
    <w:p w14:paraId="61040780" w14:textId="308119C1" w:rsidR="002B071D" w:rsidRPr="00B60D70" w:rsidRDefault="002B071D" w:rsidP="004E7E96">
      <w:pPr>
        <w:tabs>
          <w:tab w:val="left" w:pos="1440"/>
        </w:tabs>
        <w:ind w:left="1418" w:hanging="709"/>
        <w:rPr>
          <w:rFonts w:ascii="TH SarabunPSK" w:hAnsi="TH SarabunPSK" w:cs="TH SarabunPSK"/>
        </w:rPr>
      </w:pPr>
      <w:bookmarkStart w:id="139" w:name="_Hlk117775822"/>
      <w:bookmarkEnd w:id="138"/>
      <w:r w:rsidRPr="00B60D70">
        <w:rPr>
          <w:rFonts w:ascii="TH SarabunPSK" w:hAnsi="TH SarabunPSK" w:cs="TH SarabunPSK"/>
        </w:rPr>
        <w:t xml:space="preserve">PLO1: </w:t>
      </w:r>
      <w:r w:rsidR="004E7E96" w:rsidRPr="00B60D70">
        <w:rPr>
          <w:rFonts w:ascii="TH SarabunPSK" w:hAnsi="TH SarabunPSK" w:cs="TH SarabunPSK"/>
        </w:rPr>
        <w:tab/>
      </w:r>
      <w:r w:rsidR="004E7E96" w:rsidRPr="00B60D70">
        <w:rPr>
          <w:rFonts w:ascii="TH SarabunPSK" w:hAnsi="TH SarabunPSK" w:cs="TH SarabunPSK"/>
          <w:cs/>
        </w:rPr>
        <w:t>ออกแบบและควบคุมงานโครงสร้างอาคาร งานถนน งานชลศาสตร์ และการบริหารงานก่อสร้าง ตามกรอบมาตรฐานทางวิชาชีพวิศวกรรมโยธา</w:t>
      </w:r>
    </w:p>
    <w:p w14:paraId="4B3B6BE4" w14:textId="62C52692" w:rsidR="00E5182B" w:rsidRPr="00B60D70" w:rsidRDefault="00E5182B" w:rsidP="004E7E96">
      <w:pPr>
        <w:tabs>
          <w:tab w:val="left" w:pos="1440"/>
        </w:tabs>
        <w:ind w:left="1418" w:hanging="709"/>
        <w:rPr>
          <w:rFonts w:ascii="TH SarabunPSK" w:hAnsi="TH SarabunPSK" w:cs="TH SarabunPSK"/>
        </w:rPr>
      </w:pPr>
      <w:r w:rsidRPr="00B60D70">
        <w:rPr>
          <w:rFonts w:ascii="TH SarabunPSK" w:hAnsi="TH SarabunPSK" w:cs="TH SarabunPSK"/>
        </w:rPr>
        <w:t xml:space="preserve">PLO2 </w:t>
      </w:r>
      <w:r w:rsidR="004E7E96" w:rsidRPr="00B60D70">
        <w:rPr>
          <w:rFonts w:ascii="TH SarabunPSK" w:hAnsi="TH SarabunPSK" w:cs="TH SarabunPSK"/>
        </w:rPr>
        <w:tab/>
      </w:r>
      <w:r w:rsidR="00435FC0" w:rsidRPr="00B60D70">
        <w:rPr>
          <w:rFonts w:ascii="TH SarabunPSK" w:hAnsi="TH SarabunPSK" w:cs="TH SarabunPSK"/>
          <w:cs/>
        </w:rPr>
        <w:t>ใช้โปรแกรมคอมพิวเตอร์ในงานวิศวกรรมโยธา และระบบสารสนเทศอาคาร เพื่อการปฏิบัติงานและการบริหารงานก่อสร้างภายใต้กรอบมาตรฐานวิชาชีพทางวิศวกรรมโยธา</w:t>
      </w:r>
    </w:p>
    <w:p w14:paraId="62012FC6" w14:textId="4756E5FF" w:rsidR="00107FB7" w:rsidRPr="00B60D70" w:rsidRDefault="00107FB7" w:rsidP="005D0515">
      <w:pPr>
        <w:tabs>
          <w:tab w:val="left" w:pos="709"/>
        </w:tabs>
        <w:ind w:left="1418" w:hanging="709"/>
        <w:rPr>
          <w:rFonts w:ascii="TH SarabunPSK" w:hAnsi="TH SarabunPSK" w:cs="TH SarabunPSK"/>
        </w:rPr>
      </w:pPr>
      <w:r w:rsidRPr="00B60D70">
        <w:rPr>
          <w:rFonts w:ascii="TH SarabunPSK" w:hAnsi="TH SarabunPSK" w:cs="TH SarabunPSK"/>
        </w:rPr>
        <w:t xml:space="preserve">PLO3: </w:t>
      </w:r>
      <w:r w:rsidR="00D6107B" w:rsidRPr="00B60D70">
        <w:rPr>
          <w:rFonts w:ascii="TH SarabunPSK" w:hAnsi="TH SarabunPSK" w:cs="TH SarabunPSK"/>
          <w:cs/>
        </w:rPr>
        <w:t>เลือกใช้เครื่องมือ วัสดุ วิธีการทำงานและบำรุงรักษาอาคารด้วยเทคโนโลยีที่ทันสมัยในงานก่อสร้าง</w:t>
      </w:r>
    </w:p>
    <w:p w14:paraId="6E254FBE" w14:textId="77777777" w:rsidR="003F02B8" w:rsidRPr="00B60D70" w:rsidRDefault="003F02B8" w:rsidP="005D0515">
      <w:pPr>
        <w:tabs>
          <w:tab w:val="left" w:pos="709"/>
        </w:tabs>
        <w:ind w:left="1418" w:hanging="709"/>
        <w:rPr>
          <w:rFonts w:ascii="TH SarabunPSK" w:hAnsi="TH SarabunPSK" w:cs="TH SarabunPSK"/>
        </w:rPr>
      </w:pPr>
      <w:r w:rsidRPr="00B60D70">
        <w:rPr>
          <w:rFonts w:ascii="TH SarabunPSK" w:hAnsi="TH SarabunPSK" w:cs="TH SarabunPSK"/>
        </w:rPr>
        <w:t xml:space="preserve">PLO4: </w:t>
      </w:r>
      <w:r w:rsidRPr="00B60D70">
        <w:rPr>
          <w:rFonts w:ascii="TH SarabunPSK" w:hAnsi="TH SarabunPSK" w:cs="TH SarabunPSK"/>
          <w:cs/>
        </w:rPr>
        <w:t>ปฏิบัติการออกแบบและจัดการเรียนรู้ด้วยการสอน การเกื้อหนุน การโค้ช โดยใช้เทคโนโลยี นวัตกรรมและเครื่องมือวัดประเมินผล เพื่อพัฒนาผู้เรียนได้ตามมาตรฐานและจรรยาบรรณวิชาชีพครู</w:t>
      </w:r>
    </w:p>
    <w:p w14:paraId="30798938" w14:textId="62268C5E" w:rsidR="005D7BAC" w:rsidRPr="00B60D70" w:rsidRDefault="005D7BAC" w:rsidP="00A25D24">
      <w:pPr>
        <w:tabs>
          <w:tab w:val="left" w:pos="709"/>
        </w:tabs>
        <w:ind w:left="1418" w:hanging="709"/>
        <w:rPr>
          <w:rFonts w:ascii="TH SarabunPSK" w:hAnsi="TH SarabunPSK" w:cs="TH SarabunPSK"/>
        </w:rPr>
      </w:pPr>
      <w:r w:rsidRPr="00B60D70">
        <w:rPr>
          <w:rFonts w:ascii="TH SarabunPSK" w:hAnsi="TH SarabunPSK" w:cs="TH SarabunPSK" w:hint="cs"/>
        </w:rPr>
        <w:t>PLO</w:t>
      </w:r>
      <w:r w:rsidRPr="00B60D70">
        <w:rPr>
          <w:rFonts w:ascii="TH SarabunPSK" w:hAnsi="TH SarabunPSK" w:cs="TH SarabunPSK" w:hint="cs"/>
          <w:cs/>
        </w:rPr>
        <w:t xml:space="preserve">5: </w:t>
      </w:r>
      <w:r w:rsidR="00D52791" w:rsidRPr="00B60D70">
        <w:rPr>
          <w:rFonts w:ascii="TH SarabunPSK" w:hAnsi="TH SarabunPSK" w:cs="TH SarabunPSK" w:hint="cs"/>
          <w:cs/>
        </w:rPr>
        <w:t>ค้นหาความรู้ด้วยตนเอง เรียนรู้และพัฒนาตนเองอย่างต่อเนื่อง</w:t>
      </w:r>
      <w:r w:rsidR="000C4AE0" w:rsidRPr="00B60D70">
        <w:rPr>
          <w:rFonts w:ascii="TH SarabunPSK" w:hAnsi="TH SarabunPSK" w:cs="TH SarabunPSK"/>
          <w:cs/>
        </w:rPr>
        <w:t xml:space="preserve"> </w:t>
      </w:r>
      <w:r w:rsidR="00D52791" w:rsidRPr="00B60D70">
        <w:rPr>
          <w:rFonts w:ascii="TH SarabunPSK" w:hAnsi="TH SarabunPSK" w:cs="TH SarabunPSK" w:hint="cs"/>
          <w:cs/>
        </w:rPr>
        <w:t>เพื่อนำความรู้ที่มีไปสร้างประโยชน์แก่ผู้อื่นและสังคมภายใต้กรอบงานด้านครุศาสตร์อุตสาหกรรม</w:t>
      </w:r>
    </w:p>
    <w:p w14:paraId="120C2A5D" w14:textId="77777777" w:rsidR="00107608" w:rsidRPr="00B60D70" w:rsidRDefault="00107608" w:rsidP="005D7BAC">
      <w:pPr>
        <w:rPr>
          <w:rFonts w:ascii="TH SarabunPSK" w:hAnsi="TH SarabunPSK" w:cs="TH SarabunPSK"/>
        </w:rPr>
      </w:pPr>
    </w:p>
    <w:p w14:paraId="1B34ED1D" w14:textId="7938723B" w:rsidR="005D7BAC" w:rsidRPr="00B60D70" w:rsidRDefault="005D7BAC" w:rsidP="005D7BAC">
      <w:pPr>
        <w:pStyle w:val="4"/>
        <w:rPr>
          <w:rFonts w:ascii="TH SarabunPSK" w:hAnsi="TH SarabunPSK" w:cs="TH SarabunPSK"/>
        </w:rPr>
      </w:pPr>
      <w:r w:rsidRPr="00B60D70">
        <w:rPr>
          <w:rFonts w:ascii="TH SarabunPSK" w:hAnsi="TH SarabunPSK" w:cs="TH SarabunPSK" w:hint="cs"/>
          <w:cs/>
        </w:rPr>
        <w:t xml:space="preserve">ความสัมพันธ์ระหว่างวัตถุประสงค์ของหลักสูตรกับ </w:t>
      </w:r>
      <w:proofErr w:type="spellStart"/>
      <w:r w:rsidRPr="00B60D70">
        <w:rPr>
          <w:rFonts w:ascii="TH SarabunPSK" w:hAnsi="TH SarabunPSK" w:cs="TH SarabunPSK" w:hint="cs"/>
        </w:rPr>
        <w:t>PLOs</w:t>
      </w:r>
      <w:proofErr w:type="spellEnd"/>
    </w:p>
    <w:p w14:paraId="2846643A" w14:textId="005E3616" w:rsidR="00860C4E" w:rsidRPr="00B60D70" w:rsidRDefault="005D7BAC" w:rsidP="007237E0">
      <w:pPr>
        <w:ind w:firstLine="720"/>
        <w:rPr>
          <w:rFonts w:ascii="TH SarabunPSK" w:hAnsi="TH SarabunPSK" w:cs="TH SarabunPSK"/>
        </w:rPr>
      </w:pPr>
      <w:r w:rsidRPr="00B60D70">
        <w:rPr>
          <w:rFonts w:ascii="TH SarabunPSK" w:hAnsi="TH SarabunPSK" w:cs="TH SarabunPSK" w:hint="cs"/>
          <w:cs/>
        </w:rPr>
        <w:t xml:space="preserve">วัตถุประสงค์ของหลักสูตรแสดงถึงเจตนาหรือความมุ่งหมายที่หลักสูตรมุ่งมั่นจะดำเนินการให้บรรลุโดยมี </w:t>
      </w:r>
      <w:r w:rsidRPr="00B60D70">
        <w:rPr>
          <w:rFonts w:ascii="TH SarabunPSK" w:hAnsi="TH SarabunPSK" w:cs="TH SarabunPSK" w:hint="cs"/>
        </w:rPr>
        <w:t xml:space="preserve">PLOs </w:t>
      </w:r>
      <w:r w:rsidRPr="00B60D70">
        <w:rPr>
          <w:rFonts w:ascii="TH SarabunPSK" w:hAnsi="TH SarabunPSK" w:cs="TH SarabunPSK" w:hint="cs"/>
          <w:cs/>
        </w:rPr>
        <w:t>เป็นเครื่องบ่งชี้ที่จะเกิดขึ้นกับบัณฑิต ตารางที่ 2.</w:t>
      </w:r>
      <w:r w:rsidR="000D36E2" w:rsidRPr="00B60D70">
        <w:rPr>
          <w:rFonts w:ascii="TH SarabunPSK" w:hAnsi="TH SarabunPSK" w:cs="TH SarabunPSK" w:hint="cs"/>
          <w:cs/>
        </w:rPr>
        <w:t>10</w:t>
      </w:r>
      <w:r w:rsidRPr="00B60D70">
        <w:rPr>
          <w:rFonts w:ascii="TH SarabunPSK" w:hAnsi="TH SarabunPSK" w:cs="TH SarabunPSK" w:hint="cs"/>
          <w:cs/>
        </w:rPr>
        <w:t xml:space="preserve"> แสดงความสัมพันธ์ระหว่างวัตถุประสงค์ของหลักสูตรกับ </w:t>
      </w:r>
      <w:r w:rsidRPr="00B60D70">
        <w:rPr>
          <w:rFonts w:ascii="TH SarabunPSK" w:hAnsi="TH SarabunPSK" w:cs="TH SarabunPSK" w:hint="cs"/>
        </w:rPr>
        <w:t>PLOs</w:t>
      </w:r>
    </w:p>
    <w:p w14:paraId="52DD38C3" w14:textId="77777777" w:rsidR="00860C4E" w:rsidRPr="00B60D70" w:rsidRDefault="00860C4E" w:rsidP="00592146">
      <w:pPr>
        <w:rPr>
          <w:rFonts w:ascii="TH SarabunPSK" w:hAnsi="TH SarabunPSK" w:cs="TH SarabunPSK"/>
        </w:rPr>
      </w:pPr>
    </w:p>
    <w:p w14:paraId="408246A1" w14:textId="12AF2012" w:rsidR="005D7BAC" w:rsidRPr="00B60D70" w:rsidRDefault="005D7BAC" w:rsidP="005D7BAC">
      <w:pPr>
        <w:ind w:left="1162" w:right="28" w:hanging="1162"/>
        <w:rPr>
          <w:rFonts w:ascii="TH SarabunPSK" w:hAnsi="TH SarabunPSK" w:cs="TH SarabunPSK"/>
          <w:b/>
          <w:bCs/>
          <w:cs/>
        </w:rPr>
      </w:pPr>
      <w:r w:rsidRPr="00B60D70">
        <w:rPr>
          <w:rFonts w:ascii="TH SarabunPSK" w:hAnsi="TH SarabunPSK" w:cs="TH SarabunPSK" w:hint="cs"/>
          <w:b/>
          <w:bCs/>
          <w:cs/>
        </w:rPr>
        <w:lastRenderedPageBreak/>
        <w:t>ตารางที่ 2.</w:t>
      </w:r>
      <w:r w:rsidR="00401892" w:rsidRPr="00B60D70">
        <w:rPr>
          <w:rFonts w:ascii="TH SarabunPSK" w:hAnsi="TH SarabunPSK" w:cs="TH SarabunPSK"/>
          <w:b/>
          <w:bCs/>
        </w:rPr>
        <w:t>10</w:t>
      </w:r>
      <w:r w:rsidRPr="00B60D70">
        <w:rPr>
          <w:rFonts w:ascii="TH SarabunPSK" w:hAnsi="TH SarabunPSK" w:cs="TH SarabunPSK" w:hint="cs"/>
          <w:b/>
          <w:bCs/>
        </w:rPr>
        <w:t xml:space="preserve"> </w:t>
      </w:r>
      <w:r w:rsidRPr="00B60D70">
        <w:rPr>
          <w:rFonts w:ascii="TH SarabunPSK" w:hAnsi="TH SarabunPSK" w:cs="TH SarabunPSK" w:hint="cs"/>
          <w:cs/>
        </w:rPr>
        <w:t>ความสัมพันธ์ระหว่างวัตถุประสงค์ของหลักสูตร</w:t>
      </w:r>
      <w:r w:rsidRPr="00B60D70">
        <w:rPr>
          <w:rFonts w:ascii="TH SarabunPSK" w:hAnsi="TH SarabunPSK" w:cs="TH SarabunPSK" w:hint="cs"/>
        </w:rPr>
        <w:t xml:space="preserve"> (</w:t>
      </w:r>
      <w:r w:rsidRPr="00B60D70">
        <w:rPr>
          <w:rFonts w:ascii="TH SarabunPSK" w:hAnsi="TH SarabunPSK" w:cs="TH SarabunPSK" w:hint="cs"/>
          <w:cs/>
        </w:rPr>
        <w:t>ต้นทาง</w:t>
      </w:r>
      <w:r w:rsidRPr="00B60D70">
        <w:rPr>
          <w:rFonts w:ascii="TH SarabunPSK" w:hAnsi="TH SarabunPSK" w:cs="TH SarabunPSK" w:hint="cs"/>
        </w:rPr>
        <w:t xml:space="preserve">) </w:t>
      </w:r>
      <w:r w:rsidRPr="00B60D70">
        <w:rPr>
          <w:rFonts w:ascii="TH SarabunPSK" w:hAnsi="TH SarabunPSK" w:cs="TH SarabunPSK" w:hint="cs"/>
          <w:cs/>
        </w:rPr>
        <w:t xml:space="preserve">กับ </w:t>
      </w:r>
      <w:r w:rsidRPr="00B60D70">
        <w:rPr>
          <w:rFonts w:ascii="TH SarabunPSK" w:hAnsi="TH SarabunPSK" w:cs="TH SarabunPSK" w:hint="cs"/>
        </w:rPr>
        <w:t>PLOs</w:t>
      </w:r>
      <w:r w:rsidRPr="00B60D70">
        <w:rPr>
          <w:rFonts w:ascii="TH SarabunPSK" w:hAnsi="TH SarabunPSK" w:cs="TH SarabunPSK" w:hint="cs"/>
          <w:cs/>
        </w:rPr>
        <w:t xml:space="preserve"> (ปลายทาง)</w:t>
      </w:r>
    </w:p>
    <w:tbl>
      <w:tblPr>
        <w:tblStyle w:val="af6"/>
        <w:tblW w:w="9021" w:type="dxa"/>
        <w:tblLayout w:type="fixed"/>
        <w:tblLook w:val="04A0" w:firstRow="1" w:lastRow="0" w:firstColumn="1" w:lastColumn="0" w:noHBand="0" w:noVBand="1"/>
      </w:tblPr>
      <w:tblGrid>
        <w:gridCol w:w="5954"/>
        <w:gridCol w:w="766"/>
        <w:gridCol w:w="767"/>
        <w:gridCol w:w="767"/>
        <w:gridCol w:w="767"/>
      </w:tblGrid>
      <w:tr w:rsidR="00B60D70" w:rsidRPr="00B60D70" w14:paraId="71B6DEF8" w14:textId="77777777" w:rsidTr="001775E9">
        <w:trPr>
          <w:trHeight w:val="454"/>
        </w:trPr>
        <w:tc>
          <w:tcPr>
            <w:tcW w:w="5954" w:type="dxa"/>
            <w:vMerge w:val="restart"/>
            <w:tcBorders>
              <w:top w:val="single" w:sz="4" w:space="0" w:color="auto"/>
              <w:left w:val="single" w:sz="4" w:space="0" w:color="auto"/>
              <w:bottom w:val="nil"/>
              <w:right w:val="single" w:sz="4" w:space="0" w:color="auto"/>
            </w:tcBorders>
            <w:shd w:val="clear" w:color="auto" w:fill="E7E6E6" w:themeFill="background2"/>
            <w:vAlign w:val="center"/>
          </w:tcPr>
          <w:p w14:paraId="60DC524C" w14:textId="77777777" w:rsidR="005D7BAC" w:rsidRPr="00B60D70" w:rsidRDefault="005D7BAC" w:rsidP="00B91175">
            <w:pPr>
              <w:jc w:val="center"/>
              <w:rPr>
                <w:rFonts w:ascii="TH SarabunPSK" w:hAnsi="TH SarabunPSK" w:cs="TH SarabunPSK"/>
                <w:b/>
                <w:bCs/>
                <w:sz w:val="28"/>
                <w:szCs w:val="28"/>
              </w:rPr>
            </w:pPr>
            <w:r w:rsidRPr="00B60D70">
              <w:rPr>
                <w:rFonts w:ascii="TH SarabunPSK" w:hAnsi="TH SarabunPSK" w:cs="TH SarabunPSK" w:hint="cs"/>
                <w:b/>
                <w:bCs/>
                <w:sz w:val="28"/>
                <w:szCs w:val="28"/>
              </w:rPr>
              <w:t>PLOs</w:t>
            </w:r>
          </w:p>
        </w:tc>
        <w:tc>
          <w:tcPr>
            <w:tcW w:w="3067" w:type="dxa"/>
            <w:gridSpan w:val="4"/>
            <w:tcBorders>
              <w:left w:val="single" w:sz="4" w:space="0" w:color="auto"/>
            </w:tcBorders>
            <w:shd w:val="clear" w:color="auto" w:fill="E7E6E6" w:themeFill="background2"/>
            <w:vAlign w:val="center"/>
          </w:tcPr>
          <w:p w14:paraId="7F4E1635" w14:textId="77777777" w:rsidR="005D7BAC" w:rsidRPr="00B60D70" w:rsidRDefault="005D7BAC" w:rsidP="00B91175">
            <w:pPr>
              <w:jc w:val="center"/>
              <w:rPr>
                <w:rFonts w:ascii="TH SarabunPSK" w:hAnsi="TH SarabunPSK" w:cs="TH SarabunPSK"/>
                <w:b/>
                <w:bCs/>
                <w:sz w:val="28"/>
                <w:szCs w:val="28"/>
              </w:rPr>
            </w:pPr>
            <w:r w:rsidRPr="00B60D70">
              <w:rPr>
                <w:rFonts w:ascii="TH SarabunPSK" w:hAnsi="TH SarabunPSK" w:cs="TH SarabunPSK" w:hint="cs"/>
                <w:b/>
                <w:bCs/>
                <w:sz w:val="28"/>
                <w:szCs w:val="28"/>
                <w:cs/>
              </w:rPr>
              <w:t>วัตถุประสงค์ของหลักสูตร</w:t>
            </w:r>
          </w:p>
        </w:tc>
      </w:tr>
      <w:tr w:rsidR="00B60D70" w:rsidRPr="00B60D70" w14:paraId="163D52EA" w14:textId="77777777" w:rsidTr="001775E9">
        <w:trPr>
          <w:trHeight w:val="454"/>
        </w:trPr>
        <w:tc>
          <w:tcPr>
            <w:tcW w:w="5954" w:type="dxa"/>
            <w:vMerge/>
            <w:tcBorders>
              <w:left w:val="single" w:sz="4" w:space="0" w:color="auto"/>
              <w:bottom w:val="single" w:sz="4" w:space="0" w:color="auto"/>
              <w:right w:val="single" w:sz="4" w:space="0" w:color="auto"/>
            </w:tcBorders>
            <w:shd w:val="clear" w:color="auto" w:fill="E7E6E6" w:themeFill="background2"/>
          </w:tcPr>
          <w:p w14:paraId="0F94C9B5" w14:textId="77777777" w:rsidR="005D7BAC" w:rsidRPr="00B60D70" w:rsidRDefault="005D7BAC" w:rsidP="00D420AC">
            <w:pPr>
              <w:rPr>
                <w:rFonts w:ascii="TH SarabunPSK" w:hAnsi="TH SarabunPSK" w:cs="TH SarabunPSK"/>
                <w:sz w:val="28"/>
                <w:szCs w:val="28"/>
              </w:rPr>
            </w:pPr>
          </w:p>
        </w:tc>
        <w:tc>
          <w:tcPr>
            <w:tcW w:w="766" w:type="dxa"/>
            <w:tcBorders>
              <w:left w:val="single" w:sz="4" w:space="0" w:color="auto"/>
            </w:tcBorders>
            <w:shd w:val="clear" w:color="auto" w:fill="E7E6E6" w:themeFill="background2"/>
            <w:vAlign w:val="center"/>
          </w:tcPr>
          <w:p w14:paraId="5A0AD0BC" w14:textId="77777777" w:rsidR="005D7BAC" w:rsidRPr="00B60D70" w:rsidRDefault="005D7BAC" w:rsidP="005D7BAC">
            <w:pPr>
              <w:jc w:val="center"/>
              <w:rPr>
                <w:rFonts w:ascii="TH SarabunPSK" w:hAnsi="TH SarabunPSK" w:cs="TH SarabunPSK"/>
                <w:b/>
                <w:bCs/>
                <w:sz w:val="28"/>
                <w:szCs w:val="28"/>
                <w:cs/>
              </w:rPr>
            </w:pPr>
            <w:r w:rsidRPr="00B60D70">
              <w:rPr>
                <w:rFonts w:ascii="TH SarabunPSK" w:hAnsi="TH SarabunPSK" w:cs="TH SarabunPSK" w:hint="cs"/>
                <w:b/>
                <w:bCs/>
                <w:sz w:val="28"/>
                <w:szCs w:val="28"/>
                <w:cs/>
              </w:rPr>
              <w:t>1</w:t>
            </w:r>
          </w:p>
        </w:tc>
        <w:tc>
          <w:tcPr>
            <w:tcW w:w="767" w:type="dxa"/>
            <w:tcBorders>
              <w:left w:val="single" w:sz="4" w:space="0" w:color="auto"/>
            </w:tcBorders>
            <w:shd w:val="clear" w:color="auto" w:fill="E7E6E6" w:themeFill="background2"/>
            <w:vAlign w:val="center"/>
          </w:tcPr>
          <w:p w14:paraId="6BF6AE09" w14:textId="77777777" w:rsidR="005D7BAC" w:rsidRPr="00B60D70" w:rsidRDefault="005D7BAC" w:rsidP="005D7BAC">
            <w:pPr>
              <w:jc w:val="center"/>
              <w:rPr>
                <w:rFonts w:ascii="TH SarabunPSK" w:hAnsi="TH SarabunPSK" w:cs="TH SarabunPSK"/>
                <w:b/>
                <w:bCs/>
                <w:sz w:val="28"/>
                <w:szCs w:val="28"/>
                <w:cs/>
              </w:rPr>
            </w:pPr>
            <w:r w:rsidRPr="00B60D70">
              <w:rPr>
                <w:rFonts w:ascii="TH SarabunPSK" w:hAnsi="TH SarabunPSK" w:cs="TH SarabunPSK" w:hint="cs"/>
                <w:b/>
                <w:bCs/>
                <w:sz w:val="28"/>
                <w:szCs w:val="28"/>
                <w:cs/>
              </w:rPr>
              <w:t>2</w:t>
            </w:r>
          </w:p>
        </w:tc>
        <w:tc>
          <w:tcPr>
            <w:tcW w:w="767" w:type="dxa"/>
            <w:tcBorders>
              <w:left w:val="single" w:sz="4" w:space="0" w:color="auto"/>
            </w:tcBorders>
            <w:shd w:val="clear" w:color="auto" w:fill="E7E6E6" w:themeFill="background2"/>
            <w:vAlign w:val="center"/>
          </w:tcPr>
          <w:p w14:paraId="717F8521" w14:textId="77777777" w:rsidR="005D7BAC" w:rsidRPr="00B60D70" w:rsidRDefault="005D7BAC" w:rsidP="005D7BAC">
            <w:pPr>
              <w:jc w:val="center"/>
              <w:rPr>
                <w:rFonts w:ascii="TH SarabunPSK" w:hAnsi="TH SarabunPSK" w:cs="TH SarabunPSK"/>
                <w:b/>
                <w:bCs/>
                <w:sz w:val="28"/>
                <w:szCs w:val="28"/>
                <w:cs/>
              </w:rPr>
            </w:pPr>
            <w:r w:rsidRPr="00B60D70">
              <w:rPr>
                <w:rFonts w:ascii="TH SarabunPSK" w:hAnsi="TH SarabunPSK" w:cs="TH SarabunPSK" w:hint="cs"/>
                <w:b/>
                <w:bCs/>
                <w:sz w:val="28"/>
                <w:szCs w:val="28"/>
                <w:cs/>
              </w:rPr>
              <w:t>3</w:t>
            </w:r>
          </w:p>
        </w:tc>
        <w:tc>
          <w:tcPr>
            <w:tcW w:w="767" w:type="dxa"/>
            <w:tcBorders>
              <w:left w:val="single" w:sz="4" w:space="0" w:color="auto"/>
            </w:tcBorders>
            <w:shd w:val="clear" w:color="auto" w:fill="E7E6E6" w:themeFill="background2"/>
            <w:vAlign w:val="center"/>
          </w:tcPr>
          <w:p w14:paraId="4423388D" w14:textId="77777777" w:rsidR="005D7BAC" w:rsidRPr="00B60D70" w:rsidRDefault="005D7BAC" w:rsidP="005D7BAC">
            <w:pPr>
              <w:jc w:val="center"/>
              <w:rPr>
                <w:rFonts w:ascii="TH SarabunPSK" w:hAnsi="TH SarabunPSK" w:cs="TH SarabunPSK"/>
                <w:b/>
                <w:bCs/>
                <w:sz w:val="28"/>
                <w:szCs w:val="28"/>
                <w:cs/>
              </w:rPr>
            </w:pPr>
            <w:r w:rsidRPr="00B60D70">
              <w:rPr>
                <w:rFonts w:ascii="TH SarabunPSK" w:hAnsi="TH SarabunPSK" w:cs="TH SarabunPSK" w:hint="cs"/>
                <w:b/>
                <w:bCs/>
                <w:sz w:val="28"/>
                <w:szCs w:val="28"/>
                <w:cs/>
              </w:rPr>
              <w:t>4</w:t>
            </w:r>
          </w:p>
        </w:tc>
      </w:tr>
      <w:tr w:rsidR="00B60D70" w:rsidRPr="00B60D70" w14:paraId="2213345B" w14:textId="77777777" w:rsidTr="001775E9">
        <w:trPr>
          <w:trHeight w:val="826"/>
        </w:trPr>
        <w:tc>
          <w:tcPr>
            <w:tcW w:w="5954" w:type="dxa"/>
            <w:tcBorders>
              <w:top w:val="single" w:sz="4" w:space="0" w:color="auto"/>
              <w:left w:val="single" w:sz="4" w:space="0" w:color="auto"/>
              <w:bottom w:val="single" w:sz="4" w:space="0" w:color="auto"/>
            </w:tcBorders>
          </w:tcPr>
          <w:p w14:paraId="7EB0C0A7" w14:textId="2DEC402A" w:rsidR="001775E9" w:rsidRPr="00B60D70" w:rsidRDefault="00CF578A" w:rsidP="00CF578A">
            <w:pPr>
              <w:tabs>
                <w:tab w:val="left" w:pos="599"/>
              </w:tabs>
              <w:ind w:left="599" w:hanging="677"/>
              <w:jc w:val="left"/>
              <w:rPr>
                <w:rFonts w:ascii="TH SarabunPSK" w:hAnsi="TH SarabunPSK" w:cs="TH SarabunPSK"/>
                <w:sz w:val="28"/>
                <w:szCs w:val="28"/>
              </w:rPr>
            </w:pPr>
            <w:r w:rsidRPr="00B60D70">
              <w:rPr>
                <w:rFonts w:ascii="TH SarabunPSK" w:hAnsi="TH SarabunPSK" w:cs="TH SarabunPSK"/>
                <w:sz w:val="28"/>
                <w:szCs w:val="28"/>
              </w:rPr>
              <w:t xml:space="preserve">PLO1:  </w:t>
            </w:r>
            <w:r w:rsidR="004E7E96" w:rsidRPr="00B60D70">
              <w:rPr>
                <w:rFonts w:ascii="TH SarabunPSK" w:hAnsi="TH SarabunPSK" w:cs="TH SarabunPSK"/>
                <w:sz w:val="28"/>
                <w:szCs w:val="28"/>
                <w:cs/>
              </w:rPr>
              <w:t>ออกแบบและควบคุมงานโครงสร้างอาคาร งานถนน งานชลศาสตร์ และการบริหารงานก่อสร้าง ตามกรอบมาตรฐานทางวิชาชีพวิศวกรรมโยธา</w:t>
            </w:r>
          </w:p>
        </w:tc>
        <w:tc>
          <w:tcPr>
            <w:tcW w:w="766" w:type="dxa"/>
            <w:vAlign w:val="center"/>
          </w:tcPr>
          <w:p w14:paraId="5DDBBA81" w14:textId="51095DC6" w:rsidR="001775E9" w:rsidRPr="00B60D70" w:rsidRDefault="001775E9" w:rsidP="005D7BAC">
            <w:pPr>
              <w:jc w:val="center"/>
              <w:rPr>
                <w:rFonts w:ascii="TH SarabunPSK" w:hAnsi="TH SarabunPSK" w:cs="TH SarabunPSK"/>
                <w:sz w:val="28"/>
                <w:szCs w:val="28"/>
              </w:rPr>
            </w:pPr>
            <w:r w:rsidRPr="00B60D70">
              <w:rPr>
                <w:rFonts w:ascii="TH SarabunPSK" w:hAnsi="TH SarabunPSK" w:cs="TH SarabunPSK" w:hint="cs"/>
                <w:sz w:val="28"/>
                <w:szCs w:val="28"/>
              </w:rPr>
              <w:sym w:font="Symbol" w:char="F0B7"/>
            </w:r>
          </w:p>
        </w:tc>
        <w:tc>
          <w:tcPr>
            <w:tcW w:w="767" w:type="dxa"/>
            <w:vAlign w:val="center"/>
          </w:tcPr>
          <w:p w14:paraId="518EE02C" w14:textId="6AE90749" w:rsidR="001775E9" w:rsidRPr="00B60D70" w:rsidRDefault="001775E9" w:rsidP="005D7BAC">
            <w:pPr>
              <w:jc w:val="center"/>
              <w:rPr>
                <w:rFonts w:ascii="TH SarabunPSK" w:hAnsi="TH SarabunPSK" w:cs="TH SarabunPSK"/>
                <w:sz w:val="28"/>
                <w:szCs w:val="28"/>
              </w:rPr>
            </w:pPr>
          </w:p>
        </w:tc>
        <w:tc>
          <w:tcPr>
            <w:tcW w:w="767" w:type="dxa"/>
            <w:vAlign w:val="center"/>
          </w:tcPr>
          <w:p w14:paraId="713AD4BE" w14:textId="7510D111" w:rsidR="001775E9" w:rsidRPr="00B60D70" w:rsidRDefault="001775E9" w:rsidP="005D7BAC">
            <w:pPr>
              <w:jc w:val="center"/>
              <w:rPr>
                <w:rFonts w:ascii="TH SarabunPSK" w:hAnsi="TH SarabunPSK" w:cs="TH SarabunPSK"/>
                <w:sz w:val="28"/>
                <w:szCs w:val="28"/>
              </w:rPr>
            </w:pPr>
          </w:p>
        </w:tc>
        <w:tc>
          <w:tcPr>
            <w:tcW w:w="767" w:type="dxa"/>
            <w:vAlign w:val="center"/>
          </w:tcPr>
          <w:p w14:paraId="79007847" w14:textId="3D1BED73" w:rsidR="001775E9" w:rsidRPr="00B60D70" w:rsidRDefault="001775E9" w:rsidP="005D7BAC">
            <w:pPr>
              <w:jc w:val="center"/>
              <w:rPr>
                <w:rFonts w:ascii="TH SarabunPSK" w:hAnsi="TH SarabunPSK" w:cs="TH SarabunPSK"/>
                <w:sz w:val="28"/>
                <w:szCs w:val="28"/>
              </w:rPr>
            </w:pPr>
            <w:r w:rsidRPr="00B60D70">
              <w:rPr>
                <w:rFonts w:ascii="TH SarabunPSK" w:hAnsi="TH SarabunPSK" w:cs="TH SarabunPSK" w:hint="cs"/>
                <w:sz w:val="28"/>
                <w:szCs w:val="28"/>
              </w:rPr>
              <w:sym w:font="Symbol" w:char="F0B7"/>
            </w:r>
          </w:p>
        </w:tc>
      </w:tr>
      <w:tr w:rsidR="00B60D70" w:rsidRPr="00B60D70" w14:paraId="741A61EC" w14:textId="77777777" w:rsidTr="00932286">
        <w:trPr>
          <w:trHeight w:val="428"/>
        </w:trPr>
        <w:tc>
          <w:tcPr>
            <w:tcW w:w="5954" w:type="dxa"/>
            <w:tcBorders>
              <w:top w:val="single" w:sz="4" w:space="0" w:color="auto"/>
              <w:left w:val="single" w:sz="4" w:space="0" w:color="auto"/>
              <w:bottom w:val="single" w:sz="4" w:space="0" w:color="auto"/>
            </w:tcBorders>
          </w:tcPr>
          <w:p w14:paraId="708C45DD" w14:textId="6569B6E3" w:rsidR="001775E9" w:rsidRPr="00B60D70" w:rsidRDefault="002B3665" w:rsidP="002B3665">
            <w:pPr>
              <w:tabs>
                <w:tab w:val="left" w:pos="599"/>
              </w:tabs>
              <w:ind w:left="599" w:hanging="677"/>
              <w:jc w:val="left"/>
              <w:rPr>
                <w:rFonts w:ascii="TH SarabunPSK" w:hAnsi="TH SarabunPSK" w:cs="TH SarabunPSK"/>
                <w:sz w:val="28"/>
                <w:szCs w:val="28"/>
                <w:cs/>
              </w:rPr>
            </w:pPr>
            <w:r w:rsidRPr="00B60D70">
              <w:rPr>
                <w:rFonts w:ascii="TH SarabunPSK" w:hAnsi="TH SarabunPSK" w:cs="TH SarabunPSK"/>
                <w:sz w:val="28"/>
                <w:szCs w:val="28"/>
              </w:rPr>
              <w:t xml:space="preserve">PLO2:  </w:t>
            </w:r>
            <w:r w:rsidRPr="00B60D70">
              <w:rPr>
                <w:rFonts w:ascii="TH SarabunPSK" w:hAnsi="TH SarabunPSK" w:cs="TH SarabunPSK"/>
                <w:sz w:val="28"/>
                <w:szCs w:val="28"/>
                <w:cs/>
              </w:rPr>
              <w:t>ใช้โปรแกรมคอมพิวเตอร์ในงานวิศวกรรมโยธา และระบบสารสนเทศอาคาร</w:t>
            </w:r>
            <w:r w:rsidR="00435FC0" w:rsidRPr="00B60D70">
              <w:rPr>
                <w:rFonts w:ascii="TH SarabunPSK" w:hAnsi="TH SarabunPSK" w:cs="TH SarabunPSK"/>
                <w:sz w:val="28"/>
                <w:szCs w:val="28"/>
                <w:cs/>
              </w:rPr>
              <w:t xml:space="preserve"> </w:t>
            </w:r>
            <w:r w:rsidRPr="00B60D70">
              <w:rPr>
                <w:rFonts w:ascii="TH SarabunPSK" w:hAnsi="TH SarabunPSK" w:cs="TH SarabunPSK"/>
                <w:sz w:val="28"/>
                <w:szCs w:val="28"/>
                <w:cs/>
              </w:rPr>
              <w:t>เพื่อการปฏิบัติงานและการบริหารงานก่อสร้าง</w:t>
            </w:r>
            <w:r w:rsidR="00435FC0" w:rsidRPr="00B60D70">
              <w:rPr>
                <w:rFonts w:ascii="TH SarabunPSK" w:hAnsi="TH SarabunPSK" w:cs="TH SarabunPSK"/>
                <w:sz w:val="28"/>
                <w:szCs w:val="28"/>
                <w:cs/>
              </w:rPr>
              <w:t>ภายใต้กรอบมาตรฐานวิชาชีพทางวิศวกรรมโยธา</w:t>
            </w:r>
          </w:p>
        </w:tc>
        <w:tc>
          <w:tcPr>
            <w:tcW w:w="766" w:type="dxa"/>
            <w:vAlign w:val="center"/>
          </w:tcPr>
          <w:p w14:paraId="506132EF" w14:textId="33742733" w:rsidR="001775E9" w:rsidRPr="00B60D70" w:rsidRDefault="001775E9" w:rsidP="005D7BAC">
            <w:pPr>
              <w:jc w:val="center"/>
              <w:rPr>
                <w:rFonts w:ascii="TH SarabunPSK" w:hAnsi="TH SarabunPSK" w:cs="TH SarabunPSK"/>
                <w:sz w:val="28"/>
                <w:szCs w:val="28"/>
              </w:rPr>
            </w:pPr>
            <w:r w:rsidRPr="00B60D70">
              <w:rPr>
                <w:rFonts w:ascii="TH SarabunPSK" w:hAnsi="TH SarabunPSK" w:cs="TH SarabunPSK" w:hint="cs"/>
                <w:sz w:val="28"/>
                <w:szCs w:val="28"/>
              </w:rPr>
              <w:sym w:font="Symbol" w:char="F0B7"/>
            </w:r>
          </w:p>
        </w:tc>
        <w:tc>
          <w:tcPr>
            <w:tcW w:w="767" w:type="dxa"/>
            <w:vAlign w:val="center"/>
          </w:tcPr>
          <w:p w14:paraId="3BEBDA35" w14:textId="77777777" w:rsidR="001775E9" w:rsidRPr="00B60D70" w:rsidRDefault="001775E9" w:rsidP="005D7BAC">
            <w:pPr>
              <w:jc w:val="center"/>
              <w:rPr>
                <w:rFonts w:ascii="TH SarabunPSK" w:hAnsi="TH SarabunPSK" w:cs="TH SarabunPSK"/>
                <w:sz w:val="28"/>
                <w:szCs w:val="28"/>
              </w:rPr>
            </w:pPr>
          </w:p>
        </w:tc>
        <w:tc>
          <w:tcPr>
            <w:tcW w:w="767" w:type="dxa"/>
            <w:vAlign w:val="center"/>
          </w:tcPr>
          <w:p w14:paraId="621F05DC" w14:textId="77777777" w:rsidR="001775E9" w:rsidRPr="00B60D70" w:rsidRDefault="001775E9" w:rsidP="005D7BAC">
            <w:pPr>
              <w:jc w:val="center"/>
              <w:rPr>
                <w:rFonts w:ascii="TH SarabunPSK" w:hAnsi="TH SarabunPSK" w:cs="TH SarabunPSK"/>
                <w:sz w:val="28"/>
                <w:szCs w:val="28"/>
              </w:rPr>
            </w:pPr>
          </w:p>
        </w:tc>
        <w:tc>
          <w:tcPr>
            <w:tcW w:w="767" w:type="dxa"/>
            <w:vAlign w:val="center"/>
          </w:tcPr>
          <w:p w14:paraId="5B30A442" w14:textId="77777777" w:rsidR="001775E9" w:rsidRPr="00B60D70" w:rsidRDefault="001775E9" w:rsidP="005D7BAC">
            <w:pPr>
              <w:jc w:val="center"/>
              <w:rPr>
                <w:rFonts w:ascii="TH SarabunPSK" w:hAnsi="TH SarabunPSK" w:cs="TH SarabunPSK"/>
                <w:sz w:val="28"/>
                <w:szCs w:val="28"/>
              </w:rPr>
            </w:pPr>
          </w:p>
        </w:tc>
      </w:tr>
      <w:tr w:rsidR="00B60D70" w:rsidRPr="00B60D70" w14:paraId="500050E6" w14:textId="77777777" w:rsidTr="00932286">
        <w:trPr>
          <w:trHeight w:val="495"/>
        </w:trPr>
        <w:tc>
          <w:tcPr>
            <w:tcW w:w="5954" w:type="dxa"/>
            <w:tcBorders>
              <w:top w:val="single" w:sz="4" w:space="0" w:color="auto"/>
              <w:left w:val="single" w:sz="4" w:space="0" w:color="auto"/>
              <w:bottom w:val="single" w:sz="4" w:space="0" w:color="auto"/>
            </w:tcBorders>
          </w:tcPr>
          <w:p w14:paraId="59634F8D" w14:textId="7C6975CE" w:rsidR="001775E9" w:rsidRPr="00B60D70" w:rsidRDefault="002B3665" w:rsidP="002967EF">
            <w:pPr>
              <w:tabs>
                <w:tab w:val="left" w:pos="599"/>
              </w:tabs>
              <w:ind w:left="599" w:hanging="677"/>
              <w:jc w:val="left"/>
              <w:rPr>
                <w:rFonts w:ascii="TH SarabunPSK" w:hAnsi="TH SarabunPSK" w:cs="TH SarabunPSK"/>
                <w:sz w:val="28"/>
                <w:szCs w:val="28"/>
                <w:cs/>
              </w:rPr>
            </w:pPr>
            <w:r w:rsidRPr="00B60D70">
              <w:rPr>
                <w:rFonts w:ascii="TH SarabunPSK" w:hAnsi="TH SarabunPSK" w:cs="TH SarabunPSK"/>
                <w:sz w:val="28"/>
                <w:szCs w:val="28"/>
              </w:rPr>
              <w:t>PLO3:</w:t>
            </w:r>
            <w:r w:rsidR="002967EF" w:rsidRPr="00B60D70">
              <w:rPr>
                <w:rFonts w:ascii="TH SarabunPSK" w:hAnsi="TH SarabunPSK" w:cs="TH SarabunPSK"/>
                <w:sz w:val="28"/>
                <w:szCs w:val="28"/>
              </w:rPr>
              <w:t xml:space="preserve">  </w:t>
            </w:r>
            <w:r w:rsidR="00D6107B" w:rsidRPr="00B60D70">
              <w:rPr>
                <w:rFonts w:ascii="TH SarabunPSK" w:hAnsi="TH SarabunPSK" w:cs="TH SarabunPSK"/>
                <w:sz w:val="28"/>
                <w:szCs w:val="28"/>
                <w:cs/>
              </w:rPr>
              <w:t>เลือกใช้เครื่องมือ วัสดุ วิธีการทำงานและบำรุงรักษาอาคารด้วยเทคโนโลยีที่ทันสมัยในงานก่อสร้าง</w:t>
            </w:r>
          </w:p>
        </w:tc>
        <w:tc>
          <w:tcPr>
            <w:tcW w:w="766" w:type="dxa"/>
            <w:vAlign w:val="center"/>
          </w:tcPr>
          <w:p w14:paraId="51EFC6DD" w14:textId="0A10AB65" w:rsidR="001775E9" w:rsidRPr="00B60D70" w:rsidRDefault="001775E9" w:rsidP="005D7BAC">
            <w:pPr>
              <w:jc w:val="center"/>
              <w:rPr>
                <w:rFonts w:ascii="TH SarabunPSK" w:hAnsi="TH SarabunPSK" w:cs="TH SarabunPSK"/>
                <w:sz w:val="28"/>
                <w:szCs w:val="28"/>
              </w:rPr>
            </w:pPr>
            <w:r w:rsidRPr="00B60D70">
              <w:rPr>
                <w:rFonts w:ascii="TH SarabunPSK" w:hAnsi="TH SarabunPSK" w:cs="TH SarabunPSK" w:hint="cs"/>
                <w:sz w:val="28"/>
                <w:szCs w:val="28"/>
              </w:rPr>
              <w:sym w:font="Symbol" w:char="F0B7"/>
            </w:r>
          </w:p>
        </w:tc>
        <w:tc>
          <w:tcPr>
            <w:tcW w:w="767" w:type="dxa"/>
            <w:vAlign w:val="center"/>
          </w:tcPr>
          <w:p w14:paraId="76ACE2AD" w14:textId="77777777" w:rsidR="001775E9" w:rsidRPr="00B60D70" w:rsidRDefault="001775E9" w:rsidP="005D7BAC">
            <w:pPr>
              <w:jc w:val="center"/>
              <w:rPr>
                <w:rFonts w:ascii="TH SarabunPSK" w:hAnsi="TH SarabunPSK" w:cs="TH SarabunPSK"/>
                <w:sz w:val="28"/>
                <w:szCs w:val="28"/>
              </w:rPr>
            </w:pPr>
          </w:p>
        </w:tc>
        <w:tc>
          <w:tcPr>
            <w:tcW w:w="767" w:type="dxa"/>
            <w:vAlign w:val="center"/>
          </w:tcPr>
          <w:p w14:paraId="6180F13E" w14:textId="77777777" w:rsidR="001775E9" w:rsidRPr="00B60D70" w:rsidRDefault="001775E9" w:rsidP="005D7BAC">
            <w:pPr>
              <w:jc w:val="center"/>
              <w:rPr>
                <w:rFonts w:ascii="TH SarabunPSK" w:hAnsi="TH SarabunPSK" w:cs="TH SarabunPSK"/>
                <w:sz w:val="28"/>
                <w:szCs w:val="28"/>
              </w:rPr>
            </w:pPr>
          </w:p>
        </w:tc>
        <w:tc>
          <w:tcPr>
            <w:tcW w:w="767" w:type="dxa"/>
            <w:vAlign w:val="center"/>
          </w:tcPr>
          <w:p w14:paraId="2AB3D508" w14:textId="77777777" w:rsidR="001775E9" w:rsidRPr="00B60D70" w:rsidRDefault="001775E9" w:rsidP="005D7BAC">
            <w:pPr>
              <w:jc w:val="center"/>
              <w:rPr>
                <w:rFonts w:ascii="TH SarabunPSK" w:hAnsi="TH SarabunPSK" w:cs="TH SarabunPSK"/>
                <w:sz w:val="28"/>
                <w:szCs w:val="28"/>
              </w:rPr>
            </w:pPr>
          </w:p>
        </w:tc>
      </w:tr>
      <w:tr w:rsidR="00B60D70" w:rsidRPr="00B60D70" w14:paraId="507F6D46" w14:textId="77777777" w:rsidTr="00932286">
        <w:trPr>
          <w:trHeight w:val="702"/>
        </w:trPr>
        <w:tc>
          <w:tcPr>
            <w:tcW w:w="5954" w:type="dxa"/>
            <w:tcBorders>
              <w:top w:val="single" w:sz="4" w:space="0" w:color="auto"/>
              <w:left w:val="single" w:sz="4" w:space="0" w:color="auto"/>
              <w:bottom w:val="single" w:sz="4" w:space="0" w:color="auto"/>
            </w:tcBorders>
          </w:tcPr>
          <w:p w14:paraId="3F9A5975" w14:textId="6CF8E6F3" w:rsidR="001775E9" w:rsidRPr="00B60D70" w:rsidRDefault="002B3665" w:rsidP="002967EF">
            <w:pPr>
              <w:tabs>
                <w:tab w:val="left" w:pos="599"/>
              </w:tabs>
              <w:ind w:left="599" w:hanging="677"/>
              <w:jc w:val="left"/>
              <w:rPr>
                <w:rFonts w:ascii="TH SarabunPSK" w:hAnsi="TH SarabunPSK" w:cs="TH SarabunPSK"/>
                <w:sz w:val="28"/>
                <w:szCs w:val="28"/>
                <w:cs/>
              </w:rPr>
            </w:pPr>
            <w:r w:rsidRPr="00B60D70">
              <w:rPr>
                <w:rFonts w:ascii="TH SarabunPSK" w:hAnsi="TH SarabunPSK" w:cs="TH SarabunPSK"/>
                <w:sz w:val="28"/>
                <w:szCs w:val="28"/>
              </w:rPr>
              <w:t>PLO4:</w:t>
            </w:r>
            <w:r w:rsidR="002967EF" w:rsidRPr="00B60D70">
              <w:rPr>
                <w:rFonts w:ascii="TH SarabunPSK" w:hAnsi="TH SarabunPSK" w:cs="TH SarabunPSK"/>
                <w:sz w:val="28"/>
                <w:szCs w:val="28"/>
              </w:rPr>
              <w:t xml:space="preserve">  </w:t>
            </w:r>
            <w:r w:rsidRPr="00B60D70">
              <w:rPr>
                <w:rFonts w:ascii="TH SarabunPSK" w:hAnsi="TH SarabunPSK" w:cs="TH SarabunPSK"/>
                <w:sz w:val="28"/>
                <w:szCs w:val="28"/>
                <w:cs/>
              </w:rPr>
              <w:t>ปฏิบัติการออกแบบและจัดการเรียนรู้ด้วยการสอน การเกื้อหนุน การโค้ช โดยใช้เทคโนโลยี นวัตกรรมและเครื่องมือวัดประเมินผล เพื่อพัฒนาผู้เรียนได้ตามมาตรฐานและจรรยาบรรณวิชาชีพครู</w:t>
            </w:r>
          </w:p>
        </w:tc>
        <w:tc>
          <w:tcPr>
            <w:tcW w:w="766" w:type="dxa"/>
            <w:vAlign w:val="center"/>
          </w:tcPr>
          <w:p w14:paraId="1F66AFC7" w14:textId="77777777" w:rsidR="001775E9" w:rsidRPr="00B60D70" w:rsidRDefault="001775E9" w:rsidP="005D7BAC">
            <w:pPr>
              <w:jc w:val="center"/>
              <w:rPr>
                <w:rFonts w:ascii="TH SarabunPSK" w:hAnsi="TH SarabunPSK" w:cs="TH SarabunPSK"/>
                <w:sz w:val="28"/>
                <w:szCs w:val="28"/>
              </w:rPr>
            </w:pPr>
          </w:p>
        </w:tc>
        <w:tc>
          <w:tcPr>
            <w:tcW w:w="767" w:type="dxa"/>
            <w:vAlign w:val="center"/>
          </w:tcPr>
          <w:p w14:paraId="417229B4" w14:textId="3C8BE954" w:rsidR="001775E9" w:rsidRPr="00B60D70" w:rsidRDefault="001775E9" w:rsidP="005D7BAC">
            <w:pPr>
              <w:jc w:val="center"/>
              <w:rPr>
                <w:rFonts w:ascii="TH SarabunPSK" w:hAnsi="TH SarabunPSK" w:cs="TH SarabunPSK"/>
                <w:sz w:val="28"/>
                <w:szCs w:val="28"/>
              </w:rPr>
            </w:pPr>
            <w:r w:rsidRPr="00B60D70">
              <w:rPr>
                <w:rFonts w:ascii="TH SarabunPSK" w:hAnsi="TH SarabunPSK" w:cs="TH SarabunPSK" w:hint="cs"/>
                <w:sz w:val="28"/>
                <w:szCs w:val="28"/>
              </w:rPr>
              <w:sym w:font="Symbol" w:char="F0B7"/>
            </w:r>
          </w:p>
        </w:tc>
        <w:tc>
          <w:tcPr>
            <w:tcW w:w="767" w:type="dxa"/>
            <w:vAlign w:val="center"/>
          </w:tcPr>
          <w:p w14:paraId="53B6B202" w14:textId="77777777" w:rsidR="001775E9" w:rsidRPr="00B60D70" w:rsidRDefault="001775E9" w:rsidP="005D7BAC">
            <w:pPr>
              <w:jc w:val="center"/>
              <w:rPr>
                <w:rFonts w:ascii="TH SarabunPSK" w:hAnsi="TH SarabunPSK" w:cs="TH SarabunPSK"/>
                <w:sz w:val="28"/>
                <w:szCs w:val="28"/>
              </w:rPr>
            </w:pPr>
          </w:p>
        </w:tc>
        <w:tc>
          <w:tcPr>
            <w:tcW w:w="767" w:type="dxa"/>
            <w:vAlign w:val="center"/>
          </w:tcPr>
          <w:p w14:paraId="22D7EBD7" w14:textId="77777777" w:rsidR="001775E9" w:rsidRPr="00B60D70" w:rsidRDefault="001775E9" w:rsidP="005D7BAC">
            <w:pPr>
              <w:jc w:val="center"/>
              <w:rPr>
                <w:rFonts w:ascii="TH SarabunPSK" w:hAnsi="TH SarabunPSK" w:cs="TH SarabunPSK"/>
                <w:sz w:val="28"/>
                <w:szCs w:val="28"/>
              </w:rPr>
            </w:pPr>
          </w:p>
        </w:tc>
      </w:tr>
      <w:tr w:rsidR="001775E9" w:rsidRPr="00B60D70" w14:paraId="31A039D6" w14:textId="77777777" w:rsidTr="00932286">
        <w:trPr>
          <w:trHeight w:val="913"/>
        </w:trPr>
        <w:tc>
          <w:tcPr>
            <w:tcW w:w="5954" w:type="dxa"/>
            <w:tcBorders>
              <w:top w:val="single" w:sz="4" w:space="0" w:color="auto"/>
              <w:left w:val="single" w:sz="4" w:space="0" w:color="auto"/>
              <w:bottom w:val="single" w:sz="4" w:space="0" w:color="auto"/>
            </w:tcBorders>
          </w:tcPr>
          <w:p w14:paraId="366AEE83" w14:textId="2CC11824" w:rsidR="001775E9" w:rsidRPr="00B60D70" w:rsidRDefault="002967EF" w:rsidP="002967EF">
            <w:pPr>
              <w:tabs>
                <w:tab w:val="left" w:pos="599"/>
              </w:tabs>
              <w:ind w:left="599" w:hanging="677"/>
              <w:jc w:val="left"/>
              <w:rPr>
                <w:rFonts w:ascii="TH SarabunPSK" w:hAnsi="TH SarabunPSK" w:cs="TH SarabunPSK"/>
                <w:sz w:val="28"/>
                <w:szCs w:val="28"/>
                <w:cs/>
              </w:rPr>
            </w:pPr>
            <w:r w:rsidRPr="00B60D70">
              <w:rPr>
                <w:rFonts w:ascii="TH SarabunPSK" w:hAnsi="TH SarabunPSK" w:cs="TH SarabunPSK"/>
                <w:sz w:val="28"/>
                <w:szCs w:val="28"/>
              </w:rPr>
              <w:t xml:space="preserve">PLO5:  </w:t>
            </w:r>
            <w:r w:rsidRPr="00B60D70">
              <w:rPr>
                <w:rFonts w:ascii="TH SarabunPSK" w:hAnsi="TH SarabunPSK" w:cs="TH SarabunPSK"/>
                <w:sz w:val="28"/>
                <w:szCs w:val="28"/>
                <w:cs/>
              </w:rPr>
              <w:t>ค้นหาความรู้ด้วยตนเอง เรียนรู้และพัฒนาตนเองอย่างต่อเนื่อง</w:t>
            </w:r>
            <w:r w:rsidR="000C4AE0" w:rsidRPr="00B60D70">
              <w:rPr>
                <w:rFonts w:ascii="TH SarabunPSK" w:hAnsi="TH SarabunPSK" w:cs="TH SarabunPSK"/>
                <w:sz w:val="28"/>
                <w:szCs w:val="28"/>
                <w:cs/>
              </w:rPr>
              <w:t xml:space="preserve"> </w:t>
            </w:r>
            <w:r w:rsidRPr="00B60D70">
              <w:rPr>
                <w:rFonts w:ascii="TH SarabunPSK" w:hAnsi="TH SarabunPSK" w:cs="TH SarabunPSK"/>
                <w:sz w:val="28"/>
                <w:szCs w:val="28"/>
                <w:cs/>
              </w:rPr>
              <w:t>เพื่อนำความรู้ที่มีไปสร้างประโยชน์แก่ผู้อื่นและสังคมภายใต้กรอบงานด้านครุศาสตร์อุตสาหกรรม</w:t>
            </w:r>
          </w:p>
        </w:tc>
        <w:tc>
          <w:tcPr>
            <w:tcW w:w="766" w:type="dxa"/>
            <w:vAlign w:val="center"/>
          </w:tcPr>
          <w:p w14:paraId="3F4CF387" w14:textId="77777777" w:rsidR="001775E9" w:rsidRPr="00B60D70" w:rsidRDefault="001775E9" w:rsidP="005D7BAC">
            <w:pPr>
              <w:jc w:val="center"/>
              <w:rPr>
                <w:rFonts w:ascii="TH SarabunPSK" w:hAnsi="TH SarabunPSK" w:cs="TH SarabunPSK"/>
                <w:sz w:val="28"/>
                <w:szCs w:val="28"/>
              </w:rPr>
            </w:pPr>
          </w:p>
        </w:tc>
        <w:tc>
          <w:tcPr>
            <w:tcW w:w="767" w:type="dxa"/>
            <w:vAlign w:val="center"/>
          </w:tcPr>
          <w:p w14:paraId="06275704" w14:textId="77777777" w:rsidR="001775E9" w:rsidRPr="00B60D70" w:rsidRDefault="001775E9" w:rsidP="005D7BAC">
            <w:pPr>
              <w:jc w:val="center"/>
              <w:rPr>
                <w:rFonts w:ascii="TH SarabunPSK" w:hAnsi="TH SarabunPSK" w:cs="TH SarabunPSK"/>
                <w:sz w:val="28"/>
                <w:szCs w:val="28"/>
              </w:rPr>
            </w:pPr>
          </w:p>
        </w:tc>
        <w:tc>
          <w:tcPr>
            <w:tcW w:w="767" w:type="dxa"/>
            <w:vAlign w:val="center"/>
          </w:tcPr>
          <w:p w14:paraId="2E41E72E" w14:textId="5E8318BA" w:rsidR="001775E9" w:rsidRPr="00B60D70" w:rsidRDefault="001775E9" w:rsidP="005D7BAC">
            <w:pPr>
              <w:jc w:val="center"/>
              <w:rPr>
                <w:rFonts w:ascii="TH SarabunPSK" w:hAnsi="TH SarabunPSK" w:cs="TH SarabunPSK"/>
                <w:sz w:val="28"/>
                <w:szCs w:val="28"/>
              </w:rPr>
            </w:pPr>
            <w:r w:rsidRPr="00B60D70">
              <w:rPr>
                <w:rFonts w:ascii="TH SarabunPSK" w:hAnsi="TH SarabunPSK" w:cs="TH SarabunPSK" w:hint="cs"/>
                <w:sz w:val="28"/>
                <w:szCs w:val="28"/>
              </w:rPr>
              <w:sym w:font="Symbol" w:char="F0B7"/>
            </w:r>
          </w:p>
        </w:tc>
        <w:tc>
          <w:tcPr>
            <w:tcW w:w="767" w:type="dxa"/>
            <w:vAlign w:val="center"/>
          </w:tcPr>
          <w:p w14:paraId="314EA86D" w14:textId="66586FE9" w:rsidR="001775E9" w:rsidRPr="00B60D70" w:rsidRDefault="001775E9" w:rsidP="005D7BAC">
            <w:pPr>
              <w:jc w:val="center"/>
              <w:rPr>
                <w:rFonts w:ascii="TH SarabunPSK" w:hAnsi="TH SarabunPSK" w:cs="TH SarabunPSK"/>
                <w:sz w:val="28"/>
                <w:szCs w:val="28"/>
              </w:rPr>
            </w:pPr>
            <w:r w:rsidRPr="00B60D70">
              <w:rPr>
                <w:rFonts w:ascii="TH SarabunPSK" w:hAnsi="TH SarabunPSK" w:cs="TH SarabunPSK" w:hint="cs"/>
                <w:sz w:val="28"/>
                <w:szCs w:val="28"/>
              </w:rPr>
              <w:sym w:font="Symbol" w:char="F0B7"/>
            </w:r>
          </w:p>
        </w:tc>
      </w:tr>
    </w:tbl>
    <w:p w14:paraId="4B6B517D" w14:textId="77777777" w:rsidR="005D7BAC" w:rsidRPr="00B60D70" w:rsidRDefault="005D7BAC" w:rsidP="00592146">
      <w:pPr>
        <w:rPr>
          <w:rFonts w:ascii="TH SarabunPSK" w:hAnsi="TH SarabunPSK" w:cs="TH SarabunPSK"/>
        </w:rPr>
      </w:pPr>
    </w:p>
    <w:p w14:paraId="260E2C24" w14:textId="23B80264" w:rsidR="00F60C80" w:rsidRPr="00B60D70" w:rsidRDefault="00D756E0" w:rsidP="00F60C80">
      <w:pPr>
        <w:tabs>
          <w:tab w:val="left" w:pos="851"/>
        </w:tabs>
        <w:ind w:left="851" w:hanging="851"/>
        <w:rPr>
          <w:rFonts w:ascii="TH SarabunPSK" w:hAnsi="TH SarabunPSK" w:cs="TH SarabunPSK"/>
        </w:rPr>
      </w:pPr>
      <w:r w:rsidRPr="00B60D70">
        <w:rPr>
          <w:rFonts w:ascii="TH SarabunPSK" w:hAnsi="TH SarabunPSK" w:cs="TH SarabunPSK" w:hint="cs"/>
        </w:rPr>
        <w:t>2.3.1.</w:t>
      </w:r>
      <w:r w:rsidR="001474A3" w:rsidRPr="00B60D70">
        <w:rPr>
          <w:rFonts w:ascii="TH SarabunPSK" w:hAnsi="TH SarabunPSK" w:cs="TH SarabunPSK"/>
        </w:rPr>
        <w:t>4</w:t>
      </w:r>
      <w:r w:rsidRPr="00B60D70">
        <w:rPr>
          <w:rFonts w:ascii="TH SarabunPSK" w:hAnsi="TH SarabunPSK" w:cs="TH SarabunPSK" w:hint="cs"/>
        </w:rPr>
        <w:t xml:space="preserve"> </w:t>
      </w:r>
      <w:r w:rsidR="00F60C80" w:rsidRPr="00B60D70">
        <w:rPr>
          <w:rFonts w:ascii="TH SarabunPSK" w:hAnsi="TH SarabunPSK" w:cs="TH SarabunPSK" w:hint="cs"/>
        </w:rPr>
        <w:tab/>
      </w:r>
      <w:r w:rsidR="00F60C80" w:rsidRPr="00B60D70">
        <w:rPr>
          <w:rFonts w:ascii="TH SarabunPSK" w:hAnsi="TH SarabunPSK" w:cs="TH SarabunPSK" w:hint="cs"/>
          <w:cs/>
        </w:rPr>
        <w:t xml:space="preserve">ความสัมพันธ์เชื่อมโยงระหว่างคุณลักษณะบัณฑิตที่พึงประสงค์ของ </w:t>
      </w:r>
      <w:proofErr w:type="spellStart"/>
      <w:r w:rsidR="00F60C80" w:rsidRPr="00B60D70">
        <w:rPr>
          <w:rFonts w:ascii="TH SarabunPSK" w:hAnsi="TH SarabunPSK" w:cs="TH SarabunPSK" w:hint="cs"/>
          <w:cs/>
        </w:rPr>
        <w:t>มจ</w:t>
      </w:r>
      <w:proofErr w:type="spellEnd"/>
      <w:r w:rsidR="00F60C80" w:rsidRPr="00B60D70">
        <w:rPr>
          <w:rFonts w:ascii="TH SarabunPSK" w:hAnsi="TH SarabunPSK" w:cs="TH SarabunPSK" w:hint="cs"/>
          <w:cs/>
        </w:rPr>
        <w:t>ธ. (</w:t>
      </w:r>
      <w:r w:rsidR="00F60C80" w:rsidRPr="00B60D70">
        <w:rPr>
          <w:rFonts w:ascii="TH SarabunPSK" w:hAnsi="TH SarabunPSK" w:cs="TH SarabunPSK" w:hint="cs"/>
        </w:rPr>
        <w:t>KMUTT Student QF</w:t>
      </w:r>
      <w:r w:rsidR="00F60C80" w:rsidRPr="00B60D70">
        <w:rPr>
          <w:rFonts w:ascii="TH SarabunPSK" w:hAnsi="TH SarabunPSK" w:cs="TH SarabunPSK" w:hint="cs"/>
          <w:cs/>
        </w:rPr>
        <w:t>ผลลัพธ์การเรียนรู้ตามกรอบมาตรฐานคุณวุฒิระดับอุดมศึกษาแห่งชาติ (</w:t>
      </w:r>
      <w:r w:rsidR="00F60C80" w:rsidRPr="00B60D70">
        <w:rPr>
          <w:rFonts w:ascii="TH SarabunPSK" w:hAnsi="TH SarabunPSK" w:cs="TH SarabunPSK" w:hint="cs"/>
        </w:rPr>
        <w:t xml:space="preserve">TQF) </w:t>
      </w:r>
      <w:r w:rsidR="00F60C80" w:rsidRPr="00B60D70">
        <w:rPr>
          <w:rFonts w:ascii="TH SarabunPSK" w:hAnsi="TH SarabunPSK" w:cs="TH SarabunPSK" w:hint="cs"/>
          <w:cs/>
        </w:rPr>
        <w:t xml:space="preserve">และมาตรฐานความรู้และประสบการณ์วิชาชีพครูของคุรุสภากับ </w:t>
      </w:r>
      <w:r w:rsidR="00F60C80" w:rsidRPr="00B60D70">
        <w:rPr>
          <w:rFonts w:ascii="TH SarabunPSK" w:hAnsi="TH SarabunPSK" w:cs="TH SarabunPSK" w:hint="cs"/>
        </w:rPr>
        <w:t>PLOs</w:t>
      </w:r>
    </w:p>
    <w:p w14:paraId="7093F73C" w14:textId="77777777" w:rsidR="00F60C80" w:rsidRPr="00B60D70" w:rsidRDefault="00F60C80" w:rsidP="00592146">
      <w:pPr>
        <w:rPr>
          <w:rFonts w:ascii="TH SarabunPSK" w:hAnsi="TH SarabunPSK" w:cs="TH SarabunPSK"/>
        </w:rPr>
      </w:pPr>
    </w:p>
    <w:bookmarkEnd w:id="139"/>
    <w:p w14:paraId="29C18451" w14:textId="048DBC5B" w:rsidR="009E6917" w:rsidRPr="00B60D70" w:rsidRDefault="00F60C80" w:rsidP="00F60C80">
      <w:pPr>
        <w:ind w:firstLine="720"/>
        <w:rPr>
          <w:rFonts w:ascii="TH SarabunPSK" w:hAnsi="TH SarabunPSK" w:cs="TH SarabunPSK"/>
        </w:rPr>
      </w:pPr>
      <w:r w:rsidRPr="00B60D70">
        <w:rPr>
          <w:rFonts w:ascii="TH SarabunPSK" w:hAnsi="TH SarabunPSK" w:cs="TH SarabunPSK" w:hint="cs"/>
          <w:cs/>
        </w:rPr>
        <w:t xml:space="preserve">หลักสูตรปรับปรุงฉบับนี้ ซึ่งต้องสอดคล้องกับคุณลักษณะบัณฑิตที่พึงประสงค์ของ </w:t>
      </w:r>
      <w:proofErr w:type="spellStart"/>
      <w:r w:rsidRPr="00B60D70">
        <w:rPr>
          <w:rFonts w:ascii="TH SarabunPSK" w:hAnsi="TH SarabunPSK" w:cs="TH SarabunPSK" w:hint="cs"/>
          <w:cs/>
        </w:rPr>
        <w:t>มจ</w:t>
      </w:r>
      <w:proofErr w:type="spellEnd"/>
      <w:r w:rsidRPr="00B60D70">
        <w:rPr>
          <w:rFonts w:ascii="TH SarabunPSK" w:hAnsi="TH SarabunPSK" w:cs="TH SarabunPSK" w:hint="cs"/>
          <w:cs/>
        </w:rPr>
        <w:t>ธ. ผลลัพธ์การเรียนรู้ตามกรอบมาตรฐานคุณวุฒิระดับอุดมศึกษาแห่งชาติ (</w:t>
      </w:r>
      <w:r w:rsidRPr="00B60D70">
        <w:rPr>
          <w:rFonts w:ascii="TH SarabunPSK" w:hAnsi="TH SarabunPSK" w:cs="TH SarabunPSK" w:hint="cs"/>
        </w:rPr>
        <w:t xml:space="preserve">TQF) </w:t>
      </w:r>
      <w:r w:rsidRPr="00B60D70">
        <w:rPr>
          <w:rFonts w:ascii="TH SarabunPSK" w:hAnsi="TH SarabunPSK" w:cs="TH SarabunPSK" w:hint="cs"/>
          <w:cs/>
        </w:rPr>
        <w:t xml:space="preserve">ทั้ง </w:t>
      </w:r>
      <w:r w:rsidRPr="00B60D70">
        <w:rPr>
          <w:rFonts w:ascii="TH SarabunPSK" w:hAnsi="TH SarabunPSK" w:cs="TH SarabunPSK" w:hint="cs"/>
        </w:rPr>
        <w:t xml:space="preserve">4 </w:t>
      </w:r>
      <w:r w:rsidRPr="00B60D70">
        <w:rPr>
          <w:rFonts w:ascii="TH SarabunPSK" w:hAnsi="TH SarabunPSK" w:cs="TH SarabunPSK" w:hint="cs"/>
          <w:cs/>
        </w:rPr>
        <w:t xml:space="preserve">ด้าน คือ ความรู้ ทักษะ จริยธรรม และคุณลักษณะตามประกาศ กมอ. เรื่อง รายละเอียดผลลัพธ์การเรียนรู้ตามมาตรฐานคุณวุฒิระดับอุดมศึกษา พ.ศ. </w:t>
      </w:r>
      <w:r w:rsidRPr="00B60D70">
        <w:rPr>
          <w:rFonts w:ascii="TH SarabunPSK" w:hAnsi="TH SarabunPSK" w:cs="TH SarabunPSK" w:hint="cs"/>
        </w:rPr>
        <w:t>2565 (</w:t>
      </w:r>
      <w:r w:rsidRPr="00B60D70">
        <w:rPr>
          <w:rFonts w:ascii="TH SarabunPSK" w:hAnsi="TH SarabunPSK" w:cs="TH SarabunPSK" w:hint="cs"/>
          <w:cs/>
        </w:rPr>
        <w:t>ราชกิจจา</w:t>
      </w:r>
      <w:proofErr w:type="spellStart"/>
      <w:r w:rsidRPr="00B60D70">
        <w:rPr>
          <w:rFonts w:ascii="TH SarabunPSK" w:hAnsi="TH SarabunPSK" w:cs="TH SarabunPSK" w:hint="cs"/>
          <w:cs/>
        </w:rPr>
        <w:t>นุเ</w:t>
      </w:r>
      <w:proofErr w:type="spellEnd"/>
      <w:r w:rsidRPr="00B60D70">
        <w:rPr>
          <w:rFonts w:ascii="TH SarabunPSK" w:hAnsi="TH SarabunPSK" w:cs="TH SarabunPSK" w:hint="cs"/>
          <w:cs/>
        </w:rPr>
        <w:t xml:space="preserve">บกษา เล่ม </w:t>
      </w:r>
      <w:r w:rsidRPr="00B60D70">
        <w:rPr>
          <w:rFonts w:ascii="TH SarabunPSK" w:hAnsi="TH SarabunPSK" w:cs="TH SarabunPSK" w:hint="cs"/>
        </w:rPr>
        <w:t xml:space="preserve">139 </w:t>
      </w:r>
      <w:r w:rsidRPr="00B60D70">
        <w:rPr>
          <w:rFonts w:ascii="TH SarabunPSK" w:hAnsi="TH SarabunPSK" w:cs="TH SarabunPSK" w:hint="cs"/>
          <w:cs/>
        </w:rPr>
        <w:t xml:space="preserve">ตอนพิเศษ </w:t>
      </w:r>
      <w:r w:rsidRPr="00B60D70">
        <w:rPr>
          <w:rFonts w:ascii="TH SarabunPSK" w:hAnsi="TH SarabunPSK" w:cs="TH SarabunPSK" w:hint="cs"/>
        </w:rPr>
        <w:t>212</w:t>
      </w:r>
      <w:r w:rsidRPr="00B60D70">
        <w:rPr>
          <w:rFonts w:ascii="TH SarabunPSK" w:hAnsi="TH SarabunPSK" w:cs="TH SarabunPSK" w:hint="cs"/>
          <w:cs/>
        </w:rPr>
        <w:t xml:space="preserve">ง) และเกณฑ์มาตรฐานความรู้และประสบการณ์วิชาชีพครูตามข้อบังคับคุรุสภา ว่าด้วยมาตรฐานวิชาชีพ (ฉบับที่ </w:t>
      </w:r>
      <w:r w:rsidRPr="00B60D70">
        <w:rPr>
          <w:rFonts w:ascii="TH SarabunPSK" w:hAnsi="TH SarabunPSK" w:cs="TH SarabunPSK" w:hint="cs"/>
        </w:rPr>
        <w:t xml:space="preserve">4) </w:t>
      </w:r>
      <w:r w:rsidRPr="00B60D70">
        <w:rPr>
          <w:rFonts w:ascii="TH SarabunPSK" w:hAnsi="TH SarabunPSK" w:cs="TH SarabunPSK" w:hint="cs"/>
          <w:cs/>
        </w:rPr>
        <w:t xml:space="preserve">พ.ศ. </w:t>
      </w:r>
      <w:r w:rsidRPr="00B60D70">
        <w:rPr>
          <w:rFonts w:ascii="TH SarabunPSK" w:hAnsi="TH SarabunPSK" w:cs="TH SarabunPSK" w:hint="cs"/>
        </w:rPr>
        <w:t>2562</w:t>
      </w:r>
    </w:p>
    <w:p w14:paraId="411DF536" w14:textId="77777777" w:rsidR="009E6917" w:rsidRPr="00B60D70" w:rsidRDefault="009E6917" w:rsidP="00592146">
      <w:pPr>
        <w:rPr>
          <w:rFonts w:ascii="TH SarabunPSK" w:hAnsi="TH SarabunPSK" w:cs="TH SarabunPSK"/>
        </w:rPr>
        <w:sectPr w:rsidR="009E6917" w:rsidRPr="00B60D70" w:rsidSect="00CD259C">
          <w:headerReference w:type="default" r:id="rId20"/>
          <w:pgSz w:w="11906" w:h="16838"/>
          <w:pgMar w:top="1440" w:right="1440" w:bottom="1440" w:left="1440" w:header="706" w:footer="706" w:gutter="0"/>
          <w:cols w:space="708"/>
          <w:docGrid w:linePitch="360"/>
        </w:sectPr>
      </w:pPr>
    </w:p>
    <w:p w14:paraId="3554FF92" w14:textId="128FCF19" w:rsidR="009E6917" w:rsidRPr="00B60D70" w:rsidRDefault="00F60C80" w:rsidP="00592146">
      <w:pPr>
        <w:rPr>
          <w:rFonts w:ascii="TH SarabunPSK" w:hAnsi="TH SarabunPSK" w:cs="TH SarabunPSK"/>
        </w:rPr>
      </w:pPr>
      <w:r w:rsidRPr="00B60D70">
        <w:rPr>
          <w:rFonts w:ascii="TH SarabunPSK" w:hAnsi="TH SarabunPSK" w:cs="TH SarabunPSK" w:hint="cs"/>
          <w:b/>
          <w:bCs/>
          <w:cs/>
        </w:rPr>
        <w:lastRenderedPageBreak/>
        <w:t xml:space="preserve">ตารางที่ </w:t>
      </w:r>
      <w:r w:rsidRPr="00B60D70">
        <w:rPr>
          <w:rFonts w:ascii="TH SarabunPSK" w:hAnsi="TH SarabunPSK" w:cs="TH SarabunPSK" w:hint="cs"/>
          <w:b/>
          <w:bCs/>
        </w:rPr>
        <w:t>2.</w:t>
      </w:r>
      <w:r w:rsidR="00110117" w:rsidRPr="00B60D70">
        <w:rPr>
          <w:rFonts w:ascii="TH SarabunPSK" w:hAnsi="TH SarabunPSK" w:cs="TH SarabunPSK" w:hint="cs"/>
          <w:b/>
          <w:bCs/>
        </w:rPr>
        <w:t>1</w:t>
      </w:r>
      <w:r w:rsidR="00401892" w:rsidRPr="00B60D70">
        <w:rPr>
          <w:rFonts w:ascii="TH SarabunPSK" w:hAnsi="TH SarabunPSK" w:cs="TH SarabunPSK"/>
          <w:b/>
          <w:bCs/>
        </w:rPr>
        <w:t>1</w:t>
      </w:r>
      <w:r w:rsidRPr="00B60D70">
        <w:rPr>
          <w:rFonts w:ascii="TH SarabunPSK" w:hAnsi="TH SarabunPSK" w:cs="TH SarabunPSK" w:hint="cs"/>
        </w:rPr>
        <w:t xml:space="preserve"> </w:t>
      </w:r>
      <w:r w:rsidRPr="00B60D70">
        <w:rPr>
          <w:rFonts w:ascii="TH SarabunPSK" w:hAnsi="TH SarabunPSK" w:cs="TH SarabunPSK" w:hint="cs"/>
          <w:cs/>
        </w:rPr>
        <w:t>ความสัมพันธ์ระหว่างผลลัพธ์การเรียนรู้ทั้งหมดตามเกณฑ์มาตรฐานต่าง</w:t>
      </w:r>
      <w:r w:rsidR="00D420AC" w:rsidRPr="00B60D70">
        <w:rPr>
          <w:rFonts w:ascii="TH SarabunPSK" w:hAnsi="TH SarabunPSK" w:cs="TH SarabunPSK" w:hint="cs"/>
          <w:cs/>
        </w:rPr>
        <w:t xml:space="preserve"> ๆ</w:t>
      </w:r>
      <w:r w:rsidRPr="00B60D70">
        <w:rPr>
          <w:rFonts w:ascii="TH SarabunPSK" w:hAnsi="TH SarabunPSK" w:cs="TH SarabunPSK" w:hint="cs"/>
          <w:cs/>
        </w:rPr>
        <w:t xml:space="preserve"> โดยเรียงลำดับจาก </w:t>
      </w:r>
      <w:r w:rsidRPr="00B60D70">
        <w:rPr>
          <w:rFonts w:ascii="TH SarabunPSK" w:hAnsi="TH SarabunPSK" w:cs="TH SarabunPSK" w:hint="cs"/>
        </w:rPr>
        <w:t xml:space="preserve">KMUTT Student QF, TQF </w:t>
      </w:r>
      <w:r w:rsidRPr="00B60D70">
        <w:rPr>
          <w:rFonts w:ascii="TH SarabunPSK" w:hAnsi="TH SarabunPSK" w:cs="TH SarabunPSK" w:hint="cs"/>
          <w:cs/>
        </w:rPr>
        <w:t>และมาตรฐานของคุรุสภา</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519"/>
        <w:gridCol w:w="433"/>
        <w:gridCol w:w="438"/>
        <w:gridCol w:w="438"/>
        <w:gridCol w:w="424"/>
        <w:gridCol w:w="424"/>
        <w:gridCol w:w="424"/>
        <w:gridCol w:w="424"/>
        <w:gridCol w:w="424"/>
        <w:gridCol w:w="424"/>
        <w:gridCol w:w="449"/>
        <w:gridCol w:w="419"/>
        <w:gridCol w:w="419"/>
        <w:gridCol w:w="419"/>
        <w:gridCol w:w="432"/>
        <w:gridCol w:w="806"/>
        <w:gridCol w:w="806"/>
        <w:gridCol w:w="806"/>
        <w:gridCol w:w="806"/>
        <w:gridCol w:w="806"/>
        <w:gridCol w:w="806"/>
        <w:gridCol w:w="806"/>
        <w:gridCol w:w="798"/>
      </w:tblGrid>
      <w:tr w:rsidR="00B60D70" w:rsidRPr="00B60D70" w14:paraId="1D7EF3D2" w14:textId="77777777" w:rsidTr="00F60C80">
        <w:trPr>
          <w:trHeight w:val="418"/>
          <w:tblHeader/>
        </w:trPr>
        <w:tc>
          <w:tcPr>
            <w:tcW w:w="544" w:type="pct"/>
            <w:vMerge w:val="restart"/>
            <w:tcBorders>
              <w:top w:val="single" w:sz="12" w:space="0" w:color="auto"/>
              <w:right w:val="single" w:sz="12" w:space="0" w:color="auto"/>
            </w:tcBorders>
            <w:shd w:val="clear" w:color="auto" w:fill="F2F2F2" w:themeFill="background1" w:themeFillShade="F2"/>
            <w:vAlign w:val="center"/>
          </w:tcPr>
          <w:p w14:paraId="18DD4D8C" w14:textId="77777777" w:rsidR="009E6917" w:rsidRPr="00B60D70" w:rsidRDefault="00D756E0" w:rsidP="00F60C80">
            <w:pPr>
              <w:jc w:val="center"/>
              <w:rPr>
                <w:rFonts w:ascii="TH SarabunPSK" w:hAnsi="TH SarabunPSK" w:cs="TH SarabunPSK"/>
              </w:rPr>
            </w:pPr>
            <w:r w:rsidRPr="00B60D70">
              <w:rPr>
                <w:rFonts w:ascii="TH SarabunPSK" w:hAnsi="TH SarabunPSK" w:cs="TH SarabunPSK" w:hint="cs"/>
                <w:sz w:val="28"/>
                <w:szCs w:val="28"/>
                <w:cs/>
                <w:lang w:val="th-TH"/>
              </w:rPr>
              <w:t>ผลลัพธ์การเรียนรู้ของหลักสูตร</w:t>
            </w:r>
          </w:p>
        </w:tc>
        <w:tc>
          <w:tcPr>
            <w:tcW w:w="1542" w:type="pct"/>
            <w:gridSpan w:val="10"/>
            <w:tcBorders>
              <w:top w:val="single" w:sz="12" w:space="0" w:color="auto"/>
              <w:left w:val="single" w:sz="12" w:space="0" w:color="auto"/>
              <w:right w:val="single" w:sz="12" w:space="0" w:color="auto"/>
            </w:tcBorders>
            <w:shd w:val="clear" w:color="auto" w:fill="F2F2F2" w:themeFill="background1" w:themeFillShade="F2"/>
            <w:vAlign w:val="center"/>
          </w:tcPr>
          <w:p w14:paraId="7CF4AE9A" w14:textId="77777777" w:rsidR="009E6917" w:rsidRPr="00B60D70" w:rsidRDefault="00D756E0" w:rsidP="00F60C80">
            <w:pPr>
              <w:jc w:val="center"/>
              <w:rPr>
                <w:rFonts w:ascii="TH SarabunPSK" w:hAnsi="TH SarabunPSK" w:cs="TH SarabunPSK"/>
                <w:sz w:val="24"/>
                <w:szCs w:val="24"/>
              </w:rPr>
            </w:pPr>
            <w:r w:rsidRPr="00B60D70">
              <w:rPr>
                <w:rFonts w:ascii="TH SarabunPSK" w:hAnsi="TH SarabunPSK" w:cs="TH SarabunPSK" w:hint="cs"/>
                <w:sz w:val="24"/>
                <w:szCs w:val="24"/>
              </w:rPr>
              <w:t>KMUTT Student QF</w:t>
            </w:r>
          </w:p>
        </w:tc>
        <w:tc>
          <w:tcPr>
            <w:tcW w:w="605" w:type="pct"/>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1DB335E" w14:textId="77777777" w:rsidR="009E6917" w:rsidRPr="00B60D70" w:rsidRDefault="00D756E0" w:rsidP="00592146">
            <w:pPr>
              <w:rPr>
                <w:rFonts w:ascii="TH SarabunPSK" w:hAnsi="TH SarabunPSK" w:cs="TH SarabunPSK"/>
                <w:sz w:val="24"/>
                <w:szCs w:val="24"/>
              </w:rPr>
            </w:pPr>
            <w:r w:rsidRPr="00B60D70">
              <w:rPr>
                <w:rFonts w:ascii="TH SarabunPSK" w:hAnsi="TH SarabunPSK" w:cs="TH SarabunPSK" w:hint="cs"/>
                <w:sz w:val="24"/>
                <w:szCs w:val="24"/>
                <w:cs/>
                <w:lang w:val="th-TH"/>
              </w:rPr>
              <w:t xml:space="preserve">ผลลัพธ์การเรียนรู้ </w:t>
            </w:r>
            <w:r w:rsidRPr="00B60D70">
              <w:rPr>
                <w:rFonts w:ascii="TH SarabunPSK" w:hAnsi="TH SarabunPSK" w:cs="TH SarabunPSK" w:hint="cs"/>
                <w:sz w:val="24"/>
                <w:szCs w:val="24"/>
              </w:rPr>
              <w:t>TQF</w:t>
            </w:r>
          </w:p>
        </w:tc>
        <w:tc>
          <w:tcPr>
            <w:tcW w:w="2308" w:type="pct"/>
            <w:gridSpan w:val="8"/>
            <w:tcBorders>
              <w:top w:val="single" w:sz="12" w:space="0" w:color="auto"/>
              <w:left w:val="single" w:sz="12" w:space="0" w:color="auto"/>
              <w:right w:val="single" w:sz="4" w:space="0" w:color="auto"/>
            </w:tcBorders>
            <w:shd w:val="clear" w:color="auto" w:fill="BFBFBF" w:themeFill="background1" w:themeFillShade="BF"/>
            <w:vAlign w:val="center"/>
          </w:tcPr>
          <w:p w14:paraId="614E8CDD" w14:textId="77777777" w:rsidR="009E6917" w:rsidRPr="00B60D70" w:rsidRDefault="00D756E0" w:rsidP="00F60C80">
            <w:pPr>
              <w:jc w:val="center"/>
              <w:rPr>
                <w:rFonts w:ascii="TH SarabunPSK" w:hAnsi="TH SarabunPSK" w:cs="TH SarabunPSK"/>
                <w:sz w:val="24"/>
                <w:szCs w:val="24"/>
                <w:cs/>
              </w:rPr>
            </w:pPr>
            <w:r w:rsidRPr="00B60D70">
              <w:rPr>
                <w:rFonts w:ascii="TH SarabunPSK" w:hAnsi="TH SarabunPSK" w:cs="TH SarabunPSK" w:hint="cs"/>
                <w:sz w:val="24"/>
                <w:szCs w:val="24"/>
                <w:cs/>
                <w:lang w:val="th-TH"/>
              </w:rPr>
              <w:t>มาตรฐานความรู้และประสบการณ์วิชาชีพครู</w:t>
            </w:r>
          </w:p>
        </w:tc>
      </w:tr>
      <w:tr w:rsidR="00B60D70" w:rsidRPr="00B60D70" w14:paraId="73BCAFC6" w14:textId="77777777">
        <w:trPr>
          <w:trHeight w:val="607"/>
          <w:tblHeader/>
        </w:trPr>
        <w:tc>
          <w:tcPr>
            <w:tcW w:w="544" w:type="pct"/>
            <w:vMerge/>
            <w:tcBorders>
              <w:right w:val="single" w:sz="12" w:space="0" w:color="auto"/>
            </w:tcBorders>
            <w:shd w:val="clear" w:color="auto" w:fill="F2F2F2" w:themeFill="background1" w:themeFillShade="F2"/>
            <w:vAlign w:val="center"/>
          </w:tcPr>
          <w:p w14:paraId="2A5C8A98" w14:textId="77777777" w:rsidR="009E6917" w:rsidRPr="00B60D70" w:rsidRDefault="009E6917" w:rsidP="00592146">
            <w:pPr>
              <w:rPr>
                <w:rFonts w:ascii="TH SarabunPSK" w:hAnsi="TH SarabunPSK" w:cs="TH SarabunPSK"/>
              </w:rPr>
            </w:pPr>
          </w:p>
        </w:tc>
        <w:tc>
          <w:tcPr>
            <w:tcW w:w="469" w:type="pct"/>
            <w:gridSpan w:val="3"/>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3B3DB1C0" w14:textId="77777777" w:rsidR="009E6917" w:rsidRPr="00B60D70" w:rsidRDefault="00D756E0" w:rsidP="00F60C80">
            <w:pPr>
              <w:jc w:val="center"/>
              <w:rPr>
                <w:rFonts w:ascii="TH SarabunPSK" w:hAnsi="TH SarabunPSK" w:cs="TH SarabunPSK"/>
                <w:sz w:val="24"/>
                <w:szCs w:val="24"/>
              </w:rPr>
            </w:pPr>
            <w:r w:rsidRPr="00B60D70">
              <w:rPr>
                <w:rFonts w:ascii="TH SarabunPSK" w:hAnsi="TH SarabunPSK" w:cs="TH SarabunPSK" w:hint="cs"/>
                <w:sz w:val="24"/>
                <w:szCs w:val="24"/>
              </w:rPr>
              <w:t>KMUTT’s citizenship</w:t>
            </w:r>
          </w:p>
        </w:tc>
        <w:tc>
          <w:tcPr>
            <w:tcW w:w="152" w:type="pct"/>
            <w:vMerge w:val="restart"/>
            <w:tcBorders>
              <w:top w:val="single" w:sz="12" w:space="0" w:color="auto"/>
              <w:left w:val="single" w:sz="12" w:space="0" w:color="auto"/>
            </w:tcBorders>
            <w:shd w:val="clear" w:color="auto" w:fill="F2F2F2" w:themeFill="background1" w:themeFillShade="F2"/>
            <w:textDirection w:val="btLr"/>
            <w:vAlign w:val="center"/>
          </w:tcPr>
          <w:p w14:paraId="48D8E5FF" w14:textId="77777777" w:rsidR="009E6917" w:rsidRPr="00B60D70" w:rsidRDefault="00D756E0" w:rsidP="00F60C80">
            <w:pPr>
              <w:ind w:left="113" w:right="28"/>
              <w:jc w:val="left"/>
              <w:rPr>
                <w:rFonts w:ascii="TH SarabunPSK" w:eastAsia="Times New Roman" w:hAnsi="TH SarabunPSK" w:cs="TH SarabunPSK"/>
                <w:b/>
                <w:bCs/>
                <w:sz w:val="22"/>
                <w:szCs w:val="22"/>
              </w:rPr>
            </w:pPr>
            <w:r w:rsidRPr="00B60D70">
              <w:rPr>
                <w:rFonts w:ascii="TH SarabunPSK" w:eastAsia="Times New Roman" w:hAnsi="TH SarabunPSK" w:cs="TH SarabunPSK" w:hint="cs"/>
                <w:b/>
                <w:bCs/>
                <w:sz w:val="22"/>
                <w:szCs w:val="22"/>
              </w:rPr>
              <w:t>Knowledge</w:t>
            </w:r>
          </w:p>
        </w:tc>
        <w:tc>
          <w:tcPr>
            <w:tcW w:w="152" w:type="pct"/>
            <w:vMerge w:val="restart"/>
            <w:tcBorders>
              <w:top w:val="single" w:sz="12" w:space="0" w:color="auto"/>
            </w:tcBorders>
            <w:shd w:val="clear" w:color="auto" w:fill="F2F2F2" w:themeFill="background1" w:themeFillShade="F2"/>
            <w:textDirection w:val="btLr"/>
            <w:vAlign w:val="center"/>
          </w:tcPr>
          <w:p w14:paraId="43FC39E8" w14:textId="77777777" w:rsidR="009E6917" w:rsidRPr="00B60D70" w:rsidRDefault="00D756E0" w:rsidP="00F60C80">
            <w:pPr>
              <w:ind w:left="113" w:right="28"/>
              <w:jc w:val="left"/>
              <w:rPr>
                <w:rFonts w:ascii="TH SarabunPSK" w:eastAsia="Times New Roman" w:hAnsi="TH SarabunPSK" w:cs="TH SarabunPSK"/>
                <w:b/>
                <w:bCs/>
                <w:sz w:val="22"/>
                <w:szCs w:val="22"/>
              </w:rPr>
            </w:pPr>
            <w:r w:rsidRPr="00B60D70">
              <w:rPr>
                <w:rFonts w:ascii="TH SarabunPSK" w:eastAsia="Times New Roman" w:hAnsi="TH SarabunPSK" w:cs="TH SarabunPSK" w:hint="cs"/>
                <w:b/>
                <w:bCs/>
                <w:sz w:val="22"/>
                <w:szCs w:val="22"/>
              </w:rPr>
              <w:t>Professional</w:t>
            </w:r>
          </w:p>
        </w:tc>
        <w:tc>
          <w:tcPr>
            <w:tcW w:w="152" w:type="pct"/>
            <w:vMerge w:val="restart"/>
            <w:tcBorders>
              <w:top w:val="single" w:sz="12" w:space="0" w:color="auto"/>
            </w:tcBorders>
            <w:shd w:val="clear" w:color="auto" w:fill="F2F2F2" w:themeFill="background1" w:themeFillShade="F2"/>
            <w:textDirection w:val="btLr"/>
            <w:vAlign w:val="center"/>
          </w:tcPr>
          <w:p w14:paraId="3E46640E" w14:textId="77777777" w:rsidR="009E6917" w:rsidRPr="00B60D70" w:rsidRDefault="00D756E0" w:rsidP="00F60C80">
            <w:pPr>
              <w:ind w:left="113" w:right="28"/>
              <w:jc w:val="left"/>
              <w:rPr>
                <w:rFonts w:ascii="TH SarabunPSK" w:eastAsia="Times New Roman" w:hAnsi="TH SarabunPSK" w:cs="TH SarabunPSK"/>
                <w:b/>
                <w:bCs/>
                <w:sz w:val="22"/>
                <w:szCs w:val="22"/>
              </w:rPr>
            </w:pPr>
            <w:r w:rsidRPr="00B60D70">
              <w:rPr>
                <w:rFonts w:ascii="TH SarabunPSK" w:eastAsia="Times New Roman" w:hAnsi="TH SarabunPSK" w:cs="TH SarabunPSK" w:hint="cs"/>
                <w:b/>
                <w:bCs/>
                <w:sz w:val="22"/>
                <w:szCs w:val="22"/>
              </w:rPr>
              <w:t>Thinking skill</w:t>
            </w:r>
          </w:p>
        </w:tc>
        <w:tc>
          <w:tcPr>
            <w:tcW w:w="152" w:type="pct"/>
            <w:vMerge w:val="restart"/>
            <w:tcBorders>
              <w:top w:val="single" w:sz="12" w:space="0" w:color="auto"/>
            </w:tcBorders>
            <w:shd w:val="clear" w:color="auto" w:fill="F2F2F2" w:themeFill="background1" w:themeFillShade="F2"/>
            <w:textDirection w:val="btLr"/>
            <w:vAlign w:val="center"/>
          </w:tcPr>
          <w:p w14:paraId="2D7940B5" w14:textId="77777777" w:rsidR="009E6917" w:rsidRPr="00B60D70" w:rsidRDefault="00D756E0" w:rsidP="00F60C80">
            <w:pPr>
              <w:ind w:left="113" w:right="28"/>
              <w:jc w:val="left"/>
              <w:rPr>
                <w:rFonts w:ascii="TH SarabunPSK" w:eastAsia="Times New Roman" w:hAnsi="TH SarabunPSK" w:cs="TH SarabunPSK"/>
                <w:b/>
                <w:bCs/>
                <w:sz w:val="22"/>
                <w:szCs w:val="22"/>
              </w:rPr>
            </w:pPr>
            <w:r w:rsidRPr="00B60D70">
              <w:rPr>
                <w:rFonts w:ascii="TH SarabunPSK" w:eastAsia="Times New Roman" w:hAnsi="TH SarabunPSK" w:cs="TH SarabunPSK" w:hint="cs"/>
                <w:b/>
                <w:bCs/>
                <w:sz w:val="22"/>
                <w:szCs w:val="22"/>
              </w:rPr>
              <w:t>Learning skill</w:t>
            </w:r>
          </w:p>
        </w:tc>
        <w:tc>
          <w:tcPr>
            <w:tcW w:w="152" w:type="pct"/>
            <w:vMerge w:val="restart"/>
            <w:tcBorders>
              <w:top w:val="single" w:sz="12" w:space="0" w:color="auto"/>
            </w:tcBorders>
            <w:shd w:val="clear" w:color="auto" w:fill="F2F2F2" w:themeFill="background1" w:themeFillShade="F2"/>
            <w:textDirection w:val="btLr"/>
            <w:vAlign w:val="center"/>
          </w:tcPr>
          <w:p w14:paraId="1FB42E81" w14:textId="77777777" w:rsidR="009E6917" w:rsidRPr="00B60D70" w:rsidRDefault="00D756E0" w:rsidP="00F60C80">
            <w:pPr>
              <w:ind w:left="113" w:right="28"/>
              <w:jc w:val="left"/>
              <w:rPr>
                <w:rFonts w:ascii="TH SarabunPSK" w:eastAsia="Times New Roman" w:hAnsi="TH SarabunPSK" w:cs="TH SarabunPSK"/>
                <w:b/>
                <w:bCs/>
                <w:sz w:val="22"/>
                <w:szCs w:val="22"/>
              </w:rPr>
            </w:pPr>
            <w:r w:rsidRPr="00B60D70">
              <w:rPr>
                <w:rFonts w:ascii="TH SarabunPSK" w:eastAsia="Times New Roman" w:hAnsi="TH SarabunPSK" w:cs="TH SarabunPSK" w:hint="cs"/>
                <w:b/>
                <w:bCs/>
                <w:sz w:val="22"/>
                <w:szCs w:val="22"/>
              </w:rPr>
              <w:t>Management</w:t>
            </w:r>
            <w:r w:rsidRPr="00B60D70">
              <w:rPr>
                <w:rFonts w:ascii="TH SarabunPSK" w:eastAsia="Times New Roman" w:hAnsi="TH SarabunPSK" w:cs="TH SarabunPSK" w:hint="cs"/>
                <w:b/>
                <w:bCs/>
                <w:sz w:val="22"/>
                <w:szCs w:val="22"/>
                <w:cs/>
              </w:rPr>
              <w:t xml:space="preserve"> </w:t>
            </w:r>
            <w:r w:rsidRPr="00B60D70">
              <w:rPr>
                <w:rFonts w:ascii="TH SarabunPSK" w:eastAsia="Times New Roman" w:hAnsi="TH SarabunPSK" w:cs="TH SarabunPSK" w:hint="cs"/>
                <w:b/>
                <w:bCs/>
                <w:sz w:val="22"/>
                <w:szCs w:val="22"/>
              </w:rPr>
              <w:t>skill</w:t>
            </w:r>
          </w:p>
        </w:tc>
        <w:tc>
          <w:tcPr>
            <w:tcW w:w="152" w:type="pct"/>
            <w:vMerge w:val="restart"/>
            <w:tcBorders>
              <w:top w:val="single" w:sz="12" w:space="0" w:color="auto"/>
            </w:tcBorders>
            <w:shd w:val="clear" w:color="auto" w:fill="F2F2F2" w:themeFill="background1" w:themeFillShade="F2"/>
            <w:textDirection w:val="btLr"/>
            <w:vAlign w:val="center"/>
          </w:tcPr>
          <w:p w14:paraId="5E68E107" w14:textId="77777777" w:rsidR="009E6917" w:rsidRPr="00B60D70" w:rsidRDefault="00D756E0" w:rsidP="00F60C80">
            <w:pPr>
              <w:ind w:left="113" w:right="28"/>
              <w:jc w:val="left"/>
              <w:rPr>
                <w:rFonts w:ascii="TH SarabunPSK" w:eastAsia="Times New Roman" w:hAnsi="TH SarabunPSK" w:cs="TH SarabunPSK"/>
                <w:b/>
                <w:bCs/>
                <w:sz w:val="22"/>
                <w:szCs w:val="22"/>
              </w:rPr>
            </w:pPr>
            <w:r w:rsidRPr="00B60D70">
              <w:rPr>
                <w:rFonts w:ascii="TH SarabunPSK" w:eastAsia="Times New Roman" w:hAnsi="TH SarabunPSK" w:cs="TH SarabunPSK" w:hint="cs"/>
                <w:b/>
                <w:bCs/>
                <w:sz w:val="22"/>
                <w:szCs w:val="22"/>
              </w:rPr>
              <w:t>Communication</w:t>
            </w:r>
            <w:r w:rsidRPr="00B60D70">
              <w:rPr>
                <w:rFonts w:ascii="TH SarabunPSK" w:eastAsia="Times New Roman" w:hAnsi="TH SarabunPSK" w:cs="TH SarabunPSK" w:hint="cs"/>
                <w:b/>
                <w:bCs/>
                <w:sz w:val="22"/>
                <w:szCs w:val="22"/>
                <w:cs/>
              </w:rPr>
              <w:t xml:space="preserve"> </w:t>
            </w:r>
            <w:r w:rsidRPr="00B60D70">
              <w:rPr>
                <w:rFonts w:ascii="TH SarabunPSK" w:eastAsia="Times New Roman" w:hAnsi="TH SarabunPSK" w:cs="TH SarabunPSK" w:hint="cs"/>
                <w:b/>
                <w:bCs/>
                <w:sz w:val="22"/>
                <w:szCs w:val="22"/>
              </w:rPr>
              <w:t>skill</w:t>
            </w:r>
          </w:p>
        </w:tc>
        <w:tc>
          <w:tcPr>
            <w:tcW w:w="161" w:type="pct"/>
            <w:vMerge w:val="restart"/>
            <w:tcBorders>
              <w:top w:val="single" w:sz="12" w:space="0" w:color="auto"/>
              <w:right w:val="single" w:sz="12" w:space="0" w:color="auto"/>
            </w:tcBorders>
            <w:shd w:val="clear" w:color="auto" w:fill="F2F2F2" w:themeFill="background1" w:themeFillShade="F2"/>
            <w:textDirection w:val="btLr"/>
            <w:vAlign w:val="center"/>
          </w:tcPr>
          <w:p w14:paraId="788DC565" w14:textId="77777777" w:rsidR="009E6917" w:rsidRPr="00B60D70" w:rsidRDefault="00D756E0" w:rsidP="00F60C80">
            <w:pPr>
              <w:ind w:left="113" w:right="28"/>
              <w:jc w:val="left"/>
              <w:rPr>
                <w:rFonts w:ascii="TH SarabunPSK" w:eastAsia="Times New Roman" w:hAnsi="TH SarabunPSK" w:cs="TH SarabunPSK"/>
                <w:b/>
                <w:bCs/>
                <w:sz w:val="22"/>
                <w:szCs w:val="22"/>
              </w:rPr>
            </w:pPr>
            <w:r w:rsidRPr="00B60D70">
              <w:rPr>
                <w:rFonts w:ascii="TH SarabunPSK" w:eastAsia="Times New Roman" w:hAnsi="TH SarabunPSK" w:cs="TH SarabunPSK" w:hint="cs"/>
                <w:b/>
                <w:bCs/>
                <w:sz w:val="22"/>
                <w:szCs w:val="22"/>
              </w:rPr>
              <w:t>Leadership</w:t>
            </w:r>
          </w:p>
        </w:tc>
        <w:tc>
          <w:tcPr>
            <w:tcW w:w="150" w:type="pct"/>
            <w:vMerge w:val="restart"/>
            <w:tcBorders>
              <w:top w:val="single" w:sz="12" w:space="0" w:color="auto"/>
              <w:left w:val="single" w:sz="12" w:space="0" w:color="auto"/>
              <w:bottom w:val="single" w:sz="12" w:space="0" w:color="auto"/>
            </w:tcBorders>
            <w:shd w:val="clear" w:color="auto" w:fill="D9D9D9" w:themeFill="background1" w:themeFillShade="D9"/>
            <w:textDirection w:val="btLr"/>
            <w:vAlign w:val="center"/>
          </w:tcPr>
          <w:p w14:paraId="71DABD8F" w14:textId="77777777" w:rsidR="009E6917" w:rsidRPr="00B60D70" w:rsidRDefault="00D756E0" w:rsidP="00F60C80">
            <w:pPr>
              <w:ind w:left="113" w:right="28"/>
              <w:jc w:val="left"/>
              <w:rPr>
                <w:rFonts w:ascii="TH SarabunPSK" w:eastAsia="Times New Roman" w:hAnsi="TH SarabunPSK" w:cs="TH SarabunPSK"/>
                <w:b/>
                <w:bCs/>
                <w:sz w:val="22"/>
                <w:szCs w:val="22"/>
              </w:rPr>
            </w:pPr>
            <w:r w:rsidRPr="00B60D70">
              <w:rPr>
                <w:rFonts w:ascii="TH SarabunPSK" w:eastAsia="Times New Roman" w:hAnsi="TH SarabunPSK" w:cs="TH SarabunPSK" w:hint="cs"/>
                <w:b/>
                <w:bCs/>
                <w:sz w:val="22"/>
                <w:szCs w:val="22"/>
                <w:cs/>
              </w:rPr>
              <w:t>ความรู้</w:t>
            </w:r>
            <w:r w:rsidRPr="00B60D70">
              <w:rPr>
                <w:rFonts w:ascii="TH SarabunPSK" w:eastAsia="Times New Roman" w:hAnsi="TH SarabunPSK" w:cs="TH SarabunPSK" w:hint="cs"/>
                <w:b/>
                <w:bCs/>
                <w:sz w:val="22"/>
                <w:szCs w:val="22"/>
              </w:rPr>
              <w:t xml:space="preserve"> (Knowledge )</w:t>
            </w:r>
          </w:p>
        </w:tc>
        <w:tc>
          <w:tcPr>
            <w:tcW w:w="150" w:type="pct"/>
            <w:vMerge w:val="restart"/>
            <w:tcBorders>
              <w:top w:val="single" w:sz="12" w:space="0" w:color="auto"/>
              <w:bottom w:val="single" w:sz="12" w:space="0" w:color="auto"/>
            </w:tcBorders>
            <w:shd w:val="clear" w:color="auto" w:fill="D9D9D9" w:themeFill="background1" w:themeFillShade="D9"/>
            <w:textDirection w:val="btLr"/>
            <w:vAlign w:val="center"/>
          </w:tcPr>
          <w:p w14:paraId="6FA6F92D" w14:textId="77777777" w:rsidR="009E6917" w:rsidRPr="00B60D70" w:rsidRDefault="00D756E0" w:rsidP="00F60C80">
            <w:pPr>
              <w:ind w:left="113" w:right="28"/>
              <w:jc w:val="left"/>
              <w:rPr>
                <w:rFonts w:ascii="TH SarabunPSK" w:eastAsia="Times New Roman" w:hAnsi="TH SarabunPSK" w:cs="TH SarabunPSK"/>
                <w:b/>
                <w:bCs/>
                <w:sz w:val="22"/>
                <w:szCs w:val="22"/>
              </w:rPr>
            </w:pPr>
            <w:r w:rsidRPr="00B60D70">
              <w:rPr>
                <w:rFonts w:ascii="TH SarabunPSK" w:eastAsia="Times New Roman" w:hAnsi="TH SarabunPSK" w:cs="TH SarabunPSK" w:hint="cs"/>
                <w:b/>
                <w:bCs/>
                <w:sz w:val="22"/>
                <w:szCs w:val="22"/>
                <w:cs/>
              </w:rPr>
              <w:t>ทักษะ</w:t>
            </w:r>
            <w:r w:rsidRPr="00B60D70">
              <w:rPr>
                <w:rFonts w:ascii="TH SarabunPSK" w:eastAsia="Times New Roman" w:hAnsi="TH SarabunPSK" w:cs="TH SarabunPSK" w:hint="cs"/>
                <w:b/>
                <w:bCs/>
                <w:sz w:val="22"/>
                <w:szCs w:val="22"/>
              </w:rPr>
              <w:t xml:space="preserve"> (Skills )</w:t>
            </w:r>
          </w:p>
        </w:tc>
        <w:tc>
          <w:tcPr>
            <w:tcW w:w="150" w:type="pct"/>
            <w:vMerge w:val="restart"/>
            <w:tcBorders>
              <w:top w:val="single" w:sz="12" w:space="0" w:color="auto"/>
              <w:bottom w:val="single" w:sz="12" w:space="0" w:color="auto"/>
            </w:tcBorders>
            <w:shd w:val="clear" w:color="auto" w:fill="D9D9D9" w:themeFill="background1" w:themeFillShade="D9"/>
            <w:textDirection w:val="btLr"/>
            <w:vAlign w:val="center"/>
          </w:tcPr>
          <w:p w14:paraId="73B238A4" w14:textId="77777777" w:rsidR="009E6917" w:rsidRPr="00B60D70" w:rsidRDefault="00D756E0" w:rsidP="00F60C80">
            <w:pPr>
              <w:ind w:left="113" w:right="28"/>
              <w:jc w:val="left"/>
              <w:rPr>
                <w:rFonts w:ascii="TH SarabunPSK" w:eastAsia="Times New Roman" w:hAnsi="TH SarabunPSK" w:cs="TH SarabunPSK"/>
                <w:b/>
                <w:bCs/>
                <w:sz w:val="22"/>
                <w:szCs w:val="22"/>
              </w:rPr>
            </w:pPr>
            <w:r w:rsidRPr="00B60D70">
              <w:rPr>
                <w:rFonts w:ascii="TH SarabunPSK" w:eastAsia="Times New Roman" w:hAnsi="TH SarabunPSK" w:cs="TH SarabunPSK" w:hint="cs"/>
                <w:b/>
                <w:bCs/>
                <w:sz w:val="22"/>
                <w:szCs w:val="22"/>
                <w:cs/>
              </w:rPr>
              <w:t>จริยธรรม</w:t>
            </w:r>
            <w:r w:rsidRPr="00B60D70">
              <w:rPr>
                <w:rFonts w:ascii="TH SarabunPSK" w:eastAsia="Times New Roman" w:hAnsi="TH SarabunPSK" w:cs="TH SarabunPSK" w:hint="cs"/>
                <w:b/>
                <w:bCs/>
                <w:sz w:val="22"/>
                <w:szCs w:val="22"/>
              </w:rPr>
              <w:t xml:space="preserve"> (Ethics)</w:t>
            </w:r>
          </w:p>
        </w:tc>
        <w:tc>
          <w:tcPr>
            <w:tcW w:w="155" w:type="pct"/>
            <w:vMerge w:val="restart"/>
            <w:tcBorders>
              <w:top w:val="single" w:sz="12" w:space="0" w:color="auto"/>
              <w:bottom w:val="single" w:sz="12" w:space="0" w:color="auto"/>
              <w:right w:val="single" w:sz="12" w:space="0" w:color="auto"/>
            </w:tcBorders>
            <w:shd w:val="clear" w:color="auto" w:fill="D9D9D9" w:themeFill="background1" w:themeFillShade="D9"/>
            <w:textDirection w:val="btLr"/>
            <w:vAlign w:val="center"/>
          </w:tcPr>
          <w:p w14:paraId="1733F12E" w14:textId="3D934ED8" w:rsidR="009E6917" w:rsidRPr="00B60D70" w:rsidRDefault="00D756E0" w:rsidP="00F60C80">
            <w:pPr>
              <w:ind w:left="113" w:right="28"/>
              <w:jc w:val="left"/>
              <w:rPr>
                <w:rFonts w:ascii="TH SarabunPSK" w:eastAsia="Times New Roman" w:hAnsi="TH SarabunPSK" w:cs="TH SarabunPSK"/>
                <w:b/>
                <w:bCs/>
                <w:sz w:val="22"/>
                <w:szCs w:val="22"/>
              </w:rPr>
            </w:pPr>
            <w:r w:rsidRPr="00B60D70">
              <w:rPr>
                <w:rFonts w:ascii="TH SarabunPSK" w:eastAsia="Times New Roman" w:hAnsi="TH SarabunPSK" w:cs="TH SarabunPSK" w:hint="cs"/>
                <w:b/>
                <w:bCs/>
                <w:sz w:val="22"/>
                <w:szCs w:val="22"/>
                <w:cs/>
              </w:rPr>
              <w:t>ลักษณะบุคคล</w:t>
            </w:r>
            <w:r w:rsidRPr="00B60D70">
              <w:rPr>
                <w:rFonts w:ascii="TH SarabunPSK" w:eastAsia="Times New Roman" w:hAnsi="TH SarabunPSK" w:cs="TH SarabunPSK" w:hint="cs"/>
                <w:b/>
                <w:bCs/>
                <w:sz w:val="22"/>
                <w:szCs w:val="22"/>
              </w:rPr>
              <w:t xml:space="preserve"> (</w:t>
            </w:r>
            <w:r w:rsidR="00081CC2" w:rsidRPr="00B60D70">
              <w:rPr>
                <w:rFonts w:ascii="TH SarabunPSK" w:eastAsia="Times New Roman" w:hAnsi="TH SarabunPSK" w:cs="TH SarabunPSK" w:hint="cs"/>
                <w:b/>
                <w:bCs/>
                <w:sz w:val="22"/>
                <w:szCs w:val="22"/>
              </w:rPr>
              <w:t>Character</w:t>
            </w:r>
            <w:r w:rsidRPr="00B60D70">
              <w:rPr>
                <w:rFonts w:ascii="TH SarabunPSK" w:eastAsia="Times New Roman" w:hAnsi="TH SarabunPSK" w:cs="TH SarabunPSK" w:hint="cs"/>
                <w:b/>
                <w:bCs/>
                <w:sz w:val="22"/>
                <w:szCs w:val="22"/>
              </w:rPr>
              <w:t xml:space="preserve"> )</w:t>
            </w:r>
          </w:p>
        </w:tc>
        <w:tc>
          <w:tcPr>
            <w:tcW w:w="289" w:type="pct"/>
            <w:vMerge w:val="restart"/>
            <w:tcBorders>
              <w:top w:val="single" w:sz="12" w:space="0" w:color="auto"/>
              <w:left w:val="single" w:sz="12" w:space="0" w:color="auto"/>
            </w:tcBorders>
            <w:shd w:val="clear" w:color="auto" w:fill="BFBFBF" w:themeFill="background1" w:themeFillShade="BF"/>
            <w:textDirection w:val="btLr"/>
            <w:vAlign w:val="center"/>
          </w:tcPr>
          <w:p w14:paraId="3EB82018" w14:textId="77777777" w:rsidR="009E6917" w:rsidRPr="00B60D70" w:rsidRDefault="00D756E0" w:rsidP="00F60C80">
            <w:pPr>
              <w:ind w:left="113" w:right="28"/>
              <w:jc w:val="left"/>
              <w:rPr>
                <w:rFonts w:ascii="TH SarabunPSK" w:eastAsia="Times New Roman" w:hAnsi="TH SarabunPSK" w:cs="TH SarabunPSK"/>
                <w:b/>
                <w:bCs/>
                <w:sz w:val="20"/>
                <w:szCs w:val="20"/>
                <w:cs/>
              </w:rPr>
            </w:pPr>
            <w:r w:rsidRPr="00B60D70">
              <w:rPr>
                <w:rFonts w:ascii="TH SarabunPSK" w:eastAsia="Times New Roman" w:hAnsi="TH SarabunPSK" w:cs="TH SarabunPSK" w:hint="cs"/>
                <w:b/>
                <w:bCs/>
                <w:sz w:val="20"/>
                <w:szCs w:val="20"/>
                <w:cs/>
              </w:rPr>
              <w:t>การเปลี่ยนแปลงบริบทของโลก สังคม และแนวคิดของปรัชญาเศรษฐกิจพอเพียง</w:t>
            </w:r>
          </w:p>
        </w:tc>
        <w:tc>
          <w:tcPr>
            <w:tcW w:w="289" w:type="pct"/>
            <w:vMerge w:val="restart"/>
            <w:tcBorders>
              <w:top w:val="single" w:sz="12" w:space="0" w:color="auto"/>
            </w:tcBorders>
            <w:shd w:val="clear" w:color="auto" w:fill="BFBFBF" w:themeFill="background1" w:themeFillShade="BF"/>
            <w:textDirection w:val="btLr"/>
            <w:vAlign w:val="center"/>
          </w:tcPr>
          <w:p w14:paraId="38B3FCE7" w14:textId="77777777" w:rsidR="009E6917" w:rsidRPr="00B60D70" w:rsidRDefault="00D756E0" w:rsidP="00F60C80">
            <w:pPr>
              <w:ind w:left="113" w:right="28"/>
              <w:jc w:val="left"/>
              <w:rPr>
                <w:rFonts w:ascii="TH SarabunPSK" w:eastAsia="Times New Roman" w:hAnsi="TH SarabunPSK" w:cs="TH SarabunPSK"/>
                <w:b/>
                <w:bCs/>
                <w:sz w:val="20"/>
                <w:szCs w:val="20"/>
                <w:cs/>
              </w:rPr>
            </w:pPr>
            <w:r w:rsidRPr="00B60D70">
              <w:rPr>
                <w:rFonts w:ascii="TH SarabunPSK" w:eastAsia="Times New Roman" w:hAnsi="TH SarabunPSK" w:cs="TH SarabunPSK" w:hint="cs"/>
                <w:b/>
                <w:bCs/>
                <w:sz w:val="20"/>
                <w:szCs w:val="20"/>
                <w:cs/>
              </w:rPr>
              <w:t>จิตวิทยาพัฒนาการ จิตวิทยาการศึกษา และจิตวิทยาให้คำปรึกษาในการ วิเคราะห์ และพัฒนาผู้เรียนตามศักยภาพ</w:t>
            </w:r>
          </w:p>
        </w:tc>
        <w:tc>
          <w:tcPr>
            <w:tcW w:w="289" w:type="pct"/>
            <w:vMerge w:val="restart"/>
            <w:tcBorders>
              <w:top w:val="single" w:sz="12" w:space="0" w:color="auto"/>
            </w:tcBorders>
            <w:shd w:val="clear" w:color="auto" w:fill="BFBFBF" w:themeFill="background1" w:themeFillShade="BF"/>
            <w:textDirection w:val="btLr"/>
            <w:vAlign w:val="center"/>
          </w:tcPr>
          <w:p w14:paraId="6BFA0EFE" w14:textId="77777777" w:rsidR="009E6917" w:rsidRPr="00B60D70" w:rsidRDefault="00D756E0" w:rsidP="00F60C80">
            <w:pPr>
              <w:ind w:left="113" w:right="28"/>
              <w:jc w:val="left"/>
              <w:rPr>
                <w:rFonts w:ascii="TH SarabunPSK" w:eastAsia="Times New Roman" w:hAnsi="TH SarabunPSK" w:cs="TH SarabunPSK"/>
                <w:b/>
                <w:bCs/>
                <w:sz w:val="20"/>
                <w:szCs w:val="20"/>
              </w:rPr>
            </w:pPr>
            <w:r w:rsidRPr="00B60D70">
              <w:rPr>
                <w:rFonts w:ascii="TH SarabunPSK" w:eastAsia="Times New Roman" w:hAnsi="TH SarabunPSK" w:cs="TH SarabunPSK" w:hint="cs"/>
                <w:b/>
                <w:bCs/>
                <w:sz w:val="20"/>
                <w:szCs w:val="20"/>
                <w:cs/>
              </w:rPr>
              <w:t xml:space="preserve">หลักสูตร ศาสตร์การสอน </w:t>
            </w:r>
          </w:p>
          <w:p w14:paraId="66E7C5CB" w14:textId="24D45B4B" w:rsidR="009E6917" w:rsidRPr="00B60D70" w:rsidRDefault="00D756E0" w:rsidP="00FD2FDC">
            <w:pPr>
              <w:ind w:left="113" w:right="28"/>
              <w:jc w:val="left"/>
              <w:rPr>
                <w:rFonts w:ascii="TH SarabunPSK" w:eastAsia="Times New Roman" w:hAnsi="TH SarabunPSK" w:cs="TH SarabunPSK"/>
                <w:b/>
                <w:bCs/>
                <w:sz w:val="20"/>
                <w:szCs w:val="20"/>
                <w:cs/>
              </w:rPr>
            </w:pPr>
            <w:r w:rsidRPr="00B60D70">
              <w:rPr>
                <w:rFonts w:ascii="TH SarabunPSK" w:eastAsia="Times New Roman" w:hAnsi="TH SarabunPSK" w:cs="TH SarabunPSK" w:hint="cs"/>
                <w:b/>
                <w:bCs/>
                <w:sz w:val="20"/>
                <w:szCs w:val="20"/>
                <w:cs/>
              </w:rPr>
              <w:t>เทคโนโลยีดิจิทัลในการจัดการเรียนรู้</w:t>
            </w:r>
          </w:p>
        </w:tc>
        <w:tc>
          <w:tcPr>
            <w:tcW w:w="289" w:type="pct"/>
            <w:vMerge w:val="restart"/>
            <w:tcBorders>
              <w:top w:val="single" w:sz="12" w:space="0" w:color="auto"/>
            </w:tcBorders>
            <w:shd w:val="clear" w:color="auto" w:fill="BFBFBF" w:themeFill="background1" w:themeFillShade="BF"/>
            <w:textDirection w:val="btLr"/>
            <w:vAlign w:val="center"/>
          </w:tcPr>
          <w:p w14:paraId="649BDCE1" w14:textId="77777777" w:rsidR="009E6917" w:rsidRPr="00B60D70" w:rsidRDefault="00D756E0" w:rsidP="00F60C80">
            <w:pPr>
              <w:ind w:left="113" w:right="28"/>
              <w:jc w:val="left"/>
              <w:rPr>
                <w:rFonts w:ascii="TH SarabunPSK" w:eastAsia="Times New Roman" w:hAnsi="TH SarabunPSK" w:cs="TH SarabunPSK"/>
                <w:b/>
                <w:bCs/>
                <w:sz w:val="20"/>
                <w:szCs w:val="20"/>
              </w:rPr>
            </w:pPr>
            <w:r w:rsidRPr="00B60D70">
              <w:rPr>
                <w:rFonts w:ascii="TH SarabunPSK" w:eastAsia="Times New Roman" w:hAnsi="TH SarabunPSK" w:cs="TH SarabunPSK" w:hint="cs"/>
                <w:b/>
                <w:bCs/>
                <w:sz w:val="20"/>
                <w:szCs w:val="20"/>
                <w:cs/>
              </w:rPr>
              <w:t>การวัด ประเมินผลการเรียนรู้ และการวิจัยเพื่อแก้ปัญหา และพัฒนา ผู้เรียน</w:t>
            </w:r>
          </w:p>
          <w:p w14:paraId="4A757F4D" w14:textId="77777777" w:rsidR="009E6917" w:rsidRPr="00B60D70" w:rsidRDefault="009E6917" w:rsidP="00F60C80">
            <w:pPr>
              <w:ind w:left="113" w:right="28"/>
              <w:jc w:val="left"/>
              <w:rPr>
                <w:rFonts w:ascii="TH SarabunPSK" w:eastAsia="Times New Roman" w:hAnsi="TH SarabunPSK" w:cs="TH SarabunPSK"/>
                <w:b/>
                <w:bCs/>
                <w:sz w:val="20"/>
                <w:szCs w:val="20"/>
                <w:cs/>
              </w:rPr>
            </w:pPr>
          </w:p>
        </w:tc>
        <w:tc>
          <w:tcPr>
            <w:tcW w:w="289" w:type="pct"/>
            <w:vMerge w:val="restart"/>
            <w:tcBorders>
              <w:top w:val="single" w:sz="12" w:space="0" w:color="auto"/>
            </w:tcBorders>
            <w:shd w:val="clear" w:color="auto" w:fill="BFBFBF" w:themeFill="background1" w:themeFillShade="BF"/>
            <w:textDirection w:val="btLr"/>
            <w:vAlign w:val="center"/>
          </w:tcPr>
          <w:p w14:paraId="18A18577" w14:textId="77777777" w:rsidR="009E6917" w:rsidRPr="00B60D70" w:rsidRDefault="00D756E0" w:rsidP="00F60C80">
            <w:pPr>
              <w:ind w:left="113" w:right="28"/>
              <w:jc w:val="left"/>
              <w:rPr>
                <w:rFonts w:ascii="TH SarabunPSK" w:eastAsia="Times New Roman" w:hAnsi="TH SarabunPSK" w:cs="TH SarabunPSK"/>
                <w:b/>
                <w:bCs/>
                <w:sz w:val="20"/>
                <w:szCs w:val="20"/>
                <w:cs/>
              </w:rPr>
            </w:pPr>
            <w:r w:rsidRPr="00B60D70">
              <w:rPr>
                <w:rFonts w:ascii="TH SarabunPSK" w:eastAsia="Times New Roman" w:hAnsi="TH SarabunPSK" w:cs="TH SarabunPSK" w:hint="cs"/>
                <w:b/>
                <w:bCs/>
                <w:sz w:val="20"/>
                <w:szCs w:val="20"/>
                <w:cs/>
              </w:rPr>
              <w:t>การใช้ภาษาไทย ภาษาอังกฤษเพื่อการสื่อสาร และการใช้เทคโนโลยีดิจิทัล เพื่อการศึกษา</w:t>
            </w:r>
          </w:p>
        </w:tc>
        <w:tc>
          <w:tcPr>
            <w:tcW w:w="289" w:type="pct"/>
            <w:vMerge w:val="restart"/>
            <w:tcBorders>
              <w:top w:val="single" w:sz="12" w:space="0" w:color="auto"/>
            </w:tcBorders>
            <w:shd w:val="clear" w:color="auto" w:fill="BFBFBF" w:themeFill="background1" w:themeFillShade="BF"/>
            <w:textDirection w:val="btLr"/>
            <w:vAlign w:val="center"/>
          </w:tcPr>
          <w:p w14:paraId="0789ED91" w14:textId="77777777" w:rsidR="009E6917" w:rsidRPr="00B60D70" w:rsidRDefault="00D756E0" w:rsidP="00F60C80">
            <w:pPr>
              <w:ind w:left="113" w:right="28"/>
              <w:jc w:val="left"/>
              <w:rPr>
                <w:rFonts w:ascii="TH SarabunPSK" w:eastAsia="Times New Roman" w:hAnsi="TH SarabunPSK" w:cs="TH SarabunPSK"/>
                <w:b/>
                <w:bCs/>
                <w:sz w:val="20"/>
                <w:szCs w:val="20"/>
                <w:cs/>
              </w:rPr>
            </w:pPr>
            <w:r w:rsidRPr="00B60D70">
              <w:rPr>
                <w:rFonts w:ascii="TH SarabunPSK" w:eastAsia="Times New Roman" w:hAnsi="TH SarabunPSK" w:cs="TH SarabunPSK" w:hint="cs"/>
                <w:b/>
                <w:bCs/>
                <w:sz w:val="20"/>
                <w:szCs w:val="20"/>
                <w:cs/>
              </w:rPr>
              <w:t>การออกแบบ และการดำเนินการเกี่ยวกับงานประกันคุณภาพการศึกษา</w:t>
            </w:r>
          </w:p>
        </w:tc>
        <w:tc>
          <w:tcPr>
            <w:tcW w:w="289" w:type="pct"/>
            <w:vMerge w:val="restart"/>
            <w:tcBorders>
              <w:top w:val="single" w:sz="12" w:space="0" w:color="auto"/>
            </w:tcBorders>
            <w:shd w:val="clear" w:color="auto" w:fill="BFBFBF" w:themeFill="background1" w:themeFillShade="BF"/>
            <w:textDirection w:val="btLr"/>
            <w:vAlign w:val="center"/>
          </w:tcPr>
          <w:p w14:paraId="516B8427" w14:textId="77777777" w:rsidR="009E6917" w:rsidRPr="00B60D70" w:rsidRDefault="00D756E0" w:rsidP="00F60C80">
            <w:pPr>
              <w:ind w:left="113" w:right="28"/>
              <w:jc w:val="left"/>
              <w:rPr>
                <w:rFonts w:ascii="TH SarabunPSK" w:eastAsia="Times New Roman" w:hAnsi="TH SarabunPSK" w:cs="TH SarabunPSK"/>
                <w:b/>
                <w:bCs/>
                <w:sz w:val="20"/>
                <w:szCs w:val="20"/>
              </w:rPr>
            </w:pPr>
            <w:r w:rsidRPr="00B60D70">
              <w:rPr>
                <w:rFonts w:ascii="TH SarabunPSK" w:eastAsia="Times New Roman" w:hAnsi="TH SarabunPSK" w:cs="TH SarabunPSK" w:hint="cs"/>
                <w:b/>
                <w:bCs/>
                <w:sz w:val="20"/>
                <w:szCs w:val="20"/>
                <w:cs/>
              </w:rPr>
              <w:t>การปฏิบัติตามมาตรฐานการปฏิบัติงานของผู้ประกอบวิชาชีพครู</w:t>
            </w:r>
          </w:p>
          <w:p w14:paraId="24B9BA04" w14:textId="77777777" w:rsidR="009E6917" w:rsidRPr="00B60D70" w:rsidRDefault="009E6917" w:rsidP="00F60C80">
            <w:pPr>
              <w:ind w:left="113" w:right="28"/>
              <w:jc w:val="left"/>
              <w:rPr>
                <w:rFonts w:ascii="TH SarabunPSK" w:eastAsia="Times New Roman" w:hAnsi="TH SarabunPSK" w:cs="TH SarabunPSK"/>
                <w:b/>
                <w:bCs/>
                <w:sz w:val="20"/>
                <w:szCs w:val="20"/>
              </w:rPr>
            </w:pPr>
          </w:p>
        </w:tc>
        <w:tc>
          <w:tcPr>
            <w:tcW w:w="286" w:type="pct"/>
            <w:vMerge w:val="restart"/>
            <w:tcBorders>
              <w:top w:val="single" w:sz="12" w:space="0" w:color="auto"/>
            </w:tcBorders>
            <w:shd w:val="clear" w:color="auto" w:fill="BFBFBF" w:themeFill="background1" w:themeFillShade="BF"/>
            <w:textDirection w:val="btLr"/>
            <w:vAlign w:val="center"/>
          </w:tcPr>
          <w:p w14:paraId="0421E9DF" w14:textId="77777777" w:rsidR="009E6917" w:rsidRPr="00B60D70" w:rsidRDefault="00D756E0" w:rsidP="00F60C80">
            <w:pPr>
              <w:ind w:left="113" w:right="28"/>
              <w:jc w:val="left"/>
              <w:rPr>
                <w:rFonts w:ascii="TH SarabunPSK" w:eastAsia="Times New Roman" w:hAnsi="TH SarabunPSK" w:cs="TH SarabunPSK"/>
                <w:b/>
                <w:bCs/>
                <w:sz w:val="20"/>
                <w:szCs w:val="20"/>
              </w:rPr>
            </w:pPr>
            <w:r w:rsidRPr="00B60D70">
              <w:rPr>
                <w:rFonts w:ascii="TH SarabunPSK" w:eastAsia="Times New Roman" w:hAnsi="TH SarabunPSK" w:cs="TH SarabunPSK" w:hint="cs"/>
                <w:b/>
                <w:bCs/>
                <w:sz w:val="20"/>
                <w:szCs w:val="20"/>
                <w:cs/>
              </w:rPr>
              <w:t>การปฏิบัติตนตามจรรยาบรรณของวิชาชีพครู</w:t>
            </w:r>
          </w:p>
          <w:p w14:paraId="2415CF41" w14:textId="77777777" w:rsidR="009E6917" w:rsidRPr="00B60D70" w:rsidRDefault="009E6917" w:rsidP="00F60C80">
            <w:pPr>
              <w:ind w:left="113" w:right="28"/>
              <w:jc w:val="left"/>
              <w:rPr>
                <w:rFonts w:ascii="TH SarabunPSK" w:eastAsia="Times New Roman" w:hAnsi="TH SarabunPSK" w:cs="TH SarabunPSK"/>
                <w:b/>
                <w:bCs/>
                <w:sz w:val="20"/>
                <w:szCs w:val="20"/>
                <w:cs/>
              </w:rPr>
            </w:pPr>
          </w:p>
        </w:tc>
      </w:tr>
      <w:tr w:rsidR="00B60D70" w:rsidRPr="00B60D70" w14:paraId="4B723A36" w14:textId="77777777" w:rsidTr="00F60C80">
        <w:trPr>
          <w:trHeight w:val="2707"/>
          <w:tblHeader/>
        </w:trPr>
        <w:tc>
          <w:tcPr>
            <w:tcW w:w="544" w:type="pct"/>
            <w:vMerge/>
            <w:tcBorders>
              <w:bottom w:val="single" w:sz="12" w:space="0" w:color="auto"/>
              <w:right w:val="single" w:sz="12" w:space="0" w:color="auto"/>
            </w:tcBorders>
            <w:shd w:val="clear" w:color="auto" w:fill="F2F2F2" w:themeFill="background1" w:themeFillShade="F2"/>
            <w:vAlign w:val="center"/>
          </w:tcPr>
          <w:p w14:paraId="28B043DB" w14:textId="77777777" w:rsidR="009E6917" w:rsidRPr="00B60D70" w:rsidRDefault="009E6917" w:rsidP="00592146">
            <w:pPr>
              <w:rPr>
                <w:rFonts w:ascii="TH SarabunPSK" w:hAnsi="TH SarabunPSK" w:cs="TH SarabunPSK"/>
              </w:rPr>
            </w:pPr>
          </w:p>
        </w:tc>
        <w:tc>
          <w:tcPr>
            <w:tcW w:w="155" w:type="pct"/>
            <w:tcBorders>
              <w:top w:val="single" w:sz="12" w:space="0" w:color="auto"/>
              <w:left w:val="single" w:sz="12" w:space="0" w:color="auto"/>
              <w:bottom w:val="single" w:sz="12" w:space="0" w:color="auto"/>
            </w:tcBorders>
            <w:shd w:val="clear" w:color="auto" w:fill="F2F2F2" w:themeFill="background1" w:themeFillShade="F2"/>
            <w:textDirection w:val="btLr"/>
            <w:vAlign w:val="center"/>
          </w:tcPr>
          <w:p w14:paraId="0D27E507" w14:textId="77777777" w:rsidR="009E6917" w:rsidRPr="00B60D70" w:rsidRDefault="00D756E0" w:rsidP="00F60C80">
            <w:pPr>
              <w:ind w:left="113" w:right="28"/>
              <w:jc w:val="left"/>
              <w:rPr>
                <w:rFonts w:ascii="TH SarabunPSK" w:eastAsia="Times New Roman" w:hAnsi="TH SarabunPSK" w:cs="TH SarabunPSK"/>
                <w:b/>
                <w:bCs/>
                <w:sz w:val="22"/>
                <w:szCs w:val="22"/>
              </w:rPr>
            </w:pPr>
            <w:r w:rsidRPr="00B60D70">
              <w:rPr>
                <w:rFonts w:ascii="TH SarabunPSK" w:eastAsia="Times New Roman" w:hAnsi="TH SarabunPSK" w:cs="TH SarabunPSK" w:hint="cs"/>
                <w:b/>
                <w:bCs/>
                <w:sz w:val="22"/>
                <w:szCs w:val="22"/>
              </w:rPr>
              <w:t>Responsibility</w:t>
            </w:r>
          </w:p>
        </w:tc>
        <w:tc>
          <w:tcPr>
            <w:tcW w:w="157" w:type="pct"/>
            <w:tcBorders>
              <w:top w:val="single" w:sz="12" w:space="0" w:color="auto"/>
              <w:bottom w:val="single" w:sz="12" w:space="0" w:color="auto"/>
            </w:tcBorders>
            <w:shd w:val="clear" w:color="auto" w:fill="F2F2F2" w:themeFill="background1" w:themeFillShade="F2"/>
            <w:textDirection w:val="btLr"/>
            <w:vAlign w:val="center"/>
          </w:tcPr>
          <w:p w14:paraId="4E8A076C" w14:textId="77777777" w:rsidR="009E6917" w:rsidRPr="00B60D70" w:rsidRDefault="00D756E0" w:rsidP="00F60C80">
            <w:pPr>
              <w:ind w:left="113" w:right="28"/>
              <w:jc w:val="left"/>
              <w:rPr>
                <w:rFonts w:ascii="TH SarabunPSK" w:eastAsia="Times New Roman" w:hAnsi="TH SarabunPSK" w:cs="TH SarabunPSK"/>
                <w:b/>
                <w:bCs/>
                <w:sz w:val="22"/>
                <w:szCs w:val="22"/>
              </w:rPr>
            </w:pPr>
            <w:r w:rsidRPr="00B60D70">
              <w:rPr>
                <w:rFonts w:ascii="TH SarabunPSK" w:eastAsia="Times New Roman" w:hAnsi="TH SarabunPSK" w:cs="TH SarabunPSK" w:hint="cs"/>
                <w:b/>
                <w:bCs/>
                <w:sz w:val="22"/>
                <w:szCs w:val="22"/>
              </w:rPr>
              <w:t>Adaptability</w:t>
            </w:r>
          </w:p>
        </w:tc>
        <w:tc>
          <w:tcPr>
            <w:tcW w:w="157" w:type="pct"/>
            <w:tcBorders>
              <w:top w:val="single" w:sz="12" w:space="0" w:color="auto"/>
              <w:bottom w:val="single" w:sz="12" w:space="0" w:color="auto"/>
              <w:right w:val="single" w:sz="12" w:space="0" w:color="auto"/>
            </w:tcBorders>
            <w:shd w:val="clear" w:color="auto" w:fill="F2F2F2" w:themeFill="background1" w:themeFillShade="F2"/>
            <w:textDirection w:val="btLr"/>
            <w:vAlign w:val="center"/>
          </w:tcPr>
          <w:p w14:paraId="204B97D2" w14:textId="77777777" w:rsidR="009E6917" w:rsidRPr="00B60D70" w:rsidRDefault="00D756E0" w:rsidP="00F60C80">
            <w:pPr>
              <w:ind w:left="113" w:right="28"/>
              <w:jc w:val="left"/>
              <w:rPr>
                <w:rFonts w:ascii="TH SarabunPSK" w:eastAsia="Times New Roman" w:hAnsi="TH SarabunPSK" w:cs="TH SarabunPSK"/>
                <w:b/>
                <w:bCs/>
                <w:sz w:val="22"/>
                <w:szCs w:val="22"/>
              </w:rPr>
            </w:pPr>
            <w:r w:rsidRPr="00B60D70">
              <w:rPr>
                <w:rFonts w:ascii="TH SarabunPSK" w:eastAsia="Times New Roman" w:hAnsi="TH SarabunPSK" w:cs="TH SarabunPSK" w:hint="cs"/>
                <w:b/>
                <w:bCs/>
                <w:sz w:val="22"/>
                <w:szCs w:val="22"/>
              </w:rPr>
              <w:t>Humanization</w:t>
            </w:r>
          </w:p>
        </w:tc>
        <w:tc>
          <w:tcPr>
            <w:tcW w:w="152" w:type="pct"/>
            <w:vMerge/>
            <w:tcBorders>
              <w:left w:val="single" w:sz="12" w:space="0" w:color="auto"/>
              <w:bottom w:val="single" w:sz="12" w:space="0" w:color="auto"/>
            </w:tcBorders>
            <w:shd w:val="clear" w:color="auto" w:fill="F2F2F2" w:themeFill="background1" w:themeFillShade="F2"/>
            <w:textDirection w:val="btLr"/>
            <w:vAlign w:val="center"/>
          </w:tcPr>
          <w:p w14:paraId="0F0C281C" w14:textId="77777777" w:rsidR="009E6917" w:rsidRPr="00B60D70" w:rsidRDefault="009E6917" w:rsidP="00592146">
            <w:pPr>
              <w:rPr>
                <w:rFonts w:ascii="TH SarabunPSK" w:hAnsi="TH SarabunPSK" w:cs="TH SarabunPSK"/>
                <w:sz w:val="24"/>
                <w:szCs w:val="24"/>
              </w:rPr>
            </w:pPr>
          </w:p>
        </w:tc>
        <w:tc>
          <w:tcPr>
            <w:tcW w:w="152" w:type="pct"/>
            <w:vMerge/>
            <w:tcBorders>
              <w:bottom w:val="single" w:sz="12" w:space="0" w:color="auto"/>
            </w:tcBorders>
            <w:shd w:val="clear" w:color="auto" w:fill="F2F2F2" w:themeFill="background1" w:themeFillShade="F2"/>
            <w:textDirection w:val="btLr"/>
            <w:vAlign w:val="center"/>
          </w:tcPr>
          <w:p w14:paraId="606B8553" w14:textId="77777777" w:rsidR="009E6917" w:rsidRPr="00B60D70" w:rsidRDefault="009E6917" w:rsidP="00592146">
            <w:pPr>
              <w:rPr>
                <w:rFonts w:ascii="TH SarabunPSK" w:hAnsi="TH SarabunPSK" w:cs="TH SarabunPSK"/>
                <w:sz w:val="24"/>
                <w:szCs w:val="24"/>
              </w:rPr>
            </w:pPr>
          </w:p>
        </w:tc>
        <w:tc>
          <w:tcPr>
            <w:tcW w:w="152" w:type="pct"/>
            <w:vMerge/>
            <w:tcBorders>
              <w:bottom w:val="single" w:sz="12" w:space="0" w:color="auto"/>
            </w:tcBorders>
            <w:shd w:val="clear" w:color="auto" w:fill="F2F2F2" w:themeFill="background1" w:themeFillShade="F2"/>
            <w:textDirection w:val="btLr"/>
            <w:vAlign w:val="center"/>
          </w:tcPr>
          <w:p w14:paraId="17E6A21D" w14:textId="77777777" w:rsidR="009E6917" w:rsidRPr="00B60D70" w:rsidRDefault="009E6917" w:rsidP="00592146">
            <w:pPr>
              <w:rPr>
                <w:rFonts w:ascii="TH SarabunPSK" w:hAnsi="TH SarabunPSK" w:cs="TH SarabunPSK"/>
                <w:sz w:val="24"/>
                <w:szCs w:val="24"/>
              </w:rPr>
            </w:pPr>
          </w:p>
        </w:tc>
        <w:tc>
          <w:tcPr>
            <w:tcW w:w="152" w:type="pct"/>
            <w:vMerge/>
            <w:tcBorders>
              <w:bottom w:val="single" w:sz="12" w:space="0" w:color="auto"/>
            </w:tcBorders>
            <w:shd w:val="clear" w:color="auto" w:fill="F2F2F2" w:themeFill="background1" w:themeFillShade="F2"/>
            <w:textDirection w:val="btLr"/>
            <w:vAlign w:val="center"/>
          </w:tcPr>
          <w:p w14:paraId="05E5E7AA" w14:textId="77777777" w:rsidR="009E6917" w:rsidRPr="00B60D70" w:rsidRDefault="009E6917" w:rsidP="00592146">
            <w:pPr>
              <w:rPr>
                <w:rFonts w:ascii="TH SarabunPSK" w:hAnsi="TH SarabunPSK" w:cs="TH SarabunPSK"/>
                <w:sz w:val="24"/>
                <w:szCs w:val="24"/>
              </w:rPr>
            </w:pPr>
          </w:p>
        </w:tc>
        <w:tc>
          <w:tcPr>
            <w:tcW w:w="152" w:type="pct"/>
            <w:vMerge/>
            <w:tcBorders>
              <w:bottom w:val="single" w:sz="12" w:space="0" w:color="auto"/>
            </w:tcBorders>
            <w:shd w:val="clear" w:color="auto" w:fill="F2F2F2" w:themeFill="background1" w:themeFillShade="F2"/>
            <w:textDirection w:val="btLr"/>
            <w:vAlign w:val="center"/>
          </w:tcPr>
          <w:p w14:paraId="5FF50FEA" w14:textId="77777777" w:rsidR="009E6917" w:rsidRPr="00B60D70" w:rsidRDefault="009E6917" w:rsidP="00592146">
            <w:pPr>
              <w:rPr>
                <w:rFonts w:ascii="TH SarabunPSK" w:hAnsi="TH SarabunPSK" w:cs="TH SarabunPSK"/>
                <w:sz w:val="24"/>
                <w:szCs w:val="24"/>
              </w:rPr>
            </w:pPr>
          </w:p>
        </w:tc>
        <w:tc>
          <w:tcPr>
            <w:tcW w:w="152" w:type="pct"/>
            <w:vMerge/>
            <w:tcBorders>
              <w:bottom w:val="single" w:sz="12" w:space="0" w:color="auto"/>
            </w:tcBorders>
            <w:shd w:val="clear" w:color="auto" w:fill="F2F2F2" w:themeFill="background1" w:themeFillShade="F2"/>
            <w:textDirection w:val="btLr"/>
            <w:vAlign w:val="center"/>
          </w:tcPr>
          <w:p w14:paraId="577075D3" w14:textId="77777777" w:rsidR="009E6917" w:rsidRPr="00B60D70" w:rsidRDefault="009E6917" w:rsidP="00592146">
            <w:pPr>
              <w:rPr>
                <w:rFonts w:ascii="TH SarabunPSK" w:hAnsi="TH SarabunPSK" w:cs="TH SarabunPSK"/>
                <w:sz w:val="24"/>
                <w:szCs w:val="24"/>
              </w:rPr>
            </w:pPr>
          </w:p>
        </w:tc>
        <w:tc>
          <w:tcPr>
            <w:tcW w:w="161" w:type="pct"/>
            <w:vMerge/>
            <w:tcBorders>
              <w:bottom w:val="single" w:sz="12" w:space="0" w:color="auto"/>
              <w:right w:val="single" w:sz="12" w:space="0" w:color="auto"/>
            </w:tcBorders>
            <w:shd w:val="clear" w:color="auto" w:fill="F2F2F2" w:themeFill="background1" w:themeFillShade="F2"/>
            <w:textDirection w:val="btLr"/>
            <w:vAlign w:val="center"/>
          </w:tcPr>
          <w:p w14:paraId="1064F61F" w14:textId="77777777" w:rsidR="009E6917" w:rsidRPr="00B60D70" w:rsidRDefault="009E6917" w:rsidP="00592146">
            <w:pPr>
              <w:rPr>
                <w:rFonts w:ascii="TH SarabunPSK" w:hAnsi="TH SarabunPSK" w:cs="TH SarabunPSK"/>
                <w:sz w:val="24"/>
                <w:szCs w:val="24"/>
              </w:rPr>
            </w:pPr>
          </w:p>
        </w:tc>
        <w:tc>
          <w:tcPr>
            <w:tcW w:w="150" w:type="pct"/>
            <w:vMerge/>
            <w:tcBorders>
              <w:top w:val="nil"/>
              <w:left w:val="single" w:sz="12" w:space="0" w:color="auto"/>
              <w:bottom w:val="single" w:sz="12" w:space="0" w:color="auto"/>
            </w:tcBorders>
            <w:shd w:val="clear" w:color="auto" w:fill="D9D9D9" w:themeFill="background1" w:themeFillShade="D9"/>
            <w:textDirection w:val="btLr"/>
            <w:vAlign w:val="center"/>
          </w:tcPr>
          <w:p w14:paraId="0C42CE45" w14:textId="77777777" w:rsidR="009E6917" w:rsidRPr="00B60D70" w:rsidRDefault="009E6917" w:rsidP="00592146">
            <w:pPr>
              <w:rPr>
                <w:rFonts w:ascii="TH SarabunPSK" w:hAnsi="TH SarabunPSK" w:cs="TH SarabunPSK"/>
                <w:sz w:val="24"/>
                <w:szCs w:val="24"/>
              </w:rPr>
            </w:pPr>
          </w:p>
        </w:tc>
        <w:tc>
          <w:tcPr>
            <w:tcW w:w="150" w:type="pct"/>
            <w:vMerge/>
            <w:tcBorders>
              <w:top w:val="nil"/>
              <w:bottom w:val="single" w:sz="12" w:space="0" w:color="auto"/>
            </w:tcBorders>
            <w:shd w:val="clear" w:color="auto" w:fill="D9D9D9" w:themeFill="background1" w:themeFillShade="D9"/>
            <w:textDirection w:val="btLr"/>
            <w:vAlign w:val="center"/>
          </w:tcPr>
          <w:p w14:paraId="79EFD9B8" w14:textId="77777777" w:rsidR="009E6917" w:rsidRPr="00B60D70" w:rsidRDefault="009E6917" w:rsidP="00592146">
            <w:pPr>
              <w:rPr>
                <w:rFonts w:ascii="TH SarabunPSK" w:hAnsi="TH SarabunPSK" w:cs="TH SarabunPSK"/>
                <w:sz w:val="24"/>
                <w:szCs w:val="24"/>
              </w:rPr>
            </w:pPr>
          </w:p>
        </w:tc>
        <w:tc>
          <w:tcPr>
            <w:tcW w:w="150" w:type="pct"/>
            <w:vMerge/>
            <w:tcBorders>
              <w:top w:val="nil"/>
              <w:bottom w:val="single" w:sz="12" w:space="0" w:color="auto"/>
            </w:tcBorders>
            <w:shd w:val="clear" w:color="auto" w:fill="D9D9D9" w:themeFill="background1" w:themeFillShade="D9"/>
            <w:textDirection w:val="btLr"/>
            <w:vAlign w:val="center"/>
          </w:tcPr>
          <w:p w14:paraId="018071F1" w14:textId="77777777" w:rsidR="009E6917" w:rsidRPr="00B60D70" w:rsidRDefault="009E6917" w:rsidP="00592146">
            <w:pPr>
              <w:rPr>
                <w:rFonts w:ascii="TH SarabunPSK" w:hAnsi="TH SarabunPSK" w:cs="TH SarabunPSK"/>
                <w:sz w:val="24"/>
                <w:szCs w:val="24"/>
              </w:rPr>
            </w:pPr>
          </w:p>
        </w:tc>
        <w:tc>
          <w:tcPr>
            <w:tcW w:w="155" w:type="pct"/>
            <w:vMerge/>
            <w:tcBorders>
              <w:top w:val="nil"/>
              <w:bottom w:val="single" w:sz="12" w:space="0" w:color="auto"/>
              <w:right w:val="single" w:sz="12" w:space="0" w:color="auto"/>
            </w:tcBorders>
            <w:shd w:val="clear" w:color="auto" w:fill="D9D9D9" w:themeFill="background1" w:themeFillShade="D9"/>
            <w:textDirection w:val="btLr"/>
            <w:vAlign w:val="center"/>
          </w:tcPr>
          <w:p w14:paraId="379FD509" w14:textId="77777777" w:rsidR="009E6917" w:rsidRPr="00B60D70" w:rsidRDefault="009E6917" w:rsidP="00592146">
            <w:pPr>
              <w:rPr>
                <w:rFonts w:ascii="TH SarabunPSK" w:hAnsi="TH SarabunPSK" w:cs="TH SarabunPSK"/>
                <w:sz w:val="24"/>
                <w:szCs w:val="24"/>
              </w:rPr>
            </w:pPr>
          </w:p>
        </w:tc>
        <w:tc>
          <w:tcPr>
            <w:tcW w:w="289" w:type="pct"/>
            <w:vMerge/>
            <w:tcBorders>
              <w:left w:val="single" w:sz="12" w:space="0" w:color="auto"/>
              <w:bottom w:val="single" w:sz="12" w:space="0" w:color="auto"/>
            </w:tcBorders>
            <w:shd w:val="clear" w:color="auto" w:fill="BFBFBF" w:themeFill="background1" w:themeFillShade="BF"/>
            <w:textDirection w:val="btLr"/>
          </w:tcPr>
          <w:p w14:paraId="09BC93BD" w14:textId="77777777" w:rsidR="009E6917" w:rsidRPr="00B60D70" w:rsidRDefault="009E6917" w:rsidP="00592146">
            <w:pPr>
              <w:rPr>
                <w:rFonts w:ascii="TH SarabunPSK" w:hAnsi="TH SarabunPSK" w:cs="TH SarabunPSK"/>
                <w:sz w:val="24"/>
                <w:szCs w:val="24"/>
              </w:rPr>
            </w:pPr>
          </w:p>
        </w:tc>
        <w:tc>
          <w:tcPr>
            <w:tcW w:w="289" w:type="pct"/>
            <w:vMerge/>
            <w:tcBorders>
              <w:bottom w:val="single" w:sz="12" w:space="0" w:color="auto"/>
            </w:tcBorders>
            <w:shd w:val="clear" w:color="auto" w:fill="BFBFBF" w:themeFill="background1" w:themeFillShade="BF"/>
            <w:textDirection w:val="btLr"/>
          </w:tcPr>
          <w:p w14:paraId="227C73F5" w14:textId="77777777" w:rsidR="009E6917" w:rsidRPr="00B60D70" w:rsidRDefault="009E6917" w:rsidP="00592146">
            <w:pPr>
              <w:rPr>
                <w:rFonts w:ascii="TH SarabunPSK" w:hAnsi="TH SarabunPSK" w:cs="TH SarabunPSK"/>
                <w:sz w:val="24"/>
                <w:szCs w:val="24"/>
              </w:rPr>
            </w:pPr>
          </w:p>
        </w:tc>
        <w:tc>
          <w:tcPr>
            <w:tcW w:w="289" w:type="pct"/>
            <w:vMerge/>
            <w:tcBorders>
              <w:bottom w:val="single" w:sz="12" w:space="0" w:color="auto"/>
            </w:tcBorders>
            <w:shd w:val="clear" w:color="auto" w:fill="BFBFBF" w:themeFill="background1" w:themeFillShade="BF"/>
            <w:textDirection w:val="btLr"/>
          </w:tcPr>
          <w:p w14:paraId="1B793D9F" w14:textId="77777777" w:rsidR="009E6917" w:rsidRPr="00B60D70" w:rsidRDefault="009E6917" w:rsidP="00592146">
            <w:pPr>
              <w:rPr>
                <w:rFonts w:ascii="TH SarabunPSK" w:hAnsi="TH SarabunPSK" w:cs="TH SarabunPSK"/>
                <w:sz w:val="24"/>
                <w:szCs w:val="24"/>
              </w:rPr>
            </w:pPr>
          </w:p>
        </w:tc>
        <w:tc>
          <w:tcPr>
            <w:tcW w:w="289" w:type="pct"/>
            <w:vMerge/>
            <w:tcBorders>
              <w:bottom w:val="single" w:sz="12" w:space="0" w:color="auto"/>
            </w:tcBorders>
            <w:shd w:val="clear" w:color="auto" w:fill="BFBFBF" w:themeFill="background1" w:themeFillShade="BF"/>
            <w:textDirection w:val="btLr"/>
          </w:tcPr>
          <w:p w14:paraId="153DB868" w14:textId="77777777" w:rsidR="009E6917" w:rsidRPr="00B60D70" w:rsidRDefault="009E6917" w:rsidP="00592146">
            <w:pPr>
              <w:rPr>
                <w:rFonts w:ascii="TH SarabunPSK" w:hAnsi="TH SarabunPSK" w:cs="TH SarabunPSK"/>
                <w:sz w:val="24"/>
                <w:szCs w:val="24"/>
              </w:rPr>
            </w:pPr>
          </w:p>
        </w:tc>
        <w:tc>
          <w:tcPr>
            <w:tcW w:w="289" w:type="pct"/>
            <w:vMerge/>
            <w:tcBorders>
              <w:bottom w:val="single" w:sz="12" w:space="0" w:color="auto"/>
            </w:tcBorders>
            <w:shd w:val="clear" w:color="auto" w:fill="BFBFBF" w:themeFill="background1" w:themeFillShade="BF"/>
            <w:textDirection w:val="btLr"/>
          </w:tcPr>
          <w:p w14:paraId="7BD837BB" w14:textId="77777777" w:rsidR="009E6917" w:rsidRPr="00B60D70" w:rsidRDefault="009E6917" w:rsidP="00592146">
            <w:pPr>
              <w:rPr>
                <w:rFonts w:ascii="TH SarabunPSK" w:hAnsi="TH SarabunPSK" w:cs="TH SarabunPSK"/>
                <w:sz w:val="24"/>
                <w:szCs w:val="24"/>
              </w:rPr>
            </w:pPr>
          </w:p>
        </w:tc>
        <w:tc>
          <w:tcPr>
            <w:tcW w:w="289" w:type="pct"/>
            <w:vMerge/>
            <w:tcBorders>
              <w:bottom w:val="single" w:sz="12" w:space="0" w:color="auto"/>
            </w:tcBorders>
            <w:shd w:val="clear" w:color="auto" w:fill="BFBFBF" w:themeFill="background1" w:themeFillShade="BF"/>
            <w:textDirection w:val="btLr"/>
          </w:tcPr>
          <w:p w14:paraId="30DF0BDA" w14:textId="77777777" w:rsidR="009E6917" w:rsidRPr="00B60D70" w:rsidRDefault="009E6917" w:rsidP="00592146">
            <w:pPr>
              <w:rPr>
                <w:rFonts w:ascii="TH SarabunPSK" w:hAnsi="TH SarabunPSK" w:cs="TH SarabunPSK"/>
                <w:sz w:val="24"/>
                <w:szCs w:val="24"/>
              </w:rPr>
            </w:pPr>
          </w:p>
        </w:tc>
        <w:tc>
          <w:tcPr>
            <w:tcW w:w="289" w:type="pct"/>
            <w:vMerge/>
            <w:tcBorders>
              <w:bottom w:val="single" w:sz="12" w:space="0" w:color="auto"/>
            </w:tcBorders>
            <w:shd w:val="clear" w:color="auto" w:fill="BFBFBF" w:themeFill="background1" w:themeFillShade="BF"/>
            <w:textDirection w:val="btLr"/>
          </w:tcPr>
          <w:p w14:paraId="77D67B0A" w14:textId="77777777" w:rsidR="009E6917" w:rsidRPr="00B60D70" w:rsidRDefault="009E6917" w:rsidP="00592146">
            <w:pPr>
              <w:rPr>
                <w:rFonts w:ascii="TH SarabunPSK" w:hAnsi="TH SarabunPSK" w:cs="TH SarabunPSK"/>
                <w:sz w:val="24"/>
                <w:szCs w:val="24"/>
              </w:rPr>
            </w:pPr>
          </w:p>
        </w:tc>
        <w:tc>
          <w:tcPr>
            <w:tcW w:w="286" w:type="pct"/>
            <w:vMerge/>
            <w:tcBorders>
              <w:bottom w:val="single" w:sz="12" w:space="0" w:color="auto"/>
            </w:tcBorders>
            <w:shd w:val="clear" w:color="auto" w:fill="BFBFBF" w:themeFill="background1" w:themeFillShade="BF"/>
            <w:textDirection w:val="btLr"/>
          </w:tcPr>
          <w:p w14:paraId="7A3B2E75" w14:textId="77777777" w:rsidR="009E6917" w:rsidRPr="00B60D70" w:rsidRDefault="009E6917" w:rsidP="00592146">
            <w:pPr>
              <w:rPr>
                <w:rFonts w:ascii="TH SarabunPSK" w:hAnsi="TH SarabunPSK" w:cs="TH SarabunPSK"/>
                <w:sz w:val="24"/>
                <w:szCs w:val="24"/>
              </w:rPr>
            </w:pPr>
          </w:p>
        </w:tc>
      </w:tr>
      <w:tr w:rsidR="00B60D70" w:rsidRPr="00B60D70" w14:paraId="7202C71F" w14:textId="77777777" w:rsidTr="00282A6F">
        <w:trPr>
          <w:cantSplit/>
          <w:trHeight w:val="68"/>
        </w:trPr>
        <w:tc>
          <w:tcPr>
            <w:tcW w:w="544" w:type="pct"/>
            <w:tcBorders>
              <w:top w:val="single" w:sz="12" w:space="0" w:color="auto"/>
              <w:bottom w:val="single" w:sz="12" w:space="0" w:color="auto"/>
              <w:right w:val="single" w:sz="12" w:space="0" w:color="auto"/>
            </w:tcBorders>
            <w:shd w:val="clear" w:color="auto" w:fill="auto"/>
          </w:tcPr>
          <w:p w14:paraId="5F1548B0" w14:textId="77777777" w:rsidR="00F60C80" w:rsidRPr="00B60D70" w:rsidRDefault="00D1267E" w:rsidP="00592146">
            <w:pPr>
              <w:rPr>
                <w:rFonts w:ascii="TH SarabunPSK" w:hAnsi="TH SarabunPSK" w:cs="TH SarabunPSK"/>
                <w:b/>
                <w:bCs/>
                <w:sz w:val="28"/>
                <w:szCs w:val="28"/>
              </w:rPr>
            </w:pPr>
            <w:r w:rsidRPr="00B60D70">
              <w:rPr>
                <w:rFonts w:ascii="TH SarabunPSK" w:hAnsi="TH SarabunPSK" w:cs="TH SarabunPSK" w:hint="cs"/>
                <w:b/>
                <w:bCs/>
                <w:sz w:val="28"/>
                <w:szCs w:val="28"/>
              </w:rPr>
              <w:t>PLO1</w:t>
            </w:r>
            <w:r w:rsidR="00F60C80" w:rsidRPr="00B60D70">
              <w:rPr>
                <w:rFonts w:ascii="TH SarabunPSK" w:hAnsi="TH SarabunPSK" w:cs="TH SarabunPSK" w:hint="cs"/>
                <w:b/>
                <w:bCs/>
                <w:sz w:val="28"/>
                <w:szCs w:val="28"/>
              </w:rPr>
              <w:t>:</w:t>
            </w:r>
          </w:p>
          <w:p w14:paraId="403B3CF0" w14:textId="0FEBA5E5" w:rsidR="00D1267E" w:rsidRPr="00B60D70" w:rsidRDefault="00D1267E" w:rsidP="00592146">
            <w:pPr>
              <w:rPr>
                <w:rFonts w:ascii="TH SarabunPSK" w:hAnsi="TH SarabunPSK" w:cs="TH SarabunPSK"/>
                <w:sz w:val="28"/>
                <w:szCs w:val="28"/>
              </w:rPr>
            </w:pPr>
          </w:p>
        </w:tc>
        <w:tc>
          <w:tcPr>
            <w:tcW w:w="155" w:type="pct"/>
            <w:tcBorders>
              <w:top w:val="single" w:sz="12" w:space="0" w:color="auto"/>
              <w:left w:val="single" w:sz="12" w:space="0" w:color="auto"/>
              <w:bottom w:val="single" w:sz="12" w:space="0" w:color="auto"/>
            </w:tcBorders>
            <w:shd w:val="clear" w:color="auto" w:fill="auto"/>
            <w:vAlign w:val="center"/>
          </w:tcPr>
          <w:p w14:paraId="3B9D9F33" w14:textId="60A3163D" w:rsidR="00D1267E" w:rsidRPr="00B60D70" w:rsidRDefault="00D1267E" w:rsidP="0074365B">
            <w:pPr>
              <w:jc w:val="center"/>
              <w:rPr>
                <w:rFonts w:ascii="TH SarabunPSK" w:hAnsi="TH SarabunPSK" w:cs="TH SarabunPSK"/>
              </w:rPr>
            </w:pPr>
          </w:p>
        </w:tc>
        <w:tc>
          <w:tcPr>
            <w:tcW w:w="157" w:type="pct"/>
            <w:tcBorders>
              <w:top w:val="single" w:sz="12" w:space="0" w:color="auto"/>
              <w:bottom w:val="single" w:sz="12" w:space="0" w:color="auto"/>
            </w:tcBorders>
            <w:shd w:val="clear" w:color="auto" w:fill="auto"/>
            <w:vAlign w:val="center"/>
          </w:tcPr>
          <w:p w14:paraId="28F14377" w14:textId="220BA09D" w:rsidR="00D1267E" w:rsidRPr="00B60D70" w:rsidRDefault="00D1267E" w:rsidP="0074365B">
            <w:pPr>
              <w:jc w:val="center"/>
              <w:rPr>
                <w:rFonts w:ascii="TH SarabunPSK" w:hAnsi="TH SarabunPSK" w:cs="TH SarabunPSK"/>
              </w:rPr>
            </w:pPr>
          </w:p>
        </w:tc>
        <w:tc>
          <w:tcPr>
            <w:tcW w:w="157" w:type="pct"/>
            <w:tcBorders>
              <w:top w:val="single" w:sz="12" w:space="0" w:color="auto"/>
              <w:bottom w:val="single" w:sz="12" w:space="0" w:color="auto"/>
              <w:right w:val="single" w:sz="12" w:space="0" w:color="auto"/>
            </w:tcBorders>
            <w:shd w:val="clear" w:color="auto" w:fill="auto"/>
            <w:vAlign w:val="center"/>
          </w:tcPr>
          <w:p w14:paraId="4AB60133" w14:textId="6B99092F" w:rsidR="00D1267E" w:rsidRPr="00B60D70" w:rsidRDefault="00D1267E" w:rsidP="0074365B">
            <w:pPr>
              <w:jc w:val="center"/>
              <w:rPr>
                <w:rFonts w:ascii="TH SarabunPSK" w:hAnsi="TH SarabunPSK" w:cs="TH SarabunPSK"/>
              </w:rPr>
            </w:pPr>
          </w:p>
        </w:tc>
        <w:tc>
          <w:tcPr>
            <w:tcW w:w="152" w:type="pct"/>
            <w:tcBorders>
              <w:top w:val="single" w:sz="12" w:space="0" w:color="auto"/>
              <w:left w:val="single" w:sz="12" w:space="0" w:color="auto"/>
              <w:bottom w:val="single" w:sz="12" w:space="0" w:color="auto"/>
            </w:tcBorders>
            <w:shd w:val="clear" w:color="auto" w:fill="auto"/>
            <w:vAlign w:val="center"/>
          </w:tcPr>
          <w:p w14:paraId="4358DA9E" w14:textId="2A1774EE" w:rsidR="00D1267E" w:rsidRPr="00B60D70" w:rsidRDefault="00D1267E" w:rsidP="0074365B">
            <w:pPr>
              <w:jc w:val="center"/>
              <w:rPr>
                <w:rFonts w:ascii="TH SarabunPSK" w:hAnsi="TH SarabunPSK" w:cs="TH SarabunPSK"/>
              </w:rPr>
            </w:pPr>
            <w:r w:rsidRPr="00B60D70">
              <w:rPr>
                <w:rFonts w:ascii="TH SarabunPSK" w:hAnsi="TH SarabunPSK" w:cs="TH SarabunPSK" w:hint="cs"/>
              </w:rPr>
              <w:t>x</w:t>
            </w:r>
          </w:p>
        </w:tc>
        <w:tc>
          <w:tcPr>
            <w:tcW w:w="152" w:type="pct"/>
            <w:tcBorders>
              <w:top w:val="single" w:sz="12" w:space="0" w:color="auto"/>
              <w:bottom w:val="single" w:sz="12" w:space="0" w:color="auto"/>
            </w:tcBorders>
            <w:shd w:val="clear" w:color="auto" w:fill="auto"/>
            <w:vAlign w:val="center"/>
          </w:tcPr>
          <w:p w14:paraId="42C7B81D" w14:textId="1741D073" w:rsidR="00D1267E" w:rsidRPr="00B60D70" w:rsidRDefault="00D1267E" w:rsidP="0074365B">
            <w:pPr>
              <w:jc w:val="center"/>
              <w:rPr>
                <w:rFonts w:ascii="TH SarabunPSK" w:hAnsi="TH SarabunPSK" w:cs="TH SarabunPSK"/>
              </w:rPr>
            </w:pPr>
            <w:r w:rsidRPr="00B60D70">
              <w:rPr>
                <w:rFonts w:ascii="TH SarabunPSK" w:hAnsi="TH SarabunPSK" w:cs="TH SarabunPSK" w:hint="cs"/>
              </w:rPr>
              <w:t>x</w:t>
            </w:r>
          </w:p>
        </w:tc>
        <w:tc>
          <w:tcPr>
            <w:tcW w:w="152" w:type="pct"/>
            <w:tcBorders>
              <w:top w:val="single" w:sz="12" w:space="0" w:color="auto"/>
              <w:bottom w:val="single" w:sz="12" w:space="0" w:color="auto"/>
            </w:tcBorders>
            <w:shd w:val="clear" w:color="auto" w:fill="auto"/>
            <w:vAlign w:val="center"/>
          </w:tcPr>
          <w:p w14:paraId="02EF0CC7" w14:textId="7341A907" w:rsidR="00D1267E" w:rsidRPr="00B60D70" w:rsidRDefault="00D1267E" w:rsidP="0074365B">
            <w:pPr>
              <w:jc w:val="center"/>
              <w:rPr>
                <w:rFonts w:ascii="TH SarabunPSK" w:hAnsi="TH SarabunPSK" w:cs="TH SarabunPSK"/>
              </w:rPr>
            </w:pPr>
            <w:r w:rsidRPr="00B60D70">
              <w:rPr>
                <w:rFonts w:ascii="TH SarabunPSK" w:hAnsi="TH SarabunPSK" w:cs="TH SarabunPSK" w:hint="cs"/>
              </w:rPr>
              <w:t>x</w:t>
            </w:r>
          </w:p>
        </w:tc>
        <w:tc>
          <w:tcPr>
            <w:tcW w:w="152" w:type="pct"/>
            <w:tcBorders>
              <w:top w:val="single" w:sz="12" w:space="0" w:color="auto"/>
              <w:bottom w:val="single" w:sz="12" w:space="0" w:color="auto"/>
            </w:tcBorders>
            <w:shd w:val="clear" w:color="auto" w:fill="auto"/>
            <w:vAlign w:val="center"/>
          </w:tcPr>
          <w:p w14:paraId="27C9D269" w14:textId="12C3708E" w:rsidR="00D1267E" w:rsidRPr="00B60D70" w:rsidRDefault="00D1267E" w:rsidP="0074365B">
            <w:pPr>
              <w:jc w:val="center"/>
              <w:rPr>
                <w:rFonts w:ascii="TH SarabunPSK" w:hAnsi="TH SarabunPSK" w:cs="TH SarabunPSK"/>
              </w:rPr>
            </w:pPr>
            <w:r w:rsidRPr="00B60D70">
              <w:rPr>
                <w:rFonts w:ascii="TH SarabunPSK" w:hAnsi="TH SarabunPSK" w:cs="TH SarabunPSK" w:hint="cs"/>
              </w:rPr>
              <w:t>x</w:t>
            </w:r>
          </w:p>
        </w:tc>
        <w:tc>
          <w:tcPr>
            <w:tcW w:w="152" w:type="pct"/>
            <w:tcBorders>
              <w:top w:val="single" w:sz="12" w:space="0" w:color="auto"/>
              <w:bottom w:val="single" w:sz="12" w:space="0" w:color="auto"/>
            </w:tcBorders>
            <w:shd w:val="clear" w:color="auto" w:fill="auto"/>
            <w:vAlign w:val="center"/>
          </w:tcPr>
          <w:p w14:paraId="0499CEC2" w14:textId="1A0296BE" w:rsidR="00D1267E" w:rsidRPr="00B60D70" w:rsidRDefault="00A43F3E" w:rsidP="0074365B">
            <w:pPr>
              <w:jc w:val="center"/>
              <w:rPr>
                <w:rFonts w:ascii="TH SarabunPSK" w:hAnsi="TH SarabunPSK" w:cs="TH SarabunPSK"/>
              </w:rPr>
            </w:pPr>
            <w:r w:rsidRPr="00B60D70">
              <w:rPr>
                <w:rFonts w:ascii="TH SarabunPSK" w:hAnsi="TH SarabunPSK" w:cs="TH SarabunPSK"/>
              </w:rPr>
              <w:t>x</w:t>
            </w:r>
          </w:p>
        </w:tc>
        <w:tc>
          <w:tcPr>
            <w:tcW w:w="152" w:type="pct"/>
            <w:tcBorders>
              <w:top w:val="single" w:sz="12" w:space="0" w:color="auto"/>
              <w:bottom w:val="single" w:sz="12" w:space="0" w:color="auto"/>
            </w:tcBorders>
            <w:shd w:val="clear" w:color="auto" w:fill="auto"/>
            <w:vAlign w:val="center"/>
          </w:tcPr>
          <w:p w14:paraId="1B9D8CF8" w14:textId="690246E9" w:rsidR="00D1267E" w:rsidRPr="00B60D70" w:rsidRDefault="00D1267E" w:rsidP="0074365B">
            <w:pPr>
              <w:jc w:val="center"/>
              <w:rPr>
                <w:rFonts w:ascii="TH SarabunPSK" w:hAnsi="TH SarabunPSK" w:cs="TH SarabunPSK"/>
              </w:rPr>
            </w:pPr>
          </w:p>
        </w:tc>
        <w:tc>
          <w:tcPr>
            <w:tcW w:w="161" w:type="pct"/>
            <w:tcBorders>
              <w:top w:val="single" w:sz="12" w:space="0" w:color="auto"/>
              <w:bottom w:val="single" w:sz="12" w:space="0" w:color="auto"/>
              <w:right w:val="single" w:sz="12" w:space="0" w:color="auto"/>
            </w:tcBorders>
            <w:vAlign w:val="center"/>
          </w:tcPr>
          <w:p w14:paraId="0635CB2E" w14:textId="77777777" w:rsidR="00D1267E" w:rsidRPr="00B60D70" w:rsidRDefault="00D1267E" w:rsidP="0074365B">
            <w:pPr>
              <w:jc w:val="center"/>
              <w:rPr>
                <w:rFonts w:ascii="TH SarabunPSK" w:hAnsi="TH SarabunPSK" w:cs="TH SarabunPSK"/>
              </w:rPr>
            </w:pPr>
          </w:p>
        </w:tc>
        <w:tc>
          <w:tcPr>
            <w:tcW w:w="150" w:type="pct"/>
            <w:tcBorders>
              <w:top w:val="single" w:sz="12" w:space="0" w:color="auto"/>
              <w:left w:val="single" w:sz="12" w:space="0" w:color="auto"/>
              <w:bottom w:val="single" w:sz="12" w:space="0" w:color="auto"/>
            </w:tcBorders>
            <w:shd w:val="clear" w:color="auto" w:fill="FFFFFF" w:themeFill="background1"/>
            <w:vAlign w:val="center"/>
          </w:tcPr>
          <w:p w14:paraId="58C06951" w14:textId="36FDDBA9" w:rsidR="00D1267E" w:rsidRPr="00B60D70" w:rsidRDefault="00D1267E" w:rsidP="0074365B">
            <w:pPr>
              <w:jc w:val="center"/>
              <w:rPr>
                <w:rFonts w:ascii="TH SarabunPSK" w:hAnsi="TH SarabunPSK" w:cs="TH SarabunPSK"/>
              </w:rPr>
            </w:pPr>
            <w:r w:rsidRPr="00B60D70">
              <w:rPr>
                <w:rFonts w:ascii="TH SarabunPSK" w:hAnsi="TH SarabunPSK" w:cs="TH SarabunPSK" w:hint="cs"/>
              </w:rPr>
              <w:t>x</w:t>
            </w:r>
          </w:p>
        </w:tc>
        <w:tc>
          <w:tcPr>
            <w:tcW w:w="150" w:type="pct"/>
            <w:tcBorders>
              <w:top w:val="single" w:sz="12" w:space="0" w:color="auto"/>
              <w:bottom w:val="single" w:sz="12" w:space="0" w:color="auto"/>
            </w:tcBorders>
            <w:shd w:val="clear" w:color="auto" w:fill="FFFFFF" w:themeFill="background1"/>
            <w:vAlign w:val="center"/>
          </w:tcPr>
          <w:p w14:paraId="68953ECF" w14:textId="6647C2E5"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150" w:type="pct"/>
            <w:tcBorders>
              <w:top w:val="single" w:sz="12" w:space="0" w:color="auto"/>
              <w:bottom w:val="single" w:sz="12" w:space="0" w:color="auto"/>
            </w:tcBorders>
            <w:shd w:val="clear" w:color="auto" w:fill="FFFFFF" w:themeFill="background1"/>
            <w:vAlign w:val="center"/>
          </w:tcPr>
          <w:p w14:paraId="40978B1A" w14:textId="77777777" w:rsidR="00D1267E" w:rsidRPr="00B60D70" w:rsidRDefault="00D1267E" w:rsidP="0074365B">
            <w:pPr>
              <w:jc w:val="center"/>
              <w:rPr>
                <w:rFonts w:ascii="TH SarabunPSK" w:hAnsi="TH SarabunPSK" w:cs="TH SarabunPSK"/>
              </w:rPr>
            </w:pPr>
          </w:p>
        </w:tc>
        <w:tc>
          <w:tcPr>
            <w:tcW w:w="155" w:type="pct"/>
            <w:tcBorders>
              <w:top w:val="single" w:sz="12" w:space="0" w:color="auto"/>
              <w:bottom w:val="single" w:sz="12" w:space="0" w:color="auto"/>
              <w:right w:val="single" w:sz="12" w:space="0" w:color="auto"/>
            </w:tcBorders>
            <w:shd w:val="clear" w:color="auto" w:fill="FFFFFF" w:themeFill="background1"/>
            <w:vAlign w:val="center"/>
          </w:tcPr>
          <w:p w14:paraId="10C0409C" w14:textId="176735C8" w:rsidR="00D1267E" w:rsidRPr="00B60D70" w:rsidRDefault="00D1267E" w:rsidP="0074365B">
            <w:pPr>
              <w:jc w:val="center"/>
              <w:rPr>
                <w:rFonts w:ascii="TH SarabunPSK" w:hAnsi="TH SarabunPSK" w:cs="TH SarabunPSK"/>
              </w:rPr>
            </w:pPr>
          </w:p>
        </w:tc>
        <w:tc>
          <w:tcPr>
            <w:tcW w:w="289" w:type="pct"/>
            <w:tcBorders>
              <w:top w:val="single" w:sz="12" w:space="0" w:color="auto"/>
              <w:left w:val="single" w:sz="12" w:space="0" w:color="auto"/>
              <w:bottom w:val="single" w:sz="12" w:space="0" w:color="auto"/>
            </w:tcBorders>
            <w:shd w:val="clear" w:color="auto" w:fill="FFFFFF" w:themeFill="background1"/>
            <w:vAlign w:val="center"/>
          </w:tcPr>
          <w:p w14:paraId="3A7B642F" w14:textId="26287D2E"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289" w:type="pct"/>
            <w:tcBorders>
              <w:top w:val="single" w:sz="12" w:space="0" w:color="auto"/>
              <w:bottom w:val="single" w:sz="12" w:space="0" w:color="auto"/>
            </w:tcBorders>
            <w:shd w:val="clear" w:color="auto" w:fill="FFFFFF" w:themeFill="background1"/>
            <w:vAlign w:val="center"/>
          </w:tcPr>
          <w:p w14:paraId="2ABF2BCD" w14:textId="77777777" w:rsidR="00D1267E" w:rsidRPr="00B60D70" w:rsidRDefault="00D1267E" w:rsidP="0074365B">
            <w:pPr>
              <w:jc w:val="center"/>
              <w:rPr>
                <w:rFonts w:ascii="TH SarabunPSK" w:hAnsi="TH SarabunPSK" w:cs="TH SarabunPSK"/>
              </w:rPr>
            </w:pPr>
          </w:p>
        </w:tc>
        <w:tc>
          <w:tcPr>
            <w:tcW w:w="289" w:type="pct"/>
            <w:tcBorders>
              <w:top w:val="single" w:sz="12" w:space="0" w:color="auto"/>
              <w:bottom w:val="single" w:sz="12" w:space="0" w:color="auto"/>
            </w:tcBorders>
            <w:shd w:val="clear" w:color="auto" w:fill="FFFFFF" w:themeFill="background1"/>
            <w:vAlign w:val="center"/>
          </w:tcPr>
          <w:p w14:paraId="03003151" w14:textId="77777777" w:rsidR="00D1267E" w:rsidRPr="00B60D70" w:rsidRDefault="00D1267E" w:rsidP="0074365B">
            <w:pPr>
              <w:jc w:val="center"/>
              <w:rPr>
                <w:rFonts w:ascii="TH SarabunPSK" w:hAnsi="TH SarabunPSK" w:cs="TH SarabunPSK"/>
              </w:rPr>
            </w:pPr>
          </w:p>
        </w:tc>
        <w:tc>
          <w:tcPr>
            <w:tcW w:w="289" w:type="pct"/>
            <w:tcBorders>
              <w:top w:val="single" w:sz="12" w:space="0" w:color="auto"/>
              <w:bottom w:val="single" w:sz="12" w:space="0" w:color="auto"/>
            </w:tcBorders>
            <w:shd w:val="clear" w:color="auto" w:fill="FFFFFF" w:themeFill="background1"/>
            <w:vAlign w:val="center"/>
          </w:tcPr>
          <w:p w14:paraId="39709BBC" w14:textId="77777777" w:rsidR="00D1267E" w:rsidRPr="00B60D70" w:rsidRDefault="00D1267E" w:rsidP="0074365B">
            <w:pPr>
              <w:jc w:val="center"/>
              <w:rPr>
                <w:rFonts w:ascii="TH SarabunPSK" w:hAnsi="TH SarabunPSK" w:cs="TH SarabunPSK"/>
              </w:rPr>
            </w:pPr>
          </w:p>
        </w:tc>
        <w:tc>
          <w:tcPr>
            <w:tcW w:w="289" w:type="pct"/>
            <w:tcBorders>
              <w:top w:val="single" w:sz="12" w:space="0" w:color="auto"/>
              <w:bottom w:val="single" w:sz="12" w:space="0" w:color="auto"/>
            </w:tcBorders>
            <w:shd w:val="clear" w:color="auto" w:fill="FFFFFF" w:themeFill="background1"/>
            <w:vAlign w:val="center"/>
          </w:tcPr>
          <w:p w14:paraId="301354B1" w14:textId="77777777" w:rsidR="00D1267E" w:rsidRPr="00B60D70" w:rsidRDefault="00D1267E" w:rsidP="0074365B">
            <w:pPr>
              <w:jc w:val="center"/>
              <w:rPr>
                <w:rFonts w:ascii="TH SarabunPSK" w:hAnsi="TH SarabunPSK" w:cs="TH SarabunPSK"/>
              </w:rPr>
            </w:pPr>
          </w:p>
        </w:tc>
        <w:tc>
          <w:tcPr>
            <w:tcW w:w="289" w:type="pct"/>
            <w:tcBorders>
              <w:top w:val="single" w:sz="12" w:space="0" w:color="auto"/>
              <w:bottom w:val="single" w:sz="12" w:space="0" w:color="auto"/>
            </w:tcBorders>
            <w:shd w:val="clear" w:color="auto" w:fill="auto"/>
            <w:vAlign w:val="center"/>
          </w:tcPr>
          <w:p w14:paraId="70A4C92A" w14:textId="77777777" w:rsidR="00D1267E" w:rsidRPr="00B60D70" w:rsidRDefault="00D1267E" w:rsidP="0074365B">
            <w:pPr>
              <w:jc w:val="center"/>
              <w:rPr>
                <w:rFonts w:ascii="TH SarabunPSK" w:hAnsi="TH SarabunPSK" w:cs="TH SarabunPSK"/>
              </w:rPr>
            </w:pPr>
          </w:p>
        </w:tc>
        <w:tc>
          <w:tcPr>
            <w:tcW w:w="289" w:type="pct"/>
            <w:tcBorders>
              <w:top w:val="single" w:sz="12" w:space="0" w:color="auto"/>
              <w:bottom w:val="single" w:sz="12" w:space="0" w:color="auto"/>
            </w:tcBorders>
            <w:shd w:val="clear" w:color="auto" w:fill="FFFFFF" w:themeFill="background1"/>
            <w:vAlign w:val="center"/>
          </w:tcPr>
          <w:p w14:paraId="7CC6394E" w14:textId="77777777" w:rsidR="00D1267E" w:rsidRPr="00B60D70" w:rsidRDefault="00D1267E" w:rsidP="0074365B">
            <w:pPr>
              <w:jc w:val="center"/>
              <w:rPr>
                <w:rFonts w:ascii="TH SarabunPSK" w:hAnsi="TH SarabunPSK" w:cs="TH SarabunPSK"/>
              </w:rPr>
            </w:pPr>
          </w:p>
        </w:tc>
        <w:tc>
          <w:tcPr>
            <w:tcW w:w="286" w:type="pct"/>
            <w:tcBorders>
              <w:top w:val="single" w:sz="12" w:space="0" w:color="auto"/>
              <w:bottom w:val="single" w:sz="12" w:space="0" w:color="auto"/>
            </w:tcBorders>
            <w:shd w:val="clear" w:color="auto" w:fill="FFFFFF" w:themeFill="background1"/>
            <w:vAlign w:val="center"/>
          </w:tcPr>
          <w:p w14:paraId="5B9158A6" w14:textId="77777777" w:rsidR="00D1267E" w:rsidRPr="00B60D70" w:rsidRDefault="00D1267E" w:rsidP="0074365B">
            <w:pPr>
              <w:jc w:val="center"/>
              <w:rPr>
                <w:rFonts w:ascii="TH SarabunPSK" w:hAnsi="TH SarabunPSK" w:cs="TH SarabunPSK"/>
              </w:rPr>
            </w:pPr>
          </w:p>
        </w:tc>
      </w:tr>
      <w:tr w:rsidR="00B60D70" w:rsidRPr="00B60D70" w14:paraId="544EC5C4" w14:textId="77777777" w:rsidTr="0074365B">
        <w:trPr>
          <w:cantSplit/>
          <w:trHeight w:val="68"/>
        </w:trPr>
        <w:tc>
          <w:tcPr>
            <w:tcW w:w="544" w:type="pct"/>
            <w:tcBorders>
              <w:top w:val="single" w:sz="12" w:space="0" w:color="auto"/>
              <w:bottom w:val="single" w:sz="12" w:space="0" w:color="auto"/>
              <w:right w:val="single" w:sz="12" w:space="0" w:color="auto"/>
            </w:tcBorders>
            <w:shd w:val="clear" w:color="auto" w:fill="auto"/>
          </w:tcPr>
          <w:p w14:paraId="13A75A2F" w14:textId="77777777" w:rsidR="00D1267E" w:rsidRPr="00B60D70" w:rsidRDefault="00D1267E" w:rsidP="00592146">
            <w:pPr>
              <w:rPr>
                <w:rFonts w:ascii="TH SarabunPSK" w:hAnsi="TH SarabunPSK" w:cs="TH SarabunPSK"/>
                <w:b/>
                <w:bCs/>
                <w:sz w:val="28"/>
                <w:szCs w:val="28"/>
              </w:rPr>
            </w:pPr>
            <w:r w:rsidRPr="00B60D70">
              <w:rPr>
                <w:rFonts w:ascii="TH SarabunPSK" w:hAnsi="TH SarabunPSK" w:cs="TH SarabunPSK" w:hint="cs"/>
                <w:b/>
                <w:bCs/>
                <w:sz w:val="28"/>
                <w:szCs w:val="28"/>
              </w:rPr>
              <w:t>PLO</w:t>
            </w:r>
            <w:r w:rsidR="00F60C80" w:rsidRPr="00B60D70">
              <w:rPr>
                <w:rFonts w:ascii="TH SarabunPSK" w:hAnsi="TH SarabunPSK" w:cs="TH SarabunPSK" w:hint="cs"/>
                <w:b/>
                <w:bCs/>
                <w:sz w:val="28"/>
                <w:szCs w:val="28"/>
              </w:rPr>
              <w:t>2</w:t>
            </w:r>
            <w:r w:rsidR="0074365B" w:rsidRPr="00B60D70">
              <w:rPr>
                <w:rFonts w:ascii="TH SarabunPSK" w:hAnsi="TH SarabunPSK" w:cs="TH SarabunPSK" w:hint="cs"/>
                <w:b/>
                <w:bCs/>
                <w:sz w:val="28"/>
                <w:szCs w:val="28"/>
              </w:rPr>
              <w:t>:</w:t>
            </w:r>
          </w:p>
          <w:p w14:paraId="5181699C" w14:textId="5E47ED20" w:rsidR="0074365B" w:rsidRPr="00B60D70" w:rsidRDefault="0074365B" w:rsidP="00B91175">
            <w:pPr>
              <w:jc w:val="left"/>
              <w:rPr>
                <w:rFonts w:ascii="TH SarabunPSK" w:hAnsi="TH SarabunPSK" w:cs="TH SarabunPSK"/>
                <w:sz w:val="28"/>
                <w:szCs w:val="28"/>
              </w:rPr>
            </w:pPr>
          </w:p>
        </w:tc>
        <w:tc>
          <w:tcPr>
            <w:tcW w:w="155" w:type="pct"/>
            <w:tcBorders>
              <w:top w:val="single" w:sz="12" w:space="0" w:color="auto"/>
              <w:left w:val="single" w:sz="12" w:space="0" w:color="auto"/>
              <w:bottom w:val="single" w:sz="12" w:space="0" w:color="auto"/>
            </w:tcBorders>
            <w:shd w:val="clear" w:color="auto" w:fill="auto"/>
            <w:vAlign w:val="center"/>
          </w:tcPr>
          <w:p w14:paraId="6CBD58C4" w14:textId="6D870B07" w:rsidR="00D1267E" w:rsidRPr="00B60D70" w:rsidRDefault="00D1267E" w:rsidP="0074365B">
            <w:pPr>
              <w:jc w:val="center"/>
              <w:rPr>
                <w:rFonts w:ascii="TH SarabunPSK" w:hAnsi="TH SarabunPSK" w:cs="TH SarabunPSK"/>
              </w:rPr>
            </w:pPr>
          </w:p>
        </w:tc>
        <w:tc>
          <w:tcPr>
            <w:tcW w:w="157" w:type="pct"/>
            <w:tcBorders>
              <w:top w:val="single" w:sz="12" w:space="0" w:color="auto"/>
              <w:bottom w:val="single" w:sz="12" w:space="0" w:color="auto"/>
            </w:tcBorders>
            <w:shd w:val="clear" w:color="auto" w:fill="auto"/>
            <w:vAlign w:val="center"/>
          </w:tcPr>
          <w:p w14:paraId="370341E7" w14:textId="319C7B30" w:rsidR="00D1267E" w:rsidRPr="00B60D70" w:rsidRDefault="00A43F3E" w:rsidP="0074365B">
            <w:pPr>
              <w:jc w:val="center"/>
              <w:rPr>
                <w:rFonts w:ascii="TH SarabunPSK" w:hAnsi="TH SarabunPSK" w:cs="TH SarabunPSK"/>
              </w:rPr>
            </w:pPr>
            <w:r w:rsidRPr="00B60D70">
              <w:rPr>
                <w:rFonts w:ascii="TH SarabunPSK" w:hAnsi="TH SarabunPSK" w:cs="TH SarabunPSK"/>
              </w:rPr>
              <w:t>x</w:t>
            </w:r>
          </w:p>
        </w:tc>
        <w:tc>
          <w:tcPr>
            <w:tcW w:w="157" w:type="pct"/>
            <w:tcBorders>
              <w:top w:val="single" w:sz="12" w:space="0" w:color="auto"/>
              <w:bottom w:val="single" w:sz="12" w:space="0" w:color="auto"/>
              <w:right w:val="single" w:sz="12" w:space="0" w:color="auto"/>
            </w:tcBorders>
            <w:shd w:val="clear" w:color="auto" w:fill="auto"/>
            <w:vAlign w:val="center"/>
          </w:tcPr>
          <w:p w14:paraId="13040793" w14:textId="77777777" w:rsidR="00D1267E" w:rsidRPr="00B60D70" w:rsidRDefault="00D1267E" w:rsidP="0074365B">
            <w:pPr>
              <w:jc w:val="center"/>
              <w:rPr>
                <w:rFonts w:ascii="TH SarabunPSK" w:hAnsi="TH SarabunPSK" w:cs="TH SarabunPSK"/>
              </w:rPr>
            </w:pPr>
          </w:p>
        </w:tc>
        <w:tc>
          <w:tcPr>
            <w:tcW w:w="152" w:type="pct"/>
            <w:tcBorders>
              <w:top w:val="single" w:sz="12" w:space="0" w:color="auto"/>
              <w:left w:val="single" w:sz="12" w:space="0" w:color="auto"/>
              <w:bottom w:val="single" w:sz="12" w:space="0" w:color="auto"/>
            </w:tcBorders>
            <w:shd w:val="clear" w:color="auto" w:fill="auto"/>
            <w:vAlign w:val="center"/>
          </w:tcPr>
          <w:p w14:paraId="1CA33EEA" w14:textId="165565E9" w:rsidR="00D1267E" w:rsidRPr="00B60D70" w:rsidRDefault="00D1267E" w:rsidP="0074365B">
            <w:pPr>
              <w:jc w:val="center"/>
              <w:rPr>
                <w:rFonts w:ascii="TH SarabunPSK" w:hAnsi="TH SarabunPSK" w:cs="TH SarabunPSK"/>
              </w:rPr>
            </w:pPr>
            <w:r w:rsidRPr="00B60D70">
              <w:rPr>
                <w:rFonts w:ascii="TH SarabunPSK" w:hAnsi="TH SarabunPSK" w:cs="TH SarabunPSK" w:hint="cs"/>
              </w:rPr>
              <w:t>x</w:t>
            </w:r>
          </w:p>
        </w:tc>
        <w:tc>
          <w:tcPr>
            <w:tcW w:w="152" w:type="pct"/>
            <w:tcBorders>
              <w:top w:val="single" w:sz="12" w:space="0" w:color="auto"/>
              <w:bottom w:val="single" w:sz="12" w:space="0" w:color="auto"/>
            </w:tcBorders>
            <w:shd w:val="clear" w:color="auto" w:fill="auto"/>
            <w:vAlign w:val="center"/>
          </w:tcPr>
          <w:p w14:paraId="3DB14670" w14:textId="309BBB00"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152" w:type="pct"/>
            <w:tcBorders>
              <w:top w:val="single" w:sz="12" w:space="0" w:color="auto"/>
              <w:bottom w:val="single" w:sz="12" w:space="0" w:color="auto"/>
            </w:tcBorders>
            <w:shd w:val="clear" w:color="auto" w:fill="auto"/>
            <w:vAlign w:val="center"/>
          </w:tcPr>
          <w:p w14:paraId="54E80FB4" w14:textId="093D967A" w:rsidR="00D1267E" w:rsidRPr="00B60D70" w:rsidRDefault="00D1267E" w:rsidP="0074365B">
            <w:pPr>
              <w:jc w:val="center"/>
              <w:rPr>
                <w:rFonts w:ascii="TH SarabunPSK" w:hAnsi="TH SarabunPSK" w:cs="TH SarabunPSK"/>
              </w:rPr>
            </w:pPr>
            <w:r w:rsidRPr="00B60D70">
              <w:rPr>
                <w:rFonts w:ascii="TH SarabunPSK" w:hAnsi="TH SarabunPSK" w:cs="TH SarabunPSK" w:hint="cs"/>
              </w:rPr>
              <w:t>x</w:t>
            </w:r>
          </w:p>
        </w:tc>
        <w:tc>
          <w:tcPr>
            <w:tcW w:w="152" w:type="pct"/>
            <w:tcBorders>
              <w:top w:val="single" w:sz="12" w:space="0" w:color="auto"/>
              <w:bottom w:val="single" w:sz="12" w:space="0" w:color="auto"/>
            </w:tcBorders>
            <w:shd w:val="clear" w:color="auto" w:fill="auto"/>
            <w:vAlign w:val="center"/>
          </w:tcPr>
          <w:p w14:paraId="65AF3E23" w14:textId="44AA4C81" w:rsidR="00D1267E" w:rsidRPr="00B60D70" w:rsidRDefault="00D1267E" w:rsidP="0074365B">
            <w:pPr>
              <w:jc w:val="center"/>
              <w:rPr>
                <w:rFonts w:ascii="TH SarabunPSK" w:hAnsi="TH SarabunPSK" w:cs="TH SarabunPSK"/>
              </w:rPr>
            </w:pPr>
            <w:r w:rsidRPr="00B60D70">
              <w:rPr>
                <w:rFonts w:ascii="TH SarabunPSK" w:hAnsi="TH SarabunPSK" w:cs="TH SarabunPSK" w:hint="cs"/>
              </w:rPr>
              <w:t>x</w:t>
            </w:r>
          </w:p>
        </w:tc>
        <w:tc>
          <w:tcPr>
            <w:tcW w:w="152" w:type="pct"/>
            <w:tcBorders>
              <w:top w:val="single" w:sz="12" w:space="0" w:color="auto"/>
              <w:bottom w:val="single" w:sz="12" w:space="0" w:color="auto"/>
            </w:tcBorders>
            <w:shd w:val="clear" w:color="auto" w:fill="auto"/>
            <w:vAlign w:val="center"/>
          </w:tcPr>
          <w:p w14:paraId="0EEFA513" w14:textId="47B66B69" w:rsidR="00D1267E" w:rsidRPr="00B60D70" w:rsidRDefault="00D1267E" w:rsidP="0074365B">
            <w:pPr>
              <w:jc w:val="center"/>
              <w:rPr>
                <w:rFonts w:ascii="TH SarabunPSK" w:hAnsi="TH SarabunPSK" w:cs="TH SarabunPSK"/>
              </w:rPr>
            </w:pPr>
            <w:r w:rsidRPr="00B60D70">
              <w:rPr>
                <w:rFonts w:ascii="TH SarabunPSK" w:hAnsi="TH SarabunPSK" w:cs="TH SarabunPSK" w:hint="cs"/>
              </w:rPr>
              <w:t>x</w:t>
            </w:r>
          </w:p>
        </w:tc>
        <w:tc>
          <w:tcPr>
            <w:tcW w:w="152" w:type="pct"/>
            <w:tcBorders>
              <w:top w:val="single" w:sz="12" w:space="0" w:color="auto"/>
              <w:bottom w:val="single" w:sz="12" w:space="0" w:color="auto"/>
            </w:tcBorders>
            <w:shd w:val="clear" w:color="auto" w:fill="auto"/>
            <w:vAlign w:val="center"/>
          </w:tcPr>
          <w:p w14:paraId="1A9C9402" w14:textId="70BEEF6B" w:rsidR="00D1267E" w:rsidRPr="00B60D70" w:rsidRDefault="00D1267E" w:rsidP="0074365B">
            <w:pPr>
              <w:jc w:val="center"/>
              <w:rPr>
                <w:rFonts w:ascii="TH SarabunPSK" w:hAnsi="TH SarabunPSK" w:cs="TH SarabunPSK"/>
              </w:rPr>
            </w:pPr>
          </w:p>
        </w:tc>
        <w:tc>
          <w:tcPr>
            <w:tcW w:w="161" w:type="pct"/>
            <w:tcBorders>
              <w:top w:val="single" w:sz="12" w:space="0" w:color="auto"/>
              <w:bottom w:val="single" w:sz="12" w:space="0" w:color="auto"/>
              <w:right w:val="single" w:sz="12" w:space="0" w:color="auto"/>
            </w:tcBorders>
            <w:vAlign w:val="center"/>
          </w:tcPr>
          <w:p w14:paraId="03E6DCDC" w14:textId="77777777" w:rsidR="00D1267E" w:rsidRPr="00B60D70" w:rsidRDefault="00D1267E" w:rsidP="0074365B">
            <w:pPr>
              <w:jc w:val="center"/>
              <w:rPr>
                <w:rFonts w:ascii="TH SarabunPSK" w:hAnsi="TH SarabunPSK" w:cs="TH SarabunPSK"/>
              </w:rPr>
            </w:pPr>
          </w:p>
        </w:tc>
        <w:tc>
          <w:tcPr>
            <w:tcW w:w="150" w:type="pct"/>
            <w:tcBorders>
              <w:top w:val="single" w:sz="12" w:space="0" w:color="auto"/>
              <w:left w:val="single" w:sz="12" w:space="0" w:color="auto"/>
              <w:bottom w:val="single" w:sz="12" w:space="0" w:color="auto"/>
            </w:tcBorders>
            <w:shd w:val="clear" w:color="auto" w:fill="FFFFFF" w:themeFill="background1"/>
            <w:vAlign w:val="center"/>
          </w:tcPr>
          <w:p w14:paraId="4AB38604" w14:textId="1FA4FB57" w:rsidR="00D1267E" w:rsidRPr="00B60D70" w:rsidRDefault="00D1267E" w:rsidP="0074365B">
            <w:pPr>
              <w:jc w:val="center"/>
              <w:rPr>
                <w:rFonts w:ascii="TH SarabunPSK" w:hAnsi="TH SarabunPSK" w:cs="TH SarabunPSK"/>
              </w:rPr>
            </w:pPr>
            <w:r w:rsidRPr="00B60D70">
              <w:rPr>
                <w:rFonts w:ascii="TH SarabunPSK" w:hAnsi="TH SarabunPSK" w:cs="TH SarabunPSK" w:hint="cs"/>
              </w:rPr>
              <w:t>x</w:t>
            </w:r>
          </w:p>
        </w:tc>
        <w:tc>
          <w:tcPr>
            <w:tcW w:w="150" w:type="pct"/>
            <w:tcBorders>
              <w:top w:val="single" w:sz="12" w:space="0" w:color="auto"/>
              <w:bottom w:val="single" w:sz="12" w:space="0" w:color="auto"/>
            </w:tcBorders>
            <w:shd w:val="clear" w:color="auto" w:fill="FFFFFF" w:themeFill="background1"/>
            <w:vAlign w:val="center"/>
          </w:tcPr>
          <w:p w14:paraId="642913BA" w14:textId="6A0CA8ED"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150" w:type="pct"/>
            <w:tcBorders>
              <w:top w:val="single" w:sz="12" w:space="0" w:color="auto"/>
              <w:bottom w:val="single" w:sz="12" w:space="0" w:color="auto"/>
            </w:tcBorders>
            <w:shd w:val="clear" w:color="auto" w:fill="FFFFFF" w:themeFill="background1"/>
            <w:vAlign w:val="center"/>
          </w:tcPr>
          <w:p w14:paraId="16E6C354" w14:textId="77777777" w:rsidR="00D1267E" w:rsidRPr="00B60D70" w:rsidRDefault="00D1267E" w:rsidP="0074365B">
            <w:pPr>
              <w:jc w:val="center"/>
              <w:rPr>
                <w:rFonts w:ascii="TH SarabunPSK" w:hAnsi="TH SarabunPSK" w:cs="TH SarabunPSK"/>
              </w:rPr>
            </w:pPr>
          </w:p>
        </w:tc>
        <w:tc>
          <w:tcPr>
            <w:tcW w:w="155" w:type="pct"/>
            <w:tcBorders>
              <w:top w:val="single" w:sz="12" w:space="0" w:color="auto"/>
              <w:bottom w:val="single" w:sz="12" w:space="0" w:color="auto"/>
              <w:right w:val="single" w:sz="12" w:space="0" w:color="auto"/>
            </w:tcBorders>
            <w:shd w:val="clear" w:color="auto" w:fill="FFFFFF" w:themeFill="background1"/>
            <w:vAlign w:val="center"/>
          </w:tcPr>
          <w:p w14:paraId="2DE0318D" w14:textId="67F3E104" w:rsidR="00D1267E" w:rsidRPr="00B60D70" w:rsidRDefault="00D1267E" w:rsidP="0074365B">
            <w:pPr>
              <w:jc w:val="center"/>
              <w:rPr>
                <w:rFonts w:ascii="TH SarabunPSK" w:hAnsi="TH SarabunPSK" w:cs="TH SarabunPSK"/>
              </w:rPr>
            </w:pPr>
          </w:p>
        </w:tc>
        <w:tc>
          <w:tcPr>
            <w:tcW w:w="289" w:type="pct"/>
            <w:tcBorders>
              <w:top w:val="single" w:sz="12" w:space="0" w:color="auto"/>
              <w:left w:val="single" w:sz="12" w:space="0" w:color="auto"/>
              <w:bottom w:val="single" w:sz="12" w:space="0" w:color="auto"/>
            </w:tcBorders>
            <w:shd w:val="clear" w:color="auto" w:fill="FFFFFF" w:themeFill="background1"/>
            <w:vAlign w:val="center"/>
          </w:tcPr>
          <w:p w14:paraId="0CD9C55E" w14:textId="7A572021"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289" w:type="pct"/>
            <w:tcBorders>
              <w:top w:val="single" w:sz="12" w:space="0" w:color="auto"/>
              <w:bottom w:val="single" w:sz="12" w:space="0" w:color="auto"/>
            </w:tcBorders>
            <w:shd w:val="clear" w:color="auto" w:fill="FFFFFF" w:themeFill="background1"/>
            <w:vAlign w:val="center"/>
          </w:tcPr>
          <w:p w14:paraId="19756425" w14:textId="77777777" w:rsidR="00D1267E" w:rsidRPr="00B60D70" w:rsidRDefault="00D1267E" w:rsidP="0074365B">
            <w:pPr>
              <w:jc w:val="center"/>
              <w:rPr>
                <w:rFonts w:ascii="TH SarabunPSK" w:hAnsi="TH SarabunPSK" w:cs="TH SarabunPSK"/>
              </w:rPr>
            </w:pPr>
          </w:p>
        </w:tc>
        <w:tc>
          <w:tcPr>
            <w:tcW w:w="289" w:type="pct"/>
            <w:tcBorders>
              <w:top w:val="single" w:sz="12" w:space="0" w:color="auto"/>
              <w:bottom w:val="single" w:sz="12" w:space="0" w:color="auto"/>
            </w:tcBorders>
            <w:shd w:val="clear" w:color="auto" w:fill="FFFFFF" w:themeFill="background1"/>
            <w:vAlign w:val="center"/>
          </w:tcPr>
          <w:p w14:paraId="478F8D5F" w14:textId="541BB6AF"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289" w:type="pct"/>
            <w:tcBorders>
              <w:top w:val="single" w:sz="12" w:space="0" w:color="auto"/>
              <w:bottom w:val="single" w:sz="12" w:space="0" w:color="auto"/>
            </w:tcBorders>
            <w:shd w:val="clear" w:color="auto" w:fill="FFFFFF" w:themeFill="background1"/>
            <w:vAlign w:val="center"/>
          </w:tcPr>
          <w:p w14:paraId="692F5C9C" w14:textId="77777777" w:rsidR="00D1267E" w:rsidRPr="00B60D70" w:rsidRDefault="00D1267E" w:rsidP="0074365B">
            <w:pPr>
              <w:jc w:val="center"/>
              <w:rPr>
                <w:rFonts w:ascii="TH SarabunPSK" w:hAnsi="TH SarabunPSK" w:cs="TH SarabunPSK"/>
              </w:rPr>
            </w:pPr>
          </w:p>
        </w:tc>
        <w:tc>
          <w:tcPr>
            <w:tcW w:w="289" w:type="pct"/>
            <w:tcBorders>
              <w:top w:val="single" w:sz="12" w:space="0" w:color="auto"/>
              <w:bottom w:val="single" w:sz="12" w:space="0" w:color="auto"/>
            </w:tcBorders>
            <w:shd w:val="clear" w:color="auto" w:fill="FFFFFF" w:themeFill="background1"/>
            <w:vAlign w:val="center"/>
          </w:tcPr>
          <w:p w14:paraId="5900CA7A" w14:textId="77777777" w:rsidR="00D1267E" w:rsidRPr="00B60D70" w:rsidRDefault="00D1267E" w:rsidP="0074365B">
            <w:pPr>
              <w:jc w:val="center"/>
              <w:rPr>
                <w:rFonts w:ascii="TH SarabunPSK" w:hAnsi="TH SarabunPSK" w:cs="TH SarabunPSK"/>
              </w:rPr>
            </w:pPr>
          </w:p>
        </w:tc>
        <w:tc>
          <w:tcPr>
            <w:tcW w:w="289" w:type="pct"/>
            <w:tcBorders>
              <w:top w:val="single" w:sz="12" w:space="0" w:color="auto"/>
              <w:bottom w:val="single" w:sz="12" w:space="0" w:color="auto"/>
            </w:tcBorders>
            <w:shd w:val="clear" w:color="auto" w:fill="FFFFFF" w:themeFill="background1"/>
            <w:vAlign w:val="center"/>
          </w:tcPr>
          <w:p w14:paraId="0E648330" w14:textId="77777777" w:rsidR="00D1267E" w:rsidRPr="00B60D70" w:rsidRDefault="00D1267E" w:rsidP="0074365B">
            <w:pPr>
              <w:jc w:val="center"/>
              <w:rPr>
                <w:rFonts w:ascii="TH SarabunPSK" w:hAnsi="TH SarabunPSK" w:cs="TH SarabunPSK"/>
              </w:rPr>
            </w:pPr>
          </w:p>
        </w:tc>
        <w:tc>
          <w:tcPr>
            <w:tcW w:w="289" w:type="pct"/>
            <w:tcBorders>
              <w:top w:val="single" w:sz="12" w:space="0" w:color="auto"/>
              <w:bottom w:val="single" w:sz="12" w:space="0" w:color="auto"/>
            </w:tcBorders>
            <w:shd w:val="clear" w:color="auto" w:fill="FFFFFF" w:themeFill="background1"/>
            <w:vAlign w:val="center"/>
          </w:tcPr>
          <w:p w14:paraId="41098C3F" w14:textId="77777777" w:rsidR="00D1267E" w:rsidRPr="00B60D70" w:rsidRDefault="00D1267E" w:rsidP="0074365B">
            <w:pPr>
              <w:jc w:val="center"/>
              <w:rPr>
                <w:rFonts w:ascii="TH SarabunPSK" w:hAnsi="TH SarabunPSK" w:cs="TH SarabunPSK"/>
              </w:rPr>
            </w:pPr>
          </w:p>
        </w:tc>
        <w:tc>
          <w:tcPr>
            <w:tcW w:w="286" w:type="pct"/>
            <w:tcBorders>
              <w:top w:val="single" w:sz="12" w:space="0" w:color="auto"/>
              <w:bottom w:val="single" w:sz="12" w:space="0" w:color="auto"/>
            </w:tcBorders>
            <w:shd w:val="clear" w:color="auto" w:fill="FFFFFF" w:themeFill="background1"/>
            <w:vAlign w:val="center"/>
          </w:tcPr>
          <w:p w14:paraId="2656357D" w14:textId="77777777" w:rsidR="00D1267E" w:rsidRPr="00B60D70" w:rsidRDefault="00D1267E" w:rsidP="0074365B">
            <w:pPr>
              <w:jc w:val="center"/>
              <w:rPr>
                <w:rFonts w:ascii="TH SarabunPSK" w:hAnsi="TH SarabunPSK" w:cs="TH SarabunPSK"/>
              </w:rPr>
            </w:pPr>
          </w:p>
        </w:tc>
      </w:tr>
      <w:tr w:rsidR="00B60D70" w:rsidRPr="00B60D70" w14:paraId="70C9A534" w14:textId="77777777" w:rsidTr="0074365B">
        <w:trPr>
          <w:cantSplit/>
          <w:trHeight w:val="68"/>
        </w:trPr>
        <w:tc>
          <w:tcPr>
            <w:tcW w:w="544" w:type="pct"/>
            <w:tcBorders>
              <w:top w:val="single" w:sz="12" w:space="0" w:color="auto"/>
              <w:bottom w:val="single" w:sz="12" w:space="0" w:color="auto"/>
              <w:right w:val="single" w:sz="12" w:space="0" w:color="auto"/>
            </w:tcBorders>
            <w:shd w:val="clear" w:color="auto" w:fill="auto"/>
          </w:tcPr>
          <w:p w14:paraId="04000461" w14:textId="77777777" w:rsidR="00D1267E" w:rsidRPr="00B60D70" w:rsidRDefault="00D1267E" w:rsidP="00592146">
            <w:pPr>
              <w:rPr>
                <w:rFonts w:ascii="TH SarabunPSK" w:hAnsi="TH SarabunPSK" w:cs="TH SarabunPSK"/>
                <w:b/>
                <w:bCs/>
                <w:sz w:val="28"/>
                <w:szCs w:val="28"/>
              </w:rPr>
            </w:pPr>
            <w:r w:rsidRPr="00B60D70">
              <w:rPr>
                <w:rFonts w:ascii="TH SarabunPSK" w:hAnsi="TH SarabunPSK" w:cs="TH SarabunPSK" w:hint="cs"/>
                <w:b/>
                <w:bCs/>
                <w:sz w:val="28"/>
                <w:szCs w:val="28"/>
              </w:rPr>
              <w:t>PLO</w:t>
            </w:r>
            <w:r w:rsidR="00F60C80" w:rsidRPr="00B60D70">
              <w:rPr>
                <w:rFonts w:ascii="TH SarabunPSK" w:hAnsi="TH SarabunPSK" w:cs="TH SarabunPSK" w:hint="cs"/>
                <w:b/>
                <w:bCs/>
                <w:sz w:val="28"/>
                <w:szCs w:val="28"/>
              </w:rPr>
              <w:t>3</w:t>
            </w:r>
            <w:r w:rsidR="0074365B" w:rsidRPr="00B60D70">
              <w:rPr>
                <w:rFonts w:ascii="TH SarabunPSK" w:hAnsi="TH SarabunPSK" w:cs="TH SarabunPSK" w:hint="cs"/>
                <w:b/>
                <w:bCs/>
                <w:sz w:val="28"/>
                <w:szCs w:val="28"/>
              </w:rPr>
              <w:t>:</w:t>
            </w:r>
          </w:p>
          <w:p w14:paraId="2DCE0FC4" w14:textId="0860C18A" w:rsidR="0074365B" w:rsidRPr="00B60D70" w:rsidRDefault="0074365B" w:rsidP="00B91175">
            <w:pPr>
              <w:jc w:val="left"/>
              <w:rPr>
                <w:rFonts w:ascii="TH SarabunPSK" w:hAnsi="TH SarabunPSK" w:cs="TH SarabunPSK"/>
                <w:sz w:val="28"/>
                <w:szCs w:val="28"/>
              </w:rPr>
            </w:pPr>
          </w:p>
        </w:tc>
        <w:tc>
          <w:tcPr>
            <w:tcW w:w="155" w:type="pct"/>
            <w:tcBorders>
              <w:top w:val="single" w:sz="12" w:space="0" w:color="auto"/>
              <w:left w:val="single" w:sz="12" w:space="0" w:color="auto"/>
              <w:bottom w:val="single" w:sz="12" w:space="0" w:color="auto"/>
            </w:tcBorders>
            <w:shd w:val="clear" w:color="auto" w:fill="auto"/>
            <w:vAlign w:val="center"/>
          </w:tcPr>
          <w:p w14:paraId="553F8F45" w14:textId="120C4E1E" w:rsidR="00D1267E" w:rsidRPr="00B60D70" w:rsidRDefault="00D1267E" w:rsidP="0074365B">
            <w:pPr>
              <w:jc w:val="center"/>
              <w:rPr>
                <w:rFonts w:ascii="TH SarabunPSK" w:hAnsi="TH SarabunPSK" w:cs="TH SarabunPSK"/>
              </w:rPr>
            </w:pPr>
          </w:p>
        </w:tc>
        <w:tc>
          <w:tcPr>
            <w:tcW w:w="157" w:type="pct"/>
            <w:tcBorders>
              <w:top w:val="single" w:sz="12" w:space="0" w:color="auto"/>
              <w:bottom w:val="single" w:sz="12" w:space="0" w:color="auto"/>
            </w:tcBorders>
            <w:shd w:val="clear" w:color="auto" w:fill="auto"/>
            <w:vAlign w:val="center"/>
          </w:tcPr>
          <w:p w14:paraId="02682555" w14:textId="77777777" w:rsidR="00D1267E" w:rsidRPr="00B60D70" w:rsidRDefault="00D1267E" w:rsidP="0074365B">
            <w:pPr>
              <w:jc w:val="center"/>
              <w:rPr>
                <w:rFonts w:ascii="TH SarabunPSK" w:hAnsi="TH SarabunPSK" w:cs="TH SarabunPSK"/>
              </w:rPr>
            </w:pPr>
          </w:p>
        </w:tc>
        <w:tc>
          <w:tcPr>
            <w:tcW w:w="157" w:type="pct"/>
            <w:tcBorders>
              <w:top w:val="single" w:sz="12" w:space="0" w:color="auto"/>
              <w:bottom w:val="single" w:sz="12" w:space="0" w:color="auto"/>
              <w:right w:val="single" w:sz="12" w:space="0" w:color="auto"/>
            </w:tcBorders>
            <w:shd w:val="clear" w:color="auto" w:fill="auto"/>
            <w:vAlign w:val="center"/>
          </w:tcPr>
          <w:p w14:paraId="706CEA7E" w14:textId="7D1D8B71" w:rsidR="00D1267E" w:rsidRPr="00B60D70" w:rsidRDefault="00D1267E" w:rsidP="0074365B">
            <w:pPr>
              <w:jc w:val="center"/>
              <w:rPr>
                <w:rFonts w:ascii="TH SarabunPSK" w:hAnsi="TH SarabunPSK" w:cs="TH SarabunPSK"/>
              </w:rPr>
            </w:pPr>
          </w:p>
        </w:tc>
        <w:tc>
          <w:tcPr>
            <w:tcW w:w="152" w:type="pct"/>
            <w:tcBorders>
              <w:top w:val="single" w:sz="12" w:space="0" w:color="auto"/>
              <w:left w:val="single" w:sz="12" w:space="0" w:color="auto"/>
              <w:bottom w:val="single" w:sz="12" w:space="0" w:color="auto"/>
            </w:tcBorders>
            <w:shd w:val="clear" w:color="auto" w:fill="auto"/>
            <w:vAlign w:val="center"/>
          </w:tcPr>
          <w:p w14:paraId="1D6CE1F5" w14:textId="7E3B153D" w:rsidR="00D1267E" w:rsidRPr="00B60D70" w:rsidRDefault="00D1267E" w:rsidP="0074365B">
            <w:pPr>
              <w:jc w:val="center"/>
              <w:rPr>
                <w:rFonts w:ascii="TH SarabunPSK" w:hAnsi="TH SarabunPSK" w:cs="TH SarabunPSK"/>
              </w:rPr>
            </w:pPr>
            <w:r w:rsidRPr="00B60D70">
              <w:rPr>
                <w:rFonts w:ascii="TH SarabunPSK" w:hAnsi="TH SarabunPSK" w:cs="TH SarabunPSK" w:hint="cs"/>
              </w:rPr>
              <w:t>x</w:t>
            </w:r>
          </w:p>
        </w:tc>
        <w:tc>
          <w:tcPr>
            <w:tcW w:w="152" w:type="pct"/>
            <w:tcBorders>
              <w:top w:val="single" w:sz="12" w:space="0" w:color="auto"/>
              <w:bottom w:val="single" w:sz="12" w:space="0" w:color="auto"/>
            </w:tcBorders>
            <w:shd w:val="clear" w:color="auto" w:fill="auto"/>
            <w:vAlign w:val="center"/>
          </w:tcPr>
          <w:p w14:paraId="75253A0F" w14:textId="6161AFD0"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152" w:type="pct"/>
            <w:tcBorders>
              <w:top w:val="single" w:sz="12" w:space="0" w:color="auto"/>
              <w:bottom w:val="single" w:sz="12" w:space="0" w:color="auto"/>
            </w:tcBorders>
            <w:shd w:val="clear" w:color="auto" w:fill="auto"/>
            <w:vAlign w:val="center"/>
          </w:tcPr>
          <w:p w14:paraId="30314B49" w14:textId="328ACFFD" w:rsidR="00D1267E" w:rsidRPr="00B60D70" w:rsidRDefault="00D1267E" w:rsidP="0074365B">
            <w:pPr>
              <w:jc w:val="center"/>
              <w:rPr>
                <w:rFonts w:ascii="TH SarabunPSK" w:hAnsi="TH SarabunPSK" w:cs="TH SarabunPSK"/>
              </w:rPr>
            </w:pPr>
            <w:r w:rsidRPr="00B60D70">
              <w:rPr>
                <w:rFonts w:ascii="TH SarabunPSK" w:hAnsi="TH SarabunPSK" w:cs="TH SarabunPSK" w:hint="cs"/>
              </w:rPr>
              <w:t>x</w:t>
            </w:r>
          </w:p>
        </w:tc>
        <w:tc>
          <w:tcPr>
            <w:tcW w:w="152" w:type="pct"/>
            <w:tcBorders>
              <w:top w:val="single" w:sz="12" w:space="0" w:color="auto"/>
              <w:bottom w:val="single" w:sz="12" w:space="0" w:color="auto"/>
            </w:tcBorders>
            <w:shd w:val="clear" w:color="auto" w:fill="auto"/>
            <w:vAlign w:val="center"/>
          </w:tcPr>
          <w:p w14:paraId="6E21F07B" w14:textId="11A40DEA" w:rsidR="00D1267E" w:rsidRPr="00B60D70" w:rsidRDefault="00D1267E" w:rsidP="0074365B">
            <w:pPr>
              <w:jc w:val="center"/>
              <w:rPr>
                <w:rFonts w:ascii="TH SarabunPSK" w:hAnsi="TH SarabunPSK" w:cs="TH SarabunPSK"/>
              </w:rPr>
            </w:pPr>
            <w:r w:rsidRPr="00B60D70">
              <w:rPr>
                <w:rFonts w:ascii="TH SarabunPSK" w:hAnsi="TH SarabunPSK" w:cs="TH SarabunPSK" w:hint="cs"/>
              </w:rPr>
              <w:t>x</w:t>
            </w:r>
          </w:p>
        </w:tc>
        <w:tc>
          <w:tcPr>
            <w:tcW w:w="152" w:type="pct"/>
            <w:tcBorders>
              <w:top w:val="single" w:sz="12" w:space="0" w:color="auto"/>
              <w:bottom w:val="single" w:sz="12" w:space="0" w:color="auto"/>
            </w:tcBorders>
            <w:shd w:val="clear" w:color="auto" w:fill="auto"/>
            <w:vAlign w:val="center"/>
          </w:tcPr>
          <w:p w14:paraId="27138B08" w14:textId="1340FF09" w:rsidR="00D1267E" w:rsidRPr="00B60D70" w:rsidRDefault="00D1267E" w:rsidP="0074365B">
            <w:pPr>
              <w:jc w:val="center"/>
              <w:rPr>
                <w:rFonts w:ascii="TH SarabunPSK" w:hAnsi="TH SarabunPSK" w:cs="TH SarabunPSK"/>
              </w:rPr>
            </w:pPr>
          </w:p>
        </w:tc>
        <w:tc>
          <w:tcPr>
            <w:tcW w:w="152" w:type="pct"/>
            <w:tcBorders>
              <w:top w:val="single" w:sz="12" w:space="0" w:color="auto"/>
              <w:bottom w:val="single" w:sz="12" w:space="0" w:color="auto"/>
            </w:tcBorders>
            <w:shd w:val="clear" w:color="auto" w:fill="auto"/>
            <w:vAlign w:val="center"/>
          </w:tcPr>
          <w:p w14:paraId="33C97E8F" w14:textId="7D0D2722" w:rsidR="00D1267E" w:rsidRPr="00B60D70" w:rsidRDefault="00D1267E" w:rsidP="0074365B">
            <w:pPr>
              <w:jc w:val="center"/>
              <w:rPr>
                <w:rFonts w:ascii="TH SarabunPSK" w:hAnsi="TH SarabunPSK" w:cs="TH SarabunPSK"/>
              </w:rPr>
            </w:pPr>
          </w:p>
        </w:tc>
        <w:tc>
          <w:tcPr>
            <w:tcW w:w="161" w:type="pct"/>
            <w:tcBorders>
              <w:top w:val="single" w:sz="12" w:space="0" w:color="auto"/>
              <w:bottom w:val="single" w:sz="12" w:space="0" w:color="auto"/>
              <w:right w:val="single" w:sz="12" w:space="0" w:color="auto"/>
            </w:tcBorders>
            <w:vAlign w:val="center"/>
          </w:tcPr>
          <w:p w14:paraId="540906D2" w14:textId="77777777" w:rsidR="00D1267E" w:rsidRPr="00B60D70" w:rsidRDefault="00D1267E" w:rsidP="0074365B">
            <w:pPr>
              <w:jc w:val="center"/>
              <w:rPr>
                <w:rFonts w:ascii="TH SarabunPSK" w:hAnsi="TH SarabunPSK" w:cs="TH SarabunPSK"/>
              </w:rPr>
            </w:pPr>
          </w:p>
        </w:tc>
        <w:tc>
          <w:tcPr>
            <w:tcW w:w="150" w:type="pct"/>
            <w:tcBorders>
              <w:top w:val="single" w:sz="12" w:space="0" w:color="auto"/>
              <w:left w:val="single" w:sz="12" w:space="0" w:color="auto"/>
              <w:bottom w:val="single" w:sz="12" w:space="0" w:color="auto"/>
            </w:tcBorders>
            <w:shd w:val="clear" w:color="auto" w:fill="FFFFFF" w:themeFill="background1"/>
            <w:vAlign w:val="center"/>
          </w:tcPr>
          <w:p w14:paraId="79577C14" w14:textId="356018FA" w:rsidR="00D1267E" w:rsidRPr="00B60D70" w:rsidRDefault="00D1267E" w:rsidP="0074365B">
            <w:pPr>
              <w:jc w:val="center"/>
              <w:rPr>
                <w:rFonts w:ascii="TH SarabunPSK" w:hAnsi="TH SarabunPSK" w:cs="TH SarabunPSK"/>
              </w:rPr>
            </w:pPr>
            <w:r w:rsidRPr="00B60D70">
              <w:rPr>
                <w:rFonts w:ascii="TH SarabunPSK" w:hAnsi="TH SarabunPSK" w:cs="TH SarabunPSK" w:hint="cs"/>
              </w:rPr>
              <w:t>x</w:t>
            </w:r>
          </w:p>
        </w:tc>
        <w:tc>
          <w:tcPr>
            <w:tcW w:w="150" w:type="pct"/>
            <w:tcBorders>
              <w:top w:val="single" w:sz="12" w:space="0" w:color="auto"/>
              <w:bottom w:val="single" w:sz="12" w:space="0" w:color="auto"/>
            </w:tcBorders>
            <w:shd w:val="clear" w:color="auto" w:fill="FFFFFF" w:themeFill="background1"/>
            <w:vAlign w:val="center"/>
          </w:tcPr>
          <w:p w14:paraId="2C400AA5" w14:textId="02B96EDB"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150" w:type="pct"/>
            <w:tcBorders>
              <w:top w:val="single" w:sz="12" w:space="0" w:color="auto"/>
              <w:bottom w:val="single" w:sz="12" w:space="0" w:color="auto"/>
            </w:tcBorders>
            <w:shd w:val="clear" w:color="auto" w:fill="FFFFFF" w:themeFill="background1"/>
            <w:vAlign w:val="center"/>
          </w:tcPr>
          <w:p w14:paraId="2FE52DB1" w14:textId="7CA34786" w:rsidR="00D1267E" w:rsidRPr="00B60D70" w:rsidRDefault="00D1267E" w:rsidP="0074365B">
            <w:pPr>
              <w:jc w:val="center"/>
              <w:rPr>
                <w:rFonts w:ascii="TH SarabunPSK" w:hAnsi="TH SarabunPSK" w:cs="TH SarabunPSK"/>
              </w:rPr>
            </w:pPr>
          </w:p>
        </w:tc>
        <w:tc>
          <w:tcPr>
            <w:tcW w:w="155" w:type="pct"/>
            <w:tcBorders>
              <w:top w:val="single" w:sz="12" w:space="0" w:color="auto"/>
              <w:bottom w:val="single" w:sz="12" w:space="0" w:color="auto"/>
              <w:right w:val="single" w:sz="12" w:space="0" w:color="auto"/>
            </w:tcBorders>
            <w:shd w:val="clear" w:color="auto" w:fill="FFFFFF" w:themeFill="background1"/>
            <w:vAlign w:val="center"/>
          </w:tcPr>
          <w:p w14:paraId="0616994D" w14:textId="218FD699"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289" w:type="pct"/>
            <w:tcBorders>
              <w:top w:val="single" w:sz="12" w:space="0" w:color="auto"/>
              <w:left w:val="single" w:sz="12" w:space="0" w:color="auto"/>
              <w:bottom w:val="single" w:sz="12" w:space="0" w:color="auto"/>
            </w:tcBorders>
            <w:shd w:val="clear" w:color="auto" w:fill="FFFFFF" w:themeFill="background1"/>
            <w:vAlign w:val="center"/>
          </w:tcPr>
          <w:p w14:paraId="2C03C2B7" w14:textId="7B788AB2"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289" w:type="pct"/>
            <w:tcBorders>
              <w:top w:val="single" w:sz="12" w:space="0" w:color="auto"/>
              <w:bottom w:val="single" w:sz="12" w:space="0" w:color="auto"/>
            </w:tcBorders>
            <w:shd w:val="clear" w:color="auto" w:fill="FFFFFF" w:themeFill="background1"/>
            <w:vAlign w:val="center"/>
          </w:tcPr>
          <w:p w14:paraId="2751B29C" w14:textId="77777777" w:rsidR="00D1267E" w:rsidRPr="00B60D70" w:rsidRDefault="00D1267E" w:rsidP="0074365B">
            <w:pPr>
              <w:jc w:val="center"/>
              <w:rPr>
                <w:rFonts w:ascii="TH SarabunPSK" w:hAnsi="TH SarabunPSK" w:cs="TH SarabunPSK"/>
              </w:rPr>
            </w:pPr>
          </w:p>
        </w:tc>
        <w:tc>
          <w:tcPr>
            <w:tcW w:w="289" w:type="pct"/>
            <w:tcBorders>
              <w:top w:val="single" w:sz="12" w:space="0" w:color="auto"/>
              <w:bottom w:val="single" w:sz="12" w:space="0" w:color="auto"/>
            </w:tcBorders>
            <w:shd w:val="clear" w:color="auto" w:fill="FFFFFF" w:themeFill="background1"/>
            <w:vAlign w:val="center"/>
          </w:tcPr>
          <w:p w14:paraId="043DD322" w14:textId="77777777" w:rsidR="00D1267E" w:rsidRPr="00B60D70" w:rsidRDefault="00D1267E" w:rsidP="0074365B">
            <w:pPr>
              <w:jc w:val="center"/>
              <w:rPr>
                <w:rFonts w:ascii="TH SarabunPSK" w:hAnsi="TH SarabunPSK" w:cs="TH SarabunPSK"/>
              </w:rPr>
            </w:pPr>
          </w:p>
        </w:tc>
        <w:tc>
          <w:tcPr>
            <w:tcW w:w="289" w:type="pct"/>
            <w:tcBorders>
              <w:top w:val="single" w:sz="12" w:space="0" w:color="auto"/>
              <w:bottom w:val="single" w:sz="12" w:space="0" w:color="auto"/>
            </w:tcBorders>
            <w:shd w:val="clear" w:color="auto" w:fill="FFFFFF" w:themeFill="background1"/>
            <w:vAlign w:val="center"/>
          </w:tcPr>
          <w:p w14:paraId="52D96544" w14:textId="77777777" w:rsidR="00D1267E" w:rsidRPr="00B60D70" w:rsidRDefault="00D1267E" w:rsidP="0074365B">
            <w:pPr>
              <w:jc w:val="center"/>
              <w:rPr>
                <w:rFonts w:ascii="TH SarabunPSK" w:hAnsi="TH SarabunPSK" w:cs="TH SarabunPSK"/>
              </w:rPr>
            </w:pPr>
          </w:p>
        </w:tc>
        <w:tc>
          <w:tcPr>
            <w:tcW w:w="289" w:type="pct"/>
            <w:tcBorders>
              <w:top w:val="single" w:sz="12" w:space="0" w:color="auto"/>
              <w:bottom w:val="single" w:sz="12" w:space="0" w:color="auto"/>
            </w:tcBorders>
            <w:shd w:val="clear" w:color="auto" w:fill="FFFFFF" w:themeFill="background1"/>
            <w:vAlign w:val="center"/>
          </w:tcPr>
          <w:p w14:paraId="790EB818" w14:textId="77777777" w:rsidR="00D1267E" w:rsidRPr="00B60D70" w:rsidRDefault="00D1267E" w:rsidP="0074365B">
            <w:pPr>
              <w:jc w:val="center"/>
              <w:rPr>
                <w:rFonts w:ascii="TH SarabunPSK" w:hAnsi="TH SarabunPSK" w:cs="TH SarabunPSK"/>
              </w:rPr>
            </w:pPr>
          </w:p>
        </w:tc>
        <w:tc>
          <w:tcPr>
            <w:tcW w:w="289" w:type="pct"/>
            <w:tcBorders>
              <w:top w:val="single" w:sz="12" w:space="0" w:color="auto"/>
              <w:bottom w:val="single" w:sz="12" w:space="0" w:color="auto"/>
            </w:tcBorders>
            <w:shd w:val="clear" w:color="auto" w:fill="FFFFFF" w:themeFill="background1"/>
            <w:vAlign w:val="center"/>
          </w:tcPr>
          <w:p w14:paraId="44B95B1E" w14:textId="77777777" w:rsidR="00D1267E" w:rsidRPr="00B60D70" w:rsidRDefault="00D1267E" w:rsidP="0074365B">
            <w:pPr>
              <w:jc w:val="center"/>
              <w:rPr>
                <w:rFonts w:ascii="TH SarabunPSK" w:hAnsi="TH SarabunPSK" w:cs="TH SarabunPSK"/>
              </w:rPr>
            </w:pPr>
          </w:p>
        </w:tc>
        <w:tc>
          <w:tcPr>
            <w:tcW w:w="289" w:type="pct"/>
            <w:tcBorders>
              <w:top w:val="single" w:sz="12" w:space="0" w:color="auto"/>
              <w:bottom w:val="single" w:sz="12" w:space="0" w:color="auto"/>
            </w:tcBorders>
            <w:shd w:val="clear" w:color="auto" w:fill="FFFFFF" w:themeFill="background1"/>
            <w:vAlign w:val="center"/>
          </w:tcPr>
          <w:p w14:paraId="15E9650B" w14:textId="77777777" w:rsidR="00D1267E" w:rsidRPr="00B60D70" w:rsidRDefault="00D1267E" w:rsidP="0074365B">
            <w:pPr>
              <w:jc w:val="center"/>
              <w:rPr>
                <w:rFonts w:ascii="TH SarabunPSK" w:hAnsi="TH SarabunPSK" w:cs="TH SarabunPSK"/>
              </w:rPr>
            </w:pPr>
          </w:p>
        </w:tc>
        <w:tc>
          <w:tcPr>
            <w:tcW w:w="286" w:type="pct"/>
            <w:tcBorders>
              <w:top w:val="single" w:sz="12" w:space="0" w:color="auto"/>
              <w:bottom w:val="single" w:sz="12" w:space="0" w:color="auto"/>
            </w:tcBorders>
            <w:shd w:val="clear" w:color="auto" w:fill="FFFFFF" w:themeFill="background1"/>
            <w:vAlign w:val="center"/>
          </w:tcPr>
          <w:p w14:paraId="35D613FD" w14:textId="77777777" w:rsidR="00D1267E" w:rsidRPr="00B60D70" w:rsidRDefault="00D1267E" w:rsidP="0074365B">
            <w:pPr>
              <w:jc w:val="center"/>
              <w:rPr>
                <w:rFonts w:ascii="TH SarabunPSK" w:hAnsi="TH SarabunPSK" w:cs="TH SarabunPSK"/>
              </w:rPr>
            </w:pPr>
          </w:p>
        </w:tc>
      </w:tr>
      <w:tr w:rsidR="00B60D70" w:rsidRPr="00B60D70" w14:paraId="25970CA7" w14:textId="77777777" w:rsidTr="0074365B">
        <w:trPr>
          <w:cantSplit/>
          <w:trHeight w:val="68"/>
        </w:trPr>
        <w:tc>
          <w:tcPr>
            <w:tcW w:w="544" w:type="pct"/>
            <w:tcBorders>
              <w:top w:val="single" w:sz="12" w:space="0" w:color="auto"/>
              <w:bottom w:val="single" w:sz="12" w:space="0" w:color="auto"/>
              <w:right w:val="single" w:sz="12" w:space="0" w:color="auto"/>
            </w:tcBorders>
            <w:shd w:val="clear" w:color="auto" w:fill="auto"/>
          </w:tcPr>
          <w:p w14:paraId="1FD58636" w14:textId="77777777" w:rsidR="00D1267E" w:rsidRPr="00B60D70" w:rsidRDefault="00D1267E" w:rsidP="00592146">
            <w:pPr>
              <w:rPr>
                <w:rFonts w:ascii="TH SarabunPSK" w:hAnsi="TH SarabunPSK" w:cs="TH SarabunPSK"/>
                <w:b/>
                <w:bCs/>
                <w:sz w:val="28"/>
                <w:szCs w:val="28"/>
              </w:rPr>
            </w:pPr>
            <w:r w:rsidRPr="00B60D70">
              <w:rPr>
                <w:rFonts w:ascii="TH SarabunPSK" w:hAnsi="TH SarabunPSK" w:cs="TH SarabunPSK" w:hint="cs"/>
                <w:b/>
                <w:bCs/>
                <w:sz w:val="28"/>
                <w:szCs w:val="28"/>
              </w:rPr>
              <w:t>PLO</w:t>
            </w:r>
            <w:r w:rsidR="00F60C80" w:rsidRPr="00B60D70">
              <w:rPr>
                <w:rFonts w:ascii="TH SarabunPSK" w:hAnsi="TH SarabunPSK" w:cs="TH SarabunPSK" w:hint="cs"/>
                <w:b/>
                <w:bCs/>
                <w:sz w:val="28"/>
                <w:szCs w:val="28"/>
              </w:rPr>
              <w:t>4</w:t>
            </w:r>
            <w:r w:rsidR="0074365B" w:rsidRPr="00B60D70">
              <w:rPr>
                <w:rFonts w:ascii="TH SarabunPSK" w:hAnsi="TH SarabunPSK" w:cs="TH SarabunPSK" w:hint="cs"/>
                <w:b/>
                <w:bCs/>
                <w:sz w:val="28"/>
                <w:szCs w:val="28"/>
              </w:rPr>
              <w:t>:</w:t>
            </w:r>
          </w:p>
          <w:p w14:paraId="68762514" w14:textId="02ED879B" w:rsidR="0074365B" w:rsidRPr="00B60D70" w:rsidRDefault="0074365B" w:rsidP="00B91175">
            <w:pPr>
              <w:jc w:val="left"/>
              <w:rPr>
                <w:rFonts w:ascii="TH SarabunPSK" w:hAnsi="TH SarabunPSK" w:cs="TH SarabunPSK"/>
                <w:sz w:val="28"/>
                <w:szCs w:val="28"/>
              </w:rPr>
            </w:pPr>
          </w:p>
        </w:tc>
        <w:tc>
          <w:tcPr>
            <w:tcW w:w="155" w:type="pct"/>
            <w:tcBorders>
              <w:top w:val="single" w:sz="12" w:space="0" w:color="auto"/>
              <w:left w:val="single" w:sz="12" w:space="0" w:color="auto"/>
              <w:bottom w:val="single" w:sz="12" w:space="0" w:color="auto"/>
            </w:tcBorders>
            <w:shd w:val="clear" w:color="auto" w:fill="auto"/>
            <w:vAlign w:val="center"/>
          </w:tcPr>
          <w:p w14:paraId="177954F9" w14:textId="3B80B199"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157" w:type="pct"/>
            <w:tcBorders>
              <w:top w:val="single" w:sz="12" w:space="0" w:color="auto"/>
              <w:bottom w:val="single" w:sz="12" w:space="0" w:color="auto"/>
            </w:tcBorders>
            <w:shd w:val="clear" w:color="auto" w:fill="auto"/>
            <w:vAlign w:val="center"/>
          </w:tcPr>
          <w:p w14:paraId="24BD8CBB" w14:textId="693F3D7C" w:rsidR="00D1267E" w:rsidRPr="00B60D70" w:rsidRDefault="00D1267E" w:rsidP="0074365B">
            <w:pPr>
              <w:jc w:val="center"/>
              <w:rPr>
                <w:rFonts w:ascii="TH SarabunPSK" w:hAnsi="TH SarabunPSK" w:cs="TH SarabunPSK"/>
              </w:rPr>
            </w:pPr>
          </w:p>
        </w:tc>
        <w:tc>
          <w:tcPr>
            <w:tcW w:w="157" w:type="pct"/>
            <w:tcBorders>
              <w:top w:val="single" w:sz="12" w:space="0" w:color="auto"/>
              <w:bottom w:val="single" w:sz="12" w:space="0" w:color="auto"/>
              <w:right w:val="single" w:sz="12" w:space="0" w:color="auto"/>
            </w:tcBorders>
            <w:shd w:val="clear" w:color="auto" w:fill="auto"/>
            <w:vAlign w:val="center"/>
          </w:tcPr>
          <w:p w14:paraId="16CCA539" w14:textId="532A1A57"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152" w:type="pct"/>
            <w:tcBorders>
              <w:top w:val="single" w:sz="12" w:space="0" w:color="auto"/>
              <w:left w:val="single" w:sz="12" w:space="0" w:color="auto"/>
              <w:bottom w:val="single" w:sz="12" w:space="0" w:color="auto"/>
            </w:tcBorders>
            <w:shd w:val="clear" w:color="auto" w:fill="auto"/>
            <w:vAlign w:val="center"/>
          </w:tcPr>
          <w:p w14:paraId="43EB3387" w14:textId="203D1FBA" w:rsidR="00D1267E" w:rsidRPr="00B60D70" w:rsidRDefault="00D1267E" w:rsidP="0074365B">
            <w:pPr>
              <w:jc w:val="center"/>
              <w:rPr>
                <w:rFonts w:ascii="TH SarabunPSK" w:hAnsi="TH SarabunPSK" w:cs="TH SarabunPSK"/>
              </w:rPr>
            </w:pPr>
            <w:r w:rsidRPr="00B60D70">
              <w:rPr>
                <w:rFonts w:ascii="TH SarabunPSK" w:hAnsi="TH SarabunPSK" w:cs="TH SarabunPSK" w:hint="cs"/>
              </w:rPr>
              <w:t>x</w:t>
            </w:r>
          </w:p>
        </w:tc>
        <w:tc>
          <w:tcPr>
            <w:tcW w:w="152" w:type="pct"/>
            <w:tcBorders>
              <w:top w:val="single" w:sz="12" w:space="0" w:color="auto"/>
              <w:bottom w:val="single" w:sz="12" w:space="0" w:color="auto"/>
            </w:tcBorders>
            <w:shd w:val="clear" w:color="auto" w:fill="auto"/>
            <w:vAlign w:val="center"/>
          </w:tcPr>
          <w:p w14:paraId="3124A83F" w14:textId="7BA29CF8"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152" w:type="pct"/>
            <w:tcBorders>
              <w:top w:val="single" w:sz="12" w:space="0" w:color="auto"/>
              <w:bottom w:val="single" w:sz="12" w:space="0" w:color="auto"/>
            </w:tcBorders>
            <w:shd w:val="clear" w:color="auto" w:fill="auto"/>
            <w:vAlign w:val="center"/>
          </w:tcPr>
          <w:p w14:paraId="6657496F" w14:textId="5B2EB149" w:rsidR="00D1267E" w:rsidRPr="00B60D70" w:rsidRDefault="00D1267E" w:rsidP="0074365B">
            <w:pPr>
              <w:jc w:val="center"/>
              <w:rPr>
                <w:rFonts w:ascii="TH SarabunPSK" w:hAnsi="TH SarabunPSK" w:cs="TH SarabunPSK"/>
              </w:rPr>
            </w:pPr>
          </w:p>
        </w:tc>
        <w:tc>
          <w:tcPr>
            <w:tcW w:w="152" w:type="pct"/>
            <w:tcBorders>
              <w:top w:val="single" w:sz="12" w:space="0" w:color="auto"/>
              <w:bottom w:val="single" w:sz="12" w:space="0" w:color="auto"/>
            </w:tcBorders>
            <w:shd w:val="clear" w:color="auto" w:fill="auto"/>
            <w:vAlign w:val="center"/>
          </w:tcPr>
          <w:p w14:paraId="3DA90B47" w14:textId="3E8B3D9D" w:rsidR="00D1267E" w:rsidRPr="00B60D70" w:rsidRDefault="00D1267E" w:rsidP="0074365B">
            <w:pPr>
              <w:jc w:val="center"/>
              <w:rPr>
                <w:rFonts w:ascii="TH SarabunPSK" w:hAnsi="TH SarabunPSK" w:cs="TH SarabunPSK"/>
              </w:rPr>
            </w:pPr>
            <w:r w:rsidRPr="00B60D70">
              <w:rPr>
                <w:rFonts w:ascii="TH SarabunPSK" w:hAnsi="TH SarabunPSK" w:cs="TH SarabunPSK" w:hint="cs"/>
              </w:rPr>
              <w:t>x</w:t>
            </w:r>
          </w:p>
        </w:tc>
        <w:tc>
          <w:tcPr>
            <w:tcW w:w="152" w:type="pct"/>
            <w:tcBorders>
              <w:top w:val="single" w:sz="12" w:space="0" w:color="auto"/>
              <w:bottom w:val="single" w:sz="12" w:space="0" w:color="auto"/>
            </w:tcBorders>
            <w:shd w:val="clear" w:color="auto" w:fill="auto"/>
            <w:vAlign w:val="center"/>
          </w:tcPr>
          <w:p w14:paraId="19228879" w14:textId="295416FC" w:rsidR="00D1267E" w:rsidRPr="00B60D70" w:rsidRDefault="00D1267E" w:rsidP="0074365B">
            <w:pPr>
              <w:jc w:val="center"/>
              <w:rPr>
                <w:rFonts w:ascii="TH SarabunPSK" w:hAnsi="TH SarabunPSK" w:cs="TH SarabunPSK"/>
              </w:rPr>
            </w:pPr>
          </w:p>
        </w:tc>
        <w:tc>
          <w:tcPr>
            <w:tcW w:w="152" w:type="pct"/>
            <w:tcBorders>
              <w:top w:val="single" w:sz="12" w:space="0" w:color="auto"/>
              <w:bottom w:val="single" w:sz="12" w:space="0" w:color="auto"/>
            </w:tcBorders>
            <w:shd w:val="clear" w:color="auto" w:fill="auto"/>
            <w:vAlign w:val="center"/>
          </w:tcPr>
          <w:p w14:paraId="5CDA5017" w14:textId="54878B30"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161" w:type="pct"/>
            <w:tcBorders>
              <w:top w:val="single" w:sz="12" w:space="0" w:color="auto"/>
              <w:bottom w:val="single" w:sz="12" w:space="0" w:color="auto"/>
              <w:right w:val="single" w:sz="12" w:space="0" w:color="auto"/>
            </w:tcBorders>
            <w:vAlign w:val="center"/>
          </w:tcPr>
          <w:p w14:paraId="3E3F5CCB" w14:textId="144286F8"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150" w:type="pct"/>
            <w:tcBorders>
              <w:top w:val="single" w:sz="12" w:space="0" w:color="auto"/>
              <w:left w:val="single" w:sz="12" w:space="0" w:color="auto"/>
              <w:bottom w:val="single" w:sz="12" w:space="0" w:color="auto"/>
            </w:tcBorders>
            <w:shd w:val="clear" w:color="auto" w:fill="FFFFFF" w:themeFill="background1"/>
            <w:vAlign w:val="center"/>
          </w:tcPr>
          <w:p w14:paraId="1FD7BACE" w14:textId="33D48B76" w:rsidR="00D1267E" w:rsidRPr="00B60D70" w:rsidRDefault="00D1267E" w:rsidP="0074365B">
            <w:pPr>
              <w:jc w:val="center"/>
              <w:rPr>
                <w:rFonts w:ascii="TH SarabunPSK" w:hAnsi="TH SarabunPSK" w:cs="TH SarabunPSK"/>
              </w:rPr>
            </w:pPr>
            <w:r w:rsidRPr="00B60D70">
              <w:rPr>
                <w:rFonts w:ascii="TH SarabunPSK" w:hAnsi="TH SarabunPSK" w:cs="TH SarabunPSK" w:hint="cs"/>
              </w:rPr>
              <w:t>x</w:t>
            </w:r>
          </w:p>
        </w:tc>
        <w:tc>
          <w:tcPr>
            <w:tcW w:w="150" w:type="pct"/>
            <w:tcBorders>
              <w:top w:val="single" w:sz="12" w:space="0" w:color="auto"/>
              <w:bottom w:val="single" w:sz="12" w:space="0" w:color="auto"/>
            </w:tcBorders>
            <w:shd w:val="clear" w:color="auto" w:fill="FFFFFF" w:themeFill="background1"/>
            <w:vAlign w:val="center"/>
          </w:tcPr>
          <w:p w14:paraId="32262942" w14:textId="1EDE8A79"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150" w:type="pct"/>
            <w:tcBorders>
              <w:top w:val="single" w:sz="12" w:space="0" w:color="auto"/>
              <w:bottom w:val="single" w:sz="12" w:space="0" w:color="auto"/>
            </w:tcBorders>
            <w:shd w:val="clear" w:color="auto" w:fill="FFFFFF" w:themeFill="background1"/>
            <w:vAlign w:val="center"/>
          </w:tcPr>
          <w:p w14:paraId="7D099A32" w14:textId="3FEAACD8"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155" w:type="pct"/>
            <w:tcBorders>
              <w:top w:val="single" w:sz="12" w:space="0" w:color="auto"/>
              <w:bottom w:val="single" w:sz="12" w:space="0" w:color="auto"/>
              <w:right w:val="single" w:sz="12" w:space="0" w:color="auto"/>
            </w:tcBorders>
            <w:shd w:val="clear" w:color="auto" w:fill="FFFFFF" w:themeFill="background1"/>
            <w:vAlign w:val="center"/>
          </w:tcPr>
          <w:p w14:paraId="746D6C78" w14:textId="28F5AA7E"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289" w:type="pct"/>
            <w:tcBorders>
              <w:top w:val="single" w:sz="12" w:space="0" w:color="auto"/>
              <w:left w:val="single" w:sz="12" w:space="0" w:color="auto"/>
              <w:bottom w:val="single" w:sz="12" w:space="0" w:color="auto"/>
            </w:tcBorders>
            <w:shd w:val="clear" w:color="auto" w:fill="FFFFFF" w:themeFill="background1"/>
            <w:vAlign w:val="center"/>
          </w:tcPr>
          <w:p w14:paraId="24E71E9F" w14:textId="5A6DC07B"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289" w:type="pct"/>
            <w:tcBorders>
              <w:top w:val="single" w:sz="12" w:space="0" w:color="auto"/>
              <w:bottom w:val="single" w:sz="12" w:space="0" w:color="auto"/>
            </w:tcBorders>
            <w:shd w:val="clear" w:color="auto" w:fill="FFFFFF" w:themeFill="background1"/>
            <w:vAlign w:val="center"/>
          </w:tcPr>
          <w:p w14:paraId="518E8A4F" w14:textId="609B540A"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289" w:type="pct"/>
            <w:tcBorders>
              <w:top w:val="single" w:sz="12" w:space="0" w:color="auto"/>
              <w:bottom w:val="single" w:sz="12" w:space="0" w:color="auto"/>
            </w:tcBorders>
            <w:shd w:val="clear" w:color="auto" w:fill="FFFFFF" w:themeFill="background1"/>
            <w:vAlign w:val="center"/>
          </w:tcPr>
          <w:p w14:paraId="645CDCA7" w14:textId="41F3F8E5"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289" w:type="pct"/>
            <w:tcBorders>
              <w:top w:val="single" w:sz="12" w:space="0" w:color="auto"/>
              <w:bottom w:val="single" w:sz="12" w:space="0" w:color="auto"/>
            </w:tcBorders>
            <w:shd w:val="clear" w:color="auto" w:fill="FFFFFF" w:themeFill="background1"/>
            <w:vAlign w:val="center"/>
          </w:tcPr>
          <w:p w14:paraId="5989D858" w14:textId="47A04D4C"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289" w:type="pct"/>
            <w:tcBorders>
              <w:top w:val="single" w:sz="12" w:space="0" w:color="auto"/>
              <w:bottom w:val="single" w:sz="12" w:space="0" w:color="auto"/>
            </w:tcBorders>
            <w:shd w:val="clear" w:color="auto" w:fill="FFFFFF" w:themeFill="background1"/>
            <w:vAlign w:val="center"/>
          </w:tcPr>
          <w:p w14:paraId="183D9478" w14:textId="6BC229DC"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289" w:type="pct"/>
            <w:tcBorders>
              <w:top w:val="single" w:sz="12" w:space="0" w:color="auto"/>
              <w:bottom w:val="single" w:sz="12" w:space="0" w:color="auto"/>
            </w:tcBorders>
            <w:shd w:val="clear" w:color="auto" w:fill="FFFFFF" w:themeFill="background1"/>
            <w:vAlign w:val="center"/>
          </w:tcPr>
          <w:p w14:paraId="0D7573AC" w14:textId="463C4186"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289" w:type="pct"/>
            <w:tcBorders>
              <w:top w:val="single" w:sz="12" w:space="0" w:color="auto"/>
              <w:bottom w:val="single" w:sz="12" w:space="0" w:color="auto"/>
            </w:tcBorders>
            <w:shd w:val="clear" w:color="auto" w:fill="FFFFFF" w:themeFill="background1"/>
            <w:vAlign w:val="center"/>
          </w:tcPr>
          <w:p w14:paraId="6DE34A2C" w14:textId="10AA8561"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286" w:type="pct"/>
            <w:tcBorders>
              <w:top w:val="single" w:sz="12" w:space="0" w:color="auto"/>
              <w:bottom w:val="single" w:sz="12" w:space="0" w:color="auto"/>
            </w:tcBorders>
            <w:shd w:val="clear" w:color="auto" w:fill="FFFFFF" w:themeFill="background1"/>
            <w:vAlign w:val="center"/>
          </w:tcPr>
          <w:p w14:paraId="43A17F22" w14:textId="78CB8997"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r>
      <w:tr w:rsidR="00B60D70" w:rsidRPr="00B60D70" w14:paraId="10F441FF" w14:textId="77777777" w:rsidTr="0074365B">
        <w:trPr>
          <w:cantSplit/>
          <w:trHeight w:val="68"/>
        </w:trPr>
        <w:tc>
          <w:tcPr>
            <w:tcW w:w="544" w:type="pct"/>
            <w:tcBorders>
              <w:top w:val="single" w:sz="12" w:space="0" w:color="auto"/>
              <w:bottom w:val="single" w:sz="12" w:space="0" w:color="auto"/>
              <w:right w:val="single" w:sz="12" w:space="0" w:color="auto"/>
            </w:tcBorders>
            <w:shd w:val="clear" w:color="auto" w:fill="auto"/>
          </w:tcPr>
          <w:p w14:paraId="24266176" w14:textId="77777777" w:rsidR="00D1267E" w:rsidRPr="00B60D70" w:rsidRDefault="00D1267E" w:rsidP="00592146">
            <w:pPr>
              <w:rPr>
                <w:rFonts w:ascii="TH SarabunPSK" w:hAnsi="TH SarabunPSK" w:cs="TH SarabunPSK"/>
                <w:b/>
                <w:bCs/>
                <w:sz w:val="28"/>
                <w:szCs w:val="28"/>
              </w:rPr>
            </w:pPr>
            <w:r w:rsidRPr="00B60D70">
              <w:rPr>
                <w:rFonts w:ascii="TH SarabunPSK" w:hAnsi="TH SarabunPSK" w:cs="TH SarabunPSK" w:hint="cs"/>
                <w:b/>
                <w:bCs/>
                <w:sz w:val="28"/>
                <w:szCs w:val="28"/>
              </w:rPr>
              <w:t>PLO</w:t>
            </w:r>
            <w:r w:rsidR="00F60C80" w:rsidRPr="00B60D70">
              <w:rPr>
                <w:rFonts w:ascii="TH SarabunPSK" w:hAnsi="TH SarabunPSK" w:cs="TH SarabunPSK" w:hint="cs"/>
                <w:b/>
                <w:bCs/>
                <w:sz w:val="28"/>
                <w:szCs w:val="28"/>
              </w:rPr>
              <w:t>5</w:t>
            </w:r>
            <w:r w:rsidR="0074365B" w:rsidRPr="00B60D70">
              <w:rPr>
                <w:rFonts w:ascii="TH SarabunPSK" w:hAnsi="TH SarabunPSK" w:cs="TH SarabunPSK" w:hint="cs"/>
                <w:b/>
                <w:bCs/>
                <w:sz w:val="28"/>
                <w:szCs w:val="28"/>
              </w:rPr>
              <w:t>:</w:t>
            </w:r>
          </w:p>
          <w:p w14:paraId="662B8214" w14:textId="6D77E8D2" w:rsidR="0074365B" w:rsidRPr="00B60D70" w:rsidRDefault="0074365B" w:rsidP="00B91175">
            <w:pPr>
              <w:jc w:val="left"/>
              <w:rPr>
                <w:rFonts w:ascii="TH SarabunPSK" w:hAnsi="TH SarabunPSK" w:cs="TH SarabunPSK"/>
                <w:sz w:val="28"/>
                <w:szCs w:val="28"/>
              </w:rPr>
            </w:pPr>
          </w:p>
        </w:tc>
        <w:tc>
          <w:tcPr>
            <w:tcW w:w="155" w:type="pct"/>
            <w:tcBorders>
              <w:top w:val="single" w:sz="12" w:space="0" w:color="auto"/>
              <w:left w:val="single" w:sz="12" w:space="0" w:color="auto"/>
              <w:bottom w:val="single" w:sz="12" w:space="0" w:color="auto"/>
            </w:tcBorders>
            <w:shd w:val="clear" w:color="auto" w:fill="auto"/>
            <w:vAlign w:val="center"/>
          </w:tcPr>
          <w:p w14:paraId="2E2A1787" w14:textId="71A27C26"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157" w:type="pct"/>
            <w:tcBorders>
              <w:top w:val="single" w:sz="12" w:space="0" w:color="auto"/>
              <w:bottom w:val="single" w:sz="12" w:space="0" w:color="auto"/>
            </w:tcBorders>
            <w:shd w:val="clear" w:color="auto" w:fill="auto"/>
            <w:vAlign w:val="center"/>
          </w:tcPr>
          <w:p w14:paraId="1FD55CDA" w14:textId="0181A9DB"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157" w:type="pct"/>
            <w:tcBorders>
              <w:top w:val="single" w:sz="12" w:space="0" w:color="auto"/>
              <w:bottom w:val="single" w:sz="12" w:space="0" w:color="auto"/>
              <w:right w:val="single" w:sz="12" w:space="0" w:color="auto"/>
            </w:tcBorders>
            <w:shd w:val="clear" w:color="auto" w:fill="auto"/>
            <w:vAlign w:val="center"/>
          </w:tcPr>
          <w:p w14:paraId="5757E39F" w14:textId="665DE756"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152" w:type="pct"/>
            <w:tcBorders>
              <w:top w:val="single" w:sz="12" w:space="0" w:color="auto"/>
              <w:left w:val="single" w:sz="12" w:space="0" w:color="auto"/>
              <w:bottom w:val="single" w:sz="12" w:space="0" w:color="auto"/>
            </w:tcBorders>
            <w:shd w:val="clear" w:color="auto" w:fill="auto"/>
            <w:vAlign w:val="center"/>
          </w:tcPr>
          <w:p w14:paraId="61C42F17" w14:textId="705DBEA7" w:rsidR="00D1267E" w:rsidRPr="00B60D70" w:rsidRDefault="00D1267E" w:rsidP="0074365B">
            <w:pPr>
              <w:jc w:val="center"/>
              <w:rPr>
                <w:rFonts w:ascii="TH SarabunPSK" w:hAnsi="TH SarabunPSK" w:cs="TH SarabunPSK"/>
              </w:rPr>
            </w:pPr>
          </w:p>
        </w:tc>
        <w:tc>
          <w:tcPr>
            <w:tcW w:w="152" w:type="pct"/>
            <w:tcBorders>
              <w:top w:val="single" w:sz="12" w:space="0" w:color="auto"/>
              <w:bottom w:val="single" w:sz="12" w:space="0" w:color="auto"/>
            </w:tcBorders>
            <w:shd w:val="clear" w:color="auto" w:fill="auto"/>
            <w:vAlign w:val="center"/>
          </w:tcPr>
          <w:p w14:paraId="3E4F6783" w14:textId="286CD134"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152" w:type="pct"/>
            <w:tcBorders>
              <w:top w:val="single" w:sz="12" w:space="0" w:color="auto"/>
              <w:bottom w:val="single" w:sz="12" w:space="0" w:color="auto"/>
            </w:tcBorders>
            <w:shd w:val="clear" w:color="auto" w:fill="auto"/>
            <w:vAlign w:val="center"/>
          </w:tcPr>
          <w:p w14:paraId="0742E47C" w14:textId="0D0BC862" w:rsidR="00D1267E" w:rsidRPr="00B60D70" w:rsidRDefault="00D1267E" w:rsidP="0074365B">
            <w:pPr>
              <w:jc w:val="center"/>
              <w:rPr>
                <w:rFonts w:ascii="TH SarabunPSK" w:hAnsi="TH SarabunPSK" w:cs="TH SarabunPSK"/>
              </w:rPr>
            </w:pPr>
            <w:r w:rsidRPr="00B60D70">
              <w:rPr>
                <w:rFonts w:ascii="TH SarabunPSK" w:hAnsi="TH SarabunPSK" w:cs="TH SarabunPSK" w:hint="cs"/>
              </w:rPr>
              <w:t>x</w:t>
            </w:r>
          </w:p>
        </w:tc>
        <w:tc>
          <w:tcPr>
            <w:tcW w:w="152" w:type="pct"/>
            <w:tcBorders>
              <w:top w:val="single" w:sz="12" w:space="0" w:color="auto"/>
              <w:bottom w:val="single" w:sz="12" w:space="0" w:color="auto"/>
            </w:tcBorders>
            <w:shd w:val="clear" w:color="auto" w:fill="auto"/>
            <w:vAlign w:val="center"/>
          </w:tcPr>
          <w:p w14:paraId="2C441EFF" w14:textId="2EEA40F0" w:rsidR="00D1267E" w:rsidRPr="00B60D70" w:rsidRDefault="00D1267E" w:rsidP="0074365B">
            <w:pPr>
              <w:jc w:val="center"/>
              <w:rPr>
                <w:rFonts w:ascii="TH SarabunPSK" w:hAnsi="TH SarabunPSK" w:cs="TH SarabunPSK"/>
              </w:rPr>
            </w:pPr>
            <w:r w:rsidRPr="00B60D70">
              <w:rPr>
                <w:rFonts w:ascii="TH SarabunPSK" w:hAnsi="TH SarabunPSK" w:cs="TH SarabunPSK" w:hint="cs"/>
              </w:rPr>
              <w:t>x</w:t>
            </w:r>
          </w:p>
        </w:tc>
        <w:tc>
          <w:tcPr>
            <w:tcW w:w="152" w:type="pct"/>
            <w:tcBorders>
              <w:top w:val="single" w:sz="12" w:space="0" w:color="auto"/>
              <w:bottom w:val="single" w:sz="12" w:space="0" w:color="auto"/>
            </w:tcBorders>
            <w:shd w:val="clear" w:color="auto" w:fill="auto"/>
            <w:vAlign w:val="center"/>
          </w:tcPr>
          <w:p w14:paraId="4C65EE15" w14:textId="3F84C1BA"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152" w:type="pct"/>
            <w:tcBorders>
              <w:top w:val="single" w:sz="12" w:space="0" w:color="auto"/>
              <w:bottom w:val="single" w:sz="12" w:space="0" w:color="auto"/>
            </w:tcBorders>
            <w:shd w:val="clear" w:color="auto" w:fill="auto"/>
            <w:vAlign w:val="center"/>
          </w:tcPr>
          <w:p w14:paraId="7D6B8679" w14:textId="6EF3A65F"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161" w:type="pct"/>
            <w:tcBorders>
              <w:top w:val="single" w:sz="12" w:space="0" w:color="auto"/>
              <w:bottom w:val="single" w:sz="12" w:space="0" w:color="auto"/>
              <w:right w:val="single" w:sz="12" w:space="0" w:color="auto"/>
            </w:tcBorders>
            <w:vAlign w:val="center"/>
          </w:tcPr>
          <w:p w14:paraId="2112D0E9" w14:textId="5740A6B1"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150" w:type="pct"/>
            <w:tcBorders>
              <w:top w:val="single" w:sz="12" w:space="0" w:color="auto"/>
              <w:left w:val="single" w:sz="12" w:space="0" w:color="auto"/>
              <w:bottom w:val="single" w:sz="12" w:space="0" w:color="auto"/>
            </w:tcBorders>
            <w:shd w:val="clear" w:color="auto" w:fill="FFFFFF" w:themeFill="background1"/>
            <w:vAlign w:val="center"/>
          </w:tcPr>
          <w:p w14:paraId="69E54559" w14:textId="23D2AD54" w:rsidR="00D1267E" w:rsidRPr="00B60D70" w:rsidRDefault="00D1267E" w:rsidP="0074365B">
            <w:pPr>
              <w:jc w:val="center"/>
              <w:rPr>
                <w:rFonts w:ascii="TH SarabunPSK" w:hAnsi="TH SarabunPSK" w:cs="TH SarabunPSK"/>
              </w:rPr>
            </w:pPr>
          </w:p>
        </w:tc>
        <w:tc>
          <w:tcPr>
            <w:tcW w:w="150" w:type="pct"/>
            <w:tcBorders>
              <w:top w:val="single" w:sz="12" w:space="0" w:color="auto"/>
              <w:bottom w:val="single" w:sz="12" w:space="0" w:color="auto"/>
            </w:tcBorders>
            <w:shd w:val="clear" w:color="auto" w:fill="FFFFFF" w:themeFill="background1"/>
            <w:vAlign w:val="center"/>
          </w:tcPr>
          <w:p w14:paraId="1BA244D8" w14:textId="23283EDD" w:rsidR="00D1267E" w:rsidRPr="00B60D70" w:rsidRDefault="00D1267E" w:rsidP="0074365B">
            <w:pPr>
              <w:jc w:val="center"/>
              <w:rPr>
                <w:rFonts w:ascii="TH SarabunPSK" w:hAnsi="TH SarabunPSK" w:cs="TH SarabunPSK"/>
              </w:rPr>
            </w:pPr>
          </w:p>
        </w:tc>
        <w:tc>
          <w:tcPr>
            <w:tcW w:w="150" w:type="pct"/>
            <w:tcBorders>
              <w:top w:val="single" w:sz="12" w:space="0" w:color="auto"/>
              <w:bottom w:val="single" w:sz="12" w:space="0" w:color="auto"/>
            </w:tcBorders>
            <w:shd w:val="clear" w:color="auto" w:fill="FFFFFF" w:themeFill="background1"/>
            <w:vAlign w:val="center"/>
          </w:tcPr>
          <w:p w14:paraId="3B37E052" w14:textId="64502C81" w:rsidR="00D1267E" w:rsidRPr="00B60D70" w:rsidRDefault="00D1267E" w:rsidP="0074365B">
            <w:pPr>
              <w:jc w:val="center"/>
              <w:rPr>
                <w:rFonts w:ascii="TH SarabunPSK" w:hAnsi="TH SarabunPSK" w:cs="TH SarabunPSK"/>
              </w:rPr>
            </w:pPr>
          </w:p>
        </w:tc>
        <w:tc>
          <w:tcPr>
            <w:tcW w:w="155" w:type="pct"/>
            <w:tcBorders>
              <w:top w:val="single" w:sz="12" w:space="0" w:color="auto"/>
              <w:bottom w:val="single" w:sz="12" w:space="0" w:color="auto"/>
              <w:right w:val="single" w:sz="12" w:space="0" w:color="auto"/>
            </w:tcBorders>
            <w:shd w:val="clear" w:color="auto" w:fill="FFFFFF" w:themeFill="background1"/>
            <w:vAlign w:val="center"/>
          </w:tcPr>
          <w:p w14:paraId="69A57910" w14:textId="08B9186C" w:rsidR="00D1267E" w:rsidRPr="00B60D70" w:rsidRDefault="0074365B" w:rsidP="0074365B">
            <w:pPr>
              <w:jc w:val="center"/>
              <w:rPr>
                <w:rFonts w:ascii="TH SarabunPSK" w:hAnsi="TH SarabunPSK" w:cs="TH SarabunPSK"/>
              </w:rPr>
            </w:pPr>
            <w:r w:rsidRPr="00B60D70">
              <w:rPr>
                <w:rFonts w:ascii="TH SarabunPSK" w:hAnsi="TH SarabunPSK" w:cs="TH SarabunPSK" w:hint="cs"/>
              </w:rPr>
              <w:t>x</w:t>
            </w:r>
          </w:p>
        </w:tc>
        <w:tc>
          <w:tcPr>
            <w:tcW w:w="289" w:type="pct"/>
            <w:tcBorders>
              <w:top w:val="single" w:sz="12" w:space="0" w:color="auto"/>
              <w:left w:val="single" w:sz="12" w:space="0" w:color="auto"/>
              <w:bottom w:val="single" w:sz="12" w:space="0" w:color="auto"/>
            </w:tcBorders>
            <w:shd w:val="clear" w:color="auto" w:fill="FFFFFF" w:themeFill="background1"/>
            <w:vAlign w:val="center"/>
          </w:tcPr>
          <w:p w14:paraId="0C223B66" w14:textId="72C84B85" w:rsidR="00D1267E" w:rsidRPr="00B60D70" w:rsidRDefault="00D1267E" w:rsidP="0074365B">
            <w:pPr>
              <w:jc w:val="center"/>
              <w:rPr>
                <w:rFonts w:ascii="TH SarabunPSK" w:hAnsi="TH SarabunPSK" w:cs="TH SarabunPSK"/>
              </w:rPr>
            </w:pPr>
          </w:p>
        </w:tc>
        <w:tc>
          <w:tcPr>
            <w:tcW w:w="289" w:type="pct"/>
            <w:tcBorders>
              <w:top w:val="single" w:sz="12" w:space="0" w:color="auto"/>
              <w:bottom w:val="single" w:sz="12" w:space="0" w:color="auto"/>
            </w:tcBorders>
            <w:shd w:val="clear" w:color="auto" w:fill="FFFFFF" w:themeFill="background1"/>
            <w:vAlign w:val="center"/>
          </w:tcPr>
          <w:p w14:paraId="184D70B4" w14:textId="77777777" w:rsidR="00D1267E" w:rsidRPr="00B60D70" w:rsidRDefault="00D1267E" w:rsidP="0074365B">
            <w:pPr>
              <w:jc w:val="center"/>
              <w:rPr>
                <w:rFonts w:ascii="TH SarabunPSK" w:hAnsi="TH SarabunPSK" w:cs="TH SarabunPSK"/>
              </w:rPr>
            </w:pPr>
          </w:p>
        </w:tc>
        <w:tc>
          <w:tcPr>
            <w:tcW w:w="289" w:type="pct"/>
            <w:tcBorders>
              <w:top w:val="single" w:sz="12" w:space="0" w:color="auto"/>
              <w:bottom w:val="single" w:sz="12" w:space="0" w:color="auto"/>
            </w:tcBorders>
            <w:shd w:val="clear" w:color="auto" w:fill="FFFFFF" w:themeFill="background1"/>
            <w:vAlign w:val="center"/>
          </w:tcPr>
          <w:p w14:paraId="6DE96927" w14:textId="77777777" w:rsidR="00D1267E" w:rsidRPr="00B60D70" w:rsidRDefault="00D1267E" w:rsidP="0074365B">
            <w:pPr>
              <w:jc w:val="center"/>
              <w:rPr>
                <w:rFonts w:ascii="TH SarabunPSK" w:hAnsi="TH SarabunPSK" w:cs="TH SarabunPSK"/>
              </w:rPr>
            </w:pPr>
          </w:p>
        </w:tc>
        <w:tc>
          <w:tcPr>
            <w:tcW w:w="289" w:type="pct"/>
            <w:tcBorders>
              <w:top w:val="single" w:sz="12" w:space="0" w:color="auto"/>
              <w:bottom w:val="single" w:sz="12" w:space="0" w:color="auto"/>
            </w:tcBorders>
            <w:shd w:val="clear" w:color="auto" w:fill="FFFFFF" w:themeFill="background1"/>
            <w:vAlign w:val="center"/>
          </w:tcPr>
          <w:p w14:paraId="2E73ED1D" w14:textId="0906146C" w:rsidR="00D1267E" w:rsidRPr="00B60D70" w:rsidRDefault="00D1267E" w:rsidP="0074365B">
            <w:pPr>
              <w:jc w:val="center"/>
              <w:rPr>
                <w:rFonts w:ascii="TH SarabunPSK" w:hAnsi="TH SarabunPSK" w:cs="TH SarabunPSK"/>
              </w:rPr>
            </w:pPr>
          </w:p>
        </w:tc>
        <w:tc>
          <w:tcPr>
            <w:tcW w:w="289" w:type="pct"/>
            <w:tcBorders>
              <w:top w:val="single" w:sz="12" w:space="0" w:color="auto"/>
              <w:bottom w:val="single" w:sz="12" w:space="0" w:color="auto"/>
            </w:tcBorders>
            <w:shd w:val="clear" w:color="auto" w:fill="FFFFFF" w:themeFill="background1"/>
            <w:vAlign w:val="center"/>
          </w:tcPr>
          <w:p w14:paraId="305C3366" w14:textId="77777777" w:rsidR="00D1267E" w:rsidRPr="00B60D70" w:rsidRDefault="00D1267E" w:rsidP="0074365B">
            <w:pPr>
              <w:jc w:val="center"/>
              <w:rPr>
                <w:rFonts w:ascii="TH SarabunPSK" w:hAnsi="TH SarabunPSK" w:cs="TH SarabunPSK"/>
              </w:rPr>
            </w:pPr>
          </w:p>
        </w:tc>
        <w:tc>
          <w:tcPr>
            <w:tcW w:w="289" w:type="pct"/>
            <w:tcBorders>
              <w:top w:val="single" w:sz="12" w:space="0" w:color="auto"/>
              <w:bottom w:val="single" w:sz="12" w:space="0" w:color="auto"/>
            </w:tcBorders>
            <w:shd w:val="clear" w:color="auto" w:fill="FFFFFF" w:themeFill="background1"/>
            <w:vAlign w:val="center"/>
          </w:tcPr>
          <w:p w14:paraId="5C2C9CEE" w14:textId="77777777" w:rsidR="00D1267E" w:rsidRPr="00B60D70" w:rsidRDefault="00D1267E" w:rsidP="0074365B">
            <w:pPr>
              <w:jc w:val="center"/>
              <w:rPr>
                <w:rFonts w:ascii="TH SarabunPSK" w:hAnsi="TH SarabunPSK" w:cs="TH SarabunPSK"/>
              </w:rPr>
            </w:pPr>
          </w:p>
        </w:tc>
        <w:tc>
          <w:tcPr>
            <w:tcW w:w="289" w:type="pct"/>
            <w:tcBorders>
              <w:top w:val="single" w:sz="12" w:space="0" w:color="auto"/>
              <w:bottom w:val="single" w:sz="12" w:space="0" w:color="auto"/>
            </w:tcBorders>
            <w:shd w:val="clear" w:color="auto" w:fill="FFFFFF" w:themeFill="background1"/>
            <w:vAlign w:val="center"/>
          </w:tcPr>
          <w:p w14:paraId="368D3E3D" w14:textId="494A2450" w:rsidR="00D1267E" w:rsidRPr="00B60D70" w:rsidRDefault="00D1267E" w:rsidP="0074365B">
            <w:pPr>
              <w:jc w:val="center"/>
              <w:rPr>
                <w:rFonts w:ascii="TH SarabunPSK" w:hAnsi="TH SarabunPSK" w:cs="TH SarabunPSK"/>
              </w:rPr>
            </w:pPr>
          </w:p>
        </w:tc>
        <w:tc>
          <w:tcPr>
            <w:tcW w:w="286" w:type="pct"/>
            <w:tcBorders>
              <w:top w:val="single" w:sz="12" w:space="0" w:color="auto"/>
              <w:bottom w:val="single" w:sz="12" w:space="0" w:color="auto"/>
            </w:tcBorders>
            <w:shd w:val="clear" w:color="auto" w:fill="FFFFFF" w:themeFill="background1"/>
            <w:vAlign w:val="center"/>
          </w:tcPr>
          <w:p w14:paraId="63997397" w14:textId="3C5FE9EE" w:rsidR="00D1267E" w:rsidRPr="00B60D70" w:rsidRDefault="00D1267E" w:rsidP="0074365B">
            <w:pPr>
              <w:jc w:val="center"/>
              <w:rPr>
                <w:rFonts w:ascii="TH SarabunPSK" w:hAnsi="TH SarabunPSK" w:cs="TH SarabunPSK"/>
              </w:rPr>
            </w:pPr>
          </w:p>
        </w:tc>
      </w:tr>
    </w:tbl>
    <w:p w14:paraId="4F428B86" w14:textId="77777777" w:rsidR="009E6917" w:rsidRPr="00B60D70" w:rsidRDefault="009E6917" w:rsidP="00592146">
      <w:pPr>
        <w:rPr>
          <w:rFonts w:ascii="TH SarabunPSK" w:hAnsi="TH SarabunPSK" w:cs="TH SarabunPSK"/>
        </w:rPr>
      </w:pPr>
    </w:p>
    <w:p w14:paraId="771E86CC" w14:textId="4D7071F9" w:rsidR="00110117" w:rsidRPr="00B60D70" w:rsidRDefault="00110117" w:rsidP="00110117">
      <w:pPr>
        <w:ind w:right="26"/>
        <w:rPr>
          <w:rFonts w:ascii="TH SarabunPSK" w:hAnsi="TH SarabunPSK" w:cs="TH SarabunPSK"/>
          <w:b/>
          <w:bCs/>
          <w:cs/>
        </w:rPr>
      </w:pPr>
      <w:r w:rsidRPr="00B60D70">
        <w:rPr>
          <w:rFonts w:ascii="TH SarabunPSK" w:hAnsi="TH SarabunPSK" w:cs="TH SarabunPSK" w:hint="cs"/>
          <w:b/>
          <w:bCs/>
          <w:cs/>
        </w:rPr>
        <w:lastRenderedPageBreak/>
        <w:t>องค์ประกอบของผลลัพธ์การเรียนรู้ตามกรอบมาตรฐานคุณวุฒิระดับอุดมศึกษาแห่งชาติ</w:t>
      </w:r>
      <w:r w:rsidRPr="00B60D70">
        <w:rPr>
          <w:rFonts w:ascii="TH SarabunPSK" w:hAnsi="TH SarabunPSK" w:cs="TH SarabunPSK" w:hint="cs"/>
          <w:b/>
          <w:bCs/>
        </w:rPr>
        <w:t xml:space="preserve"> (TQF)</w:t>
      </w:r>
      <w:r w:rsidRPr="00B60D70">
        <w:rPr>
          <w:rFonts w:ascii="TH SarabunPSK" w:hAnsi="TH SarabunPSK" w:cs="TH SarabunPSK" w:hint="cs"/>
          <w:b/>
          <w:bCs/>
          <w:cs/>
        </w:rPr>
        <w:t xml:space="preserve"> ในตารางที่ 2.</w:t>
      </w:r>
      <w:r w:rsidR="00461E86" w:rsidRPr="00B60D70">
        <w:rPr>
          <w:rFonts w:ascii="TH SarabunPSK" w:hAnsi="TH SarabunPSK" w:cs="TH SarabunPSK"/>
          <w:b/>
          <w:bCs/>
        </w:rPr>
        <w:t>1</w:t>
      </w:r>
      <w:r w:rsidR="00632123" w:rsidRPr="00B60D70">
        <w:rPr>
          <w:rFonts w:ascii="TH SarabunPSK" w:hAnsi="TH SarabunPSK" w:cs="TH SarabunPSK" w:hint="cs"/>
          <w:b/>
          <w:bCs/>
          <w:cs/>
        </w:rPr>
        <w:t>1</w:t>
      </w:r>
      <w:r w:rsidR="00B91175" w:rsidRPr="00B60D70">
        <w:rPr>
          <w:rFonts w:ascii="TH SarabunPSK" w:hAnsi="TH SarabunPSK" w:cs="TH SarabunPSK" w:hint="cs"/>
          <w:b/>
          <w:bCs/>
          <w:cs/>
        </w:rPr>
        <w:t xml:space="preserve"> กำหนดนิยามในมุมของสาขา</w:t>
      </w:r>
    </w:p>
    <w:tbl>
      <w:tblPr>
        <w:tblStyle w:val="af6"/>
        <w:tblW w:w="139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295"/>
        <w:gridCol w:w="3260"/>
        <w:gridCol w:w="295"/>
        <w:gridCol w:w="3260"/>
        <w:gridCol w:w="295"/>
        <w:gridCol w:w="3260"/>
      </w:tblGrid>
      <w:tr w:rsidR="00B60D70" w:rsidRPr="00B60D70" w14:paraId="333F006D" w14:textId="77777777" w:rsidTr="00D420AC">
        <w:tc>
          <w:tcPr>
            <w:tcW w:w="3260" w:type="dxa"/>
            <w:shd w:val="clear" w:color="auto" w:fill="F2F2F2" w:themeFill="background1" w:themeFillShade="F2"/>
          </w:tcPr>
          <w:p w14:paraId="69262A95" w14:textId="77777777" w:rsidR="00110117" w:rsidRPr="00B60D70" w:rsidRDefault="00110117" w:rsidP="00D420AC">
            <w:pPr>
              <w:ind w:right="26"/>
              <w:jc w:val="both"/>
              <w:rPr>
                <w:rFonts w:ascii="TH SarabunPSK" w:hAnsi="TH SarabunPSK" w:cs="TH SarabunPSK"/>
                <w:sz w:val="28"/>
              </w:rPr>
            </w:pPr>
            <w:r w:rsidRPr="00B60D70">
              <w:rPr>
                <w:rFonts w:ascii="TH SarabunPSK" w:eastAsia="Times New Roman" w:hAnsi="TH SarabunPSK" w:cs="TH SarabunPSK" w:hint="cs"/>
                <w:b/>
                <w:bCs/>
                <w:sz w:val="28"/>
              </w:rPr>
              <w:t xml:space="preserve">1. </w:t>
            </w:r>
            <w:r w:rsidRPr="00B60D70">
              <w:rPr>
                <w:rFonts w:ascii="TH SarabunPSK" w:eastAsia="Times New Roman" w:hAnsi="TH SarabunPSK" w:cs="TH SarabunPSK" w:hint="cs"/>
                <w:b/>
                <w:bCs/>
                <w:sz w:val="28"/>
                <w:cs/>
              </w:rPr>
              <w:t>ด้านความรู้</w:t>
            </w:r>
          </w:p>
        </w:tc>
        <w:tc>
          <w:tcPr>
            <w:tcW w:w="295" w:type="dxa"/>
            <w:shd w:val="clear" w:color="auto" w:fill="auto"/>
          </w:tcPr>
          <w:p w14:paraId="783C7450" w14:textId="77777777" w:rsidR="00110117" w:rsidRPr="00B60D70" w:rsidRDefault="00110117" w:rsidP="00D420AC">
            <w:pPr>
              <w:ind w:right="26"/>
              <w:jc w:val="both"/>
              <w:rPr>
                <w:rFonts w:ascii="TH SarabunPSK" w:eastAsia="Times New Roman" w:hAnsi="TH SarabunPSK" w:cs="TH SarabunPSK"/>
                <w:b/>
                <w:bCs/>
                <w:sz w:val="28"/>
              </w:rPr>
            </w:pPr>
          </w:p>
        </w:tc>
        <w:tc>
          <w:tcPr>
            <w:tcW w:w="3260" w:type="dxa"/>
            <w:shd w:val="clear" w:color="auto" w:fill="F2F2F2" w:themeFill="background1" w:themeFillShade="F2"/>
          </w:tcPr>
          <w:p w14:paraId="42470744" w14:textId="0D1E7C93" w:rsidR="00110117" w:rsidRPr="00B60D70" w:rsidRDefault="00110117" w:rsidP="00D420AC">
            <w:pPr>
              <w:ind w:right="26"/>
              <w:jc w:val="both"/>
              <w:rPr>
                <w:rFonts w:ascii="TH SarabunPSK" w:hAnsi="TH SarabunPSK" w:cs="TH SarabunPSK"/>
                <w:sz w:val="28"/>
              </w:rPr>
            </w:pPr>
            <w:r w:rsidRPr="00B60D70">
              <w:rPr>
                <w:rFonts w:ascii="TH SarabunPSK" w:eastAsia="Times New Roman" w:hAnsi="TH SarabunPSK" w:cs="TH SarabunPSK" w:hint="cs"/>
                <w:b/>
                <w:bCs/>
                <w:sz w:val="28"/>
              </w:rPr>
              <w:t>2.</w:t>
            </w:r>
            <w:r w:rsidR="00BD7F9D" w:rsidRPr="00B60D70">
              <w:rPr>
                <w:rFonts w:ascii="TH SarabunPSK" w:eastAsia="Times New Roman" w:hAnsi="TH SarabunPSK" w:cs="TH SarabunPSK" w:hint="cs"/>
                <w:b/>
                <w:bCs/>
                <w:sz w:val="28"/>
              </w:rPr>
              <w:t xml:space="preserve"> </w:t>
            </w:r>
            <w:r w:rsidR="00A23537" w:rsidRPr="00B60D70">
              <w:rPr>
                <w:rFonts w:ascii="TH SarabunPSK" w:eastAsia="Times New Roman" w:hAnsi="TH SarabunPSK" w:cs="TH SarabunPSK" w:hint="cs"/>
                <w:b/>
                <w:bCs/>
                <w:sz w:val="28"/>
                <w:cs/>
              </w:rPr>
              <w:t>ด้าน</w:t>
            </w:r>
            <w:r w:rsidR="00CE71B8" w:rsidRPr="00B60D70">
              <w:rPr>
                <w:rFonts w:ascii="TH SarabunPSK" w:eastAsia="Times New Roman" w:hAnsi="TH SarabunPSK" w:cs="TH SarabunPSK" w:hint="cs"/>
                <w:b/>
                <w:bCs/>
                <w:sz w:val="28"/>
                <w:cs/>
              </w:rPr>
              <w:t>ทักษะ</w:t>
            </w:r>
          </w:p>
        </w:tc>
        <w:tc>
          <w:tcPr>
            <w:tcW w:w="295" w:type="dxa"/>
            <w:shd w:val="clear" w:color="auto" w:fill="auto"/>
          </w:tcPr>
          <w:p w14:paraId="39EE8C40" w14:textId="77777777" w:rsidR="00110117" w:rsidRPr="00B60D70" w:rsidRDefault="00110117" w:rsidP="00D420AC">
            <w:pPr>
              <w:ind w:right="26"/>
              <w:jc w:val="left"/>
              <w:rPr>
                <w:rFonts w:ascii="TH SarabunPSK" w:eastAsia="Times New Roman" w:hAnsi="TH SarabunPSK" w:cs="TH SarabunPSK"/>
                <w:b/>
                <w:bCs/>
                <w:sz w:val="28"/>
              </w:rPr>
            </w:pPr>
          </w:p>
        </w:tc>
        <w:tc>
          <w:tcPr>
            <w:tcW w:w="3260" w:type="dxa"/>
            <w:shd w:val="clear" w:color="auto" w:fill="F2F2F2" w:themeFill="background1" w:themeFillShade="F2"/>
          </w:tcPr>
          <w:p w14:paraId="0F875735" w14:textId="111078AB" w:rsidR="00110117" w:rsidRPr="00B60D70" w:rsidRDefault="00110117" w:rsidP="00D420AC">
            <w:pPr>
              <w:ind w:right="26"/>
              <w:jc w:val="left"/>
              <w:rPr>
                <w:rFonts w:ascii="TH SarabunPSK" w:hAnsi="TH SarabunPSK" w:cs="TH SarabunPSK"/>
                <w:sz w:val="28"/>
              </w:rPr>
            </w:pPr>
            <w:r w:rsidRPr="00B60D70">
              <w:rPr>
                <w:rFonts w:ascii="TH SarabunPSK" w:eastAsia="Times New Roman" w:hAnsi="TH SarabunPSK" w:cs="TH SarabunPSK" w:hint="cs"/>
                <w:b/>
                <w:bCs/>
                <w:sz w:val="28"/>
              </w:rPr>
              <w:t>3.</w:t>
            </w:r>
            <w:r w:rsidR="00BD7F9D" w:rsidRPr="00B60D70">
              <w:rPr>
                <w:rFonts w:ascii="TH SarabunPSK" w:eastAsia="Times New Roman" w:hAnsi="TH SarabunPSK" w:cs="TH SarabunPSK" w:hint="cs"/>
                <w:b/>
                <w:bCs/>
                <w:sz w:val="28"/>
              </w:rPr>
              <w:t xml:space="preserve"> </w:t>
            </w:r>
            <w:r w:rsidRPr="00B60D70">
              <w:rPr>
                <w:rFonts w:ascii="TH SarabunPSK" w:eastAsia="Times New Roman" w:hAnsi="TH SarabunPSK" w:cs="TH SarabunPSK" w:hint="cs"/>
                <w:b/>
                <w:bCs/>
                <w:sz w:val="28"/>
                <w:cs/>
              </w:rPr>
              <w:t>ด้านจริยธรรม</w:t>
            </w:r>
          </w:p>
        </w:tc>
        <w:tc>
          <w:tcPr>
            <w:tcW w:w="295" w:type="dxa"/>
            <w:shd w:val="clear" w:color="auto" w:fill="auto"/>
          </w:tcPr>
          <w:p w14:paraId="56294B91" w14:textId="77777777" w:rsidR="00110117" w:rsidRPr="00B60D70" w:rsidRDefault="00110117" w:rsidP="00D420AC">
            <w:pPr>
              <w:ind w:right="26"/>
              <w:jc w:val="both"/>
              <w:rPr>
                <w:rFonts w:ascii="TH SarabunPSK" w:eastAsia="Times New Roman" w:hAnsi="TH SarabunPSK" w:cs="TH SarabunPSK"/>
                <w:b/>
                <w:bCs/>
                <w:sz w:val="28"/>
              </w:rPr>
            </w:pPr>
          </w:p>
        </w:tc>
        <w:tc>
          <w:tcPr>
            <w:tcW w:w="3260" w:type="dxa"/>
            <w:shd w:val="clear" w:color="auto" w:fill="F2F2F2" w:themeFill="background1" w:themeFillShade="F2"/>
          </w:tcPr>
          <w:p w14:paraId="0944E62D" w14:textId="3E72438F" w:rsidR="00110117" w:rsidRPr="00B60D70" w:rsidRDefault="00110117" w:rsidP="00D420AC">
            <w:pPr>
              <w:ind w:right="26"/>
              <w:jc w:val="both"/>
              <w:rPr>
                <w:rFonts w:ascii="TH SarabunPSK" w:hAnsi="TH SarabunPSK" w:cs="TH SarabunPSK"/>
                <w:sz w:val="28"/>
              </w:rPr>
            </w:pPr>
            <w:r w:rsidRPr="00B60D70">
              <w:rPr>
                <w:rFonts w:ascii="TH SarabunPSK" w:eastAsia="Times New Roman" w:hAnsi="TH SarabunPSK" w:cs="TH SarabunPSK" w:hint="cs"/>
                <w:b/>
                <w:bCs/>
                <w:sz w:val="28"/>
              </w:rPr>
              <w:t>4.</w:t>
            </w:r>
            <w:r w:rsidR="00BD7F9D" w:rsidRPr="00B60D70">
              <w:rPr>
                <w:rFonts w:ascii="TH SarabunPSK" w:eastAsia="Times New Roman" w:hAnsi="TH SarabunPSK" w:cs="TH SarabunPSK" w:hint="cs"/>
                <w:b/>
                <w:bCs/>
                <w:sz w:val="28"/>
              </w:rPr>
              <w:t xml:space="preserve"> </w:t>
            </w:r>
            <w:r w:rsidRPr="00B60D70">
              <w:rPr>
                <w:rFonts w:ascii="TH SarabunPSK" w:eastAsia="Times New Roman" w:hAnsi="TH SarabunPSK" w:cs="TH SarabunPSK" w:hint="cs"/>
                <w:b/>
                <w:bCs/>
                <w:sz w:val="28"/>
                <w:cs/>
              </w:rPr>
              <w:t>ด้านลักษณะบุคคล</w:t>
            </w:r>
            <w:r w:rsidRPr="00B60D70">
              <w:rPr>
                <w:rFonts w:ascii="TH SarabunPSK" w:eastAsia="Times New Roman" w:hAnsi="TH SarabunPSK" w:cs="TH SarabunPSK" w:hint="cs"/>
                <w:sz w:val="28"/>
              </w:rPr>
              <w:t> </w:t>
            </w:r>
          </w:p>
        </w:tc>
      </w:tr>
      <w:tr w:rsidR="00110117" w:rsidRPr="00B60D70" w14:paraId="14B1519C" w14:textId="77777777" w:rsidTr="00D420AC">
        <w:tc>
          <w:tcPr>
            <w:tcW w:w="3260" w:type="dxa"/>
          </w:tcPr>
          <w:p w14:paraId="1300124B" w14:textId="717F8035" w:rsidR="00110117" w:rsidRPr="00B60D70" w:rsidRDefault="00110117" w:rsidP="00FF7D50">
            <w:pPr>
              <w:pStyle w:val="af9"/>
              <w:numPr>
                <w:ilvl w:val="0"/>
                <w:numId w:val="92"/>
              </w:numPr>
              <w:ind w:left="448" w:hanging="408"/>
              <w:jc w:val="left"/>
              <w:textAlignment w:val="baseline"/>
              <w:rPr>
                <w:rFonts w:ascii="TH SarabunPSK" w:eastAsia="Times New Roman" w:hAnsi="TH SarabunPSK" w:cs="TH SarabunPSK"/>
                <w:sz w:val="28"/>
              </w:rPr>
            </w:pPr>
            <w:r w:rsidRPr="00B60D70">
              <w:rPr>
                <w:rFonts w:ascii="TH SarabunPSK" w:eastAsia="Times New Roman" w:hAnsi="TH SarabunPSK" w:cs="TH SarabunPSK" w:hint="cs"/>
                <w:sz w:val="28"/>
                <w:cs/>
              </w:rPr>
              <w:t>ความรู้</w:t>
            </w:r>
            <w:r w:rsidR="005B1081" w:rsidRPr="00B60D70">
              <w:rPr>
                <w:rFonts w:ascii="TH SarabunPSK" w:eastAsia="Times New Roman" w:hAnsi="TH SarabunPSK" w:cs="TH SarabunPSK" w:hint="cs"/>
                <w:sz w:val="28"/>
                <w:cs/>
              </w:rPr>
              <w:t>ทางวิศวกรรมโยธา</w:t>
            </w:r>
            <w:r w:rsidR="00BD7F9D" w:rsidRPr="00B60D70">
              <w:rPr>
                <w:rFonts w:ascii="TH SarabunPSK" w:eastAsia="Times New Roman" w:hAnsi="TH SarabunPSK" w:cs="TH SarabunPSK" w:hint="cs"/>
                <w:sz w:val="28"/>
              </w:rPr>
              <w:t xml:space="preserve"> </w:t>
            </w:r>
          </w:p>
          <w:p w14:paraId="59D6E1C8" w14:textId="574AF846" w:rsidR="00F16F09" w:rsidRPr="00B60D70" w:rsidRDefault="00F16F09" w:rsidP="00FF7D50">
            <w:pPr>
              <w:pStyle w:val="af9"/>
              <w:numPr>
                <w:ilvl w:val="0"/>
                <w:numId w:val="92"/>
              </w:numPr>
              <w:ind w:left="448" w:hanging="408"/>
              <w:jc w:val="left"/>
              <w:textAlignment w:val="baseline"/>
              <w:rPr>
                <w:rFonts w:ascii="TH SarabunPSK" w:eastAsia="Times New Roman" w:hAnsi="TH SarabunPSK" w:cs="TH SarabunPSK"/>
                <w:sz w:val="28"/>
              </w:rPr>
            </w:pPr>
            <w:r w:rsidRPr="00B60D70">
              <w:rPr>
                <w:rFonts w:ascii="TH SarabunPSK" w:eastAsia="Times New Roman" w:hAnsi="TH SarabunPSK" w:cs="TH SarabunPSK" w:hint="cs"/>
                <w:sz w:val="28"/>
                <w:cs/>
              </w:rPr>
              <w:t>ความรู้เกี่ยวกับศาสตร์การสอน</w:t>
            </w:r>
            <w:r w:rsidR="008B369C" w:rsidRPr="00B60D70">
              <w:rPr>
                <w:rFonts w:ascii="TH SarabunPSK" w:eastAsia="Times New Roman" w:hAnsi="TH SarabunPSK" w:cs="TH SarabunPSK" w:hint="cs"/>
                <w:sz w:val="28"/>
                <w:cs/>
              </w:rPr>
              <w:t>และการจัดการเรียนรู้</w:t>
            </w:r>
          </w:p>
          <w:p w14:paraId="04CA7FAC" w14:textId="0B370C13" w:rsidR="00110117" w:rsidRPr="00B60D70" w:rsidRDefault="00110117" w:rsidP="00FF7D50">
            <w:pPr>
              <w:pStyle w:val="af9"/>
              <w:numPr>
                <w:ilvl w:val="0"/>
                <w:numId w:val="92"/>
              </w:numPr>
              <w:ind w:left="448" w:hanging="408"/>
              <w:jc w:val="left"/>
              <w:textAlignment w:val="baseline"/>
              <w:rPr>
                <w:rFonts w:ascii="TH SarabunPSK" w:eastAsia="Times New Roman" w:hAnsi="TH SarabunPSK" w:cs="TH SarabunPSK"/>
                <w:sz w:val="28"/>
              </w:rPr>
            </w:pPr>
            <w:r w:rsidRPr="00B60D70">
              <w:rPr>
                <w:rFonts w:ascii="TH SarabunPSK" w:eastAsia="Times New Roman" w:hAnsi="TH SarabunPSK" w:cs="TH SarabunPSK" w:hint="cs"/>
                <w:sz w:val="28"/>
                <w:cs/>
              </w:rPr>
              <w:t>ความรู้เกี่ยวกับการ</w:t>
            </w:r>
            <w:r w:rsidR="005B1081" w:rsidRPr="00B60D70">
              <w:rPr>
                <w:rFonts w:ascii="TH SarabunPSK" w:eastAsia="Times New Roman" w:hAnsi="TH SarabunPSK" w:cs="TH SarabunPSK" w:hint="cs"/>
                <w:sz w:val="28"/>
                <w:cs/>
              </w:rPr>
              <w:t>บริหารจัดการและ</w:t>
            </w:r>
            <w:r w:rsidR="008572A8" w:rsidRPr="00B60D70">
              <w:rPr>
                <w:rFonts w:ascii="TH SarabunPSK" w:eastAsia="Times New Roman" w:hAnsi="TH SarabunPSK" w:cs="TH SarabunPSK" w:hint="cs"/>
                <w:sz w:val="28"/>
                <w:cs/>
              </w:rPr>
              <w:t>การเป็นผู้ประกอบการ</w:t>
            </w:r>
            <w:r w:rsidR="00BD7F9D" w:rsidRPr="00B60D70">
              <w:rPr>
                <w:rFonts w:ascii="TH SarabunPSK" w:eastAsia="Times New Roman" w:hAnsi="TH SarabunPSK" w:cs="TH SarabunPSK" w:hint="cs"/>
                <w:sz w:val="28"/>
              </w:rPr>
              <w:t xml:space="preserve"> </w:t>
            </w:r>
          </w:p>
          <w:p w14:paraId="67909457" w14:textId="5DB582DD" w:rsidR="00110117" w:rsidRPr="00B60D70" w:rsidRDefault="00110117" w:rsidP="00FF7D50">
            <w:pPr>
              <w:pStyle w:val="af9"/>
              <w:numPr>
                <w:ilvl w:val="0"/>
                <w:numId w:val="92"/>
              </w:numPr>
              <w:ind w:left="448" w:hanging="408"/>
              <w:jc w:val="left"/>
              <w:textAlignment w:val="baseline"/>
              <w:rPr>
                <w:rFonts w:ascii="TH SarabunPSK" w:eastAsia="Times New Roman" w:hAnsi="TH SarabunPSK" w:cs="TH SarabunPSK"/>
                <w:b/>
                <w:bCs/>
                <w:sz w:val="28"/>
              </w:rPr>
            </w:pPr>
            <w:r w:rsidRPr="00B60D70">
              <w:rPr>
                <w:rFonts w:ascii="TH SarabunPSK" w:eastAsia="Times New Roman" w:hAnsi="TH SarabunPSK" w:cs="TH SarabunPSK" w:hint="cs"/>
                <w:sz w:val="28"/>
                <w:cs/>
              </w:rPr>
              <w:t>ความรู้</w:t>
            </w:r>
            <w:r w:rsidR="000A6E03" w:rsidRPr="00B60D70">
              <w:rPr>
                <w:rFonts w:ascii="TH SarabunPSK" w:eastAsia="Times New Roman" w:hAnsi="TH SarabunPSK" w:cs="TH SarabunPSK" w:hint="cs"/>
                <w:sz w:val="28"/>
                <w:cs/>
              </w:rPr>
              <w:t>เกี่ยวกับเทคโนโลยี</w:t>
            </w:r>
            <w:r w:rsidR="00C424C9" w:rsidRPr="00B60D70">
              <w:rPr>
                <w:rFonts w:ascii="TH SarabunPSK" w:eastAsia="Times New Roman" w:hAnsi="TH SarabunPSK" w:cs="TH SarabunPSK" w:hint="cs"/>
                <w:sz w:val="28"/>
                <w:cs/>
              </w:rPr>
              <w:t>และการเปลี่ยนแปลงของสังคมโลก</w:t>
            </w:r>
          </w:p>
        </w:tc>
        <w:tc>
          <w:tcPr>
            <w:tcW w:w="295" w:type="dxa"/>
          </w:tcPr>
          <w:p w14:paraId="3097C9EA" w14:textId="77777777" w:rsidR="00110117" w:rsidRPr="00B60D70" w:rsidRDefault="00110117" w:rsidP="00D420AC">
            <w:pPr>
              <w:ind w:left="40"/>
              <w:jc w:val="left"/>
              <w:textAlignment w:val="baseline"/>
              <w:rPr>
                <w:rFonts w:ascii="TH SarabunPSK" w:eastAsia="Times New Roman" w:hAnsi="TH SarabunPSK" w:cs="TH SarabunPSK"/>
                <w:sz w:val="28"/>
                <w:cs/>
              </w:rPr>
            </w:pPr>
          </w:p>
        </w:tc>
        <w:tc>
          <w:tcPr>
            <w:tcW w:w="3260" w:type="dxa"/>
          </w:tcPr>
          <w:p w14:paraId="7979B5BC" w14:textId="61B8EBA3" w:rsidR="00084230" w:rsidRPr="00B60D70" w:rsidRDefault="00084230" w:rsidP="00FF7D50">
            <w:pPr>
              <w:pStyle w:val="af9"/>
              <w:numPr>
                <w:ilvl w:val="0"/>
                <w:numId w:val="93"/>
              </w:numPr>
              <w:ind w:left="448" w:hanging="408"/>
              <w:jc w:val="left"/>
              <w:textAlignment w:val="baseline"/>
              <w:rPr>
                <w:rFonts w:ascii="TH SarabunPSK" w:eastAsia="Times New Roman" w:hAnsi="TH SarabunPSK" w:cs="TH SarabunPSK"/>
                <w:sz w:val="28"/>
              </w:rPr>
            </w:pPr>
            <w:r w:rsidRPr="00B60D70">
              <w:rPr>
                <w:rFonts w:ascii="TH SarabunPSK" w:eastAsia="Times New Roman" w:hAnsi="TH SarabunPSK" w:cs="TH SarabunPSK" w:hint="cs"/>
                <w:sz w:val="28"/>
                <w:cs/>
              </w:rPr>
              <w:t>ทักษะ</w:t>
            </w:r>
            <w:r w:rsidRPr="00B60D70">
              <w:rPr>
                <w:rFonts w:ascii="TH SarabunPSK" w:eastAsia="Times New Roman" w:hAnsi="TH SarabunPSK" w:cs="TH SarabunPSK"/>
                <w:sz w:val="28"/>
                <w:cs/>
              </w:rPr>
              <w:t>การคิดวิเคราะห์และการแก้ปัญหา</w:t>
            </w:r>
          </w:p>
          <w:p w14:paraId="0C0AAE1A" w14:textId="3DD976A7" w:rsidR="00110117" w:rsidRPr="00B60D70" w:rsidRDefault="00084230" w:rsidP="00FF7D50">
            <w:pPr>
              <w:pStyle w:val="af9"/>
              <w:numPr>
                <w:ilvl w:val="0"/>
                <w:numId w:val="93"/>
              </w:numPr>
              <w:ind w:left="448" w:hanging="408"/>
              <w:jc w:val="left"/>
              <w:textAlignment w:val="baseline"/>
              <w:rPr>
                <w:rFonts w:ascii="TH SarabunPSK" w:eastAsia="Times New Roman" w:hAnsi="TH SarabunPSK" w:cs="TH SarabunPSK"/>
                <w:sz w:val="28"/>
              </w:rPr>
            </w:pPr>
            <w:r w:rsidRPr="00B60D70">
              <w:rPr>
                <w:rFonts w:ascii="TH SarabunPSK" w:eastAsia="Times New Roman" w:hAnsi="TH SarabunPSK" w:cs="TH SarabunPSK" w:hint="cs"/>
                <w:sz w:val="28"/>
                <w:cs/>
              </w:rPr>
              <w:t>ทักษะ</w:t>
            </w:r>
            <w:r w:rsidRPr="00B60D70">
              <w:rPr>
                <w:rFonts w:ascii="TH SarabunPSK" w:eastAsia="Times New Roman" w:hAnsi="TH SarabunPSK" w:cs="TH SarabunPSK"/>
                <w:sz w:val="28"/>
                <w:cs/>
              </w:rPr>
              <w:t>การสื่อสารและการนำเสนอ</w:t>
            </w:r>
            <w:r w:rsidR="00110117" w:rsidRPr="00B60D70">
              <w:rPr>
                <w:rFonts w:ascii="TH SarabunPSK" w:eastAsia="Times New Roman" w:hAnsi="TH SarabunPSK" w:cs="TH SarabunPSK" w:hint="cs"/>
                <w:sz w:val="28"/>
                <w:cs/>
              </w:rPr>
              <w:t>ทักษะการจัดการ</w:t>
            </w:r>
            <w:r w:rsidR="00BD7F9D" w:rsidRPr="00B60D70">
              <w:rPr>
                <w:rFonts w:ascii="TH SarabunPSK" w:eastAsia="Times New Roman" w:hAnsi="TH SarabunPSK" w:cs="TH SarabunPSK" w:hint="cs"/>
                <w:sz w:val="28"/>
              </w:rPr>
              <w:t xml:space="preserve"> </w:t>
            </w:r>
          </w:p>
          <w:p w14:paraId="2DF74C61" w14:textId="4DA4E483" w:rsidR="00110117" w:rsidRPr="00B60D70" w:rsidRDefault="00084230" w:rsidP="00FF7D50">
            <w:pPr>
              <w:pStyle w:val="af9"/>
              <w:numPr>
                <w:ilvl w:val="0"/>
                <w:numId w:val="93"/>
              </w:numPr>
              <w:ind w:left="448" w:hanging="408"/>
              <w:jc w:val="left"/>
              <w:textAlignment w:val="baseline"/>
              <w:rPr>
                <w:rFonts w:ascii="TH SarabunPSK" w:hAnsi="TH SarabunPSK" w:cs="TH SarabunPSK"/>
                <w:sz w:val="28"/>
              </w:rPr>
            </w:pPr>
            <w:r w:rsidRPr="00B60D70">
              <w:rPr>
                <w:rFonts w:ascii="TH SarabunPSK" w:eastAsia="Times New Roman" w:hAnsi="TH SarabunPSK" w:cs="TH SarabunPSK" w:hint="cs"/>
                <w:sz w:val="28"/>
                <w:cs/>
              </w:rPr>
              <w:t>ทักษะ</w:t>
            </w:r>
            <w:r w:rsidRPr="00B60D70">
              <w:rPr>
                <w:rFonts w:ascii="TH SarabunPSK" w:eastAsia="Times New Roman" w:hAnsi="TH SarabunPSK" w:cs="TH SarabunPSK"/>
                <w:sz w:val="28"/>
                <w:cs/>
              </w:rPr>
              <w:t>การเรียนรู้และการพัฒนาตนเองอย่างต่อเนื่อง</w:t>
            </w:r>
          </w:p>
          <w:p w14:paraId="10C5DE82" w14:textId="156A87F7" w:rsidR="00084230" w:rsidRPr="00B60D70" w:rsidRDefault="00084230" w:rsidP="00FF7D50">
            <w:pPr>
              <w:pStyle w:val="af9"/>
              <w:numPr>
                <w:ilvl w:val="0"/>
                <w:numId w:val="93"/>
              </w:numPr>
              <w:ind w:left="448" w:hanging="408"/>
              <w:jc w:val="left"/>
              <w:textAlignment w:val="baseline"/>
              <w:rPr>
                <w:rFonts w:ascii="TH SarabunPSK" w:hAnsi="TH SarabunPSK" w:cs="TH SarabunPSK"/>
                <w:sz w:val="28"/>
              </w:rPr>
            </w:pPr>
            <w:r w:rsidRPr="00B60D70">
              <w:rPr>
                <w:rFonts w:ascii="TH SarabunPSK" w:hAnsi="TH SarabunPSK" w:cs="TH SarabunPSK" w:hint="cs"/>
                <w:sz w:val="28"/>
                <w:cs/>
              </w:rPr>
              <w:t>ทักษะ</w:t>
            </w:r>
            <w:r w:rsidRPr="00B60D70">
              <w:rPr>
                <w:rFonts w:ascii="TH SarabunPSK" w:hAnsi="TH SarabunPSK" w:cs="TH SarabunPSK"/>
                <w:sz w:val="28"/>
                <w:cs/>
              </w:rPr>
              <w:t>การบริหารจัดการตนเองและงาน</w:t>
            </w:r>
          </w:p>
        </w:tc>
        <w:tc>
          <w:tcPr>
            <w:tcW w:w="295" w:type="dxa"/>
          </w:tcPr>
          <w:p w14:paraId="11F5EA82" w14:textId="77777777" w:rsidR="00110117" w:rsidRPr="00B60D70" w:rsidRDefault="00110117" w:rsidP="00D420AC">
            <w:pPr>
              <w:ind w:left="40"/>
              <w:jc w:val="left"/>
              <w:textAlignment w:val="baseline"/>
              <w:rPr>
                <w:rFonts w:ascii="TH SarabunPSK" w:eastAsia="Times New Roman" w:hAnsi="TH SarabunPSK" w:cs="TH SarabunPSK"/>
                <w:sz w:val="28"/>
                <w:cs/>
              </w:rPr>
            </w:pPr>
          </w:p>
        </w:tc>
        <w:tc>
          <w:tcPr>
            <w:tcW w:w="3260" w:type="dxa"/>
          </w:tcPr>
          <w:p w14:paraId="2232496E" w14:textId="6F58E5B9" w:rsidR="00110117" w:rsidRPr="00B60D70" w:rsidRDefault="00DA34EF" w:rsidP="00FF7D50">
            <w:pPr>
              <w:pStyle w:val="af9"/>
              <w:numPr>
                <w:ilvl w:val="0"/>
                <w:numId w:val="94"/>
              </w:numPr>
              <w:ind w:left="448" w:hanging="408"/>
              <w:jc w:val="left"/>
              <w:textAlignment w:val="baseline"/>
              <w:rPr>
                <w:rFonts w:ascii="TH SarabunPSK" w:eastAsia="Times New Roman" w:hAnsi="TH SarabunPSK" w:cs="TH SarabunPSK"/>
                <w:sz w:val="28"/>
              </w:rPr>
            </w:pPr>
            <w:r w:rsidRPr="00B60D70">
              <w:rPr>
                <w:rFonts w:ascii="TH SarabunPSK" w:eastAsia="Times New Roman" w:hAnsi="TH SarabunPSK" w:cs="TH SarabunPSK" w:hint="cs"/>
                <w:sz w:val="28"/>
                <w:cs/>
              </w:rPr>
              <w:t>มีวินัย</w:t>
            </w:r>
            <w:r w:rsidR="00922871" w:rsidRPr="00B60D70">
              <w:rPr>
                <w:rFonts w:ascii="TH SarabunPSK" w:eastAsia="Times New Roman" w:hAnsi="TH SarabunPSK" w:cs="TH SarabunPSK" w:hint="cs"/>
                <w:sz w:val="28"/>
                <w:cs/>
              </w:rPr>
              <w:t xml:space="preserve"> รับผิดชอบและ ตรงต่อเวลา</w:t>
            </w:r>
          </w:p>
          <w:p w14:paraId="3E422E1F" w14:textId="5E19FA02" w:rsidR="00110117" w:rsidRPr="00B60D70" w:rsidRDefault="00110117" w:rsidP="00FF7D50">
            <w:pPr>
              <w:pStyle w:val="af9"/>
              <w:numPr>
                <w:ilvl w:val="0"/>
                <w:numId w:val="94"/>
              </w:numPr>
              <w:ind w:left="448" w:hanging="408"/>
              <w:jc w:val="left"/>
              <w:textAlignment w:val="baseline"/>
              <w:rPr>
                <w:rFonts w:ascii="TH SarabunPSK" w:eastAsia="Times New Roman" w:hAnsi="TH SarabunPSK" w:cs="TH SarabunPSK"/>
                <w:sz w:val="28"/>
              </w:rPr>
            </w:pPr>
            <w:r w:rsidRPr="00B60D70">
              <w:rPr>
                <w:rFonts w:ascii="TH SarabunPSK" w:eastAsia="Times New Roman" w:hAnsi="TH SarabunPSK" w:cs="TH SarabunPSK" w:hint="cs"/>
                <w:sz w:val="28"/>
                <w:cs/>
              </w:rPr>
              <w:t>เกียรติผู้อื่น</w:t>
            </w:r>
            <w:r w:rsidR="00922871" w:rsidRPr="00B60D70">
              <w:rPr>
                <w:rFonts w:ascii="TH SarabunPSK" w:eastAsia="Times New Roman" w:hAnsi="TH SarabunPSK" w:cs="TH SarabunPSK" w:hint="cs"/>
                <w:sz w:val="28"/>
                <w:cs/>
              </w:rPr>
              <w:t xml:space="preserve"> </w:t>
            </w:r>
            <w:r w:rsidRPr="00B60D70">
              <w:rPr>
                <w:rFonts w:ascii="TH SarabunPSK" w:eastAsia="Times New Roman" w:hAnsi="TH SarabunPSK" w:cs="TH SarabunPSK" w:hint="cs"/>
                <w:sz w:val="28"/>
                <w:cs/>
              </w:rPr>
              <w:t>เคารพ และการยอมรับความแตกต่าง</w:t>
            </w:r>
            <w:r w:rsidR="00BD7F9D" w:rsidRPr="00B60D70">
              <w:rPr>
                <w:rFonts w:ascii="TH SarabunPSK" w:eastAsia="Times New Roman" w:hAnsi="TH SarabunPSK" w:cs="TH SarabunPSK" w:hint="cs"/>
                <w:sz w:val="28"/>
              </w:rPr>
              <w:t xml:space="preserve"> </w:t>
            </w:r>
          </w:p>
          <w:p w14:paraId="18BEFD4B" w14:textId="2B929144" w:rsidR="00110117" w:rsidRPr="00B60D70" w:rsidRDefault="009B14E5" w:rsidP="00FF7D50">
            <w:pPr>
              <w:pStyle w:val="af9"/>
              <w:numPr>
                <w:ilvl w:val="0"/>
                <w:numId w:val="94"/>
              </w:numPr>
              <w:ind w:left="448" w:hanging="408"/>
              <w:jc w:val="left"/>
              <w:textAlignment w:val="baseline"/>
              <w:rPr>
                <w:rFonts w:ascii="TH SarabunPSK" w:hAnsi="TH SarabunPSK" w:cs="TH SarabunPSK"/>
                <w:sz w:val="28"/>
              </w:rPr>
            </w:pPr>
            <w:r w:rsidRPr="00B60D70">
              <w:rPr>
                <w:rFonts w:ascii="TH SarabunPSK" w:eastAsia="Times New Roman" w:hAnsi="TH SarabunPSK" w:cs="TH SarabunPSK"/>
                <w:sz w:val="28"/>
                <w:cs/>
              </w:rPr>
              <w:t>จรรยาบรรณวิชาชีพ</w:t>
            </w:r>
            <w:r w:rsidRPr="00B60D70">
              <w:rPr>
                <w:rFonts w:ascii="TH SarabunPSK" w:eastAsia="Times New Roman" w:hAnsi="TH SarabunPSK" w:cs="TH SarabunPSK" w:hint="cs"/>
                <w:sz w:val="28"/>
                <w:cs/>
              </w:rPr>
              <w:t>ครู</w:t>
            </w:r>
          </w:p>
        </w:tc>
        <w:tc>
          <w:tcPr>
            <w:tcW w:w="295" w:type="dxa"/>
          </w:tcPr>
          <w:p w14:paraId="7207E4A9" w14:textId="77777777" w:rsidR="00110117" w:rsidRPr="00B60D70" w:rsidRDefault="00110117" w:rsidP="00D420AC">
            <w:pPr>
              <w:jc w:val="left"/>
              <w:textAlignment w:val="baseline"/>
              <w:rPr>
                <w:rFonts w:ascii="TH SarabunPSK" w:eastAsia="Times New Roman" w:hAnsi="TH SarabunPSK" w:cs="TH SarabunPSK"/>
                <w:sz w:val="28"/>
                <w:cs/>
              </w:rPr>
            </w:pPr>
          </w:p>
        </w:tc>
        <w:tc>
          <w:tcPr>
            <w:tcW w:w="3260" w:type="dxa"/>
          </w:tcPr>
          <w:p w14:paraId="686BC86F" w14:textId="4C599069" w:rsidR="00B17441" w:rsidRPr="00B60D70" w:rsidRDefault="003700D6" w:rsidP="00FF7D50">
            <w:pPr>
              <w:pStyle w:val="af9"/>
              <w:numPr>
                <w:ilvl w:val="0"/>
                <w:numId w:val="95"/>
              </w:numPr>
              <w:ind w:left="448" w:hanging="408"/>
              <w:jc w:val="left"/>
              <w:textAlignment w:val="baseline"/>
              <w:rPr>
                <w:rFonts w:ascii="TH SarabunPSK" w:eastAsia="Times New Roman" w:hAnsi="TH SarabunPSK" w:cs="TH SarabunPSK"/>
                <w:sz w:val="28"/>
              </w:rPr>
            </w:pPr>
            <w:r w:rsidRPr="00B60D70">
              <w:rPr>
                <w:rFonts w:ascii="TH SarabunPSK" w:eastAsia="Times New Roman" w:hAnsi="TH SarabunPSK" w:cs="TH SarabunPSK"/>
                <w:sz w:val="28"/>
                <w:cs/>
              </w:rPr>
              <w:t>การลงมือปฏิบัติ</w:t>
            </w:r>
          </w:p>
          <w:p w14:paraId="6B6550BA" w14:textId="0F833643" w:rsidR="00B17441" w:rsidRPr="00B60D70" w:rsidRDefault="00B17441" w:rsidP="00FF7D50">
            <w:pPr>
              <w:pStyle w:val="af9"/>
              <w:numPr>
                <w:ilvl w:val="0"/>
                <w:numId w:val="95"/>
              </w:numPr>
              <w:ind w:left="448" w:hanging="408"/>
              <w:jc w:val="left"/>
              <w:textAlignment w:val="baseline"/>
              <w:rPr>
                <w:rFonts w:ascii="TH SarabunPSK" w:eastAsia="Times New Roman" w:hAnsi="TH SarabunPSK" w:cs="TH SarabunPSK"/>
                <w:sz w:val="28"/>
              </w:rPr>
            </w:pPr>
            <w:r w:rsidRPr="00B60D70">
              <w:rPr>
                <w:rFonts w:ascii="TH SarabunPSK" w:eastAsia="Times New Roman" w:hAnsi="TH SarabunPSK" w:cs="TH SarabunPSK"/>
                <w:sz w:val="28"/>
                <w:cs/>
              </w:rPr>
              <w:t>มีจิตใจที่เอื้อเฟื้อ เผื่อแผ่</w:t>
            </w:r>
            <w:r w:rsidR="007F5D47" w:rsidRPr="00B60D70">
              <w:rPr>
                <w:rFonts w:ascii="TH SarabunPSK" w:eastAsia="Times New Roman" w:hAnsi="TH SarabunPSK" w:cs="TH SarabunPSK" w:hint="cs"/>
                <w:sz w:val="28"/>
                <w:cs/>
              </w:rPr>
              <w:t xml:space="preserve"> เกื้อกูล</w:t>
            </w:r>
          </w:p>
          <w:p w14:paraId="358298A4" w14:textId="59F87ED0" w:rsidR="003700D6" w:rsidRPr="00B60D70" w:rsidRDefault="003700D6" w:rsidP="00FF7D50">
            <w:pPr>
              <w:pStyle w:val="af9"/>
              <w:numPr>
                <w:ilvl w:val="0"/>
                <w:numId w:val="95"/>
              </w:numPr>
              <w:ind w:left="448" w:hanging="408"/>
              <w:jc w:val="left"/>
              <w:textAlignment w:val="baseline"/>
              <w:rPr>
                <w:rFonts w:ascii="TH SarabunPSK" w:eastAsia="Times New Roman" w:hAnsi="TH SarabunPSK" w:cs="TH SarabunPSK"/>
                <w:sz w:val="28"/>
              </w:rPr>
            </w:pPr>
            <w:r w:rsidRPr="00B60D70">
              <w:rPr>
                <w:rFonts w:ascii="TH SarabunPSK" w:eastAsia="Times New Roman" w:hAnsi="TH SarabunPSK" w:cs="TH SarabunPSK"/>
                <w:sz w:val="28"/>
                <w:cs/>
              </w:rPr>
              <w:t>การทำงานร่วมกับผู้อื่นได้ดี</w:t>
            </w:r>
          </w:p>
          <w:p w14:paraId="336DC1D2" w14:textId="77777777" w:rsidR="00110117" w:rsidRPr="00B60D70" w:rsidRDefault="00110117" w:rsidP="00FF7D50">
            <w:pPr>
              <w:pStyle w:val="af9"/>
              <w:numPr>
                <w:ilvl w:val="0"/>
                <w:numId w:val="95"/>
              </w:numPr>
              <w:ind w:left="448" w:hanging="408"/>
              <w:jc w:val="left"/>
              <w:textAlignment w:val="baseline"/>
              <w:rPr>
                <w:rFonts w:ascii="TH SarabunPSK" w:hAnsi="TH SarabunPSK" w:cs="TH SarabunPSK"/>
                <w:sz w:val="28"/>
              </w:rPr>
            </w:pPr>
            <w:r w:rsidRPr="00B60D70">
              <w:rPr>
                <w:rFonts w:ascii="TH SarabunPSK" w:eastAsia="Times New Roman" w:hAnsi="TH SarabunPSK" w:cs="TH SarabunPSK" w:hint="cs"/>
                <w:sz w:val="28"/>
                <w:cs/>
              </w:rPr>
              <w:t>การเรียนรู้ตลอดชีวิต</w:t>
            </w:r>
            <w:r w:rsidRPr="00B60D70">
              <w:rPr>
                <w:rFonts w:ascii="TH SarabunPSK" w:eastAsia="Times New Roman" w:hAnsi="TH SarabunPSK" w:cs="TH SarabunPSK" w:hint="cs"/>
                <w:sz w:val="28"/>
              </w:rPr>
              <w:t> </w:t>
            </w:r>
          </w:p>
        </w:tc>
      </w:tr>
    </w:tbl>
    <w:p w14:paraId="7194899D" w14:textId="77777777" w:rsidR="00110117" w:rsidRPr="00B60D70" w:rsidRDefault="00110117" w:rsidP="00110117">
      <w:pPr>
        <w:ind w:right="26"/>
        <w:rPr>
          <w:rFonts w:ascii="TH SarabunPSK" w:hAnsi="TH SarabunPSK" w:cs="TH SarabunPSK"/>
          <w:sz w:val="24"/>
          <w:szCs w:val="24"/>
        </w:rPr>
      </w:pPr>
    </w:p>
    <w:p w14:paraId="6A7031DC" w14:textId="10D8602D" w:rsidR="00110117" w:rsidRPr="00B60D70" w:rsidRDefault="00110117" w:rsidP="00110117">
      <w:pPr>
        <w:ind w:right="26"/>
        <w:rPr>
          <w:rFonts w:ascii="TH SarabunPSK" w:hAnsi="TH SarabunPSK" w:cs="TH SarabunPSK"/>
          <w:b/>
          <w:bCs/>
        </w:rPr>
      </w:pPr>
      <w:r w:rsidRPr="00B60D70">
        <w:rPr>
          <w:rFonts w:ascii="TH SarabunPSK" w:hAnsi="TH SarabunPSK" w:cs="TH SarabunPSK" w:hint="cs"/>
          <w:b/>
          <w:bCs/>
          <w:cs/>
        </w:rPr>
        <w:t xml:space="preserve">ความหมายของคุณลักษณะบัณฑิตที่พึงประสงค์ของ </w:t>
      </w:r>
      <w:proofErr w:type="spellStart"/>
      <w:r w:rsidRPr="00B60D70">
        <w:rPr>
          <w:rFonts w:ascii="TH SarabunPSK" w:hAnsi="TH SarabunPSK" w:cs="TH SarabunPSK" w:hint="cs"/>
          <w:b/>
          <w:bCs/>
          <w:cs/>
        </w:rPr>
        <w:t>มจ</w:t>
      </w:r>
      <w:proofErr w:type="spellEnd"/>
      <w:r w:rsidRPr="00B60D70">
        <w:rPr>
          <w:rFonts w:ascii="TH SarabunPSK" w:hAnsi="TH SarabunPSK" w:cs="TH SarabunPSK" w:hint="cs"/>
          <w:b/>
          <w:bCs/>
          <w:cs/>
        </w:rPr>
        <w:t>ธ. (</w:t>
      </w:r>
      <w:r w:rsidRPr="00B60D70">
        <w:rPr>
          <w:rFonts w:ascii="TH SarabunPSK" w:hAnsi="TH SarabunPSK" w:cs="TH SarabunPSK" w:hint="cs"/>
          <w:b/>
          <w:bCs/>
        </w:rPr>
        <w:t>KMUTT student QF)</w:t>
      </w:r>
      <w:r w:rsidRPr="00B60D70">
        <w:rPr>
          <w:rFonts w:ascii="TH SarabunPSK" w:hAnsi="TH SarabunPSK" w:cs="TH SarabunPSK" w:hint="cs"/>
          <w:b/>
          <w:bCs/>
          <w:cs/>
        </w:rPr>
        <w:t xml:space="preserve"> ในตารางที่ 2.</w:t>
      </w:r>
      <w:r w:rsidR="00461E86" w:rsidRPr="00B60D70">
        <w:rPr>
          <w:rFonts w:ascii="TH SarabunPSK" w:hAnsi="TH SarabunPSK" w:cs="TH SarabunPSK"/>
          <w:b/>
          <w:bCs/>
        </w:rPr>
        <w:t>1</w:t>
      </w:r>
      <w:r w:rsidR="00632123" w:rsidRPr="00B60D70">
        <w:rPr>
          <w:rFonts w:ascii="TH SarabunPSK" w:hAnsi="TH SarabunPSK" w:cs="TH SarabunPSK" w:hint="cs"/>
          <w:b/>
          <w:bCs/>
          <w:cs/>
        </w:rPr>
        <w:t>1</w:t>
      </w:r>
    </w:p>
    <w:tbl>
      <w:tblPr>
        <w:tblStyle w:val="af6"/>
        <w:tblW w:w="0" w:type="auto"/>
        <w:tblLook w:val="04A0" w:firstRow="1" w:lastRow="0" w:firstColumn="1" w:lastColumn="0" w:noHBand="0" w:noVBand="1"/>
      </w:tblPr>
      <w:tblGrid>
        <w:gridCol w:w="3397"/>
        <w:gridCol w:w="10490"/>
      </w:tblGrid>
      <w:tr w:rsidR="00B60D70" w:rsidRPr="00B60D70" w14:paraId="41FDB820" w14:textId="77777777" w:rsidTr="00FD2FDC">
        <w:trPr>
          <w:trHeight w:val="454"/>
          <w:tblHeader/>
        </w:trPr>
        <w:tc>
          <w:tcPr>
            <w:tcW w:w="13887" w:type="dxa"/>
            <w:gridSpan w:val="2"/>
            <w:shd w:val="clear" w:color="auto" w:fill="E7E6E6" w:themeFill="background2"/>
            <w:vAlign w:val="center"/>
          </w:tcPr>
          <w:p w14:paraId="6D35BF6D" w14:textId="77777777" w:rsidR="00110117" w:rsidRPr="00B60D70" w:rsidRDefault="00110117" w:rsidP="00D420AC">
            <w:pPr>
              <w:ind w:right="26"/>
              <w:jc w:val="left"/>
              <w:rPr>
                <w:rFonts w:ascii="TH SarabunPSK" w:hAnsi="TH SarabunPSK" w:cs="TH SarabunPSK"/>
                <w:b/>
                <w:bCs/>
                <w:sz w:val="28"/>
              </w:rPr>
            </w:pPr>
            <w:r w:rsidRPr="00B60D70">
              <w:rPr>
                <w:rFonts w:ascii="TH SarabunPSK" w:hAnsi="TH SarabunPSK" w:cs="TH SarabunPSK" w:hint="cs"/>
                <w:b/>
                <w:bCs/>
                <w:sz w:val="28"/>
                <w:cs/>
              </w:rPr>
              <w:t>คุณลักษณะและความหมาย</w:t>
            </w:r>
          </w:p>
        </w:tc>
      </w:tr>
      <w:tr w:rsidR="00B60D70" w:rsidRPr="00B60D70" w14:paraId="4D99D294" w14:textId="77777777" w:rsidTr="00D420AC">
        <w:tc>
          <w:tcPr>
            <w:tcW w:w="3397" w:type="dxa"/>
          </w:tcPr>
          <w:p w14:paraId="3D8D8375" w14:textId="77777777" w:rsidR="00110117" w:rsidRPr="00B60D70" w:rsidRDefault="00110117" w:rsidP="00D420AC">
            <w:pPr>
              <w:ind w:right="26"/>
              <w:jc w:val="left"/>
              <w:rPr>
                <w:rStyle w:val="wixui-rich-texttext"/>
                <w:rFonts w:ascii="TH SarabunPSK" w:hAnsi="TH SarabunPSK" w:cs="TH SarabunPSK"/>
                <w:b/>
                <w:bCs/>
                <w:sz w:val="28"/>
                <w:bdr w:val="none" w:sz="0" w:space="0" w:color="auto" w:frame="1"/>
              </w:rPr>
            </w:pPr>
            <w:r w:rsidRPr="00B60D70">
              <w:rPr>
                <w:rStyle w:val="wixui-rich-texttext"/>
                <w:rFonts w:ascii="TH SarabunPSK" w:hAnsi="TH SarabunPSK" w:cs="TH SarabunPSK" w:hint="cs"/>
                <w:b/>
                <w:bCs/>
                <w:sz w:val="28"/>
                <w:bdr w:val="none" w:sz="0" w:space="0" w:color="auto" w:frame="1"/>
                <w:cs/>
              </w:rPr>
              <w:t xml:space="preserve">ความเป็นพลเมือง </w:t>
            </w:r>
            <w:proofErr w:type="spellStart"/>
            <w:r w:rsidRPr="00B60D70">
              <w:rPr>
                <w:rStyle w:val="wixui-rich-texttext"/>
                <w:rFonts w:ascii="TH SarabunPSK" w:hAnsi="TH SarabunPSK" w:cs="TH SarabunPSK" w:hint="cs"/>
                <w:b/>
                <w:bCs/>
                <w:sz w:val="28"/>
                <w:bdr w:val="none" w:sz="0" w:space="0" w:color="auto" w:frame="1"/>
                <w:cs/>
              </w:rPr>
              <w:t>มจ</w:t>
            </w:r>
            <w:proofErr w:type="spellEnd"/>
            <w:r w:rsidRPr="00B60D70">
              <w:rPr>
                <w:rStyle w:val="wixui-rich-texttext"/>
                <w:rFonts w:ascii="TH SarabunPSK" w:hAnsi="TH SarabunPSK" w:cs="TH SarabunPSK" w:hint="cs"/>
                <w:b/>
                <w:bCs/>
                <w:sz w:val="28"/>
                <w:bdr w:val="none" w:sz="0" w:space="0" w:color="auto" w:frame="1"/>
                <w:cs/>
              </w:rPr>
              <w:t>ธ. (</w:t>
            </w:r>
            <w:r w:rsidRPr="00B60D70">
              <w:rPr>
                <w:rStyle w:val="wixui-rich-texttext"/>
                <w:rFonts w:ascii="TH SarabunPSK" w:hAnsi="TH SarabunPSK" w:cs="TH SarabunPSK" w:hint="cs"/>
                <w:b/>
                <w:bCs/>
                <w:sz w:val="28"/>
                <w:bdr w:val="none" w:sz="0" w:space="0" w:color="auto" w:frame="1"/>
              </w:rPr>
              <w:t>KMUTT’s Citizenship)</w:t>
            </w:r>
          </w:p>
          <w:p w14:paraId="78F9058E" w14:textId="77777777" w:rsidR="00110117" w:rsidRPr="00B60D70" w:rsidRDefault="00110117" w:rsidP="00D420AC">
            <w:pPr>
              <w:ind w:right="26"/>
              <w:jc w:val="left"/>
              <w:rPr>
                <w:rFonts w:ascii="TH SarabunPSK" w:hAnsi="TH SarabunPSK" w:cs="TH SarabunPSK"/>
                <w:b/>
                <w:bCs/>
                <w:sz w:val="28"/>
              </w:rPr>
            </w:pPr>
            <w:r w:rsidRPr="00B60D70">
              <w:rPr>
                <w:rStyle w:val="wixui-rich-texttext"/>
                <w:rFonts w:ascii="TH SarabunPSK" w:hAnsi="TH SarabunPSK" w:cs="TH SarabunPSK" w:hint="cs"/>
                <w:sz w:val="28"/>
                <w:bdr w:val="none" w:sz="0" w:space="0" w:color="auto" w:frame="1"/>
                <w:cs/>
              </w:rPr>
              <w:t xml:space="preserve">ใช้ </w:t>
            </w:r>
            <w:r w:rsidRPr="00B60D70">
              <w:rPr>
                <w:rStyle w:val="wixui-rich-texttext"/>
                <w:rFonts w:ascii="TH SarabunPSK" w:hAnsi="TH SarabunPSK" w:cs="TH SarabunPSK" w:hint="cs"/>
                <w:sz w:val="28"/>
                <w:bdr w:val="none" w:sz="0" w:space="0" w:color="auto" w:frame="1"/>
              </w:rPr>
              <w:t xml:space="preserve">Core Value </w:t>
            </w:r>
            <w:r w:rsidRPr="00B60D70">
              <w:rPr>
                <w:rStyle w:val="wixui-rich-texttext"/>
                <w:rFonts w:ascii="TH SarabunPSK" w:hAnsi="TH SarabunPSK" w:cs="TH SarabunPSK" w:hint="cs"/>
                <w:sz w:val="28"/>
                <w:bdr w:val="none" w:sz="0" w:space="0" w:color="auto" w:frame="1"/>
                <w:cs/>
              </w:rPr>
              <w:t>ของมหาวิทยาลัยเป็นแนวทางในการปฏิบัติซึ่งประกอบด้วย ความเป็นมืออาชีพและมีคุณธรรมจริยธรรม (</w:t>
            </w:r>
            <w:r w:rsidRPr="00B60D70">
              <w:rPr>
                <w:rStyle w:val="wixui-rich-texttext"/>
                <w:rFonts w:ascii="TH SarabunPSK" w:hAnsi="TH SarabunPSK" w:cs="TH SarabunPSK" w:hint="cs"/>
                <w:sz w:val="28"/>
                <w:bdr w:val="none" w:sz="0" w:space="0" w:color="auto" w:frame="1"/>
              </w:rPr>
              <w:t xml:space="preserve">Professional and Integrity) </w:t>
            </w:r>
            <w:r w:rsidRPr="00B60D70">
              <w:rPr>
                <w:rStyle w:val="wixui-rich-texttext"/>
                <w:rFonts w:ascii="TH SarabunPSK" w:hAnsi="TH SarabunPSK" w:cs="TH SarabunPSK" w:hint="cs"/>
                <w:sz w:val="28"/>
                <w:bdr w:val="none" w:sz="0" w:space="0" w:color="auto" w:frame="1"/>
                <w:cs/>
              </w:rPr>
              <w:t>รวมถึง</w:t>
            </w:r>
            <w:r w:rsidRPr="00B60D70">
              <w:rPr>
                <w:rStyle w:val="wixui-rich-texttext"/>
                <w:rFonts w:ascii="TH SarabunPSK" w:hAnsi="TH SarabunPSK" w:cs="TH SarabunPSK" w:hint="cs"/>
                <w:sz w:val="28"/>
                <w:bdr w:val="none" w:sz="0" w:space="0" w:color="auto" w:frame="1"/>
                <w:cs/>
              </w:rPr>
              <w:br/>
              <w:t>การยึดมั่นตามหลักปฏิบัติด้าน</w:t>
            </w:r>
            <w:r w:rsidRPr="00B60D70">
              <w:rPr>
                <w:rStyle w:val="wixui-rich-texttext"/>
                <w:rFonts w:ascii="TH SarabunPSK" w:hAnsi="TH SarabunPSK" w:cs="TH SarabunPSK" w:hint="cs"/>
                <w:sz w:val="28"/>
                <w:bdr w:val="none" w:sz="0" w:space="0" w:color="auto" w:frame="1"/>
                <w:cs/>
              </w:rPr>
              <w:lastRenderedPageBreak/>
              <w:t>จรรยาบรรณองค์กร (</w:t>
            </w:r>
            <w:r w:rsidRPr="00B60D70">
              <w:rPr>
                <w:rStyle w:val="wixui-rich-texttext"/>
                <w:rFonts w:ascii="TH SarabunPSK" w:hAnsi="TH SarabunPSK" w:cs="TH SarabunPSK" w:hint="cs"/>
                <w:sz w:val="28"/>
                <w:bdr w:val="none" w:sz="0" w:space="0" w:color="auto" w:frame="1"/>
              </w:rPr>
              <w:t>Code of Conduct)</w:t>
            </w:r>
          </w:p>
        </w:tc>
        <w:tc>
          <w:tcPr>
            <w:tcW w:w="10490" w:type="dxa"/>
          </w:tcPr>
          <w:p w14:paraId="04570190" w14:textId="21FB826D" w:rsidR="00110117" w:rsidRPr="00B60D70" w:rsidRDefault="00110117" w:rsidP="00FF7D50">
            <w:pPr>
              <w:pStyle w:val="af9"/>
              <w:numPr>
                <w:ilvl w:val="0"/>
                <w:numId w:val="96"/>
              </w:numPr>
              <w:ind w:left="382" w:right="26"/>
              <w:jc w:val="left"/>
              <w:rPr>
                <w:rStyle w:val="wixui-rich-texttext"/>
                <w:rFonts w:ascii="TH SarabunPSK" w:hAnsi="TH SarabunPSK" w:cs="TH SarabunPSK"/>
                <w:sz w:val="28"/>
                <w:bdr w:val="none" w:sz="0" w:space="0" w:color="auto" w:frame="1"/>
              </w:rPr>
            </w:pPr>
            <w:r w:rsidRPr="00B60D70">
              <w:rPr>
                <w:rStyle w:val="wixui-rich-texttext"/>
                <w:rFonts w:ascii="TH SarabunPSK" w:hAnsi="TH SarabunPSK" w:cs="TH SarabunPSK" w:hint="cs"/>
                <w:b/>
                <w:bCs/>
                <w:sz w:val="28"/>
                <w:bdr w:val="none" w:sz="0" w:space="0" w:color="auto" w:frame="1"/>
                <w:cs/>
              </w:rPr>
              <w:lastRenderedPageBreak/>
              <w:t>ความรับผิดชอบ (</w:t>
            </w:r>
            <w:r w:rsidRPr="00B60D70">
              <w:rPr>
                <w:rStyle w:val="wixui-rich-texttext"/>
                <w:rFonts w:ascii="TH SarabunPSK" w:hAnsi="TH SarabunPSK" w:cs="TH SarabunPSK" w:hint="cs"/>
                <w:b/>
                <w:bCs/>
                <w:sz w:val="28"/>
                <w:bdr w:val="none" w:sz="0" w:space="0" w:color="auto" w:frame="1"/>
              </w:rPr>
              <w:t>Responsibility</w:t>
            </w:r>
            <w:r w:rsidRPr="00B60D70">
              <w:rPr>
                <w:rStyle w:val="wixui-rich-texttext"/>
                <w:rFonts w:ascii="TH SarabunPSK" w:hAnsi="TH SarabunPSK" w:cs="TH SarabunPSK" w:hint="cs"/>
                <w:b/>
                <w:bCs/>
                <w:sz w:val="28"/>
                <w:bdr w:val="none" w:sz="0" w:space="0" w:color="auto" w:frame="1"/>
                <w:cs/>
              </w:rPr>
              <w:t>)</w:t>
            </w:r>
            <w:r w:rsidRPr="00B60D70">
              <w:rPr>
                <w:rStyle w:val="wixui-rich-texttext"/>
                <w:rFonts w:ascii="TH SarabunPSK" w:hAnsi="TH SarabunPSK" w:cs="TH SarabunPSK" w:hint="cs"/>
                <w:b/>
                <w:bCs/>
                <w:sz w:val="28"/>
                <w:bdr w:val="none" w:sz="0" w:space="0" w:color="auto" w:frame="1"/>
                <w:cs/>
              </w:rPr>
              <w:br/>
            </w:r>
            <w:r w:rsidRPr="00B60D70">
              <w:rPr>
                <w:rStyle w:val="wixui-rich-texttext"/>
                <w:rFonts w:ascii="TH SarabunPSK" w:hAnsi="TH SarabunPSK" w:cs="TH SarabunPSK" w:hint="cs"/>
                <w:sz w:val="28"/>
                <w:bdr w:val="none" w:sz="0" w:space="0" w:color="auto" w:frame="1"/>
                <w:cs/>
              </w:rPr>
              <w:t>มีจิตสำนึกที่จะประพฤติปฏิบัติในสิ่งที่ดี รู้ผิดชอบชั่วดี ละอายต่อการทำสิ่งที่ผิด รู้จักหลีกเลี่ยงพฤติกรรมไม่พึงประสงค์ที่ส่งผลกระทบต่อตนเองและผู้อื่น มีวินัย ตรงต่อเวลา ใส่ใจสิ่งแวดล้อมและสาธารณะ ไม่ละทิ้งงานหรือปัดความรับผิดชอบ พร้อมที่จะยอมรับและจัดการ</w:t>
            </w:r>
            <w:r w:rsidRPr="00B60D70">
              <w:rPr>
                <w:rStyle w:val="wixui-rich-texttext"/>
                <w:rFonts w:ascii="TH SarabunPSK" w:hAnsi="TH SarabunPSK" w:cs="TH SarabunPSK" w:hint="cs"/>
                <w:sz w:val="28"/>
                <w:bdr w:val="none" w:sz="0" w:space="0" w:color="auto" w:frame="1"/>
                <w:cs/>
              </w:rPr>
              <w:br/>
              <w:t>กับผลที่ตามมาจากการกระทำทั้งผลโดยตรงและผลกระทบทางอ้อม เคารพต่อกฎระเบียบและข้อบังคับต่าง</w:t>
            </w:r>
            <w:r w:rsidR="00D420AC" w:rsidRPr="00B60D70">
              <w:rPr>
                <w:rStyle w:val="wixui-rich-texttext"/>
                <w:rFonts w:ascii="TH SarabunPSK" w:hAnsi="TH SarabunPSK" w:cs="TH SarabunPSK" w:hint="cs"/>
                <w:sz w:val="28"/>
                <w:bdr w:val="none" w:sz="0" w:space="0" w:color="auto" w:frame="1"/>
                <w:cs/>
              </w:rPr>
              <w:t xml:space="preserve"> ๆ</w:t>
            </w:r>
            <w:r w:rsidRPr="00B60D70">
              <w:rPr>
                <w:rStyle w:val="wixui-rich-texttext"/>
                <w:rFonts w:ascii="TH SarabunPSK" w:hAnsi="TH SarabunPSK" w:cs="TH SarabunPSK" w:hint="cs"/>
                <w:sz w:val="28"/>
                <w:bdr w:val="none" w:sz="0" w:space="0" w:color="auto" w:frame="1"/>
                <w:cs/>
              </w:rPr>
              <w:t xml:space="preserve"> ขององค์กรและสังคม ตลอดจนมีจรรยาบรรณทางวิชาการและวิชาชีพ</w:t>
            </w:r>
          </w:p>
          <w:p w14:paraId="18E3B739" w14:textId="5C4C3674" w:rsidR="00110117" w:rsidRPr="00B60D70" w:rsidRDefault="00110117" w:rsidP="00FF7D50">
            <w:pPr>
              <w:pStyle w:val="af9"/>
              <w:numPr>
                <w:ilvl w:val="0"/>
                <w:numId w:val="96"/>
              </w:numPr>
              <w:ind w:left="382" w:right="26"/>
              <w:jc w:val="left"/>
              <w:rPr>
                <w:rStyle w:val="wixui-rich-texttext"/>
                <w:rFonts w:ascii="TH SarabunPSK" w:hAnsi="TH SarabunPSK" w:cs="TH SarabunPSK"/>
                <w:b/>
                <w:bCs/>
                <w:sz w:val="28"/>
              </w:rPr>
            </w:pPr>
            <w:r w:rsidRPr="00B60D70">
              <w:rPr>
                <w:rStyle w:val="wixui-rich-texttext"/>
                <w:rFonts w:ascii="TH SarabunPSK" w:hAnsi="TH SarabunPSK" w:cs="TH SarabunPSK" w:hint="cs"/>
                <w:b/>
                <w:bCs/>
                <w:sz w:val="28"/>
                <w:bdr w:val="none" w:sz="0" w:space="0" w:color="auto" w:frame="1"/>
                <w:cs/>
              </w:rPr>
              <w:t>การปรับตัว (</w:t>
            </w:r>
            <w:r w:rsidRPr="00B60D70">
              <w:rPr>
                <w:rStyle w:val="wixui-rich-texttext"/>
                <w:rFonts w:ascii="TH SarabunPSK" w:hAnsi="TH SarabunPSK" w:cs="TH SarabunPSK" w:hint="cs"/>
                <w:b/>
                <w:bCs/>
                <w:sz w:val="28"/>
                <w:bdr w:val="none" w:sz="0" w:space="0" w:color="auto" w:frame="1"/>
              </w:rPr>
              <w:t>Adaptability)</w:t>
            </w:r>
            <w:r w:rsidRPr="00B60D70">
              <w:rPr>
                <w:rStyle w:val="wixui-rich-texttext"/>
                <w:rFonts w:ascii="TH SarabunPSK" w:hAnsi="TH SarabunPSK" w:cs="TH SarabunPSK" w:hint="cs"/>
                <w:b/>
                <w:bCs/>
                <w:sz w:val="28"/>
                <w:bdr w:val="none" w:sz="0" w:space="0" w:color="auto" w:frame="1"/>
                <w:cs/>
              </w:rPr>
              <w:br/>
            </w:r>
            <w:r w:rsidRPr="00B60D70">
              <w:rPr>
                <w:rStyle w:val="wixui-rich-texttext"/>
                <w:rFonts w:ascii="TH SarabunPSK" w:hAnsi="TH SarabunPSK" w:cs="TH SarabunPSK" w:hint="cs"/>
                <w:sz w:val="28"/>
                <w:bdr w:val="none" w:sz="0" w:space="0" w:color="auto" w:frame="1"/>
                <w:cs/>
              </w:rPr>
              <w:t>การไม่ยึดติดกับสิ่งใดสิ่งหนึ่งจนปิดกั้นตนเองจากสิ่งอื่น และเตรียมพร้อมที่จะยอมรับการเปลี่ยนแปลงต่าง</w:t>
            </w:r>
            <w:r w:rsidR="00D420AC" w:rsidRPr="00B60D70">
              <w:rPr>
                <w:rStyle w:val="wixui-rich-texttext"/>
                <w:rFonts w:ascii="TH SarabunPSK" w:hAnsi="TH SarabunPSK" w:cs="TH SarabunPSK" w:hint="cs"/>
                <w:sz w:val="28"/>
                <w:bdr w:val="none" w:sz="0" w:space="0" w:color="auto" w:frame="1"/>
                <w:cs/>
              </w:rPr>
              <w:t xml:space="preserve"> ๆ</w:t>
            </w:r>
            <w:r w:rsidRPr="00B60D70">
              <w:rPr>
                <w:rStyle w:val="wixui-rich-texttext"/>
                <w:rFonts w:ascii="TH SarabunPSK" w:hAnsi="TH SarabunPSK" w:cs="TH SarabunPSK" w:hint="cs"/>
                <w:sz w:val="28"/>
                <w:bdr w:val="none" w:sz="0" w:space="0" w:color="auto" w:frame="1"/>
                <w:cs/>
              </w:rPr>
              <w:t xml:space="preserve"> โดยไม่คิด</w:t>
            </w:r>
            <w:r w:rsidRPr="00B60D70">
              <w:rPr>
                <w:rStyle w:val="wixui-rich-texttext"/>
                <w:rFonts w:ascii="TH SarabunPSK" w:hAnsi="TH SarabunPSK" w:cs="TH SarabunPSK" w:hint="cs"/>
                <w:sz w:val="28"/>
                <w:bdr w:val="none" w:sz="0" w:space="0" w:color="auto" w:frame="1"/>
                <w:cs/>
              </w:rPr>
              <w:lastRenderedPageBreak/>
              <w:t>ต่อต้านแต่พร้อมจะทำความเข้าใจในความจำเป็นของการเปลี่ยนแปลงที่เกิดขึ้น รวมถึงการมองโลกในแง่ดี มองสิ่งต่าง</w:t>
            </w:r>
            <w:r w:rsidR="00D420AC" w:rsidRPr="00B60D70">
              <w:rPr>
                <w:rStyle w:val="wixui-rich-texttext"/>
                <w:rFonts w:ascii="TH SarabunPSK" w:hAnsi="TH SarabunPSK" w:cs="TH SarabunPSK" w:hint="cs"/>
                <w:sz w:val="28"/>
                <w:bdr w:val="none" w:sz="0" w:space="0" w:color="auto" w:frame="1"/>
                <w:cs/>
              </w:rPr>
              <w:t xml:space="preserve"> ๆ</w:t>
            </w:r>
            <w:r w:rsidRPr="00B60D70">
              <w:rPr>
                <w:rStyle w:val="wixui-rich-texttext"/>
                <w:rFonts w:ascii="TH SarabunPSK" w:hAnsi="TH SarabunPSK" w:cs="TH SarabunPSK" w:hint="cs"/>
                <w:sz w:val="28"/>
                <w:bdr w:val="none" w:sz="0" w:space="0" w:color="auto" w:frame="1"/>
                <w:cs/>
              </w:rPr>
              <w:t xml:space="preserve"> ที่ผ่านเข้ามาอย่างเข้าใจ และมองว่าทุกปัญหามีทางแก้ไข</w:t>
            </w:r>
          </w:p>
          <w:p w14:paraId="72F8CB3D" w14:textId="77777777" w:rsidR="00110117" w:rsidRPr="00B60D70" w:rsidRDefault="00110117" w:rsidP="00FF7D50">
            <w:pPr>
              <w:pStyle w:val="af9"/>
              <w:numPr>
                <w:ilvl w:val="0"/>
                <w:numId w:val="96"/>
              </w:numPr>
              <w:ind w:left="382" w:right="26"/>
              <w:jc w:val="left"/>
              <w:rPr>
                <w:rFonts w:ascii="TH SarabunPSK" w:hAnsi="TH SarabunPSK" w:cs="TH SarabunPSK"/>
                <w:b/>
                <w:bCs/>
                <w:sz w:val="28"/>
              </w:rPr>
            </w:pPr>
            <w:r w:rsidRPr="00B60D70">
              <w:rPr>
                <w:rStyle w:val="wixui-rich-texttext"/>
                <w:rFonts w:ascii="TH SarabunPSK" w:hAnsi="TH SarabunPSK" w:cs="TH SarabunPSK" w:hint="cs"/>
                <w:b/>
                <w:bCs/>
                <w:sz w:val="28"/>
                <w:bdr w:val="none" w:sz="0" w:space="0" w:color="auto" w:frame="1"/>
                <w:cs/>
              </w:rPr>
              <w:t>การเป็นมนุษย์อย่างสมบูรณ์ (</w:t>
            </w:r>
            <w:r w:rsidRPr="00B60D70">
              <w:rPr>
                <w:rStyle w:val="wixui-rich-texttext"/>
                <w:rFonts w:ascii="TH SarabunPSK" w:hAnsi="TH SarabunPSK" w:cs="TH SarabunPSK" w:hint="cs"/>
                <w:b/>
                <w:bCs/>
                <w:sz w:val="28"/>
                <w:bdr w:val="none" w:sz="0" w:space="0" w:color="auto" w:frame="1"/>
              </w:rPr>
              <w:t>Humanization)</w:t>
            </w:r>
            <w:r w:rsidRPr="00B60D70">
              <w:rPr>
                <w:rStyle w:val="wixui-rich-texttext"/>
                <w:rFonts w:ascii="TH SarabunPSK" w:hAnsi="TH SarabunPSK" w:cs="TH SarabunPSK" w:hint="cs"/>
                <w:b/>
                <w:bCs/>
                <w:sz w:val="28"/>
                <w:bdr w:val="none" w:sz="0" w:space="0" w:color="auto" w:frame="1"/>
                <w:cs/>
              </w:rPr>
              <w:br/>
            </w:r>
            <w:r w:rsidRPr="00B60D70">
              <w:rPr>
                <w:rStyle w:val="wixui-rich-texttext"/>
                <w:rFonts w:ascii="TH SarabunPSK" w:hAnsi="TH SarabunPSK" w:cs="TH SarabunPSK" w:hint="cs"/>
                <w:sz w:val="28"/>
                <w:bdr w:val="none" w:sz="0" w:space="0" w:color="auto" w:frame="1"/>
                <w:cs/>
              </w:rPr>
              <w:t>มีทัศนคติมองโลกในแง่ดี ไม่ดูถูกตนเองและผู้อื่น เห็นคุณค่าของความเป็นมนุษย์ใส่ใจดูแล สิ่งแวดล้อม และของสาธารณะ สามารถอยู่ร่วมกับผู้อื่นได้เป็นอย่างดี รู้จักการให้ การแบ่งปัน และการเสียสละ</w:t>
            </w:r>
          </w:p>
        </w:tc>
      </w:tr>
      <w:tr w:rsidR="00B60D70" w:rsidRPr="00B60D70" w14:paraId="0B280A6F" w14:textId="77777777" w:rsidTr="00D420AC">
        <w:tc>
          <w:tcPr>
            <w:tcW w:w="13887" w:type="dxa"/>
            <w:gridSpan w:val="2"/>
          </w:tcPr>
          <w:p w14:paraId="60F690E3" w14:textId="77777777" w:rsidR="00110117" w:rsidRPr="00B60D70" w:rsidRDefault="00110117" w:rsidP="00D420AC">
            <w:pPr>
              <w:ind w:right="26"/>
              <w:rPr>
                <w:rStyle w:val="wixui-rich-texttext"/>
                <w:rFonts w:ascii="TH SarabunPSK" w:hAnsi="TH SarabunPSK" w:cs="TH SarabunPSK"/>
                <w:b/>
                <w:bCs/>
                <w:sz w:val="28"/>
                <w:bdr w:val="none" w:sz="0" w:space="0" w:color="auto" w:frame="1"/>
              </w:rPr>
            </w:pPr>
            <w:r w:rsidRPr="00B60D70">
              <w:rPr>
                <w:rStyle w:val="wixui-rich-texttext"/>
                <w:rFonts w:ascii="TH SarabunPSK" w:hAnsi="TH SarabunPSK" w:cs="TH SarabunPSK" w:hint="cs"/>
                <w:b/>
                <w:bCs/>
                <w:sz w:val="28"/>
                <w:bdr w:val="none" w:sz="0" w:space="0" w:color="auto" w:frame="1"/>
                <w:cs/>
              </w:rPr>
              <w:lastRenderedPageBreak/>
              <w:t>ความรู้ (</w:t>
            </w:r>
            <w:r w:rsidRPr="00B60D70">
              <w:rPr>
                <w:rStyle w:val="wixui-rich-texttext"/>
                <w:rFonts w:ascii="TH SarabunPSK" w:hAnsi="TH SarabunPSK" w:cs="TH SarabunPSK" w:hint="cs"/>
                <w:b/>
                <w:bCs/>
                <w:sz w:val="28"/>
                <w:bdr w:val="none" w:sz="0" w:space="0" w:color="auto" w:frame="1"/>
              </w:rPr>
              <w:t>Knowledge)</w:t>
            </w:r>
          </w:p>
          <w:p w14:paraId="6E21362B" w14:textId="39326B8D" w:rsidR="00110117" w:rsidRPr="00B60D70" w:rsidRDefault="00110117" w:rsidP="00D420AC">
            <w:pPr>
              <w:ind w:right="26"/>
              <w:jc w:val="left"/>
              <w:rPr>
                <w:rStyle w:val="wixui-rich-texttext"/>
                <w:rFonts w:ascii="TH SarabunPSK" w:hAnsi="TH SarabunPSK" w:cs="TH SarabunPSK"/>
                <w:b/>
                <w:bCs/>
                <w:sz w:val="28"/>
                <w:bdr w:val="none" w:sz="0" w:space="0" w:color="auto" w:frame="1"/>
                <w:cs/>
              </w:rPr>
            </w:pPr>
            <w:r w:rsidRPr="00B60D70">
              <w:rPr>
                <w:rStyle w:val="wixui-rich-texttext"/>
                <w:rFonts w:ascii="TH SarabunPSK" w:hAnsi="TH SarabunPSK" w:cs="TH SarabunPSK" w:hint="cs"/>
                <w:sz w:val="28"/>
                <w:bdr w:val="none" w:sz="0" w:space="0" w:color="auto" w:frame="1"/>
                <w:cs/>
              </w:rPr>
              <w:t>มีฐานความรู้ทางวิชาการที่ลึกซึ้งในสาขาวิชาที่ศึกษาเป็นอย่างดี และมีความรู้ที่กว้างขวางเกี่ยวกับการเปลี่ยนแปลงต่าง</w:t>
            </w:r>
            <w:r w:rsidR="00D420AC" w:rsidRPr="00B60D70">
              <w:rPr>
                <w:rStyle w:val="wixui-rich-texttext"/>
                <w:rFonts w:ascii="TH SarabunPSK" w:hAnsi="TH SarabunPSK" w:cs="TH SarabunPSK" w:hint="cs"/>
                <w:sz w:val="28"/>
                <w:bdr w:val="none" w:sz="0" w:space="0" w:color="auto" w:frame="1"/>
                <w:cs/>
              </w:rPr>
              <w:t xml:space="preserve"> ๆ</w:t>
            </w:r>
            <w:r w:rsidRPr="00B60D70">
              <w:rPr>
                <w:rStyle w:val="wixui-rich-texttext"/>
                <w:rFonts w:ascii="TH SarabunPSK" w:hAnsi="TH SarabunPSK" w:cs="TH SarabunPSK" w:hint="cs"/>
                <w:sz w:val="28"/>
                <w:bdr w:val="none" w:sz="0" w:space="0" w:color="auto" w:frame="1"/>
                <w:cs/>
              </w:rPr>
              <w:t xml:space="preserve"> ที่เกิดขึ้น และสามารถนำความรู้มาใช้ในการประกอบวิชาชีพได้อย่างเชี่ยวชาญ และในการดำเนินชีวิตได้อย่างถูกต้องดีงาม</w:t>
            </w:r>
          </w:p>
        </w:tc>
      </w:tr>
      <w:tr w:rsidR="00B60D70" w:rsidRPr="00B60D70" w14:paraId="4A0B3E03" w14:textId="77777777" w:rsidTr="00D420AC">
        <w:tc>
          <w:tcPr>
            <w:tcW w:w="13887" w:type="dxa"/>
            <w:gridSpan w:val="2"/>
          </w:tcPr>
          <w:p w14:paraId="1A24ECB7" w14:textId="77777777" w:rsidR="00110117" w:rsidRPr="00B60D70" w:rsidRDefault="00110117" w:rsidP="00D420AC">
            <w:pPr>
              <w:ind w:right="26"/>
              <w:jc w:val="left"/>
              <w:rPr>
                <w:rStyle w:val="wixui-rich-texttext"/>
                <w:rFonts w:ascii="TH SarabunPSK" w:hAnsi="TH SarabunPSK" w:cs="TH SarabunPSK"/>
                <w:b/>
                <w:bCs/>
                <w:sz w:val="28"/>
                <w:bdr w:val="none" w:sz="0" w:space="0" w:color="auto" w:frame="1"/>
              </w:rPr>
            </w:pPr>
            <w:r w:rsidRPr="00B60D70">
              <w:rPr>
                <w:rStyle w:val="wixui-rich-texttext"/>
                <w:rFonts w:ascii="TH SarabunPSK" w:hAnsi="TH SarabunPSK" w:cs="TH SarabunPSK" w:hint="cs"/>
                <w:b/>
                <w:bCs/>
                <w:sz w:val="28"/>
                <w:bdr w:val="none" w:sz="0" w:space="0" w:color="auto" w:frame="1"/>
                <w:cs/>
              </w:rPr>
              <w:t>ทักษะการปฏิบัติเชิงวิชาชีพ (</w:t>
            </w:r>
            <w:r w:rsidRPr="00B60D70">
              <w:rPr>
                <w:rStyle w:val="wixui-rich-texttext"/>
                <w:rFonts w:ascii="TH SarabunPSK" w:hAnsi="TH SarabunPSK" w:cs="TH SarabunPSK" w:hint="cs"/>
                <w:b/>
                <w:bCs/>
                <w:sz w:val="28"/>
                <w:bdr w:val="none" w:sz="0" w:space="0" w:color="auto" w:frame="1"/>
              </w:rPr>
              <w:t>Professional Skill)</w:t>
            </w:r>
          </w:p>
          <w:p w14:paraId="1599D84A" w14:textId="3435A074" w:rsidR="00110117" w:rsidRPr="00B60D70" w:rsidRDefault="00110117" w:rsidP="00D420AC">
            <w:pPr>
              <w:ind w:right="26"/>
              <w:jc w:val="left"/>
              <w:rPr>
                <w:rStyle w:val="wixui-rich-texttext"/>
                <w:rFonts w:ascii="TH SarabunPSK" w:hAnsi="TH SarabunPSK" w:cs="TH SarabunPSK"/>
                <w:b/>
                <w:bCs/>
                <w:sz w:val="28"/>
                <w:bdr w:val="none" w:sz="0" w:space="0" w:color="auto" w:frame="1"/>
                <w:cs/>
              </w:rPr>
            </w:pPr>
            <w:r w:rsidRPr="00B60D70">
              <w:rPr>
                <w:rStyle w:val="wixui-rich-texttext"/>
                <w:rFonts w:ascii="TH SarabunPSK" w:hAnsi="TH SarabunPSK" w:cs="TH SarabunPSK" w:hint="cs"/>
                <w:sz w:val="28"/>
                <w:bdr w:val="none" w:sz="0" w:space="0" w:color="auto" w:frame="1"/>
                <w:cs/>
              </w:rPr>
              <w:t>มีความสามารถในการนำความรู้สู่การปฏิบัติ มีความชำนาญในการใช้เครื่องมือ อุปกรณ์ทางวิชาชีพ มีความสามารถในการประยุกต์เทคโนโลยีในการทำงาน มีความสามารถช่วยชี้แนะฝึกฝนผู้อื่นให้สามารถปฏิบัติงานใช้อุปกรณ์ต่าง</w:t>
            </w:r>
            <w:r w:rsidR="00D420AC" w:rsidRPr="00B60D70">
              <w:rPr>
                <w:rStyle w:val="wixui-rich-texttext"/>
                <w:rFonts w:ascii="TH SarabunPSK" w:hAnsi="TH SarabunPSK" w:cs="TH SarabunPSK" w:hint="cs"/>
                <w:sz w:val="28"/>
                <w:bdr w:val="none" w:sz="0" w:space="0" w:color="auto" w:frame="1"/>
                <w:cs/>
              </w:rPr>
              <w:t xml:space="preserve"> ๆ</w:t>
            </w:r>
            <w:r w:rsidRPr="00B60D70">
              <w:rPr>
                <w:rStyle w:val="wixui-rich-texttext"/>
                <w:rFonts w:ascii="TH SarabunPSK" w:hAnsi="TH SarabunPSK" w:cs="TH SarabunPSK" w:hint="cs"/>
                <w:sz w:val="28"/>
                <w:bdr w:val="none" w:sz="0" w:space="0" w:color="auto" w:frame="1"/>
                <w:cs/>
              </w:rPr>
              <w:t xml:space="preserve"> ได้</w:t>
            </w:r>
          </w:p>
        </w:tc>
      </w:tr>
      <w:tr w:rsidR="00B60D70" w:rsidRPr="00B60D70" w14:paraId="56C73BA3" w14:textId="77777777" w:rsidTr="00D420AC">
        <w:tc>
          <w:tcPr>
            <w:tcW w:w="13887" w:type="dxa"/>
            <w:gridSpan w:val="2"/>
          </w:tcPr>
          <w:p w14:paraId="2C56DC99" w14:textId="77777777" w:rsidR="00110117" w:rsidRPr="00B60D70" w:rsidRDefault="00110117" w:rsidP="00D420AC">
            <w:pPr>
              <w:ind w:right="26"/>
              <w:jc w:val="left"/>
              <w:rPr>
                <w:rStyle w:val="wixui-rich-texttext"/>
                <w:rFonts w:ascii="TH SarabunPSK" w:hAnsi="TH SarabunPSK" w:cs="TH SarabunPSK"/>
                <w:b/>
                <w:bCs/>
                <w:sz w:val="28"/>
                <w:bdr w:val="none" w:sz="0" w:space="0" w:color="auto" w:frame="1"/>
              </w:rPr>
            </w:pPr>
            <w:r w:rsidRPr="00B60D70">
              <w:rPr>
                <w:rStyle w:val="wixui-rich-texttext"/>
                <w:rFonts w:ascii="TH SarabunPSK" w:hAnsi="TH SarabunPSK" w:cs="TH SarabunPSK" w:hint="cs"/>
                <w:b/>
                <w:bCs/>
                <w:sz w:val="28"/>
                <w:bdr w:val="none" w:sz="0" w:space="0" w:color="auto" w:frame="1"/>
                <w:cs/>
              </w:rPr>
              <w:t>ทักษะการคิด (</w:t>
            </w:r>
            <w:r w:rsidRPr="00B60D70">
              <w:rPr>
                <w:rStyle w:val="wixui-rich-texttext"/>
                <w:rFonts w:ascii="TH SarabunPSK" w:hAnsi="TH SarabunPSK" w:cs="TH SarabunPSK" w:hint="cs"/>
                <w:b/>
                <w:bCs/>
                <w:sz w:val="28"/>
                <w:bdr w:val="none" w:sz="0" w:space="0" w:color="auto" w:frame="1"/>
              </w:rPr>
              <w:t>Thinking Skill)</w:t>
            </w:r>
          </w:p>
          <w:p w14:paraId="1B599574" w14:textId="25A011AA" w:rsidR="00110117" w:rsidRPr="00B60D70" w:rsidRDefault="00110117" w:rsidP="00D420AC">
            <w:pPr>
              <w:ind w:right="26"/>
              <w:jc w:val="left"/>
              <w:rPr>
                <w:rStyle w:val="wixui-rich-texttext"/>
                <w:rFonts w:ascii="TH SarabunPSK" w:hAnsi="TH SarabunPSK" w:cs="TH SarabunPSK"/>
                <w:b/>
                <w:bCs/>
                <w:sz w:val="28"/>
                <w:bdr w:val="none" w:sz="0" w:space="0" w:color="auto" w:frame="1"/>
                <w:cs/>
              </w:rPr>
            </w:pPr>
            <w:r w:rsidRPr="00B60D70">
              <w:rPr>
                <w:rStyle w:val="wixui-rich-texttext"/>
                <w:rFonts w:ascii="TH SarabunPSK" w:hAnsi="TH SarabunPSK" w:cs="TH SarabunPSK" w:hint="cs"/>
                <w:sz w:val="28"/>
                <w:bdr w:val="none" w:sz="0" w:space="0" w:color="auto" w:frame="1"/>
                <w:cs/>
              </w:rPr>
              <w:t>มีความคิดสร้างสรรค์ มีระบบความคิดที่เป็นเหตุเป็นผล รู้จักประมวลสารสนเทศ ระดมความคิดรอบด้านจากมุมมองที่แตกต่าง สามารถเลือกใช้แบบแผนความคิดที่หลากหลาย นำมาใช้ในการแก้ไขปัญหาและตัดสินใจได้อย่างมีเหตุมีผลโดยสมรรถนะด้านทักษะการคิด</w:t>
            </w:r>
          </w:p>
        </w:tc>
      </w:tr>
      <w:tr w:rsidR="00B60D70" w:rsidRPr="00B60D70" w14:paraId="73EFBA45" w14:textId="77777777" w:rsidTr="00D420AC">
        <w:tc>
          <w:tcPr>
            <w:tcW w:w="13887" w:type="dxa"/>
            <w:gridSpan w:val="2"/>
          </w:tcPr>
          <w:p w14:paraId="3447B468" w14:textId="77777777" w:rsidR="00110117" w:rsidRPr="00B60D70" w:rsidRDefault="00110117" w:rsidP="00D420AC">
            <w:pPr>
              <w:ind w:right="26"/>
              <w:jc w:val="left"/>
              <w:rPr>
                <w:rStyle w:val="wixui-rich-texttext"/>
                <w:rFonts w:ascii="TH SarabunPSK" w:hAnsi="TH SarabunPSK" w:cs="TH SarabunPSK"/>
                <w:b/>
                <w:bCs/>
                <w:sz w:val="28"/>
                <w:bdr w:val="none" w:sz="0" w:space="0" w:color="auto" w:frame="1"/>
              </w:rPr>
            </w:pPr>
            <w:r w:rsidRPr="00B60D70">
              <w:rPr>
                <w:rStyle w:val="wixui-rich-texttext"/>
                <w:rFonts w:ascii="TH SarabunPSK" w:hAnsi="TH SarabunPSK" w:cs="TH SarabunPSK" w:hint="cs"/>
                <w:b/>
                <w:bCs/>
                <w:sz w:val="28"/>
                <w:bdr w:val="none" w:sz="0" w:space="0" w:color="auto" w:frame="1"/>
                <w:cs/>
              </w:rPr>
              <w:t>ทักษะการเรียนรู้ (</w:t>
            </w:r>
            <w:r w:rsidRPr="00B60D70">
              <w:rPr>
                <w:rStyle w:val="wixui-rich-texttext"/>
                <w:rFonts w:ascii="TH SarabunPSK" w:hAnsi="TH SarabunPSK" w:cs="TH SarabunPSK" w:hint="cs"/>
                <w:b/>
                <w:bCs/>
                <w:sz w:val="28"/>
                <w:bdr w:val="none" w:sz="0" w:space="0" w:color="auto" w:frame="1"/>
              </w:rPr>
              <w:t>Learning Skill)</w:t>
            </w:r>
          </w:p>
          <w:p w14:paraId="3DE0CB9A" w14:textId="6721DE3E" w:rsidR="00110117" w:rsidRPr="00B60D70" w:rsidRDefault="00110117" w:rsidP="00D420AC">
            <w:pPr>
              <w:ind w:right="26"/>
              <w:jc w:val="left"/>
              <w:rPr>
                <w:rStyle w:val="wixui-rich-texttext"/>
                <w:rFonts w:ascii="TH SarabunPSK" w:hAnsi="TH SarabunPSK" w:cs="TH SarabunPSK"/>
                <w:b/>
                <w:bCs/>
                <w:sz w:val="28"/>
                <w:bdr w:val="none" w:sz="0" w:space="0" w:color="auto" w:frame="1"/>
                <w:cs/>
              </w:rPr>
            </w:pPr>
            <w:r w:rsidRPr="00B60D70">
              <w:rPr>
                <w:rStyle w:val="wixui-rich-texttext"/>
                <w:rFonts w:ascii="TH SarabunPSK" w:hAnsi="TH SarabunPSK" w:cs="TH SarabunPSK" w:hint="cs"/>
                <w:sz w:val="28"/>
                <w:bdr w:val="none" w:sz="0" w:space="0" w:color="auto" w:frame="1"/>
                <w:cs/>
              </w:rPr>
              <w:t>รู้จักแสวงหาความรู้ มองการเรียนรู้ว่าเกิดขึ้นได้ในทุกที่ทุกเวลา ซึ่งจะช่วยพัฒนาให้เป็นผู้เรียนรู้ตลอดชีวิต เรียนรู้ผ่านสื่อต่าง</w:t>
            </w:r>
            <w:r w:rsidR="00D420AC" w:rsidRPr="00B60D70">
              <w:rPr>
                <w:rStyle w:val="wixui-rich-texttext"/>
                <w:rFonts w:ascii="TH SarabunPSK" w:hAnsi="TH SarabunPSK" w:cs="TH SarabunPSK" w:hint="cs"/>
                <w:sz w:val="28"/>
                <w:bdr w:val="none" w:sz="0" w:space="0" w:color="auto" w:frame="1"/>
                <w:cs/>
              </w:rPr>
              <w:t xml:space="preserve"> ๆ</w:t>
            </w:r>
            <w:r w:rsidRPr="00B60D70">
              <w:rPr>
                <w:rStyle w:val="wixui-rich-texttext"/>
                <w:rFonts w:ascii="TH SarabunPSK" w:hAnsi="TH SarabunPSK" w:cs="TH SarabunPSK" w:hint="cs"/>
                <w:sz w:val="28"/>
                <w:bdr w:val="none" w:sz="0" w:space="0" w:color="auto" w:frame="1"/>
                <w:cs/>
              </w:rPr>
              <w:t xml:space="preserve"> ที่มีอยู่หลากหลาย มีระบบและระเบียบวิธีคิดที่ดี สามารถแยกแยะ กลั่นกรองข้อมูลที่ได้มาจากการเรียนรู้ได้อย่างเหมาะสม</w:t>
            </w:r>
          </w:p>
        </w:tc>
      </w:tr>
      <w:tr w:rsidR="00B60D70" w:rsidRPr="00B60D70" w14:paraId="0031C7C5" w14:textId="77777777" w:rsidTr="00D420AC">
        <w:tc>
          <w:tcPr>
            <w:tcW w:w="13887" w:type="dxa"/>
            <w:gridSpan w:val="2"/>
          </w:tcPr>
          <w:p w14:paraId="4EC9D56A" w14:textId="77777777" w:rsidR="00110117" w:rsidRPr="00B60D70" w:rsidRDefault="00110117" w:rsidP="00D420AC">
            <w:pPr>
              <w:ind w:right="26"/>
              <w:jc w:val="left"/>
              <w:rPr>
                <w:rStyle w:val="wixui-rich-texttext"/>
                <w:rFonts w:ascii="TH SarabunPSK" w:hAnsi="TH SarabunPSK" w:cs="TH SarabunPSK"/>
                <w:b/>
                <w:bCs/>
                <w:sz w:val="28"/>
                <w:bdr w:val="none" w:sz="0" w:space="0" w:color="auto" w:frame="1"/>
              </w:rPr>
            </w:pPr>
            <w:r w:rsidRPr="00B60D70">
              <w:rPr>
                <w:rStyle w:val="wixui-rich-texttext"/>
                <w:rFonts w:ascii="TH SarabunPSK" w:hAnsi="TH SarabunPSK" w:cs="TH SarabunPSK" w:hint="cs"/>
                <w:b/>
                <w:bCs/>
                <w:sz w:val="28"/>
                <w:bdr w:val="none" w:sz="0" w:space="0" w:color="auto" w:frame="1"/>
                <w:cs/>
              </w:rPr>
              <w:t>ทักษะการจัดการ (</w:t>
            </w:r>
            <w:r w:rsidRPr="00B60D70">
              <w:rPr>
                <w:rStyle w:val="wixui-rich-texttext"/>
                <w:rFonts w:ascii="TH SarabunPSK" w:hAnsi="TH SarabunPSK" w:cs="TH SarabunPSK" w:hint="cs"/>
                <w:b/>
                <w:bCs/>
                <w:sz w:val="28"/>
                <w:bdr w:val="none" w:sz="0" w:space="0" w:color="auto" w:frame="1"/>
              </w:rPr>
              <w:t>Management Skill)</w:t>
            </w:r>
          </w:p>
          <w:p w14:paraId="300D1029" w14:textId="77777777" w:rsidR="00110117" w:rsidRPr="00B60D70" w:rsidRDefault="00110117" w:rsidP="00D420AC">
            <w:pPr>
              <w:ind w:right="26"/>
              <w:jc w:val="left"/>
              <w:rPr>
                <w:rStyle w:val="wixui-rich-texttext"/>
                <w:rFonts w:ascii="TH SarabunPSK" w:hAnsi="TH SarabunPSK" w:cs="TH SarabunPSK"/>
                <w:b/>
                <w:bCs/>
                <w:sz w:val="28"/>
                <w:bdr w:val="none" w:sz="0" w:space="0" w:color="auto" w:frame="1"/>
                <w:cs/>
              </w:rPr>
            </w:pPr>
            <w:r w:rsidRPr="00B60D70">
              <w:rPr>
                <w:rStyle w:val="wixui-rich-texttext"/>
                <w:rFonts w:ascii="TH SarabunPSK" w:hAnsi="TH SarabunPSK" w:cs="TH SarabunPSK" w:hint="cs"/>
                <w:sz w:val="28"/>
                <w:bdr w:val="none" w:sz="0" w:space="0" w:color="auto" w:frame="1"/>
                <w:cs/>
              </w:rPr>
              <w:lastRenderedPageBreak/>
              <w:t>สามารถตั้งเป้าหมาย วางแผน และดำเนินการอย่างมีประสิทธิภาพ ภายใต้ข้อจำกัดของทรัพยากรและอยู่บนพื้นฐานของคุณธรรมจริยธรรมเพื่อให้บรรลุเป้าหมายส่วนตน ทีมงาน องค์กร และสังคม สามารถคาดการณ์ถึงปัญหา ผลกระทบ ตลอดจนปัจจัยที่เกี่ยวข้องได้ รวมทั้งมีเจตคติที่ดีและมีความสามารถในการเตรียมพร้อม ป้องกัน และแก้ไขสถานการณ์หรือปัญหาเชิงรุก</w:t>
            </w:r>
          </w:p>
        </w:tc>
      </w:tr>
      <w:tr w:rsidR="00B60D70" w:rsidRPr="00B60D70" w14:paraId="42E410C8" w14:textId="77777777" w:rsidTr="00D420AC">
        <w:tc>
          <w:tcPr>
            <w:tcW w:w="13887" w:type="dxa"/>
            <w:gridSpan w:val="2"/>
          </w:tcPr>
          <w:p w14:paraId="10C98000" w14:textId="77777777" w:rsidR="00110117" w:rsidRPr="00B60D70" w:rsidRDefault="00110117" w:rsidP="00D420AC">
            <w:pPr>
              <w:ind w:right="26"/>
              <w:jc w:val="left"/>
              <w:rPr>
                <w:rStyle w:val="wixui-rich-texttext"/>
                <w:rFonts w:ascii="TH SarabunPSK" w:hAnsi="TH SarabunPSK" w:cs="TH SarabunPSK"/>
                <w:b/>
                <w:bCs/>
                <w:sz w:val="28"/>
                <w:bdr w:val="none" w:sz="0" w:space="0" w:color="auto" w:frame="1"/>
              </w:rPr>
            </w:pPr>
            <w:r w:rsidRPr="00B60D70">
              <w:rPr>
                <w:rStyle w:val="wixui-rich-texttext"/>
                <w:rFonts w:ascii="TH SarabunPSK" w:hAnsi="TH SarabunPSK" w:cs="TH SarabunPSK" w:hint="cs"/>
                <w:b/>
                <w:bCs/>
                <w:sz w:val="28"/>
                <w:bdr w:val="none" w:sz="0" w:space="0" w:color="auto" w:frame="1"/>
                <w:cs/>
              </w:rPr>
              <w:lastRenderedPageBreak/>
              <w:t>ทักษะการสื่อสาร (</w:t>
            </w:r>
            <w:r w:rsidRPr="00B60D70">
              <w:rPr>
                <w:rStyle w:val="wixui-rich-texttext"/>
                <w:rFonts w:ascii="TH SarabunPSK" w:hAnsi="TH SarabunPSK" w:cs="TH SarabunPSK" w:hint="cs"/>
                <w:b/>
                <w:bCs/>
                <w:sz w:val="28"/>
                <w:bdr w:val="none" w:sz="0" w:space="0" w:color="auto" w:frame="1"/>
              </w:rPr>
              <w:t>Communication Skill)</w:t>
            </w:r>
          </w:p>
          <w:p w14:paraId="1D4032A8" w14:textId="08D2646E" w:rsidR="00110117" w:rsidRPr="00B60D70" w:rsidRDefault="00110117" w:rsidP="00D420AC">
            <w:pPr>
              <w:ind w:right="26"/>
              <w:jc w:val="left"/>
              <w:rPr>
                <w:rStyle w:val="wixui-rich-texttext"/>
                <w:rFonts w:ascii="TH SarabunPSK" w:hAnsi="TH SarabunPSK" w:cs="TH SarabunPSK"/>
                <w:b/>
                <w:bCs/>
                <w:sz w:val="28"/>
                <w:bdr w:val="none" w:sz="0" w:space="0" w:color="auto" w:frame="1"/>
                <w:cs/>
              </w:rPr>
            </w:pPr>
            <w:r w:rsidRPr="00B60D70">
              <w:rPr>
                <w:rStyle w:val="wixui-rich-texttext"/>
                <w:rFonts w:ascii="TH SarabunPSK" w:hAnsi="TH SarabunPSK" w:cs="TH SarabunPSK" w:hint="cs"/>
                <w:sz w:val="28"/>
                <w:bdr w:val="none" w:sz="0" w:space="0" w:color="auto" w:frame="1"/>
                <w:cs/>
              </w:rPr>
              <w:t>มีทักษะในการใช้ภาษาไทย ภาษาอังกฤษได้ดีทั้งด้านการฟัง พูด อ่าน เขียน สามารถสื่อสารกับผู้อื่นได้อย่างถูกต้องเหมาะสม มีความสามารถในการถ่ายทอด การนำเสนอ มีวิจารณญาณที่ดีในการรับฟัง</w:t>
            </w:r>
          </w:p>
        </w:tc>
      </w:tr>
      <w:tr w:rsidR="00110117" w:rsidRPr="00B60D70" w14:paraId="1DC5D799" w14:textId="77777777" w:rsidTr="00D420AC">
        <w:tc>
          <w:tcPr>
            <w:tcW w:w="13887" w:type="dxa"/>
            <w:gridSpan w:val="2"/>
          </w:tcPr>
          <w:p w14:paraId="4264AC16" w14:textId="77777777" w:rsidR="00110117" w:rsidRPr="00B60D70" w:rsidRDefault="00110117" w:rsidP="00D420AC">
            <w:pPr>
              <w:ind w:right="26"/>
              <w:jc w:val="left"/>
              <w:rPr>
                <w:rStyle w:val="wixui-rich-texttext"/>
                <w:rFonts w:ascii="TH SarabunPSK" w:hAnsi="TH SarabunPSK" w:cs="TH SarabunPSK"/>
                <w:b/>
                <w:bCs/>
                <w:sz w:val="28"/>
                <w:bdr w:val="none" w:sz="0" w:space="0" w:color="auto" w:frame="1"/>
              </w:rPr>
            </w:pPr>
            <w:r w:rsidRPr="00B60D70">
              <w:rPr>
                <w:rStyle w:val="wixui-rich-texttext"/>
                <w:rFonts w:ascii="TH SarabunPSK" w:hAnsi="TH SarabunPSK" w:cs="TH SarabunPSK" w:hint="cs"/>
                <w:b/>
                <w:bCs/>
                <w:sz w:val="28"/>
                <w:bdr w:val="none" w:sz="0" w:space="0" w:color="auto" w:frame="1"/>
                <w:cs/>
              </w:rPr>
              <w:t>ภาวะผู้นำ (</w:t>
            </w:r>
            <w:r w:rsidRPr="00B60D70">
              <w:rPr>
                <w:rFonts w:ascii="TH SarabunPSK" w:hAnsi="TH SarabunPSK" w:cs="TH SarabunPSK" w:hint="cs"/>
                <w:b/>
                <w:bCs/>
                <w:sz w:val="28"/>
              </w:rPr>
              <w:t>Leadership</w:t>
            </w:r>
            <w:r w:rsidRPr="00B60D70">
              <w:rPr>
                <w:rStyle w:val="wixui-rich-texttext"/>
                <w:rFonts w:ascii="TH SarabunPSK" w:hAnsi="TH SarabunPSK" w:cs="TH SarabunPSK" w:hint="cs"/>
                <w:b/>
                <w:bCs/>
                <w:sz w:val="28"/>
                <w:bdr w:val="none" w:sz="0" w:space="0" w:color="auto" w:frame="1"/>
              </w:rPr>
              <w:t>)</w:t>
            </w:r>
          </w:p>
          <w:p w14:paraId="2B2AA342" w14:textId="273A6B6A" w:rsidR="00110117" w:rsidRPr="00B60D70" w:rsidRDefault="00110117" w:rsidP="00D420AC">
            <w:pPr>
              <w:ind w:right="26"/>
              <w:jc w:val="left"/>
              <w:rPr>
                <w:rStyle w:val="wixui-rich-texttext"/>
                <w:rFonts w:ascii="TH SarabunPSK" w:hAnsi="TH SarabunPSK" w:cs="TH SarabunPSK"/>
                <w:b/>
                <w:bCs/>
                <w:sz w:val="28"/>
                <w:bdr w:val="none" w:sz="0" w:space="0" w:color="auto" w:frame="1"/>
                <w:cs/>
              </w:rPr>
            </w:pPr>
            <w:r w:rsidRPr="00B60D70">
              <w:rPr>
                <w:rStyle w:val="wixui-rich-texttext"/>
                <w:rFonts w:ascii="TH SarabunPSK" w:hAnsi="TH SarabunPSK" w:cs="TH SarabunPSK" w:hint="cs"/>
                <w:sz w:val="28"/>
                <w:bdr w:val="none" w:sz="0" w:space="0" w:color="auto" w:frame="1"/>
                <w:cs/>
              </w:rPr>
              <w:t>มีความเชื่อมั่นและเห็นคุณค่าในตนเองและผู้อื่น มีความเข้าใจพื้นฐานและความต้องการของทีม สามารถสร้างบรรยากาศ การทำงานเป็นทีม สร้างแรงบันดาลใจ และกระตุ้นให้เกิดการสร้างสรรค์สิ่งใหม่</w:t>
            </w:r>
            <w:r w:rsidR="00D420AC" w:rsidRPr="00B60D70">
              <w:rPr>
                <w:rStyle w:val="wixui-rich-texttext"/>
                <w:rFonts w:ascii="TH SarabunPSK" w:hAnsi="TH SarabunPSK" w:cs="TH SarabunPSK" w:hint="cs"/>
                <w:sz w:val="28"/>
                <w:bdr w:val="none" w:sz="0" w:space="0" w:color="auto" w:frame="1"/>
                <w:cs/>
              </w:rPr>
              <w:t xml:space="preserve"> ๆ</w:t>
            </w:r>
            <w:r w:rsidRPr="00B60D70">
              <w:rPr>
                <w:rStyle w:val="wixui-rich-texttext"/>
                <w:rFonts w:ascii="TH SarabunPSK" w:hAnsi="TH SarabunPSK" w:cs="TH SarabunPSK" w:hint="cs"/>
                <w:sz w:val="28"/>
                <w:bdr w:val="none" w:sz="0" w:space="0" w:color="auto" w:frame="1"/>
                <w:cs/>
              </w:rPr>
              <w:t xml:space="preserve"> รู้เท่าทันต่อสถานการณ์ โอกาส และความท้าทาย และสร้างสรรค์วิธีการในการบรรลุเป้าหมายที่หลากหลาย สามารถสื่อสารและรับฟังอย่างลึกซึ้ง และประสานงานให้เกิดความร่วมมือในการคิดและลงมือทำของทีม รวมทั้งเป็นแบบอย่างการปฏิบัติที่ดี</w:t>
            </w:r>
          </w:p>
        </w:tc>
      </w:tr>
    </w:tbl>
    <w:p w14:paraId="5E01E6CB" w14:textId="77777777" w:rsidR="005E2B8B" w:rsidRPr="00B60D70" w:rsidRDefault="005E2B8B" w:rsidP="00110117">
      <w:pPr>
        <w:ind w:right="26"/>
        <w:rPr>
          <w:rFonts w:ascii="TH SarabunPSK" w:hAnsi="TH SarabunPSK" w:cs="TH SarabunPSK"/>
          <w:b/>
          <w:bCs/>
        </w:rPr>
      </w:pPr>
    </w:p>
    <w:p w14:paraId="19A9C09E" w14:textId="1BF8508F" w:rsidR="00110117" w:rsidRPr="00B60D70" w:rsidRDefault="00110117" w:rsidP="00110117">
      <w:pPr>
        <w:ind w:right="26"/>
        <w:rPr>
          <w:rFonts w:ascii="TH SarabunPSK" w:hAnsi="TH SarabunPSK" w:cs="TH SarabunPSK"/>
          <w:b/>
          <w:bCs/>
        </w:rPr>
      </w:pPr>
      <w:r w:rsidRPr="00B60D70">
        <w:rPr>
          <w:rFonts w:ascii="TH SarabunPSK" w:hAnsi="TH SarabunPSK" w:cs="TH SarabunPSK" w:hint="cs"/>
          <w:b/>
          <w:bCs/>
          <w:cs/>
        </w:rPr>
        <w:t>มาตรฐานความรู้และประสบการ</w:t>
      </w:r>
      <w:r w:rsidR="00D6067B" w:rsidRPr="00B60D70">
        <w:rPr>
          <w:rFonts w:ascii="TH SarabunPSK" w:hAnsi="TH SarabunPSK" w:cs="TH SarabunPSK" w:hint="cs"/>
          <w:b/>
          <w:bCs/>
          <w:cs/>
        </w:rPr>
        <w:t>ณ์</w:t>
      </w:r>
      <w:r w:rsidRPr="00B60D70">
        <w:rPr>
          <w:rFonts w:ascii="TH SarabunPSK" w:hAnsi="TH SarabunPSK" w:cs="TH SarabunPSK" w:hint="cs"/>
          <w:b/>
          <w:bCs/>
          <w:cs/>
        </w:rPr>
        <w:t>วิชาชีพครูของคุรุสภา</w:t>
      </w:r>
    </w:p>
    <w:tbl>
      <w:tblPr>
        <w:tblStyle w:val="af6"/>
        <w:tblW w:w="0" w:type="auto"/>
        <w:tblLook w:val="04A0" w:firstRow="1" w:lastRow="0" w:firstColumn="1" w:lastColumn="0" w:noHBand="0" w:noVBand="1"/>
      </w:tblPr>
      <w:tblGrid>
        <w:gridCol w:w="3397"/>
        <w:gridCol w:w="2410"/>
        <w:gridCol w:w="8080"/>
      </w:tblGrid>
      <w:tr w:rsidR="00B60D70" w:rsidRPr="00B60D70" w14:paraId="260A046B" w14:textId="77777777" w:rsidTr="00FD2FDC">
        <w:trPr>
          <w:trHeight w:val="454"/>
          <w:tblHeader/>
        </w:trPr>
        <w:tc>
          <w:tcPr>
            <w:tcW w:w="3397" w:type="dxa"/>
            <w:shd w:val="clear" w:color="auto" w:fill="E7E6E6" w:themeFill="background2"/>
            <w:vAlign w:val="center"/>
          </w:tcPr>
          <w:p w14:paraId="204F1C9B" w14:textId="77777777" w:rsidR="00110117" w:rsidRPr="00B60D70" w:rsidRDefault="00110117" w:rsidP="00D420AC">
            <w:pPr>
              <w:ind w:right="26"/>
              <w:jc w:val="left"/>
              <w:rPr>
                <w:rFonts w:ascii="TH SarabunPSK" w:hAnsi="TH SarabunPSK" w:cs="TH SarabunPSK"/>
                <w:b/>
                <w:bCs/>
                <w:sz w:val="28"/>
              </w:rPr>
            </w:pPr>
            <w:r w:rsidRPr="00B60D70">
              <w:rPr>
                <w:rFonts w:ascii="TH SarabunPSK" w:hAnsi="TH SarabunPSK" w:cs="TH SarabunPSK" w:hint="cs"/>
                <w:b/>
                <w:bCs/>
                <w:sz w:val="28"/>
                <w:cs/>
              </w:rPr>
              <w:t>มาตรฐาน</w:t>
            </w:r>
          </w:p>
        </w:tc>
        <w:tc>
          <w:tcPr>
            <w:tcW w:w="2410" w:type="dxa"/>
            <w:shd w:val="clear" w:color="auto" w:fill="E7E6E6" w:themeFill="background2"/>
            <w:vAlign w:val="center"/>
          </w:tcPr>
          <w:p w14:paraId="16092A6C" w14:textId="77777777" w:rsidR="00110117" w:rsidRPr="00B60D70" w:rsidRDefault="00110117" w:rsidP="00D420AC">
            <w:pPr>
              <w:ind w:right="26"/>
              <w:jc w:val="left"/>
              <w:rPr>
                <w:rFonts w:ascii="TH SarabunPSK" w:hAnsi="TH SarabunPSK" w:cs="TH SarabunPSK"/>
                <w:b/>
                <w:bCs/>
                <w:sz w:val="28"/>
              </w:rPr>
            </w:pPr>
            <w:r w:rsidRPr="00B60D70">
              <w:rPr>
                <w:rFonts w:ascii="TH SarabunPSK" w:hAnsi="TH SarabunPSK" w:cs="TH SarabunPSK" w:hint="cs"/>
                <w:b/>
                <w:bCs/>
                <w:sz w:val="28"/>
                <w:cs/>
              </w:rPr>
              <w:t>ความมุ่งหมาย</w:t>
            </w:r>
          </w:p>
        </w:tc>
        <w:tc>
          <w:tcPr>
            <w:tcW w:w="8080" w:type="dxa"/>
            <w:shd w:val="clear" w:color="auto" w:fill="E7E6E6" w:themeFill="background2"/>
            <w:vAlign w:val="center"/>
          </w:tcPr>
          <w:p w14:paraId="78AD28FA" w14:textId="77777777" w:rsidR="00110117" w:rsidRPr="00B60D70" w:rsidRDefault="00110117" w:rsidP="00D420AC">
            <w:pPr>
              <w:ind w:right="26"/>
              <w:jc w:val="left"/>
              <w:rPr>
                <w:rFonts w:ascii="TH SarabunPSK" w:hAnsi="TH SarabunPSK" w:cs="TH SarabunPSK"/>
                <w:b/>
                <w:bCs/>
                <w:sz w:val="28"/>
              </w:rPr>
            </w:pPr>
            <w:r w:rsidRPr="00B60D70">
              <w:rPr>
                <w:rFonts w:ascii="TH SarabunPSK" w:hAnsi="TH SarabunPSK" w:cs="TH SarabunPSK" w:hint="cs"/>
                <w:b/>
                <w:bCs/>
                <w:sz w:val="28"/>
                <w:cs/>
              </w:rPr>
              <w:t>องค์ประกอบ</w:t>
            </w:r>
          </w:p>
        </w:tc>
      </w:tr>
      <w:tr w:rsidR="00B60D70" w:rsidRPr="00B60D70" w14:paraId="4EC12B5E" w14:textId="77777777" w:rsidTr="00D420AC">
        <w:tc>
          <w:tcPr>
            <w:tcW w:w="3397" w:type="dxa"/>
          </w:tcPr>
          <w:p w14:paraId="6958519D" w14:textId="77777777" w:rsidR="00110117" w:rsidRPr="00B60D70" w:rsidRDefault="00110117" w:rsidP="00D420AC">
            <w:pPr>
              <w:ind w:right="26"/>
              <w:jc w:val="left"/>
              <w:rPr>
                <w:rStyle w:val="wixui-rich-texttext"/>
                <w:rFonts w:ascii="TH SarabunPSK" w:hAnsi="TH SarabunPSK" w:cs="TH SarabunPSK"/>
                <w:b/>
                <w:bCs/>
                <w:sz w:val="24"/>
                <w:szCs w:val="24"/>
                <w:bdr w:val="none" w:sz="0" w:space="0" w:color="auto" w:frame="1"/>
              </w:rPr>
            </w:pPr>
            <w:r w:rsidRPr="00B60D70">
              <w:rPr>
                <w:rFonts w:ascii="TH SarabunPSK" w:hAnsi="TH SarabunPSK" w:cs="TH SarabunPSK" w:hint="cs"/>
                <w:b/>
                <w:bCs/>
                <w:sz w:val="28"/>
                <w:cs/>
              </w:rPr>
              <w:t>มาตรฐานความรู้</w:t>
            </w:r>
          </w:p>
          <w:p w14:paraId="7C3FDE94" w14:textId="517E2DDE" w:rsidR="00110117" w:rsidRPr="00B60D70" w:rsidRDefault="00110117" w:rsidP="00D420AC">
            <w:pPr>
              <w:ind w:right="26"/>
              <w:jc w:val="left"/>
              <w:rPr>
                <w:rFonts w:ascii="TH SarabunPSK" w:hAnsi="TH SarabunPSK" w:cs="TH SarabunPSK"/>
                <w:b/>
                <w:bCs/>
                <w:sz w:val="28"/>
              </w:rPr>
            </w:pPr>
            <w:r w:rsidRPr="00B60D70">
              <w:rPr>
                <w:rFonts w:ascii="TH SarabunPSK" w:hAnsi="TH SarabunPSK" w:cs="TH SarabunPSK" w:hint="cs"/>
                <w:sz w:val="28"/>
                <w:bdr w:val="none" w:sz="0" w:space="0" w:color="auto" w:frame="1"/>
                <w:cs/>
              </w:rPr>
              <w:t>ข้อกำหนดเกี่ยวกับความรู้และประสบการณ์ในการจัดการเรียนรู้ หรือการจัดการศึกษา ซึ่งผู้ประกอบวิชาชีพทางการศึกษา รวมทั้ง</w:t>
            </w:r>
            <w:r w:rsidRPr="00B60D70">
              <w:rPr>
                <w:rFonts w:ascii="TH SarabunPSK" w:hAnsi="TH SarabunPSK" w:cs="TH SarabunPSK" w:hint="cs"/>
                <w:sz w:val="28"/>
                <w:bdr w:val="none" w:sz="0" w:space="0" w:color="auto" w:frame="1"/>
                <w:cs/>
              </w:rPr>
              <w:br/>
              <w:t>ผู้ต้องการประกอบวิชาชีพทางการ</w:t>
            </w:r>
            <w:r w:rsidRPr="00B60D70">
              <w:rPr>
                <w:rFonts w:ascii="TH SarabunPSK" w:hAnsi="TH SarabunPSK" w:cs="TH SarabunPSK" w:hint="cs"/>
                <w:sz w:val="28"/>
                <w:bdr w:val="none" w:sz="0" w:space="0" w:color="auto" w:frame="1"/>
                <w:cs/>
              </w:rPr>
              <w:lastRenderedPageBreak/>
              <w:t>ศึกษา ต้องมีเพียงพอที่สามารถน</w:t>
            </w:r>
            <w:r w:rsidR="003276FF" w:rsidRPr="00B60D70">
              <w:rPr>
                <w:rFonts w:ascii="TH SarabunPSK" w:hAnsi="TH SarabunPSK" w:cs="TH SarabunPSK" w:hint="cs"/>
                <w:sz w:val="28"/>
                <w:bdr w:val="none" w:sz="0" w:space="0" w:color="auto" w:frame="1"/>
                <w:cs/>
              </w:rPr>
              <w:t>ำ</w:t>
            </w:r>
            <w:r w:rsidRPr="00B60D70">
              <w:rPr>
                <w:rFonts w:ascii="TH SarabunPSK" w:hAnsi="TH SarabunPSK" w:cs="TH SarabunPSK" w:hint="cs"/>
                <w:sz w:val="28"/>
                <w:bdr w:val="none" w:sz="0" w:space="0" w:color="auto" w:frame="1"/>
                <w:cs/>
              </w:rPr>
              <w:t>ไปใช้ในการประกอบวิชาชีพได้</w:t>
            </w:r>
          </w:p>
        </w:tc>
        <w:tc>
          <w:tcPr>
            <w:tcW w:w="2410" w:type="dxa"/>
          </w:tcPr>
          <w:p w14:paraId="394ADF35" w14:textId="77777777" w:rsidR="00110117" w:rsidRPr="00B60D70" w:rsidRDefault="00110117" w:rsidP="00D420AC">
            <w:pPr>
              <w:ind w:right="26"/>
              <w:jc w:val="left"/>
              <w:rPr>
                <w:rFonts w:ascii="TH SarabunPSK" w:hAnsi="TH SarabunPSK" w:cs="TH SarabunPSK"/>
                <w:sz w:val="28"/>
              </w:rPr>
            </w:pPr>
            <w:r w:rsidRPr="00B60D70">
              <w:rPr>
                <w:rFonts w:ascii="TH SarabunPSK" w:hAnsi="TH SarabunPSK" w:cs="TH SarabunPSK" w:hint="cs"/>
                <w:sz w:val="28"/>
                <w:cs/>
              </w:rPr>
              <w:lastRenderedPageBreak/>
              <w:t>มีความรอบรู้และเข้าใจ</w:t>
            </w:r>
          </w:p>
        </w:tc>
        <w:tc>
          <w:tcPr>
            <w:tcW w:w="8080" w:type="dxa"/>
          </w:tcPr>
          <w:p w14:paraId="0861CF72" w14:textId="77777777" w:rsidR="00110117" w:rsidRPr="00B60D70" w:rsidRDefault="00110117" w:rsidP="00FF7D50">
            <w:pPr>
              <w:pStyle w:val="af9"/>
              <w:numPr>
                <w:ilvl w:val="0"/>
                <w:numId w:val="96"/>
              </w:numPr>
              <w:ind w:left="382" w:right="26"/>
              <w:jc w:val="left"/>
              <w:rPr>
                <w:rFonts w:ascii="TH SarabunPSK" w:hAnsi="TH SarabunPSK" w:cs="TH SarabunPSK"/>
                <w:sz w:val="28"/>
                <w:bdr w:val="none" w:sz="0" w:space="0" w:color="auto" w:frame="1"/>
              </w:rPr>
            </w:pPr>
            <w:r w:rsidRPr="00B60D70">
              <w:rPr>
                <w:rFonts w:ascii="TH SarabunPSK" w:hAnsi="TH SarabunPSK" w:cs="TH SarabunPSK" w:hint="cs"/>
                <w:sz w:val="28"/>
                <w:cs/>
              </w:rPr>
              <w:t>การเปลี่ยนแปลงบริบทของโลก สังคม และแนวคิดของปรัชญาเศรษฐกิจพอเพียง</w:t>
            </w:r>
          </w:p>
          <w:p w14:paraId="2B5FFE10" w14:textId="77777777" w:rsidR="00110117" w:rsidRPr="00B60D70" w:rsidRDefault="00110117" w:rsidP="00FF7D50">
            <w:pPr>
              <w:pStyle w:val="af9"/>
              <w:numPr>
                <w:ilvl w:val="0"/>
                <w:numId w:val="96"/>
              </w:numPr>
              <w:ind w:left="382" w:right="26"/>
              <w:jc w:val="left"/>
              <w:rPr>
                <w:rFonts w:ascii="TH SarabunPSK" w:hAnsi="TH SarabunPSK" w:cs="TH SarabunPSK"/>
                <w:sz w:val="28"/>
                <w:bdr w:val="none" w:sz="0" w:space="0" w:color="auto" w:frame="1"/>
              </w:rPr>
            </w:pPr>
            <w:r w:rsidRPr="00B60D70">
              <w:rPr>
                <w:rFonts w:ascii="TH SarabunPSK" w:hAnsi="TH SarabunPSK" w:cs="TH SarabunPSK" w:hint="cs"/>
                <w:sz w:val="28"/>
                <w:cs/>
              </w:rPr>
              <w:t>จิตวิทยาพัฒนาการ จิตวิทยาการศึกษา และจิตวิทยาให้คำปรึกษาในการ วิเคราะห์ และพัฒนาผู้เรียนตามศักยภาพ</w:t>
            </w:r>
          </w:p>
          <w:p w14:paraId="1CA287C1" w14:textId="77777777" w:rsidR="00110117" w:rsidRPr="00B60D70" w:rsidRDefault="00110117" w:rsidP="00FF7D50">
            <w:pPr>
              <w:pStyle w:val="af9"/>
              <w:numPr>
                <w:ilvl w:val="0"/>
                <w:numId w:val="96"/>
              </w:numPr>
              <w:ind w:left="382" w:right="26"/>
              <w:jc w:val="left"/>
              <w:rPr>
                <w:rFonts w:ascii="TH SarabunPSK" w:hAnsi="TH SarabunPSK" w:cs="TH SarabunPSK"/>
                <w:sz w:val="28"/>
                <w:bdr w:val="none" w:sz="0" w:space="0" w:color="auto" w:frame="1"/>
              </w:rPr>
            </w:pPr>
            <w:r w:rsidRPr="00B60D70">
              <w:rPr>
                <w:rFonts w:ascii="TH SarabunPSK" w:hAnsi="TH SarabunPSK" w:cs="TH SarabunPSK" w:hint="cs"/>
                <w:sz w:val="28"/>
                <w:cs/>
              </w:rPr>
              <w:t>หลักสูตร ศาสตร์การสอน และเทคโนโลยีดิจิทัลในการจัดการเรียนรู้</w:t>
            </w:r>
          </w:p>
          <w:p w14:paraId="223EA5B9" w14:textId="77777777" w:rsidR="00110117" w:rsidRPr="00B60D70" w:rsidRDefault="00110117" w:rsidP="00FF7D50">
            <w:pPr>
              <w:pStyle w:val="af9"/>
              <w:numPr>
                <w:ilvl w:val="0"/>
                <w:numId w:val="96"/>
              </w:numPr>
              <w:ind w:left="382" w:right="26"/>
              <w:jc w:val="left"/>
              <w:rPr>
                <w:rStyle w:val="wixui-rich-texttext"/>
                <w:rFonts w:ascii="TH SarabunPSK" w:hAnsi="TH SarabunPSK" w:cs="TH SarabunPSK"/>
                <w:sz w:val="28"/>
                <w:bdr w:val="none" w:sz="0" w:space="0" w:color="auto" w:frame="1"/>
              </w:rPr>
            </w:pPr>
            <w:r w:rsidRPr="00B60D70">
              <w:rPr>
                <w:rFonts w:ascii="TH SarabunPSK" w:hAnsi="TH SarabunPSK" w:cs="TH SarabunPSK" w:hint="cs"/>
                <w:sz w:val="28"/>
                <w:cs/>
              </w:rPr>
              <w:t>การวัด ประเมินผลการเรียนรู้ และการวิจัยเพื่อแก้ปัญหา และพัฒนา ผู้เรียน</w:t>
            </w:r>
          </w:p>
          <w:p w14:paraId="58685CEF" w14:textId="77777777" w:rsidR="00110117" w:rsidRPr="00B60D70" w:rsidRDefault="00110117" w:rsidP="00FF7D50">
            <w:pPr>
              <w:pStyle w:val="af9"/>
              <w:numPr>
                <w:ilvl w:val="0"/>
                <w:numId w:val="96"/>
              </w:numPr>
              <w:ind w:left="382" w:right="26"/>
              <w:jc w:val="left"/>
              <w:rPr>
                <w:rFonts w:ascii="TH SarabunPSK" w:hAnsi="TH SarabunPSK" w:cs="TH SarabunPSK"/>
                <w:b/>
                <w:bCs/>
                <w:sz w:val="28"/>
              </w:rPr>
            </w:pPr>
            <w:r w:rsidRPr="00B60D70">
              <w:rPr>
                <w:rFonts w:ascii="TH SarabunPSK" w:hAnsi="TH SarabunPSK" w:cs="TH SarabunPSK" w:hint="cs"/>
                <w:sz w:val="28"/>
                <w:cs/>
              </w:rPr>
              <w:t>การใช้ภาษาไทย ภาษาอังกฤษเพื่อการสื่อสาร และการใช้เทคโนโลยีดิจิทัล เพื่อการศึกษา</w:t>
            </w:r>
          </w:p>
          <w:p w14:paraId="36C2158A" w14:textId="77777777" w:rsidR="00110117" w:rsidRPr="00B60D70" w:rsidRDefault="00110117" w:rsidP="00FF7D50">
            <w:pPr>
              <w:pStyle w:val="af9"/>
              <w:numPr>
                <w:ilvl w:val="0"/>
                <w:numId w:val="96"/>
              </w:numPr>
              <w:ind w:left="382" w:right="26"/>
              <w:jc w:val="left"/>
              <w:rPr>
                <w:rFonts w:ascii="TH SarabunPSK" w:hAnsi="TH SarabunPSK" w:cs="TH SarabunPSK"/>
                <w:b/>
                <w:bCs/>
                <w:sz w:val="28"/>
              </w:rPr>
            </w:pPr>
            <w:r w:rsidRPr="00B60D70">
              <w:rPr>
                <w:rFonts w:ascii="TH SarabunPSK" w:hAnsi="TH SarabunPSK" w:cs="TH SarabunPSK" w:hint="cs"/>
                <w:sz w:val="28"/>
                <w:cs/>
              </w:rPr>
              <w:lastRenderedPageBreak/>
              <w:t>การออกแบบ และการดำเนินการเกี่ยวกับงานประกันคุณภาพการศึกษา</w:t>
            </w:r>
          </w:p>
        </w:tc>
      </w:tr>
      <w:tr w:rsidR="00110117" w:rsidRPr="00B60D70" w14:paraId="2AE8BE1D" w14:textId="77777777" w:rsidTr="00B91175">
        <w:trPr>
          <w:trHeight w:val="3559"/>
        </w:trPr>
        <w:tc>
          <w:tcPr>
            <w:tcW w:w="3397" w:type="dxa"/>
          </w:tcPr>
          <w:p w14:paraId="63A9A5FD" w14:textId="77777777" w:rsidR="00110117" w:rsidRPr="00B60D70" w:rsidRDefault="00110117" w:rsidP="00D420AC">
            <w:pPr>
              <w:ind w:right="26"/>
              <w:jc w:val="left"/>
              <w:rPr>
                <w:rFonts w:ascii="TH SarabunPSK" w:hAnsi="TH SarabunPSK" w:cs="TH SarabunPSK"/>
                <w:b/>
                <w:bCs/>
                <w:sz w:val="28"/>
              </w:rPr>
            </w:pPr>
            <w:r w:rsidRPr="00B60D70">
              <w:rPr>
                <w:rFonts w:ascii="TH SarabunPSK" w:hAnsi="TH SarabunPSK" w:cs="TH SarabunPSK" w:hint="cs"/>
                <w:b/>
                <w:bCs/>
                <w:sz w:val="28"/>
                <w:cs/>
              </w:rPr>
              <w:lastRenderedPageBreak/>
              <w:t>มาตรฐานประสบการณ์วิชาชีพ</w:t>
            </w:r>
          </w:p>
          <w:p w14:paraId="22BA96F4" w14:textId="3ADBE34F" w:rsidR="00110117" w:rsidRPr="00B60D70" w:rsidRDefault="00110117" w:rsidP="00B91175">
            <w:pPr>
              <w:ind w:right="26"/>
              <w:jc w:val="left"/>
              <w:rPr>
                <w:rFonts w:ascii="TH SarabunPSK" w:hAnsi="TH SarabunPSK" w:cs="TH SarabunPSK"/>
                <w:b/>
                <w:bCs/>
                <w:sz w:val="28"/>
                <w:cs/>
              </w:rPr>
            </w:pPr>
            <w:r w:rsidRPr="00B60D70">
              <w:rPr>
                <w:rFonts w:ascii="TH SarabunPSK" w:hAnsi="TH SarabunPSK" w:cs="TH SarabunPSK" w:hint="cs"/>
                <w:sz w:val="28"/>
                <w:cs/>
              </w:rPr>
              <w:t>ข้อกำหนดเกี่ยวกับคุณลักษณะ หรือ</w:t>
            </w:r>
            <w:r w:rsidRPr="00B60D70">
              <w:rPr>
                <w:rFonts w:ascii="TH SarabunPSK" w:hAnsi="TH SarabunPSK" w:cs="TH SarabunPSK" w:hint="cs"/>
                <w:sz w:val="28"/>
                <w:cs/>
              </w:rPr>
              <w:br/>
              <w:t>การแสดงพฤติกรรมการปฏิบัติงานและการพัฒนางาน ซึ่งผู้ประกอบวิชาชีพทางการศึกษา รวมทั้งผู้ต้องการประกอบวิชาชีพทางการศึกษา ต้องปฏิบัติตาม เพื่อให้เกิดผลตามวัตถุประสงค์ และเป้าหมายการเรียนรู้หรือการจัดการศึกษา รวมทั้งต้องฝึกฝนพัฒนาตนเองให้มีทักษะ หรือความชำนาญสูงขึ้นอย่างต่อเนื่อง</w:t>
            </w:r>
          </w:p>
        </w:tc>
        <w:tc>
          <w:tcPr>
            <w:tcW w:w="2410" w:type="dxa"/>
          </w:tcPr>
          <w:p w14:paraId="6B3DDCCA" w14:textId="77777777" w:rsidR="00110117" w:rsidRPr="00B60D70" w:rsidRDefault="00110117" w:rsidP="00D420AC">
            <w:pPr>
              <w:ind w:right="26"/>
              <w:jc w:val="left"/>
              <w:rPr>
                <w:rFonts w:ascii="TH SarabunPSK" w:hAnsi="TH SarabunPSK" w:cs="TH SarabunPSK"/>
                <w:sz w:val="28"/>
                <w:cs/>
              </w:rPr>
            </w:pPr>
            <w:r w:rsidRPr="00B60D70">
              <w:rPr>
                <w:rFonts w:ascii="TH SarabunPSK" w:hAnsi="TH SarabunPSK" w:cs="TH SarabunPSK" w:hint="cs"/>
                <w:sz w:val="28"/>
                <w:cs/>
              </w:rPr>
              <w:t>ผ่านการปฏิบัติการสอนในสถานศึกษาตามหลักสูตรปริญญาทางการศึกษาเป็นเวลาไม่น้อยกว่าหนึ่งปี และผ่านเกณฑ์การประเมินปฏิบัติ การสอนตามหลักเกณฑ์ วิธีการ และเงื่อนไขที่คณะกรรมการคุรุสภากำหนด</w:t>
            </w:r>
          </w:p>
        </w:tc>
        <w:tc>
          <w:tcPr>
            <w:tcW w:w="8080" w:type="dxa"/>
          </w:tcPr>
          <w:p w14:paraId="3F4C1C88" w14:textId="77777777" w:rsidR="00110117" w:rsidRPr="00B60D70" w:rsidRDefault="00110117" w:rsidP="00FF7D50">
            <w:pPr>
              <w:pStyle w:val="af9"/>
              <w:numPr>
                <w:ilvl w:val="0"/>
                <w:numId w:val="96"/>
              </w:numPr>
              <w:ind w:left="382" w:right="26"/>
              <w:jc w:val="left"/>
              <w:rPr>
                <w:rFonts w:ascii="TH SarabunPSK" w:hAnsi="TH SarabunPSK" w:cs="TH SarabunPSK"/>
                <w:sz w:val="28"/>
              </w:rPr>
            </w:pPr>
            <w:r w:rsidRPr="00B60D70">
              <w:rPr>
                <w:rFonts w:ascii="TH SarabunPSK" w:hAnsi="TH SarabunPSK" w:cs="TH SarabunPSK" w:hint="cs"/>
                <w:sz w:val="28"/>
                <w:cs/>
              </w:rPr>
              <w:t>การปฏิบัติตามมาตรฐานการปฏิบัติงานของผู้ประกอบวิชาชีพครู</w:t>
            </w:r>
          </w:p>
          <w:p w14:paraId="65EF5DA7" w14:textId="77777777" w:rsidR="00110117" w:rsidRPr="00B60D70" w:rsidRDefault="00110117" w:rsidP="00FF7D50">
            <w:pPr>
              <w:pStyle w:val="af9"/>
              <w:numPr>
                <w:ilvl w:val="0"/>
                <w:numId w:val="96"/>
              </w:numPr>
              <w:ind w:left="382" w:right="26"/>
              <w:jc w:val="left"/>
              <w:rPr>
                <w:rFonts w:ascii="TH SarabunPSK" w:hAnsi="TH SarabunPSK" w:cs="TH SarabunPSK"/>
                <w:sz w:val="28"/>
                <w:cs/>
              </w:rPr>
            </w:pPr>
            <w:r w:rsidRPr="00B60D70">
              <w:rPr>
                <w:rFonts w:ascii="TH SarabunPSK" w:hAnsi="TH SarabunPSK" w:cs="TH SarabunPSK" w:hint="cs"/>
                <w:sz w:val="28"/>
                <w:cs/>
              </w:rPr>
              <w:t>การปฏิบัติตนตามจรรยาบรรณของวิชาชีพ</w:t>
            </w:r>
          </w:p>
        </w:tc>
      </w:tr>
    </w:tbl>
    <w:p w14:paraId="3DD22E56" w14:textId="77777777" w:rsidR="00110117" w:rsidRPr="00B60D70" w:rsidRDefault="00110117" w:rsidP="00110117">
      <w:pPr>
        <w:ind w:right="26"/>
        <w:rPr>
          <w:rFonts w:ascii="TH SarabunPSK" w:hAnsi="TH SarabunPSK" w:cs="TH SarabunPSK"/>
        </w:rPr>
      </w:pPr>
    </w:p>
    <w:p w14:paraId="571AD878" w14:textId="77777777" w:rsidR="00110117" w:rsidRPr="00B60D70" w:rsidRDefault="00110117" w:rsidP="00592146">
      <w:pPr>
        <w:rPr>
          <w:rFonts w:ascii="TH SarabunPSK" w:hAnsi="TH SarabunPSK" w:cs="TH SarabunPSK"/>
          <w:cs/>
        </w:rPr>
        <w:sectPr w:rsidR="00110117" w:rsidRPr="00B60D70" w:rsidSect="00CD259C">
          <w:pgSz w:w="16838" w:h="11906" w:orient="landscape"/>
          <w:pgMar w:top="1440" w:right="1440" w:bottom="1440" w:left="1440" w:header="706" w:footer="706" w:gutter="0"/>
          <w:cols w:space="708"/>
          <w:docGrid w:linePitch="360"/>
        </w:sectPr>
      </w:pPr>
    </w:p>
    <w:p w14:paraId="3E819B22" w14:textId="1D0552B1" w:rsidR="009E6917" w:rsidRPr="00B60D70" w:rsidRDefault="00D756E0" w:rsidP="00110117">
      <w:pPr>
        <w:pStyle w:val="3"/>
        <w:rPr>
          <w:rFonts w:ascii="TH SarabunPSK" w:hAnsi="TH SarabunPSK" w:cs="TH SarabunPSK"/>
        </w:rPr>
      </w:pPr>
      <w:bookmarkStart w:id="140" w:name="_Toc161400013"/>
      <w:bookmarkStart w:id="141" w:name="_Toc161496925"/>
      <w:bookmarkStart w:id="142" w:name="_Toc179246008"/>
      <w:bookmarkStart w:id="143" w:name="_Toc179656376"/>
      <w:bookmarkStart w:id="144" w:name="_Toc180609456"/>
      <w:bookmarkStart w:id="145" w:name="_Toc191634072"/>
      <w:bookmarkStart w:id="146" w:name="_Hlk117776609"/>
      <w:r w:rsidRPr="00B60D70">
        <w:rPr>
          <w:rFonts w:ascii="TH SarabunPSK" w:hAnsi="TH SarabunPSK" w:cs="TH SarabunPSK" w:hint="cs"/>
          <w:cs/>
        </w:rPr>
        <w:lastRenderedPageBreak/>
        <w:t>แนวคิดในการออกแบบโครงสร้างหลักสูตรและรายวิชา</w:t>
      </w:r>
      <w:bookmarkEnd w:id="140"/>
      <w:bookmarkEnd w:id="141"/>
      <w:bookmarkEnd w:id="142"/>
      <w:bookmarkEnd w:id="143"/>
      <w:bookmarkEnd w:id="144"/>
      <w:bookmarkEnd w:id="145"/>
    </w:p>
    <w:p w14:paraId="0D294A56" w14:textId="269669CE" w:rsidR="009E6917" w:rsidRPr="00B60D70" w:rsidRDefault="00D756E0" w:rsidP="00110117">
      <w:pPr>
        <w:pStyle w:val="4"/>
        <w:rPr>
          <w:rFonts w:ascii="TH SarabunPSK" w:hAnsi="TH SarabunPSK" w:cs="TH SarabunPSK"/>
        </w:rPr>
      </w:pPr>
      <w:bookmarkStart w:id="147" w:name="_Hlk117775858"/>
      <w:bookmarkEnd w:id="146"/>
      <w:r w:rsidRPr="00B60D70">
        <w:rPr>
          <w:rFonts w:ascii="TH SarabunPSK" w:hAnsi="TH SarabunPSK" w:cs="TH SarabunPSK" w:hint="cs"/>
          <w:cs/>
        </w:rPr>
        <w:t xml:space="preserve">การเปรียบเทียบโครงสร้างหลักสูตรกับประกาศคณะกรรมการมาตรฐานการอุดมศึกษาเรื่อง เกณฑ์มาตรฐานหลักสูตรระดับ </w:t>
      </w:r>
      <w:r w:rsidRPr="00B60D70">
        <w:rPr>
          <w:rFonts w:ascii="TH SarabunPSK" w:hAnsi="TH SarabunPSK" w:cs="TH SarabunPSK" w:hint="cs"/>
          <w:u w:val="single"/>
          <w:cs/>
        </w:rPr>
        <w:t>ปริญญาตรี</w:t>
      </w:r>
      <w:r w:rsidRPr="00B60D70">
        <w:rPr>
          <w:rFonts w:ascii="TH SarabunPSK" w:hAnsi="TH SarabunPSK" w:cs="TH SarabunPSK" w:hint="cs"/>
          <w:cs/>
        </w:rPr>
        <w:t xml:space="preserve"> พ.ศ. 2565</w:t>
      </w:r>
    </w:p>
    <w:p w14:paraId="1F4615F8" w14:textId="77777777" w:rsidR="00110117" w:rsidRPr="00B60D70" w:rsidRDefault="00110117" w:rsidP="00110117">
      <w:pPr>
        <w:ind w:firstLine="720"/>
        <w:rPr>
          <w:rFonts w:ascii="TH SarabunPSK" w:hAnsi="TH SarabunPSK" w:cs="TH SarabunPSK"/>
        </w:rPr>
      </w:pPr>
    </w:p>
    <w:p w14:paraId="041576B3" w14:textId="5721D07B" w:rsidR="009E6917" w:rsidRPr="00B60D70" w:rsidRDefault="00110117" w:rsidP="00110117">
      <w:pPr>
        <w:ind w:firstLine="720"/>
        <w:rPr>
          <w:rFonts w:ascii="TH SarabunPSK" w:hAnsi="TH SarabunPSK" w:cs="TH SarabunPSK"/>
        </w:rPr>
      </w:pPr>
      <w:r w:rsidRPr="00B60D70">
        <w:rPr>
          <w:rFonts w:ascii="TH SarabunPSK" w:hAnsi="TH SarabunPSK" w:cs="TH SarabunPSK" w:hint="cs"/>
          <w:cs/>
        </w:rPr>
        <w:t>หลักสูตรได้ปรับและเรียบเรียงโครงสร้างหลักสูตรใหม่เพื่อให้ง่ายต่อการทำความเข้าใจและการบริหารจัดการหลักสูตร (ตารางที่ 2.1</w:t>
      </w:r>
      <w:r w:rsidR="00632123" w:rsidRPr="00B60D70">
        <w:rPr>
          <w:rFonts w:ascii="TH SarabunPSK" w:hAnsi="TH SarabunPSK" w:cs="TH SarabunPSK" w:hint="cs"/>
          <w:cs/>
        </w:rPr>
        <w:t>2</w:t>
      </w:r>
      <w:r w:rsidRPr="00B60D70">
        <w:rPr>
          <w:rFonts w:ascii="TH SarabunPSK" w:hAnsi="TH SarabunPSK" w:cs="TH SarabunPSK" w:hint="cs"/>
          <w:cs/>
        </w:rPr>
        <w:t>)</w:t>
      </w:r>
    </w:p>
    <w:p w14:paraId="613F93E5" w14:textId="77777777" w:rsidR="00E27951" w:rsidRPr="00B60D70" w:rsidRDefault="00E27951" w:rsidP="00E27951">
      <w:pPr>
        <w:rPr>
          <w:rFonts w:ascii="TH SarabunPSK" w:hAnsi="TH SarabunPSK" w:cs="TH SarabunPSK"/>
        </w:rPr>
      </w:pPr>
    </w:p>
    <w:p w14:paraId="1C95EB52" w14:textId="6EBFC68F" w:rsidR="00110117" w:rsidRPr="00B60D70" w:rsidRDefault="00D756E0" w:rsidP="00110117">
      <w:pPr>
        <w:rPr>
          <w:rFonts w:ascii="TH SarabunPSK" w:hAnsi="TH SarabunPSK" w:cs="TH SarabunPSK"/>
          <w:cs/>
        </w:rPr>
      </w:pPr>
      <w:r w:rsidRPr="00B60D70">
        <w:rPr>
          <w:rFonts w:ascii="TH SarabunPSK" w:hAnsi="TH SarabunPSK" w:cs="TH SarabunPSK" w:hint="cs"/>
          <w:b/>
          <w:bCs/>
          <w:cs/>
          <w:lang w:val="th-TH"/>
        </w:rPr>
        <w:t>ตารางที่</w:t>
      </w:r>
      <w:r w:rsidRPr="00B60D70">
        <w:rPr>
          <w:rFonts w:ascii="TH SarabunPSK" w:hAnsi="TH SarabunPSK" w:cs="TH SarabunPSK" w:hint="cs"/>
          <w:b/>
          <w:bCs/>
        </w:rPr>
        <w:t xml:space="preserve"> </w:t>
      </w:r>
      <w:r w:rsidR="00110117" w:rsidRPr="00B60D70">
        <w:rPr>
          <w:rFonts w:ascii="TH SarabunPSK" w:hAnsi="TH SarabunPSK" w:cs="TH SarabunPSK" w:hint="cs"/>
          <w:b/>
          <w:bCs/>
        </w:rPr>
        <w:t>2.1</w:t>
      </w:r>
      <w:r w:rsidR="00632123" w:rsidRPr="00B60D70">
        <w:rPr>
          <w:rFonts w:ascii="TH SarabunPSK" w:hAnsi="TH SarabunPSK" w:cs="TH SarabunPSK" w:hint="cs"/>
          <w:b/>
          <w:bCs/>
          <w:cs/>
        </w:rPr>
        <w:t>2</w:t>
      </w:r>
      <w:r w:rsidRPr="00B60D70">
        <w:rPr>
          <w:rFonts w:ascii="TH SarabunPSK" w:hAnsi="TH SarabunPSK" w:cs="TH SarabunPSK" w:hint="cs"/>
        </w:rPr>
        <w:t xml:space="preserve"> </w:t>
      </w:r>
      <w:r w:rsidRPr="00B60D70">
        <w:rPr>
          <w:rFonts w:ascii="TH SarabunPSK" w:hAnsi="TH SarabunPSK" w:cs="TH SarabunPSK" w:hint="cs"/>
          <w:cs/>
          <w:lang w:val="th-TH"/>
        </w:rPr>
        <w:t>การเปรียบเทียบโครงสร้างหลักสูตรกรอบมาตรฐาน</w:t>
      </w:r>
      <w:bookmarkStart w:id="148" w:name="_Hlk117775873"/>
      <w:bookmarkEnd w:id="1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5"/>
        <w:gridCol w:w="1327"/>
        <w:gridCol w:w="981"/>
        <w:gridCol w:w="983"/>
        <w:gridCol w:w="1021"/>
        <w:gridCol w:w="1022"/>
        <w:gridCol w:w="1187"/>
      </w:tblGrid>
      <w:tr w:rsidR="00B60D70" w:rsidRPr="00B60D70" w14:paraId="47D3FF33" w14:textId="77777777" w:rsidTr="00B91175">
        <w:tc>
          <w:tcPr>
            <w:tcW w:w="1384" w:type="pct"/>
            <w:vMerge w:val="restart"/>
            <w:shd w:val="clear" w:color="auto" w:fill="F2F2F2" w:themeFill="background1" w:themeFillShade="F2"/>
            <w:vAlign w:val="center"/>
          </w:tcPr>
          <w:p w14:paraId="3E716F26" w14:textId="77777777" w:rsidR="00110117" w:rsidRPr="00B60D70" w:rsidRDefault="00110117" w:rsidP="00B91175">
            <w:pPr>
              <w:jc w:val="center"/>
              <w:rPr>
                <w:rFonts w:ascii="TH SarabunPSK" w:eastAsia="Cordia New" w:hAnsi="TH SarabunPSK" w:cs="TH SarabunPSK"/>
                <w:sz w:val="28"/>
                <w:szCs w:val="28"/>
              </w:rPr>
            </w:pPr>
            <w:r w:rsidRPr="00B60D70">
              <w:rPr>
                <w:rFonts w:ascii="TH SarabunPSK" w:hAnsi="TH SarabunPSK" w:cs="TH SarabunPSK" w:hint="cs"/>
                <w:sz w:val="28"/>
                <w:szCs w:val="28"/>
                <w:cs/>
                <w:lang w:val="th-TH"/>
              </w:rPr>
              <w:t>หมวดวิชา</w:t>
            </w:r>
          </w:p>
        </w:tc>
        <w:tc>
          <w:tcPr>
            <w:tcW w:w="2958" w:type="pct"/>
            <w:gridSpan w:val="5"/>
            <w:shd w:val="clear" w:color="auto" w:fill="F2F2F2" w:themeFill="background1" w:themeFillShade="F2"/>
            <w:vAlign w:val="center"/>
          </w:tcPr>
          <w:p w14:paraId="20C1CDC9" w14:textId="77777777" w:rsidR="00110117" w:rsidRPr="00B60D70" w:rsidRDefault="00110117" w:rsidP="00B91175">
            <w:pPr>
              <w:jc w:val="center"/>
              <w:rPr>
                <w:rFonts w:ascii="TH SarabunPSK" w:eastAsia="Cordia New" w:hAnsi="TH SarabunPSK" w:cs="TH SarabunPSK"/>
                <w:sz w:val="28"/>
                <w:szCs w:val="28"/>
              </w:rPr>
            </w:pPr>
            <w:r w:rsidRPr="00B60D70">
              <w:rPr>
                <w:rFonts w:ascii="TH SarabunPSK" w:hAnsi="TH SarabunPSK" w:cs="TH SarabunPSK" w:hint="cs"/>
                <w:sz w:val="28"/>
                <w:szCs w:val="28"/>
                <w:cs/>
                <w:lang w:val="th-TH"/>
              </w:rPr>
              <w:t>จำนวนหน่วยกิต</w:t>
            </w:r>
          </w:p>
        </w:tc>
        <w:tc>
          <w:tcPr>
            <w:tcW w:w="658" w:type="pct"/>
            <w:vMerge w:val="restart"/>
            <w:shd w:val="clear" w:color="auto" w:fill="F2F2F2" w:themeFill="background1" w:themeFillShade="F2"/>
            <w:vAlign w:val="center"/>
          </w:tcPr>
          <w:p w14:paraId="46006EB6" w14:textId="77777777" w:rsidR="00110117" w:rsidRPr="00B60D70" w:rsidRDefault="00110117" w:rsidP="00D420AC">
            <w:pPr>
              <w:jc w:val="center"/>
              <w:rPr>
                <w:rFonts w:ascii="TH SarabunPSK" w:hAnsi="TH SarabunPSK" w:cs="TH SarabunPSK"/>
                <w:sz w:val="28"/>
                <w:szCs w:val="28"/>
              </w:rPr>
            </w:pPr>
            <w:r w:rsidRPr="00B60D70">
              <w:rPr>
                <w:rFonts w:ascii="TH SarabunPSK" w:hAnsi="TH SarabunPSK" w:cs="TH SarabunPSK" w:hint="cs"/>
                <w:sz w:val="28"/>
                <w:szCs w:val="28"/>
                <w:cs/>
                <w:lang w:val="th-TH"/>
              </w:rPr>
              <w:t>จำนวนหน่วยกิต</w:t>
            </w:r>
          </w:p>
          <w:p w14:paraId="19A41C07" w14:textId="77777777" w:rsidR="00110117" w:rsidRPr="00B60D70" w:rsidRDefault="00110117" w:rsidP="00D420AC">
            <w:pPr>
              <w:jc w:val="center"/>
              <w:rPr>
                <w:rFonts w:ascii="TH SarabunPSK" w:hAnsi="TH SarabunPSK" w:cs="TH SarabunPSK"/>
                <w:sz w:val="28"/>
                <w:szCs w:val="28"/>
              </w:rPr>
            </w:pPr>
            <w:r w:rsidRPr="00B60D70">
              <w:rPr>
                <w:rFonts w:ascii="TH SarabunPSK" w:hAnsi="TH SarabunPSK" w:cs="TH SarabunPSK" w:hint="cs"/>
                <w:sz w:val="28"/>
                <w:szCs w:val="28"/>
                <w:cs/>
                <w:lang w:val="th-TH"/>
              </w:rPr>
              <w:t>ที่แตกต่าง</w:t>
            </w:r>
          </w:p>
        </w:tc>
      </w:tr>
      <w:tr w:rsidR="00B60D70" w:rsidRPr="00B60D70" w14:paraId="322B97E7" w14:textId="77777777" w:rsidTr="00B91175">
        <w:tc>
          <w:tcPr>
            <w:tcW w:w="1384" w:type="pct"/>
            <w:vMerge/>
            <w:shd w:val="clear" w:color="auto" w:fill="F2F2F2" w:themeFill="background1" w:themeFillShade="F2"/>
          </w:tcPr>
          <w:p w14:paraId="2AF22C62" w14:textId="77777777" w:rsidR="00110117" w:rsidRPr="00B60D70" w:rsidRDefault="00110117" w:rsidP="00D420AC">
            <w:pPr>
              <w:rPr>
                <w:rFonts w:ascii="TH SarabunPSK" w:hAnsi="TH SarabunPSK" w:cs="TH SarabunPSK"/>
                <w:sz w:val="28"/>
                <w:szCs w:val="28"/>
              </w:rPr>
            </w:pPr>
          </w:p>
        </w:tc>
        <w:tc>
          <w:tcPr>
            <w:tcW w:w="736" w:type="pct"/>
            <w:shd w:val="clear" w:color="auto" w:fill="F2F2F2" w:themeFill="background1" w:themeFillShade="F2"/>
            <w:vAlign w:val="center"/>
          </w:tcPr>
          <w:p w14:paraId="279D71D0" w14:textId="77777777" w:rsidR="00110117" w:rsidRPr="00B60D70" w:rsidRDefault="00110117" w:rsidP="00B91175">
            <w:pPr>
              <w:jc w:val="center"/>
              <w:rPr>
                <w:rFonts w:ascii="TH SarabunPSK" w:hAnsi="TH SarabunPSK" w:cs="TH SarabunPSK"/>
                <w:sz w:val="28"/>
                <w:szCs w:val="28"/>
              </w:rPr>
            </w:pPr>
            <w:r w:rsidRPr="00B60D70">
              <w:rPr>
                <w:rFonts w:ascii="TH SarabunPSK" w:hAnsi="TH SarabunPSK" w:cs="TH SarabunPSK" w:hint="cs"/>
                <w:sz w:val="28"/>
                <w:szCs w:val="28"/>
                <w:cs/>
                <w:lang w:val="th-TH"/>
              </w:rPr>
              <w:t>เกณฑ์</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สป.</w:t>
            </w:r>
            <w:proofErr w:type="spellStart"/>
            <w:r w:rsidRPr="00B60D70">
              <w:rPr>
                <w:rFonts w:ascii="TH SarabunPSK" w:hAnsi="TH SarabunPSK" w:cs="TH SarabunPSK" w:hint="cs"/>
                <w:sz w:val="28"/>
                <w:szCs w:val="28"/>
                <w:cs/>
                <w:lang w:val="th-TH"/>
              </w:rPr>
              <w:t>อว</w:t>
            </w:r>
            <w:proofErr w:type="spellEnd"/>
            <w:r w:rsidRPr="00B60D70">
              <w:rPr>
                <w:rFonts w:ascii="TH SarabunPSK" w:hAnsi="TH SarabunPSK" w:cs="TH SarabunPSK" w:hint="cs"/>
                <w:sz w:val="28"/>
                <w:szCs w:val="28"/>
                <w:cs/>
              </w:rPr>
              <w:t>.</w:t>
            </w:r>
          </w:p>
          <w:p w14:paraId="5E23F39B" w14:textId="77777777" w:rsidR="00110117" w:rsidRPr="00B60D70" w:rsidRDefault="00110117" w:rsidP="00B91175">
            <w:pPr>
              <w:jc w:val="center"/>
              <w:rPr>
                <w:rFonts w:ascii="TH SarabunPSK" w:hAnsi="TH SarabunPSK" w:cs="TH SarabunPSK"/>
                <w:sz w:val="28"/>
                <w:szCs w:val="28"/>
              </w:rPr>
            </w:pPr>
            <w:r w:rsidRPr="00B60D70">
              <w:rPr>
                <w:rFonts w:ascii="TH SarabunPSK" w:hAnsi="TH SarabunPSK" w:cs="TH SarabunPSK" w:hint="cs"/>
                <w:sz w:val="28"/>
                <w:szCs w:val="28"/>
                <w:cs/>
              </w:rPr>
              <w:t xml:space="preserve">(หลักสูตร </w:t>
            </w:r>
            <w:r w:rsidRPr="00B60D70">
              <w:rPr>
                <w:rFonts w:ascii="TH SarabunPSK" w:hAnsi="TH SarabunPSK" w:cs="TH SarabunPSK" w:hint="cs"/>
                <w:sz w:val="28"/>
                <w:szCs w:val="28"/>
              </w:rPr>
              <w:t xml:space="preserve">5 </w:t>
            </w:r>
            <w:r w:rsidRPr="00B60D70">
              <w:rPr>
                <w:rFonts w:ascii="TH SarabunPSK" w:hAnsi="TH SarabunPSK" w:cs="TH SarabunPSK" w:hint="cs"/>
                <w:sz w:val="28"/>
                <w:szCs w:val="28"/>
                <w:cs/>
              </w:rPr>
              <w:t>ปี)</w:t>
            </w:r>
          </w:p>
        </w:tc>
        <w:tc>
          <w:tcPr>
            <w:tcW w:w="544" w:type="pct"/>
            <w:shd w:val="clear" w:color="auto" w:fill="F2F2F2" w:themeFill="background1" w:themeFillShade="F2"/>
            <w:vAlign w:val="center"/>
          </w:tcPr>
          <w:p w14:paraId="2445603F" w14:textId="77777777" w:rsidR="00110117" w:rsidRPr="00B60D70" w:rsidRDefault="00110117" w:rsidP="00B91175">
            <w:pPr>
              <w:jc w:val="center"/>
              <w:rPr>
                <w:rFonts w:ascii="TH SarabunPSK" w:hAnsi="TH SarabunPSK" w:cs="TH SarabunPSK"/>
                <w:sz w:val="28"/>
                <w:szCs w:val="28"/>
                <w:lang w:val="th-TH"/>
              </w:rPr>
            </w:pPr>
            <w:r w:rsidRPr="00B60D70">
              <w:rPr>
                <w:rFonts w:ascii="TH SarabunPSK" w:hAnsi="TH SarabunPSK" w:cs="TH SarabunPSK" w:hint="cs"/>
                <w:sz w:val="28"/>
                <w:szCs w:val="28"/>
                <w:cs/>
                <w:lang w:val="th-TH"/>
              </w:rPr>
              <w:t>เกณฑ์</w:t>
            </w:r>
          </w:p>
          <w:p w14:paraId="148A09AF" w14:textId="77777777" w:rsidR="00110117" w:rsidRPr="00B60D70" w:rsidRDefault="00110117" w:rsidP="00B91175">
            <w:pPr>
              <w:jc w:val="center"/>
              <w:rPr>
                <w:rFonts w:ascii="TH SarabunPSK" w:hAnsi="TH SarabunPSK" w:cs="TH SarabunPSK"/>
                <w:sz w:val="28"/>
                <w:szCs w:val="28"/>
                <w:cs/>
              </w:rPr>
            </w:pPr>
            <w:r w:rsidRPr="00B60D70">
              <w:rPr>
                <w:rFonts w:ascii="TH SarabunPSK" w:hAnsi="TH SarabunPSK" w:cs="TH SarabunPSK" w:hint="cs"/>
                <w:sz w:val="28"/>
                <w:szCs w:val="28"/>
                <w:cs/>
                <w:lang w:val="th-TH"/>
              </w:rPr>
              <w:t>คุรุสภา</w:t>
            </w:r>
          </w:p>
        </w:tc>
        <w:tc>
          <w:tcPr>
            <w:tcW w:w="545" w:type="pct"/>
            <w:shd w:val="clear" w:color="auto" w:fill="F2F2F2" w:themeFill="background1" w:themeFillShade="F2"/>
            <w:vAlign w:val="center"/>
          </w:tcPr>
          <w:p w14:paraId="0EA24C47" w14:textId="77777777" w:rsidR="00110117" w:rsidRPr="00B60D70" w:rsidRDefault="00110117" w:rsidP="00B91175">
            <w:pPr>
              <w:jc w:val="center"/>
              <w:rPr>
                <w:rFonts w:ascii="TH SarabunPSK" w:hAnsi="TH SarabunPSK" w:cs="TH SarabunPSK"/>
                <w:sz w:val="28"/>
                <w:szCs w:val="28"/>
              </w:rPr>
            </w:pPr>
            <w:r w:rsidRPr="00B60D70">
              <w:rPr>
                <w:rFonts w:ascii="TH SarabunPSK" w:hAnsi="TH SarabunPSK" w:cs="TH SarabunPSK" w:hint="cs"/>
                <w:sz w:val="28"/>
                <w:szCs w:val="28"/>
                <w:cs/>
                <w:lang w:val="th-TH"/>
              </w:rPr>
              <w:t>เกณฑ์สภาวิศวกร</w:t>
            </w:r>
          </w:p>
        </w:tc>
        <w:tc>
          <w:tcPr>
            <w:tcW w:w="566" w:type="pct"/>
            <w:shd w:val="clear" w:color="auto" w:fill="F2F2F2" w:themeFill="background1" w:themeFillShade="F2"/>
          </w:tcPr>
          <w:p w14:paraId="03550122" w14:textId="77777777" w:rsidR="00110117" w:rsidRPr="00B60D70" w:rsidRDefault="00110117" w:rsidP="00D420AC">
            <w:pPr>
              <w:jc w:val="center"/>
              <w:rPr>
                <w:rFonts w:ascii="TH SarabunPSK" w:hAnsi="TH SarabunPSK" w:cs="TH SarabunPSK"/>
                <w:sz w:val="28"/>
                <w:szCs w:val="28"/>
              </w:rPr>
            </w:pPr>
            <w:r w:rsidRPr="00B60D70">
              <w:rPr>
                <w:rFonts w:ascii="TH SarabunPSK" w:hAnsi="TH SarabunPSK" w:cs="TH SarabunPSK" w:hint="cs"/>
                <w:sz w:val="28"/>
                <w:szCs w:val="28"/>
                <w:cs/>
                <w:lang w:val="th-TH"/>
              </w:rPr>
              <w:t>หลักสูตร ปรับปรุง</w:t>
            </w:r>
          </w:p>
          <w:p w14:paraId="6F1937CF" w14:textId="77777777" w:rsidR="00110117" w:rsidRPr="00B60D70" w:rsidRDefault="00110117" w:rsidP="00D420AC">
            <w:pPr>
              <w:jc w:val="center"/>
              <w:rPr>
                <w:rFonts w:ascii="TH SarabunPSK" w:hAnsi="TH SarabunPSK" w:cs="TH SarabunPSK"/>
                <w:sz w:val="28"/>
                <w:szCs w:val="28"/>
                <w:cs/>
                <w:lang w:val="th-TH"/>
              </w:rPr>
            </w:pPr>
            <w:r w:rsidRPr="00B60D70">
              <w:rPr>
                <w:rFonts w:ascii="TH SarabunPSK" w:hAnsi="TH SarabunPSK" w:cs="TH SarabunPSK" w:hint="cs"/>
                <w:sz w:val="28"/>
                <w:szCs w:val="28"/>
                <w:cs/>
                <w:lang w:val="th-TH"/>
              </w:rPr>
              <w:t>พ</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ศ</w:t>
            </w: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2</w:t>
            </w:r>
            <w:r w:rsidRPr="00B60D70">
              <w:rPr>
                <w:rFonts w:ascii="TH SarabunPSK" w:hAnsi="TH SarabunPSK" w:cs="TH SarabunPSK" w:hint="cs"/>
                <w:sz w:val="28"/>
                <w:szCs w:val="28"/>
              </w:rPr>
              <w:t>563</w:t>
            </w:r>
          </w:p>
        </w:tc>
        <w:tc>
          <w:tcPr>
            <w:tcW w:w="567" w:type="pct"/>
            <w:shd w:val="clear" w:color="auto" w:fill="F2F2F2" w:themeFill="background1" w:themeFillShade="F2"/>
          </w:tcPr>
          <w:p w14:paraId="357F04D3" w14:textId="77777777" w:rsidR="00110117" w:rsidRPr="00B60D70" w:rsidRDefault="00110117" w:rsidP="00D420AC">
            <w:pPr>
              <w:jc w:val="center"/>
              <w:rPr>
                <w:rFonts w:ascii="TH SarabunPSK" w:hAnsi="TH SarabunPSK" w:cs="TH SarabunPSK"/>
                <w:sz w:val="28"/>
                <w:szCs w:val="28"/>
              </w:rPr>
            </w:pPr>
            <w:r w:rsidRPr="00B60D70">
              <w:rPr>
                <w:rFonts w:ascii="TH SarabunPSK" w:hAnsi="TH SarabunPSK" w:cs="TH SarabunPSK" w:hint="cs"/>
                <w:sz w:val="28"/>
                <w:szCs w:val="28"/>
                <w:cs/>
                <w:lang w:val="th-TH"/>
              </w:rPr>
              <w:t>หลักสูตรปรับปรุง</w:t>
            </w:r>
          </w:p>
          <w:p w14:paraId="64E8F089" w14:textId="77777777" w:rsidR="00110117" w:rsidRPr="00B60D70" w:rsidRDefault="00110117" w:rsidP="00D420AC">
            <w:pPr>
              <w:jc w:val="center"/>
              <w:rPr>
                <w:rFonts w:ascii="TH SarabunPSK" w:hAnsi="TH SarabunPSK" w:cs="TH SarabunPSK"/>
                <w:sz w:val="28"/>
                <w:szCs w:val="28"/>
              </w:rPr>
            </w:pPr>
            <w:r w:rsidRPr="00B60D70">
              <w:rPr>
                <w:rFonts w:ascii="TH SarabunPSK" w:hAnsi="TH SarabunPSK" w:cs="TH SarabunPSK" w:hint="cs"/>
                <w:sz w:val="28"/>
                <w:szCs w:val="28"/>
                <w:cs/>
                <w:lang w:val="th-TH"/>
              </w:rPr>
              <w:t>พ</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ศ</w:t>
            </w:r>
            <w:r w:rsidRPr="00B60D70">
              <w:rPr>
                <w:rFonts w:ascii="TH SarabunPSK" w:hAnsi="TH SarabunPSK" w:cs="TH SarabunPSK" w:hint="cs"/>
                <w:sz w:val="28"/>
                <w:szCs w:val="28"/>
                <w:cs/>
              </w:rPr>
              <w:t>. 25</w:t>
            </w:r>
            <w:r w:rsidRPr="00B60D70">
              <w:rPr>
                <w:rFonts w:ascii="TH SarabunPSK" w:hAnsi="TH SarabunPSK" w:cs="TH SarabunPSK" w:hint="cs"/>
                <w:sz w:val="28"/>
                <w:szCs w:val="28"/>
              </w:rPr>
              <w:t>68</w:t>
            </w:r>
          </w:p>
        </w:tc>
        <w:tc>
          <w:tcPr>
            <w:tcW w:w="658" w:type="pct"/>
            <w:vMerge/>
            <w:shd w:val="clear" w:color="auto" w:fill="F2F2F2" w:themeFill="background1" w:themeFillShade="F2"/>
          </w:tcPr>
          <w:p w14:paraId="5760A876" w14:textId="77777777" w:rsidR="00110117" w:rsidRPr="00B60D70" w:rsidRDefault="00110117" w:rsidP="00D420AC">
            <w:pPr>
              <w:jc w:val="center"/>
              <w:rPr>
                <w:rFonts w:ascii="TH SarabunPSK" w:hAnsi="TH SarabunPSK" w:cs="TH SarabunPSK"/>
                <w:sz w:val="28"/>
                <w:szCs w:val="28"/>
              </w:rPr>
            </w:pPr>
          </w:p>
        </w:tc>
      </w:tr>
      <w:tr w:rsidR="00B60D70" w:rsidRPr="00B60D70" w14:paraId="1DBF2326" w14:textId="77777777" w:rsidTr="00D420AC">
        <w:tc>
          <w:tcPr>
            <w:tcW w:w="1384" w:type="pct"/>
            <w:shd w:val="clear" w:color="auto" w:fill="auto"/>
          </w:tcPr>
          <w:p w14:paraId="4D6F3503" w14:textId="77777777" w:rsidR="00110117" w:rsidRPr="00B60D70" w:rsidRDefault="00110117" w:rsidP="00D420AC">
            <w:pPr>
              <w:jc w:val="left"/>
              <w:rPr>
                <w:rFonts w:ascii="TH SarabunPSK" w:hAnsi="TH SarabunPSK" w:cs="TH SarabunPSK"/>
                <w:sz w:val="28"/>
                <w:szCs w:val="28"/>
              </w:rPr>
            </w:pPr>
            <w:r w:rsidRPr="00B60D70">
              <w:rPr>
                <w:rFonts w:ascii="TH SarabunPSK" w:hAnsi="TH SarabunPSK" w:cs="TH SarabunPSK" w:hint="cs"/>
                <w:sz w:val="28"/>
                <w:szCs w:val="28"/>
                <w:cs/>
                <w:lang w:val="th-TH"/>
              </w:rPr>
              <w:t>ก.หมวดวิชาศึกษาทั่วไป</w:t>
            </w:r>
          </w:p>
        </w:tc>
        <w:tc>
          <w:tcPr>
            <w:tcW w:w="736" w:type="pct"/>
            <w:shd w:val="clear" w:color="auto" w:fill="auto"/>
          </w:tcPr>
          <w:p w14:paraId="3E51817E" w14:textId="77777777" w:rsidR="00110117" w:rsidRPr="00B60D70" w:rsidRDefault="00110117" w:rsidP="00D420AC">
            <w:pPr>
              <w:jc w:val="center"/>
              <w:rPr>
                <w:rFonts w:ascii="TH SarabunPSK" w:eastAsia="Cordia New" w:hAnsi="TH SarabunPSK" w:cs="TH SarabunPSK"/>
                <w:sz w:val="28"/>
                <w:szCs w:val="28"/>
              </w:rPr>
            </w:pPr>
            <w:r w:rsidRPr="00B60D70">
              <w:rPr>
                <w:rFonts w:ascii="TH SarabunPSK" w:hAnsi="TH SarabunPSK" w:cs="TH SarabunPSK" w:hint="cs"/>
                <w:sz w:val="28"/>
                <w:szCs w:val="28"/>
                <w:cs/>
              </w:rPr>
              <w:t>≥ 24</w:t>
            </w:r>
          </w:p>
        </w:tc>
        <w:tc>
          <w:tcPr>
            <w:tcW w:w="544" w:type="pct"/>
          </w:tcPr>
          <w:p w14:paraId="57E18A9A" w14:textId="77777777" w:rsidR="00110117" w:rsidRPr="00B60D70" w:rsidRDefault="00110117" w:rsidP="00D420AC">
            <w:pPr>
              <w:jc w:val="center"/>
              <w:rPr>
                <w:rFonts w:ascii="TH SarabunPSK" w:eastAsia="Cordia New" w:hAnsi="TH SarabunPSK" w:cs="TH SarabunPSK"/>
                <w:sz w:val="28"/>
                <w:szCs w:val="28"/>
              </w:rPr>
            </w:pP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rPr>
              <w:t>24</w:t>
            </w:r>
          </w:p>
        </w:tc>
        <w:tc>
          <w:tcPr>
            <w:tcW w:w="545" w:type="pct"/>
            <w:shd w:val="clear" w:color="auto" w:fill="auto"/>
          </w:tcPr>
          <w:p w14:paraId="028F08E5" w14:textId="77777777" w:rsidR="00110117" w:rsidRPr="00B60D70" w:rsidRDefault="00110117" w:rsidP="00D420AC">
            <w:pPr>
              <w:jc w:val="center"/>
              <w:rPr>
                <w:rFonts w:ascii="TH SarabunPSK" w:hAnsi="TH SarabunPSK" w:cs="TH SarabunPSK"/>
                <w:sz w:val="28"/>
                <w:szCs w:val="28"/>
              </w:rPr>
            </w:pPr>
          </w:p>
        </w:tc>
        <w:tc>
          <w:tcPr>
            <w:tcW w:w="566" w:type="pct"/>
          </w:tcPr>
          <w:p w14:paraId="4454EF97" w14:textId="77777777" w:rsidR="00110117" w:rsidRPr="00B60D70" w:rsidRDefault="00110117" w:rsidP="00D420AC">
            <w:pPr>
              <w:jc w:val="center"/>
              <w:rPr>
                <w:rFonts w:ascii="TH SarabunPSK" w:hAnsi="TH SarabunPSK" w:cs="TH SarabunPSK"/>
                <w:sz w:val="28"/>
                <w:szCs w:val="28"/>
              </w:rPr>
            </w:pPr>
            <w:r w:rsidRPr="00B60D70">
              <w:rPr>
                <w:rFonts w:ascii="TH SarabunPSK" w:hAnsi="TH SarabunPSK" w:cs="TH SarabunPSK" w:hint="cs"/>
                <w:sz w:val="28"/>
                <w:szCs w:val="28"/>
              </w:rPr>
              <w:t>31</w:t>
            </w:r>
          </w:p>
        </w:tc>
        <w:tc>
          <w:tcPr>
            <w:tcW w:w="567" w:type="pct"/>
            <w:shd w:val="clear" w:color="auto" w:fill="auto"/>
          </w:tcPr>
          <w:p w14:paraId="097848C1" w14:textId="77777777" w:rsidR="00110117" w:rsidRPr="00B60D70" w:rsidRDefault="00110117" w:rsidP="00D420AC">
            <w:pPr>
              <w:jc w:val="center"/>
              <w:rPr>
                <w:rFonts w:ascii="TH SarabunPSK" w:hAnsi="TH SarabunPSK" w:cs="TH SarabunPSK"/>
                <w:sz w:val="28"/>
                <w:szCs w:val="28"/>
              </w:rPr>
            </w:pPr>
            <w:r w:rsidRPr="00B60D70">
              <w:rPr>
                <w:rFonts w:ascii="TH SarabunPSK" w:hAnsi="TH SarabunPSK" w:cs="TH SarabunPSK" w:hint="cs"/>
                <w:sz w:val="28"/>
                <w:szCs w:val="28"/>
              </w:rPr>
              <w:t>24</w:t>
            </w:r>
          </w:p>
        </w:tc>
        <w:tc>
          <w:tcPr>
            <w:tcW w:w="658" w:type="pct"/>
            <w:shd w:val="clear" w:color="auto" w:fill="auto"/>
          </w:tcPr>
          <w:p w14:paraId="668BD6DF" w14:textId="77777777" w:rsidR="00110117" w:rsidRPr="00B60D70" w:rsidRDefault="00110117" w:rsidP="00D420AC">
            <w:pPr>
              <w:jc w:val="center"/>
              <w:rPr>
                <w:rFonts w:ascii="TH SarabunPSK" w:hAnsi="TH SarabunPSK" w:cs="TH SarabunPSK"/>
                <w:sz w:val="28"/>
                <w:szCs w:val="28"/>
              </w:rPr>
            </w:pPr>
            <w:r w:rsidRPr="00B60D70">
              <w:rPr>
                <w:rFonts w:ascii="TH SarabunPSK" w:hAnsi="TH SarabunPSK" w:cs="TH SarabunPSK" w:hint="cs"/>
                <w:sz w:val="28"/>
                <w:szCs w:val="28"/>
              </w:rPr>
              <w:t>- 7</w:t>
            </w:r>
          </w:p>
        </w:tc>
      </w:tr>
      <w:tr w:rsidR="00B60D70" w:rsidRPr="00B60D70" w14:paraId="47A99D2F" w14:textId="77777777" w:rsidTr="00D420AC">
        <w:tc>
          <w:tcPr>
            <w:tcW w:w="1384" w:type="pct"/>
            <w:shd w:val="clear" w:color="auto" w:fill="auto"/>
          </w:tcPr>
          <w:p w14:paraId="48B41F21" w14:textId="77777777" w:rsidR="00110117" w:rsidRPr="00B60D70" w:rsidRDefault="00110117" w:rsidP="00D420AC">
            <w:pPr>
              <w:rPr>
                <w:rFonts w:ascii="TH SarabunPSK" w:hAnsi="TH SarabunPSK" w:cs="TH SarabunPSK"/>
                <w:sz w:val="28"/>
                <w:szCs w:val="28"/>
              </w:rPr>
            </w:pPr>
            <w:r w:rsidRPr="00B60D70">
              <w:rPr>
                <w:rFonts w:ascii="TH SarabunPSK" w:hAnsi="TH SarabunPSK" w:cs="TH SarabunPSK" w:hint="cs"/>
                <w:sz w:val="28"/>
                <w:szCs w:val="28"/>
                <w:cs/>
                <w:lang w:val="th-TH"/>
              </w:rPr>
              <w:t>ข.</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lang w:val="th-TH"/>
              </w:rPr>
              <w:t>หมวดวิชาเฉพาะ</w:t>
            </w:r>
          </w:p>
          <w:p w14:paraId="411B02EA" w14:textId="4B506079" w:rsidR="00110117" w:rsidRPr="00B60D70" w:rsidRDefault="00BD7F9D" w:rsidP="00D420AC">
            <w:pPr>
              <w:rPr>
                <w:rFonts w:ascii="TH SarabunPSK" w:hAnsi="TH SarabunPSK" w:cs="TH SarabunPSK"/>
                <w:sz w:val="28"/>
                <w:szCs w:val="28"/>
              </w:rPr>
            </w:pPr>
            <w:r w:rsidRPr="00B60D70">
              <w:rPr>
                <w:rFonts w:ascii="TH SarabunPSK" w:hAnsi="TH SarabunPSK" w:cs="TH SarabunPSK" w:hint="cs"/>
                <w:sz w:val="28"/>
                <w:szCs w:val="28"/>
              </w:rPr>
              <w:t xml:space="preserve">  </w:t>
            </w:r>
            <w:r w:rsidR="00110117" w:rsidRPr="00B60D70">
              <w:rPr>
                <w:rFonts w:ascii="TH SarabunPSK" w:hAnsi="TH SarabunPSK" w:cs="TH SarabunPSK" w:hint="cs"/>
                <w:sz w:val="28"/>
                <w:szCs w:val="28"/>
                <w:cs/>
                <w:lang w:val="th-TH"/>
              </w:rPr>
              <w:t>ข.</w:t>
            </w:r>
            <w:r w:rsidR="00110117" w:rsidRPr="00B60D70">
              <w:rPr>
                <w:rFonts w:ascii="TH SarabunPSK" w:hAnsi="TH SarabunPSK" w:cs="TH SarabunPSK" w:hint="cs"/>
                <w:sz w:val="28"/>
                <w:szCs w:val="28"/>
              </w:rPr>
              <w:t xml:space="preserve">1 </w:t>
            </w:r>
            <w:r w:rsidR="00110117" w:rsidRPr="00B60D70">
              <w:rPr>
                <w:rFonts w:ascii="TH SarabunPSK" w:hAnsi="TH SarabunPSK" w:cs="TH SarabunPSK" w:hint="cs"/>
                <w:sz w:val="28"/>
                <w:szCs w:val="28"/>
                <w:cs/>
                <w:lang w:val="th-TH"/>
              </w:rPr>
              <w:t>กลุ่มวิชาชีพครู</w:t>
            </w:r>
          </w:p>
          <w:p w14:paraId="0238DADE" w14:textId="77777777" w:rsidR="006763EE" w:rsidRPr="00B60D70" w:rsidRDefault="00BD7F9D" w:rsidP="00A24F61">
            <w:pPr>
              <w:ind w:left="420" w:hanging="420"/>
              <w:jc w:val="left"/>
              <w:rPr>
                <w:rFonts w:ascii="TH SarabunPSK" w:hAnsi="TH SarabunPSK" w:cs="TH SarabunPSK"/>
                <w:sz w:val="28"/>
                <w:szCs w:val="28"/>
                <w:lang w:val="th-TH"/>
              </w:rPr>
            </w:pPr>
            <w:r w:rsidRPr="00B60D70">
              <w:rPr>
                <w:rFonts w:ascii="TH SarabunPSK" w:hAnsi="TH SarabunPSK" w:cs="TH SarabunPSK" w:hint="cs"/>
                <w:sz w:val="28"/>
                <w:szCs w:val="28"/>
              </w:rPr>
              <w:t xml:space="preserve">  </w:t>
            </w:r>
            <w:r w:rsidR="00110117" w:rsidRPr="00B60D70">
              <w:rPr>
                <w:rFonts w:ascii="TH SarabunPSK" w:hAnsi="TH SarabunPSK" w:cs="TH SarabunPSK" w:hint="cs"/>
                <w:sz w:val="28"/>
                <w:szCs w:val="28"/>
                <w:cs/>
                <w:lang w:val="th-TH"/>
              </w:rPr>
              <w:t>ข</w:t>
            </w:r>
            <w:r w:rsidR="00110117" w:rsidRPr="00B60D70">
              <w:rPr>
                <w:rFonts w:ascii="TH SarabunPSK" w:hAnsi="TH SarabunPSK" w:cs="TH SarabunPSK" w:hint="cs"/>
                <w:sz w:val="28"/>
                <w:szCs w:val="28"/>
              </w:rPr>
              <w:t xml:space="preserve">.2 </w:t>
            </w:r>
            <w:r w:rsidR="00110117" w:rsidRPr="00B60D70">
              <w:rPr>
                <w:rFonts w:ascii="TH SarabunPSK" w:hAnsi="TH SarabunPSK" w:cs="TH SarabunPSK" w:hint="cs"/>
                <w:sz w:val="28"/>
                <w:szCs w:val="28"/>
                <w:cs/>
                <w:lang w:val="th-TH"/>
              </w:rPr>
              <w:t>กลุ่มวิชา</w:t>
            </w:r>
            <w:r w:rsidR="006763EE" w:rsidRPr="00B60D70">
              <w:rPr>
                <w:rFonts w:ascii="TH SarabunPSK" w:hAnsi="TH SarabunPSK" w:cs="TH SarabunPSK" w:hint="cs"/>
                <w:sz w:val="28"/>
                <w:szCs w:val="28"/>
                <w:cs/>
                <w:lang w:val="th-TH"/>
              </w:rPr>
              <w:t>ชีพ</w:t>
            </w:r>
            <w:r w:rsidR="00110117" w:rsidRPr="00B60D70">
              <w:rPr>
                <w:rFonts w:ascii="TH SarabunPSK" w:hAnsi="TH SarabunPSK" w:cs="TH SarabunPSK" w:hint="cs"/>
                <w:sz w:val="28"/>
                <w:szCs w:val="28"/>
                <w:cs/>
                <w:lang w:val="th-TH"/>
              </w:rPr>
              <w:t>เอก</w:t>
            </w:r>
          </w:p>
          <w:p w14:paraId="444BA140" w14:textId="6B75AB9A" w:rsidR="00110117" w:rsidRPr="00B60D70" w:rsidRDefault="006763EE" w:rsidP="00A24F61">
            <w:pPr>
              <w:ind w:left="420" w:hanging="420"/>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       </w:t>
            </w:r>
            <w:r w:rsidR="00A24F61" w:rsidRPr="00B60D70">
              <w:rPr>
                <w:rFonts w:ascii="TH SarabunPSK" w:hAnsi="TH SarabunPSK" w:cs="TH SarabunPSK" w:hint="cs"/>
                <w:sz w:val="28"/>
                <w:szCs w:val="28"/>
                <w:cs/>
                <w:lang w:val="th-TH"/>
              </w:rPr>
              <w:t>ทางวิศวกรรมโยธา</w:t>
            </w:r>
            <w:r w:rsidR="00110117" w:rsidRPr="00B60D70">
              <w:rPr>
                <w:rFonts w:ascii="TH SarabunPSK" w:hAnsi="TH SarabunPSK" w:cs="TH SarabunPSK" w:hint="cs"/>
                <w:sz w:val="28"/>
                <w:szCs w:val="28"/>
              </w:rPr>
              <w:t>*</w:t>
            </w:r>
          </w:p>
        </w:tc>
        <w:tc>
          <w:tcPr>
            <w:tcW w:w="736" w:type="pct"/>
            <w:shd w:val="clear" w:color="auto" w:fill="auto"/>
          </w:tcPr>
          <w:p w14:paraId="2475F0B7" w14:textId="77777777" w:rsidR="00110117" w:rsidRPr="00B60D70" w:rsidRDefault="00110117" w:rsidP="00D420AC">
            <w:pPr>
              <w:jc w:val="center"/>
              <w:rPr>
                <w:rFonts w:ascii="TH SarabunPSK" w:hAnsi="TH SarabunPSK" w:cs="TH SarabunPSK"/>
                <w:sz w:val="28"/>
                <w:szCs w:val="28"/>
                <w:cs/>
              </w:rPr>
            </w:pPr>
            <w:r w:rsidRPr="00B60D70">
              <w:rPr>
                <w:rFonts w:ascii="TH SarabunPSK" w:hAnsi="TH SarabunPSK" w:cs="TH SarabunPSK" w:hint="cs"/>
                <w:sz w:val="28"/>
                <w:szCs w:val="28"/>
              </w:rPr>
              <w:t xml:space="preserve">≥ 90 </w:t>
            </w:r>
          </w:p>
        </w:tc>
        <w:tc>
          <w:tcPr>
            <w:tcW w:w="544" w:type="pct"/>
          </w:tcPr>
          <w:p w14:paraId="5BA05580" w14:textId="77777777" w:rsidR="00110117" w:rsidRPr="00B60D70" w:rsidRDefault="00110117" w:rsidP="00D420AC">
            <w:pPr>
              <w:jc w:val="center"/>
              <w:rPr>
                <w:rFonts w:ascii="TH SarabunPSK" w:hAnsi="TH SarabunPSK" w:cs="TH SarabunPSK"/>
                <w:sz w:val="28"/>
                <w:szCs w:val="28"/>
              </w:rPr>
            </w:pP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rPr>
              <w:t>124</w:t>
            </w:r>
          </w:p>
          <w:p w14:paraId="30FCF21B" w14:textId="77777777" w:rsidR="00110117" w:rsidRPr="00B60D70" w:rsidRDefault="00110117" w:rsidP="00D420AC">
            <w:pPr>
              <w:jc w:val="center"/>
              <w:rPr>
                <w:rFonts w:ascii="TH SarabunPSK" w:eastAsia="Cordia New" w:hAnsi="TH SarabunPSK" w:cs="TH SarabunPSK"/>
                <w:sz w:val="28"/>
                <w:szCs w:val="28"/>
              </w:rPr>
            </w:pP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rPr>
              <w:t>4</w:t>
            </w:r>
            <w:r w:rsidRPr="00B60D70">
              <w:rPr>
                <w:rFonts w:ascii="TH SarabunPSK" w:hAnsi="TH SarabunPSK" w:cs="TH SarabunPSK" w:hint="cs"/>
                <w:sz w:val="28"/>
                <w:szCs w:val="28"/>
                <w:cs/>
              </w:rPr>
              <w:t>6</w:t>
            </w:r>
          </w:p>
        </w:tc>
        <w:tc>
          <w:tcPr>
            <w:tcW w:w="545" w:type="pct"/>
            <w:shd w:val="clear" w:color="auto" w:fill="auto"/>
          </w:tcPr>
          <w:p w14:paraId="72E0D125" w14:textId="77777777" w:rsidR="00110117" w:rsidRPr="00B60D70" w:rsidRDefault="00110117" w:rsidP="00D420AC">
            <w:pPr>
              <w:jc w:val="center"/>
              <w:rPr>
                <w:rFonts w:ascii="TH SarabunPSK" w:hAnsi="TH SarabunPSK" w:cs="TH SarabunPSK"/>
                <w:sz w:val="28"/>
                <w:szCs w:val="28"/>
              </w:rPr>
            </w:pPr>
          </w:p>
          <w:p w14:paraId="35C46264" w14:textId="77777777" w:rsidR="00110117" w:rsidRPr="00B60D70" w:rsidRDefault="00110117" w:rsidP="00D420AC">
            <w:pPr>
              <w:jc w:val="center"/>
              <w:rPr>
                <w:rFonts w:ascii="TH SarabunPSK" w:hAnsi="TH SarabunPSK" w:cs="TH SarabunPSK"/>
                <w:sz w:val="28"/>
                <w:szCs w:val="28"/>
              </w:rPr>
            </w:pPr>
          </w:p>
          <w:p w14:paraId="49FF6A2C" w14:textId="075C7102" w:rsidR="00110117" w:rsidRPr="00B60D70" w:rsidRDefault="00110117" w:rsidP="00D420AC">
            <w:pPr>
              <w:jc w:val="center"/>
              <w:rPr>
                <w:rFonts w:ascii="TH SarabunPSK" w:hAnsi="TH SarabunPSK" w:cs="TH SarabunPSK"/>
                <w:sz w:val="28"/>
                <w:szCs w:val="28"/>
              </w:rPr>
            </w:pPr>
            <w:r w:rsidRPr="00B60D70">
              <w:rPr>
                <w:rFonts w:ascii="TH SarabunPSK" w:hAnsi="TH SarabunPSK" w:cs="TH SarabunPSK" w:hint="cs"/>
                <w:sz w:val="28"/>
                <w:szCs w:val="28"/>
              </w:rPr>
              <w:t>≥ 72*</w:t>
            </w:r>
            <w:r w:rsidR="00A24F61" w:rsidRPr="00B60D70">
              <w:rPr>
                <w:rFonts w:ascii="TH SarabunPSK" w:hAnsi="TH SarabunPSK" w:cs="TH SarabunPSK"/>
                <w:sz w:val="28"/>
                <w:szCs w:val="28"/>
              </w:rPr>
              <w:t>*</w:t>
            </w:r>
          </w:p>
        </w:tc>
        <w:tc>
          <w:tcPr>
            <w:tcW w:w="566" w:type="pct"/>
          </w:tcPr>
          <w:p w14:paraId="6698FDA3" w14:textId="77777777" w:rsidR="00110117" w:rsidRPr="00B60D70" w:rsidRDefault="00110117" w:rsidP="00D420AC">
            <w:pPr>
              <w:jc w:val="center"/>
              <w:rPr>
                <w:rFonts w:ascii="TH SarabunPSK" w:hAnsi="TH SarabunPSK" w:cs="TH SarabunPSK"/>
                <w:sz w:val="28"/>
                <w:szCs w:val="28"/>
              </w:rPr>
            </w:pPr>
            <w:r w:rsidRPr="00B60D70">
              <w:rPr>
                <w:rFonts w:ascii="TH SarabunPSK" w:hAnsi="TH SarabunPSK" w:cs="TH SarabunPSK" w:hint="cs"/>
                <w:sz w:val="28"/>
                <w:szCs w:val="28"/>
              </w:rPr>
              <w:t>126</w:t>
            </w:r>
          </w:p>
          <w:p w14:paraId="16474663" w14:textId="77777777" w:rsidR="00110117" w:rsidRPr="00B60D70" w:rsidRDefault="00110117" w:rsidP="00D420AC">
            <w:pPr>
              <w:jc w:val="center"/>
              <w:rPr>
                <w:rFonts w:ascii="TH SarabunPSK" w:hAnsi="TH SarabunPSK" w:cs="TH SarabunPSK"/>
                <w:sz w:val="28"/>
                <w:szCs w:val="28"/>
              </w:rPr>
            </w:pPr>
            <w:r w:rsidRPr="00B60D70">
              <w:rPr>
                <w:rFonts w:ascii="TH SarabunPSK" w:hAnsi="TH SarabunPSK" w:cs="TH SarabunPSK" w:hint="cs"/>
                <w:sz w:val="28"/>
                <w:szCs w:val="28"/>
              </w:rPr>
              <w:t>47</w:t>
            </w:r>
          </w:p>
          <w:p w14:paraId="4763F438" w14:textId="77777777" w:rsidR="00110117" w:rsidRPr="00B60D70" w:rsidRDefault="00110117" w:rsidP="00D420AC">
            <w:pPr>
              <w:jc w:val="center"/>
              <w:rPr>
                <w:rFonts w:ascii="TH SarabunPSK" w:hAnsi="TH SarabunPSK" w:cs="TH SarabunPSK"/>
                <w:sz w:val="28"/>
                <w:szCs w:val="28"/>
              </w:rPr>
            </w:pPr>
            <w:r w:rsidRPr="00B60D70">
              <w:rPr>
                <w:rFonts w:ascii="TH SarabunPSK" w:hAnsi="TH SarabunPSK" w:cs="TH SarabunPSK" w:hint="cs"/>
                <w:sz w:val="28"/>
                <w:szCs w:val="28"/>
              </w:rPr>
              <w:t>79</w:t>
            </w:r>
          </w:p>
        </w:tc>
        <w:tc>
          <w:tcPr>
            <w:tcW w:w="567" w:type="pct"/>
            <w:shd w:val="clear" w:color="auto" w:fill="auto"/>
          </w:tcPr>
          <w:p w14:paraId="609CE148" w14:textId="77777777" w:rsidR="00110117" w:rsidRPr="00B60D70" w:rsidRDefault="00110117" w:rsidP="00D420AC">
            <w:pPr>
              <w:jc w:val="center"/>
              <w:rPr>
                <w:rFonts w:ascii="TH SarabunPSK" w:hAnsi="TH SarabunPSK" w:cs="TH SarabunPSK"/>
                <w:sz w:val="28"/>
                <w:szCs w:val="28"/>
              </w:rPr>
            </w:pPr>
            <w:r w:rsidRPr="00B60D70">
              <w:rPr>
                <w:rFonts w:ascii="TH SarabunPSK" w:hAnsi="TH SarabunPSK" w:cs="TH SarabunPSK" w:hint="cs"/>
                <w:sz w:val="28"/>
                <w:szCs w:val="28"/>
              </w:rPr>
              <w:t>145</w:t>
            </w:r>
          </w:p>
          <w:p w14:paraId="7D7B784B" w14:textId="77777777" w:rsidR="00110117" w:rsidRPr="00B60D70" w:rsidRDefault="00110117" w:rsidP="00D420AC">
            <w:pPr>
              <w:jc w:val="center"/>
              <w:rPr>
                <w:rFonts w:ascii="TH SarabunPSK" w:hAnsi="TH SarabunPSK" w:cs="TH SarabunPSK"/>
                <w:sz w:val="28"/>
                <w:szCs w:val="28"/>
              </w:rPr>
            </w:pPr>
            <w:r w:rsidRPr="00B60D70">
              <w:rPr>
                <w:rFonts w:ascii="TH SarabunPSK" w:hAnsi="TH SarabunPSK" w:cs="TH SarabunPSK" w:hint="cs"/>
                <w:sz w:val="28"/>
                <w:szCs w:val="28"/>
              </w:rPr>
              <w:t>46</w:t>
            </w:r>
          </w:p>
          <w:p w14:paraId="04C2E018" w14:textId="77777777" w:rsidR="00110117" w:rsidRPr="00B60D70" w:rsidRDefault="00110117" w:rsidP="00D420AC">
            <w:pPr>
              <w:jc w:val="center"/>
              <w:rPr>
                <w:rFonts w:ascii="TH SarabunPSK" w:hAnsi="TH SarabunPSK" w:cs="TH SarabunPSK"/>
                <w:sz w:val="28"/>
                <w:szCs w:val="28"/>
              </w:rPr>
            </w:pPr>
            <w:r w:rsidRPr="00B60D70">
              <w:rPr>
                <w:rFonts w:ascii="TH SarabunPSK" w:hAnsi="TH SarabunPSK" w:cs="TH SarabunPSK" w:hint="cs"/>
                <w:sz w:val="28"/>
                <w:szCs w:val="28"/>
              </w:rPr>
              <w:t>99</w:t>
            </w:r>
          </w:p>
        </w:tc>
        <w:tc>
          <w:tcPr>
            <w:tcW w:w="658" w:type="pct"/>
            <w:shd w:val="clear" w:color="auto" w:fill="auto"/>
          </w:tcPr>
          <w:p w14:paraId="431B9C29" w14:textId="77777777" w:rsidR="00110117" w:rsidRPr="00B60D70" w:rsidRDefault="00110117" w:rsidP="00D420AC">
            <w:pPr>
              <w:jc w:val="cente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1</w:t>
            </w:r>
            <w:r w:rsidRPr="00B60D70">
              <w:rPr>
                <w:rFonts w:ascii="TH SarabunPSK" w:hAnsi="TH SarabunPSK" w:cs="TH SarabunPSK" w:hint="cs"/>
                <w:sz w:val="28"/>
                <w:szCs w:val="28"/>
                <w:cs/>
              </w:rPr>
              <w:t>9</w:t>
            </w:r>
          </w:p>
          <w:p w14:paraId="1542A784" w14:textId="77777777" w:rsidR="00110117" w:rsidRPr="00B60D70" w:rsidRDefault="00110117" w:rsidP="00D420AC">
            <w:pPr>
              <w:jc w:val="center"/>
              <w:rPr>
                <w:rFonts w:ascii="TH SarabunPSK" w:hAnsi="TH SarabunPSK" w:cs="TH SarabunPSK"/>
                <w:sz w:val="28"/>
                <w:szCs w:val="28"/>
              </w:rPr>
            </w:pPr>
            <w:r w:rsidRPr="00B60D70">
              <w:rPr>
                <w:rFonts w:ascii="TH SarabunPSK" w:hAnsi="TH SarabunPSK" w:cs="TH SarabunPSK" w:hint="cs"/>
                <w:sz w:val="28"/>
                <w:szCs w:val="28"/>
                <w:cs/>
              </w:rPr>
              <w:t>-1</w:t>
            </w:r>
          </w:p>
          <w:p w14:paraId="39212588" w14:textId="77777777" w:rsidR="00110117" w:rsidRPr="00B60D70" w:rsidRDefault="00110117" w:rsidP="00D420AC">
            <w:pPr>
              <w:jc w:val="center"/>
              <w:rPr>
                <w:rFonts w:ascii="TH SarabunPSK" w:hAnsi="TH SarabunPSK" w:cs="TH SarabunPSK"/>
                <w:sz w:val="28"/>
                <w:szCs w:val="28"/>
              </w:rPr>
            </w:pPr>
            <w:r w:rsidRPr="00B60D70">
              <w:rPr>
                <w:rFonts w:ascii="TH SarabunPSK" w:hAnsi="TH SarabunPSK" w:cs="TH SarabunPSK" w:hint="cs"/>
                <w:sz w:val="28"/>
                <w:szCs w:val="28"/>
                <w:cs/>
              </w:rPr>
              <w:t>+20</w:t>
            </w:r>
          </w:p>
        </w:tc>
      </w:tr>
      <w:tr w:rsidR="00B60D70" w:rsidRPr="00B60D70" w14:paraId="0B0BD2AF" w14:textId="77777777" w:rsidTr="00D420AC">
        <w:tc>
          <w:tcPr>
            <w:tcW w:w="1384" w:type="pct"/>
            <w:shd w:val="clear" w:color="auto" w:fill="auto"/>
          </w:tcPr>
          <w:p w14:paraId="50FFF88D" w14:textId="77777777" w:rsidR="00110117" w:rsidRPr="00B60D70" w:rsidRDefault="00110117" w:rsidP="00FF7D50">
            <w:pPr>
              <w:pStyle w:val="af9"/>
              <w:numPr>
                <w:ilvl w:val="0"/>
                <w:numId w:val="97"/>
              </w:numPr>
              <w:rPr>
                <w:rFonts w:ascii="TH SarabunPSK" w:hAnsi="TH SarabunPSK" w:cs="TH SarabunPSK"/>
                <w:sz w:val="28"/>
                <w:szCs w:val="28"/>
              </w:rPr>
            </w:pPr>
            <w:r w:rsidRPr="00B60D70">
              <w:rPr>
                <w:rFonts w:ascii="TH SarabunPSK" w:hAnsi="TH SarabunPSK" w:cs="TH SarabunPSK" w:hint="cs"/>
                <w:sz w:val="28"/>
                <w:szCs w:val="28"/>
                <w:cs/>
                <w:lang w:val="th-TH"/>
              </w:rPr>
              <w:t>หมวดวิชาเลือกเสรี</w:t>
            </w:r>
          </w:p>
        </w:tc>
        <w:tc>
          <w:tcPr>
            <w:tcW w:w="736" w:type="pct"/>
            <w:shd w:val="clear" w:color="auto" w:fill="auto"/>
          </w:tcPr>
          <w:p w14:paraId="06EF2952" w14:textId="77777777" w:rsidR="00110117" w:rsidRPr="00B60D70" w:rsidRDefault="00110117" w:rsidP="00D420AC">
            <w:pPr>
              <w:jc w:val="center"/>
              <w:rPr>
                <w:rFonts w:ascii="TH SarabunPSK" w:eastAsia="Cordia New" w:hAnsi="TH SarabunPSK" w:cs="TH SarabunPSK"/>
                <w:sz w:val="28"/>
                <w:szCs w:val="28"/>
              </w:rPr>
            </w:pPr>
            <w:r w:rsidRPr="00B60D70">
              <w:rPr>
                <w:rFonts w:ascii="TH SarabunPSK" w:hAnsi="TH SarabunPSK" w:cs="TH SarabunPSK" w:hint="cs"/>
                <w:sz w:val="28"/>
                <w:szCs w:val="28"/>
                <w:cs/>
              </w:rPr>
              <w:t>≥ 6</w:t>
            </w:r>
          </w:p>
        </w:tc>
        <w:tc>
          <w:tcPr>
            <w:tcW w:w="544" w:type="pct"/>
          </w:tcPr>
          <w:p w14:paraId="2010D814" w14:textId="77777777" w:rsidR="00110117" w:rsidRPr="00B60D70" w:rsidRDefault="00110117" w:rsidP="00D420AC">
            <w:pPr>
              <w:jc w:val="center"/>
              <w:rPr>
                <w:rFonts w:ascii="TH SarabunPSK" w:eastAsia="Cordia New" w:hAnsi="TH SarabunPSK" w:cs="TH SarabunPSK"/>
                <w:sz w:val="28"/>
                <w:szCs w:val="28"/>
              </w:rPr>
            </w:pPr>
            <w:r w:rsidRPr="00B60D70">
              <w:rPr>
                <w:rFonts w:ascii="TH SarabunPSK" w:hAnsi="TH SarabunPSK" w:cs="TH SarabunPSK" w:hint="cs"/>
                <w:sz w:val="28"/>
                <w:szCs w:val="28"/>
                <w:cs/>
              </w:rPr>
              <w:t>≥ 6</w:t>
            </w:r>
          </w:p>
        </w:tc>
        <w:tc>
          <w:tcPr>
            <w:tcW w:w="545" w:type="pct"/>
            <w:shd w:val="clear" w:color="auto" w:fill="auto"/>
          </w:tcPr>
          <w:p w14:paraId="413E2DF7" w14:textId="77777777" w:rsidR="00110117" w:rsidRPr="00B60D70" w:rsidRDefault="00110117" w:rsidP="00D420AC">
            <w:pPr>
              <w:jc w:val="center"/>
              <w:rPr>
                <w:rFonts w:ascii="TH SarabunPSK" w:hAnsi="TH SarabunPSK" w:cs="TH SarabunPSK"/>
                <w:sz w:val="28"/>
                <w:szCs w:val="28"/>
              </w:rPr>
            </w:pPr>
          </w:p>
        </w:tc>
        <w:tc>
          <w:tcPr>
            <w:tcW w:w="566" w:type="pct"/>
          </w:tcPr>
          <w:p w14:paraId="09762723" w14:textId="77777777" w:rsidR="00110117" w:rsidRPr="00B60D70" w:rsidRDefault="00110117" w:rsidP="00D420AC">
            <w:pPr>
              <w:jc w:val="center"/>
              <w:rPr>
                <w:rFonts w:ascii="TH SarabunPSK" w:hAnsi="TH SarabunPSK" w:cs="TH SarabunPSK"/>
                <w:sz w:val="28"/>
                <w:szCs w:val="28"/>
              </w:rPr>
            </w:pPr>
            <w:r w:rsidRPr="00B60D70">
              <w:rPr>
                <w:rFonts w:ascii="TH SarabunPSK" w:hAnsi="TH SarabunPSK" w:cs="TH SarabunPSK" w:hint="cs"/>
                <w:sz w:val="28"/>
                <w:szCs w:val="28"/>
              </w:rPr>
              <w:t>6</w:t>
            </w:r>
          </w:p>
        </w:tc>
        <w:tc>
          <w:tcPr>
            <w:tcW w:w="567" w:type="pct"/>
            <w:shd w:val="clear" w:color="auto" w:fill="auto"/>
          </w:tcPr>
          <w:p w14:paraId="14C82B5B" w14:textId="77777777" w:rsidR="00110117" w:rsidRPr="00B60D70" w:rsidRDefault="00110117" w:rsidP="00D420AC">
            <w:pPr>
              <w:jc w:val="center"/>
              <w:rPr>
                <w:rFonts w:ascii="TH SarabunPSK" w:hAnsi="TH SarabunPSK" w:cs="TH SarabunPSK"/>
                <w:sz w:val="28"/>
                <w:szCs w:val="28"/>
              </w:rPr>
            </w:pPr>
            <w:r w:rsidRPr="00B60D70">
              <w:rPr>
                <w:rFonts w:ascii="TH SarabunPSK" w:hAnsi="TH SarabunPSK" w:cs="TH SarabunPSK" w:hint="cs"/>
                <w:sz w:val="28"/>
                <w:szCs w:val="28"/>
              </w:rPr>
              <w:t>6</w:t>
            </w:r>
          </w:p>
        </w:tc>
        <w:tc>
          <w:tcPr>
            <w:tcW w:w="658" w:type="pct"/>
            <w:shd w:val="clear" w:color="auto" w:fill="auto"/>
          </w:tcPr>
          <w:p w14:paraId="5E33FA07" w14:textId="77777777" w:rsidR="00110117" w:rsidRPr="00B60D70" w:rsidRDefault="00110117" w:rsidP="00D420AC">
            <w:pPr>
              <w:jc w:val="center"/>
              <w:rPr>
                <w:rFonts w:ascii="TH SarabunPSK" w:hAnsi="TH SarabunPSK" w:cs="TH SarabunPSK"/>
                <w:sz w:val="28"/>
                <w:szCs w:val="28"/>
              </w:rPr>
            </w:pPr>
            <w:r w:rsidRPr="00B60D70">
              <w:rPr>
                <w:rFonts w:ascii="TH SarabunPSK" w:hAnsi="TH SarabunPSK" w:cs="TH SarabunPSK" w:hint="cs"/>
                <w:sz w:val="28"/>
                <w:szCs w:val="28"/>
                <w:cs/>
              </w:rPr>
              <w:t>-</w:t>
            </w:r>
          </w:p>
        </w:tc>
      </w:tr>
      <w:tr w:rsidR="00B60D70" w:rsidRPr="00B60D70" w14:paraId="3A64E766" w14:textId="77777777" w:rsidTr="00B91175">
        <w:tc>
          <w:tcPr>
            <w:tcW w:w="1384" w:type="pct"/>
            <w:shd w:val="clear" w:color="auto" w:fill="auto"/>
          </w:tcPr>
          <w:p w14:paraId="5F9E4BE1" w14:textId="77777777" w:rsidR="00110117" w:rsidRPr="00B60D70" w:rsidRDefault="00110117" w:rsidP="00D420AC">
            <w:pPr>
              <w:rPr>
                <w:rFonts w:ascii="TH SarabunPSK" w:hAnsi="TH SarabunPSK" w:cs="TH SarabunPSK"/>
                <w:sz w:val="28"/>
                <w:szCs w:val="28"/>
                <w:lang w:val="th-TH"/>
              </w:rPr>
            </w:pPr>
            <w:r w:rsidRPr="00B60D70">
              <w:rPr>
                <w:rFonts w:ascii="TH SarabunPSK" w:hAnsi="TH SarabunPSK" w:cs="TH SarabunPSK" w:hint="cs"/>
                <w:sz w:val="28"/>
                <w:szCs w:val="28"/>
                <w:cs/>
                <w:lang w:val="th-TH"/>
              </w:rPr>
              <w:t xml:space="preserve">จำนวนหน่วยกิตรวม </w:t>
            </w:r>
          </w:p>
          <w:p w14:paraId="56D1DB71" w14:textId="77777777" w:rsidR="00110117" w:rsidRPr="00B60D70" w:rsidRDefault="00110117" w:rsidP="00D420AC">
            <w:pPr>
              <w:rPr>
                <w:rFonts w:ascii="TH SarabunPSK" w:hAnsi="TH SarabunPSK" w:cs="TH SarabunPSK"/>
                <w:sz w:val="28"/>
                <w:szCs w:val="28"/>
              </w:rPr>
            </w:pPr>
            <w:r w:rsidRPr="00B60D70">
              <w:rPr>
                <w:rFonts w:ascii="TH SarabunPSK" w:hAnsi="TH SarabunPSK" w:cs="TH SarabunPSK" w:hint="cs"/>
                <w:sz w:val="28"/>
                <w:szCs w:val="28"/>
                <w:cs/>
                <w:lang w:val="th-TH"/>
              </w:rPr>
              <w:t>ตลอดหลักสูตร</w:t>
            </w:r>
          </w:p>
        </w:tc>
        <w:tc>
          <w:tcPr>
            <w:tcW w:w="736" w:type="pct"/>
            <w:shd w:val="clear" w:color="auto" w:fill="auto"/>
            <w:vAlign w:val="center"/>
          </w:tcPr>
          <w:p w14:paraId="4BDC5CAF" w14:textId="77777777" w:rsidR="00110117" w:rsidRPr="00B60D70" w:rsidRDefault="00110117" w:rsidP="00B91175">
            <w:pPr>
              <w:jc w:val="center"/>
              <w:rPr>
                <w:rFonts w:ascii="TH SarabunPSK" w:hAnsi="TH SarabunPSK" w:cs="TH SarabunPSK"/>
                <w:sz w:val="28"/>
                <w:szCs w:val="28"/>
              </w:rPr>
            </w:pPr>
            <w:r w:rsidRPr="00B60D70">
              <w:rPr>
                <w:rFonts w:ascii="TH SarabunPSK" w:hAnsi="TH SarabunPSK" w:cs="TH SarabunPSK" w:hint="cs"/>
                <w:sz w:val="28"/>
                <w:szCs w:val="28"/>
              </w:rPr>
              <w:t>≥ 150</w:t>
            </w:r>
          </w:p>
        </w:tc>
        <w:tc>
          <w:tcPr>
            <w:tcW w:w="544" w:type="pct"/>
            <w:vAlign w:val="center"/>
          </w:tcPr>
          <w:p w14:paraId="5FDC8F39" w14:textId="77777777" w:rsidR="00110117" w:rsidRPr="00B60D70" w:rsidRDefault="00110117" w:rsidP="00B91175">
            <w:pPr>
              <w:jc w:val="center"/>
              <w:rPr>
                <w:rFonts w:ascii="TH SarabunPSK" w:hAnsi="TH SarabunPSK" w:cs="TH SarabunPSK"/>
                <w:sz w:val="28"/>
                <w:szCs w:val="28"/>
              </w:rPr>
            </w:pPr>
            <w:r w:rsidRPr="00B60D70">
              <w:rPr>
                <w:rFonts w:ascii="TH SarabunPSK" w:hAnsi="TH SarabunPSK" w:cs="TH SarabunPSK" w:hint="cs"/>
                <w:sz w:val="28"/>
                <w:szCs w:val="28"/>
              </w:rPr>
              <w:t>≥ 160</w:t>
            </w:r>
          </w:p>
        </w:tc>
        <w:tc>
          <w:tcPr>
            <w:tcW w:w="545" w:type="pct"/>
            <w:shd w:val="clear" w:color="auto" w:fill="auto"/>
            <w:vAlign w:val="center"/>
          </w:tcPr>
          <w:p w14:paraId="2B6F5BE5" w14:textId="77777777" w:rsidR="00110117" w:rsidRPr="00B60D70" w:rsidRDefault="00110117" w:rsidP="00B91175">
            <w:pPr>
              <w:jc w:val="center"/>
              <w:rPr>
                <w:rFonts w:ascii="TH SarabunPSK" w:hAnsi="TH SarabunPSK" w:cs="TH SarabunPSK"/>
                <w:sz w:val="28"/>
                <w:szCs w:val="28"/>
              </w:rPr>
            </w:pPr>
          </w:p>
        </w:tc>
        <w:tc>
          <w:tcPr>
            <w:tcW w:w="566" w:type="pct"/>
            <w:vAlign w:val="center"/>
          </w:tcPr>
          <w:p w14:paraId="6A252007" w14:textId="77777777" w:rsidR="00110117" w:rsidRPr="00B60D70" w:rsidRDefault="00110117" w:rsidP="00B91175">
            <w:pPr>
              <w:jc w:val="center"/>
              <w:rPr>
                <w:rFonts w:ascii="TH SarabunPSK" w:hAnsi="TH SarabunPSK" w:cs="TH SarabunPSK"/>
                <w:sz w:val="28"/>
                <w:szCs w:val="28"/>
              </w:rPr>
            </w:pPr>
            <w:r w:rsidRPr="00B60D70">
              <w:rPr>
                <w:rFonts w:ascii="TH SarabunPSK" w:hAnsi="TH SarabunPSK" w:cs="TH SarabunPSK" w:hint="cs"/>
                <w:sz w:val="28"/>
                <w:szCs w:val="28"/>
              </w:rPr>
              <w:t>163</w:t>
            </w:r>
          </w:p>
        </w:tc>
        <w:tc>
          <w:tcPr>
            <w:tcW w:w="567" w:type="pct"/>
            <w:shd w:val="clear" w:color="auto" w:fill="auto"/>
            <w:vAlign w:val="center"/>
          </w:tcPr>
          <w:p w14:paraId="2D4AA375" w14:textId="77777777" w:rsidR="00110117" w:rsidRPr="00B60D70" w:rsidRDefault="00110117" w:rsidP="00B91175">
            <w:pPr>
              <w:jc w:val="center"/>
              <w:rPr>
                <w:rFonts w:ascii="TH SarabunPSK" w:hAnsi="TH SarabunPSK" w:cs="TH SarabunPSK"/>
                <w:sz w:val="28"/>
                <w:szCs w:val="28"/>
              </w:rPr>
            </w:pPr>
            <w:r w:rsidRPr="00B60D70">
              <w:rPr>
                <w:rFonts w:ascii="TH SarabunPSK" w:hAnsi="TH SarabunPSK" w:cs="TH SarabunPSK" w:hint="cs"/>
                <w:sz w:val="28"/>
                <w:szCs w:val="28"/>
              </w:rPr>
              <w:t>175</w:t>
            </w:r>
          </w:p>
        </w:tc>
        <w:tc>
          <w:tcPr>
            <w:tcW w:w="658" w:type="pct"/>
            <w:shd w:val="clear" w:color="auto" w:fill="auto"/>
            <w:vAlign w:val="center"/>
          </w:tcPr>
          <w:p w14:paraId="236D7D19" w14:textId="77777777" w:rsidR="00110117" w:rsidRPr="00B60D70" w:rsidRDefault="00110117" w:rsidP="00B91175">
            <w:pPr>
              <w:jc w:val="center"/>
              <w:rPr>
                <w:rFonts w:ascii="TH SarabunPSK" w:hAnsi="TH SarabunPSK" w:cs="TH SarabunPSK"/>
                <w:sz w:val="28"/>
                <w:szCs w:val="28"/>
              </w:rPr>
            </w:pPr>
            <w:r w:rsidRPr="00B60D70">
              <w:rPr>
                <w:rFonts w:ascii="TH SarabunPSK" w:hAnsi="TH SarabunPSK" w:cs="TH SarabunPSK" w:hint="cs"/>
                <w:sz w:val="28"/>
                <w:szCs w:val="28"/>
                <w:cs/>
              </w:rPr>
              <w:t>+12</w:t>
            </w:r>
          </w:p>
        </w:tc>
      </w:tr>
    </w:tbl>
    <w:p w14:paraId="4C0DFA30" w14:textId="0D914A1D" w:rsidR="00110117" w:rsidRPr="00B60D70" w:rsidRDefault="00110117" w:rsidP="00110117">
      <w:pPr>
        <w:rPr>
          <w:rFonts w:ascii="TH SarabunPSK" w:hAnsi="TH SarabunPSK" w:cs="TH SarabunPSK"/>
        </w:rPr>
      </w:pPr>
      <w:r w:rsidRPr="00B60D70">
        <w:rPr>
          <w:rFonts w:ascii="TH SarabunPSK" w:hAnsi="TH SarabunPSK" w:cs="TH SarabunPSK" w:hint="cs"/>
          <w:cs/>
        </w:rPr>
        <w:t>หมายเหตุ</w:t>
      </w:r>
      <w:r w:rsidRPr="00B60D70">
        <w:rPr>
          <w:rFonts w:ascii="TH SarabunPSK" w:hAnsi="TH SarabunPSK" w:cs="TH SarabunPSK" w:hint="cs"/>
        </w:rPr>
        <w:t>:</w:t>
      </w:r>
      <w:r w:rsidR="00BD7F9D" w:rsidRPr="00B60D70">
        <w:rPr>
          <w:rFonts w:ascii="TH SarabunPSK" w:hAnsi="TH SarabunPSK" w:cs="TH SarabunPSK" w:hint="cs"/>
        </w:rPr>
        <w:t xml:space="preserve"> </w:t>
      </w:r>
    </w:p>
    <w:p w14:paraId="7A3BEBA1" w14:textId="77777777" w:rsidR="00DC4E98" w:rsidRPr="00B60D70" w:rsidRDefault="00DC4E98" w:rsidP="00DC4E98">
      <w:pPr>
        <w:tabs>
          <w:tab w:val="left" w:pos="709"/>
        </w:tabs>
        <w:ind w:left="709" w:hanging="425"/>
        <w:rPr>
          <w:rFonts w:ascii="TH SarabunPSK" w:hAnsi="TH SarabunPSK" w:cs="TH SarabunPSK"/>
          <w:sz w:val="28"/>
          <w:szCs w:val="28"/>
          <w:cs/>
        </w:rPr>
      </w:pP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ab/>
        <w:t>กลุ่ม</w:t>
      </w:r>
      <w:r w:rsidRPr="00B60D70">
        <w:rPr>
          <w:rFonts w:ascii="TH SarabunPSK" w:hAnsi="TH SarabunPSK" w:cs="TH SarabunPSK"/>
          <w:sz w:val="28"/>
          <w:szCs w:val="28"/>
          <w:cs/>
        </w:rPr>
        <w:t>วิชา</w:t>
      </w:r>
      <w:r w:rsidRPr="00B60D70">
        <w:rPr>
          <w:rFonts w:ascii="TH SarabunPSK" w:hAnsi="TH SarabunPSK" w:cs="TH SarabunPSK" w:hint="cs"/>
          <w:sz w:val="28"/>
          <w:szCs w:val="28"/>
          <w:cs/>
        </w:rPr>
        <w:t>ชีพเอกทางวิศวกรรมโยธา (รายวิชา</w:t>
      </w:r>
      <w:r w:rsidRPr="00B60D70">
        <w:rPr>
          <w:rFonts w:ascii="TH SarabunPSK" w:hAnsi="TH SarabunPSK" w:cs="TH SarabunPSK"/>
          <w:sz w:val="28"/>
          <w:szCs w:val="28"/>
          <w:cs/>
        </w:rPr>
        <w:t>ทางวิศวกรรมศาสตร์</w:t>
      </w:r>
      <w:r w:rsidRPr="00B60D70">
        <w:rPr>
          <w:rFonts w:ascii="TH SarabunPSK" w:hAnsi="TH SarabunPSK" w:cs="TH SarabunPSK" w:hint="cs"/>
          <w:sz w:val="28"/>
          <w:szCs w:val="28"/>
          <w:cs/>
        </w:rPr>
        <w:t>)</w:t>
      </w:r>
      <w:r w:rsidRPr="00B60D70">
        <w:rPr>
          <w:rFonts w:ascii="TH SarabunPSK" w:hAnsi="TH SarabunPSK" w:cs="TH SarabunPSK"/>
          <w:sz w:val="28"/>
          <w:szCs w:val="28"/>
          <w:cs/>
        </w:rPr>
        <w:t xml:space="preserve"> มีแขนงย่อยไม่น้อยกว่า 4 แขนง โดยมีเนื้อหาสาระตามบัญชีท้ายระเบียบคณะกรรมการสภาวิศวกร ว่าด้วยองค์ความรู้พื้นฐานทางวิทยาศาสตร์ องค์ความรู้พื้นฐานทางวิศวกรรม และองค์ความรู้เฉพาะทางวิศวกรรมที่สภาวิศวกรจะให้การรับรองปริญญา ประกาศนียบัตรหรือวุฒิบัตรในการประกอบวิชาชีพวิศวกรรมควบคุม พ.ศ. ๒๕๖๕ คุณลักษณะของบัณฑิตที่พึงประสงค์ (</w:t>
      </w:r>
      <w:r w:rsidRPr="00B60D70">
        <w:rPr>
          <w:rFonts w:ascii="TH SarabunPSK" w:hAnsi="TH SarabunPSK" w:cs="TH SarabunPSK"/>
          <w:sz w:val="28"/>
          <w:szCs w:val="28"/>
        </w:rPr>
        <w:t xml:space="preserve">Graduate Attributes) </w:t>
      </w:r>
      <w:r w:rsidRPr="00B60D70">
        <w:rPr>
          <w:rFonts w:ascii="TH SarabunPSK" w:hAnsi="TH SarabunPSK" w:cs="TH SarabunPSK"/>
          <w:sz w:val="28"/>
          <w:szCs w:val="28"/>
          <w:cs/>
        </w:rPr>
        <w:t xml:space="preserve">ตามข้อตกลง </w:t>
      </w:r>
      <w:r w:rsidRPr="00B60D70">
        <w:rPr>
          <w:rFonts w:ascii="TH SarabunPSK" w:hAnsi="TH SarabunPSK" w:cs="TH SarabunPSK"/>
          <w:sz w:val="28"/>
          <w:szCs w:val="28"/>
        </w:rPr>
        <w:t>Washington Accord</w:t>
      </w:r>
    </w:p>
    <w:p w14:paraId="467AABC9" w14:textId="77777777" w:rsidR="00DC4E98" w:rsidRPr="00B60D70" w:rsidRDefault="00DC4E98" w:rsidP="00DC4E98">
      <w:pPr>
        <w:ind w:left="720" w:hanging="720"/>
        <w:rPr>
          <w:rFonts w:ascii="TH SarabunPSK" w:hAnsi="TH SarabunPSK" w:cs="TH SarabunPSK"/>
          <w:sz w:val="28"/>
          <w:szCs w:val="28"/>
          <w:cs/>
        </w:rPr>
      </w:pP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ab/>
        <w:t>หน่วย</w:t>
      </w:r>
      <w:proofErr w:type="spellStart"/>
      <w:r w:rsidRPr="00B60D70">
        <w:rPr>
          <w:rFonts w:ascii="TH SarabunPSK" w:hAnsi="TH SarabunPSK" w:cs="TH SarabunPSK" w:hint="cs"/>
          <w:sz w:val="28"/>
          <w:szCs w:val="28"/>
          <w:cs/>
        </w:rPr>
        <w:t>กิ</w:t>
      </w:r>
      <w:proofErr w:type="spellEnd"/>
      <w:r w:rsidRPr="00B60D70">
        <w:rPr>
          <w:rFonts w:ascii="TH SarabunPSK" w:hAnsi="TH SarabunPSK" w:cs="TH SarabunPSK" w:hint="cs"/>
          <w:sz w:val="28"/>
          <w:szCs w:val="28"/>
          <w:cs/>
        </w:rPr>
        <w:t xml:space="preserve">ตรายวิชาพื้นฐานทางวิศวกรรมและวิชาเฉพาะทางวิศวกรรม มีหน่วยกิตรวมไม่น้อยกว่า </w:t>
      </w:r>
      <w:r w:rsidRPr="00B60D70">
        <w:rPr>
          <w:rFonts w:ascii="TH SarabunPSK" w:hAnsi="TH SarabunPSK" w:cs="TH SarabunPSK" w:hint="cs"/>
          <w:sz w:val="28"/>
          <w:szCs w:val="28"/>
        </w:rPr>
        <w:t xml:space="preserve">72 </w:t>
      </w:r>
      <w:r w:rsidRPr="00B60D70">
        <w:rPr>
          <w:rFonts w:ascii="TH SarabunPSK" w:hAnsi="TH SarabunPSK" w:cs="TH SarabunPSK" w:hint="cs"/>
          <w:sz w:val="28"/>
          <w:szCs w:val="28"/>
          <w:cs/>
        </w:rPr>
        <w:t>หน่วยกิต ในระบบทวิภาค</w:t>
      </w:r>
    </w:p>
    <w:p w14:paraId="417B674E" w14:textId="40CA91F2" w:rsidR="009E6917" w:rsidRPr="00B60D70" w:rsidRDefault="009E6917" w:rsidP="00592146">
      <w:pPr>
        <w:rPr>
          <w:rFonts w:ascii="TH SarabunPSK" w:hAnsi="TH SarabunPSK" w:cs="TH SarabunPSK"/>
        </w:rPr>
      </w:pPr>
    </w:p>
    <w:p w14:paraId="3636EA89" w14:textId="3016940D" w:rsidR="009E6917" w:rsidRPr="00B60D70" w:rsidRDefault="00D756E0" w:rsidP="00110117">
      <w:pPr>
        <w:pStyle w:val="4"/>
        <w:rPr>
          <w:rFonts w:ascii="TH SarabunPSK" w:hAnsi="TH SarabunPSK" w:cs="TH SarabunPSK"/>
        </w:rPr>
      </w:pPr>
      <w:r w:rsidRPr="00B60D70">
        <w:rPr>
          <w:rFonts w:ascii="TH SarabunPSK" w:hAnsi="TH SarabunPSK" w:cs="TH SarabunPSK" w:hint="cs"/>
          <w:cs/>
        </w:rPr>
        <w:t>รายละเอียดของโครงสร้างหลักสูตรและรายวิชา</w:t>
      </w:r>
    </w:p>
    <w:tbl>
      <w:tblPr>
        <w:tblStyle w:val="af6"/>
        <w:tblW w:w="4688" w:type="pct"/>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
        <w:gridCol w:w="138"/>
        <w:gridCol w:w="427"/>
        <w:gridCol w:w="422"/>
        <w:gridCol w:w="5109"/>
        <w:gridCol w:w="710"/>
        <w:gridCol w:w="1223"/>
      </w:tblGrid>
      <w:tr w:rsidR="00B60D70" w:rsidRPr="00B60D70" w14:paraId="401F2DAE" w14:textId="77777777" w:rsidTr="00146836">
        <w:tc>
          <w:tcPr>
            <w:tcW w:w="253" w:type="pct"/>
          </w:tcPr>
          <w:p w14:paraId="32F1B5D6" w14:textId="50308E35" w:rsidR="00110117" w:rsidRPr="00B60D70" w:rsidRDefault="00110117" w:rsidP="00D420AC">
            <w:pPr>
              <w:rPr>
                <w:rFonts w:ascii="TH SarabunPSK" w:hAnsi="TH SarabunPSK" w:cs="TH SarabunPSK"/>
                <w:b/>
                <w:bCs/>
              </w:rPr>
            </w:pPr>
            <w:bookmarkStart w:id="149" w:name="_Hlk117781326"/>
            <w:bookmarkEnd w:id="148"/>
            <w:r w:rsidRPr="00B60D70">
              <w:rPr>
                <w:rFonts w:ascii="TH SarabunPSK" w:hAnsi="TH SarabunPSK" w:cs="TH SarabunPSK" w:hint="cs"/>
                <w:b/>
                <w:bCs/>
              </w:rPr>
              <w:t>a)</w:t>
            </w:r>
          </w:p>
        </w:tc>
        <w:tc>
          <w:tcPr>
            <w:tcW w:w="3604" w:type="pct"/>
            <w:gridSpan w:val="4"/>
          </w:tcPr>
          <w:p w14:paraId="7DD99F04" w14:textId="4EB8ADA7" w:rsidR="00110117" w:rsidRPr="00B60D70" w:rsidRDefault="00110117" w:rsidP="00D420AC">
            <w:pPr>
              <w:rPr>
                <w:rFonts w:ascii="TH SarabunPSK" w:hAnsi="TH SarabunPSK" w:cs="TH SarabunPSK"/>
                <w:b/>
                <w:bCs/>
              </w:rPr>
            </w:pPr>
            <w:r w:rsidRPr="00B60D70">
              <w:rPr>
                <w:rFonts w:ascii="TH SarabunPSK" w:hAnsi="TH SarabunPSK" w:cs="TH SarabunPSK" w:hint="cs"/>
                <w:b/>
                <w:bCs/>
                <w:cs/>
                <w:lang w:val="th-TH"/>
              </w:rPr>
              <w:t>จำนวนหน่วยกิตรวมตลอดหลักสูตร</w:t>
            </w:r>
          </w:p>
        </w:tc>
        <w:tc>
          <w:tcPr>
            <w:tcW w:w="420" w:type="pct"/>
          </w:tcPr>
          <w:p w14:paraId="20B65936" w14:textId="6CBCD9B6" w:rsidR="00110117" w:rsidRPr="00B60D70" w:rsidRDefault="00110117" w:rsidP="00D420AC">
            <w:pPr>
              <w:rPr>
                <w:rFonts w:ascii="TH SarabunPSK" w:hAnsi="TH SarabunPSK" w:cs="TH SarabunPSK"/>
                <w:b/>
                <w:bCs/>
              </w:rPr>
            </w:pPr>
            <w:r w:rsidRPr="00B60D70">
              <w:rPr>
                <w:rFonts w:ascii="TH SarabunPSK" w:hAnsi="TH SarabunPSK" w:cs="TH SarabunPSK" w:hint="cs"/>
                <w:b/>
                <w:bCs/>
              </w:rPr>
              <w:t>175</w:t>
            </w:r>
          </w:p>
        </w:tc>
        <w:tc>
          <w:tcPr>
            <w:tcW w:w="723" w:type="pct"/>
          </w:tcPr>
          <w:p w14:paraId="0E8930BB" w14:textId="77777777" w:rsidR="00110117" w:rsidRPr="00B60D70" w:rsidRDefault="00110117" w:rsidP="00D420AC">
            <w:pPr>
              <w:rPr>
                <w:rFonts w:ascii="TH SarabunPSK" w:hAnsi="TH SarabunPSK" w:cs="TH SarabunPSK"/>
                <w:b/>
                <w:bCs/>
              </w:rPr>
            </w:pPr>
            <w:r w:rsidRPr="00B60D70">
              <w:rPr>
                <w:rFonts w:ascii="TH SarabunPSK" w:hAnsi="TH SarabunPSK" w:cs="TH SarabunPSK" w:hint="cs"/>
                <w:b/>
                <w:bCs/>
                <w:cs/>
                <w:lang w:val="th-TH"/>
              </w:rPr>
              <w:t>หน่วยกิต</w:t>
            </w:r>
          </w:p>
        </w:tc>
      </w:tr>
      <w:tr w:rsidR="00B60D70" w:rsidRPr="00B60D70" w14:paraId="48D013BF" w14:textId="77777777" w:rsidTr="00146836">
        <w:tc>
          <w:tcPr>
            <w:tcW w:w="253" w:type="pct"/>
          </w:tcPr>
          <w:p w14:paraId="73584012" w14:textId="183D3A57" w:rsidR="00110117" w:rsidRPr="00B60D70" w:rsidRDefault="00110117" w:rsidP="00D420AC">
            <w:pPr>
              <w:rPr>
                <w:rFonts w:ascii="TH SarabunPSK" w:hAnsi="TH SarabunPSK" w:cs="TH SarabunPSK"/>
                <w:b/>
                <w:bCs/>
              </w:rPr>
            </w:pPr>
            <w:r w:rsidRPr="00B60D70">
              <w:rPr>
                <w:rFonts w:ascii="TH SarabunPSK" w:hAnsi="TH SarabunPSK" w:cs="TH SarabunPSK" w:hint="cs"/>
                <w:b/>
                <w:bCs/>
              </w:rPr>
              <w:t>b)</w:t>
            </w:r>
          </w:p>
        </w:tc>
        <w:tc>
          <w:tcPr>
            <w:tcW w:w="3604" w:type="pct"/>
            <w:gridSpan w:val="4"/>
          </w:tcPr>
          <w:p w14:paraId="1B9EE961" w14:textId="57A5D0F7" w:rsidR="00110117" w:rsidRPr="00B60D70" w:rsidRDefault="00110117" w:rsidP="00D420AC">
            <w:pPr>
              <w:rPr>
                <w:rFonts w:ascii="TH SarabunPSK" w:hAnsi="TH SarabunPSK" w:cs="TH SarabunPSK"/>
                <w:b/>
                <w:bCs/>
                <w:cs/>
              </w:rPr>
            </w:pPr>
            <w:r w:rsidRPr="00B60D70">
              <w:rPr>
                <w:rFonts w:ascii="TH SarabunPSK" w:hAnsi="TH SarabunPSK" w:cs="TH SarabunPSK" w:hint="cs"/>
                <w:b/>
                <w:bCs/>
                <w:cs/>
                <w:lang w:val="th-TH"/>
              </w:rPr>
              <w:t>โครงสร้างหลักสูตร</w:t>
            </w:r>
          </w:p>
        </w:tc>
        <w:tc>
          <w:tcPr>
            <w:tcW w:w="420" w:type="pct"/>
          </w:tcPr>
          <w:p w14:paraId="3A6BE503" w14:textId="77777777" w:rsidR="00110117" w:rsidRPr="00B60D70" w:rsidRDefault="00110117" w:rsidP="00D420AC">
            <w:pPr>
              <w:rPr>
                <w:rFonts w:ascii="TH SarabunPSK" w:hAnsi="TH SarabunPSK" w:cs="TH SarabunPSK"/>
              </w:rPr>
            </w:pPr>
          </w:p>
        </w:tc>
        <w:tc>
          <w:tcPr>
            <w:tcW w:w="723" w:type="pct"/>
          </w:tcPr>
          <w:p w14:paraId="583D7576" w14:textId="77777777" w:rsidR="00110117" w:rsidRPr="00B60D70" w:rsidRDefault="00110117" w:rsidP="00D420AC">
            <w:pPr>
              <w:rPr>
                <w:rFonts w:ascii="TH SarabunPSK" w:hAnsi="TH SarabunPSK" w:cs="TH SarabunPSK"/>
                <w:cs/>
                <w:lang w:val="th-TH"/>
              </w:rPr>
            </w:pPr>
          </w:p>
        </w:tc>
      </w:tr>
      <w:tr w:rsidR="00B60D70" w:rsidRPr="00B60D70" w14:paraId="59FCB957" w14:textId="77777777" w:rsidTr="00146836">
        <w:tc>
          <w:tcPr>
            <w:tcW w:w="335" w:type="pct"/>
            <w:gridSpan w:val="2"/>
          </w:tcPr>
          <w:p w14:paraId="46C2FCE9" w14:textId="20040408" w:rsidR="00146836" w:rsidRPr="00B60D70" w:rsidRDefault="00146836" w:rsidP="00146836">
            <w:pPr>
              <w:rPr>
                <w:rFonts w:ascii="TH SarabunPSK" w:hAnsi="TH SarabunPSK" w:cs="TH SarabunPSK"/>
              </w:rPr>
            </w:pPr>
          </w:p>
        </w:tc>
        <w:tc>
          <w:tcPr>
            <w:tcW w:w="253" w:type="pct"/>
          </w:tcPr>
          <w:p w14:paraId="1BA737C1" w14:textId="2AD42105" w:rsidR="00146836" w:rsidRPr="00B60D70" w:rsidRDefault="00146836" w:rsidP="00146836">
            <w:pPr>
              <w:rPr>
                <w:rFonts w:ascii="TH SarabunPSK" w:hAnsi="TH SarabunPSK" w:cs="TH SarabunPSK"/>
                <w:cs/>
                <w:lang w:val="th-TH"/>
              </w:rPr>
            </w:pPr>
            <w:r w:rsidRPr="00B60D70">
              <w:rPr>
                <w:rFonts w:ascii="TH SarabunPSK" w:hAnsi="TH SarabunPSK" w:cs="TH SarabunPSK" w:hint="cs"/>
                <w:cs/>
                <w:lang w:val="th-TH"/>
              </w:rPr>
              <w:t>ก</w:t>
            </w:r>
            <w:r w:rsidRPr="00B60D70">
              <w:rPr>
                <w:rFonts w:ascii="TH SarabunPSK" w:hAnsi="TH SarabunPSK" w:cs="TH SarabunPSK" w:hint="cs"/>
                <w:cs/>
              </w:rPr>
              <w:t>.</w:t>
            </w:r>
          </w:p>
        </w:tc>
        <w:tc>
          <w:tcPr>
            <w:tcW w:w="3269" w:type="pct"/>
            <w:gridSpan w:val="2"/>
          </w:tcPr>
          <w:p w14:paraId="416D48D7" w14:textId="5D1F7A64" w:rsidR="00146836" w:rsidRPr="00B60D70" w:rsidRDefault="00146836" w:rsidP="00146836">
            <w:pPr>
              <w:rPr>
                <w:rFonts w:ascii="TH SarabunPSK" w:hAnsi="TH SarabunPSK" w:cs="TH SarabunPSK"/>
              </w:rPr>
            </w:pPr>
            <w:r w:rsidRPr="00B60D70">
              <w:rPr>
                <w:rFonts w:ascii="TH SarabunPSK" w:hAnsi="TH SarabunPSK" w:cs="TH SarabunPSK" w:hint="cs"/>
                <w:cs/>
                <w:lang w:val="th-TH"/>
              </w:rPr>
              <w:t>หมวดวิชาศึกษาทั่วไป</w:t>
            </w:r>
          </w:p>
        </w:tc>
        <w:tc>
          <w:tcPr>
            <w:tcW w:w="420" w:type="pct"/>
          </w:tcPr>
          <w:p w14:paraId="189043EA" w14:textId="77777777" w:rsidR="00146836" w:rsidRPr="00B60D70" w:rsidRDefault="00146836" w:rsidP="00146836">
            <w:pPr>
              <w:rPr>
                <w:rFonts w:ascii="TH SarabunPSK" w:hAnsi="TH SarabunPSK" w:cs="TH SarabunPSK"/>
              </w:rPr>
            </w:pPr>
            <w:r w:rsidRPr="00B60D70">
              <w:rPr>
                <w:rFonts w:ascii="TH SarabunPSK" w:hAnsi="TH SarabunPSK" w:cs="TH SarabunPSK" w:hint="cs"/>
                <w:cs/>
              </w:rPr>
              <w:t>24</w:t>
            </w:r>
          </w:p>
        </w:tc>
        <w:tc>
          <w:tcPr>
            <w:tcW w:w="723" w:type="pct"/>
          </w:tcPr>
          <w:p w14:paraId="718A1962" w14:textId="77777777" w:rsidR="00146836" w:rsidRPr="00B60D70" w:rsidRDefault="00146836" w:rsidP="00146836">
            <w:pPr>
              <w:rPr>
                <w:rFonts w:ascii="TH SarabunPSK" w:hAnsi="TH SarabunPSK" w:cs="TH SarabunPSK"/>
              </w:rPr>
            </w:pPr>
            <w:r w:rsidRPr="00B60D70">
              <w:rPr>
                <w:rFonts w:ascii="TH SarabunPSK" w:hAnsi="TH SarabunPSK" w:cs="TH SarabunPSK" w:hint="cs"/>
                <w:cs/>
                <w:lang w:val="th-TH"/>
              </w:rPr>
              <w:t>หน่วยกิต</w:t>
            </w:r>
          </w:p>
        </w:tc>
      </w:tr>
      <w:tr w:rsidR="00B60D70" w:rsidRPr="00B60D70" w14:paraId="270D21C5" w14:textId="77777777" w:rsidTr="00146836">
        <w:tc>
          <w:tcPr>
            <w:tcW w:w="335" w:type="pct"/>
            <w:gridSpan w:val="2"/>
          </w:tcPr>
          <w:p w14:paraId="4F5F1872" w14:textId="551B6326" w:rsidR="00146836" w:rsidRPr="00B60D70" w:rsidRDefault="00146836" w:rsidP="00146836">
            <w:pPr>
              <w:rPr>
                <w:rFonts w:ascii="TH SarabunPSK" w:hAnsi="TH SarabunPSK" w:cs="TH SarabunPSK"/>
              </w:rPr>
            </w:pPr>
          </w:p>
        </w:tc>
        <w:tc>
          <w:tcPr>
            <w:tcW w:w="253" w:type="pct"/>
          </w:tcPr>
          <w:p w14:paraId="5D05DEE4" w14:textId="27039310" w:rsidR="00146836" w:rsidRPr="00B60D70" w:rsidRDefault="00146836" w:rsidP="00146836">
            <w:pPr>
              <w:rPr>
                <w:rFonts w:ascii="TH SarabunPSK" w:hAnsi="TH SarabunPSK" w:cs="TH SarabunPSK"/>
                <w:cs/>
                <w:lang w:val="th-TH"/>
              </w:rPr>
            </w:pPr>
            <w:r w:rsidRPr="00B60D70">
              <w:rPr>
                <w:rFonts w:ascii="TH SarabunPSK" w:hAnsi="TH SarabunPSK" w:cs="TH SarabunPSK" w:hint="cs"/>
                <w:cs/>
                <w:lang w:val="th-TH"/>
              </w:rPr>
              <w:t>ข</w:t>
            </w:r>
            <w:r w:rsidRPr="00B60D70">
              <w:rPr>
                <w:rFonts w:ascii="TH SarabunPSK" w:hAnsi="TH SarabunPSK" w:cs="TH SarabunPSK" w:hint="cs"/>
                <w:cs/>
              </w:rPr>
              <w:t>.</w:t>
            </w:r>
          </w:p>
        </w:tc>
        <w:tc>
          <w:tcPr>
            <w:tcW w:w="3269" w:type="pct"/>
            <w:gridSpan w:val="2"/>
          </w:tcPr>
          <w:p w14:paraId="0E399F17" w14:textId="7912B064" w:rsidR="00146836" w:rsidRPr="00B60D70" w:rsidRDefault="00146836" w:rsidP="00146836">
            <w:pPr>
              <w:rPr>
                <w:rFonts w:ascii="TH SarabunPSK" w:hAnsi="TH SarabunPSK" w:cs="TH SarabunPSK"/>
              </w:rPr>
            </w:pPr>
            <w:r w:rsidRPr="00B60D70">
              <w:rPr>
                <w:rFonts w:ascii="TH SarabunPSK" w:hAnsi="TH SarabunPSK" w:cs="TH SarabunPSK" w:hint="cs"/>
                <w:cs/>
                <w:lang w:val="th-TH"/>
              </w:rPr>
              <w:t>หมวดวิชาเฉพาะ</w:t>
            </w:r>
          </w:p>
        </w:tc>
        <w:tc>
          <w:tcPr>
            <w:tcW w:w="420" w:type="pct"/>
          </w:tcPr>
          <w:p w14:paraId="5398E861" w14:textId="77777777" w:rsidR="00146836" w:rsidRPr="00B60D70" w:rsidRDefault="00146836" w:rsidP="00146836">
            <w:pPr>
              <w:rPr>
                <w:rFonts w:ascii="TH SarabunPSK" w:hAnsi="TH SarabunPSK" w:cs="TH SarabunPSK"/>
              </w:rPr>
            </w:pPr>
            <w:r w:rsidRPr="00B60D70">
              <w:rPr>
                <w:rFonts w:ascii="TH SarabunPSK" w:hAnsi="TH SarabunPSK" w:cs="TH SarabunPSK" w:hint="cs"/>
                <w:cs/>
              </w:rPr>
              <w:t>1</w:t>
            </w:r>
            <w:r w:rsidRPr="00B60D70">
              <w:rPr>
                <w:rFonts w:ascii="TH SarabunPSK" w:hAnsi="TH SarabunPSK" w:cs="TH SarabunPSK" w:hint="cs"/>
              </w:rPr>
              <w:t>45</w:t>
            </w:r>
          </w:p>
        </w:tc>
        <w:tc>
          <w:tcPr>
            <w:tcW w:w="723" w:type="pct"/>
          </w:tcPr>
          <w:p w14:paraId="2C17C5D4" w14:textId="77777777" w:rsidR="00146836" w:rsidRPr="00B60D70" w:rsidRDefault="00146836" w:rsidP="00146836">
            <w:pPr>
              <w:rPr>
                <w:rFonts w:ascii="TH SarabunPSK" w:hAnsi="TH SarabunPSK" w:cs="TH SarabunPSK"/>
              </w:rPr>
            </w:pPr>
            <w:r w:rsidRPr="00B60D70">
              <w:rPr>
                <w:rFonts w:ascii="TH SarabunPSK" w:hAnsi="TH SarabunPSK" w:cs="TH SarabunPSK" w:hint="cs"/>
                <w:cs/>
                <w:lang w:val="th-TH"/>
              </w:rPr>
              <w:t>หน่วยกิต</w:t>
            </w:r>
          </w:p>
        </w:tc>
      </w:tr>
      <w:tr w:rsidR="00B60D70" w:rsidRPr="00B60D70" w14:paraId="2A76F457" w14:textId="77777777" w:rsidTr="00146836">
        <w:tc>
          <w:tcPr>
            <w:tcW w:w="335" w:type="pct"/>
            <w:gridSpan w:val="2"/>
          </w:tcPr>
          <w:p w14:paraId="3DD54E8B" w14:textId="77777777" w:rsidR="00146836" w:rsidRPr="00B60D70" w:rsidRDefault="00146836" w:rsidP="00146836">
            <w:pPr>
              <w:rPr>
                <w:rFonts w:ascii="TH SarabunPSK" w:hAnsi="TH SarabunPSK" w:cs="TH SarabunPSK"/>
                <w:cs/>
              </w:rPr>
            </w:pPr>
          </w:p>
        </w:tc>
        <w:tc>
          <w:tcPr>
            <w:tcW w:w="253" w:type="pct"/>
          </w:tcPr>
          <w:p w14:paraId="7A87436C" w14:textId="77777777" w:rsidR="00146836" w:rsidRPr="00B60D70" w:rsidRDefault="00146836" w:rsidP="00146836">
            <w:pPr>
              <w:rPr>
                <w:rFonts w:ascii="TH SarabunPSK" w:hAnsi="TH SarabunPSK" w:cs="TH SarabunPSK"/>
                <w:cs/>
                <w:lang w:val="th-TH"/>
              </w:rPr>
            </w:pPr>
          </w:p>
        </w:tc>
        <w:tc>
          <w:tcPr>
            <w:tcW w:w="3269" w:type="pct"/>
            <w:gridSpan w:val="2"/>
          </w:tcPr>
          <w:p w14:paraId="3B330B61" w14:textId="4544C6B1" w:rsidR="00146836" w:rsidRPr="00B60D70" w:rsidRDefault="00146836" w:rsidP="00146836">
            <w:pPr>
              <w:rPr>
                <w:rFonts w:ascii="TH SarabunPSK" w:hAnsi="TH SarabunPSK" w:cs="TH SarabunPSK"/>
                <w:cs/>
              </w:rPr>
            </w:pPr>
            <w:r w:rsidRPr="00B60D70">
              <w:rPr>
                <w:rFonts w:ascii="TH SarabunPSK" w:hAnsi="TH SarabunPSK" w:cs="TH SarabunPSK" w:hint="cs"/>
                <w:cs/>
                <w:lang w:val="th-TH"/>
              </w:rPr>
              <w:t>ข</w:t>
            </w:r>
            <w:r w:rsidRPr="00B60D70">
              <w:rPr>
                <w:rFonts w:ascii="TH SarabunPSK" w:hAnsi="TH SarabunPSK" w:cs="TH SarabunPSK" w:hint="cs"/>
                <w:cs/>
              </w:rPr>
              <w:t xml:space="preserve">.1 </w:t>
            </w:r>
            <w:r w:rsidRPr="00B60D70">
              <w:rPr>
                <w:rFonts w:ascii="TH SarabunPSK" w:hAnsi="TH SarabunPSK" w:cs="TH SarabunPSK" w:hint="cs"/>
                <w:cs/>
                <w:lang w:val="th-TH"/>
              </w:rPr>
              <w:t>กลุ่มวิชาชีพครู</w:t>
            </w:r>
          </w:p>
        </w:tc>
        <w:tc>
          <w:tcPr>
            <w:tcW w:w="420" w:type="pct"/>
          </w:tcPr>
          <w:p w14:paraId="30485CC2" w14:textId="77777777" w:rsidR="00146836" w:rsidRPr="00B60D70" w:rsidRDefault="00146836" w:rsidP="00146836">
            <w:pPr>
              <w:rPr>
                <w:rFonts w:ascii="TH SarabunPSK" w:hAnsi="TH SarabunPSK" w:cs="TH SarabunPSK"/>
                <w:cs/>
              </w:rPr>
            </w:pPr>
            <w:r w:rsidRPr="00B60D70">
              <w:rPr>
                <w:rFonts w:ascii="TH SarabunPSK" w:hAnsi="TH SarabunPSK" w:cs="TH SarabunPSK" w:hint="cs"/>
                <w:cs/>
              </w:rPr>
              <w:t>46</w:t>
            </w:r>
          </w:p>
        </w:tc>
        <w:tc>
          <w:tcPr>
            <w:tcW w:w="723" w:type="pct"/>
          </w:tcPr>
          <w:p w14:paraId="631B541E" w14:textId="77777777" w:rsidR="00146836" w:rsidRPr="00B60D70" w:rsidRDefault="00146836" w:rsidP="00146836">
            <w:pPr>
              <w:rPr>
                <w:rFonts w:ascii="TH SarabunPSK" w:hAnsi="TH SarabunPSK" w:cs="TH SarabunPSK"/>
                <w:cs/>
              </w:rPr>
            </w:pPr>
            <w:r w:rsidRPr="00B60D70">
              <w:rPr>
                <w:rFonts w:ascii="TH SarabunPSK" w:hAnsi="TH SarabunPSK" w:cs="TH SarabunPSK" w:hint="cs"/>
                <w:cs/>
                <w:lang w:val="th-TH"/>
              </w:rPr>
              <w:t>หน่วยกิต</w:t>
            </w:r>
          </w:p>
        </w:tc>
      </w:tr>
      <w:tr w:rsidR="00B60D70" w:rsidRPr="00B60D70" w14:paraId="233963B9" w14:textId="77777777" w:rsidTr="00146836">
        <w:tc>
          <w:tcPr>
            <w:tcW w:w="335" w:type="pct"/>
            <w:gridSpan w:val="2"/>
          </w:tcPr>
          <w:p w14:paraId="30888798" w14:textId="77777777" w:rsidR="00146836" w:rsidRPr="00B60D70" w:rsidRDefault="00146836" w:rsidP="00146836">
            <w:pPr>
              <w:rPr>
                <w:rFonts w:ascii="TH SarabunPSK" w:hAnsi="TH SarabunPSK" w:cs="TH SarabunPSK"/>
                <w:cs/>
              </w:rPr>
            </w:pPr>
            <w:bookmarkStart w:id="150" w:name="_Hlk179538242"/>
          </w:p>
        </w:tc>
        <w:tc>
          <w:tcPr>
            <w:tcW w:w="253" w:type="pct"/>
          </w:tcPr>
          <w:p w14:paraId="564854D9" w14:textId="77777777" w:rsidR="00146836" w:rsidRPr="00B60D70" w:rsidRDefault="00146836" w:rsidP="00146836">
            <w:pPr>
              <w:rPr>
                <w:rFonts w:ascii="TH SarabunPSK" w:hAnsi="TH SarabunPSK" w:cs="TH SarabunPSK"/>
                <w:cs/>
              </w:rPr>
            </w:pPr>
          </w:p>
        </w:tc>
        <w:tc>
          <w:tcPr>
            <w:tcW w:w="250" w:type="pct"/>
          </w:tcPr>
          <w:p w14:paraId="00C6B1D5" w14:textId="32327F3F" w:rsidR="00146836" w:rsidRPr="00B60D70" w:rsidRDefault="00146836" w:rsidP="00146836">
            <w:pPr>
              <w:rPr>
                <w:rFonts w:ascii="TH SarabunPSK" w:hAnsi="TH SarabunPSK" w:cs="TH SarabunPSK"/>
                <w:cs/>
              </w:rPr>
            </w:pPr>
          </w:p>
        </w:tc>
        <w:tc>
          <w:tcPr>
            <w:tcW w:w="3019" w:type="pct"/>
          </w:tcPr>
          <w:p w14:paraId="61A0E329" w14:textId="50863216" w:rsidR="00146836" w:rsidRPr="00B60D70" w:rsidRDefault="00146836" w:rsidP="00146836">
            <w:pPr>
              <w:rPr>
                <w:rFonts w:ascii="TH SarabunPSK" w:hAnsi="TH SarabunPSK" w:cs="TH SarabunPSK"/>
                <w:cs/>
              </w:rPr>
            </w:pPr>
            <w:r w:rsidRPr="00B60D70">
              <w:rPr>
                <w:rFonts w:ascii="TH SarabunPSK" w:hAnsi="TH SarabunPSK" w:cs="TH SarabunPSK" w:hint="cs"/>
                <w:cs/>
                <w:lang w:val="th-TH"/>
              </w:rPr>
              <w:t>ข</w:t>
            </w:r>
            <w:r w:rsidRPr="00B60D70">
              <w:rPr>
                <w:rFonts w:ascii="TH SarabunPSK" w:hAnsi="TH SarabunPSK" w:cs="TH SarabunPSK" w:hint="cs"/>
                <w:cs/>
              </w:rPr>
              <w:t xml:space="preserve">.1.1 </w:t>
            </w:r>
            <w:r w:rsidRPr="00B60D70">
              <w:rPr>
                <w:rFonts w:ascii="TH SarabunPSK" w:hAnsi="TH SarabunPSK" w:cs="TH SarabunPSK" w:hint="cs"/>
                <w:cs/>
                <w:lang w:val="th-TH"/>
              </w:rPr>
              <w:t>วิชาชีพครูพื้นฐาน</w:t>
            </w:r>
          </w:p>
        </w:tc>
        <w:tc>
          <w:tcPr>
            <w:tcW w:w="420" w:type="pct"/>
          </w:tcPr>
          <w:p w14:paraId="7437913B" w14:textId="77777777" w:rsidR="00146836" w:rsidRPr="00B60D70" w:rsidRDefault="00146836" w:rsidP="00146836">
            <w:pPr>
              <w:rPr>
                <w:rFonts w:ascii="TH SarabunPSK" w:hAnsi="TH SarabunPSK" w:cs="TH SarabunPSK"/>
                <w:cs/>
              </w:rPr>
            </w:pPr>
            <w:r w:rsidRPr="00B60D70">
              <w:rPr>
                <w:rFonts w:ascii="TH SarabunPSK" w:hAnsi="TH SarabunPSK" w:cs="TH SarabunPSK" w:hint="cs"/>
                <w:cs/>
              </w:rPr>
              <w:t>15</w:t>
            </w:r>
          </w:p>
        </w:tc>
        <w:tc>
          <w:tcPr>
            <w:tcW w:w="723" w:type="pct"/>
          </w:tcPr>
          <w:p w14:paraId="12CB7AF9" w14:textId="77777777" w:rsidR="00146836" w:rsidRPr="00B60D70" w:rsidRDefault="00146836" w:rsidP="00146836">
            <w:pPr>
              <w:rPr>
                <w:rFonts w:ascii="TH SarabunPSK" w:hAnsi="TH SarabunPSK" w:cs="TH SarabunPSK"/>
                <w:cs/>
              </w:rPr>
            </w:pPr>
            <w:r w:rsidRPr="00B60D70">
              <w:rPr>
                <w:rFonts w:ascii="TH SarabunPSK" w:hAnsi="TH SarabunPSK" w:cs="TH SarabunPSK" w:hint="cs"/>
                <w:cs/>
                <w:lang w:val="th-TH"/>
              </w:rPr>
              <w:t>หน่วยกิต</w:t>
            </w:r>
          </w:p>
        </w:tc>
      </w:tr>
      <w:tr w:rsidR="00B60D70" w:rsidRPr="00B60D70" w14:paraId="45A00935" w14:textId="77777777" w:rsidTr="00146836">
        <w:tc>
          <w:tcPr>
            <w:tcW w:w="335" w:type="pct"/>
            <w:gridSpan w:val="2"/>
          </w:tcPr>
          <w:p w14:paraId="6BB36BB3" w14:textId="77777777" w:rsidR="00146836" w:rsidRPr="00B60D70" w:rsidRDefault="00146836" w:rsidP="00146836">
            <w:pPr>
              <w:rPr>
                <w:rFonts w:ascii="TH SarabunPSK" w:hAnsi="TH SarabunPSK" w:cs="TH SarabunPSK"/>
                <w:cs/>
              </w:rPr>
            </w:pPr>
          </w:p>
        </w:tc>
        <w:tc>
          <w:tcPr>
            <w:tcW w:w="253" w:type="pct"/>
          </w:tcPr>
          <w:p w14:paraId="0A29B237" w14:textId="77777777" w:rsidR="00146836" w:rsidRPr="00B60D70" w:rsidRDefault="00146836" w:rsidP="00146836">
            <w:pPr>
              <w:rPr>
                <w:rFonts w:ascii="TH SarabunPSK" w:hAnsi="TH SarabunPSK" w:cs="TH SarabunPSK"/>
                <w:cs/>
              </w:rPr>
            </w:pPr>
          </w:p>
        </w:tc>
        <w:tc>
          <w:tcPr>
            <w:tcW w:w="250" w:type="pct"/>
          </w:tcPr>
          <w:p w14:paraId="5D379468" w14:textId="2FEBF52E" w:rsidR="00146836" w:rsidRPr="00B60D70" w:rsidRDefault="00146836" w:rsidP="00146836">
            <w:pPr>
              <w:rPr>
                <w:rFonts w:ascii="TH SarabunPSK" w:hAnsi="TH SarabunPSK" w:cs="TH SarabunPSK"/>
                <w:cs/>
              </w:rPr>
            </w:pPr>
          </w:p>
        </w:tc>
        <w:tc>
          <w:tcPr>
            <w:tcW w:w="3019" w:type="pct"/>
          </w:tcPr>
          <w:p w14:paraId="384546A7" w14:textId="473C5AD8" w:rsidR="00146836" w:rsidRPr="00B60D70" w:rsidRDefault="00146836" w:rsidP="00146836">
            <w:pPr>
              <w:rPr>
                <w:rFonts w:ascii="TH SarabunPSK" w:hAnsi="TH SarabunPSK" w:cs="TH SarabunPSK"/>
                <w:cs/>
              </w:rPr>
            </w:pPr>
            <w:r w:rsidRPr="00B60D70">
              <w:rPr>
                <w:rFonts w:ascii="TH SarabunPSK" w:hAnsi="TH SarabunPSK" w:cs="TH SarabunPSK" w:hint="cs"/>
                <w:cs/>
                <w:lang w:val="th-TH"/>
              </w:rPr>
              <w:t>ข</w:t>
            </w:r>
            <w:r w:rsidRPr="00B60D70">
              <w:rPr>
                <w:rFonts w:ascii="TH SarabunPSK" w:hAnsi="TH SarabunPSK" w:cs="TH SarabunPSK" w:hint="cs"/>
                <w:cs/>
              </w:rPr>
              <w:t xml:space="preserve">.1.2 </w:t>
            </w:r>
            <w:r w:rsidRPr="00B60D70">
              <w:rPr>
                <w:rFonts w:ascii="TH SarabunPSK" w:hAnsi="TH SarabunPSK" w:cs="TH SarabunPSK" w:hint="cs"/>
                <w:cs/>
                <w:lang w:val="th-TH"/>
              </w:rPr>
              <w:t>วิชาชีพครูเฉพาะทางครุศาสตร์โยธา</w:t>
            </w:r>
          </w:p>
        </w:tc>
        <w:tc>
          <w:tcPr>
            <w:tcW w:w="420" w:type="pct"/>
          </w:tcPr>
          <w:p w14:paraId="54B44B95" w14:textId="77777777" w:rsidR="00146836" w:rsidRPr="00B60D70" w:rsidRDefault="00146836" w:rsidP="00146836">
            <w:pPr>
              <w:rPr>
                <w:rFonts w:ascii="TH SarabunPSK" w:hAnsi="TH SarabunPSK" w:cs="TH SarabunPSK"/>
                <w:cs/>
              </w:rPr>
            </w:pPr>
            <w:r w:rsidRPr="00B60D70">
              <w:rPr>
                <w:rFonts w:ascii="TH SarabunPSK" w:hAnsi="TH SarabunPSK" w:cs="TH SarabunPSK" w:hint="cs"/>
              </w:rPr>
              <w:t>22</w:t>
            </w:r>
          </w:p>
        </w:tc>
        <w:tc>
          <w:tcPr>
            <w:tcW w:w="723" w:type="pct"/>
          </w:tcPr>
          <w:p w14:paraId="23C487F2" w14:textId="77777777" w:rsidR="00146836" w:rsidRPr="00B60D70" w:rsidRDefault="00146836" w:rsidP="00146836">
            <w:pPr>
              <w:rPr>
                <w:rFonts w:ascii="TH SarabunPSK" w:hAnsi="TH SarabunPSK" w:cs="TH SarabunPSK"/>
                <w:cs/>
              </w:rPr>
            </w:pPr>
            <w:r w:rsidRPr="00B60D70">
              <w:rPr>
                <w:rFonts w:ascii="TH SarabunPSK" w:hAnsi="TH SarabunPSK" w:cs="TH SarabunPSK" w:hint="cs"/>
                <w:cs/>
                <w:lang w:val="th-TH"/>
              </w:rPr>
              <w:t>หน่วยกิต</w:t>
            </w:r>
          </w:p>
        </w:tc>
      </w:tr>
      <w:tr w:rsidR="00B60D70" w:rsidRPr="00B60D70" w14:paraId="28B8D212" w14:textId="77777777" w:rsidTr="00146836">
        <w:tc>
          <w:tcPr>
            <w:tcW w:w="335" w:type="pct"/>
            <w:gridSpan w:val="2"/>
          </w:tcPr>
          <w:p w14:paraId="278E1C3C" w14:textId="77777777" w:rsidR="00146836" w:rsidRPr="00B60D70" w:rsidRDefault="00146836" w:rsidP="00146836">
            <w:pPr>
              <w:rPr>
                <w:rFonts w:ascii="TH SarabunPSK" w:hAnsi="TH SarabunPSK" w:cs="TH SarabunPSK"/>
                <w:cs/>
              </w:rPr>
            </w:pPr>
          </w:p>
        </w:tc>
        <w:tc>
          <w:tcPr>
            <w:tcW w:w="253" w:type="pct"/>
          </w:tcPr>
          <w:p w14:paraId="21446B0C" w14:textId="77777777" w:rsidR="00146836" w:rsidRPr="00B60D70" w:rsidRDefault="00146836" w:rsidP="00146836">
            <w:pPr>
              <w:rPr>
                <w:rFonts w:ascii="TH SarabunPSK" w:hAnsi="TH SarabunPSK" w:cs="TH SarabunPSK"/>
                <w:cs/>
              </w:rPr>
            </w:pPr>
          </w:p>
        </w:tc>
        <w:tc>
          <w:tcPr>
            <w:tcW w:w="250" w:type="pct"/>
          </w:tcPr>
          <w:p w14:paraId="11DDE571" w14:textId="7CA6ACE9" w:rsidR="00146836" w:rsidRPr="00B60D70" w:rsidRDefault="00146836" w:rsidP="00146836">
            <w:pPr>
              <w:rPr>
                <w:rFonts w:ascii="TH SarabunPSK" w:hAnsi="TH SarabunPSK" w:cs="TH SarabunPSK"/>
                <w:cs/>
              </w:rPr>
            </w:pPr>
          </w:p>
        </w:tc>
        <w:tc>
          <w:tcPr>
            <w:tcW w:w="3019" w:type="pct"/>
          </w:tcPr>
          <w:p w14:paraId="08B7EA02" w14:textId="7175FD0A" w:rsidR="00146836" w:rsidRPr="00B60D70" w:rsidRDefault="00146836" w:rsidP="00146836">
            <w:pPr>
              <w:rPr>
                <w:rFonts w:ascii="TH SarabunPSK" w:hAnsi="TH SarabunPSK" w:cs="TH SarabunPSK"/>
                <w:cs/>
              </w:rPr>
            </w:pPr>
            <w:r w:rsidRPr="00B60D70">
              <w:rPr>
                <w:rFonts w:ascii="TH SarabunPSK" w:hAnsi="TH SarabunPSK" w:cs="TH SarabunPSK" w:hint="cs"/>
                <w:cs/>
                <w:lang w:val="th-TH"/>
              </w:rPr>
              <w:t>ข</w:t>
            </w:r>
            <w:r w:rsidRPr="00B60D70">
              <w:rPr>
                <w:rFonts w:ascii="TH SarabunPSK" w:hAnsi="TH SarabunPSK" w:cs="TH SarabunPSK" w:hint="cs"/>
                <w:cs/>
              </w:rPr>
              <w:t xml:space="preserve">.1.3 </w:t>
            </w:r>
            <w:r w:rsidRPr="00B60D70">
              <w:rPr>
                <w:rFonts w:ascii="TH SarabunPSK" w:hAnsi="TH SarabunPSK" w:cs="TH SarabunPSK" w:hint="cs"/>
                <w:cs/>
                <w:lang w:val="th-TH"/>
              </w:rPr>
              <w:t>วิชาชีพครูเลือกทางครุศาสตร์โยธา</w:t>
            </w:r>
          </w:p>
        </w:tc>
        <w:tc>
          <w:tcPr>
            <w:tcW w:w="420" w:type="pct"/>
          </w:tcPr>
          <w:p w14:paraId="12990CEC" w14:textId="77777777" w:rsidR="00146836" w:rsidRPr="00B60D70" w:rsidRDefault="00146836" w:rsidP="00146836">
            <w:pPr>
              <w:rPr>
                <w:rFonts w:ascii="TH SarabunPSK" w:hAnsi="TH SarabunPSK" w:cs="TH SarabunPSK"/>
                <w:cs/>
              </w:rPr>
            </w:pPr>
            <w:r w:rsidRPr="00B60D70">
              <w:rPr>
                <w:rFonts w:ascii="TH SarabunPSK" w:hAnsi="TH SarabunPSK" w:cs="TH SarabunPSK" w:hint="cs"/>
              </w:rPr>
              <w:t>3</w:t>
            </w:r>
          </w:p>
        </w:tc>
        <w:tc>
          <w:tcPr>
            <w:tcW w:w="723" w:type="pct"/>
          </w:tcPr>
          <w:p w14:paraId="14916412" w14:textId="77777777" w:rsidR="00146836" w:rsidRPr="00B60D70" w:rsidRDefault="00146836" w:rsidP="00146836">
            <w:pPr>
              <w:rPr>
                <w:rFonts w:ascii="TH SarabunPSK" w:hAnsi="TH SarabunPSK" w:cs="TH SarabunPSK"/>
                <w:cs/>
              </w:rPr>
            </w:pPr>
            <w:r w:rsidRPr="00B60D70">
              <w:rPr>
                <w:rFonts w:ascii="TH SarabunPSK" w:hAnsi="TH SarabunPSK" w:cs="TH SarabunPSK" w:hint="cs"/>
                <w:cs/>
                <w:lang w:val="th-TH"/>
              </w:rPr>
              <w:t>หน่วยกิต</w:t>
            </w:r>
          </w:p>
        </w:tc>
      </w:tr>
      <w:tr w:rsidR="00B60D70" w:rsidRPr="00B60D70" w14:paraId="66196437" w14:textId="77777777" w:rsidTr="00146836">
        <w:tc>
          <w:tcPr>
            <w:tcW w:w="335" w:type="pct"/>
            <w:gridSpan w:val="2"/>
          </w:tcPr>
          <w:p w14:paraId="555FB39C" w14:textId="77777777" w:rsidR="00146836" w:rsidRPr="00B60D70" w:rsidRDefault="00146836" w:rsidP="00146836">
            <w:pPr>
              <w:rPr>
                <w:rFonts w:ascii="TH SarabunPSK" w:hAnsi="TH SarabunPSK" w:cs="TH SarabunPSK"/>
                <w:cs/>
              </w:rPr>
            </w:pPr>
          </w:p>
        </w:tc>
        <w:tc>
          <w:tcPr>
            <w:tcW w:w="253" w:type="pct"/>
          </w:tcPr>
          <w:p w14:paraId="0CC88C01" w14:textId="77777777" w:rsidR="00146836" w:rsidRPr="00B60D70" w:rsidRDefault="00146836" w:rsidP="00146836">
            <w:pPr>
              <w:rPr>
                <w:rFonts w:ascii="TH SarabunPSK" w:hAnsi="TH SarabunPSK" w:cs="TH SarabunPSK"/>
                <w:cs/>
              </w:rPr>
            </w:pPr>
          </w:p>
        </w:tc>
        <w:tc>
          <w:tcPr>
            <w:tcW w:w="250" w:type="pct"/>
          </w:tcPr>
          <w:p w14:paraId="537A54EB" w14:textId="58CB5D56" w:rsidR="00146836" w:rsidRPr="00B60D70" w:rsidRDefault="00146836" w:rsidP="00146836">
            <w:pPr>
              <w:rPr>
                <w:rFonts w:ascii="TH SarabunPSK" w:hAnsi="TH SarabunPSK" w:cs="TH SarabunPSK"/>
                <w:cs/>
              </w:rPr>
            </w:pPr>
          </w:p>
        </w:tc>
        <w:tc>
          <w:tcPr>
            <w:tcW w:w="3019" w:type="pct"/>
          </w:tcPr>
          <w:p w14:paraId="17188EC5" w14:textId="56794A0A" w:rsidR="00146836" w:rsidRPr="00B60D70" w:rsidRDefault="00146836" w:rsidP="00146836">
            <w:pPr>
              <w:rPr>
                <w:rFonts w:ascii="TH SarabunPSK" w:hAnsi="TH SarabunPSK" w:cs="TH SarabunPSK"/>
                <w:cs/>
              </w:rPr>
            </w:pPr>
            <w:r w:rsidRPr="00B60D70">
              <w:rPr>
                <w:rFonts w:ascii="TH SarabunPSK" w:hAnsi="TH SarabunPSK" w:cs="TH SarabunPSK" w:hint="cs"/>
                <w:cs/>
                <w:lang w:val="th-TH"/>
              </w:rPr>
              <w:t>ข</w:t>
            </w:r>
            <w:r w:rsidRPr="00B60D70">
              <w:rPr>
                <w:rFonts w:ascii="TH SarabunPSK" w:hAnsi="TH SarabunPSK" w:cs="TH SarabunPSK" w:hint="cs"/>
                <w:cs/>
              </w:rPr>
              <w:t xml:space="preserve">.1.4 </w:t>
            </w:r>
            <w:r w:rsidRPr="00B60D70">
              <w:rPr>
                <w:rFonts w:ascii="TH SarabunPSK" w:hAnsi="TH SarabunPSK" w:cs="TH SarabunPSK" w:hint="cs"/>
                <w:cs/>
                <w:lang w:val="th-TH"/>
              </w:rPr>
              <w:t>วิชาฝึกประสบการณ์วิชาชีพ</w:t>
            </w:r>
          </w:p>
        </w:tc>
        <w:tc>
          <w:tcPr>
            <w:tcW w:w="420" w:type="pct"/>
          </w:tcPr>
          <w:p w14:paraId="2429D56A" w14:textId="77777777" w:rsidR="00146836" w:rsidRPr="00B60D70" w:rsidRDefault="00146836" w:rsidP="00146836">
            <w:pPr>
              <w:rPr>
                <w:rFonts w:ascii="TH SarabunPSK" w:hAnsi="TH SarabunPSK" w:cs="TH SarabunPSK"/>
                <w:cs/>
              </w:rPr>
            </w:pPr>
            <w:r w:rsidRPr="00B60D70">
              <w:rPr>
                <w:rFonts w:ascii="TH SarabunPSK" w:hAnsi="TH SarabunPSK" w:cs="TH SarabunPSK" w:hint="cs"/>
                <w:cs/>
              </w:rPr>
              <w:t>6</w:t>
            </w:r>
          </w:p>
        </w:tc>
        <w:tc>
          <w:tcPr>
            <w:tcW w:w="723" w:type="pct"/>
          </w:tcPr>
          <w:p w14:paraId="73ECFFAC" w14:textId="77777777" w:rsidR="00146836" w:rsidRPr="00B60D70" w:rsidRDefault="00146836" w:rsidP="00146836">
            <w:pPr>
              <w:rPr>
                <w:rFonts w:ascii="TH SarabunPSK" w:hAnsi="TH SarabunPSK" w:cs="TH SarabunPSK"/>
                <w:cs/>
              </w:rPr>
            </w:pPr>
            <w:r w:rsidRPr="00B60D70">
              <w:rPr>
                <w:rFonts w:ascii="TH SarabunPSK" w:hAnsi="TH SarabunPSK" w:cs="TH SarabunPSK" w:hint="cs"/>
                <w:cs/>
                <w:lang w:val="th-TH"/>
              </w:rPr>
              <w:t>หน่วยกิต</w:t>
            </w:r>
          </w:p>
        </w:tc>
      </w:tr>
      <w:tr w:rsidR="00B60D70" w:rsidRPr="00B60D70" w14:paraId="56C57B71" w14:textId="77777777" w:rsidTr="00146836">
        <w:tc>
          <w:tcPr>
            <w:tcW w:w="335" w:type="pct"/>
            <w:gridSpan w:val="2"/>
          </w:tcPr>
          <w:p w14:paraId="77268032" w14:textId="77777777" w:rsidR="00146836" w:rsidRPr="00B60D70" w:rsidRDefault="00146836" w:rsidP="00146836">
            <w:pPr>
              <w:rPr>
                <w:rFonts w:ascii="TH SarabunPSK" w:hAnsi="TH SarabunPSK" w:cs="TH SarabunPSK"/>
                <w:cs/>
              </w:rPr>
            </w:pPr>
          </w:p>
        </w:tc>
        <w:tc>
          <w:tcPr>
            <w:tcW w:w="253" w:type="pct"/>
          </w:tcPr>
          <w:p w14:paraId="64A901B9" w14:textId="77777777" w:rsidR="00146836" w:rsidRPr="00B60D70" w:rsidRDefault="00146836" w:rsidP="00146836">
            <w:pPr>
              <w:rPr>
                <w:rFonts w:ascii="TH SarabunPSK" w:hAnsi="TH SarabunPSK" w:cs="TH SarabunPSK"/>
                <w:cs/>
                <w:lang w:val="th-TH"/>
              </w:rPr>
            </w:pPr>
          </w:p>
        </w:tc>
        <w:tc>
          <w:tcPr>
            <w:tcW w:w="3269" w:type="pct"/>
            <w:gridSpan w:val="2"/>
          </w:tcPr>
          <w:p w14:paraId="1B1105C9" w14:textId="12F6A1FD" w:rsidR="00146836" w:rsidRPr="00B60D70" w:rsidRDefault="00146836" w:rsidP="00146836">
            <w:pPr>
              <w:rPr>
                <w:rFonts w:ascii="TH SarabunPSK" w:hAnsi="TH SarabunPSK" w:cs="TH SarabunPSK"/>
                <w:cs/>
              </w:rPr>
            </w:pPr>
            <w:r w:rsidRPr="00B60D70">
              <w:rPr>
                <w:rFonts w:ascii="TH SarabunPSK" w:hAnsi="TH SarabunPSK" w:cs="TH SarabunPSK" w:hint="cs"/>
                <w:cs/>
                <w:lang w:val="th-TH"/>
              </w:rPr>
              <w:t>ข</w:t>
            </w:r>
            <w:r w:rsidRPr="00B60D70">
              <w:rPr>
                <w:rFonts w:ascii="TH SarabunPSK" w:hAnsi="TH SarabunPSK" w:cs="TH SarabunPSK" w:hint="cs"/>
                <w:cs/>
              </w:rPr>
              <w:t xml:space="preserve">.2 </w:t>
            </w:r>
            <w:r w:rsidRPr="00B60D70">
              <w:rPr>
                <w:rFonts w:ascii="TH SarabunPSK" w:hAnsi="TH SarabunPSK" w:cs="TH SarabunPSK" w:hint="cs"/>
                <w:cs/>
                <w:lang w:val="th-TH"/>
              </w:rPr>
              <w:t>กลุ่มวิชา</w:t>
            </w:r>
            <w:r w:rsidR="00DC4E98" w:rsidRPr="00B60D70">
              <w:rPr>
                <w:rFonts w:ascii="TH SarabunPSK" w:hAnsi="TH SarabunPSK" w:cs="TH SarabunPSK" w:hint="cs"/>
                <w:cs/>
                <w:lang w:val="th-TH"/>
              </w:rPr>
              <w:t>ชีพ</w:t>
            </w:r>
            <w:r w:rsidRPr="00B60D70">
              <w:rPr>
                <w:rFonts w:ascii="TH SarabunPSK" w:hAnsi="TH SarabunPSK" w:cs="TH SarabunPSK" w:hint="cs"/>
                <w:cs/>
                <w:lang w:val="th-TH"/>
              </w:rPr>
              <w:t>เอกทางวิศวกรรมโยธา</w:t>
            </w:r>
          </w:p>
        </w:tc>
        <w:tc>
          <w:tcPr>
            <w:tcW w:w="420" w:type="pct"/>
          </w:tcPr>
          <w:p w14:paraId="7717C12A" w14:textId="77777777" w:rsidR="00146836" w:rsidRPr="00B60D70" w:rsidRDefault="00146836" w:rsidP="00146836">
            <w:pPr>
              <w:rPr>
                <w:rFonts w:ascii="TH SarabunPSK" w:hAnsi="TH SarabunPSK" w:cs="TH SarabunPSK"/>
                <w:cs/>
              </w:rPr>
            </w:pPr>
            <w:r w:rsidRPr="00B60D70">
              <w:rPr>
                <w:rFonts w:ascii="TH SarabunPSK" w:hAnsi="TH SarabunPSK" w:cs="TH SarabunPSK" w:hint="cs"/>
              </w:rPr>
              <w:t>9</w:t>
            </w:r>
            <w:r w:rsidRPr="00B60D70">
              <w:rPr>
                <w:rFonts w:ascii="TH SarabunPSK" w:hAnsi="TH SarabunPSK" w:cs="TH SarabunPSK" w:hint="cs"/>
                <w:cs/>
              </w:rPr>
              <w:t>9</w:t>
            </w:r>
          </w:p>
        </w:tc>
        <w:tc>
          <w:tcPr>
            <w:tcW w:w="723" w:type="pct"/>
          </w:tcPr>
          <w:p w14:paraId="655A5D98" w14:textId="225D8443" w:rsidR="00146836" w:rsidRPr="00B60D70" w:rsidRDefault="00146836" w:rsidP="00146836">
            <w:pPr>
              <w:rPr>
                <w:rFonts w:ascii="TH SarabunPSK" w:hAnsi="TH SarabunPSK" w:cs="TH SarabunPSK"/>
                <w:cs/>
              </w:rPr>
            </w:pPr>
            <w:r w:rsidRPr="00B60D70">
              <w:rPr>
                <w:rFonts w:ascii="TH SarabunPSK" w:hAnsi="TH SarabunPSK" w:cs="TH SarabunPSK" w:hint="cs"/>
                <w:cs/>
                <w:lang w:val="th-TH"/>
              </w:rPr>
              <w:t>หน่วยกิต</w:t>
            </w:r>
          </w:p>
        </w:tc>
      </w:tr>
      <w:tr w:rsidR="00B60D70" w:rsidRPr="00B60D70" w14:paraId="272C07C0" w14:textId="77777777" w:rsidTr="00146836">
        <w:tc>
          <w:tcPr>
            <w:tcW w:w="335" w:type="pct"/>
            <w:gridSpan w:val="2"/>
          </w:tcPr>
          <w:p w14:paraId="711D751D" w14:textId="77777777" w:rsidR="00146836" w:rsidRPr="00B60D70" w:rsidRDefault="00146836" w:rsidP="00146836">
            <w:pPr>
              <w:rPr>
                <w:rFonts w:ascii="TH SarabunPSK" w:hAnsi="TH SarabunPSK" w:cs="TH SarabunPSK"/>
                <w:cs/>
              </w:rPr>
            </w:pPr>
          </w:p>
        </w:tc>
        <w:tc>
          <w:tcPr>
            <w:tcW w:w="253" w:type="pct"/>
          </w:tcPr>
          <w:p w14:paraId="0EBEAEFF" w14:textId="77777777" w:rsidR="00146836" w:rsidRPr="00B60D70" w:rsidRDefault="00146836" w:rsidP="00146836">
            <w:pPr>
              <w:rPr>
                <w:rFonts w:ascii="TH SarabunPSK" w:hAnsi="TH SarabunPSK" w:cs="TH SarabunPSK"/>
                <w:cs/>
              </w:rPr>
            </w:pPr>
          </w:p>
        </w:tc>
        <w:tc>
          <w:tcPr>
            <w:tcW w:w="250" w:type="pct"/>
          </w:tcPr>
          <w:p w14:paraId="1222DC4A" w14:textId="42B40207" w:rsidR="00146836" w:rsidRPr="00B60D70" w:rsidRDefault="00146836" w:rsidP="00146836">
            <w:pPr>
              <w:rPr>
                <w:rFonts w:ascii="TH SarabunPSK" w:hAnsi="TH SarabunPSK" w:cs="TH SarabunPSK"/>
                <w:cs/>
              </w:rPr>
            </w:pPr>
          </w:p>
        </w:tc>
        <w:tc>
          <w:tcPr>
            <w:tcW w:w="3019" w:type="pct"/>
          </w:tcPr>
          <w:p w14:paraId="5E69B502" w14:textId="77777777" w:rsidR="00146836" w:rsidRPr="00B60D70" w:rsidRDefault="00146836" w:rsidP="00146836">
            <w:pPr>
              <w:rPr>
                <w:rFonts w:ascii="TH SarabunPSK" w:hAnsi="TH SarabunPSK" w:cs="TH SarabunPSK"/>
                <w:cs/>
              </w:rPr>
            </w:pPr>
            <w:r w:rsidRPr="00B60D70">
              <w:rPr>
                <w:rFonts w:ascii="TH SarabunPSK" w:hAnsi="TH SarabunPSK" w:cs="TH SarabunPSK" w:hint="cs"/>
                <w:cs/>
                <w:lang w:val="th-TH"/>
              </w:rPr>
              <w:t>ข</w:t>
            </w:r>
            <w:r w:rsidRPr="00B60D70">
              <w:rPr>
                <w:rFonts w:ascii="TH SarabunPSK" w:hAnsi="TH SarabunPSK" w:cs="TH SarabunPSK" w:hint="cs"/>
                <w:cs/>
              </w:rPr>
              <w:t xml:space="preserve">.2.1 </w:t>
            </w:r>
            <w:r w:rsidRPr="00B60D70">
              <w:rPr>
                <w:rFonts w:ascii="TH SarabunPSK" w:hAnsi="TH SarabunPSK" w:cs="TH SarabunPSK" w:hint="cs"/>
                <w:cs/>
                <w:lang w:val="th-TH"/>
              </w:rPr>
              <w:t>วิชาพื้นฐานทางวิทยาศาสตร์และคณิตศาสตร์</w:t>
            </w:r>
          </w:p>
        </w:tc>
        <w:tc>
          <w:tcPr>
            <w:tcW w:w="420" w:type="pct"/>
          </w:tcPr>
          <w:p w14:paraId="1851FB6D" w14:textId="77777777" w:rsidR="00146836" w:rsidRPr="00B60D70" w:rsidRDefault="00146836" w:rsidP="00146836">
            <w:pPr>
              <w:rPr>
                <w:rFonts w:ascii="TH SarabunPSK" w:hAnsi="TH SarabunPSK" w:cs="TH SarabunPSK"/>
                <w:cs/>
              </w:rPr>
            </w:pPr>
            <w:r w:rsidRPr="00B60D70">
              <w:rPr>
                <w:rFonts w:ascii="TH SarabunPSK" w:hAnsi="TH SarabunPSK" w:cs="TH SarabunPSK" w:hint="cs"/>
              </w:rPr>
              <w:t>2</w:t>
            </w:r>
            <w:r w:rsidRPr="00B60D70">
              <w:rPr>
                <w:rFonts w:ascii="TH SarabunPSK" w:hAnsi="TH SarabunPSK" w:cs="TH SarabunPSK" w:hint="cs"/>
                <w:cs/>
              </w:rPr>
              <w:t>4</w:t>
            </w:r>
          </w:p>
        </w:tc>
        <w:tc>
          <w:tcPr>
            <w:tcW w:w="723" w:type="pct"/>
          </w:tcPr>
          <w:p w14:paraId="1C273514" w14:textId="77777777" w:rsidR="00146836" w:rsidRPr="00B60D70" w:rsidRDefault="00146836" w:rsidP="00146836">
            <w:pPr>
              <w:rPr>
                <w:rFonts w:ascii="TH SarabunPSK" w:hAnsi="TH SarabunPSK" w:cs="TH SarabunPSK"/>
                <w:cs/>
              </w:rPr>
            </w:pPr>
            <w:r w:rsidRPr="00B60D70">
              <w:rPr>
                <w:rFonts w:ascii="TH SarabunPSK" w:hAnsi="TH SarabunPSK" w:cs="TH SarabunPSK" w:hint="cs"/>
                <w:cs/>
                <w:lang w:val="th-TH"/>
              </w:rPr>
              <w:t>หน่วยกิต</w:t>
            </w:r>
          </w:p>
        </w:tc>
      </w:tr>
      <w:tr w:rsidR="00B60D70" w:rsidRPr="00B60D70" w14:paraId="1D829F0B" w14:textId="77777777" w:rsidTr="00146836">
        <w:tc>
          <w:tcPr>
            <w:tcW w:w="335" w:type="pct"/>
            <w:gridSpan w:val="2"/>
          </w:tcPr>
          <w:p w14:paraId="5F320F2A" w14:textId="77777777" w:rsidR="00146836" w:rsidRPr="00B60D70" w:rsidRDefault="00146836" w:rsidP="00146836">
            <w:pPr>
              <w:rPr>
                <w:rFonts w:ascii="TH SarabunPSK" w:hAnsi="TH SarabunPSK" w:cs="TH SarabunPSK"/>
                <w:cs/>
              </w:rPr>
            </w:pPr>
          </w:p>
        </w:tc>
        <w:tc>
          <w:tcPr>
            <w:tcW w:w="253" w:type="pct"/>
          </w:tcPr>
          <w:p w14:paraId="38A97C80" w14:textId="77777777" w:rsidR="00146836" w:rsidRPr="00B60D70" w:rsidRDefault="00146836" w:rsidP="00146836">
            <w:pPr>
              <w:rPr>
                <w:rFonts w:ascii="TH SarabunPSK" w:hAnsi="TH SarabunPSK" w:cs="TH SarabunPSK"/>
                <w:cs/>
              </w:rPr>
            </w:pPr>
          </w:p>
        </w:tc>
        <w:tc>
          <w:tcPr>
            <w:tcW w:w="250" w:type="pct"/>
          </w:tcPr>
          <w:p w14:paraId="1E7CA3DD" w14:textId="444C280E" w:rsidR="00146836" w:rsidRPr="00B60D70" w:rsidRDefault="00146836" w:rsidP="00146836">
            <w:pPr>
              <w:rPr>
                <w:rFonts w:ascii="TH SarabunPSK" w:hAnsi="TH SarabunPSK" w:cs="TH SarabunPSK"/>
                <w:cs/>
              </w:rPr>
            </w:pPr>
          </w:p>
        </w:tc>
        <w:tc>
          <w:tcPr>
            <w:tcW w:w="3019" w:type="pct"/>
          </w:tcPr>
          <w:p w14:paraId="2EA71473" w14:textId="77777777" w:rsidR="00146836" w:rsidRPr="00B60D70" w:rsidRDefault="00146836" w:rsidP="00146836">
            <w:pPr>
              <w:rPr>
                <w:rFonts w:ascii="TH SarabunPSK" w:hAnsi="TH SarabunPSK" w:cs="TH SarabunPSK"/>
                <w:cs/>
              </w:rPr>
            </w:pPr>
            <w:r w:rsidRPr="00B60D70">
              <w:rPr>
                <w:rFonts w:ascii="TH SarabunPSK" w:hAnsi="TH SarabunPSK" w:cs="TH SarabunPSK" w:hint="cs"/>
                <w:cs/>
                <w:lang w:val="th-TH"/>
              </w:rPr>
              <w:t>ข</w:t>
            </w:r>
            <w:r w:rsidRPr="00B60D70">
              <w:rPr>
                <w:rFonts w:ascii="TH SarabunPSK" w:hAnsi="TH SarabunPSK" w:cs="TH SarabunPSK" w:hint="cs"/>
                <w:cs/>
              </w:rPr>
              <w:t xml:space="preserve">.2.2 </w:t>
            </w:r>
            <w:r w:rsidRPr="00B60D70">
              <w:rPr>
                <w:rFonts w:ascii="TH SarabunPSK" w:hAnsi="TH SarabunPSK" w:cs="TH SarabunPSK" w:hint="cs"/>
                <w:cs/>
                <w:lang w:val="th-TH"/>
              </w:rPr>
              <w:t>วิชาพื้นฐานทางวิศวกรรมโยธา</w:t>
            </w:r>
          </w:p>
        </w:tc>
        <w:tc>
          <w:tcPr>
            <w:tcW w:w="420" w:type="pct"/>
          </w:tcPr>
          <w:p w14:paraId="5AC85E56" w14:textId="77777777" w:rsidR="00146836" w:rsidRPr="00B60D70" w:rsidRDefault="00146836" w:rsidP="00146836">
            <w:pPr>
              <w:rPr>
                <w:rFonts w:ascii="TH SarabunPSK" w:hAnsi="TH SarabunPSK" w:cs="TH SarabunPSK"/>
                <w:cs/>
              </w:rPr>
            </w:pPr>
            <w:r w:rsidRPr="00B60D70">
              <w:rPr>
                <w:rFonts w:ascii="TH SarabunPSK" w:hAnsi="TH SarabunPSK" w:cs="TH SarabunPSK" w:hint="cs"/>
                <w:cs/>
              </w:rPr>
              <w:t>20</w:t>
            </w:r>
          </w:p>
        </w:tc>
        <w:tc>
          <w:tcPr>
            <w:tcW w:w="723" w:type="pct"/>
          </w:tcPr>
          <w:p w14:paraId="53D7EBEC" w14:textId="77777777" w:rsidR="00146836" w:rsidRPr="00B60D70" w:rsidRDefault="00146836" w:rsidP="00146836">
            <w:pPr>
              <w:rPr>
                <w:rFonts w:ascii="TH SarabunPSK" w:hAnsi="TH SarabunPSK" w:cs="TH SarabunPSK"/>
                <w:cs/>
              </w:rPr>
            </w:pPr>
            <w:r w:rsidRPr="00B60D70">
              <w:rPr>
                <w:rFonts w:ascii="TH SarabunPSK" w:hAnsi="TH SarabunPSK" w:cs="TH SarabunPSK" w:hint="cs"/>
                <w:cs/>
                <w:lang w:val="th-TH"/>
              </w:rPr>
              <w:t>หน่วยกิต</w:t>
            </w:r>
          </w:p>
        </w:tc>
      </w:tr>
      <w:tr w:rsidR="00B60D70" w:rsidRPr="00B60D70" w14:paraId="5A72FE0E" w14:textId="77777777" w:rsidTr="00146836">
        <w:tc>
          <w:tcPr>
            <w:tcW w:w="335" w:type="pct"/>
            <w:gridSpan w:val="2"/>
          </w:tcPr>
          <w:p w14:paraId="371C2876" w14:textId="77777777" w:rsidR="00146836" w:rsidRPr="00B60D70" w:rsidRDefault="00146836" w:rsidP="00146836">
            <w:pPr>
              <w:rPr>
                <w:rFonts w:ascii="TH SarabunPSK" w:hAnsi="TH SarabunPSK" w:cs="TH SarabunPSK"/>
                <w:cs/>
              </w:rPr>
            </w:pPr>
          </w:p>
        </w:tc>
        <w:tc>
          <w:tcPr>
            <w:tcW w:w="253" w:type="pct"/>
          </w:tcPr>
          <w:p w14:paraId="5640B9A9" w14:textId="77777777" w:rsidR="00146836" w:rsidRPr="00B60D70" w:rsidRDefault="00146836" w:rsidP="00146836">
            <w:pPr>
              <w:rPr>
                <w:rFonts w:ascii="TH SarabunPSK" w:hAnsi="TH SarabunPSK" w:cs="TH SarabunPSK"/>
                <w:cs/>
              </w:rPr>
            </w:pPr>
          </w:p>
        </w:tc>
        <w:tc>
          <w:tcPr>
            <w:tcW w:w="250" w:type="pct"/>
          </w:tcPr>
          <w:p w14:paraId="4E490AF0" w14:textId="591A050D" w:rsidR="00146836" w:rsidRPr="00B60D70" w:rsidRDefault="00146836" w:rsidP="00146836">
            <w:pPr>
              <w:rPr>
                <w:rFonts w:ascii="TH SarabunPSK" w:hAnsi="TH SarabunPSK" w:cs="TH SarabunPSK"/>
                <w:cs/>
              </w:rPr>
            </w:pPr>
          </w:p>
        </w:tc>
        <w:tc>
          <w:tcPr>
            <w:tcW w:w="3019" w:type="pct"/>
          </w:tcPr>
          <w:p w14:paraId="63356B62" w14:textId="77777777" w:rsidR="00146836" w:rsidRPr="00B60D70" w:rsidRDefault="00146836" w:rsidP="00146836">
            <w:pPr>
              <w:rPr>
                <w:rFonts w:ascii="TH SarabunPSK" w:hAnsi="TH SarabunPSK" w:cs="TH SarabunPSK"/>
                <w:cs/>
              </w:rPr>
            </w:pPr>
            <w:r w:rsidRPr="00B60D70">
              <w:rPr>
                <w:rFonts w:ascii="TH SarabunPSK" w:hAnsi="TH SarabunPSK" w:cs="TH SarabunPSK" w:hint="cs"/>
                <w:cs/>
                <w:lang w:val="th-TH"/>
              </w:rPr>
              <w:t>ข</w:t>
            </w:r>
            <w:r w:rsidRPr="00B60D70">
              <w:rPr>
                <w:rFonts w:ascii="TH SarabunPSK" w:hAnsi="TH SarabunPSK" w:cs="TH SarabunPSK" w:hint="cs"/>
                <w:cs/>
              </w:rPr>
              <w:t xml:space="preserve">.2.3 </w:t>
            </w:r>
            <w:r w:rsidRPr="00B60D70">
              <w:rPr>
                <w:rFonts w:ascii="TH SarabunPSK" w:hAnsi="TH SarabunPSK" w:cs="TH SarabunPSK" w:hint="cs"/>
                <w:cs/>
                <w:lang w:val="th-TH"/>
              </w:rPr>
              <w:t>วิชาบังคับทางวิศวกรรมโยธา</w:t>
            </w:r>
          </w:p>
        </w:tc>
        <w:tc>
          <w:tcPr>
            <w:tcW w:w="420" w:type="pct"/>
          </w:tcPr>
          <w:p w14:paraId="13657269" w14:textId="1800ACD7" w:rsidR="00146836" w:rsidRPr="00B60D70" w:rsidRDefault="00DD1F29" w:rsidP="00146836">
            <w:pPr>
              <w:rPr>
                <w:rFonts w:ascii="TH SarabunPSK" w:hAnsi="TH SarabunPSK" w:cs="TH SarabunPSK"/>
                <w:cs/>
              </w:rPr>
            </w:pPr>
            <w:r w:rsidRPr="00B60D70">
              <w:rPr>
                <w:rFonts w:ascii="TH SarabunPSK" w:hAnsi="TH SarabunPSK" w:cs="TH SarabunPSK" w:hint="cs"/>
              </w:rPr>
              <w:t>52</w:t>
            </w:r>
          </w:p>
        </w:tc>
        <w:tc>
          <w:tcPr>
            <w:tcW w:w="723" w:type="pct"/>
          </w:tcPr>
          <w:p w14:paraId="35E2D786" w14:textId="77777777" w:rsidR="00146836" w:rsidRPr="00B60D70" w:rsidRDefault="00146836" w:rsidP="00146836">
            <w:pPr>
              <w:rPr>
                <w:rFonts w:ascii="TH SarabunPSK" w:hAnsi="TH SarabunPSK" w:cs="TH SarabunPSK"/>
                <w:cs/>
              </w:rPr>
            </w:pPr>
            <w:r w:rsidRPr="00B60D70">
              <w:rPr>
                <w:rFonts w:ascii="TH SarabunPSK" w:hAnsi="TH SarabunPSK" w:cs="TH SarabunPSK" w:hint="cs"/>
                <w:cs/>
                <w:lang w:val="th-TH"/>
              </w:rPr>
              <w:t>หน่วยกิต</w:t>
            </w:r>
          </w:p>
        </w:tc>
      </w:tr>
      <w:tr w:rsidR="00B60D70" w:rsidRPr="00B60D70" w14:paraId="577D2E9A" w14:textId="77777777" w:rsidTr="00146836">
        <w:tc>
          <w:tcPr>
            <w:tcW w:w="335" w:type="pct"/>
            <w:gridSpan w:val="2"/>
          </w:tcPr>
          <w:p w14:paraId="088938C7" w14:textId="77777777" w:rsidR="00146836" w:rsidRPr="00B60D70" w:rsidRDefault="00146836" w:rsidP="00146836">
            <w:pPr>
              <w:rPr>
                <w:rFonts w:ascii="TH SarabunPSK" w:hAnsi="TH SarabunPSK" w:cs="TH SarabunPSK"/>
                <w:cs/>
              </w:rPr>
            </w:pPr>
          </w:p>
        </w:tc>
        <w:tc>
          <w:tcPr>
            <w:tcW w:w="253" w:type="pct"/>
          </w:tcPr>
          <w:p w14:paraId="2A78AFF0" w14:textId="77777777" w:rsidR="00146836" w:rsidRPr="00B60D70" w:rsidRDefault="00146836" w:rsidP="00146836">
            <w:pPr>
              <w:rPr>
                <w:rFonts w:ascii="TH SarabunPSK" w:hAnsi="TH SarabunPSK" w:cs="TH SarabunPSK"/>
                <w:cs/>
              </w:rPr>
            </w:pPr>
          </w:p>
        </w:tc>
        <w:tc>
          <w:tcPr>
            <w:tcW w:w="250" w:type="pct"/>
          </w:tcPr>
          <w:p w14:paraId="1353EE08" w14:textId="0C1F5E7E" w:rsidR="00146836" w:rsidRPr="00B60D70" w:rsidRDefault="00146836" w:rsidP="00146836">
            <w:pPr>
              <w:rPr>
                <w:rFonts w:ascii="TH SarabunPSK" w:hAnsi="TH SarabunPSK" w:cs="TH SarabunPSK"/>
                <w:cs/>
              </w:rPr>
            </w:pPr>
          </w:p>
        </w:tc>
        <w:tc>
          <w:tcPr>
            <w:tcW w:w="3019" w:type="pct"/>
          </w:tcPr>
          <w:p w14:paraId="15DF642D" w14:textId="77777777" w:rsidR="00146836" w:rsidRPr="00B60D70" w:rsidRDefault="00146836" w:rsidP="00146836">
            <w:pPr>
              <w:rPr>
                <w:rFonts w:ascii="TH SarabunPSK" w:hAnsi="TH SarabunPSK" w:cs="TH SarabunPSK"/>
                <w:cs/>
              </w:rPr>
            </w:pPr>
            <w:r w:rsidRPr="00B60D70">
              <w:rPr>
                <w:rFonts w:ascii="TH SarabunPSK" w:hAnsi="TH SarabunPSK" w:cs="TH SarabunPSK" w:hint="cs"/>
                <w:cs/>
                <w:lang w:val="th-TH"/>
              </w:rPr>
              <w:t>ข</w:t>
            </w:r>
            <w:r w:rsidRPr="00B60D70">
              <w:rPr>
                <w:rFonts w:ascii="TH SarabunPSK" w:hAnsi="TH SarabunPSK" w:cs="TH SarabunPSK" w:hint="cs"/>
                <w:cs/>
              </w:rPr>
              <w:t xml:space="preserve">.2.4 </w:t>
            </w:r>
            <w:r w:rsidRPr="00B60D70">
              <w:rPr>
                <w:rFonts w:ascii="TH SarabunPSK" w:hAnsi="TH SarabunPSK" w:cs="TH SarabunPSK" w:hint="cs"/>
                <w:cs/>
                <w:lang w:val="th-TH"/>
              </w:rPr>
              <w:t>วิชาเลือกทางวิศวกรรมโยธา</w:t>
            </w:r>
          </w:p>
        </w:tc>
        <w:tc>
          <w:tcPr>
            <w:tcW w:w="420" w:type="pct"/>
          </w:tcPr>
          <w:p w14:paraId="3612DFD3" w14:textId="529CDC7F" w:rsidR="00146836" w:rsidRPr="00B60D70" w:rsidRDefault="00DD1F29" w:rsidP="00146836">
            <w:pPr>
              <w:rPr>
                <w:rFonts w:ascii="TH SarabunPSK" w:hAnsi="TH SarabunPSK" w:cs="TH SarabunPSK"/>
                <w:cs/>
              </w:rPr>
            </w:pPr>
            <w:r w:rsidRPr="00B60D70">
              <w:rPr>
                <w:rFonts w:ascii="TH SarabunPSK" w:hAnsi="TH SarabunPSK" w:cs="TH SarabunPSK" w:hint="cs"/>
              </w:rPr>
              <w:t>3</w:t>
            </w:r>
          </w:p>
        </w:tc>
        <w:tc>
          <w:tcPr>
            <w:tcW w:w="723" w:type="pct"/>
          </w:tcPr>
          <w:p w14:paraId="0D217474" w14:textId="77777777" w:rsidR="00146836" w:rsidRPr="00B60D70" w:rsidRDefault="00146836" w:rsidP="00146836">
            <w:pPr>
              <w:rPr>
                <w:rFonts w:ascii="TH SarabunPSK" w:hAnsi="TH SarabunPSK" w:cs="TH SarabunPSK"/>
                <w:cs/>
              </w:rPr>
            </w:pPr>
            <w:r w:rsidRPr="00B60D70">
              <w:rPr>
                <w:rFonts w:ascii="TH SarabunPSK" w:hAnsi="TH SarabunPSK" w:cs="TH SarabunPSK" w:hint="cs"/>
                <w:cs/>
                <w:lang w:val="th-TH"/>
              </w:rPr>
              <w:t>หน่วยกิต</w:t>
            </w:r>
          </w:p>
        </w:tc>
      </w:tr>
      <w:bookmarkEnd w:id="150"/>
      <w:tr w:rsidR="00146836" w:rsidRPr="00B60D70" w14:paraId="63D2BCD0" w14:textId="77777777" w:rsidTr="00146836">
        <w:tc>
          <w:tcPr>
            <w:tcW w:w="335" w:type="pct"/>
            <w:gridSpan w:val="2"/>
          </w:tcPr>
          <w:p w14:paraId="7871A714" w14:textId="16B78425" w:rsidR="00146836" w:rsidRPr="00B60D70" w:rsidRDefault="00146836" w:rsidP="00146836">
            <w:pPr>
              <w:rPr>
                <w:rFonts w:ascii="TH SarabunPSK" w:hAnsi="TH SarabunPSK" w:cs="TH SarabunPSK"/>
              </w:rPr>
            </w:pPr>
          </w:p>
        </w:tc>
        <w:tc>
          <w:tcPr>
            <w:tcW w:w="253" w:type="pct"/>
          </w:tcPr>
          <w:p w14:paraId="3A155CA2" w14:textId="4F2D82E9" w:rsidR="00146836" w:rsidRPr="00B60D70" w:rsidRDefault="00146836" w:rsidP="00146836">
            <w:pPr>
              <w:rPr>
                <w:rFonts w:ascii="TH SarabunPSK" w:hAnsi="TH SarabunPSK" w:cs="TH SarabunPSK"/>
                <w:cs/>
                <w:lang w:val="th-TH"/>
              </w:rPr>
            </w:pPr>
            <w:r w:rsidRPr="00B60D70">
              <w:rPr>
                <w:rFonts w:ascii="TH SarabunPSK" w:hAnsi="TH SarabunPSK" w:cs="TH SarabunPSK" w:hint="cs"/>
                <w:cs/>
                <w:lang w:val="th-TH"/>
              </w:rPr>
              <w:t>ค</w:t>
            </w:r>
            <w:r w:rsidRPr="00B60D70">
              <w:rPr>
                <w:rFonts w:ascii="TH SarabunPSK" w:hAnsi="TH SarabunPSK" w:cs="TH SarabunPSK" w:hint="cs"/>
                <w:cs/>
              </w:rPr>
              <w:t>.</w:t>
            </w:r>
          </w:p>
        </w:tc>
        <w:tc>
          <w:tcPr>
            <w:tcW w:w="3269" w:type="pct"/>
            <w:gridSpan w:val="2"/>
          </w:tcPr>
          <w:p w14:paraId="3B23A200" w14:textId="73024B72" w:rsidR="00146836" w:rsidRPr="00B60D70" w:rsidRDefault="00146836" w:rsidP="00146836">
            <w:pPr>
              <w:rPr>
                <w:rFonts w:ascii="TH SarabunPSK" w:hAnsi="TH SarabunPSK" w:cs="TH SarabunPSK"/>
                <w:cs/>
              </w:rPr>
            </w:pPr>
            <w:r w:rsidRPr="00B60D70">
              <w:rPr>
                <w:rFonts w:ascii="TH SarabunPSK" w:hAnsi="TH SarabunPSK" w:cs="TH SarabunPSK" w:hint="cs"/>
                <w:cs/>
                <w:lang w:val="th-TH"/>
              </w:rPr>
              <w:t>หมวดวิชาเลือกเสรี</w:t>
            </w:r>
          </w:p>
        </w:tc>
        <w:tc>
          <w:tcPr>
            <w:tcW w:w="420" w:type="pct"/>
          </w:tcPr>
          <w:p w14:paraId="610ABE07" w14:textId="77777777" w:rsidR="00146836" w:rsidRPr="00B60D70" w:rsidRDefault="00146836" w:rsidP="00146836">
            <w:pPr>
              <w:rPr>
                <w:rFonts w:ascii="TH SarabunPSK" w:hAnsi="TH SarabunPSK" w:cs="TH SarabunPSK"/>
              </w:rPr>
            </w:pPr>
            <w:r w:rsidRPr="00B60D70">
              <w:rPr>
                <w:rFonts w:ascii="TH SarabunPSK" w:hAnsi="TH SarabunPSK" w:cs="TH SarabunPSK" w:hint="cs"/>
                <w:cs/>
              </w:rPr>
              <w:t>6</w:t>
            </w:r>
          </w:p>
        </w:tc>
        <w:tc>
          <w:tcPr>
            <w:tcW w:w="723" w:type="pct"/>
          </w:tcPr>
          <w:p w14:paraId="7428FF30" w14:textId="77777777" w:rsidR="00146836" w:rsidRPr="00B60D70" w:rsidRDefault="00146836" w:rsidP="00146836">
            <w:pPr>
              <w:rPr>
                <w:rFonts w:ascii="TH SarabunPSK" w:hAnsi="TH SarabunPSK" w:cs="TH SarabunPSK"/>
              </w:rPr>
            </w:pPr>
            <w:r w:rsidRPr="00B60D70">
              <w:rPr>
                <w:rFonts w:ascii="TH SarabunPSK" w:hAnsi="TH SarabunPSK" w:cs="TH SarabunPSK" w:hint="cs"/>
                <w:cs/>
                <w:lang w:val="th-TH"/>
              </w:rPr>
              <w:t>หน่วยกิต</w:t>
            </w:r>
          </w:p>
        </w:tc>
      </w:tr>
    </w:tbl>
    <w:p w14:paraId="772E6661" w14:textId="77777777" w:rsidR="00146836" w:rsidRPr="00B60D70" w:rsidRDefault="00146836" w:rsidP="00592146">
      <w:pPr>
        <w:rPr>
          <w:rFonts w:ascii="TH SarabunPSK" w:hAnsi="TH SarabunPSK" w:cs="TH SarabunPSK"/>
        </w:rPr>
      </w:pPr>
    </w:p>
    <w:tbl>
      <w:tblPr>
        <w:tblStyle w:val="af6"/>
        <w:tblW w:w="4688" w:type="pct"/>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
        <w:gridCol w:w="6100"/>
        <w:gridCol w:w="711"/>
        <w:gridCol w:w="1224"/>
      </w:tblGrid>
      <w:tr w:rsidR="00B60D70" w:rsidRPr="00B60D70" w14:paraId="67A284C1" w14:textId="77777777" w:rsidTr="00D420AC">
        <w:tc>
          <w:tcPr>
            <w:tcW w:w="253" w:type="pct"/>
          </w:tcPr>
          <w:p w14:paraId="21AA2CEF" w14:textId="3632DE5E" w:rsidR="00146836" w:rsidRPr="00B60D70" w:rsidRDefault="00146836" w:rsidP="00D420AC">
            <w:pPr>
              <w:rPr>
                <w:rFonts w:ascii="TH SarabunPSK" w:hAnsi="TH SarabunPSK" w:cs="TH SarabunPSK"/>
                <w:b/>
                <w:bCs/>
              </w:rPr>
            </w:pPr>
            <w:r w:rsidRPr="00B60D70">
              <w:rPr>
                <w:rFonts w:ascii="TH SarabunPSK" w:hAnsi="TH SarabunPSK" w:cs="TH SarabunPSK" w:hint="cs"/>
                <w:b/>
                <w:bCs/>
              </w:rPr>
              <w:t>c)</w:t>
            </w:r>
          </w:p>
        </w:tc>
        <w:tc>
          <w:tcPr>
            <w:tcW w:w="3604" w:type="pct"/>
          </w:tcPr>
          <w:p w14:paraId="188A91E9" w14:textId="1AB70F1C" w:rsidR="00146836" w:rsidRPr="00B60D70" w:rsidRDefault="00146836" w:rsidP="00D420AC">
            <w:pPr>
              <w:rPr>
                <w:rFonts w:ascii="TH SarabunPSK" w:hAnsi="TH SarabunPSK" w:cs="TH SarabunPSK"/>
                <w:b/>
                <w:bCs/>
              </w:rPr>
            </w:pPr>
            <w:r w:rsidRPr="00B60D70">
              <w:rPr>
                <w:rFonts w:ascii="TH SarabunPSK" w:hAnsi="TH SarabunPSK" w:cs="TH SarabunPSK" w:hint="cs"/>
                <w:b/>
                <w:bCs/>
                <w:cs/>
                <w:lang w:val="th-TH"/>
              </w:rPr>
              <w:t>รายวิชาแยกตามหมวดวิชา</w:t>
            </w:r>
          </w:p>
        </w:tc>
        <w:tc>
          <w:tcPr>
            <w:tcW w:w="420" w:type="pct"/>
          </w:tcPr>
          <w:p w14:paraId="170C5D41" w14:textId="0302B34F" w:rsidR="00146836" w:rsidRPr="00B60D70" w:rsidRDefault="00146836" w:rsidP="00D420AC">
            <w:pPr>
              <w:rPr>
                <w:rFonts w:ascii="TH SarabunPSK" w:hAnsi="TH SarabunPSK" w:cs="TH SarabunPSK"/>
                <w:b/>
                <w:bCs/>
              </w:rPr>
            </w:pPr>
          </w:p>
        </w:tc>
        <w:tc>
          <w:tcPr>
            <w:tcW w:w="723" w:type="pct"/>
          </w:tcPr>
          <w:p w14:paraId="506256A3" w14:textId="60CBBC46" w:rsidR="00146836" w:rsidRPr="00B60D70" w:rsidRDefault="00146836" w:rsidP="00D420AC">
            <w:pPr>
              <w:rPr>
                <w:rFonts w:ascii="TH SarabunPSK" w:hAnsi="TH SarabunPSK" w:cs="TH SarabunPSK"/>
                <w:b/>
                <w:bCs/>
              </w:rPr>
            </w:pPr>
          </w:p>
        </w:tc>
      </w:tr>
    </w:tbl>
    <w:p w14:paraId="6E73E9BE" w14:textId="77777777" w:rsidR="00146836" w:rsidRPr="00B60D70" w:rsidRDefault="00146836" w:rsidP="00146836">
      <w:pPr>
        <w:jc w:val="both"/>
        <w:rPr>
          <w:rFonts w:ascii="TH SarabunPSK" w:hAnsi="TH SarabunPSK" w:cs="TH SarabunPSK"/>
          <w:u w:val="single"/>
          <w:cs/>
        </w:rPr>
      </w:pPr>
      <w:r w:rsidRPr="00B60D70">
        <w:rPr>
          <w:rFonts w:ascii="TH SarabunPSK" w:hAnsi="TH SarabunPSK" w:cs="TH SarabunPSK" w:hint="cs"/>
          <w:u w:val="single"/>
          <w:cs/>
        </w:rPr>
        <w:t>ความหมายของรหัสวิชา</w:t>
      </w:r>
    </w:p>
    <w:p w14:paraId="6FDB0D84" w14:textId="77777777" w:rsidR="00146836" w:rsidRPr="00B60D70" w:rsidRDefault="00146836" w:rsidP="00146836">
      <w:pPr>
        <w:jc w:val="left"/>
        <w:rPr>
          <w:rFonts w:ascii="TH SarabunPSK" w:hAnsi="TH SarabunPSK" w:cs="TH SarabunPSK"/>
        </w:rPr>
      </w:pPr>
      <w:r w:rsidRPr="00B60D70">
        <w:rPr>
          <w:rFonts w:ascii="TH SarabunPSK" w:hAnsi="TH SarabunPSK" w:cs="TH SarabunPSK" w:hint="cs"/>
          <w:cs/>
        </w:rPr>
        <w:t>รหัสวิชาประกอบด้วยตัวอักษรและตัวเลขสามหลัก รหัสตัวอักษรมีความหมายดังนี้</w:t>
      </w:r>
    </w:p>
    <w:tbl>
      <w:tblPr>
        <w:tblStyle w:val="af6"/>
        <w:tblW w:w="90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8"/>
        <w:gridCol w:w="7143"/>
      </w:tblGrid>
      <w:tr w:rsidR="00B60D70" w:rsidRPr="00B60D70" w14:paraId="77692562" w14:textId="77777777" w:rsidTr="00DD1F29">
        <w:tc>
          <w:tcPr>
            <w:tcW w:w="1898" w:type="dxa"/>
            <w:shd w:val="clear" w:color="auto" w:fill="F2F2F2" w:themeFill="background1" w:themeFillShade="F2"/>
          </w:tcPr>
          <w:p w14:paraId="41A26595" w14:textId="77777777" w:rsidR="00146836" w:rsidRPr="00B60D70" w:rsidRDefault="00146836" w:rsidP="00D420AC">
            <w:pPr>
              <w:jc w:val="left"/>
              <w:rPr>
                <w:rFonts w:ascii="TH SarabunPSK" w:hAnsi="TH SarabunPSK" w:cs="TH SarabunPSK"/>
              </w:rPr>
            </w:pPr>
            <w:r w:rsidRPr="00B60D70">
              <w:rPr>
                <w:rFonts w:ascii="TH SarabunPSK" w:hAnsi="TH SarabunPSK" w:cs="TH SarabunPSK" w:hint="cs"/>
                <w:cs/>
              </w:rPr>
              <w:t>รหัสตัวอักษร</w:t>
            </w:r>
          </w:p>
        </w:tc>
        <w:tc>
          <w:tcPr>
            <w:tcW w:w="7143" w:type="dxa"/>
            <w:shd w:val="clear" w:color="auto" w:fill="F2F2F2" w:themeFill="background1" w:themeFillShade="F2"/>
          </w:tcPr>
          <w:p w14:paraId="0E1FDCE0" w14:textId="77777777" w:rsidR="00146836" w:rsidRPr="00B60D70" w:rsidRDefault="00146836" w:rsidP="00D420AC">
            <w:pPr>
              <w:jc w:val="left"/>
              <w:rPr>
                <w:rFonts w:ascii="TH SarabunPSK" w:hAnsi="TH SarabunPSK" w:cs="TH SarabunPSK"/>
              </w:rPr>
            </w:pPr>
            <w:r w:rsidRPr="00B60D70">
              <w:rPr>
                <w:rFonts w:ascii="TH SarabunPSK" w:hAnsi="TH SarabunPSK" w:cs="TH SarabunPSK" w:hint="cs"/>
                <w:cs/>
              </w:rPr>
              <w:t>ความหมาย</w:t>
            </w:r>
          </w:p>
        </w:tc>
      </w:tr>
      <w:tr w:rsidR="00B60D70" w:rsidRPr="00B60D70" w14:paraId="5C7A70B4" w14:textId="77777777" w:rsidTr="00DD1F29">
        <w:tc>
          <w:tcPr>
            <w:tcW w:w="1898" w:type="dxa"/>
          </w:tcPr>
          <w:p w14:paraId="17CC20A8" w14:textId="4A04BB60" w:rsidR="00146836" w:rsidRPr="00B60D70" w:rsidRDefault="00F551BD" w:rsidP="00D420AC">
            <w:pPr>
              <w:jc w:val="left"/>
              <w:rPr>
                <w:rFonts w:ascii="TH SarabunPSK" w:hAnsi="TH SarabunPSK" w:cs="TH SarabunPSK"/>
                <w:u w:val="single"/>
                <w:cs/>
              </w:rPr>
            </w:pPr>
            <w:r w:rsidRPr="00B60D70">
              <w:rPr>
                <w:rFonts w:ascii="TH SarabunPSK" w:hAnsi="TH SarabunPSK" w:cs="TH SarabunPSK" w:hint="cs"/>
              </w:rPr>
              <w:t xml:space="preserve">GEN </w:t>
            </w:r>
          </w:p>
        </w:tc>
        <w:tc>
          <w:tcPr>
            <w:tcW w:w="7143" w:type="dxa"/>
          </w:tcPr>
          <w:p w14:paraId="0D0D90D8" w14:textId="77777777" w:rsidR="00146836" w:rsidRPr="00B60D70" w:rsidRDefault="00146836" w:rsidP="00D420AC">
            <w:pPr>
              <w:jc w:val="left"/>
              <w:rPr>
                <w:rFonts w:ascii="TH SarabunPSK" w:hAnsi="TH SarabunPSK" w:cs="TH SarabunPSK"/>
                <w:cs/>
              </w:rPr>
            </w:pPr>
            <w:r w:rsidRPr="00B60D70">
              <w:rPr>
                <w:rFonts w:ascii="TH SarabunPSK" w:hAnsi="TH SarabunPSK" w:cs="TH SarabunPSK" w:hint="cs"/>
                <w:cs/>
              </w:rPr>
              <w:t>วิชาศึกษาทั่วไป</w:t>
            </w:r>
          </w:p>
        </w:tc>
      </w:tr>
      <w:tr w:rsidR="00B60D70" w:rsidRPr="00B60D70" w14:paraId="5D45ED45" w14:textId="77777777" w:rsidTr="00DD1F29">
        <w:tc>
          <w:tcPr>
            <w:tcW w:w="1898" w:type="dxa"/>
          </w:tcPr>
          <w:p w14:paraId="6042991B" w14:textId="2BF403D6" w:rsidR="00146836" w:rsidRPr="00B60D70" w:rsidRDefault="00F551BD" w:rsidP="00D420AC">
            <w:pPr>
              <w:jc w:val="left"/>
              <w:rPr>
                <w:rFonts w:ascii="TH SarabunPSK" w:hAnsi="TH SarabunPSK" w:cs="TH SarabunPSK"/>
              </w:rPr>
            </w:pPr>
            <w:r w:rsidRPr="00B60D70">
              <w:rPr>
                <w:rFonts w:ascii="TH SarabunPSK" w:hAnsi="TH SarabunPSK" w:cs="TH SarabunPSK" w:hint="cs"/>
              </w:rPr>
              <w:t xml:space="preserve">IED </w:t>
            </w:r>
          </w:p>
        </w:tc>
        <w:tc>
          <w:tcPr>
            <w:tcW w:w="7143" w:type="dxa"/>
          </w:tcPr>
          <w:p w14:paraId="75F89A57" w14:textId="47A01032" w:rsidR="00146836" w:rsidRPr="00B60D70" w:rsidRDefault="00146836" w:rsidP="00D420AC">
            <w:pPr>
              <w:jc w:val="left"/>
              <w:rPr>
                <w:rFonts w:ascii="TH SarabunPSK" w:hAnsi="TH SarabunPSK" w:cs="TH SarabunPSK"/>
                <w:cs/>
              </w:rPr>
            </w:pPr>
            <w:r w:rsidRPr="00B60D70">
              <w:rPr>
                <w:rFonts w:ascii="TH SarabunPSK" w:hAnsi="TH SarabunPSK" w:cs="TH SarabunPSK" w:hint="cs"/>
                <w:cs/>
              </w:rPr>
              <w:t>วิชาชีพครู</w:t>
            </w:r>
          </w:p>
        </w:tc>
      </w:tr>
      <w:tr w:rsidR="00B60D70" w:rsidRPr="00B60D70" w14:paraId="03538133" w14:textId="77777777" w:rsidTr="00DD1F29">
        <w:tc>
          <w:tcPr>
            <w:tcW w:w="1898" w:type="dxa"/>
          </w:tcPr>
          <w:p w14:paraId="5EAC5F09" w14:textId="7B502113" w:rsidR="00146836" w:rsidRPr="00B60D70" w:rsidRDefault="00F551BD" w:rsidP="00D420AC">
            <w:pPr>
              <w:jc w:val="left"/>
              <w:rPr>
                <w:rFonts w:ascii="TH SarabunPSK" w:hAnsi="TH SarabunPSK" w:cs="TH SarabunPSK"/>
              </w:rPr>
            </w:pPr>
            <w:r w:rsidRPr="00B60D70">
              <w:rPr>
                <w:rFonts w:ascii="TH SarabunPSK" w:hAnsi="TH SarabunPSK" w:cs="TH SarabunPSK" w:hint="cs"/>
              </w:rPr>
              <w:t xml:space="preserve">LNG </w:t>
            </w:r>
          </w:p>
        </w:tc>
        <w:tc>
          <w:tcPr>
            <w:tcW w:w="7143" w:type="dxa"/>
          </w:tcPr>
          <w:p w14:paraId="15C6B67C" w14:textId="77777777" w:rsidR="00146836" w:rsidRPr="00B60D70" w:rsidRDefault="00146836" w:rsidP="00D420AC">
            <w:pPr>
              <w:jc w:val="left"/>
              <w:rPr>
                <w:rFonts w:ascii="TH SarabunPSK" w:hAnsi="TH SarabunPSK" w:cs="TH SarabunPSK"/>
                <w:cs/>
              </w:rPr>
            </w:pPr>
            <w:r w:rsidRPr="00B60D70">
              <w:rPr>
                <w:rFonts w:ascii="TH SarabunPSK" w:hAnsi="TH SarabunPSK" w:cs="TH SarabunPSK" w:hint="cs"/>
                <w:cs/>
              </w:rPr>
              <w:t>วิชาภาษา</w:t>
            </w:r>
          </w:p>
        </w:tc>
      </w:tr>
      <w:tr w:rsidR="00B60D70" w:rsidRPr="00B60D70" w14:paraId="6D788B67" w14:textId="77777777" w:rsidTr="00DD1F29">
        <w:tc>
          <w:tcPr>
            <w:tcW w:w="1898" w:type="dxa"/>
          </w:tcPr>
          <w:p w14:paraId="35904650" w14:textId="7A8F04DD" w:rsidR="00146836" w:rsidRPr="00B60D70" w:rsidRDefault="00B91175" w:rsidP="00D420AC">
            <w:pPr>
              <w:jc w:val="left"/>
              <w:rPr>
                <w:rFonts w:ascii="TH SarabunPSK" w:hAnsi="TH SarabunPSK" w:cs="TH SarabunPSK"/>
              </w:rPr>
            </w:pPr>
            <w:r w:rsidRPr="00B60D70">
              <w:rPr>
                <w:rFonts w:ascii="TH SarabunPSK" w:hAnsi="TH SarabunPSK" w:cs="TH SarabunPSK" w:hint="cs"/>
              </w:rPr>
              <w:t xml:space="preserve">CTE </w:t>
            </w:r>
          </w:p>
        </w:tc>
        <w:tc>
          <w:tcPr>
            <w:tcW w:w="7143" w:type="dxa"/>
          </w:tcPr>
          <w:p w14:paraId="7AE63B29" w14:textId="7ACDBB8E" w:rsidR="00146836" w:rsidRPr="00B60D70" w:rsidRDefault="00146836" w:rsidP="00D420AC">
            <w:pPr>
              <w:jc w:val="left"/>
              <w:rPr>
                <w:rFonts w:ascii="TH SarabunPSK" w:hAnsi="TH SarabunPSK" w:cs="TH SarabunPSK"/>
                <w:cs/>
              </w:rPr>
            </w:pPr>
            <w:r w:rsidRPr="00B60D70">
              <w:rPr>
                <w:rFonts w:ascii="TH SarabunPSK" w:hAnsi="TH SarabunPSK" w:cs="TH SarabunPSK" w:hint="cs"/>
                <w:cs/>
              </w:rPr>
              <w:t>วิชาเฉพาะสาขาวิชา</w:t>
            </w:r>
          </w:p>
        </w:tc>
      </w:tr>
      <w:tr w:rsidR="00B60D70" w:rsidRPr="00B60D70" w14:paraId="598B9A54" w14:textId="77777777" w:rsidTr="00DD1F29">
        <w:tc>
          <w:tcPr>
            <w:tcW w:w="1898" w:type="dxa"/>
          </w:tcPr>
          <w:p w14:paraId="4488E3D5" w14:textId="1AA8C6ED" w:rsidR="00146836" w:rsidRPr="00B60D70" w:rsidRDefault="00F551BD" w:rsidP="00D420AC">
            <w:pPr>
              <w:jc w:val="left"/>
              <w:rPr>
                <w:rFonts w:ascii="TH SarabunPSK" w:hAnsi="TH SarabunPSK" w:cs="TH SarabunPSK"/>
              </w:rPr>
            </w:pPr>
            <w:r w:rsidRPr="00B60D70">
              <w:rPr>
                <w:rFonts w:ascii="TH SarabunPSK" w:hAnsi="TH SarabunPSK" w:cs="TH SarabunPSK" w:hint="cs"/>
              </w:rPr>
              <w:t xml:space="preserve">MTH </w:t>
            </w:r>
          </w:p>
        </w:tc>
        <w:tc>
          <w:tcPr>
            <w:tcW w:w="7143" w:type="dxa"/>
          </w:tcPr>
          <w:p w14:paraId="52992E21" w14:textId="77777777" w:rsidR="00146836" w:rsidRPr="00B60D70" w:rsidRDefault="00146836" w:rsidP="00D420AC">
            <w:pPr>
              <w:jc w:val="left"/>
              <w:rPr>
                <w:rFonts w:ascii="TH SarabunPSK" w:hAnsi="TH SarabunPSK" w:cs="TH SarabunPSK"/>
                <w:cs/>
              </w:rPr>
            </w:pPr>
            <w:r w:rsidRPr="00B60D70">
              <w:rPr>
                <w:rFonts w:ascii="TH SarabunPSK" w:hAnsi="TH SarabunPSK" w:cs="TH SarabunPSK" w:hint="cs"/>
                <w:cs/>
              </w:rPr>
              <w:t>วิชาคณิตศาสตร์</w:t>
            </w:r>
          </w:p>
        </w:tc>
      </w:tr>
      <w:tr w:rsidR="00B60D70" w:rsidRPr="00B60D70" w14:paraId="3B8AD70C" w14:textId="77777777" w:rsidTr="00DD1F29">
        <w:tc>
          <w:tcPr>
            <w:tcW w:w="1898" w:type="dxa"/>
          </w:tcPr>
          <w:p w14:paraId="5BAC6966" w14:textId="302D6A0A" w:rsidR="00146836" w:rsidRPr="00B60D70" w:rsidRDefault="00F551BD" w:rsidP="00D420AC">
            <w:pPr>
              <w:jc w:val="left"/>
              <w:rPr>
                <w:rFonts w:ascii="TH SarabunPSK" w:hAnsi="TH SarabunPSK" w:cs="TH SarabunPSK"/>
              </w:rPr>
            </w:pPr>
            <w:r w:rsidRPr="00B60D70">
              <w:rPr>
                <w:rFonts w:ascii="TH SarabunPSK" w:hAnsi="TH SarabunPSK" w:cs="TH SarabunPSK" w:hint="cs"/>
              </w:rPr>
              <w:t xml:space="preserve">PHY </w:t>
            </w:r>
          </w:p>
        </w:tc>
        <w:tc>
          <w:tcPr>
            <w:tcW w:w="7143" w:type="dxa"/>
          </w:tcPr>
          <w:p w14:paraId="00544294" w14:textId="77777777" w:rsidR="00146836" w:rsidRPr="00B60D70" w:rsidRDefault="00146836" w:rsidP="00D420AC">
            <w:pPr>
              <w:jc w:val="left"/>
              <w:rPr>
                <w:rFonts w:ascii="TH SarabunPSK" w:hAnsi="TH SarabunPSK" w:cs="TH SarabunPSK"/>
                <w:cs/>
              </w:rPr>
            </w:pPr>
            <w:r w:rsidRPr="00B60D70">
              <w:rPr>
                <w:rFonts w:ascii="TH SarabunPSK" w:hAnsi="TH SarabunPSK" w:cs="TH SarabunPSK" w:hint="cs"/>
                <w:cs/>
              </w:rPr>
              <w:t>วิชาฟิสิกส์/วิทยาศาสตร์</w:t>
            </w:r>
          </w:p>
        </w:tc>
      </w:tr>
    </w:tbl>
    <w:p w14:paraId="5868B270" w14:textId="77777777" w:rsidR="00146836" w:rsidRPr="00B60D70" w:rsidRDefault="00146836" w:rsidP="00146836">
      <w:pPr>
        <w:tabs>
          <w:tab w:val="left" w:pos="720"/>
          <w:tab w:val="left" w:pos="1418"/>
          <w:tab w:val="left" w:pos="1701"/>
        </w:tabs>
        <w:jc w:val="left"/>
        <w:rPr>
          <w:rFonts w:ascii="TH SarabunPSK" w:hAnsi="TH SarabunPSK" w:cs="TH SarabunPSK"/>
        </w:rPr>
      </w:pPr>
    </w:p>
    <w:p w14:paraId="43925B10" w14:textId="4A89875F" w:rsidR="00146836" w:rsidRPr="00B60D70" w:rsidRDefault="00146836" w:rsidP="00146836">
      <w:pPr>
        <w:jc w:val="left"/>
        <w:rPr>
          <w:rFonts w:ascii="TH SarabunPSK" w:hAnsi="TH SarabunPSK" w:cs="TH SarabunPSK"/>
        </w:rPr>
      </w:pPr>
      <w:r w:rsidRPr="00B60D70">
        <w:rPr>
          <w:rFonts w:ascii="TH SarabunPSK" w:hAnsi="TH SarabunPSK" w:cs="TH SarabunPSK" w:hint="cs"/>
          <w:cs/>
        </w:rPr>
        <w:t xml:space="preserve">กรณีรหัสตัวอักษร </w:t>
      </w:r>
      <w:r w:rsidR="00B91175" w:rsidRPr="00B60D70">
        <w:rPr>
          <w:rFonts w:ascii="TH SarabunPSK" w:hAnsi="TH SarabunPSK" w:cs="TH SarabunPSK" w:hint="cs"/>
        </w:rPr>
        <w:t xml:space="preserve">CTE </w:t>
      </w:r>
      <w:r w:rsidRPr="00B60D70">
        <w:rPr>
          <w:rFonts w:ascii="TH SarabunPSK" w:hAnsi="TH SarabunPSK" w:cs="TH SarabunPSK" w:hint="cs"/>
          <w:cs/>
        </w:rPr>
        <w:t>รหัสตัวเลขมีความหมายดังนี้</w:t>
      </w:r>
    </w:p>
    <w:tbl>
      <w:tblPr>
        <w:tblStyle w:val="af6"/>
        <w:tblW w:w="90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9"/>
        <w:gridCol w:w="7200"/>
      </w:tblGrid>
      <w:tr w:rsidR="00B60D70" w:rsidRPr="00B60D70" w14:paraId="5AEBF992" w14:textId="77777777" w:rsidTr="00DD1F29">
        <w:tc>
          <w:tcPr>
            <w:tcW w:w="1839" w:type="dxa"/>
            <w:shd w:val="clear" w:color="auto" w:fill="F2F2F2" w:themeFill="background1" w:themeFillShade="F2"/>
          </w:tcPr>
          <w:p w14:paraId="60BC4FA0" w14:textId="77777777" w:rsidR="00146836" w:rsidRPr="00B60D70" w:rsidRDefault="00146836" w:rsidP="00D420AC">
            <w:pPr>
              <w:jc w:val="left"/>
              <w:rPr>
                <w:rFonts w:ascii="TH SarabunPSK" w:hAnsi="TH SarabunPSK" w:cs="TH SarabunPSK"/>
              </w:rPr>
            </w:pPr>
            <w:r w:rsidRPr="00B60D70">
              <w:rPr>
                <w:rFonts w:ascii="TH SarabunPSK" w:hAnsi="TH SarabunPSK" w:cs="TH SarabunPSK" w:hint="cs"/>
                <w:cs/>
              </w:rPr>
              <w:t>รหัสตัวเลข</w:t>
            </w:r>
          </w:p>
        </w:tc>
        <w:tc>
          <w:tcPr>
            <w:tcW w:w="7200" w:type="dxa"/>
            <w:shd w:val="clear" w:color="auto" w:fill="F2F2F2" w:themeFill="background1" w:themeFillShade="F2"/>
          </w:tcPr>
          <w:p w14:paraId="33478CA9" w14:textId="77777777" w:rsidR="00146836" w:rsidRPr="00B60D70" w:rsidRDefault="00146836" w:rsidP="00D420AC">
            <w:pPr>
              <w:jc w:val="left"/>
              <w:rPr>
                <w:rFonts w:ascii="TH SarabunPSK" w:hAnsi="TH SarabunPSK" w:cs="TH SarabunPSK"/>
              </w:rPr>
            </w:pPr>
            <w:r w:rsidRPr="00B60D70">
              <w:rPr>
                <w:rFonts w:ascii="TH SarabunPSK" w:hAnsi="TH SarabunPSK" w:cs="TH SarabunPSK" w:hint="cs"/>
                <w:cs/>
              </w:rPr>
              <w:t>ความหมาย</w:t>
            </w:r>
          </w:p>
        </w:tc>
      </w:tr>
      <w:tr w:rsidR="00B60D70" w:rsidRPr="00B60D70" w14:paraId="3F26CF65" w14:textId="77777777" w:rsidTr="00DD1F29">
        <w:tc>
          <w:tcPr>
            <w:tcW w:w="1839" w:type="dxa"/>
          </w:tcPr>
          <w:p w14:paraId="29D24F80" w14:textId="77777777" w:rsidR="00146836" w:rsidRPr="00B60D70" w:rsidRDefault="00146836" w:rsidP="00D420AC">
            <w:pPr>
              <w:jc w:val="left"/>
              <w:rPr>
                <w:rFonts w:ascii="TH SarabunPSK" w:hAnsi="TH SarabunPSK" w:cs="TH SarabunPSK"/>
                <w:u w:val="single"/>
                <w:cs/>
              </w:rPr>
            </w:pPr>
            <w:r w:rsidRPr="00B60D70">
              <w:rPr>
                <w:rFonts w:ascii="TH SarabunPSK" w:hAnsi="TH SarabunPSK" w:cs="TH SarabunPSK" w:hint="cs"/>
                <w:cs/>
              </w:rPr>
              <w:t>หลักร้อย</w:t>
            </w:r>
          </w:p>
        </w:tc>
        <w:tc>
          <w:tcPr>
            <w:tcW w:w="7200" w:type="dxa"/>
          </w:tcPr>
          <w:p w14:paraId="0440A5D7" w14:textId="77777777" w:rsidR="00146836" w:rsidRPr="00B60D70" w:rsidRDefault="00146836" w:rsidP="00D420AC">
            <w:pPr>
              <w:jc w:val="left"/>
              <w:rPr>
                <w:rFonts w:ascii="TH SarabunPSK" w:hAnsi="TH SarabunPSK" w:cs="TH SarabunPSK"/>
                <w:cs/>
              </w:rPr>
            </w:pPr>
            <w:r w:rsidRPr="00B60D70">
              <w:rPr>
                <w:rFonts w:ascii="TH SarabunPSK" w:hAnsi="TH SarabunPSK" w:cs="TH SarabunPSK" w:hint="cs"/>
                <w:cs/>
              </w:rPr>
              <w:t>ระดับรายวิชา (ตามชั้นปี)</w:t>
            </w:r>
          </w:p>
        </w:tc>
      </w:tr>
      <w:tr w:rsidR="00B60D70" w:rsidRPr="00B60D70" w14:paraId="7392AA27" w14:textId="77777777" w:rsidTr="00DD1F29">
        <w:tc>
          <w:tcPr>
            <w:tcW w:w="1839" w:type="dxa"/>
          </w:tcPr>
          <w:p w14:paraId="4EEF2890" w14:textId="77777777" w:rsidR="00146836" w:rsidRPr="00B60D70" w:rsidRDefault="00146836" w:rsidP="00D420AC">
            <w:pPr>
              <w:jc w:val="left"/>
              <w:rPr>
                <w:rFonts w:ascii="TH SarabunPSK" w:hAnsi="TH SarabunPSK" w:cs="TH SarabunPSK"/>
              </w:rPr>
            </w:pPr>
            <w:r w:rsidRPr="00B60D70">
              <w:rPr>
                <w:rFonts w:ascii="TH SarabunPSK" w:hAnsi="TH SarabunPSK" w:cs="TH SarabunPSK" w:hint="cs"/>
                <w:cs/>
              </w:rPr>
              <w:t>หลักสิบ</w:t>
            </w:r>
          </w:p>
        </w:tc>
        <w:tc>
          <w:tcPr>
            <w:tcW w:w="7200" w:type="dxa"/>
          </w:tcPr>
          <w:p w14:paraId="47F3F21B" w14:textId="77777777" w:rsidR="00146836" w:rsidRPr="00B60D70" w:rsidRDefault="00146836" w:rsidP="00D420AC">
            <w:pPr>
              <w:jc w:val="both"/>
              <w:rPr>
                <w:rFonts w:ascii="TH SarabunPSK" w:hAnsi="TH SarabunPSK" w:cs="TH SarabunPSK"/>
              </w:rPr>
            </w:pPr>
            <w:r w:rsidRPr="00B60D70">
              <w:rPr>
                <w:rFonts w:ascii="TH SarabunPSK" w:hAnsi="TH SarabunPSK" w:cs="TH SarabunPSK" w:hint="cs"/>
                <w:cs/>
              </w:rPr>
              <w:t>ประเภทวิชา</w:t>
            </w:r>
          </w:p>
          <w:p w14:paraId="749BCED2" w14:textId="09407B8D" w:rsidR="00146836" w:rsidRPr="00B60D70" w:rsidRDefault="00146836" w:rsidP="00D420AC">
            <w:pPr>
              <w:jc w:val="both"/>
              <w:rPr>
                <w:rFonts w:ascii="TH SarabunPSK" w:hAnsi="TH SarabunPSK" w:cs="TH SarabunPSK"/>
              </w:rPr>
            </w:pPr>
            <w:r w:rsidRPr="00B60D70">
              <w:rPr>
                <w:rFonts w:ascii="TH SarabunPSK" w:hAnsi="TH SarabunPSK" w:cs="TH SarabunPSK" w:hint="cs"/>
              </w:rPr>
              <w:t>0</w:t>
            </w:r>
            <w:r w:rsidRPr="00B60D70">
              <w:rPr>
                <w:rFonts w:ascii="TH SarabunPSK" w:hAnsi="TH SarabunPSK" w:cs="TH SarabunPSK" w:hint="cs"/>
                <w:cs/>
              </w:rPr>
              <w:t xml:space="preserve"> หมายถึง การศึกษาประยุกต์ทางวิศวกรรมโยธา</w:t>
            </w:r>
          </w:p>
          <w:p w14:paraId="185A4667" w14:textId="49AF864C" w:rsidR="00146836" w:rsidRPr="00B60D70" w:rsidRDefault="00146836" w:rsidP="00D420AC">
            <w:pPr>
              <w:tabs>
                <w:tab w:val="left" w:pos="1418"/>
                <w:tab w:val="left" w:pos="2552"/>
                <w:tab w:val="left" w:pos="3686"/>
              </w:tabs>
              <w:jc w:val="both"/>
              <w:rPr>
                <w:rFonts w:ascii="TH SarabunPSK" w:hAnsi="TH SarabunPSK" w:cs="TH SarabunPSK"/>
              </w:rPr>
            </w:pPr>
            <w:r w:rsidRPr="00B60D70">
              <w:rPr>
                <w:rFonts w:ascii="TH SarabunPSK" w:hAnsi="TH SarabunPSK" w:cs="TH SarabunPSK" w:hint="cs"/>
                <w:cs/>
              </w:rPr>
              <w:t xml:space="preserve">1 หมายถึง </w:t>
            </w:r>
            <w:r w:rsidR="00067F6C" w:rsidRPr="00B60D70">
              <w:rPr>
                <w:rFonts w:ascii="TH SarabunPSK" w:hAnsi="TH SarabunPSK" w:cs="TH SarabunPSK" w:hint="cs"/>
                <w:cs/>
              </w:rPr>
              <w:t>วิศวกรรมโยธา กลุ่มวิศวกรรมโครงสร้าง</w:t>
            </w:r>
            <w:r w:rsidRPr="00B60D70">
              <w:rPr>
                <w:rFonts w:ascii="TH SarabunPSK" w:hAnsi="TH SarabunPSK" w:cs="TH SarabunPSK" w:hint="cs"/>
                <w:cs/>
              </w:rPr>
              <w:t xml:space="preserve"> </w:t>
            </w:r>
          </w:p>
          <w:p w14:paraId="5A4B977C" w14:textId="46F96B89" w:rsidR="00146836" w:rsidRPr="00B60D70" w:rsidRDefault="00146836" w:rsidP="00D420AC">
            <w:pPr>
              <w:tabs>
                <w:tab w:val="left" w:pos="1418"/>
                <w:tab w:val="left" w:pos="2552"/>
                <w:tab w:val="left" w:pos="3686"/>
              </w:tabs>
              <w:jc w:val="both"/>
              <w:rPr>
                <w:rFonts w:ascii="TH SarabunPSK" w:hAnsi="TH SarabunPSK" w:cs="TH SarabunPSK"/>
              </w:rPr>
            </w:pPr>
            <w:r w:rsidRPr="00B60D70">
              <w:rPr>
                <w:rFonts w:ascii="TH SarabunPSK" w:hAnsi="TH SarabunPSK" w:cs="TH SarabunPSK" w:hint="cs"/>
              </w:rPr>
              <w:t>2</w:t>
            </w:r>
            <w:r w:rsidRPr="00B60D70">
              <w:rPr>
                <w:rFonts w:ascii="TH SarabunPSK" w:hAnsi="TH SarabunPSK" w:cs="TH SarabunPSK" w:hint="cs"/>
                <w:cs/>
              </w:rPr>
              <w:t xml:space="preserve"> หมายถึง </w:t>
            </w:r>
            <w:r w:rsidR="00067F6C" w:rsidRPr="00B60D70">
              <w:rPr>
                <w:rFonts w:ascii="TH SarabunPSK" w:hAnsi="TH SarabunPSK" w:cs="TH SarabunPSK" w:hint="cs"/>
                <w:cs/>
              </w:rPr>
              <w:t>วิศวกรรมโยธา กลุ่มการก่อสร้างและบริหาร</w:t>
            </w:r>
          </w:p>
          <w:p w14:paraId="20FF677C" w14:textId="4F9DD82B" w:rsidR="00146836" w:rsidRPr="00B60D70" w:rsidRDefault="00146836" w:rsidP="00D420AC">
            <w:pPr>
              <w:tabs>
                <w:tab w:val="left" w:pos="1418"/>
                <w:tab w:val="left" w:pos="2552"/>
                <w:tab w:val="left" w:pos="3686"/>
              </w:tabs>
              <w:jc w:val="both"/>
              <w:rPr>
                <w:rFonts w:ascii="TH SarabunPSK" w:hAnsi="TH SarabunPSK" w:cs="TH SarabunPSK"/>
              </w:rPr>
            </w:pPr>
            <w:r w:rsidRPr="00B60D70">
              <w:rPr>
                <w:rFonts w:ascii="TH SarabunPSK" w:hAnsi="TH SarabunPSK" w:cs="TH SarabunPSK" w:hint="cs"/>
              </w:rPr>
              <w:t>3</w:t>
            </w:r>
            <w:r w:rsidRPr="00B60D70">
              <w:rPr>
                <w:rFonts w:ascii="TH SarabunPSK" w:hAnsi="TH SarabunPSK" w:cs="TH SarabunPSK" w:hint="cs"/>
                <w:cs/>
              </w:rPr>
              <w:t xml:space="preserve"> หมายถึง </w:t>
            </w:r>
            <w:r w:rsidR="00067F6C" w:rsidRPr="00B60D70">
              <w:rPr>
                <w:rFonts w:ascii="TH SarabunPSK" w:hAnsi="TH SarabunPSK" w:cs="TH SarabunPSK" w:hint="cs"/>
                <w:cs/>
              </w:rPr>
              <w:t>วิศวกรรมโยธา กลุ่มวิศวกรรมการทาง</w:t>
            </w:r>
          </w:p>
          <w:p w14:paraId="0131C80F" w14:textId="7C9C0409" w:rsidR="00146836" w:rsidRPr="00B60D70" w:rsidRDefault="00146836" w:rsidP="00D420AC">
            <w:pPr>
              <w:tabs>
                <w:tab w:val="left" w:pos="1418"/>
                <w:tab w:val="left" w:pos="2552"/>
                <w:tab w:val="left" w:pos="3686"/>
              </w:tabs>
              <w:jc w:val="both"/>
              <w:rPr>
                <w:rFonts w:ascii="TH SarabunPSK" w:hAnsi="TH SarabunPSK" w:cs="TH SarabunPSK"/>
              </w:rPr>
            </w:pPr>
            <w:r w:rsidRPr="00B60D70">
              <w:rPr>
                <w:rFonts w:ascii="TH SarabunPSK" w:hAnsi="TH SarabunPSK" w:cs="TH SarabunPSK" w:hint="cs"/>
              </w:rPr>
              <w:t>4</w:t>
            </w:r>
            <w:r w:rsidRPr="00B60D70">
              <w:rPr>
                <w:rFonts w:ascii="TH SarabunPSK" w:hAnsi="TH SarabunPSK" w:cs="TH SarabunPSK" w:hint="cs"/>
                <w:cs/>
              </w:rPr>
              <w:t xml:space="preserve"> หมายถึง </w:t>
            </w:r>
            <w:r w:rsidR="00067F6C" w:rsidRPr="00B60D70">
              <w:rPr>
                <w:rFonts w:ascii="TH SarabunPSK" w:hAnsi="TH SarabunPSK" w:cs="TH SarabunPSK" w:hint="cs"/>
                <w:cs/>
              </w:rPr>
              <w:t>วิศวกรรมโยธา กลุ่มวิศวกรรมชลศาสตร์</w:t>
            </w:r>
          </w:p>
          <w:p w14:paraId="6DD489EA" w14:textId="1115A8CE" w:rsidR="00146836" w:rsidRPr="00B60D70" w:rsidRDefault="00146836" w:rsidP="00D420AC">
            <w:pPr>
              <w:tabs>
                <w:tab w:val="left" w:pos="1418"/>
                <w:tab w:val="left" w:pos="2552"/>
                <w:tab w:val="left" w:pos="3686"/>
              </w:tabs>
              <w:jc w:val="both"/>
              <w:rPr>
                <w:rFonts w:ascii="TH SarabunPSK" w:hAnsi="TH SarabunPSK" w:cs="TH SarabunPSK"/>
                <w:cs/>
              </w:rPr>
            </w:pPr>
            <w:r w:rsidRPr="00B60D70">
              <w:rPr>
                <w:rFonts w:ascii="TH SarabunPSK" w:hAnsi="TH SarabunPSK" w:cs="TH SarabunPSK" w:hint="cs"/>
              </w:rPr>
              <w:t>5</w:t>
            </w:r>
            <w:r w:rsidRPr="00B60D70">
              <w:rPr>
                <w:rFonts w:ascii="TH SarabunPSK" w:hAnsi="TH SarabunPSK" w:cs="TH SarabunPSK" w:hint="cs"/>
                <w:cs/>
              </w:rPr>
              <w:t xml:space="preserve"> หมายถึง </w:t>
            </w:r>
            <w:r w:rsidR="00067F6C" w:rsidRPr="00B60D70">
              <w:rPr>
                <w:rFonts w:ascii="TH SarabunPSK" w:hAnsi="TH SarabunPSK" w:cs="TH SarabunPSK" w:hint="cs"/>
                <w:cs/>
              </w:rPr>
              <w:t>วิศวกรรมโยธา กลุ่มปฐพีกลศาสตร์</w:t>
            </w:r>
          </w:p>
          <w:p w14:paraId="0DBBC522" w14:textId="6C553FB7" w:rsidR="00146836" w:rsidRPr="00B60D70" w:rsidRDefault="00146836" w:rsidP="00D420AC">
            <w:pPr>
              <w:tabs>
                <w:tab w:val="left" w:pos="1418"/>
                <w:tab w:val="left" w:pos="2552"/>
                <w:tab w:val="left" w:pos="3686"/>
              </w:tabs>
              <w:jc w:val="both"/>
              <w:rPr>
                <w:rFonts w:ascii="TH SarabunPSK" w:hAnsi="TH SarabunPSK" w:cs="TH SarabunPSK"/>
                <w:cs/>
              </w:rPr>
            </w:pPr>
            <w:r w:rsidRPr="00B60D70">
              <w:rPr>
                <w:rFonts w:ascii="TH SarabunPSK" w:hAnsi="TH SarabunPSK" w:cs="TH SarabunPSK" w:hint="cs"/>
              </w:rPr>
              <w:t>6</w:t>
            </w:r>
            <w:r w:rsidRPr="00B60D70">
              <w:rPr>
                <w:rFonts w:ascii="TH SarabunPSK" w:hAnsi="TH SarabunPSK" w:cs="TH SarabunPSK" w:hint="cs"/>
                <w:cs/>
              </w:rPr>
              <w:t xml:space="preserve"> หมายถึง </w:t>
            </w:r>
            <w:r w:rsidR="00067F6C" w:rsidRPr="00B60D70">
              <w:rPr>
                <w:rFonts w:ascii="TH SarabunPSK" w:hAnsi="TH SarabunPSK" w:cs="TH SarabunPSK" w:hint="cs"/>
                <w:cs/>
              </w:rPr>
              <w:t>เทคโนโลยีในงานก่อสร้าง</w:t>
            </w:r>
            <w:r w:rsidRPr="00B60D70">
              <w:rPr>
                <w:rFonts w:ascii="TH SarabunPSK" w:hAnsi="TH SarabunPSK" w:cs="TH SarabunPSK" w:hint="cs"/>
                <w:cs/>
              </w:rPr>
              <w:t xml:space="preserve"> </w:t>
            </w:r>
          </w:p>
          <w:p w14:paraId="77865063" w14:textId="22878489" w:rsidR="00146836" w:rsidRPr="00B60D70" w:rsidRDefault="00146836" w:rsidP="00D420AC">
            <w:pPr>
              <w:tabs>
                <w:tab w:val="left" w:pos="1418"/>
                <w:tab w:val="left" w:pos="2552"/>
                <w:tab w:val="left" w:pos="3686"/>
              </w:tabs>
              <w:jc w:val="both"/>
              <w:rPr>
                <w:rFonts w:ascii="TH SarabunPSK" w:hAnsi="TH SarabunPSK" w:cs="TH SarabunPSK"/>
              </w:rPr>
            </w:pPr>
            <w:r w:rsidRPr="00B60D70">
              <w:rPr>
                <w:rFonts w:ascii="TH SarabunPSK" w:hAnsi="TH SarabunPSK" w:cs="TH SarabunPSK" w:hint="cs"/>
              </w:rPr>
              <w:lastRenderedPageBreak/>
              <w:t>7</w:t>
            </w:r>
            <w:r w:rsidRPr="00B60D70">
              <w:rPr>
                <w:rFonts w:ascii="TH SarabunPSK" w:hAnsi="TH SarabunPSK" w:cs="TH SarabunPSK" w:hint="cs"/>
                <w:cs/>
              </w:rPr>
              <w:t xml:space="preserve"> หมายถึง </w:t>
            </w:r>
            <w:r w:rsidR="00067F6C" w:rsidRPr="00B60D70">
              <w:rPr>
                <w:rFonts w:ascii="TH SarabunPSK" w:hAnsi="TH SarabunPSK" w:cs="TH SarabunPSK" w:hint="cs"/>
                <w:cs/>
              </w:rPr>
              <w:t>หัวข้อพิเศษทางวิศวกรรม</w:t>
            </w:r>
          </w:p>
          <w:p w14:paraId="76C6D827" w14:textId="74C381DB" w:rsidR="00146836" w:rsidRPr="00B60D70" w:rsidRDefault="00146836" w:rsidP="00D420AC">
            <w:pPr>
              <w:tabs>
                <w:tab w:val="left" w:pos="1418"/>
                <w:tab w:val="left" w:pos="2552"/>
                <w:tab w:val="left" w:pos="3686"/>
              </w:tabs>
              <w:jc w:val="both"/>
              <w:rPr>
                <w:rFonts w:ascii="TH SarabunPSK" w:hAnsi="TH SarabunPSK" w:cs="TH SarabunPSK"/>
                <w:cs/>
              </w:rPr>
            </w:pPr>
            <w:r w:rsidRPr="00B60D70">
              <w:rPr>
                <w:rFonts w:ascii="TH SarabunPSK" w:hAnsi="TH SarabunPSK" w:cs="TH SarabunPSK" w:hint="cs"/>
              </w:rPr>
              <w:t>8</w:t>
            </w:r>
            <w:r w:rsidRPr="00B60D70">
              <w:rPr>
                <w:rFonts w:ascii="TH SarabunPSK" w:hAnsi="TH SarabunPSK" w:cs="TH SarabunPSK" w:hint="cs"/>
                <w:cs/>
              </w:rPr>
              <w:t xml:space="preserve"> หมายถึง </w:t>
            </w:r>
            <w:r w:rsidR="00067F6C" w:rsidRPr="00B60D70">
              <w:rPr>
                <w:rFonts w:ascii="TH SarabunPSK" w:hAnsi="TH SarabunPSK" w:cs="TH SarabunPSK" w:hint="cs"/>
                <w:cs/>
              </w:rPr>
              <w:t>หัวข้อพิเศษทางวิศวกรรม</w:t>
            </w:r>
          </w:p>
          <w:p w14:paraId="455F497A" w14:textId="439C36D0" w:rsidR="00146836" w:rsidRPr="00B60D70" w:rsidRDefault="00146836" w:rsidP="00D420AC">
            <w:pPr>
              <w:jc w:val="both"/>
              <w:rPr>
                <w:rFonts w:ascii="TH SarabunPSK" w:hAnsi="TH SarabunPSK" w:cs="TH SarabunPSK"/>
                <w:cs/>
              </w:rPr>
            </w:pPr>
            <w:r w:rsidRPr="00B60D70">
              <w:rPr>
                <w:rFonts w:ascii="TH SarabunPSK" w:hAnsi="TH SarabunPSK" w:cs="TH SarabunPSK" w:hint="cs"/>
              </w:rPr>
              <w:t>9</w:t>
            </w:r>
            <w:r w:rsidRPr="00B60D70">
              <w:rPr>
                <w:rFonts w:ascii="TH SarabunPSK" w:hAnsi="TH SarabunPSK" w:cs="TH SarabunPSK" w:hint="cs"/>
                <w:cs/>
              </w:rPr>
              <w:t xml:space="preserve"> หมายถึง </w:t>
            </w:r>
            <w:r w:rsidR="00067F6C" w:rsidRPr="00B60D70">
              <w:rPr>
                <w:rFonts w:ascii="TH SarabunPSK" w:hAnsi="TH SarabunPSK" w:cs="TH SarabunPSK" w:hint="cs"/>
                <w:cs/>
              </w:rPr>
              <w:t>การ</w:t>
            </w:r>
            <w:r w:rsidRPr="00B60D70">
              <w:rPr>
                <w:rFonts w:ascii="TH SarabunPSK" w:hAnsi="TH SarabunPSK" w:cs="TH SarabunPSK" w:hint="cs"/>
                <w:cs/>
              </w:rPr>
              <w:t>ฝึกประสบการณ์วิชาชีพ/ฝึกงาน</w:t>
            </w:r>
          </w:p>
        </w:tc>
      </w:tr>
      <w:tr w:rsidR="00B60D70" w:rsidRPr="00B60D70" w14:paraId="615FCF40" w14:textId="77777777" w:rsidTr="00DD1F29">
        <w:tc>
          <w:tcPr>
            <w:tcW w:w="1839" w:type="dxa"/>
          </w:tcPr>
          <w:p w14:paraId="5C969C64" w14:textId="77777777" w:rsidR="00146836" w:rsidRPr="00B60D70" w:rsidRDefault="00146836" w:rsidP="00D420AC">
            <w:pPr>
              <w:jc w:val="left"/>
              <w:rPr>
                <w:rFonts w:ascii="TH SarabunPSK" w:hAnsi="TH SarabunPSK" w:cs="TH SarabunPSK"/>
              </w:rPr>
            </w:pPr>
            <w:r w:rsidRPr="00B60D70">
              <w:rPr>
                <w:rFonts w:ascii="TH SarabunPSK" w:hAnsi="TH SarabunPSK" w:cs="TH SarabunPSK" w:hint="cs"/>
                <w:cs/>
              </w:rPr>
              <w:lastRenderedPageBreak/>
              <w:t>หลักหน่วย</w:t>
            </w:r>
          </w:p>
        </w:tc>
        <w:tc>
          <w:tcPr>
            <w:tcW w:w="7200" w:type="dxa"/>
          </w:tcPr>
          <w:p w14:paraId="18FA9CD8" w14:textId="77777777" w:rsidR="00146836" w:rsidRPr="00B60D70" w:rsidRDefault="00146836" w:rsidP="00D420AC">
            <w:pPr>
              <w:jc w:val="left"/>
              <w:rPr>
                <w:rFonts w:ascii="TH SarabunPSK" w:hAnsi="TH SarabunPSK" w:cs="TH SarabunPSK"/>
                <w:cs/>
              </w:rPr>
            </w:pPr>
            <w:r w:rsidRPr="00B60D70">
              <w:rPr>
                <w:rFonts w:ascii="TH SarabunPSK" w:hAnsi="TH SarabunPSK" w:cs="TH SarabunPSK" w:hint="cs"/>
                <w:cs/>
              </w:rPr>
              <w:t>ลำดับวิชาภายในประเภทวิชา</w:t>
            </w:r>
          </w:p>
        </w:tc>
      </w:tr>
    </w:tbl>
    <w:p w14:paraId="339EC0B6" w14:textId="58034DCF" w:rsidR="00146836" w:rsidRPr="00B60D70" w:rsidRDefault="00067F6C" w:rsidP="00146836">
      <w:pPr>
        <w:ind w:right="29"/>
        <w:jc w:val="both"/>
        <w:rPr>
          <w:rFonts w:ascii="TH SarabunPSK" w:hAnsi="TH SarabunPSK" w:cs="TH SarabunPSK"/>
          <w:sz w:val="28"/>
          <w:szCs w:val="28"/>
        </w:rPr>
      </w:pPr>
      <w:r w:rsidRPr="00B60D70">
        <w:rPr>
          <w:rFonts w:ascii="TH SarabunPSK" w:hAnsi="TH SarabunPSK" w:cs="TH SarabunPSK" w:hint="cs"/>
          <w:b/>
          <w:bCs/>
          <w:sz w:val="28"/>
          <w:szCs w:val="28"/>
          <w:cs/>
        </w:rPr>
        <w:t>หมายเหตุ</w:t>
      </w:r>
      <w:r w:rsidRPr="00B60D70">
        <w:rPr>
          <w:rFonts w:ascii="TH SarabunPSK" w:hAnsi="TH SarabunPSK" w:cs="TH SarabunPSK" w:hint="cs"/>
          <w:b/>
          <w:bCs/>
          <w:sz w:val="28"/>
          <w:szCs w:val="28"/>
        </w:rPr>
        <w:t>:</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 xml:space="preserve">กรณีรายวิชามีตัวเลข </w:t>
      </w:r>
      <w:r w:rsidRPr="00B60D70">
        <w:rPr>
          <w:rFonts w:ascii="TH SarabunPSK" w:hAnsi="TH SarabunPSK" w:cs="TH SarabunPSK" w:hint="cs"/>
          <w:sz w:val="28"/>
          <w:szCs w:val="28"/>
        </w:rPr>
        <w:t xml:space="preserve">5 </w:t>
      </w:r>
      <w:r w:rsidRPr="00B60D70">
        <w:rPr>
          <w:rFonts w:ascii="TH SarabunPSK" w:hAnsi="TH SarabunPSK" w:cs="TH SarabunPSK" w:hint="cs"/>
          <w:sz w:val="28"/>
          <w:szCs w:val="28"/>
          <w:cs/>
        </w:rPr>
        <w:t xml:space="preserve">ลำดับ เช่น </w:t>
      </w:r>
      <w:r w:rsidR="00B91175" w:rsidRPr="00B60D70">
        <w:rPr>
          <w:rFonts w:ascii="TH SarabunPSK" w:hAnsi="TH SarabunPSK" w:cs="TH SarabunPSK" w:hint="cs"/>
          <w:sz w:val="28"/>
          <w:szCs w:val="28"/>
        </w:rPr>
        <w:t xml:space="preserve">CTE </w:t>
      </w:r>
      <w:r w:rsidRPr="00B60D70">
        <w:rPr>
          <w:rFonts w:ascii="TH SarabunPSK" w:hAnsi="TH SarabunPSK" w:cs="TH SarabunPSK" w:hint="cs"/>
          <w:sz w:val="28"/>
          <w:szCs w:val="28"/>
        </w:rPr>
        <w:t xml:space="preserve">46601 </w:t>
      </w:r>
      <w:r w:rsidRPr="00B60D70">
        <w:rPr>
          <w:rFonts w:ascii="TH SarabunPSK" w:hAnsi="TH SarabunPSK" w:cs="TH SarabunPSK" w:hint="cs"/>
          <w:sz w:val="28"/>
          <w:szCs w:val="28"/>
          <w:cs/>
        </w:rPr>
        <w:t xml:space="preserve">หมายถึงรายวิชาที่จัดการเรียนการสอนแบบ </w:t>
      </w:r>
      <w:r w:rsidRPr="00B60D70">
        <w:rPr>
          <w:rFonts w:ascii="TH SarabunPSK" w:hAnsi="TH SarabunPSK" w:cs="TH SarabunPSK" w:hint="cs"/>
          <w:sz w:val="28"/>
          <w:szCs w:val="28"/>
        </w:rPr>
        <w:t>OBEM</w:t>
      </w:r>
    </w:p>
    <w:p w14:paraId="40F9B8BF" w14:textId="77777777" w:rsidR="00067F6C" w:rsidRPr="00B60D70" w:rsidRDefault="00067F6C" w:rsidP="00592146">
      <w:pPr>
        <w:rPr>
          <w:rFonts w:ascii="TH SarabunPSK" w:hAnsi="TH SarabunPSK" w:cs="TH SarabunPSK"/>
        </w:rPr>
      </w:pPr>
    </w:p>
    <w:p w14:paraId="3C41EC48" w14:textId="5C5C5AD6" w:rsidR="009E6917" w:rsidRPr="00B60D70" w:rsidRDefault="00067F6C" w:rsidP="00592146">
      <w:pPr>
        <w:rPr>
          <w:rFonts w:ascii="TH SarabunPSK" w:hAnsi="TH SarabunPSK" w:cs="TH SarabunPSK"/>
        </w:rPr>
      </w:pPr>
      <w:r w:rsidRPr="00B60D70">
        <w:rPr>
          <w:rFonts w:ascii="TH SarabunPSK" w:hAnsi="TH SarabunPSK" w:cs="TH SarabunPSK" w:hint="cs"/>
          <w:cs/>
        </w:rPr>
        <w:t>รายวิชาในโครงสร้างหลักสูตร มีดังนี้</w:t>
      </w:r>
    </w:p>
    <w:p w14:paraId="1D8542F6" w14:textId="77777777" w:rsidR="00067F6C" w:rsidRPr="00B60D70" w:rsidRDefault="00067F6C" w:rsidP="00067F6C">
      <w:pPr>
        <w:ind w:right="26"/>
        <w:jc w:val="left"/>
        <w:rPr>
          <w:rFonts w:ascii="TH SarabunPSK" w:hAnsi="TH SarabunPSK" w:cs="TH SarabunPSK"/>
          <w:b/>
          <w:bCs/>
        </w:rPr>
      </w:pPr>
      <w:bookmarkStart w:id="151" w:name="_Hlk157795191"/>
      <w:r w:rsidRPr="00B60D70">
        <w:rPr>
          <w:rFonts w:ascii="TH SarabunPSK" w:hAnsi="TH SarabunPSK" w:cs="TH SarabunPSK" w:hint="cs"/>
          <w:b/>
          <w:bCs/>
          <w:cs/>
        </w:rPr>
        <w:t>ก. หมวดวิชาศึกษาทั่วไป 24 หน่วยกิต</w:t>
      </w:r>
    </w:p>
    <w:p w14:paraId="1C668AB2" w14:textId="77777777" w:rsidR="00067F6C" w:rsidRPr="00B60D70" w:rsidRDefault="00067F6C" w:rsidP="00FF7D50">
      <w:pPr>
        <w:pStyle w:val="af9"/>
        <w:numPr>
          <w:ilvl w:val="0"/>
          <w:numId w:val="98"/>
        </w:numPr>
        <w:ind w:left="1134" w:right="29"/>
        <w:jc w:val="both"/>
        <w:rPr>
          <w:rFonts w:ascii="TH SarabunPSK" w:hAnsi="TH SarabunPSK" w:cs="TH SarabunPSK"/>
          <w:b/>
          <w:bCs/>
        </w:rPr>
      </w:pPr>
      <w:r w:rsidRPr="00B60D70">
        <w:rPr>
          <w:rFonts w:ascii="TH SarabunPSK" w:hAnsi="TH SarabunPSK" w:cs="TH SarabunPSK" w:hint="cs"/>
          <w:b/>
          <w:bCs/>
          <w:cs/>
        </w:rPr>
        <w:t>กลุ่มวิชาคุณธรรม จริยธรรมในการดำเนินชีวิต</w:t>
      </w:r>
    </w:p>
    <w:tbl>
      <w:tblPr>
        <w:tblStyle w:val="af6"/>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385"/>
        <w:gridCol w:w="4820"/>
        <w:gridCol w:w="1701"/>
      </w:tblGrid>
      <w:tr w:rsidR="00B60D70" w:rsidRPr="00B60D70" w14:paraId="0EB49709" w14:textId="77777777" w:rsidTr="00D420AC">
        <w:tc>
          <w:tcPr>
            <w:tcW w:w="1020" w:type="dxa"/>
          </w:tcPr>
          <w:p w14:paraId="24E39267" w14:textId="77777777" w:rsidR="00067F6C" w:rsidRPr="00B60D70" w:rsidRDefault="00067F6C" w:rsidP="00D420AC">
            <w:pPr>
              <w:ind w:right="26"/>
              <w:jc w:val="left"/>
              <w:rPr>
                <w:rFonts w:ascii="TH SarabunPSK" w:hAnsi="TH SarabunPSK" w:cs="TH SarabunPSK"/>
              </w:rPr>
            </w:pPr>
          </w:p>
        </w:tc>
        <w:tc>
          <w:tcPr>
            <w:tcW w:w="1385" w:type="dxa"/>
          </w:tcPr>
          <w:p w14:paraId="497434B0" w14:textId="519E3EB7" w:rsidR="00067F6C" w:rsidRPr="00B60D70" w:rsidRDefault="00F551BD" w:rsidP="00D420AC">
            <w:pPr>
              <w:ind w:right="26"/>
              <w:jc w:val="right"/>
              <w:rPr>
                <w:rFonts w:ascii="TH SarabunPSK" w:hAnsi="TH SarabunPSK" w:cs="TH SarabunPSK"/>
              </w:rPr>
            </w:pPr>
            <w:r w:rsidRPr="00B60D70">
              <w:rPr>
                <w:rFonts w:ascii="TH SarabunPSK" w:hAnsi="TH SarabunPSK" w:cs="TH SarabunPSK" w:hint="cs"/>
              </w:rPr>
              <w:t xml:space="preserve">GEN </w:t>
            </w:r>
            <w:r w:rsidR="00067F6C" w:rsidRPr="00B60D70">
              <w:rPr>
                <w:rFonts w:ascii="TH SarabunPSK" w:hAnsi="TH SarabunPSK" w:cs="TH SarabunPSK" w:hint="cs"/>
              </w:rPr>
              <w:t>111</w:t>
            </w:r>
          </w:p>
        </w:tc>
        <w:tc>
          <w:tcPr>
            <w:tcW w:w="4820" w:type="dxa"/>
          </w:tcPr>
          <w:p w14:paraId="0A16116B" w14:textId="77777777" w:rsidR="00067F6C" w:rsidRPr="00B60D70" w:rsidRDefault="00067F6C" w:rsidP="00D420AC">
            <w:pPr>
              <w:ind w:right="26"/>
              <w:jc w:val="left"/>
              <w:rPr>
                <w:rFonts w:ascii="TH SarabunPSK" w:hAnsi="TH SarabunPSK" w:cs="TH SarabunPSK"/>
              </w:rPr>
            </w:pPr>
            <w:r w:rsidRPr="00B60D70">
              <w:rPr>
                <w:rFonts w:ascii="TH SarabunPSK" w:hAnsi="TH SarabunPSK" w:cs="TH SarabunPSK" w:hint="cs"/>
                <w:cs/>
              </w:rPr>
              <w:t>มนุษย์กับหลักจ</w:t>
            </w:r>
            <w:proofErr w:type="spellStart"/>
            <w:r w:rsidRPr="00B60D70">
              <w:rPr>
                <w:rFonts w:ascii="TH SarabunPSK" w:hAnsi="TH SarabunPSK" w:cs="TH SarabunPSK" w:hint="cs"/>
                <w:cs/>
              </w:rPr>
              <w:t>ริย</w:t>
            </w:r>
            <w:proofErr w:type="spellEnd"/>
            <w:r w:rsidRPr="00B60D70">
              <w:rPr>
                <w:rFonts w:ascii="TH SarabunPSK" w:hAnsi="TH SarabunPSK" w:cs="TH SarabunPSK" w:hint="cs"/>
                <w:cs/>
              </w:rPr>
              <w:t>ศาสตร์เพื่อการดำเนินชีวิต</w:t>
            </w:r>
          </w:p>
          <w:p w14:paraId="0BA6E24F" w14:textId="77777777" w:rsidR="00067F6C" w:rsidRPr="00B60D70" w:rsidRDefault="00067F6C" w:rsidP="00D420AC">
            <w:pPr>
              <w:ind w:right="26"/>
              <w:jc w:val="left"/>
              <w:rPr>
                <w:rFonts w:ascii="TH SarabunPSK" w:hAnsi="TH SarabunPSK" w:cs="TH SarabunPSK"/>
              </w:rPr>
            </w:pPr>
            <w:r w:rsidRPr="00B60D70">
              <w:rPr>
                <w:rFonts w:ascii="TH SarabunPSK" w:hAnsi="TH SarabunPSK" w:cs="TH SarabunPSK" w:hint="cs"/>
              </w:rPr>
              <w:t>(Man and Ethics of Living)</w:t>
            </w:r>
          </w:p>
        </w:tc>
        <w:tc>
          <w:tcPr>
            <w:tcW w:w="1701" w:type="dxa"/>
          </w:tcPr>
          <w:p w14:paraId="1C44992A" w14:textId="77777777" w:rsidR="00067F6C" w:rsidRPr="00B60D70" w:rsidRDefault="00067F6C" w:rsidP="00D420AC">
            <w:pPr>
              <w:ind w:right="-73"/>
              <w:jc w:val="right"/>
              <w:rPr>
                <w:rFonts w:ascii="TH SarabunPSK" w:hAnsi="TH SarabunPSK" w:cs="TH SarabunPSK"/>
              </w:rPr>
            </w:pPr>
            <w:r w:rsidRPr="00B60D70">
              <w:rPr>
                <w:rFonts w:ascii="TH SarabunPSK" w:hAnsi="TH SarabunPSK" w:cs="TH SarabunPSK" w:hint="cs"/>
              </w:rPr>
              <w:t>3 (3-0-6)</w:t>
            </w:r>
          </w:p>
        </w:tc>
      </w:tr>
    </w:tbl>
    <w:p w14:paraId="4112DF47" w14:textId="77777777" w:rsidR="00067F6C" w:rsidRPr="00B60D70" w:rsidRDefault="00067F6C" w:rsidP="00FF7D50">
      <w:pPr>
        <w:pStyle w:val="af9"/>
        <w:numPr>
          <w:ilvl w:val="0"/>
          <w:numId w:val="98"/>
        </w:numPr>
        <w:ind w:left="1134" w:right="29"/>
        <w:jc w:val="both"/>
        <w:rPr>
          <w:rFonts w:ascii="TH SarabunPSK" w:hAnsi="TH SarabunPSK" w:cs="TH SarabunPSK"/>
          <w:b/>
          <w:bCs/>
        </w:rPr>
      </w:pPr>
      <w:r w:rsidRPr="00B60D70">
        <w:rPr>
          <w:rFonts w:ascii="TH SarabunPSK" w:hAnsi="TH SarabunPSK" w:cs="TH SarabunPSK" w:hint="cs"/>
          <w:b/>
          <w:bCs/>
          <w:cs/>
        </w:rPr>
        <w:t>กลุ่มวิชาการเรียนรู้ตลอดชีวิต</w:t>
      </w:r>
    </w:p>
    <w:tbl>
      <w:tblPr>
        <w:tblStyle w:val="af6"/>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2"/>
        <w:gridCol w:w="1403"/>
        <w:gridCol w:w="4820"/>
        <w:gridCol w:w="1701"/>
      </w:tblGrid>
      <w:tr w:rsidR="00B60D70" w:rsidRPr="00B60D70" w14:paraId="29090872" w14:textId="77777777" w:rsidTr="00D420AC">
        <w:tc>
          <w:tcPr>
            <w:tcW w:w="1002" w:type="dxa"/>
          </w:tcPr>
          <w:p w14:paraId="0C0C8AAD" w14:textId="77777777" w:rsidR="00067F6C" w:rsidRPr="00B60D70" w:rsidRDefault="00067F6C" w:rsidP="00D420AC">
            <w:pPr>
              <w:ind w:right="26"/>
              <w:jc w:val="left"/>
              <w:rPr>
                <w:rFonts w:ascii="TH SarabunPSK" w:hAnsi="TH SarabunPSK" w:cs="TH SarabunPSK"/>
              </w:rPr>
            </w:pPr>
          </w:p>
        </w:tc>
        <w:tc>
          <w:tcPr>
            <w:tcW w:w="1403" w:type="dxa"/>
          </w:tcPr>
          <w:p w14:paraId="5830C731" w14:textId="1E93526B" w:rsidR="00067F6C" w:rsidRPr="00B60D70" w:rsidRDefault="00F551BD" w:rsidP="00D420AC">
            <w:pPr>
              <w:ind w:right="26"/>
              <w:jc w:val="right"/>
              <w:rPr>
                <w:rFonts w:ascii="TH SarabunPSK" w:hAnsi="TH SarabunPSK" w:cs="TH SarabunPSK"/>
              </w:rPr>
            </w:pPr>
            <w:r w:rsidRPr="00B60D70">
              <w:rPr>
                <w:rFonts w:ascii="TH SarabunPSK" w:hAnsi="TH SarabunPSK" w:cs="TH SarabunPSK" w:hint="cs"/>
              </w:rPr>
              <w:t xml:space="preserve">GEN </w:t>
            </w:r>
            <w:r w:rsidR="00067F6C" w:rsidRPr="00B60D70">
              <w:rPr>
                <w:rFonts w:ascii="TH SarabunPSK" w:hAnsi="TH SarabunPSK" w:cs="TH SarabunPSK" w:hint="cs"/>
              </w:rPr>
              <w:t>121</w:t>
            </w:r>
          </w:p>
        </w:tc>
        <w:tc>
          <w:tcPr>
            <w:tcW w:w="4820" w:type="dxa"/>
          </w:tcPr>
          <w:p w14:paraId="6256936B" w14:textId="77777777" w:rsidR="00067F6C" w:rsidRPr="00B60D70" w:rsidRDefault="00067F6C" w:rsidP="00D420AC">
            <w:pPr>
              <w:ind w:right="26"/>
              <w:jc w:val="left"/>
              <w:rPr>
                <w:rFonts w:ascii="TH SarabunPSK" w:hAnsi="TH SarabunPSK" w:cs="TH SarabunPSK"/>
              </w:rPr>
            </w:pPr>
            <w:r w:rsidRPr="00B60D70">
              <w:rPr>
                <w:rFonts w:ascii="TH SarabunPSK" w:eastAsia="Angsana New" w:hAnsi="TH SarabunPSK" w:cs="TH SarabunPSK" w:hint="cs"/>
                <w:cs/>
              </w:rPr>
              <w:t>ทักษะการเรียนรู้และการแก้ปัญหา</w:t>
            </w:r>
          </w:p>
          <w:p w14:paraId="2E6249F0" w14:textId="77777777" w:rsidR="00067F6C" w:rsidRPr="00B60D70" w:rsidRDefault="00067F6C" w:rsidP="00D420AC">
            <w:pPr>
              <w:ind w:right="26"/>
              <w:jc w:val="left"/>
              <w:rPr>
                <w:rFonts w:ascii="TH SarabunPSK" w:hAnsi="TH SarabunPSK" w:cs="TH SarabunPSK"/>
              </w:rPr>
            </w:pPr>
            <w:r w:rsidRPr="00B60D70">
              <w:rPr>
                <w:rFonts w:ascii="TH SarabunPSK" w:eastAsia="Angsana New" w:hAnsi="TH SarabunPSK" w:cs="TH SarabunPSK" w:hint="cs"/>
                <w:cs/>
              </w:rPr>
              <w:t>(</w:t>
            </w:r>
            <w:r w:rsidRPr="00B60D70">
              <w:rPr>
                <w:rFonts w:ascii="TH SarabunPSK" w:hAnsi="TH SarabunPSK" w:cs="TH SarabunPSK" w:hint="cs"/>
              </w:rPr>
              <w:t>Learning</w:t>
            </w:r>
            <w:r w:rsidRPr="00B60D70">
              <w:rPr>
                <w:rFonts w:ascii="TH SarabunPSK" w:eastAsia="Angsana New" w:hAnsi="TH SarabunPSK" w:cs="TH SarabunPSK" w:hint="cs"/>
              </w:rPr>
              <w:t xml:space="preserve"> and Problem Solving Skills</w:t>
            </w:r>
            <w:r w:rsidRPr="00B60D70">
              <w:rPr>
                <w:rFonts w:ascii="TH SarabunPSK" w:eastAsia="Angsana New" w:hAnsi="TH SarabunPSK" w:cs="TH SarabunPSK" w:hint="cs"/>
                <w:cs/>
              </w:rPr>
              <w:t>)</w:t>
            </w:r>
          </w:p>
        </w:tc>
        <w:tc>
          <w:tcPr>
            <w:tcW w:w="1701" w:type="dxa"/>
          </w:tcPr>
          <w:p w14:paraId="0BBB3C68" w14:textId="77777777" w:rsidR="00067F6C" w:rsidRPr="00B60D70" w:rsidRDefault="00067F6C" w:rsidP="00D420AC">
            <w:pPr>
              <w:ind w:right="-73"/>
              <w:jc w:val="right"/>
              <w:rPr>
                <w:rFonts w:ascii="TH SarabunPSK" w:hAnsi="TH SarabunPSK" w:cs="TH SarabunPSK"/>
              </w:rPr>
            </w:pPr>
            <w:r w:rsidRPr="00B60D70">
              <w:rPr>
                <w:rFonts w:ascii="TH SarabunPSK" w:hAnsi="TH SarabunPSK" w:cs="TH SarabunPSK" w:hint="cs"/>
              </w:rPr>
              <w:t>3 (3-0-6)</w:t>
            </w:r>
          </w:p>
        </w:tc>
      </w:tr>
    </w:tbl>
    <w:p w14:paraId="5A95CCC3" w14:textId="77777777" w:rsidR="00067F6C" w:rsidRPr="00B60D70" w:rsidRDefault="00067F6C" w:rsidP="00FF7D50">
      <w:pPr>
        <w:pStyle w:val="af9"/>
        <w:numPr>
          <w:ilvl w:val="0"/>
          <w:numId w:val="98"/>
        </w:numPr>
        <w:ind w:left="1134" w:right="29"/>
        <w:jc w:val="both"/>
        <w:rPr>
          <w:rFonts w:ascii="TH SarabunPSK" w:eastAsia="Calibri" w:hAnsi="TH SarabunPSK" w:cs="TH SarabunPSK"/>
          <w:b/>
          <w:bCs/>
        </w:rPr>
      </w:pPr>
      <w:r w:rsidRPr="00B60D70">
        <w:rPr>
          <w:rFonts w:ascii="TH SarabunPSK" w:hAnsi="TH SarabunPSK" w:cs="TH SarabunPSK" w:hint="cs"/>
          <w:b/>
          <w:bCs/>
          <w:cs/>
        </w:rPr>
        <w:t>กลุ่มวิชาการคิดอย่างมีระบบ</w:t>
      </w:r>
    </w:p>
    <w:tbl>
      <w:tblPr>
        <w:tblStyle w:val="af6"/>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385"/>
        <w:gridCol w:w="4820"/>
        <w:gridCol w:w="1701"/>
      </w:tblGrid>
      <w:tr w:rsidR="00B60D70" w:rsidRPr="00B60D70" w14:paraId="14C5C7F9" w14:textId="77777777" w:rsidTr="00D420AC">
        <w:tc>
          <w:tcPr>
            <w:tcW w:w="1020" w:type="dxa"/>
          </w:tcPr>
          <w:p w14:paraId="3FDD3C64" w14:textId="77777777" w:rsidR="00067F6C" w:rsidRPr="00B60D70" w:rsidRDefault="00067F6C" w:rsidP="00D420AC">
            <w:pPr>
              <w:ind w:right="26"/>
              <w:jc w:val="left"/>
              <w:rPr>
                <w:rFonts w:ascii="TH SarabunPSK" w:hAnsi="TH SarabunPSK" w:cs="TH SarabunPSK"/>
              </w:rPr>
            </w:pPr>
          </w:p>
        </w:tc>
        <w:tc>
          <w:tcPr>
            <w:tcW w:w="1385" w:type="dxa"/>
          </w:tcPr>
          <w:p w14:paraId="2562A338" w14:textId="303F811C" w:rsidR="00067F6C" w:rsidRPr="00B60D70" w:rsidRDefault="00F551BD" w:rsidP="00D420AC">
            <w:pPr>
              <w:ind w:right="26"/>
              <w:jc w:val="right"/>
              <w:rPr>
                <w:rFonts w:ascii="TH SarabunPSK" w:hAnsi="TH SarabunPSK" w:cs="TH SarabunPSK"/>
              </w:rPr>
            </w:pPr>
            <w:r w:rsidRPr="00B60D70">
              <w:rPr>
                <w:rFonts w:ascii="TH SarabunPSK" w:hAnsi="TH SarabunPSK" w:cs="TH SarabunPSK" w:hint="cs"/>
              </w:rPr>
              <w:t xml:space="preserve">GEN </w:t>
            </w:r>
            <w:r w:rsidR="00067F6C" w:rsidRPr="00B60D70">
              <w:rPr>
                <w:rFonts w:ascii="TH SarabunPSK" w:hAnsi="TH SarabunPSK" w:cs="TH SarabunPSK" w:hint="cs"/>
              </w:rPr>
              <w:t>231</w:t>
            </w:r>
          </w:p>
        </w:tc>
        <w:tc>
          <w:tcPr>
            <w:tcW w:w="4820" w:type="dxa"/>
          </w:tcPr>
          <w:p w14:paraId="541C5B7B" w14:textId="77777777" w:rsidR="00067F6C" w:rsidRPr="00B60D70" w:rsidRDefault="00067F6C" w:rsidP="00D420AC">
            <w:pPr>
              <w:ind w:right="26"/>
              <w:jc w:val="left"/>
              <w:rPr>
                <w:rFonts w:ascii="TH SarabunPSK" w:hAnsi="TH SarabunPSK" w:cs="TH SarabunPSK"/>
              </w:rPr>
            </w:pPr>
            <w:r w:rsidRPr="00B60D70">
              <w:rPr>
                <w:rFonts w:ascii="TH SarabunPSK" w:eastAsia="Angsana New" w:hAnsi="TH SarabunPSK" w:cs="TH SarabunPSK" w:hint="cs"/>
                <w:cs/>
              </w:rPr>
              <w:t>มหัศจรรย์แห่งความคิด</w:t>
            </w:r>
          </w:p>
          <w:p w14:paraId="5EEE6A1A" w14:textId="77777777" w:rsidR="00067F6C" w:rsidRPr="00B60D70" w:rsidRDefault="00067F6C" w:rsidP="00D420AC">
            <w:pPr>
              <w:ind w:right="26"/>
              <w:jc w:val="left"/>
              <w:rPr>
                <w:rFonts w:ascii="TH SarabunPSK" w:hAnsi="TH SarabunPSK" w:cs="TH SarabunPSK"/>
              </w:rPr>
            </w:pPr>
            <w:r w:rsidRPr="00B60D70">
              <w:rPr>
                <w:rFonts w:ascii="TH SarabunPSK" w:eastAsia="Angsana New" w:hAnsi="TH SarabunPSK" w:cs="TH SarabunPSK" w:hint="cs"/>
              </w:rPr>
              <w:t>(</w:t>
            </w:r>
            <w:r w:rsidRPr="00B60D70">
              <w:rPr>
                <w:rFonts w:ascii="TH SarabunPSK" w:hAnsi="TH SarabunPSK" w:cs="TH SarabunPSK" w:hint="cs"/>
              </w:rPr>
              <w:t>Miracle</w:t>
            </w:r>
            <w:r w:rsidRPr="00B60D70">
              <w:rPr>
                <w:rFonts w:ascii="TH SarabunPSK" w:eastAsia="Angsana New" w:hAnsi="TH SarabunPSK" w:cs="TH SarabunPSK" w:hint="cs"/>
              </w:rPr>
              <w:t xml:space="preserve"> of Thinking)</w:t>
            </w:r>
          </w:p>
        </w:tc>
        <w:tc>
          <w:tcPr>
            <w:tcW w:w="1701" w:type="dxa"/>
          </w:tcPr>
          <w:p w14:paraId="7B696147" w14:textId="77777777" w:rsidR="00067F6C" w:rsidRPr="00B60D70" w:rsidRDefault="00067F6C" w:rsidP="00D420AC">
            <w:pPr>
              <w:ind w:right="-73"/>
              <w:jc w:val="right"/>
              <w:rPr>
                <w:rFonts w:ascii="TH SarabunPSK" w:hAnsi="TH SarabunPSK" w:cs="TH SarabunPSK"/>
              </w:rPr>
            </w:pPr>
            <w:r w:rsidRPr="00B60D70">
              <w:rPr>
                <w:rFonts w:ascii="TH SarabunPSK" w:hAnsi="TH SarabunPSK" w:cs="TH SarabunPSK" w:hint="cs"/>
              </w:rPr>
              <w:t>3 (3-0-6)</w:t>
            </w:r>
          </w:p>
        </w:tc>
      </w:tr>
    </w:tbl>
    <w:p w14:paraId="02955395" w14:textId="77777777" w:rsidR="00067F6C" w:rsidRPr="00B60D70" w:rsidRDefault="00067F6C" w:rsidP="00FF7D50">
      <w:pPr>
        <w:pStyle w:val="af9"/>
        <w:numPr>
          <w:ilvl w:val="0"/>
          <w:numId w:val="98"/>
        </w:numPr>
        <w:ind w:left="1134" w:right="29"/>
        <w:jc w:val="both"/>
        <w:rPr>
          <w:rFonts w:ascii="TH SarabunPSK" w:eastAsia="Calibri" w:hAnsi="TH SarabunPSK" w:cs="TH SarabunPSK"/>
          <w:b/>
          <w:bCs/>
        </w:rPr>
      </w:pPr>
      <w:r w:rsidRPr="00B60D70">
        <w:rPr>
          <w:rFonts w:ascii="TH SarabunPSK" w:hAnsi="TH SarabunPSK" w:cs="TH SarabunPSK" w:hint="cs"/>
          <w:b/>
          <w:bCs/>
          <w:cs/>
        </w:rPr>
        <w:t>กลุ่มวิชาคุณค่าและความงาม</w:t>
      </w:r>
    </w:p>
    <w:tbl>
      <w:tblPr>
        <w:tblStyle w:val="af6"/>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385"/>
        <w:gridCol w:w="4820"/>
        <w:gridCol w:w="1701"/>
      </w:tblGrid>
      <w:tr w:rsidR="00B60D70" w:rsidRPr="00B60D70" w14:paraId="763FA568" w14:textId="77777777" w:rsidTr="00D420AC">
        <w:tc>
          <w:tcPr>
            <w:tcW w:w="1020" w:type="dxa"/>
          </w:tcPr>
          <w:p w14:paraId="35B4307B" w14:textId="77777777" w:rsidR="00067F6C" w:rsidRPr="00B60D70" w:rsidRDefault="00067F6C" w:rsidP="00D420AC">
            <w:pPr>
              <w:ind w:right="26"/>
              <w:jc w:val="left"/>
              <w:rPr>
                <w:rFonts w:ascii="TH SarabunPSK" w:hAnsi="TH SarabunPSK" w:cs="TH SarabunPSK"/>
              </w:rPr>
            </w:pPr>
          </w:p>
        </w:tc>
        <w:tc>
          <w:tcPr>
            <w:tcW w:w="1385" w:type="dxa"/>
          </w:tcPr>
          <w:p w14:paraId="5CB49EC0" w14:textId="7B6D8644" w:rsidR="00067F6C" w:rsidRPr="00B60D70" w:rsidRDefault="00F551BD" w:rsidP="00D420AC">
            <w:pPr>
              <w:ind w:right="26"/>
              <w:jc w:val="right"/>
              <w:rPr>
                <w:rFonts w:ascii="TH SarabunPSK" w:hAnsi="TH SarabunPSK" w:cs="TH SarabunPSK"/>
              </w:rPr>
            </w:pPr>
            <w:r w:rsidRPr="00B60D70">
              <w:rPr>
                <w:rFonts w:ascii="TH SarabunPSK" w:hAnsi="TH SarabunPSK" w:cs="TH SarabunPSK" w:hint="cs"/>
              </w:rPr>
              <w:t xml:space="preserve">GEN </w:t>
            </w:r>
            <w:r w:rsidR="00067F6C" w:rsidRPr="00B60D70">
              <w:rPr>
                <w:rFonts w:ascii="TH SarabunPSK" w:hAnsi="TH SarabunPSK" w:cs="TH SarabunPSK" w:hint="cs"/>
              </w:rPr>
              <w:t>241</w:t>
            </w:r>
          </w:p>
        </w:tc>
        <w:tc>
          <w:tcPr>
            <w:tcW w:w="4820" w:type="dxa"/>
          </w:tcPr>
          <w:p w14:paraId="183B01D8" w14:textId="77777777" w:rsidR="00067F6C" w:rsidRPr="00B60D70" w:rsidRDefault="00067F6C" w:rsidP="00D420AC">
            <w:pPr>
              <w:ind w:right="26"/>
              <w:jc w:val="left"/>
              <w:rPr>
                <w:rFonts w:ascii="TH SarabunPSK" w:hAnsi="TH SarabunPSK" w:cs="TH SarabunPSK"/>
              </w:rPr>
            </w:pPr>
            <w:r w:rsidRPr="00B60D70">
              <w:rPr>
                <w:rFonts w:ascii="TH SarabunPSK" w:eastAsia="Angsana New" w:hAnsi="TH SarabunPSK" w:cs="TH SarabunPSK" w:hint="cs"/>
                <w:cs/>
              </w:rPr>
              <w:t>ความงดงามแห่งชีวิต</w:t>
            </w:r>
          </w:p>
          <w:p w14:paraId="2AC289FF" w14:textId="77777777" w:rsidR="00067F6C" w:rsidRPr="00B60D70" w:rsidRDefault="00067F6C" w:rsidP="00D420AC">
            <w:pPr>
              <w:ind w:right="26"/>
              <w:jc w:val="left"/>
              <w:rPr>
                <w:rFonts w:ascii="TH SarabunPSK" w:hAnsi="TH SarabunPSK" w:cs="TH SarabunPSK"/>
              </w:rPr>
            </w:pPr>
            <w:r w:rsidRPr="00B60D70">
              <w:rPr>
                <w:rFonts w:ascii="TH SarabunPSK" w:eastAsia="Angsana New" w:hAnsi="TH SarabunPSK" w:cs="TH SarabunPSK" w:hint="cs"/>
              </w:rPr>
              <w:t>(Beauty of Life)</w:t>
            </w:r>
          </w:p>
        </w:tc>
        <w:tc>
          <w:tcPr>
            <w:tcW w:w="1701" w:type="dxa"/>
          </w:tcPr>
          <w:p w14:paraId="0434BCE7" w14:textId="77777777" w:rsidR="00067F6C" w:rsidRPr="00B60D70" w:rsidRDefault="00067F6C" w:rsidP="00D420AC">
            <w:pPr>
              <w:ind w:right="-73"/>
              <w:jc w:val="right"/>
              <w:rPr>
                <w:rFonts w:ascii="TH SarabunPSK" w:hAnsi="TH SarabunPSK" w:cs="TH SarabunPSK"/>
              </w:rPr>
            </w:pPr>
            <w:r w:rsidRPr="00B60D70">
              <w:rPr>
                <w:rFonts w:ascii="TH SarabunPSK" w:hAnsi="TH SarabunPSK" w:cs="TH SarabunPSK" w:hint="cs"/>
              </w:rPr>
              <w:t>3 (3-0-6)</w:t>
            </w:r>
          </w:p>
        </w:tc>
      </w:tr>
    </w:tbl>
    <w:p w14:paraId="02B98F88" w14:textId="77777777" w:rsidR="00067F6C" w:rsidRPr="00B60D70" w:rsidRDefault="00067F6C" w:rsidP="00FF7D50">
      <w:pPr>
        <w:pStyle w:val="af9"/>
        <w:numPr>
          <w:ilvl w:val="0"/>
          <w:numId w:val="98"/>
        </w:numPr>
        <w:ind w:left="1134" w:right="29"/>
        <w:jc w:val="both"/>
        <w:rPr>
          <w:rFonts w:ascii="TH SarabunPSK" w:eastAsia="Calibri" w:hAnsi="TH SarabunPSK" w:cs="TH SarabunPSK"/>
          <w:b/>
          <w:bCs/>
        </w:rPr>
      </w:pPr>
      <w:r w:rsidRPr="00B60D70">
        <w:rPr>
          <w:rFonts w:ascii="TH SarabunPSK" w:hAnsi="TH SarabunPSK" w:cs="TH SarabunPSK" w:hint="cs"/>
          <w:b/>
          <w:bCs/>
          <w:cs/>
        </w:rPr>
        <w:t>กลุ่มวิชาเทคโนโลยี นวัตกรรม และการจัดการ</w:t>
      </w:r>
    </w:p>
    <w:tbl>
      <w:tblPr>
        <w:tblStyle w:val="af6"/>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385"/>
        <w:gridCol w:w="4820"/>
        <w:gridCol w:w="1701"/>
      </w:tblGrid>
      <w:tr w:rsidR="00B60D70" w:rsidRPr="00B60D70" w14:paraId="2AB1F99F" w14:textId="77777777" w:rsidTr="00D420AC">
        <w:tc>
          <w:tcPr>
            <w:tcW w:w="1020" w:type="dxa"/>
          </w:tcPr>
          <w:p w14:paraId="23C3F48D" w14:textId="77777777" w:rsidR="00067F6C" w:rsidRPr="00B60D70" w:rsidRDefault="00067F6C" w:rsidP="00D420AC">
            <w:pPr>
              <w:ind w:right="26"/>
              <w:jc w:val="left"/>
              <w:rPr>
                <w:rFonts w:ascii="TH SarabunPSK" w:hAnsi="TH SarabunPSK" w:cs="TH SarabunPSK"/>
              </w:rPr>
            </w:pPr>
          </w:p>
        </w:tc>
        <w:tc>
          <w:tcPr>
            <w:tcW w:w="1385" w:type="dxa"/>
          </w:tcPr>
          <w:p w14:paraId="2F899C25" w14:textId="23299623" w:rsidR="00067F6C" w:rsidRPr="00B60D70" w:rsidRDefault="00F551BD" w:rsidP="00D420AC">
            <w:pPr>
              <w:ind w:right="26"/>
              <w:jc w:val="right"/>
              <w:rPr>
                <w:rFonts w:ascii="TH SarabunPSK" w:hAnsi="TH SarabunPSK" w:cs="TH SarabunPSK"/>
              </w:rPr>
            </w:pPr>
            <w:r w:rsidRPr="00B60D70">
              <w:rPr>
                <w:rFonts w:ascii="TH SarabunPSK" w:hAnsi="TH SarabunPSK" w:cs="TH SarabunPSK" w:hint="cs"/>
              </w:rPr>
              <w:t xml:space="preserve">GEN </w:t>
            </w:r>
            <w:r w:rsidR="00067F6C" w:rsidRPr="00B60D70">
              <w:rPr>
                <w:rFonts w:ascii="TH SarabunPSK" w:hAnsi="TH SarabunPSK" w:cs="TH SarabunPSK" w:hint="cs"/>
              </w:rPr>
              <w:t>351</w:t>
            </w:r>
          </w:p>
        </w:tc>
        <w:tc>
          <w:tcPr>
            <w:tcW w:w="4820" w:type="dxa"/>
          </w:tcPr>
          <w:p w14:paraId="4D37F688" w14:textId="77777777" w:rsidR="00067F6C" w:rsidRPr="00B60D70" w:rsidRDefault="00067F6C" w:rsidP="00D420AC">
            <w:pPr>
              <w:ind w:right="26"/>
              <w:jc w:val="left"/>
              <w:rPr>
                <w:rFonts w:ascii="TH SarabunPSK" w:hAnsi="TH SarabunPSK" w:cs="TH SarabunPSK"/>
              </w:rPr>
            </w:pPr>
            <w:r w:rsidRPr="00B60D70">
              <w:rPr>
                <w:rFonts w:ascii="TH SarabunPSK" w:hAnsi="TH SarabunPSK" w:cs="TH SarabunPSK" w:hint="cs"/>
                <w:cs/>
              </w:rPr>
              <w:t>การบริหารจัดการยุคใหม่และภาวะผู้นำ</w:t>
            </w:r>
          </w:p>
          <w:p w14:paraId="76F996FF" w14:textId="77777777" w:rsidR="00067F6C" w:rsidRPr="00B60D70" w:rsidRDefault="00067F6C" w:rsidP="00D420AC">
            <w:pPr>
              <w:ind w:right="26"/>
              <w:jc w:val="left"/>
              <w:rPr>
                <w:rFonts w:ascii="TH SarabunPSK" w:hAnsi="TH SarabunPSK" w:cs="TH SarabunPSK"/>
              </w:rPr>
            </w:pPr>
            <w:r w:rsidRPr="00B60D70">
              <w:rPr>
                <w:rFonts w:ascii="TH SarabunPSK" w:hAnsi="TH SarabunPSK" w:cs="TH SarabunPSK" w:hint="cs"/>
                <w:cs/>
              </w:rPr>
              <w:t>(</w:t>
            </w:r>
            <w:r w:rsidRPr="00B60D70">
              <w:rPr>
                <w:rFonts w:ascii="TH SarabunPSK" w:hAnsi="TH SarabunPSK" w:cs="TH SarabunPSK" w:hint="cs"/>
              </w:rPr>
              <w:t>Modern Management and Leadership</w:t>
            </w:r>
            <w:r w:rsidRPr="00B60D70">
              <w:rPr>
                <w:rFonts w:ascii="TH SarabunPSK" w:hAnsi="TH SarabunPSK" w:cs="TH SarabunPSK" w:hint="cs"/>
                <w:cs/>
              </w:rPr>
              <w:t>)</w:t>
            </w:r>
          </w:p>
        </w:tc>
        <w:tc>
          <w:tcPr>
            <w:tcW w:w="1701" w:type="dxa"/>
          </w:tcPr>
          <w:p w14:paraId="60229B70" w14:textId="77777777" w:rsidR="00067F6C" w:rsidRPr="00B60D70" w:rsidRDefault="00067F6C" w:rsidP="00D420AC">
            <w:pPr>
              <w:ind w:right="-73"/>
              <w:jc w:val="right"/>
              <w:rPr>
                <w:rFonts w:ascii="TH SarabunPSK" w:hAnsi="TH SarabunPSK" w:cs="TH SarabunPSK"/>
              </w:rPr>
            </w:pPr>
            <w:r w:rsidRPr="00B60D70">
              <w:rPr>
                <w:rFonts w:ascii="TH SarabunPSK" w:hAnsi="TH SarabunPSK" w:cs="TH SarabunPSK" w:hint="cs"/>
              </w:rPr>
              <w:t>3 (3-0-6)</w:t>
            </w:r>
          </w:p>
        </w:tc>
      </w:tr>
    </w:tbl>
    <w:p w14:paraId="08C20BC0" w14:textId="77777777" w:rsidR="00067F6C" w:rsidRPr="00B60D70" w:rsidRDefault="00067F6C" w:rsidP="00FF7D50">
      <w:pPr>
        <w:pStyle w:val="af9"/>
        <w:numPr>
          <w:ilvl w:val="0"/>
          <w:numId w:val="98"/>
        </w:numPr>
        <w:ind w:left="1134" w:right="29"/>
        <w:jc w:val="both"/>
        <w:rPr>
          <w:rFonts w:ascii="TH SarabunPSK" w:eastAsia="Calibri" w:hAnsi="TH SarabunPSK" w:cs="TH SarabunPSK"/>
          <w:b/>
          <w:bCs/>
        </w:rPr>
      </w:pPr>
      <w:r w:rsidRPr="00B60D70">
        <w:rPr>
          <w:rFonts w:ascii="TH SarabunPSK" w:hAnsi="TH SarabunPSK" w:cs="TH SarabunPSK" w:hint="cs"/>
          <w:b/>
          <w:bCs/>
          <w:cs/>
        </w:rPr>
        <w:t>กลุ่มวิชาภาษาและการสื่อสาร</w:t>
      </w:r>
    </w:p>
    <w:p w14:paraId="17498710" w14:textId="77777777" w:rsidR="00067F6C" w:rsidRPr="00B60D70" w:rsidRDefault="00067F6C" w:rsidP="00067F6C">
      <w:pPr>
        <w:ind w:right="26" w:firstLine="1134"/>
        <w:jc w:val="left"/>
        <w:rPr>
          <w:rFonts w:ascii="TH SarabunPSK" w:hAnsi="TH SarabunPSK" w:cs="TH SarabunPSK"/>
          <w:u w:val="single"/>
        </w:rPr>
      </w:pPr>
      <w:r w:rsidRPr="00B60D70">
        <w:rPr>
          <w:rFonts w:ascii="TH SarabunPSK" w:hAnsi="TH SarabunPSK" w:cs="TH SarabunPSK" w:hint="cs"/>
          <w:u w:val="single"/>
          <w:cs/>
        </w:rPr>
        <w:t>สำหรับนักศึกษาที่มีระดับคะแนนกลุ่มที่ 1 ตามที่สายวิชาภาษา คณะ</w:t>
      </w:r>
      <w:proofErr w:type="spellStart"/>
      <w:r w:rsidRPr="00B60D70">
        <w:rPr>
          <w:rFonts w:ascii="TH SarabunPSK" w:hAnsi="TH SarabunPSK" w:cs="TH SarabunPSK" w:hint="cs"/>
          <w:u w:val="single"/>
          <w:cs/>
        </w:rPr>
        <w:t>ศิลป</w:t>
      </w:r>
      <w:proofErr w:type="spellEnd"/>
      <w:r w:rsidRPr="00B60D70">
        <w:rPr>
          <w:rFonts w:ascii="TH SarabunPSK" w:hAnsi="TH SarabunPSK" w:cs="TH SarabunPSK" w:hint="cs"/>
          <w:u w:val="single"/>
          <w:cs/>
        </w:rPr>
        <w:t>ศาสตร์กำหนด</w:t>
      </w:r>
    </w:p>
    <w:tbl>
      <w:tblPr>
        <w:tblStyle w:val="af6"/>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385"/>
        <w:gridCol w:w="4820"/>
        <w:gridCol w:w="1701"/>
      </w:tblGrid>
      <w:tr w:rsidR="00B60D70" w:rsidRPr="00B60D70" w14:paraId="75703E95" w14:textId="77777777" w:rsidTr="00D420AC">
        <w:tc>
          <w:tcPr>
            <w:tcW w:w="1020" w:type="dxa"/>
          </w:tcPr>
          <w:p w14:paraId="7ACF4122" w14:textId="77777777" w:rsidR="00067F6C" w:rsidRPr="00B60D70" w:rsidRDefault="00067F6C" w:rsidP="00D420AC">
            <w:pPr>
              <w:ind w:right="26"/>
              <w:jc w:val="left"/>
              <w:rPr>
                <w:rFonts w:ascii="TH SarabunPSK" w:hAnsi="TH SarabunPSK" w:cs="TH SarabunPSK"/>
              </w:rPr>
            </w:pPr>
          </w:p>
        </w:tc>
        <w:tc>
          <w:tcPr>
            <w:tcW w:w="1385" w:type="dxa"/>
          </w:tcPr>
          <w:p w14:paraId="7C02AAC3" w14:textId="2D032E47" w:rsidR="00067F6C" w:rsidRPr="00B60D70" w:rsidRDefault="00F551BD" w:rsidP="00D420AC">
            <w:pPr>
              <w:ind w:right="26"/>
              <w:jc w:val="left"/>
              <w:rPr>
                <w:rFonts w:ascii="TH SarabunPSK" w:hAnsi="TH SarabunPSK" w:cs="TH SarabunPSK"/>
              </w:rPr>
            </w:pPr>
            <w:r w:rsidRPr="00B60D70">
              <w:rPr>
                <w:rFonts w:ascii="TH SarabunPSK" w:hAnsi="TH SarabunPSK" w:cs="TH SarabunPSK" w:hint="cs"/>
              </w:rPr>
              <w:t xml:space="preserve">LNG </w:t>
            </w:r>
            <w:r w:rsidR="00067F6C" w:rsidRPr="00B60D70">
              <w:rPr>
                <w:rFonts w:ascii="TH SarabunPSK" w:hAnsi="TH SarabunPSK" w:cs="TH SarabunPSK" w:hint="cs"/>
                <w:cs/>
              </w:rPr>
              <w:t>120</w:t>
            </w:r>
          </w:p>
        </w:tc>
        <w:tc>
          <w:tcPr>
            <w:tcW w:w="4820" w:type="dxa"/>
          </w:tcPr>
          <w:p w14:paraId="0D5DECF6" w14:textId="77777777" w:rsidR="00067F6C" w:rsidRPr="00B60D70" w:rsidRDefault="00067F6C" w:rsidP="00D420AC">
            <w:pPr>
              <w:ind w:right="26"/>
              <w:jc w:val="left"/>
              <w:rPr>
                <w:rFonts w:ascii="TH SarabunPSK" w:hAnsi="TH SarabunPSK" w:cs="TH SarabunPSK"/>
              </w:rPr>
            </w:pPr>
            <w:r w:rsidRPr="00B60D70">
              <w:rPr>
                <w:rFonts w:ascii="TH SarabunPSK" w:hAnsi="TH SarabunPSK" w:cs="TH SarabunPSK" w:hint="cs"/>
                <w:cs/>
              </w:rPr>
              <w:t>ภาษาอังกฤษทั่วไป</w:t>
            </w:r>
          </w:p>
          <w:p w14:paraId="67583F0E" w14:textId="2E7BA8F2" w:rsidR="00067F6C" w:rsidRPr="00B60D70" w:rsidRDefault="00067F6C" w:rsidP="00D420AC">
            <w:pPr>
              <w:ind w:right="26"/>
              <w:jc w:val="left"/>
              <w:rPr>
                <w:rFonts w:ascii="TH SarabunPSK" w:hAnsi="TH SarabunPSK" w:cs="TH SarabunPSK"/>
              </w:rPr>
            </w:pPr>
            <w:r w:rsidRPr="00B60D70">
              <w:rPr>
                <w:rFonts w:ascii="TH SarabunPSK" w:hAnsi="TH SarabunPSK" w:cs="TH SarabunPSK" w:hint="cs"/>
                <w:cs/>
              </w:rPr>
              <w:t>(</w:t>
            </w:r>
            <w:r w:rsidR="00825587" w:rsidRPr="00B60D70">
              <w:rPr>
                <w:rFonts w:ascii="TH SarabunPSK" w:hAnsi="TH SarabunPSK" w:cs="TH SarabunPSK" w:hint="cs"/>
              </w:rPr>
              <w:t>Genera</w:t>
            </w:r>
            <w:r w:rsidRPr="00B60D70">
              <w:rPr>
                <w:rFonts w:ascii="TH SarabunPSK" w:hAnsi="TH SarabunPSK" w:cs="TH SarabunPSK" w:hint="cs"/>
              </w:rPr>
              <w:t>l English)</w:t>
            </w:r>
          </w:p>
        </w:tc>
        <w:tc>
          <w:tcPr>
            <w:tcW w:w="1701" w:type="dxa"/>
          </w:tcPr>
          <w:p w14:paraId="3F77E3F0" w14:textId="77777777" w:rsidR="00067F6C" w:rsidRPr="00B60D70" w:rsidRDefault="00067F6C" w:rsidP="00D420AC">
            <w:pPr>
              <w:ind w:right="-73"/>
              <w:jc w:val="right"/>
              <w:rPr>
                <w:rFonts w:ascii="TH SarabunPSK" w:hAnsi="TH SarabunPSK" w:cs="TH SarabunPSK"/>
              </w:rPr>
            </w:pPr>
            <w:r w:rsidRPr="00B60D70">
              <w:rPr>
                <w:rFonts w:ascii="TH SarabunPSK" w:hAnsi="TH SarabunPSK" w:cs="TH SarabunPSK" w:hint="cs"/>
              </w:rPr>
              <w:t>3 (3-0-6)</w:t>
            </w:r>
          </w:p>
        </w:tc>
      </w:tr>
      <w:tr w:rsidR="00B60D70" w:rsidRPr="00B60D70" w14:paraId="4D0E3D69" w14:textId="77777777" w:rsidTr="00D420AC">
        <w:tc>
          <w:tcPr>
            <w:tcW w:w="1020" w:type="dxa"/>
          </w:tcPr>
          <w:p w14:paraId="6E1DD682" w14:textId="77777777" w:rsidR="00067F6C" w:rsidRPr="00B60D70" w:rsidRDefault="00067F6C" w:rsidP="00D420AC">
            <w:pPr>
              <w:ind w:right="26"/>
              <w:jc w:val="left"/>
              <w:rPr>
                <w:rFonts w:ascii="TH SarabunPSK" w:hAnsi="TH SarabunPSK" w:cs="TH SarabunPSK"/>
              </w:rPr>
            </w:pPr>
          </w:p>
        </w:tc>
        <w:tc>
          <w:tcPr>
            <w:tcW w:w="1385" w:type="dxa"/>
          </w:tcPr>
          <w:p w14:paraId="09BB2726" w14:textId="71FE3C07" w:rsidR="00067F6C" w:rsidRPr="00B60D70" w:rsidRDefault="00F551BD" w:rsidP="00D420AC">
            <w:pPr>
              <w:ind w:right="26"/>
              <w:jc w:val="left"/>
              <w:rPr>
                <w:rFonts w:ascii="TH SarabunPSK" w:hAnsi="TH SarabunPSK" w:cs="TH SarabunPSK"/>
              </w:rPr>
            </w:pPr>
            <w:r w:rsidRPr="00B60D70">
              <w:rPr>
                <w:rFonts w:ascii="TH SarabunPSK" w:hAnsi="TH SarabunPSK" w:cs="TH SarabunPSK" w:hint="cs"/>
              </w:rPr>
              <w:t xml:space="preserve">LNG </w:t>
            </w:r>
            <w:r w:rsidR="00067F6C" w:rsidRPr="00B60D70">
              <w:rPr>
                <w:rFonts w:ascii="TH SarabunPSK" w:eastAsia="Angsana New" w:hAnsi="TH SarabunPSK" w:cs="TH SarabunPSK" w:hint="cs"/>
                <w:cs/>
              </w:rPr>
              <w:t>220</w:t>
            </w:r>
          </w:p>
        </w:tc>
        <w:tc>
          <w:tcPr>
            <w:tcW w:w="4820" w:type="dxa"/>
          </w:tcPr>
          <w:p w14:paraId="6BD9A243" w14:textId="77777777" w:rsidR="00067F6C" w:rsidRPr="00B60D70" w:rsidRDefault="00067F6C" w:rsidP="00D420AC">
            <w:pPr>
              <w:ind w:right="26"/>
              <w:jc w:val="left"/>
              <w:rPr>
                <w:rFonts w:ascii="TH SarabunPSK" w:hAnsi="TH SarabunPSK" w:cs="TH SarabunPSK"/>
              </w:rPr>
            </w:pPr>
            <w:r w:rsidRPr="00B60D70">
              <w:rPr>
                <w:rFonts w:ascii="TH SarabunPSK" w:hAnsi="TH SarabunPSK" w:cs="TH SarabunPSK" w:hint="cs"/>
                <w:cs/>
              </w:rPr>
              <w:t>ภาษาอังกฤษเชิงวิชาการ</w:t>
            </w:r>
          </w:p>
          <w:p w14:paraId="1732CCCB" w14:textId="77777777" w:rsidR="00067F6C" w:rsidRPr="00B60D70" w:rsidRDefault="00067F6C" w:rsidP="00D420AC">
            <w:pPr>
              <w:ind w:right="26"/>
              <w:jc w:val="left"/>
              <w:rPr>
                <w:rFonts w:ascii="TH SarabunPSK" w:hAnsi="TH SarabunPSK" w:cs="TH SarabunPSK"/>
                <w:cs/>
              </w:rPr>
            </w:pPr>
            <w:r w:rsidRPr="00B60D70">
              <w:rPr>
                <w:rFonts w:ascii="TH SarabunPSK" w:hAnsi="TH SarabunPSK" w:cs="TH SarabunPSK" w:hint="cs"/>
                <w:cs/>
              </w:rPr>
              <w:t>(</w:t>
            </w:r>
            <w:r w:rsidRPr="00B60D70">
              <w:rPr>
                <w:rFonts w:ascii="TH SarabunPSK" w:hAnsi="TH SarabunPSK" w:cs="TH SarabunPSK" w:hint="cs"/>
              </w:rPr>
              <w:t>Academic English)</w:t>
            </w:r>
          </w:p>
        </w:tc>
        <w:tc>
          <w:tcPr>
            <w:tcW w:w="1701" w:type="dxa"/>
          </w:tcPr>
          <w:p w14:paraId="12E74351" w14:textId="77777777" w:rsidR="00067F6C" w:rsidRPr="00B60D70" w:rsidRDefault="00067F6C" w:rsidP="00D420AC">
            <w:pPr>
              <w:ind w:right="-73"/>
              <w:jc w:val="right"/>
              <w:rPr>
                <w:rFonts w:ascii="TH SarabunPSK" w:hAnsi="TH SarabunPSK" w:cs="TH SarabunPSK"/>
              </w:rPr>
            </w:pPr>
            <w:r w:rsidRPr="00B60D70">
              <w:rPr>
                <w:rFonts w:ascii="TH SarabunPSK" w:hAnsi="TH SarabunPSK" w:cs="TH SarabunPSK" w:hint="cs"/>
              </w:rPr>
              <w:t>3 (3-0-6)</w:t>
            </w:r>
          </w:p>
        </w:tc>
      </w:tr>
      <w:tr w:rsidR="00B60D70" w:rsidRPr="00B60D70" w14:paraId="2A4B93DA" w14:textId="77777777" w:rsidTr="00D420AC">
        <w:tc>
          <w:tcPr>
            <w:tcW w:w="1020" w:type="dxa"/>
          </w:tcPr>
          <w:p w14:paraId="3656CDD2" w14:textId="77777777" w:rsidR="00067F6C" w:rsidRPr="00B60D70" w:rsidRDefault="00067F6C" w:rsidP="00D420AC">
            <w:pPr>
              <w:ind w:right="26"/>
              <w:jc w:val="left"/>
              <w:rPr>
                <w:rFonts w:ascii="TH SarabunPSK" w:hAnsi="TH SarabunPSK" w:cs="TH SarabunPSK"/>
              </w:rPr>
            </w:pPr>
          </w:p>
        </w:tc>
        <w:tc>
          <w:tcPr>
            <w:tcW w:w="1385" w:type="dxa"/>
          </w:tcPr>
          <w:p w14:paraId="3B22C19D" w14:textId="7C79232E" w:rsidR="00067F6C" w:rsidRPr="00B60D70" w:rsidRDefault="00F551BD" w:rsidP="00D420AC">
            <w:pPr>
              <w:ind w:right="26"/>
              <w:jc w:val="left"/>
              <w:rPr>
                <w:rFonts w:ascii="TH SarabunPSK" w:hAnsi="TH SarabunPSK" w:cs="TH SarabunPSK"/>
              </w:rPr>
            </w:pPr>
            <w:r w:rsidRPr="00B60D70">
              <w:rPr>
                <w:rFonts w:ascii="TH SarabunPSK" w:hAnsi="TH SarabunPSK" w:cs="TH SarabunPSK" w:hint="cs"/>
              </w:rPr>
              <w:t xml:space="preserve">LNG </w:t>
            </w:r>
            <w:r w:rsidR="00067F6C" w:rsidRPr="00B60D70">
              <w:rPr>
                <w:rFonts w:ascii="TH SarabunPSK" w:hAnsi="TH SarabunPSK" w:cs="TH SarabunPSK" w:hint="cs"/>
              </w:rPr>
              <w:t>250</w:t>
            </w:r>
          </w:p>
        </w:tc>
        <w:tc>
          <w:tcPr>
            <w:tcW w:w="4820" w:type="dxa"/>
          </w:tcPr>
          <w:p w14:paraId="3F6A7316" w14:textId="77777777" w:rsidR="00067F6C" w:rsidRPr="00B60D70" w:rsidRDefault="00067F6C" w:rsidP="00D420AC">
            <w:pPr>
              <w:ind w:right="26"/>
              <w:jc w:val="left"/>
              <w:rPr>
                <w:rFonts w:ascii="TH SarabunPSK" w:hAnsi="TH SarabunPSK" w:cs="TH SarabunPSK"/>
              </w:rPr>
            </w:pPr>
            <w:r w:rsidRPr="00B60D70">
              <w:rPr>
                <w:rFonts w:ascii="TH SarabunPSK" w:hAnsi="TH SarabunPSK" w:cs="TH SarabunPSK" w:hint="cs"/>
                <w:cs/>
              </w:rPr>
              <w:t>ภาษาไทยเพื่อการสื่อสารและงานอาชีพ</w:t>
            </w:r>
          </w:p>
          <w:p w14:paraId="71CDDEAB" w14:textId="77777777" w:rsidR="00067F6C" w:rsidRPr="00B60D70" w:rsidRDefault="00067F6C" w:rsidP="00D420AC">
            <w:pPr>
              <w:ind w:right="26"/>
              <w:jc w:val="left"/>
              <w:rPr>
                <w:rFonts w:ascii="TH SarabunPSK" w:hAnsi="TH SarabunPSK" w:cs="TH SarabunPSK"/>
                <w:cs/>
              </w:rPr>
            </w:pPr>
            <w:r w:rsidRPr="00B60D70">
              <w:rPr>
                <w:rFonts w:ascii="TH SarabunPSK" w:hAnsi="TH SarabunPSK" w:cs="TH SarabunPSK" w:hint="cs"/>
              </w:rPr>
              <w:t>(Thai for Communication and Careers)</w:t>
            </w:r>
          </w:p>
        </w:tc>
        <w:tc>
          <w:tcPr>
            <w:tcW w:w="1701" w:type="dxa"/>
          </w:tcPr>
          <w:p w14:paraId="01E4317F" w14:textId="77777777" w:rsidR="00067F6C" w:rsidRPr="00B60D70" w:rsidRDefault="00067F6C" w:rsidP="00D420AC">
            <w:pPr>
              <w:ind w:right="-73"/>
              <w:jc w:val="right"/>
              <w:rPr>
                <w:rFonts w:ascii="TH SarabunPSK" w:hAnsi="TH SarabunPSK" w:cs="TH SarabunPSK"/>
              </w:rPr>
            </w:pPr>
            <w:r w:rsidRPr="00B60D70">
              <w:rPr>
                <w:rFonts w:ascii="TH SarabunPSK" w:hAnsi="TH SarabunPSK" w:cs="TH SarabunPSK" w:hint="cs"/>
                <w:cs/>
              </w:rPr>
              <w:t>3 (3-0-6)</w:t>
            </w:r>
          </w:p>
        </w:tc>
      </w:tr>
    </w:tbl>
    <w:p w14:paraId="0CDDADF1" w14:textId="77777777" w:rsidR="008C7EB1" w:rsidRDefault="008C7EB1" w:rsidP="00067F6C">
      <w:pPr>
        <w:ind w:right="26" w:firstLine="1134"/>
        <w:jc w:val="left"/>
        <w:rPr>
          <w:rFonts w:ascii="TH SarabunPSK" w:hAnsi="TH SarabunPSK" w:cs="TH SarabunPSK"/>
          <w:u w:val="single"/>
          <w:cs/>
        </w:rPr>
      </w:pPr>
    </w:p>
    <w:p w14:paraId="100306D0" w14:textId="77777777" w:rsidR="008C7EB1" w:rsidRDefault="008C7EB1">
      <w:pPr>
        <w:jc w:val="left"/>
        <w:rPr>
          <w:rFonts w:ascii="TH SarabunPSK" w:hAnsi="TH SarabunPSK" w:cs="TH SarabunPSK"/>
          <w:u w:val="single"/>
          <w:cs/>
        </w:rPr>
      </w:pPr>
      <w:r>
        <w:rPr>
          <w:rFonts w:ascii="TH SarabunPSK" w:hAnsi="TH SarabunPSK" w:cs="TH SarabunPSK"/>
          <w:u w:val="single"/>
          <w:cs/>
        </w:rPr>
        <w:br w:type="page"/>
      </w:r>
    </w:p>
    <w:p w14:paraId="3073ED50" w14:textId="2F66A635" w:rsidR="00067F6C" w:rsidRPr="00B60D70" w:rsidRDefault="00067F6C" w:rsidP="00067F6C">
      <w:pPr>
        <w:ind w:right="26" w:firstLine="1134"/>
        <w:jc w:val="left"/>
        <w:rPr>
          <w:rFonts w:ascii="TH SarabunPSK" w:hAnsi="TH SarabunPSK" w:cs="TH SarabunPSK"/>
          <w:u w:val="single"/>
        </w:rPr>
      </w:pPr>
      <w:r w:rsidRPr="00B60D70">
        <w:rPr>
          <w:rFonts w:ascii="TH SarabunPSK" w:hAnsi="TH SarabunPSK" w:cs="TH SarabunPSK" w:hint="cs"/>
          <w:u w:val="single"/>
          <w:cs/>
        </w:rPr>
        <w:lastRenderedPageBreak/>
        <w:t>สำหรับนักศึกษาที่มีระดับคะแนนกลุ่มที่ 2 ตามที่สายวิชาภาษา คณะ</w:t>
      </w:r>
      <w:proofErr w:type="spellStart"/>
      <w:r w:rsidRPr="00B60D70">
        <w:rPr>
          <w:rFonts w:ascii="TH SarabunPSK" w:hAnsi="TH SarabunPSK" w:cs="TH SarabunPSK" w:hint="cs"/>
          <w:u w:val="single"/>
          <w:cs/>
        </w:rPr>
        <w:t>ศิลป</w:t>
      </w:r>
      <w:proofErr w:type="spellEnd"/>
      <w:r w:rsidRPr="00B60D70">
        <w:rPr>
          <w:rFonts w:ascii="TH SarabunPSK" w:hAnsi="TH SarabunPSK" w:cs="TH SarabunPSK" w:hint="cs"/>
          <w:u w:val="single"/>
          <w:cs/>
        </w:rPr>
        <w:t>ศาสตร์กำหนด</w:t>
      </w:r>
    </w:p>
    <w:tbl>
      <w:tblPr>
        <w:tblStyle w:val="af6"/>
        <w:tblW w:w="90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09"/>
        <w:gridCol w:w="1276"/>
        <w:gridCol w:w="4820"/>
        <w:gridCol w:w="1701"/>
        <w:gridCol w:w="95"/>
      </w:tblGrid>
      <w:tr w:rsidR="00B60D70" w:rsidRPr="00B60D70" w14:paraId="629C6407" w14:textId="77777777" w:rsidTr="00524550">
        <w:trPr>
          <w:gridAfter w:val="1"/>
          <w:wAfter w:w="95" w:type="dxa"/>
        </w:trPr>
        <w:tc>
          <w:tcPr>
            <w:tcW w:w="1020" w:type="dxa"/>
          </w:tcPr>
          <w:p w14:paraId="6A63DBBE" w14:textId="77777777" w:rsidR="00067F6C" w:rsidRPr="00B60D70" w:rsidRDefault="00067F6C" w:rsidP="00D420AC">
            <w:pPr>
              <w:ind w:right="26"/>
              <w:jc w:val="left"/>
              <w:rPr>
                <w:rFonts w:ascii="TH SarabunPSK" w:hAnsi="TH SarabunPSK" w:cs="TH SarabunPSK"/>
              </w:rPr>
            </w:pPr>
          </w:p>
        </w:tc>
        <w:tc>
          <w:tcPr>
            <w:tcW w:w="1385" w:type="dxa"/>
            <w:gridSpan w:val="2"/>
          </w:tcPr>
          <w:p w14:paraId="13F20562" w14:textId="2D85828D" w:rsidR="00067F6C" w:rsidRPr="00B60D70" w:rsidRDefault="00F551BD" w:rsidP="00D420AC">
            <w:pPr>
              <w:ind w:right="26"/>
              <w:jc w:val="left"/>
              <w:rPr>
                <w:rFonts w:ascii="TH SarabunPSK" w:hAnsi="TH SarabunPSK" w:cs="TH SarabunPSK"/>
              </w:rPr>
            </w:pPr>
            <w:r w:rsidRPr="00B60D70">
              <w:rPr>
                <w:rFonts w:ascii="TH SarabunPSK" w:hAnsi="TH SarabunPSK" w:cs="TH SarabunPSK" w:hint="cs"/>
              </w:rPr>
              <w:t xml:space="preserve">LNG </w:t>
            </w:r>
            <w:r w:rsidR="00067F6C" w:rsidRPr="00B60D70">
              <w:rPr>
                <w:rFonts w:ascii="TH SarabunPSK" w:hAnsi="TH SarabunPSK" w:cs="TH SarabunPSK" w:hint="cs"/>
              </w:rPr>
              <w:t>2</w:t>
            </w:r>
            <w:r w:rsidR="00067F6C" w:rsidRPr="00B60D70">
              <w:rPr>
                <w:rFonts w:ascii="TH SarabunPSK" w:hAnsi="TH SarabunPSK" w:cs="TH SarabunPSK" w:hint="cs"/>
                <w:cs/>
              </w:rPr>
              <w:t>20</w:t>
            </w:r>
          </w:p>
        </w:tc>
        <w:tc>
          <w:tcPr>
            <w:tcW w:w="4820" w:type="dxa"/>
          </w:tcPr>
          <w:p w14:paraId="46C52FA8" w14:textId="77777777" w:rsidR="00067F6C" w:rsidRPr="00B60D70" w:rsidRDefault="00067F6C" w:rsidP="00D420AC">
            <w:pPr>
              <w:ind w:right="26"/>
              <w:jc w:val="left"/>
              <w:rPr>
                <w:rFonts w:ascii="TH SarabunPSK" w:hAnsi="TH SarabunPSK" w:cs="TH SarabunPSK"/>
              </w:rPr>
            </w:pPr>
            <w:r w:rsidRPr="00B60D70">
              <w:rPr>
                <w:rFonts w:ascii="TH SarabunPSK" w:hAnsi="TH SarabunPSK" w:cs="TH SarabunPSK" w:hint="cs"/>
                <w:cs/>
              </w:rPr>
              <w:t>ภาษาอังกฤษเชิงวิชาการ</w:t>
            </w:r>
          </w:p>
          <w:p w14:paraId="15C21C92" w14:textId="77777777" w:rsidR="00067F6C" w:rsidRPr="00B60D70" w:rsidRDefault="00067F6C" w:rsidP="00D420AC">
            <w:pPr>
              <w:ind w:right="26"/>
              <w:jc w:val="left"/>
              <w:rPr>
                <w:rFonts w:ascii="TH SarabunPSK" w:hAnsi="TH SarabunPSK" w:cs="TH SarabunPSK"/>
              </w:rPr>
            </w:pPr>
            <w:r w:rsidRPr="00B60D70">
              <w:rPr>
                <w:rFonts w:ascii="TH SarabunPSK" w:hAnsi="TH SarabunPSK" w:cs="TH SarabunPSK" w:hint="cs"/>
                <w:cs/>
              </w:rPr>
              <w:t>(</w:t>
            </w:r>
            <w:r w:rsidRPr="00B60D70">
              <w:rPr>
                <w:rFonts w:ascii="TH SarabunPSK" w:hAnsi="TH SarabunPSK" w:cs="TH SarabunPSK" w:hint="cs"/>
              </w:rPr>
              <w:t>Academic English)</w:t>
            </w:r>
          </w:p>
        </w:tc>
        <w:tc>
          <w:tcPr>
            <w:tcW w:w="1701" w:type="dxa"/>
          </w:tcPr>
          <w:p w14:paraId="52CECD07" w14:textId="77777777" w:rsidR="00067F6C" w:rsidRPr="00B60D70" w:rsidRDefault="00067F6C" w:rsidP="00D420AC">
            <w:pPr>
              <w:ind w:right="-73"/>
              <w:jc w:val="right"/>
              <w:rPr>
                <w:rFonts w:ascii="TH SarabunPSK" w:hAnsi="TH SarabunPSK" w:cs="TH SarabunPSK"/>
              </w:rPr>
            </w:pPr>
            <w:r w:rsidRPr="00B60D70">
              <w:rPr>
                <w:rFonts w:ascii="TH SarabunPSK" w:hAnsi="TH SarabunPSK" w:cs="TH SarabunPSK" w:hint="cs"/>
              </w:rPr>
              <w:t>3 (3-0-6)</w:t>
            </w:r>
          </w:p>
        </w:tc>
      </w:tr>
      <w:tr w:rsidR="00B60D70" w:rsidRPr="00B60D70" w14:paraId="2C18361F" w14:textId="77777777" w:rsidTr="00524550">
        <w:trPr>
          <w:gridAfter w:val="1"/>
          <w:wAfter w:w="95" w:type="dxa"/>
        </w:trPr>
        <w:tc>
          <w:tcPr>
            <w:tcW w:w="1020" w:type="dxa"/>
          </w:tcPr>
          <w:p w14:paraId="24B63C42" w14:textId="77777777" w:rsidR="00067F6C" w:rsidRPr="00B60D70" w:rsidRDefault="00067F6C" w:rsidP="00D420AC">
            <w:pPr>
              <w:ind w:right="26"/>
              <w:jc w:val="left"/>
              <w:rPr>
                <w:rFonts w:ascii="TH SarabunPSK" w:hAnsi="TH SarabunPSK" w:cs="TH SarabunPSK"/>
              </w:rPr>
            </w:pPr>
          </w:p>
        </w:tc>
        <w:tc>
          <w:tcPr>
            <w:tcW w:w="1385" w:type="dxa"/>
            <w:gridSpan w:val="2"/>
          </w:tcPr>
          <w:p w14:paraId="7E327009" w14:textId="4B20BEE5" w:rsidR="00067F6C" w:rsidRPr="00B60D70" w:rsidRDefault="00F551BD" w:rsidP="00D420AC">
            <w:pPr>
              <w:ind w:right="26"/>
              <w:jc w:val="left"/>
              <w:rPr>
                <w:rFonts w:ascii="TH SarabunPSK" w:hAnsi="TH SarabunPSK" w:cs="TH SarabunPSK"/>
              </w:rPr>
            </w:pPr>
            <w:r w:rsidRPr="00B60D70">
              <w:rPr>
                <w:rFonts w:ascii="TH SarabunPSK" w:hAnsi="TH SarabunPSK" w:cs="TH SarabunPSK" w:hint="cs"/>
              </w:rPr>
              <w:t xml:space="preserve">LNG </w:t>
            </w:r>
            <w:r w:rsidR="00067F6C" w:rsidRPr="00B60D70">
              <w:rPr>
                <w:rFonts w:ascii="TH SarabunPSK" w:eastAsia="Angsana New" w:hAnsi="TH SarabunPSK" w:cs="TH SarabunPSK" w:hint="cs"/>
                <w:cs/>
              </w:rPr>
              <w:t>22</w:t>
            </w:r>
            <w:r w:rsidR="00067F6C" w:rsidRPr="00B60D70">
              <w:rPr>
                <w:rFonts w:ascii="TH SarabunPSK" w:eastAsia="Angsana New" w:hAnsi="TH SarabunPSK" w:cs="TH SarabunPSK" w:hint="cs"/>
              </w:rPr>
              <w:t>3</w:t>
            </w:r>
          </w:p>
        </w:tc>
        <w:tc>
          <w:tcPr>
            <w:tcW w:w="4820" w:type="dxa"/>
          </w:tcPr>
          <w:p w14:paraId="70011515" w14:textId="77777777" w:rsidR="00067F6C" w:rsidRPr="00B60D70" w:rsidRDefault="00067F6C" w:rsidP="00D420AC">
            <w:pPr>
              <w:ind w:right="26"/>
              <w:jc w:val="left"/>
              <w:rPr>
                <w:rFonts w:ascii="TH SarabunPSK" w:hAnsi="TH SarabunPSK" w:cs="TH SarabunPSK"/>
              </w:rPr>
            </w:pPr>
            <w:r w:rsidRPr="00B60D70">
              <w:rPr>
                <w:rFonts w:ascii="TH SarabunPSK" w:hAnsi="TH SarabunPSK" w:cs="TH SarabunPSK" w:hint="cs"/>
                <w:cs/>
              </w:rPr>
              <w:t>ภาษาอังกฤษเพื่อการสื่อสารในที่ทำงาน</w:t>
            </w:r>
          </w:p>
          <w:p w14:paraId="7492C4BB" w14:textId="77777777" w:rsidR="00067F6C" w:rsidRPr="00B60D70" w:rsidRDefault="00067F6C" w:rsidP="00D420AC">
            <w:pPr>
              <w:ind w:right="26"/>
              <w:jc w:val="left"/>
              <w:rPr>
                <w:rFonts w:ascii="TH SarabunPSK" w:hAnsi="TH SarabunPSK" w:cs="TH SarabunPSK"/>
                <w:cs/>
              </w:rPr>
            </w:pPr>
            <w:r w:rsidRPr="00B60D70">
              <w:rPr>
                <w:rFonts w:ascii="TH SarabunPSK" w:hAnsi="TH SarabunPSK" w:cs="TH SarabunPSK" w:hint="cs"/>
                <w:cs/>
              </w:rPr>
              <w:t>(</w:t>
            </w:r>
            <w:r w:rsidRPr="00B60D70">
              <w:rPr>
                <w:rFonts w:ascii="TH SarabunPSK" w:hAnsi="TH SarabunPSK" w:cs="TH SarabunPSK" w:hint="cs"/>
              </w:rPr>
              <w:t>English for Workplace Communication)</w:t>
            </w:r>
          </w:p>
        </w:tc>
        <w:tc>
          <w:tcPr>
            <w:tcW w:w="1701" w:type="dxa"/>
          </w:tcPr>
          <w:p w14:paraId="3D922EBF" w14:textId="77777777" w:rsidR="00067F6C" w:rsidRPr="00B60D70" w:rsidRDefault="00067F6C" w:rsidP="00D420AC">
            <w:pPr>
              <w:ind w:right="-73"/>
              <w:jc w:val="right"/>
              <w:rPr>
                <w:rFonts w:ascii="TH SarabunPSK" w:hAnsi="TH SarabunPSK" w:cs="TH SarabunPSK"/>
              </w:rPr>
            </w:pPr>
            <w:r w:rsidRPr="00B60D70">
              <w:rPr>
                <w:rFonts w:ascii="TH SarabunPSK" w:hAnsi="TH SarabunPSK" w:cs="TH SarabunPSK" w:hint="cs"/>
              </w:rPr>
              <w:t>3 (3-0-6)</w:t>
            </w:r>
          </w:p>
        </w:tc>
      </w:tr>
      <w:tr w:rsidR="00B60D70" w:rsidRPr="00B60D70" w14:paraId="1D28B2FE" w14:textId="77777777" w:rsidTr="00524550">
        <w:trPr>
          <w:gridAfter w:val="1"/>
          <w:wAfter w:w="95" w:type="dxa"/>
        </w:trPr>
        <w:tc>
          <w:tcPr>
            <w:tcW w:w="1020" w:type="dxa"/>
          </w:tcPr>
          <w:p w14:paraId="37E109D8" w14:textId="77777777" w:rsidR="00067F6C" w:rsidRPr="00B60D70" w:rsidRDefault="00067F6C" w:rsidP="00D420AC">
            <w:pPr>
              <w:ind w:right="26"/>
              <w:jc w:val="left"/>
              <w:rPr>
                <w:rFonts w:ascii="TH SarabunPSK" w:hAnsi="TH SarabunPSK" w:cs="TH SarabunPSK"/>
              </w:rPr>
            </w:pPr>
          </w:p>
        </w:tc>
        <w:tc>
          <w:tcPr>
            <w:tcW w:w="1385" w:type="dxa"/>
            <w:gridSpan w:val="2"/>
          </w:tcPr>
          <w:p w14:paraId="4F43815A" w14:textId="65F2988F" w:rsidR="00067F6C" w:rsidRPr="00B60D70" w:rsidRDefault="00F551BD" w:rsidP="00D420AC">
            <w:pPr>
              <w:ind w:right="26"/>
              <w:jc w:val="left"/>
              <w:rPr>
                <w:rFonts w:ascii="TH SarabunPSK" w:hAnsi="TH SarabunPSK" w:cs="TH SarabunPSK"/>
              </w:rPr>
            </w:pPr>
            <w:r w:rsidRPr="00B60D70">
              <w:rPr>
                <w:rFonts w:ascii="TH SarabunPSK" w:hAnsi="TH SarabunPSK" w:cs="TH SarabunPSK" w:hint="cs"/>
              </w:rPr>
              <w:t xml:space="preserve">LNG </w:t>
            </w:r>
            <w:r w:rsidR="00067F6C" w:rsidRPr="00B60D70">
              <w:rPr>
                <w:rFonts w:ascii="TH SarabunPSK" w:hAnsi="TH SarabunPSK" w:cs="TH SarabunPSK" w:hint="cs"/>
              </w:rPr>
              <w:t>250</w:t>
            </w:r>
          </w:p>
        </w:tc>
        <w:tc>
          <w:tcPr>
            <w:tcW w:w="4820" w:type="dxa"/>
          </w:tcPr>
          <w:p w14:paraId="6BC64A63" w14:textId="77777777" w:rsidR="00067F6C" w:rsidRPr="00B60D70" w:rsidRDefault="00067F6C" w:rsidP="00D420AC">
            <w:pPr>
              <w:ind w:right="26"/>
              <w:jc w:val="left"/>
              <w:rPr>
                <w:rFonts w:ascii="TH SarabunPSK" w:hAnsi="TH SarabunPSK" w:cs="TH SarabunPSK"/>
              </w:rPr>
            </w:pPr>
            <w:r w:rsidRPr="00B60D70">
              <w:rPr>
                <w:rFonts w:ascii="TH SarabunPSK" w:hAnsi="TH SarabunPSK" w:cs="TH SarabunPSK" w:hint="cs"/>
                <w:cs/>
              </w:rPr>
              <w:t>ภาษาไทยเพื่อการสื่อสารและงานอาชีพ</w:t>
            </w:r>
          </w:p>
          <w:p w14:paraId="1400556A" w14:textId="77777777" w:rsidR="00067F6C" w:rsidRPr="00B60D70" w:rsidRDefault="00067F6C" w:rsidP="00D420AC">
            <w:pPr>
              <w:ind w:right="26"/>
              <w:jc w:val="left"/>
              <w:rPr>
                <w:rFonts w:ascii="TH SarabunPSK" w:hAnsi="TH SarabunPSK" w:cs="TH SarabunPSK"/>
              </w:rPr>
            </w:pPr>
            <w:r w:rsidRPr="00B60D70">
              <w:rPr>
                <w:rFonts w:ascii="TH SarabunPSK" w:hAnsi="TH SarabunPSK" w:cs="TH SarabunPSK" w:hint="cs"/>
              </w:rPr>
              <w:t>(Thai for Communication and Careers)</w:t>
            </w:r>
          </w:p>
          <w:p w14:paraId="31209900" w14:textId="1C3E1034" w:rsidR="00067F6C" w:rsidRPr="00B60D70" w:rsidRDefault="00067F6C" w:rsidP="00D420AC">
            <w:pPr>
              <w:ind w:right="26"/>
              <w:jc w:val="left"/>
              <w:rPr>
                <w:rFonts w:ascii="TH SarabunPSK" w:hAnsi="TH SarabunPSK" w:cs="TH SarabunPSK"/>
                <w:cs/>
              </w:rPr>
            </w:pPr>
          </w:p>
        </w:tc>
        <w:tc>
          <w:tcPr>
            <w:tcW w:w="1701" w:type="dxa"/>
          </w:tcPr>
          <w:p w14:paraId="4A9A512B" w14:textId="77777777" w:rsidR="00067F6C" w:rsidRPr="00B60D70" w:rsidRDefault="00067F6C" w:rsidP="00D420AC">
            <w:pPr>
              <w:ind w:right="-73"/>
              <w:jc w:val="right"/>
              <w:rPr>
                <w:rFonts w:ascii="TH SarabunPSK" w:hAnsi="TH SarabunPSK" w:cs="TH SarabunPSK"/>
              </w:rPr>
            </w:pPr>
            <w:r w:rsidRPr="00B60D70">
              <w:rPr>
                <w:rFonts w:ascii="TH SarabunPSK" w:hAnsi="TH SarabunPSK" w:cs="TH SarabunPSK" w:hint="cs"/>
                <w:cs/>
              </w:rPr>
              <w:t>3 (3-0-6)</w:t>
            </w:r>
          </w:p>
        </w:tc>
      </w:tr>
      <w:tr w:rsidR="00B60D70" w:rsidRPr="00B60D70" w14:paraId="5894271A" w14:textId="77777777" w:rsidTr="00067F6C">
        <w:tc>
          <w:tcPr>
            <w:tcW w:w="1129" w:type="dxa"/>
            <w:gridSpan w:val="2"/>
          </w:tcPr>
          <w:p w14:paraId="3D6781FB" w14:textId="77777777" w:rsidR="00067F6C" w:rsidRPr="00B60D70" w:rsidRDefault="00067F6C" w:rsidP="00D420AC">
            <w:pPr>
              <w:ind w:right="26"/>
              <w:rPr>
                <w:rFonts w:ascii="TH SarabunPSK" w:hAnsi="TH SarabunPSK" w:cs="TH SarabunPSK"/>
              </w:rPr>
            </w:pPr>
            <w:r w:rsidRPr="00B60D70">
              <w:rPr>
                <w:rFonts w:ascii="TH SarabunPSK" w:hAnsi="TH SarabunPSK" w:cs="TH SarabunPSK" w:hint="cs"/>
                <w:b/>
                <w:bCs/>
                <w:cs/>
              </w:rPr>
              <w:t>หมายเหตุ</w:t>
            </w:r>
          </w:p>
        </w:tc>
        <w:tc>
          <w:tcPr>
            <w:tcW w:w="7892" w:type="dxa"/>
            <w:gridSpan w:val="4"/>
          </w:tcPr>
          <w:p w14:paraId="46F24D81" w14:textId="77777777" w:rsidR="00067F6C" w:rsidRPr="00B60D70" w:rsidRDefault="00067F6C" w:rsidP="00FF7D50">
            <w:pPr>
              <w:pStyle w:val="af9"/>
              <w:numPr>
                <w:ilvl w:val="0"/>
                <w:numId w:val="99"/>
              </w:numPr>
              <w:ind w:left="331" w:right="-95" w:hanging="356"/>
              <w:rPr>
                <w:rFonts w:ascii="TH SarabunPSK" w:hAnsi="TH SarabunPSK" w:cs="TH SarabunPSK"/>
              </w:rPr>
            </w:pPr>
            <w:r w:rsidRPr="00B60D70">
              <w:rPr>
                <w:rFonts w:ascii="TH SarabunPSK" w:hAnsi="TH SarabunPSK" w:cs="TH SarabunPSK" w:hint="cs"/>
                <w:u w:val="single"/>
                <w:cs/>
              </w:rPr>
              <w:t>นักศึกษา</w:t>
            </w:r>
            <w:r w:rsidRPr="00B60D70">
              <w:rPr>
                <w:rFonts w:ascii="TH SarabunPSK" w:hAnsi="TH SarabunPSK" w:cs="TH SarabunPSK" w:hint="cs"/>
                <w:cs/>
              </w:rPr>
              <w:t xml:space="preserve">ต้องเรียนรายวิชาในกลุ่มวิชาภาษาและการสื่อสารอย่างน้อย </w:t>
            </w:r>
            <w:r w:rsidRPr="00B60D70">
              <w:rPr>
                <w:rFonts w:ascii="TH SarabunPSK" w:hAnsi="TH SarabunPSK" w:cs="TH SarabunPSK" w:hint="cs"/>
              </w:rPr>
              <w:t>6</w:t>
            </w:r>
            <w:r w:rsidRPr="00B60D70">
              <w:rPr>
                <w:rFonts w:ascii="TH SarabunPSK" w:hAnsi="TH SarabunPSK" w:cs="TH SarabunPSK" w:hint="cs"/>
                <w:cs/>
              </w:rPr>
              <w:t xml:space="preserve"> หน่วยกิต ตามระดับคะแนนและกลุ่มของตน หรือรายวิชาภาษาอื่นใดตามเกณฑ์ที่สายวิชาภาษากำหนด</w:t>
            </w:r>
          </w:p>
        </w:tc>
      </w:tr>
      <w:tr w:rsidR="00067F6C" w:rsidRPr="00B60D70" w14:paraId="5F10207E" w14:textId="77777777" w:rsidTr="00067F6C">
        <w:tc>
          <w:tcPr>
            <w:tcW w:w="1129" w:type="dxa"/>
            <w:gridSpan w:val="2"/>
          </w:tcPr>
          <w:p w14:paraId="46ACF719" w14:textId="77777777" w:rsidR="00067F6C" w:rsidRPr="00B60D70" w:rsidRDefault="00067F6C" w:rsidP="00D420AC">
            <w:pPr>
              <w:ind w:right="26"/>
              <w:rPr>
                <w:rFonts w:ascii="TH SarabunPSK" w:hAnsi="TH SarabunPSK" w:cs="TH SarabunPSK"/>
              </w:rPr>
            </w:pPr>
          </w:p>
        </w:tc>
        <w:tc>
          <w:tcPr>
            <w:tcW w:w="7892" w:type="dxa"/>
            <w:gridSpan w:val="4"/>
          </w:tcPr>
          <w:p w14:paraId="74904E13" w14:textId="1F6385CF" w:rsidR="00067F6C" w:rsidRPr="00B60D70" w:rsidRDefault="00067F6C" w:rsidP="00FF7D50">
            <w:pPr>
              <w:pStyle w:val="af9"/>
              <w:numPr>
                <w:ilvl w:val="0"/>
                <w:numId w:val="99"/>
              </w:numPr>
              <w:ind w:left="331" w:right="-95" w:hanging="356"/>
              <w:rPr>
                <w:rFonts w:ascii="TH SarabunPSK" w:hAnsi="TH SarabunPSK" w:cs="TH SarabunPSK"/>
              </w:rPr>
            </w:pPr>
            <w:r w:rsidRPr="00B60D70">
              <w:rPr>
                <w:rFonts w:ascii="TH SarabunPSK" w:hAnsi="TH SarabunPSK" w:cs="TH SarabunPSK" w:hint="cs"/>
                <w:u w:val="single"/>
                <w:cs/>
              </w:rPr>
              <w:t>นักศึกษาทุกคน</w:t>
            </w:r>
            <w:r w:rsidRPr="00B60D70">
              <w:rPr>
                <w:rFonts w:ascii="TH SarabunPSK" w:hAnsi="TH SarabunPSK" w:cs="TH SarabunPSK" w:hint="cs"/>
                <w:cs/>
              </w:rPr>
              <w:t xml:space="preserve">ต้องเรียนวิชา </w:t>
            </w:r>
            <w:r w:rsidR="00F551BD" w:rsidRPr="00B60D70">
              <w:rPr>
                <w:rFonts w:ascii="TH SarabunPSK" w:hAnsi="TH SarabunPSK" w:cs="TH SarabunPSK" w:hint="cs"/>
              </w:rPr>
              <w:t xml:space="preserve">LNG </w:t>
            </w:r>
            <w:r w:rsidRPr="00B60D70">
              <w:rPr>
                <w:rFonts w:ascii="TH SarabunPSK" w:hAnsi="TH SarabunPSK" w:cs="TH SarabunPSK" w:hint="cs"/>
                <w:cs/>
              </w:rPr>
              <w:t>250 เนื่องด้วยเป็นวิชาบังคับตามเกณฑ์คุรุสภา ว่าด้วย การขอใบประกอบวิชาชีพครู (ก.ค.)</w:t>
            </w:r>
          </w:p>
        </w:tc>
      </w:tr>
    </w:tbl>
    <w:p w14:paraId="7285C5E3" w14:textId="77777777" w:rsidR="00067F6C" w:rsidRPr="00B60D70" w:rsidRDefault="00067F6C" w:rsidP="00592146">
      <w:pPr>
        <w:rPr>
          <w:rFonts w:ascii="TH SarabunPSK" w:hAnsi="TH SarabunPSK" w:cs="TH SarabunPSK"/>
        </w:rPr>
      </w:pPr>
    </w:p>
    <w:p w14:paraId="0ACEAAB6" w14:textId="6F6B8C1C" w:rsidR="00067F6C" w:rsidRPr="00B60D70" w:rsidRDefault="00067F6C" w:rsidP="00067F6C">
      <w:pPr>
        <w:ind w:right="26"/>
        <w:jc w:val="left"/>
        <w:rPr>
          <w:rFonts w:ascii="TH SarabunPSK" w:hAnsi="TH SarabunPSK" w:cs="TH SarabunPSK"/>
          <w:b/>
          <w:bCs/>
        </w:rPr>
      </w:pPr>
      <w:r w:rsidRPr="00B60D70">
        <w:rPr>
          <w:rFonts w:ascii="TH SarabunPSK" w:hAnsi="TH SarabunPSK" w:cs="TH SarabunPSK" w:hint="cs"/>
          <w:b/>
          <w:bCs/>
          <w:cs/>
        </w:rPr>
        <w:t xml:space="preserve">ข. หมวดวิชาเฉพาะ </w:t>
      </w:r>
      <w:r w:rsidRPr="00B60D70">
        <w:rPr>
          <w:rFonts w:ascii="TH SarabunPSK" w:hAnsi="TH SarabunPSK" w:cs="TH SarabunPSK" w:hint="cs"/>
          <w:b/>
          <w:bCs/>
        </w:rPr>
        <w:t>145</w:t>
      </w:r>
      <w:r w:rsidRPr="00B60D70">
        <w:rPr>
          <w:rFonts w:ascii="TH SarabunPSK" w:hAnsi="TH SarabunPSK" w:cs="TH SarabunPSK" w:hint="cs"/>
          <w:b/>
          <w:bCs/>
          <w:cs/>
        </w:rPr>
        <w:t xml:space="preserve"> หน่วยกิต</w:t>
      </w:r>
    </w:p>
    <w:p w14:paraId="3577B1A1" w14:textId="3B6C8CDD" w:rsidR="00067F6C" w:rsidRPr="00B60D70" w:rsidRDefault="00067F6C" w:rsidP="00067F6C">
      <w:pPr>
        <w:ind w:firstLine="784"/>
        <w:jc w:val="left"/>
        <w:rPr>
          <w:rFonts w:ascii="TH SarabunPSK" w:hAnsi="TH SarabunPSK" w:cs="TH SarabunPSK"/>
          <w:b/>
          <w:bCs/>
          <w:cs/>
        </w:rPr>
      </w:pPr>
      <w:r w:rsidRPr="00B60D70">
        <w:rPr>
          <w:rFonts w:ascii="TH SarabunPSK" w:hAnsi="TH SarabunPSK" w:cs="TH SarabunPSK" w:hint="cs"/>
          <w:b/>
          <w:bCs/>
          <w:cs/>
        </w:rPr>
        <w:t>ข.</w:t>
      </w:r>
      <w:r w:rsidRPr="00B60D70">
        <w:rPr>
          <w:rFonts w:ascii="TH SarabunPSK" w:hAnsi="TH SarabunPSK" w:cs="TH SarabunPSK" w:hint="cs"/>
          <w:b/>
          <w:bCs/>
        </w:rPr>
        <w:t xml:space="preserve">1 </w:t>
      </w:r>
      <w:r w:rsidRPr="00B60D70">
        <w:rPr>
          <w:rFonts w:ascii="TH SarabunPSK" w:hAnsi="TH SarabunPSK" w:cs="TH SarabunPSK" w:hint="cs"/>
          <w:b/>
          <w:bCs/>
          <w:cs/>
        </w:rPr>
        <w:t>กลุ่มวิชาชีพครู</w:t>
      </w:r>
      <w:r w:rsidRPr="00B60D70">
        <w:rPr>
          <w:rFonts w:ascii="TH SarabunPSK" w:hAnsi="TH SarabunPSK" w:cs="TH SarabunPSK" w:hint="cs"/>
          <w:b/>
          <w:bCs/>
        </w:rPr>
        <w:t xml:space="preserve"> 46</w:t>
      </w:r>
      <w:r w:rsidRPr="00B60D70">
        <w:rPr>
          <w:rFonts w:ascii="TH SarabunPSK" w:hAnsi="TH SarabunPSK" w:cs="TH SarabunPSK" w:hint="cs"/>
          <w:b/>
          <w:bCs/>
          <w:cs/>
        </w:rPr>
        <w:t xml:space="preserve"> หน่วยกิต</w:t>
      </w:r>
    </w:p>
    <w:p w14:paraId="4BE63917" w14:textId="00C17B34" w:rsidR="00067F6C" w:rsidRPr="00B60D70" w:rsidRDefault="00067F6C" w:rsidP="00067F6C">
      <w:pPr>
        <w:ind w:right="26" w:firstLine="1134"/>
        <w:jc w:val="left"/>
        <w:rPr>
          <w:rFonts w:ascii="TH SarabunPSK" w:hAnsi="TH SarabunPSK" w:cs="TH SarabunPSK"/>
          <w:b/>
          <w:bCs/>
          <w:u w:val="single"/>
        </w:rPr>
      </w:pPr>
      <w:r w:rsidRPr="00B60D70">
        <w:rPr>
          <w:rFonts w:ascii="TH SarabunPSK" w:hAnsi="TH SarabunPSK" w:cs="TH SarabunPSK" w:hint="cs"/>
          <w:b/>
          <w:bCs/>
          <w:u w:val="single"/>
          <w:cs/>
        </w:rPr>
        <w:t>ข.1.1 วิชาชีพครูพื้นฐาน</w:t>
      </w:r>
      <w:r w:rsidRPr="00B60D70">
        <w:rPr>
          <w:rFonts w:ascii="TH SarabunPSK" w:hAnsi="TH SarabunPSK" w:cs="TH SarabunPSK" w:hint="cs"/>
          <w:b/>
          <w:bCs/>
          <w:u w:val="single"/>
        </w:rPr>
        <w:t xml:space="preserve"> 15</w:t>
      </w:r>
      <w:r w:rsidRPr="00B60D70">
        <w:rPr>
          <w:rFonts w:ascii="TH SarabunPSK" w:hAnsi="TH SarabunPSK" w:cs="TH SarabunPSK" w:hint="cs"/>
          <w:b/>
          <w:bCs/>
          <w:u w:val="single"/>
          <w:cs/>
        </w:rPr>
        <w:t xml:space="preserve"> หน่วยกิต</w:t>
      </w:r>
    </w:p>
    <w:tbl>
      <w:tblPr>
        <w:tblStyle w:val="af6"/>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385"/>
        <w:gridCol w:w="5103"/>
        <w:gridCol w:w="1564"/>
      </w:tblGrid>
      <w:tr w:rsidR="00B60D70" w:rsidRPr="00B60D70" w14:paraId="310E8159" w14:textId="77777777" w:rsidTr="00D420AC">
        <w:tc>
          <w:tcPr>
            <w:tcW w:w="1020" w:type="dxa"/>
          </w:tcPr>
          <w:p w14:paraId="5A290BC2" w14:textId="77777777" w:rsidR="00067F6C" w:rsidRPr="00B60D70" w:rsidRDefault="00067F6C" w:rsidP="00D420AC">
            <w:pPr>
              <w:ind w:right="26"/>
              <w:jc w:val="left"/>
              <w:rPr>
                <w:rFonts w:ascii="TH SarabunPSK" w:hAnsi="TH SarabunPSK" w:cs="TH SarabunPSK"/>
              </w:rPr>
            </w:pPr>
          </w:p>
        </w:tc>
        <w:tc>
          <w:tcPr>
            <w:tcW w:w="1385" w:type="dxa"/>
          </w:tcPr>
          <w:p w14:paraId="73B4FA99" w14:textId="401BC244" w:rsidR="00067F6C" w:rsidRPr="00B60D70" w:rsidRDefault="00F551BD" w:rsidP="00D420AC">
            <w:pPr>
              <w:ind w:right="26"/>
              <w:jc w:val="left"/>
              <w:rPr>
                <w:rFonts w:ascii="TH SarabunPSK" w:hAnsi="TH SarabunPSK" w:cs="TH SarabunPSK"/>
              </w:rPr>
            </w:pPr>
            <w:r w:rsidRPr="00B60D70">
              <w:rPr>
                <w:rFonts w:ascii="TH SarabunPSK" w:hAnsi="TH SarabunPSK" w:cs="TH SarabunPSK" w:hint="cs"/>
              </w:rPr>
              <w:t xml:space="preserve">IED </w:t>
            </w:r>
            <w:r w:rsidR="00067F6C" w:rsidRPr="00B60D70">
              <w:rPr>
                <w:rFonts w:ascii="TH SarabunPSK" w:hAnsi="TH SarabunPSK" w:cs="TH SarabunPSK" w:hint="cs"/>
                <w:cs/>
              </w:rPr>
              <w:t>11</w:t>
            </w:r>
            <w:r w:rsidR="00067F6C" w:rsidRPr="00B60D70">
              <w:rPr>
                <w:rFonts w:ascii="TH SarabunPSK" w:hAnsi="TH SarabunPSK" w:cs="TH SarabunPSK" w:hint="cs"/>
              </w:rPr>
              <w:t>1</w:t>
            </w:r>
          </w:p>
        </w:tc>
        <w:tc>
          <w:tcPr>
            <w:tcW w:w="5103" w:type="dxa"/>
          </w:tcPr>
          <w:p w14:paraId="6EE9369A" w14:textId="77777777" w:rsidR="00067F6C" w:rsidRPr="00B60D70" w:rsidRDefault="00E30D46" w:rsidP="00B1533F">
            <w:pPr>
              <w:ind w:right="26"/>
              <w:jc w:val="left"/>
              <w:rPr>
                <w:rFonts w:ascii="TH SarabunPSK" w:hAnsi="TH SarabunPSK" w:cs="TH SarabunPSK"/>
              </w:rPr>
            </w:pPr>
            <w:r w:rsidRPr="00B60D70">
              <w:rPr>
                <w:rFonts w:ascii="TH SarabunPSK" w:hAnsi="TH SarabunPSK" w:cs="TH SarabunPSK" w:hint="cs"/>
                <w:cs/>
              </w:rPr>
              <w:t xml:space="preserve">จิตวิทยาสำหรับการพัฒนาวิชาชีพ </w:t>
            </w:r>
          </w:p>
          <w:p w14:paraId="47277E51" w14:textId="03E0B466" w:rsidR="00E30D46" w:rsidRPr="00B60D70" w:rsidRDefault="00E30D46" w:rsidP="00B1533F">
            <w:pPr>
              <w:ind w:right="26"/>
              <w:jc w:val="left"/>
              <w:rPr>
                <w:rFonts w:ascii="TH SarabunPSK" w:hAnsi="TH SarabunPSK" w:cs="TH SarabunPSK"/>
              </w:rPr>
            </w:pPr>
            <w:r w:rsidRPr="00B60D70">
              <w:rPr>
                <w:rFonts w:ascii="TH SarabunPSK" w:hAnsi="TH SarabunPSK" w:cs="TH SarabunPSK" w:hint="cs"/>
                <w:cs/>
              </w:rPr>
              <w:t>(</w:t>
            </w:r>
            <w:r w:rsidRPr="00B60D70">
              <w:rPr>
                <w:rFonts w:ascii="TH SarabunPSK" w:hAnsi="TH SarabunPSK" w:cs="TH SarabunPSK" w:hint="cs"/>
              </w:rPr>
              <w:t xml:space="preserve">Psychology for Professional Development) </w:t>
            </w:r>
            <w:r w:rsidRPr="00B60D70">
              <w:rPr>
                <w:rFonts w:ascii="TH SarabunPSK" w:hAnsi="TH SarabunPSK" w:cs="TH SarabunPSK" w:hint="cs"/>
                <w:cs/>
              </w:rPr>
              <w:t>(</w:t>
            </w:r>
            <w:r w:rsidRPr="00B60D70">
              <w:rPr>
                <w:rFonts w:ascii="TH SarabunPSK" w:hAnsi="TH SarabunPSK" w:cs="TH SarabunPSK" w:hint="cs"/>
              </w:rPr>
              <w:t>Psychology for Teacher)</w:t>
            </w:r>
          </w:p>
        </w:tc>
        <w:tc>
          <w:tcPr>
            <w:tcW w:w="1564" w:type="dxa"/>
          </w:tcPr>
          <w:p w14:paraId="5125C54A" w14:textId="77777777" w:rsidR="00067F6C" w:rsidRPr="00B60D70" w:rsidRDefault="00067F6C" w:rsidP="00D420AC">
            <w:pPr>
              <w:ind w:right="-73"/>
              <w:jc w:val="right"/>
              <w:rPr>
                <w:rFonts w:ascii="TH SarabunPSK" w:hAnsi="TH SarabunPSK" w:cs="TH SarabunPSK"/>
              </w:rPr>
            </w:pPr>
            <w:r w:rsidRPr="00B60D70">
              <w:rPr>
                <w:rFonts w:ascii="TH SarabunPSK" w:hAnsi="TH SarabunPSK" w:cs="TH SarabunPSK" w:hint="cs"/>
                <w:cs/>
              </w:rPr>
              <w:t>3 (2-2-6)</w:t>
            </w:r>
          </w:p>
        </w:tc>
      </w:tr>
      <w:tr w:rsidR="00B60D70" w:rsidRPr="00B60D70" w14:paraId="605A87F7" w14:textId="77777777" w:rsidTr="00D420AC">
        <w:tc>
          <w:tcPr>
            <w:tcW w:w="1020" w:type="dxa"/>
          </w:tcPr>
          <w:p w14:paraId="14850887" w14:textId="77777777" w:rsidR="00067F6C" w:rsidRPr="00B60D70" w:rsidRDefault="00067F6C" w:rsidP="00D420AC">
            <w:pPr>
              <w:ind w:right="26"/>
              <w:jc w:val="left"/>
              <w:rPr>
                <w:rFonts w:ascii="TH SarabunPSK" w:hAnsi="TH SarabunPSK" w:cs="TH SarabunPSK"/>
              </w:rPr>
            </w:pPr>
          </w:p>
        </w:tc>
        <w:tc>
          <w:tcPr>
            <w:tcW w:w="1385" w:type="dxa"/>
          </w:tcPr>
          <w:p w14:paraId="4EA4EAAD" w14:textId="701E58DF" w:rsidR="00067F6C" w:rsidRPr="00B60D70" w:rsidRDefault="00F551BD" w:rsidP="00D420AC">
            <w:pPr>
              <w:ind w:right="26"/>
              <w:jc w:val="left"/>
              <w:rPr>
                <w:rFonts w:ascii="TH SarabunPSK" w:hAnsi="TH SarabunPSK" w:cs="TH SarabunPSK"/>
              </w:rPr>
            </w:pPr>
            <w:r w:rsidRPr="00B60D70">
              <w:rPr>
                <w:rFonts w:ascii="TH SarabunPSK" w:hAnsi="TH SarabunPSK" w:cs="TH SarabunPSK" w:hint="cs"/>
              </w:rPr>
              <w:t xml:space="preserve">IED </w:t>
            </w:r>
            <w:r w:rsidR="00067F6C" w:rsidRPr="00B60D70">
              <w:rPr>
                <w:rFonts w:ascii="TH SarabunPSK" w:hAnsi="TH SarabunPSK" w:cs="TH SarabunPSK" w:hint="cs"/>
                <w:cs/>
              </w:rPr>
              <w:t>2</w:t>
            </w:r>
            <w:r w:rsidR="00067F6C" w:rsidRPr="00B60D70">
              <w:rPr>
                <w:rFonts w:ascii="TH SarabunPSK" w:hAnsi="TH SarabunPSK" w:cs="TH SarabunPSK" w:hint="cs"/>
              </w:rPr>
              <w:t>21</w:t>
            </w:r>
          </w:p>
        </w:tc>
        <w:tc>
          <w:tcPr>
            <w:tcW w:w="5103" w:type="dxa"/>
          </w:tcPr>
          <w:p w14:paraId="29CC9ABE" w14:textId="205BF89B" w:rsidR="00067F6C" w:rsidRPr="00B60D70" w:rsidRDefault="00AF1EE2" w:rsidP="00B1533F">
            <w:pPr>
              <w:ind w:right="26"/>
              <w:jc w:val="left"/>
              <w:rPr>
                <w:rFonts w:ascii="TH SarabunPSK" w:hAnsi="TH SarabunPSK" w:cs="TH SarabunPSK"/>
                <w:cs/>
              </w:rPr>
            </w:pPr>
            <w:r w:rsidRPr="00B60D70">
              <w:rPr>
                <w:rFonts w:ascii="TH SarabunPSK" w:hAnsi="TH SarabunPSK" w:cs="TH SarabunPSK" w:hint="cs"/>
                <w:cs/>
              </w:rPr>
              <w:t>หลักสูตรและการสอนสำหรับการจัดการเรียนรู้ทางวิชาชีพ (</w:t>
            </w:r>
            <w:r w:rsidRPr="00B60D70">
              <w:rPr>
                <w:rFonts w:ascii="TH SarabunPSK" w:hAnsi="TH SarabunPSK" w:cs="TH SarabunPSK" w:hint="cs"/>
              </w:rPr>
              <w:t>Curriculum and Instruction for professional learning management)</w:t>
            </w:r>
            <w:r w:rsidRPr="00B60D70">
              <w:rPr>
                <w:rFonts w:ascii="TH SarabunPSK" w:hAnsi="TH SarabunPSK" w:cs="TH SarabunPSK" w:hint="cs"/>
              </w:rPr>
              <w:tab/>
            </w:r>
          </w:p>
        </w:tc>
        <w:tc>
          <w:tcPr>
            <w:tcW w:w="1564" w:type="dxa"/>
          </w:tcPr>
          <w:p w14:paraId="2959428B" w14:textId="77777777" w:rsidR="00067F6C" w:rsidRPr="00B60D70" w:rsidRDefault="00067F6C" w:rsidP="00D420AC">
            <w:pPr>
              <w:ind w:right="-73"/>
              <w:jc w:val="right"/>
              <w:rPr>
                <w:rFonts w:ascii="TH SarabunPSK" w:hAnsi="TH SarabunPSK" w:cs="TH SarabunPSK"/>
                <w:cs/>
              </w:rPr>
            </w:pPr>
            <w:r w:rsidRPr="00B60D70">
              <w:rPr>
                <w:rFonts w:ascii="TH SarabunPSK" w:hAnsi="TH SarabunPSK" w:cs="TH SarabunPSK" w:hint="cs"/>
                <w:cs/>
              </w:rPr>
              <w:t>3 (2-2-6)</w:t>
            </w:r>
          </w:p>
        </w:tc>
      </w:tr>
      <w:tr w:rsidR="00B60D70" w:rsidRPr="00B60D70" w14:paraId="071D15EC" w14:textId="77777777" w:rsidTr="00D420AC">
        <w:tc>
          <w:tcPr>
            <w:tcW w:w="1020" w:type="dxa"/>
          </w:tcPr>
          <w:p w14:paraId="0C1EF4C9" w14:textId="77777777" w:rsidR="00067F6C" w:rsidRPr="00B60D70" w:rsidRDefault="00067F6C" w:rsidP="00D420AC">
            <w:pPr>
              <w:ind w:right="26"/>
              <w:jc w:val="left"/>
              <w:rPr>
                <w:rFonts w:ascii="TH SarabunPSK" w:hAnsi="TH SarabunPSK" w:cs="TH SarabunPSK"/>
              </w:rPr>
            </w:pPr>
          </w:p>
        </w:tc>
        <w:tc>
          <w:tcPr>
            <w:tcW w:w="1385" w:type="dxa"/>
          </w:tcPr>
          <w:p w14:paraId="1AA185A2" w14:textId="75208C6A" w:rsidR="00067F6C" w:rsidRPr="00B60D70" w:rsidRDefault="00F551BD" w:rsidP="00D420AC">
            <w:pPr>
              <w:ind w:right="26"/>
              <w:jc w:val="left"/>
              <w:rPr>
                <w:rFonts w:ascii="TH SarabunPSK" w:hAnsi="TH SarabunPSK" w:cs="TH SarabunPSK"/>
              </w:rPr>
            </w:pPr>
            <w:r w:rsidRPr="00B60D70">
              <w:rPr>
                <w:rFonts w:ascii="TH SarabunPSK" w:hAnsi="TH SarabunPSK" w:cs="TH SarabunPSK" w:hint="cs"/>
              </w:rPr>
              <w:t xml:space="preserve">IED </w:t>
            </w:r>
            <w:r w:rsidR="00067F6C" w:rsidRPr="00B60D70">
              <w:rPr>
                <w:rFonts w:ascii="TH SarabunPSK" w:hAnsi="TH SarabunPSK" w:cs="TH SarabunPSK" w:hint="cs"/>
              </w:rPr>
              <w:t>331</w:t>
            </w:r>
          </w:p>
        </w:tc>
        <w:tc>
          <w:tcPr>
            <w:tcW w:w="5103" w:type="dxa"/>
          </w:tcPr>
          <w:p w14:paraId="41905DAF" w14:textId="77777777" w:rsidR="00067F6C" w:rsidRPr="00B60D70" w:rsidRDefault="00067F6C" w:rsidP="00B1533F">
            <w:pPr>
              <w:ind w:right="26"/>
              <w:jc w:val="left"/>
              <w:rPr>
                <w:rFonts w:ascii="TH SarabunPSK" w:hAnsi="TH SarabunPSK" w:cs="TH SarabunPSK"/>
              </w:rPr>
            </w:pPr>
            <w:r w:rsidRPr="00B60D70">
              <w:rPr>
                <w:rFonts w:ascii="TH SarabunPSK" w:hAnsi="TH SarabunPSK" w:cs="TH SarabunPSK" w:hint="cs"/>
                <w:cs/>
              </w:rPr>
              <w:t>นวัตกรรมและเทคโนโลยีดิจิทัลเพื่อการเรียนรู้ทางวิชาชีพ</w:t>
            </w:r>
          </w:p>
          <w:p w14:paraId="5A66E780" w14:textId="77777777" w:rsidR="00067F6C" w:rsidRPr="00B60D70" w:rsidRDefault="00067F6C" w:rsidP="00B1533F">
            <w:pPr>
              <w:ind w:right="26"/>
              <w:jc w:val="left"/>
              <w:rPr>
                <w:rFonts w:ascii="TH SarabunPSK" w:hAnsi="TH SarabunPSK" w:cs="TH SarabunPSK"/>
              </w:rPr>
            </w:pPr>
            <w:r w:rsidRPr="00B60D70">
              <w:rPr>
                <w:rFonts w:ascii="TH SarabunPSK" w:hAnsi="TH SarabunPSK" w:cs="TH SarabunPSK" w:hint="cs"/>
              </w:rPr>
              <w:t>(Innovation and Digital Technology for Professional Learning)</w:t>
            </w:r>
          </w:p>
        </w:tc>
        <w:tc>
          <w:tcPr>
            <w:tcW w:w="1564" w:type="dxa"/>
          </w:tcPr>
          <w:p w14:paraId="38CC0D0A" w14:textId="77777777" w:rsidR="00067F6C" w:rsidRPr="00B60D70" w:rsidRDefault="00067F6C" w:rsidP="00D420AC">
            <w:pPr>
              <w:ind w:right="-73"/>
              <w:jc w:val="right"/>
              <w:rPr>
                <w:rFonts w:ascii="TH SarabunPSK" w:hAnsi="TH SarabunPSK" w:cs="TH SarabunPSK"/>
              </w:rPr>
            </w:pPr>
            <w:r w:rsidRPr="00B60D70">
              <w:rPr>
                <w:rFonts w:ascii="TH SarabunPSK" w:hAnsi="TH SarabunPSK" w:cs="TH SarabunPSK" w:hint="cs"/>
                <w:cs/>
              </w:rPr>
              <w:t>3 (2-2-6)</w:t>
            </w:r>
          </w:p>
        </w:tc>
      </w:tr>
      <w:tr w:rsidR="00B60D70" w:rsidRPr="00B60D70" w14:paraId="5DB4A999" w14:textId="77777777" w:rsidTr="00D96FDD">
        <w:tc>
          <w:tcPr>
            <w:tcW w:w="1020" w:type="dxa"/>
          </w:tcPr>
          <w:p w14:paraId="01DEB7AF" w14:textId="77777777" w:rsidR="00067F6C" w:rsidRPr="00B60D70" w:rsidRDefault="00067F6C" w:rsidP="00D420AC">
            <w:pPr>
              <w:ind w:right="26"/>
              <w:jc w:val="left"/>
              <w:rPr>
                <w:rFonts w:ascii="TH SarabunPSK" w:hAnsi="TH SarabunPSK" w:cs="TH SarabunPSK"/>
              </w:rPr>
            </w:pPr>
          </w:p>
        </w:tc>
        <w:tc>
          <w:tcPr>
            <w:tcW w:w="1385" w:type="dxa"/>
          </w:tcPr>
          <w:p w14:paraId="583969D9" w14:textId="2F83C4CB" w:rsidR="00067F6C" w:rsidRPr="00B60D70" w:rsidRDefault="00F551BD" w:rsidP="00D420AC">
            <w:pPr>
              <w:ind w:right="26"/>
              <w:jc w:val="left"/>
              <w:rPr>
                <w:rFonts w:ascii="TH SarabunPSK" w:hAnsi="TH SarabunPSK" w:cs="TH SarabunPSK"/>
              </w:rPr>
            </w:pPr>
            <w:r w:rsidRPr="00B60D70">
              <w:rPr>
                <w:rFonts w:ascii="TH SarabunPSK" w:hAnsi="TH SarabunPSK" w:cs="TH SarabunPSK" w:hint="cs"/>
              </w:rPr>
              <w:t xml:space="preserve">IED </w:t>
            </w:r>
            <w:r w:rsidR="00067F6C" w:rsidRPr="00B60D70">
              <w:rPr>
                <w:rFonts w:ascii="TH SarabunPSK" w:hAnsi="TH SarabunPSK" w:cs="TH SarabunPSK" w:hint="cs"/>
              </w:rPr>
              <w:t>441</w:t>
            </w:r>
          </w:p>
        </w:tc>
        <w:tc>
          <w:tcPr>
            <w:tcW w:w="5103" w:type="dxa"/>
          </w:tcPr>
          <w:p w14:paraId="52925A1C" w14:textId="77777777" w:rsidR="00D4382C" w:rsidRPr="00B60D70" w:rsidRDefault="00D4382C" w:rsidP="00B1533F">
            <w:pPr>
              <w:jc w:val="left"/>
              <w:rPr>
                <w:rFonts w:ascii="TH SarabunPSK" w:hAnsi="TH SarabunPSK" w:cs="TH SarabunPSK"/>
                <w:sz w:val="24"/>
              </w:rPr>
            </w:pPr>
            <w:r w:rsidRPr="00B60D70">
              <w:rPr>
                <w:rFonts w:ascii="TH SarabunPSK" w:hAnsi="TH SarabunPSK" w:cs="TH SarabunPSK"/>
                <w:sz w:val="24"/>
                <w:cs/>
              </w:rPr>
              <w:t>การวัดผล ประเมินผล และการประกันคุณภาพทาง</w:t>
            </w:r>
          </w:p>
          <w:p w14:paraId="53EFB3B5" w14:textId="46FF7E05" w:rsidR="00D4382C" w:rsidRPr="00B60D70" w:rsidRDefault="00D4382C" w:rsidP="00B1533F">
            <w:pPr>
              <w:jc w:val="left"/>
              <w:rPr>
                <w:rFonts w:ascii="TH SarabunPSK" w:hAnsi="TH SarabunPSK" w:cs="TH SarabunPSK"/>
                <w:sz w:val="24"/>
              </w:rPr>
            </w:pPr>
            <w:r w:rsidRPr="00B60D70">
              <w:rPr>
                <w:rFonts w:ascii="TH SarabunPSK" w:hAnsi="TH SarabunPSK" w:cs="TH SarabunPSK"/>
                <w:sz w:val="24"/>
                <w:cs/>
              </w:rPr>
              <w:t>ครุศาสตร์อุตสาหกรรม</w:t>
            </w:r>
          </w:p>
          <w:p w14:paraId="3605DC76" w14:textId="0D3561A5" w:rsidR="00067F6C" w:rsidRPr="00B60D70" w:rsidRDefault="00C079C3" w:rsidP="00B1533F">
            <w:pPr>
              <w:jc w:val="left"/>
              <w:rPr>
                <w:rFonts w:ascii="TH SarabunPSK" w:hAnsi="TH SarabunPSK" w:cs="TH SarabunPSK"/>
                <w:cs/>
              </w:rPr>
            </w:pPr>
            <w:r w:rsidRPr="00B60D70">
              <w:rPr>
                <w:rFonts w:ascii="TH SarabunPSK" w:hAnsi="TH SarabunPSK" w:cs="TH SarabunPSK"/>
                <w:cs/>
              </w:rPr>
              <w:t>(</w:t>
            </w:r>
            <w:r w:rsidRPr="00B60D70">
              <w:rPr>
                <w:rFonts w:ascii="TH SarabunPSK" w:hAnsi="TH SarabunPSK" w:cs="TH SarabunPSK"/>
              </w:rPr>
              <w:t>Measurement, Evaluation, and Quality Assurance in Industrial Education)</w:t>
            </w:r>
          </w:p>
        </w:tc>
        <w:tc>
          <w:tcPr>
            <w:tcW w:w="1564" w:type="dxa"/>
          </w:tcPr>
          <w:p w14:paraId="19E76905" w14:textId="77777777" w:rsidR="00067F6C" w:rsidRPr="00B60D70" w:rsidRDefault="00067F6C" w:rsidP="00D420AC">
            <w:pPr>
              <w:ind w:right="-73"/>
              <w:jc w:val="right"/>
              <w:rPr>
                <w:rFonts w:ascii="TH SarabunPSK" w:hAnsi="TH SarabunPSK" w:cs="TH SarabunPSK"/>
                <w:cs/>
              </w:rPr>
            </w:pPr>
            <w:r w:rsidRPr="00B60D70">
              <w:rPr>
                <w:rFonts w:ascii="TH SarabunPSK" w:hAnsi="TH SarabunPSK" w:cs="TH SarabunPSK" w:hint="cs"/>
                <w:cs/>
              </w:rPr>
              <w:t>3 (2-2-6)</w:t>
            </w:r>
          </w:p>
        </w:tc>
      </w:tr>
      <w:tr w:rsidR="00067F6C" w:rsidRPr="00B60D70" w14:paraId="00E33B54" w14:textId="77777777" w:rsidTr="00D96FDD">
        <w:tc>
          <w:tcPr>
            <w:tcW w:w="1020" w:type="dxa"/>
          </w:tcPr>
          <w:p w14:paraId="76DB490A" w14:textId="77777777" w:rsidR="00067F6C" w:rsidRPr="00B60D70" w:rsidRDefault="00067F6C" w:rsidP="00D420AC">
            <w:pPr>
              <w:ind w:right="26"/>
              <w:jc w:val="left"/>
              <w:rPr>
                <w:rFonts w:ascii="TH SarabunPSK" w:hAnsi="TH SarabunPSK" w:cs="TH SarabunPSK"/>
              </w:rPr>
            </w:pPr>
          </w:p>
        </w:tc>
        <w:tc>
          <w:tcPr>
            <w:tcW w:w="1385" w:type="dxa"/>
          </w:tcPr>
          <w:p w14:paraId="558E0B81" w14:textId="38873E10" w:rsidR="00067F6C" w:rsidRPr="00B60D70" w:rsidRDefault="00F551BD" w:rsidP="00D420AC">
            <w:pPr>
              <w:ind w:right="26"/>
              <w:jc w:val="left"/>
              <w:rPr>
                <w:rFonts w:ascii="TH SarabunPSK" w:hAnsi="TH SarabunPSK" w:cs="TH SarabunPSK"/>
              </w:rPr>
            </w:pPr>
            <w:r w:rsidRPr="00B60D70">
              <w:rPr>
                <w:rFonts w:ascii="TH SarabunPSK" w:hAnsi="TH SarabunPSK" w:cs="TH SarabunPSK" w:hint="cs"/>
              </w:rPr>
              <w:t xml:space="preserve">IED </w:t>
            </w:r>
            <w:r w:rsidR="00067F6C" w:rsidRPr="00B60D70">
              <w:rPr>
                <w:rFonts w:ascii="TH SarabunPSK" w:hAnsi="TH SarabunPSK" w:cs="TH SarabunPSK" w:hint="cs"/>
              </w:rPr>
              <w:t>445</w:t>
            </w:r>
          </w:p>
        </w:tc>
        <w:tc>
          <w:tcPr>
            <w:tcW w:w="5103" w:type="dxa"/>
          </w:tcPr>
          <w:p w14:paraId="455C2BE7" w14:textId="77777777" w:rsidR="00067F6C" w:rsidRPr="00B60D70" w:rsidRDefault="00067F6C" w:rsidP="00B1533F">
            <w:pPr>
              <w:jc w:val="left"/>
              <w:rPr>
                <w:rFonts w:ascii="TH SarabunPSK" w:hAnsi="TH SarabunPSK" w:cs="TH SarabunPSK"/>
              </w:rPr>
            </w:pPr>
            <w:r w:rsidRPr="00B60D70">
              <w:rPr>
                <w:rFonts w:ascii="TH SarabunPSK" w:hAnsi="TH SarabunPSK" w:cs="TH SarabunPSK" w:hint="cs"/>
                <w:cs/>
              </w:rPr>
              <w:t>การวิจัยพัฒนาการเรียนรู้เพื่อยกระดับสมรรถนะวิชาชีพ</w:t>
            </w:r>
          </w:p>
          <w:p w14:paraId="7C0D272A" w14:textId="0295EE64" w:rsidR="00067F6C" w:rsidRPr="00B60D70" w:rsidRDefault="00F92F69" w:rsidP="00B1533F">
            <w:pPr>
              <w:jc w:val="left"/>
              <w:rPr>
                <w:rFonts w:ascii="TH SarabunPSK" w:hAnsi="TH SarabunPSK" w:cs="TH SarabunPSK"/>
                <w:sz w:val="24"/>
                <w:cs/>
              </w:rPr>
            </w:pPr>
            <w:r w:rsidRPr="00B60D70">
              <w:rPr>
                <w:rFonts w:ascii="TH SarabunPSK" w:hAnsi="TH SarabunPSK" w:cs="TH SarabunPSK"/>
              </w:rPr>
              <w:t>(Research on Learning Development to Enhance Professional Competency)</w:t>
            </w:r>
          </w:p>
        </w:tc>
        <w:tc>
          <w:tcPr>
            <w:tcW w:w="1564" w:type="dxa"/>
          </w:tcPr>
          <w:p w14:paraId="1FA465D4" w14:textId="77777777" w:rsidR="00067F6C" w:rsidRPr="00B60D70" w:rsidRDefault="00067F6C" w:rsidP="00D420AC">
            <w:pPr>
              <w:ind w:right="-73"/>
              <w:jc w:val="right"/>
              <w:rPr>
                <w:rFonts w:ascii="TH SarabunPSK" w:hAnsi="TH SarabunPSK" w:cs="TH SarabunPSK"/>
                <w:cs/>
              </w:rPr>
            </w:pPr>
            <w:r w:rsidRPr="00B60D70">
              <w:rPr>
                <w:rFonts w:ascii="TH SarabunPSK" w:hAnsi="TH SarabunPSK" w:cs="TH SarabunPSK" w:hint="cs"/>
                <w:cs/>
              </w:rPr>
              <w:t>3 (2-2-6)</w:t>
            </w:r>
          </w:p>
        </w:tc>
      </w:tr>
    </w:tbl>
    <w:p w14:paraId="06FBF40F" w14:textId="77777777" w:rsidR="00067F6C" w:rsidRPr="00B60D70" w:rsidRDefault="00067F6C" w:rsidP="00592146">
      <w:pPr>
        <w:rPr>
          <w:rFonts w:ascii="TH SarabunPSK" w:hAnsi="TH SarabunPSK" w:cs="TH SarabunPSK"/>
        </w:rPr>
      </w:pPr>
    </w:p>
    <w:p w14:paraId="00A264DD" w14:textId="7534EE65" w:rsidR="00067F6C" w:rsidRPr="00B60D70" w:rsidRDefault="00067F6C" w:rsidP="00067F6C">
      <w:pPr>
        <w:ind w:right="26" w:firstLine="1134"/>
        <w:jc w:val="left"/>
        <w:rPr>
          <w:rFonts w:ascii="TH SarabunPSK" w:hAnsi="TH SarabunPSK" w:cs="TH SarabunPSK"/>
          <w:b/>
          <w:bCs/>
          <w:u w:val="single"/>
        </w:rPr>
      </w:pPr>
      <w:r w:rsidRPr="00B60D70">
        <w:rPr>
          <w:rFonts w:ascii="TH SarabunPSK" w:hAnsi="TH SarabunPSK" w:cs="TH SarabunPSK" w:hint="cs"/>
          <w:b/>
          <w:bCs/>
          <w:u w:val="single"/>
          <w:cs/>
        </w:rPr>
        <w:lastRenderedPageBreak/>
        <w:t>ข.1.2 วิชาชีพครูเฉพาะ</w:t>
      </w:r>
      <w:r w:rsidR="00B92A79" w:rsidRPr="00B60D70">
        <w:rPr>
          <w:rFonts w:ascii="TH SarabunPSK" w:hAnsi="TH SarabunPSK" w:cs="TH SarabunPSK" w:hint="cs"/>
          <w:b/>
          <w:bCs/>
          <w:u w:val="single"/>
          <w:cs/>
        </w:rPr>
        <w:t>ทางครุศาสตร์โยธา</w:t>
      </w:r>
      <w:r w:rsidRPr="00B60D70">
        <w:rPr>
          <w:rFonts w:ascii="TH SarabunPSK" w:hAnsi="TH SarabunPSK" w:cs="TH SarabunPSK" w:hint="cs"/>
          <w:b/>
          <w:bCs/>
          <w:u w:val="single"/>
          <w:cs/>
        </w:rPr>
        <w:t xml:space="preserve"> </w:t>
      </w:r>
      <w:r w:rsidR="00B92A79" w:rsidRPr="00B60D70">
        <w:rPr>
          <w:rFonts w:ascii="TH SarabunPSK" w:hAnsi="TH SarabunPSK" w:cs="TH SarabunPSK"/>
          <w:b/>
          <w:bCs/>
          <w:u w:val="single"/>
          <w:cs/>
        </w:rPr>
        <w:tab/>
      </w:r>
      <w:r w:rsidRPr="00B60D70">
        <w:rPr>
          <w:rFonts w:ascii="TH SarabunPSK" w:hAnsi="TH SarabunPSK" w:cs="TH SarabunPSK" w:hint="cs"/>
          <w:b/>
          <w:bCs/>
          <w:u w:val="single"/>
        </w:rPr>
        <w:t>22</w:t>
      </w:r>
      <w:r w:rsidRPr="00B60D70">
        <w:rPr>
          <w:rFonts w:ascii="TH SarabunPSK" w:hAnsi="TH SarabunPSK" w:cs="TH SarabunPSK" w:hint="cs"/>
          <w:b/>
          <w:bCs/>
          <w:u w:val="single"/>
          <w:cs/>
        </w:rPr>
        <w:t xml:space="preserve"> หน่วยกิต</w:t>
      </w:r>
      <w:r w:rsidR="00B92A79" w:rsidRPr="00B60D70">
        <w:rPr>
          <w:rFonts w:ascii="TH SarabunPSK" w:hAnsi="TH SarabunPSK" w:cs="TH SarabunPSK" w:hint="cs"/>
          <w:b/>
          <w:bCs/>
          <w:u w:val="single"/>
          <w:cs/>
        </w:rPr>
        <w:t xml:space="preserve"> (</w:t>
      </w:r>
      <w:r w:rsidR="00B92A79" w:rsidRPr="00B60D70">
        <w:rPr>
          <w:rFonts w:ascii="TH SarabunPSK" w:hAnsi="TH SarabunPSK" w:cs="TH SarabunPSK" w:hint="cs"/>
          <w:b/>
          <w:bCs/>
          <w:u w:val="single"/>
        </w:rPr>
        <w:t>TPACK</w:t>
      </w:r>
      <w:r w:rsidR="00B92A79" w:rsidRPr="00B60D70">
        <w:rPr>
          <w:rFonts w:ascii="TH SarabunPSK" w:hAnsi="TH SarabunPSK" w:cs="TH SarabunPSK" w:hint="cs"/>
          <w:b/>
          <w:bCs/>
          <w:u w:val="single"/>
          <w:cs/>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1417"/>
        <w:gridCol w:w="5103"/>
        <w:gridCol w:w="1508"/>
      </w:tblGrid>
      <w:tr w:rsidR="00B60D70" w:rsidRPr="00B60D70" w14:paraId="0857F1D7" w14:textId="77777777" w:rsidTr="00D96FDD">
        <w:tc>
          <w:tcPr>
            <w:tcW w:w="988" w:type="dxa"/>
          </w:tcPr>
          <w:p w14:paraId="5D15A7EF" w14:textId="77777777" w:rsidR="009E6917" w:rsidRPr="00B60D70" w:rsidRDefault="009E6917" w:rsidP="00592146">
            <w:pPr>
              <w:rPr>
                <w:rFonts w:ascii="TH SarabunPSK" w:hAnsi="TH SarabunPSK" w:cs="TH SarabunPSK"/>
              </w:rPr>
            </w:pPr>
          </w:p>
        </w:tc>
        <w:tc>
          <w:tcPr>
            <w:tcW w:w="1417" w:type="dxa"/>
          </w:tcPr>
          <w:p w14:paraId="22D856F0" w14:textId="407F4F82"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D756E0" w:rsidRPr="00B60D70">
              <w:rPr>
                <w:rFonts w:ascii="TH SarabunPSK" w:hAnsi="TH SarabunPSK" w:cs="TH SarabunPSK" w:hint="cs"/>
              </w:rPr>
              <w:t>301</w:t>
            </w:r>
          </w:p>
        </w:tc>
        <w:tc>
          <w:tcPr>
            <w:tcW w:w="5103" w:type="dxa"/>
          </w:tcPr>
          <w:p w14:paraId="608C0A3B" w14:textId="16CA7123" w:rsidR="009E6917" w:rsidRPr="00B60D70" w:rsidRDefault="00D756E0" w:rsidP="00B1533F">
            <w:pPr>
              <w:jc w:val="left"/>
              <w:rPr>
                <w:rFonts w:ascii="TH SarabunPSK" w:hAnsi="TH SarabunPSK" w:cs="TH SarabunPSK"/>
              </w:rPr>
            </w:pPr>
            <w:r w:rsidRPr="00B60D70">
              <w:rPr>
                <w:rFonts w:ascii="TH SarabunPSK" w:hAnsi="TH SarabunPSK" w:cs="TH SarabunPSK" w:hint="cs"/>
                <w:cs/>
                <w:lang w:val="th-TH"/>
              </w:rPr>
              <w:t>การพัฒนาทักษะการเป็นครูช่างโยธา</w:t>
            </w:r>
            <w:r w:rsidR="00BD7F9D" w:rsidRPr="00B60D70">
              <w:rPr>
                <w:rFonts w:ascii="TH SarabunPSK" w:hAnsi="TH SarabunPSK" w:cs="TH SarabunPSK" w:hint="cs"/>
                <w:cs/>
                <w:lang w:val="th-TH"/>
              </w:rPr>
              <w:t xml:space="preserve"> </w:t>
            </w:r>
          </w:p>
          <w:p w14:paraId="7771597D" w14:textId="77777777" w:rsidR="009E6917" w:rsidRPr="00B60D70" w:rsidRDefault="00D756E0" w:rsidP="00B1533F">
            <w:pPr>
              <w:jc w:val="left"/>
              <w:rPr>
                <w:rFonts w:ascii="TH SarabunPSK" w:hAnsi="TH SarabunPSK" w:cs="TH SarabunPSK"/>
                <w:cs/>
              </w:rPr>
            </w:pPr>
            <w:r w:rsidRPr="00B60D70">
              <w:rPr>
                <w:rFonts w:ascii="TH SarabunPSK" w:hAnsi="TH SarabunPSK" w:cs="TH SarabunPSK" w:hint="cs"/>
              </w:rPr>
              <w:t>(Development of Teacher Skills for Civil Engineering Educator)</w:t>
            </w:r>
          </w:p>
        </w:tc>
        <w:tc>
          <w:tcPr>
            <w:tcW w:w="1508" w:type="dxa"/>
          </w:tcPr>
          <w:p w14:paraId="52830B5E" w14:textId="77777777" w:rsidR="009E6917" w:rsidRPr="00B60D70" w:rsidRDefault="00D756E0" w:rsidP="00D96FDD">
            <w:pPr>
              <w:jc w:val="right"/>
              <w:rPr>
                <w:rFonts w:ascii="TH SarabunPSK" w:hAnsi="TH SarabunPSK" w:cs="TH SarabunPSK"/>
              </w:rPr>
            </w:pPr>
            <w:r w:rsidRPr="00B60D70">
              <w:rPr>
                <w:rFonts w:ascii="TH SarabunPSK" w:hAnsi="TH SarabunPSK" w:cs="TH SarabunPSK" w:hint="cs"/>
              </w:rPr>
              <w:t>3 (1-4-6)</w:t>
            </w:r>
          </w:p>
        </w:tc>
      </w:tr>
      <w:tr w:rsidR="00B60D70" w:rsidRPr="00B60D70" w14:paraId="55A9489A" w14:textId="77777777" w:rsidTr="00D96FDD">
        <w:tc>
          <w:tcPr>
            <w:tcW w:w="988" w:type="dxa"/>
          </w:tcPr>
          <w:p w14:paraId="30E56CAB" w14:textId="77777777" w:rsidR="009E6917" w:rsidRPr="00B60D70" w:rsidRDefault="009E6917" w:rsidP="00592146">
            <w:pPr>
              <w:rPr>
                <w:rFonts w:ascii="TH SarabunPSK" w:hAnsi="TH SarabunPSK" w:cs="TH SarabunPSK"/>
              </w:rPr>
            </w:pPr>
          </w:p>
        </w:tc>
        <w:tc>
          <w:tcPr>
            <w:tcW w:w="1417" w:type="dxa"/>
          </w:tcPr>
          <w:p w14:paraId="6C86B25C" w14:textId="51672BDE"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D756E0" w:rsidRPr="00B60D70">
              <w:rPr>
                <w:rFonts w:ascii="TH SarabunPSK" w:hAnsi="TH SarabunPSK" w:cs="TH SarabunPSK" w:hint="cs"/>
              </w:rPr>
              <w:t>302</w:t>
            </w:r>
          </w:p>
        </w:tc>
        <w:tc>
          <w:tcPr>
            <w:tcW w:w="5103" w:type="dxa"/>
          </w:tcPr>
          <w:p w14:paraId="06757640" w14:textId="77777777" w:rsidR="009E6917" w:rsidRPr="00B60D70" w:rsidRDefault="00D756E0" w:rsidP="00B1533F">
            <w:pPr>
              <w:jc w:val="left"/>
              <w:rPr>
                <w:rFonts w:ascii="TH SarabunPSK" w:hAnsi="TH SarabunPSK" w:cs="TH SarabunPSK"/>
              </w:rPr>
            </w:pPr>
            <w:r w:rsidRPr="00B60D70">
              <w:rPr>
                <w:rFonts w:ascii="TH SarabunPSK" w:hAnsi="TH SarabunPSK" w:cs="TH SarabunPSK" w:hint="cs"/>
                <w:cs/>
                <w:lang w:val="th-TH"/>
              </w:rPr>
              <w:t xml:space="preserve">การพัฒนาทักษะการสอนรายวิชาเฉพาะช่างโยธา </w:t>
            </w:r>
          </w:p>
          <w:p w14:paraId="63462E6B" w14:textId="77777777" w:rsidR="009E6917" w:rsidRPr="00B60D70" w:rsidRDefault="00D756E0" w:rsidP="00B1533F">
            <w:pPr>
              <w:jc w:val="left"/>
              <w:rPr>
                <w:rFonts w:ascii="TH SarabunPSK" w:hAnsi="TH SarabunPSK" w:cs="TH SarabunPSK"/>
                <w:cs/>
              </w:rPr>
            </w:pPr>
            <w:r w:rsidRPr="00B60D70">
              <w:rPr>
                <w:rFonts w:ascii="TH SarabunPSK" w:hAnsi="TH SarabunPSK" w:cs="TH SarabunPSK" w:hint="cs"/>
              </w:rPr>
              <w:t>(Development of Teaching and Learning Process Skills for Civil Engineering Courses)</w:t>
            </w:r>
          </w:p>
        </w:tc>
        <w:tc>
          <w:tcPr>
            <w:tcW w:w="1508" w:type="dxa"/>
          </w:tcPr>
          <w:p w14:paraId="166FAF6B" w14:textId="77777777" w:rsidR="009E6917" w:rsidRPr="00B60D70" w:rsidRDefault="00D756E0" w:rsidP="00D96FDD">
            <w:pPr>
              <w:jc w:val="right"/>
              <w:rPr>
                <w:rFonts w:ascii="TH SarabunPSK" w:hAnsi="TH SarabunPSK" w:cs="TH SarabunPSK"/>
              </w:rPr>
            </w:pPr>
            <w:r w:rsidRPr="00B60D70">
              <w:rPr>
                <w:rFonts w:ascii="TH SarabunPSK" w:hAnsi="TH SarabunPSK" w:cs="TH SarabunPSK" w:hint="cs"/>
              </w:rPr>
              <w:t>3 (1-4-6)</w:t>
            </w:r>
          </w:p>
        </w:tc>
      </w:tr>
      <w:tr w:rsidR="00B60D70" w:rsidRPr="00B60D70" w14:paraId="79C58A08" w14:textId="77777777" w:rsidTr="008408C4">
        <w:tc>
          <w:tcPr>
            <w:tcW w:w="988" w:type="dxa"/>
          </w:tcPr>
          <w:p w14:paraId="5A5326A4" w14:textId="77777777" w:rsidR="009E6917" w:rsidRPr="00B60D70" w:rsidRDefault="009E6917" w:rsidP="00592146">
            <w:pPr>
              <w:rPr>
                <w:rFonts w:ascii="TH SarabunPSK" w:hAnsi="TH SarabunPSK" w:cs="TH SarabunPSK"/>
              </w:rPr>
            </w:pPr>
          </w:p>
        </w:tc>
        <w:tc>
          <w:tcPr>
            <w:tcW w:w="1417" w:type="dxa"/>
          </w:tcPr>
          <w:p w14:paraId="42FE5498" w14:textId="005B9053"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D756E0" w:rsidRPr="00B60D70">
              <w:rPr>
                <w:rFonts w:ascii="TH SarabunPSK" w:hAnsi="TH SarabunPSK" w:cs="TH SarabunPSK" w:hint="cs"/>
              </w:rPr>
              <w:t>303</w:t>
            </w:r>
          </w:p>
        </w:tc>
        <w:tc>
          <w:tcPr>
            <w:tcW w:w="5103" w:type="dxa"/>
          </w:tcPr>
          <w:p w14:paraId="32001E17" w14:textId="472F0694" w:rsidR="009E6917" w:rsidRPr="00B60D70" w:rsidRDefault="00D756E0" w:rsidP="00B1533F">
            <w:pPr>
              <w:jc w:val="left"/>
              <w:rPr>
                <w:rFonts w:ascii="TH SarabunPSK" w:hAnsi="TH SarabunPSK" w:cs="TH SarabunPSK"/>
              </w:rPr>
            </w:pPr>
            <w:r w:rsidRPr="00B60D70">
              <w:rPr>
                <w:rFonts w:ascii="TH SarabunPSK" w:hAnsi="TH SarabunPSK" w:cs="TH SarabunPSK" w:hint="cs"/>
                <w:cs/>
                <w:lang w:val="th-TH"/>
              </w:rPr>
              <w:t>การจัดการเรียนรู้รายวิชาช่างโยธาโดยใช้หลักการเกื้อหนุนและการโค้ช</w:t>
            </w:r>
            <w:r w:rsidR="00BD7F9D" w:rsidRPr="00B60D70">
              <w:rPr>
                <w:rFonts w:ascii="TH SarabunPSK" w:hAnsi="TH SarabunPSK" w:cs="TH SarabunPSK" w:hint="cs"/>
                <w:cs/>
                <w:lang w:val="th-TH"/>
              </w:rPr>
              <w:t xml:space="preserve"> </w:t>
            </w:r>
          </w:p>
          <w:p w14:paraId="498F2E26" w14:textId="77777777" w:rsidR="009E6917" w:rsidRPr="00B60D70" w:rsidRDefault="00D756E0" w:rsidP="00B1533F">
            <w:pPr>
              <w:jc w:val="left"/>
              <w:rPr>
                <w:rFonts w:ascii="TH SarabunPSK" w:hAnsi="TH SarabunPSK" w:cs="TH SarabunPSK"/>
                <w:cs/>
              </w:rPr>
            </w:pPr>
            <w:r w:rsidRPr="00B60D70">
              <w:rPr>
                <w:rFonts w:ascii="TH SarabunPSK" w:hAnsi="TH SarabunPSK" w:cs="TH SarabunPSK" w:hint="cs"/>
              </w:rPr>
              <w:t>(Teaching and Learning in Civil Engineering Courses Based on Principle of Facilitation and Coaching)</w:t>
            </w:r>
          </w:p>
        </w:tc>
        <w:tc>
          <w:tcPr>
            <w:tcW w:w="1508" w:type="dxa"/>
          </w:tcPr>
          <w:p w14:paraId="14EA40D3" w14:textId="77777777" w:rsidR="009E6917" w:rsidRPr="00B60D70" w:rsidRDefault="00D756E0" w:rsidP="00D96FDD">
            <w:pPr>
              <w:jc w:val="right"/>
              <w:rPr>
                <w:rFonts w:ascii="TH SarabunPSK" w:hAnsi="TH SarabunPSK" w:cs="TH SarabunPSK"/>
              </w:rPr>
            </w:pPr>
            <w:r w:rsidRPr="00B60D70">
              <w:rPr>
                <w:rFonts w:ascii="TH SarabunPSK" w:hAnsi="TH SarabunPSK" w:cs="TH SarabunPSK" w:hint="cs"/>
              </w:rPr>
              <w:t>3 (1-4-6)</w:t>
            </w:r>
          </w:p>
        </w:tc>
      </w:tr>
      <w:tr w:rsidR="00B60D70" w:rsidRPr="00B60D70" w14:paraId="4B0B8F4E" w14:textId="77777777" w:rsidTr="008408C4">
        <w:tc>
          <w:tcPr>
            <w:tcW w:w="988" w:type="dxa"/>
          </w:tcPr>
          <w:p w14:paraId="2A4D5BA1" w14:textId="77777777" w:rsidR="009E6917" w:rsidRPr="00B60D70" w:rsidRDefault="009E6917" w:rsidP="00592146">
            <w:pPr>
              <w:rPr>
                <w:rFonts w:ascii="TH SarabunPSK" w:hAnsi="TH SarabunPSK" w:cs="TH SarabunPSK"/>
              </w:rPr>
            </w:pPr>
          </w:p>
        </w:tc>
        <w:tc>
          <w:tcPr>
            <w:tcW w:w="1417" w:type="dxa"/>
          </w:tcPr>
          <w:p w14:paraId="74C0F9BD" w14:textId="7D84D1FD"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D756E0" w:rsidRPr="00B60D70">
              <w:rPr>
                <w:rFonts w:ascii="TH SarabunPSK" w:hAnsi="TH SarabunPSK" w:cs="TH SarabunPSK" w:hint="cs"/>
              </w:rPr>
              <w:t>408</w:t>
            </w:r>
          </w:p>
        </w:tc>
        <w:tc>
          <w:tcPr>
            <w:tcW w:w="5103" w:type="dxa"/>
          </w:tcPr>
          <w:p w14:paraId="2A39C817" w14:textId="77777777" w:rsidR="009E6917" w:rsidRPr="00B60D70" w:rsidRDefault="00D756E0" w:rsidP="00B1533F">
            <w:pPr>
              <w:jc w:val="left"/>
              <w:rPr>
                <w:rFonts w:ascii="TH SarabunPSK" w:hAnsi="TH SarabunPSK" w:cs="TH SarabunPSK"/>
              </w:rPr>
            </w:pPr>
            <w:r w:rsidRPr="00B60D70">
              <w:rPr>
                <w:rFonts w:ascii="TH SarabunPSK" w:hAnsi="TH SarabunPSK" w:cs="TH SarabunPSK" w:hint="cs"/>
                <w:cs/>
                <w:lang w:val="th-TH"/>
              </w:rPr>
              <w:t>การจัดการเรียนรู้แบบเน้นผลลัพธ์การเรียนรู้</w:t>
            </w:r>
          </w:p>
          <w:p w14:paraId="05BDDAB9" w14:textId="77777777" w:rsidR="009E6917" w:rsidRPr="00B60D70" w:rsidRDefault="00D756E0" w:rsidP="00B1533F">
            <w:pPr>
              <w:jc w:val="left"/>
              <w:rPr>
                <w:rFonts w:ascii="TH SarabunPSK" w:hAnsi="TH SarabunPSK" w:cs="TH SarabunPSK"/>
                <w:cs/>
              </w:rPr>
            </w:pPr>
            <w:r w:rsidRPr="00B60D70">
              <w:rPr>
                <w:rFonts w:ascii="TH SarabunPSK" w:hAnsi="TH SarabunPSK" w:cs="TH SarabunPSK" w:hint="cs"/>
              </w:rPr>
              <w:t>(Student Development Based on Learning Outcome)</w:t>
            </w:r>
          </w:p>
        </w:tc>
        <w:tc>
          <w:tcPr>
            <w:tcW w:w="1508" w:type="dxa"/>
          </w:tcPr>
          <w:p w14:paraId="5F7C9FCE" w14:textId="77777777" w:rsidR="009E6917" w:rsidRPr="00B60D70" w:rsidRDefault="00D756E0" w:rsidP="00D96FDD">
            <w:pPr>
              <w:jc w:val="right"/>
              <w:rPr>
                <w:rFonts w:ascii="TH SarabunPSK" w:hAnsi="TH SarabunPSK" w:cs="TH SarabunPSK"/>
              </w:rPr>
            </w:pPr>
            <w:r w:rsidRPr="00B60D70">
              <w:rPr>
                <w:rFonts w:ascii="TH SarabunPSK" w:hAnsi="TH SarabunPSK" w:cs="TH SarabunPSK" w:hint="cs"/>
              </w:rPr>
              <w:t>3 (1-4-6)</w:t>
            </w:r>
          </w:p>
        </w:tc>
      </w:tr>
      <w:tr w:rsidR="00B60D70" w:rsidRPr="00B60D70" w14:paraId="688C549B" w14:textId="77777777" w:rsidTr="008408C4">
        <w:tc>
          <w:tcPr>
            <w:tcW w:w="988" w:type="dxa"/>
          </w:tcPr>
          <w:p w14:paraId="15858BA4" w14:textId="77777777" w:rsidR="009E6917" w:rsidRPr="00B60D70" w:rsidRDefault="009E6917" w:rsidP="00592146">
            <w:pPr>
              <w:rPr>
                <w:rFonts w:ascii="TH SarabunPSK" w:hAnsi="TH SarabunPSK" w:cs="TH SarabunPSK"/>
              </w:rPr>
            </w:pPr>
          </w:p>
        </w:tc>
        <w:tc>
          <w:tcPr>
            <w:tcW w:w="1417" w:type="dxa"/>
          </w:tcPr>
          <w:p w14:paraId="3F4AC00F" w14:textId="15D00610"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D756E0" w:rsidRPr="00B60D70">
              <w:rPr>
                <w:rFonts w:ascii="TH SarabunPSK" w:hAnsi="TH SarabunPSK" w:cs="TH SarabunPSK" w:hint="cs"/>
              </w:rPr>
              <w:t>198</w:t>
            </w:r>
          </w:p>
        </w:tc>
        <w:tc>
          <w:tcPr>
            <w:tcW w:w="5103" w:type="dxa"/>
          </w:tcPr>
          <w:p w14:paraId="6F94A727" w14:textId="77777777" w:rsidR="00482553" w:rsidRPr="00B60D70" w:rsidRDefault="00482553" w:rsidP="00482553">
            <w:pPr>
              <w:rPr>
                <w:rFonts w:ascii="TH SarabunPSK" w:hAnsi="TH SarabunPSK" w:cs="TH SarabunPSK"/>
              </w:rPr>
            </w:pPr>
            <w:r w:rsidRPr="00B60D70">
              <w:rPr>
                <w:rFonts w:ascii="TH SarabunPSK" w:hAnsi="TH SarabunPSK" w:cs="TH SarabunPSK"/>
                <w:cs/>
              </w:rPr>
              <w:t xml:space="preserve">การฝึกประสบการณ์วิชาชีพช่างโยธา </w:t>
            </w:r>
            <w:r w:rsidRPr="00B60D70">
              <w:rPr>
                <w:rFonts w:ascii="TH SarabunPSK" w:hAnsi="TH SarabunPSK" w:cs="TH SarabunPSK"/>
              </w:rPr>
              <w:t>1</w:t>
            </w:r>
          </w:p>
          <w:p w14:paraId="50334C9D" w14:textId="42CA3366" w:rsidR="009E6917" w:rsidRPr="00B60D70" w:rsidRDefault="00482553" w:rsidP="00482553">
            <w:pPr>
              <w:jc w:val="left"/>
              <w:rPr>
                <w:rFonts w:ascii="TH SarabunPSK" w:hAnsi="TH SarabunPSK" w:cs="TH SarabunPSK"/>
                <w:cs/>
              </w:rPr>
            </w:pPr>
            <w:r w:rsidRPr="00B60D70">
              <w:rPr>
                <w:rFonts w:ascii="TH SarabunPSK" w:hAnsi="TH SarabunPSK" w:cs="TH SarabunPSK"/>
              </w:rPr>
              <w:t xml:space="preserve">(Experience Learning for Civil Engineer Teacher </w:t>
            </w:r>
            <w:r w:rsidR="00484154" w:rsidRPr="00B60D70">
              <w:rPr>
                <w:rFonts w:ascii="TH SarabunPSK" w:hAnsi="TH SarabunPSK" w:cs="TH SarabunPSK"/>
              </w:rPr>
              <w:t>I</w:t>
            </w:r>
            <w:r w:rsidRPr="00B60D70">
              <w:rPr>
                <w:rFonts w:ascii="TH SarabunPSK" w:hAnsi="TH SarabunPSK" w:cs="TH SarabunPSK"/>
              </w:rPr>
              <w:t>)</w:t>
            </w:r>
          </w:p>
        </w:tc>
        <w:tc>
          <w:tcPr>
            <w:tcW w:w="1508" w:type="dxa"/>
          </w:tcPr>
          <w:p w14:paraId="5B0EF9A7" w14:textId="0BC149BE" w:rsidR="009E6917" w:rsidRPr="00B60D70" w:rsidRDefault="00D756E0" w:rsidP="00D96FDD">
            <w:pPr>
              <w:jc w:val="right"/>
              <w:rPr>
                <w:rFonts w:ascii="TH SarabunPSK" w:hAnsi="TH SarabunPSK" w:cs="TH SarabunPSK"/>
              </w:rPr>
            </w:pPr>
            <w:r w:rsidRPr="00B60D70">
              <w:rPr>
                <w:rFonts w:ascii="TH SarabunPSK" w:hAnsi="TH SarabunPSK" w:cs="TH SarabunPSK" w:hint="cs"/>
              </w:rPr>
              <w:t>1 (0-</w:t>
            </w:r>
            <w:r w:rsidR="009223A1" w:rsidRPr="00B60D70">
              <w:rPr>
                <w:rFonts w:ascii="TH SarabunPSK" w:hAnsi="TH SarabunPSK" w:cs="TH SarabunPSK"/>
              </w:rPr>
              <w:t>3</w:t>
            </w:r>
            <w:r w:rsidRPr="00B60D70">
              <w:rPr>
                <w:rFonts w:ascii="TH SarabunPSK" w:hAnsi="TH SarabunPSK" w:cs="TH SarabunPSK" w:hint="cs"/>
              </w:rPr>
              <w:t>-3)</w:t>
            </w:r>
          </w:p>
        </w:tc>
      </w:tr>
      <w:tr w:rsidR="00B60D70" w:rsidRPr="00B60D70" w14:paraId="2694DFF6" w14:textId="77777777" w:rsidTr="008408C4">
        <w:tc>
          <w:tcPr>
            <w:tcW w:w="988" w:type="dxa"/>
          </w:tcPr>
          <w:p w14:paraId="6A96AF73" w14:textId="77777777" w:rsidR="009E6917" w:rsidRPr="00B60D70" w:rsidRDefault="009E6917" w:rsidP="00592146">
            <w:pPr>
              <w:rPr>
                <w:rFonts w:ascii="TH SarabunPSK" w:hAnsi="TH SarabunPSK" w:cs="TH SarabunPSK"/>
              </w:rPr>
            </w:pPr>
          </w:p>
        </w:tc>
        <w:tc>
          <w:tcPr>
            <w:tcW w:w="1417" w:type="dxa"/>
          </w:tcPr>
          <w:p w14:paraId="31D5B342" w14:textId="5AFE7FB6"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D756E0" w:rsidRPr="00B60D70">
              <w:rPr>
                <w:rFonts w:ascii="TH SarabunPSK" w:hAnsi="TH SarabunPSK" w:cs="TH SarabunPSK" w:hint="cs"/>
              </w:rPr>
              <w:t>298</w:t>
            </w:r>
          </w:p>
        </w:tc>
        <w:tc>
          <w:tcPr>
            <w:tcW w:w="5103" w:type="dxa"/>
          </w:tcPr>
          <w:p w14:paraId="1EBAB73C" w14:textId="7B6509DD" w:rsidR="00482553" w:rsidRPr="00B60D70" w:rsidRDefault="00482553" w:rsidP="00482553">
            <w:pPr>
              <w:rPr>
                <w:rFonts w:ascii="TH SarabunPSK" w:hAnsi="TH SarabunPSK" w:cs="TH SarabunPSK"/>
              </w:rPr>
            </w:pPr>
            <w:r w:rsidRPr="00B60D70">
              <w:rPr>
                <w:rFonts w:ascii="TH SarabunPSK" w:hAnsi="TH SarabunPSK" w:cs="TH SarabunPSK"/>
                <w:cs/>
              </w:rPr>
              <w:t xml:space="preserve">การฝึกประสบการณ์วิชาชีพช่างโยธา </w:t>
            </w:r>
            <w:r w:rsidRPr="00B60D70">
              <w:rPr>
                <w:rFonts w:ascii="TH SarabunPSK" w:hAnsi="TH SarabunPSK" w:cs="TH SarabunPSK"/>
              </w:rPr>
              <w:t>2</w:t>
            </w:r>
          </w:p>
          <w:p w14:paraId="43035367" w14:textId="0DF4F13A" w:rsidR="009E6917" w:rsidRPr="00B60D70" w:rsidRDefault="00482553" w:rsidP="00B1533F">
            <w:pPr>
              <w:jc w:val="left"/>
              <w:rPr>
                <w:rFonts w:ascii="TH SarabunPSK" w:hAnsi="TH SarabunPSK" w:cs="TH SarabunPSK"/>
                <w:cs/>
              </w:rPr>
            </w:pPr>
            <w:r w:rsidRPr="00B60D70">
              <w:rPr>
                <w:rFonts w:ascii="TH SarabunPSK" w:hAnsi="TH SarabunPSK" w:cs="TH SarabunPSK"/>
              </w:rPr>
              <w:t xml:space="preserve">(Experience Learning for Civil Engineer Teacher </w:t>
            </w:r>
            <w:r w:rsidR="00484154" w:rsidRPr="00B60D70">
              <w:rPr>
                <w:rFonts w:ascii="TH SarabunPSK" w:hAnsi="TH SarabunPSK" w:cs="TH SarabunPSK"/>
              </w:rPr>
              <w:t>II</w:t>
            </w:r>
            <w:r w:rsidRPr="00B60D70">
              <w:rPr>
                <w:rFonts w:ascii="TH SarabunPSK" w:hAnsi="TH SarabunPSK" w:cs="TH SarabunPSK"/>
              </w:rPr>
              <w:t>)</w:t>
            </w:r>
          </w:p>
        </w:tc>
        <w:tc>
          <w:tcPr>
            <w:tcW w:w="1508" w:type="dxa"/>
          </w:tcPr>
          <w:p w14:paraId="71A3738D" w14:textId="17183E68" w:rsidR="009E6917" w:rsidRPr="00B60D70" w:rsidRDefault="00D756E0" w:rsidP="00D96FDD">
            <w:pPr>
              <w:jc w:val="right"/>
              <w:rPr>
                <w:rFonts w:ascii="TH SarabunPSK" w:hAnsi="TH SarabunPSK" w:cs="TH SarabunPSK"/>
              </w:rPr>
            </w:pPr>
            <w:r w:rsidRPr="00B60D70">
              <w:rPr>
                <w:rFonts w:ascii="TH SarabunPSK" w:hAnsi="TH SarabunPSK" w:cs="TH SarabunPSK" w:hint="cs"/>
              </w:rPr>
              <w:t>1 (0-</w:t>
            </w:r>
            <w:r w:rsidR="009223A1" w:rsidRPr="00B60D70">
              <w:rPr>
                <w:rFonts w:ascii="TH SarabunPSK" w:hAnsi="TH SarabunPSK" w:cs="TH SarabunPSK"/>
              </w:rPr>
              <w:t>3</w:t>
            </w:r>
            <w:r w:rsidRPr="00B60D70">
              <w:rPr>
                <w:rFonts w:ascii="TH SarabunPSK" w:hAnsi="TH SarabunPSK" w:cs="TH SarabunPSK" w:hint="cs"/>
              </w:rPr>
              <w:t>-3)</w:t>
            </w:r>
          </w:p>
        </w:tc>
      </w:tr>
      <w:tr w:rsidR="00B60D70" w:rsidRPr="00B60D70" w14:paraId="34C18025" w14:textId="77777777" w:rsidTr="008408C4">
        <w:tc>
          <w:tcPr>
            <w:tcW w:w="988" w:type="dxa"/>
          </w:tcPr>
          <w:p w14:paraId="38609E09" w14:textId="77777777" w:rsidR="009E6917" w:rsidRPr="00B60D70" w:rsidRDefault="009E6917" w:rsidP="00592146">
            <w:pPr>
              <w:rPr>
                <w:rFonts w:ascii="TH SarabunPSK" w:hAnsi="TH SarabunPSK" w:cs="TH SarabunPSK"/>
              </w:rPr>
            </w:pPr>
          </w:p>
        </w:tc>
        <w:tc>
          <w:tcPr>
            <w:tcW w:w="1417" w:type="dxa"/>
          </w:tcPr>
          <w:p w14:paraId="6D9B858D" w14:textId="0471FCFD"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D756E0" w:rsidRPr="00B60D70">
              <w:rPr>
                <w:rFonts w:ascii="TH SarabunPSK" w:hAnsi="TH SarabunPSK" w:cs="TH SarabunPSK" w:hint="cs"/>
              </w:rPr>
              <w:t>398</w:t>
            </w:r>
          </w:p>
        </w:tc>
        <w:tc>
          <w:tcPr>
            <w:tcW w:w="5103" w:type="dxa"/>
          </w:tcPr>
          <w:p w14:paraId="5B74F5C6" w14:textId="5D32ABE8" w:rsidR="00482553" w:rsidRPr="00B60D70" w:rsidRDefault="00482553" w:rsidP="00482553">
            <w:pPr>
              <w:rPr>
                <w:rFonts w:ascii="TH SarabunPSK" w:hAnsi="TH SarabunPSK" w:cs="TH SarabunPSK"/>
              </w:rPr>
            </w:pPr>
            <w:r w:rsidRPr="00B60D70">
              <w:rPr>
                <w:rFonts w:ascii="TH SarabunPSK" w:hAnsi="TH SarabunPSK" w:cs="TH SarabunPSK"/>
                <w:cs/>
              </w:rPr>
              <w:t xml:space="preserve">การฝึกประสบการณ์วิชาชีพช่างโยธา </w:t>
            </w:r>
            <w:r w:rsidRPr="00B60D70">
              <w:rPr>
                <w:rFonts w:ascii="TH SarabunPSK" w:hAnsi="TH SarabunPSK" w:cs="TH SarabunPSK"/>
              </w:rPr>
              <w:t>3</w:t>
            </w:r>
          </w:p>
          <w:p w14:paraId="1F237A79" w14:textId="43D0EED6" w:rsidR="009E6917" w:rsidRPr="00B60D70" w:rsidRDefault="004117BF" w:rsidP="00B1533F">
            <w:pPr>
              <w:jc w:val="left"/>
              <w:rPr>
                <w:rFonts w:ascii="TH SarabunPSK" w:hAnsi="TH SarabunPSK" w:cs="TH SarabunPSK"/>
                <w:cs/>
              </w:rPr>
            </w:pPr>
            <w:r w:rsidRPr="00B60D70">
              <w:rPr>
                <w:rFonts w:ascii="TH SarabunPSK" w:hAnsi="TH SarabunPSK" w:cs="TH SarabunPSK"/>
              </w:rPr>
              <w:t xml:space="preserve">(Experience Learning for Civil Engineer Teacher </w:t>
            </w:r>
            <w:r w:rsidR="00484154" w:rsidRPr="00B60D70">
              <w:rPr>
                <w:rFonts w:ascii="TH SarabunPSK" w:hAnsi="TH SarabunPSK" w:cs="TH SarabunPSK"/>
              </w:rPr>
              <w:t>III</w:t>
            </w:r>
            <w:r w:rsidRPr="00B60D70">
              <w:rPr>
                <w:rFonts w:ascii="TH SarabunPSK" w:hAnsi="TH SarabunPSK" w:cs="TH SarabunPSK"/>
              </w:rPr>
              <w:t>)</w:t>
            </w:r>
          </w:p>
        </w:tc>
        <w:tc>
          <w:tcPr>
            <w:tcW w:w="1508" w:type="dxa"/>
          </w:tcPr>
          <w:p w14:paraId="2F1E3419" w14:textId="71CB1F98" w:rsidR="009E6917" w:rsidRPr="00B60D70" w:rsidRDefault="00D756E0" w:rsidP="00D96FDD">
            <w:pPr>
              <w:jc w:val="right"/>
              <w:rPr>
                <w:rFonts w:ascii="TH SarabunPSK" w:hAnsi="TH SarabunPSK" w:cs="TH SarabunPSK"/>
              </w:rPr>
            </w:pPr>
            <w:r w:rsidRPr="00B60D70">
              <w:rPr>
                <w:rFonts w:ascii="TH SarabunPSK" w:hAnsi="TH SarabunPSK" w:cs="TH SarabunPSK" w:hint="cs"/>
              </w:rPr>
              <w:t>1 (0-</w:t>
            </w:r>
            <w:r w:rsidR="009223A1" w:rsidRPr="00B60D70">
              <w:rPr>
                <w:rFonts w:ascii="TH SarabunPSK" w:hAnsi="TH SarabunPSK" w:cs="TH SarabunPSK"/>
              </w:rPr>
              <w:t>3</w:t>
            </w:r>
            <w:r w:rsidRPr="00B60D70">
              <w:rPr>
                <w:rFonts w:ascii="TH SarabunPSK" w:hAnsi="TH SarabunPSK" w:cs="TH SarabunPSK" w:hint="cs"/>
              </w:rPr>
              <w:t>-3)</w:t>
            </w:r>
          </w:p>
        </w:tc>
      </w:tr>
      <w:tr w:rsidR="00B60D70" w:rsidRPr="00B60D70" w14:paraId="1996ABD4" w14:textId="77777777" w:rsidTr="008408C4">
        <w:tc>
          <w:tcPr>
            <w:tcW w:w="988" w:type="dxa"/>
          </w:tcPr>
          <w:p w14:paraId="7E5DD5D7" w14:textId="77777777" w:rsidR="009E6917" w:rsidRPr="00B60D70" w:rsidRDefault="009E6917" w:rsidP="00592146">
            <w:pPr>
              <w:rPr>
                <w:rFonts w:ascii="TH SarabunPSK" w:hAnsi="TH SarabunPSK" w:cs="TH SarabunPSK"/>
              </w:rPr>
            </w:pPr>
          </w:p>
        </w:tc>
        <w:tc>
          <w:tcPr>
            <w:tcW w:w="1417" w:type="dxa"/>
          </w:tcPr>
          <w:p w14:paraId="70E1A777" w14:textId="29DE7B0D"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D756E0" w:rsidRPr="00B60D70">
              <w:rPr>
                <w:rFonts w:ascii="TH SarabunPSK" w:hAnsi="TH SarabunPSK" w:cs="TH SarabunPSK" w:hint="cs"/>
              </w:rPr>
              <w:t>498</w:t>
            </w:r>
          </w:p>
        </w:tc>
        <w:tc>
          <w:tcPr>
            <w:tcW w:w="5103" w:type="dxa"/>
          </w:tcPr>
          <w:p w14:paraId="334990DC" w14:textId="3632676F" w:rsidR="00482553" w:rsidRPr="00B60D70" w:rsidRDefault="00482553" w:rsidP="00482553">
            <w:pPr>
              <w:rPr>
                <w:rFonts w:ascii="TH SarabunPSK" w:hAnsi="TH SarabunPSK" w:cs="TH SarabunPSK"/>
              </w:rPr>
            </w:pPr>
            <w:r w:rsidRPr="00B60D70">
              <w:rPr>
                <w:rFonts w:ascii="TH SarabunPSK" w:hAnsi="TH SarabunPSK" w:cs="TH SarabunPSK"/>
                <w:cs/>
              </w:rPr>
              <w:t xml:space="preserve">การฝึกประสบการณ์วิชาชีพช่างโยธา </w:t>
            </w:r>
            <w:r w:rsidRPr="00B60D70">
              <w:rPr>
                <w:rFonts w:ascii="TH SarabunPSK" w:hAnsi="TH SarabunPSK" w:cs="TH SarabunPSK"/>
              </w:rPr>
              <w:t>4</w:t>
            </w:r>
          </w:p>
          <w:p w14:paraId="5C126C4F" w14:textId="3037431E" w:rsidR="009E6917" w:rsidRPr="00B60D70" w:rsidRDefault="00413210" w:rsidP="00B1533F">
            <w:pPr>
              <w:jc w:val="left"/>
              <w:rPr>
                <w:rFonts w:ascii="TH SarabunPSK" w:hAnsi="TH SarabunPSK" w:cs="TH SarabunPSK"/>
                <w:cs/>
              </w:rPr>
            </w:pPr>
            <w:r w:rsidRPr="00B60D70">
              <w:rPr>
                <w:rFonts w:ascii="TH SarabunPSK" w:hAnsi="TH SarabunPSK" w:cs="TH SarabunPSK"/>
              </w:rPr>
              <w:t xml:space="preserve">(Experience Learning for Civil Engineer Teacher </w:t>
            </w:r>
            <w:r w:rsidR="00484154" w:rsidRPr="00B60D70">
              <w:rPr>
                <w:rFonts w:ascii="TH SarabunPSK" w:hAnsi="TH SarabunPSK" w:cs="TH SarabunPSK"/>
              </w:rPr>
              <w:t>IV</w:t>
            </w:r>
            <w:r w:rsidRPr="00B60D70">
              <w:rPr>
                <w:rFonts w:ascii="TH SarabunPSK" w:hAnsi="TH SarabunPSK" w:cs="TH SarabunPSK"/>
              </w:rPr>
              <w:t>)</w:t>
            </w:r>
          </w:p>
        </w:tc>
        <w:tc>
          <w:tcPr>
            <w:tcW w:w="1508" w:type="dxa"/>
          </w:tcPr>
          <w:p w14:paraId="49D20856" w14:textId="32F6C629" w:rsidR="009E6917" w:rsidRPr="00B60D70" w:rsidRDefault="00D756E0" w:rsidP="00D96FDD">
            <w:pPr>
              <w:jc w:val="right"/>
              <w:rPr>
                <w:rFonts w:ascii="TH SarabunPSK" w:hAnsi="TH SarabunPSK" w:cs="TH SarabunPSK"/>
              </w:rPr>
            </w:pPr>
            <w:r w:rsidRPr="00B60D70">
              <w:rPr>
                <w:rFonts w:ascii="TH SarabunPSK" w:hAnsi="TH SarabunPSK" w:cs="TH SarabunPSK" w:hint="cs"/>
              </w:rPr>
              <w:t>1 (0-</w:t>
            </w:r>
            <w:r w:rsidR="009223A1" w:rsidRPr="00B60D70">
              <w:rPr>
                <w:rFonts w:ascii="TH SarabunPSK" w:hAnsi="TH SarabunPSK" w:cs="TH SarabunPSK"/>
              </w:rPr>
              <w:t>3</w:t>
            </w:r>
            <w:r w:rsidRPr="00B60D70">
              <w:rPr>
                <w:rFonts w:ascii="TH SarabunPSK" w:hAnsi="TH SarabunPSK" w:cs="TH SarabunPSK" w:hint="cs"/>
              </w:rPr>
              <w:t>-3)</w:t>
            </w:r>
          </w:p>
        </w:tc>
      </w:tr>
      <w:tr w:rsidR="00B60D70" w:rsidRPr="00B60D70" w14:paraId="336B98FB" w14:textId="77777777" w:rsidTr="008408C4">
        <w:tc>
          <w:tcPr>
            <w:tcW w:w="988" w:type="dxa"/>
          </w:tcPr>
          <w:p w14:paraId="444A9CA9" w14:textId="77777777" w:rsidR="009E6917" w:rsidRPr="00B60D70" w:rsidRDefault="009E6917" w:rsidP="00592146">
            <w:pPr>
              <w:rPr>
                <w:rFonts w:ascii="TH SarabunPSK" w:hAnsi="TH SarabunPSK" w:cs="TH SarabunPSK"/>
              </w:rPr>
            </w:pPr>
          </w:p>
        </w:tc>
        <w:tc>
          <w:tcPr>
            <w:tcW w:w="1417" w:type="dxa"/>
          </w:tcPr>
          <w:p w14:paraId="7D68E585" w14:textId="03B5FE1D"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D756E0" w:rsidRPr="00B60D70">
              <w:rPr>
                <w:rFonts w:ascii="TH SarabunPSK" w:hAnsi="TH SarabunPSK" w:cs="TH SarabunPSK" w:hint="cs"/>
              </w:rPr>
              <w:t>499</w:t>
            </w:r>
          </w:p>
        </w:tc>
        <w:tc>
          <w:tcPr>
            <w:tcW w:w="5103" w:type="dxa"/>
          </w:tcPr>
          <w:p w14:paraId="6C6BF108" w14:textId="7310F971" w:rsidR="00482553" w:rsidRPr="00B60D70" w:rsidRDefault="00482553" w:rsidP="00482553">
            <w:pPr>
              <w:rPr>
                <w:rFonts w:ascii="TH SarabunPSK" w:hAnsi="TH SarabunPSK" w:cs="TH SarabunPSK"/>
              </w:rPr>
            </w:pPr>
            <w:r w:rsidRPr="00B60D70">
              <w:rPr>
                <w:rFonts w:ascii="TH SarabunPSK" w:hAnsi="TH SarabunPSK" w:cs="TH SarabunPSK"/>
                <w:cs/>
              </w:rPr>
              <w:t xml:space="preserve">การฝึกประสบการณ์วิชาชีพช่างโยธา </w:t>
            </w:r>
            <w:r w:rsidRPr="00B60D70">
              <w:rPr>
                <w:rFonts w:ascii="TH SarabunPSK" w:hAnsi="TH SarabunPSK" w:cs="TH SarabunPSK"/>
              </w:rPr>
              <w:t>5</w:t>
            </w:r>
          </w:p>
          <w:p w14:paraId="1A683F34" w14:textId="256139DD" w:rsidR="009E6917" w:rsidRPr="00B60D70" w:rsidRDefault="00D756E0" w:rsidP="00B1533F">
            <w:pPr>
              <w:jc w:val="left"/>
              <w:rPr>
                <w:rFonts w:ascii="TH SarabunPSK" w:hAnsi="TH SarabunPSK" w:cs="TH SarabunPSK"/>
                <w:cs/>
              </w:rPr>
            </w:pPr>
            <w:r w:rsidRPr="00B60D70">
              <w:rPr>
                <w:rFonts w:ascii="TH SarabunPSK" w:hAnsi="TH SarabunPSK" w:cs="TH SarabunPSK" w:hint="cs"/>
              </w:rPr>
              <w:t xml:space="preserve">(Experience Learning for Civil Engineer Teacher </w:t>
            </w:r>
            <w:r w:rsidR="00484154" w:rsidRPr="00B60D70">
              <w:rPr>
                <w:rFonts w:ascii="TH SarabunPSK" w:hAnsi="TH SarabunPSK" w:cs="TH SarabunPSK"/>
              </w:rPr>
              <w:t>V</w:t>
            </w:r>
            <w:r w:rsidRPr="00B60D70">
              <w:rPr>
                <w:rFonts w:ascii="TH SarabunPSK" w:hAnsi="TH SarabunPSK" w:cs="TH SarabunPSK" w:hint="cs"/>
              </w:rPr>
              <w:t>)</w:t>
            </w:r>
          </w:p>
        </w:tc>
        <w:tc>
          <w:tcPr>
            <w:tcW w:w="1508" w:type="dxa"/>
          </w:tcPr>
          <w:p w14:paraId="2C4D7AC5" w14:textId="7F7DC0B4" w:rsidR="009E6917" w:rsidRPr="00B60D70" w:rsidRDefault="00D756E0" w:rsidP="00D96FDD">
            <w:pPr>
              <w:jc w:val="right"/>
              <w:rPr>
                <w:rFonts w:ascii="TH SarabunPSK" w:hAnsi="TH SarabunPSK" w:cs="TH SarabunPSK"/>
              </w:rPr>
            </w:pPr>
            <w:r w:rsidRPr="00B60D70">
              <w:rPr>
                <w:rFonts w:ascii="TH SarabunPSK" w:hAnsi="TH SarabunPSK" w:cs="TH SarabunPSK" w:hint="cs"/>
              </w:rPr>
              <w:t>3 (0-9-9)</w:t>
            </w:r>
          </w:p>
        </w:tc>
      </w:tr>
      <w:tr w:rsidR="00B60D70" w:rsidRPr="00B60D70" w14:paraId="0017290E" w14:textId="77777777" w:rsidTr="008408C4">
        <w:tc>
          <w:tcPr>
            <w:tcW w:w="988" w:type="dxa"/>
          </w:tcPr>
          <w:p w14:paraId="41D89E9D" w14:textId="77777777" w:rsidR="009E6917" w:rsidRPr="00B60D70" w:rsidRDefault="009E6917" w:rsidP="00592146">
            <w:pPr>
              <w:rPr>
                <w:rFonts w:ascii="TH SarabunPSK" w:hAnsi="TH SarabunPSK" w:cs="TH SarabunPSK"/>
              </w:rPr>
            </w:pPr>
          </w:p>
        </w:tc>
        <w:tc>
          <w:tcPr>
            <w:tcW w:w="1417" w:type="dxa"/>
          </w:tcPr>
          <w:p w14:paraId="2E49C72D" w14:textId="414B84EF"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D756E0" w:rsidRPr="00B60D70">
              <w:rPr>
                <w:rFonts w:ascii="TH SarabunPSK" w:hAnsi="TH SarabunPSK" w:cs="TH SarabunPSK" w:hint="cs"/>
              </w:rPr>
              <w:t>491</w:t>
            </w:r>
          </w:p>
        </w:tc>
        <w:tc>
          <w:tcPr>
            <w:tcW w:w="5103" w:type="dxa"/>
          </w:tcPr>
          <w:p w14:paraId="4B171509" w14:textId="77777777" w:rsidR="007C352B" w:rsidRPr="00B60D70" w:rsidRDefault="007C352B" w:rsidP="00B1533F">
            <w:pPr>
              <w:jc w:val="left"/>
              <w:rPr>
                <w:rFonts w:ascii="TH SarabunPSK" w:hAnsi="TH SarabunPSK" w:cs="TH SarabunPSK"/>
                <w:lang w:val="th-TH"/>
              </w:rPr>
            </w:pPr>
            <w:r w:rsidRPr="00B60D70">
              <w:rPr>
                <w:rFonts w:ascii="TH SarabunPSK" w:hAnsi="TH SarabunPSK" w:cs="TH SarabunPSK" w:hint="cs"/>
                <w:cs/>
                <w:lang w:val="th-TH"/>
              </w:rPr>
              <w:t xml:space="preserve">โครงงานทางครุศาสตร์โยธา 1 </w:t>
            </w:r>
          </w:p>
          <w:p w14:paraId="1FCEBA50" w14:textId="7319AC26" w:rsidR="009E6917" w:rsidRPr="00B60D70" w:rsidRDefault="007C352B" w:rsidP="00B1533F">
            <w:pPr>
              <w:jc w:val="left"/>
              <w:rPr>
                <w:rFonts w:ascii="TH SarabunPSK" w:hAnsi="TH SarabunPSK" w:cs="TH SarabunPSK"/>
                <w:cs/>
              </w:rPr>
            </w:pPr>
            <w:r w:rsidRPr="00B60D70">
              <w:rPr>
                <w:rFonts w:ascii="TH SarabunPSK" w:hAnsi="TH SarabunPSK" w:cs="TH SarabunPSK" w:hint="cs"/>
              </w:rPr>
              <w:t xml:space="preserve">(Civil Technology Education Project </w:t>
            </w:r>
            <w:r w:rsidR="00484154" w:rsidRPr="00B60D70">
              <w:rPr>
                <w:rFonts w:ascii="TH SarabunPSK" w:hAnsi="TH SarabunPSK" w:cs="TH SarabunPSK"/>
              </w:rPr>
              <w:t>I</w:t>
            </w:r>
            <w:r w:rsidRPr="00B60D70">
              <w:rPr>
                <w:rFonts w:ascii="TH SarabunPSK" w:hAnsi="TH SarabunPSK" w:cs="TH SarabunPSK" w:hint="cs"/>
              </w:rPr>
              <w:t>)</w:t>
            </w:r>
          </w:p>
        </w:tc>
        <w:tc>
          <w:tcPr>
            <w:tcW w:w="1508" w:type="dxa"/>
          </w:tcPr>
          <w:p w14:paraId="58CE5EC9" w14:textId="31DB8D0F" w:rsidR="009E6917" w:rsidRPr="00B60D70" w:rsidRDefault="00D756E0" w:rsidP="00D96FDD">
            <w:pPr>
              <w:jc w:val="right"/>
              <w:rPr>
                <w:rFonts w:ascii="TH SarabunPSK" w:hAnsi="TH SarabunPSK" w:cs="TH SarabunPSK"/>
              </w:rPr>
            </w:pPr>
            <w:r w:rsidRPr="00B60D70">
              <w:rPr>
                <w:rFonts w:ascii="TH SarabunPSK" w:hAnsi="TH SarabunPSK" w:cs="TH SarabunPSK" w:hint="cs"/>
              </w:rPr>
              <w:t>1 (0-</w:t>
            </w:r>
            <w:r w:rsidR="008F40A2" w:rsidRPr="00B60D70">
              <w:rPr>
                <w:rFonts w:ascii="TH SarabunPSK" w:hAnsi="TH SarabunPSK" w:cs="TH SarabunPSK"/>
              </w:rPr>
              <w:t>3</w:t>
            </w:r>
            <w:r w:rsidRPr="00B60D70">
              <w:rPr>
                <w:rFonts w:ascii="TH SarabunPSK" w:hAnsi="TH SarabunPSK" w:cs="TH SarabunPSK" w:hint="cs"/>
              </w:rPr>
              <w:t>-</w:t>
            </w:r>
            <w:r w:rsidR="008F40A2" w:rsidRPr="00B60D70">
              <w:rPr>
                <w:rFonts w:ascii="TH SarabunPSK" w:hAnsi="TH SarabunPSK" w:cs="TH SarabunPSK"/>
              </w:rPr>
              <w:t>3</w:t>
            </w:r>
            <w:r w:rsidRPr="00B60D70">
              <w:rPr>
                <w:rFonts w:ascii="TH SarabunPSK" w:hAnsi="TH SarabunPSK" w:cs="TH SarabunPSK" w:hint="cs"/>
              </w:rPr>
              <w:t>)</w:t>
            </w:r>
          </w:p>
        </w:tc>
      </w:tr>
      <w:tr w:rsidR="00B60D70" w:rsidRPr="00B60D70" w14:paraId="0FFC5F4C" w14:textId="77777777" w:rsidTr="007A75BE">
        <w:tc>
          <w:tcPr>
            <w:tcW w:w="988" w:type="dxa"/>
          </w:tcPr>
          <w:p w14:paraId="138E9E02" w14:textId="77777777" w:rsidR="009E6917" w:rsidRPr="00B60D70" w:rsidRDefault="009E6917" w:rsidP="00592146">
            <w:pPr>
              <w:rPr>
                <w:rFonts w:ascii="TH SarabunPSK" w:hAnsi="TH SarabunPSK" w:cs="TH SarabunPSK"/>
              </w:rPr>
            </w:pPr>
          </w:p>
        </w:tc>
        <w:tc>
          <w:tcPr>
            <w:tcW w:w="1417" w:type="dxa"/>
          </w:tcPr>
          <w:p w14:paraId="615074BD" w14:textId="34D1BCD0"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D756E0" w:rsidRPr="00B60D70">
              <w:rPr>
                <w:rFonts w:ascii="TH SarabunPSK" w:hAnsi="TH SarabunPSK" w:cs="TH SarabunPSK" w:hint="cs"/>
              </w:rPr>
              <w:t>492</w:t>
            </w:r>
          </w:p>
        </w:tc>
        <w:tc>
          <w:tcPr>
            <w:tcW w:w="5103" w:type="dxa"/>
          </w:tcPr>
          <w:p w14:paraId="669B5F20" w14:textId="24541A12" w:rsidR="009E6917" w:rsidRPr="00B60D70" w:rsidRDefault="007C352B" w:rsidP="007C352B">
            <w:pPr>
              <w:jc w:val="left"/>
              <w:rPr>
                <w:rFonts w:ascii="TH SarabunPSK" w:hAnsi="TH SarabunPSK" w:cs="TH SarabunPSK"/>
              </w:rPr>
            </w:pPr>
            <w:r w:rsidRPr="00B60D70">
              <w:rPr>
                <w:rFonts w:ascii="TH SarabunPSK" w:hAnsi="TH SarabunPSK" w:cs="TH SarabunPSK" w:hint="cs"/>
                <w:cs/>
                <w:lang w:val="th-TH"/>
              </w:rPr>
              <w:t xml:space="preserve">โครงงานทางครุศาสตร์โยธา </w:t>
            </w:r>
            <w:r w:rsidRPr="00B60D70">
              <w:rPr>
                <w:rFonts w:ascii="TH SarabunPSK" w:hAnsi="TH SarabunPSK" w:cs="TH SarabunPSK" w:hint="cs"/>
              </w:rPr>
              <w:t>2</w:t>
            </w:r>
          </w:p>
          <w:p w14:paraId="719D4EE6" w14:textId="42605876" w:rsidR="009E6917" w:rsidRPr="00B60D70" w:rsidRDefault="007C352B" w:rsidP="00B1533F">
            <w:pPr>
              <w:jc w:val="left"/>
              <w:rPr>
                <w:rFonts w:ascii="TH SarabunPSK" w:hAnsi="TH SarabunPSK" w:cs="TH SarabunPSK"/>
                <w:cs/>
              </w:rPr>
            </w:pPr>
            <w:r w:rsidRPr="00B60D70">
              <w:rPr>
                <w:rFonts w:ascii="TH SarabunPSK" w:hAnsi="TH SarabunPSK" w:cs="TH SarabunPSK" w:hint="cs"/>
              </w:rPr>
              <w:t xml:space="preserve">(Civil Technology Education Project </w:t>
            </w:r>
            <w:r w:rsidR="00484154" w:rsidRPr="00B60D70">
              <w:rPr>
                <w:rFonts w:ascii="TH SarabunPSK" w:hAnsi="TH SarabunPSK" w:cs="TH SarabunPSK"/>
              </w:rPr>
              <w:t>II</w:t>
            </w:r>
            <w:r w:rsidRPr="00B60D70">
              <w:rPr>
                <w:rFonts w:ascii="TH SarabunPSK" w:hAnsi="TH SarabunPSK" w:cs="TH SarabunPSK" w:hint="cs"/>
              </w:rPr>
              <w:t>)</w:t>
            </w:r>
          </w:p>
        </w:tc>
        <w:tc>
          <w:tcPr>
            <w:tcW w:w="1508" w:type="dxa"/>
          </w:tcPr>
          <w:p w14:paraId="3AE8CC8F" w14:textId="20858EC1" w:rsidR="009E6917" w:rsidRPr="00B60D70" w:rsidRDefault="00D756E0" w:rsidP="00D96FDD">
            <w:pPr>
              <w:jc w:val="right"/>
              <w:rPr>
                <w:rFonts w:ascii="TH SarabunPSK" w:hAnsi="TH SarabunPSK" w:cs="TH SarabunPSK"/>
                <w:cs/>
              </w:rPr>
            </w:pPr>
            <w:r w:rsidRPr="00B60D70">
              <w:rPr>
                <w:rFonts w:ascii="TH SarabunPSK" w:hAnsi="TH SarabunPSK" w:cs="TH SarabunPSK" w:hint="cs"/>
              </w:rPr>
              <w:t>1 (0-</w:t>
            </w:r>
            <w:r w:rsidR="008F40A2" w:rsidRPr="00B60D70">
              <w:rPr>
                <w:rFonts w:ascii="TH SarabunPSK" w:hAnsi="TH SarabunPSK" w:cs="TH SarabunPSK"/>
              </w:rPr>
              <w:t>3</w:t>
            </w:r>
            <w:r w:rsidR="008F40A2" w:rsidRPr="00B60D70">
              <w:rPr>
                <w:rFonts w:ascii="TH SarabunPSK" w:hAnsi="TH SarabunPSK" w:cs="TH SarabunPSK" w:hint="cs"/>
              </w:rPr>
              <w:t>-</w:t>
            </w:r>
            <w:r w:rsidR="008F40A2" w:rsidRPr="00B60D70">
              <w:rPr>
                <w:rFonts w:ascii="TH SarabunPSK" w:hAnsi="TH SarabunPSK" w:cs="TH SarabunPSK"/>
              </w:rPr>
              <w:t>3</w:t>
            </w:r>
            <w:r w:rsidRPr="00B60D70">
              <w:rPr>
                <w:rFonts w:ascii="TH SarabunPSK" w:hAnsi="TH SarabunPSK" w:cs="TH SarabunPSK" w:hint="cs"/>
              </w:rPr>
              <w:t>)</w:t>
            </w:r>
          </w:p>
        </w:tc>
      </w:tr>
      <w:tr w:rsidR="009E6917" w:rsidRPr="00B60D70" w14:paraId="43A1DDDB" w14:textId="77777777" w:rsidTr="008408C4">
        <w:tc>
          <w:tcPr>
            <w:tcW w:w="988" w:type="dxa"/>
          </w:tcPr>
          <w:p w14:paraId="5FE095D0" w14:textId="77777777" w:rsidR="009E6917" w:rsidRPr="00B60D70" w:rsidRDefault="009E6917" w:rsidP="00592146">
            <w:pPr>
              <w:rPr>
                <w:rFonts w:ascii="TH SarabunPSK" w:hAnsi="TH SarabunPSK" w:cs="TH SarabunPSK"/>
              </w:rPr>
            </w:pPr>
          </w:p>
        </w:tc>
        <w:tc>
          <w:tcPr>
            <w:tcW w:w="1417" w:type="dxa"/>
          </w:tcPr>
          <w:p w14:paraId="45E03709" w14:textId="141A9314"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D756E0" w:rsidRPr="00B60D70">
              <w:rPr>
                <w:rFonts w:ascii="TH SarabunPSK" w:hAnsi="TH SarabunPSK" w:cs="TH SarabunPSK" w:hint="cs"/>
              </w:rPr>
              <w:t>493</w:t>
            </w:r>
          </w:p>
        </w:tc>
        <w:tc>
          <w:tcPr>
            <w:tcW w:w="5103" w:type="dxa"/>
          </w:tcPr>
          <w:p w14:paraId="756F4FF8" w14:textId="77777777" w:rsidR="007C352B" w:rsidRPr="00B60D70" w:rsidRDefault="007C352B" w:rsidP="00B1533F">
            <w:pPr>
              <w:jc w:val="left"/>
              <w:rPr>
                <w:rFonts w:ascii="TH SarabunPSK" w:hAnsi="TH SarabunPSK" w:cs="TH SarabunPSK"/>
              </w:rPr>
            </w:pPr>
            <w:r w:rsidRPr="00B60D70">
              <w:rPr>
                <w:rFonts w:ascii="TH SarabunPSK" w:hAnsi="TH SarabunPSK" w:cs="TH SarabunPSK" w:hint="cs"/>
                <w:cs/>
                <w:lang w:val="th-TH"/>
              </w:rPr>
              <w:t xml:space="preserve">โครงงานทางครุศาสตร์โยธา </w:t>
            </w:r>
            <w:r w:rsidRPr="00B60D70">
              <w:rPr>
                <w:rFonts w:ascii="TH SarabunPSK" w:hAnsi="TH SarabunPSK" w:cs="TH SarabunPSK" w:hint="cs"/>
              </w:rPr>
              <w:t>3</w:t>
            </w:r>
          </w:p>
          <w:p w14:paraId="7A159278" w14:textId="0A6BF1B8" w:rsidR="009E6917" w:rsidRPr="00B60D70" w:rsidRDefault="007C352B" w:rsidP="00B1533F">
            <w:pPr>
              <w:jc w:val="left"/>
              <w:rPr>
                <w:rFonts w:ascii="TH SarabunPSK" w:hAnsi="TH SarabunPSK" w:cs="TH SarabunPSK"/>
                <w:cs/>
              </w:rPr>
            </w:pPr>
            <w:r w:rsidRPr="00B60D70">
              <w:rPr>
                <w:rFonts w:ascii="TH SarabunPSK" w:hAnsi="TH SarabunPSK" w:cs="TH SarabunPSK" w:hint="cs"/>
              </w:rPr>
              <w:t xml:space="preserve">(Civil Technology Education Project </w:t>
            </w:r>
            <w:r w:rsidR="00484154" w:rsidRPr="00B60D70">
              <w:rPr>
                <w:rFonts w:ascii="TH SarabunPSK" w:hAnsi="TH SarabunPSK" w:cs="TH SarabunPSK"/>
              </w:rPr>
              <w:t>III</w:t>
            </w:r>
            <w:r w:rsidRPr="00B60D70">
              <w:rPr>
                <w:rFonts w:ascii="TH SarabunPSK" w:hAnsi="TH SarabunPSK" w:cs="TH SarabunPSK" w:hint="cs"/>
              </w:rPr>
              <w:t>)</w:t>
            </w:r>
          </w:p>
        </w:tc>
        <w:tc>
          <w:tcPr>
            <w:tcW w:w="1508" w:type="dxa"/>
          </w:tcPr>
          <w:p w14:paraId="28A100A1" w14:textId="3C6369F5" w:rsidR="009E6917" w:rsidRPr="00B60D70" w:rsidRDefault="00D756E0" w:rsidP="00D96FDD">
            <w:pPr>
              <w:jc w:val="right"/>
              <w:rPr>
                <w:rFonts w:ascii="TH SarabunPSK" w:hAnsi="TH SarabunPSK" w:cs="TH SarabunPSK"/>
                <w:cs/>
              </w:rPr>
            </w:pPr>
            <w:r w:rsidRPr="00B60D70">
              <w:rPr>
                <w:rFonts w:ascii="TH SarabunPSK" w:hAnsi="TH SarabunPSK" w:cs="TH SarabunPSK" w:hint="cs"/>
              </w:rPr>
              <w:t>1 (0-</w:t>
            </w:r>
            <w:r w:rsidR="008F40A2" w:rsidRPr="00B60D70">
              <w:rPr>
                <w:rFonts w:ascii="TH SarabunPSK" w:hAnsi="TH SarabunPSK" w:cs="TH SarabunPSK"/>
              </w:rPr>
              <w:t>3</w:t>
            </w:r>
            <w:r w:rsidR="008F40A2" w:rsidRPr="00B60D70">
              <w:rPr>
                <w:rFonts w:ascii="TH SarabunPSK" w:hAnsi="TH SarabunPSK" w:cs="TH SarabunPSK" w:hint="cs"/>
              </w:rPr>
              <w:t>-</w:t>
            </w:r>
            <w:r w:rsidR="008F40A2" w:rsidRPr="00B60D70">
              <w:rPr>
                <w:rFonts w:ascii="TH SarabunPSK" w:hAnsi="TH SarabunPSK" w:cs="TH SarabunPSK"/>
              </w:rPr>
              <w:t>3</w:t>
            </w:r>
            <w:r w:rsidRPr="00B60D70">
              <w:rPr>
                <w:rFonts w:ascii="TH SarabunPSK" w:hAnsi="TH SarabunPSK" w:cs="TH SarabunPSK" w:hint="cs"/>
              </w:rPr>
              <w:t>)</w:t>
            </w:r>
          </w:p>
        </w:tc>
      </w:tr>
    </w:tbl>
    <w:p w14:paraId="33C8EB55" w14:textId="77777777" w:rsidR="009E6917" w:rsidRPr="00B60D70" w:rsidRDefault="009E6917" w:rsidP="00592146">
      <w:pPr>
        <w:rPr>
          <w:rFonts w:ascii="TH SarabunPSK" w:hAnsi="TH SarabunPSK" w:cs="TH SarabunPSK"/>
        </w:rPr>
      </w:pPr>
    </w:p>
    <w:p w14:paraId="47950B65" w14:textId="77777777" w:rsidR="008C7EB1" w:rsidRDefault="008C7EB1">
      <w:pPr>
        <w:jc w:val="left"/>
        <w:rPr>
          <w:rFonts w:ascii="TH SarabunPSK" w:hAnsi="TH SarabunPSK" w:cs="TH SarabunPSK"/>
          <w:b/>
          <w:bCs/>
          <w:u w:val="single"/>
          <w:cs/>
        </w:rPr>
      </w:pPr>
      <w:r>
        <w:rPr>
          <w:rFonts w:ascii="TH SarabunPSK" w:hAnsi="TH SarabunPSK" w:cs="TH SarabunPSK"/>
          <w:b/>
          <w:bCs/>
          <w:u w:val="single"/>
          <w:cs/>
        </w:rPr>
        <w:br w:type="page"/>
      </w:r>
    </w:p>
    <w:p w14:paraId="284DEBC2" w14:textId="5F291EF2" w:rsidR="008408C4" w:rsidRPr="00B60D70" w:rsidRDefault="008408C4" w:rsidP="008408C4">
      <w:pPr>
        <w:ind w:right="26" w:firstLine="1134"/>
        <w:jc w:val="left"/>
        <w:rPr>
          <w:rFonts w:ascii="TH SarabunPSK" w:hAnsi="TH SarabunPSK" w:cs="TH SarabunPSK"/>
          <w:b/>
          <w:bCs/>
          <w:u w:val="single"/>
        </w:rPr>
      </w:pPr>
      <w:r w:rsidRPr="00B60D70">
        <w:rPr>
          <w:rFonts w:ascii="TH SarabunPSK" w:hAnsi="TH SarabunPSK" w:cs="TH SarabunPSK" w:hint="cs"/>
          <w:b/>
          <w:bCs/>
          <w:u w:val="single"/>
          <w:cs/>
        </w:rPr>
        <w:lastRenderedPageBreak/>
        <w:t>ข.1.</w:t>
      </w:r>
      <w:r w:rsidRPr="00B60D70">
        <w:rPr>
          <w:rFonts w:ascii="TH SarabunPSK" w:hAnsi="TH SarabunPSK" w:cs="TH SarabunPSK" w:hint="cs"/>
          <w:b/>
          <w:bCs/>
          <w:u w:val="single"/>
        </w:rPr>
        <w:t>3</w:t>
      </w:r>
      <w:r w:rsidRPr="00B60D70">
        <w:rPr>
          <w:rFonts w:ascii="TH SarabunPSK" w:hAnsi="TH SarabunPSK" w:cs="TH SarabunPSK" w:hint="cs"/>
          <w:b/>
          <w:bCs/>
          <w:u w:val="single"/>
          <w:cs/>
        </w:rPr>
        <w:t xml:space="preserve"> </w:t>
      </w:r>
      <w:r w:rsidR="00B92A79" w:rsidRPr="00B60D70">
        <w:rPr>
          <w:rFonts w:ascii="TH SarabunPSK" w:hAnsi="TH SarabunPSK" w:cs="TH SarabunPSK"/>
          <w:b/>
          <w:bCs/>
          <w:u w:val="single"/>
          <w:cs/>
          <w:lang w:val="th-TH"/>
        </w:rPr>
        <w:t>วิชาชีพครูเลือกทางครุศาสตร์โยธา</w:t>
      </w:r>
      <w:r w:rsidRPr="00B60D70">
        <w:rPr>
          <w:rFonts w:ascii="TH SarabunPSK" w:hAnsi="TH SarabunPSK" w:cs="TH SarabunPSK" w:hint="cs"/>
          <w:b/>
          <w:bCs/>
          <w:u w:val="single"/>
        </w:rPr>
        <w:tab/>
      </w:r>
      <w:r w:rsidRPr="00B60D70">
        <w:rPr>
          <w:rFonts w:ascii="TH SarabunPSK" w:hAnsi="TH SarabunPSK" w:cs="TH SarabunPSK" w:hint="cs"/>
          <w:b/>
          <w:bCs/>
          <w:u w:val="single"/>
          <w:cs/>
        </w:rPr>
        <w:t>3 หน่วยกิต</w:t>
      </w:r>
    </w:p>
    <w:tbl>
      <w:tblPr>
        <w:tblStyle w:val="af6"/>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1417"/>
        <w:gridCol w:w="5103"/>
        <w:gridCol w:w="1701"/>
      </w:tblGrid>
      <w:tr w:rsidR="00B60D70" w:rsidRPr="00B60D70" w14:paraId="2D2C8409" w14:textId="77777777" w:rsidTr="008408C4">
        <w:tc>
          <w:tcPr>
            <w:tcW w:w="988" w:type="dxa"/>
          </w:tcPr>
          <w:p w14:paraId="11DDB231" w14:textId="77777777" w:rsidR="00552D88" w:rsidRPr="00B60D70" w:rsidRDefault="00552D88" w:rsidP="00592146">
            <w:pPr>
              <w:rPr>
                <w:rFonts w:ascii="TH SarabunPSK" w:hAnsi="TH SarabunPSK" w:cs="TH SarabunPSK"/>
              </w:rPr>
            </w:pPr>
          </w:p>
        </w:tc>
        <w:tc>
          <w:tcPr>
            <w:tcW w:w="1417" w:type="dxa"/>
          </w:tcPr>
          <w:p w14:paraId="0109C910" w14:textId="5CC3B09F" w:rsidR="00552D88"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552D88" w:rsidRPr="00B60D70">
              <w:rPr>
                <w:rFonts w:ascii="TH SarabunPSK" w:hAnsi="TH SarabunPSK" w:cs="TH SarabunPSK" w:hint="cs"/>
              </w:rPr>
              <w:t>306</w:t>
            </w:r>
          </w:p>
        </w:tc>
        <w:tc>
          <w:tcPr>
            <w:tcW w:w="5103" w:type="dxa"/>
          </w:tcPr>
          <w:p w14:paraId="5D1A27DA" w14:textId="77777777" w:rsidR="00552D88" w:rsidRPr="00B60D70" w:rsidRDefault="00552D88" w:rsidP="00592146">
            <w:pPr>
              <w:rPr>
                <w:rFonts w:ascii="TH SarabunPSK" w:hAnsi="TH SarabunPSK" w:cs="TH SarabunPSK"/>
              </w:rPr>
            </w:pPr>
            <w:r w:rsidRPr="00B60D70">
              <w:rPr>
                <w:rFonts w:ascii="TH SarabunPSK" w:hAnsi="TH SarabunPSK" w:cs="TH SarabunPSK" w:hint="cs"/>
                <w:cs/>
                <w:lang w:val="th-TH"/>
              </w:rPr>
              <w:t>หลักสูตรและการฝึกอบรมในอุตสาหกรรมก่อสร้าง</w:t>
            </w:r>
          </w:p>
          <w:p w14:paraId="2CDF7FC2" w14:textId="6C958F75" w:rsidR="00552D88" w:rsidRPr="00B60D70" w:rsidRDefault="00552D88" w:rsidP="00592146">
            <w:pPr>
              <w:rPr>
                <w:rFonts w:ascii="TH SarabunPSK" w:hAnsi="TH SarabunPSK" w:cs="TH SarabunPSK"/>
              </w:rPr>
            </w:pPr>
            <w:r w:rsidRPr="00B60D70">
              <w:rPr>
                <w:rFonts w:ascii="TH SarabunPSK" w:hAnsi="TH SarabunPSK" w:cs="TH SarabunPSK" w:hint="cs"/>
              </w:rPr>
              <w:t xml:space="preserve">(Courses and </w:t>
            </w:r>
            <w:r w:rsidR="00651659" w:rsidRPr="00B60D70">
              <w:rPr>
                <w:rFonts w:ascii="TH SarabunPSK" w:hAnsi="TH SarabunPSK" w:cs="TH SarabunPSK"/>
              </w:rPr>
              <w:t>T</w:t>
            </w:r>
            <w:r w:rsidRPr="00B60D70">
              <w:rPr>
                <w:rFonts w:ascii="TH SarabunPSK" w:hAnsi="TH SarabunPSK" w:cs="TH SarabunPSK" w:hint="cs"/>
              </w:rPr>
              <w:t xml:space="preserve">raining in the </w:t>
            </w:r>
            <w:r w:rsidR="00651659" w:rsidRPr="00B60D70">
              <w:rPr>
                <w:rFonts w:ascii="TH SarabunPSK" w:hAnsi="TH SarabunPSK" w:cs="TH SarabunPSK"/>
              </w:rPr>
              <w:t>C</w:t>
            </w:r>
            <w:r w:rsidRPr="00B60D70">
              <w:rPr>
                <w:rFonts w:ascii="TH SarabunPSK" w:hAnsi="TH SarabunPSK" w:cs="TH SarabunPSK" w:hint="cs"/>
              </w:rPr>
              <w:t xml:space="preserve">onstruction </w:t>
            </w:r>
            <w:r w:rsidR="00651659" w:rsidRPr="00B60D70">
              <w:rPr>
                <w:rFonts w:ascii="TH SarabunPSK" w:hAnsi="TH SarabunPSK" w:cs="TH SarabunPSK"/>
              </w:rPr>
              <w:t>I</w:t>
            </w:r>
            <w:r w:rsidRPr="00B60D70">
              <w:rPr>
                <w:rFonts w:ascii="TH SarabunPSK" w:hAnsi="TH SarabunPSK" w:cs="TH SarabunPSK" w:hint="cs"/>
              </w:rPr>
              <w:t>ndustry)</w:t>
            </w:r>
          </w:p>
        </w:tc>
        <w:tc>
          <w:tcPr>
            <w:tcW w:w="1701" w:type="dxa"/>
          </w:tcPr>
          <w:p w14:paraId="1534FF22" w14:textId="1E69DE3F" w:rsidR="00552D88" w:rsidRPr="00B60D70" w:rsidRDefault="00B90561" w:rsidP="00D96FDD">
            <w:pPr>
              <w:jc w:val="right"/>
              <w:rPr>
                <w:rFonts w:ascii="TH SarabunPSK" w:hAnsi="TH SarabunPSK" w:cs="TH SarabunPSK"/>
              </w:rPr>
            </w:pPr>
            <w:r w:rsidRPr="00B60D70">
              <w:rPr>
                <w:rFonts w:ascii="TH SarabunPSK" w:hAnsi="TH SarabunPSK" w:cs="TH SarabunPSK" w:hint="cs"/>
              </w:rPr>
              <w:t>3 (2-2-6)</w:t>
            </w:r>
          </w:p>
        </w:tc>
      </w:tr>
      <w:tr w:rsidR="00B60D70" w:rsidRPr="00B60D70" w14:paraId="364F73A3" w14:textId="77777777" w:rsidTr="008408C4">
        <w:tc>
          <w:tcPr>
            <w:tcW w:w="988" w:type="dxa"/>
          </w:tcPr>
          <w:p w14:paraId="71D1D2EA" w14:textId="77777777" w:rsidR="00552D88" w:rsidRPr="00B60D70" w:rsidRDefault="00552D88" w:rsidP="00592146">
            <w:pPr>
              <w:rPr>
                <w:rFonts w:ascii="TH SarabunPSK" w:hAnsi="TH SarabunPSK" w:cs="TH SarabunPSK"/>
              </w:rPr>
            </w:pPr>
          </w:p>
        </w:tc>
        <w:tc>
          <w:tcPr>
            <w:tcW w:w="1417" w:type="dxa"/>
          </w:tcPr>
          <w:p w14:paraId="1995554B" w14:textId="0713361F" w:rsidR="00552D88"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552D88" w:rsidRPr="00B60D70">
              <w:rPr>
                <w:rFonts w:ascii="TH SarabunPSK" w:hAnsi="TH SarabunPSK" w:cs="TH SarabunPSK" w:hint="cs"/>
              </w:rPr>
              <w:t>307</w:t>
            </w:r>
          </w:p>
        </w:tc>
        <w:tc>
          <w:tcPr>
            <w:tcW w:w="5103" w:type="dxa"/>
          </w:tcPr>
          <w:p w14:paraId="252C54D8" w14:textId="77777777" w:rsidR="00552D88" w:rsidRPr="00B60D70" w:rsidRDefault="00552D88" w:rsidP="00592146">
            <w:pPr>
              <w:rPr>
                <w:rFonts w:ascii="TH SarabunPSK" w:hAnsi="TH SarabunPSK" w:cs="TH SarabunPSK"/>
              </w:rPr>
            </w:pPr>
            <w:r w:rsidRPr="00B60D70">
              <w:rPr>
                <w:rFonts w:ascii="TH SarabunPSK" w:hAnsi="TH SarabunPSK" w:cs="TH SarabunPSK" w:hint="cs"/>
                <w:cs/>
                <w:lang w:val="th-TH"/>
              </w:rPr>
              <w:t>นวัตกรรมการจัดการเรียนรู้สำหรับรายวิชาช่างโยธา</w:t>
            </w:r>
          </w:p>
          <w:p w14:paraId="10F5E282" w14:textId="30BFA3CF" w:rsidR="00552D88" w:rsidRPr="00B60D70" w:rsidRDefault="00552D88" w:rsidP="00592146">
            <w:pPr>
              <w:rPr>
                <w:rFonts w:ascii="TH SarabunPSK" w:hAnsi="TH SarabunPSK" w:cs="TH SarabunPSK"/>
                <w:cs/>
                <w:lang w:val="th-TH"/>
              </w:rPr>
            </w:pPr>
            <w:r w:rsidRPr="00B60D70">
              <w:rPr>
                <w:rFonts w:ascii="TH SarabunPSK" w:hAnsi="TH SarabunPSK" w:cs="TH SarabunPSK" w:hint="cs"/>
              </w:rPr>
              <w:t>(Teaching and Learning Innovation for Civil Engineer Courses)</w:t>
            </w:r>
          </w:p>
        </w:tc>
        <w:tc>
          <w:tcPr>
            <w:tcW w:w="1701" w:type="dxa"/>
          </w:tcPr>
          <w:p w14:paraId="43FF5AE9" w14:textId="694CC3CD" w:rsidR="00552D88" w:rsidRPr="00B60D70" w:rsidRDefault="00552D88" w:rsidP="00D96FDD">
            <w:pPr>
              <w:jc w:val="right"/>
              <w:rPr>
                <w:rFonts w:ascii="TH SarabunPSK" w:hAnsi="TH SarabunPSK" w:cs="TH SarabunPSK"/>
              </w:rPr>
            </w:pPr>
            <w:r w:rsidRPr="00B60D70">
              <w:rPr>
                <w:rFonts w:ascii="TH SarabunPSK" w:hAnsi="TH SarabunPSK" w:cs="TH SarabunPSK" w:hint="cs"/>
              </w:rPr>
              <w:t>3 (2-2-6)</w:t>
            </w:r>
          </w:p>
        </w:tc>
      </w:tr>
      <w:tr w:rsidR="00B60D70" w:rsidRPr="00B60D70" w14:paraId="2D59137B" w14:textId="77777777" w:rsidTr="008408C4">
        <w:tc>
          <w:tcPr>
            <w:tcW w:w="988" w:type="dxa"/>
          </w:tcPr>
          <w:p w14:paraId="1D1CDA0A" w14:textId="77777777" w:rsidR="00B90561" w:rsidRPr="00B60D70" w:rsidRDefault="00B90561" w:rsidP="00592146">
            <w:pPr>
              <w:rPr>
                <w:rFonts w:ascii="TH SarabunPSK" w:hAnsi="TH SarabunPSK" w:cs="TH SarabunPSK"/>
              </w:rPr>
            </w:pPr>
          </w:p>
        </w:tc>
        <w:tc>
          <w:tcPr>
            <w:tcW w:w="1417" w:type="dxa"/>
          </w:tcPr>
          <w:p w14:paraId="76E5778A" w14:textId="0BBB73DA" w:rsidR="00B90561"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B90561" w:rsidRPr="00B60D70">
              <w:rPr>
                <w:rFonts w:ascii="TH SarabunPSK" w:hAnsi="TH SarabunPSK" w:cs="TH SarabunPSK" w:hint="cs"/>
              </w:rPr>
              <w:t>309</w:t>
            </w:r>
          </w:p>
        </w:tc>
        <w:tc>
          <w:tcPr>
            <w:tcW w:w="5103" w:type="dxa"/>
          </w:tcPr>
          <w:p w14:paraId="434E0924" w14:textId="77777777" w:rsidR="00B90561" w:rsidRPr="00B60D70" w:rsidRDefault="00B90561" w:rsidP="00592146">
            <w:pPr>
              <w:rPr>
                <w:rFonts w:ascii="TH SarabunPSK" w:hAnsi="TH SarabunPSK" w:cs="TH SarabunPSK"/>
                <w:lang w:val="th-TH"/>
              </w:rPr>
            </w:pPr>
            <w:r w:rsidRPr="00B60D70">
              <w:rPr>
                <w:rFonts w:ascii="TH SarabunPSK" w:hAnsi="TH SarabunPSK" w:cs="TH SarabunPSK" w:hint="cs"/>
                <w:cs/>
                <w:lang w:val="th-TH"/>
              </w:rPr>
              <w:t>การพัฒนาทักษะการสื่อสารขั้นสูง</w:t>
            </w:r>
          </w:p>
          <w:p w14:paraId="7F245CF5" w14:textId="2097EE05" w:rsidR="00B90561" w:rsidRPr="00B60D70" w:rsidRDefault="00B90561" w:rsidP="00C26260">
            <w:pPr>
              <w:jc w:val="left"/>
              <w:rPr>
                <w:rFonts w:ascii="TH SarabunPSK" w:hAnsi="TH SarabunPSK" w:cs="TH SarabunPSK"/>
              </w:rPr>
            </w:pPr>
            <w:r w:rsidRPr="00B60D70">
              <w:rPr>
                <w:rFonts w:ascii="TH SarabunPSK" w:hAnsi="TH SarabunPSK" w:cs="TH SarabunPSK" w:hint="cs"/>
                <w:cs/>
              </w:rPr>
              <w:t>(</w:t>
            </w:r>
            <w:r w:rsidRPr="00B60D70">
              <w:rPr>
                <w:rFonts w:ascii="TH SarabunPSK" w:hAnsi="TH SarabunPSK" w:cs="TH SarabunPSK" w:hint="cs"/>
              </w:rPr>
              <w:t xml:space="preserve">Developing </w:t>
            </w:r>
            <w:r w:rsidR="00C26260" w:rsidRPr="00B60D70">
              <w:rPr>
                <w:rFonts w:ascii="TH SarabunPSK" w:hAnsi="TH SarabunPSK" w:cs="TH SarabunPSK"/>
              </w:rPr>
              <w:t>A</w:t>
            </w:r>
            <w:r w:rsidRPr="00B60D70">
              <w:rPr>
                <w:rFonts w:ascii="TH SarabunPSK" w:hAnsi="TH SarabunPSK" w:cs="TH SarabunPSK" w:hint="cs"/>
              </w:rPr>
              <w:t xml:space="preserve">dvanced </w:t>
            </w:r>
            <w:r w:rsidR="00C26260" w:rsidRPr="00B60D70">
              <w:rPr>
                <w:rFonts w:ascii="TH SarabunPSK" w:hAnsi="TH SarabunPSK" w:cs="TH SarabunPSK"/>
              </w:rPr>
              <w:t>C</w:t>
            </w:r>
            <w:r w:rsidRPr="00B60D70">
              <w:rPr>
                <w:rFonts w:ascii="TH SarabunPSK" w:hAnsi="TH SarabunPSK" w:cs="TH SarabunPSK" w:hint="cs"/>
              </w:rPr>
              <w:t xml:space="preserve">ommunication </w:t>
            </w:r>
            <w:r w:rsidR="00C26260" w:rsidRPr="00B60D70">
              <w:rPr>
                <w:rFonts w:ascii="TH SarabunPSK" w:hAnsi="TH SarabunPSK" w:cs="TH SarabunPSK"/>
              </w:rPr>
              <w:t>S</w:t>
            </w:r>
            <w:r w:rsidRPr="00B60D70">
              <w:rPr>
                <w:rFonts w:ascii="TH SarabunPSK" w:hAnsi="TH SarabunPSK" w:cs="TH SarabunPSK" w:hint="cs"/>
              </w:rPr>
              <w:t>kills)</w:t>
            </w:r>
          </w:p>
        </w:tc>
        <w:tc>
          <w:tcPr>
            <w:tcW w:w="1701" w:type="dxa"/>
          </w:tcPr>
          <w:p w14:paraId="310F2707" w14:textId="4F6ABD03" w:rsidR="00B90561" w:rsidRPr="00B60D70" w:rsidRDefault="00B90561" w:rsidP="00D96FDD">
            <w:pPr>
              <w:jc w:val="right"/>
              <w:rPr>
                <w:rFonts w:ascii="TH SarabunPSK" w:hAnsi="TH SarabunPSK" w:cs="TH SarabunPSK"/>
              </w:rPr>
            </w:pPr>
            <w:r w:rsidRPr="00B60D70">
              <w:rPr>
                <w:rFonts w:ascii="TH SarabunPSK" w:hAnsi="TH SarabunPSK" w:cs="TH SarabunPSK" w:hint="cs"/>
              </w:rPr>
              <w:t>3 (3-0-6)</w:t>
            </w:r>
          </w:p>
        </w:tc>
      </w:tr>
      <w:tr w:rsidR="00B60D70" w:rsidRPr="00B60D70" w14:paraId="21F49CA7" w14:textId="77777777" w:rsidTr="008408C4">
        <w:tc>
          <w:tcPr>
            <w:tcW w:w="988" w:type="dxa"/>
          </w:tcPr>
          <w:p w14:paraId="13DF295E" w14:textId="77777777" w:rsidR="00B90561" w:rsidRPr="00B60D70" w:rsidRDefault="00B90561" w:rsidP="00592146">
            <w:pPr>
              <w:rPr>
                <w:rFonts w:ascii="TH SarabunPSK" w:hAnsi="TH SarabunPSK" w:cs="TH SarabunPSK"/>
              </w:rPr>
            </w:pPr>
          </w:p>
        </w:tc>
        <w:tc>
          <w:tcPr>
            <w:tcW w:w="1417" w:type="dxa"/>
          </w:tcPr>
          <w:p w14:paraId="7342B777" w14:textId="1D6ACC01" w:rsidR="00B90561"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B90561" w:rsidRPr="00B60D70">
              <w:rPr>
                <w:rFonts w:ascii="TH SarabunPSK" w:hAnsi="TH SarabunPSK" w:cs="TH SarabunPSK" w:hint="cs"/>
              </w:rPr>
              <w:t>407</w:t>
            </w:r>
          </w:p>
        </w:tc>
        <w:tc>
          <w:tcPr>
            <w:tcW w:w="5103" w:type="dxa"/>
          </w:tcPr>
          <w:p w14:paraId="16B25156" w14:textId="77777777" w:rsidR="00B90561" w:rsidRPr="00B60D70" w:rsidRDefault="00B90561" w:rsidP="00592146">
            <w:pPr>
              <w:rPr>
                <w:rFonts w:ascii="TH SarabunPSK" w:hAnsi="TH SarabunPSK" w:cs="TH SarabunPSK"/>
              </w:rPr>
            </w:pPr>
            <w:r w:rsidRPr="00B60D70">
              <w:rPr>
                <w:rFonts w:ascii="TH SarabunPSK" w:hAnsi="TH SarabunPSK" w:cs="TH SarabunPSK" w:hint="cs"/>
                <w:cs/>
                <w:lang w:val="th-TH"/>
              </w:rPr>
              <w:t>การสร้างการมีส่วนร่วมในชุมชนในการจัดการเรียนรู้</w:t>
            </w:r>
          </w:p>
          <w:p w14:paraId="61853289" w14:textId="40F86FFE" w:rsidR="00B90561" w:rsidRPr="00B60D70" w:rsidRDefault="00400601" w:rsidP="00592146">
            <w:pPr>
              <w:rPr>
                <w:rFonts w:ascii="TH SarabunPSK" w:hAnsi="TH SarabunPSK" w:cs="TH SarabunPSK"/>
                <w:cs/>
                <w:lang w:val="th-TH"/>
              </w:rPr>
            </w:pPr>
            <w:r w:rsidRPr="00B60D70">
              <w:rPr>
                <w:rFonts w:ascii="TH SarabunPSK" w:hAnsi="TH SarabunPSK" w:cs="TH SarabunPSK"/>
              </w:rPr>
              <w:t>(</w:t>
            </w:r>
            <w:r w:rsidR="00B90561" w:rsidRPr="00B60D70">
              <w:rPr>
                <w:rFonts w:ascii="TH SarabunPSK" w:hAnsi="TH SarabunPSK" w:cs="TH SarabunPSK" w:hint="cs"/>
              </w:rPr>
              <w:t xml:space="preserve">Culture </w:t>
            </w:r>
            <w:r w:rsidRPr="00B60D70">
              <w:rPr>
                <w:rFonts w:ascii="TH SarabunPSK" w:hAnsi="TH SarabunPSK" w:cs="TH SarabunPSK"/>
              </w:rPr>
              <w:t>Communication and Creating Community Participation)</w:t>
            </w:r>
          </w:p>
        </w:tc>
        <w:tc>
          <w:tcPr>
            <w:tcW w:w="1701" w:type="dxa"/>
          </w:tcPr>
          <w:p w14:paraId="4DF09799" w14:textId="293B3C5A" w:rsidR="00B90561" w:rsidRPr="00B60D70" w:rsidRDefault="00B90561" w:rsidP="00D96FDD">
            <w:pPr>
              <w:jc w:val="right"/>
              <w:rPr>
                <w:rFonts w:ascii="TH SarabunPSK" w:hAnsi="TH SarabunPSK" w:cs="TH SarabunPSK"/>
              </w:rPr>
            </w:pPr>
            <w:r w:rsidRPr="00B60D70">
              <w:rPr>
                <w:rFonts w:ascii="TH SarabunPSK" w:hAnsi="TH SarabunPSK" w:cs="TH SarabunPSK" w:hint="cs"/>
              </w:rPr>
              <w:t>3 (3-0-6)</w:t>
            </w:r>
          </w:p>
        </w:tc>
      </w:tr>
      <w:tr w:rsidR="00B60D70" w:rsidRPr="00B60D70" w14:paraId="6E1B5E18" w14:textId="77777777" w:rsidTr="008408C4">
        <w:tc>
          <w:tcPr>
            <w:tcW w:w="988" w:type="dxa"/>
          </w:tcPr>
          <w:p w14:paraId="2752C24B" w14:textId="77777777" w:rsidR="00B90561" w:rsidRPr="00B60D70" w:rsidRDefault="00B90561" w:rsidP="00592146">
            <w:pPr>
              <w:rPr>
                <w:rFonts w:ascii="TH SarabunPSK" w:hAnsi="TH SarabunPSK" w:cs="TH SarabunPSK"/>
              </w:rPr>
            </w:pPr>
          </w:p>
        </w:tc>
        <w:tc>
          <w:tcPr>
            <w:tcW w:w="1417" w:type="dxa"/>
          </w:tcPr>
          <w:p w14:paraId="2CF48566" w14:textId="7E89737F" w:rsidR="00B90561"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B90561" w:rsidRPr="00B60D70">
              <w:rPr>
                <w:rFonts w:ascii="TH SarabunPSK" w:hAnsi="TH SarabunPSK" w:cs="TH SarabunPSK" w:hint="cs"/>
              </w:rPr>
              <w:t>4</w:t>
            </w:r>
            <w:r w:rsidR="008F6642" w:rsidRPr="00B60D70">
              <w:rPr>
                <w:rFonts w:ascii="TH SarabunPSK" w:hAnsi="TH SarabunPSK" w:cs="TH SarabunPSK" w:hint="cs"/>
              </w:rPr>
              <w:t>8</w:t>
            </w:r>
            <w:r w:rsidR="00B90561" w:rsidRPr="00B60D70">
              <w:rPr>
                <w:rFonts w:ascii="TH SarabunPSK" w:hAnsi="TH SarabunPSK" w:cs="TH SarabunPSK" w:hint="cs"/>
              </w:rPr>
              <w:t>1</w:t>
            </w:r>
            <w:r w:rsidR="00B90561" w:rsidRPr="00B60D70">
              <w:rPr>
                <w:rFonts w:ascii="TH SarabunPSK" w:hAnsi="TH SarabunPSK" w:cs="TH SarabunPSK" w:hint="cs"/>
                <w:cs/>
              </w:rPr>
              <w:t xml:space="preserve"> </w:t>
            </w:r>
          </w:p>
        </w:tc>
        <w:tc>
          <w:tcPr>
            <w:tcW w:w="5103" w:type="dxa"/>
          </w:tcPr>
          <w:p w14:paraId="3BAE5ED7" w14:textId="77777777" w:rsidR="00B90561" w:rsidRPr="00B60D70" w:rsidRDefault="00B90561" w:rsidP="00592146">
            <w:pPr>
              <w:rPr>
                <w:rFonts w:ascii="TH SarabunPSK" w:hAnsi="TH SarabunPSK" w:cs="TH SarabunPSK"/>
              </w:rPr>
            </w:pPr>
            <w:r w:rsidRPr="00B60D70">
              <w:rPr>
                <w:rFonts w:ascii="TH SarabunPSK" w:hAnsi="TH SarabunPSK" w:cs="TH SarabunPSK" w:hint="cs"/>
                <w:cs/>
                <w:lang w:val="th-TH"/>
              </w:rPr>
              <w:t xml:space="preserve">หัวข้อพิเศษทางการศึกษาและการจัดการเรียนรู้ </w:t>
            </w:r>
            <w:r w:rsidRPr="00B60D70">
              <w:rPr>
                <w:rFonts w:ascii="TH SarabunPSK" w:hAnsi="TH SarabunPSK" w:cs="TH SarabunPSK" w:hint="cs"/>
              </w:rPr>
              <w:t xml:space="preserve">1 </w:t>
            </w:r>
          </w:p>
          <w:p w14:paraId="2B792E35" w14:textId="3EAD71D1" w:rsidR="00B90561" w:rsidRPr="00B60D70" w:rsidRDefault="00B90561" w:rsidP="00B1533F">
            <w:pPr>
              <w:jc w:val="left"/>
              <w:rPr>
                <w:rFonts w:ascii="TH SarabunPSK" w:hAnsi="TH SarabunPSK" w:cs="TH SarabunPSK"/>
                <w:cs/>
              </w:rPr>
            </w:pPr>
            <w:r w:rsidRPr="00B60D70">
              <w:rPr>
                <w:rFonts w:ascii="TH SarabunPSK" w:hAnsi="TH SarabunPSK" w:cs="TH SarabunPSK" w:hint="cs"/>
              </w:rPr>
              <w:t xml:space="preserve">(Special Topic for Education and Learning Management </w:t>
            </w:r>
            <w:r w:rsidR="00BE6AC4" w:rsidRPr="00B60D70">
              <w:rPr>
                <w:rFonts w:ascii="TH SarabunPSK" w:hAnsi="TH SarabunPSK" w:cs="TH SarabunPSK"/>
              </w:rPr>
              <w:t>I</w:t>
            </w:r>
            <w:r w:rsidRPr="00B60D70">
              <w:rPr>
                <w:rFonts w:ascii="TH SarabunPSK" w:hAnsi="TH SarabunPSK" w:cs="TH SarabunPSK" w:hint="cs"/>
              </w:rPr>
              <w:t>)</w:t>
            </w:r>
          </w:p>
        </w:tc>
        <w:tc>
          <w:tcPr>
            <w:tcW w:w="1701" w:type="dxa"/>
          </w:tcPr>
          <w:p w14:paraId="62EE6165" w14:textId="77777777" w:rsidR="00B90561" w:rsidRPr="00B60D70" w:rsidRDefault="00B90561" w:rsidP="00D96FDD">
            <w:pPr>
              <w:jc w:val="right"/>
              <w:rPr>
                <w:rFonts w:ascii="TH SarabunPSK" w:hAnsi="TH SarabunPSK" w:cs="TH SarabunPSK"/>
              </w:rPr>
            </w:pPr>
            <w:r w:rsidRPr="00B60D70">
              <w:rPr>
                <w:rFonts w:ascii="TH SarabunPSK" w:hAnsi="TH SarabunPSK" w:cs="TH SarabunPSK" w:hint="cs"/>
              </w:rPr>
              <w:t>3</w:t>
            </w:r>
            <w:r w:rsidRPr="00B60D70">
              <w:rPr>
                <w:rFonts w:ascii="TH SarabunPSK" w:hAnsi="TH SarabunPSK" w:cs="TH SarabunPSK" w:hint="cs"/>
                <w:cs/>
              </w:rPr>
              <w:t xml:space="preserve"> (</w:t>
            </w:r>
            <w:r w:rsidRPr="00B60D70">
              <w:rPr>
                <w:rFonts w:ascii="TH SarabunPSK" w:hAnsi="TH SarabunPSK" w:cs="TH SarabunPSK" w:hint="cs"/>
              </w:rPr>
              <w:t>3</w:t>
            </w:r>
            <w:r w:rsidRPr="00B60D70">
              <w:rPr>
                <w:rFonts w:ascii="TH SarabunPSK" w:hAnsi="TH SarabunPSK" w:cs="TH SarabunPSK" w:hint="cs"/>
                <w:cs/>
              </w:rPr>
              <w:t>-</w:t>
            </w:r>
            <w:r w:rsidRPr="00B60D70">
              <w:rPr>
                <w:rFonts w:ascii="TH SarabunPSK" w:hAnsi="TH SarabunPSK" w:cs="TH SarabunPSK" w:hint="cs"/>
              </w:rPr>
              <w:t>0</w:t>
            </w:r>
            <w:r w:rsidRPr="00B60D70">
              <w:rPr>
                <w:rFonts w:ascii="TH SarabunPSK" w:hAnsi="TH SarabunPSK" w:cs="TH SarabunPSK" w:hint="cs"/>
                <w:cs/>
              </w:rPr>
              <w:t>-</w:t>
            </w:r>
            <w:r w:rsidRPr="00B60D70">
              <w:rPr>
                <w:rFonts w:ascii="TH SarabunPSK" w:hAnsi="TH SarabunPSK" w:cs="TH SarabunPSK" w:hint="cs"/>
              </w:rPr>
              <w:t>6</w:t>
            </w:r>
            <w:r w:rsidRPr="00B60D70">
              <w:rPr>
                <w:rFonts w:ascii="TH SarabunPSK" w:hAnsi="TH SarabunPSK" w:cs="TH SarabunPSK" w:hint="cs"/>
                <w:cs/>
              </w:rPr>
              <w:t>)</w:t>
            </w:r>
          </w:p>
        </w:tc>
      </w:tr>
      <w:tr w:rsidR="00B60D70" w:rsidRPr="00B60D70" w14:paraId="7BB220A3" w14:textId="77777777" w:rsidTr="008408C4">
        <w:tc>
          <w:tcPr>
            <w:tcW w:w="988" w:type="dxa"/>
          </w:tcPr>
          <w:p w14:paraId="2AF5A8F8" w14:textId="77777777" w:rsidR="00B90561" w:rsidRPr="00B60D70" w:rsidRDefault="00B90561" w:rsidP="00592146">
            <w:pPr>
              <w:rPr>
                <w:rFonts w:ascii="TH SarabunPSK" w:hAnsi="TH SarabunPSK" w:cs="TH SarabunPSK"/>
              </w:rPr>
            </w:pPr>
          </w:p>
        </w:tc>
        <w:tc>
          <w:tcPr>
            <w:tcW w:w="1417" w:type="dxa"/>
          </w:tcPr>
          <w:p w14:paraId="2D5FFB73" w14:textId="55BF655F" w:rsidR="00B90561"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B90561" w:rsidRPr="00B60D70">
              <w:rPr>
                <w:rFonts w:ascii="TH SarabunPSK" w:hAnsi="TH SarabunPSK" w:cs="TH SarabunPSK" w:hint="cs"/>
              </w:rPr>
              <w:t>4</w:t>
            </w:r>
            <w:r w:rsidR="008F6642" w:rsidRPr="00B60D70">
              <w:rPr>
                <w:rFonts w:ascii="TH SarabunPSK" w:hAnsi="TH SarabunPSK" w:cs="TH SarabunPSK" w:hint="cs"/>
              </w:rPr>
              <w:t>8</w:t>
            </w:r>
            <w:r w:rsidR="00B90561" w:rsidRPr="00B60D70">
              <w:rPr>
                <w:rFonts w:ascii="TH SarabunPSK" w:hAnsi="TH SarabunPSK" w:cs="TH SarabunPSK" w:hint="cs"/>
              </w:rPr>
              <w:t>2</w:t>
            </w:r>
            <w:r w:rsidR="00B90561" w:rsidRPr="00B60D70">
              <w:rPr>
                <w:rFonts w:ascii="TH SarabunPSK" w:hAnsi="TH SarabunPSK" w:cs="TH SarabunPSK" w:hint="cs"/>
                <w:cs/>
              </w:rPr>
              <w:t xml:space="preserve"> </w:t>
            </w:r>
          </w:p>
        </w:tc>
        <w:tc>
          <w:tcPr>
            <w:tcW w:w="5103" w:type="dxa"/>
          </w:tcPr>
          <w:p w14:paraId="563E3DF2" w14:textId="77777777" w:rsidR="00B90561" w:rsidRPr="00B60D70" w:rsidRDefault="00B90561" w:rsidP="00592146">
            <w:pPr>
              <w:rPr>
                <w:rFonts w:ascii="TH SarabunPSK" w:hAnsi="TH SarabunPSK" w:cs="TH SarabunPSK"/>
              </w:rPr>
            </w:pPr>
            <w:r w:rsidRPr="00B60D70">
              <w:rPr>
                <w:rFonts w:ascii="TH SarabunPSK" w:hAnsi="TH SarabunPSK" w:cs="TH SarabunPSK" w:hint="cs"/>
                <w:cs/>
                <w:lang w:val="th-TH"/>
              </w:rPr>
              <w:t xml:space="preserve">หัวข้อพิเศษทางการศึกษาและการจัดการเรียนรู้ </w:t>
            </w:r>
            <w:r w:rsidRPr="00B60D70">
              <w:rPr>
                <w:rFonts w:ascii="TH SarabunPSK" w:hAnsi="TH SarabunPSK" w:cs="TH SarabunPSK" w:hint="cs"/>
              </w:rPr>
              <w:t xml:space="preserve">2 </w:t>
            </w:r>
          </w:p>
          <w:p w14:paraId="2CDB5E95" w14:textId="707FF6D7" w:rsidR="00B90561" w:rsidRPr="00B60D70" w:rsidRDefault="00B90561" w:rsidP="00B1533F">
            <w:pPr>
              <w:jc w:val="left"/>
              <w:rPr>
                <w:rFonts w:ascii="TH SarabunPSK" w:hAnsi="TH SarabunPSK" w:cs="TH SarabunPSK"/>
                <w:cs/>
              </w:rPr>
            </w:pPr>
            <w:r w:rsidRPr="00B60D70">
              <w:rPr>
                <w:rFonts w:ascii="TH SarabunPSK" w:hAnsi="TH SarabunPSK" w:cs="TH SarabunPSK" w:hint="cs"/>
                <w:cs/>
              </w:rPr>
              <w:t>(</w:t>
            </w:r>
            <w:r w:rsidRPr="00B60D70">
              <w:rPr>
                <w:rFonts w:ascii="TH SarabunPSK" w:hAnsi="TH SarabunPSK" w:cs="TH SarabunPSK" w:hint="cs"/>
              </w:rPr>
              <w:t xml:space="preserve">Special Topic for Education and Learning Management </w:t>
            </w:r>
            <w:r w:rsidR="00BE6AC4" w:rsidRPr="00B60D70">
              <w:rPr>
                <w:rFonts w:ascii="TH SarabunPSK" w:hAnsi="TH SarabunPSK" w:cs="TH SarabunPSK"/>
              </w:rPr>
              <w:t>II</w:t>
            </w:r>
            <w:r w:rsidRPr="00B60D70">
              <w:rPr>
                <w:rFonts w:ascii="TH SarabunPSK" w:hAnsi="TH SarabunPSK" w:cs="TH SarabunPSK" w:hint="cs"/>
              </w:rPr>
              <w:t>)</w:t>
            </w:r>
          </w:p>
        </w:tc>
        <w:tc>
          <w:tcPr>
            <w:tcW w:w="1701" w:type="dxa"/>
          </w:tcPr>
          <w:p w14:paraId="76C842A8" w14:textId="77777777" w:rsidR="00B90561" w:rsidRPr="00B60D70" w:rsidRDefault="00B90561" w:rsidP="00D96FDD">
            <w:pPr>
              <w:jc w:val="right"/>
              <w:rPr>
                <w:rFonts w:ascii="TH SarabunPSK" w:hAnsi="TH SarabunPSK" w:cs="TH SarabunPSK"/>
              </w:rPr>
            </w:pPr>
            <w:r w:rsidRPr="00B60D70">
              <w:rPr>
                <w:rFonts w:ascii="TH SarabunPSK" w:hAnsi="TH SarabunPSK" w:cs="TH SarabunPSK" w:hint="cs"/>
              </w:rPr>
              <w:t>3</w:t>
            </w:r>
            <w:r w:rsidRPr="00B60D70">
              <w:rPr>
                <w:rFonts w:ascii="TH SarabunPSK" w:hAnsi="TH SarabunPSK" w:cs="TH SarabunPSK" w:hint="cs"/>
                <w:cs/>
              </w:rPr>
              <w:t xml:space="preserve"> (</w:t>
            </w:r>
            <w:r w:rsidRPr="00B60D70">
              <w:rPr>
                <w:rFonts w:ascii="TH SarabunPSK" w:hAnsi="TH SarabunPSK" w:cs="TH SarabunPSK" w:hint="cs"/>
              </w:rPr>
              <w:t>3</w:t>
            </w:r>
            <w:r w:rsidRPr="00B60D70">
              <w:rPr>
                <w:rFonts w:ascii="TH SarabunPSK" w:hAnsi="TH SarabunPSK" w:cs="TH SarabunPSK" w:hint="cs"/>
                <w:cs/>
              </w:rPr>
              <w:t>-</w:t>
            </w:r>
            <w:r w:rsidRPr="00B60D70">
              <w:rPr>
                <w:rFonts w:ascii="TH SarabunPSK" w:hAnsi="TH SarabunPSK" w:cs="TH SarabunPSK" w:hint="cs"/>
              </w:rPr>
              <w:t>0</w:t>
            </w:r>
            <w:r w:rsidRPr="00B60D70">
              <w:rPr>
                <w:rFonts w:ascii="TH SarabunPSK" w:hAnsi="TH SarabunPSK" w:cs="TH SarabunPSK" w:hint="cs"/>
                <w:cs/>
              </w:rPr>
              <w:t>-</w:t>
            </w:r>
            <w:r w:rsidRPr="00B60D70">
              <w:rPr>
                <w:rFonts w:ascii="TH SarabunPSK" w:hAnsi="TH SarabunPSK" w:cs="TH SarabunPSK" w:hint="cs"/>
              </w:rPr>
              <w:t>6</w:t>
            </w:r>
            <w:r w:rsidRPr="00B60D70">
              <w:rPr>
                <w:rFonts w:ascii="TH SarabunPSK" w:hAnsi="TH SarabunPSK" w:cs="TH SarabunPSK" w:hint="cs"/>
                <w:cs/>
              </w:rPr>
              <w:t>)</w:t>
            </w:r>
          </w:p>
        </w:tc>
      </w:tr>
      <w:tr w:rsidR="00B60D70" w:rsidRPr="00B60D70" w14:paraId="3576F9FE" w14:textId="77777777" w:rsidTr="008408C4">
        <w:tc>
          <w:tcPr>
            <w:tcW w:w="988" w:type="dxa"/>
          </w:tcPr>
          <w:p w14:paraId="7B9B05EC" w14:textId="77777777" w:rsidR="00B90561" w:rsidRPr="00B60D70" w:rsidRDefault="00B90561" w:rsidP="00592146">
            <w:pPr>
              <w:rPr>
                <w:rFonts w:ascii="TH SarabunPSK" w:hAnsi="TH SarabunPSK" w:cs="TH SarabunPSK"/>
              </w:rPr>
            </w:pPr>
          </w:p>
        </w:tc>
        <w:tc>
          <w:tcPr>
            <w:tcW w:w="1417" w:type="dxa"/>
          </w:tcPr>
          <w:p w14:paraId="053F208E" w14:textId="76BBC5F7" w:rsidR="00B90561"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B90561" w:rsidRPr="00B60D70">
              <w:rPr>
                <w:rFonts w:ascii="TH SarabunPSK" w:hAnsi="TH SarabunPSK" w:cs="TH SarabunPSK" w:hint="cs"/>
              </w:rPr>
              <w:t>4</w:t>
            </w:r>
            <w:r w:rsidR="008F6642" w:rsidRPr="00B60D70">
              <w:rPr>
                <w:rFonts w:ascii="TH SarabunPSK" w:hAnsi="TH SarabunPSK" w:cs="TH SarabunPSK" w:hint="cs"/>
              </w:rPr>
              <w:t>8</w:t>
            </w:r>
            <w:r w:rsidR="00B90561" w:rsidRPr="00B60D70">
              <w:rPr>
                <w:rFonts w:ascii="TH SarabunPSK" w:hAnsi="TH SarabunPSK" w:cs="TH SarabunPSK" w:hint="cs"/>
              </w:rPr>
              <w:t>3</w:t>
            </w:r>
            <w:r w:rsidR="00B90561" w:rsidRPr="00B60D70">
              <w:rPr>
                <w:rFonts w:ascii="TH SarabunPSK" w:hAnsi="TH SarabunPSK" w:cs="TH SarabunPSK" w:hint="cs"/>
                <w:cs/>
              </w:rPr>
              <w:t xml:space="preserve"> </w:t>
            </w:r>
          </w:p>
        </w:tc>
        <w:tc>
          <w:tcPr>
            <w:tcW w:w="5103" w:type="dxa"/>
          </w:tcPr>
          <w:p w14:paraId="61D097C3" w14:textId="77777777" w:rsidR="00B90561" w:rsidRPr="00B60D70" w:rsidRDefault="00B90561" w:rsidP="00592146">
            <w:pPr>
              <w:rPr>
                <w:rFonts w:ascii="TH SarabunPSK" w:hAnsi="TH SarabunPSK" w:cs="TH SarabunPSK"/>
              </w:rPr>
            </w:pPr>
            <w:r w:rsidRPr="00B60D70">
              <w:rPr>
                <w:rFonts w:ascii="TH SarabunPSK" w:hAnsi="TH SarabunPSK" w:cs="TH SarabunPSK" w:hint="cs"/>
                <w:cs/>
                <w:lang w:val="th-TH"/>
              </w:rPr>
              <w:t xml:space="preserve">หัวข้อพิเศษทางการศึกษาและการจัดการเรียนรู้ </w:t>
            </w:r>
            <w:r w:rsidRPr="00B60D70">
              <w:rPr>
                <w:rFonts w:ascii="TH SarabunPSK" w:hAnsi="TH SarabunPSK" w:cs="TH SarabunPSK" w:hint="cs"/>
              </w:rPr>
              <w:t xml:space="preserve">3 </w:t>
            </w:r>
          </w:p>
          <w:p w14:paraId="1A5B0C2D" w14:textId="195EDA37" w:rsidR="00B90561" w:rsidRPr="00B60D70" w:rsidRDefault="00B90561" w:rsidP="00B1533F">
            <w:pPr>
              <w:jc w:val="left"/>
              <w:rPr>
                <w:rFonts w:ascii="TH SarabunPSK" w:hAnsi="TH SarabunPSK" w:cs="TH SarabunPSK"/>
                <w:cs/>
              </w:rPr>
            </w:pPr>
            <w:r w:rsidRPr="00B60D70">
              <w:rPr>
                <w:rFonts w:ascii="TH SarabunPSK" w:hAnsi="TH SarabunPSK" w:cs="TH SarabunPSK" w:hint="cs"/>
                <w:cs/>
              </w:rPr>
              <w:t>(</w:t>
            </w:r>
            <w:r w:rsidRPr="00B60D70">
              <w:rPr>
                <w:rFonts w:ascii="TH SarabunPSK" w:hAnsi="TH SarabunPSK" w:cs="TH SarabunPSK" w:hint="cs"/>
              </w:rPr>
              <w:t xml:space="preserve">Special Topic for Education and Learning Management </w:t>
            </w:r>
            <w:r w:rsidR="00BE6AC4" w:rsidRPr="00B60D70">
              <w:rPr>
                <w:rFonts w:ascii="TH SarabunPSK" w:hAnsi="TH SarabunPSK" w:cs="TH SarabunPSK"/>
              </w:rPr>
              <w:t>III</w:t>
            </w:r>
            <w:r w:rsidRPr="00B60D70">
              <w:rPr>
                <w:rFonts w:ascii="TH SarabunPSK" w:hAnsi="TH SarabunPSK" w:cs="TH SarabunPSK" w:hint="cs"/>
              </w:rPr>
              <w:t>)</w:t>
            </w:r>
          </w:p>
        </w:tc>
        <w:tc>
          <w:tcPr>
            <w:tcW w:w="1701" w:type="dxa"/>
          </w:tcPr>
          <w:p w14:paraId="31EEE940" w14:textId="77777777" w:rsidR="00B90561" w:rsidRPr="00B60D70" w:rsidRDefault="00B90561" w:rsidP="00D96FDD">
            <w:pPr>
              <w:jc w:val="right"/>
              <w:rPr>
                <w:rFonts w:ascii="TH SarabunPSK" w:hAnsi="TH SarabunPSK" w:cs="TH SarabunPSK"/>
              </w:rPr>
            </w:pPr>
            <w:r w:rsidRPr="00B60D70">
              <w:rPr>
                <w:rFonts w:ascii="TH SarabunPSK" w:hAnsi="TH SarabunPSK" w:cs="TH SarabunPSK" w:hint="cs"/>
              </w:rPr>
              <w:t>3</w:t>
            </w:r>
            <w:r w:rsidRPr="00B60D70">
              <w:rPr>
                <w:rFonts w:ascii="TH SarabunPSK" w:hAnsi="TH SarabunPSK" w:cs="TH SarabunPSK" w:hint="cs"/>
                <w:cs/>
              </w:rPr>
              <w:t xml:space="preserve"> (</w:t>
            </w:r>
            <w:r w:rsidRPr="00B60D70">
              <w:rPr>
                <w:rFonts w:ascii="TH SarabunPSK" w:hAnsi="TH SarabunPSK" w:cs="TH SarabunPSK" w:hint="cs"/>
              </w:rPr>
              <w:t>3</w:t>
            </w:r>
            <w:r w:rsidRPr="00B60D70">
              <w:rPr>
                <w:rFonts w:ascii="TH SarabunPSK" w:hAnsi="TH SarabunPSK" w:cs="TH SarabunPSK" w:hint="cs"/>
                <w:cs/>
              </w:rPr>
              <w:t>-</w:t>
            </w:r>
            <w:r w:rsidRPr="00B60D70">
              <w:rPr>
                <w:rFonts w:ascii="TH SarabunPSK" w:hAnsi="TH SarabunPSK" w:cs="TH SarabunPSK" w:hint="cs"/>
              </w:rPr>
              <w:t>0</w:t>
            </w:r>
            <w:r w:rsidRPr="00B60D70">
              <w:rPr>
                <w:rFonts w:ascii="TH SarabunPSK" w:hAnsi="TH SarabunPSK" w:cs="TH SarabunPSK" w:hint="cs"/>
                <w:cs/>
              </w:rPr>
              <w:t>-</w:t>
            </w:r>
            <w:r w:rsidRPr="00B60D70">
              <w:rPr>
                <w:rFonts w:ascii="TH SarabunPSK" w:hAnsi="TH SarabunPSK" w:cs="TH SarabunPSK" w:hint="cs"/>
              </w:rPr>
              <w:t>6</w:t>
            </w:r>
            <w:r w:rsidRPr="00B60D70">
              <w:rPr>
                <w:rFonts w:ascii="TH SarabunPSK" w:hAnsi="TH SarabunPSK" w:cs="TH SarabunPSK" w:hint="cs"/>
                <w:cs/>
              </w:rPr>
              <w:t>)</w:t>
            </w:r>
          </w:p>
        </w:tc>
      </w:tr>
    </w:tbl>
    <w:p w14:paraId="17C84C91" w14:textId="2FB0E89A" w:rsidR="008408C4" w:rsidRPr="00B60D70" w:rsidRDefault="008408C4" w:rsidP="008408C4">
      <w:pPr>
        <w:ind w:right="26" w:firstLine="1134"/>
        <w:jc w:val="left"/>
        <w:rPr>
          <w:rFonts w:ascii="TH SarabunPSK" w:hAnsi="TH SarabunPSK" w:cs="TH SarabunPSK"/>
          <w:b/>
          <w:bCs/>
          <w:u w:val="single"/>
        </w:rPr>
      </w:pPr>
      <w:r w:rsidRPr="00B60D70">
        <w:rPr>
          <w:rFonts w:ascii="TH SarabunPSK" w:hAnsi="TH SarabunPSK" w:cs="TH SarabunPSK" w:hint="cs"/>
          <w:b/>
          <w:bCs/>
          <w:u w:val="single"/>
          <w:cs/>
        </w:rPr>
        <w:t>ข.1.</w:t>
      </w:r>
      <w:r w:rsidRPr="00B60D70">
        <w:rPr>
          <w:rFonts w:ascii="TH SarabunPSK" w:hAnsi="TH SarabunPSK" w:cs="TH SarabunPSK" w:hint="cs"/>
          <w:b/>
          <w:bCs/>
          <w:u w:val="single"/>
        </w:rPr>
        <w:t>4</w:t>
      </w:r>
      <w:r w:rsidRPr="00B60D70">
        <w:rPr>
          <w:rFonts w:ascii="TH SarabunPSK" w:hAnsi="TH SarabunPSK" w:cs="TH SarabunPSK" w:hint="cs"/>
          <w:b/>
          <w:bCs/>
          <w:u w:val="single"/>
          <w:cs/>
        </w:rPr>
        <w:t xml:space="preserve"> วิชาฝึกประสบการณ์วิชาชีพ</w:t>
      </w:r>
      <w:r w:rsidRPr="00B60D70">
        <w:rPr>
          <w:rFonts w:ascii="TH SarabunPSK" w:hAnsi="TH SarabunPSK" w:cs="TH SarabunPSK" w:hint="cs"/>
          <w:b/>
          <w:bCs/>
          <w:u w:val="single"/>
        </w:rPr>
        <w:t xml:space="preserve"> </w:t>
      </w:r>
      <w:r w:rsidRPr="00B60D70">
        <w:rPr>
          <w:rFonts w:ascii="TH SarabunPSK" w:hAnsi="TH SarabunPSK" w:cs="TH SarabunPSK" w:hint="cs"/>
          <w:b/>
          <w:bCs/>
          <w:u w:val="single"/>
        </w:rPr>
        <w:tab/>
      </w:r>
      <w:r w:rsidRPr="00B60D70">
        <w:rPr>
          <w:rFonts w:ascii="TH SarabunPSK" w:hAnsi="TH SarabunPSK" w:cs="TH SarabunPSK" w:hint="cs"/>
          <w:b/>
          <w:bCs/>
          <w:u w:val="single"/>
          <w:cs/>
        </w:rPr>
        <w:t>6</w:t>
      </w:r>
      <w:r w:rsidRPr="00B60D70">
        <w:rPr>
          <w:rFonts w:ascii="TH SarabunPSK" w:hAnsi="TH SarabunPSK" w:cs="TH SarabunPSK" w:hint="cs"/>
          <w:b/>
          <w:bCs/>
          <w:u w:val="single"/>
        </w:rPr>
        <w:t xml:space="preserve"> </w:t>
      </w:r>
      <w:r w:rsidRPr="00B60D70">
        <w:rPr>
          <w:rFonts w:ascii="TH SarabunPSK" w:hAnsi="TH SarabunPSK" w:cs="TH SarabunPSK" w:hint="cs"/>
          <w:b/>
          <w:bCs/>
          <w:u w:val="single"/>
          <w:cs/>
        </w:rPr>
        <w:t>หน่วยกิต</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1417"/>
        <w:gridCol w:w="5103"/>
        <w:gridCol w:w="1508"/>
      </w:tblGrid>
      <w:tr w:rsidR="009E6917" w:rsidRPr="00B60D70" w14:paraId="39060F36" w14:textId="77777777" w:rsidTr="008408C4">
        <w:tc>
          <w:tcPr>
            <w:tcW w:w="988" w:type="dxa"/>
          </w:tcPr>
          <w:p w14:paraId="1DF28FD5" w14:textId="77777777" w:rsidR="009E6917" w:rsidRPr="00B60D70" w:rsidRDefault="009E6917" w:rsidP="00592146">
            <w:pPr>
              <w:rPr>
                <w:rFonts w:ascii="TH SarabunPSK" w:hAnsi="TH SarabunPSK" w:cs="TH SarabunPSK"/>
              </w:rPr>
            </w:pPr>
          </w:p>
        </w:tc>
        <w:tc>
          <w:tcPr>
            <w:tcW w:w="1417" w:type="dxa"/>
          </w:tcPr>
          <w:p w14:paraId="7D84A555" w14:textId="3CF46ED9"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D756E0" w:rsidRPr="00B60D70">
              <w:rPr>
                <w:rFonts w:ascii="TH SarabunPSK" w:hAnsi="TH SarabunPSK" w:cs="TH SarabunPSK" w:hint="cs"/>
                <w:cs/>
              </w:rPr>
              <w:t>599</w:t>
            </w:r>
          </w:p>
        </w:tc>
        <w:tc>
          <w:tcPr>
            <w:tcW w:w="5103" w:type="dxa"/>
          </w:tcPr>
          <w:p w14:paraId="4050CF84" w14:textId="77777777" w:rsidR="00895910" w:rsidRPr="00B60D70" w:rsidRDefault="00895910" w:rsidP="00592146">
            <w:pPr>
              <w:rPr>
                <w:rFonts w:ascii="TH SarabunPSK" w:hAnsi="TH SarabunPSK" w:cs="TH SarabunPSK"/>
              </w:rPr>
            </w:pPr>
            <w:r w:rsidRPr="00B60D70">
              <w:rPr>
                <w:rFonts w:ascii="TH SarabunPSK" w:hAnsi="TH SarabunPSK" w:cs="TH SarabunPSK"/>
                <w:cs/>
                <w:lang w:val="th-TH"/>
              </w:rPr>
              <w:t>การปฏิบัติการสอนในสถานศึกษาในสาขาวิชาเฉพาะช่างโยธา</w:t>
            </w:r>
          </w:p>
          <w:p w14:paraId="5B824C8B" w14:textId="5CD1E3DD" w:rsidR="009E6917" w:rsidRPr="00B60D70" w:rsidRDefault="00A743DF" w:rsidP="00592146">
            <w:pPr>
              <w:rPr>
                <w:rFonts w:ascii="TH SarabunPSK" w:hAnsi="TH SarabunPSK" w:cs="TH SarabunPSK"/>
                <w:cs/>
              </w:rPr>
            </w:pPr>
            <w:r w:rsidRPr="00B60D70">
              <w:rPr>
                <w:rFonts w:ascii="TH SarabunPSK" w:hAnsi="TH SarabunPSK" w:cs="TH SarabunPSK"/>
                <w:cs/>
              </w:rPr>
              <w:t>(</w:t>
            </w:r>
            <w:r w:rsidR="003810B9" w:rsidRPr="00B60D70">
              <w:rPr>
                <w:rFonts w:ascii="TH SarabunPSK" w:hAnsi="TH SarabunPSK" w:cs="TH SarabunPSK" w:hint="cs"/>
                <w:sz w:val="28"/>
                <w:szCs w:val="28"/>
              </w:rPr>
              <w:t>Civil Engineering Teacher Professional Internship</w:t>
            </w:r>
            <w:r w:rsidRPr="00B60D70">
              <w:rPr>
                <w:rFonts w:ascii="TH SarabunPSK" w:hAnsi="TH SarabunPSK" w:cs="TH SarabunPSK"/>
              </w:rPr>
              <w:t>)</w:t>
            </w:r>
          </w:p>
        </w:tc>
        <w:tc>
          <w:tcPr>
            <w:tcW w:w="1508" w:type="dxa"/>
          </w:tcPr>
          <w:p w14:paraId="30BF6157" w14:textId="4468B92E" w:rsidR="009E6917" w:rsidRPr="00B60D70" w:rsidRDefault="00AF5011" w:rsidP="00592146">
            <w:pPr>
              <w:rPr>
                <w:rFonts w:ascii="TH SarabunPSK" w:hAnsi="TH SarabunPSK" w:cs="TH SarabunPSK"/>
              </w:rPr>
            </w:pPr>
            <w:r w:rsidRPr="00B60D70">
              <w:rPr>
                <w:rFonts w:ascii="TH SarabunPSK" w:hAnsi="TH SarabunPSK" w:cs="TH SarabunPSK" w:hint="cs"/>
                <w:cs/>
              </w:rPr>
              <w:t xml:space="preserve">    </w:t>
            </w:r>
            <w:r w:rsidR="00D756E0" w:rsidRPr="00B60D70">
              <w:rPr>
                <w:rFonts w:ascii="TH SarabunPSK" w:hAnsi="TH SarabunPSK" w:cs="TH SarabunPSK" w:hint="cs"/>
              </w:rPr>
              <w:t>6 (0-</w:t>
            </w:r>
            <w:r w:rsidR="008F40A2" w:rsidRPr="00B60D70">
              <w:rPr>
                <w:rFonts w:ascii="TH SarabunPSK" w:hAnsi="TH SarabunPSK" w:cs="TH SarabunPSK"/>
              </w:rPr>
              <w:t>18-18</w:t>
            </w:r>
            <w:r w:rsidR="00D756E0" w:rsidRPr="00B60D70">
              <w:rPr>
                <w:rFonts w:ascii="TH SarabunPSK" w:hAnsi="TH SarabunPSK" w:cs="TH SarabunPSK" w:hint="cs"/>
              </w:rPr>
              <w:t>)</w:t>
            </w:r>
            <w:r w:rsidR="00F973CA" w:rsidRPr="00B60D70">
              <w:rPr>
                <w:rFonts w:ascii="TH SarabunPSK" w:hAnsi="TH SarabunPSK" w:cs="TH SarabunPSK"/>
              </w:rPr>
              <w:t xml:space="preserve"> </w:t>
            </w:r>
          </w:p>
        </w:tc>
      </w:tr>
    </w:tbl>
    <w:p w14:paraId="415FBA5A" w14:textId="77777777" w:rsidR="008408C4" w:rsidRPr="00B60D70" w:rsidRDefault="008408C4" w:rsidP="00592146">
      <w:pPr>
        <w:rPr>
          <w:rFonts w:ascii="TH SarabunPSK" w:hAnsi="TH SarabunPSK" w:cs="TH SarabunPSK"/>
        </w:rPr>
      </w:pPr>
    </w:p>
    <w:p w14:paraId="7D630D87" w14:textId="3E95073C" w:rsidR="009E6917" w:rsidRPr="00B60D70" w:rsidRDefault="00D756E0" w:rsidP="008408C4">
      <w:pPr>
        <w:ind w:firstLine="720"/>
        <w:rPr>
          <w:rFonts w:ascii="TH SarabunPSK" w:hAnsi="TH SarabunPSK" w:cs="TH SarabunPSK"/>
          <w:b/>
          <w:bCs/>
        </w:rPr>
      </w:pPr>
      <w:r w:rsidRPr="00B60D70">
        <w:rPr>
          <w:rFonts w:ascii="TH SarabunPSK" w:hAnsi="TH SarabunPSK" w:cs="TH SarabunPSK" w:hint="cs"/>
          <w:b/>
          <w:bCs/>
          <w:cs/>
          <w:lang w:val="th-TH"/>
        </w:rPr>
        <w:t>ข</w:t>
      </w:r>
      <w:r w:rsidRPr="00B60D70">
        <w:rPr>
          <w:rFonts w:ascii="TH SarabunPSK" w:hAnsi="TH SarabunPSK" w:cs="TH SarabunPSK" w:hint="cs"/>
          <w:b/>
          <w:bCs/>
          <w:cs/>
        </w:rPr>
        <w:t>.</w:t>
      </w:r>
      <w:r w:rsidRPr="00B60D70">
        <w:rPr>
          <w:rFonts w:ascii="TH SarabunPSK" w:hAnsi="TH SarabunPSK" w:cs="TH SarabunPSK" w:hint="cs"/>
          <w:b/>
          <w:bCs/>
        </w:rPr>
        <w:t>2</w:t>
      </w:r>
      <w:r w:rsidRPr="00B60D70">
        <w:rPr>
          <w:rFonts w:ascii="TH SarabunPSK" w:hAnsi="TH SarabunPSK" w:cs="TH SarabunPSK" w:hint="cs"/>
          <w:b/>
          <w:bCs/>
          <w:cs/>
        </w:rPr>
        <w:t xml:space="preserve"> </w:t>
      </w:r>
      <w:r w:rsidRPr="00B60D70">
        <w:rPr>
          <w:rFonts w:ascii="TH SarabunPSK" w:hAnsi="TH SarabunPSK" w:cs="TH SarabunPSK" w:hint="cs"/>
          <w:b/>
          <w:bCs/>
          <w:cs/>
          <w:lang w:val="th-TH"/>
        </w:rPr>
        <w:t>กลุ่มวิชา</w:t>
      </w:r>
      <w:r w:rsidR="00AF5011" w:rsidRPr="00B60D70">
        <w:rPr>
          <w:rFonts w:ascii="TH SarabunPSK" w:hAnsi="TH SarabunPSK" w:cs="TH SarabunPSK" w:hint="cs"/>
          <w:b/>
          <w:bCs/>
          <w:cs/>
          <w:lang w:val="th-TH"/>
        </w:rPr>
        <w:t>ชีพ</w:t>
      </w:r>
      <w:r w:rsidRPr="00B60D70">
        <w:rPr>
          <w:rFonts w:ascii="TH SarabunPSK" w:hAnsi="TH SarabunPSK" w:cs="TH SarabunPSK" w:hint="cs"/>
          <w:b/>
          <w:bCs/>
          <w:cs/>
          <w:lang w:val="th-TH"/>
        </w:rPr>
        <w:t>เอกทางวิศวกรรมโยธา</w:t>
      </w:r>
      <w:r w:rsidR="00BD7F9D" w:rsidRPr="00B60D70">
        <w:rPr>
          <w:rFonts w:ascii="TH SarabunPSK" w:hAnsi="TH SarabunPSK" w:cs="TH SarabunPSK" w:hint="cs"/>
          <w:b/>
          <w:bCs/>
        </w:rPr>
        <w:t xml:space="preserve"> </w:t>
      </w:r>
      <w:r w:rsidR="008408C4" w:rsidRPr="00B60D70">
        <w:rPr>
          <w:rFonts w:ascii="TH SarabunPSK" w:hAnsi="TH SarabunPSK" w:cs="TH SarabunPSK" w:hint="cs"/>
          <w:b/>
          <w:bCs/>
        </w:rPr>
        <w:tab/>
      </w:r>
      <w:r w:rsidRPr="00B60D70">
        <w:rPr>
          <w:rFonts w:ascii="TH SarabunPSK" w:hAnsi="TH SarabunPSK" w:cs="TH SarabunPSK" w:hint="cs"/>
          <w:b/>
          <w:bCs/>
        </w:rPr>
        <w:t>99</w:t>
      </w:r>
      <w:r w:rsidRPr="00B60D70">
        <w:rPr>
          <w:rFonts w:ascii="TH SarabunPSK" w:hAnsi="TH SarabunPSK" w:cs="TH SarabunPSK" w:hint="cs"/>
          <w:b/>
          <w:bCs/>
          <w:cs/>
        </w:rPr>
        <w:t xml:space="preserve"> </w:t>
      </w:r>
      <w:r w:rsidRPr="00B60D70">
        <w:rPr>
          <w:rFonts w:ascii="TH SarabunPSK" w:hAnsi="TH SarabunPSK" w:cs="TH SarabunPSK" w:hint="cs"/>
          <w:b/>
          <w:bCs/>
          <w:cs/>
          <w:lang w:val="th-TH"/>
        </w:rPr>
        <w:t>หน่วยกิต</w:t>
      </w:r>
    </w:p>
    <w:p w14:paraId="31B48FEC" w14:textId="6EDB4251" w:rsidR="008408C4" w:rsidRPr="00B60D70" w:rsidRDefault="008408C4" w:rsidP="008408C4">
      <w:pPr>
        <w:ind w:right="26" w:firstLine="1134"/>
        <w:jc w:val="left"/>
        <w:rPr>
          <w:rFonts w:ascii="TH SarabunPSK" w:hAnsi="TH SarabunPSK" w:cs="TH SarabunPSK"/>
          <w:b/>
          <w:bCs/>
          <w:u w:val="single"/>
        </w:rPr>
      </w:pPr>
      <w:r w:rsidRPr="00B60D70">
        <w:rPr>
          <w:rFonts w:ascii="TH SarabunPSK" w:hAnsi="TH SarabunPSK" w:cs="TH SarabunPSK" w:hint="cs"/>
          <w:b/>
          <w:bCs/>
          <w:u w:val="single"/>
          <w:cs/>
        </w:rPr>
        <w:t>ข.2.1 วิชาพื้นฐานวิทยาศาสตร์และคณิตศาสตร์</w:t>
      </w:r>
      <w:r w:rsidRPr="00B60D70">
        <w:rPr>
          <w:rFonts w:ascii="TH SarabunPSK" w:hAnsi="TH SarabunPSK" w:cs="TH SarabunPSK" w:hint="cs"/>
          <w:b/>
          <w:bCs/>
          <w:u w:val="single"/>
        </w:rPr>
        <w:t xml:space="preserve"> 24</w:t>
      </w:r>
      <w:r w:rsidRPr="00B60D70">
        <w:rPr>
          <w:rFonts w:ascii="TH SarabunPSK" w:hAnsi="TH SarabunPSK" w:cs="TH SarabunPSK" w:hint="cs"/>
          <w:b/>
          <w:bCs/>
          <w:u w:val="single"/>
          <w:cs/>
        </w:rPr>
        <w:t xml:space="preserve"> หน่วยกิต</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1417"/>
        <w:gridCol w:w="5393"/>
        <w:gridCol w:w="1218"/>
      </w:tblGrid>
      <w:tr w:rsidR="00B60D70" w:rsidRPr="00B60D70" w14:paraId="1F18ACE3" w14:textId="77777777" w:rsidTr="007F4EE8">
        <w:tc>
          <w:tcPr>
            <w:tcW w:w="988" w:type="dxa"/>
          </w:tcPr>
          <w:p w14:paraId="28212B0D" w14:textId="77777777" w:rsidR="00377DB9" w:rsidRPr="00B60D70" w:rsidRDefault="00377DB9" w:rsidP="00377DB9">
            <w:pPr>
              <w:rPr>
                <w:rFonts w:ascii="TH SarabunPSK" w:hAnsi="TH SarabunPSK" w:cs="TH SarabunPSK"/>
              </w:rPr>
            </w:pPr>
          </w:p>
        </w:tc>
        <w:tc>
          <w:tcPr>
            <w:tcW w:w="1417" w:type="dxa"/>
          </w:tcPr>
          <w:p w14:paraId="1B7D59CE" w14:textId="26657B4F" w:rsidR="00377DB9" w:rsidRPr="00B60D70" w:rsidRDefault="00F551BD" w:rsidP="00377DB9">
            <w:pPr>
              <w:rPr>
                <w:rFonts w:ascii="TH SarabunPSK" w:hAnsi="TH SarabunPSK" w:cs="TH SarabunPSK"/>
              </w:rPr>
            </w:pPr>
            <w:r w:rsidRPr="00B60D70">
              <w:rPr>
                <w:rFonts w:ascii="TH SarabunPSK" w:hAnsi="TH SarabunPSK" w:cs="TH SarabunPSK" w:hint="cs"/>
              </w:rPr>
              <w:t xml:space="preserve">CHM </w:t>
            </w:r>
            <w:r w:rsidR="00377DB9" w:rsidRPr="00B60D70">
              <w:rPr>
                <w:rFonts w:ascii="TH SarabunPSK" w:hAnsi="TH SarabunPSK" w:cs="TH SarabunPSK" w:hint="cs"/>
              </w:rPr>
              <w:t>10301</w:t>
            </w:r>
          </w:p>
        </w:tc>
        <w:tc>
          <w:tcPr>
            <w:tcW w:w="5393" w:type="dxa"/>
          </w:tcPr>
          <w:p w14:paraId="34C97874" w14:textId="77777777" w:rsidR="00377DB9" w:rsidRPr="00B60D70" w:rsidRDefault="00377DB9" w:rsidP="00377DB9">
            <w:pPr>
              <w:rPr>
                <w:rFonts w:ascii="TH SarabunPSK" w:hAnsi="TH SarabunPSK" w:cs="TH SarabunPSK"/>
              </w:rPr>
            </w:pPr>
            <w:r w:rsidRPr="00B60D70">
              <w:rPr>
                <w:rFonts w:ascii="TH SarabunPSK" w:hAnsi="TH SarabunPSK" w:cs="TH SarabunPSK" w:hint="cs"/>
                <w:cs/>
              </w:rPr>
              <w:t>ธาตุและสารประกอบ</w:t>
            </w:r>
          </w:p>
          <w:p w14:paraId="7CF748D9" w14:textId="5666A9BC" w:rsidR="00377DB9" w:rsidRPr="00B60D70" w:rsidRDefault="00377DB9" w:rsidP="00377DB9">
            <w:pPr>
              <w:rPr>
                <w:rFonts w:ascii="TH SarabunPSK" w:hAnsi="TH SarabunPSK" w:cs="TH SarabunPSK"/>
                <w:cs/>
              </w:rPr>
            </w:pPr>
            <w:r w:rsidRPr="00B60D70">
              <w:rPr>
                <w:rFonts w:ascii="TH SarabunPSK" w:hAnsi="TH SarabunPSK" w:cs="TH SarabunPSK" w:hint="cs"/>
              </w:rPr>
              <w:t>(Elements and Compounds)</w:t>
            </w:r>
          </w:p>
        </w:tc>
        <w:tc>
          <w:tcPr>
            <w:tcW w:w="1218" w:type="dxa"/>
          </w:tcPr>
          <w:p w14:paraId="35B2955C" w14:textId="133CB8F4" w:rsidR="00377DB9" w:rsidRPr="00B60D70" w:rsidRDefault="00377DB9" w:rsidP="00377DB9">
            <w:pPr>
              <w:rPr>
                <w:rFonts w:ascii="TH SarabunPSK" w:hAnsi="TH SarabunPSK" w:cs="TH SarabunPSK"/>
              </w:rPr>
            </w:pPr>
            <w:r w:rsidRPr="00B60D70">
              <w:rPr>
                <w:rFonts w:ascii="TH SarabunPSK" w:hAnsi="TH SarabunPSK" w:cs="TH SarabunPSK" w:hint="cs"/>
              </w:rPr>
              <w:t>1 (1-0-2)</w:t>
            </w:r>
          </w:p>
        </w:tc>
      </w:tr>
      <w:tr w:rsidR="00B60D70" w:rsidRPr="00B60D70" w14:paraId="79A76797" w14:textId="77777777" w:rsidTr="007F4EE8">
        <w:tc>
          <w:tcPr>
            <w:tcW w:w="988" w:type="dxa"/>
          </w:tcPr>
          <w:p w14:paraId="0BF06A4D" w14:textId="77777777" w:rsidR="00377DB9" w:rsidRPr="00B60D70" w:rsidRDefault="00377DB9" w:rsidP="00377DB9">
            <w:pPr>
              <w:rPr>
                <w:rFonts w:ascii="TH SarabunPSK" w:hAnsi="TH SarabunPSK" w:cs="TH SarabunPSK"/>
              </w:rPr>
            </w:pPr>
          </w:p>
        </w:tc>
        <w:tc>
          <w:tcPr>
            <w:tcW w:w="1417" w:type="dxa"/>
          </w:tcPr>
          <w:p w14:paraId="212ABC01" w14:textId="6F2F96EC" w:rsidR="00377DB9" w:rsidRPr="00B60D70" w:rsidRDefault="00F551BD" w:rsidP="00377DB9">
            <w:pPr>
              <w:rPr>
                <w:rFonts w:ascii="TH SarabunPSK" w:hAnsi="TH SarabunPSK" w:cs="TH SarabunPSK"/>
              </w:rPr>
            </w:pPr>
            <w:r w:rsidRPr="00B60D70">
              <w:rPr>
                <w:rFonts w:ascii="TH SarabunPSK" w:hAnsi="TH SarabunPSK" w:cs="TH SarabunPSK" w:hint="cs"/>
              </w:rPr>
              <w:t xml:space="preserve">CHM </w:t>
            </w:r>
            <w:r w:rsidR="00377DB9" w:rsidRPr="00B60D70">
              <w:rPr>
                <w:rFonts w:ascii="TH SarabunPSK" w:hAnsi="TH SarabunPSK" w:cs="TH SarabunPSK" w:hint="cs"/>
              </w:rPr>
              <w:t xml:space="preserve">10302 </w:t>
            </w:r>
          </w:p>
        </w:tc>
        <w:tc>
          <w:tcPr>
            <w:tcW w:w="5393" w:type="dxa"/>
          </w:tcPr>
          <w:p w14:paraId="4A3F783D" w14:textId="77777777" w:rsidR="00377DB9" w:rsidRPr="00B60D70" w:rsidRDefault="00377DB9" w:rsidP="00377DB9">
            <w:pPr>
              <w:rPr>
                <w:rFonts w:ascii="TH SarabunPSK" w:hAnsi="TH SarabunPSK" w:cs="TH SarabunPSK"/>
              </w:rPr>
            </w:pPr>
            <w:r w:rsidRPr="00B60D70">
              <w:rPr>
                <w:rFonts w:ascii="TH SarabunPSK" w:hAnsi="TH SarabunPSK" w:cs="TH SarabunPSK" w:hint="cs"/>
                <w:cs/>
              </w:rPr>
              <w:t>สสารและการเปลี่ยนแปลง</w:t>
            </w:r>
          </w:p>
          <w:p w14:paraId="7F7B3665" w14:textId="166C02CC" w:rsidR="00377DB9" w:rsidRPr="00B60D70" w:rsidRDefault="00377DB9" w:rsidP="00377DB9">
            <w:pPr>
              <w:rPr>
                <w:rFonts w:ascii="TH SarabunPSK" w:hAnsi="TH SarabunPSK" w:cs="TH SarabunPSK"/>
                <w:cs/>
              </w:rPr>
            </w:pPr>
            <w:r w:rsidRPr="00B60D70">
              <w:rPr>
                <w:rFonts w:ascii="TH SarabunPSK" w:hAnsi="TH SarabunPSK" w:cs="TH SarabunPSK" w:hint="cs"/>
              </w:rPr>
              <w:t>(</w:t>
            </w:r>
            <w:proofErr w:type="spellStart"/>
            <w:r w:rsidRPr="00B60D70">
              <w:rPr>
                <w:rFonts w:ascii="TH SarabunPSK" w:hAnsi="TH SarabunPSK" w:cs="TH SarabunPSK" w:hint="cs"/>
                <w:lang w:val="th-TH"/>
              </w:rPr>
              <w:t>Matters</w:t>
            </w:r>
            <w:proofErr w:type="spellEnd"/>
            <w:r w:rsidRPr="00B60D70">
              <w:rPr>
                <w:rFonts w:ascii="TH SarabunPSK" w:hAnsi="TH SarabunPSK" w:cs="TH SarabunPSK" w:hint="cs"/>
                <w:lang w:val="th-TH"/>
              </w:rPr>
              <w:t xml:space="preserve"> </w:t>
            </w:r>
            <w:r w:rsidRPr="00B60D70">
              <w:rPr>
                <w:rFonts w:ascii="TH SarabunPSK" w:hAnsi="TH SarabunPSK" w:cs="TH SarabunPSK" w:hint="cs"/>
              </w:rPr>
              <w:t>a</w:t>
            </w:r>
            <w:proofErr w:type="spellStart"/>
            <w:r w:rsidRPr="00B60D70">
              <w:rPr>
                <w:rFonts w:ascii="TH SarabunPSK" w:hAnsi="TH SarabunPSK" w:cs="TH SarabunPSK" w:hint="cs"/>
                <w:lang w:val="th-TH"/>
              </w:rPr>
              <w:t>nd</w:t>
            </w:r>
            <w:proofErr w:type="spellEnd"/>
            <w:r w:rsidRPr="00B60D70">
              <w:rPr>
                <w:rFonts w:ascii="TH SarabunPSK" w:hAnsi="TH SarabunPSK" w:cs="TH SarabunPSK" w:hint="cs"/>
                <w:lang w:val="th-TH"/>
              </w:rPr>
              <w:t xml:space="preserve"> </w:t>
            </w:r>
            <w:proofErr w:type="spellStart"/>
            <w:r w:rsidRPr="00B60D70">
              <w:rPr>
                <w:rFonts w:ascii="TH SarabunPSK" w:hAnsi="TH SarabunPSK" w:cs="TH SarabunPSK" w:hint="cs"/>
                <w:lang w:val="th-TH"/>
              </w:rPr>
              <w:t>Changes</w:t>
            </w:r>
            <w:proofErr w:type="spellEnd"/>
            <w:r w:rsidRPr="00B60D70">
              <w:rPr>
                <w:rFonts w:ascii="TH SarabunPSK" w:hAnsi="TH SarabunPSK" w:cs="TH SarabunPSK" w:hint="cs"/>
              </w:rPr>
              <w:t>)</w:t>
            </w:r>
          </w:p>
        </w:tc>
        <w:tc>
          <w:tcPr>
            <w:tcW w:w="1218" w:type="dxa"/>
          </w:tcPr>
          <w:p w14:paraId="34E2BE33" w14:textId="2983C086" w:rsidR="00377DB9" w:rsidRPr="00B60D70" w:rsidRDefault="00377DB9" w:rsidP="00377DB9">
            <w:pPr>
              <w:rPr>
                <w:rFonts w:ascii="TH SarabunPSK" w:hAnsi="TH SarabunPSK" w:cs="TH SarabunPSK"/>
              </w:rPr>
            </w:pPr>
            <w:r w:rsidRPr="00B60D70">
              <w:rPr>
                <w:rFonts w:ascii="TH SarabunPSK" w:hAnsi="TH SarabunPSK" w:cs="TH SarabunPSK" w:hint="cs"/>
              </w:rPr>
              <w:t>1 (1-0-2)</w:t>
            </w:r>
          </w:p>
        </w:tc>
      </w:tr>
      <w:tr w:rsidR="00B60D70" w:rsidRPr="00B60D70" w14:paraId="3C7869DD" w14:textId="77777777" w:rsidTr="007F4EE8">
        <w:tc>
          <w:tcPr>
            <w:tcW w:w="988" w:type="dxa"/>
          </w:tcPr>
          <w:p w14:paraId="45BECC5C" w14:textId="77777777" w:rsidR="00377DB9" w:rsidRPr="00B60D70" w:rsidRDefault="00377DB9" w:rsidP="00377DB9">
            <w:pPr>
              <w:rPr>
                <w:rFonts w:ascii="TH SarabunPSK" w:hAnsi="TH SarabunPSK" w:cs="TH SarabunPSK"/>
              </w:rPr>
            </w:pPr>
          </w:p>
        </w:tc>
        <w:tc>
          <w:tcPr>
            <w:tcW w:w="1417" w:type="dxa"/>
          </w:tcPr>
          <w:p w14:paraId="43B2C8DA" w14:textId="7D86A7BA" w:rsidR="00377DB9" w:rsidRPr="00B60D70" w:rsidRDefault="00F551BD" w:rsidP="00377DB9">
            <w:pPr>
              <w:rPr>
                <w:rFonts w:ascii="TH SarabunPSK" w:hAnsi="TH SarabunPSK" w:cs="TH SarabunPSK"/>
              </w:rPr>
            </w:pPr>
            <w:r w:rsidRPr="00B60D70">
              <w:rPr>
                <w:rFonts w:ascii="TH SarabunPSK" w:hAnsi="TH SarabunPSK" w:cs="TH SarabunPSK" w:hint="cs"/>
              </w:rPr>
              <w:t xml:space="preserve">CHM </w:t>
            </w:r>
            <w:r w:rsidR="00377DB9" w:rsidRPr="00B60D70">
              <w:rPr>
                <w:rFonts w:ascii="TH SarabunPSK" w:hAnsi="TH SarabunPSK" w:cs="TH SarabunPSK" w:hint="cs"/>
              </w:rPr>
              <w:t>10303</w:t>
            </w:r>
          </w:p>
        </w:tc>
        <w:tc>
          <w:tcPr>
            <w:tcW w:w="5393" w:type="dxa"/>
          </w:tcPr>
          <w:p w14:paraId="29055CAE" w14:textId="77777777" w:rsidR="00377DB9" w:rsidRPr="00B60D70" w:rsidRDefault="00377DB9" w:rsidP="00377DB9">
            <w:pPr>
              <w:rPr>
                <w:rFonts w:ascii="TH SarabunPSK" w:hAnsi="TH SarabunPSK" w:cs="TH SarabunPSK"/>
              </w:rPr>
            </w:pPr>
            <w:r w:rsidRPr="00B60D70">
              <w:rPr>
                <w:rFonts w:ascii="TH SarabunPSK" w:hAnsi="TH SarabunPSK" w:cs="TH SarabunPSK" w:hint="cs"/>
                <w:cs/>
              </w:rPr>
              <w:t>จลนศาสตร์ และ สมดุล</w:t>
            </w:r>
            <w:r w:rsidRPr="00B60D70">
              <w:rPr>
                <w:rFonts w:ascii="TH SarabunPSK" w:hAnsi="TH SarabunPSK" w:cs="TH SarabunPSK" w:hint="cs"/>
              </w:rPr>
              <w:t xml:space="preserve"> </w:t>
            </w:r>
          </w:p>
          <w:p w14:paraId="3CD02E75" w14:textId="08686C09" w:rsidR="00377DB9" w:rsidRPr="00B60D70" w:rsidRDefault="00377DB9" w:rsidP="00377DB9">
            <w:pPr>
              <w:rPr>
                <w:rFonts w:ascii="TH SarabunPSK" w:hAnsi="TH SarabunPSK" w:cs="TH SarabunPSK"/>
                <w:cs/>
                <w:lang w:val="th-TH"/>
              </w:rPr>
            </w:pPr>
            <w:r w:rsidRPr="00B60D70">
              <w:rPr>
                <w:rFonts w:ascii="TH SarabunPSK" w:hAnsi="TH SarabunPSK" w:cs="TH SarabunPSK" w:hint="cs"/>
              </w:rPr>
              <w:t>(Kinetics and Equilibrium)</w:t>
            </w:r>
          </w:p>
        </w:tc>
        <w:tc>
          <w:tcPr>
            <w:tcW w:w="1218" w:type="dxa"/>
          </w:tcPr>
          <w:p w14:paraId="1993217D" w14:textId="2A9D69A1" w:rsidR="00377DB9" w:rsidRPr="00B60D70" w:rsidRDefault="00377DB9" w:rsidP="00377DB9">
            <w:pPr>
              <w:rPr>
                <w:rFonts w:ascii="TH SarabunPSK" w:hAnsi="TH SarabunPSK" w:cs="TH SarabunPSK"/>
              </w:rPr>
            </w:pPr>
            <w:r w:rsidRPr="00B60D70">
              <w:rPr>
                <w:rFonts w:ascii="TH SarabunPSK" w:hAnsi="TH SarabunPSK" w:cs="TH SarabunPSK" w:hint="cs"/>
              </w:rPr>
              <w:t>1 (1-0-2)</w:t>
            </w:r>
          </w:p>
        </w:tc>
      </w:tr>
      <w:tr w:rsidR="00B60D70" w:rsidRPr="00B60D70" w14:paraId="2E397299" w14:textId="77777777" w:rsidTr="007F4EE8">
        <w:tc>
          <w:tcPr>
            <w:tcW w:w="988" w:type="dxa"/>
          </w:tcPr>
          <w:p w14:paraId="10AD385D" w14:textId="77777777" w:rsidR="009E6917" w:rsidRPr="00B60D70" w:rsidRDefault="009E6917" w:rsidP="00592146">
            <w:pPr>
              <w:rPr>
                <w:rFonts w:ascii="TH SarabunPSK" w:hAnsi="TH SarabunPSK" w:cs="TH SarabunPSK"/>
              </w:rPr>
            </w:pPr>
          </w:p>
        </w:tc>
        <w:tc>
          <w:tcPr>
            <w:tcW w:w="1417" w:type="dxa"/>
          </w:tcPr>
          <w:p w14:paraId="60580E97" w14:textId="1B134067" w:rsidR="009E6917" w:rsidRPr="00B60D70" w:rsidRDefault="00F551BD" w:rsidP="00592146">
            <w:pPr>
              <w:rPr>
                <w:rFonts w:ascii="TH SarabunPSK" w:hAnsi="TH SarabunPSK" w:cs="TH SarabunPSK"/>
              </w:rPr>
            </w:pPr>
            <w:r w:rsidRPr="00B60D70">
              <w:rPr>
                <w:rFonts w:ascii="TH SarabunPSK" w:hAnsi="TH SarabunPSK" w:cs="TH SarabunPSK" w:hint="cs"/>
              </w:rPr>
              <w:t xml:space="preserve">CHM </w:t>
            </w:r>
            <w:r w:rsidR="00D756E0" w:rsidRPr="00B60D70">
              <w:rPr>
                <w:rFonts w:ascii="TH SarabunPSK" w:hAnsi="TH SarabunPSK" w:cs="TH SarabunPSK" w:hint="cs"/>
              </w:rPr>
              <w:t>160</w:t>
            </w:r>
            <w:r w:rsidR="00D756E0" w:rsidRPr="00B60D70">
              <w:rPr>
                <w:rFonts w:ascii="TH SarabunPSK" w:hAnsi="TH SarabunPSK" w:cs="TH SarabunPSK" w:hint="cs"/>
                <w:cs/>
              </w:rPr>
              <w:t xml:space="preserve"> </w:t>
            </w:r>
          </w:p>
        </w:tc>
        <w:tc>
          <w:tcPr>
            <w:tcW w:w="5393" w:type="dxa"/>
          </w:tcPr>
          <w:p w14:paraId="2D34A9A6" w14:textId="3344C906" w:rsidR="009E6917" w:rsidRPr="00B60D70" w:rsidRDefault="00D756E0" w:rsidP="00592146">
            <w:pPr>
              <w:rPr>
                <w:rFonts w:ascii="TH SarabunPSK" w:hAnsi="TH SarabunPSK" w:cs="TH SarabunPSK"/>
              </w:rPr>
            </w:pPr>
            <w:r w:rsidRPr="00B60D70">
              <w:rPr>
                <w:rFonts w:ascii="TH SarabunPSK" w:hAnsi="TH SarabunPSK" w:cs="TH SarabunPSK" w:hint="cs"/>
                <w:cs/>
                <w:lang w:val="th-TH"/>
              </w:rPr>
              <w:t>ปฏิบัติการเคมี</w:t>
            </w:r>
            <w:r w:rsidR="00BD7F9D" w:rsidRPr="00B60D70">
              <w:rPr>
                <w:rFonts w:ascii="TH SarabunPSK" w:hAnsi="TH SarabunPSK" w:cs="TH SarabunPSK" w:hint="cs"/>
                <w:cs/>
                <w:lang w:val="th-TH"/>
              </w:rPr>
              <w:t xml:space="preserve">  </w:t>
            </w:r>
          </w:p>
          <w:p w14:paraId="585D0345" w14:textId="77777777" w:rsidR="009E6917" w:rsidRPr="00B60D70" w:rsidRDefault="00D756E0" w:rsidP="00592146">
            <w:pPr>
              <w:rPr>
                <w:rFonts w:ascii="TH SarabunPSK" w:hAnsi="TH SarabunPSK" w:cs="TH SarabunPSK"/>
                <w:cs/>
              </w:rPr>
            </w:pPr>
            <w:r w:rsidRPr="00B60D70">
              <w:rPr>
                <w:rFonts w:ascii="TH SarabunPSK" w:hAnsi="TH SarabunPSK" w:cs="TH SarabunPSK" w:hint="cs"/>
                <w:cs/>
              </w:rPr>
              <w:t xml:space="preserve"> (</w:t>
            </w:r>
            <w:r w:rsidRPr="00B60D70">
              <w:rPr>
                <w:rFonts w:ascii="TH SarabunPSK" w:hAnsi="TH SarabunPSK" w:cs="TH SarabunPSK" w:hint="cs"/>
              </w:rPr>
              <w:t>Chemistry Laboratory)</w:t>
            </w:r>
            <w:r w:rsidRPr="00B60D70">
              <w:rPr>
                <w:rFonts w:ascii="TH SarabunPSK" w:hAnsi="TH SarabunPSK" w:cs="TH SarabunPSK" w:hint="cs"/>
                <w:cs/>
              </w:rPr>
              <w:t xml:space="preserve"> </w:t>
            </w:r>
          </w:p>
        </w:tc>
        <w:tc>
          <w:tcPr>
            <w:tcW w:w="1218" w:type="dxa"/>
          </w:tcPr>
          <w:p w14:paraId="0353503A" w14:textId="77777777" w:rsidR="009E6917" w:rsidRPr="00B60D70" w:rsidRDefault="00D756E0" w:rsidP="00592146">
            <w:pPr>
              <w:rPr>
                <w:rFonts w:ascii="TH SarabunPSK" w:hAnsi="TH SarabunPSK" w:cs="TH SarabunPSK"/>
              </w:rPr>
            </w:pPr>
            <w:r w:rsidRPr="00B60D70">
              <w:rPr>
                <w:rFonts w:ascii="TH SarabunPSK" w:hAnsi="TH SarabunPSK" w:cs="TH SarabunPSK" w:hint="cs"/>
              </w:rPr>
              <w:t>1 (0-3-2)</w:t>
            </w:r>
          </w:p>
        </w:tc>
      </w:tr>
      <w:tr w:rsidR="00B60D70" w:rsidRPr="00B60D70" w14:paraId="74424C54" w14:textId="77777777" w:rsidTr="007F4EE8">
        <w:tc>
          <w:tcPr>
            <w:tcW w:w="988" w:type="dxa"/>
          </w:tcPr>
          <w:p w14:paraId="6CEE33E5" w14:textId="77777777" w:rsidR="00377DB9" w:rsidRPr="00B60D70" w:rsidRDefault="00377DB9" w:rsidP="00377DB9">
            <w:pPr>
              <w:rPr>
                <w:rFonts w:ascii="TH SarabunPSK" w:hAnsi="TH SarabunPSK" w:cs="TH SarabunPSK"/>
              </w:rPr>
            </w:pPr>
          </w:p>
        </w:tc>
        <w:tc>
          <w:tcPr>
            <w:tcW w:w="1417" w:type="dxa"/>
          </w:tcPr>
          <w:p w14:paraId="0949C0A5" w14:textId="3A9A2EF6" w:rsidR="00377DB9" w:rsidRPr="00B60D70" w:rsidRDefault="00F551BD" w:rsidP="00377DB9">
            <w:pPr>
              <w:jc w:val="left"/>
              <w:rPr>
                <w:rFonts w:ascii="TH SarabunPSK" w:hAnsi="TH SarabunPSK" w:cs="TH SarabunPSK"/>
              </w:rPr>
            </w:pPr>
            <w:r w:rsidRPr="00B60D70">
              <w:rPr>
                <w:rFonts w:ascii="TH SarabunPSK" w:hAnsi="TH SarabunPSK" w:cs="TH SarabunPSK" w:hint="cs"/>
              </w:rPr>
              <w:t xml:space="preserve">PHY </w:t>
            </w:r>
            <w:r w:rsidR="00377DB9" w:rsidRPr="00B60D70">
              <w:rPr>
                <w:rFonts w:ascii="TH SarabunPSK" w:hAnsi="TH SarabunPSK" w:cs="TH SarabunPSK" w:hint="cs"/>
              </w:rPr>
              <w:t xml:space="preserve">10301 </w:t>
            </w:r>
          </w:p>
        </w:tc>
        <w:tc>
          <w:tcPr>
            <w:tcW w:w="5393" w:type="dxa"/>
          </w:tcPr>
          <w:p w14:paraId="04C1A594" w14:textId="52375EC8" w:rsidR="00377DB9" w:rsidRPr="00B60D70" w:rsidRDefault="00377DB9" w:rsidP="00377DB9">
            <w:pPr>
              <w:jc w:val="left"/>
              <w:rPr>
                <w:rFonts w:ascii="TH SarabunPSK" w:hAnsi="TH SarabunPSK" w:cs="TH SarabunPSK"/>
                <w:cs/>
              </w:rPr>
            </w:pPr>
            <w:r w:rsidRPr="00B60D70">
              <w:rPr>
                <w:rFonts w:ascii="TH SarabunPSK" w:hAnsi="TH SarabunPSK" w:cs="TH SarabunPSK" w:hint="cs"/>
                <w:cs/>
              </w:rPr>
              <w:t>แรงและการเคลื่อนที่</w:t>
            </w:r>
            <w:r w:rsidRPr="00B60D70">
              <w:rPr>
                <w:rFonts w:ascii="TH SarabunPSK" w:hAnsi="TH SarabunPSK" w:cs="TH SarabunPSK" w:hint="cs"/>
              </w:rPr>
              <w:br/>
              <w:t>(Force and Motion)</w:t>
            </w:r>
          </w:p>
        </w:tc>
        <w:tc>
          <w:tcPr>
            <w:tcW w:w="1218" w:type="dxa"/>
          </w:tcPr>
          <w:p w14:paraId="13F9E13B" w14:textId="313C12B9" w:rsidR="00377DB9" w:rsidRPr="00B60D70" w:rsidRDefault="00377DB9" w:rsidP="00377DB9">
            <w:pPr>
              <w:jc w:val="left"/>
              <w:rPr>
                <w:rFonts w:ascii="TH SarabunPSK" w:hAnsi="TH SarabunPSK" w:cs="TH SarabunPSK"/>
              </w:rPr>
            </w:pPr>
            <w:r w:rsidRPr="00B60D70">
              <w:rPr>
                <w:rFonts w:ascii="TH SarabunPSK" w:hAnsi="TH SarabunPSK" w:cs="TH SarabunPSK" w:hint="cs"/>
              </w:rPr>
              <w:t>1 (1-0-2)</w:t>
            </w:r>
          </w:p>
        </w:tc>
      </w:tr>
      <w:tr w:rsidR="00B60D70" w:rsidRPr="00B60D70" w14:paraId="158F8A08" w14:textId="77777777" w:rsidTr="007F4EE8">
        <w:tc>
          <w:tcPr>
            <w:tcW w:w="988" w:type="dxa"/>
          </w:tcPr>
          <w:p w14:paraId="60A5BF7A" w14:textId="77777777" w:rsidR="00377DB9" w:rsidRPr="00B60D70" w:rsidRDefault="00377DB9" w:rsidP="00377DB9">
            <w:pPr>
              <w:rPr>
                <w:rFonts w:ascii="TH SarabunPSK" w:hAnsi="TH SarabunPSK" w:cs="TH SarabunPSK"/>
              </w:rPr>
            </w:pPr>
          </w:p>
        </w:tc>
        <w:tc>
          <w:tcPr>
            <w:tcW w:w="1417" w:type="dxa"/>
          </w:tcPr>
          <w:p w14:paraId="51AF9B90" w14:textId="07101365" w:rsidR="00377DB9" w:rsidRPr="00B60D70" w:rsidRDefault="00F551BD" w:rsidP="00377DB9">
            <w:pPr>
              <w:jc w:val="left"/>
              <w:rPr>
                <w:rFonts w:ascii="TH SarabunPSK" w:hAnsi="TH SarabunPSK" w:cs="TH SarabunPSK"/>
              </w:rPr>
            </w:pPr>
            <w:r w:rsidRPr="00B60D70">
              <w:rPr>
                <w:rFonts w:ascii="TH SarabunPSK" w:hAnsi="TH SarabunPSK" w:cs="TH SarabunPSK" w:hint="cs"/>
              </w:rPr>
              <w:t xml:space="preserve">PHY </w:t>
            </w:r>
            <w:r w:rsidR="00377DB9" w:rsidRPr="00B60D70">
              <w:rPr>
                <w:rFonts w:ascii="TH SarabunPSK" w:hAnsi="TH SarabunPSK" w:cs="TH SarabunPSK" w:hint="cs"/>
              </w:rPr>
              <w:t>10302</w:t>
            </w:r>
          </w:p>
        </w:tc>
        <w:tc>
          <w:tcPr>
            <w:tcW w:w="5393" w:type="dxa"/>
          </w:tcPr>
          <w:p w14:paraId="58EFC0E6" w14:textId="6A663152" w:rsidR="00377DB9" w:rsidRPr="00B60D70" w:rsidRDefault="00377DB9" w:rsidP="00377DB9">
            <w:pPr>
              <w:jc w:val="left"/>
              <w:rPr>
                <w:rFonts w:ascii="TH SarabunPSK" w:hAnsi="TH SarabunPSK" w:cs="TH SarabunPSK"/>
                <w:cs/>
                <w:lang w:val="th-TH"/>
              </w:rPr>
            </w:pPr>
            <w:r w:rsidRPr="00B60D70">
              <w:rPr>
                <w:rFonts w:ascii="TH SarabunPSK" w:hAnsi="TH SarabunPSK" w:cs="TH SarabunPSK" w:hint="cs"/>
                <w:cs/>
              </w:rPr>
              <w:t>การสั่นและคลื่น</w:t>
            </w:r>
            <w:r w:rsidRPr="00B60D70">
              <w:rPr>
                <w:rFonts w:ascii="TH SarabunPSK" w:hAnsi="TH SarabunPSK" w:cs="TH SarabunPSK" w:hint="cs"/>
              </w:rPr>
              <w:br/>
              <w:t>(Oscillations and Waves)</w:t>
            </w:r>
          </w:p>
        </w:tc>
        <w:tc>
          <w:tcPr>
            <w:tcW w:w="1218" w:type="dxa"/>
          </w:tcPr>
          <w:p w14:paraId="00C80C61" w14:textId="6D7EF50C" w:rsidR="00377DB9" w:rsidRPr="00B60D70" w:rsidRDefault="00377DB9" w:rsidP="00377DB9">
            <w:pPr>
              <w:jc w:val="left"/>
              <w:rPr>
                <w:rFonts w:ascii="TH SarabunPSK" w:hAnsi="TH SarabunPSK" w:cs="TH SarabunPSK"/>
              </w:rPr>
            </w:pPr>
            <w:r w:rsidRPr="00B60D70">
              <w:rPr>
                <w:rFonts w:ascii="TH SarabunPSK" w:hAnsi="TH SarabunPSK" w:cs="TH SarabunPSK" w:hint="cs"/>
              </w:rPr>
              <w:t>1 (1-0-2)</w:t>
            </w:r>
          </w:p>
        </w:tc>
      </w:tr>
      <w:tr w:rsidR="00B60D70" w:rsidRPr="00B60D70" w14:paraId="5B2D90A0" w14:textId="77777777" w:rsidTr="007F4EE8">
        <w:tc>
          <w:tcPr>
            <w:tcW w:w="988" w:type="dxa"/>
          </w:tcPr>
          <w:p w14:paraId="0DEECCD5" w14:textId="77777777" w:rsidR="00377DB9" w:rsidRPr="00B60D70" w:rsidRDefault="00377DB9" w:rsidP="00377DB9">
            <w:pPr>
              <w:rPr>
                <w:rFonts w:ascii="TH SarabunPSK" w:hAnsi="TH SarabunPSK" w:cs="TH SarabunPSK"/>
              </w:rPr>
            </w:pPr>
          </w:p>
        </w:tc>
        <w:tc>
          <w:tcPr>
            <w:tcW w:w="1417" w:type="dxa"/>
          </w:tcPr>
          <w:p w14:paraId="1D34CF16" w14:textId="2C047305" w:rsidR="00377DB9" w:rsidRPr="00B60D70" w:rsidRDefault="00F551BD" w:rsidP="00377DB9">
            <w:pPr>
              <w:jc w:val="left"/>
              <w:rPr>
                <w:rFonts w:ascii="TH SarabunPSK" w:hAnsi="TH SarabunPSK" w:cs="TH SarabunPSK"/>
              </w:rPr>
            </w:pPr>
            <w:r w:rsidRPr="00B60D70">
              <w:rPr>
                <w:rFonts w:ascii="TH SarabunPSK" w:hAnsi="TH SarabunPSK" w:cs="TH SarabunPSK" w:hint="cs"/>
              </w:rPr>
              <w:t xml:space="preserve">PHY </w:t>
            </w:r>
            <w:r w:rsidR="00377DB9" w:rsidRPr="00B60D70">
              <w:rPr>
                <w:rFonts w:ascii="TH SarabunPSK" w:hAnsi="TH SarabunPSK" w:cs="TH SarabunPSK" w:hint="cs"/>
              </w:rPr>
              <w:t>10303</w:t>
            </w:r>
          </w:p>
        </w:tc>
        <w:tc>
          <w:tcPr>
            <w:tcW w:w="5393" w:type="dxa"/>
          </w:tcPr>
          <w:p w14:paraId="0DF95251" w14:textId="3F9E09DD" w:rsidR="00377DB9" w:rsidRPr="00B60D70" w:rsidRDefault="00377DB9" w:rsidP="00377DB9">
            <w:pPr>
              <w:jc w:val="left"/>
              <w:rPr>
                <w:rFonts w:ascii="TH SarabunPSK" w:hAnsi="TH SarabunPSK" w:cs="TH SarabunPSK"/>
                <w:cs/>
                <w:lang w:val="th-TH"/>
              </w:rPr>
            </w:pPr>
            <w:r w:rsidRPr="00B60D70">
              <w:rPr>
                <w:rFonts w:ascii="TH SarabunPSK" w:hAnsi="TH SarabunPSK" w:cs="TH SarabunPSK" w:hint="cs"/>
                <w:cs/>
              </w:rPr>
              <w:t>ฟิสิกส์อุณหภาพ</w:t>
            </w:r>
            <w:r w:rsidRPr="00B60D70">
              <w:rPr>
                <w:rFonts w:ascii="TH SarabunPSK" w:hAnsi="TH SarabunPSK" w:cs="TH SarabunPSK" w:hint="cs"/>
              </w:rPr>
              <w:br/>
              <w:t xml:space="preserve">(Thermal </w:t>
            </w:r>
            <w:r w:rsidR="00825587" w:rsidRPr="00B60D70">
              <w:rPr>
                <w:rFonts w:ascii="TH SarabunPSK" w:hAnsi="TH SarabunPSK" w:cs="TH SarabunPSK" w:hint="cs"/>
              </w:rPr>
              <w:t>Physics</w:t>
            </w:r>
            <w:r w:rsidRPr="00B60D70">
              <w:rPr>
                <w:rFonts w:ascii="TH SarabunPSK" w:hAnsi="TH SarabunPSK" w:cs="TH SarabunPSK" w:hint="cs"/>
              </w:rPr>
              <w:t>)</w:t>
            </w:r>
          </w:p>
        </w:tc>
        <w:tc>
          <w:tcPr>
            <w:tcW w:w="1218" w:type="dxa"/>
          </w:tcPr>
          <w:p w14:paraId="30D7A04E" w14:textId="48F21294" w:rsidR="00377DB9" w:rsidRPr="00B60D70" w:rsidRDefault="00377DB9" w:rsidP="00377DB9">
            <w:pPr>
              <w:jc w:val="left"/>
              <w:rPr>
                <w:rFonts w:ascii="TH SarabunPSK" w:hAnsi="TH SarabunPSK" w:cs="TH SarabunPSK"/>
              </w:rPr>
            </w:pPr>
            <w:r w:rsidRPr="00B60D70">
              <w:rPr>
                <w:rFonts w:ascii="TH SarabunPSK" w:hAnsi="TH SarabunPSK" w:cs="TH SarabunPSK" w:hint="cs"/>
              </w:rPr>
              <w:t>1 (1-0-2)</w:t>
            </w:r>
          </w:p>
        </w:tc>
      </w:tr>
      <w:tr w:rsidR="00B60D70" w:rsidRPr="00B60D70" w14:paraId="4D2F7EA1" w14:textId="77777777" w:rsidTr="007F4EE8">
        <w:tc>
          <w:tcPr>
            <w:tcW w:w="988" w:type="dxa"/>
          </w:tcPr>
          <w:p w14:paraId="2E771FB0" w14:textId="77777777" w:rsidR="009E6917" w:rsidRPr="00B60D70" w:rsidRDefault="009E6917" w:rsidP="00592146">
            <w:pPr>
              <w:rPr>
                <w:rFonts w:ascii="TH SarabunPSK" w:hAnsi="TH SarabunPSK" w:cs="TH SarabunPSK"/>
              </w:rPr>
            </w:pPr>
          </w:p>
        </w:tc>
        <w:tc>
          <w:tcPr>
            <w:tcW w:w="1417" w:type="dxa"/>
          </w:tcPr>
          <w:p w14:paraId="2B076F71" w14:textId="16BF3AE6" w:rsidR="009E6917" w:rsidRPr="00B60D70" w:rsidRDefault="00F551BD" w:rsidP="00592146">
            <w:pPr>
              <w:rPr>
                <w:rFonts w:ascii="TH SarabunPSK" w:hAnsi="TH SarabunPSK" w:cs="TH SarabunPSK"/>
              </w:rPr>
            </w:pPr>
            <w:r w:rsidRPr="00B60D70">
              <w:rPr>
                <w:rFonts w:ascii="TH SarabunPSK" w:hAnsi="TH SarabunPSK" w:cs="TH SarabunPSK" w:hint="cs"/>
              </w:rPr>
              <w:t xml:space="preserve">PHY </w:t>
            </w:r>
            <w:r w:rsidR="00D756E0" w:rsidRPr="00B60D70">
              <w:rPr>
                <w:rFonts w:ascii="TH SarabunPSK" w:hAnsi="TH SarabunPSK" w:cs="TH SarabunPSK" w:hint="cs"/>
              </w:rPr>
              <w:t>191</w:t>
            </w:r>
            <w:r w:rsidR="00D756E0" w:rsidRPr="00B60D70">
              <w:rPr>
                <w:rFonts w:ascii="TH SarabunPSK" w:hAnsi="TH SarabunPSK" w:cs="TH SarabunPSK" w:hint="cs"/>
                <w:cs/>
              </w:rPr>
              <w:t xml:space="preserve"> </w:t>
            </w:r>
          </w:p>
        </w:tc>
        <w:tc>
          <w:tcPr>
            <w:tcW w:w="5393" w:type="dxa"/>
          </w:tcPr>
          <w:p w14:paraId="574B06FC" w14:textId="77777777" w:rsidR="009E6917" w:rsidRPr="00B60D70" w:rsidRDefault="00D756E0" w:rsidP="00592146">
            <w:pPr>
              <w:rPr>
                <w:rFonts w:ascii="TH SarabunPSK" w:hAnsi="TH SarabunPSK" w:cs="TH SarabunPSK"/>
              </w:rPr>
            </w:pPr>
            <w:r w:rsidRPr="00B60D70">
              <w:rPr>
                <w:rFonts w:ascii="TH SarabunPSK" w:hAnsi="TH SarabunPSK" w:cs="TH SarabunPSK" w:hint="cs"/>
                <w:cs/>
                <w:lang w:val="th-TH"/>
              </w:rPr>
              <w:t xml:space="preserve">ปฏิบัติการฟิสิกส์ทั่วไป </w:t>
            </w:r>
            <w:r w:rsidRPr="00B60D70">
              <w:rPr>
                <w:rFonts w:ascii="TH SarabunPSK" w:hAnsi="TH SarabunPSK" w:cs="TH SarabunPSK" w:hint="cs"/>
              </w:rPr>
              <w:t xml:space="preserve">1 </w:t>
            </w:r>
          </w:p>
          <w:p w14:paraId="7457CF94" w14:textId="21778705" w:rsidR="009E6917" w:rsidRPr="00B60D70" w:rsidRDefault="00D756E0" w:rsidP="00592146">
            <w:pPr>
              <w:rPr>
                <w:rFonts w:ascii="TH SarabunPSK" w:hAnsi="TH SarabunPSK" w:cs="TH SarabunPSK"/>
                <w:cs/>
              </w:rPr>
            </w:pPr>
            <w:r w:rsidRPr="00B60D70">
              <w:rPr>
                <w:rFonts w:ascii="TH SarabunPSK" w:hAnsi="TH SarabunPSK" w:cs="TH SarabunPSK" w:hint="cs"/>
              </w:rPr>
              <w:t>(</w:t>
            </w:r>
            <w:r w:rsidR="00825587" w:rsidRPr="00B60D70">
              <w:rPr>
                <w:rFonts w:ascii="TH SarabunPSK" w:hAnsi="TH SarabunPSK" w:cs="TH SarabunPSK" w:hint="cs"/>
              </w:rPr>
              <w:t>Genera</w:t>
            </w:r>
            <w:r w:rsidRPr="00B60D70">
              <w:rPr>
                <w:rFonts w:ascii="TH SarabunPSK" w:hAnsi="TH SarabunPSK" w:cs="TH SarabunPSK" w:hint="cs"/>
              </w:rPr>
              <w:t xml:space="preserve">l </w:t>
            </w:r>
            <w:r w:rsidR="00825587" w:rsidRPr="00B60D70">
              <w:rPr>
                <w:rFonts w:ascii="TH SarabunPSK" w:hAnsi="TH SarabunPSK" w:cs="TH SarabunPSK" w:hint="cs"/>
              </w:rPr>
              <w:t>Physics</w:t>
            </w:r>
            <w:r w:rsidRPr="00B60D70">
              <w:rPr>
                <w:rFonts w:ascii="TH SarabunPSK" w:hAnsi="TH SarabunPSK" w:cs="TH SarabunPSK" w:hint="cs"/>
              </w:rPr>
              <w:t xml:space="preserve"> Laboratory I)</w:t>
            </w:r>
          </w:p>
        </w:tc>
        <w:tc>
          <w:tcPr>
            <w:tcW w:w="1218" w:type="dxa"/>
          </w:tcPr>
          <w:p w14:paraId="67C35F64" w14:textId="77777777" w:rsidR="009E6917" w:rsidRPr="00B60D70" w:rsidRDefault="00D756E0" w:rsidP="00592146">
            <w:pPr>
              <w:rPr>
                <w:rFonts w:ascii="TH SarabunPSK" w:hAnsi="TH SarabunPSK" w:cs="TH SarabunPSK"/>
              </w:rPr>
            </w:pPr>
            <w:r w:rsidRPr="00B60D70">
              <w:rPr>
                <w:rFonts w:ascii="TH SarabunPSK" w:hAnsi="TH SarabunPSK" w:cs="TH SarabunPSK" w:hint="cs"/>
              </w:rPr>
              <w:t>1 (0-2-2)</w:t>
            </w:r>
          </w:p>
        </w:tc>
      </w:tr>
      <w:tr w:rsidR="00B60D70" w:rsidRPr="00B60D70" w14:paraId="29C3FAAD" w14:textId="77777777" w:rsidTr="007F4EE8">
        <w:tc>
          <w:tcPr>
            <w:tcW w:w="988" w:type="dxa"/>
          </w:tcPr>
          <w:p w14:paraId="3219D7A2" w14:textId="77777777" w:rsidR="00377DB9" w:rsidRPr="00B60D70" w:rsidRDefault="00377DB9" w:rsidP="00377DB9">
            <w:pPr>
              <w:rPr>
                <w:rFonts w:ascii="TH SarabunPSK" w:hAnsi="TH SarabunPSK" w:cs="TH SarabunPSK"/>
              </w:rPr>
            </w:pPr>
          </w:p>
        </w:tc>
        <w:tc>
          <w:tcPr>
            <w:tcW w:w="1417" w:type="dxa"/>
          </w:tcPr>
          <w:p w14:paraId="24721FF8" w14:textId="4DDF12AE" w:rsidR="00377DB9" w:rsidRPr="00B60D70" w:rsidRDefault="00F551BD" w:rsidP="00377DB9">
            <w:pPr>
              <w:rPr>
                <w:rFonts w:ascii="TH SarabunPSK" w:hAnsi="TH SarabunPSK" w:cs="TH SarabunPSK"/>
              </w:rPr>
            </w:pPr>
            <w:r w:rsidRPr="00B60D70">
              <w:rPr>
                <w:rFonts w:ascii="TH SarabunPSK" w:hAnsi="TH SarabunPSK" w:cs="TH SarabunPSK" w:hint="cs"/>
              </w:rPr>
              <w:t xml:space="preserve">PHY </w:t>
            </w:r>
            <w:r w:rsidR="00377DB9" w:rsidRPr="00B60D70">
              <w:rPr>
                <w:rFonts w:ascii="TH SarabunPSK" w:hAnsi="TH SarabunPSK" w:cs="TH SarabunPSK" w:hint="cs"/>
              </w:rPr>
              <w:t>10411</w:t>
            </w:r>
          </w:p>
        </w:tc>
        <w:tc>
          <w:tcPr>
            <w:tcW w:w="5393" w:type="dxa"/>
          </w:tcPr>
          <w:p w14:paraId="77ACA6D6" w14:textId="77777777" w:rsidR="00377DB9" w:rsidRPr="00B60D70" w:rsidRDefault="00377DB9" w:rsidP="00377DB9">
            <w:pPr>
              <w:rPr>
                <w:rFonts w:ascii="TH SarabunPSK" w:hAnsi="TH SarabunPSK" w:cs="TH SarabunPSK"/>
              </w:rPr>
            </w:pPr>
            <w:r w:rsidRPr="00B60D70">
              <w:rPr>
                <w:rFonts w:ascii="TH SarabunPSK" w:hAnsi="TH SarabunPSK" w:cs="TH SarabunPSK" w:hint="cs"/>
                <w:cs/>
              </w:rPr>
              <w:t>ไฟฟ้าและแม่เหล็ก</w:t>
            </w:r>
          </w:p>
          <w:p w14:paraId="65E10C4D" w14:textId="4145FFC9" w:rsidR="00377DB9" w:rsidRPr="00B60D70" w:rsidRDefault="00377DB9" w:rsidP="00377DB9">
            <w:pPr>
              <w:rPr>
                <w:rFonts w:ascii="TH SarabunPSK" w:hAnsi="TH SarabunPSK" w:cs="TH SarabunPSK"/>
                <w:cs/>
              </w:rPr>
            </w:pPr>
            <w:r w:rsidRPr="00B60D70">
              <w:rPr>
                <w:rFonts w:ascii="TH SarabunPSK" w:hAnsi="TH SarabunPSK" w:cs="TH SarabunPSK" w:hint="cs"/>
              </w:rPr>
              <w:t>(Electricity and Magnetism)</w:t>
            </w:r>
          </w:p>
        </w:tc>
        <w:tc>
          <w:tcPr>
            <w:tcW w:w="1218" w:type="dxa"/>
          </w:tcPr>
          <w:p w14:paraId="05A1C30A" w14:textId="764369FA" w:rsidR="00377DB9" w:rsidRPr="00B60D70" w:rsidRDefault="00377DB9" w:rsidP="00377DB9">
            <w:pPr>
              <w:rPr>
                <w:rFonts w:ascii="TH SarabunPSK" w:hAnsi="TH SarabunPSK" w:cs="TH SarabunPSK"/>
              </w:rPr>
            </w:pPr>
            <w:r w:rsidRPr="00B60D70">
              <w:rPr>
                <w:rFonts w:ascii="TH SarabunPSK" w:hAnsi="TH SarabunPSK" w:cs="TH SarabunPSK" w:hint="cs"/>
              </w:rPr>
              <w:t>1</w:t>
            </w:r>
            <w:r w:rsidR="00AF5011" w:rsidRPr="00B60D70">
              <w:rPr>
                <w:rFonts w:ascii="TH SarabunPSK" w:hAnsi="TH SarabunPSK" w:cs="TH SarabunPSK" w:hint="cs"/>
                <w:cs/>
              </w:rPr>
              <w:t xml:space="preserve"> </w:t>
            </w:r>
            <w:r w:rsidRPr="00B60D70">
              <w:rPr>
                <w:rFonts w:ascii="TH SarabunPSK" w:hAnsi="TH SarabunPSK" w:cs="TH SarabunPSK" w:hint="cs"/>
              </w:rPr>
              <w:t>(1-0-2)</w:t>
            </w:r>
          </w:p>
        </w:tc>
      </w:tr>
      <w:tr w:rsidR="00B60D70" w:rsidRPr="00B60D70" w14:paraId="55E227C2" w14:textId="77777777" w:rsidTr="007F4EE8">
        <w:tc>
          <w:tcPr>
            <w:tcW w:w="988" w:type="dxa"/>
          </w:tcPr>
          <w:p w14:paraId="22DA10BE" w14:textId="77777777" w:rsidR="00377DB9" w:rsidRPr="00B60D70" w:rsidRDefault="00377DB9" w:rsidP="00377DB9">
            <w:pPr>
              <w:rPr>
                <w:rFonts w:ascii="TH SarabunPSK" w:hAnsi="TH SarabunPSK" w:cs="TH SarabunPSK"/>
              </w:rPr>
            </w:pPr>
          </w:p>
        </w:tc>
        <w:tc>
          <w:tcPr>
            <w:tcW w:w="1417" w:type="dxa"/>
          </w:tcPr>
          <w:p w14:paraId="22C11933" w14:textId="7FC4D6EE" w:rsidR="00377DB9" w:rsidRPr="00B60D70" w:rsidRDefault="00F551BD" w:rsidP="00377DB9">
            <w:pPr>
              <w:rPr>
                <w:rFonts w:ascii="TH SarabunPSK" w:hAnsi="TH SarabunPSK" w:cs="TH SarabunPSK"/>
              </w:rPr>
            </w:pPr>
            <w:r w:rsidRPr="00B60D70">
              <w:rPr>
                <w:rFonts w:ascii="TH SarabunPSK" w:hAnsi="TH SarabunPSK" w:cs="TH SarabunPSK" w:hint="cs"/>
              </w:rPr>
              <w:t xml:space="preserve">PHY </w:t>
            </w:r>
            <w:r w:rsidR="00377DB9" w:rsidRPr="00B60D70">
              <w:rPr>
                <w:rFonts w:ascii="TH SarabunPSK" w:hAnsi="TH SarabunPSK" w:cs="TH SarabunPSK" w:hint="cs"/>
              </w:rPr>
              <w:t>10412</w:t>
            </w:r>
          </w:p>
        </w:tc>
        <w:tc>
          <w:tcPr>
            <w:tcW w:w="5393" w:type="dxa"/>
          </w:tcPr>
          <w:p w14:paraId="2ABE4DD4" w14:textId="77777777" w:rsidR="00377DB9" w:rsidRPr="00B60D70" w:rsidRDefault="00377DB9" w:rsidP="00377DB9">
            <w:pPr>
              <w:rPr>
                <w:rFonts w:ascii="TH SarabunPSK" w:hAnsi="TH SarabunPSK" w:cs="TH SarabunPSK"/>
              </w:rPr>
            </w:pPr>
            <w:r w:rsidRPr="00B60D70">
              <w:rPr>
                <w:rFonts w:ascii="TH SarabunPSK" w:hAnsi="TH SarabunPSK" w:cs="TH SarabunPSK" w:hint="cs"/>
                <w:cs/>
              </w:rPr>
              <w:t xml:space="preserve">วงจรไฟฟ้า </w:t>
            </w:r>
          </w:p>
          <w:p w14:paraId="64F07AA3" w14:textId="47C231CE" w:rsidR="00377DB9" w:rsidRPr="00B60D70" w:rsidRDefault="00377DB9" w:rsidP="00377DB9">
            <w:pPr>
              <w:rPr>
                <w:rFonts w:ascii="TH SarabunPSK" w:hAnsi="TH SarabunPSK" w:cs="TH SarabunPSK"/>
                <w:cs/>
                <w:lang w:val="th-TH"/>
              </w:rPr>
            </w:pPr>
            <w:r w:rsidRPr="00B60D70">
              <w:rPr>
                <w:rFonts w:ascii="TH SarabunPSK" w:eastAsia="Cordia New" w:hAnsi="TH SarabunPSK" w:cs="TH SarabunPSK" w:hint="cs"/>
                <w:noProof/>
              </w:rPr>
              <w:t>(Electric Circuits)</w:t>
            </w:r>
          </w:p>
        </w:tc>
        <w:tc>
          <w:tcPr>
            <w:tcW w:w="1218" w:type="dxa"/>
          </w:tcPr>
          <w:p w14:paraId="789DB97F" w14:textId="13458C37" w:rsidR="00377DB9" w:rsidRPr="00B60D70" w:rsidRDefault="00377DB9" w:rsidP="00377DB9">
            <w:pPr>
              <w:rPr>
                <w:rFonts w:ascii="TH SarabunPSK" w:hAnsi="TH SarabunPSK" w:cs="TH SarabunPSK"/>
              </w:rPr>
            </w:pPr>
            <w:r w:rsidRPr="00B60D70">
              <w:rPr>
                <w:rFonts w:ascii="TH SarabunPSK" w:hAnsi="TH SarabunPSK" w:cs="TH SarabunPSK" w:hint="cs"/>
              </w:rPr>
              <w:t>1</w:t>
            </w:r>
            <w:r w:rsidR="00AF5011" w:rsidRPr="00B60D70">
              <w:rPr>
                <w:rFonts w:ascii="TH SarabunPSK" w:hAnsi="TH SarabunPSK" w:cs="TH SarabunPSK" w:hint="cs"/>
                <w:cs/>
              </w:rPr>
              <w:t xml:space="preserve"> </w:t>
            </w:r>
            <w:r w:rsidRPr="00B60D70">
              <w:rPr>
                <w:rFonts w:ascii="TH SarabunPSK" w:hAnsi="TH SarabunPSK" w:cs="TH SarabunPSK" w:hint="cs"/>
              </w:rPr>
              <w:t>(1-0-2)</w:t>
            </w:r>
          </w:p>
        </w:tc>
      </w:tr>
      <w:tr w:rsidR="00B60D70" w:rsidRPr="00B60D70" w14:paraId="3615CD09" w14:textId="77777777" w:rsidTr="007F4EE8">
        <w:tc>
          <w:tcPr>
            <w:tcW w:w="988" w:type="dxa"/>
          </w:tcPr>
          <w:p w14:paraId="609234DC" w14:textId="77777777" w:rsidR="00377DB9" w:rsidRPr="00B60D70" w:rsidRDefault="00377DB9" w:rsidP="00377DB9">
            <w:pPr>
              <w:rPr>
                <w:rFonts w:ascii="TH SarabunPSK" w:hAnsi="TH SarabunPSK" w:cs="TH SarabunPSK"/>
              </w:rPr>
            </w:pPr>
          </w:p>
        </w:tc>
        <w:tc>
          <w:tcPr>
            <w:tcW w:w="1417" w:type="dxa"/>
          </w:tcPr>
          <w:p w14:paraId="6402CC2A" w14:textId="7FF3C8F3" w:rsidR="00377DB9" w:rsidRPr="00B60D70" w:rsidRDefault="00F551BD" w:rsidP="00377DB9">
            <w:pPr>
              <w:rPr>
                <w:rFonts w:ascii="TH SarabunPSK" w:hAnsi="TH SarabunPSK" w:cs="TH SarabunPSK"/>
              </w:rPr>
            </w:pPr>
            <w:r w:rsidRPr="00B60D70">
              <w:rPr>
                <w:rFonts w:ascii="TH SarabunPSK" w:hAnsi="TH SarabunPSK" w:cs="TH SarabunPSK" w:hint="cs"/>
              </w:rPr>
              <w:t xml:space="preserve">PHY </w:t>
            </w:r>
            <w:r w:rsidR="00377DB9" w:rsidRPr="00B60D70">
              <w:rPr>
                <w:rFonts w:ascii="TH SarabunPSK" w:hAnsi="TH SarabunPSK" w:cs="TH SarabunPSK" w:hint="cs"/>
              </w:rPr>
              <w:t>10413</w:t>
            </w:r>
          </w:p>
        </w:tc>
        <w:tc>
          <w:tcPr>
            <w:tcW w:w="5393" w:type="dxa"/>
          </w:tcPr>
          <w:p w14:paraId="3EEC4DC4" w14:textId="77777777" w:rsidR="00377DB9" w:rsidRPr="00B60D70" w:rsidRDefault="00377DB9" w:rsidP="00377DB9">
            <w:pPr>
              <w:rPr>
                <w:rFonts w:ascii="TH SarabunPSK" w:hAnsi="TH SarabunPSK" w:cs="TH SarabunPSK"/>
              </w:rPr>
            </w:pPr>
            <w:r w:rsidRPr="00B60D70">
              <w:rPr>
                <w:rFonts w:ascii="TH SarabunPSK" w:hAnsi="TH SarabunPSK" w:cs="TH SarabunPSK" w:hint="cs"/>
                <w:cs/>
              </w:rPr>
              <w:t>ทัศนศาสตร์และฟิสิกส์ยุคใหม่</w:t>
            </w:r>
          </w:p>
          <w:p w14:paraId="5A5F44D8" w14:textId="2D8529ED" w:rsidR="00377DB9" w:rsidRPr="00B60D70" w:rsidRDefault="00377DB9" w:rsidP="00377DB9">
            <w:pPr>
              <w:rPr>
                <w:rFonts w:ascii="TH SarabunPSK" w:hAnsi="TH SarabunPSK" w:cs="TH SarabunPSK"/>
                <w:cs/>
                <w:lang w:val="th-TH"/>
              </w:rPr>
            </w:pPr>
            <w:r w:rsidRPr="00B60D70">
              <w:rPr>
                <w:rFonts w:ascii="TH SarabunPSK" w:eastAsia="Cordia New" w:hAnsi="TH SarabunPSK" w:cs="TH SarabunPSK" w:hint="cs"/>
                <w:noProof/>
              </w:rPr>
              <w:t xml:space="preserve">(Optics and Modern </w:t>
            </w:r>
            <w:r w:rsidR="00825587" w:rsidRPr="00B60D70">
              <w:rPr>
                <w:rFonts w:ascii="TH SarabunPSK" w:eastAsia="Cordia New" w:hAnsi="TH SarabunPSK" w:cs="TH SarabunPSK" w:hint="cs"/>
                <w:noProof/>
              </w:rPr>
              <w:t>Physics</w:t>
            </w:r>
            <w:r w:rsidRPr="00B60D70">
              <w:rPr>
                <w:rFonts w:ascii="TH SarabunPSK" w:eastAsia="Cordia New" w:hAnsi="TH SarabunPSK" w:cs="TH SarabunPSK" w:hint="cs"/>
                <w:noProof/>
              </w:rPr>
              <w:t>)</w:t>
            </w:r>
          </w:p>
        </w:tc>
        <w:tc>
          <w:tcPr>
            <w:tcW w:w="1218" w:type="dxa"/>
          </w:tcPr>
          <w:p w14:paraId="13E0E74A" w14:textId="6E20DF23" w:rsidR="00377DB9" w:rsidRPr="00B60D70" w:rsidRDefault="00377DB9" w:rsidP="00377DB9">
            <w:pPr>
              <w:rPr>
                <w:rFonts w:ascii="TH SarabunPSK" w:hAnsi="TH SarabunPSK" w:cs="TH SarabunPSK"/>
              </w:rPr>
            </w:pPr>
            <w:r w:rsidRPr="00B60D70">
              <w:rPr>
                <w:rFonts w:ascii="TH SarabunPSK" w:hAnsi="TH SarabunPSK" w:cs="TH SarabunPSK" w:hint="cs"/>
              </w:rPr>
              <w:t>1</w:t>
            </w:r>
            <w:r w:rsidR="00AF5011" w:rsidRPr="00B60D70">
              <w:rPr>
                <w:rFonts w:ascii="TH SarabunPSK" w:hAnsi="TH SarabunPSK" w:cs="TH SarabunPSK" w:hint="cs"/>
                <w:cs/>
              </w:rPr>
              <w:t xml:space="preserve"> </w:t>
            </w:r>
            <w:r w:rsidRPr="00B60D70">
              <w:rPr>
                <w:rFonts w:ascii="TH SarabunPSK" w:hAnsi="TH SarabunPSK" w:cs="TH SarabunPSK" w:hint="cs"/>
              </w:rPr>
              <w:t>(1-0-2)</w:t>
            </w:r>
          </w:p>
        </w:tc>
      </w:tr>
      <w:tr w:rsidR="00B60D70" w:rsidRPr="00B60D70" w14:paraId="0E08252A" w14:textId="77777777" w:rsidTr="007F4EE8">
        <w:tc>
          <w:tcPr>
            <w:tcW w:w="988" w:type="dxa"/>
          </w:tcPr>
          <w:p w14:paraId="5E74807C" w14:textId="77777777" w:rsidR="009E6917" w:rsidRPr="00B60D70" w:rsidRDefault="009E6917" w:rsidP="00592146">
            <w:pPr>
              <w:rPr>
                <w:rFonts w:ascii="TH SarabunPSK" w:hAnsi="TH SarabunPSK" w:cs="TH SarabunPSK"/>
              </w:rPr>
            </w:pPr>
          </w:p>
        </w:tc>
        <w:tc>
          <w:tcPr>
            <w:tcW w:w="1417" w:type="dxa"/>
          </w:tcPr>
          <w:p w14:paraId="3671F362" w14:textId="7B77237F" w:rsidR="009E6917" w:rsidRPr="00B60D70" w:rsidRDefault="00F551BD" w:rsidP="00592146">
            <w:pPr>
              <w:rPr>
                <w:rFonts w:ascii="TH SarabunPSK" w:hAnsi="TH SarabunPSK" w:cs="TH SarabunPSK"/>
              </w:rPr>
            </w:pPr>
            <w:r w:rsidRPr="00B60D70">
              <w:rPr>
                <w:rFonts w:ascii="TH SarabunPSK" w:hAnsi="TH SarabunPSK" w:cs="TH SarabunPSK" w:hint="cs"/>
              </w:rPr>
              <w:t xml:space="preserve">PHY </w:t>
            </w:r>
            <w:r w:rsidR="00D756E0" w:rsidRPr="00B60D70">
              <w:rPr>
                <w:rFonts w:ascii="TH SarabunPSK" w:hAnsi="TH SarabunPSK" w:cs="TH SarabunPSK" w:hint="cs"/>
              </w:rPr>
              <w:t>192</w:t>
            </w:r>
          </w:p>
        </w:tc>
        <w:tc>
          <w:tcPr>
            <w:tcW w:w="5393" w:type="dxa"/>
            <w:vAlign w:val="bottom"/>
          </w:tcPr>
          <w:p w14:paraId="4C92C460" w14:textId="77777777" w:rsidR="009E6917" w:rsidRPr="00B60D70" w:rsidRDefault="00D756E0" w:rsidP="00592146">
            <w:pPr>
              <w:rPr>
                <w:rFonts w:ascii="TH SarabunPSK" w:hAnsi="TH SarabunPSK" w:cs="TH SarabunPSK"/>
              </w:rPr>
            </w:pPr>
            <w:r w:rsidRPr="00B60D70">
              <w:rPr>
                <w:rFonts w:ascii="TH SarabunPSK" w:hAnsi="TH SarabunPSK" w:cs="TH SarabunPSK" w:hint="cs"/>
                <w:cs/>
                <w:lang w:val="th-TH"/>
              </w:rPr>
              <w:t xml:space="preserve">ปฏิบัติการฟิสิกส์ทั่วไป </w:t>
            </w:r>
            <w:r w:rsidRPr="00B60D70">
              <w:rPr>
                <w:rFonts w:ascii="TH SarabunPSK" w:hAnsi="TH SarabunPSK" w:cs="TH SarabunPSK" w:hint="cs"/>
              </w:rPr>
              <w:t>2</w:t>
            </w:r>
          </w:p>
          <w:p w14:paraId="3584858C" w14:textId="4C90F7CD" w:rsidR="009E6917" w:rsidRPr="00B60D70" w:rsidRDefault="00D756E0" w:rsidP="00592146">
            <w:pPr>
              <w:rPr>
                <w:rFonts w:ascii="TH SarabunPSK" w:hAnsi="TH SarabunPSK" w:cs="TH SarabunPSK"/>
                <w:cs/>
              </w:rPr>
            </w:pPr>
            <w:r w:rsidRPr="00B60D70">
              <w:rPr>
                <w:rFonts w:ascii="TH SarabunPSK" w:hAnsi="TH SarabunPSK" w:cs="TH SarabunPSK" w:hint="cs"/>
              </w:rPr>
              <w:t>(</w:t>
            </w:r>
            <w:r w:rsidR="00825587" w:rsidRPr="00B60D70">
              <w:rPr>
                <w:rFonts w:ascii="TH SarabunPSK" w:hAnsi="TH SarabunPSK" w:cs="TH SarabunPSK" w:hint="cs"/>
              </w:rPr>
              <w:t>Genera</w:t>
            </w:r>
            <w:r w:rsidRPr="00B60D70">
              <w:rPr>
                <w:rFonts w:ascii="TH SarabunPSK" w:hAnsi="TH SarabunPSK" w:cs="TH SarabunPSK" w:hint="cs"/>
              </w:rPr>
              <w:t xml:space="preserve">l </w:t>
            </w:r>
            <w:r w:rsidR="00825587" w:rsidRPr="00B60D70">
              <w:rPr>
                <w:rFonts w:ascii="TH SarabunPSK" w:hAnsi="TH SarabunPSK" w:cs="TH SarabunPSK" w:hint="cs"/>
              </w:rPr>
              <w:t>Physics</w:t>
            </w:r>
            <w:r w:rsidRPr="00B60D70">
              <w:rPr>
                <w:rFonts w:ascii="TH SarabunPSK" w:hAnsi="TH SarabunPSK" w:cs="TH SarabunPSK" w:hint="cs"/>
              </w:rPr>
              <w:t xml:space="preserve"> Laboratory II)</w:t>
            </w:r>
          </w:p>
        </w:tc>
        <w:tc>
          <w:tcPr>
            <w:tcW w:w="1218" w:type="dxa"/>
          </w:tcPr>
          <w:p w14:paraId="38040A33" w14:textId="77777777" w:rsidR="009E6917" w:rsidRPr="00B60D70" w:rsidRDefault="00D756E0" w:rsidP="00592146">
            <w:pPr>
              <w:rPr>
                <w:rFonts w:ascii="TH SarabunPSK" w:hAnsi="TH SarabunPSK" w:cs="TH SarabunPSK"/>
              </w:rPr>
            </w:pPr>
            <w:r w:rsidRPr="00B60D70">
              <w:rPr>
                <w:rFonts w:ascii="TH SarabunPSK" w:hAnsi="TH SarabunPSK" w:cs="TH SarabunPSK" w:hint="cs"/>
              </w:rPr>
              <w:t>1 (0-2-2)</w:t>
            </w:r>
          </w:p>
        </w:tc>
      </w:tr>
      <w:tr w:rsidR="00B60D70" w:rsidRPr="00B60D70" w14:paraId="22F09B50" w14:textId="77777777" w:rsidTr="007F4EE8">
        <w:tc>
          <w:tcPr>
            <w:tcW w:w="988" w:type="dxa"/>
          </w:tcPr>
          <w:p w14:paraId="69867F8B" w14:textId="77777777" w:rsidR="009E6917" w:rsidRPr="00B60D70" w:rsidRDefault="009E6917" w:rsidP="00592146">
            <w:pPr>
              <w:rPr>
                <w:rFonts w:ascii="TH SarabunPSK" w:hAnsi="TH SarabunPSK" w:cs="TH SarabunPSK"/>
              </w:rPr>
            </w:pPr>
          </w:p>
        </w:tc>
        <w:tc>
          <w:tcPr>
            <w:tcW w:w="1417" w:type="dxa"/>
          </w:tcPr>
          <w:p w14:paraId="67D7D5AE" w14:textId="62DCA717" w:rsidR="009E6917" w:rsidRPr="00B60D70" w:rsidRDefault="00F551BD" w:rsidP="00592146">
            <w:pPr>
              <w:rPr>
                <w:rFonts w:ascii="TH SarabunPSK" w:hAnsi="TH SarabunPSK" w:cs="TH SarabunPSK"/>
              </w:rPr>
            </w:pPr>
            <w:r w:rsidRPr="00B60D70">
              <w:rPr>
                <w:rFonts w:ascii="TH SarabunPSK" w:hAnsi="TH SarabunPSK" w:cs="TH SarabunPSK" w:hint="cs"/>
              </w:rPr>
              <w:t xml:space="preserve">MTH </w:t>
            </w:r>
            <w:r w:rsidR="00D756E0" w:rsidRPr="00B60D70">
              <w:rPr>
                <w:rFonts w:ascii="TH SarabunPSK" w:hAnsi="TH SarabunPSK" w:cs="TH SarabunPSK" w:hint="cs"/>
              </w:rPr>
              <w:t>101</w:t>
            </w:r>
            <w:r w:rsidR="008408C4" w:rsidRPr="00B60D70">
              <w:rPr>
                <w:rFonts w:ascii="TH SarabunPSK" w:hAnsi="TH SarabunPSK" w:cs="TH SarabunPSK" w:hint="cs"/>
              </w:rPr>
              <w:t>01</w:t>
            </w:r>
          </w:p>
        </w:tc>
        <w:tc>
          <w:tcPr>
            <w:tcW w:w="5393" w:type="dxa"/>
          </w:tcPr>
          <w:p w14:paraId="1610C61E" w14:textId="77777777" w:rsidR="008408C4" w:rsidRPr="00B60D70" w:rsidRDefault="008408C4" w:rsidP="008408C4">
            <w:pPr>
              <w:jc w:val="left"/>
              <w:rPr>
                <w:rFonts w:ascii="TH SarabunPSK" w:hAnsi="TH SarabunPSK" w:cs="TH SarabunPSK"/>
              </w:rPr>
            </w:pPr>
            <w:proofErr w:type="spellStart"/>
            <w:r w:rsidRPr="00B60D70">
              <w:rPr>
                <w:rFonts w:ascii="TH SarabunPSK" w:hAnsi="TH SarabunPSK" w:cs="TH SarabunPSK" w:hint="cs"/>
                <w:cs/>
              </w:rPr>
              <w:t>ลิมิต</w:t>
            </w:r>
            <w:proofErr w:type="spellEnd"/>
            <w:r w:rsidRPr="00B60D70">
              <w:rPr>
                <w:rFonts w:ascii="TH SarabunPSK" w:hAnsi="TH SarabunPSK" w:cs="TH SarabunPSK" w:hint="cs"/>
                <w:cs/>
              </w:rPr>
              <w:t xml:space="preserve"> ความต่อเนื่อง และอนุพันธ์</w:t>
            </w:r>
          </w:p>
          <w:p w14:paraId="0CF2650F" w14:textId="1C8D3BBA" w:rsidR="009E6917" w:rsidRPr="00B60D70" w:rsidRDefault="008408C4" w:rsidP="008408C4">
            <w:pPr>
              <w:rPr>
                <w:rFonts w:ascii="TH SarabunPSK" w:hAnsi="TH SarabunPSK" w:cs="TH SarabunPSK"/>
                <w:cs/>
              </w:rPr>
            </w:pPr>
            <w:r w:rsidRPr="00B60D70">
              <w:rPr>
                <w:rFonts w:ascii="TH SarabunPSK" w:hAnsi="TH SarabunPSK" w:cs="TH SarabunPSK" w:hint="cs"/>
                <w:cs/>
              </w:rPr>
              <w:t>(</w:t>
            </w:r>
            <w:r w:rsidRPr="00B60D70">
              <w:rPr>
                <w:rFonts w:ascii="TH SarabunPSK" w:hAnsi="TH SarabunPSK" w:cs="TH SarabunPSK" w:hint="cs"/>
              </w:rPr>
              <w:t>Limit, Continuity and Derivatives</w:t>
            </w:r>
            <w:r w:rsidRPr="00B60D70">
              <w:rPr>
                <w:rFonts w:ascii="TH SarabunPSK" w:hAnsi="TH SarabunPSK" w:cs="TH SarabunPSK" w:hint="cs"/>
                <w:cs/>
              </w:rPr>
              <w:t>)</w:t>
            </w:r>
          </w:p>
        </w:tc>
        <w:tc>
          <w:tcPr>
            <w:tcW w:w="1218" w:type="dxa"/>
          </w:tcPr>
          <w:p w14:paraId="4A1BAE0A" w14:textId="6FE084D5" w:rsidR="009E6917" w:rsidRPr="00B60D70" w:rsidRDefault="008408C4" w:rsidP="00592146">
            <w:pPr>
              <w:rPr>
                <w:rFonts w:ascii="TH SarabunPSK" w:hAnsi="TH SarabunPSK" w:cs="TH SarabunPSK"/>
              </w:rPr>
            </w:pPr>
            <w:r w:rsidRPr="00B60D70">
              <w:rPr>
                <w:rFonts w:ascii="TH SarabunPSK" w:hAnsi="TH SarabunPSK" w:cs="TH SarabunPSK" w:hint="cs"/>
              </w:rPr>
              <w:t>2</w:t>
            </w:r>
            <w:r w:rsidRPr="00B60D70">
              <w:rPr>
                <w:rFonts w:ascii="TH SarabunPSK" w:hAnsi="TH SarabunPSK" w:cs="TH SarabunPSK" w:hint="cs"/>
                <w:cs/>
              </w:rPr>
              <w:t xml:space="preserve"> (</w:t>
            </w:r>
            <w:r w:rsidRPr="00B60D70">
              <w:rPr>
                <w:rFonts w:ascii="TH SarabunPSK" w:hAnsi="TH SarabunPSK" w:cs="TH SarabunPSK" w:hint="cs"/>
              </w:rPr>
              <w:t>2</w:t>
            </w:r>
            <w:r w:rsidRPr="00B60D70">
              <w:rPr>
                <w:rFonts w:ascii="TH SarabunPSK" w:hAnsi="TH SarabunPSK" w:cs="TH SarabunPSK" w:hint="cs"/>
                <w:cs/>
              </w:rPr>
              <w:t>-</w:t>
            </w:r>
            <w:r w:rsidRPr="00B60D70">
              <w:rPr>
                <w:rFonts w:ascii="TH SarabunPSK" w:hAnsi="TH SarabunPSK" w:cs="TH SarabunPSK" w:hint="cs"/>
              </w:rPr>
              <w:t>0</w:t>
            </w:r>
            <w:r w:rsidRPr="00B60D70">
              <w:rPr>
                <w:rFonts w:ascii="TH SarabunPSK" w:hAnsi="TH SarabunPSK" w:cs="TH SarabunPSK" w:hint="cs"/>
                <w:cs/>
              </w:rPr>
              <w:t>-</w:t>
            </w:r>
            <w:r w:rsidRPr="00B60D70">
              <w:rPr>
                <w:rFonts w:ascii="TH SarabunPSK" w:hAnsi="TH SarabunPSK" w:cs="TH SarabunPSK" w:hint="cs"/>
              </w:rPr>
              <w:t>4</w:t>
            </w:r>
            <w:r w:rsidRPr="00B60D70">
              <w:rPr>
                <w:rFonts w:ascii="TH SarabunPSK" w:hAnsi="TH SarabunPSK" w:cs="TH SarabunPSK" w:hint="cs"/>
                <w:cs/>
              </w:rPr>
              <w:t>)</w:t>
            </w:r>
          </w:p>
        </w:tc>
      </w:tr>
      <w:tr w:rsidR="00B60D70" w:rsidRPr="00B60D70" w14:paraId="277722A7" w14:textId="77777777" w:rsidTr="007F4EE8">
        <w:tc>
          <w:tcPr>
            <w:tcW w:w="988" w:type="dxa"/>
          </w:tcPr>
          <w:p w14:paraId="1BBB1981" w14:textId="77777777" w:rsidR="008408C4" w:rsidRPr="00B60D70" w:rsidRDefault="008408C4" w:rsidP="00592146">
            <w:pPr>
              <w:rPr>
                <w:rFonts w:ascii="TH SarabunPSK" w:hAnsi="TH SarabunPSK" w:cs="TH SarabunPSK"/>
              </w:rPr>
            </w:pPr>
          </w:p>
        </w:tc>
        <w:tc>
          <w:tcPr>
            <w:tcW w:w="1417" w:type="dxa"/>
          </w:tcPr>
          <w:p w14:paraId="73CE1BFD" w14:textId="7FAEB2D6" w:rsidR="008408C4" w:rsidRPr="00B60D70" w:rsidRDefault="00F551BD" w:rsidP="00592146">
            <w:pPr>
              <w:rPr>
                <w:rFonts w:ascii="TH SarabunPSK" w:hAnsi="TH SarabunPSK" w:cs="TH SarabunPSK"/>
              </w:rPr>
            </w:pPr>
            <w:r w:rsidRPr="00B60D70">
              <w:rPr>
                <w:rFonts w:ascii="TH SarabunPSK" w:hAnsi="TH SarabunPSK" w:cs="TH SarabunPSK" w:hint="cs"/>
              </w:rPr>
              <w:t xml:space="preserve">MTH </w:t>
            </w:r>
            <w:r w:rsidR="008408C4" w:rsidRPr="00B60D70">
              <w:rPr>
                <w:rFonts w:ascii="TH SarabunPSK" w:hAnsi="TH SarabunPSK" w:cs="TH SarabunPSK" w:hint="cs"/>
              </w:rPr>
              <w:t>10102</w:t>
            </w:r>
          </w:p>
        </w:tc>
        <w:tc>
          <w:tcPr>
            <w:tcW w:w="5393" w:type="dxa"/>
          </w:tcPr>
          <w:p w14:paraId="7551096E" w14:textId="77777777" w:rsidR="008408C4" w:rsidRPr="00B60D70" w:rsidRDefault="008408C4" w:rsidP="008408C4">
            <w:pPr>
              <w:jc w:val="left"/>
              <w:rPr>
                <w:rFonts w:ascii="TH SarabunPSK" w:hAnsi="TH SarabunPSK" w:cs="TH SarabunPSK"/>
              </w:rPr>
            </w:pPr>
            <w:r w:rsidRPr="00B60D70">
              <w:rPr>
                <w:rFonts w:ascii="TH SarabunPSK" w:hAnsi="TH SarabunPSK" w:cs="TH SarabunPSK" w:hint="cs"/>
                <w:cs/>
              </w:rPr>
              <w:t>ปริพันธ์</w:t>
            </w:r>
          </w:p>
          <w:p w14:paraId="4514A69B" w14:textId="40E3ACB5" w:rsidR="008408C4" w:rsidRPr="00B60D70" w:rsidRDefault="008408C4" w:rsidP="008408C4">
            <w:pPr>
              <w:rPr>
                <w:rFonts w:ascii="TH SarabunPSK" w:hAnsi="TH SarabunPSK" w:cs="TH SarabunPSK"/>
                <w:cs/>
                <w:lang w:val="th-TH"/>
              </w:rPr>
            </w:pPr>
            <w:r w:rsidRPr="00B60D70">
              <w:rPr>
                <w:rFonts w:ascii="TH SarabunPSK" w:hAnsi="TH SarabunPSK" w:cs="TH SarabunPSK" w:hint="cs"/>
                <w:cs/>
              </w:rPr>
              <w:t>(</w:t>
            </w:r>
            <w:r w:rsidRPr="00B60D70">
              <w:rPr>
                <w:rFonts w:ascii="TH SarabunPSK" w:hAnsi="TH SarabunPSK" w:cs="TH SarabunPSK" w:hint="cs"/>
              </w:rPr>
              <w:t>Integrals</w:t>
            </w:r>
            <w:r w:rsidRPr="00B60D70">
              <w:rPr>
                <w:rFonts w:ascii="TH SarabunPSK" w:hAnsi="TH SarabunPSK" w:cs="TH SarabunPSK" w:hint="cs"/>
                <w:cs/>
              </w:rPr>
              <w:t>)</w:t>
            </w:r>
          </w:p>
        </w:tc>
        <w:tc>
          <w:tcPr>
            <w:tcW w:w="1218" w:type="dxa"/>
          </w:tcPr>
          <w:p w14:paraId="44485F27" w14:textId="22192B0D" w:rsidR="008408C4" w:rsidRPr="00B60D70" w:rsidRDefault="008408C4" w:rsidP="00592146">
            <w:pPr>
              <w:rPr>
                <w:rFonts w:ascii="TH SarabunPSK" w:hAnsi="TH SarabunPSK" w:cs="TH SarabunPSK"/>
              </w:rPr>
            </w:pPr>
            <w:r w:rsidRPr="00B60D70">
              <w:rPr>
                <w:rFonts w:ascii="TH SarabunPSK" w:hAnsi="TH SarabunPSK" w:cs="TH SarabunPSK" w:hint="cs"/>
              </w:rPr>
              <w:t>1</w:t>
            </w:r>
            <w:r w:rsidRPr="00B60D70">
              <w:rPr>
                <w:rFonts w:ascii="TH SarabunPSK" w:hAnsi="TH SarabunPSK" w:cs="TH SarabunPSK" w:hint="cs"/>
                <w:cs/>
              </w:rPr>
              <w:t xml:space="preserve"> (</w:t>
            </w:r>
            <w:r w:rsidRPr="00B60D70">
              <w:rPr>
                <w:rFonts w:ascii="TH SarabunPSK" w:hAnsi="TH SarabunPSK" w:cs="TH SarabunPSK" w:hint="cs"/>
              </w:rPr>
              <w:t>1</w:t>
            </w:r>
            <w:r w:rsidRPr="00B60D70">
              <w:rPr>
                <w:rFonts w:ascii="TH SarabunPSK" w:hAnsi="TH SarabunPSK" w:cs="TH SarabunPSK" w:hint="cs"/>
                <w:cs/>
              </w:rPr>
              <w:t>-</w:t>
            </w:r>
            <w:r w:rsidRPr="00B60D70">
              <w:rPr>
                <w:rFonts w:ascii="TH SarabunPSK" w:hAnsi="TH SarabunPSK" w:cs="TH SarabunPSK" w:hint="cs"/>
              </w:rPr>
              <w:t>0</w:t>
            </w:r>
            <w:r w:rsidRPr="00B60D70">
              <w:rPr>
                <w:rFonts w:ascii="TH SarabunPSK" w:hAnsi="TH SarabunPSK" w:cs="TH SarabunPSK" w:hint="cs"/>
                <w:cs/>
              </w:rPr>
              <w:t>-</w:t>
            </w:r>
            <w:r w:rsidRPr="00B60D70">
              <w:rPr>
                <w:rFonts w:ascii="TH SarabunPSK" w:hAnsi="TH SarabunPSK" w:cs="TH SarabunPSK" w:hint="cs"/>
              </w:rPr>
              <w:t>2</w:t>
            </w:r>
            <w:r w:rsidRPr="00B60D70">
              <w:rPr>
                <w:rFonts w:ascii="TH SarabunPSK" w:hAnsi="TH SarabunPSK" w:cs="TH SarabunPSK" w:hint="cs"/>
                <w:cs/>
              </w:rPr>
              <w:t>)</w:t>
            </w:r>
          </w:p>
        </w:tc>
      </w:tr>
      <w:tr w:rsidR="00B60D70" w:rsidRPr="00B60D70" w14:paraId="7691D355" w14:textId="77777777" w:rsidTr="007F4EE8">
        <w:tc>
          <w:tcPr>
            <w:tcW w:w="988" w:type="dxa"/>
          </w:tcPr>
          <w:p w14:paraId="03831233" w14:textId="77777777" w:rsidR="009E6917" w:rsidRPr="00B60D70" w:rsidRDefault="009E6917" w:rsidP="00592146">
            <w:pPr>
              <w:rPr>
                <w:rFonts w:ascii="TH SarabunPSK" w:hAnsi="TH SarabunPSK" w:cs="TH SarabunPSK"/>
              </w:rPr>
            </w:pPr>
          </w:p>
        </w:tc>
        <w:tc>
          <w:tcPr>
            <w:tcW w:w="1417" w:type="dxa"/>
          </w:tcPr>
          <w:p w14:paraId="565DE29A" w14:textId="2FA4C787" w:rsidR="009E6917" w:rsidRPr="00B60D70" w:rsidRDefault="00F551BD" w:rsidP="00592146">
            <w:pPr>
              <w:rPr>
                <w:rFonts w:ascii="TH SarabunPSK" w:hAnsi="TH SarabunPSK" w:cs="TH SarabunPSK"/>
              </w:rPr>
            </w:pPr>
            <w:r w:rsidRPr="00B60D70">
              <w:rPr>
                <w:rFonts w:ascii="TH SarabunPSK" w:hAnsi="TH SarabunPSK" w:cs="TH SarabunPSK" w:hint="cs"/>
              </w:rPr>
              <w:t xml:space="preserve">MTH </w:t>
            </w:r>
            <w:r w:rsidR="008408C4" w:rsidRPr="00B60D70">
              <w:rPr>
                <w:rFonts w:ascii="TH SarabunPSK" w:hAnsi="TH SarabunPSK" w:cs="TH SarabunPSK" w:hint="cs"/>
              </w:rPr>
              <w:t>10201</w:t>
            </w:r>
          </w:p>
        </w:tc>
        <w:tc>
          <w:tcPr>
            <w:tcW w:w="5393" w:type="dxa"/>
          </w:tcPr>
          <w:p w14:paraId="1C205863" w14:textId="77777777" w:rsidR="008408C4" w:rsidRPr="00B60D70" w:rsidRDefault="008408C4" w:rsidP="00592146">
            <w:pPr>
              <w:rPr>
                <w:rFonts w:ascii="TH SarabunPSK" w:hAnsi="TH SarabunPSK" w:cs="TH SarabunPSK"/>
              </w:rPr>
            </w:pPr>
            <w:r w:rsidRPr="00B60D70">
              <w:rPr>
                <w:rFonts w:ascii="TH SarabunPSK" w:hAnsi="TH SarabunPSK" w:cs="TH SarabunPSK" w:hint="cs"/>
                <w:cs/>
                <w:lang w:val="th-TH"/>
              </w:rPr>
              <w:t>อุปนัยเชิงคณิตศาสตร์ ลำดับและอนุกรม</w:t>
            </w:r>
          </w:p>
          <w:p w14:paraId="0B580BCA" w14:textId="032BFDC5" w:rsidR="009E6917" w:rsidRPr="00B60D70" w:rsidRDefault="00781D97" w:rsidP="00592146">
            <w:pPr>
              <w:rPr>
                <w:rFonts w:ascii="TH SarabunPSK" w:hAnsi="TH SarabunPSK" w:cs="TH SarabunPSK"/>
                <w:cs/>
              </w:rPr>
            </w:pPr>
            <w:r w:rsidRPr="00B60D70">
              <w:rPr>
                <w:rFonts w:ascii="TH SarabunPSK" w:hAnsi="TH SarabunPSK" w:cs="TH SarabunPSK"/>
              </w:rPr>
              <w:t>(</w:t>
            </w:r>
            <w:r w:rsidR="00B1533F" w:rsidRPr="00B60D70">
              <w:rPr>
                <w:rFonts w:ascii="TH SarabunPSK" w:hAnsi="TH SarabunPSK" w:cs="TH SarabunPSK" w:hint="cs"/>
              </w:rPr>
              <w:t>Mathematical Induction, Sequences and Series</w:t>
            </w:r>
            <w:r w:rsidRPr="00B60D70">
              <w:rPr>
                <w:rFonts w:ascii="TH SarabunPSK" w:hAnsi="TH SarabunPSK" w:cs="TH SarabunPSK"/>
              </w:rPr>
              <w:t>)</w:t>
            </w:r>
          </w:p>
        </w:tc>
        <w:tc>
          <w:tcPr>
            <w:tcW w:w="1218" w:type="dxa"/>
          </w:tcPr>
          <w:p w14:paraId="4BC8EF51" w14:textId="58283506" w:rsidR="009E6917" w:rsidRPr="00B60D70" w:rsidRDefault="008408C4" w:rsidP="00592146">
            <w:pPr>
              <w:rPr>
                <w:rFonts w:ascii="TH SarabunPSK" w:hAnsi="TH SarabunPSK" w:cs="TH SarabunPSK"/>
              </w:rPr>
            </w:pPr>
            <w:r w:rsidRPr="00B60D70">
              <w:rPr>
                <w:rFonts w:ascii="TH SarabunPSK" w:hAnsi="TH SarabunPSK" w:cs="TH SarabunPSK" w:hint="cs"/>
              </w:rPr>
              <w:t>1</w:t>
            </w:r>
            <w:r w:rsidRPr="00B60D70">
              <w:rPr>
                <w:rFonts w:ascii="TH SarabunPSK" w:hAnsi="TH SarabunPSK" w:cs="TH SarabunPSK" w:hint="cs"/>
                <w:cs/>
              </w:rPr>
              <w:t xml:space="preserve"> (</w:t>
            </w:r>
            <w:r w:rsidRPr="00B60D70">
              <w:rPr>
                <w:rFonts w:ascii="TH SarabunPSK" w:hAnsi="TH SarabunPSK" w:cs="TH SarabunPSK" w:hint="cs"/>
              </w:rPr>
              <w:t>1</w:t>
            </w:r>
            <w:r w:rsidRPr="00B60D70">
              <w:rPr>
                <w:rFonts w:ascii="TH SarabunPSK" w:hAnsi="TH SarabunPSK" w:cs="TH SarabunPSK" w:hint="cs"/>
                <w:cs/>
              </w:rPr>
              <w:t>-</w:t>
            </w:r>
            <w:r w:rsidRPr="00B60D70">
              <w:rPr>
                <w:rFonts w:ascii="TH SarabunPSK" w:hAnsi="TH SarabunPSK" w:cs="TH SarabunPSK" w:hint="cs"/>
              </w:rPr>
              <w:t>0</w:t>
            </w:r>
            <w:r w:rsidRPr="00B60D70">
              <w:rPr>
                <w:rFonts w:ascii="TH SarabunPSK" w:hAnsi="TH SarabunPSK" w:cs="TH SarabunPSK" w:hint="cs"/>
                <w:cs/>
              </w:rPr>
              <w:t>-</w:t>
            </w:r>
            <w:r w:rsidRPr="00B60D70">
              <w:rPr>
                <w:rFonts w:ascii="TH SarabunPSK" w:hAnsi="TH SarabunPSK" w:cs="TH SarabunPSK" w:hint="cs"/>
              </w:rPr>
              <w:t>2</w:t>
            </w:r>
            <w:r w:rsidRPr="00B60D70">
              <w:rPr>
                <w:rFonts w:ascii="TH SarabunPSK" w:hAnsi="TH SarabunPSK" w:cs="TH SarabunPSK" w:hint="cs"/>
                <w:cs/>
              </w:rPr>
              <w:t>)</w:t>
            </w:r>
          </w:p>
        </w:tc>
      </w:tr>
      <w:tr w:rsidR="00B60D70" w:rsidRPr="00B60D70" w14:paraId="76830752" w14:textId="77777777" w:rsidTr="007F4EE8">
        <w:tc>
          <w:tcPr>
            <w:tcW w:w="988" w:type="dxa"/>
          </w:tcPr>
          <w:p w14:paraId="5771F090" w14:textId="77777777" w:rsidR="008408C4" w:rsidRPr="00B60D70" w:rsidRDefault="008408C4" w:rsidP="00592146">
            <w:pPr>
              <w:rPr>
                <w:rFonts w:ascii="TH SarabunPSK" w:hAnsi="TH SarabunPSK" w:cs="TH SarabunPSK"/>
              </w:rPr>
            </w:pPr>
          </w:p>
        </w:tc>
        <w:tc>
          <w:tcPr>
            <w:tcW w:w="1417" w:type="dxa"/>
          </w:tcPr>
          <w:p w14:paraId="4926AEB6" w14:textId="6326646F" w:rsidR="008408C4" w:rsidRPr="00B60D70" w:rsidRDefault="00F551BD" w:rsidP="00592146">
            <w:pPr>
              <w:rPr>
                <w:rFonts w:ascii="TH SarabunPSK" w:hAnsi="TH SarabunPSK" w:cs="TH SarabunPSK"/>
              </w:rPr>
            </w:pPr>
            <w:r w:rsidRPr="00B60D70">
              <w:rPr>
                <w:rFonts w:ascii="TH SarabunPSK" w:hAnsi="TH SarabunPSK" w:cs="TH SarabunPSK" w:hint="cs"/>
              </w:rPr>
              <w:t xml:space="preserve">MTH </w:t>
            </w:r>
            <w:r w:rsidR="00B1533F" w:rsidRPr="00B60D70">
              <w:rPr>
                <w:rFonts w:ascii="TH SarabunPSK" w:hAnsi="TH SarabunPSK" w:cs="TH SarabunPSK" w:hint="cs"/>
              </w:rPr>
              <w:t>10202</w:t>
            </w:r>
          </w:p>
        </w:tc>
        <w:tc>
          <w:tcPr>
            <w:tcW w:w="5393" w:type="dxa"/>
          </w:tcPr>
          <w:p w14:paraId="59C6A0D1" w14:textId="77777777" w:rsidR="00924445" w:rsidRPr="00B60D70" w:rsidRDefault="008408C4" w:rsidP="00592146">
            <w:pPr>
              <w:rPr>
                <w:rFonts w:ascii="TH SarabunPSK" w:hAnsi="TH SarabunPSK" w:cs="TH SarabunPSK"/>
                <w:lang w:val="th-TH"/>
              </w:rPr>
            </w:pPr>
            <w:proofErr w:type="spellStart"/>
            <w:r w:rsidRPr="00B60D70">
              <w:rPr>
                <w:rFonts w:ascii="TH SarabunPSK" w:hAnsi="TH SarabunPSK" w:cs="TH SarabunPSK" w:hint="cs"/>
                <w:cs/>
                <w:lang w:val="th-TH"/>
              </w:rPr>
              <w:t>เวคเตอร์</w:t>
            </w:r>
            <w:proofErr w:type="spellEnd"/>
            <w:r w:rsidRPr="00B60D70">
              <w:rPr>
                <w:rFonts w:ascii="TH SarabunPSK" w:hAnsi="TH SarabunPSK" w:cs="TH SarabunPSK" w:hint="cs"/>
                <w:cs/>
                <w:lang w:val="th-TH"/>
              </w:rPr>
              <w:t xml:space="preserve"> เส้นตรงและระนาบในปริภูมิสามมิติ และฟังก์ชันเวกเตอร์ </w:t>
            </w:r>
          </w:p>
          <w:p w14:paraId="6C095342" w14:textId="567B7865" w:rsidR="008408C4" w:rsidRPr="00B60D70" w:rsidRDefault="008408C4" w:rsidP="00592146">
            <w:pPr>
              <w:rPr>
                <w:rFonts w:ascii="TH SarabunPSK" w:hAnsi="TH SarabunPSK" w:cs="TH SarabunPSK"/>
                <w:cs/>
              </w:rPr>
            </w:pPr>
            <w:r w:rsidRPr="00B60D70">
              <w:rPr>
                <w:rFonts w:ascii="TH SarabunPSK" w:hAnsi="TH SarabunPSK" w:cs="TH SarabunPSK" w:hint="cs"/>
                <w:cs/>
                <w:lang w:val="th-TH"/>
              </w:rPr>
              <w:t>(</w:t>
            </w:r>
            <w:r w:rsidRPr="00B60D70">
              <w:rPr>
                <w:rFonts w:ascii="TH SarabunPSK" w:hAnsi="TH SarabunPSK" w:cs="TH SarabunPSK" w:hint="cs"/>
              </w:rPr>
              <w:t xml:space="preserve">Vectors, Lines and Planes in a </w:t>
            </w:r>
            <w:r w:rsidRPr="00B60D70">
              <w:rPr>
                <w:rFonts w:ascii="TH SarabunPSK" w:hAnsi="TH SarabunPSK" w:cs="TH SarabunPSK" w:hint="cs"/>
                <w:cs/>
                <w:lang w:val="th-TH"/>
              </w:rPr>
              <w:t>3</w:t>
            </w:r>
            <w:r w:rsidRPr="00B60D70">
              <w:rPr>
                <w:rFonts w:ascii="TH SarabunPSK" w:hAnsi="TH SarabunPSK" w:cs="TH SarabunPSK" w:hint="cs"/>
              </w:rPr>
              <w:t>D-Space and Vector Functions)</w:t>
            </w:r>
          </w:p>
        </w:tc>
        <w:tc>
          <w:tcPr>
            <w:tcW w:w="1218" w:type="dxa"/>
          </w:tcPr>
          <w:p w14:paraId="3CCBEE55" w14:textId="1ABA96FC" w:rsidR="008408C4" w:rsidRPr="00B60D70" w:rsidRDefault="008408C4" w:rsidP="00592146">
            <w:pPr>
              <w:rPr>
                <w:rFonts w:ascii="TH SarabunPSK" w:hAnsi="TH SarabunPSK" w:cs="TH SarabunPSK"/>
              </w:rPr>
            </w:pPr>
            <w:r w:rsidRPr="00B60D70">
              <w:rPr>
                <w:rFonts w:ascii="TH SarabunPSK" w:hAnsi="TH SarabunPSK" w:cs="TH SarabunPSK" w:hint="cs"/>
              </w:rPr>
              <w:t>1</w:t>
            </w:r>
            <w:r w:rsidRPr="00B60D70">
              <w:rPr>
                <w:rFonts w:ascii="TH SarabunPSK" w:hAnsi="TH SarabunPSK" w:cs="TH SarabunPSK" w:hint="cs"/>
                <w:cs/>
              </w:rPr>
              <w:t xml:space="preserve"> (</w:t>
            </w:r>
            <w:r w:rsidRPr="00B60D70">
              <w:rPr>
                <w:rFonts w:ascii="TH SarabunPSK" w:hAnsi="TH SarabunPSK" w:cs="TH SarabunPSK" w:hint="cs"/>
              </w:rPr>
              <w:t>1</w:t>
            </w:r>
            <w:r w:rsidRPr="00B60D70">
              <w:rPr>
                <w:rFonts w:ascii="TH SarabunPSK" w:hAnsi="TH SarabunPSK" w:cs="TH SarabunPSK" w:hint="cs"/>
                <w:cs/>
              </w:rPr>
              <w:t>-</w:t>
            </w:r>
            <w:r w:rsidRPr="00B60D70">
              <w:rPr>
                <w:rFonts w:ascii="TH SarabunPSK" w:hAnsi="TH SarabunPSK" w:cs="TH SarabunPSK" w:hint="cs"/>
              </w:rPr>
              <w:t>0</w:t>
            </w:r>
            <w:r w:rsidRPr="00B60D70">
              <w:rPr>
                <w:rFonts w:ascii="TH SarabunPSK" w:hAnsi="TH SarabunPSK" w:cs="TH SarabunPSK" w:hint="cs"/>
                <w:cs/>
              </w:rPr>
              <w:t>-</w:t>
            </w:r>
            <w:r w:rsidRPr="00B60D70">
              <w:rPr>
                <w:rFonts w:ascii="TH SarabunPSK" w:hAnsi="TH SarabunPSK" w:cs="TH SarabunPSK" w:hint="cs"/>
              </w:rPr>
              <w:t>2</w:t>
            </w:r>
            <w:r w:rsidRPr="00B60D70">
              <w:rPr>
                <w:rFonts w:ascii="TH SarabunPSK" w:hAnsi="TH SarabunPSK" w:cs="TH SarabunPSK" w:hint="cs"/>
                <w:cs/>
              </w:rPr>
              <w:t>)</w:t>
            </w:r>
          </w:p>
        </w:tc>
      </w:tr>
      <w:tr w:rsidR="00B60D70" w:rsidRPr="00B60D70" w14:paraId="69DEA222" w14:textId="77777777" w:rsidTr="00623DF2">
        <w:tc>
          <w:tcPr>
            <w:tcW w:w="988" w:type="dxa"/>
          </w:tcPr>
          <w:p w14:paraId="58EBAA7D" w14:textId="77777777" w:rsidR="008408C4" w:rsidRPr="00B60D70" w:rsidRDefault="008408C4" w:rsidP="00592146">
            <w:pPr>
              <w:rPr>
                <w:rFonts w:ascii="TH SarabunPSK" w:hAnsi="TH SarabunPSK" w:cs="TH SarabunPSK"/>
              </w:rPr>
            </w:pPr>
          </w:p>
        </w:tc>
        <w:tc>
          <w:tcPr>
            <w:tcW w:w="1417" w:type="dxa"/>
          </w:tcPr>
          <w:p w14:paraId="63F869D4" w14:textId="23885D27" w:rsidR="008408C4" w:rsidRPr="00B60D70" w:rsidRDefault="00F551BD" w:rsidP="00592146">
            <w:pPr>
              <w:rPr>
                <w:rFonts w:ascii="TH SarabunPSK" w:hAnsi="TH SarabunPSK" w:cs="TH SarabunPSK"/>
              </w:rPr>
            </w:pPr>
            <w:r w:rsidRPr="00B60D70">
              <w:rPr>
                <w:rFonts w:ascii="TH SarabunPSK" w:hAnsi="TH SarabunPSK" w:cs="TH SarabunPSK" w:hint="cs"/>
              </w:rPr>
              <w:t xml:space="preserve">MTH </w:t>
            </w:r>
            <w:r w:rsidR="00B1533F" w:rsidRPr="00B60D70">
              <w:rPr>
                <w:rFonts w:ascii="TH SarabunPSK" w:hAnsi="TH SarabunPSK" w:cs="TH SarabunPSK" w:hint="cs"/>
              </w:rPr>
              <w:t>10203</w:t>
            </w:r>
          </w:p>
        </w:tc>
        <w:tc>
          <w:tcPr>
            <w:tcW w:w="5393" w:type="dxa"/>
          </w:tcPr>
          <w:p w14:paraId="004FB044" w14:textId="77777777" w:rsidR="00B1533F" w:rsidRPr="00B60D70" w:rsidRDefault="00B1533F" w:rsidP="00592146">
            <w:pPr>
              <w:rPr>
                <w:rFonts w:ascii="TH SarabunPSK" w:hAnsi="TH SarabunPSK" w:cs="TH SarabunPSK"/>
              </w:rPr>
            </w:pPr>
            <w:r w:rsidRPr="00B60D70">
              <w:rPr>
                <w:rFonts w:ascii="TH SarabunPSK" w:hAnsi="TH SarabunPSK" w:cs="TH SarabunPSK" w:hint="cs"/>
                <w:cs/>
                <w:lang w:val="th-TH"/>
              </w:rPr>
              <w:t xml:space="preserve">ปริพันธ์หลายชั้น </w:t>
            </w:r>
          </w:p>
          <w:p w14:paraId="4C00E3D9" w14:textId="44A16FED" w:rsidR="008408C4" w:rsidRPr="00B60D70" w:rsidRDefault="00B1533F" w:rsidP="00592146">
            <w:pPr>
              <w:rPr>
                <w:rFonts w:ascii="TH SarabunPSK" w:hAnsi="TH SarabunPSK" w:cs="TH SarabunPSK"/>
                <w:cs/>
                <w:lang w:val="th-TH"/>
              </w:rPr>
            </w:pPr>
            <w:r w:rsidRPr="00B60D70">
              <w:rPr>
                <w:rFonts w:ascii="TH SarabunPSK" w:hAnsi="TH SarabunPSK" w:cs="TH SarabunPSK" w:hint="cs"/>
                <w:cs/>
                <w:lang w:val="th-TH"/>
              </w:rPr>
              <w:t>(</w:t>
            </w:r>
            <w:proofErr w:type="spellStart"/>
            <w:r w:rsidRPr="00B60D70">
              <w:rPr>
                <w:rFonts w:ascii="TH SarabunPSK" w:hAnsi="TH SarabunPSK" w:cs="TH SarabunPSK" w:hint="cs"/>
                <w:lang w:val="th-TH"/>
              </w:rPr>
              <w:t>Multiple</w:t>
            </w:r>
            <w:proofErr w:type="spellEnd"/>
            <w:r w:rsidRPr="00B60D70">
              <w:rPr>
                <w:rFonts w:ascii="TH SarabunPSK" w:hAnsi="TH SarabunPSK" w:cs="TH SarabunPSK" w:hint="cs"/>
                <w:lang w:val="th-TH"/>
              </w:rPr>
              <w:t xml:space="preserve"> </w:t>
            </w:r>
            <w:proofErr w:type="spellStart"/>
            <w:r w:rsidRPr="00B60D70">
              <w:rPr>
                <w:rFonts w:ascii="TH SarabunPSK" w:hAnsi="TH SarabunPSK" w:cs="TH SarabunPSK" w:hint="cs"/>
                <w:lang w:val="th-TH"/>
              </w:rPr>
              <w:t>Integrals</w:t>
            </w:r>
            <w:proofErr w:type="spellEnd"/>
            <w:r w:rsidRPr="00B60D70">
              <w:rPr>
                <w:rFonts w:ascii="TH SarabunPSK" w:hAnsi="TH SarabunPSK" w:cs="TH SarabunPSK" w:hint="cs"/>
                <w:lang w:val="th-TH"/>
              </w:rPr>
              <w:t>)</w:t>
            </w:r>
          </w:p>
        </w:tc>
        <w:tc>
          <w:tcPr>
            <w:tcW w:w="1218" w:type="dxa"/>
          </w:tcPr>
          <w:p w14:paraId="5931E302" w14:textId="44307FC8" w:rsidR="008408C4" w:rsidRPr="00B60D70" w:rsidRDefault="00B1533F" w:rsidP="00592146">
            <w:pPr>
              <w:rPr>
                <w:rFonts w:ascii="TH SarabunPSK" w:hAnsi="TH SarabunPSK" w:cs="TH SarabunPSK"/>
              </w:rPr>
            </w:pPr>
            <w:r w:rsidRPr="00B60D70">
              <w:rPr>
                <w:rFonts w:ascii="TH SarabunPSK" w:hAnsi="TH SarabunPSK" w:cs="TH SarabunPSK" w:hint="cs"/>
              </w:rPr>
              <w:t>1</w:t>
            </w:r>
            <w:r w:rsidRPr="00B60D70">
              <w:rPr>
                <w:rFonts w:ascii="TH SarabunPSK" w:hAnsi="TH SarabunPSK" w:cs="TH SarabunPSK" w:hint="cs"/>
                <w:cs/>
              </w:rPr>
              <w:t xml:space="preserve"> (</w:t>
            </w:r>
            <w:r w:rsidRPr="00B60D70">
              <w:rPr>
                <w:rFonts w:ascii="TH SarabunPSK" w:hAnsi="TH SarabunPSK" w:cs="TH SarabunPSK" w:hint="cs"/>
              </w:rPr>
              <w:t>1</w:t>
            </w:r>
            <w:r w:rsidRPr="00B60D70">
              <w:rPr>
                <w:rFonts w:ascii="TH SarabunPSK" w:hAnsi="TH SarabunPSK" w:cs="TH SarabunPSK" w:hint="cs"/>
                <w:cs/>
              </w:rPr>
              <w:t>-</w:t>
            </w:r>
            <w:r w:rsidRPr="00B60D70">
              <w:rPr>
                <w:rFonts w:ascii="TH SarabunPSK" w:hAnsi="TH SarabunPSK" w:cs="TH SarabunPSK" w:hint="cs"/>
              </w:rPr>
              <w:t>0</w:t>
            </w:r>
            <w:r w:rsidRPr="00B60D70">
              <w:rPr>
                <w:rFonts w:ascii="TH SarabunPSK" w:hAnsi="TH SarabunPSK" w:cs="TH SarabunPSK" w:hint="cs"/>
                <w:cs/>
              </w:rPr>
              <w:t>-</w:t>
            </w:r>
            <w:r w:rsidRPr="00B60D70">
              <w:rPr>
                <w:rFonts w:ascii="TH SarabunPSK" w:hAnsi="TH SarabunPSK" w:cs="TH SarabunPSK" w:hint="cs"/>
              </w:rPr>
              <w:t>2</w:t>
            </w:r>
            <w:r w:rsidRPr="00B60D70">
              <w:rPr>
                <w:rFonts w:ascii="TH SarabunPSK" w:hAnsi="TH SarabunPSK" w:cs="TH SarabunPSK" w:hint="cs"/>
                <w:cs/>
              </w:rPr>
              <w:t>)</w:t>
            </w:r>
          </w:p>
        </w:tc>
      </w:tr>
      <w:tr w:rsidR="00B60D70" w:rsidRPr="00B60D70" w14:paraId="361EF03E" w14:textId="77777777" w:rsidTr="00623DF2">
        <w:tc>
          <w:tcPr>
            <w:tcW w:w="988" w:type="dxa"/>
          </w:tcPr>
          <w:p w14:paraId="53656D12" w14:textId="77777777" w:rsidR="009E6917" w:rsidRPr="00B60D70" w:rsidRDefault="009E6917" w:rsidP="00592146">
            <w:pPr>
              <w:rPr>
                <w:rFonts w:ascii="TH SarabunPSK" w:hAnsi="TH SarabunPSK" w:cs="TH SarabunPSK"/>
              </w:rPr>
            </w:pPr>
          </w:p>
        </w:tc>
        <w:tc>
          <w:tcPr>
            <w:tcW w:w="1417" w:type="dxa"/>
          </w:tcPr>
          <w:p w14:paraId="75163BDB" w14:textId="2C515529" w:rsidR="009E6917" w:rsidRPr="00B60D70" w:rsidRDefault="00F551BD" w:rsidP="00E756FD">
            <w:pPr>
              <w:rPr>
                <w:rFonts w:ascii="TH SarabunPSK" w:hAnsi="TH SarabunPSK" w:cs="TH SarabunPSK"/>
              </w:rPr>
            </w:pPr>
            <w:r w:rsidRPr="00B60D70">
              <w:rPr>
                <w:rFonts w:ascii="TH SarabunPSK" w:hAnsi="TH SarabunPSK" w:cs="TH SarabunPSK" w:hint="cs"/>
              </w:rPr>
              <w:t xml:space="preserve">MTH </w:t>
            </w:r>
            <w:r w:rsidR="00E756FD" w:rsidRPr="00B60D70">
              <w:rPr>
                <w:rFonts w:ascii="TH SarabunPSK" w:hAnsi="TH SarabunPSK" w:cs="TH SarabunPSK" w:hint="cs"/>
                <w:cs/>
              </w:rPr>
              <w:t>20101</w:t>
            </w:r>
          </w:p>
        </w:tc>
        <w:tc>
          <w:tcPr>
            <w:tcW w:w="5393" w:type="dxa"/>
          </w:tcPr>
          <w:p w14:paraId="2ABC68F8" w14:textId="77777777" w:rsidR="00623DF2" w:rsidRPr="00B60D70" w:rsidRDefault="00E756FD" w:rsidP="00592146">
            <w:pPr>
              <w:rPr>
                <w:rFonts w:ascii="TH SarabunPSK" w:hAnsi="TH SarabunPSK" w:cs="TH SarabunPSK"/>
              </w:rPr>
            </w:pPr>
            <w:r w:rsidRPr="00B60D70">
              <w:rPr>
                <w:rFonts w:ascii="TH SarabunPSK" w:hAnsi="TH SarabunPSK" w:cs="TH SarabunPSK" w:hint="cs"/>
                <w:cs/>
              </w:rPr>
              <w:t xml:space="preserve">แคลคูลัสเชิงเวกเตอร์ </w:t>
            </w:r>
          </w:p>
          <w:p w14:paraId="1B800B0E" w14:textId="77777777" w:rsidR="00623DF2" w:rsidRDefault="00E756FD" w:rsidP="00623DF2">
            <w:pPr>
              <w:rPr>
                <w:rFonts w:ascii="TH SarabunPSK" w:hAnsi="TH SarabunPSK" w:cs="TH SarabunPSK"/>
              </w:rPr>
            </w:pPr>
            <w:r w:rsidRPr="00B60D70">
              <w:rPr>
                <w:rFonts w:ascii="TH SarabunPSK" w:hAnsi="TH SarabunPSK" w:cs="TH SarabunPSK" w:hint="cs"/>
                <w:cs/>
              </w:rPr>
              <w:t>(</w:t>
            </w:r>
            <w:r w:rsidRPr="00B60D70">
              <w:rPr>
                <w:rFonts w:ascii="TH SarabunPSK" w:eastAsia="Cordia New" w:hAnsi="TH SarabunPSK" w:cs="TH SarabunPSK" w:hint="cs"/>
                <w:noProof/>
              </w:rPr>
              <w:t>Vector Calculus</w:t>
            </w:r>
            <w:r w:rsidRPr="00B60D70">
              <w:rPr>
                <w:rFonts w:ascii="TH SarabunPSK" w:hAnsi="TH SarabunPSK" w:cs="TH SarabunPSK" w:hint="cs"/>
                <w:cs/>
              </w:rPr>
              <w:t>)</w:t>
            </w:r>
          </w:p>
          <w:p w14:paraId="20B39A63" w14:textId="0FA72D43" w:rsidR="008C7EB1" w:rsidRPr="00B60D70" w:rsidRDefault="008C7EB1" w:rsidP="00623DF2">
            <w:pPr>
              <w:rPr>
                <w:rFonts w:ascii="TH SarabunPSK" w:hAnsi="TH SarabunPSK" w:cs="TH SarabunPSK" w:hint="cs"/>
                <w:cs/>
              </w:rPr>
            </w:pPr>
          </w:p>
        </w:tc>
        <w:tc>
          <w:tcPr>
            <w:tcW w:w="1218" w:type="dxa"/>
          </w:tcPr>
          <w:p w14:paraId="25367B25" w14:textId="3D5D3955" w:rsidR="009E6917" w:rsidRPr="00B60D70" w:rsidRDefault="00E756FD" w:rsidP="00592146">
            <w:pPr>
              <w:rPr>
                <w:rFonts w:ascii="TH SarabunPSK" w:hAnsi="TH SarabunPSK" w:cs="TH SarabunPSK"/>
              </w:rPr>
            </w:pPr>
            <w:r w:rsidRPr="00B60D70">
              <w:rPr>
                <w:rFonts w:ascii="TH SarabunPSK" w:hAnsi="TH SarabunPSK" w:cs="TH SarabunPSK" w:hint="cs"/>
              </w:rPr>
              <w:t>1</w:t>
            </w:r>
            <w:r w:rsidRPr="00B60D70">
              <w:rPr>
                <w:rFonts w:ascii="TH SarabunPSK" w:hAnsi="TH SarabunPSK" w:cs="TH SarabunPSK" w:hint="cs"/>
                <w:cs/>
              </w:rPr>
              <w:t xml:space="preserve"> (</w:t>
            </w:r>
            <w:r w:rsidRPr="00B60D70">
              <w:rPr>
                <w:rFonts w:ascii="TH SarabunPSK" w:hAnsi="TH SarabunPSK" w:cs="TH SarabunPSK" w:hint="cs"/>
              </w:rPr>
              <w:t>1</w:t>
            </w:r>
            <w:r w:rsidRPr="00B60D70">
              <w:rPr>
                <w:rFonts w:ascii="TH SarabunPSK" w:hAnsi="TH SarabunPSK" w:cs="TH SarabunPSK" w:hint="cs"/>
                <w:cs/>
              </w:rPr>
              <w:t>-</w:t>
            </w:r>
            <w:r w:rsidRPr="00B60D70">
              <w:rPr>
                <w:rFonts w:ascii="TH SarabunPSK" w:hAnsi="TH SarabunPSK" w:cs="TH SarabunPSK" w:hint="cs"/>
              </w:rPr>
              <w:t>0</w:t>
            </w:r>
            <w:r w:rsidRPr="00B60D70">
              <w:rPr>
                <w:rFonts w:ascii="TH SarabunPSK" w:hAnsi="TH SarabunPSK" w:cs="TH SarabunPSK" w:hint="cs"/>
                <w:cs/>
              </w:rPr>
              <w:t>-</w:t>
            </w:r>
            <w:r w:rsidRPr="00B60D70">
              <w:rPr>
                <w:rFonts w:ascii="TH SarabunPSK" w:hAnsi="TH SarabunPSK" w:cs="TH SarabunPSK" w:hint="cs"/>
              </w:rPr>
              <w:t>2</w:t>
            </w:r>
            <w:r w:rsidRPr="00B60D70">
              <w:rPr>
                <w:rFonts w:ascii="TH SarabunPSK" w:hAnsi="TH SarabunPSK" w:cs="TH SarabunPSK" w:hint="cs"/>
                <w:cs/>
              </w:rPr>
              <w:t>)</w:t>
            </w:r>
          </w:p>
        </w:tc>
      </w:tr>
      <w:tr w:rsidR="00B60D70" w:rsidRPr="00B60D70" w14:paraId="6A7CFD45" w14:textId="77777777" w:rsidTr="00623DF2">
        <w:tc>
          <w:tcPr>
            <w:tcW w:w="988" w:type="dxa"/>
          </w:tcPr>
          <w:p w14:paraId="2A7E3C76" w14:textId="77777777" w:rsidR="00E756FD" w:rsidRPr="00B60D70" w:rsidRDefault="00E756FD" w:rsidP="00E756FD">
            <w:pPr>
              <w:rPr>
                <w:rFonts w:ascii="TH SarabunPSK" w:hAnsi="TH SarabunPSK" w:cs="TH SarabunPSK"/>
              </w:rPr>
            </w:pPr>
          </w:p>
        </w:tc>
        <w:tc>
          <w:tcPr>
            <w:tcW w:w="1417" w:type="dxa"/>
          </w:tcPr>
          <w:p w14:paraId="47E237EF" w14:textId="021E667A" w:rsidR="00E756FD" w:rsidRPr="00B60D70" w:rsidRDefault="00F551BD" w:rsidP="00E756FD">
            <w:pPr>
              <w:rPr>
                <w:rFonts w:ascii="TH SarabunPSK" w:hAnsi="TH SarabunPSK" w:cs="TH SarabunPSK"/>
              </w:rPr>
            </w:pPr>
            <w:r w:rsidRPr="00B60D70">
              <w:rPr>
                <w:rFonts w:ascii="TH SarabunPSK" w:hAnsi="TH SarabunPSK" w:cs="TH SarabunPSK" w:hint="cs"/>
              </w:rPr>
              <w:t xml:space="preserve">MTH </w:t>
            </w:r>
            <w:r w:rsidR="00E756FD" w:rsidRPr="00B60D70">
              <w:rPr>
                <w:rFonts w:ascii="TH SarabunPSK" w:hAnsi="TH SarabunPSK" w:cs="TH SarabunPSK" w:hint="cs"/>
              </w:rPr>
              <w:t>20102</w:t>
            </w:r>
          </w:p>
        </w:tc>
        <w:tc>
          <w:tcPr>
            <w:tcW w:w="5393" w:type="dxa"/>
          </w:tcPr>
          <w:p w14:paraId="5D0CC2FC" w14:textId="77777777" w:rsidR="00B91175" w:rsidRPr="00B60D70" w:rsidRDefault="00E756FD" w:rsidP="00E756FD">
            <w:pPr>
              <w:rPr>
                <w:rFonts w:ascii="TH SarabunPSK" w:hAnsi="TH SarabunPSK" w:cs="TH SarabunPSK"/>
                <w:lang w:val="th-TH"/>
              </w:rPr>
            </w:pPr>
            <w:r w:rsidRPr="00B60D70">
              <w:rPr>
                <w:rFonts w:ascii="TH SarabunPSK" w:hAnsi="TH SarabunPSK" w:cs="TH SarabunPSK" w:hint="cs"/>
                <w:cs/>
                <w:lang w:val="th-TH"/>
              </w:rPr>
              <w:t xml:space="preserve">สมการเชิงอนุพันธ์เบื้องต้นและการแปลงลาปลาซ </w:t>
            </w:r>
          </w:p>
          <w:p w14:paraId="4C88A716" w14:textId="369068AF" w:rsidR="00E756FD" w:rsidRPr="00B60D70" w:rsidRDefault="00B91175" w:rsidP="00E756FD">
            <w:pPr>
              <w:rPr>
                <w:rFonts w:ascii="TH SarabunPSK" w:hAnsi="TH SarabunPSK" w:cs="TH SarabunPSK"/>
                <w:cs/>
                <w:lang w:val="th-TH"/>
              </w:rPr>
            </w:pPr>
            <w:r w:rsidRPr="00B60D70">
              <w:rPr>
                <w:rFonts w:ascii="TH SarabunPSK" w:hAnsi="TH SarabunPSK" w:cs="TH SarabunPSK" w:hint="cs"/>
                <w:cs/>
                <w:lang w:val="th-TH"/>
              </w:rPr>
              <w:t>(</w:t>
            </w:r>
            <w:r w:rsidRPr="00B60D70">
              <w:rPr>
                <w:rFonts w:ascii="TH SarabunPSK" w:hAnsi="TH SarabunPSK" w:cs="TH SarabunPSK" w:hint="cs"/>
              </w:rPr>
              <w:t xml:space="preserve">Basic </w:t>
            </w:r>
            <w:r w:rsidR="00E756FD" w:rsidRPr="00B60D70">
              <w:rPr>
                <w:rFonts w:ascii="TH SarabunPSK" w:hAnsi="TH SarabunPSK" w:cs="TH SarabunPSK" w:hint="cs"/>
              </w:rPr>
              <w:t>Differential Equations And Laplace Transform</w:t>
            </w:r>
            <w:r w:rsidR="00E756FD" w:rsidRPr="00B60D70">
              <w:rPr>
                <w:rFonts w:ascii="TH SarabunPSK" w:hAnsi="TH SarabunPSK" w:cs="TH SarabunPSK" w:hint="cs"/>
                <w:cs/>
                <w:lang w:val="th-TH"/>
              </w:rPr>
              <w:t>)</w:t>
            </w:r>
          </w:p>
        </w:tc>
        <w:tc>
          <w:tcPr>
            <w:tcW w:w="1218" w:type="dxa"/>
          </w:tcPr>
          <w:p w14:paraId="317ED9F9" w14:textId="09251428" w:rsidR="00E756FD" w:rsidRPr="00B60D70" w:rsidRDefault="00E756FD" w:rsidP="00E756FD">
            <w:pPr>
              <w:rPr>
                <w:rFonts w:ascii="TH SarabunPSK" w:hAnsi="TH SarabunPSK" w:cs="TH SarabunPSK"/>
              </w:rPr>
            </w:pPr>
            <w:r w:rsidRPr="00B60D70">
              <w:rPr>
                <w:rFonts w:ascii="TH SarabunPSK" w:hAnsi="TH SarabunPSK" w:cs="TH SarabunPSK" w:hint="cs"/>
              </w:rPr>
              <w:t>2</w:t>
            </w:r>
            <w:r w:rsidRPr="00B60D70">
              <w:rPr>
                <w:rFonts w:ascii="TH SarabunPSK" w:hAnsi="TH SarabunPSK" w:cs="TH SarabunPSK" w:hint="cs"/>
                <w:cs/>
              </w:rPr>
              <w:t xml:space="preserve"> (</w:t>
            </w:r>
            <w:r w:rsidRPr="00B60D70">
              <w:rPr>
                <w:rFonts w:ascii="TH SarabunPSK" w:hAnsi="TH SarabunPSK" w:cs="TH SarabunPSK" w:hint="cs"/>
              </w:rPr>
              <w:t>2</w:t>
            </w:r>
            <w:r w:rsidRPr="00B60D70">
              <w:rPr>
                <w:rFonts w:ascii="TH SarabunPSK" w:hAnsi="TH SarabunPSK" w:cs="TH SarabunPSK" w:hint="cs"/>
                <w:cs/>
              </w:rPr>
              <w:t>-</w:t>
            </w:r>
            <w:r w:rsidRPr="00B60D70">
              <w:rPr>
                <w:rFonts w:ascii="TH SarabunPSK" w:hAnsi="TH SarabunPSK" w:cs="TH SarabunPSK" w:hint="cs"/>
              </w:rPr>
              <w:t>0</w:t>
            </w:r>
            <w:r w:rsidRPr="00B60D70">
              <w:rPr>
                <w:rFonts w:ascii="TH SarabunPSK" w:hAnsi="TH SarabunPSK" w:cs="TH SarabunPSK" w:hint="cs"/>
                <w:cs/>
              </w:rPr>
              <w:t>-</w:t>
            </w:r>
            <w:r w:rsidRPr="00B60D70">
              <w:rPr>
                <w:rFonts w:ascii="TH SarabunPSK" w:hAnsi="TH SarabunPSK" w:cs="TH SarabunPSK" w:hint="cs"/>
              </w:rPr>
              <w:t>4</w:t>
            </w:r>
            <w:r w:rsidRPr="00B60D70">
              <w:rPr>
                <w:rFonts w:ascii="TH SarabunPSK" w:hAnsi="TH SarabunPSK" w:cs="TH SarabunPSK" w:hint="cs"/>
                <w:cs/>
              </w:rPr>
              <w:t>)</w:t>
            </w:r>
          </w:p>
        </w:tc>
      </w:tr>
      <w:tr w:rsidR="007F4EE8" w:rsidRPr="00B60D70" w14:paraId="2F2F80F4" w14:textId="77777777" w:rsidTr="00623DF2">
        <w:tc>
          <w:tcPr>
            <w:tcW w:w="988" w:type="dxa"/>
          </w:tcPr>
          <w:p w14:paraId="5BF33E08" w14:textId="77777777" w:rsidR="009E6917" w:rsidRPr="00B60D70" w:rsidRDefault="009E6917" w:rsidP="00592146">
            <w:pPr>
              <w:rPr>
                <w:rFonts w:ascii="TH SarabunPSK" w:hAnsi="TH SarabunPSK" w:cs="TH SarabunPSK"/>
              </w:rPr>
            </w:pPr>
          </w:p>
        </w:tc>
        <w:tc>
          <w:tcPr>
            <w:tcW w:w="1417" w:type="dxa"/>
          </w:tcPr>
          <w:p w14:paraId="1D9FAC00" w14:textId="19F8392F"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D756E0" w:rsidRPr="00B60D70">
              <w:rPr>
                <w:rFonts w:ascii="TH SarabunPSK" w:hAnsi="TH SarabunPSK" w:cs="TH SarabunPSK" w:hint="cs"/>
              </w:rPr>
              <w:t>113</w:t>
            </w:r>
          </w:p>
        </w:tc>
        <w:tc>
          <w:tcPr>
            <w:tcW w:w="5393" w:type="dxa"/>
          </w:tcPr>
          <w:p w14:paraId="11962F7B" w14:textId="79214BED" w:rsidR="009E6917" w:rsidRPr="00B60D70" w:rsidRDefault="00D756E0" w:rsidP="00592146">
            <w:pPr>
              <w:rPr>
                <w:rFonts w:ascii="TH SarabunPSK" w:hAnsi="TH SarabunPSK" w:cs="TH SarabunPSK"/>
              </w:rPr>
            </w:pPr>
            <w:r w:rsidRPr="00B60D70">
              <w:rPr>
                <w:rFonts w:ascii="TH SarabunPSK" w:hAnsi="TH SarabunPSK" w:cs="TH SarabunPSK" w:hint="cs"/>
                <w:cs/>
                <w:lang w:val="th-TH"/>
              </w:rPr>
              <w:t>สถิติสำหรับวิศวกรรมโยธา</w:t>
            </w:r>
            <w:r w:rsidR="00BD7F9D" w:rsidRPr="00B60D70">
              <w:rPr>
                <w:rFonts w:ascii="TH SarabunPSK" w:hAnsi="TH SarabunPSK" w:cs="TH SarabunPSK" w:hint="cs"/>
                <w:cs/>
                <w:lang w:val="th-TH"/>
              </w:rPr>
              <w:t xml:space="preserve"> </w:t>
            </w:r>
          </w:p>
          <w:p w14:paraId="49A82CFE" w14:textId="77777777" w:rsidR="009E6917" w:rsidRPr="00B60D70" w:rsidRDefault="00D756E0" w:rsidP="00592146">
            <w:pPr>
              <w:rPr>
                <w:rFonts w:ascii="TH SarabunPSK" w:hAnsi="TH SarabunPSK" w:cs="TH SarabunPSK"/>
                <w:cs/>
              </w:rPr>
            </w:pPr>
            <w:r w:rsidRPr="00B60D70">
              <w:rPr>
                <w:rFonts w:ascii="TH SarabunPSK" w:hAnsi="TH SarabunPSK" w:cs="TH SarabunPSK" w:hint="cs"/>
                <w:cs/>
              </w:rPr>
              <w:t>(</w:t>
            </w:r>
            <w:r w:rsidRPr="00B60D70">
              <w:rPr>
                <w:rFonts w:ascii="TH SarabunPSK" w:hAnsi="TH SarabunPSK" w:cs="TH SarabunPSK" w:hint="cs"/>
              </w:rPr>
              <w:t>Statistics for Civil Engineering)</w:t>
            </w:r>
          </w:p>
        </w:tc>
        <w:tc>
          <w:tcPr>
            <w:tcW w:w="1218" w:type="dxa"/>
          </w:tcPr>
          <w:p w14:paraId="53D2E5A9" w14:textId="77777777" w:rsidR="009E6917" w:rsidRPr="00B60D70" w:rsidRDefault="00D756E0" w:rsidP="00592146">
            <w:pPr>
              <w:rPr>
                <w:rFonts w:ascii="TH SarabunPSK" w:hAnsi="TH SarabunPSK" w:cs="TH SarabunPSK"/>
              </w:rPr>
            </w:pPr>
            <w:r w:rsidRPr="00B60D70">
              <w:rPr>
                <w:rFonts w:ascii="TH SarabunPSK" w:hAnsi="TH SarabunPSK" w:cs="TH SarabunPSK" w:hint="cs"/>
              </w:rPr>
              <w:t>3</w:t>
            </w:r>
            <w:r w:rsidRPr="00B60D70">
              <w:rPr>
                <w:rFonts w:ascii="TH SarabunPSK" w:hAnsi="TH SarabunPSK" w:cs="TH SarabunPSK" w:hint="cs"/>
                <w:cs/>
              </w:rPr>
              <w:t xml:space="preserve"> </w:t>
            </w:r>
            <w:r w:rsidRPr="00B60D70">
              <w:rPr>
                <w:rFonts w:ascii="TH SarabunPSK" w:hAnsi="TH SarabunPSK" w:cs="TH SarabunPSK" w:hint="cs"/>
              </w:rPr>
              <w:t>(3-0-6)</w:t>
            </w:r>
          </w:p>
        </w:tc>
      </w:tr>
    </w:tbl>
    <w:p w14:paraId="4C72CB29" w14:textId="77777777" w:rsidR="009E6917" w:rsidRPr="00B60D70" w:rsidRDefault="009E6917" w:rsidP="00592146">
      <w:pPr>
        <w:rPr>
          <w:rFonts w:ascii="TH SarabunPSK" w:hAnsi="TH SarabunPSK" w:cs="TH SarabunPSK"/>
        </w:rPr>
      </w:pPr>
    </w:p>
    <w:p w14:paraId="6AE8B869" w14:textId="6C8C0AD2" w:rsidR="009E6917" w:rsidRPr="00B60D70" w:rsidRDefault="00D756E0" w:rsidP="00B1533F">
      <w:pPr>
        <w:ind w:right="26" w:firstLine="1134"/>
        <w:jc w:val="left"/>
        <w:rPr>
          <w:rFonts w:ascii="TH SarabunPSK" w:hAnsi="TH SarabunPSK" w:cs="TH SarabunPSK"/>
        </w:rPr>
      </w:pPr>
      <w:r w:rsidRPr="00B60D70">
        <w:rPr>
          <w:rFonts w:ascii="TH SarabunPSK" w:hAnsi="TH SarabunPSK" w:cs="TH SarabunPSK" w:hint="cs"/>
          <w:b/>
          <w:bCs/>
          <w:u w:val="single"/>
          <w:cs/>
        </w:rPr>
        <w:t>ข.</w:t>
      </w:r>
      <w:r w:rsidRPr="00B60D70">
        <w:rPr>
          <w:rFonts w:ascii="TH SarabunPSK" w:hAnsi="TH SarabunPSK" w:cs="TH SarabunPSK" w:hint="cs"/>
          <w:b/>
          <w:bCs/>
          <w:u w:val="single"/>
        </w:rPr>
        <w:t>2.2</w:t>
      </w:r>
      <w:r w:rsidRPr="00B60D70">
        <w:rPr>
          <w:rFonts w:ascii="TH SarabunPSK" w:hAnsi="TH SarabunPSK" w:cs="TH SarabunPSK" w:hint="cs"/>
          <w:b/>
          <w:bCs/>
          <w:u w:val="single"/>
          <w:cs/>
        </w:rPr>
        <w:t xml:space="preserve"> วิชาพื้นฐานทางวิศวกรรมโยธา</w:t>
      </w:r>
      <w:r w:rsidR="00BD7F9D" w:rsidRPr="00B60D70">
        <w:rPr>
          <w:rFonts w:ascii="TH SarabunPSK" w:hAnsi="TH SarabunPSK" w:cs="TH SarabunPSK" w:hint="cs"/>
          <w:b/>
          <w:bCs/>
          <w:u w:val="single"/>
        </w:rPr>
        <w:t xml:space="preserve"> </w:t>
      </w:r>
      <w:r w:rsidRPr="00B60D70">
        <w:rPr>
          <w:rFonts w:ascii="TH SarabunPSK" w:hAnsi="TH SarabunPSK" w:cs="TH SarabunPSK" w:hint="cs"/>
          <w:b/>
          <w:bCs/>
          <w:u w:val="single"/>
          <w:cs/>
        </w:rPr>
        <w:t>20</w:t>
      </w:r>
      <w:r w:rsidR="00B1533F" w:rsidRPr="00B60D70">
        <w:rPr>
          <w:rFonts w:ascii="TH SarabunPSK" w:hAnsi="TH SarabunPSK" w:cs="TH SarabunPSK" w:hint="cs"/>
          <w:b/>
          <w:bCs/>
          <w:u w:val="single"/>
        </w:rPr>
        <w:t xml:space="preserve"> </w:t>
      </w:r>
      <w:r w:rsidRPr="00B60D70">
        <w:rPr>
          <w:rFonts w:ascii="TH SarabunPSK" w:hAnsi="TH SarabunPSK" w:cs="TH SarabunPSK" w:hint="cs"/>
          <w:b/>
          <w:bCs/>
          <w:u w:val="single"/>
          <w:cs/>
        </w:rPr>
        <w:t>หน่วยกิต</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1417"/>
        <w:gridCol w:w="5387"/>
        <w:gridCol w:w="1224"/>
      </w:tblGrid>
      <w:tr w:rsidR="00B60D70" w:rsidRPr="00B60D70" w14:paraId="008E2C37" w14:textId="77777777" w:rsidTr="00B1533F">
        <w:tc>
          <w:tcPr>
            <w:tcW w:w="988" w:type="dxa"/>
          </w:tcPr>
          <w:p w14:paraId="7CF79026" w14:textId="77777777" w:rsidR="009E6917" w:rsidRPr="00B60D70" w:rsidRDefault="009E6917" w:rsidP="00592146">
            <w:pPr>
              <w:rPr>
                <w:rFonts w:ascii="TH SarabunPSK" w:hAnsi="TH SarabunPSK" w:cs="TH SarabunPSK"/>
              </w:rPr>
            </w:pPr>
          </w:p>
        </w:tc>
        <w:tc>
          <w:tcPr>
            <w:tcW w:w="1417" w:type="dxa"/>
          </w:tcPr>
          <w:p w14:paraId="4061F352" w14:textId="263282F0"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D756E0" w:rsidRPr="00B60D70">
              <w:rPr>
                <w:rFonts w:ascii="TH SarabunPSK" w:hAnsi="TH SarabunPSK" w:cs="TH SarabunPSK" w:hint="cs"/>
              </w:rPr>
              <w:t>121</w:t>
            </w:r>
            <w:r w:rsidR="00DE56C9" w:rsidRPr="00B60D70">
              <w:rPr>
                <w:rFonts w:ascii="TH SarabunPSK" w:hAnsi="TH SarabunPSK" w:cs="TH SarabunPSK"/>
              </w:rPr>
              <w:t>00</w:t>
            </w:r>
          </w:p>
        </w:tc>
        <w:tc>
          <w:tcPr>
            <w:tcW w:w="5387" w:type="dxa"/>
            <w:vAlign w:val="bottom"/>
          </w:tcPr>
          <w:p w14:paraId="08C071D3" w14:textId="77777777" w:rsidR="009E6917" w:rsidRPr="00B60D70" w:rsidRDefault="00D756E0" w:rsidP="00592146">
            <w:pPr>
              <w:rPr>
                <w:rFonts w:ascii="TH SarabunPSK" w:hAnsi="TH SarabunPSK" w:cs="TH SarabunPSK"/>
              </w:rPr>
            </w:pPr>
            <w:r w:rsidRPr="00B60D70">
              <w:rPr>
                <w:rFonts w:ascii="TH SarabunPSK" w:hAnsi="TH SarabunPSK" w:cs="TH SarabunPSK" w:hint="cs"/>
                <w:cs/>
                <w:lang w:val="th-TH"/>
              </w:rPr>
              <w:t>การเขียนแบบวิศวกรรม</w:t>
            </w:r>
          </w:p>
          <w:p w14:paraId="59DB67BE" w14:textId="77777777" w:rsidR="009E6917" w:rsidRPr="00B60D70" w:rsidRDefault="00D756E0" w:rsidP="00592146">
            <w:pPr>
              <w:rPr>
                <w:rFonts w:ascii="TH SarabunPSK" w:hAnsi="TH SarabunPSK" w:cs="TH SarabunPSK"/>
                <w:cs/>
              </w:rPr>
            </w:pPr>
            <w:r w:rsidRPr="00B60D70">
              <w:rPr>
                <w:rFonts w:ascii="TH SarabunPSK" w:hAnsi="TH SarabunPSK" w:cs="TH SarabunPSK" w:hint="cs"/>
                <w:cs/>
              </w:rPr>
              <w:t>(</w:t>
            </w:r>
            <w:r w:rsidRPr="00B60D70">
              <w:rPr>
                <w:rFonts w:ascii="TH SarabunPSK" w:hAnsi="TH SarabunPSK" w:cs="TH SarabunPSK" w:hint="cs"/>
              </w:rPr>
              <w:t>Engineering Drawing)</w:t>
            </w:r>
            <w:r w:rsidRPr="00B60D70">
              <w:rPr>
                <w:rFonts w:ascii="TH SarabunPSK" w:hAnsi="TH SarabunPSK" w:cs="TH SarabunPSK" w:hint="cs"/>
                <w:cs/>
              </w:rPr>
              <w:tab/>
            </w:r>
          </w:p>
        </w:tc>
        <w:tc>
          <w:tcPr>
            <w:tcW w:w="1224" w:type="dxa"/>
          </w:tcPr>
          <w:p w14:paraId="5127D7C9" w14:textId="77777777" w:rsidR="009E6917" w:rsidRPr="00B60D70" w:rsidRDefault="00D756E0" w:rsidP="00592146">
            <w:pPr>
              <w:rPr>
                <w:rFonts w:ascii="TH SarabunPSK" w:hAnsi="TH SarabunPSK" w:cs="TH SarabunPSK"/>
              </w:rPr>
            </w:pPr>
            <w:r w:rsidRPr="00B60D70">
              <w:rPr>
                <w:rFonts w:ascii="TH SarabunPSK" w:hAnsi="TH SarabunPSK" w:cs="TH SarabunPSK" w:hint="cs"/>
              </w:rPr>
              <w:t>3 (1-4-6)</w:t>
            </w:r>
          </w:p>
        </w:tc>
      </w:tr>
      <w:tr w:rsidR="00B60D70" w:rsidRPr="00B60D70" w14:paraId="051599F5" w14:textId="77777777" w:rsidTr="00B1533F">
        <w:tc>
          <w:tcPr>
            <w:tcW w:w="988" w:type="dxa"/>
          </w:tcPr>
          <w:p w14:paraId="6942E690" w14:textId="77777777" w:rsidR="009E6917" w:rsidRPr="00B60D70" w:rsidRDefault="009E6917" w:rsidP="00592146">
            <w:pPr>
              <w:rPr>
                <w:rFonts w:ascii="TH SarabunPSK" w:hAnsi="TH SarabunPSK" w:cs="TH SarabunPSK"/>
              </w:rPr>
            </w:pPr>
          </w:p>
        </w:tc>
        <w:tc>
          <w:tcPr>
            <w:tcW w:w="1417" w:type="dxa"/>
          </w:tcPr>
          <w:p w14:paraId="4693FF13" w14:textId="1139AB17"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D756E0" w:rsidRPr="00B60D70">
              <w:rPr>
                <w:rFonts w:ascii="TH SarabunPSK" w:hAnsi="TH SarabunPSK" w:cs="TH SarabunPSK" w:hint="cs"/>
              </w:rPr>
              <w:t>123</w:t>
            </w:r>
          </w:p>
        </w:tc>
        <w:tc>
          <w:tcPr>
            <w:tcW w:w="5387" w:type="dxa"/>
            <w:vAlign w:val="bottom"/>
          </w:tcPr>
          <w:p w14:paraId="36AD5C43" w14:textId="77777777" w:rsidR="009E6917" w:rsidRPr="00B60D70" w:rsidRDefault="00D756E0" w:rsidP="00592146">
            <w:pPr>
              <w:rPr>
                <w:rFonts w:ascii="TH SarabunPSK" w:hAnsi="TH SarabunPSK" w:cs="TH SarabunPSK"/>
              </w:rPr>
            </w:pPr>
            <w:r w:rsidRPr="00B60D70">
              <w:rPr>
                <w:rFonts w:ascii="TH SarabunPSK" w:hAnsi="TH SarabunPSK" w:cs="TH SarabunPSK" w:hint="cs"/>
                <w:cs/>
                <w:lang w:val="th-TH"/>
              </w:rPr>
              <w:t xml:space="preserve">วัสดุวิศวกรรม </w:t>
            </w:r>
          </w:p>
          <w:p w14:paraId="33B94072" w14:textId="68F1AC8E" w:rsidR="009E6917" w:rsidRPr="00B60D70" w:rsidRDefault="00D756E0" w:rsidP="00592146">
            <w:pPr>
              <w:rPr>
                <w:rFonts w:ascii="TH SarabunPSK" w:hAnsi="TH SarabunPSK" w:cs="TH SarabunPSK"/>
                <w:cs/>
              </w:rPr>
            </w:pPr>
            <w:r w:rsidRPr="00B60D70">
              <w:rPr>
                <w:rFonts w:ascii="TH SarabunPSK" w:hAnsi="TH SarabunPSK" w:cs="TH SarabunPSK" w:hint="cs"/>
                <w:cs/>
              </w:rPr>
              <w:t>(</w:t>
            </w:r>
            <w:r w:rsidRPr="00B60D70">
              <w:rPr>
                <w:rFonts w:ascii="TH SarabunPSK" w:hAnsi="TH SarabunPSK" w:cs="TH SarabunPSK" w:hint="cs"/>
              </w:rPr>
              <w:t>Engineering Materials)</w:t>
            </w:r>
            <w:r w:rsidR="00BD7F9D" w:rsidRPr="00B60D70">
              <w:rPr>
                <w:rFonts w:ascii="TH SarabunPSK" w:hAnsi="TH SarabunPSK" w:cs="TH SarabunPSK" w:hint="cs"/>
                <w:cs/>
              </w:rPr>
              <w:t xml:space="preserve"> </w:t>
            </w:r>
            <w:r w:rsidRPr="00B60D70">
              <w:rPr>
                <w:rFonts w:ascii="TH SarabunPSK" w:hAnsi="TH SarabunPSK" w:cs="TH SarabunPSK" w:hint="cs"/>
                <w:cs/>
              </w:rPr>
              <w:t xml:space="preserve"> </w:t>
            </w:r>
            <w:r w:rsidRPr="00B60D70">
              <w:rPr>
                <w:rFonts w:ascii="TH SarabunPSK" w:hAnsi="TH SarabunPSK" w:cs="TH SarabunPSK" w:hint="cs"/>
                <w:cs/>
              </w:rPr>
              <w:tab/>
            </w:r>
          </w:p>
        </w:tc>
        <w:tc>
          <w:tcPr>
            <w:tcW w:w="1224" w:type="dxa"/>
          </w:tcPr>
          <w:p w14:paraId="64EA218A" w14:textId="77777777" w:rsidR="009E6917" w:rsidRPr="00B60D70" w:rsidRDefault="00D756E0" w:rsidP="00592146">
            <w:pPr>
              <w:rPr>
                <w:rFonts w:ascii="TH SarabunPSK" w:hAnsi="TH SarabunPSK" w:cs="TH SarabunPSK"/>
              </w:rPr>
            </w:pPr>
            <w:r w:rsidRPr="00B60D70">
              <w:rPr>
                <w:rFonts w:ascii="TH SarabunPSK" w:hAnsi="TH SarabunPSK" w:cs="TH SarabunPSK" w:hint="cs"/>
              </w:rPr>
              <w:t>3 (3-0-6)</w:t>
            </w:r>
          </w:p>
        </w:tc>
      </w:tr>
      <w:tr w:rsidR="00B60D70" w:rsidRPr="00B60D70" w14:paraId="47067FCF" w14:textId="77777777" w:rsidTr="00B1533F">
        <w:tc>
          <w:tcPr>
            <w:tcW w:w="988" w:type="dxa"/>
          </w:tcPr>
          <w:p w14:paraId="28BFF1EB" w14:textId="77777777" w:rsidR="009E6917" w:rsidRPr="00B60D70" w:rsidRDefault="009E6917" w:rsidP="00592146">
            <w:pPr>
              <w:rPr>
                <w:rFonts w:ascii="TH SarabunPSK" w:hAnsi="TH SarabunPSK" w:cs="TH SarabunPSK"/>
              </w:rPr>
            </w:pPr>
          </w:p>
        </w:tc>
        <w:tc>
          <w:tcPr>
            <w:tcW w:w="1417" w:type="dxa"/>
          </w:tcPr>
          <w:p w14:paraId="66B09AC3" w14:textId="05D1BCC0"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D756E0" w:rsidRPr="00B60D70">
              <w:rPr>
                <w:rFonts w:ascii="TH SarabunPSK" w:hAnsi="TH SarabunPSK" w:cs="TH SarabunPSK" w:hint="cs"/>
              </w:rPr>
              <w:t>261</w:t>
            </w:r>
          </w:p>
        </w:tc>
        <w:tc>
          <w:tcPr>
            <w:tcW w:w="5387" w:type="dxa"/>
            <w:vAlign w:val="bottom"/>
          </w:tcPr>
          <w:p w14:paraId="202E153E" w14:textId="77777777" w:rsidR="009E6917" w:rsidRPr="00B60D70" w:rsidRDefault="00D756E0" w:rsidP="00592146">
            <w:pPr>
              <w:rPr>
                <w:rFonts w:ascii="TH SarabunPSK" w:hAnsi="TH SarabunPSK" w:cs="TH SarabunPSK"/>
              </w:rPr>
            </w:pPr>
            <w:r w:rsidRPr="00B60D70">
              <w:rPr>
                <w:rFonts w:ascii="TH SarabunPSK" w:hAnsi="TH SarabunPSK" w:cs="TH SarabunPSK" w:hint="cs"/>
                <w:cs/>
                <w:lang w:val="th-TH"/>
              </w:rPr>
              <w:t>การเขียนโปรแกรมคอมพิวเตอร์สำหรับวิศวกรรมโยธา</w:t>
            </w:r>
          </w:p>
          <w:p w14:paraId="22F19C4E" w14:textId="77777777" w:rsidR="009E6917" w:rsidRPr="00B60D70" w:rsidRDefault="00D756E0" w:rsidP="00592146">
            <w:pPr>
              <w:rPr>
                <w:rFonts w:ascii="TH SarabunPSK" w:hAnsi="TH SarabunPSK" w:cs="TH SarabunPSK"/>
                <w:cs/>
              </w:rPr>
            </w:pPr>
            <w:r w:rsidRPr="00B60D70">
              <w:rPr>
                <w:rFonts w:ascii="TH SarabunPSK" w:hAnsi="TH SarabunPSK" w:cs="TH SarabunPSK" w:hint="cs"/>
                <w:cs/>
              </w:rPr>
              <w:t>(</w:t>
            </w:r>
            <w:r w:rsidRPr="00B60D70">
              <w:rPr>
                <w:rFonts w:ascii="TH SarabunPSK" w:hAnsi="TH SarabunPSK" w:cs="TH SarabunPSK" w:hint="cs"/>
              </w:rPr>
              <w:t>Computer Programming for Civil Engineering)</w:t>
            </w:r>
          </w:p>
        </w:tc>
        <w:tc>
          <w:tcPr>
            <w:tcW w:w="1224" w:type="dxa"/>
          </w:tcPr>
          <w:p w14:paraId="2A061954" w14:textId="77777777" w:rsidR="009E6917" w:rsidRPr="00B60D70" w:rsidRDefault="00D756E0" w:rsidP="00592146">
            <w:pPr>
              <w:rPr>
                <w:rFonts w:ascii="TH SarabunPSK" w:hAnsi="TH SarabunPSK" w:cs="TH SarabunPSK"/>
              </w:rPr>
            </w:pPr>
            <w:r w:rsidRPr="00B60D70">
              <w:rPr>
                <w:rFonts w:ascii="TH SarabunPSK" w:hAnsi="TH SarabunPSK" w:cs="TH SarabunPSK" w:hint="cs"/>
              </w:rPr>
              <w:t>3 (3-0-6)</w:t>
            </w:r>
          </w:p>
        </w:tc>
      </w:tr>
      <w:tr w:rsidR="00B60D70" w:rsidRPr="00B60D70" w14:paraId="201772B4" w14:textId="77777777" w:rsidTr="00B1533F">
        <w:tc>
          <w:tcPr>
            <w:tcW w:w="988" w:type="dxa"/>
          </w:tcPr>
          <w:p w14:paraId="5F620F4D" w14:textId="77777777" w:rsidR="009E6917" w:rsidRPr="00B60D70" w:rsidRDefault="009E6917" w:rsidP="00592146">
            <w:pPr>
              <w:rPr>
                <w:rFonts w:ascii="TH SarabunPSK" w:hAnsi="TH SarabunPSK" w:cs="TH SarabunPSK"/>
              </w:rPr>
            </w:pPr>
          </w:p>
        </w:tc>
        <w:tc>
          <w:tcPr>
            <w:tcW w:w="1417" w:type="dxa"/>
          </w:tcPr>
          <w:p w14:paraId="4FF1D46A" w14:textId="4F4D0B77"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D756E0" w:rsidRPr="00B60D70">
              <w:rPr>
                <w:rFonts w:ascii="TH SarabunPSK" w:hAnsi="TH SarabunPSK" w:cs="TH SarabunPSK" w:hint="cs"/>
              </w:rPr>
              <w:t>221</w:t>
            </w:r>
          </w:p>
        </w:tc>
        <w:tc>
          <w:tcPr>
            <w:tcW w:w="5387" w:type="dxa"/>
            <w:vAlign w:val="bottom"/>
          </w:tcPr>
          <w:p w14:paraId="0B6EBF60" w14:textId="77777777" w:rsidR="009E6917" w:rsidRPr="00B60D70" w:rsidRDefault="00D756E0" w:rsidP="00592146">
            <w:pPr>
              <w:rPr>
                <w:rFonts w:ascii="TH SarabunPSK" w:hAnsi="TH SarabunPSK" w:cs="TH SarabunPSK"/>
              </w:rPr>
            </w:pPr>
            <w:r w:rsidRPr="00B60D70">
              <w:rPr>
                <w:rFonts w:ascii="TH SarabunPSK" w:hAnsi="TH SarabunPSK" w:cs="TH SarabunPSK" w:hint="cs"/>
                <w:cs/>
                <w:lang w:val="th-TH"/>
              </w:rPr>
              <w:t>กลศาสตร์วิศวกรรม</w:t>
            </w:r>
          </w:p>
          <w:p w14:paraId="32B089B0" w14:textId="77777777" w:rsidR="009E6917" w:rsidRPr="00B60D70" w:rsidRDefault="00D756E0" w:rsidP="00592146">
            <w:pPr>
              <w:rPr>
                <w:rFonts w:ascii="TH SarabunPSK" w:hAnsi="TH SarabunPSK" w:cs="TH SarabunPSK"/>
                <w:cs/>
              </w:rPr>
            </w:pPr>
            <w:r w:rsidRPr="00B60D70">
              <w:rPr>
                <w:rFonts w:ascii="TH SarabunPSK" w:hAnsi="TH SarabunPSK" w:cs="TH SarabunPSK" w:hint="cs"/>
              </w:rPr>
              <w:t>(Engineering Mechanics)</w:t>
            </w:r>
          </w:p>
        </w:tc>
        <w:tc>
          <w:tcPr>
            <w:tcW w:w="1224" w:type="dxa"/>
          </w:tcPr>
          <w:p w14:paraId="399EE72D" w14:textId="77777777" w:rsidR="009E6917" w:rsidRPr="00B60D70" w:rsidRDefault="00D756E0" w:rsidP="00592146">
            <w:pPr>
              <w:rPr>
                <w:rFonts w:ascii="TH SarabunPSK" w:hAnsi="TH SarabunPSK" w:cs="TH SarabunPSK"/>
              </w:rPr>
            </w:pPr>
            <w:r w:rsidRPr="00B60D70">
              <w:rPr>
                <w:rFonts w:ascii="TH SarabunPSK" w:hAnsi="TH SarabunPSK" w:cs="TH SarabunPSK" w:hint="cs"/>
              </w:rPr>
              <w:t>3 (3-0-6)</w:t>
            </w:r>
          </w:p>
        </w:tc>
      </w:tr>
      <w:tr w:rsidR="00B60D70" w:rsidRPr="00B60D70" w14:paraId="0AD0B5F5" w14:textId="77777777" w:rsidTr="00B1533F">
        <w:tc>
          <w:tcPr>
            <w:tcW w:w="988" w:type="dxa"/>
          </w:tcPr>
          <w:p w14:paraId="3E983690" w14:textId="77777777" w:rsidR="009E6917" w:rsidRPr="00B60D70" w:rsidRDefault="009E6917" w:rsidP="00592146">
            <w:pPr>
              <w:rPr>
                <w:rFonts w:ascii="TH SarabunPSK" w:hAnsi="TH SarabunPSK" w:cs="TH SarabunPSK"/>
              </w:rPr>
            </w:pPr>
          </w:p>
        </w:tc>
        <w:tc>
          <w:tcPr>
            <w:tcW w:w="1417" w:type="dxa"/>
          </w:tcPr>
          <w:p w14:paraId="7071FD9D" w14:textId="5D7272B5"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D756E0" w:rsidRPr="00B60D70">
              <w:rPr>
                <w:rFonts w:ascii="TH SarabunPSK" w:hAnsi="TH SarabunPSK" w:cs="TH SarabunPSK" w:hint="cs"/>
              </w:rPr>
              <w:t>223</w:t>
            </w:r>
          </w:p>
        </w:tc>
        <w:tc>
          <w:tcPr>
            <w:tcW w:w="5387" w:type="dxa"/>
            <w:vAlign w:val="bottom"/>
          </w:tcPr>
          <w:p w14:paraId="601B5EED" w14:textId="77777777" w:rsidR="009E6917" w:rsidRPr="00B60D70" w:rsidRDefault="00D756E0" w:rsidP="00592146">
            <w:pPr>
              <w:rPr>
                <w:rFonts w:ascii="TH SarabunPSK" w:hAnsi="TH SarabunPSK" w:cs="TH SarabunPSK"/>
              </w:rPr>
            </w:pPr>
            <w:r w:rsidRPr="00B60D70">
              <w:rPr>
                <w:rFonts w:ascii="TH SarabunPSK" w:hAnsi="TH SarabunPSK" w:cs="TH SarabunPSK" w:hint="cs"/>
                <w:cs/>
                <w:lang w:val="th-TH"/>
              </w:rPr>
              <w:t>การสำรวจ</w:t>
            </w:r>
          </w:p>
          <w:p w14:paraId="1515A3B6" w14:textId="77777777" w:rsidR="009E6917" w:rsidRPr="00B60D70" w:rsidRDefault="00D756E0" w:rsidP="00592146">
            <w:pPr>
              <w:rPr>
                <w:rFonts w:ascii="TH SarabunPSK" w:hAnsi="TH SarabunPSK" w:cs="TH SarabunPSK"/>
                <w:cs/>
              </w:rPr>
            </w:pPr>
            <w:r w:rsidRPr="00B60D70">
              <w:rPr>
                <w:rFonts w:ascii="TH SarabunPSK" w:hAnsi="TH SarabunPSK" w:cs="TH SarabunPSK" w:hint="cs"/>
              </w:rPr>
              <w:t>(Surveying)</w:t>
            </w:r>
          </w:p>
        </w:tc>
        <w:tc>
          <w:tcPr>
            <w:tcW w:w="1224" w:type="dxa"/>
          </w:tcPr>
          <w:p w14:paraId="7A362906" w14:textId="77777777" w:rsidR="009E6917" w:rsidRPr="00B60D70" w:rsidRDefault="00D756E0" w:rsidP="00592146">
            <w:pPr>
              <w:rPr>
                <w:rFonts w:ascii="TH SarabunPSK" w:hAnsi="TH SarabunPSK" w:cs="TH SarabunPSK"/>
              </w:rPr>
            </w:pPr>
            <w:r w:rsidRPr="00B60D70">
              <w:rPr>
                <w:rFonts w:ascii="TH SarabunPSK" w:hAnsi="TH SarabunPSK" w:cs="TH SarabunPSK" w:hint="cs"/>
              </w:rPr>
              <w:t>3 (2-2-6)</w:t>
            </w:r>
          </w:p>
        </w:tc>
      </w:tr>
      <w:tr w:rsidR="00B60D70" w:rsidRPr="00B60D70" w14:paraId="56DE8570" w14:textId="77777777" w:rsidTr="00B1533F">
        <w:tc>
          <w:tcPr>
            <w:tcW w:w="988" w:type="dxa"/>
          </w:tcPr>
          <w:p w14:paraId="03E12557" w14:textId="77777777" w:rsidR="009E6917" w:rsidRPr="00B60D70" w:rsidRDefault="009E6917" w:rsidP="00592146">
            <w:pPr>
              <w:rPr>
                <w:rFonts w:ascii="TH SarabunPSK" w:hAnsi="TH SarabunPSK" w:cs="TH SarabunPSK"/>
              </w:rPr>
            </w:pPr>
          </w:p>
        </w:tc>
        <w:tc>
          <w:tcPr>
            <w:tcW w:w="1417" w:type="dxa"/>
          </w:tcPr>
          <w:p w14:paraId="6F6229F5" w14:textId="56FFDDB6"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D756E0" w:rsidRPr="00B60D70">
              <w:rPr>
                <w:rFonts w:ascii="TH SarabunPSK" w:hAnsi="TH SarabunPSK" w:cs="TH SarabunPSK" w:hint="cs"/>
              </w:rPr>
              <w:t>225</w:t>
            </w:r>
          </w:p>
        </w:tc>
        <w:tc>
          <w:tcPr>
            <w:tcW w:w="5387" w:type="dxa"/>
            <w:vAlign w:val="bottom"/>
          </w:tcPr>
          <w:p w14:paraId="23F0946A" w14:textId="77777777" w:rsidR="009E6917" w:rsidRPr="00B60D70" w:rsidRDefault="00D756E0" w:rsidP="00592146">
            <w:pPr>
              <w:rPr>
                <w:rFonts w:ascii="TH SarabunPSK" w:hAnsi="TH SarabunPSK" w:cs="TH SarabunPSK"/>
              </w:rPr>
            </w:pPr>
            <w:r w:rsidRPr="00B60D70">
              <w:rPr>
                <w:rFonts w:ascii="TH SarabunPSK" w:hAnsi="TH SarabunPSK" w:cs="TH SarabunPSK" w:hint="cs"/>
                <w:cs/>
                <w:lang w:val="th-TH"/>
              </w:rPr>
              <w:t>การฝึกภาคสนามวิชาสำรวจ</w:t>
            </w:r>
          </w:p>
          <w:p w14:paraId="5F7A7C73" w14:textId="77777777" w:rsidR="009E6917" w:rsidRPr="00B60D70" w:rsidRDefault="00D756E0" w:rsidP="00592146">
            <w:pPr>
              <w:rPr>
                <w:rFonts w:ascii="TH SarabunPSK" w:hAnsi="TH SarabunPSK" w:cs="TH SarabunPSK"/>
                <w:cs/>
              </w:rPr>
            </w:pPr>
            <w:r w:rsidRPr="00B60D70">
              <w:rPr>
                <w:rFonts w:ascii="TH SarabunPSK" w:hAnsi="TH SarabunPSK" w:cs="TH SarabunPSK" w:hint="cs"/>
                <w:cs/>
              </w:rPr>
              <w:t>(</w:t>
            </w:r>
            <w:r w:rsidRPr="00B60D70">
              <w:rPr>
                <w:rFonts w:ascii="TH SarabunPSK" w:hAnsi="TH SarabunPSK" w:cs="TH SarabunPSK" w:hint="cs"/>
              </w:rPr>
              <w:t>Surveying Field Camp)</w:t>
            </w:r>
            <w:r w:rsidRPr="00B60D70">
              <w:rPr>
                <w:rFonts w:ascii="TH SarabunPSK" w:hAnsi="TH SarabunPSK" w:cs="TH SarabunPSK" w:hint="cs"/>
                <w:cs/>
              </w:rPr>
              <w:tab/>
            </w:r>
          </w:p>
        </w:tc>
        <w:tc>
          <w:tcPr>
            <w:tcW w:w="1224" w:type="dxa"/>
          </w:tcPr>
          <w:p w14:paraId="79052EBA" w14:textId="77777777" w:rsidR="009E6917" w:rsidRPr="00B60D70" w:rsidRDefault="00D756E0" w:rsidP="00592146">
            <w:pPr>
              <w:rPr>
                <w:rFonts w:ascii="TH SarabunPSK" w:hAnsi="TH SarabunPSK" w:cs="TH SarabunPSK"/>
              </w:rPr>
            </w:pPr>
            <w:r w:rsidRPr="00B60D70">
              <w:rPr>
                <w:rFonts w:ascii="TH SarabunPSK" w:hAnsi="TH SarabunPSK" w:cs="TH SarabunPSK" w:hint="cs"/>
              </w:rPr>
              <w:t>1 (S/U)</w:t>
            </w:r>
          </w:p>
        </w:tc>
      </w:tr>
      <w:tr w:rsidR="00B60D70" w:rsidRPr="00B60D70" w14:paraId="11D929D2" w14:textId="77777777" w:rsidTr="00B1533F">
        <w:tc>
          <w:tcPr>
            <w:tcW w:w="988" w:type="dxa"/>
          </w:tcPr>
          <w:p w14:paraId="31B1FADF" w14:textId="77777777" w:rsidR="009E6917" w:rsidRPr="00B60D70" w:rsidRDefault="009E6917" w:rsidP="00592146">
            <w:pPr>
              <w:rPr>
                <w:rFonts w:ascii="TH SarabunPSK" w:hAnsi="TH SarabunPSK" w:cs="TH SarabunPSK"/>
              </w:rPr>
            </w:pPr>
          </w:p>
        </w:tc>
        <w:tc>
          <w:tcPr>
            <w:tcW w:w="1417" w:type="dxa"/>
          </w:tcPr>
          <w:p w14:paraId="13F2070B" w14:textId="07327C3F"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D756E0" w:rsidRPr="00B60D70">
              <w:rPr>
                <w:rFonts w:ascii="TH SarabunPSK" w:hAnsi="TH SarabunPSK" w:cs="TH SarabunPSK" w:hint="cs"/>
              </w:rPr>
              <w:t>351</w:t>
            </w:r>
          </w:p>
        </w:tc>
        <w:tc>
          <w:tcPr>
            <w:tcW w:w="5387" w:type="dxa"/>
            <w:vAlign w:val="bottom"/>
          </w:tcPr>
          <w:p w14:paraId="4704F628" w14:textId="77777777" w:rsidR="009E6917" w:rsidRPr="00B60D70" w:rsidRDefault="00D756E0" w:rsidP="00592146">
            <w:pPr>
              <w:rPr>
                <w:rFonts w:ascii="TH SarabunPSK" w:hAnsi="TH SarabunPSK" w:cs="TH SarabunPSK"/>
              </w:rPr>
            </w:pPr>
            <w:r w:rsidRPr="00B60D70">
              <w:rPr>
                <w:rFonts w:ascii="TH SarabunPSK" w:hAnsi="TH SarabunPSK" w:cs="TH SarabunPSK" w:hint="cs"/>
                <w:cs/>
                <w:lang w:val="th-TH"/>
              </w:rPr>
              <w:t xml:space="preserve">กลศาสตร์ของดิน </w:t>
            </w:r>
          </w:p>
          <w:p w14:paraId="2464291C" w14:textId="77777777" w:rsidR="009E6917" w:rsidRPr="00B60D70" w:rsidRDefault="00D756E0" w:rsidP="00592146">
            <w:pPr>
              <w:rPr>
                <w:rFonts w:ascii="TH SarabunPSK" w:hAnsi="TH SarabunPSK" w:cs="TH SarabunPSK"/>
                <w:cs/>
              </w:rPr>
            </w:pPr>
            <w:r w:rsidRPr="00B60D70">
              <w:rPr>
                <w:rFonts w:ascii="TH SarabunPSK" w:hAnsi="TH SarabunPSK" w:cs="TH SarabunPSK" w:hint="cs"/>
                <w:cs/>
              </w:rPr>
              <w:t>(</w:t>
            </w:r>
            <w:r w:rsidRPr="00B60D70">
              <w:rPr>
                <w:rFonts w:ascii="TH SarabunPSK" w:hAnsi="TH SarabunPSK" w:cs="TH SarabunPSK" w:hint="cs"/>
              </w:rPr>
              <w:t>Soil Mechanics)</w:t>
            </w:r>
          </w:p>
        </w:tc>
        <w:tc>
          <w:tcPr>
            <w:tcW w:w="1224" w:type="dxa"/>
          </w:tcPr>
          <w:p w14:paraId="3189E313" w14:textId="77777777" w:rsidR="009E6917" w:rsidRPr="00B60D70" w:rsidRDefault="00D756E0" w:rsidP="00592146">
            <w:pPr>
              <w:rPr>
                <w:rFonts w:ascii="TH SarabunPSK" w:hAnsi="TH SarabunPSK" w:cs="TH SarabunPSK"/>
              </w:rPr>
            </w:pPr>
            <w:r w:rsidRPr="00B60D70">
              <w:rPr>
                <w:rFonts w:ascii="TH SarabunPSK" w:hAnsi="TH SarabunPSK" w:cs="TH SarabunPSK" w:hint="cs"/>
              </w:rPr>
              <w:t>3 (3-0-6)</w:t>
            </w:r>
          </w:p>
        </w:tc>
      </w:tr>
      <w:tr w:rsidR="009E6917" w:rsidRPr="00B60D70" w14:paraId="5D03A5D8" w14:textId="77777777" w:rsidTr="00B1533F">
        <w:tc>
          <w:tcPr>
            <w:tcW w:w="988" w:type="dxa"/>
          </w:tcPr>
          <w:p w14:paraId="53260F91" w14:textId="77777777" w:rsidR="009E6917" w:rsidRPr="00B60D70" w:rsidRDefault="009E6917" w:rsidP="00592146">
            <w:pPr>
              <w:rPr>
                <w:rFonts w:ascii="TH SarabunPSK" w:hAnsi="TH SarabunPSK" w:cs="TH SarabunPSK"/>
              </w:rPr>
            </w:pPr>
          </w:p>
        </w:tc>
        <w:tc>
          <w:tcPr>
            <w:tcW w:w="1417" w:type="dxa"/>
          </w:tcPr>
          <w:p w14:paraId="763002F1" w14:textId="2BC4306D"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D756E0" w:rsidRPr="00B60D70">
              <w:rPr>
                <w:rFonts w:ascii="TH SarabunPSK" w:hAnsi="TH SarabunPSK" w:cs="TH SarabunPSK" w:hint="cs"/>
              </w:rPr>
              <w:t>355</w:t>
            </w:r>
          </w:p>
        </w:tc>
        <w:tc>
          <w:tcPr>
            <w:tcW w:w="5387" w:type="dxa"/>
            <w:vAlign w:val="bottom"/>
          </w:tcPr>
          <w:p w14:paraId="2AEDCC84" w14:textId="3D64F524" w:rsidR="009E6917" w:rsidRPr="00B60D70" w:rsidRDefault="00B91175" w:rsidP="00592146">
            <w:pPr>
              <w:rPr>
                <w:rFonts w:ascii="TH SarabunPSK" w:hAnsi="TH SarabunPSK" w:cs="TH SarabunPSK"/>
              </w:rPr>
            </w:pPr>
            <w:r w:rsidRPr="00B60D70">
              <w:rPr>
                <w:rFonts w:ascii="TH SarabunPSK" w:hAnsi="TH SarabunPSK" w:cs="TH SarabunPSK" w:hint="cs"/>
                <w:cs/>
                <w:lang w:val="th-TH"/>
              </w:rPr>
              <w:t>ปฏิบัติ</w:t>
            </w:r>
            <w:r w:rsidR="00D756E0" w:rsidRPr="00B60D70">
              <w:rPr>
                <w:rFonts w:ascii="TH SarabunPSK" w:hAnsi="TH SarabunPSK" w:cs="TH SarabunPSK" w:hint="cs"/>
                <w:cs/>
                <w:lang w:val="th-TH"/>
              </w:rPr>
              <w:t>การปฐพีกลศาสตร์</w:t>
            </w:r>
          </w:p>
          <w:p w14:paraId="7FCBAC41" w14:textId="77777777" w:rsidR="009E6917" w:rsidRPr="00B60D70" w:rsidRDefault="00D756E0" w:rsidP="00592146">
            <w:pPr>
              <w:rPr>
                <w:rFonts w:ascii="TH SarabunPSK" w:hAnsi="TH SarabunPSK" w:cs="TH SarabunPSK"/>
                <w:cs/>
              </w:rPr>
            </w:pPr>
            <w:r w:rsidRPr="00B60D70">
              <w:rPr>
                <w:rFonts w:ascii="TH SarabunPSK" w:hAnsi="TH SarabunPSK" w:cs="TH SarabunPSK" w:hint="cs"/>
                <w:cs/>
              </w:rPr>
              <w:t>(</w:t>
            </w:r>
            <w:r w:rsidRPr="00B60D70">
              <w:rPr>
                <w:rFonts w:ascii="TH SarabunPSK" w:hAnsi="TH SarabunPSK" w:cs="TH SarabunPSK" w:hint="cs"/>
              </w:rPr>
              <w:t>Soil Mechanics Laboratory)</w:t>
            </w:r>
          </w:p>
        </w:tc>
        <w:tc>
          <w:tcPr>
            <w:tcW w:w="1224" w:type="dxa"/>
          </w:tcPr>
          <w:p w14:paraId="439C44AE" w14:textId="30F2DD89" w:rsidR="009E6917" w:rsidRPr="00B60D70" w:rsidRDefault="00D756E0" w:rsidP="00592146">
            <w:pPr>
              <w:rPr>
                <w:rFonts w:ascii="TH SarabunPSK" w:hAnsi="TH SarabunPSK" w:cs="TH SarabunPSK"/>
              </w:rPr>
            </w:pPr>
            <w:r w:rsidRPr="00B60D70">
              <w:rPr>
                <w:rFonts w:ascii="TH SarabunPSK" w:hAnsi="TH SarabunPSK" w:cs="TH SarabunPSK" w:hint="cs"/>
                <w:cs/>
              </w:rPr>
              <w:t>1</w:t>
            </w:r>
            <w:r w:rsidRPr="00B60D70">
              <w:rPr>
                <w:rFonts w:ascii="TH SarabunPSK" w:hAnsi="TH SarabunPSK" w:cs="TH SarabunPSK" w:hint="cs"/>
              </w:rPr>
              <w:t xml:space="preserve"> (</w:t>
            </w:r>
            <w:r w:rsidRPr="00B60D70">
              <w:rPr>
                <w:rFonts w:ascii="TH SarabunPSK" w:hAnsi="TH SarabunPSK" w:cs="TH SarabunPSK" w:hint="cs"/>
                <w:cs/>
              </w:rPr>
              <w:t>0</w:t>
            </w:r>
            <w:r w:rsidRPr="00B60D70">
              <w:rPr>
                <w:rFonts w:ascii="TH SarabunPSK" w:hAnsi="TH SarabunPSK" w:cs="TH SarabunPSK" w:hint="cs"/>
              </w:rPr>
              <w:t>-</w:t>
            </w:r>
            <w:r w:rsidRPr="00B60D70">
              <w:rPr>
                <w:rFonts w:ascii="TH SarabunPSK" w:hAnsi="TH SarabunPSK" w:cs="TH SarabunPSK" w:hint="cs"/>
                <w:cs/>
              </w:rPr>
              <w:t>3</w:t>
            </w:r>
            <w:r w:rsidRPr="00B60D70">
              <w:rPr>
                <w:rFonts w:ascii="TH SarabunPSK" w:hAnsi="TH SarabunPSK" w:cs="TH SarabunPSK" w:hint="cs"/>
              </w:rPr>
              <w:t>-</w:t>
            </w:r>
            <w:r w:rsidR="00D26FF1" w:rsidRPr="00B60D70">
              <w:rPr>
                <w:rFonts w:ascii="TH SarabunPSK" w:hAnsi="TH SarabunPSK" w:cs="TH SarabunPSK"/>
              </w:rPr>
              <w:t>2</w:t>
            </w:r>
            <w:r w:rsidRPr="00B60D70">
              <w:rPr>
                <w:rFonts w:ascii="TH SarabunPSK" w:hAnsi="TH SarabunPSK" w:cs="TH SarabunPSK" w:hint="cs"/>
              </w:rPr>
              <w:t>)</w:t>
            </w:r>
          </w:p>
        </w:tc>
      </w:tr>
    </w:tbl>
    <w:p w14:paraId="6FFE391D" w14:textId="77777777" w:rsidR="009E6917" w:rsidRPr="00B60D70" w:rsidRDefault="009E6917" w:rsidP="00592146">
      <w:pPr>
        <w:rPr>
          <w:rFonts w:ascii="TH SarabunPSK" w:hAnsi="TH SarabunPSK" w:cs="TH SarabunPSK"/>
        </w:rPr>
      </w:pPr>
    </w:p>
    <w:p w14:paraId="06E21216" w14:textId="303BACB5" w:rsidR="009E6917" w:rsidRPr="00B60D70" w:rsidRDefault="00D756E0" w:rsidP="00B1533F">
      <w:pPr>
        <w:ind w:right="26" w:firstLine="1134"/>
        <w:jc w:val="left"/>
        <w:rPr>
          <w:rFonts w:ascii="TH SarabunPSK" w:hAnsi="TH SarabunPSK" w:cs="TH SarabunPSK"/>
          <w:b/>
          <w:bCs/>
          <w:u w:val="single"/>
        </w:rPr>
      </w:pPr>
      <w:r w:rsidRPr="00B60D70">
        <w:rPr>
          <w:rFonts w:ascii="TH SarabunPSK" w:hAnsi="TH SarabunPSK" w:cs="TH SarabunPSK" w:hint="cs"/>
          <w:b/>
          <w:bCs/>
          <w:u w:val="single"/>
          <w:cs/>
        </w:rPr>
        <w:t>ข.</w:t>
      </w:r>
      <w:r w:rsidRPr="00B60D70">
        <w:rPr>
          <w:rFonts w:ascii="TH SarabunPSK" w:hAnsi="TH SarabunPSK" w:cs="TH SarabunPSK" w:hint="cs"/>
          <w:b/>
          <w:bCs/>
          <w:u w:val="single"/>
        </w:rPr>
        <w:t>2.3</w:t>
      </w:r>
      <w:r w:rsidRPr="00B60D70">
        <w:rPr>
          <w:rFonts w:ascii="TH SarabunPSK" w:hAnsi="TH SarabunPSK" w:cs="TH SarabunPSK" w:hint="cs"/>
          <w:b/>
          <w:bCs/>
          <w:u w:val="single"/>
          <w:cs/>
        </w:rPr>
        <w:t xml:space="preserve"> วิชาบังคับทางวิศวกรรมโยธา</w:t>
      </w:r>
      <w:r w:rsidR="00BD7F9D" w:rsidRPr="00B60D70">
        <w:rPr>
          <w:rFonts w:ascii="TH SarabunPSK" w:hAnsi="TH SarabunPSK" w:cs="TH SarabunPSK" w:hint="cs"/>
          <w:b/>
          <w:bCs/>
          <w:u w:val="single"/>
        </w:rPr>
        <w:t xml:space="preserve"> </w:t>
      </w:r>
      <w:r w:rsidR="00F66E18" w:rsidRPr="00B60D70">
        <w:rPr>
          <w:rFonts w:ascii="TH SarabunPSK" w:hAnsi="TH SarabunPSK" w:cs="TH SarabunPSK" w:hint="cs"/>
          <w:b/>
          <w:bCs/>
          <w:u w:val="single"/>
        </w:rPr>
        <w:t>52</w:t>
      </w:r>
      <w:r w:rsidRPr="00B60D70">
        <w:rPr>
          <w:rFonts w:ascii="TH SarabunPSK" w:hAnsi="TH SarabunPSK" w:cs="TH SarabunPSK" w:hint="cs"/>
          <w:b/>
          <w:bCs/>
          <w:u w:val="single"/>
        </w:rPr>
        <w:t xml:space="preserve"> </w:t>
      </w:r>
      <w:r w:rsidRPr="00B60D70">
        <w:rPr>
          <w:rFonts w:ascii="TH SarabunPSK" w:hAnsi="TH SarabunPSK" w:cs="TH SarabunPSK" w:hint="cs"/>
          <w:b/>
          <w:bCs/>
          <w:u w:val="single"/>
          <w:cs/>
        </w:rPr>
        <w:t>หน่วยกิต</w:t>
      </w:r>
    </w:p>
    <w:tbl>
      <w:tblPr>
        <w:tblStyle w:val="af6"/>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
        <w:gridCol w:w="988"/>
        <w:gridCol w:w="1417"/>
        <w:gridCol w:w="5393"/>
        <w:gridCol w:w="1218"/>
      </w:tblGrid>
      <w:tr w:rsidR="00B60D70" w:rsidRPr="00B60D70" w14:paraId="6FAABDF1" w14:textId="77777777" w:rsidTr="00C06D0A">
        <w:trPr>
          <w:gridBefore w:val="1"/>
          <w:wBefore w:w="108" w:type="dxa"/>
        </w:trPr>
        <w:tc>
          <w:tcPr>
            <w:tcW w:w="988" w:type="dxa"/>
          </w:tcPr>
          <w:p w14:paraId="29DC95E8" w14:textId="77777777" w:rsidR="009E6917" w:rsidRPr="00B60D70" w:rsidRDefault="009E6917" w:rsidP="00592146">
            <w:pPr>
              <w:rPr>
                <w:rFonts w:ascii="TH SarabunPSK" w:hAnsi="TH SarabunPSK" w:cs="TH SarabunPSK"/>
              </w:rPr>
            </w:pPr>
          </w:p>
        </w:tc>
        <w:tc>
          <w:tcPr>
            <w:tcW w:w="8028" w:type="dxa"/>
            <w:gridSpan w:val="3"/>
            <w:shd w:val="clear" w:color="auto" w:fill="FFFFFF" w:themeFill="background1"/>
          </w:tcPr>
          <w:p w14:paraId="0E6FBCCD" w14:textId="4179DD15" w:rsidR="009E6917" w:rsidRPr="00B60D70" w:rsidRDefault="00D756E0" w:rsidP="00592146">
            <w:pPr>
              <w:rPr>
                <w:rFonts w:ascii="TH SarabunPSK" w:hAnsi="TH SarabunPSK" w:cs="TH SarabunPSK"/>
              </w:rPr>
            </w:pPr>
            <w:r w:rsidRPr="00B60D70">
              <w:rPr>
                <w:rFonts w:ascii="TH SarabunPSK" w:hAnsi="TH SarabunPSK" w:cs="TH SarabunPSK" w:hint="cs"/>
                <w:cs/>
                <w:lang w:val="th-TH"/>
              </w:rPr>
              <w:t>กลุ</w:t>
            </w:r>
            <w:r w:rsidR="00AF5011" w:rsidRPr="00B60D70">
              <w:rPr>
                <w:rFonts w:ascii="TH SarabunPSK" w:hAnsi="TH SarabunPSK" w:cs="TH SarabunPSK" w:hint="cs"/>
                <w:cs/>
                <w:lang w:val="th-TH"/>
              </w:rPr>
              <w:t>่</w:t>
            </w:r>
            <w:r w:rsidRPr="00B60D70">
              <w:rPr>
                <w:rFonts w:ascii="TH SarabunPSK" w:hAnsi="TH SarabunPSK" w:cs="TH SarabunPSK" w:hint="cs"/>
                <w:cs/>
                <w:lang w:val="th-TH"/>
              </w:rPr>
              <w:t xml:space="preserve">มที่ </w:t>
            </w:r>
            <w:r w:rsidRPr="00B60D70">
              <w:rPr>
                <w:rFonts w:ascii="TH SarabunPSK" w:hAnsi="TH SarabunPSK" w:cs="TH SarabunPSK" w:hint="cs"/>
              </w:rPr>
              <w:t>1</w:t>
            </w:r>
            <w:r w:rsidRPr="00B60D70">
              <w:rPr>
                <w:rFonts w:ascii="TH SarabunPSK" w:hAnsi="TH SarabunPSK" w:cs="TH SarabunPSK" w:hint="cs"/>
                <w:cs/>
              </w:rPr>
              <w:t xml:space="preserve"> </w:t>
            </w:r>
            <w:r w:rsidRPr="00B60D70">
              <w:rPr>
                <w:rFonts w:ascii="TH SarabunPSK" w:hAnsi="TH SarabunPSK" w:cs="TH SarabunPSK" w:hint="cs"/>
                <w:cs/>
                <w:lang w:val="th-TH"/>
              </w:rPr>
              <w:t>วิศวกรรมโครง</w:t>
            </w:r>
            <w:r w:rsidR="00B91175" w:rsidRPr="00B60D70">
              <w:rPr>
                <w:rFonts w:ascii="TH SarabunPSK" w:hAnsi="TH SarabunPSK" w:cs="TH SarabunPSK" w:hint="cs"/>
                <w:cs/>
                <w:lang w:val="th-TH"/>
              </w:rPr>
              <w:t>สร้าง</w:t>
            </w:r>
            <w:r w:rsidRPr="00B60D70">
              <w:rPr>
                <w:rFonts w:ascii="TH SarabunPSK" w:hAnsi="TH SarabunPSK" w:cs="TH SarabunPSK" w:hint="cs"/>
                <w:cs/>
                <w:lang w:val="th-TH"/>
              </w:rPr>
              <w:t xml:space="preserve"> </w:t>
            </w:r>
            <w:r w:rsidRPr="00B60D70">
              <w:rPr>
                <w:rFonts w:ascii="TH SarabunPSK" w:hAnsi="TH SarabunPSK" w:cs="TH SarabunPSK" w:hint="cs"/>
                <w:cs/>
              </w:rPr>
              <w:t>(</w:t>
            </w:r>
            <w:r w:rsidRPr="00B60D70">
              <w:rPr>
                <w:rFonts w:ascii="TH SarabunPSK" w:hAnsi="TH SarabunPSK" w:cs="TH SarabunPSK" w:hint="cs"/>
              </w:rPr>
              <w:t>Structural Engineering)</w:t>
            </w:r>
          </w:p>
        </w:tc>
      </w:tr>
      <w:tr w:rsidR="00B60D70" w:rsidRPr="00B60D70" w14:paraId="5E80DDB9" w14:textId="77777777" w:rsidTr="00C06D0A">
        <w:trPr>
          <w:gridBefore w:val="1"/>
          <w:wBefore w:w="108" w:type="dxa"/>
        </w:trPr>
        <w:tc>
          <w:tcPr>
            <w:tcW w:w="988" w:type="dxa"/>
          </w:tcPr>
          <w:p w14:paraId="0445AC9B" w14:textId="77777777" w:rsidR="00F30A61" w:rsidRPr="00B60D70" w:rsidRDefault="00F30A61" w:rsidP="00592146">
            <w:pPr>
              <w:rPr>
                <w:rFonts w:ascii="TH SarabunPSK" w:hAnsi="TH SarabunPSK" w:cs="TH SarabunPSK"/>
              </w:rPr>
            </w:pPr>
          </w:p>
        </w:tc>
        <w:tc>
          <w:tcPr>
            <w:tcW w:w="1417" w:type="dxa"/>
          </w:tcPr>
          <w:p w14:paraId="7FFB7911" w14:textId="4929570A" w:rsidR="00F30A61"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F30A61" w:rsidRPr="00B60D70">
              <w:rPr>
                <w:rFonts w:ascii="TH SarabunPSK" w:hAnsi="TH SarabunPSK" w:cs="TH SarabunPSK" w:hint="cs"/>
                <w:cs/>
              </w:rPr>
              <w:t>112</w:t>
            </w:r>
          </w:p>
        </w:tc>
        <w:tc>
          <w:tcPr>
            <w:tcW w:w="5393" w:type="dxa"/>
            <w:vAlign w:val="bottom"/>
          </w:tcPr>
          <w:p w14:paraId="6CF80230" w14:textId="77777777" w:rsidR="00F30A61" w:rsidRPr="00B60D70" w:rsidRDefault="00F30A61" w:rsidP="00592146">
            <w:pPr>
              <w:rPr>
                <w:rFonts w:ascii="TH SarabunPSK" w:hAnsi="TH SarabunPSK" w:cs="TH SarabunPSK"/>
              </w:rPr>
            </w:pPr>
            <w:r w:rsidRPr="00B60D70">
              <w:rPr>
                <w:rFonts w:ascii="TH SarabunPSK" w:hAnsi="TH SarabunPSK" w:cs="TH SarabunPSK" w:hint="cs"/>
                <w:cs/>
                <w:lang w:val="th-TH"/>
              </w:rPr>
              <w:t>คณิตศาสตร์ประยุกต์สำหรับวิศวกรรมโยธา</w:t>
            </w:r>
          </w:p>
          <w:p w14:paraId="29676289" w14:textId="1E9ECA18" w:rsidR="00F30A61" w:rsidRPr="00B60D70" w:rsidRDefault="00F30A61" w:rsidP="00592146">
            <w:pPr>
              <w:rPr>
                <w:rFonts w:ascii="TH SarabunPSK" w:hAnsi="TH SarabunPSK" w:cs="TH SarabunPSK"/>
                <w:cs/>
              </w:rPr>
            </w:pPr>
            <w:r w:rsidRPr="00B60D70">
              <w:rPr>
                <w:rFonts w:ascii="TH SarabunPSK" w:hAnsi="TH SarabunPSK" w:cs="TH SarabunPSK" w:hint="cs"/>
              </w:rPr>
              <w:t>(</w:t>
            </w:r>
            <w:r w:rsidR="00081CC2" w:rsidRPr="00B60D70">
              <w:rPr>
                <w:rFonts w:ascii="TH SarabunPSK" w:hAnsi="TH SarabunPSK" w:cs="TH SarabunPSK" w:hint="cs"/>
              </w:rPr>
              <w:t>Applied</w:t>
            </w:r>
            <w:r w:rsidR="00F551BD" w:rsidRPr="00B60D70">
              <w:rPr>
                <w:rFonts w:ascii="TH SarabunPSK" w:hAnsi="TH SarabunPSK" w:cs="TH SarabunPSK" w:hint="cs"/>
              </w:rPr>
              <w:t xml:space="preserve"> </w:t>
            </w:r>
            <w:r w:rsidRPr="00B60D70">
              <w:rPr>
                <w:rFonts w:ascii="TH SarabunPSK" w:hAnsi="TH SarabunPSK" w:cs="TH SarabunPSK" w:hint="cs"/>
              </w:rPr>
              <w:t>Mathematics for Civil Engineers)</w:t>
            </w:r>
          </w:p>
        </w:tc>
        <w:tc>
          <w:tcPr>
            <w:tcW w:w="1218" w:type="dxa"/>
          </w:tcPr>
          <w:p w14:paraId="7E3BFDB4" w14:textId="16314D1F" w:rsidR="00F30A61" w:rsidRPr="00B60D70" w:rsidRDefault="00F30A61" w:rsidP="00592146">
            <w:pPr>
              <w:rPr>
                <w:rFonts w:ascii="TH SarabunPSK" w:hAnsi="TH SarabunPSK" w:cs="TH SarabunPSK"/>
              </w:rPr>
            </w:pPr>
            <w:r w:rsidRPr="00B60D70">
              <w:rPr>
                <w:rFonts w:ascii="TH SarabunPSK" w:hAnsi="TH SarabunPSK" w:cs="TH SarabunPSK" w:hint="cs"/>
              </w:rPr>
              <w:t>3 (3-0-6)</w:t>
            </w:r>
          </w:p>
        </w:tc>
      </w:tr>
      <w:tr w:rsidR="00B60D70" w:rsidRPr="00B60D70" w14:paraId="20C3B7AC" w14:textId="77777777" w:rsidTr="00C06D0A">
        <w:trPr>
          <w:gridBefore w:val="1"/>
          <w:wBefore w:w="108" w:type="dxa"/>
        </w:trPr>
        <w:tc>
          <w:tcPr>
            <w:tcW w:w="988" w:type="dxa"/>
          </w:tcPr>
          <w:p w14:paraId="3C93208E" w14:textId="77777777" w:rsidR="00F30A61" w:rsidRPr="00B60D70" w:rsidRDefault="00F30A61" w:rsidP="00592146">
            <w:pPr>
              <w:rPr>
                <w:rFonts w:ascii="TH SarabunPSK" w:hAnsi="TH SarabunPSK" w:cs="TH SarabunPSK"/>
              </w:rPr>
            </w:pPr>
          </w:p>
        </w:tc>
        <w:tc>
          <w:tcPr>
            <w:tcW w:w="1417" w:type="dxa"/>
          </w:tcPr>
          <w:p w14:paraId="7354BA61" w14:textId="6FA61E5A" w:rsidR="00F30A61"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F30A61" w:rsidRPr="00B60D70">
              <w:rPr>
                <w:rFonts w:ascii="TH SarabunPSK" w:hAnsi="TH SarabunPSK" w:cs="TH SarabunPSK" w:hint="cs"/>
              </w:rPr>
              <w:t>122</w:t>
            </w:r>
          </w:p>
        </w:tc>
        <w:tc>
          <w:tcPr>
            <w:tcW w:w="5393" w:type="dxa"/>
            <w:vAlign w:val="bottom"/>
          </w:tcPr>
          <w:p w14:paraId="7F2D0315" w14:textId="77777777" w:rsidR="00F30A61" w:rsidRPr="00B60D70" w:rsidRDefault="00F30A61" w:rsidP="00592146">
            <w:pPr>
              <w:rPr>
                <w:rFonts w:ascii="TH SarabunPSK" w:hAnsi="TH SarabunPSK" w:cs="TH SarabunPSK"/>
              </w:rPr>
            </w:pPr>
            <w:r w:rsidRPr="00B60D70">
              <w:rPr>
                <w:rFonts w:ascii="TH SarabunPSK" w:hAnsi="TH SarabunPSK" w:cs="TH SarabunPSK" w:hint="cs"/>
                <w:cs/>
                <w:lang w:val="th-TH"/>
              </w:rPr>
              <w:t>ปฏิบัติการเทคนิคการก่อสร้างอาคาร</w:t>
            </w:r>
          </w:p>
          <w:p w14:paraId="147F106E" w14:textId="4DA12D57" w:rsidR="00F30A61" w:rsidRPr="00B60D70" w:rsidRDefault="00F30A61" w:rsidP="00592146">
            <w:pPr>
              <w:rPr>
                <w:rFonts w:ascii="TH SarabunPSK" w:hAnsi="TH SarabunPSK" w:cs="TH SarabunPSK"/>
                <w:cs/>
              </w:rPr>
            </w:pPr>
            <w:r w:rsidRPr="00B60D70">
              <w:rPr>
                <w:rFonts w:ascii="TH SarabunPSK" w:hAnsi="TH SarabunPSK" w:cs="TH SarabunPSK" w:hint="cs"/>
              </w:rPr>
              <w:t>(Practice on Building Construction Techniques)</w:t>
            </w:r>
          </w:p>
        </w:tc>
        <w:tc>
          <w:tcPr>
            <w:tcW w:w="1218" w:type="dxa"/>
          </w:tcPr>
          <w:p w14:paraId="69A602BB" w14:textId="29EDF3EB" w:rsidR="00F30A61" w:rsidRPr="00B60D70" w:rsidRDefault="00F30A61" w:rsidP="00592146">
            <w:pPr>
              <w:rPr>
                <w:rFonts w:ascii="TH SarabunPSK" w:hAnsi="TH SarabunPSK" w:cs="TH SarabunPSK"/>
              </w:rPr>
            </w:pPr>
            <w:r w:rsidRPr="00B60D70">
              <w:rPr>
                <w:rFonts w:ascii="TH SarabunPSK" w:hAnsi="TH SarabunPSK" w:cs="TH SarabunPSK" w:hint="cs"/>
              </w:rPr>
              <w:t>3 (1-4-6)</w:t>
            </w:r>
          </w:p>
        </w:tc>
      </w:tr>
      <w:tr w:rsidR="00B60D70" w:rsidRPr="00B60D70" w14:paraId="5527926E" w14:textId="77777777" w:rsidTr="0045725D">
        <w:trPr>
          <w:gridBefore w:val="1"/>
          <w:wBefore w:w="108" w:type="dxa"/>
        </w:trPr>
        <w:tc>
          <w:tcPr>
            <w:tcW w:w="988" w:type="dxa"/>
          </w:tcPr>
          <w:p w14:paraId="7DBD8ABA" w14:textId="77777777" w:rsidR="002A43E4" w:rsidRPr="00B60D70" w:rsidRDefault="002A43E4" w:rsidP="00592146">
            <w:pPr>
              <w:rPr>
                <w:rFonts w:ascii="TH SarabunPSK" w:hAnsi="TH SarabunPSK" w:cs="TH SarabunPSK"/>
              </w:rPr>
            </w:pPr>
          </w:p>
        </w:tc>
        <w:tc>
          <w:tcPr>
            <w:tcW w:w="1417" w:type="dxa"/>
          </w:tcPr>
          <w:p w14:paraId="6B7FF196" w14:textId="0F573F7F" w:rsidR="002A43E4"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2A43E4" w:rsidRPr="00B60D70">
              <w:rPr>
                <w:rFonts w:ascii="TH SarabunPSK" w:hAnsi="TH SarabunPSK" w:cs="TH SarabunPSK" w:hint="cs"/>
              </w:rPr>
              <w:t>211</w:t>
            </w:r>
          </w:p>
        </w:tc>
        <w:tc>
          <w:tcPr>
            <w:tcW w:w="5393" w:type="dxa"/>
            <w:vAlign w:val="bottom"/>
          </w:tcPr>
          <w:p w14:paraId="56B8C91A" w14:textId="77777777" w:rsidR="002A43E4" w:rsidRPr="00B60D70" w:rsidRDefault="002A43E4" w:rsidP="00592146">
            <w:pPr>
              <w:rPr>
                <w:rFonts w:ascii="TH SarabunPSK" w:hAnsi="TH SarabunPSK" w:cs="TH SarabunPSK"/>
              </w:rPr>
            </w:pPr>
            <w:r w:rsidRPr="00B60D70">
              <w:rPr>
                <w:rFonts w:ascii="TH SarabunPSK" w:hAnsi="TH SarabunPSK" w:cs="TH SarabunPSK" w:hint="cs"/>
                <w:cs/>
                <w:lang w:val="th-TH"/>
              </w:rPr>
              <w:t>วัสดุก่อสร้างและเทคโนโลยีคอนกรีต</w:t>
            </w:r>
          </w:p>
          <w:p w14:paraId="2663F69D" w14:textId="0A07C9FC" w:rsidR="002A43E4" w:rsidRPr="00B60D70" w:rsidRDefault="002A43E4" w:rsidP="00592146">
            <w:pPr>
              <w:rPr>
                <w:rFonts w:ascii="TH SarabunPSK" w:hAnsi="TH SarabunPSK" w:cs="TH SarabunPSK"/>
                <w:cs/>
                <w:lang w:val="th-TH"/>
              </w:rPr>
            </w:pPr>
            <w:r w:rsidRPr="00B60D70">
              <w:rPr>
                <w:rFonts w:ascii="TH SarabunPSK" w:hAnsi="TH SarabunPSK" w:cs="TH SarabunPSK" w:hint="cs"/>
                <w:cs/>
              </w:rPr>
              <w:t>(</w:t>
            </w:r>
            <w:r w:rsidRPr="00B60D70">
              <w:rPr>
                <w:rFonts w:ascii="TH SarabunPSK" w:hAnsi="TH SarabunPSK" w:cs="TH SarabunPSK" w:hint="cs"/>
              </w:rPr>
              <w:t>Construction Materials and Concrete Technology)</w:t>
            </w:r>
          </w:p>
        </w:tc>
        <w:tc>
          <w:tcPr>
            <w:tcW w:w="1218" w:type="dxa"/>
            <w:shd w:val="clear" w:color="auto" w:fill="auto"/>
          </w:tcPr>
          <w:p w14:paraId="63F8A6E5" w14:textId="2DBBCC0A" w:rsidR="002A43E4" w:rsidRPr="00B60D70" w:rsidRDefault="002A43E4" w:rsidP="00592146">
            <w:pPr>
              <w:rPr>
                <w:rFonts w:ascii="TH SarabunPSK" w:hAnsi="TH SarabunPSK" w:cs="TH SarabunPSK"/>
                <w:cs/>
              </w:rPr>
            </w:pPr>
            <w:r w:rsidRPr="00B60D70">
              <w:rPr>
                <w:rFonts w:ascii="TH SarabunPSK" w:hAnsi="TH SarabunPSK" w:cs="TH SarabunPSK" w:hint="cs"/>
              </w:rPr>
              <w:t>3 (</w:t>
            </w:r>
            <w:r w:rsidR="00022D4D" w:rsidRPr="00B60D70">
              <w:rPr>
                <w:rFonts w:ascii="TH SarabunPSK" w:hAnsi="TH SarabunPSK" w:cs="TH SarabunPSK"/>
              </w:rPr>
              <w:t>2</w:t>
            </w:r>
            <w:r w:rsidRPr="00B60D70">
              <w:rPr>
                <w:rFonts w:ascii="TH SarabunPSK" w:hAnsi="TH SarabunPSK" w:cs="TH SarabunPSK" w:hint="cs"/>
              </w:rPr>
              <w:t>-</w:t>
            </w:r>
            <w:r w:rsidR="00022D4D" w:rsidRPr="00B60D70">
              <w:rPr>
                <w:rFonts w:ascii="TH SarabunPSK" w:hAnsi="TH SarabunPSK" w:cs="TH SarabunPSK"/>
              </w:rPr>
              <w:t>2</w:t>
            </w:r>
            <w:r w:rsidRPr="00B60D70">
              <w:rPr>
                <w:rFonts w:ascii="TH SarabunPSK" w:hAnsi="TH SarabunPSK" w:cs="TH SarabunPSK" w:hint="cs"/>
              </w:rPr>
              <w:t>-6)</w:t>
            </w:r>
          </w:p>
        </w:tc>
      </w:tr>
      <w:tr w:rsidR="00B60D70" w:rsidRPr="00B60D70" w14:paraId="223DFA5E" w14:textId="77777777" w:rsidTr="00C06D0A">
        <w:trPr>
          <w:gridBefore w:val="1"/>
          <w:wBefore w:w="108" w:type="dxa"/>
        </w:trPr>
        <w:tc>
          <w:tcPr>
            <w:tcW w:w="988" w:type="dxa"/>
          </w:tcPr>
          <w:p w14:paraId="6B9E442E" w14:textId="77777777" w:rsidR="002A43E4" w:rsidRPr="00B60D70" w:rsidRDefault="002A43E4" w:rsidP="00592146">
            <w:pPr>
              <w:rPr>
                <w:rFonts w:ascii="TH SarabunPSK" w:hAnsi="TH SarabunPSK" w:cs="TH SarabunPSK"/>
              </w:rPr>
            </w:pPr>
          </w:p>
        </w:tc>
        <w:tc>
          <w:tcPr>
            <w:tcW w:w="1417" w:type="dxa"/>
          </w:tcPr>
          <w:p w14:paraId="31AA8702" w14:textId="24D1F7C8" w:rsidR="002A43E4"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2A43E4" w:rsidRPr="00B60D70">
              <w:rPr>
                <w:rFonts w:ascii="TH SarabunPSK" w:hAnsi="TH SarabunPSK" w:cs="TH SarabunPSK" w:hint="cs"/>
              </w:rPr>
              <w:t>212</w:t>
            </w:r>
          </w:p>
        </w:tc>
        <w:tc>
          <w:tcPr>
            <w:tcW w:w="5393" w:type="dxa"/>
            <w:vAlign w:val="bottom"/>
          </w:tcPr>
          <w:p w14:paraId="760A1996" w14:textId="77777777" w:rsidR="002A43E4" w:rsidRPr="00B60D70" w:rsidRDefault="002A43E4" w:rsidP="00592146">
            <w:pPr>
              <w:rPr>
                <w:rFonts w:ascii="TH SarabunPSK" w:hAnsi="TH SarabunPSK" w:cs="TH SarabunPSK"/>
              </w:rPr>
            </w:pPr>
            <w:r w:rsidRPr="00B60D70">
              <w:rPr>
                <w:rFonts w:ascii="TH SarabunPSK" w:hAnsi="TH SarabunPSK" w:cs="TH SarabunPSK" w:hint="cs"/>
                <w:cs/>
                <w:lang w:val="th-TH"/>
              </w:rPr>
              <w:t>กลศาสตร์วัสดุ</w:t>
            </w:r>
          </w:p>
          <w:p w14:paraId="7C8482BB" w14:textId="77777777" w:rsidR="002A43E4" w:rsidRPr="00B60D70" w:rsidRDefault="002A43E4" w:rsidP="00592146">
            <w:pPr>
              <w:rPr>
                <w:rFonts w:ascii="TH SarabunPSK" w:hAnsi="TH SarabunPSK" w:cs="TH SarabunPSK"/>
                <w:cs/>
              </w:rPr>
            </w:pPr>
            <w:r w:rsidRPr="00B60D70">
              <w:rPr>
                <w:rFonts w:ascii="TH SarabunPSK" w:hAnsi="TH SarabunPSK" w:cs="TH SarabunPSK" w:hint="cs"/>
              </w:rPr>
              <w:t>(Mechanics of Materials)</w:t>
            </w:r>
          </w:p>
        </w:tc>
        <w:tc>
          <w:tcPr>
            <w:tcW w:w="1218" w:type="dxa"/>
          </w:tcPr>
          <w:p w14:paraId="029827DD" w14:textId="77777777" w:rsidR="002A43E4" w:rsidRPr="00B60D70" w:rsidRDefault="002A43E4" w:rsidP="00592146">
            <w:pPr>
              <w:rPr>
                <w:rFonts w:ascii="TH SarabunPSK" w:hAnsi="TH SarabunPSK" w:cs="TH SarabunPSK"/>
              </w:rPr>
            </w:pPr>
            <w:r w:rsidRPr="00B60D70">
              <w:rPr>
                <w:rFonts w:ascii="TH SarabunPSK" w:hAnsi="TH SarabunPSK" w:cs="TH SarabunPSK" w:hint="cs"/>
              </w:rPr>
              <w:t>3 (3-0-6)</w:t>
            </w:r>
          </w:p>
        </w:tc>
      </w:tr>
      <w:tr w:rsidR="00B60D70" w:rsidRPr="00B60D70" w14:paraId="26D87422" w14:textId="77777777" w:rsidTr="00C06D0A">
        <w:trPr>
          <w:gridBefore w:val="1"/>
          <w:wBefore w:w="108" w:type="dxa"/>
        </w:trPr>
        <w:tc>
          <w:tcPr>
            <w:tcW w:w="988" w:type="dxa"/>
          </w:tcPr>
          <w:p w14:paraId="3EBA9AA7" w14:textId="77777777" w:rsidR="002A43E4" w:rsidRPr="00B60D70" w:rsidRDefault="002A43E4" w:rsidP="00592146">
            <w:pPr>
              <w:rPr>
                <w:rFonts w:ascii="TH SarabunPSK" w:hAnsi="TH SarabunPSK" w:cs="TH SarabunPSK"/>
              </w:rPr>
            </w:pPr>
          </w:p>
        </w:tc>
        <w:tc>
          <w:tcPr>
            <w:tcW w:w="1417" w:type="dxa"/>
          </w:tcPr>
          <w:p w14:paraId="17CBD37C" w14:textId="081349B4" w:rsidR="002A43E4"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2A43E4" w:rsidRPr="00B60D70">
              <w:rPr>
                <w:rFonts w:ascii="TH SarabunPSK" w:hAnsi="TH SarabunPSK" w:cs="TH SarabunPSK" w:hint="cs"/>
              </w:rPr>
              <w:t>215</w:t>
            </w:r>
          </w:p>
        </w:tc>
        <w:tc>
          <w:tcPr>
            <w:tcW w:w="5393" w:type="dxa"/>
            <w:vAlign w:val="bottom"/>
          </w:tcPr>
          <w:p w14:paraId="017CF539" w14:textId="2B866A70" w:rsidR="002A43E4" w:rsidRPr="00B60D70" w:rsidRDefault="00B91175" w:rsidP="00592146">
            <w:pPr>
              <w:rPr>
                <w:rFonts w:ascii="TH SarabunPSK" w:hAnsi="TH SarabunPSK" w:cs="TH SarabunPSK"/>
              </w:rPr>
            </w:pPr>
            <w:r w:rsidRPr="00B60D70">
              <w:rPr>
                <w:rFonts w:ascii="TH SarabunPSK" w:hAnsi="TH SarabunPSK" w:cs="TH SarabunPSK" w:hint="cs"/>
                <w:cs/>
                <w:lang w:val="th-TH"/>
              </w:rPr>
              <w:t>ปฏิบัติ</w:t>
            </w:r>
            <w:r w:rsidR="002A43E4" w:rsidRPr="00B60D70">
              <w:rPr>
                <w:rFonts w:ascii="TH SarabunPSK" w:hAnsi="TH SarabunPSK" w:cs="TH SarabunPSK" w:hint="cs"/>
                <w:cs/>
                <w:lang w:val="th-TH"/>
              </w:rPr>
              <w:t>การทดสอบวัสดุ</w:t>
            </w:r>
          </w:p>
          <w:p w14:paraId="31D82F86" w14:textId="77777777" w:rsidR="002A43E4" w:rsidRPr="00B60D70" w:rsidRDefault="002A43E4" w:rsidP="00592146">
            <w:pPr>
              <w:rPr>
                <w:rFonts w:ascii="TH SarabunPSK" w:hAnsi="TH SarabunPSK" w:cs="TH SarabunPSK"/>
                <w:cs/>
              </w:rPr>
            </w:pPr>
            <w:r w:rsidRPr="00B60D70">
              <w:rPr>
                <w:rFonts w:ascii="TH SarabunPSK" w:hAnsi="TH SarabunPSK" w:cs="TH SarabunPSK" w:hint="cs"/>
              </w:rPr>
              <w:t>(Materials Testing Laboratory)</w:t>
            </w:r>
          </w:p>
        </w:tc>
        <w:tc>
          <w:tcPr>
            <w:tcW w:w="1218" w:type="dxa"/>
          </w:tcPr>
          <w:p w14:paraId="4DA3FAC7" w14:textId="706DD104" w:rsidR="002A43E4" w:rsidRPr="00B60D70" w:rsidRDefault="002A43E4" w:rsidP="00592146">
            <w:pPr>
              <w:rPr>
                <w:rFonts w:ascii="TH SarabunPSK" w:hAnsi="TH SarabunPSK" w:cs="TH SarabunPSK"/>
              </w:rPr>
            </w:pPr>
            <w:r w:rsidRPr="00B60D70">
              <w:rPr>
                <w:rFonts w:ascii="TH SarabunPSK" w:hAnsi="TH SarabunPSK" w:cs="TH SarabunPSK" w:hint="cs"/>
                <w:cs/>
              </w:rPr>
              <w:t>1</w:t>
            </w:r>
            <w:r w:rsidRPr="00B60D70">
              <w:rPr>
                <w:rFonts w:ascii="TH SarabunPSK" w:hAnsi="TH SarabunPSK" w:cs="TH SarabunPSK" w:hint="cs"/>
              </w:rPr>
              <w:t xml:space="preserve"> (</w:t>
            </w:r>
            <w:r w:rsidRPr="00B60D70">
              <w:rPr>
                <w:rFonts w:ascii="TH SarabunPSK" w:hAnsi="TH SarabunPSK" w:cs="TH SarabunPSK" w:hint="cs"/>
                <w:cs/>
              </w:rPr>
              <w:t>0</w:t>
            </w:r>
            <w:r w:rsidRPr="00B60D70">
              <w:rPr>
                <w:rFonts w:ascii="TH SarabunPSK" w:hAnsi="TH SarabunPSK" w:cs="TH SarabunPSK" w:hint="cs"/>
              </w:rPr>
              <w:t>-</w:t>
            </w:r>
            <w:r w:rsidRPr="00B60D70">
              <w:rPr>
                <w:rFonts w:ascii="TH SarabunPSK" w:hAnsi="TH SarabunPSK" w:cs="TH SarabunPSK" w:hint="cs"/>
                <w:cs/>
              </w:rPr>
              <w:t>3</w:t>
            </w:r>
            <w:r w:rsidRPr="00B60D70">
              <w:rPr>
                <w:rFonts w:ascii="TH SarabunPSK" w:hAnsi="TH SarabunPSK" w:cs="TH SarabunPSK" w:hint="cs"/>
              </w:rPr>
              <w:t>-</w:t>
            </w:r>
            <w:r w:rsidR="00C8263D" w:rsidRPr="00B60D70">
              <w:rPr>
                <w:rFonts w:ascii="TH SarabunPSK" w:hAnsi="TH SarabunPSK" w:cs="TH SarabunPSK"/>
              </w:rPr>
              <w:t>2</w:t>
            </w:r>
            <w:r w:rsidRPr="00B60D70">
              <w:rPr>
                <w:rFonts w:ascii="TH SarabunPSK" w:hAnsi="TH SarabunPSK" w:cs="TH SarabunPSK" w:hint="cs"/>
              </w:rPr>
              <w:t>)</w:t>
            </w:r>
          </w:p>
        </w:tc>
      </w:tr>
      <w:tr w:rsidR="00B60D70" w:rsidRPr="00B60D70" w14:paraId="2997A37F" w14:textId="77777777" w:rsidTr="00C06D0A">
        <w:trPr>
          <w:gridBefore w:val="1"/>
          <w:wBefore w:w="108" w:type="dxa"/>
        </w:trPr>
        <w:tc>
          <w:tcPr>
            <w:tcW w:w="988" w:type="dxa"/>
          </w:tcPr>
          <w:p w14:paraId="58EBF140" w14:textId="77777777" w:rsidR="002A43E4" w:rsidRPr="00B60D70" w:rsidRDefault="002A43E4" w:rsidP="00592146">
            <w:pPr>
              <w:rPr>
                <w:rFonts w:ascii="TH SarabunPSK" w:hAnsi="TH SarabunPSK" w:cs="TH SarabunPSK"/>
              </w:rPr>
            </w:pPr>
          </w:p>
        </w:tc>
        <w:tc>
          <w:tcPr>
            <w:tcW w:w="1417" w:type="dxa"/>
          </w:tcPr>
          <w:p w14:paraId="6E93073A" w14:textId="3BE00229" w:rsidR="002A43E4"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2A43E4" w:rsidRPr="00B60D70">
              <w:rPr>
                <w:rFonts w:ascii="TH SarabunPSK" w:hAnsi="TH SarabunPSK" w:cs="TH SarabunPSK" w:hint="cs"/>
              </w:rPr>
              <w:t>312</w:t>
            </w:r>
          </w:p>
        </w:tc>
        <w:tc>
          <w:tcPr>
            <w:tcW w:w="5393" w:type="dxa"/>
            <w:vAlign w:val="bottom"/>
          </w:tcPr>
          <w:p w14:paraId="19893A41" w14:textId="77777777" w:rsidR="002A43E4" w:rsidRPr="00B60D70" w:rsidRDefault="002A43E4" w:rsidP="00592146">
            <w:pPr>
              <w:rPr>
                <w:rFonts w:ascii="TH SarabunPSK" w:hAnsi="TH SarabunPSK" w:cs="TH SarabunPSK"/>
              </w:rPr>
            </w:pPr>
            <w:r w:rsidRPr="00B60D70">
              <w:rPr>
                <w:rFonts w:ascii="TH SarabunPSK" w:hAnsi="TH SarabunPSK" w:cs="TH SarabunPSK" w:hint="cs"/>
                <w:cs/>
                <w:lang w:val="th-TH"/>
              </w:rPr>
              <w:t>การวิเคราะห์โครงสร้าง</w:t>
            </w:r>
            <w:r w:rsidRPr="00B60D70">
              <w:rPr>
                <w:rFonts w:ascii="TH SarabunPSK" w:hAnsi="TH SarabunPSK" w:cs="TH SarabunPSK" w:hint="cs"/>
              </w:rPr>
              <w:t xml:space="preserve"> 1</w:t>
            </w:r>
          </w:p>
          <w:p w14:paraId="408C7E98" w14:textId="77777777" w:rsidR="002A43E4" w:rsidRPr="00B60D70" w:rsidRDefault="002A43E4" w:rsidP="00592146">
            <w:pPr>
              <w:rPr>
                <w:rFonts w:ascii="TH SarabunPSK" w:hAnsi="TH SarabunPSK" w:cs="TH SarabunPSK"/>
                <w:cs/>
              </w:rPr>
            </w:pPr>
            <w:r w:rsidRPr="00B60D70">
              <w:rPr>
                <w:rFonts w:ascii="TH SarabunPSK" w:hAnsi="TH SarabunPSK" w:cs="TH SarabunPSK" w:hint="cs"/>
              </w:rPr>
              <w:t>(Structural Analysis 1)</w:t>
            </w:r>
          </w:p>
        </w:tc>
        <w:tc>
          <w:tcPr>
            <w:tcW w:w="1218" w:type="dxa"/>
          </w:tcPr>
          <w:p w14:paraId="0287052A" w14:textId="77777777" w:rsidR="002A43E4" w:rsidRPr="00B60D70" w:rsidRDefault="002A43E4" w:rsidP="00592146">
            <w:pPr>
              <w:rPr>
                <w:rFonts w:ascii="TH SarabunPSK" w:hAnsi="TH SarabunPSK" w:cs="TH SarabunPSK"/>
              </w:rPr>
            </w:pPr>
            <w:r w:rsidRPr="00B60D70">
              <w:rPr>
                <w:rFonts w:ascii="TH SarabunPSK" w:hAnsi="TH SarabunPSK" w:cs="TH SarabunPSK" w:hint="cs"/>
              </w:rPr>
              <w:t>3 (3-0-6)</w:t>
            </w:r>
          </w:p>
          <w:p w14:paraId="68E162C9" w14:textId="77777777" w:rsidR="002A43E4" w:rsidRPr="00B60D70" w:rsidRDefault="002A43E4" w:rsidP="00592146">
            <w:pPr>
              <w:rPr>
                <w:rFonts w:ascii="TH SarabunPSK" w:hAnsi="TH SarabunPSK" w:cs="TH SarabunPSK"/>
              </w:rPr>
            </w:pPr>
          </w:p>
        </w:tc>
      </w:tr>
      <w:tr w:rsidR="00B60D70" w:rsidRPr="00B60D70" w14:paraId="2C5EBCD7" w14:textId="77777777" w:rsidTr="00C06D0A">
        <w:trPr>
          <w:gridBefore w:val="1"/>
          <w:wBefore w:w="108" w:type="dxa"/>
        </w:trPr>
        <w:tc>
          <w:tcPr>
            <w:tcW w:w="988" w:type="dxa"/>
          </w:tcPr>
          <w:p w14:paraId="2ED91946" w14:textId="77777777" w:rsidR="002A43E4" w:rsidRPr="00B60D70" w:rsidRDefault="002A43E4" w:rsidP="00592146">
            <w:pPr>
              <w:rPr>
                <w:rFonts w:ascii="TH SarabunPSK" w:hAnsi="TH SarabunPSK" w:cs="TH SarabunPSK"/>
              </w:rPr>
            </w:pPr>
          </w:p>
        </w:tc>
        <w:tc>
          <w:tcPr>
            <w:tcW w:w="1417" w:type="dxa"/>
          </w:tcPr>
          <w:p w14:paraId="59AB5903" w14:textId="26DF41CC" w:rsidR="002A43E4"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2A43E4" w:rsidRPr="00B60D70">
              <w:rPr>
                <w:rFonts w:ascii="TH SarabunPSK" w:hAnsi="TH SarabunPSK" w:cs="TH SarabunPSK" w:hint="cs"/>
              </w:rPr>
              <w:t>313</w:t>
            </w:r>
          </w:p>
        </w:tc>
        <w:tc>
          <w:tcPr>
            <w:tcW w:w="5393" w:type="dxa"/>
            <w:vAlign w:val="bottom"/>
          </w:tcPr>
          <w:p w14:paraId="2BFA9D88" w14:textId="77777777" w:rsidR="002A43E4" w:rsidRPr="00B60D70" w:rsidRDefault="002A43E4" w:rsidP="00592146">
            <w:pPr>
              <w:rPr>
                <w:rFonts w:ascii="TH SarabunPSK" w:hAnsi="TH SarabunPSK" w:cs="TH SarabunPSK"/>
              </w:rPr>
            </w:pPr>
            <w:r w:rsidRPr="00B60D70">
              <w:rPr>
                <w:rFonts w:ascii="TH SarabunPSK" w:hAnsi="TH SarabunPSK" w:cs="TH SarabunPSK" w:hint="cs"/>
                <w:cs/>
                <w:lang w:val="th-TH"/>
              </w:rPr>
              <w:t>การออกแบบโครงสร้างเหล็กและไม้</w:t>
            </w:r>
          </w:p>
          <w:p w14:paraId="1D82A5FA" w14:textId="487A3A6E" w:rsidR="002A43E4" w:rsidRPr="00B60D70" w:rsidRDefault="002A43E4" w:rsidP="00592146">
            <w:pPr>
              <w:rPr>
                <w:rFonts w:ascii="TH SarabunPSK" w:hAnsi="TH SarabunPSK" w:cs="TH SarabunPSK"/>
                <w:cs/>
                <w:lang w:val="th-TH"/>
              </w:rPr>
            </w:pPr>
            <w:r w:rsidRPr="00B60D70">
              <w:rPr>
                <w:rFonts w:ascii="TH SarabunPSK" w:hAnsi="TH SarabunPSK" w:cs="TH SarabunPSK" w:hint="cs"/>
                <w:cs/>
              </w:rPr>
              <w:t>(</w:t>
            </w:r>
            <w:r w:rsidRPr="00B60D70">
              <w:rPr>
                <w:rFonts w:ascii="TH SarabunPSK" w:hAnsi="TH SarabunPSK" w:cs="TH SarabunPSK" w:hint="cs"/>
              </w:rPr>
              <w:t>Design of Steel and Timber Structures)</w:t>
            </w:r>
          </w:p>
        </w:tc>
        <w:tc>
          <w:tcPr>
            <w:tcW w:w="1218" w:type="dxa"/>
          </w:tcPr>
          <w:p w14:paraId="38263226" w14:textId="14206781" w:rsidR="002A43E4" w:rsidRPr="00B60D70" w:rsidRDefault="002A43E4" w:rsidP="00592146">
            <w:pPr>
              <w:rPr>
                <w:rFonts w:ascii="TH SarabunPSK" w:hAnsi="TH SarabunPSK" w:cs="TH SarabunPSK"/>
              </w:rPr>
            </w:pPr>
            <w:r w:rsidRPr="00B60D70">
              <w:rPr>
                <w:rFonts w:ascii="TH SarabunPSK" w:hAnsi="TH SarabunPSK" w:cs="TH SarabunPSK" w:hint="cs"/>
              </w:rPr>
              <w:t>3 (2-2-6)</w:t>
            </w:r>
          </w:p>
        </w:tc>
      </w:tr>
      <w:tr w:rsidR="00B60D70" w:rsidRPr="00B60D70" w14:paraId="1F712505" w14:textId="77777777" w:rsidTr="00C06D0A">
        <w:trPr>
          <w:gridBefore w:val="1"/>
          <w:wBefore w:w="108" w:type="dxa"/>
        </w:trPr>
        <w:tc>
          <w:tcPr>
            <w:tcW w:w="988" w:type="dxa"/>
          </w:tcPr>
          <w:p w14:paraId="195AD02E" w14:textId="77777777" w:rsidR="002A43E4" w:rsidRPr="00B60D70" w:rsidRDefault="002A43E4" w:rsidP="00592146">
            <w:pPr>
              <w:rPr>
                <w:rFonts w:ascii="TH SarabunPSK" w:hAnsi="TH SarabunPSK" w:cs="TH SarabunPSK"/>
              </w:rPr>
            </w:pPr>
          </w:p>
        </w:tc>
        <w:tc>
          <w:tcPr>
            <w:tcW w:w="1417" w:type="dxa"/>
          </w:tcPr>
          <w:p w14:paraId="4BF12856" w14:textId="3EB396E7" w:rsidR="002A43E4"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2A43E4" w:rsidRPr="00B60D70">
              <w:rPr>
                <w:rFonts w:ascii="TH SarabunPSK" w:hAnsi="TH SarabunPSK" w:cs="TH SarabunPSK" w:hint="cs"/>
              </w:rPr>
              <w:t>314</w:t>
            </w:r>
          </w:p>
        </w:tc>
        <w:tc>
          <w:tcPr>
            <w:tcW w:w="5393" w:type="dxa"/>
            <w:vAlign w:val="bottom"/>
          </w:tcPr>
          <w:p w14:paraId="19EEA3A6" w14:textId="6CBE496C" w:rsidR="002A43E4" w:rsidRPr="00B60D70" w:rsidRDefault="002A43E4" w:rsidP="00592146">
            <w:pPr>
              <w:rPr>
                <w:rFonts w:ascii="TH SarabunPSK" w:hAnsi="TH SarabunPSK" w:cs="TH SarabunPSK"/>
              </w:rPr>
            </w:pPr>
            <w:r w:rsidRPr="00B60D70">
              <w:rPr>
                <w:rFonts w:ascii="TH SarabunPSK" w:hAnsi="TH SarabunPSK" w:cs="TH SarabunPSK" w:hint="cs"/>
                <w:cs/>
                <w:lang w:val="th-TH"/>
              </w:rPr>
              <w:t xml:space="preserve">การออกแบบคอนกรีตเสริมเหล็ก </w:t>
            </w:r>
            <w:r w:rsidRPr="00B60D70">
              <w:rPr>
                <w:rFonts w:ascii="TH SarabunPSK" w:hAnsi="TH SarabunPSK" w:cs="TH SarabunPSK" w:hint="cs"/>
                <w:cs/>
              </w:rPr>
              <w:t>1</w:t>
            </w:r>
            <w:r w:rsidRPr="00B60D70">
              <w:rPr>
                <w:rFonts w:ascii="TH SarabunPSK" w:hAnsi="TH SarabunPSK" w:cs="TH SarabunPSK" w:hint="cs"/>
              </w:rPr>
              <w:t xml:space="preserve"> </w:t>
            </w:r>
          </w:p>
          <w:p w14:paraId="7DA54AD9" w14:textId="1B52F73E" w:rsidR="002A43E4" w:rsidRPr="00B60D70" w:rsidRDefault="002A43E4" w:rsidP="00592146">
            <w:pPr>
              <w:rPr>
                <w:rFonts w:ascii="TH SarabunPSK" w:hAnsi="TH SarabunPSK" w:cs="TH SarabunPSK"/>
                <w:cs/>
              </w:rPr>
            </w:pPr>
            <w:r w:rsidRPr="00B60D70">
              <w:rPr>
                <w:rFonts w:ascii="TH SarabunPSK" w:hAnsi="TH SarabunPSK" w:cs="TH SarabunPSK" w:hint="cs"/>
              </w:rPr>
              <w:t>(Reinforced Concrete Design 1)</w:t>
            </w:r>
          </w:p>
        </w:tc>
        <w:tc>
          <w:tcPr>
            <w:tcW w:w="1218" w:type="dxa"/>
          </w:tcPr>
          <w:p w14:paraId="49355E58" w14:textId="331EAEEA" w:rsidR="002A43E4" w:rsidRPr="00B60D70" w:rsidRDefault="002A43E4" w:rsidP="00592146">
            <w:pPr>
              <w:rPr>
                <w:rFonts w:ascii="TH SarabunPSK" w:hAnsi="TH SarabunPSK" w:cs="TH SarabunPSK"/>
              </w:rPr>
            </w:pPr>
            <w:r w:rsidRPr="00B60D70">
              <w:rPr>
                <w:rFonts w:ascii="TH SarabunPSK" w:hAnsi="TH SarabunPSK" w:cs="TH SarabunPSK" w:hint="cs"/>
              </w:rPr>
              <w:t>3 (2-2-6)</w:t>
            </w:r>
          </w:p>
        </w:tc>
      </w:tr>
      <w:tr w:rsidR="00B60D70" w:rsidRPr="00B60D70" w14:paraId="3B3DC205" w14:textId="77777777" w:rsidTr="00C06D0A">
        <w:trPr>
          <w:gridBefore w:val="1"/>
          <w:wBefore w:w="108" w:type="dxa"/>
        </w:trPr>
        <w:tc>
          <w:tcPr>
            <w:tcW w:w="988" w:type="dxa"/>
          </w:tcPr>
          <w:p w14:paraId="3967F6E2" w14:textId="77777777" w:rsidR="002A43E4" w:rsidRPr="00B60D70" w:rsidRDefault="002A43E4" w:rsidP="00592146">
            <w:pPr>
              <w:rPr>
                <w:rFonts w:ascii="TH SarabunPSK" w:hAnsi="TH SarabunPSK" w:cs="TH SarabunPSK"/>
              </w:rPr>
            </w:pPr>
          </w:p>
        </w:tc>
        <w:tc>
          <w:tcPr>
            <w:tcW w:w="1417" w:type="dxa"/>
          </w:tcPr>
          <w:p w14:paraId="64771B55" w14:textId="439CD075" w:rsidR="002A43E4"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2A43E4" w:rsidRPr="00B60D70">
              <w:rPr>
                <w:rFonts w:ascii="TH SarabunPSK" w:hAnsi="TH SarabunPSK" w:cs="TH SarabunPSK" w:hint="cs"/>
              </w:rPr>
              <w:t>316</w:t>
            </w:r>
          </w:p>
        </w:tc>
        <w:tc>
          <w:tcPr>
            <w:tcW w:w="5393" w:type="dxa"/>
            <w:vAlign w:val="bottom"/>
          </w:tcPr>
          <w:p w14:paraId="486086E9" w14:textId="77777777" w:rsidR="002A43E4" w:rsidRPr="00B60D70" w:rsidRDefault="002A43E4" w:rsidP="00592146">
            <w:pPr>
              <w:rPr>
                <w:rFonts w:ascii="TH SarabunPSK" w:hAnsi="TH SarabunPSK" w:cs="TH SarabunPSK"/>
              </w:rPr>
            </w:pPr>
            <w:r w:rsidRPr="00B60D70">
              <w:rPr>
                <w:rFonts w:ascii="TH SarabunPSK" w:hAnsi="TH SarabunPSK" w:cs="TH SarabunPSK" w:hint="cs"/>
                <w:cs/>
                <w:lang w:val="th-TH"/>
              </w:rPr>
              <w:t xml:space="preserve">การวิเคราะห์โครงสร้าง </w:t>
            </w:r>
            <w:r w:rsidRPr="00B60D70">
              <w:rPr>
                <w:rFonts w:ascii="TH SarabunPSK" w:hAnsi="TH SarabunPSK" w:cs="TH SarabunPSK" w:hint="cs"/>
                <w:cs/>
              </w:rPr>
              <w:t>2</w:t>
            </w:r>
          </w:p>
          <w:p w14:paraId="3A247C3A" w14:textId="77777777" w:rsidR="002A43E4" w:rsidRPr="00B60D70" w:rsidRDefault="002A43E4" w:rsidP="00592146">
            <w:pPr>
              <w:rPr>
                <w:rFonts w:ascii="TH SarabunPSK" w:hAnsi="TH SarabunPSK" w:cs="TH SarabunPSK"/>
                <w:cs/>
              </w:rPr>
            </w:pPr>
            <w:r w:rsidRPr="00B60D70">
              <w:rPr>
                <w:rFonts w:ascii="TH SarabunPSK" w:hAnsi="TH SarabunPSK" w:cs="TH SarabunPSK" w:hint="cs"/>
              </w:rPr>
              <w:t>(Structural Analysis 2)</w:t>
            </w:r>
          </w:p>
        </w:tc>
        <w:tc>
          <w:tcPr>
            <w:tcW w:w="1218" w:type="dxa"/>
          </w:tcPr>
          <w:p w14:paraId="24BE7FE9" w14:textId="77777777" w:rsidR="002A43E4" w:rsidRPr="00B60D70" w:rsidRDefault="002A43E4" w:rsidP="00592146">
            <w:pPr>
              <w:rPr>
                <w:rFonts w:ascii="TH SarabunPSK" w:hAnsi="TH SarabunPSK" w:cs="TH SarabunPSK"/>
              </w:rPr>
            </w:pPr>
            <w:r w:rsidRPr="00B60D70">
              <w:rPr>
                <w:rFonts w:ascii="TH SarabunPSK" w:hAnsi="TH SarabunPSK" w:cs="TH SarabunPSK" w:hint="cs"/>
              </w:rPr>
              <w:t>3 (3-0-6)</w:t>
            </w:r>
          </w:p>
        </w:tc>
      </w:tr>
      <w:tr w:rsidR="00B60D70" w:rsidRPr="00B60D70" w14:paraId="2C61DC2F" w14:textId="77777777" w:rsidTr="00C06D0A">
        <w:trPr>
          <w:gridBefore w:val="1"/>
          <w:wBefore w:w="108" w:type="dxa"/>
        </w:trPr>
        <w:tc>
          <w:tcPr>
            <w:tcW w:w="988" w:type="dxa"/>
          </w:tcPr>
          <w:p w14:paraId="4FD5B107" w14:textId="77777777" w:rsidR="002A43E4" w:rsidRPr="00B60D70" w:rsidRDefault="002A43E4" w:rsidP="00592146">
            <w:pPr>
              <w:rPr>
                <w:rFonts w:ascii="TH SarabunPSK" w:hAnsi="TH SarabunPSK" w:cs="TH SarabunPSK"/>
              </w:rPr>
            </w:pPr>
          </w:p>
        </w:tc>
        <w:tc>
          <w:tcPr>
            <w:tcW w:w="1417" w:type="dxa"/>
          </w:tcPr>
          <w:p w14:paraId="53F5267E" w14:textId="19FB78AC" w:rsidR="002A43E4" w:rsidRPr="00B60D70" w:rsidRDefault="002A43E4" w:rsidP="00592146">
            <w:pPr>
              <w:rPr>
                <w:rFonts w:ascii="TH SarabunPSK" w:hAnsi="TH SarabunPSK" w:cs="TH SarabunPSK"/>
              </w:rPr>
            </w:pPr>
          </w:p>
        </w:tc>
        <w:tc>
          <w:tcPr>
            <w:tcW w:w="5393" w:type="dxa"/>
            <w:vAlign w:val="bottom"/>
          </w:tcPr>
          <w:p w14:paraId="7118199F" w14:textId="563713B2" w:rsidR="002A43E4" w:rsidRPr="00B60D70" w:rsidRDefault="002A43E4" w:rsidP="00592146">
            <w:pPr>
              <w:rPr>
                <w:rFonts w:ascii="TH SarabunPSK" w:hAnsi="TH SarabunPSK" w:cs="TH SarabunPSK"/>
                <w:cs/>
              </w:rPr>
            </w:pPr>
          </w:p>
        </w:tc>
        <w:tc>
          <w:tcPr>
            <w:tcW w:w="1218" w:type="dxa"/>
          </w:tcPr>
          <w:p w14:paraId="449BE9B7" w14:textId="55E5B540" w:rsidR="002A43E4" w:rsidRPr="00B60D70" w:rsidRDefault="002A43E4" w:rsidP="00592146">
            <w:pPr>
              <w:rPr>
                <w:rFonts w:ascii="TH SarabunPSK" w:hAnsi="TH SarabunPSK" w:cs="TH SarabunPSK"/>
              </w:rPr>
            </w:pPr>
          </w:p>
        </w:tc>
      </w:tr>
      <w:tr w:rsidR="00B60D70" w:rsidRPr="00B60D70" w14:paraId="7C83FD92" w14:textId="77777777" w:rsidTr="00C06D0A">
        <w:trPr>
          <w:gridBefore w:val="1"/>
          <w:wBefore w:w="108" w:type="dxa"/>
        </w:trPr>
        <w:tc>
          <w:tcPr>
            <w:tcW w:w="988" w:type="dxa"/>
          </w:tcPr>
          <w:p w14:paraId="463856BE" w14:textId="77777777" w:rsidR="002A43E4" w:rsidRPr="00B60D70" w:rsidRDefault="002A43E4" w:rsidP="00592146">
            <w:pPr>
              <w:rPr>
                <w:rFonts w:ascii="TH SarabunPSK" w:hAnsi="TH SarabunPSK" w:cs="TH SarabunPSK"/>
              </w:rPr>
            </w:pPr>
          </w:p>
        </w:tc>
        <w:tc>
          <w:tcPr>
            <w:tcW w:w="8028" w:type="dxa"/>
            <w:gridSpan w:val="3"/>
            <w:shd w:val="clear" w:color="auto" w:fill="FFFFFF" w:themeFill="background1"/>
          </w:tcPr>
          <w:p w14:paraId="7A647FB3" w14:textId="15BC5CF5" w:rsidR="002A43E4" w:rsidRPr="00B60D70" w:rsidRDefault="002A43E4" w:rsidP="00592146">
            <w:pPr>
              <w:rPr>
                <w:rFonts w:ascii="TH SarabunPSK" w:hAnsi="TH SarabunPSK" w:cs="TH SarabunPSK"/>
              </w:rPr>
            </w:pPr>
            <w:r w:rsidRPr="00B60D70">
              <w:rPr>
                <w:rFonts w:ascii="TH SarabunPSK" w:hAnsi="TH SarabunPSK" w:cs="TH SarabunPSK" w:hint="cs"/>
                <w:cs/>
                <w:lang w:val="th-TH"/>
              </w:rPr>
              <w:t>กลุ</w:t>
            </w:r>
            <w:r w:rsidR="00AF5011" w:rsidRPr="00B60D70">
              <w:rPr>
                <w:rFonts w:ascii="TH SarabunPSK" w:hAnsi="TH SarabunPSK" w:cs="TH SarabunPSK" w:hint="cs"/>
                <w:cs/>
                <w:lang w:val="th-TH"/>
              </w:rPr>
              <w:t>่</w:t>
            </w:r>
            <w:r w:rsidRPr="00B60D70">
              <w:rPr>
                <w:rFonts w:ascii="TH SarabunPSK" w:hAnsi="TH SarabunPSK" w:cs="TH SarabunPSK" w:hint="cs"/>
                <w:cs/>
                <w:lang w:val="th-TH"/>
              </w:rPr>
              <w:t xml:space="preserve">มที่ </w:t>
            </w:r>
            <w:r w:rsidRPr="00B60D70">
              <w:rPr>
                <w:rFonts w:ascii="TH SarabunPSK" w:hAnsi="TH SarabunPSK" w:cs="TH SarabunPSK" w:hint="cs"/>
              </w:rPr>
              <w:t>2</w:t>
            </w:r>
            <w:r w:rsidRPr="00B60D70">
              <w:rPr>
                <w:rFonts w:ascii="TH SarabunPSK" w:hAnsi="TH SarabunPSK" w:cs="TH SarabunPSK" w:hint="cs"/>
                <w:cs/>
              </w:rPr>
              <w:t xml:space="preserve"> </w:t>
            </w:r>
            <w:r w:rsidRPr="00B60D70">
              <w:rPr>
                <w:rFonts w:ascii="TH SarabunPSK" w:hAnsi="TH SarabunPSK" w:cs="TH SarabunPSK" w:hint="cs"/>
                <w:cs/>
                <w:lang w:val="th-TH"/>
              </w:rPr>
              <w:t>วิศวกรรมการ</w:t>
            </w:r>
            <w:r w:rsidR="00B91175" w:rsidRPr="00B60D70">
              <w:rPr>
                <w:rFonts w:ascii="TH SarabunPSK" w:hAnsi="TH SarabunPSK" w:cs="TH SarabunPSK" w:hint="cs"/>
                <w:cs/>
                <w:lang w:val="th-TH"/>
              </w:rPr>
              <w:t>ก่อสร้าง</w:t>
            </w:r>
            <w:r w:rsidRPr="00B60D70">
              <w:rPr>
                <w:rFonts w:ascii="TH SarabunPSK" w:hAnsi="TH SarabunPSK" w:cs="TH SarabunPSK" w:hint="cs"/>
                <w:cs/>
                <w:lang w:val="th-TH"/>
              </w:rPr>
              <w:t>และการจัดการ</w:t>
            </w:r>
          </w:p>
        </w:tc>
      </w:tr>
      <w:tr w:rsidR="00B60D70" w:rsidRPr="00B60D70" w14:paraId="6DB1FD9F" w14:textId="77777777" w:rsidTr="00C06D0A">
        <w:trPr>
          <w:gridBefore w:val="1"/>
          <w:wBefore w:w="108" w:type="dxa"/>
        </w:trPr>
        <w:tc>
          <w:tcPr>
            <w:tcW w:w="988" w:type="dxa"/>
          </w:tcPr>
          <w:p w14:paraId="6EA3BA81" w14:textId="77777777" w:rsidR="002A43E4" w:rsidRPr="00B60D70" w:rsidRDefault="002A43E4" w:rsidP="00592146">
            <w:pPr>
              <w:rPr>
                <w:rFonts w:ascii="TH SarabunPSK" w:hAnsi="TH SarabunPSK" w:cs="TH SarabunPSK"/>
              </w:rPr>
            </w:pPr>
          </w:p>
        </w:tc>
        <w:tc>
          <w:tcPr>
            <w:tcW w:w="1417" w:type="dxa"/>
          </w:tcPr>
          <w:p w14:paraId="1A36D96E" w14:textId="579D000A" w:rsidR="002A43E4"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2A43E4" w:rsidRPr="00B60D70">
              <w:rPr>
                <w:rFonts w:ascii="TH SarabunPSK" w:hAnsi="TH SarabunPSK" w:cs="TH SarabunPSK" w:hint="cs"/>
              </w:rPr>
              <w:t>421</w:t>
            </w:r>
            <w:r w:rsidR="00294EB3" w:rsidRPr="00B60D70">
              <w:rPr>
                <w:rFonts w:ascii="TH SarabunPSK" w:hAnsi="TH SarabunPSK" w:cs="TH SarabunPSK"/>
              </w:rPr>
              <w:t>00</w:t>
            </w:r>
          </w:p>
        </w:tc>
        <w:tc>
          <w:tcPr>
            <w:tcW w:w="5393" w:type="dxa"/>
            <w:vAlign w:val="bottom"/>
          </w:tcPr>
          <w:p w14:paraId="45402076" w14:textId="77777777" w:rsidR="002A43E4" w:rsidRPr="00B60D70" w:rsidRDefault="002A43E4" w:rsidP="00592146">
            <w:pPr>
              <w:rPr>
                <w:rFonts w:ascii="TH SarabunPSK" w:hAnsi="TH SarabunPSK" w:cs="TH SarabunPSK"/>
              </w:rPr>
            </w:pPr>
            <w:r w:rsidRPr="00B60D70">
              <w:rPr>
                <w:rFonts w:ascii="TH SarabunPSK" w:hAnsi="TH SarabunPSK" w:cs="TH SarabunPSK" w:hint="cs"/>
                <w:cs/>
                <w:lang w:val="th-TH"/>
              </w:rPr>
              <w:t>การประมาณราคาและข้อกำหนดการก่อสร้าง</w:t>
            </w:r>
            <w:r w:rsidRPr="00B60D70">
              <w:rPr>
                <w:rFonts w:ascii="TH SarabunPSK" w:hAnsi="TH SarabunPSK" w:cs="TH SarabunPSK" w:hint="cs"/>
              </w:rPr>
              <w:t xml:space="preserve"> </w:t>
            </w:r>
          </w:p>
          <w:p w14:paraId="482A1DFE" w14:textId="77777777" w:rsidR="002A43E4" w:rsidRPr="00B60D70" w:rsidRDefault="002A43E4" w:rsidP="00592146">
            <w:pPr>
              <w:rPr>
                <w:rFonts w:ascii="TH SarabunPSK" w:hAnsi="TH SarabunPSK" w:cs="TH SarabunPSK"/>
                <w:cs/>
              </w:rPr>
            </w:pPr>
            <w:r w:rsidRPr="00B60D70">
              <w:rPr>
                <w:rFonts w:ascii="TH SarabunPSK" w:hAnsi="TH SarabunPSK" w:cs="TH SarabunPSK" w:hint="cs"/>
              </w:rPr>
              <w:t>(Construction Estimating and Specification)</w:t>
            </w:r>
          </w:p>
        </w:tc>
        <w:tc>
          <w:tcPr>
            <w:tcW w:w="1218" w:type="dxa"/>
          </w:tcPr>
          <w:p w14:paraId="12CD6BEC" w14:textId="77777777" w:rsidR="002A43E4" w:rsidRPr="00B60D70" w:rsidRDefault="002A43E4" w:rsidP="00592146">
            <w:pPr>
              <w:rPr>
                <w:rFonts w:ascii="TH SarabunPSK" w:hAnsi="TH SarabunPSK" w:cs="TH SarabunPSK"/>
              </w:rPr>
            </w:pPr>
            <w:r w:rsidRPr="00B60D70">
              <w:rPr>
                <w:rFonts w:ascii="TH SarabunPSK" w:hAnsi="TH SarabunPSK" w:cs="TH SarabunPSK" w:hint="cs"/>
              </w:rPr>
              <w:t>3 (2-2-6)</w:t>
            </w:r>
          </w:p>
        </w:tc>
      </w:tr>
      <w:tr w:rsidR="00B60D70" w:rsidRPr="00B60D70" w14:paraId="5F909089" w14:textId="77777777" w:rsidTr="00C06D0A">
        <w:trPr>
          <w:gridBefore w:val="1"/>
          <w:wBefore w:w="108" w:type="dxa"/>
        </w:trPr>
        <w:tc>
          <w:tcPr>
            <w:tcW w:w="988" w:type="dxa"/>
          </w:tcPr>
          <w:p w14:paraId="605BA223" w14:textId="77777777" w:rsidR="002A43E4" w:rsidRPr="00B60D70" w:rsidRDefault="002A43E4" w:rsidP="00592146">
            <w:pPr>
              <w:rPr>
                <w:rFonts w:ascii="TH SarabunPSK" w:hAnsi="TH SarabunPSK" w:cs="TH SarabunPSK"/>
              </w:rPr>
            </w:pPr>
          </w:p>
        </w:tc>
        <w:tc>
          <w:tcPr>
            <w:tcW w:w="1417" w:type="dxa"/>
          </w:tcPr>
          <w:p w14:paraId="36680FC7" w14:textId="404442C4" w:rsidR="002A43E4"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2A43E4" w:rsidRPr="00B60D70">
              <w:rPr>
                <w:rFonts w:ascii="TH SarabunPSK" w:hAnsi="TH SarabunPSK" w:cs="TH SarabunPSK" w:hint="cs"/>
              </w:rPr>
              <w:t>422</w:t>
            </w:r>
            <w:r w:rsidR="00294EB3" w:rsidRPr="00B60D70">
              <w:rPr>
                <w:rFonts w:ascii="TH SarabunPSK" w:hAnsi="TH SarabunPSK" w:cs="TH SarabunPSK"/>
              </w:rPr>
              <w:t>00</w:t>
            </w:r>
          </w:p>
        </w:tc>
        <w:tc>
          <w:tcPr>
            <w:tcW w:w="5393" w:type="dxa"/>
            <w:vAlign w:val="bottom"/>
          </w:tcPr>
          <w:p w14:paraId="513210D2" w14:textId="77777777" w:rsidR="002A43E4" w:rsidRPr="00B60D70" w:rsidRDefault="002A43E4" w:rsidP="00592146">
            <w:pPr>
              <w:rPr>
                <w:rFonts w:ascii="TH SarabunPSK" w:hAnsi="TH SarabunPSK" w:cs="TH SarabunPSK"/>
              </w:rPr>
            </w:pPr>
            <w:r w:rsidRPr="00B60D70">
              <w:rPr>
                <w:rFonts w:ascii="TH SarabunPSK" w:hAnsi="TH SarabunPSK" w:cs="TH SarabunPSK" w:hint="cs"/>
                <w:cs/>
                <w:lang w:val="th-TH"/>
              </w:rPr>
              <w:t>การบริหารงานก่อสร้าง</w:t>
            </w:r>
          </w:p>
          <w:p w14:paraId="2B915011" w14:textId="77777777" w:rsidR="002A43E4" w:rsidRPr="00B60D70" w:rsidRDefault="002A43E4" w:rsidP="00592146">
            <w:pPr>
              <w:rPr>
                <w:rFonts w:ascii="TH SarabunPSK" w:hAnsi="TH SarabunPSK" w:cs="TH SarabunPSK"/>
              </w:rPr>
            </w:pPr>
            <w:r w:rsidRPr="00B60D70">
              <w:rPr>
                <w:rFonts w:ascii="TH SarabunPSK" w:hAnsi="TH SarabunPSK" w:cs="TH SarabunPSK" w:hint="cs"/>
              </w:rPr>
              <w:t>(Construction Management)</w:t>
            </w:r>
          </w:p>
          <w:p w14:paraId="08BC25BA" w14:textId="77777777" w:rsidR="002A43E4" w:rsidRPr="00B60D70" w:rsidRDefault="002A43E4" w:rsidP="00592146">
            <w:pPr>
              <w:rPr>
                <w:rFonts w:ascii="TH SarabunPSK" w:hAnsi="TH SarabunPSK" w:cs="TH SarabunPSK"/>
                <w:cs/>
              </w:rPr>
            </w:pPr>
          </w:p>
        </w:tc>
        <w:tc>
          <w:tcPr>
            <w:tcW w:w="1218" w:type="dxa"/>
          </w:tcPr>
          <w:p w14:paraId="35001774" w14:textId="77777777" w:rsidR="002A43E4" w:rsidRPr="00B60D70" w:rsidRDefault="002A43E4" w:rsidP="00592146">
            <w:pPr>
              <w:rPr>
                <w:rFonts w:ascii="TH SarabunPSK" w:hAnsi="TH SarabunPSK" w:cs="TH SarabunPSK"/>
              </w:rPr>
            </w:pPr>
            <w:r w:rsidRPr="00B60D70">
              <w:rPr>
                <w:rFonts w:ascii="TH SarabunPSK" w:hAnsi="TH SarabunPSK" w:cs="TH SarabunPSK" w:hint="cs"/>
              </w:rPr>
              <w:t>3 (3-0-6)</w:t>
            </w:r>
          </w:p>
        </w:tc>
      </w:tr>
      <w:tr w:rsidR="00B60D70" w:rsidRPr="00B60D70" w14:paraId="43325511" w14:textId="77777777" w:rsidTr="00C06D0A">
        <w:trPr>
          <w:gridBefore w:val="1"/>
          <w:wBefore w:w="108" w:type="dxa"/>
        </w:trPr>
        <w:tc>
          <w:tcPr>
            <w:tcW w:w="988" w:type="dxa"/>
          </w:tcPr>
          <w:p w14:paraId="4805B7FA" w14:textId="77777777" w:rsidR="002A43E4" w:rsidRPr="00B60D70" w:rsidRDefault="002A43E4" w:rsidP="00592146">
            <w:pPr>
              <w:rPr>
                <w:rFonts w:ascii="TH SarabunPSK" w:hAnsi="TH SarabunPSK" w:cs="TH SarabunPSK"/>
              </w:rPr>
            </w:pPr>
          </w:p>
        </w:tc>
        <w:tc>
          <w:tcPr>
            <w:tcW w:w="8028" w:type="dxa"/>
            <w:gridSpan w:val="3"/>
            <w:shd w:val="clear" w:color="auto" w:fill="FFFFFF" w:themeFill="background1"/>
          </w:tcPr>
          <w:p w14:paraId="1E6FD45A" w14:textId="0D4388AA" w:rsidR="002A43E4" w:rsidRPr="00B60D70" w:rsidRDefault="002A43E4" w:rsidP="00592146">
            <w:pPr>
              <w:rPr>
                <w:rFonts w:ascii="TH SarabunPSK" w:hAnsi="TH SarabunPSK" w:cs="TH SarabunPSK"/>
              </w:rPr>
            </w:pPr>
            <w:r w:rsidRPr="00B60D70">
              <w:rPr>
                <w:rFonts w:ascii="TH SarabunPSK" w:hAnsi="TH SarabunPSK" w:cs="TH SarabunPSK" w:hint="cs"/>
                <w:cs/>
                <w:lang w:val="th-TH"/>
              </w:rPr>
              <w:t>กลุ</w:t>
            </w:r>
            <w:r w:rsidR="00AF5011" w:rsidRPr="00B60D70">
              <w:rPr>
                <w:rFonts w:ascii="TH SarabunPSK" w:hAnsi="TH SarabunPSK" w:cs="TH SarabunPSK" w:hint="cs"/>
                <w:cs/>
                <w:lang w:val="th-TH"/>
              </w:rPr>
              <w:t>่</w:t>
            </w:r>
            <w:r w:rsidRPr="00B60D70">
              <w:rPr>
                <w:rFonts w:ascii="TH SarabunPSK" w:hAnsi="TH SarabunPSK" w:cs="TH SarabunPSK" w:hint="cs"/>
                <w:cs/>
                <w:lang w:val="th-TH"/>
              </w:rPr>
              <w:t xml:space="preserve">มที่ </w:t>
            </w:r>
            <w:r w:rsidRPr="00B60D70">
              <w:rPr>
                <w:rFonts w:ascii="TH SarabunPSK" w:hAnsi="TH SarabunPSK" w:cs="TH SarabunPSK" w:hint="cs"/>
              </w:rPr>
              <w:t>3</w:t>
            </w:r>
            <w:r w:rsidRPr="00B60D70">
              <w:rPr>
                <w:rFonts w:ascii="TH SarabunPSK" w:hAnsi="TH SarabunPSK" w:cs="TH SarabunPSK" w:hint="cs"/>
                <w:cs/>
              </w:rPr>
              <w:t xml:space="preserve"> </w:t>
            </w:r>
            <w:r w:rsidRPr="00B60D70">
              <w:rPr>
                <w:rFonts w:ascii="TH SarabunPSK" w:hAnsi="TH SarabunPSK" w:cs="TH SarabunPSK" w:hint="cs"/>
                <w:cs/>
                <w:lang w:val="th-TH"/>
              </w:rPr>
              <w:t>วิศวกรรมขนส</w:t>
            </w:r>
            <w:r w:rsidR="00524550" w:rsidRPr="00B60D70">
              <w:rPr>
                <w:rFonts w:ascii="TH SarabunPSK" w:hAnsi="TH SarabunPSK" w:cs="TH SarabunPSK" w:hint="cs"/>
                <w:cs/>
                <w:lang w:val="th-TH"/>
              </w:rPr>
              <w:t>่</w:t>
            </w:r>
            <w:r w:rsidRPr="00B60D70">
              <w:rPr>
                <w:rFonts w:ascii="TH SarabunPSK" w:hAnsi="TH SarabunPSK" w:cs="TH SarabunPSK" w:hint="cs"/>
                <w:cs/>
                <w:lang w:val="th-TH"/>
              </w:rPr>
              <w:t>ง</w:t>
            </w:r>
          </w:p>
        </w:tc>
      </w:tr>
      <w:tr w:rsidR="00B60D70" w:rsidRPr="00B60D70" w14:paraId="418F6459" w14:textId="77777777" w:rsidTr="00C06D0A">
        <w:trPr>
          <w:gridBefore w:val="1"/>
          <w:wBefore w:w="108" w:type="dxa"/>
        </w:trPr>
        <w:tc>
          <w:tcPr>
            <w:tcW w:w="988" w:type="dxa"/>
          </w:tcPr>
          <w:p w14:paraId="7CF634E1" w14:textId="77777777" w:rsidR="002A43E4" w:rsidRPr="00B60D70" w:rsidRDefault="002A43E4" w:rsidP="00592146">
            <w:pPr>
              <w:rPr>
                <w:rFonts w:ascii="TH SarabunPSK" w:hAnsi="TH SarabunPSK" w:cs="TH SarabunPSK"/>
              </w:rPr>
            </w:pPr>
          </w:p>
        </w:tc>
        <w:tc>
          <w:tcPr>
            <w:tcW w:w="1417" w:type="dxa"/>
          </w:tcPr>
          <w:p w14:paraId="0C57956D" w14:textId="368CA02F" w:rsidR="002A43E4"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2A43E4" w:rsidRPr="00B60D70">
              <w:rPr>
                <w:rFonts w:ascii="TH SarabunPSK" w:hAnsi="TH SarabunPSK" w:cs="TH SarabunPSK" w:hint="cs"/>
              </w:rPr>
              <w:t>331</w:t>
            </w:r>
          </w:p>
        </w:tc>
        <w:tc>
          <w:tcPr>
            <w:tcW w:w="5393" w:type="dxa"/>
            <w:vAlign w:val="bottom"/>
          </w:tcPr>
          <w:p w14:paraId="170C297A" w14:textId="77777777" w:rsidR="002A43E4" w:rsidRPr="00B60D70" w:rsidRDefault="002A43E4" w:rsidP="00592146">
            <w:pPr>
              <w:rPr>
                <w:rFonts w:ascii="TH SarabunPSK" w:hAnsi="TH SarabunPSK" w:cs="TH SarabunPSK"/>
              </w:rPr>
            </w:pPr>
            <w:r w:rsidRPr="00B60D70">
              <w:rPr>
                <w:rFonts w:ascii="TH SarabunPSK" w:hAnsi="TH SarabunPSK" w:cs="TH SarabunPSK" w:hint="cs"/>
                <w:cs/>
                <w:lang w:val="th-TH"/>
              </w:rPr>
              <w:t>วิศวกรรมการทาง</w:t>
            </w:r>
            <w:r w:rsidRPr="00B60D70">
              <w:rPr>
                <w:rFonts w:ascii="TH SarabunPSK" w:hAnsi="TH SarabunPSK" w:cs="TH SarabunPSK" w:hint="cs"/>
              </w:rPr>
              <w:t xml:space="preserve"> </w:t>
            </w:r>
          </w:p>
          <w:p w14:paraId="489FED9C" w14:textId="77777777" w:rsidR="002A43E4" w:rsidRPr="00B60D70" w:rsidRDefault="002A43E4" w:rsidP="00592146">
            <w:pPr>
              <w:rPr>
                <w:rFonts w:ascii="TH SarabunPSK" w:hAnsi="TH SarabunPSK" w:cs="TH SarabunPSK"/>
                <w:cs/>
              </w:rPr>
            </w:pPr>
            <w:r w:rsidRPr="00B60D70">
              <w:rPr>
                <w:rFonts w:ascii="TH SarabunPSK" w:hAnsi="TH SarabunPSK" w:cs="TH SarabunPSK" w:hint="cs"/>
              </w:rPr>
              <w:t>(Highway Engineering)</w:t>
            </w:r>
          </w:p>
        </w:tc>
        <w:tc>
          <w:tcPr>
            <w:tcW w:w="1218" w:type="dxa"/>
          </w:tcPr>
          <w:p w14:paraId="3A6B4DAB" w14:textId="77777777" w:rsidR="002A43E4" w:rsidRPr="00B60D70" w:rsidRDefault="002A43E4" w:rsidP="00592146">
            <w:pPr>
              <w:rPr>
                <w:rFonts w:ascii="TH SarabunPSK" w:hAnsi="TH SarabunPSK" w:cs="TH SarabunPSK"/>
              </w:rPr>
            </w:pPr>
            <w:r w:rsidRPr="00B60D70">
              <w:rPr>
                <w:rFonts w:ascii="TH SarabunPSK" w:hAnsi="TH SarabunPSK" w:cs="TH SarabunPSK" w:hint="cs"/>
              </w:rPr>
              <w:t>3 (3-0-6)</w:t>
            </w:r>
          </w:p>
        </w:tc>
      </w:tr>
      <w:tr w:rsidR="00B60D70" w:rsidRPr="00B60D70" w14:paraId="213CC427" w14:textId="77777777" w:rsidTr="00C06D0A">
        <w:trPr>
          <w:gridBefore w:val="1"/>
          <w:wBefore w:w="108" w:type="dxa"/>
        </w:trPr>
        <w:tc>
          <w:tcPr>
            <w:tcW w:w="988" w:type="dxa"/>
          </w:tcPr>
          <w:p w14:paraId="35099242" w14:textId="77777777" w:rsidR="002A43E4" w:rsidRPr="00B60D70" w:rsidRDefault="002A43E4" w:rsidP="00592146">
            <w:pPr>
              <w:rPr>
                <w:rFonts w:ascii="TH SarabunPSK" w:hAnsi="TH SarabunPSK" w:cs="TH SarabunPSK"/>
              </w:rPr>
            </w:pPr>
          </w:p>
        </w:tc>
        <w:tc>
          <w:tcPr>
            <w:tcW w:w="1417" w:type="dxa"/>
          </w:tcPr>
          <w:p w14:paraId="4B3CC558" w14:textId="6C77CEEB" w:rsidR="002A43E4"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2A43E4" w:rsidRPr="00B60D70">
              <w:rPr>
                <w:rFonts w:ascii="TH SarabunPSK" w:hAnsi="TH SarabunPSK" w:cs="TH SarabunPSK" w:hint="cs"/>
                <w:cs/>
              </w:rPr>
              <w:t>432</w:t>
            </w:r>
          </w:p>
        </w:tc>
        <w:tc>
          <w:tcPr>
            <w:tcW w:w="5393" w:type="dxa"/>
            <w:vAlign w:val="bottom"/>
          </w:tcPr>
          <w:p w14:paraId="756B92DD" w14:textId="77777777" w:rsidR="002A43E4" w:rsidRPr="00B60D70" w:rsidRDefault="002A43E4" w:rsidP="00592146">
            <w:pPr>
              <w:rPr>
                <w:rFonts w:ascii="TH SarabunPSK" w:hAnsi="TH SarabunPSK" w:cs="TH SarabunPSK"/>
              </w:rPr>
            </w:pPr>
            <w:r w:rsidRPr="00B60D70">
              <w:rPr>
                <w:rFonts w:ascii="TH SarabunPSK" w:hAnsi="TH SarabunPSK" w:cs="TH SarabunPSK" w:hint="cs"/>
                <w:cs/>
                <w:lang w:val="th-TH"/>
              </w:rPr>
              <w:t>สำรวจเส้นทาง</w:t>
            </w:r>
          </w:p>
          <w:p w14:paraId="3AEE1695" w14:textId="77777777" w:rsidR="002A43E4" w:rsidRPr="00B60D70" w:rsidRDefault="002A43E4" w:rsidP="00592146">
            <w:pPr>
              <w:rPr>
                <w:rFonts w:ascii="TH SarabunPSK" w:hAnsi="TH SarabunPSK" w:cs="TH SarabunPSK"/>
                <w:cs/>
              </w:rPr>
            </w:pPr>
            <w:r w:rsidRPr="00B60D70">
              <w:rPr>
                <w:rFonts w:ascii="TH SarabunPSK" w:hAnsi="TH SarabunPSK" w:cs="TH SarabunPSK" w:hint="cs"/>
                <w:cs/>
              </w:rPr>
              <w:t>(</w:t>
            </w:r>
            <w:r w:rsidRPr="00B60D70">
              <w:rPr>
                <w:rFonts w:ascii="TH SarabunPSK" w:hAnsi="TH SarabunPSK" w:cs="TH SarabunPSK" w:hint="cs"/>
              </w:rPr>
              <w:t>Route Survey</w:t>
            </w:r>
            <w:r w:rsidRPr="00B60D70">
              <w:rPr>
                <w:rFonts w:ascii="TH SarabunPSK" w:hAnsi="TH SarabunPSK" w:cs="TH SarabunPSK" w:hint="cs"/>
                <w:cs/>
              </w:rPr>
              <w:t>)</w:t>
            </w:r>
          </w:p>
        </w:tc>
        <w:tc>
          <w:tcPr>
            <w:tcW w:w="1218" w:type="dxa"/>
          </w:tcPr>
          <w:p w14:paraId="5AE513FD" w14:textId="77777777" w:rsidR="002A43E4" w:rsidRPr="00B60D70" w:rsidRDefault="002A43E4" w:rsidP="00592146">
            <w:pPr>
              <w:rPr>
                <w:rFonts w:ascii="TH SarabunPSK" w:hAnsi="TH SarabunPSK" w:cs="TH SarabunPSK"/>
              </w:rPr>
            </w:pPr>
            <w:r w:rsidRPr="00B60D70">
              <w:rPr>
                <w:rFonts w:ascii="TH SarabunPSK" w:hAnsi="TH SarabunPSK" w:cs="TH SarabunPSK" w:hint="cs"/>
              </w:rPr>
              <w:t>3 (2-2-6)</w:t>
            </w:r>
          </w:p>
        </w:tc>
      </w:tr>
      <w:tr w:rsidR="00B60D70" w:rsidRPr="00B60D70" w14:paraId="67BBE919" w14:textId="77777777" w:rsidTr="00C06D0A">
        <w:trPr>
          <w:gridBefore w:val="1"/>
          <w:wBefore w:w="108" w:type="dxa"/>
        </w:trPr>
        <w:tc>
          <w:tcPr>
            <w:tcW w:w="988" w:type="dxa"/>
          </w:tcPr>
          <w:p w14:paraId="333DCD95" w14:textId="77777777" w:rsidR="002A43E4" w:rsidRPr="00B60D70" w:rsidRDefault="002A43E4" w:rsidP="00592146">
            <w:pPr>
              <w:rPr>
                <w:rFonts w:ascii="TH SarabunPSK" w:hAnsi="TH SarabunPSK" w:cs="TH SarabunPSK"/>
              </w:rPr>
            </w:pPr>
          </w:p>
        </w:tc>
        <w:tc>
          <w:tcPr>
            <w:tcW w:w="1417" w:type="dxa"/>
          </w:tcPr>
          <w:p w14:paraId="6504968F" w14:textId="7056F069" w:rsidR="002A43E4"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2A43E4" w:rsidRPr="00B60D70">
              <w:rPr>
                <w:rFonts w:ascii="TH SarabunPSK" w:hAnsi="TH SarabunPSK" w:cs="TH SarabunPSK" w:hint="cs"/>
              </w:rPr>
              <w:t>335</w:t>
            </w:r>
          </w:p>
        </w:tc>
        <w:tc>
          <w:tcPr>
            <w:tcW w:w="5393" w:type="dxa"/>
            <w:vAlign w:val="bottom"/>
          </w:tcPr>
          <w:p w14:paraId="7C10C616" w14:textId="77777777" w:rsidR="002A43E4" w:rsidRPr="00B60D70" w:rsidRDefault="002A43E4" w:rsidP="00592146">
            <w:pPr>
              <w:rPr>
                <w:rFonts w:ascii="TH SarabunPSK" w:hAnsi="TH SarabunPSK" w:cs="TH SarabunPSK"/>
              </w:rPr>
            </w:pPr>
            <w:r w:rsidRPr="00B60D70">
              <w:rPr>
                <w:rFonts w:ascii="TH SarabunPSK" w:hAnsi="TH SarabunPSK" w:cs="TH SarabunPSK" w:hint="cs"/>
                <w:cs/>
                <w:lang w:val="th-TH"/>
              </w:rPr>
              <w:t>ปฏิบัติการทดสอบวิศวกรรมการทาง</w:t>
            </w:r>
          </w:p>
          <w:p w14:paraId="61931B6E" w14:textId="77777777" w:rsidR="002A43E4" w:rsidRPr="00B60D70" w:rsidRDefault="002A43E4" w:rsidP="00592146">
            <w:pPr>
              <w:rPr>
                <w:rFonts w:ascii="TH SarabunPSK" w:hAnsi="TH SarabunPSK" w:cs="TH SarabunPSK"/>
              </w:rPr>
            </w:pPr>
            <w:r w:rsidRPr="00B60D70">
              <w:rPr>
                <w:rFonts w:ascii="TH SarabunPSK" w:hAnsi="TH SarabunPSK" w:cs="TH SarabunPSK" w:hint="cs"/>
              </w:rPr>
              <w:t>(Highway Materials Testing)</w:t>
            </w:r>
          </w:p>
          <w:p w14:paraId="2A8C278A" w14:textId="77777777" w:rsidR="002A43E4" w:rsidRPr="00B60D70" w:rsidRDefault="002A43E4" w:rsidP="00592146">
            <w:pPr>
              <w:rPr>
                <w:rFonts w:ascii="TH SarabunPSK" w:hAnsi="TH SarabunPSK" w:cs="TH SarabunPSK"/>
                <w:cs/>
              </w:rPr>
            </w:pPr>
          </w:p>
        </w:tc>
        <w:tc>
          <w:tcPr>
            <w:tcW w:w="1218" w:type="dxa"/>
          </w:tcPr>
          <w:p w14:paraId="5DD5A230" w14:textId="3B655967" w:rsidR="002A43E4" w:rsidRPr="00B60D70" w:rsidRDefault="002A43E4" w:rsidP="00592146">
            <w:pPr>
              <w:rPr>
                <w:rFonts w:ascii="TH SarabunPSK" w:hAnsi="TH SarabunPSK" w:cs="TH SarabunPSK"/>
              </w:rPr>
            </w:pPr>
            <w:r w:rsidRPr="00B60D70">
              <w:rPr>
                <w:rFonts w:ascii="TH SarabunPSK" w:hAnsi="TH SarabunPSK" w:cs="TH SarabunPSK" w:hint="cs"/>
                <w:cs/>
              </w:rPr>
              <w:t>1</w:t>
            </w:r>
            <w:r w:rsidRPr="00B60D70">
              <w:rPr>
                <w:rFonts w:ascii="TH SarabunPSK" w:hAnsi="TH SarabunPSK" w:cs="TH SarabunPSK" w:hint="cs"/>
              </w:rPr>
              <w:t xml:space="preserve"> (</w:t>
            </w:r>
            <w:r w:rsidRPr="00B60D70">
              <w:rPr>
                <w:rFonts w:ascii="TH SarabunPSK" w:hAnsi="TH SarabunPSK" w:cs="TH SarabunPSK" w:hint="cs"/>
                <w:cs/>
              </w:rPr>
              <w:t>0</w:t>
            </w:r>
            <w:r w:rsidRPr="00B60D70">
              <w:rPr>
                <w:rFonts w:ascii="TH SarabunPSK" w:hAnsi="TH SarabunPSK" w:cs="TH SarabunPSK" w:hint="cs"/>
              </w:rPr>
              <w:t>-</w:t>
            </w:r>
            <w:r w:rsidRPr="00B60D70">
              <w:rPr>
                <w:rFonts w:ascii="TH SarabunPSK" w:hAnsi="TH SarabunPSK" w:cs="TH SarabunPSK" w:hint="cs"/>
                <w:cs/>
              </w:rPr>
              <w:t>3</w:t>
            </w:r>
            <w:r w:rsidRPr="00B60D70">
              <w:rPr>
                <w:rFonts w:ascii="TH SarabunPSK" w:hAnsi="TH SarabunPSK" w:cs="TH SarabunPSK" w:hint="cs"/>
              </w:rPr>
              <w:t>-</w:t>
            </w:r>
            <w:r w:rsidR="008E495C" w:rsidRPr="00B60D70">
              <w:rPr>
                <w:rFonts w:ascii="TH SarabunPSK" w:hAnsi="TH SarabunPSK" w:cs="TH SarabunPSK"/>
              </w:rPr>
              <w:t>2</w:t>
            </w:r>
            <w:r w:rsidRPr="00B60D70">
              <w:rPr>
                <w:rFonts w:ascii="TH SarabunPSK" w:hAnsi="TH SarabunPSK" w:cs="TH SarabunPSK" w:hint="cs"/>
              </w:rPr>
              <w:t>)</w:t>
            </w:r>
          </w:p>
        </w:tc>
      </w:tr>
      <w:tr w:rsidR="00B60D70" w:rsidRPr="00B60D70" w14:paraId="1DB12855" w14:textId="77777777" w:rsidTr="00C06D0A">
        <w:trPr>
          <w:gridBefore w:val="1"/>
          <w:wBefore w:w="108" w:type="dxa"/>
        </w:trPr>
        <w:tc>
          <w:tcPr>
            <w:tcW w:w="988" w:type="dxa"/>
          </w:tcPr>
          <w:p w14:paraId="2EEA3FDF" w14:textId="77777777" w:rsidR="002A43E4" w:rsidRPr="00B60D70" w:rsidRDefault="002A43E4" w:rsidP="00592146">
            <w:pPr>
              <w:rPr>
                <w:rFonts w:ascii="TH SarabunPSK" w:hAnsi="TH SarabunPSK" w:cs="TH SarabunPSK"/>
              </w:rPr>
            </w:pPr>
          </w:p>
        </w:tc>
        <w:tc>
          <w:tcPr>
            <w:tcW w:w="8028" w:type="dxa"/>
            <w:gridSpan w:val="3"/>
            <w:shd w:val="clear" w:color="auto" w:fill="FFFFFF" w:themeFill="background1"/>
          </w:tcPr>
          <w:p w14:paraId="6BA1150B" w14:textId="6206F9D6" w:rsidR="002A43E4" w:rsidRPr="00B60D70" w:rsidRDefault="002A43E4" w:rsidP="00592146">
            <w:pPr>
              <w:rPr>
                <w:rFonts w:ascii="TH SarabunPSK" w:hAnsi="TH SarabunPSK" w:cs="TH SarabunPSK"/>
              </w:rPr>
            </w:pPr>
            <w:r w:rsidRPr="00B60D70">
              <w:rPr>
                <w:rFonts w:ascii="TH SarabunPSK" w:hAnsi="TH SarabunPSK" w:cs="TH SarabunPSK" w:hint="cs"/>
                <w:cs/>
                <w:lang w:val="th-TH"/>
              </w:rPr>
              <w:t>กลุ</w:t>
            </w:r>
            <w:r w:rsidR="00524550" w:rsidRPr="00B60D70">
              <w:rPr>
                <w:rFonts w:ascii="TH SarabunPSK" w:hAnsi="TH SarabunPSK" w:cs="TH SarabunPSK" w:hint="cs"/>
                <w:cs/>
                <w:lang w:val="th-TH"/>
              </w:rPr>
              <w:t>่</w:t>
            </w:r>
            <w:r w:rsidRPr="00B60D70">
              <w:rPr>
                <w:rFonts w:ascii="TH SarabunPSK" w:hAnsi="TH SarabunPSK" w:cs="TH SarabunPSK" w:hint="cs"/>
                <w:cs/>
                <w:lang w:val="th-TH"/>
              </w:rPr>
              <w:t xml:space="preserve">มที่ </w:t>
            </w:r>
            <w:r w:rsidRPr="00B60D70">
              <w:rPr>
                <w:rFonts w:ascii="TH SarabunPSK" w:hAnsi="TH SarabunPSK" w:cs="TH SarabunPSK" w:hint="cs"/>
              </w:rPr>
              <w:t>4</w:t>
            </w:r>
            <w:r w:rsidRPr="00B60D70">
              <w:rPr>
                <w:rFonts w:ascii="TH SarabunPSK" w:hAnsi="TH SarabunPSK" w:cs="TH SarabunPSK" w:hint="cs"/>
                <w:cs/>
              </w:rPr>
              <w:t xml:space="preserve"> </w:t>
            </w:r>
            <w:r w:rsidRPr="00B60D70">
              <w:rPr>
                <w:rFonts w:ascii="TH SarabunPSK" w:hAnsi="TH SarabunPSK" w:cs="TH SarabunPSK" w:hint="cs"/>
                <w:cs/>
                <w:lang w:val="th-TH"/>
              </w:rPr>
              <w:t>วิศวกรรม</w:t>
            </w:r>
            <w:r w:rsidR="00924445" w:rsidRPr="00B60D70">
              <w:rPr>
                <w:rFonts w:ascii="TH SarabunPSK" w:hAnsi="TH SarabunPSK" w:cs="TH SarabunPSK" w:hint="cs"/>
                <w:cs/>
                <w:lang w:val="th-TH"/>
              </w:rPr>
              <w:t>แหล่ง</w:t>
            </w:r>
            <w:r w:rsidRPr="00B60D70">
              <w:rPr>
                <w:rFonts w:ascii="TH SarabunPSK" w:hAnsi="TH SarabunPSK" w:cs="TH SarabunPSK" w:hint="cs"/>
                <w:cs/>
                <w:lang w:val="th-TH"/>
              </w:rPr>
              <w:t>น้ำ</w:t>
            </w:r>
          </w:p>
        </w:tc>
      </w:tr>
      <w:tr w:rsidR="00B60D70" w:rsidRPr="00B60D70" w14:paraId="707C6F7E" w14:textId="77777777" w:rsidTr="00C06D0A">
        <w:trPr>
          <w:gridBefore w:val="1"/>
          <w:wBefore w:w="108" w:type="dxa"/>
        </w:trPr>
        <w:tc>
          <w:tcPr>
            <w:tcW w:w="988" w:type="dxa"/>
          </w:tcPr>
          <w:p w14:paraId="3064F68F" w14:textId="77777777" w:rsidR="002A43E4" w:rsidRPr="00B60D70" w:rsidRDefault="002A43E4" w:rsidP="00592146">
            <w:pPr>
              <w:rPr>
                <w:rFonts w:ascii="TH SarabunPSK" w:hAnsi="TH SarabunPSK" w:cs="TH SarabunPSK"/>
              </w:rPr>
            </w:pPr>
          </w:p>
        </w:tc>
        <w:tc>
          <w:tcPr>
            <w:tcW w:w="1417" w:type="dxa"/>
          </w:tcPr>
          <w:p w14:paraId="2C538FD6" w14:textId="27E871EB" w:rsidR="002A43E4"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2A43E4" w:rsidRPr="00B60D70">
              <w:rPr>
                <w:rFonts w:ascii="TH SarabunPSK" w:hAnsi="TH SarabunPSK" w:cs="TH SarabunPSK" w:hint="cs"/>
              </w:rPr>
              <w:t>341</w:t>
            </w:r>
          </w:p>
        </w:tc>
        <w:tc>
          <w:tcPr>
            <w:tcW w:w="5393" w:type="dxa"/>
            <w:vAlign w:val="bottom"/>
          </w:tcPr>
          <w:p w14:paraId="1CC1CDF3" w14:textId="77777777" w:rsidR="002A43E4" w:rsidRPr="00B60D70" w:rsidRDefault="002A43E4" w:rsidP="00592146">
            <w:pPr>
              <w:rPr>
                <w:rFonts w:ascii="TH SarabunPSK" w:hAnsi="TH SarabunPSK" w:cs="TH SarabunPSK"/>
              </w:rPr>
            </w:pPr>
            <w:r w:rsidRPr="00B60D70">
              <w:rPr>
                <w:rFonts w:ascii="TH SarabunPSK" w:hAnsi="TH SarabunPSK" w:cs="TH SarabunPSK" w:hint="cs"/>
                <w:cs/>
                <w:lang w:val="th-TH"/>
              </w:rPr>
              <w:t>กลศาสตร์ของไหลและชลศาสตร์</w:t>
            </w:r>
            <w:r w:rsidRPr="00B60D70">
              <w:rPr>
                <w:rFonts w:ascii="TH SarabunPSK" w:hAnsi="TH SarabunPSK" w:cs="TH SarabunPSK" w:hint="cs"/>
              </w:rPr>
              <w:t xml:space="preserve"> </w:t>
            </w:r>
          </w:p>
          <w:p w14:paraId="5206A883" w14:textId="77777777" w:rsidR="002A43E4" w:rsidRPr="00B60D70" w:rsidRDefault="002A43E4" w:rsidP="00592146">
            <w:pPr>
              <w:rPr>
                <w:rFonts w:ascii="TH SarabunPSK" w:hAnsi="TH SarabunPSK" w:cs="TH SarabunPSK"/>
                <w:cs/>
              </w:rPr>
            </w:pPr>
            <w:r w:rsidRPr="00B60D70">
              <w:rPr>
                <w:rFonts w:ascii="TH SarabunPSK" w:hAnsi="TH SarabunPSK" w:cs="TH SarabunPSK" w:hint="cs"/>
                <w:cs/>
              </w:rPr>
              <w:t>(</w:t>
            </w:r>
            <w:r w:rsidRPr="00B60D70">
              <w:rPr>
                <w:rFonts w:ascii="TH SarabunPSK" w:hAnsi="TH SarabunPSK" w:cs="TH SarabunPSK" w:hint="cs"/>
              </w:rPr>
              <w:t>Fluid Mechanics and Hydraulic)</w:t>
            </w:r>
          </w:p>
        </w:tc>
        <w:tc>
          <w:tcPr>
            <w:tcW w:w="1218" w:type="dxa"/>
          </w:tcPr>
          <w:p w14:paraId="647B7D22" w14:textId="77777777" w:rsidR="002A43E4" w:rsidRPr="00B60D70" w:rsidRDefault="002A43E4" w:rsidP="00592146">
            <w:pPr>
              <w:rPr>
                <w:rFonts w:ascii="TH SarabunPSK" w:hAnsi="TH SarabunPSK" w:cs="TH SarabunPSK"/>
              </w:rPr>
            </w:pPr>
            <w:r w:rsidRPr="00B60D70">
              <w:rPr>
                <w:rFonts w:ascii="TH SarabunPSK" w:hAnsi="TH SarabunPSK" w:cs="TH SarabunPSK" w:hint="cs"/>
              </w:rPr>
              <w:t>3 (3-0-6)</w:t>
            </w:r>
          </w:p>
        </w:tc>
      </w:tr>
      <w:tr w:rsidR="00B60D70" w:rsidRPr="00B60D70" w14:paraId="73695175" w14:textId="77777777" w:rsidTr="00C06D0A">
        <w:trPr>
          <w:gridBefore w:val="1"/>
          <w:wBefore w:w="108" w:type="dxa"/>
        </w:trPr>
        <w:tc>
          <w:tcPr>
            <w:tcW w:w="988" w:type="dxa"/>
          </w:tcPr>
          <w:p w14:paraId="70CE356C" w14:textId="77777777" w:rsidR="002A43E4" w:rsidRPr="00B60D70" w:rsidRDefault="002A43E4" w:rsidP="00592146">
            <w:pPr>
              <w:rPr>
                <w:rFonts w:ascii="TH SarabunPSK" w:hAnsi="TH SarabunPSK" w:cs="TH SarabunPSK"/>
              </w:rPr>
            </w:pPr>
          </w:p>
        </w:tc>
        <w:tc>
          <w:tcPr>
            <w:tcW w:w="1417" w:type="dxa"/>
          </w:tcPr>
          <w:p w14:paraId="31E46BCB" w14:textId="58F4295B" w:rsidR="002A43E4"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2A43E4" w:rsidRPr="00B60D70">
              <w:rPr>
                <w:rFonts w:ascii="TH SarabunPSK" w:hAnsi="TH SarabunPSK" w:cs="TH SarabunPSK" w:hint="cs"/>
              </w:rPr>
              <w:t>442</w:t>
            </w:r>
          </w:p>
        </w:tc>
        <w:tc>
          <w:tcPr>
            <w:tcW w:w="5393" w:type="dxa"/>
            <w:vAlign w:val="bottom"/>
          </w:tcPr>
          <w:p w14:paraId="23081274" w14:textId="77777777" w:rsidR="002A43E4" w:rsidRPr="00B60D70" w:rsidRDefault="002A43E4" w:rsidP="00592146">
            <w:pPr>
              <w:rPr>
                <w:rFonts w:ascii="TH SarabunPSK" w:hAnsi="TH SarabunPSK" w:cs="TH SarabunPSK"/>
              </w:rPr>
            </w:pPr>
            <w:r w:rsidRPr="00B60D70">
              <w:rPr>
                <w:rFonts w:ascii="TH SarabunPSK" w:hAnsi="TH SarabunPSK" w:cs="TH SarabunPSK" w:hint="cs"/>
                <w:cs/>
                <w:lang w:val="th-TH"/>
              </w:rPr>
              <w:t>อุทกวิทยาและการบริหารจัดการน้ำ</w:t>
            </w:r>
            <w:r w:rsidRPr="00B60D70">
              <w:rPr>
                <w:rFonts w:ascii="TH SarabunPSK" w:hAnsi="TH SarabunPSK" w:cs="TH SarabunPSK" w:hint="cs"/>
              </w:rPr>
              <w:t xml:space="preserve"> </w:t>
            </w:r>
          </w:p>
          <w:p w14:paraId="07B8BF77" w14:textId="77777777" w:rsidR="002A43E4" w:rsidRPr="00B60D70" w:rsidRDefault="002A43E4" w:rsidP="00592146">
            <w:pPr>
              <w:rPr>
                <w:rFonts w:ascii="TH SarabunPSK" w:hAnsi="TH SarabunPSK" w:cs="TH SarabunPSK"/>
                <w:cs/>
              </w:rPr>
            </w:pPr>
            <w:r w:rsidRPr="00B60D70">
              <w:rPr>
                <w:rFonts w:ascii="TH SarabunPSK" w:hAnsi="TH SarabunPSK" w:cs="TH SarabunPSK" w:hint="cs"/>
              </w:rPr>
              <w:t>(Hydrology and Water Management)</w:t>
            </w:r>
          </w:p>
        </w:tc>
        <w:tc>
          <w:tcPr>
            <w:tcW w:w="1218" w:type="dxa"/>
          </w:tcPr>
          <w:p w14:paraId="5595EB1B" w14:textId="77777777" w:rsidR="002A43E4" w:rsidRPr="00B60D70" w:rsidRDefault="002A43E4" w:rsidP="00592146">
            <w:pPr>
              <w:rPr>
                <w:rFonts w:ascii="TH SarabunPSK" w:hAnsi="TH SarabunPSK" w:cs="TH SarabunPSK"/>
              </w:rPr>
            </w:pPr>
            <w:r w:rsidRPr="00B60D70">
              <w:rPr>
                <w:rFonts w:ascii="TH SarabunPSK" w:hAnsi="TH SarabunPSK" w:cs="TH SarabunPSK" w:hint="cs"/>
              </w:rPr>
              <w:t>3 (3 0 6)</w:t>
            </w:r>
          </w:p>
        </w:tc>
      </w:tr>
      <w:tr w:rsidR="00B60D70" w:rsidRPr="00B60D70" w14:paraId="289CCE3D" w14:textId="77777777" w:rsidTr="00C06D0A">
        <w:trPr>
          <w:gridBefore w:val="1"/>
          <w:wBefore w:w="108" w:type="dxa"/>
        </w:trPr>
        <w:tc>
          <w:tcPr>
            <w:tcW w:w="988" w:type="dxa"/>
          </w:tcPr>
          <w:p w14:paraId="2A66EFDD" w14:textId="77777777" w:rsidR="002A43E4" w:rsidRPr="00B60D70" w:rsidRDefault="002A43E4" w:rsidP="00592146">
            <w:pPr>
              <w:rPr>
                <w:rFonts w:ascii="TH SarabunPSK" w:hAnsi="TH SarabunPSK" w:cs="TH SarabunPSK"/>
              </w:rPr>
            </w:pPr>
          </w:p>
        </w:tc>
        <w:tc>
          <w:tcPr>
            <w:tcW w:w="1417" w:type="dxa"/>
          </w:tcPr>
          <w:p w14:paraId="4A0CBC96" w14:textId="1474579E" w:rsidR="002A43E4"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2A43E4" w:rsidRPr="00B60D70">
              <w:rPr>
                <w:rFonts w:ascii="TH SarabunPSK" w:hAnsi="TH SarabunPSK" w:cs="TH SarabunPSK" w:hint="cs"/>
              </w:rPr>
              <w:t>345</w:t>
            </w:r>
          </w:p>
        </w:tc>
        <w:tc>
          <w:tcPr>
            <w:tcW w:w="5393" w:type="dxa"/>
            <w:vAlign w:val="bottom"/>
          </w:tcPr>
          <w:p w14:paraId="65ABB562" w14:textId="77777777" w:rsidR="002A43E4" w:rsidRPr="00B60D70" w:rsidRDefault="002A43E4" w:rsidP="00592146">
            <w:pPr>
              <w:rPr>
                <w:rFonts w:ascii="TH SarabunPSK" w:hAnsi="TH SarabunPSK" w:cs="TH SarabunPSK"/>
              </w:rPr>
            </w:pPr>
            <w:r w:rsidRPr="00B60D70">
              <w:rPr>
                <w:rFonts w:ascii="TH SarabunPSK" w:hAnsi="TH SarabunPSK" w:cs="TH SarabunPSK" w:hint="cs"/>
                <w:cs/>
                <w:lang w:val="th-TH"/>
              </w:rPr>
              <w:t>การทดลองทางชลศาสตร์</w:t>
            </w:r>
          </w:p>
          <w:p w14:paraId="4171893C" w14:textId="77777777" w:rsidR="002A43E4" w:rsidRPr="00B60D70" w:rsidRDefault="002A43E4" w:rsidP="00C06D0A">
            <w:pPr>
              <w:rPr>
                <w:rFonts w:ascii="TH SarabunPSK" w:hAnsi="TH SarabunPSK" w:cs="TH SarabunPSK"/>
              </w:rPr>
            </w:pPr>
            <w:r w:rsidRPr="00B60D70">
              <w:rPr>
                <w:rFonts w:ascii="TH SarabunPSK" w:hAnsi="TH SarabunPSK" w:cs="TH SarabunPSK" w:hint="cs"/>
                <w:cs/>
              </w:rPr>
              <w:t>(</w:t>
            </w:r>
            <w:r w:rsidRPr="00B60D70">
              <w:rPr>
                <w:rFonts w:ascii="TH SarabunPSK" w:hAnsi="TH SarabunPSK" w:cs="TH SarabunPSK" w:hint="cs"/>
              </w:rPr>
              <w:t>Hydraulics Laboratory)</w:t>
            </w:r>
          </w:p>
          <w:p w14:paraId="075A6A37" w14:textId="24CBCA6A" w:rsidR="00C06D0A" w:rsidRPr="00B60D70" w:rsidRDefault="00C06D0A" w:rsidP="00C06D0A">
            <w:pPr>
              <w:rPr>
                <w:rFonts w:ascii="TH SarabunPSK" w:hAnsi="TH SarabunPSK" w:cs="TH SarabunPSK"/>
                <w:cs/>
              </w:rPr>
            </w:pPr>
          </w:p>
        </w:tc>
        <w:tc>
          <w:tcPr>
            <w:tcW w:w="1218" w:type="dxa"/>
          </w:tcPr>
          <w:p w14:paraId="32A96BE4" w14:textId="64F2B8E4" w:rsidR="002A43E4" w:rsidRPr="00B60D70" w:rsidRDefault="002A43E4" w:rsidP="00592146">
            <w:pPr>
              <w:rPr>
                <w:rFonts w:ascii="TH SarabunPSK" w:hAnsi="TH SarabunPSK" w:cs="TH SarabunPSK"/>
              </w:rPr>
            </w:pPr>
            <w:r w:rsidRPr="00B60D70">
              <w:rPr>
                <w:rFonts w:ascii="TH SarabunPSK" w:hAnsi="TH SarabunPSK" w:cs="TH SarabunPSK" w:hint="cs"/>
                <w:cs/>
              </w:rPr>
              <w:t>1</w:t>
            </w:r>
            <w:r w:rsidRPr="00B60D70">
              <w:rPr>
                <w:rFonts w:ascii="TH SarabunPSK" w:hAnsi="TH SarabunPSK" w:cs="TH SarabunPSK" w:hint="cs"/>
              </w:rPr>
              <w:t xml:space="preserve"> (</w:t>
            </w:r>
            <w:r w:rsidRPr="00B60D70">
              <w:rPr>
                <w:rFonts w:ascii="TH SarabunPSK" w:hAnsi="TH SarabunPSK" w:cs="TH SarabunPSK" w:hint="cs"/>
                <w:cs/>
              </w:rPr>
              <w:t>0</w:t>
            </w:r>
            <w:r w:rsidRPr="00B60D70">
              <w:rPr>
                <w:rFonts w:ascii="TH SarabunPSK" w:hAnsi="TH SarabunPSK" w:cs="TH SarabunPSK" w:hint="cs"/>
              </w:rPr>
              <w:t>-</w:t>
            </w:r>
            <w:r w:rsidRPr="00B60D70">
              <w:rPr>
                <w:rFonts w:ascii="TH SarabunPSK" w:hAnsi="TH SarabunPSK" w:cs="TH SarabunPSK" w:hint="cs"/>
                <w:cs/>
              </w:rPr>
              <w:t>3</w:t>
            </w:r>
            <w:r w:rsidRPr="00B60D70">
              <w:rPr>
                <w:rFonts w:ascii="TH SarabunPSK" w:hAnsi="TH SarabunPSK" w:cs="TH SarabunPSK" w:hint="cs"/>
              </w:rPr>
              <w:t>-</w:t>
            </w:r>
            <w:r w:rsidR="00A76283" w:rsidRPr="00B60D70">
              <w:rPr>
                <w:rFonts w:ascii="TH SarabunPSK" w:hAnsi="TH SarabunPSK" w:cs="TH SarabunPSK"/>
              </w:rPr>
              <w:t>2</w:t>
            </w:r>
            <w:r w:rsidRPr="00B60D70">
              <w:rPr>
                <w:rFonts w:ascii="TH SarabunPSK" w:hAnsi="TH SarabunPSK" w:cs="TH SarabunPSK" w:hint="cs"/>
              </w:rPr>
              <w:t>)</w:t>
            </w:r>
          </w:p>
        </w:tc>
      </w:tr>
      <w:tr w:rsidR="00B60D70" w:rsidRPr="00B60D70" w14:paraId="2DCAABF3" w14:textId="77777777" w:rsidTr="00C06D0A">
        <w:trPr>
          <w:gridBefore w:val="1"/>
          <w:wBefore w:w="108" w:type="dxa"/>
        </w:trPr>
        <w:tc>
          <w:tcPr>
            <w:tcW w:w="988" w:type="dxa"/>
          </w:tcPr>
          <w:p w14:paraId="22A0CDC8" w14:textId="77777777" w:rsidR="002A43E4" w:rsidRPr="00B60D70" w:rsidRDefault="002A43E4" w:rsidP="00592146">
            <w:pPr>
              <w:rPr>
                <w:rFonts w:ascii="TH SarabunPSK" w:hAnsi="TH SarabunPSK" w:cs="TH SarabunPSK"/>
              </w:rPr>
            </w:pPr>
          </w:p>
        </w:tc>
        <w:tc>
          <w:tcPr>
            <w:tcW w:w="8028" w:type="dxa"/>
            <w:gridSpan w:val="3"/>
            <w:shd w:val="clear" w:color="auto" w:fill="FFFFFF" w:themeFill="background1"/>
          </w:tcPr>
          <w:p w14:paraId="0E034069" w14:textId="092AF26C" w:rsidR="002A43E4" w:rsidRPr="00B60D70" w:rsidRDefault="002A43E4" w:rsidP="00592146">
            <w:pPr>
              <w:rPr>
                <w:rFonts w:ascii="TH SarabunPSK" w:hAnsi="TH SarabunPSK" w:cs="TH SarabunPSK"/>
                <w:cs/>
              </w:rPr>
            </w:pPr>
            <w:r w:rsidRPr="00B60D70">
              <w:rPr>
                <w:rFonts w:ascii="TH SarabunPSK" w:hAnsi="TH SarabunPSK" w:cs="TH SarabunPSK" w:hint="cs"/>
                <w:cs/>
                <w:lang w:val="th-TH"/>
              </w:rPr>
              <w:t>กลุ</w:t>
            </w:r>
            <w:r w:rsidR="00524550" w:rsidRPr="00B60D70">
              <w:rPr>
                <w:rFonts w:ascii="TH SarabunPSK" w:hAnsi="TH SarabunPSK" w:cs="TH SarabunPSK" w:hint="cs"/>
                <w:cs/>
                <w:lang w:val="th-TH"/>
              </w:rPr>
              <w:t>่</w:t>
            </w:r>
            <w:r w:rsidRPr="00B60D70">
              <w:rPr>
                <w:rFonts w:ascii="TH SarabunPSK" w:hAnsi="TH SarabunPSK" w:cs="TH SarabunPSK" w:hint="cs"/>
                <w:cs/>
                <w:lang w:val="th-TH"/>
              </w:rPr>
              <w:t xml:space="preserve">มที่ </w:t>
            </w:r>
            <w:r w:rsidRPr="00B60D70">
              <w:rPr>
                <w:rFonts w:ascii="TH SarabunPSK" w:hAnsi="TH SarabunPSK" w:cs="TH SarabunPSK" w:hint="cs"/>
              </w:rPr>
              <w:t>5</w:t>
            </w:r>
            <w:r w:rsidRPr="00B60D70">
              <w:rPr>
                <w:rFonts w:ascii="TH SarabunPSK" w:hAnsi="TH SarabunPSK" w:cs="TH SarabunPSK" w:hint="cs"/>
                <w:cs/>
              </w:rPr>
              <w:t xml:space="preserve"> </w:t>
            </w:r>
            <w:r w:rsidRPr="00B60D70">
              <w:rPr>
                <w:rFonts w:ascii="TH SarabunPSK" w:hAnsi="TH SarabunPSK" w:cs="TH SarabunPSK" w:hint="cs"/>
                <w:cs/>
                <w:lang w:val="th-TH"/>
              </w:rPr>
              <w:t>วิศวกรรมเทคนิคธรณี</w:t>
            </w:r>
          </w:p>
        </w:tc>
      </w:tr>
      <w:tr w:rsidR="00B60D70" w:rsidRPr="00B60D70" w14:paraId="2438013F" w14:textId="77777777" w:rsidTr="00C06D0A">
        <w:trPr>
          <w:gridBefore w:val="1"/>
          <w:wBefore w:w="108" w:type="dxa"/>
        </w:trPr>
        <w:tc>
          <w:tcPr>
            <w:tcW w:w="988" w:type="dxa"/>
          </w:tcPr>
          <w:p w14:paraId="53335EC5" w14:textId="77777777" w:rsidR="002A43E4" w:rsidRPr="00B60D70" w:rsidRDefault="002A43E4" w:rsidP="00592146">
            <w:pPr>
              <w:rPr>
                <w:rFonts w:ascii="TH SarabunPSK" w:hAnsi="TH SarabunPSK" w:cs="TH SarabunPSK"/>
              </w:rPr>
            </w:pPr>
          </w:p>
        </w:tc>
        <w:tc>
          <w:tcPr>
            <w:tcW w:w="1417" w:type="dxa"/>
          </w:tcPr>
          <w:p w14:paraId="74C78F11" w14:textId="395B3C01" w:rsidR="002A43E4"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2A43E4" w:rsidRPr="00B60D70">
              <w:rPr>
                <w:rFonts w:ascii="TH SarabunPSK" w:hAnsi="TH SarabunPSK" w:cs="TH SarabunPSK" w:hint="cs"/>
              </w:rPr>
              <w:t>452</w:t>
            </w:r>
          </w:p>
        </w:tc>
        <w:tc>
          <w:tcPr>
            <w:tcW w:w="5393" w:type="dxa"/>
            <w:vAlign w:val="bottom"/>
          </w:tcPr>
          <w:p w14:paraId="26C887C6" w14:textId="77777777" w:rsidR="002A43E4" w:rsidRPr="00B60D70" w:rsidRDefault="002A43E4" w:rsidP="00592146">
            <w:pPr>
              <w:rPr>
                <w:rFonts w:ascii="TH SarabunPSK" w:hAnsi="TH SarabunPSK" w:cs="TH SarabunPSK"/>
              </w:rPr>
            </w:pPr>
            <w:r w:rsidRPr="00B60D70">
              <w:rPr>
                <w:rFonts w:ascii="TH SarabunPSK" w:hAnsi="TH SarabunPSK" w:cs="TH SarabunPSK" w:hint="cs"/>
                <w:cs/>
                <w:lang w:val="th-TH"/>
              </w:rPr>
              <w:t>วิศวกรรมฐานราก</w:t>
            </w:r>
            <w:r w:rsidRPr="00B60D70">
              <w:rPr>
                <w:rFonts w:ascii="TH SarabunPSK" w:hAnsi="TH SarabunPSK" w:cs="TH SarabunPSK" w:hint="cs"/>
              </w:rPr>
              <w:t xml:space="preserve"> </w:t>
            </w:r>
          </w:p>
          <w:p w14:paraId="1C5BDE79" w14:textId="77777777" w:rsidR="002A43E4" w:rsidRPr="00B60D70" w:rsidRDefault="002A43E4" w:rsidP="00592146">
            <w:pPr>
              <w:rPr>
                <w:rFonts w:ascii="TH SarabunPSK" w:hAnsi="TH SarabunPSK" w:cs="TH SarabunPSK"/>
              </w:rPr>
            </w:pPr>
            <w:r w:rsidRPr="00B60D70">
              <w:rPr>
                <w:rFonts w:ascii="TH SarabunPSK" w:hAnsi="TH SarabunPSK" w:cs="TH SarabunPSK" w:hint="cs"/>
              </w:rPr>
              <w:t>(Foundation Engineering)</w:t>
            </w:r>
          </w:p>
          <w:p w14:paraId="760D6F7F" w14:textId="77777777" w:rsidR="00C06D0A" w:rsidRPr="00B60D70" w:rsidRDefault="00C06D0A" w:rsidP="00592146">
            <w:pPr>
              <w:rPr>
                <w:rFonts w:ascii="TH SarabunPSK" w:hAnsi="TH SarabunPSK" w:cs="TH SarabunPSK"/>
                <w:cs/>
              </w:rPr>
            </w:pPr>
          </w:p>
        </w:tc>
        <w:tc>
          <w:tcPr>
            <w:tcW w:w="1218" w:type="dxa"/>
          </w:tcPr>
          <w:p w14:paraId="7C7B60A8" w14:textId="77777777" w:rsidR="002A43E4" w:rsidRPr="00B60D70" w:rsidRDefault="002A43E4" w:rsidP="00592146">
            <w:pPr>
              <w:rPr>
                <w:rFonts w:ascii="TH SarabunPSK" w:hAnsi="TH SarabunPSK" w:cs="TH SarabunPSK"/>
              </w:rPr>
            </w:pPr>
            <w:r w:rsidRPr="00B60D70">
              <w:rPr>
                <w:rFonts w:ascii="TH SarabunPSK" w:hAnsi="TH SarabunPSK" w:cs="TH SarabunPSK" w:hint="cs"/>
              </w:rPr>
              <w:t>3 (3-0-6)</w:t>
            </w:r>
          </w:p>
        </w:tc>
      </w:tr>
      <w:tr w:rsidR="00B60D70" w:rsidRPr="00B60D70" w14:paraId="63EE499F" w14:textId="77777777" w:rsidTr="00EC3841">
        <w:tc>
          <w:tcPr>
            <w:tcW w:w="1096" w:type="dxa"/>
            <w:gridSpan w:val="2"/>
          </w:tcPr>
          <w:p w14:paraId="67B98ED0" w14:textId="77777777" w:rsidR="00C06D0A" w:rsidRPr="00B60D70" w:rsidRDefault="00C06D0A" w:rsidP="00D420AC">
            <w:pPr>
              <w:rPr>
                <w:rFonts w:ascii="TH SarabunPSK" w:hAnsi="TH SarabunPSK" w:cs="TH SarabunPSK"/>
              </w:rPr>
            </w:pPr>
          </w:p>
        </w:tc>
        <w:tc>
          <w:tcPr>
            <w:tcW w:w="8028" w:type="dxa"/>
            <w:gridSpan w:val="3"/>
            <w:shd w:val="clear" w:color="auto" w:fill="FFFFFF" w:themeFill="background1"/>
          </w:tcPr>
          <w:p w14:paraId="54A89F26" w14:textId="0ABEB921" w:rsidR="00C06D0A" w:rsidRPr="00B60D70" w:rsidRDefault="00C06D0A" w:rsidP="00D420AC">
            <w:pPr>
              <w:rPr>
                <w:rFonts w:ascii="TH SarabunPSK" w:hAnsi="TH SarabunPSK" w:cs="TH SarabunPSK"/>
                <w:cs/>
              </w:rPr>
            </w:pPr>
            <w:r w:rsidRPr="00B60D70">
              <w:rPr>
                <w:rFonts w:ascii="TH SarabunPSK" w:hAnsi="TH SarabunPSK" w:cs="TH SarabunPSK" w:hint="cs"/>
                <w:cs/>
                <w:lang w:val="th-TH"/>
              </w:rPr>
              <w:t>กลุ</w:t>
            </w:r>
            <w:r w:rsidR="00524550" w:rsidRPr="00B60D70">
              <w:rPr>
                <w:rFonts w:ascii="TH SarabunPSK" w:hAnsi="TH SarabunPSK" w:cs="TH SarabunPSK" w:hint="cs"/>
                <w:cs/>
                <w:lang w:val="th-TH"/>
              </w:rPr>
              <w:t>่</w:t>
            </w:r>
            <w:r w:rsidRPr="00B60D70">
              <w:rPr>
                <w:rFonts w:ascii="TH SarabunPSK" w:hAnsi="TH SarabunPSK" w:cs="TH SarabunPSK" w:hint="cs"/>
                <w:cs/>
                <w:lang w:val="th-TH"/>
              </w:rPr>
              <w:t xml:space="preserve">มที่ </w:t>
            </w:r>
            <w:r w:rsidRPr="00B60D70">
              <w:rPr>
                <w:rFonts w:ascii="TH SarabunPSK" w:hAnsi="TH SarabunPSK" w:cs="TH SarabunPSK" w:hint="cs"/>
              </w:rPr>
              <w:t>6</w:t>
            </w:r>
            <w:r w:rsidRPr="00B60D70">
              <w:rPr>
                <w:rFonts w:ascii="TH SarabunPSK" w:hAnsi="TH SarabunPSK" w:cs="TH SarabunPSK" w:hint="cs"/>
                <w:cs/>
              </w:rPr>
              <w:t xml:space="preserve"> อื่น</w:t>
            </w:r>
            <w:r w:rsidR="00D420AC" w:rsidRPr="00B60D70">
              <w:rPr>
                <w:rFonts w:ascii="TH SarabunPSK" w:hAnsi="TH SarabunPSK" w:cs="TH SarabunPSK" w:hint="cs"/>
                <w:cs/>
              </w:rPr>
              <w:t xml:space="preserve"> ๆ</w:t>
            </w:r>
            <w:r w:rsidRPr="00B60D70">
              <w:rPr>
                <w:rFonts w:ascii="TH SarabunPSK" w:hAnsi="TH SarabunPSK" w:cs="TH SarabunPSK" w:hint="cs"/>
                <w:cs/>
              </w:rPr>
              <w:t xml:space="preserve"> ทาง</w:t>
            </w:r>
            <w:r w:rsidRPr="00B60D70">
              <w:rPr>
                <w:rFonts w:ascii="TH SarabunPSK" w:hAnsi="TH SarabunPSK" w:cs="TH SarabunPSK" w:hint="cs"/>
                <w:cs/>
                <w:lang w:val="th-TH"/>
              </w:rPr>
              <w:t>วิศวกรรมโยธา</w:t>
            </w:r>
          </w:p>
        </w:tc>
      </w:tr>
      <w:tr w:rsidR="00B60D70" w:rsidRPr="00B60D70" w14:paraId="4BA73D4C" w14:textId="77777777" w:rsidTr="00EC3841">
        <w:trPr>
          <w:gridBefore w:val="1"/>
          <w:wBefore w:w="108" w:type="dxa"/>
        </w:trPr>
        <w:tc>
          <w:tcPr>
            <w:tcW w:w="988" w:type="dxa"/>
          </w:tcPr>
          <w:p w14:paraId="13949D3D" w14:textId="659AE591" w:rsidR="002A43E4" w:rsidRPr="00B60D70" w:rsidRDefault="00C06D0A" w:rsidP="00592146">
            <w:pPr>
              <w:rPr>
                <w:rFonts w:ascii="TH SarabunPSK" w:hAnsi="TH SarabunPSK" w:cs="TH SarabunPSK"/>
              </w:rPr>
            </w:pPr>
            <w:r w:rsidRPr="00B60D70">
              <w:rPr>
                <w:rFonts w:ascii="TH SarabunPSK" w:hAnsi="TH SarabunPSK" w:cs="TH SarabunPSK" w:hint="cs"/>
                <w:cs/>
              </w:rPr>
              <w:t xml:space="preserve"> </w:t>
            </w:r>
          </w:p>
        </w:tc>
        <w:tc>
          <w:tcPr>
            <w:tcW w:w="1417" w:type="dxa"/>
          </w:tcPr>
          <w:p w14:paraId="4760EE59" w14:textId="063A075E" w:rsidR="002A43E4"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2A43E4" w:rsidRPr="00B60D70">
              <w:rPr>
                <w:rFonts w:ascii="TH SarabunPSK" w:hAnsi="TH SarabunPSK" w:cs="TH SarabunPSK" w:hint="cs"/>
              </w:rPr>
              <w:t>395</w:t>
            </w:r>
          </w:p>
        </w:tc>
        <w:tc>
          <w:tcPr>
            <w:tcW w:w="5393" w:type="dxa"/>
            <w:vAlign w:val="bottom"/>
          </w:tcPr>
          <w:p w14:paraId="6CA4A738" w14:textId="77777777" w:rsidR="002A43E4" w:rsidRPr="00B60D70" w:rsidRDefault="002A43E4" w:rsidP="00592146">
            <w:pPr>
              <w:rPr>
                <w:rFonts w:ascii="TH SarabunPSK" w:hAnsi="TH SarabunPSK" w:cs="TH SarabunPSK"/>
              </w:rPr>
            </w:pPr>
            <w:r w:rsidRPr="00B60D70">
              <w:rPr>
                <w:rFonts w:ascii="TH SarabunPSK" w:hAnsi="TH SarabunPSK" w:cs="TH SarabunPSK" w:hint="cs"/>
                <w:cs/>
                <w:lang w:val="th-TH"/>
              </w:rPr>
              <w:t>การฝึกงานทางวิศวกรรมโยธา</w:t>
            </w:r>
          </w:p>
          <w:p w14:paraId="03AFF5DA" w14:textId="77777777" w:rsidR="002A43E4" w:rsidRPr="00B60D70" w:rsidRDefault="002A43E4" w:rsidP="00592146">
            <w:pPr>
              <w:rPr>
                <w:rFonts w:ascii="TH SarabunPSK" w:hAnsi="TH SarabunPSK" w:cs="TH SarabunPSK"/>
                <w:cs/>
              </w:rPr>
            </w:pPr>
            <w:r w:rsidRPr="00B60D70">
              <w:rPr>
                <w:rFonts w:ascii="TH SarabunPSK" w:hAnsi="TH SarabunPSK" w:cs="TH SarabunPSK" w:hint="cs"/>
              </w:rPr>
              <w:t>(Field Experience in Civil Engineering)</w:t>
            </w:r>
          </w:p>
        </w:tc>
        <w:tc>
          <w:tcPr>
            <w:tcW w:w="1218" w:type="dxa"/>
          </w:tcPr>
          <w:p w14:paraId="10774BE5" w14:textId="26D79044" w:rsidR="002A43E4" w:rsidRPr="00B60D70" w:rsidRDefault="002A43E4" w:rsidP="00592146">
            <w:pPr>
              <w:rPr>
                <w:rFonts w:ascii="TH SarabunPSK" w:hAnsi="TH SarabunPSK" w:cs="TH SarabunPSK"/>
              </w:rPr>
            </w:pPr>
            <w:r w:rsidRPr="00B60D70">
              <w:rPr>
                <w:rFonts w:ascii="TH SarabunPSK" w:hAnsi="TH SarabunPSK" w:cs="TH SarabunPSK" w:hint="cs"/>
                <w:cs/>
              </w:rPr>
              <w:t>1</w:t>
            </w:r>
            <w:r w:rsidRPr="00B60D70">
              <w:rPr>
                <w:rFonts w:ascii="TH SarabunPSK" w:hAnsi="TH SarabunPSK" w:cs="TH SarabunPSK" w:hint="cs"/>
              </w:rPr>
              <w:t xml:space="preserve"> (</w:t>
            </w:r>
            <w:r w:rsidR="00051108" w:rsidRPr="00B60D70">
              <w:rPr>
                <w:rFonts w:ascii="TH SarabunPSK" w:hAnsi="TH SarabunPSK" w:cs="TH SarabunPSK"/>
              </w:rPr>
              <w:t>S/U</w:t>
            </w:r>
            <w:r w:rsidRPr="00B60D70">
              <w:rPr>
                <w:rFonts w:ascii="TH SarabunPSK" w:hAnsi="TH SarabunPSK" w:cs="TH SarabunPSK" w:hint="cs"/>
              </w:rPr>
              <w:t>)</w:t>
            </w:r>
          </w:p>
        </w:tc>
      </w:tr>
      <w:tr w:rsidR="00B60D70" w:rsidRPr="00B60D70" w14:paraId="027E5BAE" w14:textId="77777777" w:rsidTr="00EC3841">
        <w:trPr>
          <w:gridBefore w:val="1"/>
          <w:wBefore w:w="108" w:type="dxa"/>
        </w:trPr>
        <w:tc>
          <w:tcPr>
            <w:tcW w:w="988" w:type="dxa"/>
          </w:tcPr>
          <w:p w14:paraId="516EB9C2" w14:textId="77777777" w:rsidR="00C06D0A" w:rsidRPr="00B60D70" w:rsidRDefault="00C06D0A" w:rsidP="00C06D0A">
            <w:pPr>
              <w:rPr>
                <w:rFonts w:ascii="TH SarabunPSK" w:hAnsi="TH SarabunPSK" w:cs="TH SarabunPSK"/>
              </w:rPr>
            </w:pPr>
          </w:p>
        </w:tc>
        <w:tc>
          <w:tcPr>
            <w:tcW w:w="1417" w:type="dxa"/>
          </w:tcPr>
          <w:p w14:paraId="1FD93985" w14:textId="5FBB6374" w:rsidR="00C06D0A" w:rsidRPr="00B60D70" w:rsidRDefault="00B91175" w:rsidP="00C06D0A">
            <w:pPr>
              <w:rPr>
                <w:rFonts w:ascii="TH SarabunPSK" w:hAnsi="TH SarabunPSK" w:cs="TH SarabunPSK"/>
              </w:rPr>
            </w:pPr>
            <w:r w:rsidRPr="00B60D70">
              <w:rPr>
                <w:rFonts w:ascii="TH SarabunPSK" w:hAnsi="TH SarabunPSK" w:cs="TH SarabunPSK" w:hint="cs"/>
              </w:rPr>
              <w:t xml:space="preserve">CTE </w:t>
            </w:r>
            <w:r w:rsidR="00C06D0A" w:rsidRPr="00B60D70">
              <w:rPr>
                <w:rFonts w:ascii="TH SarabunPSK" w:hAnsi="TH SarabunPSK" w:cs="TH SarabunPSK" w:hint="cs"/>
              </w:rPr>
              <w:t>46601</w:t>
            </w:r>
          </w:p>
        </w:tc>
        <w:tc>
          <w:tcPr>
            <w:tcW w:w="5393" w:type="dxa"/>
            <w:vAlign w:val="bottom"/>
          </w:tcPr>
          <w:p w14:paraId="0A9172E8" w14:textId="77777777" w:rsidR="00C06D0A" w:rsidRPr="00B60D70" w:rsidRDefault="00C06D0A" w:rsidP="00C06D0A">
            <w:pPr>
              <w:rPr>
                <w:rFonts w:ascii="TH SarabunPSK" w:hAnsi="TH SarabunPSK" w:cs="TH SarabunPSK"/>
              </w:rPr>
            </w:pPr>
            <w:r w:rsidRPr="00B60D70">
              <w:rPr>
                <w:rFonts w:ascii="TH SarabunPSK" w:hAnsi="TH SarabunPSK" w:cs="TH SarabunPSK" w:hint="cs"/>
                <w:cs/>
                <w:lang w:val="th-TH"/>
              </w:rPr>
              <w:t>แบบจำลองสารสนเทศอาคาร</w:t>
            </w:r>
          </w:p>
          <w:p w14:paraId="6B806853" w14:textId="08F1DFF6" w:rsidR="00C06D0A" w:rsidRPr="00B60D70" w:rsidRDefault="00C06D0A" w:rsidP="00C06D0A">
            <w:pPr>
              <w:rPr>
                <w:rFonts w:ascii="TH SarabunPSK" w:hAnsi="TH SarabunPSK" w:cs="TH SarabunPSK"/>
                <w:cs/>
                <w:lang w:val="th-TH"/>
              </w:rPr>
            </w:pPr>
            <w:r w:rsidRPr="00B60D70">
              <w:rPr>
                <w:rFonts w:ascii="TH SarabunPSK" w:hAnsi="TH SarabunPSK" w:cs="TH SarabunPSK" w:hint="cs"/>
                <w:cs/>
              </w:rPr>
              <w:t>(</w:t>
            </w:r>
            <w:r w:rsidRPr="00B60D70">
              <w:rPr>
                <w:rFonts w:ascii="TH SarabunPSK" w:hAnsi="TH SarabunPSK" w:cs="TH SarabunPSK" w:hint="cs"/>
              </w:rPr>
              <w:t>Building Information Modeling)</w:t>
            </w:r>
            <w:r w:rsidRPr="00B60D70">
              <w:rPr>
                <w:rFonts w:ascii="TH SarabunPSK" w:hAnsi="TH SarabunPSK" w:cs="TH SarabunPSK" w:hint="cs"/>
                <w:cs/>
              </w:rPr>
              <w:tab/>
            </w:r>
          </w:p>
        </w:tc>
        <w:tc>
          <w:tcPr>
            <w:tcW w:w="1218" w:type="dxa"/>
          </w:tcPr>
          <w:p w14:paraId="382F1D28" w14:textId="4229A441" w:rsidR="00C06D0A" w:rsidRPr="00B60D70" w:rsidRDefault="00C06D0A" w:rsidP="00C06D0A">
            <w:pPr>
              <w:rPr>
                <w:rFonts w:ascii="TH SarabunPSK" w:hAnsi="TH SarabunPSK" w:cs="TH SarabunPSK"/>
                <w:cs/>
              </w:rPr>
            </w:pPr>
            <w:r w:rsidRPr="00B60D70">
              <w:rPr>
                <w:rFonts w:ascii="TH SarabunPSK" w:hAnsi="TH SarabunPSK" w:cs="TH SarabunPSK" w:hint="cs"/>
              </w:rPr>
              <w:t>1 (1-0-2)</w:t>
            </w:r>
          </w:p>
        </w:tc>
      </w:tr>
      <w:tr w:rsidR="00B60D70" w:rsidRPr="00B60D70" w14:paraId="6C2A3DFE" w14:textId="77777777" w:rsidTr="00EC3841">
        <w:trPr>
          <w:gridBefore w:val="1"/>
          <w:wBefore w:w="108" w:type="dxa"/>
        </w:trPr>
        <w:tc>
          <w:tcPr>
            <w:tcW w:w="988" w:type="dxa"/>
          </w:tcPr>
          <w:p w14:paraId="2A15726D" w14:textId="77777777" w:rsidR="00EC3841" w:rsidRPr="00B60D70" w:rsidRDefault="00EC3841" w:rsidP="00EC3841">
            <w:pPr>
              <w:rPr>
                <w:rFonts w:ascii="TH SarabunPSK" w:hAnsi="TH SarabunPSK" w:cs="TH SarabunPSK"/>
              </w:rPr>
            </w:pPr>
          </w:p>
        </w:tc>
        <w:tc>
          <w:tcPr>
            <w:tcW w:w="1417" w:type="dxa"/>
          </w:tcPr>
          <w:p w14:paraId="13D38ECD" w14:textId="52FF03A5" w:rsidR="00EC3841" w:rsidRPr="00B60D70" w:rsidRDefault="00B91175" w:rsidP="00EC3841">
            <w:pPr>
              <w:rPr>
                <w:rFonts w:ascii="TH SarabunPSK" w:hAnsi="TH SarabunPSK" w:cs="TH SarabunPSK"/>
              </w:rPr>
            </w:pPr>
            <w:r w:rsidRPr="00B60D70">
              <w:rPr>
                <w:rFonts w:ascii="TH SarabunPSK" w:hAnsi="TH SarabunPSK" w:cs="TH SarabunPSK" w:hint="cs"/>
              </w:rPr>
              <w:t xml:space="preserve">CTE </w:t>
            </w:r>
            <w:r w:rsidR="00EC3841" w:rsidRPr="00B60D70">
              <w:rPr>
                <w:rFonts w:ascii="TH SarabunPSK" w:hAnsi="TH SarabunPSK" w:cs="TH SarabunPSK" w:hint="cs"/>
              </w:rPr>
              <w:t>46602</w:t>
            </w:r>
          </w:p>
        </w:tc>
        <w:tc>
          <w:tcPr>
            <w:tcW w:w="5393" w:type="dxa"/>
            <w:vAlign w:val="bottom"/>
          </w:tcPr>
          <w:p w14:paraId="200E2B8E" w14:textId="77777777" w:rsidR="00EC3841" w:rsidRPr="00B60D70" w:rsidRDefault="00EC3841" w:rsidP="00EC3841">
            <w:pPr>
              <w:rPr>
                <w:rFonts w:ascii="TH SarabunPSK" w:hAnsi="TH SarabunPSK" w:cs="TH SarabunPSK"/>
                <w:cs/>
              </w:rPr>
            </w:pPr>
            <w:r w:rsidRPr="00B60D70">
              <w:rPr>
                <w:rFonts w:ascii="TH SarabunPSK" w:hAnsi="TH SarabunPSK" w:cs="TH SarabunPSK" w:hint="cs"/>
                <w:cs/>
                <w:lang w:val="th-TH"/>
              </w:rPr>
              <w:t>คอมพิวเตอร์ประยุกต์ในงานวิศวกรรมโยธา</w:t>
            </w:r>
            <w:r w:rsidRPr="00B60D70">
              <w:rPr>
                <w:rFonts w:ascii="TH SarabunPSK" w:hAnsi="TH SarabunPSK" w:cs="TH SarabunPSK" w:hint="cs"/>
              </w:rPr>
              <w:t xml:space="preserve"> </w:t>
            </w:r>
          </w:p>
          <w:p w14:paraId="361A01B9" w14:textId="5AA9BCA4" w:rsidR="00EC3841" w:rsidRPr="00B60D70" w:rsidRDefault="00EC3841" w:rsidP="00924445">
            <w:pPr>
              <w:jc w:val="left"/>
              <w:rPr>
                <w:rFonts w:ascii="TH SarabunPSK" w:hAnsi="TH SarabunPSK" w:cs="TH SarabunPSK"/>
                <w:cs/>
                <w:lang w:val="th-TH"/>
              </w:rPr>
            </w:pPr>
            <w:r w:rsidRPr="00B60D70">
              <w:rPr>
                <w:rFonts w:ascii="TH SarabunPSK" w:hAnsi="TH SarabunPSK" w:cs="TH SarabunPSK" w:hint="cs"/>
                <w:cs/>
              </w:rPr>
              <w:t>(</w:t>
            </w:r>
            <w:r w:rsidRPr="00B60D70">
              <w:rPr>
                <w:rFonts w:ascii="TH SarabunPSK" w:hAnsi="TH SarabunPSK" w:cs="TH SarabunPSK" w:hint="cs"/>
              </w:rPr>
              <w:t>Computer</w:t>
            </w:r>
            <w:r w:rsidRPr="00B60D70">
              <w:rPr>
                <w:rFonts w:ascii="TH SarabunPSK" w:hAnsi="TH SarabunPSK" w:cs="TH SarabunPSK" w:hint="cs"/>
                <w:cs/>
              </w:rPr>
              <w:t xml:space="preserve"> </w:t>
            </w:r>
            <w:r w:rsidRPr="00B60D70">
              <w:rPr>
                <w:rFonts w:ascii="TH SarabunPSK" w:hAnsi="TH SarabunPSK" w:cs="TH SarabunPSK" w:hint="cs"/>
              </w:rPr>
              <w:t>Application and Information for Civil Engineering)</w:t>
            </w:r>
          </w:p>
        </w:tc>
        <w:tc>
          <w:tcPr>
            <w:tcW w:w="1218" w:type="dxa"/>
          </w:tcPr>
          <w:p w14:paraId="1EC0F957" w14:textId="3CB6BDCD" w:rsidR="00EC3841" w:rsidRPr="00B60D70" w:rsidRDefault="00EC3841" w:rsidP="00EC3841">
            <w:pPr>
              <w:rPr>
                <w:rFonts w:ascii="TH SarabunPSK" w:hAnsi="TH SarabunPSK" w:cs="TH SarabunPSK"/>
              </w:rPr>
            </w:pPr>
            <w:r w:rsidRPr="00B60D70">
              <w:rPr>
                <w:rFonts w:ascii="TH SarabunPSK" w:hAnsi="TH SarabunPSK" w:cs="TH SarabunPSK" w:hint="cs"/>
              </w:rPr>
              <w:t>2 (0-4-4)</w:t>
            </w:r>
          </w:p>
        </w:tc>
      </w:tr>
    </w:tbl>
    <w:p w14:paraId="69E773C9" w14:textId="77777777" w:rsidR="009E6917" w:rsidRPr="00B60D70" w:rsidRDefault="009E6917" w:rsidP="00592146">
      <w:pPr>
        <w:rPr>
          <w:rFonts w:ascii="TH SarabunPSK" w:hAnsi="TH SarabunPSK" w:cs="TH SarabunPSK"/>
        </w:rPr>
      </w:pPr>
    </w:p>
    <w:p w14:paraId="6F51C46D" w14:textId="25479E7E" w:rsidR="009E6917" w:rsidRPr="00B60D70" w:rsidRDefault="00D756E0" w:rsidP="00B1533F">
      <w:pPr>
        <w:ind w:right="26" w:firstLine="1134"/>
        <w:jc w:val="left"/>
        <w:rPr>
          <w:rFonts w:ascii="TH SarabunPSK" w:hAnsi="TH SarabunPSK" w:cs="TH SarabunPSK"/>
        </w:rPr>
      </w:pPr>
      <w:r w:rsidRPr="00B60D70">
        <w:rPr>
          <w:rFonts w:ascii="TH SarabunPSK" w:hAnsi="TH SarabunPSK" w:cs="TH SarabunPSK" w:hint="cs"/>
          <w:b/>
          <w:bCs/>
          <w:u w:val="single"/>
          <w:cs/>
        </w:rPr>
        <w:t>ข.</w:t>
      </w:r>
      <w:r w:rsidRPr="00B60D70">
        <w:rPr>
          <w:rFonts w:ascii="TH SarabunPSK" w:hAnsi="TH SarabunPSK" w:cs="TH SarabunPSK" w:hint="cs"/>
          <w:b/>
          <w:bCs/>
          <w:u w:val="single"/>
        </w:rPr>
        <w:t>2.4</w:t>
      </w:r>
      <w:r w:rsidRPr="00B60D70">
        <w:rPr>
          <w:rFonts w:ascii="TH SarabunPSK" w:hAnsi="TH SarabunPSK" w:cs="TH SarabunPSK" w:hint="cs"/>
          <w:b/>
          <w:bCs/>
          <w:u w:val="single"/>
          <w:cs/>
        </w:rPr>
        <w:t xml:space="preserve"> วิชาเลือกทางวิศวกรรมโยธา</w:t>
      </w:r>
      <w:r w:rsidR="00BD7F9D" w:rsidRPr="00B60D70">
        <w:rPr>
          <w:rFonts w:ascii="TH SarabunPSK" w:hAnsi="TH SarabunPSK" w:cs="TH SarabunPSK" w:hint="cs"/>
          <w:b/>
          <w:bCs/>
          <w:u w:val="single"/>
        </w:rPr>
        <w:t xml:space="preserve"> </w:t>
      </w:r>
      <w:r w:rsidR="00F66E18" w:rsidRPr="00B60D70">
        <w:rPr>
          <w:rFonts w:ascii="TH SarabunPSK" w:hAnsi="TH SarabunPSK" w:cs="TH SarabunPSK" w:hint="cs"/>
          <w:b/>
          <w:bCs/>
          <w:u w:val="single"/>
        </w:rPr>
        <w:t>3</w:t>
      </w:r>
      <w:r w:rsidRPr="00B60D70">
        <w:rPr>
          <w:rFonts w:ascii="TH SarabunPSK" w:hAnsi="TH SarabunPSK" w:cs="TH SarabunPSK" w:hint="cs"/>
          <w:b/>
          <w:bCs/>
          <w:u w:val="single"/>
          <w:cs/>
        </w:rPr>
        <w:t xml:space="preserve"> หน่วยกิต</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1417"/>
        <w:gridCol w:w="5393"/>
        <w:gridCol w:w="1218"/>
      </w:tblGrid>
      <w:tr w:rsidR="00B60D70" w:rsidRPr="00B60D70" w14:paraId="4E902585" w14:textId="77777777" w:rsidTr="00B1533F">
        <w:tc>
          <w:tcPr>
            <w:tcW w:w="988" w:type="dxa"/>
          </w:tcPr>
          <w:p w14:paraId="2EE984B5" w14:textId="77777777" w:rsidR="001F0A32" w:rsidRPr="00B60D70" w:rsidRDefault="001F0A32" w:rsidP="00592146">
            <w:pPr>
              <w:rPr>
                <w:rFonts w:ascii="TH SarabunPSK" w:hAnsi="TH SarabunPSK" w:cs="TH SarabunPSK"/>
              </w:rPr>
            </w:pPr>
          </w:p>
        </w:tc>
        <w:tc>
          <w:tcPr>
            <w:tcW w:w="1417" w:type="dxa"/>
          </w:tcPr>
          <w:p w14:paraId="4F94D803" w14:textId="3A35B3C2" w:rsidR="001F0A32"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1F0A32" w:rsidRPr="00B60D70">
              <w:rPr>
                <w:rFonts w:ascii="TH SarabunPSK" w:hAnsi="TH SarabunPSK" w:cs="TH SarabunPSK" w:hint="cs"/>
              </w:rPr>
              <w:t>226</w:t>
            </w:r>
          </w:p>
        </w:tc>
        <w:tc>
          <w:tcPr>
            <w:tcW w:w="5393" w:type="dxa"/>
            <w:vAlign w:val="bottom"/>
          </w:tcPr>
          <w:p w14:paraId="4D526AF6" w14:textId="77777777" w:rsidR="001F0A32" w:rsidRPr="00B60D70" w:rsidRDefault="001F0A32" w:rsidP="00592146">
            <w:pPr>
              <w:rPr>
                <w:rFonts w:ascii="TH SarabunPSK" w:hAnsi="TH SarabunPSK" w:cs="TH SarabunPSK"/>
              </w:rPr>
            </w:pPr>
            <w:r w:rsidRPr="00B60D70">
              <w:rPr>
                <w:rFonts w:ascii="TH SarabunPSK" w:hAnsi="TH SarabunPSK" w:cs="TH SarabunPSK" w:hint="cs"/>
                <w:cs/>
                <w:lang w:val="th-TH"/>
              </w:rPr>
              <w:t>การสำรวจด้วยดาวเทียม</w:t>
            </w:r>
          </w:p>
          <w:p w14:paraId="725D30B4" w14:textId="6DDE3E13" w:rsidR="001F0A32" w:rsidRPr="00B60D70" w:rsidRDefault="001F0A32" w:rsidP="00592146">
            <w:pPr>
              <w:rPr>
                <w:rFonts w:ascii="TH SarabunPSK" w:hAnsi="TH SarabunPSK" w:cs="TH SarabunPSK"/>
                <w:cs/>
              </w:rPr>
            </w:pPr>
            <w:r w:rsidRPr="00B60D70">
              <w:rPr>
                <w:rFonts w:ascii="TH SarabunPSK" w:hAnsi="TH SarabunPSK" w:cs="TH SarabunPSK" w:hint="cs"/>
              </w:rPr>
              <w:t>(Satellite Surveying)</w:t>
            </w:r>
          </w:p>
        </w:tc>
        <w:tc>
          <w:tcPr>
            <w:tcW w:w="1218" w:type="dxa"/>
          </w:tcPr>
          <w:p w14:paraId="21C3ADEA" w14:textId="77777777" w:rsidR="00C06D0A" w:rsidRPr="00B60D70" w:rsidRDefault="00C06D0A" w:rsidP="00C06D0A">
            <w:pPr>
              <w:rPr>
                <w:rFonts w:ascii="TH SarabunPSK" w:hAnsi="TH SarabunPSK" w:cs="TH SarabunPSK"/>
              </w:rPr>
            </w:pPr>
            <w:r w:rsidRPr="00B60D70">
              <w:rPr>
                <w:rFonts w:ascii="TH SarabunPSK" w:hAnsi="TH SarabunPSK" w:cs="TH SarabunPSK" w:hint="cs"/>
              </w:rPr>
              <w:t>3 (3-0-6)</w:t>
            </w:r>
          </w:p>
          <w:p w14:paraId="7C22652B" w14:textId="0266DDE8" w:rsidR="001F0A32" w:rsidRPr="00B60D70" w:rsidRDefault="001F0A32" w:rsidP="00592146">
            <w:pPr>
              <w:rPr>
                <w:rFonts w:ascii="TH SarabunPSK" w:hAnsi="TH SarabunPSK" w:cs="TH SarabunPSK"/>
              </w:rPr>
            </w:pPr>
          </w:p>
        </w:tc>
      </w:tr>
      <w:tr w:rsidR="00B60D70" w:rsidRPr="00B60D70" w14:paraId="11BC0056" w14:textId="77777777" w:rsidTr="00B1533F">
        <w:tc>
          <w:tcPr>
            <w:tcW w:w="988" w:type="dxa"/>
          </w:tcPr>
          <w:p w14:paraId="3F65DC77" w14:textId="77777777" w:rsidR="001F0A32" w:rsidRPr="00B60D70" w:rsidRDefault="001F0A32" w:rsidP="00592146">
            <w:pPr>
              <w:rPr>
                <w:rFonts w:ascii="TH SarabunPSK" w:hAnsi="TH SarabunPSK" w:cs="TH SarabunPSK"/>
              </w:rPr>
            </w:pPr>
          </w:p>
        </w:tc>
        <w:tc>
          <w:tcPr>
            <w:tcW w:w="1417" w:type="dxa"/>
          </w:tcPr>
          <w:p w14:paraId="41C7A004" w14:textId="163F5809" w:rsidR="001F0A32"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1F0A32" w:rsidRPr="00B60D70">
              <w:rPr>
                <w:rFonts w:ascii="TH SarabunPSK" w:hAnsi="TH SarabunPSK" w:cs="TH SarabunPSK" w:hint="cs"/>
                <w:cs/>
              </w:rPr>
              <w:t>227</w:t>
            </w:r>
          </w:p>
        </w:tc>
        <w:tc>
          <w:tcPr>
            <w:tcW w:w="5393" w:type="dxa"/>
            <w:vAlign w:val="bottom"/>
          </w:tcPr>
          <w:p w14:paraId="216D301E" w14:textId="77777777" w:rsidR="001F0A32" w:rsidRPr="00B60D70" w:rsidRDefault="001F0A32" w:rsidP="00592146">
            <w:pPr>
              <w:rPr>
                <w:rFonts w:ascii="TH SarabunPSK" w:hAnsi="TH SarabunPSK" w:cs="TH SarabunPSK"/>
              </w:rPr>
            </w:pPr>
            <w:r w:rsidRPr="00B60D70">
              <w:rPr>
                <w:rFonts w:ascii="TH SarabunPSK" w:hAnsi="TH SarabunPSK" w:cs="TH SarabunPSK" w:hint="cs"/>
                <w:cs/>
                <w:lang w:val="th-TH"/>
              </w:rPr>
              <w:t>ระบบสารสนเทศภูมิศาสตร์เบื้องต้น</w:t>
            </w:r>
          </w:p>
          <w:p w14:paraId="22528AAD" w14:textId="74DBBC99" w:rsidR="001F0A32" w:rsidRPr="00B60D70" w:rsidRDefault="001F0A32" w:rsidP="00592146">
            <w:pPr>
              <w:rPr>
                <w:rFonts w:ascii="TH SarabunPSK" w:hAnsi="TH SarabunPSK" w:cs="TH SarabunPSK"/>
                <w:cs/>
                <w:lang w:val="th-TH"/>
              </w:rPr>
            </w:pPr>
            <w:r w:rsidRPr="00B60D70">
              <w:rPr>
                <w:rFonts w:ascii="TH SarabunPSK" w:hAnsi="TH SarabunPSK" w:cs="TH SarabunPSK" w:hint="cs"/>
              </w:rPr>
              <w:t>(Introduction to Geographic Information System)</w:t>
            </w:r>
          </w:p>
        </w:tc>
        <w:tc>
          <w:tcPr>
            <w:tcW w:w="1218" w:type="dxa"/>
          </w:tcPr>
          <w:p w14:paraId="2CDF2149" w14:textId="77777777" w:rsidR="001F0A32" w:rsidRPr="00B60D70" w:rsidRDefault="001F0A32" w:rsidP="00592146">
            <w:pPr>
              <w:rPr>
                <w:rFonts w:ascii="TH SarabunPSK" w:hAnsi="TH SarabunPSK" w:cs="TH SarabunPSK"/>
              </w:rPr>
            </w:pPr>
            <w:r w:rsidRPr="00B60D70">
              <w:rPr>
                <w:rFonts w:ascii="TH SarabunPSK" w:hAnsi="TH SarabunPSK" w:cs="TH SarabunPSK" w:hint="cs"/>
              </w:rPr>
              <w:t>3 (3-0-6)</w:t>
            </w:r>
          </w:p>
          <w:p w14:paraId="539EE4CA" w14:textId="77777777" w:rsidR="001F0A32" w:rsidRPr="00B60D70" w:rsidRDefault="001F0A32" w:rsidP="00592146">
            <w:pPr>
              <w:rPr>
                <w:rFonts w:ascii="TH SarabunPSK" w:hAnsi="TH SarabunPSK" w:cs="TH SarabunPSK"/>
              </w:rPr>
            </w:pPr>
          </w:p>
        </w:tc>
      </w:tr>
      <w:tr w:rsidR="00B60D70" w:rsidRPr="00B60D70" w14:paraId="75E9C203" w14:textId="77777777" w:rsidTr="00B1533F">
        <w:tc>
          <w:tcPr>
            <w:tcW w:w="988" w:type="dxa"/>
          </w:tcPr>
          <w:p w14:paraId="30B09DDA" w14:textId="77777777" w:rsidR="0009675F" w:rsidRPr="00B60D70" w:rsidRDefault="0009675F" w:rsidP="00592146">
            <w:pPr>
              <w:rPr>
                <w:rFonts w:ascii="TH SarabunPSK" w:hAnsi="TH SarabunPSK" w:cs="TH SarabunPSK"/>
              </w:rPr>
            </w:pPr>
          </w:p>
        </w:tc>
        <w:tc>
          <w:tcPr>
            <w:tcW w:w="1417" w:type="dxa"/>
          </w:tcPr>
          <w:p w14:paraId="02A47CBB" w14:textId="69D99862" w:rsidR="0009675F"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09675F" w:rsidRPr="00B60D70">
              <w:rPr>
                <w:rFonts w:ascii="TH SarabunPSK" w:hAnsi="TH SarabunPSK" w:cs="TH SarabunPSK" w:hint="cs"/>
              </w:rPr>
              <w:t>317</w:t>
            </w:r>
          </w:p>
        </w:tc>
        <w:tc>
          <w:tcPr>
            <w:tcW w:w="5393" w:type="dxa"/>
            <w:vAlign w:val="bottom"/>
          </w:tcPr>
          <w:p w14:paraId="71DBBD78" w14:textId="77777777" w:rsidR="0009675F" w:rsidRPr="00B60D70" w:rsidRDefault="0009675F" w:rsidP="00592146">
            <w:pPr>
              <w:rPr>
                <w:rFonts w:ascii="TH SarabunPSK" w:hAnsi="TH SarabunPSK" w:cs="TH SarabunPSK"/>
              </w:rPr>
            </w:pPr>
            <w:r w:rsidRPr="00B60D70">
              <w:rPr>
                <w:rFonts w:ascii="TH SarabunPSK" w:hAnsi="TH SarabunPSK" w:cs="TH SarabunPSK" w:hint="cs"/>
                <w:cs/>
                <w:lang w:val="th-TH"/>
              </w:rPr>
              <w:t xml:space="preserve">ระบบและพฤติกรรมของโครงสร้าง </w:t>
            </w:r>
            <w:r w:rsidRPr="00B60D70">
              <w:rPr>
                <w:rFonts w:ascii="TH SarabunPSK" w:hAnsi="TH SarabunPSK" w:cs="TH SarabunPSK" w:hint="cs"/>
                <w:cs/>
              </w:rPr>
              <w:tab/>
            </w:r>
          </w:p>
          <w:p w14:paraId="7B51BED0" w14:textId="160089D3" w:rsidR="0009675F" w:rsidRPr="00B60D70" w:rsidRDefault="0009675F" w:rsidP="00592146">
            <w:pPr>
              <w:rPr>
                <w:rFonts w:ascii="TH SarabunPSK" w:hAnsi="TH SarabunPSK" w:cs="TH SarabunPSK"/>
                <w:cs/>
                <w:lang w:val="th-TH"/>
              </w:rPr>
            </w:pPr>
            <w:r w:rsidRPr="00B60D70">
              <w:rPr>
                <w:rFonts w:ascii="TH SarabunPSK" w:hAnsi="TH SarabunPSK" w:cs="TH SarabunPSK" w:hint="cs"/>
                <w:cs/>
              </w:rPr>
              <w:t>(</w:t>
            </w:r>
            <w:r w:rsidRPr="00B60D70">
              <w:rPr>
                <w:rFonts w:ascii="TH SarabunPSK" w:hAnsi="TH SarabunPSK" w:cs="TH SarabunPSK" w:hint="cs"/>
              </w:rPr>
              <w:t>Structural Systems and Behaviors)</w:t>
            </w:r>
          </w:p>
        </w:tc>
        <w:tc>
          <w:tcPr>
            <w:tcW w:w="1218" w:type="dxa"/>
          </w:tcPr>
          <w:p w14:paraId="0A122A34" w14:textId="2DB4266A" w:rsidR="0009675F" w:rsidRPr="00B60D70" w:rsidRDefault="0009675F" w:rsidP="00592146">
            <w:pPr>
              <w:rPr>
                <w:rFonts w:ascii="TH SarabunPSK" w:hAnsi="TH SarabunPSK" w:cs="TH SarabunPSK"/>
              </w:rPr>
            </w:pPr>
            <w:r w:rsidRPr="00B60D70">
              <w:rPr>
                <w:rFonts w:ascii="TH SarabunPSK" w:hAnsi="TH SarabunPSK" w:cs="TH SarabunPSK" w:hint="cs"/>
              </w:rPr>
              <w:t>3 (2-2-6)</w:t>
            </w:r>
          </w:p>
        </w:tc>
      </w:tr>
      <w:tr w:rsidR="00B60D70" w:rsidRPr="00B60D70" w14:paraId="6FECF679" w14:textId="77777777" w:rsidTr="00B1533F">
        <w:tc>
          <w:tcPr>
            <w:tcW w:w="988" w:type="dxa"/>
          </w:tcPr>
          <w:p w14:paraId="619A19DA" w14:textId="77777777" w:rsidR="0009675F" w:rsidRPr="00B60D70" w:rsidRDefault="0009675F" w:rsidP="00592146">
            <w:pPr>
              <w:rPr>
                <w:rFonts w:ascii="TH SarabunPSK" w:hAnsi="TH SarabunPSK" w:cs="TH SarabunPSK"/>
              </w:rPr>
            </w:pPr>
          </w:p>
        </w:tc>
        <w:tc>
          <w:tcPr>
            <w:tcW w:w="1417" w:type="dxa"/>
          </w:tcPr>
          <w:p w14:paraId="6FDEB7DA" w14:textId="362B3F34" w:rsidR="0009675F"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09675F" w:rsidRPr="00B60D70">
              <w:rPr>
                <w:rFonts w:ascii="TH SarabunPSK" w:hAnsi="TH SarabunPSK" w:cs="TH SarabunPSK" w:hint="cs"/>
              </w:rPr>
              <w:t>318</w:t>
            </w:r>
          </w:p>
        </w:tc>
        <w:tc>
          <w:tcPr>
            <w:tcW w:w="5393" w:type="dxa"/>
            <w:vAlign w:val="bottom"/>
          </w:tcPr>
          <w:p w14:paraId="74EF1DBC" w14:textId="77777777" w:rsidR="0009675F" w:rsidRPr="00B60D70" w:rsidRDefault="0009675F" w:rsidP="00592146">
            <w:pPr>
              <w:rPr>
                <w:rFonts w:ascii="TH SarabunPSK" w:hAnsi="TH SarabunPSK" w:cs="TH SarabunPSK"/>
              </w:rPr>
            </w:pPr>
            <w:r w:rsidRPr="00B60D70">
              <w:rPr>
                <w:rFonts w:ascii="TH SarabunPSK" w:hAnsi="TH SarabunPSK" w:cs="TH SarabunPSK" w:hint="cs"/>
                <w:cs/>
                <w:lang w:val="th-TH"/>
              </w:rPr>
              <w:t>การตรวจสอบและการซ่อมบำรุงอาคาร</w:t>
            </w:r>
            <w:r w:rsidRPr="00B60D70">
              <w:rPr>
                <w:rFonts w:ascii="TH SarabunPSK" w:hAnsi="TH SarabunPSK" w:cs="TH SarabunPSK" w:hint="cs"/>
                <w:cs/>
              </w:rPr>
              <w:tab/>
            </w:r>
          </w:p>
          <w:p w14:paraId="4E402978" w14:textId="5188060F" w:rsidR="0009675F" w:rsidRPr="00B60D70" w:rsidRDefault="0009675F" w:rsidP="00592146">
            <w:pPr>
              <w:rPr>
                <w:rFonts w:ascii="TH SarabunPSK" w:hAnsi="TH SarabunPSK" w:cs="TH SarabunPSK"/>
                <w:cs/>
                <w:lang w:val="th-TH"/>
              </w:rPr>
            </w:pPr>
            <w:r w:rsidRPr="00B60D70">
              <w:rPr>
                <w:rFonts w:ascii="TH SarabunPSK" w:hAnsi="TH SarabunPSK" w:cs="TH SarabunPSK" w:hint="cs"/>
              </w:rPr>
              <w:t xml:space="preserve">(Building </w:t>
            </w:r>
            <w:r w:rsidR="009A3528" w:rsidRPr="00B60D70">
              <w:rPr>
                <w:rFonts w:ascii="TH SarabunPSK" w:hAnsi="TH SarabunPSK" w:cs="TH SarabunPSK"/>
              </w:rPr>
              <w:t>I</w:t>
            </w:r>
            <w:r w:rsidRPr="00B60D70">
              <w:rPr>
                <w:rFonts w:ascii="TH SarabunPSK" w:hAnsi="TH SarabunPSK" w:cs="TH SarabunPSK" w:hint="cs"/>
              </w:rPr>
              <w:t xml:space="preserve">nspection and </w:t>
            </w:r>
            <w:r w:rsidR="009A3528" w:rsidRPr="00B60D70">
              <w:rPr>
                <w:rFonts w:ascii="TH SarabunPSK" w:hAnsi="TH SarabunPSK" w:cs="TH SarabunPSK"/>
              </w:rPr>
              <w:t>M</w:t>
            </w:r>
            <w:r w:rsidRPr="00B60D70">
              <w:rPr>
                <w:rFonts w:ascii="TH SarabunPSK" w:hAnsi="TH SarabunPSK" w:cs="TH SarabunPSK" w:hint="cs"/>
              </w:rPr>
              <w:t>aintenance)</w:t>
            </w:r>
          </w:p>
        </w:tc>
        <w:tc>
          <w:tcPr>
            <w:tcW w:w="1218" w:type="dxa"/>
          </w:tcPr>
          <w:p w14:paraId="0E83C36D" w14:textId="0F371319" w:rsidR="0009675F" w:rsidRPr="00B60D70" w:rsidRDefault="0009675F" w:rsidP="00592146">
            <w:pPr>
              <w:rPr>
                <w:rFonts w:ascii="TH SarabunPSK" w:hAnsi="TH SarabunPSK" w:cs="TH SarabunPSK"/>
              </w:rPr>
            </w:pPr>
            <w:r w:rsidRPr="00B60D70">
              <w:rPr>
                <w:rFonts w:ascii="TH SarabunPSK" w:hAnsi="TH SarabunPSK" w:cs="TH SarabunPSK" w:hint="cs"/>
              </w:rPr>
              <w:t>3 (3-0-6)</w:t>
            </w:r>
          </w:p>
        </w:tc>
      </w:tr>
      <w:tr w:rsidR="00B60D70" w:rsidRPr="00B60D70" w14:paraId="07296D55" w14:textId="77777777" w:rsidTr="00B1533F">
        <w:tc>
          <w:tcPr>
            <w:tcW w:w="988" w:type="dxa"/>
          </w:tcPr>
          <w:p w14:paraId="2240B18B" w14:textId="77777777" w:rsidR="0009675F" w:rsidRPr="00B60D70" w:rsidRDefault="0009675F" w:rsidP="00592146">
            <w:pPr>
              <w:rPr>
                <w:rFonts w:ascii="TH SarabunPSK" w:hAnsi="TH SarabunPSK" w:cs="TH SarabunPSK"/>
              </w:rPr>
            </w:pPr>
          </w:p>
        </w:tc>
        <w:tc>
          <w:tcPr>
            <w:tcW w:w="1417" w:type="dxa"/>
          </w:tcPr>
          <w:p w14:paraId="26E7E708" w14:textId="76613AA8" w:rsidR="0009675F"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09675F" w:rsidRPr="00B60D70">
              <w:rPr>
                <w:rFonts w:ascii="TH SarabunPSK" w:hAnsi="TH SarabunPSK" w:cs="TH SarabunPSK" w:hint="cs"/>
              </w:rPr>
              <w:t>326</w:t>
            </w:r>
          </w:p>
        </w:tc>
        <w:tc>
          <w:tcPr>
            <w:tcW w:w="5393" w:type="dxa"/>
            <w:vAlign w:val="bottom"/>
          </w:tcPr>
          <w:p w14:paraId="13E33D47" w14:textId="77777777" w:rsidR="0009675F" w:rsidRPr="00B60D70" w:rsidRDefault="0009675F" w:rsidP="00592146">
            <w:pPr>
              <w:rPr>
                <w:rFonts w:ascii="TH SarabunPSK" w:hAnsi="TH SarabunPSK" w:cs="TH SarabunPSK"/>
              </w:rPr>
            </w:pPr>
            <w:r w:rsidRPr="00B60D70">
              <w:rPr>
                <w:rFonts w:ascii="TH SarabunPSK" w:hAnsi="TH SarabunPSK" w:cs="TH SarabunPSK" w:hint="cs"/>
                <w:cs/>
                <w:lang w:val="th-TH"/>
              </w:rPr>
              <w:t>อุปกรณ์และงานระบบภายในอาคาร</w:t>
            </w:r>
            <w:r w:rsidRPr="00B60D70">
              <w:rPr>
                <w:rFonts w:ascii="TH SarabunPSK" w:hAnsi="TH SarabunPSK" w:cs="TH SarabunPSK" w:hint="cs"/>
              </w:rPr>
              <w:t xml:space="preserve"> </w:t>
            </w:r>
          </w:p>
          <w:p w14:paraId="2996E6F7" w14:textId="2A02C2AA" w:rsidR="0009675F" w:rsidRPr="00B60D70" w:rsidRDefault="0009675F" w:rsidP="00592146">
            <w:pPr>
              <w:rPr>
                <w:rFonts w:ascii="TH SarabunPSK" w:hAnsi="TH SarabunPSK" w:cs="TH SarabunPSK"/>
                <w:cs/>
                <w:lang w:val="th-TH"/>
              </w:rPr>
            </w:pPr>
            <w:r w:rsidRPr="00B60D70">
              <w:rPr>
                <w:rFonts w:ascii="TH SarabunPSK" w:hAnsi="TH SarabunPSK" w:cs="TH SarabunPSK" w:hint="cs"/>
              </w:rPr>
              <w:t xml:space="preserve">(Equipment and </w:t>
            </w:r>
            <w:r w:rsidR="009A3528" w:rsidRPr="00B60D70">
              <w:rPr>
                <w:rFonts w:ascii="TH SarabunPSK" w:hAnsi="TH SarabunPSK" w:cs="TH SarabunPSK"/>
              </w:rPr>
              <w:t>S</w:t>
            </w:r>
            <w:r w:rsidRPr="00B60D70">
              <w:rPr>
                <w:rFonts w:ascii="TH SarabunPSK" w:hAnsi="TH SarabunPSK" w:cs="TH SarabunPSK" w:hint="cs"/>
              </w:rPr>
              <w:t xml:space="preserve">ystems within the </w:t>
            </w:r>
            <w:r w:rsidR="009A3528" w:rsidRPr="00B60D70">
              <w:rPr>
                <w:rFonts w:ascii="TH SarabunPSK" w:hAnsi="TH SarabunPSK" w:cs="TH SarabunPSK"/>
              </w:rPr>
              <w:t>B</w:t>
            </w:r>
            <w:r w:rsidRPr="00B60D70">
              <w:rPr>
                <w:rFonts w:ascii="TH SarabunPSK" w:hAnsi="TH SarabunPSK" w:cs="TH SarabunPSK" w:hint="cs"/>
              </w:rPr>
              <w:t>uilding)</w:t>
            </w:r>
          </w:p>
        </w:tc>
        <w:tc>
          <w:tcPr>
            <w:tcW w:w="1218" w:type="dxa"/>
          </w:tcPr>
          <w:p w14:paraId="1D274908" w14:textId="4CCA75EE" w:rsidR="0009675F" w:rsidRPr="00B60D70" w:rsidRDefault="0009675F" w:rsidP="00592146">
            <w:pPr>
              <w:rPr>
                <w:rFonts w:ascii="TH SarabunPSK" w:hAnsi="TH SarabunPSK" w:cs="TH SarabunPSK"/>
              </w:rPr>
            </w:pPr>
            <w:r w:rsidRPr="00B60D70">
              <w:rPr>
                <w:rFonts w:ascii="TH SarabunPSK" w:hAnsi="TH SarabunPSK" w:cs="TH SarabunPSK" w:hint="cs"/>
              </w:rPr>
              <w:t>3 (3-0-6)</w:t>
            </w:r>
          </w:p>
        </w:tc>
      </w:tr>
      <w:tr w:rsidR="00B60D70" w:rsidRPr="00B60D70" w14:paraId="47222751" w14:textId="77777777" w:rsidTr="00B1533F">
        <w:tc>
          <w:tcPr>
            <w:tcW w:w="988" w:type="dxa"/>
          </w:tcPr>
          <w:p w14:paraId="0AFC45BF" w14:textId="77777777" w:rsidR="0009675F" w:rsidRPr="00B60D70" w:rsidRDefault="0009675F" w:rsidP="00592146">
            <w:pPr>
              <w:rPr>
                <w:rFonts w:ascii="TH SarabunPSK" w:hAnsi="TH SarabunPSK" w:cs="TH SarabunPSK"/>
              </w:rPr>
            </w:pPr>
          </w:p>
        </w:tc>
        <w:tc>
          <w:tcPr>
            <w:tcW w:w="1417" w:type="dxa"/>
          </w:tcPr>
          <w:p w14:paraId="0B0C6F7B" w14:textId="229CB49D" w:rsidR="0009675F"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09675F" w:rsidRPr="00B60D70">
              <w:rPr>
                <w:rFonts w:ascii="TH SarabunPSK" w:hAnsi="TH SarabunPSK" w:cs="TH SarabunPSK" w:hint="cs"/>
              </w:rPr>
              <w:t>327</w:t>
            </w:r>
          </w:p>
        </w:tc>
        <w:tc>
          <w:tcPr>
            <w:tcW w:w="5393" w:type="dxa"/>
            <w:vAlign w:val="bottom"/>
          </w:tcPr>
          <w:p w14:paraId="771D72E9" w14:textId="77777777" w:rsidR="0009675F" w:rsidRPr="00B60D70" w:rsidRDefault="0009675F" w:rsidP="00592146">
            <w:pPr>
              <w:rPr>
                <w:rFonts w:ascii="TH SarabunPSK" w:hAnsi="TH SarabunPSK" w:cs="TH SarabunPSK"/>
              </w:rPr>
            </w:pPr>
            <w:r w:rsidRPr="00B60D70">
              <w:rPr>
                <w:rFonts w:ascii="TH SarabunPSK" w:hAnsi="TH SarabunPSK" w:cs="TH SarabunPSK" w:hint="cs"/>
                <w:cs/>
                <w:lang w:val="th-TH"/>
              </w:rPr>
              <w:t>เทคโนโลยีการก่อสร้างโครงสร้างพื้นฐาน</w:t>
            </w:r>
          </w:p>
          <w:p w14:paraId="3FCE3B72" w14:textId="77777777" w:rsidR="0009675F" w:rsidRPr="00B60D70" w:rsidRDefault="0009675F" w:rsidP="00592146">
            <w:pPr>
              <w:rPr>
                <w:rFonts w:ascii="TH SarabunPSK" w:hAnsi="TH SarabunPSK" w:cs="TH SarabunPSK"/>
                <w:cs/>
              </w:rPr>
            </w:pPr>
            <w:r w:rsidRPr="00B60D70">
              <w:rPr>
                <w:rFonts w:ascii="TH SarabunPSK" w:hAnsi="TH SarabunPSK" w:cs="TH SarabunPSK" w:hint="cs"/>
              </w:rPr>
              <w:t>(Construction Technologies for Infrastructures)</w:t>
            </w:r>
          </w:p>
        </w:tc>
        <w:tc>
          <w:tcPr>
            <w:tcW w:w="1218" w:type="dxa"/>
          </w:tcPr>
          <w:p w14:paraId="65CB6658" w14:textId="77777777" w:rsidR="0009675F" w:rsidRPr="00B60D70" w:rsidRDefault="0009675F" w:rsidP="00592146">
            <w:pPr>
              <w:rPr>
                <w:rFonts w:ascii="TH SarabunPSK" w:hAnsi="TH SarabunPSK" w:cs="TH SarabunPSK"/>
              </w:rPr>
            </w:pPr>
            <w:r w:rsidRPr="00B60D70">
              <w:rPr>
                <w:rFonts w:ascii="TH SarabunPSK" w:hAnsi="TH SarabunPSK" w:cs="TH SarabunPSK" w:hint="cs"/>
              </w:rPr>
              <w:t>3 (3-0-6)</w:t>
            </w:r>
          </w:p>
        </w:tc>
      </w:tr>
      <w:tr w:rsidR="00B60D70" w:rsidRPr="00B60D70" w14:paraId="29D1EB6F" w14:textId="77777777" w:rsidTr="00B1533F">
        <w:tc>
          <w:tcPr>
            <w:tcW w:w="988" w:type="dxa"/>
          </w:tcPr>
          <w:p w14:paraId="044B371B" w14:textId="77777777" w:rsidR="0009675F" w:rsidRPr="00B60D70" w:rsidRDefault="0009675F" w:rsidP="00592146">
            <w:pPr>
              <w:rPr>
                <w:rFonts w:ascii="TH SarabunPSK" w:hAnsi="TH SarabunPSK" w:cs="TH SarabunPSK"/>
              </w:rPr>
            </w:pPr>
          </w:p>
        </w:tc>
        <w:tc>
          <w:tcPr>
            <w:tcW w:w="1417" w:type="dxa"/>
          </w:tcPr>
          <w:p w14:paraId="548DB0C4" w14:textId="06EEBE6C" w:rsidR="0009675F"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09675F" w:rsidRPr="00B60D70">
              <w:rPr>
                <w:rFonts w:ascii="TH SarabunPSK" w:hAnsi="TH SarabunPSK" w:cs="TH SarabunPSK" w:hint="cs"/>
              </w:rPr>
              <w:t>328</w:t>
            </w:r>
          </w:p>
        </w:tc>
        <w:tc>
          <w:tcPr>
            <w:tcW w:w="5393" w:type="dxa"/>
            <w:vAlign w:val="bottom"/>
          </w:tcPr>
          <w:p w14:paraId="478AAF4D" w14:textId="77777777" w:rsidR="0009675F" w:rsidRPr="00B60D70" w:rsidRDefault="0009675F" w:rsidP="00592146">
            <w:pPr>
              <w:rPr>
                <w:rFonts w:ascii="TH SarabunPSK" w:hAnsi="TH SarabunPSK" w:cs="TH SarabunPSK"/>
              </w:rPr>
            </w:pPr>
            <w:r w:rsidRPr="00B60D70">
              <w:rPr>
                <w:rFonts w:ascii="TH SarabunPSK" w:hAnsi="TH SarabunPSK" w:cs="TH SarabunPSK" w:hint="cs"/>
                <w:cs/>
                <w:lang w:val="th-TH"/>
              </w:rPr>
              <w:t>การบริหารงานวิศวกรรม</w:t>
            </w:r>
          </w:p>
          <w:p w14:paraId="102C2D14" w14:textId="2E73EAF9" w:rsidR="0009675F" w:rsidRPr="00B60D70" w:rsidRDefault="0009675F" w:rsidP="00592146">
            <w:pPr>
              <w:rPr>
                <w:rFonts w:ascii="TH SarabunPSK" w:hAnsi="TH SarabunPSK" w:cs="TH SarabunPSK"/>
                <w:cs/>
              </w:rPr>
            </w:pPr>
            <w:r w:rsidRPr="00B60D70">
              <w:rPr>
                <w:rFonts w:ascii="TH SarabunPSK" w:hAnsi="TH SarabunPSK" w:cs="TH SarabunPSK" w:hint="cs"/>
              </w:rPr>
              <w:t>(Engineering Management)</w:t>
            </w:r>
          </w:p>
        </w:tc>
        <w:tc>
          <w:tcPr>
            <w:tcW w:w="1218" w:type="dxa"/>
          </w:tcPr>
          <w:p w14:paraId="09CA1D47" w14:textId="300A2FAB" w:rsidR="0009675F" w:rsidRPr="00B60D70" w:rsidRDefault="0009675F" w:rsidP="00592146">
            <w:pPr>
              <w:rPr>
                <w:rFonts w:ascii="TH SarabunPSK" w:hAnsi="TH SarabunPSK" w:cs="TH SarabunPSK"/>
              </w:rPr>
            </w:pPr>
            <w:r w:rsidRPr="00B60D70">
              <w:rPr>
                <w:rFonts w:ascii="TH SarabunPSK" w:hAnsi="TH SarabunPSK" w:cs="TH SarabunPSK" w:hint="cs"/>
              </w:rPr>
              <w:t>3 (3-0-6)</w:t>
            </w:r>
          </w:p>
        </w:tc>
      </w:tr>
      <w:tr w:rsidR="00B60D70" w:rsidRPr="00B60D70" w14:paraId="5F55E04B" w14:textId="77777777" w:rsidTr="00B1533F">
        <w:tc>
          <w:tcPr>
            <w:tcW w:w="988" w:type="dxa"/>
          </w:tcPr>
          <w:p w14:paraId="7541D577" w14:textId="77777777" w:rsidR="0009675F" w:rsidRPr="00B60D70" w:rsidRDefault="0009675F" w:rsidP="00592146">
            <w:pPr>
              <w:rPr>
                <w:rFonts w:ascii="TH SarabunPSK" w:hAnsi="TH SarabunPSK" w:cs="TH SarabunPSK"/>
              </w:rPr>
            </w:pPr>
          </w:p>
        </w:tc>
        <w:tc>
          <w:tcPr>
            <w:tcW w:w="1417" w:type="dxa"/>
          </w:tcPr>
          <w:p w14:paraId="79A735C1" w14:textId="3492184A" w:rsidR="0009675F"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09675F" w:rsidRPr="00B60D70">
              <w:rPr>
                <w:rFonts w:ascii="TH SarabunPSK" w:hAnsi="TH SarabunPSK" w:cs="TH SarabunPSK" w:hint="cs"/>
              </w:rPr>
              <w:t>416</w:t>
            </w:r>
          </w:p>
        </w:tc>
        <w:tc>
          <w:tcPr>
            <w:tcW w:w="5393" w:type="dxa"/>
            <w:vAlign w:val="bottom"/>
          </w:tcPr>
          <w:p w14:paraId="1EC63350" w14:textId="7721ECEC" w:rsidR="0009675F" w:rsidRPr="00B60D70" w:rsidRDefault="0009675F" w:rsidP="00592146">
            <w:pPr>
              <w:rPr>
                <w:rFonts w:ascii="TH SarabunPSK" w:hAnsi="TH SarabunPSK" w:cs="TH SarabunPSK"/>
              </w:rPr>
            </w:pPr>
            <w:r w:rsidRPr="00B60D70">
              <w:rPr>
                <w:rFonts w:ascii="TH SarabunPSK" w:hAnsi="TH SarabunPSK" w:cs="TH SarabunPSK" w:hint="cs"/>
                <w:cs/>
                <w:lang w:val="th-TH"/>
              </w:rPr>
              <w:t xml:space="preserve">การออกแบบคอนกรีตเสริมเหล็ก </w:t>
            </w:r>
            <w:r w:rsidRPr="00B60D70">
              <w:rPr>
                <w:rFonts w:ascii="TH SarabunPSK" w:hAnsi="TH SarabunPSK" w:cs="TH SarabunPSK" w:hint="cs"/>
              </w:rPr>
              <w:t>2</w:t>
            </w:r>
          </w:p>
          <w:p w14:paraId="34AB43D4" w14:textId="32385ACD" w:rsidR="0009675F" w:rsidRPr="00B60D70" w:rsidRDefault="0009675F" w:rsidP="00592146">
            <w:pPr>
              <w:rPr>
                <w:rFonts w:ascii="TH SarabunPSK" w:hAnsi="TH SarabunPSK" w:cs="TH SarabunPSK"/>
                <w:cs/>
              </w:rPr>
            </w:pPr>
            <w:r w:rsidRPr="00B60D70">
              <w:rPr>
                <w:rFonts w:ascii="TH SarabunPSK" w:hAnsi="TH SarabunPSK" w:cs="TH SarabunPSK" w:hint="cs"/>
              </w:rPr>
              <w:t>(Reinforced Concrete Design 2)</w:t>
            </w:r>
          </w:p>
        </w:tc>
        <w:tc>
          <w:tcPr>
            <w:tcW w:w="1218" w:type="dxa"/>
          </w:tcPr>
          <w:p w14:paraId="2955E599" w14:textId="239961F0" w:rsidR="0009675F" w:rsidRPr="00B60D70" w:rsidRDefault="0009675F" w:rsidP="00592146">
            <w:pPr>
              <w:rPr>
                <w:rFonts w:ascii="TH SarabunPSK" w:hAnsi="TH SarabunPSK" w:cs="TH SarabunPSK"/>
              </w:rPr>
            </w:pPr>
            <w:r w:rsidRPr="00B60D70">
              <w:rPr>
                <w:rFonts w:ascii="TH SarabunPSK" w:hAnsi="TH SarabunPSK" w:cs="TH SarabunPSK" w:hint="cs"/>
              </w:rPr>
              <w:t>3 (</w:t>
            </w:r>
            <w:r w:rsidR="00524550" w:rsidRPr="00B60D70">
              <w:rPr>
                <w:rFonts w:ascii="TH SarabunPSK" w:hAnsi="TH SarabunPSK" w:cs="TH SarabunPSK"/>
              </w:rPr>
              <w:t>2</w:t>
            </w:r>
            <w:r w:rsidRPr="00B60D70">
              <w:rPr>
                <w:rFonts w:ascii="TH SarabunPSK" w:hAnsi="TH SarabunPSK" w:cs="TH SarabunPSK" w:hint="cs"/>
              </w:rPr>
              <w:t>-</w:t>
            </w:r>
            <w:r w:rsidR="00524550" w:rsidRPr="00B60D70">
              <w:rPr>
                <w:rFonts w:ascii="TH SarabunPSK" w:hAnsi="TH SarabunPSK" w:cs="TH SarabunPSK"/>
              </w:rPr>
              <w:t>2</w:t>
            </w:r>
            <w:r w:rsidRPr="00B60D70">
              <w:rPr>
                <w:rFonts w:ascii="TH SarabunPSK" w:hAnsi="TH SarabunPSK" w:cs="TH SarabunPSK" w:hint="cs"/>
              </w:rPr>
              <w:t>-6)</w:t>
            </w:r>
          </w:p>
        </w:tc>
      </w:tr>
      <w:tr w:rsidR="00B60D70" w:rsidRPr="00B60D70" w14:paraId="285EA943" w14:textId="77777777" w:rsidTr="00C06D0A">
        <w:tc>
          <w:tcPr>
            <w:tcW w:w="988" w:type="dxa"/>
          </w:tcPr>
          <w:p w14:paraId="7C8A828C" w14:textId="77777777" w:rsidR="0009675F" w:rsidRPr="00B60D70" w:rsidRDefault="0009675F" w:rsidP="00592146">
            <w:pPr>
              <w:rPr>
                <w:rFonts w:ascii="TH SarabunPSK" w:hAnsi="TH SarabunPSK" w:cs="TH SarabunPSK"/>
              </w:rPr>
            </w:pPr>
          </w:p>
        </w:tc>
        <w:tc>
          <w:tcPr>
            <w:tcW w:w="1417" w:type="dxa"/>
          </w:tcPr>
          <w:p w14:paraId="68BF24E0" w14:textId="098322EB" w:rsidR="0009675F"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09675F" w:rsidRPr="00B60D70">
              <w:rPr>
                <w:rFonts w:ascii="TH SarabunPSK" w:hAnsi="TH SarabunPSK" w:cs="TH SarabunPSK" w:hint="cs"/>
              </w:rPr>
              <w:t>417</w:t>
            </w:r>
          </w:p>
        </w:tc>
        <w:tc>
          <w:tcPr>
            <w:tcW w:w="5393" w:type="dxa"/>
            <w:vAlign w:val="bottom"/>
          </w:tcPr>
          <w:p w14:paraId="07F6947F" w14:textId="77777777" w:rsidR="0009675F" w:rsidRPr="00B60D70" w:rsidRDefault="0009675F" w:rsidP="00592146">
            <w:pPr>
              <w:rPr>
                <w:rFonts w:ascii="TH SarabunPSK" w:hAnsi="TH SarabunPSK" w:cs="TH SarabunPSK"/>
              </w:rPr>
            </w:pPr>
            <w:r w:rsidRPr="00B60D70">
              <w:rPr>
                <w:rFonts w:ascii="TH SarabunPSK" w:hAnsi="TH SarabunPSK" w:cs="TH SarabunPSK" w:hint="cs"/>
                <w:cs/>
                <w:lang w:val="th-TH"/>
              </w:rPr>
              <w:t>การออกแบบคอนกรีตอัดแรง</w:t>
            </w:r>
          </w:p>
          <w:p w14:paraId="19AB8DED" w14:textId="77777777" w:rsidR="0009675F" w:rsidRPr="00B60D70" w:rsidRDefault="0009675F" w:rsidP="00592146">
            <w:pPr>
              <w:rPr>
                <w:rFonts w:ascii="TH SarabunPSK" w:hAnsi="TH SarabunPSK" w:cs="TH SarabunPSK"/>
                <w:cs/>
              </w:rPr>
            </w:pPr>
            <w:r w:rsidRPr="00B60D70">
              <w:rPr>
                <w:rFonts w:ascii="TH SarabunPSK" w:hAnsi="TH SarabunPSK" w:cs="TH SarabunPSK" w:hint="cs"/>
                <w:cs/>
              </w:rPr>
              <w:t>(</w:t>
            </w:r>
            <w:r w:rsidRPr="00B60D70">
              <w:rPr>
                <w:rFonts w:ascii="TH SarabunPSK" w:hAnsi="TH SarabunPSK" w:cs="TH SarabunPSK" w:hint="cs"/>
              </w:rPr>
              <w:t>Prestressed Concrete Design)</w:t>
            </w:r>
            <w:r w:rsidRPr="00B60D70">
              <w:rPr>
                <w:rFonts w:ascii="TH SarabunPSK" w:hAnsi="TH SarabunPSK" w:cs="TH SarabunPSK" w:hint="cs"/>
                <w:cs/>
              </w:rPr>
              <w:tab/>
            </w:r>
          </w:p>
        </w:tc>
        <w:tc>
          <w:tcPr>
            <w:tcW w:w="1218" w:type="dxa"/>
          </w:tcPr>
          <w:p w14:paraId="65708301" w14:textId="3346B9E3" w:rsidR="0009675F" w:rsidRPr="00B60D70" w:rsidRDefault="0009675F" w:rsidP="00592146">
            <w:pPr>
              <w:rPr>
                <w:rFonts w:ascii="TH SarabunPSK" w:hAnsi="TH SarabunPSK" w:cs="TH SarabunPSK"/>
              </w:rPr>
            </w:pPr>
            <w:r w:rsidRPr="00B60D70">
              <w:rPr>
                <w:rFonts w:ascii="TH SarabunPSK" w:hAnsi="TH SarabunPSK" w:cs="TH SarabunPSK" w:hint="cs"/>
              </w:rPr>
              <w:t>3 (</w:t>
            </w:r>
            <w:r w:rsidR="004545B8" w:rsidRPr="00B60D70">
              <w:rPr>
                <w:rFonts w:ascii="TH SarabunPSK" w:hAnsi="TH SarabunPSK" w:cs="TH SarabunPSK"/>
              </w:rPr>
              <w:t>3</w:t>
            </w:r>
            <w:r w:rsidRPr="00B60D70">
              <w:rPr>
                <w:rFonts w:ascii="TH SarabunPSK" w:hAnsi="TH SarabunPSK" w:cs="TH SarabunPSK" w:hint="cs"/>
              </w:rPr>
              <w:t>-</w:t>
            </w:r>
            <w:r w:rsidR="004545B8" w:rsidRPr="00B60D70">
              <w:rPr>
                <w:rFonts w:ascii="TH SarabunPSK" w:hAnsi="TH SarabunPSK" w:cs="TH SarabunPSK"/>
              </w:rPr>
              <w:t>0</w:t>
            </w:r>
            <w:r w:rsidRPr="00B60D70">
              <w:rPr>
                <w:rFonts w:ascii="TH SarabunPSK" w:hAnsi="TH SarabunPSK" w:cs="TH SarabunPSK" w:hint="cs"/>
              </w:rPr>
              <w:t>-6)</w:t>
            </w:r>
          </w:p>
        </w:tc>
      </w:tr>
      <w:tr w:rsidR="00B60D70" w:rsidRPr="00B60D70" w14:paraId="57E969D8" w14:textId="77777777" w:rsidTr="00C06D0A">
        <w:tc>
          <w:tcPr>
            <w:tcW w:w="988" w:type="dxa"/>
          </w:tcPr>
          <w:p w14:paraId="52903865" w14:textId="77777777" w:rsidR="0009675F" w:rsidRPr="00B60D70" w:rsidRDefault="0009675F" w:rsidP="00592146">
            <w:pPr>
              <w:rPr>
                <w:rFonts w:ascii="TH SarabunPSK" w:hAnsi="TH SarabunPSK" w:cs="TH SarabunPSK"/>
              </w:rPr>
            </w:pPr>
          </w:p>
        </w:tc>
        <w:tc>
          <w:tcPr>
            <w:tcW w:w="1417" w:type="dxa"/>
          </w:tcPr>
          <w:p w14:paraId="01D0585B" w14:textId="40273612" w:rsidR="0009675F"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09675F" w:rsidRPr="00B60D70">
              <w:rPr>
                <w:rFonts w:ascii="TH SarabunPSK" w:hAnsi="TH SarabunPSK" w:cs="TH SarabunPSK" w:hint="cs"/>
              </w:rPr>
              <w:t>418</w:t>
            </w:r>
          </w:p>
        </w:tc>
        <w:tc>
          <w:tcPr>
            <w:tcW w:w="5393" w:type="dxa"/>
            <w:vAlign w:val="bottom"/>
          </w:tcPr>
          <w:p w14:paraId="30DA507C" w14:textId="77777777" w:rsidR="0009675F" w:rsidRPr="00B60D70" w:rsidRDefault="0009675F" w:rsidP="00592146">
            <w:pPr>
              <w:rPr>
                <w:rFonts w:ascii="TH SarabunPSK" w:hAnsi="TH SarabunPSK" w:cs="TH SarabunPSK"/>
              </w:rPr>
            </w:pPr>
            <w:r w:rsidRPr="00B60D70">
              <w:rPr>
                <w:rFonts w:ascii="TH SarabunPSK" w:hAnsi="TH SarabunPSK" w:cs="TH SarabunPSK" w:hint="cs"/>
                <w:cs/>
                <w:lang w:val="th-TH"/>
              </w:rPr>
              <w:t>เทคโนโลยีชิ้นส่วนคอนกรีตสำเร็จรูป</w:t>
            </w:r>
            <w:r w:rsidRPr="00B60D70">
              <w:rPr>
                <w:rFonts w:ascii="TH SarabunPSK" w:hAnsi="TH SarabunPSK" w:cs="TH SarabunPSK" w:hint="cs"/>
                <w:cs/>
              </w:rPr>
              <w:tab/>
            </w:r>
          </w:p>
          <w:p w14:paraId="424E6C15" w14:textId="77777777" w:rsidR="0009675F" w:rsidRPr="00B60D70" w:rsidRDefault="0009675F" w:rsidP="00592146">
            <w:pPr>
              <w:rPr>
                <w:rFonts w:ascii="TH SarabunPSK" w:hAnsi="TH SarabunPSK" w:cs="TH SarabunPSK"/>
                <w:cs/>
              </w:rPr>
            </w:pPr>
            <w:r w:rsidRPr="00B60D70">
              <w:rPr>
                <w:rFonts w:ascii="TH SarabunPSK" w:hAnsi="TH SarabunPSK" w:cs="TH SarabunPSK" w:hint="cs"/>
                <w:cs/>
              </w:rPr>
              <w:lastRenderedPageBreak/>
              <w:t>(</w:t>
            </w:r>
            <w:r w:rsidRPr="00B60D70">
              <w:rPr>
                <w:rFonts w:ascii="TH SarabunPSK" w:hAnsi="TH SarabunPSK" w:cs="TH SarabunPSK" w:hint="cs"/>
              </w:rPr>
              <w:t>Technology of Precast Concrete Members)</w:t>
            </w:r>
          </w:p>
        </w:tc>
        <w:tc>
          <w:tcPr>
            <w:tcW w:w="1218" w:type="dxa"/>
          </w:tcPr>
          <w:p w14:paraId="55953399" w14:textId="77777777" w:rsidR="0009675F" w:rsidRPr="00B60D70" w:rsidRDefault="0009675F" w:rsidP="00592146">
            <w:pPr>
              <w:rPr>
                <w:rFonts w:ascii="TH SarabunPSK" w:hAnsi="TH SarabunPSK" w:cs="TH SarabunPSK"/>
              </w:rPr>
            </w:pPr>
            <w:r w:rsidRPr="00B60D70">
              <w:rPr>
                <w:rFonts w:ascii="TH SarabunPSK" w:hAnsi="TH SarabunPSK" w:cs="TH SarabunPSK" w:hint="cs"/>
              </w:rPr>
              <w:lastRenderedPageBreak/>
              <w:t>3 (3-0-6)</w:t>
            </w:r>
          </w:p>
        </w:tc>
      </w:tr>
      <w:tr w:rsidR="00B60D70" w:rsidRPr="00B60D70" w14:paraId="704F3898" w14:textId="77777777" w:rsidTr="00C06D0A">
        <w:tc>
          <w:tcPr>
            <w:tcW w:w="988" w:type="dxa"/>
          </w:tcPr>
          <w:p w14:paraId="25D4BDA7" w14:textId="77777777" w:rsidR="002B236B" w:rsidRPr="00B60D70" w:rsidRDefault="002B236B" w:rsidP="00592146">
            <w:pPr>
              <w:rPr>
                <w:rFonts w:ascii="TH SarabunPSK" w:hAnsi="TH SarabunPSK" w:cs="TH SarabunPSK"/>
              </w:rPr>
            </w:pPr>
          </w:p>
        </w:tc>
        <w:tc>
          <w:tcPr>
            <w:tcW w:w="1417" w:type="dxa"/>
          </w:tcPr>
          <w:p w14:paraId="6D7C6517" w14:textId="5A479BE0" w:rsidR="002B236B"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2B236B" w:rsidRPr="00B60D70">
              <w:rPr>
                <w:rFonts w:ascii="TH SarabunPSK" w:hAnsi="TH SarabunPSK" w:cs="TH SarabunPSK" w:hint="cs"/>
              </w:rPr>
              <w:t>436</w:t>
            </w:r>
          </w:p>
        </w:tc>
        <w:tc>
          <w:tcPr>
            <w:tcW w:w="5393" w:type="dxa"/>
            <w:vAlign w:val="bottom"/>
          </w:tcPr>
          <w:p w14:paraId="1F3E4276" w14:textId="77777777" w:rsidR="002B236B" w:rsidRPr="00B60D70" w:rsidRDefault="002B236B" w:rsidP="00592146">
            <w:pPr>
              <w:rPr>
                <w:rFonts w:ascii="TH SarabunPSK" w:hAnsi="TH SarabunPSK" w:cs="TH SarabunPSK"/>
              </w:rPr>
            </w:pPr>
            <w:r w:rsidRPr="00B60D70">
              <w:rPr>
                <w:rFonts w:ascii="TH SarabunPSK" w:hAnsi="TH SarabunPSK" w:cs="TH SarabunPSK" w:hint="cs"/>
                <w:cs/>
                <w:lang w:val="th-TH"/>
              </w:rPr>
              <w:t>วิศวกรรมขนส่ง</w:t>
            </w:r>
          </w:p>
          <w:p w14:paraId="583F10C0" w14:textId="32886004" w:rsidR="002B236B" w:rsidRPr="00B60D70" w:rsidRDefault="002B236B" w:rsidP="00592146">
            <w:pPr>
              <w:rPr>
                <w:rFonts w:ascii="TH SarabunPSK" w:hAnsi="TH SarabunPSK" w:cs="TH SarabunPSK"/>
                <w:cs/>
                <w:lang w:val="th-TH"/>
              </w:rPr>
            </w:pPr>
            <w:r w:rsidRPr="00B60D70">
              <w:rPr>
                <w:rFonts w:ascii="TH SarabunPSK" w:hAnsi="TH SarabunPSK" w:cs="TH SarabunPSK" w:hint="cs"/>
              </w:rPr>
              <w:t>(Transportation Engineering)</w:t>
            </w:r>
          </w:p>
        </w:tc>
        <w:tc>
          <w:tcPr>
            <w:tcW w:w="1218" w:type="dxa"/>
          </w:tcPr>
          <w:p w14:paraId="06727716" w14:textId="34D8474E" w:rsidR="002B236B" w:rsidRPr="00B60D70" w:rsidRDefault="002B236B" w:rsidP="00592146">
            <w:pPr>
              <w:rPr>
                <w:rFonts w:ascii="TH SarabunPSK" w:hAnsi="TH SarabunPSK" w:cs="TH SarabunPSK"/>
              </w:rPr>
            </w:pPr>
            <w:r w:rsidRPr="00B60D70">
              <w:rPr>
                <w:rFonts w:ascii="TH SarabunPSK" w:hAnsi="TH SarabunPSK" w:cs="TH SarabunPSK" w:hint="cs"/>
              </w:rPr>
              <w:t>3 (3-0-6)</w:t>
            </w:r>
          </w:p>
        </w:tc>
      </w:tr>
      <w:tr w:rsidR="00B60D70" w:rsidRPr="00B60D70" w14:paraId="753A3807" w14:textId="77777777" w:rsidTr="00C06D0A">
        <w:tc>
          <w:tcPr>
            <w:tcW w:w="988" w:type="dxa"/>
          </w:tcPr>
          <w:p w14:paraId="17E9F78D" w14:textId="77777777" w:rsidR="002B236B" w:rsidRPr="00B60D70" w:rsidRDefault="002B236B" w:rsidP="00592146">
            <w:pPr>
              <w:rPr>
                <w:rFonts w:ascii="TH SarabunPSK" w:hAnsi="TH SarabunPSK" w:cs="TH SarabunPSK"/>
              </w:rPr>
            </w:pPr>
          </w:p>
        </w:tc>
        <w:tc>
          <w:tcPr>
            <w:tcW w:w="1417" w:type="dxa"/>
          </w:tcPr>
          <w:p w14:paraId="05CAA3A2" w14:textId="4439591E" w:rsidR="002B236B"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2B236B" w:rsidRPr="00B60D70">
              <w:rPr>
                <w:rFonts w:ascii="TH SarabunPSK" w:hAnsi="TH SarabunPSK" w:cs="TH SarabunPSK" w:hint="cs"/>
                <w:cs/>
              </w:rPr>
              <w:t>446</w:t>
            </w:r>
          </w:p>
        </w:tc>
        <w:tc>
          <w:tcPr>
            <w:tcW w:w="5393" w:type="dxa"/>
            <w:vAlign w:val="bottom"/>
          </w:tcPr>
          <w:p w14:paraId="31BD01EA" w14:textId="77777777" w:rsidR="002B236B" w:rsidRPr="00B60D70" w:rsidRDefault="002B236B" w:rsidP="00592146">
            <w:pPr>
              <w:rPr>
                <w:rFonts w:ascii="TH SarabunPSK" w:hAnsi="TH SarabunPSK" w:cs="TH SarabunPSK"/>
              </w:rPr>
            </w:pPr>
            <w:r w:rsidRPr="00B60D70">
              <w:rPr>
                <w:rFonts w:ascii="TH SarabunPSK" w:hAnsi="TH SarabunPSK" w:cs="TH SarabunPSK" w:hint="cs"/>
                <w:cs/>
                <w:lang w:val="th-TH"/>
              </w:rPr>
              <w:t>โครงสร้างทางชลศาสตร์</w:t>
            </w:r>
          </w:p>
          <w:p w14:paraId="49F4354C" w14:textId="3AFF3245" w:rsidR="002B236B" w:rsidRPr="00B60D70" w:rsidRDefault="002B236B" w:rsidP="00592146">
            <w:pPr>
              <w:rPr>
                <w:rFonts w:ascii="TH SarabunPSK" w:hAnsi="TH SarabunPSK" w:cs="TH SarabunPSK"/>
                <w:cs/>
                <w:lang w:val="th-TH"/>
              </w:rPr>
            </w:pPr>
            <w:r w:rsidRPr="00B60D70">
              <w:rPr>
                <w:rFonts w:ascii="TH SarabunPSK" w:hAnsi="TH SarabunPSK" w:cs="TH SarabunPSK" w:hint="cs"/>
                <w:cs/>
              </w:rPr>
              <w:t>(</w:t>
            </w:r>
            <w:r w:rsidRPr="00B60D70">
              <w:rPr>
                <w:rFonts w:ascii="TH SarabunPSK" w:hAnsi="TH SarabunPSK" w:cs="TH SarabunPSK" w:hint="cs"/>
              </w:rPr>
              <w:t>Hydraulics Structures)</w:t>
            </w:r>
          </w:p>
        </w:tc>
        <w:tc>
          <w:tcPr>
            <w:tcW w:w="1218" w:type="dxa"/>
            <w:tcBorders>
              <w:left w:val="nil"/>
            </w:tcBorders>
          </w:tcPr>
          <w:p w14:paraId="38AD8E55" w14:textId="6B3846BF" w:rsidR="002B236B" w:rsidRPr="00B60D70" w:rsidRDefault="002B236B" w:rsidP="00592146">
            <w:pPr>
              <w:rPr>
                <w:rFonts w:ascii="TH SarabunPSK" w:hAnsi="TH SarabunPSK" w:cs="TH SarabunPSK"/>
              </w:rPr>
            </w:pPr>
            <w:r w:rsidRPr="00B60D70">
              <w:rPr>
                <w:rFonts w:ascii="TH SarabunPSK" w:hAnsi="TH SarabunPSK" w:cs="TH SarabunPSK" w:hint="cs"/>
              </w:rPr>
              <w:t>3 (3-0-6)</w:t>
            </w:r>
          </w:p>
        </w:tc>
      </w:tr>
      <w:tr w:rsidR="00B60D70" w:rsidRPr="00B60D70" w14:paraId="5D4CE088" w14:textId="77777777" w:rsidTr="00C06D0A">
        <w:tc>
          <w:tcPr>
            <w:tcW w:w="988" w:type="dxa"/>
          </w:tcPr>
          <w:p w14:paraId="47B0FAC4" w14:textId="77777777" w:rsidR="002B236B" w:rsidRPr="00B60D70" w:rsidRDefault="002B236B" w:rsidP="00592146">
            <w:pPr>
              <w:rPr>
                <w:rFonts w:ascii="TH SarabunPSK" w:hAnsi="TH SarabunPSK" w:cs="TH SarabunPSK"/>
              </w:rPr>
            </w:pPr>
          </w:p>
        </w:tc>
        <w:tc>
          <w:tcPr>
            <w:tcW w:w="1417" w:type="dxa"/>
          </w:tcPr>
          <w:p w14:paraId="6B910D10" w14:textId="51AC840E" w:rsidR="002B236B"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2B236B" w:rsidRPr="00B60D70">
              <w:rPr>
                <w:rFonts w:ascii="TH SarabunPSK" w:hAnsi="TH SarabunPSK" w:cs="TH SarabunPSK" w:hint="cs"/>
              </w:rPr>
              <w:t>426</w:t>
            </w:r>
          </w:p>
        </w:tc>
        <w:tc>
          <w:tcPr>
            <w:tcW w:w="5393" w:type="dxa"/>
            <w:vAlign w:val="bottom"/>
          </w:tcPr>
          <w:p w14:paraId="36AF132D" w14:textId="77777777" w:rsidR="002B236B" w:rsidRPr="00B60D70" w:rsidRDefault="002B236B" w:rsidP="00592146">
            <w:pPr>
              <w:rPr>
                <w:rFonts w:ascii="TH SarabunPSK" w:hAnsi="TH SarabunPSK" w:cs="TH SarabunPSK"/>
              </w:rPr>
            </w:pPr>
            <w:r w:rsidRPr="00B60D70">
              <w:rPr>
                <w:rFonts w:ascii="TH SarabunPSK" w:hAnsi="TH SarabunPSK" w:cs="TH SarabunPSK" w:hint="cs"/>
                <w:cs/>
                <w:lang w:val="th-TH"/>
              </w:rPr>
              <w:t xml:space="preserve">การพัฒนาตนเองเป็นผู้ประกอบการ </w:t>
            </w:r>
          </w:p>
          <w:p w14:paraId="757F82A1" w14:textId="77777777" w:rsidR="002B236B" w:rsidRPr="00B60D70" w:rsidRDefault="002B236B" w:rsidP="00592146">
            <w:pPr>
              <w:rPr>
                <w:rFonts w:ascii="TH SarabunPSK" w:hAnsi="TH SarabunPSK" w:cs="TH SarabunPSK"/>
                <w:cs/>
              </w:rPr>
            </w:pPr>
            <w:r w:rsidRPr="00B60D70">
              <w:rPr>
                <w:rFonts w:ascii="TH SarabunPSK" w:hAnsi="TH SarabunPSK" w:cs="TH SarabunPSK" w:hint="cs"/>
                <w:cs/>
              </w:rPr>
              <w:t>(</w:t>
            </w:r>
            <w:r w:rsidRPr="00B60D70">
              <w:rPr>
                <w:rFonts w:ascii="TH SarabunPSK" w:hAnsi="TH SarabunPSK" w:cs="TH SarabunPSK" w:hint="cs"/>
              </w:rPr>
              <w:t>Self-development for being Entrepreneur)</w:t>
            </w:r>
          </w:p>
        </w:tc>
        <w:tc>
          <w:tcPr>
            <w:tcW w:w="1218" w:type="dxa"/>
            <w:tcBorders>
              <w:left w:val="nil"/>
            </w:tcBorders>
          </w:tcPr>
          <w:p w14:paraId="37C36029" w14:textId="77777777" w:rsidR="002B236B" w:rsidRPr="00B60D70" w:rsidRDefault="002B236B" w:rsidP="00592146">
            <w:pPr>
              <w:rPr>
                <w:rFonts w:ascii="TH SarabunPSK" w:hAnsi="TH SarabunPSK" w:cs="TH SarabunPSK"/>
              </w:rPr>
            </w:pPr>
            <w:r w:rsidRPr="00B60D70">
              <w:rPr>
                <w:rFonts w:ascii="TH SarabunPSK" w:hAnsi="TH SarabunPSK" w:cs="TH SarabunPSK" w:hint="cs"/>
              </w:rPr>
              <w:t>3 (3-0-6)</w:t>
            </w:r>
          </w:p>
        </w:tc>
      </w:tr>
      <w:tr w:rsidR="00B60D70" w:rsidRPr="00B60D70" w14:paraId="1DB6AA11" w14:textId="77777777" w:rsidTr="00C06D0A">
        <w:tc>
          <w:tcPr>
            <w:tcW w:w="988" w:type="dxa"/>
          </w:tcPr>
          <w:p w14:paraId="2BB916E0" w14:textId="77777777" w:rsidR="002B236B" w:rsidRPr="00B60D70" w:rsidRDefault="002B236B" w:rsidP="00592146">
            <w:pPr>
              <w:rPr>
                <w:rFonts w:ascii="TH SarabunPSK" w:hAnsi="TH SarabunPSK" w:cs="TH SarabunPSK"/>
              </w:rPr>
            </w:pPr>
          </w:p>
        </w:tc>
        <w:tc>
          <w:tcPr>
            <w:tcW w:w="1417" w:type="dxa"/>
          </w:tcPr>
          <w:p w14:paraId="76AF5402" w14:textId="24BEFDC0" w:rsidR="002B236B"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2B236B" w:rsidRPr="00B60D70">
              <w:rPr>
                <w:rFonts w:ascii="TH SarabunPSK" w:hAnsi="TH SarabunPSK" w:cs="TH SarabunPSK" w:hint="cs"/>
              </w:rPr>
              <w:t>428</w:t>
            </w:r>
          </w:p>
        </w:tc>
        <w:tc>
          <w:tcPr>
            <w:tcW w:w="5393" w:type="dxa"/>
            <w:vAlign w:val="bottom"/>
          </w:tcPr>
          <w:p w14:paraId="3F36B940" w14:textId="77777777" w:rsidR="002B236B" w:rsidRPr="00B60D70" w:rsidRDefault="002B236B" w:rsidP="00592146">
            <w:pPr>
              <w:rPr>
                <w:rFonts w:ascii="TH SarabunPSK" w:hAnsi="TH SarabunPSK" w:cs="TH SarabunPSK"/>
              </w:rPr>
            </w:pPr>
            <w:r w:rsidRPr="00B60D70">
              <w:rPr>
                <w:rFonts w:ascii="TH SarabunPSK" w:hAnsi="TH SarabunPSK" w:cs="TH SarabunPSK" w:hint="cs"/>
                <w:cs/>
                <w:lang w:val="th-TH"/>
              </w:rPr>
              <w:t>การบริหารจัดการอาคารขนาดใหญ่</w:t>
            </w:r>
            <w:r w:rsidRPr="00B60D70">
              <w:rPr>
                <w:rFonts w:ascii="TH SarabunPSK" w:hAnsi="TH SarabunPSK" w:cs="TH SarabunPSK" w:hint="cs"/>
                <w:cs/>
              </w:rPr>
              <w:tab/>
            </w:r>
          </w:p>
          <w:p w14:paraId="316DB513" w14:textId="178E1CF0" w:rsidR="002B236B" w:rsidRPr="00B60D70" w:rsidRDefault="002B236B" w:rsidP="00592146">
            <w:pPr>
              <w:rPr>
                <w:rFonts w:ascii="TH SarabunPSK" w:hAnsi="TH SarabunPSK" w:cs="TH SarabunPSK"/>
                <w:cs/>
              </w:rPr>
            </w:pPr>
            <w:r w:rsidRPr="00B60D70">
              <w:rPr>
                <w:rFonts w:ascii="TH SarabunPSK" w:hAnsi="TH SarabunPSK" w:cs="TH SarabunPSK" w:hint="cs"/>
              </w:rPr>
              <w:t xml:space="preserve">(Management of </w:t>
            </w:r>
            <w:r w:rsidR="00E55191" w:rsidRPr="00B60D70">
              <w:rPr>
                <w:rFonts w:ascii="TH SarabunPSK" w:hAnsi="TH SarabunPSK" w:cs="TH SarabunPSK"/>
              </w:rPr>
              <w:t>H</w:t>
            </w:r>
            <w:r w:rsidRPr="00B60D70">
              <w:rPr>
                <w:rFonts w:ascii="TH SarabunPSK" w:hAnsi="TH SarabunPSK" w:cs="TH SarabunPSK" w:hint="cs"/>
              </w:rPr>
              <w:t xml:space="preserve">igh-rise </w:t>
            </w:r>
            <w:r w:rsidR="00E55191" w:rsidRPr="00B60D70">
              <w:rPr>
                <w:rFonts w:ascii="TH SarabunPSK" w:hAnsi="TH SarabunPSK" w:cs="TH SarabunPSK"/>
              </w:rPr>
              <w:t>B</w:t>
            </w:r>
            <w:r w:rsidRPr="00B60D70">
              <w:rPr>
                <w:rFonts w:ascii="TH SarabunPSK" w:hAnsi="TH SarabunPSK" w:cs="TH SarabunPSK" w:hint="cs"/>
              </w:rPr>
              <w:t>uildings)</w:t>
            </w:r>
          </w:p>
        </w:tc>
        <w:tc>
          <w:tcPr>
            <w:tcW w:w="1218" w:type="dxa"/>
          </w:tcPr>
          <w:p w14:paraId="58C87829" w14:textId="77777777" w:rsidR="002B236B" w:rsidRPr="00B60D70" w:rsidRDefault="002B236B" w:rsidP="00592146">
            <w:pPr>
              <w:rPr>
                <w:rFonts w:ascii="TH SarabunPSK" w:hAnsi="TH SarabunPSK" w:cs="TH SarabunPSK"/>
              </w:rPr>
            </w:pPr>
            <w:r w:rsidRPr="00B60D70">
              <w:rPr>
                <w:rFonts w:ascii="TH SarabunPSK" w:hAnsi="TH SarabunPSK" w:cs="TH SarabunPSK" w:hint="cs"/>
              </w:rPr>
              <w:t>3 (3-0-6)</w:t>
            </w:r>
          </w:p>
        </w:tc>
      </w:tr>
      <w:tr w:rsidR="00B60D70" w:rsidRPr="00B60D70" w14:paraId="17B90854" w14:textId="77777777" w:rsidTr="00B1533F">
        <w:tc>
          <w:tcPr>
            <w:tcW w:w="988" w:type="dxa"/>
          </w:tcPr>
          <w:p w14:paraId="03A71A9B" w14:textId="77777777" w:rsidR="002B236B" w:rsidRPr="00B60D70" w:rsidRDefault="002B236B" w:rsidP="00592146">
            <w:pPr>
              <w:rPr>
                <w:rFonts w:ascii="TH SarabunPSK" w:hAnsi="TH SarabunPSK" w:cs="TH SarabunPSK"/>
              </w:rPr>
            </w:pPr>
          </w:p>
        </w:tc>
        <w:tc>
          <w:tcPr>
            <w:tcW w:w="1417" w:type="dxa"/>
          </w:tcPr>
          <w:p w14:paraId="3CB46A46" w14:textId="413001D8" w:rsidR="002B236B"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2B236B" w:rsidRPr="00B60D70">
              <w:rPr>
                <w:rFonts w:ascii="TH SarabunPSK" w:hAnsi="TH SarabunPSK" w:cs="TH SarabunPSK" w:hint="cs"/>
              </w:rPr>
              <w:t>423</w:t>
            </w:r>
          </w:p>
        </w:tc>
        <w:tc>
          <w:tcPr>
            <w:tcW w:w="5393" w:type="dxa"/>
            <w:vAlign w:val="bottom"/>
          </w:tcPr>
          <w:p w14:paraId="705DE195" w14:textId="77777777" w:rsidR="002B236B" w:rsidRPr="00B60D70" w:rsidRDefault="002B236B" w:rsidP="00592146">
            <w:pPr>
              <w:rPr>
                <w:rFonts w:ascii="TH SarabunPSK" w:hAnsi="TH SarabunPSK" w:cs="TH SarabunPSK"/>
              </w:rPr>
            </w:pPr>
            <w:r w:rsidRPr="00B60D70">
              <w:rPr>
                <w:rFonts w:ascii="TH SarabunPSK" w:hAnsi="TH SarabunPSK" w:cs="TH SarabunPSK" w:hint="cs"/>
                <w:cs/>
                <w:lang w:val="th-TH"/>
              </w:rPr>
              <w:t>กฎหมายและสัญญาสำหรับงานก่อสร้าง</w:t>
            </w:r>
          </w:p>
          <w:p w14:paraId="5CA40F62" w14:textId="77777777" w:rsidR="002B236B" w:rsidRPr="00B60D70" w:rsidRDefault="002B236B" w:rsidP="00592146">
            <w:pPr>
              <w:rPr>
                <w:rFonts w:ascii="TH SarabunPSK" w:hAnsi="TH SarabunPSK" w:cs="TH SarabunPSK"/>
                <w:cs/>
              </w:rPr>
            </w:pPr>
            <w:r w:rsidRPr="00B60D70">
              <w:rPr>
                <w:rFonts w:ascii="TH SarabunPSK" w:hAnsi="TH SarabunPSK" w:cs="TH SarabunPSK" w:hint="cs"/>
                <w:cs/>
              </w:rPr>
              <w:t>(</w:t>
            </w:r>
            <w:r w:rsidRPr="00B60D70">
              <w:rPr>
                <w:rFonts w:ascii="TH SarabunPSK" w:hAnsi="TH SarabunPSK" w:cs="TH SarabunPSK" w:hint="cs"/>
              </w:rPr>
              <w:t>Law and Contract of Construction)</w:t>
            </w:r>
          </w:p>
        </w:tc>
        <w:tc>
          <w:tcPr>
            <w:tcW w:w="1218" w:type="dxa"/>
          </w:tcPr>
          <w:p w14:paraId="1CEEFEFE" w14:textId="77777777" w:rsidR="002B236B" w:rsidRPr="00B60D70" w:rsidRDefault="002B236B" w:rsidP="00592146">
            <w:pPr>
              <w:rPr>
                <w:rFonts w:ascii="TH SarabunPSK" w:hAnsi="TH SarabunPSK" w:cs="TH SarabunPSK"/>
              </w:rPr>
            </w:pPr>
            <w:r w:rsidRPr="00B60D70">
              <w:rPr>
                <w:rFonts w:ascii="TH SarabunPSK" w:hAnsi="TH SarabunPSK" w:cs="TH SarabunPSK" w:hint="cs"/>
              </w:rPr>
              <w:t>3 (3-0-6)</w:t>
            </w:r>
          </w:p>
        </w:tc>
      </w:tr>
      <w:tr w:rsidR="00B60D70" w:rsidRPr="00B60D70" w14:paraId="6D61568A" w14:textId="77777777" w:rsidTr="00B1533F">
        <w:tc>
          <w:tcPr>
            <w:tcW w:w="988" w:type="dxa"/>
          </w:tcPr>
          <w:p w14:paraId="207AFD4D" w14:textId="77777777" w:rsidR="002B236B" w:rsidRPr="00B60D70" w:rsidRDefault="002B236B" w:rsidP="00592146">
            <w:pPr>
              <w:rPr>
                <w:rFonts w:ascii="TH SarabunPSK" w:hAnsi="TH SarabunPSK" w:cs="TH SarabunPSK"/>
              </w:rPr>
            </w:pPr>
          </w:p>
        </w:tc>
        <w:tc>
          <w:tcPr>
            <w:tcW w:w="1417" w:type="dxa"/>
          </w:tcPr>
          <w:p w14:paraId="29544313" w14:textId="0D38A0E9" w:rsidR="002B236B"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2B236B" w:rsidRPr="00B60D70">
              <w:rPr>
                <w:rFonts w:ascii="TH SarabunPSK" w:hAnsi="TH SarabunPSK" w:cs="TH SarabunPSK" w:hint="cs"/>
              </w:rPr>
              <w:t>471</w:t>
            </w:r>
          </w:p>
        </w:tc>
        <w:tc>
          <w:tcPr>
            <w:tcW w:w="5393" w:type="dxa"/>
            <w:vAlign w:val="bottom"/>
          </w:tcPr>
          <w:p w14:paraId="209DEA0D" w14:textId="77777777" w:rsidR="002B236B" w:rsidRPr="00B60D70" w:rsidRDefault="002B236B" w:rsidP="00592146">
            <w:pPr>
              <w:rPr>
                <w:rFonts w:ascii="TH SarabunPSK" w:hAnsi="TH SarabunPSK" w:cs="TH SarabunPSK"/>
              </w:rPr>
            </w:pPr>
            <w:r w:rsidRPr="00B60D70">
              <w:rPr>
                <w:rFonts w:ascii="TH SarabunPSK" w:hAnsi="TH SarabunPSK" w:cs="TH SarabunPSK" w:hint="cs"/>
                <w:cs/>
                <w:lang w:val="th-TH"/>
              </w:rPr>
              <w:t xml:space="preserve">หัวข้อพิเศษทางวิศวกรรมโยธา </w:t>
            </w:r>
            <w:r w:rsidRPr="00B60D70">
              <w:rPr>
                <w:rFonts w:ascii="TH SarabunPSK" w:hAnsi="TH SarabunPSK" w:cs="TH SarabunPSK" w:hint="cs"/>
              </w:rPr>
              <w:t>1</w:t>
            </w:r>
          </w:p>
          <w:p w14:paraId="6528A666" w14:textId="38D3AC88" w:rsidR="002B236B" w:rsidRPr="00B60D70" w:rsidRDefault="002B236B" w:rsidP="00592146">
            <w:pPr>
              <w:rPr>
                <w:rFonts w:ascii="TH SarabunPSK" w:hAnsi="TH SarabunPSK" w:cs="TH SarabunPSK"/>
                <w:cs/>
              </w:rPr>
            </w:pPr>
            <w:r w:rsidRPr="00B60D70">
              <w:rPr>
                <w:rFonts w:ascii="TH SarabunPSK" w:hAnsi="TH SarabunPSK" w:cs="TH SarabunPSK" w:hint="cs"/>
                <w:cs/>
              </w:rPr>
              <w:t>(</w:t>
            </w:r>
            <w:r w:rsidRPr="00B60D70">
              <w:rPr>
                <w:rFonts w:ascii="TH SarabunPSK" w:hAnsi="TH SarabunPSK" w:cs="TH SarabunPSK" w:hint="cs"/>
              </w:rPr>
              <w:t xml:space="preserve">Special Topics in Civil Engineering </w:t>
            </w:r>
            <w:r w:rsidR="00086DF1" w:rsidRPr="00B60D70">
              <w:rPr>
                <w:rFonts w:ascii="TH SarabunPSK" w:hAnsi="TH SarabunPSK" w:cs="TH SarabunPSK"/>
              </w:rPr>
              <w:t>I</w:t>
            </w:r>
            <w:r w:rsidRPr="00B60D70">
              <w:rPr>
                <w:rFonts w:ascii="TH SarabunPSK" w:hAnsi="TH SarabunPSK" w:cs="TH SarabunPSK" w:hint="cs"/>
                <w:cs/>
              </w:rPr>
              <w:t>)</w:t>
            </w:r>
          </w:p>
        </w:tc>
        <w:tc>
          <w:tcPr>
            <w:tcW w:w="1218" w:type="dxa"/>
          </w:tcPr>
          <w:p w14:paraId="6384814D" w14:textId="6D0013F4" w:rsidR="002B236B" w:rsidRPr="00B60D70" w:rsidRDefault="00840A83" w:rsidP="00592146">
            <w:pPr>
              <w:rPr>
                <w:rFonts w:ascii="TH SarabunPSK" w:hAnsi="TH SarabunPSK" w:cs="TH SarabunPSK"/>
              </w:rPr>
            </w:pPr>
            <w:r w:rsidRPr="00B60D70">
              <w:rPr>
                <w:rFonts w:ascii="TH SarabunPSK" w:hAnsi="TH SarabunPSK" w:cs="TH SarabunPSK" w:hint="cs"/>
              </w:rPr>
              <w:t>3 (3-0-6)</w:t>
            </w:r>
          </w:p>
        </w:tc>
      </w:tr>
      <w:tr w:rsidR="00B60D70" w:rsidRPr="00B60D70" w14:paraId="388D095A" w14:textId="77777777" w:rsidTr="00B1533F">
        <w:tc>
          <w:tcPr>
            <w:tcW w:w="988" w:type="dxa"/>
          </w:tcPr>
          <w:p w14:paraId="4A41D7BB" w14:textId="77777777" w:rsidR="002B236B" w:rsidRPr="00B60D70" w:rsidRDefault="002B236B" w:rsidP="00592146">
            <w:pPr>
              <w:rPr>
                <w:rFonts w:ascii="TH SarabunPSK" w:hAnsi="TH SarabunPSK" w:cs="TH SarabunPSK"/>
              </w:rPr>
            </w:pPr>
          </w:p>
        </w:tc>
        <w:tc>
          <w:tcPr>
            <w:tcW w:w="1417" w:type="dxa"/>
          </w:tcPr>
          <w:p w14:paraId="5AFDF47A" w14:textId="1F80D93E" w:rsidR="002B236B"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2B236B" w:rsidRPr="00B60D70">
              <w:rPr>
                <w:rFonts w:ascii="TH SarabunPSK" w:hAnsi="TH SarabunPSK" w:cs="TH SarabunPSK" w:hint="cs"/>
              </w:rPr>
              <w:t>472</w:t>
            </w:r>
          </w:p>
        </w:tc>
        <w:tc>
          <w:tcPr>
            <w:tcW w:w="5393" w:type="dxa"/>
            <w:vAlign w:val="bottom"/>
          </w:tcPr>
          <w:p w14:paraId="5B98DA77" w14:textId="77777777" w:rsidR="002B236B" w:rsidRPr="00B60D70" w:rsidRDefault="002B236B" w:rsidP="00592146">
            <w:pPr>
              <w:rPr>
                <w:rFonts w:ascii="TH SarabunPSK" w:hAnsi="TH SarabunPSK" w:cs="TH SarabunPSK"/>
              </w:rPr>
            </w:pPr>
            <w:r w:rsidRPr="00B60D70">
              <w:rPr>
                <w:rFonts w:ascii="TH SarabunPSK" w:hAnsi="TH SarabunPSK" w:cs="TH SarabunPSK" w:hint="cs"/>
                <w:cs/>
                <w:lang w:val="th-TH"/>
              </w:rPr>
              <w:t xml:space="preserve">หัวข้อพิเศษทางวิศวกรรมโยธา </w:t>
            </w:r>
            <w:r w:rsidRPr="00B60D70">
              <w:rPr>
                <w:rFonts w:ascii="TH SarabunPSK" w:hAnsi="TH SarabunPSK" w:cs="TH SarabunPSK" w:hint="cs"/>
              </w:rPr>
              <w:t>2</w:t>
            </w:r>
          </w:p>
          <w:p w14:paraId="1201E186" w14:textId="16146008" w:rsidR="002B236B" w:rsidRPr="00B60D70" w:rsidRDefault="002B236B" w:rsidP="00592146">
            <w:pPr>
              <w:rPr>
                <w:rFonts w:ascii="TH SarabunPSK" w:hAnsi="TH SarabunPSK" w:cs="TH SarabunPSK"/>
                <w:cs/>
              </w:rPr>
            </w:pPr>
            <w:r w:rsidRPr="00B60D70">
              <w:rPr>
                <w:rFonts w:ascii="TH SarabunPSK" w:hAnsi="TH SarabunPSK" w:cs="TH SarabunPSK" w:hint="cs"/>
                <w:cs/>
              </w:rPr>
              <w:t>(</w:t>
            </w:r>
            <w:r w:rsidRPr="00B60D70">
              <w:rPr>
                <w:rFonts w:ascii="TH SarabunPSK" w:hAnsi="TH SarabunPSK" w:cs="TH SarabunPSK" w:hint="cs"/>
              </w:rPr>
              <w:t xml:space="preserve">Special Topics in Civil Engineering </w:t>
            </w:r>
            <w:r w:rsidR="00086DF1" w:rsidRPr="00B60D70">
              <w:rPr>
                <w:rFonts w:ascii="TH SarabunPSK" w:hAnsi="TH SarabunPSK" w:cs="TH SarabunPSK"/>
              </w:rPr>
              <w:t>II</w:t>
            </w:r>
            <w:r w:rsidRPr="00B60D70">
              <w:rPr>
                <w:rFonts w:ascii="TH SarabunPSK" w:hAnsi="TH SarabunPSK" w:cs="TH SarabunPSK" w:hint="cs"/>
                <w:cs/>
              </w:rPr>
              <w:t>)</w:t>
            </w:r>
          </w:p>
        </w:tc>
        <w:tc>
          <w:tcPr>
            <w:tcW w:w="1218" w:type="dxa"/>
          </w:tcPr>
          <w:p w14:paraId="6D35806F" w14:textId="27BB6A2F" w:rsidR="002B236B" w:rsidRPr="00B60D70" w:rsidRDefault="00840A83" w:rsidP="00592146">
            <w:pPr>
              <w:rPr>
                <w:rFonts w:ascii="TH SarabunPSK" w:hAnsi="TH SarabunPSK" w:cs="TH SarabunPSK"/>
              </w:rPr>
            </w:pPr>
            <w:r w:rsidRPr="00B60D70">
              <w:rPr>
                <w:rFonts w:ascii="TH SarabunPSK" w:hAnsi="TH SarabunPSK" w:cs="TH SarabunPSK" w:hint="cs"/>
              </w:rPr>
              <w:t>3 (3-0-6)</w:t>
            </w:r>
          </w:p>
        </w:tc>
      </w:tr>
      <w:tr w:rsidR="002B236B" w:rsidRPr="00B60D70" w14:paraId="1EF62671" w14:textId="77777777" w:rsidTr="00B1533F">
        <w:tc>
          <w:tcPr>
            <w:tcW w:w="988" w:type="dxa"/>
          </w:tcPr>
          <w:p w14:paraId="15AC923F" w14:textId="77777777" w:rsidR="002B236B" w:rsidRPr="00B60D70" w:rsidRDefault="002B236B" w:rsidP="00592146">
            <w:pPr>
              <w:rPr>
                <w:rFonts w:ascii="TH SarabunPSK" w:hAnsi="TH SarabunPSK" w:cs="TH SarabunPSK"/>
              </w:rPr>
            </w:pPr>
          </w:p>
        </w:tc>
        <w:tc>
          <w:tcPr>
            <w:tcW w:w="1417" w:type="dxa"/>
          </w:tcPr>
          <w:p w14:paraId="1873387B" w14:textId="7B11A22A" w:rsidR="002B236B"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2B236B" w:rsidRPr="00B60D70">
              <w:rPr>
                <w:rFonts w:ascii="TH SarabunPSK" w:hAnsi="TH SarabunPSK" w:cs="TH SarabunPSK" w:hint="cs"/>
              </w:rPr>
              <w:t>473</w:t>
            </w:r>
          </w:p>
        </w:tc>
        <w:tc>
          <w:tcPr>
            <w:tcW w:w="5393" w:type="dxa"/>
            <w:vAlign w:val="bottom"/>
          </w:tcPr>
          <w:p w14:paraId="174A8600" w14:textId="77777777" w:rsidR="002B236B" w:rsidRPr="00B60D70" w:rsidRDefault="002B236B" w:rsidP="00592146">
            <w:pPr>
              <w:rPr>
                <w:rFonts w:ascii="TH SarabunPSK" w:hAnsi="TH SarabunPSK" w:cs="TH SarabunPSK"/>
              </w:rPr>
            </w:pPr>
            <w:r w:rsidRPr="00B60D70">
              <w:rPr>
                <w:rFonts w:ascii="TH SarabunPSK" w:hAnsi="TH SarabunPSK" w:cs="TH SarabunPSK" w:hint="cs"/>
                <w:cs/>
                <w:lang w:val="th-TH"/>
              </w:rPr>
              <w:t xml:space="preserve">หัวข้อพิเศษทางวิศวกรรมโยธา </w:t>
            </w:r>
            <w:r w:rsidRPr="00B60D70">
              <w:rPr>
                <w:rFonts w:ascii="TH SarabunPSK" w:hAnsi="TH SarabunPSK" w:cs="TH SarabunPSK" w:hint="cs"/>
              </w:rPr>
              <w:t>3</w:t>
            </w:r>
          </w:p>
          <w:p w14:paraId="21037423" w14:textId="093BBB39" w:rsidR="002B236B" w:rsidRPr="00B60D70" w:rsidRDefault="002B236B" w:rsidP="00592146">
            <w:pPr>
              <w:rPr>
                <w:rFonts w:ascii="TH SarabunPSK" w:hAnsi="TH SarabunPSK" w:cs="TH SarabunPSK"/>
                <w:cs/>
              </w:rPr>
            </w:pPr>
            <w:r w:rsidRPr="00B60D70">
              <w:rPr>
                <w:rFonts w:ascii="TH SarabunPSK" w:hAnsi="TH SarabunPSK" w:cs="TH SarabunPSK" w:hint="cs"/>
                <w:cs/>
              </w:rPr>
              <w:t>(</w:t>
            </w:r>
            <w:r w:rsidRPr="00B60D70">
              <w:rPr>
                <w:rFonts w:ascii="TH SarabunPSK" w:hAnsi="TH SarabunPSK" w:cs="TH SarabunPSK" w:hint="cs"/>
              </w:rPr>
              <w:t xml:space="preserve">Special Topics in Civil Engineering </w:t>
            </w:r>
            <w:r w:rsidR="00086DF1" w:rsidRPr="00B60D70">
              <w:rPr>
                <w:rFonts w:ascii="TH SarabunPSK" w:hAnsi="TH SarabunPSK" w:cs="TH SarabunPSK"/>
              </w:rPr>
              <w:t>IV</w:t>
            </w:r>
            <w:r w:rsidRPr="00B60D70">
              <w:rPr>
                <w:rFonts w:ascii="TH SarabunPSK" w:hAnsi="TH SarabunPSK" w:cs="TH SarabunPSK" w:hint="cs"/>
                <w:cs/>
              </w:rPr>
              <w:t>)</w:t>
            </w:r>
          </w:p>
        </w:tc>
        <w:tc>
          <w:tcPr>
            <w:tcW w:w="1218" w:type="dxa"/>
          </w:tcPr>
          <w:p w14:paraId="1C8B16CB" w14:textId="06B33E56" w:rsidR="002B236B" w:rsidRPr="00B60D70" w:rsidRDefault="00840A83" w:rsidP="00592146">
            <w:pPr>
              <w:rPr>
                <w:rFonts w:ascii="TH SarabunPSK" w:hAnsi="TH SarabunPSK" w:cs="TH SarabunPSK"/>
              </w:rPr>
            </w:pPr>
            <w:r w:rsidRPr="00B60D70">
              <w:rPr>
                <w:rFonts w:ascii="TH SarabunPSK" w:hAnsi="TH SarabunPSK" w:cs="TH SarabunPSK" w:hint="cs"/>
              </w:rPr>
              <w:t>3 (3-0-6)</w:t>
            </w:r>
          </w:p>
        </w:tc>
      </w:tr>
      <w:bookmarkEnd w:id="151"/>
    </w:tbl>
    <w:p w14:paraId="204C2BF5" w14:textId="77777777" w:rsidR="00B1533F" w:rsidRPr="00B60D70" w:rsidRDefault="00B1533F" w:rsidP="00592146">
      <w:pPr>
        <w:rPr>
          <w:rFonts w:ascii="TH SarabunPSK" w:hAnsi="TH SarabunPSK" w:cs="TH SarabunPSK"/>
        </w:rPr>
      </w:pPr>
    </w:p>
    <w:p w14:paraId="53EEA667" w14:textId="59C2DEBE" w:rsidR="009E6917" w:rsidRPr="00B60D70" w:rsidRDefault="00D756E0" w:rsidP="00B1533F">
      <w:pPr>
        <w:ind w:right="26"/>
        <w:jc w:val="left"/>
        <w:rPr>
          <w:rFonts w:ascii="TH SarabunPSK" w:hAnsi="TH SarabunPSK" w:cs="TH SarabunPSK"/>
          <w:b/>
          <w:bCs/>
        </w:rPr>
      </w:pPr>
      <w:r w:rsidRPr="00B60D70">
        <w:rPr>
          <w:rFonts w:ascii="TH SarabunPSK" w:hAnsi="TH SarabunPSK" w:cs="TH SarabunPSK" w:hint="cs"/>
          <w:b/>
          <w:bCs/>
          <w:cs/>
        </w:rPr>
        <w:t>ค.</w:t>
      </w:r>
      <w:r w:rsidR="00B1533F" w:rsidRPr="00B60D70">
        <w:rPr>
          <w:rFonts w:ascii="TH SarabunPSK" w:hAnsi="TH SarabunPSK" w:cs="TH SarabunPSK" w:hint="cs"/>
          <w:b/>
          <w:bCs/>
        </w:rPr>
        <w:t xml:space="preserve"> </w:t>
      </w:r>
      <w:r w:rsidRPr="00B60D70">
        <w:rPr>
          <w:rFonts w:ascii="TH SarabunPSK" w:hAnsi="TH SarabunPSK" w:cs="TH SarabunPSK" w:hint="cs"/>
          <w:b/>
          <w:bCs/>
          <w:cs/>
        </w:rPr>
        <w:t>หมวดวิชาเลือกเสรี</w:t>
      </w:r>
      <w:r w:rsidR="00B1533F" w:rsidRPr="00B60D70">
        <w:rPr>
          <w:rFonts w:ascii="TH SarabunPSK" w:hAnsi="TH SarabunPSK" w:cs="TH SarabunPSK" w:hint="cs"/>
          <w:b/>
          <w:bCs/>
        </w:rPr>
        <w:tab/>
      </w:r>
      <w:r w:rsidRPr="00B60D70">
        <w:rPr>
          <w:rFonts w:ascii="TH SarabunPSK" w:hAnsi="TH SarabunPSK" w:cs="TH SarabunPSK" w:hint="cs"/>
          <w:b/>
          <w:bCs/>
        </w:rPr>
        <w:t>6</w:t>
      </w:r>
      <w:r w:rsidR="00B1533F" w:rsidRPr="00B60D70">
        <w:rPr>
          <w:rFonts w:ascii="TH SarabunPSK" w:hAnsi="TH SarabunPSK" w:cs="TH SarabunPSK" w:hint="cs"/>
          <w:b/>
          <w:bCs/>
        </w:rPr>
        <w:t xml:space="preserve"> </w:t>
      </w:r>
      <w:r w:rsidRPr="00B60D70">
        <w:rPr>
          <w:rFonts w:ascii="TH SarabunPSK" w:hAnsi="TH SarabunPSK" w:cs="TH SarabunPSK" w:hint="cs"/>
          <w:b/>
          <w:bCs/>
          <w:cs/>
        </w:rPr>
        <w:t>หน่วยกิต</w:t>
      </w:r>
    </w:p>
    <w:p w14:paraId="1BD625F9" w14:textId="358CBAD5" w:rsidR="009E6917" w:rsidRPr="00B60D70" w:rsidRDefault="00D756E0" w:rsidP="00B1533F">
      <w:pPr>
        <w:ind w:firstLine="720"/>
        <w:rPr>
          <w:rFonts w:ascii="TH SarabunPSK" w:hAnsi="TH SarabunPSK" w:cs="TH SarabunPSK"/>
          <w:lang w:val="th-TH"/>
        </w:rPr>
      </w:pPr>
      <w:r w:rsidRPr="00B60D70">
        <w:rPr>
          <w:rFonts w:ascii="TH SarabunPSK" w:hAnsi="TH SarabunPSK" w:cs="TH SarabunPSK" w:hint="cs"/>
        </w:rPr>
        <w:t>XXX</w:t>
      </w:r>
      <w:r w:rsidR="00924445" w:rsidRPr="00B60D70">
        <w:rPr>
          <w:rFonts w:ascii="TH SarabunPSK" w:hAnsi="TH SarabunPSK" w:cs="TH SarabunPSK" w:hint="cs"/>
          <w:cs/>
        </w:rPr>
        <w:t xml:space="preserve"> </w:t>
      </w:r>
      <w:proofErr w:type="spellStart"/>
      <w:r w:rsidRPr="00B60D70">
        <w:rPr>
          <w:rFonts w:ascii="TH SarabunPSK" w:hAnsi="TH SarabunPSK" w:cs="TH SarabunPSK" w:hint="cs"/>
        </w:rPr>
        <w:t>xxx</w:t>
      </w:r>
      <w:proofErr w:type="spellEnd"/>
      <w:r w:rsidRPr="00B60D70">
        <w:rPr>
          <w:rFonts w:ascii="TH SarabunPSK" w:hAnsi="TH SarabunPSK" w:cs="TH SarabunPSK" w:hint="cs"/>
        </w:rPr>
        <w:t xml:space="preserve"> </w:t>
      </w:r>
      <w:r w:rsidRPr="00B60D70">
        <w:rPr>
          <w:rFonts w:ascii="TH SarabunPSK" w:hAnsi="TH SarabunPSK" w:cs="TH SarabunPSK" w:hint="cs"/>
          <w:cs/>
          <w:lang w:val="th-TH"/>
        </w:rPr>
        <w:t>รายวิชาอื่น</w:t>
      </w:r>
      <w:r w:rsidR="00D420AC" w:rsidRPr="00B60D70">
        <w:rPr>
          <w:rFonts w:ascii="TH SarabunPSK" w:hAnsi="TH SarabunPSK" w:cs="TH SarabunPSK" w:hint="cs"/>
          <w:cs/>
          <w:lang w:val="th-TH"/>
        </w:rPr>
        <w:t xml:space="preserve"> ๆ</w:t>
      </w:r>
      <w:r w:rsidRPr="00B60D70">
        <w:rPr>
          <w:rFonts w:ascii="TH SarabunPSK" w:hAnsi="TH SarabunPSK" w:cs="TH SarabunPSK" w:hint="cs"/>
          <w:cs/>
          <w:lang w:val="th-TH"/>
        </w:rPr>
        <w:t xml:space="preserve"> ที่เปิดสอนใน</w:t>
      </w:r>
      <w:r w:rsidRPr="00B60D70">
        <w:rPr>
          <w:rFonts w:ascii="TH SarabunPSK" w:hAnsi="TH SarabunPSK" w:cs="TH SarabunPSK" w:hint="cs"/>
        </w:rPr>
        <w:t xml:space="preserve"> </w:t>
      </w:r>
      <w:r w:rsidRPr="00B60D70">
        <w:rPr>
          <w:rFonts w:ascii="TH SarabunPSK" w:hAnsi="TH SarabunPSK" w:cs="TH SarabunPSK" w:hint="cs"/>
          <w:cs/>
          <w:lang w:val="th-TH"/>
        </w:rPr>
        <w:t>มหาวิทยาลัยเทคโนโลยีพระจอมเกล้าธนบุรี</w:t>
      </w:r>
    </w:p>
    <w:p w14:paraId="03F73A29" w14:textId="77777777" w:rsidR="0077031C" w:rsidRPr="00B60D70" w:rsidRDefault="0077031C" w:rsidP="0077031C">
      <w:pPr>
        <w:rPr>
          <w:rFonts w:ascii="TH SarabunPSK" w:hAnsi="TH SarabunPSK" w:cs="TH SarabunPSK"/>
        </w:rPr>
      </w:pPr>
    </w:p>
    <w:tbl>
      <w:tblPr>
        <w:tblStyle w:val="af6"/>
        <w:tblW w:w="4688" w:type="pct"/>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
        <w:gridCol w:w="7908"/>
      </w:tblGrid>
      <w:tr w:rsidR="00B60D70" w:rsidRPr="00B60D70" w14:paraId="04DFF601" w14:textId="77777777" w:rsidTr="00D420AC">
        <w:tc>
          <w:tcPr>
            <w:tcW w:w="253" w:type="pct"/>
          </w:tcPr>
          <w:p w14:paraId="1A37E900" w14:textId="209F67C8" w:rsidR="00531FD9" w:rsidRPr="00B60D70" w:rsidRDefault="00531FD9" w:rsidP="00D420AC">
            <w:pPr>
              <w:rPr>
                <w:rFonts w:ascii="TH SarabunPSK" w:hAnsi="TH SarabunPSK" w:cs="TH SarabunPSK"/>
                <w:b/>
                <w:bCs/>
              </w:rPr>
            </w:pPr>
            <w:r w:rsidRPr="00B60D70">
              <w:rPr>
                <w:rFonts w:ascii="TH SarabunPSK" w:hAnsi="TH SarabunPSK" w:cs="TH SarabunPSK" w:hint="cs"/>
                <w:b/>
                <w:bCs/>
              </w:rPr>
              <w:t>d)</w:t>
            </w:r>
          </w:p>
        </w:tc>
        <w:tc>
          <w:tcPr>
            <w:tcW w:w="3604" w:type="pct"/>
          </w:tcPr>
          <w:p w14:paraId="6DF25627" w14:textId="7BF42CC3" w:rsidR="00531FD9" w:rsidRPr="00B60D70" w:rsidRDefault="00531FD9" w:rsidP="00D420AC">
            <w:pPr>
              <w:rPr>
                <w:rFonts w:ascii="TH SarabunPSK" w:hAnsi="TH SarabunPSK" w:cs="TH SarabunPSK"/>
                <w:b/>
                <w:bCs/>
                <w:cs/>
              </w:rPr>
            </w:pPr>
            <w:r w:rsidRPr="00B60D70">
              <w:rPr>
                <w:rFonts w:ascii="TH SarabunPSK" w:hAnsi="TH SarabunPSK" w:cs="TH SarabunPSK" w:hint="cs"/>
                <w:b/>
                <w:bCs/>
                <w:cs/>
                <w:lang w:val="th-TH"/>
              </w:rPr>
              <w:t>องค์ประกอบเกี่ยวกับประสบการณ์ภาคสนาม</w:t>
            </w:r>
          </w:p>
        </w:tc>
      </w:tr>
    </w:tbl>
    <w:p w14:paraId="7B5B22CC" w14:textId="79F25683" w:rsidR="009E6917" w:rsidRPr="00B60D70" w:rsidRDefault="00D756E0" w:rsidP="00592146">
      <w:pPr>
        <w:rPr>
          <w:rFonts w:ascii="TH SarabunPSK" w:hAnsi="TH SarabunPSK" w:cs="TH SarabunPSK"/>
          <w:lang w:val="th-TH"/>
        </w:rPr>
      </w:pPr>
      <w:bookmarkStart w:id="152" w:name="_Hlk117781338"/>
      <w:bookmarkEnd w:id="149"/>
      <w:r w:rsidRPr="00B60D70">
        <w:rPr>
          <w:rFonts w:ascii="TH SarabunPSK" w:hAnsi="TH SarabunPSK" w:cs="TH SarabunPSK" w:hint="cs"/>
          <w:cs/>
        </w:rPr>
        <w:tab/>
      </w:r>
      <w:r w:rsidRPr="00B60D70">
        <w:rPr>
          <w:rFonts w:ascii="TH SarabunPSK" w:hAnsi="TH SarabunPSK" w:cs="TH SarabunPSK" w:hint="cs"/>
          <w:cs/>
        </w:rPr>
        <w:tab/>
      </w:r>
      <w:r w:rsidR="00924445" w:rsidRPr="00B60D70">
        <w:rPr>
          <w:rFonts w:ascii="TH SarabunPSK" w:eastAsia="Wingdings 2" w:hAnsi="TH SarabunPSK" w:cs="TH SarabunPSK" w:hint="cs"/>
          <w:cs/>
        </w:rPr>
        <w:t>-</w:t>
      </w:r>
      <w:r w:rsidRPr="00B60D70">
        <w:rPr>
          <w:rFonts w:ascii="TH SarabunPSK" w:hAnsi="TH SarabunPSK" w:cs="TH SarabunPSK" w:hint="cs"/>
          <w:cs/>
        </w:rPr>
        <w:t xml:space="preserve"> </w:t>
      </w:r>
      <w:r w:rsidR="00531FD9" w:rsidRPr="00B60D70">
        <w:rPr>
          <w:rFonts w:ascii="TH SarabunPSK" w:hAnsi="TH SarabunPSK" w:cs="TH SarabunPSK" w:hint="cs"/>
          <w:cs/>
          <w:lang w:val="th-TH"/>
        </w:rPr>
        <w:t>การฝึกงานเกี่ยวกับวิศวกรรม</w:t>
      </w:r>
      <w:r w:rsidR="00531FD9" w:rsidRPr="00B60D70">
        <w:rPr>
          <w:rFonts w:ascii="TH SarabunPSK" w:hAnsi="TH SarabunPSK" w:cs="TH SarabunPSK" w:hint="cs"/>
          <w:cs/>
        </w:rPr>
        <w:t>โยธา</w:t>
      </w:r>
      <w:r w:rsidR="00531FD9" w:rsidRPr="00B60D70">
        <w:rPr>
          <w:rFonts w:ascii="TH SarabunPSK" w:hAnsi="TH SarabunPSK" w:cs="TH SarabunPSK" w:hint="cs"/>
          <w:cs/>
          <w:lang w:val="th-TH"/>
        </w:rPr>
        <w:t xml:space="preserve"> (</w:t>
      </w:r>
      <w:proofErr w:type="spellStart"/>
      <w:r w:rsidR="00531FD9" w:rsidRPr="00B60D70">
        <w:rPr>
          <w:rFonts w:ascii="TH SarabunPSK" w:hAnsi="TH SarabunPSK" w:cs="TH SarabunPSK" w:hint="cs"/>
          <w:lang w:val="th-TH"/>
        </w:rPr>
        <w:t>Apprenticeship</w:t>
      </w:r>
      <w:proofErr w:type="spellEnd"/>
      <w:r w:rsidR="00531FD9" w:rsidRPr="00B60D70">
        <w:rPr>
          <w:rFonts w:ascii="TH SarabunPSK" w:hAnsi="TH SarabunPSK" w:cs="TH SarabunPSK" w:hint="cs"/>
          <w:lang w:val="th-TH"/>
        </w:rPr>
        <w:t>)</w:t>
      </w:r>
    </w:p>
    <w:p w14:paraId="25651BC8" w14:textId="77777777" w:rsidR="00531FD9" w:rsidRPr="00B60D70" w:rsidRDefault="00531FD9" w:rsidP="00531FD9">
      <w:pPr>
        <w:ind w:right="29" w:firstLine="1050"/>
        <w:rPr>
          <w:rFonts w:ascii="TH SarabunPSK" w:hAnsi="TH SarabunPSK" w:cs="TH SarabunPSK"/>
        </w:rPr>
      </w:pPr>
      <w:r w:rsidRPr="00B60D70">
        <w:rPr>
          <w:rFonts w:ascii="TH SarabunPSK" w:hAnsi="TH SarabunPSK" w:cs="TH SarabunPSK" w:hint="cs"/>
          <w:cs/>
        </w:rPr>
        <w:t>หลักสูตรจัดให้นักศึกษาทุกคนฝึกงานในสถานประกอบการด้านเทคโนโลยีวิศวกรรม ดังนี้</w:t>
      </w:r>
    </w:p>
    <w:tbl>
      <w:tblPr>
        <w:tblStyle w:val="af6"/>
        <w:tblW w:w="9014" w:type="dxa"/>
        <w:tblLook w:val="04A0" w:firstRow="1" w:lastRow="0" w:firstColumn="1" w:lastColumn="0" w:noHBand="0" w:noVBand="1"/>
      </w:tblPr>
      <w:tblGrid>
        <w:gridCol w:w="2263"/>
        <w:gridCol w:w="5589"/>
        <w:gridCol w:w="1162"/>
      </w:tblGrid>
      <w:tr w:rsidR="00B60D70" w:rsidRPr="00B60D70" w14:paraId="4A647B65" w14:textId="77777777" w:rsidTr="00D420AC">
        <w:trPr>
          <w:trHeight w:val="397"/>
        </w:trPr>
        <w:tc>
          <w:tcPr>
            <w:tcW w:w="2263" w:type="dxa"/>
            <w:tcBorders>
              <w:right w:val="single" w:sz="4" w:space="0" w:color="auto"/>
            </w:tcBorders>
            <w:shd w:val="clear" w:color="auto" w:fill="F2F2F2" w:themeFill="background1" w:themeFillShade="F2"/>
          </w:tcPr>
          <w:p w14:paraId="32E7840D" w14:textId="77777777" w:rsidR="00531FD9" w:rsidRPr="00B60D70" w:rsidRDefault="00531FD9" w:rsidP="00D420AC">
            <w:pPr>
              <w:ind w:right="29"/>
              <w:rPr>
                <w:rFonts w:ascii="TH SarabunPSK" w:hAnsi="TH SarabunPSK" w:cs="TH SarabunPSK"/>
                <w:sz w:val="28"/>
                <w:cs/>
              </w:rPr>
            </w:pPr>
            <w:r w:rsidRPr="00B60D70">
              <w:rPr>
                <w:rFonts w:ascii="TH SarabunPSK" w:hAnsi="TH SarabunPSK" w:cs="TH SarabunPSK" w:hint="cs"/>
                <w:sz w:val="28"/>
                <w:cs/>
              </w:rPr>
              <w:t>รายวิชา</w:t>
            </w:r>
          </w:p>
        </w:tc>
        <w:tc>
          <w:tcPr>
            <w:tcW w:w="5589" w:type="dxa"/>
            <w:tcBorders>
              <w:top w:val="single" w:sz="4" w:space="0" w:color="auto"/>
              <w:left w:val="single" w:sz="4" w:space="0" w:color="auto"/>
              <w:bottom w:val="single" w:sz="4" w:space="0" w:color="auto"/>
              <w:right w:val="nil"/>
            </w:tcBorders>
          </w:tcPr>
          <w:p w14:paraId="376BA371" w14:textId="77777777" w:rsidR="00531FD9" w:rsidRPr="00B60D70" w:rsidRDefault="00531FD9" w:rsidP="00D420AC">
            <w:pPr>
              <w:ind w:right="29"/>
              <w:rPr>
                <w:rFonts w:ascii="TH SarabunPSK" w:hAnsi="TH SarabunPSK" w:cs="TH SarabunPSK"/>
                <w:sz w:val="28"/>
              </w:rPr>
            </w:pPr>
            <w:r w:rsidRPr="00B60D70">
              <w:rPr>
                <w:rFonts w:ascii="TH SarabunPSK" w:hAnsi="TH SarabunPSK" w:cs="TH SarabunPSK" w:hint="cs"/>
                <w:sz w:val="28"/>
                <w:cs/>
              </w:rPr>
              <w:t xml:space="preserve">การฝึกงานทางวิศวกรรมโยธา </w:t>
            </w:r>
          </w:p>
          <w:p w14:paraId="76C1A9A1" w14:textId="0DE57950" w:rsidR="00531FD9" w:rsidRPr="00B60D70" w:rsidRDefault="00531FD9" w:rsidP="00D420AC">
            <w:pPr>
              <w:ind w:right="29"/>
              <w:rPr>
                <w:rFonts w:ascii="TH SarabunPSK" w:hAnsi="TH SarabunPSK" w:cs="TH SarabunPSK"/>
                <w:sz w:val="28"/>
              </w:rPr>
            </w:pPr>
            <w:r w:rsidRPr="00B60D70">
              <w:rPr>
                <w:rFonts w:ascii="TH SarabunPSK" w:hAnsi="TH SarabunPSK" w:cs="TH SarabunPSK" w:hint="cs"/>
                <w:sz w:val="28"/>
                <w:cs/>
              </w:rPr>
              <w:t>(</w:t>
            </w:r>
            <w:r w:rsidRPr="00B60D70">
              <w:rPr>
                <w:rFonts w:ascii="TH SarabunPSK" w:hAnsi="TH SarabunPSK" w:cs="TH SarabunPSK" w:hint="cs"/>
                <w:sz w:val="28"/>
              </w:rPr>
              <w:t>Field Experience in Civil Engineering)</w:t>
            </w:r>
          </w:p>
        </w:tc>
        <w:tc>
          <w:tcPr>
            <w:tcW w:w="1162" w:type="dxa"/>
            <w:tcBorders>
              <w:top w:val="single" w:sz="4" w:space="0" w:color="auto"/>
              <w:left w:val="nil"/>
              <w:bottom w:val="single" w:sz="4" w:space="0" w:color="auto"/>
              <w:right w:val="single" w:sz="4" w:space="0" w:color="auto"/>
            </w:tcBorders>
          </w:tcPr>
          <w:p w14:paraId="7E958D8E" w14:textId="788E8085" w:rsidR="00531FD9" w:rsidRPr="00B60D70" w:rsidRDefault="00531FD9" w:rsidP="00D420AC">
            <w:pPr>
              <w:ind w:right="29"/>
              <w:jc w:val="right"/>
              <w:rPr>
                <w:rFonts w:ascii="TH SarabunPSK" w:hAnsi="TH SarabunPSK" w:cs="TH SarabunPSK"/>
                <w:sz w:val="28"/>
              </w:rPr>
            </w:pPr>
            <w:r w:rsidRPr="00B60D70">
              <w:rPr>
                <w:rFonts w:ascii="TH SarabunPSK" w:hAnsi="TH SarabunPSK" w:cs="TH SarabunPSK" w:hint="cs"/>
                <w:sz w:val="28"/>
              </w:rPr>
              <w:t>1 (S/U)</w:t>
            </w:r>
          </w:p>
        </w:tc>
      </w:tr>
      <w:tr w:rsidR="00B60D70" w:rsidRPr="00B60D70" w14:paraId="60827752" w14:textId="77777777" w:rsidTr="00D420AC">
        <w:tc>
          <w:tcPr>
            <w:tcW w:w="2263" w:type="dxa"/>
            <w:tcBorders>
              <w:right w:val="single" w:sz="4" w:space="0" w:color="auto"/>
            </w:tcBorders>
            <w:shd w:val="clear" w:color="auto" w:fill="F2F2F2" w:themeFill="background1" w:themeFillShade="F2"/>
          </w:tcPr>
          <w:p w14:paraId="0BDEA072" w14:textId="77777777" w:rsidR="00531FD9" w:rsidRPr="00B60D70" w:rsidRDefault="00531FD9" w:rsidP="00D420AC">
            <w:pPr>
              <w:ind w:right="29"/>
              <w:rPr>
                <w:rFonts w:ascii="TH SarabunPSK" w:hAnsi="TH SarabunPSK" w:cs="TH SarabunPSK"/>
                <w:sz w:val="28"/>
                <w:cs/>
              </w:rPr>
            </w:pPr>
            <w:r w:rsidRPr="00B60D70">
              <w:rPr>
                <w:rFonts w:ascii="TH SarabunPSK" w:hAnsi="TH SarabunPSK" w:cs="TH SarabunPSK" w:hint="cs"/>
                <w:sz w:val="28"/>
                <w:cs/>
              </w:rPr>
              <w:t>ผลลัพธ์การเรียนรู้รายวิชา</w:t>
            </w:r>
          </w:p>
        </w:tc>
        <w:tc>
          <w:tcPr>
            <w:tcW w:w="6751" w:type="dxa"/>
            <w:gridSpan w:val="2"/>
            <w:tcBorders>
              <w:top w:val="single" w:sz="4" w:space="0" w:color="auto"/>
              <w:left w:val="single" w:sz="4" w:space="0" w:color="auto"/>
              <w:bottom w:val="single" w:sz="4" w:space="0" w:color="auto"/>
              <w:right w:val="single" w:sz="4" w:space="0" w:color="auto"/>
            </w:tcBorders>
          </w:tcPr>
          <w:p w14:paraId="1A19AE48" w14:textId="77777777" w:rsidR="00531FD9" w:rsidRPr="00B60D70" w:rsidRDefault="00531FD9" w:rsidP="00FF7D50">
            <w:pPr>
              <w:pStyle w:val="af9"/>
              <w:numPr>
                <w:ilvl w:val="0"/>
                <w:numId w:val="100"/>
              </w:numPr>
              <w:ind w:left="256" w:right="29" w:hanging="256"/>
              <w:jc w:val="left"/>
              <w:rPr>
                <w:rFonts w:ascii="TH SarabunPSK" w:hAnsi="TH SarabunPSK" w:cs="TH SarabunPSK"/>
                <w:sz w:val="28"/>
              </w:rPr>
            </w:pPr>
            <w:r w:rsidRPr="00B60D70">
              <w:rPr>
                <w:rFonts w:ascii="TH SarabunPSK" w:hAnsi="TH SarabunPSK" w:cs="TH SarabunPSK" w:hint="cs"/>
                <w:sz w:val="28"/>
                <w:cs/>
              </w:rPr>
              <w:t>นำประมวลองค์ความรู้งานก่อสร้างใช้ในการฝึกงานภาคปฏิบัติจริง</w:t>
            </w:r>
          </w:p>
          <w:p w14:paraId="6E0F6AD6" w14:textId="039F7912" w:rsidR="00531FD9" w:rsidRPr="00B60D70" w:rsidRDefault="00531FD9" w:rsidP="00FF7D50">
            <w:pPr>
              <w:pStyle w:val="af9"/>
              <w:numPr>
                <w:ilvl w:val="0"/>
                <w:numId w:val="100"/>
              </w:numPr>
              <w:ind w:left="256" w:right="29" w:hanging="256"/>
              <w:jc w:val="left"/>
              <w:rPr>
                <w:rFonts w:ascii="TH SarabunPSK" w:hAnsi="TH SarabunPSK" w:cs="TH SarabunPSK"/>
                <w:sz w:val="28"/>
              </w:rPr>
            </w:pPr>
            <w:r w:rsidRPr="00B60D70">
              <w:rPr>
                <w:rFonts w:ascii="TH SarabunPSK" w:hAnsi="TH SarabunPSK" w:cs="TH SarabunPSK" w:hint="cs"/>
                <w:sz w:val="28"/>
                <w:cs/>
              </w:rPr>
              <w:t>ประยุกต์ความรู้ ทักษะ และความเป็นมืออาชีพในการปฏิบัติจริงอย่างถูกต้อง</w:t>
            </w:r>
          </w:p>
        </w:tc>
      </w:tr>
      <w:tr w:rsidR="00B60D70" w:rsidRPr="00B60D70" w14:paraId="072BEBC4" w14:textId="77777777" w:rsidTr="00D420AC">
        <w:trPr>
          <w:trHeight w:val="397"/>
        </w:trPr>
        <w:tc>
          <w:tcPr>
            <w:tcW w:w="2263" w:type="dxa"/>
            <w:shd w:val="clear" w:color="auto" w:fill="F2F2F2" w:themeFill="background1" w:themeFillShade="F2"/>
          </w:tcPr>
          <w:p w14:paraId="08286E11" w14:textId="77777777" w:rsidR="00531FD9" w:rsidRPr="00B60D70" w:rsidRDefault="00531FD9" w:rsidP="00D420AC">
            <w:pPr>
              <w:ind w:right="29"/>
              <w:rPr>
                <w:rFonts w:ascii="TH SarabunPSK" w:hAnsi="TH SarabunPSK" w:cs="TH SarabunPSK"/>
                <w:sz w:val="28"/>
              </w:rPr>
            </w:pPr>
            <w:r w:rsidRPr="00B60D70">
              <w:rPr>
                <w:rFonts w:ascii="TH SarabunPSK" w:hAnsi="TH SarabunPSK" w:cs="TH SarabunPSK" w:hint="cs"/>
                <w:sz w:val="28"/>
                <w:cs/>
              </w:rPr>
              <w:t>ช่วงเวลา</w:t>
            </w:r>
          </w:p>
        </w:tc>
        <w:tc>
          <w:tcPr>
            <w:tcW w:w="6751" w:type="dxa"/>
            <w:gridSpan w:val="2"/>
          </w:tcPr>
          <w:p w14:paraId="12133D86" w14:textId="77777777" w:rsidR="00531FD9" w:rsidRPr="00B60D70" w:rsidRDefault="00531FD9" w:rsidP="00D420AC">
            <w:pPr>
              <w:ind w:right="29"/>
              <w:rPr>
                <w:rFonts w:ascii="TH SarabunPSK" w:hAnsi="TH SarabunPSK" w:cs="TH SarabunPSK"/>
                <w:sz w:val="28"/>
              </w:rPr>
            </w:pPr>
            <w:r w:rsidRPr="00B60D70">
              <w:rPr>
                <w:rFonts w:ascii="TH SarabunPSK" w:hAnsi="TH SarabunPSK" w:cs="TH SarabunPSK" w:hint="cs"/>
                <w:sz w:val="28"/>
                <w:cs/>
              </w:rPr>
              <w:t xml:space="preserve">ชั้นปีที่ </w:t>
            </w:r>
            <w:r w:rsidRPr="00B60D70">
              <w:rPr>
                <w:rFonts w:ascii="TH SarabunPSK" w:hAnsi="TH SarabunPSK" w:cs="TH SarabunPSK" w:hint="cs"/>
                <w:sz w:val="28"/>
              </w:rPr>
              <w:t>3</w:t>
            </w:r>
            <w:r w:rsidRPr="00B60D70">
              <w:rPr>
                <w:rFonts w:ascii="TH SarabunPSK" w:hAnsi="TH SarabunPSK" w:cs="TH SarabunPSK" w:hint="cs"/>
                <w:sz w:val="28"/>
                <w:cs/>
              </w:rPr>
              <w:t xml:space="preserve"> ภาคการศึกษาพิเศษ</w:t>
            </w:r>
          </w:p>
        </w:tc>
      </w:tr>
      <w:tr w:rsidR="00B60D70" w:rsidRPr="00B60D70" w14:paraId="04F1A2C9" w14:textId="77777777" w:rsidTr="00D420AC">
        <w:trPr>
          <w:trHeight w:val="397"/>
        </w:trPr>
        <w:tc>
          <w:tcPr>
            <w:tcW w:w="2263" w:type="dxa"/>
            <w:shd w:val="clear" w:color="auto" w:fill="F2F2F2" w:themeFill="background1" w:themeFillShade="F2"/>
          </w:tcPr>
          <w:p w14:paraId="3B006684" w14:textId="77777777" w:rsidR="00531FD9" w:rsidRPr="00B60D70" w:rsidRDefault="00531FD9" w:rsidP="00D420AC">
            <w:pPr>
              <w:ind w:right="29"/>
              <w:rPr>
                <w:rFonts w:ascii="TH SarabunPSK" w:hAnsi="TH SarabunPSK" w:cs="TH SarabunPSK"/>
                <w:sz w:val="28"/>
                <w:cs/>
              </w:rPr>
            </w:pPr>
            <w:r w:rsidRPr="00B60D70">
              <w:rPr>
                <w:rFonts w:ascii="TH SarabunPSK" w:hAnsi="TH SarabunPSK" w:cs="TH SarabunPSK" w:hint="cs"/>
                <w:sz w:val="28"/>
                <w:cs/>
              </w:rPr>
              <w:t>ระยะเวลา</w:t>
            </w:r>
          </w:p>
        </w:tc>
        <w:tc>
          <w:tcPr>
            <w:tcW w:w="6751" w:type="dxa"/>
            <w:gridSpan w:val="2"/>
          </w:tcPr>
          <w:p w14:paraId="1969A528" w14:textId="06385C6E" w:rsidR="00531FD9" w:rsidRPr="00B60D70" w:rsidRDefault="00531FD9" w:rsidP="00D420AC">
            <w:pPr>
              <w:ind w:right="29"/>
              <w:rPr>
                <w:rFonts w:ascii="TH SarabunPSK" w:hAnsi="TH SarabunPSK" w:cs="TH SarabunPSK"/>
                <w:sz w:val="28"/>
              </w:rPr>
            </w:pPr>
            <w:r w:rsidRPr="00B60D70">
              <w:rPr>
                <w:rFonts w:ascii="TH SarabunPSK" w:hAnsi="TH SarabunPSK" w:cs="TH SarabunPSK" w:hint="cs"/>
                <w:sz w:val="28"/>
                <w:cs/>
              </w:rPr>
              <w:t xml:space="preserve">ไม่น้อยกว่า </w:t>
            </w:r>
            <w:r w:rsidRPr="00B60D70">
              <w:rPr>
                <w:rFonts w:ascii="TH SarabunPSK" w:hAnsi="TH SarabunPSK" w:cs="TH SarabunPSK" w:hint="cs"/>
                <w:sz w:val="28"/>
              </w:rPr>
              <w:t xml:space="preserve">30 </w:t>
            </w:r>
            <w:r w:rsidRPr="00B60D70">
              <w:rPr>
                <w:rFonts w:ascii="TH SarabunPSK" w:hAnsi="TH SarabunPSK" w:cs="TH SarabunPSK" w:hint="cs"/>
                <w:sz w:val="28"/>
                <w:cs/>
              </w:rPr>
              <w:t xml:space="preserve">วัน หรือ </w:t>
            </w:r>
            <w:r w:rsidRPr="00B60D70">
              <w:rPr>
                <w:rFonts w:ascii="TH SarabunPSK" w:hAnsi="TH SarabunPSK" w:cs="TH SarabunPSK" w:hint="cs"/>
                <w:sz w:val="28"/>
              </w:rPr>
              <w:t>2</w:t>
            </w:r>
            <w:r w:rsidR="00E55191" w:rsidRPr="00B60D70">
              <w:rPr>
                <w:rFonts w:ascii="TH SarabunPSK" w:hAnsi="TH SarabunPSK" w:cs="TH SarabunPSK"/>
                <w:sz w:val="28"/>
              </w:rPr>
              <w:t>4</w:t>
            </w:r>
            <w:r w:rsidRPr="00B60D70">
              <w:rPr>
                <w:rFonts w:ascii="TH SarabunPSK" w:hAnsi="TH SarabunPSK" w:cs="TH SarabunPSK" w:hint="cs"/>
                <w:sz w:val="28"/>
              </w:rPr>
              <w:t xml:space="preserve">0 </w:t>
            </w:r>
            <w:r w:rsidRPr="00B60D70">
              <w:rPr>
                <w:rFonts w:ascii="TH SarabunPSK" w:hAnsi="TH SarabunPSK" w:cs="TH SarabunPSK" w:hint="cs"/>
                <w:sz w:val="28"/>
                <w:cs/>
              </w:rPr>
              <w:t>ชั่วโมง</w:t>
            </w:r>
          </w:p>
        </w:tc>
      </w:tr>
      <w:tr w:rsidR="00B60D70" w:rsidRPr="00B60D70" w14:paraId="1F000A09" w14:textId="77777777" w:rsidTr="00D420AC">
        <w:trPr>
          <w:trHeight w:val="397"/>
        </w:trPr>
        <w:tc>
          <w:tcPr>
            <w:tcW w:w="2263" w:type="dxa"/>
            <w:shd w:val="clear" w:color="auto" w:fill="F2F2F2" w:themeFill="background1" w:themeFillShade="F2"/>
          </w:tcPr>
          <w:p w14:paraId="44FEB5C9" w14:textId="77777777" w:rsidR="00531FD9" w:rsidRPr="00B60D70" w:rsidRDefault="00531FD9" w:rsidP="00D420AC">
            <w:pPr>
              <w:ind w:right="29"/>
              <w:rPr>
                <w:rFonts w:ascii="TH SarabunPSK" w:hAnsi="TH SarabunPSK" w:cs="TH SarabunPSK"/>
                <w:sz w:val="28"/>
                <w:cs/>
              </w:rPr>
            </w:pPr>
            <w:r w:rsidRPr="00B60D70">
              <w:rPr>
                <w:rFonts w:ascii="TH SarabunPSK" w:hAnsi="TH SarabunPSK" w:cs="TH SarabunPSK" w:hint="cs"/>
                <w:sz w:val="28"/>
                <w:cs/>
              </w:rPr>
              <w:t>การเตรียมการ</w:t>
            </w:r>
          </w:p>
        </w:tc>
        <w:tc>
          <w:tcPr>
            <w:tcW w:w="6751" w:type="dxa"/>
            <w:gridSpan w:val="2"/>
          </w:tcPr>
          <w:p w14:paraId="7A90C5C5" w14:textId="77777777" w:rsidR="00531FD9" w:rsidRPr="00B60D70" w:rsidRDefault="00531FD9" w:rsidP="00D420AC">
            <w:pPr>
              <w:ind w:right="29"/>
              <w:rPr>
                <w:rFonts w:ascii="TH SarabunPSK" w:hAnsi="TH SarabunPSK" w:cs="TH SarabunPSK"/>
                <w:sz w:val="28"/>
                <w:cs/>
              </w:rPr>
            </w:pPr>
            <w:r w:rsidRPr="00B60D70">
              <w:rPr>
                <w:rFonts w:ascii="TH SarabunPSK" w:hAnsi="TH SarabunPSK" w:cs="TH SarabunPSK" w:hint="cs"/>
                <w:sz w:val="28"/>
                <w:cs/>
              </w:rPr>
              <w:t xml:space="preserve">เตรียมความพร้อมก่อนออกฝึกงาน </w:t>
            </w:r>
          </w:p>
        </w:tc>
      </w:tr>
      <w:tr w:rsidR="00B60D70" w:rsidRPr="00B60D70" w14:paraId="40EFBCDE" w14:textId="77777777" w:rsidTr="00D420AC">
        <w:trPr>
          <w:trHeight w:val="397"/>
        </w:trPr>
        <w:tc>
          <w:tcPr>
            <w:tcW w:w="2263" w:type="dxa"/>
            <w:shd w:val="clear" w:color="auto" w:fill="F2F2F2" w:themeFill="background1" w:themeFillShade="F2"/>
          </w:tcPr>
          <w:p w14:paraId="5F8DAB4C" w14:textId="165E88C7" w:rsidR="00531FD9" w:rsidRPr="00B60D70" w:rsidRDefault="00531FD9" w:rsidP="00D420AC">
            <w:pPr>
              <w:ind w:right="29"/>
              <w:rPr>
                <w:rFonts w:ascii="TH SarabunPSK" w:hAnsi="TH SarabunPSK" w:cs="TH SarabunPSK"/>
                <w:sz w:val="28"/>
                <w:cs/>
              </w:rPr>
            </w:pPr>
            <w:r w:rsidRPr="00B60D70">
              <w:rPr>
                <w:rFonts w:ascii="TH SarabunPSK" w:hAnsi="TH SarabunPSK" w:cs="TH SarabunPSK" w:hint="cs"/>
                <w:sz w:val="28"/>
                <w:cs/>
              </w:rPr>
              <w:lastRenderedPageBreak/>
              <w:t>การจัดการเรียนรู้</w:t>
            </w:r>
          </w:p>
        </w:tc>
        <w:tc>
          <w:tcPr>
            <w:tcW w:w="6751" w:type="dxa"/>
            <w:gridSpan w:val="2"/>
          </w:tcPr>
          <w:p w14:paraId="58F16D02" w14:textId="77777777" w:rsidR="00531FD9" w:rsidRPr="00B60D70" w:rsidRDefault="00531FD9" w:rsidP="00D420AC">
            <w:pPr>
              <w:ind w:right="29"/>
              <w:rPr>
                <w:rFonts w:ascii="TH SarabunPSK" w:hAnsi="TH SarabunPSK" w:cs="TH SarabunPSK"/>
                <w:sz w:val="28"/>
                <w:cs/>
              </w:rPr>
            </w:pPr>
            <w:r w:rsidRPr="00B60D70">
              <w:rPr>
                <w:rFonts w:ascii="TH SarabunPSK" w:hAnsi="TH SarabunPSK" w:cs="TH SarabunPSK" w:hint="cs"/>
                <w:sz w:val="28"/>
                <w:cs/>
              </w:rPr>
              <w:t>จัดประชุมแบบออนไลน์ และติดตาม ณ สถานที่ปฏิบัติงาน</w:t>
            </w:r>
          </w:p>
        </w:tc>
      </w:tr>
      <w:tr w:rsidR="00B60D70" w:rsidRPr="00B60D70" w14:paraId="224CFA22" w14:textId="77777777" w:rsidTr="00D420AC">
        <w:tc>
          <w:tcPr>
            <w:tcW w:w="2263" w:type="dxa"/>
            <w:shd w:val="clear" w:color="auto" w:fill="F2F2F2" w:themeFill="background1" w:themeFillShade="F2"/>
          </w:tcPr>
          <w:p w14:paraId="482D7401" w14:textId="77777777" w:rsidR="00531FD9" w:rsidRPr="00B60D70" w:rsidRDefault="00531FD9" w:rsidP="00D420AC">
            <w:pPr>
              <w:ind w:right="29"/>
              <w:jc w:val="left"/>
              <w:rPr>
                <w:rFonts w:ascii="TH SarabunPSK" w:hAnsi="TH SarabunPSK" w:cs="TH SarabunPSK"/>
                <w:sz w:val="28"/>
                <w:cs/>
              </w:rPr>
            </w:pPr>
            <w:r w:rsidRPr="00B60D70">
              <w:rPr>
                <w:rFonts w:ascii="TH SarabunPSK" w:hAnsi="TH SarabunPSK" w:cs="TH SarabunPSK" w:hint="cs"/>
                <w:sz w:val="28"/>
                <w:cs/>
              </w:rPr>
              <w:t>หลักฐานและกระบวนการประเมินผล</w:t>
            </w:r>
          </w:p>
        </w:tc>
        <w:tc>
          <w:tcPr>
            <w:tcW w:w="6751" w:type="dxa"/>
            <w:gridSpan w:val="2"/>
          </w:tcPr>
          <w:p w14:paraId="12C81EA9" w14:textId="77777777" w:rsidR="00531FD9" w:rsidRPr="00B60D70" w:rsidRDefault="00531FD9" w:rsidP="00D420AC">
            <w:pPr>
              <w:ind w:right="29"/>
              <w:jc w:val="left"/>
              <w:rPr>
                <w:rFonts w:ascii="TH SarabunPSK" w:hAnsi="TH SarabunPSK" w:cs="TH SarabunPSK"/>
                <w:sz w:val="28"/>
                <w:cs/>
              </w:rPr>
            </w:pPr>
            <w:r w:rsidRPr="00B60D70">
              <w:rPr>
                <w:rFonts w:ascii="TH SarabunPSK" w:hAnsi="TH SarabunPSK" w:cs="TH SarabunPSK" w:hint="cs"/>
                <w:sz w:val="28"/>
                <w:cs/>
              </w:rPr>
              <w:t xml:space="preserve">แฟ้มสะสมผลงานหรือรายงานการฝึกงานที่สะท้อนถึงทักษะ ความสามารถ และกรอบคิดแบบเติบโตซึ่งประเมินผลด้วยรูบริก </w:t>
            </w:r>
          </w:p>
        </w:tc>
      </w:tr>
    </w:tbl>
    <w:p w14:paraId="382DC585" w14:textId="77777777" w:rsidR="00531FD9" w:rsidRPr="00B60D70" w:rsidRDefault="00531FD9" w:rsidP="00592146">
      <w:pPr>
        <w:rPr>
          <w:rFonts w:ascii="TH SarabunPSK" w:hAnsi="TH SarabunPSK" w:cs="TH SarabunPSK"/>
        </w:rPr>
      </w:pPr>
    </w:p>
    <w:p w14:paraId="62DDD971" w14:textId="2ECD7E0F" w:rsidR="009E6917" w:rsidRPr="00B60D70" w:rsidRDefault="00924445" w:rsidP="00924445">
      <w:pPr>
        <w:ind w:left="1418"/>
        <w:rPr>
          <w:rFonts w:ascii="TH SarabunPSK" w:hAnsi="TH SarabunPSK" w:cs="TH SarabunPSK"/>
          <w:cs/>
        </w:rPr>
      </w:pPr>
      <w:r w:rsidRPr="00B60D70">
        <w:rPr>
          <w:rFonts w:ascii="TH SarabunPSK" w:eastAsia="Wingdings 2" w:hAnsi="TH SarabunPSK" w:cs="TH SarabunPSK" w:hint="cs"/>
          <w:cs/>
        </w:rPr>
        <w:t>-</w:t>
      </w:r>
      <w:r w:rsidR="00BD7F9D" w:rsidRPr="00B60D70">
        <w:rPr>
          <w:rFonts w:ascii="TH SarabunPSK" w:hAnsi="TH SarabunPSK" w:cs="TH SarabunPSK" w:hint="cs"/>
          <w:cs/>
        </w:rPr>
        <w:t xml:space="preserve"> </w:t>
      </w:r>
      <w:r w:rsidR="00D756E0" w:rsidRPr="00B60D70">
        <w:rPr>
          <w:rFonts w:ascii="TH SarabunPSK" w:hAnsi="TH SarabunPSK" w:cs="TH SarabunPSK" w:hint="cs"/>
          <w:cs/>
          <w:lang w:val="th-TH"/>
        </w:rPr>
        <w:t>ฝึกประสบการณ์วิชาชีพครู</w:t>
      </w:r>
    </w:p>
    <w:p w14:paraId="0FE0979A" w14:textId="77777777" w:rsidR="00216F24" w:rsidRPr="00B60D70" w:rsidRDefault="00216F24" w:rsidP="00216F24">
      <w:pPr>
        <w:ind w:left="1022" w:right="29"/>
        <w:jc w:val="both"/>
        <w:rPr>
          <w:rFonts w:ascii="TH SarabunPSK" w:hAnsi="TH SarabunPSK" w:cs="TH SarabunPSK"/>
        </w:rPr>
      </w:pPr>
      <w:r w:rsidRPr="00B60D70">
        <w:rPr>
          <w:rFonts w:ascii="TH SarabunPSK" w:hAnsi="TH SarabunPSK" w:cs="TH SarabunPSK" w:hint="cs"/>
        </w:rPr>
        <w:sym w:font="Wingdings 2" w:char="F052"/>
      </w:r>
      <w:r w:rsidRPr="00B60D70">
        <w:rPr>
          <w:rFonts w:ascii="TH SarabunPSK" w:hAnsi="TH SarabunPSK" w:cs="TH SarabunPSK" w:hint="cs"/>
          <w:cs/>
        </w:rPr>
        <w:t xml:space="preserve"> การฝึกประสบการณ์วิชาชีพ (</w:t>
      </w:r>
      <w:r w:rsidRPr="00B60D70">
        <w:rPr>
          <w:rFonts w:ascii="TH SarabunPSK" w:hAnsi="TH SarabunPSK" w:cs="TH SarabunPSK" w:hint="cs"/>
        </w:rPr>
        <w:t>Internship/Practicum</w:t>
      </w:r>
      <w:r w:rsidRPr="00B60D70">
        <w:rPr>
          <w:rFonts w:ascii="TH SarabunPSK" w:hAnsi="TH SarabunPSK" w:cs="TH SarabunPSK" w:hint="cs"/>
          <w:cs/>
        </w:rPr>
        <w:t>)</w:t>
      </w:r>
    </w:p>
    <w:p w14:paraId="36249FB9" w14:textId="77777777" w:rsidR="00216F24" w:rsidRPr="00B60D70" w:rsidRDefault="00216F24" w:rsidP="00216F24">
      <w:pPr>
        <w:ind w:right="29" w:firstLine="1050"/>
        <w:rPr>
          <w:rFonts w:ascii="TH SarabunPSK" w:hAnsi="TH SarabunPSK" w:cs="TH SarabunPSK"/>
        </w:rPr>
      </w:pPr>
      <w:r w:rsidRPr="00B60D70">
        <w:rPr>
          <w:rFonts w:ascii="TH SarabunPSK" w:hAnsi="TH SarabunPSK" w:cs="TH SarabunPSK" w:hint="cs"/>
          <w:cs/>
        </w:rPr>
        <w:t>นักศึกษาทุกคนจะต้องฝึกปฏิบัติประสบการณ์วิชาชีพการสอนในสถานศึกษาในชั้นปีที่ 1-5</w:t>
      </w:r>
      <w:r w:rsidRPr="00B60D70">
        <w:rPr>
          <w:rFonts w:ascii="TH SarabunPSK" w:hAnsi="TH SarabunPSK" w:cs="TH SarabunPSK" w:hint="cs"/>
        </w:rPr>
        <w:t xml:space="preserve"> </w:t>
      </w:r>
      <w:r w:rsidRPr="00B60D70">
        <w:rPr>
          <w:rFonts w:ascii="TH SarabunPSK" w:hAnsi="TH SarabunPSK" w:cs="TH SarabunPSK" w:hint="cs"/>
          <w:cs/>
        </w:rPr>
        <w:t>โดยมีหน่วยกิตรวมทั้ง 19 หน่วยกิต ดังนี้</w:t>
      </w:r>
    </w:p>
    <w:tbl>
      <w:tblPr>
        <w:tblStyle w:val="af6"/>
        <w:tblW w:w="9014" w:type="dxa"/>
        <w:tblLook w:val="04A0" w:firstRow="1" w:lastRow="0" w:firstColumn="1" w:lastColumn="0" w:noHBand="0" w:noVBand="1"/>
      </w:tblPr>
      <w:tblGrid>
        <w:gridCol w:w="2263"/>
        <w:gridCol w:w="5448"/>
        <w:gridCol w:w="1303"/>
      </w:tblGrid>
      <w:tr w:rsidR="00B60D70" w:rsidRPr="00B60D70" w14:paraId="46781396" w14:textId="77777777" w:rsidTr="00216F24">
        <w:tc>
          <w:tcPr>
            <w:tcW w:w="2263" w:type="dxa"/>
            <w:vMerge w:val="restart"/>
            <w:tcBorders>
              <w:right w:val="single" w:sz="4" w:space="0" w:color="auto"/>
            </w:tcBorders>
            <w:shd w:val="clear" w:color="auto" w:fill="F2F2F2" w:themeFill="background1" w:themeFillShade="F2"/>
          </w:tcPr>
          <w:p w14:paraId="36105F90" w14:textId="77777777" w:rsidR="00216F24" w:rsidRPr="00B60D70" w:rsidRDefault="00216F24" w:rsidP="00D420AC">
            <w:pPr>
              <w:ind w:right="29"/>
              <w:rPr>
                <w:rFonts w:ascii="TH SarabunPSK" w:hAnsi="TH SarabunPSK" w:cs="TH SarabunPSK"/>
                <w:sz w:val="28"/>
                <w:cs/>
              </w:rPr>
            </w:pPr>
            <w:r w:rsidRPr="00B60D70">
              <w:rPr>
                <w:rFonts w:ascii="TH SarabunPSK" w:hAnsi="TH SarabunPSK" w:cs="TH SarabunPSK" w:hint="cs"/>
                <w:sz w:val="28"/>
                <w:cs/>
              </w:rPr>
              <w:t>รายวิชา</w:t>
            </w:r>
          </w:p>
        </w:tc>
        <w:tc>
          <w:tcPr>
            <w:tcW w:w="5448" w:type="dxa"/>
            <w:tcBorders>
              <w:top w:val="single" w:sz="4" w:space="0" w:color="auto"/>
              <w:left w:val="single" w:sz="4" w:space="0" w:color="auto"/>
              <w:bottom w:val="single" w:sz="4" w:space="0" w:color="auto"/>
              <w:right w:val="single" w:sz="4" w:space="0" w:color="auto"/>
            </w:tcBorders>
          </w:tcPr>
          <w:p w14:paraId="2D2EEB9C" w14:textId="480FE8CF" w:rsidR="00216F24" w:rsidRPr="00B60D70" w:rsidRDefault="00B91175" w:rsidP="00216F24">
            <w:pPr>
              <w:ind w:left="743" w:right="26" w:hanging="743"/>
              <w:rPr>
                <w:rFonts w:ascii="TH SarabunPSK" w:hAnsi="TH SarabunPSK" w:cs="TH SarabunPSK"/>
                <w:sz w:val="28"/>
              </w:rPr>
            </w:pPr>
            <w:r w:rsidRPr="00B60D70">
              <w:rPr>
                <w:rFonts w:ascii="TH SarabunPSK" w:hAnsi="TH SarabunPSK" w:cs="TH SarabunPSK" w:hint="cs"/>
                <w:sz w:val="28"/>
              </w:rPr>
              <w:t xml:space="preserve">CTE </w:t>
            </w:r>
            <w:r w:rsidR="00216F24" w:rsidRPr="00B60D70">
              <w:rPr>
                <w:rFonts w:ascii="TH SarabunPSK" w:hAnsi="TH SarabunPSK" w:cs="TH SarabunPSK" w:hint="cs"/>
                <w:sz w:val="28"/>
              </w:rPr>
              <w:t>198</w:t>
            </w:r>
            <w:r w:rsidR="00216F24" w:rsidRPr="00B60D70">
              <w:rPr>
                <w:rFonts w:ascii="TH SarabunPSK" w:hAnsi="TH SarabunPSK" w:cs="TH SarabunPSK" w:hint="cs"/>
                <w:sz w:val="28"/>
              </w:rPr>
              <w:tab/>
            </w:r>
            <w:r w:rsidR="00482553" w:rsidRPr="00B60D70">
              <w:rPr>
                <w:rFonts w:ascii="TH SarabunPSK" w:hAnsi="TH SarabunPSK" w:cs="TH SarabunPSK"/>
                <w:sz w:val="28"/>
                <w:cs/>
              </w:rPr>
              <w:t xml:space="preserve">การฝึกประสบการณ์วิชาชีพช่างโยธา </w:t>
            </w:r>
            <w:r w:rsidR="00482553" w:rsidRPr="00B60D70">
              <w:rPr>
                <w:rFonts w:ascii="TH SarabunPSK" w:hAnsi="TH SarabunPSK" w:cs="TH SarabunPSK"/>
                <w:sz w:val="28"/>
              </w:rPr>
              <w:t>1</w:t>
            </w:r>
          </w:p>
        </w:tc>
        <w:tc>
          <w:tcPr>
            <w:tcW w:w="1303" w:type="dxa"/>
            <w:tcBorders>
              <w:top w:val="single" w:sz="4" w:space="0" w:color="auto"/>
              <w:left w:val="single" w:sz="4" w:space="0" w:color="auto"/>
              <w:bottom w:val="single" w:sz="4" w:space="0" w:color="auto"/>
              <w:right w:val="single" w:sz="4" w:space="0" w:color="auto"/>
            </w:tcBorders>
          </w:tcPr>
          <w:p w14:paraId="7C118068" w14:textId="06947A6F" w:rsidR="00216F24" w:rsidRPr="00B60D70" w:rsidRDefault="00216F24" w:rsidP="00D420AC">
            <w:pPr>
              <w:ind w:right="29"/>
              <w:jc w:val="right"/>
              <w:rPr>
                <w:rFonts w:ascii="TH SarabunPSK" w:hAnsi="TH SarabunPSK" w:cs="TH SarabunPSK"/>
                <w:sz w:val="28"/>
                <w:szCs w:val="28"/>
              </w:rPr>
            </w:pPr>
            <w:r w:rsidRPr="00B60D70">
              <w:rPr>
                <w:rFonts w:ascii="TH SarabunPSK" w:hAnsi="TH SarabunPSK" w:cs="TH SarabunPSK" w:hint="cs"/>
                <w:sz w:val="28"/>
                <w:szCs w:val="28"/>
              </w:rPr>
              <w:t>1 (0-</w:t>
            </w:r>
            <w:r w:rsidR="00C57B68" w:rsidRPr="00B60D70">
              <w:rPr>
                <w:rFonts w:ascii="TH SarabunPSK" w:hAnsi="TH SarabunPSK" w:cs="TH SarabunPSK"/>
                <w:sz w:val="28"/>
                <w:szCs w:val="28"/>
              </w:rPr>
              <w:t>3</w:t>
            </w:r>
            <w:r w:rsidRPr="00B60D70">
              <w:rPr>
                <w:rFonts w:ascii="TH SarabunPSK" w:hAnsi="TH SarabunPSK" w:cs="TH SarabunPSK" w:hint="cs"/>
                <w:sz w:val="28"/>
                <w:szCs w:val="28"/>
              </w:rPr>
              <w:t>-3)</w:t>
            </w:r>
          </w:p>
        </w:tc>
      </w:tr>
      <w:tr w:rsidR="00B60D70" w:rsidRPr="00B60D70" w14:paraId="05E809D5" w14:textId="77777777" w:rsidTr="00216F24">
        <w:tc>
          <w:tcPr>
            <w:tcW w:w="2263" w:type="dxa"/>
            <w:vMerge/>
            <w:tcBorders>
              <w:right w:val="single" w:sz="4" w:space="0" w:color="auto"/>
            </w:tcBorders>
            <w:shd w:val="clear" w:color="auto" w:fill="F2F2F2" w:themeFill="background1" w:themeFillShade="F2"/>
          </w:tcPr>
          <w:p w14:paraId="07943A70" w14:textId="77777777" w:rsidR="00216F24" w:rsidRPr="00B60D70" w:rsidRDefault="00216F24" w:rsidP="00216F24">
            <w:pPr>
              <w:ind w:right="29"/>
              <w:rPr>
                <w:rFonts w:ascii="TH SarabunPSK" w:hAnsi="TH SarabunPSK" w:cs="TH SarabunPSK"/>
                <w:sz w:val="28"/>
                <w:cs/>
              </w:rPr>
            </w:pPr>
          </w:p>
        </w:tc>
        <w:tc>
          <w:tcPr>
            <w:tcW w:w="5448" w:type="dxa"/>
            <w:tcBorders>
              <w:top w:val="single" w:sz="4" w:space="0" w:color="auto"/>
              <w:left w:val="single" w:sz="4" w:space="0" w:color="auto"/>
              <w:bottom w:val="single" w:sz="4" w:space="0" w:color="auto"/>
              <w:right w:val="single" w:sz="4" w:space="0" w:color="auto"/>
            </w:tcBorders>
          </w:tcPr>
          <w:p w14:paraId="5C927F1A" w14:textId="04367384" w:rsidR="00216F24" w:rsidRPr="00B60D70" w:rsidRDefault="00B91175" w:rsidP="00216F24">
            <w:pPr>
              <w:ind w:left="743" w:right="26" w:hanging="743"/>
              <w:rPr>
                <w:rFonts w:ascii="TH SarabunPSK" w:hAnsi="TH SarabunPSK" w:cs="TH SarabunPSK"/>
                <w:sz w:val="28"/>
              </w:rPr>
            </w:pPr>
            <w:r w:rsidRPr="00B60D70">
              <w:rPr>
                <w:rFonts w:ascii="TH SarabunPSK" w:hAnsi="TH SarabunPSK" w:cs="TH SarabunPSK" w:hint="cs"/>
                <w:sz w:val="28"/>
              </w:rPr>
              <w:t xml:space="preserve">CTE </w:t>
            </w:r>
            <w:r w:rsidR="00216F24" w:rsidRPr="00B60D70">
              <w:rPr>
                <w:rFonts w:ascii="TH SarabunPSK" w:hAnsi="TH SarabunPSK" w:cs="TH SarabunPSK" w:hint="cs"/>
                <w:sz w:val="28"/>
              </w:rPr>
              <w:t>298</w:t>
            </w:r>
            <w:r w:rsidR="00216F24" w:rsidRPr="00B60D70">
              <w:rPr>
                <w:rFonts w:ascii="TH SarabunPSK" w:hAnsi="TH SarabunPSK" w:cs="TH SarabunPSK" w:hint="cs"/>
                <w:sz w:val="28"/>
              </w:rPr>
              <w:tab/>
            </w:r>
            <w:r w:rsidR="000257E6" w:rsidRPr="00B60D70">
              <w:rPr>
                <w:rFonts w:ascii="TH SarabunPSK" w:hAnsi="TH SarabunPSK" w:cs="TH SarabunPSK"/>
                <w:sz w:val="28"/>
                <w:cs/>
              </w:rPr>
              <w:t>การฝึกประสบการณ์วิชาชีพช่างโยธา 2</w:t>
            </w:r>
          </w:p>
        </w:tc>
        <w:tc>
          <w:tcPr>
            <w:tcW w:w="1303" w:type="dxa"/>
            <w:tcBorders>
              <w:top w:val="single" w:sz="4" w:space="0" w:color="auto"/>
              <w:left w:val="single" w:sz="4" w:space="0" w:color="auto"/>
              <w:bottom w:val="single" w:sz="4" w:space="0" w:color="auto"/>
              <w:right w:val="single" w:sz="4" w:space="0" w:color="auto"/>
            </w:tcBorders>
          </w:tcPr>
          <w:p w14:paraId="7B22ECEC" w14:textId="1B90723F" w:rsidR="00216F24" w:rsidRPr="00B60D70" w:rsidRDefault="00216F24" w:rsidP="00216F24">
            <w:pPr>
              <w:ind w:right="29"/>
              <w:jc w:val="right"/>
              <w:rPr>
                <w:rFonts w:ascii="TH SarabunPSK" w:hAnsi="TH SarabunPSK" w:cs="TH SarabunPSK"/>
                <w:sz w:val="28"/>
                <w:szCs w:val="28"/>
              </w:rPr>
            </w:pPr>
            <w:r w:rsidRPr="00B60D70">
              <w:rPr>
                <w:rFonts w:ascii="TH SarabunPSK" w:hAnsi="TH SarabunPSK" w:cs="TH SarabunPSK" w:hint="cs"/>
                <w:sz w:val="28"/>
                <w:szCs w:val="28"/>
              </w:rPr>
              <w:t>1 (0-</w:t>
            </w:r>
            <w:r w:rsidR="00C57B68" w:rsidRPr="00B60D70">
              <w:rPr>
                <w:rFonts w:ascii="TH SarabunPSK" w:hAnsi="TH SarabunPSK" w:cs="TH SarabunPSK"/>
                <w:sz w:val="28"/>
                <w:szCs w:val="28"/>
              </w:rPr>
              <w:t>3</w:t>
            </w:r>
            <w:r w:rsidRPr="00B60D70">
              <w:rPr>
                <w:rFonts w:ascii="TH SarabunPSK" w:hAnsi="TH SarabunPSK" w:cs="TH SarabunPSK" w:hint="cs"/>
                <w:sz w:val="28"/>
                <w:szCs w:val="28"/>
              </w:rPr>
              <w:t>-3)</w:t>
            </w:r>
          </w:p>
        </w:tc>
      </w:tr>
      <w:tr w:rsidR="00B60D70" w:rsidRPr="00B60D70" w14:paraId="7A2C2B4C" w14:textId="77777777" w:rsidTr="00216F24">
        <w:tc>
          <w:tcPr>
            <w:tcW w:w="2263" w:type="dxa"/>
            <w:vMerge/>
            <w:tcBorders>
              <w:right w:val="single" w:sz="4" w:space="0" w:color="auto"/>
            </w:tcBorders>
            <w:shd w:val="clear" w:color="auto" w:fill="F2F2F2" w:themeFill="background1" w:themeFillShade="F2"/>
          </w:tcPr>
          <w:p w14:paraId="31CDD9AA" w14:textId="77777777" w:rsidR="00216F24" w:rsidRPr="00B60D70" w:rsidRDefault="00216F24" w:rsidP="00216F24">
            <w:pPr>
              <w:ind w:right="29"/>
              <w:rPr>
                <w:rFonts w:ascii="TH SarabunPSK" w:hAnsi="TH SarabunPSK" w:cs="TH SarabunPSK"/>
                <w:sz w:val="28"/>
                <w:cs/>
              </w:rPr>
            </w:pPr>
          </w:p>
        </w:tc>
        <w:tc>
          <w:tcPr>
            <w:tcW w:w="5448" w:type="dxa"/>
            <w:tcBorders>
              <w:top w:val="single" w:sz="4" w:space="0" w:color="auto"/>
              <w:left w:val="single" w:sz="4" w:space="0" w:color="auto"/>
              <w:bottom w:val="single" w:sz="4" w:space="0" w:color="auto"/>
              <w:right w:val="single" w:sz="4" w:space="0" w:color="auto"/>
            </w:tcBorders>
          </w:tcPr>
          <w:p w14:paraId="41242BD2" w14:textId="582FE0AD" w:rsidR="00216F24" w:rsidRPr="00B60D70" w:rsidRDefault="00B91175" w:rsidP="00216F24">
            <w:pPr>
              <w:ind w:left="743" w:right="26" w:hanging="743"/>
              <w:rPr>
                <w:rFonts w:ascii="TH SarabunPSK" w:hAnsi="TH SarabunPSK" w:cs="TH SarabunPSK"/>
                <w:sz w:val="28"/>
              </w:rPr>
            </w:pPr>
            <w:r w:rsidRPr="00B60D70">
              <w:rPr>
                <w:rFonts w:ascii="TH SarabunPSK" w:hAnsi="TH SarabunPSK" w:cs="TH SarabunPSK" w:hint="cs"/>
                <w:sz w:val="28"/>
              </w:rPr>
              <w:t xml:space="preserve">CTE </w:t>
            </w:r>
            <w:r w:rsidR="00216F24" w:rsidRPr="00B60D70">
              <w:rPr>
                <w:rFonts w:ascii="TH SarabunPSK" w:hAnsi="TH SarabunPSK" w:cs="TH SarabunPSK" w:hint="cs"/>
                <w:sz w:val="28"/>
              </w:rPr>
              <w:t>398</w:t>
            </w:r>
            <w:r w:rsidR="00216F24" w:rsidRPr="00B60D70">
              <w:rPr>
                <w:rFonts w:ascii="TH SarabunPSK" w:hAnsi="TH SarabunPSK" w:cs="TH SarabunPSK" w:hint="cs"/>
                <w:sz w:val="28"/>
              </w:rPr>
              <w:tab/>
            </w:r>
            <w:r w:rsidR="00482553" w:rsidRPr="00B60D70">
              <w:rPr>
                <w:rFonts w:ascii="TH SarabunPSK" w:hAnsi="TH SarabunPSK" w:cs="TH SarabunPSK"/>
                <w:sz w:val="28"/>
                <w:cs/>
              </w:rPr>
              <w:t xml:space="preserve">การฝึกประสบการณ์วิชาชีพช่างโยธา </w:t>
            </w:r>
            <w:r w:rsidR="00482553" w:rsidRPr="00B60D70">
              <w:rPr>
                <w:rFonts w:ascii="TH SarabunPSK" w:hAnsi="TH SarabunPSK" w:cs="TH SarabunPSK"/>
                <w:sz w:val="28"/>
              </w:rPr>
              <w:t>3</w:t>
            </w:r>
          </w:p>
        </w:tc>
        <w:tc>
          <w:tcPr>
            <w:tcW w:w="1303" w:type="dxa"/>
            <w:tcBorders>
              <w:top w:val="single" w:sz="4" w:space="0" w:color="auto"/>
              <w:left w:val="single" w:sz="4" w:space="0" w:color="auto"/>
              <w:bottom w:val="single" w:sz="4" w:space="0" w:color="auto"/>
              <w:right w:val="single" w:sz="4" w:space="0" w:color="auto"/>
            </w:tcBorders>
          </w:tcPr>
          <w:p w14:paraId="23B1E1B2" w14:textId="12FA2CFC" w:rsidR="00216F24" w:rsidRPr="00B60D70" w:rsidRDefault="00216F24" w:rsidP="00216F24">
            <w:pPr>
              <w:ind w:right="29"/>
              <w:jc w:val="right"/>
              <w:rPr>
                <w:rFonts w:ascii="TH SarabunPSK" w:hAnsi="TH SarabunPSK" w:cs="TH SarabunPSK"/>
                <w:sz w:val="28"/>
                <w:szCs w:val="28"/>
              </w:rPr>
            </w:pPr>
            <w:r w:rsidRPr="00B60D70">
              <w:rPr>
                <w:rFonts w:ascii="TH SarabunPSK" w:hAnsi="TH SarabunPSK" w:cs="TH SarabunPSK" w:hint="cs"/>
                <w:sz w:val="28"/>
                <w:szCs w:val="28"/>
              </w:rPr>
              <w:t>1 (0-</w:t>
            </w:r>
            <w:r w:rsidR="00C57B68" w:rsidRPr="00B60D70">
              <w:rPr>
                <w:rFonts w:ascii="TH SarabunPSK" w:hAnsi="TH SarabunPSK" w:cs="TH SarabunPSK"/>
                <w:sz w:val="28"/>
                <w:szCs w:val="28"/>
              </w:rPr>
              <w:t>3</w:t>
            </w:r>
            <w:r w:rsidRPr="00B60D70">
              <w:rPr>
                <w:rFonts w:ascii="TH SarabunPSK" w:hAnsi="TH SarabunPSK" w:cs="TH SarabunPSK" w:hint="cs"/>
                <w:sz w:val="28"/>
                <w:szCs w:val="28"/>
              </w:rPr>
              <w:t>-3)</w:t>
            </w:r>
          </w:p>
        </w:tc>
      </w:tr>
      <w:tr w:rsidR="00B60D70" w:rsidRPr="00B60D70" w14:paraId="0796FFB9" w14:textId="77777777" w:rsidTr="00216F24">
        <w:tc>
          <w:tcPr>
            <w:tcW w:w="2263" w:type="dxa"/>
            <w:vMerge/>
            <w:tcBorders>
              <w:right w:val="single" w:sz="4" w:space="0" w:color="auto"/>
            </w:tcBorders>
            <w:shd w:val="clear" w:color="auto" w:fill="F2F2F2" w:themeFill="background1" w:themeFillShade="F2"/>
          </w:tcPr>
          <w:p w14:paraId="0B860750" w14:textId="77777777" w:rsidR="00216F24" w:rsidRPr="00B60D70" w:rsidRDefault="00216F24" w:rsidP="00216F24">
            <w:pPr>
              <w:ind w:right="29"/>
              <w:rPr>
                <w:rFonts w:ascii="TH SarabunPSK" w:hAnsi="TH SarabunPSK" w:cs="TH SarabunPSK"/>
                <w:sz w:val="28"/>
                <w:cs/>
              </w:rPr>
            </w:pPr>
          </w:p>
        </w:tc>
        <w:tc>
          <w:tcPr>
            <w:tcW w:w="5448" w:type="dxa"/>
            <w:tcBorders>
              <w:top w:val="single" w:sz="4" w:space="0" w:color="auto"/>
              <w:left w:val="single" w:sz="4" w:space="0" w:color="auto"/>
              <w:bottom w:val="single" w:sz="4" w:space="0" w:color="auto"/>
              <w:right w:val="single" w:sz="4" w:space="0" w:color="auto"/>
            </w:tcBorders>
          </w:tcPr>
          <w:p w14:paraId="2FD32F8D" w14:textId="442EA262" w:rsidR="00216F24" w:rsidRPr="00B60D70" w:rsidRDefault="00B91175" w:rsidP="00216F24">
            <w:pPr>
              <w:ind w:left="743" w:right="26" w:hanging="743"/>
              <w:rPr>
                <w:rFonts w:ascii="TH SarabunPSK" w:hAnsi="TH SarabunPSK" w:cs="TH SarabunPSK"/>
                <w:sz w:val="28"/>
              </w:rPr>
            </w:pPr>
            <w:r w:rsidRPr="00B60D70">
              <w:rPr>
                <w:rFonts w:ascii="TH SarabunPSK" w:hAnsi="TH SarabunPSK" w:cs="TH SarabunPSK" w:hint="cs"/>
                <w:sz w:val="28"/>
              </w:rPr>
              <w:t xml:space="preserve">CTE </w:t>
            </w:r>
            <w:r w:rsidR="00216F24" w:rsidRPr="00B60D70">
              <w:rPr>
                <w:rFonts w:ascii="TH SarabunPSK" w:hAnsi="TH SarabunPSK" w:cs="TH SarabunPSK" w:hint="cs"/>
                <w:sz w:val="28"/>
              </w:rPr>
              <w:t>498</w:t>
            </w:r>
            <w:r w:rsidR="00216F24" w:rsidRPr="00B60D70">
              <w:rPr>
                <w:rFonts w:ascii="TH SarabunPSK" w:hAnsi="TH SarabunPSK" w:cs="TH SarabunPSK" w:hint="cs"/>
                <w:sz w:val="28"/>
              </w:rPr>
              <w:tab/>
            </w:r>
            <w:r w:rsidR="00482553" w:rsidRPr="00B60D70">
              <w:rPr>
                <w:rFonts w:ascii="TH SarabunPSK" w:hAnsi="TH SarabunPSK" w:cs="TH SarabunPSK"/>
                <w:sz w:val="28"/>
                <w:cs/>
              </w:rPr>
              <w:t xml:space="preserve">การฝึกประสบการณ์วิชาชีพช่างโยธา </w:t>
            </w:r>
            <w:r w:rsidR="00482553" w:rsidRPr="00B60D70">
              <w:rPr>
                <w:rFonts w:ascii="TH SarabunPSK" w:hAnsi="TH SarabunPSK" w:cs="TH SarabunPSK"/>
                <w:sz w:val="28"/>
              </w:rPr>
              <w:t>4</w:t>
            </w:r>
          </w:p>
        </w:tc>
        <w:tc>
          <w:tcPr>
            <w:tcW w:w="1303" w:type="dxa"/>
            <w:tcBorders>
              <w:top w:val="single" w:sz="4" w:space="0" w:color="auto"/>
              <w:left w:val="single" w:sz="4" w:space="0" w:color="auto"/>
              <w:bottom w:val="single" w:sz="4" w:space="0" w:color="auto"/>
              <w:right w:val="single" w:sz="4" w:space="0" w:color="auto"/>
            </w:tcBorders>
          </w:tcPr>
          <w:p w14:paraId="53D4037F" w14:textId="689C0BD7" w:rsidR="00216F24" w:rsidRPr="00B60D70" w:rsidRDefault="00216F24" w:rsidP="00216F24">
            <w:pPr>
              <w:ind w:right="29"/>
              <w:jc w:val="right"/>
              <w:rPr>
                <w:rFonts w:ascii="TH SarabunPSK" w:hAnsi="TH SarabunPSK" w:cs="TH SarabunPSK"/>
                <w:sz w:val="28"/>
                <w:szCs w:val="28"/>
              </w:rPr>
            </w:pPr>
            <w:r w:rsidRPr="00B60D70">
              <w:rPr>
                <w:rFonts w:ascii="TH SarabunPSK" w:hAnsi="TH SarabunPSK" w:cs="TH SarabunPSK" w:hint="cs"/>
                <w:sz w:val="28"/>
                <w:szCs w:val="28"/>
              </w:rPr>
              <w:t>1 (0-</w:t>
            </w:r>
            <w:r w:rsidR="00C57B68" w:rsidRPr="00B60D70">
              <w:rPr>
                <w:rFonts w:ascii="TH SarabunPSK" w:hAnsi="TH SarabunPSK" w:cs="TH SarabunPSK"/>
                <w:sz w:val="28"/>
                <w:szCs w:val="28"/>
              </w:rPr>
              <w:t>3</w:t>
            </w:r>
            <w:r w:rsidRPr="00B60D70">
              <w:rPr>
                <w:rFonts w:ascii="TH SarabunPSK" w:hAnsi="TH SarabunPSK" w:cs="TH SarabunPSK" w:hint="cs"/>
                <w:sz w:val="28"/>
                <w:szCs w:val="28"/>
              </w:rPr>
              <w:t>-3)</w:t>
            </w:r>
          </w:p>
        </w:tc>
      </w:tr>
      <w:tr w:rsidR="00B60D70" w:rsidRPr="00B60D70" w14:paraId="718DE002" w14:textId="77777777" w:rsidTr="00216F24">
        <w:tc>
          <w:tcPr>
            <w:tcW w:w="2263" w:type="dxa"/>
            <w:vMerge/>
            <w:tcBorders>
              <w:right w:val="single" w:sz="4" w:space="0" w:color="auto"/>
            </w:tcBorders>
            <w:shd w:val="clear" w:color="auto" w:fill="F2F2F2" w:themeFill="background1" w:themeFillShade="F2"/>
          </w:tcPr>
          <w:p w14:paraId="46DD14DA" w14:textId="77777777" w:rsidR="00216F24" w:rsidRPr="00B60D70" w:rsidRDefault="00216F24" w:rsidP="00216F24">
            <w:pPr>
              <w:ind w:right="29"/>
              <w:rPr>
                <w:rFonts w:ascii="TH SarabunPSK" w:hAnsi="TH SarabunPSK" w:cs="TH SarabunPSK"/>
                <w:sz w:val="28"/>
                <w:cs/>
              </w:rPr>
            </w:pPr>
          </w:p>
        </w:tc>
        <w:tc>
          <w:tcPr>
            <w:tcW w:w="5448" w:type="dxa"/>
            <w:tcBorders>
              <w:top w:val="single" w:sz="4" w:space="0" w:color="auto"/>
              <w:left w:val="single" w:sz="4" w:space="0" w:color="auto"/>
              <w:bottom w:val="single" w:sz="4" w:space="0" w:color="auto"/>
              <w:right w:val="single" w:sz="4" w:space="0" w:color="auto"/>
            </w:tcBorders>
          </w:tcPr>
          <w:p w14:paraId="2A75D553" w14:textId="74C31136" w:rsidR="00216F24" w:rsidRPr="00B60D70" w:rsidRDefault="00B91175" w:rsidP="00216F24">
            <w:pPr>
              <w:ind w:left="743" w:right="26" w:hanging="743"/>
              <w:rPr>
                <w:rFonts w:ascii="TH SarabunPSK" w:hAnsi="TH SarabunPSK" w:cs="TH SarabunPSK"/>
                <w:sz w:val="28"/>
              </w:rPr>
            </w:pPr>
            <w:r w:rsidRPr="00B60D70">
              <w:rPr>
                <w:rFonts w:ascii="TH SarabunPSK" w:hAnsi="TH SarabunPSK" w:cs="TH SarabunPSK" w:hint="cs"/>
                <w:sz w:val="28"/>
              </w:rPr>
              <w:t xml:space="preserve">CTE </w:t>
            </w:r>
            <w:r w:rsidR="00216F24" w:rsidRPr="00B60D70">
              <w:rPr>
                <w:rFonts w:ascii="TH SarabunPSK" w:hAnsi="TH SarabunPSK" w:cs="TH SarabunPSK" w:hint="cs"/>
                <w:sz w:val="28"/>
              </w:rPr>
              <w:t>499</w:t>
            </w:r>
            <w:r w:rsidR="00216F24" w:rsidRPr="00B60D70">
              <w:rPr>
                <w:rFonts w:ascii="TH SarabunPSK" w:hAnsi="TH SarabunPSK" w:cs="TH SarabunPSK" w:hint="cs"/>
                <w:sz w:val="28"/>
              </w:rPr>
              <w:tab/>
            </w:r>
            <w:r w:rsidR="00482553" w:rsidRPr="00B60D70">
              <w:rPr>
                <w:rFonts w:ascii="TH SarabunPSK" w:hAnsi="TH SarabunPSK" w:cs="TH SarabunPSK"/>
                <w:sz w:val="28"/>
                <w:cs/>
              </w:rPr>
              <w:t xml:space="preserve">การฝึกประสบการณ์วิชาชีพช่างโยธา </w:t>
            </w:r>
            <w:r w:rsidR="00482553" w:rsidRPr="00B60D70">
              <w:rPr>
                <w:rFonts w:ascii="TH SarabunPSK" w:hAnsi="TH SarabunPSK" w:cs="TH SarabunPSK"/>
                <w:sz w:val="28"/>
              </w:rPr>
              <w:t>5</w:t>
            </w:r>
          </w:p>
        </w:tc>
        <w:tc>
          <w:tcPr>
            <w:tcW w:w="1303" w:type="dxa"/>
            <w:tcBorders>
              <w:top w:val="single" w:sz="4" w:space="0" w:color="auto"/>
              <w:left w:val="single" w:sz="4" w:space="0" w:color="auto"/>
              <w:bottom w:val="single" w:sz="4" w:space="0" w:color="auto"/>
              <w:right w:val="single" w:sz="4" w:space="0" w:color="auto"/>
            </w:tcBorders>
          </w:tcPr>
          <w:p w14:paraId="05859ABC" w14:textId="434CD548" w:rsidR="00216F24" w:rsidRPr="00B60D70" w:rsidRDefault="005C6B47" w:rsidP="00216F24">
            <w:pPr>
              <w:ind w:right="29"/>
              <w:jc w:val="right"/>
              <w:rPr>
                <w:rFonts w:ascii="TH SarabunPSK" w:hAnsi="TH SarabunPSK" w:cs="TH SarabunPSK"/>
                <w:sz w:val="28"/>
                <w:szCs w:val="28"/>
              </w:rPr>
            </w:pPr>
            <w:r w:rsidRPr="00B60D70">
              <w:rPr>
                <w:rFonts w:ascii="TH SarabunPSK" w:hAnsi="TH SarabunPSK" w:cs="TH SarabunPSK" w:hint="cs"/>
                <w:sz w:val="28"/>
                <w:szCs w:val="28"/>
              </w:rPr>
              <w:t>3 (0-</w:t>
            </w:r>
            <w:r w:rsidR="00934474" w:rsidRPr="00B60D70">
              <w:rPr>
                <w:rFonts w:ascii="TH SarabunPSK" w:hAnsi="TH SarabunPSK" w:cs="TH SarabunPSK" w:hint="cs"/>
                <w:sz w:val="28"/>
                <w:szCs w:val="28"/>
              </w:rPr>
              <w:t>9</w:t>
            </w:r>
            <w:r w:rsidRPr="00B60D70">
              <w:rPr>
                <w:rFonts w:ascii="TH SarabunPSK" w:hAnsi="TH SarabunPSK" w:cs="TH SarabunPSK" w:hint="cs"/>
                <w:sz w:val="28"/>
                <w:szCs w:val="28"/>
              </w:rPr>
              <w:t>-9)</w:t>
            </w:r>
          </w:p>
        </w:tc>
      </w:tr>
      <w:tr w:rsidR="00B60D70" w:rsidRPr="00B60D70" w14:paraId="7BA5F366" w14:textId="77777777" w:rsidTr="00216F24">
        <w:tc>
          <w:tcPr>
            <w:tcW w:w="2263" w:type="dxa"/>
            <w:vMerge/>
            <w:tcBorders>
              <w:right w:val="single" w:sz="4" w:space="0" w:color="auto"/>
            </w:tcBorders>
            <w:shd w:val="clear" w:color="auto" w:fill="F2F2F2" w:themeFill="background1" w:themeFillShade="F2"/>
          </w:tcPr>
          <w:p w14:paraId="6AD79207" w14:textId="77777777" w:rsidR="00216F24" w:rsidRPr="00B60D70" w:rsidRDefault="00216F24" w:rsidP="00D420AC">
            <w:pPr>
              <w:ind w:right="26"/>
              <w:jc w:val="left"/>
              <w:rPr>
                <w:rFonts w:ascii="TH SarabunPSK" w:hAnsi="TH SarabunPSK" w:cs="TH SarabunPSK"/>
                <w:sz w:val="28"/>
                <w:cs/>
              </w:rPr>
            </w:pPr>
          </w:p>
        </w:tc>
        <w:tc>
          <w:tcPr>
            <w:tcW w:w="5448" w:type="dxa"/>
            <w:tcBorders>
              <w:top w:val="single" w:sz="4" w:space="0" w:color="auto"/>
              <w:left w:val="single" w:sz="4" w:space="0" w:color="auto"/>
              <w:bottom w:val="single" w:sz="4" w:space="0" w:color="auto"/>
              <w:right w:val="single" w:sz="4" w:space="0" w:color="auto"/>
            </w:tcBorders>
          </w:tcPr>
          <w:p w14:paraId="6B0A068F" w14:textId="68B81CA2" w:rsidR="00216F24" w:rsidRPr="00B60D70" w:rsidRDefault="00B91175" w:rsidP="00216F24">
            <w:pPr>
              <w:ind w:left="743" w:right="26" w:hanging="743"/>
              <w:rPr>
                <w:rFonts w:ascii="TH SarabunPSK" w:hAnsi="TH SarabunPSK" w:cs="TH SarabunPSK"/>
                <w:sz w:val="28"/>
              </w:rPr>
            </w:pPr>
            <w:r w:rsidRPr="00B60D70">
              <w:rPr>
                <w:rFonts w:ascii="TH SarabunPSK" w:hAnsi="TH SarabunPSK" w:cs="TH SarabunPSK" w:hint="cs"/>
                <w:sz w:val="28"/>
              </w:rPr>
              <w:t xml:space="preserve">CTE </w:t>
            </w:r>
            <w:r w:rsidR="00216F24" w:rsidRPr="00B60D70">
              <w:rPr>
                <w:rFonts w:ascii="TH SarabunPSK" w:hAnsi="TH SarabunPSK" w:cs="TH SarabunPSK" w:hint="cs"/>
                <w:sz w:val="28"/>
              </w:rPr>
              <w:t>599</w:t>
            </w:r>
            <w:r w:rsidR="00BD7F9D" w:rsidRPr="00B60D70">
              <w:rPr>
                <w:rFonts w:ascii="TH SarabunPSK" w:hAnsi="TH SarabunPSK" w:cs="TH SarabunPSK" w:hint="cs"/>
                <w:sz w:val="28"/>
              </w:rPr>
              <w:t xml:space="preserve"> </w:t>
            </w:r>
            <w:r w:rsidR="00895910" w:rsidRPr="00B60D70">
              <w:rPr>
                <w:rFonts w:ascii="TH SarabunPSK" w:hAnsi="TH SarabunPSK" w:cs="TH SarabunPSK"/>
                <w:sz w:val="28"/>
                <w:cs/>
              </w:rPr>
              <w:t>การปฏิบัติการสอนในสถานศึกษาในสาขาวิชาเฉพาะช่างโยธา</w:t>
            </w:r>
          </w:p>
        </w:tc>
        <w:tc>
          <w:tcPr>
            <w:tcW w:w="1303" w:type="dxa"/>
            <w:tcBorders>
              <w:top w:val="single" w:sz="4" w:space="0" w:color="auto"/>
              <w:left w:val="single" w:sz="4" w:space="0" w:color="auto"/>
              <w:bottom w:val="single" w:sz="4" w:space="0" w:color="auto"/>
              <w:right w:val="single" w:sz="4" w:space="0" w:color="auto"/>
            </w:tcBorders>
          </w:tcPr>
          <w:p w14:paraId="7AAA8B11" w14:textId="404F5AF8" w:rsidR="00216F24" w:rsidRPr="00B60D70" w:rsidRDefault="00216F24" w:rsidP="00D420AC">
            <w:pPr>
              <w:ind w:right="26"/>
              <w:jc w:val="right"/>
              <w:rPr>
                <w:rFonts w:ascii="TH SarabunPSK" w:hAnsi="TH SarabunPSK" w:cs="TH SarabunPSK"/>
                <w:sz w:val="28"/>
              </w:rPr>
            </w:pPr>
            <w:r w:rsidRPr="00B60D70">
              <w:rPr>
                <w:rFonts w:ascii="TH SarabunPSK" w:hAnsi="TH SarabunPSK" w:cs="TH SarabunPSK" w:hint="cs"/>
                <w:sz w:val="28"/>
                <w:szCs w:val="28"/>
              </w:rPr>
              <w:t>6 (0-</w:t>
            </w:r>
            <w:r w:rsidR="00711CA3" w:rsidRPr="00B60D70">
              <w:rPr>
                <w:rFonts w:ascii="TH SarabunPSK" w:hAnsi="TH SarabunPSK" w:cs="TH SarabunPSK"/>
                <w:sz w:val="28"/>
                <w:szCs w:val="28"/>
              </w:rPr>
              <w:t>18-18</w:t>
            </w:r>
            <w:r w:rsidRPr="00B60D70">
              <w:rPr>
                <w:rFonts w:ascii="TH SarabunPSK" w:hAnsi="TH SarabunPSK" w:cs="TH SarabunPSK" w:hint="cs"/>
                <w:sz w:val="28"/>
                <w:szCs w:val="28"/>
              </w:rPr>
              <w:t>)</w:t>
            </w:r>
          </w:p>
        </w:tc>
      </w:tr>
      <w:tr w:rsidR="00B60D70" w:rsidRPr="00B60D70" w14:paraId="6AFD9FE8" w14:textId="77777777" w:rsidTr="00D420AC">
        <w:tc>
          <w:tcPr>
            <w:tcW w:w="2263" w:type="dxa"/>
            <w:shd w:val="clear" w:color="auto" w:fill="F2F2F2" w:themeFill="background1" w:themeFillShade="F2"/>
          </w:tcPr>
          <w:p w14:paraId="2877835F" w14:textId="77777777" w:rsidR="00216F24" w:rsidRPr="00B60D70" w:rsidRDefault="00216F24" w:rsidP="00D420AC">
            <w:pPr>
              <w:ind w:right="29"/>
              <w:jc w:val="left"/>
              <w:rPr>
                <w:rFonts w:ascii="TH SarabunPSK" w:hAnsi="TH SarabunPSK" w:cs="TH SarabunPSK"/>
                <w:sz w:val="28"/>
              </w:rPr>
            </w:pPr>
            <w:r w:rsidRPr="00B60D70">
              <w:rPr>
                <w:rFonts w:ascii="TH SarabunPSK" w:hAnsi="TH SarabunPSK" w:cs="TH SarabunPSK" w:hint="cs"/>
                <w:sz w:val="28"/>
                <w:cs/>
              </w:rPr>
              <w:t>ผลลัพธ์การเรียนรู้รายวิชา</w:t>
            </w:r>
          </w:p>
        </w:tc>
        <w:tc>
          <w:tcPr>
            <w:tcW w:w="6751" w:type="dxa"/>
            <w:gridSpan w:val="2"/>
            <w:tcBorders>
              <w:top w:val="single" w:sz="4" w:space="0" w:color="auto"/>
            </w:tcBorders>
            <w:vAlign w:val="center"/>
          </w:tcPr>
          <w:p w14:paraId="7BDB18CD" w14:textId="784DB501" w:rsidR="00216F24" w:rsidRPr="00B60D70" w:rsidRDefault="00B91175" w:rsidP="00216F24">
            <w:pPr>
              <w:ind w:right="29"/>
              <w:jc w:val="left"/>
              <w:rPr>
                <w:rFonts w:ascii="TH SarabunPSK" w:hAnsi="TH SarabunPSK" w:cs="TH SarabunPSK"/>
                <w:sz w:val="28"/>
              </w:rPr>
            </w:pPr>
            <w:r w:rsidRPr="00B60D70">
              <w:rPr>
                <w:rFonts w:ascii="TH SarabunPSK" w:hAnsi="TH SarabunPSK" w:cs="TH SarabunPSK" w:hint="cs"/>
                <w:sz w:val="28"/>
              </w:rPr>
              <w:t xml:space="preserve">CTE </w:t>
            </w:r>
            <w:r w:rsidR="00216F24" w:rsidRPr="00B60D70">
              <w:rPr>
                <w:rFonts w:ascii="TH SarabunPSK" w:hAnsi="TH SarabunPSK" w:cs="TH SarabunPSK" w:hint="cs"/>
                <w:sz w:val="28"/>
              </w:rPr>
              <w:t>198</w:t>
            </w:r>
          </w:p>
          <w:p w14:paraId="123F0DAB" w14:textId="77777777" w:rsidR="0020633A" w:rsidRPr="00B60D70" w:rsidRDefault="0020633A" w:rsidP="00FF7D50">
            <w:pPr>
              <w:pStyle w:val="af9"/>
              <w:numPr>
                <w:ilvl w:val="0"/>
                <w:numId w:val="100"/>
              </w:numPr>
              <w:ind w:left="256" w:right="29" w:hanging="256"/>
              <w:jc w:val="left"/>
              <w:rPr>
                <w:rFonts w:ascii="TH SarabunPSK" w:hAnsi="TH SarabunPSK" w:cs="TH SarabunPSK"/>
                <w:sz w:val="28"/>
              </w:rPr>
            </w:pPr>
            <w:r w:rsidRPr="00B60D70">
              <w:rPr>
                <w:rFonts w:ascii="TH SarabunPSK" w:hAnsi="TH SarabunPSK" w:cs="TH SarabunPSK"/>
                <w:sz w:val="28"/>
                <w:cs/>
              </w:rPr>
              <w:t>อธิบายความสัมพันธ์ระหว่างหลักสูตรครุศาสตร์อุตสาหกรรมบัณฑิตกับสถานศึกษาระดับอาชีวศึกษา</w:t>
            </w:r>
          </w:p>
          <w:p w14:paraId="17FC258D" w14:textId="77777777" w:rsidR="0020633A" w:rsidRPr="00B60D70" w:rsidRDefault="0020633A" w:rsidP="00FF7D50">
            <w:pPr>
              <w:pStyle w:val="af9"/>
              <w:numPr>
                <w:ilvl w:val="0"/>
                <w:numId w:val="100"/>
              </w:numPr>
              <w:ind w:left="256" w:right="29" w:hanging="256"/>
              <w:jc w:val="left"/>
              <w:rPr>
                <w:rFonts w:ascii="TH SarabunPSK" w:hAnsi="TH SarabunPSK" w:cs="TH SarabunPSK"/>
                <w:sz w:val="28"/>
              </w:rPr>
            </w:pPr>
            <w:r w:rsidRPr="00B60D70">
              <w:rPr>
                <w:rFonts w:ascii="TH SarabunPSK" w:hAnsi="TH SarabunPSK" w:cs="TH SarabunPSK"/>
                <w:sz w:val="28"/>
                <w:cs/>
              </w:rPr>
              <w:t>บรรยายอิทธิพลของนโยบาย วิสัยทัศน์ พันธกิจ และวัฒนธรรม ที่มีต่อการเรียนการสอนและความก้าวหน้าในอาชีพ</w:t>
            </w:r>
          </w:p>
          <w:p w14:paraId="3F395030" w14:textId="77777777" w:rsidR="0020633A" w:rsidRPr="00B60D70" w:rsidRDefault="0020633A" w:rsidP="00FF7D50">
            <w:pPr>
              <w:pStyle w:val="af9"/>
              <w:numPr>
                <w:ilvl w:val="0"/>
                <w:numId w:val="100"/>
              </w:numPr>
              <w:ind w:left="256" w:right="29" w:hanging="256"/>
              <w:jc w:val="left"/>
              <w:rPr>
                <w:rFonts w:ascii="TH SarabunPSK" w:hAnsi="TH SarabunPSK" w:cs="TH SarabunPSK"/>
                <w:sz w:val="28"/>
              </w:rPr>
            </w:pPr>
            <w:r w:rsidRPr="00B60D70">
              <w:rPr>
                <w:rFonts w:ascii="TH SarabunPSK" w:hAnsi="TH SarabunPSK" w:cs="TH SarabunPSK"/>
                <w:sz w:val="28"/>
                <w:cs/>
              </w:rPr>
              <w:t>พัฒนาตนเองด้วยการแสวงหาความรู้ด้วยตนเอง ผ่านการสังเกตบริบทของสถานศึกษาในระดับอาชีวศึกษา</w:t>
            </w:r>
          </w:p>
          <w:p w14:paraId="79ABD52D" w14:textId="3D49246E" w:rsidR="00216F24" w:rsidRPr="00B60D70" w:rsidRDefault="00B91175" w:rsidP="00216F24">
            <w:pPr>
              <w:ind w:right="29"/>
              <w:jc w:val="left"/>
              <w:rPr>
                <w:rFonts w:ascii="TH SarabunPSK" w:hAnsi="TH SarabunPSK" w:cs="TH SarabunPSK"/>
                <w:sz w:val="28"/>
              </w:rPr>
            </w:pPr>
            <w:r w:rsidRPr="00B60D70">
              <w:rPr>
                <w:rFonts w:ascii="TH SarabunPSK" w:hAnsi="TH SarabunPSK" w:cs="TH SarabunPSK" w:hint="cs"/>
                <w:sz w:val="28"/>
              </w:rPr>
              <w:t xml:space="preserve">CTE </w:t>
            </w:r>
            <w:r w:rsidR="00216F24" w:rsidRPr="00B60D70">
              <w:rPr>
                <w:rFonts w:ascii="TH SarabunPSK" w:hAnsi="TH SarabunPSK" w:cs="TH SarabunPSK" w:hint="cs"/>
                <w:sz w:val="28"/>
              </w:rPr>
              <w:t>298</w:t>
            </w:r>
          </w:p>
          <w:p w14:paraId="4DF384DF" w14:textId="77777777" w:rsidR="00216F24" w:rsidRPr="00B60D70" w:rsidRDefault="00216F24" w:rsidP="00FF7D50">
            <w:pPr>
              <w:pStyle w:val="af9"/>
              <w:numPr>
                <w:ilvl w:val="0"/>
                <w:numId w:val="100"/>
              </w:numPr>
              <w:ind w:left="256" w:right="29" w:hanging="256"/>
              <w:jc w:val="left"/>
              <w:rPr>
                <w:rFonts w:ascii="TH SarabunPSK" w:hAnsi="TH SarabunPSK" w:cs="TH SarabunPSK"/>
                <w:sz w:val="28"/>
              </w:rPr>
            </w:pPr>
            <w:r w:rsidRPr="00B60D70">
              <w:rPr>
                <w:rFonts w:ascii="TH SarabunPSK" w:hAnsi="TH SarabunPSK" w:cs="TH SarabunPSK" w:hint="cs"/>
                <w:sz w:val="28"/>
                <w:cs/>
              </w:rPr>
              <w:t>อธิบายบทบาทหน้าที่และภาระงานของครูช่างโยธา ช่างสำรวจ และช่างก่อสร้าง ได้</w:t>
            </w:r>
          </w:p>
          <w:p w14:paraId="123D364E" w14:textId="776CA368" w:rsidR="00216F24" w:rsidRPr="00B60D70" w:rsidRDefault="00216F24" w:rsidP="00FF7D50">
            <w:pPr>
              <w:pStyle w:val="af9"/>
              <w:numPr>
                <w:ilvl w:val="0"/>
                <w:numId w:val="100"/>
              </w:numPr>
              <w:ind w:left="256" w:right="29" w:hanging="256"/>
              <w:jc w:val="left"/>
              <w:rPr>
                <w:rFonts w:ascii="TH SarabunPSK" w:hAnsi="TH SarabunPSK" w:cs="TH SarabunPSK"/>
                <w:sz w:val="28"/>
              </w:rPr>
            </w:pPr>
            <w:r w:rsidRPr="00B60D70">
              <w:rPr>
                <w:rFonts w:ascii="TH SarabunPSK" w:hAnsi="TH SarabunPSK" w:cs="TH SarabunPSK" w:hint="cs"/>
                <w:sz w:val="28"/>
                <w:cs/>
              </w:rPr>
              <w:t>พัฒนาตนเองด้วยการแสวงหาความรู้ด้วยตนเอง ผ่านการสังเกตการป</w:t>
            </w:r>
            <w:r w:rsidR="00CF6D4C" w:rsidRPr="00B60D70">
              <w:rPr>
                <w:rFonts w:ascii="TH SarabunPSK" w:hAnsi="TH SarabunPSK" w:cs="TH SarabunPSK" w:hint="cs"/>
                <w:sz w:val="28"/>
                <w:cs/>
              </w:rPr>
              <w:t>ฏิ</w:t>
            </w:r>
            <w:r w:rsidRPr="00B60D70">
              <w:rPr>
                <w:rFonts w:ascii="TH SarabunPSK" w:hAnsi="TH SarabunPSK" w:cs="TH SarabunPSK" w:hint="cs"/>
                <w:sz w:val="28"/>
                <w:cs/>
              </w:rPr>
              <w:t>บัติงานของครูช่างสถานศึกษาในระดับอาชีวศึกษา</w:t>
            </w:r>
          </w:p>
          <w:p w14:paraId="4FAE1F4B" w14:textId="77777777" w:rsidR="00216F24" w:rsidRPr="00B60D70" w:rsidRDefault="00216F24" w:rsidP="00FF7D50">
            <w:pPr>
              <w:pStyle w:val="af9"/>
              <w:numPr>
                <w:ilvl w:val="0"/>
                <w:numId w:val="100"/>
              </w:numPr>
              <w:ind w:left="256" w:right="29" w:hanging="256"/>
              <w:jc w:val="left"/>
              <w:rPr>
                <w:rFonts w:ascii="TH SarabunPSK" w:hAnsi="TH SarabunPSK" w:cs="TH SarabunPSK"/>
                <w:sz w:val="28"/>
              </w:rPr>
            </w:pPr>
            <w:r w:rsidRPr="00B60D70">
              <w:rPr>
                <w:rFonts w:ascii="TH SarabunPSK" w:hAnsi="TH SarabunPSK" w:cs="TH SarabunPSK" w:hint="cs"/>
                <w:sz w:val="28"/>
                <w:cs/>
              </w:rPr>
              <w:t>ระบุจรรยาบรรณและคุณธรรมในวิชาชีพของครูช่างโยธา</w:t>
            </w:r>
          </w:p>
          <w:p w14:paraId="43969B70" w14:textId="46E06CC3" w:rsidR="00216F24" w:rsidRPr="00B60D70" w:rsidRDefault="00B91175" w:rsidP="00216F24">
            <w:pPr>
              <w:ind w:right="29"/>
              <w:jc w:val="left"/>
              <w:rPr>
                <w:rFonts w:ascii="TH SarabunPSK" w:hAnsi="TH SarabunPSK" w:cs="TH SarabunPSK"/>
                <w:sz w:val="28"/>
              </w:rPr>
            </w:pPr>
            <w:r w:rsidRPr="00B60D70">
              <w:rPr>
                <w:rFonts w:ascii="TH SarabunPSK" w:hAnsi="TH SarabunPSK" w:cs="TH SarabunPSK" w:hint="cs"/>
                <w:sz w:val="28"/>
              </w:rPr>
              <w:t xml:space="preserve">CTE </w:t>
            </w:r>
            <w:r w:rsidR="00216F24" w:rsidRPr="00B60D70">
              <w:rPr>
                <w:rFonts w:ascii="TH SarabunPSK" w:hAnsi="TH SarabunPSK" w:cs="TH SarabunPSK" w:hint="cs"/>
                <w:sz w:val="28"/>
              </w:rPr>
              <w:t>398</w:t>
            </w:r>
          </w:p>
          <w:p w14:paraId="1BF6F7EC" w14:textId="77777777" w:rsidR="00216F24" w:rsidRPr="00B60D70" w:rsidRDefault="00216F24" w:rsidP="00FF7D50">
            <w:pPr>
              <w:pStyle w:val="af9"/>
              <w:numPr>
                <w:ilvl w:val="0"/>
                <w:numId w:val="100"/>
              </w:numPr>
              <w:ind w:left="256" w:right="29" w:hanging="256"/>
              <w:jc w:val="left"/>
              <w:rPr>
                <w:rFonts w:ascii="TH SarabunPSK" w:hAnsi="TH SarabunPSK" w:cs="TH SarabunPSK"/>
                <w:sz w:val="28"/>
              </w:rPr>
            </w:pPr>
            <w:r w:rsidRPr="00B60D70">
              <w:rPr>
                <w:rFonts w:ascii="TH SarabunPSK" w:hAnsi="TH SarabunPSK" w:cs="TH SarabunPSK" w:hint="cs"/>
                <w:sz w:val="28"/>
                <w:cs/>
              </w:rPr>
              <w:t>ระบุปัญหาเกี่ยวกับในการเรียนรู้ของผู้เรียนได้อย่างถูกต้อง</w:t>
            </w:r>
          </w:p>
          <w:p w14:paraId="6C91DFD7" w14:textId="4E23F18C" w:rsidR="00216F24" w:rsidRPr="00B60D70" w:rsidRDefault="00216F24" w:rsidP="00FF7D50">
            <w:pPr>
              <w:pStyle w:val="af9"/>
              <w:numPr>
                <w:ilvl w:val="0"/>
                <w:numId w:val="100"/>
              </w:numPr>
              <w:ind w:left="256" w:right="29" w:hanging="256"/>
              <w:jc w:val="left"/>
              <w:rPr>
                <w:rFonts w:ascii="TH SarabunPSK" w:hAnsi="TH SarabunPSK" w:cs="TH SarabunPSK"/>
                <w:sz w:val="28"/>
              </w:rPr>
            </w:pPr>
            <w:r w:rsidRPr="00B60D70">
              <w:rPr>
                <w:rFonts w:ascii="TH SarabunPSK" w:hAnsi="TH SarabunPSK" w:cs="TH SarabunPSK" w:hint="cs"/>
                <w:sz w:val="28"/>
                <w:cs/>
              </w:rPr>
              <w:t>พัฒนาตนเองด้วยการแสวงหาความรู้ด้วยตนเอง ผ่านการสังเกตในสถานศึกษาในระดับอาชีวศึกษาเกี่ยวกับการจัดการเรียนรู้และการ</w:t>
            </w:r>
            <w:r w:rsidR="00030031" w:rsidRPr="00B60D70">
              <w:rPr>
                <w:rFonts w:ascii="TH SarabunPSK" w:hAnsi="TH SarabunPSK" w:cs="TH SarabunPSK" w:hint="cs"/>
                <w:sz w:val="28"/>
                <w:cs/>
              </w:rPr>
              <w:t>กำ</w:t>
            </w:r>
            <w:r w:rsidRPr="00B60D70">
              <w:rPr>
                <w:rFonts w:ascii="TH SarabunPSK" w:hAnsi="TH SarabunPSK" w:cs="TH SarabunPSK" w:hint="cs"/>
                <w:sz w:val="28"/>
                <w:cs/>
              </w:rPr>
              <w:t>กับดูแลผู้เรียนของครูช่างโยธา</w:t>
            </w:r>
          </w:p>
          <w:p w14:paraId="0A363271" w14:textId="77777777" w:rsidR="00216F24" w:rsidRPr="00B60D70" w:rsidRDefault="00216F24" w:rsidP="00FF7D50">
            <w:pPr>
              <w:pStyle w:val="af9"/>
              <w:numPr>
                <w:ilvl w:val="0"/>
                <w:numId w:val="100"/>
              </w:numPr>
              <w:ind w:left="256" w:right="29" w:hanging="256"/>
              <w:jc w:val="left"/>
              <w:rPr>
                <w:rFonts w:ascii="TH SarabunPSK" w:hAnsi="TH SarabunPSK" w:cs="TH SarabunPSK"/>
                <w:sz w:val="28"/>
              </w:rPr>
            </w:pPr>
            <w:r w:rsidRPr="00B60D70">
              <w:rPr>
                <w:rFonts w:ascii="TH SarabunPSK" w:hAnsi="TH SarabunPSK" w:cs="TH SarabunPSK" w:hint="cs"/>
                <w:sz w:val="28"/>
                <w:cs/>
              </w:rPr>
              <w:lastRenderedPageBreak/>
              <w:t>อธิบายถึงคุณค่าวิชาชีพของครูช่างโยธาในการพัฒนาผู้เรียนและการพัฒนากำลังคนในวิชาชีพช่างโยธา</w:t>
            </w:r>
          </w:p>
          <w:p w14:paraId="61410BFE" w14:textId="1FADB62C" w:rsidR="00216F24" w:rsidRPr="00B60D70" w:rsidRDefault="00B91175" w:rsidP="00216F24">
            <w:pPr>
              <w:ind w:right="29"/>
              <w:jc w:val="left"/>
              <w:rPr>
                <w:rFonts w:ascii="TH SarabunPSK" w:hAnsi="TH SarabunPSK" w:cs="TH SarabunPSK"/>
                <w:sz w:val="28"/>
              </w:rPr>
            </w:pPr>
            <w:r w:rsidRPr="00B60D70">
              <w:rPr>
                <w:rFonts w:ascii="TH SarabunPSK" w:hAnsi="TH SarabunPSK" w:cs="TH SarabunPSK" w:hint="cs"/>
                <w:sz w:val="28"/>
              </w:rPr>
              <w:t xml:space="preserve">CTE </w:t>
            </w:r>
            <w:r w:rsidR="00216F24" w:rsidRPr="00B60D70">
              <w:rPr>
                <w:rFonts w:ascii="TH SarabunPSK" w:hAnsi="TH SarabunPSK" w:cs="TH SarabunPSK" w:hint="cs"/>
                <w:sz w:val="28"/>
              </w:rPr>
              <w:t>498</w:t>
            </w:r>
          </w:p>
          <w:p w14:paraId="7CC8A214" w14:textId="77777777" w:rsidR="00216F24" w:rsidRPr="00B60D70" w:rsidRDefault="00216F24" w:rsidP="00FF7D50">
            <w:pPr>
              <w:pStyle w:val="af9"/>
              <w:numPr>
                <w:ilvl w:val="0"/>
                <w:numId w:val="100"/>
              </w:numPr>
              <w:ind w:left="256" w:right="29" w:hanging="256"/>
              <w:jc w:val="left"/>
              <w:rPr>
                <w:rFonts w:ascii="TH SarabunPSK" w:hAnsi="TH SarabunPSK" w:cs="TH SarabunPSK"/>
                <w:sz w:val="28"/>
              </w:rPr>
            </w:pPr>
            <w:r w:rsidRPr="00B60D70">
              <w:rPr>
                <w:rFonts w:ascii="TH SarabunPSK" w:hAnsi="TH SarabunPSK" w:cs="TH SarabunPSK" w:hint="cs"/>
                <w:sz w:val="28"/>
                <w:cs/>
              </w:rPr>
              <w:t>บูรณาการความรู้ทั้งในส่วนของวิศวกรรมโยธาและศาสตร์การสอนมาสนับสนุนการจัดการเรียนรู้ในห้องเรียนของครูพี่เลี้ยงในสถานศึกษาระดับอาชีวศึกษา</w:t>
            </w:r>
          </w:p>
          <w:p w14:paraId="0D89A09B" w14:textId="78C5C87B" w:rsidR="00216F24" w:rsidRPr="00B60D70" w:rsidRDefault="00216F24" w:rsidP="00FF7D50">
            <w:pPr>
              <w:pStyle w:val="af9"/>
              <w:numPr>
                <w:ilvl w:val="0"/>
                <w:numId w:val="100"/>
              </w:numPr>
              <w:ind w:left="256" w:right="29" w:hanging="256"/>
              <w:jc w:val="left"/>
              <w:rPr>
                <w:rFonts w:ascii="TH SarabunPSK" w:hAnsi="TH SarabunPSK" w:cs="TH SarabunPSK"/>
                <w:sz w:val="28"/>
              </w:rPr>
            </w:pPr>
            <w:r w:rsidRPr="00B60D70">
              <w:rPr>
                <w:rFonts w:ascii="TH SarabunPSK" w:hAnsi="TH SarabunPSK" w:cs="TH SarabunPSK" w:hint="cs"/>
                <w:sz w:val="28"/>
                <w:cs/>
              </w:rPr>
              <w:t>พัฒนาตนเองด้วยการแสวงหาความรู้ด้วยตนเองผ่านกระบวนการสนับสนุนผู้สอนในสถานศึกษาระดับอาชีวศึกษาเกี่ยวกับการจัดการเรียนรู้ในห้องเรียน</w:t>
            </w:r>
          </w:p>
          <w:p w14:paraId="15AA717C" w14:textId="3AC79A37" w:rsidR="00216F24" w:rsidRPr="00B60D70" w:rsidRDefault="00B91175" w:rsidP="00216F24">
            <w:pPr>
              <w:ind w:right="29"/>
              <w:jc w:val="left"/>
              <w:rPr>
                <w:rFonts w:ascii="TH SarabunPSK" w:hAnsi="TH SarabunPSK" w:cs="TH SarabunPSK"/>
                <w:sz w:val="28"/>
              </w:rPr>
            </w:pPr>
            <w:r w:rsidRPr="00B60D70">
              <w:rPr>
                <w:rFonts w:ascii="TH SarabunPSK" w:hAnsi="TH SarabunPSK" w:cs="TH SarabunPSK" w:hint="cs"/>
                <w:sz w:val="28"/>
              </w:rPr>
              <w:t xml:space="preserve">CTE </w:t>
            </w:r>
            <w:r w:rsidR="00216F24" w:rsidRPr="00B60D70">
              <w:rPr>
                <w:rFonts w:ascii="TH SarabunPSK" w:hAnsi="TH SarabunPSK" w:cs="TH SarabunPSK" w:hint="cs"/>
                <w:sz w:val="28"/>
              </w:rPr>
              <w:t>499</w:t>
            </w:r>
          </w:p>
          <w:p w14:paraId="05153BC9" w14:textId="77777777" w:rsidR="00216F24" w:rsidRPr="00B60D70" w:rsidRDefault="00216F24" w:rsidP="00FF7D50">
            <w:pPr>
              <w:pStyle w:val="af9"/>
              <w:numPr>
                <w:ilvl w:val="0"/>
                <w:numId w:val="100"/>
              </w:numPr>
              <w:ind w:left="256" w:right="29" w:hanging="256"/>
              <w:jc w:val="left"/>
              <w:rPr>
                <w:rFonts w:ascii="TH SarabunPSK" w:hAnsi="TH SarabunPSK" w:cs="TH SarabunPSK"/>
                <w:sz w:val="28"/>
              </w:rPr>
            </w:pPr>
            <w:r w:rsidRPr="00B60D70">
              <w:rPr>
                <w:rFonts w:ascii="TH SarabunPSK" w:hAnsi="TH SarabunPSK" w:cs="TH SarabunPSK" w:hint="cs"/>
                <w:sz w:val="28"/>
                <w:cs/>
              </w:rPr>
              <w:t>วางแผนการจัดการเรียนรู้ จัดทำสื่อการเรียนรู้ แสดงการสอน การวัดและประเมินผลในรายวิชาช่างโยธาได้อย่างเหมาะสม</w:t>
            </w:r>
          </w:p>
          <w:p w14:paraId="1AA33EBA" w14:textId="77777777" w:rsidR="00216F24" w:rsidRPr="00B60D70" w:rsidRDefault="00216F24" w:rsidP="00FF7D50">
            <w:pPr>
              <w:pStyle w:val="af9"/>
              <w:numPr>
                <w:ilvl w:val="0"/>
                <w:numId w:val="100"/>
              </w:numPr>
              <w:ind w:left="256" w:right="29" w:hanging="256"/>
              <w:jc w:val="left"/>
              <w:rPr>
                <w:rFonts w:ascii="TH SarabunPSK" w:hAnsi="TH SarabunPSK" w:cs="TH SarabunPSK"/>
                <w:sz w:val="28"/>
              </w:rPr>
            </w:pPr>
            <w:r w:rsidRPr="00B60D70">
              <w:rPr>
                <w:rFonts w:ascii="TH SarabunPSK" w:hAnsi="TH SarabunPSK" w:cs="TH SarabunPSK" w:hint="cs"/>
                <w:sz w:val="28"/>
                <w:cs/>
              </w:rPr>
              <w:t>ปฏิบัติการสอน การวัดและประเมินผลในรายวิชาช่างโยธาได้อย่างสอดคล้องกับเป้าหมายของรายวิชาและพื้นฐานของผู้เรียน</w:t>
            </w:r>
          </w:p>
          <w:p w14:paraId="115523A6" w14:textId="77777777" w:rsidR="00216F24" w:rsidRPr="00B60D70" w:rsidRDefault="00216F24" w:rsidP="00FF7D50">
            <w:pPr>
              <w:pStyle w:val="af9"/>
              <w:numPr>
                <w:ilvl w:val="0"/>
                <w:numId w:val="100"/>
              </w:numPr>
              <w:ind w:left="256" w:right="29" w:hanging="256"/>
              <w:jc w:val="left"/>
              <w:rPr>
                <w:rFonts w:ascii="TH SarabunPSK" w:hAnsi="TH SarabunPSK" w:cs="TH SarabunPSK"/>
                <w:sz w:val="28"/>
              </w:rPr>
            </w:pPr>
            <w:r w:rsidRPr="00B60D70">
              <w:rPr>
                <w:rFonts w:ascii="TH SarabunPSK" w:hAnsi="TH SarabunPSK" w:cs="TH SarabunPSK" w:hint="cs"/>
                <w:sz w:val="28"/>
                <w:cs/>
              </w:rPr>
              <w:t>ปฏิบัติตนอย่างเหมาะสมตามกรอบของจรรยาบรรณของวิชาชีพครู</w:t>
            </w:r>
          </w:p>
          <w:p w14:paraId="461982F3" w14:textId="7CAC6ED4" w:rsidR="00216F24" w:rsidRPr="00B60D70" w:rsidRDefault="00B91175" w:rsidP="00216F24">
            <w:pPr>
              <w:ind w:right="29"/>
              <w:jc w:val="left"/>
              <w:rPr>
                <w:rFonts w:ascii="TH SarabunPSK" w:hAnsi="TH SarabunPSK" w:cs="TH SarabunPSK"/>
                <w:sz w:val="28"/>
              </w:rPr>
            </w:pPr>
            <w:r w:rsidRPr="00B60D70">
              <w:rPr>
                <w:rFonts w:ascii="TH SarabunPSK" w:hAnsi="TH SarabunPSK" w:cs="TH SarabunPSK" w:hint="cs"/>
                <w:sz w:val="28"/>
              </w:rPr>
              <w:t xml:space="preserve">CTE </w:t>
            </w:r>
            <w:r w:rsidR="00216F24" w:rsidRPr="00B60D70">
              <w:rPr>
                <w:rFonts w:ascii="TH SarabunPSK" w:hAnsi="TH SarabunPSK" w:cs="TH SarabunPSK" w:hint="cs"/>
                <w:sz w:val="28"/>
              </w:rPr>
              <w:t>599</w:t>
            </w:r>
          </w:p>
          <w:p w14:paraId="05FA3631" w14:textId="767D039E" w:rsidR="00216F24" w:rsidRPr="00B60D70" w:rsidRDefault="00A13E13" w:rsidP="00FF7D50">
            <w:pPr>
              <w:pStyle w:val="af9"/>
              <w:numPr>
                <w:ilvl w:val="0"/>
                <w:numId w:val="100"/>
              </w:numPr>
              <w:ind w:left="256" w:right="29" w:hanging="256"/>
              <w:jc w:val="left"/>
              <w:rPr>
                <w:rFonts w:ascii="TH SarabunPSK" w:hAnsi="TH SarabunPSK" w:cs="TH SarabunPSK"/>
                <w:sz w:val="28"/>
              </w:rPr>
            </w:pPr>
            <w:r w:rsidRPr="00B60D70">
              <w:rPr>
                <w:rFonts w:ascii="TH SarabunPSK" w:hAnsi="TH SarabunPSK" w:cs="TH SarabunPSK"/>
                <w:sz w:val="28"/>
                <w:cs/>
              </w:rPr>
              <w:t>ปฏิบัติงานในวิชาชีพครูได้ครบตามมาตรฐานการฝึกประสบการณ์วิชาชีพครูตามที่สภาวิชาชีพครูกำหนด</w:t>
            </w:r>
          </w:p>
        </w:tc>
      </w:tr>
      <w:tr w:rsidR="00B60D70" w:rsidRPr="00B60D70" w14:paraId="56A5B883" w14:textId="77777777" w:rsidTr="00D420AC">
        <w:trPr>
          <w:trHeight w:val="397"/>
        </w:trPr>
        <w:tc>
          <w:tcPr>
            <w:tcW w:w="2263" w:type="dxa"/>
            <w:shd w:val="clear" w:color="auto" w:fill="F2F2F2" w:themeFill="background1" w:themeFillShade="F2"/>
            <w:vAlign w:val="center"/>
          </w:tcPr>
          <w:p w14:paraId="1EEC8AA2" w14:textId="77777777" w:rsidR="00216F24" w:rsidRPr="00B60D70" w:rsidRDefault="00216F24" w:rsidP="00D420AC">
            <w:pPr>
              <w:ind w:right="29"/>
              <w:jc w:val="left"/>
              <w:rPr>
                <w:rFonts w:ascii="TH SarabunPSK" w:hAnsi="TH SarabunPSK" w:cs="TH SarabunPSK"/>
                <w:sz w:val="28"/>
              </w:rPr>
            </w:pPr>
            <w:r w:rsidRPr="00B60D70">
              <w:rPr>
                <w:rFonts w:ascii="TH SarabunPSK" w:hAnsi="TH SarabunPSK" w:cs="TH SarabunPSK" w:hint="cs"/>
                <w:sz w:val="28"/>
                <w:cs/>
              </w:rPr>
              <w:lastRenderedPageBreak/>
              <w:t>ช่วงเวลา</w:t>
            </w:r>
          </w:p>
        </w:tc>
        <w:tc>
          <w:tcPr>
            <w:tcW w:w="6751" w:type="dxa"/>
            <w:gridSpan w:val="2"/>
            <w:tcBorders>
              <w:top w:val="single" w:sz="4" w:space="0" w:color="auto"/>
            </w:tcBorders>
            <w:vAlign w:val="center"/>
          </w:tcPr>
          <w:p w14:paraId="738F2C5C" w14:textId="77777777" w:rsidR="00216F24" w:rsidRPr="00B60D70" w:rsidRDefault="00216F24" w:rsidP="00D420AC">
            <w:pPr>
              <w:ind w:right="29"/>
              <w:jc w:val="left"/>
              <w:rPr>
                <w:rFonts w:ascii="TH SarabunPSK" w:hAnsi="TH SarabunPSK" w:cs="TH SarabunPSK"/>
              </w:rPr>
            </w:pPr>
            <w:r w:rsidRPr="00B60D70">
              <w:rPr>
                <w:rFonts w:ascii="TH SarabunPSK" w:hAnsi="TH SarabunPSK" w:cs="TH SarabunPSK" w:hint="cs"/>
                <w:cs/>
              </w:rPr>
              <w:t xml:space="preserve">ชั้นปีที่ </w:t>
            </w:r>
            <w:r w:rsidRPr="00B60D70">
              <w:rPr>
                <w:rFonts w:ascii="TH SarabunPSK" w:hAnsi="TH SarabunPSK" w:cs="TH SarabunPSK" w:hint="cs"/>
              </w:rPr>
              <w:t xml:space="preserve">1 - </w:t>
            </w:r>
            <w:r w:rsidRPr="00B60D70">
              <w:rPr>
                <w:rFonts w:ascii="TH SarabunPSK" w:hAnsi="TH SarabunPSK" w:cs="TH SarabunPSK" w:hint="cs"/>
                <w:cs/>
              </w:rPr>
              <w:t>5</w:t>
            </w:r>
          </w:p>
        </w:tc>
      </w:tr>
      <w:tr w:rsidR="00B60D70" w:rsidRPr="00B60D70" w14:paraId="46D08D60" w14:textId="77777777" w:rsidTr="00D420AC">
        <w:tc>
          <w:tcPr>
            <w:tcW w:w="2263" w:type="dxa"/>
            <w:shd w:val="clear" w:color="auto" w:fill="F2F2F2" w:themeFill="background1" w:themeFillShade="F2"/>
          </w:tcPr>
          <w:p w14:paraId="2EA4536E" w14:textId="77777777" w:rsidR="00216F24" w:rsidRPr="00B60D70" w:rsidRDefault="00216F24" w:rsidP="00D420AC">
            <w:pPr>
              <w:ind w:right="29"/>
              <w:rPr>
                <w:rFonts w:ascii="TH SarabunPSK" w:hAnsi="TH SarabunPSK" w:cs="TH SarabunPSK"/>
                <w:sz w:val="28"/>
                <w:cs/>
              </w:rPr>
            </w:pPr>
            <w:r w:rsidRPr="00B60D70">
              <w:rPr>
                <w:rFonts w:ascii="TH SarabunPSK" w:hAnsi="TH SarabunPSK" w:cs="TH SarabunPSK" w:hint="cs"/>
                <w:sz w:val="28"/>
                <w:cs/>
              </w:rPr>
              <w:t>ระยะเวลา</w:t>
            </w:r>
          </w:p>
        </w:tc>
        <w:tc>
          <w:tcPr>
            <w:tcW w:w="6751" w:type="dxa"/>
            <w:gridSpan w:val="2"/>
          </w:tcPr>
          <w:p w14:paraId="712174A1" w14:textId="02981C9A" w:rsidR="00216F24" w:rsidRPr="00B60D70" w:rsidRDefault="00B91175" w:rsidP="00D420AC">
            <w:pPr>
              <w:ind w:right="29"/>
              <w:jc w:val="left"/>
              <w:rPr>
                <w:rFonts w:ascii="TH SarabunPSK" w:hAnsi="TH SarabunPSK" w:cs="TH SarabunPSK"/>
                <w:cs/>
              </w:rPr>
            </w:pPr>
            <w:r w:rsidRPr="00B60D70">
              <w:rPr>
                <w:rFonts w:ascii="TH SarabunPSK" w:hAnsi="TH SarabunPSK" w:cs="TH SarabunPSK" w:hint="cs"/>
              </w:rPr>
              <w:t xml:space="preserve">CTE </w:t>
            </w:r>
            <w:r w:rsidR="00216F24" w:rsidRPr="00B60D70">
              <w:rPr>
                <w:rFonts w:ascii="TH SarabunPSK" w:hAnsi="TH SarabunPSK" w:cs="TH SarabunPSK" w:hint="cs"/>
              </w:rPr>
              <w:t>19</w:t>
            </w:r>
            <w:r w:rsidR="005C6B47" w:rsidRPr="00B60D70">
              <w:rPr>
                <w:rFonts w:ascii="TH SarabunPSK" w:hAnsi="TH SarabunPSK" w:cs="TH SarabunPSK" w:hint="cs"/>
              </w:rPr>
              <w:t>8</w:t>
            </w:r>
            <w:r w:rsidR="00216F24" w:rsidRPr="00B60D70">
              <w:rPr>
                <w:rFonts w:ascii="TH SarabunPSK" w:hAnsi="TH SarabunPSK" w:cs="TH SarabunPSK" w:hint="cs"/>
              </w:rPr>
              <w:t xml:space="preserve">, </w:t>
            </w:r>
            <w:r w:rsidRPr="00B60D70">
              <w:rPr>
                <w:rFonts w:ascii="TH SarabunPSK" w:hAnsi="TH SarabunPSK" w:cs="TH SarabunPSK" w:hint="cs"/>
              </w:rPr>
              <w:t xml:space="preserve">CTE </w:t>
            </w:r>
            <w:r w:rsidR="00216F24" w:rsidRPr="00B60D70">
              <w:rPr>
                <w:rFonts w:ascii="TH SarabunPSK" w:hAnsi="TH SarabunPSK" w:cs="TH SarabunPSK" w:hint="cs"/>
              </w:rPr>
              <w:t>29</w:t>
            </w:r>
            <w:r w:rsidR="005C6B47" w:rsidRPr="00B60D70">
              <w:rPr>
                <w:rFonts w:ascii="TH SarabunPSK" w:hAnsi="TH SarabunPSK" w:cs="TH SarabunPSK" w:hint="cs"/>
              </w:rPr>
              <w:t>8</w:t>
            </w:r>
            <w:r w:rsidR="00216F24" w:rsidRPr="00B60D70">
              <w:rPr>
                <w:rFonts w:ascii="TH SarabunPSK" w:hAnsi="TH SarabunPSK" w:cs="TH SarabunPSK" w:hint="cs"/>
              </w:rPr>
              <w:t xml:space="preserve">, </w:t>
            </w:r>
            <w:r w:rsidRPr="00B60D70">
              <w:rPr>
                <w:rFonts w:ascii="TH SarabunPSK" w:hAnsi="TH SarabunPSK" w:cs="TH SarabunPSK" w:hint="cs"/>
              </w:rPr>
              <w:t xml:space="preserve">CTE </w:t>
            </w:r>
            <w:r w:rsidR="005C6B47" w:rsidRPr="00B60D70">
              <w:rPr>
                <w:rFonts w:ascii="TH SarabunPSK" w:hAnsi="TH SarabunPSK" w:cs="TH SarabunPSK" w:hint="cs"/>
              </w:rPr>
              <w:t>3</w:t>
            </w:r>
            <w:r w:rsidR="00216F24" w:rsidRPr="00B60D70">
              <w:rPr>
                <w:rFonts w:ascii="TH SarabunPSK" w:hAnsi="TH SarabunPSK" w:cs="TH SarabunPSK" w:hint="cs"/>
              </w:rPr>
              <w:t>9</w:t>
            </w:r>
            <w:r w:rsidR="005C6B47" w:rsidRPr="00B60D70">
              <w:rPr>
                <w:rFonts w:ascii="TH SarabunPSK" w:hAnsi="TH SarabunPSK" w:cs="TH SarabunPSK" w:hint="cs"/>
              </w:rPr>
              <w:t>8</w:t>
            </w:r>
            <w:r w:rsidR="00216F24" w:rsidRPr="00B60D70">
              <w:rPr>
                <w:rFonts w:ascii="TH SarabunPSK" w:hAnsi="TH SarabunPSK" w:cs="TH SarabunPSK" w:hint="cs"/>
              </w:rPr>
              <w:t xml:space="preserve"> </w:t>
            </w:r>
            <w:r w:rsidR="00216F24" w:rsidRPr="00B60D70">
              <w:rPr>
                <w:rFonts w:ascii="TH SarabunPSK" w:hAnsi="TH SarabunPSK" w:cs="TH SarabunPSK" w:hint="cs"/>
                <w:cs/>
              </w:rPr>
              <w:t xml:space="preserve">และ </w:t>
            </w:r>
            <w:r w:rsidRPr="00B60D70">
              <w:rPr>
                <w:rFonts w:ascii="TH SarabunPSK" w:hAnsi="TH SarabunPSK" w:cs="TH SarabunPSK" w:hint="cs"/>
              </w:rPr>
              <w:t xml:space="preserve">CTE </w:t>
            </w:r>
            <w:r w:rsidR="00216F24" w:rsidRPr="00B60D70">
              <w:rPr>
                <w:rFonts w:ascii="TH SarabunPSK" w:hAnsi="TH SarabunPSK" w:cs="TH SarabunPSK" w:hint="cs"/>
                <w:cs/>
              </w:rPr>
              <w:t>49</w:t>
            </w:r>
            <w:r w:rsidR="005C6B47" w:rsidRPr="00B60D70">
              <w:rPr>
                <w:rFonts w:ascii="TH SarabunPSK" w:hAnsi="TH SarabunPSK" w:cs="TH SarabunPSK" w:hint="cs"/>
              </w:rPr>
              <w:t xml:space="preserve">8: </w:t>
            </w:r>
            <w:r w:rsidR="00216F24" w:rsidRPr="00B60D70">
              <w:rPr>
                <w:rFonts w:ascii="TH SarabunPSK" w:hAnsi="TH SarabunPSK" w:cs="TH SarabunPSK" w:hint="cs"/>
                <w:cs/>
              </w:rPr>
              <w:t>รายวิชาละไม่น้อยกว่า 45</w:t>
            </w:r>
            <w:r w:rsidR="00216F24" w:rsidRPr="00B60D70">
              <w:rPr>
                <w:rFonts w:ascii="TH SarabunPSK" w:hAnsi="TH SarabunPSK" w:cs="TH SarabunPSK" w:hint="cs"/>
              </w:rPr>
              <w:t xml:space="preserve"> </w:t>
            </w:r>
            <w:r w:rsidR="00216F24" w:rsidRPr="00B60D70">
              <w:rPr>
                <w:rFonts w:ascii="TH SarabunPSK" w:hAnsi="TH SarabunPSK" w:cs="TH SarabunPSK" w:hint="cs"/>
                <w:cs/>
              </w:rPr>
              <w:t>ชั่วโมง</w:t>
            </w:r>
          </w:p>
          <w:p w14:paraId="2B84443E" w14:textId="0D5C17F3" w:rsidR="00216F24" w:rsidRPr="00B60D70" w:rsidRDefault="00B91175" w:rsidP="00D420AC">
            <w:pPr>
              <w:ind w:right="29"/>
              <w:jc w:val="left"/>
              <w:rPr>
                <w:rFonts w:ascii="TH SarabunPSK" w:hAnsi="TH SarabunPSK" w:cs="TH SarabunPSK"/>
              </w:rPr>
            </w:pPr>
            <w:r w:rsidRPr="00B60D70">
              <w:rPr>
                <w:rFonts w:ascii="TH SarabunPSK" w:hAnsi="TH SarabunPSK" w:cs="TH SarabunPSK" w:hint="cs"/>
              </w:rPr>
              <w:t xml:space="preserve">CTE </w:t>
            </w:r>
            <w:r w:rsidR="005C6B47" w:rsidRPr="00B60D70">
              <w:rPr>
                <w:rFonts w:ascii="TH SarabunPSK" w:hAnsi="TH SarabunPSK" w:cs="TH SarabunPSK" w:hint="cs"/>
              </w:rPr>
              <w:t>4</w:t>
            </w:r>
            <w:r w:rsidR="00216F24" w:rsidRPr="00B60D70">
              <w:rPr>
                <w:rFonts w:ascii="TH SarabunPSK" w:hAnsi="TH SarabunPSK" w:cs="TH SarabunPSK" w:hint="cs"/>
              </w:rPr>
              <w:t>9</w:t>
            </w:r>
            <w:r w:rsidR="005C6B47" w:rsidRPr="00B60D70">
              <w:rPr>
                <w:rFonts w:ascii="TH SarabunPSK" w:hAnsi="TH SarabunPSK" w:cs="TH SarabunPSK" w:hint="cs"/>
              </w:rPr>
              <w:t>9</w:t>
            </w:r>
            <w:r w:rsidR="00216F24" w:rsidRPr="00B60D70">
              <w:rPr>
                <w:rFonts w:ascii="TH SarabunPSK" w:hAnsi="TH SarabunPSK" w:cs="TH SarabunPSK" w:hint="cs"/>
              </w:rPr>
              <w:t xml:space="preserve">: </w:t>
            </w:r>
            <w:r w:rsidR="00216F24" w:rsidRPr="00B60D70">
              <w:rPr>
                <w:rFonts w:ascii="TH SarabunPSK" w:hAnsi="TH SarabunPSK" w:cs="TH SarabunPSK" w:hint="cs"/>
                <w:cs/>
              </w:rPr>
              <w:t>ไม่น้อยกว่า 135</w:t>
            </w:r>
            <w:r w:rsidR="00216F24" w:rsidRPr="00B60D70">
              <w:rPr>
                <w:rFonts w:ascii="TH SarabunPSK" w:hAnsi="TH SarabunPSK" w:cs="TH SarabunPSK" w:hint="cs"/>
              </w:rPr>
              <w:t xml:space="preserve"> </w:t>
            </w:r>
            <w:r w:rsidR="00216F24" w:rsidRPr="00B60D70">
              <w:rPr>
                <w:rFonts w:ascii="TH SarabunPSK" w:hAnsi="TH SarabunPSK" w:cs="TH SarabunPSK" w:hint="cs"/>
                <w:cs/>
              </w:rPr>
              <w:t xml:space="preserve">ชั่วโมง </w:t>
            </w:r>
          </w:p>
          <w:p w14:paraId="0C3ACCD4" w14:textId="6CDCD026" w:rsidR="00216F24" w:rsidRPr="00B60D70" w:rsidRDefault="00B91175" w:rsidP="00D420AC">
            <w:pPr>
              <w:ind w:right="29"/>
              <w:jc w:val="left"/>
              <w:rPr>
                <w:rFonts w:ascii="TH SarabunPSK" w:hAnsi="TH SarabunPSK" w:cs="TH SarabunPSK"/>
                <w:sz w:val="28"/>
                <w:cs/>
              </w:rPr>
            </w:pPr>
            <w:r w:rsidRPr="00B60D70">
              <w:rPr>
                <w:rFonts w:ascii="TH SarabunPSK" w:hAnsi="TH SarabunPSK" w:cs="TH SarabunPSK" w:hint="cs"/>
              </w:rPr>
              <w:t xml:space="preserve">CTE </w:t>
            </w:r>
            <w:r w:rsidR="00216F24" w:rsidRPr="00B60D70">
              <w:rPr>
                <w:rFonts w:ascii="TH SarabunPSK" w:hAnsi="TH SarabunPSK" w:cs="TH SarabunPSK" w:hint="cs"/>
              </w:rPr>
              <w:t xml:space="preserve">599: </w:t>
            </w:r>
            <w:r w:rsidR="00216F24" w:rsidRPr="00B60D70">
              <w:rPr>
                <w:rFonts w:ascii="TH SarabunPSK" w:hAnsi="TH SarabunPSK" w:cs="TH SarabunPSK" w:hint="cs"/>
                <w:cs/>
              </w:rPr>
              <w:t xml:space="preserve">ไม่น้อยกว่า </w:t>
            </w:r>
            <w:r w:rsidR="00216F24" w:rsidRPr="00B60D70">
              <w:rPr>
                <w:rFonts w:ascii="TH SarabunPSK" w:hAnsi="TH SarabunPSK" w:cs="TH SarabunPSK" w:hint="cs"/>
              </w:rPr>
              <w:t xml:space="preserve">320 </w:t>
            </w:r>
            <w:r w:rsidR="00216F24" w:rsidRPr="00B60D70">
              <w:rPr>
                <w:rFonts w:ascii="TH SarabunPSK" w:hAnsi="TH SarabunPSK" w:cs="TH SarabunPSK" w:hint="cs"/>
                <w:cs/>
              </w:rPr>
              <w:t>ชั่วโมง</w:t>
            </w:r>
          </w:p>
        </w:tc>
      </w:tr>
      <w:tr w:rsidR="00B60D70" w:rsidRPr="00B60D70" w14:paraId="3ECACECC" w14:textId="77777777" w:rsidTr="00D420AC">
        <w:tc>
          <w:tcPr>
            <w:tcW w:w="2263" w:type="dxa"/>
            <w:shd w:val="clear" w:color="auto" w:fill="F2F2F2" w:themeFill="background1" w:themeFillShade="F2"/>
          </w:tcPr>
          <w:p w14:paraId="49CC63BB" w14:textId="77777777" w:rsidR="00216F24" w:rsidRPr="00B60D70" w:rsidRDefault="00216F24" w:rsidP="00D420AC">
            <w:pPr>
              <w:ind w:right="29"/>
              <w:rPr>
                <w:rFonts w:ascii="TH SarabunPSK" w:hAnsi="TH SarabunPSK" w:cs="TH SarabunPSK"/>
                <w:sz w:val="28"/>
                <w:cs/>
              </w:rPr>
            </w:pPr>
            <w:r w:rsidRPr="00B60D70">
              <w:rPr>
                <w:rFonts w:ascii="TH SarabunPSK" w:hAnsi="TH SarabunPSK" w:cs="TH SarabunPSK" w:hint="cs"/>
                <w:sz w:val="28"/>
                <w:cs/>
              </w:rPr>
              <w:t>การเตรียมการ</w:t>
            </w:r>
          </w:p>
        </w:tc>
        <w:tc>
          <w:tcPr>
            <w:tcW w:w="6751" w:type="dxa"/>
            <w:gridSpan w:val="2"/>
          </w:tcPr>
          <w:p w14:paraId="411ADE31" w14:textId="77777777" w:rsidR="00216F24" w:rsidRPr="00B60D70" w:rsidRDefault="00216F24" w:rsidP="00D420AC">
            <w:pPr>
              <w:ind w:right="29"/>
              <w:jc w:val="left"/>
              <w:rPr>
                <w:rFonts w:ascii="TH SarabunPSK" w:hAnsi="TH SarabunPSK" w:cs="TH SarabunPSK"/>
                <w:sz w:val="28"/>
                <w:cs/>
              </w:rPr>
            </w:pPr>
            <w:r w:rsidRPr="00B60D70">
              <w:rPr>
                <w:rFonts w:ascii="TH SarabunPSK" w:hAnsi="TH SarabunPSK" w:cs="TH SarabunPSK" w:hint="cs"/>
                <w:sz w:val="28"/>
                <w:cs/>
              </w:rPr>
              <w:t>เตรียมความพร้อมโดยปฐมนิเทศก่อนออกฝึกประสบการณ์วิชาชีพ</w:t>
            </w:r>
            <w:r w:rsidRPr="00B60D70">
              <w:rPr>
                <w:rFonts w:ascii="TH SarabunPSK" w:hAnsi="TH SarabunPSK" w:cs="TH SarabunPSK" w:hint="cs"/>
                <w:sz w:val="28"/>
              </w:rPr>
              <w:br/>
            </w:r>
            <w:r w:rsidRPr="00B60D70">
              <w:rPr>
                <w:rFonts w:ascii="TH SarabunPSK" w:hAnsi="TH SarabunPSK" w:cs="TH SarabunPSK" w:hint="cs"/>
                <w:sz w:val="28"/>
                <w:cs/>
              </w:rPr>
              <w:t>การสอน และแนะนำการปฏิบัติตนในสถานที่ศึกษา</w:t>
            </w:r>
          </w:p>
        </w:tc>
      </w:tr>
      <w:tr w:rsidR="00B60D70" w:rsidRPr="00B60D70" w14:paraId="6F9A99E0" w14:textId="77777777" w:rsidTr="00D420AC">
        <w:tc>
          <w:tcPr>
            <w:tcW w:w="2263" w:type="dxa"/>
            <w:shd w:val="clear" w:color="auto" w:fill="F2F2F2" w:themeFill="background1" w:themeFillShade="F2"/>
          </w:tcPr>
          <w:p w14:paraId="056C4F84" w14:textId="27A22562" w:rsidR="00216F24" w:rsidRPr="00B60D70" w:rsidRDefault="00216F24" w:rsidP="00D420AC">
            <w:pPr>
              <w:ind w:right="29"/>
              <w:rPr>
                <w:rFonts w:ascii="TH SarabunPSK" w:hAnsi="TH SarabunPSK" w:cs="TH SarabunPSK"/>
                <w:sz w:val="28"/>
                <w:cs/>
              </w:rPr>
            </w:pPr>
            <w:r w:rsidRPr="00B60D70">
              <w:rPr>
                <w:rFonts w:ascii="TH SarabunPSK" w:hAnsi="TH SarabunPSK" w:cs="TH SarabunPSK" w:hint="cs"/>
                <w:sz w:val="28"/>
                <w:cs/>
              </w:rPr>
              <w:t>การจัดการเรียนรู้</w:t>
            </w:r>
          </w:p>
        </w:tc>
        <w:tc>
          <w:tcPr>
            <w:tcW w:w="6751" w:type="dxa"/>
            <w:gridSpan w:val="2"/>
          </w:tcPr>
          <w:p w14:paraId="2733218B" w14:textId="77777777" w:rsidR="00216F24" w:rsidRPr="00B60D70" w:rsidRDefault="00216F24" w:rsidP="00D420AC">
            <w:pPr>
              <w:ind w:right="29"/>
              <w:jc w:val="left"/>
              <w:rPr>
                <w:rFonts w:ascii="TH SarabunPSK" w:hAnsi="TH SarabunPSK" w:cs="TH SarabunPSK"/>
                <w:sz w:val="28"/>
                <w:cs/>
              </w:rPr>
            </w:pPr>
            <w:r w:rsidRPr="00B60D70">
              <w:rPr>
                <w:rFonts w:ascii="TH SarabunPSK" w:hAnsi="TH SarabunPSK" w:cs="TH SarabunPSK" w:hint="cs"/>
                <w:sz w:val="28"/>
                <w:cs/>
              </w:rPr>
              <w:t>จัดเวทีการสัมมนาหรือแลกเปลี่ยนเรียนรู้ตามกรอบเวลาที่กำหนด และติดตาม ณ สถานที่ฝึกประสบการณ์วิชาชีพการสอน</w:t>
            </w:r>
          </w:p>
        </w:tc>
      </w:tr>
      <w:tr w:rsidR="00B60D70" w:rsidRPr="00B60D70" w14:paraId="197DA4E9" w14:textId="77777777" w:rsidTr="00D420AC">
        <w:tc>
          <w:tcPr>
            <w:tcW w:w="2263" w:type="dxa"/>
            <w:shd w:val="clear" w:color="auto" w:fill="F2F2F2" w:themeFill="background1" w:themeFillShade="F2"/>
          </w:tcPr>
          <w:p w14:paraId="190E120D" w14:textId="77777777" w:rsidR="00216F24" w:rsidRPr="00B60D70" w:rsidRDefault="00216F24" w:rsidP="00D420AC">
            <w:pPr>
              <w:ind w:right="29"/>
              <w:jc w:val="left"/>
              <w:rPr>
                <w:rFonts w:ascii="TH SarabunPSK" w:hAnsi="TH SarabunPSK" w:cs="TH SarabunPSK"/>
                <w:sz w:val="28"/>
                <w:cs/>
              </w:rPr>
            </w:pPr>
            <w:r w:rsidRPr="00B60D70">
              <w:rPr>
                <w:rFonts w:ascii="TH SarabunPSK" w:hAnsi="TH SarabunPSK" w:cs="TH SarabunPSK" w:hint="cs"/>
                <w:sz w:val="28"/>
                <w:cs/>
              </w:rPr>
              <w:t>หลักฐานและกระบวนการประเมินผล</w:t>
            </w:r>
          </w:p>
        </w:tc>
        <w:tc>
          <w:tcPr>
            <w:tcW w:w="6751" w:type="dxa"/>
            <w:gridSpan w:val="2"/>
          </w:tcPr>
          <w:p w14:paraId="4BD730F3" w14:textId="77777777" w:rsidR="00216F24" w:rsidRPr="00B60D70" w:rsidRDefault="00216F24" w:rsidP="00D420AC">
            <w:pPr>
              <w:ind w:right="29"/>
              <w:jc w:val="left"/>
              <w:rPr>
                <w:rFonts w:ascii="TH SarabunPSK" w:hAnsi="TH SarabunPSK" w:cs="TH SarabunPSK"/>
                <w:sz w:val="28"/>
                <w:cs/>
              </w:rPr>
            </w:pPr>
            <w:r w:rsidRPr="00B60D70">
              <w:rPr>
                <w:rFonts w:ascii="TH SarabunPSK" w:hAnsi="TH SarabunPSK" w:cs="TH SarabunPSK" w:hint="cs"/>
                <w:sz w:val="28"/>
                <w:cs/>
              </w:rPr>
              <w:t xml:space="preserve">แบบบันทึกการฝึกประสบการณ์วิชาชีพการสอนที่สะท้อนทักษะ ความสามารถ และกรอบคิดแบบเติบโตตามกรอบคุรุสภาซึ่งประเมินผลด้วยรูบริก </w:t>
            </w:r>
          </w:p>
        </w:tc>
      </w:tr>
    </w:tbl>
    <w:p w14:paraId="042C2ED4" w14:textId="77777777" w:rsidR="00216F24" w:rsidRPr="00B60D70" w:rsidRDefault="00216F24" w:rsidP="00216F24">
      <w:pPr>
        <w:ind w:right="26"/>
        <w:jc w:val="left"/>
        <w:rPr>
          <w:rFonts w:ascii="TH SarabunPSK" w:hAnsi="TH SarabunPSK" w:cs="TH SarabunPSK"/>
        </w:rPr>
      </w:pPr>
    </w:p>
    <w:p w14:paraId="4F02C8FB" w14:textId="3BA68A1E" w:rsidR="005C6B47" w:rsidRPr="00B60D70" w:rsidRDefault="005C6B47" w:rsidP="005C6B47">
      <w:pPr>
        <w:ind w:firstLine="1036"/>
        <w:rPr>
          <w:rFonts w:ascii="TH SarabunPSK" w:hAnsi="TH SarabunPSK" w:cs="TH SarabunPSK"/>
        </w:rPr>
      </w:pPr>
      <w:r w:rsidRPr="00B60D70">
        <w:rPr>
          <w:rFonts w:ascii="TH SarabunPSK" w:hAnsi="TH SarabunPSK" w:cs="TH SarabunPSK" w:hint="cs"/>
          <w:cs/>
        </w:rPr>
        <w:t>หลักสูตรดำเนินการเพื่อให้เป็นไปตามเกณฑ์การรับรองปริญญาของคุรุสภา (พ.ศ. 2567) ว่าด้วยเรื่อง สัดส่วนอาจารย์นิเทศก์ 1 คนต่อนักศึกษาที่ฝึกปฏิบัติการสอนในสถานศึกษาในสาขาวิชาเฉพาะหรือวิชาเอกไม่เกิน 10 คน (1</w:t>
      </w:r>
      <w:r w:rsidRPr="00B60D70">
        <w:rPr>
          <w:rFonts w:ascii="TH SarabunPSK" w:hAnsi="TH SarabunPSK" w:cs="TH SarabunPSK" w:hint="cs"/>
        </w:rPr>
        <w:t xml:space="preserve"> : 10</w:t>
      </w:r>
      <w:r w:rsidRPr="00B60D70">
        <w:rPr>
          <w:rFonts w:ascii="TH SarabunPSK" w:hAnsi="TH SarabunPSK" w:cs="TH SarabunPSK" w:hint="cs"/>
          <w:cs/>
        </w:rPr>
        <w:t>) โดยนับรวมนักศึกษาทุกชั้นปีที่ฝึกประสบกาณ</w:t>
      </w:r>
      <w:proofErr w:type="spellStart"/>
      <w:r w:rsidRPr="00B60D70">
        <w:rPr>
          <w:rFonts w:ascii="TH SarabunPSK" w:hAnsi="TH SarabunPSK" w:cs="TH SarabunPSK" w:hint="cs"/>
          <w:cs/>
        </w:rPr>
        <w:t>ณ</w:t>
      </w:r>
      <w:proofErr w:type="spellEnd"/>
      <w:r w:rsidRPr="00B60D70">
        <w:rPr>
          <w:rFonts w:ascii="TH SarabunPSK" w:hAnsi="TH SarabunPSK" w:cs="TH SarabunPSK" w:hint="cs"/>
          <w:cs/>
        </w:rPr>
        <w:t>์วิชาชีพและฝึกปฏิบัติการสอนในสถานศึกษานั้น</w:t>
      </w:r>
      <w:r w:rsidR="00D420AC" w:rsidRPr="00B60D70">
        <w:rPr>
          <w:rFonts w:ascii="TH SarabunPSK" w:hAnsi="TH SarabunPSK" w:cs="TH SarabunPSK" w:hint="cs"/>
          <w:cs/>
        </w:rPr>
        <w:t xml:space="preserve"> ๆ</w:t>
      </w:r>
      <w:r w:rsidRPr="00B60D70">
        <w:rPr>
          <w:rFonts w:ascii="TH SarabunPSK" w:hAnsi="TH SarabunPSK" w:cs="TH SarabunPSK" w:hint="cs"/>
          <w:cs/>
        </w:rPr>
        <w:t xml:space="preserve"> และได้กำหนดผลลัพธ์การเรียนรู้ของแต่ละชั้นปีให้สอดคล้องกับองค์ประกอบของการฝึก</w:t>
      </w:r>
      <w:r w:rsidRPr="00B60D70">
        <w:rPr>
          <w:rFonts w:ascii="TH SarabunPSK" w:hAnsi="TH SarabunPSK" w:cs="TH SarabunPSK" w:hint="cs"/>
          <w:cs/>
        </w:rPr>
        <w:lastRenderedPageBreak/>
        <w:t xml:space="preserve">ประสบการณ์และปฏิบัติงานในสถานศึกษา 3 ส่วน ได้แก่ 1) การเรียนรู้งานครู 2) การสังเกตการณ์สอนและพฤติกรรมผู้เรียนซึ่งมีจุดประสงค์ของการฝึกต่อเนื่อง และ 3) การปฏิบัติการสอนเพื่อให้นักศึกษาได้เรียนรู้บริบทของสถานศึกษาที่มีความหลากหลายโดยภาพรวม ซึ่งในแต่ละภาคการศึกษามีทั้งหมด </w:t>
      </w:r>
      <w:r w:rsidRPr="00B60D70">
        <w:rPr>
          <w:rFonts w:ascii="TH SarabunPSK" w:hAnsi="TH SarabunPSK" w:cs="TH SarabunPSK" w:hint="cs"/>
        </w:rPr>
        <w:t xml:space="preserve">16 </w:t>
      </w:r>
      <w:r w:rsidRPr="00B60D70">
        <w:rPr>
          <w:rFonts w:ascii="TH SarabunPSK" w:hAnsi="TH SarabunPSK" w:cs="TH SarabunPSK" w:hint="cs"/>
          <w:cs/>
        </w:rPr>
        <w:t xml:space="preserve">สัปดาห์ </w:t>
      </w:r>
    </w:p>
    <w:p w14:paraId="38E52086" w14:textId="77777777" w:rsidR="005C6B47" w:rsidRPr="00B60D70" w:rsidRDefault="005C6B47" w:rsidP="005C6B47">
      <w:pPr>
        <w:ind w:firstLine="1036"/>
        <w:rPr>
          <w:rFonts w:ascii="TH SarabunPSK" w:hAnsi="TH SarabunPSK" w:cs="TH SarabunPSK"/>
        </w:rPr>
      </w:pPr>
      <w:r w:rsidRPr="00B60D70">
        <w:rPr>
          <w:rFonts w:ascii="TH SarabunPSK" w:hAnsi="TH SarabunPSK" w:cs="TH SarabunPSK" w:hint="cs"/>
          <w:cs/>
        </w:rPr>
        <w:t xml:space="preserve">หลักสูตรจึงได้ออกแบบแผนการนิเทศฝึกประสบการณ์วิชาชีพระหว่างเรียนในทุกภาคการศึกษาที่ 1 ของปีการศึกษาที่ 1-5 รวม 420 ชั่วโมง และของปีการศึกษาที่ 5 ภาคการศึกษาที่ 2 นักศึกษาออกฝึกปฏิบัติการสอนในสถานศึกษา 6 หน่วยกิต 560 ชั่วโมง ซึ่งครอบคลุมกับมาตรฐานของคุรุสภาที่กำหนดให้มีจำนวนชั่วโมงรวมกันไม่น้อยกว่า 480 ชั่วโมง โดยมีชั่วโมงปฏิบัติงานในสถานศึกษาต่อเนื่องตลอดหลักสูตรไม่น้อยกว่า 360 ชั่วโมง และชั่วโมงปฏิบัติการสอนในสถานศึกษาไม่น้อยกว่า 120 ชั่วโมง </w:t>
      </w:r>
    </w:p>
    <w:p w14:paraId="491D7844" w14:textId="64D83206" w:rsidR="005C6B47" w:rsidRPr="00B60D70" w:rsidRDefault="005C6B47" w:rsidP="005C6B47">
      <w:pPr>
        <w:ind w:firstLine="966"/>
        <w:rPr>
          <w:rFonts w:ascii="TH SarabunPSK" w:hAnsi="TH SarabunPSK" w:cs="TH SarabunPSK"/>
        </w:rPr>
      </w:pPr>
      <w:r w:rsidRPr="00B60D70">
        <w:rPr>
          <w:rFonts w:ascii="TH SarabunPSK" w:hAnsi="TH SarabunPSK" w:cs="TH SarabunPSK" w:hint="cs"/>
          <w:cs/>
        </w:rPr>
        <w:t>การจัดการการฝึกประสบการณ์วิชาชีพระหว่างเรียนและการฝึกปฏิบัติการสอนในสถานศึกษาตามเป็นการบริหารอาจารย์นิเทศก์ร่วมกันของ 4 สาขาวิชาในภาพรวมของคณะ</w:t>
      </w:r>
      <w:r w:rsidRPr="00B60D70">
        <w:rPr>
          <w:rFonts w:ascii="TH SarabunPSK" w:hAnsi="TH SarabunPSK" w:cs="TH SarabunPSK" w:hint="cs"/>
        </w:rPr>
        <w:t xml:space="preserve"> </w:t>
      </w:r>
      <w:r w:rsidRPr="00B60D70">
        <w:rPr>
          <w:rFonts w:ascii="TH SarabunPSK" w:hAnsi="TH SarabunPSK" w:cs="TH SarabunPSK" w:hint="cs"/>
          <w:cs/>
        </w:rPr>
        <w:t>ได้แก่ สาขาวิชาวิศวกรรมเครื่องกล วิศวกรรมไฟฟ้า วิศวกรรมโยธา และวิศวกรรม</w:t>
      </w:r>
      <w:proofErr w:type="spellStart"/>
      <w:r w:rsidRPr="00B60D70">
        <w:rPr>
          <w:rFonts w:ascii="TH SarabunPSK" w:hAnsi="TH SarabunPSK" w:cs="TH SarabunPSK" w:hint="cs"/>
          <w:cs/>
        </w:rPr>
        <w:t>อุต</w:t>
      </w:r>
      <w:proofErr w:type="spellEnd"/>
      <w:r w:rsidRPr="00B60D70">
        <w:rPr>
          <w:rFonts w:ascii="TH SarabunPSK" w:hAnsi="TH SarabunPSK" w:cs="TH SarabunPSK" w:hint="cs"/>
          <w:cs/>
        </w:rPr>
        <w:t>สาหการ โดยมีรายละเอียดดังนี้ (ตารางที่ 2.1</w:t>
      </w:r>
      <w:r w:rsidR="00226E52" w:rsidRPr="00B60D70">
        <w:rPr>
          <w:rFonts w:ascii="TH SarabunPSK" w:hAnsi="TH SarabunPSK" w:cs="TH SarabunPSK" w:hint="cs"/>
          <w:cs/>
        </w:rPr>
        <w:t>3</w:t>
      </w:r>
      <w:r w:rsidRPr="00B60D70">
        <w:rPr>
          <w:rFonts w:ascii="TH SarabunPSK" w:hAnsi="TH SarabunPSK" w:cs="TH SarabunPSK" w:hint="cs"/>
          <w:cs/>
        </w:rPr>
        <w:t>)</w:t>
      </w:r>
    </w:p>
    <w:p w14:paraId="0A9B9C67" w14:textId="77777777" w:rsidR="005C6B47" w:rsidRPr="00B60D70" w:rsidRDefault="005C6B47" w:rsidP="005C6B47">
      <w:pPr>
        <w:ind w:firstLine="966"/>
        <w:rPr>
          <w:rFonts w:ascii="TH SarabunPSK" w:hAnsi="TH SarabunPSK" w:cs="TH SarabunPSK"/>
        </w:rPr>
      </w:pPr>
      <w:r w:rsidRPr="00B60D70">
        <w:rPr>
          <w:rFonts w:ascii="TH SarabunPSK" w:hAnsi="TH SarabunPSK" w:cs="TH SarabunPSK" w:hint="cs"/>
          <w:cs/>
        </w:rPr>
        <w:t xml:space="preserve">1) </w:t>
      </w:r>
      <w:r w:rsidRPr="00B60D70">
        <w:rPr>
          <w:rFonts w:ascii="TH SarabunPSK" w:hAnsi="TH SarabunPSK" w:cs="TH SarabunPSK" w:hint="cs"/>
          <w:u w:val="single"/>
          <w:cs/>
        </w:rPr>
        <w:t>ชั้นปีที่ 1 ภาคการศึกษาที่ 1</w:t>
      </w:r>
      <w:r w:rsidRPr="00B60D70">
        <w:rPr>
          <w:rFonts w:ascii="TH SarabunPSK" w:hAnsi="TH SarabunPSK" w:cs="TH SarabunPSK" w:hint="cs"/>
          <w:cs/>
        </w:rPr>
        <w:t xml:space="preserve"> จำนวน 1 หน่วยกิต ไม่น้อยกว่า 45 ชั่วโมง หลักสูตรจัดให้นักศึกษาจะต้องบรรลุความมุ่งหมายการเรียนรู้ คือ “การเรียนรู้สถานศึกษา” โดยฝึกประสบการณ์วิชาชีพระหว่างเรียนในสัปดาห์ที่ 1 และ 2 ของภาคการศึกษา และออกฝึกวันละ 7 ชั่วโมง รวมทั้งสิ้นไม่น้อยกว่า 45 ชั่วโมง ซึ่งในชั้นปีที่ 1 ภาคการศึกษาที่ 1 นี้ จะมีนักศึกษารวมทั้ง </w:t>
      </w:r>
      <w:r w:rsidRPr="00B60D70">
        <w:rPr>
          <w:rFonts w:ascii="TH SarabunPSK" w:hAnsi="TH SarabunPSK" w:cs="TH SarabunPSK" w:hint="cs"/>
        </w:rPr>
        <w:t xml:space="preserve">5 </w:t>
      </w:r>
      <w:r w:rsidRPr="00B60D70">
        <w:rPr>
          <w:rFonts w:ascii="TH SarabunPSK" w:hAnsi="TH SarabunPSK" w:cs="TH SarabunPSK" w:hint="cs"/>
          <w:cs/>
        </w:rPr>
        <w:t xml:space="preserve">ชั้นปี ในช่วงเวลาเดียวกัน จำนวน </w:t>
      </w:r>
      <w:r w:rsidRPr="00B60D70">
        <w:rPr>
          <w:rFonts w:ascii="TH SarabunPSK" w:hAnsi="TH SarabunPSK" w:cs="TH SarabunPSK" w:hint="cs"/>
        </w:rPr>
        <w:t>4</w:t>
      </w:r>
      <w:r w:rsidRPr="00B60D70">
        <w:rPr>
          <w:rFonts w:ascii="TH SarabunPSK" w:hAnsi="TH SarabunPSK" w:cs="TH SarabunPSK" w:hint="cs"/>
          <w:cs/>
        </w:rPr>
        <w:t xml:space="preserve">0 คน จะต้องมีอาจารย์นิเทศก์สัปดาห์ละ </w:t>
      </w:r>
      <w:r w:rsidRPr="00B60D70">
        <w:rPr>
          <w:rFonts w:ascii="TH SarabunPSK" w:hAnsi="TH SarabunPSK" w:cs="TH SarabunPSK" w:hint="cs"/>
        </w:rPr>
        <w:t>4</w:t>
      </w:r>
      <w:r w:rsidRPr="00B60D70">
        <w:rPr>
          <w:rFonts w:ascii="TH SarabunPSK" w:hAnsi="TH SarabunPSK" w:cs="TH SarabunPSK" w:hint="cs"/>
          <w:cs/>
        </w:rPr>
        <w:t xml:space="preserve"> คน </w:t>
      </w:r>
    </w:p>
    <w:p w14:paraId="0ECBCAC7" w14:textId="56F6D48B" w:rsidR="005C6B47" w:rsidRPr="00B60D70" w:rsidRDefault="005C6B47" w:rsidP="005C6B47">
      <w:pPr>
        <w:ind w:firstLine="966"/>
        <w:rPr>
          <w:rFonts w:ascii="TH SarabunPSK" w:hAnsi="TH SarabunPSK" w:cs="TH SarabunPSK"/>
        </w:rPr>
      </w:pPr>
      <w:r w:rsidRPr="00B60D70">
        <w:rPr>
          <w:rFonts w:ascii="TH SarabunPSK" w:hAnsi="TH SarabunPSK" w:cs="TH SarabunPSK" w:hint="cs"/>
          <w:cs/>
        </w:rPr>
        <w:t>2)</w:t>
      </w:r>
      <w:r w:rsidR="00BD7F9D" w:rsidRPr="00B60D70">
        <w:rPr>
          <w:rFonts w:ascii="TH SarabunPSK" w:hAnsi="TH SarabunPSK" w:cs="TH SarabunPSK" w:hint="cs"/>
          <w:cs/>
        </w:rPr>
        <w:t xml:space="preserve"> </w:t>
      </w:r>
      <w:r w:rsidRPr="00B60D70">
        <w:rPr>
          <w:rFonts w:ascii="TH SarabunPSK" w:hAnsi="TH SarabunPSK" w:cs="TH SarabunPSK" w:hint="cs"/>
          <w:u w:val="single"/>
          <w:cs/>
        </w:rPr>
        <w:t>ชั้นปีที่ 2 ภาคการศึกษาที่ 1</w:t>
      </w:r>
      <w:r w:rsidRPr="00B60D70">
        <w:rPr>
          <w:rFonts w:ascii="TH SarabunPSK" w:hAnsi="TH SarabunPSK" w:cs="TH SarabunPSK" w:hint="cs"/>
          <w:cs/>
        </w:rPr>
        <w:t xml:space="preserve"> จำนวน 1 หน่วยกิต ไม่น้อยกว่า 45 ชั่วโมง หลักสูตรจัดให้นักศึกษาจะต้องบรรลุความมุ่งหมายการเรียนรู้ คือ “การเรียนรู้งานครู” โดยฝึกประสบการณ์วิชาชีพระหว่างเรียนในสัปดาห์ที่ 3 และ 4 ของภาคการศึกษา และออกฝึกวันละ 7 ชั่วโมง รวมทั้งสิ้นไม่น้อยกว่า 45 ชั่วโมง ซึ่งในชั้นปีที่ 2 ภาคการศึกษาที่ 1 นี้ จะมีนักศึกษารวมทั้ง </w:t>
      </w:r>
      <w:r w:rsidRPr="00B60D70">
        <w:rPr>
          <w:rFonts w:ascii="TH SarabunPSK" w:hAnsi="TH SarabunPSK" w:cs="TH SarabunPSK" w:hint="cs"/>
        </w:rPr>
        <w:t xml:space="preserve">5 </w:t>
      </w:r>
      <w:r w:rsidRPr="00B60D70">
        <w:rPr>
          <w:rFonts w:ascii="TH SarabunPSK" w:hAnsi="TH SarabunPSK" w:cs="TH SarabunPSK" w:hint="cs"/>
          <w:cs/>
        </w:rPr>
        <w:t xml:space="preserve">ชั้นปี ในช่วงเวลาเดียวกัน จำนวน </w:t>
      </w:r>
      <w:r w:rsidRPr="00B60D70">
        <w:rPr>
          <w:rFonts w:ascii="TH SarabunPSK" w:hAnsi="TH SarabunPSK" w:cs="TH SarabunPSK" w:hint="cs"/>
        </w:rPr>
        <w:t>4</w:t>
      </w:r>
      <w:r w:rsidRPr="00B60D70">
        <w:rPr>
          <w:rFonts w:ascii="TH SarabunPSK" w:hAnsi="TH SarabunPSK" w:cs="TH SarabunPSK" w:hint="cs"/>
          <w:cs/>
        </w:rPr>
        <w:t xml:space="preserve">0 คน จะต้องมีอาจารย์นิเทศก์สัปดาห์ละ </w:t>
      </w:r>
      <w:r w:rsidRPr="00B60D70">
        <w:rPr>
          <w:rFonts w:ascii="TH SarabunPSK" w:hAnsi="TH SarabunPSK" w:cs="TH SarabunPSK" w:hint="cs"/>
        </w:rPr>
        <w:t>4</w:t>
      </w:r>
      <w:r w:rsidRPr="00B60D70">
        <w:rPr>
          <w:rFonts w:ascii="TH SarabunPSK" w:hAnsi="TH SarabunPSK" w:cs="TH SarabunPSK" w:hint="cs"/>
          <w:cs/>
        </w:rPr>
        <w:t xml:space="preserve"> คน</w:t>
      </w:r>
    </w:p>
    <w:p w14:paraId="3B2EDFFA" w14:textId="77777777" w:rsidR="005C6B47" w:rsidRPr="00B60D70" w:rsidRDefault="005C6B47" w:rsidP="005C6B47">
      <w:pPr>
        <w:ind w:firstLine="966"/>
        <w:rPr>
          <w:rFonts w:ascii="TH SarabunPSK" w:hAnsi="TH SarabunPSK" w:cs="TH SarabunPSK"/>
        </w:rPr>
      </w:pPr>
      <w:r w:rsidRPr="00B60D70">
        <w:rPr>
          <w:rFonts w:ascii="TH SarabunPSK" w:hAnsi="TH SarabunPSK" w:cs="TH SarabunPSK" w:hint="cs"/>
          <w:cs/>
        </w:rPr>
        <w:t xml:space="preserve">3) </w:t>
      </w:r>
      <w:r w:rsidRPr="00B60D70">
        <w:rPr>
          <w:rFonts w:ascii="TH SarabunPSK" w:hAnsi="TH SarabunPSK" w:cs="TH SarabunPSK" w:hint="cs"/>
          <w:u w:val="single"/>
          <w:cs/>
        </w:rPr>
        <w:t>ชั้นปีที่ 3 ภาคการศึกษาที่ 1</w:t>
      </w:r>
      <w:r w:rsidRPr="00B60D70">
        <w:rPr>
          <w:rFonts w:ascii="TH SarabunPSK" w:hAnsi="TH SarabunPSK" w:cs="TH SarabunPSK" w:hint="cs"/>
          <w:cs/>
        </w:rPr>
        <w:t xml:space="preserve"> จำนวน 1 หน่วยกิต ไม่น้อยกว่า 45 ชั่วโมง หลักสูตรจัดให้นักศึกษาจะต้องบรรลุความมุ่งหมายการเรียนรู้ คือ “การสังเกตการสอนและพฤติกรรมผู้เรียน</w:t>
      </w:r>
      <w:r w:rsidRPr="00B60D70">
        <w:rPr>
          <w:rFonts w:ascii="TH SarabunPSK" w:hAnsi="TH SarabunPSK" w:cs="TH SarabunPSK" w:hint="cs"/>
        </w:rPr>
        <w:t xml:space="preserve">” </w:t>
      </w:r>
      <w:r w:rsidRPr="00B60D70">
        <w:rPr>
          <w:rFonts w:ascii="TH SarabunPSK" w:hAnsi="TH SarabunPSK" w:cs="TH SarabunPSK" w:hint="cs"/>
          <w:cs/>
        </w:rPr>
        <w:t xml:space="preserve">ซึ่งมีจุดประสงค์ของการฝึกอย่างต่อเนื่อง และออกฝึกประสบการณ์วิชาชีพระหว่างเรียนในสัปดาห์ที่ 5 และ 6 ของภาคการศึกษา และออกฝึกวันละ 7 ชั่วโมง รวมทั้งสิ้นไม่น้อยกว่า 45 ชั่วโมง ซึ่งในชั้นปีที่ 3 ภาคการศึกษาที่ 1 นี้ จะมีนักศึกษารวมทั้ง </w:t>
      </w:r>
      <w:r w:rsidRPr="00B60D70">
        <w:rPr>
          <w:rFonts w:ascii="TH SarabunPSK" w:hAnsi="TH SarabunPSK" w:cs="TH SarabunPSK" w:hint="cs"/>
        </w:rPr>
        <w:t xml:space="preserve">5 </w:t>
      </w:r>
      <w:r w:rsidRPr="00B60D70">
        <w:rPr>
          <w:rFonts w:ascii="TH SarabunPSK" w:hAnsi="TH SarabunPSK" w:cs="TH SarabunPSK" w:hint="cs"/>
          <w:cs/>
        </w:rPr>
        <w:t xml:space="preserve">ชั้นปี ในช่วงเวลาเดียวกัน จำนวน </w:t>
      </w:r>
      <w:r w:rsidRPr="00B60D70">
        <w:rPr>
          <w:rFonts w:ascii="TH SarabunPSK" w:hAnsi="TH SarabunPSK" w:cs="TH SarabunPSK" w:hint="cs"/>
        </w:rPr>
        <w:t>4</w:t>
      </w:r>
      <w:r w:rsidRPr="00B60D70">
        <w:rPr>
          <w:rFonts w:ascii="TH SarabunPSK" w:hAnsi="TH SarabunPSK" w:cs="TH SarabunPSK" w:hint="cs"/>
          <w:cs/>
        </w:rPr>
        <w:t xml:space="preserve">0 คน จะต้องมีอาจารย์นิเทศก์สัปดาห์ละ </w:t>
      </w:r>
      <w:r w:rsidRPr="00B60D70">
        <w:rPr>
          <w:rFonts w:ascii="TH SarabunPSK" w:hAnsi="TH SarabunPSK" w:cs="TH SarabunPSK" w:hint="cs"/>
        </w:rPr>
        <w:t>4</w:t>
      </w:r>
      <w:r w:rsidRPr="00B60D70">
        <w:rPr>
          <w:rFonts w:ascii="TH SarabunPSK" w:hAnsi="TH SarabunPSK" w:cs="TH SarabunPSK" w:hint="cs"/>
          <w:cs/>
        </w:rPr>
        <w:t xml:space="preserve"> คน</w:t>
      </w:r>
    </w:p>
    <w:p w14:paraId="10534FB1" w14:textId="6D7A2249" w:rsidR="005C6B47" w:rsidRPr="00B60D70" w:rsidRDefault="005C6B47" w:rsidP="005C6B47">
      <w:pPr>
        <w:ind w:firstLine="966"/>
        <w:rPr>
          <w:rFonts w:ascii="TH SarabunPSK" w:hAnsi="TH SarabunPSK" w:cs="TH SarabunPSK"/>
        </w:rPr>
      </w:pPr>
      <w:r w:rsidRPr="00B60D70">
        <w:rPr>
          <w:rFonts w:ascii="TH SarabunPSK" w:hAnsi="TH SarabunPSK" w:cs="TH SarabunPSK" w:hint="cs"/>
          <w:cs/>
        </w:rPr>
        <w:t xml:space="preserve">4) </w:t>
      </w:r>
      <w:r w:rsidRPr="00B60D70">
        <w:rPr>
          <w:rFonts w:ascii="TH SarabunPSK" w:hAnsi="TH SarabunPSK" w:cs="TH SarabunPSK" w:hint="cs"/>
          <w:u w:val="single"/>
          <w:cs/>
        </w:rPr>
        <w:t>ชั้นปีที่ 4 ภาคการศึกษาที่ 1</w:t>
      </w:r>
      <w:r w:rsidRPr="00B60D70">
        <w:rPr>
          <w:rFonts w:ascii="TH SarabunPSK" w:hAnsi="TH SarabunPSK" w:cs="TH SarabunPSK" w:hint="cs"/>
          <w:cs/>
        </w:rPr>
        <w:t xml:space="preserve"> จำนวน 1 หน่วยกิต ไม่น้อยกว่า 45 ชั่วโมง หลักสูตรจัดให้นักศึกษาจะต้องบรรลุความมุ่งหมายการเรียนรู้ คือ “การปฏิบัติการสอนในฐานะ</w:t>
      </w:r>
      <w:r w:rsidRPr="00B60D70">
        <w:rPr>
          <w:rFonts w:ascii="TH SarabunPSK" w:hAnsi="TH SarabunPSK" w:cs="TH SarabunPSK" w:hint="cs"/>
          <w:cs/>
          <w:lang w:val="th-TH"/>
        </w:rPr>
        <w:t>ผู้ช่วยสอน</w:t>
      </w:r>
      <w:r w:rsidRPr="00B60D70">
        <w:rPr>
          <w:rFonts w:ascii="TH SarabunPSK" w:hAnsi="TH SarabunPSK" w:cs="TH SarabunPSK" w:hint="cs"/>
          <w:cs/>
        </w:rPr>
        <w:t xml:space="preserve">” โดยออกฝึกประสบการณ์วิชาชีพระหว่างเรียนในสัปดาห์ที่ 7 และ 8 ของภาคการศึกษา และฝึกวันละ 7 ชั่วโมง รวมทั้งสิ้นไม่น้อยกว่า 45 ชั่วโมง ซึ่งในชั้นปีที่ 4 ภาคการศึกษาที่ 1 นี้ จะมีนักศึกษารวมทั้ง </w:t>
      </w:r>
      <w:r w:rsidRPr="00B60D70">
        <w:rPr>
          <w:rFonts w:ascii="TH SarabunPSK" w:hAnsi="TH SarabunPSK" w:cs="TH SarabunPSK" w:hint="cs"/>
        </w:rPr>
        <w:t xml:space="preserve">5 </w:t>
      </w:r>
      <w:r w:rsidRPr="00B60D70">
        <w:rPr>
          <w:rFonts w:ascii="TH SarabunPSK" w:hAnsi="TH SarabunPSK" w:cs="TH SarabunPSK" w:hint="cs"/>
          <w:cs/>
        </w:rPr>
        <w:t xml:space="preserve">ชั้นปี ในช่วงเวลาเดียวกัน จำนวน </w:t>
      </w:r>
      <w:r w:rsidRPr="00B60D70">
        <w:rPr>
          <w:rFonts w:ascii="TH SarabunPSK" w:hAnsi="TH SarabunPSK" w:cs="TH SarabunPSK" w:hint="cs"/>
        </w:rPr>
        <w:t>4</w:t>
      </w:r>
      <w:r w:rsidRPr="00B60D70">
        <w:rPr>
          <w:rFonts w:ascii="TH SarabunPSK" w:hAnsi="TH SarabunPSK" w:cs="TH SarabunPSK" w:hint="cs"/>
          <w:cs/>
        </w:rPr>
        <w:t xml:space="preserve">0 คน จะต้องมีอาจารย์นิเทศก์สัปดาห์ละ </w:t>
      </w:r>
      <w:r w:rsidRPr="00B60D70">
        <w:rPr>
          <w:rFonts w:ascii="TH SarabunPSK" w:hAnsi="TH SarabunPSK" w:cs="TH SarabunPSK" w:hint="cs"/>
        </w:rPr>
        <w:t>4</w:t>
      </w:r>
      <w:r w:rsidRPr="00B60D70">
        <w:rPr>
          <w:rFonts w:ascii="TH SarabunPSK" w:hAnsi="TH SarabunPSK" w:cs="TH SarabunPSK" w:hint="cs"/>
          <w:cs/>
        </w:rPr>
        <w:t xml:space="preserve"> คน</w:t>
      </w:r>
    </w:p>
    <w:p w14:paraId="6724F2EB" w14:textId="77777777" w:rsidR="005C6B47" w:rsidRPr="00B60D70" w:rsidRDefault="005C6B47" w:rsidP="005C6B47">
      <w:pPr>
        <w:ind w:firstLine="966"/>
        <w:rPr>
          <w:rFonts w:ascii="TH SarabunPSK" w:hAnsi="TH SarabunPSK" w:cs="TH SarabunPSK"/>
        </w:rPr>
      </w:pPr>
      <w:r w:rsidRPr="00B60D70">
        <w:rPr>
          <w:rFonts w:ascii="TH SarabunPSK" w:hAnsi="TH SarabunPSK" w:cs="TH SarabunPSK" w:hint="cs"/>
          <w:cs/>
        </w:rPr>
        <w:t>5) ชั้</w:t>
      </w:r>
      <w:r w:rsidRPr="00B60D70">
        <w:rPr>
          <w:rFonts w:ascii="TH SarabunPSK" w:hAnsi="TH SarabunPSK" w:cs="TH SarabunPSK" w:hint="cs"/>
          <w:u w:val="single"/>
          <w:cs/>
        </w:rPr>
        <w:t>นปีที่ 5</w:t>
      </w:r>
      <w:r w:rsidRPr="00B60D70">
        <w:rPr>
          <w:rFonts w:ascii="TH SarabunPSK" w:hAnsi="TH SarabunPSK" w:cs="TH SarabunPSK" w:hint="cs"/>
          <w:cs/>
        </w:rPr>
        <w:t xml:space="preserve"> </w:t>
      </w:r>
    </w:p>
    <w:p w14:paraId="0F88155D" w14:textId="1FF73F84" w:rsidR="005C6B47" w:rsidRPr="00B60D70" w:rsidRDefault="005C6B47" w:rsidP="005C6B47">
      <w:pPr>
        <w:ind w:firstLine="1232"/>
        <w:rPr>
          <w:rFonts w:ascii="TH SarabunPSK" w:hAnsi="TH SarabunPSK" w:cs="TH SarabunPSK"/>
        </w:rPr>
      </w:pPr>
      <w:r w:rsidRPr="00B60D70">
        <w:rPr>
          <w:rFonts w:ascii="TH SarabunPSK" w:hAnsi="TH SarabunPSK" w:cs="TH SarabunPSK" w:hint="cs"/>
          <w:cs/>
        </w:rPr>
        <w:lastRenderedPageBreak/>
        <w:t xml:space="preserve">5.1) </w:t>
      </w:r>
      <w:r w:rsidRPr="00B60D70">
        <w:rPr>
          <w:rFonts w:ascii="TH SarabunPSK" w:hAnsi="TH SarabunPSK" w:cs="TH SarabunPSK" w:hint="cs"/>
          <w:u w:val="single"/>
          <w:cs/>
        </w:rPr>
        <w:t>ภาคการศึกษาที่ 1</w:t>
      </w:r>
      <w:r w:rsidRPr="00B60D70">
        <w:rPr>
          <w:rFonts w:ascii="TH SarabunPSK" w:hAnsi="TH SarabunPSK" w:cs="TH SarabunPSK" w:hint="cs"/>
          <w:cs/>
        </w:rPr>
        <w:t xml:space="preserve"> จำนวน 3 หน่วยกิต ไม่น้อยกว่า 135 ชั่วโมง หลักสูตรจัดให้นักศึกษาออกฝึกประสบการณ์วิชาชีพระหว่างเรียน</w:t>
      </w:r>
      <w:r w:rsidRPr="00B60D70">
        <w:rPr>
          <w:rFonts w:ascii="TH SarabunPSK" w:hAnsi="TH SarabunPSK" w:cs="TH SarabunPSK" w:hint="cs"/>
        </w:rPr>
        <w:t xml:space="preserve"> </w:t>
      </w:r>
      <w:r w:rsidRPr="00B60D70">
        <w:rPr>
          <w:rFonts w:ascii="TH SarabunPSK" w:hAnsi="TH SarabunPSK" w:cs="TH SarabunPSK" w:hint="cs"/>
          <w:cs/>
        </w:rPr>
        <w:t>โดยนักศึกษาจะต้องบรรลุความมุ่งหมายการเรียนรู้ คือ “การทดลองปฏิบัติการสอนในฐานะ</w:t>
      </w:r>
      <w:r w:rsidRPr="00B60D70">
        <w:rPr>
          <w:rFonts w:ascii="TH SarabunPSK" w:hAnsi="TH SarabunPSK" w:cs="TH SarabunPSK" w:hint="cs"/>
          <w:cs/>
          <w:lang w:val="th-TH"/>
        </w:rPr>
        <w:t>ผู้สอน</w:t>
      </w:r>
      <w:r w:rsidRPr="00B60D70">
        <w:rPr>
          <w:rFonts w:ascii="TH SarabunPSK" w:hAnsi="TH SarabunPSK" w:cs="TH SarabunPSK" w:hint="cs"/>
          <w:cs/>
        </w:rPr>
        <w:t xml:space="preserve">” รับผิดชอบจัดการเรียนการสอน </w:t>
      </w:r>
      <w:r w:rsidRPr="00B60D70">
        <w:rPr>
          <w:rFonts w:ascii="TH SarabunPSK" w:hAnsi="TH SarabunPSK" w:cs="TH SarabunPSK" w:hint="cs"/>
        </w:rPr>
        <w:t xml:space="preserve">1 </w:t>
      </w:r>
      <w:r w:rsidRPr="00B60D70">
        <w:rPr>
          <w:rFonts w:ascii="TH SarabunPSK" w:hAnsi="TH SarabunPSK" w:cs="TH SarabunPSK" w:hint="cs"/>
          <w:cs/>
        </w:rPr>
        <w:t xml:space="preserve">รายวิชา ในสัปดาห์ที่ 9 - 14 ของภาคการศึกษา และฝึกวันละ 7 ชั่วโมง รวมทั้งสิ้นไม่น้อยกว่า 135 ชั่วโมง ซึ่งในชั้นปีที่ 5 ภาคการศึกษาที่ 1 นี้ จะมีนักศึกษารวมทั้ง </w:t>
      </w:r>
      <w:r w:rsidRPr="00B60D70">
        <w:rPr>
          <w:rFonts w:ascii="TH SarabunPSK" w:hAnsi="TH SarabunPSK" w:cs="TH SarabunPSK" w:hint="cs"/>
        </w:rPr>
        <w:t xml:space="preserve">5 </w:t>
      </w:r>
      <w:r w:rsidRPr="00B60D70">
        <w:rPr>
          <w:rFonts w:ascii="TH SarabunPSK" w:hAnsi="TH SarabunPSK" w:cs="TH SarabunPSK" w:hint="cs"/>
          <w:cs/>
        </w:rPr>
        <w:t xml:space="preserve">ชั้นปี ในช่วงเวลาเดียวกัน จำนวน </w:t>
      </w:r>
      <w:r w:rsidRPr="00B60D70">
        <w:rPr>
          <w:rFonts w:ascii="TH SarabunPSK" w:hAnsi="TH SarabunPSK" w:cs="TH SarabunPSK" w:hint="cs"/>
        </w:rPr>
        <w:t>4</w:t>
      </w:r>
      <w:r w:rsidRPr="00B60D70">
        <w:rPr>
          <w:rFonts w:ascii="TH SarabunPSK" w:hAnsi="TH SarabunPSK" w:cs="TH SarabunPSK" w:hint="cs"/>
          <w:cs/>
        </w:rPr>
        <w:t xml:space="preserve">0 คน จะต้องมีอาจารย์นิเทศก์สัปดาห์ละ </w:t>
      </w:r>
      <w:r w:rsidRPr="00B60D70">
        <w:rPr>
          <w:rFonts w:ascii="TH SarabunPSK" w:hAnsi="TH SarabunPSK" w:cs="TH SarabunPSK" w:hint="cs"/>
        </w:rPr>
        <w:t>4</w:t>
      </w:r>
      <w:r w:rsidRPr="00B60D70">
        <w:rPr>
          <w:rFonts w:ascii="TH SarabunPSK" w:hAnsi="TH SarabunPSK" w:cs="TH SarabunPSK" w:hint="cs"/>
          <w:cs/>
        </w:rPr>
        <w:t xml:space="preserve"> คน </w:t>
      </w:r>
    </w:p>
    <w:p w14:paraId="32821514" w14:textId="26D8783E" w:rsidR="009E6917" w:rsidRPr="00B60D70" w:rsidRDefault="005C6B47" w:rsidP="005C6B47">
      <w:pPr>
        <w:ind w:firstLine="1232"/>
        <w:rPr>
          <w:rFonts w:ascii="TH SarabunPSK" w:hAnsi="TH SarabunPSK" w:cs="TH SarabunPSK"/>
        </w:rPr>
      </w:pPr>
      <w:r w:rsidRPr="00B60D70">
        <w:rPr>
          <w:rFonts w:ascii="TH SarabunPSK" w:hAnsi="TH SarabunPSK" w:cs="TH SarabunPSK" w:hint="cs"/>
          <w:cs/>
        </w:rPr>
        <w:t xml:space="preserve">5.2) </w:t>
      </w:r>
      <w:r w:rsidRPr="00B60D70">
        <w:rPr>
          <w:rFonts w:ascii="TH SarabunPSK" w:hAnsi="TH SarabunPSK" w:cs="TH SarabunPSK" w:hint="cs"/>
          <w:u w:val="single"/>
          <w:cs/>
        </w:rPr>
        <w:t>ภาคการศึกษาที่ 2</w:t>
      </w:r>
      <w:r w:rsidRPr="00B60D70">
        <w:rPr>
          <w:rFonts w:ascii="TH SarabunPSK" w:hAnsi="TH SarabunPSK" w:cs="TH SarabunPSK" w:hint="cs"/>
          <w:cs/>
        </w:rPr>
        <w:t xml:space="preserve"> หลักสูตรจัดให้นักศึกษาออกฝึกประสบการณ์วิชาชีพระหว่างเรียนในสัปดาห์ที่ 1-16 ของภาคการศึกษา โดยฝึกวันละ 7 ชั่วโมง จำนวน 16 สัปดาห์ รวมทั้งสิ้นไม่น้อยกว่า </w:t>
      </w:r>
      <w:r w:rsidR="004E754A" w:rsidRPr="00B60D70">
        <w:rPr>
          <w:rFonts w:ascii="TH SarabunPSK" w:hAnsi="TH SarabunPSK" w:cs="TH SarabunPSK" w:hint="cs"/>
        </w:rPr>
        <w:t>32</w:t>
      </w:r>
      <w:r w:rsidRPr="00B60D70">
        <w:rPr>
          <w:rFonts w:ascii="TH SarabunPSK" w:hAnsi="TH SarabunPSK" w:cs="TH SarabunPSK" w:hint="cs"/>
          <w:cs/>
        </w:rPr>
        <w:t xml:space="preserve">0 ชั่วโมง ซึ่งในชั้นปีที่ 5 ภาคการศึกษาที่ 2 จะมีนักศึกษารวมทั้ง </w:t>
      </w:r>
      <w:r w:rsidRPr="00B60D70">
        <w:rPr>
          <w:rFonts w:ascii="TH SarabunPSK" w:hAnsi="TH SarabunPSK" w:cs="TH SarabunPSK" w:hint="cs"/>
        </w:rPr>
        <w:t xml:space="preserve">5 </w:t>
      </w:r>
      <w:r w:rsidRPr="00B60D70">
        <w:rPr>
          <w:rFonts w:ascii="TH SarabunPSK" w:hAnsi="TH SarabunPSK" w:cs="TH SarabunPSK" w:hint="cs"/>
          <w:cs/>
        </w:rPr>
        <w:t xml:space="preserve">ชั้นปี ในช่วงเวลาเดียวกัน จำนวน </w:t>
      </w:r>
      <w:r w:rsidRPr="00B60D70">
        <w:rPr>
          <w:rFonts w:ascii="TH SarabunPSK" w:hAnsi="TH SarabunPSK" w:cs="TH SarabunPSK" w:hint="cs"/>
        </w:rPr>
        <w:t>4</w:t>
      </w:r>
      <w:r w:rsidRPr="00B60D70">
        <w:rPr>
          <w:rFonts w:ascii="TH SarabunPSK" w:hAnsi="TH SarabunPSK" w:cs="TH SarabunPSK" w:hint="cs"/>
          <w:cs/>
        </w:rPr>
        <w:t xml:space="preserve">0 คน จะต้องมีอาจารย์นิเทศก์สัปดาห์ละ </w:t>
      </w:r>
      <w:r w:rsidRPr="00B60D70">
        <w:rPr>
          <w:rFonts w:ascii="TH SarabunPSK" w:hAnsi="TH SarabunPSK" w:cs="TH SarabunPSK" w:hint="cs"/>
        </w:rPr>
        <w:t>4</w:t>
      </w:r>
      <w:r w:rsidRPr="00B60D70">
        <w:rPr>
          <w:rFonts w:ascii="TH SarabunPSK" w:hAnsi="TH SarabunPSK" w:cs="TH SarabunPSK" w:hint="cs"/>
          <w:cs/>
        </w:rPr>
        <w:t xml:space="preserve"> คน</w:t>
      </w:r>
    </w:p>
    <w:p w14:paraId="3F7D4EF0" w14:textId="77777777" w:rsidR="004E754A" w:rsidRPr="00B60D70" w:rsidRDefault="004E754A" w:rsidP="00216F24">
      <w:pPr>
        <w:rPr>
          <w:rFonts w:ascii="TH SarabunPSK" w:hAnsi="TH SarabunPSK" w:cs="TH SarabunPSK"/>
        </w:rPr>
        <w:sectPr w:rsidR="004E754A" w:rsidRPr="00B60D70" w:rsidSect="00CD259C">
          <w:pgSz w:w="11906" w:h="16838"/>
          <w:pgMar w:top="1440" w:right="1440" w:bottom="1440" w:left="1440" w:header="706" w:footer="706" w:gutter="0"/>
          <w:cols w:space="708"/>
          <w:docGrid w:linePitch="360"/>
        </w:sectPr>
      </w:pPr>
    </w:p>
    <w:p w14:paraId="53CDCA30" w14:textId="2E1312C5" w:rsidR="004E754A" w:rsidRPr="00B60D70" w:rsidRDefault="004E754A" w:rsidP="004E754A">
      <w:pPr>
        <w:jc w:val="both"/>
        <w:rPr>
          <w:rFonts w:ascii="TH SarabunPSK" w:hAnsi="TH SarabunPSK" w:cs="TH SarabunPSK"/>
          <w:sz w:val="12"/>
          <w:szCs w:val="12"/>
        </w:rPr>
      </w:pPr>
      <w:r w:rsidRPr="00B60D70">
        <w:rPr>
          <w:rFonts w:ascii="TH SarabunPSK" w:hAnsi="TH SarabunPSK" w:cs="TH SarabunPSK" w:hint="cs"/>
          <w:b/>
          <w:bCs/>
          <w:cs/>
        </w:rPr>
        <w:lastRenderedPageBreak/>
        <w:t>ตารางที่ 2.1</w:t>
      </w:r>
      <w:r w:rsidR="00632123" w:rsidRPr="00B60D70">
        <w:rPr>
          <w:rFonts w:ascii="TH SarabunPSK" w:hAnsi="TH SarabunPSK" w:cs="TH SarabunPSK" w:hint="cs"/>
          <w:b/>
          <w:bCs/>
          <w:cs/>
        </w:rPr>
        <w:t>3</w:t>
      </w:r>
      <w:r w:rsidRPr="00B60D70">
        <w:rPr>
          <w:rFonts w:ascii="TH SarabunPSK" w:hAnsi="TH SarabunPSK" w:cs="TH SarabunPSK" w:hint="cs"/>
          <w:b/>
          <w:bCs/>
          <w:cs/>
        </w:rPr>
        <w:t xml:space="preserve"> </w:t>
      </w:r>
      <w:r w:rsidRPr="00B60D70">
        <w:rPr>
          <w:rFonts w:ascii="TH SarabunPSK" w:hAnsi="TH SarabunPSK" w:cs="TH SarabunPSK" w:hint="cs"/>
          <w:cs/>
        </w:rPr>
        <w:t>แผนการการจัดการการฝึกประสบการณ์วิชาชีพระหว่างเรียนและการฝึกปฏิบัติการสอนในสถานศึกษา</w:t>
      </w:r>
    </w:p>
    <w:tbl>
      <w:tblPr>
        <w:tblStyle w:val="af6"/>
        <w:tblW w:w="13942" w:type="dxa"/>
        <w:tblInd w:w="-5" w:type="dxa"/>
        <w:tblLayout w:type="fixed"/>
        <w:tblLook w:val="04A0" w:firstRow="1" w:lastRow="0" w:firstColumn="1" w:lastColumn="0" w:noHBand="0" w:noVBand="1"/>
      </w:tblPr>
      <w:tblGrid>
        <w:gridCol w:w="3261"/>
        <w:gridCol w:w="620"/>
        <w:gridCol w:w="620"/>
        <w:gridCol w:w="620"/>
        <w:gridCol w:w="620"/>
        <w:gridCol w:w="620"/>
        <w:gridCol w:w="620"/>
        <w:gridCol w:w="620"/>
        <w:gridCol w:w="621"/>
        <w:gridCol w:w="620"/>
        <w:gridCol w:w="620"/>
        <w:gridCol w:w="620"/>
        <w:gridCol w:w="620"/>
        <w:gridCol w:w="620"/>
        <w:gridCol w:w="620"/>
        <w:gridCol w:w="620"/>
        <w:gridCol w:w="621"/>
        <w:gridCol w:w="759"/>
      </w:tblGrid>
      <w:tr w:rsidR="00B60D70" w:rsidRPr="00B60D70" w14:paraId="1C62656B" w14:textId="77777777" w:rsidTr="00D420AC">
        <w:trPr>
          <w:trHeight w:val="397"/>
        </w:trPr>
        <w:tc>
          <w:tcPr>
            <w:tcW w:w="3261" w:type="dxa"/>
            <w:vMerge w:val="restart"/>
            <w:shd w:val="clear" w:color="auto" w:fill="F2F2F2" w:themeFill="background1" w:themeFillShade="F2"/>
            <w:vAlign w:val="center"/>
          </w:tcPr>
          <w:p w14:paraId="18D278E5" w14:textId="77777777" w:rsidR="004E754A" w:rsidRPr="00B60D70" w:rsidRDefault="004E754A" w:rsidP="00D420AC">
            <w:pPr>
              <w:jc w:val="left"/>
              <w:rPr>
                <w:rFonts w:ascii="TH SarabunPSK" w:hAnsi="TH SarabunPSK" w:cs="TH SarabunPSK"/>
                <w:b/>
                <w:bCs/>
                <w:spacing w:val="-12"/>
                <w:sz w:val="26"/>
                <w:szCs w:val="26"/>
              </w:rPr>
            </w:pPr>
            <w:r w:rsidRPr="00B60D70">
              <w:rPr>
                <w:rFonts w:ascii="TH SarabunPSK" w:hAnsi="TH SarabunPSK" w:cs="TH SarabunPSK" w:hint="cs"/>
                <w:b/>
                <w:bCs/>
                <w:sz w:val="26"/>
                <w:szCs w:val="26"/>
                <w:cs/>
              </w:rPr>
              <w:t>รายละเอียด</w:t>
            </w:r>
          </w:p>
        </w:tc>
        <w:tc>
          <w:tcPr>
            <w:tcW w:w="9922" w:type="dxa"/>
            <w:gridSpan w:val="16"/>
            <w:shd w:val="clear" w:color="auto" w:fill="F2F2F2" w:themeFill="background1" w:themeFillShade="F2"/>
            <w:vAlign w:val="center"/>
          </w:tcPr>
          <w:p w14:paraId="5D749A6B" w14:textId="77777777" w:rsidR="004E754A" w:rsidRPr="00B60D70" w:rsidRDefault="004E754A" w:rsidP="004E754A">
            <w:pPr>
              <w:jc w:val="center"/>
              <w:rPr>
                <w:rFonts w:ascii="TH SarabunPSK" w:hAnsi="TH SarabunPSK" w:cs="TH SarabunPSK"/>
                <w:b/>
                <w:bCs/>
                <w:sz w:val="26"/>
                <w:szCs w:val="26"/>
                <w:cs/>
              </w:rPr>
            </w:pPr>
            <w:r w:rsidRPr="00B60D70">
              <w:rPr>
                <w:rFonts w:ascii="TH SarabunPSK" w:hAnsi="TH SarabunPSK" w:cs="TH SarabunPSK" w:hint="cs"/>
                <w:b/>
                <w:bCs/>
                <w:spacing w:val="-12"/>
                <w:sz w:val="26"/>
                <w:szCs w:val="26"/>
                <w:cs/>
              </w:rPr>
              <w:t>สัปดาห์ที่</w:t>
            </w:r>
          </w:p>
        </w:tc>
        <w:tc>
          <w:tcPr>
            <w:tcW w:w="759" w:type="dxa"/>
            <w:vMerge w:val="restart"/>
            <w:shd w:val="clear" w:color="auto" w:fill="F2F2F2" w:themeFill="background1" w:themeFillShade="F2"/>
            <w:vAlign w:val="center"/>
          </w:tcPr>
          <w:p w14:paraId="5D54E1AC" w14:textId="77777777" w:rsidR="004E754A" w:rsidRPr="00B60D70" w:rsidRDefault="004E754A" w:rsidP="00D420AC">
            <w:pPr>
              <w:rPr>
                <w:rFonts w:ascii="TH SarabunPSK" w:hAnsi="TH SarabunPSK" w:cs="TH SarabunPSK"/>
                <w:b/>
                <w:bCs/>
                <w:sz w:val="26"/>
                <w:szCs w:val="26"/>
                <w:cs/>
              </w:rPr>
            </w:pPr>
            <w:r w:rsidRPr="00B60D70">
              <w:rPr>
                <w:rFonts w:ascii="TH SarabunPSK" w:hAnsi="TH SarabunPSK" w:cs="TH SarabunPSK" w:hint="cs"/>
                <w:b/>
                <w:bCs/>
                <w:sz w:val="26"/>
                <w:szCs w:val="26"/>
                <w:cs/>
              </w:rPr>
              <w:t>รวม</w:t>
            </w:r>
          </w:p>
        </w:tc>
      </w:tr>
      <w:tr w:rsidR="00B60D70" w:rsidRPr="00B60D70" w14:paraId="1EEBF920" w14:textId="77777777" w:rsidTr="00D420AC">
        <w:trPr>
          <w:cantSplit/>
          <w:trHeight w:val="340"/>
        </w:trPr>
        <w:tc>
          <w:tcPr>
            <w:tcW w:w="3261" w:type="dxa"/>
            <w:vMerge/>
            <w:shd w:val="clear" w:color="auto" w:fill="F2F2F2" w:themeFill="background1" w:themeFillShade="F2"/>
            <w:vAlign w:val="center"/>
          </w:tcPr>
          <w:p w14:paraId="05D97CDC" w14:textId="77777777" w:rsidR="004E754A" w:rsidRPr="00B60D70" w:rsidRDefault="004E754A" w:rsidP="00D420AC">
            <w:pPr>
              <w:jc w:val="left"/>
              <w:rPr>
                <w:rFonts w:ascii="TH SarabunPSK" w:hAnsi="TH SarabunPSK" w:cs="TH SarabunPSK"/>
                <w:b/>
                <w:bCs/>
                <w:spacing w:val="-12"/>
                <w:sz w:val="26"/>
                <w:szCs w:val="26"/>
                <w:cs/>
              </w:rPr>
            </w:pPr>
          </w:p>
        </w:tc>
        <w:tc>
          <w:tcPr>
            <w:tcW w:w="620" w:type="dxa"/>
            <w:shd w:val="clear" w:color="auto" w:fill="F2F2F2" w:themeFill="background1" w:themeFillShade="F2"/>
            <w:vAlign w:val="center"/>
          </w:tcPr>
          <w:p w14:paraId="0397C63D" w14:textId="77777777" w:rsidR="004E754A" w:rsidRPr="00B60D70" w:rsidRDefault="004E754A" w:rsidP="004E754A">
            <w:pPr>
              <w:jc w:val="center"/>
              <w:rPr>
                <w:rFonts w:ascii="TH SarabunPSK" w:hAnsi="TH SarabunPSK" w:cs="TH SarabunPSK"/>
                <w:b/>
                <w:bCs/>
                <w:sz w:val="26"/>
                <w:szCs w:val="26"/>
                <w:cs/>
              </w:rPr>
            </w:pPr>
            <w:r w:rsidRPr="00B60D70">
              <w:rPr>
                <w:rFonts w:ascii="TH SarabunPSK" w:hAnsi="TH SarabunPSK" w:cs="TH SarabunPSK" w:hint="cs"/>
                <w:b/>
                <w:bCs/>
                <w:sz w:val="26"/>
                <w:szCs w:val="26"/>
                <w:cs/>
              </w:rPr>
              <w:t>1</w:t>
            </w:r>
          </w:p>
        </w:tc>
        <w:tc>
          <w:tcPr>
            <w:tcW w:w="620" w:type="dxa"/>
            <w:shd w:val="clear" w:color="auto" w:fill="F2F2F2" w:themeFill="background1" w:themeFillShade="F2"/>
            <w:vAlign w:val="center"/>
          </w:tcPr>
          <w:p w14:paraId="709CBC1E" w14:textId="77777777" w:rsidR="004E754A" w:rsidRPr="00B60D70" w:rsidRDefault="004E754A" w:rsidP="004E754A">
            <w:pPr>
              <w:jc w:val="center"/>
              <w:rPr>
                <w:rFonts w:ascii="TH SarabunPSK" w:hAnsi="TH SarabunPSK" w:cs="TH SarabunPSK"/>
                <w:b/>
                <w:bCs/>
                <w:sz w:val="26"/>
                <w:szCs w:val="26"/>
                <w:cs/>
              </w:rPr>
            </w:pPr>
            <w:r w:rsidRPr="00B60D70">
              <w:rPr>
                <w:rFonts w:ascii="TH SarabunPSK" w:hAnsi="TH SarabunPSK" w:cs="TH SarabunPSK" w:hint="cs"/>
                <w:b/>
                <w:bCs/>
                <w:sz w:val="26"/>
                <w:szCs w:val="26"/>
                <w:cs/>
              </w:rPr>
              <w:t>2</w:t>
            </w:r>
          </w:p>
        </w:tc>
        <w:tc>
          <w:tcPr>
            <w:tcW w:w="620" w:type="dxa"/>
            <w:shd w:val="clear" w:color="auto" w:fill="F2F2F2" w:themeFill="background1" w:themeFillShade="F2"/>
            <w:vAlign w:val="center"/>
          </w:tcPr>
          <w:p w14:paraId="47E9C050" w14:textId="77777777" w:rsidR="004E754A" w:rsidRPr="00B60D70" w:rsidRDefault="004E754A" w:rsidP="004E754A">
            <w:pPr>
              <w:jc w:val="center"/>
              <w:rPr>
                <w:rFonts w:ascii="TH SarabunPSK" w:hAnsi="TH SarabunPSK" w:cs="TH SarabunPSK"/>
                <w:b/>
                <w:bCs/>
                <w:sz w:val="26"/>
                <w:szCs w:val="26"/>
                <w:cs/>
              </w:rPr>
            </w:pPr>
            <w:r w:rsidRPr="00B60D70">
              <w:rPr>
                <w:rFonts w:ascii="TH SarabunPSK" w:hAnsi="TH SarabunPSK" w:cs="TH SarabunPSK" w:hint="cs"/>
                <w:b/>
                <w:bCs/>
                <w:sz w:val="26"/>
                <w:szCs w:val="26"/>
                <w:cs/>
              </w:rPr>
              <w:t>3</w:t>
            </w:r>
          </w:p>
        </w:tc>
        <w:tc>
          <w:tcPr>
            <w:tcW w:w="620" w:type="dxa"/>
            <w:shd w:val="clear" w:color="auto" w:fill="F2F2F2" w:themeFill="background1" w:themeFillShade="F2"/>
            <w:vAlign w:val="center"/>
          </w:tcPr>
          <w:p w14:paraId="6D8388D0" w14:textId="77777777" w:rsidR="004E754A" w:rsidRPr="00B60D70" w:rsidRDefault="004E754A" w:rsidP="004E754A">
            <w:pPr>
              <w:jc w:val="center"/>
              <w:rPr>
                <w:rFonts w:ascii="TH SarabunPSK" w:hAnsi="TH SarabunPSK" w:cs="TH SarabunPSK"/>
                <w:b/>
                <w:bCs/>
                <w:sz w:val="26"/>
                <w:szCs w:val="26"/>
                <w:cs/>
              </w:rPr>
            </w:pPr>
            <w:r w:rsidRPr="00B60D70">
              <w:rPr>
                <w:rFonts w:ascii="TH SarabunPSK" w:hAnsi="TH SarabunPSK" w:cs="TH SarabunPSK" w:hint="cs"/>
                <w:b/>
                <w:bCs/>
                <w:sz w:val="26"/>
                <w:szCs w:val="26"/>
                <w:cs/>
              </w:rPr>
              <w:t>4</w:t>
            </w:r>
          </w:p>
        </w:tc>
        <w:tc>
          <w:tcPr>
            <w:tcW w:w="620" w:type="dxa"/>
            <w:shd w:val="clear" w:color="auto" w:fill="F2F2F2" w:themeFill="background1" w:themeFillShade="F2"/>
            <w:vAlign w:val="center"/>
          </w:tcPr>
          <w:p w14:paraId="6A2485E7" w14:textId="77777777" w:rsidR="004E754A" w:rsidRPr="00B60D70" w:rsidRDefault="004E754A" w:rsidP="004E754A">
            <w:pPr>
              <w:jc w:val="center"/>
              <w:rPr>
                <w:rFonts w:ascii="TH SarabunPSK" w:hAnsi="TH SarabunPSK" w:cs="TH SarabunPSK"/>
                <w:b/>
                <w:bCs/>
                <w:sz w:val="26"/>
                <w:szCs w:val="26"/>
                <w:cs/>
              </w:rPr>
            </w:pPr>
            <w:r w:rsidRPr="00B60D70">
              <w:rPr>
                <w:rFonts w:ascii="TH SarabunPSK" w:hAnsi="TH SarabunPSK" w:cs="TH SarabunPSK" w:hint="cs"/>
                <w:b/>
                <w:bCs/>
                <w:sz w:val="26"/>
                <w:szCs w:val="26"/>
                <w:cs/>
              </w:rPr>
              <w:t>5</w:t>
            </w:r>
          </w:p>
        </w:tc>
        <w:tc>
          <w:tcPr>
            <w:tcW w:w="620" w:type="dxa"/>
            <w:shd w:val="clear" w:color="auto" w:fill="F2F2F2" w:themeFill="background1" w:themeFillShade="F2"/>
            <w:vAlign w:val="center"/>
          </w:tcPr>
          <w:p w14:paraId="1631CFF4" w14:textId="77777777" w:rsidR="004E754A" w:rsidRPr="00B60D70" w:rsidRDefault="004E754A" w:rsidP="004E754A">
            <w:pPr>
              <w:jc w:val="center"/>
              <w:rPr>
                <w:rFonts w:ascii="TH SarabunPSK" w:hAnsi="TH SarabunPSK" w:cs="TH SarabunPSK"/>
                <w:b/>
                <w:bCs/>
                <w:sz w:val="26"/>
                <w:szCs w:val="26"/>
                <w:cs/>
              </w:rPr>
            </w:pPr>
            <w:r w:rsidRPr="00B60D70">
              <w:rPr>
                <w:rFonts w:ascii="TH SarabunPSK" w:hAnsi="TH SarabunPSK" w:cs="TH SarabunPSK" w:hint="cs"/>
                <w:b/>
                <w:bCs/>
                <w:sz w:val="26"/>
                <w:szCs w:val="26"/>
                <w:cs/>
              </w:rPr>
              <w:t>6</w:t>
            </w:r>
          </w:p>
        </w:tc>
        <w:tc>
          <w:tcPr>
            <w:tcW w:w="620" w:type="dxa"/>
            <w:shd w:val="clear" w:color="auto" w:fill="F2F2F2" w:themeFill="background1" w:themeFillShade="F2"/>
            <w:vAlign w:val="center"/>
          </w:tcPr>
          <w:p w14:paraId="10037FBD" w14:textId="77777777" w:rsidR="004E754A" w:rsidRPr="00B60D70" w:rsidRDefault="004E754A" w:rsidP="004E754A">
            <w:pPr>
              <w:jc w:val="center"/>
              <w:rPr>
                <w:rFonts w:ascii="TH SarabunPSK" w:hAnsi="TH SarabunPSK" w:cs="TH SarabunPSK"/>
                <w:b/>
                <w:bCs/>
                <w:sz w:val="26"/>
                <w:szCs w:val="26"/>
                <w:cs/>
              </w:rPr>
            </w:pPr>
            <w:r w:rsidRPr="00B60D70">
              <w:rPr>
                <w:rFonts w:ascii="TH SarabunPSK" w:hAnsi="TH SarabunPSK" w:cs="TH SarabunPSK" w:hint="cs"/>
                <w:b/>
                <w:bCs/>
                <w:sz w:val="26"/>
                <w:szCs w:val="26"/>
                <w:cs/>
              </w:rPr>
              <w:t>7</w:t>
            </w:r>
          </w:p>
        </w:tc>
        <w:tc>
          <w:tcPr>
            <w:tcW w:w="621" w:type="dxa"/>
            <w:shd w:val="clear" w:color="auto" w:fill="F2F2F2" w:themeFill="background1" w:themeFillShade="F2"/>
            <w:vAlign w:val="center"/>
          </w:tcPr>
          <w:p w14:paraId="71481CB2" w14:textId="77777777" w:rsidR="004E754A" w:rsidRPr="00B60D70" w:rsidRDefault="004E754A" w:rsidP="004E754A">
            <w:pPr>
              <w:jc w:val="center"/>
              <w:rPr>
                <w:rFonts w:ascii="TH SarabunPSK" w:hAnsi="TH SarabunPSK" w:cs="TH SarabunPSK"/>
                <w:b/>
                <w:bCs/>
                <w:sz w:val="26"/>
                <w:szCs w:val="26"/>
                <w:cs/>
              </w:rPr>
            </w:pPr>
            <w:r w:rsidRPr="00B60D70">
              <w:rPr>
                <w:rFonts w:ascii="TH SarabunPSK" w:hAnsi="TH SarabunPSK" w:cs="TH SarabunPSK" w:hint="cs"/>
                <w:b/>
                <w:bCs/>
                <w:sz w:val="26"/>
                <w:szCs w:val="26"/>
                <w:cs/>
              </w:rPr>
              <w:t>8</w:t>
            </w:r>
          </w:p>
        </w:tc>
        <w:tc>
          <w:tcPr>
            <w:tcW w:w="620" w:type="dxa"/>
            <w:shd w:val="clear" w:color="auto" w:fill="F2F2F2" w:themeFill="background1" w:themeFillShade="F2"/>
            <w:vAlign w:val="center"/>
          </w:tcPr>
          <w:p w14:paraId="7681CADA" w14:textId="77777777" w:rsidR="004E754A" w:rsidRPr="00B60D70" w:rsidRDefault="004E754A" w:rsidP="004E754A">
            <w:pPr>
              <w:jc w:val="center"/>
              <w:rPr>
                <w:rFonts w:ascii="TH SarabunPSK" w:hAnsi="TH SarabunPSK" w:cs="TH SarabunPSK"/>
                <w:b/>
                <w:bCs/>
                <w:sz w:val="26"/>
                <w:szCs w:val="26"/>
                <w:cs/>
              </w:rPr>
            </w:pPr>
            <w:r w:rsidRPr="00B60D70">
              <w:rPr>
                <w:rFonts w:ascii="TH SarabunPSK" w:hAnsi="TH SarabunPSK" w:cs="TH SarabunPSK" w:hint="cs"/>
                <w:b/>
                <w:bCs/>
                <w:sz w:val="26"/>
                <w:szCs w:val="26"/>
                <w:cs/>
              </w:rPr>
              <w:t>9</w:t>
            </w:r>
          </w:p>
        </w:tc>
        <w:tc>
          <w:tcPr>
            <w:tcW w:w="620" w:type="dxa"/>
            <w:shd w:val="clear" w:color="auto" w:fill="F2F2F2" w:themeFill="background1" w:themeFillShade="F2"/>
            <w:vAlign w:val="center"/>
          </w:tcPr>
          <w:p w14:paraId="6C500680" w14:textId="77777777" w:rsidR="004E754A" w:rsidRPr="00B60D70" w:rsidRDefault="004E754A" w:rsidP="004E754A">
            <w:pPr>
              <w:jc w:val="center"/>
              <w:rPr>
                <w:rFonts w:ascii="TH SarabunPSK" w:hAnsi="TH SarabunPSK" w:cs="TH SarabunPSK"/>
                <w:b/>
                <w:bCs/>
                <w:sz w:val="26"/>
                <w:szCs w:val="26"/>
                <w:cs/>
              </w:rPr>
            </w:pPr>
            <w:r w:rsidRPr="00B60D70">
              <w:rPr>
                <w:rFonts w:ascii="TH SarabunPSK" w:hAnsi="TH SarabunPSK" w:cs="TH SarabunPSK" w:hint="cs"/>
                <w:b/>
                <w:bCs/>
                <w:sz w:val="26"/>
                <w:szCs w:val="26"/>
                <w:cs/>
              </w:rPr>
              <w:t>10</w:t>
            </w:r>
          </w:p>
        </w:tc>
        <w:tc>
          <w:tcPr>
            <w:tcW w:w="620" w:type="dxa"/>
            <w:shd w:val="clear" w:color="auto" w:fill="F2F2F2" w:themeFill="background1" w:themeFillShade="F2"/>
            <w:vAlign w:val="center"/>
          </w:tcPr>
          <w:p w14:paraId="55165FB3" w14:textId="77777777" w:rsidR="004E754A" w:rsidRPr="00B60D70" w:rsidRDefault="004E754A" w:rsidP="004E754A">
            <w:pPr>
              <w:jc w:val="center"/>
              <w:rPr>
                <w:rFonts w:ascii="TH SarabunPSK" w:hAnsi="TH SarabunPSK" w:cs="TH SarabunPSK"/>
                <w:b/>
                <w:bCs/>
                <w:sz w:val="26"/>
                <w:szCs w:val="26"/>
                <w:cs/>
              </w:rPr>
            </w:pPr>
            <w:r w:rsidRPr="00B60D70">
              <w:rPr>
                <w:rFonts w:ascii="TH SarabunPSK" w:hAnsi="TH SarabunPSK" w:cs="TH SarabunPSK" w:hint="cs"/>
                <w:b/>
                <w:bCs/>
                <w:sz w:val="26"/>
                <w:szCs w:val="26"/>
                <w:cs/>
              </w:rPr>
              <w:t>11</w:t>
            </w:r>
          </w:p>
        </w:tc>
        <w:tc>
          <w:tcPr>
            <w:tcW w:w="620" w:type="dxa"/>
            <w:shd w:val="clear" w:color="auto" w:fill="F2F2F2" w:themeFill="background1" w:themeFillShade="F2"/>
            <w:vAlign w:val="center"/>
          </w:tcPr>
          <w:p w14:paraId="566231F7" w14:textId="77777777" w:rsidR="004E754A" w:rsidRPr="00B60D70" w:rsidRDefault="004E754A" w:rsidP="004E754A">
            <w:pPr>
              <w:jc w:val="center"/>
              <w:rPr>
                <w:rFonts w:ascii="TH SarabunPSK" w:hAnsi="TH SarabunPSK" w:cs="TH SarabunPSK"/>
                <w:b/>
                <w:bCs/>
                <w:sz w:val="26"/>
                <w:szCs w:val="26"/>
                <w:cs/>
              </w:rPr>
            </w:pPr>
            <w:r w:rsidRPr="00B60D70">
              <w:rPr>
                <w:rFonts w:ascii="TH SarabunPSK" w:hAnsi="TH SarabunPSK" w:cs="TH SarabunPSK" w:hint="cs"/>
                <w:b/>
                <w:bCs/>
                <w:sz w:val="26"/>
                <w:szCs w:val="26"/>
                <w:cs/>
              </w:rPr>
              <w:t>12</w:t>
            </w:r>
          </w:p>
        </w:tc>
        <w:tc>
          <w:tcPr>
            <w:tcW w:w="620" w:type="dxa"/>
            <w:shd w:val="clear" w:color="auto" w:fill="F2F2F2" w:themeFill="background1" w:themeFillShade="F2"/>
            <w:vAlign w:val="center"/>
          </w:tcPr>
          <w:p w14:paraId="1023A5B4" w14:textId="77777777" w:rsidR="004E754A" w:rsidRPr="00B60D70" w:rsidRDefault="004E754A" w:rsidP="004E754A">
            <w:pPr>
              <w:jc w:val="center"/>
              <w:rPr>
                <w:rFonts w:ascii="TH SarabunPSK" w:hAnsi="TH SarabunPSK" w:cs="TH SarabunPSK"/>
                <w:b/>
                <w:bCs/>
                <w:sz w:val="26"/>
                <w:szCs w:val="26"/>
                <w:cs/>
              </w:rPr>
            </w:pPr>
            <w:r w:rsidRPr="00B60D70">
              <w:rPr>
                <w:rFonts w:ascii="TH SarabunPSK" w:hAnsi="TH SarabunPSK" w:cs="TH SarabunPSK" w:hint="cs"/>
                <w:b/>
                <w:bCs/>
                <w:sz w:val="26"/>
                <w:szCs w:val="26"/>
                <w:cs/>
              </w:rPr>
              <w:t>13</w:t>
            </w:r>
          </w:p>
        </w:tc>
        <w:tc>
          <w:tcPr>
            <w:tcW w:w="620" w:type="dxa"/>
            <w:shd w:val="clear" w:color="auto" w:fill="F2F2F2" w:themeFill="background1" w:themeFillShade="F2"/>
            <w:vAlign w:val="center"/>
          </w:tcPr>
          <w:p w14:paraId="42989D1E" w14:textId="77777777" w:rsidR="004E754A" w:rsidRPr="00B60D70" w:rsidRDefault="004E754A" w:rsidP="004E754A">
            <w:pPr>
              <w:jc w:val="center"/>
              <w:rPr>
                <w:rFonts w:ascii="TH SarabunPSK" w:hAnsi="TH SarabunPSK" w:cs="TH SarabunPSK"/>
                <w:b/>
                <w:bCs/>
                <w:sz w:val="26"/>
                <w:szCs w:val="26"/>
                <w:cs/>
              </w:rPr>
            </w:pPr>
            <w:r w:rsidRPr="00B60D70">
              <w:rPr>
                <w:rFonts w:ascii="TH SarabunPSK" w:hAnsi="TH SarabunPSK" w:cs="TH SarabunPSK" w:hint="cs"/>
                <w:b/>
                <w:bCs/>
                <w:sz w:val="26"/>
                <w:szCs w:val="26"/>
                <w:cs/>
              </w:rPr>
              <w:t>14</w:t>
            </w:r>
          </w:p>
        </w:tc>
        <w:tc>
          <w:tcPr>
            <w:tcW w:w="620" w:type="dxa"/>
            <w:shd w:val="clear" w:color="auto" w:fill="F2F2F2" w:themeFill="background1" w:themeFillShade="F2"/>
            <w:vAlign w:val="center"/>
          </w:tcPr>
          <w:p w14:paraId="73D0609C" w14:textId="77777777" w:rsidR="004E754A" w:rsidRPr="00B60D70" w:rsidRDefault="004E754A" w:rsidP="004E754A">
            <w:pPr>
              <w:jc w:val="center"/>
              <w:rPr>
                <w:rFonts w:ascii="TH SarabunPSK" w:hAnsi="TH SarabunPSK" w:cs="TH SarabunPSK"/>
                <w:b/>
                <w:bCs/>
                <w:sz w:val="26"/>
                <w:szCs w:val="26"/>
                <w:cs/>
              </w:rPr>
            </w:pPr>
            <w:r w:rsidRPr="00B60D70">
              <w:rPr>
                <w:rFonts w:ascii="TH SarabunPSK" w:hAnsi="TH SarabunPSK" w:cs="TH SarabunPSK" w:hint="cs"/>
                <w:b/>
                <w:bCs/>
                <w:sz w:val="26"/>
                <w:szCs w:val="26"/>
                <w:cs/>
              </w:rPr>
              <w:t>15</w:t>
            </w:r>
          </w:p>
        </w:tc>
        <w:tc>
          <w:tcPr>
            <w:tcW w:w="621" w:type="dxa"/>
            <w:shd w:val="clear" w:color="auto" w:fill="F2F2F2" w:themeFill="background1" w:themeFillShade="F2"/>
            <w:vAlign w:val="center"/>
          </w:tcPr>
          <w:p w14:paraId="1C174346" w14:textId="77777777" w:rsidR="004E754A" w:rsidRPr="00B60D70" w:rsidRDefault="004E754A" w:rsidP="004E754A">
            <w:pPr>
              <w:jc w:val="center"/>
              <w:rPr>
                <w:rFonts w:ascii="TH SarabunPSK" w:hAnsi="TH SarabunPSK" w:cs="TH SarabunPSK"/>
                <w:b/>
                <w:bCs/>
                <w:sz w:val="26"/>
                <w:szCs w:val="26"/>
                <w:cs/>
              </w:rPr>
            </w:pPr>
            <w:r w:rsidRPr="00B60D70">
              <w:rPr>
                <w:rFonts w:ascii="TH SarabunPSK" w:hAnsi="TH SarabunPSK" w:cs="TH SarabunPSK" w:hint="cs"/>
                <w:b/>
                <w:bCs/>
                <w:sz w:val="26"/>
                <w:szCs w:val="26"/>
                <w:cs/>
              </w:rPr>
              <w:t>16</w:t>
            </w:r>
          </w:p>
        </w:tc>
        <w:tc>
          <w:tcPr>
            <w:tcW w:w="759" w:type="dxa"/>
            <w:vMerge/>
            <w:shd w:val="clear" w:color="auto" w:fill="F2F2F2" w:themeFill="background1" w:themeFillShade="F2"/>
            <w:vAlign w:val="center"/>
          </w:tcPr>
          <w:p w14:paraId="437C9EFC" w14:textId="77777777" w:rsidR="004E754A" w:rsidRPr="00B60D70" w:rsidRDefault="004E754A" w:rsidP="00D420AC">
            <w:pPr>
              <w:rPr>
                <w:rFonts w:ascii="TH SarabunPSK" w:hAnsi="TH SarabunPSK" w:cs="TH SarabunPSK"/>
                <w:sz w:val="26"/>
                <w:szCs w:val="26"/>
                <w:cs/>
              </w:rPr>
            </w:pPr>
          </w:p>
        </w:tc>
      </w:tr>
      <w:tr w:rsidR="00B60D70" w:rsidRPr="00B60D70" w14:paraId="2E2CA5F9" w14:textId="77777777" w:rsidTr="00D420AC">
        <w:tc>
          <w:tcPr>
            <w:tcW w:w="3261" w:type="dxa"/>
            <w:vMerge/>
            <w:tcBorders>
              <w:bottom w:val="nil"/>
            </w:tcBorders>
            <w:shd w:val="clear" w:color="auto" w:fill="F2F2F2" w:themeFill="background1" w:themeFillShade="F2"/>
            <w:vAlign w:val="center"/>
          </w:tcPr>
          <w:p w14:paraId="5DC0F05A" w14:textId="77777777" w:rsidR="004E754A" w:rsidRPr="00B60D70" w:rsidRDefault="004E754A" w:rsidP="00D420AC">
            <w:pPr>
              <w:jc w:val="left"/>
              <w:rPr>
                <w:rFonts w:ascii="TH SarabunPSK" w:hAnsi="TH SarabunPSK" w:cs="TH SarabunPSK"/>
                <w:spacing w:val="-10"/>
                <w:sz w:val="26"/>
                <w:szCs w:val="26"/>
                <w:cs/>
              </w:rPr>
            </w:pPr>
          </w:p>
        </w:tc>
        <w:tc>
          <w:tcPr>
            <w:tcW w:w="9922" w:type="dxa"/>
            <w:gridSpan w:val="16"/>
            <w:shd w:val="clear" w:color="auto" w:fill="F2F2F2" w:themeFill="background1" w:themeFillShade="F2"/>
            <w:vAlign w:val="center"/>
          </w:tcPr>
          <w:p w14:paraId="4DD1A195" w14:textId="77777777" w:rsidR="004E754A" w:rsidRPr="00B60D70" w:rsidRDefault="004E754A" w:rsidP="004E754A">
            <w:pPr>
              <w:jc w:val="center"/>
              <w:rPr>
                <w:rFonts w:ascii="TH SarabunPSK" w:hAnsi="TH SarabunPSK" w:cs="TH SarabunPSK"/>
                <w:spacing w:val="-8"/>
                <w:sz w:val="26"/>
                <w:szCs w:val="26"/>
                <w:cs/>
              </w:rPr>
            </w:pPr>
            <w:r w:rsidRPr="00B60D70">
              <w:rPr>
                <w:rFonts w:ascii="TH SarabunPSK" w:hAnsi="TH SarabunPSK" w:cs="TH SarabunPSK" w:hint="cs"/>
                <w:sz w:val="26"/>
                <w:szCs w:val="26"/>
                <w:cs/>
              </w:rPr>
              <w:t>จำนวนชั่วโมงต่อสัปดาห์</w:t>
            </w:r>
          </w:p>
        </w:tc>
        <w:tc>
          <w:tcPr>
            <w:tcW w:w="759" w:type="dxa"/>
            <w:vMerge/>
            <w:tcBorders>
              <w:bottom w:val="single" w:sz="4" w:space="0" w:color="auto"/>
            </w:tcBorders>
            <w:shd w:val="clear" w:color="auto" w:fill="F2F2F2" w:themeFill="background1" w:themeFillShade="F2"/>
            <w:vAlign w:val="center"/>
          </w:tcPr>
          <w:p w14:paraId="7E30B8C0" w14:textId="77777777" w:rsidR="004E754A" w:rsidRPr="00B60D70" w:rsidRDefault="004E754A" w:rsidP="00D420AC">
            <w:pPr>
              <w:rPr>
                <w:rFonts w:ascii="TH SarabunPSK" w:hAnsi="TH SarabunPSK" w:cs="TH SarabunPSK"/>
                <w:sz w:val="26"/>
                <w:szCs w:val="26"/>
                <w:cs/>
              </w:rPr>
            </w:pPr>
          </w:p>
        </w:tc>
      </w:tr>
      <w:tr w:rsidR="00B60D70" w:rsidRPr="00B60D70" w14:paraId="2AA12ACB" w14:textId="77777777" w:rsidTr="00D420AC">
        <w:trPr>
          <w:trHeight w:val="340"/>
        </w:trPr>
        <w:tc>
          <w:tcPr>
            <w:tcW w:w="3261" w:type="dxa"/>
            <w:tcBorders>
              <w:top w:val="single" w:sz="4" w:space="0" w:color="auto"/>
              <w:left w:val="single" w:sz="4" w:space="0" w:color="auto"/>
              <w:bottom w:val="nil"/>
            </w:tcBorders>
            <w:shd w:val="clear" w:color="auto" w:fill="F2F2F2" w:themeFill="background1" w:themeFillShade="F2"/>
            <w:vAlign w:val="center"/>
          </w:tcPr>
          <w:p w14:paraId="01E7FDA1" w14:textId="77777777" w:rsidR="004E754A" w:rsidRPr="00B60D70" w:rsidRDefault="004E754A" w:rsidP="00D420AC">
            <w:pPr>
              <w:jc w:val="left"/>
              <w:rPr>
                <w:rFonts w:ascii="TH SarabunPSK" w:hAnsi="TH SarabunPSK" w:cs="TH SarabunPSK"/>
                <w:spacing w:val="-10"/>
                <w:sz w:val="26"/>
                <w:szCs w:val="26"/>
                <w:cs/>
              </w:rPr>
            </w:pPr>
            <w:r w:rsidRPr="00B60D70">
              <w:rPr>
                <w:rFonts w:ascii="TH SarabunPSK" w:hAnsi="TH SarabunPSK" w:cs="TH SarabunPSK" w:hint="cs"/>
                <w:sz w:val="26"/>
                <w:szCs w:val="26"/>
                <w:cs/>
              </w:rPr>
              <w:t>ชั้นปีที่ 1 ภาคเรียนที่ 1</w:t>
            </w:r>
          </w:p>
        </w:tc>
        <w:tc>
          <w:tcPr>
            <w:tcW w:w="9922" w:type="dxa"/>
            <w:gridSpan w:val="16"/>
            <w:tcBorders>
              <w:right w:val="single" w:sz="4" w:space="0" w:color="auto"/>
            </w:tcBorders>
            <w:shd w:val="clear" w:color="auto" w:fill="F2F2F2" w:themeFill="background1" w:themeFillShade="F2"/>
            <w:vAlign w:val="center"/>
          </w:tcPr>
          <w:p w14:paraId="3BF9B77F" w14:textId="2C78F67E" w:rsidR="004E754A" w:rsidRPr="00B60D70" w:rsidRDefault="004E754A" w:rsidP="004E754A">
            <w:pPr>
              <w:jc w:val="center"/>
              <w:rPr>
                <w:rFonts w:ascii="TH SarabunPSK" w:hAnsi="TH SarabunPSK" w:cs="TH SarabunPSK"/>
                <w:spacing w:val="-8"/>
                <w:sz w:val="26"/>
                <w:szCs w:val="26"/>
                <w:cs/>
              </w:rPr>
            </w:pPr>
            <w:r w:rsidRPr="00B60D70">
              <w:rPr>
                <w:rStyle w:val="af3"/>
                <w:rFonts w:ascii="TH SarabunPSK" w:hAnsi="TH SarabunPSK" w:cs="TH SarabunPSK" w:hint="cs"/>
                <w:sz w:val="26"/>
                <w:szCs w:val="26"/>
              </w:rPr>
              <w:t>≥</w:t>
            </w:r>
            <w:r w:rsidRPr="00B60D70">
              <w:rPr>
                <w:rFonts w:ascii="TH SarabunPSK" w:hAnsi="TH SarabunPSK" w:cs="TH SarabunPSK" w:hint="cs"/>
                <w:sz w:val="26"/>
                <w:szCs w:val="26"/>
                <w:cs/>
              </w:rPr>
              <w:t xml:space="preserve">45 ชั่วโมง </w:t>
            </w:r>
            <w:r w:rsidR="002C31D5" w:rsidRPr="00B60D70">
              <w:rPr>
                <w:rFonts w:ascii="TH SarabunPSK" w:hAnsi="TH SarabunPSK" w:cs="TH SarabunPSK" w:hint="cs"/>
                <w:sz w:val="26"/>
                <w:szCs w:val="26"/>
                <w:cs/>
              </w:rPr>
              <w:t>1</w:t>
            </w:r>
            <w:r w:rsidR="002C31D5" w:rsidRPr="00B60D70">
              <w:rPr>
                <w:rFonts w:ascii="TH SarabunPSK" w:hAnsi="TH SarabunPSK" w:cs="TH SarabunPSK" w:hint="cs"/>
                <w:sz w:val="26"/>
                <w:szCs w:val="26"/>
              </w:rPr>
              <w:t xml:space="preserve"> </w:t>
            </w:r>
            <w:r w:rsidR="002C31D5" w:rsidRPr="00B60D70">
              <w:rPr>
                <w:rFonts w:ascii="TH SarabunPSK" w:hAnsi="TH SarabunPSK" w:cs="TH SarabunPSK" w:hint="cs"/>
                <w:sz w:val="26"/>
                <w:szCs w:val="26"/>
                <w:cs/>
              </w:rPr>
              <w:t>(0-4-3)</w:t>
            </w:r>
          </w:p>
        </w:tc>
        <w:tc>
          <w:tcPr>
            <w:tcW w:w="75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6014AD8" w14:textId="77777777" w:rsidR="004E754A" w:rsidRPr="00B60D70" w:rsidRDefault="004E754A" w:rsidP="00D420AC">
            <w:pPr>
              <w:rPr>
                <w:rFonts w:ascii="TH SarabunPSK" w:hAnsi="TH SarabunPSK" w:cs="TH SarabunPSK"/>
                <w:sz w:val="26"/>
                <w:szCs w:val="26"/>
                <w:cs/>
              </w:rPr>
            </w:pPr>
          </w:p>
        </w:tc>
      </w:tr>
      <w:tr w:rsidR="00B60D70" w:rsidRPr="00B60D70" w14:paraId="2D5B3D8D" w14:textId="77777777" w:rsidTr="00D420AC">
        <w:trPr>
          <w:trHeight w:val="380"/>
        </w:trPr>
        <w:tc>
          <w:tcPr>
            <w:tcW w:w="3261" w:type="dxa"/>
            <w:vAlign w:val="center"/>
          </w:tcPr>
          <w:p w14:paraId="03F37E00" w14:textId="78566229" w:rsidR="004E754A" w:rsidRPr="00B60D70" w:rsidRDefault="004E754A" w:rsidP="00D420AC">
            <w:pPr>
              <w:jc w:val="left"/>
              <w:rPr>
                <w:rFonts w:ascii="TH SarabunPSK" w:hAnsi="TH SarabunPSK" w:cs="TH SarabunPSK"/>
                <w:sz w:val="26"/>
                <w:szCs w:val="26"/>
              </w:rPr>
            </w:pPr>
            <w:r w:rsidRPr="00B60D70">
              <w:rPr>
                <w:rFonts w:ascii="TH SarabunPSK" w:hAnsi="TH SarabunPSK" w:cs="TH SarabunPSK" w:hint="cs"/>
                <w:sz w:val="26"/>
                <w:szCs w:val="26"/>
                <w:cs/>
              </w:rPr>
              <w:t>สาขาวิชาวิศวกรรมโยธา (40 คน)</w:t>
            </w:r>
          </w:p>
        </w:tc>
        <w:tc>
          <w:tcPr>
            <w:tcW w:w="620" w:type="dxa"/>
            <w:vAlign w:val="center"/>
          </w:tcPr>
          <w:p w14:paraId="2F3567B8"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35</w:t>
            </w:r>
          </w:p>
        </w:tc>
        <w:tc>
          <w:tcPr>
            <w:tcW w:w="620" w:type="dxa"/>
            <w:vAlign w:val="center"/>
          </w:tcPr>
          <w:p w14:paraId="2ED8CDA5"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35</w:t>
            </w:r>
          </w:p>
        </w:tc>
        <w:tc>
          <w:tcPr>
            <w:tcW w:w="620" w:type="dxa"/>
            <w:vAlign w:val="center"/>
          </w:tcPr>
          <w:p w14:paraId="4E55F793"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5307AAED"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68352ED8"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5B53121F"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1CEB208E" w14:textId="77777777" w:rsidR="004E754A" w:rsidRPr="00B60D70" w:rsidRDefault="004E754A" w:rsidP="004E754A">
            <w:pPr>
              <w:jc w:val="center"/>
              <w:rPr>
                <w:rFonts w:ascii="TH SarabunPSK" w:hAnsi="TH SarabunPSK" w:cs="TH SarabunPSK"/>
                <w:sz w:val="26"/>
                <w:szCs w:val="26"/>
              </w:rPr>
            </w:pPr>
          </w:p>
        </w:tc>
        <w:tc>
          <w:tcPr>
            <w:tcW w:w="621" w:type="dxa"/>
            <w:vAlign w:val="center"/>
          </w:tcPr>
          <w:p w14:paraId="034CB3A4"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30945C11"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469CC893"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07C79C6D"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0FC8C017"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237DF891"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32B58DB8"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7A0AAAC6" w14:textId="77777777" w:rsidR="004E754A" w:rsidRPr="00B60D70" w:rsidRDefault="004E754A" w:rsidP="004E754A">
            <w:pPr>
              <w:jc w:val="center"/>
              <w:rPr>
                <w:rFonts w:ascii="TH SarabunPSK" w:hAnsi="TH SarabunPSK" w:cs="TH SarabunPSK"/>
                <w:sz w:val="26"/>
                <w:szCs w:val="26"/>
              </w:rPr>
            </w:pPr>
          </w:p>
        </w:tc>
        <w:tc>
          <w:tcPr>
            <w:tcW w:w="621" w:type="dxa"/>
            <w:vAlign w:val="center"/>
          </w:tcPr>
          <w:p w14:paraId="06467375" w14:textId="77777777" w:rsidR="004E754A" w:rsidRPr="00B60D70" w:rsidRDefault="004E754A" w:rsidP="004E754A">
            <w:pPr>
              <w:jc w:val="center"/>
              <w:rPr>
                <w:rFonts w:ascii="TH SarabunPSK" w:hAnsi="TH SarabunPSK" w:cs="TH SarabunPSK"/>
                <w:sz w:val="26"/>
                <w:szCs w:val="26"/>
              </w:rPr>
            </w:pPr>
          </w:p>
        </w:tc>
        <w:tc>
          <w:tcPr>
            <w:tcW w:w="759" w:type="dxa"/>
            <w:tcBorders>
              <w:top w:val="single" w:sz="4" w:space="0" w:color="auto"/>
            </w:tcBorders>
            <w:vAlign w:val="center"/>
          </w:tcPr>
          <w:p w14:paraId="57C7F6FD" w14:textId="77777777" w:rsidR="004E754A" w:rsidRPr="00B60D70" w:rsidRDefault="004E754A" w:rsidP="004E754A">
            <w:pPr>
              <w:jc w:val="center"/>
              <w:rPr>
                <w:rFonts w:ascii="TH SarabunPSK" w:hAnsi="TH SarabunPSK" w:cs="TH SarabunPSK"/>
                <w:sz w:val="26"/>
                <w:szCs w:val="26"/>
              </w:rPr>
            </w:pPr>
            <w:r w:rsidRPr="00B60D70">
              <w:rPr>
                <w:rStyle w:val="af3"/>
                <w:rFonts w:ascii="TH SarabunPSK" w:hAnsi="TH SarabunPSK" w:cs="TH SarabunPSK" w:hint="cs"/>
                <w:sz w:val="26"/>
                <w:szCs w:val="26"/>
              </w:rPr>
              <w:t>≥</w:t>
            </w:r>
            <w:r w:rsidRPr="00B60D70">
              <w:rPr>
                <w:rFonts w:ascii="TH SarabunPSK" w:hAnsi="TH SarabunPSK" w:cs="TH SarabunPSK" w:hint="cs"/>
                <w:sz w:val="26"/>
                <w:szCs w:val="26"/>
                <w:cs/>
              </w:rPr>
              <w:t>45</w:t>
            </w:r>
          </w:p>
        </w:tc>
      </w:tr>
      <w:tr w:rsidR="00B60D70" w:rsidRPr="00B60D70" w14:paraId="75864CE7" w14:textId="77777777" w:rsidTr="004E754A">
        <w:trPr>
          <w:trHeight w:val="58"/>
        </w:trPr>
        <w:tc>
          <w:tcPr>
            <w:tcW w:w="3261" w:type="dxa"/>
            <w:vAlign w:val="center"/>
          </w:tcPr>
          <w:p w14:paraId="20550472" w14:textId="77777777" w:rsidR="004E754A" w:rsidRPr="00B60D70" w:rsidRDefault="004E754A" w:rsidP="00D420AC">
            <w:pPr>
              <w:jc w:val="left"/>
              <w:rPr>
                <w:rFonts w:ascii="TH SarabunPSK" w:hAnsi="TH SarabunPSK" w:cs="TH SarabunPSK"/>
                <w:sz w:val="26"/>
                <w:szCs w:val="26"/>
                <w:cs/>
              </w:rPr>
            </w:pPr>
            <w:r w:rsidRPr="00B60D70">
              <w:rPr>
                <w:rFonts w:ascii="TH SarabunPSK" w:hAnsi="TH SarabunPSK" w:cs="TH SarabunPSK" w:hint="cs"/>
                <w:sz w:val="26"/>
                <w:szCs w:val="26"/>
                <w:cs/>
              </w:rPr>
              <w:t>อาจารย์นิเทศก์ (คน)</w:t>
            </w:r>
          </w:p>
        </w:tc>
        <w:tc>
          <w:tcPr>
            <w:tcW w:w="620" w:type="dxa"/>
            <w:vAlign w:val="center"/>
          </w:tcPr>
          <w:p w14:paraId="7898420F"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(4)</w:t>
            </w:r>
          </w:p>
        </w:tc>
        <w:tc>
          <w:tcPr>
            <w:tcW w:w="620" w:type="dxa"/>
            <w:vAlign w:val="center"/>
          </w:tcPr>
          <w:p w14:paraId="042B1F95"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(4)</w:t>
            </w:r>
          </w:p>
        </w:tc>
        <w:tc>
          <w:tcPr>
            <w:tcW w:w="620" w:type="dxa"/>
            <w:vAlign w:val="center"/>
          </w:tcPr>
          <w:p w14:paraId="05673A6D"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643909EA"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7B3E3730"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1CD81CD5"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29D6DC8A" w14:textId="77777777" w:rsidR="004E754A" w:rsidRPr="00B60D70" w:rsidRDefault="004E754A" w:rsidP="004E754A">
            <w:pPr>
              <w:jc w:val="center"/>
              <w:rPr>
                <w:rFonts w:ascii="TH SarabunPSK" w:hAnsi="TH SarabunPSK" w:cs="TH SarabunPSK"/>
                <w:sz w:val="26"/>
                <w:szCs w:val="26"/>
              </w:rPr>
            </w:pPr>
          </w:p>
        </w:tc>
        <w:tc>
          <w:tcPr>
            <w:tcW w:w="621" w:type="dxa"/>
            <w:vAlign w:val="center"/>
          </w:tcPr>
          <w:p w14:paraId="32D766B6"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0C8C2006"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76B539BA"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21749393"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104E43C0"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2589CBF5"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32623A1D"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7D5C48A4" w14:textId="77777777" w:rsidR="004E754A" w:rsidRPr="00B60D70" w:rsidRDefault="004E754A" w:rsidP="004E754A">
            <w:pPr>
              <w:jc w:val="center"/>
              <w:rPr>
                <w:rFonts w:ascii="TH SarabunPSK" w:hAnsi="TH SarabunPSK" w:cs="TH SarabunPSK"/>
                <w:sz w:val="26"/>
                <w:szCs w:val="26"/>
              </w:rPr>
            </w:pPr>
          </w:p>
        </w:tc>
        <w:tc>
          <w:tcPr>
            <w:tcW w:w="621" w:type="dxa"/>
            <w:vAlign w:val="center"/>
          </w:tcPr>
          <w:p w14:paraId="585BC12D" w14:textId="77777777" w:rsidR="004E754A" w:rsidRPr="00B60D70" w:rsidRDefault="004E754A" w:rsidP="004E754A">
            <w:pPr>
              <w:jc w:val="center"/>
              <w:rPr>
                <w:rFonts w:ascii="TH SarabunPSK" w:hAnsi="TH SarabunPSK" w:cs="TH SarabunPSK"/>
                <w:sz w:val="26"/>
                <w:szCs w:val="26"/>
              </w:rPr>
            </w:pPr>
          </w:p>
        </w:tc>
        <w:tc>
          <w:tcPr>
            <w:tcW w:w="759" w:type="dxa"/>
            <w:vAlign w:val="center"/>
          </w:tcPr>
          <w:p w14:paraId="530EB017" w14:textId="77777777" w:rsidR="004E754A" w:rsidRPr="00B60D70" w:rsidRDefault="004E754A" w:rsidP="004E754A">
            <w:pPr>
              <w:jc w:val="center"/>
              <w:rPr>
                <w:rFonts w:ascii="TH SarabunPSK" w:hAnsi="TH SarabunPSK" w:cs="TH SarabunPSK"/>
                <w:sz w:val="26"/>
                <w:szCs w:val="26"/>
              </w:rPr>
            </w:pPr>
          </w:p>
        </w:tc>
      </w:tr>
      <w:tr w:rsidR="00B60D70" w:rsidRPr="00B60D70" w14:paraId="18C596B3" w14:textId="77777777" w:rsidTr="00D420AC">
        <w:trPr>
          <w:trHeight w:val="340"/>
        </w:trPr>
        <w:tc>
          <w:tcPr>
            <w:tcW w:w="3261" w:type="dxa"/>
            <w:shd w:val="clear" w:color="auto" w:fill="F2F2F2" w:themeFill="background1" w:themeFillShade="F2"/>
            <w:vAlign w:val="center"/>
          </w:tcPr>
          <w:p w14:paraId="3C411EFF" w14:textId="77777777" w:rsidR="004E754A" w:rsidRPr="00B60D70" w:rsidRDefault="004E754A" w:rsidP="00D420AC">
            <w:pPr>
              <w:jc w:val="left"/>
              <w:rPr>
                <w:rFonts w:ascii="TH SarabunPSK" w:hAnsi="TH SarabunPSK" w:cs="TH SarabunPSK"/>
                <w:sz w:val="26"/>
                <w:szCs w:val="26"/>
              </w:rPr>
            </w:pPr>
            <w:r w:rsidRPr="00B60D70">
              <w:rPr>
                <w:rFonts w:ascii="TH SarabunPSK" w:hAnsi="TH SarabunPSK" w:cs="TH SarabunPSK" w:hint="cs"/>
                <w:sz w:val="26"/>
                <w:szCs w:val="26"/>
                <w:cs/>
              </w:rPr>
              <w:t>ชั้นปีที่ 2 ภาคเรียนที่ 1</w:t>
            </w:r>
          </w:p>
        </w:tc>
        <w:tc>
          <w:tcPr>
            <w:tcW w:w="9922" w:type="dxa"/>
            <w:gridSpan w:val="16"/>
            <w:shd w:val="clear" w:color="auto" w:fill="F2F2F2" w:themeFill="background1" w:themeFillShade="F2"/>
            <w:vAlign w:val="center"/>
          </w:tcPr>
          <w:p w14:paraId="294EF7D3" w14:textId="4F312C2F" w:rsidR="004E754A" w:rsidRPr="00B60D70" w:rsidRDefault="004E754A" w:rsidP="004E754A">
            <w:pPr>
              <w:jc w:val="center"/>
              <w:rPr>
                <w:rFonts w:ascii="TH SarabunPSK" w:hAnsi="TH SarabunPSK" w:cs="TH SarabunPSK"/>
                <w:sz w:val="26"/>
                <w:szCs w:val="26"/>
              </w:rPr>
            </w:pPr>
            <w:r w:rsidRPr="00B60D70">
              <w:rPr>
                <w:rStyle w:val="af3"/>
                <w:rFonts w:ascii="TH SarabunPSK" w:hAnsi="TH SarabunPSK" w:cs="TH SarabunPSK" w:hint="cs"/>
                <w:sz w:val="26"/>
                <w:szCs w:val="26"/>
              </w:rPr>
              <w:t>≥</w:t>
            </w:r>
            <w:r w:rsidRPr="00B60D70">
              <w:rPr>
                <w:rFonts w:ascii="TH SarabunPSK" w:hAnsi="TH SarabunPSK" w:cs="TH SarabunPSK" w:hint="cs"/>
                <w:sz w:val="26"/>
                <w:szCs w:val="26"/>
                <w:cs/>
              </w:rPr>
              <w:t xml:space="preserve">45 ชั่วโมง </w:t>
            </w:r>
            <w:r w:rsidR="002C31D5" w:rsidRPr="00B60D70">
              <w:rPr>
                <w:rFonts w:ascii="TH SarabunPSK" w:hAnsi="TH SarabunPSK" w:cs="TH SarabunPSK" w:hint="cs"/>
                <w:sz w:val="26"/>
                <w:szCs w:val="26"/>
                <w:cs/>
              </w:rPr>
              <w:t>1</w:t>
            </w:r>
            <w:r w:rsidR="002C31D5" w:rsidRPr="00B60D70">
              <w:rPr>
                <w:rFonts w:ascii="TH SarabunPSK" w:hAnsi="TH SarabunPSK" w:cs="TH SarabunPSK" w:hint="cs"/>
                <w:sz w:val="26"/>
                <w:szCs w:val="26"/>
              </w:rPr>
              <w:t xml:space="preserve"> </w:t>
            </w:r>
            <w:r w:rsidR="002C31D5" w:rsidRPr="00B60D70">
              <w:rPr>
                <w:rFonts w:ascii="TH SarabunPSK" w:hAnsi="TH SarabunPSK" w:cs="TH SarabunPSK" w:hint="cs"/>
                <w:sz w:val="26"/>
                <w:szCs w:val="26"/>
                <w:cs/>
              </w:rPr>
              <w:t>(0-4-3)</w:t>
            </w:r>
          </w:p>
        </w:tc>
        <w:tc>
          <w:tcPr>
            <w:tcW w:w="759" w:type="dxa"/>
            <w:shd w:val="clear" w:color="auto" w:fill="F2F2F2" w:themeFill="background1" w:themeFillShade="F2"/>
            <w:vAlign w:val="center"/>
          </w:tcPr>
          <w:p w14:paraId="558635AA" w14:textId="77777777" w:rsidR="004E754A" w:rsidRPr="00B60D70" w:rsidRDefault="004E754A" w:rsidP="004E754A">
            <w:pPr>
              <w:jc w:val="center"/>
              <w:rPr>
                <w:rFonts w:ascii="TH SarabunPSK" w:hAnsi="TH SarabunPSK" w:cs="TH SarabunPSK"/>
                <w:sz w:val="26"/>
                <w:szCs w:val="26"/>
              </w:rPr>
            </w:pPr>
          </w:p>
        </w:tc>
      </w:tr>
      <w:tr w:rsidR="00B60D70" w:rsidRPr="00B60D70" w14:paraId="125AB08C" w14:textId="77777777" w:rsidTr="00D420AC">
        <w:trPr>
          <w:trHeight w:val="380"/>
        </w:trPr>
        <w:tc>
          <w:tcPr>
            <w:tcW w:w="3261" w:type="dxa"/>
            <w:vAlign w:val="center"/>
          </w:tcPr>
          <w:p w14:paraId="6F32FFA1" w14:textId="0310D071" w:rsidR="004E754A" w:rsidRPr="00B60D70" w:rsidRDefault="004E754A" w:rsidP="00D420AC">
            <w:pPr>
              <w:jc w:val="left"/>
              <w:rPr>
                <w:rFonts w:ascii="TH SarabunPSK" w:hAnsi="TH SarabunPSK" w:cs="TH SarabunPSK"/>
                <w:sz w:val="26"/>
                <w:szCs w:val="26"/>
              </w:rPr>
            </w:pPr>
            <w:r w:rsidRPr="00B60D70">
              <w:rPr>
                <w:rFonts w:ascii="TH SarabunPSK" w:hAnsi="TH SarabunPSK" w:cs="TH SarabunPSK" w:hint="cs"/>
                <w:sz w:val="26"/>
                <w:szCs w:val="26"/>
                <w:cs/>
              </w:rPr>
              <w:t>สาขาวิชาวิศวกรรมโยธา (40 คน)</w:t>
            </w:r>
          </w:p>
        </w:tc>
        <w:tc>
          <w:tcPr>
            <w:tcW w:w="620" w:type="dxa"/>
            <w:vAlign w:val="center"/>
          </w:tcPr>
          <w:p w14:paraId="1285C2F2"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30947058"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49A69CCF"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35</w:t>
            </w:r>
          </w:p>
        </w:tc>
        <w:tc>
          <w:tcPr>
            <w:tcW w:w="620" w:type="dxa"/>
            <w:vAlign w:val="center"/>
          </w:tcPr>
          <w:p w14:paraId="17DA9DEC"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35</w:t>
            </w:r>
          </w:p>
        </w:tc>
        <w:tc>
          <w:tcPr>
            <w:tcW w:w="620" w:type="dxa"/>
            <w:vAlign w:val="center"/>
          </w:tcPr>
          <w:p w14:paraId="38E92FB7"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64D8562C"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5A6EB5E4" w14:textId="77777777" w:rsidR="004E754A" w:rsidRPr="00B60D70" w:rsidRDefault="004E754A" w:rsidP="004E754A">
            <w:pPr>
              <w:jc w:val="center"/>
              <w:rPr>
                <w:rFonts w:ascii="TH SarabunPSK" w:hAnsi="TH SarabunPSK" w:cs="TH SarabunPSK"/>
                <w:sz w:val="26"/>
                <w:szCs w:val="26"/>
              </w:rPr>
            </w:pPr>
          </w:p>
        </w:tc>
        <w:tc>
          <w:tcPr>
            <w:tcW w:w="621" w:type="dxa"/>
            <w:vAlign w:val="center"/>
          </w:tcPr>
          <w:p w14:paraId="6444D8D9"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403FE1B0"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6DC1E325"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4233E3D9"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5BB8DAC4"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5DAD705C"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61BC6D7C"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14C115C0" w14:textId="77777777" w:rsidR="004E754A" w:rsidRPr="00B60D70" w:rsidRDefault="004E754A" w:rsidP="004E754A">
            <w:pPr>
              <w:jc w:val="center"/>
              <w:rPr>
                <w:rFonts w:ascii="TH SarabunPSK" w:hAnsi="TH SarabunPSK" w:cs="TH SarabunPSK"/>
                <w:sz w:val="26"/>
                <w:szCs w:val="26"/>
              </w:rPr>
            </w:pPr>
          </w:p>
        </w:tc>
        <w:tc>
          <w:tcPr>
            <w:tcW w:w="621" w:type="dxa"/>
            <w:vAlign w:val="center"/>
          </w:tcPr>
          <w:p w14:paraId="4E6C2936" w14:textId="77777777" w:rsidR="004E754A" w:rsidRPr="00B60D70" w:rsidRDefault="004E754A" w:rsidP="004E754A">
            <w:pPr>
              <w:jc w:val="center"/>
              <w:rPr>
                <w:rFonts w:ascii="TH SarabunPSK" w:hAnsi="TH SarabunPSK" w:cs="TH SarabunPSK"/>
                <w:sz w:val="26"/>
                <w:szCs w:val="26"/>
              </w:rPr>
            </w:pPr>
          </w:p>
        </w:tc>
        <w:tc>
          <w:tcPr>
            <w:tcW w:w="759" w:type="dxa"/>
            <w:vAlign w:val="center"/>
          </w:tcPr>
          <w:p w14:paraId="2675DAE1" w14:textId="77777777" w:rsidR="004E754A" w:rsidRPr="00B60D70" w:rsidRDefault="004E754A" w:rsidP="004E754A">
            <w:pPr>
              <w:jc w:val="center"/>
              <w:rPr>
                <w:rFonts w:ascii="TH SarabunPSK" w:hAnsi="TH SarabunPSK" w:cs="TH SarabunPSK"/>
                <w:sz w:val="26"/>
                <w:szCs w:val="26"/>
              </w:rPr>
            </w:pPr>
            <w:r w:rsidRPr="00B60D70">
              <w:rPr>
                <w:rStyle w:val="af3"/>
                <w:rFonts w:ascii="TH SarabunPSK" w:hAnsi="TH SarabunPSK" w:cs="TH SarabunPSK" w:hint="cs"/>
                <w:sz w:val="26"/>
                <w:szCs w:val="26"/>
              </w:rPr>
              <w:t>≥</w:t>
            </w:r>
            <w:r w:rsidRPr="00B60D70">
              <w:rPr>
                <w:rFonts w:ascii="TH SarabunPSK" w:hAnsi="TH SarabunPSK" w:cs="TH SarabunPSK" w:hint="cs"/>
                <w:sz w:val="26"/>
                <w:szCs w:val="26"/>
                <w:cs/>
              </w:rPr>
              <w:t>45</w:t>
            </w:r>
          </w:p>
        </w:tc>
      </w:tr>
      <w:tr w:rsidR="00B60D70" w:rsidRPr="00B60D70" w14:paraId="17DA7CEF" w14:textId="77777777" w:rsidTr="00D420AC">
        <w:trPr>
          <w:trHeight w:val="380"/>
        </w:trPr>
        <w:tc>
          <w:tcPr>
            <w:tcW w:w="3261" w:type="dxa"/>
            <w:vAlign w:val="center"/>
          </w:tcPr>
          <w:p w14:paraId="3C33B749" w14:textId="77777777" w:rsidR="004E754A" w:rsidRPr="00B60D70" w:rsidRDefault="004E754A" w:rsidP="00D420AC">
            <w:pPr>
              <w:jc w:val="left"/>
              <w:rPr>
                <w:rFonts w:ascii="TH SarabunPSK" w:hAnsi="TH SarabunPSK" w:cs="TH SarabunPSK"/>
                <w:sz w:val="26"/>
                <w:szCs w:val="26"/>
              </w:rPr>
            </w:pPr>
            <w:r w:rsidRPr="00B60D70">
              <w:rPr>
                <w:rFonts w:ascii="TH SarabunPSK" w:hAnsi="TH SarabunPSK" w:cs="TH SarabunPSK" w:hint="cs"/>
                <w:sz w:val="26"/>
                <w:szCs w:val="26"/>
                <w:cs/>
              </w:rPr>
              <w:t>อาจารย์นิเทศก์ (คน)</w:t>
            </w:r>
          </w:p>
        </w:tc>
        <w:tc>
          <w:tcPr>
            <w:tcW w:w="620" w:type="dxa"/>
            <w:vAlign w:val="center"/>
          </w:tcPr>
          <w:p w14:paraId="270B4FDA"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780319FC"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2A08D6CD"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(4)</w:t>
            </w:r>
          </w:p>
        </w:tc>
        <w:tc>
          <w:tcPr>
            <w:tcW w:w="620" w:type="dxa"/>
            <w:vAlign w:val="center"/>
          </w:tcPr>
          <w:p w14:paraId="302552DC"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(4)</w:t>
            </w:r>
          </w:p>
        </w:tc>
        <w:tc>
          <w:tcPr>
            <w:tcW w:w="620" w:type="dxa"/>
            <w:vAlign w:val="center"/>
          </w:tcPr>
          <w:p w14:paraId="22E89A57"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5075BBF8"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4FB8F40E" w14:textId="77777777" w:rsidR="004E754A" w:rsidRPr="00B60D70" w:rsidRDefault="004E754A" w:rsidP="004E754A">
            <w:pPr>
              <w:jc w:val="center"/>
              <w:rPr>
                <w:rFonts w:ascii="TH SarabunPSK" w:hAnsi="TH SarabunPSK" w:cs="TH SarabunPSK"/>
                <w:sz w:val="26"/>
                <w:szCs w:val="26"/>
              </w:rPr>
            </w:pPr>
          </w:p>
        </w:tc>
        <w:tc>
          <w:tcPr>
            <w:tcW w:w="621" w:type="dxa"/>
            <w:vAlign w:val="center"/>
          </w:tcPr>
          <w:p w14:paraId="0577AA8F"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5AD6F1E3"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030A6550"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40DD6B5B"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096C4BDE"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1AA74AE8"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1EF17628"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304EA823" w14:textId="77777777" w:rsidR="004E754A" w:rsidRPr="00B60D70" w:rsidRDefault="004E754A" w:rsidP="004E754A">
            <w:pPr>
              <w:jc w:val="center"/>
              <w:rPr>
                <w:rFonts w:ascii="TH SarabunPSK" w:hAnsi="TH SarabunPSK" w:cs="TH SarabunPSK"/>
                <w:sz w:val="26"/>
                <w:szCs w:val="26"/>
              </w:rPr>
            </w:pPr>
          </w:p>
        </w:tc>
        <w:tc>
          <w:tcPr>
            <w:tcW w:w="621" w:type="dxa"/>
            <w:vAlign w:val="center"/>
          </w:tcPr>
          <w:p w14:paraId="549504C1" w14:textId="77777777" w:rsidR="004E754A" w:rsidRPr="00B60D70" w:rsidRDefault="004E754A" w:rsidP="004E754A">
            <w:pPr>
              <w:jc w:val="center"/>
              <w:rPr>
                <w:rFonts w:ascii="TH SarabunPSK" w:hAnsi="TH SarabunPSK" w:cs="TH SarabunPSK"/>
                <w:sz w:val="26"/>
                <w:szCs w:val="26"/>
              </w:rPr>
            </w:pPr>
          </w:p>
        </w:tc>
        <w:tc>
          <w:tcPr>
            <w:tcW w:w="759" w:type="dxa"/>
            <w:vAlign w:val="center"/>
          </w:tcPr>
          <w:p w14:paraId="73E4493C" w14:textId="77777777" w:rsidR="004E754A" w:rsidRPr="00B60D70" w:rsidRDefault="004E754A" w:rsidP="004E754A">
            <w:pPr>
              <w:jc w:val="center"/>
              <w:rPr>
                <w:rFonts w:ascii="TH SarabunPSK" w:hAnsi="TH SarabunPSK" w:cs="TH SarabunPSK"/>
                <w:sz w:val="26"/>
                <w:szCs w:val="26"/>
              </w:rPr>
            </w:pPr>
          </w:p>
        </w:tc>
      </w:tr>
      <w:tr w:rsidR="00B60D70" w:rsidRPr="00B60D70" w14:paraId="5222BD37" w14:textId="77777777" w:rsidTr="00D420AC">
        <w:trPr>
          <w:trHeight w:val="340"/>
        </w:trPr>
        <w:tc>
          <w:tcPr>
            <w:tcW w:w="3261" w:type="dxa"/>
            <w:shd w:val="clear" w:color="auto" w:fill="F2F2F2" w:themeFill="background1" w:themeFillShade="F2"/>
            <w:vAlign w:val="center"/>
          </w:tcPr>
          <w:p w14:paraId="33F7934C" w14:textId="77777777" w:rsidR="004E754A" w:rsidRPr="00B60D70" w:rsidRDefault="004E754A" w:rsidP="00D420AC">
            <w:pPr>
              <w:jc w:val="left"/>
              <w:rPr>
                <w:rFonts w:ascii="TH SarabunPSK" w:hAnsi="TH SarabunPSK" w:cs="TH SarabunPSK"/>
                <w:sz w:val="26"/>
                <w:szCs w:val="26"/>
              </w:rPr>
            </w:pPr>
            <w:r w:rsidRPr="00B60D70">
              <w:rPr>
                <w:rFonts w:ascii="TH SarabunPSK" w:hAnsi="TH SarabunPSK" w:cs="TH SarabunPSK" w:hint="cs"/>
                <w:sz w:val="26"/>
                <w:szCs w:val="26"/>
                <w:cs/>
              </w:rPr>
              <w:t>ชั้นปีที่ 3 ภาคเรียนที่ 1</w:t>
            </w:r>
          </w:p>
        </w:tc>
        <w:tc>
          <w:tcPr>
            <w:tcW w:w="9922" w:type="dxa"/>
            <w:gridSpan w:val="16"/>
            <w:shd w:val="clear" w:color="auto" w:fill="F2F2F2" w:themeFill="background1" w:themeFillShade="F2"/>
            <w:vAlign w:val="center"/>
          </w:tcPr>
          <w:p w14:paraId="3BDAA679" w14:textId="313B68D3" w:rsidR="004E754A" w:rsidRPr="00B60D70" w:rsidRDefault="004E754A" w:rsidP="004E754A">
            <w:pPr>
              <w:jc w:val="center"/>
              <w:rPr>
                <w:rFonts w:ascii="TH SarabunPSK" w:hAnsi="TH SarabunPSK" w:cs="TH SarabunPSK"/>
                <w:sz w:val="26"/>
                <w:szCs w:val="26"/>
              </w:rPr>
            </w:pPr>
            <w:r w:rsidRPr="00B60D70">
              <w:rPr>
                <w:rStyle w:val="af3"/>
                <w:rFonts w:ascii="TH SarabunPSK" w:hAnsi="TH SarabunPSK" w:cs="TH SarabunPSK" w:hint="cs"/>
                <w:sz w:val="26"/>
                <w:szCs w:val="26"/>
              </w:rPr>
              <w:t>≥</w:t>
            </w:r>
            <w:r w:rsidRPr="00B60D70">
              <w:rPr>
                <w:rFonts w:ascii="TH SarabunPSK" w:hAnsi="TH SarabunPSK" w:cs="TH SarabunPSK" w:hint="cs"/>
                <w:sz w:val="26"/>
                <w:szCs w:val="26"/>
                <w:cs/>
              </w:rPr>
              <w:t xml:space="preserve">45 ชั่วโมง </w:t>
            </w:r>
            <w:r w:rsidR="002C31D5" w:rsidRPr="00B60D70">
              <w:rPr>
                <w:rFonts w:ascii="TH SarabunPSK" w:hAnsi="TH SarabunPSK" w:cs="TH SarabunPSK" w:hint="cs"/>
                <w:sz w:val="26"/>
                <w:szCs w:val="26"/>
                <w:cs/>
              </w:rPr>
              <w:t>1</w:t>
            </w:r>
            <w:r w:rsidR="002C31D5" w:rsidRPr="00B60D70">
              <w:rPr>
                <w:rFonts w:ascii="TH SarabunPSK" w:hAnsi="TH SarabunPSK" w:cs="TH SarabunPSK" w:hint="cs"/>
                <w:sz w:val="26"/>
                <w:szCs w:val="26"/>
              </w:rPr>
              <w:t xml:space="preserve"> </w:t>
            </w:r>
            <w:r w:rsidR="002C31D5" w:rsidRPr="00B60D70">
              <w:rPr>
                <w:rFonts w:ascii="TH SarabunPSK" w:hAnsi="TH SarabunPSK" w:cs="TH SarabunPSK" w:hint="cs"/>
                <w:sz w:val="26"/>
                <w:szCs w:val="26"/>
                <w:cs/>
              </w:rPr>
              <w:t>(0-4-3)</w:t>
            </w:r>
          </w:p>
        </w:tc>
        <w:tc>
          <w:tcPr>
            <w:tcW w:w="759" w:type="dxa"/>
            <w:shd w:val="clear" w:color="auto" w:fill="F2F2F2" w:themeFill="background1" w:themeFillShade="F2"/>
            <w:vAlign w:val="center"/>
          </w:tcPr>
          <w:p w14:paraId="4E313DF5" w14:textId="77777777" w:rsidR="004E754A" w:rsidRPr="00B60D70" w:rsidRDefault="004E754A" w:rsidP="004E754A">
            <w:pPr>
              <w:jc w:val="center"/>
              <w:rPr>
                <w:rFonts w:ascii="TH SarabunPSK" w:hAnsi="TH SarabunPSK" w:cs="TH SarabunPSK"/>
                <w:sz w:val="26"/>
                <w:szCs w:val="26"/>
              </w:rPr>
            </w:pPr>
          </w:p>
        </w:tc>
      </w:tr>
      <w:tr w:rsidR="00B60D70" w:rsidRPr="00B60D70" w14:paraId="041F1E5E" w14:textId="77777777" w:rsidTr="00D420AC">
        <w:trPr>
          <w:trHeight w:val="380"/>
        </w:trPr>
        <w:tc>
          <w:tcPr>
            <w:tcW w:w="3261" w:type="dxa"/>
            <w:vAlign w:val="center"/>
          </w:tcPr>
          <w:p w14:paraId="19C1BF53" w14:textId="5C5DFA98" w:rsidR="004E754A" w:rsidRPr="00B60D70" w:rsidRDefault="004E754A" w:rsidP="00D420AC">
            <w:pPr>
              <w:jc w:val="left"/>
              <w:rPr>
                <w:rFonts w:ascii="TH SarabunPSK" w:hAnsi="TH SarabunPSK" w:cs="TH SarabunPSK"/>
                <w:sz w:val="26"/>
                <w:szCs w:val="26"/>
              </w:rPr>
            </w:pPr>
            <w:r w:rsidRPr="00B60D70">
              <w:rPr>
                <w:rFonts w:ascii="TH SarabunPSK" w:hAnsi="TH SarabunPSK" w:cs="TH SarabunPSK" w:hint="cs"/>
                <w:sz w:val="26"/>
                <w:szCs w:val="26"/>
                <w:cs/>
              </w:rPr>
              <w:t>สาขาวิชาวิศวกรรมโยธา (40 คน)</w:t>
            </w:r>
          </w:p>
        </w:tc>
        <w:tc>
          <w:tcPr>
            <w:tcW w:w="620" w:type="dxa"/>
            <w:vAlign w:val="center"/>
          </w:tcPr>
          <w:p w14:paraId="38D58C8C"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737DB5F1"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38B9CBA6"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4AC664C3"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3814754A"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35</w:t>
            </w:r>
          </w:p>
        </w:tc>
        <w:tc>
          <w:tcPr>
            <w:tcW w:w="620" w:type="dxa"/>
            <w:vAlign w:val="center"/>
          </w:tcPr>
          <w:p w14:paraId="03E479AB"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35</w:t>
            </w:r>
          </w:p>
        </w:tc>
        <w:tc>
          <w:tcPr>
            <w:tcW w:w="620" w:type="dxa"/>
            <w:vAlign w:val="center"/>
          </w:tcPr>
          <w:p w14:paraId="6F1C4A2B" w14:textId="77777777" w:rsidR="004E754A" w:rsidRPr="00B60D70" w:rsidRDefault="004E754A" w:rsidP="004E754A">
            <w:pPr>
              <w:jc w:val="center"/>
              <w:rPr>
                <w:rFonts w:ascii="TH SarabunPSK" w:hAnsi="TH SarabunPSK" w:cs="TH SarabunPSK"/>
                <w:sz w:val="26"/>
                <w:szCs w:val="26"/>
              </w:rPr>
            </w:pPr>
          </w:p>
        </w:tc>
        <w:tc>
          <w:tcPr>
            <w:tcW w:w="621" w:type="dxa"/>
            <w:vAlign w:val="center"/>
          </w:tcPr>
          <w:p w14:paraId="2B56448A"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279031C9"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61D2A2B7"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68B9373F"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248953E4"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436409CD"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6FD8CB3F"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6AFA1E8E" w14:textId="77777777" w:rsidR="004E754A" w:rsidRPr="00B60D70" w:rsidRDefault="004E754A" w:rsidP="004E754A">
            <w:pPr>
              <w:jc w:val="center"/>
              <w:rPr>
                <w:rFonts w:ascii="TH SarabunPSK" w:hAnsi="TH SarabunPSK" w:cs="TH SarabunPSK"/>
                <w:sz w:val="26"/>
                <w:szCs w:val="26"/>
              </w:rPr>
            </w:pPr>
          </w:p>
        </w:tc>
        <w:tc>
          <w:tcPr>
            <w:tcW w:w="621" w:type="dxa"/>
            <w:vAlign w:val="center"/>
          </w:tcPr>
          <w:p w14:paraId="1873125E" w14:textId="77777777" w:rsidR="004E754A" w:rsidRPr="00B60D70" w:rsidRDefault="004E754A" w:rsidP="004E754A">
            <w:pPr>
              <w:jc w:val="center"/>
              <w:rPr>
                <w:rFonts w:ascii="TH SarabunPSK" w:hAnsi="TH SarabunPSK" w:cs="TH SarabunPSK"/>
                <w:sz w:val="26"/>
                <w:szCs w:val="26"/>
              </w:rPr>
            </w:pPr>
          </w:p>
        </w:tc>
        <w:tc>
          <w:tcPr>
            <w:tcW w:w="759" w:type="dxa"/>
            <w:vAlign w:val="center"/>
          </w:tcPr>
          <w:p w14:paraId="11945F77" w14:textId="77777777" w:rsidR="004E754A" w:rsidRPr="00B60D70" w:rsidRDefault="004E754A" w:rsidP="004E754A">
            <w:pPr>
              <w:jc w:val="center"/>
              <w:rPr>
                <w:rFonts w:ascii="TH SarabunPSK" w:hAnsi="TH SarabunPSK" w:cs="TH SarabunPSK"/>
                <w:sz w:val="26"/>
                <w:szCs w:val="26"/>
              </w:rPr>
            </w:pPr>
            <w:r w:rsidRPr="00B60D70">
              <w:rPr>
                <w:rStyle w:val="af3"/>
                <w:rFonts w:ascii="TH SarabunPSK" w:hAnsi="TH SarabunPSK" w:cs="TH SarabunPSK" w:hint="cs"/>
                <w:sz w:val="26"/>
                <w:szCs w:val="26"/>
              </w:rPr>
              <w:t>≥</w:t>
            </w:r>
            <w:r w:rsidRPr="00B60D70">
              <w:rPr>
                <w:rFonts w:ascii="TH SarabunPSK" w:hAnsi="TH SarabunPSK" w:cs="TH SarabunPSK" w:hint="cs"/>
                <w:sz w:val="26"/>
                <w:szCs w:val="26"/>
                <w:cs/>
              </w:rPr>
              <w:t>45</w:t>
            </w:r>
          </w:p>
        </w:tc>
      </w:tr>
      <w:tr w:rsidR="00B60D70" w:rsidRPr="00B60D70" w14:paraId="3A728372" w14:textId="77777777" w:rsidTr="004E754A">
        <w:trPr>
          <w:trHeight w:val="58"/>
        </w:trPr>
        <w:tc>
          <w:tcPr>
            <w:tcW w:w="3261" w:type="dxa"/>
            <w:vAlign w:val="center"/>
          </w:tcPr>
          <w:p w14:paraId="38DCB039" w14:textId="77777777" w:rsidR="004E754A" w:rsidRPr="00B60D70" w:rsidRDefault="004E754A" w:rsidP="00D420AC">
            <w:pPr>
              <w:jc w:val="left"/>
              <w:rPr>
                <w:rFonts w:ascii="TH SarabunPSK" w:hAnsi="TH SarabunPSK" w:cs="TH SarabunPSK"/>
                <w:sz w:val="26"/>
                <w:szCs w:val="26"/>
              </w:rPr>
            </w:pPr>
            <w:r w:rsidRPr="00B60D70">
              <w:rPr>
                <w:rFonts w:ascii="TH SarabunPSK" w:hAnsi="TH SarabunPSK" w:cs="TH SarabunPSK" w:hint="cs"/>
                <w:sz w:val="26"/>
                <w:szCs w:val="26"/>
                <w:cs/>
              </w:rPr>
              <w:t>อาจารย์นิเทศก์ (คน)</w:t>
            </w:r>
          </w:p>
        </w:tc>
        <w:tc>
          <w:tcPr>
            <w:tcW w:w="620" w:type="dxa"/>
            <w:vAlign w:val="center"/>
          </w:tcPr>
          <w:p w14:paraId="05615DC4"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0356E0A1"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36F42B59"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502FCB46"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54962361"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(4)</w:t>
            </w:r>
          </w:p>
        </w:tc>
        <w:tc>
          <w:tcPr>
            <w:tcW w:w="620" w:type="dxa"/>
            <w:vAlign w:val="center"/>
          </w:tcPr>
          <w:p w14:paraId="1ED8301C"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(4)</w:t>
            </w:r>
          </w:p>
        </w:tc>
        <w:tc>
          <w:tcPr>
            <w:tcW w:w="620" w:type="dxa"/>
            <w:vAlign w:val="center"/>
          </w:tcPr>
          <w:p w14:paraId="66BA5CEA" w14:textId="77777777" w:rsidR="004E754A" w:rsidRPr="00B60D70" w:rsidRDefault="004E754A" w:rsidP="004E754A">
            <w:pPr>
              <w:jc w:val="center"/>
              <w:rPr>
                <w:rFonts w:ascii="TH SarabunPSK" w:hAnsi="TH SarabunPSK" w:cs="TH SarabunPSK"/>
                <w:sz w:val="26"/>
                <w:szCs w:val="26"/>
              </w:rPr>
            </w:pPr>
          </w:p>
        </w:tc>
        <w:tc>
          <w:tcPr>
            <w:tcW w:w="621" w:type="dxa"/>
            <w:vAlign w:val="center"/>
          </w:tcPr>
          <w:p w14:paraId="168B666F"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7CE5799A"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0A76FB84"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119BA018"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1A59617B"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71FD7E54"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24E443C5"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64089BBB" w14:textId="77777777" w:rsidR="004E754A" w:rsidRPr="00B60D70" w:rsidRDefault="004E754A" w:rsidP="004E754A">
            <w:pPr>
              <w:jc w:val="center"/>
              <w:rPr>
                <w:rFonts w:ascii="TH SarabunPSK" w:hAnsi="TH SarabunPSK" w:cs="TH SarabunPSK"/>
                <w:sz w:val="26"/>
                <w:szCs w:val="26"/>
              </w:rPr>
            </w:pPr>
          </w:p>
        </w:tc>
        <w:tc>
          <w:tcPr>
            <w:tcW w:w="621" w:type="dxa"/>
            <w:vAlign w:val="center"/>
          </w:tcPr>
          <w:p w14:paraId="394B337E" w14:textId="77777777" w:rsidR="004E754A" w:rsidRPr="00B60D70" w:rsidRDefault="004E754A" w:rsidP="004E754A">
            <w:pPr>
              <w:jc w:val="center"/>
              <w:rPr>
                <w:rFonts w:ascii="TH SarabunPSK" w:hAnsi="TH SarabunPSK" w:cs="TH SarabunPSK"/>
                <w:sz w:val="26"/>
                <w:szCs w:val="26"/>
              </w:rPr>
            </w:pPr>
          </w:p>
        </w:tc>
        <w:tc>
          <w:tcPr>
            <w:tcW w:w="759" w:type="dxa"/>
            <w:vAlign w:val="center"/>
          </w:tcPr>
          <w:p w14:paraId="15034B75" w14:textId="77777777" w:rsidR="004E754A" w:rsidRPr="00B60D70" w:rsidRDefault="004E754A" w:rsidP="004E754A">
            <w:pPr>
              <w:jc w:val="center"/>
              <w:rPr>
                <w:rFonts w:ascii="TH SarabunPSK" w:hAnsi="TH SarabunPSK" w:cs="TH SarabunPSK"/>
                <w:sz w:val="26"/>
                <w:szCs w:val="26"/>
              </w:rPr>
            </w:pPr>
          </w:p>
        </w:tc>
      </w:tr>
      <w:tr w:rsidR="00B60D70" w:rsidRPr="00B60D70" w14:paraId="3924C350" w14:textId="77777777" w:rsidTr="00D420AC">
        <w:trPr>
          <w:trHeight w:val="340"/>
        </w:trPr>
        <w:tc>
          <w:tcPr>
            <w:tcW w:w="3261" w:type="dxa"/>
            <w:shd w:val="clear" w:color="auto" w:fill="F2F2F2" w:themeFill="background1" w:themeFillShade="F2"/>
            <w:vAlign w:val="center"/>
          </w:tcPr>
          <w:p w14:paraId="5629923E" w14:textId="77777777" w:rsidR="004E754A" w:rsidRPr="00B60D70" w:rsidRDefault="004E754A" w:rsidP="00D420AC">
            <w:pPr>
              <w:jc w:val="left"/>
              <w:rPr>
                <w:rFonts w:ascii="TH SarabunPSK" w:hAnsi="TH SarabunPSK" w:cs="TH SarabunPSK"/>
                <w:sz w:val="26"/>
                <w:szCs w:val="26"/>
              </w:rPr>
            </w:pPr>
            <w:r w:rsidRPr="00B60D70">
              <w:rPr>
                <w:rFonts w:ascii="TH SarabunPSK" w:hAnsi="TH SarabunPSK" w:cs="TH SarabunPSK" w:hint="cs"/>
                <w:sz w:val="26"/>
                <w:szCs w:val="26"/>
                <w:cs/>
              </w:rPr>
              <w:t>ชั้นปีที่ 4 ภาคเรียนที่ 1</w:t>
            </w:r>
          </w:p>
        </w:tc>
        <w:tc>
          <w:tcPr>
            <w:tcW w:w="9922" w:type="dxa"/>
            <w:gridSpan w:val="16"/>
            <w:shd w:val="clear" w:color="auto" w:fill="F2F2F2" w:themeFill="background1" w:themeFillShade="F2"/>
            <w:vAlign w:val="center"/>
          </w:tcPr>
          <w:p w14:paraId="13DC2899" w14:textId="0AEFEBF2" w:rsidR="004E754A" w:rsidRPr="00B60D70" w:rsidRDefault="004E754A" w:rsidP="004E754A">
            <w:pPr>
              <w:jc w:val="center"/>
              <w:rPr>
                <w:rFonts w:ascii="TH SarabunPSK" w:hAnsi="TH SarabunPSK" w:cs="TH SarabunPSK"/>
                <w:sz w:val="26"/>
                <w:szCs w:val="26"/>
              </w:rPr>
            </w:pPr>
            <w:r w:rsidRPr="00B60D70">
              <w:rPr>
                <w:rStyle w:val="af3"/>
                <w:rFonts w:ascii="TH SarabunPSK" w:hAnsi="TH SarabunPSK" w:cs="TH SarabunPSK" w:hint="cs"/>
                <w:sz w:val="26"/>
                <w:szCs w:val="26"/>
              </w:rPr>
              <w:t>≥</w:t>
            </w:r>
            <w:r w:rsidRPr="00B60D70">
              <w:rPr>
                <w:rFonts w:ascii="TH SarabunPSK" w:hAnsi="TH SarabunPSK" w:cs="TH SarabunPSK" w:hint="cs"/>
                <w:sz w:val="26"/>
                <w:szCs w:val="26"/>
                <w:cs/>
              </w:rPr>
              <w:t xml:space="preserve">45 ชั่วโมง </w:t>
            </w:r>
            <w:r w:rsidR="002C31D5" w:rsidRPr="00B60D70">
              <w:rPr>
                <w:rFonts w:ascii="TH SarabunPSK" w:hAnsi="TH SarabunPSK" w:cs="TH SarabunPSK" w:hint="cs"/>
                <w:sz w:val="26"/>
                <w:szCs w:val="26"/>
                <w:cs/>
              </w:rPr>
              <w:t>1</w:t>
            </w:r>
            <w:r w:rsidR="002C31D5" w:rsidRPr="00B60D70">
              <w:rPr>
                <w:rFonts w:ascii="TH SarabunPSK" w:hAnsi="TH SarabunPSK" w:cs="TH SarabunPSK" w:hint="cs"/>
                <w:sz w:val="26"/>
                <w:szCs w:val="26"/>
              </w:rPr>
              <w:t xml:space="preserve"> </w:t>
            </w:r>
            <w:r w:rsidR="002C31D5" w:rsidRPr="00B60D70">
              <w:rPr>
                <w:rFonts w:ascii="TH SarabunPSK" w:hAnsi="TH SarabunPSK" w:cs="TH SarabunPSK" w:hint="cs"/>
                <w:sz w:val="26"/>
                <w:szCs w:val="26"/>
                <w:cs/>
              </w:rPr>
              <w:t>(0-4-3)</w:t>
            </w:r>
          </w:p>
        </w:tc>
        <w:tc>
          <w:tcPr>
            <w:tcW w:w="759" w:type="dxa"/>
            <w:shd w:val="clear" w:color="auto" w:fill="F2F2F2" w:themeFill="background1" w:themeFillShade="F2"/>
            <w:vAlign w:val="center"/>
          </w:tcPr>
          <w:p w14:paraId="000E216B" w14:textId="77777777" w:rsidR="004E754A" w:rsidRPr="00B60D70" w:rsidRDefault="004E754A" w:rsidP="004E754A">
            <w:pPr>
              <w:jc w:val="center"/>
              <w:rPr>
                <w:rFonts w:ascii="TH SarabunPSK" w:hAnsi="TH SarabunPSK" w:cs="TH SarabunPSK"/>
                <w:sz w:val="26"/>
                <w:szCs w:val="26"/>
              </w:rPr>
            </w:pPr>
          </w:p>
        </w:tc>
      </w:tr>
      <w:tr w:rsidR="00B60D70" w:rsidRPr="00B60D70" w14:paraId="22619A26" w14:textId="77777777" w:rsidTr="00D420AC">
        <w:trPr>
          <w:trHeight w:val="380"/>
        </w:trPr>
        <w:tc>
          <w:tcPr>
            <w:tcW w:w="3261" w:type="dxa"/>
            <w:vAlign w:val="center"/>
          </w:tcPr>
          <w:p w14:paraId="5265ABCE" w14:textId="32EAC274" w:rsidR="004E754A" w:rsidRPr="00B60D70" w:rsidRDefault="004E754A" w:rsidP="00D420AC">
            <w:pPr>
              <w:jc w:val="left"/>
              <w:rPr>
                <w:rFonts w:ascii="TH SarabunPSK" w:hAnsi="TH SarabunPSK" w:cs="TH SarabunPSK"/>
                <w:sz w:val="26"/>
                <w:szCs w:val="26"/>
              </w:rPr>
            </w:pPr>
            <w:r w:rsidRPr="00B60D70">
              <w:rPr>
                <w:rFonts w:ascii="TH SarabunPSK" w:hAnsi="TH SarabunPSK" w:cs="TH SarabunPSK" w:hint="cs"/>
                <w:sz w:val="26"/>
                <w:szCs w:val="26"/>
                <w:cs/>
              </w:rPr>
              <w:t>สาขาวิชาวิศวกรรมโยธา (40 คน)</w:t>
            </w:r>
          </w:p>
        </w:tc>
        <w:tc>
          <w:tcPr>
            <w:tcW w:w="620" w:type="dxa"/>
            <w:vAlign w:val="center"/>
          </w:tcPr>
          <w:p w14:paraId="217CD9DA"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4DBE35C5"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15219B8A"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4558AFDC"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765F63A2"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447E4074"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3A7B6CB2"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35</w:t>
            </w:r>
          </w:p>
        </w:tc>
        <w:tc>
          <w:tcPr>
            <w:tcW w:w="621" w:type="dxa"/>
            <w:vAlign w:val="center"/>
          </w:tcPr>
          <w:p w14:paraId="2C05B83D"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35</w:t>
            </w:r>
          </w:p>
        </w:tc>
        <w:tc>
          <w:tcPr>
            <w:tcW w:w="620" w:type="dxa"/>
            <w:vAlign w:val="center"/>
          </w:tcPr>
          <w:p w14:paraId="7279D240"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4683D623"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4ABAE457"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7ED6BF75"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0F7BF440"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215601C2"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7B8E4664" w14:textId="77777777" w:rsidR="004E754A" w:rsidRPr="00B60D70" w:rsidRDefault="004E754A" w:rsidP="004E754A">
            <w:pPr>
              <w:jc w:val="center"/>
              <w:rPr>
                <w:rFonts w:ascii="TH SarabunPSK" w:hAnsi="TH SarabunPSK" w:cs="TH SarabunPSK"/>
                <w:sz w:val="26"/>
                <w:szCs w:val="26"/>
              </w:rPr>
            </w:pPr>
          </w:p>
        </w:tc>
        <w:tc>
          <w:tcPr>
            <w:tcW w:w="621" w:type="dxa"/>
            <w:vAlign w:val="center"/>
          </w:tcPr>
          <w:p w14:paraId="1C2F5F25" w14:textId="77777777" w:rsidR="004E754A" w:rsidRPr="00B60D70" w:rsidRDefault="004E754A" w:rsidP="004E754A">
            <w:pPr>
              <w:jc w:val="center"/>
              <w:rPr>
                <w:rFonts w:ascii="TH SarabunPSK" w:hAnsi="TH SarabunPSK" w:cs="TH SarabunPSK"/>
                <w:sz w:val="26"/>
                <w:szCs w:val="26"/>
              </w:rPr>
            </w:pPr>
          </w:p>
        </w:tc>
        <w:tc>
          <w:tcPr>
            <w:tcW w:w="759" w:type="dxa"/>
            <w:vAlign w:val="center"/>
          </w:tcPr>
          <w:p w14:paraId="6061C8CF" w14:textId="77777777" w:rsidR="004E754A" w:rsidRPr="00B60D70" w:rsidRDefault="004E754A" w:rsidP="004E754A">
            <w:pPr>
              <w:jc w:val="center"/>
              <w:rPr>
                <w:rFonts w:ascii="TH SarabunPSK" w:hAnsi="TH SarabunPSK" w:cs="TH SarabunPSK"/>
                <w:sz w:val="26"/>
                <w:szCs w:val="26"/>
              </w:rPr>
            </w:pPr>
            <w:r w:rsidRPr="00B60D70">
              <w:rPr>
                <w:rStyle w:val="af3"/>
                <w:rFonts w:ascii="TH SarabunPSK" w:hAnsi="TH SarabunPSK" w:cs="TH SarabunPSK" w:hint="cs"/>
                <w:sz w:val="26"/>
                <w:szCs w:val="26"/>
              </w:rPr>
              <w:t>≥</w:t>
            </w:r>
            <w:r w:rsidRPr="00B60D70">
              <w:rPr>
                <w:rFonts w:ascii="TH SarabunPSK" w:hAnsi="TH SarabunPSK" w:cs="TH SarabunPSK" w:hint="cs"/>
                <w:sz w:val="26"/>
                <w:szCs w:val="26"/>
                <w:cs/>
              </w:rPr>
              <w:t>45</w:t>
            </w:r>
          </w:p>
        </w:tc>
      </w:tr>
      <w:tr w:rsidR="00B60D70" w:rsidRPr="00B60D70" w14:paraId="194875D8" w14:textId="77777777" w:rsidTr="004E754A">
        <w:trPr>
          <w:trHeight w:val="58"/>
        </w:trPr>
        <w:tc>
          <w:tcPr>
            <w:tcW w:w="3261" w:type="dxa"/>
            <w:vAlign w:val="center"/>
          </w:tcPr>
          <w:p w14:paraId="15635B54" w14:textId="77777777" w:rsidR="004E754A" w:rsidRPr="00B60D70" w:rsidRDefault="004E754A" w:rsidP="00D420AC">
            <w:pPr>
              <w:jc w:val="left"/>
              <w:rPr>
                <w:rFonts w:ascii="TH SarabunPSK" w:hAnsi="TH SarabunPSK" w:cs="TH SarabunPSK"/>
                <w:sz w:val="26"/>
                <w:szCs w:val="26"/>
              </w:rPr>
            </w:pPr>
            <w:r w:rsidRPr="00B60D70">
              <w:rPr>
                <w:rFonts w:ascii="TH SarabunPSK" w:hAnsi="TH SarabunPSK" w:cs="TH SarabunPSK" w:hint="cs"/>
                <w:sz w:val="26"/>
                <w:szCs w:val="26"/>
                <w:cs/>
              </w:rPr>
              <w:t>อาจารย์นิเทศก์ (คน)</w:t>
            </w:r>
          </w:p>
        </w:tc>
        <w:tc>
          <w:tcPr>
            <w:tcW w:w="620" w:type="dxa"/>
            <w:vAlign w:val="center"/>
          </w:tcPr>
          <w:p w14:paraId="1FB36FD9"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41D69280"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5FBF1AF4"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4179F668"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7EEEBF9B"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2839969F"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4454083C"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(4)</w:t>
            </w:r>
          </w:p>
        </w:tc>
        <w:tc>
          <w:tcPr>
            <w:tcW w:w="621" w:type="dxa"/>
            <w:vAlign w:val="center"/>
          </w:tcPr>
          <w:p w14:paraId="66CCC1A8"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(4)</w:t>
            </w:r>
          </w:p>
        </w:tc>
        <w:tc>
          <w:tcPr>
            <w:tcW w:w="620" w:type="dxa"/>
            <w:vAlign w:val="center"/>
          </w:tcPr>
          <w:p w14:paraId="582E3E65"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011C85E8"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3E49C742"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2F6E0EBD"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2C382CD9"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021D3F8D"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371BB8F9" w14:textId="77777777" w:rsidR="004E754A" w:rsidRPr="00B60D70" w:rsidRDefault="004E754A" w:rsidP="004E754A">
            <w:pPr>
              <w:jc w:val="center"/>
              <w:rPr>
                <w:rFonts w:ascii="TH SarabunPSK" w:hAnsi="TH SarabunPSK" w:cs="TH SarabunPSK"/>
                <w:sz w:val="26"/>
                <w:szCs w:val="26"/>
              </w:rPr>
            </w:pPr>
          </w:p>
        </w:tc>
        <w:tc>
          <w:tcPr>
            <w:tcW w:w="621" w:type="dxa"/>
            <w:vAlign w:val="center"/>
          </w:tcPr>
          <w:p w14:paraId="3D93FD81" w14:textId="77777777" w:rsidR="004E754A" w:rsidRPr="00B60D70" w:rsidRDefault="004E754A" w:rsidP="004E754A">
            <w:pPr>
              <w:jc w:val="center"/>
              <w:rPr>
                <w:rFonts w:ascii="TH SarabunPSK" w:hAnsi="TH SarabunPSK" w:cs="TH SarabunPSK"/>
                <w:sz w:val="26"/>
                <w:szCs w:val="26"/>
              </w:rPr>
            </w:pPr>
          </w:p>
        </w:tc>
        <w:tc>
          <w:tcPr>
            <w:tcW w:w="759" w:type="dxa"/>
            <w:vAlign w:val="center"/>
          </w:tcPr>
          <w:p w14:paraId="71710E8F" w14:textId="77777777" w:rsidR="004E754A" w:rsidRPr="00B60D70" w:rsidRDefault="004E754A" w:rsidP="004E754A">
            <w:pPr>
              <w:jc w:val="center"/>
              <w:rPr>
                <w:rFonts w:ascii="TH SarabunPSK" w:hAnsi="TH SarabunPSK" w:cs="TH SarabunPSK"/>
                <w:sz w:val="26"/>
                <w:szCs w:val="26"/>
              </w:rPr>
            </w:pPr>
          </w:p>
        </w:tc>
      </w:tr>
      <w:tr w:rsidR="00B60D70" w:rsidRPr="00B60D70" w14:paraId="4013340F" w14:textId="77777777" w:rsidTr="00D420AC">
        <w:trPr>
          <w:trHeight w:val="340"/>
        </w:trPr>
        <w:tc>
          <w:tcPr>
            <w:tcW w:w="3261" w:type="dxa"/>
            <w:shd w:val="clear" w:color="auto" w:fill="F2F2F2" w:themeFill="background1" w:themeFillShade="F2"/>
            <w:vAlign w:val="center"/>
          </w:tcPr>
          <w:p w14:paraId="0BDD968B" w14:textId="77777777" w:rsidR="004E754A" w:rsidRPr="00B60D70" w:rsidRDefault="004E754A" w:rsidP="00D420AC">
            <w:pPr>
              <w:jc w:val="left"/>
              <w:rPr>
                <w:rFonts w:ascii="TH SarabunPSK" w:hAnsi="TH SarabunPSK" w:cs="TH SarabunPSK"/>
                <w:sz w:val="26"/>
                <w:szCs w:val="26"/>
              </w:rPr>
            </w:pPr>
            <w:r w:rsidRPr="00B60D70">
              <w:rPr>
                <w:rFonts w:ascii="TH SarabunPSK" w:hAnsi="TH SarabunPSK" w:cs="TH SarabunPSK" w:hint="cs"/>
                <w:sz w:val="26"/>
                <w:szCs w:val="26"/>
                <w:cs/>
              </w:rPr>
              <w:t>ชั้นปีที่ 5 ภาคเรียนที่ 1</w:t>
            </w:r>
          </w:p>
        </w:tc>
        <w:tc>
          <w:tcPr>
            <w:tcW w:w="9922" w:type="dxa"/>
            <w:gridSpan w:val="16"/>
            <w:shd w:val="clear" w:color="auto" w:fill="F2F2F2" w:themeFill="background1" w:themeFillShade="F2"/>
            <w:vAlign w:val="center"/>
          </w:tcPr>
          <w:p w14:paraId="4EE51961" w14:textId="34F3E048" w:rsidR="004E754A" w:rsidRPr="00B60D70" w:rsidRDefault="004E754A" w:rsidP="004E754A">
            <w:pPr>
              <w:jc w:val="center"/>
              <w:rPr>
                <w:rFonts w:ascii="TH SarabunPSK" w:hAnsi="TH SarabunPSK" w:cs="TH SarabunPSK"/>
                <w:sz w:val="26"/>
                <w:szCs w:val="26"/>
              </w:rPr>
            </w:pPr>
            <w:r w:rsidRPr="00B60D70">
              <w:rPr>
                <w:rStyle w:val="af3"/>
                <w:rFonts w:ascii="TH SarabunPSK" w:hAnsi="TH SarabunPSK" w:cs="TH SarabunPSK" w:hint="cs"/>
                <w:sz w:val="26"/>
                <w:szCs w:val="26"/>
              </w:rPr>
              <w:t>≥</w:t>
            </w:r>
            <w:r w:rsidRPr="00B60D70">
              <w:rPr>
                <w:rFonts w:ascii="TH SarabunPSK" w:hAnsi="TH SarabunPSK" w:cs="TH SarabunPSK" w:hint="cs"/>
                <w:spacing w:val="-10"/>
                <w:sz w:val="26"/>
                <w:szCs w:val="26"/>
                <w:cs/>
              </w:rPr>
              <w:t xml:space="preserve">135 ชั่วโมง </w:t>
            </w:r>
            <w:r w:rsidR="002C31D5" w:rsidRPr="00B60D70">
              <w:rPr>
                <w:rFonts w:ascii="TH SarabunPSK" w:hAnsi="TH SarabunPSK" w:cs="TH SarabunPSK" w:hint="cs"/>
                <w:spacing w:val="-10"/>
                <w:sz w:val="26"/>
                <w:szCs w:val="26"/>
              </w:rPr>
              <w:t>3 (0-12-9)</w:t>
            </w:r>
          </w:p>
        </w:tc>
        <w:tc>
          <w:tcPr>
            <w:tcW w:w="759" w:type="dxa"/>
            <w:shd w:val="clear" w:color="auto" w:fill="F2F2F2" w:themeFill="background1" w:themeFillShade="F2"/>
            <w:vAlign w:val="center"/>
          </w:tcPr>
          <w:p w14:paraId="460B71A2" w14:textId="77777777" w:rsidR="004E754A" w:rsidRPr="00B60D70" w:rsidRDefault="004E754A" w:rsidP="004E754A">
            <w:pPr>
              <w:jc w:val="center"/>
              <w:rPr>
                <w:rFonts w:ascii="TH SarabunPSK" w:hAnsi="TH SarabunPSK" w:cs="TH SarabunPSK"/>
                <w:sz w:val="26"/>
                <w:szCs w:val="26"/>
                <w:cs/>
              </w:rPr>
            </w:pPr>
          </w:p>
        </w:tc>
      </w:tr>
      <w:tr w:rsidR="00B60D70" w:rsidRPr="00B60D70" w14:paraId="578BA20E" w14:textId="77777777" w:rsidTr="00D420AC">
        <w:trPr>
          <w:trHeight w:val="380"/>
        </w:trPr>
        <w:tc>
          <w:tcPr>
            <w:tcW w:w="3261" w:type="dxa"/>
            <w:vAlign w:val="center"/>
          </w:tcPr>
          <w:p w14:paraId="3BC105FB" w14:textId="7815370A" w:rsidR="004E754A" w:rsidRPr="00B60D70" w:rsidRDefault="004E754A" w:rsidP="00D420AC">
            <w:pPr>
              <w:jc w:val="left"/>
              <w:rPr>
                <w:rFonts w:ascii="TH SarabunPSK" w:hAnsi="TH SarabunPSK" w:cs="TH SarabunPSK"/>
                <w:sz w:val="26"/>
                <w:szCs w:val="26"/>
              </w:rPr>
            </w:pPr>
            <w:r w:rsidRPr="00B60D70">
              <w:rPr>
                <w:rFonts w:ascii="TH SarabunPSK" w:hAnsi="TH SarabunPSK" w:cs="TH SarabunPSK" w:hint="cs"/>
                <w:sz w:val="26"/>
                <w:szCs w:val="26"/>
                <w:cs/>
              </w:rPr>
              <w:t>สาขาวิชาวิศวกรรมโยธา (40 คน)</w:t>
            </w:r>
          </w:p>
        </w:tc>
        <w:tc>
          <w:tcPr>
            <w:tcW w:w="620" w:type="dxa"/>
            <w:vAlign w:val="center"/>
          </w:tcPr>
          <w:p w14:paraId="770F428D"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1F79094B"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016655A5"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4DF054C9"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17F1858E"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279D520F" w14:textId="77777777" w:rsidR="004E754A" w:rsidRPr="00B60D70" w:rsidRDefault="004E754A" w:rsidP="004E754A">
            <w:pPr>
              <w:jc w:val="center"/>
              <w:rPr>
                <w:rFonts w:ascii="TH SarabunPSK" w:hAnsi="TH SarabunPSK" w:cs="TH SarabunPSK"/>
                <w:sz w:val="26"/>
                <w:szCs w:val="26"/>
              </w:rPr>
            </w:pPr>
          </w:p>
        </w:tc>
        <w:tc>
          <w:tcPr>
            <w:tcW w:w="620" w:type="dxa"/>
            <w:vAlign w:val="center"/>
          </w:tcPr>
          <w:p w14:paraId="5961C923" w14:textId="77777777" w:rsidR="004E754A" w:rsidRPr="00B60D70" w:rsidRDefault="004E754A" w:rsidP="004E754A">
            <w:pPr>
              <w:jc w:val="center"/>
              <w:rPr>
                <w:rFonts w:ascii="TH SarabunPSK" w:hAnsi="TH SarabunPSK" w:cs="TH SarabunPSK"/>
                <w:sz w:val="26"/>
                <w:szCs w:val="26"/>
                <w:cs/>
              </w:rPr>
            </w:pPr>
          </w:p>
        </w:tc>
        <w:tc>
          <w:tcPr>
            <w:tcW w:w="621" w:type="dxa"/>
            <w:vAlign w:val="center"/>
          </w:tcPr>
          <w:p w14:paraId="176E2CB1" w14:textId="77777777" w:rsidR="004E754A" w:rsidRPr="00B60D70" w:rsidRDefault="004E754A" w:rsidP="004E754A">
            <w:pPr>
              <w:jc w:val="center"/>
              <w:rPr>
                <w:rFonts w:ascii="TH SarabunPSK" w:hAnsi="TH SarabunPSK" w:cs="TH SarabunPSK"/>
                <w:sz w:val="26"/>
                <w:szCs w:val="26"/>
                <w:cs/>
              </w:rPr>
            </w:pPr>
          </w:p>
        </w:tc>
        <w:tc>
          <w:tcPr>
            <w:tcW w:w="620" w:type="dxa"/>
            <w:vAlign w:val="center"/>
          </w:tcPr>
          <w:p w14:paraId="78B54821"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35</w:t>
            </w:r>
          </w:p>
        </w:tc>
        <w:tc>
          <w:tcPr>
            <w:tcW w:w="620" w:type="dxa"/>
            <w:vAlign w:val="center"/>
          </w:tcPr>
          <w:p w14:paraId="5D9D2547"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35</w:t>
            </w:r>
          </w:p>
        </w:tc>
        <w:tc>
          <w:tcPr>
            <w:tcW w:w="620" w:type="dxa"/>
            <w:vAlign w:val="center"/>
          </w:tcPr>
          <w:p w14:paraId="70AC0868"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35</w:t>
            </w:r>
          </w:p>
        </w:tc>
        <w:tc>
          <w:tcPr>
            <w:tcW w:w="620" w:type="dxa"/>
            <w:vAlign w:val="center"/>
          </w:tcPr>
          <w:p w14:paraId="12CB620A"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35</w:t>
            </w:r>
          </w:p>
        </w:tc>
        <w:tc>
          <w:tcPr>
            <w:tcW w:w="620" w:type="dxa"/>
            <w:vAlign w:val="center"/>
          </w:tcPr>
          <w:p w14:paraId="1F7CCE9C"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35</w:t>
            </w:r>
          </w:p>
        </w:tc>
        <w:tc>
          <w:tcPr>
            <w:tcW w:w="620" w:type="dxa"/>
            <w:vAlign w:val="center"/>
          </w:tcPr>
          <w:p w14:paraId="120EFA43"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35</w:t>
            </w:r>
          </w:p>
        </w:tc>
        <w:tc>
          <w:tcPr>
            <w:tcW w:w="620" w:type="dxa"/>
            <w:vAlign w:val="center"/>
          </w:tcPr>
          <w:p w14:paraId="63A389AB" w14:textId="77777777" w:rsidR="004E754A" w:rsidRPr="00B60D70" w:rsidRDefault="004E754A" w:rsidP="004E754A">
            <w:pPr>
              <w:jc w:val="center"/>
              <w:rPr>
                <w:rFonts w:ascii="TH SarabunPSK" w:hAnsi="TH SarabunPSK" w:cs="TH SarabunPSK"/>
                <w:sz w:val="26"/>
                <w:szCs w:val="26"/>
              </w:rPr>
            </w:pPr>
          </w:p>
        </w:tc>
        <w:tc>
          <w:tcPr>
            <w:tcW w:w="621" w:type="dxa"/>
            <w:vAlign w:val="center"/>
          </w:tcPr>
          <w:p w14:paraId="13E56135" w14:textId="77777777" w:rsidR="004E754A" w:rsidRPr="00B60D70" w:rsidRDefault="004E754A" w:rsidP="004E754A">
            <w:pPr>
              <w:jc w:val="center"/>
              <w:rPr>
                <w:rFonts w:ascii="TH SarabunPSK" w:hAnsi="TH SarabunPSK" w:cs="TH SarabunPSK"/>
                <w:sz w:val="26"/>
                <w:szCs w:val="26"/>
              </w:rPr>
            </w:pPr>
          </w:p>
        </w:tc>
        <w:tc>
          <w:tcPr>
            <w:tcW w:w="759" w:type="dxa"/>
            <w:vAlign w:val="center"/>
          </w:tcPr>
          <w:p w14:paraId="61CED9EF" w14:textId="77777777" w:rsidR="004E754A" w:rsidRPr="00B60D70" w:rsidRDefault="004E754A" w:rsidP="004E754A">
            <w:pPr>
              <w:jc w:val="center"/>
              <w:rPr>
                <w:rFonts w:ascii="TH SarabunPSK" w:hAnsi="TH SarabunPSK" w:cs="TH SarabunPSK"/>
                <w:sz w:val="26"/>
                <w:szCs w:val="26"/>
              </w:rPr>
            </w:pPr>
            <w:r w:rsidRPr="00B60D70">
              <w:rPr>
                <w:rStyle w:val="af3"/>
                <w:rFonts w:ascii="TH SarabunPSK" w:hAnsi="TH SarabunPSK" w:cs="TH SarabunPSK" w:hint="cs"/>
                <w:sz w:val="26"/>
                <w:szCs w:val="26"/>
              </w:rPr>
              <w:t>≥</w:t>
            </w:r>
            <w:r w:rsidRPr="00B60D70">
              <w:rPr>
                <w:rFonts w:ascii="TH SarabunPSK" w:hAnsi="TH SarabunPSK" w:cs="TH SarabunPSK" w:hint="cs"/>
                <w:sz w:val="26"/>
                <w:szCs w:val="26"/>
                <w:cs/>
              </w:rPr>
              <w:t>135</w:t>
            </w:r>
          </w:p>
        </w:tc>
      </w:tr>
      <w:tr w:rsidR="00B60D70" w:rsidRPr="00B60D70" w14:paraId="2CF585F6" w14:textId="77777777" w:rsidTr="004E754A">
        <w:trPr>
          <w:trHeight w:val="58"/>
        </w:trPr>
        <w:tc>
          <w:tcPr>
            <w:tcW w:w="3261" w:type="dxa"/>
            <w:vAlign w:val="center"/>
          </w:tcPr>
          <w:p w14:paraId="22D4D312" w14:textId="77777777" w:rsidR="004E754A" w:rsidRPr="00B60D70" w:rsidRDefault="004E754A" w:rsidP="00D420AC">
            <w:pPr>
              <w:jc w:val="left"/>
              <w:rPr>
                <w:rFonts w:ascii="TH SarabunPSK" w:hAnsi="TH SarabunPSK" w:cs="TH SarabunPSK"/>
                <w:sz w:val="26"/>
                <w:szCs w:val="26"/>
              </w:rPr>
            </w:pPr>
            <w:r w:rsidRPr="00B60D70">
              <w:rPr>
                <w:rFonts w:ascii="TH SarabunPSK" w:hAnsi="TH SarabunPSK" w:cs="TH SarabunPSK" w:hint="cs"/>
                <w:sz w:val="26"/>
                <w:szCs w:val="26"/>
                <w:cs/>
              </w:rPr>
              <w:t>อาจารย์นิเทศก์</w:t>
            </w:r>
          </w:p>
        </w:tc>
        <w:tc>
          <w:tcPr>
            <w:tcW w:w="620" w:type="dxa"/>
          </w:tcPr>
          <w:p w14:paraId="59B2272A" w14:textId="77777777" w:rsidR="004E754A" w:rsidRPr="00B60D70" w:rsidRDefault="004E754A" w:rsidP="004E754A">
            <w:pPr>
              <w:jc w:val="center"/>
              <w:rPr>
                <w:rFonts w:ascii="TH SarabunPSK" w:hAnsi="TH SarabunPSK" w:cs="TH SarabunPSK"/>
                <w:sz w:val="26"/>
                <w:szCs w:val="26"/>
              </w:rPr>
            </w:pPr>
          </w:p>
        </w:tc>
        <w:tc>
          <w:tcPr>
            <w:tcW w:w="620" w:type="dxa"/>
          </w:tcPr>
          <w:p w14:paraId="229556FE" w14:textId="77777777" w:rsidR="004E754A" w:rsidRPr="00B60D70" w:rsidRDefault="004E754A" w:rsidP="004E754A">
            <w:pPr>
              <w:jc w:val="center"/>
              <w:rPr>
                <w:rFonts w:ascii="TH SarabunPSK" w:hAnsi="TH SarabunPSK" w:cs="TH SarabunPSK"/>
                <w:sz w:val="26"/>
                <w:szCs w:val="26"/>
              </w:rPr>
            </w:pPr>
          </w:p>
        </w:tc>
        <w:tc>
          <w:tcPr>
            <w:tcW w:w="620" w:type="dxa"/>
          </w:tcPr>
          <w:p w14:paraId="563714DB" w14:textId="77777777" w:rsidR="004E754A" w:rsidRPr="00B60D70" w:rsidRDefault="004E754A" w:rsidP="004E754A">
            <w:pPr>
              <w:jc w:val="center"/>
              <w:rPr>
                <w:rFonts w:ascii="TH SarabunPSK" w:hAnsi="TH SarabunPSK" w:cs="TH SarabunPSK"/>
                <w:sz w:val="26"/>
                <w:szCs w:val="26"/>
              </w:rPr>
            </w:pPr>
          </w:p>
        </w:tc>
        <w:tc>
          <w:tcPr>
            <w:tcW w:w="620" w:type="dxa"/>
          </w:tcPr>
          <w:p w14:paraId="1A27F372" w14:textId="77777777" w:rsidR="004E754A" w:rsidRPr="00B60D70" w:rsidRDefault="004E754A" w:rsidP="004E754A">
            <w:pPr>
              <w:jc w:val="center"/>
              <w:rPr>
                <w:rFonts w:ascii="TH SarabunPSK" w:hAnsi="TH SarabunPSK" w:cs="TH SarabunPSK"/>
                <w:sz w:val="26"/>
                <w:szCs w:val="26"/>
              </w:rPr>
            </w:pPr>
          </w:p>
        </w:tc>
        <w:tc>
          <w:tcPr>
            <w:tcW w:w="620" w:type="dxa"/>
          </w:tcPr>
          <w:p w14:paraId="09B326BF" w14:textId="77777777" w:rsidR="004E754A" w:rsidRPr="00B60D70" w:rsidRDefault="004E754A" w:rsidP="004E754A">
            <w:pPr>
              <w:jc w:val="center"/>
              <w:rPr>
                <w:rFonts w:ascii="TH SarabunPSK" w:hAnsi="TH SarabunPSK" w:cs="TH SarabunPSK"/>
                <w:sz w:val="26"/>
                <w:szCs w:val="26"/>
              </w:rPr>
            </w:pPr>
          </w:p>
        </w:tc>
        <w:tc>
          <w:tcPr>
            <w:tcW w:w="620" w:type="dxa"/>
          </w:tcPr>
          <w:p w14:paraId="38E2280E" w14:textId="77777777" w:rsidR="004E754A" w:rsidRPr="00B60D70" w:rsidRDefault="004E754A" w:rsidP="004E754A">
            <w:pPr>
              <w:jc w:val="center"/>
              <w:rPr>
                <w:rFonts w:ascii="TH SarabunPSK" w:hAnsi="TH SarabunPSK" w:cs="TH SarabunPSK"/>
                <w:sz w:val="26"/>
                <w:szCs w:val="26"/>
              </w:rPr>
            </w:pPr>
          </w:p>
        </w:tc>
        <w:tc>
          <w:tcPr>
            <w:tcW w:w="620" w:type="dxa"/>
          </w:tcPr>
          <w:p w14:paraId="5727838A" w14:textId="77777777" w:rsidR="004E754A" w:rsidRPr="00B60D70" w:rsidRDefault="004E754A" w:rsidP="004E754A">
            <w:pPr>
              <w:jc w:val="center"/>
              <w:rPr>
                <w:rFonts w:ascii="TH SarabunPSK" w:hAnsi="TH SarabunPSK" w:cs="TH SarabunPSK"/>
                <w:sz w:val="26"/>
                <w:szCs w:val="26"/>
                <w:cs/>
              </w:rPr>
            </w:pPr>
          </w:p>
        </w:tc>
        <w:tc>
          <w:tcPr>
            <w:tcW w:w="621" w:type="dxa"/>
          </w:tcPr>
          <w:p w14:paraId="21EE38E6" w14:textId="77777777" w:rsidR="004E754A" w:rsidRPr="00B60D70" w:rsidRDefault="004E754A" w:rsidP="004E754A">
            <w:pPr>
              <w:jc w:val="center"/>
              <w:rPr>
                <w:rFonts w:ascii="TH SarabunPSK" w:hAnsi="TH SarabunPSK" w:cs="TH SarabunPSK"/>
                <w:sz w:val="26"/>
                <w:szCs w:val="26"/>
                <w:cs/>
              </w:rPr>
            </w:pPr>
          </w:p>
        </w:tc>
        <w:tc>
          <w:tcPr>
            <w:tcW w:w="620" w:type="dxa"/>
          </w:tcPr>
          <w:p w14:paraId="4B099B62"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(4)</w:t>
            </w:r>
          </w:p>
        </w:tc>
        <w:tc>
          <w:tcPr>
            <w:tcW w:w="620" w:type="dxa"/>
          </w:tcPr>
          <w:p w14:paraId="4A9AD18C"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(4)</w:t>
            </w:r>
          </w:p>
        </w:tc>
        <w:tc>
          <w:tcPr>
            <w:tcW w:w="620" w:type="dxa"/>
          </w:tcPr>
          <w:p w14:paraId="3065C49F"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(4)</w:t>
            </w:r>
          </w:p>
        </w:tc>
        <w:tc>
          <w:tcPr>
            <w:tcW w:w="620" w:type="dxa"/>
          </w:tcPr>
          <w:p w14:paraId="4B34DCA8"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(4)</w:t>
            </w:r>
          </w:p>
        </w:tc>
        <w:tc>
          <w:tcPr>
            <w:tcW w:w="620" w:type="dxa"/>
          </w:tcPr>
          <w:p w14:paraId="4601EB27"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(4)</w:t>
            </w:r>
          </w:p>
        </w:tc>
        <w:tc>
          <w:tcPr>
            <w:tcW w:w="620" w:type="dxa"/>
          </w:tcPr>
          <w:p w14:paraId="52A71401"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(4)</w:t>
            </w:r>
          </w:p>
        </w:tc>
        <w:tc>
          <w:tcPr>
            <w:tcW w:w="620" w:type="dxa"/>
            <w:vAlign w:val="center"/>
          </w:tcPr>
          <w:p w14:paraId="6EB74639"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w:t>
            </w:r>
          </w:p>
        </w:tc>
        <w:tc>
          <w:tcPr>
            <w:tcW w:w="621" w:type="dxa"/>
            <w:vAlign w:val="center"/>
          </w:tcPr>
          <w:p w14:paraId="080DED13" w14:textId="77777777" w:rsidR="004E754A" w:rsidRPr="00B60D70" w:rsidRDefault="004E754A" w:rsidP="004E754A">
            <w:pPr>
              <w:jc w:val="center"/>
              <w:rPr>
                <w:rFonts w:ascii="TH SarabunPSK" w:hAnsi="TH SarabunPSK" w:cs="TH SarabunPSK"/>
                <w:sz w:val="26"/>
                <w:szCs w:val="26"/>
              </w:rPr>
            </w:pPr>
            <w:r w:rsidRPr="00B60D70">
              <w:rPr>
                <w:rFonts w:ascii="TH SarabunPSK" w:hAnsi="TH SarabunPSK" w:cs="TH SarabunPSK" w:hint="cs"/>
                <w:sz w:val="26"/>
                <w:szCs w:val="26"/>
                <w:cs/>
              </w:rPr>
              <w:t>-</w:t>
            </w:r>
          </w:p>
        </w:tc>
        <w:tc>
          <w:tcPr>
            <w:tcW w:w="759" w:type="dxa"/>
            <w:vAlign w:val="center"/>
          </w:tcPr>
          <w:p w14:paraId="194CA8D4" w14:textId="77777777" w:rsidR="004E754A" w:rsidRPr="00B60D70" w:rsidRDefault="004E754A" w:rsidP="004E754A">
            <w:pPr>
              <w:jc w:val="center"/>
              <w:rPr>
                <w:rFonts w:ascii="TH SarabunPSK" w:hAnsi="TH SarabunPSK" w:cs="TH SarabunPSK"/>
                <w:sz w:val="26"/>
                <w:szCs w:val="26"/>
                <w:cs/>
              </w:rPr>
            </w:pPr>
          </w:p>
        </w:tc>
      </w:tr>
      <w:tr w:rsidR="00B60D70" w:rsidRPr="00B60D70" w14:paraId="1E125181" w14:textId="77777777" w:rsidTr="004E754A">
        <w:trPr>
          <w:trHeight w:val="58"/>
        </w:trPr>
        <w:tc>
          <w:tcPr>
            <w:tcW w:w="3261" w:type="dxa"/>
            <w:shd w:val="clear" w:color="auto" w:fill="F2F2F2" w:themeFill="background1" w:themeFillShade="F2"/>
            <w:vAlign w:val="center"/>
          </w:tcPr>
          <w:p w14:paraId="62210A01" w14:textId="77777777" w:rsidR="004E754A" w:rsidRPr="00B60D70" w:rsidRDefault="004E754A" w:rsidP="00D420AC">
            <w:pPr>
              <w:jc w:val="left"/>
              <w:rPr>
                <w:rFonts w:ascii="TH SarabunPSK" w:hAnsi="TH SarabunPSK" w:cs="TH SarabunPSK"/>
                <w:sz w:val="26"/>
                <w:szCs w:val="26"/>
                <w:cs/>
              </w:rPr>
            </w:pPr>
            <w:r w:rsidRPr="00B60D70">
              <w:rPr>
                <w:rFonts w:ascii="TH SarabunPSK" w:hAnsi="TH SarabunPSK" w:cs="TH SarabunPSK" w:hint="cs"/>
                <w:sz w:val="26"/>
                <w:szCs w:val="26"/>
                <w:cs/>
              </w:rPr>
              <w:t>ชั้นปีที่ 5 ภาคเรียนที่ 2</w:t>
            </w:r>
          </w:p>
        </w:tc>
        <w:tc>
          <w:tcPr>
            <w:tcW w:w="9922" w:type="dxa"/>
            <w:gridSpan w:val="16"/>
            <w:shd w:val="clear" w:color="auto" w:fill="F2F2F2" w:themeFill="background1" w:themeFillShade="F2"/>
            <w:vAlign w:val="center"/>
          </w:tcPr>
          <w:p w14:paraId="2889A7D3" w14:textId="669E01B6" w:rsidR="004E754A" w:rsidRPr="00B60D70" w:rsidRDefault="004E754A" w:rsidP="004E754A">
            <w:pPr>
              <w:jc w:val="center"/>
              <w:rPr>
                <w:rFonts w:ascii="TH SarabunPSK" w:hAnsi="TH SarabunPSK" w:cs="TH SarabunPSK"/>
                <w:sz w:val="26"/>
                <w:szCs w:val="26"/>
                <w:cs/>
              </w:rPr>
            </w:pPr>
            <w:r w:rsidRPr="00B60D70">
              <w:rPr>
                <w:rStyle w:val="af3"/>
                <w:rFonts w:ascii="TH SarabunPSK" w:hAnsi="TH SarabunPSK" w:cs="TH SarabunPSK" w:hint="cs"/>
                <w:sz w:val="26"/>
                <w:szCs w:val="26"/>
              </w:rPr>
              <w:t>≥</w:t>
            </w:r>
            <w:r w:rsidRPr="00B60D70">
              <w:rPr>
                <w:rStyle w:val="af3"/>
                <w:rFonts w:ascii="TH SarabunPSK" w:hAnsi="TH SarabunPSK" w:cs="TH SarabunPSK" w:hint="cs"/>
                <w:sz w:val="26"/>
                <w:szCs w:val="26"/>
                <w:cs/>
              </w:rPr>
              <w:t xml:space="preserve"> </w:t>
            </w:r>
            <w:r w:rsidRPr="00B60D70">
              <w:rPr>
                <w:rFonts w:ascii="TH SarabunPSK" w:hAnsi="TH SarabunPSK" w:cs="TH SarabunPSK" w:hint="cs"/>
                <w:spacing w:val="-8"/>
                <w:sz w:val="26"/>
                <w:szCs w:val="26"/>
                <w:cs/>
              </w:rPr>
              <w:t xml:space="preserve">360 ชั่วโมง </w:t>
            </w:r>
            <w:r w:rsidR="002C31D5" w:rsidRPr="00B60D70">
              <w:rPr>
                <w:rFonts w:ascii="TH SarabunPSK" w:hAnsi="TH SarabunPSK" w:cs="TH SarabunPSK" w:hint="cs"/>
                <w:spacing w:val="-8"/>
                <w:sz w:val="26"/>
                <w:szCs w:val="26"/>
                <w:cs/>
              </w:rPr>
              <w:t>6</w:t>
            </w:r>
            <w:r w:rsidR="002C31D5" w:rsidRPr="00B60D70">
              <w:rPr>
                <w:rFonts w:ascii="TH SarabunPSK" w:hAnsi="TH SarabunPSK" w:cs="TH SarabunPSK" w:hint="cs"/>
                <w:spacing w:val="-8"/>
                <w:sz w:val="26"/>
                <w:szCs w:val="26"/>
              </w:rPr>
              <w:t xml:space="preserve"> </w:t>
            </w:r>
            <w:r w:rsidR="002C31D5" w:rsidRPr="00B60D70">
              <w:rPr>
                <w:rFonts w:ascii="TH SarabunPSK" w:hAnsi="TH SarabunPSK" w:cs="TH SarabunPSK" w:hint="cs"/>
                <w:spacing w:val="-8"/>
                <w:sz w:val="26"/>
                <w:szCs w:val="26"/>
                <w:cs/>
              </w:rPr>
              <w:t>(0-24-30)</w:t>
            </w:r>
          </w:p>
        </w:tc>
        <w:tc>
          <w:tcPr>
            <w:tcW w:w="759" w:type="dxa"/>
            <w:shd w:val="clear" w:color="auto" w:fill="F2F2F2" w:themeFill="background1" w:themeFillShade="F2"/>
            <w:vAlign w:val="center"/>
          </w:tcPr>
          <w:p w14:paraId="43F80CDD" w14:textId="77777777" w:rsidR="004E754A" w:rsidRPr="00B60D70" w:rsidRDefault="004E754A" w:rsidP="004E754A">
            <w:pPr>
              <w:jc w:val="center"/>
              <w:rPr>
                <w:rFonts w:ascii="TH SarabunPSK" w:hAnsi="TH SarabunPSK" w:cs="TH SarabunPSK"/>
                <w:sz w:val="26"/>
                <w:szCs w:val="26"/>
                <w:cs/>
              </w:rPr>
            </w:pPr>
          </w:p>
        </w:tc>
      </w:tr>
      <w:tr w:rsidR="00B60D70" w:rsidRPr="00B60D70" w14:paraId="1C9B995E" w14:textId="77777777" w:rsidTr="00D420AC">
        <w:trPr>
          <w:trHeight w:val="380"/>
        </w:trPr>
        <w:tc>
          <w:tcPr>
            <w:tcW w:w="3261" w:type="dxa"/>
            <w:vAlign w:val="center"/>
          </w:tcPr>
          <w:p w14:paraId="3FCD85D3" w14:textId="0EE7D403" w:rsidR="004E754A" w:rsidRPr="00B60D70" w:rsidRDefault="004E754A" w:rsidP="00D420AC">
            <w:pPr>
              <w:jc w:val="left"/>
              <w:rPr>
                <w:rFonts w:ascii="TH SarabunPSK" w:hAnsi="TH SarabunPSK" w:cs="TH SarabunPSK"/>
                <w:sz w:val="26"/>
                <w:szCs w:val="26"/>
              </w:rPr>
            </w:pPr>
            <w:r w:rsidRPr="00B60D70">
              <w:rPr>
                <w:rFonts w:ascii="TH SarabunPSK" w:hAnsi="TH SarabunPSK" w:cs="TH SarabunPSK" w:hint="cs"/>
                <w:sz w:val="26"/>
                <w:szCs w:val="26"/>
                <w:cs/>
              </w:rPr>
              <w:t>สาขาวิชาวิศวกรรมโยธา (40 คน)</w:t>
            </w:r>
          </w:p>
        </w:tc>
        <w:tc>
          <w:tcPr>
            <w:tcW w:w="620" w:type="dxa"/>
            <w:shd w:val="clear" w:color="auto" w:fill="auto"/>
            <w:vAlign w:val="center"/>
          </w:tcPr>
          <w:p w14:paraId="4A93BFD3"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35</w:t>
            </w:r>
          </w:p>
        </w:tc>
        <w:tc>
          <w:tcPr>
            <w:tcW w:w="620" w:type="dxa"/>
            <w:vAlign w:val="center"/>
          </w:tcPr>
          <w:p w14:paraId="2132E921"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35</w:t>
            </w:r>
          </w:p>
        </w:tc>
        <w:tc>
          <w:tcPr>
            <w:tcW w:w="620" w:type="dxa"/>
            <w:vAlign w:val="center"/>
          </w:tcPr>
          <w:p w14:paraId="39266AE9"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35</w:t>
            </w:r>
          </w:p>
        </w:tc>
        <w:tc>
          <w:tcPr>
            <w:tcW w:w="620" w:type="dxa"/>
            <w:vAlign w:val="center"/>
          </w:tcPr>
          <w:p w14:paraId="11E030E8"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35</w:t>
            </w:r>
          </w:p>
        </w:tc>
        <w:tc>
          <w:tcPr>
            <w:tcW w:w="620" w:type="dxa"/>
            <w:vAlign w:val="center"/>
          </w:tcPr>
          <w:p w14:paraId="60C0F9F6"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35</w:t>
            </w:r>
          </w:p>
        </w:tc>
        <w:tc>
          <w:tcPr>
            <w:tcW w:w="620" w:type="dxa"/>
            <w:vAlign w:val="center"/>
          </w:tcPr>
          <w:p w14:paraId="66424FB8"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35</w:t>
            </w:r>
          </w:p>
        </w:tc>
        <w:tc>
          <w:tcPr>
            <w:tcW w:w="620" w:type="dxa"/>
            <w:vAlign w:val="center"/>
          </w:tcPr>
          <w:p w14:paraId="18F941A1"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35</w:t>
            </w:r>
          </w:p>
        </w:tc>
        <w:tc>
          <w:tcPr>
            <w:tcW w:w="621" w:type="dxa"/>
            <w:vAlign w:val="center"/>
          </w:tcPr>
          <w:p w14:paraId="2D5773AA"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35</w:t>
            </w:r>
          </w:p>
        </w:tc>
        <w:tc>
          <w:tcPr>
            <w:tcW w:w="620" w:type="dxa"/>
            <w:vAlign w:val="center"/>
          </w:tcPr>
          <w:p w14:paraId="0EFD00C0"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35</w:t>
            </w:r>
          </w:p>
        </w:tc>
        <w:tc>
          <w:tcPr>
            <w:tcW w:w="620" w:type="dxa"/>
            <w:vAlign w:val="center"/>
          </w:tcPr>
          <w:p w14:paraId="1B127DE0"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35</w:t>
            </w:r>
          </w:p>
        </w:tc>
        <w:tc>
          <w:tcPr>
            <w:tcW w:w="620" w:type="dxa"/>
            <w:vAlign w:val="center"/>
          </w:tcPr>
          <w:p w14:paraId="2F73AFBA"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35</w:t>
            </w:r>
          </w:p>
        </w:tc>
        <w:tc>
          <w:tcPr>
            <w:tcW w:w="620" w:type="dxa"/>
            <w:vAlign w:val="center"/>
          </w:tcPr>
          <w:p w14:paraId="042932A3"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35</w:t>
            </w:r>
          </w:p>
        </w:tc>
        <w:tc>
          <w:tcPr>
            <w:tcW w:w="620" w:type="dxa"/>
            <w:vAlign w:val="center"/>
          </w:tcPr>
          <w:p w14:paraId="3B88564E"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35</w:t>
            </w:r>
          </w:p>
        </w:tc>
        <w:tc>
          <w:tcPr>
            <w:tcW w:w="620" w:type="dxa"/>
            <w:vAlign w:val="center"/>
          </w:tcPr>
          <w:p w14:paraId="7863C5ED"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35</w:t>
            </w:r>
          </w:p>
        </w:tc>
        <w:tc>
          <w:tcPr>
            <w:tcW w:w="620" w:type="dxa"/>
            <w:vAlign w:val="center"/>
          </w:tcPr>
          <w:p w14:paraId="26ACFBE7"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35</w:t>
            </w:r>
          </w:p>
        </w:tc>
        <w:tc>
          <w:tcPr>
            <w:tcW w:w="621" w:type="dxa"/>
            <w:vAlign w:val="center"/>
          </w:tcPr>
          <w:p w14:paraId="5548887C"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35</w:t>
            </w:r>
          </w:p>
        </w:tc>
        <w:tc>
          <w:tcPr>
            <w:tcW w:w="759" w:type="dxa"/>
            <w:vAlign w:val="center"/>
          </w:tcPr>
          <w:p w14:paraId="5AA8E665" w14:textId="77777777" w:rsidR="004E754A" w:rsidRPr="00B60D70" w:rsidRDefault="004E754A" w:rsidP="004E754A">
            <w:pPr>
              <w:jc w:val="center"/>
              <w:rPr>
                <w:rFonts w:ascii="TH SarabunPSK" w:hAnsi="TH SarabunPSK" w:cs="TH SarabunPSK"/>
                <w:sz w:val="26"/>
                <w:szCs w:val="26"/>
                <w:cs/>
              </w:rPr>
            </w:pPr>
            <w:r w:rsidRPr="00B60D70">
              <w:rPr>
                <w:rStyle w:val="af3"/>
                <w:rFonts w:ascii="TH SarabunPSK" w:hAnsi="TH SarabunPSK" w:cs="TH SarabunPSK" w:hint="cs"/>
                <w:sz w:val="26"/>
                <w:szCs w:val="26"/>
              </w:rPr>
              <w:t>≥</w:t>
            </w:r>
            <w:r w:rsidRPr="00B60D70">
              <w:rPr>
                <w:rFonts w:ascii="TH SarabunPSK" w:hAnsi="TH SarabunPSK" w:cs="TH SarabunPSK" w:hint="cs"/>
                <w:sz w:val="26"/>
                <w:szCs w:val="26"/>
                <w:cs/>
              </w:rPr>
              <w:t>560</w:t>
            </w:r>
          </w:p>
        </w:tc>
      </w:tr>
      <w:tr w:rsidR="00B60D70" w:rsidRPr="00B60D70" w14:paraId="63F932EF" w14:textId="77777777" w:rsidTr="00D420AC">
        <w:trPr>
          <w:trHeight w:val="380"/>
        </w:trPr>
        <w:tc>
          <w:tcPr>
            <w:tcW w:w="3261" w:type="dxa"/>
            <w:vAlign w:val="center"/>
          </w:tcPr>
          <w:p w14:paraId="18577B79" w14:textId="77777777" w:rsidR="004E754A" w:rsidRPr="00B60D70" w:rsidRDefault="004E754A" w:rsidP="00D420AC">
            <w:pPr>
              <w:jc w:val="left"/>
              <w:rPr>
                <w:rFonts w:ascii="TH SarabunPSK" w:hAnsi="TH SarabunPSK" w:cs="TH SarabunPSK"/>
                <w:sz w:val="26"/>
                <w:szCs w:val="26"/>
              </w:rPr>
            </w:pPr>
            <w:r w:rsidRPr="00B60D70">
              <w:rPr>
                <w:rFonts w:ascii="TH SarabunPSK" w:hAnsi="TH SarabunPSK" w:cs="TH SarabunPSK" w:hint="cs"/>
                <w:sz w:val="26"/>
                <w:szCs w:val="26"/>
                <w:cs/>
              </w:rPr>
              <w:t>อาจารย์นิเทศก์ (คน)</w:t>
            </w:r>
          </w:p>
        </w:tc>
        <w:tc>
          <w:tcPr>
            <w:tcW w:w="620" w:type="dxa"/>
            <w:shd w:val="clear" w:color="auto" w:fill="auto"/>
            <w:vAlign w:val="center"/>
          </w:tcPr>
          <w:p w14:paraId="6F28A001"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(4)</w:t>
            </w:r>
          </w:p>
        </w:tc>
        <w:tc>
          <w:tcPr>
            <w:tcW w:w="620" w:type="dxa"/>
          </w:tcPr>
          <w:p w14:paraId="048F3868"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(4)</w:t>
            </w:r>
          </w:p>
        </w:tc>
        <w:tc>
          <w:tcPr>
            <w:tcW w:w="620" w:type="dxa"/>
          </w:tcPr>
          <w:p w14:paraId="0573B2F2"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(4)</w:t>
            </w:r>
          </w:p>
        </w:tc>
        <w:tc>
          <w:tcPr>
            <w:tcW w:w="620" w:type="dxa"/>
          </w:tcPr>
          <w:p w14:paraId="42A49421"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(4)</w:t>
            </w:r>
          </w:p>
        </w:tc>
        <w:tc>
          <w:tcPr>
            <w:tcW w:w="620" w:type="dxa"/>
          </w:tcPr>
          <w:p w14:paraId="3ED381E4"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(4)</w:t>
            </w:r>
          </w:p>
        </w:tc>
        <w:tc>
          <w:tcPr>
            <w:tcW w:w="620" w:type="dxa"/>
          </w:tcPr>
          <w:p w14:paraId="532AE1BE"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(4)</w:t>
            </w:r>
          </w:p>
        </w:tc>
        <w:tc>
          <w:tcPr>
            <w:tcW w:w="620" w:type="dxa"/>
          </w:tcPr>
          <w:p w14:paraId="2F230EAA"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(4)</w:t>
            </w:r>
          </w:p>
        </w:tc>
        <w:tc>
          <w:tcPr>
            <w:tcW w:w="621" w:type="dxa"/>
          </w:tcPr>
          <w:p w14:paraId="6EF66506"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(4)</w:t>
            </w:r>
          </w:p>
        </w:tc>
        <w:tc>
          <w:tcPr>
            <w:tcW w:w="620" w:type="dxa"/>
          </w:tcPr>
          <w:p w14:paraId="7D8E8C24"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(4)</w:t>
            </w:r>
          </w:p>
        </w:tc>
        <w:tc>
          <w:tcPr>
            <w:tcW w:w="620" w:type="dxa"/>
          </w:tcPr>
          <w:p w14:paraId="60A32FBF"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(4)</w:t>
            </w:r>
          </w:p>
        </w:tc>
        <w:tc>
          <w:tcPr>
            <w:tcW w:w="620" w:type="dxa"/>
          </w:tcPr>
          <w:p w14:paraId="6F6B972A"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(4)</w:t>
            </w:r>
          </w:p>
        </w:tc>
        <w:tc>
          <w:tcPr>
            <w:tcW w:w="620" w:type="dxa"/>
          </w:tcPr>
          <w:p w14:paraId="0D930BDD"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(4)</w:t>
            </w:r>
          </w:p>
        </w:tc>
        <w:tc>
          <w:tcPr>
            <w:tcW w:w="620" w:type="dxa"/>
          </w:tcPr>
          <w:p w14:paraId="5D3ADC73"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(4)</w:t>
            </w:r>
          </w:p>
        </w:tc>
        <w:tc>
          <w:tcPr>
            <w:tcW w:w="620" w:type="dxa"/>
          </w:tcPr>
          <w:p w14:paraId="36280656"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(4)</w:t>
            </w:r>
          </w:p>
        </w:tc>
        <w:tc>
          <w:tcPr>
            <w:tcW w:w="620" w:type="dxa"/>
          </w:tcPr>
          <w:p w14:paraId="3887F3EC"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(4)</w:t>
            </w:r>
          </w:p>
        </w:tc>
        <w:tc>
          <w:tcPr>
            <w:tcW w:w="621" w:type="dxa"/>
          </w:tcPr>
          <w:p w14:paraId="52A5870A" w14:textId="77777777" w:rsidR="004E754A" w:rsidRPr="00B60D70" w:rsidRDefault="004E754A" w:rsidP="004E754A">
            <w:pPr>
              <w:jc w:val="center"/>
              <w:rPr>
                <w:rFonts w:ascii="TH SarabunPSK" w:hAnsi="TH SarabunPSK" w:cs="TH SarabunPSK"/>
                <w:sz w:val="26"/>
                <w:szCs w:val="26"/>
                <w:cs/>
              </w:rPr>
            </w:pPr>
            <w:r w:rsidRPr="00B60D70">
              <w:rPr>
                <w:rFonts w:ascii="TH SarabunPSK" w:hAnsi="TH SarabunPSK" w:cs="TH SarabunPSK" w:hint="cs"/>
                <w:sz w:val="26"/>
                <w:szCs w:val="26"/>
                <w:cs/>
              </w:rPr>
              <w:t>(4)</w:t>
            </w:r>
          </w:p>
        </w:tc>
        <w:tc>
          <w:tcPr>
            <w:tcW w:w="759" w:type="dxa"/>
            <w:vAlign w:val="center"/>
          </w:tcPr>
          <w:p w14:paraId="333A7076" w14:textId="77777777" w:rsidR="004E754A" w:rsidRPr="00B60D70" w:rsidRDefault="004E754A" w:rsidP="004E754A">
            <w:pPr>
              <w:jc w:val="center"/>
              <w:rPr>
                <w:rStyle w:val="af3"/>
                <w:rFonts w:ascii="TH SarabunPSK" w:hAnsi="TH SarabunPSK" w:cs="TH SarabunPSK"/>
                <w:sz w:val="26"/>
                <w:szCs w:val="26"/>
              </w:rPr>
            </w:pPr>
          </w:p>
        </w:tc>
      </w:tr>
    </w:tbl>
    <w:p w14:paraId="6A23F362" w14:textId="77777777" w:rsidR="004E754A" w:rsidRPr="00B60D70" w:rsidRDefault="004E754A" w:rsidP="004E754A">
      <w:pPr>
        <w:ind w:left="770" w:right="29"/>
        <w:jc w:val="both"/>
        <w:rPr>
          <w:rFonts w:ascii="TH SarabunPSK" w:hAnsi="TH SarabunPSK" w:cs="TH SarabunPSK"/>
          <w:sz w:val="20"/>
          <w:szCs w:val="20"/>
        </w:rPr>
        <w:sectPr w:rsidR="004E754A" w:rsidRPr="00B60D70" w:rsidSect="004E754A">
          <w:pgSz w:w="16838" w:h="11906" w:orient="landscape" w:code="9"/>
          <w:pgMar w:top="1440" w:right="1440" w:bottom="1440" w:left="1440" w:header="709" w:footer="709" w:gutter="0"/>
          <w:cols w:space="708"/>
          <w:docGrid w:linePitch="360"/>
        </w:sectPr>
      </w:pPr>
    </w:p>
    <w:p w14:paraId="504BBDE0" w14:textId="71A4BA8C" w:rsidR="0065346D" w:rsidRPr="00B60D70" w:rsidRDefault="0065346D" w:rsidP="0065346D">
      <w:pPr>
        <w:ind w:firstLine="964"/>
        <w:rPr>
          <w:rFonts w:ascii="TH SarabunPSK" w:hAnsi="TH SarabunPSK" w:cs="TH SarabunPSK"/>
        </w:rPr>
      </w:pPr>
      <w:r w:rsidRPr="00B60D70">
        <w:rPr>
          <w:rFonts w:ascii="TH SarabunPSK" w:hAnsi="TH SarabunPSK" w:cs="TH SarabunPSK" w:hint="cs"/>
          <w:cs/>
        </w:rPr>
        <w:lastRenderedPageBreak/>
        <w:t>หลักสูตรยังได้กำหนดแนวทางการจัดกิจกรรมส่งเสริมความเป็นครูต่อเนื่องตลอดหลักสูตรเพื่อให้เป็นไปตามเกณฑ์คุรุสภา</w:t>
      </w:r>
      <w:r w:rsidRPr="00B60D70">
        <w:rPr>
          <w:rFonts w:ascii="TH SarabunPSK" w:hAnsi="TH SarabunPSK" w:cs="TH SarabunPSK" w:hint="cs"/>
        </w:rPr>
        <w:t xml:space="preserve"> (</w:t>
      </w:r>
      <w:r w:rsidRPr="00B60D70">
        <w:rPr>
          <w:rFonts w:ascii="TH SarabunPSK" w:hAnsi="TH SarabunPSK" w:cs="TH SarabunPSK" w:hint="cs"/>
          <w:cs/>
        </w:rPr>
        <w:t>ตารางที่ 2.1</w:t>
      </w:r>
      <w:r w:rsidR="00632123" w:rsidRPr="00B60D70">
        <w:rPr>
          <w:rFonts w:ascii="TH SarabunPSK" w:hAnsi="TH SarabunPSK" w:cs="TH SarabunPSK" w:hint="cs"/>
          <w:cs/>
        </w:rPr>
        <w:t>4</w:t>
      </w:r>
      <w:r w:rsidRPr="00B60D70">
        <w:rPr>
          <w:rFonts w:ascii="TH SarabunPSK" w:hAnsi="TH SarabunPSK" w:cs="TH SarabunPSK" w:hint="cs"/>
        </w:rPr>
        <w:t>)</w:t>
      </w:r>
      <w:r w:rsidRPr="00B60D70">
        <w:rPr>
          <w:rFonts w:ascii="TH SarabunPSK" w:hAnsi="TH SarabunPSK" w:cs="TH SarabunPSK" w:hint="cs"/>
          <w:cs/>
        </w:rPr>
        <w:t xml:space="preserve"> ดังนี้</w:t>
      </w:r>
    </w:p>
    <w:p w14:paraId="3FA5A7D4" w14:textId="77777777" w:rsidR="0065346D" w:rsidRPr="00B60D70" w:rsidRDefault="0065346D" w:rsidP="0065346D">
      <w:pPr>
        <w:ind w:firstLine="964"/>
        <w:rPr>
          <w:rFonts w:ascii="TH SarabunPSK" w:hAnsi="TH SarabunPSK" w:cs="TH SarabunPSK"/>
        </w:rPr>
      </w:pPr>
    </w:p>
    <w:p w14:paraId="5AB9FFEC" w14:textId="1D93E488" w:rsidR="0065346D" w:rsidRPr="00B60D70" w:rsidRDefault="0065346D" w:rsidP="0065346D">
      <w:pPr>
        <w:jc w:val="left"/>
        <w:rPr>
          <w:rFonts w:ascii="TH SarabunPSK" w:hAnsi="TH SarabunPSK" w:cs="TH SarabunPSK"/>
          <w:sz w:val="12"/>
          <w:szCs w:val="12"/>
        </w:rPr>
      </w:pPr>
      <w:r w:rsidRPr="00B60D70">
        <w:rPr>
          <w:rFonts w:ascii="TH SarabunPSK" w:hAnsi="TH SarabunPSK" w:cs="TH SarabunPSK" w:hint="cs"/>
          <w:b/>
          <w:bCs/>
          <w:cs/>
        </w:rPr>
        <w:t>ตารางที่ 2.1</w:t>
      </w:r>
      <w:r w:rsidR="00632123" w:rsidRPr="00B60D70">
        <w:rPr>
          <w:rFonts w:ascii="TH SarabunPSK" w:hAnsi="TH SarabunPSK" w:cs="TH SarabunPSK" w:hint="cs"/>
          <w:b/>
          <w:bCs/>
          <w:cs/>
        </w:rPr>
        <w:t>4</w:t>
      </w:r>
      <w:r w:rsidRPr="00B60D70">
        <w:rPr>
          <w:rFonts w:ascii="TH SarabunPSK" w:hAnsi="TH SarabunPSK" w:cs="TH SarabunPSK" w:hint="cs"/>
          <w:b/>
          <w:bCs/>
          <w:cs/>
        </w:rPr>
        <w:t xml:space="preserve"> </w:t>
      </w:r>
      <w:r w:rsidRPr="00B60D70">
        <w:rPr>
          <w:rFonts w:ascii="TH SarabunPSK" w:hAnsi="TH SarabunPSK" w:cs="TH SarabunPSK" w:hint="cs"/>
          <w:cs/>
        </w:rPr>
        <w:t>กิจกรรมส่งเสริมความเป็นครู</w:t>
      </w:r>
    </w:p>
    <w:tbl>
      <w:tblPr>
        <w:tblW w:w="9015"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44"/>
        <w:gridCol w:w="3686"/>
        <w:gridCol w:w="708"/>
        <w:gridCol w:w="1077"/>
      </w:tblGrid>
      <w:tr w:rsidR="00B60D70" w:rsidRPr="00B60D70" w14:paraId="0B34CA50" w14:textId="77777777" w:rsidTr="00D420AC">
        <w:trPr>
          <w:trHeight w:val="397"/>
        </w:trPr>
        <w:tc>
          <w:tcPr>
            <w:tcW w:w="354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hideMark/>
          </w:tcPr>
          <w:p w14:paraId="2C9BE750" w14:textId="77777777" w:rsidR="0065346D" w:rsidRPr="00B60D70" w:rsidRDefault="0065346D" w:rsidP="00D420AC">
            <w:pPr>
              <w:pStyle w:val="paragraph"/>
              <w:spacing w:before="0" w:beforeAutospacing="0" w:after="0" w:afterAutospacing="0"/>
              <w:ind w:left="113" w:right="75"/>
              <w:jc w:val="center"/>
              <w:textAlignment w:val="baseline"/>
              <w:rPr>
                <w:rFonts w:ascii="TH SarabunPSK" w:hAnsi="TH SarabunPSK" w:cs="TH SarabunPSK"/>
                <w:sz w:val="28"/>
                <w:szCs w:val="28"/>
                <w:lang w:val="sq-AL"/>
              </w:rPr>
            </w:pPr>
            <w:r w:rsidRPr="00B60D70">
              <w:rPr>
                <w:rStyle w:val="normaltextrun"/>
                <w:rFonts w:ascii="TH SarabunPSK" w:eastAsiaTheme="majorEastAsia" w:hAnsi="TH SarabunPSK" w:cs="TH SarabunPSK" w:hint="cs"/>
                <w:sz w:val="28"/>
                <w:szCs w:val="28"/>
                <w:cs/>
              </w:rPr>
              <w:t>กิจกรรมส่งเสริมความเป็นครู</w:t>
            </w:r>
          </w:p>
        </w:tc>
        <w:tc>
          <w:tcPr>
            <w:tcW w:w="368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hideMark/>
          </w:tcPr>
          <w:p w14:paraId="7405B516" w14:textId="77777777" w:rsidR="0065346D" w:rsidRPr="00B60D70" w:rsidRDefault="0065346D" w:rsidP="00D420AC">
            <w:pPr>
              <w:pStyle w:val="paragraph"/>
              <w:spacing w:before="0" w:beforeAutospacing="0" w:after="0" w:afterAutospacing="0"/>
              <w:ind w:left="113" w:right="75"/>
              <w:textAlignment w:val="baseline"/>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cs/>
              </w:rPr>
              <w:t>ชื่อกิจกรรมส่งเสริมความเป็นครู</w:t>
            </w:r>
          </w:p>
        </w:tc>
        <w:tc>
          <w:tcPr>
            <w:tcW w:w="708"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hideMark/>
          </w:tcPr>
          <w:p w14:paraId="1A0102B5" w14:textId="77777777" w:rsidR="0065346D" w:rsidRPr="00B60D70" w:rsidRDefault="0065346D" w:rsidP="00D420AC">
            <w:pPr>
              <w:pStyle w:val="paragraph"/>
              <w:spacing w:before="0" w:beforeAutospacing="0" w:after="0" w:afterAutospacing="0"/>
              <w:ind w:left="113" w:right="113"/>
              <w:jc w:val="center"/>
              <w:textAlignment w:val="baseline"/>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cs/>
              </w:rPr>
              <w:t>ชั้นปี</w:t>
            </w:r>
          </w:p>
        </w:tc>
        <w:tc>
          <w:tcPr>
            <w:tcW w:w="1077"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hideMark/>
          </w:tcPr>
          <w:p w14:paraId="33D19B04" w14:textId="77777777" w:rsidR="0065346D" w:rsidRPr="00B60D70" w:rsidRDefault="0065346D" w:rsidP="00D420AC">
            <w:pPr>
              <w:pStyle w:val="paragraph"/>
              <w:spacing w:before="0" w:beforeAutospacing="0" w:after="0" w:afterAutospacing="0"/>
              <w:ind w:left="113" w:right="113"/>
              <w:jc w:val="center"/>
              <w:textAlignment w:val="baseline"/>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cs/>
              </w:rPr>
              <w:t>ภาคเรียน</w:t>
            </w:r>
          </w:p>
        </w:tc>
      </w:tr>
      <w:tr w:rsidR="00B60D70" w:rsidRPr="00B60D70" w14:paraId="7F94CFAC" w14:textId="77777777" w:rsidTr="00D420AC">
        <w:trPr>
          <w:trHeight w:val="630"/>
        </w:trPr>
        <w:tc>
          <w:tcPr>
            <w:tcW w:w="3544" w:type="dxa"/>
            <w:tcBorders>
              <w:top w:val="single" w:sz="6" w:space="0" w:color="000000"/>
              <w:left w:val="single" w:sz="6" w:space="0" w:color="000000"/>
              <w:bottom w:val="single" w:sz="6" w:space="0" w:color="000000"/>
              <w:right w:val="single" w:sz="6" w:space="0" w:color="000000"/>
            </w:tcBorders>
            <w:shd w:val="clear" w:color="auto" w:fill="auto"/>
            <w:hideMark/>
          </w:tcPr>
          <w:p w14:paraId="03421B16" w14:textId="66926269" w:rsidR="0065346D" w:rsidRPr="00B60D70" w:rsidRDefault="0065346D" w:rsidP="0065346D">
            <w:pPr>
              <w:pStyle w:val="paragraph"/>
              <w:spacing w:before="0" w:beforeAutospacing="0" w:after="0" w:afterAutospacing="0" w:line="360" w:lineRule="exact"/>
              <w:ind w:left="113" w:right="113"/>
              <w:textAlignment w:val="baseline"/>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cs/>
              </w:rPr>
              <w:t>กิจกรรมสร้างเสริมคุณธรรม</w:t>
            </w:r>
            <w:r w:rsidRPr="00B60D70">
              <w:rPr>
                <w:rStyle w:val="normaltextrun"/>
                <w:rFonts w:ascii="TH SarabunPSK" w:eastAsiaTheme="majorEastAsia" w:hAnsi="TH SarabunPSK" w:cs="TH SarabunPSK" w:hint="cs"/>
                <w:sz w:val="28"/>
                <w:szCs w:val="28"/>
                <w:lang w:val="sq-AL"/>
              </w:rPr>
              <w:t xml:space="preserve"> </w:t>
            </w:r>
            <w:r w:rsidRPr="00B60D70">
              <w:rPr>
                <w:rStyle w:val="normaltextrun"/>
                <w:rFonts w:ascii="TH SarabunPSK" w:eastAsiaTheme="majorEastAsia" w:hAnsi="TH SarabunPSK" w:cs="TH SarabunPSK" w:hint="cs"/>
                <w:sz w:val="28"/>
                <w:szCs w:val="28"/>
                <w:cs/>
              </w:rPr>
              <w:t>จริยธรรม</w:t>
            </w:r>
            <w:r w:rsidRPr="00B60D70">
              <w:rPr>
                <w:rStyle w:val="normaltextrun"/>
                <w:rFonts w:ascii="TH SarabunPSK" w:eastAsiaTheme="majorEastAsia" w:hAnsi="TH SarabunPSK" w:cs="TH SarabunPSK" w:hint="cs"/>
                <w:sz w:val="28"/>
                <w:szCs w:val="28"/>
                <w:lang w:val="sq-AL"/>
              </w:rPr>
              <w:t xml:space="preserve"> </w:t>
            </w:r>
            <w:r w:rsidRPr="00B60D70">
              <w:rPr>
                <w:rStyle w:val="normaltextrun"/>
                <w:rFonts w:ascii="TH SarabunPSK" w:eastAsiaTheme="majorEastAsia" w:hAnsi="TH SarabunPSK" w:cs="TH SarabunPSK" w:hint="cs"/>
                <w:sz w:val="28"/>
                <w:szCs w:val="28"/>
                <w:cs/>
              </w:rPr>
              <w:t>และความเป็นพลเมืองดีในด้านการรักชาติ</w:t>
            </w:r>
            <w:r w:rsidRPr="00B60D70">
              <w:rPr>
                <w:rStyle w:val="eop"/>
                <w:rFonts w:ascii="TH SarabunPSK" w:eastAsiaTheme="majorEastAsia" w:hAnsi="TH SarabunPSK" w:cs="TH SarabunPSK" w:hint="cs"/>
                <w:sz w:val="28"/>
                <w:szCs w:val="28"/>
              </w:rPr>
              <w:t> </w:t>
            </w:r>
            <w:r w:rsidRPr="00B60D70">
              <w:rPr>
                <w:rStyle w:val="normaltextrun"/>
                <w:rFonts w:ascii="TH SarabunPSK" w:eastAsiaTheme="majorEastAsia" w:hAnsi="TH SarabunPSK" w:cs="TH SarabunPSK" w:hint="cs"/>
                <w:sz w:val="28"/>
                <w:szCs w:val="28"/>
                <w:cs/>
              </w:rPr>
              <w:t>ศาสนา</w:t>
            </w:r>
            <w:r w:rsidRPr="00B60D70">
              <w:rPr>
                <w:rStyle w:val="normaltextrun"/>
                <w:rFonts w:ascii="TH SarabunPSK" w:eastAsiaTheme="majorEastAsia" w:hAnsi="TH SarabunPSK" w:cs="TH SarabunPSK" w:hint="cs"/>
                <w:sz w:val="28"/>
                <w:szCs w:val="28"/>
                <w:lang w:val="sq-AL"/>
              </w:rPr>
              <w:t xml:space="preserve"> </w:t>
            </w:r>
            <w:r w:rsidRPr="00B60D70">
              <w:rPr>
                <w:rStyle w:val="normaltextrun"/>
                <w:rFonts w:ascii="TH SarabunPSK" w:eastAsiaTheme="majorEastAsia" w:hAnsi="TH SarabunPSK" w:cs="TH SarabunPSK" w:hint="cs"/>
                <w:sz w:val="28"/>
                <w:szCs w:val="28"/>
                <w:cs/>
              </w:rPr>
              <w:t>พระมหากษัตริย์</w:t>
            </w:r>
            <w:r w:rsidR="00BD7F9D" w:rsidRPr="00B60D70">
              <w:rPr>
                <w:rStyle w:val="normaltextrun"/>
                <w:rFonts w:ascii="TH SarabunPSK" w:eastAsiaTheme="majorEastAsia" w:hAnsi="TH SarabunPSK" w:cs="TH SarabunPSK" w:hint="cs"/>
                <w:sz w:val="28"/>
                <w:szCs w:val="28"/>
                <w:cs/>
              </w:rPr>
              <w:t xml:space="preserve"> </w:t>
            </w:r>
            <w:r w:rsidR="00BD7F9D" w:rsidRPr="00B60D70">
              <w:rPr>
                <w:rStyle w:val="normaltextrun"/>
                <w:rFonts w:ascii="TH SarabunPSK" w:eastAsiaTheme="majorEastAsia" w:hAnsi="TH SarabunPSK" w:cs="TH SarabunPSK" w:hint="cs"/>
                <w:sz w:val="28"/>
                <w:szCs w:val="28"/>
              </w:rPr>
              <w:t xml:space="preserve"> </w:t>
            </w:r>
          </w:p>
        </w:tc>
        <w:tc>
          <w:tcPr>
            <w:tcW w:w="3686" w:type="dxa"/>
            <w:tcBorders>
              <w:top w:val="single" w:sz="6" w:space="0" w:color="000000"/>
              <w:left w:val="single" w:sz="6" w:space="0" w:color="000000"/>
              <w:bottom w:val="single" w:sz="6" w:space="0" w:color="000000"/>
              <w:right w:val="single" w:sz="6" w:space="0" w:color="000000"/>
            </w:tcBorders>
            <w:shd w:val="clear" w:color="auto" w:fill="auto"/>
            <w:hideMark/>
          </w:tcPr>
          <w:p w14:paraId="1A15BB10" w14:textId="77777777" w:rsidR="0065346D" w:rsidRPr="00B60D70" w:rsidRDefault="0065346D" w:rsidP="00FF7D50">
            <w:pPr>
              <w:pStyle w:val="af9"/>
              <w:numPr>
                <w:ilvl w:val="0"/>
                <w:numId w:val="101"/>
              </w:numPr>
              <w:spacing w:line="360" w:lineRule="exact"/>
              <w:ind w:left="292" w:right="113" w:hanging="179"/>
              <w:jc w:val="left"/>
              <w:rPr>
                <w:rFonts w:ascii="TH SarabunPSK" w:hAnsi="TH SarabunPSK" w:cs="TH SarabunPSK"/>
                <w:sz w:val="28"/>
                <w:szCs w:val="28"/>
              </w:rPr>
            </w:pPr>
            <w:r w:rsidRPr="00B60D70">
              <w:rPr>
                <w:rFonts w:ascii="TH SarabunPSK" w:eastAsia="BrowalliaNew-Bold" w:hAnsi="TH SarabunPSK" w:cs="TH SarabunPSK" w:hint="cs"/>
                <w:sz w:val="28"/>
                <w:szCs w:val="28"/>
                <w:cs/>
              </w:rPr>
              <w:t>ถวาย</w:t>
            </w:r>
            <w:r w:rsidRPr="00B60D70">
              <w:rPr>
                <w:rStyle w:val="normaltextrun"/>
                <w:rFonts w:ascii="TH SarabunPSK" w:eastAsiaTheme="majorEastAsia" w:hAnsi="TH SarabunPSK" w:cs="TH SarabunPSK" w:hint="cs"/>
                <w:sz w:val="28"/>
                <w:szCs w:val="28"/>
                <w:cs/>
              </w:rPr>
              <w:t>เทียนเข้าพรรษา และจิตอาสา (พลเมืองดี</w:t>
            </w:r>
            <w:r w:rsidRPr="00B60D70">
              <w:rPr>
                <w:rStyle w:val="normaltextrun"/>
                <w:rFonts w:ascii="TH SarabunPSK" w:eastAsiaTheme="majorEastAsia" w:hAnsi="TH SarabunPSK" w:cs="TH SarabunPSK" w:hint="cs"/>
                <w:sz w:val="28"/>
                <w:szCs w:val="28"/>
              </w:rPr>
              <w:t xml:space="preserve">, </w:t>
            </w:r>
            <w:r w:rsidRPr="00B60D70">
              <w:rPr>
                <w:rStyle w:val="normaltextrun"/>
                <w:rFonts w:ascii="TH SarabunPSK" w:eastAsiaTheme="majorEastAsia" w:hAnsi="TH SarabunPSK" w:cs="TH SarabunPSK" w:hint="cs"/>
                <w:sz w:val="28"/>
                <w:szCs w:val="28"/>
                <w:cs/>
              </w:rPr>
              <w:t>ศาสนา)</w:t>
            </w:r>
            <w:r w:rsidRPr="00B60D70">
              <w:rPr>
                <w:rStyle w:val="eop"/>
                <w:rFonts w:ascii="TH SarabunPSK" w:hAnsi="TH SarabunPSK" w:cs="TH SarabunPSK" w:hint="cs"/>
                <w:sz w:val="28"/>
                <w:szCs w:val="28"/>
              </w:rPr>
              <w:t> </w:t>
            </w:r>
          </w:p>
          <w:p w14:paraId="4EB624C3" w14:textId="77777777" w:rsidR="0065346D" w:rsidRPr="00B60D70" w:rsidRDefault="0065346D" w:rsidP="00FF7D50">
            <w:pPr>
              <w:pStyle w:val="af9"/>
              <w:numPr>
                <w:ilvl w:val="0"/>
                <w:numId w:val="101"/>
              </w:numPr>
              <w:spacing w:line="360" w:lineRule="exact"/>
              <w:ind w:left="292" w:right="113" w:hanging="179"/>
              <w:jc w:val="left"/>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cs/>
              </w:rPr>
              <w:t>กิจกรรมส่งเสริมสถาบันชาติ ศาสนา พระมหากษัตริย์</w:t>
            </w:r>
            <w:r w:rsidRPr="00B60D70">
              <w:rPr>
                <w:rStyle w:val="eop"/>
                <w:rFonts w:ascii="TH SarabunPSK" w:hAnsi="TH SarabunPSK" w:cs="TH SarabunPSK" w:hint="cs"/>
                <w:sz w:val="28"/>
                <w:szCs w:val="28"/>
              </w:rPr>
              <w:t> </w:t>
            </w:r>
          </w:p>
        </w:tc>
        <w:tc>
          <w:tcPr>
            <w:tcW w:w="708" w:type="dxa"/>
            <w:tcBorders>
              <w:top w:val="single" w:sz="6" w:space="0" w:color="000000"/>
              <w:left w:val="single" w:sz="6" w:space="0" w:color="000000"/>
              <w:bottom w:val="single" w:sz="6" w:space="0" w:color="000000"/>
              <w:right w:val="single" w:sz="6" w:space="0" w:color="000000"/>
            </w:tcBorders>
            <w:shd w:val="clear" w:color="auto" w:fill="auto"/>
            <w:hideMark/>
          </w:tcPr>
          <w:p w14:paraId="3CAD366A"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rPr>
              <w:t>1</w:t>
            </w:r>
          </w:p>
          <w:p w14:paraId="5C0D57B9" w14:textId="77777777" w:rsidR="0065346D" w:rsidRPr="00B60D70" w:rsidRDefault="0065346D" w:rsidP="0065346D">
            <w:pPr>
              <w:pStyle w:val="paragraph"/>
              <w:spacing w:before="0" w:beforeAutospacing="0" w:after="0" w:afterAutospacing="0" w:line="360" w:lineRule="exact"/>
              <w:ind w:left="113" w:right="113"/>
              <w:jc w:val="center"/>
              <w:textAlignment w:val="baseline"/>
              <w:rPr>
                <w:rStyle w:val="normaltextrun"/>
                <w:rFonts w:ascii="TH SarabunPSK" w:eastAsiaTheme="majorEastAsia" w:hAnsi="TH SarabunPSK" w:cs="TH SarabunPSK"/>
                <w:sz w:val="28"/>
                <w:szCs w:val="28"/>
              </w:rPr>
            </w:pPr>
          </w:p>
          <w:p w14:paraId="06EB3E89"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rPr>
              <w:t>5</w:t>
            </w:r>
          </w:p>
        </w:tc>
        <w:tc>
          <w:tcPr>
            <w:tcW w:w="1077" w:type="dxa"/>
            <w:tcBorders>
              <w:top w:val="single" w:sz="6" w:space="0" w:color="000000"/>
              <w:left w:val="single" w:sz="6" w:space="0" w:color="000000"/>
              <w:bottom w:val="single" w:sz="6" w:space="0" w:color="000000"/>
              <w:right w:val="single" w:sz="6" w:space="0" w:color="000000"/>
            </w:tcBorders>
            <w:shd w:val="clear" w:color="auto" w:fill="auto"/>
            <w:hideMark/>
          </w:tcPr>
          <w:p w14:paraId="09CAB795"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lang w:val="sq-AL"/>
              </w:rPr>
              <w:t>1</w:t>
            </w:r>
          </w:p>
          <w:p w14:paraId="40F1903E" w14:textId="77777777" w:rsidR="0065346D" w:rsidRPr="00B60D70" w:rsidRDefault="0065346D" w:rsidP="0065346D">
            <w:pPr>
              <w:pStyle w:val="paragraph"/>
              <w:spacing w:before="0" w:beforeAutospacing="0" w:after="0" w:afterAutospacing="0" w:line="360" w:lineRule="exact"/>
              <w:ind w:left="113" w:right="113"/>
              <w:jc w:val="center"/>
              <w:textAlignment w:val="baseline"/>
              <w:rPr>
                <w:rStyle w:val="normaltextrun"/>
                <w:rFonts w:ascii="TH SarabunPSK" w:eastAsiaTheme="majorEastAsia" w:hAnsi="TH SarabunPSK" w:cs="TH SarabunPSK"/>
                <w:sz w:val="28"/>
                <w:szCs w:val="28"/>
                <w:lang w:val="sq-AL"/>
              </w:rPr>
            </w:pPr>
          </w:p>
          <w:p w14:paraId="0E376E72"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lang w:val="sq-AL"/>
              </w:rPr>
              <w:t>1</w:t>
            </w:r>
          </w:p>
        </w:tc>
      </w:tr>
      <w:tr w:rsidR="00B60D70" w:rsidRPr="00B60D70" w14:paraId="6F479F86" w14:textId="77777777" w:rsidTr="00D420AC">
        <w:trPr>
          <w:trHeight w:val="715"/>
        </w:trPr>
        <w:tc>
          <w:tcPr>
            <w:tcW w:w="3544" w:type="dxa"/>
            <w:tcBorders>
              <w:top w:val="single" w:sz="6" w:space="0" w:color="000000"/>
              <w:left w:val="single" w:sz="6" w:space="0" w:color="000000"/>
              <w:bottom w:val="single" w:sz="6" w:space="0" w:color="000000"/>
              <w:right w:val="single" w:sz="6" w:space="0" w:color="000000"/>
            </w:tcBorders>
            <w:shd w:val="clear" w:color="auto" w:fill="auto"/>
            <w:hideMark/>
          </w:tcPr>
          <w:p w14:paraId="0AEFE589" w14:textId="77777777" w:rsidR="0065346D" w:rsidRPr="00B60D70" w:rsidRDefault="0065346D" w:rsidP="0065346D">
            <w:pPr>
              <w:pStyle w:val="paragraph"/>
              <w:spacing w:before="0" w:beforeAutospacing="0" w:after="0" w:afterAutospacing="0" w:line="360" w:lineRule="exact"/>
              <w:ind w:left="113" w:right="113"/>
              <w:textAlignment w:val="baseline"/>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cs/>
              </w:rPr>
              <w:t>กิจกรรมส่งเสริมจรรยาบรรณของวิชาชีพ</w:t>
            </w:r>
            <w:r w:rsidRPr="00B60D70">
              <w:rPr>
                <w:rStyle w:val="normaltextrun"/>
                <w:rFonts w:ascii="TH SarabunPSK" w:eastAsiaTheme="majorEastAsia" w:hAnsi="TH SarabunPSK" w:cs="TH SarabunPSK" w:hint="cs"/>
                <w:sz w:val="28"/>
                <w:szCs w:val="28"/>
                <w:lang w:val="sq-AL"/>
              </w:rPr>
              <w:t xml:space="preserve"> (Ethics in Professional Learning Community : E-PLC) </w:t>
            </w:r>
            <w:r w:rsidRPr="00B60D70">
              <w:rPr>
                <w:rStyle w:val="normaltextrun"/>
                <w:rFonts w:ascii="TH SarabunPSK" w:eastAsiaTheme="majorEastAsia" w:hAnsi="TH SarabunPSK" w:cs="TH SarabunPSK" w:hint="cs"/>
                <w:sz w:val="28"/>
                <w:szCs w:val="28"/>
                <w:cs/>
              </w:rPr>
              <w:t>ของสำนักงานเลขาธิการคุรุสภา</w:t>
            </w:r>
            <w:r w:rsidRPr="00B60D70">
              <w:rPr>
                <w:rStyle w:val="eop"/>
                <w:rFonts w:ascii="TH SarabunPSK" w:eastAsiaTheme="majorEastAsia" w:hAnsi="TH SarabunPSK" w:cs="TH SarabunPSK" w:hint="cs"/>
                <w:sz w:val="28"/>
                <w:szCs w:val="28"/>
              </w:rPr>
              <w:t> </w:t>
            </w:r>
          </w:p>
        </w:tc>
        <w:tc>
          <w:tcPr>
            <w:tcW w:w="3686" w:type="dxa"/>
            <w:tcBorders>
              <w:top w:val="single" w:sz="6" w:space="0" w:color="000000"/>
              <w:left w:val="single" w:sz="6" w:space="0" w:color="000000"/>
              <w:bottom w:val="single" w:sz="6" w:space="0" w:color="000000"/>
              <w:right w:val="single" w:sz="6" w:space="0" w:color="000000"/>
            </w:tcBorders>
            <w:shd w:val="clear" w:color="auto" w:fill="auto"/>
            <w:hideMark/>
          </w:tcPr>
          <w:p w14:paraId="3045698D" w14:textId="77777777" w:rsidR="0065346D" w:rsidRPr="00B60D70" w:rsidRDefault="0065346D" w:rsidP="00FF7D50">
            <w:pPr>
              <w:pStyle w:val="af9"/>
              <w:numPr>
                <w:ilvl w:val="0"/>
                <w:numId w:val="101"/>
              </w:numPr>
              <w:spacing w:line="360" w:lineRule="exact"/>
              <w:ind w:left="292" w:right="113" w:hanging="179"/>
              <w:jc w:val="left"/>
              <w:rPr>
                <w:rStyle w:val="eop"/>
                <w:rFonts w:ascii="TH SarabunPSK" w:hAnsi="TH SarabunPSK" w:cs="TH SarabunPSK"/>
                <w:sz w:val="28"/>
                <w:szCs w:val="28"/>
              </w:rPr>
            </w:pPr>
            <w:r w:rsidRPr="00B60D70">
              <w:rPr>
                <w:rStyle w:val="normaltextrun"/>
                <w:rFonts w:ascii="TH SarabunPSK" w:eastAsiaTheme="majorEastAsia" w:hAnsi="TH SarabunPSK" w:cs="TH SarabunPSK" w:hint="cs"/>
                <w:sz w:val="28"/>
                <w:szCs w:val="28"/>
                <w:cs/>
              </w:rPr>
              <w:t xml:space="preserve">กิจกรรมส่งเสริมจรรยาบรรณของวิชาชีพ </w:t>
            </w:r>
            <w:r w:rsidRPr="00B60D70">
              <w:rPr>
                <w:rStyle w:val="normaltextrun"/>
                <w:rFonts w:ascii="TH SarabunPSK" w:eastAsiaTheme="majorEastAsia" w:hAnsi="TH SarabunPSK" w:cs="TH SarabunPSK" w:hint="cs"/>
                <w:sz w:val="28"/>
                <w:szCs w:val="28"/>
              </w:rPr>
              <w:t>(Ethics</w:t>
            </w:r>
            <w:r w:rsidRPr="00B60D70">
              <w:rPr>
                <w:rStyle w:val="normaltextrun"/>
                <w:rFonts w:ascii="TH SarabunPSK" w:eastAsiaTheme="majorEastAsia" w:hAnsi="TH SarabunPSK" w:cs="TH SarabunPSK" w:hint="cs"/>
                <w:sz w:val="28"/>
                <w:szCs w:val="28"/>
                <w:lang w:val="sq-AL"/>
              </w:rPr>
              <w:t xml:space="preserve"> in Professional Learning Community : E-PLC) </w:t>
            </w:r>
            <w:r w:rsidRPr="00B60D70">
              <w:rPr>
                <w:rStyle w:val="normaltextrun"/>
                <w:rFonts w:ascii="TH SarabunPSK" w:eastAsiaTheme="majorEastAsia" w:hAnsi="TH SarabunPSK" w:cs="TH SarabunPSK" w:hint="cs"/>
                <w:sz w:val="28"/>
                <w:szCs w:val="28"/>
                <w:cs/>
                <w:lang w:val="sq-AL"/>
              </w:rPr>
              <w:br/>
            </w:r>
            <w:r w:rsidRPr="00B60D70">
              <w:rPr>
                <w:rStyle w:val="normaltextrun"/>
                <w:rFonts w:ascii="TH SarabunPSK" w:eastAsiaTheme="majorEastAsia" w:hAnsi="TH SarabunPSK" w:cs="TH SarabunPSK" w:hint="cs"/>
                <w:sz w:val="28"/>
                <w:szCs w:val="28"/>
                <w:cs/>
              </w:rPr>
              <w:t>ของสำนักงานเลขาธิการคุรุสภา</w:t>
            </w:r>
            <w:r w:rsidRPr="00B60D70">
              <w:rPr>
                <w:rStyle w:val="eop"/>
                <w:rFonts w:ascii="TH SarabunPSK" w:hAnsi="TH SarabunPSK" w:cs="TH SarabunPSK" w:hint="cs"/>
                <w:sz w:val="28"/>
                <w:szCs w:val="28"/>
              </w:rPr>
              <w:t> </w:t>
            </w:r>
          </w:p>
          <w:p w14:paraId="71EF0336" w14:textId="77777777" w:rsidR="0065346D" w:rsidRPr="00B60D70" w:rsidRDefault="0065346D" w:rsidP="00FF7D50">
            <w:pPr>
              <w:pStyle w:val="af9"/>
              <w:numPr>
                <w:ilvl w:val="0"/>
                <w:numId w:val="101"/>
              </w:numPr>
              <w:spacing w:line="360" w:lineRule="exact"/>
              <w:ind w:left="292" w:right="113" w:hanging="179"/>
              <w:jc w:val="left"/>
              <w:rPr>
                <w:rFonts w:ascii="TH SarabunPSK" w:hAnsi="TH SarabunPSK" w:cs="TH SarabunPSK"/>
                <w:sz w:val="28"/>
                <w:szCs w:val="28"/>
              </w:rPr>
            </w:pPr>
            <w:r w:rsidRPr="00B60D70">
              <w:rPr>
                <w:rFonts w:ascii="TH SarabunPSK" w:hAnsi="TH SarabunPSK" w:cs="TH SarabunPSK" w:hint="cs"/>
                <w:sz w:val="28"/>
                <w:szCs w:val="28"/>
                <w:cs/>
              </w:rPr>
              <w:t>กิจกรรม</w:t>
            </w:r>
            <w:r w:rsidRPr="00B60D70">
              <w:rPr>
                <w:rStyle w:val="normaltextrun"/>
                <w:rFonts w:ascii="TH SarabunPSK" w:eastAsiaTheme="majorEastAsia" w:hAnsi="TH SarabunPSK" w:cs="TH SarabunPSK" w:hint="cs"/>
                <w:sz w:val="28"/>
                <w:szCs w:val="28"/>
                <w:cs/>
              </w:rPr>
              <w:t>แลกเปลี่ยน</w:t>
            </w:r>
            <w:r w:rsidRPr="00B60D70">
              <w:rPr>
                <w:rFonts w:ascii="TH SarabunPSK" w:hAnsi="TH SarabunPSK" w:cs="TH SarabunPSK" w:hint="cs"/>
                <w:sz w:val="28"/>
                <w:szCs w:val="28"/>
                <w:cs/>
              </w:rPr>
              <w:t>เรียนรู้กับครูต้นแบบ</w:t>
            </w:r>
          </w:p>
          <w:p w14:paraId="795B2946" w14:textId="77777777" w:rsidR="0065346D" w:rsidRPr="00B60D70" w:rsidRDefault="0065346D" w:rsidP="00FF7D50">
            <w:pPr>
              <w:pStyle w:val="af9"/>
              <w:numPr>
                <w:ilvl w:val="0"/>
                <w:numId w:val="101"/>
              </w:numPr>
              <w:spacing w:line="360" w:lineRule="exact"/>
              <w:ind w:left="292" w:right="113" w:hanging="179"/>
              <w:jc w:val="left"/>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cs/>
              </w:rPr>
              <w:t>กิจกรรมสัมมนาระหว่างฝึกประสบการณ์วิชาชีพ (ปี</w:t>
            </w:r>
            <w:r w:rsidRPr="00B60D70">
              <w:rPr>
                <w:rStyle w:val="normaltextrun"/>
                <w:rFonts w:ascii="TH SarabunPSK" w:eastAsiaTheme="majorEastAsia" w:hAnsi="TH SarabunPSK" w:cs="TH SarabunPSK" w:hint="cs"/>
                <w:sz w:val="28"/>
                <w:szCs w:val="28"/>
              </w:rPr>
              <w:t xml:space="preserve"> 5)</w:t>
            </w:r>
            <w:r w:rsidRPr="00B60D70">
              <w:rPr>
                <w:rStyle w:val="eop"/>
                <w:rFonts w:ascii="TH SarabunPSK" w:hAnsi="TH SarabunPSK" w:cs="TH SarabunPSK" w:hint="cs"/>
                <w:sz w:val="28"/>
                <w:szCs w:val="28"/>
              </w:rPr>
              <w:t> </w:t>
            </w:r>
          </w:p>
        </w:tc>
        <w:tc>
          <w:tcPr>
            <w:tcW w:w="708" w:type="dxa"/>
            <w:tcBorders>
              <w:top w:val="single" w:sz="6" w:space="0" w:color="000000"/>
              <w:left w:val="single" w:sz="6" w:space="0" w:color="000000"/>
              <w:bottom w:val="single" w:sz="6" w:space="0" w:color="000000"/>
              <w:right w:val="single" w:sz="6" w:space="0" w:color="000000"/>
            </w:tcBorders>
            <w:shd w:val="clear" w:color="auto" w:fill="auto"/>
            <w:hideMark/>
          </w:tcPr>
          <w:p w14:paraId="394B499B" w14:textId="77777777" w:rsidR="0065346D" w:rsidRPr="00B60D70" w:rsidRDefault="0065346D" w:rsidP="0065346D">
            <w:pPr>
              <w:pStyle w:val="paragraph"/>
              <w:spacing w:before="0" w:beforeAutospacing="0" w:after="0" w:afterAutospacing="0" w:line="360" w:lineRule="exact"/>
              <w:ind w:left="113" w:right="113"/>
              <w:jc w:val="center"/>
              <w:textAlignment w:val="baseline"/>
              <w:rPr>
                <w:rStyle w:val="eop"/>
                <w:rFonts w:ascii="TH SarabunPSK" w:eastAsiaTheme="majorEastAsia" w:hAnsi="TH SarabunPSK" w:cs="TH SarabunPSK"/>
                <w:sz w:val="28"/>
                <w:szCs w:val="28"/>
              </w:rPr>
            </w:pPr>
            <w:r w:rsidRPr="00B60D70">
              <w:rPr>
                <w:rStyle w:val="normaltextrun"/>
                <w:rFonts w:ascii="TH SarabunPSK" w:eastAsiaTheme="majorEastAsia" w:hAnsi="TH SarabunPSK" w:cs="TH SarabunPSK" w:hint="cs"/>
                <w:sz w:val="28"/>
                <w:szCs w:val="28"/>
                <w:lang w:val="sq-AL"/>
              </w:rPr>
              <w:t>3</w:t>
            </w:r>
          </w:p>
          <w:p w14:paraId="18539DCC" w14:textId="77777777" w:rsidR="0065346D" w:rsidRPr="00B60D70" w:rsidRDefault="0065346D" w:rsidP="0065346D">
            <w:pPr>
              <w:pStyle w:val="paragraph"/>
              <w:spacing w:before="0" w:beforeAutospacing="0" w:after="0" w:afterAutospacing="0" w:line="360" w:lineRule="exact"/>
              <w:ind w:left="113" w:right="113"/>
              <w:jc w:val="center"/>
              <w:textAlignment w:val="baseline"/>
              <w:rPr>
                <w:rStyle w:val="eop"/>
                <w:rFonts w:ascii="TH SarabunPSK" w:eastAsiaTheme="majorEastAsia" w:hAnsi="TH SarabunPSK" w:cs="TH SarabunPSK"/>
                <w:sz w:val="28"/>
                <w:szCs w:val="28"/>
              </w:rPr>
            </w:pPr>
          </w:p>
          <w:p w14:paraId="5AD95075" w14:textId="77777777" w:rsidR="0065346D" w:rsidRPr="00B60D70" w:rsidRDefault="0065346D" w:rsidP="0065346D">
            <w:pPr>
              <w:pStyle w:val="paragraph"/>
              <w:spacing w:before="0" w:beforeAutospacing="0" w:after="0" w:afterAutospacing="0" w:line="360" w:lineRule="exact"/>
              <w:ind w:left="113" w:right="113"/>
              <w:jc w:val="center"/>
              <w:textAlignment w:val="baseline"/>
              <w:rPr>
                <w:rStyle w:val="eop"/>
                <w:rFonts w:ascii="TH SarabunPSK" w:eastAsiaTheme="majorEastAsia" w:hAnsi="TH SarabunPSK" w:cs="TH SarabunPSK"/>
                <w:sz w:val="28"/>
                <w:szCs w:val="28"/>
              </w:rPr>
            </w:pPr>
          </w:p>
          <w:p w14:paraId="5DF07EEE" w14:textId="77777777" w:rsidR="0065346D" w:rsidRPr="00B60D70" w:rsidRDefault="0065346D" w:rsidP="0065346D">
            <w:pPr>
              <w:pStyle w:val="paragraph"/>
              <w:spacing w:before="0" w:beforeAutospacing="0" w:after="0" w:afterAutospacing="0" w:line="360" w:lineRule="exact"/>
              <w:ind w:left="113" w:right="113"/>
              <w:jc w:val="center"/>
              <w:textAlignment w:val="baseline"/>
              <w:rPr>
                <w:rStyle w:val="eop"/>
                <w:rFonts w:ascii="TH SarabunPSK" w:eastAsiaTheme="majorEastAsia" w:hAnsi="TH SarabunPSK" w:cs="TH SarabunPSK"/>
                <w:sz w:val="28"/>
                <w:szCs w:val="28"/>
              </w:rPr>
            </w:pPr>
          </w:p>
          <w:p w14:paraId="6E4255E9" w14:textId="77777777" w:rsidR="0065346D" w:rsidRPr="00B60D70" w:rsidRDefault="0065346D" w:rsidP="0065346D">
            <w:pPr>
              <w:pStyle w:val="paragraph"/>
              <w:spacing w:before="0" w:beforeAutospacing="0" w:after="0" w:afterAutospacing="0" w:line="360" w:lineRule="exact"/>
              <w:ind w:left="113" w:right="113"/>
              <w:jc w:val="center"/>
              <w:textAlignment w:val="baseline"/>
              <w:rPr>
                <w:rStyle w:val="eop"/>
                <w:rFonts w:ascii="TH SarabunPSK" w:eastAsiaTheme="majorEastAsia" w:hAnsi="TH SarabunPSK" w:cs="TH SarabunPSK"/>
                <w:sz w:val="28"/>
                <w:szCs w:val="28"/>
              </w:rPr>
            </w:pPr>
            <w:r w:rsidRPr="00B60D70">
              <w:rPr>
                <w:rStyle w:val="eop"/>
                <w:rFonts w:ascii="TH SarabunPSK" w:eastAsiaTheme="majorEastAsia" w:hAnsi="TH SarabunPSK" w:cs="TH SarabunPSK" w:hint="cs"/>
                <w:sz w:val="28"/>
                <w:szCs w:val="28"/>
              </w:rPr>
              <w:t>3</w:t>
            </w:r>
          </w:p>
          <w:p w14:paraId="01E6C99A" w14:textId="77777777" w:rsidR="0065346D" w:rsidRPr="00B60D70" w:rsidRDefault="0065346D" w:rsidP="0065346D">
            <w:pPr>
              <w:pStyle w:val="paragraph"/>
              <w:spacing w:before="0" w:beforeAutospacing="0" w:after="0" w:afterAutospacing="0" w:line="360" w:lineRule="exact"/>
              <w:ind w:left="113" w:right="113"/>
              <w:jc w:val="center"/>
              <w:textAlignment w:val="baseline"/>
              <w:rPr>
                <w:rStyle w:val="eop"/>
                <w:rFonts w:ascii="TH SarabunPSK" w:eastAsiaTheme="majorEastAsia" w:hAnsi="TH SarabunPSK" w:cs="TH SarabunPSK"/>
                <w:sz w:val="28"/>
                <w:szCs w:val="28"/>
              </w:rPr>
            </w:pPr>
          </w:p>
          <w:p w14:paraId="0DD0D976" w14:textId="77777777" w:rsidR="0065346D" w:rsidRPr="00B60D70" w:rsidRDefault="0065346D" w:rsidP="0065346D">
            <w:pPr>
              <w:pStyle w:val="paragraph"/>
              <w:spacing w:before="0" w:beforeAutospacing="0" w:after="0" w:afterAutospacing="0" w:line="360" w:lineRule="exact"/>
              <w:ind w:left="113" w:right="113"/>
              <w:jc w:val="center"/>
              <w:textAlignment w:val="baseline"/>
              <w:rPr>
                <w:rStyle w:val="eop"/>
                <w:rFonts w:ascii="TH SarabunPSK" w:eastAsiaTheme="majorEastAsia" w:hAnsi="TH SarabunPSK" w:cs="TH SarabunPSK"/>
                <w:sz w:val="28"/>
                <w:szCs w:val="28"/>
              </w:rPr>
            </w:pPr>
            <w:r w:rsidRPr="00B60D70">
              <w:rPr>
                <w:rStyle w:val="eop"/>
                <w:rFonts w:ascii="TH SarabunPSK" w:eastAsiaTheme="majorEastAsia" w:hAnsi="TH SarabunPSK" w:cs="TH SarabunPSK" w:hint="cs"/>
                <w:sz w:val="28"/>
                <w:szCs w:val="28"/>
              </w:rPr>
              <w:t>5</w:t>
            </w:r>
          </w:p>
          <w:p w14:paraId="20334668"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p>
        </w:tc>
        <w:tc>
          <w:tcPr>
            <w:tcW w:w="1077" w:type="dxa"/>
            <w:tcBorders>
              <w:top w:val="single" w:sz="6" w:space="0" w:color="000000"/>
              <w:left w:val="single" w:sz="6" w:space="0" w:color="000000"/>
              <w:bottom w:val="single" w:sz="6" w:space="0" w:color="000000"/>
              <w:right w:val="single" w:sz="6" w:space="0" w:color="000000"/>
            </w:tcBorders>
            <w:shd w:val="clear" w:color="auto" w:fill="auto"/>
            <w:hideMark/>
          </w:tcPr>
          <w:p w14:paraId="6A20D9A6" w14:textId="77777777" w:rsidR="0065346D" w:rsidRPr="00B60D70" w:rsidRDefault="0065346D" w:rsidP="0065346D">
            <w:pPr>
              <w:pStyle w:val="paragraph"/>
              <w:spacing w:before="0" w:beforeAutospacing="0" w:after="0" w:afterAutospacing="0" w:line="360" w:lineRule="exact"/>
              <w:ind w:left="113" w:right="113"/>
              <w:jc w:val="center"/>
              <w:textAlignment w:val="baseline"/>
              <w:rPr>
                <w:rStyle w:val="eop"/>
                <w:rFonts w:ascii="TH SarabunPSK" w:eastAsiaTheme="majorEastAsia" w:hAnsi="TH SarabunPSK" w:cs="TH SarabunPSK"/>
                <w:sz w:val="28"/>
                <w:szCs w:val="28"/>
              </w:rPr>
            </w:pPr>
            <w:r w:rsidRPr="00B60D70">
              <w:rPr>
                <w:rStyle w:val="normaltextrun"/>
                <w:rFonts w:ascii="TH SarabunPSK" w:eastAsiaTheme="majorEastAsia" w:hAnsi="TH SarabunPSK" w:cs="TH SarabunPSK" w:hint="cs"/>
                <w:sz w:val="28"/>
                <w:szCs w:val="28"/>
                <w:lang w:val="sq-AL"/>
              </w:rPr>
              <w:t>2</w:t>
            </w:r>
          </w:p>
          <w:p w14:paraId="094A954B" w14:textId="77777777" w:rsidR="0065346D" w:rsidRPr="00B60D70" w:rsidRDefault="0065346D" w:rsidP="0065346D">
            <w:pPr>
              <w:pStyle w:val="paragraph"/>
              <w:spacing w:before="0" w:beforeAutospacing="0" w:after="0" w:afterAutospacing="0" w:line="360" w:lineRule="exact"/>
              <w:ind w:left="113" w:right="113"/>
              <w:jc w:val="center"/>
              <w:textAlignment w:val="baseline"/>
              <w:rPr>
                <w:rStyle w:val="eop"/>
                <w:rFonts w:ascii="TH SarabunPSK" w:eastAsiaTheme="majorEastAsia" w:hAnsi="TH SarabunPSK" w:cs="TH SarabunPSK"/>
                <w:sz w:val="28"/>
                <w:szCs w:val="28"/>
              </w:rPr>
            </w:pPr>
          </w:p>
          <w:p w14:paraId="0D4E0583" w14:textId="77777777" w:rsidR="0065346D" w:rsidRPr="00B60D70" w:rsidRDefault="0065346D" w:rsidP="0065346D">
            <w:pPr>
              <w:pStyle w:val="paragraph"/>
              <w:spacing w:before="0" w:beforeAutospacing="0" w:after="0" w:afterAutospacing="0" w:line="360" w:lineRule="exact"/>
              <w:ind w:left="113" w:right="113"/>
              <w:jc w:val="center"/>
              <w:textAlignment w:val="baseline"/>
              <w:rPr>
                <w:rStyle w:val="eop"/>
                <w:rFonts w:ascii="TH SarabunPSK" w:eastAsiaTheme="majorEastAsia" w:hAnsi="TH SarabunPSK" w:cs="TH SarabunPSK"/>
                <w:sz w:val="28"/>
                <w:szCs w:val="28"/>
              </w:rPr>
            </w:pPr>
          </w:p>
          <w:p w14:paraId="05362CF7" w14:textId="77777777" w:rsidR="0065346D" w:rsidRPr="00B60D70" w:rsidRDefault="0065346D" w:rsidP="0065346D">
            <w:pPr>
              <w:pStyle w:val="paragraph"/>
              <w:spacing w:before="0" w:beforeAutospacing="0" w:after="0" w:afterAutospacing="0" w:line="360" w:lineRule="exact"/>
              <w:ind w:left="113" w:right="113"/>
              <w:jc w:val="center"/>
              <w:textAlignment w:val="baseline"/>
              <w:rPr>
                <w:rStyle w:val="eop"/>
                <w:rFonts w:ascii="TH SarabunPSK" w:eastAsiaTheme="majorEastAsia" w:hAnsi="TH SarabunPSK" w:cs="TH SarabunPSK"/>
                <w:sz w:val="28"/>
                <w:szCs w:val="28"/>
              </w:rPr>
            </w:pPr>
          </w:p>
          <w:p w14:paraId="0A679FF4" w14:textId="77777777" w:rsidR="0065346D" w:rsidRPr="00B60D70" w:rsidRDefault="0065346D" w:rsidP="0065346D">
            <w:pPr>
              <w:pStyle w:val="paragraph"/>
              <w:spacing w:before="0" w:beforeAutospacing="0" w:after="0" w:afterAutospacing="0" w:line="360" w:lineRule="exact"/>
              <w:ind w:left="113" w:right="113"/>
              <w:jc w:val="center"/>
              <w:textAlignment w:val="baseline"/>
              <w:rPr>
                <w:rStyle w:val="eop"/>
                <w:rFonts w:ascii="TH SarabunPSK" w:eastAsiaTheme="majorEastAsia" w:hAnsi="TH SarabunPSK" w:cs="TH SarabunPSK"/>
                <w:sz w:val="28"/>
                <w:szCs w:val="28"/>
              </w:rPr>
            </w:pPr>
            <w:r w:rsidRPr="00B60D70">
              <w:rPr>
                <w:rStyle w:val="eop"/>
                <w:rFonts w:ascii="TH SarabunPSK" w:eastAsiaTheme="majorEastAsia" w:hAnsi="TH SarabunPSK" w:cs="TH SarabunPSK" w:hint="cs"/>
                <w:sz w:val="28"/>
                <w:szCs w:val="28"/>
              </w:rPr>
              <w:t>1</w:t>
            </w:r>
          </w:p>
          <w:p w14:paraId="44700B2A" w14:textId="77777777" w:rsidR="0065346D" w:rsidRPr="00B60D70" w:rsidRDefault="0065346D" w:rsidP="0065346D">
            <w:pPr>
              <w:pStyle w:val="paragraph"/>
              <w:spacing w:before="0" w:beforeAutospacing="0" w:after="0" w:afterAutospacing="0" w:line="360" w:lineRule="exact"/>
              <w:ind w:left="113" w:right="113"/>
              <w:jc w:val="center"/>
              <w:textAlignment w:val="baseline"/>
              <w:rPr>
                <w:rStyle w:val="eop"/>
                <w:rFonts w:ascii="TH SarabunPSK" w:eastAsiaTheme="majorEastAsia" w:hAnsi="TH SarabunPSK" w:cs="TH SarabunPSK"/>
                <w:sz w:val="28"/>
                <w:szCs w:val="28"/>
              </w:rPr>
            </w:pPr>
          </w:p>
          <w:p w14:paraId="19691497"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r w:rsidRPr="00B60D70">
              <w:rPr>
                <w:rStyle w:val="eop"/>
                <w:rFonts w:ascii="TH SarabunPSK" w:eastAsiaTheme="majorEastAsia" w:hAnsi="TH SarabunPSK" w:cs="TH SarabunPSK" w:hint="cs"/>
                <w:sz w:val="28"/>
                <w:szCs w:val="28"/>
              </w:rPr>
              <w:t>1</w:t>
            </w:r>
          </w:p>
        </w:tc>
      </w:tr>
      <w:tr w:rsidR="00B60D70" w:rsidRPr="00B60D70" w14:paraId="423A1F1F" w14:textId="77777777" w:rsidTr="00D420AC">
        <w:trPr>
          <w:trHeight w:val="315"/>
        </w:trPr>
        <w:tc>
          <w:tcPr>
            <w:tcW w:w="3544" w:type="dxa"/>
            <w:tcBorders>
              <w:top w:val="single" w:sz="6" w:space="0" w:color="000000"/>
              <w:left w:val="single" w:sz="6" w:space="0" w:color="000000"/>
              <w:bottom w:val="single" w:sz="6" w:space="0" w:color="000000"/>
              <w:right w:val="single" w:sz="6" w:space="0" w:color="000000"/>
            </w:tcBorders>
            <w:shd w:val="clear" w:color="auto" w:fill="auto"/>
            <w:hideMark/>
          </w:tcPr>
          <w:p w14:paraId="29BFBA23" w14:textId="2395DCC2" w:rsidR="0065346D" w:rsidRPr="00B60D70" w:rsidRDefault="0065346D" w:rsidP="0065346D">
            <w:pPr>
              <w:pStyle w:val="paragraph"/>
              <w:spacing w:before="0" w:beforeAutospacing="0" w:after="0" w:afterAutospacing="0" w:line="360" w:lineRule="exact"/>
              <w:ind w:left="113" w:right="113"/>
              <w:textAlignment w:val="baseline"/>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cs/>
              </w:rPr>
              <w:t>กิจกรรมส่งเสริมทักษะชีวิต</w:t>
            </w:r>
            <w:r w:rsidRPr="00B60D70">
              <w:rPr>
                <w:rStyle w:val="normaltextrun"/>
                <w:rFonts w:ascii="TH SarabunPSK" w:eastAsiaTheme="majorEastAsia" w:hAnsi="TH SarabunPSK" w:cs="TH SarabunPSK" w:hint="cs"/>
                <w:sz w:val="28"/>
                <w:szCs w:val="28"/>
                <w:lang w:val="sq-AL"/>
              </w:rPr>
              <w:t xml:space="preserve"> </w:t>
            </w:r>
            <w:r w:rsidRPr="00B60D70">
              <w:rPr>
                <w:rStyle w:val="normaltextrun"/>
                <w:rFonts w:ascii="TH SarabunPSK" w:eastAsiaTheme="majorEastAsia" w:hAnsi="TH SarabunPSK" w:cs="TH SarabunPSK" w:hint="cs"/>
                <w:sz w:val="28"/>
                <w:szCs w:val="28"/>
                <w:cs/>
              </w:rPr>
              <w:t>การเป็นอยู่อย่างพอเพียง</w:t>
            </w:r>
            <w:r w:rsidRPr="00B60D70">
              <w:rPr>
                <w:rStyle w:val="normaltextrun"/>
                <w:rFonts w:ascii="TH SarabunPSK" w:eastAsiaTheme="majorEastAsia" w:hAnsi="TH SarabunPSK" w:cs="TH SarabunPSK" w:hint="cs"/>
                <w:sz w:val="28"/>
                <w:szCs w:val="28"/>
                <w:lang w:val="sq-AL"/>
              </w:rPr>
              <w:t xml:space="preserve"> </w:t>
            </w:r>
            <w:r w:rsidRPr="00B60D70">
              <w:rPr>
                <w:rStyle w:val="normaltextrun"/>
                <w:rFonts w:ascii="TH SarabunPSK" w:eastAsiaTheme="majorEastAsia" w:hAnsi="TH SarabunPSK" w:cs="TH SarabunPSK" w:hint="cs"/>
                <w:sz w:val="28"/>
                <w:szCs w:val="28"/>
                <w:cs/>
              </w:rPr>
              <w:t>และการรู้เท่าทันทางการเงิน</w:t>
            </w:r>
            <w:r w:rsidRPr="00B60D70">
              <w:rPr>
                <w:rStyle w:val="eop"/>
                <w:rFonts w:ascii="TH SarabunPSK" w:eastAsiaTheme="majorEastAsia" w:hAnsi="TH SarabunPSK" w:cs="TH SarabunPSK" w:hint="cs"/>
                <w:sz w:val="28"/>
                <w:szCs w:val="28"/>
              </w:rPr>
              <w:t> </w:t>
            </w:r>
          </w:p>
        </w:tc>
        <w:tc>
          <w:tcPr>
            <w:tcW w:w="3686" w:type="dxa"/>
            <w:tcBorders>
              <w:top w:val="single" w:sz="6" w:space="0" w:color="000000"/>
              <w:left w:val="single" w:sz="6" w:space="0" w:color="000000"/>
              <w:bottom w:val="single" w:sz="6" w:space="0" w:color="000000"/>
              <w:right w:val="single" w:sz="6" w:space="0" w:color="000000"/>
            </w:tcBorders>
            <w:shd w:val="clear" w:color="auto" w:fill="auto"/>
            <w:hideMark/>
          </w:tcPr>
          <w:p w14:paraId="3B549E44" w14:textId="77777777" w:rsidR="0065346D" w:rsidRPr="00B60D70" w:rsidRDefault="0065346D" w:rsidP="00FF7D50">
            <w:pPr>
              <w:pStyle w:val="af9"/>
              <w:numPr>
                <w:ilvl w:val="0"/>
                <w:numId w:val="101"/>
              </w:numPr>
              <w:spacing w:line="360" w:lineRule="exact"/>
              <w:ind w:left="292" w:right="113" w:hanging="179"/>
              <w:jc w:val="left"/>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cs/>
              </w:rPr>
              <w:t>กิจกรรมการเตรียมตัวเข้าสู่โลกของ</w:t>
            </w:r>
            <w:r w:rsidRPr="00B60D70">
              <w:rPr>
                <w:rStyle w:val="normaltextrun"/>
                <w:rFonts w:ascii="TH SarabunPSK" w:eastAsiaTheme="majorEastAsia" w:hAnsi="TH SarabunPSK" w:cs="TH SarabunPSK" w:hint="cs"/>
                <w:sz w:val="28"/>
                <w:szCs w:val="28"/>
              </w:rPr>
              <w:br/>
            </w:r>
            <w:r w:rsidRPr="00B60D70">
              <w:rPr>
                <w:rStyle w:val="normaltextrun"/>
                <w:rFonts w:ascii="TH SarabunPSK" w:eastAsiaTheme="majorEastAsia" w:hAnsi="TH SarabunPSK" w:cs="TH SarabunPSK" w:hint="cs"/>
                <w:sz w:val="28"/>
                <w:szCs w:val="28"/>
                <w:cs/>
              </w:rPr>
              <w:t>การทำงาน (ปัจฉิมนิเทศคณะ)</w:t>
            </w:r>
            <w:r w:rsidRPr="00B60D70">
              <w:rPr>
                <w:rStyle w:val="eop"/>
                <w:rFonts w:ascii="TH SarabunPSK" w:hAnsi="TH SarabunPSK" w:cs="TH SarabunPSK" w:hint="cs"/>
                <w:sz w:val="28"/>
                <w:szCs w:val="28"/>
              </w:rPr>
              <w:t> </w:t>
            </w:r>
          </w:p>
        </w:tc>
        <w:tc>
          <w:tcPr>
            <w:tcW w:w="708" w:type="dxa"/>
            <w:tcBorders>
              <w:top w:val="single" w:sz="6" w:space="0" w:color="000000"/>
              <w:left w:val="single" w:sz="6" w:space="0" w:color="000000"/>
              <w:bottom w:val="single" w:sz="6" w:space="0" w:color="000000"/>
              <w:right w:val="single" w:sz="6" w:space="0" w:color="000000"/>
            </w:tcBorders>
            <w:shd w:val="clear" w:color="auto" w:fill="auto"/>
            <w:hideMark/>
          </w:tcPr>
          <w:p w14:paraId="38487078"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lang w:val="sq-AL"/>
              </w:rPr>
              <w:t>4</w:t>
            </w:r>
          </w:p>
        </w:tc>
        <w:tc>
          <w:tcPr>
            <w:tcW w:w="1077" w:type="dxa"/>
            <w:tcBorders>
              <w:top w:val="single" w:sz="6" w:space="0" w:color="000000"/>
              <w:left w:val="single" w:sz="6" w:space="0" w:color="000000"/>
              <w:bottom w:val="single" w:sz="6" w:space="0" w:color="000000"/>
              <w:right w:val="single" w:sz="6" w:space="0" w:color="000000"/>
            </w:tcBorders>
            <w:shd w:val="clear" w:color="auto" w:fill="auto"/>
            <w:hideMark/>
          </w:tcPr>
          <w:p w14:paraId="4E0F764C"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lang w:val="sq-AL"/>
              </w:rPr>
              <w:t>2</w:t>
            </w:r>
          </w:p>
        </w:tc>
      </w:tr>
      <w:tr w:rsidR="00B60D70" w:rsidRPr="00B60D70" w14:paraId="100CA0E3" w14:textId="77777777" w:rsidTr="00D420AC">
        <w:trPr>
          <w:trHeight w:val="315"/>
        </w:trPr>
        <w:tc>
          <w:tcPr>
            <w:tcW w:w="3544" w:type="dxa"/>
            <w:tcBorders>
              <w:top w:val="single" w:sz="6" w:space="0" w:color="000000"/>
              <w:left w:val="single" w:sz="6" w:space="0" w:color="000000"/>
              <w:bottom w:val="single" w:sz="6" w:space="0" w:color="000000"/>
              <w:right w:val="single" w:sz="6" w:space="0" w:color="000000"/>
            </w:tcBorders>
            <w:shd w:val="clear" w:color="auto" w:fill="auto"/>
            <w:hideMark/>
          </w:tcPr>
          <w:p w14:paraId="4AC8B61D" w14:textId="77777777" w:rsidR="0065346D" w:rsidRPr="00B60D70" w:rsidRDefault="0065346D" w:rsidP="0065346D">
            <w:pPr>
              <w:pStyle w:val="paragraph"/>
              <w:spacing w:before="0" w:beforeAutospacing="0" w:after="0" w:afterAutospacing="0" w:line="360" w:lineRule="exact"/>
              <w:ind w:left="113" w:right="113"/>
              <w:textAlignment w:val="baseline"/>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cs/>
              </w:rPr>
              <w:t>กิจกรรมจิตอาสา</w:t>
            </w:r>
            <w:r w:rsidRPr="00B60D70">
              <w:rPr>
                <w:rStyle w:val="normaltextrun"/>
                <w:rFonts w:ascii="TH SarabunPSK" w:eastAsiaTheme="majorEastAsia" w:hAnsi="TH SarabunPSK" w:cs="TH SarabunPSK" w:hint="cs"/>
                <w:sz w:val="28"/>
                <w:szCs w:val="28"/>
                <w:lang w:val="sq-AL"/>
              </w:rPr>
              <w:t xml:space="preserve"> </w:t>
            </w:r>
            <w:r w:rsidRPr="00B60D70">
              <w:rPr>
                <w:rStyle w:val="normaltextrun"/>
                <w:rFonts w:ascii="TH SarabunPSK" w:eastAsiaTheme="majorEastAsia" w:hAnsi="TH SarabunPSK" w:cs="TH SarabunPSK" w:hint="cs"/>
                <w:sz w:val="28"/>
                <w:szCs w:val="28"/>
                <w:cs/>
              </w:rPr>
              <w:t>จิตสาธารณะ</w:t>
            </w:r>
            <w:r w:rsidRPr="00B60D70">
              <w:rPr>
                <w:rStyle w:val="normaltextrun"/>
                <w:rFonts w:ascii="TH SarabunPSK" w:eastAsiaTheme="majorEastAsia" w:hAnsi="TH SarabunPSK" w:cs="TH SarabunPSK" w:hint="cs"/>
                <w:sz w:val="28"/>
                <w:szCs w:val="28"/>
                <w:lang w:val="sq-AL"/>
              </w:rPr>
              <w:t xml:space="preserve"> </w:t>
            </w:r>
            <w:r w:rsidRPr="00B60D70">
              <w:rPr>
                <w:rStyle w:val="normaltextrun"/>
                <w:rFonts w:ascii="TH SarabunPSK" w:eastAsiaTheme="majorEastAsia" w:hAnsi="TH SarabunPSK" w:cs="TH SarabunPSK" w:hint="cs"/>
                <w:sz w:val="28"/>
                <w:szCs w:val="28"/>
                <w:cs/>
              </w:rPr>
              <w:t>หรือ</w:t>
            </w:r>
            <w:r w:rsidRPr="00B60D70">
              <w:rPr>
                <w:rStyle w:val="normaltextrun"/>
                <w:rFonts w:ascii="TH SarabunPSK" w:eastAsiaTheme="majorEastAsia" w:hAnsi="TH SarabunPSK" w:cs="TH SarabunPSK" w:hint="cs"/>
                <w:sz w:val="28"/>
                <w:szCs w:val="28"/>
                <w:cs/>
              </w:rPr>
              <w:br/>
              <w:t>การบำเพ็ญประโยชน์แก่ชุมชนและสังคม</w:t>
            </w:r>
            <w:r w:rsidRPr="00B60D70">
              <w:rPr>
                <w:rStyle w:val="eop"/>
                <w:rFonts w:ascii="TH SarabunPSK" w:eastAsiaTheme="majorEastAsia" w:hAnsi="TH SarabunPSK" w:cs="TH SarabunPSK" w:hint="cs"/>
                <w:sz w:val="28"/>
                <w:szCs w:val="28"/>
              </w:rPr>
              <w:t> </w:t>
            </w:r>
          </w:p>
        </w:tc>
        <w:tc>
          <w:tcPr>
            <w:tcW w:w="3686" w:type="dxa"/>
            <w:tcBorders>
              <w:top w:val="single" w:sz="6" w:space="0" w:color="000000"/>
              <w:left w:val="single" w:sz="6" w:space="0" w:color="000000"/>
              <w:bottom w:val="single" w:sz="6" w:space="0" w:color="000000"/>
              <w:right w:val="single" w:sz="6" w:space="0" w:color="000000"/>
            </w:tcBorders>
            <w:shd w:val="clear" w:color="auto" w:fill="auto"/>
            <w:hideMark/>
          </w:tcPr>
          <w:p w14:paraId="10FF45D0" w14:textId="77777777" w:rsidR="0065346D" w:rsidRPr="00B60D70" w:rsidRDefault="0065346D" w:rsidP="00FF7D50">
            <w:pPr>
              <w:pStyle w:val="af9"/>
              <w:numPr>
                <w:ilvl w:val="0"/>
                <w:numId w:val="101"/>
              </w:numPr>
              <w:spacing w:line="360" w:lineRule="exact"/>
              <w:ind w:left="292" w:right="113" w:hanging="179"/>
              <w:jc w:val="left"/>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cs/>
              </w:rPr>
              <w:t>กิจกรรมจิตอาสา</w:t>
            </w:r>
            <w:r w:rsidRPr="00B60D70">
              <w:rPr>
                <w:rStyle w:val="eop"/>
                <w:rFonts w:ascii="TH SarabunPSK" w:hAnsi="TH SarabunPSK" w:cs="TH SarabunPSK" w:hint="cs"/>
                <w:sz w:val="28"/>
                <w:szCs w:val="28"/>
              </w:rPr>
              <w:t> </w:t>
            </w:r>
          </w:p>
          <w:p w14:paraId="2C25F6C9" w14:textId="70C9F0DD" w:rsidR="0065346D" w:rsidRPr="00B60D70" w:rsidRDefault="0065346D" w:rsidP="00FF7D50">
            <w:pPr>
              <w:pStyle w:val="af9"/>
              <w:numPr>
                <w:ilvl w:val="0"/>
                <w:numId w:val="101"/>
              </w:numPr>
              <w:spacing w:line="360" w:lineRule="exact"/>
              <w:ind w:left="292" w:right="113" w:hanging="179"/>
              <w:jc w:val="left"/>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cs/>
              </w:rPr>
              <w:t>กิจกรรมค่ายอาสาของแต่ละสาขา</w:t>
            </w:r>
            <w:r w:rsidR="00BD7F9D" w:rsidRPr="00B60D70">
              <w:rPr>
                <w:rStyle w:val="normaltextrun"/>
                <w:rFonts w:ascii="TH SarabunPSK" w:eastAsiaTheme="majorEastAsia" w:hAnsi="TH SarabunPSK" w:cs="TH SarabunPSK" w:hint="cs"/>
                <w:sz w:val="28"/>
                <w:szCs w:val="28"/>
                <w:lang w:val="sq-AL"/>
              </w:rPr>
              <w:t xml:space="preserve"> </w:t>
            </w:r>
          </w:p>
        </w:tc>
        <w:tc>
          <w:tcPr>
            <w:tcW w:w="1785" w:type="dxa"/>
            <w:gridSpan w:val="2"/>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77935AA"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cs/>
              </w:rPr>
              <w:t>สาขาวิชากำหนด</w:t>
            </w:r>
            <w:r w:rsidRPr="00B60D70">
              <w:rPr>
                <w:rStyle w:val="eop"/>
                <w:rFonts w:ascii="TH SarabunPSK" w:eastAsiaTheme="majorEastAsia" w:hAnsi="TH SarabunPSK" w:cs="TH SarabunPSK" w:hint="cs"/>
                <w:sz w:val="28"/>
                <w:szCs w:val="28"/>
              </w:rPr>
              <w:t> </w:t>
            </w:r>
          </w:p>
        </w:tc>
      </w:tr>
      <w:tr w:rsidR="00B60D70" w:rsidRPr="00B60D70" w14:paraId="38294366" w14:textId="77777777" w:rsidTr="00D420AC">
        <w:trPr>
          <w:trHeight w:val="315"/>
        </w:trPr>
        <w:tc>
          <w:tcPr>
            <w:tcW w:w="3544" w:type="dxa"/>
            <w:vMerge w:val="restart"/>
            <w:tcBorders>
              <w:top w:val="single" w:sz="6" w:space="0" w:color="000000"/>
              <w:left w:val="single" w:sz="6" w:space="0" w:color="000000"/>
              <w:right w:val="single" w:sz="6" w:space="0" w:color="000000"/>
            </w:tcBorders>
            <w:shd w:val="clear" w:color="auto" w:fill="auto"/>
            <w:hideMark/>
          </w:tcPr>
          <w:p w14:paraId="4F84EE0B" w14:textId="77777777" w:rsidR="0065346D" w:rsidRPr="00B60D70" w:rsidRDefault="0065346D" w:rsidP="0065346D">
            <w:pPr>
              <w:pStyle w:val="paragraph"/>
              <w:spacing w:before="0" w:beforeAutospacing="0" w:after="0" w:afterAutospacing="0" w:line="360" w:lineRule="exact"/>
              <w:ind w:left="113" w:right="113"/>
              <w:textAlignment w:val="baseline"/>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cs/>
              </w:rPr>
              <w:t>กิจกรรมเสริมทักษะการสื่อสารภาษาไทยและภาษาอังกฤษสำหรับครู</w:t>
            </w:r>
            <w:r w:rsidRPr="00B60D70">
              <w:rPr>
                <w:rStyle w:val="eop"/>
                <w:rFonts w:ascii="TH SarabunPSK" w:eastAsiaTheme="majorEastAsia" w:hAnsi="TH SarabunPSK" w:cs="TH SarabunPSK" w:hint="cs"/>
                <w:sz w:val="28"/>
                <w:szCs w:val="28"/>
              </w:rPr>
              <w:t> </w:t>
            </w:r>
          </w:p>
        </w:tc>
        <w:tc>
          <w:tcPr>
            <w:tcW w:w="3686" w:type="dxa"/>
            <w:tcBorders>
              <w:top w:val="single" w:sz="6" w:space="0" w:color="000000"/>
              <w:left w:val="single" w:sz="6" w:space="0" w:color="000000"/>
              <w:bottom w:val="single" w:sz="6" w:space="0" w:color="000000"/>
              <w:right w:val="single" w:sz="6" w:space="0" w:color="000000"/>
            </w:tcBorders>
            <w:shd w:val="clear" w:color="auto" w:fill="auto"/>
            <w:hideMark/>
          </w:tcPr>
          <w:p w14:paraId="39AD0412" w14:textId="77777777" w:rsidR="0065346D" w:rsidRPr="00B60D70" w:rsidRDefault="0065346D" w:rsidP="00FF7D50">
            <w:pPr>
              <w:pStyle w:val="af9"/>
              <w:numPr>
                <w:ilvl w:val="0"/>
                <w:numId w:val="101"/>
              </w:numPr>
              <w:spacing w:line="360" w:lineRule="exact"/>
              <w:ind w:left="294" w:right="113" w:hanging="181"/>
              <w:jc w:val="left"/>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cs/>
              </w:rPr>
              <w:t>ครุศาสตร์นิทร</w:t>
            </w:r>
            <w:proofErr w:type="spellStart"/>
            <w:r w:rsidRPr="00B60D70">
              <w:rPr>
                <w:rStyle w:val="normaltextrun"/>
                <w:rFonts w:ascii="TH SarabunPSK" w:eastAsiaTheme="majorEastAsia" w:hAnsi="TH SarabunPSK" w:cs="TH SarabunPSK" w:hint="cs"/>
                <w:sz w:val="28"/>
                <w:szCs w:val="28"/>
                <w:cs/>
              </w:rPr>
              <w:t>รศ</w:t>
            </w:r>
            <w:proofErr w:type="spellEnd"/>
            <w:r w:rsidRPr="00B60D70">
              <w:rPr>
                <w:rStyle w:val="normaltextrun"/>
                <w:rFonts w:ascii="TH SarabunPSK" w:eastAsiaTheme="majorEastAsia" w:hAnsi="TH SarabunPSK" w:cs="TH SarabunPSK" w:hint="cs"/>
                <w:sz w:val="28"/>
                <w:szCs w:val="28"/>
                <w:cs/>
              </w:rPr>
              <w:t xml:space="preserve"> (สนับสนุน</w:t>
            </w:r>
            <w:r w:rsidRPr="00B60D70">
              <w:rPr>
                <w:rStyle w:val="normaltextrun"/>
                <w:rFonts w:ascii="TH SarabunPSK" w:eastAsiaTheme="majorEastAsia" w:hAnsi="TH SarabunPSK" w:cs="TH SarabunPSK" w:hint="cs"/>
                <w:sz w:val="28"/>
                <w:szCs w:val="28"/>
                <w:cs/>
              </w:rPr>
              <w:br/>
              <w:t>การนำเสนอโครงงานภาษาไทย และภาษาอังกฤษ)</w:t>
            </w:r>
            <w:r w:rsidRPr="00B60D70">
              <w:rPr>
                <w:rStyle w:val="eop"/>
                <w:rFonts w:ascii="TH SarabunPSK" w:hAnsi="TH SarabunPSK" w:cs="TH SarabunPSK" w:hint="cs"/>
                <w:sz w:val="28"/>
                <w:szCs w:val="28"/>
              </w:rPr>
              <w:t> </w:t>
            </w:r>
          </w:p>
          <w:p w14:paraId="3D820BD8" w14:textId="77777777" w:rsidR="0065346D" w:rsidRPr="00B60D70" w:rsidRDefault="0065346D" w:rsidP="00FF7D50">
            <w:pPr>
              <w:pStyle w:val="af9"/>
              <w:numPr>
                <w:ilvl w:val="0"/>
                <w:numId w:val="101"/>
              </w:numPr>
              <w:spacing w:line="360" w:lineRule="exact"/>
              <w:ind w:left="294" w:right="113" w:hanging="181"/>
              <w:jc w:val="left"/>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cs/>
              </w:rPr>
              <w:t>กิจกรรมส่งเสริมการแลกเปลี่ยนเรียนรู้ นานาชาติ</w:t>
            </w:r>
            <w:r w:rsidRPr="00B60D70">
              <w:rPr>
                <w:rStyle w:val="eop"/>
                <w:rFonts w:ascii="TH SarabunPSK" w:hAnsi="TH SarabunPSK" w:cs="TH SarabunPSK" w:hint="cs"/>
                <w:sz w:val="28"/>
                <w:szCs w:val="28"/>
              </w:rPr>
              <w:t> </w:t>
            </w:r>
          </w:p>
          <w:p w14:paraId="410D2720" w14:textId="77777777" w:rsidR="0065346D" w:rsidRPr="00B60D70" w:rsidRDefault="0065346D" w:rsidP="00FF7D50">
            <w:pPr>
              <w:pStyle w:val="af9"/>
              <w:numPr>
                <w:ilvl w:val="0"/>
                <w:numId w:val="101"/>
              </w:numPr>
              <w:spacing w:line="360" w:lineRule="exact"/>
              <w:ind w:left="294" w:right="113" w:hanging="181"/>
              <w:jc w:val="left"/>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cs/>
              </w:rPr>
              <w:t>กิจกรรมเตรียมความพร้อม การทดสอบระดับภาษาอังกฤษ (</w:t>
            </w:r>
            <w:r w:rsidRPr="00B60D70">
              <w:rPr>
                <w:rStyle w:val="normaltextrun"/>
                <w:rFonts w:ascii="TH SarabunPSK" w:eastAsiaTheme="majorEastAsia" w:hAnsi="TH SarabunPSK" w:cs="TH SarabunPSK" w:hint="cs"/>
                <w:sz w:val="28"/>
                <w:szCs w:val="28"/>
              </w:rPr>
              <w:t>TETET)</w:t>
            </w:r>
            <w:r w:rsidRPr="00B60D70">
              <w:rPr>
                <w:rStyle w:val="eop"/>
                <w:rFonts w:ascii="TH SarabunPSK" w:hAnsi="TH SarabunPSK" w:cs="TH SarabunPSK" w:hint="cs"/>
                <w:sz w:val="28"/>
                <w:szCs w:val="28"/>
              </w:rPr>
              <w:t> </w:t>
            </w:r>
            <w:r w:rsidRPr="00B60D70">
              <w:rPr>
                <w:rStyle w:val="eop"/>
                <w:rFonts w:ascii="TH SarabunPSK" w:hAnsi="TH SarabunPSK" w:cs="TH SarabunPSK" w:hint="cs"/>
                <w:sz w:val="28"/>
                <w:szCs w:val="28"/>
                <w:cs/>
              </w:rPr>
              <w:t>ของมหาวิทยาลัย</w:t>
            </w:r>
          </w:p>
        </w:tc>
        <w:tc>
          <w:tcPr>
            <w:tcW w:w="708" w:type="dxa"/>
            <w:tcBorders>
              <w:top w:val="single" w:sz="6" w:space="0" w:color="000000"/>
              <w:left w:val="single" w:sz="6" w:space="0" w:color="000000"/>
              <w:bottom w:val="single" w:sz="6" w:space="0" w:color="000000"/>
              <w:right w:val="single" w:sz="6" w:space="0" w:color="000000"/>
            </w:tcBorders>
            <w:shd w:val="clear" w:color="auto" w:fill="auto"/>
            <w:hideMark/>
          </w:tcPr>
          <w:p w14:paraId="30A2BF4F"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lang w:val="sq-AL"/>
              </w:rPr>
              <w:t>4</w:t>
            </w:r>
            <w:r w:rsidRPr="00B60D70">
              <w:rPr>
                <w:rStyle w:val="eop"/>
                <w:rFonts w:ascii="TH SarabunPSK" w:eastAsiaTheme="majorEastAsia" w:hAnsi="TH SarabunPSK" w:cs="TH SarabunPSK" w:hint="cs"/>
                <w:sz w:val="28"/>
                <w:szCs w:val="28"/>
              </w:rPr>
              <w:t> </w:t>
            </w:r>
          </w:p>
          <w:p w14:paraId="6E91F484"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r w:rsidRPr="00B60D70">
              <w:rPr>
                <w:rStyle w:val="eop"/>
                <w:rFonts w:ascii="TH SarabunPSK" w:eastAsiaTheme="majorEastAsia" w:hAnsi="TH SarabunPSK" w:cs="TH SarabunPSK" w:hint="cs"/>
                <w:sz w:val="28"/>
                <w:szCs w:val="28"/>
              </w:rPr>
              <w:t> </w:t>
            </w:r>
          </w:p>
          <w:p w14:paraId="705E5C58" w14:textId="77777777" w:rsidR="0065346D" w:rsidRPr="00B60D70" w:rsidRDefault="0065346D" w:rsidP="0065346D">
            <w:pPr>
              <w:pStyle w:val="paragraph"/>
              <w:spacing w:before="0" w:beforeAutospacing="0" w:after="0" w:afterAutospacing="0" w:line="360" w:lineRule="exact"/>
              <w:ind w:left="113" w:right="113"/>
              <w:jc w:val="center"/>
              <w:textAlignment w:val="baseline"/>
              <w:rPr>
                <w:rStyle w:val="normaltextrun"/>
                <w:rFonts w:ascii="TH SarabunPSK" w:eastAsiaTheme="majorEastAsia" w:hAnsi="TH SarabunPSK" w:cs="TH SarabunPSK"/>
                <w:sz w:val="28"/>
                <w:szCs w:val="28"/>
                <w:lang w:val="sq-AL"/>
              </w:rPr>
            </w:pPr>
          </w:p>
          <w:p w14:paraId="6F09877D"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lang w:val="sq-AL"/>
              </w:rPr>
              <w:t>3</w:t>
            </w:r>
            <w:r w:rsidRPr="00B60D70">
              <w:rPr>
                <w:rStyle w:val="eop"/>
                <w:rFonts w:ascii="TH SarabunPSK" w:eastAsiaTheme="majorEastAsia" w:hAnsi="TH SarabunPSK" w:cs="TH SarabunPSK" w:hint="cs"/>
                <w:sz w:val="28"/>
                <w:szCs w:val="28"/>
              </w:rPr>
              <w:t> </w:t>
            </w:r>
          </w:p>
          <w:p w14:paraId="5B9FB96C" w14:textId="77777777" w:rsidR="0065346D" w:rsidRPr="00B60D70" w:rsidRDefault="0065346D" w:rsidP="0065346D">
            <w:pPr>
              <w:pStyle w:val="paragraph"/>
              <w:spacing w:before="0" w:beforeAutospacing="0" w:after="0" w:afterAutospacing="0" w:line="360" w:lineRule="exact"/>
              <w:ind w:left="113" w:right="113"/>
              <w:jc w:val="center"/>
              <w:textAlignment w:val="baseline"/>
              <w:rPr>
                <w:rStyle w:val="normaltextrun"/>
                <w:rFonts w:ascii="TH SarabunPSK" w:eastAsiaTheme="majorEastAsia" w:hAnsi="TH SarabunPSK" w:cs="TH SarabunPSK"/>
                <w:sz w:val="28"/>
                <w:szCs w:val="28"/>
                <w:lang w:val="sq-AL"/>
              </w:rPr>
            </w:pPr>
          </w:p>
          <w:p w14:paraId="19995D8C"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lang w:val="sq-AL"/>
              </w:rPr>
              <w:t>4</w:t>
            </w:r>
            <w:r w:rsidRPr="00B60D70">
              <w:rPr>
                <w:rStyle w:val="eop"/>
                <w:rFonts w:ascii="TH SarabunPSK" w:eastAsiaTheme="majorEastAsia" w:hAnsi="TH SarabunPSK" w:cs="TH SarabunPSK" w:hint="cs"/>
                <w:sz w:val="28"/>
                <w:szCs w:val="28"/>
              </w:rPr>
              <w:t> </w:t>
            </w:r>
          </w:p>
          <w:p w14:paraId="2BA67A42"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r w:rsidRPr="00B60D70">
              <w:rPr>
                <w:rStyle w:val="eop"/>
                <w:rFonts w:ascii="TH SarabunPSK" w:eastAsiaTheme="majorEastAsia" w:hAnsi="TH SarabunPSK" w:cs="TH SarabunPSK" w:hint="cs"/>
                <w:sz w:val="28"/>
                <w:szCs w:val="28"/>
              </w:rPr>
              <w:t> </w:t>
            </w:r>
          </w:p>
          <w:p w14:paraId="2CAD0ADF"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p>
        </w:tc>
        <w:tc>
          <w:tcPr>
            <w:tcW w:w="1077" w:type="dxa"/>
            <w:tcBorders>
              <w:top w:val="single" w:sz="6" w:space="0" w:color="000000"/>
              <w:left w:val="single" w:sz="6" w:space="0" w:color="000000"/>
              <w:bottom w:val="single" w:sz="6" w:space="0" w:color="000000"/>
              <w:right w:val="single" w:sz="6" w:space="0" w:color="000000"/>
            </w:tcBorders>
            <w:shd w:val="clear" w:color="auto" w:fill="auto"/>
            <w:hideMark/>
          </w:tcPr>
          <w:p w14:paraId="0586DF23"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lang w:val="sq-AL"/>
              </w:rPr>
              <w:t>2</w:t>
            </w:r>
            <w:r w:rsidRPr="00B60D70">
              <w:rPr>
                <w:rStyle w:val="eop"/>
                <w:rFonts w:ascii="TH SarabunPSK" w:eastAsiaTheme="majorEastAsia" w:hAnsi="TH SarabunPSK" w:cs="TH SarabunPSK" w:hint="cs"/>
                <w:sz w:val="28"/>
                <w:szCs w:val="28"/>
              </w:rPr>
              <w:t> </w:t>
            </w:r>
          </w:p>
          <w:p w14:paraId="222AF831"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r w:rsidRPr="00B60D70">
              <w:rPr>
                <w:rStyle w:val="eop"/>
                <w:rFonts w:ascii="TH SarabunPSK" w:eastAsiaTheme="majorEastAsia" w:hAnsi="TH SarabunPSK" w:cs="TH SarabunPSK" w:hint="cs"/>
                <w:sz w:val="28"/>
                <w:szCs w:val="28"/>
              </w:rPr>
              <w:t> </w:t>
            </w:r>
          </w:p>
          <w:p w14:paraId="6580254C" w14:textId="77777777" w:rsidR="0065346D" w:rsidRPr="00B60D70" w:rsidRDefault="0065346D" w:rsidP="0065346D">
            <w:pPr>
              <w:pStyle w:val="paragraph"/>
              <w:spacing w:before="0" w:beforeAutospacing="0" w:after="0" w:afterAutospacing="0" w:line="360" w:lineRule="exact"/>
              <w:ind w:left="113" w:right="113"/>
              <w:jc w:val="center"/>
              <w:textAlignment w:val="baseline"/>
              <w:rPr>
                <w:rStyle w:val="normaltextrun"/>
                <w:rFonts w:ascii="TH SarabunPSK" w:eastAsiaTheme="majorEastAsia" w:hAnsi="TH SarabunPSK" w:cs="TH SarabunPSK"/>
                <w:sz w:val="28"/>
                <w:szCs w:val="28"/>
                <w:lang w:val="sq-AL"/>
              </w:rPr>
            </w:pPr>
          </w:p>
          <w:p w14:paraId="0023C8FA"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lang w:val="sq-AL"/>
              </w:rPr>
              <w:t>2</w:t>
            </w:r>
            <w:r w:rsidRPr="00B60D70">
              <w:rPr>
                <w:rStyle w:val="eop"/>
                <w:rFonts w:ascii="TH SarabunPSK" w:eastAsiaTheme="majorEastAsia" w:hAnsi="TH SarabunPSK" w:cs="TH SarabunPSK" w:hint="cs"/>
                <w:sz w:val="28"/>
                <w:szCs w:val="28"/>
              </w:rPr>
              <w:t> </w:t>
            </w:r>
          </w:p>
          <w:p w14:paraId="77E1D5AA" w14:textId="77777777" w:rsidR="0065346D" w:rsidRPr="00B60D70" w:rsidRDefault="0065346D" w:rsidP="0065346D">
            <w:pPr>
              <w:pStyle w:val="paragraph"/>
              <w:spacing w:before="0" w:beforeAutospacing="0" w:after="0" w:afterAutospacing="0" w:line="360" w:lineRule="exact"/>
              <w:ind w:left="113" w:right="113"/>
              <w:jc w:val="center"/>
              <w:textAlignment w:val="baseline"/>
              <w:rPr>
                <w:rStyle w:val="normaltextrun"/>
                <w:rFonts w:ascii="TH SarabunPSK" w:eastAsiaTheme="majorEastAsia" w:hAnsi="TH SarabunPSK" w:cs="TH SarabunPSK"/>
                <w:sz w:val="28"/>
                <w:szCs w:val="28"/>
                <w:lang w:val="sq-AL"/>
              </w:rPr>
            </w:pPr>
          </w:p>
          <w:p w14:paraId="2DCED977"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lang w:val="sq-AL"/>
              </w:rPr>
              <w:t>1</w:t>
            </w:r>
            <w:r w:rsidRPr="00B60D70">
              <w:rPr>
                <w:rStyle w:val="eop"/>
                <w:rFonts w:ascii="TH SarabunPSK" w:eastAsiaTheme="majorEastAsia" w:hAnsi="TH SarabunPSK" w:cs="TH SarabunPSK" w:hint="cs"/>
                <w:sz w:val="28"/>
                <w:szCs w:val="28"/>
              </w:rPr>
              <w:t> </w:t>
            </w:r>
          </w:p>
          <w:p w14:paraId="73797215"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r w:rsidRPr="00B60D70">
              <w:rPr>
                <w:rStyle w:val="eop"/>
                <w:rFonts w:ascii="TH SarabunPSK" w:eastAsiaTheme="majorEastAsia" w:hAnsi="TH SarabunPSK" w:cs="TH SarabunPSK" w:hint="cs"/>
                <w:sz w:val="28"/>
                <w:szCs w:val="28"/>
              </w:rPr>
              <w:t> </w:t>
            </w:r>
          </w:p>
          <w:p w14:paraId="151A9741"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p>
        </w:tc>
      </w:tr>
      <w:tr w:rsidR="00B60D70" w:rsidRPr="00B60D70" w14:paraId="432FE3DF" w14:textId="77777777" w:rsidTr="00D420AC">
        <w:trPr>
          <w:trHeight w:val="315"/>
        </w:trPr>
        <w:tc>
          <w:tcPr>
            <w:tcW w:w="3544" w:type="dxa"/>
            <w:vMerge/>
            <w:tcBorders>
              <w:left w:val="single" w:sz="6" w:space="0" w:color="000000"/>
              <w:bottom w:val="single" w:sz="6" w:space="0" w:color="000000"/>
              <w:right w:val="single" w:sz="6" w:space="0" w:color="000000"/>
            </w:tcBorders>
            <w:shd w:val="clear" w:color="auto" w:fill="auto"/>
          </w:tcPr>
          <w:p w14:paraId="220B6F08" w14:textId="77777777" w:rsidR="0065346D" w:rsidRPr="00B60D70" w:rsidRDefault="0065346D" w:rsidP="0065346D">
            <w:pPr>
              <w:pStyle w:val="paragraph"/>
              <w:spacing w:before="0" w:beforeAutospacing="0" w:after="0" w:afterAutospacing="0" w:line="360" w:lineRule="exact"/>
              <w:ind w:left="113" w:right="113"/>
              <w:textAlignment w:val="baseline"/>
              <w:rPr>
                <w:rFonts w:ascii="TH SarabunPSK" w:hAnsi="TH SarabunPSK" w:cs="TH SarabunPSK"/>
                <w:sz w:val="28"/>
                <w:szCs w:val="28"/>
              </w:rPr>
            </w:pP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2BAF4A9E" w14:textId="77777777" w:rsidR="0065346D" w:rsidRPr="00B60D70" w:rsidRDefault="0065346D" w:rsidP="00FF7D50">
            <w:pPr>
              <w:pStyle w:val="af9"/>
              <w:numPr>
                <w:ilvl w:val="0"/>
                <w:numId w:val="101"/>
              </w:numPr>
              <w:spacing w:line="360" w:lineRule="exact"/>
              <w:ind w:left="294" w:right="113" w:hanging="181"/>
              <w:jc w:val="left"/>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cs/>
              </w:rPr>
              <w:t>กิจกรรมการเขียนหนังสือราชการ</w:t>
            </w:r>
            <w:r w:rsidRPr="00B60D70">
              <w:rPr>
                <w:rStyle w:val="normaltextrun"/>
                <w:rFonts w:ascii="TH SarabunPSK" w:eastAsiaTheme="majorEastAsia" w:hAnsi="TH SarabunPSK" w:cs="TH SarabunPSK" w:hint="cs"/>
                <w:sz w:val="28"/>
                <w:szCs w:val="28"/>
              </w:rPr>
              <w:t xml:space="preserve"> </w:t>
            </w:r>
            <w:r w:rsidRPr="00B60D70">
              <w:rPr>
                <w:rStyle w:val="normaltextrun"/>
                <w:rFonts w:ascii="TH SarabunPSK" w:eastAsiaTheme="majorEastAsia" w:hAnsi="TH SarabunPSK" w:cs="TH SarabunPSK" w:hint="cs"/>
                <w:sz w:val="28"/>
                <w:szCs w:val="28"/>
                <w:cs/>
              </w:rPr>
              <w:t>(ปฐมนิเทศก่อนฝึกสอน)</w:t>
            </w:r>
            <w:r w:rsidRPr="00B60D70">
              <w:rPr>
                <w:rStyle w:val="eop"/>
                <w:rFonts w:ascii="TH SarabunPSK" w:hAnsi="TH SarabunPSK" w:cs="TH SarabunPSK" w:hint="cs"/>
                <w:sz w:val="28"/>
                <w:szCs w:val="28"/>
              </w:rPr>
              <w:t> </w:t>
            </w:r>
          </w:p>
          <w:p w14:paraId="7ECE5886" w14:textId="77777777" w:rsidR="0065346D" w:rsidRPr="00B60D70" w:rsidRDefault="0065346D" w:rsidP="00FF7D50">
            <w:pPr>
              <w:pStyle w:val="af9"/>
              <w:numPr>
                <w:ilvl w:val="0"/>
                <w:numId w:val="101"/>
              </w:numPr>
              <w:spacing w:line="360" w:lineRule="exact"/>
              <w:ind w:left="294" w:right="113" w:hanging="181"/>
              <w:jc w:val="left"/>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cs/>
              </w:rPr>
              <w:t>การนำเสนอโครงงานวิจัยในชั้นเรียน</w:t>
            </w:r>
          </w:p>
        </w:tc>
        <w:tc>
          <w:tcPr>
            <w:tcW w:w="708" w:type="dxa"/>
            <w:tcBorders>
              <w:top w:val="single" w:sz="6" w:space="0" w:color="000000"/>
              <w:left w:val="single" w:sz="6" w:space="0" w:color="000000"/>
              <w:bottom w:val="single" w:sz="6" w:space="0" w:color="000000"/>
              <w:right w:val="single" w:sz="6" w:space="0" w:color="000000"/>
            </w:tcBorders>
            <w:shd w:val="clear" w:color="auto" w:fill="auto"/>
          </w:tcPr>
          <w:p w14:paraId="4D2717AC"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r w:rsidRPr="00B60D70">
              <w:rPr>
                <w:rFonts w:ascii="TH SarabunPSK" w:hAnsi="TH SarabunPSK" w:cs="TH SarabunPSK" w:hint="cs"/>
                <w:sz w:val="28"/>
                <w:szCs w:val="28"/>
                <w:cs/>
              </w:rPr>
              <w:t>4</w:t>
            </w:r>
          </w:p>
          <w:p w14:paraId="6FC3F939"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p>
          <w:p w14:paraId="4C3CF472"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r w:rsidRPr="00B60D70">
              <w:rPr>
                <w:rFonts w:ascii="TH SarabunPSK" w:hAnsi="TH SarabunPSK" w:cs="TH SarabunPSK" w:hint="cs"/>
                <w:sz w:val="28"/>
                <w:szCs w:val="28"/>
                <w:cs/>
              </w:rPr>
              <w:t>5</w:t>
            </w:r>
          </w:p>
        </w:tc>
        <w:tc>
          <w:tcPr>
            <w:tcW w:w="1077" w:type="dxa"/>
            <w:tcBorders>
              <w:top w:val="single" w:sz="6" w:space="0" w:color="000000"/>
              <w:left w:val="single" w:sz="6" w:space="0" w:color="000000"/>
              <w:bottom w:val="single" w:sz="6" w:space="0" w:color="000000"/>
              <w:right w:val="single" w:sz="6" w:space="0" w:color="000000"/>
            </w:tcBorders>
            <w:shd w:val="clear" w:color="auto" w:fill="auto"/>
          </w:tcPr>
          <w:p w14:paraId="597A9340"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r w:rsidRPr="00B60D70">
              <w:rPr>
                <w:rFonts w:ascii="TH SarabunPSK" w:hAnsi="TH SarabunPSK" w:cs="TH SarabunPSK" w:hint="cs"/>
                <w:sz w:val="28"/>
                <w:szCs w:val="28"/>
                <w:cs/>
              </w:rPr>
              <w:t>1</w:t>
            </w:r>
          </w:p>
          <w:p w14:paraId="4E6FF649"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p>
          <w:p w14:paraId="384827E9"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r w:rsidRPr="00B60D70">
              <w:rPr>
                <w:rFonts w:ascii="TH SarabunPSK" w:hAnsi="TH SarabunPSK" w:cs="TH SarabunPSK" w:hint="cs"/>
                <w:sz w:val="28"/>
                <w:szCs w:val="28"/>
                <w:cs/>
              </w:rPr>
              <w:t>2</w:t>
            </w:r>
          </w:p>
        </w:tc>
      </w:tr>
      <w:tr w:rsidR="00B60D70" w:rsidRPr="00B60D70" w14:paraId="30F9384E" w14:textId="77777777" w:rsidTr="00D420AC">
        <w:trPr>
          <w:trHeight w:val="630"/>
        </w:trPr>
        <w:tc>
          <w:tcPr>
            <w:tcW w:w="3544" w:type="dxa"/>
            <w:tcBorders>
              <w:top w:val="single" w:sz="6" w:space="0" w:color="000000"/>
              <w:left w:val="single" w:sz="6" w:space="0" w:color="000000"/>
              <w:bottom w:val="single" w:sz="6" w:space="0" w:color="000000"/>
              <w:right w:val="single" w:sz="6" w:space="0" w:color="000000"/>
            </w:tcBorders>
            <w:shd w:val="clear" w:color="auto" w:fill="auto"/>
            <w:hideMark/>
          </w:tcPr>
          <w:p w14:paraId="1F45ADC4" w14:textId="77777777" w:rsidR="0065346D" w:rsidRPr="00B60D70" w:rsidRDefault="0065346D" w:rsidP="0065346D">
            <w:pPr>
              <w:pStyle w:val="paragraph"/>
              <w:spacing w:before="0" w:beforeAutospacing="0" w:after="0" w:afterAutospacing="0" w:line="360" w:lineRule="exact"/>
              <w:ind w:left="113" w:right="113"/>
              <w:textAlignment w:val="baseline"/>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cs/>
              </w:rPr>
              <w:t>กิจกรรมลูกเสือ</w:t>
            </w:r>
            <w:r w:rsidRPr="00B60D70">
              <w:rPr>
                <w:rStyle w:val="normaltextrun"/>
                <w:rFonts w:ascii="TH SarabunPSK" w:eastAsiaTheme="majorEastAsia" w:hAnsi="TH SarabunPSK" w:cs="TH SarabunPSK" w:hint="cs"/>
                <w:sz w:val="28"/>
                <w:szCs w:val="28"/>
                <w:lang w:val="sq-AL"/>
              </w:rPr>
              <w:t xml:space="preserve"> </w:t>
            </w:r>
            <w:r w:rsidRPr="00B60D70">
              <w:rPr>
                <w:rStyle w:val="normaltextrun"/>
                <w:rFonts w:ascii="TH SarabunPSK" w:eastAsiaTheme="majorEastAsia" w:hAnsi="TH SarabunPSK" w:cs="TH SarabunPSK" w:hint="cs"/>
                <w:sz w:val="28"/>
                <w:szCs w:val="28"/>
              </w:rPr>
              <w:t>(</w:t>
            </w:r>
            <w:r w:rsidRPr="00B60D70">
              <w:rPr>
                <w:rStyle w:val="normaltextrun"/>
                <w:rFonts w:ascii="TH SarabunPSK" w:eastAsiaTheme="majorEastAsia" w:hAnsi="TH SarabunPSK" w:cs="TH SarabunPSK" w:hint="cs"/>
                <w:sz w:val="28"/>
                <w:szCs w:val="28"/>
                <w:cs/>
              </w:rPr>
              <w:t>อาจเป็นรายวิชาหรือกิจกรรมฝึกอบรมตามหลักสูตรของสำนักงานลูกเสือแห่งชาติ</w:t>
            </w:r>
            <w:r w:rsidRPr="00B60D70">
              <w:rPr>
                <w:rStyle w:val="normaltextrun"/>
                <w:rFonts w:ascii="TH SarabunPSK" w:eastAsiaTheme="majorEastAsia" w:hAnsi="TH SarabunPSK" w:cs="TH SarabunPSK" w:hint="cs"/>
                <w:sz w:val="28"/>
                <w:szCs w:val="28"/>
              </w:rPr>
              <w:t>)</w:t>
            </w:r>
            <w:r w:rsidRPr="00B60D70">
              <w:rPr>
                <w:rStyle w:val="eop"/>
                <w:rFonts w:ascii="TH SarabunPSK" w:eastAsiaTheme="majorEastAsia" w:hAnsi="TH SarabunPSK" w:cs="TH SarabunPSK" w:hint="cs"/>
                <w:sz w:val="28"/>
                <w:szCs w:val="28"/>
              </w:rPr>
              <w:t> </w:t>
            </w:r>
          </w:p>
        </w:tc>
        <w:tc>
          <w:tcPr>
            <w:tcW w:w="3686" w:type="dxa"/>
            <w:tcBorders>
              <w:top w:val="single" w:sz="6" w:space="0" w:color="000000"/>
              <w:left w:val="single" w:sz="6" w:space="0" w:color="000000"/>
              <w:bottom w:val="single" w:sz="6" w:space="0" w:color="000000"/>
              <w:right w:val="single" w:sz="6" w:space="0" w:color="000000"/>
            </w:tcBorders>
            <w:shd w:val="clear" w:color="auto" w:fill="auto"/>
            <w:hideMark/>
          </w:tcPr>
          <w:p w14:paraId="4F28042E" w14:textId="77777777" w:rsidR="0065346D" w:rsidRPr="00B60D70" w:rsidRDefault="0065346D" w:rsidP="00FF7D50">
            <w:pPr>
              <w:pStyle w:val="af9"/>
              <w:numPr>
                <w:ilvl w:val="0"/>
                <w:numId w:val="101"/>
              </w:numPr>
              <w:spacing w:line="360" w:lineRule="exact"/>
              <w:ind w:left="292" w:right="113" w:hanging="179"/>
              <w:jc w:val="left"/>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cs/>
              </w:rPr>
              <w:t xml:space="preserve">กิจกรรมอบรมลูกเสือระดับต้น </w:t>
            </w:r>
          </w:p>
        </w:tc>
        <w:tc>
          <w:tcPr>
            <w:tcW w:w="708" w:type="dxa"/>
            <w:tcBorders>
              <w:top w:val="single" w:sz="6" w:space="0" w:color="000000"/>
              <w:left w:val="single" w:sz="6" w:space="0" w:color="000000"/>
              <w:bottom w:val="single" w:sz="6" w:space="0" w:color="000000"/>
              <w:right w:val="single" w:sz="6" w:space="0" w:color="000000"/>
            </w:tcBorders>
            <w:shd w:val="clear" w:color="auto" w:fill="auto"/>
            <w:hideMark/>
          </w:tcPr>
          <w:p w14:paraId="4D353998"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lang w:val="sq-AL"/>
              </w:rPr>
              <w:t>2</w:t>
            </w:r>
          </w:p>
        </w:tc>
        <w:tc>
          <w:tcPr>
            <w:tcW w:w="1077" w:type="dxa"/>
            <w:tcBorders>
              <w:top w:val="single" w:sz="6" w:space="0" w:color="000000"/>
              <w:left w:val="single" w:sz="6" w:space="0" w:color="000000"/>
              <w:bottom w:val="single" w:sz="6" w:space="0" w:color="000000"/>
              <w:right w:val="single" w:sz="6" w:space="0" w:color="000000"/>
            </w:tcBorders>
            <w:shd w:val="clear" w:color="auto" w:fill="auto"/>
            <w:hideMark/>
          </w:tcPr>
          <w:p w14:paraId="0DEF50BE" w14:textId="77777777" w:rsidR="0065346D" w:rsidRPr="00B60D70" w:rsidRDefault="0065346D" w:rsidP="0065346D">
            <w:pPr>
              <w:pStyle w:val="paragraph"/>
              <w:spacing w:before="0" w:beforeAutospacing="0" w:after="0" w:afterAutospacing="0" w:line="360" w:lineRule="exact"/>
              <w:ind w:left="113" w:right="113"/>
              <w:jc w:val="center"/>
              <w:textAlignment w:val="baseline"/>
              <w:rPr>
                <w:rFonts w:ascii="TH SarabunPSK" w:hAnsi="TH SarabunPSK" w:cs="TH SarabunPSK"/>
                <w:sz w:val="28"/>
                <w:szCs w:val="28"/>
              </w:rPr>
            </w:pPr>
            <w:r w:rsidRPr="00B60D70">
              <w:rPr>
                <w:rStyle w:val="normaltextrun"/>
                <w:rFonts w:ascii="TH SarabunPSK" w:eastAsiaTheme="majorEastAsia" w:hAnsi="TH SarabunPSK" w:cs="TH SarabunPSK" w:hint="cs"/>
                <w:sz w:val="28"/>
                <w:szCs w:val="28"/>
                <w:lang w:val="sq-AL"/>
              </w:rPr>
              <w:t>2</w:t>
            </w:r>
          </w:p>
        </w:tc>
      </w:tr>
    </w:tbl>
    <w:p w14:paraId="63F1D36A" w14:textId="77777777" w:rsidR="0065346D" w:rsidRPr="00B60D70" w:rsidRDefault="0065346D" w:rsidP="0065346D">
      <w:pPr>
        <w:jc w:val="left"/>
        <w:rPr>
          <w:rFonts w:ascii="TH SarabunPSK" w:hAnsi="TH SarabunPSK" w:cs="TH SarabunPSK"/>
          <w:sz w:val="28"/>
          <w:szCs w:val="28"/>
        </w:rPr>
      </w:pPr>
      <w:r w:rsidRPr="00B60D70">
        <w:rPr>
          <w:rFonts w:ascii="TH SarabunPSK" w:hAnsi="TH SarabunPSK" w:cs="TH SarabunPSK" w:hint="cs"/>
          <w:b/>
          <w:bCs/>
          <w:sz w:val="24"/>
          <w:szCs w:val="28"/>
          <w:cs/>
        </w:rPr>
        <w:t xml:space="preserve">หมายเหตุ </w:t>
      </w:r>
      <w:r w:rsidRPr="00B60D70">
        <w:rPr>
          <w:rFonts w:ascii="TH SarabunPSK" w:hAnsi="TH SarabunPSK" w:cs="TH SarabunPSK" w:hint="cs"/>
          <w:b/>
          <w:bCs/>
          <w:sz w:val="24"/>
          <w:szCs w:val="28"/>
        </w:rPr>
        <w:t>:</w:t>
      </w:r>
      <w:r w:rsidRPr="00B60D70">
        <w:rPr>
          <w:rFonts w:ascii="TH SarabunPSK" w:hAnsi="TH SarabunPSK" w:cs="TH SarabunPSK" w:hint="cs"/>
          <w:sz w:val="24"/>
          <w:szCs w:val="28"/>
        </w:rPr>
        <w:t xml:space="preserve"> </w:t>
      </w:r>
      <w:r w:rsidRPr="00B60D70">
        <w:rPr>
          <w:rFonts w:ascii="TH SarabunPSK" w:hAnsi="TH SarabunPSK" w:cs="TH SarabunPSK" w:hint="cs"/>
          <w:sz w:val="24"/>
          <w:szCs w:val="28"/>
          <w:cs/>
        </w:rPr>
        <w:t>หลักสูตรอาจดำเนินกิจกรรมส่งเสริมความเป็นครูอย่างใดอย่างหนึ่งหรือรวมกันตามความเหมาะสม หรือกำหนดและดำเนินกิจกรรมอื่นใดเพิ่มเติมโดยให้สอดคล้องกับความมุ่งหมายของกิจกรรมเสริมความเป็นครู</w:t>
      </w:r>
      <w:r w:rsidRPr="00B60D70">
        <w:rPr>
          <w:rFonts w:ascii="TH SarabunPSK" w:hAnsi="TH SarabunPSK" w:cs="TH SarabunPSK" w:hint="cs"/>
          <w:sz w:val="24"/>
          <w:szCs w:val="28"/>
        </w:rPr>
        <w:t xml:space="preserve"> </w:t>
      </w:r>
      <w:r w:rsidRPr="00B60D70">
        <w:rPr>
          <w:rFonts w:ascii="TH SarabunPSK" w:hAnsi="TH SarabunPSK" w:cs="TH SarabunPSK" w:hint="cs"/>
          <w:sz w:val="24"/>
          <w:szCs w:val="28"/>
          <w:cs/>
        </w:rPr>
        <w:t>และครบถ้วนตามเกณฑ์</w:t>
      </w:r>
    </w:p>
    <w:p w14:paraId="649AB058" w14:textId="77777777" w:rsidR="001E6B58" w:rsidRPr="00B60D70" w:rsidRDefault="001E6B58" w:rsidP="00EB09EA">
      <w:pPr>
        <w:ind w:firstLine="720"/>
        <w:rPr>
          <w:rFonts w:ascii="TH SarabunPSK" w:hAnsi="TH SarabunPSK" w:cs="TH SarabunPSK"/>
        </w:rPr>
      </w:pPr>
    </w:p>
    <w:p w14:paraId="573AD3BE" w14:textId="77777777" w:rsidR="001E6B58" w:rsidRPr="00B60D70" w:rsidRDefault="001E6B58" w:rsidP="00EB09EA">
      <w:pPr>
        <w:ind w:firstLine="720"/>
        <w:rPr>
          <w:rFonts w:ascii="TH SarabunPSK" w:hAnsi="TH SarabunPSK" w:cs="TH SarabunPSK"/>
        </w:rPr>
      </w:pPr>
    </w:p>
    <w:p w14:paraId="6A6CD08D" w14:textId="1D6C1A54" w:rsidR="00EB09EA" w:rsidRPr="00B60D70" w:rsidRDefault="00EB09EA" w:rsidP="00EB09EA">
      <w:pPr>
        <w:ind w:firstLine="720"/>
        <w:rPr>
          <w:rFonts w:ascii="TH SarabunPSK" w:hAnsi="TH SarabunPSK" w:cs="TH SarabunPSK"/>
        </w:rPr>
      </w:pPr>
      <w:r w:rsidRPr="00B60D70">
        <w:rPr>
          <w:rFonts w:ascii="TH SarabunPSK" w:hAnsi="TH SarabunPSK" w:cs="TH SarabunPSK" w:hint="cs"/>
        </w:rPr>
        <w:t xml:space="preserve">e) </w:t>
      </w:r>
      <w:r w:rsidRPr="00B60D70">
        <w:rPr>
          <w:rFonts w:ascii="TH SarabunPSK" w:hAnsi="TH SarabunPSK" w:cs="TH SarabunPSK" w:hint="cs"/>
          <w:cs/>
        </w:rPr>
        <w:t>ข้อกำหนดเกี่ยวกับการทำโครงงานหรืองานวิจัย (</w:t>
      </w:r>
      <w:r w:rsidRPr="00B60D70">
        <w:rPr>
          <w:rFonts w:ascii="TH SarabunPSK" w:hAnsi="TH SarabunPSK" w:cs="TH SarabunPSK" w:hint="cs"/>
        </w:rPr>
        <w:t>Project)</w:t>
      </w:r>
    </w:p>
    <w:p w14:paraId="3F1D11C4" w14:textId="77777777" w:rsidR="00EB09EA" w:rsidRPr="00B60D70" w:rsidRDefault="00EB09EA" w:rsidP="00EB09EA">
      <w:pPr>
        <w:spacing w:after="120"/>
        <w:ind w:right="28" w:firstLine="1021"/>
        <w:rPr>
          <w:rFonts w:ascii="TH SarabunPSK" w:hAnsi="TH SarabunPSK" w:cs="TH SarabunPSK"/>
        </w:rPr>
      </w:pPr>
      <w:r w:rsidRPr="00B60D70">
        <w:rPr>
          <w:rFonts w:ascii="TH SarabunPSK" w:hAnsi="TH SarabunPSK" w:cs="TH SarabunPSK" w:hint="cs"/>
          <w:cs/>
        </w:rPr>
        <w:t>หลักสูตรจัดให้นักศึกษาทุกคนจัดทำโครงงานเพื่อประยุกต์ความรู้ ความเข้าใจ</w:t>
      </w:r>
      <w:r w:rsidRPr="00B60D70">
        <w:rPr>
          <w:rFonts w:ascii="TH SarabunPSK" w:hAnsi="TH SarabunPSK" w:cs="TH SarabunPSK" w:hint="cs"/>
        </w:rPr>
        <w:t xml:space="preserve"> </w:t>
      </w:r>
      <w:r w:rsidRPr="00B60D70">
        <w:rPr>
          <w:rFonts w:ascii="TH SarabunPSK" w:hAnsi="TH SarabunPSK" w:cs="TH SarabunPSK" w:hint="cs"/>
          <w:cs/>
        </w:rPr>
        <w:t>และทักษะที่ได้เรียนรู้หรือฝึกปฏิบัติในหลักสูตร</w:t>
      </w:r>
      <w:r w:rsidRPr="00B60D70">
        <w:rPr>
          <w:rFonts w:ascii="TH SarabunPSK" w:hAnsi="TH SarabunPSK" w:cs="TH SarabunPSK" w:hint="cs"/>
        </w:rPr>
        <w:t xml:space="preserve"> </w:t>
      </w:r>
      <w:r w:rsidRPr="00B60D70">
        <w:rPr>
          <w:rFonts w:ascii="TH SarabunPSK" w:hAnsi="TH SarabunPSK" w:cs="TH SarabunPSK" w:hint="cs"/>
          <w:cs/>
        </w:rPr>
        <w:t>โดยมีรายละเอียดดังนี้</w:t>
      </w:r>
    </w:p>
    <w:tbl>
      <w:tblPr>
        <w:tblStyle w:val="af6"/>
        <w:tblW w:w="0" w:type="auto"/>
        <w:tblLook w:val="04A0" w:firstRow="1" w:lastRow="0" w:firstColumn="1" w:lastColumn="0" w:noHBand="0" w:noVBand="1"/>
      </w:tblPr>
      <w:tblGrid>
        <w:gridCol w:w="2263"/>
        <w:gridCol w:w="5387"/>
        <w:gridCol w:w="1366"/>
      </w:tblGrid>
      <w:tr w:rsidR="00B60D70" w:rsidRPr="00B60D70" w14:paraId="4F28EBC5" w14:textId="77777777" w:rsidTr="00D420AC">
        <w:tc>
          <w:tcPr>
            <w:tcW w:w="2263" w:type="dxa"/>
            <w:vMerge w:val="restart"/>
            <w:tcBorders>
              <w:right w:val="single" w:sz="4" w:space="0" w:color="auto"/>
            </w:tcBorders>
            <w:shd w:val="clear" w:color="auto" w:fill="F2F2F2" w:themeFill="background1" w:themeFillShade="F2"/>
          </w:tcPr>
          <w:p w14:paraId="593F57F4" w14:textId="77777777" w:rsidR="00EB09EA" w:rsidRPr="00B60D70" w:rsidRDefault="00EB09EA" w:rsidP="00D420AC">
            <w:pPr>
              <w:ind w:right="29"/>
              <w:rPr>
                <w:rFonts w:ascii="TH SarabunPSK" w:hAnsi="TH SarabunPSK" w:cs="TH SarabunPSK"/>
                <w:sz w:val="28"/>
                <w:cs/>
              </w:rPr>
            </w:pPr>
            <w:r w:rsidRPr="00B60D70">
              <w:rPr>
                <w:rFonts w:ascii="TH SarabunPSK" w:hAnsi="TH SarabunPSK" w:cs="TH SarabunPSK" w:hint="cs"/>
                <w:sz w:val="28"/>
                <w:cs/>
              </w:rPr>
              <w:t>รายวิชา</w:t>
            </w:r>
          </w:p>
        </w:tc>
        <w:tc>
          <w:tcPr>
            <w:tcW w:w="5387" w:type="dxa"/>
            <w:tcBorders>
              <w:top w:val="single" w:sz="4" w:space="0" w:color="auto"/>
              <w:left w:val="single" w:sz="4" w:space="0" w:color="auto"/>
              <w:bottom w:val="nil"/>
              <w:right w:val="nil"/>
            </w:tcBorders>
          </w:tcPr>
          <w:p w14:paraId="6E1E1DFB" w14:textId="6CA3C72F" w:rsidR="00EB09EA" w:rsidRPr="00B60D70" w:rsidRDefault="00B91175" w:rsidP="00D420AC">
            <w:pPr>
              <w:ind w:right="26"/>
              <w:jc w:val="left"/>
              <w:rPr>
                <w:rFonts w:ascii="TH SarabunPSK" w:hAnsi="TH SarabunPSK" w:cs="TH SarabunPSK"/>
                <w:sz w:val="28"/>
              </w:rPr>
            </w:pPr>
            <w:r w:rsidRPr="00B60D70">
              <w:rPr>
                <w:rFonts w:ascii="TH SarabunPSK" w:hAnsi="TH SarabunPSK" w:cs="TH SarabunPSK" w:hint="cs"/>
                <w:sz w:val="28"/>
              </w:rPr>
              <w:t xml:space="preserve">CTE </w:t>
            </w:r>
            <w:r w:rsidR="00EB09EA" w:rsidRPr="00B60D70">
              <w:rPr>
                <w:rFonts w:ascii="TH SarabunPSK" w:hAnsi="TH SarabunPSK" w:cs="TH SarabunPSK" w:hint="cs"/>
                <w:sz w:val="28"/>
              </w:rPr>
              <w:t xml:space="preserve">491 </w:t>
            </w:r>
            <w:r w:rsidR="00EB09EA" w:rsidRPr="00B60D70">
              <w:rPr>
                <w:rFonts w:ascii="TH SarabunPSK" w:hAnsi="TH SarabunPSK" w:cs="TH SarabunPSK" w:hint="cs"/>
                <w:sz w:val="28"/>
                <w:cs/>
              </w:rPr>
              <w:t>โครงงานทางครุศาสตร์โยธา 1</w:t>
            </w:r>
          </w:p>
        </w:tc>
        <w:tc>
          <w:tcPr>
            <w:tcW w:w="1366" w:type="dxa"/>
            <w:tcBorders>
              <w:top w:val="single" w:sz="4" w:space="0" w:color="auto"/>
              <w:left w:val="nil"/>
              <w:bottom w:val="nil"/>
              <w:right w:val="single" w:sz="4" w:space="0" w:color="auto"/>
            </w:tcBorders>
          </w:tcPr>
          <w:p w14:paraId="14710712" w14:textId="62715FD1" w:rsidR="00EB09EA" w:rsidRPr="00B60D70" w:rsidRDefault="00EB09EA" w:rsidP="00D420AC">
            <w:pPr>
              <w:ind w:right="29"/>
              <w:jc w:val="right"/>
              <w:rPr>
                <w:rFonts w:ascii="TH SarabunPSK" w:hAnsi="TH SarabunPSK" w:cs="TH SarabunPSK"/>
                <w:sz w:val="28"/>
                <w:szCs w:val="28"/>
              </w:rPr>
            </w:pPr>
            <w:r w:rsidRPr="00B60D70">
              <w:rPr>
                <w:rFonts w:ascii="TH SarabunPSK" w:hAnsi="TH SarabunPSK" w:cs="TH SarabunPSK" w:hint="cs"/>
                <w:sz w:val="28"/>
                <w:szCs w:val="28"/>
              </w:rPr>
              <w:t xml:space="preserve">1 </w:t>
            </w:r>
            <w:r w:rsidRPr="00B60D70">
              <w:rPr>
                <w:rFonts w:ascii="TH SarabunPSK" w:hAnsi="TH SarabunPSK" w:cs="TH SarabunPSK" w:hint="cs"/>
                <w:sz w:val="28"/>
                <w:szCs w:val="28"/>
                <w:cs/>
              </w:rPr>
              <w:t>(</w:t>
            </w:r>
            <w:r w:rsidRPr="00B60D70">
              <w:rPr>
                <w:rFonts w:ascii="TH SarabunPSK" w:hAnsi="TH SarabunPSK" w:cs="TH SarabunPSK" w:hint="cs"/>
                <w:sz w:val="28"/>
                <w:szCs w:val="28"/>
              </w:rPr>
              <w:t>0</w:t>
            </w:r>
            <w:r w:rsidRPr="00B60D70">
              <w:rPr>
                <w:rFonts w:ascii="TH SarabunPSK" w:hAnsi="TH SarabunPSK" w:cs="TH SarabunPSK" w:hint="cs"/>
                <w:sz w:val="28"/>
                <w:szCs w:val="28"/>
                <w:cs/>
              </w:rPr>
              <w:t>-</w:t>
            </w:r>
            <w:r w:rsidR="00934474" w:rsidRPr="00B60D70">
              <w:rPr>
                <w:rFonts w:ascii="TH SarabunPSK" w:hAnsi="TH SarabunPSK" w:cs="TH SarabunPSK"/>
                <w:sz w:val="28"/>
                <w:szCs w:val="28"/>
              </w:rPr>
              <w:t>3</w:t>
            </w:r>
            <w:r w:rsidR="00934474" w:rsidRPr="00B60D70">
              <w:rPr>
                <w:rFonts w:ascii="TH SarabunPSK" w:hAnsi="TH SarabunPSK" w:cs="TH SarabunPSK" w:hint="cs"/>
                <w:sz w:val="28"/>
                <w:szCs w:val="28"/>
              </w:rPr>
              <w:t>-</w:t>
            </w:r>
            <w:r w:rsidR="00934474" w:rsidRPr="00B60D70">
              <w:rPr>
                <w:rFonts w:ascii="TH SarabunPSK" w:hAnsi="TH SarabunPSK" w:cs="TH SarabunPSK"/>
                <w:sz w:val="28"/>
                <w:szCs w:val="28"/>
              </w:rPr>
              <w:t>3</w:t>
            </w:r>
            <w:r w:rsidRPr="00B60D70">
              <w:rPr>
                <w:rFonts w:ascii="TH SarabunPSK" w:hAnsi="TH SarabunPSK" w:cs="TH SarabunPSK" w:hint="cs"/>
                <w:sz w:val="28"/>
                <w:szCs w:val="28"/>
                <w:cs/>
              </w:rPr>
              <w:t>)</w:t>
            </w:r>
          </w:p>
        </w:tc>
      </w:tr>
      <w:tr w:rsidR="00B60D70" w:rsidRPr="00B60D70" w14:paraId="6C41AB14" w14:textId="77777777" w:rsidTr="00D420AC">
        <w:tc>
          <w:tcPr>
            <w:tcW w:w="2263" w:type="dxa"/>
            <w:vMerge/>
            <w:tcBorders>
              <w:right w:val="single" w:sz="4" w:space="0" w:color="auto"/>
            </w:tcBorders>
            <w:shd w:val="clear" w:color="auto" w:fill="F2F2F2" w:themeFill="background1" w:themeFillShade="F2"/>
          </w:tcPr>
          <w:p w14:paraId="6FE9C12D" w14:textId="77777777" w:rsidR="00EB09EA" w:rsidRPr="00B60D70" w:rsidRDefault="00EB09EA" w:rsidP="00D420AC">
            <w:pPr>
              <w:ind w:right="26"/>
              <w:jc w:val="left"/>
              <w:rPr>
                <w:rFonts w:ascii="TH SarabunPSK" w:hAnsi="TH SarabunPSK" w:cs="TH SarabunPSK"/>
                <w:sz w:val="28"/>
                <w:cs/>
              </w:rPr>
            </w:pPr>
          </w:p>
        </w:tc>
        <w:tc>
          <w:tcPr>
            <w:tcW w:w="5387" w:type="dxa"/>
            <w:tcBorders>
              <w:top w:val="nil"/>
              <w:left w:val="single" w:sz="4" w:space="0" w:color="auto"/>
              <w:bottom w:val="nil"/>
              <w:right w:val="nil"/>
            </w:tcBorders>
          </w:tcPr>
          <w:p w14:paraId="75A4C8AA" w14:textId="18252EC1" w:rsidR="00EB09EA" w:rsidRPr="00B60D70" w:rsidRDefault="00B91175" w:rsidP="00D420AC">
            <w:pPr>
              <w:ind w:right="26"/>
              <w:jc w:val="left"/>
              <w:rPr>
                <w:rFonts w:ascii="TH SarabunPSK" w:hAnsi="TH SarabunPSK" w:cs="TH SarabunPSK"/>
                <w:sz w:val="28"/>
              </w:rPr>
            </w:pPr>
            <w:r w:rsidRPr="00B60D70">
              <w:rPr>
                <w:rFonts w:ascii="TH SarabunPSK" w:hAnsi="TH SarabunPSK" w:cs="TH SarabunPSK" w:hint="cs"/>
                <w:sz w:val="28"/>
              </w:rPr>
              <w:t xml:space="preserve">CTE </w:t>
            </w:r>
            <w:r w:rsidR="00EB09EA" w:rsidRPr="00B60D70">
              <w:rPr>
                <w:rFonts w:ascii="TH SarabunPSK" w:hAnsi="TH SarabunPSK" w:cs="TH SarabunPSK" w:hint="cs"/>
                <w:sz w:val="28"/>
              </w:rPr>
              <w:t xml:space="preserve">492 </w:t>
            </w:r>
            <w:r w:rsidR="00EB09EA" w:rsidRPr="00B60D70">
              <w:rPr>
                <w:rFonts w:ascii="TH SarabunPSK" w:hAnsi="TH SarabunPSK" w:cs="TH SarabunPSK" w:hint="cs"/>
                <w:sz w:val="28"/>
                <w:cs/>
              </w:rPr>
              <w:t xml:space="preserve">โครงงานทางครุศาสตร์โยธา </w:t>
            </w:r>
            <w:r w:rsidR="00EB09EA" w:rsidRPr="00B60D70">
              <w:rPr>
                <w:rFonts w:ascii="TH SarabunPSK" w:hAnsi="TH SarabunPSK" w:cs="TH SarabunPSK" w:hint="cs"/>
                <w:sz w:val="28"/>
              </w:rPr>
              <w:t>2</w:t>
            </w:r>
          </w:p>
        </w:tc>
        <w:tc>
          <w:tcPr>
            <w:tcW w:w="1366" w:type="dxa"/>
            <w:tcBorders>
              <w:top w:val="nil"/>
              <w:left w:val="nil"/>
              <w:bottom w:val="nil"/>
              <w:right w:val="single" w:sz="4" w:space="0" w:color="auto"/>
            </w:tcBorders>
          </w:tcPr>
          <w:p w14:paraId="4DB3228F" w14:textId="68F1F909" w:rsidR="00EB09EA" w:rsidRPr="00B60D70" w:rsidRDefault="00EB09EA" w:rsidP="00D420AC">
            <w:pPr>
              <w:ind w:right="26"/>
              <w:jc w:val="right"/>
              <w:rPr>
                <w:rFonts w:ascii="TH SarabunPSK" w:hAnsi="TH SarabunPSK" w:cs="TH SarabunPSK"/>
                <w:sz w:val="28"/>
                <w:szCs w:val="28"/>
              </w:rPr>
            </w:pPr>
            <w:r w:rsidRPr="00B60D70">
              <w:rPr>
                <w:rFonts w:ascii="TH SarabunPSK" w:hAnsi="TH SarabunPSK" w:cs="TH SarabunPSK" w:hint="cs"/>
                <w:sz w:val="28"/>
                <w:szCs w:val="28"/>
              </w:rPr>
              <w:t xml:space="preserve">1 </w:t>
            </w:r>
            <w:r w:rsidRPr="00B60D70">
              <w:rPr>
                <w:rFonts w:ascii="TH SarabunPSK" w:hAnsi="TH SarabunPSK" w:cs="TH SarabunPSK" w:hint="cs"/>
                <w:sz w:val="28"/>
                <w:szCs w:val="28"/>
                <w:cs/>
              </w:rPr>
              <w:t>(</w:t>
            </w:r>
            <w:r w:rsidRPr="00B60D70">
              <w:rPr>
                <w:rFonts w:ascii="TH SarabunPSK" w:hAnsi="TH SarabunPSK" w:cs="TH SarabunPSK" w:hint="cs"/>
                <w:sz w:val="28"/>
                <w:szCs w:val="28"/>
              </w:rPr>
              <w:t>0</w:t>
            </w:r>
            <w:r w:rsidRPr="00B60D70">
              <w:rPr>
                <w:rFonts w:ascii="TH SarabunPSK" w:hAnsi="TH SarabunPSK" w:cs="TH SarabunPSK" w:hint="cs"/>
                <w:sz w:val="28"/>
                <w:szCs w:val="28"/>
                <w:cs/>
              </w:rPr>
              <w:t>-</w:t>
            </w:r>
            <w:r w:rsidR="00934474" w:rsidRPr="00B60D70">
              <w:rPr>
                <w:rFonts w:ascii="TH SarabunPSK" w:hAnsi="TH SarabunPSK" w:cs="TH SarabunPSK"/>
                <w:sz w:val="28"/>
                <w:szCs w:val="28"/>
              </w:rPr>
              <w:t>3</w:t>
            </w:r>
            <w:r w:rsidR="00934474" w:rsidRPr="00B60D70">
              <w:rPr>
                <w:rFonts w:ascii="TH SarabunPSK" w:hAnsi="TH SarabunPSK" w:cs="TH SarabunPSK" w:hint="cs"/>
                <w:sz w:val="28"/>
                <w:szCs w:val="28"/>
              </w:rPr>
              <w:t>-</w:t>
            </w:r>
            <w:r w:rsidR="00934474" w:rsidRPr="00B60D70">
              <w:rPr>
                <w:rFonts w:ascii="TH SarabunPSK" w:hAnsi="TH SarabunPSK" w:cs="TH SarabunPSK"/>
                <w:sz w:val="28"/>
                <w:szCs w:val="28"/>
              </w:rPr>
              <w:t>3</w:t>
            </w:r>
            <w:r w:rsidRPr="00B60D70">
              <w:rPr>
                <w:rFonts w:ascii="TH SarabunPSK" w:hAnsi="TH SarabunPSK" w:cs="TH SarabunPSK" w:hint="cs"/>
                <w:sz w:val="28"/>
                <w:szCs w:val="28"/>
                <w:cs/>
              </w:rPr>
              <w:t>)</w:t>
            </w:r>
          </w:p>
        </w:tc>
      </w:tr>
      <w:tr w:rsidR="00B60D70" w:rsidRPr="00B60D70" w14:paraId="0AB6D027" w14:textId="77777777" w:rsidTr="00D420AC">
        <w:tc>
          <w:tcPr>
            <w:tcW w:w="2263" w:type="dxa"/>
            <w:vMerge/>
            <w:tcBorders>
              <w:right w:val="single" w:sz="4" w:space="0" w:color="auto"/>
            </w:tcBorders>
            <w:shd w:val="clear" w:color="auto" w:fill="F2F2F2" w:themeFill="background1" w:themeFillShade="F2"/>
          </w:tcPr>
          <w:p w14:paraId="2E4D0405" w14:textId="77777777" w:rsidR="00EB09EA" w:rsidRPr="00B60D70" w:rsidRDefault="00EB09EA" w:rsidP="00D420AC">
            <w:pPr>
              <w:ind w:right="29"/>
              <w:rPr>
                <w:rFonts w:ascii="TH SarabunPSK" w:hAnsi="TH SarabunPSK" w:cs="TH SarabunPSK"/>
                <w:sz w:val="28"/>
                <w:cs/>
              </w:rPr>
            </w:pPr>
          </w:p>
        </w:tc>
        <w:tc>
          <w:tcPr>
            <w:tcW w:w="5387" w:type="dxa"/>
            <w:tcBorders>
              <w:top w:val="nil"/>
              <w:left w:val="single" w:sz="4" w:space="0" w:color="auto"/>
              <w:bottom w:val="single" w:sz="4" w:space="0" w:color="auto"/>
              <w:right w:val="nil"/>
            </w:tcBorders>
          </w:tcPr>
          <w:p w14:paraId="5BA00111" w14:textId="64C64834" w:rsidR="00EB09EA" w:rsidRPr="00B60D70" w:rsidRDefault="00B91175" w:rsidP="00D420AC">
            <w:pPr>
              <w:ind w:right="26"/>
              <w:jc w:val="left"/>
              <w:rPr>
                <w:rFonts w:ascii="TH SarabunPSK" w:hAnsi="TH SarabunPSK" w:cs="TH SarabunPSK"/>
                <w:sz w:val="28"/>
              </w:rPr>
            </w:pPr>
            <w:r w:rsidRPr="00B60D70">
              <w:rPr>
                <w:rFonts w:ascii="TH SarabunPSK" w:hAnsi="TH SarabunPSK" w:cs="TH SarabunPSK" w:hint="cs"/>
                <w:sz w:val="28"/>
              </w:rPr>
              <w:t xml:space="preserve">CTE </w:t>
            </w:r>
            <w:r w:rsidR="00EB09EA" w:rsidRPr="00B60D70">
              <w:rPr>
                <w:rFonts w:ascii="TH SarabunPSK" w:hAnsi="TH SarabunPSK" w:cs="TH SarabunPSK" w:hint="cs"/>
                <w:sz w:val="28"/>
              </w:rPr>
              <w:t xml:space="preserve">493 </w:t>
            </w:r>
            <w:r w:rsidR="00EB09EA" w:rsidRPr="00B60D70">
              <w:rPr>
                <w:rFonts w:ascii="TH SarabunPSK" w:hAnsi="TH SarabunPSK" w:cs="TH SarabunPSK" w:hint="cs"/>
                <w:sz w:val="28"/>
                <w:cs/>
              </w:rPr>
              <w:t xml:space="preserve">โครงงานทางครุศาสตร์โยธา </w:t>
            </w:r>
            <w:r w:rsidR="00EB09EA" w:rsidRPr="00B60D70">
              <w:rPr>
                <w:rFonts w:ascii="TH SarabunPSK" w:hAnsi="TH SarabunPSK" w:cs="TH SarabunPSK" w:hint="cs"/>
                <w:sz w:val="28"/>
              </w:rPr>
              <w:t>3</w:t>
            </w:r>
          </w:p>
        </w:tc>
        <w:tc>
          <w:tcPr>
            <w:tcW w:w="1366" w:type="dxa"/>
            <w:tcBorders>
              <w:top w:val="nil"/>
              <w:left w:val="nil"/>
              <w:bottom w:val="single" w:sz="4" w:space="0" w:color="auto"/>
              <w:right w:val="single" w:sz="4" w:space="0" w:color="auto"/>
            </w:tcBorders>
          </w:tcPr>
          <w:p w14:paraId="2455CD6F" w14:textId="5F744B1F" w:rsidR="00EB09EA" w:rsidRPr="00B60D70" w:rsidRDefault="00EB09EA" w:rsidP="00D420AC">
            <w:pPr>
              <w:ind w:right="29"/>
              <w:jc w:val="right"/>
              <w:rPr>
                <w:rFonts w:ascii="TH SarabunPSK" w:hAnsi="TH SarabunPSK" w:cs="TH SarabunPSK"/>
                <w:sz w:val="28"/>
                <w:szCs w:val="28"/>
              </w:rPr>
            </w:pPr>
            <w:r w:rsidRPr="00B60D70">
              <w:rPr>
                <w:rFonts w:ascii="TH SarabunPSK" w:hAnsi="TH SarabunPSK" w:cs="TH SarabunPSK" w:hint="cs"/>
                <w:sz w:val="28"/>
                <w:szCs w:val="28"/>
              </w:rPr>
              <w:t xml:space="preserve">1 </w:t>
            </w:r>
            <w:r w:rsidRPr="00B60D70">
              <w:rPr>
                <w:rFonts w:ascii="TH SarabunPSK" w:hAnsi="TH SarabunPSK" w:cs="TH SarabunPSK" w:hint="cs"/>
                <w:sz w:val="28"/>
                <w:szCs w:val="28"/>
                <w:cs/>
              </w:rPr>
              <w:t>(</w:t>
            </w:r>
            <w:r w:rsidRPr="00B60D70">
              <w:rPr>
                <w:rFonts w:ascii="TH SarabunPSK" w:hAnsi="TH SarabunPSK" w:cs="TH SarabunPSK" w:hint="cs"/>
                <w:sz w:val="28"/>
                <w:szCs w:val="28"/>
              </w:rPr>
              <w:t>0</w:t>
            </w:r>
            <w:r w:rsidRPr="00B60D70">
              <w:rPr>
                <w:rFonts w:ascii="TH SarabunPSK" w:hAnsi="TH SarabunPSK" w:cs="TH SarabunPSK" w:hint="cs"/>
                <w:sz w:val="28"/>
                <w:szCs w:val="28"/>
                <w:cs/>
              </w:rPr>
              <w:t>-</w:t>
            </w:r>
            <w:r w:rsidR="00934474" w:rsidRPr="00B60D70">
              <w:rPr>
                <w:rFonts w:ascii="TH SarabunPSK" w:hAnsi="TH SarabunPSK" w:cs="TH SarabunPSK"/>
                <w:sz w:val="28"/>
                <w:szCs w:val="28"/>
              </w:rPr>
              <w:t>3</w:t>
            </w:r>
            <w:r w:rsidR="00934474" w:rsidRPr="00B60D70">
              <w:rPr>
                <w:rFonts w:ascii="TH SarabunPSK" w:hAnsi="TH SarabunPSK" w:cs="TH SarabunPSK" w:hint="cs"/>
                <w:sz w:val="28"/>
                <w:szCs w:val="28"/>
              </w:rPr>
              <w:t>-</w:t>
            </w:r>
            <w:r w:rsidR="00934474" w:rsidRPr="00B60D70">
              <w:rPr>
                <w:rFonts w:ascii="TH SarabunPSK" w:hAnsi="TH SarabunPSK" w:cs="TH SarabunPSK"/>
                <w:sz w:val="28"/>
                <w:szCs w:val="28"/>
              </w:rPr>
              <w:t>3</w:t>
            </w:r>
            <w:r w:rsidRPr="00B60D70">
              <w:rPr>
                <w:rFonts w:ascii="TH SarabunPSK" w:hAnsi="TH SarabunPSK" w:cs="TH SarabunPSK" w:hint="cs"/>
                <w:sz w:val="28"/>
                <w:szCs w:val="28"/>
                <w:cs/>
              </w:rPr>
              <w:t>)</w:t>
            </w:r>
          </w:p>
        </w:tc>
      </w:tr>
      <w:tr w:rsidR="00B60D70" w:rsidRPr="00B60D70" w14:paraId="307155B1" w14:textId="77777777" w:rsidTr="00D420AC">
        <w:trPr>
          <w:trHeight w:val="567"/>
        </w:trPr>
        <w:tc>
          <w:tcPr>
            <w:tcW w:w="2263" w:type="dxa"/>
            <w:shd w:val="clear" w:color="auto" w:fill="F2F2F2" w:themeFill="background1" w:themeFillShade="F2"/>
          </w:tcPr>
          <w:p w14:paraId="225C1DD2" w14:textId="77777777" w:rsidR="00EB09EA" w:rsidRPr="00B60D70" w:rsidRDefault="00EB09EA" w:rsidP="00D420AC">
            <w:pPr>
              <w:ind w:right="29"/>
              <w:jc w:val="left"/>
              <w:rPr>
                <w:rFonts w:ascii="TH SarabunPSK" w:hAnsi="TH SarabunPSK" w:cs="TH SarabunPSK"/>
                <w:sz w:val="28"/>
                <w:cs/>
              </w:rPr>
            </w:pPr>
            <w:r w:rsidRPr="00B60D70">
              <w:rPr>
                <w:rFonts w:ascii="TH SarabunPSK" w:hAnsi="TH SarabunPSK" w:cs="TH SarabunPSK" w:hint="cs"/>
                <w:sz w:val="28"/>
                <w:cs/>
              </w:rPr>
              <w:t>ผลลัพธ์การเรียนรู้รายวิชา</w:t>
            </w:r>
          </w:p>
        </w:tc>
        <w:tc>
          <w:tcPr>
            <w:tcW w:w="6753" w:type="dxa"/>
            <w:gridSpan w:val="2"/>
            <w:vAlign w:val="center"/>
          </w:tcPr>
          <w:p w14:paraId="42F0B6DD" w14:textId="3CD9D37A" w:rsidR="00EB09EA" w:rsidRPr="00B60D70" w:rsidRDefault="00B91175" w:rsidP="00D420AC">
            <w:pPr>
              <w:ind w:right="29"/>
              <w:jc w:val="left"/>
              <w:rPr>
                <w:rFonts w:ascii="TH SarabunPSK" w:hAnsi="TH SarabunPSK" w:cs="TH SarabunPSK"/>
                <w:sz w:val="28"/>
              </w:rPr>
            </w:pPr>
            <w:r w:rsidRPr="00B60D70">
              <w:rPr>
                <w:rFonts w:ascii="TH SarabunPSK" w:hAnsi="TH SarabunPSK" w:cs="TH SarabunPSK" w:hint="cs"/>
                <w:sz w:val="28"/>
              </w:rPr>
              <w:t xml:space="preserve">CTE </w:t>
            </w:r>
            <w:r w:rsidR="00EB09EA" w:rsidRPr="00B60D70">
              <w:rPr>
                <w:rFonts w:ascii="TH SarabunPSK" w:hAnsi="TH SarabunPSK" w:cs="TH SarabunPSK" w:hint="cs"/>
                <w:sz w:val="28"/>
              </w:rPr>
              <w:t>491</w:t>
            </w:r>
          </w:p>
          <w:p w14:paraId="50C81A92" w14:textId="77777777" w:rsidR="00EB09EA" w:rsidRPr="00B60D70" w:rsidRDefault="00EB09EA" w:rsidP="00FF7D50">
            <w:pPr>
              <w:pStyle w:val="af9"/>
              <w:numPr>
                <w:ilvl w:val="0"/>
                <w:numId w:val="100"/>
              </w:numPr>
              <w:ind w:left="256" w:right="29" w:hanging="256"/>
              <w:jc w:val="left"/>
              <w:rPr>
                <w:rFonts w:ascii="TH SarabunPSK" w:eastAsia="Cordia New" w:hAnsi="TH SarabunPSK" w:cs="TH SarabunPSK"/>
                <w:sz w:val="28"/>
                <w:lang w:val="en-GB"/>
              </w:rPr>
            </w:pPr>
            <w:r w:rsidRPr="00B60D70">
              <w:rPr>
                <w:rFonts w:ascii="TH SarabunPSK" w:eastAsia="Cordia New" w:hAnsi="TH SarabunPSK" w:cs="TH SarabunPSK" w:hint="cs"/>
                <w:sz w:val="28"/>
                <w:cs/>
                <w:lang w:val="en-GB"/>
              </w:rPr>
              <w:t>อธิบายความรู้ที่เกี่ยวข้องกับวิชาชีพทางการศึกษาและการจัดการเรียนรู้ที่ทันสมัยและสอดคล้องกับความต้องการในปัจจุบันได้</w:t>
            </w:r>
          </w:p>
          <w:p w14:paraId="27B02C21" w14:textId="77777777" w:rsidR="00EB09EA" w:rsidRPr="00B60D70" w:rsidRDefault="00EB09EA" w:rsidP="00FF7D50">
            <w:pPr>
              <w:pStyle w:val="af9"/>
              <w:numPr>
                <w:ilvl w:val="0"/>
                <w:numId w:val="100"/>
              </w:numPr>
              <w:ind w:left="256" w:right="29" w:hanging="256"/>
              <w:jc w:val="left"/>
              <w:rPr>
                <w:rFonts w:ascii="TH SarabunPSK" w:eastAsia="Cordia New" w:hAnsi="TH SarabunPSK" w:cs="TH SarabunPSK"/>
                <w:sz w:val="28"/>
                <w:lang w:val="en-GB"/>
              </w:rPr>
            </w:pPr>
            <w:r w:rsidRPr="00B60D70">
              <w:rPr>
                <w:rFonts w:ascii="TH SarabunPSK" w:eastAsia="Cordia New" w:hAnsi="TH SarabunPSK" w:cs="TH SarabunPSK" w:hint="cs"/>
                <w:sz w:val="28"/>
                <w:cs/>
                <w:lang w:val="en-GB"/>
              </w:rPr>
              <w:t>เขียนรายงานข้อเสนอโครงการวิจัยที่เกี่ยวข้องกับวิชาชีพทางครุศาสตร์โยธาภายใต้กรอบมาตรฐานของจรรยาบรรณในการวิจัย</w:t>
            </w:r>
          </w:p>
          <w:p w14:paraId="498B2E2F" w14:textId="77777777" w:rsidR="00EB09EA" w:rsidRPr="00B60D70" w:rsidRDefault="00EB09EA" w:rsidP="00FF7D50">
            <w:pPr>
              <w:pStyle w:val="af9"/>
              <w:numPr>
                <w:ilvl w:val="0"/>
                <w:numId w:val="100"/>
              </w:numPr>
              <w:ind w:left="256" w:right="29" w:hanging="256"/>
              <w:jc w:val="left"/>
              <w:rPr>
                <w:rFonts w:ascii="TH SarabunPSK" w:hAnsi="TH SarabunPSK" w:cs="TH SarabunPSK"/>
                <w:sz w:val="28"/>
              </w:rPr>
            </w:pPr>
            <w:r w:rsidRPr="00B60D70">
              <w:rPr>
                <w:rFonts w:ascii="TH SarabunPSK" w:eastAsia="Cordia New" w:hAnsi="TH SarabunPSK" w:cs="TH SarabunPSK" w:hint="cs"/>
                <w:sz w:val="28"/>
                <w:cs/>
                <w:lang w:val="en-GB"/>
              </w:rPr>
              <w:t>การสืบค้นข้อมูล</w:t>
            </w:r>
            <w:r w:rsidRPr="00B60D70">
              <w:rPr>
                <w:rFonts w:ascii="TH SarabunPSK" w:hAnsi="TH SarabunPSK" w:cs="TH SarabunPSK" w:hint="cs"/>
                <w:sz w:val="28"/>
                <w:cs/>
              </w:rPr>
              <w:t>ที่ทันสมัยและเกี่ยวข้องกับประเด็นที่ต้องการศึกษาได้ด้วยตนเอง</w:t>
            </w:r>
          </w:p>
          <w:p w14:paraId="3FF96D0F" w14:textId="188CA375" w:rsidR="00EB09EA" w:rsidRPr="00B60D70" w:rsidRDefault="00B91175" w:rsidP="00EB09EA">
            <w:pPr>
              <w:ind w:right="29"/>
              <w:jc w:val="left"/>
              <w:rPr>
                <w:rFonts w:ascii="TH SarabunPSK" w:hAnsi="TH SarabunPSK" w:cs="TH SarabunPSK"/>
                <w:sz w:val="28"/>
                <w:cs/>
              </w:rPr>
            </w:pPr>
            <w:r w:rsidRPr="00B60D70">
              <w:rPr>
                <w:rFonts w:ascii="TH SarabunPSK" w:hAnsi="TH SarabunPSK" w:cs="TH SarabunPSK" w:hint="cs"/>
                <w:sz w:val="28"/>
              </w:rPr>
              <w:t xml:space="preserve">CTE </w:t>
            </w:r>
            <w:r w:rsidR="00EB09EA" w:rsidRPr="00B60D70">
              <w:rPr>
                <w:rFonts w:ascii="TH SarabunPSK" w:hAnsi="TH SarabunPSK" w:cs="TH SarabunPSK" w:hint="cs"/>
                <w:sz w:val="28"/>
              </w:rPr>
              <w:t>492</w:t>
            </w:r>
          </w:p>
          <w:p w14:paraId="6129B284" w14:textId="77777777" w:rsidR="00EB09EA" w:rsidRPr="00B60D70" w:rsidRDefault="00EB09EA" w:rsidP="00FF7D50">
            <w:pPr>
              <w:pStyle w:val="af9"/>
              <w:numPr>
                <w:ilvl w:val="0"/>
                <w:numId w:val="100"/>
              </w:numPr>
              <w:ind w:left="256" w:right="29" w:hanging="256"/>
              <w:jc w:val="left"/>
              <w:rPr>
                <w:rFonts w:ascii="TH SarabunPSK" w:eastAsia="Cordia New" w:hAnsi="TH SarabunPSK" w:cs="TH SarabunPSK"/>
                <w:sz w:val="28"/>
                <w:lang w:val="en-GB"/>
              </w:rPr>
            </w:pPr>
            <w:r w:rsidRPr="00B60D70">
              <w:rPr>
                <w:rFonts w:ascii="TH SarabunPSK" w:eastAsia="Cordia New" w:hAnsi="TH SarabunPSK" w:cs="TH SarabunPSK" w:hint="cs"/>
                <w:sz w:val="28"/>
                <w:cs/>
                <w:lang w:val="en-GB"/>
              </w:rPr>
              <w:t>ออกแบบขั้นตอนการวิจัยทางครุศาสตร์โยธาได้ถูกต้องตามระเบียบวิธีการวิจัย</w:t>
            </w:r>
          </w:p>
          <w:p w14:paraId="17B26EB7" w14:textId="77777777" w:rsidR="00EB09EA" w:rsidRPr="00B60D70" w:rsidRDefault="00EB09EA" w:rsidP="00FF7D50">
            <w:pPr>
              <w:pStyle w:val="af9"/>
              <w:numPr>
                <w:ilvl w:val="0"/>
                <w:numId w:val="100"/>
              </w:numPr>
              <w:ind w:left="256" w:right="29" w:hanging="256"/>
              <w:jc w:val="left"/>
              <w:rPr>
                <w:rFonts w:ascii="TH SarabunPSK" w:eastAsia="Cordia New" w:hAnsi="TH SarabunPSK" w:cs="TH SarabunPSK"/>
                <w:sz w:val="28"/>
                <w:lang w:val="en-GB"/>
              </w:rPr>
            </w:pPr>
            <w:r w:rsidRPr="00B60D70">
              <w:rPr>
                <w:rFonts w:ascii="TH SarabunPSK" w:eastAsia="Cordia New" w:hAnsi="TH SarabunPSK" w:cs="TH SarabunPSK" w:hint="cs"/>
                <w:sz w:val="28"/>
                <w:cs/>
                <w:lang w:val="en-GB"/>
              </w:rPr>
              <w:t>เก็บรวมรวมข้อมูลภายใต้กรอบการวิจัยทางครุศาสตร์โยธาโดยใช้ระเบียบวิธีการวิจัย</w:t>
            </w:r>
          </w:p>
          <w:p w14:paraId="3EF7FA97" w14:textId="77777777" w:rsidR="00EB09EA" w:rsidRPr="00B60D70" w:rsidRDefault="00EB09EA" w:rsidP="00FF7D50">
            <w:pPr>
              <w:pStyle w:val="af9"/>
              <w:numPr>
                <w:ilvl w:val="0"/>
                <w:numId w:val="100"/>
              </w:numPr>
              <w:ind w:left="256" w:right="29" w:hanging="256"/>
              <w:jc w:val="left"/>
              <w:rPr>
                <w:rFonts w:ascii="TH SarabunPSK" w:hAnsi="TH SarabunPSK" w:cs="TH SarabunPSK"/>
                <w:sz w:val="28"/>
              </w:rPr>
            </w:pPr>
            <w:r w:rsidRPr="00B60D70">
              <w:rPr>
                <w:rFonts w:ascii="TH SarabunPSK" w:eastAsia="Cordia New" w:hAnsi="TH SarabunPSK" w:cs="TH SarabunPSK" w:hint="cs"/>
                <w:sz w:val="28"/>
                <w:cs/>
                <w:lang w:val="en-GB"/>
              </w:rPr>
              <w:t>ดำเนินการวิจัยภายใต้กรอบมาตรฐานของจรรยาบรรณในการวิจัย</w:t>
            </w:r>
          </w:p>
          <w:p w14:paraId="584CF3B6" w14:textId="2CCF1509" w:rsidR="00EB09EA" w:rsidRPr="00B60D70" w:rsidRDefault="00B91175" w:rsidP="00EB09EA">
            <w:pPr>
              <w:ind w:right="29"/>
              <w:jc w:val="left"/>
              <w:rPr>
                <w:rFonts w:ascii="TH SarabunPSK" w:hAnsi="TH SarabunPSK" w:cs="TH SarabunPSK"/>
                <w:sz w:val="28"/>
              </w:rPr>
            </w:pPr>
            <w:r w:rsidRPr="00B60D70">
              <w:rPr>
                <w:rFonts w:ascii="TH SarabunPSK" w:hAnsi="TH SarabunPSK" w:cs="TH SarabunPSK" w:hint="cs"/>
                <w:sz w:val="28"/>
              </w:rPr>
              <w:t xml:space="preserve">CTE </w:t>
            </w:r>
            <w:r w:rsidR="00EB09EA" w:rsidRPr="00B60D70">
              <w:rPr>
                <w:rFonts w:ascii="TH SarabunPSK" w:hAnsi="TH SarabunPSK" w:cs="TH SarabunPSK" w:hint="cs"/>
                <w:sz w:val="28"/>
              </w:rPr>
              <w:t>493</w:t>
            </w:r>
          </w:p>
          <w:p w14:paraId="70BB9649" w14:textId="77777777" w:rsidR="00EB09EA" w:rsidRPr="00B60D70" w:rsidRDefault="00EB09EA" w:rsidP="00FF7D50">
            <w:pPr>
              <w:pStyle w:val="af9"/>
              <w:numPr>
                <w:ilvl w:val="0"/>
                <w:numId w:val="100"/>
              </w:numPr>
              <w:ind w:left="256" w:right="29" w:hanging="256"/>
              <w:jc w:val="left"/>
              <w:rPr>
                <w:rFonts w:ascii="TH SarabunPSK" w:eastAsia="Cordia New" w:hAnsi="TH SarabunPSK" w:cs="TH SarabunPSK"/>
                <w:sz w:val="28"/>
                <w:lang w:val="en-GB"/>
              </w:rPr>
            </w:pPr>
            <w:r w:rsidRPr="00B60D70">
              <w:rPr>
                <w:rFonts w:ascii="TH SarabunPSK" w:eastAsia="Cordia New" w:hAnsi="TH SarabunPSK" w:cs="TH SarabunPSK" w:hint="cs"/>
                <w:sz w:val="28"/>
                <w:cs/>
                <w:lang w:val="en-GB"/>
              </w:rPr>
              <w:t>วิเคราะห์และสรุปผลการวิจัยทางครุศาสตร์โยธาโดยแสดงผลในรูปแบบของรายงานการวิจัย</w:t>
            </w:r>
          </w:p>
          <w:p w14:paraId="5E3EF607" w14:textId="678154CB" w:rsidR="00EB09EA" w:rsidRPr="00B60D70" w:rsidRDefault="00EB09EA" w:rsidP="00FF7D50">
            <w:pPr>
              <w:pStyle w:val="af9"/>
              <w:numPr>
                <w:ilvl w:val="0"/>
                <w:numId w:val="100"/>
              </w:numPr>
              <w:ind w:left="256" w:right="29" w:hanging="256"/>
              <w:jc w:val="left"/>
              <w:rPr>
                <w:rFonts w:ascii="TH SarabunPSK" w:hAnsi="TH SarabunPSK" w:cs="TH SarabunPSK"/>
                <w:sz w:val="28"/>
                <w:cs/>
              </w:rPr>
            </w:pPr>
            <w:r w:rsidRPr="00B60D70">
              <w:rPr>
                <w:rFonts w:ascii="TH SarabunPSK" w:eastAsia="Cordia New" w:hAnsi="TH SarabunPSK" w:cs="TH SarabunPSK" w:hint="cs"/>
                <w:sz w:val="28"/>
                <w:cs/>
                <w:lang w:val="en-GB"/>
              </w:rPr>
              <w:t>เขียนรายงานวิจัยภายใต้กรอบของจรรยาบรรณการวิจัยได้อย่างเหมาะสม</w:t>
            </w:r>
          </w:p>
        </w:tc>
      </w:tr>
      <w:tr w:rsidR="00B60D70" w:rsidRPr="00B60D70" w14:paraId="3472805B" w14:textId="77777777" w:rsidTr="00D420AC">
        <w:trPr>
          <w:trHeight w:val="397"/>
        </w:trPr>
        <w:tc>
          <w:tcPr>
            <w:tcW w:w="2263" w:type="dxa"/>
            <w:shd w:val="clear" w:color="auto" w:fill="F2F2F2" w:themeFill="background1" w:themeFillShade="F2"/>
            <w:vAlign w:val="center"/>
          </w:tcPr>
          <w:p w14:paraId="06F13767" w14:textId="77777777" w:rsidR="00EB09EA" w:rsidRPr="00B60D70" w:rsidRDefault="00EB09EA" w:rsidP="00D420AC">
            <w:pPr>
              <w:ind w:right="29"/>
              <w:jc w:val="left"/>
              <w:rPr>
                <w:rFonts w:ascii="TH SarabunPSK" w:hAnsi="TH SarabunPSK" w:cs="TH SarabunPSK"/>
                <w:sz w:val="28"/>
              </w:rPr>
            </w:pPr>
            <w:r w:rsidRPr="00B60D70">
              <w:rPr>
                <w:rFonts w:ascii="TH SarabunPSK" w:hAnsi="TH SarabunPSK" w:cs="TH SarabunPSK" w:hint="cs"/>
                <w:sz w:val="28"/>
                <w:cs/>
              </w:rPr>
              <w:t>ช่วงเวลา</w:t>
            </w:r>
          </w:p>
        </w:tc>
        <w:tc>
          <w:tcPr>
            <w:tcW w:w="6753" w:type="dxa"/>
            <w:gridSpan w:val="2"/>
            <w:vAlign w:val="center"/>
          </w:tcPr>
          <w:p w14:paraId="6EE7248F" w14:textId="77777777" w:rsidR="00EB09EA" w:rsidRPr="00B60D70" w:rsidRDefault="00EB09EA" w:rsidP="00D420AC">
            <w:pPr>
              <w:ind w:right="29"/>
              <w:jc w:val="left"/>
              <w:rPr>
                <w:rFonts w:ascii="TH SarabunPSK" w:hAnsi="TH SarabunPSK" w:cs="TH SarabunPSK"/>
                <w:sz w:val="28"/>
              </w:rPr>
            </w:pPr>
            <w:r w:rsidRPr="00B60D70">
              <w:rPr>
                <w:rFonts w:ascii="TH SarabunPSK" w:hAnsi="TH SarabunPSK" w:cs="TH SarabunPSK" w:hint="cs"/>
                <w:sz w:val="28"/>
                <w:cs/>
              </w:rPr>
              <w:t>ชั้นปีที่ 3 - 4</w:t>
            </w:r>
          </w:p>
        </w:tc>
      </w:tr>
      <w:tr w:rsidR="00B60D70" w:rsidRPr="00B60D70" w14:paraId="0B5C2364" w14:textId="77777777" w:rsidTr="00D420AC">
        <w:tc>
          <w:tcPr>
            <w:tcW w:w="2263" w:type="dxa"/>
            <w:shd w:val="clear" w:color="auto" w:fill="F2F2F2" w:themeFill="background1" w:themeFillShade="F2"/>
          </w:tcPr>
          <w:p w14:paraId="27B2E705" w14:textId="77777777" w:rsidR="00EB09EA" w:rsidRPr="00B60D70" w:rsidRDefault="00EB09EA" w:rsidP="00D420AC">
            <w:pPr>
              <w:ind w:right="29"/>
              <w:rPr>
                <w:rFonts w:ascii="TH SarabunPSK" w:hAnsi="TH SarabunPSK" w:cs="TH SarabunPSK"/>
                <w:sz w:val="28"/>
                <w:cs/>
              </w:rPr>
            </w:pPr>
            <w:r w:rsidRPr="00B60D70">
              <w:rPr>
                <w:rFonts w:ascii="TH SarabunPSK" w:hAnsi="TH SarabunPSK" w:cs="TH SarabunPSK" w:hint="cs"/>
                <w:sz w:val="28"/>
                <w:cs/>
              </w:rPr>
              <w:t>การเตรียมการ</w:t>
            </w:r>
          </w:p>
        </w:tc>
        <w:tc>
          <w:tcPr>
            <w:tcW w:w="6753" w:type="dxa"/>
            <w:gridSpan w:val="2"/>
          </w:tcPr>
          <w:p w14:paraId="15557AFE" w14:textId="427A5AAB" w:rsidR="00EB09EA" w:rsidRPr="00B60D70" w:rsidRDefault="00EB09EA" w:rsidP="00D420AC">
            <w:pPr>
              <w:ind w:right="29"/>
              <w:jc w:val="left"/>
              <w:rPr>
                <w:rFonts w:ascii="TH SarabunPSK" w:hAnsi="TH SarabunPSK" w:cs="TH SarabunPSK"/>
                <w:sz w:val="28"/>
                <w:cs/>
              </w:rPr>
            </w:pPr>
            <w:r w:rsidRPr="00B60D70">
              <w:rPr>
                <w:rFonts w:ascii="TH SarabunPSK" w:hAnsi="TH SarabunPSK" w:cs="TH SarabunPSK" w:hint="cs"/>
                <w:sz w:val="28"/>
                <w:cs/>
              </w:rPr>
              <w:t xml:space="preserve">เตรียมข้อเสนอโครงงานใน </w:t>
            </w:r>
            <w:r w:rsidR="00B91175" w:rsidRPr="00B60D70">
              <w:rPr>
                <w:rFonts w:ascii="TH SarabunPSK" w:hAnsi="TH SarabunPSK" w:cs="TH SarabunPSK" w:hint="cs"/>
                <w:sz w:val="28"/>
              </w:rPr>
              <w:t xml:space="preserve">CTE </w:t>
            </w:r>
            <w:r w:rsidRPr="00B60D70">
              <w:rPr>
                <w:rFonts w:ascii="TH SarabunPSK" w:hAnsi="TH SarabunPSK" w:cs="TH SarabunPSK" w:hint="cs"/>
                <w:sz w:val="28"/>
              </w:rPr>
              <w:t xml:space="preserve">491 </w:t>
            </w:r>
            <w:r w:rsidRPr="00B60D70">
              <w:rPr>
                <w:rFonts w:ascii="TH SarabunPSK" w:hAnsi="TH SarabunPSK" w:cs="TH SarabunPSK" w:hint="cs"/>
                <w:sz w:val="28"/>
                <w:cs/>
              </w:rPr>
              <w:t>โดยแนะนำกระบวนการวิจัยเบื้องต้นและ</w:t>
            </w:r>
            <w:r w:rsidRPr="00B60D70">
              <w:rPr>
                <w:rFonts w:ascii="TH SarabunPSK" w:hAnsi="TH SarabunPSK" w:cs="TH SarabunPSK" w:hint="cs"/>
                <w:sz w:val="28"/>
                <w:cs/>
              </w:rPr>
              <w:br/>
              <w:t>การเขียนข้อเสนอโครงงาน และแต่งตั้งอาจารย์ที่ปรึกษา</w:t>
            </w:r>
          </w:p>
        </w:tc>
      </w:tr>
      <w:tr w:rsidR="00B60D70" w:rsidRPr="00B60D70" w14:paraId="4578AD41" w14:textId="77777777" w:rsidTr="00D420AC">
        <w:tc>
          <w:tcPr>
            <w:tcW w:w="2263" w:type="dxa"/>
            <w:shd w:val="clear" w:color="auto" w:fill="F2F2F2" w:themeFill="background1" w:themeFillShade="F2"/>
          </w:tcPr>
          <w:p w14:paraId="68C660E2" w14:textId="21BE0EAF" w:rsidR="00EB09EA" w:rsidRPr="00B60D70" w:rsidRDefault="00EB09EA" w:rsidP="00D420AC">
            <w:pPr>
              <w:ind w:right="29"/>
              <w:rPr>
                <w:rFonts w:ascii="TH SarabunPSK" w:hAnsi="TH SarabunPSK" w:cs="TH SarabunPSK"/>
                <w:sz w:val="28"/>
                <w:cs/>
              </w:rPr>
            </w:pPr>
            <w:r w:rsidRPr="00B60D70">
              <w:rPr>
                <w:rFonts w:ascii="TH SarabunPSK" w:hAnsi="TH SarabunPSK" w:cs="TH SarabunPSK" w:hint="cs"/>
                <w:sz w:val="28"/>
                <w:cs/>
              </w:rPr>
              <w:t>การจัดการเรียนรู้</w:t>
            </w:r>
          </w:p>
        </w:tc>
        <w:tc>
          <w:tcPr>
            <w:tcW w:w="6753" w:type="dxa"/>
            <w:gridSpan w:val="2"/>
          </w:tcPr>
          <w:p w14:paraId="1D7FA8BA" w14:textId="15610C92" w:rsidR="00EB09EA" w:rsidRPr="00B60D70" w:rsidRDefault="00EB09EA" w:rsidP="00D420AC">
            <w:pPr>
              <w:ind w:right="29"/>
              <w:jc w:val="left"/>
              <w:rPr>
                <w:rFonts w:ascii="TH SarabunPSK" w:hAnsi="TH SarabunPSK" w:cs="TH SarabunPSK"/>
                <w:sz w:val="28"/>
                <w:cs/>
              </w:rPr>
            </w:pPr>
            <w:r w:rsidRPr="00B60D70">
              <w:rPr>
                <w:rFonts w:ascii="TH SarabunPSK" w:hAnsi="TH SarabunPSK" w:cs="TH SarabunPSK" w:hint="cs"/>
                <w:sz w:val="28"/>
                <w:cs/>
              </w:rPr>
              <w:t xml:space="preserve">ดำเนินโครงงานใน </w:t>
            </w:r>
            <w:r w:rsidR="00B91175" w:rsidRPr="00B60D70">
              <w:rPr>
                <w:rFonts w:ascii="TH SarabunPSK" w:hAnsi="TH SarabunPSK" w:cs="TH SarabunPSK" w:hint="cs"/>
                <w:sz w:val="28"/>
              </w:rPr>
              <w:t xml:space="preserve">CTE </w:t>
            </w:r>
            <w:r w:rsidRPr="00B60D70">
              <w:rPr>
                <w:rFonts w:ascii="TH SarabunPSK" w:hAnsi="TH SarabunPSK" w:cs="TH SarabunPSK" w:hint="cs"/>
                <w:sz w:val="28"/>
              </w:rPr>
              <w:t xml:space="preserve">492 </w:t>
            </w:r>
            <w:r w:rsidRPr="00B60D70">
              <w:rPr>
                <w:rFonts w:ascii="TH SarabunPSK" w:hAnsi="TH SarabunPSK" w:cs="TH SarabunPSK" w:hint="cs"/>
                <w:sz w:val="28"/>
                <w:cs/>
              </w:rPr>
              <w:t xml:space="preserve">และ </w:t>
            </w:r>
            <w:r w:rsidR="00B91175" w:rsidRPr="00B60D70">
              <w:rPr>
                <w:rFonts w:ascii="TH SarabunPSK" w:hAnsi="TH SarabunPSK" w:cs="TH SarabunPSK" w:hint="cs"/>
                <w:sz w:val="28"/>
              </w:rPr>
              <w:t xml:space="preserve">CTE </w:t>
            </w:r>
            <w:r w:rsidRPr="00B60D70">
              <w:rPr>
                <w:rFonts w:ascii="TH SarabunPSK" w:hAnsi="TH SarabunPSK" w:cs="TH SarabunPSK" w:hint="cs"/>
                <w:sz w:val="28"/>
              </w:rPr>
              <w:t xml:space="preserve">493 </w:t>
            </w:r>
            <w:r w:rsidRPr="00B60D70">
              <w:rPr>
                <w:rFonts w:ascii="TH SarabunPSK" w:hAnsi="TH SarabunPSK" w:cs="TH SarabunPSK" w:hint="cs"/>
                <w:sz w:val="28"/>
                <w:cs/>
              </w:rPr>
              <w:t>ตามข้อเสนอโครงงาน ให้คำปรึกษาเพื่อให้ดำเนินโครงงานจนสำเร็จผล และสอบนำเสนอโครงงาน</w:t>
            </w:r>
          </w:p>
        </w:tc>
      </w:tr>
      <w:tr w:rsidR="00B60D70" w:rsidRPr="00B60D70" w14:paraId="66FDC41B" w14:textId="77777777" w:rsidTr="00D420AC">
        <w:trPr>
          <w:trHeight w:val="768"/>
        </w:trPr>
        <w:tc>
          <w:tcPr>
            <w:tcW w:w="2263" w:type="dxa"/>
            <w:shd w:val="clear" w:color="auto" w:fill="F2F2F2" w:themeFill="background1" w:themeFillShade="F2"/>
          </w:tcPr>
          <w:p w14:paraId="419B6D9B" w14:textId="77777777" w:rsidR="00EB09EA" w:rsidRPr="00B60D70" w:rsidRDefault="00EB09EA" w:rsidP="00D420AC">
            <w:pPr>
              <w:ind w:right="29"/>
              <w:jc w:val="left"/>
              <w:rPr>
                <w:rFonts w:ascii="TH SarabunPSK" w:hAnsi="TH SarabunPSK" w:cs="TH SarabunPSK"/>
                <w:sz w:val="28"/>
                <w:cs/>
              </w:rPr>
            </w:pPr>
            <w:r w:rsidRPr="00B60D70">
              <w:rPr>
                <w:rFonts w:ascii="TH SarabunPSK" w:hAnsi="TH SarabunPSK" w:cs="TH SarabunPSK" w:hint="cs"/>
                <w:sz w:val="28"/>
                <w:cs/>
              </w:rPr>
              <w:t>หลักฐานและกระบวนการประเมินผล</w:t>
            </w:r>
          </w:p>
        </w:tc>
        <w:tc>
          <w:tcPr>
            <w:tcW w:w="6753" w:type="dxa"/>
            <w:gridSpan w:val="2"/>
          </w:tcPr>
          <w:p w14:paraId="02C8A8BB" w14:textId="06DA07F4" w:rsidR="00EB09EA" w:rsidRPr="00B60D70" w:rsidRDefault="00EB09EA" w:rsidP="00D420AC">
            <w:pPr>
              <w:ind w:right="29"/>
              <w:jc w:val="left"/>
              <w:rPr>
                <w:rFonts w:ascii="TH SarabunPSK" w:hAnsi="TH SarabunPSK" w:cs="TH SarabunPSK"/>
                <w:sz w:val="28"/>
                <w:cs/>
              </w:rPr>
            </w:pPr>
            <w:r w:rsidRPr="00B60D70">
              <w:rPr>
                <w:rFonts w:ascii="TH SarabunPSK" w:hAnsi="TH SarabunPSK" w:cs="TH SarabunPSK" w:hint="cs"/>
                <w:sz w:val="28"/>
                <w:cs/>
              </w:rPr>
              <w:t>แบบบันทึกความก้าวหน้าที่สะท้อนทักษะ ความสามารถ และกรอบคิดแบบเติบโตเกี่ยวกับการดำเนินโครงงานที่ต้องใช้ระยะเวลาค่อนข้างนาน</w:t>
            </w:r>
            <w:r w:rsidR="001E6B58" w:rsidRPr="00B60D70">
              <w:rPr>
                <w:rFonts w:ascii="TH SarabunPSK" w:hAnsi="TH SarabunPSK" w:cs="TH SarabunPSK"/>
                <w:sz w:val="28"/>
              </w:rPr>
              <w:t xml:space="preserve"> </w:t>
            </w:r>
            <w:r w:rsidRPr="00B60D70">
              <w:rPr>
                <w:rFonts w:ascii="TH SarabunPSK" w:hAnsi="TH SarabunPSK" w:cs="TH SarabunPSK" w:hint="cs"/>
                <w:sz w:val="28"/>
                <w:cs/>
              </w:rPr>
              <w:t>ซึ่งประเมินผลด้วยรูบริก</w:t>
            </w:r>
          </w:p>
        </w:tc>
      </w:tr>
    </w:tbl>
    <w:p w14:paraId="1802919D" w14:textId="121EF1D3" w:rsidR="009E6917" w:rsidRPr="00B60D70" w:rsidRDefault="009E6917" w:rsidP="00B1533F">
      <w:pPr>
        <w:jc w:val="left"/>
        <w:rPr>
          <w:rFonts w:ascii="TH SarabunPSK" w:hAnsi="TH SarabunPSK" w:cs="TH SarabunPSK"/>
        </w:rPr>
      </w:pPr>
    </w:p>
    <w:p w14:paraId="64FA6443" w14:textId="7EF73103" w:rsidR="00EB09EA" w:rsidRPr="00B60D70" w:rsidRDefault="00EB09EA" w:rsidP="00436035">
      <w:pPr>
        <w:pStyle w:val="3"/>
        <w:rPr>
          <w:rFonts w:ascii="TH SarabunPSK" w:hAnsi="TH SarabunPSK" w:cs="TH SarabunPSK"/>
        </w:rPr>
      </w:pPr>
      <w:bookmarkStart w:id="153" w:name="_Hlk117776621"/>
      <w:bookmarkStart w:id="154" w:name="_Toc179246009"/>
      <w:bookmarkStart w:id="155" w:name="_Toc179656377"/>
      <w:bookmarkStart w:id="156" w:name="_Toc180609457"/>
      <w:bookmarkStart w:id="157" w:name="_Toc191634073"/>
      <w:bookmarkStart w:id="158" w:name="_Hlk117775891"/>
      <w:bookmarkEnd w:id="152"/>
      <w:r w:rsidRPr="00B60D70">
        <w:rPr>
          <w:rFonts w:ascii="TH SarabunPSK" w:hAnsi="TH SarabunPSK" w:cs="TH SarabunPSK" w:hint="cs"/>
          <w:cs/>
        </w:rPr>
        <w:t>ประสบการณ์การเรียนรู้ การจัดการเรียนรู้</w:t>
      </w:r>
      <w:r w:rsidRPr="00B60D70">
        <w:rPr>
          <w:rFonts w:ascii="TH SarabunPSK" w:hAnsi="TH SarabunPSK" w:cs="TH SarabunPSK" w:hint="cs"/>
        </w:rPr>
        <w:t xml:space="preserve"> </w:t>
      </w:r>
      <w:r w:rsidRPr="00B60D70">
        <w:rPr>
          <w:rFonts w:ascii="TH SarabunPSK" w:hAnsi="TH SarabunPSK" w:cs="TH SarabunPSK" w:hint="cs"/>
          <w:cs/>
        </w:rPr>
        <w:t>การประเมิน การวัดผล และประเมินผลการเรียนรู้</w:t>
      </w:r>
      <w:bookmarkEnd w:id="153"/>
      <w:bookmarkEnd w:id="154"/>
      <w:bookmarkEnd w:id="155"/>
      <w:bookmarkEnd w:id="156"/>
      <w:bookmarkEnd w:id="157"/>
    </w:p>
    <w:p w14:paraId="0F3307EA" w14:textId="551BB3B6" w:rsidR="00436035" w:rsidRPr="00B60D70" w:rsidRDefault="00436035" w:rsidP="00874181">
      <w:pPr>
        <w:ind w:firstLine="720"/>
        <w:rPr>
          <w:rFonts w:ascii="TH SarabunPSK" w:hAnsi="TH SarabunPSK" w:cs="TH SarabunPSK"/>
        </w:rPr>
      </w:pPr>
      <w:r w:rsidRPr="00B60D70">
        <w:rPr>
          <w:rFonts w:ascii="TH SarabunPSK" w:hAnsi="TH SarabunPSK" w:cs="TH SarabunPSK" w:hint="cs"/>
          <w:cs/>
        </w:rPr>
        <w:t xml:space="preserve">หลักสูตรได้กำหนดลำดับต่อเนื่องของประสบการณ์การเรียนรู้ที่นักศึกษาคนหนึ่งจะผ่านและเกิดความก้าวหน้าจนบรรลุ </w:t>
      </w:r>
      <w:r w:rsidRPr="00B60D70">
        <w:rPr>
          <w:rFonts w:ascii="TH SarabunPSK" w:hAnsi="TH SarabunPSK" w:cs="TH SarabunPSK" w:hint="cs"/>
        </w:rPr>
        <w:t xml:space="preserve">PLOs </w:t>
      </w:r>
      <w:r w:rsidRPr="00B60D70">
        <w:rPr>
          <w:rFonts w:ascii="TH SarabunPSK" w:hAnsi="TH SarabunPSK" w:cs="TH SarabunPSK" w:hint="cs"/>
          <w:cs/>
        </w:rPr>
        <w:t>ได้ สาระสำคัญและรายละเอียดของแผนการศึกษา การประเมิน และการประเมินผล เป็นดังนี้</w:t>
      </w:r>
    </w:p>
    <w:p w14:paraId="0B3A858A" w14:textId="77777777" w:rsidR="000236C1" w:rsidRPr="00B60D70" w:rsidRDefault="000236C1" w:rsidP="00874181">
      <w:pPr>
        <w:ind w:firstLine="720"/>
        <w:rPr>
          <w:rFonts w:ascii="TH SarabunPSK" w:hAnsi="TH SarabunPSK" w:cs="TH SarabunPSK"/>
        </w:rPr>
      </w:pPr>
    </w:p>
    <w:p w14:paraId="487CB997" w14:textId="1C8253BD" w:rsidR="00436035" w:rsidRPr="00B60D70" w:rsidRDefault="00436035" w:rsidP="00436035">
      <w:pPr>
        <w:pStyle w:val="4"/>
        <w:rPr>
          <w:rFonts w:ascii="TH SarabunPSK" w:hAnsi="TH SarabunPSK" w:cs="TH SarabunPSK"/>
        </w:rPr>
      </w:pPr>
      <w:r w:rsidRPr="00B60D70">
        <w:rPr>
          <w:rFonts w:ascii="TH SarabunPSK" w:hAnsi="TH SarabunPSK" w:cs="TH SarabunPSK" w:hint="cs"/>
          <w:cs/>
        </w:rPr>
        <w:t>ประสบการณ์การเรียนรู้และการพัฒนาทักษะการเรียนรู้ตลอดชีวิต</w:t>
      </w:r>
    </w:p>
    <w:p w14:paraId="5C7EAA2C" w14:textId="6B7215D5" w:rsidR="009E6917" w:rsidRPr="00B60D70" w:rsidRDefault="00D756E0" w:rsidP="00087BD4">
      <w:pPr>
        <w:pStyle w:val="5"/>
        <w:ind w:left="1418" w:hanging="425"/>
        <w:rPr>
          <w:rFonts w:ascii="TH SarabunPSK" w:hAnsi="TH SarabunPSK" w:cs="TH SarabunPSK"/>
        </w:rPr>
      </w:pPr>
      <w:bookmarkStart w:id="159" w:name="_Hlk117775902"/>
      <w:bookmarkEnd w:id="158"/>
      <w:r w:rsidRPr="00B60D70">
        <w:rPr>
          <w:rFonts w:ascii="TH SarabunPSK" w:hAnsi="TH SarabunPSK" w:cs="TH SarabunPSK" w:hint="cs"/>
          <w:cs/>
          <w:lang w:val="th-TH"/>
        </w:rPr>
        <w:t>แผนการ</w:t>
      </w:r>
      <w:r w:rsidRPr="00B60D70">
        <w:rPr>
          <w:rFonts w:ascii="TH SarabunPSK" w:hAnsi="TH SarabunPSK" w:cs="TH SarabunPSK" w:hint="cs"/>
          <w:cs/>
        </w:rPr>
        <w:t>ศึกษา</w:t>
      </w:r>
      <w:bookmarkEnd w:id="159"/>
      <w:r w:rsidRPr="00B60D70">
        <w:rPr>
          <w:rFonts w:ascii="TH SarabunPSK" w:hAnsi="TH SarabunPSK" w:cs="TH SarabunPSK" w:hint="cs"/>
          <w:cs/>
        </w:rPr>
        <w:t xml:space="preserve"> </w:t>
      </w:r>
      <w:r w:rsidR="00436035" w:rsidRPr="00B60D70">
        <w:rPr>
          <w:rFonts w:ascii="TH SarabunPSK" w:hAnsi="TH SarabunPSK" w:cs="TH SarabunPSK" w:hint="cs"/>
          <w:cs/>
        </w:rPr>
        <w:t>(ลำดับประสบการณ์การเรียนรู้)</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3374"/>
        <w:gridCol w:w="2254"/>
        <w:gridCol w:w="2169"/>
      </w:tblGrid>
      <w:tr w:rsidR="00B60D70" w:rsidRPr="00B60D70" w14:paraId="4DBD3CBA" w14:textId="77777777" w:rsidTr="00436035">
        <w:tc>
          <w:tcPr>
            <w:tcW w:w="1134" w:type="dxa"/>
            <w:shd w:val="clear" w:color="auto" w:fill="F2F2F2" w:themeFill="background1" w:themeFillShade="F2"/>
          </w:tcPr>
          <w:p w14:paraId="699C576C" w14:textId="08232262" w:rsidR="00436035" w:rsidRPr="00B60D70" w:rsidRDefault="00436035" w:rsidP="00436035">
            <w:pPr>
              <w:rPr>
                <w:rFonts w:ascii="TH SarabunPSK" w:hAnsi="TH SarabunPSK" w:cs="TH SarabunPSK"/>
                <w:b/>
                <w:bCs/>
              </w:rPr>
            </w:pPr>
            <w:r w:rsidRPr="00B60D70">
              <w:rPr>
                <w:rFonts w:ascii="TH SarabunPSK" w:hAnsi="TH SarabunPSK" w:cs="TH SarabunPSK" w:hint="cs"/>
                <w:b/>
                <w:bCs/>
                <w:cs/>
                <w:lang w:val="th-TH"/>
              </w:rPr>
              <w:t xml:space="preserve">ชั้นปีที่ </w:t>
            </w:r>
            <w:r w:rsidRPr="00B60D70">
              <w:rPr>
                <w:rFonts w:ascii="TH SarabunPSK" w:hAnsi="TH SarabunPSK" w:cs="TH SarabunPSK" w:hint="cs"/>
                <w:b/>
                <w:bCs/>
              </w:rPr>
              <w:t>1</w:t>
            </w:r>
            <w:r w:rsidR="00BD7F9D" w:rsidRPr="00B60D70">
              <w:rPr>
                <w:rFonts w:ascii="TH SarabunPSK" w:hAnsi="TH SarabunPSK" w:cs="TH SarabunPSK" w:hint="cs"/>
                <w:b/>
                <w:bCs/>
                <w:cs/>
              </w:rPr>
              <w:t xml:space="preserve"> </w:t>
            </w:r>
            <w:r w:rsidRPr="00B60D70">
              <w:rPr>
                <w:rFonts w:ascii="TH SarabunPSK" w:hAnsi="TH SarabunPSK" w:cs="TH SarabunPSK" w:hint="cs"/>
                <w:b/>
                <w:bCs/>
                <w:cs/>
              </w:rPr>
              <w:t xml:space="preserve"> </w:t>
            </w:r>
          </w:p>
        </w:tc>
        <w:tc>
          <w:tcPr>
            <w:tcW w:w="3374" w:type="dxa"/>
            <w:shd w:val="clear" w:color="auto" w:fill="F2F2F2" w:themeFill="background1" w:themeFillShade="F2"/>
          </w:tcPr>
          <w:p w14:paraId="2DD2C365" w14:textId="5B26D389" w:rsidR="00436035" w:rsidRPr="00B60D70" w:rsidRDefault="00436035" w:rsidP="00436035">
            <w:pPr>
              <w:rPr>
                <w:rFonts w:ascii="TH SarabunPSK" w:hAnsi="TH SarabunPSK" w:cs="TH SarabunPSK"/>
                <w:b/>
                <w:bCs/>
              </w:rPr>
            </w:pPr>
            <w:r w:rsidRPr="00B60D70">
              <w:rPr>
                <w:rFonts w:ascii="TH SarabunPSK" w:hAnsi="TH SarabunPSK" w:cs="TH SarabunPSK" w:hint="cs"/>
                <w:b/>
                <w:bCs/>
                <w:cs/>
                <w:lang w:val="th-TH"/>
              </w:rPr>
              <w:t xml:space="preserve">ภาคการศึกษาที่ </w:t>
            </w:r>
            <w:r w:rsidRPr="00B60D70">
              <w:rPr>
                <w:rFonts w:ascii="TH SarabunPSK" w:hAnsi="TH SarabunPSK" w:cs="TH SarabunPSK" w:hint="cs"/>
                <w:b/>
                <w:bCs/>
              </w:rPr>
              <w:t>1</w:t>
            </w:r>
            <w:r w:rsidR="00BD7F9D" w:rsidRPr="00B60D70">
              <w:rPr>
                <w:rFonts w:ascii="TH SarabunPSK" w:hAnsi="TH SarabunPSK" w:cs="TH SarabunPSK" w:hint="cs"/>
                <w:b/>
                <w:bCs/>
                <w:cs/>
              </w:rPr>
              <w:t xml:space="preserve">  </w:t>
            </w:r>
            <w:r w:rsidRPr="00B60D70">
              <w:rPr>
                <w:rFonts w:ascii="TH SarabunPSK" w:hAnsi="TH SarabunPSK" w:cs="TH SarabunPSK" w:hint="cs"/>
                <w:b/>
                <w:bCs/>
                <w:cs/>
              </w:rPr>
              <w:t xml:space="preserve"> </w:t>
            </w:r>
          </w:p>
        </w:tc>
        <w:tc>
          <w:tcPr>
            <w:tcW w:w="2254" w:type="dxa"/>
            <w:shd w:val="clear" w:color="auto" w:fill="F2F2F2" w:themeFill="background1" w:themeFillShade="F2"/>
          </w:tcPr>
          <w:p w14:paraId="099EC885" w14:textId="77777777" w:rsidR="00436035" w:rsidRPr="00B60D70" w:rsidRDefault="00436035" w:rsidP="00436035">
            <w:pPr>
              <w:rPr>
                <w:rFonts w:ascii="TH SarabunPSK" w:hAnsi="TH SarabunPSK" w:cs="TH SarabunPSK"/>
                <w:b/>
                <w:bCs/>
              </w:rPr>
            </w:pPr>
          </w:p>
        </w:tc>
        <w:tc>
          <w:tcPr>
            <w:tcW w:w="2169" w:type="dxa"/>
            <w:shd w:val="clear" w:color="auto" w:fill="F2F2F2" w:themeFill="background1" w:themeFillShade="F2"/>
          </w:tcPr>
          <w:p w14:paraId="2B7F4D17" w14:textId="26820393" w:rsidR="00436035" w:rsidRPr="00B60D70" w:rsidRDefault="00436035" w:rsidP="00436035">
            <w:pPr>
              <w:jc w:val="right"/>
              <w:rPr>
                <w:rFonts w:ascii="TH SarabunPSK" w:hAnsi="TH SarabunPSK" w:cs="TH SarabunPSK"/>
                <w:b/>
                <w:bCs/>
              </w:rPr>
            </w:pPr>
            <w:r w:rsidRPr="00B60D70">
              <w:rPr>
                <w:rFonts w:ascii="TH SarabunPSK" w:hAnsi="TH SarabunPSK" w:cs="TH SarabunPSK" w:hint="cs"/>
                <w:b/>
                <w:bCs/>
                <w:cs/>
                <w:lang w:val="th-TH"/>
              </w:rPr>
              <w:t>จำนวนหน่วยกิต</w:t>
            </w:r>
          </w:p>
        </w:tc>
      </w:tr>
    </w:tbl>
    <w:tbl>
      <w:tblPr>
        <w:tblW w:w="9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417"/>
        <w:gridCol w:w="5240"/>
        <w:gridCol w:w="1418"/>
      </w:tblGrid>
      <w:tr w:rsidR="00B60D70" w:rsidRPr="00B60D70" w14:paraId="54DA2273" w14:textId="77777777" w:rsidTr="00F551BD">
        <w:trPr>
          <w:trHeight w:val="288"/>
        </w:trPr>
        <w:tc>
          <w:tcPr>
            <w:tcW w:w="993" w:type="dxa"/>
            <w:tcBorders>
              <w:top w:val="nil"/>
              <w:left w:val="nil"/>
              <w:bottom w:val="nil"/>
              <w:right w:val="nil"/>
            </w:tcBorders>
            <w:shd w:val="clear" w:color="auto" w:fill="auto"/>
            <w:noWrap/>
            <w:vAlign w:val="bottom"/>
          </w:tcPr>
          <w:p w14:paraId="4DF7CBD0" w14:textId="77777777" w:rsidR="009E6917" w:rsidRPr="00B60D70" w:rsidRDefault="009E6917" w:rsidP="00592146">
            <w:pPr>
              <w:rPr>
                <w:rFonts w:ascii="TH SarabunPSK" w:hAnsi="TH SarabunPSK" w:cs="TH SarabunPSK"/>
              </w:rPr>
            </w:pPr>
          </w:p>
        </w:tc>
        <w:tc>
          <w:tcPr>
            <w:tcW w:w="1417" w:type="dxa"/>
            <w:tcBorders>
              <w:top w:val="nil"/>
              <w:left w:val="nil"/>
              <w:bottom w:val="nil"/>
              <w:right w:val="nil"/>
            </w:tcBorders>
            <w:shd w:val="clear" w:color="auto" w:fill="auto"/>
            <w:noWrap/>
          </w:tcPr>
          <w:p w14:paraId="3652D4D0" w14:textId="35B94FEE" w:rsidR="009E6917" w:rsidRPr="00B60D70" w:rsidRDefault="00F551BD" w:rsidP="00592146">
            <w:pPr>
              <w:rPr>
                <w:rFonts w:ascii="TH SarabunPSK" w:hAnsi="TH SarabunPSK" w:cs="TH SarabunPSK"/>
              </w:rPr>
            </w:pPr>
            <w:r w:rsidRPr="00B60D70">
              <w:rPr>
                <w:rFonts w:ascii="TH SarabunPSK" w:hAnsi="TH SarabunPSK" w:cs="TH SarabunPSK" w:hint="cs"/>
              </w:rPr>
              <w:t xml:space="preserve">GEN </w:t>
            </w:r>
            <w:r w:rsidR="00D756E0" w:rsidRPr="00B60D70">
              <w:rPr>
                <w:rFonts w:ascii="TH SarabunPSK" w:hAnsi="TH SarabunPSK" w:cs="TH SarabunPSK" w:hint="cs"/>
                <w:cs/>
              </w:rPr>
              <w:t>111</w:t>
            </w:r>
          </w:p>
        </w:tc>
        <w:tc>
          <w:tcPr>
            <w:tcW w:w="5240" w:type="dxa"/>
            <w:tcBorders>
              <w:top w:val="nil"/>
              <w:left w:val="nil"/>
              <w:bottom w:val="nil"/>
              <w:right w:val="nil"/>
            </w:tcBorders>
            <w:shd w:val="clear" w:color="auto" w:fill="auto"/>
            <w:noWrap/>
          </w:tcPr>
          <w:p w14:paraId="22BB0FC6" w14:textId="6B6629F0" w:rsidR="008667AD" w:rsidRPr="00B60D70" w:rsidRDefault="00D756E0" w:rsidP="00436035">
            <w:pPr>
              <w:rPr>
                <w:rFonts w:ascii="TH SarabunPSK" w:hAnsi="TH SarabunPSK" w:cs="TH SarabunPSK"/>
              </w:rPr>
            </w:pPr>
            <w:r w:rsidRPr="00B60D70">
              <w:rPr>
                <w:rFonts w:ascii="TH SarabunPSK" w:hAnsi="TH SarabunPSK" w:cs="TH SarabunPSK" w:hint="cs"/>
                <w:cs/>
                <w:lang w:val="th-TH"/>
              </w:rPr>
              <w:t>มนุษย์กับหลักจ</w:t>
            </w:r>
            <w:proofErr w:type="spellStart"/>
            <w:r w:rsidRPr="00B60D70">
              <w:rPr>
                <w:rFonts w:ascii="TH SarabunPSK" w:hAnsi="TH SarabunPSK" w:cs="TH SarabunPSK" w:hint="cs"/>
                <w:cs/>
                <w:lang w:val="th-TH"/>
              </w:rPr>
              <w:t>ริย</w:t>
            </w:r>
            <w:proofErr w:type="spellEnd"/>
            <w:r w:rsidRPr="00B60D70">
              <w:rPr>
                <w:rFonts w:ascii="TH SarabunPSK" w:hAnsi="TH SarabunPSK" w:cs="TH SarabunPSK" w:hint="cs"/>
                <w:cs/>
                <w:lang w:val="th-TH"/>
              </w:rPr>
              <w:t>ศาสตร์เพื่อการดำเนินชีวิต</w:t>
            </w:r>
          </w:p>
        </w:tc>
        <w:tc>
          <w:tcPr>
            <w:tcW w:w="1418" w:type="dxa"/>
            <w:tcBorders>
              <w:top w:val="nil"/>
              <w:left w:val="nil"/>
              <w:bottom w:val="nil"/>
              <w:right w:val="nil"/>
            </w:tcBorders>
            <w:shd w:val="clear" w:color="auto" w:fill="auto"/>
            <w:noWrap/>
          </w:tcPr>
          <w:p w14:paraId="7D58DB18" w14:textId="77777777" w:rsidR="009E6917" w:rsidRPr="00B60D70" w:rsidRDefault="00D756E0" w:rsidP="00436035">
            <w:pPr>
              <w:jc w:val="right"/>
              <w:rPr>
                <w:rFonts w:ascii="TH SarabunPSK" w:hAnsi="TH SarabunPSK" w:cs="TH SarabunPSK"/>
              </w:rPr>
            </w:pPr>
            <w:r w:rsidRPr="00B60D70">
              <w:rPr>
                <w:rFonts w:ascii="TH SarabunPSK" w:hAnsi="TH SarabunPSK" w:cs="TH SarabunPSK" w:hint="cs"/>
                <w:cs/>
              </w:rPr>
              <w:t>3 (3-0-6)</w:t>
            </w:r>
          </w:p>
        </w:tc>
      </w:tr>
      <w:tr w:rsidR="00B60D70" w:rsidRPr="00B60D70" w14:paraId="1727B4EE" w14:textId="77777777" w:rsidTr="00F551BD">
        <w:trPr>
          <w:trHeight w:val="288"/>
        </w:trPr>
        <w:tc>
          <w:tcPr>
            <w:tcW w:w="993" w:type="dxa"/>
            <w:tcBorders>
              <w:top w:val="nil"/>
              <w:left w:val="nil"/>
              <w:bottom w:val="nil"/>
              <w:right w:val="nil"/>
            </w:tcBorders>
            <w:shd w:val="clear" w:color="auto" w:fill="auto"/>
            <w:noWrap/>
            <w:vAlign w:val="bottom"/>
          </w:tcPr>
          <w:p w14:paraId="4F6883FF" w14:textId="77777777" w:rsidR="009E6917" w:rsidRPr="00B60D70" w:rsidRDefault="009E6917" w:rsidP="00592146">
            <w:pPr>
              <w:rPr>
                <w:rFonts w:ascii="TH SarabunPSK" w:hAnsi="TH SarabunPSK" w:cs="TH SarabunPSK"/>
              </w:rPr>
            </w:pPr>
          </w:p>
        </w:tc>
        <w:tc>
          <w:tcPr>
            <w:tcW w:w="1417" w:type="dxa"/>
            <w:tcBorders>
              <w:top w:val="nil"/>
              <w:left w:val="nil"/>
              <w:bottom w:val="nil"/>
              <w:right w:val="nil"/>
            </w:tcBorders>
            <w:shd w:val="clear" w:color="auto" w:fill="auto"/>
            <w:noWrap/>
          </w:tcPr>
          <w:p w14:paraId="779CAEE4" w14:textId="1A6521B6" w:rsidR="009E6917" w:rsidRPr="00B60D70" w:rsidRDefault="00F551BD" w:rsidP="00592146">
            <w:pPr>
              <w:rPr>
                <w:rFonts w:ascii="TH SarabunPSK" w:hAnsi="TH SarabunPSK" w:cs="TH SarabunPSK"/>
              </w:rPr>
            </w:pPr>
            <w:r w:rsidRPr="00B60D70">
              <w:rPr>
                <w:rFonts w:ascii="TH SarabunPSK" w:hAnsi="TH SarabunPSK" w:cs="TH SarabunPSK" w:hint="cs"/>
              </w:rPr>
              <w:t xml:space="preserve">GEN </w:t>
            </w:r>
            <w:r w:rsidR="00D756E0" w:rsidRPr="00B60D70">
              <w:rPr>
                <w:rFonts w:ascii="TH SarabunPSK" w:hAnsi="TH SarabunPSK" w:cs="TH SarabunPSK" w:hint="cs"/>
                <w:cs/>
              </w:rPr>
              <w:t>241</w:t>
            </w:r>
          </w:p>
        </w:tc>
        <w:tc>
          <w:tcPr>
            <w:tcW w:w="5240" w:type="dxa"/>
            <w:tcBorders>
              <w:top w:val="nil"/>
              <w:left w:val="nil"/>
              <w:bottom w:val="nil"/>
              <w:right w:val="nil"/>
            </w:tcBorders>
            <w:shd w:val="clear" w:color="auto" w:fill="auto"/>
            <w:noWrap/>
          </w:tcPr>
          <w:p w14:paraId="50EE5830" w14:textId="16782099" w:rsidR="007D72D3" w:rsidRPr="00B60D70" w:rsidRDefault="00D756E0" w:rsidP="00436035">
            <w:pPr>
              <w:rPr>
                <w:rFonts w:ascii="TH SarabunPSK" w:hAnsi="TH SarabunPSK" w:cs="TH SarabunPSK"/>
              </w:rPr>
            </w:pPr>
            <w:r w:rsidRPr="00B60D70">
              <w:rPr>
                <w:rFonts w:ascii="TH SarabunPSK" w:hAnsi="TH SarabunPSK" w:cs="TH SarabunPSK" w:hint="cs"/>
                <w:cs/>
                <w:lang w:val="th-TH"/>
              </w:rPr>
              <w:t>ความงดงามแห่งชีวิต</w:t>
            </w:r>
          </w:p>
        </w:tc>
        <w:tc>
          <w:tcPr>
            <w:tcW w:w="1418" w:type="dxa"/>
            <w:tcBorders>
              <w:top w:val="nil"/>
              <w:left w:val="nil"/>
              <w:bottom w:val="nil"/>
              <w:right w:val="nil"/>
            </w:tcBorders>
            <w:shd w:val="clear" w:color="auto" w:fill="auto"/>
            <w:noWrap/>
          </w:tcPr>
          <w:p w14:paraId="62BA10E9" w14:textId="77777777" w:rsidR="009E6917" w:rsidRPr="00B60D70" w:rsidRDefault="00D756E0" w:rsidP="00436035">
            <w:pPr>
              <w:jc w:val="right"/>
              <w:rPr>
                <w:rFonts w:ascii="TH SarabunPSK" w:hAnsi="TH SarabunPSK" w:cs="TH SarabunPSK"/>
                <w:cs/>
              </w:rPr>
            </w:pPr>
            <w:r w:rsidRPr="00B60D70">
              <w:rPr>
                <w:rFonts w:ascii="TH SarabunPSK" w:hAnsi="TH SarabunPSK" w:cs="TH SarabunPSK" w:hint="cs"/>
                <w:cs/>
              </w:rPr>
              <w:t>3 (3-0-6)</w:t>
            </w:r>
          </w:p>
        </w:tc>
      </w:tr>
      <w:tr w:rsidR="00B60D70" w:rsidRPr="00B60D70" w14:paraId="3B4D863D" w14:textId="77777777" w:rsidTr="00F551BD">
        <w:trPr>
          <w:trHeight w:val="288"/>
        </w:trPr>
        <w:tc>
          <w:tcPr>
            <w:tcW w:w="993" w:type="dxa"/>
            <w:tcBorders>
              <w:top w:val="nil"/>
              <w:left w:val="nil"/>
              <w:bottom w:val="nil"/>
              <w:right w:val="nil"/>
            </w:tcBorders>
            <w:shd w:val="clear" w:color="auto" w:fill="auto"/>
            <w:noWrap/>
            <w:vAlign w:val="bottom"/>
          </w:tcPr>
          <w:p w14:paraId="6954D2B8" w14:textId="77777777" w:rsidR="00C26011" w:rsidRPr="00B60D70" w:rsidRDefault="00C26011" w:rsidP="00C26011">
            <w:pPr>
              <w:rPr>
                <w:rFonts w:ascii="TH SarabunPSK" w:hAnsi="TH SarabunPSK" w:cs="TH SarabunPSK"/>
              </w:rPr>
            </w:pPr>
          </w:p>
        </w:tc>
        <w:tc>
          <w:tcPr>
            <w:tcW w:w="1417" w:type="dxa"/>
            <w:tcBorders>
              <w:top w:val="nil"/>
              <w:left w:val="nil"/>
              <w:bottom w:val="nil"/>
              <w:right w:val="nil"/>
            </w:tcBorders>
            <w:shd w:val="clear" w:color="auto" w:fill="auto"/>
            <w:noWrap/>
          </w:tcPr>
          <w:p w14:paraId="7624C8E3" w14:textId="01FA7494" w:rsidR="00C26011" w:rsidRPr="00B60D70" w:rsidRDefault="00F551BD" w:rsidP="00C26011">
            <w:pPr>
              <w:rPr>
                <w:rFonts w:ascii="TH SarabunPSK" w:hAnsi="TH SarabunPSK" w:cs="TH SarabunPSK"/>
                <w:lang w:val="th-TH"/>
              </w:rPr>
            </w:pPr>
            <w:r w:rsidRPr="00B60D70">
              <w:rPr>
                <w:rFonts w:ascii="TH SarabunPSK" w:hAnsi="TH SarabunPSK" w:cs="TH SarabunPSK" w:hint="cs"/>
              </w:rPr>
              <w:t xml:space="preserve">LNG </w:t>
            </w:r>
            <w:r w:rsidR="00C26011" w:rsidRPr="00B60D70">
              <w:rPr>
                <w:rFonts w:ascii="TH SarabunPSK" w:hAnsi="TH SarabunPSK" w:cs="TH SarabunPSK" w:hint="cs"/>
              </w:rPr>
              <w:t>120</w:t>
            </w:r>
          </w:p>
        </w:tc>
        <w:tc>
          <w:tcPr>
            <w:tcW w:w="5240" w:type="dxa"/>
            <w:tcBorders>
              <w:top w:val="nil"/>
              <w:left w:val="nil"/>
              <w:bottom w:val="nil"/>
              <w:right w:val="nil"/>
            </w:tcBorders>
            <w:shd w:val="clear" w:color="auto" w:fill="auto"/>
            <w:noWrap/>
          </w:tcPr>
          <w:p w14:paraId="7C3BA9D1" w14:textId="36343281" w:rsidR="00C26011" w:rsidRPr="00B60D70" w:rsidRDefault="00C26011" w:rsidP="00C26011">
            <w:pPr>
              <w:rPr>
                <w:rFonts w:ascii="TH SarabunPSK" w:hAnsi="TH SarabunPSK" w:cs="TH SarabunPSK"/>
                <w:lang w:val="th-TH"/>
              </w:rPr>
            </w:pPr>
            <w:r w:rsidRPr="00B60D70">
              <w:rPr>
                <w:rFonts w:ascii="TH SarabunPSK" w:hAnsi="TH SarabunPSK" w:cs="TH SarabunPSK" w:hint="cs"/>
                <w:cs/>
              </w:rPr>
              <w:t>ภาษาอังกฤษทั่วไป</w:t>
            </w:r>
          </w:p>
        </w:tc>
        <w:tc>
          <w:tcPr>
            <w:tcW w:w="1418" w:type="dxa"/>
            <w:tcBorders>
              <w:top w:val="nil"/>
              <w:left w:val="nil"/>
              <w:bottom w:val="nil"/>
              <w:right w:val="nil"/>
            </w:tcBorders>
            <w:shd w:val="clear" w:color="auto" w:fill="auto"/>
            <w:noWrap/>
          </w:tcPr>
          <w:p w14:paraId="17EEB2C9" w14:textId="43B49B84" w:rsidR="00C26011" w:rsidRPr="00B60D70" w:rsidRDefault="00C26011" w:rsidP="00C26011">
            <w:pPr>
              <w:jc w:val="right"/>
              <w:rPr>
                <w:rFonts w:ascii="TH SarabunPSK" w:hAnsi="TH SarabunPSK" w:cs="TH SarabunPSK"/>
                <w:lang w:val="th-TH"/>
              </w:rPr>
            </w:pPr>
            <w:r w:rsidRPr="00B60D70">
              <w:rPr>
                <w:rFonts w:ascii="TH SarabunPSK" w:hAnsi="TH SarabunPSK" w:cs="TH SarabunPSK" w:hint="cs"/>
              </w:rPr>
              <w:t>3</w:t>
            </w:r>
            <w:r w:rsidR="00C50519" w:rsidRPr="00B60D70">
              <w:rPr>
                <w:rFonts w:ascii="TH SarabunPSK" w:hAnsi="TH SarabunPSK" w:cs="TH SarabunPSK" w:hint="cs"/>
              </w:rPr>
              <w:t xml:space="preserve"> </w:t>
            </w:r>
            <w:r w:rsidRPr="00B60D70">
              <w:rPr>
                <w:rFonts w:ascii="TH SarabunPSK" w:hAnsi="TH SarabunPSK" w:cs="TH SarabunPSK" w:hint="cs"/>
              </w:rPr>
              <w:t>(3-0-6)</w:t>
            </w:r>
          </w:p>
        </w:tc>
      </w:tr>
      <w:tr w:rsidR="00B60D70" w:rsidRPr="00B60D70" w14:paraId="4CCB3428" w14:textId="77777777" w:rsidTr="00F551BD">
        <w:trPr>
          <w:trHeight w:val="288"/>
        </w:trPr>
        <w:tc>
          <w:tcPr>
            <w:tcW w:w="993" w:type="dxa"/>
            <w:tcBorders>
              <w:top w:val="nil"/>
              <w:left w:val="nil"/>
              <w:bottom w:val="nil"/>
              <w:right w:val="nil"/>
            </w:tcBorders>
            <w:shd w:val="clear" w:color="auto" w:fill="auto"/>
            <w:noWrap/>
            <w:vAlign w:val="bottom"/>
          </w:tcPr>
          <w:p w14:paraId="282394FF" w14:textId="77777777" w:rsidR="00F66E18" w:rsidRPr="00B60D70" w:rsidRDefault="00F66E18" w:rsidP="00F66E18">
            <w:pPr>
              <w:rPr>
                <w:rFonts w:ascii="TH SarabunPSK" w:hAnsi="TH SarabunPSK" w:cs="TH SarabunPSK"/>
              </w:rPr>
            </w:pPr>
          </w:p>
        </w:tc>
        <w:tc>
          <w:tcPr>
            <w:tcW w:w="1417" w:type="dxa"/>
            <w:tcBorders>
              <w:top w:val="nil"/>
              <w:left w:val="nil"/>
              <w:bottom w:val="nil"/>
              <w:right w:val="nil"/>
            </w:tcBorders>
            <w:shd w:val="clear" w:color="auto" w:fill="auto"/>
            <w:noWrap/>
          </w:tcPr>
          <w:p w14:paraId="7817D55F" w14:textId="07AF3138" w:rsidR="00F66E18" w:rsidRPr="00B60D70" w:rsidRDefault="00F551BD" w:rsidP="00F66E18">
            <w:pPr>
              <w:rPr>
                <w:rFonts w:ascii="TH SarabunPSK" w:hAnsi="TH SarabunPSK" w:cs="TH SarabunPSK"/>
                <w:lang w:val="th-TH"/>
              </w:rPr>
            </w:pPr>
            <w:r w:rsidRPr="00B60D70">
              <w:rPr>
                <w:rFonts w:ascii="TH SarabunPSK" w:hAnsi="TH SarabunPSK" w:cs="TH SarabunPSK" w:hint="cs"/>
                <w:lang w:val="th-TH"/>
              </w:rPr>
              <w:t xml:space="preserve">PHY </w:t>
            </w:r>
            <w:r w:rsidR="00F66E18" w:rsidRPr="00B60D70">
              <w:rPr>
                <w:rFonts w:ascii="TH SarabunPSK" w:hAnsi="TH SarabunPSK" w:cs="TH SarabunPSK" w:hint="cs"/>
                <w:lang w:val="th-TH"/>
              </w:rPr>
              <w:t xml:space="preserve">10301 </w:t>
            </w:r>
          </w:p>
        </w:tc>
        <w:tc>
          <w:tcPr>
            <w:tcW w:w="5240" w:type="dxa"/>
            <w:tcBorders>
              <w:top w:val="nil"/>
              <w:left w:val="nil"/>
              <w:bottom w:val="nil"/>
              <w:right w:val="nil"/>
            </w:tcBorders>
            <w:shd w:val="clear" w:color="auto" w:fill="auto"/>
            <w:noWrap/>
          </w:tcPr>
          <w:p w14:paraId="45619C71" w14:textId="6F752A2D" w:rsidR="00F66E18" w:rsidRPr="00B60D70" w:rsidRDefault="00F66E18" w:rsidP="00F66E18">
            <w:pPr>
              <w:rPr>
                <w:rFonts w:ascii="TH SarabunPSK" w:hAnsi="TH SarabunPSK" w:cs="TH SarabunPSK"/>
                <w:lang w:val="th-TH"/>
              </w:rPr>
            </w:pPr>
            <w:r w:rsidRPr="00B60D70">
              <w:rPr>
                <w:rFonts w:ascii="TH SarabunPSK" w:hAnsi="TH SarabunPSK" w:cs="TH SarabunPSK" w:hint="cs"/>
                <w:cs/>
                <w:lang w:val="th-TH"/>
              </w:rPr>
              <w:t>แรงและการเคลื่อนที่</w:t>
            </w:r>
          </w:p>
        </w:tc>
        <w:tc>
          <w:tcPr>
            <w:tcW w:w="1418" w:type="dxa"/>
            <w:tcBorders>
              <w:top w:val="nil"/>
              <w:left w:val="nil"/>
              <w:bottom w:val="nil"/>
              <w:right w:val="nil"/>
            </w:tcBorders>
            <w:shd w:val="clear" w:color="auto" w:fill="auto"/>
            <w:noWrap/>
          </w:tcPr>
          <w:p w14:paraId="4CBB6980" w14:textId="5E5E4B28" w:rsidR="00F66E18" w:rsidRPr="00B60D70" w:rsidRDefault="00F66E18" w:rsidP="00F66E18">
            <w:pPr>
              <w:jc w:val="right"/>
              <w:rPr>
                <w:rFonts w:ascii="TH SarabunPSK" w:hAnsi="TH SarabunPSK" w:cs="TH SarabunPSK"/>
                <w:lang w:val="th-TH"/>
              </w:rPr>
            </w:pPr>
            <w:r w:rsidRPr="00B60D70">
              <w:rPr>
                <w:rFonts w:ascii="TH SarabunPSK" w:hAnsi="TH SarabunPSK" w:cs="TH SarabunPSK" w:hint="cs"/>
                <w:lang w:val="th-TH"/>
              </w:rPr>
              <w:t>1 (1-0-2)</w:t>
            </w:r>
          </w:p>
        </w:tc>
      </w:tr>
      <w:tr w:rsidR="00B60D70" w:rsidRPr="00B60D70" w14:paraId="2423ADA3" w14:textId="77777777" w:rsidTr="00F551BD">
        <w:trPr>
          <w:trHeight w:val="288"/>
        </w:trPr>
        <w:tc>
          <w:tcPr>
            <w:tcW w:w="993" w:type="dxa"/>
            <w:tcBorders>
              <w:top w:val="nil"/>
              <w:left w:val="nil"/>
              <w:bottom w:val="nil"/>
              <w:right w:val="nil"/>
            </w:tcBorders>
            <w:shd w:val="clear" w:color="auto" w:fill="auto"/>
            <w:noWrap/>
            <w:vAlign w:val="bottom"/>
          </w:tcPr>
          <w:p w14:paraId="7ADB0C35" w14:textId="77777777" w:rsidR="00F66E18" w:rsidRPr="00B60D70" w:rsidRDefault="00F66E18" w:rsidP="00F66E18">
            <w:pPr>
              <w:rPr>
                <w:rFonts w:ascii="TH SarabunPSK" w:hAnsi="TH SarabunPSK" w:cs="TH SarabunPSK"/>
              </w:rPr>
            </w:pPr>
          </w:p>
        </w:tc>
        <w:tc>
          <w:tcPr>
            <w:tcW w:w="1417" w:type="dxa"/>
            <w:tcBorders>
              <w:top w:val="nil"/>
              <w:left w:val="nil"/>
              <w:bottom w:val="nil"/>
              <w:right w:val="nil"/>
            </w:tcBorders>
            <w:shd w:val="clear" w:color="auto" w:fill="auto"/>
            <w:noWrap/>
          </w:tcPr>
          <w:p w14:paraId="407036E7" w14:textId="0175E3EA" w:rsidR="00F66E18" w:rsidRPr="00B60D70" w:rsidRDefault="00F551BD" w:rsidP="00F66E18">
            <w:pPr>
              <w:rPr>
                <w:rFonts w:ascii="TH SarabunPSK" w:hAnsi="TH SarabunPSK" w:cs="TH SarabunPSK"/>
                <w:lang w:val="th-TH"/>
              </w:rPr>
            </w:pPr>
            <w:r w:rsidRPr="00B60D70">
              <w:rPr>
                <w:rFonts w:ascii="TH SarabunPSK" w:hAnsi="TH SarabunPSK" w:cs="TH SarabunPSK" w:hint="cs"/>
                <w:lang w:val="th-TH"/>
              </w:rPr>
              <w:t xml:space="preserve">PHY </w:t>
            </w:r>
            <w:r w:rsidR="00F66E18" w:rsidRPr="00B60D70">
              <w:rPr>
                <w:rFonts w:ascii="TH SarabunPSK" w:hAnsi="TH SarabunPSK" w:cs="TH SarabunPSK" w:hint="cs"/>
                <w:lang w:val="th-TH"/>
              </w:rPr>
              <w:t>10302</w:t>
            </w:r>
          </w:p>
        </w:tc>
        <w:tc>
          <w:tcPr>
            <w:tcW w:w="5240" w:type="dxa"/>
            <w:tcBorders>
              <w:top w:val="nil"/>
              <w:left w:val="nil"/>
              <w:bottom w:val="nil"/>
              <w:right w:val="nil"/>
            </w:tcBorders>
            <w:shd w:val="clear" w:color="auto" w:fill="auto"/>
            <w:noWrap/>
          </w:tcPr>
          <w:p w14:paraId="2BF71A41" w14:textId="58935D3F" w:rsidR="00F66E18" w:rsidRPr="00B60D70" w:rsidRDefault="00F66E18" w:rsidP="00F66E18">
            <w:pPr>
              <w:rPr>
                <w:rFonts w:ascii="TH SarabunPSK" w:hAnsi="TH SarabunPSK" w:cs="TH SarabunPSK"/>
                <w:cs/>
                <w:lang w:val="th-TH"/>
              </w:rPr>
            </w:pPr>
            <w:r w:rsidRPr="00B60D70">
              <w:rPr>
                <w:rFonts w:ascii="TH SarabunPSK" w:hAnsi="TH SarabunPSK" w:cs="TH SarabunPSK" w:hint="cs"/>
                <w:cs/>
                <w:lang w:val="th-TH"/>
              </w:rPr>
              <w:t>การสั่นและคลื่น</w:t>
            </w:r>
          </w:p>
        </w:tc>
        <w:tc>
          <w:tcPr>
            <w:tcW w:w="1418" w:type="dxa"/>
            <w:tcBorders>
              <w:top w:val="nil"/>
              <w:left w:val="nil"/>
              <w:bottom w:val="nil"/>
              <w:right w:val="nil"/>
            </w:tcBorders>
            <w:shd w:val="clear" w:color="auto" w:fill="auto"/>
            <w:noWrap/>
          </w:tcPr>
          <w:p w14:paraId="41B6FD64" w14:textId="62761BCA" w:rsidR="00F66E18" w:rsidRPr="00B60D70" w:rsidRDefault="00F66E18" w:rsidP="00F66E18">
            <w:pPr>
              <w:jc w:val="right"/>
              <w:rPr>
                <w:rFonts w:ascii="TH SarabunPSK" w:hAnsi="TH SarabunPSK" w:cs="TH SarabunPSK"/>
                <w:cs/>
                <w:lang w:val="th-TH"/>
              </w:rPr>
            </w:pPr>
            <w:r w:rsidRPr="00B60D70">
              <w:rPr>
                <w:rFonts w:ascii="TH SarabunPSK" w:hAnsi="TH SarabunPSK" w:cs="TH SarabunPSK" w:hint="cs"/>
                <w:lang w:val="th-TH"/>
              </w:rPr>
              <w:t>1 (1-0-2)</w:t>
            </w:r>
          </w:p>
        </w:tc>
      </w:tr>
      <w:tr w:rsidR="00B60D70" w:rsidRPr="00B60D70" w14:paraId="5C6AE61B" w14:textId="77777777" w:rsidTr="00F551BD">
        <w:trPr>
          <w:trHeight w:val="288"/>
        </w:trPr>
        <w:tc>
          <w:tcPr>
            <w:tcW w:w="993" w:type="dxa"/>
            <w:tcBorders>
              <w:top w:val="nil"/>
              <w:left w:val="nil"/>
              <w:bottom w:val="nil"/>
              <w:right w:val="nil"/>
            </w:tcBorders>
            <w:shd w:val="clear" w:color="auto" w:fill="auto"/>
            <w:noWrap/>
            <w:vAlign w:val="bottom"/>
          </w:tcPr>
          <w:p w14:paraId="0D6E1990" w14:textId="77777777" w:rsidR="00F66E18" w:rsidRPr="00B60D70" w:rsidRDefault="00F66E18" w:rsidP="00F66E18">
            <w:pPr>
              <w:rPr>
                <w:rFonts w:ascii="TH SarabunPSK" w:hAnsi="TH SarabunPSK" w:cs="TH SarabunPSK"/>
              </w:rPr>
            </w:pPr>
          </w:p>
        </w:tc>
        <w:tc>
          <w:tcPr>
            <w:tcW w:w="1417" w:type="dxa"/>
            <w:tcBorders>
              <w:top w:val="nil"/>
              <w:left w:val="nil"/>
              <w:bottom w:val="nil"/>
              <w:right w:val="nil"/>
            </w:tcBorders>
            <w:shd w:val="clear" w:color="auto" w:fill="auto"/>
            <w:noWrap/>
          </w:tcPr>
          <w:p w14:paraId="53D7669A" w14:textId="1D505A61" w:rsidR="00F66E18" w:rsidRPr="00B60D70" w:rsidRDefault="00F551BD" w:rsidP="00F66E18">
            <w:pPr>
              <w:rPr>
                <w:rFonts w:ascii="TH SarabunPSK" w:hAnsi="TH SarabunPSK" w:cs="TH SarabunPSK"/>
                <w:lang w:val="th-TH"/>
              </w:rPr>
            </w:pPr>
            <w:r w:rsidRPr="00B60D70">
              <w:rPr>
                <w:rFonts w:ascii="TH SarabunPSK" w:hAnsi="TH SarabunPSK" w:cs="TH SarabunPSK" w:hint="cs"/>
                <w:lang w:val="th-TH"/>
              </w:rPr>
              <w:t xml:space="preserve">PHY </w:t>
            </w:r>
            <w:r w:rsidR="00F66E18" w:rsidRPr="00B60D70">
              <w:rPr>
                <w:rFonts w:ascii="TH SarabunPSK" w:hAnsi="TH SarabunPSK" w:cs="TH SarabunPSK" w:hint="cs"/>
                <w:lang w:val="th-TH"/>
              </w:rPr>
              <w:t>10303</w:t>
            </w:r>
          </w:p>
        </w:tc>
        <w:tc>
          <w:tcPr>
            <w:tcW w:w="5240" w:type="dxa"/>
            <w:tcBorders>
              <w:top w:val="nil"/>
              <w:left w:val="nil"/>
              <w:bottom w:val="nil"/>
              <w:right w:val="nil"/>
            </w:tcBorders>
            <w:shd w:val="clear" w:color="auto" w:fill="auto"/>
            <w:noWrap/>
          </w:tcPr>
          <w:p w14:paraId="0988121E" w14:textId="2BE3024E" w:rsidR="00F66E18" w:rsidRPr="00B60D70" w:rsidRDefault="00F66E18" w:rsidP="00F66E18">
            <w:pPr>
              <w:rPr>
                <w:rFonts w:ascii="TH SarabunPSK" w:hAnsi="TH SarabunPSK" w:cs="TH SarabunPSK"/>
                <w:cs/>
                <w:lang w:val="th-TH"/>
              </w:rPr>
            </w:pPr>
            <w:r w:rsidRPr="00B60D70">
              <w:rPr>
                <w:rFonts w:ascii="TH SarabunPSK" w:hAnsi="TH SarabunPSK" w:cs="TH SarabunPSK" w:hint="cs"/>
                <w:cs/>
                <w:lang w:val="th-TH"/>
              </w:rPr>
              <w:t>ฟิสิกส์อุณหภาพ</w:t>
            </w:r>
          </w:p>
        </w:tc>
        <w:tc>
          <w:tcPr>
            <w:tcW w:w="1418" w:type="dxa"/>
            <w:tcBorders>
              <w:top w:val="nil"/>
              <w:left w:val="nil"/>
              <w:bottom w:val="nil"/>
              <w:right w:val="nil"/>
            </w:tcBorders>
            <w:shd w:val="clear" w:color="auto" w:fill="auto"/>
            <w:noWrap/>
          </w:tcPr>
          <w:p w14:paraId="442BB927" w14:textId="6815018D" w:rsidR="00F66E18" w:rsidRPr="00B60D70" w:rsidRDefault="00F66E18" w:rsidP="00F66E18">
            <w:pPr>
              <w:jc w:val="right"/>
              <w:rPr>
                <w:rFonts w:ascii="TH SarabunPSK" w:hAnsi="TH SarabunPSK" w:cs="TH SarabunPSK"/>
                <w:cs/>
                <w:lang w:val="th-TH"/>
              </w:rPr>
            </w:pPr>
            <w:r w:rsidRPr="00B60D70">
              <w:rPr>
                <w:rFonts w:ascii="TH SarabunPSK" w:hAnsi="TH SarabunPSK" w:cs="TH SarabunPSK" w:hint="cs"/>
                <w:lang w:val="th-TH"/>
              </w:rPr>
              <w:t>1 (1-0-2)</w:t>
            </w:r>
          </w:p>
        </w:tc>
      </w:tr>
      <w:tr w:rsidR="00B60D70" w:rsidRPr="00B60D70" w14:paraId="4F3C9B08" w14:textId="77777777" w:rsidTr="00F551BD">
        <w:trPr>
          <w:trHeight w:val="288"/>
        </w:trPr>
        <w:tc>
          <w:tcPr>
            <w:tcW w:w="993" w:type="dxa"/>
            <w:tcBorders>
              <w:top w:val="nil"/>
              <w:left w:val="nil"/>
              <w:bottom w:val="nil"/>
              <w:right w:val="nil"/>
            </w:tcBorders>
            <w:shd w:val="clear" w:color="auto" w:fill="auto"/>
            <w:noWrap/>
            <w:vAlign w:val="bottom"/>
          </w:tcPr>
          <w:p w14:paraId="2A9CC883" w14:textId="77777777" w:rsidR="009E6917" w:rsidRPr="00B60D70" w:rsidRDefault="009E6917" w:rsidP="00592146">
            <w:pPr>
              <w:rPr>
                <w:rFonts w:ascii="TH SarabunPSK" w:hAnsi="TH SarabunPSK" w:cs="TH SarabunPSK"/>
              </w:rPr>
            </w:pPr>
          </w:p>
        </w:tc>
        <w:tc>
          <w:tcPr>
            <w:tcW w:w="1417" w:type="dxa"/>
            <w:tcBorders>
              <w:top w:val="nil"/>
              <w:left w:val="nil"/>
              <w:bottom w:val="nil"/>
              <w:right w:val="nil"/>
            </w:tcBorders>
            <w:shd w:val="clear" w:color="auto" w:fill="auto"/>
            <w:noWrap/>
          </w:tcPr>
          <w:p w14:paraId="5BC5053B" w14:textId="7C6239DE" w:rsidR="009E6917" w:rsidRPr="00B60D70" w:rsidRDefault="00F551BD" w:rsidP="00592146">
            <w:pPr>
              <w:rPr>
                <w:rFonts w:ascii="TH SarabunPSK" w:hAnsi="TH SarabunPSK" w:cs="TH SarabunPSK"/>
              </w:rPr>
            </w:pPr>
            <w:r w:rsidRPr="00B60D70">
              <w:rPr>
                <w:rFonts w:ascii="TH SarabunPSK" w:hAnsi="TH SarabunPSK" w:cs="TH SarabunPSK" w:hint="cs"/>
              </w:rPr>
              <w:t xml:space="preserve">PHY </w:t>
            </w:r>
            <w:r w:rsidR="00D756E0" w:rsidRPr="00B60D70">
              <w:rPr>
                <w:rFonts w:ascii="TH SarabunPSK" w:hAnsi="TH SarabunPSK" w:cs="TH SarabunPSK" w:hint="cs"/>
                <w:cs/>
              </w:rPr>
              <w:t>191</w:t>
            </w:r>
          </w:p>
        </w:tc>
        <w:tc>
          <w:tcPr>
            <w:tcW w:w="5240" w:type="dxa"/>
            <w:tcBorders>
              <w:top w:val="nil"/>
              <w:left w:val="nil"/>
              <w:bottom w:val="nil"/>
              <w:right w:val="nil"/>
            </w:tcBorders>
            <w:shd w:val="clear" w:color="auto" w:fill="auto"/>
            <w:noWrap/>
          </w:tcPr>
          <w:p w14:paraId="306698C1" w14:textId="7204AA87" w:rsidR="007D72D3" w:rsidRPr="00B60D70" w:rsidRDefault="00D756E0" w:rsidP="00436035">
            <w:pPr>
              <w:rPr>
                <w:rFonts w:ascii="TH SarabunPSK" w:hAnsi="TH SarabunPSK" w:cs="TH SarabunPSK"/>
              </w:rPr>
            </w:pPr>
            <w:r w:rsidRPr="00B60D70">
              <w:rPr>
                <w:rFonts w:ascii="TH SarabunPSK" w:hAnsi="TH SarabunPSK" w:cs="TH SarabunPSK" w:hint="cs"/>
                <w:cs/>
                <w:lang w:val="th-TH"/>
              </w:rPr>
              <w:t xml:space="preserve">ปฏิบัติการฟิสิกส์ทั่วไป </w:t>
            </w:r>
            <w:r w:rsidRPr="00B60D70">
              <w:rPr>
                <w:rFonts w:ascii="TH SarabunPSK" w:hAnsi="TH SarabunPSK" w:cs="TH SarabunPSK" w:hint="cs"/>
                <w:cs/>
              </w:rPr>
              <w:t>1</w:t>
            </w:r>
          </w:p>
        </w:tc>
        <w:tc>
          <w:tcPr>
            <w:tcW w:w="1418" w:type="dxa"/>
            <w:tcBorders>
              <w:top w:val="nil"/>
              <w:left w:val="nil"/>
              <w:bottom w:val="nil"/>
              <w:right w:val="nil"/>
            </w:tcBorders>
            <w:shd w:val="clear" w:color="auto" w:fill="auto"/>
            <w:noWrap/>
          </w:tcPr>
          <w:p w14:paraId="6AFEE24D" w14:textId="77777777" w:rsidR="009E6917" w:rsidRPr="00B60D70" w:rsidRDefault="00D756E0" w:rsidP="00436035">
            <w:pPr>
              <w:jc w:val="right"/>
              <w:rPr>
                <w:rFonts w:ascii="TH SarabunPSK" w:hAnsi="TH SarabunPSK" w:cs="TH SarabunPSK"/>
              </w:rPr>
            </w:pPr>
            <w:r w:rsidRPr="00B60D70">
              <w:rPr>
                <w:rFonts w:ascii="TH SarabunPSK" w:hAnsi="TH SarabunPSK" w:cs="TH SarabunPSK" w:hint="cs"/>
                <w:cs/>
              </w:rPr>
              <w:t>1 (0-2-2)</w:t>
            </w:r>
          </w:p>
        </w:tc>
      </w:tr>
      <w:tr w:rsidR="00B60D70" w:rsidRPr="00B60D70" w14:paraId="4A8BF373" w14:textId="77777777" w:rsidTr="00F551BD">
        <w:trPr>
          <w:trHeight w:val="288"/>
        </w:trPr>
        <w:tc>
          <w:tcPr>
            <w:tcW w:w="993" w:type="dxa"/>
            <w:tcBorders>
              <w:top w:val="nil"/>
              <w:left w:val="nil"/>
              <w:bottom w:val="nil"/>
              <w:right w:val="nil"/>
            </w:tcBorders>
            <w:shd w:val="clear" w:color="auto" w:fill="auto"/>
            <w:noWrap/>
            <w:vAlign w:val="bottom"/>
          </w:tcPr>
          <w:p w14:paraId="631473DF" w14:textId="77777777" w:rsidR="00F66E18" w:rsidRPr="00B60D70" w:rsidRDefault="00F66E18" w:rsidP="00F66E18">
            <w:pPr>
              <w:rPr>
                <w:rFonts w:ascii="TH SarabunPSK" w:hAnsi="TH SarabunPSK" w:cs="TH SarabunPSK"/>
              </w:rPr>
            </w:pPr>
          </w:p>
        </w:tc>
        <w:tc>
          <w:tcPr>
            <w:tcW w:w="1417" w:type="dxa"/>
            <w:tcBorders>
              <w:top w:val="nil"/>
              <w:left w:val="nil"/>
              <w:bottom w:val="nil"/>
              <w:right w:val="nil"/>
            </w:tcBorders>
            <w:shd w:val="clear" w:color="auto" w:fill="auto"/>
            <w:noWrap/>
          </w:tcPr>
          <w:p w14:paraId="22AE166B" w14:textId="41EF12B3" w:rsidR="00F66E18" w:rsidRPr="00B60D70" w:rsidRDefault="00F551BD" w:rsidP="00F66E18">
            <w:pPr>
              <w:rPr>
                <w:rFonts w:ascii="TH SarabunPSK" w:hAnsi="TH SarabunPSK" w:cs="TH SarabunPSK"/>
              </w:rPr>
            </w:pPr>
            <w:r w:rsidRPr="00B60D70">
              <w:rPr>
                <w:rFonts w:ascii="TH SarabunPSK" w:hAnsi="TH SarabunPSK" w:cs="TH SarabunPSK" w:hint="cs"/>
              </w:rPr>
              <w:t xml:space="preserve">MTH </w:t>
            </w:r>
            <w:r w:rsidR="00F66E18" w:rsidRPr="00B60D70">
              <w:rPr>
                <w:rFonts w:ascii="TH SarabunPSK" w:hAnsi="TH SarabunPSK" w:cs="TH SarabunPSK" w:hint="cs"/>
              </w:rPr>
              <w:t>10101</w:t>
            </w:r>
          </w:p>
        </w:tc>
        <w:tc>
          <w:tcPr>
            <w:tcW w:w="5240" w:type="dxa"/>
            <w:tcBorders>
              <w:top w:val="nil"/>
              <w:left w:val="nil"/>
              <w:bottom w:val="nil"/>
              <w:right w:val="nil"/>
            </w:tcBorders>
            <w:shd w:val="clear" w:color="auto" w:fill="auto"/>
            <w:noWrap/>
          </w:tcPr>
          <w:p w14:paraId="0B9EC9A3" w14:textId="641242C7" w:rsidR="00F66E18" w:rsidRPr="00B60D70" w:rsidRDefault="00F66E18" w:rsidP="00F66E18">
            <w:pPr>
              <w:rPr>
                <w:rFonts w:ascii="TH SarabunPSK" w:hAnsi="TH SarabunPSK" w:cs="TH SarabunPSK"/>
              </w:rPr>
            </w:pPr>
            <w:proofErr w:type="spellStart"/>
            <w:r w:rsidRPr="00B60D70">
              <w:rPr>
                <w:rFonts w:ascii="TH SarabunPSK" w:hAnsi="TH SarabunPSK" w:cs="TH SarabunPSK" w:hint="cs"/>
                <w:cs/>
              </w:rPr>
              <w:t>ลิมิต</w:t>
            </w:r>
            <w:proofErr w:type="spellEnd"/>
            <w:r w:rsidRPr="00B60D70">
              <w:rPr>
                <w:rFonts w:ascii="TH SarabunPSK" w:hAnsi="TH SarabunPSK" w:cs="TH SarabunPSK" w:hint="cs"/>
              </w:rPr>
              <w:t xml:space="preserve"> </w:t>
            </w:r>
            <w:r w:rsidRPr="00B60D70">
              <w:rPr>
                <w:rFonts w:ascii="TH SarabunPSK" w:hAnsi="TH SarabunPSK" w:cs="TH SarabunPSK" w:hint="cs"/>
                <w:cs/>
              </w:rPr>
              <w:t>ความต่อเนื่อง และอนุพันธ์</w:t>
            </w:r>
          </w:p>
        </w:tc>
        <w:tc>
          <w:tcPr>
            <w:tcW w:w="1418" w:type="dxa"/>
            <w:tcBorders>
              <w:top w:val="nil"/>
              <w:left w:val="nil"/>
              <w:bottom w:val="nil"/>
              <w:right w:val="nil"/>
            </w:tcBorders>
            <w:shd w:val="clear" w:color="auto" w:fill="auto"/>
            <w:noWrap/>
          </w:tcPr>
          <w:p w14:paraId="65AA1F9F" w14:textId="727EC0E4" w:rsidR="00F66E18" w:rsidRPr="00B60D70" w:rsidRDefault="00F66E18" w:rsidP="00F66E18">
            <w:pPr>
              <w:jc w:val="right"/>
              <w:rPr>
                <w:rFonts w:ascii="TH SarabunPSK" w:hAnsi="TH SarabunPSK" w:cs="TH SarabunPSK"/>
                <w:cs/>
              </w:rPr>
            </w:pPr>
            <w:r w:rsidRPr="00B60D70">
              <w:rPr>
                <w:rFonts w:ascii="TH SarabunPSK" w:hAnsi="TH SarabunPSK" w:cs="TH SarabunPSK" w:hint="cs"/>
              </w:rPr>
              <w:t>2 (2-0-4)</w:t>
            </w:r>
          </w:p>
        </w:tc>
      </w:tr>
      <w:tr w:rsidR="00B60D70" w:rsidRPr="00B60D70" w14:paraId="6B4CD6A5" w14:textId="77777777" w:rsidTr="00F551BD">
        <w:trPr>
          <w:trHeight w:val="288"/>
        </w:trPr>
        <w:tc>
          <w:tcPr>
            <w:tcW w:w="993" w:type="dxa"/>
            <w:tcBorders>
              <w:top w:val="nil"/>
              <w:left w:val="nil"/>
              <w:bottom w:val="nil"/>
              <w:right w:val="nil"/>
            </w:tcBorders>
            <w:shd w:val="clear" w:color="auto" w:fill="auto"/>
            <w:noWrap/>
            <w:vAlign w:val="bottom"/>
          </w:tcPr>
          <w:p w14:paraId="56D73E2D" w14:textId="77777777" w:rsidR="00F66E18" w:rsidRPr="00B60D70" w:rsidRDefault="00F66E18" w:rsidP="00F66E18">
            <w:pPr>
              <w:rPr>
                <w:rFonts w:ascii="TH SarabunPSK" w:hAnsi="TH SarabunPSK" w:cs="TH SarabunPSK"/>
              </w:rPr>
            </w:pPr>
          </w:p>
        </w:tc>
        <w:tc>
          <w:tcPr>
            <w:tcW w:w="1417" w:type="dxa"/>
            <w:tcBorders>
              <w:top w:val="nil"/>
              <w:left w:val="nil"/>
              <w:bottom w:val="nil"/>
              <w:right w:val="nil"/>
            </w:tcBorders>
            <w:shd w:val="clear" w:color="auto" w:fill="auto"/>
            <w:noWrap/>
          </w:tcPr>
          <w:p w14:paraId="1A793172" w14:textId="0DEB2229" w:rsidR="00F66E18" w:rsidRPr="00B60D70" w:rsidRDefault="00F551BD" w:rsidP="00F66E18">
            <w:pPr>
              <w:rPr>
                <w:rFonts w:ascii="TH SarabunPSK" w:hAnsi="TH SarabunPSK" w:cs="TH SarabunPSK"/>
              </w:rPr>
            </w:pPr>
            <w:r w:rsidRPr="00B60D70">
              <w:rPr>
                <w:rFonts w:ascii="TH SarabunPSK" w:hAnsi="TH SarabunPSK" w:cs="TH SarabunPSK" w:hint="cs"/>
              </w:rPr>
              <w:t xml:space="preserve">MTH </w:t>
            </w:r>
            <w:r w:rsidR="00F66E18" w:rsidRPr="00B60D70">
              <w:rPr>
                <w:rFonts w:ascii="TH SarabunPSK" w:hAnsi="TH SarabunPSK" w:cs="TH SarabunPSK" w:hint="cs"/>
              </w:rPr>
              <w:t>10102</w:t>
            </w:r>
          </w:p>
        </w:tc>
        <w:tc>
          <w:tcPr>
            <w:tcW w:w="5240" w:type="dxa"/>
            <w:tcBorders>
              <w:top w:val="nil"/>
              <w:left w:val="nil"/>
              <w:bottom w:val="nil"/>
              <w:right w:val="nil"/>
            </w:tcBorders>
            <w:shd w:val="clear" w:color="auto" w:fill="auto"/>
            <w:noWrap/>
          </w:tcPr>
          <w:p w14:paraId="366AA7E0" w14:textId="75BF0160" w:rsidR="00F66E18" w:rsidRPr="00B60D70" w:rsidRDefault="00F66E18" w:rsidP="00F66E18">
            <w:pPr>
              <w:rPr>
                <w:rFonts w:ascii="TH SarabunPSK" w:hAnsi="TH SarabunPSK" w:cs="TH SarabunPSK"/>
                <w:cs/>
              </w:rPr>
            </w:pPr>
            <w:r w:rsidRPr="00B60D70">
              <w:rPr>
                <w:rFonts w:ascii="TH SarabunPSK" w:hAnsi="TH SarabunPSK" w:cs="TH SarabunPSK" w:hint="cs"/>
                <w:cs/>
              </w:rPr>
              <w:t>ปริพันธ์</w:t>
            </w:r>
          </w:p>
        </w:tc>
        <w:tc>
          <w:tcPr>
            <w:tcW w:w="1418" w:type="dxa"/>
            <w:tcBorders>
              <w:top w:val="nil"/>
              <w:left w:val="nil"/>
              <w:bottom w:val="nil"/>
              <w:right w:val="nil"/>
            </w:tcBorders>
            <w:shd w:val="clear" w:color="auto" w:fill="auto"/>
            <w:noWrap/>
          </w:tcPr>
          <w:p w14:paraId="34B6FE76" w14:textId="4616DE07" w:rsidR="00F66E18" w:rsidRPr="00B60D70" w:rsidRDefault="00F66E18" w:rsidP="00F66E18">
            <w:pPr>
              <w:jc w:val="right"/>
              <w:rPr>
                <w:rFonts w:ascii="TH SarabunPSK" w:hAnsi="TH SarabunPSK" w:cs="TH SarabunPSK"/>
                <w:cs/>
              </w:rPr>
            </w:pPr>
            <w:r w:rsidRPr="00B60D70">
              <w:rPr>
                <w:rFonts w:ascii="TH SarabunPSK" w:hAnsi="TH SarabunPSK" w:cs="TH SarabunPSK" w:hint="cs"/>
              </w:rPr>
              <w:t>1 (1-0-2)</w:t>
            </w:r>
          </w:p>
        </w:tc>
      </w:tr>
      <w:tr w:rsidR="00B60D70" w:rsidRPr="00B60D70" w14:paraId="75BB23E8" w14:textId="77777777" w:rsidTr="00F551BD">
        <w:trPr>
          <w:trHeight w:val="288"/>
        </w:trPr>
        <w:tc>
          <w:tcPr>
            <w:tcW w:w="993" w:type="dxa"/>
            <w:tcBorders>
              <w:top w:val="nil"/>
              <w:left w:val="nil"/>
              <w:bottom w:val="nil"/>
              <w:right w:val="nil"/>
            </w:tcBorders>
            <w:shd w:val="clear" w:color="auto" w:fill="auto"/>
            <w:noWrap/>
            <w:vAlign w:val="bottom"/>
          </w:tcPr>
          <w:p w14:paraId="760750B3" w14:textId="77777777" w:rsidR="009E6917" w:rsidRPr="00B60D70" w:rsidRDefault="009E6917" w:rsidP="00592146">
            <w:pPr>
              <w:rPr>
                <w:rFonts w:ascii="TH SarabunPSK" w:hAnsi="TH SarabunPSK" w:cs="TH SarabunPSK"/>
              </w:rPr>
            </w:pPr>
          </w:p>
        </w:tc>
        <w:tc>
          <w:tcPr>
            <w:tcW w:w="1417" w:type="dxa"/>
            <w:tcBorders>
              <w:top w:val="nil"/>
              <w:left w:val="nil"/>
              <w:bottom w:val="nil"/>
              <w:right w:val="nil"/>
            </w:tcBorders>
            <w:shd w:val="clear" w:color="auto" w:fill="auto"/>
            <w:noWrap/>
          </w:tcPr>
          <w:p w14:paraId="11AFDFA3" w14:textId="17B58C62"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D756E0" w:rsidRPr="00B60D70">
              <w:rPr>
                <w:rFonts w:ascii="TH SarabunPSK" w:hAnsi="TH SarabunPSK" w:cs="TH SarabunPSK" w:hint="cs"/>
                <w:cs/>
              </w:rPr>
              <w:t xml:space="preserve">198 </w:t>
            </w:r>
          </w:p>
        </w:tc>
        <w:tc>
          <w:tcPr>
            <w:tcW w:w="5240" w:type="dxa"/>
            <w:tcBorders>
              <w:top w:val="nil"/>
              <w:left w:val="nil"/>
              <w:bottom w:val="nil"/>
              <w:right w:val="nil"/>
            </w:tcBorders>
            <w:shd w:val="clear" w:color="auto" w:fill="auto"/>
            <w:noWrap/>
          </w:tcPr>
          <w:p w14:paraId="23232664" w14:textId="403FFBE3" w:rsidR="0071138E" w:rsidRPr="00B60D70" w:rsidRDefault="009A742B" w:rsidP="00874181">
            <w:pPr>
              <w:rPr>
                <w:rFonts w:ascii="TH SarabunPSK" w:hAnsi="TH SarabunPSK" w:cs="TH SarabunPSK"/>
              </w:rPr>
            </w:pPr>
            <w:r w:rsidRPr="00B60D70">
              <w:rPr>
                <w:rFonts w:ascii="TH SarabunPSK" w:hAnsi="TH SarabunPSK" w:cs="TH SarabunPSK" w:hint="cs"/>
                <w:cs/>
                <w:lang w:val="th-TH"/>
              </w:rPr>
              <w:t>การฝึกประสบการณ์วิชาชีพช่างโยธา 1</w:t>
            </w:r>
          </w:p>
        </w:tc>
        <w:tc>
          <w:tcPr>
            <w:tcW w:w="1418" w:type="dxa"/>
            <w:tcBorders>
              <w:top w:val="nil"/>
              <w:left w:val="nil"/>
              <w:bottom w:val="nil"/>
              <w:right w:val="nil"/>
            </w:tcBorders>
            <w:shd w:val="clear" w:color="auto" w:fill="auto"/>
            <w:noWrap/>
          </w:tcPr>
          <w:p w14:paraId="16848A52" w14:textId="5CB871C6" w:rsidR="009E6917" w:rsidRPr="00B60D70" w:rsidRDefault="009A742B" w:rsidP="00436035">
            <w:pPr>
              <w:jc w:val="right"/>
              <w:rPr>
                <w:rFonts w:ascii="TH SarabunPSK" w:hAnsi="TH SarabunPSK" w:cs="TH SarabunPSK"/>
                <w:cs/>
              </w:rPr>
            </w:pPr>
            <w:r w:rsidRPr="00B60D70">
              <w:rPr>
                <w:rFonts w:ascii="TH SarabunPSK" w:hAnsi="TH SarabunPSK" w:cs="TH SarabunPSK" w:hint="cs"/>
                <w:cs/>
              </w:rPr>
              <w:t>1 (0-</w:t>
            </w:r>
            <w:r w:rsidR="00C57B68" w:rsidRPr="00B60D70">
              <w:rPr>
                <w:rFonts w:ascii="TH SarabunPSK" w:hAnsi="TH SarabunPSK" w:cs="TH SarabunPSK"/>
              </w:rPr>
              <w:t>3</w:t>
            </w:r>
            <w:r w:rsidRPr="00B60D70">
              <w:rPr>
                <w:rFonts w:ascii="TH SarabunPSK" w:hAnsi="TH SarabunPSK" w:cs="TH SarabunPSK" w:hint="cs"/>
                <w:cs/>
              </w:rPr>
              <w:t>-3)</w:t>
            </w:r>
          </w:p>
        </w:tc>
      </w:tr>
      <w:tr w:rsidR="00B60D70" w:rsidRPr="00B60D70" w14:paraId="364235E6" w14:textId="77777777" w:rsidTr="00F551BD">
        <w:trPr>
          <w:trHeight w:val="288"/>
        </w:trPr>
        <w:tc>
          <w:tcPr>
            <w:tcW w:w="993" w:type="dxa"/>
            <w:tcBorders>
              <w:top w:val="nil"/>
              <w:left w:val="nil"/>
              <w:bottom w:val="nil"/>
              <w:right w:val="nil"/>
            </w:tcBorders>
            <w:shd w:val="clear" w:color="auto" w:fill="auto"/>
            <w:noWrap/>
            <w:vAlign w:val="bottom"/>
          </w:tcPr>
          <w:p w14:paraId="32B6A665" w14:textId="77777777" w:rsidR="00277444" w:rsidRPr="00B60D70" w:rsidRDefault="00277444" w:rsidP="00592146">
            <w:pPr>
              <w:rPr>
                <w:rFonts w:ascii="TH SarabunPSK" w:hAnsi="TH SarabunPSK" w:cs="TH SarabunPSK"/>
              </w:rPr>
            </w:pPr>
          </w:p>
        </w:tc>
        <w:tc>
          <w:tcPr>
            <w:tcW w:w="1417" w:type="dxa"/>
            <w:tcBorders>
              <w:top w:val="nil"/>
              <w:left w:val="nil"/>
              <w:bottom w:val="nil"/>
              <w:right w:val="nil"/>
            </w:tcBorders>
            <w:shd w:val="clear" w:color="auto" w:fill="auto"/>
            <w:noWrap/>
          </w:tcPr>
          <w:p w14:paraId="241A40CB" w14:textId="20DA9A13" w:rsidR="00277444"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095622" w:rsidRPr="00B60D70">
              <w:rPr>
                <w:rFonts w:ascii="TH SarabunPSK" w:hAnsi="TH SarabunPSK" w:cs="TH SarabunPSK" w:hint="cs"/>
                <w:cs/>
              </w:rPr>
              <w:t>123</w:t>
            </w:r>
          </w:p>
        </w:tc>
        <w:tc>
          <w:tcPr>
            <w:tcW w:w="5240" w:type="dxa"/>
            <w:tcBorders>
              <w:top w:val="nil"/>
              <w:left w:val="nil"/>
              <w:bottom w:val="nil"/>
              <w:right w:val="nil"/>
            </w:tcBorders>
            <w:shd w:val="clear" w:color="auto" w:fill="auto"/>
            <w:noWrap/>
          </w:tcPr>
          <w:p w14:paraId="1E3465E5" w14:textId="0724261E" w:rsidR="00277444" w:rsidRPr="00B60D70" w:rsidRDefault="00095622" w:rsidP="00592146">
            <w:pPr>
              <w:rPr>
                <w:rFonts w:ascii="TH SarabunPSK" w:hAnsi="TH SarabunPSK" w:cs="TH SarabunPSK"/>
                <w:cs/>
                <w:lang w:val="th-TH"/>
              </w:rPr>
            </w:pPr>
            <w:r w:rsidRPr="00B60D70">
              <w:rPr>
                <w:rFonts w:ascii="TH SarabunPSK" w:hAnsi="TH SarabunPSK" w:cs="TH SarabunPSK" w:hint="cs"/>
                <w:cs/>
                <w:lang w:val="th-TH"/>
              </w:rPr>
              <w:t>วัสดุวิศวกรรม</w:t>
            </w:r>
          </w:p>
        </w:tc>
        <w:tc>
          <w:tcPr>
            <w:tcW w:w="1418" w:type="dxa"/>
            <w:tcBorders>
              <w:top w:val="nil"/>
              <w:left w:val="nil"/>
              <w:bottom w:val="nil"/>
              <w:right w:val="nil"/>
            </w:tcBorders>
            <w:shd w:val="clear" w:color="auto" w:fill="auto"/>
            <w:noWrap/>
          </w:tcPr>
          <w:p w14:paraId="5B35B3DE" w14:textId="5027C8BF" w:rsidR="00277444" w:rsidRPr="00B60D70" w:rsidRDefault="00095622" w:rsidP="00436035">
            <w:pPr>
              <w:jc w:val="right"/>
              <w:rPr>
                <w:rFonts w:ascii="TH SarabunPSK" w:hAnsi="TH SarabunPSK" w:cs="TH SarabunPSK"/>
                <w:cs/>
              </w:rPr>
            </w:pPr>
            <w:r w:rsidRPr="00B60D70">
              <w:rPr>
                <w:rFonts w:ascii="TH SarabunPSK" w:hAnsi="TH SarabunPSK" w:cs="TH SarabunPSK" w:hint="cs"/>
                <w:cs/>
              </w:rPr>
              <w:t>3 (3-0-6)</w:t>
            </w:r>
          </w:p>
        </w:tc>
      </w:tr>
      <w:tr w:rsidR="00B60D70" w:rsidRPr="00B60D70" w14:paraId="0D215A18" w14:textId="77777777" w:rsidTr="00F551BD">
        <w:trPr>
          <w:trHeight w:val="288"/>
        </w:trPr>
        <w:tc>
          <w:tcPr>
            <w:tcW w:w="993" w:type="dxa"/>
            <w:tcBorders>
              <w:top w:val="single" w:sz="4" w:space="0" w:color="auto"/>
              <w:left w:val="nil"/>
              <w:bottom w:val="nil"/>
              <w:right w:val="nil"/>
            </w:tcBorders>
            <w:shd w:val="clear" w:color="auto" w:fill="auto"/>
            <w:noWrap/>
            <w:vAlign w:val="bottom"/>
          </w:tcPr>
          <w:p w14:paraId="275D7D5C" w14:textId="77777777" w:rsidR="009E6917" w:rsidRPr="00B60D70" w:rsidRDefault="009E6917" w:rsidP="00592146">
            <w:pPr>
              <w:rPr>
                <w:rFonts w:ascii="TH SarabunPSK" w:hAnsi="TH SarabunPSK" w:cs="TH SarabunPSK"/>
              </w:rPr>
            </w:pPr>
          </w:p>
        </w:tc>
        <w:tc>
          <w:tcPr>
            <w:tcW w:w="1417" w:type="dxa"/>
            <w:tcBorders>
              <w:top w:val="single" w:sz="4" w:space="0" w:color="auto"/>
              <w:left w:val="nil"/>
              <w:bottom w:val="nil"/>
              <w:right w:val="nil"/>
            </w:tcBorders>
            <w:shd w:val="clear" w:color="auto" w:fill="auto"/>
            <w:noWrap/>
          </w:tcPr>
          <w:p w14:paraId="489EF27C" w14:textId="77777777" w:rsidR="009E6917" w:rsidRPr="00B60D70" w:rsidRDefault="009E6917" w:rsidP="00592146">
            <w:pPr>
              <w:rPr>
                <w:rFonts w:ascii="TH SarabunPSK" w:hAnsi="TH SarabunPSK" w:cs="TH SarabunPSK"/>
              </w:rPr>
            </w:pPr>
          </w:p>
        </w:tc>
        <w:tc>
          <w:tcPr>
            <w:tcW w:w="6658" w:type="dxa"/>
            <w:gridSpan w:val="2"/>
            <w:tcBorders>
              <w:top w:val="single" w:sz="4" w:space="0" w:color="auto"/>
              <w:left w:val="nil"/>
              <w:bottom w:val="nil"/>
              <w:right w:val="nil"/>
            </w:tcBorders>
            <w:shd w:val="clear" w:color="auto" w:fill="auto"/>
            <w:noWrap/>
          </w:tcPr>
          <w:p w14:paraId="14C96481" w14:textId="1293FE5B" w:rsidR="009E6917" w:rsidRPr="00B60D70" w:rsidRDefault="00D756E0" w:rsidP="00436035">
            <w:pPr>
              <w:jc w:val="right"/>
              <w:rPr>
                <w:rFonts w:ascii="TH SarabunPSK" w:eastAsia="Times New Roman" w:hAnsi="TH SarabunPSK" w:cs="TH SarabunPSK"/>
                <w:b/>
                <w:bCs/>
              </w:rPr>
            </w:pPr>
            <w:r w:rsidRPr="00B60D70">
              <w:rPr>
                <w:rFonts w:ascii="TH SarabunPSK" w:hAnsi="TH SarabunPSK" w:cs="TH SarabunPSK" w:hint="cs"/>
                <w:b/>
                <w:bCs/>
                <w:cs/>
                <w:lang w:val="th-TH"/>
              </w:rPr>
              <w:t>รวม</w:t>
            </w:r>
            <w:r w:rsidRPr="00B60D70">
              <w:rPr>
                <w:rFonts w:ascii="TH SarabunPSK" w:hAnsi="TH SarabunPSK" w:cs="TH SarabunPSK" w:hint="cs"/>
                <w:b/>
                <w:bCs/>
              </w:rPr>
              <w:t xml:space="preserve"> =</w:t>
            </w:r>
            <w:r w:rsidR="00BD7F9D" w:rsidRPr="00B60D70">
              <w:rPr>
                <w:rFonts w:ascii="TH SarabunPSK" w:hAnsi="TH SarabunPSK" w:cs="TH SarabunPSK" w:hint="cs"/>
                <w:b/>
                <w:bCs/>
              </w:rPr>
              <w:t xml:space="preserve"> </w:t>
            </w:r>
            <w:r w:rsidR="00095622" w:rsidRPr="00B60D70">
              <w:rPr>
                <w:rFonts w:ascii="TH SarabunPSK" w:hAnsi="TH SarabunPSK" w:cs="TH SarabunPSK" w:hint="cs"/>
                <w:b/>
                <w:bCs/>
              </w:rPr>
              <w:t>20</w:t>
            </w:r>
            <w:r w:rsidRPr="00B60D70">
              <w:rPr>
                <w:rFonts w:ascii="TH SarabunPSK" w:hAnsi="TH SarabunPSK" w:cs="TH SarabunPSK" w:hint="cs"/>
                <w:b/>
                <w:bCs/>
              </w:rPr>
              <w:t xml:space="preserve"> (1</w:t>
            </w:r>
            <w:r w:rsidR="00095622" w:rsidRPr="00B60D70">
              <w:rPr>
                <w:rFonts w:ascii="TH SarabunPSK" w:hAnsi="TH SarabunPSK" w:cs="TH SarabunPSK" w:hint="cs"/>
                <w:b/>
                <w:bCs/>
              </w:rPr>
              <w:t>8</w:t>
            </w:r>
            <w:r w:rsidRPr="00B60D70">
              <w:rPr>
                <w:rFonts w:ascii="TH SarabunPSK" w:hAnsi="TH SarabunPSK" w:cs="TH SarabunPSK" w:hint="cs"/>
                <w:b/>
                <w:bCs/>
              </w:rPr>
              <w:t xml:space="preserve"> - </w:t>
            </w:r>
            <w:r w:rsidR="00C50519" w:rsidRPr="00B60D70">
              <w:rPr>
                <w:rFonts w:ascii="TH SarabunPSK" w:hAnsi="TH SarabunPSK" w:cs="TH SarabunPSK" w:hint="cs"/>
                <w:b/>
                <w:bCs/>
              </w:rPr>
              <w:t>6</w:t>
            </w:r>
            <w:r w:rsidRPr="00B60D70">
              <w:rPr>
                <w:rFonts w:ascii="TH SarabunPSK" w:hAnsi="TH SarabunPSK" w:cs="TH SarabunPSK" w:hint="cs"/>
                <w:b/>
                <w:bCs/>
              </w:rPr>
              <w:t xml:space="preserve"> - </w:t>
            </w:r>
            <w:r w:rsidR="00095622" w:rsidRPr="00B60D70">
              <w:rPr>
                <w:rFonts w:ascii="TH SarabunPSK" w:hAnsi="TH SarabunPSK" w:cs="TH SarabunPSK" w:hint="cs"/>
                <w:b/>
                <w:bCs/>
              </w:rPr>
              <w:t>4</w:t>
            </w:r>
            <w:r w:rsidR="003032A3" w:rsidRPr="00B60D70">
              <w:rPr>
                <w:rFonts w:ascii="TH SarabunPSK" w:hAnsi="TH SarabunPSK" w:cs="TH SarabunPSK" w:hint="cs"/>
                <w:b/>
                <w:bCs/>
              </w:rPr>
              <w:t>1</w:t>
            </w:r>
            <w:r w:rsidRPr="00B60D70">
              <w:rPr>
                <w:rFonts w:ascii="TH SarabunPSK" w:hAnsi="TH SarabunPSK" w:cs="TH SarabunPSK" w:hint="cs"/>
                <w:b/>
                <w:bCs/>
              </w:rPr>
              <w:t>)</w:t>
            </w:r>
          </w:p>
        </w:tc>
      </w:tr>
      <w:tr w:rsidR="00B60D70" w:rsidRPr="00B60D70" w14:paraId="5C3E75CE" w14:textId="77777777" w:rsidTr="00F551BD">
        <w:trPr>
          <w:trHeight w:val="288"/>
        </w:trPr>
        <w:tc>
          <w:tcPr>
            <w:tcW w:w="993" w:type="dxa"/>
            <w:tcBorders>
              <w:top w:val="nil"/>
              <w:left w:val="nil"/>
              <w:bottom w:val="nil"/>
              <w:right w:val="nil"/>
            </w:tcBorders>
            <w:shd w:val="clear" w:color="auto" w:fill="auto"/>
            <w:noWrap/>
            <w:vAlign w:val="bottom"/>
          </w:tcPr>
          <w:p w14:paraId="538A0B28" w14:textId="77777777" w:rsidR="009E6917" w:rsidRPr="00B60D70" w:rsidRDefault="009E6917" w:rsidP="00592146">
            <w:pPr>
              <w:rPr>
                <w:rFonts w:ascii="TH SarabunPSK" w:hAnsi="TH SarabunPSK" w:cs="TH SarabunPSK"/>
              </w:rPr>
            </w:pPr>
          </w:p>
        </w:tc>
        <w:tc>
          <w:tcPr>
            <w:tcW w:w="1417" w:type="dxa"/>
            <w:tcBorders>
              <w:top w:val="nil"/>
              <w:left w:val="nil"/>
              <w:bottom w:val="nil"/>
              <w:right w:val="nil"/>
            </w:tcBorders>
            <w:shd w:val="clear" w:color="auto" w:fill="auto"/>
            <w:noWrap/>
          </w:tcPr>
          <w:p w14:paraId="71DADF76" w14:textId="77777777" w:rsidR="009E6917" w:rsidRPr="00B60D70" w:rsidRDefault="009E6917" w:rsidP="00592146">
            <w:pPr>
              <w:rPr>
                <w:rFonts w:ascii="TH SarabunPSK" w:hAnsi="TH SarabunPSK" w:cs="TH SarabunPSK"/>
              </w:rPr>
            </w:pPr>
          </w:p>
        </w:tc>
        <w:tc>
          <w:tcPr>
            <w:tcW w:w="6658" w:type="dxa"/>
            <w:gridSpan w:val="2"/>
            <w:tcBorders>
              <w:top w:val="nil"/>
              <w:left w:val="nil"/>
              <w:bottom w:val="nil"/>
              <w:right w:val="nil"/>
            </w:tcBorders>
            <w:shd w:val="clear" w:color="auto" w:fill="auto"/>
            <w:noWrap/>
          </w:tcPr>
          <w:p w14:paraId="74BB9B37" w14:textId="431EB388" w:rsidR="009E6917" w:rsidRPr="00B60D70" w:rsidRDefault="00D756E0" w:rsidP="00436035">
            <w:pPr>
              <w:jc w:val="right"/>
              <w:rPr>
                <w:rFonts w:ascii="TH SarabunPSK" w:eastAsia="Times New Roman" w:hAnsi="TH SarabunPSK" w:cs="TH SarabunPSK"/>
                <w:b/>
                <w:bCs/>
              </w:rPr>
            </w:pPr>
            <w:r w:rsidRPr="00B60D70">
              <w:rPr>
                <w:rFonts w:ascii="TH SarabunPSK" w:hAnsi="TH SarabunPSK" w:cs="TH SarabunPSK" w:hint="cs"/>
                <w:b/>
                <w:bCs/>
                <w:cs/>
                <w:lang w:val="th-TH"/>
              </w:rPr>
              <w:t xml:space="preserve">ชั่วโมง </w:t>
            </w:r>
            <w:r w:rsidRPr="00B60D70">
              <w:rPr>
                <w:rFonts w:ascii="TH SarabunPSK" w:hAnsi="TH SarabunPSK" w:cs="TH SarabunPSK" w:hint="cs"/>
                <w:b/>
                <w:bCs/>
                <w:cs/>
              </w:rPr>
              <w:t>/</w:t>
            </w:r>
            <w:r w:rsidRPr="00B60D70">
              <w:rPr>
                <w:rFonts w:ascii="TH SarabunPSK" w:hAnsi="TH SarabunPSK" w:cs="TH SarabunPSK" w:hint="cs"/>
                <w:b/>
                <w:bCs/>
                <w:cs/>
                <w:lang w:val="th-TH"/>
              </w:rPr>
              <w:t>สัปดาห์</w:t>
            </w:r>
            <w:r w:rsidR="00BD7F9D" w:rsidRPr="00B60D70">
              <w:rPr>
                <w:rFonts w:ascii="TH SarabunPSK" w:hAnsi="TH SarabunPSK" w:cs="TH SarabunPSK" w:hint="cs"/>
                <w:b/>
                <w:bCs/>
                <w:cs/>
                <w:lang w:val="th-TH"/>
              </w:rPr>
              <w:t xml:space="preserve"> </w:t>
            </w:r>
            <w:r w:rsidRPr="00B60D70">
              <w:rPr>
                <w:rFonts w:ascii="TH SarabunPSK" w:hAnsi="TH SarabunPSK" w:cs="TH SarabunPSK" w:hint="cs"/>
                <w:b/>
                <w:bCs/>
                <w:cs/>
                <w:lang w:val="th-TH"/>
              </w:rPr>
              <w:t xml:space="preserve"> </w:t>
            </w:r>
            <w:r w:rsidRPr="00B60D70">
              <w:rPr>
                <w:rFonts w:ascii="TH SarabunPSK" w:hAnsi="TH SarabunPSK" w:cs="TH SarabunPSK" w:hint="cs"/>
                <w:b/>
                <w:bCs/>
                <w:cs/>
              </w:rPr>
              <w:tab/>
              <w:t>=</w:t>
            </w:r>
            <w:r w:rsidR="00BD7F9D" w:rsidRPr="00B60D70">
              <w:rPr>
                <w:rFonts w:ascii="TH SarabunPSK" w:hAnsi="TH SarabunPSK" w:cs="TH SarabunPSK" w:hint="cs"/>
                <w:b/>
                <w:bCs/>
                <w:cs/>
              </w:rPr>
              <w:t xml:space="preserve"> </w:t>
            </w:r>
            <w:r w:rsidR="00095622" w:rsidRPr="00B60D70">
              <w:rPr>
                <w:rFonts w:ascii="TH SarabunPSK" w:hAnsi="TH SarabunPSK" w:cs="TH SarabunPSK" w:hint="cs"/>
                <w:b/>
                <w:bCs/>
              </w:rPr>
              <w:t>6</w:t>
            </w:r>
            <w:r w:rsidR="003032A3" w:rsidRPr="00B60D70">
              <w:rPr>
                <w:rFonts w:ascii="TH SarabunPSK" w:hAnsi="TH SarabunPSK" w:cs="TH SarabunPSK" w:hint="cs"/>
                <w:b/>
                <w:bCs/>
              </w:rPr>
              <w:t>5</w:t>
            </w:r>
          </w:p>
        </w:tc>
      </w:tr>
    </w:tbl>
    <w:p w14:paraId="633A3E2B" w14:textId="77777777" w:rsidR="009E6917" w:rsidRPr="00B60D70" w:rsidRDefault="00D756E0" w:rsidP="00592146">
      <w:pPr>
        <w:rPr>
          <w:rFonts w:ascii="TH SarabunPSK" w:hAnsi="TH SarabunPSK" w:cs="TH SarabunPSK"/>
        </w:rPr>
      </w:pPr>
      <w:r w:rsidRPr="00B60D70">
        <w:rPr>
          <w:rFonts w:ascii="TH SarabunPSK" w:hAnsi="TH SarabunPSK" w:cs="TH SarabunPSK" w:hint="cs"/>
          <w:cs/>
        </w:rPr>
        <w:tab/>
      </w:r>
      <w:r w:rsidRPr="00B60D70">
        <w:rPr>
          <w:rFonts w:ascii="TH SarabunPSK" w:hAnsi="TH SarabunPSK" w:cs="TH SarabunPSK" w:hint="cs"/>
          <w:cs/>
        </w:rPr>
        <w:tab/>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3374"/>
        <w:gridCol w:w="2254"/>
        <w:gridCol w:w="2169"/>
      </w:tblGrid>
      <w:tr w:rsidR="00B60D70" w:rsidRPr="00B60D70" w14:paraId="4F847B5B" w14:textId="77777777" w:rsidTr="00D420AC">
        <w:tc>
          <w:tcPr>
            <w:tcW w:w="1134" w:type="dxa"/>
            <w:shd w:val="clear" w:color="auto" w:fill="F2F2F2" w:themeFill="background1" w:themeFillShade="F2"/>
          </w:tcPr>
          <w:p w14:paraId="24D0766C" w14:textId="4CBF587E" w:rsidR="00436035" w:rsidRPr="00B60D70" w:rsidRDefault="00436035" w:rsidP="00D420AC">
            <w:pPr>
              <w:rPr>
                <w:rFonts w:ascii="TH SarabunPSK" w:hAnsi="TH SarabunPSK" w:cs="TH SarabunPSK"/>
                <w:b/>
                <w:bCs/>
              </w:rPr>
            </w:pPr>
            <w:r w:rsidRPr="00B60D70">
              <w:rPr>
                <w:rFonts w:ascii="TH SarabunPSK" w:hAnsi="TH SarabunPSK" w:cs="TH SarabunPSK" w:hint="cs"/>
                <w:b/>
                <w:bCs/>
                <w:cs/>
                <w:lang w:val="th-TH"/>
              </w:rPr>
              <w:t xml:space="preserve">ชั้นปีที่ </w:t>
            </w:r>
            <w:r w:rsidRPr="00B60D70">
              <w:rPr>
                <w:rFonts w:ascii="TH SarabunPSK" w:hAnsi="TH SarabunPSK" w:cs="TH SarabunPSK" w:hint="cs"/>
                <w:b/>
                <w:bCs/>
              </w:rPr>
              <w:t>1</w:t>
            </w:r>
            <w:r w:rsidR="00BD7F9D" w:rsidRPr="00B60D70">
              <w:rPr>
                <w:rFonts w:ascii="TH SarabunPSK" w:hAnsi="TH SarabunPSK" w:cs="TH SarabunPSK" w:hint="cs"/>
                <w:b/>
                <w:bCs/>
                <w:cs/>
              </w:rPr>
              <w:t xml:space="preserve"> </w:t>
            </w:r>
            <w:r w:rsidRPr="00B60D70">
              <w:rPr>
                <w:rFonts w:ascii="TH SarabunPSK" w:hAnsi="TH SarabunPSK" w:cs="TH SarabunPSK" w:hint="cs"/>
                <w:b/>
                <w:bCs/>
                <w:cs/>
              </w:rPr>
              <w:t xml:space="preserve"> </w:t>
            </w:r>
          </w:p>
        </w:tc>
        <w:tc>
          <w:tcPr>
            <w:tcW w:w="3374" w:type="dxa"/>
            <w:shd w:val="clear" w:color="auto" w:fill="F2F2F2" w:themeFill="background1" w:themeFillShade="F2"/>
          </w:tcPr>
          <w:p w14:paraId="6C5BD10B" w14:textId="0E9B198A" w:rsidR="00436035" w:rsidRPr="00B60D70" w:rsidRDefault="00436035" w:rsidP="00D420AC">
            <w:pPr>
              <w:rPr>
                <w:rFonts w:ascii="TH SarabunPSK" w:hAnsi="TH SarabunPSK" w:cs="TH SarabunPSK"/>
                <w:b/>
                <w:bCs/>
              </w:rPr>
            </w:pPr>
            <w:r w:rsidRPr="00B60D70">
              <w:rPr>
                <w:rFonts w:ascii="TH SarabunPSK" w:hAnsi="TH SarabunPSK" w:cs="TH SarabunPSK" w:hint="cs"/>
                <w:b/>
                <w:bCs/>
                <w:cs/>
                <w:lang w:val="th-TH"/>
              </w:rPr>
              <w:t xml:space="preserve">ภาคการศึกษาที่ </w:t>
            </w:r>
            <w:r w:rsidRPr="00B60D70">
              <w:rPr>
                <w:rFonts w:ascii="TH SarabunPSK" w:hAnsi="TH SarabunPSK" w:cs="TH SarabunPSK" w:hint="cs"/>
                <w:b/>
                <w:bCs/>
              </w:rPr>
              <w:t>2</w:t>
            </w:r>
            <w:r w:rsidR="00BD7F9D" w:rsidRPr="00B60D70">
              <w:rPr>
                <w:rFonts w:ascii="TH SarabunPSK" w:hAnsi="TH SarabunPSK" w:cs="TH SarabunPSK" w:hint="cs"/>
                <w:b/>
                <w:bCs/>
                <w:cs/>
              </w:rPr>
              <w:t xml:space="preserve">  </w:t>
            </w:r>
            <w:r w:rsidRPr="00B60D70">
              <w:rPr>
                <w:rFonts w:ascii="TH SarabunPSK" w:hAnsi="TH SarabunPSK" w:cs="TH SarabunPSK" w:hint="cs"/>
                <w:b/>
                <w:bCs/>
                <w:cs/>
              </w:rPr>
              <w:t xml:space="preserve"> </w:t>
            </w:r>
          </w:p>
        </w:tc>
        <w:tc>
          <w:tcPr>
            <w:tcW w:w="2254" w:type="dxa"/>
            <w:shd w:val="clear" w:color="auto" w:fill="F2F2F2" w:themeFill="background1" w:themeFillShade="F2"/>
          </w:tcPr>
          <w:p w14:paraId="196F7B99" w14:textId="77777777" w:rsidR="00436035" w:rsidRPr="00B60D70" w:rsidRDefault="00436035" w:rsidP="00D420AC">
            <w:pPr>
              <w:rPr>
                <w:rFonts w:ascii="TH SarabunPSK" w:hAnsi="TH SarabunPSK" w:cs="TH SarabunPSK"/>
                <w:b/>
                <w:bCs/>
              </w:rPr>
            </w:pPr>
          </w:p>
        </w:tc>
        <w:tc>
          <w:tcPr>
            <w:tcW w:w="2169" w:type="dxa"/>
            <w:shd w:val="clear" w:color="auto" w:fill="F2F2F2" w:themeFill="background1" w:themeFillShade="F2"/>
          </w:tcPr>
          <w:p w14:paraId="64E565EF" w14:textId="77777777" w:rsidR="00436035" w:rsidRPr="00B60D70" w:rsidRDefault="00436035" w:rsidP="00D420AC">
            <w:pPr>
              <w:jc w:val="right"/>
              <w:rPr>
                <w:rFonts w:ascii="TH SarabunPSK" w:hAnsi="TH SarabunPSK" w:cs="TH SarabunPSK"/>
                <w:b/>
                <w:bCs/>
              </w:rPr>
            </w:pPr>
            <w:r w:rsidRPr="00B60D70">
              <w:rPr>
                <w:rFonts w:ascii="TH SarabunPSK" w:hAnsi="TH SarabunPSK" w:cs="TH SarabunPSK" w:hint="cs"/>
                <w:b/>
                <w:bCs/>
                <w:cs/>
                <w:lang w:val="th-TH"/>
              </w:rPr>
              <w:t>จำนวนหน่วยกิต</w:t>
            </w:r>
          </w:p>
        </w:tc>
      </w:tr>
    </w:tbl>
    <w:tbl>
      <w:tblPr>
        <w:tblW w:w="9066" w:type="dxa"/>
        <w:tblLook w:val="04A0" w:firstRow="1" w:lastRow="0" w:firstColumn="1" w:lastColumn="0" w:noHBand="0" w:noVBand="1"/>
      </w:tblPr>
      <w:tblGrid>
        <w:gridCol w:w="993"/>
        <w:gridCol w:w="1417"/>
        <w:gridCol w:w="5239"/>
        <w:gridCol w:w="1417"/>
      </w:tblGrid>
      <w:tr w:rsidR="00B60D70" w:rsidRPr="00B60D70" w14:paraId="571D4368" w14:textId="77777777" w:rsidTr="00F551BD">
        <w:trPr>
          <w:trHeight w:val="288"/>
        </w:trPr>
        <w:tc>
          <w:tcPr>
            <w:tcW w:w="993" w:type="dxa"/>
            <w:shd w:val="clear" w:color="auto" w:fill="auto"/>
            <w:noWrap/>
            <w:vAlign w:val="bottom"/>
          </w:tcPr>
          <w:p w14:paraId="7CB46024" w14:textId="77777777" w:rsidR="009E6917" w:rsidRPr="00B60D70" w:rsidRDefault="009E6917" w:rsidP="00592146">
            <w:pPr>
              <w:rPr>
                <w:rFonts w:ascii="TH SarabunPSK" w:hAnsi="TH SarabunPSK" w:cs="TH SarabunPSK"/>
              </w:rPr>
            </w:pPr>
          </w:p>
        </w:tc>
        <w:tc>
          <w:tcPr>
            <w:tcW w:w="1417" w:type="dxa"/>
            <w:shd w:val="clear" w:color="auto" w:fill="auto"/>
            <w:noWrap/>
          </w:tcPr>
          <w:p w14:paraId="2ED95025" w14:textId="6DC12495" w:rsidR="009E6917" w:rsidRPr="00B60D70" w:rsidRDefault="00F551BD" w:rsidP="00592146">
            <w:pPr>
              <w:rPr>
                <w:rFonts w:ascii="TH SarabunPSK" w:hAnsi="TH SarabunPSK" w:cs="TH SarabunPSK"/>
              </w:rPr>
            </w:pPr>
            <w:r w:rsidRPr="00B60D70">
              <w:rPr>
                <w:rFonts w:ascii="TH SarabunPSK" w:hAnsi="TH SarabunPSK" w:cs="TH SarabunPSK" w:hint="cs"/>
              </w:rPr>
              <w:t xml:space="preserve">GEN </w:t>
            </w:r>
            <w:r w:rsidR="00D756E0" w:rsidRPr="00B60D70">
              <w:rPr>
                <w:rFonts w:ascii="TH SarabunPSK" w:hAnsi="TH SarabunPSK" w:cs="TH SarabunPSK" w:hint="cs"/>
                <w:cs/>
              </w:rPr>
              <w:t>121</w:t>
            </w:r>
          </w:p>
        </w:tc>
        <w:tc>
          <w:tcPr>
            <w:tcW w:w="5239" w:type="dxa"/>
            <w:shd w:val="clear" w:color="auto" w:fill="auto"/>
            <w:noWrap/>
          </w:tcPr>
          <w:p w14:paraId="61E47A13" w14:textId="3960E71D" w:rsidR="0071138E" w:rsidRPr="00B60D70" w:rsidRDefault="00D756E0" w:rsidP="00874181">
            <w:pPr>
              <w:rPr>
                <w:rFonts w:ascii="TH SarabunPSK" w:hAnsi="TH SarabunPSK" w:cs="TH SarabunPSK"/>
              </w:rPr>
            </w:pPr>
            <w:r w:rsidRPr="00B60D70">
              <w:rPr>
                <w:rFonts w:ascii="TH SarabunPSK" w:hAnsi="TH SarabunPSK" w:cs="TH SarabunPSK" w:hint="cs"/>
                <w:cs/>
                <w:lang w:val="th-TH"/>
              </w:rPr>
              <w:t>ทักษะการเรียนรู้และการแก้ปัญหา</w:t>
            </w:r>
          </w:p>
        </w:tc>
        <w:tc>
          <w:tcPr>
            <w:tcW w:w="1417" w:type="dxa"/>
            <w:shd w:val="clear" w:color="auto" w:fill="auto"/>
            <w:noWrap/>
          </w:tcPr>
          <w:p w14:paraId="152C148E" w14:textId="4C72BAD4" w:rsidR="009E6917" w:rsidRPr="00B60D70" w:rsidRDefault="00433FB2" w:rsidP="00874181">
            <w:pPr>
              <w:jc w:val="right"/>
              <w:rPr>
                <w:rFonts w:ascii="TH SarabunPSK" w:hAnsi="TH SarabunPSK" w:cs="TH SarabunPSK"/>
              </w:rPr>
            </w:pPr>
            <w:r w:rsidRPr="00B60D70">
              <w:rPr>
                <w:rFonts w:ascii="TH SarabunPSK" w:hAnsi="TH SarabunPSK" w:cs="TH SarabunPSK" w:hint="cs"/>
              </w:rPr>
              <w:t>3 (3-0-6)</w:t>
            </w:r>
          </w:p>
        </w:tc>
      </w:tr>
      <w:tr w:rsidR="00B60D70" w:rsidRPr="00B60D70" w14:paraId="51CA3F64" w14:textId="77777777" w:rsidTr="00F551BD">
        <w:trPr>
          <w:trHeight w:val="288"/>
        </w:trPr>
        <w:tc>
          <w:tcPr>
            <w:tcW w:w="993" w:type="dxa"/>
            <w:shd w:val="clear" w:color="auto" w:fill="auto"/>
            <w:noWrap/>
            <w:vAlign w:val="bottom"/>
          </w:tcPr>
          <w:p w14:paraId="18AFD2FC" w14:textId="77777777" w:rsidR="009E6917" w:rsidRPr="00B60D70" w:rsidRDefault="009E6917" w:rsidP="00592146">
            <w:pPr>
              <w:rPr>
                <w:rFonts w:ascii="TH SarabunPSK" w:hAnsi="TH SarabunPSK" w:cs="TH SarabunPSK"/>
              </w:rPr>
            </w:pPr>
          </w:p>
        </w:tc>
        <w:tc>
          <w:tcPr>
            <w:tcW w:w="1417" w:type="dxa"/>
            <w:shd w:val="clear" w:color="auto" w:fill="auto"/>
            <w:noWrap/>
          </w:tcPr>
          <w:p w14:paraId="2C3DDE19" w14:textId="27A173FB" w:rsidR="009E6917" w:rsidRPr="00B60D70" w:rsidRDefault="00F551BD" w:rsidP="00592146">
            <w:pPr>
              <w:rPr>
                <w:rFonts w:ascii="TH SarabunPSK" w:hAnsi="TH SarabunPSK" w:cs="TH SarabunPSK"/>
              </w:rPr>
            </w:pPr>
            <w:r w:rsidRPr="00B60D70">
              <w:rPr>
                <w:rFonts w:ascii="TH SarabunPSK" w:hAnsi="TH SarabunPSK" w:cs="TH SarabunPSK" w:hint="cs"/>
              </w:rPr>
              <w:t xml:space="preserve">LNG </w:t>
            </w:r>
            <w:r w:rsidR="00D756E0" w:rsidRPr="00B60D70">
              <w:rPr>
                <w:rFonts w:ascii="TH SarabunPSK" w:hAnsi="TH SarabunPSK" w:cs="TH SarabunPSK" w:hint="cs"/>
                <w:cs/>
              </w:rPr>
              <w:t>220</w:t>
            </w:r>
          </w:p>
        </w:tc>
        <w:tc>
          <w:tcPr>
            <w:tcW w:w="5239" w:type="dxa"/>
            <w:shd w:val="clear" w:color="auto" w:fill="auto"/>
            <w:noWrap/>
          </w:tcPr>
          <w:p w14:paraId="5C7E22AC" w14:textId="0EAB6E32" w:rsidR="0071138E" w:rsidRPr="00B60D70" w:rsidRDefault="00D756E0" w:rsidP="00874181">
            <w:pPr>
              <w:rPr>
                <w:rFonts w:ascii="TH SarabunPSK" w:hAnsi="TH SarabunPSK" w:cs="TH SarabunPSK"/>
              </w:rPr>
            </w:pPr>
            <w:r w:rsidRPr="00B60D70">
              <w:rPr>
                <w:rFonts w:ascii="TH SarabunPSK" w:hAnsi="TH SarabunPSK" w:cs="TH SarabunPSK" w:hint="cs"/>
                <w:cs/>
                <w:lang w:val="th-TH"/>
              </w:rPr>
              <w:t>ภาษาอังกฤษเชิงวิชาการ</w:t>
            </w:r>
          </w:p>
        </w:tc>
        <w:tc>
          <w:tcPr>
            <w:tcW w:w="1417" w:type="dxa"/>
            <w:shd w:val="clear" w:color="auto" w:fill="auto"/>
            <w:noWrap/>
          </w:tcPr>
          <w:p w14:paraId="6E050629" w14:textId="26505D38" w:rsidR="009E6917" w:rsidRPr="00B60D70" w:rsidRDefault="00E67220" w:rsidP="00874181">
            <w:pPr>
              <w:jc w:val="right"/>
              <w:rPr>
                <w:rFonts w:ascii="TH SarabunPSK" w:hAnsi="TH SarabunPSK" w:cs="TH SarabunPSK"/>
              </w:rPr>
            </w:pPr>
            <w:r w:rsidRPr="00B60D70">
              <w:rPr>
                <w:rFonts w:ascii="TH SarabunPSK" w:hAnsi="TH SarabunPSK" w:cs="TH SarabunPSK" w:hint="cs"/>
              </w:rPr>
              <w:t>3 (3-0-6)</w:t>
            </w:r>
          </w:p>
        </w:tc>
      </w:tr>
      <w:tr w:rsidR="00B60D70" w:rsidRPr="00B60D70" w14:paraId="1DA082C2" w14:textId="77777777" w:rsidTr="00F551BD">
        <w:trPr>
          <w:trHeight w:val="288"/>
        </w:trPr>
        <w:tc>
          <w:tcPr>
            <w:tcW w:w="993" w:type="dxa"/>
            <w:shd w:val="clear" w:color="auto" w:fill="auto"/>
            <w:noWrap/>
            <w:vAlign w:val="bottom"/>
          </w:tcPr>
          <w:p w14:paraId="56EEB9C4" w14:textId="77777777" w:rsidR="009E6917" w:rsidRPr="00B60D70" w:rsidRDefault="009E6917" w:rsidP="00592146">
            <w:pPr>
              <w:rPr>
                <w:rFonts w:ascii="TH SarabunPSK" w:hAnsi="TH SarabunPSK" w:cs="TH SarabunPSK"/>
              </w:rPr>
            </w:pPr>
          </w:p>
        </w:tc>
        <w:tc>
          <w:tcPr>
            <w:tcW w:w="1417" w:type="dxa"/>
            <w:shd w:val="clear" w:color="auto" w:fill="auto"/>
            <w:noWrap/>
          </w:tcPr>
          <w:p w14:paraId="1F597743" w14:textId="56C3BF8B"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D756E0" w:rsidRPr="00B60D70">
              <w:rPr>
                <w:rFonts w:ascii="TH SarabunPSK" w:hAnsi="TH SarabunPSK" w:cs="TH SarabunPSK" w:hint="cs"/>
                <w:cs/>
              </w:rPr>
              <w:t>301</w:t>
            </w:r>
          </w:p>
        </w:tc>
        <w:tc>
          <w:tcPr>
            <w:tcW w:w="5239" w:type="dxa"/>
            <w:shd w:val="clear" w:color="auto" w:fill="auto"/>
            <w:noWrap/>
          </w:tcPr>
          <w:p w14:paraId="4640FDC3" w14:textId="17349464" w:rsidR="00683487" w:rsidRPr="00B60D70" w:rsidRDefault="00D756E0" w:rsidP="00874181">
            <w:pPr>
              <w:rPr>
                <w:rFonts w:ascii="TH SarabunPSK" w:hAnsi="TH SarabunPSK" w:cs="TH SarabunPSK"/>
              </w:rPr>
            </w:pPr>
            <w:r w:rsidRPr="00B60D70">
              <w:rPr>
                <w:rFonts w:ascii="TH SarabunPSK" w:hAnsi="TH SarabunPSK" w:cs="TH SarabunPSK" w:hint="cs"/>
                <w:cs/>
                <w:lang w:val="th-TH"/>
              </w:rPr>
              <w:t>การพัฒนาทักษะการเป็นครูช่างโยธา</w:t>
            </w:r>
          </w:p>
        </w:tc>
        <w:tc>
          <w:tcPr>
            <w:tcW w:w="1417" w:type="dxa"/>
            <w:shd w:val="clear" w:color="auto" w:fill="auto"/>
            <w:noWrap/>
          </w:tcPr>
          <w:p w14:paraId="4653F310" w14:textId="123A245B" w:rsidR="009E6917" w:rsidRPr="00B60D70" w:rsidRDefault="002D6D25" w:rsidP="00874181">
            <w:pPr>
              <w:jc w:val="right"/>
              <w:rPr>
                <w:rFonts w:ascii="TH SarabunPSK" w:hAnsi="TH SarabunPSK" w:cs="TH SarabunPSK"/>
              </w:rPr>
            </w:pPr>
            <w:r w:rsidRPr="00B60D70">
              <w:rPr>
                <w:rFonts w:ascii="TH SarabunPSK" w:hAnsi="TH SarabunPSK" w:cs="TH SarabunPSK" w:hint="cs"/>
              </w:rPr>
              <w:t>3</w:t>
            </w:r>
            <w:r w:rsidR="00E67220" w:rsidRPr="00B60D70">
              <w:rPr>
                <w:rFonts w:ascii="TH SarabunPSK" w:hAnsi="TH SarabunPSK" w:cs="TH SarabunPSK" w:hint="cs"/>
              </w:rPr>
              <w:t xml:space="preserve"> (1-4-6)</w:t>
            </w:r>
          </w:p>
        </w:tc>
      </w:tr>
      <w:tr w:rsidR="00B60D70" w:rsidRPr="00B60D70" w14:paraId="6597AA8C" w14:textId="77777777" w:rsidTr="00F551BD">
        <w:trPr>
          <w:trHeight w:val="288"/>
        </w:trPr>
        <w:tc>
          <w:tcPr>
            <w:tcW w:w="993" w:type="dxa"/>
            <w:shd w:val="clear" w:color="auto" w:fill="auto"/>
            <w:noWrap/>
            <w:vAlign w:val="bottom"/>
          </w:tcPr>
          <w:p w14:paraId="31C50D11" w14:textId="77777777" w:rsidR="007B536D" w:rsidRPr="00B60D70" w:rsidRDefault="007B536D" w:rsidP="007B536D">
            <w:pPr>
              <w:rPr>
                <w:rFonts w:ascii="TH SarabunPSK" w:hAnsi="TH SarabunPSK" w:cs="TH SarabunPSK"/>
              </w:rPr>
            </w:pPr>
          </w:p>
        </w:tc>
        <w:tc>
          <w:tcPr>
            <w:tcW w:w="1417" w:type="dxa"/>
            <w:shd w:val="clear" w:color="auto" w:fill="auto"/>
            <w:noWrap/>
          </w:tcPr>
          <w:p w14:paraId="6F930EAE" w14:textId="0CFBC569" w:rsidR="007B536D" w:rsidRPr="00B60D70" w:rsidRDefault="00F551BD" w:rsidP="007B536D">
            <w:pPr>
              <w:rPr>
                <w:rFonts w:ascii="TH SarabunPSK" w:hAnsi="TH SarabunPSK" w:cs="TH SarabunPSK"/>
              </w:rPr>
            </w:pPr>
            <w:r w:rsidRPr="00B60D70">
              <w:rPr>
                <w:rFonts w:ascii="TH SarabunPSK" w:hAnsi="TH SarabunPSK" w:cs="TH SarabunPSK" w:hint="cs"/>
              </w:rPr>
              <w:t xml:space="preserve">PHY </w:t>
            </w:r>
            <w:r w:rsidR="007B536D" w:rsidRPr="00B60D70">
              <w:rPr>
                <w:rFonts w:ascii="TH SarabunPSK" w:hAnsi="TH SarabunPSK" w:cs="TH SarabunPSK" w:hint="cs"/>
              </w:rPr>
              <w:t>10411</w:t>
            </w:r>
          </w:p>
        </w:tc>
        <w:tc>
          <w:tcPr>
            <w:tcW w:w="5239" w:type="dxa"/>
            <w:shd w:val="clear" w:color="auto" w:fill="auto"/>
            <w:noWrap/>
          </w:tcPr>
          <w:p w14:paraId="77A70A51" w14:textId="15793AA0" w:rsidR="007B536D" w:rsidRPr="00B60D70" w:rsidRDefault="007B536D" w:rsidP="007B536D">
            <w:pPr>
              <w:rPr>
                <w:rFonts w:ascii="TH SarabunPSK" w:hAnsi="TH SarabunPSK" w:cs="TH SarabunPSK"/>
              </w:rPr>
            </w:pPr>
            <w:r w:rsidRPr="00B60D70">
              <w:rPr>
                <w:rFonts w:ascii="TH SarabunPSK" w:hAnsi="TH SarabunPSK" w:cs="TH SarabunPSK" w:hint="cs"/>
                <w:cs/>
              </w:rPr>
              <w:t>ไฟฟ้าและแม่เหล็ก</w:t>
            </w:r>
          </w:p>
        </w:tc>
        <w:tc>
          <w:tcPr>
            <w:tcW w:w="1417" w:type="dxa"/>
            <w:shd w:val="clear" w:color="auto" w:fill="auto"/>
            <w:noWrap/>
          </w:tcPr>
          <w:p w14:paraId="5E43AED9" w14:textId="533C1EE7" w:rsidR="007B536D" w:rsidRPr="00B60D70" w:rsidRDefault="007B536D" w:rsidP="007B536D">
            <w:pPr>
              <w:jc w:val="right"/>
              <w:rPr>
                <w:rFonts w:ascii="TH SarabunPSK" w:hAnsi="TH SarabunPSK" w:cs="TH SarabunPSK"/>
              </w:rPr>
            </w:pPr>
            <w:r w:rsidRPr="00B60D70">
              <w:rPr>
                <w:rFonts w:ascii="TH SarabunPSK" w:hAnsi="TH SarabunPSK" w:cs="TH SarabunPSK" w:hint="cs"/>
              </w:rPr>
              <w:t>1</w:t>
            </w:r>
            <w:r w:rsidR="001E6B58" w:rsidRPr="00B60D70">
              <w:rPr>
                <w:rFonts w:ascii="TH SarabunPSK" w:hAnsi="TH SarabunPSK" w:cs="TH SarabunPSK"/>
              </w:rPr>
              <w:t xml:space="preserve"> </w:t>
            </w:r>
            <w:r w:rsidRPr="00B60D70">
              <w:rPr>
                <w:rFonts w:ascii="TH SarabunPSK" w:hAnsi="TH SarabunPSK" w:cs="TH SarabunPSK" w:hint="cs"/>
              </w:rPr>
              <w:t>(1-0-2)</w:t>
            </w:r>
          </w:p>
        </w:tc>
      </w:tr>
      <w:tr w:rsidR="00B60D70" w:rsidRPr="00B60D70" w14:paraId="6D79732B" w14:textId="77777777" w:rsidTr="00F551BD">
        <w:trPr>
          <w:trHeight w:val="288"/>
        </w:trPr>
        <w:tc>
          <w:tcPr>
            <w:tcW w:w="993" w:type="dxa"/>
            <w:shd w:val="clear" w:color="auto" w:fill="auto"/>
            <w:noWrap/>
            <w:vAlign w:val="bottom"/>
          </w:tcPr>
          <w:p w14:paraId="4D43EA04" w14:textId="77777777" w:rsidR="007B536D" w:rsidRPr="00B60D70" w:rsidRDefault="007B536D" w:rsidP="007B536D">
            <w:pPr>
              <w:rPr>
                <w:rFonts w:ascii="TH SarabunPSK" w:hAnsi="TH SarabunPSK" w:cs="TH SarabunPSK"/>
              </w:rPr>
            </w:pPr>
          </w:p>
        </w:tc>
        <w:tc>
          <w:tcPr>
            <w:tcW w:w="1417" w:type="dxa"/>
            <w:shd w:val="clear" w:color="auto" w:fill="auto"/>
            <w:noWrap/>
          </w:tcPr>
          <w:p w14:paraId="41758301" w14:textId="3AAFBE52" w:rsidR="007B536D" w:rsidRPr="00B60D70" w:rsidRDefault="00F551BD" w:rsidP="007B536D">
            <w:pPr>
              <w:rPr>
                <w:rFonts w:ascii="TH SarabunPSK" w:hAnsi="TH SarabunPSK" w:cs="TH SarabunPSK"/>
              </w:rPr>
            </w:pPr>
            <w:r w:rsidRPr="00B60D70">
              <w:rPr>
                <w:rFonts w:ascii="TH SarabunPSK" w:hAnsi="TH SarabunPSK" w:cs="TH SarabunPSK" w:hint="cs"/>
              </w:rPr>
              <w:t xml:space="preserve">PHY </w:t>
            </w:r>
            <w:r w:rsidR="007B536D" w:rsidRPr="00B60D70">
              <w:rPr>
                <w:rFonts w:ascii="TH SarabunPSK" w:hAnsi="TH SarabunPSK" w:cs="TH SarabunPSK" w:hint="cs"/>
              </w:rPr>
              <w:t>10412</w:t>
            </w:r>
          </w:p>
        </w:tc>
        <w:tc>
          <w:tcPr>
            <w:tcW w:w="5239" w:type="dxa"/>
            <w:shd w:val="clear" w:color="auto" w:fill="auto"/>
            <w:noWrap/>
          </w:tcPr>
          <w:p w14:paraId="542F9840" w14:textId="75353683" w:rsidR="007B536D" w:rsidRPr="00B60D70" w:rsidRDefault="007B536D" w:rsidP="007B536D">
            <w:pPr>
              <w:rPr>
                <w:rFonts w:ascii="TH SarabunPSK" w:hAnsi="TH SarabunPSK" w:cs="TH SarabunPSK"/>
                <w:cs/>
                <w:lang w:val="th-TH"/>
              </w:rPr>
            </w:pPr>
            <w:r w:rsidRPr="00B60D70">
              <w:rPr>
                <w:rFonts w:ascii="TH SarabunPSK" w:hAnsi="TH SarabunPSK" w:cs="TH SarabunPSK" w:hint="cs"/>
                <w:cs/>
              </w:rPr>
              <w:t>วงจรไฟฟ้า</w:t>
            </w:r>
          </w:p>
        </w:tc>
        <w:tc>
          <w:tcPr>
            <w:tcW w:w="1417" w:type="dxa"/>
            <w:shd w:val="clear" w:color="auto" w:fill="auto"/>
            <w:noWrap/>
          </w:tcPr>
          <w:p w14:paraId="40F0B5C1" w14:textId="447A6C11" w:rsidR="007B536D" w:rsidRPr="00B60D70" w:rsidRDefault="007B536D" w:rsidP="007B536D">
            <w:pPr>
              <w:jc w:val="right"/>
              <w:rPr>
                <w:rFonts w:ascii="TH SarabunPSK" w:hAnsi="TH SarabunPSK" w:cs="TH SarabunPSK"/>
              </w:rPr>
            </w:pPr>
            <w:r w:rsidRPr="00B60D70">
              <w:rPr>
                <w:rFonts w:ascii="TH SarabunPSK" w:hAnsi="TH SarabunPSK" w:cs="TH SarabunPSK" w:hint="cs"/>
              </w:rPr>
              <w:t>1</w:t>
            </w:r>
            <w:r w:rsidR="001E6B58" w:rsidRPr="00B60D70">
              <w:rPr>
                <w:rFonts w:ascii="TH SarabunPSK" w:hAnsi="TH SarabunPSK" w:cs="TH SarabunPSK"/>
              </w:rPr>
              <w:t xml:space="preserve"> </w:t>
            </w:r>
            <w:r w:rsidRPr="00B60D70">
              <w:rPr>
                <w:rFonts w:ascii="TH SarabunPSK" w:hAnsi="TH SarabunPSK" w:cs="TH SarabunPSK" w:hint="cs"/>
              </w:rPr>
              <w:t>(1-0-2)</w:t>
            </w:r>
          </w:p>
        </w:tc>
      </w:tr>
      <w:tr w:rsidR="00B60D70" w:rsidRPr="00B60D70" w14:paraId="3F3E625E" w14:textId="77777777" w:rsidTr="00F551BD">
        <w:trPr>
          <w:trHeight w:val="288"/>
        </w:trPr>
        <w:tc>
          <w:tcPr>
            <w:tcW w:w="993" w:type="dxa"/>
            <w:shd w:val="clear" w:color="auto" w:fill="auto"/>
            <w:noWrap/>
            <w:vAlign w:val="bottom"/>
          </w:tcPr>
          <w:p w14:paraId="00F4B601" w14:textId="77777777" w:rsidR="007B536D" w:rsidRPr="00B60D70" w:rsidRDefault="007B536D" w:rsidP="007B536D">
            <w:pPr>
              <w:rPr>
                <w:rFonts w:ascii="TH SarabunPSK" w:hAnsi="TH SarabunPSK" w:cs="TH SarabunPSK"/>
              </w:rPr>
            </w:pPr>
          </w:p>
        </w:tc>
        <w:tc>
          <w:tcPr>
            <w:tcW w:w="1417" w:type="dxa"/>
            <w:shd w:val="clear" w:color="auto" w:fill="auto"/>
            <w:noWrap/>
          </w:tcPr>
          <w:p w14:paraId="46F6FC09" w14:textId="4430B1DC" w:rsidR="007B536D" w:rsidRPr="00B60D70" w:rsidRDefault="00F551BD" w:rsidP="007B536D">
            <w:pPr>
              <w:rPr>
                <w:rFonts w:ascii="TH SarabunPSK" w:hAnsi="TH SarabunPSK" w:cs="TH SarabunPSK"/>
              </w:rPr>
            </w:pPr>
            <w:r w:rsidRPr="00B60D70">
              <w:rPr>
                <w:rFonts w:ascii="TH SarabunPSK" w:hAnsi="TH SarabunPSK" w:cs="TH SarabunPSK" w:hint="cs"/>
              </w:rPr>
              <w:t xml:space="preserve">PHY </w:t>
            </w:r>
            <w:r w:rsidR="007B536D" w:rsidRPr="00B60D70">
              <w:rPr>
                <w:rFonts w:ascii="TH SarabunPSK" w:hAnsi="TH SarabunPSK" w:cs="TH SarabunPSK" w:hint="cs"/>
              </w:rPr>
              <w:t>10413</w:t>
            </w:r>
          </w:p>
        </w:tc>
        <w:tc>
          <w:tcPr>
            <w:tcW w:w="5239" w:type="dxa"/>
            <w:shd w:val="clear" w:color="auto" w:fill="auto"/>
            <w:noWrap/>
          </w:tcPr>
          <w:p w14:paraId="0C2FBD8A" w14:textId="592CE43C" w:rsidR="007B536D" w:rsidRPr="00B60D70" w:rsidRDefault="007B536D" w:rsidP="007B536D">
            <w:pPr>
              <w:rPr>
                <w:rFonts w:ascii="TH SarabunPSK" w:hAnsi="TH SarabunPSK" w:cs="TH SarabunPSK"/>
                <w:cs/>
              </w:rPr>
            </w:pPr>
            <w:r w:rsidRPr="00B60D70">
              <w:rPr>
                <w:rFonts w:ascii="TH SarabunPSK" w:hAnsi="TH SarabunPSK" w:cs="TH SarabunPSK" w:hint="cs"/>
                <w:cs/>
              </w:rPr>
              <w:t xml:space="preserve">ทัศนศาสตร์และฟิสิกส์ยุคใหม่ </w:t>
            </w:r>
          </w:p>
        </w:tc>
        <w:tc>
          <w:tcPr>
            <w:tcW w:w="1417" w:type="dxa"/>
            <w:shd w:val="clear" w:color="auto" w:fill="auto"/>
            <w:noWrap/>
          </w:tcPr>
          <w:p w14:paraId="1E871507" w14:textId="2790B473" w:rsidR="007B536D" w:rsidRPr="00B60D70" w:rsidRDefault="007B536D" w:rsidP="007B536D">
            <w:pPr>
              <w:jc w:val="right"/>
              <w:rPr>
                <w:rFonts w:ascii="TH SarabunPSK" w:hAnsi="TH SarabunPSK" w:cs="TH SarabunPSK"/>
              </w:rPr>
            </w:pPr>
            <w:r w:rsidRPr="00B60D70">
              <w:rPr>
                <w:rFonts w:ascii="TH SarabunPSK" w:hAnsi="TH SarabunPSK" w:cs="TH SarabunPSK" w:hint="cs"/>
              </w:rPr>
              <w:t>1</w:t>
            </w:r>
            <w:r w:rsidR="001E6B58" w:rsidRPr="00B60D70">
              <w:rPr>
                <w:rFonts w:ascii="TH SarabunPSK" w:hAnsi="TH SarabunPSK" w:cs="TH SarabunPSK"/>
              </w:rPr>
              <w:t xml:space="preserve"> </w:t>
            </w:r>
            <w:r w:rsidRPr="00B60D70">
              <w:rPr>
                <w:rFonts w:ascii="TH SarabunPSK" w:hAnsi="TH SarabunPSK" w:cs="TH SarabunPSK" w:hint="cs"/>
              </w:rPr>
              <w:t>(1-0-2)</w:t>
            </w:r>
          </w:p>
        </w:tc>
      </w:tr>
      <w:tr w:rsidR="00B60D70" w:rsidRPr="00B60D70" w14:paraId="096B38EC" w14:textId="77777777" w:rsidTr="00F551BD">
        <w:trPr>
          <w:trHeight w:val="288"/>
        </w:trPr>
        <w:tc>
          <w:tcPr>
            <w:tcW w:w="993" w:type="dxa"/>
            <w:shd w:val="clear" w:color="auto" w:fill="auto"/>
            <w:noWrap/>
            <w:vAlign w:val="bottom"/>
          </w:tcPr>
          <w:p w14:paraId="0676B666" w14:textId="77777777" w:rsidR="009E6917" w:rsidRPr="00B60D70" w:rsidRDefault="009E6917" w:rsidP="00592146">
            <w:pPr>
              <w:rPr>
                <w:rFonts w:ascii="TH SarabunPSK" w:hAnsi="TH SarabunPSK" w:cs="TH SarabunPSK"/>
              </w:rPr>
            </w:pPr>
          </w:p>
        </w:tc>
        <w:tc>
          <w:tcPr>
            <w:tcW w:w="1417" w:type="dxa"/>
            <w:shd w:val="clear" w:color="auto" w:fill="auto"/>
            <w:noWrap/>
          </w:tcPr>
          <w:p w14:paraId="13400BFF" w14:textId="14956EA8" w:rsidR="009E6917" w:rsidRPr="00B60D70" w:rsidRDefault="00F551BD" w:rsidP="00592146">
            <w:pPr>
              <w:rPr>
                <w:rFonts w:ascii="TH SarabunPSK" w:hAnsi="TH SarabunPSK" w:cs="TH SarabunPSK"/>
              </w:rPr>
            </w:pPr>
            <w:r w:rsidRPr="00B60D70">
              <w:rPr>
                <w:rFonts w:ascii="TH SarabunPSK" w:hAnsi="TH SarabunPSK" w:cs="TH SarabunPSK" w:hint="cs"/>
              </w:rPr>
              <w:t xml:space="preserve">PHY </w:t>
            </w:r>
            <w:r w:rsidR="00D756E0" w:rsidRPr="00B60D70">
              <w:rPr>
                <w:rFonts w:ascii="TH SarabunPSK" w:hAnsi="TH SarabunPSK" w:cs="TH SarabunPSK" w:hint="cs"/>
                <w:cs/>
              </w:rPr>
              <w:t>192</w:t>
            </w:r>
          </w:p>
        </w:tc>
        <w:tc>
          <w:tcPr>
            <w:tcW w:w="5239" w:type="dxa"/>
            <w:shd w:val="clear" w:color="auto" w:fill="auto"/>
            <w:noWrap/>
          </w:tcPr>
          <w:p w14:paraId="1B18FE2B" w14:textId="1E946C66" w:rsidR="00683487" w:rsidRPr="00B60D70" w:rsidRDefault="00D756E0" w:rsidP="00874181">
            <w:pPr>
              <w:rPr>
                <w:rFonts w:ascii="TH SarabunPSK" w:hAnsi="TH SarabunPSK" w:cs="TH SarabunPSK"/>
                <w:cs/>
              </w:rPr>
            </w:pPr>
            <w:r w:rsidRPr="00B60D70">
              <w:rPr>
                <w:rFonts w:ascii="TH SarabunPSK" w:hAnsi="TH SarabunPSK" w:cs="TH SarabunPSK" w:hint="cs"/>
                <w:cs/>
                <w:lang w:val="th-TH"/>
              </w:rPr>
              <w:t xml:space="preserve">ปฏิบัติการฟิสิกส์ทั่วไป </w:t>
            </w:r>
            <w:r w:rsidRPr="00B60D70">
              <w:rPr>
                <w:rFonts w:ascii="TH SarabunPSK" w:hAnsi="TH SarabunPSK" w:cs="TH SarabunPSK" w:hint="cs"/>
                <w:cs/>
              </w:rPr>
              <w:t xml:space="preserve">2 </w:t>
            </w:r>
            <w:r w:rsidRPr="00B60D70">
              <w:rPr>
                <w:rFonts w:ascii="TH SarabunPSK" w:hAnsi="TH SarabunPSK" w:cs="TH SarabunPSK" w:hint="cs"/>
                <w:cs/>
              </w:rPr>
              <w:tab/>
            </w:r>
          </w:p>
        </w:tc>
        <w:tc>
          <w:tcPr>
            <w:tcW w:w="1417" w:type="dxa"/>
            <w:shd w:val="clear" w:color="auto" w:fill="auto"/>
            <w:noWrap/>
          </w:tcPr>
          <w:p w14:paraId="28DB8ADE" w14:textId="7567654F" w:rsidR="009E6917" w:rsidRPr="00B60D70" w:rsidRDefault="001E6B58" w:rsidP="00874181">
            <w:pPr>
              <w:jc w:val="right"/>
              <w:rPr>
                <w:rFonts w:ascii="TH SarabunPSK" w:hAnsi="TH SarabunPSK" w:cs="TH SarabunPSK"/>
              </w:rPr>
            </w:pPr>
            <w:r w:rsidRPr="00B60D70">
              <w:rPr>
                <w:rFonts w:ascii="TH SarabunPSK" w:hAnsi="TH SarabunPSK" w:cs="TH SarabunPSK"/>
              </w:rPr>
              <w:t xml:space="preserve">  </w:t>
            </w:r>
            <w:r w:rsidRPr="00B60D70">
              <w:t xml:space="preserve"> </w:t>
            </w:r>
            <w:r w:rsidR="00E67220" w:rsidRPr="00B60D70">
              <w:rPr>
                <w:rFonts w:ascii="TH SarabunPSK" w:hAnsi="TH SarabunPSK" w:cs="TH SarabunPSK" w:hint="cs"/>
              </w:rPr>
              <w:t>1 (0-2-2)</w:t>
            </w:r>
          </w:p>
        </w:tc>
      </w:tr>
      <w:tr w:rsidR="00B60D70" w:rsidRPr="00B60D70" w14:paraId="5AA2EF0C" w14:textId="77777777" w:rsidTr="00F551BD">
        <w:trPr>
          <w:trHeight w:val="288"/>
        </w:trPr>
        <w:tc>
          <w:tcPr>
            <w:tcW w:w="993" w:type="dxa"/>
            <w:shd w:val="clear" w:color="auto" w:fill="auto"/>
            <w:noWrap/>
            <w:vAlign w:val="bottom"/>
          </w:tcPr>
          <w:p w14:paraId="71737A24" w14:textId="77777777" w:rsidR="00F66E18" w:rsidRPr="00B60D70" w:rsidRDefault="00F66E18" w:rsidP="00F66E18">
            <w:pPr>
              <w:rPr>
                <w:rFonts w:ascii="TH SarabunPSK" w:hAnsi="TH SarabunPSK" w:cs="TH SarabunPSK"/>
              </w:rPr>
            </w:pPr>
          </w:p>
        </w:tc>
        <w:tc>
          <w:tcPr>
            <w:tcW w:w="1417" w:type="dxa"/>
            <w:shd w:val="clear" w:color="auto" w:fill="auto"/>
            <w:noWrap/>
          </w:tcPr>
          <w:p w14:paraId="7621B10F" w14:textId="2381383E" w:rsidR="00F66E18" w:rsidRPr="00B60D70" w:rsidRDefault="00F551BD" w:rsidP="00F66E18">
            <w:pPr>
              <w:rPr>
                <w:rFonts w:ascii="TH SarabunPSK" w:hAnsi="TH SarabunPSK" w:cs="TH SarabunPSK"/>
              </w:rPr>
            </w:pPr>
            <w:r w:rsidRPr="00B60D70">
              <w:rPr>
                <w:rFonts w:ascii="TH SarabunPSK" w:hAnsi="TH SarabunPSK" w:cs="TH SarabunPSK" w:hint="cs"/>
              </w:rPr>
              <w:t xml:space="preserve">MTH </w:t>
            </w:r>
            <w:r w:rsidR="00F66E18" w:rsidRPr="00B60D70">
              <w:rPr>
                <w:rFonts w:ascii="TH SarabunPSK" w:hAnsi="TH SarabunPSK" w:cs="TH SarabunPSK" w:hint="cs"/>
              </w:rPr>
              <w:t>10201</w:t>
            </w:r>
          </w:p>
        </w:tc>
        <w:tc>
          <w:tcPr>
            <w:tcW w:w="5239" w:type="dxa"/>
            <w:shd w:val="clear" w:color="auto" w:fill="auto"/>
            <w:noWrap/>
          </w:tcPr>
          <w:p w14:paraId="05928191" w14:textId="790DB186" w:rsidR="00F66E18" w:rsidRPr="00B60D70" w:rsidRDefault="00F66E18" w:rsidP="00F66E18">
            <w:pPr>
              <w:rPr>
                <w:rFonts w:ascii="TH SarabunPSK" w:hAnsi="TH SarabunPSK" w:cs="TH SarabunPSK"/>
              </w:rPr>
            </w:pPr>
            <w:r w:rsidRPr="00B60D70">
              <w:rPr>
                <w:rFonts w:ascii="TH SarabunPSK" w:hAnsi="TH SarabunPSK" w:cs="TH SarabunPSK" w:hint="cs"/>
                <w:cs/>
              </w:rPr>
              <w:t>อุปนัยเชิงคณิตศาสตร์</w:t>
            </w:r>
            <w:r w:rsidRPr="00B60D70">
              <w:rPr>
                <w:rFonts w:ascii="TH SarabunPSK" w:hAnsi="TH SarabunPSK" w:cs="TH SarabunPSK" w:hint="cs"/>
              </w:rPr>
              <w:t xml:space="preserve"> </w:t>
            </w:r>
            <w:r w:rsidRPr="00B60D70">
              <w:rPr>
                <w:rFonts w:ascii="TH SarabunPSK" w:hAnsi="TH SarabunPSK" w:cs="TH SarabunPSK" w:hint="cs"/>
                <w:cs/>
              </w:rPr>
              <w:t xml:space="preserve">ลำดับและอนุกรม </w:t>
            </w:r>
          </w:p>
        </w:tc>
        <w:tc>
          <w:tcPr>
            <w:tcW w:w="1417" w:type="dxa"/>
            <w:shd w:val="clear" w:color="auto" w:fill="auto"/>
            <w:noWrap/>
          </w:tcPr>
          <w:p w14:paraId="6081478E" w14:textId="1AA6771F" w:rsidR="00F66E18" w:rsidRPr="00B60D70" w:rsidRDefault="00F66E18" w:rsidP="00F66E18">
            <w:pPr>
              <w:jc w:val="right"/>
              <w:rPr>
                <w:rFonts w:ascii="TH SarabunPSK" w:hAnsi="TH SarabunPSK" w:cs="TH SarabunPSK"/>
              </w:rPr>
            </w:pPr>
            <w:r w:rsidRPr="00B60D70">
              <w:rPr>
                <w:rFonts w:ascii="TH SarabunPSK" w:hAnsi="TH SarabunPSK" w:cs="TH SarabunPSK" w:hint="cs"/>
              </w:rPr>
              <w:t>1</w:t>
            </w:r>
            <w:r w:rsidR="001E6B58" w:rsidRPr="00B60D70">
              <w:rPr>
                <w:rFonts w:ascii="TH SarabunPSK" w:hAnsi="TH SarabunPSK" w:cs="TH SarabunPSK"/>
              </w:rPr>
              <w:t xml:space="preserve"> </w:t>
            </w:r>
            <w:r w:rsidRPr="00B60D70">
              <w:rPr>
                <w:rFonts w:ascii="TH SarabunPSK" w:hAnsi="TH SarabunPSK" w:cs="TH SarabunPSK" w:hint="cs"/>
              </w:rPr>
              <w:t>(1-0-2)</w:t>
            </w:r>
          </w:p>
        </w:tc>
      </w:tr>
      <w:tr w:rsidR="00B60D70" w:rsidRPr="00B60D70" w14:paraId="014718CC" w14:textId="77777777" w:rsidTr="00F551BD">
        <w:trPr>
          <w:trHeight w:val="288"/>
        </w:trPr>
        <w:tc>
          <w:tcPr>
            <w:tcW w:w="993" w:type="dxa"/>
            <w:shd w:val="clear" w:color="auto" w:fill="auto"/>
            <w:noWrap/>
            <w:vAlign w:val="bottom"/>
          </w:tcPr>
          <w:p w14:paraId="2DAE5CF2" w14:textId="77777777" w:rsidR="00F66E18" w:rsidRPr="00B60D70" w:rsidRDefault="00F66E18" w:rsidP="00F66E18">
            <w:pPr>
              <w:rPr>
                <w:rFonts w:ascii="TH SarabunPSK" w:hAnsi="TH SarabunPSK" w:cs="TH SarabunPSK"/>
              </w:rPr>
            </w:pPr>
          </w:p>
        </w:tc>
        <w:tc>
          <w:tcPr>
            <w:tcW w:w="1417" w:type="dxa"/>
            <w:shd w:val="clear" w:color="auto" w:fill="auto"/>
            <w:noWrap/>
          </w:tcPr>
          <w:p w14:paraId="15307F91" w14:textId="4728D18A" w:rsidR="00F66E18" w:rsidRPr="00B60D70" w:rsidRDefault="00F551BD" w:rsidP="00F66E18">
            <w:pPr>
              <w:rPr>
                <w:rFonts w:ascii="TH SarabunPSK" w:hAnsi="TH SarabunPSK" w:cs="TH SarabunPSK"/>
              </w:rPr>
            </w:pPr>
            <w:r w:rsidRPr="00B60D70">
              <w:rPr>
                <w:rFonts w:ascii="TH SarabunPSK" w:hAnsi="TH SarabunPSK" w:cs="TH SarabunPSK" w:hint="cs"/>
              </w:rPr>
              <w:t xml:space="preserve">MTH </w:t>
            </w:r>
            <w:r w:rsidR="00F66E18" w:rsidRPr="00B60D70">
              <w:rPr>
                <w:rFonts w:ascii="TH SarabunPSK" w:hAnsi="TH SarabunPSK" w:cs="TH SarabunPSK" w:hint="cs"/>
              </w:rPr>
              <w:t>10202</w:t>
            </w:r>
          </w:p>
        </w:tc>
        <w:tc>
          <w:tcPr>
            <w:tcW w:w="5239" w:type="dxa"/>
            <w:shd w:val="clear" w:color="auto" w:fill="auto"/>
            <w:noWrap/>
          </w:tcPr>
          <w:p w14:paraId="009A9461" w14:textId="555764B7" w:rsidR="00F66E18" w:rsidRPr="00B60D70" w:rsidRDefault="00F66E18" w:rsidP="00F66E18">
            <w:pPr>
              <w:rPr>
                <w:rFonts w:ascii="TH SarabunPSK" w:hAnsi="TH SarabunPSK" w:cs="TH SarabunPSK"/>
                <w:cs/>
                <w:lang w:val="th-TH"/>
              </w:rPr>
            </w:pPr>
            <w:proofErr w:type="spellStart"/>
            <w:r w:rsidRPr="00B60D70">
              <w:rPr>
                <w:rFonts w:ascii="TH SarabunPSK" w:hAnsi="TH SarabunPSK" w:cs="TH SarabunPSK" w:hint="cs"/>
                <w:cs/>
              </w:rPr>
              <w:t>เวคเตอร์</w:t>
            </w:r>
            <w:proofErr w:type="spellEnd"/>
            <w:r w:rsidRPr="00B60D70">
              <w:rPr>
                <w:rFonts w:ascii="TH SarabunPSK" w:hAnsi="TH SarabunPSK" w:cs="TH SarabunPSK" w:hint="cs"/>
              </w:rPr>
              <w:t xml:space="preserve"> </w:t>
            </w:r>
            <w:r w:rsidRPr="00B60D70">
              <w:rPr>
                <w:rFonts w:ascii="TH SarabunPSK" w:hAnsi="TH SarabunPSK" w:cs="TH SarabunPSK" w:hint="cs"/>
                <w:cs/>
              </w:rPr>
              <w:t>เส้นตรงและระนาบในปริภูมิสามมิติ และฟังก์ชันเวกเตอร์</w:t>
            </w:r>
          </w:p>
        </w:tc>
        <w:tc>
          <w:tcPr>
            <w:tcW w:w="1417" w:type="dxa"/>
            <w:shd w:val="clear" w:color="auto" w:fill="auto"/>
            <w:noWrap/>
          </w:tcPr>
          <w:p w14:paraId="453AF147" w14:textId="7F3497A1" w:rsidR="00F66E18" w:rsidRPr="00B60D70" w:rsidRDefault="00F66E18" w:rsidP="00F66E18">
            <w:pPr>
              <w:jc w:val="right"/>
              <w:rPr>
                <w:rFonts w:ascii="TH SarabunPSK" w:hAnsi="TH SarabunPSK" w:cs="TH SarabunPSK"/>
              </w:rPr>
            </w:pPr>
            <w:r w:rsidRPr="00B60D70">
              <w:rPr>
                <w:rFonts w:ascii="TH SarabunPSK" w:hAnsi="TH SarabunPSK" w:cs="TH SarabunPSK" w:hint="cs"/>
              </w:rPr>
              <w:t>1</w:t>
            </w:r>
            <w:r w:rsidR="001E6B58" w:rsidRPr="00B60D70">
              <w:rPr>
                <w:rFonts w:ascii="TH SarabunPSK" w:hAnsi="TH SarabunPSK" w:cs="TH SarabunPSK"/>
              </w:rPr>
              <w:t xml:space="preserve"> </w:t>
            </w:r>
            <w:r w:rsidRPr="00B60D70">
              <w:rPr>
                <w:rFonts w:ascii="TH SarabunPSK" w:hAnsi="TH SarabunPSK" w:cs="TH SarabunPSK" w:hint="cs"/>
              </w:rPr>
              <w:t>(1-0-2)</w:t>
            </w:r>
          </w:p>
        </w:tc>
      </w:tr>
      <w:tr w:rsidR="00B60D70" w:rsidRPr="00B60D70" w14:paraId="316A6928" w14:textId="77777777" w:rsidTr="00F551BD">
        <w:trPr>
          <w:trHeight w:val="288"/>
        </w:trPr>
        <w:tc>
          <w:tcPr>
            <w:tcW w:w="993" w:type="dxa"/>
            <w:shd w:val="clear" w:color="auto" w:fill="auto"/>
            <w:noWrap/>
            <w:vAlign w:val="bottom"/>
          </w:tcPr>
          <w:p w14:paraId="1CE2F00A" w14:textId="77777777" w:rsidR="00F66E18" w:rsidRPr="00B60D70" w:rsidRDefault="00F66E18" w:rsidP="00F66E18">
            <w:pPr>
              <w:rPr>
                <w:rFonts w:ascii="TH SarabunPSK" w:hAnsi="TH SarabunPSK" w:cs="TH SarabunPSK"/>
              </w:rPr>
            </w:pPr>
          </w:p>
        </w:tc>
        <w:tc>
          <w:tcPr>
            <w:tcW w:w="1417" w:type="dxa"/>
            <w:shd w:val="clear" w:color="auto" w:fill="auto"/>
            <w:noWrap/>
          </w:tcPr>
          <w:p w14:paraId="491F6E33" w14:textId="6086E8D8" w:rsidR="00F66E18" w:rsidRPr="00B60D70" w:rsidRDefault="00F551BD" w:rsidP="00F66E18">
            <w:pPr>
              <w:rPr>
                <w:rFonts w:ascii="TH SarabunPSK" w:hAnsi="TH SarabunPSK" w:cs="TH SarabunPSK"/>
              </w:rPr>
            </w:pPr>
            <w:r w:rsidRPr="00B60D70">
              <w:rPr>
                <w:rFonts w:ascii="TH SarabunPSK" w:hAnsi="TH SarabunPSK" w:cs="TH SarabunPSK" w:hint="cs"/>
              </w:rPr>
              <w:t xml:space="preserve">MTH </w:t>
            </w:r>
            <w:r w:rsidR="00F66E18" w:rsidRPr="00B60D70">
              <w:rPr>
                <w:rFonts w:ascii="TH SarabunPSK" w:hAnsi="TH SarabunPSK" w:cs="TH SarabunPSK" w:hint="cs"/>
              </w:rPr>
              <w:t>10203</w:t>
            </w:r>
          </w:p>
        </w:tc>
        <w:tc>
          <w:tcPr>
            <w:tcW w:w="5239" w:type="dxa"/>
            <w:shd w:val="clear" w:color="auto" w:fill="auto"/>
            <w:noWrap/>
          </w:tcPr>
          <w:p w14:paraId="55D367B4" w14:textId="1EFC45E3" w:rsidR="00F66E18" w:rsidRPr="00B60D70" w:rsidRDefault="00F66E18" w:rsidP="00F66E18">
            <w:pPr>
              <w:rPr>
                <w:rFonts w:ascii="TH SarabunPSK" w:hAnsi="TH SarabunPSK" w:cs="TH SarabunPSK"/>
                <w:cs/>
                <w:lang w:val="th-TH"/>
              </w:rPr>
            </w:pPr>
            <w:r w:rsidRPr="00B60D70">
              <w:rPr>
                <w:rFonts w:ascii="TH SarabunPSK" w:hAnsi="TH SarabunPSK" w:cs="TH SarabunPSK" w:hint="cs"/>
                <w:cs/>
              </w:rPr>
              <w:t>ปริพันธ์หลายชั้น</w:t>
            </w:r>
          </w:p>
        </w:tc>
        <w:tc>
          <w:tcPr>
            <w:tcW w:w="1417" w:type="dxa"/>
            <w:shd w:val="clear" w:color="auto" w:fill="auto"/>
            <w:noWrap/>
          </w:tcPr>
          <w:p w14:paraId="2A3E41AE" w14:textId="1FAA049C" w:rsidR="00F66E18" w:rsidRPr="00B60D70" w:rsidRDefault="00F66E18" w:rsidP="00F66E18">
            <w:pPr>
              <w:jc w:val="right"/>
              <w:rPr>
                <w:rFonts w:ascii="TH SarabunPSK" w:hAnsi="TH SarabunPSK" w:cs="TH SarabunPSK"/>
              </w:rPr>
            </w:pPr>
            <w:r w:rsidRPr="00B60D70">
              <w:rPr>
                <w:rFonts w:ascii="TH SarabunPSK" w:hAnsi="TH SarabunPSK" w:cs="TH SarabunPSK" w:hint="cs"/>
              </w:rPr>
              <w:t>1</w:t>
            </w:r>
            <w:r w:rsidR="001E6B58" w:rsidRPr="00B60D70">
              <w:rPr>
                <w:rFonts w:ascii="TH SarabunPSK" w:hAnsi="TH SarabunPSK" w:cs="TH SarabunPSK"/>
              </w:rPr>
              <w:t xml:space="preserve"> </w:t>
            </w:r>
            <w:r w:rsidRPr="00B60D70">
              <w:rPr>
                <w:rFonts w:ascii="TH SarabunPSK" w:hAnsi="TH SarabunPSK" w:cs="TH SarabunPSK" w:hint="cs"/>
              </w:rPr>
              <w:t>(1-0-2)</w:t>
            </w:r>
          </w:p>
        </w:tc>
      </w:tr>
      <w:tr w:rsidR="00B60D70" w:rsidRPr="00B60D70" w14:paraId="30E207A4" w14:textId="77777777" w:rsidTr="00F551BD">
        <w:trPr>
          <w:trHeight w:val="288"/>
        </w:trPr>
        <w:tc>
          <w:tcPr>
            <w:tcW w:w="993" w:type="dxa"/>
            <w:tcBorders>
              <w:bottom w:val="single" w:sz="4" w:space="0" w:color="auto"/>
            </w:tcBorders>
            <w:shd w:val="clear" w:color="auto" w:fill="auto"/>
            <w:noWrap/>
            <w:vAlign w:val="bottom"/>
          </w:tcPr>
          <w:p w14:paraId="37B97EBE" w14:textId="77777777" w:rsidR="009E6917" w:rsidRPr="00B60D70" w:rsidRDefault="009E6917" w:rsidP="00592146">
            <w:pPr>
              <w:rPr>
                <w:rFonts w:ascii="TH SarabunPSK" w:hAnsi="TH SarabunPSK" w:cs="TH SarabunPSK"/>
              </w:rPr>
            </w:pPr>
          </w:p>
        </w:tc>
        <w:tc>
          <w:tcPr>
            <w:tcW w:w="1417" w:type="dxa"/>
            <w:tcBorders>
              <w:bottom w:val="single" w:sz="4" w:space="0" w:color="auto"/>
            </w:tcBorders>
            <w:shd w:val="clear" w:color="auto" w:fill="auto"/>
            <w:noWrap/>
          </w:tcPr>
          <w:p w14:paraId="624021A1" w14:textId="1C704FD0"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D756E0" w:rsidRPr="00B60D70">
              <w:rPr>
                <w:rFonts w:ascii="TH SarabunPSK" w:hAnsi="TH SarabunPSK" w:cs="TH SarabunPSK" w:hint="cs"/>
                <w:cs/>
              </w:rPr>
              <w:t>122</w:t>
            </w:r>
          </w:p>
        </w:tc>
        <w:tc>
          <w:tcPr>
            <w:tcW w:w="5239" w:type="dxa"/>
            <w:tcBorders>
              <w:bottom w:val="single" w:sz="4" w:space="0" w:color="auto"/>
            </w:tcBorders>
            <w:shd w:val="clear" w:color="auto" w:fill="auto"/>
            <w:noWrap/>
          </w:tcPr>
          <w:p w14:paraId="5156F8D3" w14:textId="12CCC7DA" w:rsidR="00683487" w:rsidRPr="00B60D70" w:rsidRDefault="00D756E0" w:rsidP="00874181">
            <w:pPr>
              <w:rPr>
                <w:rFonts w:ascii="TH SarabunPSK" w:hAnsi="TH SarabunPSK" w:cs="TH SarabunPSK"/>
              </w:rPr>
            </w:pPr>
            <w:r w:rsidRPr="00B60D70">
              <w:rPr>
                <w:rFonts w:ascii="TH SarabunPSK" w:hAnsi="TH SarabunPSK" w:cs="TH SarabunPSK" w:hint="cs"/>
                <w:cs/>
                <w:lang w:val="th-TH"/>
              </w:rPr>
              <w:t>ปฏิบัติการเทคนิคการก่อสร้างอาคาร</w:t>
            </w:r>
          </w:p>
        </w:tc>
        <w:tc>
          <w:tcPr>
            <w:tcW w:w="1417" w:type="dxa"/>
            <w:tcBorders>
              <w:bottom w:val="single" w:sz="4" w:space="0" w:color="auto"/>
            </w:tcBorders>
            <w:shd w:val="clear" w:color="auto" w:fill="auto"/>
            <w:noWrap/>
          </w:tcPr>
          <w:p w14:paraId="1094A09B" w14:textId="33B4AD6E" w:rsidR="009E6917" w:rsidRPr="00B60D70" w:rsidRDefault="007B536D" w:rsidP="00874181">
            <w:pPr>
              <w:jc w:val="right"/>
              <w:rPr>
                <w:rFonts w:ascii="TH SarabunPSK" w:hAnsi="TH SarabunPSK" w:cs="TH SarabunPSK"/>
              </w:rPr>
            </w:pPr>
            <w:r w:rsidRPr="00B60D70">
              <w:rPr>
                <w:rFonts w:ascii="TH SarabunPSK" w:hAnsi="TH SarabunPSK" w:cs="TH SarabunPSK" w:hint="cs"/>
              </w:rPr>
              <w:t>3</w:t>
            </w:r>
            <w:r w:rsidR="00642412" w:rsidRPr="00B60D70">
              <w:rPr>
                <w:rFonts w:ascii="TH SarabunPSK" w:hAnsi="TH SarabunPSK" w:cs="TH SarabunPSK" w:hint="cs"/>
              </w:rPr>
              <w:t xml:space="preserve"> (1-4-6)</w:t>
            </w:r>
          </w:p>
        </w:tc>
      </w:tr>
      <w:tr w:rsidR="00B60D70" w:rsidRPr="00B60D70" w14:paraId="528872B0" w14:textId="77777777" w:rsidTr="00F551BD">
        <w:trPr>
          <w:trHeight w:val="288"/>
        </w:trPr>
        <w:tc>
          <w:tcPr>
            <w:tcW w:w="993" w:type="dxa"/>
            <w:tcBorders>
              <w:top w:val="single" w:sz="4" w:space="0" w:color="auto"/>
            </w:tcBorders>
            <w:shd w:val="clear" w:color="auto" w:fill="auto"/>
            <w:noWrap/>
            <w:vAlign w:val="bottom"/>
          </w:tcPr>
          <w:p w14:paraId="6A4BF44B" w14:textId="77777777" w:rsidR="009E6917" w:rsidRPr="00B60D70" w:rsidRDefault="009E6917" w:rsidP="00592146">
            <w:pPr>
              <w:rPr>
                <w:rFonts w:ascii="TH SarabunPSK" w:hAnsi="TH SarabunPSK" w:cs="TH SarabunPSK"/>
              </w:rPr>
            </w:pPr>
          </w:p>
        </w:tc>
        <w:tc>
          <w:tcPr>
            <w:tcW w:w="1417" w:type="dxa"/>
            <w:tcBorders>
              <w:top w:val="single" w:sz="4" w:space="0" w:color="auto"/>
            </w:tcBorders>
            <w:shd w:val="clear" w:color="auto" w:fill="auto"/>
            <w:noWrap/>
            <w:vAlign w:val="bottom"/>
          </w:tcPr>
          <w:p w14:paraId="7EE7D9A7" w14:textId="77777777" w:rsidR="009E6917" w:rsidRPr="00B60D70" w:rsidRDefault="009E6917" w:rsidP="00592146">
            <w:pPr>
              <w:rPr>
                <w:rFonts w:ascii="TH SarabunPSK" w:hAnsi="TH SarabunPSK" w:cs="TH SarabunPSK"/>
              </w:rPr>
            </w:pPr>
          </w:p>
        </w:tc>
        <w:tc>
          <w:tcPr>
            <w:tcW w:w="6656" w:type="dxa"/>
            <w:gridSpan w:val="2"/>
            <w:tcBorders>
              <w:top w:val="single" w:sz="4" w:space="0" w:color="auto"/>
            </w:tcBorders>
            <w:shd w:val="clear" w:color="auto" w:fill="auto"/>
            <w:noWrap/>
            <w:vAlign w:val="bottom"/>
          </w:tcPr>
          <w:p w14:paraId="1F95D7E7" w14:textId="5C90BC77" w:rsidR="009E6917" w:rsidRPr="00B60D70" w:rsidRDefault="00D756E0" w:rsidP="00874181">
            <w:pPr>
              <w:jc w:val="right"/>
              <w:rPr>
                <w:rFonts w:ascii="TH SarabunPSK" w:eastAsia="Times New Roman" w:hAnsi="TH SarabunPSK" w:cs="TH SarabunPSK"/>
                <w:b/>
                <w:bCs/>
              </w:rPr>
            </w:pPr>
            <w:r w:rsidRPr="00B60D70">
              <w:rPr>
                <w:rFonts w:ascii="TH SarabunPSK" w:hAnsi="TH SarabunPSK" w:cs="TH SarabunPSK" w:hint="cs"/>
                <w:b/>
                <w:bCs/>
                <w:cs/>
                <w:lang w:val="th-TH"/>
              </w:rPr>
              <w:t>รวม</w:t>
            </w:r>
            <w:r w:rsidRPr="00B60D70">
              <w:rPr>
                <w:rFonts w:ascii="TH SarabunPSK" w:hAnsi="TH SarabunPSK" w:cs="TH SarabunPSK" w:hint="cs"/>
                <w:b/>
                <w:bCs/>
              </w:rPr>
              <w:t xml:space="preserve"> = 1</w:t>
            </w:r>
            <w:r w:rsidR="007B536D" w:rsidRPr="00B60D70">
              <w:rPr>
                <w:rFonts w:ascii="TH SarabunPSK" w:hAnsi="TH SarabunPSK" w:cs="TH SarabunPSK" w:hint="cs"/>
                <w:b/>
                <w:bCs/>
              </w:rPr>
              <w:t>9</w:t>
            </w:r>
            <w:r w:rsidRPr="00B60D70">
              <w:rPr>
                <w:rFonts w:ascii="TH SarabunPSK" w:hAnsi="TH SarabunPSK" w:cs="TH SarabunPSK" w:hint="cs"/>
                <w:b/>
                <w:bCs/>
              </w:rPr>
              <w:t xml:space="preserve"> (</w:t>
            </w:r>
            <w:r w:rsidR="00913571" w:rsidRPr="00B60D70">
              <w:rPr>
                <w:rFonts w:ascii="TH SarabunPSK" w:hAnsi="TH SarabunPSK" w:cs="TH SarabunPSK" w:hint="cs"/>
                <w:b/>
                <w:bCs/>
              </w:rPr>
              <w:t>14</w:t>
            </w:r>
            <w:r w:rsidRPr="00B60D70">
              <w:rPr>
                <w:rFonts w:ascii="TH SarabunPSK" w:hAnsi="TH SarabunPSK" w:cs="TH SarabunPSK" w:hint="cs"/>
                <w:b/>
                <w:bCs/>
              </w:rPr>
              <w:t xml:space="preserve"> - </w:t>
            </w:r>
            <w:r w:rsidR="00913571" w:rsidRPr="00B60D70">
              <w:rPr>
                <w:rFonts w:ascii="TH SarabunPSK" w:hAnsi="TH SarabunPSK" w:cs="TH SarabunPSK" w:hint="cs"/>
                <w:b/>
                <w:bCs/>
              </w:rPr>
              <w:t>10</w:t>
            </w:r>
            <w:r w:rsidRPr="00B60D70">
              <w:rPr>
                <w:rFonts w:ascii="TH SarabunPSK" w:hAnsi="TH SarabunPSK" w:cs="TH SarabunPSK" w:hint="cs"/>
                <w:b/>
                <w:bCs/>
              </w:rPr>
              <w:t xml:space="preserve"> - </w:t>
            </w:r>
            <w:r w:rsidR="00913571" w:rsidRPr="00B60D70">
              <w:rPr>
                <w:rFonts w:ascii="TH SarabunPSK" w:hAnsi="TH SarabunPSK" w:cs="TH SarabunPSK" w:hint="cs"/>
                <w:b/>
                <w:bCs/>
              </w:rPr>
              <w:t>38</w:t>
            </w:r>
            <w:r w:rsidRPr="00B60D70">
              <w:rPr>
                <w:rFonts w:ascii="TH SarabunPSK" w:hAnsi="TH SarabunPSK" w:cs="TH SarabunPSK" w:hint="cs"/>
                <w:b/>
                <w:bCs/>
              </w:rPr>
              <w:t>)</w:t>
            </w:r>
          </w:p>
        </w:tc>
      </w:tr>
      <w:tr w:rsidR="00B60D70" w:rsidRPr="00B60D70" w14:paraId="49381B26" w14:textId="77777777" w:rsidTr="00F551BD">
        <w:trPr>
          <w:trHeight w:val="288"/>
        </w:trPr>
        <w:tc>
          <w:tcPr>
            <w:tcW w:w="993" w:type="dxa"/>
            <w:shd w:val="clear" w:color="auto" w:fill="auto"/>
            <w:noWrap/>
            <w:vAlign w:val="bottom"/>
          </w:tcPr>
          <w:p w14:paraId="57A4A580" w14:textId="77777777" w:rsidR="009E6917" w:rsidRPr="00B60D70" w:rsidRDefault="009E6917" w:rsidP="00592146">
            <w:pPr>
              <w:rPr>
                <w:rFonts w:ascii="TH SarabunPSK" w:hAnsi="TH SarabunPSK" w:cs="TH SarabunPSK"/>
              </w:rPr>
            </w:pPr>
          </w:p>
        </w:tc>
        <w:tc>
          <w:tcPr>
            <w:tcW w:w="1417" w:type="dxa"/>
            <w:shd w:val="clear" w:color="auto" w:fill="auto"/>
            <w:noWrap/>
            <w:vAlign w:val="bottom"/>
          </w:tcPr>
          <w:p w14:paraId="626DF7FD" w14:textId="77777777" w:rsidR="009E6917" w:rsidRPr="00B60D70" w:rsidRDefault="009E6917" w:rsidP="00592146">
            <w:pPr>
              <w:rPr>
                <w:rFonts w:ascii="TH SarabunPSK" w:hAnsi="TH SarabunPSK" w:cs="TH SarabunPSK"/>
              </w:rPr>
            </w:pPr>
          </w:p>
        </w:tc>
        <w:tc>
          <w:tcPr>
            <w:tcW w:w="6656" w:type="dxa"/>
            <w:gridSpan w:val="2"/>
            <w:shd w:val="clear" w:color="auto" w:fill="auto"/>
            <w:noWrap/>
            <w:vAlign w:val="bottom"/>
          </w:tcPr>
          <w:p w14:paraId="2FCF929B" w14:textId="5C868EBF" w:rsidR="009E6917" w:rsidRPr="00B60D70" w:rsidRDefault="00D756E0" w:rsidP="00874181">
            <w:pPr>
              <w:jc w:val="right"/>
              <w:rPr>
                <w:rFonts w:ascii="TH SarabunPSK" w:eastAsia="Times New Roman" w:hAnsi="TH SarabunPSK" w:cs="TH SarabunPSK"/>
                <w:b/>
                <w:bCs/>
              </w:rPr>
            </w:pPr>
            <w:r w:rsidRPr="00B60D70">
              <w:rPr>
                <w:rFonts w:ascii="TH SarabunPSK" w:hAnsi="TH SarabunPSK" w:cs="TH SarabunPSK" w:hint="cs"/>
                <w:b/>
                <w:bCs/>
                <w:cs/>
                <w:lang w:val="th-TH"/>
              </w:rPr>
              <w:t xml:space="preserve">ชั่วโมง </w:t>
            </w:r>
            <w:r w:rsidRPr="00B60D70">
              <w:rPr>
                <w:rFonts w:ascii="TH SarabunPSK" w:hAnsi="TH SarabunPSK" w:cs="TH SarabunPSK" w:hint="cs"/>
                <w:b/>
                <w:bCs/>
                <w:cs/>
              </w:rPr>
              <w:t>/</w:t>
            </w:r>
            <w:r w:rsidRPr="00B60D70">
              <w:rPr>
                <w:rFonts w:ascii="TH SarabunPSK" w:hAnsi="TH SarabunPSK" w:cs="TH SarabunPSK" w:hint="cs"/>
                <w:b/>
                <w:bCs/>
                <w:cs/>
                <w:lang w:val="th-TH"/>
              </w:rPr>
              <w:t>สัปดาห์</w:t>
            </w:r>
            <w:r w:rsidR="00BD7F9D" w:rsidRPr="00B60D70">
              <w:rPr>
                <w:rFonts w:ascii="TH SarabunPSK" w:hAnsi="TH SarabunPSK" w:cs="TH SarabunPSK" w:hint="cs"/>
                <w:b/>
                <w:bCs/>
                <w:cs/>
                <w:lang w:val="th-TH"/>
              </w:rPr>
              <w:t xml:space="preserve"> </w:t>
            </w:r>
            <w:r w:rsidRPr="00B60D70">
              <w:rPr>
                <w:rFonts w:ascii="TH SarabunPSK" w:hAnsi="TH SarabunPSK" w:cs="TH SarabunPSK" w:hint="cs"/>
                <w:b/>
                <w:bCs/>
                <w:cs/>
                <w:lang w:val="th-TH"/>
              </w:rPr>
              <w:t xml:space="preserve"> </w:t>
            </w:r>
            <w:r w:rsidRPr="00B60D70">
              <w:rPr>
                <w:rFonts w:ascii="TH SarabunPSK" w:hAnsi="TH SarabunPSK" w:cs="TH SarabunPSK" w:hint="cs"/>
                <w:b/>
                <w:bCs/>
                <w:cs/>
              </w:rPr>
              <w:tab/>
              <w:t>=</w:t>
            </w:r>
            <w:r w:rsidR="00BD7F9D" w:rsidRPr="00B60D70">
              <w:rPr>
                <w:rFonts w:ascii="TH SarabunPSK" w:hAnsi="TH SarabunPSK" w:cs="TH SarabunPSK" w:hint="cs"/>
                <w:b/>
                <w:bCs/>
                <w:cs/>
              </w:rPr>
              <w:t xml:space="preserve"> </w:t>
            </w:r>
            <w:r w:rsidR="00C64803" w:rsidRPr="00B60D70">
              <w:rPr>
                <w:rFonts w:ascii="TH SarabunPSK" w:hAnsi="TH SarabunPSK" w:cs="TH SarabunPSK" w:hint="cs"/>
                <w:b/>
                <w:bCs/>
              </w:rPr>
              <w:t>62</w:t>
            </w:r>
          </w:p>
        </w:tc>
      </w:tr>
      <w:tr w:rsidR="00B60D70" w:rsidRPr="00B60D70" w14:paraId="421A675D" w14:textId="77777777" w:rsidTr="00F551BD">
        <w:trPr>
          <w:trHeight w:val="288"/>
        </w:trPr>
        <w:tc>
          <w:tcPr>
            <w:tcW w:w="993" w:type="dxa"/>
            <w:shd w:val="clear" w:color="auto" w:fill="auto"/>
            <w:noWrap/>
            <w:vAlign w:val="bottom"/>
          </w:tcPr>
          <w:p w14:paraId="237721D7" w14:textId="77777777" w:rsidR="00F66E18" w:rsidRPr="00B60D70" w:rsidRDefault="00F66E18" w:rsidP="00592146">
            <w:pPr>
              <w:rPr>
                <w:rFonts w:ascii="TH SarabunPSK" w:hAnsi="TH SarabunPSK" w:cs="TH SarabunPSK"/>
              </w:rPr>
            </w:pPr>
          </w:p>
        </w:tc>
        <w:tc>
          <w:tcPr>
            <w:tcW w:w="1417" w:type="dxa"/>
            <w:shd w:val="clear" w:color="auto" w:fill="auto"/>
            <w:noWrap/>
            <w:vAlign w:val="bottom"/>
          </w:tcPr>
          <w:p w14:paraId="2C59EAFB" w14:textId="77777777" w:rsidR="00F66E18" w:rsidRPr="00B60D70" w:rsidRDefault="00F66E18" w:rsidP="00592146">
            <w:pPr>
              <w:rPr>
                <w:rFonts w:ascii="TH SarabunPSK" w:hAnsi="TH SarabunPSK" w:cs="TH SarabunPSK"/>
              </w:rPr>
            </w:pPr>
          </w:p>
        </w:tc>
        <w:tc>
          <w:tcPr>
            <w:tcW w:w="6656" w:type="dxa"/>
            <w:gridSpan w:val="2"/>
            <w:shd w:val="clear" w:color="auto" w:fill="auto"/>
            <w:noWrap/>
            <w:vAlign w:val="bottom"/>
          </w:tcPr>
          <w:p w14:paraId="109869AA" w14:textId="77777777" w:rsidR="00F66E18" w:rsidRPr="00B60D70" w:rsidRDefault="00F66E18" w:rsidP="00874181">
            <w:pPr>
              <w:jc w:val="right"/>
              <w:rPr>
                <w:rFonts w:ascii="TH SarabunPSK" w:hAnsi="TH SarabunPSK" w:cs="TH SarabunPSK"/>
                <w:b/>
                <w:bCs/>
                <w:cs/>
                <w:lang w:val="th-TH"/>
              </w:rPr>
            </w:pPr>
          </w:p>
        </w:tc>
      </w:tr>
    </w:tbl>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3374"/>
        <w:gridCol w:w="2254"/>
        <w:gridCol w:w="2169"/>
      </w:tblGrid>
      <w:tr w:rsidR="00B60D70" w:rsidRPr="00B60D70" w14:paraId="0FF68BAA" w14:textId="77777777" w:rsidTr="00D420AC">
        <w:tc>
          <w:tcPr>
            <w:tcW w:w="1134" w:type="dxa"/>
            <w:shd w:val="clear" w:color="auto" w:fill="F2F2F2" w:themeFill="background1" w:themeFillShade="F2"/>
          </w:tcPr>
          <w:p w14:paraId="28BD573E" w14:textId="13A886EE" w:rsidR="00874181" w:rsidRPr="00B60D70" w:rsidRDefault="00874181" w:rsidP="00D420AC">
            <w:pPr>
              <w:rPr>
                <w:rFonts w:ascii="TH SarabunPSK" w:hAnsi="TH SarabunPSK" w:cs="TH SarabunPSK"/>
                <w:b/>
                <w:bCs/>
              </w:rPr>
            </w:pPr>
            <w:r w:rsidRPr="00B60D70">
              <w:rPr>
                <w:rFonts w:ascii="TH SarabunPSK" w:hAnsi="TH SarabunPSK" w:cs="TH SarabunPSK" w:hint="cs"/>
                <w:b/>
                <w:bCs/>
                <w:cs/>
                <w:lang w:val="th-TH"/>
              </w:rPr>
              <w:t xml:space="preserve">ชั้นปีที่ </w:t>
            </w:r>
            <w:r w:rsidRPr="00B60D70">
              <w:rPr>
                <w:rFonts w:ascii="TH SarabunPSK" w:hAnsi="TH SarabunPSK" w:cs="TH SarabunPSK" w:hint="cs"/>
                <w:b/>
                <w:bCs/>
              </w:rPr>
              <w:t>2</w:t>
            </w:r>
            <w:r w:rsidR="00BD7F9D" w:rsidRPr="00B60D70">
              <w:rPr>
                <w:rFonts w:ascii="TH SarabunPSK" w:hAnsi="TH SarabunPSK" w:cs="TH SarabunPSK" w:hint="cs"/>
                <w:b/>
                <w:bCs/>
                <w:cs/>
              </w:rPr>
              <w:t xml:space="preserve"> </w:t>
            </w:r>
            <w:r w:rsidRPr="00B60D70">
              <w:rPr>
                <w:rFonts w:ascii="TH SarabunPSK" w:hAnsi="TH SarabunPSK" w:cs="TH SarabunPSK" w:hint="cs"/>
                <w:b/>
                <w:bCs/>
                <w:cs/>
              </w:rPr>
              <w:t xml:space="preserve"> </w:t>
            </w:r>
          </w:p>
        </w:tc>
        <w:tc>
          <w:tcPr>
            <w:tcW w:w="3374" w:type="dxa"/>
            <w:shd w:val="clear" w:color="auto" w:fill="F2F2F2" w:themeFill="background1" w:themeFillShade="F2"/>
          </w:tcPr>
          <w:p w14:paraId="02C8BB05" w14:textId="1A5241E9" w:rsidR="00874181" w:rsidRPr="00B60D70" w:rsidRDefault="00874181" w:rsidP="00D420AC">
            <w:pPr>
              <w:rPr>
                <w:rFonts w:ascii="TH SarabunPSK" w:hAnsi="TH SarabunPSK" w:cs="TH SarabunPSK"/>
                <w:b/>
                <w:bCs/>
              </w:rPr>
            </w:pPr>
            <w:r w:rsidRPr="00B60D70">
              <w:rPr>
                <w:rFonts w:ascii="TH SarabunPSK" w:hAnsi="TH SarabunPSK" w:cs="TH SarabunPSK" w:hint="cs"/>
                <w:b/>
                <w:bCs/>
                <w:cs/>
                <w:lang w:val="th-TH"/>
              </w:rPr>
              <w:t xml:space="preserve">ภาคการศึกษาที่ </w:t>
            </w:r>
            <w:r w:rsidRPr="00B60D70">
              <w:rPr>
                <w:rFonts w:ascii="TH SarabunPSK" w:hAnsi="TH SarabunPSK" w:cs="TH SarabunPSK" w:hint="cs"/>
                <w:b/>
                <w:bCs/>
              </w:rPr>
              <w:t>1</w:t>
            </w:r>
            <w:r w:rsidR="00BD7F9D" w:rsidRPr="00B60D70">
              <w:rPr>
                <w:rFonts w:ascii="TH SarabunPSK" w:hAnsi="TH SarabunPSK" w:cs="TH SarabunPSK" w:hint="cs"/>
                <w:b/>
                <w:bCs/>
                <w:cs/>
              </w:rPr>
              <w:t xml:space="preserve">  </w:t>
            </w:r>
          </w:p>
        </w:tc>
        <w:tc>
          <w:tcPr>
            <w:tcW w:w="2254" w:type="dxa"/>
            <w:shd w:val="clear" w:color="auto" w:fill="F2F2F2" w:themeFill="background1" w:themeFillShade="F2"/>
          </w:tcPr>
          <w:p w14:paraId="69BB6BF5" w14:textId="77777777" w:rsidR="00874181" w:rsidRPr="00B60D70" w:rsidRDefault="00874181" w:rsidP="00D420AC">
            <w:pPr>
              <w:rPr>
                <w:rFonts w:ascii="TH SarabunPSK" w:hAnsi="TH SarabunPSK" w:cs="TH SarabunPSK"/>
                <w:b/>
                <w:bCs/>
              </w:rPr>
            </w:pPr>
          </w:p>
        </w:tc>
        <w:tc>
          <w:tcPr>
            <w:tcW w:w="2169" w:type="dxa"/>
            <w:shd w:val="clear" w:color="auto" w:fill="F2F2F2" w:themeFill="background1" w:themeFillShade="F2"/>
          </w:tcPr>
          <w:p w14:paraId="5629783C" w14:textId="77777777" w:rsidR="00874181" w:rsidRPr="00B60D70" w:rsidRDefault="00874181" w:rsidP="00D420AC">
            <w:pPr>
              <w:jc w:val="right"/>
              <w:rPr>
                <w:rFonts w:ascii="TH SarabunPSK" w:hAnsi="TH SarabunPSK" w:cs="TH SarabunPSK"/>
                <w:b/>
                <w:bCs/>
              </w:rPr>
            </w:pPr>
            <w:r w:rsidRPr="00B60D70">
              <w:rPr>
                <w:rFonts w:ascii="TH SarabunPSK" w:hAnsi="TH SarabunPSK" w:cs="TH SarabunPSK" w:hint="cs"/>
                <w:b/>
                <w:bCs/>
                <w:cs/>
                <w:lang w:val="th-TH"/>
              </w:rPr>
              <w:t>จำนวนหน่วยกิต</w:t>
            </w:r>
          </w:p>
        </w:tc>
      </w:tr>
    </w:tbl>
    <w:tbl>
      <w:tblPr>
        <w:tblW w:w="8931" w:type="dxa"/>
        <w:tblLook w:val="04A0" w:firstRow="1" w:lastRow="0" w:firstColumn="1" w:lastColumn="0" w:noHBand="0" w:noVBand="1"/>
      </w:tblPr>
      <w:tblGrid>
        <w:gridCol w:w="993"/>
        <w:gridCol w:w="1417"/>
        <w:gridCol w:w="5103"/>
        <w:gridCol w:w="1418"/>
      </w:tblGrid>
      <w:tr w:rsidR="00B60D70" w:rsidRPr="00B60D70" w14:paraId="1A77E26A" w14:textId="77777777" w:rsidTr="00F551BD">
        <w:trPr>
          <w:trHeight w:val="288"/>
        </w:trPr>
        <w:tc>
          <w:tcPr>
            <w:tcW w:w="993" w:type="dxa"/>
            <w:shd w:val="clear" w:color="auto" w:fill="auto"/>
            <w:noWrap/>
            <w:vAlign w:val="bottom"/>
          </w:tcPr>
          <w:p w14:paraId="59E48EF6" w14:textId="77777777" w:rsidR="009E6917" w:rsidRPr="00B60D70" w:rsidRDefault="009E6917" w:rsidP="00592146">
            <w:pPr>
              <w:rPr>
                <w:rFonts w:ascii="TH SarabunPSK" w:hAnsi="TH SarabunPSK" w:cs="TH SarabunPSK"/>
              </w:rPr>
            </w:pPr>
          </w:p>
        </w:tc>
        <w:tc>
          <w:tcPr>
            <w:tcW w:w="1417" w:type="dxa"/>
            <w:shd w:val="clear" w:color="auto" w:fill="auto"/>
            <w:noWrap/>
          </w:tcPr>
          <w:p w14:paraId="304D51EE" w14:textId="5108AB98" w:rsidR="009E6917" w:rsidRPr="00B60D70" w:rsidRDefault="00F551BD" w:rsidP="00592146">
            <w:pPr>
              <w:rPr>
                <w:rFonts w:ascii="TH SarabunPSK" w:hAnsi="TH SarabunPSK" w:cs="TH SarabunPSK"/>
              </w:rPr>
            </w:pPr>
            <w:r w:rsidRPr="00B60D70">
              <w:rPr>
                <w:rFonts w:ascii="TH SarabunPSK" w:hAnsi="TH SarabunPSK" w:cs="TH SarabunPSK" w:hint="cs"/>
              </w:rPr>
              <w:t xml:space="preserve">GEN </w:t>
            </w:r>
            <w:r w:rsidR="00A00387" w:rsidRPr="00B60D70">
              <w:rPr>
                <w:rFonts w:ascii="TH SarabunPSK" w:hAnsi="TH SarabunPSK" w:cs="TH SarabunPSK" w:hint="cs"/>
              </w:rPr>
              <w:t>231</w:t>
            </w:r>
          </w:p>
        </w:tc>
        <w:tc>
          <w:tcPr>
            <w:tcW w:w="5103" w:type="dxa"/>
            <w:shd w:val="clear" w:color="auto" w:fill="auto"/>
            <w:noWrap/>
            <w:vAlign w:val="bottom"/>
          </w:tcPr>
          <w:p w14:paraId="214CD3C8" w14:textId="6BB81D96" w:rsidR="00683487" w:rsidRPr="00B60D70" w:rsidRDefault="00A00387" w:rsidP="00874181">
            <w:pPr>
              <w:rPr>
                <w:rFonts w:ascii="TH SarabunPSK" w:hAnsi="TH SarabunPSK" w:cs="TH SarabunPSK"/>
              </w:rPr>
            </w:pPr>
            <w:r w:rsidRPr="00B60D70">
              <w:rPr>
                <w:rFonts w:ascii="TH SarabunPSK" w:hAnsi="TH SarabunPSK" w:cs="TH SarabunPSK" w:hint="cs"/>
                <w:cs/>
              </w:rPr>
              <w:t>มหัศจรรย์แห่งความคิด</w:t>
            </w:r>
          </w:p>
        </w:tc>
        <w:tc>
          <w:tcPr>
            <w:tcW w:w="1418" w:type="dxa"/>
            <w:shd w:val="clear" w:color="auto" w:fill="auto"/>
            <w:noWrap/>
          </w:tcPr>
          <w:p w14:paraId="1B655B9A" w14:textId="159F4590" w:rsidR="009E6917" w:rsidRPr="00B60D70" w:rsidRDefault="00642412" w:rsidP="00874181">
            <w:pPr>
              <w:jc w:val="right"/>
              <w:rPr>
                <w:rFonts w:ascii="TH SarabunPSK" w:hAnsi="TH SarabunPSK" w:cs="TH SarabunPSK"/>
              </w:rPr>
            </w:pPr>
            <w:r w:rsidRPr="00B60D70">
              <w:rPr>
                <w:rFonts w:ascii="TH SarabunPSK" w:hAnsi="TH SarabunPSK" w:cs="TH SarabunPSK" w:hint="cs"/>
              </w:rPr>
              <w:t>3 (3-0-6)</w:t>
            </w:r>
          </w:p>
        </w:tc>
      </w:tr>
      <w:tr w:rsidR="00B60D70" w:rsidRPr="00B60D70" w14:paraId="14930EE0" w14:textId="77777777" w:rsidTr="00F551BD">
        <w:trPr>
          <w:trHeight w:val="288"/>
        </w:trPr>
        <w:tc>
          <w:tcPr>
            <w:tcW w:w="993" w:type="dxa"/>
            <w:shd w:val="clear" w:color="auto" w:fill="auto"/>
            <w:noWrap/>
            <w:vAlign w:val="bottom"/>
          </w:tcPr>
          <w:p w14:paraId="7F57E6CF" w14:textId="77777777" w:rsidR="00BB3519" w:rsidRPr="00B60D70" w:rsidRDefault="00BB3519" w:rsidP="00592146">
            <w:pPr>
              <w:rPr>
                <w:rFonts w:ascii="TH SarabunPSK" w:hAnsi="TH SarabunPSK" w:cs="TH SarabunPSK"/>
              </w:rPr>
            </w:pPr>
          </w:p>
        </w:tc>
        <w:tc>
          <w:tcPr>
            <w:tcW w:w="1417" w:type="dxa"/>
            <w:shd w:val="clear" w:color="auto" w:fill="auto"/>
            <w:noWrap/>
          </w:tcPr>
          <w:p w14:paraId="6A3E9965" w14:textId="1ED4BD52" w:rsidR="00BB3519" w:rsidRPr="00B60D70" w:rsidRDefault="00F551BD" w:rsidP="00592146">
            <w:pPr>
              <w:rPr>
                <w:rFonts w:ascii="TH SarabunPSK" w:hAnsi="TH SarabunPSK" w:cs="TH SarabunPSK"/>
              </w:rPr>
            </w:pPr>
            <w:r w:rsidRPr="00B60D70">
              <w:rPr>
                <w:rFonts w:ascii="TH SarabunPSK" w:hAnsi="TH SarabunPSK" w:cs="TH SarabunPSK" w:hint="cs"/>
              </w:rPr>
              <w:t xml:space="preserve">IED </w:t>
            </w:r>
            <w:r w:rsidR="00A00387" w:rsidRPr="00B60D70">
              <w:rPr>
                <w:rFonts w:ascii="TH SarabunPSK" w:hAnsi="TH SarabunPSK" w:cs="TH SarabunPSK" w:hint="cs"/>
              </w:rPr>
              <w:t>111</w:t>
            </w:r>
          </w:p>
        </w:tc>
        <w:tc>
          <w:tcPr>
            <w:tcW w:w="5103" w:type="dxa"/>
            <w:shd w:val="clear" w:color="auto" w:fill="auto"/>
            <w:noWrap/>
            <w:vAlign w:val="bottom"/>
          </w:tcPr>
          <w:p w14:paraId="7E8F9DD1" w14:textId="5072BF47" w:rsidR="00F566AA" w:rsidRPr="00B60D70" w:rsidRDefault="00A00387" w:rsidP="00874181">
            <w:pPr>
              <w:rPr>
                <w:rFonts w:ascii="TH SarabunPSK" w:hAnsi="TH SarabunPSK" w:cs="TH SarabunPSK"/>
              </w:rPr>
            </w:pPr>
            <w:r w:rsidRPr="00B60D70">
              <w:rPr>
                <w:rFonts w:ascii="TH SarabunPSK" w:hAnsi="TH SarabunPSK" w:cs="TH SarabunPSK" w:hint="cs"/>
                <w:cs/>
              </w:rPr>
              <w:t>จิตวิทยาสำหรับการพัฒนาวิชาชีพ</w:t>
            </w:r>
          </w:p>
        </w:tc>
        <w:tc>
          <w:tcPr>
            <w:tcW w:w="1418" w:type="dxa"/>
            <w:shd w:val="clear" w:color="auto" w:fill="auto"/>
            <w:noWrap/>
          </w:tcPr>
          <w:p w14:paraId="66A64ADE" w14:textId="29938DD1" w:rsidR="00BB3519" w:rsidRPr="00B60D70" w:rsidRDefault="00642412" w:rsidP="00874181">
            <w:pPr>
              <w:jc w:val="right"/>
              <w:rPr>
                <w:rFonts w:ascii="TH SarabunPSK" w:hAnsi="TH SarabunPSK" w:cs="TH SarabunPSK"/>
              </w:rPr>
            </w:pPr>
            <w:r w:rsidRPr="00B60D70">
              <w:rPr>
                <w:rFonts w:ascii="TH SarabunPSK" w:hAnsi="TH SarabunPSK" w:cs="TH SarabunPSK" w:hint="cs"/>
              </w:rPr>
              <w:t>3 (2-2-6)</w:t>
            </w:r>
          </w:p>
        </w:tc>
      </w:tr>
      <w:tr w:rsidR="00B60D70" w:rsidRPr="00B60D70" w14:paraId="5641A669" w14:textId="77777777" w:rsidTr="00F551BD">
        <w:trPr>
          <w:trHeight w:val="288"/>
        </w:trPr>
        <w:tc>
          <w:tcPr>
            <w:tcW w:w="993" w:type="dxa"/>
            <w:shd w:val="clear" w:color="auto" w:fill="auto"/>
            <w:noWrap/>
            <w:vAlign w:val="bottom"/>
          </w:tcPr>
          <w:p w14:paraId="4A82A919" w14:textId="77777777" w:rsidR="00C70A4D" w:rsidRPr="00B60D70" w:rsidRDefault="00C70A4D" w:rsidP="00592146">
            <w:pPr>
              <w:rPr>
                <w:rFonts w:ascii="TH SarabunPSK" w:hAnsi="TH SarabunPSK" w:cs="TH SarabunPSK"/>
              </w:rPr>
            </w:pPr>
          </w:p>
        </w:tc>
        <w:tc>
          <w:tcPr>
            <w:tcW w:w="1417" w:type="dxa"/>
            <w:shd w:val="clear" w:color="auto" w:fill="auto"/>
            <w:noWrap/>
          </w:tcPr>
          <w:p w14:paraId="119E118E" w14:textId="6FB1F73A" w:rsidR="00C70A4D" w:rsidRPr="00B60D70" w:rsidRDefault="00F551BD" w:rsidP="00592146">
            <w:pPr>
              <w:rPr>
                <w:rFonts w:ascii="TH SarabunPSK" w:hAnsi="TH SarabunPSK" w:cs="TH SarabunPSK"/>
              </w:rPr>
            </w:pPr>
            <w:r w:rsidRPr="00B60D70">
              <w:rPr>
                <w:rFonts w:ascii="TH SarabunPSK" w:hAnsi="TH SarabunPSK" w:cs="TH SarabunPSK" w:hint="cs"/>
              </w:rPr>
              <w:t xml:space="preserve">IED </w:t>
            </w:r>
            <w:r w:rsidR="00A00387" w:rsidRPr="00B60D70">
              <w:rPr>
                <w:rFonts w:ascii="TH SarabunPSK" w:hAnsi="TH SarabunPSK" w:cs="TH SarabunPSK" w:hint="cs"/>
              </w:rPr>
              <w:t>331</w:t>
            </w:r>
          </w:p>
        </w:tc>
        <w:tc>
          <w:tcPr>
            <w:tcW w:w="5103" w:type="dxa"/>
            <w:shd w:val="clear" w:color="auto" w:fill="auto"/>
            <w:noWrap/>
            <w:vAlign w:val="bottom"/>
          </w:tcPr>
          <w:p w14:paraId="78143685" w14:textId="11B5897B" w:rsidR="00F566AA" w:rsidRPr="00B60D70" w:rsidRDefault="00A00387" w:rsidP="00874181">
            <w:pPr>
              <w:rPr>
                <w:rFonts w:ascii="TH SarabunPSK" w:hAnsi="TH SarabunPSK" w:cs="TH SarabunPSK"/>
                <w:cs/>
              </w:rPr>
            </w:pPr>
            <w:r w:rsidRPr="00B60D70">
              <w:rPr>
                <w:rFonts w:ascii="TH SarabunPSK" w:hAnsi="TH SarabunPSK" w:cs="TH SarabunPSK" w:hint="cs"/>
                <w:cs/>
              </w:rPr>
              <w:t>นวัตกรรมและเทคโนโลยีดิจิทัล เพื่อการเรียนรู้ทางวิชาชีพ</w:t>
            </w:r>
          </w:p>
        </w:tc>
        <w:tc>
          <w:tcPr>
            <w:tcW w:w="1418" w:type="dxa"/>
            <w:shd w:val="clear" w:color="auto" w:fill="auto"/>
            <w:noWrap/>
          </w:tcPr>
          <w:p w14:paraId="3A7C8686" w14:textId="1042E45F" w:rsidR="00C70A4D" w:rsidRPr="00B60D70" w:rsidRDefault="00642412" w:rsidP="00874181">
            <w:pPr>
              <w:jc w:val="right"/>
              <w:rPr>
                <w:rFonts w:ascii="TH SarabunPSK" w:eastAsia="Times New Roman" w:hAnsi="TH SarabunPSK" w:cs="TH SarabunPSK"/>
              </w:rPr>
            </w:pPr>
            <w:r w:rsidRPr="00B60D70">
              <w:rPr>
                <w:rFonts w:ascii="TH SarabunPSK" w:hAnsi="TH SarabunPSK" w:cs="TH SarabunPSK" w:hint="cs"/>
              </w:rPr>
              <w:t>3</w:t>
            </w:r>
            <w:r w:rsidRPr="00B60D70">
              <w:rPr>
                <w:rFonts w:ascii="TH SarabunPSK" w:hAnsi="TH SarabunPSK" w:cs="TH SarabunPSK" w:hint="cs"/>
                <w:cs/>
              </w:rPr>
              <w:t xml:space="preserve"> </w:t>
            </w:r>
            <w:r w:rsidRPr="00B60D70">
              <w:rPr>
                <w:rFonts w:ascii="TH SarabunPSK" w:hAnsi="TH SarabunPSK" w:cs="TH SarabunPSK" w:hint="cs"/>
              </w:rPr>
              <w:t>(2-2-6)</w:t>
            </w:r>
          </w:p>
        </w:tc>
      </w:tr>
      <w:tr w:rsidR="00B60D70" w:rsidRPr="00B60D70" w14:paraId="695B7CD1" w14:textId="77777777" w:rsidTr="00F551BD">
        <w:trPr>
          <w:trHeight w:val="288"/>
        </w:trPr>
        <w:tc>
          <w:tcPr>
            <w:tcW w:w="993" w:type="dxa"/>
            <w:shd w:val="clear" w:color="auto" w:fill="auto"/>
            <w:noWrap/>
            <w:vAlign w:val="bottom"/>
          </w:tcPr>
          <w:p w14:paraId="19854229" w14:textId="77777777" w:rsidR="006C2A92" w:rsidRPr="00B60D70" w:rsidRDefault="006C2A92" w:rsidP="00592146">
            <w:pPr>
              <w:rPr>
                <w:rFonts w:ascii="TH SarabunPSK" w:hAnsi="TH SarabunPSK" w:cs="TH SarabunPSK"/>
              </w:rPr>
            </w:pPr>
          </w:p>
        </w:tc>
        <w:tc>
          <w:tcPr>
            <w:tcW w:w="1417" w:type="dxa"/>
            <w:shd w:val="clear" w:color="auto" w:fill="auto"/>
            <w:noWrap/>
          </w:tcPr>
          <w:p w14:paraId="2847D166" w14:textId="2C4E9EAB" w:rsidR="006C2A92"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C501EF" w:rsidRPr="00B60D70">
              <w:rPr>
                <w:rFonts w:ascii="TH SarabunPSK" w:hAnsi="TH SarabunPSK" w:cs="TH SarabunPSK" w:hint="cs"/>
              </w:rPr>
              <w:t>298</w:t>
            </w:r>
          </w:p>
        </w:tc>
        <w:tc>
          <w:tcPr>
            <w:tcW w:w="5103" w:type="dxa"/>
            <w:shd w:val="clear" w:color="auto" w:fill="auto"/>
            <w:noWrap/>
            <w:vAlign w:val="bottom"/>
          </w:tcPr>
          <w:p w14:paraId="6638F9DD" w14:textId="417FDF85" w:rsidR="00F566AA" w:rsidRPr="00B60D70" w:rsidRDefault="00100733" w:rsidP="00874181">
            <w:pPr>
              <w:rPr>
                <w:rFonts w:ascii="TH SarabunPSK" w:hAnsi="TH SarabunPSK" w:cs="TH SarabunPSK"/>
                <w:cs/>
              </w:rPr>
            </w:pPr>
            <w:r w:rsidRPr="00B60D70">
              <w:rPr>
                <w:rFonts w:ascii="TH SarabunPSK" w:hAnsi="TH SarabunPSK" w:cs="TH SarabunPSK"/>
                <w:sz w:val="28"/>
                <w:cs/>
              </w:rPr>
              <w:t>การฝึกประสบการณ์วิชาชีพช่างโยธา 2</w:t>
            </w:r>
          </w:p>
        </w:tc>
        <w:tc>
          <w:tcPr>
            <w:tcW w:w="1418" w:type="dxa"/>
            <w:shd w:val="clear" w:color="auto" w:fill="auto"/>
            <w:noWrap/>
          </w:tcPr>
          <w:p w14:paraId="32D67BE3" w14:textId="134D2213" w:rsidR="006C2A92" w:rsidRPr="00B60D70" w:rsidRDefault="00642412" w:rsidP="00874181">
            <w:pPr>
              <w:jc w:val="right"/>
              <w:rPr>
                <w:rFonts w:ascii="TH SarabunPSK" w:hAnsi="TH SarabunPSK" w:cs="TH SarabunPSK"/>
              </w:rPr>
            </w:pPr>
            <w:r w:rsidRPr="00B60D70">
              <w:rPr>
                <w:rFonts w:ascii="TH SarabunPSK" w:hAnsi="TH SarabunPSK" w:cs="TH SarabunPSK" w:hint="cs"/>
              </w:rPr>
              <w:t>1 (0-</w:t>
            </w:r>
            <w:r w:rsidR="00C57B68" w:rsidRPr="00B60D70">
              <w:rPr>
                <w:rFonts w:ascii="TH SarabunPSK" w:hAnsi="TH SarabunPSK" w:cs="TH SarabunPSK"/>
              </w:rPr>
              <w:t>3</w:t>
            </w:r>
            <w:r w:rsidRPr="00B60D70">
              <w:rPr>
                <w:rFonts w:ascii="TH SarabunPSK" w:hAnsi="TH SarabunPSK" w:cs="TH SarabunPSK" w:hint="cs"/>
              </w:rPr>
              <w:t>-3)</w:t>
            </w:r>
          </w:p>
        </w:tc>
      </w:tr>
      <w:tr w:rsidR="00B60D70" w:rsidRPr="00B60D70" w14:paraId="01F45D7B" w14:textId="77777777" w:rsidTr="00F551BD">
        <w:trPr>
          <w:trHeight w:val="288"/>
        </w:trPr>
        <w:tc>
          <w:tcPr>
            <w:tcW w:w="993" w:type="dxa"/>
            <w:shd w:val="clear" w:color="auto" w:fill="auto"/>
            <w:noWrap/>
            <w:vAlign w:val="bottom"/>
          </w:tcPr>
          <w:p w14:paraId="781F46AE" w14:textId="77777777" w:rsidR="007B536D" w:rsidRPr="00B60D70" w:rsidRDefault="007B536D" w:rsidP="007B536D">
            <w:pPr>
              <w:rPr>
                <w:rFonts w:ascii="TH SarabunPSK" w:hAnsi="TH SarabunPSK" w:cs="TH SarabunPSK"/>
              </w:rPr>
            </w:pPr>
          </w:p>
        </w:tc>
        <w:tc>
          <w:tcPr>
            <w:tcW w:w="1417" w:type="dxa"/>
            <w:shd w:val="clear" w:color="auto" w:fill="auto"/>
            <w:noWrap/>
          </w:tcPr>
          <w:p w14:paraId="62E76C5B" w14:textId="0D792CAE" w:rsidR="007B536D" w:rsidRPr="00B60D70" w:rsidRDefault="00F551BD" w:rsidP="007B536D">
            <w:pPr>
              <w:rPr>
                <w:rFonts w:ascii="TH SarabunPSK" w:hAnsi="TH SarabunPSK" w:cs="TH SarabunPSK"/>
              </w:rPr>
            </w:pPr>
            <w:r w:rsidRPr="00B60D70">
              <w:rPr>
                <w:rFonts w:ascii="TH SarabunPSK" w:hAnsi="TH SarabunPSK" w:cs="TH SarabunPSK" w:hint="cs"/>
              </w:rPr>
              <w:t xml:space="preserve">CHM </w:t>
            </w:r>
            <w:r w:rsidR="007B536D" w:rsidRPr="00B60D70">
              <w:rPr>
                <w:rFonts w:ascii="TH SarabunPSK" w:hAnsi="TH SarabunPSK" w:cs="TH SarabunPSK" w:hint="cs"/>
              </w:rPr>
              <w:t>10301</w:t>
            </w:r>
          </w:p>
        </w:tc>
        <w:tc>
          <w:tcPr>
            <w:tcW w:w="5103" w:type="dxa"/>
            <w:shd w:val="clear" w:color="auto" w:fill="auto"/>
            <w:noWrap/>
          </w:tcPr>
          <w:p w14:paraId="6334D5AB" w14:textId="66CAC97D" w:rsidR="007B536D" w:rsidRPr="00B60D70" w:rsidRDefault="007B536D" w:rsidP="007B536D">
            <w:pPr>
              <w:rPr>
                <w:rFonts w:ascii="TH SarabunPSK" w:hAnsi="TH SarabunPSK" w:cs="TH SarabunPSK"/>
                <w:cs/>
              </w:rPr>
            </w:pPr>
            <w:r w:rsidRPr="00B60D70">
              <w:rPr>
                <w:rFonts w:ascii="TH SarabunPSK" w:hAnsi="TH SarabunPSK" w:cs="TH SarabunPSK" w:hint="cs"/>
                <w:cs/>
              </w:rPr>
              <w:t>ธาตุและสารประกอบ</w:t>
            </w:r>
          </w:p>
        </w:tc>
        <w:tc>
          <w:tcPr>
            <w:tcW w:w="1418" w:type="dxa"/>
            <w:shd w:val="clear" w:color="auto" w:fill="auto"/>
            <w:noWrap/>
          </w:tcPr>
          <w:p w14:paraId="7CF5EF90" w14:textId="3D273BE8" w:rsidR="007B536D" w:rsidRPr="00B60D70" w:rsidRDefault="007B536D" w:rsidP="007B536D">
            <w:pPr>
              <w:jc w:val="right"/>
              <w:rPr>
                <w:rFonts w:ascii="TH SarabunPSK" w:hAnsi="TH SarabunPSK" w:cs="TH SarabunPSK"/>
              </w:rPr>
            </w:pPr>
            <w:r w:rsidRPr="00B60D70">
              <w:rPr>
                <w:rFonts w:ascii="TH SarabunPSK" w:hAnsi="TH SarabunPSK" w:cs="TH SarabunPSK" w:hint="cs"/>
              </w:rPr>
              <w:t>1 (1-0-2)</w:t>
            </w:r>
          </w:p>
        </w:tc>
      </w:tr>
      <w:tr w:rsidR="00B60D70" w:rsidRPr="00B60D70" w14:paraId="290BEF93" w14:textId="77777777" w:rsidTr="00F551BD">
        <w:trPr>
          <w:trHeight w:val="288"/>
        </w:trPr>
        <w:tc>
          <w:tcPr>
            <w:tcW w:w="993" w:type="dxa"/>
            <w:shd w:val="clear" w:color="auto" w:fill="auto"/>
            <w:noWrap/>
            <w:vAlign w:val="bottom"/>
          </w:tcPr>
          <w:p w14:paraId="4B5CC870" w14:textId="77777777" w:rsidR="007B536D" w:rsidRPr="00B60D70" w:rsidRDefault="007B536D" w:rsidP="007B536D">
            <w:pPr>
              <w:rPr>
                <w:rFonts w:ascii="TH SarabunPSK" w:hAnsi="TH SarabunPSK" w:cs="TH SarabunPSK"/>
              </w:rPr>
            </w:pPr>
          </w:p>
        </w:tc>
        <w:tc>
          <w:tcPr>
            <w:tcW w:w="1417" w:type="dxa"/>
            <w:shd w:val="clear" w:color="auto" w:fill="auto"/>
            <w:noWrap/>
          </w:tcPr>
          <w:p w14:paraId="41825910" w14:textId="1A54482D" w:rsidR="007B536D" w:rsidRPr="00B60D70" w:rsidRDefault="00F551BD" w:rsidP="007B536D">
            <w:pPr>
              <w:rPr>
                <w:rFonts w:ascii="TH SarabunPSK" w:hAnsi="TH SarabunPSK" w:cs="TH SarabunPSK"/>
                <w:lang w:val="th-TH"/>
              </w:rPr>
            </w:pPr>
            <w:r w:rsidRPr="00B60D70">
              <w:rPr>
                <w:rFonts w:ascii="TH SarabunPSK" w:hAnsi="TH SarabunPSK" w:cs="TH SarabunPSK" w:hint="cs"/>
              </w:rPr>
              <w:t xml:space="preserve">CHM </w:t>
            </w:r>
            <w:r w:rsidR="007B536D" w:rsidRPr="00B60D70">
              <w:rPr>
                <w:rFonts w:ascii="TH SarabunPSK" w:hAnsi="TH SarabunPSK" w:cs="TH SarabunPSK" w:hint="cs"/>
              </w:rPr>
              <w:t xml:space="preserve">10302 </w:t>
            </w:r>
          </w:p>
        </w:tc>
        <w:tc>
          <w:tcPr>
            <w:tcW w:w="5103" w:type="dxa"/>
            <w:shd w:val="clear" w:color="auto" w:fill="auto"/>
            <w:noWrap/>
          </w:tcPr>
          <w:p w14:paraId="409F95A0" w14:textId="0CA0B78D" w:rsidR="007B536D" w:rsidRPr="00B60D70" w:rsidRDefault="007B536D" w:rsidP="007B536D">
            <w:pPr>
              <w:rPr>
                <w:rFonts w:ascii="TH SarabunPSK" w:hAnsi="TH SarabunPSK" w:cs="TH SarabunPSK"/>
                <w:cs/>
                <w:lang w:val="th-TH"/>
              </w:rPr>
            </w:pPr>
            <w:r w:rsidRPr="00B60D70">
              <w:rPr>
                <w:rFonts w:ascii="TH SarabunPSK" w:hAnsi="TH SarabunPSK" w:cs="TH SarabunPSK" w:hint="cs"/>
                <w:cs/>
              </w:rPr>
              <w:t>สสารและการเปลี่ยนแปลง</w:t>
            </w:r>
          </w:p>
        </w:tc>
        <w:tc>
          <w:tcPr>
            <w:tcW w:w="1418" w:type="dxa"/>
            <w:shd w:val="clear" w:color="auto" w:fill="auto"/>
            <w:noWrap/>
          </w:tcPr>
          <w:p w14:paraId="453BFAA9" w14:textId="5A8B8392" w:rsidR="007B536D" w:rsidRPr="00B60D70" w:rsidRDefault="007B536D" w:rsidP="007B536D">
            <w:pPr>
              <w:jc w:val="right"/>
              <w:rPr>
                <w:rFonts w:ascii="TH SarabunPSK" w:hAnsi="TH SarabunPSK" w:cs="TH SarabunPSK"/>
              </w:rPr>
            </w:pPr>
            <w:r w:rsidRPr="00B60D70">
              <w:rPr>
                <w:rFonts w:ascii="TH SarabunPSK" w:hAnsi="TH SarabunPSK" w:cs="TH SarabunPSK" w:hint="cs"/>
              </w:rPr>
              <w:t>1 (1-0-2)</w:t>
            </w:r>
          </w:p>
        </w:tc>
      </w:tr>
      <w:tr w:rsidR="00B60D70" w:rsidRPr="00B60D70" w14:paraId="21AEBFE4" w14:textId="77777777" w:rsidTr="00F551BD">
        <w:trPr>
          <w:trHeight w:val="288"/>
        </w:trPr>
        <w:tc>
          <w:tcPr>
            <w:tcW w:w="993" w:type="dxa"/>
            <w:shd w:val="clear" w:color="auto" w:fill="auto"/>
            <w:noWrap/>
            <w:vAlign w:val="bottom"/>
          </w:tcPr>
          <w:p w14:paraId="4835900D" w14:textId="77777777" w:rsidR="007B536D" w:rsidRPr="00B60D70" w:rsidRDefault="007B536D" w:rsidP="007B536D">
            <w:pPr>
              <w:rPr>
                <w:rFonts w:ascii="TH SarabunPSK" w:hAnsi="TH SarabunPSK" w:cs="TH SarabunPSK"/>
              </w:rPr>
            </w:pPr>
          </w:p>
        </w:tc>
        <w:tc>
          <w:tcPr>
            <w:tcW w:w="1417" w:type="dxa"/>
            <w:shd w:val="clear" w:color="auto" w:fill="auto"/>
            <w:noWrap/>
          </w:tcPr>
          <w:p w14:paraId="49E41E96" w14:textId="74876098" w:rsidR="007B536D" w:rsidRPr="00B60D70" w:rsidRDefault="00F551BD" w:rsidP="007B536D">
            <w:pPr>
              <w:rPr>
                <w:rFonts w:ascii="TH SarabunPSK" w:hAnsi="TH SarabunPSK" w:cs="TH SarabunPSK"/>
                <w:lang w:val="th-TH"/>
              </w:rPr>
            </w:pPr>
            <w:r w:rsidRPr="00B60D70">
              <w:rPr>
                <w:rFonts w:ascii="TH SarabunPSK" w:hAnsi="TH SarabunPSK" w:cs="TH SarabunPSK" w:hint="cs"/>
              </w:rPr>
              <w:t xml:space="preserve">CHM </w:t>
            </w:r>
            <w:r w:rsidR="007B536D" w:rsidRPr="00B60D70">
              <w:rPr>
                <w:rFonts w:ascii="TH SarabunPSK" w:hAnsi="TH SarabunPSK" w:cs="TH SarabunPSK" w:hint="cs"/>
              </w:rPr>
              <w:t>10303</w:t>
            </w:r>
          </w:p>
        </w:tc>
        <w:tc>
          <w:tcPr>
            <w:tcW w:w="5103" w:type="dxa"/>
            <w:shd w:val="clear" w:color="auto" w:fill="auto"/>
            <w:noWrap/>
          </w:tcPr>
          <w:p w14:paraId="4F762E7E" w14:textId="0CAE485C" w:rsidR="007B536D" w:rsidRPr="00B60D70" w:rsidRDefault="007B536D" w:rsidP="007B536D">
            <w:pPr>
              <w:rPr>
                <w:rFonts w:ascii="TH SarabunPSK" w:hAnsi="TH SarabunPSK" w:cs="TH SarabunPSK"/>
                <w:cs/>
                <w:lang w:val="th-TH"/>
              </w:rPr>
            </w:pPr>
            <w:r w:rsidRPr="00B60D70">
              <w:rPr>
                <w:rFonts w:ascii="TH SarabunPSK" w:hAnsi="TH SarabunPSK" w:cs="TH SarabunPSK" w:hint="cs"/>
                <w:cs/>
              </w:rPr>
              <w:t>จลนศาสตร์ และ สมดุล</w:t>
            </w:r>
          </w:p>
        </w:tc>
        <w:tc>
          <w:tcPr>
            <w:tcW w:w="1418" w:type="dxa"/>
            <w:shd w:val="clear" w:color="auto" w:fill="auto"/>
            <w:noWrap/>
          </w:tcPr>
          <w:p w14:paraId="03E274FD" w14:textId="50737B98" w:rsidR="007B536D" w:rsidRPr="00B60D70" w:rsidRDefault="007B536D" w:rsidP="007B536D">
            <w:pPr>
              <w:jc w:val="right"/>
              <w:rPr>
                <w:rFonts w:ascii="TH SarabunPSK" w:hAnsi="TH SarabunPSK" w:cs="TH SarabunPSK"/>
              </w:rPr>
            </w:pPr>
            <w:r w:rsidRPr="00B60D70">
              <w:rPr>
                <w:rFonts w:ascii="TH SarabunPSK" w:hAnsi="TH SarabunPSK" w:cs="TH SarabunPSK" w:hint="cs"/>
              </w:rPr>
              <w:t>1 (1-0-2)</w:t>
            </w:r>
          </w:p>
        </w:tc>
      </w:tr>
      <w:tr w:rsidR="00B60D70" w:rsidRPr="00B60D70" w14:paraId="49169805" w14:textId="77777777" w:rsidTr="00F551BD">
        <w:trPr>
          <w:trHeight w:val="288"/>
        </w:trPr>
        <w:tc>
          <w:tcPr>
            <w:tcW w:w="993" w:type="dxa"/>
            <w:shd w:val="clear" w:color="auto" w:fill="auto"/>
            <w:noWrap/>
            <w:vAlign w:val="bottom"/>
          </w:tcPr>
          <w:p w14:paraId="0435AA38" w14:textId="77777777" w:rsidR="006C2A92" w:rsidRPr="00B60D70" w:rsidRDefault="006C2A92" w:rsidP="00592146">
            <w:pPr>
              <w:rPr>
                <w:rFonts w:ascii="TH SarabunPSK" w:hAnsi="TH SarabunPSK" w:cs="TH SarabunPSK"/>
              </w:rPr>
            </w:pPr>
          </w:p>
        </w:tc>
        <w:tc>
          <w:tcPr>
            <w:tcW w:w="1417" w:type="dxa"/>
            <w:shd w:val="clear" w:color="auto" w:fill="auto"/>
            <w:noWrap/>
          </w:tcPr>
          <w:p w14:paraId="19CFD22E" w14:textId="53D40E62" w:rsidR="006C2A92" w:rsidRPr="00B60D70" w:rsidRDefault="00F551BD" w:rsidP="00592146">
            <w:pPr>
              <w:rPr>
                <w:rFonts w:ascii="TH SarabunPSK" w:hAnsi="TH SarabunPSK" w:cs="TH SarabunPSK"/>
              </w:rPr>
            </w:pPr>
            <w:r w:rsidRPr="00B60D70">
              <w:rPr>
                <w:rFonts w:ascii="TH SarabunPSK" w:hAnsi="TH SarabunPSK" w:cs="TH SarabunPSK" w:hint="cs"/>
              </w:rPr>
              <w:t xml:space="preserve">CHM </w:t>
            </w:r>
            <w:r w:rsidR="002B57D4" w:rsidRPr="00B60D70">
              <w:rPr>
                <w:rFonts w:ascii="TH SarabunPSK" w:hAnsi="TH SarabunPSK" w:cs="TH SarabunPSK" w:hint="cs"/>
              </w:rPr>
              <w:t>160</w:t>
            </w:r>
          </w:p>
        </w:tc>
        <w:tc>
          <w:tcPr>
            <w:tcW w:w="5103" w:type="dxa"/>
            <w:shd w:val="clear" w:color="auto" w:fill="auto"/>
            <w:noWrap/>
            <w:vAlign w:val="bottom"/>
          </w:tcPr>
          <w:p w14:paraId="54BEEC27" w14:textId="6279C7FF" w:rsidR="00A52C93" w:rsidRPr="00B60D70" w:rsidRDefault="002B57D4" w:rsidP="00874181">
            <w:pPr>
              <w:rPr>
                <w:rFonts w:ascii="TH SarabunPSK" w:hAnsi="TH SarabunPSK" w:cs="TH SarabunPSK"/>
              </w:rPr>
            </w:pPr>
            <w:r w:rsidRPr="00B60D70">
              <w:rPr>
                <w:rFonts w:ascii="TH SarabunPSK" w:hAnsi="TH SarabunPSK" w:cs="TH SarabunPSK" w:hint="cs"/>
                <w:cs/>
              </w:rPr>
              <w:t>ปฏิบัติการเคมี</w:t>
            </w:r>
          </w:p>
        </w:tc>
        <w:tc>
          <w:tcPr>
            <w:tcW w:w="1418" w:type="dxa"/>
            <w:shd w:val="clear" w:color="auto" w:fill="auto"/>
            <w:noWrap/>
          </w:tcPr>
          <w:p w14:paraId="3B766BE9" w14:textId="53C402A3" w:rsidR="006C2A92" w:rsidRPr="00B60D70" w:rsidRDefault="00642412" w:rsidP="00874181">
            <w:pPr>
              <w:jc w:val="right"/>
              <w:rPr>
                <w:rFonts w:ascii="TH SarabunPSK" w:hAnsi="TH SarabunPSK" w:cs="TH SarabunPSK"/>
              </w:rPr>
            </w:pPr>
            <w:r w:rsidRPr="00B60D70">
              <w:rPr>
                <w:rFonts w:ascii="TH SarabunPSK" w:hAnsi="TH SarabunPSK" w:cs="TH SarabunPSK" w:hint="cs"/>
              </w:rPr>
              <w:t>1 (0-3-2)</w:t>
            </w:r>
          </w:p>
        </w:tc>
      </w:tr>
      <w:tr w:rsidR="00B60D70" w:rsidRPr="00B60D70" w14:paraId="54C2D4AB" w14:textId="77777777" w:rsidTr="00F551BD">
        <w:trPr>
          <w:trHeight w:val="288"/>
        </w:trPr>
        <w:tc>
          <w:tcPr>
            <w:tcW w:w="993" w:type="dxa"/>
            <w:shd w:val="clear" w:color="auto" w:fill="auto"/>
            <w:noWrap/>
            <w:vAlign w:val="bottom"/>
          </w:tcPr>
          <w:p w14:paraId="1753AC64" w14:textId="77777777" w:rsidR="006C2A92" w:rsidRPr="00B60D70" w:rsidRDefault="006C2A92" w:rsidP="00592146">
            <w:pPr>
              <w:rPr>
                <w:rFonts w:ascii="TH SarabunPSK" w:hAnsi="TH SarabunPSK" w:cs="TH SarabunPSK"/>
              </w:rPr>
            </w:pPr>
          </w:p>
        </w:tc>
        <w:tc>
          <w:tcPr>
            <w:tcW w:w="1417" w:type="dxa"/>
            <w:shd w:val="clear" w:color="auto" w:fill="auto"/>
            <w:noWrap/>
          </w:tcPr>
          <w:p w14:paraId="000925D1" w14:textId="2D717835" w:rsidR="006C2A92" w:rsidRPr="00B60D70" w:rsidRDefault="00F551BD" w:rsidP="00592146">
            <w:pPr>
              <w:rPr>
                <w:rFonts w:ascii="TH SarabunPSK" w:hAnsi="TH SarabunPSK" w:cs="TH SarabunPSK"/>
              </w:rPr>
            </w:pPr>
            <w:r w:rsidRPr="00B60D70">
              <w:rPr>
                <w:rFonts w:ascii="TH SarabunPSK" w:hAnsi="TH SarabunPSK" w:cs="TH SarabunPSK" w:hint="cs"/>
              </w:rPr>
              <w:t xml:space="preserve">MTH </w:t>
            </w:r>
            <w:r w:rsidR="002B57D4" w:rsidRPr="00B60D70">
              <w:rPr>
                <w:rFonts w:ascii="TH SarabunPSK" w:hAnsi="TH SarabunPSK" w:cs="TH SarabunPSK" w:hint="cs"/>
              </w:rPr>
              <w:t>201</w:t>
            </w:r>
            <w:r w:rsidR="004116BB" w:rsidRPr="00B60D70">
              <w:rPr>
                <w:rFonts w:ascii="TH SarabunPSK" w:hAnsi="TH SarabunPSK" w:cs="TH SarabunPSK" w:hint="cs"/>
              </w:rPr>
              <w:t>01</w:t>
            </w:r>
          </w:p>
        </w:tc>
        <w:tc>
          <w:tcPr>
            <w:tcW w:w="5103" w:type="dxa"/>
            <w:shd w:val="clear" w:color="auto" w:fill="auto"/>
            <w:noWrap/>
            <w:vAlign w:val="bottom"/>
          </w:tcPr>
          <w:p w14:paraId="79FC6838" w14:textId="0497CF3F" w:rsidR="00A52C93" w:rsidRPr="00B60D70" w:rsidRDefault="004116BB" w:rsidP="00874181">
            <w:pPr>
              <w:rPr>
                <w:rFonts w:ascii="TH SarabunPSK" w:hAnsi="TH SarabunPSK" w:cs="TH SarabunPSK"/>
                <w:cs/>
              </w:rPr>
            </w:pPr>
            <w:r w:rsidRPr="00B60D70">
              <w:rPr>
                <w:rFonts w:ascii="TH SarabunPSK" w:hAnsi="TH SarabunPSK" w:cs="TH SarabunPSK" w:hint="cs"/>
                <w:cs/>
              </w:rPr>
              <w:t>แคลคูลัสเชิงเวกเตอร์</w:t>
            </w:r>
          </w:p>
        </w:tc>
        <w:tc>
          <w:tcPr>
            <w:tcW w:w="1418" w:type="dxa"/>
            <w:shd w:val="clear" w:color="auto" w:fill="auto"/>
            <w:noWrap/>
          </w:tcPr>
          <w:p w14:paraId="63371F90" w14:textId="14EFC716" w:rsidR="006C2A92" w:rsidRPr="00B60D70" w:rsidRDefault="00304654" w:rsidP="00874181">
            <w:pPr>
              <w:jc w:val="right"/>
              <w:rPr>
                <w:rFonts w:ascii="TH SarabunPSK" w:hAnsi="TH SarabunPSK" w:cs="TH SarabunPSK"/>
              </w:rPr>
            </w:pPr>
            <w:r w:rsidRPr="00B60D70">
              <w:rPr>
                <w:rFonts w:ascii="TH SarabunPSK" w:hAnsi="TH SarabunPSK" w:cs="TH SarabunPSK" w:hint="cs"/>
              </w:rPr>
              <w:t>1</w:t>
            </w:r>
            <w:r w:rsidR="00642412" w:rsidRPr="00B60D70">
              <w:rPr>
                <w:rFonts w:ascii="TH SarabunPSK" w:hAnsi="TH SarabunPSK" w:cs="TH SarabunPSK" w:hint="cs"/>
              </w:rPr>
              <w:t xml:space="preserve"> (</w:t>
            </w:r>
            <w:r w:rsidRPr="00B60D70">
              <w:rPr>
                <w:rFonts w:ascii="TH SarabunPSK" w:hAnsi="TH SarabunPSK" w:cs="TH SarabunPSK" w:hint="cs"/>
              </w:rPr>
              <w:t>1</w:t>
            </w:r>
            <w:r w:rsidR="00642412" w:rsidRPr="00B60D70">
              <w:rPr>
                <w:rFonts w:ascii="TH SarabunPSK" w:hAnsi="TH SarabunPSK" w:cs="TH SarabunPSK" w:hint="cs"/>
              </w:rPr>
              <w:t>-0-</w:t>
            </w:r>
            <w:r w:rsidRPr="00B60D70">
              <w:rPr>
                <w:rFonts w:ascii="TH SarabunPSK" w:hAnsi="TH SarabunPSK" w:cs="TH SarabunPSK" w:hint="cs"/>
              </w:rPr>
              <w:t>2</w:t>
            </w:r>
            <w:r w:rsidR="00642412" w:rsidRPr="00B60D70">
              <w:rPr>
                <w:rFonts w:ascii="TH SarabunPSK" w:hAnsi="TH SarabunPSK" w:cs="TH SarabunPSK" w:hint="cs"/>
              </w:rPr>
              <w:t>)</w:t>
            </w:r>
          </w:p>
        </w:tc>
      </w:tr>
      <w:tr w:rsidR="00B60D70" w:rsidRPr="00B60D70" w14:paraId="70EED11C" w14:textId="77777777" w:rsidTr="00F551BD">
        <w:trPr>
          <w:trHeight w:val="288"/>
        </w:trPr>
        <w:tc>
          <w:tcPr>
            <w:tcW w:w="993" w:type="dxa"/>
            <w:shd w:val="clear" w:color="auto" w:fill="auto"/>
            <w:noWrap/>
            <w:vAlign w:val="bottom"/>
          </w:tcPr>
          <w:p w14:paraId="6F3B98B9" w14:textId="77777777" w:rsidR="004116BB" w:rsidRPr="00B60D70" w:rsidRDefault="004116BB" w:rsidP="00592146">
            <w:pPr>
              <w:rPr>
                <w:rFonts w:ascii="TH SarabunPSK" w:hAnsi="TH SarabunPSK" w:cs="TH SarabunPSK"/>
              </w:rPr>
            </w:pPr>
          </w:p>
        </w:tc>
        <w:tc>
          <w:tcPr>
            <w:tcW w:w="1417" w:type="dxa"/>
            <w:shd w:val="clear" w:color="auto" w:fill="auto"/>
            <w:noWrap/>
          </w:tcPr>
          <w:p w14:paraId="5C5EF60E" w14:textId="00E89E7E" w:rsidR="004116BB" w:rsidRPr="00B60D70" w:rsidRDefault="00F551BD" w:rsidP="00592146">
            <w:pPr>
              <w:rPr>
                <w:rFonts w:ascii="TH SarabunPSK" w:hAnsi="TH SarabunPSK" w:cs="TH SarabunPSK"/>
              </w:rPr>
            </w:pPr>
            <w:r w:rsidRPr="00B60D70">
              <w:rPr>
                <w:rFonts w:ascii="TH SarabunPSK" w:hAnsi="TH SarabunPSK" w:cs="TH SarabunPSK" w:hint="cs"/>
              </w:rPr>
              <w:t xml:space="preserve">MTH </w:t>
            </w:r>
            <w:r w:rsidR="00304654" w:rsidRPr="00B60D70">
              <w:rPr>
                <w:rFonts w:ascii="TH SarabunPSK" w:hAnsi="TH SarabunPSK" w:cs="TH SarabunPSK" w:hint="cs"/>
              </w:rPr>
              <w:t>20102</w:t>
            </w:r>
          </w:p>
        </w:tc>
        <w:tc>
          <w:tcPr>
            <w:tcW w:w="5103" w:type="dxa"/>
            <w:shd w:val="clear" w:color="auto" w:fill="auto"/>
            <w:noWrap/>
            <w:vAlign w:val="bottom"/>
          </w:tcPr>
          <w:p w14:paraId="421252E0" w14:textId="779B8CAA" w:rsidR="004116BB" w:rsidRPr="00B60D70" w:rsidRDefault="00304654" w:rsidP="00874181">
            <w:pPr>
              <w:rPr>
                <w:rFonts w:ascii="TH SarabunPSK" w:hAnsi="TH SarabunPSK" w:cs="TH SarabunPSK"/>
                <w:cs/>
              </w:rPr>
            </w:pPr>
            <w:r w:rsidRPr="00B60D70">
              <w:rPr>
                <w:rFonts w:ascii="TH SarabunPSK" w:hAnsi="TH SarabunPSK" w:cs="TH SarabunPSK" w:hint="cs"/>
                <w:cs/>
              </w:rPr>
              <w:t>สมการเชิงอนุพันธ์เบื้องต้นและการแปลงลาปลาซ</w:t>
            </w:r>
          </w:p>
        </w:tc>
        <w:tc>
          <w:tcPr>
            <w:tcW w:w="1418" w:type="dxa"/>
            <w:shd w:val="clear" w:color="auto" w:fill="auto"/>
            <w:noWrap/>
          </w:tcPr>
          <w:p w14:paraId="54022268" w14:textId="24AD23FF" w:rsidR="004116BB" w:rsidRPr="00B60D70" w:rsidRDefault="00304654" w:rsidP="00874181">
            <w:pPr>
              <w:jc w:val="right"/>
              <w:rPr>
                <w:rFonts w:ascii="TH SarabunPSK" w:hAnsi="TH SarabunPSK" w:cs="TH SarabunPSK"/>
              </w:rPr>
            </w:pPr>
            <w:r w:rsidRPr="00B60D70">
              <w:rPr>
                <w:rFonts w:ascii="TH SarabunPSK" w:hAnsi="TH SarabunPSK" w:cs="TH SarabunPSK" w:hint="cs"/>
              </w:rPr>
              <w:t>2 (2-0-4)</w:t>
            </w:r>
          </w:p>
        </w:tc>
      </w:tr>
      <w:tr w:rsidR="00B60D70" w:rsidRPr="00B60D70" w14:paraId="7FD31893" w14:textId="77777777" w:rsidTr="00F551BD">
        <w:trPr>
          <w:trHeight w:val="288"/>
        </w:trPr>
        <w:tc>
          <w:tcPr>
            <w:tcW w:w="993" w:type="dxa"/>
            <w:tcBorders>
              <w:bottom w:val="single" w:sz="4" w:space="0" w:color="auto"/>
            </w:tcBorders>
            <w:shd w:val="clear" w:color="auto" w:fill="auto"/>
            <w:noWrap/>
            <w:vAlign w:val="bottom"/>
          </w:tcPr>
          <w:p w14:paraId="72137C06" w14:textId="77777777" w:rsidR="002B57D4" w:rsidRPr="00B60D70" w:rsidRDefault="002B57D4" w:rsidP="00592146">
            <w:pPr>
              <w:rPr>
                <w:rFonts w:ascii="TH SarabunPSK" w:hAnsi="TH SarabunPSK" w:cs="TH SarabunPSK"/>
              </w:rPr>
            </w:pPr>
          </w:p>
        </w:tc>
        <w:tc>
          <w:tcPr>
            <w:tcW w:w="1417" w:type="dxa"/>
            <w:tcBorders>
              <w:bottom w:val="single" w:sz="4" w:space="0" w:color="auto"/>
            </w:tcBorders>
            <w:shd w:val="clear" w:color="auto" w:fill="auto"/>
            <w:noWrap/>
          </w:tcPr>
          <w:p w14:paraId="7089DD66" w14:textId="253EF312" w:rsidR="002B57D4"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B551B7" w:rsidRPr="00B60D70">
              <w:rPr>
                <w:rFonts w:ascii="TH SarabunPSK" w:hAnsi="TH SarabunPSK" w:cs="TH SarabunPSK" w:hint="cs"/>
              </w:rPr>
              <w:t>121</w:t>
            </w:r>
            <w:r w:rsidR="00874181" w:rsidRPr="00B60D70">
              <w:rPr>
                <w:rFonts w:ascii="TH SarabunPSK" w:hAnsi="TH SarabunPSK" w:cs="TH SarabunPSK" w:hint="cs"/>
              </w:rPr>
              <w:t>0</w:t>
            </w:r>
            <w:r w:rsidR="00C5644C" w:rsidRPr="00B60D70">
              <w:rPr>
                <w:rFonts w:ascii="TH SarabunPSK" w:hAnsi="TH SarabunPSK" w:cs="TH SarabunPSK"/>
              </w:rPr>
              <w:t>0</w:t>
            </w:r>
          </w:p>
        </w:tc>
        <w:tc>
          <w:tcPr>
            <w:tcW w:w="5103" w:type="dxa"/>
            <w:tcBorders>
              <w:bottom w:val="single" w:sz="4" w:space="0" w:color="auto"/>
            </w:tcBorders>
            <w:shd w:val="clear" w:color="auto" w:fill="auto"/>
            <w:noWrap/>
            <w:vAlign w:val="bottom"/>
          </w:tcPr>
          <w:p w14:paraId="73FF8F8F" w14:textId="04308D5A" w:rsidR="00A52C93" w:rsidRPr="00B60D70" w:rsidRDefault="00B551B7" w:rsidP="00874181">
            <w:pPr>
              <w:rPr>
                <w:rFonts w:ascii="TH SarabunPSK" w:hAnsi="TH SarabunPSK" w:cs="TH SarabunPSK"/>
                <w:cs/>
              </w:rPr>
            </w:pPr>
            <w:r w:rsidRPr="00B60D70">
              <w:rPr>
                <w:rFonts w:ascii="TH SarabunPSK" w:hAnsi="TH SarabunPSK" w:cs="TH SarabunPSK" w:hint="cs"/>
                <w:cs/>
              </w:rPr>
              <w:t>การเขียนแบบวิศวกรรม</w:t>
            </w:r>
          </w:p>
        </w:tc>
        <w:tc>
          <w:tcPr>
            <w:tcW w:w="1418" w:type="dxa"/>
            <w:tcBorders>
              <w:bottom w:val="single" w:sz="4" w:space="0" w:color="auto"/>
            </w:tcBorders>
            <w:shd w:val="clear" w:color="auto" w:fill="auto"/>
            <w:noWrap/>
          </w:tcPr>
          <w:p w14:paraId="2E334461" w14:textId="2536D985" w:rsidR="002B57D4" w:rsidRPr="00B60D70" w:rsidRDefault="00642412" w:rsidP="00874181">
            <w:pPr>
              <w:jc w:val="right"/>
              <w:rPr>
                <w:rFonts w:ascii="TH SarabunPSK" w:hAnsi="TH SarabunPSK" w:cs="TH SarabunPSK"/>
              </w:rPr>
            </w:pPr>
            <w:r w:rsidRPr="00B60D70">
              <w:rPr>
                <w:rFonts w:ascii="TH SarabunPSK" w:hAnsi="TH SarabunPSK" w:cs="TH SarabunPSK" w:hint="cs"/>
              </w:rPr>
              <w:t>3 (1-4-6)</w:t>
            </w:r>
          </w:p>
        </w:tc>
      </w:tr>
      <w:tr w:rsidR="00B60D70" w:rsidRPr="00B60D70" w14:paraId="7A072376" w14:textId="77777777" w:rsidTr="00F551BD">
        <w:trPr>
          <w:trHeight w:val="288"/>
        </w:trPr>
        <w:tc>
          <w:tcPr>
            <w:tcW w:w="993" w:type="dxa"/>
            <w:tcBorders>
              <w:top w:val="single" w:sz="4" w:space="0" w:color="auto"/>
            </w:tcBorders>
            <w:shd w:val="clear" w:color="auto" w:fill="auto"/>
            <w:noWrap/>
            <w:vAlign w:val="bottom"/>
          </w:tcPr>
          <w:p w14:paraId="72242EBC" w14:textId="77777777" w:rsidR="006C2A92" w:rsidRPr="00B60D70" w:rsidRDefault="006C2A92" w:rsidP="00592146">
            <w:pPr>
              <w:rPr>
                <w:rFonts w:ascii="TH SarabunPSK" w:hAnsi="TH SarabunPSK" w:cs="TH SarabunPSK"/>
              </w:rPr>
            </w:pPr>
          </w:p>
        </w:tc>
        <w:tc>
          <w:tcPr>
            <w:tcW w:w="1417" w:type="dxa"/>
            <w:tcBorders>
              <w:top w:val="single" w:sz="4" w:space="0" w:color="auto"/>
            </w:tcBorders>
            <w:shd w:val="clear" w:color="auto" w:fill="auto"/>
            <w:noWrap/>
            <w:vAlign w:val="bottom"/>
          </w:tcPr>
          <w:p w14:paraId="7121DE60" w14:textId="77777777" w:rsidR="006C2A92" w:rsidRPr="00B60D70" w:rsidRDefault="006C2A92" w:rsidP="00592146">
            <w:pPr>
              <w:rPr>
                <w:rFonts w:ascii="TH SarabunPSK" w:hAnsi="TH SarabunPSK" w:cs="TH SarabunPSK"/>
              </w:rPr>
            </w:pPr>
          </w:p>
        </w:tc>
        <w:tc>
          <w:tcPr>
            <w:tcW w:w="6521" w:type="dxa"/>
            <w:gridSpan w:val="2"/>
            <w:tcBorders>
              <w:top w:val="single" w:sz="4" w:space="0" w:color="auto"/>
            </w:tcBorders>
            <w:shd w:val="clear" w:color="auto" w:fill="auto"/>
            <w:noWrap/>
          </w:tcPr>
          <w:p w14:paraId="3B5D0149" w14:textId="081612C6" w:rsidR="006C2A92" w:rsidRPr="00B60D70" w:rsidRDefault="006C2A92" w:rsidP="00874181">
            <w:pPr>
              <w:jc w:val="right"/>
              <w:rPr>
                <w:rFonts w:ascii="TH SarabunPSK" w:eastAsia="Times New Roman" w:hAnsi="TH SarabunPSK" w:cs="TH SarabunPSK"/>
                <w:b/>
                <w:bCs/>
              </w:rPr>
            </w:pPr>
            <w:r w:rsidRPr="00B60D70">
              <w:rPr>
                <w:rFonts w:ascii="TH SarabunPSK" w:hAnsi="TH SarabunPSK" w:cs="TH SarabunPSK" w:hint="cs"/>
                <w:b/>
                <w:bCs/>
                <w:cs/>
                <w:lang w:val="th-TH"/>
              </w:rPr>
              <w:t>รวม</w:t>
            </w:r>
            <w:r w:rsidRPr="00B60D70">
              <w:rPr>
                <w:rFonts w:ascii="TH SarabunPSK" w:hAnsi="TH SarabunPSK" w:cs="TH SarabunPSK" w:hint="cs"/>
                <w:b/>
                <w:bCs/>
              </w:rPr>
              <w:t xml:space="preserve"> = </w:t>
            </w:r>
            <w:r w:rsidR="00B551B7" w:rsidRPr="00B60D70">
              <w:rPr>
                <w:rFonts w:ascii="TH SarabunPSK" w:hAnsi="TH SarabunPSK" w:cs="TH SarabunPSK" w:hint="cs"/>
                <w:b/>
                <w:bCs/>
              </w:rPr>
              <w:t>20</w:t>
            </w:r>
            <w:r w:rsidRPr="00B60D70">
              <w:rPr>
                <w:rFonts w:ascii="TH SarabunPSK" w:hAnsi="TH SarabunPSK" w:cs="TH SarabunPSK" w:hint="cs"/>
                <w:b/>
                <w:bCs/>
              </w:rPr>
              <w:t xml:space="preserve"> (</w:t>
            </w:r>
            <w:r w:rsidR="00C64803" w:rsidRPr="00B60D70">
              <w:rPr>
                <w:rFonts w:ascii="TH SarabunPSK" w:hAnsi="TH SarabunPSK" w:cs="TH SarabunPSK" w:hint="cs"/>
                <w:b/>
                <w:bCs/>
              </w:rPr>
              <w:t>14</w:t>
            </w:r>
            <w:r w:rsidRPr="00B60D70">
              <w:rPr>
                <w:rFonts w:ascii="TH SarabunPSK" w:hAnsi="TH SarabunPSK" w:cs="TH SarabunPSK" w:hint="cs"/>
                <w:b/>
                <w:bCs/>
              </w:rPr>
              <w:t xml:space="preserve"> – </w:t>
            </w:r>
            <w:r w:rsidR="00C64803" w:rsidRPr="00B60D70">
              <w:rPr>
                <w:rFonts w:ascii="TH SarabunPSK" w:hAnsi="TH SarabunPSK" w:cs="TH SarabunPSK" w:hint="cs"/>
                <w:b/>
                <w:bCs/>
              </w:rPr>
              <w:t>15</w:t>
            </w:r>
            <w:r w:rsidRPr="00B60D70">
              <w:rPr>
                <w:rFonts w:ascii="TH SarabunPSK" w:hAnsi="TH SarabunPSK" w:cs="TH SarabunPSK" w:hint="cs"/>
                <w:b/>
                <w:bCs/>
              </w:rPr>
              <w:t xml:space="preserve"> - </w:t>
            </w:r>
            <w:r w:rsidR="00C64803" w:rsidRPr="00B60D70">
              <w:rPr>
                <w:rFonts w:ascii="TH SarabunPSK" w:hAnsi="TH SarabunPSK" w:cs="TH SarabunPSK" w:hint="cs"/>
                <w:b/>
                <w:bCs/>
              </w:rPr>
              <w:t>41</w:t>
            </w:r>
            <w:r w:rsidRPr="00B60D70">
              <w:rPr>
                <w:rFonts w:ascii="TH SarabunPSK" w:hAnsi="TH SarabunPSK" w:cs="TH SarabunPSK" w:hint="cs"/>
                <w:b/>
                <w:bCs/>
              </w:rPr>
              <w:t>)</w:t>
            </w:r>
          </w:p>
        </w:tc>
      </w:tr>
      <w:tr w:rsidR="00B60D70" w:rsidRPr="00B60D70" w14:paraId="5E656945" w14:textId="77777777" w:rsidTr="00F551BD">
        <w:trPr>
          <w:trHeight w:val="288"/>
        </w:trPr>
        <w:tc>
          <w:tcPr>
            <w:tcW w:w="993" w:type="dxa"/>
            <w:shd w:val="clear" w:color="auto" w:fill="auto"/>
            <w:noWrap/>
            <w:vAlign w:val="bottom"/>
          </w:tcPr>
          <w:p w14:paraId="7EE84CD1" w14:textId="77777777" w:rsidR="006C2A92" w:rsidRPr="00B60D70" w:rsidRDefault="006C2A92" w:rsidP="00592146">
            <w:pPr>
              <w:rPr>
                <w:rFonts w:ascii="TH SarabunPSK" w:hAnsi="TH SarabunPSK" w:cs="TH SarabunPSK"/>
              </w:rPr>
            </w:pPr>
          </w:p>
        </w:tc>
        <w:tc>
          <w:tcPr>
            <w:tcW w:w="1417" w:type="dxa"/>
            <w:shd w:val="clear" w:color="auto" w:fill="auto"/>
            <w:noWrap/>
            <w:vAlign w:val="bottom"/>
          </w:tcPr>
          <w:p w14:paraId="30D7DDF2" w14:textId="77777777" w:rsidR="006C2A92" w:rsidRPr="00B60D70" w:rsidRDefault="006C2A92" w:rsidP="00592146">
            <w:pPr>
              <w:rPr>
                <w:rFonts w:ascii="TH SarabunPSK" w:hAnsi="TH SarabunPSK" w:cs="TH SarabunPSK"/>
              </w:rPr>
            </w:pPr>
          </w:p>
        </w:tc>
        <w:tc>
          <w:tcPr>
            <w:tcW w:w="6521" w:type="dxa"/>
            <w:gridSpan w:val="2"/>
            <w:shd w:val="clear" w:color="auto" w:fill="auto"/>
            <w:noWrap/>
          </w:tcPr>
          <w:p w14:paraId="646A55AB" w14:textId="53C12F9D" w:rsidR="006C2A92" w:rsidRPr="00B60D70" w:rsidRDefault="006C2A92" w:rsidP="00874181">
            <w:pPr>
              <w:jc w:val="right"/>
              <w:rPr>
                <w:rFonts w:ascii="TH SarabunPSK" w:eastAsia="Times New Roman" w:hAnsi="TH SarabunPSK" w:cs="TH SarabunPSK"/>
                <w:b/>
                <w:bCs/>
              </w:rPr>
            </w:pPr>
            <w:r w:rsidRPr="00B60D70">
              <w:rPr>
                <w:rFonts w:ascii="TH SarabunPSK" w:hAnsi="TH SarabunPSK" w:cs="TH SarabunPSK" w:hint="cs"/>
                <w:b/>
                <w:bCs/>
                <w:cs/>
                <w:lang w:val="th-TH"/>
              </w:rPr>
              <w:t xml:space="preserve">ชั่วโมง </w:t>
            </w:r>
            <w:r w:rsidRPr="00B60D70">
              <w:rPr>
                <w:rFonts w:ascii="TH SarabunPSK" w:hAnsi="TH SarabunPSK" w:cs="TH SarabunPSK" w:hint="cs"/>
                <w:b/>
                <w:bCs/>
                <w:cs/>
              </w:rPr>
              <w:t>/</w:t>
            </w:r>
            <w:r w:rsidRPr="00B60D70">
              <w:rPr>
                <w:rFonts w:ascii="TH SarabunPSK" w:hAnsi="TH SarabunPSK" w:cs="TH SarabunPSK" w:hint="cs"/>
                <w:b/>
                <w:bCs/>
                <w:cs/>
                <w:lang w:val="th-TH"/>
              </w:rPr>
              <w:t>สัปดาห์</w:t>
            </w:r>
            <w:r w:rsidR="00BD7F9D" w:rsidRPr="00B60D70">
              <w:rPr>
                <w:rFonts w:ascii="TH SarabunPSK" w:hAnsi="TH SarabunPSK" w:cs="TH SarabunPSK" w:hint="cs"/>
                <w:b/>
                <w:bCs/>
                <w:cs/>
                <w:lang w:val="th-TH"/>
              </w:rPr>
              <w:t xml:space="preserve"> </w:t>
            </w:r>
            <w:r w:rsidRPr="00B60D70">
              <w:rPr>
                <w:rFonts w:ascii="TH SarabunPSK" w:hAnsi="TH SarabunPSK" w:cs="TH SarabunPSK" w:hint="cs"/>
                <w:b/>
                <w:bCs/>
                <w:cs/>
                <w:lang w:val="th-TH"/>
              </w:rPr>
              <w:t xml:space="preserve"> </w:t>
            </w:r>
            <w:r w:rsidRPr="00B60D70">
              <w:rPr>
                <w:rFonts w:ascii="TH SarabunPSK" w:hAnsi="TH SarabunPSK" w:cs="TH SarabunPSK" w:hint="cs"/>
                <w:b/>
                <w:bCs/>
                <w:cs/>
              </w:rPr>
              <w:tab/>
              <w:t>=</w:t>
            </w:r>
            <w:r w:rsidR="00BD7F9D" w:rsidRPr="00B60D70">
              <w:rPr>
                <w:rFonts w:ascii="TH SarabunPSK" w:hAnsi="TH SarabunPSK" w:cs="TH SarabunPSK" w:hint="cs"/>
                <w:b/>
                <w:bCs/>
                <w:cs/>
              </w:rPr>
              <w:t xml:space="preserve"> </w:t>
            </w:r>
            <w:r w:rsidR="00C64803" w:rsidRPr="00B60D70">
              <w:rPr>
                <w:rFonts w:ascii="TH SarabunPSK" w:hAnsi="TH SarabunPSK" w:cs="TH SarabunPSK" w:hint="cs"/>
                <w:b/>
                <w:bCs/>
              </w:rPr>
              <w:t>70</w:t>
            </w:r>
          </w:p>
        </w:tc>
      </w:tr>
    </w:tbl>
    <w:p w14:paraId="73846856" w14:textId="77777777" w:rsidR="009E6917" w:rsidRPr="00B60D70" w:rsidRDefault="00D756E0" w:rsidP="00592146">
      <w:pPr>
        <w:rPr>
          <w:rFonts w:ascii="TH SarabunPSK" w:hAnsi="TH SarabunPSK" w:cs="TH SarabunPSK"/>
        </w:rPr>
      </w:pPr>
      <w:r w:rsidRPr="00B60D70">
        <w:rPr>
          <w:rFonts w:ascii="TH SarabunPSK" w:hAnsi="TH SarabunPSK" w:cs="TH SarabunPSK" w:hint="cs"/>
          <w:cs/>
        </w:rPr>
        <w:tab/>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3374"/>
        <w:gridCol w:w="2254"/>
        <w:gridCol w:w="2169"/>
      </w:tblGrid>
      <w:tr w:rsidR="00B60D70" w:rsidRPr="00B60D70" w14:paraId="753E3758" w14:textId="77777777" w:rsidTr="00D420AC">
        <w:tc>
          <w:tcPr>
            <w:tcW w:w="1134" w:type="dxa"/>
            <w:shd w:val="clear" w:color="auto" w:fill="F2F2F2" w:themeFill="background1" w:themeFillShade="F2"/>
          </w:tcPr>
          <w:p w14:paraId="71B5C7CE" w14:textId="516AC585" w:rsidR="00874181" w:rsidRPr="00B60D70" w:rsidRDefault="00874181" w:rsidP="00D420AC">
            <w:pPr>
              <w:rPr>
                <w:rFonts w:ascii="TH SarabunPSK" w:hAnsi="TH SarabunPSK" w:cs="TH SarabunPSK"/>
                <w:b/>
                <w:bCs/>
              </w:rPr>
            </w:pPr>
            <w:r w:rsidRPr="00B60D70">
              <w:rPr>
                <w:rFonts w:ascii="TH SarabunPSK" w:hAnsi="TH SarabunPSK" w:cs="TH SarabunPSK" w:hint="cs"/>
                <w:b/>
                <w:bCs/>
                <w:cs/>
                <w:lang w:val="th-TH"/>
              </w:rPr>
              <w:t xml:space="preserve">ชั้นปีที่ </w:t>
            </w:r>
            <w:r w:rsidRPr="00B60D70">
              <w:rPr>
                <w:rFonts w:ascii="TH SarabunPSK" w:hAnsi="TH SarabunPSK" w:cs="TH SarabunPSK" w:hint="cs"/>
                <w:b/>
                <w:bCs/>
              </w:rPr>
              <w:t>2</w:t>
            </w:r>
            <w:r w:rsidR="00BD7F9D" w:rsidRPr="00B60D70">
              <w:rPr>
                <w:rFonts w:ascii="TH SarabunPSK" w:hAnsi="TH SarabunPSK" w:cs="TH SarabunPSK" w:hint="cs"/>
                <w:b/>
                <w:bCs/>
                <w:cs/>
              </w:rPr>
              <w:t xml:space="preserve"> </w:t>
            </w:r>
            <w:r w:rsidRPr="00B60D70">
              <w:rPr>
                <w:rFonts w:ascii="TH SarabunPSK" w:hAnsi="TH SarabunPSK" w:cs="TH SarabunPSK" w:hint="cs"/>
                <w:b/>
                <w:bCs/>
                <w:cs/>
              </w:rPr>
              <w:t xml:space="preserve"> </w:t>
            </w:r>
          </w:p>
        </w:tc>
        <w:tc>
          <w:tcPr>
            <w:tcW w:w="3374" w:type="dxa"/>
            <w:shd w:val="clear" w:color="auto" w:fill="F2F2F2" w:themeFill="background1" w:themeFillShade="F2"/>
          </w:tcPr>
          <w:p w14:paraId="65BF1A60" w14:textId="6276E11A" w:rsidR="00874181" w:rsidRPr="00B60D70" w:rsidRDefault="00874181" w:rsidP="00D420AC">
            <w:pPr>
              <w:rPr>
                <w:rFonts w:ascii="TH SarabunPSK" w:hAnsi="TH SarabunPSK" w:cs="TH SarabunPSK"/>
                <w:b/>
                <w:bCs/>
              </w:rPr>
            </w:pPr>
            <w:r w:rsidRPr="00B60D70">
              <w:rPr>
                <w:rFonts w:ascii="TH SarabunPSK" w:hAnsi="TH SarabunPSK" w:cs="TH SarabunPSK" w:hint="cs"/>
                <w:b/>
                <w:bCs/>
                <w:cs/>
                <w:lang w:val="th-TH"/>
              </w:rPr>
              <w:t xml:space="preserve">ภาคการศึกษาที่ </w:t>
            </w:r>
            <w:r w:rsidRPr="00B60D70">
              <w:rPr>
                <w:rFonts w:ascii="TH SarabunPSK" w:hAnsi="TH SarabunPSK" w:cs="TH SarabunPSK" w:hint="cs"/>
                <w:b/>
                <w:bCs/>
              </w:rPr>
              <w:t>2</w:t>
            </w:r>
            <w:r w:rsidR="00BD7F9D" w:rsidRPr="00B60D70">
              <w:rPr>
                <w:rFonts w:ascii="TH SarabunPSK" w:hAnsi="TH SarabunPSK" w:cs="TH SarabunPSK" w:hint="cs"/>
                <w:b/>
                <w:bCs/>
                <w:cs/>
              </w:rPr>
              <w:t xml:space="preserve">  </w:t>
            </w:r>
          </w:p>
        </w:tc>
        <w:tc>
          <w:tcPr>
            <w:tcW w:w="2254" w:type="dxa"/>
            <w:shd w:val="clear" w:color="auto" w:fill="F2F2F2" w:themeFill="background1" w:themeFillShade="F2"/>
          </w:tcPr>
          <w:p w14:paraId="6F63CE7B" w14:textId="77777777" w:rsidR="00874181" w:rsidRPr="00B60D70" w:rsidRDefault="00874181" w:rsidP="00D420AC">
            <w:pPr>
              <w:rPr>
                <w:rFonts w:ascii="TH SarabunPSK" w:hAnsi="TH SarabunPSK" w:cs="TH SarabunPSK"/>
                <w:b/>
                <w:bCs/>
              </w:rPr>
            </w:pPr>
          </w:p>
        </w:tc>
        <w:tc>
          <w:tcPr>
            <w:tcW w:w="2169" w:type="dxa"/>
            <w:shd w:val="clear" w:color="auto" w:fill="F2F2F2" w:themeFill="background1" w:themeFillShade="F2"/>
          </w:tcPr>
          <w:p w14:paraId="62F53D51" w14:textId="77777777" w:rsidR="00874181" w:rsidRPr="00B60D70" w:rsidRDefault="00874181" w:rsidP="00D420AC">
            <w:pPr>
              <w:jc w:val="right"/>
              <w:rPr>
                <w:rFonts w:ascii="TH SarabunPSK" w:hAnsi="TH SarabunPSK" w:cs="TH SarabunPSK"/>
                <w:b/>
                <w:bCs/>
              </w:rPr>
            </w:pPr>
            <w:r w:rsidRPr="00B60D70">
              <w:rPr>
                <w:rFonts w:ascii="TH SarabunPSK" w:hAnsi="TH SarabunPSK" w:cs="TH SarabunPSK" w:hint="cs"/>
                <w:b/>
                <w:bCs/>
                <w:cs/>
                <w:lang w:val="th-TH"/>
              </w:rPr>
              <w:t>จำนวนหน่วยกิต</w:t>
            </w:r>
          </w:p>
        </w:tc>
      </w:tr>
    </w:tbl>
    <w:tbl>
      <w:tblPr>
        <w:tblW w:w="8961"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3"/>
        <w:gridCol w:w="1417"/>
        <w:gridCol w:w="5103"/>
        <w:gridCol w:w="1418"/>
      </w:tblGrid>
      <w:tr w:rsidR="00B60D70" w:rsidRPr="00B60D70" w14:paraId="675DFC85" w14:textId="77777777" w:rsidTr="00F551BD">
        <w:trPr>
          <w:trHeight w:val="290"/>
        </w:trPr>
        <w:tc>
          <w:tcPr>
            <w:tcW w:w="1023" w:type="dxa"/>
            <w:tcBorders>
              <w:top w:val="nil"/>
              <w:left w:val="nil"/>
              <w:bottom w:val="nil"/>
              <w:right w:val="nil"/>
            </w:tcBorders>
          </w:tcPr>
          <w:p w14:paraId="546D3B03" w14:textId="77777777" w:rsidR="009E6917" w:rsidRPr="00B60D70" w:rsidRDefault="009E6917" w:rsidP="00592146">
            <w:pPr>
              <w:rPr>
                <w:rFonts w:ascii="TH SarabunPSK" w:hAnsi="TH SarabunPSK" w:cs="TH SarabunPSK"/>
              </w:rPr>
            </w:pPr>
          </w:p>
        </w:tc>
        <w:tc>
          <w:tcPr>
            <w:tcW w:w="1417" w:type="dxa"/>
            <w:tcBorders>
              <w:top w:val="nil"/>
              <w:left w:val="nil"/>
              <w:bottom w:val="nil"/>
              <w:right w:val="nil"/>
            </w:tcBorders>
          </w:tcPr>
          <w:p w14:paraId="7D7DBDE0" w14:textId="5D9A5E1C" w:rsidR="009E6917" w:rsidRPr="00B60D70" w:rsidRDefault="00F551BD" w:rsidP="00592146">
            <w:pPr>
              <w:rPr>
                <w:rFonts w:ascii="TH SarabunPSK" w:hAnsi="TH SarabunPSK" w:cs="TH SarabunPSK"/>
              </w:rPr>
            </w:pPr>
            <w:r w:rsidRPr="00B60D70">
              <w:rPr>
                <w:rFonts w:ascii="TH SarabunPSK" w:hAnsi="TH SarabunPSK" w:cs="TH SarabunPSK" w:hint="cs"/>
              </w:rPr>
              <w:t xml:space="preserve">GEN </w:t>
            </w:r>
            <w:r w:rsidR="00091140" w:rsidRPr="00B60D70">
              <w:rPr>
                <w:rFonts w:ascii="TH SarabunPSK" w:hAnsi="TH SarabunPSK" w:cs="TH SarabunPSK" w:hint="cs"/>
              </w:rPr>
              <w:t>351</w:t>
            </w:r>
          </w:p>
        </w:tc>
        <w:tc>
          <w:tcPr>
            <w:tcW w:w="5103" w:type="dxa"/>
            <w:tcBorders>
              <w:top w:val="nil"/>
              <w:left w:val="nil"/>
              <w:bottom w:val="nil"/>
              <w:right w:val="nil"/>
            </w:tcBorders>
          </w:tcPr>
          <w:p w14:paraId="5BEA27C5" w14:textId="23B3D5B3" w:rsidR="00A52C93" w:rsidRPr="00B60D70" w:rsidRDefault="00091140" w:rsidP="00874181">
            <w:pPr>
              <w:rPr>
                <w:rFonts w:ascii="TH SarabunPSK" w:hAnsi="TH SarabunPSK" w:cs="TH SarabunPSK"/>
              </w:rPr>
            </w:pPr>
            <w:r w:rsidRPr="00B60D70">
              <w:rPr>
                <w:rFonts w:ascii="TH SarabunPSK" w:hAnsi="TH SarabunPSK" w:cs="TH SarabunPSK" w:hint="cs"/>
                <w:cs/>
              </w:rPr>
              <w:t>การบริหารจัดการยุคใหม่และภาวะผู้นำ</w:t>
            </w:r>
          </w:p>
        </w:tc>
        <w:tc>
          <w:tcPr>
            <w:tcW w:w="1418" w:type="dxa"/>
            <w:tcBorders>
              <w:top w:val="nil"/>
              <w:left w:val="nil"/>
              <w:bottom w:val="nil"/>
              <w:right w:val="nil"/>
            </w:tcBorders>
          </w:tcPr>
          <w:p w14:paraId="410491E6" w14:textId="7A5572E6" w:rsidR="009E6917" w:rsidRPr="00B60D70" w:rsidRDefault="00642412" w:rsidP="00874181">
            <w:pPr>
              <w:jc w:val="right"/>
              <w:rPr>
                <w:rFonts w:ascii="TH SarabunPSK" w:hAnsi="TH SarabunPSK" w:cs="TH SarabunPSK"/>
              </w:rPr>
            </w:pPr>
            <w:r w:rsidRPr="00B60D70">
              <w:rPr>
                <w:rFonts w:ascii="TH SarabunPSK" w:hAnsi="TH SarabunPSK" w:cs="TH SarabunPSK" w:hint="cs"/>
              </w:rPr>
              <w:t>3 (3-0-6)</w:t>
            </w:r>
          </w:p>
        </w:tc>
      </w:tr>
      <w:tr w:rsidR="00B60D70" w:rsidRPr="00B60D70" w14:paraId="659ED01B" w14:textId="77777777" w:rsidTr="00F551BD">
        <w:trPr>
          <w:trHeight w:val="290"/>
        </w:trPr>
        <w:tc>
          <w:tcPr>
            <w:tcW w:w="1023" w:type="dxa"/>
            <w:tcBorders>
              <w:top w:val="nil"/>
              <w:left w:val="nil"/>
              <w:bottom w:val="nil"/>
              <w:right w:val="nil"/>
            </w:tcBorders>
          </w:tcPr>
          <w:p w14:paraId="44252C3F" w14:textId="77777777" w:rsidR="009E6917" w:rsidRPr="00B60D70" w:rsidRDefault="009E6917" w:rsidP="00592146">
            <w:pPr>
              <w:rPr>
                <w:rFonts w:ascii="TH SarabunPSK" w:hAnsi="TH SarabunPSK" w:cs="TH SarabunPSK"/>
              </w:rPr>
            </w:pPr>
          </w:p>
        </w:tc>
        <w:tc>
          <w:tcPr>
            <w:tcW w:w="1417" w:type="dxa"/>
            <w:tcBorders>
              <w:top w:val="nil"/>
              <w:left w:val="nil"/>
              <w:bottom w:val="nil"/>
              <w:right w:val="nil"/>
            </w:tcBorders>
          </w:tcPr>
          <w:p w14:paraId="611F539D" w14:textId="0780002F" w:rsidR="009E6917" w:rsidRPr="00B60D70" w:rsidRDefault="00F551BD" w:rsidP="00592146">
            <w:pPr>
              <w:rPr>
                <w:rFonts w:ascii="TH SarabunPSK" w:hAnsi="TH SarabunPSK" w:cs="TH SarabunPSK"/>
              </w:rPr>
            </w:pPr>
            <w:r w:rsidRPr="00B60D70">
              <w:rPr>
                <w:rFonts w:ascii="TH SarabunPSK" w:hAnsi="TH SarabunPSK" w:cs="TH SarabunPSK" w:hint="cs"/>
              </w:rPr>
              <w:t xml:space="preserve">IED </w:t>
            </w:r>
            <w:r w:rsidR="006734C0" w:rsidRPr="00B60D70">
              <w:rPr>
                <w:rFonts w:ascii="TH SarabunPSK" w:hAnsi="TH SarabunPSK" w:cs="TH SarabunPSK" w:hint="cs"/>
              </w:rPr>
              <w:t>221</w:t>
            </w:r>
          </w:p>
        </w:tc>
        <w:tc>
          <w:tcPr>
            <w:tcW w:w="5103" w:type="dxa"/>
            <w:tcBorders>
              <w:top w:val="nil"/>
              <w:left w:val="nil"/>
              <w:bottom w:val="nil"/>
              <w:right w:val="nil"/>
            </w:tcBorders>
          </w:tcPr>
          <w:p w14:paraId="09D78900" w14:textId="394E0DA4" w:rsidR="00A52C93" w:rsidRPr="00B60D70" w:rsidRDefault="00AF1EE2" w:rsidP="00874181">
            <w:pPr>
              <w:rPr>
                <w:rFonts w:ascii="TH SarabunPSK" w:hAnsi="TH SarabunPSK" w:cs="TH SarabunPSK"/>
                <w:cs/>
              </w:rPr>
            </w:pPr>
            <w:r w:rsidRPr="00B60D70">
              <w:rPr>
                <w:rFonts w:ascii="TH SarabunPSK" w:hAnsi="TH SarabunPSK" w:cs="TH SarabunPSK" w:hint="cs"/>
                <w:cs/>
              </w:rPr>
              <w:t>หลักสูตรและการสอนสำหรับการจัดการเรียนรู้ทางวิชาชีพ</w:t>
            </w:r>
          </w:p>
        </w:tc>
        <w:tc>
          <w:tcPr>
            <w:tcW w:w="1418" w:type="dxa"/>
            <w:tcBorders>
              <w:top w:val="nil"/>
              <w:left w:val="nil"/>
              <w:bottom w:val="nil"/>
              <w:right w:val="nil"/>
            </w:tcBorders>
          </w:tcPr>
          <w:p w14:paraId="2CAF8C1C" w14:textId="34BEA96E" w:rsidR="009E6917" w:rsidRPr="00B60D70" w:rsidRDefault="00642412" w:rsidP="00874181">
            <w:pPr>
              <w:jc w:val="right"/>
              <w:rPr>
                <w:rFonts w:ascii="TH SarabunPSK" w:hAnsi="TH SarabunPSK" w:cs="TH SarabunPSK"/>
              </w:rPr>
            </w:pPr>
            <w:r w:rsidRPr="00B60D70">
              <w:rPr>
                <w:rFonts w:ascii="TH SarabunPSK" w:hAnsi="TH SarabunPSK" w:cs="TH SarabunPSK" w:hint="cs"/>
              </w:rPr>
              <w:t>3 (2-2-6)</w:t>
            </w:r>
          </w:p>
        </w:tc>
      </w:tr>
      <w:tr w:rsidR="00B60D70" w:rsidRPr="00B60D70" w14:paraId="17A7B248" w14:textId="77777777" w:rsidTr="00F551BD">
        <w:trPr>
          <w:trHeight w:val="290"/>
        </w:trPr>
        <w:tc>
          <w:tcPr>
            <w:tcW w:w="1023" w:type="dxa"/>
            <w:tcBorders>
              <w:top w:val="nil"/>
              <w:left w:val="nil"/>
              <w:bottom w:val="nil"/>
              <w:right w:val="nil"/>
            </w:tcBorders>
          </w:tcPr>
          <w:p w14:paraId="19097BA1" w14:textId="77777777" w:rsidR="009E6917" w:rsidRPr="00B60D70" w:rsidRDefault="009E6917" w:rsidP="00592146">
            <w:pPr>
              <w:rPr>
                <w:rFonts w:ascii="TH SarabunPSK" w:hAnsi="TH SarabunPSK" w:cs="TH SarabunPSK"/>
              </w:rPr>
            </w:pPr>
          </w:p>
        </w:tc>
        <w:tc>
          <w:tcPr>
            <w:tcW w:w="1417" w:type="dxa"/>
            <w:tcBorders>
              <w:top w:val="nil"/>
              <w:left w:val="nil"/>
              <w:bottom w:val="nil"/>
              <w:right w:val="nil"/>
            </w:tcBorders>
          </w:tcPr>
          <w:p w14:paraId="1BD894A6" w14:textId="45DEF7EB" w:rsidR="009E6917" w:rsidRPr="00B60D70" w:rsidRDefault="00F551BD" w:rsidP="00592146">
            <w:pPr>
              <w:rPr>
                <w:rFonts w:ascii="TH SarabunPSK" w:hAnsi="TH SarabunPSK" w:cs="TH SarabunPSK"/>
              </w:rPr>
            </w:pPr>
            <w:r w:rsidRPr="00B60D70">
              <w:rPr>
                <w:rFonts w:ascii="TH SarabunPSK" w:hAnsi="TH SarabunPSK" w:cs="TH SarabunPSK" w:hint="cs"/>
              </w:rPr>
              <w:t xml:space="preserve">IED </w:t>
            </w:r>
            <w:r w:rsidR="006734C0" w:rsidRPr="00B60D70">
              <w:rPr>
                <w:rFonts w:ascii="TH SarabunPSK" w:hAnsi="TH SarabunPSK" w:cs="TH SarabunPSK" w:hint="cs"/>
              </w:rPr>
              <w:t>441</w:t>
            </w:r>
          </w:p>
        </w:tc>
        <w:tc>
          <w:tcPr>
            <w:tcW w:w="5103" w:type="dxa"/>
            <w:tcBorders>
              <w:top w:val="nil"/>
              <w:left w:val="nil"/>
              <w:bottom w:val="nil"/>
              <w:right w:val="nil"/>
            </w:tcBorders>
          </w:tcPr>
          <w:p w14:paraId="0C1CC6B3" w14:textId="77777777" w:rsidR="00D4382C" w:rsidRPr="00B60D70" w:rsidRDefault="00D4382C" w:rsidP="00874181">
            <w:pPr>
              <w:rPr>
                <w:rFonts w:ascii="TH SarabunPSK" w:hAnsi="TH SarabunPSK" w:cs="TH SarabunPSK"/>
              </w:rPr>
            </w:pPr>
            <w:r w:rsidRPr="00B60D70">
              <w:rPr>
                <w:rFonts w:ascii="TH SarabunPSK" w:hAnsi="TH SarabunPSK" w:cs="TH SarabunPSK"/>
                <w:cs/>
              </w:rPr>
              <w:t>การวัดผล ประเมินผล และการประกันคุณภาพทาง</w:t>
            </w:r>
          </w:p>
          <w:p w14:paraId="5ECB70E1" w14:textId="0BDBD8E7" w:rsidR="00A52C93" w:rsidRPr="00B60D70" w:rsidRDefault="00D4382C" w:rsidP="00874181">
            <w:pPr>
              <w:rPr>
                <w:rFonts w:ascii="TH SarabunPSK" w:hAnsi="TH SarabunPSK" w:cs="TH SarabunPSK"/>
              </w:rPr>
            </w:pPr>
            <w:r w:rsidRPr="00B60D70">
              <w:rPr>
                <w:rFonts w:ascii="TH SarabunPSK" w:hAnsi="TH SarabunPSK" w:cs="TH SarabunPSK"/>
                <w:cs/>
              </w:rPr>
              <w:t>ครุศาสตร์อุตสาหกรรม</w:t>
            </w:r>
          </w:p>
        </w:tc>
        <w:tc>
          <w:tcPr>
            <w:tcW w:w="1418" w:type="dxa"/>
            <w:tcBorders>
              <w:top w:val="nil"/>
              <w:left w:val="nil"/>
              <w:bottom w:val="nil"/>
              <w:right w:val="nil"/>
            </w:tcBorders>
          </w:tcPr>
          <w:p w14:paraId="3DB65A01" w14:textId="32B23888" w:rsidR="009E6917" w:rsidRPr="00B60D70" w:rsidRDefault="00E87AFF" w:rsidP="00874181">
            <w:pPr>
              <w:jc w:val="right"/>
              <w:rPr>
                <w:rFonts w:ascii="TH SarabunPSK" w:hAnsi="TH SarabunPSK" w:cs="TH SarabunPSK"/>
              </w:rPr>
            </w:pPr>
            <w:r w:rsidRPr="00B60D70">
              <w:rPr>
                <w:rFonts w:ascii="TH SarabunPSK" w:hAnsi="TH SarabunPSK" w:cs="TH SarabunPSK" w:hint="cs"/>
              </w:rPr>
              <w:t>3 (2-2-6)</w:t>
            </w:r>
          </w:p>
        </w:tc>
      </w:tr>
      <w:tr w:rsidR="00B60D70" w:rsidRPr="00B60D70" w14:paraId="0638620E" w14:textId="77777777" w:rsidTr="00F551BD">
        <w:trPr>
          <w:trHeight w:val="290"/>
        </w:trPr>
        <w:tc>
          <w:tcPr>
            <w:tcW w:w="1023" w:type="dxa"/>
            <w:tcBorders>
              <w:top w:val="nil"/>
              <w:left w:val="nil"/>
              <w:bottom w:val="nil"/>
              <w:right w:val="nil"/>
            </w:tcBorders>
          </w:tcPr>
          <w:p w14:paraId="176F2670" w14:textId="77777777" w:rsidR="009E6917" w:rsidRPr="00B60D70" w:rsidRDefault="009E6917" w:rsidP="00592146">
            <w:pPr>
              <w:rPr>
                <w:rFonts w:ascii="TH SarabunPSK" w:hAnsi="TH SarabunPSK" w:cs="TH SarabunPSK"/>
              </w:rPr>
            </w:pPr>
          </w:p>
        </w:tc>
        <w:tc>
          <w:tcPr>
            <w:tcW w:w="1417" w:type="dxa"/>
            <w:tcBorders>
              <w:top w:val="nil"/>
              <w:left w:val="nil"/>
              <w:bottom w:val="nil"/>
              <w:right w:val="nil"/>
            </w:tcBorders>
          </w:tcPr>
          <w:p w14:paraId="1E224598" w14:textId="1755B4B3"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6734C0" w:rsidRPr="00B60D70">
              <w:rPr>
                <w:rFonts w:ascii="TH SarabunPSK" w:hAnsi="TH SarabunPSK" w:cs="TH SarabunPSK" w:hint="cs"/>
              </w:rPr>
              <w:t>302</w:t>
            </w:r>
          </w:p>
        </w:tc>
        <w:tc>
          <w:tcPr>
            <w:tcW w:w="5103" w:type="dxa"/>
            <w:tcBorders>
              <w:top w:val="nil"/>
              <w:left w:val="nil"/>
              <w:bottom w:val="nil"/>
              <w:right w:val="nil"/>
            </w:tcBorders>
          </w:tcPr>
          <w:p w14:paraId="23D4A6D2" w14:textId="5F0D8A27" w:rsidR="00A52C93" w:rsidRPr="00B60D70" w:rsidRDefault="006734C0" w:rsidP="00874181">
            <w:pPr>
              <w:rPr>
                <w:rFonts w:ascii="TH SarabunPSK" w:hAnsi="TH SarabunPSK" w:cs="TH SarabunPSK"/>
                <w:cs/>
              </w:rPr>
            </w:pPr>
            <w:r w:rsidRPr="00B60D70">
              <w:rPr>
                <w:rFonts w:ascii="TH SarabunPSK" w:hAnsi="TH SarabunPSK" w:cs="TH SarabunPSK" w:hint="cs"/>
                <w:cs/>
              </w:rPr>
              <w:t>การพัฒนาทักษะการสอนรายวิชาเฉพาะช่างโยธา</w:t>
            </w:r>
          </w:p>
        </w:tc>
        <w:tc>
          <w:tcPr>
            <w:tcW w:w="1418" w:type="dxa"/>
            <w:tcBorders>
              <w:top w:val="nil"/>
              <w:left w:val="nil"/>
              <w:bottom w:val="nil"/>
              <w:right w:val="nil"/>
            </w:tcBorders>
          </w:tcPr>
          <w:p w14:paraId="30108E85" w14:textId="7528A11D" w:rsidR="009E6917" w:rsidRPr="00B60D70" w:rsidRDefault="00E87AFF" w:rsidP="00874181">
            <w:pPr>
              <w:jc w:val="right"/>
              <w:rPr>
                <w:rFonts w:ascii="TH SarabunPSK" w:hAnsi="TH SarabunPSK" w:cs="TH SarabunPSK"/>
                <w:cs/>
              </w:rPr>
            </w:pPr>
            <w:r w:rsidRPr="00B60D70">
              <w:rPr>
                <w:rFonts w:ascii="TH SarabunPSK" w:hAnsi="TH SarabunPSK" w:cs="TH SarabunPSK" w:hint="cs"/>
              </w:rPr>
              <w:t>3 (1-4-6)</w:t>
            </w:r>
          </w:p>
        </w:tc>
      </w:tr>
      <w:tr w:rsidR="00B60D70" w:rsidRPr="00B60D70" w14:paraId="6152D582" w14:textId="77777777" w:rsidTr="00F551BD">
        <w:trPr>
          <w:trHeight w:val="290"/>
        </w:trPr>
        <w:tc>
          <w:tcPr>
            <w:tcW w:w="1023" w:type="dxa"/>
            <w:tcBorders>
              <w:top w:val="nil"/>
              <w:left w:val="nil"/>
              <w:bottom w:val="nil"/>
              <w:right w:val="nil"/>
            </w:tcBorders>
          </w:tcPr>
          <w:p w14:paraId="5ED3C22F" w14:textId="77777777" w:rsidR="009E6917" w:rsidRPr="00B60D70" w:rsidRDefault="009E6917" w:rsidP="00592146">
            <w:pPr>
              <w:rPr>
                <w:rFonts w:ascii="TH SarabunPSK" w:hAnsi="TH SarabunPSK" w:cs="TH SarabunPSK"/>
              </w:rPr>
            </w:pPr>
          </w:p>
        </w:tc>
        <w:tc>
          <w:tcPr>
            <w:tcW w:w="1417" w:type="dxa"/>
            <w:tcBorders>
              <w:top w:val="nil"/>
              <w:left w:val="nil"/>
              <w:bottom w:val="nil"/>
              <w:right w:val="nil"/>
            </w:tcBorders>
          </w:tcPr>
          <w:p w14:paraId="7CCD5EAF" w14:textId="3A0FAE3A"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7B44A7" w:rsidRPr="00B60D70">
              <w:rPr>
                <w:rFonts w:ascii="TH SarabunPSK" w:hAnsi="TH SarabunPSK" w:cs="TH SarabunPSK" w:hint="cs"/>
              </w:rPr>
              <w:t>221</w:t>
            </w:r>
          </w:p>
        </w:tc>
        <w:tc>
          <w:tcPr>
            <w:tcW w:w="5103" w:type="dxa"/>
            <w:tcBorders>
              <w:top w:val="nil"/>
              <w:left w:val="nil"/>
              <w:bottom w:val="nil"/>
              <w:right w:val="nil"/>
            </w:tcBorders>
          </w:tcPr>
          <w:p w14:paraId="6DB66911" w14:textId="2622B0C0" w:rsidR="00A52C93" w:rsidRPr="00B60D70" w:rsidRDefault="007B44A7" w:rsidP="00874181">
            <w:pPr>
              <w:rPr>
                <w:rFonts w:ascii="TH SarabunPSK" w:hAnsi="TH SarabunPSK" w:cs="TH SarabunPSK"/>
              </w:rPr>
            </w:pPr>
            <w:r w:rsidRPr="00B60D70">
              <w:rPr>
                <w:rFonts w:ascii="TH SarabunPSK" w:hAnsi="TH SarabunPSK" w:cs="TH SarabunPSK" w:hint="cs"/>
                <w:cs/>
              </w:rPr>
              <w:t>กลศาสตร์วิศวกรรม</w:t>
            </w:r>
          </w:p>
        </w:tc>
        <w:tc>
          <w:tcPr>
            <w:tcW w:w="1418" w:type="dxa"/>
            <w:tcBorders>
              <w:top w:val="nil"/>
              <w:left w:val="nil"/>
              <w:bottom w:val="nil"/>
              <w:right w:val="nil"/>
            </w:tcBorders>
          </w:tcPr>
          <w:p w14:paraId="09E99702" w14:textId="2B7F4EBC" w:rsidR="009E6917" w:rsidRPr="00B60D70" w:rsidRDefault="00E87AFF" w:rsidP="00874181">
            <w:pPr>
              <w:jc w:val="right"/>
              <w:rPr>
                <w:rFonts w:ascii="TH SarabunPSK" w:hAnsi="TH SarabunPSK" w:cs="TH SarabunPSK"/>
              </w:rPr>
            </w:pPr>
            <w:r w:rsidRPr="00B60D70">
              <w:rPr>
                <w:rFonts w:ascii="TH SarabunPSK" w:hAnsi="TH SarabunPSK" w:cs="TH SarabunPSK" w:hint="cs"/>
              </w:rPr>
              <w:t>3 (3-0-6)</w:t>
            </w:r>
          </w:p>
        </w:tc>
      </w:tr>
      <w:tr w:rsidR="00B60D70" w:rsidRPr="00B60D70" w14:paraId="03073743" w14:textId="77777777" w:rsidTr="00F551BD">
        <w:trPr>
          <w:trHeight w:val="290"/>
        </w:trPr>
        <w:tc>
          <w:tcPr>
            <w:tcW w:w="1023" w:type="dxa"/>
            <w:tcBorders>
              <w:top w:val="nil"/>
              <w:left w:val="nil"/>
              <w:bottom w:val="nil"/>
              <w:right w:val="nil"/>
            </w:tcBorders>
          </w:tcPr>
          <w:p w14:paraId="41D5B564" w14:textId="77777777" w:rsidR="009E6917" w:rsidRPr="00B60D70" w:rsidRDefault="009E6917" w:rsidP="00592146">
            <w:pPr>
              <w:rPr>
                <w:rFonts w:ascii="TH SarabunPSK" w:hAnsi="TH SarabunPSK" w:cs="TH SarabunPSK"/>
              </w:rPr>
            </w:pPr>
          </w:p>
        </w:tc>
        <w:tc>
          <w:tcPr>
            <w:tcW w:w="1417" w:type="dxa"/>
            <w:tcBorders>
              <w:top w:val="nil"/>
              <w:left w:val="nil"/>
              <w:bottom w:val="nil"/>
              <w:right w:val="nil"/>
            </w:tcBorders>
          </w:tcPr>
          <w:p w14:paraId="3E9C9D03" w14:textId="1EA0CF33"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7B44A7" w:rsidRPr="00B60D70">
              <w:rPr>
                <w:rFonts w:ascii="TH SarabunPSK" w:hAnsi="TH SarabunPSK" w:cs="TH SarabunPSK" w:hint="cs"/>
              </w:rPr>
              <w:t>223</w:t>
            </w:r>
          </w:p>
        </w:tc>
        <w:tc>
          <w:tcPr>
            <w:tcW w:w="5103" w:type="dxa"/>
            <w:tcBorders>
              <w:top w:val="nil"/>
              <w:left w:val="nil"/>
              <w:bottom w:val="nil"/>
              <w:right w:val="nil"/>
            </w:tcBorders>
          </w:tcPr>
          <w:p w14:paraId="19405435" w14:textId="18121DDF" w:rsidR="00A52C93" w:rsidRPr="00B60D70" w:rsidRDefault="007B44A7" w:rsidP="00874181">
            <w:pPr>
              <w:rPr>
                <w:rFonts w:ascii="TH SarabunPSK" w:hAnsi="TH SarabunPSK" w:cs="TH SarabunPSK"/>
              </w:rPr>
            </w:pPr>
            <w:r w:rsidRPr="00B60D70">
              <w:rPr>
                <w:rFonts w:ascii="TH SarabunPSK" w:hAnsi="TH SarabunPSK" w:cs="TH SarabunPSK" w:hint="cs"/>
                <w:cs/>
              </w:rPr>
              <w:t>การสำรวจ</w:t>
            </w:r>
          </w:p>
        </w:tc>
        <w:tc>
          <w:tcPr>
            <w:tcW w:w="1418" w:type="dxa"/>
            <w:tcBorders>
              <w:top w:val="nil"/>
              <w:left w:val="nil"/>
              <w:bottom w:val="nil"/>
              <w:right w:val="nil"/>
            </w:tcBorders>
          </w:tcPr>
          <w:p w14:paraId="53EB401B" w14:textId="5CE24766" w:rsidR="009E6917" w:rsidRPr="00B60D70" w:rsidRDefault="00E87AFF" w:rsidP="00874181">
            <w:pPr>
              <w:jc w:val="right"/>
              <w:rPr>
                <w:rFonts w:ascii="TH SarabunPSK" w:hAnsi="TH SarabunPSK" w:cs="TH SarabunPSK"/>
              </w:rPr>
            </w:pPr>
            <w:r w:rsidRPr="00B60D70">
              <w:rPr>
                <w:rFonts w:ascii="TH SarabunPSK" w:hAnsi="TH SarabunPSK" w:cs="TH SarabunPSK" w:hint="cs"/>
              </w:rPr>
              <w:t>3 (2-2-6)</w:t>
            </w:r>
          </w:p>
        </w:tc>
      </w:tr>
      <w:tr w:rsidR="00B60D70" w:rsidRPr="00B60D70" w14:paraId="4DDCA615" w14:textId="77777777" w:rsidTr="00F551BD">
        <w:trPr>
          <w:trHeight w:val="290"/>
        </w:trPr>
        <w:tc>
          <w:tcPr>
            <w:tcW w:w="1023" w:type="dxa"/>
            <w:tcBorders>
              <w:top w:val="nil"/>
              <w:left w:val="nil"/>
              <w:bottom w:val="single" w:sz="4" w:space="0" w:color="auto"/>
              <w:right w:val="nil"/>
            </w:tcBorders>
          </w:tcPr>
          <w:p w14:paraId="10AF2F92" w14:textId="77777777" w:rsidR="00091140" w:rsidRPr="00B60D70" w:rsidRDefault="00091140" w:rsidP="00592146">
            <w:pPr>
              <w:rPr>
                <w:rFonts w:ascii="TH SarabunPSK" w:hAnsi="TH SarabunPSK" w:cs="TH SarabunPSK"/>
              </w:rPr>
            </w:pPr>
          </w:p>
        </w:tc>
        <w:tc>
          <w:tcPr>
            <w:tcW w:w="1417" w:type="dxa"/>
            <w:tcBorders>
              <w:top w:val="nil"/>
              <w:left w:val="nil"/>
              <w:bottom w:val="single" w:sz="4" w:space="0" w:color="auto"/>
              <w:right w:val="nil"/>
            </w:tcBorders>
          </w:tcPr>
          <w:p w14:paraId="2BC0B527" w14:textId="30734A8C" w:rsidR="00091140"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7B44A7" w:rsidRPr="00B60D70">
              <w:rPr>
                <w:rFonts w:ascii="TH SarabunPSK" w:hAnsi="TH SarabunPSK" w:cs="TH SarabunPSK" w:hint="cs"/>
              </w:rPr>
              <w:t>211</w:t>
            </w:r>
          </w:p>
        </w:tc>
        <w:tc>
          <w:tcPr>
            <w:tcW w:w="5103" w:type="dxa"/>
            <w:tcBorders>
              <w:top w:val="nil"/>
              <w:left w:val="nil"/>
              <w:bottom w:val="single" w:sz="4" w:space="0" w:color="auto"/>
              <w:right w:val="nil"/>
            </w:tcBorders>
          </w:tcPr>
          <w:p w14:paraId="1AF26D17" w14:textId="71EEB54D" w:rsidR="00091140" w:rsidRPr="00B60D70" w:rsidRDefault="00B56A5B" w:rsidP="00592146">
            <w:pPr>
              <w:rPr>
                <w:rFonts w:ascii="TH SarabunPSK" w:hAnsi="TH SarabunPSK" w:cs="TH SarabunPSK"/>
              </w:rPr>
            </w:pPr>
            <w:r w:rsidRPr="00B60D70">
              <w:rPr>
                <w:rFonts w:ascii="TH SarabunPSK" w:hAnsi="TH SarabunPSK" w:cs="TH SarabunPSK" w:hint="cs"/>
                <w:cs/>
              </w:rPr>
              <w:t>วัสดุก่อสร้างและเทคโนโลยีคอนกรีต</w:t>
            </w:r>
          </w:p>
        </w:tc>
        <w:tc>
          <w:tcPr>
            <w:tcW w:w="1418" w:type="dxa"/>
            <w:tcBorders>
              <w:top w:val="nil"/>
              <w:left w:val="nil"/>
              <w:bottom w:val="single" w:sz="4" w:space="0" w:color="auto"/>
              <w:right w:val="nil"/>
            </w:tcBorders>
          </w:tcPr>
          <w:p w14:paraId="614FCF9D" w14:textId="016701F5" w:rsidR="00091140" w:rsidRPr="00B60D70" w:rsidRDefault="00E12A94" w:rsidP="00874181">
            <w:pPr>
              <w:jc w:val="right"/>
              <w:rPr>
                <w:rFonts w:ascii="TH SarabunPSK" w:hAnsi="TH SarabunPSK" w:cs="TH SarabunPSK"/>
              </w:rPr>
            </w:pPr>
            <w:r w:rsidRPr="00B60D70">
              <w:rPr>
                <w:rFonts w:ascii="TH SarabunPSK" w:hAnsi="TH SarabunPSK" w:cs="TH SarabunPSK" w:hint="cs"/>
              </w:rPr>
              <w:t>3 (</w:t>
            </w:r>
            <w:r w:rsidRPr="00B60D70">
              <w:rPr>
                <w:rFonts w:ascii="TH SarabunPSK" w:hAnsi="TH SarabunPSK" w:cs="TH SarabunPSK"/>
              </w:rPr>
              <w:t>2</w:t>
            </w:r>
            <w:r w:rsidRPr="00B60D70">
              <w:rPr>
                <w:rFonts w:ascii="TH SarabunPSK" w:hAnsi="TH SarabunPSK" w:cs="TH SarabunPSK" w:hint="cs"/>
              </w:rPr>
              <w:t>-</w:t>
            </w:r>
            <w:r w:rsidRPr="00B60D70">
              <w:rPr>
                <w:rFonts w:ascii="TH SarabunPSK" w:hAnsi="TH SarabunPSK" w:cs="TH SarabunPSK"/>
              </w:rPr>
              <w:t>2</w:t>
            </w:r>
            <w:r w:rsidRPr="00B60D70">
              <w:rPr>
                <w:rFonts w:ascii="TH SarabunPSK" w:hAnsi="TH SarabunPSK" w:cs="TH SarabunPSK" w:hint="cs"/>
              </w:rPr>
              <w:t>-6)</w:t>
            </w:r>
          </w:p>
        </w:tc>
      </w:tr>
      <w:tr w:rsidR="00B60D70" w:rsidRPr="00B60D70" w14:paraId="2A28013C" w14:textId="77777777" w:rsidTr="00F551BD">
        <w:trPr>
          <w:trHeight w:val="290"/>
        </w:trPr>
        <w:tc>
          <w:tcPr>
            <w:tcW w:w="1023" w:type="dxa"/>
            <w:tcBorders>
              <w:top w:val="single" w:sz="4" w:space="0" w:color="auto"/>
              <w:left w:val="nil"/>
              <w:bottom w:val="nil"/>
              <w:right w:val="nil"/>
            </w:tcBorders>
          </w:tcPr>
          <w:p w14:paraId="46DFA496" w14:textId="55671E89" w:rsidR="009E6917" w:rsidRPr="00B60D70" w:rsidRDefault="009E6917" w:rsidP="00592146">
            <w:pPr>
              <w:rPr>
                <w:rFonts w:ascii="TH SarabunPSK" w:hAnsi="TH SarabunPSK" w:cs="TH SarabunPSK"/>
              </w:rPr>
            </w:pPr>
          </w:p>
        </w:tc>
        <w:tc>
          <w:tcPr>
            <w:tcW w:w="1417" w:type="dxa"/>
            <w:tcBorders>
              <w:top w:val="single" w:sz="4" w:space="0" w:color="auto"/>
              <w:left w:val="nil"/>
              <w:bottom w:val="nil"/>
              <w:right w:val="nil"/>
            </w:tcBorders>
          </w:tcPr>
          <w:p w14:paraId="0CB9DE85" w14:textId="77777777" w:rsidR="009E6917" w:rsidRPr="00B60D70" w:rsidRDefault="009E6917" w:rsidP="00592146">
            <w:pPr>
              <w:rPr>
                <w:rFonts w:ascii="TH SarabunPSK" w:hAnsi="TH SarabunPSK" w:cs="TH SarabunPSK"/>
              </w:rPr>
            </w:pPr>
          </w:p>
        </w:tc>
        <w:tc>
          <w:tcPr>
            <w:tcW w:w="6521" w:type="dxa"/>
            <w:gridSpan w:val="2"/>
            <w:tcBorders>
              <w:top w:val="single" w:sz="4" w:space="0" w:color="auto"/>
              <w:left w:val="nil"/>
              <w:bottom w:val="nil"/>
              <w:right w:val="nil"/>
            </w:tcBorders>
          </w:tcPr>
          <w:p w14:paraId="519A5E7F" w14:textId="02A48A10" w:rsidR="009E6917" w:rsidRPr="00B60D70" w:rsidRDefault="00D756E0" w:rsidP="00874181">
            <w:pPr>
              <w:jc w:val="right"/>
              <w:rPr>
                <w:rFonts w:ascii="TH SarabunPSK" w:hAnsi="TH SarabunPSK" w:cs="TH SarabunPSK"/>
                <w:b/>
                <w:bCs/>
              </w:rPr>
            </w:pPr>
            <w:r w:rsidRPr="00B60D70">
              <w:rPr>
                <w:rFonts w:ascii="TH SarabunPSK" w:hAnsi="TH SarabunPSK" w:cs="TH SarabunPSK" w:hint="cs"/>
                <w:b/>
                <w:bCs/>
                <w:cs/>
                <w:lang w:val="th-TH"/>
              </w:rPr>
              <w:t>รวม</w:t>
            </w:r>
            <w:r w:rsidRPr="00B60D70">
              <w:rPr>
                <w:rFonts w:ascii="TH SarabunPSK" w:hAnsi="TH SarabunPSK" w:cs="TH SarabunPSK" w:hint="cs"/>
                <w:b/>
                <w:bCs/>
              </w:rPr>
              <w:t xml:space="preserve"> = </w:t>
            </w:r>
            <w:r w:rsidR="006A4EF4" w:rsidRPr="00B60D70">
              <w:rPr>
                <w:rFonts w:ascii="TH SarabunPSK" w:hAnsi="TH SarabunPSK" w:cs="TH SarabunPSK" w:hint="cs"/>
                <w:b/>
                <w:bCs/>
              </w:rPr>
              <w:t>21</w:t>
            </w:r>
            <w:r w:rsidRPr="00B60D70">
              <w:rPr>
                <w:rFonts w:ascii="TH SarabunPSK" w:hAnsi="TH SarabunPSK" w:cs="TH SarabunPSK" w:hint="cs"/>
                <w:b/>
                <w:bCs/>
              </w:rPr>
              <w:t xml:space="preserve"> (</w:t>
            </w:r>
            <w:r w:rsidR="00E143E5" w:rsidRPr="00B60D70">
              <w:rPr>
                <w:rFonts w:ascii="TH SarabunPSK" w:hAnsi="TH SarabunPSK" w:cs="TH SarabunPSK" w:hint="cs"/>
                <w:b/>
                <w:bCs/>
              </w:rPr>
              <w:t>1</w:t>
            </w:r>
            <w:r w:rsidR="00E12A94" w:rsidRPr="00B60D70">
              <w:rPr>
                <w:rFonts w:ascii="TH SarabunPSK" w:hAnsi="TH SarabunPSK" w:cs="TH SarabunPSK"/>
                <w:b/>
                <w:bCs/>
              </w:rPr>
              <w:t>5</w:t>
            </w:r>
            <w:r w:rsidRPr="00B60D70">
              <w:rPr>
                <w:rFonts w:ascii="TH SarabunPSK" w:hAnsi="TH SarabunPSK" w:cs="TH SarabunPSK" w:hint="cs"/>
                <w:b/>
                <w:bCs/>
              </w:rPr>
              <w:t xml:space="preserve"> </w:t>
            </w:r>
            <w:r w:rsidR="00E143E5" w:rsidRPr="00B60D70">
              <w:rPr>
                <w:rFonts w:ascii="TH SarabunPSK" w:hAnsi="TH SarabunPSK" w:cs="TH SarabunPSK" w:hint="cs"/>
                <w:b/>
                <w:bCs/>
              </w:rPr>
              <w:t>- 1</w:t>
            </w:r>
            <w:r w:rsidR="00E12A94" w:rsidRPr="00B60D70">
              <w:rPr>
                <w:rFonts w:ascii="TH SarabunPSK" w:hAnsi="TH SarabunPSK" w:cs="TH SarabunPSK"/>
                <w:b/>
                <w:bCs/>
              </w:rPr>
              <w:t>2</w:t>
            </w:r>
            <w:r w:rsidRPr="00B60D70">
              <w:rPr>
                <w:rFonts w:ascii="TH SarabunPSK" w:hAnsi="TH SarabunPSK" w:cs="TH SarabunPSK" w:hint="cs"/>
                <w:b/>
                <w:bCs/>
              </w:rPr>
              <w:t xml:space="preserve"> - </w:t>
            </w:r>
            <w:r w:rsidR="00E143E5" w:rsidRPr="00B60D70">
              <w:rPr>
                <w:rFonts w:ascii="TH SarabunPSK" w:hAnsi="TH SarabunPSK" w:cs="TH SarabunPSK" w:hint="cs"/>
                <w:b/>
                <w:bCs/>
              </w:rPr>
              <w:t>42</w:t>
            </w:r>
            <w:r w:rsidRPr="00B60D70">
              <w:rPr>
                <w:rFonts w:ascii="TH SarabunPSK" w:hAnsi="TH SarabunPSK" w:cs="TH SarabunPSK" w:hint="cs"/>
                <w:b/>
                <w:bCs/>
              </w:rPr>
              <w:t>)</w:t>
            </w:r>
          </w:p>
        </w:tc>
      </w:tr>
      <w:tr w:rsidR="00B60D70" w:rsidRPr="00B60D70" w14:paraId="3DECB097" w14:textId="77777777" w:rsidTr="00F551BD">
        <w:trPr>
          <w:trHeight w:val="290"/>
        </w:trPr>
        <w:tc>
          <w:tcPr>
            <w:tcW w:w="1023" w:type="dxa"/>
            <w:tcBorders>
              <w:top w:val="nil"/>
              <w:left w:val="nil"/>
              <w:bottom w:val="nil"/>
              <w:right w:val="nil"/>
            </w:tcBorders>
          </w:tcPr>
          <w:p w14:paraId="5BC41F21" w14:textId="77777777" w:rsidR="009E6917" w:rsidRPr="00B60D70" w:rsidRDefault="009E6917" w:rsidP="00592146">
            <w:pPr>
              <w:rPr>
                <w:rFonts w:ascii="TH SarabunPSK" w:hAnsi="TH SarabunPSK" w:cs="TH SarabunPSK"/>
              </w:rPr>
            </w:pPr>
          </w:p>
        </w:tc>
        <w:tc>
          <w:tcPr>
            <w:tcW w:w="1417" w:type="dxa"/>
            <w:tcBorders>
              <w:top w:val="nil"/>
              <w:left w:val="nil"/>
              <w:bottom w:val="nil"/>
              <w:right w:val="nil"/>
            </w:tcBorders>
          </w:tcPr>
          <w:p w14:paraId="0DEB2802" w14:textId="77777777" w:rsidR="009E6917" w:rsidRPr="00B60D70" w:rsidRDefault="009E6917" w:rsidP="00592146">
            <w:pPr>
              <w:rPr>
                <w:rFonts w:ascii="TH SarabunPSK" w:hAnsi="TH SarabunPSK" w:cs="TH SarabunPSK"/>
              </w:rPr>
            </w:pPr>
          </w:p>
        </w:tc>
        <w:tc>
          <w:tcPr>
            <w:tcW w:w="6521" w:type="dxa"/>
            <w:gridSpan w:val="2"/>
            <w:tcBorders>
              <w:top w:val="nil"/>
              <w:left w:val="nil"/>
              <w:bottom w:val="nil"/>
              <w:right w:val="nil"/>
            </w:tcBorders>
          </w:tcPr>
          <w:p w14:paraId="116A813D" w14:textId="66BC2EBD" w:rsidR="009E6917" w:rsidRPr="00B60D70" w:rsidRDefault="00D756E0" w:rsidP="00874181">
            <w:pPr>
              <w:jc w:val="right"/>
              <w:rPr>
                <w:rFonts w:ascii="TH SarabunPSK" w:hAnsi="TH SarabunPSK" w:cs="TH SarabunPSK"/>
                <w:b/>
                <w:bCs/>
              </w:rPr>
            </w:pPr>
            <w:r w:rsidRPr="00B60D70">
              <w:rPr>
                <w:rFonts w:ascii="TH SarabunPSK" w:hAnsi="TH SarabunPSK" w:cs="TH SarabunPSK" w:hint="cs"/>
                <w:b/>
                <w:bCs/>
                <w:cs/>
                <w:lang w:val="th-TH"/>
              </w:rPr>
              <w:t xml:space="preserve">ชั่วโมง </w:t>
            </w:r>
            <w:r w:rsidRPr="00B60D70">
              <w:rPr>
                <w:rFonts w:ascii="TH SarabunPSK" w:hAnsi="TH SarabunPSK" w:cs="TH SarabunPSK" w:hint="cs"/>
                <w:b/>
                <w:bCs/>
                <w:cs/>
              </w:rPr>
              <w:t>/</w:t>
            </w:r>
            <w:r w:rsidRPr="00B60D70">
              <w:rPr>
                <w:rFonts w:ascii="TH SarabunPSK" w:hAnsi="TH SarabunPSK" w:cs="TH SarabunPSK" w:hint="cs"/>
                <w:b/>
                <w:bCs/>
                <w:cs/>
                <w:lang w:val="th-TH"/>
              </w:rPr>
              <w:t>สัปดาห์</w:t>
            </w:r>
            <w:r w:rsidR="00BD7F9D" w:rsidRPr="00B60D70">
              <w:rPr>
                <w:rFonts w:ascii="TH SarabunPSK" w:hAnsi="TH SarabunPSK" w:cs="TH SarabunPSK" w:hint="cs"/>
                <w:b/>
                <w:bCs/>
                <w:cs/>
                <w:lang w:val="th-TH"/>
              </w:rPr>
              <w:t xml:space="preserve"> </w:t>
            </w:r>
            <w:r w:rsidRPr="00B60D70">
              <w:rPr>
                <w:rFonts w:ascii="TH SarabunPSK" w:hAnsi="TH SarabunPSK" w:cs="TH SarabunPSK" w:hint="cs"/>
                <w:b/>
                <w:bCs/>
                <w:cs/>
                <w:lang w:val="th-TH"/>
              </w:rPr>
              <w:t xml:space="preserve"> </w:t>
            </w:r>
            <w:r w:rsidRPr="00B60D70">
              <w:rPr>
                <w:rFonts w:ascii="TH SarabunPSK" w:hAnsi="TH SarabunPSK" w:cs="TH SarabunPSK" w:hint="cs"/>
                <w:b/>
                <w:bCs/>
                <w:cs/>
              </w:rPr>
              <w:tab/>
              <w:t>=</w:t>
            </w:r>
            <w:r w:rsidR="00BD7F9D" w:rsidRPr="00B60D70">
              <w:rPr>
                <w:rFonts w:ascii="TH SarabunPSK" w:hAnsi="TH SarabunPSK" w:cs="TH SarabunPSK" w:hint="cs"/>
                <w:b/>
                <w:bCs/>
                <w:cs/>
              </w:rPr>
              <w:t xml:space="preserve"> </w:t>
            </w:r>
            <w:r w:rsidR="00E143E5" w:rsidRPr="00B60D70">
              <w:rPr>
                <w:rFonts w:ascii="TH SarabunPSK" w:hAnsi="TH SarabunPSK" w:cs="TH SarabunPSK" w:hint="cs"/>
                <w:b/>
                <w:bCs/>
              </w:rPr>
              <w:t>6</w:t>
            </w:r>
            <w:r w:rsidR="0045725D" w:rsidRPr="00B60D70">
              <w:rPr>
                <w:rFonts w:ascii="TH SarabunPSK" w:hAnsi="TH SarabunPSK" w:cs="TH SarabunPSK"/>
                <w:b/>
                <w:bCs/>
              </w:rPr>
              <w:t>9</w:t>
            </w:r>
          </w:p>
        </w:tc>
      </w:tr>
    </w:tbl>
    <w:p w14:paraId="3C3F69DF" w14:textId="77777777" w:rsidR="009E6917" w:rsidRPr="00B60D70" w:rsidRDefault="009E6917" w:rsidP="00592146">
      <w:pPr>
        <w:rPr>
          <w:rFonts w:ascii="TH SarabunPSK" w:hAnsi="TH SarabunPSK" w:cs="TH SarabunPSK"/>
          <w:sz w:val="20"/>
          <w:szCs w:val="20"/>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3374"/>
        <w:gridCol w:w="2254"/>
        <w:gridCol w:w="2169"/>
      </w:tblGrid>
      <w:tr w:rsidR="00B60D70" w:rsidRPr="00B60D70" w14:paraId="3E13DD1A" w14:textId="77777777" w:rsidTr="00D420AC">
        <w:tc>
          <w:tcPr>
            <w:tcW w:w="1134" w:type="dxa"/>
            <w:shd w:val="clear" w:color="auto" w:fill="F2F2F2" w:themeFill="background1" w:themeFillShade="F2"/>
          </w:tcPr>
          <w:p w14:paraId="68EBF5B3" w14:textId="1CEE10D5" w:rsidR="00874181" w:rsidRPr="00B60D70" w:rsidRDefault="00874181" w:rsidP="00D420AC">
            <w:pPr>
              <w:rPr>
                <w:rFonts w:ascii="TH SarabunPSK" w:hAnsi="TH SarabunPSK" w:cs="TH SarabunPSK"/>
                <w:b/>
                <w:bCs/>
              </w:rPr>
            </w:pPr>
            <w:r w:rsidRPr="00B60D70">
              <w:rPr>
                <w:rFonts w:ascii="TH SarabunPSK" w:hAnsi="TH SarabunPSK" w:cs="TH SarabunPSK" w:hint="cs"/>
                <w:b/>
                <w:bCs/>
                <w:cs/>
                <w:lang w:val="th-TH"/>
              </w:rPr>
              <w:t xml:space="preserve">ชั้นปีที่ </w:t>
            </w:r>
            <w:r w:rsidRPr="00B60D70">
              <w:rPr>
                <w:rFonts w:ascii="TH SarabunPSK" w:hAnsi="TH SarabunPSK" w:cs="TH SarabunPSK" w:hint="cs"/>
                <w:b/>
                <w:bCs/>
              </w:rPr>
              <w:t>2</w:t>
            </w:r>
            <w:r w:rsidR="00BD7F9D" w:rsidRPr="00B60D70">
              <w:rPr>
                <w:rFonts w:ascii="TH SarabunPSK" w:hAnsi="TH SarabunPSK" w:cs="TH SarabunPSK" w:hint="cs"/>
                <w:b/>
                <w:bCs/>
                <w:cs/>
              </w:rPr>
              <w:t xml:space="preserve"> </w:t>
            </w:r>
            <w:r w:rsidRPr="00B60D70">
              <w:rPr>
                <w:rFonts w:ascii="TH SarabunPSK" w:hAnsi="TH SarabunPSK" w:cs="TH SarabunPSK" w:hint="cs"/>
                <w:b/>
                <w:bCs/>
                <w:cs/>
              </w:rPr>
              <w:t xml:space="preserve"> </w:t>
            </w:r>
          </w:p>
        </w:tc>
        <w:tc>
          <w:tcPr>
            <w:tcW w:w="3374" w:type="dxa"/>
            <w:shd w:val="clear" w:color="auto" w:fill="F2F2F2" w:themeFill="background1" w:themeFillShade="F2"/>
          </w:tcPr>
          <w:p w14:paraId="3F3DB25D" w14:textId="1C7A4175" w:rsidR="00874181" w:rsidRPr="00B60D70" w:rsidRDefault="00874181" w:rsidP="00D420AC">
            <w:pPr>
              <w:rPr>
                <w:rFonts w:ascii="TH SarabunPSK" w:hAnsi="TH SarabunPSK" w:cs="TH SarabunPSK"/>
                <w:b/>
                <w:bCs/>
              </w:rPr>
            </w:pPr>
            <w:r w:rsidRPr="00B60D70">
              <w:rPr>
                <w:rFonts w:ascii="TH SarabunPSK" w:hAnsi="TH SarabunPSK" w:cs="TH SarabunPSK" w:hint="cs"/>
                <w:b/>
                <w:bCs/>
                <w:cs/>
                <w:lang w:val="th-TH"/>
              </w:rPr>
              <w:t>ภาคการศึกษาที่พิเศษ/</w:t>
            </w:r>
            <w:proofErr w:type="spellStart"/>
            <w:r w:rsidRPr="00B60D70">
              <w:rPr>
                <w:rFonts w:ascii="TH SarabunPSK" w:hAnsi="TH SarabunPSK" w:cs="TH SarabunPSK" w:hint="cs"/>
                <w:b/>
                <w:bCs/>
                <w:lang w:val="th-TH"/>
              </w:rPr>
              <w:t>Summer</w:t>
            </w:r>
            <w:proofErr w:type="spellEnd"/>
            <w:r w:rsidR="00BD7F9D" w:rsidRPr="00B60D70">
              <w:rPr>
                <w:rFonts w:ascii="TH SarabunPSK" w:hAnsi="TH SarabunPSK" w:cs="TH SarabunPSK" w:hint="cs"/>
                <w:cs/>
              </w:rPr>
              <w:t xml:space="preserve">  </w:t>
            </w:r>
            <w:r w:rsidRPr="00B60D70">
              <w:rPr>
                <w:rFonts w:ascii="TH SarabunPSK" w:hAnsi="TH SarabunPSK" w:cs="TH SarabunPSK" w:hint="cs"/>
                <w:cs/>
              </w:rPr>
              <w:t xml:space="preserve"> </w:t>
            </w:r>
          </w:p>
        </w:tc>
        <w:tc>
          <w:tcPr>
            <w:tcW w:w="2254" w:type="dxa"/>
            <w:shd w:val="clear" w:color="auto" w:fill="F2F2F2" w:themeFill="background1" w:themeFillShade="F2"/>
          </w:tcPr>
          <w:p w14:paraId="3CF06790" w14:textId="77777777" w:rsidR="00874181" w:rsidRPr="00B60D70" w:rsidRDefault="00874181" w:rsidP="00D420AC">
            <w:pPr>
              <w:rPr>
                <w:rFonts w:ascii="TH SarabunPSK" w:hAnsi="TH SarabunPSK" w:cs="TH SarabunPSK"/>
                <w:b/>
                <w:bCs/>
              </w:rPr>
            </w:pPr>
          </w:p>
        </w:tc>
        <w:tc>
          <w:tcPr>
            <w:tcW w:w="2169" w:type="dxa"/>
            <w:shd w:val="clear" w:color="auto" w:fill="F2F2F2" w:themeFill="background1" w:themeFillShade="F2"/>
          </w:tcPr>
          <w:p w14:paraId="6DC1C79E" w14:textId="77777777" w:rsidR="00874181" w:rsidRPr="00B60D70" w:rsidRDefault="00874181" w:rsidP="00D420AC">
            <w:pPr>
              <w:jc w:val="right"/>
              <w:rPr>
                <w:rFonts w:ascii="TH SarabunPSK" w:hAnsi="TH SarabunPSK" w:cs="TH SarabunPSK"/>
                <w:b/>
                <w:bCs/>
              </w:rPr>
            </w:pPr>
            <w:r w:rsidRPr="00B60D70">
              <w:rPr>
                <w:rFonts w:ascii="TH SarabunPSK" w:hAnsi="TH SarabunPSK" w:cs="TH SarabunPSK" w:hint="cs"/>
                <w:b/>
                <w:bCs/>
                <w:cs/>
                <w:lang w:val="th-TH"/>
              </w:rPr>
              <w:t>จำนวนหน่วยกิต</w:t>
            </w:r>
          </w:p>
        </w:tc>
      </w:tr>
    </w:tbl>
    <w:tbl>
      <w:tblPr>
        <w:tblW w:w="0" w:type="auto"/>
        <w:tblInd w:w="-5" w:type="dxa"/>
        <w:tblLayout w:type="fixed"/>
        <w:tblLook w:val="04A0" w:firstRow="1" w:lastRow="0" w:firstColumn="1" w:lastColumn="0" w:noHBand="0" w:noVBand="1"/>
      </w:tblPr>
      <w:tblGrid>
        <w:gridCol w:w="998"/>
        <w:gridCol w:w="1417"/>
        <w:gridCol w:w="5103"/>
        <w:gridCol w:w="1418"/>
      </w:tblGrid>
      <w:tr w:rsidR="00B60D70" w:rsidRPr="00B60D70" w14:paraId="7E646DDA" w14:textId="77777777" w:rsidTr="00F551BD">
        <w:trPr>
          <w:trHeight w:val="290"/>
        </w:trPr>
        <w:tc>
          <w:tcPr>
            <w:tcW w:w="998" w:type="dxa"/>
          </w:tcPr>
          <w:p w14:paraId="3333EED9" w14:textId="77777777" w:rsidR="009E6917" w:rsidRPr="00B60D70" w:rsidRDefault="009E6917" w:rsidP="00592146">
            <w:pPr>
              <w:rPr>
                <w:rFonts w:ascii="TH SarabunPSK" w:hAnsi="TH SarabunPSK" w:cs="TH SarabunPSK"/>
              </w:rPr>
            </w:pPr>
          </w:p>
        </w:tc>
        <w:tc>
          <w:tcPr>
            <w:tcW w:w="1417" w:type="dxa"/>
          </w:tcPr>
          <w:p w14:paraId="6A5EC6F5" w14:textId="5A44805F"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D756E0" w:rsidRPr="00B60D70">
              <w:rPr>
                <w:rFonts w:ascii="TH SarabunPSK" w:hAnsi="TH SarabunPSK" w:cs="TH SarabunPSK" w:hint="cs"/>
              </w:rPr>
              <w:t>225</w:t>
            </w:r>
          </w:p>
        </w:tc>
        <w:tc>
          <w:tcPr>
            <w:tcW w:w="5103" w:type="dxa"/>
          </w:tcPr>
          <w:p w14:paraId="510393D2" w14:textId="70FF48AE" w:rsidR="00A52C93" w:rsidRPr="00B60D70" w:rsidRDefault="00D756E0" w:rsidP="00874181">
            <w:pPr>
              <w:rPr>
                <w:rFonts w:ascii="TH SarabunPSK" w:hAnsi="TH SarabunPSK" w:cs="TH SarabunPSK"/>
              </w:rPr>
            </w:pPr>
            <w:r w:rsidRPr="00B60D70">
              <w:rPr>
                <w:rFonts w:ascii="TH SarabunPSK" w:hAnsi="TH SarabunPSK" w:cs="TH SarabunPSK" w:hint="cs"/>
                <w:cs/>
                <w:lang w:val="th-TH"/>
              </w:rPr>
              <w:t>การฝึกภาคสนามวิชาสำรวจ</w:t>
            </w:r>
          </w:p>
        </w:tc>
        <w:tc>
          <w:tcPr>
            <w:tcW w:w="1418" w:type="dxa"/>
          </w:tcPr>
          <w:p w14:paraId="114AD1EF" w14:textId="77777777" w:rsidR="009E6917" w:rsidRPr="00B60D70" w:rsidRDefault="00D756E0" w:rsidP="00874181">
            <w:pPr>
              <w:jc w:val="right"/>
              <w:rPr>
                <w:rFonts w:ascii="TH SarabunPSK" w:hAnsi="TH SarabunPSK" w:cs="TH SarabunPSK"/>
              </w:rPr>
            </w:pPr>
            <w:r w:rsidRPr="00B60D70">
              <w:rPr>
                <w:rFonts w:ascii="TH SarabunPSK" w:hAnsi="TH SarabunPSK" w:cs="TH SarabunPSK" w:hint="cs"/>
              </w:rPr>
              <w:t>1 (S/U)</w:t>
            </w:r>
          </w:p>
        </w:tc>
      </w:tr>
    </w:tbl>
    <w:p w14:paraId="6DD72E97" w14:textId="77777777" w:rsidR="009E6917" w:rsidRPr="00B60D70" w:rsidRDefault="009E6917" w:rsidP="00592146">
      <w:pPr>
        <w:rPr>
          <w:rFonts w:ascii="TH SarabunPSK" w:hAnsi="TH SarabunPSK" w:cs="TH SarabunPSK"/>
          <w:sz w:val="20"/>
          <w:szCs w:val="20"/>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3374"/>
        <w:gridCol w:w="2254"/>
        <w:gridCol w:w="2169"/>
      </w:tblGrid>
      <w:tr w:rsidR="00B60D70" w:rsidRPr="00B60D70" w14:paraId="25B73CC8" w14:textId="77777777" w:rsidTr="00D420AC">
        <w:tc>
          <w:tcPr>
            <w:tcW w:w="1134" w:type="dxa"/>
            <w:shd w:val="clear" w:color="auto" w:fill="F2F2F2" w:themeFill="background1" w:themeFillShade="F2"/>
          </w:tcPr>
          <w:p w14:paraId="7F77A999" w14:textId="0F965F19" w:rsidR="00874181" w:rsidRPr="00B60D70" w:rsidRDefault="00874181" w:rsidP="00D420AC">
            <w:pPr>
              <w:rPr>
                <w:rFonts w:ascii="TH SarabunPSK" w:hAnsi="TH SarabunPSK" w:cs="TH SarabunPSK"/>
                <w:b/>
                <w:bCs/>
              </w:rPr>
            </w:pPr>
            <w:r w:rsidRPr="00B60D70">
              <w:rPr>
                <w:rFonts w:ascii="TH SarabunPSK" w:hAnsi="TH SarabunPSK" w:cs="TH SarabunPSK" w:hint="cs"/>
                <w:b/>
                <w:bCs/>
                <w:cs/>
                <w:lang w:val="th-TH"/>
              </w:rPr>
              <w:t xml:space="preserve">ชั้นปีที่ </w:t>
            </w:r>
            <w:r w:rsidRPr="00B60D70">
              <w:rPr>
                <w:rFonts w:ascii="TH SarabunPSK" w:hAnsi="TH SarabunPSK" w:cs="TH SarabunPSK" w:hint="cs"/>
                <w:b/>
                <w:bCs/>
              </w:rPr>
              <w:t>3</w:t>
            </w:r>
            <w:r w:rsidR="00BD7F9D" w:rsidRPr="00B60D70">
              <w:rPr>
                <w:rFonts w:ascii="TH SarabunPSK" w:hAnsi="TH SarabunPSK" w:cs="TH SarabunPSK" w:hint="cs"/>
                <w:b/>
                <w:bCs/>
                <w:cs/>
              </w:rPr>
              <w:t xml:space="preserve"> </w:t>
            </w:r>
            <w:r w:rsidRPr="00B60D70">
              <w:rPr>
                <w:rFonts w:ascii="TH SarabunPSK" w:hAnsi="TH SarabunPSK" w:cs="TH SarabunPSK" w:hint="cs"/>
                <w:b/>
                <w:bCs/>
                <w:cs/>
              </w:rPr>
              <w:t xml:space="preserve"> </w:t>
            </w:r>
          </w:p>
        </w:tc>
        <w:tc>
          <w:tcPr>
            <w:tcW w:w="3374" w:type="dxa"/>
            <w:shd w:val="clear" w:color="auto" w:fill="F2F2F2" w:themeFill="background1" w:themeFillShade="F2"/>
          </w:tcPr>
          <w:p w14:paraId="2CB2418D" w14:textId="05B7D7C4" w:rsidR="00874181" w:rsidRPr="00B60D70" w:rsidRDefault="00874181" w:rsidP="00D420AC">
            <w:pPr>
              <w:rPr>
                <w:rFonts w:ascii="TH SarabunPSK" w:hAnsi="TH SarabunPSK" w:cs="TH SarabunPSK"/>
                <w:b/>
                <w:bCs/>
              </w:rPr>
            </w:pPr>
            <w:r w:rsidRPr="00B60D70">
              <w:rPr>
                <w:rFonts w:ascii="TH SarabunPSK" w:hAnsi="TH SarabunPSK" w:cs="TH SarabunPSK" w:hint="cs"/>
                <w:b/>
                <w:bCs/>
                <w:cs/>
                <w:lang w:val="th-TH"/>
              </w:rPr>
              <w:t>ภาคการศึกษาที่</w:t>
            </w:r>
            <w:r w:rsidRPr="00B60D70">
              <w:rPr>
                <w:rFonts w:ascii="TH SarabunPSK" w:hAnsi="TH SarabunPSK" w:cs="TH SarabunPSK" w:hint="cs"/>
                <w:b/>
                <w:bCs/>
              </w:rPr>
              <w:t xml:space="preserve"> 1</w:t>
            </w:r>
            <w:r w:rsidR="00BD7F9D" w:rsidRPr="00B60D70">
              <w:rPr>
                <w:rFonts w:ascii="TH SarabunPSK" w:hAnsi="TH SarabunPSK" w:cs="TH SarabunPSK" w:hint="cs"/>
                <w:cs/>
              </w:rPr>
              <w:t xml:space="preserve">  </w:t>
            </w:r>
            <w:r w:rsidRPr="00B60D70">
              <w:rPr>
                <w:rFonts w:ascii="TH SarabunPSK" w:hAnsi="TH SarabunPSK" w:cs="TH SarabunPSK" w:hint="cs"/>
                <w:cs/>
              </w:rPr>
              <w:t xml:space="preserve"> </w:t>
            </w:r>
          </w:p>
        </w:tc>
        <w:tc>
          <w:tcPr>
            <w:tcW w:w="2254" w:type="dxa"/>
            <w:shd w:val="clear" w:color="auto" w:fill="F2F2F2" w:themeFill="background1" w:themeFillShade="F2"/>
          </w:tcPr>
          <w:p w14:paraId="4D899883" w14:textId="77777777" w:rsidR="00874181" w:rsidRPr="00B60D70" w:rsidRDefault="00874181" w:rsidP="00D420AC">
            <w:pPr>
              <w:rPr>
                <w:rFonts w:ascii="TH SarabunPSK" w:hAnsi="TH SarabunPSK" w:cs="TH SarabunPSK"/>
                <w:b/>
                <w:bCs/>
              </w:rPr>
            </w:pPr>
          </w:p>
        </w:tc>
        <w:tc>
          <w:tcPr>
            <w:tcW w:w="2169" w:type="dxa"/>
            <w:shd w:val="clear" w:color="auto" w:fill="F2F2F2" w:themeFill="background1" w:themeFillShade="F2"/>
          </w:tcPr>
          <w:p w14:paraId="32ACAEB6" w14:textId="77777777" w:rsidR="00874181" w:rsidRPr="00B60D70" w:rsidRDefault="00874181" w:rsidP="00D420AC">
            <w:pPr>
              <w:jc w:val="right"/>
              <w:rPr>
                <w:rFonts w:ascii="TH SarabunPSK" w:hAnsi="TH SarabunPSK" w:cs="TH SarabunPSK"/>
                <w:b/>
                <w:bCs/>
              </w:rPr>
            </w:pPr>
            <w:r w:rsidRPr="00B60D70">
              <w:rPr>
                <w:rFonts w:ascii="TH SarabunPSK" w:hAnsi="TH SarabunPSK" w:cs="TH SarabunPSK" w:hint="cs"/>
                <w:b/>
                <w:bCs/>
                <w:cs/>
                <w:lang w:val="th-TH"/>
              </w:rPr>
              <w:t>จำนวนหน่วยกิต</w:t>
            </w:r>
          </w:p>
        </w:tc>
      </w:tr>
    </w:tbl>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417"/>
        <w:gridCol w:w="4819"/>
        <w:gridCol w:w="1418"/>
        <w:gridCol w:w="284"/>
      </w:tblGrid>
      <w:tr w:rsidR="00B60D70" w:rsidRPr="00B60D70" w14:paraId="4FE9CD6D" w14:textId="77777777" w:rsidTr="00F551BD">
        <w:trPr>
          <w:trHeight w:val="288"/>
        </w:trPr>
        <w:tc>
          <w:tcPr>
            <w:tcW w:w="993" w:type="dxa"/>
            <w:tcBorders>
              <w:top w:val="nil"/>
              <w:left w:val="nil"/>
              <w:bottom w:val="nil"/>
              <w:right w:val="nil"/>
            </w:tcBorders>
            <w:shd w:val="clear" w:color="auto" w:fill="auto"/>
            <w:noWrap/>
            <w:vAlign w:val="bottom"/>
          </w:tcPr>
          <w:p w14:paraId="1126F689" w14:textId="77777777" w:rsidR="006C30F6" w:rsidRPr="00B60D70" w:rsidRDefault="006C30F6" w:rsidP="00592146">
            <w:pPr>
              <w:rPr>
                <w:rFonts w:ascii="TH SarabunPSK" w:hAnsi="TH SarabunPSK" w:cs="TH SarabunPSK"/>
              </w:rPr>
            </w:pPr>
          </w:p>
        </w:tc>
        <w:tc>
          <w:tcPr>
            <w:tcW w:w="1417" w:type="dxa"/>
            <w:tcBorders>
              <w:top w:val="nil"/>
              <w:left w:val="nil"/>
              <w:bottom w:val="nil"/>
              <w:right w:val="nil"/>
            </w:tcBorders>
          </w:tcPr>
          <w:p w14:paraId="1ECCA95B" w14:textId="14A61F07" w:rsidR="006C30F6" w:rsidRPr="00B60D70" w:rsidRDefault="00F551BD" w:rsidP="00592146">
            <w:pPr>
              <w:rPr>
                <w:rFonts w:ascii="TH SarabunPSK" w:eastAsia="Times New Roman" w:hAnsi="TH SarabunPSK" w:cs="TH SarabunPSK"/>
                <w:cs/>
              </w:rPr>
            </w:pPr>
            <w:r w:rsidRPr="00B60D70">
              <w:rPr>
                <w:rFonts w:ascii="TH SarabunPSK" w:hAnsi="TH SarabunPSK" w:cs="TH SarabunPSK" w:hint="cs"/>
              </w:rPr>
              <w:t xml:space="preserve">LNG </w:t>
            </w:r>
            <w:r w:rsidR="006C30F6" w:rsidRPr="00B60D70">
              <w:rPr>
                <w:rFonts w:ascii="TH SarabunPSK" w:hAnsi="TH SarabunPSK" w:cs="TH SarabunPSK" w:hint="cs"/>
              </w:rPr>
              <w:t>250</w:t>
            </w:r>
          </w:p>
        </w:tc>
        <w:tc>
          <w:tcPr>
            <w:tcW w:w="4819" w:type="dxa"/>
            <w:tcBorders>
              <w:top w:val="nil"/>
              <w:left w:val="nil"/>
              <w:bottom w:val="nil"/>
              <w:right w:val="nil"/>
            </w:tcBorders>
            <w:shd w:val="clear" w:color="auto" w:fill="auto"/>
            <w:noWrap/>
          </w:tcPr>
          <w:p w14:paraId="2C89DBC1" w14:textId="270164E7" w:rsidR="00A52C93" w:rsidRPr="00B60D70" w:rsidRDefault="006C30F6" w:rsidP="00874181">
            <w:pPr>
              <w:rPr>
                <w:rFonts w:ascii="TH SarabunPSK" w:hAnsi="TH SarabunPSK" w:cs="TH SarabunPSK"/>
              </w:rPr>
            </w:pPr>
            <w:r w:rsidRPr="00B60D70">
              <w:rPr>
                <w:rFonts w:ascii="TH SarabunPSK" w:hAnsi="TH SarabunPSK" w:cs="TH SarabunPSK" w:hint="cs"/>
                <w:cs/>
                <w:lang w:val="th-TH"/>
              </w:rPr>
              <w:t>ภาษาไทยเพื่อการสื่อสารและงานอาชีพ</w:t>
            </w:r>
          </w:p>
        </w:tc>
        <w:tc>
          <w:tcPr>
            <w:tcW w:w="1702" w:type="dxa"/>
            <w:gridSpan w:val="2"/>
            <w:tcBorders>
              <w:top w:val="nil"/>
              <w:left w:val="nil"/>
              <w:bottom w:val="nil"/>
              <w:right w:val="nil"/>
            </w:tcBorders>
            <w:shd w:val="clear" w:color="auto" w:fill="auto"/>
            <w:noWrap/>
          </w:tcPr>
          <w:p w14:paraId="3FC050D5" w14:textId="6861CF35" w:rsidR="006C30F6" w:rsidRPr="00B60D70" w:rsidRDefault="006C30F6" w:rsidP="00874181">
            <w:pPr>
              <w:jc w:val="right"/>
              <w:rPr>
                <w:rFonts w:ascii="TH SarabunPSK" w:eastAsia="Times New Roman" w:hAnsi="TH SarabunPSK" w:cs="TH SarabunPSK"/>
              </w:rPr>
            </w:pPr>
            <w:r w:rsidRPr="00B60D70">
              <w:rPr>
                <w:rFonts w:ascii="TH SarabunPSK" w:hAnsi="TH SarabunPSK" w:cs="TH SarabunPSK" w:hint="cs"/>
              </w:rPr>
              <w:t>3</w:t>
            </w:r>
            <w:r w:rsidR="00195B32" w:rsidRPr="00B60D70">
              <w:rPr>
                <w:rFonts w:ascii="TH SarabunPSK" w:hAnsi="TH SarabunPSK" w:cs="TH SarabunPSK" w:hint="cs"/>
              </w:rPr>
              <w:t xml:space="preserve"> </w:t>
            </w:r>
            <w:r w:rsidRPr="00B60D70">
              <w:rPr>
                <w:rFonts w:ascii="TH SarabunPSK" w:hAnsi="TH SarabunPSK" w:cs="TH SarabunPSK" w:hint="cs"/>
              </w:rPr>
              <w:t>(3-0-6)</w:t>
            </w:r>
          </w:p>
        </w:tc>
      </w:tr>
      <w:tr w:rsidR="00B60D70" w:rsidRPr="00B60D70" w14:paraId="4BF04B94" w14:textId="77777777" w:rsidTr="00F551BD">
        <w:trPr>
          <w:trHeight w:val="288"/>
        </w:trPr>
        <w:tc>
          <w:tcPr>
            <w:tcW w:w="993" w:type="dxa"/>
            <w:tcBorders>
              <w:top w:val="nil"/>
              <w:left w:val="nil"/>
              <w:bottom w:val="nil"/>
              <w:right w:val="nil"/>
            </w:tcBorders>
            <w:shd w:val="clear" w:color="auto" w:fill="auto"/>
            <w:noWrap/>
            <w:vAlign w:val="bottom"/>
          </w:tcPr>
          <w:p w14:paraId="577AA477" w14:textId="77777777" w:rsidR="009E6917" w:rsidRPr="00B60D70" w:rsidRDefault="009E6917" w:rsidP="00592146">
            <w:pPr>
              <w:rPr>
                <w:rFonts w:ascii="TH SarabunPSK" w:hAnsi="TH SarabunPSK" w:cs="TH SarabunPSK"/>
              </w:rPr>
            </w:pPr>
          </w:p>
        </w:tc>
        <w:tc>
          <w:tcPr>
            <w:tcW w:w="1417" w:type="dxa"/>
            <w:tcBorders>
              <w:top w:val="nil"/>
              <w:left w:val="nil"/>
              <w:bottom w:val="nil"/>
              <w:right w:val="nil"/>
            </w:tcBorders>
          </w:tcPr>
          <w:p w14:paraId="17044937" w14:textId="5D29000F" w:rsidR="009E6917" w:rsidRPr="00B60D70" w:rsidRDefault="00F551BD" w:rsidP="00592146">
            <w:pPr>
              <w:rPr>
                <w:rFonts w:ascii="TH SarabunPSK" w:hAnsi="TH SarabunPSK" w:cs="TH SarabunPSK"/>
                <w:cs/>
              </w:rPr>
            </w:pPr>
            <w:r w:rsidRPr="00B60D70">
              <w:rPr>
                <w:rFonts w:ascii="TH SarabunPSK" w:hAnsi="TH SarabunPSK" w:cs="TH SarabunPSK" w:hint="cs"/>
              </w:rPr>
              <w:t xml:space="preserve">IED </w:t>
            </w:r>
            <w:r w:rsidR="00D756E0" w:rsidRPr="00B60D70">
              <w:rPr>
                <w:rFonts w:ascii="TH SarabunPSK" w:hAnsi="TH SarabunPSK" w:cs="TH SarabunPSK" w:hint="cs"/>
              </w:rPr>
              <w:t>445</w:t>
            </w:r>
          </w:p>
        </w:tc>
        <w:tc>
          <w:tcPr>
            <w:tcW w:w="4819" w:type="dxa"/>
            <w:tcBorders>
              <w:top w:val="nil"/>
              <w:left w:val="nil"/>
              <w:bottom w:val="nil"/>
              <w:right w:val="nil"/>
            </w:tcBorders>
            <w:shd w:val="clear" w:color="auto" w:fill="auto"/>
            <w:noWrap/>
          </w:tcPr>
          <w:p w14:paraId="1A79909C" w14:textId="27379BE3" w:rsidR="00A52C93" w:rsidRPr="00B60D70" w:rsidRDefault="00C67101" w:rsidP="00874181">
            <w:pPr>
              <w:rPr>
                <w:rFonts w:ascii="TH SarabunPSK" w:hAnsi="TH SarabunPSK" w:cs="TH SarabunPSK"/>
              </w:rPr>
            </w:pPr>
            <w:r w:rsidRPr="00B60D70">
              <w:rPr>
                <w:rFonts w:ascii="TH SarabunPSK" w:hAnsi="TH SarabunPSK" w:cs="TH SarabunPSK" w:hint="cs"/>
                <w:cs/>
                <w:lang w:val="th-TH"/>
              </w:rPr>
              <w:t>การวิจัยพัฒนาการเรียนรู้เพื่อยกระดับสมรรถนะวิชาชีพ</w:t>
            </w:r>
          </w:p>
        </w:tc>
        <w:tc>
          <w:tcPr>
            <w:tcW w:w="1702" w:type="dxa"/>
            <w:gridSpan w:val="2"/>
            <w:tcBorders>
              <w:top w:val="nil"/>
              <w:left w:val="nil"/>
              <w:bottom w:val="nil"/>
              <w:right w:val="nil"/>
            </w:tcBorders>
            <w:shd w:val="clear" w:color="auto" w:fill="auto"/>
            <w:noWrap/>
          </w:tcPr>
          <w:p w14:paraId="44AD6B0B" w14:textId="77777777" w:rsidR="009E6917" w:rsidRPr="00B60D70" w:rsidRDefault="00D756E0" w:rsidP="00874181">
            <w:pPr>
              <w:jc w:val="right"/>
              <w:rPr>
                <w:rFonts w:ascii="TH SarabunPSK" w:hAnsi="TH SarabunPSK" w:cs="TH SarabunPSK"/>
              </w:rPr>
            </w:pPr>
            <w:r w:rsidRPr="00B60D70">
              <w:rPr>
                <w:rFonts w:ascii="TH SarabunPSK" w:hAnsi="TH SarabunPSK" w:cs="TH SarabunPSK" w:hint="cs"/>
              </w:rPr>
              <w:t>3 (2-2-6)</w:t>
            </w:r>
          </w:p>
        </w:tc>
      </w:tr>
      <w:tr w:rsidR="00B60D70" w:rsidRPr="00B60D70" w14:paraId="4D53BE51" w14:textId="77777777" w:rsidTr="00F551BD">
        <w:trPr>
          <w:trHeight w:val="288"/>
        </w:trPr>
        <w:tc>
          <w:tcPr>
            <w:tcW w:w="993" w:type="dxa"/>
            <w:tcBorders>
              <w:top w:val="nil"/>
              <w:left w:val="nil"/>
              <w:bottom w:val="nil"/>
              <w:right w:val="nil"/>
            </w:tcBorders>
            <w:shd w:val="clear" w:color="auto" w:fill="auto"/>
            <w:noWrap/>
            <w:vAlign w:val="bottom"/>
          </w:tcPr>
          <w:p w14:paraId="5C904AA6" w14:textId="77777777" w:rsidR="009E6917" w:rsidRPr="00B60D70" w:rsidRDefault="009E6917" w:rsidP="00592146">
            <w:pPr>
              <w:rPr>
                <w:rFonts w:ascii="TH SarabunPSK" w:hAnsi="TH SarabunPSK" w:cs="TH SarabunPSK"/>
              </w:rPr>
            </w:pPr>
          </w:p>
        </w:tc>
        <w:tc>
          <w:tcPr>
            <w:tcW w:w="1417" w:type="dxa"/>
            <w:tcBorders>
              <w:top w:val="nil"/>
              <w:left w:val="nil"/>
              <w:bottom w:val="nil"/>
              <w:right w:val="nil"/>
            </w:tcBorders>
          </w:tcPr>
          <w:p w14:paraId="268CB300" w14:textId="6BCE48BE" w:rsidR="009E6917" w:rsidRPr="00B60D70" w:rsidRDefault="00B91175" w:rsidP="00592146">
            <w:pPr>
              <w:rPr>
                <w:rFonts w:ascii="TH SarabunPSK" w:hAnsi="TH SarabunPSK" w:cs="TH SarabunPSK"/>
                <w:cs/>
              </w:rPr>
            </w:pPr>
            <w:r w:rsidRPr="00B60D70">
              <w:rPr>
                <w:rFonts w:ascii="TH SarabunPSK" w:hAnsi="TH SarabunPSK" w:cs="TH SarabunPSK" w:hint="cs"/>
              </w:rPr>
              <w:t xml:space="preserve">CTE </w:t>
            </w:r>
            <w:r w:rsidR="00D756E0" w:rsidRPr="00B60D70">
              <w:rPr>
                <w:rFonts w:ascii="TH SarabunPSK" w:hAnsi="TH SarabunPSK" w:cs="TH SarabunPSK" w:hint="cs"/>
              </w:rPr>
              <w:t>398</w:t>
            </w:r>
          </w:p>
        </w:tc>
        <w:tc>
          <w:tcPr>
            <w:tcW w:w="4819" w:type="dxa"/>
            <w:tcBorders>
              <w:top w:val="nil"/>
              <w:left w:val="nil"/>
              <w:bottom w:val="nil"/>
              <w:right w:val="nil"/>
            </w:tcBorders>
            <w:shd w:val="clear" w:color="auto" w:fill="auto"/>
            <w:noWrap/>
          </w:tcPr>
          <w:p w14:paraId="7EBBC1AA" w14:textId="131EE89E" w:rsidR="00D75306" w:rsidRPr="00B60D70" w:rsidRDefault="008769A7" w:rsidP="00874181">
            <w:pPr>
              <w:rPr>
                <w:rFonts w:ascii="TH SarabunPSK" w:hAnsi="TH SarabunPSK" w:cs="TH SarabunPSK"/>
              </w:rPr>
            </w:pPr>
            <w:r w:rsidRPr="00B60D70">
              <w:rPr>
                <w:rFonts w:ascii="TH SarabunPSK" w:hAnsi="TH SarabunPSK" w:cs="TH SarabunPSK"/>
                <w:cs/>
                <w:lang w:val="th-TH"/>
              </w:rPr>
              <w:t>การฝึกประสบการณ์วิชาชีพช่างโยธา 3</w:t>
            </w:r>
          </w:p>
        </w:tc>
        <w:tc>
          <w:tcPr>
            <w:tcW w:w="1702" w:type="dxa"/>
            <w:gridSpan w:val="2"/>
            <w:tcBorders>
              <w:top w:val="nil"/>
              <w:left w:val="nil"/>
              <w:bottom w:val="nil"/>
              <w:right w:val="nil"/>
            </w:tcBorders>
            <w:shd w:val="clear" w:color="auto" w:fill="auto"/>
            <w:noWrap/>
          </w:tcPr>
          <w:p w14:paraId="04019F95" w14:textId="36C58251" w:rsidR="009E6917" w:rsidRPr="00B60D70" w:rsidRDefault="009A742B" w:rsidP="00874181">
            <w:pPr>
              <w:jc w:val="right"/>
              <w:rPr>
                <w:rFonts w:ascii="TH SarabunPSK" w:eastAsia="Times New Roman" w:hAnsi="TH SarabunPSK" w:cs="TH SarabunPSK"/>
              </w:rPr>
            </w:pPr>
            <w:r w:rsidRPr="00B60D70">
              <w:rPr>
                <w:rFonts w:ascii="TH SarabunPSK" w:hAnsi="TH SarabunPSK" w:cs="TH SarabunPSK" w:hint="cs"/>
              </w:rPr>
              <w:t>1 (0-</w:t>
            </w:r>
            <w:r w:rsidR="00C57B68" w:rsidRPr="00B60D70">
              <w:rPr>
                <w:rFonts w:ascii="TH SarabunPSK" w:hAnsi="TH SarabunPSK" w:cs="TH SarabunPSK"/>
              </w:rPr>
              <w:t>3</w:t>
            </w:r>
            <w:r w:rsidRPr="00B60D70">
              <w:rPr>
                <w:rFonts w:ascii="TH SarabunPSK" w:hAnsi="TH SarabunPSK" w:cs="TH SarabunPSK" w:hint="cs"/>
              </w:rPr>
              <w:t>-3)</w:t>
            </w:r>
          </w:p>
        </w:tc>
      </w:tr>
      <w:tr w:rsidR="00B60D70" w:rsidRPr="00B60D70" w14:paraId="61DBC34F" w14:textId="77777777" w:rsidTr="00F551BD">
        <w:trPr>
          <w:trHeight w:val="288"/>
        </w:trPr>
        <w:tc>
          <w:tcPr>
            <w:tcW w:w="993" w:type="dxa"/>
            <w:tcBorders>
              <w:top w:val="nil"/>
              <w:left w:val="nil"/>
              <w:bottom w:val="nil"/>
              <w:right w:val="nil"/>
            </w:tcBorders>
            <w:shd w:val="clear" w:color="auto" w:fill="auto"/>
            <w:noWrap/>
            <w:vAlign w:val="bottom"/>
          </w:tcPr>
          <w:p w14:paraId="3ADE87EC" w14:textId="77777777" w:rsidR="009E6917" w:rsidRPr="00B60D70" w:rsidRDefault="009E6917" w:rsidP="00592146">
            <w:pPr>
              <w:rPr>
                <w:rFonts w:ascii="TH SarabunPSK" w:hAnsi="TH SarabunPSK" w:cs="TH SarabunPSK"/>
              </w:rPr>
            </w:pPr>
          </w:p>
        </w:tc>
        <w:tc>
          <w:tcPr>
            <w:tcW w:w="1417" w:type="dxa"/>
            <w:tcBorders>
              <w:top w:val="nil"/>
              <w:left w:val="nil"/>
              <w:bottom w:val="nil"/>
              <w:right w:val="nil"/>
            </w:tcBorders>
          </w:tcPr>
          <w:p w14:paraId="061143A0" w14:textId="491E411C" w:rsidR="009E6917" w:rsidRPr="00B60D70" w:rsidRDefault="00B91175" w:rsidP="00592146">
            <w:pPr>
              <w:rPr>
                <w:rFonts w:ascii="TH SarabunPSK" w:hAnsi="TH SarabunPSK" w:cs="TH SarabunPSK"/>
                <w:cs/>
              </w:rPr>
            </w:pPr>
            <w:r w:rsidRPr="00B60D70">
              <w:rPr>
                <w:rFonts w:ascii="TH SarabunPSK" w:hAnsi="TH SarabunPSK" w:cs="TH SarabunPSK" w:hint="cs"/>
              </w:rPr>
              <w:t xml:space="preserve">CTE </w:t>
            </w:r>
            <w:r w:rsidR="00AA79B2" w:rsidRPr="00B60D70">
              <w:rPr>
                <w:rFonts w:ascii="TH SarabunPSK" w:hAnsi="TH SarabunPSK" w:cs="TH SarabunPSK" w:hint="cs"/>
              </w:rPr>
              <w:t>351</w:t>
            </w:r>
          </w:p>
        </w:tc>
        <w:tc>
          <w:tcPr>
            <w:tcW w:w="4819" w:type="dxa"/>
            <w:tcBorders>
              <w:top w:val="nil"/>
              <w:left w:val="nil"/>
              <w:bottom w:val="nil"/>
              <w:right w:val="nil"/>
            </w:tcBorders>
            <w:shd w:val="clear" w:color="auto" w:fill="auto"/>
            <w:noWrap/>
          </w:tcPr>
          <w:p w14:paraId="5F5C1143" w14:textId="34CA18BC" w:rsidR="00D75306" w:rsidRPr="00B60D70" w:rsidRDefault="00AA79B2" w:rsidP="00874181">
            <w:pPr>
              <w:rPr>
                <w:rFonts w:ascii="TH SarabunPSK" w:hAnsi="TH SarabunPSK" w:cs="TH SarabunPSK"/>
              </w:rPr>
            </w:pPr>
            <w:r w:rsidRPr="00B60D70">
              <w:rPr>
                <w:rFonts w:ascii="TH SarabunPSK" w:hAnsi="TH SarabunPSK" w:cs="TH SarabunPSK" w:hint="cs"/>
                <w:cs/>
              </w:rPr>
              <w:t>กลศาสตร์</w:t>
            </w:r>
            <w:r w:rsidR="001A293B" w:rsidRPr="00B60D70">
              <w:rPr>
                <w:rFonts w:ascii="TH SarabunPSK" w:hAnsi="TH SarabunPSK" w:cs="TH SarabunPSK" w:hint="cs"/>
                <w:cs/>
              </w:rPr>
              <w:t>ของดิน</w:t>
            </w:r>
          </w:p>
        </w:tc>
        <w:tc>
          <w:tcPr>
            <w:tcW w:w="1702" w:type="dxa"/>
            <w:gridSpan w:val="2"/>
            <w:tcBorders>
              <w:top w:val="nil"/>
              <w:left w:val="nil"/>
              <w:bottom w:val="nil"/>
              <w:right w:val="nil"/>
            </w:tcBorders>
            <w:shd w:val="clear" w:color="auto" w:fill="auto"/>
            <w:noWrap/>
          </w:tcPr>
          <w:p w14:paraId="6A0F23C2" w14:textId="538429ED" w:rsidR="009E6917" w:rsidRPr="00B60D70" w:rsidRDefault="00C115D0" w:rsidP="00874181">
            <w:pPr>
              <w:jc w:val="right"/>
              <w:rPr>
                <w:rFonts w:ascii="TH SarabunPSK" w:hAnsi="TH SarabunPSK" w:cs="TH SarabunPSK"/>
              </w:rPr>
            </w:pPr>
            <w:r w:rsidRPr="00B60D70">
              <w:rPr>
                <w:rFonts w:ascii="TH SarabunPSK" w:hAnsi="TH SarabunPSK" w:cs="TH SarabunPSK" w:hint="cs"/>
              </w:rPr>
              <w:t>3 (3-0-6)</w:t>
            </w:r>
          </w:p>
        </w:tc>
      </w:tr>
      <w:tr w:rsidR="00B60D70" w:rsidRPr="00B60D70" w14:paraId="16413C0C" w14:textId="77777777" w:rsidTr="00F551BD">
        <w:trPr>
          <w:trHeight w:val="288"/>
        </w:trPr>
        <w:tc>
          <w:tcPr>
            <w:tcW w:w="993" w:type="dxa"/>
            <w:tcBorders>
              <w:top w:val="nil"/>
              <w:left w:val="nil"/>
              <w:bottom w:val="nil"/>
              <w:right w:val="nil"/>
            </w:tcBorders>
            <w:shd w:val="clear" w:color="auto" w:fill="auto"/>
            <w:noWrap/>
            <w:vAlign w:val="bottom"/>
          </w:tcPr>
          <w:p w14:paraId="46E094E0" w14:textId="77777777" w:rsidR="009E6917" w:rsidRPr="00B60D70" w:rsidRDefault="009E6917" w:rsidP="00592146">
            <w:pPr>
              <w:rPr>
                <w:rFonts w:ascii="TH SarabunPSK" w:hAnsi="TH SarabunPSK" w:cs="TH SarabunPSK"/>
              </w:rPr>
            </w:pPr>
          </w:p>
        </w:tc>
        <w:tc>
          <w:tcPr>
            <w:tcW w:w="1417" w:type="dxa"/>
            <w:tcBorders>
              <w:top w:val="nil"/>
              <w:left w:val="nil"/>
              <w:bottom w:val="nil"/>
              <w:right w:val="nil"/>
            </w:tcBorders>
          </w:tcPr>
          <w:p w14:paraId="30BC33C9" w14:textId="372BF999" w:rsidR="009E6917" w:rsidRPr="00B60D70" w:rsidRDefault="00B91175" w:rsidP="00592146">
            <w:pPr>
              <w:rPr>
                <w:rFonts w:ascii="TH SarabunPSK" w:hAnsi="TH SarabunPSK" w:cs="TH SarabunPSK"/>
                <w:cs/>
              </w:rPr>
            </w:pPr>
            <w:r w:rsidRPr="00B60D70">
              <w:rPr>
                <w:rFonts w:ascii="TH SarabunPSK" w:hAnsi="TH SarabunPSK" w:cs="TH SarabunPSK" w:hint="cs"/>
              </w:rPr>
              <w:t xml:space="preserve">CTE </w:t>
            </w:r>
            <w:r w:rsidR="00AA79B2" w:rsidRPr="00B60D70">
              <w:rPr>
                <w:rFonts w:ascii="TH SarabunPSK" w:hAnsi="TH SarabunPSK" w:cs="TH SarabunPSK" w:hint="cs"/>
              </w:rPr>
              <w:t>355</w:t>
            </w:r>
          </w:p>
        </w:tc>
        <w:tc>
          <w:tcPr>
            <w:tcW w:w="4819" w:type="dxa"/>
            <w:tcBorders>
              <w:top w:val="nil"/>
              <w:left w:val="nil"/>
              <w:bottom w:val="nil"/>
              <w:right w:val="nil"/>
            </w:tcBorders>
            <w:shd w:val="clear" w:color="auto" w:fill="auto"/>
            <w:noWrap/>
          </w:tcPr>
          <w:p w14:paraId="3F1B7AC4" w14:textId="03CA4CBB" w:rsidR="00D75306" w:rsidRPr="00B60D70" w:rsidRDefault="00B91175" w:rsidP="00874181">
            <w:pPr>
              <w:rPr>
                <w:rFonts w:ascii="TH SarabunPSK" w:hAnsi="TH SarabunPSK" w:cs="TH SarabunPSK"/>
              </w:rPr>
            </w:pPr>
            <w:r w:rsidRPr="00B60D70">
              <w:rPr>
                <w:rFonts w:ascii="TH SarabunPSK" w:hAnsi="TH SarabunPSK" w:cs="TH SarabunPSK" w:hint="cs"/>
                <w:cs/>
              </w:rPr>
              <w:t>ปฏิบัติ</w:t>
            </w:r>
            <w:r w:rsidR="00AA79B2" w:rsidRPr="00B60D70">
              <w:rPr>
                <w:rFonts w:ascii="TH SarabunPSK" w:hAnsi="TH SarabunPSK" w:cs="TH SarabunPSK" w:hint="cs"/>
                <w:cs/>
              </w:rPr>
              <w:t>การปฐพีกลศาสตร์</w:t>
            </w:r>
          </w:p>
        </w:tc>
        <w:tc>
          <w:tcPr>
            <w:tcW w:w="1702" w:type="dxa"/>
            <w:gridSpan w:val="2"/>
            <w:tcBorders>
              <w:top w:val="nil"/>
              <w:left w:val="nil"/>
              <w:bottom w:val="nil"/>
              <w:right w:val="nil"/>
            </w:tcBorders>
            <w:shd w:val="clear" w:color="auto" w:fill="auto"/>
            <w:noWrap/>
          </w:tcPr>
          <w:p w14:paraId="1C417564" w14:textId="079D2A34" w:rsidR="009E6917" w:rsidRPr="00B60D70" w:rsidRDefault="00C115D0" w:rsidP="00874181">
            <w:pPr>
              <w:jc w:val="right"/>
              <w:rPr>
                <w:rFonts w:ascii="TH SarabunPSK" w:hAnsi="TH SarabunPSK" w:cs="TH SarabunPSK"/>
              </w:rPr>
            </w:pPr>
            <w:r w:rsidRPr="00B60D70">
              <w:rPr>
                <w:rFonts w:ascii="TH SarabunPSK" w:hAnsi="TH SarabunPSK" w:cs="TH SarabunPSK" w:hint="cs"/>
              </w:rPr>
              <w:t>1 (0-3-</w:t>
            </w:r>
            <w:r w:rsidR="00D26FF1" w:rsidRPr="00B60D70">
              <w:rPr>
                <w:rFonts w:ascii="TH SarabunPSK" w:hAnsi="TH SarabunPSK" w:cs="TH SarabunPSK"/>
              </w:rPr>
              <w:t>2</w:t>
            </w:r>
            <w:r w:rsidRPr="00B60D70">
              <w:rPr>
                <w:rFonts w:ascii="TH SarabunPSK" w:hAnsi="TH SarabunPSK" w:cs="TH SarabunPSK" w:hint="cs"/>
              </w:rPr>
              <w:t>)</w:t>
            </w:r>
          </w:p>
        </w:tc>
      </w:tr>
      <w:tr w:rsidR="00B60D70" w:rsidRPr="00B60D70" w14:paraId="3D825F6C" w14:textId="77777777" w:rsidTr="00F551BD">
        <w:trPr>
          <w:trHeight w:val="288"/>
        </w:trPr>
        <w:tc>
          <w:tcPr>
            <w:tcW w:w="993" w:type="dxa"/>
            <w:tcBorders>
              <w:top w:val="nil"/>
              <w:left w:val="nil"/>
              <w:bottom w:val="nil"/>
              <w:right w:val="nil"/>
            </w:tcBorders>
            <w:shd w:val="clear" w:color="auto" w:fill="auto"/>
            <w:noWrap/>
            <w:vAlign w:val="bottom"/>
          </w:tcPr>
          <w:p w14:paraId="5FA94D1B" w14:textId="77777777" w:rsidR="009E6917" w:rsidRPr="00B60D70" w:rsidRDefault="009E6917" w:rsidP="00592146">
            <w:pPr>
              <w:rPr>
                <w:rFonts w:ascii="TH SarabunPSK" w:hAnsi="TH SarabunPSK" w:cs="TH SarabunPSK"/>
              </w:rPr>
            </w:pPr>
          </w:p>
        </w:tc>
        <w:tc>
          <w:tcPr>
            <w:tcW w:w="1417" w:type="dxa"/>
            <w:tcBorders>
              <w:top w:val="nil"/>
              <w:left w:val="nil"/>
              <w:bottom w:val="nil"/>
              <w:right w:val="nil"/>
            </w:tcBorders>
          </w:tcPr>
          <w:p w14:paraId="7D000036" w14:textId="537B0A01"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AA79B2" w:rsidRPr="00B60D70">
              <w:rPr>
                <w:rFonts w:ascii="TH SarabunPSK" w:hAnsi="TH SarabunPSK" w:cs="TH SarabunPSK" w:hint="cs"/>
              </w:rPr>
              <w:t>212</w:t>
            </w:r>
          </w:p>
        </w:tc>
        <w:tc>
          <w:tcPr>
            <w:tcW w:w="4819" w:type="dxa"/>
            <w:tcBorders>
              <w:top w:val="nil"/>
              <w:left w:val="nil"/>
              <w:bottom w:val="nil"/>
              <w:right w:val="nil"/>
            </w:tcBorders>
            <w:shd w:val="clear" w:color="auto" w:fill="auto"/>
            <w:noWrap/>
          </w:tcPr>
          <w:p w14:paraId="04151E0B" w14:textId="23B7E60D" w:rsidR="00D75306" w:rsidRPr="00B60D70" w:rsidRDefault="00AA79B2" w:rsidP="00874181">
            <w:pPr>
              <w:rPr>
                <w:rFonts w:ascii="TH SarabunPSK" w:hAnsi="TH SarabunPSK" w:cs="TH SarabunPSK"/>
                <w:cs/>
              </w:rPr>
            </w:pPr>
            <w:r w:rsidRPr="00B60D70">
              <w:rPr>
                <w:rFonts w:ascii="TH SarabunPSK" w:hAnsi="TH SarabunPSK" w:cs="TH SarabunPSK" w:hint="cs"/>
                <w:cs/>
              </w:rPr>
              <w:t>กลศาสตร์วัสดุ</w:t>
            </w:r>
          </w:p>
        </w:tc>
        <w:tc>
          <w:tcPr>
            <w:tcW w:w="1702" w:type="dxa"/>
            <w:gridSpan w:val="2"/>
            <w:tcBorders>
              <w:top w:val="nil"/>
              <w:left w:val="nil"/>
              <w:bottom w:val="nil"/>
              <w:right w:val="nil"/>
            </w:tcBorders>
            <w:shd w:val="clear" w:color="auto" w:fill="auto"/>
            <w:noWrap/>
          </w:tcPr>
          <w:p w14:paraId="392E3A61" w14:textId="0CA0157A" w:rsidR="009E6917" w:rsidRPr="00B60D70" w:rsidRDefault="00C115D0" w:rsidP="00874181">
            <w:pPr>
              <w:jc w:val="right"/>
              <w:rPr>
                <w:rFonts w:ascii="TH SarabunPSK" w:hAnsi="TH SarabunPSK" w:cs="TH SarabunPSK"/>
              </w:rPr>
            </w:pPr>
            <w:r w:rsidRPr="00B60D70">
              <w:rPr>
                <w:rFonts w:ascii="TH SarabunPSK" w:hAnsi="TH SarabunPSK" w:cs="TH SarabunPSK" w:hint="cs"/>
              </w:rPr>
              <w:t>3 (3-0-6)</w:t>
            </w:r>
          </w:p>
        </w:tc>
      </w:tr>
      <w:tr w:rsidR="00B60D70" w:rsidRPr="00B60D70" w14:paraId="7FA21BD3" w14:textId="77777777" w:rsidTr="00F551BD">
        <w:trPr>
          <w:trHeight w:val="288"/>
        </w:trPr>
        <w:tc>
          <w:tcPr>
            <w:tcW w:w="993" w:type="dxa"/>
            <w:tcBorders>
              <w:top w:val="nil"/>
              <w:left w:val="nil"/>
              <w:bottom w:val="nil"/>
              <w:right w:val="nil"/>
            </w:tcBorders>
            <w:shd w:val="clear" w:color="auto" w:fill="auto"/>
            <w:noWrap/>
            <w:vAlign w:val="bottom"/>
          </w:tcPr>
          <w:p w14:paraId="73D62034" w14:textId="77777777" w:rsidR="008F6807" w:rsidRPr="00B60D70" w:rsidRDefault="008F6807" w:rsidP="00592146">
            <w:pPr>
              <w:rPr>
                <w:rFonts w:ascii="TH SarabunPSK" w:hAnsi="TH SarabunPSK" w:cs="TH SarabunPSK"/>
              </w:rPr>
            </w:pPr>
          </w:p>
        </w:tc>
        <w:tc>
          <w:tcPr>
            <w:tcW w:w="1417" w:type="dxa"/>
            <w:tcBorders>
              <w:top w:val="nil"/>
              <w:left w:val="nil"/>
              <w:bottom w:val="nil"/>
              <w:right w:val="nil"/>
            </w:tcBorders>
          </w:tcPr>
          <w:p w14:paraId="789E6120" w14:textId="35B34C17" w:rsidR="008F6807" w:rsidRPr="00B60D70" w:rsidRDefault="00B91175" w:rsidP="00592146">
            <w:pPr>
              <w:rPr>
                <w:rFonts w:ascii="TH SarabunPSK" w:hAnsi="TH SarabunPSK" w:cs="TH SarabunPSK"/>
              </w:rPr>
            </w:pPr>
            <w:r w:rsidRPr="00B60D70">
              <w:rPr>
                <w:rFonts w:ascii="TH SarabunPSK" w:hAnsi="TH SarabunPSK" w:cs="TH SarabunPSK" w:hint="cs"/>
                <w:lang w:val="th-TH"/>
              </w:rPr>
              <w:t xml:space="preserve">CTE </w:t>
            </w:r>
            <w:r w:rsidR="007042D9" w:rsidRPr="00B60D70">
              <w:rPr>
                <w:rFonts w:ascii="TH SarabunPSK" w:hAnsi="TH SarabunPSK" w:cs="TH SarabunPSK" w:hint="cs"/>
                <w:cs/>
                <w:lang w:val="th-TH"/>
              </w:rPr>
              <w:t>215</w:t>
            </w:r>
          </w:p>
        </w:tc>
        <w:tc>
          <w:tcPr>
            <w:tcW w:w="4819" w:type="dxa"/>
            <w:tcBorders>
              <w:top w:val="nil"/>
              <w:left w:val="nil"/>
              <w:bottom w:val="nil"/>
              <w:right w:val="nil"/>
            </w:tcBorders>
            <w:shd w:val="clear" w:color="auto" w:fill="auto"/>
            <w:noWrap/>
          </w:tcPr>
          <w:p w14:paraId="6F00FABD" w14:textId="0DB3DEC9" w:rsidR="004167DC" w:rsidRPr="00B60D70" w:rsidRDefault="00B91175" w:rsidP="00874181">
            <w:pPr>
              <w:rPr>
                <w:rFonts w:ascii="TH SarabunPSK" w:hAnsi="TH SarabunPSK" w:cs="TH SarabunPSK"/>
                <w:cs/>
              </w:rPr>
            </w:pPr>
            <w:r w:rsidRPr="00B60D70">
              <w:rPr>
                <w:rFonts w:ascii="TH SarabunPSK" w:hAnsi="TH SarabunPSK" w:cs="TH SarabunPSK" w:hint="cs"/>
                <w:cs/>
                <w:lang w:val="th-TH"/>
              </w:rPr>
              <w:t>ปฏิบัติ</w:t>
            </w:r>
            <w:r w:rsidR="007042D9" w:rsidRPr="00B60D70">
              <w:rPr>
                <w:rFonts w:ascii="TH SarabunPSK" w:hAnsi="TH SarabunPSK" w:cs="TH SarabunPSK" w:hint="cs"/>
                <w:cs/>
                <w:lang w:val="th-TH"/>
              </w:rPr>
              <w:t>การทดสอบวัสดุ</w:t>
            </w:r>
          </w:p>
        </w:tc>
        <w:tc>
          <w:tcPr>
            <w:tcW w:w="1702" w:type="dxa"/>
            <w:gridSpan w:val="2"/>
            <w:tcBorders>
              <w:top w:val="nil"/>
              <w:left w:val="nil"/>
              <w:bottom w:val="nil"/>
              <w:right w:val="nil"/>
            </w:tcBorders>
            <w:shd w:val="clear" w:color="auto" w:fill="auto"/>
            <w:noWrap/>
          </w:tcPr>
          <w:p w14:paraId="13A01714" w14:textId="3D3002BF" w:rsidR="008F6807" w:rsidRPr="00B60D70" w:rsidRDefault="00C115D0" w:rsidP="00874181">
            <w:pPr>
              <w:jc w:val="right"/>
              <w:rPr>
                <w:rFonts w:ascii="TH SarabunPSK" w:hAnsi="TH SarabunPSK" w:cs="TH SarabunPSK"/>
              </w:rPr>
            </w:pPr>
            <w:r w:rsidRPr="00B60D70">
              <w:rPr>
                <w:rFonts w:ascii="TH SarabunPSK" w:hAnsi="TH SarabunPSK" w:cs="TH SarabunPSK" w:hint="cs"/>
              </w:rPr>
              <w:t>1 (0-3-</w:t>
            </w:r>
            <w:r w:rsidR="00C8263D" w:rsidRPr="00B60D70">
              <w:rPr>
                <w:rFonts w:ascii="TH SarabunPSK" w:hAnsi="TH SarabunPSK" w:cs="TH SarabunPSK"/>
              </w:rPr>
              <w:t>2</w:t>
            </w:r>
            <w:r w:rsidRPr="00B60D70">
              <w:rPr>
                <w:rFonts w:ascii="TH SarabunPSK" w:hAnsi="TH SarabunPSK" w:cs="TH SarabunPSK" w:hint="cs"/>
              </w:rPr>
              <w:t>)</w:t>
            </w:r>
            <w:r w:rsidR="00BD7F9D" w:rsidRPr="00B60D70">
              <w:rPr>
                <w:rFonts w:ascii="TH SarabunPSK" w:hAnsi="TH SarabunPSK" w:cs="TH SarabunPSK" w:hint="cs"/>
              </w:rPr>
              <w:t xml:space="preserve"> </w:t>
            </w:r>
          </w:p>
        </w:tc>
      </w:tr>
      <w:tr w:rsidR="00B60D70" w:rsidRPr="00B60D70" w14:paraId="6C88D17D" w14:textId="77777777" w:rsidTr="00F551BD">
        <w:trPr>
          <w:trHeight w:val="288"/>
        </w:trPr>
        <w:tc>
          <w:tcPr>
            <w:tcW w:w="993" w:type="dxa"/>
            <w:tcBorders>
              <w:top w:val="nil"/>
              <w:left w:val="nil"/>
              <w:bottom w:val="nil"/>
              <w:right w:val="nil"/>
            </w:tcBorders>
            <w:shd w:val="clear" w:color="auto" w:fill="auto"/>
            <w:noWrap/>
            <w:vAlign w:val="bottom"/>
          </w:tcPr>
          <w:p w14:paraId="2CC44385" w14:textId="77777777" w:rsidR="007042D9" w:rsidRPr="00B60D70" w:rsidRDefault="007042D9" w:rsidP="00592146">
            <w:pPr>
              <w:rPr>
                <w:rFonts w:ascii="TH SarabunPSK" w:hAnsi="TH SarabunPSK" w:cs="TH SarabunPSK"/>
              </w:rPr>
            </w:pPr>
          </w:p>
        </w:tc>
        <w:tc>
          <w:tcPr>
            <w:tcW w:w="1417" w:type="dxa"/>
            <w:tcBorders>
              <w:top w:val="nil"/>
              <w:left w:val="nil"/>
              <w:bottom w:val="nil"/>
              <w:right w:val="nil"/>
            </w:tcBorders>
          </w:tcPr>
          <w:p w14:paraId="005F17AB" w14:textId="1411670B" w:rsidR="007042D9" w:rsidRPr="00B60D70" w:rsidRDefault="00B91175" w:rsidP="00592146">
            <w:pPr>
              <w:rPr>
                <w:rFonts w:ascii="TH SarabunPSK" w:hAnsi="TH SarabunPSK" w:cs="TH SarabunPSK"/>
                <w:lang w:val="th-TH"/>
              </w:rPr>
            </w:pPr>
            <w:r w:rsidRPr="00B60D70">
              <w:rPr>
                <w:rFonts w:ascii="TH SarabunPSK" w:hAnsi="TH SarabunPSK" w:cs="TH SarabunPSK" w:hint="cs"/>
                <w:lang w:val="th-TH"/>
              </w:rPr>
              <w:t xml:space="preserve">CTE </w:t>
            </w:r>
            <w:r w:rsidR="007042D9" w:rsidRPr="00B60D70">
              <w:rPr>
                <w:rFonts w:ascii="TH SarabunPSK" w:hAnsi="TH SarabunPSK" w:cs="TH SarabunPSK" w:hint="cs"/>
                <w:cs/>
                <w:lang w:val="th-TH"/>
              </w:rPr>
              <w:t>312</w:t>
            </w:r>
          </w:p>
        </w:tc>
        <w:tc>
          <w:tcPr>
            <w:tcW w:w="4819" w:type="dxa"/>
            <w:tcBorders>
              <w:top w:val="nil"/>
              <w:left w:val="nil"/>
              <w:bottom w:val="nil"/>
              <w:right w:val="nil"/>
            </w:tcBorders>
            <w:shd w:val="clear" w:color="auto" w:fill="auto"/>
            <w:noWrap/>
          </w:tcPr>
          <w:p w14:paraId="5B1BA022" w14:textId="322A38CA" w:rsidR="004167DC" w:rsidRPr="00B60D70" w:rsidRDefault="007042D9" w:rsidP="00874181">
            <w:pPr>
              <w:rPr>
                <w:rFonts w:ascii="TH SarabunPSK" w:hAnsi="TH SarabunPSK" w:cs="TH SarabunPSK"/>
                <w:cs/>
              </w:rPr>
            </w:pPr>
            <w:r w:rsidRPr="00B60D70">
              <w:rPr>
                <w:rFonts w:ascii="TH SarabunPSK" w:hAnsi="TH SarabunPSK" w:cs="TH SarabunPSK" w:hint="cs"/>
                <w:cs/>
                <w:lang w:val="th-TH"/>
              </w:rPr>
              <w:t>การวิเคราะห์โครงสร้าง 1</w:t>
            </w:r>
          </w:p>
        </w:tc>
        <w:tc>
          <w:tcPr>
            <w:tcW w:w="1702" w:type="dxa"/>
            <w:gridSpan w:val="2"/>
            <w:tcBorders>
              <w:top w:val="nil"/>
              <w:left w:val="nil"/>
              <w:bottom w:val="nil"/>
              <w:right w:val="nil"/>
            </w:tcBorders>
            <w:shd w:val="clear" w:color="auto" w:fill="auto"/>
            <w:noWrap/>
          </w:tcPr>
          <w:p w14:paraId="4DDB2E37" w14:textId="44664B34" w:rsidR="007042D9" w:rsidRPr="00B60D70" w:rsidRDefault="00C115D0" w:rsidP="00874181">
            <w:pPr>
              <w:jc w:val="right"/>
              <w:rPr>
                <w:rFonts w:ascii="TH SarabunPSK" w:hAnsi="TH SarabunPSK" w:cs="TH SarabunPSK"/>
              </w:rPr>
            </w:pPr>
            <w:r w:rsidRPr="00B60D70">
              <w:rPr>
                <w:rFonts w:ascii="TH SarabunPSK" w:hAnsi="TH SarabunPSK" w:cs="TH SarabunPSK" w:hint="cs"/>
              </w:rPr>
              <w:t>3 (3-0-6)</w:t>
            </w:r>
          </w:p>
        </w:tc>
      </w:tr>
      <w:tr w:rsidR="00B60D70" w:rsidRPr="00B60D70" w14:paraId="0D682BCE" w14:textId="77777777" w:rsidTr="00F551BD">
        <w:trPr>
          <w:trHeight w:val="288"/>
        </w:trPr>
        <w:tc>
          <w:tcPr>
            <w:tcW w:w="993" w:type="dxa"/>
            <w:tcBorders>
              <w:top w:val="nil"/>
              <w:left w:val="nil"/>
              <w:bottom w:val="nil"/>
              <w:right w:val="nil"/>
            </w:tcBorders>
            <w:shd w:val="clear" w:color="auto" w:fill="auto"/>
            <w:noWrap/>
            <w:vAlign w:val="bottom"/>
          </w:tcPr>
          <w:p w14:paraId="64C3D71C" w14:textId="77777777" w:rsidR="007042D9" w:rsidRPr="00B60D70" w:rsidRDefault="007042D9" w:rsidP="00592146">
            <w:pPr>
              <w:rPr>
                <w:rFonts w:ascii="TH SarabunPSK" w:hAnsi="TH SarabunPSK" w:cs="TH SarabunPSK"/>
              </w:rPr>
            </w:pPr>
          </w:p>
        </w:tc>
        <w:tc>
          <w:tcPr>
            <w:tcW w:w="1417" w:type="dxa"/>
            <w:tcBorders>
              <w:top w:val="nil"/>
              <w:left w:val="nil"/>
              <w:bottom w:val="nil"/>
              <w:right w:val="nil"/>
            </w:tcBorders>
          </w:tcPr>
          <w:p w14:paraId="48204090" w14:textId="05627A92" w:rsidR="007042D9" w:rsidRPr="00B60D70" w:rsidRDefault="00B91175" w:rsidP="00592146">
            <w:pPr>
              <w:rPr>
                <w:rFonts w:ascii="TH SarabunPSK" w:hAnsi="TH SarabunPSK" w:cs="TH SarabunPSK"/>
                <w:lang w:val="th-TH"/>
              </w:rPr>
            </w:pPr>
            <w:r w:rsidRPr="00B60D70">
              <w:rPr>
                <w:rFonts w:ascii="TH SarabunPSK" w:hAnsi="TH SarabunPSK" w:cs="TH SarabunPSK" w:hint="cs"/>
                <w:lang w:val="th-TH"/>
              </w:rPr>
              <w:t xml:space="preserve">CTE </w:t>
            </w:r>
            <w:r w:rsidR="00283163" w:rsidRPr="00B60D70">
              <w:rPr>
                <w:rFonts w:ascii="TH SarabunPSK" w:hAnsi="TH SarabunPSK" w:cs="TH SarabunPSK" w:hint="cs"/>
                <w:cs/>
                <w:lang w:val="th-TH"/>
              </w:rPr>
              <w:t>341</w:t>
            </w:r>
          </w:p>
        </w:tc>
        <w:tc>
          <w:tcPr>
            <w:tcW w:w="4819" w:type="dxa"/>
            <w:tcBorders>
              <w:top w:val="nil"/>
              <w:left w:val="nil"/>
              <w:bottom w:val="nil"/>
              <w:right w:val="nil"/>
            </w:tcBorders>
            <w:shd w:val="clear" w:color="auto" w:fill="auto"/>
            <w:noWrap/>
          </w:tcPr>
          <w:p w14:paraId="1859A3AA" w14:textId="35B54471" w:rsidR="004167DC" w:rsidRPr="00B60D70" w:rsidRDefault="007042D9" w:rsidP="00874181">
            <w:pPr>
              <w:rPr>
                <w:rFonts w:ascii="TH SarabunPSK" w:hAnsi="TH SarabunPSK" w:cs="TH SarabunPSK"/>
                <w:cs/>
              </w:rPr>
            </w:pPr>
            <w:r w:rsidRPr="00B60D70">
              <w:rPr>
                <w:rFonts w:ascii="TH SarabunPSK" w:hAnsi="TH SarabunPSK" w:cs="TH SarabunPSK" w:hint="cs"/>
                <w:cs/>
                <w:lang w:val="th-TH"/>
              </w:rPr>
              <w:t>กลศาสตร์ของไหลและชลศาสตร์</w:t>
            </w:r>
          </w:p>
        </w:tc>
        <w:tc>
          <w:tcPr>
            <w:tcW w:w="1702" w:type="dxa"/>
            <w:gridSpan w:val="2"/>
            <w:tcBorders>
              <w:top w:val="nil"/>
              <w:left w:val="nil"/>
              <w:bottom w:val="nil"/>
              <w:right w:val="nil"/>
            </w:tcBorders>
            <w:shd w:val="clear" w:color="auto" w:fill="auto"/>
            <w:noWrap/>
          </w:tcPr>
          <w:p w14:paraId="41E871F2" w14:textId="3D186749" w:rsidR="007042D9" w:rsidRPr="00B60D70" w:rsidRDefault="00C115D0" w:rsidP="00874181">
            <w:pPr>
              <w:jc w:val="right"/>
              <w:rPr>
                <w:rFonts w:ascii="TH SarabunPSK" w:hAnsi="TH SarabunPSK" w:cs="TH SarabunPSK"/>
              </w:rPr>
            </w:pPr>
            <w:r w:rsidRPr="00B60D70">
              <w:rPr>
                <w:rFonts w:ascii="TH SarabunPSK" w:hAnsi="TH SarabunPSK" w:cs="TH SarabunPSK" w:hint="cs"/>
              </w:rPr>
              <w:t>3 (3-0-6)</w:t>
            </w:r>
          </w:p>
        </w:tc>
      </w:tr>
      <w:tr w:rsidR="00B60D70" w:rsidRPr="00B60D70" w14:paraId="3389D600" w14:textId="77777777" w:rsidTr="00F551BD">
        <w:trPr>
          <w:trHeight w:val="288"/>
        </w:trPr>
        <w:tc>
          <w:tcPr>
            <w:tcW w:w="993" w:type="dxa"/>
            <w:tcBorders>
              <w:top w:val="nil"/>
              <w:left w:val="nil"/>
              <w:bottom w:val="single" w:sz="4" w:space="0" w:color="auto"/>
              <w:right w:val="nil"/>
            </w:tcBorders>
            <w:shd w:val="clear" w:color="auto" w:fill="auto"/>
            <w:noWrap/>
            <w:vAlign w:val="bottom"/>
          </w:tcPr>
          <w:p w14:paraId="3A403835" w14:textId="77777777" w:rsidR="007042D9" w:rsidRPr="00B60D70" w:rsidRDefault="007042D9" w:rsidP="00592146">
            <w:pPr>
              <w:rPr>
                <w:rFonts w:ascii="TH SarabunPSK" w:hAnsi="TH SarabunPSK" w:cs="TH SarabunPSK"/>
              </w:rPr>
            </w:pPr>
          </w:p>
        </w:tc>
        <w:tc>
          <w:tcPr>
            <w:tcW w:w="1417" w:type="dxa"/>
            <w:tcBorders>
              <w:top w:val="nil"/>
              <w:left w:val="nil"/>
              <w:bottom w:val="single" w:sz="4" w:space="0" w:color="auto"/>
              <w:right w:val="nil"/>
            </w:tcBorders>
          </w:tcPr>
          <w:p w14:paraId="4CB92138" w14:textId="0DDB1E51" w:rsidR="007042D9" w:rsidRPr="00B60D70" w:rsidRDefault="00B91175" w:rsidP="00592146">
            <w:pPr>
              <w:rPr>
                <w:rFonts w:ascii="TH SarabunPSK" w:hAnsi="TH SarabunPSK" w:cs="TH SarabunPSK"/>
                <w:lang w:val="th-TH"/>
              </w:rPr>
            </w:pPr>
            <w:r w:rsidRPr="00B60D70">
              <w:rPr>
                <w:rFonts w:ascii="TH SarabunPSK" w:hAnsi="TH SarabunPSK" w:cs="TH SarabunPSK" w:hint="cs"/>
                <w:lang w:val="th-TH"/>
              </w:rPr>
              <w:t xml:space="preserve">CTE </w:t>
            </w:r>
            <w:r w:rsidR="00283163" w:rsidRPr="00B60D70">
              <w:rPr>
                <w:rFonts w:ascii="TH SarabunPSK" w:hAnsi="TH SarabunPSK" w:cs="TH SarabunPSK" w:hint="cs"/>
                <w:cs/>
                <w:lang w:val="th-TH"/>
              </w:rPr>
              <w:t>345</w:t>
            </w:r>
          </w:p>
        </w:tc>
        <w:tc>
          <w:tcPr>
            <w:tcW w:w="4819" w:type="dxa"/>
            <w:tcBorders>
              <w:top w:val="nil"/>
              <w:left w:val="nil"/>
              <w:bottom w:val="single" w:sz="4" w:space="0" w:color="auto"/>
              <w:right w:val="nil"/>
            </w:tcBorders>
            <w:shd w:val="clear" w:color="auto" w:fill="auto"/>
            <w:noWrap/>
          </w:tcPr>
          <w:p w14:paraId="753C449F" w14:textId="68799AF6" w:rsidR="0080249C" w:rsidRPr="00B60D70" w:rsidRDefault="00283163" w:rsidP="00874181">
            <w:pPr>
              <w:rPr>
                <w:rFonts w:ascii="TH SarabunPSK" w:hAnsi="TH SarabunPSK" w:cs="TH SarabunPSK"/>
                <w:cs/>
              </w:rPr>
            </w:pPr>
            <w:r w:rsidRPr="00B60D70">
              <w:rPr>
                <w:rFonts w:ascii="TH SarabunPSK" w:hAnsi="TH SarabunPSK" w:cs="TH SarabunPSK" w:hint="cs"/>
                <w:cs/>
                <w:lang w:val="th-TH"/>
              </w:rPr>
              <w:t>การทดลองทางชลศาสตร์</w:t>
            </w:r>
          </w:p>
        </w:tc>
        <w:tc>
          <w:tcPr>
            <w:tcW w:w="1702" w:type="dxa"/>
            <w:gridSpan w:val="2"/>
            <w:tcBorders>
              <w:top w:val="nil"/>
              <w:left w:val="nil"/>
              <w:bottom w:val="single" w:sz="4" w:space="0" w:color="auto"/>
              <w:right w:val="nil"/>
            </w:tcBorders>
            <w:shd w:val="clear" w:color="auto" w:fill="auto"/>
            <w:noWrap/>
          </w:tcPr>
          <w:p w14:paraId="24217B74" w14:textId="73130BF9" w:rsidR="007042D9" w:rsidRPr="00B60D70" w:rsidRDefault="00C115D0" w:rsidP="00874181">
            <w:pPr>
              <w:jc w:val="right"/>
              <w:rPr>
                <w:rFonts w:ascii="TH SarabunPSK" w:hAnsi="TH SarabunPSK" w:cs="TH SarabunPSK"/>
              </w:rPr>
            </w:pPr>
            <w:r w:rsidRPr="00B60D70">
              <w:rPr>
                <w:rFonts w:ascii="TH SarabunPSK" w:hAnsi="TH SarabunPSK" w:cs="TH SarabunPSK" w:hint="cs"/>
              </w:rPr>
              <w:t>1 (0-3-2)</w:t>
            </w:r>
          </w:p>
        </w:tc>
      </w:tr>
      <w:tr w:rsidR="00B60D70" w:rsidRPr="00B60D70" w14:paraId="65DDCE62" w14:textId="77777777" w:rsidTr="00F551BD">
        <w:trPr>
          <w:gridAfter w:val="1"/>
          <w:wAfter w:w="284" w:type="dxa"/>
          <w:trHeight w:val="288"/>
        </w:trPr>
        <w:tc>
          <w:tcPr>
            <w:tcW w:w="993" w:type="dxa"/>
            <w:tcBorders>
              <w:top w:val="single" w:sz="4" w:space="0" w:color="auto"/>
              <w:left w:val="nil"/>
              <w:bottom w:val="nil"/>
              <w:right w:val="nil"/>
            </w:tcBorders>
            <w:shd w:val="clear" w:color="auto" w:fill="auto"/>
            <w:noWrap/>
            <w:vAlign w:val="bottom"/>
          </w:tcPr>
          <w:p w14:paraId="4D939750" w14:textId="77777777" w:rsidR="008F6807" w:rsidRPr="00B60D70" w:rsidRDefault="008F6807" w:rsidP="00592146">
            <w:pPr>
              <w:rPr>
                <w:rFonts w:ascii="TH SarabunPSK" w:hAnsi="TH SarabunPSK" w:cs="TH SarabunPSK"/>
              </w:rPr>
            </w:pPr>
          </w:p>
        </w:tc>
        <w:tc>
          <w:tcPr>
            <w:tcW w:w="1417" w:type="dxa"/>
            <w:tcBorders>
              <w:top w:val="single" w:sz="4" w:space="0" w:color="auto"/>
              <w:left w:val="nil"/>
              <w:bottom w:val="nil"/>
              <w:right w:val="nil"/>
            </w:tcBorders>
          </w:tcPr>
          <w:p w14:paraId="3220B32D" w14:textId="77777777" w:rsidR="008F6807" w:rsidRPr="00B60D70" w:rsidRDefault="008F6807" w:rsidP="00592146">
            <w:pPr>
              <w:rPr>
                <w:rFonts w:ascii="TH SarabunPSK" w:hAnsi="TH SarabunPSK" w:cs="TH SarabunPSK"/>
              </w:rPr>
            </w:pPr>
          </w:p>
        </w:tc>
        <w:tc>
          <w:tcPr>
            <w:tcW w:w="6237" w:type="dxa"/>
            <w:gridSpan w:val="2"/>
            <w:tcBorders>
              <w:top w:val="single" w:sz="4" w:space="0" w:color="auto"/>
              <w:left w:val="nil"/>
              <w:bottom w:val="nil"/>
              <w:right w:val="nil"/>
            </w:tcBorders>
            <w:shd w:val="clear" w:color="auto" w:fill="auto"/>
            <w:noWrap/>
          </w:tcPr>
          <w:p w14:paraId="2B869A65" w14:textId="765344B9" w:rsidR="008F6807" w:rsidRPr="00B60D70" w:rsidRDefault="008F6807" w:rsidP="00874181">
            <w:pPr>
              <w:jc w:val="right"/>
              <w:rPr>
                <w:rFonts w:ascii="TH SarabunPSK" w:eastAsia="Times New Roman" w:hAnsi="TH SarabunPSK" w:cs="TH SarabunPSK"/>
                <w:b/>
                <w:bCs/>
              </w:rPr>
            </w:pPr>
            <w:r w:rsidRPr="00B60D70">
              <w:rPr>
                <w:rFonts w:ascii="TH SarabunPSK" w:hAnsi="TH SarabunPSK" w:cs="TH SarabunPSK" w:hint="cs"/>
                <w:b/>
                <w:bCs/>
                <w:cs/>
                <w:lang w:val="th-TH"/>
              </w:rPr>
              <w:t>รวม</w:t>
            </w:r>
            <w:r w:rsidRPr="00B60D70">
              <w:rPr>
                <w:rFonts w:ascii="TH SarabunPSK" w:hAnsi="TH SarabunPSK" w:cs="TH SarabunPSK" w:hint="cs"/>
                <w:b/>
                <w:bCs/>
              </w:rPr>
              <w:t xml:space="preserve"> = </w:t>
            </w:r>
            <w:r w:rsidR="00283163" w:rsidRPr="00B60D70">
              <w:rPr>
                <w:rFonts w:ascii="TH SarabunPSK" w:hAnsi="TH SarabunPSK" w:cs="TH SarabunPSK" w:hint="cs"/>
                <w:b/>
                <w:bCs/>
              </w:rPr>
              <w:t>22</w:t>
            </w:r>
            <w:r w:rsidRPr="00B60D70">
              <w:rPr>
                <w:rFonts w:ascii="TH SarabunPSK" w:hAnsi="TH SarabunPSK" w:cs="TH SarabunPSK" w:hint="cs"/>
                <w:b/>
                <w:bCs/>
              </w:rPr>
              <w:t xml:space="preserve"> (</w:t>
            </w:r>
            <w:r w:rsidR="00EE4648" w:rsidRPr="00B60D70">
              <w:rPr>
                <w:rFonts w:ascii="TH SarabunPSK" w:hAnsi="TH SarabunPSK" w:cs="TH SarabunPSK" w:hint="cs"/>
                <w:b/>
                <w:bCs/>
              </w:rPr>
              <w:t>17</w:t>
            </w:r>
            <w:r w:rsidRPr="00B60D70">
              <w:rPr>
                <w:rFonts w:ascii="TH SarabunPSK" w:hAnsi="TH SarabunPSK" w:cs="TH SarabunPSK" w:hint="cs"/>
                <w:b/>
                <w:bCs/>
              </w:rPr>
              <w:t xml:space="preserve"> - </w:t>
            </w:r>
            <w:r w:rsidR="00EE4648" w:rsidRPr="00B60D70">
              <w:rPr>
                <w:rFonts w:ascii="TH SarabunPSK" w:hAnsi="TH SarabunPSK" w:cs="TH SarabunPSK" w:hint="cs"/>
                <w:b/>
                <w:bCs/>
              </w:rPr>
              <w:t>15</w:t>
            </w:r>
            <w:r w:rsidRPr="00B60D70">
              <w:rPr>
                <w:rFonts w:ascii="TH SarabunPSK" w:hAnsi="TH SarabunPSK" w:cs="TH SarabunPSK" w:hint="cs"/>
                <w:b/>
                <w:bCs/>
              </w:rPr>
              <w:t xml:space="preserve"> - </w:t>
            </w:r>
            <w:r w:rsidR="00EE4648" w:rsidRPr="00B60D70">
              <w:rPr>
                <w:rFonts w:ascii="TH SarabunPSK" w:hAnsi="TH SarabunPSK" w:cs="TH SarabunPSK" w:hint="cs"/>
                <w:b/>
                <w:bCs/>
              </w:rPr>
              <w:t>4</w:t>
            </w:r>
            <w:r w:rsidR="0009605A" w:rsidRPr="00B60D70">
              <w:rPr>
                <w:rFonts w:ascii="TH SarabunPSK" w:hAnsi="TH SarabunPSK" w:cs="TH SarabunPSK"/>
                <w:b/>
                <w:bCs/>
              </w:rPr>
              <w:t>5</w:t>
            </w:r>
            <w:r w:rsidRPr="00B60D70">
              <w:rPr>
                <w:rFonts w:ascii="TH SarabunPSK" w:hAnsi="TH SarabunPSK" w:cs="TH SarabunPSK" w:hint="cs"/>
                <w:b/>
                <w:bCs/>
              </w:rPr>
              <w:t>)</w:t>
            </w:r>
          </w:p>
        </w:tc>
      </w:tr>
      <w:tr w:rsidR="00B60D70" w:rsidRPr="00B60D70" w14:paraId="4EF3DA81" w14:textId="77777777" w:rsidTr="00F551BD">
        <w:trPr>
          <w:gridAfter w:val="1"/>
          <w:wAfter w:w="284" w:type="dxa"/>
          <w:trHeight w:val="288"/>
        </w:trPr>
        <w:tc>
          <w:tcPr>
            <w:tcW w:w="993" w:type="dxa"/>
            <w:tcBorders>
              <w:top w:val="nil"/>
              <w:left w:val="nil"/>
              <w:bottom w:val="nil"/>
              <w:right w:val="nil"/>
            </w:tcBorders>
            <w:shd w:val="clear" w:color="auto" w:fill="auto"/>
            <w:noWrap/>
            <w:vAlign w:val="bottom"/>
          </w:tcPr>
          <w:p w14:paraId="09438090" w14:textId="77777777" w:rsidR="008F6807" w:rsidRPr="00B60D70" w:rsidRDefault="008F6807" w:rsidP="00592146">
            <w:pPr>
              <w:rPr>
                <w:rFonts w:ascii="TH SarabunPSK" w:hAnsi="TH SarabunPSK" w:cs="TH SarabunPSK"/>
              </w:rPr>
            </w:pPr>
          </w:p>
        </w:tc>
        <w:tc>
          <w:tcPr>
            <w:tcW w:w="1417" w:type="dxa"/>
            <w:tcBorders>
              <w:top w:val="nil"/>
              <w:left w:val="nil"/>
              <w:bottom w:val="nil"/>
              <w:right w:val="nil"/>
            </w:tcBorders>
          </w:tcPr>
          <w:p w14:paraId="7DA7CA8F" w14:textId="77777777" w:rsidR="008F6807" w:rsidRPr="00B60D70" w:rsidRDefault="008F6807" w:rsidP="00592146">
            <w:pPr>
              <w:rPr>
                <w:rFonts w:ascii="TH SarabunPSK" w:hAnsi="TH SarabunPSK" w:cs="TH SarabunPSK"/>
              </w:rPr>
            </w:pPr>
          </w:p>
        </w:tc>
        <w:tc>
          <w:tcPr>
            <w:tcW w:w="6237" w:type="dxa"/>
            <w:gridSpan w:val="2"/>
            <w:tcBorders>
              <w:top w:val="nil"/>
              <w:left w:val="nil"/>
              <w:bottom w:val="nil"/>
              <w:right w:val="nil"/>
            </w:tcBorders>
            <w:shd w:val="clear" w:color="auto" w:fill="auto"/>
            <w:noWrap/>
          </w:tcPr>
          <w:p w14:paraId="2912BD45" w14:textId="1D26929B" w:rsidR="008F6807" w:rsidRPr="00B60D70" w:rsidRDefault="008F6807" w:rsidP="00874181">
            <w:pPr>
              <w:jc w:val="right"/>
              <w:rPr>
                <w:rFonts w:ascii="TH SarabunPSK" w:eastAsia="Times New Roman" w:hAnsi="TH SarabunPSK" w:cs="TH SarabunPSK"/>
                <w:b/>
                <w:bCs/>
              </w:rPr>
            </w:pPr>
            <w:r w:rsidRPr="00B60D70">
              <w:rPr>
                <w:rFonts w:ascii="TH SarabunPSK" w:hAnsi="TH SarabunPSK" w:cs="TH SarabunPSK" w:hint="cs"/>
                <w:b/>
                <w:bCs/>
                <w:cs/>
                <w:lang w:val="th-TH"/>
              </w:rPr>
              <w:t xml:space="preserve">ชั่วโมง </w:t>
            </w:r>
            <w:r w:rsidRPr="00B60D70">
              <w:rPr>
                <w:rFonts w:ascii="TH SarabunPSK" w:hAnsi="TH SarabunPSK" w:cs="TH SarabunPSK" w:hint="cs"/>
                <w:b/>
                <w:bCs/>
                <w:cs/>
              </w:rPr>
              <w:t>/</w:t>
            </w:r>
            <w:r w:rsidRPr="00B60D70">
              <w:rPr>
                <w:rFonts w:ascii="TH SarabunPSK" w:hAnsi="TH SarabunPSK" w:cs="TH SarabunPSK" w:hint="cs"/>
                <w:b/>
                <w:bCs/>
                <w:cs/>
                <w:lang w:val="th-TH"/>
              </w:rPr>
              <w:t>สัปดาห์</w:t>
            </w:r>
            <w:r w:rsidR="00BD7F9D" w:rsidRPr="00B60D70">
              <w:rPr>
                <w:rFonts w:ascii="TH SarabunPSK" w:hAnsi="TH SarabunPSK" w:cs="TH SarabunPSK" w:hint="cs"/>
                <w:b/>
                <w:bCs/>
                <w:cs/>
                <w:lang w:val="th-TH"/>
              </w:rPr>
              <w:t xml:space="preserve"> </w:t>
            </w:r>
            <w:r w:rsidRPr="00B60D70">
              <w:rPr>
                <w:rFonts w:ascii="TH SarabunPSK" w:hAnsi="TH SarabunPSK" w:cs="TH SarabunPSK" w:hint="cs"/>
                <w:b/>
                <w:bCs/>
                <w:cs/>
                <w:lang w:val="th-TH"/>
              </w:rPr>
              <w:t xml:space="preserve"> </w:t>
            </w:r>
            <w:r w:rsidRPr="00B60D70">
              <w:rPr>
                <w:rFonts w:ascii="TH SarabunPSK" w:hAnsi="TH SarabunPSK" w:cs="TH SarabunPSK" w:hint="cs"/>
                <w:b/>
                <w:bCs/>
                <w:cs/>
              </w:rPr>
              <w:tab/>
              <w:t>=</w:t>
            </w:r>
            <w:r w:rsidR="00BD7F9D" w:rsidRPr="00B60D70">
              <w:rPr>
                <w:rFonts w:ascii="TH SarabunPSK" w:hAnsi="TH SarabunPSK" w:cs="TH SarabunPSK" w:hint="cs"/>
                <w:b/>
                <w:bCs/>
                <w:cs/>
              </w:rPr>
              <w:t xml:space="preserve"> </w:t>
            </w:r>
            <w:r w:rsidR="00EE4648" w:rsidRPr="00B60D70">
              <w:rPr>
                <w:rFonts w:ascii="TH SarabunPSK" w:hAnsi="TH SarabunPSK" w:cs="TH SarabunPSK" w:hint="cs"/>
                <w:b/>
                <w:bCs/>
              </w:rPr>
              <w:t>7</w:t>
            </w:r>
            <w:r w:rsidR="0009605A" w:rsidRPr="00B60D70">
              <w:rPr>
                <w:rFonts w:ascii="TH SarabunPSK" w:hAnsi="TH SarabunPSK" w:cs="TH SarabunPSK"/>
                <w:b/>
                <w:bCs/>
              </w:rPr>
              <w:t>7</w:t>
            </w:r>
          </w:p>
        </w:tc>
      </w:tr>
    </w:tbl>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3374"/>
        <w:gridCol w:w="2254"/>
        <w:gridCol w:w="2169"/>
      </w:tblGrid>
      <w:tr w:rsidR="00B60D70" w:rsidRPr="00B60D70" w14:paraId="5B0EB5F9" w14:textId="77777777" w:rsidTr="00D420AC">
        <w:tc>
          <w:tcPr>
            <w:tcW w:w="1134" w:type="dxa"/>
            <w:shd w:val="clear" w:color="auto" w:fill="F2F2F2" w:themeFill="background1" w:themeFillShade="F2"/>
          </w:tcPr>
          <w:p w14:paraId="0752AC60" w14:textId="42536CA0" w:rsidR="00874181" w:rsidRPr="00B60D70" w:rsidRDefault="00874181" w:rsidP="00D420AC">
            <w:pPr>
              <w:rPr>
                <w:rFonts w:ascii="TH SarabunPSK" w:hAnsi="TH SarabunPSK" w:cs="TH SarabunPSK"/>
                <w:b/>
                <w:bCs/>
              </w:rPr>
            </w:pPr>
            <w:r w:rsidRPr="00B60D70">
              <w:rPr>
                <w:rFonts w:ascii="TH SarabunPSK" w:hAnsi="TH SarabunPSK" w:cs="TH SarabunPSK" w:hint="cs"/>
                <w:b/>
                <w:bCs/>
                <w:cs/>
                <w:lang w:val="th-TH"/>
              </w:rPr>
              <w:t xml:space="preserve">ชั้นปีที่ </w:t>
            </w:r>
            <w:r w:rsidRPr="00B60D70">
              <w:rPr>
                <w:rFonts w:ascii="TH SarabunPSK" w:hAnsi="TH SarabunPSK" w:cs="TH SarabunPSK" w:hint="cs"/>
                <w:b/>
                <w:bCs/>
              </w:rPr>
              <w:t>3</w:t>
            </w:r>
            <w:r w:rsidR="00BD7F9D" w:rsidRPr="00B60D70">
              <w:rPr>
                <w:rFonts w:ascii="TH SarabunPSK" w:hAnsi="TH SarabunPSK" w:cs="TH SarabunPSK" w:hint="cs"/>
                <w:b/>
                <w:bCs/>
                <w:cs/>
              </w:rPr>
              <w:t xml:space="preserve"> </w:t>
            </w:r>
            <w:r w:rsidRPr="00B60D70">
              <w:rPr>
                <w:rFonts w:ascii="TH SarabunPSK" w:hAnsi="TH SarabunPSK" w:cs="TH SarabunPSK" w:hint="cs"/>
                <w:b/>
                <w:bCs/>
                <w:cs/>
              </w:rPr>
              <w:t xml:space="preserve"> </w:t>
            </w:r>
          </w:p>
        </w:tc>
        <w:tc>
          <w:tcPr>
            <w:tcW w:w="3374" w:type="dxa"/>
            <w:shd w:val="clear" w:color="auto" w:fill="F2F2F2" w:themeFill="background1" w:themeFillShade="F2"/>
          </w:tcPr>
          <w:p w14:paraId="09AB9DAB" w14:textId="4649BDBF" w:rsidR="00874181" w:rsidRPr="00B60D70" w:rsidRDefault="00874181" w:rsidP="00D420AC">
            <w:pPr>
              <w:rPr>
                <w:rFonts w:ascii="TH SarabunPSK" w:hAnsi="TH SarabunPSK" w:cs="TH SarabunPSK"/>
                <w:b/>
                <w:bCs/>
              </w:rPr>
            </w:pPr>
            <w:r w:rsidRPr="00B60D70">
              <w:rPr>
                <w:rFonts w:ascii="TH SarabunPSK" w:hAnsi="TH SarabunPSK" w:cs="TH SarabunPSK" w:hint="cs"/>
                <w:b/>
                <w:bCs/>
                <w:cs/>
                <w:lang w:val="th-TH"/>
              </w:rPr>
              <w:t>ภาคการศึกษาที่</w:t>
            </w:r>
            <w:r w:rsidRPr="00B60D70">
              <w:rPr>
                <w:rFonts w:ascii="TH SarabunPSK" w:hAnsi="TH SarabunPSK" w:cs="TH SarabunPSK" w:hint="cs"/>
                <w:b/>
                <w:bCs/>
              </w:rPr>
              <w:t xml:space="preserve"> </w:t>
            </w:r>
            <w:r w:rsidR="00624C6F" w:rsidRPr="00B60D70">
              <w:rPr>
                <w:rFonts w:ascii="TH SarabunPSK" w:hAnsi="TH SarabunPSK" w:cs="TH SarabunPSK" w:hint="cs"/>
                <w:b/>
                <w:bCs/>
              </w:rPr>
              <w:t>2</w:t>
            </w:r>
            <w:r w:rsidR="00BD7F9D" w:rsidRPr="00B60D70">
              <w:rPr>
                <w:rFonts w:ascii="TH SarabunPSK" w:hAnsi="TH SarabunPSK" w:cs="TH SarabunPSK" w:hint="cs"/>
                <w:cs/>
              </w:rPr>
              <w:t xml:space="preserve">  </w:t>
            </w:r>
            <w:r w:rsidRPr="00B60D70">
              <w:rPr>
                <w:rFonts w:ascii="TH SarabunPSK" w:hAnsi="TH SarabunPSK" w:cs="TH SarabunPSK" w:hint="cs"/>
                <w:cs/>
              </w:rPr>
              <w:t xml:space="preserve"> </w:t>
            </w:r>
          </w:p>
        </w:tc>
        <w:tc>
          <w:tcPr>
            <w:tcW w:w="2254" w:type="dxa"/>
            <w:shd w:val="clear" w:color="auto" w:fill="F2F2F2" w:themeFill="background1" w:themeFillShade="F2"/>
          </w:tcPr>
          <w:p w14:paraId="17CC64D7" w14:textId="77777777" w:rsidR="00874181" w:rsidRPr="00B60D70" w:rsidRDefault="00874181" w:rsidP="00D420AC">
            <w:pPr>
              <w:rPr>
                <w:rFonts w:ascii="TH SarabunPSK" w:hAnsi="TH SarabunPSK" w:cs="TH SarabunPSK"/>
                <w:b/>
                <w:bCs/>
              </w:rPr>
            </w:pPr>
          </w:p>
        </w:tc>
        <w:tc>
          <w:tcPr>
            <w:tcW w:w="2169" w:type="dxa"/>
            <w:shd w:val="clear" w:color="auto" w:fill="F2F2F2" w:themeFill="background1" w:themeFillShade="F2"/>
          </w:tcPr>
          <w:p w14:paraId="17455D08" w14:textId="77777777" w:rsidR="00874181" w:rsidRPr="00B60D70" w:rsidRDefault="00874181" w:rsidP="00D420AC">
            <w:pPr>
              <w:jc w:val="right"/>
              <w:rPr>
                <w:rFonts w:ascii="TH SarabunPSK" w:hAnsi="TH SarabunPSK" w:cs="TH SarabunPSK"/>
                <w:b/>
                <w:bCs/>
              </w:rPr>
            </w:pPr>
            <w:r w:rsidRPr="00B60D70">
              <w:rPr>
                <w:rFonts w:ascii="TH SarabunPSK" w:hAnsi="TH SarabunPSK" w:cs="TH SarabunPSK" w:hint="cs"/>
                <w:b/>
                <w:bCs/>
                <w:cs/>
                <w:lang w:val="th-TH"/>
              </w:rPr>
              <w:t>จำนวนหน่วยกิต</w:t>
            </w:r>
          </w:p>
        </w:tc>
      </w:tr>
    </w:tbl>
    <w:tbl>
      <w:tblPr>
        <w:tblW w:w="9078" w:type="dxa"/>
        <w:tblInd w:w="-5" w:type="dxa"/>
        <w:tblLook w:val="04A0" w:firstRow="1" w:lastRow="0" w:firstColumn="1" w:lastColumn="0" w:noHBand="0" w:noVBand="1"/>
      </w:tblPr>
      <w:tblGrid>
        <w:gridCol w:w="998"/>
        <w:gridCol w:w="1417"/>
        <w:gridCol w:w="5245"/>
        <w:gridCol w:w="1418"/>
      </w:tblGrid>
      <w:tr w:rsidR="00B60D70" w:rsidRPr="00B60D70" w14:paraId="0F4DE432" w14:textId="77777777" w:rsidTr="00F551BD">
        <w:trPr>
          <w:trHeight w:val="288"/>
        </w:trPr>
        <w:tc>
          <w:tcPr>
            <w:tcW w:w="998" w:type="dxa"/>
            <w:shd w:val="clear" w:color="auto" w:fill="auto"/>
            <w:noWrap/>
          </w:tcPr>
          <w:p w14:paraId="77C83ED3" w14:textId="77777777" w:rsidR="009E6917" w:rsidRPr="00B60D70" w:rsidRDefault="009E6917" w:rsidP="00592146">
            <w:pPr>
              <w:rPr>
                <w:rFonts w:ascii="TH SarabunPSK" w:hAnsi="TH SarabunPSK" w:cs="TH SarabunPSK"/>
              </w:rPr>
            </w:pPr>
          </w:p>
        </w:tc>
        <w:tc>
          <w:tcPr>
            <w:tcW w:w="1417" w:type="dxa"/>
            <w:shd w:val="clear" w:color="auto" w:fill="auto"/>
            <w:noWrap/>
          </w:tcPr>
          <w:p w14:paraId="581F27ED" w14:textId="2C9F6AC7"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E407D3" w:rsidRPr="00B60D70">
              <w:rPr>
                <w:rFonts w:ascii="TH SarabunPSK" w:hAnsi="TH SarabunPSK" w:cs="TH SarabunPSK" w:hint="cs"/>
              </w:rPr>
              <w:t>303</w:t>
            </w:r>
          </w:p>
        </w:tc>
        <w:tc>
          <w:tcPr>
            <w:tcW w:w="5245" w:type="dxa"/>
            <w:shd w:val="clear" w:color="auto" w:fill="auto"/>
            <w:noWrap/>
          </w:tcPr>
          <w:p w14:paraId="3E4B91EE" w14:textId="44035396" w:rsidR="0080249C" w:rsidRPr="00B60D70" w:rsidRDefault="00E407D3" w:rsidP="00874181">
            <w:pPr>
              <w:rPr>
                <w:rFonts w:ascii="TH SarabunPSK" w:hAnsi="TH SarabunPSK" w:cs="TH SarabunPSK"/>
              </w:rPr>
            </w:pPr>
            <w:r w:rsidRPr="00B60D70">
              <w:rPr>
                <w:rFonts w:ascii="TH SarabunPSK" w:hAnsi="TH SarabunPSK" w:cs="TH SarabunPSK" w:hint="cs"/>
                <w:cs/>
              </w:rPr>
              <w:t>การจัดการเรียนรู้รายวิชาช่างโยธาโดยใช้หลักการเกื้อหนุนและการโค้ช</w:t>
            </w:r>
          </w:p>
        </w:tc>
        <w:tc>
          <w:tcPr>
            <w:tcW w:w="1418" w:type="dxa"/>
            <w:shd w:val="clear" w:color="auto" w:fill="auto"/>
            <w:noWrap/>
          </w:tcPr>
          <w:p w14:paraId="742A2156" w14:textId="5B1CDA84" w:rsidR="009E6917" w:rsidRPr="00B60D70" w:rsidRDefault="00E407D3" w:rsidP="00874181">
            <w:pPr>
              <w:jc w:val="right"/>
              <w:rPr>
                <w:rFonts w:ascii="TH SarabunPSK" w:hAnsi="TH SarabunPSK" w:cs="TH SarabunPSK"/>
              </w:rPr>
            </w:pPr>
            <w:r w:rsidRPr="00B60D70">
              <w:rPr>
                <w:rFonts w:ascii="TH SarabunPSK" w:hAnsi="TH SarabunPSK" w:cs="TH SarabunPSK" w:hint="cs"/>
              </w:rPr>
              <w:t>3 (1-4-6)</w:t>
            </w:r>
          </w:p>
        </w:tc>
      </w:tr>
      <w:tr w:rsidR="00B60D70" w:rsidRPr="00B60D70" w14:paraId="688628C2" w14:textId="77777777" w:rsidTr="00F551BD">
        <w:trPr>
          <w:trHeight w:val="288"/>
        </w:trPr>
        <w:tc>
          <w:tcPr>
            <w:tcW w:w="998" w:type="dxa"/>
            <w:shd w:val="clear" w:color="auto" w:fill="auto"/>
            <w:noWrap/>
          </w:tcPr>
          <w:p w14:paraId="63975C47" w14:textId="77777777" w:rsidR="00121A5C" w:rsidRPr="00B60D70" w:rsidRDefault="00121A5C" w:rsidP="00592146">
            <w:pPr>
              <w:rPr>
                <w:rFonts w:ascii="TH SarabunPSK" w:hAnsi="TH SarabunPSK" w:cs="TH SarabunPSK"/>
              </w:rPr>
            </w:pPr>
          </w:p>
        </w:tc>
        <w:tc>
          <w:tcPr>
            <w:tcW w:w="1417" w:type="dxa"/>
            <w:shd w:val="clear" w:color="auto" w:fill="auto"/>
            <w:noWrap/>
          </w:tcPr>
          <w:p w14:paraId="40BBF459" w14:textId="1FA91E79" w:rsidR="00121A5C"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121A5C" w:rsidRPr="00B60D70">
              <w:rPr>
                <w:rFonts w:ascii="TH SarabunPSK" w:hAnsi="TH SarabunPSK" w:cs="TH SarabunPSK" w:hint="cs"/>
              </w:rPr>
              <w:t>113</w:t>
            </w:r>
          </w:p>
        </w:tc>
        <w:tc>
          <w:tcPr>
            <w:tcW w:w="5245" w:type="dxa"/>
            <w:shd w:val="clear" w:color="auto" w:fill="auto"/>
            <w:noWrap/>
          </w:tcPr>
          <w:p w14:paraId="0599CB09" w14:textId="7BA3B08F" w:rsidR="0010207D" w:rsidRPr="00B60D70" w:rsidRDefault="00121A5C" w:rsidP="00874181">
            <w:pPr>
              <w:rPr>
                <w:rFonts w:ascii="TH SarabunPSK" w:hAnsi="TH SarabunPSK" w:cs="TH SarabunPSK"/>
                <w:cs/>
              </w:rPr>
            </w:pPr>
            <w:r w:rsidRPr="00B60D70">
              <w:rPr>
                <w:rFonts w:ascii="TH SarabunPSK" w:hAnsi="TH SarabunPSK" w:cs="TH SarabunPSK" w:hint="cs"/>
                <w:cs/>
                <w:lang w:val="th-TH"/>
              </w:rPr>
              <w:t>สถิติสำหรับวิศวกรรมโยธา</w:t>
            </w:r>
          </w:p>
        </w:tc>
        <w:tc>
          <w:tcPr>
            <w:tcW w:w="1418" w:type="dxa"/>
            <w:shd w:val="clear" w:color="auto" w:fill="auto"/>
            <w:noWrap/>
          </w:tcPr>
          <w:p w14:paraId="780EBD6E" w14:textId="08F0A675" w:rsidR="00121A5C" w:rsidRPr="00B60D70" w:rsidRDefault="00121A5C" w:rsidP="00874181">
            <w:pPr>
              <w:jc w:val="right"/>
              <w:rPr>
                <w:rFonts w:ascii="TH SarabunPSK" w:hAnsi="TH SarabunPSK" w:cs="TH SarabunPSK"/>
              </w:rPr>
            </w:pPr>
            <w:r w:rsidRPr="00B60D70">
              <w:rPr>
                <w:rFonts w:ascii="TH SarabunPSK" w:hAnsi="TH SarabunPSK" w:cs="TH SarabunPSK" w:hint="cs"/>
              </w:rPr>
              <w:t>3 (3-0-6)</w:t>
            </w:r>
          </w:p>
        </w:tc>
      </w:tr>
      <w:tr w:rsidR="00B60D70" w:rsidRPr="00B60D70" w14:paraId="042BE855" w14:textId="77777777" w:rsidTr="00F551BD">
        <w:trPr>
          <w:trHeight w:val="288"/>
        </w:trPr>
        <w:tc>
          <w:tcPr>
            <w:tcW w:w="998" w:type="dxa"/>
            <w:shd w:val="clear" w:color="auto" w:fill="auto"/>
            <w:noWrap/>
          </w:tcPr>
          <w:p w14:paraId="26647F59" w14:textId="77777777" w:rsidR="00121A5C" w:rsidRPr="00B60D70" w:rsidRDefault="00121A5C" w:rsidP="00592146">
            <w:pPr>
              <w:rPr>
                <w:rFonts w:ascii="TH SarabunPSK" w:hAnsi="TH SarabunPSK" w:cs="TH SarabunPSK"/>
              </w:rPr>
            </w:pPr>
          </w:p>
        </w:tc>
        <w:tc>
          <w:tcPr>
            <w:tcW w:w="1417" w:type="dxa"/>
            <w:shd w:val="clear" w:color="auto" w:fill="auto"/>
            <w:noWrap/>
          </w:tcPr>
          <w:p w14:paraId="78764635" w14:textId="25E83471" w:rsidR="00121A5C" w:rsidRPr="00B60D70" w:rsidRDefault="00B91175" w:rsidP="00592146">
            <w:pPr>
              <w:rPr>
                <w:rFonts w:ascii="TH SarabunPSK" w:hAnsi="TH SarabunPSK" w:cs="TH SarabunPSK"/>
              </w:rPr>
            </w:pPr>
            <w:r w:rsidRPr="00B60D70">
              <w:rPr>
                <w:rFonts w:ascii="TH SarabunPSK" w:hAnsi="TH SarabunPSK" w:cs="TH SarabunPSK" w:hint="cs"/>
                <w:lang w:val="th-TH"/>
              </w:rPr>
              <w:t xml:space="preserve">CTE </w:t>
            </w:r>
            <w:r w:rsidR="00121A5C" w:rsidRPr="00B60D70">
              <w:rPr>
                <w:rFonts w:ascii="TH SarabunPSK" w:hAnsi="TH SarabunPSK" w:cs="TH SarabunPSK" w:hint="cs"/>
                <w:cs/>
                <w:lang w:val="th-TH"/>
              </w:rPr>
              <w:t>261</w:t>
            </w:r>
          </w:p>
        </w:tc>
        <w:tc>
          <w:tcPr>
            <w:tcW w:w="5245" w:type="dxa"/>
            <w:shd w:val="clear" w:color="auto" w:fill="auto"/>
            <w:noWrap/>
          </w:tcPr>
          <w:p w14:paraId="6C704707" w14:textId="4E18FE9A" w:rsidR="0010207D" w:rsidRPr="00B60D70" w:rsidRDefault="00121A5C" w:rsidP="00874181">
            <w:pPr>
              <w:rPr>
                <w:rFonts w:ascii="TH SarabunPSK" w:hAnsi="TH SarabunPSK" w:cs="TH SarabunPSK"/>
                <w:cs/>
              </w:rPr>
            </w:pPr>
            <w:r w:rsidRPr="00B60D70">
              <w:rPr>
                <w:rFonts w:ascii="TH SarabunPSK" w:hAnsi="TH SarabunPSK" w:cs="TH SarabunPSK" w:hint="cs"/>
                <w:cs/>
                <w:lang w:val="th-TH"/>
              </w:rPr>
              <w:t>การเขียนโปรแกรมคอมพิวเตอร์สำหรับวิศวกรรมโยธา</w:t>
            </w:r>
          </w:p>
        </w:tc>
        <w:tc>
          <w:tcPr>
            <w:tcW w:w="1418" w:type="dxa"/>
            <w:shd w:val="clear" w:color="auto" w:fill="auto"/>
            <w:noWrap/>
          </w:tcPr>
          <w:p w14:paraId="2A61C76A" w14:textId="45B5CF4B" w:rsidR="00121A5C" w:rsidRPr="00B60D70" w:rsidRDefault="000B1BA3" w:rsidP="00874181">
            <w:pPr>
              <w:jc w:val="right"/>
              <w:rPr>
                <w:rFonts w:ascii="TH SarabunPSK" w:hAnsi="TH SarabunPSK" w:cs="TH SarabunPSK"/>
              </w:rPr>
            </w:pPr>
            <w:r w:rsidRPr="00B60D70">
              <w:rPr>
                <w:rFonts w:ascii="TH SarabunPSK" w:hAnsi="TH SarabunPSK" w:cs="TH SarabunPSK" w:hint="cs"/>
              </w:rPr>
              <w:t>3 (3-0-6)</w:t>
            </w:r>
            <w:r w:rsidR="00BD7F9D" w:rsidRPr="00B60D70">
              <w:rPr>
                <w:rFonts w:ascii="TH SarabunPSK" w:hAnsi="TH SarabunPSK" w:cs="TH SarabunPSK" w:hint="cs"/>
              </w:rPr>
              <w:t xml:space="preserve"> </w:t>
            </w:r>
            <w:r w:rsidRPr="00B60D70">
              <w:rPr>
                <w:rFonts w:ascii="TH SarabunPSK" w:hAnsi="TH SarabunPSK" w:cs="TH SarabunPSK" w:hint="cs"/>
              </w:rPr>
              <w:t xml:space="preserve"> </w:t>
            </w:r>
          </w:p>
        </w:tc>
      </w:tr>
      <w:tr w:rsidR="00B60D70" w:rsidRPr="00B60D70" w14:paraId="6F56D456" w14:textId="77777777" w:rsidTr="00F551BD">
        <w:trPr>
          <w:trHeight w:val="288"/>
        </w:trPr>
        <w:tc>
          <w:tcPr>
            <w:tcW w:w="998" w:type="dxa"/>
            <w:shd w:val="clear" w:color="auto" w:fill="auto"/>
            <w:noWrap/>
          </w:tcPr>
          <w:p w14:paraId="0E0F4434" w14:textId="77777777" w:rsidR="00121A5C" w:rsidRPr="00B60D70" w:rsidRDefault="00121A5C" w:rsidP="00592146">
            <w:pPr>
              <w:rPr>
                <w:rFonts w:ascii="TH SarabunPSK" w:hAnsi="TH SarabunPSK" w:cs="TH SarabunPSK"/>
              </w:rPr>
            </w:pPr>
          </w:p>
        </w:tc>
        <w:tc>
          <w:tcPr>
            <w:tcW w:w="1417" w:type="dxa"/>
            <w:shd w:val="clear" w:color="auto" w:fill="auto"/>
            <w:noWrap/>
          </w:tcPr>
          <w:p w14:paraId="7AB848EB" w14:textId="5A7765C3" w:rsidR="00121A5C" w:rsidRPr="00B60D70" w:rsidRDefault="00B91175" w:rsidP="00592146">
            <w:pPr>
              <w:rPr>
                <w:rFonts w:ascii="TH SarabunPSK" w:hAnsi="TH SarabunPSK" w:cs="TH SarabunPSK"/>
                <w:lang w:val="th-TH"/>
              </w:rPr>
            </w:pPr>
            <w:r w:rsidRPr="00B60D70">
              <w:rPr>
                <w:rFonts w:ascii="TH SarabunPSK" w:hAnsi="TH SarabunPSK" w:cs="TH SarabunPSK" w:hint="cs"/>
                <w:lang w:val="th-TH"/>
              </w:rPr>
              <w:t xml:space="preserve">CTE </w:t>
            </w:r>
            <w:r w:rsidR="00537FBE" w:rsidRPr="00B60D70">
              <w:rPr>
                <w:rFonts w:ascii="TH SarabunPSK" w:hAnsi="TH SarabunPSK" w:cs="TH SarabunPSK" w:hint="cs"/>
                <w:cs/>
                <w:lang w:val="th-TH"/>
              </w:rPr>
              <w:t>112</w:t>
            </w:r>
          </w:p>
        </w:tc>
        <w:tc>
          <w:tcPr>
            <w:tcW w:w="5245" w:type="dxa"/>
            <w:shd w:val="clear" w:color="auto" w:fill="auto"/>
            <w:noWrap/>
          </w:tcPr>
          <w:p w14:paraId="0AD24AE6" w14:textId="07856D40" w:rsidR="0010207D" w:rsidRPr="00B60D70" w:rsidRDefault="00537FBE" w:rsidP="00874181">
            <w:pPr>
              <w:rPr>
                <w:rFonts w:ascii="TH SarabunPSK" w:hAnsi="TH SarabunPSK" w:cs="TH SarabunPSK"/>
                <w:cs/>
              </w:rPr>
            </w:pPr>
            <w:r w:rsidRPr="00B60D70">
              <w:rPr>
                <w:rFonts w:ascii="TH SarabunPSK" w:hAnsi="TH SarabunPSK" w:cs="TH SarabunPSK" w:hint="cs"/>
                <w:cs/>
                <w:lang w:val="th-TH"/>
              </w:rPr>
              <w:t>คณิตศาสตร์ประยุกต์สำหรับวิศวกรรมโยธา</w:t>
            </w:r>
          </w:p>
        </w:tc>
        <w:tc>
          <w:tcPr>
            <w:tcW w:w="1418" w:type="dxa"/>
            <w:shd w:val="clear" w:color="auto" w:fill="auto"/>
            <w:noWrap/>
          </w:tcPr>
          <w:p w14:paraId="408FFFD8" w14:textId="16405853" w:rsidR="00121A5C" w:rsidRPr="00B60D70" w:rsidRDefault="000B1BA3" w:rsidP="00874181">
            <w:pPr>
              <w:jc w:val="right"/>
              <w:rPr>
                <w:rFonts w:ascii="TH SarabunPSK" w:hAnsi="TH SarabunPSK" w:cs="TH SarabunPSK"/>
              </w:rPr>
            </w:pPr>
            <w:r w:rsidRPr="00B60D70">
              <w:rPr>
                <w:rFonts w:ascii="TH SarabunPSK" w:hAnsi="TH SarabunPSK" w:cs="TH SarabunPSK" w:hint="cs"/>
              </w:rPr>
              <w:t>3 (3-0-6)</w:t>
            </w:r>
          </w:p>
        </w:tc>
      </w:tr>
      <w:tr w:rsidR="00B60D70" w:rsidRPr="00B60D70" w14:paraId="2815C470" w14:textId="77777777" w:rsidTr="00F551BD">
        <w:trPr>
          <w:trHeight w:val="288"/>
        </w:trPr>
        <w:tc>
          <w:tcPr>
            <w:tcW w:w="998" w:type="dxa"/>
            <w:shd w:val="clear" w:color="auto" w:fill="auto"/>
            <w:noWrap/>
          </w:tcPr>
          <w:p w14:paraId="5C378E47" w14:textId="77777777" w:rsidR="00537FBE" w:rsidRPr="00B60D70" w:rsidRDefault="00537FBE" w:rsidP="00592146">
            <w:pPr>
              <w:rPr>
                <w:rFonts w:ascii="TH SarabunPSK" w:hAnsi="TH SarabunPSK" w:cs="TH SarabunPSK"/>
              </w:rPr>
            </w:pPr>
          </w:p>
        </w:tc>
        <w:tc>
          <w:tcPr>
            <w:tcW w:w="1417" w:type="dxa"/>
            <w:shd w:val="clear" w:color="auto" w:fill="auto"/>
            <w:noWrap/>
          </w:tcPr>
          <w:p w14:paraId="5A5A102F" w14:textId="43C91516" w:rsidR="00537FBE" w:rsidRPr="00B60D70" w:rsidRDefault="00B91175" w:rsidP="00592146">
            <w:pPr>
              <w:rPr>
                <w:rFonts w:ascii="TH SarabunPSK" w:hAnsi="TH SarabunPSK" w:cs="TH SarabunPSK"/>
                <w:lang w:val="th-TH"/>
              </w:rPr>
            </w:pPr>
            <w:r w:rsidRPr="00B60D70">
              <w:rPr>
                <w:rFonts w:ascii="TH SarabunPSK" w:hAnsi="TH SarabunPSK" w:cs="TH SarabunPSK" w:hint="cs"/>
                <w:lang w:val="th-TH"/>
              </w:rPr>
              <w:t xml:space="preserve">CTE </w:t>
            </w:r>
            <w:r w:rsidR="00537FBE" w:rsidRPr="00B60D70">
              <w:rPr>
                <w:rFonts w:ascii="TH SarabunPSK" w:hAnsi="TH SarabunPSK" w:cs="TH SarabunPSK" w:hint="cs"/>
                <w:cs/>
                <w:lang w:val="th-TH"/>
              </w:rPr>
              <w:t>314</w:t>
            </w:r>
          </w:p>
        </w:tc>
        <w:tc>
          <w:tcPr>
            <w:tcW w:w="5245" w:type="dxa"/>
            <w:shd w:val="clear" w:color="auto" w:fill="auto"/>
            <w:noWrap/>
          </w:tcPr>
          <w:p w14:paraId="4C2BC579" w14:textId="104B8A31" w:rsidR="00674236" w:rsidRPr="00B60D70" w:rsidRDefault="00537FBE" w:rsidP="00874181">
            <w:pPr>
              <w:rPr>
                <w:rFonts w:ascii="TH SarabunPSK" w:hAnsi="TH SarabunPSK" w:cs="TH SarabunPSK"/>
              </w:rPr>
            </w:pPr>
            <w:r w:rsidRPr="00B60D70">
              <w:rPr>
                <w:rFonts w:ascii="TH SarabunPSK" w:hAnsi="TH SarabunPSK" w:cs="TH SarabunPSK" w:hint="cs"/>
                <w:cs/>
                <w:lang w:val="th-TH"/>
              </w:rPr>
              <w:t>การออกแบบคอนกรีตเสริมเหล็ก</w:t>
            </w:r>
            <w:r w:rsidR="000B1BA3" w:rsidRPr="00B60D70">
              <w:rPr>
                <w:rFonts w:ascii="TH SarabunPSK" w:hAnsi="TH SarabunPSK" w:cs="TH SarabunPSK" w:hint="cs"/>
              </w:rPr>
              <w:t xml:space="preserve"> 1</w:t>
            </w:r>
          </w:p>
        </w:tc>
        <w:tc>
          <w:tcPr>
            <w:tcW w:w="1418" w:type="dxa"/>
            <w:shd w:val="clear" w:color="auto" w:fill="auto"/>
            <w:noWrap/>
          </w:tcPr>
          <w:p w14:paraId="46438A19" w14:textId="6921D9D9" w:rsidR="00537FBE" w:rsidRPr="00B60D70" w:rsidRDefault="000B1BA3" w:rsidP="00874181">
            <w:pPr>
              <w:jc w:val="right"/>
              <w:rPr>
                <w:rFonts w:ascii="TH SarabunPSK" w:hAnsi="TH SarabunPSK" w:cs="TH SarabunPSK"/>
              </w:rPr>
            </w:pPr>
            <w:r w:rsidRPr="00B60D70">
              <w:rPr>
                <w:rFonts w:ascii="TH SarabunPSK" w:hAnsi="TH SarabunPSK" w:cs="TH SarabunPSK" w:hint="cs"/>
              </w:rPr>
              <w:t>3 (2-2-6)</w:t>
            </w:r>
          </w:p>
        </w:tc>
      </w:tr>
      <w:tr w:rsidR="00B60D70" w:rsidRPr="00B60D70" w14:paraId="1D33BE61" w14:textId="77777777" w:rsidTr="00F551BD">
        <w:trPr>
          <w:trHeight w:val="288"/>
        </w:trPr>
        <w:tc>
          <w:tcPr>
            <w:tcW w:w="998" w:type="dxa"/>
            <w:shd w:val="clear" w:color="auto" w:fill="auto"/>
            <w:noWrap/>
          </w:tcPr>
          <w:p w14:paraId="36785E02" w14:textId="77777777" w:rsidR="00121A5C" w:rsidRPr="00B60D70" w:rsidRDefault="00121A5C" w:rsidP="00592146">
            <w:pPr>
              <w:rPr>
                <w:rFonts w:ascii="TH SarabunPSK" w:hAnsi="TH SarabunPSK" w:cs="TH SarabunPSK"/>
              </w:rPr>
            </w:pPr>
          </w:p>
        </w:tc>
        <w:tc>
          <w:tcPr>
            <w:tcW w:w="1417" w:type="dxa"/>
            <w:shd w:val="clear" w:color="auto" w:fill="auto"/>
            <w:noWrap/>
          </w:tcPr>
          <w:p w14:paraId="42BB4B11" w14:textId="2C8BFAD4" w:rsidR="00121A5C"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9E3E9D" w:rsidRPr="00B60D70">
              <w:rPr>
                <w:rFonts w:ascii="TH SarabunPSK" w:hAnsi="TH SarabunPSK" w:cs="TH SarabunPSK" w:hint="cs"/>
              </w:rPr>
              <w:t>331</w:t>
            </w:r>
          </w:p>
        </w:tc>
        <w:tc>
          <w:tcPr>
            <w:tcW w:w="5245" w:type="dxa"/>
            <w:shd w:val="clear" w:color="auto" w:fill="auto"/>
            <w:noWrap/>
          </w:tcPr>
          <w:p w14:paraId="263BAAF0" w14:textId="0685A6FC" w:rsidR="00674236" w:rsidRPr="00B60D70" w:rsidRDefault="009E3E9D" w:rsidP="00874181">
            <w:pPr>
              <w:rPr>
                <w:rFonts w:ascii="TH SarabunPSK" w:hAnsi="TH SarabunPSK" w:cs="TH SarabunPSK"/>
                <w:cs/>
              </w:rPr>
            </w:pPr>
            <w:r w:rsidRPr="00B60D70">
              <w:rPr>
                <w:rFonts w:ascii="TH SarabunPSK" w:hAnsi="TH SarabunPSK" w:cs="TH SarabunPSK" w:hint="cs"/>
                <w:cs/>
              </w:rPr>
              <w:t>วิศวกรรมการทาง</w:t>
            </w:r>
          </w:p>
        </w:tc>
        <w:tc>
          <w:tcPr>
            <w:tcW w:w="1418" w:type="dxa"/>
            <w:shd w:val="clear" w:color="auto" w:fill="auto"/>
            <w:noWrap/>
          </w:tcPr>
          <w:p w14:paraId="5A1971E8" w14:textId="1C20E79B" w:rsidR="00121A5C" w:rsidRPr="00B60D70" w:rsidRDefault="000B1BA3" w:rsidP="00874181">
            <w:pPr>
              <w:jc w:val="right"/>
              <w:rPr>
                <w:rFonts w:ascii="TH SarabunPSK" w:eastAsia="Times New Roman" w:hAnsi="TH SarabunPSK" w:cs="TH SarabunPSK"/>
              </w:rPr>
            </w:pPr>
            <w:r w:rsidRPr="00B60D70">
              <w:rPr>
                <w:rFonts w:ascii="TH SarabunPSK" w:hAnsi="TH SarabunPSK" w:cs="TH SarabunPSK" w:hint="cs"/>
              </w:rPr>
              <w:t>3 (3-0-6)</w:t>
            </w:r>
          </w:p>
        </w:tc>
      </w:tr>
      <w:tr w:rsidR="00B60D70" w:rsidRPr="00B60D70" w14:paraId="763F32FF" w14:textId="77777777" w:rsidTr="00F551BD">
        <w:trPr>
          <w:trHeight w:val="288"/>
        </w:trPr>
        <w:tc>
          <w:tcPr>
            <w:tcW w:w="998" w:type="dxa"/>
            <w:shd w:val="clear" w:color="auto" w:fill="auto"/>
            <w:noWrap/>
          </w:tcPr>
          <w:p w14:paraId="098609FE" w14:textId="77777777" w:rsidR="00121A5C" w:rsidRPr="00B60D70" w:rsidRDefault="00121A5C" w:rsidP="00592146">
            <w:pPr>
              <w:rPr>
                <w:rFonts w:ascii="TH SarabunPSK" w:hAnsi="TH SarabunPSK" w:cs="TH SarabunPSK"/>
              </w:rPr>
            </w:pPr>
          </w:p>
        </w:tc>
        <w:tc>
          <w:tcPr>
            <w:tcW w:w="1417" w:type="dxa"/>
            <w:shd w:val="clear" w:color="auto" w:fill="auto"/>
            <w:noWrap/>
          </w:tcPr>
          <w:p w14:paraId="763A1303" w14:textId="71DA4D05" w:rsidR="00121A5C" w:rsidRPr="00B60D70" w:rsidRDefault="00B91175" w:rsidP="00592146">
            <w:pPr>
              <w:rPr>
                <w:rFonts w:ascii="TH SarabunPSK" w:hAnsi="TH SarabunPSK" w:cs="TH SarabunPSK"/>
              </w:rPr>
            </w:pPr>
            <w:r w:rsidRPr="00B60D70">
              <w:rPr>
                <w:rFonts w:ascii="TH SarabunPSK" w:hAnsi="TH SarabunPSK" w:cs="TH SarabunPSK" w:hint="cs"/>
                <w:lang w:val="th-TH"/>
              </w:rPr>
              <w:t xml:space="preserve">CTE </w:t>
            </w:r>
            <w:r w:rsidR="009E3E9D" w:rsidRPr="00B60D70">
              <w:rPr>
                <w:rFonts w:ascii="TH SarabunPSK" w:hAnsi="TH SarabunPSK" w:cs="TH SarabunPSK" w:hint="cs"/>
                <w:cs/>
                <w:lang w:val="th-TH"/>
              </w:rPr>
              <w:t>43</w:t>
            </w:r>
            <w:r w:rsidR="009E3E9D" w:rsidRPr="00B60D70">
              <w:rPr>
                <w:rFonts w:ascii="TH SarabunPSK" w:hAnsi="TH SarabunPSK" w:cs="TH SarabunPSK" w:hint="cs"/>
              </w:rPr>
              <w:t>2</w:t>
            </w:r>
          </w:p>
        </w:tc>
        <w:tc>
          <w:tcPr>
            <w:tcW w:w="5245" w:type="dxa"/>
            <w:shd w:val="clear" w:color="auto" w:fill="auto"/>
            <w:noWrap/>
          </w:tcPr>
          <w:p w14:paraId="2CF84DB5" w14:textId="1E9F67F2" w:rsidR="00674236" w:rsidRPr="00B60D70" w:rsidRDefault="009E3E9D" w:rsidP="00874181">
            <w:pPr>
              <w:rPr>
                <w:rFonts w:ascii="TH SarabunPSK" w:hAnsi="TH SarabunPSK" w:cs="TH SarabunPSK"/>
                <w:cs/>
              </w:rPr>
            </w:pPr>
            <w:r w:rsidRPr="00B60D70">
              <w:rPr>
                <w:rFonts w:ascii="TH SarabunPSK" w:hAnsi="TH SarabunPSK" w:cs="TH SarabunPSK" w:hint="cs"/>
                <w:cs/>
                <w:lang w:val="th-TH"/>
              </w:rPr>
              <w:t>สำรวจเส้นทาง</w:t>
            </w:r>
          </w:p>
        </w:tc>
        <w:tc>
          <w:tcPr>
            <w:tcW w:w="1418" w:type="dxa"/>
            <w:shd w:val="clear" w:color="auto" w:fill="auto"/>
            <w:noWrap/>
          </w:tcPr>
          <w:p w14:paraId="4CC9D6B8" w14:textId="43CD2F6E" w:rsidR="00121A5C" w:rsidRPr="00B60D70" w:rsidRDefault="000B1BA3" w:rsidP="00874181">
            <w:pPr>
              <w:jc w:val="right"/>
              <w:rPr>
                <w:rFonts w:ascii="TH SarabunPSK" w:hAnsi="TH SarabunPSK" w:cs="TH SarabunPSK"/>
              </w:rPr>
            </w:pPr>
            <w:r w:rsidRPr="00B60D70">
              <w:rPr>
                <w:rFonts w:ascii="TH SarabunPSK" w:hAnsi="TH SarabunPSK" w:cs="TH SarabunPSK" w:hint="cs"/>
              </w:rPr>
              <w:t>3 (2-2-6)</w:t>
            </w:r>
          </w:p>
        </w:tc>
      </w:tr>
      <w:tr w:rsidR="00B60D70" w:rsidRPr="00B60D70" w14:paraId="34974FA9" w14:textId="77777777" w:rsidTr="00F551BD">
        <w:trPr>
          <w:trHeight w:val="288"/>
        </w:trPr>
        <w:tc>
          <w:tcPr>
            <w:tcW w:w="998" w:type="dxa"/>
            <w:tcBorders>
              <w:bottom w:val="single" w:sz="4" w:space="0" w:color="auto"/>
            </w:tcBorders>
            <w:shd w:val="clear" w:color="auto" w:fill="auto"/>
            <w:noWrap/>
          </w:tcPr>
          <w:p w14:paraId="651B54B2" w14:textId="77777777" w:rsidR="00121A5C" w:rsidRPr="00B60D70" w:rsidRDefault="00121A5C" w:rsidP="00592146">
            <w:pPr>
              <w:rPr>
                <w:rFonts w:ascii="TH SarabunPSK" w:hAnsi="TH SarabunPSK" w:cs="TH SarabunPSK"/>
              </w:rPr>
            </w:pPr>
          </w:p>
        </w:tc>
        <w:tc>
          <w:tcPr>
            <w:tcW w:w="1417" w:type="dxa"/>
            <w:tcBorders>
              <w:bottom w:val="single" w:sz="4" w:space="0" w:color="auto"/>
            </w:tcBorders>
            <w:shd w:val="clear" w:color="auto" w:fill="auto"/>
            <w:noWrap/>
          </w:tcPr>
          <w:p w14:paraId="648D191D" w14:textId="7AD491AF" w:rsidR="00121A5C"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047649" w:rsidRPr="00B60D70">
              <w:rPr>
                <w:rFonts w:ascii="TH SarabunPSK" w:hAnsi="TH SarabunPSK" w:cs="TH SarabunPSK" w:hint="cs"/>
              </w:rPr>
              <w:t>335</w:t>
            </w:r>
          </w:p>
        </w:tc>
        <w:tc>
          <w:tcPr>
            <w:tcW w:w="5245" w:type="dxa"/>
            <w:tcBorders>
              <w:bottom w:val="single" w:sz="4" w:space="0" w:color="auto"/>
            </w:tcBorders>
            <w:shd w:val="clear" w:color="auto" w:fill="auto"/>
            <w:noWrap/>
          </w:tcPr>
          <w:p w14:paraId="14094F52" w14:textId="22EAF525" w:rsidR="00674236" w:rsidRPr="00B60D70" w:rsidRDefault="00047649" w:rsidP="00874181">
            <w:pPr>
              <w:rPr>
                <w:rFonts w:ascii="TH SarabunPSK" w:hAnsi="TH SarabunPSK" w:cs="TH SarabunPSK"/>
                <w:cs/>
              </w:rPr>
            </w:pPr>
            <w:r w:rsidRPr="00B60D70">
              <w:rPr>
                <w:rFonts w:ascii="TH SarabunPSK" w:hAnsi="TH SarabunPSK" w:cs="TH SarabunPSK" w:hint="cs"/>
                <w:cs/>
              </w:rPr>
              <w:t>ปฏิบัติการทดสอบวิศวกรรมการทาง</w:t>
            </w:r>
          </w:p>
        </w:tc>
        <w:tc>
          <w:tcPr>
            <w:tcW w:w="1418" w:type="dxa"/>
            <w:tcBorders>
              <w:bottom w:val="single" w:sz="4" w:space="0" w:color="auto"/>
            </w:tcBorders>
            <w:shd w:val="clear" w:color="auto" w:fill="auto"/>
            <w:noWrap/>
          </w:tcPr>
          <w:p w14:paraId="4434B1D7" w14:textId="051BE8E6" w:rsidR="00121A5C" w:rsidRPr="00B60D70" w:rsidRDefault="000B1BA3" w:rsidP="00874181">
            <w:pPr>
              <w:jc w:val="right"/>
              <w:rPr>
                <w:rFonts w:ascii="TH SarabunPSK" w:hAnsi="TH SarabunPSK" w:cs="TH SarabunPSK"/>
              </w:rPr>
            </w:pPr>
            <w:r w:rsidRPr="00B60D70">
              <w:rPr>
                <w:rFonts w:ascii="TH SarabunPSK" w:hAnsi="TH SarabunPSK" w:cs="TH SarabunPSK" w:hint="cs"/>
              </w:rPr>
              <w:t>1</w:t>
            </w:r>
            <w:r w:rsidRPr="00B60D70">
              <w:rPr>
                <w:rFonts w:ascii="TH SarabunPSK" w:hAnsi="TH SarabunPSK" w:cs="TH SarabunPSK" w:hint="cs"/>
                <w:cs/>
              </w:rPr>
              <w:t xml:space="preserve"> </w:t>
            </w:r>
            <w:r w:rsidRPr="00B60D70">
              <w:rPr>
                <w:rFonts w:ascii="TH SarabunPSK" w:hAnsi="TH SarabunPSK" w:cs="TH SarabunPSK" w:hint="cs"/>
              </w:rPr>
              <w:t>(0-3-</w:t>
            </w:r>
            <w:r w:rsidR="008E495C" w:rsidRPr="00B60D70">
              <w:rPr>
                <w:rFonts w:ascii="TH SarabunPSK" w:hAnsi="TH SarabunPSK" w:cs="TH SarabunPSK"/>
              </w:rPr>
              <w:t>2</w:t>
            </w:r>
            <w:r w:rsidRPr="00B60D70">
              <w:rPr>
                <w:rFonts w:ascii="TH SarabunPSK" w:hAnsi="TH SarabunPSK" w:cs="TH SarabunPSK" w:hint="cs"/>
              </w:rPr>
              <w:t>)</w:t>
            </w:r>
          </w:p>
        </w:tc>
      </w:tr>
      <w:tr w:rsidR="00B60D70" w:rsidRPr="00B60D70" w14:paraId="5EA531AD" w14:textId="77777777" w:rsidTr="00F551BD">
        <w:trPr>
          <w:trHeight w:val="288"/>
        </w:trPr>
        <w:tc>
          <w:tcPr>
            <w:tcW w:w="998" w:type="dxa"/>
            <w:tcBorders>
              <w:top w:val="single" w:sz="4" w:space="0" w:color="auto"/>
            </w:tcBorders>
            <w:shd w:val="clear" w:color="auto" w:fill="auto"/>
            <w:noWrap/>
            <w:vAlign w:val="bottom"/>
          </w:tcPr>
          <w:p w14:paraId="618E39D8" w14:textId="77777777" w:rsidR="00121A5C" w:rsidRPr="00B60D70" w:rsidRDefault="00121A5C" w:rsidP="00592146">
            <w:pPr>
              <w:rPr>
                <w:rFonts w:ascii="TH SarabunPSK" w:hAnsi="TH SarabunPSK" w:cs="TH SarabunPSK"/>
              </w:rPr>
            </w:pPr>
          </w:p>
        </w:tc>
        <w:tc>
          <w:tcPr>
            <w:tcW w:w="1417" w:type="dxa"/>
            <w:tcBorders>
              <w:top w:val="single" w:sz="4" w:space="0" w:color="auto"/>
            </w:tcBorders>
          </w:tcPr>
          <w:p w14:paraId="284DFFF7" w14:textId="77777777" w:rsidR="00121A5C" w:rsidRPr="00B60D70" w:rsidRDefault="00121A5C" w:rsidP="00592146">
            <w:pPr>
              <w:rPr>
                <w:rFonts w:ascii="TH SarabunPSK" w:hAnsi="TH SarabunPSK" w:cs="TH SarabunPSK"/>
              </w:rPr>
            </w:pPr>
          </w:p>
        </w:tc>
        <w:tc>
          <w:tcPr>
            <w:tcW w:w="6663" w:type="dxa"/>
            <w:gridSpan w:val="2"/>
            <w:tcBorders>
              <w:top w:val="single" w:sz="4" w:space="0" w:color="auto"/>
            </w:tcBorders>
            <w:shd w:val="clear" w:color="auto" w:fill="auto"/>
            <w:noWrap/>
          </w:tcPr>
          <w:p w14:paraId="5361812B" w14:textId="2477DB29" w:rsidR="00121A5C" w:rsidRPr="00B60D70" w:rsidRDefault="00121A5C" w:rsidP="00874181">
            <w:pPr>
              <w:jc w:val="right"/>
              <w:rPr>
                <w:rFonts w:ascii="TH SarabunPSK" w:eastAsia="Times New Roman" w:hAnsi="TH SarabunPSK" w:cs="TH SarabunPSK"/>
                <w:b/>
                <w:bCs/>
              </w:rPr>
            </w:pPr>
            <w:r w:rsidRPr="00B60D70">
              <w:rPr>
                <w:rFonts w:ascii="TH SarabunPSK" w:hAnsi="TH SarabunPSK" w:cs="TH SarabunPSK" w:hint="cs"/>
                <w:b/>
                <w:bCs/>
                <w:cs/>
                <w:lang w:val="th-TH"/>
              </w:rPr>
              <w:t>รวม</w:t>
            </w:r>
            <w:r w:rsidRPr="00B60D70">
              <w:rPr>
                <w:rFonts w:ascii="TH SarabunPSK" w:hAnsi="TH SarabunPSK" w:cs="TH SarabunPSK" w:hint="cs"/>
                <w:b/>
                <w:bCs/>
              </w:rPr>
              <w:t xml:space="preserve"> = </w:t>
            </w:r>
            <w:r w:rsidR="00047649" w:rsidRPr="00B60D70">
              <w:rPr>
                <w:rFonts w:ascii="TH SarabunPSK" w:hAnsi="TH SarabunPSK" w:cs="TH SarabunPSK" w:hint="cs"/>
                <w:b/>
                <w:bCs/>
              </w:rPr>
              <w:t>22</w:t>
            </w:r>
            <w:r w:rsidRPr="00B60D70">
              <w:rPr>
                <w:rFonts w:ascii="TH SarabunPSK" w:hAnsi="TH SarabunPSK" w:cs="TH SarabunPSK" w:hint="cs"/>
                <w:b/>
                <w:bCs/>
              </w:rPr>
              <w:t xml:space="preserve"> (</w:t>
            </w:r>
            <w:r w:rsidR="00DB062D" w:rsidRPr="00B60D70">
              <w:rPr>
                <w:rFonts w:ascii="TH SarabunPSK" w:hAnsi="TH SarabunPSK" w:cs="TH SarabunPSK" w:hint="cs"/>
                <w:b/>
                <w:bCs/>
              </w:rPr>
              <w:t>17</w:t>
            </w:r>
            <w:r w:rsidRPr="00B60D70">
              <w:rPr>
                <w:rFonts w:ascii="TH SarabunPSK" w:hAnsi="TH SarabunPSK" w:cs="TH SarabunPSK" w:hint="cs"/>
                <w:b/>
                <w:bCs/>
              </w:rPr>
              <w:t xml:space="preserve"> - </w:t>
            </w:r>
            <w:r w:rsidR="00DB062D" w:rsidRPr="00B60D70">
              <w:rPr>
                <w:rFonts w:ascii="TH SarabunPSK" w:hAnsi="TH SarabunPSK" w:cs="TH SarabunPSK" w:hint="cs"/>
                <w:b/>
                <w:bCs/>
              </w:rPr>
              <w:t>11</w:t>
            </w:r>
            <w:r w:rsidRPr="00B60D70">
              <w:rPr>
                <w:rFonts w:ascii="TH SarabunPSK" w:hAnsi="TH SarabunPSK" w:cs="TH SarabunPSK" w:hint="cs"/>
                <w:b/>
                <w:bCs/>
              </w:rPr>
              <w:t xml:space="preserve">- </w:t>
            </w:r>
            <w:r w:rsidR="00DB062D" w:rsidRPr="00B60D70">
              <w:rPr>
                <w:rFonts w:ascii="TH SarabunPSK" w:hAnsi="TH SarabunPSK" w:cs="TH SarabunPSK" w:hint="cs"/>
                <w:b/>
                <w:bCs/>
              </w:rPr>
              <w:t>4</w:t>
            </w:r>
            <w:r w:rsidR="000C4F37" w:rsidRPr="00B60D70">
              <w:rPr>
                <w:rFonts w:ascii="TH SarabunPSK" w:hAnsi="TH SarabunPSK" w:cs="TH SarabunPSK"/>
                <w:b/>
                <w:bCs/>
              </w:rPr>
              <w:t>4</w:t>
            </w:r>
            <w:r w:rsidRPr="00B60D70">
              <w:rPr>
                <w:rFonts w:ascii="TH SarabunPSK" w:hAnsi="TH SarabunPSK" w:cs="TH SarabunPSK" w:hint="cs"/>
                <w:b/>
                <w:bCs/>
              </w:rPr>
              <w:t>)</w:t>
            </w:r>
          </w:p>
        </w:tc>
      </w:tr>
      <w:tr w:rsidR="00B60D70" w:rsidRPr="00B60D70" w14:paraId="6179626C" w14:textId="77777777" w:rsidTr="00F551BD">
        <w:trPr>
          <w:trHeight w:val="288"/>
        </w:trPr>
        <w:tc>
          <w:tcPr>
            <w:tcW w:w="998" w:type="dxa"/>
            <w:shd w:val="clear" w:color="auto" w:fill="auto"/>
            <w:noWrap/>
            <w:vAlign w:val="bottom"/>
          </w:tcPr>
          <w:p w14:paraId="026F98A3" w14:textId="77777777" w:rsidR="00121A5C" w:rsidRPr="00B60D70" w:rsidRDefault="00121A5C" w:rsidP="00592146">
            <w:pPr>
              <w:rPr>
                <w:rFonts w:ascii="TH SarabunPSK" w:hAnsi="TH SarabunPSK" w:cs="TH SarabunPSK"/>
              </w:rPr>
            </w:pPr>
          </w:p>
        </w:tc>
        <w:tc>
          <w:tcPr>
            <w:tcW w:w="1417" w:type="dxa"/>
          </w:tcPr>
          <w:p w14:paraId="0E3F5014" w14:textId="77777777" w:rsidR="00121A5C" w:rsidRPr="00B60D70" w:rsidRDefault="00121A5C" w:rsidP="00592146">
            <w:pPr>
              <w:rPr>
                <w:rFonts w:ascii="TH SarabunPSK" w:hAnsi="TH SarabunPSK" w:cs="TH SarabunPSK"/>
              </w:rPr>
            </w:pPr>
          </w:p>
        </w:tc>
        <w:tc>
          <w:tcPr>
            <w:tcW w:w="6663" w:type="dxa"/>
            <w:gridSpan w:val="2"/>
            <w:shd w:val="clear" w:color="auto" w:fill="auto"/>
            <w:noWrap/>
          </w:tcPr>
          <w:p w14:paraId="2DEFBED9" w14:textId="41BC0E73" w:rsidR="00121A5C" w:rsidRPr="00B60D70" w:rsidRDefault="00121A5C" w:rsidP="00874181">
            <w:pPr>
              <w:jc w:val="right"/>
              <w:rPr>
                <w:rFonts w:ascii="TH SarabunPSK" w:eastAsia="Times New Roman" w:hAnsi="TH SarabunPSK" w:cs="TH SarabunPSK"/>
                <w:b/>
                <w:bCs/>
              </w:rPr>
            </w:pPr>
            <w:r w:rsidRPr="00B60D70">
              <w:rPr>
                <w:rFonts w:ascii="TH SarabunPSK" w:hAnsi="TH SarabunPSK" w:cs="TH SarabunPSK" w:hint="cs"/>
                <w:b/>
                <w:bCs/>
                <w:cs/>
                <w:lang w:val="th-TH"/>
              </w:rPr>
              <w:t xml:space="preserve">ชั่วโมง </w:t>
            </w:r>
            <w:r w:rsidRPr="00B60D70">
              <w:rPr>
                <w:rFonts w:ascii="TH SarabunPSK" w:hAnsi="TH SarabunPSK" w:cs="TH SarabunPSK" w:hint="cs"/>
                <w:b/>
                <w:bCs/>
                <w:cs/>
              </w:rPr>
              <w:t>/</w:t>
            </w:r>
            <w:r w:rsidRPr="00B60D70">
              <w:rPr>
                <w:rFonts w:ascii="TH SarabunPSK" w:hAnsi="TH SarabunPSK" w:cs="TH SarabunPSK" w:hint="cs"/>
                <w:b/>
                <w:bCs/>
                <w:cs/>
                <w:lang w:val="th-TH"/>
              </w:rPr>
              <w:t>สัปดาห์</w:t>
            </w:r>
            <w:r w:rsidR="00BD7F9D" w:rsidRPr="00B60D70">
              <w:rPr>
                <w:rFonts w:ascii="TH SarabunPSK" w:hAnsi="TH SarabunPSK" w:cs="TH SarabunPSK" w:hint="cs"/>
                <w:b/>
                <w:bCs/>
                <w:cs/>
                <w:lang w:val="th-TH"/>
              </w:rPr>
              <w:t xml:space="preserve"> </w:t>
            </w:r>
            <w:r w:rsidRPr="00B60D70">
              <w:rPr>
                <w:rFonts w:ascii="TH SarabunPSK" w:hAnsi="TH SarabunPSK" w:cs="TH SarabunPSK" w:hint="cs"/>
                <w:b/>
                <w:bCs/>
                <w:cs/>
                <w:lang w:val="th-TH"/>
              </w:rPr>
              <w:t xml:space="preserve"> </w:t>
            </w:r>
            <w:r w:rsidRPr="00B60D70">
              <w:rPr>
                <w:rFonts w:ascii="TH SarabunPSK" w:hAnsi="TH SarabunPSK" w:cs="TH SarabunPSK" w:hint="cs"/>
                <w:b/>
                <w:bCs/>
                <w:cs/>
              </w:rPr>
              <w:tab/>
              <w:t>=</w:t>
            </w:r>
            <w:r w:rsidR="00BD7F9D" w:rsidRPr="00B60D70">
              <w:rPr>
                <w:rFonts w:ascii="TH SarabunPSK" w:hAnsi="TH SarabunPSK" w:cs="TH SarabunPSK" w:hint="cs"/>
                <w:b/>
                <w:bCs/>
                <w:cs/>
              </w:rPr>
              <w:t xml:space="preserve"> </w:t>
            </w:r>
            <w:r w:rsidR="00DB062D" w:rsidRPr="00B60D70">
              <w:rPr>
                <w:rFonts w:ascii="TH SarabunPSK" w:hAnsi="TH SarabunPSK" w:cs="TH SarabunPSK" w:hint="cs"/>
                <w:b/>
                <w:bCs/>
              </w:rPr>
              <w:t>7</w:t>
            </w:r>
            <w:r w:rsidR="000C4F37" w:rsidRPr="00B60D70">
              <w:rPr>
                <w:rFonts w:ascii="TH SarabunPSK" w:hAnsi="TH SarabunPSK" w:cs="TH SarabunPSK"/>
                <w:b/>
                <w:bCs/>
              </w:rPr>
              <w:t>2</w:t>
            </w:r>
          </w:p>
        </w:tc>
      </w:tr>
    </w:tbl>
    <w:p w14:paraId="1A960889" w14:textId="77777777" w:rsidR="00624C6F" w:rsidRPr="00B60D70" w:rsidRDefault="00624C6F" w:rsidP="00624C6F">
      <w:pPr>
        <w:rPr>
          <w:rFonts w:ascii="TH SarabunPSK" w:hAnsi="TH SarabunPSK" w:cs="TH SarabunPSK"/>
          <w:sz w:val="20"/>
          <w:szCs w:val="20"/>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3374"/>
        <w:gridCol w:w="2254"/>
        <w:gridCol w:w="2169"/>
      </w:tblGrid>
      <w:tr w:rsidR="00B60D70" w:rsidRPr="00B60D70" w14:paraId="422FCAE5" w14:textId="77777777" w:rsidTr="00D420AC">
        <w:tc>
          <w:tcPr>
            <w:tcW w:w="1134" w:type="dxa"/>
            <w:shd w:val="clear" w:color="auto" w:fill="F2F2F2" w:themeFill="background1" w:themeFillShade="F2"/>
          </w:tcPr>
          <w:p w14:paraId="08D22319" w14:textId="553C8C35" w:rsidR="00624C6F" w:rsidRPr="00B60D70" w:rsidRDefault="00624C6F" w:rsidP="00D420AC">
            <w:pPr>
              <w:rPr>
                <w:rFonts w:ascii="TH SarabunPSK" w:hAnsi="TH SarabunPSK" w:cs="TH SarabunPSK"/>
                <w:b/>
                <w:bCs/>
              </w:rPr>
            </w:pPr>
            <w:r w:rsidRPr="00B60D70">
              <w:rPr>
                <w:rFonts w:ascii="TH SarabunPSK" w:hAnsi="TH SarabunPSK" w:cs="TH SarabunPSK" w:hint="cs"/>
                <w:b/>
                <w:bCs/>
                <w:cs/>
                <w:lang w:val="th-TH"/>
              </w:rPr>
              <w:t xml:space="preserve">ชั้นปีที่ </w:t>
            </w:r>
            <w:r w:rsidRPr="00B60D70">
              <w:rPr>
                <w:rFonts w:ascii="TH SarabunPSK" w:hAnsi="TH SarabunPSK" w:cs="TH SarabunPSK" w:hint="cs"/>
                <w:b/>
                <w:bCs/>
              </w:rPr>
              <w:t>3</w:t>
            </w:r>
            <w:r w:rsidR="00BD7F9D" w:rsidRPr="00B60D70">
              <w:rPr>
                <w:rFonts w:ascii="TH SarabunPSK" w:hAnsi="TH SarabunPSK" w:cs="TH SarabunPSK" w:hint="cs"/>
                <w:b/>
                <w:bCs/>
                <w:cs/>
              </w:rPr>
              <w:t xml:space="preserve"> </w:t>
            </w:r>
            <w:r w:rsidRPr="00B60D70">
              <w:rPr>
                <w:rFonts w:ascii="TH SarabunPSK" w:hAnsi="TH SarabunPSK" w:cs="TH SarabunPSK" w:hint="cs"/>
                <w:b/>
                <w:bCs/>
                <w:cs/>
              </w:rPr>
              <w:t xml:space="preserve"> </w:t>
            </w:r>
          </w:p>
        </w:tc>
        <w:tc>
          <w:tcPr>
            <w:tcW w:w="3374" w:type="dxa"/>
            <w:shd w:val="clear" w:color="auto" w:fill="F2F2F2" w:themeFill="background1" w:themeFillShade="F2"/>
          </w:tcPr>
          <w:p w14:paraId="009939D2" w14:textId="5BB8EB9F" w:rsidR="00624C6F" w:rsidRPr="00B60D70" w:rsidRDefault="00624C6F" w:rsidP="00D420AC">
            <w:pPr>
              <w:rPr>
                <w:rFonts w:ascii="TH SarabunPSK" w:hAnsi="TH SarabunPSK" w:cs="TH SarabunPSK"/>
                <w:b/>
                <w:bCs/>
              </w:rPr>
            </w:pPr>
            <w:r w:rsidRPr="00B60D70">
              <w:rPr>
                <w:rFonts w:ascii="TH SarabunPSK" w:hAnsi="TH SarabunPSK" w:cs="TH SarabunPSK" w:hint="cs"/>
                <w:b/>
                <w:bCs/>
                <w:cs/>
                <w:lang w:val="th-TH"/>
              </w:rPr>
              <w:t>ภาคการศึกษาที่</w:t>
            </w:r>
            <w:r w:rsidRPr="00B60D70">
              <w:rPr>
                <w:rFonts w:ascii="TH SarabunPSK" w:hAnsi="TH SarabunPSK" w:cs="TH SarabunPSK" w:hint="cs"/>
                <w:b/>
                <w:bCs/>
              </w:rPr>
              <w:t xml:space="preserve"> </w:t>
            </w:r>
            <w:r w:rsidRPr="00B60D70">
              <w:rPr>
                <w:rFonts w:ascii="TH SarabunPSK" w:hAnsi="TH SarabunPSK" w:cs="TH SarabunPSK" w:hint="cs"/>
                <w:b/>
                <w:bCs/>
                <w:cs/>
                <w:lang w:val="th-TH"/>
              </w:rPr>
              <w:t>พิเศษ/</w:t>
            </w:r>
            <w:proofErr w:type="spellStart"/>
            <w:r w:rsidRPr="00B60D70">
              <w:rPr>
                <w:rFonts w:ascii="TH SarabunPSK" w:hAnsi="TH SarabunPSK" w:cs="TH SarabunPSK" w:hint="cs"/>
                <w:b/>
                <w:bCs/>
                <w:lang w:val="th-TH"/>
              </w:rPr>
              <w:t>Summer</w:t>
            </w:r>
            <w:proofErr w:type="spellEnd"/>
            <w:r w:rsidR="00BD7F9D" w:rsidRPr="00B60D70">
              <w:rPr>
                <w:rFonts w:ascii="TH SarabunPSK" w:hAnsi="TH SarabunPSK" w:cs="TH SarabunPSK" w:hint="cs"/>
                <w:cs/>
              </w:rPr>
              <w:t xml:space="preserve">  </w:t>
            </w:r>
            <w:r w:rsidRPr="00B60D70">
              <w:rPr>
                <w:rFonts w:ascii="TH SarabunPSK" w:hAnsi="TH SarabunPSK" w:cs="TH SarabunPSK" w:hint="cs"/>
                <w:cs/>
              </w:rPr>
              <w:t xml:space="preserve"> </w:t>
            </w:r>
          </w:p>
        </w:tc>
        <w:tc>
          <w:tcPr>
            <w:tcW w:w="2254" w:type="dxa"/>
            <w:shd w:val="clear" w:color="auto" w:fill="F2F2F2" w:themeFill="background1" w:themeFillShade="F2"/>
          </w:tcPr>
          <w:p w14:paraId="114BE88F" w14:textId="77777777" w:rsidR="00624C6F" w:rsidRPr="00B60D70" w:rsidRDefault="00624C6F" w:rsidP="00D420AC">
            <w:pPr>
              <w:rPr>
                <w:rFonts w:ascii="TH SarabunPSK" w:hAnsi="TH SarabunPSK" w:cs="TH SarabunPSK"/>
                <w:b/>
                <w:bCs/>
              </w:rPr>
            </w:pPr>
          </w:p>
        </w:tc>
        <w:tc>
          <w:tcPr>
            <w:tcW w:w="2169" w:type="dxa"/>
            <w:shd w:val="clear" w:color="auto" w:fill="F2F2F2" w:themeFill="background1" w:themeFillShade="F2"/>
          </w:tcPr>
          <w:p w14:paraId="2825836E" w14:textId="77777777" w:rsidR="00624C6F" w:rsidRPr="00B60D70" w:rsidRDefault="00624C6F" w:rsidP="00D420AC">
            <w:pPr>
              <w:jc w:val="right"/>
              <w:rPr>
                <w:rFonts w:ascii="TH SarabunPSK" w:hAnsi="TH SarabunPSK" w:cs="TH SarabunPSK"/>
                <w:b/>
                <w:bCs/>
              </w:rPr>
            </w:pPr>
            <w:r w:rsidRPr="00B60D70">
              <w:rPr>
                <w:rFonts w:ascii="TH SarabunPSK" w:hAnsi="TH SarabunPSK" w:cs="TH SarabunPSK" w:hint="cs"/>
                <w:b/>
                <w:bCs/>
                <w:cs/>
                <w:lang w:val="th-TH"/>
              </w:rPr>
              <w:t>จำนวนหน่วยกิต</w:t>
            </w:r>
          </w:p>
        </w:tc>
      </w:tr>
    </w:tbl>
    <w:tbl>
      <w:tblPr>
        <w:tblW w:w="0" w:type="auto"/>
        <w:tblInd w:w="-5" w:type="dxa"/>
        <w:tblLayout w:type="fixed"/>
        <w:tblLook w:val="04A0" w:firstRow="1" w:lastRow="0" w:firstColumn="1" w:lastColumn="0" w:noHBand="0" w:noVBand="1"/>
      </w:tblPr>
      <w:tblGrid>
        <w:gridCol w:w="1134"/>
        <w:gridCol w:w="1281"/>
        <w:gridCol w:w="5103"/>
        <w:gridCol w:w="1418"/>
      </w:tblGrid>
      <w:tr w:rsidR="00B60D70" w:rsidRPr="00B60D70" w14:paraId="1B922F66" w14:textId="77777777" w:rsidTr="00F551BD">
        <w:trPr>
          <w:trHeight w:val="290"/>
        </w:trPr>
        <w:tc>
          <w:tcPr>
            <w:tcW w:w="1134" w:type="dxa"/>
          </w:tcPr>
          <w:p w14:paraId="3E8790AA" w14:textId="77777777" w:rsidR="00624C6F" w:rsidRPr="00B60D70" w:rsidRDefault="00624C6F" w:rsidP="00D420AC">
            <w:pPr>
              <w:rPr>
                <w:rFonts w:ascii="TH SarabunPSK" w:hAnsi="TH SarabunPSK" w:cs="TH SarabunPSK"/>
              </w:rPr>
            </w:pPr>
          </w:p>
        </w:tc>
        <w:tc>
          <w:tcPr>
            <w:tcW w:w="1281" w:type="dxa"/>
          </w:tcPr>
          <w:p w14:paraId="71C5A744" w14:textId="566C3926" w:rsidR="00624C6F" w:rsidRPr="00B60D70" w:rsidRDefault="00B91175" w:rsidP="00F551BD">
            <w:pPr>
              <w:ind w:left="-240" w:firstLine="240"/>
              <w:rPr>
                <w:rFonts w:ascii="TH SarabunPSK" w:hAnsi="TH SarabunPSK" w:cs="TH SarabunPSK"/>
              </w:rPr>
            </w:pPr>
            <w:r w:rsidRPr="00B60D70">
              <w:rPr>
                <w:rFonts w:ascii="TH SarabunPSK" w:hAnsi="TH SarabunPSK" w:cs="TH SarabunPSK" w:hint="cs"/>
              </w:rPr>
              <w:t xml:space="preserve">CTE </w:t>
            </w:r>
            <w:r w:rsidR="00624C6F" w:rsidRPr="00B60D70">
              <w:rPr>
                <w:rFonts w:ascii="TH SarabunPSK" w:hAnsi="TH SarabunPSK" w:cs="TH SarabunPSK" w:hint="cs"/>
                <w:cs/>
              </w:rPr>
              <w:t>395</w:t>
            </w:r>
          </w:p>
        </w:tc>
        <w:tc>
          <w:tcPr>
            <w:tcW w:w="5103" w:type="dxa"/>
          </w:tcPr>
          <w:p w14:paraId="46AECFEB" w14:textId="20892C19" w:rsidR="00624C6F" w:rsidRPr="00B60D70" w:rsidRDefault="00624C6F" w:rsidP="00624C6F">
            <w:pPr>
              <w:rPr>
                <w:rFonts w:ascii="TH SarabunPSK" w:hAnsi="TH SarabunPSK" w:cs="TH SarabunPSK"/>
              </w:rPr>
            </w:pPr>
            <w:r w:rsidRPr="00B60D70">
              <w:rPr>
                <w:rFonts w:ascii="TH SarabunPSK" w:hAnsi="TH SarabunPSK" w:cs="TH SarabunPSK" w:hint="cs"/>
                <w:cs/>
                <w:lang w:val="th-TH"/>
              </w:rPr>
              <w:t>การฝึกงานทางวิศวกรรมโยธา</w:t>
            </w:r>
          </w:p>
        </w:tc>
        <w:tc>
          <w:tcPr>
            <w:tcW w:w="1418" w:type="dxa"/>
          </w:tcPr>
          <w:p w14:paraId="3B6B39B9" w14:textId="77777777" w:rsidR="00624C6F" w:rsidRPr="00B60D70" w:rsidRDefault="00624C6F" w:rsidP="00D420AC">
            <w:pPr>
              <w:jc w:val="right"/>
              <w:rPr>
                <w:rFonts w:ascii="TH SarabunPSK" w:hAnsi="TH SarabunPSK" w:cs="TH SarabunPSK"/>
              </w:rPr>
            </w:pPr>
            <w:r w:rsidRPr="00B60D70">
              <w:rPr>
                <w:rFonts w:ascii="TH SarabunPSK" w:hAnsi="TH SarabunPSK" w:cs="TH SarabunPSK" w:hint="cs"/>
              </w:rPr>
              <w:t>1 (S/U)</w:t>
            </w:r>
          </w:p>
        </w:tc>
      </w:tr>
    </w:tbl>
    <w:p w14:paraId="0FB6A3AF" w14:textId="77777777" w:rsidR="009E6917" w:rsidRPr="00B60D70" w:rsidRDefault="009E6917" w:rsidP="00592146">
      <w:pPr>
        <w:rPr>
          <w:rFonts w:ascii="TH SarabunPSK" w:hAnsi="TH SarabunPSK" w:cs="TH SarabunPSK"/>
          <w:sz w:val="20"/>
          <w:szCs w:val="20"/>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3374"/>
        <w:gridCol w:w="2254"/>
        <w:gridCol w:w="2169"/>
      </w:tblGrid>
      <w:tr w:rsidR="00B60D70" w:rsidRPr="00B60D70" w14:paraId="33A7C664" w14:textId="77777777" w:rsidTr="00D420AC">
        <w:tc>
          <w:tcPr>
            <w:tcW w:w="1134" w:type="dxa"/>
            <w:shd w:val="clear" w:color="auto" w:fill="F2F2F2" w:themeFill="background1" w:themeFillShade="F2"/>
          </w:tcPr>
          <w:p w14:paraId="10D033BA" w14:textId="48F3B4AF" w:rsidR="00624C6F" w:rsidRPr="00B60D70" w:rsidRDefault="00624C6F" w:rsidP="00D420AC">
            <w:pPr>
              <w:rPr>
                <w:rFonts w:ascii="TH SarabunPSK" w:hAnsi="TH SarabunPSK" w:cs="TH SarabunPSK"/>
                <w:b/>
                <w:bCs/>
              </w:rPr>
            </w:pPr>
            <w:r w:rsidRPr="00B60D70">
              <w:rPr>
                <w:rFonts w:ascii="TH SarabunPSK" w:hAnsi="TH SarabunPSK" w:cs="TH SarabunPSK" w:hint="cs"/>
                <w:b/>
                <w:bCs/>
                <w:cs/>
                <w:lang w:val="th-TH"/>
              </w:rPr>
              <w:lastRenderedPageBreak/>
              <w:t xml:space="preserve">ชั้นปีที่ </w:t>
            </w:r>
            <w:r w:rsidRPr="00B60D70">
              <w:rPr>
                <w:rFonts w:ascii="TH SarabunPSK" w:hAnsi="TH SarabunPSK" w:cs="TH SarabunPSK" w:hint="cs"/>
                <w:b/>
                <w:bCs/>
              </w:rPr>
              <w:t>4</w:t>
            </w:r>
            <w:r w:rsidR="00BD7F9D" w:rsidRPr="00B60D70">
              <w:rPr>
                <w:rFonts w:ascii="TH SarabunPSK" w:hAnsi="TH SarabunPSK" w:cs="TH SarabunPSK" w:hint="cs"/>
                <w:b/>
                <w:bCs/>
                <w:cs/>
              </w:rPr>
              <w:t xml:space="preserve"> </w:t>
            </w:r>
            <w:r w:rsidRPr="00B60D70">
              <w:rPr>
                <w:rFonts w:ascii="TH SarabunPSK" w:hAnsi="TH SarabunPSK" w:cs="TH SarabunPSK" w:hint="cs"/>
                <w:b/>
                <w:bCs/>
                <w:cs/>
              </w:rPr>
              <w:t xml:space="preserve"> </w:t>
            </w:r>
          </w:p>
        </w:tc>
        <w:tc>
          <w:tcPr>
            <w:tcW w:w="3374" w:type="dxa"/>
            <w:shd w:val="clear" w:color="auto" w:fill="F2F2F2" w:themeFill="background1" w:themeFillShade="F2"/>
          </w:tcPr>
          <w:p w14:paraId="1E5D115B" w14:textId="196ADA39" w:rsidR="00624C6F" w:rsidRPr="00B60D70" w:rsidRDefault="00624C6F" w:rsidP="00D420AC">
            <w:pPr>
              <w:rPr>
                <w:rFonts w:ascii="TH SarabunPSK" w:hAnsi="TH SarabunPSK" w:cs="TH SarabunPSK"/>
                <w:b/>
                <w:bCs/>
              </w:rPr>
            </w:pPr>
            <w:r w:rsidRPr="00B60D70">
              <w:rPr>
                <w:rFonts w:ascii="TH SarabunPSK" w:hAnsi="TH SarabunPSK" w:cs="TH SarabunPSK" w:hint="cs"/>
                <w:b/>
                <w:bCs/>
                <w:cs/>
                <w:lang w:val="th-TH"/>
              </w:rPr>
              <w:t>ภาคการศึกษาที่</w:t>
            </w:r>
            <w:r w:rsidRPr="00B60D70">
              <w:rPr>
                <w:rFonts w:ascii="TH SarabunPSK" w:hAnsi="TH SarabunPSK" w:cs="TH SarabunPSK" w:hint="cs"/>
                <w:b/>
                <w:bCs/>
              </w:rPr>
              <w:t xml:space="preserve"> 1</w:t>
            </w:r>
            <w:r w:rsidR="00BD7F9D" w:rsidRPr="00B60D70">
              <w:rPr>
                <w:rFonts w:ascii="TH SarabunPSK" w:hAnsi="TH SarabunPSK" w:cs="TH SarabunPSK" w:hint="cs"/>
                <w:cs/>
              </w:rPr>
              <w:t xml:space="preserve">  </w:t>
            </w:r>
            <w:r w:rsidRPr="00B60D70">
              <w:rPr>
                <w:rFonts w:ascii="TH SarabunPSK" w:hAnsi="TH SarabunPSK" w:cs="TH SarabunPSK" w:hint="cs"/>
                <w:cs/>
              </w:rPr>
              <w:t xml:space="preserve"> </w:t>
            </w:r>
          </w:p>
        </w:tc>
        <w:tc>
          <w:tcPr>
            <w:tcW w:w="2254" w:type="dxa"/>
            <w:shd w:val="clear" w:color="auto" w:fill="F2F2F2" w:themeFill="background1" w:themeFillShade="F2"/>
          </w:tcPr>
          <w:p w14:paraId="736F9F08" w14:textId="77777777" w:rsidR="00624C6F" w:rsidRPr="00B60D70" w:rsidRDefault="00624C6F" w:rsidP="00D420AC">
            <w:pPr>
              <w:rPr>
                <w:rFonts w:ascii="TH SarabunPSK" w:hAnsi="TH SarabunPSK" w:cs="TH SarabunPSK"/>
                <w:b/>
                <w:bCs/>
              </w:rPr>
            </w:pPr>
          </w:p>
        </w:tc>
        <w:tc>
          <w:tcPr>
            <w:tcW w:w="2169" w:type="dxa"/>
            <w:shd w:val="clear" w:color="auto" w:fill="F2F2F2" w:themeFill="background1" w:themeFillShade="F2"/>
          </w:tcPr>
          <w:p w14:paraId="1C34E0FB" w14:textId="77777777" w:rsidR="00624C6F" w:rsidRPr="00B60D70" w:rsidRDefault="00624C6F" w:rsidP="00D420AC">
            <w:pPr>
              <w:jc w:val="right"/>
              <w:rPr>
                <w:rFonts w:ascii="TH SarabunPSK" w:hAnsi="TH SarabunPSK" w:cs="TH SarabunPSK"/>
                <w:b/>
                <w:bCs/>
              </w:rPr>
            </w:pPr>
            <w:r w:rsidRPr="00B60D70">
              <w:rPr>
                <w:rFonts w:ascii="TH SarabunPSK" w:hAnsi="TH SarabunPSK" w:cs="TH SarabunPSK" w:hint="cs"/>
                <w:b/>
                <w:bCs/>
                <w:cs/>
                <w:lang w:val="th-TH"/>
              </w:rPr>
              <w:t>จำนวนหน่วยกิต</w:t>
            </w:r>
          </w:p>
        </w:tc>
      </w:tr>
    </w:tbl>
    <w:tbl>
      <w:tblPr>
        <w:tblW w:w="907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8"/>
        <w:gridCol w:w="1417"/>
        <w:gridCol w:w="5245"/>
        <w:gridCol w:w="1418"/>
      </w:tblGrid>
      <w:tr w:rsidR="00B60D70" w:rsidRPr="00B60D70" w14:paraId="1017E688" w14:textId="77777777" w:rsidTr="00F551BD">
        <w:trPr>
          <w:trHeight w:val="288"/>
        </w:trPr>
        <w:tc>
          <w:tcPr>
            <w:tcW w:w="998" w:type="dxa"/>
            <w:tcBorders>
              <w:top w:val="nil"/>
              <w:left w:val="nil"/>
              <w:bottom w:val="nil"/>
              <w:right w:val="nil"/>
            </w:tcBorders>
            <w:shd w:val="clear" w:color="auto" w:fill="auto"/>
            <w:noWrap/>
          </w:tcPr>
          <w:p w14:paraId="08D8E701" w14:textId="77777777" w:rsidR="000471EE" w:rsidRPr="00B60D70" w:rsidRDefault="000471EE" w:rsidP="00592146">
            <w:pPr>
              <w:rPr>
                <w:rFonts w:ascii="TH SarabunPSK" w:hAnsi="TH SarabunPSK" w:cs="TH SarabunPSK"/>
              </w:rPr>
            </w:pPr>
          </w:p>
        </w:tc>
        <w:tc>
          <w:tcPr>
            <w:tcW w:w="1417" w:type="dxa"/>
            <w:tcBorders>
              <w:top w:val="nil"/>
              <w:left w:val="nil"/>
              <w:bottom w:val="nil"/>
              <w:right w:val="nil"/>
            </w:tcBorders>
            <w:shd w:val="clear" w:color="auto" w:fill="auto"/>
            <w:noWrap/>
          </w:tcPr>
          <w:p w14:paraId="0422C2E5" w14:textId="7CA8480C" w:rsidR="000471EE"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0471EE" w:rsidRPr="00B60D70">
              <w:rPr>
                <w:rFonts w:ascii="TH SarabunPSK" w:hAnsi="TH SarabunPSK" w:cs="TH SarabunPSK" w:hint="cs"/>
              </w:rPr>
              <w:t>498</w:t>
            </w:r>
          </w:p>
        </w:tc>
        <w:tc>
          <w:tcPr>
            <w:tcW w:w="5245" w:type="dxa"/>
            <w:tcBorders>
              <w:top w:val="nil"/>
              <w:left w:val="nil"/>
              <w:bottom w:val="nil"/>
              <w:right w:val="nil"/>
            </w:tcBorders>
            <w:shd w:val="clear" w:color="auto" w:fill="auto"/>
            <w:noWrap/>
          </w:tcPr>
          <w:p w14:paraId="449B8124" w14:textId="032E4514" w:rsidR="000026BD" w:rsidRPr="00B60D70" w:rsidRDefault="00862E6F" w:rsidP="00624C6F">
            <w:pPr>
              <w:rPr>
                <w:rFonts w:ascii="TH SarabunPSK" w:hAnsi="TH SarabunPSK" w:cs="TH SarabunPSK"/>
              </w:rPr>
            </w:pPr>
            <w:r w:rsidRPr="00B60D70">
              <w:rPr>
                <w:rFonts w:ascii="TH SarabunPSK" w:hAnsi="TH SarabunPSK" w:cs="TH SarabunPSK"/>
                <w:cs/>
                <w:lang w:val="th-TH"/>
              </w:rPr>
              <w:t>การฝึกประสบการณ์วิชาชีพช่างโยธา 4</w:t>
            </w:r>
          </w:p>
        </w:tc>
        <w:tc>
          <w:tcPr>
            <w:tcW w:w="1418" w:type="dxa"/>
            <w:tcBorders>
              <w:top w:val="nil"/>
              <w:left w:val="nil"/>
              <w:bottom w:val="nil"/>
              <w:right w:val="nil"/>
            </w:tcBorders>
            <w:shd w:val="clear" w:color="auto" w:fill="auto"/>
            <w:noWrap/>
          </w:tcPr>
          <w:p w14:paraId="1CB61387" w14:textId="75F47DD5" w:rsidR="000471EE" w:rsidRPr="00B60D70" w:rsidRDefault="00DF78ED" w:rsidP="00624C6F">
            <w:pPr>
              <w:jc w:val="right"/>
              <w:rPr>
                <w:rFonts w:ascii="TH SarabunPSK" w:eastAsia="Times New Roman" w:hAnsi="TH SarabunPSK" w:cs="TH SarabunPSK"/>
              </w:rPr>
            </w:pPr>
            <w:r w:rsidRPr="00B60D70">
              <w:rPr>
                <w:rFonts w:ascii="TH SarabunPSK" w:hAnsi="TH SarabunPSK" w:cs="TH SarabunPSK" w:hint="cs"/>
              </w:rPr>
              <w:t>1 (0-</w:t>
            </w:r>
            <w:r w:rsidR="00C57B68" w:rsidRPr="00B60D70">
              <w:rPr>
                <w:rFonts w:ascii="TH SarabunPSK" w:hAnsi="TH SarabunPSK" w:cs="TH SarabunPSK"/>
              </w:rPr>
              <w:t>3</w:t>
            </w:r>
            <w:r w:rsidRPr="00B60D70">
              <w:rPr>
                <w:rFonts w:ascii="TH SarabunPSK" w:hAnsi="TH SarabunPSK" w:cs="TH SarabunPSK" w:hint="cs"/>
              </w:rPr>
              <w:t>-3)</w:t>
            </w:r>
          </w:p>
        </w:tc>
      </w:tr>
      <w:tr w:rsidR="00B60D70" w:rsidRPr="00B60D70" w14:paraId="25317774" w14:textId="77777777" w:rsidTr="00F551BD">
        <w:trPr>
          <w:trHeight w:val="288"/>
        </w:trPr>
        <w:tc>
          <w:tcPr>
            <w:tcW w:w="998" w:type="dxa"/>
            <w:tcBorders>
              <w:top w:val="nil"/>
              <w:left w:val="nil"/>
              <w:bottom w:val="nil"/>
              <w:right w:val="nil"/>
            </w:tcBorders>
            <w:shd w:val="clear" w:color="auto" w:fill="auto"/>
            <w:noWrap/>
          </w:tcPr>
          <w:p w14:paraId="1D86FF1D" w14:textId="77777777" w:rsidR="000471EE" w:rsidRPr="00B60D70" w:rsidRDefault="000471EE" w:rsidP="00592146">
            <w:pPr>
              <w:rPr>
                <w:rFonts w:ascii="TH SarabunPSK" w:hAnsi="TH SarabunPSK" w:cs="TH SarabunPSK"/>
              </w:rPr>
            </w:pPr>
          </w:p>
        </w:tc>
        <w:tc>
          <w:tcPr>
            <w:tcW w:w="1417" w:type="dxa"/>
            <w:tcBorders>
              <w:top w:val="nil"/>
              <w:left w:val="nil"/>
              <w:bottom w:val="nil"/>
              <w:right w:val="nil"/>
            </w:tcBorders>
            <w:shd w:val="clear" w:color="auto" w:fill="auto"/>
            <w:noWrap/>
          </w:tcPr>
          <w:p w14:paraId="5EF5C9E9" w14:textId="73E58E95" w:rsidR="000471EE" w:rsidRPr="00B60D70" w:rsidRDefault="00B91175" w:rsidP="00592146">
            <w:pPr>
              <w:rPr>
                <w:rFonts w:ascii="TH SarabunPSK" w:hAnsi="TH SarabunPSK" w:cs="TH SarabunPSK"/>
              </w:rPr>
            </w:pPr>
            <w:r w:rsidRPr="00B60D70">
              <w:rPr>
                <w:rFonts w:ascii="TH SarabunPSK" w:hAnsi="TH SarabunPSK" w:cs="TH SarabunPSK" w:hint="cs"/>
                <w:lang w:val="th-TH"/>
              </w:rPr>
              <w:t xml:space="preserve">CTE </w:t>
            </w:r>
            <w:r w:rsidR="00485809" w:rsidRPr="00B60D70">
              <w:rPr>
                <w:rFonts w:ascii="TH SarabunPSK" w:hAnsi="TH SarabunPSK" w:cs="TH SarabunPSK" w:hint="cs"/>
                <w:cs/>
                <w:lang w:val="th-TH"/>
              </w:rPr>
              <w:t>491</w:t>
            </w:r>
          </w:p>
        </w:tc>
        <w:tc>
          <w:tcPr>
            <w:tcW w:w="5245" w:type="dxa"/>
            <w:tcBorders>
              <w:top w:val="nil"/>
              <w:left w:val="nil"/>
              <w:bottom w:val="nil"/>
              <w:right w:val="nil"/>
            </w:tcBorders>
            <w:shd w:val="clear" w:color="auto" w:fill="auto"/>
            <w:noWrap/>
          </w:tcPr>
          <w:p w14:paraId="164FC956" w14:textId="6F40D3FE" w:rsidR="005F42B0" w:rsidRPr="00B60D70" w:rsidRDefault="00493429" w:rsidP="00624C6F">
            <w:pPr>
              <w:rPr>
                <w:rFonts w:ascii="TH SarabunPSK" w:hAnsi="TH SarabunPSK" w:cs="TH SarabunPSK"/>
                <w:cs/>
              </w:rPr>
            </w:pPr>
            <w:r w:rsidRPr="00B60D70">
              <w:rPr>
                <w:rFonts w:ascii="TH SarabunPSK" w:hAnsi="TH SarabunPSK" w:cs="TH SarabunPSK" w:hint="cs"/>
                <w:cs/>
                <w:lang w:val="th-TH"/>
              </w:rPr>
              <w:t>โครงงานทางครุศาสตร์โยธา 1</w:t>
            </w:r>
          </w:p>
        </w:tc>
        <w:tc>
          <w:tcPr>
            <w:tcW w:w="1418" w:type="dxa"/>
            <w:tcBorders>
              <w:top w:val="nil"/>
              <w:left w:val="nil"/>
              <w:bottom w:val="nil"/>
              <w:right w:val="nil"/>
            </w:tcBorders>
            <w:shd w:val="clear" w:color="auto" w:fill="auto"/>
            <w:noWrap/>
          </w:tcPr>
          <w:p w14:paraId="0DEBABFB" w14:textId="509CA772" w:rsidR="000471EE" w:rsidRPr="00B60D70" w:rsidRDefault="00587ADA" w:rsidP="00624C6F">
            <w:pPr>
              <w:jc w:val="right"/>
              <w:rPr>
                <w:rFonts w:ascii="TH SarabunPSK" w:hAnsi="TH SarabunPSK" w:cs="TH SarabunPSK"/>
              </w:rPr>
            </w:pPr>
            <w:r w:rsidRPr="00B60D70">
              <w:rPr>
                <w:rFonts w:ascii="TH SarabunPSK" w:hAnsi="TH SarabunPSK" w:cs="TH SarabunPSK" w:hint="cs"/>
              </w:rPr>
              <w:t>1 (0-</w:t>
            </w:r>
            <w:r w:rsidR="00934474" w:rsidRPr="00B60D70">
              <w:rPr>
                <w:rFonts w:ascii="TH SarabunPSK" w:hAnsi="TH SarabunPSK" w:cs="TH SarabunPSK"/>
              </w:rPr>
              <w:t>3</w:t>
            </w:r>
            <w:r w:rsidR="00934474" w:rsidRPr="00B60D70">
              <w:rPr>
                <w:rFonts w:ascii="TH SarabunPSK" w:hAnsi="TH SarabunPSK" w:cs="TH SarabunPSK" w:hint="cs"/>
              </w:rPr>
              <w:t>-</w:t>
            </w:r>
            <w:r w:rsidR="00934474" w:rsidRPr="00B60D70">
              <w:rPr>
                <w:rFonts w:ascii="TH SarabunPSK" w:hAnsi="TH SarabunPSK" w:cs="TH SarabunPSK"/>
              </w:rPr>
              <w:t>3</w:t>
            </w:r>
            <w:r w:rsidRPr="00B60D70">
              <w:rPr>
                <w:rFonts w:ascii="TH SarabunPSK" w:hAnsi="TH SarabunPSK" w:cs="TH SarabunPSK" w:hint="cs"/>
              </w:rPr>
              <w:t>)</w:t>
            </w:r>
          </w:p>
        </w:tc>
      </w:tr>
      <w:tr w:rsidR="00B60D70" w:rsidRPr="00B60D70" w14:paraId="5C4DA0E5" w14:textId="77777777" w:rsidTr="00F551BD">
        <w:trPr>
          <w:trHeight w:val="288"/>
        </w:trPr>
        <w:tc>
          <w:tcPr>
            <w:tcW w:w="998" w:type="dxa"/>
            <w:tcBorders>
              <w:top w:val="nil"/>
              <w:left w:val="nil"/>
              <w:bottom w:val="nil"/>
              <w:right w:val="nil"/>
            </w:tcBorders>
            <w:shd w:val="clear" w:color="auto" w:fill="auto"/>
            <w:noWrap/>
          </w:tcPr>
          <w:p w14:paraId="7FF3A3A1" w14:textId="77777777" w:rsidR="00D3157A" w:rsidRPr="00B60D70" w:rsidRDefault="00D3157A" w:rsidP="00D3157A">
            <w:pPr>
              <w:rPr>
                <w:rFonts w:ascii="TH SarabunPSK" w:hAnsi="TH SarabunPSK" w:cs="TH SarabunPSK"/>
              </w:rPr>
            </w:pPr>
          </w:p>
        </w:tc>
        <w:tc>
          <w:tcPr>
            <w:tcW w:w="1417" w:type="dxa"/>
            <w:tcBorders>
              <w:top w:val="nil"/>
              <w:left w:val="nil"/>
              <w:bottom w:val="nil"/>
              <w:right w:val="nil"/>
            </w:tcBorders>
            <w:shd w:val="clear" w:color="auto" w:fill="auto"/>
            <w:noWrap/>
          </w:tcPr>
          <w:p w14:paraId="40D9487B" w14:textId="65EA0F3C" w:rsidR="00D3157A" w:rsidRPr="00B60D70" w:rsidRDefault="00D3157A" w:rsidP="00D3157A">
            <w:pPr>
              <w:rPr>
                <w:rFonts w:ascii="TH SarabunPSK" w:hAnsi="TH SarabunPSK" w:cs="TH SarabunPSK"/>
                <w:lang w:val="th-TH"/>
              </w:rPr>
            </w:pPr>
            <w:r w:rsidRPr="00B60D70">
              <w:rPr>
                <w:rFonts w:ascii="TH SarabunPSK" w:hAnsi="TH SarabunPSK" w:cs="TH SarabunPSK" w:hint="cs"/>
              </w:rPr>
              <w:t>CTE 4210</w:t>
            </w:r>
            <w:r w:rsidRPr="00B60D70">
              <w:rPr>
                <w:rFonts w:ascii="TH SarabunPSK" w:hAnsi="TH SarabunPSK" w:cs="TH SarabunPSK"/>
              </w:rPr>
              <w:t>0</w:t>
            </w:r>
          </w:p>
        </w:tc>
        <w:tc>
          <w:tcPr>
            <w:tcW w:w="5245" w:type="dxa"/>
            <w:tcBorders>
              <w:top w:val="nil"/>
              <w:left w:val="nil"/>
              <w:bottom w:val="nil"/>
              <w:right w:val="nil"/>
            </w:tcBorders>
            <w:shd w:val="clear" w:color="auto" w:fill="auto"/>
            <w:noWrap/>
          </w:tcPr>
          <w:p w14:paraId="6ABE6D39" w14:textId="5F575CB1" w:rsidR="00D3157A" w:rsidRPr="00B60D70" w:rsidRDefault="00D3157A" w:rsidP="00D3157A">
            <w:pPr>
              <w:rPr>
                <w:rFonts w:ascii="TH SarabunPSK" w:hAnsi="TH SarabunPSK" w:cs="TH SarabunPSK"/>
              </w:rPr>
            </w:pPr>
            <w:r w:rsidRPr="00B60D70">
              <w:rPr>
                <w:rFonts w:ascii="TH SarabunPSK" w:hAnsi="TH SarabunPSK" w:cs="TH SarabunPSK" w:hint="cs"/>
                <w:cs/>
              </w:rPr>
              <w:t>การประมาณราคาและข้อกำหนดการก่อสร้าง</w:t>
            </w:r>
          </w:p>
        </w:tc>
        <w:tc>
          <w:tcPr>
            <w:tcW w:w="1418" w:type="dxa"/>
            <w:tcBorders>
              <w:top w:val="nil"/>
              <w:left w:val="nil"/>
              <w:bottom w:val="nil"/>
              <w:right w:val="nil"/>
            </w:tcBorders>
            <w:shd w:val="clear" w:color="auto" w:fill="auto"/>
            <w:noWrap/>
          </w:tcPr>
          <w:p w14:paraId="26711C0B" w14:textId="525F2D81" w:rsidR="00D3157A" w:rsidRPr="00B60D70" w:rsidRDefault="00D3157A" w:rsidP="00D3157A">
            <w:pPr>
              <w:jc w:val="right"/>
              <w:rPr>
                <w:rFonts w:ascii="TH SarabunPSK" w:hAnsi="TH SarabunPSK" w:cs="TH SarabunPSK"/>
                <w:lang w:val="th-TH"/>
              </w:rPr>
            </w:pPr>
            <w:r w:rsidRPr="00B60D70">
              <w:rPr>
                <w:rFonts w:ascii="TH SarabunPSK" w:hAnsi="TH SarabunPSK" w:cs="TH SarabunPSK" w:hint="cs"/>
              </w:rPr>
              <w:t>3 (2-2-6)</w:t>
            </w:r>
          </w:p>
        </w:tc>
      </w:tr>
      <w:tr w:rsidR="00B60D70" w:rsidRPr="00B60D70" w14:paraId="2883CACB" w14:textId="77777777" w:rsidTr="00F551BD">
        <w:trPr>
          <w:trHeight w:val="288"/>
        </w:trPr>
        <w:tc>
          <w:tcPr>
            <w:tcW w:w="998" w:type="dxa"/>
            <w:tcBorders>
              <w:top w:val="nil"/>
              <w:left w:val="nil"/>
              <w:bottom w:val="nil"/>
              <w:right w:val="nil"/>
            </w:tcBorders>
            <w:shd w:val="clear" w:color="auto" w:fill="auto"/>
            <w:noWrap/>
          </w:tcPr>
          <w:p w14:paraId="13C5A914" w14:textId="77777777" w:rsidR="00D3157A" w:rsidRPr="00B60D70" w:rsidRDefault="00D3157A" w:rsidP="00D3157A">
            <w:pPr>
              <w:rPr>
                <w:rFonts w:ascii="TH SarabunPSK" w:hAnsi="TH SarabunPSK" w:cs="TH SarabunPSK"/>
              </w:rPr>
            </w:pPr>
          </w:p>
        </w:tc>
        <w:tc>
          <w:tcPr>
            <w:tcW w:w="1417" w:type="dxa"/>
            <w:tcBorders>
              <w:top w:val="nil"/>
              <w:left w:val="nil"/>
              <w:bottom w:val="nil"/>
              <w:right w:val="nil"/>
            </w:tcBorders>
            <w:shd w:val="clear" w:color="auto" w:fill="auto"/>
            <w:noWrap/>
          </w:tcPr>
          <w:p w14:paraId="20F40F0D" w14:textId="78CA32B7" w:rsidR="00D3157A" w:rsidRPr="00B60D70" w:rsidRDefault="00D3157A" w:rsidP="00D3157A">
            <w:pPr>
              <w:rPr>
                <w:rFonts w:ascii="TH SarabunPSK" w:hAnsi="TH SarabunPSK" w:cs="TH SarabunPSK"/>
              </w:rPr>
            </w:pPr>
            <w:r w:rsidRPr="00B60D70">
              <w:rPr>
                <w:rFonts w:ascii="TH SarabunPSK" w:hAnsi="TH SarabunPSK" w:cs="TH SarabunPSK" w:hint="cs"/>
              </w:rPr>
              <w:t>CTE xxx</w:t>
            </w:r>
          </w:p>
        </w:tc>
        <w:tc>
          <w:tcPr>
            <w:tcW w:w="5245" w:type="dxa"/>
            <w:tcBorders>
              <w:top w:val="nil"/>
              <w:left w:val="nil"/>
              <w:bottom w:val="nil"/>
              <w:right w:val="nil"/>
            </w:tcBorders>
            <w:shd w:val="clear" w:color="auto" w:fill="auto"/>
            <w:noWrap/>
          </w:tcPr>
          <w:p w14:paraId="4DF234B2" w14:textId="037C4CFE" w:rsidR="00D3157A" w:rsidRPr="00B60D70" w:rsidRDefault="00D3157A" w:rsidP="00D3157A">
            <w:pPr>
              <w:rPr>
                <w:rFonts w:ascii="TH SarabunPSK" w:hAnsi="TH SarabunPSK" w:cs="TH SarabunPSK"/>
              </w:rPr>
            </w:pPr>
            <w:r w:rsidRPr="00B60D70">
              <w:rPr>
                <w:rFonts w:ascii="TH SarabunPSK" w:hAnsi="TH SarabunPSK" w:cs="TH SarabunPSK" w:hint="cs"/>
                <w:cs/>
              </w:rPr>
              <w:t>วิชาเลือกทางวิศวกรรมโยธา</w:t>
            </w:r>
          </w:p>
        </w:tc>
        <w:tc>
          <w:tcPr>
            <w:tcW w:w="1418" w:type="dxa"/>
            <w:tcBorders>
              <w:top w:val="nil"/>
              <w:left w:val="nil"/>
              <w:bottom w:val="nil"/>
              <w:right w:val="nil"/>
            </w:tcBorders>
            <w:shd w:val="clear" w:color="auto" w:fill="auto"/>
            <w:noWrap/>
          </w:tcPr>
          <w:p w14:paraId="5FDC7BBC" w14:textId="14B1918F" w:rsidR="00D3157A" w:rsidRPr="00B60D70" w:rsidRDefault="00D3157A" w:rsidP="00D3157A">
            <w:pPr>
              <w:jc w:val="right"/>
              <w:rPr>
                <w:rFonts w:ascii="TH SarabunPSK" w:hAnsi="TH SarabunPSK" w:cs="TH SarabunPSK"/>
                <w:cs/>
              </w:rPr>
            </w:pPr>
            <w:r w:rsidRPr="00B60D70">
              <w:rPr>
                <w:rFonts w:ascii="TH SarabunPSK" w:hAnsi="TH SarabunPSK" w:cs="TH SarabunPSK" w:hint="cs"/>
              </w:rPr>
              <w:t>3 (x-x-6)</w:t>
            </w:r>
          </w:p>
        </w:tc>
      </w:tr>
      <w:tr w:rsidR="00B60D70" w:rsidRPr="00B60D70" w14:paraId="675F1997" w14:textId="77777777" w:rsidTr="00F551BD">
        <w:trPr>
          <w:trHeight w:val="288"/>
        </w:trPr>
        <w:tc>
          <w:tcPr>
            <w:tcW w:w="998" w:type="dxa"/>
            <w:tcBorders>
              <w:top w:val="nil"/>
              <w:left w:val="nil"/>
              <w:bottom w:val="nil"/>
              <w:right w:val="nil"/>
            </w:tcBorders>
            <w:shd w:val="clear" w:color="auto" w:fill="auto"/>
            <w:noWrap/>
          </w:tcPr>
          <w:p w14:paraId="2922554C" w14:textId="77777777" w:rsidR="00D3157A" w:rsidRPr="00B60D70" w:rsidRDefault="00D3157A" w:rsidP="00D3157A">
            <w:pPr>
              <w:rPr>
                <w:rFonts w:ascii="TH SarabunPSK" w:hAnsi="TH SarabunPSK" w:cs="TH SarabunPSK"/>
              </w:rPr>
            </w:pPr>
          </w:p>
        </w:tc>
        <w:tc>
          <w:tcPr>
            <w:tcW w:w="1417" w:type="dxa"/>
            <w:tcBorders>
              <w:top w:val="nil"/>
              <w:left w:val="nil"/>
              <w:bottom w:val="nil"/>
              <w:right w:val="nil"/>
            </w:tcBorders>
            <w:shd w:val="clear" w:color="auto" w:fill="auto"/>
            <w:noWrap/>
          </w:tcPr>
          <w:p w14:paraId="252F11DD" w14:textId="49F0C550" w:rsidR="00D3157A" w:rsidRPr="00B60D70" w:rsidRDefault="00D3157A" w:rsidP="00D3157A">
            <w:pPr>
              <w:rPr>
                <w:rFonts w:ascii="TH SarabunPSK" w:hAnsi="TH SarabunPSK" w:cs="TH SarabunPSK"/>
              </w:rPr>
            </w:pPr>
            <w:r w:rsidRPr="00B60D70">
              <w:rPr>
                <w:rFonts w:ascii="TH SarabunPSK" w:hAnsi="TH SarabunPSK" w:cs="TH SarabunPSK"/>
              </w:rPr>
              <w:t>XXX</w:t>
            </w:r>
            <w:r w:rsidRPr="00B60D70">
              <w:rPr>
                <w:rFonts w:ascii="TH SarabunPSK" w:hAnsi="TH SarabunPSK" w:cs="TH SarabunPSK" w:hint="cs"/>
              </w:rPr>
              <w:t xml:space="preserve"> </w:t>
            </w:r>
            <w:proofErr w:type="spellStart"/>
            <w:r w:rsidRPr="00B60D70">
              <w:rPr>
                <w:rFonts w:ascii="TH SarabunPSK" w:hAnsi="TH SarabunPSK" w:cs="TH SarabunPSK" w:hint="cs"/>
              </w:rPr>
              <w:t>xxx</w:t>
            </w:r>
            <w:proofErr w:type="spellEnd"/>
          </w:p>
        </w:tc>
        <w:tc>
          <w:tcPr>
            <w:tcW w:w="5245" w:type="dxa"/>
            <w:tcBorders>
              <w:top w:val="nil"/>
              <w:left w:val="nil"/>
              <w:bottom w:val="nil"/>
              <w:right w:val="nil"/>
            </w:tcBorders>
            <w:shd w:val="clear" w:color="auto" w:fill="auto"/>
            <w:noWrap/>
          </w:tcPr>
          <w:p w14:paraId="19CD092E" w14:textId="5185032E" w:rsidR="00D3157A" w:rsidRPr="00B60D70" w:rsidRDefault="00D3157A" w:rsidP="00D3157A">
            <w:pPr>
              <w:rPr>
                <w:rFonts w:ascii="TH SarabunPSK" w:hAnsi="TH SarabunPSK" w:cs="TH SarabunPSK"/>
              </w:rPr>
            </w:pPr>
            <w:r w:rsidRPr="00B60D70">
              <w:rPr>
                <w:rFonts w:ascii="TH SarabunPSK" w:hAnsi="TH SarabunPSK" w:cs="TH SarabunPSK" w:hint="cs"/>
                <w:cs/>
              </w:rPr>
              <w:t>วิชาเลือกเสรี</w:t>
            </w:r>
            <w:r w:rsidRPr="00B60D70">
              <w:rPr>
                <w:rFonts w:ascii="TH SarabunPSK" w:hAnsi="TH SarabunPSK" w:cs="TH SarabunPSK" w:hint="cs"/>
              </w:rPr>
              <w:t xml:space="preserve"> 1</w:t>
            </w:r>
          </w:p>
        </w:tc>
        <w:tc>
          <w:tcPr>
            <w:tcW w:w="1418" w:type="dxa"/>
            <w:tcBorders>
              <w:top w:val="nil"/>
              <w:left w:val="nil"/>
              <w:bottom w:val="nil"/>
              <w:right w:val="nil"/>
            </w:tcBorders>
            <w:shd w:val="clear" w:color="auto" w:fill="auto"/>
            <w:noWrap/>
          </w:tcPr>
          <w:p w14:paraId="69E5DE88" w14:textId="1008E471" w:rsidR="00D3157A" w:rsidRPr="00B60D70" w:rsidRDefault="00D3157A" w:rsidP="00D3157A">
            <w:pPr>
              <w:jc w:val="right"/>
              <w:rPr>
                <w:rFonts w:ascii="TH SarabunPSK" w:hAnsi="TH SarabunPSK" w:cs="TH SarabunPSK"/>
              </w:rPr>
            </w:pPr>
            <w:r w:rsidRPr="00B60D70">
              <w:rPr>
                <w:rFonts w:ascii="TH SarabunPSK" w:hAnsi="TH SarabunPSK" w:cs="TH SarabunPSK" w:hint="cs"/>
              </w:rPr>
              <w:t>3 (x-x-6)</w:t>
            </w:r>
          </w:p>
        </w:tc>
      </w:tr>
      <w:tr w:rsidR="00B60D70" w:rsidRPr="00B60D70" w14:paraId="667387F8" w14:textId="77777777" w:rsidTr="00F551BD">
        <w:trPr>
          <w:trHeight w:val="288"/>
        </w:trPr>
        <w:tc>
          <w:tcPr>
            <w:tcW w:w="998" w:type="dxa"/>
            <w:tcBorders>
              <w:top w:val="nil"/>
              <w:left w:val="nil"/>
              <w:bottom w:val="single" w:sz="2" w:space="0" w:color="auto"/>
              <w:right w:val="nil"/>
            </w:tcBorders>
            <w:shd w:val="clear" w:color="auto" w:fill="auto"/>
            <w:noWrap/>
          </w:tcPr>
          <w:p w14:paraId="4665B130" w14:textId="77777777" w:rsidR="00D3157A" w:rsidRPr="00B60D70" w:rsidRDefault="00D3157A" w:rsidP="00D3157A">
            <w:pPr>
              <w:rPr>
                <w:rFonts w:ascii="TH SarabunPSK" w:hAnsi="TH SarabunPSK" w:cs="TH SarabunPSK"/>
              </w:rPr>
            </w:pPr>
          </w:p>
        </w:tc>
        <w:tc>
          <w:tcPr>
            <w:tcW w:w="1417" w:type="dxa"/>
            <w:tcBorders>
              <w:top w:val="nil"/>
              <w:left w:val="nil"/>
              <w:bottom w:val="single" w:sz="2" w:space="0" w:color="auto"/>
              <w:right w:val="nil"/>
            </w:tcBorders>
            <w:shd w:val="clear" w:color="auto" w:fill="auto"/>
            <w:noWrap/>
          </w:tcPr>
          <w:p w14:paraId="464B5787" w14:textId="158D9E35" w:rsidR="00D3157A" w:rsidRPr="00B60D70" w:rsidRDefault="00D3157A" w:rsidP="00D3157A">
            <w:pPr>
              <w:rPr>
                <w:rFonts w:ascii="TH SarabunPSK" w:hAnsi="TH SarabunPSK" w:cs="TH SarabunPSK"/>
              </w:rPr>
            </w:pPr>
            <w:r w:rsidRPr="00B60D70">
              <w:rPr>
                <w:rFonts w:ascii="TH SarabunPSK" w:hAnsi="TH SarabunPSK" w:cs="TH SarabunPSK"/>
              </w:rPr>
              <w:t>XXX</w:t>
            </w:r>
            <w:r w:rsidRPr="00B60D70">
              <w:rPr>
                <w:rFonts w:ascii="TH SarabunPSK" w:hAnsi="TH SarabunPSK" w:cs="TH SarabunPSK" w:hint="cs"/>
              </w:rPr>
              <w:t xml:space="preserve"> </w:t>
            </w:r>
            <w:proofErr w:type="spellStart"/>
            <w:r w:rsidRPr="00B60D70">
              <w:rPr>
                <w:rFonts w:ascii="TH SarabunPSK" w:hAnsi="TH SarabunPSK" w:cs="TH SarabunPSK" w:hint="cs"/>
              </w:rPr>
              <w:t>xxx</w:t>
            </w:r>
            <w:proofErr w:type="spellEnd"/>
          </w:p>
        </w:tc>
        <w:tc>
          <w:tcPr>
            <w:tcW w:w="5245" w:type="dxa"/>
            <w:tcBorders>
              <w:top w:val="nil"/>
              <w:left w:val="nil"/>
              <w:bottom w:val="single" w:sz="2" w:space="0" w:color="auto"/>
              <w:right w:val="nil"/>
            </w:tcBorders>
            <w:shd w:val="clear" w:color="auto" w:fill="auto"/>
            <w:noWrap/>
          </w:tcPr>
          <w:p w14:paraId="5369AEC2" w14:textId="7B1D7DBE" w:rsidR="00D3157A" w:rsidRPr="00B60D70" w:rsidRDefault="00D3157A" w:rsidP="00D3157A">
            <w:pPr>
              <w:rPr>
                <w:rFonts w:ascii="TH SarabunPSK" w:hAnsi="TH SarabunPSK" w:cs="TH SarabunPSK"/>
              </w:rPr>
            </w:pPr>
            <w:r w:rsidRPr="00B60D70">
              <w:rPr>
                <w:rFonts w:ascii="TH SarabunPSK" w:hAnsi="TH SarabunPSK" w:cs="TH SarabunPSK" w:hint="cs"/>
                <w:cs/>
              </w:rPr>
              <w:t>วิชาเลือกเสรี</w:t>
            </w:r>
            <w:r w:rsidRPr="00B60D70">
              <w:rPr>
                <w:rFonts w:ascii="TH SarabunPSK" w:hAnsi="TH SarabunPSK" w:cs="TH SarabunPSK" w:hint="cs"/>
              </w:rPr>
              <w:t xml:space="preserve"> 2</w:t>
            </w:r>
          </w:p>
        </w:tc>
        <w:tc>
          <w:tcPr>
            <w:tcW w:w="1418" w:type="dxa"/>
            <w:tcBorders>
              <w:top w:val="nil"/>
              <w:left w:val="nil"/>
              <w:bottom w:val="single" w:sz="2" w:space="0" w:color="auto"/>
              <w:right w:val="nil"/>
            </w:tcBorders>
            <w:shd w:val="clear" w:color="auto" w:fill="auto"/>
            <w:noWrap/>
          </w:tcPr>
          <w:p w14:paraId="186224B7" w14:textId="205C5267" w:rsidR="00D3157A" w:rsidRPr="00B60D70" w:rsidRDefault="00D3157A" w:rsidP="00D3157A">
            <w:pPr>
              <w:jc w:val="right"/>
              <w:rPr>
                <w:rFonts w:ascii="TH SarabunPSK" w:hAnsi="TH SarabunPSK" w:cs="TH SarabunPSK"/>
              </w:rPr>
            </w:pPr>
            <w:r w:rsidRPr="00B60D70">
              <w:rPr>
                <w:rFonts w:ascii="TH SarabunPSK" w:hAnsi="TH SarabunPSK" w:cs="TH SarabunPSK" w:hint="cs"/>
              </w:rPr>
              <w:t>3 (x-x-6)</w:t>
            </w:r>
          </w:p>
        </w:tc>
      </w:tr>
      <w:tr w:rsidR="00B60D70" w:rsidRPr="00B60D70" w14:paraId="0F68FA17" w14:textId="77777777" w:rsidTr="00F551BD">
        <w:trPr>
          <w:trHeight w:val="288"/>
        </w:trPr>
        <w:tc>
          <w:tcPr>
            <w:tcW w:w="998" w:type="dxa"/>
            <w:tcBorders>
              <w:top w:val="single" w:sz="2" w:space="0" w:color="auto"/>
              <w:left w:val="nil"/>
              <w:bottom w:val="nil"/>
              <w:right w:val="nil"/>
            </w:tcBorders>
            <w:shd w:val="clear" w:color="auto" w:fill="auto"/>
            <w:noWrap/>
            <w:vAlign w:val="bottom"/>
          </w:tcPr>
          <w:p w14:paraId="442432F1" w14:textId="77777777" w:rsidR="00D3157A" w:rsidRPr="00B60D70" w:rsidRDefault="00D3157A" w:rsidP="00D3157A">
            <w:pPr>
              <w:rPr>
                <w:rFonts w:ascii="TH SarabunPSK" w:hAnsi="TH SarabunPSK" w:cs="TH SarabunPSK"/>
              </w:rPr>
            </w:pPr>
          </w:p>
        </w:tc>
        <w:tc>
          <w:tcPr>
            <w:tcW w:w="1417" w:type="dxa"/>
            <w:tcBorders>
              <w:top w:val="single" w:sz="2" w:space="0" w:color="auto"/>
              <w:left w:val="nil"/>
              <w:bottom w:val="nil"/>
              <w:right w:val="nil"/>
            </w:tcBorders>
          </w:tcPr>
          <w:p w14:paraId="3BC330AD" w14:textId="77777777" w:rsidR="00D3157A" w:rsidRPr="00B60D70" w:rsidRDefault="00D3157A" w:rsidP="00D3157A">
            <w:pPr>
              <w:rPr>
                <w:rFonts w:ascii="TH SarabunPSK" w:hAnsi="TH SarabunPSK" w:cs="TH SarabunPSK"/>
              </w:rPr>
            </w:pPr>
          </w:p>
        </w:tc>
        <w:tc>
          <w:tcPr>
            <w:tcW w:w="6663" w:type="dxa"/>
            <w:gridSpan w:val="2"/>
            <w:tcBorders>
              <w:top w:val="single" w:sz="2" w:space="0" w:color="auto"/>
              <w:left w:val="nil"/>
              <w:bottom w:val="nil"/>
              <w:right w:val="nil"/>
            </w:tcBorders>
            <w:shd w:val="clear" w:color="auto" w:fill="auto"/>
            <w:noWrap/>
          </w:tcPr>
          <w:p w14:paraId="4A2F309E" w14:textId="1261458F" w:rsidR="00D3157A" w:rsidRPr="00B60D70" w:rsidRDefault="00D3157A" w:rsidP="00D3157A">
            <w:pPr>
              <w:jc w:val="right"/>
              <w:rPr>
                <w:rFonts w:ascii="TH SarabunPSK" w:eastAsia="Times New Roman" w:hAnsi="TH SarabunPSK" w:cs="TH SarabunPSK"/>
                <w:b/>
                <w:bCs/>
              </w:rPr>
            </w:pPr>
            <w:r w:rsidRPr="00B60D70">
              <w:rPr>
                <w:rFonts w:ascii="TH SarabunPSK" w:hAnsi="TH SarabunPSK" w:cs="TH SarabunPSK" w:hint="cs"/>
                <w:b/>
                <w:bCs/>
                <w:cs/>
                <w:lang w:val="th-TH"/>
              </w:rPr>
              <w:t>รวม</w:t>
            </w:r>
            <w:r w:rsidRPr="00B60D70">
              <w:rPr>
                <w:rFonts w:ascii="TH SarabunPSK" w:hAnsi="TH SarabunPSK" w:cs="TH SarabunPSK" w:hint="cs"/>
                <w:b/>
                <w:bCs/>
              </w:rPr>
              <w:t xml:space="preserve"> = 14 (</w:t>
            </w:r>
            <w:r w:rsidR="00F72B39" w:rsidRPr="00B60D70">
              <w:rPr>
                <w:rFonts w:ascii="TH SarabunPSK" w:hAnsi="TH SarabunPSK" w:cs="TH SarabunPSK"/>
                <w:b/>
                <w:bCs/>
              </w:rPr>
              <w:t>2</w:t>
            </w:r>
            <w:r w:rsidRPr="00B60D70">
              <w:rPr>
                <w:rFonts w:ascii="TH SarabunPSK" w:hAnsi="TH SarabunPSK" w:cs="TH SarabunPSK" w:hint="cs"/>
                <w:b/>
                <w:bCs/>
              </w:rPr>
              <w:t>+x – 1</w:t>
            </w:r>
            <w:r w:rsidR="00F72B39" w:rsidRPr="00B60D70">
              <w:rPr>
                <w:rFonts w:ascii="TH SarabunPSK" w:hAnsi="TH SarabunPSK" w:cs="TH SarabunPSK"/>
                <w:b/>
                <w:bCs/>
              </w:rPr>
              <w:t>8</w:t>
            </w:r>
            <w:r w:rsidRPr="00B60D70">
              <w:rPr>
                <w:rFonts w:ascii="TH SarabunPSK" w:hAnsi="TH SarabunPSK" w:cs="TH SarabunPSK" w:hint="cs"/>
                <w:b/>
                <w:bCs/>
              </w:rPr>
              <w:t>+x - 29)</w:t>
            </w:r>
          </w:p>
        </w:tc>
      </w:tr>
      <w:tr w:rsidR="00B60D70" w:rsidRPr="00B60D70" w14:paraId="2A7FAAAC" w14:textId="77777777" w:rsidTr="00F551BD">
        <w:trPr>
          <w:trHeight w:val="288"/>
        </w:trPr>
        <w:tc>
          <w:tcPr>
            <w:tcW w:w="998" w:type="dxa"/>
            <w:tcBorders>
              <w:top w:val="nil"/>
              <w:left w:val="nil"/>
              <w:bottom w:val="nil"/>
              <w:right w:val="nil"/>
            </w:tcBorders>
            <w:shd w:val="clear" w:color="auto" w:fill="auto"/>
            <w:noWrap/>
            <w:vAlign w:val="bottom"/>
          </w:tcPr>
          <w:p w14:paraId="494EEBEB" w14:textId="77777777" w:rsidR="00D3157A" w:rsidRPr="00B60D70" w:rsidRDefault="00D3157A" w:rsidP="00D3157A">
            <w:pPr>
              <w:rPr>
                <w:rFonts w:ascii="TH SarabunPSK" w:hAnsi="TH SarabunPSK" w:cs="TH SarabunPSK"/>
              </w:rPr>
            </w:pPr>
          </w:p>
        </w:tc>
        <w:tc>
          <w:tcPr>
            <w:tcW w:w="1417" w:type="dxa"/>
            <w:tcBorders>
              <w:top w:val="nil"/>
              <w:left w:val="nil"/>
              <w:bottom w:val="nil"/>
              <w:right w:val="nil"/>
            </w:tcBorders>
          </w:tcPr>
          <w:p w14:paraId="73BD6C9C" w14:textId="77777777" w:rsidR="00D3157A" w:rsidRPr="00B60D70" w:rsidRDefault="00D3157A" w:rsidP="00D3157A">
            <w:pPr>
              <w:rPr>
                <w:rFonts w:ascii="TH SarabunPSK" w:hAnsi="TH SarabunPSK" w:cs="TH SarabunPSK"/>
              </w:rPr>
            </w:pPr>
          </w:p>
        </w:tc>
        <w:tc>
          <w:tcPr>
            <w:tcW w:w="6663" w:type="dxa"/>
            <w:gridSpan w:val="2"/>
            <w:tcBorders>
              <w:top w:val="nil"/>
              <w:left w:val="nil"/>
              <w:bottom w:val="nil"/>
              <w:right w:val="nil"/>
            </w:tcBorders>
            <w:shd w:val="clear" w:color="auto" w:fill="auto"/>
            <w:noWrap/>
          </w:tcPr>
          <w:p w14:paraId="44FC9F7F" w14:textId="0CD36A3D" w:rsidR="00D3157A" w:rsidRPr="00B60D70" w:rsidRDefault="00D3157A" w:rsidP="00D3157A">
            <w:pPr>
              <w:jc w:val="right"/>
              <w:rPr>
                <w:rFonts w:ascii="TH SarabunPSK" w:eastAsia="Times New Roman" w:hAnsi="TH SarabunPSK" w:cs="TH SarabunPSK"/>
                <w:b/>
                <w:bCs/>
              </w:rPr>
            </w:pPr>
            <w:r w:rsidRPr="00B60D70">
              <w:rPr>
                <w:rFonts w:ascii="TH SarabunPSK" w:hAnsi="TH SarabunPSK" w:cs="TH SarabunPSK" w:hint="cs"/>
                <w:b/>
                <w:bCs/>
                <w:cs/>
                <w:lang w:val="th-TH"/>
              </w:rPr>
              <w:t xml:space="preserve">ชั่วโมง </w:t>
            </w:r>
            <w:r w:rsidRPr="00B60D70">
              <w:rPr>
                <w:rFonts w:ascii="TH SarabunPSK" w:hAnsi="TH SarabunPSK" w:cs="TH SarabunPSK" w:hint="cs"/>
                <w:b/>
                <w:bCs/>
                <w:cs/>
              </w:rPr>
              <w:t>/</w:t>
            </w:r>
            <w:r w:rsidRPr="00B60D70">
              <w:rPr>
                <w:rFonts w:ascii="TH SarabunPSK" w:hAnsi="TH SarabunPSK" w:cs="TH SarabunPSK" w:hint="cs"/>
                <w:b/>
                <w:bCs/>
                <w:cs/>
                <w:lang w:val="th-TH"/>
              </w:rPr>
              <w:t xml:space="preserve">สัปดาห์  </w:t>
            </w:r>
            <w:r w:rsidRPr="00B60D70">
              <w:rPr>
                <w:rFonts w:ascii="TH SarabunPSK" w:hAnsi="TH SarabunPSK" w:cs="TH SarabunPSK" w:hint="cs"/>
                <w:b/>
                <w:bCs/>
                <w:cs/>
              </w:rPr>
              <w:tab/>
              <w:t xml:space="preserve">= </w:t>
            </w:r>
            <w:r w:rsidR="00931AFF" w:rsidRPr="00B60D70">
              <w:rPr>
                <w:rFonts w:ascii="TH SarabunPSK" w:hAnsi="TH SarabunPSK" w:cs="TH SarabunPSK"/>
                <w:b/>
                <w:bCs/>
              </w:rPr>
              <w:t>39</w:t>
            </w:r>
            <w:r w:rsidRPr="00B60D70">
              <w:rPr>
                <w:rFonts w:ascii="TH SarabunPSK" w:hAnsi="TH SarabunPSK" w:cs="TH SarabunPSK" w:hint="cs"/>
                <w:b/>
                <w:bCs/>
              </w:rPr>
              <w:t>+x</w:t>
            </w:r>
          </w:p>
        </w:tc>
      </w:tr>
    </w:tbl>
    <w:p w14:paraId="552E88A9" w14:textId="77777777" w:rsidR="00624C6F" w:rsidRPr="00B60D70" w:rsidRDefault="00624C6F" w:rsidP="00592146">
      <w:pPr>
        <w:rPr>
          <w:rFonts w:ascii="TH SarabunPSK" w:hAnsi="TH SarabunPSK" w:cs="TH SarabunPSK"/>
        </w:rPr>
      </w:pPr>
    </w:p>
    <w:p w14:paraId="4E63EA76" w14:textId="77777777" w:rsidR="00E67661" w:rsidRPr="00B60D70" w:rsidRDefault="00E67661" w:rsidP="00592146">
      <w:pPr>
        <w:rPr>
          <w:rFonts w:ascii="TH SarabunPSK" w:hAnsi="TH SarabunPSK" w:cs="TH SarabunPSK"/>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3374"/>
        <w:gridCol w:w="2254"/>
        <w:gridCol w:w="2169"/>
      </w:tblGrid>
      <w:tr w:rsidR="00B60D70" w:rsidRPr="00B60D70" w14:paraId="6EC6588B" w14:textId="77777777" w:rsidTr="00D420AC">
        <w:tc>
          <w:tcPr>
            <w:tcW w:w="1134" w:type="dxa"/>
            <w:shd w:val="clear" w:color="auto" w:fill="F2F2F2" w:themeFill="background1" w:themeFillShade="F2"/>
          </w:tcPr>
          <w:p w14:paraId="6AD09EDB" w14:textId="5BA97D9E" w:rsidR="00624C6F" w:rsidRPr="00B60D70" w:rsidRDefault="00624C6F" w:rsidP="00D420AC">
            <w:pPr>
              <w:rPr>
                <w:rFonts w:ascii="TH SarabunPSK" w:hAnsi="TH SarabunPSK" w:cs="TH SarabunPSK"/>
                <w:b/>
                <w:bCs/>
              </w:rPr>
            </w:pPr>
            <w:r w:rsidRPr="00B60D70">
              <w:rPr>
                <w:rFonts w:ascii="TH SarabunPSK" w:hAnsi="TH SarabunPSK" w:cs="TH SarabunPSK" w:hint="cs"/>
                <w:b/>
                <w:bCs/>
                <w:cs/>
                <w:lang w:val="th-TH"/>
              </w:rPr>
              <w:t xml:space="preserve">ชั้นปีที่ </w:t>
            </w:r>
            <w:r w:rsidRPr="00B60D70">
              <w:rPr>
                <w:rFonts w:ascii="TH SarabunPSK" w:hAnsi="TH SarabunPSK" w:cs="TH SarabunPSK" w:hint="cs"/>
                <w:b/>
                <w:bCs/>
              </w:rPr>
              <w:t>4</w:t>
            </w:r>
            <w:r w:rsidR="00BD7F9D" w:rsidRPr="00B60D70">
              <w:rPr>
                <w:rFonts w:ascii="TH SarabunPSK" w:hAnsi="TH SarabunPSK" w:cs="TH SarabunPSK" w:hint="cs"/>
                <w:b/>
                <w:bCs/>
                <w:cs/>
              </w:rPr>
              <w:t xml:space="preserve"> </w:t>
            </w:r>
            <w:r w:rsidRPr="00B60D70">
              <w:rPr>
                <w:rFonts w:ascii="TH SarabunPSK" w:hAnsi="TH SarabunPSK" w:cs="TH SarabunPSK" w:hint="cs"/>
                <w:b/>
                <w:bCs/>
                <w:cs/>
              </w:rPr>
              <w:t xml:space="preserve"> </w:t>
            </w:r>
          </w:p>
        </w:tc>
        <w:tc>
          <w:tcPr>
            <w:tcW w:w="3374" w:type="dxa"/>
            <w:shd w:val="clear" w:color="auto" w:fill="F2F2F2" w:themeFill="background1" w:themeFillShade="F2"/>
          </w:tcPr>
          <w:p w14:paraId="606B2B3F" w14:textId="0F08BFBA" w:rsidR="00624C6F" w:rsidRPr="00B60D70" w:rsidRDefault="00624C6F" w:rsidP="00D420AC">
            <w:pPr>
              <w:rPr>
                <w:rFonts w:ascii="TH SarabunPSK" w:hAnsi="TH SarabunPSK" w:cs="TH SarabunPSK"/>
                <w:b/>
                <w:bCs/>
              </w:rPr>
            </w:pPr>
            <w:r w:rsidRPr="00B60D70">
              <w:rPr>
                <w:rFonts w:ascii="TH SarabunPSK" w:hAnsi="TH SarabunPSK" w:cs="TH SarabunPSK" w:hint="cs"/>
                <w:b/>
                <w:bCs/>
                <w:cs/>
                <w:lang w:val="th-TH"/>
              </w:rPr>
              <w:t>ภาคการศึกษาที่</w:t>
            </w:r>
            <w:r w:rsidRPr="00B60D70">
              <w:rPr>
                <w:rFonts w:ascii="TH SarabunPSK" w:hAnsi="TH SarabunPSK" w:cs="TH SarabunPSK" w:hint="cs"/>
                <w:b/>
                <w:bCs/>
              </w:rPr>
              <w:t xml:space="preserve"> 2</w:t>
            </w:r>
            <w:r w:rsidR="00BD7F9D" w:rsidRPr="00B60D70">
              <w:rPr>
                <w:rFonts w:ascii="TH SarabunPSK" w:hAnsi="TH SarabunPSK" w:cs="TH SarabunPSK" w:hint="cs"/>
                <w:cs/>
              </w:rPr>
              <w:t xml:space="preserve">  </w:t>
            </w:r>
            <w:r w:rsidRPr="00B60D70">
              <w:rPr>
                <w:rFonts w:ascii="TH SarabunPSK" w:hAnsi="TH SarabunPSK" w:cs="TH SarabunPSK" w:hint="cs"/>
                <w:cs/>
              </w:rPr>
              <w:t xml:space="preserve"> </w:t>
            </w:r>
          </w:p>
        </w:tc>
        <w:tc>
          <w:tcPr>
            <w:tcW w:w="2254" w:type="dxa"/>
            <w:shd w:val="clear" w:color="auto" w:fill="F2F2F2" w:themeFill="background1" w:themeFillShade="F2"/>
          </w:tcPr>
          <w:p w14:paraId="0A66FB1D" w14:textId="77777777" w:rsidR="00624C6F" w:rsidRPr="00B60D70" w:rsidRDefault="00624C6F" w:rsidP="00D420AC">
            <w:pPr>
              <w:rPr>
                <w:rFonts w:ascii="TH SarabunPSK" w:hAnsi="TH SarabunPSK" w:cs="TH SarabunPSK"/>
                <w:b/>
                <w:bCs/>
              </w:rPr>
            </w:pPr>
          </w:p>
        </w:tc>
        <w:tc>
          <w:tcPr>
            <w:tcW w:w="2169" w:type="dxa"/>
            <w:shd w:val="clear" w:color="auto" w:fill="F2F2F2" w:themeFill="background1" w:themeFillShade="F2"/>
          </w:tcPr>
          <w:p w14:paraId="2BBC383D" w14:textId="77777777" w:rsidR="00624C6F" w:rsidRPr="00B60D70" w:rsidRDefault="00624C6F" w:rsidP="00D420AC">
            <w:pPr>
              <w:jc w:val="right"/>
              <w:rPr>
                <w:rFonts w:ascii="TH SarabunPSK" w:hAnsi="TH SarabunPSK" w:cs="TH SarabunPSK"/>
                <w:b/>
                <w:bCs/>
              </w:rPr>
            </w:pPr>
            <w:r w:rsidRPr="00B60D70">
              <w:rPr>
                <w:rFonts w:ascii="TH SarabunPSK" w:hAnsi="TH SarabunPSK" w:cs="TH SarabunPSK" w:hint="cs"/>
                <w:b/>
                <w:bCs/>
                <w:cs/>
                <w:lang w:val="th-TH"/>
              </w:rPr>
              <w:t>จำนวนหน่วยกิต</w:t>
            </w:r>
          </w:p>
        </w:tc>
      </w:tr>
    </w:tbl>
    <w:tbl>
      <w:tblPr>
        <w:tblW w:w="893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8"/>
        <w:gridCol w:w="1417"/>
        <w:gridCol w:w="5103"/>
        <w:gridCol w:w="1418"/>
      </w:tblGrid>
      <w:tr w:rsidR="00B60D70" w:rsidRPr="00B60D70" w14:paraId="006EB0F0" w14:textId="77777777" w:rsidTr="00F551BD">
        <w:trPr>
          <w:trHeight w:val="288"/>
        </w:trPr>
        <w:tc>
          <w:tcPr>
            <w:tcW w:w="998" w:type="dxa"/>
            <w:tcBorders>
              <w:top w:val="nil"/>
              <w:left w:val="nil"/>
              <w:bottom w:val="nil"/>
              <w:right w:val="nil"/>
            </w:tcBorders>
            <w:shd w:val="clear" w:color="auto" w:fill="auto"/>
            <w:noWrap/>
          </w:tcPr>
          <w:p w14:paraId="31ED64B7" w14:textId="77777777" w:rsidR="009E6917" w:rsidRPr="00B60D70" w:rsidRDefault="009E6917" w:rsidP="00592146">
            <w:pPr>
              <w:rPr>
                <w:rFonts w:ascii="TH SarabunPSK" w:hAnsi="TH SarabunPSK" w:cs="TH SarabunPSK"/>
              </w:rPr>
            </w:pPr>
          </w:p>
        </w:tc>
        <w:tc>
          <w:tcPr>
            <w:tcW w:w="1417" w:type="dxa"/>
            <w:tcBorders>
              <w:top w:val="nil"/>
              <w:left w:val="nil"/>
              <w:bottom w:val="nil"/>
              <w:right w:val="nil"/>
            </w:tcBorders>
            <w:shd w:val="clear" w:color="auto" w:fill="auto"/>
            <w:noWrap/>
          </w:tcPr>
          <w:p w14:paraId="7B3D8F3A" w14:textId="177318B9"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A34950" w:rsidRPr="00B60D70">
              <w:rPr>
                <w:rFonts w:ascii="TH SarabunPSK" w:hAnsi="TH SarabunPSK" w:cs="TH SarabunPSK" w:hint="cs"/>
              </w:rPr>
              <w:t>492</w:t>
            </w:r>
          </w:p>
        </w:tc>
        <w:tc>
          <w:tcPr>
            <w:tcW w:w="5103" w:type="dxa"/>
            <w:tcBorders>
              <w:top w:val="nil"/>
              <w:left w:val="nil"/>
              <w:bottom w:val="nil"/>
              <w:right w:val="nil"/>
            </w:tcBorders>
            <w:shd w:val="clear" w:color="auto" w:fill="auto"/>
            <w:noWrap/>
          </w:tcPr>
          <w:p w14:paraId="03ACA09B" w14:textId="1A3BCBE1" w:rsidR="00CA6009" w:rsidRPr="00B60D70" w:rsidRDefault="00493429" w:rsidP="00624C6F">
            <w:pPr>
              <w:rPr>
                <w:rFonts w:ascii="TH SarabunPSK" w:hAnsi="TH SarabunPSK" w:cs="TH SarabunPSK"/>
              </w:rPr>
            </w:pPr>
            <w:r w:rsidRPr="00B60D70">
              <w:rPr>
                <w:rFonts w:ascii="TH SarabunPSK" w:hAnsi="TH SarabunPSK" w:cs="TH SarabunPSK" w:hint="cs"/>
                <w:cs/>
                <w:lang w:val="th-TH"/>
              </w:rPr>
              <w:t xml:space="preserve">โครงงานทางครุศาสตร์โยธา </w:t>
            </w:r>
            <w:r w:rsidR="0009605A" w:rsidRPr="00B60D70">
              <w:rPr>
                <w:rFonts w:ascii="TH SarabunPSK" w:hAnsi="TH SarabunPSK" w:cs="TH SarabunPSK" w:hint="cs"/>
                <w:cs/>
                <w:lang w:val="th-TH"/>
              </w:rPr>
              <w:t>2</w:t>
            </w:r>
          </w:p>
        </w:tc>
        <w:tc>
          <w:tcPr>
            <w:tcW w:w="1418" w:type="dxa"/>
            <w:tcBorders>
              <w:top w:val="nil"/>
              <w:left w:val="nil"/>
              <w:bottom w:val="nil"/>
              <w:right w:val="nil"/>
            </w:tcBorders>
            <w:shd w:val="clear" w:color="auto" w:fill="auto"/>
            <w:noWrap/>
          </w:tcPr>
          <w:p w14:paraId="109A0997" w14:textId="74134641" w:rsidR="009E6917" w:rsidRPr="00B60D70" w:rsidRDefault="00587ADA" w:rsidP="00624C6F">
            <w:pPr>
              <w:jc w:val="right"/>
              <w:rPr>
                <w:rFonts w:ascii="TH SarabunPSK" w:hAnsi="TH SarabunPSK" w:cs="TH SarabunPSK"/>
              </w:rPr>
            </w:pPr>
            <w:r w:rsidRPr="00B60D70">
              <w:rPr>
                <w:rFonts w:ascii="TH SarabunPSK" w:hAnsi="TH SarabunPSK" w:cs="TH SarabunPSK" w:hint="cs"/>
              </w:rPr>
              <w:t>1 (0-</w:t>
            </w:r>
            <w:r w:rsidR="00934474" w:rsidRPr="00B60D70">
              <w:rPr>
                <w:rFonts w:ascii="TH SarabunPSK" w:hAnsi="TH SarabunPSK" w:cs="TH SarabunPSK"/>
              </w:rPr>
              <w:t>3</w:t>
            </w:r>
            <w:r w:rsidR="00934474" w:rsidRPr="00B60D70">
              <w:rPr>
                <w:rFonts w:ascii="TH SarabunPSK" w:hAnsi="TH SarabunPSK" w:cs="TH SarabunPSK" w:hint="cs"/>
              </w:rPr>
              <w:t>-</w:t>
            </w:r>
            <w:r w:rsidR="00934474" w:rsidRPr="00B60D70">
              <w:rPr>
                <w:rFonts w:ascii="TH SarabunPSK" w:hAnsi="TH SarabunPSK" w:cs="TH SarabunPSK"/>
              </w:rPr>
              <w:t>3</w:t>
            </w:r>
            <w:r w:rsidRPr="00B60D70">
              <w:rPr>
                <w:rFonts w:ascii="TH SarabunPSK" w:hAnsi="TH SarabunPSK" w:cs="TH SarabunPSK" w:hint="cs"/>
              </w:rPr>
              <w:t>)</w:t>
            </w:r>
          </w:p>
        </w:tc>
      </w:tr>
      <w:tr w:rsidR="00B60D70" w:rsidRPr="00B60D70" w14:paraId="7E2D2670" w14:textId="77777777" w:rsidTr="00F551BD">
        <w:trPr>
          <w:trHeight w:val="288"/>
        </w:trPr>
        <w:tc>
          <w:tcPr>
            <w:tcW w:w="998" w:type="dxa"/>
            <w:tcBorders>
              <w:top w:val="nil"/>
              <w:left w:val="nil"/>
              <w:bottom w:val="nil"/>
              <w:right w:val="nil"/>
            </w:tcBorders>
            <w:shd w:val="clear" w:color="auto" w:fill="auto"/>
            <w:noWrap/>
          </w:tcPr>
          <w:p w14:paraId="31869AD0" w14:textId="77777777" w:rsidR="00DC48FE" w:rsidRPr="00B60D70" w:rsidRDefault="00DC48FE" w:rsidP="00592146">
            <w:pPr>
              <w:rPr>
                <w:rFonts w:ascii="TH SarabunPSK" w:hAnsi="TH SarabunPSK" w:cs="TH SarabunPSK"/>
              </w:rPr>
            </w:pPr>
          </w:p>
        </w:tc>
        <w:tc>
          <w:tcPr>
            <w:tcW w:w="1417" w:type="dxa"/>
            <w:tcBorders>
              <w:top w:val="nil"/>
              <w:left w:val="nil"/>
              <w:bottom w:val="nil"/>
              <w:right w:val="nil"/>
            </w:tcBorders>
            <w:shd w:val="clear" w:color="auto" w:fill="auto"/>
            <w:noWrap/>
          </w:tcPr>
          <w:p w14:paraId="13EDFD2D" w14:textId="43B1D6B6" w:rsidR="00DC48FE"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142C54" w:rsidRPr="00B60D70">
              <w:rPr>
                <w:rFonts w:ascii="TH SarabunPSK" w:hAnsi="TH SarabunPSK" w:cs="TH SarabunPSK" w:hint="cs"/>
              </w:rPr>
              <w:t>316</w:t>
            </w:r>
          </w:p>
        </w:tc>
        <w:tc>
          <w:tcPr>
            <w:tcW w:w="5103" w:type="dxa"/>
            <w:tcBorders>
              <w:top w:val="nil"/>
              <w:left w:val="nil"/>
              <w:bottom w:val="nil"/>
              <w:right w:val="nil"/>
            </w:tcBorders>
            <w:shd w:val="clear" w:color="auto" w:fill="auto"/>
            <w:noWrap/>
          </w:tcPr>
          <w:p w14:paraId="2C165DA2" w14:textId="04E764B6" w:rsidR="004561E3" w:rsidRPr="00B60D70" w:rsidRDefault="00142C54" w:rsidP="00624C6F">
            <w:pPr>
              <w:rPr>
                <w:rFonts w:ascii="TH SarabunPSK" w:hAnsi="TH SarabunPSK" w:cs="TH SarabunPSK"/>
                <w:cs/>
              </w:rPr>
            </w:pPr>
            <w:r w:rsidRPr="00B60D70">
              <w:rPr>
                <w:rFonts w:ascii="TH SarabunPSK" w:hAnsi="TH SarabunPSK" w:cs="TH SarabunPSK" w:hint="cs"/>
                <w:cs/>
              </w:rPr>
              <w:t xml:space="preserve">การวิเคราะห์โครงสร้าง </w:t>
            </w:r>
            <w:r w:rsidRPr="00B60D70">
              <w:rPr>
                <w:rFonts w:ascii="TH SarabunPSK" w:hAnsi="TH SarabunPSK" w:cs="TH SarabunPSK" w:hint="cs"/>
              </w:rPr>
              <w:t>2</w:t>
            </w:r>
          </w:p>
        </w:tc>
        <w:tc>
          <w:tcPr>
            <w:tcW w:w="1418" w:type="dxa"/>
            <w:tcBorders>
              <w:top w:val="nil"/>
              <w:left w:val="nil"/>
              <w:bottom w:val="nil"/>
              <w:right w:val="nil"/>
            </w:tcBorders>
            <w:shd w:val="clear" w:color="auto" w:fill="auto"/>
            <w:noWrap/>
          </w:tcPr>
          <w:p w14:paraId="7112ED79" w14:textId="67B5FC30" w:rsidR="00DC48FE" w:rsidRPr="00B60D70" w:rsidRDefault="00587ADA" w:rsidP="00624C6F">
            <w:pPr>
              <w:jc w:val="right"/>
              <w:rPr>
                <w:rFonts w:ascii="TH SarabunPSK" w:hAnsi="TH SarabunPSK" w:cs="TH SarabunPSK"/>
              </w:rPr>
            </w:pPr>
            <w:r w:rsidRPr="00B60D70">
              <w:rPr>
                <w:rFonts w:ascii="TH SarabunPSK" w:hAnsi="TH SarabunPSK" w:cs="TH SarabunPSK" w:hint="cs"/>
              </w:rPr>
              <w:t>3 (3-0-6)</w:t>
            </w:r>
          </w:p>
        </w:tc>
      </w:tr>
      <w:tr w:rsidR="00B60D70" w:rsidRPr="00B60D70" w14:paraId="2452F13F" w14:textId="77777777" w:rsidTr="00F551BD">
        <w:trPr>
          <w:trHeight w:val="288"/>
        </w:trPr>
        <w:tc>
          <w:tcPr>
            <w:tcW w:w="998" w:type="dxa"/>
            <w:tcBorders>
              <w:top w:val="nil"/>
              <w:left w:val="nil"/>
              <w:bottom w:val="nil"/>
              <w:right w:val="nil"/>
            </w:tcBorders>
            <w:shd w:val="clear" w:color="auto" w:fill="auto"/>
            <w:noWrap/>
          </w:tcPr>
          <w:p w14:paraId="40B9FF84" w14:textId="77777777" w:rsidR="00DC48FE" w:rsidRPr="00B60D70" w:rsidRDefault="00DC48FE" w:rsidP="00592146">
            <w:pPr>
              <w:rPr>
                <w:rFonts w:ascii="TH SarabunPSK" w:hAnsi="TH SarabunPSK" w:cs="TH SarabunPSK"/>
              </w:rPr>
            </w:pPr>
          </w:p>
        </w:tc>
        <w:tc>
          <w:tcPr>
            <w:tcW w:w="1417" w:type="dxa"/>
            <w:tcBorders>
              <w:top w:val="nil"/>
              <w:left w:val="nil"/>
              <w:bottom w:val="nil"/>
              <w:right w:val="nil"/>
            </w:tcBorders>
            <w:shd w:val="clear" w:color="auto" w:fill="auto"/>
            <w:noWrap/>
          </w:tcPr>
          <w:p w14:paraId="3A8C46E4" w14:textId="08685868" w:rsidR="00DC48FE" w:rsidRPr="00B60D70" w:rsidRDefault="00B91175" w:rsidP="00592146">
            <w:pPr>
              <w:rPr>
                <w:rFonts w:ascii="TH SarabunPSK" w:hAnsi="TH SarabunPSK" w:cs="TH SarabunPSK"/>
              </w:rPr>
            </w:pPr>
            <w:r w:rsidRPr="00B60D70">
              <w:rPr>
                <w:rFonts w:ascii="TH SarabunPSK" w:hAnsi="TH SarabunPSK" w:cs="TH SarabunPSK" w:hint="cs"/>
                <w:lang w:val="th-TH"/>
              </w:rPr>
              <w:t xml:space="preserve">CTE </w:t>
            </w:r>
            <w:r w:rsidR="00142C54" w:rsidRPr="00B60D70">
              <w:rPr>
                <w:rFonts w:ascii="TH SarabunPSK" w:hAnsi="TH SarabunPSK" w:cs="TH SarabunPSK" w:hint="cs"/>
                <w:cs/>
                <w:lang w:val="th-TH"/>
              </w:rPr>
              <w:t>313</w:t>
            </w:r>
          </w:p>
        </w:tc>
        <w:tc>
          <w:tcPr>
            <w:tcW w:w="5103" w:type="dxa"/>
            <w:tcBorders>
              <w:top w:val="nil"/>
              <w:left w:val="nil"/>
              <w:bottom w:val="nil"/>
              <w:right w:val="nil"/>
            </w:tcBorders>
            <w:shd w:val="clear" w:color="auto" w:fill="auto"/>
            <w:noWrap/>
          </w:tcPr>
          <w:p w14:paraId="32886DCC" w14:textId="3A0B0E49" w:rsidR="004561E3" w:rsidRPr="00B60D70" w:rsidRDefault="00142C54" w:rsidP="00624C6F">
            <w:pPr>
              <w:rPr>
                <w:rFonts w:ascii="TH SarabunPSK" w:hAnsi="TH SarabunPSK" w:cs="TH SarabunPSK"/>
                <w:cs/>
              </w:rPr>
            </w:pPr>
            <w:r w:rsidRPr="00B60D70">
              <w:rPr>
                <w:rFonts w:ascii="TH SarabunPSK" w:hAnsi="TH SarabunPSK" w:cs="TH SarabunPSK" w:hint="cs"/>
                <w:cs/>
                <w:lang w:val="th-TH"/>
              </w:rPr>
              <w:t>การออกแบบโครงสร้างเหล็กและไม้</w:t>
            </w:r>
          </w:p>
        </w:tc>
        <w:tc>
          <w:tcPr>
            <w:tcW w:w="1418" w:type="dxa"/>
            <w:tcBorders>
              <w:top w:val="nil"/>
              <w:left w:val="nil"/>
              <w:bottom w:val="nil"/>
              <w:right w:val="nil"/>
            </w:tcBorders>
            <w:shd w:val="clear" w:color="auto" w:fill="auto"/>
            <w:noWrap/>
          </w:tcPr>
          <w:p w14:paraId="36E90433" w14:textId="662E5F60" w:rsidR="00DC48FE" w:rsidRPr="00B60D70" w:rsidRDefault="00587ADA" w:rsidP="00624C6F">
            <w:pPr>
              <w:jc w:val="right"/>
              <w:rPr>
                <w:rFonts w:ascii="TH SarabunPSK" w:hAnsi="TH SarabunPSK" w:cs="TH SarabunPSK"/>
              </w:rPr>
            </w:pPr>
            <w:r w:rsidRPr="00B60D70">
              <w:rPr>
                <w:rFonts w:ascii="TH SarabunPSK" w:hAnsi="TH SarabunPSK" w:cs="TH SarabunPSK" w:hint="cs"/>
              </w:rPr>
              <w:t>3 (2-2-6)</w:t>
            </w:r>
          </w:p>
        </w:tc>
      </w:tr>
      <w:tr w:rsidR="00B60D70" w:rsidRPr="00B60D70" w14:paraId="6A622079" w14:textId="77777777" w:rsidTr="00F551BD">
        <w:trPr>
          <w:trHeight w:val="288"/>
        </w:trPr>
        <w:tc>
          <w:tcPr>
            <w:tcW w:w="998" w:type="dxa"/>
            <w:tcBorders>
              <w:top w:val="nil"/>
              <w:left w:val="nil"/>
              <w:bottom w:val="nil"/>
              <w:right w:val="nil"/>
            </w:tcBorders>
            <w:shd w:val="clear" w:color="auto" w:fill="auto"/>
            <w:noWrap/>
          </w:tcPr>
          <w:p w14:paraId="2F41627A" w14:textId="77777777" w:rsidR="00D3157A" w:rsidRPr="00B60D70" w:rsidRDefault="00D3157A" w:rsidP="00D3157A">
            <w:pPr>
              <w:rPr>
                <w:rFonts w:ascii="TH SarabunPSK" w:hAnsi="TH SarabunPSK" w:cs="TH SarabunPSK"/>
              </w:rPr>
            </w:pPr>
          </w:p>
        </w:tc>
        <w:tc>
          <w:tcPr>
            <w:tcW w:w="1417" w:type="dxa"/>
            <w:tcBorders>
              <w:top w:val="nil"/>
              <w:left w:val="nil"/>
              <w:bottom w:val="nil"/>
              <w:right w:val="nil"/>
            </w:tcBorders>
            <w:shd w:val="clear" w:color="auto" w:fill="auto"/>
            <w:noWrap/>
          </w:tcPr>
          <w:p w14:paraId="7A6BBC3B" w14:textId="411CC80C" w:rsidR="00D3157A" w:rsidRPr="00B60D70" w:rsidRDefault="00D3157A" w:rsidP="00D3157A">
            <w:pPr>
              <w:rPr>
                <w:rFonts w:ascii="TH SarabunPSK" w:hAnsi="TH SarabunPSK" w:cs="TH SarabunPSK"/>
              </w:rPr>
            </w:pPr>
            <w:r w:rsidRPr="00B60D70">
              <w:rPr>
                <w:rFonts w:ascii="TH SarabunPSK" w:hAnsi="TH SarabunPSK" w:cs="TH SarabunPSK" w:hint="cs"/>
                <w:lang w:val="th-TH"/>
              </w:rPr>
              <w:t>CTE 46601</w:t>
            </w:r>
          </w:p>
        </w:tc>
        <w:tc>
          <w:tcPr>
            <w:tcW w:w="5103" w:type="dxa"/>
            <w:tcBorders>
              <w:top w:val="nil"/>
              <w:left w:val="nil"/>
              <w:bottom w:val="nil"/>
              <w:right w:val="nil"/>
            </w:tcBorders>
            <w:shd w:val="clear" w:color="auto" w:fill="auto"/>
            <w:noWrap/>
          </w:tcPr>
          <w:p w14:paraId="12212271" w14:textId="08333B05" w:rsidR="00D3157A" w:rsidRPr="00B60D70" w:rsidRDefault="00D3157A" w:rsidP="00D3157A">
            <w:pPr>
              <w:rPr>
                <w:rFonts w:ascii="TH SarabunPSK" w:hAnsi="TH SarabunPSK" w:cs="TH SarabunPSK"/>
                <w:cs/>
              </w:rPr>
            </w:pPr>
            <w:r w:rsidRPr="00B60D70">
              <w:rPr>
                <w:rFonts w:ascii="TH SarabunPSK" w:hAnsi="TH SarabunPSK" w:cs="TH SarabunPSK" w:hint="cs"/>
                <w:cs/>
                <w:lang w:val="th-TH"/>
              </w:rPr>
              <w:t>แบบจำลองสารสนเทศอาคาร</w:t>
            </w:r>
            <w:r w:rsidRPr="00B60D70">
              <w:rPr>
                <w:rFonts w:ascii="TH SarabunPSK" w:hAnsi="TH SarabunPSK" w:cs="TH SarabunPSK" w:hint="cs"/>
                <w:lang w:val="th-TH"/>
              </w:rPr>
              <w:t xml:space="preserve"> </w:t>
            </w:r>
          </w:p>
        </w:tc>
        <w:tc>
          <w:tcPr>
            <w:tcW w:w="1418" w:type="dxa"/>
            <w:tcBorders>
              <w:top w:val="nil"/>
              <w:left w:val="nil"/>
              <w:bottom w:val="nil"/>
              <w:right w:val="nil"/>
            </w:tcBorders>
            <w:shd w:val="clear" w:color="auto" w:fill="auto"/>
            <w:noWrap/>
          </w:tcPr>
          <w:p w14:paraId="1C32F809" w14:textId="306BED4F" w:rsidR="00D3157A" w:rsidRPr="00B60D70" w:rsidRDefault="00D3157A" w:rsidP="00D3157A">
            <w:pPr>
              <w:jc w:val="right"/>
              <w:rPr>
                <w:rFonts w:ascii="TH SarabunPSK" w:hAnsi="TH SarabunPSK" w:cs="TH SarabunPSK"/>
              </w:rPr>
            </w:pPr>
            <w:r w:rsidRPr="00B60D70">
              <w:rPr>
                <w:rFonts w:ascii="TH SarabunPSK" w:hAnsi="TH SarabunPSK" w:cs="TH SarabunPSK" w:hint="cs"/>
                <w:lang w:val="th-TH"/>
              </w:rPr>
              <w:t>1 (1-0-2)</w:t>
            </w:r>
          </w:p>
        </w:tc>
      </w:tr>
      <w:tr w:rsidR="00B60D70" w:rsidRPr="00B60D70" w14:paraId="146026D8" w14:textId="77777777" w:rsidTr="00F551BD">
        <w:trPr>
          <w:trHeight w:val="288"/>
        </w:trPr>
        <w:tc>
          <w:tcPr>
            <w:tcW w:w="998" w:type="dxa"/>
            <w:tcBorders>
              <w:top w:val="nil"/>
              <w:left w:val="nil"/>
              <w:bottom w:val="nil"/>
              <w:right w:val="nil"/>
            </w:tcBorders>
            <w:shd w:val="clear" w:color="auto" w:fill="auto"/>
            <w:noWrap/>
          </w:tcPr>
          <w:p w14:paraId="47415829" w14:textId="77777777" w:rsidR="00D3157A" w:rsidRPr="00B60D70" w:rsidRDefault="00D3157A" w:rsidP="00D3157A">
            <w:pPr>
              <w:rPr>
                <w:rFonts w:ascii="TH SarabunPSK" w:hAnsi="TH SarabunPSK" w:cs="TH SarabunPSK"/>
              </w:rPr>
            </w:pPr>
          </w:p>
        </w:tc>
        <w:tc>
          <w:tcPr>
            <w:tcW w:w="1417" w:type="dxa"/>
            <w:tcBorders>
              <w:top w:val="nil"/>
              <w:left w:val="nil"/>
              <w:bottom w:val="nil"/>
              <w:right w:val="nil"/>
            </w:tcBorders>
            <w:shd w:val="clear" w:color="auto" w:fill="auto"/>
            <w:noWrap/>
          </w:tcPr>
          <w:p w14:paraId="30E00618" w14:textId="377BB5E8" w:rsidR="00D3157A" w:rsidRPr="00B60D70" w:rsidRDefault="00D3157A" w:rsidP="00D3157A">
            <w:pPr>
              <w:rPr>
                <w:rFonts w:ascii="TH SarabunPSK" w:hAnsi="TH SarabunPSK" w:cs="TH SarabunPSK"/>
              </w:rPr>
            </w:pPr>
            <w:r w:rsidRPr="00B60D70">
              <w:rPr>
                <w:rFonts w:ascii="TH SarabunPSK" w:hAnsi="TH SarabunPSK" w:cs="TH SarabunPSK" w:hint="cs"/>
                <w:lang w:val="th-TH"/>
              </w:rPr>
              <w:t>CTE 46602</w:t>
            </w:r>
          </w:p>
        </w:tc>
        <w:tc>
          <w:tcPr>
            <w:tcW w:w="5103" w:type="dxa"/>
            <w:tcBorders>
              <w:top w:val="nil"/>
              <w:left w:val="nil"/>
              <w:bottom w:val="nil"/>
              <w:right w:val="nil"/>
            </w:tcBorders>
            <w:shd w:val="clear" w:color="auto" w:fill="auto"/>
            <w:noWrap/>
          </w:tcPr>
          <w:p w14:paraId="1D56A176" w14:textId="1FFE66B1" w:rsidR="00D3157A" w:rsidRPr="00B60D70" w:rsidRDefault="00D3157A" w:rsidP="00D3157A">
            <w:pPr>
              <w:rPr>
                <w:rFonts w:ascii="TH SarabunPSK" w:hAnsi="TH SarabunPSK" w:cs="TH SarabunPSK"/>
                <w:cs/>
              </w:rPr>
            </w:pPr>
            <w:r w:rsidRPr="00B60D70">
              <w:rPr>
                <w:rFonts w:ascii="TH SarabunPSK" w:hAnsi="TH SarabunPSK" w:cs="TH SarabunPSK" w:hint="cs"/>
                <w:cs/>
                <w:lang w:val="th-TH"/>
              </w:rPr>
              <w:t>คอมพิวเตอร์ประยุกต์ในงานวิศวกรรมโยธา</w:t>
            </w:r>
            <w:r w:rsidRPr="00B60D70">
              <w:rPr>
                <w:rFonts w:ascii="TH SarabunPSK" w:hAnsi="TH SarabunPSK" w:cs="TH SarabunPSK" w:hint="cs"/>
                <w:lang w:val="th-TH"/>
              </w:rPr>
              <w:t xml:space="preserve"> </w:t>
            </w:r>
          </w:p>
        </w:tc>
        <w:tc>
          <w:tcPr>
            <w:tcW w:w="1418" w:type="dxa"/>
            <w:tcBorders>
              <w:top w:val="nil"/>
              <w:left w:val="nil"/>
              <w:bottom w:val="nil"/>
              <w:right w:val="nil"/>
            </w:tcBorders>
            <w:shd w:val="clear" w:color="auto" w:fill="auto"/>
            <w:noWrap/>
          </w:tcPr>
          <w:p w14:paraId="1F7CDE12" w14:textId="55AFE62B" w:rsidR="00D3157A" w:rsidRPr="00B60D70" w:rsidRDefault="00D3157A" w:rsidP="00D3157A">
            <w:pPr>
              <w:jc w:val="right"/>
              <w:rPr>
                <w:rFonts w:ascii="TH SarabunPSK" w:hAnsi="TH SarabunPSK" w:cs="TH SarabunPSK"/>
              </w:rPr>
            </w:pPr>
            <w:r w:rsidRPr="00B60D70">
              <w:rPr>
                <w:rFonts w:ascii="TH SarabunPSK" w:hAnsi="TH SarabunPSK" w:cs="TH SarabunPSK" w:hint="cs"/>
                <w:lang w:val="th-TH"/>
              </w:rPr>
              <w:t>2 (0-4-4)</w:t>
            </w:r>
          </w:p>
        </w:tc>
      </w:tr>
      <w:tr w:rsidR="00B60D70" w:rsidRPr="00B60D70" w14:paraId="0D86E313" w14:textId="77777777" w:rsidTr="00F551BD">
        <w:trPr>
          <w:trHeight w:val="288"/>
        </w:trPr>
        <w:tc>
          <w:tcPr>
            <w:tcW w:w="998" w:type="dxa"/>
            <w:tcBorders>
              <w:top w:val="nil"/>
              <w:left w:val="nil"/>
              <w:bottom w:val="nil"/>
              <w:right w:val="nil"/>
            </w:tcBorders>
            <w:shd w:val="clear" w:color="auto" w:fill="auto"/>
            <w:noWrap/>
          </w:tcPr>
          <w:p w14:paraId="4651597D" w14:textId="77777777" w:rsidR="00D3157A" w:rsidRPr="00B60D70" w:rsidRDefault="00D3157A" w:rsidP="00D3157A">
            <w:pPr>
              <w:rPr>
                <w:rFonts w:ascii="TH SarabunPSK" w:hAnsi="TH SarabunPSK" w:cs="TH SarabunPSK"/>
              </w:rPr>
            </w:pPr>
          </w:p>
        </w:tc>
        <w:tc>
          <w:tcPr>
            <w:tcW w:w="1417" w:type="dxa"/>
            <w:tcBorders>
              <w:top w:val="nil"/>
              <w:left w:val="nil"/>
              <w:bottom w:val="nil"/>
              <w:right w:val="nil"/>
            </w:tcBorders>
            <w:shd w:val="clear" w:color="auto" w:fill="auto"/>
            <w:noWrap/>
          </w:tcPr>
          <w:p w14:paraId="39E2DFFC" w14:textId="450BDB89" w:rsidR="00D3157A" w:rsidRPr="00B60D70" w:rsidRDefault="00D3157A" w:rsidP="00D3157A">
            <w:pPr>
              <w:rPr>
                <w:rFonts w:ascii="TH SarabunPSK" w:hAnsi="TH SarabunPSK" w:cs="TH SarabunPSK"/>
              </w:rPr>
            </w:pPr>
            <w:r w:rsidRPr="00B60D70">
              <w:rPr>
                <w:rFonts w:ascii="TH SarabunPSK" w:hAnsi="TH SarabunPSK" w:cs="TH SarabunPSK" w:hint="cs"/>
                <w:lang w:val="th-TH"/>
              </w:rPr>
              <w:t xml:space="preserve">CTE </w:t>
            </w:r>
            <w:r w:rsidRPr="00B60D70">
              <w:rPr>
                <w:rFonts w:ascii="TH SarabunPSK" w:hAnsi="TH SarabunPSK" w:cs="TH SarabunPSK" w:hint="cs"/>
                <w:cs/>
                <w:lang w:val="th-TH"/>
              </w:rPr>
              <w:t>422</w:t>
            </w:r>
            <w:r w:rsidRPr="00B60D70">
              <w:rPr>
                <w:rFonts w:ascii="TH SarabunPSK" w:hAnsi="TH SarabunPSK" w:cs="TH SarabunPSK"/>
              </w:rPr>
              <w:t>00</w:t>
            </w:r>
          </w:p>
        </w:tc>
        <w:tc>
          <w:tcPr>
            <w:tcW w:w="5103" w:type="dxa"/>
            <w:tcBorders>
              <w:top w:val="nil"/>
              <w:left w:val="nil"/>
              <w:bottom w:val="nil"/>
              <w:right w:val="nil"/>
            </w:tcBorders>
            <w:shd w:val="clear" w:color="auto" w:fill="auto"/>
            <w:noWrap/>
          </w:tcPr>
          <w:p w14:paraId="4FB79CA4" w14:textId="034494CE" w:rsidR="00D3157A" w:rsidRPr="00B60D70" w:rsidRDefault="00D3157A" w:rsidP="00D3157A">
            <w:pPr>
              <w:rPr>
                <w:rFonts w:ascii="TH SarabunPSK" w:hAnsi="TH SarabunPSK" w:cs="TH SarabunPSK"/>
                <w:cs/>
              </w:rPr>
            </w:pPr>
            <w:r w:rsidRPr="00B60D70">
              <w:rPr>
                <w:rFonts w:ascii="TH SarabunPSK" w:hAnsi="TH SarabunPSK" w:cs="TH SarabunPSK" w:hint="cs"/>
                <w:cs/>
                <w:lang w:val="th-TH"/>
              </w:rPr>
              <w:t>การบริหารงานก่อสร้าง</w:t>
            </w:r>
          </w:p>
        </w:tc>
        <w:tc>
          <w:tcPr>
            <w:tcW w:w="1418" w:type="dxa"/>
            <w:tcBorders>
              <w:top w:val="nil"/>
              <w:left w:val="nil"/>
              <w:bottom w:val="nil"/>
              <w:right w:val="nil"/>
            </w:tcBorders>
            <w:shd w:val="clear" w:color="auto" w:fill="auto"/>
            <w:noWrap/>
          </w:tcPr>
          <w:p w14:paraId="52010E1A" w14:textId="62E22F01" w:rsidR="00D3157A" w:rsidRPr="00B60D70" w:rsidRDefault="00D3157A" w:rsidP="00D3157A">
            <w:pPr>
              <w:jc w:val="right"/>
              <w:rPr>
                <w:rFonts w:ascii="TH SarabunPSK" w:hAnsi="TH SarabunPSK" w:cs="TH SarabunPSK"/>
              </w:rPr>
            </w:pPr>
            <w:r w:rsidRPr="00B60D70">
              <w:rPr>
                <w:rFonts w:ascii="TH SarabunPSK" w:hAnsi="TH SarabunPSK" w:cs="TH SarabunPSK" w:hint="cs"/>
              </w:rPr>
              <w:t>3 (3-0-6)</w:t>
            </w:r>
          </w:p>
        </w:tc>
      </w:tr>
      <w:tr w:rsidR="00B60D70" w:rsidRPr="00B60D70" w14:paraId="1A92444D" w14:textId="77777777" w:rsidTr="00F551BD">
        <w:trPr>
          <w:trHeight w:val="288"/>
        </w:trPr>
        <w:tc>
          <w:tcPr>
            <w:tcW w:w="998" w:type="dxa"/>
            <w:tcBorders>
              <w:top w:val="nil"/>
              <w:left w:val="nil"/>
              <w:bottom w:val="nil"/>
              <w:right w:val="nil"/>
            </w:tcBorders>
            <w:shd w:val="clear" w:color="auto" w:fill="auto"/>
            <w:noWrap/>
          </w:tcPr>
          <w:p w14:paraId="7CFECCAA" w14:textId="77777777" w:rsidR="00D3157A" w:rsidRPr="00B60D70" w:rsidRDefault="00D3157A" w:rsidP="00D3157A">
            <w:pPr>
              <w:rPr>
                <w:rFonts w:ascii="TH SarabunPSK" w:hAnsi="TH SarabunPSK" w:cs="TH SarabunPSK"/>
              </w:rPr>
            </w:pPr>
          </w:p>
        </w:tc>
        <w:tc>
          <w:tcPr>
            <w:tcW w:w="1417" w:type="dxa"/>
            <w:tcBorders>
              <w:top w:val="nil"/>
              <w:left w:val="nil"/>
              <w:bottom w:val="nil"/>
              <w:right w:val="nil"/>
            </w:tcBorders>
            <w:shd w:val="clear" w:color="auto" w:fill="auto"/>
            <w:noWrap/>
          </w:tcPr>
          <w:p w14:paraId="55FEA1A6" w14:textId="6216478A" w:rsidR="00D3157A" w:rsidRPr="00B60D70" w:rsidRDefault="00D3157A" w:rsidP="00D3157A">
            <w:pPr>
              <w:rPr>
                <w:rFonts w:ascii="TH SarabunPSK" w:hAnsi="TH SarabunPSK" w:cs="TH SarabunPSK"/>
              </w:rPr>
            </w:pPr>
            <w:r w:rsidRPr="00B60D70">
              <w:rPr>
                <w:rFonts w:ascii="TH SarabunPSK" w:hAnsi="TH SarabunPSK" w:cs="TH SarabunPSK" w:hint="cs"/>
              </w:rPr>
              <w:t>CTE 442</w:t>
            </w:r>
          </w:p>
        </w:tc>
        <w:tc>
          <w:tcPr>
            <w:tcW w:w="5103" w:type="dxa"/>
            <w:tcBorders>
              <w:top w:val="nil"/>
              <w:left w:val="nil"/>
              <w:bottom w:val="nil"/>
              <w:right w:val="nil"/>
            </w:tcBorders>
            <w:shd w:val="clear" w:color="auto" w:fill="auto"/>
            <w:noWrap/>
          </w:tcPr>
          <w:p w14:paraId="248C3BF1" w14:textId="141D1705" w:rsidR="00D3157A" w:rsidRPr="00B60D70" w:rsidRDefault="00D3157A" w:rsidP="00D3157A">
            <w:pPr>
              <w:rPr>
                <w:rFonts w:ascii="TH SarabunPSK" w:hAnsi="TH SarabunPSK" w:cs="TH SarabunPSK"/>
              </w:rPr>
            </w:pPr>
            <w:r w:rsidRPr="00B60D70">
              <w:rPr>
                <w:rFonts w:ascii="TH SarabunPSK" w:hAnsi="TH SarabunPSK" w:cs="TH SarabunPSK" w:hint="cs"/>
                <w:cs/>
              </w:rPr>
              <w:t>อุทกวิทยาและการบริหารจัดการน้ำ</w:t>
            </w:r>
          </w:p>
        </w:tc>
        <w:tc>
          <w:tcPr>
            <w:tcW w:w="1418" w:type="dxa"/>
            <w:tcBorders>
              <w:top w:val="nil"/>
              <w:left w:val="nil"/>
              <w:bottom w:val="nil"/>
              <w:right w:val="nil"/>
            </w:tcBorders>
            <w:shd w:val="clear" w:color="auto" w:fill="auto"/>
            <w:noWrap/>
          </w:tcPr>
          <w:p w14:paraId="32E44FD6" w14:textId="430B61FA" w:rsidR="00D3157A" w:rsidRPr="00B60D70" w:rsidRDefault="00D3157A" w:rsidP="00D3157A">
            <w:pPr>
              <w:jc w:val="right"/>
              <w:rPr>
                <w:rFonts w:ascii="TH SarabunPSK" w:hAnsi="TH SarabunPSK" w:cs="TH SarabunPSK"/>
              </w:rPr>
            </w:pPr>
            <w:r w:rsidRPr="00B60D70">
              <w:rPr>
                <w:rFonts w:ascii="TH SarabunPSK" w:hAnsi="TH SarabunPSK" w:cs="TH SarabunPSK" w:hint="cs"/>
              </w:rPr>
              <w:t>3 (3 0 6)</w:t>
            </w:r>
          </w:p>
        </w:tc>
      </w:tr>
      <w:tr w:rsidR="00B60D70" w:rsidRPr="00B60D70" w14:paraId="3C35F893" w14:textId="77777777" w:rsidTr="00F551BD">
        <w:trPr>
          <w:trHeight w:val="288"/>
        </w:trPr>
        <w:tc>
          <w:tcPr>
            <w:tcW w:w="998" w:type="dxa"/>
            <w:tcBorders>
              <w:top w:val="nil"/>
              <w:left w:val="nil"/>
              <w:bottom w:val="single" w:sz="4" w:space="0" w:color="auto"/>
              <w:right w:val="nil"/>
            </w:tcBorders>
            <w:shd w:val="clear" w:color="auto" w:fill="auto"/>
            <w:noWrap/>
          </w:tcPr>
          <w:p w14:paraId="78530E84" w14:textId="77777777" w:rsidR="00D3157A" w:rsidRPr="00B60D70" w:rsidRDefault="00D3157A" w:rsidP="00D3157A">
            <w:pPr>
              <w:rPr>
                <w:rFonts w:ascii="TH SarabunPSK" w:hAnsi="TH SarabunPSK" w:cs="TH SarabunPSK"/>
              </w:rPr>
            </w:pPr>
          </w:p>
        </w:tc>
        <w:tc>
          <w:tcPr>
            <w:tcW w:w="1417" w:type="dxa"/>
            <w:tcBorders>
              <w:top w:val="nil"/>
              <w:left w:val="nil"/>
              <w:bottom w:val="single" w:sz="4" w:space="0" w:color="auto"/>
              <w:right w:val="nil"/>
            </w:tcBorders>
            <w:shd w:val="clear" w:color="auto" w:fill="auto"/>
            <w:noWrap/>
          </w:tcPr>
          <w:p w14:paraId="2560E846" w14:textId="64914FBB" w:rsidR="00D3157A" w:rsidRPr="00B60D70" w:rsidRDefault="00D3157A" w:rsidP="00D3157A">
            <w:pPr>
              <w:rPr>
                <w:rFonts w:ascii="TH SarabunPSK" w:hAnsi="TH SarabunPSK" w:cs="TH SarabunPSK"/>
              </w:rPr>
            </w:pPr>
            <w:r w:rsidRPr="00B60D70">
              <w:rPr>
                <w:rFonts w:ascii="TH SarabunPSK" w:hAnsi="TH SarabunPSK" w:cs="TH SarabunPSK" w:hint="cs"/>
              </w:rPr>
              <w:t>CTE 452</w:t>
            </w:r>
          </w:p>
        </w:tc>
        <w:tc>
          <w:tcPr>
            <w:tcW w:w="5103" w:type="dxa"/>
            <w:tcBorders>
              <w:top w:val="nil"/>
              <w:left w:val="nil"/>
              <w:bottom w:val="single" w:sz="4" w:space="0" w:color="auto"/>
              <w:right w:val="nil"/>
            </w:tcBorders>
            <w:shd w:val="clear" w:color="auto" w:fill="auto"/>
            <w:noWrap/>
          </w:tcPr>
          <w:p w14:paraId="11BB84E6" w14:textId="32AC4A06" w:rsidR="00D3157A" w:rsidRPr="00B60D70" w:rsidRDefault="00D3157A" w:rsidP="00D3157A">
            <w:pPr>
              <w:rPr>
                <w:rFonts w:ascii="TH SarabunPSK" w:hAnsi="TH SarabunPSK" w:cs="TH SarabunPSK"/>
                <w:cs/>
              </w:rPr>
            </w:pPr>
            <w:r w:rsidRPr="00B60D70">
              <w:rPr>
                <w:rFonts w:ascii="TH SarabunPSK" w:hAnsi="TH SarabunPSK" w:cs="TH SarabunPSK" w:hint="cs"/>
                <w:cs/>
              </w:rPr>
              <w:t>วิศวกรรมฐานราก</w:t>
            </w:r>
          </w:p>
        </w:tc>
        <w:tc>
          <w:tcPr>
            <w:tcW w:w="1418" w:type="dxa"/>
            <w:tcBorders>
              <w:top w:val="nil"/>
              <w:left w:val="nil"/>
              <w:bottom w:val="single" w:sz="4" w:space="0" w:color="auto"/>
              <w:right w:val="nil"/>
            </w:tcBorders>
            <w:shd w:val="clear" w:color="auto" w:fill="auto"/>
            <w:noWrap/>
          </w:tcPr>
          <w:p w14:paraId="61E61942" w14:textId="6F0E0893" w:rsidR="00D3157A" w:rsidRPr="00B60D70" w:rsidRDefault="00D3157A" w:rsidP="00D3157A">
            <w:pPr>
              <w:jc w:val="right"/>
              <w:rPr>
                <w:rFonts w:ascii="TH SarabunPSK" w:hAnsi="TH SarabunPSK" w:cs="TH SarabunPSK"/>
                <w:cs/>
              </w:rPr>
            </w:pPr>
            <w:r w:rsidRPr="00B60D70">
              <w:rPr>
                <w:rFonts w:ascii="TH SarabunPSK" w:hAnsi="TH SarabunPSK" w:cs="TH SarabunPSK" w:hint="cs"/>
              </w:rPr>
              <w:t>3 (3-0-6)</w:t>
            </w:r>
          </w:p>
        </w:tc>
      </w:tr>
      <w:tr w:rsidR="00B60D70" w:rsidRPr="00B60D70" w14:paraId="0D36CC4A" w14:textId="77777777" w:rsidTr="00F551BD">
        <w:trPr>
          <w:trHeight w:val="288"/>
        </w:trPr>
        <w:tc>
          <w:tcPr>
            <w:tcW w:w="998" w:type="dxa"/>
            <w:tcBorders>
              <w:top w:val="single" w:sz="4" w:space="0" w:color="auto"/>
              <w:left w:val="nil"/>
              <w:bottom w:val="nil"/>
              <w:right w:val="nil"/>
            </w:tcBorders>
            <w:shd w:val="clear" w:color="auto" w:fill="auto"/>
            <w:noWrap/>
            <w:vAlign w:val="bottom"/>
          </w:tcPr>
          <w:p w14:paraId="1A562E3B" w14:textId="77777777" w:rsidR="00D3157A" w:rsidRPr="00B60D70" w:rsidRDefault="00D3157A" w:rsidP="00D3157A">
            <w:pPr>
              <w:rPr>
                <w:rFonts w:ascii="TH SarabunPSK" w:hAnsi="TH SarabunPSK" w:cs="TH SarabunPSK"/>
              </w:rPr>
            </w:pPr>
          </w:p>
        </w:tc>
        <w:tc>
          <w:tcPr>
            <w:tcW w:w="1417" w:type="dxa"/>
            <w:tcBorders>
              <w:top w:val="single" w:sz="4" w:space="0" w:color="auto"/>
              <w:left w:val="nil"/>
              <w:bottom w:val="nil"/>
              <w:right w:val="nil"/>
            </w:tcBorders>
          </w:tcPr>
          <w:p w14:paraId="773846C0" w14:textId="77777777" w:rsidR="00D3157A" w:rsidRPr="00B60D70" w:rsidRDefault="00D3157A" w:rsidP="00D3157A">
            <w:pPr>
              <w:rPr>
                <w:rFonts w:ascii="TH SarabunPSK" w:hAnsi="TH SarabunPSK" w:cs="TH SarabunPSK"/>
              </w:rPr>
            </w:pPr>
          </w:p>
        </w:tc>
        <w:tc>
          <w:tcPr>
            <w:tcW w:w="6521" w:type="dxa"/>
            <w:gridSpan w:val="2"/>
            <w:tcBorders>
              <w:top w:val="single" w:sz="4" w:space="0" w:color="auto"/>
              <w:left w:val="nil"/>
              <w:bottom w:val="nil"/>
              <w:right w:val="nil"/>
            </w:tcBorders>
            <w:shd w:val="clear" w:color="auto" w:fill="auto"/>
            <w:noWrap/>
          </w:tcPr>
          <w:p w14:paraId="44FF323B" w14:textId="4BF8F4D1" w:rsidR="00D3157A" w:rsidRPr="00B60D70" w:rsidRDefault="00D3157A" w:rsidP="00D3157A">
            <w:pPr>
              <w:jc w:val="right"/>
              <w:rPr>
                <w:rFonts w:ascii="TH SarabunPSK" w:eastAsia="Times New Roman" w:hAnsi="TH SarabunPSK" w:cs="TH SarabunPSK"/>
                <w:b/>
                <w:bCs/>
              </w:rPr>
            </w:pPr>
            <w:r w:rsidRPr="00B60D70">
              <w:rPr>
                <w:rFonts w:ascii="TH SarabunPSK" w:hAnsi="TH SarabunPSK" w:cs="TH SarabunPSK" w:hint="cs"/>
                <w:b/>
                <w:bCs/>
                <w:cs/>
                <w:lang w:val="th-TH"/>
              </w:rPr>
              <w:t>รวม</w:t>
            </w:r>
            <w:r w:rsidRPr="00B60D70">
              <w:rPr>
                <w:rFonts w:ascii="TH SarabunPSK" w:hAnsi="TH SarabunPSK" w:cs="TH SarabunPSK" w:hint="cs"/>
                <w:b/>
                <w:bCs/>
              </w:rPr>
              <w:t xml:space="preserve"> = 19 (1</w:t>
            </w:r>
            <w:r w:rsidR="00F72B39" w:rsidRPr="00B60D70">
              <w:rPr>
                <w:rFonts w:ascii="TH SarabunPSK" w:hAnsi="TH SarabunPSK" w:cs="TH SarabunPSK"/>
                <w:b/>
                <w:bCs/>
              </w:rPr>
              <w:t>5</w:t>
            </w:r>
            <w:r w:rsidRPr="00B60D70">
              <w:rPr>
                <w:rFonts w:ascii="TH SarabunPSK" w:hAnsi="TH SarabunPSK" w:cs="TH SarabunPSK" w:hint="cs"/>
                <w:b/>
                <w:bCs/>
              </w:rPr>
              <w:t xml:space="preserve"> - </w:t>
            </w:r>
            <w:r w:rsidR="00F72B39" w:rsidRPr="00B60D70">
              <w:rPr>
                <w:rFonts w:ascii="TH SarabunPSK" w:hAnsi="TH SarabunPSK" w:cs="TH SarabunPSK"/>
                <w:b/>
                <w:bCs/>
              </w:rPr>
              <w:t>8</w:t>
            </w:r>
            <w:r w:rsidRPr="00B60D70">
              <w:rPr>
                <w:rFonts w:ascii="TH SarabunPSK" w:hAnsi="TH SarabunPSK" w:cs="TH SarabunPSK" w:hint="cs"/>
                <w:b/>
                <w:bCs/>
              </w:rPr>
              <w:t xml:space="preserve"> - 3</w:t>
            </w:r>
            <w:r w:rsidRPr="00B60D70">
              <w:rPr>
                <w:rFonts w:ascii="TH SarabunPSK" w:hAnsi="TH SarabunPSK" w:cs="TH SarabunPSK"/>
                <w:b/>
                <w:bCs/>
              </w:rPr>
              <w:t>8</w:t>
            </w:r>
            <w:r w:rsidRPr="00B60D70">
              <w:rPr>
                <w:rFonts w:ascii="TH SarabunPSK" w:hAnsi="TH SarabunPSK" w:cs="TH SarabunPSK" w:hint="cs"/>
                <w:b/>
                <w:bCs/>
              </w:rPr>
              <w:t>)</w:t>
            </w:r>
          </w:p>
        </w:tc>
      </w:tr>
      <w:tr w:rsidR="00B60D70" w:rsidRPr="00B60D70" w14:paraId="6A6E3B0B" w14:textId="77777777" w:rsidTr="00F551BD">
        <w:trPr>
          <w:trHeight w:val="288"/>
        </w:trPr>
        <w:tc>
          <w:tcPr>
            <w:tcW w:w="998" w:type="dxa"/>
            <w:tcBorders>
              <w:top w:val="nil"/>
              <w:left w:val="nil"/>
              <w:bottom w:val="nil"/>
              <w:right w:val="nil"/>
            </w:tcBorders>
            <w:shd w:val="clear" w:color="auto" w:fill="auto"/>
            <w:noWrap/>
            <w:vAlign w:val="bottom"/>
          </w:tcPr>
          <w:p w14:paraId="0A47F7F8" w14:textId="77777777" w:rsidR="00D3157A" w:rsidRPr="00B60D70" w:rsidRDefault="00D3157A" w:rsidP="00D3157A">
            <w:pPr>
              <w:rPr>
                <w:rFonts w:ascii="TH SarabunPSK" w:hAnsi="TH SarabunPSK" w:cs="TH SarabunPSK"/>
              </w:rPr>
            </w:pPr>
          </w:p>
        </w:tc>
        <w:tc>
          <w:tcPr>
            <w:tcW w:w="1417" w:type="dxa"/>
            <w:tcBorders>
              <w:top w:val="nil"/>
              <w:left w:val="nil"/>
              <w:bottom w:val="nil"/>
              <w:right w:val="nil"/>
            </w:tcBorders>
          </w:tcPr>
          <w:p w14:paraId="0600AAB5" w14:textId="77777777" w:rsidR="00D3157A" w:rsidRPr="00B60D70" w:rsidRDefault="00D3157A" w:rsidP="00D3157A">
            <w:pPr>
              <w:rPr>
                <w:rFonts w:ascii="TH SarabunPSK" w:hAnsi="TH SarabunPSK" w:cs="TH SarabunPSK"/>
              </w:rPr>
            </w:pPr>
          </w:p>
        </w:tc>
        <w:tc>
          <w:tcPr>
            <w:tcW w:w="6521" w:type="dxa"/>
            <w:gridSpan w:val="2"/>
            <w:tcBorders>
              <w:top w:val="nil"/>
              <w:left w:val="nil"/>
              <w:bottom w:val="nil"/>
              <w:right w:val="nil"/>
            </w:tcBorders>
            <w:shd w:val="clear" w:color="auto" w:fill="auto"/>
            <w:noWrap/>
          </w:tcPr>
          <w:p w14:paraId="62A18B6A" w14:textId="6FAB77F3" w:rsidR="00D3157A" w:rsidRPr="00B60D70" w:rsidRDefault="00D3157A" w:rsidP="00D3157A">
            <w:pPr>
              <w:jc w:val="right"/>
              <w:rPr>
                <w:rFonts w:ascii="TH SarabunPSK" w:eastAsia="Times New Roman" w:hAnsi="TH SarabunPSK" w:cs="TH SarabunPSK"/>
                <w:b/>
                <w:bCs/>
              </w:rPr>
            </w:pPr>
            <w:r w:rsidRPr="00B60D70">
              <w:rPr>
                <w:rFonts w:ascii="TH SarabunPSK" w:hAnsi="TH SarabunPSK" w:cs="TH SarabunPSK" w:hint="cs"/>
                <w:b/>
                <w:bCs/>
                <w:cs/>
                <w:lang w:val="th-TH"/>
              </w:rPr>
              <w:t xml:space="preserve">ชั่วโมง </w:t>
            </w:r>
            <w:r w:rsidRPr="00B60D70">
              <w:rPr>
                <w:rFonts w:ascii="TH SarabunPSK" w:hAnsi="TH SarabunPSK" w:cs="TH SarabunPSK" w:hint="cs"/>
                <w:b/>
                <w:bCs/>
                <w:cs/>
              </w:rPr>
              <w:t>/</w:t>
            </w:r>
            <w:r w:rsidRPr="00B60D70">
              <w:rPr>
                <w:rFonts w:ascii="TH SarabunPSK" w:hAnsi="TH SarabunPSK" w:cs="TH SarabunPSK" w:hint="cs"/>
                <w:b/>
                <w:bCs/>
                <w:cs/>
                <w:lang w:val="th-TH"/>
              </w:rPr>
              <w:t xml:space="preserve">สัปดาห์  </w:t>
            </w:r>
            <w:r w:rsidRPr="00B60D70">
              <w:rPr>
                <w:rFonts w:ascii="TH SarabunPSK" w:hAnsi="TH SarabunPSK" w:cs="TH SarabunPSK" w:hint="cs"/>
                <w:b/>
                <w:bCs/>
                <w:cs/>
              </w:rPr>
              <w:tab/>
              <w:t xml:space="preserve">= </w:t>
            </w:r>
            <w:r w:rsidRPr="00B60D70">
              <w:rPr>
                <w:rFonts w:ascii="TH SarabunPSK" w:hAnsi="TH SarabunPSK" w:cs="TH SarabunPSK"/>
                <w:b/>
                <w:bCs/>
              </w:rPr>
              <w:t>6</w:t>
            </w:r>
            <w:r w:rsidR="00931AFF" w:rsidRPr="00B60D70">
              <w:rPr>
                <w:rFonts w:ascii="TH SarabunPSK" w:hAnsi="TH SarabunPSK" w:cs="TH SarabunPSK"/>
                <w:b/>
                <w:bCs/>
              </w:rPr>
              <w:t>1</w:t>
            </w:r>
          </w:p>
        </w:tc>
      </w:tr>
    </w:tbl>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3374"/>
        <w:gridCol w:w="2254"/>
        <w:gridCol w:w="2169"/>
      </w:tblGrid>
      <w:tr w:rsidR="00B60D70" w:rsidRPr="00B60D70" w14:paraId="6BCF59AF" w14:textId="77777777" w:rsidTr="00D420AC">
        <w:tc>
          <w:tcPr>
            <w:tcW w:w="1134" w:type="dxa"/>
            <w:shd w:val="clear" w:color="auto" w:fill="F2F2F2" w:themeFill="background1" w:themeFillShade="F2"/>
          </w:tcPr>
          <w:p w14:paraId="08D74CC9" w14:textId="2353E294" w:rsidR="00624C6F" w:rsidRPr="00B60D70" w:rsidRDefault="00624C6F" w:rsidP="00D420AC">
            <w:pPr>
              <w:rPr>
                <w:rFonts w:ascii="TH SarabunPSK" w:hAnsi="TH SarabunPSK" w:cs="TH SarabunPSK"/>
                <w:b/>
                <w:bCs/>
              </w:rPr>
            </w:pPr>
            <w:r w:rsidRPr="00B60D70">
              <w:rPr>
                <w:rFonts w:ascii="TH SarabunPSK" w:hAnsi="TH SarabunPSK" w:cs="TH SarabunPSK" w:hint="cs"/>
                <w:b/>
                <w:bCs/>
                <w:cs/>
                <w:lang w:val="th-TH"/>
              </w:rPr>
              <w:t xml:space="preserve">ชั้นปีที่ </w:t>
            </w:r>
            <w:r w:rsidRPr="00B60D70">
              <w:rPr>
                <w:rFonts w:ascii="TH SarabunPSK" w:hAnsi="TH SarabunPSK" w:cs="TH SarabunPSK" w:hint="cs"/>
                <w:b/>
                <w:bCs/>
              </w:rPr>
              <w:t>5</w:t>
            </w:r>
            <w:r w:rsidR="00BD7F9D" w:rsidRPr="00B60D70">
              <w:rPr>
                <w:rFonts w:ascii="TH SarabunPSK" w:hAnsi="TH SarabunPSK" w:cs="TH SarabunPSK" w:hint="cs"/>
                <w:b/>
                <w:bCs/>
                <w:cs/>
              </w:rPr>
              <w:t xml:space="preserve"> </w:t>
            </w:r>
            <w:r w:rsidRPr="00B60D70">
              <w:rPr>
                <w:rFonts w:ascii="TH SarabunPSK" w:hAnsi="TH SarabunPSK" w:cs="TH SarabunPSK" w:hint="cs"/>
                <w:b/>
                <w:bCs/>
                <w:cs/>
              </w:rPr>
              <w:t xml:space="preserve"> </w:t>
            </w:r>
          </w:p>
        </w:tc>
        <w:tc>
          <w:tcPr>
            <w:tcW w:w="3374" w:type="dxa"/>
            <w:shd w:val="clear" w:color="auto" w:fill="F2F2F2" w:themeFill="background1" w:themeFillShade="F2"/>
          </w:tcPr>
          <w:p w14:paraId="46A961C2" w14:textId="7FE00B17" w:rsidR="00624C6F" w:rsidRPr="00B60D70" w:rsidRDefault="00624C6F" w:rsidP="00D420AC">
            <w:pPr>
              <w:rPr>
                <w:rFonts w:ascii="TH SarabunPSK" w:hAnsi="TH SarabunPSK" w:cs="TH SarabunPSK"/>
                <w:b/>
                <w:bCs/>
              </w:rPr>
            </w:pPr>
            <w:r w:rsidRPr="00B60D70">
              <w:rPr>
                <w:rFonts w:ascii="TH SarabunPSK" w:hAnsi="TH SarabunPSK" w:cs="TH SarabunPSK" w:hint="cs"/>
                <w:b/>
                <w:bCs/>
                <w:cs/>
                <w:lang w:val="th-TH"/>
              </w:rPr>
              <w:t>ภาคการศึกษาที่</w:t>
            </w:r>
            <w:r w:rsidRPr="00B60D70">
              <w:rPr>
                <w:rFonts w:ascii="TH SarabunPSK" w:hAnsi="TH SarabunPSK" w:cs="TH SarabunPSK" w:hint="cs"/>
                <w:b/>
                <w:bCs/>
              </w:rPr>
              <w:t xml:space="preserve"> 1</w:t>
            </w:r>
            <w:r w:rsidR="00BD7F9D" w:rsidRPr="00B60D70">
              <w:rPr>
                <w:rFonts w:ascii="TH SarabunPSK" w:hAnsi="TH SarabunPSK" w:cs="TH SarabunPSK" w:hint="cs"/>
                <w:cs/>
              </w:rPr>
              <w:t xml:space="preserve">  </w:t>
            </w:r>
            <w:r w:rsidRPr="00B60D70">
              <w:rPr>
                <w:rFonts w:ascii="TH SarabunPSK" w:hAnsi="TH SarabunPSK" w:cs="TH SarabunPSK" w:hint="cs"/>
                <w:cs/>
              </w:rPr>
              <w:t xml:space="preserve"> </w:t>
            </w:r>
          </w:p>
        </w:tc>
        <w:tc>
          <w:tcPr>
            <w:tcW w:w="2254" w:type="dxa"/>
            <w:shd w:val="clear" w:color="auto" w:fill="F2F2F2" w:themeFill="background1" w:themeFillShade="F2"/>
          </w:tcPr>
          <w:p w14:paraId="6B1825CB" w14:textId="77777777" w:rsidR="00624C6F" w:rsidRPr="00B60D70" w:rsidRDefault="00624C6F" w:rsidP="00D420AC">
            <w:pPr>
              <w:rPr>
                <w:rFonts w:ascii="TH SarabunPSK" w:hAnsi="TH SarabunPSK" w:cs="TH SarabunPSK"/>
                <w:b/>
                <w:bCs/>
              </w:rPr>
            </w:pPr>
          </w:p>
        </w:tc>
        <w:tc>
          <w:tcPr>
            <w:tcW w:w="2169" w:type="dxa"/>
            <w:shd w:val="clear" w:color="auto" w:fill="F2F2F2" w:themeFill="background1" w:themeFillShade="F2"/>
          </w:tcPr>
          <w:p w14:paraId="186EC02E" w14:textId="77777777" w:rsidR="00624C6F" w:rsidRPr="00B60D70" w:rsidRDefault="00624C6F" w:rsidP="00D420AC">
            <w:pPr>
              <w:jc w:val="right"/>
              <w:rPr>
                <w:rFonts w:ascii="TH SarabunPSK" w:hAnsi="TH SarabunPSK" w:cs="TH SarabunPSK"/>
                <w:b/>
                <w:bCs/>
              </w:rPr>
            </w:pPr>
            <w:r w:rsidRPr="00B60D70">
              <w:rPr>
                <w:rFonts w:ascii="TH SarabunPSK" w:hAnsi="TH SarabunPSK" w:cs="TH SarabunPSK" w:hint="cs"/>
                <w:b/>
                <w:bCs/>
                <w:cs/>
                <w:lang w:val="th-TH"/>
              </w:rPr>
              <w:t>จำนวนหน่วยกิต</w:t>
            </w:r>
          </w:p>
        </w:tc>
      </w:tr>
    </w:tbl>
    <w:tbl>
      <w:tblPr>
        <w:tblW w:w="907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8"/>
        <w:gridCol w:w="1417"/>
        <w:gridCol w:w="5245"/>
        <w:gridCol w:w="1418"/>
      </w:tblGrid>
      <w:tr w:rsidR="00B60D70" w:rsidRPr="00B60D70" w14:paraId="66EE9834" w14:textId="77777777" w:rsidTr="00F551BD">
        <w:trPr>
          <w:trHeight w:val="288"/>
        </w:trPr>
        <w:tc>
          <w:tcPr>
            <w:tcW w:w="998" w:type="dxa"/>
            <w:tcBorders>
              <w:top w:val="nil"/>
              <w:left w:val="nil"/>
              <w:bottom w:val="nil"/>
              <w:right w:val="nil"/>
            </w:tcBorders>
            <w:shd w:val="clear" w:color="auto" w:fill="auto"/>
            <w:noWrap/>
          </w:tcPr>
          <w:p w14:paraId="335033E2" w14:textId="77777777" w:rsidR="00E93B4D" w:rsidRPr="00B60D70" w:rsidRDefault="00E93B4D" w:rsidP="00592146">
            <w:pPr>
              <w:rPr>
                <w:rFonts w:ascii="TH SarabunPSK" w:hAnsi="TH SarabunPSK" w:cs="TH SarabunPSK"/>
              </w:rPr>
            </w:pPr>
          </w:p>
        </w:tc>
        <w:tc>
          <w:tcPr>
            <w:tcW w:w="1417" w:type="dxa"/>
            <w:tcBorders>
              <w:top w:val="nil"/>
              <w:left w:val="nil"/>
              <w:bottom w:val="nil"/>
              <w:right w:val="nil"/>
            </w:tcBorders>
            <w:shd w:val="clear" w:color="auto" w:fill="auto"/>
            <w:noWrap/>
          </w:tcPr>
          <w:p w14:paraId="26E336C6" w14:textId="3D41B128" w:rsidR="00E93B4D" w:rsidRPr="00B60D70" w:rsidRDefault="00B91175" w:rsidP="00592146">
            <w:pPr>
              <w:rPr>
                <w:rFonts w:ascii="TH SarabunPSK" w:eastAsia="Times New Roman" w:hAnsi="TH SarabunPSK" w:cs="TH SarabunPSK"/>
              </w:rPr>
            </w:pPr>
            <w:r w:rsidRPr="00B60D70">
              <w:rPr>
                <w:rFonts w:ascii="TH SarabunPSK" w:hAnsi="TH SarabunPSK" w:cs="TH SarabunPSK" w:hint="cs"/>
              </w:rPr>
              <w:t xml:space="preserve">CTE </w:t>
            </w:r>
            <w:r w:rsidR="00E93B4D" w:rsidRPr="00B60D70">
              <w:rPr>
                <w:rFonts w:ascii="TH SarabunPSK" w:hAnsi="TH SarabunPSK" w:cs="TH SarabunPSK" w:hint="cs"/>
              </w:rPr>
              <w:t>408</w:t>
            </w:r>
          </w:p>
        </w:tc>
        <w:tc>
          <w:tcPr>
            <w:tcW w:w="5245" w:type="dxa"/>
            <w:tcBorders>
              <w:top w:val="nil"/>
              <w:left w:val="nil"/>
              <w:bottom w:val="nil"/>
              <w:right w:val="nil"/>
            </w:tcBorders>
            <w:shd w:val="clear" w:color="auto" w:fill="auto"/>
            <w:noWrap/>
          </w:tcPr>
          <w:p w14:paraId="75B92351" w14:textId="226374A1" w:rsidR="004561E3" w:rsidRPr="00B60D70" w:rsidRDefault="00E93B4D" w:rsidP="00624C6F">
            <w:pPr>
              <w:rPr>
                <w:rFonts w:ascii="TH SarabunPSK" w:hAnsi="TH SarabunPSK" w:cs="TH SarabunPSK"/>
              </w:rPr>
            </w:pPr>
            <w:r w:rsidRPr="00B60D70">
              <w:rPr>
                <w:rFonts w:ascii="TH SarabunPSK" w:hAnsi="TH SarabunPSK" w:cs="TH SarabunPSK" w:hint="cs"/>
                <w:cs/>
                <w:lang w:val="th-TH"/>
              </w:rPr>
              <w:t>การจัดการเรียนรู้แบบเน้นผลลัพธ์การเรียนรู้</w:t>
            </w:r>
          </w:p>
        </w:tc>
        <w:tc>
          <w:tcPr>
            <w:tcW w:w="1418" w:type="dxa"/>
            <w:tcBorders>
              <w:top w:val="nil"/>
              <w:left w:val="nil"/>
              <w:bottom w:val="nil"/>
              <w:right w:val="nil"/>
            </w:tcBorders>
            <w:shd w:val="clear" w:color="auto" w:fill="auto"/>
            <w:noWrap/>
          </w:tcPr>
          <w:p w14:paraId="5A8CCF03" w14:textId="6908C3DB" w:rsidR="00E93B4D" w:rsidRPr="00B60D70" w:rsidRDefault="00E93B4D" w:rsidP="00624C6F">
            <w:pPr>
              <w:jc w:val="right"/>
              <w:rPr>
                <w:rFonts w:ascii="TH SarabunPSK" w:eastAsia="Times New Roman" w:hAnsi="TH SarabunPSK" w:cs="TH SarabunPSK"/>
              </w:rPr>
            </w:pPr>
            <w:r w:rsidRPr="00B60D70">
              <w:rPr>
                <w:rFonts w:ascii="TH SarabunPSK" w:hAnsi="TH SarabunPSK" w:cs="TH SarabunPSK" w:hint="cs"/>
              </w:rPr>
              <w:t>3 (1-4-6)</w:t>
            </w:r>
          </w:p>
        </w:tc>
      </w:tr>
      <w:tr w:rsidR="00B60D70" w:rsidRPr="00B60D70" w14:paraId="29231BF2" w14:textId="77777777" w:rsidTr="00F551BD">
        <w:trPr>
          <w:trHeight w:val="288"/>
        </w:trPr>
        <w:tc>
          <w:tcPr>
            <w:tcW w:w="998" w:type="dxa"/>
            <w:tcBorders>
              <w:top w:val="nil"/>
              <w:left w:val="nil"/>
              <w:bottom w:val="nil"/>
              <w:right w:val="nil"/>
            </w:tcBorders>
            <w:shd w:val="clear" w:color="auto" w:fill="auto"/>
            <w:noWrap/>
          </w:tcPr>
          <w:p w14:paraId="49A8272E" w14:textId="77777777" w:rsidR="00E93B4D" w:rsidRPr="00B60D70" w:rsidRDefault="00E93B4D" w:rsidP="00592146">
            <w:pPr>
              <w:rPr>
                <w:rFonts w:ascii="TH SarabunPSK" w:hAnsi="TH SarabunPSK" w:cs="TH SarabunPSK"/>
              </w:rPr>
            </w:pPr>
          </w:p>
        </w:tc>
        <w:tc>
          <w:tcPr>
            <w:tcW w:w="1417" w:type="dxa"/>
            <w:tcBorders>
              <w:top w:val="nil"/>
              <w:left w:val="nil"/>
              <w:bottom w:val="nil"/>
              <w:right w:val="nil"/>
            </w:tcBorders>
            <w:shd w:val="clear" w:color="auto" w:fill="auto"/>
            <w:noWrap/>
          </w:tcPr>
          <w:p w14:paraId="52F3ECB2" w14:textId="62E8AED5" w:rsidR="00E93B4D" w:rsidRPr="00B60D70" w:rsidRDefault="00B91175" w:rsidP="00592146">
            <w:pPr>
              <w:rPr>
                <w:rFonts w:ascii="TH SarabunPSK" w:hAnsi="TH SarabunPSK" w:cs="TH SarabunPSK"/>
              </w:rPr>
            </w:pPr>
            <w:r w:rsidRPr="00B60D70">
              <w:rPr>
                <w:rFonts w:ascii="TH SarabunPSK" w:hAnsi="TH SarabunPSK" w:cs="TH SarabunPSK" w:hint="cs"/>
                <w:lang w:val="th-TH"/>
              </w:rPr>
              <w:t xml:space="preserve">CTE </w:t>
            </w:r>
            <w:r w:rsidR="00E93B4D" w:rsidRPr="00B60D70">
              <w:rPr>
                <w:rFonts w:ascii="TH SarabunPSK" w:hAnsi="TH SarabunPSK" w:cs="TH SarabunPSK" w:hint="cs"/>
                <w:cs/>
                <w:lang w:val="th-TH"/>
              </w:rPr>
              <w:t>499</w:t>
            </w:r>
          </w:p>
        </w:tc>
        <w:tc>
          <w:tcPr>
            <w:tcW w:w="5245" w:type="dxa"/>
            <w:tcBorders>
              <w:top w:val="nil"/>
              <w:left w:val="nil"/>
              <w:bottom w:val="nil"/>
              <w:right w:val="nil"/>
            </w:tcBorders>
            <w:shd w:val="clear" w:color="auto" w:fill="auto"/>
            <w:noWrap/>
          </w:tcPr>
          <w:p w14:paraId="72CC5276" w14:textId="24251BA4" w:rsidR="00A20145" w:rsidRPr="00B60D70" w:rsidRDefault="00E93B4D" w:rsidP="00624C6F">
            <w:pPr>
              <w:rPr>
                <w:rFonts w:ascii="TH SarabunPSK" w:hAnsi="TH SarabunPSK" w:cs="TH SarabunPSK"/>
                <w:cs/>
              </w:rPr>
            </w:pPr>
            <w:r w:rsidRPr="00B60D70">
              <w:rPr>
                <w:rFonts w:ascii="TH SarabunPSK" w:hAnsi="TH SarabunPSK" w:cs="TH SarabunPSK" w:hint="cs"/>
                <w:cs/>
                <w:lang w:val="th-TH"/>
              </w:rPr>
              <w:t>การฝึกประสบการณ์วิชาชีพ</w:t>
            </w:r>
            <w:r w:rsidR="000B31C9" w:rsidRPr="00B60D70">
              <w:rPr>
                <w:rFonts w:ascii="TH SarabunPSK" w:hAnsi="TH SarabunPSK" w:cs="TH SarabunPSK" w:hint="cs"/>
                <w:cs/>
                <w:lang w:val="th-TH"/>
              </w:rPr>
              <w:t>ช่างโยธา</w:t>
            </w:r>
            <w:r w:rsidRPr="00B60D70">
              <w:rPr>
                <w:rFonts w:ascii="TH SarabunPSK" w:hAnsi="TH SarabunPSK" w:cs="TH SarabunPSK" w:hint="cs"/>
                <w:cs/>
                <w:lang w:val="th-TH"/>
              </w:rPr>
              <w:t xml:space="preserve"> 5</w:t>
            </w:r>
          </w:p>
        </w:tc>
        <w:tc>
          <w:tcPr>
            <w:tcW w:w="1418" w:type="dxa"/>
            <w:tcBorders>
              <w:top w:val="nil"/>
              <w:left w:val="nil"/>
              <w:bottom w:val="nil"/>
              <w:right w:val="nil"/>
            </w:tcBorders>
            <w:shd w:val="clear" w:color="auto" w:fill="auto"/>
            <w:noWrap/>
          </w:tcPr>
          <w:p w14:paraId="238464FE" w14:textId="72C5C2D4" w:rsidR="00E93B4D" w:rsidRPr="00B60D70" w:rsidRDefault="00DF78ED" w:rsidP="00624C6F">
            <w:pPr>
              <w:jc w:val="right"/>
              <w:rPr>
                <w:rFonts w:ascii="TH SarabunPSK" w:hAnsi="TH SarabunPSK" w:cs="TH SarabunPSK"/>
              </w:rPr>
            </w:pPr>
            <w:r w:rsidRPr="00B60D70">
              <w:rPr>
                <w:rFonts w:ascii="TH SarabunPSK" w:hAnsi="TH SarabunPSK" w:cs="TH SarabunPSK" w:hint="cs"/>
              </w:rPr>
              <w:t>3 (0-</w:t>
            </w:r>
            <w:r w:rsidR="00934474" w:rsidRPr="00B60D70">
              <w:rPr>
                <w:rFonts w:ascii="TH SarabunPSK" w:hAnsi="TH SarabunPSK" w:cs="TH SarabunPSK" w:hint="cs"/>
              </w:rPr>
              <w:t>9</w:t>
            </w:r>
            <w:r w:rsidRPr="00B60D70">
              <w:rPr>
                <w:rFonts w:ascii="TH SarabunPSK" w:hAnsi="TH SarabunPSK" w:cs="TH SarabunPSK" w:hint="cs"/>
              </w:rPr>
              <w:t>-9)</w:t>
            </w:r>
          </w:p>
        </w:tc>
      </w:tr>
      <w:tr w:rsidR="00B60D70" w:rsidRPr="00B60D70" w14:paraId="65E374EA" w14:textId="77777777" w:rsidTr="00F551BD">
        <w:trPr>
          <w:trHeight w:val="288"/>
        </w:trPr>
        <w:tc>
          <w:tcPr>
            <w:tcW w:w="998" w:type="dxa"/>
            <w:tcBorders>
              <w:top w:val="nil"/>
              <w:left w:val="nil"/>
              <w:bottom w:val="nil"/>
              <w:right w:val="nil"/>
            </w:tcBorders>
            <w:shd w:val="clear" w:color="auto" w:fill="auto"/>
            <w:noWrap/>
          </w:tcPr>
          <w:p w14:paraId="41C06069" w14:textId="77777777" w:rsidR="001E0D1C" w:rsidRPr="00B60D70" w:rsidRDefault="001E0D1C" w:rsidP="00592146">
            <w:pPr>
              <w:rPr>
                <w:rFonts w:ascii="TH SarabunPSK" w:hAnsi="TH SarabunPSK" w:cs="TH SarabunPSK"/>
              </w:rPr>
            </w:pPr>
          </w:p>
        </w:tc>
        <w:tc>
          <w:tcPr>
            <w:tcW w:w="1417" w:type="dxa"/>
            <w:tcBorders>
              <w:top w:val="nil"/>
              <w:left w:val="nil"/>
              <w:bottom w:val="nil"/>
              <w:right w:val="nil"/>
            </w:tcBorders>
            <w:shd w:val="clear" w:color="auto" w:fill="auto"/>
            <w:noWrap/>
          </w:tcPr>
          <w:p w14:paraId="0C3F6E58" w14:textId="62A945EB" w:rsidR="001E0D1C" w:rsidRPr="00B60D70" w:rsidRDefault="00B91175" w:rsidP="00592146">
            <w:pPr>
              <w:rPr>
                <w:rFonts w:ascii="TH SarabunPSK" w:hAnsi="TH SarabunPSK" w:cs="TH SarabunPSK"/>
                <w:lang w:val="th-TH"/>
              </w:rPr>
            </w:pPr>
            <w:r w:rsidRPr="00B60D70">
              <w:rPr>
                <w:rFonts w:ascii="TH SarabunPSK" w:hAnsi="TH SarabunPSK" w:cs="TH SarabunPSK" w:hint="cs"/>
                <w:lang w:val="th-TH"/>
              </w:rPr>
              <w:t xml:space="preserve">CTE </w:t>
            </w:r>
            <w:r w:rsidR="00605E79" w:rsidRPr="00B60D70">
              <w:rPr>
                <w:rFonts w:ascii="TH SarabunPSK" w:hAnsi="TH SarabunPSK" w:cs="TH SarabunPSK" w:hint="cs"/>
                <w:cs/>
                <w:lang w:val="th-TH"/>
              </w:rPr>
              <w:t>493</w:t>
            </w:r>
          </w:p>
        </w:tc>
        <w:tc>
          <w:tcPr>
            <w:tcW w:w="5245" w:type="dxa"/>
            <w:tcBorders>
              <w:top w:val="nil"/>
              <w:left w:val="nil"/>
              <w:bottom w:val="nil"/>
              <w:right w:val="nil"/>
            </w:tcBorders>
            <w:shd w:val="clear" w:color="auto" w:fill="auto"/>
            <w:noWrap/>
          </w:tcPr>
          <w:p w14:paraId="7878E368" w14:textId="551A910B" w:rsidR="002B5F7E" w:rsidRPr="00B60D70" w:rsidRDefault="00E67661" w:rsidP="00624C6F">
            <w:pPr>
              <w:rPr>
                <w:rFonts w:ascii="TH SarabunPSK" w:hAnsi="TH SarabunPSK" w:cs="TH SarabunPSK"/>
                <w:cs/>
              </w:rPr>
            </w:pPr>
            <w:r w:rsidRPr="00B60D70">
              <w:rPr>
                <w:rFonts w:ascii="TH SarabunPSK" w:hAnsi="TH SarabunPSK" w:cs="TH SarabunPSK" w:hint="cs"/>
                <w:cs/>
                <w:lang w:val="th-TH"/>
              </w:rPr>
              <w:t xml:space="preserve">โครงงานทางครุศาสตร์โยธา </w:t>
            </w:r>
            <w:r w:rsidRPr="00B60D70">
              <w:rPr>
                <w:rFonts w:ascii="TH SarabunPSK" w:hAnsi="TH SarabunPSK" w:cs="TH SarabunPSK" w:hint="cs"/>
              </w:rPr>
              <w:t>3</w:t>
            </w:r>
          </w:p>
        </w:tc>
        <w:tc>
          <w:tcPr>
            <w:tcW w:w="1418" w:type="dxa"/>
            <w:tcBorders>
              <w:top w:val="nil"/>
              <w:left w:val="nil"/>
              <w:bottom w:val="nil"/>
              <w:right w:val="nil"/>
            </w:tcBorders>
            <w:shd w:val="clear" w:color="auto" w:fill="auto"/>
            <w:noWrap/>
          </w:tcPr>
          <w:p w14:paraId="50B90AE3" w14:textId="67A38165" w:rsidR="001E0D1C" w:rsidRPr="00B60D70" w:rsidRDefault="001232BC" w:rsidP="00624C6F">
            <w:pPr>
              <w:jc w:val="right"/>
              <w:rPr>
                <w:rFonts w:ascii="TH SarabunPSK" w:hAnsi="TH SarabunPSK" w:cs="TH SarabunPSK"/>
                <w:highlight w:val="yellow"/>
              </w:rPr>
            </w:pPr>
            <w:r w:rsidRPr="00B60D70">
              <w:rPr>
                <w:rFonts w:ascii="TH SarabunPSK" w:hAnsi="TH SarabunPSK" w:cs="TH SarabunPSK" w:hint="cs"/>
              </w:rPr>
              <w:t>1 (0-</w:t>
            </w:r>
            <w:r w:rsidR="00934474" w:rsidRPr="00B60D70">
              <w:rPr>
                <w:rFonts w:ascii="TH SarabunPSK" w:hAnsi="TH SarabunPSK" w:cs="TH SarabunPSK"/>
              </w:rPr>
              <w:t>3</w:t>
            </w:r>
            <w:r w:rsidR="00934474" w:rsidRPr="00B60D70">
              <w:rPr>
                <w:rFonts w:ascii="TH SarabunPSK" w:hAnsi="TH SarabunPSK" w:cs="TH SarabunPSK" w:hint="cs"/>
              </w:rPr>
              <w:t>-</w:t>
            </w:r>
            <w:r w:rsidR="00934474" w:rsidRPr="00B60D70">
              <w:rPr>
                <w:rFonts w:ascii="TH SarabunPSK" w:hAnsi="TH SarabunPSK" w:cs="TH SarabunPSK"/>
              </w:rPr>
              <w:t>3</w:t>
            </w:r>
            <w:r w:rsidRPr="00B60D70">
              <w:rPr>
                <w:rFonts w:ascii="TH SarabunPSK" w:hAnsi="TH SarabunPSK" w:cs="TH SarabunPSK" w:hint="cs"/>
              </w:rPr>
              <w:t>)</w:t>
            </w:r>
          </w:p>
        </w:tc>
      </w:tr>
      <w:tr w:rsidR="00B60D70" w:rsidRPr="00B60D70" w14:paraId="3D8E7009" w14:textId="77777777" w:rsidTr="00F551BD">
        <w:trPr>
          <w:trHeight w:val="288"/>
        </w:trPr>
        <w:tc>
          <w:tcPr>
            <w:tcW w:w="998" w:type="dxa"/>
            <w:tcBorders>
              <w:top w:val="nil"/>
              <w:left w:val="nil"/>
              <w:bottom w:val="single" w:sz="4" w:space="0" w:color="auto"/>
              <w:right w:val="nil"/>
            </w:tcBorders>
            <w:shd w:val="clear" w:color="auto" w:fill="auto"/>
            <w:noWrap/>
          </w:tcPr>
          <w:p w14:paraId="2552B889" w14:textId="77777777" w:rsidR="003947B0" w:rsidRPr="00B60D70" w:rsidRDefault="003947B0" w:rsidP="00592146">
            <w:pPr>
              <w:rPr>
                <w:rFonts w:ascii="TH SarabunPSK" w:hAnsi="TH SarabunPSK" w:cs="TH SarabunPSK"/>
              </w:rPr>
            </w:pPr>
          </w:p>
        </w:tc>
        <w:tc>
          <w:tcPr>
            <w:tcW w:w="1417" w:type="dxa"/>
            <w:tcBorders>
              <w:top w:val="nil"/>
              <w:left w:val="nil"/>
              <w:bottom w:val="single" w:sz="4" w:space="0" w:color="auto"/>
              <w:right w:val="nil"/>
            </w:tcBorders>
            <w:shd w:val="clear" w:color="auto" w:fill="auto"/>
            <w:noWrap/>
          </w:tcPr>
          <w:p w14:paraId="717E3569" w14:textId="0C2AB247" w:rsidR="003947B0" w:rsidRPr="00B60D70" w:rsidRDefault="00B91175" w:rsidP="00592146">
            <w:pPr>
              <w:rPr>
                <w:rFonts w:ascii="TH SarabunPSK" w:hAnsi="TH SarabunPSK" w:cs="TH SarabunPSK"/>
                <w:lang w:val="th-TH"/>
              </w:rPr>
            </w:pPr>
            <w:r w:rsidRPr="00B60D70">
              <w:rPr>
                <w:rFonts w:ascii="TH SarabunPSK" w:hAnsi="TH SarabunPSK" w:cs="TH SarabunPSK" w:hint="cs"/>
              </w:rPr>
              <w:t xml:space="preserve">CTE </w:t>
            </w:r>
            <w:r w:rsidR="003947B0" w:rsidRPr="00B60D70">
              <w:rPr>
                <w:rFonts w:ascii="TH SarabunPSK" w:hAnsi="TH SarabunPSK" w:cs="TH SarabunPSK" w:hint="cs"/>
              </w:rPr>
              <w:t>xxx</w:t>
            </w:r>
          </w:p>
        </w:tc>
        <w:tc>
          <w:tcPr>
            <w:tcW w:w="5245" w:type="dxa"/>
            <w:tcBorders>
              <w:top w:val="nil"/>
              <w:left w:val="nil"/>
              <w:bottom w:val="single" w:sz="4" w:space="0" w:color="auto"/>
              <w:right w:val="nil"/>
            </w:tcBorders>
            <w:shd w:val="clear" w:color="auto" w:fill="auto"/>
            <w:noWrap/>
          </w:tcPr>
          <w:p w14:paraId="11D3EE97" w14:textId="6F007D0B" w:rsidR="003947B0" w:rsidRPr="00B60D70" w:rsidRDefault="003947B0" w:rsidP="00624C6F">
            <w:pPr>
              <w:rPr>
                <w:rFonts w:ascii="TH SarabunPSK" w:hAnsi="TH SarabunPSK" w:cs="TH SarabunPSK"/>
                <w:cs/>
              </w:rPr>
            </w:pPr>
            <w:r w:rsidRPr="00B60D70">
              <w:rPr>
                <w:rFonts w:ascii="TH SarabunPSK" w:hAnsi="TH SarabunPSK" w:cs="TH SarabunPSK" w:hint="cs"/>
                <w:cs/>
                <w:lang w:val="th-TH"/>
              </w:rPr>
              <w:t>วิชาชีพครูเลือกทางครุศาสตร์โยธา</w:t>
            </w:r>
          </w:p>
        </w:tc>
        <w:tc>
          <w:tcPr>
            <w:tcW w:w="1418" w:type="dxa"/>
            <w:tcBorders>
              <w:top w:val="nil"/>
              <w:left w:val="nil"/>
              <w:bottom w:val="single" w:sz="4" w:space="0" w:color="auto"/>
              <w:right w:val="nil"/>
            </w:tcBorders>
            <w:shd w:val="clear" w:color="auto" w:fill="auto"/>
            <w:noWrap/>
          </w:tcPr>
          <w:p w14:paraId="0A74CAA2" w14:textId="6A9D9505" w:rsidR="003947B0" w:rsidRPr="00B60D70" w:rsidRDefault="003947B0" w:rsidP="00624C6F">
            <w:pPr>
              <w:jc w:val="right"/>
              <w:rPr>
                <w:rFonts w:ascii="TH SarabunPSK" w:hAnsi="TH SarabunPSK" w:cs="TH SarabunPSK"/>
                <w:highlight w:val="yellow"/>
              </w:rPr>
            </w:pPr>
            <w:r w:rsidRPr="00B60D70">
              <w:rPr>
                <w:rFonts w:ascii="TH SarabunPSK" w:hAnsi="TH SarabunPSK" w:cs="TH SarabunPSK" w:hint="cs"/>
              </w:rPr>
              <w:t>3 (x-x-6)</w:t>
            </w:r>
          </w:p>
        </w:tc>
      </w:tr>
      <w:tr w:rsidR="00B60D70" w:rsidRPr="00B60D70" w14:paraId="2F34CE69" w14:textId="77777777" w:rsidTr="00F551BD">
        <w:trPr>
          <w:trHeight w:val="288"/>
        </w:trPr>
        <w:tc>
          <w:tcPr>
            <w:tcW w:w="998" w:type="dxa"/>
            <w:tcBorders>
              <w:top w:val="single" w:sz="4" w:space="0" w:color="auto"/>
              <w:left w:val="nil"/>
              <w:bottom w:val="nil"/>
              <w:right w:val="nil"/>
            </w:tcBorders>
            <w:shd w:val="clear" w:color="auto" w:fill="auto"/>
            <w:noWrap/>
            <w:vAlign w:val="bottom"/>
          </w:tcPr>
          <w:p w14:paraId="228FA435" w14:textId="77777777" w:rsidR="003947B0" w:rsidRPr="00B60D70" w:rsidRDefault="003947B0" w:rsidP="00592146">
            <w:pPr>
              <w:rPr>
                <w:rFonts w:ascii="TH SarabunPSK" w:hAnsi="TH SarabunPSK" w:cs="TH SarabunPSK"/>
              </w:rPr>
            </w:pPr>
          </w:p>
        </w:tc>
        <w:tc>
          <w:tcPr>
            <w:tcW w:w="1417" w:type="dxa"/>
            <w:tcBorders>
              <w:top w:val="single" w:sz="4" w:space="0" w:color="auto"/>
              <w:left w:val="nil"/>
              <w:bottom w:val="nil"/>
              <w:right w:val="nil"/>
            </w:tcBorders>
          </w:tcPr>
          <w:p w14:paraId="7B9B3907" w14:textId="77777777" w:rsidR="003947B0" w:rsidRPr="00B60D70" w:rsidRDefault="003947B0" w:rsidP="00592146">
            <w:pPr>
              <w:rPr>
                <w:rFonts w:ascii="TH SarabunPSK" w:hAnsi="TH SarabunPSK" w:cs="TH SarabunPSK"/>
              </w:rPr>
            </w:pPr>
          </w:p>
        </w:tc>
        <w:tc>
          <w:tcPr>
            <w:tcW w:w="6663" w:type="dxa"/>
            <w:gridSpan w:val="2"/>
            <w:tcBorders>
              <w:top w:val="single" w:sz="4" w:space="0" w:color="auto"/>
              <w:left w:val="nil"/>
              <w:bottom w:val="nil"/>
              <w:right w:val="nil"/>
            </w:tcBorders>
            <w:shd w:val="clear" w:color="auto" w:fill="auto"/>
            <w:noWrap/>
          </w:tcPr>
          <w:p w14:paraId="0CE7AF17" w14:textId="0DB0515E" w:rsidR="003947B0" w:rsidRPr="00B60D70" w:rsidRDefault="003947B0" w:rsidP="00624C6F">
            <w:pPr>
              <w:jc w:val="right"/>
              <w:rPr>
                <w:rFonts w:ascii="TH SarabunPSK" w:eastAsia="Times New Roman" w:hAnsi="TH SarabunPSK" w:cs="TH SarabunPSK"/>
                <w:b/>
                <w:bCs/>
              </w:rPr>
            </w:pPr>
            <w:r w:rsidRPr="00B60D70">
              <w:rPr>
                <w:rFonts w:ascii="TH SarabunPSK" w:hAnsi="TH SarabunPSK" w:cs="TH SarabunPSK" w:hint="cs"/>
                <w:b/>
                <w:bCs/>
                <w:cs/>
                <w:lang w:val="th-TH"/>
              </w:rPr>
              <w:t>รวม</w:t>
            </w:r>
            <w:r w:rsidRPr="00B60D70">
              <w:rPr>
                <w:rFonts w:ascii="TH SarabunPSK" w:hAnsi="TH SarabunPSK" w:cs="TH SarabunPSK" w:hint="cs"/>
                <w:b/>
                <w:bCs/>
              </w:rPr>
              <w:t xml:space="preserve"> = 10 (</w:t>
            </w:r>
            <w:r w:rsidR="00383129" w:rsidRPr="00B60D70">
              <w:rPr>
                <w:rFonts w:ascii="TH SarabunPSK" w:hAnsi="TH SarabunPSK" w:cs="TH SarabunPSK"/>
                <w:b/>
                <w:bCs/>
              </w:rPr>
              <w:t>1</w:t>
            </w:r>
            <w:r w:rsidR="00150F32" w:rsidRPr="00B60D70">
              <w:rPr>
                <w:rFonts w:ascii="TH SarabunPSK" w:hAnsi="TH SarabunPSK" w:cs="TH SarabunPSK"/>
                <w:b/>
                <w:bCs/>
              </w:rPr>
              <w:t>+x</w:t>
            </w:r>
            <w:r w:rsidRPr="00B60D70">
              <w:rPr>
                <w:rFonts w:ascii="TH SarabunPSK" w:hAnsi="TH SarabunPSK" w:cs="TH SarabunPSK" w:hint="cs"/>
                <w:b/>
                <w:bCs/>
              </w:rPr>
              <w:t xml:space="preserve"> - 18</w:t>
            </w:r>
            <w:r w:rsidR="00F551BD" w:rsidRPr="00B60D70">
              <w:rPr>
                <w:rFonts w:ascii="TH SarabunPSK" w:hAnsi="TH SarabunPSK" w:cs="TH SarabunPSK"/>
                <w:b/>
                <w:bCs/>
              </w:rPr>
              <w:t>+x</w:t>
            </w:r>
            <w:r w:rsidRPr="00B60D70">
              <w:rPr>
                <w:rFonts w:ascii="TH SarabunPSK" w:hAnsi="TH SarabunPSK" w:cs="TH SarabunPSK" w:hint="cs"/>
                <w:b/>
                <w:bCs/>
              </w:rPr>
              <w:t xml:space="preserve"> - 23)</w:t>
            </w:r>
          </w:p>
        </w:tc>
      </w:tr>
      <w:tr w:rsidR="00B60D70" w:rsidRPr="00B60D70" w14:paraId="52CF31DD" w14:textId="77777777" w:rsidTr="00F551BD">
        <w:trPr>
          <w:trHeight w:val="288"/>
        </w:trPr>
        <w:tc>
          <w:tcPr>
            <w:tcW w:w="998" w:type="dxa"/>
            <w:tcBorders>
              <w:top w:val="nil"/>
              <w:left w:val="nil"/>
              <w:bottom w:val="nil"/>
              <w:right w:val="nil"/>
            </w:tcBorders>
            <w:shd w:val="clear" w:color="auto" w:fill="auto"/>
            <w:noWrap/>
            <w:vAlign w:val="bottom"/>
          </w:tcPr>
          <w:p w14:paraId="17DF6FCF" w14:textId="77777777" w:rsidR="003947B0" w:rsidRPr="00B60D70" w:rsidRDefault="003947B0" w:rsidP="00592146">
            <w:pPr>
              <w:rPr>
                <w:rFonts w:ascii="TH SarabunPSK" w:hAnsi="TH SarabunPSK" w:cs="TH SarabunPSK"/>
              </w:rPr>
            </w:pPr>
          </w:p>
        </w:tc>
        <w:tc>
          <w:tcPr>
            <w:tcW w:w="1417" w:type="dxa"/>
            <w:tcBorders>
              <w:top w:val="nil"/>
              <w:left w:val="nil"/>
              <w:bottom w:val="nil"/>
              <w:right w:val="nil"/>
            </w:tcBorders>
          </w:tcPr>
          <w:p w14:paraId="71D10D9F" w14:textId="77777777" w:rsidR="003947B0" w:rsidRPr="00B60D70" w:rsidRDefault="003947B0" w:rsidP="00592146">
            <w:pPr>
              <w:rPr>
                <w:rFonts w:ascii="TH SarabunPSK" w:hAnsi="TH SarabunPSK" w:cs="TH SarabunPSK"/>
              </w:rPr>
            </w:pPr>
          </w:p>
        </w:tc>
        <w:tc>
          <w:tcPr>
            <w:tcW w:w="6663" w:type="dxa"/>
            <w:gridSpan w:val="2"/>
            <w:tcBorders>
              <w:top w:val="nil"/>
              <w:left w:val="nil"/>
              <w:bottom w:val="nil"/>
              <w:right w:val="nil"/>
            </w:tcBorders>
            <w:shd w:val="clear" w:color="auto" w:fill="auto"/>
            <w:noWrap/>
          </w:tcPr>
          <w:p w14:paraId="7C047A27" w14:textId="4B1D0554" w:rsidR="003947B0" w:rsidRPr="00B60D70" w:rsidRDefault="003947B0" w:rsidP="00624C6F">
            <w:pPr>
              <w:jc w:val="right"/>
              <w:rPr>
                <w:rFonts w:ascii="TH SarabunPSK" w:eastAsia="Times New Roman" w:hAnsi="TH SarabunPSK" w:cs="TH SarabunPSK"/>
                <w:b/>
                <w:bCs/>
              </w:rPr>
            </w:pPr>
            <w:r w:rsidRPr="00B60D70">
              <w:rPr>
                <w:rFonts w:ascii="TH SarabunPSK" w:hAnsi="TH SarabunPSK" w:cs="TH SarabunPSK" w:hint="cs"/>
                <w:b/>
                <w:bCs/>
                <w:cs/>
                <w:lang w:val="th-TH"/>
              </w:rPr>
              <w:t xml:space="preserve">ชั่วโมง </w:t>
            </w:r>
            <w:r w:rsidRPr="00B60D70">
              <w:rPr>
                <w:rFonts w:ascii="TH SarabunPSK" w:hAnsi="TH SarabunPSK" w:cs="TH SarabunPSK" w:hint="cs"/>
                <w:b/>
                <w:bCs/>
                <w:cs/>
              </w:rPr>
              <w:t>/</w:t>
            </w:r>
            <w:r w:rsidRPr="00B60D70">
              <w:rPr>
                <w:rFonts w:ascii="TH SarabunPSK" w:hAnsi="TH SarabunPSK" w:cs="TH SarabunPSK" w:hint="cs"/>
                <w:b/>
                <w:bCs/>
                <w:cs/>
                <w:lang w:val="th-TH"/>
              </w:rPr>
              <w:t>สัปดาห์</w:t>
            </w:r>
            <w:r w:rsidR="00BD7F9D" w:rsidRPr="00B60D70">
              <w:rPr>
                <w:rFonts w:ascii="TH SarabunPSK" w:hAnsi="TH SarabunPSK" w:cs="TH SarabunPSK" w:hint="cs"/>
                <w:b/>
                <w:bCs/>
                <w:cs/>
                <w:lang w:val="th-TH"/>
              </w:rPr>
              <w:t xml:space="preserve"> </w:t>
            </w:r>
            <w:r w:rsidRPr="00B60D70">
              <w:rPr>
                <w:rFonts w:ascii="TH SarabunPSK" w:hAnsi="TH SarabunPSK" w:cs="TH SarabunPSK" w:hint="cs"/>
                <w:b/>
                <w:bCs/>
                <w:cs/>
                <w:lang w:val="th-TH"/>
              </w:rPr>
              <w:t xml:space="preserve"> </w:t>
            </w:r>
            <w:r w:rsidRPr="00B60D70">
              <w:rPr>
                <w:rFonts w:ascii="TH SarabunPSK" w:hAnsi="TH SarabunPSK" w:cs="TH SarabunPSK" w:hint="cs"/>
                <w:b/>
                <w:bCs/>
                <w:cs/>
              </w:rPr>
              <w:tab/>
              <w:t>=</w:t>
            </w:r>
            <w:r w:rsidR="00BD7F9D" w:rsidRPr="00B60D70">
              <w:rPr>
                <w:rFonts w:ascii="TH SarabunPSK" w:hAnsi="TH SarabunPSK" w:cs="TH SarabunPSK" w:hint="cs"/>
                <w:b/>
                <w:bCs/>
                <w:cs/>
              </w:rPr>
              <w:t xml:space="preserve"> </w:t>
            </w:r>
            <w:r w:rsidRPr="00B60D70">
              <w:rPr>
                <w:rFonts w:ascii="TH SarabunPSK" w:hAnsi="TH SarabunPSK" w:cs="TH SarabunPSK" w:hint="cs"/>
                <w:b/>
                <w:bCs/>
              </w:rPr>
              <w:t>4</w:t>
            </w:r>
            <w:r w:rsidR="00383129" w:rsidRPr="00B60D70">
              <w:rPr>
                <w:rFonts w:ascii="TH SarabunPSK" w:hAnsi="TH SarabunPSK" w:cs="TH SarabunPSK"/>
                <w:b/>
                <w:bCs/>
              </w:rPr>
              <w:t>2</w:t>
            </w:r>
            <w:r w:rsidR="0008248C" w:rsidRPr="00B60D70">
              <w:rPr>
                <w:rFonts w:ascii="TH SarabunPSK" w:hAnsi="TH SarabunPSK" w:cs="TH SarabunPSK"/>
                <w:b/>
                <w:bCs/>
              </w:rPr>
              <w:t>+x</w:t>
            </w:r>
          </w:p>
        </w:tc>
      </w:tr>
    </w:tbl>
    <w:p w14:paraId="71B8C353" w14:textId="77777777" w:rsidR="009E6917" w:rsidRPr="00B60D70" w:rsidRDefault="009E6917" w:rsidP="00592146">
      <w:pPr>
        <w:rPr>
          <w:rFonts w:ascii="TH SarabunPSK" w:hAnsi="TH SarabunPSK" w:cs="TH SarabunPSK"/>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3374"/>
        <w:gridCol w:w="2254"/>
        <w:gridCol w:w="2169"/>
      </w:tblGrid>
      <w:tr w:rsidR="00B60D70" w:rsidRPr="00B60D70" w14:paraId="64C60E1A" w14:textId="77777777" w:rsidTr="00624C6F">
        <w:tc>
          <w:tcPr>
            <w:tcW w:w="1134" w:type="dxa"/>
            <w:shd w:val="clear" w:color="auto" w:fill="F2F2F2" w:themeFill="background1" w:themeFillShade="F2"/>
          </w:tcPr>
          <w:p w14:paraId="3716037B" w14:textId="671B28C0" w:rsidR="00624C6F" w:rsidRPr="00B60D70" w:rsidRDefault="00624C6F" w:rsidP="00D420AC">
            <w:pPr>
              <w:rPr>
                <w:rFonts w:ascii="TH SarabunPSK" w:hAnsi="TH SarabunPSK" w:cs="TH SarabunPSK"/>
                <w:b/>
                <w:bCs/>
              </w:rPr>
            </w:pPr>
            <w:r w:rsidRPr="00B60D70">
              <w:rPr>
                <w:rFonts w:ascii="TH SarabunPSK" w:hAnsi="TH SarabunPSK" w:cs="TH SarabunPSK" w:hint="cs"/>
                <w:b/>
                <w:bCs/>
                <w:cs/>
                <w:lang w:val="th-TH"/>
              </w:rPr>
              <w:t xml:space="preserve">ชั้นปีที่ </w:t>
            </w:r>
            <w:r w:rsidRPr="00B60D70">
              <w:rPr>
                <w:rFonts w:ascii="TH SarabunPSK" w:hAnsi="TH SarabunPSK" w:cs="TH SarabunPSK" w:hint="cs"/>
                <w:b/>
                <w:bCs/>
              </w:rPr>
              <w:t>5</w:t>
            </w:r>
            <w:r w:rsidR="00BD7F9D" w:rsidRPr="00B60D70">
              <w:rPr>
                <w:rFonts w:ascii="TH SarabunPSK" w:hAnsi="TH SarabunPSK" w:cs="TH SarabunPSK" w:hint="cs"/>
                <w:b/>
                <w:bCs/>
                <w:cs/>
              </w:rPr>
              <w:t xml:space="preserve"> </w:t>
            </w:r>
            <w:r w:rsidRPr="00B60D70">
              <w:rPr>
                <w:rFonts w:ascii="TH SarabunPSK" w:hAnsi="TH SarabunPSK" w:cs="TH SarabunPSK" w:hint="cs"/>
                <w:b/>
                <w:bCs/>
                <w:cs/>
              </w:rPr>
              <w:t xml:space="preserve"> </w:t>
            </w:r>
          </w:p>
        </w:tc>
        <w:tc>
          <w:tcPr>
            <w:tcW w:w="3374" w:type="dxa"/>
            <w:shd w:val="clear" w:color="auto" w:fill="F2F2F2" w:themeFill="background1" w:themeFillShade="F2"/>
          </w:tcPr>
          <w:p w14:paraId="6290673D" w14:textId="38B30349" w:rsidR="00624C6F" w:rsidRPr="00B60D70" w:rsidRDefault="00624C6F" w:rsidP="00D420AC">
            <w:pPr>
              <w:rPr>
                <w:rFonts w:ascii="TH SarabunPSK" w:hAnsi="TH SarabunPSK" w:cs="TH SarabunPSK"/>
                <w:b/>
                <w:bCs/>
              </w:rPr>
            </w:pPr>
            <w:r w:rsidRPr="00B60D70">
              <w:rPr>
                <w:rFonts w:ascii="TH SarabunPSK" w:hAnsi="TH SarabunPSK" w:cs="TH SarabunPSK" w:hint="cs"/>
                <w:b/>
                <w:bCs/>
                <w:cs/>
                <w:lang w:val="th-TH"/>
              </w:rPr>
              <w:t>ภาคการศึกษาที่</w:t>
            </w:r>
            <w:r w:rsidRPr="00B60D70">
              <w:rPr>
                <w:rFonts w:ascii="TH SarabunPSK" w:hAnsi="TH SarabunPSK" w:cs="TH SarabunPSK" w:hint="cs"/>
                <w:b/>
                <w:bCs/>
              </w:rPr>
              <w:t xml:space="preserve"> 2</w:t>
            </w:r>
            <w:r w:rsidR="00BD7F9D" w:rsidRPr="00B60D70">
              <w:rPr>
                <w:rFonts w:ascii="TH SarabunPSK" w:hAnsi="TH SarabunPSK" w:cs="TH SarabunPSK" w:hint="cs"/>
                <w:cs/>
              </w:rPr>
              <w:t xml:space="preserve">  </w:t>
            </w:r>
            <w:r w:rsidRPr="00B60D70">
              <w:rPr>
                <w:rFonts w:ascii="TH SarabunPSK" w:hAnsi="TH SarabunPSK" w:cs="TH SarabunPSK" w:hint="cs"/>
                <w:cs/>
              </w:rPr>
              <w:t xml:space="preserve"> </w:t>
            </w:r>
          </w:p>
        </w:tc>
        <w:tc>
          <w:tcPr>
            <w:tcW w:w="2254" w:type="dxa"/>
            <w:shd w:val="clear" w:color="auto" w:fill="F2F2F2" w:themeFill="background1" w:themeFillShade="F2"/>
          </w:tcPr>
          <w:p w14:paraId="58D57C08" w14:textId="77777777" w:rsidR="00624C6F" w:rsidRPr="00B60D70" w:rsidRDefault="00624C6F" w:rsidP="00D420AC">
            <w:pPr>
              <w:rPr>
                <w:rFonts w:ascii="TH SarabunPSK" w:hAnsi="TH SarabunPSK" w:cs="TH SarabunPSK"/>
                <w:b/>
                <w:bCs/>
              </w:rPr>
            </w:pPr>
          </w:p>
        </w:tc>
        <w:tc>
          <w:tcPr>
            <w:tcW w:w="2169" w:type="dxa"/>
            <w:shd w:val="clear" w:color="auto" w:fill="F2F2F2" w:themeFill="background1" w:themeFillShade="F2"/>
          </w:tcPr>
          <w:p w14:paraId="110415D4" w14:textId="77777777" w:rsidR="00624C6F" w:rsidRPr="00B60D70" w:rsidRDefault="00624C6F" w:rsidP="00D420AC">
            <w:pPr>
              <w:jc w:val="right"/>
              <w:rPr>
                <w:rFonts w:ascii="TH SarabunPSK" w:hAnsi="TH SarabunPSK" w:cs="TH SarabunPSK"/>
                <w:b/>
                <w:bCs/>
              </w:rPr>
            </w:pPr>
            <w:r w:rsidRPr="00B60D70">
              <w:rPr>
                <w:rFonts w:ascii="TH SarabunPSK" w:hAnsi="TH SarabunPSK" w:cs="TH SarabunPSK" w:hint="cs"/>
                <w:b/>
                <w:bCs/>
                <w:cs/>
                <w:lang w:val="th-TH"/>
              </w:rPr>
              <w:t>จำนวนหน่วยกิต</w:t>
            </w:r>
          </w:p>
        </w:tc>
      </w:tr>
    </w:tbl>
    <w:tbl>
      <w:tblPr>
        <w:tblW w:w="893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8"/>
        <w:gridCol w:w="1417"/>
        <w:gridCol w:w="5103"/>
        <w:gridCol w:w="1418"/>
      </w:tblGrid>
      <w:tr w:rsidR="00B60D70" w:rsidRPr="00B60D70" w14:paraId="53F7F367" w14:textId="77777777" w:rsidTr="00F551BD">
        <w:trPr>
          <w:trHeight w:val="288"/>
        </w:trPr>
        <w:tc>
          <w:tcPr>
            <w:tcW w:w="998" w:type="dxa"/>
            <w:tcBorders>
              <w:top w:val="nil"/>
              <w:left w:val="nil"/>
              <w:bottom w:val="single" w:sz="4" w:space="0" w:color="auto"/>
              <w:right w:val="nil"/>
            </w:tcBorders>
            <w:shd w:val="clear" w:color="auto" w:fill="auto"/>
            <w:noWrap/>
          </w:tcPr>
          <w:p w14:paraId="65B605C5" w14:textId="77777777" w:rsidR="009E6917" w:rsidRPr="00B60D70" w:rsidRDefault="009E6917" w:rsidP="00592146">
            <w:pPr>
              <w:rPr>
                <w:rFonts w:ascii="TH SarabunPSK" w:hAnsi="TH SarabunPSK" w:cs="TH SarabunPSK"/>
              </w:rPr>
            </w:pPr>
          </w:p>
        </w:tc>
        <w:tc>
          <w:tcPr>
            <w:tcW w:w="1417" w:type="dxa"/>
            <w:tcBorders>
              <w:top w:val="nil"/>
              <w:left w:val="nil"/>
              <w:bottom w:val="single" w:sz="4" w:space="0" w:color="auto"/>
              <w:right w:val="nil"/>
            </w:tcBorders>
            <w:shd w:val="clear" w:color="auto" w:fill="auto"/>
            <w:noWrap/>
          </w:tcPr>
          <w:p w14:paraId="1308501A" w14:textId="4C00D381" w:rsidR="009E6917" w:rsidRPr="00B60D70" w:rsidRDefault="00B91175" w:rsidP="00592146">
            <w:pPr>
              <w:rPr>
                <w:rFonts w:ascii="TH SarabunPSK" w:hAnsi="TH SarabunPSK" w:cs="TH SarabunPSK"/>
              </w:rPr>
            </w:pPr>
            <w:r w:rsidRPr="00B60D70">
              <w:rPr>
                <w:rFonts w:ascii="TH SarabunPSK" w:hAnsi="TH SarabunPSK" w:cs="TH SarabunPSK" w:hint="cs"/>
              </w:rPr>
              <w:t xml:space="preserve">CTE </w:t>
            </w:r>
            <w:r w:rsidR="00D756E0" w:rsidRPr="00B60D70">
              <w:rPr>
                <w:rFonts w:ascii="TH SarabunPSK" w:hAnsi="TH SarabunPSK" w:cs="TH SarabunPSK" w:hint="cs"/>
                <w:cs/>
              </w:rPr>
              <w:t>599</w:t>
            </w:r>
          </w:p>
        </w:tc>
        <w:tc>
          <w:tcPr>
            <w:tcW w:w="5103" w:type="dxa"/>
            <w:tcBorders>
              <w:top w:val="nil"/>
              <w:left w:val="nil"/>
              <w:bottom w:val="single" w:sz="4" w:space="0" w:color="auto"/>
              <w:right w:val="nil"/>
            </w:tcBorders>
            <w:shd w:val="clear" w:color="auto" w:fill="auto"/>
            <w:noWrap/>
          </w:tcPr>
          <w:p w14:paraId="40F5C0C0" w14:textId="45593593" w:rsidR="00D33CCF" w:rsidRPr="00B60D70" w:rsidRDefault="00895910" w:rsidP="00624C6F">
            <w:pPr>
              <w:rPr>
                <w:rFonts w:ascii="TH SarabunPSK" w:hAnsi="TH SarabunPSK" w:cs="TH SarabunPSK"/>
              </w:rPr>
            </w:pPr>
            <w:r w:rsidRPr="00B60D70">
              <w:rPr>
                <w:rFonts w:ascii="TH SarabunPSK" w:hAnsi="TH SarabunPSK" w:cs="TH SarabunPSK"/>
                <w:cs/>
                <w:lang w:val="th-TH"/>
              </w:rPr>
              <w:t>การปฏิบัติการสอนในสถานศึกษาในสาขาวิชาเฉพาะช่างโยธา</w:t>
            </w:r>
          </w:p>
        </w:tc>
        <w:tc>
          <w:tcPr>
            <w:tcW w:w="1418" w:type="dxa"/>
            <w:tcBorders>
              <w:top w:val="nil"/>
              <w:left w:val="nil"/>
              <w:bottom w:val="single" w:sz="4" w:space="0" w:color="auto"/>
              <w:right w:val="nil"/>
            </w:tcBorders>
            <w:shd w:val="clear" w:color="auto" w:fill="auto"/>
            <w:noWrap/>
          </w:tcPr>
          <w:p w14:paraId="2EF04E48" w14:textId="215131B9" w:rsidR="009E6917" w:rsidRPr="00B60D70" w:rsidRDefault="00383129" w:rsidP="00592146">
            <w:pPr>
              <w:rPr>
                <w:rFonts w:ascii="TH SarabunPSK" w:hAnsi="TH SarabunPSK" w:cs="TH SarabunPSK"/>
              </w:rPr>
            </w:pPr>
            <w:r w:rsidRPr="00B60D70">
              <w:rPr>
                <w:rFonts w:ascii="TH SarabunPSK" w:hAnsi="TH SarabunPSK" w:cs="TH SarabunPSK"/>
              </w:rPr>
              <w:t xml:space="preserve">  </w:t>
            </w:r>
            <w:r w:rsidR="00D475A8" w:rsidRPr="00B60D70">
              <w:rPr>
                <w:rFonts w:ascii="TH SarabunPSK" w:hAnsi="TH SarabunPSK" w:cs="TH SarabunPSK" w:hint="cs"/>
              </w:rPr>
              <w:t>6 (0-</w:t>
            </w:r>
            <w:r w:rsidR="00711CA3" w:rsidRPr="00B60D70">
              <w:rPr>
                <w:rFonts w:ascii="TH SarabunPSK" w:hAnsi="TH SarabunPSK" w:cs="TH SarabunPSK"/>
              </w:rPr>
              <w:t>18-18</w:t>
            </w:r>
            <w:r w:rsidR="00D475A8" w:rsidRPr="00B60D70">
              <w:rPr>
                <w:rFonts w:ascii="TH SarabunPSK" w:hAnsi="TH SarabunPSK" w:cs="TH SarabunPSK" w:hint="cs"/>
              </w:rPr>
              <w:t>)</w:t>
            </w:r>
          </w:p>
        </w:tc>
      </w:tr>
      <w:tr w:rsidR="00B60D70" w:rsidRPr="00B60D70" w14:paraId="5372F869" w14:textId="77777777" w:rsidTr="00F551BD">
        <w:trPr>
          <w:trHeight w:val="288"/>
        </w:trPr>
        <w:tc>
          <w:tcPr>
            <w:tcW w:w="998" w:type="dxa"/>
            <w:tcBorders>
              <w:top w:val="single" w:sz="4" w:space="0" w:color="auto"/>
              <w:left w:val="nil"/>
              <w:bottom w:val="nil"/>
              <w:right w:val="nil"/>
            </w:tcBorders>
            <w:shd w:val="clear" w:color="auto" w:fill="auto"/>
            <w:noWrap/>
            <w:vAlign w:val="bottom"/>
          </w:tcPr>
          <w:p w14:paraId="6A4188B0" w14:textId="77777777" w:rsidR="009E6917" w:rsidRPr="00B60D70" w:rsidRDefault="009E6917" w:rsidP="00592146">
            <w:pPr>
              <w:rPr>
                <w:rFonts w:ascii="TH SarabunPSK" w:hAnsi="TH SarabunPSK" w:cs="TH SarabunPSK"/>
              </w:rPr>
            </w:pPr>
          </w:p>
        </w:tc>
        <w:tc>
          <w:tcPr>
            <w:tcW w:w="1417" w:type="dxa"/>
            <w:tcBorders>
              <w:top w:val="single" w:sz="4" w:space="0" w:color="auto"/>
              <w:left w:val="nil"/>
              <w:bottom w:val="nil"/>
              <w:right w:val="nil"/>
            </w:tcBorders>
          </w:tcPr>
          <w:p w14:paraId="6F25B2B5" w14:textId="77777777" w:rsidR="009E6917" w:rsidRPr="00B60D70" w:rsidRDefault="009E6917" w:rsidP="00624C6F">
            <w:pPr>
              <w:jc w:val="right"/>
              <w:rPr>
                <w:rFonts w:ascii="TH SarabunPSK" w:hAnsi="TH SarabunPSK" w:cs="TH SarabunPSK"/>
              </w:rPr>
            </w:pPr>
          </w:p>
        </w:tc>
        <w:tc>
          <w:tcPr>
            <w:tcW w:w="6521" w:type="dxa"/>
            <w:gridSpan w:val="2"/>
            <w:tcBorders>
              <w:top w:val="single" w:sz="4" w:space="0" w:color="auto"/>
              <w:left w:val="nil"/>
              <w:bottom w:val="nil"/>
              <w:right w:val="nil"/>
            </w:tcBorders>
            <w:shd w:val="clear" w:color="auto" w:fill="auto"/>
            <w:noWrap/>
          </w:tcPr>
          <w:p w14:paraId="1445C3BD" w14:textId="7C805092" w:rsidR="009E6917" w:rsidRPr="00B60D70" w:rsidRDefault="00D756E0" w:rsidP="00624C6F">
            <w:pPr>
              <w:jc w:val="right"/>
              <w:rPr>
                <w:rFonts w:ascii="TH SarabunPSK" w:hAnsi="TH SarabunPSK" w:cs="TH SarabunPSK"/>
                <w:b/>
                <w:bCs/>
              </w:rPr>
            </w:pPr>
            <w:r w:rsidRPr="00B60D70">
              <w:rPr>
                <w:rFonts w:ascii="TH SarabunPSK" w:hAnsi="TH SarabunPSK" w:cs="TH SarabunPSK" w:hint="cs"/>
                <w:b/>
                <w:bCs/>
                <w:spacing w:val="-6"/>
                <w:cs/>
                <w:lang w:val="th-TH"/>
              </w:rPr>
              <w:t>รวม</w:t>
            </w:r>
            <w:r w:rsidRPr="00B60D70">
              <w:rPr>
                <w:rFonts w:ascii="TH SarabunPSK" w:hAnsi="TH SarabunPSK" w:cs="TH SarabunPSK" w:hint="cs"/>
                <w:b/>
                <w:bCs/>
                <w:spacing w:val="-6"/>
              </w:rPr>
              <w:t xml:space="preserve"> = </w:t>
            </w:r>
            <w:r w:rsidRPr="00B60D70">
              <w:rPr>
                <w:rFonts w:ascii="TH SarabunPSK" w:hAnsi="TH SarabunPSK" w:cs="TH SarabunPSK" w:hint="cs"/>
                <w:b/>
                <w:bCs/>
              </w:rPr>
              <w:t>6 (0-</w:t>
            </w:r>
            <w:r w:rsidR="00561E83" w:rsidRPr="00B60D70">
              <w:rPr>
                <w:rFonts w:ascii="TH SarabunPSK" w:hAnsi="TH SarabunPSK" w:cs="TH SarabunPSK" w:hint="cs"/>
                <w:b/>
                <w:bCs/>
              </w:rPr>
              <w:t>24</w:t>
            </w:r>
            <w:r w:rsidRPr="00B60D70">
              <w:rPr>
                <w:rFonts w:ascii="TH SarabunPSK" w:hAnsi="TH SarabunPSK" w:cs="TH SarabunPSK" w:hint="cs"/>
                <w:b/>
                <w:bCs/>
              </w:rPr>
              <w:t>-</w:t>
            </w:r>
            <w:r w:rsidR="00561E83" w:rsidRPr="00B60D70">
              <w:rPr>
                <w:rFonts w:ascii="TH SarabunPSK" w:hAnsi="TH SarabunPSK" w:cs="TH SarabunPSK" w:hint="cs"/>
                <w:b/>
                <w:bCs/>
              </w:rPr>
              <w:t>30</w:t>
            </w:r>
            <w:r w:rsidRPr="00B60D70">
              <w:rPr>
                <w:rFonts w:ascii="TH SarabunPSK" w:hAnsi="TH SarabunPSK" w:cs="TH SarabunPSK" w:hint="cs"/>
                <w:b/>
                <w:bCs/>
              </w:rPr>
              <w:t>)</w:t>
            </w:r>
          </w:p>
        </w:tc>
      </w:tr>
      <w:tr w:rsidR="00B60D70" w:rsidRPr="00B60D70" w14:paraId="62A90775" w14:textId="77777777" w:rsidTr="00F551BD">
        <w:trPr>
          <w:trHeight w:val="288"/>
        </w:trPr>
        <w:tc>
          <w:tcPr>
            <w:tcW w:w="998" w:type="dxa"/>
            <w:tcBorders>
              <w:top w:val="nil"/>
              <w:left w:val="nil"/>
              <w:bottom w:val="nil"/>
              <w:right w:val="nil"/>
            </w:tcBorders>
            <w:shd w:val="clear" w:color="auto" w:fill="auto"/>
            <w:noWrap/>
            <w:vAlign w:val="bottom"/>
          </w:tcPr>
          <w:p w14:paraId="7CB0AA4F" w14:textId="77777777" w:rsidR="009E6917" w:rsidRPr="00B60D70" w:rsidRDefault="009E6917" w:rsidP="00592146">
            <w:pPr>
              <w:rPr>
                <w:rFonts w:ascii="TH SarabunPSK" w:hAnsi="TH SarabunPSK" w:cs="TH SarabunPSK"/>
              </w:rPr>
            </w:pPr>
          </w:p>
        </w:tc>
        <w:tc>
          <w:tcPr>
            <w:tcW w:w="1417" w:type="dxa"/>
            <w:tcBorders>
              <w:top w:val="nil"/>
              <w:left w:val="nil"/>
              <w:bottom w:val="nil"/>
              <w:right w:val="nil"/>
            </w:tcBorders>
          </w:tcPr>
          <w:p w14:paraId="2082948F" w14:textId="77777777" w:rsidR="009E6917" w:rsidRPr="00B60D70" w:rsidRDefault="009E6917" w:rsidP="00624C6F">
            <w:pPr>
              <w:jc w:val="right"/>
              <w:rPr>
                <w:rFonts w:ascii="TH SarabunPSK" w:hAnsi="TH SarabunPSK" w:cs="TH SarabunPSK"/>
              </w:rPr>
            </w:pPr>
          </w:p>
        </w:tc>
        <w:tc>
          <w:tcPr>
            <w:tcW w:w="6521" w:type="dxa"/>
            <w:gridSpan w:val="2"/>
            <w:tcBorders>
              <w:top w:val="nil"/>
              <w:left w:val="nil"/>
              <w:bottom w:val="nil"/>
              <w:right w:val="nil"/>
            </w:tcBorders>
            <w:shd w:val="clear" w:color="auto" w:fill="auto"/>
            <w:noWrap/>
          </w:tcPr>
          <w:p w14:paraId="4C89EF2A" w14:textId="1D1A9909" w:rsidR="009E6917" w:rsidRPr="00B60D70" w:rsidRDefault="00D756E0" w:rsidP="00624C6F">
            <w:pPr>
              <w:jc w:val="right"/>
              <w:rPr>
                <w:rFonts w:ascii="TH SarabunPSK" w:eastAsia="Times New Roman" w:hAnsi="TH SarabunPSK" w:cs="TH SarabunPSK"/>
                <w:b/>
                <w:bCs/>
              </w:rPr>
            </w:pPr>
            <w:r w:rsidRPr="00B60D70">
              <w:rPr>
                <w:rFonts w:ascii="TH SarabunPSK" w:hAnsi="TH SarabunPSK" w:cs="TH SarabunPSK" w:hint="cs"/>
                <w:b/>
                <w:bCs/>
                <w:cs/>
                <w:lang w:val="th-TH"/>
              </w:rPr>
              <w:t xml:space="preserve">ชั่วโมง </w:t>
            </w:r>
            <w:r w:rsidRPr="00B60D70">
              <w:rPr>
                <w:rFonts w:ascii="TH SarabunPSK" w:hAnsi="TH SarabunPSK" w:cs="TH SarabunPSK" w:hint="cs"/>
                <w:b/>
                <w:bCs/>
                <w:cs/>
              </w:rPr>
              <w:t>/</w:t>
            </w:r>
            <w:r w:rsidRPr="00B60D70">
              <w:rPr>
                <w:rFonts w:ascii="TH SarabunPSK" w:hAnsi="TH SarabunPSK" w:cs="TH SarabunPSK" w:hint="cs"/>
                <w:b/>
                <w:bCs/>
                <w:cs/>
                <w:lang w:val="th-TH"/>
              </w:rPr>
              <w:t>สัปดาห์</w:t>
            </w:r>
            <w:r w:rsidR="00BD7F9D" w:rsidRPr="00B60D70">
              <w:rPr>
                <w:rFonts w:ascii="TH SarabunPSK" w:hAnsi="TH SarabunPSK" w:cs="TH SarabunPSK" w:hint="cs"/>
                <w:b/>
                <w:bCs/>
                <w:cs/>
                <w:lang w:val="th-TH"/>
              </w:rPr>
              <w:t xml:space="preserve"> </w:t>
            </w:r>
            <w:r w:rsidRPr="00B60D70">
              <w:rPr>
                <w:rFonts w:ascii="TH SarabunPSK" w:hAnsi="TH SarabunPSK" w:cs="TH SarabunPSK" w:hint="cs"/>
                <w:b/>
                <w:bCs/>
                <w:cs/>
                <w:lang w:val="th-TH"/>
              </w:rPr>
              <w:t xml:space="preserve"> </w:t>
            </w:r>
            <w:r w:rsidRPr="00B60D70">
              <w:rPr>
                <w:rFonts w:ascii="TH SarabunPSK" w:hAnsi="TH SarabunPSK" w:cs="TH SarabunPSK" w:hint="cs"/>
                <w:b/>
                <w:bCs/>
                <w:cs/>
              </w:rPr>
              <w:tab/>
              <w:t>=</w:t>
            </w:r>
            <w:r w:rsidR="00BD7F9D" w:rsidRPr="00B60D70">
              <w:rPr>
                <w:rFonts w:ascii="TH SarabunPSK" w:hAnsi="TH SarabunPSK" w:cs="TH SarabunPSK" w:hint="cs"/>
                <w:b/>
                <w:bCs/>
                <w:cs/>
              </w:rPr>
              <w:t xml:space="preserve"> </w:t>
            </w:r>
            <w:r w:rsidR="00561E83" w:rsidRPr="00B60D70">
              <w:rPr>
                <w:rFonts w:ascii="TH SarabunPSK" w:hAnsi="TH SarabunPSK" w:cs="TH SarabunPSK" w:hint="cs"/>
                <w:b/>
                <w:bCs/>
              </w:rPr>
              <w:t>54</w:t>
            </w:r>
          </w:p>
        </w:tc>
      </w:tr>
    </w:tbl>
    <w:p w14:paraId="098FEE3F" w14:textId="77777777" w:rsidR="009E6917" w:rsidRPr="00B60D70" w:rsidRDefault="009E6917" w:rsidP="00592146">
      <w:pPr>
        <w:rPr>
          <w:rFonts w:ascii="TH SarabunPSK" w:hAnsi="TH SarabunPSK" w:cs="TH SarabunPSK"/>
        </w:rPr>
      </w:pPr>
    </w:p>
    <w:p w14:paraId="56ACF4BB" w14:textId="550969E6" w:rsidR="00087BD4" w:rsidRPr="00B60D70" w:rsidRDefault="00D756E0" w:rsidP="00087BD4">
      <w:pPr>
        <w:pStyle w:val="5"/>
        <w:ind w:left="1418" w:hanging="425"/>
        <w:rPr>
          <w:rFonts w:ascii="TH SarabunPSK" w:hAnsi="TH SarabunPSK" w:cs="TH SarabunPSK"/>
        </w:rPr>
      </w:pPr>
      <w:bookmarkStart w:id="160" w:name="_Hlk117775977"/>
      <w:r w:rsidRPr="00B60D70">
        <w:rPr>
          <w:rFonts w:ascii="TH SarabunPSK" w:hAnsi="TH SarabunPSK" w:cs="TH SarabunPSK" w:hint="cs"/>
          <w:cs/>
          <w:lang w:val="th-TH"/>
        </w:rPr>
        <w:t>การจัดการ</w:t>
      </w:r>
      <w:r w:rsidRPr="00B60D70">
        <w:rPr>
          <w:rFonts w:ascii="TH SarabunPSK" w:hAnsi="TH SarabunPSK" w:cs="TH SarabunPSK" w:hint="cs"/>
          <w:cs/>
        </w:rPr>
        <w:t>เรียนรู้</w:t>
      </w:r>
      <w:r w:rsidRPr="00B60D70">
        <w:rPr>
          <w:rFonts w:ascii="TH SarabunPSK" w:hAnsi="TH SarabunPSK" w:cs="TH SarabunPSK" w:hint="cs"/>
          <w:cs/>
          <w:lang w:val="th-TH"/>
        </w:rPr>
        <w:t>ในรูปแบบอื่น</w:t>
      </w:r>
      <w:r w:rsidR="00D420AC" w:rsidRPr="00B60D70">
        <w:rPr>
          <w:rFonts w:ascii="TH SarabunPSK" w:hAnsi="TH SarabunPSK" w:cs="TH SarabunPSK" w:hint="cs"/>
          <w:cs/>
        </w:rPr>
        <w:t xml:space="preserve"> ๆ</w:t>
      </w:r>
      <w:r w:rsidRPr="00B60D70">
        <w:rPr>
          <w:rFonts w:ascii="TH SarabunPSK" w:hAnsi="TH SarabunPSK" w:cs="TH SarabunPSK" w:hint="cs"/>
          <w:cs/>
          <w:lang w:val="th-TH"/>
        </w:rPr>
        <w:t xml:space="preserve"> เช่น </w:t>
      </w:r>
      <w:r w:rsidRPr="00B60D70">
        <w:rPr>
          <w:rFonts w:ascii="TH SarabunPSK" w:hAnsi="TH SarabunPSK" w:cs="TH SarabunPSK" w:hint="cs"/>
        </w:rPr>
        <w:t>Learning Pathway, Learning Module, MC</w:t>
      </w:r>
    </w:p>
    <w:p w14:paraId="1FCB87D8" w14:textId="77777777" w:rsidR="00C43E9D" w:rsidRPr="00B60D70" w:rsidRDefault="00C43E9D" w:rsidP="00B162E6">
      <w:pPr>
        <w:rPr>
          <w:rFonts w:ascii="TH SarabunPSK" w:hAnsi="TH SarabunPSK" w:cs="TH SarabunPSK"/>
        </w:rPr>
      </w:pPr>
    </w:p>
    <w:p w14:paraId="16F079EF" w14:textId="3D5F1792" w:rsidR="00017004" w:rsidRPr="00B60D70" w:rsidRDefault="00B43667" w:rsidP="00017004">
      <w:pPr>
        <w:pStyle w:val="af9"/>
        <w:ind w:left="0" w:firstLine="1418"/>
        <w:rPr>
          <w:rFonts w:ascii="TH SarabunPSK" w:hAnsi="TH SarabunPSK" w:cs="TH SarabunPSK"/>
        </w:rPr>
      </w:pPr>
      <w:r w:rsidRPr="00B60D70">
        <w:rPr>
          <w:rFonts w:ascii="TH SarabunPSK" w:hAnsi="TH SarabunPSK" w:cs="TH SarabunPSK" w:hint="cs"/>
          <w:cs/>
        </w:rPr>
        <w:t xml:space="preserve">หลักสูตรได้กำหนดเส้นทางการเรียนรู้ </w:t>
      </w:r>
      <w:r w:rsidRPr="00B60D70">
        <w:rPr>
          <w:rFonts w:ascii="TH SarabunPSK" w:hAnsi="TH SarabunPSK" w:cs="TH SarabunPSK" w:hint="cs"/>
        </w:rPr>
        <w:t>(Learning Pathway)</w:t>
      </w:r>
      <w:r w:rsidRPr="00B60D70">
        <w:rPr>
          <w:rFonts w:ascii="TH SarabunPSK" w:hAnsi="TH SarabunPSK" w:cs="TH SarabunPSK" w:hint="cs"/>
          <w:cs/>
        </w:rPr>
        <w:t xml:space="preserve"> สำหรับการทำงานหรือประกอบอาชีพ</w:t>
      </w:r>
      <w:r w:rsidR="00BD7F9D" w:rsidRPr="00B60D70">
        <w:rPr>
          <w:rFonts w:ascii="TH SarabunPSK" w:hAnsi="TH SarabunPSK" w:cs="TH SarabunPSK" w:hint="cs"/>
        </w:rPr>
        <w:t xml:space="preserve"> </w:t>
      </w:r>
      <w:r w:rsidR="00017004" w:rsidRPr="00B60D70">
        <w:rPr>
          <w:rFonts w:ascii="TH SarabunPSK" w:hAnsi="TH SarabunPSK" w:cs="TH SarabunPSK" w:hint="cs"/>
          <w:cs/>
        </w:rPr>
        <w:t xml:space="preserve">จำนวน </w:t>
      </w:r>
      <w:r w:rsidR="00017004" w:rsidRPr="00B60D70">
        <w:rPr>
          <w:rFonts w:ascii="TH SarabunPSK" w:hAnsi="TH SarabunPSK" w:cs="TH SarabunPSK" w:hint="cs"/>
        </w:rPr>
        <w:t xml:space="preserve">1 </w:t>
      </w:r>
      <w:r w:rsidR="00017004" w:rsidRPr="00B60D70">
        <w:rPr>
          <w:rFonts w:ascii="TH SarabunPSK" w:hAnsi="TH SarabunPSK" w:cs="TH SarabunPSK" w:hint="cs"/>
          <w:cs/>
        </w:rPr>
        <w:t>เส้นทาง คือ</w:t>
      </w:r>
      <w:r w:rsidRPr="00B60D70">
        <w:rPr>
          <w:rFonts w:ascii="TH SarabunPSK" w:hAnsi="TH SarabunPSK" w:cs="TH SarabunPSK" w:hint="cs"/>
        </w:rPr>
        <w:t xml:space="preserve"> </w:t>
      </w:r>
      <w:r w:rsidRPr="00B60D70">
        <w:rPr>
          <w:rFonts w:ascii="TH SarabunPSK" w:hAnsi="TH SarabunPSK" w:cs="TH SarabunPSK" w:hint="cs"/>
          <w:cs/>
        </w:rPr>
        <w:t xml:space="preserve">อาชีพช่างเขียนแบบจำลองสารสนเทศอาคาร ระดับ </w:t>
      </w:r>
      <w:r w:rsidR="004E5E76" w:rsidRPr="00B60D70">
        <w:rPr>
          <w:rFonts w:ascii="TH SarabunPSK" w:hAnsi="TH SarabunPSK" w:cs="TH SarabunPSK" w:hint="cs"/>
        </w:rPr>
        <w:t>5</w:t>
      </w:r>
      <w:r w:rsidRPr="00B60D70">
        <w:rPr>
          <w:rFonts w:ascii="TH SarabunPSK" w:hAnsi="TH SarabunPSK" w:cs="TH SarabunPSK" w:hint="cs"/>
        </w:rPr>
        <w:t xml:space="preserve"> </w:t>
      </w:r>
      <w:r w:rsidR="00017004" w:rsidRPr="00B60D70">
        <w:rPr>
          <w:rFonts w:ascii="TH SarabunPSK" w:hAnsi="TH SarabunPSK" w:cs="TH SarabunPSK" w:hint="cs"/>
          <w:cs/>
        </w:rPr>
        <w:t>(สถาบันคุณวุฒิวิชาชีพ)</w:t>
      </w:r>
      <w:r w:rsidRPr="00B60D70">
        <w:rPr>
          <w:rFonts w:ascii="TH SarabunPSK" w:hAnsi="TH SarabunPSK" w:cs="TH SarabunPSK" w:hint="cs"/>
          <w:cs/>
        </w:rPr>
        <w:t xml:space="preserve"> </w:t>
      </w:r>
      <w:r w:rsidR="00017004" w:rsidRPr="00B60D70">
        <w:rPr>
          <w:rFonts w:ascii="TH SarabunPSK" w:hAnsi="TH SarabunPSK" w:cs="TH SarabunPSK" w:hint="cs"/>
          <w:cs/>
        </w:rPr>
        <w:t xml:space="preserve">โดยเส้นทางอาชีพช่างเขียนแบบจำลองสารสนเทศอาคาร ระดับ </w:t>
      </w:r>
      <w:r w:rsidR="004E5E76" w:rsidRPr="00B60D70">
        <w:rPr>
          <w:rFonts w:ascii="TH SarabunPSK" w:hAnsi="TH SarabunPSK" w:cs="TH SarabunPSK" w:hint="cs"/>
        </w:rPr>
        <w:t>5</w:t>
      </w:r>
      <w:r w:rsidR="00017004" w:rsidRPr="00B60D70">
        <w:rPr>
          <w:rFonts w:ascii="TH SarabunPSK" w:hAnsi="TH SarabunPSK" w:cs="TH SarabunPSK" w:hint="cs"/>
          <w:cs/>
        </w:rPr>
        <w:t xml:space="preserve"> หลักสูตรได้กำหนดให้ผู้เรียนได้เรียนรู้ในรูปแบบ </w:t>
      </w:r>
      <w:r w:rsidR="00017004" w:rsidRPr="00B60D70">
        <w:rPr>
          <w:rFonts w:ascii="TH SarabunPSK" w:hAnsi="TH SarabunPSK" w:cs="TH SarabunPSK" w:hint="cs"/>
        </w:rPr>
        <w:t>Outcome</w:t>
      </w:r>
      <w:r w:rsidR="00017004" w:rsidRPr="00B60D70">
        <w:rPr>
          <w:rFonts w:ascii="TH SarabunPSK" w:hAnsi="TH SarabunPSK" w:cs="TH SarabunPSK" w:hint="cs"/>
          <w:cs/>
        </w:rPr>
        <w:t xml:space="preserve"> </w:t>
      </w:r>
      <w:r w:rsidR="00017004" w:rsidRPr="00B60D70">
        <w:rPr>
          <w:rFonts w:ascii="TH SarabunPSK" w:hAnsi="TH SarabunPSK" w:cs="TH SarabunPSK" w:hint="cs"/>
        </w:rPr>
        <w:t xml:space="preserve">Based Education Module, OBEM </w:t>
      </w:r>
      <w:r w:rsidR="00017004" w:rsidRPr="00B60D70">
        <w:rPr>
          <w:rFonts w:ascii="TH SarabunPSK" w:hAnsi="TH SarabunPSK" w:cs="TH SarabunPSK" w:hint="cs"/>
          <w:cs/>
        </w:rPr>
        <w:t xml:space="preserve">จำนวน </w:t>
      </w:r>
      <w:r w:rsidR="006A2154" w:rsidRPr="00B60D70">
        <w:rPr>
          <w:rFonts w:ascii="TH SarabunPSK" w:hAnsi="TH SarabunPSK" w:cs="TH SarabunPSK"/>
        </w:rPr>
        <w:t>5</w:t>
      </w:r>
      <w:r w:rsidR="00017004" w:rsidRPr="00B60D70">
        <w:rPr>
          <w:rFonts w:ascii="TH SarabunPSK" w:hAnsi="TH SarabunPSK" w:cs="TH SarabunPSK" w:hint="cs"/>
        </w:rPr>
        <w:t xml:space="preserve"> </w:t>
      </w:r>
      <w:r w:rsidR="00017004" w:rsidRPr="00B60D70">
        <w:rPr>
          <w:rFonts w:ascii="TH SarabunPSK" w:hAnsi="TH SarabunPSK" w:cs="TH SarabunPSK" w:hint="cs"/>
          <w:cs/>
        </w:rPr>
        <w:t xml:space="preserve">โมดูล ได้แก่ </w:t>
      </w:r>
    </w:p>
    <w:p w14:paraId="2DE7A88F" w14:textId="596B04D5" w:rsidR="00017004" w:rsidRPr="00B60D70" w:rsidRDefault="00B91175" w:rsidP="00017004">
      <w:pPr>
        <w:pStyle w:val="af9"/>
        <w:ind w:left="0" w:firstLine="1418"/>
        <w:rPr>
          <w:rFonts w:ascii="TH SarabunPSK" w:hAnsi="TH SarabunPSK" w:cs="TH SarabunPSK"/>
        </w:rPr>
      </w:pPr>
      <w:r w:rsidRPr="00B60D70">
        <w:rPr>
          <w:rFonts w:ascii="TH SarabunPSK" w:hAnsi="TH SarabunPSK" w:cs="TH SarabunPSK" w:hint="cs"/>
        </w:rPr>
        <w:t xml:space="preserve">CTE </w:t>
      </w:r>
      <w:r w:rsidR="003447AE" w:rsidRPr="00B60D70">
        <w:rPr>
          <w:rFonts w:ascii="TH SarabunPSK" w:hAnsi="TH SarabunPSK" w:cs="TH SarabunPSK" w:hint="cs"/>
          <w:cs/>
        </w:rPr>
        <w:t>1210</w:t>
      </w:r>
      <w:r w:rsidR="009E0E8A" w:rsidRPr="00B60D70">
        <w:rPr>
          <w:rFonts w:ascii="TH SarabunPSK" w:hAnsi="TH SarabunPSK" w:cs="TH SarabunPSK"/>
        </w:rPr>
        <w:t>0</w:t>
      </w:r>
      <w:r w:rsidR="00017004" w:rsidRPr="00B60D70">
        <w:rPr>
          <w:rFonts w:ascii="TH SarabunPSK" w:hAnsi="TH SarabunPSK" w:cs="TH SarabunPSK" w:hint="cs"/>
          <w:cs/>
        </w:rPr>
        <w:t xml:space="preserve"> การเขียนแบบวิศวกรร</w:t>
      </w:r>
      <w:r w:rsidR="003447AE" w:rsidRPr="00B60D70">
        <w:rPr>
          <w:rFonts w:ascii="TH SarabunPSK" w:hAnsi="TH SarabunPSK" w:cs="TH SarabunPSK" w:hint="cs"/>
          <w:cs/>
        </w:rPr>
        <w:t>ม</w:t>
      </w:r>
      <w:r w:rsidR="00017004" w:rsidRPr="00B60D70">
        <w:rPr>
          <w:rFonts w:ascii="TH SarabunPSK" w:hAnsi="TH SarabunPSK" w:cs="TH SarabunPSK" w:hint="cs"/>
          <w:cs/>
        </w:rPr>
        <w:tab/>
      </w:r>
      <w:r w:rsidR="003447AE" w:rsidRPr="00B60D70">
        <w:rPr>
          <w:rFonts w:ascii="TH SarabunPSK" w:hAnsi="TH SarabunPSK" w:cs="TH SarabunPSK" w:hint="cs"/>
          <w:cs/>
        </w:rPr>
        <w:tab/>
      </w:r>
      <w:r w:rsidR="003447AE" w:rsidRPr="00B60D70">
        <w:rPr>
          <w:rFonts w:ascii="TH SarabunPSK" w:hAnsi="TH SarabunPSK" w:cs="TH SarabunPSK" w:hint="cs"/>
          <w:cs/>
        </w:rPr>
        <w:tab/>
      </w:r>
      <w:r w:rsidR="003447AE" w:rsidRPr="00B60D70">
        <w:rPr>
          <w:rFonts w:ascii="TH SarabunPSK" w:hAnsi="TH SarabunPSK" w:cs="TH SarabunPSK" w:hint="cs"/>
          <w:cs/>
        </w:rPr>
        <w:tab/>
        <w:t>3 (1-4-6)</w:t>
      </w:r>
    </w:p>
    <w:p w14:paraId="5FF3667E" w14:textId="60BE8644" w:rsidR="00017004" w:rsidRPr="00B60D70" w:rsidRDefault="00B91175" w:rsidP="00017004">
      <w:pPr>
        <w:pStyle w:val="af9"/>
        <w:ind w:firstLine="698"/>
        <w:rPr>
          <w:rFonts w:ascii="TH SarabunPSK" w:hAnsi="TH SarabunPSK" w:cs="TH SarabunPSK"/>
        </w:rPr>
      </w:pPr>
      <w:r w:rsidRPr="00B60D70">
        <w:rPr>
          <w:rFonts w:ascii="TH SarabunPSK" w:hAnsi="TH SarabunPSK" w:cs="TH SarabunPSK" w:hint="cs"/>
        </w:rPr>
        <w:t xml:space="preserve">CTE </w:t>
      </w:r>
      <w:r w:rsidR="00017004" w:rsidRPr="00B60D70">
        <w:rPr>
          <w:rFonts w:ascii="TH SarabunPSK" w:hAnsi="TH SarabunPSK" w:cs="TH SarabunPSK" w:hint="cs"/>
          <w:cs/>
        </w:rPr>
        <w:t>4210</w:t>
      </w:r>
      <w:r w:rsidR="009E0E8A" w:rsidRPr="00B60D70">
        <w:rPr>
          <w:rFonts w:ascii="TH SarabunPSK" w:hAnsi="TH SarabunPSK" w:cs="TH SarabunPSK"/>
        </w:rPr>
        <w:t>0</w:t>
      </w:r>
      <w:r w:rsidR="00017004" w:rsidRPr="00B60D70">
        <w:rPr>
          <w:rFonts w:ascii="TH SarabunPSK" w:hAnsi="TH SarabunPSK" w:cs="TH SarabunPSK" w:hint="cs"/>
          <w:cs/>
        </w:rPr>
        <w:t xml:space="preserve"> การประมาณราคาและข้อกำหนดการก่อสร้าง</w:t>
      </w:r>
      <w:r w:rsidR="00017004" w:rsidRPr="00B60D70">
        <w:rPr>
          <w:rFonts w:ascii="TH SarabunPSK" w:hAnsi="TH SarabunPSK" w:cs="TH SarabunPSK" w:hint="cs"/>
        </w:rPr>
        <w:tab/>
      </w:r>
      <w:r w:rsidR="00017004" w:rsidRPr="00B60D70">
        <w:rPr>
          <w:rFonts w:ascii="TH SarabunPSK" w:hAnsi="TH SarabunPSK" w:cs="TH SarabunPSK" w:hint="cs"/>
          <w:cs/>
        </w:rPr>
        <w:tab/>
        <w:t>3 (2-2-6)</w:t>
      </w:r>
    </w:p>
    <w:p w14:paraId="762B420B" w14:textId="541ABEB8" w:rsidR="009E0E8A" w:rsidRPr="00B60D70" w:rsidRDefault="009E0E8A" w:rsidP="00017004">
      <w:pPr>
        <w:pStyle w:val="af9"/>
        <w:ind w:firstLine="698"/>
        <w:rPr>
          <w:rFonts w:ascii="TH SarabunPSK" w:hAnsi="TH SarabunPSK" w:cs="TH SarabunPSK"/>
        </w:rPr>
      </w:pPr>
      <w:r w:rsidRPr="00B60D70">
        <w:rPr>
          <w:rFonts w:ascii="TH SarabunPSK" w:hAnsi="TH SarabunPSK" w:cs="TH SarabunPSK" w:hint="cs"/>
        </w:rPr>
        <w:t xml:space="preserve">CTE </w:t>
      </w:r>
      <w:r w:rsidRPr="00B60D70">
        <w:rPr>
          <w:rFonts w:ascii="TH SarabunPSK" w:hAnsi="TH SarabunPSK" w:cs="TH SarabunPSK" w:hint="cs"/>
          <w:cs/>
        </w:rPr>
        <w:t>42</w:t>
      </w:r>
      <w:r w:rsidR="006A2154" w:rsidRPr="00B60D70">
        <w:rPr>
          <w:rFonts w:ascii="TH SarabunPSK" w:hAnsi="TH SarabunPSK" w:cs="TH SarabunPSK"/>
        </w:rPr>
        <w:t>2</w:t>
      </w:r>
      <w:r w:rsidRPr="00B60D70">
        <w:rPr>
          <w:rFonts w:ascii="TH SarabunPSK" w:hAnsi="TH SarabunPSK" w:cs="TH SarabunPSK" w:hint="cs"/>
          <w:cs/>
        </w:rPr>
        <w:t>0</w:t>
      </w:r>
      <w:r w:rsidRPr="00B60D70">
        <w:rPr>
          <w:rFonts w:ascii="TH SarabunPSK" w:hAnsi="TH SarabunPSK" w:cs="TH SarabunPSK"/>
        </w:rPr>
        <w:t>0</w:t>
      </w:r>
      <w:r w:rsidRPr="00B60D70">
        <w:rPr>
          <w:rFonts w:ascii="TH SarabunPSK" w:hAnsi="TH SarabunPSK" w:cs="TH SarabunPSK" w:hint="cs"/>
          <w:cs/>
        </w:rPr>
        <w:t xml:space="preserve"> การ</w:t>
      </w:r>
      <w:r w:rsidR="00090587" w:rsidRPr="00B60D70">
        <w:rPr>
          <w:rFonts w:ascii="TH SarabunPSK" w:hAnsi="TH SarabunPSK" w:cs="TH SarabunPSK" w:hint="cs"/>
          <w:cs/>
        </w:rPr>
        <w:t>บริหารงาน</w:t>
      </w:r>
      <w:r w:rsidRPr="00B60D70">
        <w:rPr>
          <w:rFonts w:ascii="TH SarabunPSK" w:hAnsi="TH SarabunPSK" w:cs="TH SarabunPSK" w:hint="cs"/>
          <w:cs/>
        </w:rPr>
        <w:t>ก่อสร้าง</w:t>
      </w:r>
      <w:r w:rsidRPr="00B60D70">
        <w:rPr>
          <w:rFonts w:ascii="TH SarabunPSK" w:hAnsi="TH SarabunPSK" w:cs="TH SarabunPSK" w:hint="cs"/>
        </w:rPr>
        <w:tab/>
      </w:r>
      <w:r w:rsidRPr="00B60D70">
        <w:rPr>
          <w:rFonts w:ascii="TH SarabunPSK" w:hAnsi="TH SarabunPSK" w:cs="TH SarabunPSK" w:hint="cs"/>
          <w:cs/>
        </w:rPr>
        <w:tab/>
      </w:r>
      <w:r w:rsidR="00090587" w:rsidRPr="00B60D70">
        <w:rPr>
          <w:rFonts w:ascii="TH SarabunPSK" w:hAnsi="TH SarabunPSK" w:cs="TH SarabunPSK"/>
          <w:cs/>
        </w:rPr>
        <w:tab/>
      </w:r>
      <w:r w:rsidR="00090587" w:rsidRPr="00B60D70">
        <w:rPr>
          <w:rFonts w:ascii="TH SarabunPSK" w:hAnsi="TH SarabunPSK" w:cs="TH SarabunPSK"/>
          <w:cs/>
        </w:rPr>
        <w:tab/>
      </w:r>
      <w:r w:rsidRPr="00B60D70">
        <w:rPr>
          <w:rFonts w:ascii="TH SarabunPSK" w:hAnsi="TH SarabunPSK" w:cs="TH SarabunPSK" w:hint="cs"/>
          <w:cs/>
        </w:rPr>
        <w:t>3 (</w:t>
      </w:r>
      <w:r w:rsidR="00B60795" w:rsidRPr="00B60D70">
        <w:rPr>
          <w:rFonts w:ascii="TH SarabunPSK" w:hAnsi="TH SarabunPSK" w:cs="TH SarabunPSK" w:hint="cs"/>
          <w:cs/>
        </w:rPr>
        <w:t>3</w:t>
      </w:r>
      <w:r w:rsidRPr="00B60D70">
        <w:rPr>
          <w:rFonts w:ascii="TH SarabunPSK" w:hAnsi="TH SarabunPSK" w:cs="TH SarabunPSK" w:hint="cs"/>
          <w:cs/>
        </w:rPr>
        <w:t>-</w:t>
      </w:r>
      <w:r w:rsidR="00B60795" w:rsidRPr="00B60D70">
        <w:rPr>
          <w:rFonts w:ascii="TH SarabunPSK" w:hAnsi="TH SarabunPSK" w:cs="TH SarabunPSK" w:hint="cs"/>
          <w:cs/>
        </w:rPr>
        <w:t>0</w:t>
      </w:r>
      <w:r w:rsidRPr="00B60D70">
        <w:rPr>
          <w:rFonts w:ascii="TH SarabunPSK" w:hAnsi="TH SarabunPSK" w:cs="TH SarabunPSK" w:hint="cs"/>
          <w:cs/>
        </w:rPr>
        <w:t>-6)</w:t>
      </w:r>
    </w:p>
    <w:p w14:paraId="0CF64D86" w14:textId="5CF4D139" w:rsidR="00017004" w:rsidRPr="00B60D70" w:rsidRDefault="00B91175" w:rsidP="00017004">
      <w:pPr>
        <w:pStyle w:val="af9"/>
        <w:ind w:firstLine="698"/>
        <w:rPr>
          <w:rFonts w:ascii="TH SarabunPSK" w:hAnsi="TH SarabunPSK" w:cs="TH SarabunPSK"/>
        </w:rPr>
      </w:pPr>
      <w:r w:rsidRPr="00B60D70">
        <w:rPr>
          <w:rFonts w:ascii="TH SarabunPSK" w:hAnsi="TH SarabunPSK" w:cs="TH SarabunPSK" w:hint="cs"/>
        </w:rPr>
        <w:t xml:space="preserve">CTE </w:t>
      </w:r>
      <w:r w:rsidR="00017004" w:rsidRPr="00B60D70">
        <w:rPr>
          <w:rFonts w:ascii="TH SarabunPSK" w:hAnsi="TH SarabunPSK" w:cs="TH SarabunPSK" w:hint="cs"/>
          <w:cs/>
        </w:rPr>
        <w:t xml:space="preserve">46601 แบบจำลองสารสนเทศอาคาร </w:t>
      </w:r>
      <w:r w:rsidR="00017004" w:rsidRPr="00B60D70">
        <w:rPr>
          <w:rFonts w:ascii="TH SarabunPSK" w:hAnsi="TH SarabunPSK" w:cs="TH SarabunPSK" w:hint="cs"/>
          <w:cs/>
        </w:rPr>
        <w:tab/>
      </w:r>
      <w:r w:rsidR="00017004" w:rsidRPr="00B60D70">
        <w:rPr>
          <w:rFonts w:ascii="TH SarabunPSK" w:hAnsi="TH SarabunPSK" w:cs="TH SarabunPSK" w:hint="cs"/>
          <w:cs/>
        </w:rPr>
        <w:tab/>
      </w:r>
      <w:r w:rsidR="00017004" w:rsidRPr="00B60D70">
        <w:rPr>
          <w:rFonts w:ascii="TH SarabunPSK" w:hAnsi="TH SarabunPSK" w:cs="TH SarabunPSK" w:hint="cs"/>
          <w:cs/>
        </w:rPr>
        <w:tab/>
      </w:r>
      <w:r w:rsidR="00017004" w:rsidRPr="00B60D70">
        <w:rPr>
          <w:rFonts w:ascii="TH SarabunPSK" w:hAnsi="TH SarabunPSK" w:cs="TH SarabunPSK" w:hint="cs"/>
          <w:cs/>
        </w:rPr>
        <w:tab/>
        <w:t>1 (1-0-2)</w:t>
      </w:r>
    </w:p>
    <w:p w14:paraId="499CA8C5" w14:textId="49948A66" w:rsidR="00017004" w:rsidRPr="00B60D70" w:rsidRDefault="00B91175" w:rsidP="00017004">
      <w:pPr>
        <w:pStyle w:val="af9"/>
        <w:ind w:firstLine="698"/>
        <w:rPr>
          <w:rFonts w:ascii="TH SarabunPSK" w:hAnsi="TH SarabunPSK" w:cs="TH SarabunPSK"/>
        </w:rPr>
      </w:pPr>
      <w:r w:rsidRPr="00B60D70">
        <w:rPr>
          <w:rFonts w:ascii="TH SarabunPSK" w:hAnsi="TH SarabunPSK" w:cs="TH SarabunPSK" w:hint="cs"/>
        </w:rPr>
        <w:t xml:space="preserve">CTE </w:t>
      </w:r>
      <w:r w:rsidR="00017004" w:rsidRPr="00B60D70">
        <w:rPr>
          <w:rFonts w:ascii="TH SarabunPSK" w:hAnsi="TH SarabunPSK" w:cs="TH SarabunPSK" w:hint="cs"/>
          <w:cs/>
        </w:rPr>
        <w:t xml:space="preserve">46602 คอมพิวเตอร์ประยุกต์ในงานวิศวกรรมโยธา </w:t>
      </w:r>
      <w:r w:rsidR="00017004" w:rsidRPr="00B60D70">
        <w:rPr>
          <w:rFonts w:ascii="TH SarabunPSK" w:hAnsi="TH SarabunPSK" w:cs="TH SarabunPSK" w:hint="cs"/>
          <w:cs/>
        </w:rPr>
        <w:tab/>
      </w:r>
      <w:r w:rsidR="00017004" w:rsidRPr="00B60D70">
        <w:rPr>
          <w:rFonts w:ascii="TH SarabunPSK" w:hAnsi="TH SarabunPSK" w:cs="TH SarabunPSK" w:hint="cs"/>
          <w:cs/>
        </w:rPr>
        <w:tab/>
        <w:t>2 (</w:t>
      </w:r>
      <w:r w:rsidR="00017004" w:rsidRPr="00B60D70">
        <w:rPr>
          <w:rFonts w:ascii="TH SarabunPSK" w:hAnsi="TH SarabunPSK" w:cs="TH SarabunPSK" w:hint="cs"/>
        </w:rPr>
        <w:t>0</w:t>
      </w:r>
      <w:r w:rsidR="00017004" w:rsidRPr="00B60D70">
        <w:rPr>
          <w:rFonts w:ascii="TH SarabunPSK" w:hAnsi="TH SarabunPSK" w:cs="TH SarabunPSK" w:hint="cs"/>
          <w:cs/>
        </w:rPr>
        <w:t>-</w:t>
      </w:r>
      <w:r w:rsidR="00017004" w:rsidRPr="00B60D70">
        <w:rPr>
          <w:rFonts w:ascii="TH SarabunPSK" w:hAnsi="TH SarabunPSK" w:cs="TH SarabunPSK" w:hint="cs"/>
        </w:rPr>
        <w:t>4</w:t>
      </w:r>
      <w:r w:rsidR="00017004" w:rsidRPr="00B60D70">
        <w:rPr>
          <w:rFonts w:ascii="TH SarabunPSK" w:hAnsi="TH SarabunPSK" w:cs="TH SarabunPSK" w:hint="cs"/>
          <w:cs/>
        </w:rPr>
        <w:t>-4)</w:t>
      </w:r>
    </w:p>
    <w:p w14:paraId="3D5DDDB9" w14:textId="360EEC60" w:rsidR="00017004" w:rsidRPr="00B60D70" w:rsidRDefault="00017004" w:rsidP="00017004">
      <w:pPr>
        <w:rPr>
          <w:rFonts w:ascii="TH SarabunPSK" w:hAnsi="TH SarabunPSK" w:cs="TH SarabunPSK"/>
        </w:rPr>
      </w:pPr>
      <w:r w:rsidRPr="00B60D70">
        <w:rPr>
          <w:rFonts w:ascii="TH SarabunPSK" w:hAnsi="TH SarabunPSK" w:cs="TH SarabunPSK" w:hint="cs"/>
        </w:rPr>
        <w:tab/>
      </w:r>
      <w:r w:rsidRPr="00B60D70">
        <w:rPr>
          <w:rFonts w:ascii="TH SarabunPSK" w:hAnsi="TH SarabunPSK" w:cs="TH SarabunPSK" w:hint="cs"/>
          <w:cs/>
        </w:rPr>
        <w:t xml:space="preserve">หลังจากเรียนครบทั้ง </w:t>
      </w:r>
      <w:r w:rsidR="006A2154" w:rsidRPr="00B60D70">
        <w:rPr>
          <w:rFonts w:ascii="TH SarabunPSK" w:hAnsi="TH SarabunPSK" w:cs="TH SarabunPSK"/>
        </w:rPr>
        <w:t>5</w:t>
      </w:r>
      <w:r w:rsidRPr="00B60D70">
        <w:rPr>
          <w:rFonts w:ascii="TH SarabunPSK" w:hAnsi="TH SarabunPSK" w:cs="TH SarabunPSK" w:hint="cs"/>
        </w:rPr>
        <w:t xml:space="preserve"> </w:t>
      </w:r>
      <w:r w:rsidRPr="00B60D70">
        <w:rPr>
          <w:rFonts w:ascii="TH SarabunPSK" w:hAnsi="TH SarabunPSK" w:cs="TH SarabunPSK" w:hint="cs"/>
          <w:cs/>
        </w:rPr>
        <w:t xml:space="preserve">โมดูล ผู้เรียนสามารถเข้าสอบเพื่อขอรับรองมาตรฐานคุณวุฒิวิชาชีพ “อาชีพช่างเขียนแบบจำลองสารสนเทศอาคาร ระดับ </w:t>
      </w:r>
      <w:r w:rsidR="004E5E76" w:rsidRPr="00B60D70">
        <w:rPr>
          <w:rFonts w:ascii="TH SarabunPSK" w:hAnsi="TH SarabunPSK" w:cs="TH SarabunPSK" w:hint="cs"/>
        </w:rPr>
        <w:t>5</w:t>
      </w:r>
      <w:r w:rsidRPr="00B60D70">
        <w:rPr>
          <w:rFonts w:ascii="TH SarabunPSK" w:hAnsi="TH SarabunPSK" w:cs="TH SarabunPSK" w:hint="cs"/>
          <w:cs/>
        </w:rPr>
        <w:t xml:space="preserve">” จากสถาบันคุณวุฒิวิชาชีพ (องค์การมหาชน) ได้ เส้นทางการเรียนรู้สามารถแสดงได้ในรูปที่ </w:t>
      </w:r>
      <w:r w:rsidRPr="00B60D70">
        <w:rPr>
          <w:rFonts w:ascii="TH SarabunPSK" w:hAnsi="TH SarabunPSK" w:cs="TH SarabunPSK" w:hint="cs"/>
        </w:rPr>
        <w:t>2.</w:t>
      </w:r>
      <w:r w:rsidR="00F03A46" w:rsidRPr="00B60D70">
        <w:rPr>
          <w:rFonts w:ascii="TH SarabunPSK" w:hAnsi="TH SarabunPSK" w:cs="TH SarabunPSK" w:hint="cs"/>
        </w:rPr>
        <w:t>2</w:t>
      </w:r>
      <w:r w:rsidRPr="00B60D70">
        <w:rPr>
          <w:rFonts w:ascii="TH SarabunPSK" w:hAnsi="TH SarabunPSK" w:cs="TH SarabunPSK" w:hint="cs"/>
        </w:rPr>
        <w:t xml:space="preserve"> </w:t>
      </w:r>
      <w:r w:rsidR="00791178" w:rsidRPr="00B60D70">
        <w:rPr>
          <w:rFonts w:ascii="TH SarabunPSK" w:hAnsi="TH SarabunPSK" w:cs="TH SarabunPSK"/>
          <w:cs/>
        </w:rPr>
        <w:t xml:space="preserve">หากมีบุคคลภายนอกต้องการเรียนเพื่อ </w:t>
      </w:r>
      <w:r w:rsidR="00791178" w:rsidRPr="00B60D70">
        <w:rPr>
          <w:rFonts w:ascii="TH SarabunPSK" w:hAnsi="TH SarabunPSK" w:cs="TH SarabunPSK"/>
        </w:rPr>
        <w:t xml:space="preserve">Upskill </w:t>
      </w:r>
      <w:r w:rsidR="00791178" w:rsidRPr="00B60D70">
        <w:rPr>
          <w:rFonts w:ascii="TH SarabunPSK" w:hAnsi="TH SarabunPSK" w:cs="TH SarabunPSK" w:hint="cs"/>
          <w:cs/>
        </w:rPr>
        <w:t>สามารถ</w:t>
      </w:r>
      <w:r w:rsidR="006C0945" w:rsidRPr="00B60D70">
        <w:rPr>
          <w:rFonts w:ascii="TH SarabunPSK" w:hAnsi="TH SarabunPSK" w:cs="TH SarabunPSK" w:hint="cs"/>
          <w:cs/>
        </w:rPr>
        <w:t>เรียน</w:t>
      </w:r>
      <w:r w:rsidR="008462F4" w:rsidRPr="00B60D70">
        <w:rPr>
          <w:rFonts w:ascii="TH SarabunPSK" w:hAnsi="TH SarabunPSK" w:cs="TH SarabunPSK" w:hint="cs"/>
          <w:cs/>
        </w:rPr>
        <w:t>ได้ตาม</w:t>
      </w:r>
      <w:r w:rsidR="00D95399" w:rsidRPr="00B60D70">
        <w:rPr>
          <w:rFonts w:ascii="TH SarabunPSK" w:hAnsi="TH SarabunPSK" w:cs="TH SarabunPSK" w:hint="cs"/>
          <w:cs/>
        </w:rPr>
        <w:t>รายละเอียด</w:t>
      </w:r>
      <w:r w:rsidR="007E144A" w:rsidRPr="00B60D70">
        <w:rPr>
          <w:rFonts w:ascii="TH SarabunPSK" w:hAnsi="TH SarabunPSK" w:cs="TH SarabunPSK" w:hint="cs"/>
          <w:cs/>
        </w:rPr>
        <w:t>ที่แสดงใน</w:t>
      </w:r>
      <w:r w:rsidR="00320F89" w:rsidRPr="00B60D70">
        <w:rPr>
          <w:rFonts w:ascii="TH SarabunPSK" w:hAnsi="TH SarabunPSK" w:cs="TH SarabunPSK" w:hint="cs"/>
          <w:cs/>
        </w:rPr>
        <w:t>โดยไม่ต้องมี</w:t>
      </w:r>
      <w:r w:rsidR="00791178" w:rsidRPr="00B60D70">
        <w:rPr>
          <w:rFonts w:ascii="TH SarabunPSK" w:hAnsi="TH SarabunPSK" w:cs="TH SarabunPSK"/>
          <w:cs/>
        </w:rPr>
        <w:t>พื้นฐาน</w:t>
      </w:r>
      <w:r w:rsidR="00320F89" w:rsidRPr="00B60D70">
        <w:rPr>
          <w:rFonts w:ascii="TH SarabunPSK" w:hAnsi="TH SarabunPSK" w:cs="TH SarabunPSK" w:hint="cs"/>
          <w:cs/>
        </w:rPr>
        <w:t>มาก่อน</w:t>
      </w:r>
    </w:p>
    <w:p w14:paraId="53DCD552" w14:textId="11E42B8C" w:rsidR="00167E8C" w:rsidRPr="00B60D70" w:rsidRDefault="00167E8C" w:rsidP="00017004">
      <w:pPr>
        <w:rPr>
          <w:rFonts w:ascii="TH SarabunPSK" w:hAnsi="TH SarabunPSK" w:cs="TH SarabunPSK"/>
        </w:rPr>
      </w:pPr>
    </w:p>
    <w:p w14:paraId="1208421A" w14:textId="22383F90" w:rsidR="00017004" w:rsidRPr="00B60D70" w:rsidRDefault="00106FBD" w:rsidP="00017004">
      <w:pPr>
        <w:rPr>
          <w:rFonts w:ascii="TH SarabunPSK" w:hAnsi="TH SarabunPSK" w:cs="TH SarabunPSK"/>
        </w:rPr>
      </w:pPr>
      <w:r w:rsidRPr="00B60D70">
        <w:rPr>
          <w:rFonts w:ascii="TH SarabunPSK" w:hAnsi="TH SarabunPSK" w:cs="TH SarabunPSK"/>
          <w:noProof/>
        </w:rPr>
        <w:drawing>
          <wp:inline distT="0" distB="0" distL="0" distR="0" wp14:anchorId="088D3366" wp14:editId="62EB38B9">
            <wp:extent cx="5724525" cy="18859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1885950"/>
                    </a:xfrm>
                    <a:prstGeom prst="rect">
                      <a:avLst/>
                    </a:prstGeom>
                    <a:noFill/>
                    <a:ln>
                      <a:noFill/>
                    </a:ln>
                  </pic:spPr>
                </pic:pic>
              </a:graphicData>
            </a:graphic>
          </wp:inline>
        </w:drawing>
      </w:r>
    </w:p>
    <w:p w14:paraId="35A3AB91" w14:textId="0FFEE3CD" w:rsidR="00087BD4" w:rsidRPr="00B60D70" w:rsidRDefault="00087BD4" w:rsidP="00087BD4">
      <w:pPr>
        <w:ind w:right="26"/>
        <w:jc w:val="center"/>
        <w:rPr>
          <w:rFonts w:ascii="TH SarabunPSK" w:hAnsi="TH SarabunPSK" w:cs="TH SarabunPSK"/>
          <w:sz w:val="28"/>
          <w:szCs w:val="28"/>
        </w:rPr>
      </w:pPr>
      <w:r w:rsidRPr="00B60D70">
        <w:rPr>
          <w:rFonts w:ascii="TH SarabunPSK" w:hAnsi="TH SarabunPSK" w:cs="TH SarabunPSK" w:hint="cs"/>
          <w:b/>
          <w:bCs/>
          <w:sz w:val="28"/>
          <w:szCs w:val="28"/>
          <w:cs/>
        </w:rPr>
        <w:t xml:space="preserve">รูปที่ </w:t>
      </w:r>
      <w:r w:rsidRPr="00B60D70">
        <w:rPr>
          <w:rFonts w:ascii="TH SarabunPSK" w:hAnsi="TH SarabunPSK" w:cs="TH SarabunPSK" w:hint="cs"/>
          <w:b/>
          <w:bCs/>
          <w:sz w:val="28"/>
          <w:szCs w:val="28"/>
        </w:rPr>
        <w:t>2.</w:t>
      </w:r>
      <w:r w:rsidR="00F03A46" w:rsidRPr="00B60D70">
        <w:rPr>
          <w:rFonts w:ascii="TH SarabunPSK" w:hAnsi="TH SarabunPSK" w:cs="TH SarabunPSK" w:hint="cs"/>
          <w:b/>
          <w:bCs/>
          <w:sz w:val="28"/>
          <w:szCs w:val="28"/>
        </w:rPr>
        <w:t>2</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 xml:space="preserve">เส้นทางการเรียนรู้ในอาชีพที่เกี่ยวกับอาชีพช่างเขียนแบบแบบจำลองสารสนเทศอาคาร ระดับ </w:t>
      </w:r>
      <w:r w:rsidR="00090587" w:rsidRPr="00B60D70">
        <w:rPr>
          <w:rFonts w:ascii="TH SarabunPSK" w:hAnsi="TH SarabunPSK" w:cs="TH SarabunPSK"/>
          <w:sz w:val="28"/>
          <w:szCs w:val="28"/>
        </w:rPr>
        <w:t>5</w:t>
      </w:r>
    </w:p>
    <w:p w14:paraId="02790980" w14:textId="74A9C5DB" w:rsidR="00B43667" w:rsidRPr="00B60D70" w:rsidRDefault="00017004" w:rsidP="00017004">
      <w:pPr>
        <w:rPr>
          <w:rFonts w:ascii="TH SarabunPSK" w:hAnsi="TH SarabunPSK" w:cs="TH SarabunPSK"/>
          <w:highlight w:val="yellow"/>
        </w:rPr>
      </w:pPr>
      <w:r w:rsidRPr="00B60D70">
        <w:rPr>
          <w:rFonts w:ascii="TH SarabunPSK" w:hAnsi="TH SarabunPSK" w:cs="TH SarabunPSK" w:hint="cs"/>
          <w:cs/>
        </w:rPr>
        <w:tab/>
      </w:r>
      <w:r w:rsidRPr="00B60D70">
        <w:rPr>
          <w:rFonts w:ascii="TH SarabunPSK" w:hAnsi="TH SarabunPSK" w:cs="TH SarabunPSK" w:hint="cs"/>
          <w:cs/>
        </w:rPr>
        <w:tab/>
      </w:r>
    </w:p>
    <w:p w14:paraId="5C59C012" w14:textId="75A9A42F" w:rsidR="009E6917" w:rsidRPr="00B60D70" w:rsidRDefault="00D756E0" w:rsidP="00087BD4">
      <w:pPr>
        <w:pStyle w:val="5"/>
        <w:ind w:hanging="299"/>
        <w:rPr>
          <w:rFonts w:ascii="TH SarabunPSK" w:hAnsi="TH SarabunPSK" w:cs="TH SarabunPSK"/>
        </w:rPr>
      </w:pPr>
      <w:r w:rsidRPr="00B60D70">
        <w:rPr>
          <w:rFonts w:ascii="TH SarabunPSK" w:hAnsi="TH SarabunPSK" w:cs="TH SarabunPSK" w:hint="cs"/>
          <w:cs/>
        </w:rPr>
        <w:lastRenderedPageBreak/>
        <w:t>วิธีการออกแบบการจัดกระบวนการเรียนรู้ที่กระตุ้นให้ผู้เรียนเกิดการเรียนรู้ รู้จักวิธีแสวงหาความรู้ ปลูกฝังให้ผู้เรียนเกิดการเรียนรู้ตลอดชีวิต</w:t>
      </w:r>
      <w:r w:rsidRPr="00B60D70">
        <w:rPr>
          <w:rFonts w:ascii="TH SarabunPSK" w:hAnsi="TH SarabunPSK" w:cs="TH SarabunPSK" w:hint="cs"/>
        </w:rPr>
        <w:t xml:space="preserve"> (Lifelong Learning)</w:t>
      </w:r>
      <w:r w:rsidRPr="00B60D70">
        <w:rPr>
          <w:rFonts w:ascii="TH SarabunPSK" w:hAnsi="TH SarabunPSK" w:cs="TH SarabunPSK" w:hint="cs"/>
          <w:cs/>
        </w:rPr>
        <w:t xml:space="preserve"> และเกิดกรอบคิดแบบเติบโต (</w:t>
      </w:r>
      <w:r w:rsidRPr="00B60D70">
        <w:rPr>
          <w:rFonts w:ascii="TH SarabunPSK" w:hAnsi="TH SarabunPSK" w:cs="TH SarabunPSK" w:hint="cs"/>
        </w:rPr>
        <w:t>Growth Mindset)</w:t>
      </w:r>
      <w:bookmarkStart w:id="161" w:name="_Hlk117776642"/>
    </w:p>
    <w:p w14:paraId="7A2A513F" w14:textId="0E79BDE4" w:rsidR="009E6917" w:rsidRPr="00B60D70" w:rsidRDefault="00D756E0" w:rsidP="00FF7D50">
      <w:pPr>
        <w:pStyle w:val="af9"/>
        <w:numPr>
          <w:ilvl w:val="0"/>
          <w:numId w:val="102"/>
        </w:numPr>
        <w:ind w:left="1418" w:hanging="425"/>
        <w:rPr>
          <w:rFonts w:ascii="TH SarabunPSK" w:hAnsi="TH SarabunPSK" w:cs="TH SarabunPSK"/>
        </w:rPr>
      </w:pPr>
      <w:r w:rsidRPr="00B60D70">
        <w:rPr>
          <w:rFonts w:ascii="TH SarabunPSK" w:hAnsi="TH SarabunPSK" w:cs="TH SarabunPSK" w:hint="cs"/>
          <w:cs/>
          <w:lang w:val="th-TH"/>
        </w:rPr>
        <w:t>สร้าง</w:t>
      </w:r>
      <w:r w:rsidRPr="00B60D70">
        <w:rPr>
          <w:rFonts w:ascii="TH SarabunPSK" w:hAnsi="TH SarabunPSK" w:cs="TH SarabunPSK" w:hint="cs"/>
          <w:cs/>
        </w:rPr>
        <w:t>ประสบการณ์</w:t>
      </w:r>
      <w:r w:rsidRPr="00B60D70">
        <w:rPr>
          <w:rFonts w:ascii="TH SarabunPSK" w:hAnsi="TH SarabunPSK" w:cs="TH SarabunPSK" w:hint="cs"/>
          <w:cs/>
          <w:lang w:val="th-TH"/>
        </w:rPr>
        <w:t>เรียนรู้ที่น่าสนใจและมีความหมายให้แก่ผู้เรียน โดยจัดการเรียนรู้ให้มีความน่าสนใจและเชื่อมโยงกับประสบการณ์ของผู้เรียนและใช้เนื้อหาที่ตอบสนองต่อความสนใจและความคิดของนักเรียน</w:t>
      </w:r>
    </w:p>
    <w:p w14:paraId="447BCE81" w14:textId="440D1506" w:rsidR="009E6917" w:rsidRPr="00B60D70" w:rsidRDefault="00D756E0" w:rsidP="00FF7D50">
      <w:pPr>
        <w:pStyle w:val="af9"/>
        <w:numPr>
          <w:ilvl w:val="0"/>
          <w:numId w:val="102"/>
        </w:numPr>
        <w:ind w:left="1418" w:hanging="425"/>
        <w:rPr>
          <w:rFonts w:ascii="TH SarabunPSK" w:hAnsi="TH SarabunPSK" w:cs="TH SarabunPSK"/>
          <w:lang w:val="th-TH"/>
        </w:rPr>
      </w:pPr>
      <w:r w:rsidRPr="00B60D70">
        <w:rPr>
          <w:rFonts w:ascii="TH SarabunPSK" w:hAnsi="TH SarabunPSK" w:cs="TH SarabunPSK" w:hint="cs"/>
          <w:cs/>
        </w:rPr>
        <w:t>สนับสนุน</w:t>
      </w:r>
      <w:r w:rsidRPr="00B60D70">
        <w:rPr>
          <w:rFonts w:ascii="TH SarabunPSK" w:hAnsi="TH SarabunPSK" w:cs="TH SarabunPSK" w:hint="cs"/>
          <w:cs/>
          <w:lang w:val="th-TH"/>
        </w:rPr>
        <w:t>ให้เกิดการคิดเปิดกว้างโดยใช้กิจกรรมที่ส่งเสริมการคิดวิเคราะห์</w:t>
      </w:r>
      <w:r w:rsidRPr="00B60D70">
        <w:rPr>
          <w:rFonts w:ascii="TH SarabunPSK" w:hAnsi="TH SarabunPSK" w:cs="TH SarabunPSK" w:hint="cs"/>
          <w:lang w:val="th-TH"/>
        </w:rPr>
        <w:t xml:space="preserve"> </w:t>
      </w:r>
      <w:r w:rsidRPr="00B60D70">
        <w:rPr>
          <w:rFonts w:ascii="TH SarabunPSK" w:hAnsi="TH SarabunPSK" w:cs="TH SarabunPSK" w:hint="cs"/>
          <w:cs/>
          <w:lang w:val="th-TH"/>
        </w:rPr>
        <w:t>การแก้ปัญหา</w:t>
      </w:r>
      <w:r w:rsidRPr="00B60D70">
        <w:rPr>
          <w:rFonts w:ascii="TH SarabunPSK" w:hAnsi="TH SarabunPSK" w:cs="TH SarabunPSK" w:hint="cs"/>
          <w:lang w:val="th-TH"/>
        </w:rPr>
        <w:t xml:space="preserve"> </w:t>
      </w:r>
      <w:r w:rsidRPr="00B60D70">
        <w:rPr>
          <w:rFonts w:ascii="TH SarabunPSK" w:hAnsi="TH SarabunPSK" w:cs="TH SarabunPSK" w:hint="cs"/>
          <w:cs/>
          <w:lang w:val="th-TH"/>
        </w:rPr>
        <w:t>และการนำเสนอความคิด รวมทั้งส่งเสริมให้เกิดการสังเกต</w:t>
      </w:r>
      <w:r w:rsidRPr="00B60D70">
        <w:rPr>
          <w:rFonts w:ascii="TH SarabunPSK" w:hAnsi="TH SarabunPSK" w:cs="TH SarabunPSK" w:hint="cs"/>
          <w:lang w:val="th-TH"/>
        </w:rPr>
        <w:t xml:space="preserve"> </w:t>
      </w:r>
      <w:r w:rsidRPr="00B60D70">
        <w:rPr>
          <w:rFonts w:ascii="TH SarabunPSK" w:hAnsi="TH SarabunPSK" w:cs="TH SarabunPSK" w:hint="cs"/>
          <w:cs/>
          <w:lang w:val="th-TH"/>
        </w:rPr>
        <w:t>การวิเคราะห์</w:t>
      </w:r>
      <w:r w:rsidRPr="00B60D70">
        <w:rPr>
          <w:rFonts w:ascii="TH SarabunPSK" w:hAnsi="TH SarabunPSK" w:cs="TH SarabunPSK" w:hint="cs"/>
          <w:lang w:val="th-TH"/>
        </w:rPr>
        <w:t xml:space="preserve"> </w:t>
      </w:r>
      <w:r w:rsidRPr="00B60D70">
        <w:rPr>
          <w:rFonts w:ascii="TH SarabunPSK" w:hAnsi="TH SarabunPSK" w:cs="TH SarabunPSK" w:hint="cs"/>
          <w:cs/>
          <w:lang w:val="th-TH"/>
        </w:rPr>
        <w:t>และการให้เหตุผลควบคู่กัน</w:t>
      </w:r>
    </w:p>
    <w:p w14:paraId="5CAE0500" w14:textId="4A208883" w:rsidR="009E6917" w:rsidRPr="00B60D70" w:rsidRDefault="00D756E0" w:rsidP="00FF7D50">
      <w:pPr>
        <w:pStyle w:val="af9"/>
        <w:numPr>
          <w:ilvl w:val="0"/>
          <w:numId w:val="102"/>
        </w:numPr>
        <w:ind w:left="1418" w:hanging="425"/>
        <w:rPr>
          <w:rFonts w:ascii="TH SarabunPSK" w:hAnsi="TH SarabunPSK" w:cs="TH SarabunPSK"/>
          <w:lang w:val="th-TH"/>
        </w:rPr>
      </w:pPr>
      <w:r w:rsidRPr="00B60D70">
        <w:rPr>
          <w:rFonts w:ascii="TH SarabunPSK" w:hAnsi="TH SarabunPSK" w:cs="TH SarabunPSK" w:hint="cs"/>
          <w:cs/>
          <w:lang w:val="th-TH"/>
        </w:rPr>
        <w:t>สร้างสภาพแวดล้อมที่เกิดโอกาสให้มีการทดลอง ให้โอกาสให้ผู้เรียนเลือกทางเรียนตามความสนใจและสมควร สนับสนุนการจัดการเรียนแบบเรียนรู้ด้วยตนเอง สนับสนุนการเรียนรู้จากความล้มเหลวและประสบการณ์ที่ท้าทายและเปิดโอกาสให้ผู้เรียนทดลองสิ่งใหม่</w:t>
      </w:r>
      <w:r w:rsidR="00D420AC" w:rsidRPr="00B60D70">
        <w:rPr>
          <w:rFonts w:ascii="TH SarabunPSK" w:hAnsi="TH SarabunPSK" w:cs="TH SarabunPSK" w:hint="cs"/>
          <w:cs/>
          <w:lang w:val="th-TH"/>
        </w:rPr>
        <w:t xml:space="preserve"> ๆ</w:t>
      </w:r>
      <w:r w:rsidRPr="00B60D70">
        <w:rPr>
          <w:rFonts w:ascii="TH SarabunPSK" w:hAnsi="TH SarabunPSK" w:cs="TH SarabunPSK" w:hint="cs"/>
          <w:cs/>
          <w:lang w:val="th-TH"/>
        </w:rPr>
        <w:t xml:space="preserve"> ให้ติชมเชิงบวกและคำแนะนำที่สร้างสรรค์</w:t>
      </w:r>
    </w:p>
    <w:p w14:paraId="1B02BE8C" w14:textId="2C652072" w:rsidR="009E6917" w:rsidRPr="00B60D70" w:rsidRDefault="00D756E0" w:rsidP="00FF7D50">
      <w:pPr>
        <w:pStyle w:val="af9"/>
        <w:numPr>
          <w:ilvl w:val="0"/>
          <w:numId w:val="102"/>
        </w:numPr>
        <w:ind w:left="1418" w:hanging="425"/>
        <w:rPr>
          <w:rFonts w:ascii="TH SarabunPSK" w:hAnsi="TH SarabunPSK" w:cs="TH SarabunPSK"/>
          <w:lang w:val="th-TH"/>
        </w:rPr>
      </w:pPr>
      <w:r w:rsidRPr="00B60D70">
        <w:rPr>
          <w:rFonts w:ascii="TH SarabunPSK" w:hAnsi="TH SarabunPSK" w:cs="TH SarabunPSK" w:hint="cs"/>
          <w:cs/>
          <w:lang w:val="th-TH"/>
        </w:rPr>
        <w:t>ใช้โครงการและ</w:t>
      </w:r>
      <w:r w:rsidR="00BB6FE4" w:rsidRPr="00B60D70">
        <w:rPr>
          <w:rFonts w:ascii="TH SarabunPSK" w:hAnsi="TH SarabunPSK" w:cs="TH SarabunPSK" w:hint="cs"/>
          <w:cs/>
          <w:lang w:val="th-TH"/>
        </w:rPr>
        <w:t>โปรเจก</w:t>
      </w:r>
      <w:proofErr w:type="spellStart"/>
      <w:r w:rsidR="00BB6FE4" w:rsidRPr="00B60D70">
        <w:rPr>
          <w:rFonts w:ascii="TH SarabunPSK" w:hAnsi="TH SarabunPSK" w:cs="TH SarabunPSK" w:hint="cs"/>
          <w:cs/>
          <w:lang w:val="th-TH"/>
        </w:rPr>
        <w:t>ต์</w:t>
      </w:r>
      <w:proofErr w:type="spellEnd"/>
      <w:r w:rsidRPr="00B60D70">
        <w:rPr>
          <w:rFonts w:ascii="TH SarabunPSK" w:hAnsi="TH SarabunPSK" w:cs="TH SarabunPSK" w:hint="cs"/>
          <w:cs/>
          <w:lang w:val="th-TH"/>
        </w:rPr>
        <w:t>ที่ผู้เรียนสามารถนำความรู้ไปใช้ในสถานการณ์จริงและสร้างโอกาสให้ผู้เรียนทำงานร่วมกับผู้อื่นเพื่อแก้ปัญหา สนับสนุนทรัพยากร เทคโนโลยีและแหล่งข้อมูลทางอินเทอร์เน็ต เครื่องมือที่จำเป็น</w:t>
      </w:r>
    </w:p>
    <w:p w14:paraId="5354C9C4" w14:textId="1096654F" w:rsidR="009E6917" w:rsidRPr="00B60D70" w:rsidRDefault="00D756E0" w:rsidP="00FF7D50">
      <w:pPr>
        <w:pStyle w:val="af9"/>
        <w:numPr>
          <w:ilvl w:val="0"/>
          <w:numId w:val="102"/>
        </w:numPr>
        <w:ind w:left="1418" w:hanging="425"/>
        <w:rPr>
          <w:rFonts w:ascii="TH SarabunPSK" w:hAnsi="TH SarabunPSK" w:cs="TH SarabunPSK"/>
        </w:rPr>
      </w:pPr>
      <w:r w:rsidRPr="00B60D70">
        <w:rPr>
          <w:rFonts w:ascii="TH SarabunPSK" w:hAnsi="TH SarabunPSK" w:cs="TH SarabunPSK" w:hint="cs"/>
          <w:cs/>
          <w:lang w:val="th-TH"/>
        </w:rPr>
        <w:t>จัดกิจกรรมเชิงจิตตปัญญาศึกษาเพื่อพัฒนาทักษะทางอารมณ์ ได้แก่ ทักษะการปรับตัว</w:t>
      </w:r>
      <w:r w:rsidRPr="00B60D70">
        <w:rPr>
          <w:rFonts w:ascii="TH SarabunPSK" w:hAnsi="TH SarabunPSK" w:cs="TH SarabunPSK" w:hint="cs"/>
          <w:lang w:val="th-TH"/>
        </w:rPr>
        <w:t xml:space="preserve"> </w:t>
      </w:r>
      <w:r w:rsidRPr="00B60D70">
        <w:rPr>
          <w:rFonts w:ascii="TH SarabunPSK" w:hAnsi="TH SarabunPSK" w:cs="TH SarabunPSK" w:hint="cs"/>
          <w:cs/>
          <w:lang w:val="th-TH"/>
        </w:rPr>
        <w:t>การรับฟั</w:t>
      </w:r>
      <w:r w:rsidR="004D4E6B" w:rsidRPr="00B60D70">
        <w:rPr>
          <w:rFonts w:ascii="TH SarabunPSK" w:hAnsi="TH SarabunPSK" w:cs="TH SarabunPSK" w:hint="cs"/>
          <w:cs/>
          <w:lang w:val="th-TH"/>
        </w:rPr>
        <w:t>ง</w:t>
      </w:r>
      <w:r w:rsidRPr="00B60D70">
        <w:rPr>
          <w:rFonts w:ascii="TH SarabunPSK" w:hAnsi="TH SarabunPSK" w:cs="TH SarabunPSK" w:hint="cs"/>
          <w:lang w:val="th-TH"/>
        </w:rPr>
        <w:t xml:space="preserve"> </w:t>
      </w:r>
      <w:r w:rsidRPr="00B60D70">
        <w:rPr>
          <w:rFonts w:ascii="TH SarabunPSK" w:hAnsi="TH SarabunPSK" w:cs="TH SarabunPSK" w:hint="cs"/>
          <w:cs/>
          <w:lang w:val="th-TH"/>
        </w:rPr>
        <w:t>และการทำงาน</w:t>
      </w:r>
      <w:r w:rsidRPr="00B60D70">
        <w:rPr>
          <w:rFonts w:ascii="TH SarabunPSK" w:hAnsi="TH SarabunPSK" w:cs="TH SarabunPSK" w:hint="cs"/>
          <w:cs/>
        </w:rPr>
        <w:t>ร่วมกับผู้อื่น โดยสนับสนุนการทำงานกลุ่มและการแบ่งปันความรู้ สร้างกิจกรรมที่ส่งเสริมการเข้าใจและการ</w:t>
      </w:r>
      <w:r w:rsidRPr="00B60D70">
        <w:rPr>
          <w:rFonts w:ascii="TH SarabunPSK" w:hAnsi="TH SarabunPSK" w:cs="TH SarabunPSK" w:hint="cs"/>
          <w:cs/>
          <w:lang w:val="th-TH"/>
        </w:rPr>
        <w:t>จัดการกับอารมณ์</w:t>
      </w:r>
    </w:p>
    <w:bookmarkEnd w:id="161"/>
    <w:p w14:paraId="5CC2F1F5" w14:textId="77777777" w:rsidR="00087BD4" w:rsidRPr="00B60D70" w:rsidRDefault="00087BD4" w:rsidP="00592146">
      <w:pPr>
        <w:rPr>
          <w:rFonts w:ascii="TH SarabunPSK" w:hAnsi="TH SarabunPSK" w:cs="TH SarabunPSK"/>
        </w:rPr>
      </w:pPr>
    </w:p>
    <w:p w14:paraId="74B6F0AB" w14:textId="5AEFF2FD" w:rsidR="009E6917" w:rsidRPr="00B60D70" w:rsidRDefault="00D756E0" w:rsidP="00087BD4">
      <w:pPr>
        <w:pStyle w:val="4"/>
        <w:rPr>
          <w:rFonts w:ascii="TH SarabunPSK" w:hAnsi="TH SarabunPSK" w:cs="TH SarabunPSK"/>
          <w:szCs w:val="40"/>
        </w:rPr>
      </w:pPr>
      <w:r w:rsidRPr="00B60D70">
        <w:rPr>
          <w:rFonts w:ascii="TH SarabunPSK" w:hAnsi="TH SarabunPSK" w:cs="TH SarabunPSK" w:hint="cs"/>
          <w:cs/>
        </w:rPr>
        <w:t>การออกแบบการวัดและประเมินผลลัพธ์การเรียนรู้</w:t>
      </w:r>
      <w:r w:rsidR="006307F3" w:rsidRPr="00B60D70">
        <w:rPr>
          <w:rFonts w:ascii="TH SarabunPSK" w:hAnsi="TH SarabunPSK" w:cs="TH SarabunPSK"/>
          <w:cs/>
        </w:rPr>
        <w:t>โมดูล</w:t>
      </w:r>
      <w:r w:rsidR="001A4B94" w:rsidRPr="00B60D70">
        <w:rPr>
          <w:rFonts w:ascii="TH SarabunPSK" w:hAnsi="TH SarabunPSK" w:cs="TH SarabunPSK"/>
          <w:lang w:val="en-US"/>
        </w:rPr>
        <w:t xml:space="preserve"> </w:t>
      </w:r>
      <w:r w:rsidR="001A4B94" w:rsidRPr="00B60D70">
        <w:rPr>
          <w:rFonts w:ascii="TH SarabunPSK" w:hAnsi="TH SarabunPSK" w:cs="TH SarabunPSK" w:hint="cs"/>
          <w:cs/>
        </w:rPr>
        <w:t>(</w:t>
      </w:r>
      <w:r w:rsidR="001A4B94" w:rsidRPr="00B60D70">
        <w:rPr>
          <w:rFonts w:ascii="TH SarabunPSK" w:hAnsi="TH SarabunPSK" w:cs="TH SarabunPSK"/>
          <w:lang w:val="en-US"/>
        </w:rPr>
        <w:t>Module</w:t>
      </w:r>
      <w:r w:rsidR="001A4B94" w:rsidRPr="00B60D70">
        <w:rPr>
          <w:rFonts w:ascii="TH SarabunPSK" w:hAnsi="TH SarabunPSK" w:cs="TH SarabunPSK" w:hint="cs"/>
          <w:cs/>
        </w:rPr>
        <w:t>)</w:t>
      </w:r>
      <w:r w:rsidR="001A4B94" w:rsidRPr="00B60D70">
        <w:rPr>
          <w:rFonts w:ascii="TH SarabunPSK" w:hAnsi="TH SarabunPSK" w:cs="TH SarabunPSK"/>
          <w:lang w:val="en-US"/>
        </w:rPr>
        <w:t xml:space="preserve"> </w:t>
      </w:r>
      <w:r w:rsidR="001A4B94" w:rsidRPr="00B60D70">
        <w:rPr>
          <w:rFonts w:ascii="TH SarabunPSK" w:hAnsi="TH SarabunPSK" w:cs="TH SarabunPSK"/>
          <w:cs/>
        </w:rPr>
        <w:t>ที่อยู่ในเส้นทางการเรียนรู้ (</w:t>
      </w:r>
      <w:proofErr w:type="spellStart"/>
      <w:r w:rsidR="001A4B94" w:rsidRPr="00B60D70">
        <w:rPr>
          <w:rFonts w:ascii="TH SarabunPSK" w:hAnsi="TH SarabunPSK" w:cs="TH SarabunPSK"/>
        </w:rPr>
        <w:t>Learning</w:t>
      </w:r>
      <w:proofErr w:type="spellEnd"/>
      <w:r w:rsidR="001A4B94" w:rsidRPr="00B60D70">
        <w:rPr>
          <w:rFonts w:ascii="TH SarabunPSK" w:hAnsi="TH SarabunPSK" w:cs="TH SarabunPSK"/>
        </w:rPr>
        <w:t xml:space="preserve"> </w:t>
      </w:r>
      <w:proofErr w:type="spellStart"/>
      <w:r w:rsidR="001A4B94" w:rsidRPr="00B60D70">
        <w:rPr>
          <w:rFonts w:ascii="TH SarabunPSK" w:hAnsi="TH SarabunPSK" w:cs="TH SarabunPSK"/>
        </w:rPr>
        <w:t>Pathway</w:t>
      </w:r>
      <w:proofErr w:type="spellEnd"/>
      <w:r w:rsidR="001A4B94" w:rsidRPr="00B60D70">
        <w:rPr>
          <w:rFonts w:ascii="TH SarabunPSK" w:hAnsi="TH SarabunPSK" w:cs="TH SarabunPSK"/>
        </w:rPr>
        <w:t>)</w:t>
      </w:r>
    </w:p>
    <w:p w14:paraId="50DC89ED" w14:textId="77777777" w:rsidR="00746849" w:rsidRPr="00B60D70" w:rsidRDefault="00746849" w:rsidP="000C31B5">
      <w:pPr>
        <w:ind w:firstLine="720"/>
        <w:rPr>
          <w:rFonts w:ascii="TH SarabunPSK" w:hAnsi="TH SarabunPSK" w:cs="TH SarabunPSK"/>
        </w:rPr>
      </w:pPr>
    </w:p>
    <w:p w14:paraId="09E77618" w14:textId="21DD366E" w:rsidR="00E55220" w:rsidRPr="00B60D70" w:rsidRDefault="00E55220" w:rsidP="000C31B5">
      <w:pPr>
        <w:ind w:firstLine="720"/>
        <w:rPr>
          <w:rFonts w:ascii="TH SarabunPSK" w:hAnsi="TH SarabunPSK" w:cs="TH SarabunPSK"/>
        </w:rPr>
      </w:pPr>
      <w:r w:rsidRPr="00B60D70">
        <w:rPr>
          <w:rFonts w:ascii="TH SarabunPSK" w:hAnsi="TH SarabunPSK" w:cs="TH SarabunPSK" w:hint="cs"/>
          <w:cs/>
        </w:rPr>
        <w:t>ในส่วนของการระดับความสามารถของผู้เรียนในระดับของ</w:t>
      </w:r>
      <w:r w:rsidR="006307F3" w:rsidRPr="00B60D70">
        <w:rPr>
          <w:rFonts w:ascii="TH SarabunPSK" w:hAnsi="TH SarabunPSK" w:cs="TH SarabunPSK" w:hint="cs"/>
          <w:cs/>
        </w:rPr>
        <w:t>โมดูล</w:t>
      </w:r>
      <w:r w:rsidR="00226E7A" w:rsidRPr="00B60D70">
        <w:rPr>
          <w:rFonts w:ascii="TH SarabunPSK" w:hAnsi="TH SarabunPSK" w:cs="TH SarabunPSK" w:hint="cs"/>
          <w:cs/>
        </w:rPr>
        <w:t>ที่อยู่ใน</w:t>
      </w:r>
      <w:r w:rsidR="00A5038A" w:rsidRPr="00B60D70">
        <w:rPr>
          <w:rFonts w:ascii="TH SarabunPSK" w:hAnsi="TH SarabunPSK" w:cs="TH SarabunPSK" w:hint="cs"/>
          <w:cs/>
        </w:rPr>
        <w:t>เส้น</w:t>
      </w:r>
      <w:r w:rsidR="00226E7A" w:rsidRPr="00B60D70">
        <w:rPr>
          <w:rFonts w:ascii="TH SarabunPSK" w:hAnsi="TH SarabunPSK" w:cs="TH SarabunPSK" w:hint="cs"/>
          <w:cs/>
        </w:rPr>
        <w:t>ทางการเรียนรู้ (</w:t>
      </w:r>
      <w:r w:rsidR="00A5038A" w:rsidRPr="00B60D70">
        <w:rPr>
          <w:rFonts w:ascii="TH SarabunPSK" w:hAnsi="TH SarabunPSK" w:cs="TH SarabunPSK"/>
        </w:rPr>
        <w:t>Learning Pathway</w:t>
      </w:r>
      <w:r w:rsidR="00226E7A" w:rsidRPr="00B60D70">
        <w:rPr>
          <w:rFonts w:ascii="TH SarabunPSK" w:hAnsi="TH SarabunPSK" w:cs="TH SarabunPSK" w:hint="cs"/>
          <w:cs/>
        </w:rPr>
        <w:t>)</w:t>
      </w:r>
      <w:r w:rsidR="00A5038A" w:rsidRPr="00B60D70">
        <w:rPr>
          <w:rFonts w:ascii="TH SarabunPSK" w:hAnsi="TH SarabunPSK" w:cs="TH SarabunPSK"/>
        </w:rPr>
        <w:t xml:space="preserve"> </w:t>
      </w:r>
      <w:r w:rsidRPr="00B60D70">
        <w:rPr>
          <w:rFonts w:ascii="TH SarabunPSK" w:hAnsi="TH SarabunPSK" w:cs="TH SarabunPSK" w:hint="cs"/>
          <w:cs/>
        </w:rPr>
        <w:t>หลักสูตรได้ใช้</w:t>
      </w:r>
      <w:r w:rsidR="00B90877" w:rsidRPr="00B60D70">
        <w:rPr>
          <w:rFonts w:ascii="TH SarabunPSK" w:hAnsi="TH SarabunPSK" w:cs="TH SarabunPSK" w:hint="cs"/>
          <w:cs/>
        </w:rPr>
        <w:t>กรอบ</w:t>
      </w:r>
      <w:r w:rsidR="00A11F04" w:rsidRPr="00B60D70">
        <w:rPr>
          <w:rFonts w:ascii="TH SarabunPSK" w:hAnsi="TH SarabunPSK" w:cs="TH SarabunPSK" w:hint="cs"/>
          <w:cs/>
        </w:rPr>
        <w:t>การประเมินที่มี</w:t>
      </w:r>
      <w:r w:rsidRPr="00B60D70">
        <w:rPr>
          <w:rFonts w:ascii="TH SarabunPSK" w:hAnsi="TH SarabunPSK" w:cs="TH SarabunPSK" w:hint="cs"/>
          <w:cs/>
        </w:rPr>
        <w:t>เกณฑ์การวัดระดับความสามารถของผู้เรียนดังแสดง</w:t>
      </w:r>
      <w:r w:rsidR="00746849" w:rsidRPr="00B60D70">
        <w:rPr>
          <w:rFonts w:ascii="TH SarabunPSK" w:hAnsi="TH SarabunPSK" w:cs="TH SarabunPSK" w:hint="cs"/>
          <w:cs/>
        </w:rPr>
        <w:t>ใน</w:t>
      </w:r>
      <w:r w:rsidRPr="00B60D70">
        <w:rPr>
          <w:rFonts w:ascii="TH SarabunPSK" w:hAnsi="TH SarabunPSK" w:cs="TH SarabunPSK" w:hint="cs"/>
          <w:cs/>
        </w:rPr>
        <w:t xml:space="preserve">ตารางที่ </w:t>
      </w:r>
      <w:r w:rsidRPr="00B60D70">
        <w:rPr>
          <w:rFonts w:ascii="TH SarabunPSK" w:hAnsi="TH SarabunPSK" w:cs="TH SarabunPSK" w:hint="cs"/>
        </w:rPr>
        <w:t>2.</w:t>
      </w:r>
      <w:r w:rsidR="008869B4" w:rsidRPr="00B60D70">
        <w:rPr>
          <w:rFonts w:ascii="TH SarabunPSK" w:hAnsi="TH SarabunPSK" w:cs="TH SarabunPSK" w:hint="cs"/>
        </w:rPr>
        <w:t>1</w:t>
      </w:r>
      <w:r w:rsidR="00632123" w:rsidRPr="00B60D70">
        <w:rPr>
          <w:rFonts w:ascii="TH SarabunPSK" w:hAnsi="TH SarabunPSK" w:cs="TH SarabunPSK" w:hint="cs"/>
          <w:cs/>
        </w:rPr>
        <w:t>5</w:t>
      </w:r>
      <w:r w:rsidRPr="00B60D70">
        <w:rPr>
          <w:rFonts w:ascii="TH SarabunPSK" w:hAnsi="TH SarabunPSK" w:cs="TH SarabunPSK" w:hint="cs"/>
          <w:cs/>
        </w:rPr>
        <w:t xml:space="preserve"> </w:t>
      </w:r>
      <w:r w:rsidR="00746849" w:rsidRPr="00B60D70">
        <w:rPr>
          <w:rFonts w:ascii="TH SarabunPSK" w:hAnsi="TH SarabunPSK" w:cs="TH SarabunPSK" w:hint="cs"/>
          <w:cs/>
        </w:rPr>
        <w:t>ดังนี้</w:t>
      </w:r>
    </w:p>
    <w:p w14:paraId="0301BD71" w14:textId="77777777" w:rsidR="00B97A5D" w:rsidRPr="00B60D70" w:rsidRDefault="00B97A5D" w:rsidP="00E55220">
      <w:pPr>
        <w:rPr>
          <w:rFonts w:ascii="TH SarabunPSK" w:hAnsi="TH SarabunPSK" w:cs="TH SarabunPSK"/>
        </w:rPr>
      </w:pPr>
    </w:p>
    <w:p w14:paraId="06FAA75A" w14:textId="6172A26C" w:rsidR="00E55220" w:rsidRPr="00B60D70" w:rsidRDefault="00E55220" w:rsidP="00E55220">
      <w:pPr>
        <w:rPr>
          <w:rFonts w:ascii="TH SarabunPSK" w:hAnsi="TH SarabunPSK" w:cs="TH SarabunPSK"/>
        </w:rPr>
      </w:pPr>
      <w:r w:rsidRPr="00B60D70">
        <w:rPr>
          <w:rFonts w:ascii="TH SarabunPSK" w:hAnsi="TH SarabunPSK" w:cs="TH SarabunPSK" w:hint="cs"/>
          <w:b/>
          <w:bCs/>
          <w:cs/>
        </w:rPr>
        <w:t xml:space="preserve">ตารางที่ </w:t>
      </w:r>
      <w:r w:rsidRPr="00B60D70">
        <w:rPr>
          <w:rFonts w:ascii="TH SarabunPSK" w:hAnsi="TH SarabunPSK" w:cs="TH SarabunPSK" w:hint="cs"/>
          <w:b/>
          <w:bCs/>
        </w:rPr>
        <w:t>2.</w:t>
      </w:r>
      <w:r w:rsidR="008869B4" w:rsidRPr="00B60D70">
        <w:rPr>
          <w:rFonts w:ascii="TH SarabunPSK" w:hAnsi="TH SarabunPSK" w:cs="TH SarabunPSK" w:hint="cs"/>
          <w:b/>
          <w:bCs/>
        </w:rPr>
        <w:t>1</w:t>
      </w:r>
      <w:r w:rsidR="00632123" w:rsidRPr="00B60D70">
        <w:rPr>
          <w:rFonts w:ascii="TH SarabunPSK" w:hAnsi="TH SarabunPSK" w:cs="TH SarabunPSK" w:hint="cs"/>
          <w:b/>
          <w:bCs/>
          <w:cs/>
        </w:rPr>
        <w:t>5</w:t>
      </w:r>
      <w:r w:rsidRPr="00B60D70">
        <w:rPr>
          <w:rFonts w:ascii="TH SarabunPSK" w:hAnsi="TH SarabunPSK" w:cs="TH SarabunPSK" w:hint="cs"/>
          <w:cs/>
        </w:rPr>
        <w:t xml:space="preserve"> กรอบการประเมินระดับความสามารถของผู้เรียน</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0"/>
        <w:gridCol w:w="2140"/>
        <w:gridCol w:w="5840"/>
      </w:tblGrid>
      <w:tr w:rsidR="00B60D70" w:rsidRPr="00B60D70" w14:paraId="790B4E89" w14:textId="77777777" w:rsidTr="00BB6FE4">
        <w:trPr>
          <w:trHeight w:val="229"/>
        </w:trPr>
        <w:tc>
          <w:tcPr>
            <w:tcW w:w="1060" w:type="dxa"/>
            <w:shd w:val="clear" w:color="auto" w:fill="D9D9D9" w:themeFill="background1" w:themeFillShade="D9"/>
            <w:noWrap/>
          </w:tcPr>
          <w:p w14:paraId="781248EF" w14:textId="220FC7AA" w:rsidR="00E55220" w:rsidRPr="00B60D70" w:rsidRDefault="00E55220" w:rsidP="00E55220">
            <w:pPr>
              <w:jc w:val="center"/>
              <w:rPr>
                <w:rFonts w:ascii="TH SarabunPSK" w:eastAsia="Times New Roman" w:hAnsi="TH SarabunPSK" w:cs="TH SarabunPSK"/>
                <w:b/>
                <w:bCs/>
                <w:sz w:val="28"/>
                <w:szCs w:val="28"/>
                <w:cs/>
              </w:rPr>
            </w:pPr>
            <w:r w:rsidRPr="00B60D70">
              <w:rPr>
                <w:rFonts w:ascii="TH SarabunPSK" w:eastAsia="Times New Roman" w:hAnsi="TH SarabunPSK" w:cs="TH SarabunPSK" w:hint="cs"/>
                <w:b/>
                <w:bCs/>
                <w:sz w:val="28"/>
                <w:szCs w:val="28"/>
                <w:cs/>
              </w:rPr>
              <w:t>ระดับ</w:t>
            </w:r>
          </w:p>
        </w:tc>
        <w:tc>
          <w:tcPr>
            <w:tcW w:w="2140" w:type="dxa"/>
            <w:shd w:val="clear" w:color="auto" w:fill="D9D9D9" w:themeFill="background1" w:themeFillShade="D9"/>
            <w:noWrap/>
          </w:tcPr>
          <w:p w14:paraId="7084E6F7" w14:textId="2AD07887" w:rsidR="00E55220" w:rsidRPr="00B60D70" w:rsidRDefault="00E55220" w:rsidP="00E55220">
            <w:pPr>
              <w:jc w:val="center"/>
              <w:rPr>
                <w:rFonts w:ascii="TH SarabunPSK" w:eastAsia="Times New Roman" w:hAnsi="TH SarabunPSK" w:cs="TH SarabunPSK"/>
                <w:b/>
                <w:bCs/>
                <w:sz w:val="28"/>
                <w:szCs w:val="28"/>
              </w:rPr>
            </w:pPr>
            <w:r w:rsidRPr="00B60D70">
              <w:rPr>
                <w:rFonts w:ascii="TH SarabunPSK" w:eastAsia="Times New Roman" w:hAnsi="TH SarabunPSK" w:cs="TH SarabunPSK" w:hint="cs"/>
                <w:b/>
                <w:bCs/>
                <w:sz w:val="28"/>
                <w:szCs w:val="28"/>
                <w:cs/>
              </w:rPr>
              <w:t>ชื่อระดับ</w:t>
            </w:r>
          </w:p>
        </w:tc>
        <w:tc>
          <w:tcPr>
            <w:tcW w:w="5840" w:type="dxa"/>
            <w:shd w:val="clear" w:color="auto" w:fill="D9D9D9" w:themeFill="background1" w:themeFillShade="D9"/>
          </w:tcPr>
          <w:p w14:paraId="359D9288" w14:textId="27F86C97" w:rsidR="00E55220" w:rsidRPr="00B60D70" w:rsidRDefault="00E55220" w:rsidP="00E55220">
            <w:pPr>
              <w:jc w:val="center"/>
              <w:rPr>
                <w:rFonts w:ascii="TH SarabunPSK" w:eastAsia="Times New Roman" w:hAnsi="TH SarabunPSK" w:cs="TH SarabunPSK"/>
                <w:b/>
                <w:bCs/>
                <w:sz w:val="28"/>
                <w:szCs w:val="28"/>
              </w:rPr>
            </w:pPr>
            <w:r w:rsidRPr="00B60D70">
              <w:rPr>
                <w:rFonts w:ascii="TH SarabunPSK" w:eastAsia="Times New Roman" w:hAnsi="TH SarabunPSK" w:cs="TH SarabunPSK" w:hint="cs"/>
                <w:b/>
                <w:bCs/>
                <w:sz w:val="28"/>
                <w:szCs w:val="28"/>
                <w:cs/>
              </w:rPr>
              <w:t>ความหมาย</w:t>
            </w:r>
          </w:p>
        </w:tc>
      </w:tr>
      <w:tr w:rsidR="00B60D70" w:rsidRPr="00B60D70" w14:paraId="5A6B5F40" w14:textId="77777777" w:rsidTr="00E55220">
        <w:trPr>
          <w:trHeight w:val="672"/>
        </w:trPr>
        <w:tc>
          <w:tcPr>
            <w:tcW w:w="1060" w:type="dxa"/>
            <w:shd w:val="clear" w:color="auto" w:fill="auto"/>
            <w:noWrap/>
          </w:tcPr>
          <w:p w14:paraId="518FDC67" w14:textId="5D521867" w:rsidR="00E55220" w:rsidRPr="00B60D70" w:rsidRDefault="00B43BDC" w:rsidP="00E55220">
            <w:pPr>
              <w:jc w:val="center"/>
              <w:rPr>
                <w:rFonts w:ascii="TH SarabunPSK" w:eastAsia="Times New Roman" w:hAnsi="TH SarabunPSK" w:cs="TH SarabunPSK"/>
                <w:sz w:val="28"/>
                <w:szCs w:val="28"/>
                <w:lang w:bidi="ar-SA"/>
              </w:rPr>
            </w:pPr>
            <w:r w:rsidRPr="00B60D70">
              <w:rPr>
                <w:rFonts w:ascii="TH SarabunPSK" w:eastAsia="Times New Roman" w:hAnsi="TH SarabunPSK" w:cs="TH SarabunPSK"/>
                <w:sz w:val="28"/>
                <w:szCs w:val="28"/>
                <w:lang w:bidi="ar-SA"/>
              </w:rPr>
              <w:t>1</w:t>
            </w:r>
          </w:p>
        </w:tc>
        <w:tc>
          <w:tcPr>
            <w:tcW w:w="2140" w:type="dxa"/>
            <w:shd w:val="clear" w:color="auto" w:fill="auto"/>
            <w:noWrap/>
          </w:tcPr>
          <w:p w14:paraId="170735B6" w14:textId="009B8BA8" w:rsidR="00E55220" w:rsidRPr="00B60D70" w:rsidRDefault="00E55220" w:rsidP="00E55220">
            <w:pPr>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cs/>
              </w:rPr>
              <w:t>มือใหม่ (</w:t>
            </w:r>
            <w:r w:rsidRPr="00B60D70">
              <w:rPr>
                <w:rFonts w:ascii="TH SarabunPSK" w:eastAsia="Times New Roman" w:hAnsi="TH SarabunPSK" w:cs="TH SarabunPSK" w:hint="cs"/>
                <w:sz w:val="28"/>
                <w:szCs w:val="28"/>
                <w:lang w:bidi="ar-SA"/>
              </w:rPr>
              <w:t>Novice)</w:t>
            </w:r>
          </w:p>
        </w:tc>
        <w:tc>
          <w:tcPr>
            <w:tcW w:w="5840" w:type="dxa"/>
            <w:shd w:val="clear" w:color="auto" w:fill="auto"/>
          </w:tcPr>
          <w:p w14:paraId="0AA44157" w14:textId="6A4961E7" w:rsidR="00E55220" w:rsidRPr="00B60D70" w:rsidRDefault="00E55220" w:rsidP="00E55220">
            <w:pPr>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cs/>
              </w:rPr>
              <w:t>ผู้เรียนไม่แสดงสมรรถนะปฏิบัติตามความคาดหวัง</w:t>
            </w:r>
            <w:r w:rsidRPr="00B60D70">
              <w:rPr>
                <w:rFonts w:ascii="TH SarabunPSK" w:eastAsia="Times New Roman" w:hAnsi="TH SarabunPSK" w:cs="TH SarabunPSK" w:hint="cs"/>
                <w:sz w:val="28"/>
                <w:szCs w:val="28"/>
                <w:lang w:bidi="ar-SA"/>
              </w:rPr>
              <w:t xml:space="preserve"> </w:t>
            </w:r>
            <w:r w:rsidRPr="00B60D70">
              <w:rPr>
                <w:rFonts w:ascii="TH SarabunPSK" w:eastAsia="Times New Roman" w:hAnsi="TH SarabunPSK" w:cs="TH SarabunPSK" w:hint="cs"/>
                <w:sz w:val="28"/>
                <w:szCs w:val="28"/>
                <w:cs/>
              </w:rPr>
              <w:t>การปฏิบัติหรือผลงานไม่สะท้อนสมรรถนะที่จำเป็นต่อผลลัพธ์การเรียนรู้</w:t>
            </w:r>
          </w:p>
        </w:tc>
      </w:tr>
      <w:tr w:rsidR="00B60D70" w:rsidRPr="00B60D70" w14:paraId="3D3955AB" w14:textId="77777777" w:rsidTr="00BB6FE4">
        <w:trPr>
          <w:trHeight w:val="798"/>
        </w:trPr>
        <w:tc>
          <w:tcPr>
            <w:tcW w:w="1060" w:type="dxa"/>
            <w:shd w:val="clear" w:color="auto" w:fill="auto"/>
            <w:noWrap/>
            <w:hideMark/>
          </w:tcPr>
          <w:p w14:paraId="41D0C386" w14:textId="74766392" w:rsidR="00E55220" w:rsidRPr="00B60D70" w:rsidRDefault="00B43BDC" w:rsidP="00E55220">
            <w:pPr>
              <w:jc w:val="center"/>
              <w:rPr>
                <w:rFonts w:ascii="TH SarabunPSK" w:eastAsia="Times New Roman" w:hAnsi="TH SarabunPSK" w:cs="TH SarabunPSK"/>
                <w:sz w:val="28"/>
                <w:szCs w:val="28"/>
                <w:lang w:bidi="ar-SA"/>
              </w:rPr>
            </w:pPr>
            <w:r w:rsidRPr="00B60D70">
              <w:rPr>
                <w:rFonts w:ascii="TH SarabunPSK" w:eastAsia="Times New Roman" w:hAnsi="TH SarabunPSK" w:cs="TH SarabunPSK"/>
                <w:sz w:val="28"/>
                <w:szCs w:val="28"/>
                <w:lang w:bidi="ar-SA"/>
              </w:rPr>
              <w:lastRenderedPageBreak/>
              <w:t>2</w:t>
            </w:r>
          </w:p>
        </w:tc>
        <w:tc>
          <w:tcPr>
            <w:tcW w:w="2140" w:type="dxa"/>
            <w:shd w:val="clear" w:color="auto" w:fill="auto"/>
            <w:noWrap/>
            <w:hideMark/>
          </w:tcPr>
          <w:p w14:paraId="00E9B8EF" w14:textId="24ACDDCB" w:rsidR="00E55220" w:rsidRPr="00B60D70" w:rsidRDefault="00E55220" w:rsidP="00E55220">
            <w:pPr>
              <w:jc w:val="left"/>
              <w:rPr>
                <w:rFonts w:ascii="TH SarabunPSK" w:eastAsia="Times New Roman" w:hAnsi="TH SarabunPSK" w:cs="TH SarabunPSK"/>
                <w:sz w:val="28"/>
                <w:szCs w:val="28"/>
                <w:lang w:bidi="ar-SA"/>
              </w:rPr>
            </w:pPr>
            <w:r w:rsidRPr="00B60D70">
              <w:rPr>
                <w:rFonts w:ascii="TH SarabunPSK" w:eastAsia="Times New Roman" w:hAnsi="TH SarabunPSK" w:cs="TH SarabunPSK" w:hint="cs"/>
                <w:sz w:val="28"/>
                <w:szCs w:val="28"/>
                <w:cs/>
              </w:rPr>
              <w:t>เริ่มต้น (</w:t>
            </w:r>
            <w:r w:rsidRPr="00B60D70">
              <w:rPr>
                <w:rFonts w:ascii="TH SarabunPSK" w:eastAsia="Times New Roman" w:hAnsi="TH SarabunPSK" w:cs="TH SarabunPSK" w:hint="cs"/>
                <w:sz w:val="28"/>
                <w:szCs w:val="28"/>
                <w:lang w:bidi="ar-SA"/>
              </w:rPr>
              <w:t>Beginning)</w:t>
            </w:r>
          </w:p>
        </w:tc>
        <w:tc>
          <w:tcPr>
            <w:tcW w:w="5840" w:type="dxa"/>
            <w:shd w:val="clear" w:color="auto" w:fill="auto"/>
            <w:hideMark/>
          </w:tcPr>
          <w:p w14:paraId="216866B8" w14:textId="77777777" w:rsidR="00E55220" w:rsidRPr="00B60D70" w:rsidRDefault="00E55220" w:rsidP="00E55220">
            <w:pPr>
              <w:jc w:val="left"/>
              <w:rPr>
                <w:rFonts w:ascii="TH SarabunPSK" w:eastAsia="Times New Roman" w:hAnsi="TH SarabunPSK" w:cs="TH SarabunPSK"/>
                <w:sz w:val="28"/>
                <w:szCs w:val="28"/>
                <w:lang w:bidi="ar-SA"/>
              </w:rPr>
            </w:pPr>
            <w:r w:rsidRPr="00B60D70">
              <w:rPr>
                <w:rFonts w:ascii="TH SarabunPSK" w:eastAsia="Times New Roman" w:hAnsi="TH SarabunPSK" w:cs="TH SarabunPSK" w:hint="cs"/>
                <w:sz w:val="28"/>
                <w:szCs w:val="28"/>
                <w:cs/>
              </w:rPr>
              <w:t>ผู้เรียนแสดงสมรรถนะตามความคาดหวังในผลลัพธ์การเรียนรู้บางส่วนในระดับพื้นฐาน</w:t>
            </w:r>
            <w:r w:rsidRPr="00B60D70">
              <w:rPr>
                <w:rFonts w:ascii="TH SarabunPSK" w:eastAsia="Times New Roman" w:hAnsi="TH SarabunPSK" w:cs="TH SarabunPSK" w:hint="cs"/>
                <w:sz w:val="28"/>
                <w:szCs w:val="28"/>
                <w:lang w:bidi="ar-SA"/>
              </w:rPr>
              <w:t xml:space="preserve"> </w:t>
            </w:r>
            <w:r w:rsidRPr="00B60D70">
              <w:rPr>
                <w:rFonts w:ascii="TH SarabunPSK" w:eastAsia="Times New Roman" w:hAnsi="TH SarabunPSK" w:cs="TH SarabunPSK" w:hint="cs"/>
                <w:sz w:val="28"/>
                <w:szCs w:val="28"/>
                <w:cs/>
              </w:rPr>
              <w:t>โดยประยุกต์ความสามารถเหล่านี้ได้อย่างจำกัดในสถานการณ์ที่คุ้นเคย</w:t>
            </w:r>
            <w:r w:rsidRPr="00B60D70">
              <w:rPr>
                <w:rFonts w:ascii="TH SarabunPSK" w:eastAsia="Times New Roman" w:hAnsi="TH SarabunPSK" w:cs="TH SarabunPSK" w:hint="cs"/>
                <w:sz w:val="28"/>
                <w:szCs w:val="28"/>
                <w:lang w:bidi="ar-SA"/>
              </w:rPr>
              <w:t xml:space="preserve"> </w:t>
            </w:r>
            <w:r w:rsidRPr="00B60D70">
              <w:rPr>
                <w:rFonts w:ascii="TH SarabunPSK" w:eastAsia="Times New Roman" w:hAnsi="TH SarabunPSK" w:cs="TH SarabunPSK" w:hint="cs"/>
                <w:sz w:val="28"/>
                <w:szCs w:val="28"/>
                <w:cs/>
              </w:rPr>
              <w:t>ภายใต้คำแนะนำและการดูแลใกล้ชิดจากผู้มีประสบการณ์</w:t>
            </w:r>
          </w:p>
        </w:tc>
      </w:tr>
      <w:tr w:rsidR="00B60D70" w:rsidRPr="00B60D70" w14:paraId="0ABD2A78" w14:textId="77777777" w:rsidTr="00B43BDC">
        <w:trPr>
          <w:trHeight w:val="1196"/>
        </w:trPr>
        <w:tc>
          <w:tcPr>
            <w:tcW w:w="1060" w:type="dxa"/>
            <w:shd w:val="clear" w:color="auto" w:fill="FBE4D5" w:themeFill="accent2" w:themeFillTint="33"/>
            <w:noWrap/>
            <w:hideMark/>
          </w:tcPr>
          <w:p w14:paraId="5B9868A2" w14:textId="190CF77E" w:rsidR="00E55220" w:rsidRPr="00B60D70" w:rsidRDefault="00B43BDC" w:rsidP="00E55220">
            <w:pPr>
              <w:jc w:val="center"/>
              <w:rPr>
                <w:rFonts w:ascii="TH SarabunPSK" w:eastAsia="Times New Roman" w:hAnsi="TH SarabunPSK" w:cs="TH SarabunPSK"/>
                <w:sz w:val="28"/>
                <w:szCs w:val="28"/>
                <w:lang w:bidi="ar-SA"/>
              </w:rPr>
            </w:pPr>
            <w:r w:rsidRPr="00B60D70">
              <w:rPr>
                <w:rFonts w:ascii="TH SarabunPSK" w:eastAsia="Times New Roman" w:hAnsi="TH SarabunPSK" w:cs="TH SarabunPSK"/>
                <w:sz w:val="28"/>
                <w:szCs w:val="28"/>
                <w:lang w:bidi="ar-SA"/>
              </w:rPr>
              <w:t>3*</w:t>
            </w:r>
          </w:p>
        </w:tc>
        <w:tc>
          <w:tcPr>
            <w:tcW w:w="2140" w:type="dxa"/>
            <w:shd w:val="clear" w:color="auto" w:fill="FBE4D5" w:themeFill="accent2" w:themeFillTint="33"/>
            <w:noWrap/>
            <w:hideMark/>
          </w:tcPr>
          <w:p w14:paraId="00F2F967" w14:textId="77777777" w:rsidR="00E55220" w:rsidRPr="00B60D70" w:rsidRDefault="00E55220" w:rsidP="00E55220">
            <w:pPr>
              <w:jc w:val="left"/>
              <w:rPr>
                <w:rFonts w:ascii="TH SarabunPSK" w:eastAsia="Times New Roman" w:hAnsi="TH SarabunPSK" w:cs="TH SarabunPSK"/>
                <w:sz w:val="28"/>
                <w:szCs w:val="28"/>
                <w:lang w:bidi="ar-SA"/>
              </w:rPr>
            </w:pPr>
            <w:bookmarkStart w:id="162" w:name="_Hlk187599086"/>
            <w:r w:rsidRPr="00B60D70">
              <w:rPr>
                <w:rFonts w:ascii="TH SarabunPSK" w:eastAsia="Times New Roman" w:hAnsi="TH SarabunPSK" w:cs="TH SarabunPSK" w:hint="cs"/>
                <w:sz w:val="28"/>
                <w:szCs w:val="28"/>
                <w:cs/>
              </w:rPr>
              <w:t>พัฒนา (</w:t>
            </w:r>
            <w:r w:rsidRPr="00B60D70">
              <w:rPr>
                <w:rFonts w:ascii="TH SarabunPSK" w:eastAsia="Times New Roman" w:hAnsi="TH SarabunPSK" w:cs="TH SarabunPSK" w:hint="cs"/>
                <w:sz w:val="28"/>
                <w:szCs w:val="28"/>
                <w:lang w:bidi="ar-SA"/>
              </w:rPr>
              <w:t>Developing)</w:t>
            </w:r>
            <w:bookmarkEnd w:id="162"/>
          </w:p>
        </w:tc>
        <w:tc>
          <w:tcPr>
            <w:tcW w:w="5840" w:type="dxa"/>
            <w:shd w:val="clear" w:color="auto" w:fill="FBE4D5" w:themeFill="accent2" w:themeFillTint="33"/>
            <w:hideMark/>
          </w:tcPr>
          <w:p w14:paraId="0456A323" w14:textId="3DDAC7B7" w:rsidR="00E55220" w:rsidRPr="00B60D70" w:rsidRDefault="00E55220" w:rsidP="00E55220">
            <w:pPr>
              <w:jc w:val="left"/>
              <w:rPr>
                <w:rFonts w:ascii="TH SarabunPSK" w:eastAsia="Times New Roman" w:hAnsi="TH SarabunPSK" w:cs="TH SarabunPSK"/>
                <w:sz w:val="28"/>
                <w:szCs w:val="28"/>
                <w:lang w:bidi="ar-SA"/>
              </w:rPr>
            </w:pPr>
            <w:r w:rsidRPr="00B60D70">
              <w:rPr>
                <w:rFonts w:ascii="TH SarabunPSK" w:eastAsia="Times New Roman" w:hAnsi="TH SarabunPSK" w:cs="TH SarabunPSK" w:hint="cs"/>
                <w:sz w:val="28"/>
                <w:szCs w:val="28"/>
                <w:cs/>
              </w:rPr>
              <w:t>ผู้เรียนแสดงสมรรถนะปฏิบัติความคาดหวังในผลลัพธ์การเรียนรู้ครบถ้วนในระดับพื้นฐานและแสดงบางส่วนในระดับซับซ้อนโดยประยุกต์ความสามารถเหล่านี้ในการแก้ปัญหาในสถานการณ์ที่คุ้นเคยผ่านการเรียนรู้ด้วยตนเองและคำแนะนำจากผู้เชี่ยวชาญตามความต้องการ</w:t>
            </w:r>
            <w:r w:rsidRPr="00B60D70">
              <w:rPr>
                <w:rFonts w:ascii="TH SarabunPSK" w:eastAsia="Times New Roman" w:hAnsi="TH SarabunPSK" w:cs="TH SarabunPSK" w:hint="cs"/>
                <w:sz w:val="28"/>
                <w:szCs w:val="28"/>
                <w:lang w:bidi="ar-SA"/>
              </w:rPr>
              <w:t xml:space="preserve"> </w:t>
            </w:r>
            <w:r w:rsidRPr="00B60D70">
              <w:rPr>
                <w:rFonts w:ascii="TH SarabunPSK" w:eastAsia="Times New Roman" w:hAnsi="TH SarabunPSK" w:cs="TH SarabunPSK" w:hint="cs"/>
                <w:sz w:val="28"/>
                <w:szCs w:val="28"/>
                <w:cs/>
              </w:rPr>
              <w:t>ซึ่งแสดงให้เห็นถึงความสามารถที่เพิ่มขึ้นในการเ</w:t>
            </w:r>
            <w:r w:rsidR="00BB6FE4" w:rsidRPr="00B60D70">
              <w:rPr>
                <w:rFonts w:ascii="TH SarabunPSK" w:eastAsia="Times New Roman" w:hAnsi="TH SarabunPSK" w:cs="TH SarabunPSK" w:hint="cs"/>
                <w:sz w:val="28"/>
                <w:szCs w:val="28"/>
                <w:cs/>
              </w:rPr>
              <w:t>ผ</w:t>
            </w:r>
            <w:r w:rsidRPr="00B60D70">
              <w:rPr>
                <w:rFonts w:ascii="TH SarabunPSK" w:eastAsia="Times New Roman" w:hAnsi="TH SarabunPSK" w:cs="TH SarabunPSK" w:hint="cs"/>
                <w:sz w:val="28"/>
                <w:szCs w:val="28"/>
                <w:cs/>
              </w:rPr>
              <w:t>ชิญกับความท้าทายใหม่</w:t>
            </w:r>
            <w:r w:rsidR="00D420AC" w:rsidRPr="00B60D70">
              <w:rPr>
                <w:rFonts w:ascii="TH SarabunPSK" w:eastAsia="Times New Roman" w:hAnsi="TH SarabunPSK" w:cs="TH SarabunPSK" w:hint="cs"/>
                <w:sz w:val="28"/>
                <w:szCs w:val="28"/>
                <w:cs/>
              </w:rPr>
              <w:t xml:space="preserve"> ๆ</w:t>
            </w:r>
            <w:r w:rsidRPr="00B60D70">
              <w:rPr>
                <w:rFonts w:ascii="TH SarabunPSK" w:eastAsia="Times New Roman" w:hAnsi="TH SarabunPSK" w:cs="TH SarabunPSK" w:hint="cs"/>
                <w:sz w:val="28"/>
                <w:szCs w:val="28"/>
                <w:cs/>
              </w:rPr>
              <w:t xml:space="preserve"> โดยอิสระ</w:t>
            </w:r>
          </w:p>
        </w:tc>
      </w:tr>
      <w:tr w:rsidR="00B60D70" w:rsidRPr="00B60D70" w14:paraId="2095ACCD" w14:textId="77777777" w:rsidTr="00B43BDC">
        <w:trPr>
          <w:trHeight w:val="1196"/>
        </w:trPr>
        <w:tc>
          <w:tcPr>
            <w:tcW w:w="1060" w:type="dxa"/>
            <w:shd w:val="clear" w:color="auto" w:fill="auto"/>
            <w:noWrap/>
            <w:hideMark/>
          </w:tcPr>
          <w:p w14:paraId="1612F7C6" w14:textId="4F424960" w:rsidR="00E55220" w:rsidRPr="00B60D70" w:rsidRDefault="00B43BDC" w:rsidP="00E55220">
            <w:pPr>
              <w:jc w:val="center"/>
              <w:rPr>
                <w:rFonts w:ascii="TH SarabunPSK" w:eastAsia="Times New Roman" w:hAnsi="TH SarabunPSK" w:cs="TH SarabunPSK"/>
                <w:sz w:val="28"/>
                <w:szCs w:val="28"/>
              </w:rPr>
            </w:pPr>
            <w:r w:rsidRPr="00B60D70">
              <w:rPr>
                <w:rFonts w:ascii="TH SarabunPSK" w:eastAsia="Times New Roman" w:hAnsi="TH SarabunPSK" w:cs="TH SarabunPSK"/>
                <w:sz w:val="28"/>
                <w:szCs w:val="28"/>
                <w:lang w:bidi="ar-SA"/>
              </w:rPr>
              <w:t>4</w:t>
            </w:r>
          </w:p>
        </w:tc>
        <w:tc>
          <w:tcPr>
            <w:tcW w:w="2140" w:type="dxa"/>
            <w:shd w:val="clear" w:color="auto" w:fill="auto"/>
            <w:noWrap/>
            <w:hideMark/>
          </w:tcPr>
          <w:p w14:paraId="70B827A5" w14:textId="77777777" w:rsidR="00E55220" w:rsidRPr="00B60D70" w:rsidRDefault="00E55220" w:rsidP="00E55220">
            <w:pPr>
              <w:jc w:val="left"/>
              <w:rPr>
                <w:rFonts w:ascii="TH SarabunPSK" w:eastAsia="Times New Roman" w:hAnsi="TH SarabunPSK" w:cs="TH SarabunPSK"/>
                <w:sz w:val="28"/>
                <w:szCs w:val="28"/>
                <w:lang w:bidi="ar-SA"/>
              </w:rPr>
            </w:pPr>
            <w:r w:rsidRPr="00B60D70">
              <w:rPr>
                <w:rFonts w:ascii="TH SarabunPSK" w:eastAsia="Times New Roman" w:hAnsi="TH SarabunPSK" w:cs="TH SarabunPSK" w:hint="cs"/>
                <w:sz w:val="28"/>
                <w:szCs w:val="28"/>
                <w:cs/>
              </w:rPr>
              <w:t>ชำนาญ (</w:t>
            </w:r>
            <w:r w:rsidRPr="00B60D70">
              <w:rPr>
                <w:rFonts w:ascii="TH SarabunPSK" w:eastAsia="Times New Roman" w:hAnsi="TH SarabunPSK" w:cs="TH SarabunPSK" w:hint="cs"/>
                <w:sz w:val="28"/>
                <w:szCs w:val="28"/>
                <w:lang w:bidi="ar-SA"/>
              </w:rPr>
              <w:t>Proficient)</w:t>
            </w:r>
          </w:p>
        </w:tc>
        <w:tc>
          <w:tcPr>
            <w:tcW w:w="5840" w:type="dxa"/>
            <w:shd w:val="clear" w:color="auto" w:fill="auto"/>
            <w:hideMark/>
          </w:tcPr>
          <w:p w14:paraId="63D5EA98" w14:textId="77777777" w:rsidR="00E55220" w:rsidRPr="00B60D70" w:rsidRDefault="00E55220" w:rsidP="00E55220">
            <w:pPr>
              <w:jc w:val="left"/>
              <w:rPr>
                <w:rFonts w:ascii="TH SarabunPSK" w:eastAsia="Times New Roman" w:hAnsi="TH SarabunPSK" w:cs="TH SarabunPSK"/>
                <w:sz w:val="28"/>
                <w:szCs w:val="28"/>
                <w:lang w:bidi="ar-SA"/>
              </w:rPr>
            </w:pPr>
            <w:r w:rsidRPr="00B60D70">
              <w:rPr>
                <w:rFonts w:ascii="TH SarabunPSK" w:eastAsia="Times New Roman" w:hAnsi="TH SarabunPSK" w:cs="TH SarabunPSK" w:hint="cs"/>
                <w:sz w:val="28"/>
                <w:szCs w:val="28"/>
                <w:cs/>
              </w:rPr>
              <w:t>ผู้เรียนแสดงความชำนาญตามในผลลัพธ์การเรียนรู้โดยประยุกต์ความรู้และทักษะในการแก้ปัญหาในสถานการณ์ที่หลากหลายและสามารถคาดการณ์ได้ด้วยตนเองหรือด้วยคำแนะนำจากผู้มีประสบการณ์เฉพาะเท่าที่จำเป็น</w:t>
            </w:r>
            <w:r w:rsidRPr="00B60D70">
              <w:rPr>
                <w:rFonts w:ascii="TH SarabunPSK" w:eastAsia="Times New Roman" w:hAnsi="TH SarabunPSK" w:cs="TH SarabunPSK" w:hint="cs"/>
                <w:sz w:val="28"/>
                <w:szCs w:val="28"/>
                <w:lang w:bidi="ar-SA"/>
              </w:rPr>
              <w:t xml:space="preserve"> </w:t>
            </w:r>
            <w:r w:rsidRPr="00B60D70">
              <w:rPr>
                <w:rFonts w:ascii="TH SarabunPSK" w:eastAsia="Times New Roman" w:hAnsi="TH SarabunPSK" w:cs="TH SarabunPSK" w:hint="cs"/>
                <w:sz w:val="28"/>
                <w:szCs w:val="28"/>
                <w:cs/>
              </w:rPr>
              <w:t>รวมทั้งแลกเปลี่ยนความรู้หรือประสบการณ์และเป็นแบบอย่างให้แก่ผู้อื่น</w:t>
            </w:r>
          </w:p>
        </w:tc>
      </w:tr>
      <w:tr w:rsidR="00E55220" w:rsidRPr="00B60D70" w14:paraId="1E26D4EA" w14:textId="77777777" w:rsidTr="00BB6FE4">
        <w:trPr>
          <w:trHeight w:val="633"/>
        </w:trPr>
        <w:tc>
          <w:tcPr>
            <w:tcW w:w="1060" w:type="dxa"/>
            <w:shd w:val="clear" w:color="auto" w:fill="auto"/>
            <w:noWrap/>
            <w:hideMark/>
          </w:tcPr>
          <w:p w14:paraId="2912F74F" w14:textId="11F5AD7B" w:rsidR="00E55220" w:rsidRPr="00B60D70" w:rsidRDefault="00B43BDC" w:rsidP="00E55220">
            <w:pPr>
              <w:jc w:val="center"/>
              <w:rPr>
                <w:rFonts w:ascii="TH SarabunPSK" w:eastAsia="Times New Roman" w:hAnsi="TH SarabunPSK" w:cs="TH SarabunPSK"/>
                <w:sz w:val="28"/>
                <w:szCs w:val="28"/>
                <w:lang w:bidi="ar-SA"/>
              </w:rPr>
            </w:pPr>
            <w:r w:rsidRPr="00B60D70">
              <w:rPr>
                <w:rFonts w:ascii="TH SarabunPSK" w:eastAsia="Times New Roman" w:hAnsi="TH SarabunPSK" w:cs="TH SarabunPSK"/>
                <w:sz w:val="28"/>
                <w:szCs w:val="28"/>
                <w:lang w:bidi="ar-SA"/>
              </w:rPr>
              <w:t>5</w:t>
            </w:r>
          </w:p>
        </w:tc>
        <w:tc>
          <w:tcPr>
            <w:tcW w:w="2140" w:type="dxa"/>
            <w:shd w:val="clear" w:color="auto" w:fill="auto"/>
            <w:noWrap/>
            <w:hideMark/>
          </w:tcPr>
          <w:p w14:paraId="57A66C70" w14:textId="77777777" w:rsidR="00E55220" w:rsidRPr="00B60D70" w:rsidRDefault="00E55220" w:rsidP="00E55220">
            <w:pPr>
              <w:jc w:val="left"/>
              <w:rPr>
                <w:rFonts w:ascii="TH SarabunPSK" w:eastAsia="Times New Roman" w:hAnsi="TH SarabunPSK" w:cs="TH SarabunPSK"/>
                <w:sz w:val="28"/>
                <w:szCs w:val="28"/>
                <w:lang w:bidi="ar-SA"/>
              </w:rPr>
            </w:pPr>
            <w:r w:rsidRPr="00B60D70">
              <w:rPr>
                <w:rFonts w:ascii="TH SarabunPSK" w:eastAsia="Times New Roman" w:hAnsi="TH SarabunPSK" w:cs="TH SarabunPSK" w:hint="cs"/>
                <w:sz w:val="28"/>
                <w:szCs w:val="28"/>
                <w:cs/>
              </w:rPr>
              <w:t>เชี่ยวชาญ (</w:t>
            </w:r>
            <w:r w:rsidRPr="00B60D70">
              <w:rPr>
                <w:rFonts w:ascii="TH SarabunPSK" w:eastAsia="Times New Roman" w:hAnsi="TH SarabunPSK" w:cs="TH SarabunPSK" w:hint="cs"/>
                <w:sz w:val="28"/>
                <w:szCs w:val="28"/>
                <w:lang w:bidi="ar-SA"/>
              </w:rPr>
              <w:t>Advanced)</w:t>
            </w:r>
          </w:p>
        </w:tc>
        <w:tc>
          <w:tcPr>
            <w:tcW w:w="5840" w:type="dxa"/>
            <w:shd w:val="clear" w:color="auto" w:fill="auto"/>
            <w:hideMark/>
          </w:tcPr>
          <w:p w14:paraId="269ADD41" w14:textId="77777777" w:rsidR="00E55220" w:rsidRPr="00B60D70" w:rsidRDefault="00E55220" w:rsidP="00E55220">
            <w:pPr>
              <w:jc w:val="left"/>
              <w:rPr>
                <w:rFonts w:ascii="TH SarabunPSK" w:eastAsia="Times New Roman" w:hAnsi="TH SarabunPSK" w:cs="TH SarabunPSK"/>
                <w:sz w:val="28"/>
                <w:szCs w:val="28"/>
                <w:lang w:bidi="ar-SA"/>
              </w:rPr>
            </w:pPr>
            <w:r w:rsidRPr="00B60D70">
              <w:rPr>
                <w:rFonts w:ascii="TH SarabunPSK" w:eastAsia="Times New Roman" w:hAnsi="TH SarabunPSK" w:cs="TH SarabunPSK" w:hint="cs"/>
                <w:sz w:val="28"/>
                <w:szCs w:val="28"/>
                <w:cs/>
              </w:rPr>
              <w:t>ผู้เรียนแสดงความเชี่ยวชาญขั้นสูงเหนือกว่าความคาดหวังในผลลัพธ์การเรียนรู้</w:t>
            </w:r>
            <w:r w:rsidRPr="00B60D70">
              <w:rPr>
                <w:rFonts w:ascii="TH SarabunPSK" w:eastAsia="Times New Roman" w:hAnsi="TH SarabunPSK" w:cs="TH SarabunPSK" w:hint="cs"/>
                <w:sz w:val="28"/>
                <w:szCs w:val="28"/>
                <w:lang w:bidi="ar-SA"/>
              </w:rPr>
              <w:t xml:space="preserve"> </w:t>
            </w:r>
            <w:r w:rsidRPr="00B60D70">
              <w:rPr>
                <w:rFonts w:ascii="TH SarabunPSK" w:eastAsia="Times New Roman" w:hAnsi="TH SarabunPSK" w:cs="TH SarabunPSK" w:hint="cs"/>
                <w:sz w:val="28"/>
                <w:szCs w:val="28"/>
                <w:cs/>
              </w:rPr>
              <w:t>ประยุกต์ความสามารถเหล่านี้อย่างอิสระในการแก้ปัญหาในสถานการณ์ที่ซับซ้อนคาดการณ์ได้ยากและท้าทาย</w:t>
            </w:r>
            <w:r w:rsidRPr="00B60D70">
              <w:rPr>
                <w:rFonts w:ascii="TH SarabunPSK" w:eastAsia="Times New Roman" w:hAnsi="TH SarabunPSK" w:cs="TH SarabunPSK" w:hint="cs"/>
                <w:sz w:val="28"/>
                <w:szCs w:val="28"/>
                <w:lang w:bidi="ar-SA"/>
              </w:rPr>
              <w:t xml:space="preserve"> </w:t>
            </w:r>
            <w:r w:rsidRPr="00B60D70">
              <w:rPr>
                <w:rFonts w:ascii="TH SarabunPSK" w:eastAsia="Times New Roman" w:hAnsi="TH SarabunPSK" w:cs="TH SarabunPSK" w:hint="cs"/>
                <w:sz w:val="28"/>
                <w:szCs w:val="28"/>
                <w:cs/>
              </w:rPr>
              <w:t>และชี้นำผู้อื่นในการพัฒนาความสามารถ</w:t>
            </w:r>
          </w:p>
        </w:tc>
      </w:tr>
    </w:tbl>
    <w:p w14:paraId="25E818B9" w14:textId="77777777" w:rsidR="00E55220" w:rsidRPr="00B60D70" w:rsidRDefault="00E55220" w:rsidP="00E55220">
      <w:pPr>
        <w:ind w:firstLine="284"/>
        <w:rPr>
          <w:rFonts w:ascii="TH SarabunPSK" w:hAnsi="TH SarabunPSK" w:cs="TH SarabunPSK"/>
          <w:highlight w:val="yellow"/>
        </w:rPr>
      </w:pPr>
    </w:p>
    <w:p w14:paraId="4CE3932C" w14:textId="6DBBA4BA" w:rsidR="00E55220" w:rsidRPr="00B60D70" w:rsidRDefault="00E55220" w:rsidP="00E55220">
      <w:pPr>
        <w:ind w:firstLine="284"/>
        <w:rPr>
          <w:rFonts w:ascii="TH SarabunPSK" w:hAnsi="TH SarabunPSK" w:cs="TH SarabunPSK"/>
          <w:cs/>
        </w:rPr>
      </w:pPr>
      <w:r w:rsidRPr="00B60D70">
        <w:rPr>
          <w:rFonts w:ascii="TH SarabunPSK" w:hAnsi="TH SarabunPSK" w:cs="TH SarabunPSK" w:hint="cs"/>
          <w:cs/>
        </w:rPr>
        <w:t xml:space="preserve">จากตารางที่ </w:t>
      </w:r>
      <w:r w:rsidRPr="00B60D70">
        <w:rPr>
          <w:rFonts w:ascii="TH SarabunPSK" w:hAnsi="TH SarabunPSK" w:cs="TH SarabunPSK" w:hint="cs"/>
        </w:rPr>
        <w:t>2.</w:t>
      </w:r>
      <w:r w:rsidR="008869B4" w:rsidRPr="00B60D70">
        <w:rPr>
          <w:rFonts w:ascii="TH SarabunPSK" w:hAnsi="TH SarabunPSK" w:cs="TH SarabunPSK" w:hint="cs"/>
        </w:rPr>
        <w:t>1</w:t>
      </w:r>
      <w:r w:rsidR="00226E52" w:rsidRPr="00B60D70">
        <w:rPr>
          <w:rFonts w:ascii="TH SarabunPSK" w:hAnsi="TH SarabunPSK" w:cs="TH SarabunPSK" w:hint="cs"/>
          <w:cs/>
        </w:rPr>
        <w:t>5</w:t>
      </w:r>
      <w:r w:rsidRPr="00B60D70">
        <w:rPr>
          <w:rFonts w:ascii="TH SarabunPSK" w:hAnsi="TH SarabunPSK" w:cs="TH SarabunPSK" w:hint="cs"/>
          <w:cs/>
        </w:rPr>
        <w:t xml:space="preserve"> หลักสูตรจะนำกรอบนี้มาใช้เป็นกรอบในการพัฒนาเกณฑ์วัดระดับความสามารถของผู้เรียนตามผลลัพธ์การเรียนรู้ที่กำหนดไว้ในแต่ละ</w:t>
      </w:r>
      <w:r w:rsidR="006307F3" w:rsidRPr="00B60D70">
        <w:rPr>
          <w:rFonts w:ascii="TH SarabunPSK" w:hAnsi="TH SarabunPSK" w:cs="TH SarabunPSK" w:hint="cs"/>
          <w:cs/>
        </w:rPr>
        <w:t>โมดูล</w:t>
      </w:r>
      <w:r w:rsidR="00AD2367" w:rsidRPr="00B60D70">
        <w:rPr>
          <w:rFonts w:ascii="TH SarabunPSK" w:hAnsi="TH SarabunPSK" w:cs="TH SarabunPSK" w:hint="cs"/>
          <w:cs/>
        </w:rPr>
        <w:t xml:space="preserve"> (รายละเอียดแสดงไว้ใน</w:t>
      </w:r>
      <w:r w:rsidR="00F24CE6" w:rsidRPr="00B60D70">
        <w:rPr>
          <w:rFonts w:ascii="TH SarabunPSK" w:hAnsi="TH SarabunPSK" w:cs="TH SarabunPSK" w:hint="cs"/>
          <w:cs/>
        </w:rPr>
        <w:t>คำอธิบาย</w:t>
      </w:r>
      <w:r w:rsidR="006307F3" w:rsidRPr="00B60D70">
        <w:rPr>
          <w:rFonts w:ascii="TH SarabunPSK" w:hAnsi="TH SarabunPSK" w:cs="TH SarabunPSK" w:hint="cs"/>
          <w:cs/>
        </w:rPr>
        <w:t>โมดูล</w:t>
      </w:r>
      <w:r w:rsidR="009A542E" w:rsidRPr="00B60D70">
        <w:rPr>
          <w:rFonts w:ascii="TH SarabunPSK" w:hAnsi="TH SarabunPSK" w:cs="TH SarabunPSK" w:hint="cs"/>
          <w:cs/>
        </w:rPr>
        <w:t xml:space="preserve"> </w:t>
      </w:r>
      <w:r w:rsidR="007E02F8" w:rsidRPr="00B60D70">
        <w:rPr>
          <w:rFonts w:ascii="TH SarabunPSK" w:hAnsi="TH SarabunPSK" w:cs="TH SarabunPSK"/>
        </w:rPr>
        <w:t xml:space="preserve">CTE 12100, CTE 42100, CTE 42200, 46601 </w:t>
      </w:r>
      <w:r w:rsidR="007E02F8" w:rsidRPr="00B60D70">
        <w:rPr>
          <w:rFonts w:ascii="TH SarabunPSK" w:hAnsi="TH SarabunPSK" w:cs="TH SarabunPSK"/>
          <w:cs/>
        </w:rPr>
        <w:t xml:space="preserve">และ </w:t>
      </w:r>
      <w:r w:rsidR="007E02F8" w:rsidRPr="00B60D70">
        <w:rPr>
          <w:rFonts w:ascii="TH SarabunPSK" w:hAnsi="TH SarabunPSK" w:cs="TH SarabunPSK"/>
        </w:rPr>
        <w:t xml:space="preserve">CTE 46602 </w:t>
      </w:r>
      <w:r w:rsidR="007E02F8" w:rsidRPr="00B60D70">
        <w:rPr>
          <w:rFonts w:ascii="TH SarabunPSK" w:hAnsi="TH SarabunPSK" w:cs="TH SarabunPSK"/>
          <w:cs/>
        </w:rPr>
        <w:t xml:space="preserve">รวม </w:t>
      </w:r>
      <w:r w:rsidR="007E02F8" w:rsidRPr="00B60D70">
        <w:rPr>
          <w:rFonts w:ascii="TH SarabunPSK" w:hAnsi="TH SarabunPSK" w:cs="TH SarabunPSK"/>
        </w:rPr>
        <w:t xml:space="preserve">12 </w:t>
      </w:r>
      <w:r w:rsidR="007E02F8" w:rsidRPr="00B60D70">
        <w:rPr>
          <w:rFonts w:ascii="TH SarabunPSK" w:hAnsi="TH SarabunPSK" w:cs="TH SarabunPSK"/>
          <w:cs/>
        </w:rPr>
        <w:t>หน่วยกิต</w:t>
      </w:r>
      <w:r w:rsidR="00AD2367" w:rsidRPr="00B60D70">
        <w:rPr>
          <w:rFonts w:ascii="TH SarabunPSK" w:hAnsi="TH SarabunPSK" w:cs="TH SarabunPSK" w:hint="cs"/>
          <w:cs/>
        </w:rPr>
        <w:t>)</w:t>
      </w:r>
      <w:r w:rsidRPr="00B60D70">
        <w:rPr>
          <w:rFonts w:ascii="TH SarabunPSK" w:hAnsi="TH SarabunPSK" w:cs="TH SarabunPSK" w:hint="cs"/>
          <w:cs/>
        </w:rPr>
        <w:t xml:space="preserve"> ทั้งนี้หลักสูตรได้กำหนด</w:t>
      </w:r>
      <w:r w:rsidR="00463B92" w:rsidRPr="00B60D70">
        <w:rPr>
          <w:rFonts w:ascii="TH SarabunPSK" w:hAnsi="TH SarabunPSK" w:cs="TH SarabunPSK" w:hint="cs"/>
          <w:cs/>
        </w:rPr>
        <w:t>ให้</w:t>
      </w:r>
      <w:r w:rsidRPr="00B60D70">
        <w:rPr>
          <w:rFonts w:ascii="TH SarabunPSK" w:hAnsi="TH SarabunPSK" w:cs="TH SarabunPSK" w:hint="cs"/>
          <w:cs/>
        </w:rPr>
        <w:t xml:space="preserve">ระดับ </w:t>
      </w:r>
      <w:r w:rsidRPr="00B60D70">
        <w:rPr>
          <w:rFonts w:ascii="TH SarabunPSK" w:hAnsi="TH SarabunPSK" w:cs="TH SarabunPSK" w:hint="cs"/>
        </w:rPr>
        <w:t xml:space="preserve">3 </w:t>
      </w:r>
      <w:r w:rsidR="00C40DC6" w:rsidRPr="00B60D70">
        <w:rPr>
          <w:rFonts w:ascii="TH SarabunPSK" w:hAnsi="TH SarabunPSK" w:cs="TH SarabunPSK"/>
          <w:cs/>
        </w:rPr>
        <w:t>พัฒนา (</w:t>
      </w:r>
      <w:r w:rsidR="00C40DC6" w:rsidRPr="00B60D70">
        <w:rPr>
          <w:rFonts w:ascii="TH SarabunPSK" w:hAnsi="TH SarabunPSK" w:cs="TH SarabunPSK"/>
        </w:rPr>
        <w:t>Developing)</w:t>
      </w:r>
      <w:r w:rsidR="00C40DC6" w:rsidRPr="00B60D70">
        <w:rPr>
          <w:rFonts w:ascii="TH SarabunPSK" w:hAnsi="TH SarabunPSK" w:cs="TH SarabunPSK" w:hint="cs"/>
          <w:cs/>
        </w:rPr>
        <w:t xml:space="preserve"> </w:t>
      </w:r>
      <w:r w:rsidRPr="00B60D70">
        <w:rPr>
          <w:rFonts w:ascii="TH SarabunPSK" w:hAnsi="TH SarabunPSK" w:cs="TH SarabunPSK" w:hint="cs"/>
          <w:cs/>
        </w:rPr>
        <w:t>ขึ้นไป</w:t>
      </w:r>
      <w:r w:rsidR="00C40DC6" w:rsidRPr="00B60D70">
        <w:rPr>
          <w:rFonts w:ascii="TH SarabunPSK" w:hAnsi="TH SarabunPSK" w:cs="TH SarabunPSK" w:hint="cs"/>
          <w:cs/>
        </w:rPr>
        <w:t>ถึงจะผ่านการเรี</w:t>
      </w:r>
      <w:r w:rsidR="00E43888" w:rsidRPr="00B60D70">
        <w:rPr>
          <w:rFonts w:ascii="TH SarabunPSK" w:hAnsi="TH SarabunPSK" w:cs="TH SarabunPSK" w:hint="cs"/>
          <w:cs/>
        </w:rPr>
        <w:t>ยนรู้ใน</w:t>
      </w:r>
      <w:r w:rsidR="006307F3" w:rsidRPr="00B60D70">
        <w:rPr>
          <w:rFonts w:ascii="TH SarabunPSK" w:hAnsi="TH SarabunPSK" w:cs="TH SarabunPSK" w:hint="cs"/>
          <w:cs/>
        </w:rPr>
        <w:t>โมดูล</w:t>
      </w:r>
      <w:r w:rsidR="00E43888" w:rsidRPr="00B60D70">
        <w:rPr>
          <w:rFonts w:ascii="TH SarabunPSK" w:hAnsi="TH SarabunPSK" w:cs="TH SarabunPSK" w:hint="cs"/>
          <w:cs/>
        </w:rPr>
        <w:t>นั้น ๆ</w:t>
      </w:r>
      <w:r w:rsidR="007E02F8" w:rsidRPr="00B60D70">
        <w:rPr>
          <w:rFonts w:ascii="TH SarabunPSK" w:hAnsi="TH SarabunPSK" w:cs="TH SarabunPSK" w:hint="cs"/>
          <w:cs/>
        </w:rPr>
        <w:t xml:space="preserve"> </w:t>
      </w:r>
      <w:r w:rsidR="00661936" w:rsidRPr="00B60D70">
        <w:rPr>
          <w:rFonts w:ascii="TH SarabunPSK" w:hAnsi="TH SarabunPSK" w:cs="TH SarabunPSK" w:hint="cs"/>
          <w:cs/>
        </w:rPr>
        <w:t>ผลการประเมินระดับความสามารถที่ได้ในระดับ</w:t>
      </w:r>
      <w:r w:rsidR="006307F3" w:rsidRPr="00B60D70">
        <w:rPr>
          <w:rFonts w:ascii="TH SarabunPSK" w:hAnsi="TH SarabunPSK" w:cs="TH SarabunPSK" w:hint="cs"/>
          <w:cs/>
        </w:rPr>
        <w:t>โมดูล</w:t>
      </w:r>
      <w:r w:rsidR="00661936" w:rsidRPr="00B60D70">
        <w:rPr>
          <w:rFonts w:ascii="TH SarabunPSK" w:hAnsi="TH SarabunPSK" w:cs="TH SarabunPSK" w:hint="cs"/>
          <w:cs/>
        </w:rPr>
        <w:t xml:space="preserve"> </w:t>
      </w:r>
      <w:r w:rsidR="00BB6DCF" w:rsidRPr="00B60D70">
        <w:rPr>
          <w:rFonts w:ascii="TH SarabunPSK" w:hAnsi="TH SarabunPSK" w:cs="TH SarabunPSK" w:hint="cs"/>
          <w:cs/>
        </w:rPr>
        <w:t>หลักสูตรได้ออกแบบให้มีความเชื่อมโยงกับ</w:t>
      </w:r>
      <w:r w:rsidR="00F50B13" w:rsidRPr="00B60D70">
        <w:rPr>
          <w:rFonts w:ascii="TH SarabunPSK" w:hAnsi="TH SarabunPSK" w:cs="TH SarabunPSK" w:hint="cs"/>
          <w:cs/>
        </w:rPr>
        <w:t xml:space="preserve"> </w:t>
      </w:r>
      <w:r w:rsidR="00F50B13" w:rsidRPr="00B60D70">
        <w:rPr>
          <w:rFonts w:ascii="TH SarabunPSK" w:hAnsi="TH SarabunPSK" w:cs="TH SarabunPSK"/>
        </w:rPr>
        <w:t xml:space="preserve">Curriculum Mapping </w:t>
      </w:r>
      <w:r w:rsidR="00F50B13" w:rsidRPr="00B60D70">
        <w:rPr>
          <w:rFonts w:ascii="TH SarabunPSK" w:hAnsi="TH SarabunPSK" w:cs="TH SarabunPSK" w:hint="cs"/>
          <w:cs/>
        </w:rPr>
        <w:t>ทำให้สามารถ</w:t>
      </w:r>
      <w:r w:rsidR="005D497C" w:rsidRPr="00B60D70">
        <w:rPr>
          <w:rFonts w:ascii="TH SarabunPSK" w:hAnsi="TH SarabunPSK" w:cs="TH SarabunPSK" w:hint="cs"/>
          <w:cs/>
        </w:rPr>
        <w:t>ระบุผลลัพธ์การเรียนรู้ในระดับหลักสูตร (</w:t>
      </w:r>
      <w:r w:rsidR="005D497C" w:rsidRPr="00B60D70">
        <w:rPr>
          <w:rFonts w:ascii="TH SarabunPSK" w:hAnsi="TH SarabunPSK" w:cs="TH SarabunPSK"/>
        </w:rPr>
        <w:t>PLOs</w:t>
      </w:r>
      <w:r w:rsidR="005D497C" w:rsidRPr="00B60D70">
        <w:rPr>
          <w:rFonts w:ascii="TH SarabunPSK" w:hAnsi="TH SarabunPSK" w:cs="TH SarabunPSK" w:hint="cs"/>
          <w:cs/>
        </w:rPr>
        <w:t>)</w:t>
      </w:r>
      <w:r w:rsidR="00E45185" w:rsidRPr="00B60D70">
        <w:rPr>
          <w:rFonts w:ascii="TH SarabunPSK" w:hAnsi="TH SarabunPSK" w:cs="TH SarabunPSK" w:hint="cs"/>
          <w:cs/>
        </w:rPr>
        <w:t xml:space="preserve"> ได้</w:t>
      </w:r>
      <w:r w:rsidR="007F18B7" w:rsidRPr="00B60D70">
        <w:rPr>
          <w:rFonts w:ascii="TH SarabunPSK" w:hAnsi="TH SarabunPSK" w:cs="TH SarabunPSK" w:hint="cs"/>
          <w:cs/>
        </w:rPr>
        <w:t xml:space="preserve"> และนำไป</w:t>
      </w:r>
      <w:r w:rsidR="006B7742" w:rsidRPr="00B60D70">
        <w:rPr>
          <w:rFonts w:ascii="TH SarabunPSK" w:hAnsi="TH SarabunPSK" w:cs="TH SarabunPSK" w:hint="cs"/>
          <w:cs/>
        </w:rPr>
        <w:t>ตรวจสอบและติดตามผลลัพธ์การเรียนรู้(</w:t>
      </w:r>
      <w:r w:rsidR="006B7742" w:rsidRPr="00B60D70">
        <w:rPr>
          <w:rFonts w:ascii="TH SarabunPSK" w:hAnsi="TH SarabunPSK" w:cs="TH SarabunPSK"/>
        </w:rPr>
        <w:t>Verify Learning Outcome</w:t>
      </w:r>
      <w:r w:rsidR="006B7742" w:rsidRPr="00B60D70">
        <w:rPr>
          <w:rFonts w:ascii="TH SarabunPSK" w:hAnsi="TH SarabunPSK" w:cs="TH SarabunPSK" w:hint="cs"/>
          <w:cs/>
        </w:rPr>
        <w:t>) ของผู้เรีย</w:t>
      </w:r>
      <w:r w:rsidR="0068332F" w:rsidRPr="00B60D70">
        <w:rPr>
          <w:rFonts w:ascii="TH SarabunPSK" w:hAnsi="TH SarabunPSK" w:cs="TH SarabunPSK" w:hint="cs"/>
          <w:cs/>
        </w:rPr>
        <w:t>นทั้งในระดับ</w:t>
      </w:r>
      <w:r w:rsidR="0068332F" w:rsidRPr="00B60D70">
        <w:rPr>
          <w:rFonts w:ascii="TH SarabunPSK" w:hAnsi="TH SarabunPSK" w:cs="TH SarabunPSK"/>
        </w:rPr>
        <w:t xml:space="preserve"> CLO,</w:t>
      </w:r>
      <w:r w:rsidR="0068332F" w:rsidRPr="00B60D70">
        <w:rPr>
          <w:rFonts w:ascii="TH SarabunPSK" w:hAnsi="TH SarabunPSK" w:cs="TH SarabunPSK" w:hint="cs"/>
          <w:cs/>
        </w:rPr>
        <w:t xml:space="preserve"> </w:t>
      </w:r>
      <w:r w:rsidR="0068332F" w:rsidRPr="00B60D70">
        <w:rPr>
          <w:rFonts w:ascii="TH SarabunPSK" w:hAnsi="TH SarabunPSK" w:cs="TH SarabunPSK"/>
        </w:rPr>
        <w:t xml:space="preserve">SLO </w:t>
      </w:r>
      <w:r w:rsidR="0068332F" w:rsidRPr="00B60D70">
        <w:rPr>
          <w:rFonts w:ascii="TH SarabunPSK" w:hAnsi="TH SarabunPSK" w:cs="TH SarabunPSK" w:hint="cs"/>
          <w:cs/>
        </w:rPr>
        <w:t xml:space="preserve">และ </w:t>
      </w:r>
      <w:r w:rsidR="0068332F" w:rsidRPr="00B60D70">
        <w:rPr>
          <w:rFonts w:ascii="TH SarabunPSK" w:hAnsi="TH SarabunPSK" w:cs="TH SarabunPSK"/>
        </w:rPr>
        <w:t xml:space="preserve">PLO </w:t>
      </w:r>
      <w:r w:rsidR="0068332F" w:rsidRPr="00B60D70">
        <w:rPr>
          <w:rFonts w:ascii="TH SarabunPSK" w:hAnsi="TH SarabunPSK" w:cs="TH SarabunPSK" w:hint="cs"/>
          <w:cs/>
        </w:rPr>
        <w:t>ต่อไป</w:t>
      </w:r>
    </w:p>
    <w:p w14:paraId="279F9314" w14:textId="77777777" w:rsidR="00CD6A5F" w:rsidRPr="00B60D70" w:rsidRDefault="00CD6A5F" w:rsidP="00E55220">
      <w:pPr>
        <w:rPr>
          <w:rFonts w:ascii="TH SarabunPSK" w:hAnsi="TH SarabunPSK" w:cs="TH SarabunPSK"/>
          <w:szCs w:val="40"/>
        </w:rPr>
      </w:pPr>
    </w:p>
    <w:p w14:paraId="356688D4" w14:textId="6ED802AA" w:rsidR="009E6917" w:rsidRPr="00B60D70" w:rsidRDefault="00D756E0" w:rsidP="0026179D">
      <w:pPr>
        <w:pStyle w:val="5"/>
        <w:ind w:left="284" w:hanging="284"/>
        <w:rPr>
          <w:rFonts w:ascii="TH SarabunPSK" w:hAnsi="TH SarabunPSK" w:cs="TH SarabunPSK"/>
        </w:rPr>
      </w:pPr>
      <w:r w:rsidRPr="00B60D70">
        <w:rPr>
          <w:rFonts w:ascii="TH SarabunPSK" w:hAnsi="TH SarabunPSK" w:cs="TH SarabunPSK" w:hint="cs"/>
          <w:cs/>
        </w:rPr>
        <w:t>ความสอดคล้องของผลลัพธ์การเรียนรู้ แนวทางการจัดการเรียนรู้ และแนวทางการวัดและประเมินผลการเรียนรู้ เพื่อพัฒนาผู้เรียนให้บรรลุตามผลลัพธ์ที่หลักสูตรกำหนด (</w:t>
      </w:r>
      <w:r w:rsidRPr="00B60D70">
        <w:rPr>
          <w:rFonts w:ascii="TH SarabunPSK" w:hAnsi="TH SarabunPSK" w:cs="TH SarabunPSK" w:hint="cs"/>
        </w:rPr>
        <w:t>Constructive Alignment</w:t>
      </w:r>
      <w:r w:rsidRPr="00B60D70">
        <w:rPr>
          <w:rFonts w:ascii="TH SarabunPSK" w:hAnsi="TH SarabunPSK" w:cs="TH SarabunPSK" w:hint="cs"/>
          <w:cs/>
        </w:rPr>
        <w:t>)</w:t>
      </w:r>
      <w:r w:rsidRPr="00B60D70">
        <w:rPr>
          <w:rFonts w:ascii="TH SarabunPSK" w:hAnsi="TH SarabunPSK" w:cs="TH SarabunPSK" w:hint="cs"/>
        </w:rPr>
        <w:t xml:space="preserve"> </w:t>
      </w:r>
      <w:r w:rsidRPr="00B60D70">
        <w:rPr>
          <w:rFonts w:ascii="TH SarabunPSK" w:hAnsi="TH SarabunPSK" w:cs="TH SarabunPSK" w:hint="cs"/>
          <w:cs/>
        </w:rPr>
        <w:t>สามารถสรุปได้ดังนี้</w:t>
      </w:r>
    </w:p>
    <w:p w14:paraId="24C5BAC4" w14:textId="77777777" w:rsidR="00C81EEB" w:rsidRPr="00B60D70" w:rsidRDefault="00C81EEB" w:rsidP="00C81EEB">
      <w:pPr>
        <w:rPr>
          <w:rFonts w:ascii="TH SarabunPSK" w:hAnsi="TH SarabunPSK" w:cs="TH SarabunPSK"/>
        </w:rPr>
      </w:pPr>
    </w:p>
    <w:p w14:paraId="5BD12929" w14:textId="77777777" w:rsidR="00735F2E" w:rsidRPr="00B60D70" w:rsidRDefault="00735F2E" w:rsidP="00C81EEB">
      <w:pPr>
        <w:rPr>
          <w:rFonts w:ascii="TH SarabunPSK" w:hAnsi="TH SarabunPSK" w:cs="TH SarabunPSK"/>
        </w:rPr>
      </w:pPr>
    </w:p>
    <w:p w14:paraId="1CED039C" w14:textId="5BB56348" w:rsidR="00473DA3" w:rsidRPr="00B60D70" w:rsidRDefault="00473DA3" w:rsidP="00C81EEB">
      <w:pPr>
        <w:rPr>
          <w:rFonts w:ascii="TH SarabunPSK" w:hAnsi="TH SarabunPSK" w:cs="TH SarabunPSK"/>
          <w:cs/>
        </w:rPr>
        <w:sectPr w:rsidR="00473DA3" w:rsidRPr="00B60D70" w:rsidSect="00CD259C">
          <w:pgSz w:w="11906" w:h="16838"/>
          <w:pgMar w:top="1440" w:right="1440" w:bottom="1440" w:left="1440" w:header="706" w:footer="706" w:gutter="0"/>
          <w:cols w:space="708"/>
          <w:docGrid w:linePitch="360"/>
        </w:sectPr>
      </w:pPr>
    </w:p>
    <w:tbl>
      <w:tblPr>
        <w:tblStyle w:val="af6"/>
        <w:tblW w:w="0" w:type="auto"/>
        <w:tblLook w:val="04A0" w:firstRow="1" w:lastRow="0" w:firstColumn="1" w:lastColumn="0" w:noHBand="0" w:noVBand="1"/>
      </w:tblPr>
      <w:tblGrid>
        <w:gridCol w:w="1413"/>
        <w:gridCol w:w="2074"/>
        <w:gridCol w:w="3487"/>
        <w:gridCol w:w="3487"/>
        <w:gridCol w:w="3487"/>
      </w:tblGrid>
      <w:tr w:rsidR="00B60D70" w:rsidRPr="00B60D70" w14:paraId="2FE8407D" w14:textId="77777777" w:rsidTr="0094634C">
        <w:tc>
          <w:tcPr>
            <w:tcW w:w="1413" w:type="dxa"/>
            <w:tcBorders>
              <w:top w:val="single" w:sz="2" w:space="0" w:color="auto"/>
              <w:left w:val="single" w:sz="2" w:space="0" w:color="auto"/>
              <w:bottom w:val="single" w:sz="2" w:space="0" w:color="auto"/>
              <w:right w:val="single" w:sz="2" w:space="0" w:color="auto"/>
            </w:tcBorders>
            <w:shd w:val="clear" w:color="auto" w:fill="D0CECE" w:themeFill="background2" w:themeFillShade="E6"/>
          </w:tcPr>
          <w:p w14:paraId="479E374F" w14:textId="0D9D95ED" w:rsidR="003349A4" w:rsidRPr="00B60D70" w:rsidRDefault="003349A4" w:rsidP="00D420AC">
            <w:pPr>
              <w:jc w:val="left"/>
              <w:rPr>
                <w:rFonts w:ascii="TH SarabunPSK" w:hAnsi="TH SarabunPSK" w:cs="TH SarabunPSK"/>
                <w:sz w:val="28"/>
                <w:szCs w:val="28"/>
              </w:rPr>
            </w:pPr>
            <w:r w:rsidRPr="00B60D70">
              <w:rPr>
                <w:rFonts w:ascii="TH SarabunPSK" w:eastAsia="Times New Roman" w:hAnsi="TH SarabunPSK" w:cs="TH SarabunPSK" w:hint="cs"/>
                <w:b/>
                <w:bCs/>
                <w:sz w:val="28"/>
                <w:szCs w:val="28"/>
              </w:rPr>
              <w:lastRenderedPageBreak/>
              <w:t>PLO1:</w:t>
            </w:r>
          </w:p>
        </w:tc>
        <w:tc>
          <w:tcPr>
            <w:tcW w:w="12535" w:type="dxa"/>
            <w:gridSpan w:val="4"/>
            <w:tcBorders>
              <w:top w:val="single" w:sz="2" w:space="0" w:color="auto"/>
              <w:left w:val="single" w:sz="2" w:space="0" w:color="auto"/>
              <w:bottom w:val="single" w:sz="2" w:space="0" w:color="auto"/>
              <w:right w:val="single" w:sz="2" w:space="0" w:color="auto"/>
            </w:tcBorders>
          </w:tcPr>
          <w:p w14:paraId="1BBCAA91" w14:textId="539105FD" w:rsidR="003349A4" w:rsidRPr="00B60D70" w:rsidRDefault="004E7E96" w:rsidP="001945BB">
            <w:pPr>
              <w:rPr>
                <w:rFonts w:ascii="TH SarabunPSK" w:eastAsia="Times New Roman" w:hAnsi="TH SarabunPSK" w:cs="TH SarabunPSK"/>
                <w:b/>
                <w:bCs/>
                <w:sz w:val="28"/>
                <w:szCs w:val="28"/>
              </w:rPr>
            </w:pPr>
            <w:r w:rsidRPr="00B60D70">
              <w:rPr>
                <w:rFonts w:ascii="TH SarabunPSK" w:eastAsia="Times New Roman" w:hAnsi="TH SarabunPSK" w:cs="TH SarabunPSK"/>
                <w:b/>
                <w:bCs/>
                <w:sz w:val="28"/>
                <w:szCs w:val="28"/>
                <w:cs/>
              </w:rPr>
              <w:t>ออกแบบและควบคุมงานโครงสร้างอาคาร งานถนน งานชลศาสตร์ และการบริหารงานก่อสร้าง ตามกรอบมาตรฐานทางวิชาชีพวิศวกรรมโยธา</w:t>
            </w:r>
            <w:r w:rsidRPr="00B60D70">
              <w:rPr>
                <w:rFonts w:ascii="TH SarabunPSK" w:eastAsia="Times New Roman" w:hAnsi="TH SarabunPSK" w:cs="TH SarabunPSK"/>
                <w:b/>
                <w:bCs/>
                <w:sz w:val="28"/>
                <w:szCs w:val="28"/>
              </w:rPr>
              <w:t xml:space="preserve"> </w:t>
            </w:r>
            <w:r w:rsidR="0094634C" w:rsidRPr="00B60D70">
              <w:rPr>
                <w:rFonts w:ascii="TH SarabunPSK" w:eastAsia="Times New Roman" w:hAnsi="TH SarabunPSK" w:cs="TH SarabunPSK" w:hint="cs"/>
                <w:b/>
                <w:bCs/>
                <w:sz w:val="28"/>
                <w:szCs w:val="28"/>
                <w:cs/>
              </w:rPr>
              <w:t>(</w:t>
            </w:r>
            <w:r w:rsidR="0094634C" w:rsidRPr="00B60D70">
              <w:rPr>
                <w:rFonts w:ascii="TH SarabunPSK" w:eastAsia="Times New Roman" w:hAnsi="TH SarabunPSK" w:cs="TH SarabunPSK" w:hint="cs"/>
                <w:b/>
                <w:bCs/>
                <w:sz w:val="28"/>
                <w:szCs w:val="28"/>
              </w:rPr>
              <w:t>P-K</w:t>
            </w:r>
            <w:r w:rsidR="00D52791" w:rsidRPr="00B60D70">
              <w:rPr>
                <w:rFonts w:ascii="TH SarabunPSK" w:eastAsia="Times New Roman" w:hAnsi="TH SarabunPSK" w:cs="TH SarabunPSK" w:hint="cs"/>
                <w:b/>
                <w:bCs/>
                <w:sz w:val="28"/>
                <w:szCs w:val="28"/>
              </w:rPr>
              <w:t>4</w:t>
            </w:r>
            <w:r w:rsidR="0094634C" w:rsidRPr="00B60D70">
              <w:rPr>
                <w:rFonts w:ascii="TH SarabunPSK" w:eastAsia="Times New Roman" w:hAnsi="TH SarabunPSK" w:cs="TH SarabunPSK" w:hint="cs"/>
                <w:b/>
                <w:bCs/>
                <w:sz w:val="28"/>
                <w:szCs w:val="28"/>
              </w:rPr>
              <w:t>)</w:t>
            </w:r>
          </w:p>
        </w:tc>
      </w:tr>
      <w:tr w:rsidR="00B60D70" w:rsidRPr="00B60D70" w14:paraId="046433DE" w14:textId="77777777" w:rsidTr="00D420AC">
        <w:tc>
          <w:tcPr>
            <w:tcW w:w="13948" w:type="dxa"/>
            <w:gridSpan w:val="5"/>
          </w:tcPr>
          <w:p w14:paraId="405AE000" w14:textId="77777777" w:rsidR="0094634C" w:rsidRPr="00B60D70" w:rsidRDefault="0094634C" w:rsidP="0094634C">
            <w:pPr>
              <w:rPr>
                <w:rFonts w:ascii="TH SarabunPSK" w:hAnsi="TH SarabunPSK" w:cs="TH SarabunPSK"/>
                <w:b/>
                <w:bCs/>
                <w:sz w:val="28"/>
                <w:szCs w:val="28"/>
              </w:rPr>
            </w:pPr>
            <w:r w:rsidRPr="00B60D70">
              <w:rPr>
                <w:rFonts w:ascii="TH SarabunPSK" w:hAnsi="TH SarabunPSK" w:cs="TH SarabunPSK" w:hint="cs"/>
                <w:b/>
                <w:bCs/>
                <w:sz w:val="28"/>
                <w:szCs w:val="28"/>
                <w:cs/>
              </w:rPr>
              <w:t xml:space="preserve">กรอบแนวคิดในภาพรวม </w:t>
            </w:r>
            <w:r w:rsidRPr="00B60D70">
              <w:rPr>
                <w:rFonts w:ascii="TH SarabunPSK" w:hAnsi="TH SarabunPSK" w:cs="TH SarabunPSK" w:hint="cs"/>
                <w:b/>
                <w:bCs/>
                <w:sz w:val="28"/>
                <w:szCs w:val="28"/>
              </w:rPr>
              <w:t xml:space="preserve">: </w:t>
            </w:r>
          </w:p>
          <w:p w14:paraId="2D1E7466" w14:textId="79504992" w:rsidR="00C81EEB" w:rsidRPr="00B60D70" w:rsidRDefault="0094634C" w:rsidP="0094634C">
            <w:pPr>
              <w:rPr>
                <w:rFonts w:ascii="TH SarabunPSK" w:hAnsi="TH SarabunPSK" w:cs="TH SarabunPSK"/>
                <w:sz w:val="28"/>
                <w:szCs w:val="28"/>
              </w:rPr>
            </w:pPr>
            <w:r w:rsidRPr="00B60D70">
              <w:rPr>
                <w:rFonts w:ascii="TH SarabunPSK" w:hAnsi="TH SarabunPSK" w:cs="TH SarabunPSK" w:hint="cs"/>
                <w:sz w:val="28"/>
                <w:szCs w:val="28"/>
                <w:cs/>
              </w:rPr>
              <w:t>เน้นจัดการเรียนการสอนเชิงรับ</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w:t>
            </w:r>
            <w:r w:rsidRPr="00B60D70">
              <w:rPr>
                <w:rFonts w:ascii="TH SarabunPSK" w:hAnsi="TH SarabunPSK" w:cs="TH SarabunPSK" w:hint="cs"/>
                <w:sz w:val="28"/>
                <w:szCs w:val="28"/>
              </w:rPr>
              <w:t>Passive Learning</w:t>
            </w: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ให้ความรู้โดยครูและผู้เชี่ยวชาญเฉพาะทาง โดยใช้สื่อการสอนที่ช่วยในการอธิบายความรู้ เช่น แผนภาพ ภาพประกอบ และวิดีโอ ให้ผู้เรียนฝึกปฏิบัติ ทดลอง</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เป็นต้น และฝึกฝนผ่านการให้ตัวอย่าง/แบบฝึกหัด และกรณีศึกษาที่สามารถเชื่อมโยงกับประสบการณ์จริงของนักเรียน สร้างโครงการหรือกิจกรรมที่นักเรียนสามารถทดลองและปฏิบัติจริง ให้ข้อเสนอแนะโดยครู จัดกิจกรรมเสริมสร้างประสบการณ์ในการทำงานจริง ผ่านการศึกษาดูงานและฝึกงานในสถานประกอบการ</w:t>
            </w:r>
          </w:p>
        </w:tc>
      </w:tr>
      <w:tr w:rsidR="00B60D70" w:rsidRPr="00B60D70" w14:paraId="288CF292" w14:textId="77777777" w:rsidTr="00D420AC">
        <w:tc>
          <w:tcPr>
            <w:tcW w:w="6974" w:type="dxa"/>
            <w:gridSpan w:val="3"/>
            <w:shd w:val="clear" w:color="auto" w:fill="F7CAAC" w:themeFill="accent2" w:themeFillTint="66"/>
          </w:tcPr>
          <w:p w14:paraId="132671B7" w14:textId="77777777" w:rsidR="00C81EEB" w:rsidRPr="00B60D70" w:rsidRDefault="00C81EEB" w:rsidP="00D420AC">
            <w:pPr>
              <w:jc w:val="center"/>
              <w:rPr>
                <w:rFonts w:ascii="TH SarabunPSK" w:hAnsi="TH SarabunPSK" w:cs="TH SarabunPSK"/>
              </w:rPr>
            </w:pPr>
            <w:r w:rsidRPr="00B60D70">
              <w:rPr>
                <w:rFonts w:ascii="TH SarabunPSK" w:eastAsia="Times New Roman" w:hAnsi="TH SarabunPSK" w:cs="TH SarabunPSK" w:hint="cs"/>
                <w:b/>
                <w:bCs/>
                <w:sz w:val="28"/>
                <w:szCs w:val="28"/>
                <w:cs/>
              </w:rPr>
              <w:t>แนวคิดการประเมินและหลักฐานการเรียนรู้</w:t>
            </w:r>
          </w:p>
        </w:tc>
        <w:tc>
          <w:tcPr>
            <w:tcW w:w="6974" w:type="dxa"/>
            <w:gridSpan w:val="2"/>
            <w:shd w:val="clear" w:color="auto" w:fill="F7CAAC" w:themeFill="accent2" w:themeFillTint="66"/>
          </w:tcPr>
          <w:p w14:paraId="44E53772" w14:textId="77777777" w:rsidR="00C81EEB" w:rsidRPr="00B60D70" w:rsidRDefault="00C81EEB" w:rsidP="00D420AC">
            <w:pPr>
              <w:jc w:val="center"/>
              <w:rPr>
                <w:rFonts w:ascii="TH SarabunPSK" w:hAnsi="TH SarabunPSK" w:cs="TH SarabunPSK"/>
              </w:rPr>
            </w:pPr>
            <w:r w:rsidRPr="00B60D70">
              <w:rPr>
                <w:rFonts w:ascii="TH SarabunPSK" w:eastAsia="Times New Roman" w:hAnsi="TH SarabunPSK" w:cs="TH SarabunPSK" w:hint="cs"/>
                <w:b/>
                <w:bCs/>
                <w:sz w:val="28"/>
                <w:szCs w:val="28"/>
                <w:cs/>
              </w:rPr>
              <w:t>แนวคิดในการออกแบบการจัดการเรียนรู้</w:t>
            </w:r>
          </w:p>
        </w:tc>
      </w:tr>
      <w:tr w:rsidR="00B60D70" w:rsidRPr="00B60D70" w14:paraId="015D91CD" w14:textId="77777777" w:rsidTr="00D420AC">
        <w:tc>
          <w:tcPr>
            <w:tcW w:w="3487" w:type="dxa"/>
            <w:gridSpan w:val="2"/>
            <w:shd w:val="clear" w:color="auto" w:fill="FBE4D5" w:themeFill="accent2" w:themeFillTint="33"/>
          </w:tcPr>
          <w:p w14:paraId="4242A2EE" w14:textId="3B2F11A4" w:rsidR="00850C6E" w:rsidRPr="00B60D70" w:rsidRDefault="00850C6E" w:rsidP="00850C6E">
            <w:pPr>
              <w:jc w:val="center"/>
              <w:rPr>
                <w:rFonts w:ascii="TH SarabunPSK" w:hAnsi="TH SarabunPSK" w:cs="TH SarabunPSK"/>
                <w:sz w:val="28"/>
                <w:szCs w:val="28"/>
              </w:rPr>
            </w:pPr>
            <w:r w:rsidRPr="00B60D70">
              <w:rPr>
                <w:rFonts w:ascii="TH SarabunPSK" w:eastAsia="Times New Roman" w:hAnsi="TH SarabunPSK" w:cs="TH SarabunPSK" w:hint="cs"/>
                <w:b/>
                <w:bCs/>
                <w:sz w:val="28"/>
                <w:szCs w:val="28"/>
                <w:cs/>
              </w:rPr>
              <w:t>วิธีประเมิน</w:t>
            </w:r>
            <w:r w:rsidRPr="00B60D70">
              <w:rPr>
                <w:rFonts w:ascii="TH SarabunPSK" w:eastAsia="Times New Roman" w:hAnsi="TH SarabunPSK" w:cs="TH SarabunPSK" w:hint="cs"/>
                <w:b/>
                <w:bCs/>
                <w:sz w:val="28"/>
                <w:szCs w:val="28"/>
                <w:lang w:bidi="ar-SA"/>
              </w:rPr>
              <w:t xml:space="preserve"> (</w:t>
            </w:r>
            <w:r w:rsidRPr="00B60D70">
              <w:rPr>
                <w:rFonts w:ascii="TH SarabunPSK" w:eastAsia="Times New Roman" w:hAnsi="TH SarabunPSK" w:cs="TH SarabunPSK" w:hint="cs"/>
                <w:b/>
                <w:bCs/>
                <w:sz w:val="28"/>
                <w:szCs w:val="28"/>
                <w:cs/>
              </w:rPr>
              <w:t>ช่องทางการประเมิน)</w:t>
            </w:r>
          </w:p>
        </w:tc>
        <w:tc>
          <w:tcPr>
            <w:tcW w:w="3487" w:type="dxa"/>
            <w:shd w:val="clear" w:color="auto" w:fill="FBE4D5" w:themeFill="accent2" w:themeFillTint="33"/>
          </w:tcPr>
          <w:p w14:paraId="117160C7" w14:textId="17C48417" w:rsidR="00850C6E" w:rsidRPr="00B60D70" w:rsidRDefault="00850C6E" w:rsidP="00850C6E">
            <w:pPr>
              <w:jc w:val="center"/>
              <w:rPr>
                <w:rFonts w:ascii="TH SarabunPSK" w:hAnsi="TH SarabunPSK" w:cs="TH SarabunPSK"/>
                <w:sz w:val="28"/>
                <w:szCs w:val="28"/>
              </w:rPr>
            </w:pPr>
            <w:r w:rsidRPr="00B60D70">
              <w:rPr>
                <w:rFonts w:ascii="TH SarabunPSK" w:eastAsia="Times New Roman" w:hAnsi="TH SarabunPSK" w:cs="TH SarabunPSK" w:hint="cs"/>
                <w:b/>
                <w:bCs/>
                <w:sz w:val="28"/>
                <w:szCs w:val="28"/>
                <w:cs/>
              </w:rPr>
              <w:t>หลักฐานการเรียนรู้</w:t>
            </w:r>
          </w:p>
        </w:tc>
        <w:tc>
          <w:tcPr>
            <w:tcW w:w="3487" w:type="dxa"/>
            <w:shd w:val="clear" w:color="auto" w:fill="FBE4D5" w:themeFill="accent2" w:themeFillTint="33"/>
          </w:tcPr>
          <w:p w14:paraId="459A5D60" w14:textId="6B56DB3B" w:rsidR="00850C6E" w:rsidRPr="00B60D70" w:rsidRDefault="00850C6E" w:rsidP="00850C6E">
            <w:pPr>
              <w:jc w:val="center"/>
              <w:rPr>
                <w:rFonts w:ascii="TH SarabunPSK" w:hAnsi="TH SarabunPSK" w:cs="TH SarabunPSK"/>
                <w:sz w:val="28"/>
                <w:szCs w:val="28"/>
              </w:rPr>
            </w:pPr>
            <w:r w:rsidRPr="00B60D70">
              <w:rPr>
                <w:rFonts w:ascii="TH SarabunPSK" w:eastAsia="Times New Roman" w:hAnsi="TH SarabunPSK" w:cs="TH SarabunPSK" w:hint="cs"/>
                <w:b/>
                <w:bCs/>
                <w:sz w:val="28"/>
                <w:szCs w:val="28"/>
                <w:cs/>
              </w:rPr>
              <w:t>วิธีสอน</w:t>
            </w:r>
          </w:p>
        </w:tc>
        <w:tc>
          <w:tcPr>
            <w:tcW w:w="3487" w:type="dxa"/>
            <w:shd w:val="clear" w:color="auto" w:fill="FBE4D5" w:themeFill="accent2" w:themeFillTint="33"/>
          </w:tcPr>
          <w:p w14:paraId="4DFD16B9" w14:textId="7E255699" w:rsidR="00850C6E" w:rsidRPr="00B60D70" w:rsidRDefault="00850C6E" w:rsidP="00850C6E">
            <w:pPr>
              <w:jc w:val="center"/>
              <w:rPr>
                <w:rFonts w:ascii="TH SarabunPSK" w:hAnsi="TH SarabunPSK" w:cs="TH SarabunPSK"/>
                <w:sz w:val="28"/>
                <w:szCs w:val="28"/>
              </w:rPr>
            </w:pPr>
            <w:r w:rsidRPr="00B60D70">
              <w:rPr>
                <w:rFonts w:ascii="TH SarabunPSK" w:eastAsia="Times New Roman" w:hAnsi="TH SarabunPSK" w:cs="TH SarabunPSK" w:hint="cs"/>
                <w:b/>
                <w:bCs/>
                <w:sz w:val="28"/>
                <w:szCs w:val="28"/>
                <w:cs/>
              </w:rPr>
              <w:t>กิจกรรมการเรียนรู้</w:t>
            </w:r>
          </w:p>
        </w:tc>
      </w:tr>
      <w:tr w:rsidR="00850C6E" w:rsidRPr="00B60D70" w14:paraId="18C7750F" w14:textId="77777777" w:rsidTr="00D420AC">
        <w:tc>
          <w:tcPr>
            <w:tcW w:w="3487" w:type="dxa"/>
            <w:gridSpan w:val="2"/>
          </w:tcPr>
          <w:p w14:paraId="5A001182" w14:textId="029768FA" w:rsidR="002B254A" w:rsidRPr="00B60D70" w:rsidRDefault="00EF7999" w:rsidP="00DC3C6E">
            <w:pPr>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cs/>
              </w:rPr>
              <w:t>สอบวัดความรู้</w:t>
            </w:r>
            <w:r w:rsidR="00105F52" w:rsidRPr="00B60D70">
              <w:rPr>
                <w:rFonts w:ascii="TH SarabunPSK" w:eastAsia="Times New Roman" w:hAnsi="TH SarabunPSK" w:cs="TH SarabunPSK" w:hint="cs"/>
                <w:sz w:val="28"/>
                <w:szCs w:val="28"/>
                <w:cs/>
              </w:rPr>
              <w:t>ภาคทฤษฎี</w:t>
            </w:r>
            <w:r w:rsidR="00B03A12" w:rsidRPr="00B60D70">
              <w:rPr>
                <w:rFonts w:ascii="TH SarabunPSK" w:eastAsia="Times New Roman" w:hAnsi="TH SarabunPSK" w:cs="TH SarabunPSK" w:hint="cs"/>
                <w:sz w:val="28"/>
                <w:szCs w:val="28"/>
                <w:cs/>
              </w:rPr>
              <w:t xml:space="preserve"> และ</w:t>
            </w:r>
            <w:r w:rsidR="00450DDB" w:rsidRPr="00B60D70">
              <w:rPr>
                <w:rFonts w:ascii="TH SarabunPSK" w:eastAsia="Times New Roman" w:hAnsi="TH SarabunPSK" w:cs="TH SarabunPSK" w:hint="cs"/>
                <w:sz w:val="28"/>
                <w:szCs w:val="28"/>
                <w:cs/>
              </w:rPr>
              <w:t>การทดสอบย่อย</w:t>
            </w:r>
            <w:r w:rsidR="005B3F8F" w:rsidRPr="00B60D70">
              <w:rPr>
                <w:rFonts w:ascii="TH SarabunPSK" w:eastAsia="Times New Roman" w:hAnsi="TH SarabunPSK" w:cs="TH SarabunPSK" w:hint="cs"/>
                <w:sz w:val="28"/>
                <w:szCs w:val="28"/>
                <w:cs/>
              </w:rPr>
              <w:t>ในชั้นเรียน</w:t>
            </w:r>
          </w:p>
        </w:tc>
        <w:tc>
          <w:tcPr>
            <w:tcW w:w="3487" w:type="dxa"/>
          </w:tcPr>
          <w:p w14:paraId="41520243" w14:textId="0B5F4C77" w:rsidR="00850C6E" w:rsidRPr="00B60D70" w:rsidRDefault="00C53168" w:rsidP="00504592">
            <w:pPr>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cs/>
              </w:rPr>
              <w:t>ร่องรอยความรู้จาก</w:t>
            </w:r>
            <w:r w:rsidR="00850C6E" w:rsidRPr="00B60D70">
              <w:rPr>
                <w:rFonts w:ascii="TH SarabunPSK" w:eastAsia="Times New Roman" w:hAnsi="TH SarabunPSK" w:cs="TH SarabunPSK" w:hint="cs"/>
                <w:sz w:val="28"/>
                <w:szCs w:val="28"/>
                <w:cs/>
              </w:rPr>
              <w:t>การบ้าน</w:t>
            </w:r>
            <w:r w:rsidR="00504592" w:rsidRPr="00B60D70">
              <w:rPr>
                <w:rFonts w:ascii="TH SarabunPSK" w:eastAsia="Times New Roman" w:hAnsi="TH SarabunPSK" w:cs="TH SarabunPSK" w:hint="cs"/>
                <w:sz w:val="28"/>
                <w:szCs w:val="28"/>
                <w:cs/>
              </w:rPr>
              <w:t xml:space="preserve"> </w:t>
            </w:r>
            <w:r w:rsidR="00850C6E" w:rsidRPr="00B60D70">
              <w:rPr>
                <w:rFonts w:ascii="TH SarabunPSK" w:eastAsia="Times New Roman" w:hAnsi="TH SarabunPSK" w:cs="TH SarabunPSK" w:hint="cs"/>
                <w:sz w:val="28"/>
                <w:szCs w:val="28"/>
                <w:cs/>
              </w:rPr>
              <w:t>แบบฝึกหัด</w:t>
            </w:r>
            <w:r w:rsidR="00504592" w:rsidRPr="00B60D70">
              <w:rPr>
                <w:rFonts w:ascii="TH SarabunPSK" w:eastAsia="Times New Roman" w:hAnsi="TH SarabunPSK" w:cs="TH SarabunPSK" w:hint="cs"/>
                <w:sz w:val="28"/>
                <w:szCs w:val="28"/>
                <w:cs/>
              </w:rPr>
              <w:t xml:space="preserve"> </w:t>
            </w:r>
            <w:r w:rsidR="00850C6E" w:rsidRPr="00B60D70">
              <w:rPr>
                <w:rFonts w:ascii="TH SarabunPSK" w:eastAsia="Times New Roman" w:hAnsi="TH SarabunPSK" w:cs="TH SarabunPSK" w:hint="cs"/>
                <w:sz w:val="28"/>
                <w:szCs w:val="28"/>
                <w:cs/>
              </w:rPr>
              <w:t>งานมอบหมายในชั้นเรียน</w:t>
            </w:r>
            <w:r w:rsidR="00504592" w:rsidRPr="00B60D70">
              <w:rPr>
                <w:rFonts w:ascii="TH SarabunPSK" w:eastAsia="Times New Roman" w:hAnsi="TH SarabunPSK" w:cs="TH SarabunPSK" w:hint="cs"/>
                <w:sz w:val="28"/>
                <w:szCs w:val="28"/>
                <w:cs/>
              </w:rPr>
              <w:t xml:space="preserve"> และ</w:t>
            </w:r>
            <w:r w:rsidR="00850C6E" w:rsidRPr="00B60D70">
              <w:rPr>
                <w:rFonts w:ascii="TH SarabunPSK" w:eastAsia="Times New Roman" w:hAnsi="TH SarabunPSK" w:cs="TH SarabunPSK" w:hint="cs"/>
                <w:sz w:val="28"/>
                <w:szCs w:val="28"/>
                <w:cs/>
              </w:rPr>
              <w:t>รายงานการ</w:t>
            </w:r>
            <w:r w:rsidR="00504592" w:rsidRPr="00B60D70">
              <w:rPr>
                <w:rFonts w:ascii="TH SarabunPSK" w:eastAsia="Times New Roman" w:hAnsi="TH SarabunPSK" w:cs="TH SarabunPSK" w:hint="cs"/>
                <w:sz w:val="28"/>
                <w:szCs w:val="28"/>
                <w:cs/>
              </w:rPr>
              <w:t>เรียนรู้</w:t>
            </w:r>
          </w:p>
        </w:tc>
        <w:tc>
          <w:tcPr>
            <w:tcW w:w="3487" w:type="dxa"/>
          </w:tcPr>
          <w:p w14:paraId="6DEED33A" w14:textId="4F786A5A" w:rsidR="00850C6E" w:rsidRPr="00B60D70" w:rsidRDefault="00850C6E" w:rsidP="005F6362">
            <w:pPr>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rPr>
              <w:t>บรรยาย</w:t>
            </w:r>
            <w:r w:rsidR="00D75475" w:rsidRPr="00B60D70">
              <w:rPr>
                <w:rFonts w:ascii="TH SarabunPSK" w:eastAsia="Times New Roman" w:hAnsi="TH SarabunPSK" w:cs="TH SarabunPSK" w:hint="cs"/>
                <w:sz w:val="28"/>
                <w:szCs w:val="28"/>
                <w:cs/>
              </w:rPr>
              <w:t>ให้ความรู้</w:t>
            </w:r>
            <w:r w:rsidRPr="00B60D70">
              <w:rPr>
                <w:rFonts w:ascii="TH SarabunPSK" w:eastAsia="Times New Roman" w:hAnsi="TH SarabunPSK" w:cs="TH SarabunPSK" w:hint="cs"/>
                <w:sz w:val="28"/>
                <w:szCs w:val="28"/>
                <w:cs/>
              </w:rPr>
              <w:t>โดยผู้สอน</w:t>
            </w:r>
            <w:r w:rsidR="00D75475" w:rsidRPr="00B60D70">
              <w:rPr>
                <w:rFonts w:ascii="TH SarabunPSK" w:eastAsia="Times New Roman" w:hAnsi="TH SarabunPSK" w:cs="TH SarabunPSK" w:hint="cs"/>
                <w:sz w:val="28"/>
                <w:szCs w:val="28"/>
                <w:cs/>
              </w:rPr>
              <w:t xml:space="preserve"> ให้ผู้เรียน</w:t>
            </w:r>
          </w:p>
          <w:p w14:paraId="5A975BB0" w14:textId="3663FF71" w:rsidR="00980DFD" w:rsidRPr="00B60D70" w:rsidRDefault="003509A9" w:rsidP="003509A9">
            <w:pPr>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rPr>
              <w:t xml:space="preserve">ทดลอง ลงมือปฏิบัติ </w:t>
            </w:r>
            <w:r w:rsidR="005F6362" w:rsidRPr="00B60D70">
              <w:rPr>
                <w:rFonts w:ascii="TH SarabunPSK" w:eastAsia="Times New Roman" w:hAnsi="TH SarabunPSK" w:cs="TH SarabunPSK" w:hint="cs"/>
                <w:sz w:val="28"/>
                <w:szCs w:val="28"/>
                <w:cs/>
              </w:rPr>
              <w:t>ทำแบบฝึกหัดการบ้าน หรือ งานที่ได้รับมอบหมาย</w:t>
            </w:r>
          </w:p>
          <w:p w14:paraId="6FB731F2" w14:textId="4AA9B089" w:rsidR="002B254A" w:rsidRPr="00B60D70" w:rsidRDefault="002B254A" w:rsidP="00980DFD">
            <w:pPr>
              <w:ind w:left="33"/>
              <w:rPr>
                <w:rFonts w:ascii="TH SarabunPSK" w:eastAsia="Times New Roman" w:hAnsi="TH SarabunPSK" w:cs="TH SarabunPSK"/>
                <w:sz w:val="28"/>
                <w:szCs w:val="28"/>
                <w:cs/>
              </w:rPr>
            </w:pPr>
          </w:p>
        </w:tc>
        <w:tc>
          <w:tcPr>
            <w:tcW w:w="3487" w:type="dxa"/>
          </w:tcPr>
          <w:p w14:paraId="0B60B9E0" w14:textId="01CF13E0" w:rsidR="00850C6E" w:rsidRPr="00B60D70" w:rsidRDefault="005F6362" w:rsidP="00DD2EBE">
            <w:pPr>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cs/>
              </w:rPr>
              <w:t>ทำ</w:t>
            </w:r>
            <w:r w:rsidR="00316B49" w:rsidRPr="00B60D70">
              <w:rPr>
                <w:rFonts w:ascii="TH SarabunPSK" w:eastAsia="Times New Roman" w:hAnsi="TH SarabunPSK" w:cs="TH SarabunPSK" w:hint="cs"/>
                <w:sz w:val="28"/>
                <w:szCs w:val="28"/>
                <w:cs/>
              </w:rPr>
              <w:t>แบบฝึกหัด</w:t>
            </w:r>
            <w:r w:rsidRPr="00B60D70">
              <w:rPr>
                <w:rFonts w:ascii="TH SarabunPSK" w:eastAsia="Times New Roman" w:hAnsi="TH SarabunPSK" w:cs="TH SarabunPSK" w:hint="cs"/>
                <w:sz w:val="28"/>
                <w:szCs w:val="28"/>
                <w:cs/>
              </w:rPr>
              <w:t xml:space="preserve"> </w:t>
            </w:r>
            <w:r w:rsidR="00850C6E" w:rsidRPr="00B60D70">
              <w:rPr>
                <w:rFonts w:ascii="TH SarabunPSK" w:eastAsia="Times New Roman" w:hAnsi="TH SarabunPSK" w:cs="TH SarabunPSK" w:hint="cs"/>
                <w:sz w:val="28"/>
                <w:szCs w:val="28"/>
                <w:cs/>
              </w:rPr>
              <w:t>การบ้าน</w:t>
            </w:r>
            <w:r w:rsidR="00DD2EBE" w:rsidRPr="00B60D70">
              <w:rPr>
                <w:rFonts w:ascii="TH SarabunPSK" w:eastAsia="Times New Roman" w:hAnsi="TH SarabunPSK" w:cs="TH SarabunPSK" w:hint="cs"/>
                <w:sz w:val="28"/>
                <w:szCs w:val="28"/>
                <w:cs/>
              </w:rPr>
              <w:t xml:space="preserve"> งานที่ได้รับมอบหมาย ศึกษาดูงาน</w:t>
            </w:r>
            <w:r w:rsidR="00105F52" w:rsidRPr="00B60D70">
              <w:rPr>
                <w:rFonts w:ascii="TH SarabunPSK" w:eastAsia="Times New Roman" w:hAnsi="TH SarabunPSK" w:cs="TH SarabunPSK" w:hint="cs"/>
                <w:sz w:val="28"/>
                <w:szCs w:val="28"/>
                <w:cs/>
              </w:rPr>
              <w:t>และฝึกงานในสถานประกอบการ</w:t>
            </w:r>
          </w:p>
        </w:tc>
      </w:tr>
    </w:tbl>
    <w:p w14:paraId="4186916D" w14:textId="77777777" w:rsidR="0043763D" w:rsidRPr="00B60D70" w:rsidRDefault="0043763D"/>
    <w:p w14:paraId="17A1A436" w14:textId="77777777" w:rsidR="00206D00" w:rsidRPr="00B60D70" w:rsidRDefault="00206D00">
      <w:r w:rsidRPr="00B60D70">
        <w:br w:type="page"/>
      </w:r>
    </w:p>
    <w:tbl>
      <w:tblPr>
        <w:tblStyle w:val="af6"/>
        <w:tblW w:w="0" w:type="auto"/>
        <w:tblInd w:w="-2" w:type="dxa"/>
        <w:tblLook w:val="04A0" w:firstRow="1" w:lastRow="0" w:firstColumn="1" w:lastColumn="0" w:noHBand="0" w:noVBand="1"/>
      </w:tblPr>
      <w:tblGrid>
        <w:gridCol w:w="1413"/>
        <w:gridCol w:w="2074"/>
        <w:gridCol w:w="3487"/>
        <w:gridCol w:w="3487"/>
        <w:gridCol w:w="3487"/>
      </w:tblGrid>
      <w:tr w:rsidR="00B60D70" w:rsidRPr="00B60D70" w14:paraId="034EDA66" w14:textId="77777777" w:rsidTr="0043763D">
        <w:tc>
          <w:tcPr>
            <w:tcW w:w="1413" w:type="dxa"/>
            <w:tcBorders>
              <w:right w:val="single" w:sz="2" w:space="0" w:color="auto"/>
            </w:tcBorders>
            <w:shd w:val="clear" w:color="auto" w:fill="D0CECE" w:themeFill="background2" w:themeFillShade="E6"/>
          </w:tcPr>
          <w:p w14:paraId="1BD47883" w14:textId="1B369292" w:rsidR="003349A4" w:rsidRPr="00B60D70" w:rsidRDefault="003349A4" w:rsidP="003349A4">
            <w:pPr>
              <w:jc w:val="left"/>
              <w:rPr>
                <w:rFonts w:ascii="TH SarabunPSK" w:hAnsi="TH SarabunPSK" w:cs="TH SarabunPSK"/>
                <w:sz w:val="28"/>
                <w:szCs w:val="28"/>
              </w:rPr>
            </w:pPr>
            <w:r w:rsidRPr="00B60D70">
              <w:rPr>
                <w:rFonts w:ascii="TH SarabunPSK" w:eastAsia="Times New Roman" w:hAnsi="TH SarabunPSK" w:cs="TH SarabunPSK" w:hint="cs"/>
                <w:b/>
                <w:bCs/>
                <w:sz w:val="28"/>
                <w:szCs w:val="28"/>
              </w:rPr>
              <w:lastRenderedPageBreak/>
              <w:t>PLO</w:t>
            </w:r>
            <w:r w:rsidRPr="00B60D70">
              <w:rPr>
                <w:rFonts w:ascii="TH SarabunPSK" w:eastAsia="Times New Roman" w:hAnsi="TH SarabunPSK" w:cs="TH SarabunPSK" w:hint="cs"/>
                <w:b/>
                <w:bCs/>
                <w:sz w:val="28"/>
                <w:szCs w:val="28"/>
                <w:cs/>
              </w:rPr>
              <w:t>2</w:t>
            </w:r>
            <w:r w:rsidRPr="00B60D70">
              <w:rPr>
                <w:rFonts w:ascii="TH SarabunPSK" w:eastAsia="Times New Roman" w:hAnsi="TH SarabunPSK" w:cs="TH SarabunPSK" w:hint="cs"/>
                <w:b/>
                <w:bCs/>
                <w:sz w:val="28"/>
                <w:szCs w:val="28"/>
              </w:rPr>
              <w:t>:</w:t>
            </w:r>
          </w:p>
        </w:tc>
        <w:tc>
          <w:tcPr>
            <w:tcW w:w="12535" w:type="dxa"/>
            <w:gridSpan w:val="4"/>
            <w:tcBorders>
              <w:top w:val="single" w:sz="2" w:space="0" w:color="auto"/>
              <w:left w:val="single" w:sz="2" w:space="0" w:color="auto"/>
              <w:bottom w:val="single" w:sz="2" w:space="0" w:color="auto"/>
              <w:right w:val="single" w:sz="2" w:space="0" w:color="auto"/>
            </w:tcBorders>
          </w:tcPr>
          <w:p w14:paraId="411FFD8D" w14:textId="67AD1445" w:rsidR="003349A4" w:rsidRPr="00B60D70" w:rsidRDefault="007B062B" w:rsidP="003349A4">
            <w:pPr>
              <w:jc w:val="left"/>
              <w:rPr>
                <w:rFonts w:ascii="TH SarabunPSK" w:eastAsia="Times New Roman" w:hAnsi="TH SarabunPSK" w:cs="TH SarabunPSK"/>
                <w:b/>
                <w:bCs/>
                <w:sz w:val="28"/>
                <w:szCs w:val="28"/>
              </w:rPr>
            </w:pPr>
            <w:r w:rsidRPr="00B60D70">
              <w:rPr>
                <w:rFonts w:ascii="TH SarabunPSK" w:eastAsia="Times New Roman" w:hAnsi="TH SarabunPSK" w:cs="TH SarabunPSK" w:hint="cs"/>
                <w:b/>
                <w:bCs/>
                <w:sz w:val="28"/>
                <w:szCs w:val="28"/>
                <w:cs/>
              </w:rPr>
              <w:t>ใช้โปรแกรมคอมพิวเตอร์ในงานวิศวกรรมโยธา และระบบสารสนเทศอาคาร</w:t>
            </w:r>
            <w:r w:rsidR="00435FC0" w:rsidRPr="00B60D70">
              <w:rPr>
                <w:rFonts w:ascii="TH SarabunPSK" w:eastAsia="Times New Roman" w:hAnsi="TH SarabunPSK" w:cs="TH SarabunPSK" w:hint="cs"/>
                <w:b/>
                <w:bCs/>
                <w:sz w:val="28"/>
                <w:szCs w:val="28"/>
                <w:cs/>
              </w:rPr>
              <w:t xml:space="preserve"> </w:t>
            </w:r>
            <w:r w:rsidRPr="00B60D70">
              <w:rPr>
                <w:rFonts w:ascii="TH SarabunPSK" w:eastAsia="Times New Roman" w:hAnsi="TH SarabunPSK" w:cs="TH SarabunPSK" w:hint="cs"/>
                <w:b/>
                <w:bCs/>
                <w:sz w:val="28"/>
                <w:szCs w:val="28"/>
                <w:cs/>
              </w:rPr>
              <w:t>เพื่อการปฏิบัติงานและการบริหารงานก่อสร้าง</w:t>
            </w:r>
            <w:r w:rsidR="00435FC0" w:rsidRPr="00B60D70">
              <w:rPr>
                <w:rFonts w:ascii="TH SarabunPSK" w:eastAsia="Times New Roman" w:hAnsi="TH SarabunPSK" w:cs="TH SarabunPSK" w:hint="cs"/>
                <w:b/>
                <w:bCs/>
                <w:sz w:val="28"/>
                <w:szCs w:val="28"/>
                <w:cs/>
              </w:rPr>
              <w:t>ภายใต้กรอบมาตรฐานวิชาชีพทางวิศวกรรมโยธา</w:t>
            </w:r>
            <w:r w:rsidRPr="00B60D70">
              <w:rPr>
                <w:rFonts w:ascii="TH SarabunPSK" w:eastAsia="Times New Roman" w:hAnsi="TH SarabunPSK" w:cs="TH SarabunPSK" w:hint="cs"/>
                <w:b/>
                <w:bCs/>
                <w:sz w:val="28"/>
                <w:szCs w:val="28"/>
              </w:rPr>
              <w:t xml:space="preserve"> </w:t>
            </w:r>
            <w:r w:rsidRPr="00B60D70">
              <w:rPr>
                <w:rFonts w:ascii="TH SarabunPSK" w:eastAsia="Times New Roman" w:hAnsi="TH SarabunPSK" w:cs="TH SarabunPSK" w:hint="cs"/>
                <w:b/>
                <w:bCs/>
                <w:sz w:val="28"/>
                <w:szCs w:val="28"/>
                <w:cs/>
              </w:rPr>
              <w:t>(</w:t>
            </w:r>
            <w:r w:rsidRPr="00B60D70">
              <w:rPr>
                <w:rFonts w:ascii="TH SarabunPSK" w:eastAsia="Times New Roman" w:hAnsi="TH SarabunPSK" w:cs="TH SarabunPSK" w:hint="cs"/>
                <w:b/>
                <w:bCs/>
                <w:sz w:val="28"/>
                <w:szCs w:val="28"/>
              </w:rPr>
              <w:t>P-S2)</w:t>
            </w:r>
          </w:p>
        </w:tc>
      </w:tr>
      <w:tr w:rsidR="00B60D70" w:rsidRPr="00B60D70" w14:paraId="1118B49F" w14:textId="77777777" w:rsidTr="0043763D">
        <w:tc>
          <w:tcPr>
            <w:tcW w:w="13948" w:type="dxa"/>
            <w:gridSpan w:val="5"/>
          </w:tcPr>
          <w:p w14:paraId="6A940774" w14:textId="77777777" w:rsidR="003349A4" w:rsidRPr="00B60D70" w:rsidRDefault="007B062B" w:rsidP="00D420AC">
            <w:pPr>
              <w:rPr>
                <w:rFonts w:ascii="TH SarabunPSK" w:hAnsi="TH SarabunPSK" w:cs="TH SarabunPSK"/>
                <w:b/>
                <w:bCs/>
                <w:sz w:val="28"/>
                <w:szCs w:val="28"/>
              </w:rPr>
            </w:pPr>
            <w:r w:rsidRPr="00B60D70">
              <w:rPr>
                <w:rFonts w:ascii="TH SarabunPSK" w:hAnsi="TH SarabunPSK" w:cs="TH SarabunPSK" w:hint="cs"/>
                <w:b/>
                <w:bCs/>
                <w:sz w:val="28"/>
                <w:szCs w:val="28"/>
                <w:cs/>
              </w:rPr>
              <w:t xml:space="preserve">กรอบแนวคิดในภาพรวม </w:t>
            </w:r>
            <w:r w:rsidRPr="00B60D70">
              <w:rPr>
                <w:rFonts w:ascii="TH SarabunPSK" w:hAnsi="TH SarabunPSK" w:cs="TH SarabunPSK" w:hint="cs"/>
                <w:b/>
                <w:bCs/>
                <w:sz w:val="28"/>
                <w:szCs w:val="28"/>
              </w:rPr>
              <w:t xml:space="preserve">: </w:t>
            </w:r>
          </w:p>
          <w:p w14:paraId="17FE47E4" w14:textId="4D3292CA" w:rsidR="007B062B" w:rsidRPr="00B60D70" w:rsidRDefault="0094634C" w:rsidP="0094634C">
            <w:pPr>
              <w:rPr>
                <w:rFonts w:ascii="TH SarabunPSK" w:hAnsi="TH SarabunPSK" w:cs="TH SarabunPSK"/>
                <w:sz w:val="28"/>
                <w:szCs w:val="28"/>
              </w:rPr>
            </w:pPr>
            <w:r w:rsidRPr="00B60D70">
              <w:rPr>
                <w:rFonts w:ascii="TH SarabunPSK" w:hAnsi="TH SarabunPSK" w:cs="TH SarabunPSK" w:hint="cs"/>
                <w:sz w:val="28"/>
                <w:szCs w:val="28"/>
                <w:cs/>
              </w:rPr>
              <w:t>ใช้เทคโนโลยีในการสอนเพื่อสร้างประสบการณ์การเรียนที่น่าสนใจและมีประสิทธิภาพ โดยให้นักเรียนมีโอกาสในการใช้สื่อต่าง</w:t>
            </w:r>
            <w:r w:rsidR="00D420AC" w:rsidRPr="00B60D70">
              <w:rPr>
                <w:rFonts w:ascii="TH SarabunPSK" w:hAnsi="TH SarabunPSK" w:cs="TH SarabunPSK" w:hint="cs"/>
                <w:sz w:val="28"/>
                <w:szCs w:val="28"/>
                <w:cs/>
              </w:rPr>
              <w:t xml:space="preserve"> ๆ</w:t>
            </w:r>
            <w:r w:rsidRPr="00B60D70">
              <w:rPr>
                <w:rFonts w:ascii="TH SarabunPSK" w:hAnsi="TH SarabunPSK" w:cs="TH SarabunPSK" w:hint="cs"/>
                <w:sz w:val="28"/>
                <w:szCs w:val="28"/>
                <w:cs/>
              </w:rPr>
              <w:t xml:space="preserve"> เช่น วิดีโอการสอน แผนภูมิ และซอฟต์แวร์ที่เกี่ยวข้องกับงานก่อสร้าง สร้างแหล่งข้อมูลออนไลน์ที่เป็นประโยชน์สำหรับนักเรียน จัดโครงการหรือกิจกรรมพิเศษที่ทำงานร่วมกับอุตสาหกรรมก่อสร้าง เพื่อให้นักเรียนได้รับประสบการณ์จริงและเรียนรู้วิธีการใช้สารสนเทศและเทคโนโลยีในสถานการณ์จริง ประยุกต์ใช้สารสนเทศและเทคโนโลยีในทุกขั้นตอนของการเรียนรู้ ตั้งแต่การศึกษาพื้นฐานไปจนถึงการแก้ปัญหาในงานก่อสร้าง ฝึกทักษะการใช้เทคโนโลยีที่เกี่ยวข้องกับงานก่อสร้าง เช่น การใช้ซอฟต์แวร์ </w:t>
            </w:r>
            <w:r w:rsidRPr="00B60D70">
              <w:rPr>
                <w:rFonts w:ascii="TH SarabunPSK" w:hAnsi="TH SarabunPSK" w:cs="TH SarabunPSK" w:hint="cs"/>
                <w:sz w:val="28"/>
                <w:szCs w:val="28"/>
              </w:rPr>
              <w:t xml:space="preserve">CAD, BIM </w:t>
            </w:r>
            <w:r w:rsidRPr="00B60D70">
              <w:rPr>
                <w:rFonts w:ascii="TH SarabunPSK" w:hAnsi="TH SarabunPSK" w:cs="TH SarabunPSK" w:hint="cs"/>
                <w:sz w:val="28"/>
                <w:szCs w:val="28"/>
                <w:cs/>
              </w:rPr>
              <w:t>เป็นต้น สนับสนุนการแก้ปัญหาที่เกิดขึ้นในสถานการณ์จริงในงานก่อสร้าง โดยใช้สารสนเทศและเทคโนโลยีเพื่อหาทางแก้ไขปัญหา ฝึกงานหรือร่วมกับบริษัทหรือโครงการในวงจรอุตสาหกรรมก่อสร้าง เพื่อให้ได้ประสบการณ์ทางด้านวิชาชีพ วัดความเข้าใจและความรู้ของผู้เรียน ประเมินผลผ่านผลงานที่ผู้เรียนได้ปฏิบัติหรือสร้างขึ้น สังเกตวิธีการแก้ปัญหาและการคิดวิเคราะห์ สัมภาษณ์ความเข้าใจของผู้เรียนเกี่ยวกับการประยุกต์ใช้เทคโนโลยีที่ได้เรียนรู้ในการแก้ปัญหาทางด้านก่อสร้าง นำเสนอแนวคิดการการประยุกต์ใช้เทคโนโลยีในงานก่อสร้าง</w:t>
            </w:r>
          </w:p>
        </w:tc>
      </w:tr>
      <w:tr w:rsidR="00B60D70" w:rsidRPr="00B60D70" w14:paraId="153AC8BF" w14:textId="77777777" w:rsidTr="0043763D">
        <w:tc>
          <w:tcPr>
            <w:tcW w:w="6974" w:type="dxa"/>
            <w:gridSpan w:val="3"/>
            <w:shd w:val="clear" w:color="auto" w:fill="F7CAAC" w:themeFill="accent2" w:themeFillTint="66"/>
          </w:tcPr>
          <w:p w14:paraId="7BD5F37A" w14:textId="77777777" w:rsidR="003349A4" w:rsidRPr="00B60D70" w:rsidRDefault="003349A4" w:rsidP="00D420AC">
            <w:pPr>
              <w:jc w:val="center"/>
              <w:rPr>
                <w:rFonts w:ascii="TH SarabunPSK" w:hAnsi="TH SarabunPSK" w:cs="TH SarabunPSK"/>
              </w:rPr>
            </w:pPr>
            <w:r w:rsidRPr="00B60D70">
              <w:rPr>
                <w:rFonts w:ascii="TH SarabunPSK" w:eastAsia="Times New Roman" w:hAnsi="TH SarabunPSK" w:cs="TH SarabunPSK" w:hint="cs"/>
                <w:b/>
                <w:bCs/>
                <w:sz w:val="28"/>
                <w:szCs w:val="28"/>
                <w:cs/>
              </w:rPr>
              <w:t>แนวคิดการประเมินและหลักฐานการเรียนรู้</w:t>
            </w:r>
          </w:p>
        </w:tc>
        <w:tc>
          <w:tcPr>
            <w:tcW w:w="6974" w:type="dxa"/>
            <w:gridSpan w:val="2"/>
            <w:shd w:val="clear" w:color="auto" w:fill="F7CAAC" w:themeFill="accent2" w:themeFillTint="66"/>
          </w:tcPr>
          <w:p w14:paraId="59EA869B" w14:textId="77777777" w:rsidR="003349A4" w:rsidRPr="00B60D70" w:rsidRDefault="003349A4" w:rsidP="00D420AC">
            <w:pPr>
              <w:jc w:val="center"/>
              <w:rPr>
                <w:rFonts w:ascii="TH SarabunPSK" w:hAnsi="TH SarabunPSK" w:cs="TH SarabunPSK"/>
              </w:rPr>
            </w:pPr>
            <w:r w:rsidRPr="00B60D70">
              <w:rPr>
                <w:rFonts w:ascii="TH SarabunPSK" w:eastAsia="Times New Roman" w:hAnsi="TH SarabunPSK" w:cs="TH SarabunPSK" w:hint="cs"/>
                <w:b/>
                <w:bCs/>
                <w:sz w:val="28"/>
                <w:szCs w:val="28"/>
                <w:cs/>
              </w:rPr>
              <w:t>แนวคิดในการออกแบบการจัดการเรียนรู้</w:t>
            </w:r>
          </w:p>
        </w:tc>
      </w:tr>
      <w:tr w:rsidR="00B60D70" w:rsidRPr="00B60D70" w14:paraId="2A5099F4" w14:textId="77777777" w:rsidTr="0043763D">
        <w:tc>
          <w:tcPr>
            <w:tcW w:w="3487" w:type="dxa"/>
            <w:gridSpan w:val="2"/>
            <w:shd w:val="clear" w:color="auto" w:fill="FBE4D5" w:themeFill="accent2" w:themeFillTint="33"/>
          </w:tcPr>
          <w:p w14:paraId="0B33F219" w14:textId="29B6A124" w:rsidR="00571111" w:rsidRPr="00B60D70" w:rsidRDefault="00571111" w:rsidP="00571111">
            <w:pPr>
              <w:jc w:val="center"/>
              <w:rPr>
                <w:rFonts w:ascii="TH SarabunPSK" w:hAnsi="TH SarabunPSK" w:cs="TH SarabunPSK"/>
                <w:sz w:val="28"/>
                <w:szCs w:val="28"/>
              </w:rPr>
            </w:pPr>
            <w:r w:rsidRPr="00B60D70">
              <w:rPr>
                <w:rFonts w:ascii="TH SarabunPSK" w:eastAsia="Times New Roman" w:hAnsi="TH SarabunPSK" w:cs="TH SarabunPSK" w:hint="cs"/>
                <w:b/>
                <w:bCs/>
                <w:sz w:val="28"/>
                <w:szCs w:val="28"/>
                <w:cs/>
              </w:rPr>
              <w:t>วิธีประเมิน</w:t>
            </w:r>
            <w:r w:rsidRPr="00B60D70">
              <w:rPr>
                <w:rFonts w:ascii="TH SarabunPSK" w:eastAsia="Times New Roman" w:hAnsi="TH SarabunPSK" w:cs="TH SarabunPSK" w:hint="cs"/>
                <w:b/>
                <w:bCs/>
                <w:sz w:val="28"/>
                <w:szCs w:val="28"/>
                <w:lang w:bidi="ar-SA"/>
              </w:rPr>
              <w:t xml:space="preserve"> (</w:t>
            </w:r>
            <w:r w:rsidRPr="00B60D70">
              <w:rPr>
                <w:rFonts w:ascii="TH SarabunPSK" w:eastAsia="Times New Roman" w:hAnsi="TH SarabunPSK" w:cs="TH SarabunPSK" w:hint="cs"/>
                <w:b/>
                <w:bCs/>
                <w:sz w:val="28"/>
                <w:szCs w:val="28"/>
                <w:cs/>
              </w:rPr>
              <w:t>ช่องทางการประเมิน)</w:t>
            </w:r>
          </w:p>
        </w:tc>
        <w:tc>
          <w:tcPr>
            <w:tcW w:w="3487" w:type="dxa"/>
            <w:shd w:val="clear" w:color="auto" w:fill="FBE4D5" w:themeFill="accent2" w:themeFillTint="33"/>
          </w:tcPr>
          <w:p w14:paraId="62DB7116" w14:textId="5E50BD90" w:rsidR="00571111" w:rsidRPr="00B60D70" w:rsidRDefault="00571111" w:rsidP="00571111">
            <w:pPr>
              <w:jc w:val="center"/>
              <w:rPr>
                <w:rFonts w:ascii="TH SarabunPSK" w:hAnsi="TH SarabunPSK" w:cs="TH SarabunPSK"/>
                <w:sz w:val="28"/>
                <w:szCs w:val="28"/>
              </w:rPr>
            </w:pPr>
            <w:r w:rsidRPr="00B60D70">
              <w:rPr>
                <w:rFonts w:ascii="TH SarabunPSK" w:eastAsia="Times New Roman" w:hAnsi="TH SarabunPSK" w:cs="TH SarabunPSK" w:hint="cs"/>
                <w:b/>
                <w:bCs/>
                <w:sz w:val="28"/>
                <w:szCs w:val="28"/>
                <w:cs/>
              </w:rPr>
              <w:t>หลักฐานการเรียนรู้</w:t>
            </w:r>
          </w:p>
        </w:tc>
        <w:tc>
          <w:tcPr>
            <w:tcW w:w="3487" w:type="dxa"/>
            <w:shd w:val="clear" w:color="auto" w:fill="FBE4D5" w:themeFill="accent2" w:themeFillTint="33"/>
          </w:tcPr>
          <w:p w14:paraId="178E4830" w14:textId="56AE6399" w:rsidR="00571111" w:rsidRPr="00B60D70" w:rsidRDefault="00571111" w:rsidP="00571111">
            <w:pPr>
              <w:jc w:val="center"/>
              <w:rPr>
                <w:rFonts w:ascii="TH SarabunPSK" w:hAnsi="TH SarabunPSK" w:cs="TH SarabunPSK"/>
                <w:sz w:val="28"/>
                <w:szCs w:val="28"/>
              </w:rPr>
            </w:pPr>
            <w:r w:rsidRPr="00B60D70">
              <w:rPr>
                <w:rFonts w:ascii="TH SarabunPSK" w:eastAsia="Times New Roman" w:hAnsi="TH SarabunPSK" w:cs="TH SarabunPSK" w:hint="cs"/>
                <w:b/>
                <w:bCs/>
                <w:sz w:val="28"/>
                <w:szCs w:val="28"/>
                <w:cs/>
              </w:rPr>
              <w:t>วิธีสอน</w:t>
            </w:r>
          </w:p>
        </w:tc>
        <w:tc>
          <w:tcPr>
            <w:tcW w:w="3487" w:type="dxa"/>
            <w:shd w:val="clear" w:color="auto" w:fill="FBE4D5" w:themeFill="accent2" w:themeFillTint="33"/>
          </w:tcPr>
          <w:p w14:paraId="48742231" w14:textId="7B2FBFFE" w:rsidR="00571111" w:rsidRPr="00B60D70" w:rsidRDefault="00571111" w:rsidP="00571111">
            <w:pPr>
              <w:jc w:val="center"/>
              <w:rPr>
                <w:rFonts w:ascii="TH SarabunPSK" w:hAnsi="TH SarabunPSK" w:cs="TH SarabunPSK"/>
                <w:sz w:val="28"/>
                <w:szCs w:val="28"/>
              </w:rPr>
            </w:pPr>
            <w:r w:rsidRPr="00B60D70">
              <w:rPr>
                <w:rFonts w:ascii="TH SarabunPSK" w:eastAsia="Times New Roman" w:hAnsi="TH SarabunPSK" w:cs="TH SarabunPSK" w:hint="cs"/>
                <w:b/>
                <w:bCs/>
                <w:sz w:val="28"/>
                <w:szCs w:val="28"/>
                <w:cs/>
              </w:rPr>
              <w:t>กิจกรรมการเรียนรู้</w:t>
            </w:r>
          </w:p>
        </w:tc>
      </w:tr>
      <w:tr w:rsidR="00B60D70" w:rsidRPr="00B60D70" w14:paraId="0BC64FFC" w14:textId="77777777" w:rsidTr="0043763D">
        <w:tc>
          <w:tcPr>
            <w:tcW w:w="3487" w:type="dxa"/>
            <w:gridSpan w:val="2"/>
          </w:tcPr>
          <w:p w14:paraId="227407A2" w14:textId="77777777" w:rsidR="003E4ABD" w:rsidRPr="00B60D70" w:rsidRDefault="003E4ABD" w:rsidP="008C553C">
            <w:pPr>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rPr>
              <w:t>ประเมินผลจาก</w:t>
            </w:r>
            <w:r w:rsidR="008C553C" w:rsidRPr="00B60D70">
              <w:rPr>
                <w:rFonts w:ascii="TH SarabunPSK" w:eastAsia="Times New Roman" w:hAnsi="TH SarabunPSK" w:cs="TH SarabunPSK" w:hint="cs"/>
                <w:sz w:val="28"/>
                <w:szCs w:val="28"/>
                <w:cs/>
              </w:rPr>
              <w:t>งานที่มอบหมายในชั้นเรียนและ</w:t>
            </w:r>
            <w:r w:rsidRPr="00B60D70">
              <w:rPr>
                <w:rFonts w:ascii="TH SarabunPSK" w:eastAsia="Times New Roman" w:hAnsi="TH SarabunPSK" w:cs="TH SarabunPSK" w:hint="cs"/>
                <w:sz w:val="28"/>
                <w:szCs w:val="28"/>
                <w:cs/>
              </w:rPr>
              <w:t>ผลงาน</w:t>
            </w:r>
            <w:r w:rsidR="008C553C" w:rsidRPr="00B60D70">
              <w:rPr>
                <w:rFonts w:ascii="TH SarabunPSK" w:eastAsia="Times New Roman" w:hAnsi="TH SarabunPSK" w:cs="TH SarabunPSK" w:hint="cs"/>
                <w:sz w:val="28"/>
                <w:szCs w:val="28"/>
                <w:cs/>
              </w:rPr>
              <w:t>ประมวลความรู้ของรายวิชา/โมดูล</w:t>
            </w:r>
          </w:p>
          <w:p w14:paraId="505432AF" w14:textId="2CCE213B" w:rsidR="008C553C" w:rsidRPr="00B60D70" w:rsidRDefault="008C553C" w:rsidP="008C553C">
            <w:pPr>
              <w:rPr>
                <w:rFonts w:ascii="TH SarabunPSK" w:eastAsia="Times New Roman" w:hAnsi="TH SarabunPSK" w:cs="TH SarabunPSK"/>
                <w:sz w:val="28"/>
                <w:szCs w:val="28"/>
                <w:cs/>
              </w:rPr>
            </w:pPr>
          </w:p>
        </w:tc>
        <w:tc>
          <w:tcPr>
            <w:tcW w:w="3487" w:type="dxa"/>
          </w:tcPr>
          <w:p w14:paraId="2F9B1222" w14:textId="6ED8C88F" w:rsidR="00571111" w:rsidRPr="00B60D70" w:rsidRDefault="005C796D" w:rsidP="00841FBF">
            <w:pPr>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cs/>
              </w:rPr>
              <w:t>ร่องรอย</w:t>
            </w:r>
            <w:r w:rsidR="0081131E" w:rsidRPr="00B60D70">
              <w:rPr>
                <w:rFonts w:ascii="TH SarabunPSK" w:eastAsia="Times New Roman" w:hAnsi="TH SarabunPSK" w:cs="TH SarabunPSK" w:hint="cs"/>
                <w:sz w:val="28"/>
                <w:szCs w:val="28"/>
                <w:cs/>
              </w:rPr>
              <w:t>ผลงานการใช้งานโปรแกรม</w:t>
            </w:r>
            <w:r w:rsidR="00841FBF" w:rsidRPr="00B60D70">
              <w:rPr>
                <w:rFonts w:ascii="TH SarabunPSK" w:eastAsia="Times New Roman" w:hAnsi="TH SarabunPSK" w:cs="TH SarabunPSK" w:hint="cs"/>
                <w:sz w:val="28"/>
                <w:szCs w:val="28"/>
                <w:cs/>
              </w:rPr>
              <w:t>คอมพิวเตอร์ทั้งในส่วนของในชั้นเรียนและ</w:t>
            </w:r>
          </w:p>
        </w:tc>
        <w:tc>
          <w:tcPr>
            <w:tcW w:w="3487" w:type="dxa"/>
          </w:tcPr>
          <w:p w14:paraId="6D52C838" w14:textId="6A474B67" w:rsidR="00571111" w:rsidRPr="00B60D70" w:rsidRDefault="00980DFD" w:rsidP="008B5086">
            <w:pPr>
              <w:ind w:left="33"/>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cs/>
              </w:rPr>
              <w:t>สาธิต</w:t>
            </w:r>
            <w:r w:rsidR="008C2891" w:rsidRPr="00B60D70">
              <w:rPr>
                <w:rFonts w:ascii="TH SarabunPSK" w:eastAsia="Times New Roman" w:hAnsi="TH SarabunPSK" w:cs="TH SarabunPSK" w:hint="cs"/>
                <w:sz w:val="28"/>
                <w:szCs w:val="28"/>
                <w:cs/>
              </w:rPr>
              <w:t>โดยครู</w:t>
            </w:r>
            <w:r w:rsidR="002C0350" w:rsidRPr="00B60D70">
              <w:rPr>
                <w:rFonts w:ascii="TH SarabunPSK" w:eastAsia="Times New Roman" w:hAnsi="TH SarabunPSK" w:cs="TH SarabunPSK" w:hint="cs"/>
                <w:sz w:val="28"/>
                <w:szCs w:val="28"/>
                <w:cs/>
              </w:rPr>
              <w:t>และให้ผู้เรียนปฏิบัติตามทุกขั้นตอน</w:t>
            </w:r>
          </w:p>
        </w:tc>
        <w:tc>
          <w:tcPr>
            <w:tcW w:w="3487" w:type="dxa"/>
          </w:tcPr>
          <w:p w14:paraId="27F8B862" w14:textId="21A48801" w:rsidR="00571111" w:rsidRPr="00B60D70" w:rsidRDefault="008B5086" w:rsidP="008B5086">
            <w:pPr>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cs/>
              </w:rPr>
              <w:t>ปฏิบัติการ</w:t>
            </w:r>
            <w:r w:rsidR="006C3B4E" w:rsidRPr="00B60D70">
              <w:rPr>
                <w:rFonts w:ascii="TH SarabunPSK" w:eastAsia="Times New Roman" w:hAnsi="TH SarabunPSK" w:cs="TH SarabunPSK" w:hint="cs"/>
                <w:sz w:val="28"/>
                <w:szCs w:val="28"/>
                <w:cs/>
              </w:rPr>
              <w:t xml:space="preserve">ใช้โปรแกรมคอมพิวเตอร์ </w:t>
            </w:r>
            <w:r w:rsidR="0081131E" w:rsidRPr="00B60D70">
              <w:rPr>
                <w:rFonts w:ascii="TH SarabunPSK" w:eastAsia="Times New Roman" w:hAnsi="TH SarabunPSK" w:cs="TH SarabunPSK" w:hint="cs"/>
                <w:sz w:val="28"/>
                <w:szCs w:val="28"/>
                <w:cs/>
              </w:rPr>
              <w:t>เรียนรู้เสริมผ่านบทเรียนแบบออนไลน์</w:t>
            </w:r>
          </w:p>
        </w:tc>
      </w:tr>
    </w:tbl>
    <w:p w14:paraId="3505BA4B" w14:textId="77777777" w:rsidR="00AC5933" w:rsidRPr="00B60D70" w:rsidRDefault="00AC5933"/>
    <w:p w14:paraId="4B24E634" w14:textId="77777777" w:rsidR="00206D00" w:rsidRPr="00B60D70" w:rsidRDefault="00206D00">
      <w:r w:rsidRPr="00B60D70">
        <w:br w:type="page"/>
      </w:r>
    </w:p>
    <w:tbl>
      <w:tblPr>
        <w:tblStyle w:val="af6"/>
        <w:tblW w:w="0" w:type="auto"/>
        <w:tblInd w:w="-2" w:type="dxa"/>
        <w:tblLook w:val="04A0" w:firstRow="1" w:lastRow="0" w:firstColumn="1" w:lastColumn="0" w:noHBand="0" w:noVBand="1"/>
      </w:tblPr>
      <w:tblGrid>
        <w:gridCol w:w="1413"/>
        <w:gridCol w:w="2074"/>
        <w:gridCol w:w="3487"/>
        <w:gridCol w:w="3487"/>
        <w:gridCol w:w="3487"/>
      </w:tblGrid>
      <w:tr w:rsidR="00B60D70" w:rsidRPr="00B60D70" w14:paraId="7CD6CD91" w14:textId="77777777" w:rsidTr="0043763D">
        <w:tc>
          <w:tcPr>
            <w:tcW w:w="1413" w:type="dxa"/>
            <w:tcBorders>
              <w:right w:val="single" w:sz="2" w:space="0" w:color="auto"/>
            </w:tcBorders>
            <w:shd w:val="clear" w:color="auto" w:fill="D0CECE" w:themeFill="background2" w:themeFillShade="E6"/>
          </w:tcPr>
          <w:p w14:paraId="24E4FC75" w14:textId="2F2575CC" w:rsidR="0094634C" w:rsidRPr="00B60D70" w:rsidRDefault="003349A4" w:rsidP="0094634C">
            <w:pPr>
              <w:jc w:val="left"/>
              <w:rPr>
                <w:rFonts w:ascii="TH SarabunPSK" w:hAnsi="TH SarabunPSK" w:cs="TH SarabunPSK"/>
                <w:sz w:val="28"/>
                <w:szCs w:val="28"/>
              </w:rPr>
            </w:pPr>
            <w:r w:rsidRPr="00B60D70">
              <w:rPr>
                <w:rFonts w:ascii="TH SarabunPSK" w:hAnsi="TH SarabunPSK" w:cs="TH SarabunPSK" w:hint="cs"/>
                <w:sz w:val="28"/>
                <w:szCs w:val="28"/>
              </w:rPr>
              <w:lastRenderedPageBreak/>
              <w:br w:type="page"/>
            </w:r>
            <w:r w:rsidR="0094634C" w:rsidRPr="00B60D70">
              <w:rPr>
                <w:rFonts w:ascii="TH SarabunPSK" w:eastAsia="Times New Roman" w:hAnsi="TH SarabunPSK" w:cs="TH SarabunPSK" w:hint="cs"/>
                <w:b/>
                <w:bCs/>
                <w:sz w:val="28"/>
                <w:szCs w:val="28"/>
              </w:rPr>
              <w:t>PLO3:</w:t>
            </w:r>
          </w:p>
        </w:tc>
        <w:tc>
          <w:tcPr>
            <w:tcW w:w="12535" w:type="dxa"/>
            <w:gridSpan w:val="4"/>
            <w:tcBorders>
              <w:top w:val="single" w:sz="2" w:space="0" w:color="auto"/>
              <w:left w:val="single" w:sz="2" w:space="0" w:color="auto"/>
              <w:bottom w:val="single" w:sz="2" w:space="0" w:color="auto"/>
              <w:right w:val="single" w:sz="2" w:space="0" w:color="auto"/>
            </w:tcBorders>
          </w:tcPr>
          <w:p w14:paraId="7FB5CF18" w14:textId="480F13CA" w:rsidR="0094634C" w:rsidRPr="00B60D70" w:rsidRDefault="00D6107B" w:rsidP="0094634C">
            <w:pPr>
              <w:jc w:val="left"/>
              <w:rPr>
                <w:rFonts w:ascii="TH SarabunPSK" w:hAnsi="TH SarabunPSK" w:cs="TH SarabunPSK"/>
                <w:sz w:val="28"/>
                <w:szCs w:val="28"/>
              </w:rPr>
            </w:pPr>
            <w:r w:rsidRPr="00B60D70">
              <w:rPr>
                <w:rFonts w:ascii="TH SarabunPSK" w:eastAsia="Times New Roman" w:hAnsi="TH SarabunPSK" w:cs="TH SarabunPSK"/>
                <w:b/>
                <w:bCs/>
                <w:sz w:val="28"/>
                <w:szCs w:val="28"/>
                <w:cs/>
              </w:rPr>
              <w:t>เลือกใช้เครื่องมือ วัสดุ วิธีการทำงานและบำรุงรักษาอาคารด้วยเทคโนโลยีที่ทันสมัยในงานก่อสร้าง</w:t>
            </w:r>
            <w:r w:rsidRPr="00B60D70">
              <w:rPr>
                <w:rFonts w:ascii="TH SarabunPSK" w:eastAsia="Times New Roman" w:hAnsi="TH SarabunPSK" w:cs="TH SarabunPSK"/>
                <w:b/>
                <w:bCs/>
                <w:sz w:val="28"/>
                <w:szCs w:val="28"/>
              </w:rPr>
              <w:t xml:space="preserve"> </w:t>
            </w:r>
            <w:r w:rsidR="0094634C" w:rsidRPr="00B60D70">
              <w:rPr>
                <w:rFonts w:ascii="TH SarabunPSK" w:eastAsia="Times New Roman" w:hAnsi="TH SarabunPSK" w:cs="TH SarabunPSK" w:hint="cs"/>
                <w:b/>
                <w:bCs/>
                <w:sz w:val="28"/>
                <w:szCs w:val="28"/>
                <w:cs/>
              </w:rPr>
              <w:t>(</w:t>
            </w:r>
            <w:r w:rsidR="0094634C" w:rsidRPr="00B60D70">
              <w:rPr>
                <w:rFonts w:ascii="TH SarabunPSK" w:eastAsia="Times New Roman" w:hAnsi="TH SarabunPSK" w:cs="TH SarabunPSK" w:hint="cs"/>
                <w:b/>
                <w:bCs/>
                <w:sz w:val="28"/>
                <w:szCs w:val="28"/>
              </w:rPr>
              <w:t>P-K3)</w:t>
            </w:r>
          </w:p>
        </w:tc>
      </w:tr>
      <w:tr w:rsidR="00B60D70" w:rsidRPr="00B60D70" w14:paraId="3C19DB68" w14:textId="77777777" w:rsidTr="0043763D">
        <w:tc>
          <w:tcPr>
            <w:tcW w:w="13948" w:type="dxa"/>
            <w:gridSpan w:val="5"/>
          </w:tcPr>
          <w:p w14:paraId="58C9A90B" w14:textId="77777777" w:rsidR="0094634C" w:rsidRPr="00B60D70" w:rsidRDefault="0094634C" w:rsidP="0094634C">
            <w:pPr>
              <w:rPr>
                <w:rFonts w:ascii="TH SarabunPSK" w:hAnsi="TH SarabunPSK" w:cs="TH SarabunPSK"/>
                <w:b/>
                <w:bCs/>
                <w:sz w:val="28"/>
                <w:szCs w:val="28"/>
              </w:rPr>
            </w:pPr>
            <w:r w:rsidRPr="00B60D70">
              <w:rPr>
                <w:rFonts w:ascii="TH SarabunPSK" w:hAnsi="TH SarabunPSK" w:cs="TH SarabunPSK" w:hint="cs"/>
                <w:b/>
                <w:bCs/>
                <w:sz w:val="28"/>
                <w:szCs w:val="28"/>
                <w:cs/>
              </w:rPr>
              <w:t xml:space="preserve">กรอบแนวคิดในภาพรวม </w:t>
            </w:r>
            <w:r w:rsidRPr="00B60D70">
              <w:rPr>
                <w:rFonts w:ascii="TH SarabunPSK" w:hAnsi="TH SarabunPSK" w:cs="TH SarabunPSK" w:hint="cs"/>
                <w:b/>
                <w:bCs/>
                <w:sz w:val="28"/>
                <w:szCs w:val="28"/>
              </w:rPr>
              <w:t xml:space="preserve">: </w:t>
            </w:r>
          </w:p>
          <w:p w14:paraId="5F82E862" w14:textId="1F3DEAE3" w:rsidR="0094634C" w:rsidRPr="00B60D70" w:rsidRDefault="0094634C" w:rsidP="00BB6FE4">
            <w:pPr>
              <w:rPr>
                <w:rFonts w:ascii="TH SarabunPSK" w:hAnsi="TH SarabunPSK" w:cs="TH SarabunPSK"/>
                <w:sz w:val="28"/>
                <w:szCs w:val="28"/>
              </w:rPr>
            </w:pPr>
            <w:r w:rsidRPr="00B60D70">
              <w:rPr>
                <w:rFonts w:ascii="TH SarabunPSK" w:hAnsi="TH SarabunPSK" w:cs="TH SarabunPSK" w:hint="cs"/>
                <w:sz w:val="28"/>
                <w:szCs w:val="28"/>
                <w:cs/>
              </w:rPr>
              <w:t>ให้ความรู้เกี่ยวกับทฤษฎีและแนวคิดการสอนทางช่างโยธา ให้ผู้เรียนทำการทดลองและฝึกปฏิบัติทักษะ ถ่ายวิดีโอเพื่อแสดงตัวอย่างการสอนทางด้านช่างโยธา ใช้แพลตฟอร์มการเรียนรู้ออนไลน์เพื่อให้ผู้เรียนสามารถเข้าถึงข้อมูลและวิดีโอการสอนได้ทุกที่ทุกเวลา จัดเก็บข้อมูลเกี่ยวกับระดับความรู้และทักษะของผู้เรียนเป็นรายบุคคล ให้โอกาสในการเลือกเนื้อหาที่สอดคล้องกับความสนใจและความต้องการ จัดการเรียนการสอนแบบกิจกรรมกลุ่มเพื่อให้ผู้เรียนได้แบ่งปันประสบการณ์และความรู้ ใช้บทบาทของการโค้ชเพื่อให้คำแนะนำ และให้ข้อมูลย้อนกลับ</w:t>
            </w:r>
            <w:r w:rsidR="00BB6FE4"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rPr>
              <w:t>จัดทำแบบทดสอบทางทฤษฎีและปฏิบัติที่ครอบคลุมเนื้อหาที่ได้รับการเรียนรู้ ให้คะแนนตามการตอบข้อสอบเพื่อประเมินความเข้าใจและการนำความรู้ไปใช้ประเมินความสามารถในการวางแผน การทำงานร่วมกับทีม และการนำ</w:t>
            </w:r>
            <w:r w:rsidR="00BB6FE4" w:rsidRPr="00B60D70">
              <w:rPr>
                <w:rFonts w:ascii="TH SarabunPSK" w:hAnsi="TH SarabunPSK" w:cs="TH SarabunPSK" w:hint="cs"/>
                <w:sz w:val="28"/>
                <w:szCs w:val="28"/>
                <w:cs/>
              </w:rPr>
              <w:t>โปรเจก</w:t>
            </w:r>
            <w:proofErr w:type="spellStart"/>
            <w:r w:rsidR="00BB6FE4" w:rsidRPr="00B60D70">
              <w:rPr>
                <w:rFonts w:ascii="TH SarabunPSK" w:hAnsi="TH SarabunPSK" w:cs="TH SarabunPSK" w:hint="cs"/>
                <w:sz w:val="28"/>
                <w:szCs w:val="28"/>
                <w:cs/>
              </w:rPr>
              <w:t>ต์</w:t>
            </w:r>
            <w:proofErr w:type="spellEnd"/>
            <w:r w:rsidRPr="00B60D70">
              <w:rPr>
                <w:rFonts w:ascii="TH SarabunPSK" w:hAnsi="TH SarabunPSK" w:cs="TH SarabunPSK" w:hint="cs"/>
                <w:sz w:val="28"/>
                <w:szCs w:val="28"/>
                <w:cs/>
              </w:rPr>
              <w:t>ไปสู่การทำงานจริง ให้คะแนนตามผลงานที่สร้างขึ้นจาก</w:t>
            </w:r>
            <w:r w:rsidR="00BB6FE4" w:rsidRPr="00B60D70">
              <w:rPr>
                <w:rFonts w:ascii="TH SarabunPSK" w:hAnsi="TH SarabunPSK" w:cs="TH SarabunPSK" w:hint="cs"/>
                <w:sz w:val="28"/>
                <w:szCs w:val="28"/>
                <w:cs/>
              </w:rPr>
              <w:t>โปรเจก</w:t>
            </w:r>
            <w:proofErr w:type="spellStart"/>
            <w:r w:rsidR="00BB6FE4" w:rsidRPr="00B60D70">
              <w:rPr>
                <w:rFonts w:ascii="TH SarabunPSK" w:hAnsi="TH SarabunPSK" w:cs="TH SarabunPSK" w:hint="cs"/>
                <w:sz w:val="28"/>
                <w:szCs w:val="28"/>
                <w:cs/>
              </w:rPr>
              <w:t>ต์</w:t>
            </w:r>
            <w:proofErr w:type="spellEnd"/>
            <w:r w:rsidRPr="00B60D70">
              <w:rPr>
                <w:rFonts w:ascii="TH SarabunPSK" w:hAnsi="TH SarabunPSK" w:cs="TH SarabunPSK" w:hint="cs"/>
                <w:sz w:val="28"/>
                <w:szCs w:val="28"/>
                <w:cs/>
              </w:rPr>
              <w:t xml:space="preserve"> ประเมินทักษะในการทำงานร่วมกับทีม พิจารณาความรับผิดชอบและการแสดงความร่วมมือในโครงการหรือประเมินการแก้ปัญหาทางด้านช่างโยธา ประเมินทักษะการนำเสนอและการสื่อสาร ประเมินการใช้เทคโนโลยีเพื่อการเรียนรู้และการทำงาน การประเมินการปฏิบัติทางช่างโยธา</w:t>
            </w:r>
          </w:p>
        </w:tc>
      </w:tr>
      <w:tr w:rsidR="00B60D70" w:rsidRPr="00B60D70" w14:paraId="511745C6" w14:textId="77777777" w:rsidTr="0043763D">
        <w:tc>
          <w:tcPr>
            <w:tcW w:w="6974" w:type="dxa"/>
            <w:gridSpan w:val="3"/>
            <w:shd w:val="clear" w:color="auto" w:fill="F7CAAC" w:themeFill="accent2" w:themeFillTint="66"/>
          </w:tcPr>
          <w:p w14:paraId="4702FC86" w14:textId="77777777" w:rsidR="0094634C" w:rsidRPr="00B60D70" w:rsidRDefault="0094634C" w:rsidP="0094634C">
            <w:pPr>
              <w:jc w:val="center"/>
              <w:rPr>
                <w:rFonts w:ascii="TH SarabunPSK" w:hAnsi="TH SarabunPSK" w:cs="TH SarabunPSK"/>
              </w:rPr>
            </w:pPr>
            <w:r w:rsidRPr="00B60D70">
              <w:rPr>
                <w:rFonts w:ascii="TH SarabunPSK" w:eastAsia="Times New Roman" w:hAnsi="TH SarabunPSK" w:cs="TH SarabunPSK" w:hint="cs"/>
                <w:b/>
                <w:bCs/>
                <w:sz w:val="28"/>
                <w:szCs w:val="28"/>
                <w:cs/>
              </w:rPr>
              <w:t>แนวคิดการประเมินและหลักฐานการเรียนรู้</w:t>
            </w:r>
          </w:p>
        </w:tc>
        <w:tc>
          <w:tcPr>
            <w:tcW w:w="6974" w:type="dxa"/>
            <w:gridSpan w:val="2"/>
            <w:shd w:val="clear" w:color="auto" w:fill="F7CAAC" w:themeFill="accent2" w:themeFillTint="66"/>
          </w:tcPr>
          <w:p w14:paraId="589E6F0E" w14:textId="77777777" w:rsidR="0094634C" w:rsidRPr="00B60D70" w:rsidRDefault="0094634C" w:rsidP="0094634C">
            <w:pPr>
              <w:jc w:val="center"/>
              <w:rPr>
                <w:rFonts w:ascii="TH SarabunPSK" w:hAnsi="TH SarabunPSK" w:cs="TH SarabunPSK"/>
              </w:rPr>
            </w:pPr>
            <w:r w:rsidRPr="00B60D70">
              <w:rPr>
                <w:rFonts w:ascii="TH SarabunPSK" w:eastAsia="Times New Roman" w:hAnsi="TH SarabunPSK" w:cs="TH SarabunPSK" w:hint="cs"/>
                <w:b/>
                <w:bCs/>
                <w:sz w:val="28"/>
                <w:szCs w:val="28"/>
                <w:cs/>
              </w:rPr>
              <w:t>แนวคิดในการออกแบบการจัดการเรียนรู้</w:t>
            </w:r>
          </w:p>
        </w:tc>
      </w:tr>
      <w:tr w:rsidR="00B60D70" w:rsidRPr="00B60D70" w14:paraId="2A8B379B" w14:textId="77777777" w:rsidTr="0043763D">
        <w:tc>
          <w:tcPr>
            <w:tcW w:w="3487" w:type="dxa"/>
            <w:gridSpan w:val="2"/>
            <w:shd w:val="clear" w:color="auto" w:fill="FBE4D5" w:themeFill="accent2" w:themeFillTint="33"/>
          </w:tcPr>
          <w:p w14:paraId="04DCA708" w14:textId="19FE6F0B" w:rsidR="001177EE" w:rsidRPr="00B60D70" w:rsidRDefault="001177EE" w:rsidP="001177EE">
            <w:pPr>
              <w:jc w:val="center"/>
              <w:rPr>
                <w:rFonts w:ascii="TH SarabunPSK" w:hAnsi="TH SarabunPSK" w:cs="TH SarabunPSK"/>
                <w:sz w:val="28"/>
                <w:szCs w:val="28"/>
              </w:rPr>
            </w:pPr>
            <w:r w:rsidRPr="00B60D70">
              <w:rPr>
                <w:rFonts w:ascii="TH SarabunPSK" w:eastAsia="Times New Roman" w:hAnsi="TH SarabunPSK" w:cs="TH SarabunPSK" w:hint="cs"/>
                <w:b/>
                <w:bCs/>
                <w:sz w:val="28"/>
                <w:szCs w:val="28"/>
                <w:cs/>
              </w:rPr>
              <w:t>วิธีประเมิน</w:t>
            </w:r>
            <w:r w:rsidRPr="00B60D70">
              <w:rPr>
                <w:rFonts w:ascii="TH SarabunPSK" w:eastAsia="Times New Roman" w:hAnsi="TH SarabunPSK" w:cs="TH SarabunPSK" w:hint="cs"/>
                <w:b/>
                <w:bCs/>
                <w:sz w:val="28"/>
                <w:szCs w:val="28"/>
                <w:lang w:bidi="ar-SA"/>
              </w:rPr>
              <w:t xml:space="preserve"> (</w:t>
            </w:r>
            <w:r w:rsidRPr="00B60D70">
              <w:rPr>
                <w:rFonts w:ascii="TH SarabunPSK" w:eastAsia="Times New Roman" w:hAnsi="TH SarabunPSK" w:cs="TH SarabunPSK" w:hint="cs"/>
                <w:b/>
                <w:bCs/>
                <w:sz w:val="28"/>
                <w:szCs w:val="28"/>
                <w:cs/>
              </w:rPr>
              <w:t>ช่องทางการประเมิน)</w:t>
            </w:r>
          </w:p>
        </w:tc>
        <w:tc>
          <w:tcPr>
            <w:tcW w:w="3487" w:type="dxa"/>
            <w:shd w:val="clear" w:color="auto" w:fill="FBE4D5" w:themeFill="accent2" w:themeFillTint="33"/>
          </w:tcPr>
          <w:p w14:paraId="2000992D" w14:textId="50F6A787" w:rsidR="001177EE" w:rsidRPr="00B60D70" w:rsidRDefault="001177EE" w:rsidP="001177EE">
            <w:pPr>
              <w:jc w:val="center"/>
              <w:rPr>
                <w:rFonts w:ascii="TH SarabunPSK" w:hAnsi="TH SarabunPSK" w:cs="TH SarabunPSK"/>
                <w:sz w:val="28"/>
                <w:szCs w:val="28"/>
              </w:rPr>
            </w:pPr>
            <w:r w:rsidRPr="00B60D70">
              <w:rPr>
                <w:rFonts w:ascii="TH SarabunPSK" w:eastAsia="Times New Roman" w:hAnsi="TH SarabunPSK" w:cs="TH SarabunPSK" w:hint="cs"/>
                <w:b/>
                <w:bCs/>
                <w:sz w:val="28"/>
                <w:szCs w:val="28"/>
                <w:cs/>
              </w:rPr>
              <w:t>หลักฐานการเรียนรู้</w:t>
            </w:r>
          </w:p>
        </w:tc>
        <w:tc>
          <w:tcPr>
            <w:tcW w:w="3487" w:type="dxa"/>
            <w:shd w:val="clear" w:color="auto" w:fill="FBE4D5" w:themeFill="accent2" w:themeFillTint="33"/>
          </w:tcPr>
          <w:p w14:paraId="520120D3" w14:textId="533FA79D" w:rsidR="001177EE" w:rsidRPr="00B60D70" w:rsidRDefault="001177EE" w:rsidP="001177EE">
            <w:pPr>
              <w:jc w:val="center"/>
              <w:rPr>
                <w:rFonts w:ascii="TH SarabunPSK" w:hAnsi="TH SarabunPSK" w:cs="TH SarabunPSK"/>
                <w:sz w:val="28"/>
                <w:szCs w:val="28"/>
              </w:rPr>
            </w:pPr>
            <w:r w:rsidRPr="00B60D70">
              <w:rPr>
                <w:rFonts w:ascii="TH SarabunPSK" w:eastAsia="Times New Roman" w:hAnsi="TH SarabunPSK" w:cs="TH SarabunPSK" w:hint="cs"/>
                <w:b/>
                <w:bCs/>
                <w:sz w:val="28"/>
                <w:szCs w:val="28"/>
                <w:cs/>
              </w:rPr>
              <w:t>วิธีสอน</w:t>
            </w:r>
          </w:p>
        </w:tc>
        <w:tc>
          <w:tcPr>
            <w:tcW w:w="3487" w:type="dxa"/>
            <w:shd w:val="clear" w:color="auto" w:fill="FBE4D5" w:themeFill="accent2" w:themeFillTint="33"/>
          </w:tcPr>
          <w:p w14:paraId="10551174" w14:textId="4C0E24D3" w:rsidR="001177EE" w:rsidRPr="00B60D70" w:rsidRDefault="001177EE" w:rsidP="001177EE">
            <w:pPr>
              <w:jc w:val="center"/>
              <w:rPr>
                <w:rFonts w:ascii="TH SarabunPSK" w:hAnsi="TH SarabunPSK" w:cs="TH SarabunPSK"/>
                <w:sz w:val="28"/>
                <w:szCs w:val="28"/>
              </w:rPr>
            </w:pPr>
            <w:r w:rsidRPr="00B60D70">
              <w:rPr>
                <w:rFonts w:ascii="TH SarabunPSK" w:eastAsia="Times New Roman" w:hAnsi="TH SarabunPSK" w:cs="TH SarabunPSK" w:hint="cs"/>
                <w:b/>
                <w:bCs/>
                <w:sz w:val="28"/>
                <w:szCs w:val="28"/>
                <w:cs/>
              </w:rPr>
              <w:t>กิจกรรมการเรียนรู้</w:t>
            </w:r>
          </w:p>
        </w:tc>
      </w:tr>
      <w:tr w:rsidR="00B60D70" w:rsidRPr="00B60D70" w14:paraId="57E03E08" w14:textId="77777777" w:rsidTr="0043763D">
        <w:tc>
          <w:tcPr>
            <w:tcW w:w="3487" w:type="dxa"/>
            <w:gridSpan w:val="2"/>
          </w:tcPr>
          <w:p w14:paraId="78159121" w14:textId="77777777" w:rsidR="009B1AB6" w:rsidRPr="00B60D70" w:rsidRDefault="00CD6AD1" w:rsidP="000B2752">
            <w:pPr>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rPr>
              <w:t>สอบวัดความร</w:t>
            </w:r>
            <w:r w:rsidR="000B2752" w:rsidRPr="00B60D70">
              <w:rPr>
                <w:rFonts w:ascii="TH SarabunPSK" w:eastAsia="Times New Roman" w:hAnsi="TH SarabunPSK" w:cs="TH SarabunPSK" w:hint="cs"/>
                <w:sz w:val="28"/>
                <w:szCs w:val="28"/>
                <w:cs/>
              </w:rPr>
              <w:t>ู้ทั้งในส่วน</w:t>
            </w:r>
            <w:r w:rsidR="001362CB" w:rsidRPr="00B60D70">
              <w:rPr>
                <w:rFonts w:ascii="TH SarabunPSK" w:eastAsia="Times New Roman" w:hAnsi="TH SarabunPSK" w:cs="TH SarabunPSK" w:hint="cs"/>
                <w:sz w:val="28"/>
                <w:szCs w:val="28"/>
                <w:cs/>
              </w:rPr>
              <w:t>ระหว่าง</w:t>
            </w:r>
            <w:r w:rsidR="000B2752" w:rsidRPr="00B60D70">
              <w:rPr>
                <w:rFonts w:ascii="TH SarabunPSK" w:eastAsia="Times New Roman" w:hAnsi="TH SarabunPSK" w:cs="TH SarabunPSK" w:hint="cs"/>
                <w:sz w:val="28"/>
                <w:szCs w:val="28"/>
                <w:cs/>
              </w:rPr>
              <w:t>เรียน</w:t>
            </w:r>
            <w:r w:rsidR="005F0F76" w:rsidRPr="00B60D70">
              <w:rPr>
                <w:rFonts w:ascii="TH SarabunPSK" w:eastAsia="Times New Roman" w:hAnsi="TH SarabunPSK" w:cs="TH SarabunPSK" w:hint="cs"/>
                <w:sz w:val="28"/>
                <w:szCs w:val="28"/>
                <w:cs/>
              </w:rPr>
              <w:t>/ปลายภาคเรียน</w:t>
            </w:r>
            <w:r w:rsidR="000B2752" w:rsidRPr="00B60D70">
              <w:rPr>
                <w:rFonts w:ascii="TH SarabunPSK" w:eastAsia="Times New Roman" w:hAnsi="TH SarabunPSK" w:cs="TH SarabunPSK" w:hint="cs"/>
                <w:sz w:val="28"/>
                <w:szCs w:val="28"/>
                <w:cs/>
              </w:rPr>
              <w:t xml:space="preserve"> </w:t>
            </w:r>
            <w:r w:rsidR="005F0F76" w:rsidRPr="00B60D70">
              <w:rPr>
                <w:rFonts w:ascii="TH SarabunPSK" w:eastAsia="Times New Roman" w:hAnsi="TH SarabunPSK" w:cs="TH SarabunPSK" w:hint="cs"/>
                <w:sz w:val="28"/>
                <w:szCs w:val="28"/>
                <w:cs/>
              </w:rPr>
              <w:t>และ</w:t>
            </w:r>
            <w:r w:rsidR="000B2752" w:rsidRPr="00B60D70">
              <w:rPr>
                <w:rFonts w:ascii="TH SarabunPSK" w:eastAsia="Times New Roman" w:hAnsi="TH SarabunPSK" w:cs="TH SarabunPSK" w:hint="cs"/>
                <w:sz w:val="28"/>
                <w:szCs w:val="28"/>
                <w:cs/>
              </w:rPr>
              <w:t>การ</w:t>
            </w:r>
            <w:r w:rsidRPr="00B60D70">
              <w:rPr>
                <w:rFonts w:ascii="TH SarabunPSK" w:eastAsia="Times New Roman" w:hAnsi="TH SarabunPSK" w:cs="TH SarabunPSK"/>
                <w:sz w:val="28"/>
                <w:szCs w:val="28"/>
                <w:cs/>
              </w:rPr>
              <w:t>นำเสนอ</w:t>
            </w:r>
            <w:r w:rsidRPr="00B60D70">
              <w:rPr>
                <w:rFonts w:ascii="TH SarabunPSK" w:eastAsia="Times New Roman" w:hAnsi="TH SarabunPSK" w:cs="TH SarabunPSK" w:hint="cs"/>
                <w:sz w:val="28"/>
                <w:szCs w:val="28"/>
                <w:cs/>
              </w:rPr>
              <w:t>ผลงานของนักศึกษา</w:t>
            </w:r>
          </w:p>
          <w:p w14:paraId="39E0EC15" w14:textId="1EE3BCBB" w:rsidR="005F0F76" w:rsidRPr="00B60D70" w:rsidRDefault="005F0F76" w:rsidP="000B2752">
            <w:pPr>
              <w:rPr>
                <w:rFonts w:ascii="TH SarabunPSK" w:eastAsia="Times New Roman" w:hAnsi="TH SarabunPSK" w:cs="TH SarabunPSK"/>
                <w:sz w:val="28"/>
                <w:szCs w:val="28"/>
              </w:rPr>
            </w:pPr>
          </w:p>
        </w:tc>
        <w:tc>
          <w:tcPr>
            <w:tcW w:w="3487" w:type="dxa"/>
          </w:tcPr>
          <w:p w14:paraId="04CDB301" w14:textId="3831698E" w:rsidR="00CD6AD1" w:rsidRPr="00B60D70" w:rsidRDefault="001177EE" w:rsidP="005F0F76">
            <w:pPr>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cs/>
              </w:rPr>
              <w:t>การบ้าน/แบบฝึกหัด</w:t>
            </w:r>
            <w:r w:rsidR="005F0F76" w:rsidRPr="00B60D70">
              <w:rPr>
                <w:rFonts w:ascii="TH SarabunPSK" w:eastAsia="Times New Roman" w:hAnsi="TH SarabunPSK" w:cs="TH SarabunPSK" w:hint="cs"/>
                <w:sz w:val="28"/>
                <w:szCs w:val="28"/>
                <w:cs/>
              </w:rPr>
              <w:t xml:space="preserve"> </w:t>
            </w:r>
            <w:r w:rsidR="00CD6AD1" w:rsidRPr="00B60D70">
              <w:rPr>
                <w:rFonts w:ascii="TH SarabunPSK" w:eastAsia="Times New Roman" w:hAnsi="TH SarabunPSK" w:cs="TH SarabunPSK" w:hint="cs"/>
                <w:sz w:val="28"/>
                <w:szCs w:val="28"/>
                <w:cs/>
              </w:rPr>
              <w:t>รายงานสะท้อนการเรียนรู้</w:t>
            </w:r>
          </w:p>
        </w:tc>
        <w:tc>
          <w:tcPr>
            <w:tcW w:w="3487" w:type="dxa"/>
          </w:tcPr>
          <w:p w14:paraId="6258EAE1" w14:textId="6FDFFDB0" w:rsidR="001177EE" w:rsidRPr="00B60D70" w:rsidRDefault="001177EE" w:rsidP="00E477D7">
            <w:pPr>
              <w:ind w:left="33"/>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cs/>
              </w:rPr>
              <w:t>บรรยายโดยผู้สอน</w:t>
            </w:r>
            <w:r w:rsidR="00D5317D" w:rsidRPr="00B60D70">
              <w:rPr>
                <w:rFonts w:ascii="TH SarabunPSK" w:eastAsia="Times New Roman" w:hAnsi="TH SarabunPSK" w:cs="TH SarabunPSK" w:hint="cs"/>
                <w:sz w:val="28"/>
                <w:szCs w:val="28"/>
                <w:cs/>
              </w:rPr>
              <w:t>และให้ผู้เรียน</w:t>
            </w:r>
            <w:r w:rsidR="00E477D7" w:rsidRPr="00B60D70">
              <w:rPr>
                <w:rFonts w:ascii="TH SarabunPSK" w:eastAsia="Times New Roman" w:hAnsi="TH SarabunPSK" w:cs="TH SarabunPSK" w:hint="cs"/>
                <w:sz w:val="28"/>
                <w:szCs w:val="28"/>
                <w:cs/>
              </w:rPr>
              <w:t xml:space="preserve"> ท</w:t>
            </w:r>
            <w:r w:rsidRPr="00B60D70">
              <w:rPr>
                <w:rFonts w:ascii="TH SarabunPSK" w:eastAsia="Times New Roman" w:hAnsi="TH SarabunPSK" w:cs="TH SarabunPSK" w:hint="cs"/>
                <w:sz w:val="28"/>
                <w:szCs w:val="28"/>
                <w:cs/>
              </w:rPr>
              <w:t>ดลองการ</w:t>
            </w:r>
            <w:r w:rsidR="00E477D7" w:rsidRPr="00B60D70">
              <w:rPr>
                <w:rFonts w:ascii="TH SarabunPSK" w:eastAsia="Times New Roman" w:hAnsi="TH SarabunPSK" w:cs="TH SarabunPSK" w:hint="cs"/>
                <w:sz w:val="28"/>
                <w:szCs w:val="28"/>
                <w:cs/>
              </w:rPr>
              <w:t>และ</w:t>
            </w:r>
            <w:r w:rsidRPr="00B60D70">
              <w:rPr>
                <w:rFonts w:ascii="TH SarabunPSK" w:eastAsia="Times New Roman" w:hAnsi="TH SarabunPSK" w:cs="TH SarabunPSK" w:hint="cs"/>
                <w:sz w:val="28"/>
                <w:szCs w:val="28"/>
                <w:cs/>
              </w:rPr>
              <w:t>ลงมือปฏิบัติ</w:t>
            </w:r>
          </w:p>
        </w:tc>
        <w:tc>
          <w:tcPr>
            <w:tcW w:w="3487" w:type="dxa"/>
          </w:tcPr>
          <w:p w14:paraId="08379874" w14:textId="319C8ABF" w:rsidR="001177EE" w:rsidRPr="00B60D70" w:rsidRDefault="00E477D7" w:rsidP="008C5C94">
            <w:pPr>
              <w:rPr>
                <w:rFonts w:ascii="TH SarabunPSK" w:eastAsia="Times New Roman" w:hAnsi="TH SarabunPSK" w:cs="TH SarabunPSK"/>
                <w:sz w:val="28"/>
                <w:szCs w:val="28"/>
                <w:cs/>
              </w:rPr>
            </w:pPr>
            <w:r w:rsidRPr="00B60D70">
              <w:rPr>
                <w:rFonts w:ascii="TH SarabunPSK" w:eastAsia="Times New Roman" w:hAnsi="TH SarabunPSK" w:cs="TH SarabunPSK"/>
                <w:sz w:val="28"/>
                <w:szCs w:val="28"/>
                <w:cs/>
              </w:rPr>
              <w:t>ทำแบบฝึกหัด การบ้าน งานที่ได้รับ</w:t>
            </w:r>
            <w:r w:rsidRPr="00B60D70">
              <w:rPr>
                <w:rFonts w:ascii="TH SarabunPSK" w:eastAsia="Times New Roman" w:hAnsi="TH SarabunPSK" w:cs="TH SarabunPSK" w:hint="cs"/>
                <w:sz w:val="28"/>
                <w:szCs w:val="28"/>
                <w:cs/>
              </w:rPr>
              <w:t>มอบหมายและ</w:t>
            </w:r>
            <w:r w:rsidR="008C5C94" w:rsidRPr="00B60D70">
              <w:rPr>
                <w:rFonts w:ascii="TH SarabunPSK" w:eastAsia="Times New Roman" w:hAnsi="TH SarabunPSK" w:cs="TH SarabunPSK" w:hint="cs"/>
                <w:sz w:val="28"/>
                <w:szCs w:val="28"/>
                <w:cs/>
              </w:rPr>
              <w:t>ศึกษาดูงานใน</w:t>
            </w:r>
            <w:r w:rsidR="001177EE" w:rsidRPr="00B60D70">
              <w:rPr>
                <w:rFonts w:ascii="TH SarabunPSK" w:eastAsia="Times New Roman" w:hAnsi="TH SarabunPSK" w:cs="TH SarabunPSK" w:hint="cs"/>
                <w:sz w:val="28"/>
                <w:szCs w:val="28"/>
                <w:cs/>
              </w:rPr>
              <w:t>สถานประกอบการ</w:t>
            </w:r>
          </w:p>
        </w:tc>
      </w:tr>
    </w:tbl>
    <w:p w14:paraId="6E68228C" w14:textId="77777777" w:rsidR="00735F2E" w:rsidRPr="00B60D70" w:rsidRDefault="00735F2E"/>
    <w:p w14:paraId="5C4DC481" w14:textId="77777777" w:rsidR="00206D00" w:rsidRPr="00B60D70" w:rsidRDefault="00206D00">
      <w:r w:rsidRPr="00B60D70">
        <w:br w:type="page"/>
      </w:r>
    </w:p>
    <w:tbl>
      <w:tblPr>
        <w:tblStyle w:val="af6"/>
        <w:tblW w:w="0" w:type="auto"/>
        <w:tblInd w:w="-2" w:type="dxa"/>
        <w:tblLook w:val="04A0" w:firstRow="1" w:lastRow="0" w:firstColumn="1" w:lastColumn="0" w:noHBand="0" w:noVBand="1"/>
      </w:tblPr>
      <w:tblGrid>
        <w:gridCol w:w="1413"/>
        <w:gridCol w:w="2074"/>
        <w:gridCol w:w="3487"/>
        <w:gridCol w:w="3487"/>
        <w:gridCol w:w="3487"/>
      </w:tblGrid>
      <w:tr w:rsidR="00B60D70" w:rsidRPr="00B60D70" w14:paraId="260F2E5B" w14:textId="77777777" w:rsidTr="0043763D">
        <w:tc>
          <w:tcPr>
            <w:tcW w:w="1413" w:type="dxa"/>
            <w:tcBorders>
              <w:right w:val="single" w:sz="2" w:space="0" w:color="auto"/>
            </w:tcBorders>
            <w:shd w:val="clear" w:color="auto" w:fill="D0CECE" w:themeFill="background2" w:themeFillShade="E6"/>
          </w:tcPr>
          <w:p w14:paraId="07AE606D" w14:textId="61A04396" w:rsidR="003349A4" w:rsidRPr="00B60D70" w:rsidRDefault="003349A4" w:rsidP="00D420AC">
            <w:pPr>
              <w:jc w:val="left"/>
              <w:rPr>
                <w:rFonts w:ascii="TH SarabunPSK" w:hAnsi="TH SarabunPSK" w:cs="TH SarabunPSK"/>
                <w:sz w:val="28"/>
                <w:szCs w:val="28"/>
              </w:rPr>
            </w:pPr>
            <w:r w:rsidRPr="00B60D70">
              <w:rPr>
                <w:rFonts w:ascii="TH SarabunPSK" w:eastAsia="Times New Roman" w:hAnsi="TH SarabunPSK" w:cs="TH SarabunPSK" w:hint="cs"/>
                <w:b/>
                <w:bCs/>
                <w:sz w:val="28"/>
                <w:szCs w:val="28"/>
              </w:rPr>
              <w:lastRenderedPageBreak/>
              <w:t>PLO4:</w:t>
            </w:r>
          </w:p>
        </w:tc>
        <w:tc>
          <w:tcPr>
            <w:tcW w:w="12535" w:type="dxa"/>
            <w:gridSpan w:val="4"/>
            <w:tcBorders>
              <w:top w:val="single" w:sz="2" w:space="0" w:color="auto"/>
              <w:left w:val="single" w:sz="2" w:space="0" w:color="auto"/>
              <w:bottom w:val="single" w:sz="2" w:space="0" w:color="auto"/>
              <w:right w:val="single" w:sz="2" w:space="0" w:color="auto"/>
            </w:tcBorders>
          </w:tcPr>
          <w:p w14:paraId="47B5D73E" w14:textId="4A0A1CD0" w:rsidR="003349A4" w:rsidRPr="00B60D70" w:rsidRDefault="00D52791" w:rsidP="00D420AC">
            <w:pPr>
              <w:jc w:val="left"/>
              <w:rPr>
                <w:rFonts w:ascii="TH SarabunPSK" w:hAnsi="TH SarabunPSK" w:cs="TH SarabunPSK"/>
                <w:b/>
                <w:bCs/>
                <w:sz w:val="28"/>
                <w:szCs w:val="28"/>
              </w:rPr>
            </w:pPr>
            <w:r w:rsidRPr="00B60D70">
              <w:rPr>
                <w:rFonts w:ascii="TH SarabunPSK" w:eastAsia="Times New Roman" w:hAnsi="TH SarabunPSK" w:cs="TH SarabunPSK" w:hint="cs"/>
                <w:b/>
                <w:bCs/>
                <w:sz w:val="28"/>
                <w:szCs w:val="28"/>
                <w:cs/>
              </w:rPr>
              <w:t>ปฏิบัติการออกแบบและจัดการเรียนรู้ด้วยการสอน การเกื้อหนุน การโค้ช โดยใช้เทคโนโลยี นวัตกรรมและเครื่องมือวัดประเมินผล เพื่อพัฒนาผู้เรียนได้ตามมาตรฐานและจรรยาบรรณวิชาชีพครู</w:t>
            </w:r>
            <w:r w:rsidR="00880229" w:rsidRPr="00B60D70">
              <w:rPr>
                <w:rFonts w:ascii="TH SarabunPSK" w:eastAsia="Times New Roman" w:hAnsi="TH SarabunPSK" w:cs="TH SarabunPSK"/>
                <w:b/>
                <w:bCs/>
                <w:sz w:val="28"/>
                <w:szCs w:val="28"/>
              </w:rPr>
              <w:t xml:space="preserve"> (P-M4)</w:t>
            </w:r>
          </w:p>
        </w:tc>
      </w:tr>
      <w:tr w:rsidR="00B60D70" w:rsidRPr="00B60D70" w14:paraId="1C124B76" w14:textId="77777777" w:rsidTr="0043763D">
        <w:tc>
          <w:tcPr>
            <w:tcW w:w="13948" w:type="dxa"/>
            <w:gridSpan w:val="5"/>
          </w:tcPr>
          <w:p w14:paraId="00F08723" w14:textId="77777777" w:rsidR="0094634C" w:rsidRPr="00B60D70" w:rsidRDefault="0094634C" w:rsidP="0094634C">
            <w:pPr>
              <w:rPr>
                <w:rFonts w:ascii="TH SarabunPSK" w:hAnsi="TH SarabunPSK" w:cs="TH SarabunPSK"/>
                <w:b/>
                <w:bCs/>
                <w:sz w:val="28"/>
                <w:szCs w:val="28"/>
              </w:rPr>
            </w:pPr>
            <w:r w:rsidRPr="00B60D70">
              <w:rPr>
                <w:rFonts w:ascii="TH SarabunPSK" w:hAnsi="TH SarabunPSK" w:cs="TH SarabunPSK" w:hint="cs"/>
                <w:b/>
                <w:bCs/>
                <w:sz w:val="28"/>
                <w:szCs w:val="28"/>
                <w:cs/>
              </w:rPr>
              <w:t xml:space="preserve">กรอบแนวคิดในภาพรวม </w:t>
            </w:r>
            <w:r w:rsidRPr="00B60D70">
              <w:rPr>
                <w:rFonts w:ascii="TH SarabunPSK" w:hAnsi="TH SarabunPSK" w:cs="TH SarabunPSK" w:hint="cs"/>
                <w:b/>
                <w:bCs/>
                <w:sz w:val="28"/>
                <w:szCs w:val="28"/>
              </w:rPr>
              <w:t xml:space="preserve">: </w:t>
            </w:r>
          </w:p>
          <w:p w14:paraId="34F7A8C5" w14:textId="65F1C28C" w:rsidR="003349A4" w:rsidRPr="00B60D70" w:rsidRDefault="0094634C" w:rsidP="0094634C">
            <w:pPr>
              <w:rPr>
                <w:rFonts w:ascii="TH SarabunPSK" w:hAnsi="TH SarabunPSK" w:cs="TH SarabunPSK"/>
                <w:sz w:val="28"/>
                <w:szCs w:val="28"/>
              </w:rPr>
            </w:pPr>
            <w:r w:rsidRPr="00B60D70">
              <w:rPr>
                <w:rFonts w:ascii="TH SarabunPSK" w:hAnsi="TH SarabunPSK" w:cs="TH SarabunPSK" w:hint="cs"/>
                <w:sz w:val="28"/>
                <w:szCs w:val="28"/>
                <w:cs/>
              </w:rPr>
              <w:t>ให้ความรู้เกี่ยวกับทฤษฎีและแนวคิดการสอนทางช่างโยธา ให้ผู้เรียนทำการทดลองและฝึกปฏิบัติทักษะ ถ่ายวิดีโอเพื่อแสดงตัวอย่างการสอนทางด้านช่างโยธา ใช้แพลตฟอร์มการเรียนรู้ออนไลน์เพื่อให้ผู้เรียนสามารถเข้าถึงข้อมูลและวิดีโอการสอนได้ทุกที่ทุกเวลา จัดเก็บข้อมูลเกี่ยวกับระดับความรู้และทักษะของผู้เรียนเป็นรายบุคคล ให้โอกาสในการเลือกเนื้อหาที่สอดคล้องกับความสนใจและความต้องการ จัดการเรียนการสอนแบบกิจกรรมกลุ่มเพื่อให้ผู้เรียนได้แบ่งปันประสบการณ์และความรู้ ใช้บทบาทของการโค้ชเพื่อให้คำแนะนำ และให้ข้อมูลย้อนกลับ</w:t>
            </w:r>
            <w:r w:rsidR="00D52791"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จัดทำแบบทดสอบทางทฤษฎีและปฏิบัติที่ครอบคลุมเนื้อหาที่ได้รับการเรียนรู้ ให้คะแนนตามการตอบข้อสอบเพื่อประเมินความเข้าใจและการนำความรู้ไปใช้ประเมินความสามารถในการวางแผน การทำงานร่วมกับทีม และการนำ</w:t>
            </w:r>
            <w:r w:rsidR="00BB6FE4" w:rsidRPr="00B60D70">
              <w:rPr>
                <w:rFonts w:ascii="TH SarabunPSK" w:hAnsi="TH SarabunPSK" w:cs="TH SarabunPSK" w:hint="cs"/>
                <w:sz w:val="28"/>
                <w:szCs w:val="28"/>
                <w:cs/>
              </w:rPr>
              <w:t>โปรเจก</w:t>
            </w:r>
            <w:proofErr w:type="spellStart"/>
            <w:r w:rsidR="00BB6FE4" w:rsidRPr="00B60D70">
              <w:rPr>
                <w:rFonts w:ascii="TH SarabunPSK" w:hAnsi="TH SarabunPSK" w:cs="TH SarabunPSK" w:hint="cs"/>
                <w:sz w:val="28"/>
                <w:szCs w:val="28"/>
                <w:cs/>
              </w:rPr>
              <w:t>ต์</w:t>
            </w:r>
            <w:proofErr w:type="spellEnd"/>
            <w:r w:rsidRPr="00B60D70">
              <w:rPr>
                <w:rFonts w:ascii="TH SarabunPSK" w:hAnsi="TH SarabunPSK" w:cs="TH SarabunPSK" w:hint="cs"/>
                <w:sz w:val="28"/>
                <w:szCs w:val="28"/>
                <w:cs/>
              </w:rPr>
              <w:t>ไปสู่การทำงานจริง ให้คะแนนตามผลงานที่สร้างขึ้นจาก</w:t>
            </w:r>
            <w:r w:rsidR="00BB6FE4" w:rsidRPr="00B60D70">
              <w:rPr>
                <w:rFonts w:ascii="TH SarabunPSK" w:hAnsi="TH SarabunPSK" w:cs="TH SarabunPSK" w:hint="cs"/>
                <w:sz w:val="28"/>
                <w:szCs w:val="28"/>
                <w:cs/>
              </w:rPr>
              <w:t>โปรเจก</w:t>
            </w:r>
            <w:proofErr w:type="spellStart"/>
            <w:r w:rsidR="00BB6FE4" w:rsidRPr="00B60D70">
              <w:rPr>
                <w:rFonts w:ascii="TH SarabunPSK" w:hAnsi="TH SarabunPSK" w:cs="TH SarabunPSK" w:hint="cs"/>
                <w:sz w:val="28"/>
                <w:szCs w:val="28"/>
                <w:cs/>
              </w:rPr>
              <w:t>ต์</w:t>
            </w:r>
            <w:proofErr w:type="spellEnd"/>
            <w:r w:rsidRPr="00B60D70">
              <w:rPr>
                <w:rFonts w:ascii="TH SarabunPSK" w:hAnsi="TH SarabunPSK" w:cs="TH SarabunPSK" w:hint="cs"/>
                <w:sz w:val="28"/>
                <w:szCs w:val="28"/>
                <w:cs/>
              </w:rPr>
              <w:t xml:space="preserve"> ประเมินทักษะในการทำงานร่วมกับทีม พิจารณาความรับผิดชอบและการแสดงความร่วมมือในโครงการหรือประเมินการแก้ปัญหาทางด้านช่างโยธา ประเมินทักษะการนำเสนอและการสื่อสาร ประเมินการใช้เทคโนโลยีเพื่อการเรียนรู้และการทำงาน การประเมินการปฏิบัติทางช่างโยธา</w:t>
            </w:r>
          </w:p>
        </w:tc>
      </w:tr>
      <w:tr w:rsidR="00B60D70" w:rsidRPr="00B60D70" w14:paraId="0FD9A501" w14:textId="77777777" w:rsidTr="0043763D">
        <w:tc>
          <w:tcPr>
            <w:tcW w:w="6974" w:type="dxa"/>
            <w:gridSpan w:val="3"/>
            <w:shd w:val="clear" w:color="auto" w:fill="F7CAAC" w:themeFill="accent2" w:themeFillTint="66"/>
          </w:tcPr>
          <w:p w14:paraId="04E5A2B2" w14:textId="77777777" w:rsidR="003349A4" w:rsidRPr="00B60D70" w:rsidRDefault="003349A4" w:rsidP="00D420AC">
            <w:pPr>
              <w:jc w:val="center"/>
              <w:rPr>
                <w:rFonts w:ascii="TH SarabunPSK" w:hAnsi="TH SarabunPSK" w:cs="TH SarabunPSK"/>
              </w:rPr>
            </w:pPr>
            <w:r w:rsidRPr="00B60D70">
              <w:rPr>
                <w:rFonts w:ascii="TH SarabunPSK" w:eastAsia="Times New Roman" w:hAnsi="TH SarabunPSK" w:cs="TH SarabunPSK" w:hint="cs"/>
                <w:b/>
                <w:bCs/>
                <w:sz w:val="28"/>
                <w:szCs w:val="28"/>
                <w:cs/>
              </w:rPr>
              <w:t>แนวคิดการประเมินและหลักฐานการเรียนรู้</w:t>
            </w:r>
          </w:p>
        </w:tc>
        <w:tc>
          <w:tcPr>
            <w:tcW w:w="6974" w:type="dxa"/>
            <w:gridSpan w:val="2"/>
            <w:shd w:val="clear" w:color="auto" w:fill="F7CAAC" w:themeFill="accent2" w:themeFillTint="66"/>
          </w:tcPr>
          <w:p w14:paraId="789F3C4F" w14:textId="77777777" w:rsidR="003349A4" w:rsidRPr="00B60D70" w:rsidRDefault="003349A4" w:rsidP="00D420AC">
            <w:pPr>
              <w:jc w:val="center"/>
              <w:rPr>
                <w:rFonts w:ascii="TH SarabunPSK" w:hAnsi="TH SarabunPSK" w:cs="TH SarabunPSK"/>
              </w:rPr>
            </w:pPr>
            <w:r w:rsidRPr="00B60D70">
              <w:rPr>
                <w:rFonts w:ascii="TH SarabunPSK" w:eastAsia="Times New Roman" w:hAnsi="TH SarabunPSK" w:cs="TH SarabunPSK" w:hint="cs"/>
                <w:b/>
                <w:bCs/>
                <w:sz w:val="28"/>
                <w:szCs w:val="28"/>
                <w:cs/>
              </w:rPr>
              <w:t>แนวคิดในการออกแบบการจัดการเรียนรู้</w:t>
            </w:r>
          </w:p>
        </w:tc>
      </w:tr>
      <w:tr w:rsidR="00B60D70" w:rsidRPr="00B60D70" w14:paraId="2F4B919C" w14:textId="77777777" w:rsidTr="0043763D">
        <w:tc>
          <w:tcPr>
            <w:tcW w:w="3487" w:type="dxa"/>
            <w:gridSpan w:val="2"/>
            <w:shd w:val="clear" w:color="auto" w:fill="FBE4D5" w:themeFill="accent2" w:themeFillTint="33"/>
          </w:tcPr>
          <w:p w14:paraId="2B9BC60C" w14:textId="3308C7CF" w:rsidR="00A02E37" w:rsidRPr="00B60D70" w:rsidRDefault="00A02E37" w:rsidP="00A02E37">
            <w:pPr>
              <w:jc w:val="center"/>
              <w:rPr>
                <w:rFonts w:ascii="TH SarabunPSK" w:hAnsi="TH SarabunPSK" w:cs="TH SarabunPSK"/>
                <w:sz w:val="28"/>
                <w:szCs w:val="28"/>
              </w:rPr>
            </w:pPr>
            <w:r w:rsidRPr="00B60D70">
              <w:rPr>
                <w:rFonts w:ascii="TH SarabunPSK" w:eastAsia="Times New Roman" w:hAnsi="TH SarabunPSK" w:cs="TH SarabunPSK" w:hint="cs"/>
                <w:b/>
                <w:bCs/>
                <w:sz w:val="28"/>
                <w:szCs w:val="28"/>
                <w:cs/>
              </w:rPr>
              <w:t>วิธีประเมิน</w:t>
            </w:r>
            <w:r w:rsidRPr="00B60D70">
              <w:rPr>
                <w:rFonts w:ascii="TH SarabunPSK" w:eastAsia="Times New Roman" w:hAnsi="TH SarabunPSK" w:cs="TH SarabunPSK" w:hint="cs"/>
                <w:b/>
                <w:bCs/>
                <w:sz w:val="28"/>
                <w:szCs w:val="28"/>
                <w:lang w:bidi="ar-SA"/>
              </w:rPr>
              <w:t xml:space="preserve"> (</w:t>
            </w:r>
            <w:r w:rsidRPr="00B60D70">
              <w:rPr>
                <w:rFonts w:ascii="TH SarabunPSK" w:eastAsia="Times New Roman" w:hAnsi="TH SarabunPSK" w:cs="TH SarabunPSK" w:hint="cs"/>
                <w:b/>
                <w:bCs/>
                <w:sz w:val="28"/>
                <w:szCs w:val="28"/>
                <w:cs/>
              </w:rPr>
              <w:t>ช่องทางการประเมิน)</w:t>
            </w:r>
          </w:p>
        </w:tc>
        <w:tc>
          <w:tcPr>
            <w:tcW w:w="3487" w:type="dxa"/>
            <w:shd w:val="clear" w:color="auto" w:fill="FBE4D5" w:themeFill="accent2" w:themeFillTint="33"/>
          </w:tcPr>
          <w:p w14:paraId="1209740F" w14:textId="72E6114F" w:rsidR="00A02E37" w:rsidRPr="00B60D70" w:rsidRDefault="00A02E37" w:rsidP="00A02E37">
            <w:pPr>
              <w:jc w:val="center"/>
              <w:rPr>
                <w:rFonts w:ascii="TH SarabunPSK" w:hAnsi="TH SarabunPSK" w:cs="TH SarabunPSK"/>
                <w:sz w:val="28"/>
                <w:szCs w:val="28"/>
              </w:rPr>
            </w:pPr>
            <w:r w:rsidRPr="00B60D70">
              <w:rPr>
                <w:rFonts w:ascii="TH SarabunPSK" w:eastAsia="Times New Roman" w:hAnsi="TH SarabunPSK" w:cs="TH SarabunPSK" w:hint="cs"/>
                <w:b/>
                <w:bCs/>
                <w:sz w:val="28"/>
                <w:szCs w:val="28"/>
                <w:cs/>
              </w:rPr>
              <w:t>หลักฐานการเรียนรู้</w:t>
            </w:r>
          </w:p>
        </w:tc>
        <w:tc>
          <w:tcPr>
            <w:tcW w:w="3487" w:type="dxa"/>
            <w:shd w:val="clear" w:color="auto" w:fill="FBE4D5" w:themeFill="accent2" w:themeFillTint="33"/>
          </w:tcPr>
          <w:p w14:paraId="0FB611AF" w14:textId="166C4B72" w:rsidR="00A02E37" w:rsidRPr="00B60D70" w:rsidRDefault="00A02E37" w:rsidP="00A02E37">
            <w:pPr>
              <w:jc w:val="center"/>
              <w:rPr>
                <w:rFonts w:ascii="TH SarabunPSK" w:hAnsi="TH SarabunPSK" w:cs="TH SarabunPSK"/>
                <w:sz w:val="28"/>
                <w:szCs w:val="28"/>
              </w:rPr>
            </w:pPr>
            <w:r w:rsidRPr="00B60D70">
              <w:rPr>
                <w:rFonts w:ascii="TH SarabunPSK" w:eastAsia="Times New Roman" w:hAnsi="TH SarabunPSK" w:cs="TH SarabunPSK" w:hint="cs"/>
                <w:b/>
                <w:bCs/>
                <w:sz w:val="28"/>
                <w:szCs w:val="28"/>
                <w:cs/>
              </w:rPr>
              <w:t>วิธีสอน</w:t>
            </w:r>
          </w:p>
        </w:tc>
        <w:tc>
          <w:tcPr>
            <w:tcW w:w="3487" w:type="dxa"/>
            <w:shd w:val="clear" w:color="auto" w:fill="FBE4D5" w:themeFill="accent2" w:themeFillTint="33"/>
          </w:tcPr>
          <w:p w14:paraId="56D11CD2" w14:textId="53971BE5" w:rsidR="00A02E37" w:rsidRPr="00B60D70" w:rsidRDefault="00A02E37" w:rsidP="00A02E37">
            <w:pPr>
              <w:jc w:val="center"/>
              <w:rPr>
                <w:rFonts w:ascii="TH SarabunPSK" w:hAnsi="TH SarabunPSK" w:cs="TH SarabunPSK"/>
                <w:sz w:val="28"/>
                <w:szCs w:val="28"/>
              </w:rPr>
            </w:pPr>
            <w:r w:rsidRPr="00B60D70">
              <w:rPr>
                <w:rFonts w:ascii="TH SarabunPSK" w:eastAsia="Times New Roman" w:hAnsi="TH SarabunPSK" w:cs="TH SarabunPSK" w:hint="cs"/>
                <w:b/>
                <w:bCs/>
                <w:sz w:val="28"/>
                <w:szCs w:val="28"/>
                <w:cs/>
              </w:rPr>
              <w:t>กิจกรรมการเรียนรู้</w:t>
            </w:r>
          </w:p>
        </w:tc>
      </w:tr>
      <w:tr w:rsidR="00B60D70" w:rsidRPr="00B60D70" w14:paraId="3BE49550" w14:textId="77777777" w:rsidTr="0043763D">
        <w:tc>
          <w:tcPr>
            <w:tcW w:w="3487" w:type="dxa"/>
            <w:gridSpan w:val="2"/>
          </w:tcPr>
          <w:p w14:paraId="011DE80A" w14:textId="532D9334" w:rsidR="00565997" w:rsidRPr="00B60D70" w:rsidRDefault="00B672F6" w:rsidP="00433DDD">
            <w:pPr>
              <w:rPr>
                <w:rFonts w:ascii="TH SarabunPSK" w:eastAsia="Times New Roman" w:hAnsi="TH SarabunPSK" w:cs="TH SarabunPSK"/>
                <w:sz w:val="28"/>
                <w:szCs w:val="28"/>
                <w:cs/>
              </w:rPr>
            </w:pPr>
            <w:r w:rsidRPr="00B60D70">
              <w:rPr>
                <w:rFonts w:ascii="TH SarabunPSK" w:eastAsia="Times New Roman" w:hAnsi="TH SarabunPSK" w:cs="TH SarabunPSK"/>
                <w:sz w:val="28"/>
                <w:szCs w:val="28"/>
                <w:cs/>
              </w:rPr>
              <w:t>ประเมิน</w:t>
            </w:r>
            <w:r w:rsidR="00486AAA" w:rsidRPr="00B60D70">
              <w:rPr>
                <w:rFonts w:ascii="TH SarabunPSK" w:eastAsia="Times New Roman" w:hAnsi="TH SarabunPSK" w:cs="TH SarabunPSK" w:hint="cs"/>
                <w:sz w:val="28"/>
                <w:szCs w:val="28"/>
                <w:cs/>
              </w:rPr>
              <w:t>ผล</w:t>
            </w:r>
            <w:r w:rsidRPr="00B60D70">
              <w:rPr>
                <w:rFonts w:ascii="TH SarabunPSK" w:eastAsia="Times New Roman" w:hAnsi="TH SarabunPSK" w:cs="TH SarabunPSK"/>
                <w:sz w:val="28"/>
                <w:szCs w:val="28"/>
                <w:cs/>
              </w:rPr>
              <w:t>จากการปฏิบัติจริง</w:t>
            </w:r>
            <w:r w:rsidR="00433DDD" w:rsidRPr="00B60D70">
              <w:rPr>
                <w:rFonts w:ascii="TH SarabunPSK" w:eastAsia="Times New Roman" w:hAnsi="TH SarabunPSK" w:cs="TH SarabunPSK" w:hint="cs"/>
                <w:sz w:val="28"/>
                <w:szCs w:val="28"/>
                <w:cs/>
              </w:rPr>
              <w:t xml:space="preserve"> </w:t>
            </w:r>
            <w:r w:rsidRPr="00B60D70">
              <w:rPr>
                <w:rFonts w:ascii="TH SarabunPSK" w:eastAsia="Times New Roman" w:hAnsi="TH SarabunPSK" w:cs="TH SarabunPSK"/>
                <w:sz w:val="28"/>
                <w:szCs w:val="28"/>
                <w:cs/>
              </w:rPr>
              <w:t>การนำเสนอ</w:t>
            </w:r>
            <w:r w:rsidR="00486AAA" w:rsidRPr="00B60D70">
              <w:rPr>
                <w:rFonts w:ascii="TH SarabunPSK" w:eastAsia="Times New Roman" w:hAnsi="TH SarabunPSK" w:cs="TH SarabunPSK" w:hint="cs"/>
                <w:sz w:val="28"/>
                <w:szCs w:val="28"/>
                <w:cs/>
              </w:rPr>
              <w:t>ของผู้เรียน</w:t>
            </w:r>
          </w:p>
        </w:tc>
        <w:tc>
          <w:tcPr>
            <w:tcW w:w="3487" w:type="dxa"/>
          </w:tcPr>
          <w:p w14:paraId="735B7D5B" w14:textId="19A04BE8" w:rsidR="00A02E37" w:rsidRPr="00B60D70" w:rsidRDefault="00DC3D69" w:rsidP="00AB67C1">
            <w:pPr>
              <w:jc w:val="left"/>
              <w:rPr>
                <w:rFonts w:ascii="TH SarabunPSK" w:eastAsia="Times New Roman" w:hAnsi="TH SarabunPSK" w:cs="TH SarabunPSK"/>
                <w:sz w:val="28"/>
                <w:szCs w:val="28"/>
                <w:cs/>
              </w:rPr>
            </w:pPr>
            <w:r w:rsidRPr="00B60D70">
              <w:rPr>
                <w:rFonts w:ascii="TH SarabunPSK" w:eastAsia="Times New Roman" w:hAnsi="TH SarabunPSK" w:cs="TH SarabunPSK"/>
                <w:sz w:val="28"/>
                <w:szCs w:val="28"/>
                <w:cs/>
              </w:rPr>
              <w:t>วิดีโอบันทึกการสอน</w:t>
            </w:r>
            <w:r w:rsidR="00872A35" w:rsidRPr="00B60D70">
              <w:rPr>
                <w:rFonts w:ascii="TH SarabunPSK" w:eastAsia="Times New Roman" w:hAnsi="TH SarabunPSK" w:cs="TH SarabunPSK" w:hint="cs"/>
                <w:sz w:val="28"/>
                <w:szCs w:val="28"/>
                <w:cs/>
              </w:rPr>
              <w:t>/การจัดการเรียนรู้</w:t>
            </w:r>
            <w:r w:rsidRPr="00B60D70">
              <w:rPr>
                <w:rFonts w:ascii="TH SarabunPSK" w:eastAsia="Times New Roman" w:hAnsi="TH SarabunPSK" w:cs="TH SarabunPSK"/>
                <w:sz w:val="28"/>
                <w:szCs w:val="28"/>
                <w:cs/>
              </w:rPr>
              <w:t>ของผู้เรียน</w:t>
            </w:r>
          </w:p>
        </w:tc>
        <w:tc>
          <w:tcPr>
            <w:tcW w:w="3487" w:type="dxa"/>
          </w:tcPr>
          <w:p w14:paraId="17E4EEF8" w14:textId="338D756C" w:rsidR="00A02E37" w:rsidRPr="00B60D70" w:rsidRDefault="00D8172F" w:rsidP="00D27BB1">
            <w:pPr>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cs/>
              </w:rPr>
              <w:t>จัดการเรียนรู้เชิงรุก</w:t>
            </w:r>
            <w:r w:rsidR="00A03E93" w:rsidRPr="00B60D70">
              <w:rPr>
                <w:rFonts w:ascii="TH SarabunPSK" w:eastAsia="Times New Roman" w:hAnsi="TH SarabunPSK" w:cs="TH SarabunPSK" w:hint="cs"/>
                <w:sz w:val="28"/>
                <w:szCs w:val="28"/>
                <w:cs/>
              </w:rPr>
              <w:t xml:space="preserve"> </w:t>
            </w:r>
            <w:r w:rsidR="007D1F14" w:rsidRPr="00B60D70">
              <w:rPr>
                <w:rFonts w:ascii="TH SarabunPSK" w:eastAsia="Times New Roman" w:hAnsi="TH SarabunPSK" w:cs="TH SarabunPSK"/>
                <w:sz w:val="28"/>
                <w:szCs w:val="28"/>
                <w:cs/>
              </w:rPr>
              <w:t>และให้ผู้เรียน</w:t>
            </w:r>
            <w:r w:rsidR="00D27BB1" w:rsidRPr="00B60D70">
              <w:rPr>
                <w:rFonts w:ascii="TH SarabunPSK" w:eastAsia="Times New Roman" w:hAnsi="TH SarabunPSK" w:cs="TH SarabunPSK" w:hint="cs"/>
                <w:sz w:val="28"/>
                <w:szCs w:val="28"/>
                <w:cs/>
              </w:rPr>
              <w:t>ฝึก</w:t>
            </w:r>
            <w:r w:rsidR="00A03E93" w:rsidRPr="00B60D70">
              <w:rPr>
                <w:rFonts w:ascii="TH SarabunPSK" w:eastAsia="Times New Roman" w:hAnsi="TH SarabunPSK" w:cs="TH SarabunPSK" w:hint="cs"/>
                <w:sz w:val="28"/>
                <w:szCs w:val="28"/>
                <w:cs/>
              </w:rPr>
              <w:t>ฝนผ่านการ</w:t>
            </w:r>
            <w:r w:rsidR="007D1F14" w:rsidRPr="00B60D70">
              <w:rPr>
                <w:rFonts w:ascii="TH SarabunPSK" w:eastAsia="Times New Roman" w:hAnsi="TH SarabunPSK" w:cs="TH SarabunPSK"/>
                <w:sz w:val="28"/>
                <w:szCs w:val="28"/>
                <w:cs/>
              </w:rPr>
              <w:t>ปฏิบัติ</w:t>
            </w:r>
            <w:r w:rsidR="00A03E93" w:rsidRPr="00B60D70">
              <w:rPr>
                <w:rFonts w:ascii="TH SarabunPSK" w:eastAsia="Times New Roman" w:hAnsi="TH SarabunPSK" w:cs="TH SarabunPSK" w:hint="cs"/>
                <w:sz w:val="28"/>
                <w:szCs w:val="28"/>
                <w:cs/>
              </w:rPr>
              <w:t>เป็นรายบุคคล</w:t>
            </w:r>
            <w:r w:rsidR="00367466" w:rsidRPr="00B60D70">
              <w:rPr>
                <w:rFonts w:ascii="TH SarabunPSK" w:eastAsia="Times New Roman" w:hAnsi="TH SarabunPSK" w:cs="TH SarabunPSK" w:hint="cs"/>
                <w:sz w:val="28"/>
                <w:szCs w:val="28"/>
                <w:cs/>
              </w:rPr>
              <w:t xml:space="preserve"> </w:t>
            </w:r>
          </w:p>
        </w:tc>
        <w:tc>
          <w:tcPr>
            <w:tcW w:w="3487" w:type="dxa"/>
          </w:tcPr>
          <w:p w14:paraId="76715472" w14:textId="77777777" w:rsidR="00A02E37" w:rsidRPr="00B60D70" w:rsidRDefault="006F68B2" w:rsidP="00A03E93">
            <w:pPr>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rPr>
              <w:t>การเรียนรู้</w:t>
            </w:r>
            <w:r w:rsidR="005F52FE" w:rsidRPr="00B60D70">
              <w:rPr>
                <w:rFonts w:ascii="TH SarabunPSK" w:eastAsia="Times New Roman" w:hAnsi="TH SarabunPSK" w:cs="TH SarabunPSK" w:hint="cs"/>
                <w:sz w:val="28"/>
                <w:szCs w:val="28"/>
                <w:cs/>
              </w:rPr>
              <w:t>โดยฝึกปฏิบัติด้วยตนเองทั้งในและนอกห้องเรียน ผู้สอนทำหน้า</w:t>
            </w:r>
            <w:r w:rsidR="00433DDD" w:rsidRPr="00B60D70">
              <w:rPr>
                <w:rFonts w:ascii="TH SarabunPSK" w:eastAsia="Times New Roman" w:hAnsi="TH SarabunPSK" w:cs="TH SarabunPSK" w:hint="cs"/>
                <w:sz w:val="28"/>
                <w:szCs w:val="28"/>
                <w:cs/>
              </w:rPr>
              <w:t>ที่เป็นโค้ช ให้คำแนะนำและพัฒนาผู้เรียนเป็นรายบุคคล</w:t>
            </w:r>
          </w:p>
          <w:p w14:paraId="44B0561E" w14:textId="1322FE08" w:rsidR="00D97C2E" w:rsidRPr="00B60D70" w:rsidRDefault="00D97C2E" w:rsidP="00A03E93">
            <w:pPr>
              <w:rPr>
                <w:rFonts w:ascii="TH SarabunPSK" w:eastAsia="Times New Roman" w:hAnsi="TH SarabunPSK" w:cs="TH SarabunPSK"/>
                <w:sz w:val="28"/>
                <w:szCs w:val="28"/>
                <w:cs/>
              </w:rPr>
            </w:pPr>
          </w:p>
        </w:tc>
      </w:tr>
    </w:tbl>
    <w:p w14:paraId="1D174A22" w14:textId="69E93E1E" w:rsidR="003349A4" w:rsidRPr="00B60D70" w:rsidRDefault="003349A4" w:rsidP="003349A4">
      <w:pPr>
        <w:jc w:val="left"/>
        <w:rPr>
          <w:rFonts w:ascii="TH SarabunPSK" w:hAnsi="TH SarabunPSK" w:cs="TH SarabunPSK"/>
        </w:rPr>
      </w:pPr>
    </w:p>
    <w:p w14:paraId="180A9B01" w14:textId="77777777" w:rsidR="003349A4" w:rsidRPr="00B60D70" w:rsidRDefault="003349A4" w:rsidP="003349A4">
      <w:pPr>
        <w:jc w:val="left"/>
        <w:rPr>
          <w:rFonts w:ascii="TH SarabunPSK" w:hAnsi="TH SarabunPSK" w:cs="TH SarabunPSK"/>
        </w:rPr>
      </w:pPr>
    </w:p>
    <w:p w14:paraId="6023CEE0" w14:textId="77777777" w:rsidR="00206D00" w:rsidRPr="00B60D70" w:rsidRDefault="00206D00">
      <w:r w:rsidRPr="00B60D70">
        <w:br w:type="page"/>
      </w:r>
    </w:p>
    <w:tbl>
      <w:tblPr>
        <w:tblStyle w:val="af6"/>
        <w:tblW w:w="0" w:type="auto"/>
        <w:tblLook w:val="04A0" w:firstRow="1" w:lastRow="0" w:firstColumn="1" w:lastColumn="0" w:noHBand="0" w:noVBand="1"/>
      </w:tblPr>
      <w:tblGrid>
        <w:gridCol w:w="1413"/>
        <w:gridCol w:w="2074"/>
        <w:gridCol w:w="3487"/>
        <w:gridCol w:w="3487"/>
        <w:gridCol w:w="3487"/>
      </w:tblGrid>
      <w:tr w:rsidR="00B60D70" w:rsidRPr="00B60D70" w14:paraId="6B0D51CE" w14:textId="77777777" w:rsidTr="0094634C">
        <w:tc>
          <w:tcPr>
            <w:tcW w:w="1413" w:type="dxa"/>
            <w:tcBorders>
              <w:right w:val="single" w:sz="2" w:space="0" w:color="auto"/>
            </w:tcBorders>
            <w:shd w:val="clear" w:color="auto" w:fill="D0CECE" w:themeFill="background2" w:themeFillShade="E6"/>
          </w:tcPr>
          <w:p w14:paraId="2AB66544" w14:textId="2E788219" w:rsidR="003349A4" w:rsidRPr="00B60D70" w:rsidRDefault="003349A4" w:rsidP="00D420AC">
            <w:pPr>
              <w:jc w:val="left"/>
              <w:rPr>
                <w:rFonts w:ascii="TH SarabunPSK" w:hAnsi="TH SarabunPSK" w:cs="TH SarabunPSK"/>
                <w:sz w:val="28"/>
                <w:szCs w:val="28"/>
              </w:rPr>
            </w:pPr>
            <w:r w:rsidRPr="00B60D70">
              <w:rPr>
                <w:rFonts w:ascii="TH SarabunPSK" w:eastAsia="Times New Roman" w:hAnsi="TH SarabunPSK" w:cs="TH SarabunPSK" w:hint="cs"/>
                <w:b/>
                <w:bCs/>
                <w:sz w:val="28"/>
                <w:szCs w:val="28"/>
              </w:rPr>
              <w:lastRenderedPageBreak/>
              <w:t>PLO5:</w:t>
            </w:r>
          </w:p>
        </w:tc>
        <w:tc>
          <w:tcPr>
            <w:tcW w:w="12535" w:type="dxa"/>
            <w:gridSpan w:val="4"/>
            <w:tcBorders>
              <w:top w:val="single" w:sz="2" w:space="0" w:color="auto"/>
              <w:left w:val="single" w:sz="2" w:space="0" w:color="auto"/>
              <w:bottom w:val="single" w:sz="2" w:space="0" w:color="auto"/>
              <w:right w:val="single" w:sz="2" w:space="0" w:color="auto"/>
            </w:tcBorders>
          </w:tcPr>
          <w:p w14:paraId="79F70C1E" w14:textId="77777777" w:rsidR="00AB3CCF" w:rsidRPr="00B60D70" w:rsidRDefault="002967EF" w:rsidP="00D420AC">
            <w:pPr>
              <w:jc w:val="left"/>
              <w:rPr>
                <w:rFonts w:ascii="TH SarabunPSK" w:eastAsia="Times New Roman" w:hAnsi="TH SarabunPSK" w:cs="TH SarabunPSK"/>
                <w:b/>
                <w:bCs/>
                <w:sz w:val="28"/>
                <w:szCs w:val="28"/>
              </w:rPr>
            </w:pPr>
            <w:r w:rsidRPr="00B60D70">
              <w:rPr>
                <w:rFonts w:ascii="TH SarabunPSK" w:eastAsia="Times New Roman" w:hAnsi="TH SarabunPSK" w:cs="TH SarabunPSK"/>
                <w:b/>
                <w:bCs/>
                <w:sz w:val="28"/>
                <w:szCs w:val="28"/>
                <w:cs/>
              </w:rPr>
              <w:t>ค้นหาความรู้ด้วยตนเอง เรียนรู้และพัฒนาตนเองอย่างต่อเนื่อง</w:t>
            </w:r>
            <w:r w:rsidR="00AB3CCF" w:rsidRPr="00B60D70">
              <w:rPr>
                <w:rFonts w:ascii="TH SarabunPSK" w:eastAsia="Times New Roman" w:hAnsi="TH SarabunPSK" w:cs="TH SarabunPSK"/>
                <w:b/>
                <w:bCs/>
                <w:sz w:val="28"/>
                <w:szCs w:val="28"/>
                <w:cs/>
              </w:rPr>
              <w:t xml:space="preserve"> </w:t>
            </w:r>
            <w:r w:rsidRPr="00B60D70">
              <w:rPr>
                <w:rFonts w:ascii="TH SarabunPSK" w:eastAsia="Times New Roman" w:hAnsi="TH SarabunPSK" w:cs="TH SarabunPSK"/>
                <w:b/>
                <w:bCs/>
                <w:sz w:val="28"/>
                <w:szCs w:val="28"/>
                <w:cs/>
              </w:rPr>
              <w:t xml:space="preserve">เพื่อนำความรู้ที่มีไปสร้างประโยชน์แก่ผู้อื่นและสังคมภายใต้กรอบงานด้านครุศาสตร์อุตสาหกรรม </w:t>
            </w:r>
          </w:p>
          <w:p w14:paraId="3257BD7E" w14:textId="721064C7" w:rsidR="003349A4" w:rsidRPr="00B60D70" w:rsidRDefault="0094634C" w:rsidP="00D420AC">
            <w:pPr>
              <w:jc w:val="left"/>
              <w:rPr>
                <w:rFonts w:ascii="TH SarabunPSK" w:hAnsi="TH SarabunPSK" w:cs="TH SarabunPSK"/>
                <w:sz w:val="28"/>
                <w:szCs w:val="28"/>
              </w:rPr>
            </w:pPr>
            <w:r w:rsidRPr="00B60D70">
              <w:rPr>
                <w:rFonts w:ascii="TH SarabunPSK" w:eastAsia="Times New Roman" w:hAnsi="TH SarabunPSK" w:cs="TH SarabunPSK" w:hint="cs"/>
                <w:b/>
                <w:bCs/>
                <w:sz w:val="28"/>
                <w:szCs w:val="28"/>
                <w:cs/>
              </w:rPr>
              <w:t>(</w:t>
            </w:r>
            <w:r w:rsidRPr="00B60D70">
              <w:rPr>
                <w:rFonts w:ascii="TH SarabunPSK" w:eastAsia="Times New Roman" w:hAnsi="TH SarabunPSK" w:cs="TH SarabunPSK" w:hint="cs"/>
                <w:b/>
                <w:bCs/>
                <w:sz w:val="28"/>
                <w:szCs w:val="28"/>
              </w:rPr>
              <w:t>P-M</w:t>
            </w:r>
            <w:r w:rsidR="00165B46" w:rsidRPr="00B60D70">
              <w:rPr>
                <w:rFonts w:ascii="TH SarabunPSK" w:eastAsia="Times New Roman" w:hAnsi="TH SarabunPSK" w:cs="TH SarabunPSK"/>
                <w:b/>
                <w:bCs/>
                <w:sz w:val="28"/>
                <w:szCs w:val="28"/>
              </w:rPr>
              <w:t>4</w:t>
            </w:r>
            <w:r w:rsidRPr="00B60D70">
              <w:rPr>
                <w:rFonts w:ascii="TH SarabunPSK" w:eastAsia="Times New Roman" w:hAnsi="TH SarabunPSK" w:cs="TH SarabunPSK" w:hint="cs"/>
                <w:b/>
                <w:bCs/>
                <w:sz w:val="28"/>
                <w:szCs w:val="28"/>
              </w:rPr>
              <w:t>)</w:t>
            </w:r>
          </w:p>
        </w:tc>
      </w:tr>
      <w:tr w:rsidR="00B60D70" w:rsidRPr="00B60D70" w14:paraId="56A74D8B" w14:textId="77777777" w:rsidTr="0094634C">
        <w:tc>
          <w:tcPr>
            <w:tcW w:w="13948" w:type="dxa"/>
            <w:gridSpan w:val="5"/>
          </w:tcPr>
          <w:p w14:paraId="4CA1B852" w14:textId="77777777" w:rsidR="0094634C" w:rsidRPr="00B60D70" w:rsidRDefault="0094634C" w:rsidP="0094634C">
            <w:pPr>
              <w:rPr>
                <w:rFonts w:ascii="TH SarabunPSK" w:hAnsi="TH SarabunPSK" w:cs="TH SarabunPSK"/>
                <w:b/>
                <w:bCs/>
                <w:sz w:val="28"/>
                <w:szCs w:val="28"/>
              </w:rPr>
            </w:pPr>
            <w:r w:rsidRPr="00B60D70">
              <w:rPr>
                <w:rFonts w:ascii="TH SarabunPSK" w:hAnsi="TH SarabunPSK" w:cs="TH SarabunPSK" w:hint="cs"/>
                <w:b/>
                <w:bCs/>
                <w:sz w:val="28"/>
                <w:szCs w:val="28"/>
                <w:cs/>
              </w:rPr>
              <w:t xml:space="preserve">กรอบแนวคิดในภาพรวม </w:t>
            </w:r>
            <w:r w:rsidRPr="00B60D70">
              <w:rPr>
                <w:rFonts w:ascii="TH SarabunPSK" w:hAnsi="TH SarabunPSK" w:cs="TH SarabunPSK" w:hint="cs"/>
                <w:b/>
                <w:bCs/>
                <w:sz w:val="28"/>
                <w:szCs w:val="28"/>
              </w:rPr>
              <w:t xml:space="preserve">: </w:t>
            </w:r>
          </w:p>
          <w:p w14:paraId="2183C19C" w14:textId="47559719" w:rsidR="003349A4" w:rsidRPr="00B60D70" w:rsidRDefault="0094634C" w:rsidP="005E5F35">
            <w:pPr>
              <w:rPr>
                <w:rFonts w:ascii="TH SarabunPSK" w:hAnsi="TH SarabunPSK" w:cs="TH SarabunPSK"/>
                <w:sz w:val="28"/>
                <w:szCs w:val="28"/>
              </w:rPr>
            </w:pPr>
            <w:r w:rsidRPr="00B60D70">
              <w:rPr>
                <w:rFonts w:ascii="TH SarabunPSK" w:hAnsi="TH SarabunPSK" w:cs="TH SarabunPSK" w:hint="cs"/>
                <w:sz w:val="28"/>
                <w:szCs w:val="28"/>
                <w:cs/>
              </w:rPr>
              <w:t>กระตุ้นการเรียนรู้ด้วยตนเองและพัฒนาตนเองให้ทันสมัย ใช้แพลตฟอร์มการเรียนรู้ออนไลน์ วิดีโอ และ</w:t>
            </w:r>
            <w:proofErr w:type="spellStart"/>
            <w:r w:rsidRPr="00B60D70">
              <w:rPr>
                <w:rFonts w:ascii="TH SarabunPSK" w:hAnsi="TH SarabunPSK" w:cs="TH SarabunPSK" w:hint="cs"/>
                <w:sz w:val="28"/>
                <w:szCs w:val="28"/>
                <w:cs/>
              </w:rPr>
              <w:t>แอปพลิเคชั</w:t>
            </w:r>
            <w:r w:rsidR="00BB6FE4" w:rsidRPr="00B60D70">
              <w:rPr>
                <w:rFonts w:ascii="TH SarabunPSK" w:hAnsi="TH SarabunPSK" w:cs="TH SarabunPSK" w:hint="cs"/>
                <w:sz w:val="28"/>
                <w:szCs w:val="28"/>
                <w:cs/>
              </w:rPr>
              <w:t>่</w:t>
            </w:r>
            <w:r w:rsidRPr="00B60D70">
              <w:rPr>
                <w:rFonts w:ascii="TH SarabunPSK" w:hAnsi="TH SarabunPSK" w:cs="TH SarabunPSK" w:hint="cs"/>
                <w:sz w:val="28"/>
                <w:szCs w:val="28"/>
                <w:cs/>
              </w:rPr>
              <w:t>น</w:t>
            </w:r>
            <w:proofErr w:type="spellEnd"/>
            <w:r w:rsidRPr="00B60D70">
              <w:rPr>
                <w:rFonts w:ascii="TH SarabunPSK" w:hAnsi="TH SarabunPSK" w:cs="TH SarabunPSK" w:hint="cs"/>
                <w:sz w:val="28"/>
                <w:szCs w:val="28"/>
                <w:cs/>
              </w:rPr>
              <w:t xml:space="preserve">ที่สนับสนุนกระบวนการเรียน ส่งเสริมการคิดวิเคราะห์และแก้ปัญหา สร้างระบบการสนับสนุนที่ส่งเสริมการพูดคุยและประสานงาน สนับสนุนการทำงานร่วมกัน ให้โอกาสในการแสดงออกและแบ่งปันความรู้ </w:t>
            </w:r>
            <w:r w:rsidR="005E5F35" w:rsidRPr="00B60D70">
              <w:rPr>
                <w:rFonts w:ascii="TH SarabunPSK" w:hAnsi="TH SarabunPSK" w:cs="TH SarabunPSK" w:hint="cs"/>
                <w:sz w:val="28"/>
                <w:szCs w:val="28"/>
                <w:cs/>
              </w:rPr>
              <w:t xml:space="preserve">ให้คำแนะนำและติชมเพื่อสร้างความมั่นใจและแรงจูงใจ </w:t>
            </w:r>
            <w:r w:rsidRPr="00B60D70">
              <w:rPr>
                <w:rFonts w:ascii="TH SarabunPSK" w:hAnsi="TH SarabunPSK" w:cs="TH SarabunPSK" w:hint="cs"/>
                <w:sz w:val="28"/>
                <w:szCs w:val="28"/>
                <w:cs/>
              </w:rPr>
              <w:t>สอนโดยเน้นการพัฒนาทักษะที่สามารถใช้ในชีวิตประจำวันและสถานการณ์ที่เปลี่ยนแปลง</w:t>
            </w:r>
            <w:r w:rsidR="005E5F35" w:rsidRPr="00B60D70">
              <w:rPr>
                <w:rFonts w:ascii="TH SarabunPSK" w:hAnsi="TH SarabunPSK" w:cs="TH SarabunPSK" w:hint="cs"/>
                <w:sz w:val="28"/>
                <w:szCs w:val="28"/>
                <w:cs/>
              </w:rPr>
              <w:t xml:space="preserve"> จัดกิจกรรมที่ให้ผู้เรียนได้ปฏิบัติจริงในสถานการณ์ทางวิชาชีพ สร้างโอกาสให้นักเรียนได้เข้าไปในชุมชนสร้างประโยชน์ให้กับสังคมและคนรอบข้าง โดยจัดกิจกรรมเสริมเพื่อพัฒนาคุณลักษณะของผู้เรียน เช่น ค่ายอาสา เชิญวิทยากรที่ทำงานจิตอาสามาบรรยายและสร้างแรงบันดาลใจ สอดแทรกแนวคิดด้านจิตบริการ (</w:t>
            </w:r>
            <w:r w:rsidR="005E5F35" w:rsidRPr="00B60D70">
              <w:rPr>
                <w:rFonts w:ascii="TH SarabunPSK" w:hAnsi="TH SarabunPSK" w:cs="TH SarabunPSK" w:hint="cs"/>
                <w:sz w:val="28"/>
                <w:szCs w:val="28"/>
              </w:rPr>
              <w:t xml:space="preserve">Service Mind) </w:t>
            </w:r>
            <w:r w:rsidR="005E5F35" w:rsidRPr="00B60D70">
              <w:rPr>
                <w:rFonts w:ascii="TH SarabunPSK" w:hAnsi="TH SarabunPSK" w:cs="TH SarabunPSK" w:hint="cs"/>
                <w:sz w:val="28"/>
                <w:szCs w:val="28"/>
                <w:cs/>
              </w:rPr>
              <w:t xml:space="preserve">ลงในรายวิชา </w:t>
            </w:r>
            <w:r w:rsidRPr="00B60D70">
              <w:rPr>
                <w:rFonts w:ascii="TH SarabunPSK" w:hAnsi="TH SarabunPSK" w:cs="TH SarabunPSK" w:hint="cs"/>
                <w:sz w:val="28"/>
                <w:szCs w:val="28"/>
                <w:cs/>
              </w:rPr>
              <w:t>จัดการเรียนโดยใช้รูปแบบการสอนที่เน้นการพัฒนาทักษะการเรียนรู้ด้วยตนเอง</w:t>
            </w:r>
            <w:r w:rsidR="005E5F35" w:rsidRPr="00B60D70">
              <w:rPr>
                <w:rFonts w:ascii="TH SarabunPSK" w:hAnsi="TH SarabunPSK" w:cs="TH SarabunPSK" w:hint="cs"/>
                <w:sz w:val="28"/>
                <w:szCs w:val="28"/>
                <w:cs/>
              </w:rPr>
              <w:t>และส่งเสริมการพัฒนาทักษะทางสังคม</w:t>
            </w:r>
            <w:r w:rsidRPr="00B60D70">
              <w:rPr>
                <w:rFonts w:ascii="TH SarabunPSK" w:hAnsi="TH SarabunPSK" w:cs="TH SarabunPSK" w:hint="cs"/>
                <w:sz w:val="28"/>
                <w:szCs w:val="28"/>
                <w:cs/>
              </w:rPr>
              <w:t xml:space="preserve">ให้กับผู้เรียน เช่น </w:t>
            </w:r>
            <w:r w:rsidRPr="00B60D70">
              <w:rPr>
                <w:rFonts w:ascii="TH SarabunPSK" w:hAnsi="TH SarabunPSK" w:cs="TH SarabunPSK" w:hint="cs"/>
                <w:sz w:val="28"/>
                <w:szCs w:val="28"/>
              </w:rPr>
              <w:t>Problem Based Learning(PBL), Project Based Learning</w:t>
            </w:r>
            <w:r w:rsidR="00E43116" w:rsidRPr="00B60D70">
              <w:rPr>
                <w:rFonts w:ascii="TH SarabunPSK" w:hAnsi="TH SarabunPSK" w:cs="TH SarabunPSK" w:hint="cs"/>
                <w:sz w:val="28"/>
                <w:szCs w:val="28"/>
                <w:cs/>
              </w:rPr>
              <w:t xml:space="preserve"> </w:t>
            </w:r>
            <w:r w:rsidRPr="00B60D70">
              <w:rPr>
                <w:rFonts w:ascii="TH SarabunPSK" w:hAnsi="TH SarabunPSK" w:cs="TH SarabunPSK" w:hint="cs"/>
                <w:sz w:val="28"/>
                <w:szCs w:val="28"/>
              </w:rPr>
              <w:t>(</w:t>
            </w:r>
            <w:proofErr w:type="spellStart"/>
            <w:r w:rsidRPr="00B60D70">
              <w:rPr>
                <w:rFonts w:ascii="TH SarabunPSK" w:hAnsi="TH SarabunPSK" w:cs="TH SarabunPSK" w:hint="cs"/>
                <w:sz w:val="28"/>
                <w:szCs w:val="28"/>
              </w:rPr>
              <w:t>PjBL</w:t>
            </w:r>
            <w:proofErr w:type="spellEnd"/>
            <w:r w:rsidRPr="00B60D70">
              <w:rPr>
                <w:rFonts w:ascii="TH SarabunPSK" w:hAnsi="TH SarabunPSK" w:cs="TH SarabunPSK" w:hint="cs"/>
                <w:sz w:val="28"/>
                <w:szCs w:val="28"/>
              </w:rPr>
              <w:t>), Inquiry Based Learning (IBL) Flipped Classroom Constructionism</w:t>
            </w:r>
            <w:r w:rsidR="005E5F35"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 </w:t>
            </w:r>
            <w:r w:rsidR="005E5F35" w:rsidRPr="00B60D70">
              <w:rPr>
                <w:rFonts w:ascii="TH SarabunPSK" w:hAnsi="TH SarabunPSK" w:cs="TH SarabunPSK" w:hint="cs"/>
                <w:sz w:val="28"/>
                <w:szCs w:val="28"/>
              </w:rPr>
              <w:t xml:space="preserve">Collaborative Learning World Café’ Dialogue Group Process </w:t>
            </w:r>
            <w:r w:rsidRPr="00B60D70">
              <w:rPr>
                <w:rFonts w:ascii="TH SarabunPSK" w:hAnsi="TH SarabunPSK" w:cs="TH SarabunPSK" w:hint="cs"/>
                <w:sz w:val="28"/>
                <w:szCs w:val="28"/>
                <w:cs/>
              </w:rPr>
              <w:t>เป็นต้น สังเกตพฤติกรรมของผู้เรียนที่สะท้อนทักษะในขณะเรียน ประเมินผลงานของผู้เรียนที่แสดงผลการเรียนรู้และทักษะ</w:t>
            </w:r>
            <w:r w:rsidR="005E5F35"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rPr>
              <w:t>สัมภาษณ์ความคิดเห็นของผู้เรียนเกี่ยวกับการเรียนรู้และการพัฒนาตนเอง ใช้แบบทดสอบวัดความรู้ ใช้สถานการณ์สมมติให้ผู้เรียนได้แสดงออกถึงทักษะที่ต้องการ</w:t>
            </w:r>
            <w:r w:rsidR="005E5F35" w:rsidRPr="00B60D70">
              <w:rPr>
                <w:rFonts w:ascii="TH SarabunPSK" w:hAnsi="TH SarabunPSK" w:cs="TH SarabunPSK" w:hint="cs"/>
                <w:sz w:val="28"/>
                <w:szCs w:val="28"/>
                <w:cs/>
              </w:rPr>
              <w:t xml:space="preserve"> ประเมินระหว่างเรียนตลอดกระบวนการสอนเพื่อติดตามความคืบหน้า ทดสอบทักษะและความรู้ที่เชื่อมโยงกับการนำความรู้ไปสร้างประโยชน์ ประเมินการแก้ปัญหาและการวิเคราะห์โดยใช้โจทย์ปัญหาที่เกี่ยวข้องกับสาขาวิชาหรือทักษะทางวิชาชีพ ประเมินทักษะการทำงานร่วมกับผู้อื่นโดยใช้กิจกรรมที่สนับสนุนทักษะการทำงานร่วมกับผู้อื่น ประเมินการสื่อสารและการนำเสนอโดยให้โอกาสในการสื่อสารและนำเสนอผลงานหรือโครงการที่สามารถแสดงถึงการนำความรู้ไปใช้ ประเมินพฤติกรรมและทัศนคติที่สนับสนุนการนำความรู้ความสามารถทางวิชาชีพไปสร้างประโยชน์ให้กับสังคมและคนรอบข้าง ประเมินความสามารถในการแก้ปัญหาทางวิชาชีพที่เกี่ยวข้องกับการช่วยเหลือสังคม</w:t>
            </w:r>
          </w:p>
        </w:tc>
      </w:tr>
      <w:tr w:rsidR="00B60D70" w:rsidRPr="00B60D70" w14:paraId="52239E31" w14:textId="77777777" w:rsidTr="0094634C">
        <w:tc>
          <w:tcPr>
            <w:tcW w:w="6974" w:type="dxa"/>
            <w:gridSpan w:val="3"/>
            <w:shd w:val="clear" w:color="auto" w:fill="F7CAAC" w:themeFill="accent2" w:themeFillTint="66"/>
          </w:tcPr>
          <w:p w14:paraId="6B56BF76" w14:textId="77777777" w:rsidR="003349A4" w:rsidRPr="00B60D70" w:rsidRDefault="003349A4" w:rsidP="00D420AC">
            <w:pPr>
              <w:jc w:val="center"/>
              <w:rPr>
                <w:rFonts w:ascii="TH SarabunPSK" w:hAnsi="TH SarabunPSK" w:cs="TH SarabunPSK"/>
              </w:rPr>
            </w:pPr>
            <w:r w:rsidRPr="00B60D70">
              <w:rPr>
                <w:rFonts w:ascii="TH SarabunPSK" w:eastAsia="Times New Roman" w:hAnsi="TH SarabunPSK" w:cs="TH SarabunPSK" w:hint="cs"/>
                <w:b/>
                <w:bCs/>
                <w:sz w:val="28"/>
                <w:szCs w:val="28"/>
                <w:cs/>
              </w:rPr>
              <w:t>แนวคิดการประเมินและหลักฐานการเรียนรู้</w:t>
            </w:r>
          </w:p>
        </w:tc>
        <w:tc>
          <w:tcPr>
            <w:tcW w:w="6974" w:type="dxa"/>
            <w:gridSpan w:val="2"/>
            <w:shd w:val="clear" w:color="auto" w:fill="F7CAAC" w:themeFill="accent2" w:themeFillTint="66"/>
          </w:tcPr>
          <w:p w14:paraId="79FBF645" w14:textId="77777777" w:rsidR="003349A4" w:rsidRPr="00B60D70" w:rsidRDefault="003349A4" w:rsidP="00D420AC">
            <w:pPr>
              <w:jc w:val="center"/>
              <w:rPr>
                <w:rFonts w:ascii="TH SarabunPSK" w:hAnsi="TH SarabunPSK" w:cs="TH SarabunPSK"/>
              </w:rPr>
            </w:pPr>
            <w:r w:rsidRPr="00B60D70">
              <w:rPr>
                <w:rFonts w:ascii="TH SarabunPSK" w:eastAsia="Times New Roman" w:hAnsi="TH SarabunPSK" w:cs="TH SarabunPSK" w:hint="cs"/>
                <w:b/>
                <w:bCs/>
                <w:sz w:val="28"/>
                <w:szCs w:val="28"/>
                <w:cs/>
              </w:rPr>
              <w:t>แนวคิดในการออกแบบการจัดการเรียนรู้</w:t>
            </w:r>
          </w:p>
        </w:tc>
      </w:tr>
      <w:tr w:rsidR="00B60D70" w:rsidRPr="00B60D70" w14:paraId="4707CA12" w14:textId="77777777" w:rsidTr="0094634C">
        <w:tc>
          <w:tcPr>
            <w:tcW w:w="3487" w:type="dxa"/>
            <w:gridSpan w:val="2"/>
            <w:shd w:val="clear" w:color="auto" w:fill="FBE4D5" w:themeFill="accent2" w:themeFillTint="33"/>
          </w:tcPr>
          <w:p w14:paraId="3B7891A5" w14:textId="11BC0D8D" w:rsidR="00732589" w:rsidRPr="00B60D70" w:rsidRDefault="00732589" w:rsidP="00732589">
            <w:pPr>
              <w:jc w:val="center"/>
              <w:rPr>
                <w:rFonts w:ascii="TH SarabunPSK" w:hAnsi="TH SarabunPSK" w:cs="TH SarabunPSK"/>
                <w:sz w:val="28"/>
                <w:szCs w:val="28"/>
              </w:rPr>
            </w:pPr>
            <w:r w:rsidRPr="00B60D70">
              <w:rPr>
                <w:rFonts w:ascii="TH SarabunPSK" w:eastAsia="Times New Roman" w:hAnsi="TH SarabunPSK" w:cs="TH SarabunPSK" w:hint="cs"/>
                <w:b/>
                <w:bCs/>
                <w:sz w:val="28"/>
                <w:szCs w:val="28"/>
                <w:cs/>
              </w:rPr>
              <w:t>วิธีประเมิน</w:t>
            </w:r>
            <w:r w:rsidRPr="00B60D70">
              <w:rPr>
                <w:rFonts w:ascii="TH SarabunPSK" w:eastAsia="Times New Roman" w:hAnsi="TH SarabunPSK" w:cs="TH SarabunPSK" w:hint="cs"/>
                <w:b/>
                <w:bCs/>
                <w:sz w:val="28"/>
                <w:szCs w:val="28"/>
                <w:lang w:bidi="ar-SA"/>
              </w:rPr>
              <w:t xml:space="preserve"> (</w:t>
            </w:r>
            <w:r w:rsidRPr="00B60D70">
              <w:rPr>
                <w:rFonts w:ascii="TH SarabunPSK" w:eastAsia="Times New Roman" w:hAnsi="TH SarabunPSK" w:cs="TH SarabunPSK" w:hint="cs"/>
                <w:b/>
                <w:bCs/>
                <w:sz w:val="28"/>
                <w:szCs w:val="28"/>
                <w:cs/>
              </w:rPr>
              <w:t>ช่องทางการประเมิน)</w:t>
            </w:r>
          </w:p>
        </w:tc>
        <w:tc>
          <w:tcPr>
            <w:tcW w:w="3487" w:type="dxa"/>
            <w:shd w:val="clear" w:color="auto" w:fill="FBE4D5" w:themeFill="accent2" w:themeFillTint="33"/>
          </w:tcPr>
          <w:p w14:paraId="1B784A99" w14:textId="7660A23A" w:rsidR="00732589" w:rsidRPr="00B60D70" w:rsidRDefault="00732589" w:rsidP="00732589">
            <w:pPr>
              <w:jc w:val="center"/>
              <w:rPr>
                <w:rFonts w:ascii="TH SarabunPSK" w:hAnsi="TH SarabunPSK" w:cs="TH SarabunPSK"/>
                <w:sz w:val="28"/>
                <w:szCs w:val="28"/>
              </w:rPr>
            </w:pPr>
            <w:r w:rsidRPr="00B60D70">
              <w:rPr>
                <w:rFonts w:ascii="TH SarabunPSK" w:eastAsia="Times New Roman" w:hAnsi="TH SarabunPSK" w:cs="TH SarabunPSK" w:hint="cs"/>
                <w:b/>
                <w:bCs/>
                <w:sz w:val="28"/>
                <w:szCs w:val="28"/>
                <w:cs/>
              </w:rPr>
              <w:t>หลักฐานการเรียนรู้</w:t>
            </w:r>
          </w:p>
        </w:tc>
        <w:tc>
          <w:tcPr>
            <w:tcW w:w="3487" w:type="dxa"/>
            <w:shd w:val="clear" w:color="auto" w:fill="FBE4D5" w:themeFill="accent2" w:themeFillTint="33"/>
          </w:tcPr>
          <w:p w14:paraId="70D29962" w14:textId="523C5388" w:rsidR="00732589" w:rsidRPr="00B60D70" w:rsidRDefault="00732589" w:rsidP="00732589">
            <w:pPr>
              <w:jc w:val="center"/>
              <w:rPr>
                <w:rFonts w:ascii="TH SarabunPSK" w:hAnsi="TH SarabunPSK" w:cs="TH SarabunPSK"/>
                <w:sz w:val="28"/>
                <w:szCs w:val="28"/>
              </w:rPr>
            </w:pPr>
            <w:r w:rsidRPr="00B60D70">
              <w:rPr>
                <w:rFonts w:ascii="TH SarabunPSK" w:eastAsia="Times New Roman" w:hAnsi="TH SarabunPSK" w:cs="TH SarabunPSK" w:hint="cs"/>
                <w:b/>
                <w:bCs/>
                <w:sz w:val="28"/>
                <w:szCs w:val="28"/>
                <w:cs/>
              </w:rPr>
              <w:t>วิธีสอน</w:t>
            </w:r>
          </w:p>
        </w:tc>
        <w:tc>
          <w:tcPr>
            <w:tcW w:w="3487" w:type="dxa"/>
            <w:shd w:val="clear" w:color="auto" w:fill="FBE4D5" w:themeFill="accent2" w:themeFillTint="33"/>
          </w:tcPr>
          <w:p w14:paraId="5A534195" w14:textId="6F5D61A5" w:rsidR="00732589" w:rsidRPr="00B60D70" w:rsidRDefault="00732589" w:rsidP="00732589">
            <w:pPr>
              <w:jc w:val="center"/>
              <w:rPr>
                <w:rFonts w:ascii="TH SarabunPSK" w:hAnsi="TH SarabunPSK" w:cs="TH SarabunPSK"/>
                <w:sz w:val="28"/>
                <w:szCs w:val="28"/>
              </w:rPr>
            </w:pPr>
            <w:r w:rsidRPr="00B60D70">
              <w:rPr>
                <w:rFonts w:ascii="TH SarabunPSK" w:eastAsia="Times New Roman" w:hAnsi="TH SarabunPSK" w:cs="TH SarabunPSK" w:hint="cs"/>
                <w:b/>
                <w:bCs/>
                <w:sz w:val="28"/>
                <w:szCs w:val="28"/>
                <w:cs/>
              </w:rPr>
              <w:t>กิจกรรมการเรียนรู้</w:t>
            </w:r>
          </w:p>
        </w:tc>
      </w:tr>
      <w:tr w:rsidR="00B60D70" w:rsidRPr="00B60D70" w14:paraId="6065D9B8" w14:textId="77777777" w:rsidTr="00D420AC">
        <w:tc>
          <w:tcPr>
            <w:tcW w:w="3487" w:type="dxa"/>
            <w:gridSpan w:val="2"/>
          </w:tcPr>
          <w:p w14:paraId="3A46D420" w14:textId="77777777" w:rsidR="00732589" w:rsidRPr="00B60D70" w:rsidRDefault="00E43116" w:rsidP="00E43116">
            <w:pPr>
              <w:rPr>
                <w:rFonts w:ascii="TH SarabunPSK" w:hAnsi="TH SarabunPSK" w:cs="TH SarabunPSK"/>
                <w:sz w:val="28"/>
                <w:szCs w:val="28"/>
              </w:rPr>
            </w:pPr>
            <w:r w:rsidRPr="00B60D70">
              <w:rPr>
                <w:rFonts w:ascii="TH SarabunPSK" w:hAnsi="TH SarabunPSK" w:cs="TH SarabunPSK" w:hint="cs"/>
                <w:sz w:val="28"/>
                <w:szCs w:val="28"/>
                <w:cs/>
              </w:rPr>
              <w:t>สังเกตพฤติกรรมของผู้เรียน สะท้อนทักษะในขณะเรียน ประเมินผลงานของผู้เรียนเกี่ยวกับการเรียนรู้ การพัฒนาตนเองและการทำงานร่วมกับผู้อื่น</w:t>
            </w:r>
          </w:p>
          <w:p w14:paraId="10DFDF52" w14:textId="51CC5A58" w:rsidR="00073900" w:rsidRPr="00B60D70" w:rsidRDefault="00073900" w:rsidP="00E43116">
            <w:pPr>
              <w:rPr>
                <w:rFonts w:ascii="TH SarabunPSK" w:eastAsia="Times New Roman" w:hAnsi="TH SarabunPSK" w:cs="TH SarabunPSK"/>
                <w:sz w:val="28"/>
                <w:szCs w:val="28"/>
                <w:cs/>
              </w:rPr>
            </w:pPr>
          </w:p>
        </w:tc>
        <w:tc>
          <w:tcPr>
            <w:tcW w:w="3487" w:type="dxa"/>
          </w:tcPr>
          <w:p w14:paraId="77870AE7" w14:textId="5D796186" w:rsidR="00732589" w:rsidRPr="00B60D70" w:rsidRDefault="00EA290F" w:rsidP="00413EF3">
            <w:pPr>
              <w:rPr>
                <w:rFonts w:ascii="TH SarabunPSK" w:eastAsia="Times New Roman" w:hAnsi="TH SarabunPSK" w:cs="TH SarabunPSK"/>
                <w:sz w:val="28"/>
                <w:szCs w:val="28"/>
                <w:cs/>
              </w:rPr>
            </w:pPr>
            <w:r w:rsidRPr="00B60D70">
              <w:rPr>
                <w:rFonts w:ascii="TH SarabunPSK" w:eastAsia="Times New Roman" w:hAnsi="TH SarabunPSK" w:cs="TH SarabunPSK"/>
                <w:sz w:val="28"/>
                <w:szCs w:val="28"/>
                <w:cs/>
              </w:rPr>
              <w:t>การทำงานร่วมกันในกลุ่มและการมีส่วนร่วมของแต่ละคน</w:t>
            </w:r>
            <w:r w:rsidR="00413EF3" w:rsidRPr="00B60D70">
              <w:rPr>
                <w:rFonts w:ascii="TH SarabunPSK" w:eastAsia="Times New Roman" w:hAnsi="TH SarabunPSK" w:cs="TH SarabunPSK" w:hint="cs"/>
                <w:sz w:val="28"/>
                <w:szCs w:val="28"/>
                <w:cs/>
              </w:rPr>
              <w:t xml:space="preserve"> </w:t>
            </w:r>
            <w:r w:rsidR="00413EF3" w:rsidRPr="00B60D70">
              <w:rPr>
                <w:rFonts w:ascii="TH SarabunPSK" w:eastAsia="Times New Roman" w:hAnsi="TH SarabunPSK" w:cs="TH SarabunPSK"/>
                <w:sz w:val="28"/>
                <w:szCs w:val="28"/>
                <w:cs/>
              </w:rPr>
              <w:t>การนำความรู้ไปสร้างประโยชน์</w:t>
            </w:r>
            <w:r w:rsidR="00073900" w:rsidRPr="00B60D70">
              <w:rPr>
                <w:rFonts w:ascii="TH SarabunPSK" w:eastAsia="Times New Roman" w:hAnsi="TH SarabunPSK" w:cs="TH SarabunPSK" w:hint="cs"/>
                <w:sz w:val="28"/>
                <w:szCs w:val="28"/>
                <w:cs/>
              </w:rPr>
              <w:t xml:space="preserve">ให้กับคนอื่น </w:t>
            </w:r>
            <w:r w:rsidR="00073900" w:rsidRPr="00B60D70">
              <w:rPr>
                <w:rFonts w:ascii="TH SarabunPSK" w:eastAsia="Times New Roman" w:hAnsi="TH SarabunPSK" w:cs="TH SarabunPSK"/>
                <w:sz w:val="28"/>
                <w:szCs w:val="28"/>
                <w:cs/>
              </w:rPr>
              <w:t>การแก้ปัญหาทางวิชาชีพที่เกี่ยวข้องกับการช่วยเหลือสังคม</w:t>
            </w:r>
          </w:p>
        </w:tc>
        <w:tc>
          <w:tcPr>
            <w:tcW w:w="3487" w:type="dxa"/>
          </w:tcPr>
          <w:p w14:paraId="12BA3004" w14:textId="57798919" w:rsidR="00732589" w:rsidRPr="00B60D70" w:rsidRDefault="00FB3C51" w:rsidP="00B36390">
            <w:pPr>
              <w:ind w:left="33"/>
              <w:rPr>
                <w:rFonts w:ascii="TH SarabunPSK" w:eastAsia="Times New Roman" w:hAnsi="TH SarabunPSK" w:cs="TH SarabunPSK"/>
                <w:sz w:val="28"/>
                <w:szCs w:val="28"/>
                <w:cs/>
              </w:rPr>
            </w:pPr>
            <w:r w:rsidRPr="00B60D70">
              <w:rPr>
                <w:rFonts w:ascii="TH SarabunPSK" w:eastAsia="Times New Roman" w:hAnsi="TH SarabunPSK" w:cs="TH SarabunPSK"/>
                <w:sz w:val="28"/>
                <w:szCs w:val="28"/>
                <w:cs/>
              </w:rPr>
              <w:t>การเรียนรู้</w:t>
            </w:r>
            <w:r w:rsidR="0013009B" w:rsidRPr="00B60D70">
              <w:rPr>
                <w:rFonts w:ascii="TH SarabunPSK" w:eastAsia="Times New Roman" w:hAnsi="TH SarabunPSK" w:cs="TH SarabunPSK" w:hint="cs"/>
                <w:sz w:val="28"/>
                <w:szCs w:val="28"/>
                <w:cs/>
              </w:rPr>
              <w:t>ที่เน้นการมีส่วนร่วม</w:t>
            </w:r>
            <w:r w:rsidR="00F86A74" w:rsidRPr="00B60D70">
              <w:rPr>
                <w:rFonts w:ascii="TH SarabunPSK" w:eastAsia="Times New Roman" w:hAnsi="TH SarabunPSK" w:cs="TH SarabunPSK" w:hint="cs"/>
                <w:sz w:val="28"/>
                <w:szCs w:val="28"/>
                <w:cs/>
              </w:rPr>
              <w:t>โดยใช้ชุมชนเป็นฐาน</w:t>
            </w:r>
            <w:r w:rsidR="00B36390" w:rsidRPr="00B60D70">
              <w:rPr>
                <w:rFonts w:ascii="TH SarabunPSK" w:eastAsia="Times New Roman" w:hAnsi="TH SarabunPSK" w:cs="TH SarabunPSK" w:hint="cs"/>
                <w:sz w:val="28"/>
                <w:szCs w:val="28"/>
                <w:cs/>
              </w:rPr>
              <w:t xml:space="preserve"> การสะท้อนและการแลกเปลี่ยนเรียนรู้ </w:t>
            </w:r>
            <w:r w:rsidR="009D3069" w:rsidRPr="00B60D70">
              <w:rPr>
                <w:rFonts w:ascii="TH SarabunPSK" w:eastAsia="Times New Roman" w:hAnsi="TH SarabunPSK" w:cs="TH SarabunPSK"/>
                <w:sz w:val="28"/>
                <w:szCs w:val="28"/>
                <w:cs/>
              </w:rPr>
              <w:t>การโค้ชและการให้คำปรึกษา</w:t>
            </w:r>
          </w:p>
        </w:tc>
        <w:tc>
          <w:tcPr>
            <w:tcW w:w="3487" w:type="dxa"/>
          </w:tcPr>
          <w:p w14:paraId="0BD0B2BE" w14:textId="12CC2F16" w:rsidR="00732589" w:rsidRPr="00B60D70" w:rsidRDefault="00734482" w:rsidP="00B36390">
            <w:pPr>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cs/>
              </w:rPr>
              <w:t>เรียนรู้ผ่านการปฏิบัติจริง</w:t>
            </w:r>
            <w:r w:rsidR="00A30326" w:rsidRPr="00B60D70">
              <w:rPr>
                <w:rFonts w:ascii="TH SarabunPSK" w:eastAsia="Times New Roman" w:hAnsi="TH SarabunPSK" w:cs="TH SarabunPSK" w:hint="cs"/>
                <w:sz w:val="28"/>
                <w:szCs w:val="28"/>
                <w:cs/>
              </w:rPr>
              <w:t xml:space="preserve"> การเชิญวิทยากรด้านจิตอาสามาแลกเปลี่ยนประสบการณ์</w:t>
            </w:r>
          </w:p>
        </w:tc>
      </w:tr>
    </w:tbl>
    <w:p w14:paraId="5F8DE83D" w14:textId="447A40AC" w:rsidR="003349A4" w:rsidRPr="00B60D70" w:rsidRDefault="003349A4" w:rsidP="003349A4">
      <w:pPr>
        <w:jc w:val="left"/>
        <w:rPr>
          <w:rFonts w:ascii="TH SarabunPSK" w:hAnsi="TH SarabunPSK" w:cs="TH SarabunPSK"/>
          <w:cs/>
        </w:rPr>
        <w:sectPr w:rsidR="003349A4" w:rsidRPr="00B60D70" w:rsidSect="00C81EEB">
          <w:pgSz w:w="16838" w:h="11906" w:orient="landscape"/>
          <w:pgMar w:top="1440" w:right="1440" w:bottom="1440" w:left="1440" w:header="706" w:footer="706" w:gutter="0"/>
          <w:cols w:space="708"/>
          <w:docGrid w:linePitch="435"/>
        </w:sectPr>
      </w:pPr>
    </w:p>
    <w:p w14:paraId="330C289C" w14:textId="33119EA0" w:rsidR="004E4AD8" w:rsidRPr="00B60D70" w:rsidRDefault="004E4AD8" w:rsidP="004E4AD8">
      <w:pPr>
        <w:autoSpaceDE w:val="0"/>
        <w:autoSpaceDN w:val="0"/>
        <w:adjustRightInd w:val="0"/>
        <w:ind w:firstLine="720"/>
        <w:rPr>
          <w:rFonts w:ascii="TH SarabunPSK" w:hAnsi="TH SarabunPSK" w:cs="TH SarabunPSK"/>
        </w:rPr>
      </w:pPr>
      <w:r w:rsidRPr="00B60D70">
        <w:rPr>
          <w:rFonts w:ascii="TH SarabunPSK" w:hAnsi="TH SarabunPSK" w:cs="TH SarabunPSK" w:hint="cs"/>
          <w:cs/>
        </w:rPr>
        <w:lastRenderedPageBreak/>
        <w:t>กรอบความสอดคล้องของ</w:t>
      </w:r>
      <w:r w:rsidRPr="00B60D70">
        <w:rPr>
          <w:rFonts w:ascii="TH SarabunPSK" w:hAnsi="TH SarabunPSK" w:cs="TH SarabunPSK" w:hint="cs"/>
        </w:rPr>
        <w:t xml:space="preserve"> PLOs </w:t>
      </w:r>
      <w:r w:rsidRPr="00B60D70">
        <w:rPr>
          <w:rFonts w:ascii="TH SarabunPSK" w:hAnsi="TH SarabunPSK" w:cs="TH SarabunPSK" w:hint="cs"/>
          <w:cs/>
        </w:rPr>
        <w:t xml:space="preserve">การประเมินและหลักฐานการเรียนรู้ และการจัดการเรียนรู้ข้างต้นจะเป็นแนวทางให้กับผู้รับผิดชอบหลักสูตรได้กำหนดแผนการประเมินระดับหลักสูตรและให้ผู้สอนได้ใช้ประกอบการออกแบบรายวิชาโดยอาจพิจารณาเลือกจากสิ่งที่ได้กำหนดไว้หรืออาจกำหนดขึ้นใหม่ได้ ทั้งนี้ต้องสอดคล้องกับสาระและความมุ่งหมายของ </w:t>
      </w:r>
      <w:r w:rsidRPr="00B60D70">
        <w:rPr>
          <w:rFonts w:ascii="TH SarabunPSK" w:hAnsi="TH SarabunPSK" w:cs="TH SarabunPSK" w:hint="cs"/>
        </w:rPr>
        <w:t xml:space="preserve">PLO </w:t>
      </w:r>
      <w:r w:rsidRPr="00B60D70">
        <w:rPr>
          <w:rFonts w:ascii="TH SarabunPSK" w:hAnsi="TH SarabunPSK" w:cs="TH SarabunPSK" w:hint="cs"/>
          <w:cs/>
        </w:rPr>
        <w:t>ข้อนั้น</w:t>
      </w:r>
      <w:r w:rsidR="00D420AC" w:rsidRPr="00B60D70">
        <w:rPr>
          <w:rFonts w:ascii="TH SarabunPSK" w:hAnsi="TH SarabunPSK" w:cs="TH SarabunPSK" w:hint="cs"/>
          <w:cs/>
        </w:rPr>
        <w:t xml:space="preserve"> ๆ</w:t>
      </w:r>
      <w:r w:rsidRPr="00B60D70">
        <w:rPr>
          <w:rFonts w:ascii="TH SarabunPSK" w:hAnsi="TH SarabunPSK" w:cs="TH SarabunPSK" w:hint="cs"/>
          <w:cs/>
        </w:rPr>
        <w:t xml:space="preserve"> ที่รายวิชาจะร่วมรับผิดชอบเพื่อให้บรรลุ</w:t>
      </w:r>
      <w:r w:rsidR="006A5439" w:rsidRPr="00B60D70">
        <w:rPr>
          <w:rFonts w:ascii="TH SarabunPSK" w:hAnsi="TH SarabunPSK" w:cs="TH SarabunPSK" w:hint="cs"/>
          <w:cs/>
        </w:rPr>
        <w:t>ผลลัพธ์การเรียนรู้</w:t>
      </w:r>
      <w:r w:rsidR="0061795E" w:rsidRPr="00B60D70">
        <w:rPr>
          <w:rFonts w:ascii="TH SarabunPSK" w:hAnsi="TH SarabunPSK" w:cs="TH SarabunPSK" w:hint="cs"/>
          <w:cs/>
        </w:rPr>
        <w:t xml:space="preserve"> </w:t>
      </w:r>
      <w:r w:rsidRPr="00B60D70">
        <w:rPr>
          <w:rFonts w:ascii="TH SarabunPSK" w:hAnsi="TH SarabunPSK" w:cs="TH SarabunPSK" w:hint="cs"/>
          <w:cs/>
        </w:rPr>
        <w:t xml:space="preserve">ดังจะแสดงต่อไปในตารางแผนที่ความรับผิดชอบในหัวข้อ </w:t>
      </w:r>
      <w:r w:rsidRPr="00B60D70">
        <w:rPr>
          <w:rFonts w:ascii="TH SarabunPSK" w:hAnsi="TH SarabunPSK" w:cs="TH SarabunPSK" w:hint="cs"/>
        </w:rPr>
        <w:t xml:space="preserve">d) </w:t>
      </w:r>
    </w:p>
    <w:p w14:paraId="22EAA5B1" w14:textId="77777777" w:rsidR="004E4AD8" w:rsidRPr="00B60D70" w:rsidRDefault="004E4AD8" w:rsidP="004E4AD8">
      <w:pPr>
        <w:autoSpaceDE w:val="0"/>
        <w:autoSpaceDN w:val="0"/>
        <w:adjustRightInd w:val="0"/>
        <w:ind w:firstLine="720"/>
        <w:rPr>
          <w:rFonts w:ascii="TH SarabunPSK" w:hAnsi="TH SarabunPSK" w:cs="TH SarabunPSK"/>
          <w:cs/>
        </w:rPr>
      </w:pPr>
    </w:p>
    <w:p w14:paraId="1FE8FB78" w14:textId="11B0CC19" w:rsidR="004E4AD8" w:rsidRPr="00B60D70" w:rsidRDefault="004E4AD8" w:rsidP="0026179D">
      <w:pPr>
        <w:pStyle w:val="5"/>
        <w:ind w:left="284" w:hanging="284"/>
        <w:rPr>
          <w:rFonts w:ascii="TH SarabunPSK" w:hAnsi="TH SarabunPSK" w:cs="TH SarabunPSK"/>
        </w:rPr>
      </w:pPr>
      <w:r w:rsidRPr="00B60D70">
        <w:rPr>
          <w:rFonts w:ascii="TH SarabunPSK" w:hAnsi="TH SarabunPSK" w:cs="TH SarabunPSK" w:hint="cs"/>
          <w:cs/>
        </w:rPr>
        <w:t>กรอบการประเมินผลลัพธ์การเรียนรู้ของหลักสูตร</w:t>
      </w:r>
    </w:p>
    <w:p w14:paraId="024B14E8" w14:textId="7619BB22" w:rsidR="004E4AD8" w:rsidRPr="00B60D70" w:rsidRDefault="004E4AD8" w:rsidP="004E4AD8">
      <w:pPr>
        <w:ind w:firstLine="1036"/>
        <w:rPr>
          <w:rFonts w:ascii="TH SarabunPSK" w:hAnsi="TH SarabunPSK" w:cs="TH SarabunPSK"/>
        </w:rPr>
      </w:pPr>
      <w:r w:rsidRPr="00B60D70">
        <w:rPr>
          <w:rFonts w:ascii="TH SarabunPSK" w:hAnsi="TH SarabunPSK" w:cs="TH SarabunPSK" w:hint="cs"/>
          <w:cs/>
        </w:rPr>
        <w:t xml:space="preserve">หลักสูตรใช้สารสนเทศในข้อ </w:t>
      </w:r>
      <w:r w:rsidRPr="00B60D70">
        <w:rPr>
          <w:rFonts w:ascii="TH SarabunPSK" w:hAnsi="TH SarabunPSK" w:cs="TH SarabunPSK" w:hint="cs"/>
        </w:rPr>
        <w:t>2.3.3.2</w:t>
      </w:r>
      <w:r w:rsidRPr="00B60D70">
        <w:rPr>
          <w:rFonts w:ascii="TH SarabunPSK" w:hAnsi="TH SarabunPSK" w:cs="TH SarabunPSK" w:hint="cs"/>
          <w:cs/>
        </w:rPr>
        <w:t xml:space="preserve"> </w:t>
      </w:r>
      <w:r w:rsidRPr="00B60D70">
        <w:rPr>
          <w:rFonts w:ascii="TH SarabunPSK" w:hAnsi="TH SarabunPSK" w:cs="TH SarabunPSK" w:hint="cs"/>
        </w:rPr>
        <w:t>a</w:t>
      </w:r>
      <w:r w:rsidRPr="00B60D70">
        <w:rPr>
          <w:rFonts w:ascii="TH SarabunPSK" w:hAnsi="TH SarabunPSK" w:cs="TH SarabunPSK" w:hint="cs"/>
          <w:cs/>
        </w:rPr>
        <w:t>)</w:t>
      </w:r>
      <w:r w:rsidRPr="00B60D70">
        <w:rPr>
          <w:rFonts w:ascii="TH SarabunPSK" w:hAnsi="TH SarabunPSK" w:cs="TH SarabunPSK" w:hint="cs"/>
        </w:rPr>
        <w:t xml:space="preserve"> </w:t>
      </w:r>
      <w:r w:rsidRPr="00B60D70">
        <w:rPr>
          <w:rFonts w:ascii="TH SarabunPSK" w:hAnsi="TH SarabunPSK" w:cs="TH SarabunPSK" w:hint="cs"/>
          <w:cs/>
        </w:rPr>
        <w:t>มาเป็นจุดเริ่มเพื่อออกแบบการประเมินผลลัพธ์การเรียนรู้ตามความคาดหวัง หลักสูตรจึงได้กำหนดกรอบการการประเมินและการวัดผลที่ชัดเจน เพื่อเป็นแนวทางและนำไปสู่การปฏิบัติได้ดังรูปที่ 2</w:t>
      </w:r>
      <w:r w:rsidRPr="00B60D70">
        <w:rPr>
          <w:rFonts w:ascii="TH SarabunPSK" w:hAnsi="TH SarabunPSK" w:cs="TH SarabunPSK" w:hint="cs"/>
        </w:rPr>
        <w:t>.</w:t>
      </w:r>
      <w:r w:rsidR="00F03A46" w:rsidRPr="00B60D70">
        <w:rPr>
          <w:rFonts w:ascii="TH SarabunPSK" w:hAnsi="TH SarabunPSK" w:cs="TH SarabunPSK" w:hint="cs"/>
        </w:rPr>
        <w:t>3</w:t>
      </w:r>
    </w:p>
    <w:p w14:paraId="20B710A2" w14:textId="77777777" w:rsidR="002B4421" w:rsidRPr="00B60D70" w:rsidRDefault="002B4421" w:rsidP="004E4AD8">
      <w:pPr>
        <w:ind w:firstLine="1036"/>
        <w:rPr>
          <w:rFonts w:ascii="TH SarabunPSK" w:hAnsi="TH SarabunPSK" w:cs="TH SarabunPSK"/>
        </w:rPr>
      </w:pPr>
    </w:p>
    <w:p w14:paraId="4653A7AE" w14:textId="3F25A208" w:rsidR="00E7101A" w:rsidRPr="00B60D70" w:rsidRDefault="007F430E" w:rsidP="00C81EEB">
      <w:pPr>
        <w:rPr>
          <w:rFonts w:ascii="TH SarabunPSK" w:hAnsi="TH SarabunPSK" w:cs="TH SarabunPSK"/>
        </w:rPr>
      </w:pPr>
      <w:r w:rsidRPr="00B60D70">
        <w:rPr>
          <w:rFonts w:ascii="TH SarabunPSK" w:hAnsi="TH SarabunPSK" w:cs="TH SarabunPSK" w:hint="cs"/>
          <w:noProof/>
        </w:rPr>
        <w:drawing>
          <wp:inline distT="0" distB="0" distL="0" distR="0" wp14:anchorId="21C5E0FA" wp14:editId="6B94A6E3">
            <wp:extent cx="5731510" cy="2559685"/>
            <wp:effectExtent l="0" t="0" r="2540" b="0"/>
            <wp:docPr id="11679645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64540"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731510" cy="2559685"/>
                    </a:xfrm>
                    <a:prstGeom prst="rect">
                      <a:avLst/>
                    </a:prstGeom>
                  </pic:spPr>
                </pic:pic>
              </a:graphicData>
            </a:graphic>
          </wp:inline>
        </w:drawing>
      </w:r>
    </w:p>
    <w:p w14:paraId="562A9283" w14:textId="77777777" w:rsidR="004E4AD8" w:rsidRPr="00B60D70" w:rsidRDefault="004E4AD8" w:rsidP="00C81EEB">
      <w:pPr>
        <w:rPr>
          <w:rFonts w:ascii="TH SarabunPSK" w:hAnsi="TH SarabunPSK" w:cs="TH SarabunPSK"/>
        </w:rPr>
      </w:pPr>
    </w:p>
    <w:p w14:paraId="4BAA7B66" w14:textId="2739208D" w:rsidR="004E4AD8" w:rsidRPr="00B60D70" w:rsidRDefault="002B4421" w:rsidP="002B4421">
      <w:pPr>
        <w:jc w:val="center"/>
        <w:rPr>
          <w:rFonts w:ascii="TH SarabunPSK" w:hAnsi="TH SarabunPSK" w:cs="TH SarabunPSK"/>
          <w:sz w:val="28"/>
          <w:szCs w:val="28"/>
        </w:rPr>
      </w:pPr>
      <w:r w:rsidRPr="00B60D70">
        <w:rPr>
          <w:rFonts w:ascii="TH SarabunPSK" w:hAnsi="TH SarabunPSK" w:cs="TH SarabunPSK" w:hint="cs"/>
          <w:b/>
          <w:bCs/>
          <w:sz w:val="28"/>
          <w:szCs w:val="28"/>
          <w:cs/>
        </w:rPr>
        <w:t>รูปที่ 2</w:t>
      </w:r>
      <w:r w:rsidRPr="00B60D70">
        <w:rPr>
          <w:rFonts w:ascii="TH SarabunPSK" w:hAnsi="TH SarabunPSK" w:cs="TH SarabunPSK" w:hint="cs"/>
          <w:b/>
          <w:bCs/>
          <w:sz w:val="28"/>
          <w:szCs w:val="28"/>
        </w:rPr>
        <w:t>.</w:t>
      </w:r>
      <w:r w:rsidR="00F03A46" w:rsidRPr="00B60D70">
        <w:rPr>
          <w:rFonts w:ascii="TH SarabunPSK" w:hAnsi="TH SarabunPSK" w:cs="TH SarabunPSK" w:hint="cs"/>
          <w:b/>
          <w:bCs/>
          <w:sz w:val="28"/>
          <w:szCs w:val="28"/>
        </w:rPr>
        <w:t>3</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กรอบการประเมินผลลัพธ์การเรียนรู้ในระดับหลักสูตร</w:t>
      </w:r>
    </w:p>
    <w:p w14:paraId="4AF3EC09" w14:textId="77777777" w:rsidR="002B4421" w:rsidRPr="00B60D70" w:rsidRDefault="002B4421" w:rsidP="00C81EEB">
      <w:pPr>
        <w:rPr>
          <w:rFonts w:ascii="TH SarabunPSK" w:hAnsi="TH SarabunPSK" w:cs="TH SarabunPSK"/>
        </w:rPr>
      </w:pPr>
    </w:p>
    <w:p w14:paraId="29C16D1B" w14:textId="1A49E9AF" w:rsidR="002B4421" w:rsidRPr="00B60D70" w:rsidRDefault="002B4421" w:rsidP="00C81EEB">
      <w:pPr>
        <w:rPr>
          <w:rFonts w:ascii="TH SarabunPSK" w:hAnsi="TH SarabunPSK" w:cs="TH SarabunPSK"/>
        </w:rPr>
      </w:pPr>
      <w:r w:rsidRPr="00B60D70">
        <w:rPr>
          <w:rFonts w:ascii="TH SarabunPSK" w:hAnsi="TH SarabunPSK" w:cs="TH SarabunPSK" w:hint="cs"/>
          <w:cs/>
        </w:rPr>
        <w:tab/>
        <w:t xml:space="preserve">หลักสูตรได้ประยุกต์กรอบระดับการเรียนรู้ของ </w:t>
      </w:r>
      <w:r w:rsidRPr="00B60D70">
        <w:rPr>
          <w:rFonts w:ascii="TH SarabunPSK" w:hAnsi="TH SarabunPSK" w:cs="TH SarabunPSK" w:hint="cs"/>
        </w:rPr>
        <w:t xml:space="preserve">Bloom’s Taxonomy </w:t>
      </w:r>
      <w:r w:rsidRPr="00B60D70">
        <w:rPr>
          <w:rFonts w:ascii="TH SarabunPSK" w:hAnsi="TH SarabunPSK" w:cs="TH SarabunPSK" w:hint="cs"/>
          <w:cs/>
        </w:rPr>
        <w:t xml:space="preserve">ร่วมกับ </w:t>
      </w:r>
      <w:r w:rsidRPr="00B60D70">
        <w:rPr>
          <w:rFonts w:ascii="TH SarabunPSK" w:hAnsi="TH SarabunPSK" w:cs="TH SarabunPSK" w:hint="cs"/>
        </w:rPr>
        <w:t xml:space="preserve">Miller’s Taxonomy </w:t>
      </w:r>
      <w:r w:rsidRPr="00B60D70">
        <w:rPr>
          <w:rFonts w:ascii="TH SarabunPSK" w:hAnsi="TH SarabunPSK" w:cs="TH SarabunPSK" w:hint="cs"/>
          <w:cs/>
        </w:rPr>
        <w:t xml:space="preserve">มาใช้เป็นกรอบในการประเมินระดับการเรียนรู้ของผู้เรียน ทั้งนี้หลักสูตรได้จัดแบ่งรายวิชา/โมดูลออกเป็น </w:t>
      </w:r>
      <w:r w:rsidRPr="00B60D70">
        <w:rPr>
          <w:rFonts w:ascii="TH SarabunPSK" w:hAnsi="TH SarabunPSK" w:cs="TH SarabunPSK" w:hint="cs"/>
        </w:rPr>
        <w:t xml:space="preserve">2 </w:t>
      </w:r>
      <w:r w:rsidRPr="00B60D70">
        <w:rPr>
          <w:rFonts w:ascii="TH SarabunPSK" w:hAnsi="TH SarabunPSK" w:cs="TH SarabunPSK" w:hint="cs"/>
          <w:cs/>
        </w:rPr>
        <w:t xml:space="preserve">ประเภท ได้แก่ รายวิชา/โมดูลที่มุ่งเน้นพัฒนาความรู้ </w:t>
      </w:r>
      <w:r w:rsidR="007F430E" w:rsidRPr="00B60D70">
        <w:rPr>
          <w:rFonts w:ascii="TH SarabunPSK" w:hAnsi="TH SarabunPSK" w:cs="TH SarabunPSK" w:hint="cs"/>
        </w:rPr>
        <w:t>(K)</w:t>
      </w:r>
      <w:r w:rsidR="007F430E" w:rsidRPr="00B60D70">
        <w:rPr>
          <w:rFonts w:ascii="TH SarabunPSK" w:hAnsi="TH SarabunPSK" w:cs="TH SarabunPSK" w:hint="cs"/>
          <w:cs/>
        </w:rPr>
        <w:t xml:space="preserve"> </w:t>
      </w:r>
      <w:r w:rsidRPr="00B60D70">
        <w:rPr>
          <w:rFonts w:ascii="TH SarabunPSK" w:hAnsi="TH SarabunPSK" w:cs="TH SarabunPSK" w:hint="cs"/>
          <w:cs/>
        </w:rPr>
        <w:t>ทักษะ</w:t>
      </w:r>
      <w:r w:rsidR="007F430E" w:rsidRPr="00B60D70">
        <w:rPr>
          <w:rFonts w:ascii="TH SarabunPSK" w:hAnsi="TH SarabunPSK" w:cs="TH SarabunPSK" w:hint="cs"/>
        </w:rPr>
        <w:t xml:space="preserve">(S) </w:t>
      </w:r>
      <w:r w:rsidRPr="00B60D70">
        <w:rPr>
          <w:rFonts w:ascii="TH SarabunPSK" w:hAnsi="TH SarabunPSK" w:cs="TH SarabunPSK" w:hint="cs"/>
          <w:cs/>
        </w:rPr>
        <w:t>และเจตคติ</w:t>
      </w:r>
      <w:r w:rsidR="007F430E" w:rsidRPr="00B60D70">
        <w:rPr>
          <w:rFonts w:ascii="TH SarabunPSK" w:hAnsi="TH SarabunPSK" w:cs="TH SarabunPSK" w:hint="cs"/>
        </w:rPr>
        <w:t xml:space="preserve"> </w:t>
      </w:r>
      <w:r w:rsidRPr="00B60D70">
        <w:rPr>
          <w:rFonts w:ascii="TH SarabunPSK" w:hAnsi="TH SarabunPSK" w:cs="TH SarabunPSK" w:hint="cs"/>
        </w:rPr>
        <w:t>(A)</w:t>
      </w:r>
      <w:r w:rsidRPr="00B60D70">
        <w:rPr>
          <w:rFonts w:ascii="TH SarabunPSK" w:hAnsi="TH SarabunPSK" w:cs="TH SarabunPSK" w:hint="cs"/>
          <w:cs/>
        </w:rPr>
        <w:t xml:space="preserve"> กับ รายวิชา/โมดูลที่มุ่งเน้นพัฒนาสมรรถนะหรือความสามารถ (</w:t>
      </w:r>
      <w:r w:rsidRPr="00B60D70">
        <w:rPr>
          <w:rFonts w:ascii="TH SarabunPSK" w:hAnsi="TH SarabunPSK" w:cs="TH SarabunPSK" w:hint="cs"/>
        </w:rPr>
        <w:t>Competency</w:t>
      </w:r>
      <w:r w:rsidRPr="00B60D70">
        <w:rPr>
          <w:rFonts w:ascii="TH SarabunPSK" w:hAnsi="TH SarabunPSK" w:cs="TH SarabunPSK" w:hint="cs"/>
          <w:cs/>
        </w:rPr>
        <w:t>)</w:t>
      </w:r>
      <w:r w:rsidR="00BD7F9D" w:rsidRPr="00B60D70">
        <w:rPr>
          <w:rFonts w:ascii="TH SarabunPSK" w:hAnsi="TH SarabunPSK" w:cs="TH SarabunPSK" w:hint="cs"/>
          <w:cs/>
        </w:rPr>
        <w:t xml:space="preserve"> </w:t>
      </w:r>
      <w:r w:rsidR="007F430E" w:rsidRPr="00B60D70">
        <w:rPr>
          <w:rFonts w:ascii="TH SarabunPSK" w:hAnsi="TH SarabunPSK" w:cs="TH SarabunPSK" w:hint="cs"/>
          <w:cs/>
        </w:rPr>
        <w:t>รายละเอียดแสดง</w:t>
      </w:r>
      <w:r w:rsidRPr="00B60D70">
        <w:rPr>
          <w:rFonts w:ascii="TH SarabunPSK" w:hAnsi="TH SarabunPSK" w:cs="TH SarabunPSK" w:hint="cs"/>
          <w:cs/>
        </w:rPr>
        <w:t>ใน</w:t>
      </w:r>
      <w:r w:rsidR="00E67661" w:rsidRPr="00B60D70">
        <w:rPr>
          <w:rFonts w:ascii="TH SarabunPSK" w:hAnsi="TH SarabunPSK" w:cs="TH SarabunPSK" w:hint="cs"/>
        </w:rPr>
        <w:t xml:space="preserve"> d.</w:t>
      </w:r>
      <w:r w:rsidR="00E67661" w:rsidRPr="00B60D70">
        <w:rPr>
          <w:rFonts w:ascii="TH SarabunPSK" w:hAnsi="TH SarabunPSK" w:cs="TH SarabunPSK" w:hint="cs"/>
          <w:cs/>
        </w:rPr>
        <w:t>2)</w:t>
      </w:r>
      <w:r w:rsidR="00E67661" w:rsidRPr="00B60D70">
        <w:rPr>
          <w:rFonts w:ascii="TH SarabunPSK" w:hAnsi="TH SarabunPSK" w:cs="TH SarabunPSK" w:hint="cs"/>
        </w:rPr>
        <w:t xml:space="preserve"> </w:t>
      </w:r>
      <w:r w:rsidR="007F430E" w:rsidRPr="00B60D70">
        <w:rPr>
          <w:rFonts w:ascii="TH SarabunPSK" w:hAnsi="TH SarabunPSK" w:cs="TH SarabunPSK" w:hint="cs"/>
          <w:cs/>
        </w:rPr>
        <w:t>และได้</w:t>
      </w:r>
      <w:r w:rsidRPr="00B60D70">
        <w:rPr>
          <w:rFonts w:ascii="TH SarabunPSK" w:hAnsi="TH SarabunPSK" w:cs="TH SarabunPSK" w:hint="cs"/>
          <w:cs/>
        </w:rPr>
        <w:t>จัดกลุ่มรายวิชา/โมดูล</w:t>
      </w:r>
      <w:r w:rsidR="007F430E" w:rsidRPr="00B60D70">
        <w:rPr>
          <w:rFonts w:ascii="TH SarabunPSK" w:hAnsi="TH SarabunPSK" w:cs="TH SarabunPSK" w:hint="cs"/>
          <w:cs/>
        </w:rPr>
        <w:t>ตามระดับความสำคัญในหลักสูตรโดยแบ่ง</w:t>
      </w:r>
      <w:r w:rsidRPr="00B60D70">
        <w:rPr>
          <w:rFonts w:ascii="TH SarabunPSK" w:hAnsi="TH SarabunPSK" w:cs="TH SarabunPSK" w:hint="cs"/>
          <w:cs/>
        </w:rPr>
        <w:t xml:space="preserve">ออกเป็น </w:t>
      </w:r>
      <w:r w:rsidRPr="00B60D70">
        <w:rPr>
          <w:rFonts w:ascii="TH SarabunPSK" w:hAnsi="TH SarabunPSK" w:cs="TH SarabunPSK" w:hint="cs"/>
        </w:rPr>
        <w:t xml:space="preserve">3 </w:t>
      </w:r>
      <w:r w:rsidRPr="00B60D70">
        <w:rPr>
          <w:rFonts w:ascii="TH SarabunPSK" w:hAnsi="TH SarabunPSK" w:cs="TH SarabunPSK" w:hint="cs"/>
          <w:cs/>
        </w:rPr>
        <w:t xml:space="preserve">กลุ่ม ได้แก่ กลุ่ม </w:t>
      </w:r>
      <w:r w:rsidR="00825587" w:rsidRPr="00B60D70">
        <w:rPr>
          <w:rFonts w:ascii="TH SarabunPSK" w:hAnsi="TH SarabunPSK" w:cs="TH SarabunPSK" w:hint="cs"/>
        </w:rPr>
        <w:t>Genera</w:t>
      </w:r>
      <w:r w:rsidRPr="00B60D70">
        <w:rPr>
          <w:rFonts w:ascii="TH SarabunPSK" w:hAnsi="TH SarabunPSK" w:cs="TH SarabunPSK" w:hint="cs"/>
        </w:rPr>
        <w:t>l</w:t>
      </w:r>
      <w:r w:rsidR="007F430E" w:rsidRPr="00B60D70">
        <w:rPr>
          <w:rFonts w:ascii="TH SarabunPSK" w:hAnsi="TH SarabunPSK" w:cs="TH SarabunPSK" w:hint="cs"/>
          <w:cs/>
        </w:rPr>
        <w:t xml:space="preserve"> (</w:t>
      </w:r>
      <w:r w:rsidR="007F430E" w:rsidRPr="00B60D70">
        <w:rPr>
          <w:rFonts w:ascii="TH SarabunPSK" w:hAnsi="TH SarabunPSK" w:cs="TH SarabunPSK" w:hint="cs"/>
        </w:rPr>
        <w:t>G</w:t>
      </w:r>
      <w:r w:rsidR="007F430E" w:rsidRPr="00B60D70">
        <w:rPr>
          <w:rFonts w:ascii="TH SarabunPSK" w:hAnsi="TH SarabunPSK" w:cs="TH SarabunPSK" w:hint="cs"/>
          <w:cs/>
        </w:rPr>
        <w:t>)</w:t>
      </w:r>
      <w:r w:rsidRPr="00B60D70">
        <w:rPr>
          <w:rFonts w:ascii="TH SarabunPSK" w:hAnsi="TH SarabunPSK" w:cs="TH SarabunPSK" w:hint="cs"/>
        </w:rPr>
        <w:t xml:space="preserve"> </w:t>
      </w:r>
      <w:r w:rsidRPr="00B60D70">
        <w:rPr>
          <w:rFonts w:ascii="TH SarabunPSK" w:hAnsi="TH SarabunPSK" w:cs="TH SarabunPSK" w:hint="cs"/>
          <w:cs/>
        </w:rPr>
        <w:t xml:space="preserve">กลุ่ม </w:t>
      </w:r>
      <w:r w:rsidRPr="00B60D70">
        <w:rPr>
          <w:rFonts w:ascii="TH SarabunPSK" w:hAnsi="TH SarabunPSK" w:cs="TH SarabunPSK" w:hint="cs"/>
        </w:rPr>
        <w:t>Basic</w:t>
      </w:r>
      <w:r w:rsidR="007F430E" w:rsidRPr="00B60D70">
        <w:rPr>
          <w:rFonts w:ascii="TH SarabunPSK" w:hAnsi="TH SarabunPSK" w:cs="TH SarabunPSK" w:hint="cs"/>
        </w:rPr>
        <w:t xml:space="preserve"> (B)</w:t>
      </w:r>
      <w:r w:rsidRPr="00B60D70">
        <w:rPr>
          <w:rFonts w:ascii="TH SarabunPSK" w:hAnsi="TH SarabunPSK" w:cs="TH SarabunPSK" w:hint="cs"/>
        </w:rPr>
        <w:t xml:space="preserve"> </w:t>
      </w:r>
      <w:r w:rsidRPr="00B60D70">
        <w:rPr>
          <w:rFonts w:ascii="TH SarabunPSK" w:hAnsi="TH SarabunPSK" w:cs="TH SarabunPSK" w:hint="cs"/>
          <w:cs/>
        </w:rPr>
        <w:t xml:space="preserve">และกลุ่ม </w:t>
      </w:r>
      <w:r w:rsidRPr="00B60D70">
        <w:rPr>
          <w:rFonts w:ascii="TH SarabunPSK" w:hAnsi="TH SarabunPSK" w:cs="TH SarabunPSK" w:hint="cs"/>
        </w:rPr>
        <w:t>Professional</w:t>
      </w:r>
      <w:r w:rsidR="007F430E" w:rsidRPr="00B60D70">
        <w:rPr>
          <w:rFonts w:ascii="TH SarabunPSK" w:hAnsi="TH SarabunPSK" w:cs="TH SarabunPSK" w:hint="cs"/>
        </w:rPr>
        <w:t xml:space="preserve"> (P)</w:t>
      </w:r>
      <w:r w:rsidRPr="00B60D70">
        <w:rPr>
          <w:rFonts w:ascii="TH SarabunPSK" w:hAnsi="TH SarabunPSK" w:cs="TH SarabunPSK" w:hint="cs"/>
        </w:rPr>
        <w:t xml:space="preserve"> </w:t>
      </w:r>
      <w:r w:rsidRPr="00B60D70">
        <w:rPr>
          <w:rFonts w:ascii="TH SarabunPSK" w:hAnsi="TH SarabunPSK" w:cs="TH SarabunPSK" w:hint="cs"/>
          <w:cs/>
        </w:rPr>
        <w:t>เพื่อให้การจำแนกระดับการเรียนรู้ของผู้เรียนมีความถูกต้องมากยิ่งขึ้น</w:t>
      </w:r>
      <w:r w:rsidR="007F430E" w:rsidRPr="00B60D70">
        <w:rPr>
          <w:rFonts w:ascii="TH SarabunPSK" w:hAnsi="TH SarabunPSK" w:cs="TH SarabunPSK" w:hint="cs"/>
        </w:rPr>
        <w:t xml:space="preserve"> </w:t>
      </w:r>
      <w:r w:rsidR="007F430E" w:rsidRPr="00B60D70">
        <w:rPr>
          <w:rFonts w:ascii="TH SarabunPSK" w:hAnsi="TH SarabunPSK" w:cs="TH SarabunPSK" w:hint="cs"/>
          <w:cs/>
        </w:rPr>
        <w:t xml:space="preserve">จากกรอบแนวคิดในรูปที่ </w:t>
      </w:r>
      <w:r w:rsidR="007F430E" w:rsidRPr="00B60D70">
        <w:rPr>
          <w:rFonts w:ascii="TH SarabunPSK" w:hAnsi="TH SarabunPSK" w:cs="TH SarabunPSK" w:hint="cs"/>
        </w:rPr>
        <w:t>2.</w:t>
      </w:r>
      <w:r w:rsidR="00AC05FA" w:rsidRPr="00B60D70">
        <w:rPr>
          <w:rFonts w:ascii="TH SarabunPSK" w:hAnsi="TH SarabunPSK" w:cs="TH SarabunPSK" w:hint="cs"/>
        </w:rPr>
        <w:t>3</w:t>
      </w:r>
      <w:r w:rsidR="007F430E" w:rsidRPr="00B60D70">
        <w:rPr>
          <w:rFonts w:ascii="TH SarabunPSK" w:hAnsi="TH SarabunPSK" w:cs="TH SarabunPSK" w:hint="cs"/>
        </w:rPr>
        <w:t xml:space="preserve"> </w:t>
      </w:r>
      <w:r w:rsidR="007F430E" w:rsidRPr="00B60D70">
        <w:rPr>
          <w:rFonts w:ascii="TH SarabunPSK" w:hAnsi="TH SarabunPSK" w:cs="TH SarabunPSK" w:hint="cs"/>
          <w:cs/>
        </w:rPr>
        <w:t xml:space="preserve">ทำให้สามารถกำหนดระดับผลลัพธ์การเรียนรู้ที่คาดหวังของหลักสูตรได้ดังแสดงในตารางที่ </w:t>
      </w:r>
      <w:r w:rsidR="007F430E" w:rsidRPr="00B60D70">
        <w:rPr>
          <w:rFonts w:ascii="TH SarabunPSK" w:hAnsi="TH SarabunPSK" w:cs="TH SarabunPSK" w:hint="cs"/>
        </w:rPr>
        <w:t>2.</w:t>
      </w:r>
      <w:r w:rsidR="00AC05FA" w:rsidRPr="00B60D70">
        <w:rPr>
          <w:rFonts w:ascii="TH SarabunPSK" w:hAnsi="TH SarabunPSK" w:cs="TH SarabunPSK" w:hint="cs"/>
        </w:rPr>
        <w:t>1</w:t>
      </w:r>
      <w:r w:rsidR="00632123" w:rsidRPr="00B60D70">
        <w:rPr>
          <w:rFonts w:ascii="TH SarabunPSK" w:hAnsi="TH SarabunPSK" w:cs="TH SarabunPSK" w:hint="cs"/>
          <w:cs/>
        </w:rPr>
        <w:t>6</w:t>
      </w:r>
      <w:r w:rsidR="007F430E" w:rsidRPr="00B60D70">
        <w:rPr>
          <w:rFonts w:ascii="TH SarabunPSK" w:hAnsi="TH SarabunPSK" w:cs="TH SarabunPSK" w:hint="cs"/>
          <w:cs/>
        </w:rPr>
        <w:t xml:space="preserve"> ดังนี้ </w:t>
      </w:r>
    </w:p>
    <w:p w14:paraId="3A5ABD37" w14:textId="7DE67F4B" w:rsidR="00BB6FE4" w:rsidRPr="00B60D70" w:rsidRDefault="00BB6FE4" w:rsidP="00C81EEB">
      <w:pPr>
        <w:rPr>
          <w:rFonts w:ascii="TH SarabunPSK" w:hAnsi="TH SarabunPSK" w:cs="TH SarabunPSK"/>
        </w:rPr>
      </w:pPr>
    </w:p>
    <w:p w14:paraId="581D9132" w14:textId="2AFF2C0E" w:rsidR="00557B5A" w:rsidRPr="00B60D70" w:rsidRDefault="00557B5A">
      <w:pPr>
        <w:rPr>
          <w:rFonts w:ascii="TH SarabunPSK" w:hAnsi="TH SarabunPSK" w:cs="TH SarabunPSK"/>
          <w:cs/>
        </w:rPr>
      </w:pPr>
      <w:r w:rsidRPr="00B60D70">
        <w:rPr>
          <w:rFonts w:ascii="TH SarabunPSK" w:hAnsi="TH SarabunPSK" w:cs="TH SarabunPSK" w:hint="cs"/>
          <w:b/>
          <w:bCs/>
          <w:cs/>
        </w:rPr>
        <w:lastRenderedPageBreak/>
        <w:t xml:space="preserve">ตารางที่ </w:t>
      </w:r>
      <w:r w:rsidRPr="00B60D70">
        <w:rPr>
          <w:rFonts w:ascii="TH SarabunPSK" w:hAnsi="TH SarabunPSK" w:cs="TH SarabunPSK" w:hint="cs"/>
          <w:b/>
          <w:bCs/>
        </w:rPr>
        <w:t>2.</w:t>
      </w:r>
      <w:r w:rsidR="00AC05FA" w:rsidRPr="00B60D70">
        <w:rPr>
          <w:rFonts w:ascii="TH SarabunPSK" w:hAnsi="TH SarabunPSK" w:cs="TH SarabunPSK" w:hint="cs"/>
          <w:b/>
          <w:bCs/>
        </w:rPr>
        <w:t>1</w:t>
      </w:r>
      <w:r w:rsidR="00632123" w:rsidRPr="00B60D70">
        <w:rPr>
          <w:rFonts w:ascii="TH SarabunPSK" w:hAnsi="TH SarabunPSK" w:cs="TH SarabunPSK" w:hint="cs"/>
          <w:b/>
          <w:bCs/>
          <w:cs/>
        </w:rPr>
        <w:t>6</w:t>
      </w:r>
      <w:r w:rsidRPr="00B60D70">
        <w:rPr>
          <w:rFonts w:ascii="TH SarabunPSK" w:hAnsi="TH SarabunPSK" w:cs="TH SarabunPSK" w:hint="cs"/>
          <w:b/>
          <w:bCs/>
        </w:rPr>
        <w:t xml:space="preserve"> </w:t>
      </w:r>
      <w:r w:rsidRPr="00B60D70">
        <w:rPr>
          <w:rFonts w:ascii="TH SarabunPSK" w:hAnsi="TH SarabunPSK" w:cs="TH SarabunPSK" w:hint="cs"/>
          <w:cs/>
        </w:rPr>
        <w:t>ระดับผลลัพธ์การเรียนรู้ที่คาดหวังของหลักสูตร</w:t>
      </w:r>
    </w:p>
    <w:tbl>
      <w:tblPr>
        <w:tblStyle w:val="af6"/>
        <w:tblW w:w="0" w:type="auto"/>
        <w:tblLook w:val="04A0" w:firstRow="1" w:lastRow="0" w:firstColumn="1" w:lastColumn="0" w:noHBand="0" w:noVBand="1"/>
      </w:tblPr>
      <w:tblGrid>
        <w:gridCol w:w="846"/>
        <w:gridCol w:w="4536"/>
        <w:gridCol w:w="850"/>
        <w:gridCol w:w="2784"/>
      </w:tblGrid>
      <w:tr w:rsidR="00B60D70" w:rsidRPr="00B60D70" w14:paraId="02987F91" w14:textId="7560CB74" w:rsidTr="0084384A">
        <w:trPr>
          <w:tblHeader/>
        </w:trPr>
        <w:tc>
          <w:tcPr>
            <w:tcW w:w="5382" w:type="dxa"/>
            <w:gridSpan w:val="2"/>
            <w:shd w:val="clear" w:color="auto" w:fill="D0CECE" w:themeFill="background2" w:themeFillShade="E6"/>
          </w:tcPr>
          <w:p w14:paraId="032A85CC" w14:textId="684EB13C" w:rsidR="00557B5A" w:rsidRPr="00B60D70" w:rsidRDefault="00557B5A" w:rsidP="00557B5A">
            <w:pPr>
              <w:jc w:val="left"/>
              <w:rPr>
                <w:rFonts w:ascii="TH SarabunPSK" w:hAnsi="TH SarabunPSK" w:cs="TH SarabunPSK"/>
                <w:b/>
                <w:bCs/>
                <w:sz w:val="28"/>
                <w:szCs w:val="28"/>
              </w:rPr>
            </w:pPr>
            <w:r w:rsidRPr="00B60D70">
              <w:rPr>
                <w:rFonts w:ascii="TH SarabunPSK" w:hAnsi="TH SarabunPSK" w:cs="TH SarabunPSK" w:hint="cs"/>
                <w:b/>
                <w:bCs/>
                <w:sz w:val="28"/>
                <w:szCs w:val="28"/>
              </w:rPr>
              <w:t>PLO Name</w:t>
            </w:r>
          </w:p>
        </w:tc>
        <w:tc>
          <w:tcPr>
            <w:tcW w:w="3634" w:type="dxa"/>
            <w:gridSpan w:val="2"/>
            <w:shd w:val="clear" w:color="auto" w:fill="D0CECE" w:themeFill="background2" w:themeFillShade="E6"/>
          </w:tcPr>
          <w:p w14:paraId="1D6A0852" w14:textId="008DDB6C" w:rsidR="00557B5A" w:rsidRPr="00B60D70" w:rsidRDefault="00557B5A" w:rsidP="00557B5A">
            <w:pPr>
              <w:jc w:val="left"/>
              <w:rPr>
                <w:rFonts w:ascii="TH SarabunPSK" w:hAnsi="TH SarabunPSK" w:cs="TH SarabunPSK"/>
                <w:b/>
                <w:bCs/>
                <w:sz w:val="28"/>
                <w:szCs w:val="28"/>
              </w:rPr>
            </w:pPr>
            <w:r w:rsidRPr="00B60D70">
              <w:rPr>
                <w:rFonts w:ascii="TH SarabunPSK" w:hAnsi="TH SarabunPSK" w:cs="TH SarabunPSK" w:hint="cs"/>
                <w:b/>
                <w:bCs/>
                <w:sz w:val="28"/>
                <w:szCs w:val="28"/>
              </w:rPr>
              <w:t>PLO Level</w:t>
            </w:r>
          </w:p>
        </w:tc>
      </w:tr>
      <w:tr w:rsidR="00B60D70" w:rsidRPr="00B60D70" w14:paraId="1228BA3C" w14:textId="07CDE9EA" w:rsidTr="00FE1542">
        <w:tc>
          <w:tcPr>
            <w:tcW w:w="846" w:type="dxa"/>
          </w:tcPr>
          <w:p w14:paraId="622DA0DA" w14:textId="28A922EB" w:rsidR="00557B5A" w:rsidRPr="00B60D70" w:rsidRDefault="00557B5A" w:rsidP="007F430E">
            <w:pPr>
              <w:jc w:val="center"/>
              <w:rPr>
                <w:rFonts w:ascii="TH SarabunPSK" w:hAnsi="TH SarabunPSK" w:cs="TH SarabunPSK"/>
                <w:sz w:val="28"/>
                <w:szCs w:val="28"/>
              </w:rPr>
            </w:pPr>
            <w:r w:rsidRPr="00B60D70">
              <w:rPr>
                <w:rFonts w:ascii="TH SarabunPSK" w:hAnsi="TH SarabunPSK" w:cs="TH SarabunPSK" w:hint="cs"/>
                <w:sz w:val="28"/>
                <w:szCs w:val="28"/>
              </w:rPr>
              <w:t>PLO1</w:t>
            </w:r>
          </w:p>
        </w:tc>
        <w:tc>
          <w:tcPr>
            <w:tcW w:w="4536" w:type="dxa"/>
          </w:tcPr>
          <w:p w14:paraId="0B80BAC4" w14:textId="2D0B9525" w:rsidR="00557B5A" w:rsidRPr="00B60D70" w:rsidRDefault="004E7E96" w:rsidP="00557B5A">
            <w:pPr>
              <w:jc w:val="left"/>
              <w:rPr>
                <w:rFonts w:ascii="TH SarabunPSK" w:hAnsi="TH SarabunPSK" w:cs="TH SarabunPSK"/>
                <w:sz w:val="28"/>
                <w:szCs w:val="28"/>
              </w:rPr>
            </w:pPr>
            <w:r w:rsidRPr="00B60D70">
              <w:rPr>
                <w:rFonts w:ascii="TH SarabunPSK" w:hAnsi="TH SarabunPSK" w:cs="TH SarabunPSK"/>
                <w:sz w:val="28"/>
                <w:szCs w:val="28"/>
                <w:cs/>
              </w:rPr>
              <w:t>ออกแบบและควบคุมงานโครงสร้างอาคาร งานถนน งานชลศาสตร์ และการบริหารงานก่อสร้าง ตามกรอบมาตรฐานทางวิชาชีพวิศวกรรมโยธา</w:t>
            </w:r>
          </w:p>
        </w:tc>
        <w:tc>
          <w:tcPr>
            <w:tcW w:w="850" w:type="dxa"/>
          </w:tcPr>
          <w:p w14:paraId="6489B66F" w14:textId="5F534641" w:rsidR="00557B5A" w:rsidRPr="00B60D70" w:rsidRDefault="00557B5A" w:rsidP="007F430E">
            <w:pPr>
              <w:jc w:val="center"/>
              <w:rPr>
                <w:rFonts w:ascii="TH SarabunPSK" w:hAnsi="TH SarabunPSK" w:cs="TH SarabunPSK"/>
                <w:sz w:val="28"/>
                <w:szCs w:val="28"/>
              </w:rPr>
            </w:pPr>
            <w:r w:rsidRPr="00B60D70">
              <w:rPr>
                <w:rFonts w:ascii="TH SarabunPSK" w:hAnsi="TH SarabunPSK" w:cs="TH SarabunPSK" w:hint="cs"/>
                <w:sz w:val="28"/>
                <w:szCs w:val="28"/>
              </w:rPr>
              <w:t>P-K</w:t>
            </w:r>
            <w:r w:rsidR="00D52791" w:rsidRPr="00B60D70">
              <w:rPr>
                <w:rFonts w:ascii="TH SarabunPSK" w:hAnsi="TH SarabunPSK" w:cs="TH SarabunPSK" w:hint="cs"/>
                <w:sz w:val="28"/>
                <w:szCs w:val="28"/>
              </w:rPr>
              <w:t>4</w:t>
            </w:r>
          </w:p>
        </w:tc>
        <w:tc>
          <w:tcPr>
            <w:tcW w:w="2784" w:type="dxa"/>
          </w:tcPr>
          <w:p w14:paraId="01936B5C" w14:textId="11EBF9B5" w:rsidR="00557B5A" w:rsidRPr="00B60D70" w:rsidRDefault="00557B5A" w:rsidP="00E67661">
            <w:pPr>
              <w:jc w:val="left"/>
              <w:rPr>
                <w:rFonts w:ascii="TH SarabunPSK" w:hAnsi="TH SarabunPSK" w:cs="TH SarabunPSK"/>
                <w:sz w:val="28"/>
                <w:szCs w:val="28"/>
              </w:rPr>
            </w:pPr>
            <w:r w:rsidRPr="00B60D70">
              <w:rPr>
                <w:rFonts w:ascii="TH SarabunPSK" w:hAnsi="TH SarabunPSK" w:cs="TH SarabunPSK" w:hint="cs"/>
                <w:sz w:val="28"/>
                <w:szCs w:val="28"/>
                <w:cs/>
              </w:rPr>
              <w:t xml:space="preserve">เป็นผลลัพธ์การเรียนรู้ของหลักสูตรในระดับ </w:t>
            </w:r>
            <w:r w:rsidRPr="00B60D70">
              <w:rPr>
                <w:rFonts w:ascii="TH SarabunPSK" w:hAnsi="TH SarabunPSK" w:cs="TH SarabunPSK" w:hint="cs"/>
                <w:sz w:val="28"/>
                <w:szCs w:val="28"/>
              </w:rPr>
              <w:t xml:space="preserve">Professional </w:t>
            </w:r>
            <w:r w:rsidRPr="00B60D70">
              <w:rPr>
                <w:rFonts w:ascii="TH SarabunPSK" w:hAnsi="TH SarabunPSK" w:cs="TH SarabunPSK" w:hint="cs"/>
                <w:sz w:val="28"/>
                <w:szCs w:val="28"/>
                <w:cs/>
              </w:rPr>
              <w:t>ที่ต้องการความรู้ (</w:t>
            </w:r>
            <w:r w:rsidRPr="00B60D70">
              <w:rPr>
                <w:rFonts w:ascii="TH SarabunPSK" w:hAnsi="TH SarabunPSK" w:cs="TH SarabunPSK" w:hint="cs"/>
                <w:sz w:val="28"/>
                <w:szCs w:val="28"/>
              </w:rPr>
              <w:t>K</w:t>
            </w: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 xml:space="preserve">ระดับ </w:t>
            </w:r>
            <w:r w:rsidR="00880229" w:rsidRPr="00B60D70">
              <w:rPr>
                <w:rFonts w:ascii="TH SarabunPSK" w:hAnsi="TH SarabunPSK" w:cs="TH SarabunPSK"/>
                <w:sz w:val="28"/>
                <w:szCs w:val="28"/>
              </w:rPr>
              <w:t>4</w:t>
            </w:r>
            <w:r w:rsidRPr="00B60D70">
              <w:rPr>
                <w:rFonts w:ascii="TH SarabunPSK" w:hAnsi="TH SarabunPSK" w:cs="TH SarabunPSK" w:hint="cs"/>
                <w:sz w:val="28"/>
                <w:szCs w:val="28"/>
              </w:rPr>
              <w:t xml:space="preserve"> (</w:t>
            </w:r>
            <w:r w:rsidR="00880229" w:rsidRPr="00B60D70">
              <w:rPr>
                <w:rFonts w:ascii="TH SarabunPSK" w:hAnsi="TH SarabunPSK" w:cs="TH SarabunPSK" w:hint="cs"/>
                <w:sz w:val="28"/>
                <w:szCs w:val="28"/>
                <w:cs/>
              </w:rPr>
              <w:t>วิเคราะห์</w:t>
            </w:r>
            <w:r w:rsidR="00880229" w:rsidRPr="00B60D70">
              <w:rPr>
                <w:rFonts w:ascii="TH SarabunPSK" w:hAnsi="TH SarabunPSK" w:cs="TH SarabunPSK"/>
                <w:sz w:val="28"/>
                <w:szCs w:val="28"/>
              </w:rPr>
              <w:t>-Analysis</w:t>
            </w:r>
            <w:r w:rsidRPr="00B60D70">
              <w:rPr>
                <w:rFonts w:ascii="TH SarabunPSK" w:hAnsi="TH SarabunPSK" w:cs="TH SarabunPSK" w:hint="cs"/>
                <w:sz w:val="28"/>
                <w:szCs w:val="28"/>
              </w:rPr>
              <w:t>)</w:t>
            </w:r>
          </w:p>
        </w:tc>
      </w:tr>
      <w:tr w:rsidR="00B60D70" w:rsidRPr="00B60D70" w14:paraId="2E1AFC2A" w14:textId="0F8A687D" w:rsidTr="00FE1542">
        <w:tc>
          <w:tcPr>
            <w:tcW w:w="846" w:type="dxa"/>
          </w:tcPr>
          <w:p w14:paraId="078C6BD8" w14:textId="23A3AB3F" w:rsidR="00557B5A" w:rsidRPr="00B60D70" w:rsidRDefault="00557B5A" w:rsidP="007F430E">
            <w:pPr>
              <w:jc w:val="center"/>
              <w:rPr>
                <w:rFonts w:ascii="TH SarabunPSK" w:hAnsi="TH SarabunPSK" w:cs="TH SarabunPSK"/>
                <w:sz w:val="28"/>
                <w:szCs w:val="28"/>
              </w:rPr>
            </w:pPr>
            <w:r w:rsidRPr="00B60D70">
              <w:rPr>
                <w:rFonts w:ascii="TH SarabunPSK" w:hAnsi="TH SarabunPSK" w:cs="TH SarabunPSK" w:hint="cs"/>
                <w:sz w:val="28"/>
                <w:szCs w:val="28"/>
              </w:rPr>
              <w:t>PLO2</w:t>
            </w:r>
          </w:p>
        </w:tc>
        <w:tc>
          <w:tcPr>
            <w:tcW w:w="4536" w:type="dxa"/>
          </w:tcPr>
          <w:p w14:paraId="3111EEB3" w14:textId="01E8717A" w:rsidR="00557B5A" w:rsidRPr="00B60D70" w:rsidRDefault="00557B5A" w:rsidP="00557B5A">
            <w:pPr>
              <w:jc w:val="left"/>
              <w:rPr>
                <w:rFonts w:ascii="TH SarabunPSK" w:hAnsi="TH SarabunPSK" w:cs="TH SarabunPSK"/>
                <w:sz w:val="28"/>
                <w:szCs w:val="28"/>
                <w:cs/>
              </w:rPr>
            </w:pPr>
            <w:r w:rsidRPr="00B60D70">
              <w:rPr>
                <w:rFonts w:ascii="TH SarabunPSK" w:hAnsi="TH SarabunPSK" w:cs="TH SarabunPSK" w:hint="cs"/>
                <w:sz w:val="28"/>
                <w:szCs w:val="28"/>
                <w:cs/>
              </w:rPr>
              <w:t>ใช้โปรแกรมคอมพิวเตอร์ในงานวิศวกรรมโยธา และระบบสารสนเทศอาคาร</w:t>
            </w:r>
            <w:r w:rsidR="00435FC0"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rPr>
              <w:t>เพื่อการปฏิบัติงานและการบริหารงานก่อสร้าง</w:t>
            </w:r>
            <w:r w:rsidR="00435FC0" w:rsidRPr="00B60D70">
              <w:rPr>
                <w:rFonts w:ascii="TH SarabunPSK" w:hAnsi="TH SarabunPSK" w:cs="TH SarabunPSK" w:hint="cs"/>
                <w:sz w:val="28"/>
                <w:szCs w:val="28"/>
                <w:cs/>
              </w:rPr>
              <w:t>ภายใต้กรอบมาตรฐานวิชาชีพทางวิศวกรรมโยธา</w:t>
            </w:r>
          </w:p>
        </w:tc>
        <w:tc>
          <w:tcPr>
            <w:tcW w:w="850" w:type="dxa"/>
          </w:tcPr>
          <w:p w14:paraId="17FF0978" w14:textId="18FAA63E" w:rsidR="00557B5A" w:rsidRPr="00B60D70" w:rsidRDefault="00557B5A" w:rsidP="007F430E">
            <w:pPr>
              <w:jc w:val="center"/>
              <w:rPr>
                <w:rFonts w:ascii="TH SarabunPSK" w:hAnsi="TH SarabunPSK" w:cs="TH SarabunPSK"/>
                <w:sz w:val="28"/>
                <w:szCs w:val="28"/>
              </w:rPr>
            </w:pPr>
            <w:r w:rsidRPr="00B60D70">
              <w:rPr>
                <w:rFonts w:ascii="TH SarabunPSK" w:hAnsi="TH SarabunPSK" w:cs="TH SarabunPSK" w:hint="cs"/>
                <w:sz w:val="28"/>
                <w:szCs w:val="28"/>
              </w:rPr>
              <w:t>P-S2</w:t>
            </w:r>
          </w:p>
        </w:tc>
        <w:tc>
          <w:tcPr>
            <w:tcW w:w="2784" w:type="dxa"/>
          </w:tcPr>
          <w:p w14:paraId="4BD74280" w14:textId="2FE4C2F9" w:rsidR="00557B5A" w:rsidRPr="00B60D70" w:rsidRDefault="00557B5A" w:rsidP="00E67661">
            <w:pPr>
              <w:jc w:val="left"/>
              <w:rPr>
                <w:rFonts w:ascii="TH SarabunPSK" w:hAnsi="TH SarabunPSK" w:cs="TH SarabunPSK"/>
                <w:sz w:val="28"/>
                <w:szCs w:val="28"/>
              </w:rPr>
            </w:pPr>
            <w:r w:rsidRPr="00B60D70">
              <w:rPr>
                <w:rFonts w:ascii="TH SarabunPSK" w:hAnsi="TH SarabunPSK" w:cs="TH SarabunPSK" w:hint="cs"/>
                <w:sz w:val="28"/>
                <w:szCs w:val="28"/>
                <w:cs/>
              </w:rPr>
              <w:t xml:space="preserve">เป็นผลลัพธ์การเรียนรู้ของหลักสูตรในระดับ </w:t>
            </w:r>
            <w:r w:rsidRPr="00B60D70">
              <w:rPr>
                <w:rFonts w:ascii="TH SarabunPSK" w:hAnsi="TH SarabunPSK" w:cs="TH SarabunPSK" w:hint="cs"/>
                <w:sz w:val="28"/>
                <w:szCs w:val="28"/>
              </w:rPr>
              <w:t xml:space="preserve">Professional </w:t>
            </w:r>
            <w:r w:rsidRPr="00B60D70">
              <w:rPr>
                <w:rFonts w:ascii="TH SarabunPSK" w:hAnsi="TH SarabunPSK" w:cs="TH SarabunPSK" w:hint="cs"/>
                <w:sz w:val="28"/>
                <w:szCs w:val="28"/>
                <w:cs/>
              </w:rPr>
              <w:t>ที่ต้องการทักษะ (</w:t>
            </w:r>
            <w:r w:rsidRPr="00B60D70">
              <w:rPr>
                <w:rFonts w:ascii="TH SarabunPSK" w:hAnsi="TH SarabunPSK" w:cs="TH SarabunPSK" w:hint="cs"/>
                <w:sz w:val="28"/>
                <w:szCs w:val="28"/>
              </w:rPr>
              <w:t>S</w:t>
            </w: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 xml:space="preserve">ระดับ </w:t>
            </w:r>
            <w:r w:rsidRPr="00B60D70">
              <w:rPr>
                <w:rFonts w:ascii="TH SarabunPSK" w:hAnsi="TH SarabunPSK" w:cs="TH SarabunPSK" w:hint="cs"/>
                <w:sz w:val="28"/>
                <w:szCs w:val="28"/>
              </w:rPr>
              <w:t>2 (</w:t>
            </w:r>
            <w:r w:rsidRPr="00B60D70">
              <w:rPr>
                <w:rFonts w:ascii="TH SarabunPSK" w:hAnsi="TH SarabunPSK" w:cs="TH SarabunPSK" w:hint="cs"/>
                <w:sz w:val="28"/>
                <w:szCs w:val="28"/>
                <w:cs/>
              </w:rPr>
              <w:t>จัดกระทำได้</w:t>
            </w:r>
            <w:r w:rsidRPr="00B60D70">
              <w:rPr>
                <w:rFonts w:ascii="TH SarabunPSK" w:hAnsi="TH SarabunPSK" w:cs="TH SarabunPSK" w:hint="cs"/>
                <w:sz w:val="28"/>
                <w:szCs w:val="28"/>
              </w:rPr>
              <w:t>- Manipulation)</w:t>
            </w:r>
          </w:p>
        </w:tc>
      </w:tr>
      <w:tr w:rsidR="00B60D70" w:rsidRPr="00B60D70" w14:paraId="4E9D14B5" w14:textId="1C1F0B98" w:rsidTr="00FE1542">
        <w:tc>
          <w:tcPr>
            <w:tcW w:w="846" w:type="dxa"/>
          </w:tcPr>
          <w:p w14:paraId="354F8982" w14:textId="2516238A" w:rsidR="00557B5A" w:rsidRPr="00B60D70" w:rsidRDefault="00557B5A" w:rsidP="007F430E">
            <w:pPr>
              <w:jc w:val="center"/>
              <w:rPr>
                <w:rFonts w:ascii="TH SarabunPSK" w:hAnsi="TH SarabunPSK" w:cs="TH SarabunPSK"/>
                <w:sz w:val="28"/>
                <w:szCs w:val="28"/>
              </w:rPr>
            </w:pPr>
            <w:r w:rsidRPr="00B60D70">
              <w:rPr>
                <w:rFonts w:ascii="TH SarabunPSK" w:hAnsi="TH SarabunPSK" w:cs="TH SarabunPSK" w:hint="cs"/>
                <w:sz w:val="28"/>
                <w:szCs w:val="28"/>
              </w:rPr>
              <w:t>PLO3</w:t>
            </w:r>
          </w:p>
        </w:tc>
        <w:tc>
          <w:tcPr>
            <w:tcW w:w="4536" w:type="dxa"/>
          </w:tcPr>
          <w:p w14:paraId="475B1BCA" w14:textId="6C61EE91" w:rsidR="00557B5A" w:rsidRPr="00B60D70" w:rsidRDefault="00D6107B" w:rsidP="00557B5A">
            <w:pPr>
              <w:jc w:val="left"/>
              <w:rPr>
                <w:rFonts w:ascii="TH SarabunPSK" w:hAnsi="TH SarabunPSK" w:cs="TH SarabunPSK"/>
                <w:sz w:val="28"/>
                <w:szCs w:val="28"/>
                <w:cs/>
              </w:rPr>
            </w:pPr>
            <w:r w:rsidRPr="00B60D70">
              <w:rPr>
                <w:rFonts w:ascii="TH SarabunPSK" w:hAnsi="TH SarabunPSK" w:cs="TH SarabunPSK"/>
                <w:sz w:val="28"/>
                <w:szCs w:val="28"/>
                <w:cs/>
              </w:rPr>
              <w:t>เลือกใช้เครื่องมือ วัสดุ วิธีการทำงานและบำรุงรักษาอาคารด้วยเทคโนโลยีที่ทันสมัยในงานก่อสร้าง</w:t>
            </w:r>
          </w:p>
        </w:tc>
        <w:tc>
          <w:tcPr>
            <w:tcW w:w="850" w:type="dxa"/>
          </w:tcPr>
          <w:p w14:paraId="0D45ECE0" w14:textId="0444C711" w:rsidR="00557B5A" w:rsidRPr="00B60D70" w:rsidRDefault="00557B5A" w:rsidP="007F430E">
            <w:pPr>
              <w:jc w:val="center"/>
              <w:rPr>
                <w:rFonts w:ascii="TH SarabunPSK" w:hAnsi="TH SarabunPSK" w:cs="TH SarabunPSK"/>
                <w:sz w:val="28"/>
                <w:szCs w:val="28"/>
              </w:rPr>
            </w:pPr>
            <w:r w:rsidRPr="00B60D70">
              <w:rPr>
                <w:rFonts w:ascii="TH SarabunPSK" w:hAnsi="TH SarabunPSK" w:cs="TH SarabunPSK" w:hint="cs"/>
                <w:sz w:val="28"/>
                <w:szCs w:val="28"/>
              </w:rPr>
              <w:t>P-K3</w:t>
            </w:r>
          </w:p>
        </w:tc>
        <w:tc>
          <w:tcPr>
            <w:tcW w:w="2784" w:type="dxa"/>
          </w:tcPr>
          <w:p w14:paraId="6E0C9557" w14:textId="24380802" w:rsidR="00557B5A" w:rsidRPr="00B60D70" w:rsidRDefault="00557B5A" w:rsidP="00E67661">
            <w:pPr>
              <w:jc w:val="left"/>
              <w:rPr>
                <w:rFonts w:ascii="TH SarabunPSK" w:hAnsi="TH SarabunPSK" w:cs="TH SarabunPSK"/>
                <w:sz w:val="28"/>
                <w:szCs w:val="28"/>
              </w:rPr>
            </w:pPr>
            <w:r w:rsidRPr="00B60D70">
              <w:rPr>
                <w:rFonts w:ascii="TH SarabunPSK" w:hAnsi="TH SarabunPSK" w:cs="TH SarabunPSK" w:hint="cs"/>
                <w:sz w:val="28"/>
                <w:szCs w:val="28"/>
                <w:cs/>
              </w:rPr>
              <w:t xml:space="preserve">เป็นผลลัพธ์การเรียนรู้ของหลักสูตรในระดับ </w:t>
            </w:r>
            <w:r w:rsidRPr="00B60D70">
              <w:rPr>
                <w:rFonts w:ascii="TH SarabunPSK" w:hAnsi="TH SarabunPSK" w:cs="TH SarabunPSK" w:hint="cs"/>
                <w:sz w:val="28"/>
                <w:szCs w:val="28"/>
              </w:rPr>
              <w:t xml:space="preserve">Professional </w:t>
            </w:r>
            <w:r w:rsidRPr="00B60D70">
              <w:rPr>
                <w:rFonts w:ascii="TH SarabunPSK" w:hAnsi="TH SarabunPSK" w:cs="TH SarabunPSK" w:hint="cs"/>
                <w:sz w:val="28"/>
                <w:szCs w:val="28"/>
                <w:cs/>
              </w:rPr>
              <w:t>ที่ต้องการความรู้ (</w:t>
            </w:r>
            <w:r w:rsidRPr="00B60D70">
              <w:rPr>
                <w:rFonts w:ascii="TH SarabunPSK" w:hAnsi="TH SarabunPSK" w:cs="TH SarabunPSK" w:hint="cs"/>
                <w:sz w:val="28"/>
                <w:szCs w:val="28"/>
              </w:rPr>
              <w:t>K</w:t>
            </w: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 xml:space="preserve">ระดับ </w:t>
            </w:r>
            <w:r w:rsidRPr="00B60D70">
              <w:rPr>
                <w:rFonts w:ascii="TH SarabunPSK" w:hAnsi="TH SarabunPSK" w:cs="TH SarabunPSK" w:hint="cs"/>
                <w:sz w:val="28"/>
                <w:szCs w:val="28"/>
              </w:rPr>
              <w:t>3 (</w:t>
            </w:r>
            <w:r w:rsidRPr="00B60D70">
              <w:rPr>
                <w:rFonts w:ascii="TH SarabunPSK" w:hAnsi="TH SarabunPSK" w:cs="TH SarabunPSK" w:hint="cs"/>
                <w:sz w:val="28"/>
                <w:szCs w:val="28"/>
                <w:cs/>
              </w:rPr>
              <w:t>นำไปใช้</w:t>
            </w:r>
            <w:r w:rsidRPr="00B60D70">
              <w:rPr>
                <w:rFonts w:ascii="TH SarabunPSK" w:hAnsi="TH SarabunPSK" w:cs="TH SarabunPSK" w:hint="cs"/>
                <w:sz w:val="28"/>
                <w:szCs w:val="28"/>
              </w:rPr>
              <w:t xml:space="preserve"> - Apply)</w:t>
            </w:r>
          </w:p>
        </w:tc>
      </w:tr>
      <w:tr w:rsidR="00B60D70" w:rsidRPr="00B60D70" w14:paraId="14D7706B" w14:textId="73CA239D" w:rsidTr="00FE1542">
        <w:tc>
          <w:tcPr>
            <w:tcW w:w="846" w:type="dxa"/>
          </w:tcPr>
          <w:p w14:paraId="022EC6E0" w14:textId="001EF09D" w:rsidR="00557B5A" w:rsidRPr="00B60D70" w:rsidRDefault="00557B5A" w:rsidP="007F430E">
            <w:pPr>
              <w:jc w:val="center"/>
              <w:rPr>
                <w:rFonts w:ascii="TH SarabunPSK" w:hAnsi="TH SarabunPSK" w:cs="TH SarabunPSK"/>
                <w:sz w:val="28"/>
                <w:szCs w:val="28"/>
              </w:rPr>
            </w:pPr>
            <w:r w:rsidRPr="00B60D70">
              <w:rPr>
                <w:rFonts w:ascii="TH SarabunPSK" w:hAnsi="TH SarabunPSK" w:cs="TH SarabunPSK" w:hint="cs"/>
                <w:sz w:val="28"/>
                <w:szCs w:val="28"/>
              </w:rPr>
              <w:t>PLO4</w:t>
            </w:r>
          </w:p>
        </w:tc>
        <w:tc>
          <w:tcPr>
            <w:tcW w:w="4536" w:type="dxa"/>
          </w:tcPr>
          <w:p w14:paraId="579034A6" w14:textId="1664ADC6" w:rsidR="00557B5A" w:rsidRPr="00B60D70" w:rsidRDefault="00D52791" w:rsidP="00557B5A">
            <w:pPr>
              <w:jc w:val="left"/>
              <w:rPr>
                <w:rFonts w:ascii="TH SarabunPSK" w:hAnsi="TH SarabunPSK" w:cs="TH SarabunPSK"/>
                <w:sz w:val="28"/>
                <w:szCs w:val="28"/>
                <w:cs/>
              </w:rPr>
            </w:pPr>
            <w:r w:rsidRPr="00B60D70">
              <w:rPr>
                <w:rFonts w:ascii="TH SarabunPSK" w:hAnsi="TH SarabunPSK" w:cs="TH SarabunPSK" w:hint="cs"/>
                <w:sz w:val="28"/>
                <w:szCs w:val="28"/>
                <w:cs/>
              </w:rPr>
              <w:t>ปฏิบัติการออกแบบและจัดการเรียนรู้ด้วยการสอน การเกื้อหนุน การโค้ช โดยใช้เทคโนโลยี นวัตกรรมและเครื่องมือวัดประเมินผล เพื่อพัฒนาผู้เรียนได้ตามมาตรฐานและจรรยาบรรณวิชาชีพครู</w:t>
            </w:r>
          </w:p>
        </w:tc>
        <w:tc>
          <w:tcPr>
            <w:tcW w:w="850" w:type="dxa"/>
          </w:tcPr>
          <w:p w14:paraId="5240A3C4" w14:textId="7B7994D3" w:rsidR="00557B5A" w:rsidRPr="00B60D70" w:rsidRDefault="00557B5A" w:rsidP="007F430E">
            <w:pPr>
              <w:jc w:val="center"/>
              <w:rPr>
                <w:rFonts w:ascii="TH SarabunPSK" w:hAnsi="TH SarabunPSK" w:cs="TH SarabunPSK"/>
                <w:sz w:val="28"/>
                <w:szCs w:val="28"/>
              </w:rPr>
            </w:pPr>
            <w:r w:rsidRPr="00B60D70">
              <w:rPr>
                <w:rFonts w:ascii="TH SarabunPSK" w:hAnsi="TH SarabunPSK" w:cs="TH SarabunPSK" w:hint="cs"/>
                <w:sz w:val="28"/>
                <w:szCs w:val="28"/>
              </w:rPr>
              <w:t>P-M4</w:t>
            </w:r>
          </w:p>
        </w:tc>
        <w:tc>
          <w:tcPr>
            <w:tcW w:w="2784" w:type="dxa"/>
          </w:tcPr>
          <w:p w14:paraId="2CC5255D" w14:textId="5EB379A7" w:rsidR="00557B5A" w:rsidRPr="00B60D70" w:rsidRDefault="00557B5A" w:rsidP="00E67661">
            <w:pPr>
              <w:jc w:val="left"/>
              <w:rPr>
                <w:rFonts w:ascii="TH SarabunPSK" w:hAnsi="TH SarabunPSK" w:cs="TH SarabunPSK"/>
                <w:sz w:val="28"/>
                <w:szCs w:val="28"/>
              </w:rPr>
            </w:pPr>
            <w:r w:rsidRPr="00B60D70">
              <w:rPr>
                <w:rFonts w:ascii="TH SarabunPSK" w:hAnsi="TH SarabunPSK" w:cs="TH SarabunPSK" w:hint="cs"/>
                <w:sz w:val="28"/>
                <w:szCs w:val="28"/>
                <w:cs/>
              </w:rPr>
              <w:t xml:space="preserve">เป็นผลลัพธ์การเรียนรู้ของหลักสูตรในระดับ </w:t>
            </w:r>
            <w:r w:rsidRPr="00B60D70">
              <w:rPr>
                <w:rFonts w:ascii="TH SarabunPSK" w:hAnsi="TH SarabunPSK" w:cs="TH SarabunPSK" w:hint="cs"/>
                <w:sz w:val="28"/>
                <w:szCs w:val="28"/>
              </w:rPr>
              <w:t xml:space="preserve">Professional </w:t>
            </w:r>
            <w:r w:rsidRPr="00B60D70">
              <w:rPr>
                <w:rFonts w:ascii="TH SarabunPSK" w:hAnsi="TH SarabunPSK" w:cs="TH SarabunPSK" w:hint="cs"/>
                <w:sz w:val="28"/>
                <w:szCs w:val="28"/>
                <w:cs/>
              </w:rPr>
              <w:t>ที่ต้องการสมรรถนะ (</w:t>
            </w:r>
            <w:r w:rsidRPr="00B60D70">
              <w:rPr>
                <w:rFonts w:ascii="TH SarabunPSK" w:hAnsi="TH SarabunPSK" w:cs="TH SarabunPSK" w:hint="cs"/>
                <w:sz w:val="28"/>
                <w:szCs w:val="28"/>
              </w:rPr>
              <w:t>M</w:t>
            </w: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 xml:space="preserve">ระดับ </w:t>
            </w:r>
            <w:r w:rsidRPr="00B60D70">
              <w:rPr>
                <w:rFonts w:ascii="TH SarabunPSK" w:hAnsi="TH SarabunPSK" w:cs="TH SarabunPSK" w:hint="cs"/>
                <w:sz w:val="28"/>
                <w:szCs w:val="28"/>
              </w:rPr>
              <w:t>4 (Does - Apply knowledge in practice)</w:t>
            </w:r>
          </w:p>
        </w:tc>
      </w:tr>
      <w:tr w:rsidR="00557B5A" w:rsidRPr="00B60D70" w14:paraId="04679BA2" w14:textId="223726D8" w:rsidTr="00FE1542">
        <w:tc>
          <w:tcPr>
            <w:tcW w:w="846" w:type="dxa"/>
          </w:tcPr>
          <w:p w14:paraId="4AFE3AED" w14:textId="5523EEFF" w:rsidR="00557B5A" w:rsidRPr="00B60D70" w:rsidRDefault="00557B5A" w:rsidP="007F430E">
            <w:pPr>
              <w:jc w:val="center"/>
              <w:rPr>
                <w:rFonts w:ascii="TH SarabunPSK" w:hAnsi="TH SarabunPSK" w:cs="TH SarabunPSK"/>
                <w:sz w:val="28"/>
                <w:szCs w:val="28"/>
              </w:rPr>
            </w:pPr>
            <w:r w:rsidRPr="00B60D70">
              <w:rPr>
                <w:rFonts w:ascii="TH SarabunPSK" w:hAnsi="TH SarabunPSK" w:cs="TH SarabunPSK" w:hint="cs"/>
                <w:sz w:val="28"/>
                <w:szCs w:val="28"/>
              </w:rPr>
              <w:t>PLO5</w:t>
            </w:r>
          </w:p>
        </w:tc>
        <w:tc>
          <w:tcPr>
            <w:tcW w:w="4536" w:type="dxa"/>
          </w:tcPr>
          <w:p w14:paraId="162778A2" w14:textId="5061D386" w:rsidR="00557B5A" w:rsidRPr="00B60D70" w:rsidRDefault="00D52791" w:rsidP="00557B5A">
            <w:pPr>
              <w:jc w:val="left"/>
              <w:rPr>
                <w:rFonts w:ascii="TH SarabunPSK" w:hAnsi="TH SarabunPSK" w:cs="TH SarabunPSK"/>
                <w:sz w:val="28"/>
                <w:szCs w:val="28"/>
                <w:cs/>
              </w:rPr>
            </w:pPr>
            <w:r w:rsidRPr="00B60D70">
              <w:rPr>
                <w:rFonts w:ascii="TH SarabunPSK" w:hAnsi="TH SarabunPSK" w:cs="TH SarabunPSK" w:hint="cs"/>
                <w:sz w:val="28"/>
                <w:szCs w:val="28"/>
                <w:cs/>
              </w:rPr>
              <w:t>ค้นหาความรู้ด้วยตนเอง เรียนรู้และพัฒนาตนเองอย่างต่อเนื่อง</w:t>
            </w:r>
            <w:r w:rsidR="000C4AE0" w:rsidRPr="00B60D70">
              <w:rPr>
                <w:rFonts w:ascii="TH SarabunPSK" w:hAnsi="TH SarabunPSK" w:cs="TH SarabunPSK"/>
                <w:sz w:val="28"/>
                <w:szCs w:val="28"/>
                <w:cs/>
              </w:rPr>
              <w:t xml:space="preserve"> </w:t>
            </w:r>
            <w:r w:rsidRPr="00B60D70">
              <w:rPr>
                <w:rFonts w:ascii="TH SarabunPSK" w:hAnsi="TH SarabunPSK" w:cs="TH SarabunPSK" w:hint="cs"/>
                <w:sz w:val="28"/>
                <w:szCs w:val="28"/>
                <w:cs/>
              </w:rPr>
              <w:t>เพื่อนำความรู้ที่มีไปสร้างประโยชน์แก่ผู้อื่นและสังคมภายใต้กรอบงานด้านครุศาสตร์อุตสาหกรรม</w:t>
            </w:r>
          </w:p>
        </w:tc>
        <w:tc>
          <w:tcPr>
            <w:tcW w:w="850" w:type="dxa"/>
          </w:tcPr>
          <w:p w14:paraId="034B8CDD" w14:textId="59270FF5" w:rsidR="00557B5A" w:rsidRPr="00B60D70" w:rsidRDefault="00557B5A" w:rsidP="007F430E">
            <w:pPr>
              <w:jc w:val="center"/>
              <w:rPr>
                <w:rFonts w:ascii="TH SarabunPSK" w:hAnsi="TH SarabunPSK" w:cs="TH SarabunPSK"/>
                <w:sz w:val="28"/>
                <w:szCs w:val="28"/>
              </w:rPr>
            </w:pPr>
            <w:r w:rsidRPr="00B60D70">
              <w:rPr>
                <w:rFonts w:ascii="TH SarabunPSK" w:hAnsi="TH SarabunPSK" w:cs="TH SarabunPSK" w:hint="cs"/>
                <w:sz w:val="28"/>
                <w:szCs w:val="28"/>
              </w:rPr>
              <w:t>P-M</w:t>
            </w:r>
            <w:r w:rsidR="007A53BF" w:rsidRPr="00B60D70">
              <w:rPr>
                <w:rFonts w:ascii="TH SarabunPSK" w:hAnsi="TH SarabunPSK" w:cs="TH SarabunPSK"/>
                <w:sz w:val="28"/>
                <w:szCs w:val="28"/>
              </w:rPr>
              <w:t>4</w:t>
            </w:r>
          </w:p>
        </w:tc>
        <w:tc>
          <w:tcPr>
            <w:tcW w:w="2784" w:type="dxa"/>
          </w:tcPr>
          <w:p w14:paraId="38D9FFF1" w14:textId="4A1568BC" w:rsidR="00557B5A" w:rsidRPr="00B60D70" w:rsidRDefault="00557B5A" w:rsidP="00E67661">
            <w:pPr>
              <w:jc w:val="left"/>
              <w:rPr>
                <w:rFonts w:ascii="TH SarabunPSK" w:hAnsi="TH SarabunPSK" w:cs="TH SarabunPSK"/>
                <w:sz w:val="28"/>
                <w:szCs w:val="28"/>
              </w:rPr>
            </w:pPr>
            <w:r w:rsidRPr="00B60D70">
              <w:rPr>
                <w:rFonts w:ascii="TH SarabunPSK" w:hAnsi="TH SarabunPSK" w:cs="TH SarabunPSK" w:hint="cs"/>
                <w:sz w:val="28"/>
                <w:szCs w:val="28"/>
                <w:cs/>
              </w:rPr>
              <w:t xml:space="preserve">เป็นผลลัพธ์การเรียนรู้ของหลักสูตรในระดับ </w:t>
            </w:r>
            <w:r w:rsidRPr="00B60D70">
              <w:rPr>
                <w:rFonts w:ascii="TH SarabunPSK" w:hAnsi="TH SarabunPSK" w:cs="TH SarabunPSK" w:hint="cs"/>
                <w:sz w:val="28"/>
                <w:szCs w:val="28"/>
              </w:rPr>
              <w:t xml:space="preserve">Professional </w:t>
            </w:r>
            <w:r w:rsidRPr="00B60D70">
              <w:rPr>
                <w:rFonts w:ascii="TH SarabunPSK" w:hAnsi="TH SarabunPSK" w:cs="TH SarabunPSK" w:hint="cs"/>
                <w:sz w:val="28"/>
                <w:szCs w:val="28"/>
                <w:cs/>
              </w:rPr>
              <w:t>ที่ต้องการสมรรถนะ (</w:t>
            </w:r>
            <w:r w:rsidRPr="00B60D70">
              <w:rPr>
                <w:rFonts w:ascii="TH SarabunPSK" w:hAnsi="TH SarabunPSK" w:cs="TH SarabunPSK" w:hint="cs"/>
                <w:sz w:val="28"/>
                <w:szCs w:val="28"/>
              </w:rPr>
              <w:t>M</w:t>
            </w: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 xml:space="preserve">ระดับ </w:t>
            </w:r>
            <w:r w:rsidR="007A53BF" w:rsidRPr="00B60D70">
              <w:rPr>
                <w:rFonts w:ascii="TH SarabunPSK" w:hAnsi="TH SarabunPSK" w:cs="TH SarabunPSK"/>
                <w:sz w:val="28"/>
                <w:szCs w:val="28"/>
              </w:rPr>
              <w:t>4</w:t>
            </w:r>
            <w:r w:rsidRPr="00B60D70">
              <w:rPr>
                <w:rFonts w:ascii="TH SarabunPSK" w:hAnsi="TH SarabunPSK" w:cs="TH SarabunPSK" w:hint="cs"/>
                <w:sz w:val="28"/>
                <w:szCs w:val="28"/>
              </w:rPr>
              <w:t xml:space="preserve"> </w:t>
            </w:r>
            <w:r w:rsidR="007A53BF" w:rsidRPr="00B60D70">
              <w:rPr>
                <w:rFonts w:ascii="TH SarabunPSK" w:hAnsi="TH SarabunPSK" w:cs="TH SarabunPSK" w:hint="cs"/>
                <w:sz w:val="28"/>
                <w:szCs w:val="28"/>
              </w:rPr>
              <w:t>(Does - Apply knowledge in practice</w:t>
            </w:r>
            <w:r w:rsidRPr="00B60D70">
              <w:rPr>
                <w:rFonts w:ascii="TH SarabunPSK" w:hAnsi="TH SarabunPSK" w:cs="TH SarabunPSK" w:hint="cs"/>
                <w:sz w:val="28"/>
                <w:szCs w:val="28"/>
              </w:rPr>
              <w:t>)</w:t>
            </w:r>
          </w:p>
        </w:tc>
      </w:tr>
    </w:tbl>
    <w:p w14:paraId="55FBD6AC" w14:textId="77777777" w:rsidR="00FE1542" w:rsidRPr="00B60D70" w:rsidRDefault="00FE1542"/>
    <w:p w14:paraId="6FB41E7D" w14:textId="77777777" w:rsidR="009E6917" w:rsidRPr="00B60D70" w:rsidRDefault="00D756E0" w:rsidP="0026179D">
      <w:pPr>
        <w:pStyle w:val="5"/>
        <w:ind w:left="284" w:hanging="284"/>
        <w:rPr>
          <w:rFonts w:ascii="TH SarabunPSK" w:hAnsi="TH SarabunPSK" w:cs="TH SarabunPSK"/>
        </w:rPr>
      </w:pPr>
      <w:bookmarkStart w:id="163" w:name="_Toc161400015"/>
      <w:bookmarkStart w:id="164" w:name="_Toc161496927"/>
      <w:bookmarkStart w:id="165" w:name="_Toc164329132"/>
      <w:r w:rsidRPr="00B60D70">
        <w:rPr>
          <w:rFonts w:ascii="TH SarabunPSK" w:hAnsi="TH SarabunPSK" w:cs="TH SarabunPSK" w:hint="cs"/>
          <w:cs/>
        </w:rPr>
        <w:t>ผลลัพธ์</w:t>
      </w:r>
      <w:r w:rsidRPr="00B60D70">
        <w:rPr>
          <w:rFonts w:ascii="TH SarabunPSK" w:hAnsi="TH SarabunPSK" w:cs="TH SarabunPSK" w:hint="cs"/>
          <w:cs/>
          <w:lang w:val="th-TH"/>
        </w:rPr>
        <w:t>การเรียนรู้ตามลำดับขั้นของการพัฒนาผู้เรียน</w:t>
      </w:r>
      <w:r w:rsidRPr="00B60D70">
        <w:rPr>
          <w:rFonts w:ascii="TH SarabunPSK" w:hAnsi="TH SarabunPSK" w:cs="TH SarabunPSK" w:hint="cs"/>
        </w:rPr>
        <w:t xml:space="preserve">; Stage-LOs </w:t>
      </w:r>
      <w:r w:rsidRPr="00B60D70">
        <w:rPr>
          <w:rFonts w:ascii="TH SarabunPSK" w:hAnsi="TH SarabunPSK" w:cs="TH SarabunPSK" w:hint="cs"/>
          <w:cs/>
          <w:lang w:val="th-TH"/>
        </w:rPr>
        <w:t xml:space="preserve">หรือ </w:t>
      </w:r>
      <w:r w:rsidRPr="00B60D70">
        <w:rPr>
          <w:rFonts w:ascii="TH SarabunPSK" w:hAnsi="TH SarabunPSK" w:cs="TH SarabunPSK" w:hint="cs"/>
        </w:rPr>
        <w:t>Year-LOs</w:t>
      </w:r>
      <w:bookmarkEnd w:id="163"/>
      <w:bookmarkEnd w:id="164"/>
      <w:bookmarkEnd w:id="165"/>
    </w:p>
    <w:p w14:paraId="6C028A88" w14:textId="6E99E62D" w:rsidR="009E6917" w:rsidRPr="00B60D70" w:rsidRDefault="00557B5A" w:rsidP="00FE1542">
      <w:pPr>
        <w:ind w:firstLine="720"/>
        <w:rPr>
          <w:rFonts w:ascii="TH SarabunPSK" w:hAnsi="TH SarabunPSK" w:cs="TH SarabunPSK"/>
        </w:rPr>
      </w:pPr>
      <w:r w:rsidRPr="00B60D70">
        <w:rPr>
          <w:rFonts w:ascii="TH SarabunPSK" w:hAnsi="TH SarabunPSK" w:cs="TH SarabunPSK" w:hint="cs"/>
          <w:cs/>
          <w:lang w:val="th-TH"/>
        </w:rPr>
        <w:t xml:space="preserve">เพื่อให้มั่นใจว่า นักศึกษาจะบรรลุ </w:t>
      </w:r>
      <w:proofErr w:type="spellStart"/>
      <w:r w:rsidRPr="00B60D70">
        <w:rPr>
          <w:rFonts w:ascii="TH SarabunPSK" w:hAnsi="TH SarabunPSK" w:cs="TH SarabunPSK" w:hint="cs"/>
          <w:lang w:val="th-TH"/>
        </w:rPr>
        <w:t>PLOs</w:t>
      </w:r>
      <w:proofErr w:type="spellEnd"/>
      <w:r w:rsidRPr="00B60D70">
        <w:rPr>
          <w:rFonts w:ascii="TH SarabunPSK" w:hAnsi="TH SarabunPSK" w:cs="TH SarabunPSK" w:hint="cs"/>
          <w:lang w:val="th-TH"/>
        </w:rPr>
        <w:t xml:space="preserve"> </w:t>
      </w:r>
      <w:r w:rsidRPr="00B60D70">
        <w:rPr>
          <w:rFonts w:ascii="TH SarabunPSK" w:hAnsi="TH SarabunPSK" w:cs="TH SarabunPSK" w:hint="cs"/>
          <w:cs/>
          <w:lang w:val="th-TH"/>
        </w:rPr>
        <w:t>ตามที่กำหนดไว้ หลักสูตร</w:t>
      </w:r>
      <w:r w:rsidR="007B4899" w:rsidRPr="00B60D70">
        <w:rPr>
          <w:rFonts w:ascii="TH SarabunPSK" w:hAnsi="TH SarabunPSK" w:cs="TH SarabunPSK" w:hint="cs"/>
          <w:cs/>
          <w:lang w:val="th-TH"/>
        </w:rPr>
        <w:t>จึงได้</w:t>
      </w:r>
      <w:r w:rsidRPr="00B60D70">
        <w:rPr>
          <w:rFonts w:ascii="TH SarabunPSK" w:hAnsi="TH SarabunPSK" w:cs="TH SarabunPSK" w:hint="cs"/>
          <w:cs/>
          <w:lang w:val="th-TH"/>
        </w:rPr>
        <w:t>กำหนดระดับขั้นความก้าวหน้า (</w:t>
      </w:r>
      <w:proofErr w:type="spellStart"/>
      <w:r w:rsidRPr="00B60D70">
        <w:rPr>
          <w:rFonts w:ascii="TH SarabunPSK" w:hAnsi="TH SarabunPSK" w:cs="TH SarabunPSK" w:hint="cs"/>
          <w:lang w:val="th-TH"/>
        </w:rPr>
        <w:t>Stage</w:t>
      </w:r>
      <w:proofErr w:type="spellEnd"/>
      <w:r w:rsidRPr="00B60D70">
        <w:rPr>
          <w:rFonts w:ascii="TH SarabunPSK" w:hAnsi="TH SarabunPSK" w:cs="TH SarabunPSK" w:hint="cs"/>
          <w:lang w:val="th-TH"/>
        </w:rPr>
        <w:t xml:space="preserve"> of </w:t>
      </w:r>
      <w:proofErr w:type="spellStart"/>
      <w:r w:rsidRPr="00B60D70">
        <w:rPr>
          <w:rFonts w:ascii="TH SarabunPSK" w:hAnsi="TH SarabunPSK" w:cs="TH SarabunPSK" w:hint="cs"/>
          <w:lang w:val="th-TH"/>
        </w:rPr>
        <w:t>Development</w:t>
      </w:r>
      <w:proofErr w:type="spellEnd"/>
      <w:r w:rsidRPr="00B60D70">
        <w:rPr>
          <w:rFonts w:ascii="TH SarabunPSK" w:hAnsi="TH SarabunPSK" w:cs="TH SarabunPSK" w:hint="cs"/>
          <w:lang w:val="th-TH"/>
        </w:rPr>
        <w:t xml:space="preserve">) </w:t>
      </w:r>
      <w:r w:rsidRPr="00B60D70">
        <w:rPr>
          <w:rFonts w:ascii="TH SarabunPSK" w:hAnsi="TH SarabunPSK" w:cs="TH SarabunPSK" w:hint="cs"/>
          <w:cs/>
          <w:lang w:val="th-TH"/>
        </w:rPr>
        <w:t xml:space="preserve">เพื่อใช้ประเมิน ติดตาม และตรวจสอบการบรรลุ </w:t>
      </w:r>
      <w:proofErr w:type="spellStart"/>
      <w:r w:rsidRPr="00B60D70">
        <w:rPr>
          <w:rFonts w:ascii="TH SarabunPSK" w:hAnsi="TH SarabunPSK" w:cs="TH SarabunPSK" w:hint="cs"/>
          <w:lang w:val="th-TH"/>
        </w:rPr>
        <w:t>PLOs</w:t>
      </w:r>
      <w:proofErr w:type="spellEnd"/>
      <w:r w:rsidRPr="00B60D70">
        <w:rPr>
          <w:rFonts w:ascii="TH SarabunPSK" w:hAnsi="TH SarabunPSK" w:cs="TH SarabunPSK" w:hint="cs"/>
          <w:lang w:val="th-TH"/>
        </w:rPr>
        <w:t xml:space="preserve"> </w:t>
      </w:r>
      <w:r w:rsidRPr="00B60D70">
        <w:rPr>
          <w:rFonts w:ascii="TH SarabunPSK" w:hAnsi="TH SarabunPSK" w:cs="TH SarabunPSK" w:hint="cs"/>
          <w:cs/>
          <w:lang w:val="th-TH"/>
        </w:rPr>
        <w:t>ของนักศึกษาเป็นระยะ</w:t>
      </w:r>
      <w:r w:rsidR="00D420AC" w:rsidRPr="00B60D70">
        <w:rPr>
          <w:rFonts w:ascii="TH SarabunPSK" w:hAnsi="TH SarabunPSK" w:cs="TH SarabunPSK" w:hint="cs"/>
          <w:cs/>
          <w:lang w:val="th-TH"/>
        </w:rPr>
        <w:t xml:space="preserve"> ๆ</w:t>
      </w:r>
      <w:r w:rsidR="007B4899" w:rsidRPr="00B60D70">
        <w:rPr>
          <w:rFonts w:ascii="TH SarabunPSK" w:hAnsi="TH SarabunPSK" w:cs="TH SarabunPSK" w:hint="cs"/>
          <w:cs/>
          <w:lang w:val="th-TH"/>
        </w:rPr>
        <w:t xml:space="preserve"> อย่าง</w:t>
      </w:r>
      <w:r w:rsidRPr="00B60D70">
        <w:rPr>
          <w:rFonts w:ascii="TH SarabunPSK" w:hAnsi="TH SarabunPSK" w:cs="TH SarabunPSK" w:hint="cs"/>
          <w:cs/>
          <w:lang w:val="th-TH"/>
        </w:rPr>
        <w:t>ต่อเนื่องตลอดการเรียนการสอนของหลักสูตร</w:t>
      </w:r>
      <w:r w:rsidR="007B4899" w:rsidRPr="00B60D70">
        <w:rPr>
          <w:rFonts w:ascii="TH SarabunPSK" w:hAnsi="TH SarabunPSK" w:cs="TH SarabunPSK" w:hint="cs"/>
          <w:cs/>
          <w:lang w:val="th-TH"/>
        </w:rPr>
        <w:t xml:space="preserve"> ทั้งนี้</w:t>
      </w:r>
      <w:r w:rsidR="00D756E0" w:rsidRPr="00B60D70">
        <w:rPr>
          <w:rFonts w:ascii="TH SarabunPSK" w:hAnsi="TH SarabunPSK" w:cs="TH SarabunPSK" w:hint="cs"/>
          <w:cs/>
          <w:lang w:val="th-TH"/>
        </w:rPr>
        <w:t xml:space="preserve">หลักสูตรจึงกำหนดจุดควบคุม </w:t>
      </w:r>
      <w:r w:rsidR="00D756E0" w:rsidRPr="00B60D70">
        <w:rPr>
          <w:rFonts w:ascii="TH SarabunPSK" w:hAnsi="TH SarabunPSK" w:cs="TH SarabunPSK" w:hint="cs"/>
          <w:cs/>
        </w:rPr>
        <w:t>(</w:t>
      </w:r>
      <w:r w:rsidR="00D756E0" w:rsidRPr="00B60D70">
        <w:rPr>
          <w:rFonts w:ascii="TH SarabunPSK" w:hAnsi="TH SarabunPSK" w:cs="TH SarabunPSK" w:hint="cs"/>
        </w:rPr>
        <w:t>Control Point</w:t>
      </w:r>
      <w:r w:rsidR="00D756E0" w:rsidRPr="00B60D70">
        <w:rPr>
          <w:rFonts w:ascii="TH SarabunPSK" w:hAnsi="TH SarabunPSK" w:cs="TH SarabunPSK" w:hint="cs"/>
          <w:cs/>
        </w:rPr>
        <w:t xml:space="preserve">) </w:t>
      </w:r>
      <w:r w:rsidR="00D756E0" w:rsidRPr="00B60D70">
        <w:rPr>
          <w:rFonts w:ascii="TH SarabunPSK" w:hAnsi="TH SarabunPSK" w:cs="TH SarabunPSK" w:hint="cs"/>
          <w:cs/>
          <w:lang w:val="th-TH"/>
        </w:rPr>
        <w:t xml:space="preserve">หรือจุดตรวจสอบ </w:t>
      </w:r>
      <w:r w:rsidR="00D756E0" w:rsidRPr="00B60D70">
        <w:rPr>
          <w:rFonts w:ascii="TH SarabunPSK" w:hAnsi="TH SarabunPSK" w:cs="TH SarabunPSK" w:hint="cs"/>
          <w:cs/>
        </w:rPr>
        <w:t>(</w:t>
      </w:r>
      <w:r w:rsidR="00D756E0" w:rsidRPr="00B60D70">
        <w:rPr>
          <w:rFonts w:ascii="TH SarabunPSK" w:hAnsi="TH SarabunPSK" w:cs="TH SarabunPSK" w:hint="cs"/>
        </w:rPr>
        <w:t>Check Point</w:t>
      </w:r>
      <w:r w:rsidR="00D756E0" w:rsidRPr="00B60D70">
        <w:rPr>
          <w:rFonts w:ascii="TH SarabunPSK" w:hAnsi="TH SarabunPSK" w:cs="TH SarabunPSK" w:hint="cs"/>
          <w:cs/>
        </w:rPr>
        <w:t xml:space="preserve">) </w:t>
      </w:r>
      <w:r w:rsidR="00D756E0" w:rsidRPr="00B60D70">
        <w:rPr>
          <w:rFonts w:ascii="TH SarabunPSK" w:hAnsi="TH SarabunPSK" w:cs="TH SarabunPSK" w:hint="cs"/>
          <w:cs/>
          <w:lang w:val="th-TH"/>
        </w:rPr>
        <w:t>ของผลลัพธ์การเรียนรู้</w:t>
      </w:r>
      <w:r w:rsidR="007B4899" w:rsidRPr="00B60D70">
        <w:rPr>
          <w:rFonts w:ascii="TH SarabunPSK" w:hAnsi="TH SarabunPSK" w:cs="TH SarabunPSK" w:hint="cs"/>
          <w:cs/>
          <w:lang w:val="th-TH"/>
        </w:rPr>
        <w:t>แบบรายปี</w:t>
      </w:r>
      <w:r w:rsidR="00D756E0" w:rsidRPr="00B60D70">
        <w:rPr>
          <w:rFonts w:ascii="TH SarabunPSK" w:hAnsi="TH SarabunPSK" w:cs="TH SarabunPSK" w:hint="cs"/>
          <w:cs/>
          <w:lang w:val="th-TH"/>
        </w:rPr>
        <w:t xml:space="preserve"> เพื่อประเมินพัฒนาการเรียนรู้ของผู้เรียน </w:t>
      </w:r>
      <w:r w:rsidR="007B4899" w:rsidRPr="00B60D70">
        <w:rPr>
          <w:rFonts w:ascii="TH SarabunPSK" w:hAnsi="TH SarabunPSK" w:cs="TH SarabunPSK" w:hint="cs"/>
          <w:cs/>
          <w:lang w:val="th-TH"/>
        </w:rPr>
        <w:t>ให้เป็นไป</w:t>
      </w:r>
      <w:r w:rsidR="00D756E0" w:rsidRPr="00B60D70">
        <w:rPr>
          <w:rFonts w:ascii="TH SarabunPSK" w:hAnsi="TH SarabunPSK" w:cs="TH SarabunPSK" w:hint="cs"/>
          <w:cs/>
          <w:lang w:val="th-TH"/>
        </w:rPr>
        <w:t>ตามลำดับขั้นและต่อเนื่องตลอดการเรียน</w:t>
      </w:r>
      <w:r w:rsidR="007B4899" w:rsidRPr="00B60D70">
        <w:rPr>
          <w:rFonts w:ascii="TH SarabunPSK" w:hAnsi="TH SarabunPSK" w:cs="TH SarabunPSK" w:hint="cs"/>
          <w:cs/>
          <w:lang w:val="th-TH"/>
        </w:rPr>
        <w:t>ใน</w:t>
      </w:r>
      <w:r w:rsidR="00D756E0" w:rsidRPr="00B60D70">
        <w:rPr>
          <w:rFonts w:ascii="TH SarabunPSK" w:hAnsi="TH SarabunPSK" w:cs="TH SarabunPSK" w:hint="cs"/>
          <w:cs/>
          <w:lang w:val="th-TH"/>
        </w:rPr>
        <w:t>หลักสูตร สรุปได้ดังนี้</w:t>
      </w:r>
    </w:p>
    <w:p w14:paraId="0DA41CAD" w14:textId="77777777" w:rsidR="009B6200" w:rsidRPr="00B60D70" w:rsidRDefault="009B6200" w:rsidP="009B6200">
      <w:pPr>
        <w:rPr>
          <w:rFonts w:ascii="TH SarabunPSK" w:hAnsi="TH SarabunPSK" w:cs="TH SarabunPSK"/>
        </w:rPr>
      </w:pPr>
    </w:p>
    <w:p w14:paraId="77F6EBD8" w14:textId="1A34D5E8" w:rsidR="008C7EB1" w:rsidRDefault="008C7EB1">
      <w:pPr>
        <w:jc w:val="left"/>
        <w:rPr>
          <w:rFonts w:ascii="TH SarabunPSK" w:hAnsi="TH SarabunPSK" w:cs="TH SarabunPSK"/>
          <w:cs/>
        </w:rPr>
      </w:pPr>
      <w:r>
        <w:rPr>
          <w:rFonts w:ascii="TH SarabunPSK" w:hAnsi="TH SarabunPSK" w:cs="TH SarabunPSK"/>
          <w:cs/>
        </w:rPr>
        <w:br w:type="page"/>
      </w:r>
    </w:p>
    <w:p w14:paraId="77FED322" w14:textId="77777777" w:rsidR="009B6200" w:rsidRPr="00B60D70" w:rsidRDefault="009B6200" w:rsidP="009B6200">
      <w:pPr>
        <w:rPr>
          <w:rFonts w:ascii="TH SarabunPSK" w:hAnsi="TH SarabunPSK" w:cs="TH SarabunPSK"/>
        </w:rPr>
      </w:pPr>
    </w:p>
    <w:tbl>
      <w:tblPr>
        <w:tblStyle w:val="af6"/>
        <w:tblW w:w="0" w:type="auto"/>
        <w:tblBorders>
          <w:top w:val="none" w:sz="0"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6186"/>
      </w:tblGrid>
      <w:tr w:rsidR="00B60D70" w:rsidRPr="00B60D70" w14:paraId="4C1E98BA" w14:textId="77777777" w:rsidTr="007B4899">
        <w:trPr>
          <w:trHeight w:val="582"/>
        </w:trPr>
        <w:tc>
          <w:tcPr>
            <w:tcW w:w="2830" w:type="dxa"/>
            <w:shd w:val="clear" w:color="auto" w:fill="D0CECE" w:themeFill="background2" w:themeFillShade="E6"/>
            <w:vAlign w:val="center"/>
          </w:tcPr>
          <w:p w14:paraId="7C653E91" w14:textId="025B423F" w:rsidR="007B4899" w:rsidRPr="00B60D70" w:rsidRDefault="007B4899" w:rsidP="007B4899">
            <w:pPr>
              <w:jc w:val="left"/>
              <w:rPr>
                <w:rFonts w:ascii="TH SarabunPSK" w:hAnsi="TH SarabunPSK" w:cs="TH SarabunPSK"/>
                <w:b/>
                <w:bCs/>
              </w:rPr>
            </w:pPr>
            <w:r w:rsidRPr="00B60D70">
              <w:rPr>
                <w:rFonts w:ascii="TH SarabunPSK" w:hAnsi="TH SarabunPSK" w:cs="TH SarabunPSK" w:hint="cs"/>
                <w:b/>
                <w:bCs/>
                <w:cs/>
              </w:rPr>
              <w:t xml:space="preserve">ขั้นที่ </w:t>
            </w:r>
            <w:r w:rsidRPr="00B60D70">
              <w:rPr>
                <w:rFonts w:ascii="TH SarabunPSK" w:hAnsi="TH SarabunPSK" w:cs="TH SarabunPSK" w:hint="cs"/>
                <w:b/>
                <w:bCs/>
              </w:rPr>
              <w:t>1 (Stage-LO 1) :</w:t>
            </w:r>
          </w:p>
        </w:tc>
        <w:tc>
          <w:tcPr>
            <w:tcW w:w="6186" w:type="dxa"/>
          </w:tcPr>
          <w:p w14:paraId="531E4A8B" w14:textId="77777777" w:rsidR="007B4899" w:rsidRPr="00B60D70" w:rsidRDefault="007B4899" w:rsidP="00592146">
            <w:pPr>
              <w:rPr>
                <w:rFonts w:ascii="TH SarabunPSK" w:hAnsi="TH SarabunPSK" w:cs="TH SarabunPSK"/>
              </w:rPr>
            </w:pPr>
          </w:p>
        </w:tc>
      </w:tr>
    </w:tbl>
    <w:p w14:paraId="110D80F6" w14:textId="7E8B0E96" w:rsidR="007B4899" w:rsidRPr="00B60D70" w:rsidRDefault="007B4899" w:rsidP="00592146">
      <w:pPr>
        <w:rPr>
          <w:rFonts w:ascii="TH SarabunPSK" w:hAnsi="TH SarabunPSK" w:cs="TH SarabunPSK"/>
        </w:rPr>
      </w:pPr>
      <w:r w:rsidRPr="00B60D70">
        <w:rPr>
          <w:rFonts w:ascii="TH SarabunPSK" w:hAnsi="TH SarabunPSK" w:cs="TH SarabunPSK" w:hint="cs"/>
          <w:cs/>
        </w:rPr>
        <w:t>อธิบายถึงแนวทางในการพัฒนาทักษะในการเรียนรู้ของตนเอง</w:t>
      </w:r>
      <w:r w:rsidRPr="00B60D70">
        <w:rPr>
          <w:rFonts w:ascii="TH SarabunPSK" w:hAnsi="TH SarabunPSK" w:cs="TH SarabunPSK" w:hint="cs"/>
        </w:rPr>
        <w:t xml:space="preserve">, </w:t>
      </w:r>
      <w:r w:rsidRPr="00B60D70">
        <w:rPr>
          <w:rFonts w:ascii="TH SarabunPSK" w:hAnsi="TH SarabunPSK" w:cs="TH SarabunPSK" w:hint="cs"/>
          <w:cs/>
        </w:rPr>
        <w:t>ทักษะการใช้ชีวิตและความรู้พื้นฐานทางวิทยาศาสตร์และทางวิศวกรรม</w:t>
      </w:r>
      <w:r w:rsidRPr="00B60D70">
        <w:rPr>
          <w:rFonts w:ascii="TH SarabunPSK" w:hAnsi="TH SarabunPSK" w:cs="TH SarabunPSK" w:hint="cs"/>
        </w:rPr>
        <w:t xml:space="preserve">, </w:t>
      </w:r>
      <w:r w:rsidRPr="00B60D70">
        <w:rPr>
          <w:rFonts w:ascii="TH SarabunPSK" w:hAnsi="TH SarabunPSK" w:cs="TH SarabunPSK" w:hint="cs"/>
          <w:cs/>
        </w:rPr>
        <w:t>เชื่อมโยงลักษณะทางกายภาพของสถานศึกษาในระดับอาชีวศึกษาที่สัมพันธ์กับการจัดการเรียนรู้เพื่อพัฒนาผู้เรียนให้มีความสามารถตามที่หลักสูตรคาดหวัง</w:t>
      </w:r>
    </w:p>
    <w:p w14:paraId="18C7AC64" w14:textId="77777777" w:rsidR="007B4899" w:rsidRPr="00B60D70" w:rsidRDefault="007B4899" w:rsidP="00592146">
      <w:pPr>
        <w:rPr>
          <w:rFonts w:ascii="TH SarabunPSK" w:hAnsi="TH SarabunPSK" w:cs="TH SarabunPSK"/>
          <w:sz w:val="20"/>
          <w:szCs w:val="20"/>
        </w:rPr>
      </w:pP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2"/>
        <w:gridCol w:w="1114"/>
        <w:gridCol w:w="1117"/>
        <w:gridCol w:w="1116"/>
        <w:gridCol w:w="1117"/>
        <w:gridCol w:w="1320"/>
      </w:tblGrid>
      <w:tr w:rsidR="00B60D70" w:rsidRPr="00B60D70" w14:paraId="28054B48" w14:textId="77777777" w:rsidTr="001F70B1">
        <w:tc>
          <w:tcPr>
            <w:tcW w:w="1796" w:type="pct"/>
            <w:shd w:val="clear" w:color="auto" w:fill="auto"/>
          </w:tcPr>
          <w:p w14:paraId="0FB00752" w14:textId="3F2D41D5" w:rsidR="009E6917" w:rsidRPr="00B60D70" w:rsidRDefault="00D756E0" w:rsidP="00592146">
            <w:pPr>
              <w:rPr>
                <w:rFonts w:ascii="TH SarabunPSK" w:hAnsi="TH SarabunPSK" w:cs="TH SarabunPSK"/>
                <w:b/>
                <w:bCs/>
                <w:sz w:val="28"/>
                <w:szCs w:val="28"/>
                <w:cs/>
              </w:rPr>
            </w:pPr>
            <w:r w:rsidRPr="00B60D70">
              <w:rPr>
                <w:rFonts w:ascii="TH SarabunPSK" w:hAnsi="TH SarabunPSK" w:cs="TH SarabunPSK" w:hint="cs"/>
                <w:b/>
                <w:bCs/>
                <w:sz w:val="28"/>
                <w:szCs w:val="28"/>
                <w:cs/>
                <w:lang w:val="th-TH"/>
              </w:rPr>
              <w:t>ช่วงเวลาในการวัดและประเมินผล</w:t>
            </w:r>
            <w:r w:rsidR="007B4899" w:rsidRPr="00B60D70">
              <w:rPr>
                <w:rFonts w:ascii="TH SarabunPSK" w:hAnsi="TH SarabunPSK" w:cs="TH SarabunPSK" w:hint="cs"/>
                <w:b/>
                <w:bCs/>
                <w:sz w:val="28"/>
                <w:szCs w:val="28"/>
              </w:rPr>
              <w:t>:</w:t>
            </w:r>
          </w:p>
        </w:tc>
        <w:tc>
          <w:tcPr>
            <w:tcW w:w="3204" w:type="pct"/>
            <w:gridSpan w:val="5"/>
            <w:shd w:val="clear" w:color="auto" w:fill="auto"/>
          </w:tcPr>
          <w:p w14:paraId="6F1587BD" w14:textId="50276832" w:rsidR="009E6917" w:rsidRPr="00B60D70" w:rsidRDefault="00F542B1" w:rsidP="00592146">
            <w:pPr>
              <w:rPr>
                <w:rFonts w:ascii="TH SarabunPSK" w:hAnsi="TH SarabunPSK" w:cs="TH SarabunPSK"/>
                <w:sz w:val="28"/>
                <w:szCs w:val="28"/>
              </w:rPr>
            </w:pPr>
            <w:r w:rsidRPr="00B60D70">
              <w:rPr>
                <w:rFonts w:ascii="TH SarabunPSK" w:hAnsi="TH SarabunPSK" w:cs="TH SarabunPSK" w:hint="cs"/>
                <w:sz w:val="28"/>
                <w:szCs w:val="28"/>
                <w:cs/>
                <w:lang w:val="th-TH"/>
              </w:rPr>
              <w:t xml:space="preserve">สิ้นสุดภาคการศึกษาที่ </w:t>
            </w:r>
            <w:r w:rsidRPr="00B60D70">
              <w:rPr>
                <w:rFonts w:ascii="TH SarabunPSK" w:hAnsi="TH SarabunPSK" w:cs="TH SarabunPSK" w:hint="cs"/>
                <w:sz w:val="28"/>
                <w:szCs w:val="28"/>
              </w:rPr>
              <w:t>2</w:t>
            </w:r>
            <w:r w:rsidRPr="00B60D70">
              <w:rPr>
                <w:rFonts w:ascii="TH SarabunPSK" w:hAnsi="TH SarabunPSK" w:cs="TH SarabunPSK" w:hint="cs"/>
                <w:sz w:val="28"/>
                <w:szCs w:val="28"/>
                <w:cs/>
                <w:lang w:val="th-TH"/>
              </w:rPr>
              <w:t xml:space="preserve"> ของปีที่ </w:t>
            </w:r>
            <w:r w:rsidRPr="00B60D70">
              <w:rPr>
                <w:rFonts w:ascii="TH SarabunPSK" w:hAnsi="TH SarabunPSK" w:cs="TH SarabunPSK" w:hint="cs"/>
                <w:sz w:val="28"/>
                <w:szCs w:val="28"/>
              </w:rPr>
              <w:t>1</w:t>
            </w:r>
          </w:p>
        </w:tc>
      </w:tr>
      <w:tr w:rsidR="00B60D70" w:rsidRPr="00B60D70" w14:paraId="049500F6" w14:textId="77777777" w:rsidTr="001F70B1">
        <w:tc>
          <w:tcPr>
            <w:tcW w:w="1796" w:type="pct"/>
            <w:shd w:val="clear" w:color="auto" w:fill="auto"/>
          </w:tcPr>
          <w:p w14:paraId="6E25D91A" w14:textId="4643697C" w:rsidR="009E6917" w:rsidRPr="00B60D70" w:rsidRDefault="00D756E0" w:rsidP="00592146">
            <w:pPr>
              <w:rPr>
                <w:rFonts w:ascii="TH SarabunPSK" w:hAnsi="TH SarabunPSK" w:cs="TH SarabunPSK"/>
                <w:b/>
                <w:bCs/>
                <w:sz w:val="28"/>
                <w:szCs w:val="28"/>
              </w:rPr>
            </w:pPr>
            <w:r w:rsidRPr="00B60D70">
              <w:rPr>
                <w:rFonts w:ascii="TH SarabunPSK" w:hAnsi="TH SarabunPSK" w:cs="TH SarabunPSK" w:hint="cs"/>
                <w:b/>
                <w:bCs/>
                <w:sz w:val="28"/>
                <w:szCs w:val="28"/>
                <w:cs/>
                <w:lang w:val="th-TH"/>
              </w:rPr>
              <w:t>วิธีการวัดและประเมินผล</w:t>
            </w:r>
            <w:r w:rsidR="007B4899" w:rsidRPr="00B60D70">
              <w:rPr>
                <w:rFonts w:ascii="TH SarabunPSK" w:hAnsi="TH SarabunPSK" w:cs="TH SarabunPSK" w:hint="cs"/>
                <w:b/>
                <w:bCs/>
                <w:sz w:val="28"/>
                <w:szCs w:val="28"/>
              </w:rPr>
              <w:t>:</w:t>
            </w:r>
          </w:p>
        </w:tc>
        <w:tc>
          <w:tcPr>
            <w:tcW w:w="3204" w:type="pct"/>
            <w:gridSpan w:val="5"/>
            <w:shd w:val="clear" w:color="auto" w:fill="auto"/>
          </w:tcPr>
          <w:p w14:paraId="3D06B361" w14:textId="45AD84F9" w:rsidR="009E6917" w:rsidRPr="00B60D70" w:rsidRDefault="00F542B1" w:rsidP="00FF7D50">
            <w:pPr>
              <w:pStyle w:val="af9"/>
              <w:numPr>
                <w:ilvl w:val="0"/>
                <w:numId w:val="69"/>
              </w:numPr>
              <w:rPr>
                <w:rFonts w:ascii="TH SarabunPSK" w:hAnsi="TH SarabunPSK" w:cs="TH SarabunPSK"/>
                <w:sz w:val="28"/>
                <w:szCs w:val="28"/>
              </w:rPr>
            </w:pPr>
            <w:r w:rsidRPr="00B60D70">
              <w:rPr>
                <w:rFonts w:ascii="TH SarabunPSK" w:hAnsi="TH SarabunPSK" w:cs="TH SarabunPSK" w:hint="cs"/>
                <w:sz w:val="28"/>
                <w:szCs w:val="28"/>
                <w:cs/>
                <w:lang w:val="th-TH"/>
              </w:rPr>
              <w:t>ตรวจสอบ</w:t>
            </w:r>
            <w:r w:rsidR="00D756E0" w:rsidRPr="00B60D70">
              <w:rPr>
                <w:rFonts w:ascii="TH SarabunPSK" w:hAnsi="TH SarabunPSK" w:cs="TH SarabunPSK" w:hint="cs"/>
                <w:sz w:val="28"/>
                <w:szCs w:val="28"/>
                <w:cs/>
                <w:lang w:val="th-TH"/>
              </w:rPr>
              <w:t>ผลลัพธ์การเรียนรู้ของรายวิชา</w:t>
            </w:r>
            <w:r w:rsidRPr="00B60D70">
              <w:rPr>
                <w:rFonts w:ascii="TH SarabunPSK" w:hAnsi="TH SarabunPSK" w:cs="TH SarabunPSK" w:hint="cs"/>
                <w:sz w:val="28"/>
                <w:szCs w:val="28"/>
              </w:rPr>
              <w:t xml:space="preserve"> </w:t>
            </w:r>
            <w:r w:rsidR="00BF364C" w:rsidRPr="00B60D70">
              <w:rPr>
                <w:rFonts w:ascii="TH SarabunPSK" w:hAnsi="TH SarabunPSK" w:cs="TH SarabunPSK" w:hint="cs"/>
                <w:sz w:val="28"/>
                <w:szCs w:val="28"/>
              </w:rPr>
              <w:t>CTE12</w:t>
            </w:r>
            <w:r w:rsidR="00BF364C" w:rsidRPr="00B60D70">
              <w:rPr>
                <w:rFonts w:ascii="TH SarabunPSK" w:hAnsi="TH SarabunPSK" w:cs="TH SarabunPSK"/>
                <w:sz w:val="28"/>
                <w:szCs w:val="28"/>
              </w:rPr>
              <w:t>3(CLO3)</w:t>
            </w:r>
            <w:r w:rsidR="00BF364C" w:rsidRPr="00B60D70">
              <w:rPr>
                <w:rFonts w:ascii="TH SarabunPSK" w:hAnsi="TH SarabunPSK" w:cs="TH SarabunPSK" w:hint="cs"/>
                <w:sz w:val="28"/>
                <w:szCs w:val="28"/>
              </w:rPr>
              <w:t>,</w:t>
            </w:r>
            <w:r w:rsidR="00AD3B73" w:rsidRPr="00B60D70">
              <w:rPr>
                <w:rFonts w:ascii="TH SarabunPSK" w:hAnsi="TH SarabunPSK" w:cs="TH SarabunPSK" w:hint="cs"/>
                <w:sz w:val="28"/>
                <w:szCs w:val="28"/>
              </w:rPr>
              <w:t xml:space="preserve"> </w:t>
            </w:r>
            <w:r w:rsidR="00B91175" w:rsidRPr="00B60D70">
              <w:rPr>
                <w:rFonts w:ascii="TH SarabunPSK" w:hAnsi="TH SarabunPSK" w:cs="TH SarabunPSK" w:hint="cs"/>
                <w:sz w:val="28"/>
                <w:szCs w:val="28"/>
              </w:rPr>
              <w:t xml:space="preserve">CTE </w:t>
            </w:r>
            <w:r w:rsidR="00AD3B73" w:rsidRPr="00B60D70">
              <w:rPr>
                <w:rFonts w:ascii="TH SarabunPSK" w:hAnsi="TH SarabunPSK" w:cs="TH SarabunPSK" w:hint="cs"/>
                <w:sz w:val="28"/>
                <w:szCs w:val="28"/>
              </w:rPr>
              <w:t>198</w:t>
            </w:r>
            <w:r w:rsidR="00BF364C" w:rsidRPr="00B60D70">
              <w:rPr>
                <w:rFonts w:ascii="TH SarabunPSK" w:hAnsi="TH SarabunPSK" w:cs="TH SarabunPSK"/>
                <w:sz w:val="28"/>
                <w:szCs w:val="28"/>
              </w:rPr>
              <w:t xml:space="preserve"> (CLO1, CLO2, CLO3), CTE122(CLO1), </w:t>
            </w:r>
            <w:r w:rsidR="00B91175" w:rsidRPr="00B60D70">
              <w:rPr>
                <w:rFonts w:ascii="TH SarabunPSK" w:hAnsi="TH SarabunPSK" w:cs="TH SarabunPSK" w:hint="cs"/>
                <w:sz w:val="28"/>
                <w:szCs w:val="28"/>
              </w:rPr>
              <w:t>CTE</w:t>
            </w:r>
            <w:r w:rsidR="00AD3B73" w:rsidRPr="00B60D70">
              <w:rPr>
                <w:rFonts w:ascii="TH SarabunPSK" w:hAnsi="TH SarabunPSK" w:cs="TH SarabunPSK" w:hint="cs"/>
                <w:sz w:val="28"/>
                <w:szCs w:val="28"/>
              </w:rPr>
              <w:t>301</w:t>
            </w:r>
            <w:r w:rsidR="002472FC" w:rsidRPr="00B60D70">
              <w:rPr>
                <w:rFonts w:ascii="TH SarabunPSK" w:hAnsi="TH SarabunPSK" w:cs="TH SarabunPSK"/>
                <w:sz w:val="28"/>
                <w:szCs w:val="28"/>
              </w:rPr>
              <w:t>(CLO2)</w:t>
            </w:r>
          </w:p>
          <w:p w14:paraId="451C70AC" w14:textId="77777777" w:rsidR="009E6917" w:rsidRPr="00B60D70" w:rsidRDefault="00D756E0" w:rsidP="00FF7D50">
            <w:pPr>
              <w:pStyle w:val="af9"/>
              <w:numPr>
                <w:ilvl w:val="0"/>
                <w:numId w:val="69"/>
              </w:numPr>
              <w:rPr>
                <w:rFonts w:ascii="TH SarabunPSK" w:hAnsi="TH SarabunPSK" w:cs="TH SarabunPSK"/>
                <w:sz w:val="28"/>
                <w:szCs w:val="28"/>
              </w:rPr>
            </w:pPr>
            <w:r w:rsidRPr="00B60D70">
              <w:rPr>
                <w:rFonts w:ascii="TH SarabunPSK" w:hAnsi="TH SarabunPSK" w:cs="TH SarabunPSK" w:hint="cs"/>
                <w:sz w:val="28"/>
                <w:szCs w:val="28"/>
                <w:cs/>
                <w:lang w:val="th-TH"/>
              </w:rPr>
              <w:t>สัมภาษณ์อาจารย์ผู้สอนและสัมภาษณ์ผู้เรียน</w:t>
            </w:r>
          </w:p>
          <w:p w14:paraId="6F1B478E" w14:textId="3732F35E" w:rsidR="009E6917" w:rsidRPr="00B60D70" w:rsidRDefault="00F542B1" w:rsidP="00FF7D50">
            <w:pPr>
              <w:pStyle w:val="af9"/>
              <w:numPr>
                <w:ilvl w:val="0"/>
                <w:numId w:val="69"/>
              </w:numPr>
              <w:rPr>
                <w:rFonts w:ascii="TH SarabunPSK" w:hAnsi="TH SarabunPSK" w:cs="TH SarabunPSK"/>
                <w:sz w:val="28"/>
                <w:szCs w:val="28"/>
                <w:cs/>
              </w:rPr>
            </w:pPr>
            <w:r w:rsidRPr="00B60D70">
              <w:rPr>
                <w:rFonts w:ascii="TH SarabunPSK" w:hAnsi="TH SarabunPSK" w:cs="TH SarabunPSK" w:hint="cs"/>
                <w:sz w:val="28"/>
                <w:szCs w:val="28"/>
                <w:cs/>
                <w:lang w:val="th-TH"/>
              </w:rPr>
              <w:t xml:space="preserve">ตรวจสอบระดับความสามารถ </w:t>
            </w:r>
            <w:proofErr w:type="spellStart"/>
            <w:r w:rsidRPr="00B60D70">
              <w:rPr>
                <w:rFonts w:ascii="TH SarabunPSK" w:hAnsi="TH SarabunPSK" w:cs="TH SarabunPSK" w:hint="cs"/>
                <w:sz w:val="28"/>
                <w:szCs w:val="28"/>
                <w:lang w:val="th-TH"/>
              </w:rPr>
              <w:t>Stage</w:t>
            </w:r>
            <w:proofErr w:type="spellEnd"/>
            <w:r w:rsidRPr="00B60D70">
              <w:rPr>
                <w:rFonts w:ascii="TH SarabunPSK" w:hAnsi="TH SarabunPSK" w:cs="TH SarabunPSK" w:hint="cs"/>
                <w:sz w:val="28"/>
                <w:szCs w:val="28"/>
                <w:lang w:val="th-TH"/>
              </w:rPr>
              <w:t xml:space="preserve">-LO </w:t>
            </w:r>
            <w:r w:rsidRPr="00B60D70">
              <w:rPr>
                <w:rFonts w:ascii="TH SarabunPSK" w:hAnsi="TH SarabunPSK" w:cs="TH SarabunPSK" w:hint="cs"/>
                <w:sz w:val="28"/>
                <w:szCs w:val="28"/>
                <w:cs/>
                <w:lang w:val="th-TH"/>
              </w:rPr>
              <w:t>1 (</w:t>
            </w:r>
            <w:r w:rsidRPr="00B60D70">
              <w:rPr>
                <w:rFonts w:ascii="TH SarabunPSK" w:hAnsi="TH SarabunPSK" w:cs="TH SarabunPSK" w:hint="cs"/>
                <w:sz w:val="28"/>
                <w:szCs w:val="28"/>
                <w:lang w:val="th-TH"/>
              </w:rPr>
              <w:t>S)</w:t>
            </w:r>
          </w:p>
        </w:tc>
      </w:tr>
      <w:tr w:rsidR="00B60D70" w:rsidRPr="00B60D70" w14:paraId="3596432E" w14:textId="77777777" w:rsidTr="001F70B1">
        <w:tc>
          <w:tcPr>
            <w:tcW w:w="1796" w:type="pct"/>
            <w:shd w:val="clear" w:color="auto" w:fill="auto"/>
          </w:tcPr>
          <w:p w14:paraId="63527FE8" w14:textId="2332A379" w:rsidR="009E6917" w:rsidRPr="00B60D70" w:rsidRDefault="00D756E0" w:rsidP="00592146">
            <w:pPr>
              <w:rPr>
                <w:rFonts w:ascii="TH SarabunPSK" w:hAnsi="TH SarabunPSK" w:cs="TH SarabunPSK"/>
                <w:b/>
                <w:bCs/>
                <w:sz w:val="28"/>
                <w:szCs w:val="28"/>
              </w:rPr>
            </w:pPr>
            <w:r w:rsidRPr="00B60D70">
              <w:rPr>
                <w:rFonts w:ascii="TH SarabunPSK" w:hAnsi="TH SarabunPSK" w:cs="TH SarabunPSK" w:hint="cs"/>
                <w:b/>
                <w:bCs/>
                <w:sz w:val="28"/>
                <w:szCs w:val="28"/>
                <w:cs/>
                <w:lang w:val="th-TH"/>
              </w:rPr>
              <w:t>เกณฑ์การวัดและประเมินผล</w:t>
            </w:r>
            <w:r w:rsidR="007B4899" w:rsidRPr="00B60D70">
              <w:rPr>
                <w:rFonts w:ascii="TH SarabunPSK" w:hAnsi="TH SarabunPSK" w:cs="TH SarabunPSK" w:hint="cs"/>
                <w:b/>
                <w:bCs/>
                <w:sz w:val="28"/>
                <w:szCs w:val="28"/>
              </w:rPr>
              <w:t>:</w:t>
            </w:r>
          </w:p>
        </w:tc>
        <w:tc>
          <w:tcPr>
            <w:tcW w:w="3204" w:type="pct"/>
            <w:gridSpan w:val="5"/>
            <w:tcBorders>
              <w:bottom w:val="single" w:sz="2" w:space="0" w:color="auto"/>
            </w:tcBorders>
            <w:shd w:val="clear" w:color="auto" w:fill="auto"/>
          </w:tcPr>
          <w:p w14:paraId="6F01DD5E" w14:textId="0DE98D7E" w:rsidR="009E6917" w:rsidRPr="00B60D70" w:rsidRDefault="00D756E0" w:rsidP="00F542B1">
            <w:pPr>
              <w:rPr>
                <w:rFonts w:ascii="TH SarabunPSK" w:hAnsi="TH SarabunPSK" w:cs="TH SarabunPSK"/>
                <w:sz w:val="28"/>
                <w:szCs w:val="28"/>
                <w:cs/>
              </w:rPr>
            </w:pPr>
            <w:r w:rsidRPr="00B60D70">
              <w:rPr>
                <w:rFonts w:ascii="TH SarabunPSK" w:hAnsi="TH SarabunPSK" w:cs="TH SarabunPSK" w:hint="cs"/>
                <w:sz w:val="28"/>
                <w:szCs w:val="28"/>
                <w:cs/>
                <w:lang w:val="th-TH"/>
              </w:rPr>
              <w:t xml:space="preserve"> </w:t>
            </w:r>
            <w:r w:rsidR="00F542B1" w:rsidRPr="00B60D70">
              <w:rPr>
                <w:rFonts w:ascii="TH SarabunPSK" w:hAnsi="TH SarabunPSK" w:cs="TH SarabunPSK" w:hint="cs"/>
                <w:sz w:val="28"/>
                <w:szCs w:val="28"/>
                <w:cs/>
                <w:lang w:val="th-TH"/>
              </w:rPr>
              <w:t xml:space="preserve">ระดับของ </w:t>
            </w:r>
            <w:r w:rsidR="00F542B1" w:rsidRPr="00B60D70">
              <w:rPr>
                <w:rFonts w:ascii="TH SarabunPSK" w:hAnsi="TH SarabunPSK" w:cs="TH SarabunPSK" w:hint="cs"/>
                <w:sz w:val="28"/>
                <w:szCs w:val="28"/>
              </w:rPr>
              <w:t xml:space="preserve">PLOs </w:t>
            </w:r>
            <w:r w:rsidR="00F542B1" w:rsidRPr="00B60D70">
              <w:rPr>
                <w:rFonts w:ascii="TH SarabunPSK" w:hAnsi="TH SarabunPSK" w:cs="TH SarabunPSK" w:hint="cs"/>
                <w:sz w:val="28"/>
                <w:szCs w:val="28"/>
                <w:cs/>
              </w:rPr>
              <w:t>ที่คาดหวัง</w:t>
            </w:r>
          </w:p>
        </w:tc>
      </w:tr>
      <w:tr w:rsidR="00B60D70" w:rsidRPr="00B60D70" w14:paraId="5F64ED79" w14:textId="4960C056" w:rsidTr="001F70B1">
        <w:tc>
          <w:tcPr>
            <w:tcW w:w="1796" w:type="pct"/>
            <w:tcBorders>
              <w:right w:val="single" w:sz="2" w:space="0" w:color="auto"/>
            </w:tcBorders>
            <w:shd w:val="clear" w:color="auto" w:fill="auto"/>
          </w:tcPr>
          <w:p w14:paraId="234535FE" w14:textId="77777777" w:rsidR="00F542B1" w:rsidRPr="00B60D70" w:rsidRDefault="00F542B1" w:rsidP="00592146">
            <w:pPr>
              <w:rPr>
                <w:rFonts w:ascii="TH SarabunPSK" w:hAnsi="TH SarabunPSK" w:cs="TH SarabunPSK"/>
                <w:b/>
                <w:bCs/>
                <w:sz w:val="28"/>
                <w:szCs w:val="28"/>
                <w:cs/>
                <w:lang w:val="th-TH"/>
              </w:rPr>
            </w:pPr>
          </w:p>
        </w:tc>
        <w:tc>
          <w:tcPr>
            <w:tcW w:w="617" w:type="pct"/>
            <w:tcBorders>
              <w:top w:val="single" w:sz="2" w:space="0" w:color="auto"/>
              <w:left w:val="single" w:sz="2" w:space="0" w:color="auto"/>
              <w:bottom w:val="single" w:sz="2" w:space="0" w:color="auto"/>
              <w:right w:val="single" w:sz="2" w:space="0" w:color="auto"/>
            </w:tcBorders>
            <w:shd w:val="clear" w:color="auto" w:fill="D9E2F3" w:themeFill="accent1" w:themeFillTint="33"/>
          </w:tcPr>
          <w:p w14:paraId="313528A4" w14:textId="4CDCA828" w:rsidR="00F542B1" w:rsidRPr="00B60D70" w:rsidRDefault="00F542B1" w:rsidP="00F542B1">
            <w:pPr>
              <w:jc w:val="center"/>
              <w:rPr>
                <w:rFonts w:ascii="TH SarabunPSK" w:hAnsi="TH SarabunPSK" w:cs="TH SarabunPSK"/>
                <w:sz w:val="28"/>
                <w:szCs w:val="28"/>
              </w:rPr>
            </w:pPr>
            <w:r w:rsidRPr="00B60D70">
              <w:rPr>
                <w:rFonts w:ascii="TH SarabunPSK" w:hAnsi="TH SarabunPSK" w:cs="TH SarabunPSK" w:hint="cs"/>
                <w:sz w:val="28"/>
                <w:szCs w:val="28"/>
              </w:rPr>
              <w:t>PLO1</w:t>
            </w:r>
          </w:p>
        </w:tc>
        <w:tc>
          <w:tcPr>
            <w:tcW w:w="619" w:type="pct"/>
            <w:tcBorders>
              <w:top w:val="single" w:sz="2" w:space="0" w:color="auto"/>
              <w:left w:val="single" w:sz="2" w:space="0" w:color="auto"/>
              <w:bottom w:val="single" w:sz="2" w:space="0" w:color="auto"/>
              <w:right w:val="single" w:sz="2" w:space="0" w:color="auto"/>
            </w:tcBorders>
            <w:shd w:val="clear" w:color="auto" w:fill="D9E2F3" w:themeFill="accent1" w:themeFillTint="33"/>
          </w:tcPr>
          <w:p w14:paraId="1AAE868D" w14:textId="217C997A" w:rsidR="00F542B1" w:rsidRPr="00B60D70" w:rsidRDefault="00F542B1" w:rsidP="00F542B1">
            <w:pPr>
              <w:jc w:val="center"/>
              <w:rPr>
                <w:rFonts w:ascii="TH SarabunPSK" w:hAnsi="TH SarabunPSK" w:cs="TH SarabunPSK"/>
                <w:sz w:val="28"/>
                <w:szCs w:val="28"/>
                <w:cs/>
              </w:rPr>
            </w:pPr>
            <w:r w:rsidRPr="00B60D70">
              <w:rPr>
                <w:rFonts w:ascii="TH SarabunPSK" w:hAnsi="TH SarabunPSK" w:cs="TH SarabunPSK" w:hint="cs"/>
                <w:sz w:val="28"/>
                <w:szCs w:val="28"/>
              </w:rPr>
              <w:t>PLO2</w:t>
            </w:r>
          </w:p>
        </w:tc>
        <w:tc>
          <w:tcPr>
            <w:tcW w:w="618" w:type="pct"/>
            <w:tcBorders>
              <w:top w:val="single" w:sz="2" w:space="0" w:color="auto"/>
              <w:left w:val="single" w:sz="2" w:space="0" w:color="auto"/>
              <w:bottom w:val="single" w:sz="2" w:space="0" w:color="auto"/>
              <w:right w:val="single" w:sz="2" w:space="0" w:color="auto"/>
            </w:tcBorders>
            <w:shd w:val="clear" w:color="auto" w:fill="D9E2F3" w:themeFill="accent1" w:themeFillTint="33"/>
          </w:tcPr>
          <w:p w14:paraId="373EB12F" w14:textId="3FD3AEE3" w:rsidR="00F542B1" w:rsidRPr="00B60D70" w:rsidRDefault="00F542B1" w:rsidP="00F542B1">
            <w:pPr>
              <w:jc w:val="center"/>
              <w:rPr>
                <w:rFonts w:ascii="TH SarabunPSK" w:hAnsi="TH SarabunPSK" w:cs="TH SarabunPSK"/>
                <w:sz w:val="28"/>
                <w:szCs w:val="28"/>
                <w:cs/>
              </w:rPr>
            </w:pPr>
            <w:r w:rsidRPr="00B60D70">
              <w:rPr>
                <w:rFonts w:ascii="TH SarabunPSK" w:hAnsi="TH SarabunPSK" w:cs="TH SarabunPSK" w:hint="cs"/>
                <w:sz w:val="28"/>
                <w:szCs w:val="28"/>
              </w:rPr>
              <w:t>PLO3</w:t>
            </w:r>
          </w:p>
        </w:tc>
        <w:tc>
          <w:tcPr>
            <w:tcW w:w="619" w:type="pct"/>
            <w:tcBorders>
              <w:top w:val="single" w:sz="2" w:space="0" w:color="auto"/>
              <w:left w:val="single" w:sz="2" w:space="0" w:color="auto"/>
              <w:bottom w:val="single" w:sz="2" w:space="0" w:color="auto"/>
              <w:right w:val="single" w:sz="2" w:space="0" w:color="auto"/>
            </w:tcBorders>
            <w:shd w:val="clear" w:color="auto" w:fill="D9E2F3" w:themeFill="accent1" w:themeFillTint="33"/>
          </w:tcPr>
          <w:p w14:paraId="39654767" w14:textId="44B1DFAB" w:rsidR="00F542B1" w:rsidRPr="00B60D70" w:rsidRDefault="00F542B1" w:rsidP="00F542B1">
            <w:pPr>
              <w:jc w:val="center"/>
              <w:rPr>
                <w:rFonts w:ascii="TH SarabunPSK" w:hAnsi="TH SarabunPSK" w:cs="TH SarabunPSK"/>
                <w:sz w:val="28"/>
                <w:szCs w:val="28"/>
                <w:cs/>
              </w:rPr>
            </w:pPr>
            <w:r w:rsidRPr="00B60D70">
              <w:rPr>
                <w:rFonts w:ascii="TH SarabunPSK" w:hAnsi="TH SarabunPSK" w:cs="TH SarabunPSK" w:hint="cs"/>
                <w:sz w:val="28"/>
                <w:szCs w:val="28"/>
              </w:rPr>
              <w:t>PLO4</w:t>
            </w:r>
          </w:p>
        </w:tc>
        <w:tc>
          <w:tcPr>
            <w:tcW w:w="731" w:type="pct"/>
            <w:tcBorders>
              <w:top w:val="single" w:sz="2" w:space="0" w:color="auto"/>
              <w:left w:val="single" w:sz="2" w:space="0" w:color="auto"/>
              <w:bottom w:val="single" w:sz="2" w:space="0" w:color="auto"/>
              <w:right w:val="single" w:sz="2" w:space="0" w:color="auto"/>
            </w:tcBorders>
            <w:shd w:val="clear" w:color="auto" w:fill="D9E2F3" w:themeFill="accent1" w:themeFillTint="33"/>
          </w:tcPr>
          <w:p w14:paraId="1FBF8972" w14:textId="0C3B555E" w:rsidR="00F542B1" w:rsidRPr="00B60D70" w:rsidRDefault="00F542B1" w:rsidP="00F542B1">
            <w:pPr>
              <w:jc w:val="center"/>
              <w:rPr>
                <w:rFonts w:ascii="TH SarabunPSK" w:hAnsi="TH SarabunPSK" w:cs="TH SarabunPSK"/>
                <w:sz w:val="28"/>
                <w:szCs w:val="28"/>
                <w:cs/>
              </w:rPr>
            </w:pPr>
            <w:r w:rsidRPr="00B60D70">
              <w:rPr>
                <w:rFonts w:ascii="TH SarabunPSK" w:hAnsi="TH SarabunPSK" w:cs="TH SarabunPSK" w:hint="cs"/>
                <w:sz w:val="28"/>
                <w:szCs w:val="28"/>
              </w:rPr>
              <w:t>PLO5</w:t>
            </w:r>
          </w:p>
        </w:tc>
      </w:tr>
      <w:tr w:rsidR="00B60D70" w:rsidRPr="00B60D70" w14:paraId="6EA4D674" w14:textId="77777777" w:rsidTr="001F70B1">
        <w:tc>
          <w:tcPr>
            <w:tcW w:w="1796" w:type="pct"/>
            <w:tcBorders>
              <w:right w:val="single" w:sz="2" w:space="0" w:color="auto"/>
            </w:tcBorders>
            <w:shd w:val="clear" w:color="auto" w:fill="auto"/>
          </w:tcPr>
          <w:p w14:paraId="5C41C9D9" w14:textId="77777777" w:rsidR="00F542B1" w:rsidRPr="00B60D70" w:rsidRDefault="00F542B1" w:rsidP="00592146">
            <w:pPr>
              <w:rPr>
                <w:rFonts w:ascii="TH SarabunPSK" w:hAnsi="TH SarabunPSK" w:cs="TH SarabunPSK"/>
                <w:b/>
                <w:bCs/>
                <w:sz w:val="28"/>
                <w:szCs w:val="28"/>
                <w:cs/>
                <w:lang w:val="th-TH"/>
              </w:rPr>
            </w:pPr>
          </w:p>
        </w:tc>
        <w:tc>
          <w:tcPr>
            <w:tcW w:w="617" w:type="pct"/>
            <w:tcBorders>
              <w:top w:val="single" w:sz="2" w:space="0" w:color="auto"/>
              <w:left w:val="single" w:sz="2" w:space="0" w:color="auto"/>
              <w:bottom w:val="single" w:sz="2" w:space="0" w:color="auto"/>
              <w:right w:val="single" w:sz="2" w:space="0" w:color="auto"/>
            </w:tcBorders>
            <w:shd w:val="clear" w:color="auto" w:fill="auto"/>
          </w:tcPr>
          <w:p w14:paraId="62E96F82" w14:textId="67FDC2EC" w:rsidR="00F542B1" w:rsidRPr="00B60D70" w:rsidRDefault="00911A68" w:rsidP="00F542B1">
            <w:pPr>
              <w:jc w:val="center"/>
              <w:rPr>
                <w:rFonts w:ascii="TH SarabunPSK" w:hAnsi="TH SarabunPSK" w:cs="TH SarabunPSK"/>
                <w:sz w:val="28"/>
                <w:szCs w:val="28"/>
              </w:rPr>
            </w:pPr>
            <w:r w:rsidRPr="00B60D70">
              <w:rPr>
                <w:rFonts w:ascii="TH SarabunPSK" w:hAnsi="TH SarabunPSK" w:cs="TH SarabunPSK" w:hint="cs"/>
                <w:sz w:val="28"/>
                <w:szCs w:val="28"/>
              </w:rPr>
              <w:t>P-K2</w:t>
            </w:r>
          </w:p>
        </w:tc>
        <w:tc>
          <w:tcPr>
            <w:tcW w:w="619" w:type="pct"/>
            <w:tcBorders>
              <w:top w:val="single" w:sz="2" w:space="0" w:color="auto"/>
              <w:left w:val="single" w:sz="2" w:space="0" w:color="auto"/>
              <w:bottom w:val="single" w:sz="2" w:space="0" w:color="auto"/>
              <w:right w:val="single" w:sz="2" w:space="0" w:color="auto"/>
            </w:tcBorders>
            <w:shd w:val="clear" w:color="auto" w:fill="auto"/>
          </w:tcPr>
          <w:p w14:paraId="3067BAB9" w14:textId="61D332CC" w:rsidR="00F542B1" w:rsidRPr="00B60D70" w:rsidRDefault="00911A68" w:rsidP="00F542B1">
            <w:pPr>
              <w:jc w:val="center"/>
              <w:rPr>
                <w:rFonts w:ascii="TH SarabunPSK" w:hAnsi="TH SarabunPSK" w:cs="TH SarabunPSK"/>
                <w:sz w:val="28"/>
                <w:szCs w:val="28"/>
              </w:rPr>
            </w:pPr>
            <w:r w:rsidRPr="00B60D70">
              <w:rPr>
                <w:rFonts w:ascii="TH SarabunPSK" w:hAnsi="TH SarabunPSK" w:cs="TH SarabunPSK" w:hint="cs"/>
                <w:sz w:val="28"/>
                <w:szCs w:val="28"/>
              </w:rPr>
              <w:t>-</w:t>
            </w:r>
          </w:p>
        </w:tc>
        <w:tc>
          <w:tcPr>
            <w:tcW w:w="618" w:type="pct"/>
            <w:tcBorders>
              <w:top w:val="single" w:sz="2" w:space="0" w:color="auto"/>
              <w:left w:val="single" w:sz="2" w:space="0" w:color="auto"/>
              <w:bottom w:val="single" w:sz="2" w:space="0" w:color="auto"/>
              <w:right w:val="single" w:sz="2" w:space="0" w:color="auto"/>
            </w:tcBorders>
            <w:shd w:val="clear" w:color="auto" w:fill="auto"/>
          </w:tcPr>
          <w:p w14:paraId="167325A6" w14:textId="36CDD051" w:rsidR="00F542B1" w:rsidRPr="00B60D70" w:rsidRDefault="00911A68" w:rsidP="00F542B1">
            <w:pPr>
              <w:jc w:val="center"/>
              <w:rPr>
                <w:rFonts w:ascii="TH SarabunPSK" w:hAnsi="TH SarabunPSK" w:cs="TH SarabunPSK"/>
                <w:sz w:val="28"/>
                <w:szCs w:val="28"/>
              </w:rPr>
            </w:pPr>
            <w:r w:rsidRPr="00B60D70">
              <w:rPr>
                <w:rFonts w:ascii="TH SarabunPSK" w:hAnsi="TH SarabunPSK" w:cs="TH SarabunPSK" w:hint="cs"/>
                <w:sz w:val="28"/>
                <w:szCs w:val="28"/>
              </w:rPr>
              <w:t>B-K2</w:t>
            </w:r>
          </w:p>
        </w:tc>
        <w:tc>
          <w:tcPr>
            <w:tcW w:w="619" w:type="pct"/>
            <w:tcBorders>
              <w:top w:val="single" w:sz="2" w:space="0" w:color="auto"/>
              <w:left w:val="single" w:sz="2" w:space="0" w:color="auto"/>
              <w:bottom w:val="single" w:sz="2" w:space="0" w:color="auto"/>
              <w:right w:val="single" w:sz="2" w:space="0" w:color="auto"/>
            </w:tcBorders>
            <w:shd w:val="clear" w:color="auto" w:fill="auto"/>
          </w:tcPr>
          <w:p w14:paraId="5A780DFF" w14:textId="63A01AA6" w:rsidR="00F542B1" w:rsidRPr="00B60D70" w:rsidRDefault="00911A68" w:rsidP="00F542B1">
            <w:pPr>
              <w:jc w:val="center"/>
              <w:rPr>
                <w:rFonts w:ascii="TH SarabunPSK" w:hAnsi="TH SarabunPSK" w:cs="TH SarabunPSK"/>
                <w:sz w:val="28"/>
                <w:szCs w:val="28"/>
                <w:cs/>
              </w:rPr>
            </w:pPr>
            <w:r w:rsidRPr="00B60D70">
              <w:rPr>
                <w:rFonts w:ascii="TH SarabunPSK" w:hAnsi="TH SarabunPSK" w:cs="TH SarabunPSK" w:hint="cs"/>
                <w:sz w:val="28"/>
                <w:szCs w:val="28"/>
              </w:rPr>
              <w:t>P-M1</w:t>
            </w:r>
          </w:p>
        </w:tc>
        <w:tc>
          <w:tcPr>
            <w:tcW w:w="731" w:type="pct"/>
            <w:tcBorders>
              <w:top w:val="single" w:sz="2" w:space="0" w:color="auto"/>
              <w:left w:val="single" w:sz="2" w:space="0" w:color="auto"/>
              <w:bottom w:val="single" w:sz="2" w:space="0" w:color="auto"/>
              <w:right w:val="single" w:sz="2" w:space="0" w:color="auto"/>
            </w:tcBorders>
            <w:shd w:val="clear" w:color="auto" w:fill="auto"/>
          </w:tcPr>
          <w:p w14:paraId="4ABDCE6C" w14:textId="2B3BB9B2" w:rsidR="00F542B1" w:rsidRPr="00B60D70" w:rsidRDefault="00911A68" w:rsidP="00F542B1">
            <w:pPr>
              <w:jc w:val="center"/>
              <w:rPr>
                <w:rFonts w:ascii="TH SarabunPSK" w:hAnsi="TH SarabunPSK" w:cs="TH SarabunPSK"/>
                <w:sz w:val="28"/>
                <w:szCs w:val="28"/>
              </w:rPr>
            </w:pPr>
            <w:r w:rsidRPr="00B60D70">
              <w:rPr>
                <w:rFonts w:ascii="TH SarabunPSK" w:hAnsi="TH SarabunPSK" w:cs="TH SarabunPSK" w:hint="cs"/>
                <w:sz w:val="28"/>
                <w:szCs w:val="28"/>
              </w:rPr>
              <w:t>P-M1</w:t>
            </w:r>
          </w:p>
        </w:tc>
      </w:tr>
      <w:tr w:rsidR="007B4899" w:rsidRPr="00B60D70" w14:paraId="1229EEB3" w14:textId="77777777" w:rsidTr="001F70B1">
        <w:tc>
          <w:tcPr>
            <w:tcW w:w="1796" w:type="pct"/>
            <w:shd w:val="clear" w:color="auto" w:fill="auto"/>
          </w:tcPr>
          <w:p w14:paraId="68B518D9" w14:textId="77777777" w:rsidR="007B4899" w:rsidRPr="00B60D70" w:rsidRDefault="007B4899" w:rsidP="00592146">
            <w:pPr>
              <w:rPr>
                <w:rFonts w:ascii="TH SarabunPSK" w:hAnsi="TH SarabunPSK" w:cs="TH SarabunPSK"/>
                <w:b/>
                <w:bCs/>
                <w:sz w:val="28"/>
                <w:szCs w:val="28"/>
              </w:rPr>
            </w:pPr>
            <w:r w:rsidRPr="00B60D70">
              <w:rPr>
                <w:rFonts w:ascii="TH SarabunPSK" w:hAnsi="TH SarabunPSK" w:cs="TH SarabunPSK" w:hint="cs"/>
                <w:b/>
                <w:bCs/>
                <w:sz w:val="28"/>
                <w:szCs w:val="28"/>
                <w:cs/>
                <w:lang w:val="th-TH"/>
              </w:rPr>
              <w:t>แนวทางการดำเนินงาน :</w:t>
            </w:r>
          </w:p>
          <w:p w14:paraId="3FCDA136" w14:textId="31F88BE0" w:rsidR="007B4899" w:rsidRPr="00B60D70" w:rsidRDefault="007B4899" w:rsidP="00592146">
            <w:pPr>
              <w:rPr>
                <w:rFonts w:ascii="TH SarabunPSK" w:hAnsi="TH SarabunPSK" w:cs="TH SarabunPSK"/>
                <w:sz w:val="28"/>
                <w:szCs w:val="28"/>
                <w:cs/>
                <w:lang w:val="th-TH"/>
              </w:rPr>
            </w:pPr>
            <w:r w:rsidRPr="00B60D70">
              <w:rPr>
                <w:rFonts w:ascii="TH SarabunPSK" w:hAnsi="TH SarabunPSK" w:cs="TH SarabunPSK" w:hint="cs"/>
                <w:sz w:val="28"/>
                <w:szCs w:val="28"/>
                <w:cs/>
                <w:lang w:val="th-TH"/>
              </w:rPr>
              <w:t>(กรณีนักศึกษาไม่ผ่าน)</w:t>
            </w:r>
          </w:p>
        </w:tc>
        <w:tc>
          <w:tcPr>
            <w:tcW w:w="3204" w:type="pct"/>
            <w:gridSpan w:val="5"/>
            <w:tcBorders>
              <w:top w:val="single" w:sz="2" w:space="0" w:color="auto"/>
            </w:tcBorders>
            <w:shd w:val="clear" w:color="auto" w:fill="auto"/>
          </w:tcPr>
          <w:p w14:paraId="7DDD3A10" w14:textId="77777777" w:rsidR="007B4899" w:rsidRPr="00B60D70" w:rsidRDefault="007B4899" w:rsidP="007B4899">
            <w:pPr>
              <w:rPr>
                <w:rFonts w:ascii="TH SarabunPSK" w:hAnsi="TH SarabunPSK" w:cs="TH SarabunPSK"/>
                <w:sz w:val="28"/>
                <w:szCs w:val="28"/>
                <w:lang w:val="th-TH"/>
              </w:rPr>
            </w:pPr>
            <w:r w:rsidRPr="00B60D70">
              <w:rPr>
                <w:rFonts w:ascii="TH SarabunPSK" w:hAnsi="TH SarabunPSK" w:cs="TH SarabunPSK" w:hint="cs"/>
                <w:sz w:val="28"/>
                <w:szCs w:val="28"/>
                <w:cs/>
                <w:lang w:val="th-TH"/>
              </w:rPr>
              <w:t>จัดประชุมทีมผู้รับผิดชอบหลักสูตรและผู้สอนเพื่อกำหนดแนวทางการพัฒนานักศึกษาให้ได้ตามเกณฑ์ โดยอาจดำเนินการดังนี้</w:t>
            </w:r>
          </w:p>
          <w:p w14:paraId="2B098128" w14:textId="6CEBDA4E" w:rsidR="007B4899" w:rsidRPr="00B60D70" w:rsidRDefault="007B4899" w:rsidP="00FF7D50">
            <w:pPr>
              <w:pStyle w:val="af9"/>
              <w:numPr>
                <w:ilvl w:val="0"/>
                <w:numId w:val="69"/>
              </w:numPr>
              <w:rPr>
                <w:rFonts w:ascii="TH SarabunPSK" w:hAnsi="TH SarabunPSK" w:cs="TH SarabunPSK"/>
                <w:sz w:val="28"/>
                <w:szCs w:val="28"/>
                <w:lang w:val="th-TH"/>
              </w:rPr>
            </w:pPr>
            <w:r w:rsidRPr="00B60D70">
              <w:rPr>
                <w:rFonts w:ascii="TH SarabunPSK" w:hAnsi="TH SarabunPSK" w:cs="TH SarabunPSK" w:hint="cs"/>
                <w:sz w:val="28"/>
                <w:szCs w:val="28"/>
                <w:cs/>
                <w:lang w:val="th-TH"/>
              </w:rPr>
              <w:t>วิเคราะห์ข้อมูลเพื่อระบุช่องว่างการเรียนรู้</w:t>
            </w:r>
          </w:p>
          <w:p w14:paraId="26ACB36D" w14:textId="6811BD2F" w:rsidR="007B4899" w:rsidRPr="00B60D70" w:rsidRDefault="007B4899" w:rsidP="00FF7D50">
            <w:pPr>
              <w:pStyle w:val="af9"/>
              <w:numPr>
                <w:ilvl w:val="0"/>
                <w:numId w:val="69"/>
              </w:numPr>
              <w:rPr>
                <w:rFonts w:ascii="TH SarabunPSK" w:hAnsi="TH SarabunPSK" w:cs="TH SarabunPSK"/>
                <w:sz w:val="28"/>
                <w:szCs w:val="28"/>
                <w:lang w:val="th-TH"/>
              </w:rPr>
            </w:pPr>
            <w:r w:rsidRPr="00B60D70">
              <w:rPr>
                <w:rFonts w:ascii="TH SarabunPSK" w:hAnsi="TH SarabunPSK" w:cs="TH SarabunPSK" w:hint="cs"/>
                <w:sz w:val="28"/>
                <w:szCs w:val="28"/>
                <w:cs/>
                <w:lang w:val="th-TH"/>
              </w:rPr>
              <w:t>ใช้การสอนที่แตกต่าง : ปรับกลยุทธ์การสอนให้สอดคล้องกับความต้องการที่หลากหลายของนักศึกษาหรือแบ่งกลุ่มสอนตามความถนัดของนักศึกษา</w:t>
            </w:r>
          </w:p>
          <w:p w14:paraId="4A6C128C" w14:textId="3CAE7702" w:rsidR="007B4899" w:rsidRPr="00B60D70" w:rsidRDefault="007B4899" w:rsidP="00FF7D50">
            <w:pPr>
              <w:pStyle w:val="af9"/>
              <w:numPr>
                <w:ilvl w:val="0"/>
                <w:numId w:val="69"/>
              </w:numPr>
              <w:rPr>
                <w:rFonts w:ascii="TH SarabunPSK" w:hAnsi="TH SarabunPSK" w:cs="TH SarabunPSK"/>
                <w:sz w:val="28"/>
                <w:szCs w:val="28"/>
                <w:lang w:val="th-TH"/>
              </w:rPr>
            </w:pPr>
            <w:r w:rsidRPr="00B60D70">
              <w:rPr>
                <w:rFonts w:ascii="TH SarabunPSK" w:hAnsi="TH SarabunPSK" w:cs="TH SarabunPSK" w:hint="cs"/>
                <w:sz w:val="28"/>
                <w:szCs w:val="28"/>
                <w:cs/>
                <w:lang w:val="th-TH"/>
              </w:rPr>
              <w:t>ใช้การสนับสนุนและการแทรกแซงที่ตรงเป้าหมาย (</w:t>
            </w:r>
            <w:proofErr w:type="spellStart"/>
            <w:r w:rsidRPr="00B60D70">
              <w:rPr>
                <w:rFonts w:ascii="TH SarabunPSK" w:hAnsi="TH SarabunPSK" w:cs="TH SarabunPSK" w:hint="cs"/>
                <w:sz w:val="28"/>
                <w:szCs w:val="28"/>
                <w:lang w:val="th-TH"/>
              </w:rPr>
              <w:t>Targeted</w:t>
            </w:r>
            <w:proofErr w:type="spellEnd"/>
            <w:r w:rsidRPr="00B60D70">
              <w:rPr>
                <w:rFonts w:ascii="TH SarabunPSK" w:hAnsi="TH SarabunPSK" w:cs="TH SarabunPSK" w:hint="cs"/>
                <w:sz w:val="28"/>
                <w:szCs w:val="28"/>
                <w:lang w:val="th-TH"/>
              </w:rPr>
              <w:t xml:space="preserve"> </w:t>
            </w:r>
            <w:proofErr w:type="spellStart"/>
            <w:r w:rsidRPr="00B60D70">
              <w:rPr>
                <w:rFonts w:ascii="TH SarabunPSK" w:hAnsi="TH SarabunPSK" w:cs="TH SarabunPSK" w:hint="cs"/>
                <w:sz w:val="28"/>
                <w:szCs w:val="28"/>
                <w:lang w:val="th-TH"/>
              </w:rPr>
              <w:t>Support</w:t>
            </w:r>
            <w:proofErr w:type="spellEnd"/>
            <w:r w:rsidRPr="00B60D70">
              <w:rPr>
                <w:rFonts w:ascii="TH SarabunPSK" w:hAnsi="TH SarabunPSK" w:cs="TH SarabunPSK" w:hint="cs"/>
                <w:sz w:val="28"/>
                <w:szCs w:val="28"/>
                <w:lang w:val="th-TH"/>
              </w:rPr>
              <w:t xml:space="preserve"> and </w:t>
            </w:r>
            <w:proofErr w:type="spellStart"/>
            <w:r w:rsidRPr="00B60D70">
              <w:rPr>
                <w:rFonts w:ascii="TH SarabunPSK" w:hAnsi="TH SarabunPSK" w:cs="TH SarabunPSK" w:hint="cs"/>
                <w:sz w:val="28"/>
                <w:szCs w:val="28"/>
                <w:lang w:val="th-TH"/>
              </w:rPr>
              <w:t>Interventions</w:t>
            </w:r>
            <w:proofErr w:type="spellEnd"/>
            <w:r w:rsidRPr="00B60D70">
              <w:rPr>
                <w:rFonts w:ascii="TH SarabunPSK" w:hAnsi="TH SarabunPSK" w:cs="TH SarabunPSK" w:hint="cs"/>
                <w:sz w:val="28"/>
                <w:szCs w:val="28"/>
                <w:lang w:val="th-TH"/>
              </w:rPr>
              <w:t xml:space="preserve">) : </w:t>
            </w:r>
            <w:r w:rsidRPr="00B60D70">
              <w:rPr>
                <w:rFonts w:ascii="TH SarabunPSK" w:hAnsi="TH SarabunPSK" w:cs="TH SarabunPSK" w:hint="cs"/>
                <w:sz w:val="28"/>
                <w:szCs w:val="28"/>
                <w:cs/>
                <w:lang w:val="th-TH"/>
              </w:rPr>
              <w:t>จัดสอนพิเศษหรือสอนแบบกลุ่มย่อยหรือแบบตัวต่อเพื่อปิดช่องว่าง</w:t>
            </w:r>
          </w:p>
          <w:p w14:paraId="4EAE5CC6" w14:textId="1E162CD8" w:rsidR="007B4899" w:rsidRPr="00B60D70" w:rsidRDefault="007B4899" w:rsidP="00FF7D50">
            <w:pPr>
              <w:pStyle w:val="af9"/>
              <w:numPr>
                <w:ilvl w:val="0"/>
                <w:numId w:val="69"/>
              </w:numPr>
              <w:rPr>
                <w:rFonts w:ascii="TH SarabunPSK" w:hAnsi="TH SarabunPSK" w:cs="TH SarabunPSK"/>
                <w:sz w:val="28"/>
                <w:szCs w:val="28"/>
                <w:cs/>
                <w:lang w:val="th-TH"/>
              </w:rPr>
            </w:pPr>
            <w:r w:rsidRPr="00B60D70">
              <w:rPr>
                <w:rFonts w:ascii="TH SarabunPSK" w:hAnsi="TH SarabunPSK" w:cs="TH SarabunPSK" w:hint="cs"/>
                <w:sz w:val="28"/>
                <w:szCs w:val="28"/>
                <w:cs/>
                <w:lang w:val="th-TH"/>
              </w:rPr>
              <w:t>สร้างการมีส่วนร่วมและแรงจูงใจใฝ่เรียนรู้ : ตั้งเป้าหมายที่ชัดเจนและบรรลุได้ ปฏิบัติตามระบบการป้อนกลับ (</w:t>
            </w:r>
            <w:proofErr w:type="spellStart"/>
            <w:r w:rsidRPr="00B60D70">
              <w:rPr>
                <w:rFonts w:ascii="TH SarabunPSK" w:hAnsi="TH SarabunPSK" w:cs="TH SarabunPSK" w:hint="cs"/>
                <w:sz w:val="28"/>
                <w:szCs w:val="28"/>
                <w:lang w:val="th-TH"/>
              </w:rPr>
              <w:t>Feedback</w:t>
            </w:r>
            <w:proofErr w:type="spellEnd"/>
            <w:r w:rsidRPr="00B60D70">
              <w:rPr>
                <w:rFonts w:ascii="TH SarabunPSK" w:hAnsi="TH SarabunPSK" w:cs="TH SarabunPSK" w:hint="cs"/>
                <w:sz w:val="28"/>
                <w:szCs w:val="28"/>
                <w:lang w:val="th-TH"/>
              </w:rPr>
              <w:t xml:space="preserve"> System) </w:t>
            </w:r>
            <w:r w:rsidRPr="00B60D70">
              <w:rPr>
                <w:rFonts w:ascii="TH SarabunPSK" w:hAnsi="TH SarabunPSK" w:cs="TH SarabunPSK" w:hint="cs"/>
                <w:sz w:val="28"/>
                <w:szCs w:val="28"/>
                <w:cs/>
                <w:lang w:val="th-TH"/>
              </w:rPr>
              <w:t>คือ การป้อนผลกลับเพื่อบอกสภาพปัจจุบัน (</w:t>
            </w:r>
            <w:proofErr w:type="spellStart"/>
            <w:r w:rsidRPr="00B60D70">
              <w:rPr>
                <w:rFonts w:ascii="TH SarabunPSK" w:hAnsi="TH SarabunPSK" w:cs="TH SarabunPSK" w:hint="cs"/>
                <w:sz w:val="28"/>
                <w:szCs w:val="28"/>
                <w:lang w:val="th-TH"/>
              </w:rPr>
              <w:t>Feedback</w:t>
            </w:r>
            <w:proofErr w:type="spellEnd"/>
            <w:r w:rsidRPr="00B60D70">
              <w:rPr>
                <w:rFonts w:ascii="TH SarabunPSK" w:hAnsi="TH SarabunPSK" w:cs="TH SarabunPSK" w:hint="cs"/>
                <w:sz w:val="28"/>
                <w:szCs w:val="28"/>
                <w:lang w:val="th-TH"/>
              </w:rPr>
              <w:t xml:space="preserve">) </w:t>
            </w:r>
            <w:r w:rsidRPr="00B60D70">
              <w:rPr>
                <w:rFonts w:ascii="TH SarabunPSK" w:hAnsi="TH SarabunPSK" w:cs="TH SarabunPSK" w:hint="cs"/>
                <w:sz w:val="28"/>
                <w:szCs w:val="28"/>
                <w:cs/>
                <w:lang w:val="th-TH"/>
              </w:rPr>
              <w:t>การป้อนเป้าหมายเพื่อบอกทิศและความคาดหวัง (</w:t>
            </w:r>
            <w:proofErr w:type="spellStart"/>
            <w:r w:rsidRPr="00B60D70">
              <w:rPr>
                <w:rFonts w:ascii="TH SarabunPSK" w:hAnsi="TH SarabunPSK" w:cs="TH SarabunPSK" w:hint="cs"/>
                <w:sz w:val="28"/>
                <w:szCs w:val="28"/>
                <w:lang w:val="th-TH"/>
              </w:rPr>
              <w:t>Feed</w:t>
            </w:r>
            <w:proofErr w:type="spellEnd"/>
            <w:r w:rsidRPr="00B60D70">
              <w:rPr>
                <w:rFonts w:ascii="TH SarabunPSK" w:hAnsi="TH SarabunPSK" w:cs="TH SarabunPSK" w:hint="cs"/>
                <w:sz w:val="28"/>
                <w:szCs w:val="28"/>
                <w:lang w:val="th-TH"/>
              </w:rPr>
              <w:t>-</w:t>
            </w:r>
            <w:proofErr w:type="spellStart"/>
            <w:r w:rsidRPr="00B60D70">
              <w:rPr>
                <w:rFonts w:ascii="TH SarabunPSK" w:hAnsi="TH SarabunPSK" w:cs="TH SarabunPSK" w:hint="cs"/>
                <w:sz w:val="28"/>
                <w:szCs w:val="28"/>
                <w:lang w:val="th-TH"/>
              </w:rPr>
              <w:t>up</w:t>
            </w:r>
            <w:proofErr w:type="spellEnd"/>
            <w:r w:rsidRPr="00B60D70">
              <w:rPr>
                <w:rFonts w:ascii="TH SarabunPSK" w:hAnsi="TH SarabunPSK" w:cs="TH SarabunPSK" w:hint="cs"/>
                <w:sz w:val="28"/>
                <w:szCs w:val="28"/>
                <w:lang w:val="th-TH"/>
              </w:rPr>
              <w:t xml:space="preserve">) </w:t>
            </w:r>
            <w:r w:rsidRPr="00B60D70">
              <w:rPr>
                <w:rFonts w:ascii="TH SarabunPSK" w:hAnsi="TH SarabunPSK" w:cs="TH SarabunPSK" w:hint="cs"/>
                <w:sz w:val="28"/>
                <w:szCs w:val="28"/>
                <w:cs/>
                <w:lang w:val="th-TH"/>
              </w:rPr>
              <w:t>และการป้อนคำแนะนำเพื่อให้บรรลุความคาดหวัง (</w:t>
            </w:r>
            <w:proofErr w:type="spellStart"/>
            <w:r w:rsidRPr="00B60D70">
              <w:rPr>
                <w:rFonts w:ascii="TH SarabunPSK" w:hAnsi="TH SarabunPSK" w:cs="TH SarabunPSK" w:hint="cs"/>
                <w:sz w:val="28"/>
                <w:szCs w:val="28"/>
                <w:lang w:val="th-TH"/>
              </w:rPr>
              <w:t>Feed</w:t>
            </w:r>
            <w:proofErr w:type="spellEnd"/>
            <w:r w:rsidRPr="00B60D70">
              <w:rPr>
                <w:rFonts w:ascii="TH SarabunPSK" w:hAnsi="TH SarabunPSK" w:cs="TH SarabunPSK" w:hint="cs"/>
                <w:sz w:val="28"/>
                <w:szCs w:val="28"/>
                <w:lang w:val="th-TH"/>
              </w:rPr>
              <w:t>-</w:t>
            </w:r>
            <w:proofErr w:type="spellStart"/>
            <w:r w:rsidRPr="00B60D70">
              <w:rPr>
                <w:rFonts w:ascii="TH SarabunPSK" w:hAnsi="TH SarabunPSK" w:cs="TH SarabunPSK" w:hint="cs"/>
                <w:sz w:val="28"/>
                <w:szCs w:val="28"/>
                <w:lang w:val="th-TH"/>
              </w:rPr>
              <w:t>forward</w:t>
            </w:r>
            <w:proofErr w:type="spellEnd"/>
            <w:r w:rsidRPr="00B60D70">
              <w:rPr>
                <w:rFonts w:ascii="TH SarabunPSK" w:hAnsi="TH SarabunPSK" w:cs="TH SarabunPSK" w:hint="cs"/>
                <w:sz w:val="28"/>
                <w:szCs w:val="28"/>
                <w:lang w:val="th-TH"/>
              </w:rPr>
              <w:t xml:space="preserve">) </w:t>
            </w:r>
            <w:r w:rsidRPr="00B60D70">
              <w:rPr>
                <w:rFonts w:ascii="TH SarabunPSK" w:hAnsi="TH SarabunPSK" w:cs="TH SarabunPSK" w:hint="cs"/>
                <w:sz w:val="28"/>
                <w:szCs w:val="28"/>
                <w:cs/>
                <w:lang w:val="th-TH"/>
              </w:rPr>
              <w:t xml:space="preserve">ทั้งนี้เพื่อให้บรรลุ </w:t>
            </w:r>
            <w:proofErr w:type="spellStart"/>
            <w:r w:rsidRPr="00B60D70">
              <w:rPr>
                <w:rFonts w:ascii="TH SarabunPSK" w:hAnsi="TH SarabunPSK" w:cs="TH SarabunPSK" w:hint="cs"/>
                <w:sz w:val="28"/>
                <w:szCs w:val="28"/>
                <w:lang w:val="th-TH"/>
              </w:rPr>
              <w:t>CLOs</w:t>
            </w:r>
            <w:proofErr w:type="spellEnd"/>
            <w:r w:rsidRPr="00B60D70">
              <w:rPr>
                <w:rFonts w:ascii="TH SarabunPSK" w:hAnsi="TH SarabunPSK" w:cs="TH SarabunPSK" w:hint="cs"/>
                <w:sz w:val="28"/>
                <w:szCs w:val="28"/>
                <w:lang w:val="th-TH"/>
              </w:rPr>
              <w:t xml:space="preserve"> </w:t>
            </w:r>
            <w:r w:rsidRPr="00B60D70">
              <w:rPr>
                <w:rFonts w:ascii="TH SarabunPSK" w:hAnsi="TH SarabunPSK" w:cs="TH SarabunPSK" w:hint="cs"/>
                <w:sz w:val="28"/>
                <w:szCs w:val="28"/>
                <w:cs/>
                <w:lang w:val="th-TH"/>
              </w:rPr>
              <w:t xml:space="preserve">และ </w:t>
            </w:r>
            <w:proofErr w:type="spellStart"/>
            <w:r w:rsidRPr="00B60D70">
              <w:rPr>
                <w:rFonts w:ascii="TH SarabunPSK" w:hAnsi="TH SarabunPSK" w:cs="TH SarabunPSK" w:hint="cs"/>
                <w:sz w:val="28"/>
                <w:szCs w:val="28"/>
                <w:lang w:val="th-TH"/>
              </w:rPr>
              <w:t>PLOs</w:t>
            </w:r>
            <w:proofErr w:type="spellEnd"/>
            <w:r w:rsidRPr="00B60D70">
              <w:rPr>
                <w:rFonts w:ascii="TH SarabunPSK" w:hAnsi="TH SarabunPSK" w:cs="TH SarabunPSK" w:hint="cs"/>
                <w:sz w:val="28"/>
                <w:szCs w:val="28"/>
                <w:lang w:val="th-TH"/>
              </w:rPr>
              <w:t xml:space="preserve"> </w:t>
            </w:r>
            <w:r w:rsidRPr="00B60D70">
              <w:rPr>
                <w:rFonts w:ascii="TH SarabunPSK" w:hAnsi="TH SarabunPSK" w:cs="TH SarabunPSK" w:hint="cs"/>
                <w:sz w:val="28"/>
                <w:szCs w:val="28"/>
                <w:cs/>
                <w:lang w:val="th-TH"/>
              </w:rPr>
              <w:t>รวมทั้งส่งเสริมการสะท้อนคิดตนเอง</w:t>
            </w:r>
          </w:p>
        </w:tc>
      </w:tr>
    </w:tbl>
    <w:p w14:paraId="62B3087B" w14:textId="100C680E" w:rsidR="008C7EB1" w:rsidRDefault="008C7EB1" w:rsidP="00F542B1">
      <w:pPr>
        <w:rPr>
          <w:rFonts w:ascii="TH SarabunPSK" w:hAnsi="TH SarabunPSK" w:cs="TH SarabunPSK"/>
          <w:cs/>
        </w:rPr>
      </w:pPr>
    </w:p>
    <w:p w14:paraId="4700A44C" w14:textId="77777777" w:rsidR="008C7EB1" w:rsidRDefault="008C7EB1">
      <w:pPr>
        <w:jc w:val="left"/>
        <w:rPr>
          <w:rFonts w:ascii="TH SarabunPSK" w:hAnsi="TH SarabunPSK" w:cs="TH SarabunPSK"/>
          <w:cs/>
        </w:rPr>
      </w:pPr>
      <w:r>
        <w:rPr>
          <w:rFonts w:ascii="TH SarabunPSK" w:hAnsi="TH SarabunPSK" w:cs="TH SarabunPSK"/>
          <w:cs/>
        </w:rPr>
        <w:br w:type="page"/>
      </w:r>
    </w:p>
    <w:p w14:paraId="6710F178" w14:textId="77777777" w:rsidR="00F542B1" w:rsidRPr="00B60D70" w:rsidRDefault="00F542B1" w:rsidP="00F542B1">
      <w:pPr>
        <w:rPr>
          <w:rFonts w:ascii="TH SarabunPSK" w:hAnsi="TH SarabunPSK" w:cs="TH SarabunPSK"/>
        </w:rPr>
      </w:pPr>
    </w:p>
    <w:tbl>
      <w:tblPr>
        <w:tblStyle w:val="af6"/>
        <w:tblW w:w="0" w:type="auto"/>
        <w:tblBorders>
          <w:top w:val="none" w:sz="0"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6186"/>
      </w:tblGrid>
      <w:tr w:rsidR="00B60D70" w:rsidRPr="00B60D70" w14:paraId="19E758A6" w14:textId="77777777" w:rsidTr="00D420AC">
        <w:trPr>
          <w:trHeight w:val="582"/>
        </w:trPr>
        <w:tc>
          <w:tcPr>
            <w:tcW w:w="2830" w:type="dxa"/>
            <w:shd w:val="clear" w:color="auto" w:fill="D0CECE" w:themeFill="background2" w:themeFillShade="E6"/>
            <w:vAlign w:val="center"/>
          </w:tcPr>
          <w:p w14:paraId="09594CED" w14:textId="1DCD34F4" w:rsidR="00F542B1" w:rsidRPr="00B60D70" w:rsidRDefault="00F542B1" w:rsidP="00D420AC">
            <w:pPr>
              <w:jc w:val="left"/>
              <w:rPr>
                <w:rFonts w:ascii="TH SarabunPSK" w:hAnsi="TH SarabunPSK" w:cs="TH SarabunPSK"/>
                <w:b/>
                <w:bCs/>
              </w:rPr>
            </w:pPr>
            <w:r w:rsidRPr="00B60D70">
              <w:rPr>
                <w:rFonts w:ascii="TH SarabunPSK" w:hAnsi="TH SarabunPSK" w:cs="TH SarabunPSK" w:hint="cs"/>
                <w:b/>
                <w:bCs/>
                <w:cs/>
              </w:rPr>
              <w:t xml:space="preserve">ขั้นที่ </w:t>
            </w:r>
            <w:r w:rsidRPr="00B60D70">
              <w:rPr>
                <w:rFonts w:ascii="TH SarabunPSK" w:hAnsi="TH SarabunPSK" w:cs="TH SarabunPSK" w:hint="cs"/>
                <w:b/>
                <w:bCs/>
              </w:rPr>
              <w:t>2 (Stage-LO 2) :</w:t>
            </w:r>
          </w:p>
        </w:tc>
        <w:tc>
          <w:tcPr>
            <w:tcW w:w="6186" w:type="dxa"/>
          </w:tcPr>
          <w:p w14:paraId="41E8C556" w14:textId="77777777" w:rsidR="00F542B1" w:rsidRPr="00B60D70" w:rsidRDefault="00F542B1" w:rsidP="00D420AC">
            <w:pPr>
              <w:rPr>
                <w:rFonts w:ascii="TH SarabunPSK" w:hAnsi="TH SarabunPSK" w:cs="TH SarabunPSK"/>
              </w:rPr>
            </w:pPr>
          </w:p>
        </w:tc>
      </w:tr>
    </w:tbl>
    <w:p w14:paraId="5889AEF2" w14:textId="27171A42" w:rsidR="00F542B1" w:rsidRPr="00B60D70" w:rsidRDefault="00F542B1" w:rsidP="00F542B1">
      <w:pPr>
        <w:rPr>
          <w:rFonts w:ascii="TH SarabunPSK" w:hAnsi="TH SarabunPSK" w:cs="TH SarabunPSK"/>
        </w:rPr>
      </w:pPr>
      <w:r w:rsidRPr="00B60D70">
        <w:rPr>
          <w:rFonts w:ascii="TH SarabunPSK" w:hAnsi="TH SarabunPSK" w:cs="TH SarabunPSK" w:hint="cs"/>
          <w:cs/>
        </w:rPr>
        <w:t>มีองค์ความรู้พื้นฐานด้านศาสตร์การสอนตามกรอบที่คุรุสภากำหนด มีความรู้พื้นฐานทางวิศวกรรมโยธาที่เพียงพอ อธิบายถึงบทบาทของครูสถานศึกษาในระดับอาชีวศึกษาได้อย่างถูกต้องและตระหนักถึงความสำคัญของวิชาชีพครูในสถานศึกษาเพื่อพัฒนาผู้เรียน</w:t>
      </w:r>
    </w:p>
    <w:p w14:paraId="723D96DF" w14:textId="77777777" w:rsidR="00F542B1" w:rsidRPr="00B60D70" w:rsidRDefault="00F542B1" w:rsidP="00F542B1">
      <w:pPr>
        <w:rPr>
          <w:rFonts w:ascii="TH SarabunPSK" w:hAnsi="TH SarabunPSK" w:cs="TH SarabunPSK"/>
          <w:sz w:val="20"/>
          <w:szCs w:val="20"/>
        </w:rPr>
      </w:pP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4"/>
        <w:gridCol w:w="1114"/>
        <w:gridCol w:w="1117"/>
        <w:gridCol w:w="1116"/>
        <w:gridCol w:w="1117"/>
        <w:gridCol w:w="1318"/>
      </w:tblGrid>
      <w:tr w:rsidR="00B60D70" w:rsidRPr="00B60D70" w14:paraId="7D6F8440" w14:textId="77777777" w:rsidTr="001F70B1">
        <w:tc>
          <w:tcPr>
            <w:tcW w:w="1797" w:type="pct"/>
            <w:shd w:val="clear" w:color="auto" w:fill="auto"/>
          </w:tcPr>
          <w:p w14:paraId="3509569A" w14:textId="77777777" w:rsidR="00F542B1" w:rsidRPr="00B60D70" w:rsidRDefault="00F542B1" w:rsidP="00D420AC">
            <w:pPr>
              <w:rPr>
                <w:rFonts w:ascii="TH SarabunPSK" w:hAnsi="TH SarabunPSK" w:cs="TH SarabunPSK"/>
                <w:b/>
                <w:bCs/>
                <w:sz w:val="28"/>
                <w:szCs w:val="28"/>
                <w:cs/>
              </w:rPr>
            </w:pPr>
            <w:r w:rsidRPr="00B60D70">
              <w:rPr>
                <w:rFonts w:ascii="TH SarabunPSK" w:hAnsi="TH SarabunPSK" w:cs="TH SarabunPSK" w:hint="cs"/>
                <w:b/>
                <w:bCs/>
                <w:sz w:val="28"/>
                <w:szCs w:val="28"/>
                <w:cs/>
                <w:lang w:val="th-TH"/>
              </w:rPr>
              <w:t>ช่วงเวลาในการวัดและประเมินผล</w:t>
            </w:r>
            <w:r w:rsidRPr="00B60D70">
              <w:rPr>
                <w:rFonts w:ascii="TH SarabunPSK" w:hAnsi="TH SarabunPSK" w:cs="TH SarabunPSK" w:hint="cs"/>
                <w:b/>
                <w:bCs/>
                <w:sz w:val="28"/>
                <w:szCs w:val="28"/>
              </w:rPr>
              <w:t>:</w:t>
            </w:r>
          </w:p>
        </w:tc>
        <w:tc>
          <w:tcPr>
            <w:tcW w:w="3203" w:type="pct"/>
            <w:gridSpan w:val="5"/>
            <w:shd w:val="clear" w:color="auto" w:fill="auto"/>
          </w:tcPr>
          <w:p w14:paraId="424C1FDF" w14:textId="059CAFE5" w:rsidR="00F542B1" w:rsidRPr="00B60D70" w:rsidRDefault="00F542B1" w:rsidP="00D420AC">
            <w:pPr>
              <w:rPr>
                <w:rFonts w:ascii="TH SarabunPSK" w:hAnsi="TH SarabunPSK" w:cs="TH SarabunPSK"/>
                <w:sz w:val="28"/>
                <w:szCs w:val="28"/>
                <w:cs/>
              </w:rPr>
            </w:pPr>
            <w:r w:rsidRPr="00B60D70">
              <w:rPr>
                <w:rFonts w:ascii="TH SarabunPSK" w:hAnsi="TH SarabunPSK" w:cs="TH SarabunPSK" w:hint="cs"/>
                <w:sz w:val="28"/>
                <w:szCs w:val="28"/>
                <w:cs/>
                <w:lang w:val="th-TH"/>
              </w:rPr>
              <w:t xml:space="preserve">สิ้นสุดภาคการศึกษาที่ </w:t>
            </w:r>
            <w:r w:rsidRPr="00B60D70">
              <w:rPr>
                <w:rFonts w:ascii="TH SarabunPSK" w:hAnsi="TH SarabunPSK" w:cs="TH SarabunPSK" w:hint="cs"/>
                <w:sz w:val="28"/>
                <w:szCs w:val="28"/>
              </w:rPr>
              <w:t>2</w:t>
            </w:r>
            <w:r w:rsidRPr="00B60D70">
              <w:rPr>
                <w:rFonts w:ascii="TH SarabunPSK" w:hAnsi="TH SarabunPSK" w:cs="TH SarabunPSK" w:hint="cs"/>
                <w:sz w:val="28"/>
                <w:szCs w:val="28"/>
                <w:cs/>
                <w:lang w:val="th-TH"/>
              </w:rPr>
              <w:t xml:space="preserve"> ของปีที่ </w:t>
            </w:r>
            <w:r w:rsidRPr="00B60D70">
              <w:rPr>
                <w:rFonts w:ascii="TH SarabunPSK" w:hAnsi="TH SarabunPSK" w:cs="TH SarabunPSK" w:hint="cs"/>
                <w:sz w:val="28"/>
                <w:szCs w:val="28"/>
              </w:rPr>
              <w:t>2</w:t>
            </w:r>
          </w:p>
        </w:tc>
      </w:tr>
      <w:tr w:rsidR="00B60D70" w:rsidRPr="00B60D70" w14:paraId="08F8E6CD" w14:textId="77777777" w:rsidTr="001F70B1">
        <w:tc>
          <w:tcPr>
            <w:tcW w:w="1797" w:type="pct"/>
            <w:shd w:val="clear" w:color="auto" w:fill="auto"/>
          </w:tcPr>
          <w:p w14:paraId="3A318E13" w14:textId="77777777" w:rsidR="00F542B1" w:rsidRPr="00B60D70" w:rsidRDefault="00F542B1" w:rsidP="00D420AC">
            <w:pPr>
              <w:rPr>
                <w:rFonts w:ascii="TH SarabunPSK" w:hAnsi="TH SarabunPSK" w:cs="TH SarabunPSK"/>
                <w:b/>
                <w:bCs/>
                <w:sz w:val="28"/>
                <w:szCs w:val="28"/>
              </w:rPr>
            </w:pPr>
            <w:r w:rsidRPr="00B60D70">
              <w:rPr>
                <w:rFonts w:ascii="TH SarabunPSK" w:hAnsi="TH SarabunPSK" w:cs="TH SarabunPSK" w:hint="cs"/>
                <w:b/>
                <w:bCs/>
                <w:sz w:val="28"/>
                <w:szCs w:val="28"/>
                <w:cs/>
                <w:lang w:val="th-TH"/>
              </w:rPr>
              <w:t>วิธีการวัดและประเมินผล</w:t>
            </w:r>
            <w:r w:rsidRPr="00B60D70">
              <w:rPr>
                <w:rFonts w:ascii="TH SarabunPSK" w:hAnsi="TH SarabunPSK" w:cs="TH SarabunPSK" w:hint="cs"/>
                <w:b/>
                <w:bCs/>
                <w:sz w:val="28"/>
                <w:szCs w:val="28"/>
              </w:rPr>
              <w:t>:</w:t>
            </w:r>
          </w:p>
        </w:tc>
        <w:tc>
          <w:tcPr>
            <w:tcW w:w="3203" w:type="pct"/>
            <w:gridSpan w:val="5"/>
            <w:shd w:val="clear" w:color="auto" w:fill="auto"/>
          </w:tcPr>
          <w:p w14:paraId="1A244E70" w14:textId="3A9DDFAC" w:rsidR="00F542B1" w:rsidRPr="00B60D70" w:rsidRDefault="00F542B1" w:rsidP="00FF7D50">
            <w:pPr>
              <w:pStyle w:val="af9"/>
              <w:numPr>
                <w:ilvl w:val="0"/>
                <w:numId w:val="69"/>
              </w:numPr>
              <w:rPr>
                <w:rFonts w:ascii="TH SarabunPSK" w:hAnsi="TH SarabunPSK" w:cs="TH SarabunPSK"/>
                <w:sz w:val="28"/>
                <w:szCs w:val="28"/>
              </w:rPr>
            </w:pPr>
            <w:r w:rsidRPr="00B60D70">
              <w:rPr>
                <w:rFonts w:ascii="TH SarabunPSK" w:hAnsi="TH SarabunPSK" w:cs="TH SarabunPSK" w:hint="cs"/>
                <w:sz w:val="28"/>
                <w:szCs w:val="28"/>
                <w:cs/>
                <w:lang w:val="th-TH"/>
              </w:rPr>
              <w:t>ตรวจสอบผลลัพธ์การเรียนรู้ของรายวิชา</w:t>
            </w:r>
            <w:r w:rsidRPr="00B60D70">
              <w:rPr>
                <w:rFonts w:ascii="TH SarabunPSK" w:hAnsi="TH SarabunPSK" w:cs="TH SarabunPSK" w:hint="cs"/>
                <w:sz w:val="28"/>
                <w:szCs w:val="28"/>
              </w:rPr>
              <w:t xml:space="preserve"> </w:t>
            </w:r>
            <w:r w:rsidR="00F551BD" w:rsidRPr="00B60D70">
              <w:rPr>
                <w:rFonts w:ascii="TH SarabunPSK" w:hAnsi="TH SarabunPSK" w:cs="TH SarabunPSK" w:hint="cs"/>
                <w:sz w:val="28"/>
                <w:szCs w:val="28"/>
              </w:rPr>
              <w:t>CHM</w:t>
            </w:r>
            <w:r w:rsidR="00B178B2" w:rsidRPr="00B60D70">
              <w:rPr>
                <w:rFonts w:ascii="TH SarabunPSK" w:hAnsi="TH SarabunPSK" w:cs="TH SarabunPSK" w:hint="cs"/>
                <w:sz w:val="28"/>
                <w:szCs w:val="28"/>
              </w:rPr>
              <w:t>160</w:t>
            </w:r>
            <w:r w:rsidR="00F30477" w:rsidRPr="00B60D70">
              <w:rPr>
                <w:rFonts w:ascii="TH SarabunPSK" w:hAnsi="TH SarabunPSK" w:cs="TH SarabunPSK"/>
                <w:sz w:val="28"/>
                <w:szCs w:val="28"/>
              </w:rPr>
              <w:t>(CLO2)</w:t>
            </w:r>
            <w:r w:rsidR="00B178B2" w:rsidRPr="00B60D70">
              <w:rPr>
                <w:rFonts w:ascii="TH SarabunPSK" w:hAnsi="TH SarabunPSK" w:cs="TH SarabunPSK" w:hint="cs"/>
                <w:sz w:val="28"/>
                <w:szCs w:val="28"/>
              </w:rPr>
              <w:t xml:space="preserve">, </w:t>
            </w:r>
            <w:r w:rsidR="00B91175" w:rsidRPr="00B60D70">
              <w:rPr>
                <w:rFonts w:ascii="TH SarabunPSK" w:hAnsi="TH SarabunPSK" w:cs="TH SarabunPSK" w:hint="cs"/>
                <w:sz w:val="28"/>
                <w:szCs w:val="28"/>
              </w:rPr>
              <w:t xml:space="preserve">CTE </w:t>
            </w:r>
            <w:r w:rsidR="00B178B2" w:rsidRPr="00B60D70">
              <w:rPr>
                <w:rFonts w:ascii="TH SarabunPSK" w:hAnsi="TH SarabunPSK" w:cs="TH SarabunPSK" w:hint="cs"/>
                <w:sz w:val="28"/>
                <w:szCs w:val="28"/>
              </w:rPr>
              <w:t>223</w:t>
            </w:r>
            <w:r w:rsidR="00594AA3" w:rsidRPr="00B60D70">
              <w:rPr>
                <w:rFonts w:ascii="TH SarabunPSK" w:hAnsi="TH SarabunPSK" w:cs="TH SarabunPSK"/>
                <w:sz w:val="28"/>
                <w:szCs w:val="28"/>
              </w:rPr>
              <w:t>(CLO1,</w:t>
            </w:r>
            <w:r w:rsidR="004B4456" w:rsidRPr="00B60D70">
              <w:rPr>
                <w:rFonts w:ascii="TH SarabunPSK" w:hAnsi="TH SarabunPSK" w:cs="TH SarabunPSK"/>
                <w:sz w:val="28"/>
                <w:szCs w:val="28"/>
              </w:rPr>
              <w:t xml:space="preserve"> </w:t>
            </w:r>
            <w:r w:rsidR="00594AA3" w:rsidRPr="00B60D70">
              <w:rPr>
                <w:rFonts w:ascii="TH SarabunPSK" w:hAnsi="TH SarabunPSK" w:cs="TH SarabunPSK"/>
                <w:sz w:val="28"/>
                <w:szCs w:val="28"/>
              </w:rPr>
              <w:t>CLO2)</w:t>
            </w:r>
            <w:r w:rsidR="004B4456" w:rsidRPr="00B60D70">
              <w:rPr>
                <w:rFonts w:ascii="TH SarabunPSK" w:hAnsi="TH SarabunPSK" w:cs="TH SarabunPSK" w:hint="cs"/>
                <w:sz w:val="28"/>
                <w:szCs w:val="28"/>
              </w:rPr>
              <w:t>,</w:t>
            </w:r>
            <w:r w:rsidR="00B178B2" w:rsidRPr="00B60D70">
              <w:rPr>
                <w:rFonts w:ascii="TH SarabunPSK" w:hAnsi="TH SarabunPSK" w:cs="TH SarabunPSK" w:hint="cs"/>
                <w:sz w:val="28"/>
                <w:szCs w:val="28"/>
              </w:rPr>
              <w:t xml:space="preserve"> CT225</w:t>
            </w:r>
            <w:r w:rsidR="004B4456" w:rsidRPr="00B60D70">
              <w:rPr>
                <w:rFonts w:ascii="TH SarabunPSK" w:hAnsi="TH SarabunPSK" w:cs="TH SarabunPSK"/>
                <w:sz w:val="28"/>
                <w:szCs w:val="28"/>
              </w:rPr>
              <w:t>(CLO2, CLO3),</w:t>
            </w:r>
            <w:r w:rsidR="00594AA3" w:rsidRPr="00B60D70">
              <w:rPr>
                <w:rFonts w:ascii="TH SarabunPSK" w:hAnsi="TH SarabunPSK" w:cs="TH SarabunPSK"/>
                <w:sz w:val="28"/>
                <w:szCs w:val="28"/>
              </w:rPr>
              <w:t xml:space="preserve"> </w:t>
            </w:r>
            <w:r w:rsidR="00F30477" w:rsidRPr="00B60D70">
              <w:rPr>
                <w:rFonts w:ascii="TH SarabunPSK" w:hAnsi="TH SarabunPSK" w:cs="TH SarabunPSK" w:hint="cs"/>
                <w:sz w:val="28"/>
                <w:szCs w:val="28"/>
              </w:rPr>
              <w:t>CTE298</w:t>
            </w:r>
            <w:r w:rsidR="00F30477" w:rsidRPr="00B60D70">
              <w:rPr>
                <w:rFonts w:ascii="TH SarabunPSK" w:hAnsi="TH SarabunPSK" w:cs="TH SarabunPSK"/>
                <w:sz w:val="28"/>
                <w:szCs w:val="28"/>
              </w:rPr>
              <w:t>(CLO</w:t>
            </w:r>
            <w:r w:rsidR="00F8115F" w:rsidRPr="00B60D70">
              <w:rPr>
                <w:rFonts w:ascii="TH SarabunPSK" w:hAnsi="TH SarabunPSK" w:cs="TH SarabunPSK"/>
                <w:sz w:val="28"/>
                <w:szCs w:val="28"/>
              </w:rPr>
              <w:t>2</w:t>
            </w:r>
            <w:r w:rsidR="00F30477" w:rsidRPr="00B60D70">
              <w:rPr>
                <w:rFonts w:ascii="TH SarabunPSK" w:hAnsi="TH SarabunPSK" w:cs="TH SarabunPSK"/>
                <w:sz w:val="28"/>
                <w:szCs w:val="28"/>
              </w:rPr>
              <w:t>)</w:t>
            </w:r>
            <w:r w:rsidR="00B178B2" w:rsidRPr="00B60D70">
              <w:rPr>
                <w:rFonts w:ascii="TH SarabunPSK" w:hAnsi="TH SarabunPSK" w:cs="TH SarabunPSK" w:hint="cs"/>
                <w:sz w:val="28"/>
                <w:szCs w:val="28"/>
              </w:rPr>
              <w:t xml:space="preserve">, </w:t>
            </w:r>
            <w:r w:rsidR="00B91175" w:rsidRPr="00B60D70">
              <w:rPr>
                <w:rFonts w:ascii="TH SarabunPSK" w:hAnsi="TH SarabunPSK" w:cs="TH SarabunPSK" w:hint="cs"/>
                <w:sz w:val="28"/>
                <w:szCs w:val="28"/>
              </w:rPr>
              <w:t xml:space="preserve">CTE </w:t>
            </w:r>
            <w:r w:rsidR="00B178B2" w:rsidRPr="00B60D70">
              <w:rPr>
                <w:rFonts w:ascii="TH SarabunPSK" w:hAnsi="TH SarabunPSK" w:cs="TH SarabunPSK" w:hint="cs"/>
                <w:sz w:val="28"/>
                <w:szCs w:val="28"/>
              </w:rPr>
              <w:t>1210</w:t>
            </w:r>
            <w:r w:rsidR="00482A93" w:rsidRPr="00B60D70">
              <w:rPr>
                <w:rFonts w:ascii="TH SarabunPSK" w:hAnsi="TH SarabunPSK" w:cs="TH SarabunPSK" w:hint="cs"/>
                <w:sz w:val="28"/>
                <w:szCs w:val="28"/>
                <w:cs/>
              </w:rPr>
              <w:t>0</w:t>
            </w:r>
            <w:r w:rsidR="002811E6" w:rsidRPr="00B60D70">
              <w:rPr>
                <w:rFonts w:ascii="TH SarabunPSK" w:hAnsi="TH SarabunPSK" w:cs="TH SarabunPSK"/>
                <w:sz w:val="28"/>
                <w:szCs w:val="28"/>
              </w:rPr>
              <w:t>(ULO)</w:t>
            </w:r>
            <w:r w:rsidR="006A3399" w:rsidRPr="00B60D70">
              <w:rPr>
                <w:rFonts w:ascii="TH SarabunPSK" w:hAnsi="TH SarabunPSK" w:cs="TH SarabunPSK" w:hint="cs"/>
                <w:sz w:val="28"/>
                <w:szCs w:val="28"/>
              </w:rPr>
              <w:t xml:space="preserve">, </w:t>
            </w:r>
            <w:r w:rsidR="00B91175" w:rsidRPr="00B60D70">
              <w:rPr>
                <w:rFonts w:ascii="TH SarabunPSK" w:hAnsi="TH SarabunPSK" w:cs="TH SarabunPSK" w:hint="cs"/>
                <w:sz w:val="28"/>
                <w:szCs w:val="28"/>
              </w:rPr>
              <w:t>CTE</w:t>
            </w:r>
            <w:r w:rsidR="006A3399" w:rsidRPr="00B60D70">
              <w:rPr>
                <w:rFonts w:ascii="TH SarabunPSK" w:hAnsi="TH SarabunPSK" w:cs="TH SarabunPSK" w:hint="cs"/>
                <w:sz w:val="28"/>
                <w:szCs w:val="28"/>
              </w:rPr>
              <w:t>302</w:t>
            </w:r>
            <w:r w:rsidR="00722FEE" w:rsidRPr="00B60D70">
              <w:rPr>
                <w:rFonts w:ascii="TH SarabunPSK" w:hAnsi="TH SarabunPSK" w:cs="TH SarabunPSK"/>
                <w:sz w:val="28"/>
                <w:szCs w:val="28"/>
              </w:rPr>
              <w:t>(CLO</w:t>
            </w:r>
            <w:r w:rsidR="005E395D" w:rsidRPr="00B60D70">
              <w:rPr>
                <w:rFonts w:ascii="TH SarabunPSK" w:hAnsi="TH SarabunPSK" w:cs="TH SarabunPSK"/>
                <w:sz w:val="28"/>
                <w:szCs w:val="28"/>
              </w:rPr>
              <w:t>1, CLO2, CLO3</w:t>
            </w:r>
            <w:r w:rsidR="00722FEE" w:rsidRPr="00B60D70">
              <w:rPr>
                <w:rFonts w:ascii="TH SarabunPSK" w:hAnsi="TH SarabunPSK" w:cs="TH SarabunPSK"/>
                <w:sz w:val="28"/>
                <w:szCs w:val="28"/>
              </w:rPr>
              <w:t>)</w:t>
            </w:r>
            <w:r w:rsidR="006A3399" w:rsidRPr="00B60D70">
              <w:rPr>
                <w:rFonts w:ascii="TH SarabunPSK" w:hAnsi="TH SarabunPSK" w:cs="TH SarabunPSK" w:hint="cs"/>
                <w:sz w:val="28"/>
                <w:szCs w:val="28"/>
              </w:rPr>
              <w:t xml:space="preserve"> </w:t>
            </w:r>
          </w:p>
          <w:p w14:paraId="7DE1E8DD" w14:textId="77777777" w:rsidR="00F542B1" w:rsidRPr="00B60D70" w:rsidRDefault="00F542B1" w:rsidP="00FF7D50">
            <w:pPr>
              <w:pStyle w:val="af9"/>
              <w:numPr>
                <w:ilvl w:val="0"/>
                <w:numId w:val="69"/>
              </w:numPr>
              <w:rPr>
                <w:rFonts w:ascii="TH SarabunPSK" w:hAnsi="TH SarabunPSK" w:cs="TH SarabunPSK"/>
                <w:sz w:val="28"/>
                <w:szCs w:val="28"/>
              </w:rPr>
            </w:pPr>
            <w:r w:rsidRPr="00B60D70">
              <w:rPr>
                <w:rFonts w:ascii="TH SarabunPSK" w:hAnsi="TH SarabunPSK" w:cs="TH SarabunPSK" w:hint="cs"/>
                <w:sz w:val="28"/>
                <w:szCs w:val="28"/>
                <w:cs/>
                <w:lang w:val="th-TH"/>
              </w:rPr>
              <w:t>สัมภาษณ์อาจารย์ผู้สอนและสัมภาษณ์ผู้เรียน</w:t>
            </w:r>
          </w:p>
          <w:p w14:paraId="5EAF5FBE" w14:textId="00BF5CAB" w:rsidR="00F542B1" w:rsidRPr="00B60D70" w:rsidRDefault="00F542B1" w:rsidP="00FF7D50">
            <w:pPr>
              <w:pStyle w:val="af9"/>
              <w:numPr>
                <w:ilvl w:val="0"/>
                <w:numId w:val="69"/>
              </w:numPr>
              <w:rPr>
                <w:rFonts w:ascii="TH SarabunPSK" w:hAnsi="TH SarabunPSK" w:cs="TH SarabunPSK"/>
                <w:sz w:val="28"/>
                <w:szCs w:val="28"/>
                <w:cs/>
              </w:rPr>
            </w:pPr>
            <w:r w:rsidRPr="00B60D70">
              <w:rPr>
                <w:rFonts w:ascii="TH SarabunPSK" w:hAnsi="TH SarabunPSK" w:cs="TH SarabunPSK" w:hint="cs"/>
                <w:sz w:val="28"/>
                <w:szCs w:val="28"/>
                <w:cs/>
                <w:lang w:val="th-TH"/>
              </w:rPr>
              <w:t xml:space="preserve">ตรวจสอบระดับความสามารถ </w:t>
            </w:r>
            <w:proofErr w:type="spellStart"/>
            <w:r w:rsidRPr="00B60D70">
              <w:rPr>
                <w:rFonts w:ascii="TH SarabunPSK" w:hAnsi="TH SarabunPSK" w:cs="TH SarabunPSK" w:hint="cs"/>
                <w:sz w:val="28"/>
                <w:szCs w:val="28"/>
                <w:lang w:val="th-TH"/>
              </w:rPr>
              <w:t>Stage</w:t>
            </w:r>
            <w:proofErr w:type="spellEnd"/>
            <w:r w:rsidRPr="00B60D70">
              <w:rPr>
                <w:rFonts w:ascii="TH SarabunPSK" w:hAnsi="TH SarabunPSK" w:cs="TH SarabunPSK" w:hint="cs"/>
                <w:sz w:val="28"/>
                <w:szCs w:val="28"/>
                <w:lang w:val="th-TH"/>
              </w:rPr>
              <w:t xml:space="preserve">-LO </w:t>
            </w:r>
            <w:r w:rsidRPr="00B60D70">
              <w:rPr>
                <w:rFonts w:ascii="TH SarabunPSK" w:hAnsi="TH SarabunPSK" w:cs="TH SarabunPSK" w:hint="cs"/>
                <w:sz w:val="28"/>
                <w:szCs w:val="28"/>
              </w:rPr>
              <w:t>2</w:t>
            </w:r>
          </w:p>
        </w:tc>
      </w:tr>
      <w:tr w:rsidR="00B60D70" w:rsidRPr="00B60D70" w14:paraId="74A3DEBD" w14:textId="77777777" w:rsidTr="001F70B1">
        <w:tc>
          <w:tcPr>
            <w:tcW w:w="1797" w:type="pct"/>
            <w:shd w:val="clear" w:color="auto" w:fill="auto"/>
          </w:tcPr>
          <w:p w14:paraId="4FBAF3BB" w14:textId="77777777" w:rsidR="00F542B1" w:rsidRPr="00B60D70" w:rsidRDefault="00F542B1" w:rsidP="00D420AC">
            <w:pPr>
              <w:rPr>
                <w:rFonts w:ascii="TH SarabunPSK" w:hAnsi="TH SarabunPSK" w:cs="TH SarabunPSK"/>
                <w:b/>
                <w:bCs/>
                <w:sz w:val="28"/>
                <w:szCs w:val="28"/>
              </w:rPr>
            </w:pPr>
            <w:r w:rsidRPr="00B60D70">
              <w:rPr>
                <w:rFonts w:ascii="TH SarabunPSK" w:hAnsi="TH SarabunPSK" w:cs="TH SarabunPSK" w:hint="cs"/>
                <w:b/>
                <w:bCs/>
                <w:sz w:val="28"/>
                <w:szCs w:val="28"/>
                <w:cs/>
                <w:lang w:val="th-TH"/>
              </w:rPr>
              <w:t>เกณฑ์การวัดและประเมินผล</w:t>
            </w:r>
            <w:r w:rsidRPr="00B60D70">
              <w:rPr>
                <w:rFonts w:ascii="TH SarabunPSK" w:hAnsi="TH SarabunPSK" w:cs="TH SarabunPSK" w:hint="cs"/>
                <w:b/>
                <w:bCs/>
                <w:sz w:val="28"/>
                <w:szCs w:val="28"/>
              </w:rPr>
              <w:t>:</w:t>
            </w:r>
          </w:p>
        </w:tc>
        <w:tc>
          <w:tcPr>
            <w:tcW w:w="3203" w:type="pct"/>
            <w:gridSpan w:val="5"/>
            <w:tcBorders>
              <w:bottom w:val="single" w:sz="2" w:space="0" w:color="auto"/>
            </w:tcBorders>
            <w:shd w:val="clear" w:color="auto" w:fill="auto"/>
          </w:tcPr>
          <w:p w14:paraId="52251BAF" w14:textId="77777777" w:rsidR="00F542B1" w:rsidRPr="00B60D70" w:rsidRDefault="00F542B1" w:rsidP="00D420AC">
            <w:pPr>
              <w:rPr>
                <w:rFonts w:ascii="TH SarabunPSK" w:hAnsi="TH SarabunPSK" w:cs="TH SarabunPSK"/>
                <w:sz w:val="28"/>
                <w:szCs w:val="28"/>
                <w:cs/>
              </w:rPr>
            </w:pPr>
            <w:r w:rsidRPr="00B60D70">
              <w:rPr>
                <w:rFonts w:ascii="TH SarabunPSK" w:hAnsi="TH SarabunPSK" w:cs="TH SarabunPSK" w:hint="cs"/>
                <w:sz w:val="28"/>
                <w:szCs w:val="28"/>
                <w:cs/>
                <w:lang w:val="th-TH"/>
              </w:rPr>
              <w:t xml:space="preserve"> ระดับของ </w:t>
            </w:r>
            <w:r w:rsidRPr="00B60D70">
              <w:rPr>
                <w:rFonts w:ascii="TH SarabunPSK" w:hAnsi="TH SarabunPSK" w:cs="TH SarabunPSK" w:hint="cs"/>
                <w:sz w:val="28"/>
                <w:szCs w:val="28"/>
              </w:rPr>
              <w:t xml:space="preserve">PLOs </w:t>
            </w:r>
            <w:r w:rsidRPr="00B60D70">
              <w:rPr>
                <w:rFonts w:ascii="TH SarabunPSK" w:hAnsi="TH SarabunPSK" w:cs="TH SarabunPSK" w:hint="cs"/>
                <w:sz w:val="28"/>
                <w:szCs w:val="28"/>
                <w:cs/>
              </w:rPr>
              <w:t>ที่คาดหวัง</w:t>
            </w:r>
          </w:p>
        </w:tc>
      </w:tr>
      <w:tr w:rsidR="00B60D70" w:rsidRPr="00B60D70" w14:paraId="17A69FC7" w14:textId="77777777" w:rsidTr="001F70B1">
        <w:tc>
          <w:tcPr>
            <w:tcW w:w="1797" w:type="pct"/>
            <w:tcBorders>
              <w:right w:val="single" w:sz="2" w:space="0" w:color="auto"/>
            </w:tcBorders>
            <w:shd w:val="clear" w:color="auto" w:fill="auto"/>
          </w:tcPr>
          <w:p w14:paraId="4DA4F484" w14:textId="77777777" w:rsidR="00F542B1" w:rsidRPr="00B60D70" w:rsidRDefault="00F542B1" w:rsidP="00D420AC">
            <w:pPr>
              <w:rPr>
                <w:rFonts w:ascii="TH SarabunPSK" w:hAnsi="TH SarabunPSK" w:cs="TH SarabunPSK"/>
                <w:b/>
                <w:bCs/>
                <w:sz w:val="28"/>
                <w:szCs w:val="28"/>
                <w:cs/>
                <w:lang w:val="th-TH"/>
              </w:rPr>
            </w:pPr>
          </w:p>
        </w:tc>
        <w:tc>
          <w:tcPr>
            <w:tcW w:w="617" w:type="pct"/>
            <w:tcBorders>
              <w:top w:val="single" w:sz="2" w:space="0" w:color="auto"/>
              <w:left w:val="single" w:sz="2" w:space="0" w:color="auto"/>
              <w:bottom w:val="single" w:sz="2" w:space="0" w:color="auto"/>
              <w:right w:val="single" w:sz="2" w:space="0" w:color="auto"/>
            </w:tcBorders>
            <w:shd w:val="clear" w:color="auto" w:fill="D9E2F3" w:themeFill="accent1" w:themeFillTint="33"/>
          </w:tcPr>
          <w:p w14:paraId="4C454F88" w14:textId="77777777" w:rsidR="00F542B1" w:rsidRPr="00B60D70" w:rsidRDefault="00F542B1" w:rsidP="00D420AC">
            <w:pPr>
              <w:jc w:val="center"/>
              <w:rPr>
                <w:rFonts w:ascii="TH SarabunPSK" w:hAnsi="TH SarabunPSK" w:cs="TH SarabunPSK"/>
                <w:sz w:val="28"/>
                <w:szCs w:val="28"/>
              </w:rPr>
            </w:pPr>
            <w:r w:rsidRPr="00B60D70">
              <w:rPr>
                <w:rFonts w:ascii="TH SarabunPSK" w:hAnsi="TH SarabunPSK" w:cs="TH SarabunPSK" w:hint="cs"/>
                <w:sz w:val="28"/>
                <w:szCs w:val="28"/>
              </w:rPr>
              <w:t>PLO1</w:t>
            </w:r>
          </w:p>
        </w:tc>
        <w:tc>
          <w:tcPr>
            <w:tcW w:w="619" w:type="pct"/>
            <w:tcBorders>
              <w:top w:val="single" w:sz="2" w:space="0" w:color="auto"/>
              <w:left w:val="single" w:sz="2" w:space="0" w:color="auto"/>
              <w:bottom w:val="single" w:sz="2" w:space="0" w:color="auto"/>
              <w:right w:val="single" w:sz="2" w:space="0" w:color="auto"/>
            </w:tcBorders>
            <w:shd w:val="clear" w:color="auto" w:fill="D9E2F3" w:themeFill="accent1" w:themeFillTint="33"/>
          </w:tcPr>
          <w:p w14:paraId="1A08FD9C" w14:textId="77777777" w:rsidR="00F542B1" w:rsidRPr="00B60D70" w:rsidRDefault="00F542B1" w:rsidP="00D420AC">
            <w:pPr>
              <w:jc w:val="center"/>
              <w:rPr>
                <w:rFonts w:ascii="TH SarabunPSK" w:hAnsi="TH SarabunPSK" w:cs="TH SarabunPSK"/>
                <w:sz w:val="28"/>
                <w:szCs w:val="28"/>
                <w:cs/>
              </w:rPr>
            </w:pPr>
            <w:r w:rsidRPr="00B60D70">
              <w:rPr>
                <w:rFonts w:ascii="TH SarabunPSK" w:hAnsi="TH SarabunPSK" w:cs="TH SarabunPSK" w:hint="cs"/>
                <w:sz w:val="28"/>
                <w:szCs w:val="28"/>
              </w:rPr>
              <w:t>PLO2</w:t>
            </w:r>
          </w:p>
        </w:tc>
        <w:tc>
          <w:tcPr>
            <w:tcW w:w="618" w:type="pct"/>
            <w:tcBorders>
              <w:top w:val="single" w:sz="2" w:space="0" w:color="auto"/>
              <w:left w:val="single" w:sz="2" w:space="0" w:color="auto"/>
              <w:bottom w:val="single" w:sz="2" w:space="0" w:color="auto"/>
              <w:right w:val="single" w:sz="2" w:space="0" w:color="auto"/>
            </w:tcBorders>
            <w:shd w:val="clear" w:color="auto" w:fill="D9E2F3" w:themeFill="accent1" w:themeFillTint="33"/>
          </w:tcPr>
          <w:p w14:paraId="65F5FE0B" w14:textId="77777777" w:rsidR="00F542B1" w:rsidRPr="00B60D70" w:rsidRDefault="00F542B1" w:rsidP="00D420AC">
            <w:pPr>
              <w:jc w:val="center"/>
              <w:rPr>
                <w:rFonts w:ascii="TH SarabunPSK" w:hAnsi="TH SarabunPSK" w:cs="TH SarabunPSK"/>
                <w:sz w:val="28"/>
                <w:szCs w:val="28"/>
                <w:cs/>
              </w:rPr>
            </w:pPr>
            <w:r w:rsidRPr="00B60D70">
              <w:rPr>
                <w:rFonts w:ascii="TH SarabunPSK" w:hAnsi="TH SarabunPSK" w:cs="TH SarabunPSK" w:hint="cs"/>
                <w:sz w:val="28"/>
                <w:szCs w:val="28"/>
              </w:rPr>
              <w:t>PLO3</w:t>
            </w:r>
          </w:p>
        </w:tc>
        <w:tc>
          <w:tcPr>
            <w:tcW w:w="619" w:type="pct"/>
            <w:tcBorders>
              <w:top w:val="single" w:sz="2" w:space="0" w:color="auto"/>
              <w:left w:val="single" w:sz="2" w:space="0" w:color="auto"/>
              <w:bottom w:val="single" w:sz="2" w:space="0" w:color="auto"/>
              <w:right w:val="single" w:sz="2" w:space="0" w:color="auto"/>
            </w:tcBorders>
            <w:shd w:val="clear" w:color="auto" w:fill="D9E2F3" w:themeFill="accent1" w:themeFillTint="33"/>
          </w:tcPr>
          <w:p w14:paraId="291FEAED" w14:textId="77777777" w:rsidR="00F542B1" w:rsidRPr="00B60D70" w:rsidRDefault="00F542B1" w:rsidP="00D420AC">
            <w:pPr>
              <w:jc w:val="center"/>
              <w:rPr>
                <w:rFonts w:ascii="TH SarabunPSK" w:hAnsi="TH SarabunPSK" w:cs="TH SarabunPSK"/>
                <w:sz w:val="28"/>
                <w:szCs w:val="28"/>
                <w:cs/>
              </w:rPr>
            </w:pPr>
            <w:r w:rsidRPr="00B60D70">
              <w:rPr>
                <w:rFonts w:ascii="TH SarabunPSK" w:hAnsi="TH SarabunPSK" w:cs="TH SarabunPSK" w:hint="cs"/>
                <w:sz w:val="28"/>
                <w:szCs w:val="28"/>
              </w:rPr>
              <w:t>PLO4</w:t>
            </w:r>
          </w:p>
        </w:tc>
        <w:tc>
          <w:tcPr>
            <w:tcW w:w="730" w:type="pct"/>
            <w:tcBorders>
              <w:top w:val="single" w:sz="2" w:space="0" w:color="auto"/>
              <w:left w:val="single" w:sz="2" w:space="0" w:color="auto"/>
              <w:bottom w:val="single" w:sz="2" w:space="0" w:color="auto"/>
              <w:right w:val="single" w:sz="2" w:space="0" w:color="auto"/>
            </w:tcBorders>
            <w:shd w:val="clear" w:color="auto" w:fill="D9E2F3" w:themeFill="accent1" w:themeFillTint="33"/>
          </w:tcPr>
          <w:p w14:paraId="48845466" w14:textId="77777777" w:rsidR="00F542B1" w:rsidRPr="00B60D70" w:rsidRDefault="00F542B1" w:rsidP="00D420AC">
            <w:pPr>
              <w:jc w:val="center"/>
              <w:rPr>
                <w:rFonts w:ascii="TH SarabunPSK" w:hAnsi="TH SarabunPSK" w:cs="TH SarabunPSK"/>
                <w:sz w:val="28"/>
                <w:szCs w:val="28"/>
                <w:cs/>
              </w:rPr>
            </w:pPr>
            <w:r w:rsidRPr="00B60D70">
              <w:rPr>
                <w:rFonts w:ascii="TH SarabunPSK" w:hAnsi="TH SarabunPSK" w:cs="TH SarabunPSK" w:hint="cs"/>
                <w:sz w:val="28"/>
                <w:szCs w:val="28"/>
              </w:rPr>
              <w:t>PLO5</w:t>
            </w:r>
          </w:p>
        </w:tc>
      </w:tr>
      <w:tr w:rsidR="00B60D70" w:rsidRPr="00B60D70" w14:paraId="487E08AB" w14:textId="77777777" w:rsidTr="001F70B1">
        <w:tc>
          <w:tcPr>
            <w:tcW w:w="1797" w:type="pct"/>
            <w:tcBorders>
              <w:right w:val="single" w:sz="2" w:space="0" w:color="auto"/>
            </w:tcBorders>
            <w:shd w:val="clear" w:color="auto" w:fill="auto"/>
          </w:tcPr>
          <w:p w14:paraId="6E4C5D26" w14:textId="77777777" w:rsidR="00F542B1" w:rsidRPr="00B60D70" w:rsidRDefault="00F542B1" w:rsidP="00D420AC">
            <w:pPr>
              <w:rPr>
                <w:rFonts w:ascii="TH SarabunPSK" w:hAnsi="TH SarabunPSK" w:cs="TH SarabunPSK"/>
                <w:b/>
                <w:bCs/>
                <w:sz w:val="28"/>
                <w:szCs w:val="28"/>
                <w:cs/>
                <w:lang w:val="th-TH"/>
              </w:rPr>
            </w:pPr>
          </w:p>
        </w:tc>
        <w:tc>
          <w:tcPr>
            <w:tcW w:w="617" w:type="pct"/>
            <w:tcBorders>
              <w:top w:val="single" w:sz="2" w:space="0" w:color="auto"/>
              <w:left w:val="single" w:sz="2" w:space="0" w:color="auto"/>
              <w:bottom w:val="single" w:sz="2" w:space="0" w:color="auto"/>
              <w:right w:val="single" w:sz="2" w:space="0" w:color="auto"/>
            </w:tcBorders>
            <w:shd w:val="clear" w:color="auto" w:fill="auto"/>
          </w:tcPr>
          <w:p w14:paraId="029E5C11" w14:textId="3E3E874F" w:rsidR="00F542B1" w:rsidRPr="00B60D70" w:rsidRDefault="00911A68" w:rsidP="00D420AC">
            <w:pPr>
              <w:jc w:val="center"/>
              <w:rPr>
                <w:rFonts w:ascii="TH SarabunPSK" w:hAnsi="TH SarabunPSK" w:cs="TH SarabunPSK"/>
                <w:sz w:val="28"/>
                <w:szCs w:val="28"/>
              </w:rPr>
            </w:pPr>
            <w:r w:rsidRPr="00B60D70">
              <w:rPr>
                <w:rFonts w:ascii="TH SarabunPSK" w:hAnsi="TH SarabunPSK" w:cs="TH SarabunPSK" w:hint="cs"/>
                <w:sz w:val="28"/>
                <w:szCs w:val="28"/>
              </w:rPr>
              <w:t>P-K3</w:t>
            </w:r>
          </w:p>
        </w:tc>
        <w:tc>
          <w:tcPr>
            <w:tcW w:w="619" w:type="pct"/>
            <w:tcBorders>
              <w:top w:val="single" w:sz="2" w:space="0" w:color="auto"/>
              <w:left w:val="single" w:sz="2" w:space="0" w:color="auto"/>
              <w:bottom w:val="single" w:sz="2" w:space="0" w:color="auto"/>
              <w:right w:val="single" w:sz="2" w:space="0" w:color="auto"/>
            </w:tcBorders>
            <w:shd w:val="clear" w:color="auto" w:fill="auto"/>
          </w:tcPr>
          <w:p w14:paraId="103EA2F7" w14:textId="00D63655" w:rsidR="00F542B1" w:rsidRPr="00B60D70" w:rsidRDefault="00911A68" w:rsidP="00D420AC">
            <w:pPr>
              <w:jc w:val="center"/>
              <w:rPr>
                <w:rFonts w:ascii="TH SarabunPSK" w:hAnsi="TH SarabunPSK" w:cs="TH SarabunPSK"/>
                <w:sz w:val="28"/>
                <w:szCs w:val="28"/>
              </w:rPr>
            </w:pPr>
            <w:r w:rsidRPr="00B60D70">
              <w:rPr>
                <w:rFonts w:ascii="TH SarabunPSK" w:hAnsi="TH SarabunPSK" w:cs="TH SarabunPSK" w:hint="cs"/>
                <w:sz w:val="28"/>
                <w:szCs w:val="28"/>
              </w:rPr>
              <w:t>B-S2</w:t>
            </w:r>
          </w:p>
        </w:tc>
        <w:tc>
          <w:tcPr>
            <w:tcW w:w="618" w:type="pct"/>
            <w:tcBorders>
              <w:top w:val="single" w:sz="2" w:space="0" w:color="auto"/>
              <w:left w:val="single" w:sz="2" w:space="0" w:color="auto"/>
              <w:bottom w:val="single" w:sz="2" w:space="0" w:color="auto"/>
              <w:right w:val="single" w:sz="2" w:space="0" w:color="auto"/>
            </w:tcBorders>
            <w:shd w:val="clear" w:color="auto" w:fill="auto"/>
          </w:tcPr>
          <w:p w14:paraId="4DFE8658" w14:textId="75A69B94" w:rsidR="00F542B1" w:rsidRPr="00B60D70" w:rsidRDefault="00911A68" w:rsidP="00D420AC">
            <w:pPr>
              <w:jc w:val="center"/>
              <w:rPr>
                <w:rFonts w:ascii="TH SarabunPSK" w:hAnsi="TH SarabunPSK" w:cs="TH SarabunPSK"/>
                <w:sz w:val="28"/>
                <w:szCs w:val="28"/>
              </w:rPr>
            </w:pPr>
            <w:r w:rsidRPr="00B60D70">
              <w:rPr>
                <w:rFonts w:ascii="TH SarabunPSK" w:hAnsi="TH SarabunPSK" w:cs="TH SarabunPSK" w:hint="cs"/>
                <w:sz w:val="28"/>
                <w:szCs w:val="28"/>
              </w:rPr>
              <w:t>B-K5</w:t>
            </w:r>
          </w:p>
        </w:tc>
        <w:tc>
          <w:tcPr>
            <w:tcW w:w="619" w:type="pct"/>
            <w:tcBorders>
              <w:top w:val="single" w:sz="2" w:space="0" w:color="auto"/>
              <w:left w:val="single" w:sz="2" w:space="0" w:color="auto"/>
              <w:bottom w:val="single" w:sz="2" w:space="0" w:color="auto"/>
              <w:right w:val="single" w:sz="2" w:space="0" w:color="auto"/>
            </w:tcBorders>
            <w:shd w:val="clear" w:color="auto" w:fill="auto"/>
          </w:tcPr>
          <w:p w14:paraId="3874B9AF" w14:textId="26BC3453" w:rsidR="00F542B1" w:rsidRPr="00B60D70" w:rsidRDefault="00DB7B13" w:rsidP="00D420AC">
            <w:pPr>
              <w:jc w:val="center"/>
              <w:rPr>
                <w:rFonts w:ascii="TH SarabunPSK" w:hAnsi="TH SarabunPSK" w:cs="TH SarabunPSK"/>
                <w:sz w:val="28"/>
                <w:szCs w:val="28"/>
              </w:rPr>
            </w:pPr>
            <w:r w:rsidRPr="00B60D70">
              <w:rPr>
                <w:rFonts w:ascii="TH SarabunPSK" w:hAnsi="TH SarabunPSK" w:cs="TH SarabunPSK" w:hint="cs"/>
                <w:sz w:val="28"/>
                <w:szCs w:val="28"/>
              </w:rPr>
              <w:t>P-M2</w:t>
            </w:r>
          </w:p>
        </w:tc>
        <w:tc>
          <w:tcPr>
            <w:tcW w:w="730" w:type="pct"/>
            <w:tcBorders>
              <w:top w:val="single" w:sz="2" w:space="0" w:color="auto"/>
              <w:left w:val="single" w:sz="2" w:space="0" w:color="auto"/>
              <w:bottom w:val="single" w:sz="2" w:space="0" w:color="auto"/>
              <w:right w:val="single" w:sz="2" w:space="0" w:color="auto"/>
            </w:tcBorders>
            <w:shd w:val="clear" w:color="auto" w:fill="auto"/>
          </w:tcPr>
          <w:p w14:paraId="71042EA3" w14:textId="58050A34" w:rsidR="00F542B1" w:rsidRPr="00B60D70" w:rsidRDefault="00DB7B13" w:rsidP="00D420AC">
            <w:pPr>
              <w:jc w:val="center"/>
              <w:rPr>
                <w:rFonts w:ascii="TH SarabunPSK" w:hAnsi="TH SarabunPSK" w:cs="TH SarabunPSK"/>
                <w:sz w:val="28"/>
                <w:szCs w:val="28"/>
              </w:rPr>
            </w:pPr>
            <w:r w:rsidRPr="00B60D70">
              <w:rPr>
                <w:rFonts w:ascii="TH SarabunPSK" w:hAnsi="TH SarabunPSK" w:cs="TH SarabunPSK" w:hint="cs"/>
                <w:sz w:val="28"/>
                <w:szCs w:val="28"/>
              </w:rPr>
              <w:t>P-M1</w:t>
            </w:r>
          </w:p>
        </w:tc>
      </w:tr>
      <w:tr w:rsidR="00F542B1" w:rsidRPr="00B60D70" w14:paraId="587C8EE8" w14:textId="77777777" w:rsidTr="001F70B1">
        <w:tc>
          <w:tcPr>
            <w:tcW w:w="1797" w:type="pct"/>
            <w:shd w:val="clear" w:color="auto" w:fill="auto"/>
          </w:tcPr>
          <w:p w14:paraId="261F5FDD" w14:textId="77777777" w:rsidR="00F542B1" w:rsidRPr="00B60D70" w:rsidRDefault="00F542B1" w:rsidP="00D420AC">
            <w:pPr>
              <w:rPr>
                <w:rFonts w:ascii="TH SarabunPSK" w:hAnsi="TH SarabunPSK" w:cs="TH SarabunPSK"/>
                <w:b/>
                <w:bCs/>
                <w:sz w:val="28"/>
                <w:szCs w:val="28"/>
              </w:rPr>
            </w:pPr>
            <w:r w:rsidRPr="00B60D70">
              <w:rPr>
                <w:rFonts w:ascii="TH SarabunPSK" w:hAnsi="TH SarabunPSK" w:cs="TH SarabunPSK" w:hint="cs"/>
                <w:b/>
                <w:bCs/>
                <w:sz w:val="28"/>
                <w:szCs w:val="28"/>
                <w:cs/>
                <w:lang w:val="th-TH"/>
              </w:rPr>
              <w:t>แนวทางการดำเนินงาน :</w:t>
            </w:r>
          </w:p>
          <w:p w14:paraId="1CAD6FAA" w14:textId="77777777" w:rsidR="00F542B1" w:rsidRPr="00B60D70" w:rsidRDefault="00F542B1" w:rsidP="00D420AC">
            <w:pPr>
              <w:rPr>
                <w:rFonts w:ascii="TH SarabunPSK" w:hAnsi="TH SarabunPSK" w:cs="TH SarabunPSK"/>
                <w:sz w:val="28"/>
                <w:szCs w:val="28"/>
                <w:cs/>
                <w:lang w:val="th-TH"/>
              </w:rPr>
            </w:pPr>
            <w:r w:rsidRPr="00B60D70">
              <w:rPr>
                <w:rFonts w:ascii="TH SarabunPSK" w:hAnsi="TH SarabunPSK" w:cs="TH SarabunPSK" w:hint="cs"/>
                <w:sz w:val="28"/>
                <w:szCs w:val="28"/>
                <w:cs/>
                <w:lang w:val="th-TH"/>
              </w:rPr>
              <w:t>(กรณีนักศึกษาไม่ผ่าน)</w:t>
            </w:r>
          </w:p>
        </w:tc>
        <w:tc>
          <w:tcPr>
            <w:tcW w:w="3203" w:type="pct"/>
            <w:gridSpan w:val="5"/>
            <w:tcBorders>
              <w:top w:val="single" w:sz="2" w:space="0" w:color="auto"/>
            </w:tcBorders>
            <w:shd w:val="clear" w:color="auto" w:fill="auto"/>
          </w:tcPr>
          <w:p w14:paraId="44A18015" w14:textId="77777777" w:rsidR="00F542B1" w:rsidRPr="00B60D70" w:rsidRDefault="00F542B1" w:rsidP="00D420AC">
            <w:pPr>
              <w:rPr>
                <w:rFonts w:ascii="TH SarabunPSK" w:hAnsi="TH SarabunPSK" w:cs="TH SarabunPSK"/>
                <w:sz w:val="28"/>
                <w:szCs w:val="28"/>
                <w:lang w:val="th-TH"/>
              </w:rPr>
            </w:pPr>
            <w:r w:rsidRPr="00B60D70">
              <w:rPr>
                <w:rFonts w:ascii="TH SarabunPSK" w:hAnsi="TH SarabunPSK" w:cs="TH SarabunPSK" w:hint="cs"/>
                <w:sz w:val="28"/>
                <w:szCs w:val="28"/>
                <w:cs/>
                <w:lang w:val="th-TH"/>
              </w:rPr>
              <w:t>จัดประชุมทีมผู้รับผิดชอบหลักสูตรและผู้สอนเพื่อกำหนดแนวทางการพัฒนานักศึกษาให้ได้ตามเกณฑ์ โดยอาจดำเนินการดังนี้</w:t>
            </w:r>
          </w:p>
          <w:p w14:paraId="02BB8FBB" w14:textId="77777777" w:rsidR="00F542B1" w:rsidRPr="00B60D70" w:rsidRDefault="00F542B1" w:rsidP="00FF7D50">
            <w:pPr>
              <w:pStyle w:val="af9"/>
              <w:numPr>
                <w:ilvl w:val="0"/>
                <w:numId w:val="69"/>
              </w:numPr>
              <w:rPr>
                <w:rFonts w:ascii="TH SarabunPSK" w:hAnsi="TH SarabunPSK" w:cs="TH SarabunPSK"/>
                <w:sz w:val="28"/>
                <w:szCs w:val="28"/>
                <w:lang w:val="th-TH"/>
              </w:rPr>
            </w:pPr>
            <w:r w:rsidRPr="00B60D70">
              <w:rPr>
                <w:rFonts w:ascii="TH SarabunPSK" w:hAnsi="TH SarabunPSK" w:cs="TH SarabunPSK" w:hint="cs"/>
                <w:sz w:val="28"/>
                <w:szCs w:val="28"/>
                <w:cs/>
                <w:lang w:val="th-TH"/>
              </w:rPr>
              <w:t>วิเคราะห์ข้อมูลเพื่อระบุช่องว่างการเรียนรู้</w:t>
            </w:r>
          </w:p>
          <w:p w14:paraId="7085B433" w14:textId="77777777" w:rsidR="00F542B1" w:rsidRPr="00B60D70" w:rsidRDefault="00F542B1" w:rsidP="00FF7D50">
            <w:pPr>
              <w:pStyle w:val="af9"/>
              <w:numPr>
                <w:ilvl w:val="0"/>
                <w:numId w:val="69"/>
              </w:numPr>
              <w:rPr>
                <w:rFonts w:ascii="TH SarabunPSK" w:hAnsi="TH SarabunPSK" w:cs="TH SarabunPSK"/>
                <w:sz w:val="28"/>
                <w:szCs w:val="28"/>
                <w:lang w:val="th-TH"/>
              </w:rPr>
            </w:pPr>
            <w:r w:rsidRPr="00B60D70">
              <w:rPr>
                <w:rFonts w:ascii="TH SarabunPSK" w:hAnsi="TH SarabunPSK" w:cs="TH SarabunPSK" w:hint="cs"/>
                <w:sz w:val="28"/>
                <w:szCs w:val="28"/>
                <w:cs/>
                <w:lang w:val="th-TH"/>
              </w:rPr>
              <w:t>ใช้การสอนที่แตกต่าง : ปรับกลยุทธ์การสอนให้สอดคล้องกับความต้องการที่หลากหลายของนักศึกษาหรือแบ่งกลุ่มสอนตามความถนัดของนักศึกษา</w:t>
            </w:r>
          </w:p>
          <w:p w14:paraId="545EFC5E" w14:textId="762FD21B" w:rsidR="00F542B1" w:rsidRPr="00B60D70" w:rsidRDefault="00F542B1" w:rsidP="00FF7D50">
            <w:pPr>
              <w:pStyle w:val="af9"/>
              <w:numPr>
                <w:ilvl w:val="0"/>
                <w:numId w:val="69"/>
              </w:numPr>
              <w:rPr>
                <w:rFonts w:ascii="TH SarabunPSK" w:hAnsi="TH SarabunPSK" w:cs="TH SarabunPSK"/>
                <w:sz w:val="28"/>
                <w:szCs w:val="28"/>
                <w:lang w:val="th-TH"/>
              </w:rPr>
            </w:pPr>
            <w:r w:rsidRPr="00B60D70">
              <w:rPr>
                <w:rFonts w:ascii="TH SarabunPSK" w:hAnsi="TH SarabunPSK" w:cs="TH SarabunPSK" w:hint="cs"/>
                <w:sz w:val="28"/>
                <w:szCs w:val="28"/>
                <w:cs/>
                <w:lang w:val="th-TH"/>
              </w:rPr>
              <w:t>ใช้การสนับสนุนและการแทรกแซงที่ตรงเป้าหมาย (</w:t>
            </w:r>
            <w:proofErr w:type="spellStart"/>
            <w:r w:rsidRPr="00B60D70">
              <w:rPr>
                <w:rFonts w:ascii="TH SarabunPSK" w:hAnsi="TH SarabunPSK" w:cs="TH SarabunPSK" w:hint="cs"/>
                <w:sz w:val="28"/>
                <w:szCs w:val="28"/>
                <w:lang w:val="th-TH"/>
              </w:rPr>
              <w:t>Targeted</w:t>
            </w:r>
            <w:proofErr w:type="spellEnd"/>
            <w:r w:rsidRPr="00B60D70">
              <w:rPr>
                <w:rFonts w:ascii="TH SarabunPSK" w:hAnsi="TH SarabunPSK" w:cs="TH SarabunPSK" w:hint="cs"/>
                <w:sz w:val="28"/>
                <w:szCs w:val="28"/>
                <w:lang w:val="th-TH"/>
              </w:rPr>
              <w:t xml:space="preserve"> </w:t>
            </w:r>
            <w:proofErr w:type="spellStart"/>
            <w:r w:rsidRPr="00B60D70">
              <w:rPr>
                <w:rFonts w:ascii="TH SarabunPSK" w:hAnsi="TH SarabunPSK" w:cs="TH SarabunPSK" w:hint="cs"/>
                <w:sz w:val="28"/>
                <w:szCs w:val="28"/>
                <w:lang w:val="th-TH"/>
              </w:rPr>
              <w:t>Support</w:t>
            </w:r>
            <w:proofErr w:type="spellEnd"/>
            <w:r w:rsidRPr="00B60D70">
              <w:rPr>
                <w:rFonts w:ascii="TH SarabunPSK" w:hAnsi="TH SarabunPSK" w:cs="TH SarabunPSK" w:hint="cs"/>
                <w:sz w:val="28"/>
                <w:szCs w:val="28"/>
                <w:lang w:val="th-TH"/>
              </w:rPr>
              <w:t xml:space="preserve"> and </w:t>
            </w:r>
            <w:proofErr w:type="spellStart"/>
            <w:r w:rsidRPr="00B60D70">
              <w:rPr>
                <w:rFonts w:ascii="TH SarabunPSK" w:hAnsi="TH SarabunPSK" w:cs="TH SarabunPSK" w:hint="cs"/>
                <w:sz w:val="28"/>
                <w:szCs w:val="28"/>
                <w:lang w:val="th-TH"/>
              </w:rPr>
              <w:t>Interventions</w:t>
            </w:r>
            <w:proofErr w:type="spellEnd"/>
            <w:r w:rsidRPr="00B60D70">
              <w:rPr>
                <w:rFonts w:ascii="TH SarabunPSK" w:hAnsi="TH SarabunPSK" w:cs="TH SarabunPSK" w:hint="cs"/>
                <w:sz w:val="28"/>
                <w:szCs w:val="28"/>
                <w:lang w:val="th-TH"/>
              </w:rPr>
              <w:t xml:space="preserve">) : </w:t>
            </w:r>
            <w:r w:rsidRPr="00B60D70">
              <w:rPr>
                <w:rFonts w:ascii="TH SarabunPSK" w:hAnsi="TH SarabunPSK" w:cs="TH SarabunPSK" w:hint="cs"/>
                <w:sz w:val="28"/>
                <w:szCs w:val="28"/>
                <w:cs/>
                <w:lang w:val="th-TH"/>
              </w:rPr>
              <w:t>จัดสอนพิเศษหรือสอนแบบกลุ่มย่อยหรือแบบตัวต่อต</w:t>
            </w:r>
            <w:r w:rsidR="00482A93" w:rsidRPr="00B60D70">
              <w:rPr>
                <w:rFonts w:ascii="TH SarabunPSK" w:hAnsi="TH SarabunPSK" w:cs="TH SarabunPSK" w:hint="cs"/>
                <w:sz w:val="28"/>
                <w:szCs w:val="28"/>
                <w:cs/>
                <w:lang w:val="th-TH"/>
              </w:rPr>
              <w:t>ัว</w:t>
            </w:r>
            <w:r w:rsidRPr="00B60D70">
              <w:rPr>
                <w:rFonts w:ascii="TH SarabunPSK" w:hAnsi="TH SarabunPSK" w:cs="TH SarabunPSK" w:hint="cs"/>
                <w:sz w:val="28"/>
                <w:szCs w:val="28"/>
                <w:cs/>
                <w:lang w:val="th-TH"/>
              </w:rPr>
              <w:t>เพื่อปิดช่องว่าง</w:t>
            </w:r>
          </w:p>
          <w:p w14:paraId="4396BA89" w14:textId="77777777" w:rsidR="00BD73E8" w:rsidRPr="00B60D70" w:rsidRDefault="00BD73E8" w:rsidP="00FF7D50">
            <w:pPr>
              <w:pStyle w:val="af9"/>
              <w:numPr>
                <w:ilvl w:val="0"/>
                <w:numId w:val="69"/>
              </w:numPr>
              <w:ind w:right="-90"/>
              <w:rPr>
                <w:rFonts w:ascii="TH SarabunPSK" w:hAnsi="TH SarabunPSK" w:cs="TH SarabunPSK"/>
                <w:sz w:val="28"/>
                <w:szCs w:val="28"/>
              </w:rPr>
            </w:pPr>
            <w:r w:rsidRPr="00B60D70">
              <w:rPr>
                <w:rFonts w:ascii="TH SarabunPSK" w:hAnsi="TH SarabunPSK" w:cs="TH SarabunPSK" w:hint="cs"/>
                <w:sz w:val="28"/>
                <w:szCs w:val="28"/>
                <w:cs/>
              </w:rPr>
              <w:t xml:space="preserve">สร้างการมีส่วนร่วมและแรงจูงใจใฝ่เรียนรู้ </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ตั้งเป้าหมายที่ชัดเจนและบรรลุได้</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ปฏิบัติตามระบบการป้อนกลับ คือ การป้อนผลกลับเพื่อบอกสภาพปัจจุบัน การป้อนเป้าหมายเพื่อบอกทิศและความคาดหวัง</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 xml:space="preserve">และการป้อนคำแนะนำเพื่อให้บรรลุความคาดหวัง ทั้งนี้เพื่อให้บรรลุ </w:t>
            </w:r>
            <w:r w:rsidRPr="00B60D70">
              <w:rPr>
                <w:rFonts w:ascii="TH SarabunPSK" w:hAnsi="TH SarabunPSK" w:cs="TH SarabunPSK" w:hint="cs"/>
                <w:sz w:val="28"/>
                <w:szCs w:val="28"/>
              </w:rPr>
              <w:t xml:space="preserve">CLOs </w:t>
            </w:r>
            <w:r w:rsidRPr="00B60D70">
              <w:rPr>
                <w:rFonts w:ascii="TH SarabunPSK" w:hAnsi="TH SarabunPSK" w:cs="TH SarabunPSK" w:hint="cs"/>
                <w:sz w:val="28"/>
                <w:szCs w:val="28"/>
                <w:cs/>
              </w:rPr>
              <w:t xml:space="preserve">และ </w:t>
            </w:r>
            <w:r w:rsidRPr="00B60D70">
              <w:rPr>
                <w:rFonts w:ascii="TH SarabunPSK" w:hAnsi="TH SarabunPSK" w:cs="TH SarabunPSK" w:hint="cs"/>
                <w:sz w:val="28"/>
                <w:szCs w:val="28"/>
              </w:rPr>
              <w:t xml:space="preserve">PLOs </w:t>
            </w:r>
            <w:r w:rsidRPr="00B60D70">
              <w:rPr>
                <w:rFonts w:ascii="TH SarabunPSK" w:hAnsi="TH SarabunPSK" w:cs="TH SarabunPSK" w:hint="cs"/>
                <w:sz w:val="28"/>
                <w:szCs w:val="28"/>
                <w:cs/>
              </w:rPr>
              <w:t>รวมทั้งส่งเสริมการสะท้อนคิดตนเอง</w:t>
            </w:r>
          </w:p>
          <w:p w14:paraId="5B048C05" w14:textId="087EEE38" w:rsidR="00F542B1" w:rsidRPr="00B60D70" w:rsidRDefault="00BD73E8" w:rsidP="00FF7D50">
            <w:pPr>
              <w:pStyle w:val="af9"/>
              <w:numPr>
                <w:ilvl w:val="0"/>
                <w:numId w:val="69"/>
              </w:numPr>
              <w:rPr>
                <w:rFonts w:ascii="TH SarabunPSK" w:hAnsi="TH SarabunPSK" w:cs="TH SarabunPSK"/>
                <w:sz w:val="28"/>
                <w:szCs w:val="28"/>
                <w:cs/>
                <w:lang w:val="th-TH"/>
              </w:rPr>
            </w:pPr>
            <w:r w:rsidRPr="00B60D70">
              <w:rPr>
                <w:rFonts w:ascii="TH SarabunPSK" w:hAnsi="TH SarabunPSK" w:cs="TH SarabunPSK" w:hint="cs"/>
                <w:sz w:val="28"/>
                <w:szCs w:val="28"/>
                <w:cs/>
              </w:rPr>
              <w:t>ส่งเสริมและสนับสนุนการเรียนรู้ด้วยตนเอง</w:t>
            </w:r>
          </w:p>
        </w:tc>
      </w:tr>
    </w:tbl>
    <w:p w14:paraId="58C1828B" w14:textId="148A6D12" w:rsidR="008C7EB1" w:rsidRDefault="008C7EB1" w:rsidP="00F542B1">
      <w:pPr>
        <w:rPr>
          <w:rFonts w:ascii="TH SarabunPSK" w:hAnsi="TH SarabunPSK" w:cs="TH SarabunPSK"/>
          <w:cs/>
        </w:rPr>
      </w:pPr>
    </w:p>
    <w:p w14:paraId="1D87139F" w14:textId="77777777" w:rsidR="008C7EB1" w:rsidRDefault="008C7EB1">
      <w:pPr>
        <w:jc w:val="left"/>
        <w:rPr>
          <w:rFonts w:ascii="TH SarabunPSK" w:hAnsi="TH SarabunPSK" w:cs="TH SarabunPSK"/>
          <w:cs/>
        </w:rPr>
      </w:pPr>
      <w:r>
        <w:rPr>
          <w:rFonts w:ascii="TH SarabunPSK" w:hAnsi="TH SarabunPSK" w:cs="TH SarabunPSK"/>
          <w:cs/>
        </w:rPr>
        <w:br w:type="page"/>
      </w:r>
    </w:p>
    <w:tbl>
      <w:tblPr>
        <w:tblStyle w:val="af6"/>
        <w:tblW w:w="0" w:type="auto"/>
        <w:tblBorders>
          <w:top w:val="none" w:sz="0"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6186"/>
      </w:tblGrid>
      <w:tr w:rsidR="00B60D70" w:rsidRPr="00B60D70" w14:paraId="52837791" w14:textId="77777777" w:rsidTr="00D420AC">
        <w:trPr>
          <w:trHeight w:val="582"/>
        </w:trPr>
        <w:tc>
          <w:tcPr>
            <w:tcW w:w="2830" w:type="dxa"/>
            <w:shd w:val="clear" w:color="auto" w:fill="D0CECE" w:themeFill="background2" w:themeFillShade="E6"/>
            <w:vAlign w:val="center"/>
          </w:tcPr>
          <w:p w14:paraId="12B9E62A" w14:textId="1712F118" w:rsidR="00F542B1" w:rsidRPr="00B60D70" w:rsidRDefault="00F542B1" w:rsidP="00D420AC">
            <w:pPr>
              <w:jc w:val="left"/>
              <w:rPr>
                <w:rFonts w:ascii="TH SarabunPSK" w:hAnsi="TH SarabunPSK" w:cs="TH SarabunPSK"/>
                <w:b/>
                <w:bCs/>
              </w:rPr>
            </w:pPr>
            <w:r w:rsidRPr="00B60D70">
              <w:rPr>
                <w:rFonts w:ascii="TH SarabunPSK" w:hAnsi="TH SarabunPSK" w:cs="TH SarabunPSK" w:hint="cs"/>
                <w:b/>
                <w:bCs/>
                <w:cs/>
              </w:rPr>
              <w:lastRenderedPageBreak/>
              <w:t xml:space="preserve">ขั้นที่ </w:t>
            </w:r>
            <w:r w:rsidRPr="00B60D70">
              <w:rPr>
                <w:rFonts w:ascii="TH SarabunPSK" w:hAnsi="TH SarabunPSK" w:cs="TH SarabunPSK" w:hint="cs"/>
                <w:b/>
                <w:bCs/>
              </w:rPr>
              <w:t>3 (Stage-LO 3)</w:t>
            </w:r>
          </w:p>
        </w:tc>
        <w:tc>
          <w:tcPr>
            <w:tcW w:w="6186" w:type="dxa"/>
          </w:tcPr>
          <w:p w14:paraId="00BFA0AB" w14:textId="77777777" w:rsidR="00F542B1" w:rsidRPr="00B60D70" w:rsidRDefault="00F542B1" w:rsidP="00D420AC">
            <w:pPr>
              <w:rPr>
                <w:rFonts w:ascii="TH SarabunPSK" w:hAnsi="TH SarabunPSK" w:cs="TH SarabunPSK"/>
              </w:rPr>
            </w:pPr>
          </w:p>
        </w:tc>
      </w:tr>
    </w:tbl>
    <w:p w14:paraId="3C1D3CAC" w14:textId="53938929" w:rsidR="00F542B1" w:rsidRPr="00B60D70" w:rsidRDefault="00F542B1" w:rsidP="00F542B1">
      <w:pPr>
        <w:rPr>
          <w:rFonts w:ascii="TH SarabunPSK" w:hAnsi="TH SarabunPSK" w:cs="TH SarabunPSK"/>
        </w:rPr>
      </w:pPr>
      <w:r w:rsidRPr="00B60D70">
        <w:rPr>
          <w:rFonts w:ascii="TH SarabunPSK" w:hAnsi="TH SarabunPSK" w:cs="TH SarabunPSK" w:hint="cs"/>
          <w:cs/>
        </w:rPr>
        <w:t xml:space="preserve">แสดงบุคลิกลักษณะของครูออกมาได้อย่างเหมาะสม แสดงออกถึงความสามารถในการนำศาสตร์การสอนมาประยุกต์ใช้ในการจัดการเรียนการสอนเนื้อหาทางวิศวกรรมโยธาใน </w:t>
      </w:r>
      <w:r w:rsidRPr="00B60D70">
        <w:rPr>
          <w:rFonts w:ascii="TH SarabunPSK" w:hAnsi="TH SarabunPSK" w:cs="TH SarabunPSK" w:hint="cs"/>
        </w:rPr>
        <w:t xml:space="preserve">Stage-LO </w:t>
      </w:r>
      <w:r w:rsidRPr="00B60D70">
        <w:rPr>
          <w:rFonts w:ascii="TH SarabunPSK" w:hAnsi="TH SarabunPSK" w:cs="TH SarabunPSK" w:hint="cs"/>
          <w:cs/>
        </w:rPr>
        <w:t>2 ได้อย่างเหมาะสม วิเคราะห์ออกแบบและทดลองทางวิศวกรรมโยธาได้ อธิบายบทบาทของครูในชั้นเรียน ได้แก่ กลยุทธการสอนและการจัดการเรียนรู้ วิธีการควบคุมชั้นเรียน ทัศนคติของครูที่มีต่อผู้เรียน และปัญหาการเรียนรู้ของผู้เรียน</w:t>
      </w:r>
    </w:p>
    <w:p w14:paraId="04DE738D" w14:textId="77777777" w:rsidR="00F542B1" w:rsidRPr="00B60D70" w:rsidRDefault="00F542B1" w:rsidP="00F542B1">
      <w:pPr>
        <w:rPr>
          <w:rFonts w:ascii="TH SarabunPSK" w:hAnsi="TH SarabunPSK" w:cs="TH SarabunPSK"/>
          <w:sz w:val="20"/>
          <w:szCs w:val="20"/>
        </w:rPr>
      </w:pP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2"/>
        <w:gridCol w:w="1114"/>
        <w:gridCol w:w="1117"/>
        <w:gridCol w:w="1116"/>
        <w:gridCol w:w="1117"/>
        <w:gridCol w:w="1320"/>
      </w:tblGrid>
      <w:tr w:rsidR="00B60D70" w:rsidRPr="00B60D70" w14:paraId="2AB81EB7" w14:textId="77777777" w:rsidTr="001F70B1">
        <w:tc>
          <w:tcPr>
            <w:tcW w:w="1796" w:type="pct"/>
            <w:shd w:val="clear" w:color="auto" w:fill="auto"/>
          </w:tcPr>
          <w:p w14:paraId="48AD6C8C" w14:textId="77777777" w:rsidR="00F542B1" w:rsidRPr="00B60D70" w:rsidRDefault="00F542B1" w:rsidP="00D420AC">
            <w:pPr>
              <w:rPr>
                <w:rFonts w:ascii="TH SarabunPSK" w:hAnsi="TH SarabunPSK" w:cs="TH SarabunPSK"/>
                <w:b/>
                <w:bCs/>
                <w:sz w:val="28"/>
                <w:szCs w:val="28"/>
                <w:cs/>
              </w:rPr>
            </w:pPr>
            <w:r w:rsidRPr="00B60D70">
              <w:rPr>
                <w:rFonts w:ascii="TH SarabunPSK" w:hAnsi="TH SarabunPSK" w:cs="TH SarabunPSK" w:hint="cs"/>
                <w:b/>
                <w:bCs/>
                <w:sz w:val="28"/>
                <w:szCs w:val="28"/>
                <w:cs/>
                <w:lang w:val="th-TH"/>
              </w:rPr>
              <w:t>ช่วงเวลาในการวัดและประเมินผล</w:t>
            </w:r>
            <w:r w:rsidRPr="00B60D70">
              <w:rPr>
                <w:rFonts w:ascii="TH SarabunPSK" w:hAnsi="TH SarabunPSK" w:cs="TH SarabunPSK" w:hint="cs"/>
                <w:b/>
                <w:bCs/>
                <w:sz w:val="28"/>
                <w:szCs w:val="28"/>
              </w:rPr>
              <w:t>:</w:t>
            </w:r>
          </w:p>
        </w:tc>
        <w:tc>
          <w:tcPr>
            <w:tcW w:w="3204" w:type="pct"/>
            <w:gridSpan w:val="5"/>
            <w:shd w:val="clear" w:color="auto" w:fill="auto"/>
          </w:tcPr>
          <w:p w14:paraId="402A1D70" w14:textId="555C6080" w:rsidR="00F542B1" w:rsidRPr="00B60D70" w:rsidRDefault="00F542B1" w:rsidP="00D420AC">
            <w:pPr>
              <w:rPr>
                <w:rFonts w:ascii="TH SarabunPSK" w:hAnsi="TH SarabunPSK" w:cs="TH SarabunPSK"/>
                <w:sz w:val="28"/>
                <w:szCs w:val="28"/>
                <w:cs/>
              </w:rPr>
            </w:pPr>
            <w:r w:rsidRPr="00B60D70">
              <w:rPr>
                <w:rFonts w:ascii="TH SarabunPSK" w:hAnsi="TH SarabunPSK" w:cs="TH SarabunPSK" w:hint="cs"/>
                <w:sz w:val="28"/>
                <w:szCs w:val="28"/>
                <w:cs/>
                <w:lang w:val="th-TH"/>
              </w:rPr>
              <w:t xml:space="preserve">สิ้นสุดภาคการศึกษาที่ </w:t>
            </w:r>
            <w:r w:rsidRPr="00B60D70">
              <w:rPr>
                <w:rFonts w:ascii="TH SarabunPSK" w:hAnsi="TH SarabunPSK" w:cs="TH SarabunPSK" w:hint="cs"/>
                <w:sz w:val="28"/>
                <w:szCs w:val="28"/>
              </w:rPr>
              <w:t>2</w:t>
            </w:r>
            <w:r w:rsidRPr="00B60D70">
              <w:rPr>
                <w:rFonts w:ascii="TH SarabunPSK" w:hAnsi="TH SarabunPSK" w:cs="TH SarabunPSK" w:hint="cs"/>
                <w:sz w:val="28"/>
                <w:szCs w:val="28"/>
                <w:cs/>
                <w:lang w:val="th-TH"/>
              </w:rPr>
              <w:t xml:space="preserve"> ของปีที่ </w:t>
            </w:r>
            <w:r w:rsidRPr="00B60D70">
              <w:rPr>
                <w:rFonts w:ascii="TH SarabunPSK" w:hAnsi="TH SarabunPSK" w:cs="TH SarabunPSK" w:hint="cs"/>
                <w:sz w:val="28"/>
                <w:szCs w:val="28"/>
              </w:rPr>
              <w:t>3</w:t>
            </w:r>
          </w:p>
        </w:tc>
      </w:tr>
      <w:tr w:rsidR="00B60D70" w:rsidRPr="00B60D70" w14:paraId="06D387C5" w14:textId="77777777" w:rsidTr="001F70B1">
        <w:tc>
          <w:tcPr>
            <w:tcW w:w="1796" w:type="pct"/>
            <w:shd w:val="clear" w:color="auto" w:fill="auto"/>
          </w:tcPr>
          <w:p w14:paraId="747F21D4" w14:textId="77777777" w:rsidR="00F542B1" w:rsidRPr="00B60D70" w:rsidRDefault="00F542B1" w:rsidP="00D420AC">
            <w:pPr>
              <w:rPr>
                <w:rFonts w:ascii="TH SarabunPSK" w:hAnsi="TH SarabunPSK" w:cs="TH SarabunPSK"/>
                <w:b/>
                <w:bCs/>
                <w:sz w:val="28"/>
                <w:szCs w:val="28"/>
              </w:rPr>
            </w:pPr>
            <w:r w:rsidRPr="00B60D70">
              <w:rPr>
                <w:rFonts w:ascii="TH SarabunPSK" w:hAnsi="TH SarabunPSK" w:cs="TH SarabunPSK" w:hint="cs"/>
                <w:b/>
                <w:bCs/>
                <w:sz w:val="28"/>
                <w:szCs w:val="28"/>
                <w:cs/>
                <w:lang w:val="th-TH"/>
              </w:rPr>
              <w:t>วิธีการวัดและประเมินผล</w:t>
            </w:r>
            <w:r w:rsidRPr="00B60D70">
              <w:rPr>
                <w:rFonts w:ascii="TH SarabunPSK" w:hAnsi="TH SarabunPSK" w:cs="TH SarabunPSK" w:hint="cs"/>
                <w:b/>
                <w:bCs/>
                <w:sz w:val="28"/>
                <w:szCs w:val="28"/>
              </w:rPr>
              <w:t>:</w:t>
            </w:r>
          </w:p>
        </w:tc>
        <w:tc>
          <w:tcPr>
            <w:tcW w:w="3204" w:type="pct"/>
            <w:gridSpan w:val="5"/>
            <w:shd w:val="clear" w:color="auto" w:fill="auto"/>
          </w:tcPr>
          <w:p w14:paraId="4C41A991" w14:textId="6C46BFE5" w:rsidR="00F542B1" w:rsidRPr="00B60D70" w:rsidRDefault="00F542B1" w:rsidP="00FF7D50">
            <w:pPr>
              <w:pStyle w:val="af9"/>
              <w:numPr>
                <w:ilvl w:val="0"/>
                <w:numId w:val="69"/>
              </w:numPr>
              <w:jc w:val="left"/>
              <w:rPr>
                <w:rFonts w:ascii="TH SarabunPSK" w:hAnsi="TH SarabunPSK" w:cs="TH SarabunPSK"/>
                <w:sz w:val="28"/>
                <w:szCs w:val="28"/>
              </w:rPr>
            </w:pPr>
            <w:r w:rsidRPr="00B60D70">
              <w:rPr>
                <w:rFonts w:ascii="TH SarabunPSK" w:hAnsi="TH SarabunPSK" w:cs="TH SarabunPSK" w:hint="cs"/>
                <w:sz w:val="28"/>
                <w:szCs w:val="28"/>
                <w:cs/>
                <w:lang w:val="th-TH"/>
              </w:rPr>
              <w:t>ตรวจสอบผลลัพธ์การเรียนรู้ของรายวิชา</w:t>
            </w:r>
            <w:r w:rsidRPr="00B60D70">
              <w:rPr>
                <w:rFonts w:ascii="TH SarabunPSK" w:hAnsi="TH SarabunPSK" w:cs="TH SarabunPSK" w:hint="cs"/>
                <w:sz w:val="28"/>
                <w:szCs w:val="28"/>
              </w:rPr>
              <w:t xml:space="preserve"> </w:t>
            </w:r>
            <w:r w:rsidR="00B91175" w:rsidRPr="00B60D70">
              <w:rPr>
                <w:rFonts w:ascii="TH SarabunPSK" w:hAnsi="TH SarabunPSK" w:cs="TH SarabunPSK" w:hint="cs"/>
                <w:sz w:val="28"/>
                <w:szCs w:val="28"/>
              </w:rPr>
              <w:t>CTE</w:t>
            </w:r>
            <w:r w:rsidR="00B178B2" w:rsidRPr="00B60D70">
              <w:rPr>
                <w:rFonts w:ascii="TH SarabunPSK" w:hAnsi="TH SarabunPSK" w:cs="TH SarabunPSK" w:hint="cs"/>
                <w:sz w:val="28"/>
                <w:szCs w:val="28"/>
              </w:rPr>
              <w:t>21</w:t>
            </w:r>
            <w:r w:rsidR="0008688D" w:rsidRPr="00B60D70">
              <w:rPr>
                <w:rFonts w:ascii="TH SarabunPSK" w:hAnsi="TH SarabunPSK" w:cs="TH SarabunPSK"/>
                <w:sz w:val="28"/>
                <w:szCs w:val="28"/>
              </w:rPr>
              <w:t>5(CLO3)</w:t>
            </w:r>
            <w:r w:rsidR="00B178B2" w:rsidRPr="00B60D70">
              <w:rPr>
                <w:rFonts w:ascii="TH SarabunPSK" w:hAnsi="TH SarabunPSK" w:cs="TH SarabunPSK" w:hint="cs"/>
                <w:sz w:val="28"/>
                <w:szCs w:val="28"/>
              </w:rPr>
              <w:t xml:space="preserve">, </w:t>
            </w:r>
            <w:r w:rsidR="00B91175" w:rsidRPr="00B60D70">
              <w:rPr>
                <w:rFonts w:ascii="TH SarabunPSK" w:hAnsi="TH SarabunPSK" w:cs="TH SarabunPSK" w:hint="cs"/>
                <w:sz w:val="28"/>
                <w:szCs w:val="28"/>
              </w:rPr>
              <w:t>CTE</w:t>
            </w:r>
            <w:r w:rsidR="0008688D" w:rsidRPr="00B60D70">
              <w:rPr>
                <w:rFonts w:ascii="TH SarabunPSK" w:hAnsi="TH SarabunPSK" w:cs="TH SarabunPSK"/>
                <w:sz w:val="28"/>
                <w:szCs w:val="28"/>
              </w:rPr>
              <w:t>261</w:t>
            </w:r>
            <w:r w:rsidR="00604A8A" w:rsidRPr="00B60D70">
              <w:rPr>
                <w:rFonts w:ascii="TH SarabunPSK" w:hAnsi="TH SarabunPSK" w:cs="TH SarabunPSK"/>
                <w:sz w:val="28"/>
                <w:szCs w:val="28"/>
              </w:rPr>
              <w:t>(CLO2)</w:t>
            </w:r>
            <w:r w:rsidR="00B178B2" w:rsidRPr="00B60D70">
              <w:rPr>
                <w:rFonts w:ascii="TH SarabunPSK" w:hAnsi="TH SarabunPSK" w:cs="TH SarabunPSK" w:hint="cs"/>
                <w:sz w:val="28"/>
                <w:szCs w:val="28"/>
              </w:rPr>
              <w:t xml:space="preserve">, </w:t>
            </w:r>
            <w:r w:rsidR="00B91175" w:rsidRPr="00B60D70">
              <w:rPr>
                <w:rFonts w:ascii="TH SarabunPSK" w:hAnsi="TH SarabunPSK" w:cs="TH SarabunPSK" w:hint="cs"/>
                <w:sz w:val="28"/>
                <w:szCs w:val="28"/>
              </w:rPr>
              <w:t>CTE</w:t>
            </w:r>
            <w:r w:rsidR="00AC5D16" w:rsidRPr="00B60D70">
              <w:rPr>
                <w:rFonts w:ascii="TH SarabunPSK" w:hAnsi="TH SarabunPSK" w:cs="TH SarabunPSK" w:hint="cs"/>
                <w:sz w:val="28"/>
                <w:szCs w:val="28"/>
              </w:rPr>
              <w:t>3</w:t>
            </w:r>
            <w:r w:rsidR="00604A8A" w:rsidRPr="00B60D70">
              <w:rPr>
                <w:rFonts w:ascii="TH SarabunPSK" w:hAnsi="TH SarabunPSK" w:cs="TH SarabunPSK"/>
                <w:sz w:val="28"/>
                <w:szCs w:val="28"/>
              </w:rPr>
              <w:t>03(CLO2)</w:t>
            </w:r>
            <w:r w:rsidR="00AC5D16" w:rsidRPr="00B60D70">
              <w:rPr>
                <w:rFonts w:ascii="TH SarabunPSK" w:hAnsi="TH SarabunPSK" w:cs="TH SarabunPSK" w:hint="cs"/>
                <w:sz w:val="28"/>
                <w:szCs w:val="28"/>
              </w:rPr>
              <w:t xml:space="preserve">, </w:t>
            </w:r>
            <w:r w:rsidR="00B91175" w:rsidRPr="00B60D70">
              <w:rPr>
                <w:rFonts w:ascii="TH SarabunPSK" w:hAnsi="TH SarabunPSK" w:cs="TH SarabunPSK" w:hint="cs"/>
                <w:sz w:val="28"/>
                <w:szCs w:val="28"/>
              </w:rPr>
              <w:t>CTE</w:t>
            </w:r>
            <w:r w:rsidR="00AC5D16" w:rsidRPr="00B60D70">
              <w:rPr>
                <w:rFonts w:ascii="TH SarabunPSK" w:hAnsi="TH SarabunPSK" w:cs="TH SarabunPSK" w:hint="cs"/>
                <w:sz w:val="28"/>
                <w:szCs w:val="28"/>
              </w:rPr>
              <w:t>3</w:t>
            </w:r>
            <w:r w:rsidR="00FC460C" w:rsidRPr="00B60D70">
              <w:rPr>
                <w:rFonts w:ascii="TH SarabunPSK" w:hAnsi="TH SarabunPSK" w:cs="TH SarabunPSK"/>
                <w:sz w:val="28"/>
                <w:szCs w:val="28"/>
              </w:rPr>
              <w:t>14(CLO1, CLO2, CLO3)</w:t>
            </w:r>
            <w:r w:rsidR="00AC5D16" w:rsidRPr="00B60D70">
              <w:rPr>
                <w:rFonts w:ascii="TH SarabunPSK" w:hAnsi="TH SarabunPSK" w:cs="TH SarabunPSK" w:hint="cs"/>
                <w:sz w:val="28"/>
                <w:szCs w:val="28"/>
              </w:rPr>
              <w:t xml:space="preserve">, </w:t>
            </w:r>
            <w:r w:rsidR="00B91175" w:rsidRPr="00B60D70">
              <w:rPr>
                <w:rFonts w:ascii="TH SarabunPSK" w:hAnsi="TH SarabunPSK" w:cs="TH SarabunPSK" w:hint="cs"/>
                <w:sz w:val="28"/>
                <w:szCs w:val="28"/>
              </w:rPr>
              <w:t>CTE</w:t>
            </w:r>
            <w:r w:rsidR="00AC5D16" w:rsidRPr="00B60D70">
              <w:rPr>
                <w:rFonts w:ascii="TH SarabunPSK" w:hAnsi="TH SarabunPSK" w:cs="TH SarabunPSK" w:hint="cs"/>
                <w:sz w:val="28"/>
                <w:szCs w:val="28"/>
              </w:rPr>
              <w:t>3</w:t>
            </w:r>
            <w:r w:rsidR="00686709" w:rsidRPr="00B60D70">
              <w:rPr>
                <w:rFonts w:ascii="TH SarabunPSK" w:hAnsi="TH SarabunPSK" w:cs="TH SarabunPSK"/>
                <w:sz w:val="28"/>
                <w:szCs w:val="28"/>
              </w:rPr>
              <w:t>3</w:t>
            </w:r>
            <w:r w:rsidR="00AC5D16" w:rsidRPr="00B60D70">
              <w:rPr>
                <w:rFonts w:ascii="TH SarabunPSK" w:hAnsi="TH SarabunPSK" w:cs="TH SarabunPSK" w:hint="cs"/>
                <w:sz w:val="28"/>
                <w:szCs w:val="28"/>
              </w:rPr>
              <w:t>5</w:t>
            </w:r>
            <w:r w:rsidR="00686709" w:rsidRPr="00B60D70">
              <w:rPr>
                <w:rFonts w:ascii="TH SarabunPSK" w:hAnsi="TH SarabunPSK" w:cs="TH SarabunPSK"/>
                <w:sz w:val="28"/>
                <w:szCs w:val="28"/>
              </w:rPr>
              <w:t>(CLO3)</w:t>
            </w:r>
            <w:r w:rsidR="00AC5D16" w:rsidRPr="00B60D70">
              <w:rPr>
                <w:rFonts w:ascii="TH SarabunPSK" w:hAnsi="TH SarabunPSK" w:cs="TH SarabunPSK" w:hint="cs"/>
                <w:sz w:val="28"/>
                <w:szCs w:val="28"/>
              </w:rPr>
              <w:t xml:space="preserve">, </w:t>
            </w:r>
            <w:r w:rsidR="00B91175" w:rsidRPr="00B60D70">
              <w:rPr>
                <w:rFonts w:ascii="TH SarabunPSK" w:hAnsi="TH SarabunPSK" w:cs="TH SarabunPSK" w:hint="cs"/>
                <w:sz w:val="28"/>
                <w:szCs w:val="28"/>
              </w:rPr>
              <w:t>CTE</w:t>
            </w:r>
            <w:r w:rsidR="00D42E34" w:rsidRPr="00B60D70">
              <w:rPr>
                <w:rFonts w:ascii="TH SarabunPSK" w:hAnsi="TH SarabunPSK" w:cs="TH SarabunPSK"/>
                <w:sz w:val="28"/>
                <w:szCs w:val="28"/>
              </w:rPr>
              <w:t xml:space="preserve">351(CLO1, CLO2), CTE355(CLO3), </w:t>
            </w:r>
            <w:r w:rsidR="00935BB2" w:rsidRPr="00B60D70">
              <w:rPr>
                <w:rFonts w:ascii="TH SarabunPSK" w:hAnsi="TH SarabunPSK" w:cs="TH SarabunPSK"/>
                <w:sz w:val="28"/>
                <w:szCs w:val="28"/>
              </w:rPr>
              <w:t>CTE432(CLO2)</w:t>
            </w:r>
          </w:p>
          <w:p w14:paraId="0E12FAB8" w14:textId="77777777" w:rsidR="00F542B1" w:rsidRPr="00B60D70" w:rsidRDefault="00F542B1" w:rsidP="00FF7D50">
            <w:pPr>
              <w:pStyle w:val="af9"/>
              <w:numPr>
                <w:ilvl w:val="0"/>
                <w:numId w:val="69"/>
              </w:numPr>
              <w:rPr>
                <w:rFonts w:ascii="TH SarabunPSK" w:hAnsi="TH SarabunPSK" w:cs="TH SarabunPSK"/>
                <w:sz w:val="28"/>
                <w:szCs w:val="28"/>
              </w:rPr>
            </w:pPr>
            <w:r w:rsidRPr="00B60D70">
              <w:rPr>
                <w:rFonts w:ascii="TH SarabunPSK" w:hAnsi="TH SarabunPSK" w:cs="TH SarabunPSK" w:hint="cs"/>
                <w:sz w:val="28"/>
                <w:szCs w:val="28"/>
                <w:cs/>
                <w:lang w:val="th-TH"/>
              </w:rPr>
              <w:t>สัมภาษณ์อาจารย์ผู้สอนและสัมภาษณ์ผู้เรียน</w:t>
            </w:r>
          </w:p>
          <w:p w14:paraId="09290C8F" w14:textId="12E91A07" w:rsidR="00F542B1" w:rsidRPr="00B60D70" w:rsidRDefault="00F542B1" w:rsidP="00FF7D50">
            <w:pPr>
              <w:pStyle w:val="af9"/>
              <w:numPr>
                <w:ilvl w:val="0"/>
                <w:numId w:val="69"/>
              </w:numPr>
              <w:rPr>
                <w:rFonts w:ascii="TH SarabunPSK" w:hAnsi="TH SarabunPSK" w:cs="TH SarabunPSK"/>
                <w:sz w:val="28"/>
                <w:szCs w:val="28"/>
                <w:cs/>
              </w:rPr>
            </w:pPr>
            <w:r w:rsidRPr="00B60D70">
              <w:rPr>
                <w:rFonts w:ascii="TH SarabunPSK" w:hAnsi="TH SarabunPSK" w:cs="TH SarabunPSK" w:hint="cs"/>
                <w:sz w:val="28"/>
                <w:szCs w:val="28"/>
                <w:cs/>
                <w:lang w:val="th-TH"/>
              </w:rPr>
              <w:t xml:space="preserve">ตรวจสอบระดับความสามารถ </w:t>
            </w:r>
            <w:proofErr w:type="spellStart"/>
            <w:r w:rsidRPr="00B60D70">
              <w:rPr>
                <w:rFonts w:ascii="TH SarabunPSK" w:hAnsi="TH SarabunPSK" w:cs="TH SarabunPSK" w:hint="cs"/>
                <w:sz w:val="28"/>
                <w:szCs w:val="28"/>
                <w:lang w:val="th-TH"/>
              </w:rPr>
              <w:t>Stage</w:t>
            </w:r>
            <w:proofErr w:type="spellEnd"/>
            <w:r w:rsidRPr="00B60D70">
              <w:rPr>
                <w:rFonts w:ascii="TH SarabunPSK" w:hAnsi="TH SarabunPSK" w:cs="TH SarabunPSK" w:hint="cs"/>
                <w:sz w:val="28"/>
                <w:szCs w:val="28"/>
                <w:lang w:val="th-TH"/>
              </w:rPr>
              <w:t xml:space="preserve">-LO </w:t>
            </w:r>
            <w:r w:rsidRPr="00B60D70">
              <w:rPr>
                <w:rFonts w:ascii="TH SarabunPSK" w:hAnsi="TH SarabunPSK" w:cs="TH SarabunPSK" w:hint="cs"/>
                <w:sz w:val="28"/>
                <w:szCs w:val="28"/>
              </w:rPr>
              <w:t>3</w:t>
            </w:r>
          </w:p>
        </w:tc>
      </w:tr>
      <w:tr w:rsidR="00B60D70" w:rsidRPr="00B60D70" w14:paraId="764612C8" w14:textId="77777777" w:rsidTr="001F70B1">
        <w:tc>
          <w:tcPr>
            <w:tcW w:w="1796" w:type="pct"/>
            <w:shd w:val="clear" w:color="auto" w:fill="auto"/>
          </w:tcPr>
          <w:p w14:paraId="7C0C3E6B" w14:textId="77777777" w:rsidR="00F542B1" w:rsidRPr="00B60D70" w:rsidRDefault="00F542B1" w:rsidP="00D420AC">
            <w:pPr>
              <w:rPr>
                <w:rFonts w:ascii="TH SarabunPSK" w:hAnsi="TH SarabunPSK" w:cs="TH SarabunPSK"/>
                <w:b/>
                <w:bCs/>
                <w:sz w:val="28"/>
                <w:szCs w:val="28"/>
              </w:rPr>
            </w:pPr>
            <w:r w:rsidRPr="00B60D70">
              <w:rPr>
                <w:rFonts w:ascii="TH SarabunPSK" w:hAnsi="TH SarabunPSK" w:cs="TH SarabunPSK" w:hint="cs"/>
                <w:b/>
                <w:bCs/>
                <w:sz w:val="28"/>
                <w:szCs w:val="28"/>
                <w:cs/>
                <w:lang w:val="th-TH"/>
              </w:rPr>
              <w:t>เกณฑ์การวัดและประเมินผล</w:t>
            </w:r>
            <w:r w:rsidRPr="00B60D70">
              <w:rPr>
                <w:rFonts w:ascii="TH SarabunPSK" w:hAnsi="TH SarabunPSK" w:cs="TH SarabunPSK" w:hint="cs"/>
                <w:b/>
                <w:bCs/>
                <w:sz w:val="28"/>
                <w:szCs w:val="28"/>
              </w:rPr>
              <w:t>:</w:t>
            </w:r>
          </w:p>
        </w:tc>
        <w:tc>
          <w:tcPr>
            <w:tcW w:w="3204" w:type="pct"/>
            <w:gridSpan w:val="5"/>
            <w:tcBorders>
              <w:bottom w:val="single" w:sz="2" w:space="0" w:color="auto"/>
            </w:tcBorders>
            <w:shd w:val="clear" w:color="auto" w:fill="auto"/>
          </w:tcPr>
          <w:p w14:paraId="7CC3955D" w14:textId="77777777" w:rsidR="00F542B1" w:rsidRPr="00B60D70" w:rsidRDefault="00F542B1" w:rsidP="00D420AC">
            <w:pPr>
              <w:rPr>
                <w:rFonts w:ascii="TH SarabunPSK" w:hAnsi="TH SarabunPSK" w:cs="TH SarabunPSK"/>
                <w:sz w:val="28"/>
                <w:szCs w:val="28"/>
                <w:cs/>
              </w:rPr>
            </w:pPr>
            <w:r w:rsidRPr="00B60D70">
              <w:rPr>
                <w:rFonts w:ascii="TH SarabunPSK" w:hAnsi="TH SarabunPSK" w:cs="TH SarabunPSK" w:hint="cs"/>
                <w:sz w:val="28"/>
                <w:szCs w:val="28"/>
                <w:cs/>
                <w:lang w:val="th-TH"/>
              </w:rPr>
              <w:t xml:space="preserve"> ระดับของ </w:t>
            </w:r>
            <w:r w:rsidRPr="00B60D70">
              <w:rPr>
                <w:rFonts w:ascii="TH SarabunPSK" w:hAnsi="TH SarabunPSK" w:cs="TH SarabunPSK" w:hint="cs"/>
                <w:sz w:val="28"/>
                <w:szCs w:val="28"/>
              </w:rPr>
              <w:t xml:space="preserve">PLOs </w:t>
            </w:r>
            <w:r w:rsidRPr="00B60D70">
              <w:rPr>
                <w:rFonts w:ascii="TH SarabunPSK" w:hAnsi="TH SarabunPSK" w:cs="TH SarabunPSK" w:hint="cs"/>
                <w:sz w:val="28"/>
                <w:szCs w:val="28"/>
                <w:cs/>
              </w:rPr>
              <w:t>ที่คาดหวัง</w:t>
            </w:r>
          </w:p>
        </w:tc>
      </w:tr>
      <w:tr w:rsidR="00B60D70" w:rsidRPr="00B60D70" w14:paraId="608E8986" w14:textId="77777777" w:rsidTr="001F70B1">
        <w:tc>
          <w:tcPr>
            <w:tcW w:w="1796" w:type="pct"/>
            <w:tcBorders>
              <w:right w:val="single" w:sz="2" w:space="0" w:color="auto"/>
            </w:tcBorders>
            <w:shd w:val="clear" w:color="auto" w:fill="auto"/>
          </w:tcPr>
          <w:p w14:paraId="794B888D" w14:textId="77777777" w:rsidR="00F542B1" w:rsidRPr="00B60D70" w:rsidRDefault="00F542B1" w:rsidP="00D420AC">
            <w:pPr>
              <w:rPr>
                <w:rFonts w:ascii="TH SarabunPSK" w:hAnsi="TH SarabunPSK" w:cs="TH SarabunPSK"/>
                <w:b/>
                <w:bCs/>
                <w:sz w:val="28"/>
                <w:szCs w:val="28"/>
                <w:cs/>
                <w:lang w:val="th-TH"/>
              </w:rPr>
            </w:pPr>
          </w:p>
        </w:tc>
        <w:tc>
          <w:tcPr>
            <w:tcW w:w="617" w:type="pct"/>
            <w:tcBorders>
              <w:top w:val="single" w:sz="2" w:space="0" w:color="auto"/>
              <w:left w:val="single" w:sz="2" w:space="0" w:color="auto"/>
              <w:bottom w:val="single" w:sz="2" w:space="0" w:color="auto"/>
              <w:right w:val="single" w:sz="2" w:space="0" w:color="auto"/>
            </w:tcBorders>
            <w:shd w:val="clear" w:color="auto" w:fill="D9E2F3" w:themeFill="accent1" w:themeFillTint="33"/>
          </w:tcPr>
          <w:p w14:paraId="61C279D7" w14:textId="77777777" w:rsidR="00F542B1" w:rsidRPr="00B60D70" w:rsidRDefault="00F542B1" w:rsidP="00D420AC">
            <w:pPr>
              <w:jc w:val="center"/>
              <w:rPr>
                <w:rFonts w:ascii="TH SarabunPSK" w:hAnsi="TH SarabunPSK" w:cs="TH SarabunPSK"/>
                <w:sz w:val="28"/>
                <w:szCs w:val="28"/>
              </w:rPr>
            </w:pPr>
            <w:r w:rsidRPr="00B60D70">
              <w:rPr>
                <w:rFonts w:ascii="TH SarabunPSK" w:hAnsi="TH SarabunPSK" w:cs="TH SarabunPSK" w:hint="cs"/>
                <w:sz w:val="28"/>
                <w:szCs w:val="28"/>
              </w:rPr>
              <w:t>PLO1</w:t>
            </w:r>
          </w:p>
        </w:tc>
        <w:tc>
          <w:tcPr>
            <w:tcW w:w="619" w:type="pct"/>
            <w:tcBorders>
              <w:top w:val="single" w:sz="2" w:space="0" w:color="auto"/>
              <w:left w:val="single" w:sz="2" w:space="0" w:color="auto"/>
              <w:bottom w:val="single" w:sz="2" w:space="0" w:color="auto"/>
              <w:right w:val="single" w:sz="2" w:space="0" w:color="auto"/>
            </w:tcBorders>
            <w:shd w:val="clear" w:color="auto" w:fill="D9E2F3" w:themeFill="accent1" w:themeFillTint="33"/>
          </w:tcPr>
          <w:p w14:paraId="7CC9073E" w14:textId="77777777" w:rsidR="00F542B1" w:rsidRPr="00B60D70" w:rsidRDefault="00F542B1" w:rsidP="00D420AC">
            <w:pPr>
              <w:jc w:val="center"/>
              <w:rPr>
                <w:rFonts w:ascii="TH SarabunPSK" w:hAnsi="TH SarabunPSK" w:cs="TH SarabunPSK"/>
                <w:sz w:val="28"/>
                <w:szCs w:val="28"/>
                <w:cs/>
              </w:rPr>
            </w:pPr>
            <w:r w:rsidRPr="00B60D70">
              <w:rPr>
                <w:rFonts w:ascii="TH SarabunPSK" w:hAnsi="TH SarabunPSK" w:cs="TH SarabunPSK" w:hint="cs"/>
                <w:sz w:val="28"/>
                <w:szCs w:val="28"/>
              </w:rPr>
              <w:t>PLO2</w:t>
            </w:r>
          </w:p>
        </w:tc>
        <w:tc>
          <w:tcPr>
            <w:tcW w:w="618" w:type="pct"/>
            <w:tcBorders>
              <w:top w:val="single" w:sz="2" w:space="0" w:color="auto"/>
              <w:left w:val="single" w:sz="2" w:space="0" w:color="auto"/>
              <w:bottom w:val="single" w:sz="2" w:space="0" w:color="auto"/>
              <w:right w:val="single" w:sz="2" w:space="0" w:color="auto"/>
            </w:tcBorders>
            <w:shd w:val="clear" w:color="auto" w:fill="D9E2F3" w:themeFill="accent1" w:themeFillTint="33"/>
          </w:tcPr>
          <w:p w14:paraId="4727C312" w14:textId="77777777" w:rsidR="00F542B1" w:rsidRPr="00B60D70" w:rsidRDefault="00F542B1" w:rsidP="00D420AC">
            <w:pPr>
              <w:jc w:val="center"/>
              <w:rPr>
                <w:rFonts w:ascii="TH SarabunPSK" w:hAnsi="TH SarabunPSK" w:cs="TH SarabunPSK"/>
                <w:sz w:val="28"/>
                <w:szCs w:val="28"/>
                <w:cs/>
              </w:rPr>
            </w:pPr>
            <w:r w:rsidRPr="00B60D70">
              <w:rPr>
                <w:rFonts w:ascii="TH SarabunPSK" w:hAnsi="TH SarabunPSK" w:cs="TH SarabunPSK" w:hint="cs"/>
                <w:sz w:val="28"/>
                <w:szCs w:val="28"/>
              </w:rPr>
              <w:t>PLO3</w:t>
            </w:r>
          </w:p>
        </w:tc>
        <w:tc>
          <w:tcPr>
            <w:tcW w:w="619" w:type="pct"/>
            <w:tcBorders>
              <w:top w:val="single" w:sz="2" w:space="0" w:color="auto"/>
              <w:left w:val="single" w:sz="2" w:space="0" w:color="auto"/>
              <w:bottom w:val="single" w:sz="2" w:space="0" w:color="auto"/>
              <w:right w:val="single" w:sz="2" w:space="0" w:color="auto"/>
            </w:tcBorders>
            <w:shd w:val="clear" w:color="auto" w:fill="D9E2F3" w:themeFill="accent1" w:themeFillTint="33"/>
          </w:tcPr>
          <w:p w14:paraId="5B735298" w14:textId="77777777" w:rsidR="00F542B1" w:rsidRPr="00B60D70" w:rsidRDefault="00F542B1" w:rsidP="00D420AC">
            <w:pPr>
              <w:jc w:val="center"/>
              <w:rPr>
                <w:rFonts w:ascii="TH SarabunPSK" w:hAnsi="TH SarabunPSK" w:cs="TH SarabunPSK"/>
                <w:sz w:val="28"/>
                <w:szCs w:val="28"/>
                <w:cs/>
              </w:rPr>
            </w:pPr>
            <w:r w:rsidRPr="00B60D70">
              <w:rPr>
                <w:rFonts w:ascii="TH SarabunPSK" w:hAnsi="TH SarabunPSK" w:cs="TH SarabunPSK" w:hint="cs"/>
                <w:sz w:val="28"/>
                <w:szCs w:val="28"/>
              </w:rPr>
              <w:t>PLO4</w:t>
            </w:r>
          </w:p>
        </w:tc>
        <w:tc>
          <w:tcPr>
            <w:tcW w:w="731" w:type="pct"/>
            <w:tcBorders>
              <w:top w:val="single" w:sz="2" w:space="0" w:color="auto"/>
              <w:left w:val="single" w:sz="2" w:space="0" w:color="auto"/>
              <w:bottom w:val="single" w:sz="2" w:space="0" w:color="auto"/>
              <w:right w:val="single" w:sz="2" w:space="0" w:color="auto"/>
            </w:tcBorders>
            <w:shd w:val="clear" w:color="auto" w:fill="D9E2F3" w:themeFill="accent1" w:themeFillTint="33"/>
          </w:tcPr>
          <w:p w14:paraId="72346EE0" w14:textId="77777777" w:rsidR="00F542B1" w:rsidRPr="00B60D70" w:rsidRDefault="00F542B1" w:rsidP="00D420AC">
            <w:pPr>
              <w:jc w:val="center"/>
              <w:rPr>
                <w:rFonts w:ascii="TH SarabunPSK" w:hAnsi="TH SarabunPSK" w:cs="TH SarabunPSK"/>
                <w:sz w:val="28"/>
                <w:szCs w:val="28"/>
                <w:cs/>
              </w:rPr>
            </w:pPr>
            <w:r w:rsidRPr="00B60D70">
              <w:rPr>
                <w:rFonts w:ascii="TH SarabunPSK" w:hAnsi="TH SarabunPSK" w:cs="TH SarabunPSK" w:hint="cs"/>
                <w:sz w:val="28"/>
                <w:szCs w:val="28"/>
              </w:rPr>
              <w:t>PLO5</w:t>
            </w:r>
          </w:p>
        </w:tc>
      </w:tr>
      <w:tr w:rsidR="00B60D70" w:rsidRPr="00B60D70" w14:paraId="5A2448B3" w14:textId="77777777" w:rsidTr="001F70B1">
        <w:tc>
          <w:tcPr>
            <w:tcW w:w="1796" w:type="pct"/>
            <w:tcBorders>
              <w:right w:val="single" w:sz="2" w:space="0" w:color="auto"/>
            </w:tcBorders>
            <w:shd w:val="clear" w:color="auto" w:fill="auto"/>
          </w:tcPr>
          <w:p w14:paraId="573EC726" w14:textId="77777777" w:rsidR="00F542B1" w:rsidRPr="00B60D70" w:rsidRDefault="00F542B1" w:rsidP="00D420AC">
            <w:pPr>
              <w:rPr>
                <w:rFonts w:ascii="TH SarabunPSK" w:hAnsi="TH SarabunPSK" w:cs="TH SarabunPSK"/>
                <w:b/>
                <w:bCs/>
                <w:sz w:val="28"/>
                <w:szCs w:val="28"/>
                <w:cs/>
                <w:lang w:val="th-TH"/>
              </w:rPr>
            </w:pPr>
          </w:p>
        </w:tc>
        <w:tc>
          <w:tcPr>
            <w:tcW w:w="617" w:type="pct"/>
            <w:tcBorders>
              <w:top w:val="single" w:sz="2" w:space="0" w:color="auto"/>
              <w:left w:val="single" w:sz="2" w:space="0" w:color="auto"/>
              <w:bottom w:val="single" w:sz="2" w:space="0" w:color="auto"/>
              <w:right w:val="single" w:sz="2" w:space="0" w:color="auto"/>
            </w:tcBorders>
            <w:shd w:val="clear" w:color="auto" w:fill="auto"/>
          </w:tcPr>
          <w:p w14:paraId="1E6AE51B" w14:textId="37BA0820" w:rsidR="00F542B1" w:rsidRPr="00B60D70" w:rsidRDefault="00DB7B13" w:rsidP="00D420AC">
            <w:pPr>
              <w:jc w:val="center"/>
              <w:rPr>
                <w:rFonts w:ascii="TH SarabunPSK" w:hAnsi="TH SarabunPSK" w:cs="TH SarabunPSK"/>
                <w:sz w:val="28"/>
                <w:szCs w:val="28"/>
              </w:rPr>
            </w:pPr>
            <w:r w:rsidRPr="00B60D70">
              <w:rPr>
                <w:rFonts w:ascii="TH SarabunPSK" w:hAnsi="TH SarabunPSK" w:cs="TH SarabunPSK" w:hint="cs"/>
                <w:sz w:val="28"/>
                <w:szCs w:val="28"/>
              </w:rPr>
              <w:t>P-K3</w:t>
            </w:r>
          </w:p>
        </w:tc>
        <w:tc>
          <w:tcPr>
            <w:tcW w:w="619" w:type="pct"/>
            <w:tcBorders>
              <w:top w:val="single" w:sz="2" w:space="0" w:color="auto"/>
              <w:left w:val="single" w:sz="2" w:space="0" w:color="auto"/>
              <w:bottom w:val="single" w:sz="2" w:space="0" w:color="auto"/>
              <w:right w:val="single" w:sz="2" w:space="0" w:color="auto"/>
            </w:tcBorders>
            <w:shd w:val="clear" w:color="auto" w:fill="auto"/>
          </w:tcPr>
          <w:p w14:paraId="05E410A8" w14:textId="45030363" w:rsidR="00F542B1" w:rsidRPr="00B60D70" w:rsidRDefault="00DB7B13" w:rsidP="00D420AC">
            <w:pPr>
              <w:jc w:val="center"/>
              <w:rPr>
                <w:rFonts w:ascii="TH SarabunPSK" w:hAnsi="TH SarabunPSK" w:cs="TH SarabunPSK"/>
                <w:sz w:val="28"/>
                <w:szCs w:val="28"/>
              </w:rPr>
            </w:pPr>
            <w:r w:rsidRPr="00B60D70">
              <w:rPr>
                <w:rFonts w:ascii="TH SarabunPSK" w:hAnsi="TH SarabunPSK" w:cs="TH SarabunPSK" w:hint="cs"/>
                <w:sz w:val="28"/>
                <w:szCs w:val="28"/>
              </w:rPr>
              <w:t>B-S2</w:t>
            </w:r>
          </w:p>
        </w:tc>
        <w:tc>
          <w:tcPr>
            <w:tcW w:w="618" w:type="pct"/>
            <w:tcBorders>
              <w:top w:val="single" w:sz="2" w:space="0" w:color="auto"/>
              <w:left w:val="single" w:sz="2" w:space="0" w:color="auto"/>
              <w:bottom w:val="single" w:sz="2" w:space="0" w:color="auto"/>
              <w:right w:val="single" w:sz="2" w:space="0" w:color="auto"/>
            </w:tcBorders>
            <w:shd w:val="clear" w:color="auto" w:fill="auto"/>
          </w:tcPr>
          <w:p w14:paraId="195FBA53" w14:textId="39BA023B" w:rsidR="00F542B1" w:rsidRPr="00B60D70" w:rsidRDefault="00DB7B13" w:rsidP="00D420AC">
            <w:pPr>
              <w:jc w:val="center"/>
              <w:rPr>
                <w:rFonts w:ascii="TH SarabunPSK" w:hAnsi="TH SarabunPSK" w:cs="TH SarabunPSK"/>
                <w:sz w:val="28"/>
                <w:szCs w:val="28"/>
              </w:rPr>
            </w:pPr>
            <w:r w:rsidRPr="00B60D70">
              <w:rPr>
                <w:rFonts w:ascii="TH SarabunPSK" w:hAnsi="TH SarabunPSK" w:cs="TH SarabunPSK" w:hint="cs"/>
                <w:sz w:val="28"/>
                <w:szCs w:val="28"/>
              </w:rPr>
              <w:t>P-K4</w:t>
            </w:r>
          </w:p>
        </w:tc>
        <w:tc>
          <w:tcPr>
            <w:tcW w:w="619" w:type="pct"/>
            <w:tcBorders>
              <w:top w:val="single" w:sz="2" w:space="0" w:color="auto"/>
              <w:left w:val="single" w:sz="2" w:space="0" w:color="auto"/>
              <w:bottom w:val="single" w:sz="2" w:space="0" w:color="auto"/>
              <w:right w:val="single" w:sz="2" w:space="0" w:color="auto"/>
            </w:tcBorders>
            <w:shd w:val="clear" w:color="auto" w:fill="auto"/>
          </w:tcPr>
          <w:p w14:paraId="087BCBF6" w14:textId="40C880C3" w:rsidR="00F542B1" w:rsidRPr="00B60D70" w:rsidRDefault="00DB7B13" w:rsidP="00D420AC">
            <w:pPr>
              <w:jc w:val="center"/>
              <w:rPr>
                <w:rFonts w:ascii="TH SarabunPSK" w:hAnsi="TH SarabunPSK" w:cs="TH SarabunPSK"/>
                <w:sz w:val="28"/>
                <w:szCs w:val="28"/>
              </w:rPr>
            </w:pPr>
            <w:r w:rsidRPr="00B60D70">
              <w:rPr>
                <w:rFonts w:ascii="TH SarabunPSK" w:hAnsi="TH SarabunPSK" w:cs="TH SarabunPSK" w:hint="cs"/>
                <w:sz w:val="28"/>
                <w:szCs w:val="28"/>
              </w:rPr>
              <w:t>P-M2</w:t>
            </w:r>
          </w:p>
        </w:tc>
        <w:tc>
          <w:tcPr>
            <w:tcW w:w="731" w:type="pct"/>
            <w:tcBorders>
              <w:top w:val="single" w:sz="2" w:space="0" w:color="auto"/>
              <w:left w:val="single" w:sz="2" w:space="0" w:color="auto"/>
              <w:bottom w:val="single" w:sz="2" w:space="0" w:color="auto"/>
              <w:right w:val="single" w:sz="2" w:space="0" w:color="auto"/>
            </w:tcBorders>
            <w:shd w:val="clear" w:color="auto" w:fill="auto"/>
          </w:tcPr>
          <w:p w14:paraId="104C4CA0" w14:textId="703A7BA9" w:rsidR="00F542B1" w:rsidRPr="00B60D70" w:rsidRDefault="00DB7B13" w:rsidP="00D420AC">
            <w:pPr>
              <w:jc w:val="center"/>
              <w:rPr>
                <w:rFonts w:ascii="TH SarabunPSK" w:hAnsi="TH SarabunPSK" w:cs="TH SarabunPSK"/>
                <w:sz w:val="28"/>
                <w:szCs w:val="28"/>
                <w:cs/>
              </w:rPr>
            </w:pPr>
            <w:r w:rsidRPr="00B60D70">
              <w:rPr>
                <w:rFonts w:ascii="TH SarabunPSK" w:hAnsi="TH SarabunPSK" w:cs="TH SarabunPSK" w:hint="cs"/>
                <w:sz w:val="28"/>
                <w:szCs w:val="28"/>
              </w:rPr>
              <w:t>P-M1</w:t>
            </w:r>
          </w:p>
        </w:tc>
      </w:tr>
      <w:tr w:rsidR="00B60D70" w:rsidRPr="00B60D70" w14:paraId="31B30C7C" w14:textId="77777777" w:rsidTr="001F70B1">
        <w:tc>
          <w:tcPr>
            <w:tcW w:w="1796" w:type="pct"/>
            <w:shd w:val="clear" w:color="auto" w:fill="auto"/>
          </w:tcPr>
          <w:p w14:paraId="3D05EC2B" w14:textId="77777777" w:rsidR="00F542B1" w:rsidRPr="00B60D70" w:rsidRDefault="00F542B1" w:rsidP="00D420AC">
            <w:pPr>
              <w:rPr>
                <w:rFonts w:ascii="TH SarabunPSK" w:hAnsi="TH SarabunPSK" w:cs="TH SarabunPSK"/>
                <w:b/>
                <w:bCs/>
                <w:sz w:val="28"/>
                <w:szCs w:val="28"/>
              </w:rPr>
            </w:pPr>
            <w:r w:rsidRPr="00B60D70">
              <w:rPr>
                <w:rFonts w:ascii="TH SarabunPSK" w:hAnsi="TH SarabunPSK" w:cs="TH SarabunPSK" w:hint="cs"/>
                <w:b/>
                <w:bCs/>
                <w:sz w:val="28"/>
                <w:szCs w:val="28"/>
                <w:cs/>
                <w:lang w:val="th-TH"/>
              </w:rPr>
              <w:t>แนวทางการดำเนินงาน :</w:t>
            </w:r>
          </w:p>
          <w:p w14:paraId="2742121A" w14:textId="77777777" w:rsidR="00F542B1" w:rsidRPr="00B60D70" w:rsidRDefault="00F542B1" w:rsidP="00D420AC">
            <w:pPr>
              <w:rPr>
                <w:rFonts w:ascii="TH SarabunPSK" w:hAnsi="TH SarabunPSK" w:cs="TH SarabunPSK"/>
                <w:sz w:val="28"/>
                <w:szCs w:val="28"/>
                <w:cs/>
                <w:lang w:val="th-TH"/>
              </w:rPr>
            </w:pPr>
            <w:r w:rsidRPr="00B60D70">
              <w:rPr>
                <w:rFonts w:ascii="TH SarabunPSK" w:hAnsi="TH SarabunPSK" w:cs="TH SarabunPSK" w:hint="cs"/>
                <w:sz w:val="28"/>
                <w:szCs w:val="28"/>
                <w:cs/>
                <w:lang w:val="th-TH"/>
              </w:rPr>
              <w:t>(กรณีนักศึกษาไม่ผ่าน)</w:t>
            </w:r>
          </w:p>
        </w:tc>
        <w:tc>
          <w:tcPr>
            <w:tcW w:w="3204" w:type="pct"/>
            <w:gridSpan w:val="5"/>
            <w:tcBorders>
              <w:top w:val="single" w:sz="2" w:space="0" w:color="auto"/>
            </w:tcBorders>
            <w:shd w:val="clear" w:color="auto" w:fill="auto"/>
          </w:tcPr>
          <w:p w14:paraId="2CBD392D" w14:textId="77777777" w:rsidR="00F542B1" w:rsidRPr="00B60D70" w:rsidRDefault="00F542B1" w:rsidP="00D420AC">
            <w:pPr>
              <w:rPr>
                <w:rFonts w:ascii="TH SarabunPSK" w:hAnsi="TH SarabunPSK" w:cs="TH SarabunPSK"/>
                <w:sz w:val="28"/>
                <w:szCs w:val="28"/>
                <w:lang w:val="th-TH"/>
              </w:rPr>
            </w:pPr>
            <w:r w:rsidRPr="00B60D70">
              <w:rPr>
                <w:rFonts w:ascii="TH SarabunPSK" w:hAnsi="TH SarabunPSK" w:cs="TH SarabunPSK" w:hint="cs"/>
                <w:sz w:val="28"/>
                <w:szCs w:val="28"/>
                <w:cs/>
                <w:lang w:val="th-TH"/>
              </w:rPr>
              <w:t>จัดประชุมทีมผู้รับผิดชอบหลักสูตรและผู้สอนเพื่อกำหนดแนวทางการพัฒนานักศึกษาให้ได้ตามเกณฑ์ โดยอาจดำเนินการดังนี้</w:t>
            </w:r>
          </w:p>
          <w:p w14:paraId="11A905DD" w14:textId="77777777" w:rsidR="0026179D" w:rsidRPr="00B60D70" w:rsidRDefault="0026179D" w:rsidP="00FF7D50">
            <w:pPr>
              <w:pStyle w:val="af9"/>
              <w:numPr>
                <w:ilvl w:val="0"/>
                <w:numId w:val="69"/>
              </w:numPr>
              <w:ind w:right="-90"/>
              <w:jc w:val="left"/>
              <w:rPr>
                <w:rFonts w:ascii="TH SarabunPSK" w:hAnsi="TH SarabunPSK" w:cs="TH SarabunPSK"/>
                <w:sz w:val="28"/>
                <w:szCs w:val="28"/>
              </w:rPr>
            </w:pPr>
            <w:r w:rsidRPr="00B60D70">
              <w:rPr>
                <w:rFonts w:ascii="TH SarabunPSK" w:hAnsi="TH SarabunPSK" w:cs="TH SarabunPSK" w:hint="cs"/>
                <w:sz w:val="28"/>
                <w:szCs w:val="28"/>
                <w:cs/>
              </w:rPr>
              <w:t>วิเคราะห์ข้อมูลเพื่อระบุช่องว่างการเรียนรู้</w:t>
            </w:r>
          </w:p>
          <w:p w14:paraId="1C52A60F" w14:textId="77777777" w:rsidR="0026179D" w:rsidRPr="00B60D70" w:rsidRDefault="0026179D" w:rsidP="00FF7D50">
            <w:pPr>
              <w:pStyle w:val="af9"/>
              <w:numPr>
                <w:ilvl w:val="0"/>
                <w:numId w:val="69"/>
              </w:numPr>
              <w:ind w:right="-90"/>
              <w:rPr>
                <w:rFonts w:ascii="TH SarabunPSK" w:hAnsi="TH SarabunPSK" w:cs="TH SarabunPSK"/>
                <w:sz w:val="28"/>
                <w:szCs w:val="28"/>
              </w:rPr>
            </w:pPr>
            <w:r w:rsidRPr="00B60D70">
              <w:rPr>
                <w:rFonts w:ascii="TH SarabunPSK" w:hAnsi="TH SarabunPSK" w:cs="TH SarabunPSK" w:hint="cs"/>
                <w:sz w:val="28"/>
                <w:szCs w:val="28"/>
                <w:cs/>
              </w:rPr>
              <w:t xml:space="preserve">ใช้การสอนที่แตกต่าง </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ปรับกลยุทธ์การสอนให้สอดคล้องกับความต้องการที่หลากหลายของนักศึกษา</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หรือ</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แบ่งกลุ่มสอนตามความถนัดของนักศึกษา</w:t>
            </w:r>
          </w:p>
          <w:p w14:paraId="29B95ED3" w14:textId="77777777" w:rsidR="0026179D" w:rsidRPr="00B60D70" w:rsidRDefault="0026179D" w:rsidP="00FF7D50">
            <w:pPr>
              <w:pStyle w:val="af9"/>
              <w:numPr>
                <w:ilvl w:val="0"/>
                <w:numId w:val="69"/>
              </w:numPr>
              <w:ind w:right="-90"/>
              <w:rPr>
                <w:rFonts w:ascii="TH SarabunPSK" w:hAnsi="TH SarabunPSK" w:cs="TH SarabunPSK"/>
                <w:sz w:val="28"/>
                <w:szCs w:val="28"/>
              </w:rPr>
            </w:pPr>
            <w:r w:rsidRPr="00B60D70">
              <w:rPr>
                <w:rFonts w:ascii="TH SarabunPSK" w:hAnsi="TH SarabunPSK" w:cs="TH SarabunPSK" w:hint="cs"/>
                <w:sz w:val="28"/>
                <w:szCs w:val="28"/>
                <w:cs/>
              </w:rPr>
              <w:t xml:space="preserve">ใช้การสนับสนุนและการแทรกแซงที่ตรงเป้าหมาย </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จัดสอนพิเศษหรือสอนแบบกลุ่มย่อยหรือแบบตัวต่อตัวหรือเติมประสบการณ์ที่เจาะจงเพื่อปิดช่องว่าง</w:t>
            </w:r>
          </w:p>
          <w:p w14:paraId="4777822B" w14:textId="77777777" w:rsidR="0026179D" w:rsidRPr="00B60D70" w:rsidRDefault="0026179D" w:rsidP="00FF7D50">
            <w:pPr>
              <w:pStyle w:val="af9"/>
              <w:numPr>
                <w:ilvl w:val="0"/>
                <w:numId w:val="69"/>
              </w:numPr>
              <w:ind w:right="-90"/>
              <w:rPr>
                <w:rFonts w:ascii="TH SarabunPSK" w:hAnsi="TH SarabunPSK" w:cs="TH SarabunPSK"/>
                <w:sz w:val="28"/>
                <w:szCs w:val="28"/>
              </w:rPr>
            </w:pPr>
            <w:r w:rsidRPr="00B60D70">
              <w:rPr>
                <w:rFonts w:ascii="TH SarabunPSK" w:hAnsi="TH SarabunPSK" w:cs="TH SarabunPSK" w:hint="cs"/>
                <w:sz w:val="28"/>
                <w:szCs w:val="28"/>
                <w:cs/>
              </w:rPr>
              <w:t xml:space="preserve">สร้างการมีส่วนร่วมและแรงจูงใจใฝ่เรียนรู้ </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ตั้งเป้าหมายที่ชัดเจนและบรรลุได้</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ปฏิบัติตามระบบการป้อนกลับ คือ การป้อนผลกลับเพื่อบอกสภาพปัจจุบัน การป้อนเป้าหมายเพื่อบอกทิศและความคาดหวัง</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 xml:space="preserve">และการป้อนคำแนะนำเพื่อให้บรรลุความคาดหวัง ทั้งนี้เพื่อให้บรรลุ </w:t>
            </w:r>
            <w:r w:rsidRPr="00B60D70">
              <w:rPr>
                <w:rFonts w:ascii="TH SarabunPSK" w:hAnsi="TH SarabunPSK" w:cs="TH SarabunPSK" w:hint="cs"/>
                <w:sz w:val="28"/>
                <w:szCs w:val="28"/>
              </w:rPr>
              <w:t xml:space="preserve">CLOs </w:t>
            </w:r>
            <w:r w:rsidRPr="00B60D70">
              <w:rPr>
                <w:rFonts w:ascii="TH SarabunPSK" w:hAnsi="TH SarabunPSK" w:cs="TH SarabunPSK" w:hint="cs"/>
                <w:sz w:val="28"/>
                <w:szCs w:val="28"/>
                <w:cs/>
              </w:rPr>
              <w:t xml:space="preserve">และ </w:t>
            </w:r>
            <w:r w:rsidRPr="00B60D70">
              <w:rPr>
                <w:rFonts w:ascii="TH SarabunPSK" w:hAnsi="TH SarabunPSK" w:cs="TH SarabunPSK" w:hint="cs"/>
                <w:sz w:val="28"/>
                <w:szCs w:val="28"/>
              </w:rPr>
              <w:t xml:space="preserve">PLOs </w:t>
            </w:r>
            <w:r w:rsidRPr="00B60D70">
              <w:rPr>
                <w:rFonts w:ascii="TH SarabunPSK" w:hAnsi="TH SarabunPSK" w:cs="TH SarabunPSK" w:hint="cs"/>
                <w:sz w:val="28"/>
                <w:szCs w:val="28"/>
                <w:cs/>
              </w:rPr>
              <w:t>รวมทั้งส่งเสริมการสะท้อนคิดตนเอง</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หรือใช้กระบวนการทบทวนหลังปฏิบัติงาน (</w:t>
            </w:r>
            <w:r w:rsidRPr="00B60D70">
              <w:rPr>
                <w:rFonts w:ascii="TH SarabunPSK" w:hAnsi="TH SarabunPSK" w:cs="TH SarabunPSK" w:hint="cs"/>
                <w:sz w:val="28"/>
                <w:szCs w:val="28"/>
              </w:rPr>
              <w:t>After Action Review-AAR</w:t>
            </w:r>
            <w:r w:rsidRPr="00B60D70">
              <w:rPr>
                <w:rFonts w:ascii="TH SarabunPSK" w:hAnsi="TH SarabunPSK" w:cs="TH SarabunPSK" w:hint="cs"/>
                <w:sz w:val="28"/>
                <w:szCs w:val="28"/>
                <w:cs/>
              </w:rPr>
              <w:t>)</w:t>
            </w:r>
          </w:p>
          <w:p w14:paraId="284E7D03" w14:textId="77777777" w:rsidR="00F542B1" w:rsidRPr="00B60D70" w:rsidRDefault="0026179D" w:rsidP="00FF7D50">
            <w:pPr>
              <w:pStyle w:val="af9"/>
              <w:numPr>
                <w:ilvl w:val="0"/>
                <w:numId w:val="69"/>
              </w:numPr>
              <w:rPr>
                <w:rFonts w:ascii="TH SarabunPSK" w:hAnsi="TH SarabunPSK" w:cs="TH SarabunPSK"/>
                <w:sz w:val="28"/>
                <w:szCs w:val="28"/>
                <w:lang w:val="th-TH"/>
              </w:rPr>
            </w:pPr>
            <w:r w:rsidRPr="00B60D70">
              <w:rPr>
                <w:rFonts w:ascii="TH SarabunPSK" w:hAnsi="TH SarabunPSK" w:cs="TH SarabunPSK" w:hint="cs"/>
                <w:sz w:val="28"/>
                <w:szCs w:val="28"/>
                <w:cs/>
              </w:rPr>
              <w:t>ส่งเสริมและสนับสนุนการเรียนรู้ด้วยตนเอง</w:t>
            </w:r>
          </w:p>
          <w:p w14:paraId="63EA61B3" w14:textId="4EC98A54" w:rsidR="00F542B1" w:rsidRPr="00B60D70" w:rsidRDefault="00F542B1" w:rsidP="0084384A">
            <w:pPr>
              <w:pStyle w:val="af9"/>
              <w:ind w:left="360"/>
              <w:rPr>
                <w:rFonts w:ascii="TH SarabunPSK" w:hAnsi="TH SarabunPSK" w:cs="TH SarabunPSK"/>
                <w:sz w:val="28"/>
                <w:szCs w:val="28"/>
                <w:cs/>
                <w:lang w:val="th-TH"/>
              </w:rPr>
            </w:pPr>
          </w:p>
        </w:tc>
      </w:tr>
    </w:tbl>
    <w:p w14:paraId="7CB87AF2" w14:textId="77777777" w:rsidR="008C7EB1" w:rsidRDefault="008C7EB1">
      <w:r>
        <w:br w:type="page"/>
      </w:r>
    </w:p>
    <w:tbl>
      <w:tblPr>
        <w:tblStyle w:val="af6"/>
        <w:tblW w:w="4995" w:type="pct"/>
        <w:tblBorders>
          <w:top w:val="none" w:sz="0"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6187"/>
      </w:tblGrid>
      <w:tr w:rsidR="00B60D70" w:rsidRPr="00B60D70" w14:paraId="17ECBB0F" w14:textId="77777777" w:rsidTr="008C7EB1">
        <w:trPr>
          <w:trHeight w:val="582"/>
        </w:trPr>
        <w:tc>
          <w:tcPr>
            <w:tcW w:w="1569" w:type="pct"/>
            <w:shd w:val="clear" w:color="auto" w:fill="D0CECE" w:themeFill="background2" w:themeFillShade="E6"/>
            <w:vAlign w:val="center"/>
          </w:tcPr>
          <w:p w14:paraId="4E38D6FE" w14:textId="62088A8F" w:rsidR="00F542B1" w:rsidRPr="00B60D70" w:rsidRDefault="00F542B1" w:rsidP="00D420AC">
            <w:pPr>
              <w:jc w:val="left"/>
              <w:rPr>
                <w:rFonts w:ascii="TH SarabunPSK" w:hAnsi="TH SarabunPSK" w:cs="TH SarabunPSK"/>
                <w:b/>
                <w:bCs/>
              </w:rPr>
            </w:pPr>
            <w:r w:rsidRPr="00B60D70">
              <w:rPr>
                <w:rFonts w:ascii="TH SarabunPSK" w:hAnsi="TH SarabunPSK" w:cs="TH SarabunPSK" w:hint="cs"/>
                <w:b/>
                <w:bCs/>
                <w:cs/>
              </w:rPr>
              <w:lastRenderedPageBreak/>
              <w:t xml:space="preserve">ขั้นที่ </w:t>
            </w:r>
            <w:r w:rsidRPr="00B60D70">
              <w:rPr>
                <w:rFonts w:ascii="TH SarabunPSK" w:hAnsi="TH SarabunPSK" w:cs="TH SarabunPSK" w:hint="cs"/>
                <w:b/>
                <w:bCs/>
              </w:rPr>
              <w:t>4 (Stage-LO 4)</w:t>
            </w:r>
          </w:p>
        </w:tc>
        <w:tc>
          <w:tcPr>
            <w:tcW w:w="3431" w:type="pct"/>
          </w:tcPr>
          <w:p w14:paraId="759CB586" w14:textId="77777777" w:rsidR="00F542B1" w:rsidRPr="00B60D70" w:rsidRDefault="00F542B1" w:rsidP="00D420AC">
            <w:pPr>
              <w:rPr>
                <w:rFonts w:ascii="TH SarabunPSK" w:hAnsi="TH SarabunPSK" w:cs="TH SarabunPSK"/>
              </w:rPr>
            </w:pPr>
          </w:p>
        </w:tc>
      </w:tr>
    </w:tbl>
    <w:p w14:paraId="3FD92055" w14:textId="1379E03F" w:rsidR="00F542B1" w:rsidRPr="00B60D70" w:rsidRDefault="00F542B1" w:rsidP="00F542B1">
      <w:pPr>
        <w:rPr>
          <w:rFonts w:ascii="TH SarabunPSK" w:hAnsi="TH SarabunPSK" w:cs="TH SarabunPSK"/>
        </w:rPr>
      </w:pPr>
      <w:r w:rsidRPr="00B60D70">
        <w:rPr>
          <w:rFonts w:ascii="TH SarabunPSK" w:hAnsi="TH SarabunPSK" w:cs="TH SarabunPSK" w:hint="cs"/>
          <w:cs/>
        </w:rPr>
        <w:t xml:space="preserve">แสดงออกถึงความสามารถในการนำศาสตร์การสอนแบบเชิงรุก การเกื้อหนุน และการโค้ช มาประยุกต์ใช้ในการจัดการเรียนรู้เนื้อหาทางวิศวกรรมโยธาใน </w:t>
      </w:r>
      <w:r w:rsidRPr="00B60D70">
        <w:rPr>
          <w:rFonts w:ascii="TH SarabunPSK" w:hAnsi="TH SarabunPSK" w:cs="TH SarabunPSK" w:hint="cs"/>
        </w:rPr>
        <w:t xml:space="preserve">Stage-LO </w:t>
      </w:r>
      <w:r w:rsidRPr="00B60D70">
        <w:rPr>
          <w:rFonts w:ascii="TH SarabunPSK" w:hAnsi="TH SarabunPSK" w:cs="TH SarabunPSK" w:hint="cs"/>
          <w:cs/>
        </w:rPr>
        <w:t>2 ได้อย่างเหมาะสม</w:t>
      </w:r>
      <w:r w:rsidRPr="00B60D70">
        <w:rPr>
          <w:rFonts w:ascii="TH SarabunPSK" w:hAnsi="TH SarabunPSK" w:cs="TH SarabunPSK" w:hint="cs"/>
        </w:rPr>
        <w:t xml:space="preserve">, </w:t>
      </w:r>
      <w:r w:rsidRPr="00B60D70">
        <w:rPr>
          <w:rFonts w:ascii="TH SarabunPSK" w:hAnsi="TH SarabunPSK" w:cs="TH SarabunPSK" w:hint="cs"/>
          <w:cs/>
        </w:rPr>
        <w:t>อธิบายแนวคิดของการบริหารจัดการและการประกอบธุรกิจทางวิศวกรรมโยธาได้อย่างถูกต้อง</w:t>
      </w:r>
      <w:r w:rsidRPr="00B60D70">
        <w:rPr>
          <w:rFonts w:ascii="TH SarabunPSK" w:hAnsi="TH SarabunPSK" w:cs="TH SarabunPSK" w:hint="cs"/>
        </w:rPr>
        <w:t xml:space="preserve">, </w:t>
      </w:r>
      <w:r w:rsidRPr="00B60D70">
        <w:rPr>
          <w:rFonts w:ascii="TH SarabunPSK" w:hAnsi="TH SarabunPSK" w:cs="TH SarabunPSK" w:hint="cs"/>
          <w:cs/>
        </w:rPr>
        <w:t>แสดงออกถึงการสอนและการจัดการเรียนรู้ในรายวิชาที่ได้รับมอบหมายจากสถานศึกษาระดับอาชีวศึกษาได้อย่างเหมาะสม</w:t>
      </w:r>
    </w:p>
    <w:p w14:paraId="233516F0" w14:textId="77777777" w:rsidR="00F542B1" w:rsidRPr="00B60D70" w:rsidRDefault="00F542B1" w:rsidP="00F542B1">
      <w:pPr>
        <w:rPr>
          <w:rFonts w:ascii="TH SarabunPSK" w:hAnsi="TH SarabunPSK" w:cs="TH SarabunPSK"/>
          <w:sz w:val="20"/>
          <w:szCs w:val="20"/>
        </w:rPr>
      </w:pP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2"/>
        <w:gridCol w:w="1114"/>
        <w:gridCol w:w="1117"/>
        <w:gridCol w:w="1116"/>
        <w:gridCol w:w="1117"/>
        <w:gridCol w:w="1320"/>
      </w:tblGrid>
      <w:tr w:rsidR="00B60D70" w:rsidRPr="00B60D70" w14:paraId="79EB3617" w14:textId="77777777" w:rsidTr="001F70B1">
        <w:tc>
          <w:tcPr>
            <w:tcW w:w="1796" w:type="pct"/>
            <w:shd w:val="clear" w:color="auto" w:fill="auto"/>
          </w:tcPr>
          <w:p w14:paraId="07BA3A51" w14:textId="77777777" w:rsidR="00F542B1" w:rsidRPr="00B60D70" w:rsidRDefault="00F542B1" w:rsidP="00D420AC">
            <w:pPr>
              <w:rPr>
                <w:rFonts w:ascii="TH SarabunPSK" w:hAnsi="TH SarabunPSK" w:cs="TH SarabunPSK"/>
                <w:b/>
                <w:bCs/>
                <w:sz w:val="28"/>
                <w:szCs w:val="28"/>
                <w:cs/>
              </w:rPr>
            </w:pPr>
            <w:r w:rsidRPr="00B60D70">
              <w:rPr>
                <w:rFonts w:ascii="TH SarabunPSK" w:hAnsi="TH SarabunPSK" w:cs="TH SarabunPSK" w:hint="cs"/>
                <w:b/>
                <w:bCs/>
                <w:sz w:val="28"/>
                <w:szCs w:val="28"/>
                <w:cs/>
                <w:lang w:val="th-TH"/>
              </w:rPr>
              <w:t>ช่วงเวลาในการวัดและประเมินผล</w:t>
            </w:r>
            <w:r w:rsidRPr="00B60D70">
              <w:rPr>
                <w:rFonts w:ascii="TH SarabunPSK" w:hAnsi="TH SarabunPSK" w:cs="TH SarabunPSK" w:hint="cs"/>
                <w:b/>
                <w:bCs/>
                <w:sz w:val="28"/>
                <w:szCs w:val="28"/>
              </w:rPr>
              <w:t>:</w:t>
            </w:r>
          </w:p>
        </w:tc>
        <w:tc>
          <w:tcPr>
            <w:tcW w:w="3204" w:type="pct"/>
            <w:gridSpan w:val="5"/>
            <w:shd w:val="clear" w:color="auto" w:fill="auto"/>
          </w:tcPr>
          <w:p w14:paraId="0E5BFC50" w14:textId="142FC307" w:rsidR="00F542B1" w:rsidRPr="00B60D70" w:rsidRDefault="00F542B1" w:rsidP="00D420AC">
            <w:pPr>
              <w:rPr>
                <w:rFonts w:ascii="TH SarabunPSK" w:hAnsi="TH SarabunPSK" w:cs="TH SarabunPSK"/>
                <w:sz w:val="28"/>
                <w:szCs w:val="28"/>
                <w:cs/>
              </w:rPr>
            </w:pPr>
            <w:r w:rsidRPr="00B60D70">
              <w:rPr>
                <w:rFonts w:ascii="TH SarabunPSK" w:hAnsi="TH SarabunPSK" w:cs="TH SarabunPSK" w:hint="cs"/>
                <w:sz w:val="28"/>
                <w:szCs w:val="28"/>
                <w:cs/>
                <w:lang w:val="th-TH"/>
              </w:rPr>
              <w:t xml:space="preserve">สิ้นสุดภาคการศึกษาที่ </w:t>
            </w:r>
            <w:r w:rsidRPr="00B60D70">
              <w:rPr>
                <w:rFonts w:ascii="TH SarabunPSK" w:hAnsi="TH SarabunPSK" w:cs="TH SarabunPSK" w:hint="cs"/>
                <w:sz w:val="28"/>
                <w:szCs w:val="28"/>
              </w:rPr>
              <w:t>2</w:t>
            </w:r>
            <w:r w:rsidRPr="00B60D70">
              <w:rPr>
                <w:rFonts w:ascii="TH SarabunPSK" w:hAnsi="TH SarabunPSK" w:cs="TH SarabunPSK" w:hint="cs"/>
                <w:sz w:val="28"/>
                <w:szCs w:val="28"/>
                <w:cs/>
                <w:lang w:val="th-TH"/>
              </w:rPr>
              <w:t xml:space="preserve"> ของปีที่ </w:t>
            </w:r>
            <w:r w:rsidRPr="00B60D70">
              <w:rPr>
                <w:rFonts w:ascii="TH SarabunPSK" w:hAnsi="TH SarabunPSK" w:cs="TH SarabunPSK" w:hint="cs"/>
                <w:sz w:val="28"/>
                <w:szCs w:val="28"/>
              </w:rPr>
              <w:t>4</w:t>
            </w:r>
          </w:p>
        </w:tc>
      </w:tr>
      <w:tr w:rsidR="00B60D70" w:rsidRPr="00B60D70" w14:paraId="5A09DECF" w14:textId="77777777" w:rsidTr="001F70B1">
        <w:tc>
          <w:tcPr>
            <w:tcW w:w="1796" w:type="pct"/>
            <w:shd w:val="clear" w:color="auto" w:fill="auto"/>
          </w:tcPr>
          <w:p w14:paraId="4F8716ED" w14:textId="77777777" w:rsidR="00F542B1" w:rsidRPr="00B60D70" w:rsidRDefault="00F542B1" w:rsidP="00D420AC">
            <w:pPr>
              <w:rPr>
                <w:rFonts w:ascii="TH SarabunPSK" w:hAnsi="TH SarabunPSK" w:cs="TH SarabunPSK"/>
                <w:b/>
                <w:bCs/>
                <w:sz w:val="28"/>
                <w:szCs w:val="28"/>
              </w:rPr>
            </w:pPr>
            <w:r w:rsidRPr="00B60D70">
              <w:rPr>
                <w:rFonts w:ascii="TH SarabunPSK" w:hAnsi="TH SarabunPSK" w:cs="TH SarabunPSK" w:hint="cs"/>
                <w:b/>
                <w:bCs/>
                <w:sz w:val="28"/>
                <w:szCs w:val="28"/>
                <w:cs/>
                <w:lang w:val="th-TH"/>
              </w:rPr>
              <w:t>วิธีการวัดและประเมินผล</w:t>
            </w:r>
            <w:r w:rsidRPr="00B60D70">
              <w:rPr>
                <w:rFonts w:ascii="TH SarabunPSK" w:hAnsi="TH SarabunPSK" w:cs="TH SarabunPSK" w:hint="cs"/>
                <w:b/>
                <w:bCs/>
                <w:sz w:val="28"/>
                <w:szCs w:val="28"/>
              </w:rPr>
              <w:t>:</w:t>
            </w:r>
          </w:p>
        </w:tc>
        <w:tc>
          <w:tcPr>
            <w:tcW w:w="3204" w:type="pct"/>
            <w:gridSpan w:val="5"/>
            <w:shd w:val="clear" w:color="auto" w:fill="auto"/>
          </w:tcPr>
          <w:p w14:paraId="0C8764A2" w14:textId="08DA451C" w:rsidR="00F542B1" w:rsidRPr="00B60D70" w:rsidRDefault="00F542B1" w:rsidP="00FF7D50">
            <w:pPr>
              <w:pStyle w:val="af9"/>
              <w:numPr>
                <w:ilvl w:val="0"/>
                <w:numId w:val="69"/>
              </w:numPr>
              <w:jc w:val="left"/>
              <w:rPr>
                <w:rFonts w:ascii="TH SarabunPSK" w:hAnsi="TH SarabunPSK" w:cs="TH SarabunPSK"/>
                <w:sz w:val="28"/>
                <w:szCs w:val="28"/>
              </w:rPr>
            </w:pPr>
            <w:r w:rsidRPr="00B60D70">
              <w:rPr>
                <w:rFonts w:ascii="TH SarabunPSK" w:hAnsi="TH SarabunPSK" w:cs="TH SarabunPSK" w:hint="cs"/>
                <w:sz w:val="28"/>
                <w:szCs w:val="28"/>
                <w:cs/>
                <w:lang w:val="th-TH"/>
              </w:rPr>
              <w:t>ตรวจสอบผลลัพธ์การเรียนรู้ของรายวิชา</w:t>
            </w:r>
            <w:r w:rsidR="0044621E" w:rsidRPr="00B60D70">
              <w:rPr>
                <w:rFonts w:ascii="TH SarabunPSK" w:hAnsi="TH SarabunPSK" w:cs="TH SarabunPSK" w:hint="cs"/>
                <w:sz w:val="28"/>
                <w:szCs w:val="28"/>
              </w:rPr>
              <w:t xml:space="preserve"> </w:t>
            </w:r>
            <w:r w:rsidR="00B91175" w:rsidRPr="00B60D70">
              <w:rPr>
                <w:rFonts w:ascii="TH SarabunPSK" w:hAnsi="TH SarabunPSK" w:cs="TH SarabunPSK" w:hint="cs"/>
                <w:sz w:val="28"/>
                <w:szCs w:val="28"/>
              </w:rPr>
              <w:t>CTE</w:t>
            </w:r>
            <w:r w:rsidR="0044621E" w:rsidRPr="00B60D70">
              <w:rPr>
                <w:rFonts w:ascii="TH SarabunPSK" w:hAnsi="TH SarabunPSK" w:cs="TH SarabunPSK" w:hint="cs"/>
                <w:sz w:val="28"/>
                <w:szCs w:val="28"/>
              </w:rPr>
              <w:t>313</w:t>
            </w:r>
            <w:r w:rsidR="00A54B39" w:rsidRPr="00B60D70">
              <w:rPr>
                <w:rFonts w:ascii="TH SarabunPSK" w:hAnsi="TH SarabunPSK" w:cs="TH SarabunPSK"/>
                <w:sz w:val="28"/>
                <w:szCs w:val="28"/>
              </w:rPr>
              <w:t>(CLO1, CLO2, CLO3)</w:t>
            </w:r>
            <w:r w:rsidR="0044621E" w:rsidRPr="00B60D70">
              <w:rPr>
                <w:rFonts w:ascii="TH SarabunPSK" w:hAnsi="TH SarabunPSK" w:cs="TH SarabunPSK" w:hint="cs"/>
                <w:sz w:val="28"/>
                <w:szCs w:val="28"/>
              </w:rPr>
              <w:t xml:space="preserve">, </w:t>
            </w:r>
            <w:r w:rsidR="000745C4" w:rsidRPr="00B60D70">
              <w:rPr>
                <w:rFonts w:ascii="TH SarabunPSK" w:hAnsi="TH SarabunPSK" w:cs="TH SarabunPSK"/>
                <w:sz w:val="28"/>
                <w:szCs w:val="28"/>
              </w:rPr>
              <w:t xml:space="preserve">CTE42100(CLO1), </w:t>
            </w:r>
            <w:r w:rsidR="00B91175" w:rsidRPr="00B60D70">
              <w:rPr>
                <w:rFonts w:ascii="TH SarabunPSK" w:hAnsi="TH SarabunPSK" w:cs="TH SarabunPSK" w:hint="cs"/>
                <w:sz w:val="28"/>
                <w:szCs w:val="28"/>
              </w:rPr>
              <w:t>CTE</w:t>
            </w:r>
            <w:r w:rsidR="0044621E" w:rsidRPr="00B60D70">
              <w:rPr>
                <w:rFonts w:ascii="TH SarabunPSK" w:hAnsi="TH SarabunPSK" w:cs="TH SarabunPSK" w:hint="cs"/>
                <w:sz w:val="28"/>
                <w:szCs w:val="28"/>
              </w:rPr>
              <w:t>422</w:t>
            </w:r>
            <w:r w:rsidR="00483790" w:rsidRPr="00B60D70">
              <w:rPr>
                <w:rFonts w:ascii="TH SarabunPSK" w:hAnsi="TH SarabunPSK" w:cs="TH SarabunPSK"/>
                <w:sz w:val="28"/>
                <w:szCs w:val="28"/>
              </w:rPr>
              <w:t>(CLO1, CLO2, CLO3)</w:t>
            </w:r>
            <w:r w:rsidR="0044621E" w:rsidRPr="00B60D70">
              <w:rPr>
                <w:rFonts w:ascii="TH SarabunPSK" w:hAnsi="TH SarabunPSK" w:cs="TH SarabunPSK" w:hint="cs"/>
                <w:sz w:val="28"/>
                <w:szCs w:val="28"/>
              </w:rPr>
              <w:t xml:space="preserve">, </w:t>
            </w:r>
            <w:r w:rsidR="00B91175" w:rsidRPr="00B60D70">
              <w:rPr>
                <w:rFonts w:ascii="TH SarabunPSK" w:hAnsi="TH SarabunPSK" w:cs="TH SarabunPSK" w:hint="cs"/>
                <w:sz w:val="28"/>
                <w:szCs w:val="28"/>
              </w:rPr>
              <w:t xml:space="preserve">CTE </w:t>
            </w:r>
            <w:r w:rsidR="0044621E" w:rsidRPr="00B60D70">
              <w:rPr>
                <w:rFonts w:ascii="TH SarabunPSK" w:hAnsi="TH SarabunPSK" w:cs="TH SarabunPSK" w:hint="cs"/>
                <w:sz w:val="28"/>
                <w:szCs w:val="28"/>
              </w:rPr>
              <w:t>442</w:t>
            </w:r>
            <w:r w:rsidR="00483790" w:rsidRPr="00B60D70">
              <w:rPr>
                <w:rFonts w:ascii="TH SarabunPSK" w:hAnsi="TH SarabunPSK" w:cs="TH SarabunPSK"/>
                <w:sz w:val="28"/>
                <w:szCs w:val="28"/>
              </w:rPr>
              <w:t>(CLO1, CLO2, CLO3)</w:t>
            </w:r>
            <w:r w:rsidR="00483790" w:rsidRPr="00B60D70">
              <w:rPr>
                <w:rFonts w:ascii="TH SarabunPSK" w:hAnsi="TH SarabunPSK" w:cs="TH SarabunPSK" w:hint="cs"/>
                <w:sz w:val="28"/>
                <w:szCs w:val="28"/>
              </w:rPr>
              <w:t>,</w:t>
            </w:r>
            <w:r w:rsidR="0044621E" w:rsidRPr="00B60D70">
              <w:rPr>
                <w:rFonts w:ascii="TH SarabunPSK" w:hAnsi="TH SarabunPSK" w:cs="TH SarabunPSK" w:hint="cs"/>
                <w:sz w:val="28"/>
                <w:szCs w:val="28"/>
              </w:rPr>
              <w:t xml:space="preserve"> </w:t>
            </w:r>
            <w:r w:rsidR="00B91175" w:rsidRPr="00B60D70">
              <w:rPr>
                <w:rFonts w:ascii="TH SarabunPSK" w:hAnsi="TH SarabunPSK" w:cs="TH SarabunPSK" w:hint="cs"/>
                <w:sz w:val="28"/>
                <w:szCs w:val="28"/>
              </w:rPr>
              <w:t xml:space="preserve">CTE </w:t>
            </w:r>
            <w:r w:rsidR="0044621E" w:rsidRPr="00B60D70">
              <w:rPr>
                <w:rFonts w:ascii="TH SarabunPSK" w:hAnsi="TH SarabunPSK" w:cs="TH SarabunPSK" w:hint="cs"/>
                <w:sz w:val="28"/>
                <w:szCs w:val="28"/>
              </w:rPr>
              <w:t>452</w:t>
            </w:r>
            <w:r w:rsidR="00EF4529" w:rsidRPr="00B60D70">
              <w:rPr>
                <w:rFonts w:ascii="TH SarabunPSK" w:hAnsi="TH SarabunPSK" w:cs="TH SarabunPSK"/>
                <w:sz w:val="28"/>
                <w:szCs w:val="28"/>
              </w:rPr>
              <w:t>(CLO1, CLO2, CLO3)</w:t>
            </w:r>
            <w:r w:rsidR="00EF4529" w:rsidRPr="00B60D70">
              <w:rPr>
                <w:rFonts w:ascii="TH SarabunPSK" w:hAnsi="TH SarabunPSK" w:cs="TH SarabunPSK" w:hint="cs"/>
                <w:sz w:val="28"/>
                <w:szCs w:val="28"/>
              </w:rPr>
              <w:t>, CTE 46602</w:t>
            </w:r>
            <w:r w:rsidR="00EF4529" w:rsidRPr="00B60D70">
              <w:rPr>
                <w:rFonts w:ascii="TH SarabunPSK" w:hAnsi="TH SarabunPSK" w:cs="TH SarabunPSK"/>
                <w:sz w:val="28"/>
                <w:szCs w:val="28"/>
              </w:rPr>
              <w:t>(ULO)</w:t>
            </w:r>
            <w:r w:rsidR="0044621E" w:rsidRPr="00B60D70">
              <w:rPr>
                <w:rFonts w:ascii="TH SarabunPSK" w:hAnsi="TH SarabunPSK" w:cs="TH SarabunPSK" w:hint="cs"/>
                <w:sz w:val="28"/>
                <w:szCs w:val="28"/>
              </w:rPr>
              <w:t xml:space="preserve">, </w:t>
            </w:r>
            <w:r w:rsidR="00B91175" w:rsidRPr="00B60D70">
              <w:rPr>
                <w:rFonts w:ascii="TH SarabunPSK" w:hAnsi="TH SarabunPSK" w:cs="TH SarabunPSK" w:hint="cs"/>
                <w:sz w:val="28"/>
                <w:szCs w:val="28"/>
              </w:rPr>
              <w:t xml:space="preserve">CTE </w:t>
            </w:r>
            <w:r w:rsidR="0044621E" w:rsidRPr="00B60D70">
              <w:rPr>
                <w:rFonts w:ascii="TH SarabunPSK" w:hAnsi="TH SarabunPSK" w:cs="TH SarabunPSK" w:hint="cs"/>
                <w:sz w:val="28"/>
                <w:szCs w:val="28"/>
                <w:cs/>
                <w:lang w:val="th-TH"/>
              </w:rPr>
              <w:t>49</w:t>
            </w:r>
            <w:r w:rsidR="004F1515" w:rsidRPr="00B60D70">
              <w:rPr>
                <w:rFonts w:ascii="TH SarabunPSK" w:hAnsi="TH SarabunPSK" w:cs="TH SarabunPSK"/>
                <w:sz w:val="28"/>
                <w:szCs w:val="28"/>
              </w:rPr>
              <w:t>1(CLO3)</w:t>
            </w:r>
            <w:r w:rsidR="0044621E" w:rsidRPr="00B60D70">
              <w:rPr>
                <w:rFonts w:ascii="TH SarabunPSK" w:hAnsi="TH SarabunPSK" w:cs="TH SarabunPSK" w:hint="cs"/>
                <w:sz w:val="28"/>
                <w:szCs w:val="28"/>
              </w:rPr>
              <w:t>,</w:t>
            </w:r>
            <w:r w:rsidRPr="00B60D70">
              <w:rPr>
                <w:rFonts w:ascii="TH SarabunPSK" w:hAnsi="TH SarabunPSK" w:cs="TH SarabunPSK" w:hint="cs"/>
                <w:sz w:val="28"/>
                <w:szCs w:val="28"/>
              </w:rPr>
              <w:t xml:space="preserve"> </w:t>
            </w:r>
            <w:r w:rsidR="004F1515" w:rsidRPr="00B60D70">
              <w:rPr>
                <w:rFonts w:ascii="TH SarabunPSK" w:hAnsi="TH SarabunPSK" w:cs="TH SarabunPSK"/>
                <w:sz w:val="28"/>
                <w:szCs w:val="28"/>
              </w:rPr>
              <w:t xml:space="preserve">CTE492(CLO3), </w:t>
            </w:r>
            <w:r w:rsidR="00B91175" w:rsidRPr="00B60D70">
              <w:rPr>
                <w:rFonts w:ascii="TH SarabunPSK" w:hAnsi="TH SarabunPSK" w:cs="TH SarabunPSK" w:hint="cs"/>
                <w:sz w:val="28"/>
                <w:szCs w:val="28"/>
              </w:rPr>
              <w:t xml:space="preserve">CTE </w:t>
            </w:r>
            <w:r w:rsidR="0044621E" w:rsidRPr="00B60D70">
              <w:rPr>
                <w:rFonts w:ascii="TH SarabunPSK" w:hAnsi="TH SarabunPSK" w:cs="TH SarabunPSK" w:hint="cs"/>
                <w:sz w:val="28"/>
                <w:szCs w:val="28"/>
              </w:rPr>
              <w:t>498</w:t>
            </w:r>
            <w:r w:rsidR="004F1515" w:rsidRPr="00B60D70">
              <w:rPr>
                <w:rFonts w:ascii="TH SarabunPSK" w:hAnsi="TH SarabunPSK" w:cs="TH SarabunPSK"/>
                <w:sz w:val="28"/>
                <w:szCs w:val="28"/>
              </w:rPr>
              <w:t>(</w:t>
            </w:r>
            <w:r w:rsidR="004A2A92" w:rsidRPr="00B60D70">
              <w:rPr>
                <w:rFonts w:ascii="TH SarabunPSK" w:hAnsi="TH SarabunPSK" w:cs="TH SarabunPSK"/>
                <w:sz w:val="28"/>
                <w:szCs w:val="28"/>
              </w:rPr>
              <w:t>CLO1,</w:t>
            </w:r>
            <w:r w:rsidR="004F1515" w:rsidRPr="00B60D70">
              <w:rPr>
                <w:rFonts w:ascii="TH SarabunPSK" w:hAnsi="TH SarabunPSK" w:cs="TH SarabunPSK"/>
                <w:sz w:val="28"/>
                <w:szCs w:val="28"/>
              </w:rPr>
              <w:t>CLO2)</w:t>
            </w:r>
          </w:p>
          <w:p w14:paraId="412C48DC" w14:textId="77777777" w:rsidR="00F542B1" w:rsidRPr="00B60D70" w:rsidRDefault="00F542B1" w:rsidP="00FF7D50">
            <w:pPr>
              <w:pStyle w:val="af9"/>
              <w:numPr>
                <w:ilvl w:val="0"/>
                <w:numId w:val="69"/>
              </w:numPr>
              <w:rPr>
                <w:rFonts w:ascii="TH SarabunPSK" w:hAnsi="TH SarabunPSK" w:cs="TH SarabunPSK"/>
                <w:sz w:val="28"/>
                <w:szCs w:val="28"/>
              </w:rPr>
            </w:pPr>
            <w:r w:rsidRPr="00B60D70">
              <w:rPr>
                <w:rFonts w:ascii="TH SarabunPSK" w:hAnsi="TH SarabunPSK" w:cs="TH SarabunPSK" w:hint="cs"/>
                <w:sz w:val="28"/>
                <w:szCs w:val="28"/>
                <w:cs/>
                <w:lang w:val="th-TH"/>
              </w:rPr>
              <w:t>สัมภาษณ์อาจารย์ผู้สอนและสัมภาษณ์ผู้เรียน</w:t>
            </w:r>
          </w:p>
          <w:p w14:paraId="5AF3E7A0" w14:textId="12E0EE0B" w:rsidR="00F542B1" w:rsidRPr="00B60D70" w:rsidRDefault="00F542B1" w:rsidP="00FF7D50">
            <w:pPr>
              <w:pStyle w:val="af9"/>
              <w:numPr>
                <w:ilvl w:val="0"/>
                <w:numId w:val="69"/>
              </w:numPr>
              <w:rPr>
                <w:rFonts w:ascii="TH SarabunPSK" w:hAnsi="TH SarabunPSK" w:cs="TH SarabunPSK"/>
                <w:sz w:val="28"/>
                <w:szCs w:val="28"/>
                <w:cs/>
              </w:rPr>
            </w:pPr>
            <w:r w:rsidRPr="00B60D70">
              <w:rPr>
                <w:rFonts w:ascii="TH SarabunPSK" w:hAnsi="TH SarabunPSK" w:cs="TH SarabunPSK" w:hint="cs"/>
                <w:sz w:val="28"/>
                <w:szCs w:val="28"/>
                <w:cs/>
                <w:lang w:val="th-TH"/>
              </w:rPr>
              <w:t xml:space="preserve">ตรวจสอบระดับความสามารถ </w:t>
            </w:r>
            <w:proofErr w:type="spellStart"/>
            <w:r w:rsidRPr="00B60D70">
              <w:rPr>
                <w:rFonts w:ascii="TH SarabunPSK" w:hAnsi="TH SarabunPSK" w:cs="TH SarabunPSK" w:hint="cs"/>
                <w:sz w:val="28"/>
                <w:szCs w:val="28"/>
                <w:lang w:val="th-TH"/>
              </w:rPr>
              <w:t>Stage</w:t>
            </w:r>
            <w:proofErr w:type="spellEnd"/>
            <w:r w:rsidRPr="00B60D70">
              <w:rPr>
                <w:rFonts w:ascii="TH SarabunPSK" w:hAnsi="TH SarabunPSK" w:cs="TH SarabunPSK" w:hint="cs"/>
                <w:sz w:val="28"/>
                <w:szCs w:val="28"/>
                <w:lang w:val="th-TH"/>
              </w:rPr>
              <w:t xml:space="preserve">-LO </w:t>
            </w:r>
            <w:r w:rsidRPr="00B60D70">
              <w:rPr>
                <w:rFonts w:ascii="TH SarabunPSK" w:hAnsi="TH SarabunPSK" w:cs="TH SarabunPSK" w:hint="cs"/>
                <w:sz w:val="28"/>
                <w:szCs w:val="28"/>
              </w:rPr>
              <w:t>4</w:t>
            </w:r>
          </w:p>
        </w:tc>
      </w:tr>
      <w:tr w:rsidR="00B60D70" w:rsidRPr="00B60D70" w14:paraId="28D5149A" w14:textId="77777777" w:rsidTr="001F70B1">
        <w:tc>
          <w:tcPr>
            <w:tcW w:w="1796" w:type="pct"/>
            <w:shd w:val="clear" w:color="auto" w:fill="auto"/>
          </w:tcPr>
          <w:p w14:paraId="47B58470" w14:textId="77777777" w:rsidR="00F542B1" w:rsidRPr="00B60D70" w:rsidRDefault="00F542B1" w:rsidP="00D420AC">
            <w:pPr>
              <w:rPr>
                <w:rFonts w:ascii="TH SarabunPSK" w:hAnsi="TH SarabunPSK" w:cs="TH SarabunPSK"/>
                <w:b/>
                <w:bCs/>
                <w:sz w:val="28"/>
                <w:szCs w:val="28"/>
              </w:rPr>
            </w:pPr>
            <w:r w:rsidRPr="00B60D70">
              <w:rPr>
                <w:rFonts w:ascii="TH SarabunPSK" w:hAnsi="TH SarabunPSK" w:cs="TH SarabunPSK" w:hint="cs"/>
                <w:b/>
                <w:bCs/>
                <w:sz w:val="28"/>
                <w:szCs w:val="28"/>
                <w:cs/>
                <w:lang w:val="th-TH"/>
              </w:rPr>
              <w:t>เกณฑ์การวัดและประเมินผล</w:t>
            </w:r>
            <w:r w:rsidRPr="00B60D70">
              <w:rPr>
                <w:rFonts w:ascii="TH SarabunPSK" w:hAnsi="TH SarabunPSK" w:cs="TH SarabunPSK" w:hint="cs"/>
                <w:b/>
                <w:bCs/>
                <w:sz w:val="28"/>
                <w:szCs w:val="28"/>
              </w:rPr>
              <w:t>:</w:t>
            </w:r>
          </w:p>
        </w:tc>
        <w:tc>
          <w:tcPr>
            <w:tcW w:w="3204" w:type="pct"/>
            <w:gridSpan w:val="5"/>
            <w:tcBorders>
              <w:bottom w:val="single" w:sz="2" w:space="0" w:color="auto"/>
            </w:tcBorders>
            <w:shd w:val="clear" w:color="auto" w:fill="auto"/>
          </w:tcPr>
          <w:p w14:paraId="19A6A358" w14:textId="77777777" w:rsidR="00F542B1" w:rsidRPr="00B60D70" w:rsidRDefault="00F542B1" w:rsidP="00D420AC">
            <w:pPr>
              <w:rPr>
                <w:rFonts w:ascii="TH SarabunPSK" w:hAnsi="TH SarabunPSK" w:cs="TH SarabunPSK"/>
                <w:sz w:val="28"/>
                <w:szCs w:val="28"/>
                <w:cs/>
              </w:rPr>
            </w:pPr>
            <w:r w:rsidRPr="00B60D70">
              <w:rPr>
                <w:rFonts w:ascii="TH SarabunPSK" w:hAnsi="TH SarabunPSK" w:cs="TH SarabunPSK" w:hint="cs"/>
                <w:sz w:val="28"/>
                <w:szCs w:val="28"/>
                <w:cs/>
                <w:lang w:val="th-TH"/>
              </w:rPr>
              <w:t xml:space="preserve"> ระดับของ </w:t>
            </w:r>
            <w:r w:rsidRPr="00B60D70">
              <w:rPr>
                <w:rFonts w:ascii="TH SarabunPSK" w:hAnsi="TH SarabunPSK" w:cs="TH SarabunPSK" w:hint="cs"/>
                <w:sz w:val="28"/>
                <w:szCs w:val="28"/>
              </w:rPr>
              <w:t xml:space="preserve">PLOs </w:t>
            </w:r>
            <w:r w:rsidRPr="00B60D70">
              <w:rPr>
                <w:rFonts w:ascii="TH SarabunPSK" w:hAnsi="TH SarabunPSK" w:cs="TH SarabunPSK" w:hint="cs"/>
                <w:sz w:val="28"/>
                <w:szCs w:val="28"/>
                <w:cs/>
              </w:rPr>
              <w:t>ที่คาดหวัง</w:t>
            </w:r>
          </w:p>
        </w:tc>
      </w:tr>
      <w:tr w:rsidR="00B60D70" w:rsidRPr="00B60D70" w14:paraId="12CDD6C2" w14:textId="77777777" w:rsidTr="001F70B1">
        <w:tc>
          <w:tcPr>
            <w:tcW w:w="1796" w:type="pct"/>
            <w:tcBorders>
              <w:right w:val="single" w:sz="2" w:space="0" w:color="auto"/>
            </w:tcBorders>
            <w:shd w:val="clear" w:color="auto" w:fill="auto"/>
          </w:tcPr>
          <w:p w14:paraId="1184232D" w14:textId="77777777" w:rsidR="00F542B1" w:rsidRPr="00B60D70" w:rsidRDefault="00F542B1" w:rsidP="00D420AC">
            <w:pPr>
              <w:rPr>
                <w:rFonts w:ascii="TH SarabunPSK" w:hAnsi="TH SarabunPSK" w:cs="TH SarabunPSK"/>
                <w:b/>
                <w:bCs/>
                <w:sz w:val="28"/>
                <w:szCs w:val="28"/>
                <w:cs/>
                <w:lang w:val="th-TH"/>
              </w:rPr>
            </w:pPr>
          </w:p>
        </w:tc>
        <w:tc>
          <w:tcPr>
            <w:tcW w:w="617" w:type="pct"/>
            <w:tcBorders>
              <w:top w:val="single" w:sz="2" w:space="0" w:color="auto"/>
              <w:left w:val="single" w:sz="2" w:space="0" w:color="auto"/>
              <w:bottom w:val="single" w:sz="2" w:space="0" w:color="auto"/>
              <w:right w:val="single" w:sz="2" w:space="0" w:color="auto"/>
            </w:tcBorders>
            <w:shd w:val="clear" w:color="auto" w:fill="D9E2F3" w:themeFill="accent1" w:themeFillTint="33"/>
          </w:tcPr>
          <w:p w14:paraId="154636EA" w14:textId="77777777" w:rsidR="00F542B1" w:rsidRPr="00B60D70" w:rsidRDefault="00F542B1" w:rsidP="00D420AC">
            <w:pPr>
              <w:jc w:val="center"/>
              <w:rPr>
                <w:rFonts w:ascii="TH SarabunPSK" w:hAnsi="TH SarabunPSK" w:cs="TH SarabunPSK"/>
                <w:sz w:val="28"/>
                <w:szCs w:val="28"/>
              </w:rPr>
            </w:pPr>
            <w:r w:rsidRPr="00B60D70">
              <w:rPr>
                <w:rFonts w:ascii="TH SarabunPSK" w:hAnsi="TH SarabunPSK" w:cs="TH SarabunPSK" w:hint="cs"/>
                <w:sz w:val="28"/>
                <w:szCs w:val="28"/>
              </w:rPr>
              <w:t>PLO1</w:t>
            </w:r>
          </w:p>
        </w:tc>
        <w:tc>
          <w:tcPr>
            <w:tcW w:w="619" w:type="pct"/>
            <w:tcBorders>
              <w:top w:val="single" w:sz="2" w:space="0" w:color="auto"/>
              <w:left w:val="single" w:sz="2" w:space="0" w:color="auto"/>
              <w:bottom w:val="single" w:sz="2" w:space="0" w:color="auto"/>
              <w:right w:val="single" w:sz="2" w:space="0" w:color="auto"/>
            </w:tcBorders>
            <w:shd w:val="clear" w:color="auto" w:fill="D9E2F3" w:themeFill="accent1" w:themeFillTint="33"/>
          </w:tcPr>
          <w:p w14:paraId="41B56003" w14:textId="77777777" w:rsidR="00F542B1" w:rsidRPr="00B60D70" w:rsidRDefault="00F542B1" w:rsidP="00D420AC">
            <w:pPr>
              <w:jc w:val="center"/>
              <w:rPr>
                <w:rFonts w:ascii="TH SarabunPSK" w:hAnsi="TH SarabunPSK" w:cs="TH SarabunPSK"/>
                <w:sz w:val="28"/>
                <w:szCs w:val="28"/>
                <w:cs/>
              </w:rPr>
            </w:pPr>
            <w:r w:rsidRPr="00B60D70">
              <w:rPr>
                <w:rFonts w:ascii="TH SarabunPSK" w:hAnsi="TH SarabunPSK" w:cs="TH SarabunPSK" w:hint="cs"/>
                <w:sz w:val="28"/>
                <w:szCs w:val="28"/>
              </w:rPr>
              <w:t>PLO2</w:t>
            </w:r>
          </w:p>
        </w:tc>
        <w:tc>
          <w:tcPr>
            <w:tcW w:w="618" w:type="pct"/>
            <w:tcBorders>
              <w:top w:val="single" w:sz="2" w:space="0" w:color="auto"/>
              <w:left w:val="single" w:sz="2" w:space="0" w:color="auto"/>
              <w:bottom w:val="single" w:sz="2" w:space="0" w:color="auto"/>
              <w:right w:val="single" w:sz="2" w:space="0" w:color="auto"/>
            </w:tcBorders>
            <w:shd w:val="clear" w:color="auto" w:fill="D9E2F3" w:themeFill="accent1" w:themeFillTint="33"/>
          </w:tcPr>
          <w:p w14:paraId="663124FC" w14:textId="77777777" w:rsidR="00F542B1" w:rsidRPr="00B60D70" w:rsidRDefault="00F542B1" w:rsidP="00D420AC">
            <w:pPr>
              <w:jc w:val="center"/>
              <w:rPr>
                <w:rFonts w:ascii="TH SarabunPSK" w:hAnsi="TH SarabunPSK" w:cs="TH SarabunPSK"/>
                <w:sz w:val="28"/>
                <w:szCs w:val="28"/>
                <w:cs/>
              </w:rPr>
            </w:pPr>
            <w:r w:rsidRPr="00B60D70">
              <w:rPr>
                <w:rFonts w:ascii="TH SarabunPSK" w:hAnsi="TH SarabunPSK" w:cs="TH SarabunPSK" w:hint="cs"/>
                <w:sz w:val="28"/>
                <w:szCs w:val="28"/>
              </w:rPr>
              <w:t>PLO3</w:t>
            </w:r>
          </w:p>
        </w:tc>
        <w:tc>
          <w:tcPr>
            <w:tcW w:w="619" w:type="pct"/>
            <w:tcBorders>
              <w:top w:val="single" w:sz="2" w:space="0" w:color="auto"/>
              <w:left w:val="single" w:sz="2" w:space="0" w:color="auto"/>
              <w:bottom w:val="single" w:sz="2" w:space="0" w:color="auto"/>
              <w:right w:val="single" w:sz="2" w:space="0" w:color="auto"/>
            </w:tcBorders>
            <w:shd w:val="clear" w:color="auto" w:fill="D9E2F3" w:themeFill="accent1" w:themeFillTint="33"/>
          </w:tcPr>
          <w:p w14:paraId="0664C5D8" w14:textId="77777777" w:rsidR="00F542B1" w:rsidRPr="00B60D70" w:rsidRDefault="00F542B1" w:rsidP="00D420AC">
            <w:pPr>
              <w:jc w:val="center"/>
              <w:rPr>
                <w:rFonts w:ascii="TH SarabunPSK" w:hAnsi="TH SarabunPSK" w:cs="TH SarabunPSK"/>
                <w:sz w:val="28"/>
                <w:szCs w:val="28"/>
                <w:cs/>
              </w:rPr>
            </w:pPr>
            <w:r w:rsidRPr="00B60D70">
              <w:rPr>
                <w:rFonts w:ascii="TH SarabunPSK" w:hAnsi="TH SarabunPSK" w:cs="TH SarabunPSK" w:hint="cs"/>
                <w:sz w:val="28"/>
                <w:szCs w:val="28"/>
              </w:rPr>
              <w:t>PLO4</w:t>
            </w:r>
          </w:p>
        </w:tc>
        <w:tc>
          <w:tcPr>
            <w:tcW w:w="731" w:type="pct"/>
            <w:tcBorders>
              <w:top w:val="single" w:sz="2" w:space="0" w:color="auto"/>
              <w:left w:val="single" w:sz="2" w:space="0" w:color="auto"/>
              <w:bottom w:val="single" w:sz="2" w:space="0" w:color="auto"/>
              <w:right w:val="single" w:sz="2" w:space="0" w:color="auto"/>
            </w:tcBorders>
            <w:shd w:val="clear" w:color="auto" w:fill="D9E2F3" w:themeFill="accent1" w:themeFillTint="33"/>
          </w:tcPr>
          <w:p w14:paraId="6306B154" w14:textId="77777777" w:rsidR="00F542B1" w:rsidRPr="00B60D70" w:rsidRDefault="00F542B1" w:rsidP="00D420AC">
            <w:pPr>
              <w:jc w:val="center"/>
              <w:rPr>
                <w:rFonts w:ascii="TH SarabunPSK" w:hAnsi="TH SarabunPSK" w:cs="TH SarabunPSK"/>
                <w:sz w:val="28"/>
                <w:szCs w:val="28"/>
                <w:cs/>
              </w:rPr>
            </w:pPr>
            <w:r w:rsidRPr="00B60D70">
              <w:rPr>
                <w:rFonts w:ascii="TH SarabunPSK" w:hAnsi="TH SarabunPSK" w:cs="TH SarabunPSK" w:hint="cs"/>
                <w:sz w:val="28"/>
                <w:szCs w:val="28"/>
              </w:rPr>
              <w:t>PLO5</w:t>
            </w:r>
          </w:p>
        </w:tc>
      </w:tr>
      <w:tr w:rsidR="00B60D70" w:rsidRPr="00B60D70" w14:paraId="0881C7CE" w14:textId="77777777" w:rsidTr="001F70B1">
        <w:tc>
          <w:tcPr>
            <w:tcW w:w="1796" w:type="pct"/>
            <w:tcBorders>
              <w:right w:val="single" w:sz="2" w:space="0" w:color="auto"/>
            </w:tcBorders>
            <w:shd w:val="clear" w:color="auto" w:fill="auto"/>
          </w:tcPr>
          <w:p w14:paraId="7DB491E3" w14:textId="77777777" w:rsidR="00F542B1" w:rsidRPr="00B60D70" w:rsidRDefault="00F542B1" w:rsidP="00D420AC">
            <w:pPr>
              <w:rPr>
                <w:rFonts w:ascii="TH SarabunPSK" w:hAnsi="TH SarabunPSK" w:cs="TH SarabunPSK"/>
                <w:b/>
                <w:bCs/>
                <w:sz w:val="28"/>
                <w:szCs w:val="28"/>
                <w:cs/>
                <w:lang w:val="th-TH"/>
              </w:rPr>
            </w:pPr>
          </w:p>
        </w:tc>
        <w:tc>
          <w:tcPr>
            <w:tcW w:w="617" w:type="pct"/>
            <w:tcBorders>
              <w:top w:val="single" w:sz="2" w:space="0" w:color="auto"/>
              <w:left w:val="single" w:sz="2" w:space="0" w:color="auto"/>
              <w:bottom w:val="single" w:sz="2" w:space="0" w:color="auto"/>
              <w:right w:val="single" w:sz="2" w:space="0" w:color="auto"/>
            </w:tcBorders>
            <w:shd w:val="clear" w:color="auto" w:fill="auto"/>
          </w:tcPr>
          <w:p w14:paraId="134DA143" w14:textId="201CF622" w:rsidR="00F542B1" w:rsidRPr="00B60D70" w:rsidRDefault="00DB7B13" w:rsidP="00D420AC">
            <w:pPr>
              <w:jc w:val="center"/>
              <w:rPr>
                <w:rFonts w:ascii="TH SarabunPSK" w:hAnsi="TH SarabunPSK" w:cs="TH SarabunPSK"/>
                <w:sz w:val="28"/>
                <w:szCs w:val="28"/>
              </w:rPr>
            </w:pPr>
            <w:r w:rsidRPr="00B60D70">
              <w:rPr>
                <w:rFonts w:ascii="TH SarabunPSK" w:hAnsi="TH SarabunPSK" w:cs="TH SarabunPSK" w:hint="cs"/>
                <w:sz w:val="28"/>
                <w:szCs w:val="28"/>
              </w:rPr>
              <w:t>P-K</w:t>
            </w:r>
            <w:r w:rsidR="007731E7" w:rsidRPr="00B60D70">
              <w:rPr>
                <w:rFonts w:ascii="TH SarabunPSK" w:hAnsi="TH SarabunPSK" w:cs="TH SarabunPSK"/>
                <w:sz w:val="28"/>
                <w:szCs w:val="28"/>
              </w:rPr>
              <w:t>3</w:t>
            </w:r>
          </w:p>
        </w:tc>
        <w:tc>
          <w:tcPr>
            <w:tcW w:w="619" w:type="pct"/>
            <w:tcBorders>
              <w:top w:val="single" w:sz="2" w:space="0" w:color="auto"/>
              <w:left w:val="single" w:sz="2" w:space="0" w:color="auto"/>
              <w:bottom w:val="single" w:sz="2" w:space="0" w:color="auto"/>
              <w:right w:val="single" w:sz="2" w:space="0" w:color="auto"/>
            </w:tcBorders>
            <w:shd w:val="clear" w:color="auto" w:fill="auto"/>
          </w:tcPr>
          <w:p w14:paraId="24303B1E" w14:textId="34C3BDAA" w:rsidR="00F542B1" w:rsidRPr="00B60D70" w:rsidRDefault="00DB7B13" w:rsidP="00D420AC">
            <w:pPr>
              <w:jc w:val="center"/>
              <w:rPr>
                <w:rFonts w:ascii="TH SarabunPSK" w:hAnsi="TH SarabunPSK" w:cs="TH SarabunPSK"/>
                <w:sz w:val="28"/>
                <w:szCs w:val="28"/>
              </w:rPr>
            </w:pPr>
            <w:r w:rsidRPr="00B60D70">
              <w:rPr>
                <w:rFonts w:ascii="TH SarabunPSK" w:hAnsi="TH SarabunPSK" w:cs="TH SarabunPSK" w:hint="cs"/>
                <w:sz w:val="28"/>
                <w:szCs w:val="28"/>
              </w:rPr>
              <w:t>P-S2</w:t>
            </w:r>
          </w:p>
        </w:tc>
        <w:tc>
          <w:tcPr>
            <w:tcW w:w="618" w:type="pct"/>
            <w:tcBorders>
              <w:top w:val="single" w:sz="2" w:space="0" w:color="auto"/>
              <w:left w:val="single" w:sz="2" w:space="0" w:color="auto"/>
              <w:bottom w:val="single" w:sz="2" w:space="0" w:color="auto"/>
              <w:right w:val="single" w:sz="2" w:space="0" w:color="auto"/>
            </w:tcBorders>
            <w:shd w:val="clear" w:color="auto" w:fill="auto"/>
          </w:tcPr>
          <w:p w14:paraId="6958B514" w14:textId="544FE225" w:rsidR="00F542B1" w:rsidRPr="00B60D70" w:rsidRDefault="00DB7B13" w:rsidP="00D420AC">
            <w:pPr>
              <w:jc w:val="center"/>
              <w:rPr>
                <w:rFonts w:ascii="TH SarabunPSK" w:hAnsi="TH SarabunPSK" w:cs="TH SarabunPSK"/>
                <w:sz w:val="28"/>
                <w:szCs w:val="28"/>
              </w:rPr>
            </w:pPr>
            <w:r w:rsidRPr="00B60D70">
              <w:rPr>
                <w:rFonts w:ascii="TH SarabunPSK" w:hAnsi="TH SarabunPSK" w:cs="TH SarabunPSK" w:hint="cs"/>
                <w:sz w:val="28"/>
                <w:szCs w:val="28"/>
              </w:rPr>
              <w:t>-</w:t>
            </w:r>
          </w:p>
        </w:tc>
        <w:tc>
          <w:tcPr>
            <w:tcW w:w="619" w:type="pct"/>
            <w:tcBorders>
              <w:top w:val="single" w:sz="2" w:space="0" w:color="auto"/>
              <w:left w:val="single" w:sz="2" w:space="0" w:color="auto"/>
              <w:bottom w:val="single" w:sz="2" w:space="0" w:color="auto"/>
              <w:right w:val="single" w:sz="2" w:space="0" w:color="auto"/>
            </w:tcBorders>
            <w:shd w:val="clear" w:color="auto" w:fill="auto"/>
          </w:tcPr>
          <w:p w14:paraId="0B27AF8A" w14:textId="6C6B74C3" w:rsidR="00F542B1" w:rsidRPr="00B60D70" w:rsidRDefault="00DB7B13" w:rsidP="00D420AC">
            <w:pPr>
              <w:jc w:val="center"/>
              <w:rPr>
                <w:rFonts w:ascii="TH SarabunPSK" w:hAnsi="TH SarabunPSK" w:cs="TH SarabunPSK"/>
                <w:sz w:val="28"/>
                <w:szCs w:val="28"/>
              </w:rPr>
            </w:pPr>
            <w:r w:rsidRPr="00B60D70">
              <w:rPr>
                <w:rFonts w:ascii="TH SarabunPSK" w:hAnsi="TH SarabunPSK" w:cs="TH SarabunPSK" w:hint="cs"/>
                <w:sz w:val="28"/>
                <w:szCs w:val="28"/>
              </w:rPr>
              <w:t>P-M</w:t>
            </w:r>
            <w:r w:rsidR="00AC5D16" w:rsidRPr="00B60D70">
              <w:rPr>
                <w:rFonts w:ascii="TH SarabunPSK" w:hAnsi="TH SarabunPSK" w:cs="TH SarabunPSK" w:hint="cs"/>
                <w:sz w:val="28"/>
                <w:szCs w:val="28"/>
              </w:rPr>
              <w:t>3</w:t>
            </w:r>
          </w:p>
        </w:tc>
        <w:tc>
          <w:tcPr>
            <w:tcW w:w="731" w:type="pct"/>
            <w:tcBorders>
              <w:top w:val="single" w:sz="2" w:space="0" w:color="auto"/>
              <w:left w:val="single" w:sz="2" w:space="0" w:color="auto"/>
              <w:bottom w:val="single" w:sz="2" w:space="0" w:color="auto"/>
              <w:right w:val="single" w:sz="2" w:space="0" w:color="auto"/>
            </w:tcBorders>
            <w:shd w:val="clear" w:color="auto" w:fill="auto"/>
          </w:tcPr>
          <w:p w14:paraId="0C85EA7F" w14:textId="3832B162" w:rsidR="00F542B1" w:rsidRPr="00B60D70" w:rsidRDefault="00DB7B13" w:rsidP="00D420AC">
            <w:pPr>
              <w:jc w:val="center"/>
              <w:rPr>
                <w:rFonts w:ascii="TH SarabunPSK" w:hAnsi="TH SarabunPSK" w:cs="TH SarabunPSK"/>
                <w:sz w:val="28"/>
                <w:szCs w:val="28"/>
              </w:rPr>
            </w:pPr>
            <w:r w:rsidRPr="00B60D70">
              <w:rPr>
                <w:rFonts w:ascii="TH SarabunPSK" w:hAnsi="TH SarabunPSK" w:cs="TH SarabunPSK" w:hint="cs"/>
                <w:sz w:val="28"/>
                <w:szCs w:val="28"/>
              </w:rPr>
              <w:t>P-M2</w:t>
            </w:r>
          </w:p>
        </w:tc>
      </w:tr>
      <w:tr w:rsidR="00F542B1" w:rsidRPr="00B60D70" w14:paraId="6E95AAF1" w14:textId="77777777" w:rsidTr="001F70B1">
        <w:tc>
          <w:tcPr>
            <w:tcW w:w="1796" w:type="pct"/>
            <w:shd w:val="clear" w:color="auto" w:fill="auto"/>
          </w:tcPr>
          <w:p w14:paraId="75DAF01E" w14:textId="77777777" w:rsidR="00F542B1" w:rsidRPr="00B60D70" w:rsidRDefault="00F542B1" w:rsidP="00D420AC">
            <w:pPr>
              <w:rPr>
                <w:rFonts w:ascii="TH SarabunPSK" w:hAnsi="TH SarabunPSK" w:cs="TH SarabunPSK"/>
                <w:b/>
                <w:bCs/>
                <w:sz w:val="28"/>
                <w:szCs w:val="28"/>
              </w:rPr>
            </w:pPr>
            <w:r w:rsidRPr="00B60D70">
              <w:rPr>
                <w:rFonts w:ascii="TH SarabunPSK" w:hAnsi="TH SarabunPSK" w:cs="TH SarabunPSK" w:hint="cs"/>
                <w:b/>
                <w:bCs/>
                <w:sz w:val="28"/>
                <w:szCs w:val="28"/>
                <w:cs/>
                <w:lang w:val="th-TH"/>
              </w:rPr>
              <w:t>แนวทางการดำเนินงาน :</w:t>
            </w:r>
          </w:p>
          <w:p w14:paraId="6B3A9745" w14:textId="77777777" w:rsidR="00F542B1" w:rsidRPr="00B60D70" w:rsidRDefault="00F542B1" w:rsidP="00D420AC">
            <w:pPr>
              <w:rPr>
                <w:rFonts w:ascii="TH SarabunPSK" w:hAnsi="TH SarabunPSK" w:cs="TH SarabunPSK"/>
                <w:sz w:val="28"/>
                <w:szCs w:val="28"/>
                <w:cs/>
                <w:lang w:val="th-TH"/>
              </w:rPr>
            </w:pPr>
            <w:r w:rsidRPr="00B60D70">
              <w:rPr>
                <w:rFonts w:ascii="TH SarabunPSK" w:hAnsi="TH SarabunPSK" w:cs="TH SarabunPSK" w:hint="cs"/>
                <w:sz w:val="28"/>
                <w:szCs w:val="28"/>
                <w:cs/>
                <w:lang w:val="th-TH"/>
              </w:rPr>
              <w:t>(กรณีนักศึกษาไม่ผ่าน)</w:t>
            </w:r>
          </w:p>
        </w:tc>
        <w:tc>
          <w:tcPr>
            <w:tcW w:w="3204" w:type="pct"/>
            <w:gridSpan w:val="5"/>
            <w:tcBorders>
              <w:top w:val="single" w:sz="2" w:space="0" w:color="auto"/>
            </w:tcBorders>
            <w:shd w:val="clear" w:color="auto" w:fill="auto"/>
          </w:tcPr>
          <w:p w14:paraId="41CA3351" w14:textId="77777777" w:rsidR="00F542B1" w:rsidRPr="00B60D70" w:rsidRDefault="00F542B1" w:rsidP="00D420AC">
            <w:pPr>
              <w:rPr>
                <w:rFonts w:ascii="TH SarabunPSK" w:hAnsi="TH SarabunPSK" w:cs="TH SarabunPSK"/>
                <w:sz w:val="28"/>
                <w:szCs w:val="28"/>
                <w:lang w:val="th-TH"/>
              </w:rPr>
            </w:pPr>
            <w:r w:rsidRPr="00B60D70">
              <w:rPr>
                <w:rFonts w:ascii="TH SarabunPSK" w:hAnsi="TH SarabunPSK" w:cs="TH SarabunPSK" w:hint="cs"/>
                <w:sz w:val="28"/>
                <w:szCs w:val="28"/>
                <w:cs/>
                <w:lang w:val="th-TH"/>
              </w:rPr>
              <w:t>จัดประชุมทีมผู้รับผิดชอบหลักสูตรและผู้สอนเพื่อกำหนดแนวทางการพัฒนานักศึกษาให้ได้ตามเกณฑ์ โดยอาจดำเนินการดังนี้</w:t>
            </w:r>
          </w:p>
          <w:p w14:paraId="54609302" w14:textId="77777777" w:rsidR="0026179D" w:rsidRPr="00B60D70" w:rsidRDefault="0026179D" w:rsidP="00FF7D50">
            <w:pPr>
              <w:pStyle w:val="af9"/>
              <w:numPr>
                <w:ilvl w:val="0"/>
                <w:numId w:val="69"/>
              </w:numPr>
              <w:ind w:right="-90"/>
              <w:jc w:val="left"/>
              <w:rPr>
                <w:rFonts w:ascii="TH SarabunPSK" w:hAnsi="TH SarabunPSK" w:cs="TH SarabunPSK"/>
                <w:sz w:val="28"/>
                <w:szCs w:val="28"/>
              </w:rPr>
            </w:pPr>
            <w:r w:rsidRPr="00B60D70">
              <w:rPr>
                <w:rFonts w:ascii="TH SarabunPSK" w:hAnsi="TH SarabunPSK" w:cs="TH SarabunPSK" w:hint="cs"/>
                <w:sz w:val="28"/>
                <w:szCs w:val="28"/>
                <w:cs/>
              </w:rPr>
              <w:t>วิเคราะห์ข้อมูลเพื่อระบุช่องว่างการเรียนรู้</w:t>
            </w:r>
          </w:p>
          <w:p w14:paraId="17F497E9" w14:textId="77777777" w:rsidR="0026179D" w:rsidRPr="00B60D70" w:rsidRDefault="0026179D" w:rsidP="00FF7D50">
            <w:pPr>
              <w:pStyle w:val="af9"/>
              <w:numPr>
                <w:ilvl w:val="0"/>
                <w:numId w:val="69"/>
              </w:numPr>
              <w:ind w:right="-90"/>
              <w:rPr>
                <w:rFonts w:ascii="TH SarabunPSK" w:hAnsi="TH SarabunPSK" w:cs="TH SarabunPSK"/>
                <w:sz w:val="28"/>
                <w:szCs w:val="28"/>
              </w:rPr>
            </w:pPr>
            <w:r w:rsidRPr="00B60D70">
              <w:rPr>
                <w:rFonts w:ascii="TH SarabunPSK" w:hAnsi="TH SarabunPSK" w:cs="TH SarabunPSK" w:hint="cs"/>
                <w:sz w:val="28"/>
                <w:szCs w:val="28"/>
                <w:cs/>
              </w:rPr>
              <w:t xml:space="preserve">ใช้การสอนที่แตกต่าง </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ปรับกลยุทธ์การสอนให้สอดคล้องกับความต้องการที่หลากหลายของนักศึกษา</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หรือ</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แบ่งกลุ่มสอนตามความถนัดของนักศึกษา</w:t>
            </w:r>
          </w:p>
          <w:p w14:paraId="1D747381" w14:textId="77777777" w:rsidR="0026179D" w:rsidRPr="00B60D70" w:rsidRDefault="0026179D" w:rsidP="00FF7D50">
            <w:pPr>
              <w:pStyle w:val="af9"/>
              <w:numPr>
                <w:ilvl w:val="0"/>
                <w:numId w:val="69"/>
              </w:numPr>
              <w:ind w:right="-90"/>
              <w:rPr>
                <w:rFonts w:ascii="TH SarabunPSK" w:hAnsi="TH SarabunPSK" w:cs="TH SarabunPSK"/>
                <w:sz w:val="28"/>
                <w:szCs w:val="28"/>
              </w:rPr>
            </w:pPr>
            <w:r w:rsidRPr="00B60D70">
              <w:rPr>
                <w:rFonts w:ascii="TH SarabunPSK" w:hAnsi="TH SarabunPSK" w:cs="TH SarabunPSK" w:hint="cs"/>
                <w:sz w:val="28"/>
                <w:szCs w:val="28"/>
                <w:cs/>
              </w:rPr>
              <w:t xml:space="preserve">ใช้การสนับสนุนและการแทรกแซงที่ตรงเป้าหมาย </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จัดสอนพิเศษหรือสอนแบบกลุ่มย่อยหรือแบบตัวต่อตัวหรือเติมประสบการณ์ที่เจาะจงเพื่อปิดช่องว่าง</w:t>
            </w:r>
          </w:p>
          <w:p w14:paraId="177FD5A3" w14:textId="77777777" w:rsidR="0026179D" w:rsidRPr="00B60D70" w:rsidRDefault="0026179D" w:rsidP="00FF7D50">
            <w:pPr>
              <w:pStyle w:val="af9"/>
              <w:numPr>
                <w:ilvl w:val="0"/>
                <w:numId w:val="69"/>
              </w:numPr>
              <w:ind w:right="-90"/>
              <w:rPr>
                <w:rFonts w:ascii="TH SarabunPSK" w:hAnsi="TH SarabunPSK" w:cs="TH SarabunPSK"/>
                <w:sz w:val="28"/>
                <w:szCs w:val="28"/>
              </w:rPr>
            </w:pPr>
            <w:r w:rsidRPr="00B60D70">
              <w:rPr>
                <w:rFonts w:ascii="TH SarabunPSK" w:hAnsi="TH SarabunPSK" w:cs="TH SarabunPSK" w:hint="cs"/>
                <w:sz w:val="28"/>
                <w:szCs w:val="28"/>
                <w:cs/>
              </w:rPr>
              <w:t xml:space="preserve">สร้างการมีส่วนร่วมและแรงจูงใจใฝ่เรียนรู้ </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ตั้งเป้าหมายที่ชัดเจนและบรรลุได้</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ปฏิบัติตามระบบการป้อนกลับ คือ การป้อนผลกลับเพื่อบอกสภาพปัจจุบัน การป้อนเป้าหมายเพื่อบอกทิศและความคาดหวัง</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 xml:space="preserve">และการป้อนคำแนะนำเพื่อให้บรรลุความคาดหวัง ทั้งนี้เพื่อให้บรรลุ </w:t>
            </w:r>
            <w:r w:rsidRPr="00B60D70">
              <w:rPr>
                <w:rFonts w:ascii="TH SarabunPSK" w:hAnsi="TH SarabunPSK" w:cs="TH SarabunPSK" w:hint="cs"/>
                <w:sz w:val="28"/>
                <w:szCs w:val="28"/>
              </w:rPr>
              <w:t xml:space="preserve">CLOs </w:t>
            </w:r>
            <w:r w:rsidRPr="00B60D70">
              <w:rPr>
                <w:rFonts w:ascii="TH SarabunPSK" w:hAnsi="TH SarabunPSK" w:cs="TH SarabunPSK" w:hint="cs"/>
                <w:sz w:val="28"/>
                <w:szCs w:val="28"/>
                <w:cs/>
              </w:rPr>
              <w:t xml:space="preserve">และ </w:t>
            </w:r>
            <w:r w:rsidRPr="00B60D70">
              <w:rPr>
                <w:rFonts w:ascii="TH SarabunPSK" w:hAnsi="TH SarabunPSK" w:cs="TH SarabunPSK" w:hint="cs"/>
                <w:sz w:val="28"/>
                <w:szCs w:val="28"/>
              </w:rPr>
              <w:t xml:space="preserve">PLOs </w:t>
            </w:r>
            <w:r w:rsidRPr="00B60D70">
              <w:rPr>
                <w:rFonts w:ascii="TH SarabunPSK" w:hAnsi="TH SarabunPSK" w:cs="TH SarabunPSK" w:hint="cs"/>
                <w:sz w:val="28"/>
                <w:szCs w:val="28"/>
                <w:cs/>
              </w:rPr>
              <w:t>รวมทั้งส่งเสริมการสะท้อนคิดตนเอง</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หรือใช้กระบวนการทบทวนหลังปฏิบัติงาน (</w:t>
            </w:r>
            <w:r w:rsidRPr="00B60D70">
              <w:rPr>
                <w:rFonts w:ascii="TH SarabunPSK" w:hAnsi="TH SarabunPSK" w:cs="TH SarabunPSK" w:hint="cs"/>
                <w:sz w:val="28"/>
                <w:szCs w:val="28"/>
              </w:rPr>
              <w:t>After Action Review-AAR</w:t>
            </w:r>
            <w:r w:rsidRPr="00B60D70">
              <w:rPr>
                <w:rFonts w:ascii="TH SarabunPSK" w:hAnsi="TH SarabunPSK" w:cs="TH SarabunPSK" w:hint="cs"/>
                <w:sz w:val="28"/>
                <w:szCs w:val="28"/>
                <w:cs/>
              </w:rPr>
              <w:t>)</w:t>
            </w:r>
          </w:p>
          <w:p w14:paraId="73D93365" w14:textId="1E33836B" w:rsidR="00F542B1" w:rsidRPr="00B60D70" w:rsidRDefault="0026179D" w:rsidP="00FF7D50">
            <w:pPr>
              <w:pStyle w:val="af9"/>
              <w:numPr>
                <w:ilvl w:val="0"/>
                <w:numId w:val="69"/>
              </w:numPr>
              <w:rPr>
                <w:rFonts w:ascii="TH SarabunPSK" w:hAnsi="TH SarabunPSK" w:cs="TH SarabunPSK"/>
                <w:sz w:val="28"/>
                <w:szCs w:val="28"/>
                <w:cs/>
                <w:lang w:val="th-TH"/>
              </w:rPr>
            </w:pPr>
            <w:r w:rsidRPr="00B60D70">
              <w:rPr>
                <w:rFonts w:ascii="TH SarabunPSK" w:hAnsi="TH SarabunPSK" w:cs="TH SarabunPSK" w:hint="cs"/>
                <w:sz w:val="28"/>
                <w:szCs w:val="28"/>
                <w:cs/>
              </w:rPr>
              <w:t>ส่งเสริมและสนับสนุนการเรียนรู้ด้วยตนเอง</w:t>
            </w:r>
          </w:p>
        </w:tc>
      </w:tr>
    </w:tbl>
    <w:p w14:paraId="7F47EFC2" w14:textId="7531BAD9" w:rsidR="008C7EB1" w:rsidRDefault="008C7EB1" w:rsidP="00F542B1">
      <w:pPr>
        <w:rPr>
          <w:rFonts w:ascii="TH SarabunPSK" w:hAnsi="TH SarabunPSK" w:cs="TH SarabunPSK"/>
          <w:cs/>
        </w:rPr>
      </w:pPr>
    </w:p>
    <w:p w14:paraId="0FDA0428" w14:textId="77777777" w:rsidR="008C7EB1" w:rsidRDefault="008C7EB1">
      <w:pPr>
        <w:jc w:val="left"/>
        <w:rPr>
          <w:rFonts w:ascii="TH SarabunPSK" w:hAnsi="TH SarabunPSK" w:cs="TH SarabunPSK"/>
          <w:cs/>
        </w:rPr>
      </w:pPr>
      <w:r>
        <w:rPr>
          <w:rFonts w:ascii="TH SarabunPSK" w:hAnsi="TH SarabunPSK" w:cs="TH SarabunPSK"/>
          <w:cs/>
        </w:rPr>
        <w:br w:type="page"/>
      </w:r>
    </w:p>
    <w:tbl>
      <w:tblPr>
        <w:tblStyle w:val="af6"/>
        <w:tblW w:w="0" w:type="auto"/>
        <w:tblBorders>
          <w:top w:val="none" w:sz="0"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6186"/>
      </w:tblGrid>
      <w:tr w:rsidR="00B60D70" w:rsidRPr="00B60D70" w14:paraId="6172BD12" w14:textId="77777777" w:rsidTr="00D420AC">
        <w:trPr>
          <w:trHeight w:val="582"/>
        </w:trPr>
        <w:tc>
          <w:tcPr>
            <w:tcW w:w="2830" w:type="dxa"/>
            <w:shd w:val="clear" w:color="auto" w:fill="D0CECE" w:themeFill="background2" w:themeFillShade="E6"/>
            <w:vAlign w:val="center"/>
          </w:tcPr>
          <w:p w14:paraId="05C5D4C0" w14:textId="2698F8DE" w:rsidR="00F542B1" w:rsidRPr="00B60D70" w:rsidRDefault="00F542B1" w:rsidP="00D420AC">
            <w:pPr>
              <w:jc w:val="left"/>
              <w:rPr>
                <w:rFonts w:ascii="TH SarabunPSK" w:hAnsi="TH SarabunPSK" w:cs="TH SarabunPSK"/>
                <w:b/>
                <w:bCs/>
              </w:rPr>
            </w:pPr>
            <w:r w:rsidRPr="00B60D70">
              <w:rPr>
                <w:rFonts w:ascii="TH SarabunPSK" w:hAnsi="TH SarabunPSK" w:cs="TH SarabunPSK" w:hint="cs"/>
                <w:b/>
                <w:bCs/>
                <w:cs/>
              </w:rPr>
              <w:lastRenderedPageBreak/>
              <w:t xml:space="preserve">ขั้นที่ </w:t>
            </w:r>
            <w:r w:rsidR="00BD73E8" w:rsidRPr="00B60D70">
              <w:rPr>
                <w:rFonts w:ascii="TH SarabunPSK" w:hAnsi="TH SarabunPSK" w:cs="TH SarabunPSK" w:hint="cs"/>
                <w:b/>
                <w:bCs/>
              </w:rPr>
              <w:t>5</w:t>
            </w:r>
            <w:r w:rsidRPr="00B60D70">
              <w:rPr>
                <w:rFonts w:ascii="TH SarabunPSK" w:hAnsi="TH SarabunPSK" w:cs="TH SarabunPSK" w:hint="cs"/>
                <w:b/>
                <w:bCs/>
              </w:rPr>
              <w:t xml:space="preserve"> (Stage-LO </w:t>
            </w:r>
            <w:r w:rsidR="00BD73E8" w:rsidRPr="00B60D70">
              <w:rPr>
                <w:rFonts w:ascii="TH SarabunPSK" w:hAnsi="TH SarabunPSK" w:cs="TH SarabunPSK" w:hint="cs"/>
                <w:b/>
                <w:bCs/>
              </w:rPr>
              <w:t>5</w:t>
            </w:r>
            <w:r w:rsidRPr="00B60D70">
              <w:rPr>
                <w:rFonts w:ascii="TH SarabunPSK" w:hAnsi="TH SarabunPSK" w:cs="TH SarabunPSK" w:hint="cs"/>
                <w:b/>
                <w:bCs/>
              </w:rPr>
              <w:t>)</w:t>
            </w:r>
          </w:p>
        </w:tc>
        <w:tc>
          <w:tcPr>
            <w:tcW w:w="6186" w:type="dxa"/>
          </w:tcPr>
          <w:p w14:paraId="117F7330" w14:textId="77777777" w:rsidR="00F542B1" w:rsidRPr="00B60D70" w:rsidRDefault="00F542B1" w:rsidP="00D420AC">
            <w:pPr>
              <w:rPr>
                <w:rFonts w:ascii="TH SarabunPSK" w:hAnsi="TH SarabunPSK" w:cs="TH SarabunPSK"/>
              </w:rPr>
            </w:pPr>
          </w:p>
        </w:tc>
      </w:tr>
    </w:tbl>
    <w:p w14:paraId="7C5C028F" w14:textId="05D07184" w:rsidR="00F542B1" w:rsidRPr="00B60D70" w:rsidRDefault="00F542B1" w:rsidP="00F542B1">
      <w:pPr>
        <w:rPr>
          <w:rFonts w:ascii="TH SarabunPSK" w:hAnsi="TH SarabunPSK" w:cs="TH SarabunPSK"/>
        </w:rPr>
      </w:pPr>
      <w:r w:rsidRPr="00B60D70">
        <w:rPr>
          <w:rFonts w:ascii="TH SarabunPSK" w:hAnsi="TH SarabunPSK" w:cs="TH SarabunPSK" w:hint="cs"/>
          <w:cs/>
        </w:rPr>
        <w:t>แสดงออกถึงความสามารถเชิงวิชาชีพครูโดยปฏิบัติงานในสถานศึกษาระดับอาชีวศึกษาตามเกณฑ์ที่คุรุสภากำหนดได้อย่างครบถ้วน</w:t>
      </w:r>
    </w:p>
    <w:p w14:paraId="0D249FE9" w14:textId="77777777" w:rsidR="00F542B1" w:rsidRPr="00B60D70" w:rsidRDefault="00F542B1" w:rsidP="00F542B1">
      <w:pPr>
        <w:rPr>
          <w:rFonts w:ascii="TH SarabunPSK" w:hAnsi="TH SarabunPSK" w:cs="TH SarabunPSK"/>
          <w:sz w:val="20"/>
          <w:szCs w:val="20"/>
        </w:rPr>
      </w:pP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2"/>
        <w:gridCol w:w="1114"/>
        <w:gridCol w:w="1117"/>
        <w:gridCol w:w="1116"/>
        <w:gridCol w:w="1117"/>
        <w:gridCol w:w="1320"/>
      </w:tblGrid>
      <w:tr w:rsidR="00B60D70" w:rsidRPr="00B60D70" w14:paraId="514DAE28" w14:textId="77777777" w:rsidTr="001F70B1">
        <w:tc>
          <w:tcPr>
            <w:tcW w:w="1796" w:type="pct"/>
            <w:shd w:val="clear" w:color="auto" w:fill="auto"/>
          </w:tcPr>
          <w:p w14:paraId="70DB259A" w14:textId="77777777" w:rsidR="00F542B1" w:rsidRPr="00B60D70" w:rsidRDefault="00F542B1" w:rsidP="00D420AC">
            <w:pPr>
              <w:rPr>
                <w:rFonts w:ascii="TH SarabunPSK" w:hAnsi="TH SarabunPSK" w:cs="TH SarabunPSK"/>
                <w:b/>
                <w:bCs/>
                <w:sz w:val="28"/>
                <w:szCs w:val="28"/>
                <w:cs/>
              </w:rPr>
            </w:pPr>
            <w:r w:rsidRPr="00B60D70">
              <w:rPr>
                <w:rFonts w:ascii="TH SarabunPSK" w:hAnsi="TH SarabunPSK" w:cs="TH SarabunPSK" w:hint="cs"/>
                <w:b/>
                <w:bCs/>
                <w:sz w:val="28"/>
                <w:szCs w:val="28"/>
                <w:cs/>
                <w:lang w:val="th-TH"/>
              </w:rPr>
              <w:t>ช่วงเวลาในการวัดและประเมินผล</w:t>
            </w:r>
            <w:r w:rsidRPr="00B60D70">
              <w:rPr>
                <w:rFonts w:ascii="TH SarabunPSK" w:hAnsi="TH SarabunPSK" w:cs="TH SarabunPSK" w:hint="cs"/>
                <w:b/>
                <w:bCs/>
                <w:sz w:val="28"/>
                <w:szCs w:val="28"/>
              </w:rPr>
              <w:t>:</w:t>
            </w:r>
          </w:p>
        </w:tc>
        <w:tc>
          <w:tcPr>
            <w:tcW w:w="3204" w:type="pct"/>
            <w:gridSpan w:val="5"/>
            <w:shd w:val="clear" w:color="auto" w:fill="auto"/>
          </w:tcPr>
          <w:p w14:paraId="223E7650" w14:textId="679D78A7" w:rsidR="00F542B1" w:rsidRPr="00B60D70" w:rsidRDefault="00F542B1" w:rsidP="00D420AC">
            <w:pPr>
              <w:rPr>
                <w:rFonts w:ascii="TH SarabunPSK" w:hAnsi="TH SarabunPSK" w:cs="TH SarabunPSK"/>
                <w:sz w:val="28"/>
                <w:szCs w:val="28"/>
                <w:cs/>
              </w:rPr>
            </w:pPr>
            <w:r w:rsidRPr="00B60D70">
              <w:rPr>
                <w:rFonts w:ascii="TH SarabunPSK" w:hAnsi="TH SarabunPSK" w:cs="TH SarabunPSK" w:hint="cs"/>
                <w:sz w:val="28"/>
                <w:szCs w:val="28"/>
                <w:cs/>
                <w:lang w:val="th-TH"/>
              </w:rPr>
              <w:t xml:space="preserve">สิ้นสุดภาคการศึกษาที่ </w:t>
            </w:r>
            <w:r w:rsidRPr="00B60D70">
              <w:rPr>
                <w:rFonts w:ascii="TH SarabunPSK" w:hAnsi="TH SarabunPSK" w:cs="TH SarabunPSK" w:hint="cs"/>
                <w:sz w:val="28"/>
                <w:szCs w:val="28"/>
              </w:rPr>
              <w:t>2</w:t>
            </w:r>
            <w:r w:rsidRPr="00B60D70">
              <w:rPr>
                <w:rFonts w:ascii="TH SarabunPSK" w:hAnsi="TH SarabunPSK" w:cs="TH SarabunPSK" w:hint="cs"/>
                <w:sz w:val="28"/>
                <w:szCs w:val="28"/>
                <w:cs/>
                <w:lang w:val="th-TH"/>
              </w:rPr>
              <w:t xml:space="preserve"> ของปีที่ </w:t>
            </w:r>
            <w:r w:rsidR="00BE749D" w:rsidRPr="00B60D70">
              <w:rPr>
                <w:rFonts w:ascii="TH SarabunPSK" w:hAnsi="TH SarabunPSK" w:cs="TH SarabunPSK"/>
                <w:sz w:val="28"/>
                <w:szCs w:val="28"/>
              </w:rPr>
              <w:t>5</w:t>
            </w:r>
          </w:p>
        </w:tc>
      </w:tr>
      <w:tr w:rsidR="00B60D70" w:rsidRPr="00B60D70" w14:paraId="5B348D47" w14:textId="77777777" w:rsidTr="001F70B1">
        <w:tc>
          <w:tcPr>
            <w:tcW w:w="1796" w:type="pct"/>
            <w:shd w:val="clear" w:color="auto" w:fill="auto"/>
          </w:tcPr>
          <w:p w14:paraId="2C1F1F3B" w14:textId="77777777" w:rsidR="00F542B1" w:rsidRPr="00B60D70" w:rsidRDefault="00F542B1" w:rsidP="00D420AC">
            <w:pPr>
              <w:rPr>
                <w:rFonts w:ascii="TH SarabunPSK" w:hAnsi="TH SarabunPSK" w:cs="TH SarabunPSK"/>
                <w:b/>
                <w:bCs/>
                <w:sz w:val="28"/>
                <w:szCs w:val="28"/>
              </w:rPr>
            </w:pPr>
            <w:r w:rsidRPr="00B60D70">
              <w:rPr>
                <w:rFonts w:ascii="TH SarabunPSK" w:hAnsi="TH SarabunPSK" w:cs="TH SarabunPSK" w:hint="cs"/>
                <w:b/>
                <w:bCs/>
                <w:sz w:val="28"/>
                <w:szCs w:val="28"/>
                <w:cs/>
                <w:lang w:val="th-TH"/>
              </w:rPr>
              <w:t>วิธีการวัดและประเมินผล</w:t>
            </w:r>
            <w:r w:rsidRPr="00B60D70">
              <w:rPr>
                <w:rFonts w:ascii="TH SarabunPSK" w:hAnsi="TH SarabunPSK" w:cs="TH SarabunPSK" w:hint="cs"/>
                <w:b/>
                <w:bCs/>
                <w:sz w:val="28"/>
                <w:szCs w:val="28"/>
              </w:rPr>
              <w:t>:</w:t>
            </w:r>
          </w:p>
        </w:tc>
        <w:tc>
          <w:tcPr>
            <w:tcW w:w="3204" w:type="pct"/>
            <w:gridSpan w:val="5"/>
            <w:shd w:val="clear" w:color="auto" w:fill="auto"/>
          </w:tcPr>
          <w:p w14:paraId="40FDE716" w14:textId="3D64E0CA" w:rsidR="00F542B1" w:rsidRPr="00B60D70" w:rsidRDefault="00F542B1" w:rsidP="00FF7D50">
            <w:pPr>
              <w:pStyle w:val="af9"/>
              <w:numPr>
                <w:ilvl w:val="0"/>
                <w:numId w:val="69"/>
              </w:numPr>
              <w:rPr>
                <w:rFonts w:ascii="TH SarabunPSK" w:hAnsi="TH SarabunPSK" w:cs="TH SarabunPSK"/>
                <w:sz w:val="28"/>
                <w:szCs w:val="28"/>
              </w:rPr>
            </w:pPr>
            <w:r w:rsidRPr="00B60D70">
              <w:rPr>
                <w:rFonts w:ascii="TH SarabunPSK" w:hAnsi="TH SarabunPSK" w:cs="TH SarabunPSK" w:hint="cs"/>
                <w:sz w:val="28"/>
                <w:szCs w:val="28"/>
                <w:cs/>
                <w:lang w:val="th-TH"/>
              </w:rPr>
              <w:t>ตรวจสอบผลลัพธ์การเรียนรู้ของรายวิชา</w:t>
            </w:r>
            <w:r w:rsidRPr="00B60D70">
              <w:rPr>
                <w:rFonts w:ascii="TH SarabunPSK" w:hAnsi="TH SarabunPSK" w:cs="TH SarabunPSK" w:hint="cs"/>
                <w:sz w:val="28"/>
                <w:szCs w:val="28"/>
              </w:rPr>
              <w:t xml:space="preserve"> </w:t>
            </w:r>
            <w:r w:rsidR="00B91175" w:rsidRPr="00B60D70">
              <w:rPr>
                <w:rFonts w:ascii="TH SarabunPSK" w:hAnsi="TH SarabunPSK" w:cs="TH SarabunPSK" w:hint="cs"/>
                <w:sz w:val="28"/>
                <w:szCs w:val="28"/>
                <w:u w:val="single"/>
              </w:rPr>
              <w:t xml:space="preserve">CTE </w:t>
            </w:r>
            <w:r w:rsidR="00E567DD" w:rsidRPr="00B60D70">
              <w:rPr>
                <w:rFonts w:ascii="TH SarabunPSK" w:hAnsi="TH SarabunPSK" w:cs="TH SarabunPSK" w:hint="cs"/>
                <w:sz w:val="28"/>
                <w:szCs w:val="28"/>
                <w:u w:val="single"/>
              </w:rPr>
              <w:t>499</w:t>
            </w:r>
            <w:r w:rsidR="00345DC2" w:rsidRPr="00B60D70">
              <w:rPr>
                <w:rFonts w:ascii="TH SarabunPSK" w:hAnsi="TH SarabunPSK" w:cs="TH SarabunPSK"/>
                <w:sz w:val="28"/>
                <w:szCs w:val="28"/>
                <w:u w:val="single"/>
              </w:rPr>
              <w:t>(</w:t>
            </w:r>
            <w:r w:rsidR="00FE49D8" w:rsidRPr="00B60D70">
              <w:rPr>
                <w:rFonts w:ascii="TH SarabunPSK" w:hAnsi="TH SarabunPSK" w:cs="TH SarabunPSK"/>
                <w:sz w:val="28"/>
                <w:szCs w:val="28"/>
                <w:u w:val="single"/>
              </w:rPr>
              <w:t>CLO1,CLO2,CLO</w:t>
            </w:r>
            <w:r w:rsidR="00345DC2" w:rsidRPr="00B60D70">
              <w:rPr>
                <w:rFonts w:ascii="TH SarabunPSK" w:hAnsi="TH SarabunPSK" w:cs="TH SarabunPSK" w:hint="cs"/>
                <w:sz w:val="28"/>
                <w:szCs w:val="28"/>
                <w:u w:val="single"/>
                <w:cs/>
              </w:rPr>
              <w:t>3</w:t>
            </w:r>
            <w:r w:rsidR="00345DC2" w:rsidRPr="00B60D70">
              <w:rPr>
                <w:rFonts w:ascii="TH SarabunPSK" w:hAnsi="TH SarabunPSK" w:cs="TH SarabunPSK"/>
                <w:sz w:val="28"/>
                <w:szCs w:val="28"/>
                <w:u w:val="single"/>
              </w:rPr>
              <w:t>)</w:t>
            </w:r>
            <w:r w:rsidR="00E567DD" w:rsidRPr="00B60D70">
              <w:rPr>
                <w:rFonts w:ascii="TH SarabunPSK" w:hAnsi="TH SarabunPSK" w:cs="TH SarabunPSK" w:hint="cs"/>
                <w:sz w:val="28"/>
                <w:szCs w:val="28"/>
                <w:u w:val="single"/>
              </w:rPr>
              <w:t xml:space="preserve">, </w:t>
            </w:r>
            <w:r w:rsidR="00B91175" w:rsidRPr="00B60D70">
              <w:rPr>
                <w:rFonts w:ascii="TH SarabunPSK" w:hAnsi="TH SarabunPSK" w:cs="TH SarabunPSK" w:hint="cs"/>
                <w:sz w:val="28"/>
                <w:szCs w:val="28"/>
                <w:u w:val="single"/>
              </w:rPr>
              <w:t>CTE</w:t>
            </w:r>
            <w:r w:rsidR="00E567DD" w:rsidRPr="00B60D70">
              <w:rPr>
                <w:rFonts w:ascii="TH SarabunPSK" w:hAnsi="TH SarabunPSK" w:cs="TH SarabunPSK" w:hint="cs"/>
                <w:sz w:val="28"/>
                <w:szCs w:val="28"/>
                <w:u w:val="single"/>
              </w:rPr>
              <w:t>599</w:t>
            </w:r>
            <w:r w:rsidR="00345DC2" w:rsidRPr="00B60D70">
              <w:rPr>
                <w:rFonts w:ascii="TH SarabunPSK" w:hAnsi="TH SarabunPSK" w:cs="TH SarabunPSK" w:hint="cs"/>
                <w:sz w:val="28"/>
                <w:szCs w:val="28"/>
                <w:u w:val="single"/>
                <w:cs/>
              </w:rPr>
              <w:t>(</w:t>
            </w:r>
            <w:r w:rsidR="00345DC2" w:rsidRPr="00B60D70">
              <w:rPr>
                <w:rFonts w:ascii="TH SarabunPSK" w:hAnsi="TH SarabunPSK" w:cs="TH SarabunPSK"/>
                <w:sz w:val="28"/>
                <w:szCs w:val="28"/>
                <w:u w:val="single"/>
              </w:rPr>
              <w:t>CLO</w:t>
            </w:r>
            <w:r w:rsidR="00FE49D8" w:rsidRPr="00B60D70">
              <w:rPr>
                <w:rFonts w:ascii="TH SarabunPSK" w:hAnsi="TH SarabunPSK" w:cs="TH SarabunPSK"/>
                <w:sz w:val="28"/>
                <w:szCs w:val="28"/>
                <w:u w:val="single"/>
              </w:rPr>
              <w:t>1</w:t>
            </w:r>
            <w:r w:rsidR="00345DC2" w:rsidRPr="00B60D70">
              <w:rPr>
                <w:rFonts w:ascii="TH SarabunPSK" w:hAnsi="TH SarabunPSK" w:cs="TH SarabunPSK" w:hint="cs"/>
                <w:sz w:val="28"/>
                <w:szCs w:val="28"/>
                <w:u w:val="single"/>
                <w:cs/>
              </w:rPr>
              <w:t>)</w:t>
            </w:r>
          </w:p>
          <w:p w14:paraId="1E697DD3" w14:textId="37A82257" w:rsidR="00BD73E8" w:rsidRPr="00B60D70" w:rsidRDefault="00BD73E8" w:rsidP="00FF7D50">
            <w:pPr>
              <w:pStyle w:val="af9"/>
              <w:numPr>
                <w:ilvl w:val="0"/>
                <w:numId w:val="69"/>
              </w:numPr>
              <w:rPr>
                <w:rFonts w:ascii="TH SarabunPSK" w:hAnsi="TH SarabunPSK" w:cs="TH SarabunPSK"/>
                <w:sz w:val="28"/>
                <w:szCs w:val="28"/>
              </w:rPr>
            </w:pPr>
            <w:r w:rsidRPr="00B60D70">
              <w:rPr>
                <w:rFonts w:ascii="TH SarabunPSK" w:hAnsi="TH SarabunPSK" w:cs="TH SarabunPSK" w:hint="cs"/>
                <w:sz w:val="28"/>
                <w:szCs w:val="28"/>
                <w:cs/>
                <w:lang w:val="th-TH"/>
              </w:rPr>
              <w:t>วัดและประเมินผลตามวิธีการและหลักเกณฑ์ที่คณะฯ กำหนด ซึ่งครอบคลุมแนวทางการประเมินผลของคุรุสภาที่ประกอบด้วย อาจารย์นิเทศ</w:t>
            </w:r>
            <w:r w:rsidR="00D3617D" w:rsidRPr="00B60D70">
              <w:rPr>
                <w:rFonts w:ascii="TH SarabunPSK" w:hAnsi="TH SarabunPSK" w:cs="TH SarabunPSK" w:hint="cs"/>
                <w:sz w:val="28"/>
                <w:szCs w:val="28"/>
                <w:cs/>
                <w:lang w:val="th-TH"/>
              </w:rPr>
              <w:t>ก์</w:t>
            </w:r>
            <w:r w:rsidRPr="00B60D70">
              <w:rPr>
                <w:rFonts w:ascii="TH SarabunPSK" w:hAnsi="TH SarabunPSK" w:cs="TH SarabunPSK" w:hint="cs"/>
                <w:sz w:val="28"/>
                <w:szCs w:val="28"/>
                <w:lang w:val="th-TH"/>
              </w:rPr>
              <w:t xml:space="preserve">, </w:t>
            </w:r>
            <w:r w:rsidRPr="00B60D70">
              <w:rPr>
                <w:rFonts w:ascii="TH SarabunPSK" w:hAnsi="TH SarabunPSK" w:cs="TH SarabunPSK" w:hint="cs"/>
                <w:sz w:val="28"/>
                <w:szCs w:val="28"/>
                <w:cs/>
                <w:lang w:val="th-TH"/>
              </w:rPr>
              <w:t>ครูพี่เลี้ยงและสถานศึกษา</w:t>
            </w:r>
          </w:p>
          <w:p w14:paraId="28623914" w14:textId="2F12B230" w:rsidR="00F542B1" w:rsidRPr="00B60D70" w:rsidRDefault="00F542B1" w:rsidP="00FF7D50">
            <w:pPr>
              <w:pStyle w:val="af9"/>
              <w:numPr>
                <w:ilvl w:val="0"/>
                <w:numId w:val="69"/>
              </w:numPr>
              <w:rPr>
                <w:rFonts w:ascii="TH SarabunPSK" w:hAnsi="TH SarabunPSK" w:cs="TH SarabunPSK"/>
                <w:sz w:val="28"/>
                <w:szCs w:val="28"/>
                <w:cs/>
              </w:rPr>
            </w:pPr>
            <w:r w:rsidRPr="00B60D70">
              <w:rPr>
                <w:rFonts w:ascii="TH SarabunPSK" w:hAnsi="TH SarabunPSK" w:cs="TH SarabunPSK" w:hint="cs"/>
                <w:sz w:val="28"/>
                <w:szCs w:val="28"/>
                <w:cs/>
                <w:lang w:val="th-TH"/>
              </w:rPr>
              <w:t xml:space="preserve">ตรวจสอบระดับความสามารถ </w:t>
            </w:r>
            <w:proofErr w:type="spellStart"/>
            <w:r w:rsidRPr="00B60D70">
              <w:rPr>
                <w:rFonts w:ascii="TH SarabunPSK" w:hAnsi="TH SarabunPSK" w:cs="TH SarabunPSK" w:hint="cs"/>
                <w:sz w:val="28"/>
                <w:szCs w:val="28"/>
                <w:lang w:val="th-TH"/>
              </w:rPr>
              <w:t>Stage</w:t>
            </w:r>
            <w:proofErr w:type="spellEnd"/>
            <w:r w:rsidRPr="00B60D70">
              <w:rPr>
                <w:rFonts w:ascii="TH SarabunPSK" w:hAnsi="TH SarabunPSK" w:cs="TH SarabunPSK" w:hint="cs"/>
                <w:sz w:val="28"/>
                <w:szCs w:val="28"/>
                <w:lang w:val="th-TH"/>
              </w:rPr>
              <w:t xml:space="preserve">-LO </w:t>
            </w:r>
            <w:r w:rsidR="00FE49D8" w:rsidRPr="00B60D70">
              <w:rPr>
                <w:rFonts w:ascii="TH SarabunPSK" w:hAnsi="TH SarabunPSK" w:cs="TH SarabunPSK"/>
                <w:sz w:val="28"/>
                <w:szCs w:val="28"/>
              </w:rPr>
              <w:t>5</w:t>
            </w:r>
            <w:r w:rsidR="00BD73E8" w:rsidRPr="00B60D70">
              <w:rPr>
                <w:rFonts w:ascii="TH SarabunPSK" w:hAnsi="TH SarabunPSK" w:cs="TH SarabunPSK" w:hint="cs"/>
                <w:sz w:val="28"/>
                <w:szCs w:val="28"/>
              </w:rPr>
              <w:t xml:space="preserve"> </w:t>
            </w:r>
            <w:r w:rsidR="00BD73E8" w:rsidRPr="00B60D70">
              <w:rPr>
                <w:rFonts w:ascii="TH SarabunPSK" w:hAnsi="TH SarabunPSK" w:cs="TH SarabunPSK" w:hint="cs"/>
                <w:sz w:val="28"/>
                <w:szCs w:val="28"/>
                <w:cs/>
              </w:rPr>
              <w:t>ผ่านการนิเทศการสอนและการนำเสนอของผู้เรียน</w:t>
            </w:r>
          </w:p>
        </w:tc>
      </w:tr>
      <w:tr w:rsidR="00B60D70" w:rsidRPr="00B60D70" w14:paraId="6D32A7E5" w14:textId="77777777" w:rsidTr="001F70B1">
        <w:tc>
          <w:tcPr>
            <w:tcW w:w="1796" w:type="pct"/>
            <w:shd w:val="clear" w:color="auto" w:fill="auto"/>
          </w:tcPr>
          <w:p w14:paraId="0A1CD4E8" w14:textId="77777777" w:rsidR="00F542B1" w:rsidRPr="00B60D70" w:rsidRDefault="00F542B1" w:rsidP="00D420AC">
            <w:pPr>
              <w:rPr>
                <w:rFonts w:ascii="TH SarabunPSK" w:hAnsi="TH SarabunPSK" w:cs="TH SarabunPSK"/>
                <w:b/>
                <w:bCs/>
                <w:sz w:val="28"/>
                <w:szCs w:val="28"/>
              </w:rPr>
            </w:pPr>
            <w:r w:rsidRPr="00B60D70">
              <w:rPr>
                <w:rFonts w:ascii="TH SarabunPSK" w:hAnsi="TH SarabunPSK" w:cs="TH SarabunPSK" w:hint="cs"/>
                <w:b/>
                <w:bCs/>
                <w:sz w:val="28"/>
                <w:szCs w:val="28"/>
                <w:cs/>
                <w:lang w:val="th-TH"/>
              </w:rPr>
              <w:t>เกณฑ์การวัดและประเมินผล</w:t>
            </w:r>
            <w:r w:rsidRPr="00B60D70">
              <w:rPr>
                <w:rFonts w:ascii="TH SarabunPSK" w:hAnsi="TH SarabunPSK" w:cs="TH SarabunPSK" w:hint="cs"/>
                <w:b/>
                <w:bCs/>
                <w:sz w:val="28"/>
                <w:szCs w:val="28"/>
              </w:rPr>
              <w:t>:</w:t>
            </w:r>
          </w:p>
        </w:tc>
        <w:tc>
          <w:tcPr>
            <w:tcW w:w="3204" w:type="pct"/>
            <w:gridSpan w:val="5"/>
            <w:tcBorders>
              <w:bottom w:val="single" w:sz="2" w:space="0" w:color="auto"/>
            </w:tcBorders>
            <w:shd w:val="clear" w:color="auto" w:fill="auto"/>
          </w:tcPr>
          <w:p w14:paraId="0F208247" w14:textId="013859E8" w:rsidR="00F542B1" w:rsidRPr="00B60D70" w:rsidRDefault="00F542B1" w:rsidP="00BD73E8">
            <w:pPr>
              <w:rPr>
                <w:rFonts w:ascii="TH SarabunPSK" w:hAnsi="TH SarabunPSK" w:cs="TH SarabunPSK"/>
                <w:sz w:val="28"/>
                <w:szCs w:val="28"/>
                <w:cs/>
              </w:rPr>
            </w:pPr>
            <w:r w:rsidRPr="00B60D70">
              <w:rPr>
                <w:rFonts w:ascii="TH SarabunPSK" w:hAnsi="TH SarabunPSK" w:cs="TH SarabunPSK" w:hint="cs"/>
                <w:sz w:val="28"/>
                <w:szCs w:val="28"/>
                <w:cs/>
                <w:lang w:val="th-TH"/>
              </w:rPr>
              <w:t xml:space="preserve">ระดับของ </w:t>
            </w:r>
            <w:r w:rsidRPr="00B60D70">
              <w:rPr>
                <w:rFonts w:ascii="TH SarabunPSK" w:hAnsi="TH SarabunPSK" w:cs="TH SarabunPSK" w:hint="cs"/>
                <w:sz w:val="28"/>
                <w:szCs w:val="28"/>
              </w:rPr>
              <w:t xml:space="preserve">PLOs </w:t>
            </w:r>
            <w:r w:rsidRPr="00B60D70">
              <w:rPr>
                <w:rFonts w:ascii="TH SarabunPSK" w:hAnsi="TH SarabunPSK" w:cs="TH SarabunPSK" w:hint="cs"/>
                <w:sz w:val="28"/>
                <w:szCs w:val="28"/>
                <w:cs/>
              </w:rPr>
              <w:t>ที่คาดหวัง</w:t>
            </w:r>
          </w:p>
        </w:tc>
      </w:tr>
      <w:tr w:rsidR="00B60D70" w:rsidRPr="00B60D70" w14:paraId="25E861D8" w14:textId="77777777" w:rsidTr="001F70B1">
        <w:tc>
          <w:tcPr>
            <w:tcW w:w="1796" w:type="pct"/>
            <w:tcBorders>
              <w:right w:val="single" w:sz="2" w:space="0" w:color="auto"/>
            </w:tcBorders>
            <w:shd w:val="clear" w:color="auto" w:fill="auto"/>
          </w:tcPr>
          <w:p w14:paraId="4B5FEEAE" w14:textId="77777777" w:rsidR="00F542B1" w:rsidRPr="00B60D70" w:rsidRDefault="00F542B1" w:rsidP="00D420AC">
            <w:pPr>
              <w:rPr>
                <w:rFonts w:ascii="TH SarabunPSK" w:hAnsi="TH SarabunPSK" w:cs="TH SarabunPSK"/>
                <w:b/>
                <w:bCs/>
                <w:sz w:val="28"/>
                <w:szCs w:val="28"/>
                <w:cs/>
                <w:lang w:val="th-TH"/>
              </w:rPr>
            </w:pPr>
          </w:p>
        </w:tc>
        <w:tc>
          <w:tcPr>
            <w:tcW w:w="617" w:type="pct"/>
            <w:tcBorders>
              <w:top w:val="single" w:sz="2" w:space="0" w:color="auto"/>
              <w:left w:val="single" w:sz="2" w:space="0" w:color="auto"/>
              <w:bottom w:val="single" w:sz="2" w:space="0" w:color="auto"/>
              <w:right w:val="single" w:sz="2" w:space="0" w:color="auto"/>
            </w:tcBorders>
            <w:shd w:val="clear" w:color="auto" w:fill="D9E2F3" w:themeFill="accent1" w:themeFillTint="33"/>
          </w:tcPr>
          <w:p w14:paraId="3A547808" w14:textId="77777777" w:rsidR="00F542B1" w:rsidRPr="00B60D70" w:rsidRDefault="00F542B1" w:rsidP="00D420AC">
            <w:pPr>
              <w:jc w:val="center"/>
              <w:rPr>
                <w:rFonts w:ascii="TH SarabunPSK" w:hAnsi="TH SarabunPSK" w:cs="TH SarabunPSK"/>
                <w:sz w:val="28"/>
                <w:szCs w:val="28"/>
              </w:rPr>
            </w:pPr>
            <w:r w:rsidRPr="00B60D70">
              <w:rPr>
                <w:rFonts w:ascii="TH SarabunPSK" w:hAnsi="TH SarabunPSK" w:cs="TH SarabunPSK" w:hint="cs"/>
                <w:sz w:val="28"/>
                <w:szCs w:val="28"/>
              </w:rPr>
              <w:t>PLO1</w:t>
            </w:r>
          </w:p>
        </w:tc>
        <w:tc>
          <w:tcPr>
            <w:tcW w:w="619" w:type="pct"/>
            <w:tcBorders>
              <w:top w:val="single" w:sz="2" w:space="0" w:color="auto"/>
              <w:left w:val="single" w:sz="2" w:space="0" w:color="auto"/>
              <w:bottom w:val="single" w:sz="2" w:space="0" w:color="auto"/>
              <w:right w:val="single" w:sz="2" w:space="0" w:color="auto"/>
            </w:tcBorders>
            <w:shd w:val="clear" w:color="auto" w:fill="D9E2F3" w:themeFill="accent1" w:themeFillTint="33"/>
          </w:tcPr>
          <w:p w14:paraId="558D972F" w14:textId="77777777" w:rsidR="00F542B1" w:rsidRPr="00B60D70" w:rsidRDefault="00F542B1" w:rsidP="00D420AC">
            <w:pPr>
              <w:jc w:val="center"/>
              <w:rPr>
                <w:rFonts w:ascii="TH SarabunPSK" w:hAnsi="TH SarabunPSK" w:cs="TH SarabunPSK"/>
                <w:sz w:val="28"/>
                <w:szCs w:val="28"/>
                <w:cs/>
              </w:rPr>
            </w:pPr>
            <w:r w:rsidRPr="00B60D70">
              <w:rPr>
                <w:rFonts w:ascii="TH SarabunPSK" w:hAnsi="TH SarabunPSK" w:cs="TH SarabunPSK" w:hint="cs"/>
                <w:sz w:val="28"/>
                <w:szCs w:val="28"/>
              </w:rPr>
              <w:t>PLO2</w:t>
            </w:r>
          </w:p>
        </w:tc>
        <w:tc>
          <w:tcPr>
            <w:tcW w:w="618" w:type="pct"/>
            <w:tcBorders>
              <w:top w:val="single" w:sz="2" w:space="0" w:color="auto"/>
              <w:left w:val="single" w:sz="2" w:space="0" w:color="auto"/>
              <w:bottom w:val="single" w:sz="2" w:space="0" w:color="auto"/>
              <w:right w:val="single" w:sz="2" w:space="0" w:color="auto"/>
            </w:tcBorders>
            <w:shd w:val="clear" w:color="auto" w:fill="D9E2F3" w:themeFill="accent1" w:themeFillTint="33"/>
          </w:tcPr>
          <w:p w14:paraId="33EDBC78" w14:textId="77777777" w:rsidR="00F542B1" w:rsidRPr="00B60D70" w:rsidRDefault="00F542B1" w:rsidP="00D420AC">
            <w:pPr>
              <w:jc w:val="center"/>
              <w:rPr>
                <w:rFonts w:ascii="TH SarabunPSK" w:hAnsi="TH SarabunPSK" w:cs="TH SarabunPSK"/>
                <w:sz w:val="28"/>
                <w:szCs w:val="28"/>
                <w:cs/>
              </w:rPr>
            </w:pPr>
            <w:r w:rsidRPr="00B60D70">
              <w:rPr>
                <w:rFonts w:ascii="TH SarabunPSK" w:hAnsi="TH SarabunPSK" w:cs="TH SarabunPSK" w:hint="cs"/>
                <w:sz w:val="28"/>
                <w:szCs w:val="28"/>
              </w:rPr>
              <w:t>PLO3</w:t>
            </w:r>
          </w:p>
        </w:tc>
        <w:tc>
          <w:tcPr>
            <w:tcW w:w="619" w:type="pct"/>
            <w:tcBorders>
              <w:top w:val="single" w:sz="2" w:space="0" w:color="auto"/>
              <w:left w:val="single" w:sz="2" w:space="0" w:color="auto"/>
              <w:bottom w:val="single" w:sz="2" w:space="0" w:color="auto"/>
              <w:right w:val="single" w:sz="2" w:space="0" w:color="auto"/>
            </w:tcBorders>
            <w:shd w:val="clear" w:color="auto" w:fill="D9E2F3" w:themeFill="accent1" w:themeFillTint="33"/>
          </w:tcPr>
          <w:p w14:paraId="42640BA1" w14:textId="77777777" w:rsidR="00F542B1" w:rsidRPr="00B60D70" w:rsidRDefault="00F542B1" w:rsidP="00D420AC">
            <w:pPr>
              <w:jc w:val="center"/>
              <w:rPr>
                <w:rFonts w:ascii="TH SarabunPSK" w:hAnsi="TH SarabunPSK" w:cs="TH SarabunPSK"/>
                <w:sz w:val="28"/>
                <w:szCs w:val="28"/>
                <w:cs/>
              </w:rPr>
            </w:pPr>
            <w:r w:rsidRPr="00B60D70">
              <w:rPr>
                <w:rFonts w:ascii="TH SarabunPSK" w:hAnsi="TH SarabunPSK" w:cs="TH SarabunPSK" w:hint="cs"/>
                <w:sz w:val="28"/>
                <w:szCs w:val="28"/>
              </w:rPr>
              <w:t>PLO4</w:t>
            </w:r>
          </w:p>
        </w:tc>
        <w:tc>
          <w:tcPr>
            <w:tcW w:w="731" w:type="pct"/>
            <w:tcBorders>
              <w:top w:val="single" w:sz="2" w:space="0" w:color="auto"/>
              <w:left w:val="single" w:sz="2" w:space="0" w:color="auto"/>
              <w:bottom w:val="single" w:sz="2" w:space="0" w:color="auto"/>
              <w:right w:val="single" w:sz="2" w:space="0" w:color="auto"/>
            </w:tcBorders>
            <w:shd w:val="clear" w:color="auto" w:fill="D9E2F3" w:themeFill="accent1" w:themeFillTint="33"/>
          </w:tcPr>
          <w:p w14:paraId="131EF6A2" w14:textId="77777777" w:rsidR="00F542B1" w:rsidRPr="00B60D70" w:rsidRDefault="00F542B1" w:rsidP="00D420AC">
            <w:pPr>
              <w:jc w:val="center"/>
              <w:rPr>
                <w:rFonts w:ascii="TH SarabunPSK" w:hAnsi="TH SarabunPSK" w:cs="TH SarabunPSK"/>
                <w:sz w:val="28"/>
                <w:szCs w:val="28"/>
                <w:cs/>
              </w:rPr>
            </w:pPr>
            <w:r w:rsidRPr="00B60D70">
              <w:rPr>
                <w:rFonts w:ascii="TH SarabunPSK" w:hAnsi="TH SarabunPSK" w:cs="TH SarabunPSK" w:hint="cs"/>
                <w:sz w:val="28"/>
                <w:szCs w:val="28"/>
              </w:rPr>
              <w:t>PLO5</w:t>
            </w:r>
          </w:p>
        </w:tc>
      </w:tr>
      <w:tr w:rsidR="00B60D70" w:rsidRPr="00B60D70" w14:paraId="6097D52E" w14:textId="77777777" w:rsidTr="001F70B1">
        <w:tc>
          <w:tcPr>
            <w:tcW w:w="1796" w:type="pct"/>
            <w:tcBorders>
              <w:right w:val="single" w:sz="2" w:space="0" w:color="auto"/>
            </w:tcBorders>
            <w:shd w:val="clear" w:color="auto" w:fill="auto"/>
          </w:tcPr>
          <w:p w14:paraId="5EFE6FC3" w14:textId="77777777" w:rsidR="00F542B1" w:rsidRPr="00B60D70" w:rsidRDefault="00F542B1" w:rsidP="00D420AC">
            <w:pPr>
              <w:rPr>
                <w:rFonts w:ascii="TH SarabunPSK" w:hAnsi="TH SarabunPSK" w:cs="TH SarabunPSK"/>
                <w:b/>
                <w:bCs/>
                <w:sz w:val="28"/>
                <w:szCs w:val="28"/>
                <w:cs/>
                <w:lang w:val="th-TH"/>
              </w:rPr>
            </w:pPr>
          </w:p>
        </w:tc>
        <w:tc>
          <w:tcPr>
            <w:tcW w:w="617" w:type="pct"/>
            <w:tcBorders>
              <w:top w:val="single" w:sz="2" w:space="0" w:color="auto"/>
              <w:left w:val="single" w:sz="2" w:space="0" w:color="auto"/>
              <w:bottom w:val="single" w:sz="2" w:space="0" w:color="auto"/>
              <w:right w:val="single" w:sz="2" w:space="0" w:color="auto"/>
            </w:tcBorders>
            <w:shd w:val="clear" w:color="auto" w:fill="auto"/>
          </w:tcPr>
          <w:p w14:paraId="621272F0" w14:textId="0BCBD279" w:rsidR="00F542B1" w:rsidRPr="00B60D70" w:rsidRDefault="00DB7B13" w:rsidP="00D420AC">
            <w:pPr>
              <w:jc w:val="center"/>
              <w:rPr>
                <w:rFonts w:ascii="TH SarabunPSK" w:hAnsi="TH SarabunPSK" w:cs="TH SarabunPSK"/>
                <w:sz w:val="28"/>
                <w:szCs w:val="28"/>
              </w:rPr>
            </w:pPr>
            <w:r w:rsidRPr="00B60D70">
              <w:rPr>
                <w:rFonts w:ascii="TH SarabunPSK" w:hAnsi="TH SarabunPSK" w:cs="TH SarabunPSK" w:hint="cs"/>
                <w:sz w:val="28"/>
                <w:szCs w:val="28"/>
              </w:rPr>
              <w:t>-</w:t>
            </w:r>
          </w:p>
        </w:tc>
        <w:tc>
          <w:tcPr>
            <w:tcW w:w="619" w:type="pct"/>
            <w:tcBorders>
              <w:top w:val="single" w:sz="2" w:space="0" w:color="auto"/>
              <w:left w:val="single" w:sz="2" w:space="0" w:color="auto"/>
              <w:bottom w:val="single" w:sz="2" w:space="0" w:color="auto"/>
              <w:right w:val="single" w:sz="2" w:space="0" w:color="auto"/>
            </w:tcBorders>
            <w:shd w:val="clear" w:color="auto" w:fill="auto"/>
          </w:tcPr>
          <w:p w14:paraId="78D05EFD" w14:textId="25562594" w:rsidR="00F542B1" w:rsidRPr="00B60D70" w:rsidRDefault="00DB7B13" w:rsidP="00D420AC">
            <w:pPr>
              <w:jc w:val="center"/>
              <w:rPr>
                <w:rFonts w:ascii="TH SarabunPSK" w:hAnsi="TH SarabunPSK" w:cs="TH SarabunPSK"/>
                <w:sz w:val="28"/>
                <w:szCs w:val="28"/>
              </w:rPr>
            </w:pPr>
            <w:r w:rsidRPr="00B60D70">
              <w:rPr>
                <w:rFonts w:ascii="TH SarabunPSK" w:hAnsi="TH SarabunPSK" w:cs="TH SarabunPSK" w:hint="cs"/>
                <w:sz w:val="28"/>
                <w:szCs w:val="28"/>
              </w:rPr>
              <w:t>-</w:t>
            </w:r>
          </w:p>
        </w:tc>
        <w:tc>
          <w:tcPr>
            <w:tcW w:w="618" w:type="pct"/>
            <w:tcBorders>
              <w:top w:val="single" w:sz="2" w:space="0" w:color="auto"/>
              <w:left w:val="single" w:sz="2" w:space="0" w:color="auto"/>
              <w:bottom w:val="single" w:sz="2" w:space="0" w:color="auto"/>
              <w:right w:val="single" w:sz="2" w:space="0" w:color="auto"/>
            </w:tcBorders>
            <w:shd w:val="clear" w:color="auto" w:fill="auto"/>
          </w:tcPr>
          <w:p w14:paraId="6CD90F23" w14:textId="74EC6C63" w:rsidR="00F542B1" w:rsidRPr="00B60D70" w:rsidRDefault="00DB7B13" w:rsidP="00D420AC">
            <w:pPr>
              <w:jc w:val="center"/>
              <w:rPr>
                <w:rFonts w:ascii="TH SarabunPSK" w:hAnsi="TH SarabunPSK" w:cs="TH SarabunPSK"/>
                <w:sz w:val="28"/>
                <w:szCs w:val="28"/>
              </w:rPr>
            </w:pPr>
            <w:r w:rsidRPr="00B60D70">
              <w:rPr>
                <w:rFonts w:ascii="TH SarabunPSK" w:hAnsi="TH SarabunPSK" w:cs="TH SarabunPSK" w:hint="cs"/>
                <w:sz w:val="28"/>
                <w:szCs w:val="28"/>
              </w:rPr>
              <w:t>-</w:t>
            </w:r>
          </w:p>
        </w:tc>
        <w:tc>
          <w:tcPr>
            <w:tcW w:w="619" w:type="pct"/>
            <w:tcBorders>
              <w:top w:val="single" w:sz="2" w:space="0" w:color="auto"/>
              <w:left w:val="single" w:sz="2" w:space="0" w:color="auto"/>
              <w:bottom w:val="single" w:sz="2" w:space="0" w:color="auto"/>
              <w:right w:val="single" w:sz="2" w:space="0" w:color="auto"/>
            </w:tcBorders>
            <w:shd w:val="clear" w:color="auto" w:fill="auto"/>
          </w:tcPr>
          <w:p w14:paraId="5E269C09" w14:textId="58A66AFC" w:rsidR="00F542B1" w:rsidRPr="00B60D70" w:rsidRDefault="00DB7B13" w:rsidP="00D420AC">
            <w:pPr>
              <w:jc w:val="center"/>
              <w:rPr>
                <w:rFonts w:ascii="TH SarabunPSK" w:hAnsi="TH SarabunPSK" w:cs="TH SarabunPSK"/>
                <w:sz w:val="28"/>
                <w:szCs w:val="28"/>
              </w:rPr>
            </w:pPr>
            <w:r w:rsidRPr="00B60D70">
              <w:rPr>
                <w:rFonts w:ascii="TH SarabunPSK" w:hAnsi="TH SarabunPSK" w:cs="TH SarabunPSK" w:hint="cs"/>
                <w:sz w:val="28"/>
                <w:szCs w:val="28"/>
              </w:rPr>
              <w:t>P-M4</w:t>
            </w:r>
          </w:p>
        </w:tc>
        <w:tc>
          <w:tcPr>
            <w:tcW w:w="731" w:type="pct"/>
            <w:tcBorders>
              <w:top w:val="single" w:sz="2" w:space="0" w:color="auto"/>
              <w:left w:val="single" w:sz="2" w:space="0" w:color="auto"/>
              <w:bottom w:val="single" w:sz="2" w:space="0" w:color="auto"/>
              <w:right w:val="single" w:sz="2" w:space="0" w:color="auto"/>
            </w:tcBorders>
            <w:shd w:val="clear" w:color="auto" w:fill="auto"/>
          </w:tcPr>
          <w:p w14:paraId="0A3CFBE2" w14:textId="2AA32538" w:rsidR="00F542B1" w:rsidRPr="00B60D70" w:rsidRDefault="00DB7B13" w:rsidP="00D420AC">
            <w:pPr>
              <w:jc w:val="center"/>
              <w:rPr>
                <w:rFonts w:ascii="TH SarabunPSK" w:hAnsi="TH SarabunPSK" w:cs="TH SarabunPSK"/>
                <w:sz w:val="28"/>
                <w:szCs w:val="28"/>
              </w:rPr>
            </w:pPr>
            <w:r w:rsidRPr="00B60D70">
              <w:rPr>
                <w:rFonts w:ascii="TH SarabunPSK" w:hAnsi="TH SarabunPSK" w:cs="TH SarabunPSK" w:hint="cs"/>
                <w:sz w:val="28"/>
                <w:szCs w:val="28"/>
              </w:rPr>
              <w:t>P-M4</w:t>
            </w:r>
          </w:p>
        </w:tc>
      </w:tr>
      <w:tr w:rsidR="00F542B1" w:rsidRPr="00B60D70" w14:paraId="49D4FC0D" w14:textId="77777777" w:rsidTr="001F70B1">
        <w:tc>
          <w:tcPr>
            <w:tcW w:w="1796" w:type="pct"/>
            <w:shd w:val="clear" w:color="auto" w:fill="auto"/>
          </w:tcPr>
          <w:p w14:paraId="3BDA3BE0" w14:textId="77777777" w:rsidR="00F542B1" w:rsidRPr="00B60D70" w:rsidRDefault="00F542B1" w:rsidP="00D420AC">
            <w:pPr>
              <w:rPr>
                <w:rFonts w:ascii="TH SarabunPSK" w:hAnsi="TH SarabunPSK" w:cs="TH SarabunPSK"/>
                <w:b/>
                <w:bCs/>
                <w:sz w:val="28"/>
                <w:szCs w:val="28"/>
              </w:rPr>
            </w:pPr>
            <w:r w:rsidRPr="00B60D70">
              <w:rPr>
                <w:rFonts w:ascii="TH SarabunPSK" w:hAnsi="TH SarabunPSK" w:cs="TH SarabunPSK" w:hint="cs"/>
                <w:b/>
                <w:bCs/>
                <w:sz w:val="28"/>
                <w:szCs w:val="28"/>
                <w:cs/>
                <w:lang w:val="th-TH"/>
              </w:rPr>
              <w:t>แนวทางการดำเนินงาน :</w:t>
            </w:r>
          </w:p>
          <w:p w14:paraId="3E37C502" w14:textId="2D729C86" w:rsidR="00F542B1" w:rsidRPr="00B60D70" w:rsidRDefault="00F542B1" w:rsidP="00D420AC">
            <w:pPr>
              <w:rPr>
                <w:rFonts w:ascii="TH SarabunPSK" w:hAnsi="TH SarabunPSK" w:cs="TH SarabunPSK"/>
                <w:sz w:val="28"/>
                <w:szCs w:val="28"/>
                <w:cs/>
                <w:lang w:val="th-TH"/>
              </w:rPr>
            </w:pPr>
            <w:r w:rsidRPr="00B60D70">
              <w:rPr>
                <w:rFonts w:ascii="TH SarabunPSK" w:hAnsi="TH SarabunPSK" w:cs="TH SarabunPSK" w:hint="cs"/>
                <w:sz w:val="28"/>
                <w:szCs w:val="28"/>
                <w:cs/>
                <w:lang w:val="th-TH"/>
              </w:rPr>
              <w:t>(กรณี</w:t>
            </w:r>
            <w:proofErr w:type="spellStart"/>
            <w:r w:rsidRPr="00B60D70">
              <w:rPr>
                <w:rFonts w:ascii="TH SarabunPSK" w:hAnsi="TH SarabunPSK" w:cs="TH SarabunPSK" w:hint="cs"/>
                <w:sz w:val="28"/>
                <w:szCs w:val="28"/>
                <w:cs/>
                <w:lang w:val="th-TH"/>
              </w:rPr>
              <w:t>นั</w:t>
            </w:r>
            <w:proofErr w:type="spellEnd"/>
            <w:r w:rsidRPr="00B60D70">
              <w:rPr>
                <w:rFonts w:ascii="TH SarabunPSK" w:hAnsi="TH SarabunPSK" w:cs="TH SarabunPSK" w:hint="cs"/>
                <w:sz w:val="28"/>
                <w:szCs w:val="28"/>
                <w:cs/>
                <w:lang w:val="th-TH"/>
              </w:rPr>
              <w:t>ศึกษาไม่ผ่าน)</w:t>
            </w:r>
          </w:p>
        </w:tc>
        <w:tc>
          <w:tcPr>
            <w:tcW w:w="3204" w:type="pct"/>
            <w:gridSpan w:val="5"/>
            <w:shd w:val="clear" w:color="auto" w:fill="auto"/>
          </w:tcPr>
          <w:p w14:paraId="7C8DC640" w14:textId="77777777" w:rsidR="00F542B1" w:rsidRPr="00B60D70" w:rsidRDefault="00F542B1" w:rsidP="00D420AC">
            <w:pPr>
              <w:rPr>
                <w:rFonts w:ascii="TH SarabunPSK" w:hAnsi="TH SarabunPSK" w:cs="TH SarabunPSK"/>
                <w:sz w:val="28"/>
                <w:szCs w:val="28"/>
                <w:lang w:val="th-TH"/>
              </w:rPr>
            </w:pPr>
            <w:r w:rsidRPr="00B60D70">
              <w:rPr>
                <w:rFonts w:ascii="TH SarabunPSK" w:hAnsi="TH SarabunPSK" w:cs="TH SarabunPSK" w:hint="cs"/>
                <w:sz w:val="28"/>
                <w:szCs w:val="28"/>
                <w:cs/>
                <w:lang w:val="th-TH"/>
              </w:rPr>
              <w:t>จัดประชุมทีมผู้รับผิดชอบหลักสูตรและผู้สอนเพื่อกำหนดแนวทางการพัฒนานักศึกษาให้ได้ตามเกณฑ์ โดยอาจดำเนินการดังนี้</w:t>
            </w:r>
          </w:p>
          <w:p w14:paraId="30CAE816" w14:textId="77777777" w:rsidR="0026179D" w:rsidRPr="00B60D70" w:rsidRDefault="0026179D" w:rsidP="00FF7D50">
            <w:pPr>
              <w:pStyle w:val="af9"/>
              <w:numPr>
                <w:ilvl w:val="0"/>
                <w:numId w:val="69"/>
              </w:numPr>
              <w:ind w:right="-90"/>
              <w:jc w:val="left"/>
              <w:rPr>
                <w:rFonts w:ascii="TH SarabunPSK" w:hAnsi="TH SarabunPSK" w:cs="TH SarabunPSK"/>
                <w:sz w:val="28"/>
                <w:szCs w:val="28"/>
              </w:rPr>
            </w:pPr>
            <w:r w:rsidRPr="00B60D70">
              <w:rPr>
                <w:rFonts w:ascii="TH SarabunPSK" w:hAnsi="TH SarabunPSK" w:cs="TH SarabunPSK" w:hint="cs"/>
                <w:sz w:val="28"/>
                <w:szCs w:val="28"/>
                <w:cs/>
              </w:rPr>
              <w:t>วิเคราะห์ข้อมูลเพื่อระบุช่องว่างการเรียนรู้</w:t>
            </w:r>
          </w:p>
          <w:p w14:paraId="733670AD" w14:textId="0B510765" w:rsidR="0026179D" w:rsidRPr="00B60D70" w:rsidRDefault="0026179D" w:rsidP="00FF7D50">
            <w:pPr>
              <w:pStyle w:val="af9"/>
              <w:numPr>
                <w:ilvl w:val="0"/>
                <w:numId w:val="69"/>
              </w:numPr>
              <w:ind w:right="-90"/>
              <w:rPr>
                <w:rFonts w:ascii="TH SarabunPSK" w:hAnsi="TH SarabunPSK" w:cs="TH SarabunPSK"/>
                <w:sz w:val="28"/>
                <w:szCs w:val="28"/>
              </w:rPr>
            </w:pPr>
            <w:r w:rsidRPr="00B60D70">
              <w:rPr>
                <w:rFonts w:ascii="TH SarabunPSK" w:hAnsi="TH SarabunPSK" w:cs="TH SarabunPSK" w:hint="cs"/>
                <w:sz w:val="28"/>
                <w:szCs w:val="28"/>
                <w:cs/>
              </w:rPr>
              <w:t xml:space="preserve">ใช้การสอนที่แตกต่าง </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ปรับกลยุทธ์การสอนให้สอดคล้องกับความต้องการที่หลากหลายของนักศึกษา</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หรือ</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แบ่งกลุ่มสอนตามความถนัดของนักศึกษา</w:t>
            </w:r>
          </w:p>
          <w:p w14:paraId="0A8D9124" w14:textId="77777777" w:rsidR="0026179D" w:rsidRPr="00B60D70" w:rsidRDefault="0026179D" w:rsidP="00FF7D50">
            <w:pPr>
              <w:pStyle w:val="af9"/>
              <w:numPr>
                <w:ilvl w:val="0"/>
                <w:numId w:val="69"/>
              </w:numPr>
              <w:ind w:right="-90"/>
              <w:rPr>
                <w:rFonts w:ascii="TH SarabunPSK" w:hAnsi="TH SarabunPSK" w:cs="TH SarabunPSK"/>
                <w:sz w:val="28"/>
                <w:szCs w:val="28"/>
              </w:rPr>
            </w:pPr>
            <w:r w:rsidRPr="00B60D70">
              <w:rPr>
                <w:rFonts w:ascii="TH SarabunPSK" w:hAnsi="TH SarabunPSK" w:cs="TH SarabunPSK" w:hint="cs"/>
                <w:sz w:val="28"/>
                <w:szCs w:val="28"/>
                <w:cs/>
              </w:rPr>
              <w:t xml:space="preserve">ใช้การสนับสนุนและการแทรกแซงที่ตรงเป้าหมาย </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จัดสอนพิเศษหรือสอนแบบกลุ่มย่อยหรือแบบตัวต่อตัวหรือเติมประสบการณ์ที่เจาะจงเพื่อปิดช่องว่าง</w:t>
            </w:r>
          </w:p>
          <w:p w14:paraId="7405C1F4" w14:textId="77777777" w:rsidR="0026179D" w:rsidRPr="00B60D70" w:rsidRDefault="0026179D" w:rsidP="00FF7D50">
            <w:pPr>
              <w:pStyle w:val="af9"/>
              <w:numPr>
                <w:ilvl w:val="0"/>
                <w:numId w:val="69"/>
              </w:numPr>
              <w:ind w:right="-90"/>
              <w:rPr>
                <w:rFonts w:ascii="TH SarabunPSK" w:hAnsi="TH SarabunPSK" w:cs="TH SarabunPSK"/>
                <w:sz w:val="28"/>
                <w:szCs w:val="28"/>
              </w:rPr>
            </w:pPr>
            <w:r w:rsidRPr="00B60D70">
              <w:rPr>
                <w:rFonts w:ascii="TH SarabunPSK" w:hAnsi="TH SarabunPSK" w:cs="TH SarabunPSK" w:hint="cs"/>
                <w:sz w:val="28"/>
                <w:szCs w:val="28"/>
                <w:cs/>
              </w:rPr>
              <w:t xml:space="preserve">สร้างการมีส่วนร่วมและแรงจูงใจใฝ่เรียนรู้ </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ตั้งเป้าหมายที่ชัดเจนและบรรลุได้</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ปฏิบัติตามระบบการป้อนกลับ คือ การป้อนผลกลับเพื่อบอกสภาพปัจจุบัน การป้อนเป้าหมายเพื่อบอกทิศและความคาดหวัง</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 xml:space="preserve">และการป้อนคำแนะนำเพื่อให้บรรลุความคาดหวัง ทั้งนี้เพื่อให้บรรลุ </w:t>
            </w:r>
            <w:r w:rsidRPr="00B60D70">
              <w:rPr>
                <w:rFonts w:ascii="TH SarabunPSK" w:hAnsi="TH SarabunPSK" w:cs="TH SarabunPSK" w:hint="cs"/>
                <w:sz w:val="28"/>
                <w:szCs w:val="28"/>
              </w:rPr>
              <w:t xml:space="preserve">CLOs </w:t>
            </w:r>
            <w:r w:rsidRPr="00B60D70">
              <w:rPr>
                <w:rFonts w:ascii="TH SarabunPSK" w:hAnsi="TH SarabunPSK" w:cs="TH SarabunPSK" w:hint="cs"/>
                <w:sz w:val="28"/>
                <w:szCs w:val="28"/>
                <w:cs/>
              </w:rPr>
              <w:t xml:space="preserve">และ </w:t>
            </w:r>
            <w:r w:rsidRPr="00B60D70">
              <w:rPr>
                <w:rFonts w:ascii="TH SarabunPSK" w:hAnsi="TH SarabunPSK" w:cs="TH SarabunPSK" w:hint="cs"/>
                <w:sz w:val="28"/>
                <w:szCs w:val="28"/>
              </w:rPr>
              <w:t xml:space="preserve">PLOs </w:t>
            </w:r>
            <w:r w:rsidRPr="00B60D70">
              <w:rPr>
                <w:rFonts w:ascii="TH SarabunPSK" w:hAnsi="TH SarabunPSK" w:cs="TH SarabunPSK" w:hint="cs"/>
                <w:sz w:val="28"/>
                <w:szCs w:val="28"/>
                <w:cs/>
              </w:rPr>
              <w:t>รวมทั้งส่งเสริมการสะท้อนคิดตนเอง</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หรือใช้กระบวนการทบทวนหลังปฏิบัติงาน (</w:t>
            </w:r>
            <w:r w:rsidRPr="00B60D70">
              <w:rPr>
                <w:rFonts w:ascii="TH SarabunPSK" w:hAnsi="TH SarabunPSK" w:cs="TH SarabunPSK" w:hint="cs"/>
                <w:sz w:val="28"/>
                <w:szCs w:val="28"/>
              </w:rPr>
              <w:t>After Action Review-AAR</w:t>
            </w:r>
            <w:r w:rsidRPr="00B60D70">
              <w:rPr>
                <w:rFonts w:ascii="TH SarabunPSK" w:hAnsi="TH SarabunPSK" w:cs="TH SarabunPSK" w:hint="cs"/>
                <w:sz w:val="28"/>
                <w:szCs w:val="28"/>
                <w:cs/>
              </w:rPr>
              <w:t>)</w:t>
            </w:r>
          </w:p>
          <w:p w14:paraId="17343B55" w14:textId="1BEEB078" w:rsidR="00BD73E8" w:rsidRPr="00B60D70" w:rsidRDefault="0026179D" w:rsidP="00FF7D50">
            <w:pPr>
              <w:pStyle w:val="af9"/>
              <w:numPr>
                <w:ilvl w:val="0"/>
                <w:numId w:val="69"/>
              </w:numPr>
              <w:rPr>
                <w:rFonts w:ascii="TH SarabunPSK" w:hAnsi="TH SarabunPSK" w:cs="TH SarabunPSK"/>
                <w:sz w:val="28"/>
                <w:szCs w:val="28"/>
                <w:cs/>
                <w:lang w:val="th-TH"/>
              </w:rPr>
            </w:pPr>
            <w:r w:rsidRPr="00B60D70">
              <w:rPr>
                <w:rFonts w:ascii="TH SarabunPSK" w:hAnsi="TH SarabunPSK" w:cs="TH SarabunPSK" w:hint="cs"/>
                <w:sz w:val="28"/>
                <w:szCs w:val="28"/>
                <w:cs/>
              </w:rPr>
              <w:t>ส่งเสริมและสนับสนุนการเรียนรู้ด้วยตนเอง</w:t>
            </w:r>
            <w:r w:rsidR="00BD73E8" w:rsidRPr="00B60D70">
              <w:rPr>
                <w:rFonts w:ascii="TH SarabunPSK" w:hAnsi="TH SarabunPSK" w:cs="TH SarabunPSK" w:hint="cs"/>
                <w:sz w:val="28"/>
                <w:szCs w:val="28"/>
                <w:cs/>
                <w:lang w:val="th-TH"/>
              </w:rPr>
              <w:t>ทำงานเพิ่มเติมจนครบหรือให้เรียนซ้ำ ขึ้นอยู่กับลักษณะของงานและข้อตกลงร่วมระหว่างหลักสูตรกับสถานศึกษา</w:t>
            </w:r>
          </w:p>
        </w:tc>
      </w:tr>
    </w:tbl>
    <w:p w14:paraId="45A95E41" w14:textId="280054CE" w:rsidR="009E6917" w:rsidRPr="00DB1F9F" w:rsidRDefault="009E6917" w:rsidP="00DB1F9F">
      <w:pPr>
        <w:pStyle w:val="5"/>
        <w:ind w:left="284" w:hanging="284"/>
        <w:rPr>
          <w:rFonts w:ascii="TH SarabunPSK" w:hAnsi="TH SarabunPSK" w:cs="TH SarabunPSK" w:hint="cs"/>
          <w:cs/>
        </w:rPr>
        <w:sectPr w:rsidR="009E6917" w:rsidRPr="00DB1F9F" w:rsidSect="00CD259C">
          <w:pgSz w:w="11906" w:h="16838"/>
          <w:pgMar w:top="1440" w:right="1440" w:bottom="1440" w:left="1440" w:header="706" w:footer="706" w:gutter="0"/>
          <w:cols w:space="708"/>
          <w:docGrid w:linePitch="360"/>
        </w:sectPr>
      </w:pPr>
    </w:p>
    <w:p w14:paraId="45212D26" w14:textId="77777777" w:rsidR="00DB1F9F" w:rsidRPr="00DB1F9F" w:rsidRDefault="00DB1F9F" w:rsidP="00DB1F9F">
      <w:pPr>
        <w:rPr>
          <w:rFonts w:ascii="TH SarabunPSK" w:hAnsi="TH SarabunPSK" w:cs="TH SarabunPSK"/>
          <w:b/>
          <w:bCs/>
        </w:rPr>
      </w:pPr>
      <w:r w:rsidRPr="00DB1F9F">
        <w:rPr>
          <w:rFonts w:ascii="TH SarabunPSK" w:hAnsi="TH SarabunPSK" w:cs="TH SarabunPSK"/>
          <w:b/>
          <w:bCs/>
        </w:rPr>
        <w:lastRenderedPageBreak/>
        <w:t xml:space="preserve">d) </w:t>
      </w:r>
      <w:r w:rsidRPr="00DB1F9F">
        <w:rPr>
          <w:rFonts w:ascii="TH SarabunPSK" w:hAnsi="TH SarabunPSK" w:cs="TH SarabunPSK"/>
          <w:b/>
          <w:bCs/>
        </w:rPr>
        <w:tab/>
      </w:r>
      <w:r w:rsidRPr="00DB1F9F">
        <w:rPr>
          <w:rFonts w:ascii="TH SarabunPSK" w:hAnsi="TH SarabunPSK" w:cs="TH SarabunPSK"/>
          <w:b/>
          <w:bCs/>
          <w:cs/>
        </w:rPr>
        <w:t>แผนที่แสดงการกระจายความรับผิดชอบต่อผลการเรียนรู้จากหลักสูตรสู่รายวิชา (</w:t>
      </w:r>
      <w:r w:rsidRPr="00DB1F9F">
        <w:rPr>
          <w:rFonts w:ascii="TH SarabunPSK" w:hAnsi="TH SarabunPSK" w:cs="TH SarabunPSK"/>
          <w:b/>
          <w:bCs/>
        </w:rPr>
        <w:t>PLO-Courses Curriculum Mapping)</w:t>
      </w:r>
    </w:p>
    <w:p w14:paraId="4AF57F4E" w14:textId="24CDD822" w:rsidR="00DB1F9F" w:rsidRDefault="00DB1F9F" w:rsidP="00DB1F9F">
      <w:pPr>
        <w:rPr>
          <w:rFonts w:ascii="TH SarabunPSK" w:hAnsi="TH SarabunPSK" w:cs="TH SarabunPSK"/>
          <w:b/>
          <w:bCs/>
        </w:rPr>
      </w:pPr>
      <w:r w:rsidRPr="00DB1F9F">
        <w:rPr>
          <w:rFonts w:ascii="TH SarabunPSK" w:hAnsi="TH SarabunPSK" w:cs="TH SarabunPSK"/>
          <w:b/>
          <w:bCs/>
        </w:rPr>
        <w:t>d.</w:t>
      </w:r>
      <w:r w:rsidRPr="00DB1F9F">
        <w:rPr>
          <w:rFonts w:ascii="TH SarabunPSK" w:hAnsi="TH SarabunPSK" w:cs="TH SarabunPSK"/>
          <w:b/>
          <w:bCs/>
          <w:cs/>
        </w:rPr>
        <w:t>1)</w:t>
      </w:r>
      <w:r w:rsidRPr="00DB1F9F">
        <w:rPr>
          <w:rFonts w:ascii="TH SarabunPSK" w:hAnsi="TH SarabunPSK" w:cs="TH SarabunPSK"/>
          <w:b/>
          <w:bCs/>
          <w:cs/>
        </w:rPr>
        <w:tab/>
        <w:t>แผนที่แสดงการกระจายความรับผิดชอบต่อผลการเรียนรู้จากหลักสูตรสู่รายวิชาของหมวดวิชาศึกษาทั่วไป (สำหรับระดับปริญญาตรี)</w:t>
      </w:r>
    </w:p>
    <w:p w14:paraId="5D696D87" w14:textId="3FA57E92" w:rsidR="00942231" w:rsidRPr="00B60D70" w:rsidRDefault="00942231" w:rsidP="00942231">
      <w:pPr>
        <w:rPr>
          <w:rFonts w:ascii="TH SarabunPSK" w:hAnsi="TH SarabunPSK" w:cs="TH SarabunPSK"/>
        </w:rPr>
      </w:pPr>
      <w:r w:rsidRPr="00B60D70">
        <w:rPr>
          <w:rFonts w:ascii="TH SarabunPSK" w:hAnsi="TH SarabunPSK" w:cs="TH SarabunPSK" w:hint="cs"/>
          <w:b/>
          <w:bCs/>
          <w:cs/>
        </w:rPr>
        <w:t xml:space="preserve">ตารางที่ </w:t>
      </w:r>
      <w:r w:rsidRPr="00B60D70">
        <w:rPr>
          <w:rFonts w:ascii="TH SarabunPSK" w:hAnsi="TH SarabunPSK" w:cs="TH SarabunPSK" w:hint="cs"/>
          <w:b/>
          <w:bCs/>
        </w:rPr>
        <w:t>2.</w:t>
      </w:r>
      <w:r w:rsidR="00AC05FA" w:rsidRPr="00B60D70">
        <w:rPr>
          <w:rFonts w:ascii="TH SarabunPSK" w:hAnsi="TH SarabunPSK" w:cs="TH SarabunPSK" w:hint="cs"/>
          <w:b/>
          <w:bCs/>
        </w:rPr>
        <w:t>1</w:t>
      </w:r>
      <w:r w:rsidR="00905B0D" w:rsidRPr="00B60D70">
        <w:rPr>
          <w:rFonts w:ascii="TH SarabunPSK" w:hAnsi="TH SarabunPSK" w:cs="TH SarabunPSK" w:hint="cs"/>
          <w:b/>
          <w:bCs/>
          <w:cs/>
        </w:rPr>
        <w:t>7</w:t>
      </w:r>
      <w:r w:rsidRPr="00B60D70">
        <w:rPr>
          <w:rFonts w:ascii="TH SarabunPSK" w:hAnsi="TH SarabunPSK" w:cs="TH SarabunPSK" w:hint="cs"/>
        </w:rPr>
        <w:t xml:space="preserve"> </w:t>
      </w:r>
      <w:r w:rsidR="00D756E0" w:rsidRPr="00B60D70">
        <w:rPr>
          <w:rFonts w:ascii="TH SarabunPSK" w:hAnsi="TH SarabunPSK" w:cs="TH SarabunPSK" w:hint="cs"/>
          <w:cs/>
          <w:lang w:val="th-TH"/>
        </w:rPr>
        <w:t xml:space="preserve">แผนที่แสดงการกระจายความรับผิดชอบมาตรฐานผลการเรียนรู้จากหลักสูตรสู่รายวิชา </w:t>
      </w:r>
      <w:r w:rsidR="00D756E0" w:rsidRPr="00B60D70">
        <w:rPr>
          <w:rFonts w:ascii="TH SarabunPSK" w:hAnsi="TH SarabunPSK" w:cs="TH SarabunPSK" w:hint="cs"/>
        </w:rPr>
        <w:t xml:space="preserve">(Curriculum Mapping) </w:t>
      </w:r>
      <w:r w:rsidR="00D756E0" w:rsidRPr="00B60D70">
        <w:rPr>
          <w:rFonts w:ascii="TH SarabunPSK" w:hAnsi="TH SarabunPSK" w:cs="TH SarabunPSK" w:hint="cs"/>
          <w:cs/>
          <w:lang w:val="th-TH"/>
        </w:rPr>
        <w:t>ของหมวดวิชาศึกษาทั่วไป</w:t>
      </w:r>
    </w:p>
    <w:tbl>
      <w:tblPr>
        <w:tblW w:w="13950"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9"/>
        <w:gridCol w:w="4123"/>
        <w:gridCol w:w="589"/>
        <w:gridCol w:w="590"/>
        <w:gridCol w:w="590"/>
        <w:gridCol w:w="590"/>
        <w:gridCol w:w="590"/>
        <w:gridCol w:w="590"/>
        <w:gridCol w:w="590"/>
        <w:gridCol w:w="589"/>
        <w:gridCol w:w="590"/>
        <w:gridCol w:w="590"/>
        <w:gridCol w:w="590"/>
        <w:gridCol w:w="590"/>
        <w:gridCol w:w="590"/>
        <w:gridCol w:w="590"/>
        <w:gridCol w:w="590"/>
      </w:tblGrid>
      <w:tr w:rsidR="00B60D70" w:rsidRPr="00B60D70" w14:paraId="23A892E7" w14:textId="77777777" w:rsidTr="00D420AC">
        <w:trPr>
          <w:trHeight w:val="150"/>
        </w:trPr>
        <w:tc>
          <w:tcPr>
            <w:tcW w:w="5102" w:type="dxa"/>
            <w:gridSpan w:val="2"/>
            <w:vMerge w:val="restart"/>
            <w:tcBorders>
              <w:top w:val="single" w:sz="6" w:space="0" w:color="auto"/>
              <w:left w:val="single" w:sz="6" w:space="0" w:color="auto"/>
              <w:right w:val="single" w:sz="6" w:space="0" w:color="auto"/>
            </w:tcBorders>
            <w:shd w:val="clear" w:color="auto" w:fill="E7E6E6" w:themeFill="background2"/>
            <w:vAlign w:val="center"/>
            <w:hideMark/>
          </w:tcPr>
          <w:p w14:paraId="39A62C71" w14:textId="25705518" w:rsidR="00942231" w:rsidRPr="00B60D70" w:rsidRDefault="00942231" w:rsidP="00942231">
            <w:pPr>
              <w:jc w:val="center"/>
              <w:textAlignment w:val="baseline"/>
              <w:rPr>
                <w:rFonts w:ascii="TH SarabunPSK" w:eastAsia="Times New Roman" w:hAnsi="TH SarabunPSK" w:cs="TH SarabunPSK"/>
                <w:b/>
                <w:bCs/>
                <w:sz w:val="28"/>
                <w:szCs w:val="28"/>
                <w:cs/>
              </w:rPr>
            </w:pPr>
            <w:r w:rsidRPr="00B60D70">
              <w:rPr>
                <w:rFonts w:ascii="TH SarabunPSK" w:eastAsia="Times New Roman" w:hAnsi="TH SarabunPSK" w:cs="TH SarabunPSK" w:hint="cs"/>
                <w:b/>
                <w:bCs/>
                <w:sz w:val="28"/>
                <w:szCs w:val="28"/>
                <w:cs/>
              </w:rPr>
              <w:t>รายวิชา</w:t>
            </w:r>
          </w:p>
        </w:tc>
        <w:tc>
          <w:tcPr>
            <w:tcW w:w="8848" w:type="dxa"/>
            <w:gridSpan w:val="15"/>
            <w:tcBorders>
              <w:top w:val="single" w:sz="6" w:space="0" w:color="auto"/>
              <w:left w:val="single" w:sz="6" w:space="0" w:color="auto"/>
              <w:bottom w:val="single" w:sz="6" w:space="0" w:color="auto"/>
              <w:right w:val="single" w:sz="6" w:space="0" w:color="auto"/>
            </w:tcBorders>
            <w:shd w:val="clear" w:color="auto" w:fill="E7E6E6" w:themeFill="background2"/>
            <w:hideMark/>
          </w:tcPr>
          <w:p w14:paraId="3703B0F6" w14:textId="617D3CED" w:rsidR="00942231" w:rsidRPr="00B60D70" w:rsidRDefault="00942231" w:rsidP="00942231">
            <w:pPr>
              <w:jc w:val="center"/>
              <w:textAlignment w:val="baseline"/>
              <w:rPr>
                <w:rFonts w:ascii="TH SarabunPSK" w:eastAsia="Times New Roman" w:hAnsi="TH SarabunPSK" w:cs="TH SarabunPSK"/>
                <w:b/>
                <w:bCs/>
                <w:sz w:val="28"/>
                <w:szCs w:val="28"/>
              </w:rPr>
            </w:pPr>
            <w:r w:rsidRPr="00B60D70">
              <w:rPr>
                <w:rFonts w:ascii="TH SarabunPSK" w:eastAsia="Times New Roman" w:hAnsi="TH SarabunPSK" w:cs="TH SarabunPSK" w:hint="cs"/>
                <w:b/>
                <w:bCs/>
                <w:sz w:val="28"/>
                <w:szCs w:val="28"/>
                <w:cs/>
              </w:rPr>
              <w:t>เกณฑ์มาตรฐานคุณวุฒิระดับอุดมศึกษา</w:t>
            </w:r>
          </w:p>
        </w:tc>
      </w:tr>
      <w:tr w:rsidR="00B60D70" w:rsidRPr="00B60D70" w14:paraId="7EB8028F" w14:textId="77777777" w:rsidTr="00D420AC">
        <w:trPr>
          <w:trHeight w:val="300"/>
        </w:trPr>
        <w:tc>
          <w:tcPr>
            <w:tcW w:w="5102" w:type="dxa"/>
            <w:gridSpan w:val="2"/>
            <w:vMerge/>
            <w:tcBorders>
              <w:left w:val="single" w:sz="6" w:space="0" w:color="auto"/>
              <w:right w:val="single" w:sz="6" w:space="0" w:color="auto"/>
            </w:tcBorders>
            <w:shd w:val="clear" w:color="auto" w:fill="E7E6E6" w:themeFill="background2"/>
            <w:vAlign w:val="center"/>
            <w:hideMark/>
          </w:tcPr>
          <w:p w14:paraId="151870FA" w14:textId="77777777" w:rsidR="00942231" w:rsidRPr="00B60D70" w:rsidRDefault="00942231" w:rsidP="00942231">
            <w:pPr>
              <w:jc w:val="center"/>
              <w:textAlignment w:val="baseline"/>
              <w:rPr>
                <w:rFonts w:ascii="TH SarabunPSK" w:eastAsia="Times New Roman" w:hAnsi="TH SarabunPSK" w:cs="TH SarabunPSK"/>
                <w:b/>
                <w:bCs/>
                <w:sz w:val="28"/>
                <w:szCs w:val="28"/>
              </w:rPr>
            </w:pPr>
          </w:p>
        </w:tc>
        <w:tc>
          <w:tcPr>
            <w:tcW w:w="1769" w:type="dxa"/>
            <w:gridSpan w:val="3"/>
            <w:tcBorders>
              <w:top w:val="single" w:sz="6" w:space="0" w:color="auto"/>
              <w:left w:val="single" w:sz="6" w:space="0" w:color="auto"/>
              <w:bottom w:val="single" w:sz="6" w:space="0" w:color="auto"/>
              <w:right w:val="single" w:sz="6" w:space="0" w:color="auto"/>
            </w:tcBorders>
            <w:shd w:val="clear" w:color="auto" w:fill="E7E6E6" w:themeFill="background2"/>
            <w:hideMark/>
          </w:tcPr>
          <w:p w14:paraId="65B2DE1E" w14:textId="1C974DAE" w:rsidR="00942231" w:rsidRPr="00B60D70" w:rsidRDefault="00942231" w:rsidP="00942231">
            <w:pPr>
              <w:jc w:val="center"/>
              <w:textAlignment w:val="baseline"/>
              <w:rPr>
                <w:rFonts w:ascii="TH SarabunPSK" w:eastAsia="Times New Roman" w:hAnsi="TH SarabunPSK" w:cs="TH SarabunPSK"/>
                <w:b/>
                <w:bCs/>
                <w:sz w:val="28"/>
                <w:szCs w:val="28"/>
              </w:rPr>
            </w:pPr>
            <w:r w:rsidRPr="00B60D70">
              <w:rPr>
                <w:rFonts w:ascii="TH SarabunPSK" w:eastAsia="Times New Roman" w:hAnsi="TH SarabunPSK" w:cs="TH SarabunPSK" w:hint="cs"/>
                <w:b/>
                <w:bCs/>
                <w:sz w:val="28"/>
                <w:szCs w:val="28"/>
              </w:rPr>
              <w:t xml:space="preserve">1. </w:t>
            </w:r>
            <w:r w:rsidRPr="00B60D70">
              <w:rPr>
                <w:rFonts w:ascii="TH SarabunPSK" w:eastAsia="Times New Roman" w:hAnsi="TH SarabunPSK" w:cs="TH SarabunPSK" w:hint="cs"/>
                <w:b/>
                <w:bCs/>
                <w:sz w:val="28"/>
                <w:szCs w:val="28"/>
                <w:cs/>
              </w:rPr>
              <w:t xml:space="preserve">ความรู้ </w:t>
            </w:r>
            <w:r w:rsidRPr="00B60D70">
              <w:rPr>
                <w:rFonts w:ascii="TH SarabunPSK" w:eastAsia="Times New Roman" w:hAnsi="TH SarabunPSK" w:cs="TH SarabunPSK" w:hint="cs"/>
                <w:b/>
                <w:bCs/>
                <w:sz w:val="28"/>
                <w:szCs w:val="28"/>
              </w:rPr>
              <w:t>(K)</w:t>
            </w:r>
          </w:p>
        </w:tc>
        <w:tc>
          <w:tcPr>
            <w:tcW w:w="2360" w:type="dxa"/>
            <w:gridSpan w:val="4"/>
            <w:tcBorders>
              <w:top w:val="single" w:sz="6" w:space="0" w:color="auto"/>
              <w:left w:val="single" w:sz="6" w:space="0" w:color="auto"/>
              <w:bottom w:val="single" w:sz="6" w:space="0" w:color="auto"/>
              <w:right w:val="single" w:sz="6" w:space="0" w:color="auto"/>
            </w:tcBorders>
            <w:shd w:val="clear" w:color="auto" w:fill="E7E6E6" w:themeFill="background2"/>
            <w:hideMark/>
          </w:tcPr>
          <w:p w14:paraId="1A0000B0" w14:textId="738BD02B" w:rsidR="00942231" w:rsidRPr="00B60D70" w:rsidRDefault="00942231" w:rsidP="00942231">
            <w:pPr>
              <w:jc w:val="center"/>
              <w:textAlignment w:val="baseline"/>
              <w:rPr>
                <w:rFonts w:ascii="TH SarabunPSK" w:eastAsia="Times New Roman" w:hAnsi="TH SarabunPSK" w:cs="TH SarabunPSK"/>
                <w:b/>
                <w:bCs/>
                <w:sz w:val="28"/>
                <w:szCs w:val="28"/>
              </w:rPr>
            </w:pPr>
            <w:r w:rsidRPr="00B60D70">
              <w:rPr>
                <w:rFonts w:ascii="TH SarabunPSK" w:eastAsia="Times New Roman" w:hAnsi="TH SarabunPSK" w:cs="TH SarabunPSK" w:hint="cs"/>
                <w:b/>
                <w:bCs/>
                <w:sz w:val="28"/>
                <w:szCs w:val="28"/>
              </w:rPr>
              <w:t xml:space="preserve">2. </w:t>
            </w:r>
            <w:r w:rsidRPr="00B60D70">
              <w:rPr>
                <w:rFonts w:ascii="TH SarabunPSK" w:eastAsia="Times New Roman" w:hAnsi="TH SarabunPSK" w:cs="TH SarabunPSK" w:hint="cs"/>
                <w:b/>
                <w:bCs/>
                <w:sz w:val="28"/>
                <w:szCs w:val="28"/>
                <w:cs/>
              </w:rPr>
              <w:t xml:space="preserve">ทักษะ </w:t>
            </w:r>
            <w:r w:rsidRPr="00B60D70">
              <w:rPr>
                <w:rFonts w:ascii="TH SarabunPSK" w:eastAsia="Times New Roman" w:hAnsi="TH SarabunPSK" w:cs="TH SarabunPSK" w:hint="cs"/>
                <w:b/>
                <w:bCs/>
                <w:sz w:val="28"/>
                <w:szCs w:val="28"/>
              </w:rPr>
              <w:t>(S)</w:t>
            </w:r>
          </w:p>
        </w:tc>
        <w:tc>
          <w:tcPr>
            <w:tcW w:w="2949" w:type="dxa"/>
            <w:gridSpan w:val="5"/>
            <w:tcBorders>
              <w:top w:val="single" w:sz="6" w:space="0" w:color="auto"/>
              <w:left w:val="single" w:sz="6" w:space="0" w:color="auto"/>
              <w:bottom w:val="single" w:sz="6" w:space="0" w:color="auto"/>
              <w:right w:val="single" w:sz="6" w:space="0" w:color="auto"/>
            </w:tcBorders>
            <w:shd w:val="clear" w:color="auto" w:fill="E7E6E6" w:themeFill="background2"/>
          </w:tcPr>
          <w:p w14:paraId="0D2726F9" w14:textId="55BDF828" w:rsidR="00942231" w:rsidRPr="00B60D70" w:rsidRDefault="00942231" w:rsidP="00942231">
            <w:pPr>
              <w:jc w:val="center"/>
              <w:textAlignment w:val="baseline"/>
              <w:rPr>
                <w:rFonts w:ascii="TH SarabunPSK" w:eastAsia="Times New Roman" w:hAnsi="TH SarabunPSK" w:cs="TH SarabunPSK"/>
                <w:b/>
                <w:bCs/>
                <w:sz w:val="28"/>
                <w:szCs w:val="28"/>
              </w:rPr>
            </w:pPr>
            <w:r w:rsidRPr="00B60D70">
              <w:rPr>
                <w:rFonts w:ascii="TH SarabunPSK" w:eastAsia="Times New Roman" w:hAnsi="TH SarabunPSK" w:cs="TH SarabunPSK" w:hint="cs"/>
                <w:b/>
                <w:bCs/>
                <w:sz w:val="28"/>
                <w:szCs w:val="28"/>
              </w:rPr>
              <w:t xml:space="preserve">3. </w:t>
            </w:r>
            <w:r w:rsidRPr="00B60D70">
              <w:rPr>
                <w:rFonts w:ascii="TH SarabunPSK" w:eastAsia="Times New Roman" w:hAnsi="TH SarabunPSK" w:cs="TH SarabunPSK" w:hint="cs"/>
                <w:b/>
                <w:bCs/>
                <w:sz w:val="28"/>
                <w:szCs w:val="28"/>
                <w:cs/>
              </w:rPr>
              <w:t xml:space="preserve">จริยธรรม </w:t>
            </w:r>
            <w:r w:rsidRPr="00B60D70">
              <w:rPr>
                <w:rFonts w:ascii="TH SarabunPSK" w:eastAsia="Times New Roman" w:hAnsi="TH SarabunPSK" w:cs="TH SarabunPSK" w:hint="cs"/>
                <w:b/>
                <w:bCs/>
                <w:sz w:val="28"/>
                <w:szCs w:val="28"/>
              </w:rPr>
              <w:t>(E)</w:t>
            </w:r>
          </w:p>
        </w:tc>
        <w:tc>
          <w:tcPr>
            <w:tcW w:w="1770" w:type="dxa"/>
            <w:gridSpan w:val="3"/>
            <w:tcBorders>
              <w:top w:val="single" w:sz="6" w:space="0" w:color="auto"/>
              <w:left w:val="single" w:sz="6" w:space="0" w:color="auto"/>
              <w:bottom w:val="single" w:sz="6" w:space="0" w:color="auto"/>
              <w:right w:val="single" w:sz="6" w:space="0" w:color="auto"/>
            </w:tcBorders>
            <w:shd w:val="clear" w:color="auto" w:fill="E7E6E6" w:themeFill="background2"/>
            <w:hideMark/>
          </w:tcPr>
          <w:p w14:paraId="320ED96D" w14:textId="73E5FE27" w:rsidR="00942231" w:rsidRPr="00B60D70" w:rsidRDefault="00942231" w:rsidP="00942231">
            <w:pPr>
              <w:jc w:val="center"/>
              <w:textAlignment w:val="baseline"/>
              <w:rPr>
                <w:rFonts w:ascii="TH SarabunPSK" w:eastAsia="Times New Roman" w:hAnsi="TH SarabunPSK" w:cs="TH SarabunPSK"/>
                <w:b/>
                <w:bCs/>
                <w:sz w:val="28"/>
                <w:szCs w:val="28"/>
              </w:rPr>
            </w:pPr>
            <w:r w:rsidRPr="00B60D70">
              <w:rPr>
                <w:rFonts w:ascii="TH SarabunPSK" w:eastAsia="Times New Roman" w:hAnsi="TH SarabunPSK" w:cs="TH SarabunPSK" w:hint="cs"/>
                <w:b/>
                <w:bCs/>
                <w:sz w:val="28"/>
                <w:szCs w:val="28"/>
              </w:rPr>
              <w:t xml:space="preserve">4. </w:t>
            </w:r>
            <w:r w:rsidRPr="00B60D70">
              <w:rPr>
                <w:rFonts w:ascii="TH SarabunPSK" w:eastAsia="Times New Roman" w:hAnsi="TH SarabunPSK" w:cs="TH SarabunPSK" w:hint="cs"/>
                <w:b/>
                <w:bCs/>
                <w:sz w:val="28"/>
                <w:szCs w:val="28"/>
                <w:cs/>
              </w:rPr>
              <w:t xml:space="preserve">ลักษณะบุคคล </w:t>
            </w:r>
            <w:r w:rsidRPr="00B60D70">
              <w:rPr>
                <w:rFonts w:ascii="TH SarabunPSK" w:eastAsia="Times New Roman" w:hAnsi="TH SarabunPSK" w:cs="TH SarabunPSK" w:hint="cs"/>
                <w:b/>
                <w:bCs/>
                <w:sz w:val="28"/>
                <w:szCs w:val="28"/>
              </w:rPr>
              <w:t>(C)</w:t>
            </w:r>
          </w:p>
        </w:tc>
      </w:tr>
      <w:tr w:rsidR="00B60D70" w:rsidRPr="00B60D70" w14:paraId="1C17E433" w14:textId="77777777" w:rsidTr="00D420AC">
        <w:trPr>
          <w:trHeight w:val="300"/>
        </w:trPr>
        <w:tc>
          <w:tcPr>
            <w:tcW w:w="5102" w:type="dxa"/>
            <w:gridSpan w:val="2"/>
            <w:vMerge/>
            <w:tcBorders>
              <w:left w:val="single" w:sz="6" w:space="0" w:color="auto"/>
              <w:bottom w:val="single" w:sz="6" w:space="0" w:color="auto"/>
              <w:right w:val="single" w:sz="6" w:space="0" w:color="auto"/>
            </w:tcBorders>
            <w:shd w:val="clear" w:color="auto" w:fill="E7E6E6" w:themeFill="background2"/>
            <w:vAlign w:val="center"/>
            <w:hideMark/>
          </w:tcPr>
          <w:p w14:paraId="74473197" w14:textId="77777777" w:rsidR="00942231" w:rsidRPr="00B60D70" w:rsidRDefault="00942231" w:rsidP="00942231">
            <w:pPr>
              <w:jc w:val="center"/>
              <w:textAlignment w:val="baseline"/>
              <w:rPr>
                <w:rFonts w:ascii="TH SarabunPSK" w:eastAsia="Times New Roman" w:hAnsi="TH SarabunPSK" w:cs="TH SarabunPSK"/>
                <w:b/>
                <w:bCs/>
                <w:sz w:val="28"/>
                <w:szCs w:val="28"/>
              </w:rPr>
            </w:pPr>
          </w:p>
        </w:tc>
        <w:tc>
          <w:tcPr>
            <w:tcW w:w="589" w:type="dxa"/>
            <w:tcBorders>
              <w:top w:val="single" w:sz="6" w:space="0" w:color="auto"/>
              <w:left w:val="single" w:sz="6" w:space="0" w:color="auto"/>
              <w:bottom w:val="single" w:sz="6" w:space="0" w:color="auto"/>
              <w:right w:val="single" w:sz="6" w:space="0" w:color="auto"/>
            </w:tcBorders>
            <w:shd w:val="clear" w:color="auto" w:fill="E7E6E6" w:themeFill="background2"/>
            <w:hideMark/>
          </w:tcPr>
          <w:p w14:paraId="6A46619E" w14:textId="59542663" w:rsidR="00942231" w:rsidRPr="00B60D70" w:rsidRDefault="00942231" w:rsidP="00942231">
            <w:pPr>
              <w:jc w:val="center"/>
              <w:textAlignment w:val="baseline"/>
              <w:rPr>
                <w:rFonts w:ascii="TH SarabunPSK" w:eastAsia="Times New Roman" w:hAnsi="TH SarabunPSK" w:cs="TH SarabunPSK"/>
                <w:b/>
                <w:bCs/>
                <w:sz w:val="28"/>
                <w:szCs w:val="28"/>
              </w:rPr>
            </w:pPr>
            <w:r w:rsidRPr="00B60D70">
              <w:rPr>
                <w:rFonts w:ascii="TH SarabunPSK" w:eastAsia="Times New Roman" w:hAnsi="TH SarabunPSK" w:cs="TH SarabunPSK" w:hint="cs"/>
                <w:b/>
                <w:bCs/>
                <w:sz w:val="28"/>
                <w:szCs w:val="28"/>
              </w:rPr>
              <w:t>1.1</w:t>
            </w:r>
          </w:p>
        </w:tc>
        <w:tc>
          <w:tcPr>
            <w:tcW w:w="590" w:type="dxa"/>
            <w:tcBorders>
              <w:top w:val="single" w:sz="6" w:space="0" w:color="auto"/>
              <w:left w:val="single" w:sz="6" w:space="0" w:color="auto"/>
              <w:bottom w:val="single" w:sz="6" w:space="0" w:color="auto"/>
              <w:right w:val="single" w:sz="6" w:space="0" w:color="auto"/>
            </w:tcBorders>
            <w:shd w:val="clear" w:color="auto" w:fill="E7E6E6" w:themeFill="background2"/>
            <w:hideMark/>
          </w:tcPr>
          <w:p w14:paraId="291BDCAA" w14:textId="0C518680" w:rsidR="00942231" w:rsidRPr="00B60D70" w:rsidRDefault="00942231" w:rsidP="00942231">
            <w:pPr>
              <w:jc w:val="center"/>
              <w:textAlignment w:val="baseline"/>
              <w:rPr>
                <w:rFonts w:ascii="TH SarabunPSK" w:eastAsia="Times New Roman" w:hAnsi="TH SarabunPSK" w:cs="TH SarabunPSK"/>
                <w:b/>
                <w:bCs/>
                <w:sz w:val="28"/>
                <w:szCs w:val="28"/>
              </w:rPr>
            </w:pPr>
            <w:r w:rsidRPr="00B60D70">
              <w:rPr>
                <w:rFonts w:ascii="TH SarabunPSK" w:eastAsia="Times New Roman" w:hAnsi="TH SarabunPSK" w:cs="TH SarabunPSK" w:hint="cs"/>
                <w:b/>
                <w:bCs/>
                <w:sz w:val="28"/>
                <w:szCs w:val="28"/>
              </w:rPr>
              <w:t>1.2</w:t>
            </w:r>
          </w:p>
        </w:tc>
        <w:tc>
          <w:tcPr>
            <w:tcW w:w="590" w:type="dxa"/>
            <w:tcBorders>
              <w:top w:val="single" w:sz="6" w:space="0" w:color="auto"/>
              <w:left w:val="single" w:sz="6" w:space="0" w:color="auto"/>
              <w:bottom w:val="single" w:sz="6" w:space="0" w:color="auto"/>
              <w:right w:val="single" w:sz="6" w:space="0" w:color="auto"/>
            </w:tcBorders>
            <w:shd w:val="clear" w:color="auto" w:fill="E7E6E6" w:themeFill="background2"/>
            <w:hideMark/>
          </w:tcPr>
          <w:p w14:paraId="2CED3FAC" w14:textId="2EA18A82" w:rsidR="00942231" w:rsidRPr="00B60D70" w:rsidRDefault="00942231" w:rsidP="00942231">
            <w:pPr>
              <w:jc w:val="center"/>
              <w:textAlignment w:val="baseline"/>
              <w:rPr>
                <w:rFonts w:ascii="TH SarabunPSK" w:eastAsia="Times New Roman" w:hAnsi="TH SarabunPSK" w:cs="TH SarabunPSK"/>
                <w:b/>
                <w:bCs/>
                <w:sz w:val="28"/>
                <w:szCs w:val="28"/>
              </w:rPr>
            </w:pPr>
            <w:r w:rsidRPr="00B60D70">
              <w:rPr>
                <w:rFonts w:ascii="TH SarabunPSK" w:eastAsia="Times New Roman" w:hAnsi="TH SarabunPSK" w:cs="TH SarabunPSK" w:hint="cs"/>
                <w:b/>
                <w:bCs/>
                <w:sz w:val="28"/>
                <w:szCs w:val="28"/>
              </w:rPr>
              <w:t>1.3</w:t>
            </w:r>
          </w:p>
        </w:tc>
        <w:tc>
          <w:tcPr>
            <w:tcW w:w="590" w:type="dxa"/>
            <w:tcBorders>
              <w:top w:val="single" w:sz="6" w:space="0" w:color="auto"/>
              <w:left w:val="single" w:sz="6" w:space="0" w:color="auto"/>
              <w:bottom w:val="single" w:sz="6" w:space="0" w:color="auto"/>
              <w:right w:val="single" w:sz="6" w:space="0" w:color="auto"/>
            </w:tcBorders>
            <w:shd w:val="clear" w:color="auto" w:fill="E7E6E6" w:themeFill="background2"/>
            <w:hideMark/>
          </w:tcPr>
          <w:p w14:paraId="24B08220" w14:textId="064B64F0" w:rsidR="00942231" w:rsidRPr="00B60D70" w:rsidRDefault="00942231" w:rsidP="00942231">
            <w:pPr>
              <w:jc w:val="center"/>
              <w:textAlignment w:val="baseline"/>
              <w:rPr>
                <w:rFonts w:ascii="TH SarabunPSK" w:eastAsia="Times New Roman" w:hAnsi="TH SarabunPSK" w:cs="TH SarabunPSK"/>
                <w:b/>
                <w:bCs/>
                <w:sz w:val="28"/>
                <w:szCs w:val="28"/>
              </w:rPr>
            </w:pPr>
            <w:r w:rsidRPr="00B60D70">
              <w:rPr>
                <w:rFonts w:ascii="TH SarabunPSK" w:eastAsia="Times New Roman" w:hAnsi="TH SarabunPSK" w:cs="TH SarabunPSK" w:hint="cs"/>
                <w:b/>
                <w:bCs/>
                <w:sz w:val="28"/>
                <w:szCs w:val="28"/>
              </w:rPr>
              <w:t>2.1</w:t>
            </w:r>
          </w:p>
        </w:tc>
        <w:tc>
          <w:tcPr>
            <w:tcW w:w="590" w:type="dxa"/>
            <w:tcBorders>
              <w:top w:val="single" w:sz="6" w:space="0" w:color="auto"/>
              <w:left w:val="single" w:sz="6" w:space="0" w:color="auto"/>
              <w:bottom w:val="single" w:sz="6" w:space="0" w:color="auto"/>
              <w:right w:val="single" w:sz="6" w:space="0" w:color="auto"/>
            </w:tcBorders>
            <w:shd w:val="clear" w:color="auto" w:fill="E7E6E6" w:themeFill="background2"/>
            <w:hideMark/>
          </w:tcPr>
          <w:p w14:paraId="227CDAE5" w14:textId="156BF826" w:rsidR="00942231" w:rsidRPr="00B60D70" w:rsidRDefault="00942231" w:rsidP="00942231">
            <w:pPr>
              <w:jc w:val="center"/>
              <w:textAlignment w:val="baseline"/>
              <w:rPr>
                <w:rFonts w:ascii="TH SarabunPSK" w:eastAsia="Times New Roman" w:hAnsi="TH SarabunPSK" w:cs="TH SarabunPSK"/>
                <w:b/>
                <w:bCs/>
                <w:sz w:val="28"/>
                <w:szCs w:val="28"/>
              </w:rPr>
            </w:pPr>
            <w:r w:rsidRPr="00B60D70">
              <w:rPr>
                <w:rFonts w:ascii="TH SarabunPSK" w:eastAsia="Times New Roman" w:hAnsi="TH SarabunPSK" w:cs="TH SarabunPSK" w:hint="cs"/>
                <w:b/>
                <w:bCs/>
                <w:sz w:val="28"/>
                <w:szCs w:val="28"/>
              </w:rPr>
              <w:t>2.2</w:t>
            </w:r>
          </w:p>
        </w:tc>
        <w:tc>
          <w:tcPr>
            <w:tcW w:w="590" w:type="dxa"/>
            <w:tcBorders>
              <w:top w:val="single" w:sz="6" w:space="0" w:color="auto"/>
              <w:left w:val="single" w:sz="6" w:space="0" w:color="auto"/>
              <w:bottom w:val="single" w:sz="6" w:space="0" w:color="auto"/>
              <w:right w:val="single" w:sz="6" w:space="0" w:color="auto"/>
            </w:tcBorders>
            <w:shd w:val="clear" w:color="auto" w:fill="E7E6E6" w:themeFill="background2"/>
            <w:hideMark/>
          </w:tcPr>
          <w:p w14:paraId="2AE651CB" w14:textId="6A1B7CAE" w:rsidR="00942231" w:rsidRPr="00B60D70" w:rsidRDefault="00942231" w:rsidP="00942231">
            <w:pPr>
              <w:jc w:val="center"/>
              <w:textAlignment w:val="baseline"/>
              <w:rPr>
                <w:rFonts w:ascii="TH SarabunPSK" w:eastAsia="Times New Roman" w:hAnsi="TH SarabunPSK" w:cs="TH SarabunPSK"/>
                <w:b/>
                <w:bCs/>
                <w:sz w:val="28"/>
                <w:szCs w:val="28"/>
              </w:rPr>
            </w:pPr>
            <w:r w:rsidRPr="00B60D70">
              <w:rPr>
                <w:rFonts w:ascii="TH SarabunPSK" w:eastAsia="Times New Roman" w:hAnsi="TH SarabunPSK" w:cs="TH SarabunPSK" w:hint="cs"/>
                <w:b/>
                <w:bCs/>
                <w:sz w:val="28"/>
                <w:szCs w:val="28"/>
              </w:rPr>
              <w:t>2.3</w:t>
            </w:r>
          </w:p>
        </w:tc>
        <w:tc>
          <w:tcPr>
            <w:tcW w:w="590" w:type="dxa"/>
            <w:tcBorders>
              <w:top w:val="single" w:sz="6" w:space="0" w:color="auto"/>
              <w:left w:val="single" w:sz="6" w:space="0" w:color="auto"/>
              <w:bottom w:val="single" w:sz="6" w:space="0" w:color="auto"/>
              <w:right w:val="single" w:sz="6" w:space="0" w:color="auto"/>
            </w:tcBorders>
            <w:shd w:val="clear" w:color="auto" w:fill="E7E6E6" w:themeFill="background2"/>
            <w:hideMark/>
          </w:tcPr>
          <w:p w14:paraId="60DCA0FA" w14:textId="3B8B05DD" w:rsidR="00942231" w:rsidRPr="00B60D70" w:rsidRDefault="00942231" w:rsidP="00942231">
            <w:pPr>
              <w:jc w:val="center"/>
              <w:textAlignment w:val="baseline"/>
              <w:rPr>
                <w:rFonts w:ascii="TH SarabunPSK" w:eastAsia="Times New Roman" w:hAnsi="TH SarabunPSK" w:cs="TH SarabunPSK"/>
                <w:b/>
                <w:bCs/>
                <w:sz w:val="28"/>
                <w:szCs w:val="28"/>
              </w:rPr>
            </w:pPr>
            <w:r w:rsidRPr="00B60D70">
              <w:rPr>
                <w:rFonts w:ascii="TH SarabunPSK" w:eastAsia="Times New Roman" w:hAnsi="TH SarabunPSK" w:cs="TH SarabunPSK" w:hint="cs"/>
                <w:b/>
                <w:bCs/>
                <w:sz w:val="28"/>
                <w:szCs w:val="28"/>
              </w:rPr>
              <w:t>2.4</w:t>
            </w:r>
          </w:p>
        </w:tc>
        <w:tc>
          <w:tcPr>
            <w:tcW w:w="589" w:type="dxa"/>
            <w:tcBorders>
              <w:top w:val="single" w:sz="6" w:space="0" w:color="auto"/>
              <w:left w:val="single" w:sz="6" w:space="0" w:color="auto"/>
              <w:bottom w:val="single" w:sz="6" w:space="0" w:color="auto"/>
              <w:right w:val="single" w:sz="6" w:space="0" w:color="auto"/>
            </w:tcBorders>
            <w:shd w:val="clear" w:color="auto" w:fill="E7E6E6" w:themeFill="background2"/>
            <w:hideMark/>
          </w:tcPr>
          <w:p w14:paraId="0B18748F" w14:textId="5F6CC347" w:rsidR="00942231" w:rsidRPr="00B60D70" w:rsidRDefault="00942231" w:rsidP="00942231">
            <w:pPr>
              <w:jc w:val="center"/>
              <w:textAlignment w:val="baseline"/>
              <w:rPr>
                <w:rFonts w:ascii="TH SarabunPSK" w:eastAsia="Times New Roman" w:hAnsi="TH SarabunPSK" w:cs="TH SarabunPSK"/>
                <w:b/>
                <w:bCs/>
                <w:sz w:val="28"/>
                <w:szCs w:val="28"/>
              </w:rPr>
            </w:pPr>
            <w:r w:rsidRPr="00B60D70">
              <w:rPr>
                <w:rFonts w:ascii="TH SarabunPSK" w:eastAsia="Times New Roman" w:hAnsi="TH SarabunPSK" w:cs="TH SarabunPSK" w:hint="cs"/>
                <w:b/>
                <w:bCs/>
                <w:sz w:val="28"/>
                <w:szCs w:val="28"/>
              </w:rPr>
              <w:t>3.1</w:t>
            </w:r>
          </w:p>
        </w:tc>
        <w:tc>
          <w:tcPr>
            <w:tcW w:w="590" w:type="dxa"/>
            <w:tcBorders>
              <w:top w:val="single" w:sz="6" w:space="0" w:color="auto"/>
              <w:left w:val="single" w:sz="6" w:space="0" w:color="auto"/>
              <w:bottom w:val="single" w:sz="6" w:space="0" w:color="auto"/>
              <w:right w:val="single" w:sz="6" w:space="0" w:color="auto"/>
            </w:tcBorders>
            <w:shd w:val="clear" w:color="auto" w:fill="E7E6E6" w:themeFill="background2"/>
            <w:hideMark/>
          </w:tcPr>
          <w:p w14:paraId="443C4E57" w14:textId="6A8C6C62" w:rsidR="00942231" w:rsidRPr="00B60D70" w:rsidRDefault="00942231" w:rsidP="00942231">
            <w:pPr>
              <w:jc w:val="center"/>
              <w:textAlignment w:val="baseline"/>
              <w:rPr>
                <w:rFonts w:ascii="TH SarabunPSK" w:eastAsia="Times New Roman" w:hAnsi="TH SarabunPSK" w:cs="TH SarabunPSK"/>
                <w:b/>
                <w:bCs/>
                <w:sz w:val="28"/>
                <w:szCs w:val="28"/>
              </w:rPr>
            </w:pPr>
            <w:r w:rsidRPr="00B60D70">
              <w:rPr>
                <w:rFonts w:ascii="TH SarabunPSK" w:eastAsia="Times New Roman" w:hAnsi="TH SarabunPSK" w:cs="TH SarabunPSK" w:hint="cs"/>
                <w:b/>
                <w:bCs/>
                <w:sz w:val="28"/>
                <w:szCs w:val="28"/>
              </w:rPr>
              <w:t>3.2</w:t>
            </w:r>
          </w:p>
        </w:tc>
        <w:tc>
          <w:tcPr>
            <w:tcW w:w="590" w:type="dxa"/>
            <w:tcBorders>
              <w:top w:val="single" w:sz="6" w:space="0" w:color="auto"/>
              <w:left w:val="single" w:sz="6" w:space="0" w:color="auto"/>
              <w:bottom w:val="single" w:sz="6" w:space="0" w:color="auto"/>
              <w:right w:val="single" w:sz="6" w:space="0" w:color="auto"/>
            </w:tcBorders>
            <w:shd w:val="clear" w:color="auto" w:fill="E7E6E6" w:themeFill="background2"/>
            <w:hideMark/>
          </w:tcPr>
          <w:p w14:paraId="589648E1" w14:textId="2826D387" w:rsidR="00942231" w:rsidRPr="00B60D70" w:rsidRDefault="00942231" w:rsidP="00942231">
            <w:pPr>
              <w:jc w:val="center"/>
              <w:textAlignment w:val="baseline"/>
              <w:rPr>
                <w:rFonts w:ascii="TH SarabunPSK" w:eastAsia="Times New Roman" w:hAnsi="TH SarabunPSK" w:cs="TH SarabunPSK"/>
                <w:b/>
                <w:bCs/>
                <w:sz w:val="28"/>
                <w:szCs w:val="28"/>
              </w:rPr>
            </w:pPr>
            <w:r w:rsidRPr="00B60D70">
              <w:rPr>
                <w:rFonts w:ascii="TH SarabunPSK" w:eastAsia="Times New Roman" w:hAnsi="TH SarabunPSK" w:cs="TH SarabunPSK" w:hint="cs"/>
                <w:b/>
                <w:bCs/>
                <w:sz w:val="28"/>
                <w:szCs w:val="28"/>
              </w:rPr>
              <w:t>3.3</w:t>
            </w:r>
          </w:p>
        </w:tc>
        <w:tc>
          <w:tcPr>
            <w:tcW w:w="590" w:type="dxa"/>
            <w:tcBorders>
              <w:top w:val="single" w:sz="6" w:space="0" w:color="auto"/>
              <w:left w:val="single" w:sz="6" w:space="0" w:color="auto"/>
              <w:bottom w:val="single" w:sz="6" w:space="0" w:color="auto"/>
              <w:right w:val="single" w:sz="6" w:space="0" w:color="auto"/>
            </w:tcBorders>
            <w:shd w:val="clear" w:color="auto" w:fill="E7E6E6" w:themeFill="background2"/>
            <w:hideMark/>
          </w:tcPr>
          <w:p w14:paraId="1876C173" w14:textId="748DB968" w:rsidR="00942231" w:rsidRPr="00B60D70" w:rsidRDefault="00942231" w:rsidP="00942231">
            <w:pPr>
              <w:jc w:val="center"/>
              <w:textAlignment w:val="baseline"/>
              <w:rPr>
                <w:rFonts w:ascii="TH SarabunPSK" w:eastAsia="Times New Roman" w:hAnsi="TH SarabunPSK" w:cs="TH SarabunPSK"/>
                <w:b/>
                <w:bCs/>
                <w:sz w:val="28"/>
                <w:szCs w:val="28"/>
              </w:rPr>
            </w:pPr>
            <w:r w:rsidRPr="00B60D70">
              <w:rPr>
                <w:rFonts w:ascii="TH SarabunPSK" w:eastAsia="Times New Roman" w:hAnsi="TH SarabunPSK" w:cs="TH SarabunPSK" w:hint="cs"/>
                <w:b/>
                <w:bCs/>
                <w:sz w:val="28"/>
                <w:szCs w:val="28"/>
              </w:rPr>
              <w:t>3.4</w:t>
            </w:r>
          </w:p>
        </w:tc>
        <w:tc>
          <w:tcPr>
            <w:tcW w:w="590" w:type="dxa"/>
            <w:tcBorders>
              <w:top w:val="single" w:sz="6" w:space="0" w:color="auto"/>
              <w:left w:val="single" w:sz="6" w:space="0" w:color="auto"/>
              <w:bottom w:val="single" w:sz="6" w:space="0" w:color="auto"/>
              <w:right w:val="single" w:sz="6" w:space="0" w:color="auto"/>
            </w:tcBorders>
            <w:shd w:val="clear" w:color="auto" w:fill="E7E6E6" w:themeFill="background2"/>
            <w:hideMark/>
          </w:tcPr>
          <w:p w14:paraId="1EE806DC" w14:textId="7C0EC30A" w:rsidR="00942231" w:rsidRPr="00B60D70" w:rsidRDefault="00942231" w:rsidP="00942231">
            <w:pPr>
              <w:jc w:val="center"/>
              <w:textAlignment w:val="baseline"/>
              <w:rPr>
                <w:rFonts w:ascii="TH SarabunPSK" w:eastAsia="Times New Roman" w:hAnsi="TH SarabunPSK" w:cs="TH SarabunPSK"/>
                <w:b/>
                <w:bCs/>
                <w:sz w:val="28"/>
                <w:szCs w:val="28"/>
              </w:rPr>
            </w:pPr>
            <w:r w:rsidRPr="00B60D70">
              <w:rPr>
                <w:rFonts w:ascii="TH SarabunPSK" w:eastAsia="Times New Roman" w:hAnsi="TH SarabunPSK" w:cs="TH SarabunPSK" w:hint="cs"/>
                <w:b/>
                <w:bCs/>
                <w:sz w:val="28"/>
                <w:szCs w:val="28"/>
              </w:rPr>
              <w:t>3.5</w:t>
            </w:r>
          </w:p>
        </w:tc>
        <w:tc>
          <w:tcPr>
            <w:tcW w:w="590" w:type="dxa"/>
            <w:tcBorders>
              <w:top w:val="single" w:sz="6" w:space="0" w:color="auto"/>
              <w:left w:val="single" w:sz="6" w:space="0" w:color="auto"/>
              <w:bottom w:val="single" w:sz="6" w:space="0" w:color="auto"/>
              <w:right w:val="single" w:sz="6" w:space="0" w:color="auto"/>
            </w:tcBorders>
            <w:shd w:val="clear" w:color="auto" w:fill="E7E6E6" w:themeFill="background2"/>
            <w:hideMark/>
          </w:tcPr>
          <w:p w14:paraId="465BF499" w14:textId="5D5D4500" w:rsidR="00942231" w:rsidRPr="00B60D70" w:rsidRDefault="00942231" w:rsidP="00942231">
            <w:pPr>
              <w:jc w:val="center"/>
              <w:textAlignment w:val="baseline"/>
              <w:rPr>
                <w:rFonts w:ascii="TH SarabunPSK" w:eastAsia="Times New Roman" w:hAnsi="TH SarabunPSK" w:cs="TH SarabunPSK"/>
                <w:b/>
                <w:bCs/>
                <w:sz w:val="28"/>
                <w:szCs w:val="28"/>
              </w:rPr>
            </w:pPr>
            <w:r w:rsidRPr="00B60D70">
              <w:rPr>
                <w:rFonts w:ascii="TH SarabunPSK" w:eastAsia="Times New Roman" w:hAnsi="TH SarabunPSK" w:cs="TH SarabunPSK" w:hint="cs"/>
                <w:b/>
                <w:bCs/>
                <w:sz w:val="28"/>
                <w:szCs w:val="28"/>
              </w:rPr>
              <w:t>4.1</w:t>
            </w:r>
          </w:p>
        </w:tc>
        <w:tc>
          <w:tcPr>
            <w:tcW w:w="590" w:type="dxa"/>
            <w:tcBorders>
              <w:top w:val="single" w:sz="6" w:space="0" w:color="auto"/>
              <w:left w:val="single" w:sz="6" w:space="0" w:color="auto"/>
              <w:bottom w:val="single" w:sz="6" w:space="0" w:color="auto"/>
              <w:right w:val="single" w:sz="6" w:space="0" w:color="auto"/>
            </w:tcBorders>
            <w:shd w:val="clear" w:color="auto" w:fill="E7E6E6" w:themeFill="background2"/>
            <w:hideMark/>
          </w:tcPr>
          <w:p w14:paraId="50C360C8" w14:textId="5E2D0044" w:rsidR="00942231" w:rsidRPr="00B60D70" w:rsidRDefault="00942231" w:rsidP="00942231">
            <w:pPr>
              <w:jc w:val="center"/>
              <w:textAlignment w:val="baseline"/>
              <w:rPr>
                <w:rFonts w:ascii="TH SarabunPSK" w:eastAsia="Times New Roman" w:hAnsi="TH SarabunPSK" w:cs="TH SarabunPSK"/>
                <w:b/>
                <w:bCs/>
                <w:sz w:val="28"/>
                <w:szCs w:val="28"/>
              </w:rPr>
            </w:pPr>
            <w:r w:rsidRPr="00B60D70">
              <w:rPr>
                <w:rFonts w:ascii="TH SarabunPSK" w:eastAsia="Times New Roman" w:hAnsi="TH SarabunPSK" w:cs="TH SarabunPSK" w:hint="cs"/>
                <w:b/>
                <w:bCs/>
                <w:sz w:val="28"/>
                <w:szCs w:val="28"/>
              </w:rPr>
              <w:t>4.2</w:t>
            </w:r>
          </w:p>
        </w:tc>
        <w:tc>
          <w:tcPr>
            <w:tcW w:w="590" w:type="dxa"/>
            <w:tcBorders>
              <w:top w:val="single" w:sz="6" w:space="0" w:color="auto"/>
              <w:left w:val="single" w:sz="6" w:space="0" w:color="auto"/>
              <w:bottom w:val="single" w:sz="6" w:space="0" w:color="auto"/>
              <w:right w:val="single" w:sz="6" w:space="0" w:color="auto"/>
            </w:tcBorders>
            <w:shd w:val="clear" w:color="auto" w:fill="E7E6E6" w:themeFill="background2"/>
            <w:hideMark/>
          </w:tcPr>
          <w:p w14:paraId="7264B245" w14:textId="7F7026C9" w:rsidR="00942231" w:rsidRPr="00B60D70" w:rsidRDefault="00942231" w:rsidP="00942231">
            <w:pPr>
              <w:jc w:val="center"/>
              <w:textAlignment w:val="baseline"/>
              <w:rPr>
                <w:rFonts w:ascii="TH SarabunPSK" w:eastAsia="Times New Roman" w:hAnsi="TH SarabunPSK" w:cs="TH SarabunPSK"/>
                <w:b/>
                <w:bCs/>
                <w:sz w:val="28"/>
                <w:szCs w:val="28"/>
              </w:rPr>
            </w:pPr>
            <w:r w:rsidRPr="00B60D70">
              <w:rPr>
                <w:rFonts w:ascii="TH SarabunPSK" w:eastAsia="Times New Roman" w:hAnsi="TH SarabunPSK" w:cs="TH SarabunPSK" w:hint="cs"/>
                <w:b/>
                <w:bCs/>
                <w:sz w:val="28"/>
                <w:szCs w:val="28"/>
              </w:rPr>
              <w:t>4.3</w:t>
            </w:r>
          </w:p>
        </w:tc>
      </w:tr>
      <w:tr w:rsidR="00B60D70" w:rsidRPr="00B60D70" w14:paraId="6B1368A3" w14:textId="77777777" w:rsidTr="00D420AC">
        <w:trPr>
          <w:trHeight w:val="397"/>
        </w:trPr>
        <w:tc>
          <w:tcPr>
            <w:tcW w:w="979" w:type="dxa"/>
            <w:tcBorders>
              <w:top w:val="single" w:sz="6" w:space="0" w:color="auto"/>
              <w:left w:val="single" w:sz="6" w:space="0" w:color="auto"/>
              <w:bottom w:val="single" w:sz="6" w:space="0" w:color="auto"/>
              <w:right w:val="single" w:sz="6" w:space="0" w:color="auto"/>
            </w:tcBorders>
            <w:shd w:val="clear" w:color="auto" w:fill="auto"/>
            <w:hideMark/>
          </w:tcPr>
          <w:p w14:paraId="5B9A37FE" w14:textId="742B19D1" w:rsidR="00942231" w:rsidRPr="00B60D70" w:rsidRDefault="00F551BD" w:rsidP="00942231">
            <w:pPr>
              <w:ind w:left="142" w:right="26"/>
              <w:jc w:val="left"/>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 xml:space="preserve">GEN </w:t>
            </w:r>
            <w:r w:rsidR="00942231" w:rsidRPr="00B60D70">
              <w:rPr>
                <w:rFonts w:ascii="TH SarabunPSK" w:eastAsia="Times New Roman" w:hAnsi="TH SarabunPSK" w:cs="TH SarabunPSK" w:hint="cs"/>
                <w:sz w:val="28"/>
                <w:szCs w:val="28"/>
              </w:rPr>
              <w:t>111</w:t>
            </w:r>
          </w:p>
        </w:tc>
        <w:tc>
          <w:tcPr>
            <w:tcW w:w="4123" w:type="dxa"/>
            <w:tcBorders>
              <w:top w:val="single" w:sz="6" w:space="0" w:color="auto"/>
              <w:left w:val="single" w:sz="6" w:space="0" w:color="auto"/>
              <w:bottom w:val="single" w:sz="6" w:space="0" w:color="auto"/>
              <w:right w:val="single" w:sz="6" w:space="0" w:color="auto"/>
            </w:tcBorders>
          </w:tcPr>
          <w:p w14:paraId="4662DF58" w14:textId="77777777" w:rsidR="00942231" w:rsidRPr="00B60D70" w:rsidRDefault="00942231" w:rsidP="00942231">
            <w:pPr>
              <w:ind w:left="57"/>
              <w:jc w:val="left"/>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rPr>
              <w:t>มนุษย์กับหลักจ</w:t>
            </w:r>
            <w:proofErr w:type="spellStart"/>
            <w:r w:rsidRPr="00B60D70">
              <w:rPr>
                <w:rFonts w:ascii="TH SarabunPSK" w:eastAsia="Times New Roman" w:hAnsi="TH SarabunPSK" w:cs="TH SarabunPSK" w:hint="cs"/>
                <w:sz w:val="28"/>
                <w:szCs w:val="28"/>
                <w:cs/>
              </w:rPr>
              <w:t>ริย</w:t>
            </w:r>
            <w:proofErr w:type="spellEnd"/>
            <w:r w:rsidRPr="00B60D70">
              <w:rPr>
                <w:rFonts w:ascii="TH SarabunPSK" w:eastAsia="Times New Roman" w:hAnsi="TH SarabunPSK" w:cs="TH SarabunPSK" w:hint="cs"/>
                <w:sz w:val="28"/>
                <w:szCs w:val="28"/>
                <w:cs/>
              </w:rPr>
              <w:t>ศาสตร์เพื่อการดำเนินชีวิต</w:t>
            </w:r>
          </w:p>
        </w:tc>
        <w:tc>
          <w:tcPr>
            <w:tcW w:w="58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A1F052A"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K3</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16000F"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E0D3D8E"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CFF3F09"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S3</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7221CED"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2BC9613"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7D638FC"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S2</w:t>
            </w:r>
          </w:p>
        </w:tc>
        <w:tc>
          <w:tcPr>
            <w:tcW w:w="58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054EC8C"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50377E5"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E2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11B7F83"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E2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6F774FF"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E501B27"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E2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22E7534"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533FC4"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3C22BB4" w14:textId="77777777" w:rsidR="00942231" w:rsidRPr="00B60D70" w:rsidRDefault="00942231" w:rsidP="00942231">
            <w:pPr>
              <w:jc w:val="center"/>
              <w:textAlignment w:val="baseline"/>
              <w:rPr>
                <w:rFonts w:ascii="TH SarabunPSK" w:eastAsia="Times New Roman" w:hAnsi="TH SarabunPSK" w:cs="TH SarabunPSK"/>
                <w:sz w:val="28"/>
                <w:szCs w:val="28"/>
              </w:rPr>
            </w:pPr>
          </w:p>
        </w:tc>
      </w:tr>
      <w:tr w:rsidR="00B60D70" w:rsidRPr="00B60D70" w14:paraId="6044651C" w14:textId="77777777" w:rsidTr="00D420AC">
        <w:trPr>
          <w:trHeight w:val="397"/>
        </w:trPr>
        <w:tc>
          <w:tcPr>
            <w:tcW w:w="979" w:type="dxa"/>
            <w:tcBorders>
              <w:top w:val="single" w:sz="6" w:space="0" w:color="auto"/>
              <w:left w:val="single" w:sz="6" w:space="0" w:color="auto"/>
              <w:bottom w:val="single" w:sz="6" w:space="0" w:color="auto"/>
              <w:right w:val="single" w:sz="6" w:space="0" w:color="auto"/>
            </w:tcBorders>
            <w:shd w:val="clear" w:color="auto" w:fill="auto"/>
            <w:hideMark/>
          </w:tcPr>
          <w:p w14:paraId="62A223A8" w14:textId="39F42D92" w:rsidR="00942231" w:rsidRPr="00B60D70" w:rsidRDefault="00F551BD" w:rsidP="00942231">
            <w:pPr>
              <w:ind w:left="142" w:right="26"/>
              <w:jc w:val="left"/>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 xml:space="preserve">GEN </w:t>
            </w:r>
            <w:r w:rsidR="00942231" w:rsidRPr="00B60D70">
              <w:rPr>
                <w:rFonts w:ascii="TH SarabunPSK" w:eastAsia="Times New Roman" w:hAnsi="TH SarabunPSK" w:cs="TH SarabunPSK" w:hint="cs"/>
                <w:sz w:val="28"/>
                <w:szCs w:val="28"/>
              </w:rPr>
              <w:t>121 </w:t>
            </w:r>
            <w:r w:rsidR="00942231" w:rsidRPr="00B60D70">
              <w:rPr>
                <w:rFonts w:ascii="TH SarabunPSK" w:eastAsia="Times New Roman" w:hAnsi="TH SarabunPSK" w:cs="TH SarabunPSK" w:hint="cs"/>
                <w:sz w:val="28"/>
                <w:szCs w:val="28"/>
              </w:rPr>
              <w:br/>
            </w:r>
          </w:p>
        </w:tc>
        <w:tc>
          <w:tcPr>
            <w:tcW w:w="4123" w:type="dxa"/>
            <w:tcBorders>
              <w:top w:val="single" w:sz="6" w:space="0" w:color="auto"/>
              <w:left w:val="single" w:sz="6" w:space="0" w:color="auto"/>
              <w:bottom w:val="single" w:sz="6" w:space="0" w:color="auto"/>
              <w:right w:val="single" w:sz="6" w:space="0" w:color="auto"/>
            </w:tcBorders>
          </w:tcPr>
          <w:p w14:paraId="013EDA59" w14:textId="77777777" w:rsidR="00942231" w:rsidRPr="00B60D70" w:rsidRDefault="00942231" w:rsidP="00942231">
            <w:pPr>
              <w:ind w:left="57"/>
              <w:jc w:val="left"/>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rPr>
              <w:t>ทักษะการเรียนรู้และการแก้ปัญหา</w:t>
            </w:r>
          </w:p>
        </w:tc>
        <w:tc>
          <w:tcPr>
            <w:tcW w:w="58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34B348A"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K2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72B726A"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K2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D14179"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K2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EC98730"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S2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4541A2D"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S2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97CECBD"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892F7EF"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S2</w:t>
            </w:r>
          </w:p>
        </w:tc>
        <w:tc>
          <w:tcPr>
            <w:tcW w:w="58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93E6D89"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AFCCEDB"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F984FDF"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E2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13CED36"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E2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650A3C"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4465C91"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A59E611"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5DBE748"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C2</w:t>
            </w:r>
          </w:p>
        </w:tc>
      </w:tr>
      <w:tr w:rsidR="00B60D70" w:rsidRPr="00B60D70" w14:paraId="41DFBD9C" w14:textId="77777777" w:rsidTr="00D420AC">
        <w:trPr>
          <w:trHeight w:val="397"/>
        </w:trPr>
        <w:tc>
          <w:tcPr>
            <w:tcW w:w="979" w:type="dxa"/>
            <w:tcBorders>
              <w:top w:val="single" w:sz="6" w:space="0" w:color="auto"/>
              <w:left w:val="single" w:sz="6" w:space="0" w:color="auto"/>
              <w:bottom w:val="single" w:sz="6" w:space="0" w:color="auto"/>
              <w:right w:val="single" w:sz="6" w:space="0" w:color="auto"/>
            </w:tcBorders>
            <w:shd w:val="clear" w:color="auto" w:fill="auto"/>
            <w:hideMark/>
          </w:tcPr>
          <w:p w14:paraId="3AE7C69A" w14:textId="756726C8" w:rsidR="00942231" w:rsidRPr="00B60D70" w:rsidRDefault="00F551BD" w:rsidP="00942231">
            <w:pPr>
              <w:ind w:left="142" w:right="26"/>
              <w:jc w:val="left"/>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 xml:space="preserve">GEN </w:t>
            </w:r>
            <w:r w:rsidR="00942231" w:rsidRPr="00B60D70">
              <w:rPr>
                <w:rFonts w:ascii="TH SarabunPSK" w:eastAsia="Times New Roman" w:hAnsi="TH SarabunPSK" w:cs="TH SarabunPSK" w:hint="cs"/>
                <w:sz w:val="28"/>
                <w:szCs w:val="28"/>
              </w:rPr>
              <w:t>231</w:t>
            </w:r>
          </w:p>
        </w:tc>
        <w:tc>
          <w:tcPr>
            <w:tcW w:w="4123" w:type="dxa"/>
            <w:tcBorders>
              <w:top w:val="single" w:sz="6" w:space="0" w:color="auto"/>
              <w:left w:val="single" w:sz="6" w:space="0" w:color="auto"/>
              <w:bottom w:val="single" w:sz="6" w:space="0" w:color="auto"/>
              <w:right w:val="single" w:sz="6" w:space="0" w:color="auto"/>
            </w:tcBorders>
          </w:tcPr>
          <w:p w14:paraId="68BADD35" w14:textId="77777777" w:rsidR="00942231" w:rsidRPr="00B60D70" w:rsidRDefault="00942231" w:rsidP="00942231">
            <w:pPr>
              <w:ind w:left="57"/>
              <w:jc w:val="left"/>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rPr>
              <w:t>มหัศจรรย์แห่งความคิด</w:t>
            </w:r>
          </w:p>
        </w:tc>
        <w:tc>
          <w:tcPr>
            <w:tcW w:w="58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3C51D3B"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K2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BFF5E9E"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K2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EDD8261"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K2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2DF98CF"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S3</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F6014F"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S2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69D11D0"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S1</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C12870"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S2</w:t>
            </w:r>
          </w:p>
        </w:tc>
        <w:tc>
          <w:tcPr>
            <w:tcW w:w="58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7391C4B"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4FF274A"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B9304A5"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E2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22601B7"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71C7FCD"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B5FCFC2"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5B24216"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9DFC2A"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C2</w:t>
            </w:r>
          </w:p>
        </w:tc>
      </w:tr>
      <w:tr w:rsidR="00B60D70" w:rsidRPr="00B60D70" w14:paraId="423B038E" w14:textId="77777777" w:rsidTr="00D420AC">
        <w:trPr>
          <w:trHeight w:val="397"/>
        </w:trPr>
        <w:tc>
          <w:tcPr>
            <w:tcW w:w="979" w:type="dxa"/>
            <w:tcBorders>
              <w:top w:val="single" w:sz="6" w:space="0" w:color="auto"/>
              <w:left w:val="single" w:sz="6" w:space="0" w:color="auto"/>
              <w:bottom w:val="single" w:sz="6" w:space="0" w:color="auto"/>
              <w:right w:val="single" w:sz="6" w:space="0" w:color="auto"/>
            </w:tcBorders>
            <w:shd w:val="clear" w:color="auto" w:fill="auto"/>
            <w:hideMark/>
          </w:tcPr>
          <w:p w14:paraId="3F79E828" w14:textId="072F33EB" w:rsidR="00942231" w:rsidRPr="00B60D70" w:rsidRDefault="00F551BD" w:rsidP="00942231">
            <w:pPr>
              <w:ind w:left="142" w:right="26"/>
              <w:jc w:val="left"/>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 xml:space="preserve">GEN </w:t>
            </w:r>
            <w:r w:rsidR="00942231" w:rsidRPr="00B60D70">
              <w:rPr>
                <w:rFonts w:ascii="TH SarabunPSK" w:eastAsia="Times New Roman" w:hAnsi="TH SarabunPSK" w:cs="TH SarabunPSK" w:hint="cs"/>
                <w:sz w:val="28"/>
                <w:szCs w:val="28"/>
              </w:rPr>
              <w:t>241</w:t>
            </w:r>
          </w:p>
        </w:tc>
        <w:tc>
          <w:tcPr>
            <w:tcW w:w="4123" w:type="dxa"/>
            <w:tcBorders>
              <w:top w:val="single" w:sz="6" w:space="0" w:color="auto"/>
              <w:left w:val="single" w:sz="6" w:space="0" w:color="auto"/>
              <w:bottom w:val="single" w:sz="6" w:space="0" w:color="auto"/>
              <w:right w:val="single" w:sz="6" w:space="0" w:color="auto"/>
            </w:tcBorders>
          </w:tcPr>
          <w:p w14:paraId="42CC223E" w14:textId="77777777" w:rsidR="00942231" w:rsidRPr="00B60D70" w:rsidRDefault="00942231" w:rsidP="00942231">
            <w:pPr>
              <w:ind w:left="57"/>
              <w:jc w:val="left"/>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rPr>
              <w:t>ความงดงามแห่งชีวิต</w:t>
            </w:r>
          </w:p>
        </w:tc>
        <w:tc>
          <w:tcPr>
            <w:tcW w:w="58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4A8AF4"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K1</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C171BB"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K2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234EA87"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K2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315FD7C"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DAA399D"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S3</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6712563"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DB40948"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S2</w:t>
            </w:r>
          </w:p>
        </w:tc>
        <w:tc>
          <w:tcPr>
            <w:tcW w:w="58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ED4B91E"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1CE82F2"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E2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826FF4"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90DCF02"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1CB8B2C"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8A6CBD0"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1E5A036"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140138D" w14:textId="77777777" w:rsidR="00942231" w:rsidRPr="00B60D70" w:rsidRDefault="00942231" w:rsidP="00942231">
            <w:pPr>
              <w:jc w:val="center"/>
              <w:textAlignment w:val="baseline"/>
              <w:rPr>
                <w:rFonts w:ascii="TH SarabunPSK" w:eastAsia="Times New Roman" w:hAnsi="TH SarabunPSK" w:cs="TH SarabunPSK"/>
                <w:sz w:val="28"/>
                <w:szCs w:val="28"/>
              </w:rPr>
            </w:pPr>
          </w:p>
        </w:tc>
      </w:tr>
      <w:tr w:rsidR="00B60D70" w:rsidRPr="00B60D70" w14:paraId="5BF0B8B2" w14:textId="77777777" w:rsidTr="00D420AC">
        <w:trPr>
          <w:trHeight w:val="397"/>
        </w:trPr>
        <w:tc>
          <w:tcPr>
            <w:tcW w:w="979" w:type="dxa"/>
            <w:tcBorders>
              <w:top w:val="single" w:sz="6" w:space="0" w:color="auto"/>
              <w:left w:val="single" w:sz="6" w:space="0" w:color="auto"/>
              <w:bottom w:val="single" w:sz="6" w:space="0" w:color="auto"/>
              <w:right w:val="single" w:sz="6" w:space="0" w:color="auto"/>
            </w:tcBorders>
            <w:shd w:val="clear" w:color="auto" w:fill="auto"/>
            <w:hideMark/>
          </w:tcPr>
          <w:p w14:paraId="6D0437D3" w14:textId="24FB617E" w:rsidR="00942231" w:rsidRPr="00B60D70" w:rsidRDefault="00F551BD" w:rsidP="00942231">
            <w:pPr>
              <w:ind w:left="142" w:right="26"/>
              <w:jc w:val="left"/>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 xml:space="preserve">GEN </w:t>
            </w:r>
            <w:r w:rsidR="00942231" w:rsidRPr="00B60D70">
              <w:rPr>
                <w:rFonts w:ascii="TH SarabunPSK" w:eastAsia="Times New Roman" w:hAnsi="TH SarabunPSK" w:cs="TH SarabunPSK" w:hint="cs"/>
                <w:sz w:val="28"/>
                <w:szCs w:val="28"/>
              </w:rPr>
              <w:t>351</w:t>
            </w:r>
          </w:p>
        </w:tc>
        <w:tc>
          <w:tcPr>
            <w:tcW w:w="4123" w:type="dxa"/>
            <w:tcBorders>
              <w:top w:val="single" w:sz="6" w:space="0" w:color="auto"/>
              <w:left w:val="single" w:sz="6" w:space="0" w:color="auto"/>
              <w:bottom w:val="single" w:sz="6" w:space="0" w:color="auto"/>
              <w:right w:val="single" w:sz="6" w:space="0" w:color="auto"/>
            </w:tcBorders>
          </w:tcPr>
          <w:p w14:paraId="55DE804E" w14:textId="6B9004A0" w:rsidR="00942231" w:rsidRPr="00B60D70" w:rsidRDefault="00942231" w:rsidP="00942231">
            <w:pPr>
              <w:ind w:left="57"/>
              <w:jc w:val="left"/>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rPr>
              <w:t>การบริหารจัดการยุคใหม่และภาวะผู้นำ</w:t>
            </w:r>
          </w:p>
        </w:tc>
        <w:tc>
          <w:tcPr>
            <w:tcW w:w="58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3ED047B"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K3</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6D1BBD9"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K2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7205383"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E30C712"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S2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051C865"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S2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C818FC6"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S3</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1758AE8"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S2</w:t>
            </w:r>
          </w:p>
        </w:tc>
        <w:tc>
          <w:tcPr>
            <w:tcW w:w="58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55E9004"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7C7C9F5"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E2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69BBA68"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E2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4B121A"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0265FB"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0F35A9"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8A6850"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7D0AFB0"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C2</w:t>
            </w:r>
          </w:p>
        </w:tc>
      </w:tr>
      <w:tr w:rsidR="00B60D70" w:rsidRPr="00B60D70" w14:paraId="6EA1CC63" w14:textId="77777777" w:rsidTr="00D420AC">
        <w:trPr>
          <w:trHeight w:val="397"/>
        </w:trPr>
        <w:tc>
          <w:tcPr>
            <w:tcW w:w="979" w:type="dxa"/>
            <w:tcBorders>
              <w:top w:val="single" w:sz="6" w:space="0" w:color="auto"/>
              <w:left w:val="single" w:sz="6" w:space="0" w:color="auto"/>
              <w:bottom w:val="single" w:sz="6" w:space="0" w:color="auto"/>
              <w:right w:val="single" w:sz="6" w:space="0" w:color="auto"/>
            </w:tcBorders>
            <w:shd w:val="clear" w:color="auto" w:fill="auto"/>
            <w:hideMark/>
          </w:tcPr>
          <w:p w14:paraId="3CEA62A0" w14:textId="206B11C9" w:rsidR="00942231" w:rsidRPr="00B60D70" w:rsidRDefault="00F551BD" w:rsidP="00942231">
            <w:pPr>
              <w:ind w:left="142" w:right="26"/>
              <w:jc w:val="left"/>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 xml:space="preserve">LNG </w:t>
            </w:r>
            <w:r w:rsidR="00942231" w:rsidRPr="00B60D70">
              <w:rPr>
                <w:rFonts w:ascii="TH SarabunPSK" w:eastAsia="Times New Roman" w:hAnsi="TH SarabunPSK" w:cs="TH SarabunPSK" w:hint="cs"/>
                <w:sz w:val="28"/>
                <w:szCs w:val="28"/>
              </w:rPr>
              <w:t>120 </w:t>
            </w:r>
            <w:r w:rsidR="00942231" w:rsidRPr="00B60D70">
              <w:rPr>
                <w:rFonts w:ascii="TH SarabunPSK" w:eastAsia="Times New Roman" w:hAnsi="TH SarabunPSK" w:cs="TH SarabunPSK" w:hint="cs"/>
                <w:sz w:val="28"/>
                <w:szCs w:val="28"/>
              </w:rPr>
              <w:br/>
            </w:r>
          </w:p>
        </w:tc>
        <w:tc>
          <w:tcPr>
            <w:tcW w:w="4123" w:type="dxa"/>
            <w:tcBorders>
              <w:top w:val="single" w:sz="6" w:space="0" w:color="auto"/>
              <w:left w:val="single" w:sz="6" w:space="0" w:color="auto"/>
              <w:bottom w:val="single" w:sz="6" w:space="0" w:color="auto"/>
              <w:right w:val="single" w:sz="6" w:space="0" w:color="auto"/>
            </w:tcBorders>
          </w:tcPr>
          <w:p w14:paraId="06D6656D" w14:textId="77777777" w:rsidR="00942231" w:rsidRPr="00B60D70" w:rsidRDefault="00942231" w:rsidP="00942231">
            <w:pPr>
              <w:ind w:left="57"/>
              <w:jc w:val="left"/>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rPr>
              <w:t>ภาษาอังกฤษทั่วไป</w:t>
            </w:r>
          </w:p>
        </w:tc>
        <w:tc>
          <w:tcPr>
            <w:tcW w:w="58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9FDBD25"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K1</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64E1746"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CDFA24F"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K2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A628E48"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S2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1F95B56"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S2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631E3C2"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2FB6A6F"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S1</w:t>
            </w:r>
          </w:p>
        </w:tc>
        <w:tc>
          <w:tcPr>
            <w:tcW w:w="58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22EFFCF"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E1</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018A016"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BC23773"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E1</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4D5E6E3"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07371B"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E2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D9D9D4"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8867DBF"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92D928"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C2</w:t>
            </w:r>
          </w:p>
        </w:tc>
      </w:tr>
      <w:tr w:rsidR="00B60D70" w:rsidRPr="00B60D70" w14:paraId="176364C2" w14:textId="77777777" w:rsidTr="00D420AC">
        <w:trPr>
          <w:trHeight w:val="397"/>
        </w:trPr>
        <w:tc>
          <w:tcPr>
            <w:tcW w:w="979" w:type="dxa"/>
            <w:tcBorders>
              <w:top w:val="single" w:sz="6" w:space="0" w:color="auto"/>
              <w:left w:val="single" w:sz="6" w:space="0" w:color="auto"/>
              <w:bottom w:val="single" w:sz="6" w:space="0" w:color="auto"/>
              <w:right w:val="single" w:sz="6" w:space="0" w:color="auto"/>
            </w:tcBorders>
            <w:shd w:val="clear" w:color="auto" w:fill="auto"/>
            <w:hideMark/>
          </w:tcPr>
          <w:p w14:paraId="502AF1B8" w14:textId="082BE6A0" w:rsidR="00942231" w:rsidRPr="00B60D70" w:rsidRDefault="00F551BD" w:rsidP="00942231">
            <w:pPr>
              <w:ind w:left="142" w:right="26"/>
              <w:jc w:val="left"/>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 xml:space="preserve">LNG </w:t>
            </w:r>
            <w:r w:rsidR="00942231" w:rsidRPr="00B60D70">
              <w:rPr>
                <w:rFonts w:ascii="TH SarabunPSK" w:eastAsia="Times New Roman" w:hAnsi="TH SarabunPSK" w:cs="TH SarabunPSK" w:hint="cs"/>
                <w:sz w:val="28"/>
                <w:szCs w:val="28"/>
              </w:rPr>
              <w:t>220</w:t>
            </w:r>
          </w:p>
        </w:tc>
        <w:tc>
          <w:tcPr>
            <w:tcW w:w="4123" w:type="dxa"/>
            <w:tcBorders>
              <w:top w:val="single" w:sz="6" w:space="0" w:color="auto"/>
              <w:left w:val="single" w:sz="6" w:space="0" w:color="auto"/>
              <w:bottom w:val="single" w:sz="6" w:space="0" w:color="auto"/>
              <w:right w:val="single" w:sz="6" w:space="0" w:color="auto"/>
            </w:tcBorders>
          </w:tcPr>
          <w:p w14:paraId="1A87EE25" w14:textId="3732A3B2" w:rsidR="00942231" w:rsidRPr="00B60D70" w:rsidRDefault="00942231" w:rsidP="00942231">
            <w:pPr>
              <w:ind w:left="57"/>
              <w:jc w:val="left"/>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rPr>
              <w:t>ภาษาอังกฤษเชิงวิชาการ</w:t>
            </w:r>
          </w:p>
        </w:tc>
        <w:tc>
          <w:tcPr>
            <w:tcW w:w="58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C7D429"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K2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23171D"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K2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93A94DF"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76DE0B0"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S2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D51AA2F"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S2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0FABCCB"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E298AEB"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S2</w:t>
            </w:r>
          </w:p>
        </w:tc>
        <w:tc>
          <w:tcPr>
            <w:tcW w:w="58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AC324AC"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E1</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B62C962"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D4617B"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E1</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9ACA451"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28A233"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E2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E35225"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FD34A8D"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DFFFC0"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C2</w:t>
            </w:r>
          </w:p>
        </w:tc>
      </w:tr>
      <w:tr w:rsidR="00B60D70" w:rsidRPr="00B60D70" w14:paraId="76EA631D" w14:textId="77777777" w:rsidTr="00D420AC">
        <w:trPr>
          <w:trHeight w:val="397"/>
        </w:trPr>
        <w:tc>
          <w:tcPr>
            <w:tcW w:w="979" w:type="dxa"/>
            <w:tcBorders>
              <w:top w:val="single" w:sz="6" w:space="0" w:color="auto"/>
              <w:left w:val="single" w:sz="6" w:space="0" w:color="auto"/>
              <w:bottom w:val="single" w:sz="6" w:space="0" w:color="auto"/>
              <w:right w:val="single" w:sz="6" w:space="0" w:color="auto"/>
            </w:tcBorders>
            <w:shd w:val="clear" w:color="auto" w:fill="auto"/>
            <w:hideMark/>
          </w:tcPr>
          <w:p w14:paraId="5B1D318E" w14:textId="564AB60A" w:rsidR="00942231" w:rsidRPr="00B60D70" w:rsidRDefault="00F551BD" w:rsidP="00942231">
            <w:pPr>
              <w:ind w:left="142" w:right="26"/>
              <w:jc w:val="left"/>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 xml:space="preserve">LNG </w:t>
            </w:r>
            <w:r w:rsidR="00942231" w:rsidRPr="00B60D70">
              <w:rPr>
                <w:rFonts w:ascii="TH SarabunPSK" w:eastAsia="Times New Roman" w:hAnsi="TH SarabunPSK" w:cs="TH SarabunPSK" w:hint="cs"/>
                <w:sz w:val="28"/>
                <w:szCs w:val="28"/>
              </w:rPr>
              <w:t>250</w:t>
            </w:r>
          </w:p>
          <w:p w14:paraId="0A02EE94" w14:textId="77777777" w:rsidR="00942231" w:rsidRPr="00B60D70" w:rsidRDefault="00942231" w:rsidP="00942231">
            <w:pPr>
              <w:ind w:left="142" w:right="26"/>
              <w:jc w:val="left"/>
              <w:textAlignment w:val="baseline"/>
              <w:rPr>
                <w:rFonts w:ascii="TH SarabunPSK" w:eastAsia="Times New Roman" w:hAnsi="TH SarabunPSK" w:cs="TH SarabunPSK"/>
                <w:sz w:val="28"/>
                <w:szCs w:val="28"/>
              </w:rPr>
            </w:pPr>
          </w:p>
        </w:tc>
        <w:tc>
          <w:tcPr>
            <w:tcW w:w="4123" w:type="dxa"/>
            <w:tcBorders>
              <w:top w:val="single" w:sz="6" w:space="0" w:color="auto"/>
              <w:left w:val="single" w:sz="6" w:space="0" w:color="auto"/>
              <w:bottom w:val="single" w:sz="6" w:space="0" w:color="auto"/>
              <w:right w:val="single" w:sz="6" w:space="0" w:color="auto"/>
            </w:tcBorders>
          </w:tcPr>
          <w:p w14:paraId="2D875D03" w14:textId="2CBEB14B" w:rsidR="00942231" w:rsidRPr="00B60D70" w:rsidRDefault="00942231" w:rsidP="00942231">
            <w:pPr>
              <w:ind w:left="57"/>
              <w:jc w:val="left"/>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rPr>
              <w:t>ภาษาไทยเพื่อการสื่อสารและงานอาชีพ</w:t>
            </w:r>
          </w:p>
        </w:tc>
        <w:tc>
          <w:tcPr>
            <w:tcW w:w="58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080D3D"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K2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8F0AC22"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K2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087F6D"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0D41CE"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S3</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A24112"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S3</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3A72316"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S1</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DF9CAC5"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S2</w:t>
            </w:r>
          </w:p>
        </w:tc>
        <w:tc>
          <w:tcPr>
            <w:tcW w:w="58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2E4E837"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E1</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2AD8189"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54F52D6"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E1</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F29D56D"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2ED8FD6"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E2</w:t>
            </w: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EB3EB65"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75A55D5" w14:textId="77777777" w:rsidR="00942231" w:rsidRPr="00B60D70" w:rsidRDefault="00942231" w:rsidP="00942231">
            <w:pPr>
              <w:jc w:val="center"/>
              <w:textAlignment w:val="baseline"/>
              <w:rPr>
                <w:rFonts w:ascii="TH SarabunPSK" w:eastAsia="Times New Roman" w:hAnsi="TH SarabunPSK" w:cs="TH SarabunPSK"/>
                <w:sz w:val="28"/>
                <w:szCs w:val="28"/>
              </w:rPr>
            </w:pPr>
          </w:p>
        </w:tc>
        <w:tc>
          <w:tcPr>
            <w:tcW w:w="5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9BCBE8" w14:textId="77777777" w:rsidR="00942231" w:rsidRPr="00B60D70" w:rsidRDefault="00942231" w:rsidP="00942231">
            <w:pPr>
              <w:jc w:val="center"/>
              <w:textAlignment w:val="baseline"/>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C2</w:t>
            </w:r>
          </w:p>
        </w:tc>
      </w:tr>
    </w:tbl>
    <w:p w14:paraId="43B18BC6" w14:textId="77777777" w:rsidR="00942231" w:rsidRPr="00B60D70" w:rsidRDefault="00942231" w:rsidP="00942231">
      <w:pPr>
        <w:spacing w:before="120"/>
        <w:rPr>
          <w:rFonts w:ascii="TH SarabunPSK" w:hAnsi="TH SarabunPSK" w:cs="TH SarabunPSK"/>
          <w:sz w:val="28"/>
          <w:szCs w:val="28"/>
          <w:cs/>
        </w:rPr>
      </w:pPr>
      <w:r w:rsidRPr="00B60D70">
        <w:rPr>
          <w:rFonts w:ascii="TH SarabunPSK" w:hAnsi="TH SarabunPSK" w:cs="TH SarabunPSK" w:hint="cs"/>
          <w:b/>
          <w:bCs/>
          <w:sz w:val="28"/>
          <w:szCs w:val="28"/>
          <w:cs/>
        </w:rPr>
        <w:t>หมายเหตุ</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rPr>
        <w:t xml:space="preserve">K – </w:t>
      </w:r>
      <w:r w:rsidRPr="00B60D70">
        <w:rPr>
          <w:rFonts w:ascii="TH SarabunPSK" w:hAnsi="TH SarabunPSK" w:cs="TH SarabunPSK" w:hint="cs"/>
          <w:sz w:val="28"/>
          <w:szCs w:val="28"/>
          <w:cs/>
        </w:rPr>
        <w:t>ความรู้</w:t>
      </w:r>
      <w:r w:rsidRPr="00B60D70">
        <w:rPr>
          <w:rFonts w:ascii="TH SarabunPSK" w:hAnsi="TH SarabunPSK" w:cs="TH SarabunPSK" w:hint="cs"/>
          <w:sz w:val="28"/>
          <w:szCs w:val="28"/>
        </w:rPr>
        <w:t xml:space="preserve">, S </w:t>
      </w:r>
      <w:r w:rsidRPr="00B60D70">
        <w:rPr>
          <w:rFonts w:ascii="TH SarabunPSK" w:hAnsi="TH SarabunPSK" w:cs="TH SarabunPSK" w:hint="cs"/>
          <w:sz w:val="28"/>
          <w:szCs w:val="28"/>
          <w:cs/>
        </w:rPr>
        <w:t>– ทักษะ</w:t>
      </w:r>
      <w:r w:rsidRPr="00B60D70">
        <w:rPr>
          <w:rFonts w:ascii="TH SarabunPSK" w:hAnsi="TH SarabunPSK" w:cs="TH SarabunPSK" w:hint="cs"/>
          <w:sz w:val="28"/>
          <w:szCs w:val="28"/>
        </w:rPr>
        <w:t xml:space="preserve">, E - </w:t>
      </w:r>
      <w:r w:rsidRPr="00B60D70">
        <w:rPr>
          <w:rFonts w:ascii="TH SarabunPSK" w:hAnsi="TH SarabunPSK" w:cs="TH SarabunPSK" w:hint="cs"/>
          <w:sz w:val="28"/>
          <w:szCs w:val="28"/>
          <w:cs/>
        </w:rPr>
        <w:t>จริยธรรม</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 xml:space="preserve">และ </w:t>
      </w:r>
      <w:r w:rsidRPr="00B60D70">
        <w:rPr>
          <w:rFonts w:ascii="TH SarabunPSK" w:hAnsi="TH SarabunPSK" w:cs="TH SarabunPSK" w:hint="cs"/>
          <w:sz w:val="28"/>
          <w:szCs w:val="28"/>
        </w:rPr>
        <w:t xml:space="preserve">C – </w:t>
      </w:r>
      <w:r w:rsidRPr="00B60D70">
        <w:rPr>
          <w:rFonts w:ascii="TH SarabunPSK" w:hAnsi="TH SarabunPSK" w:cs="TH SarabunPSK" w:hint="cs"/>
          <w:sz w:val="28"/>
          <w:szCs w:val="28"/>
          <w:cs/>
        </w:rPr>
        <w:t xml:space="preserve">คุณลักษณะ โดยมีรายละเอียดดังนี้ </w:t>
      </w:r>
    </w:p>
    <w:p w14:paraId="1EAA0EF2" w14:textId="77777777" w:rsidR="008E54B5" w:rsidRDefault="008E54B5">
      <w:pPr>
        <w:jc w:val="left"/>
        <w:rPr>
          <w:rFonts w:ascii="TH SarabunPSK" w:hAnsi="TH SarabunPSK" w:cs="TH SarabunPSK"/>
          <w:b/>
          <w:bCs/>
          <w:cs/>
        </w:rPr>
      </w:pPr>
      <w:r>
        <w:rPr>
          <w:rFonts w:ascii="TH SarabunPSK" w:hAnsi="TH SarabunPSK" w:cs="TH SarabunPSK"/>
          <w:b/>
          <w:bCs/>
          <w:cs/>
        </w:rPr>
        <w:br w:type="page"/>
      </w:r>
    </w:p>
    <w:p w14:paraId="5F6B83EF" w14:textId="5F2EBA33" w:rsidR="00B14018" w:rsidRPr="00B60D70" w:rsidRDefault="00B14018" w:rsidP="00B14018">
      <w:pPr>
        <w:ind w:right="26"/>
        <w:rPr>
          <w:rFonts w:ascii="TH SarabunPSK" w:hAnsi="TH SarabunPSK" w:cs="TH SarabunPSK"/>
          <w:b/>
          <w:bCs/>
          <w:cs/>
        </w:rPr>
      </w:pPr>
      <w:r w:rsidRPr="00B60D70">
        <w:rPr>
          <w:rFonts w:ascii="TH SarabunPSK" w:hAnsi="TH SarabunPSK" w:cs="TH SarabunPSK" w:hint="cs"/>
          <w:b/>
          <w:bCs/>
          <w:cs/>
        </w:rPr>
        <w:lastRenderedPageBreak/>
        <w:t>องค์ประกอบของผลลัพธ์การเรียนรู้ตามกรอบมาตรฐานคุณวุฒิระดับอุดมศึกษาแห่งชาติ</w:t>
      </w:r>
      <w:r w:rsidRPr="00B60D70">
        <w:rPr>
          <w:rFonts w:ascii="TH SarabunPSK" w:hAnsi="TH SarabunPSK" w:cs="TH SarabunPSK" w:hint="cs"/>
          <w:b/>
          <w:bCs/>
        </w:rPr>
        <w:t xml:space="preserve"> (TQF)</w:t>
      </w:r>
      <w:r w:rsidRPr="00B60D70">
        <w:rPr>
          <w:rFonts w:ascii="TH SarabunPSK" w:hAnsi="TH SarabunPSK" w:cs="TH SarabunPSK" w:hint="cs"/>
          <w:b/>
          <w:bCs/>
          <w:cs/>
        </w:rPr>
        <w:t xml:space="preserve"> ในตารางที่ 2.</w:t>
      </w:r>
      <w:r w:rsidRPr="00B60D70">
        <w:rPr>
          <w:rFonts w:ascii="TH SarabunPSK" w:hAnsi="TH SarabunPSK" w:cs="TH SarabunPSK"/>
          <w:b/>
          <w:bCs/>
        </w:rPr>
        <w:t>1</w:t>
      </w:r>
      <w:r w:rsidR="00597818" w:rsidRPr="00B60D70">
        <w:rPr>
          <w:rFonts w:ascii="TH SarabunPSK" w:hAnsi="TH SarabunPSK" w:cs="TH SarabunPSK" w:hint="cs"/>
          <w:b/>
          <w:bCs/>
          <w:cs/>
        </w:rPr>
        <w:t>7</w:t>
      </w:r>
      <w:r w:rsidRPr="00B60D70">
        <w:rPr>
          <w:rFonts w:ascii="TH SarabunPSK" w:hAnsi="TH SarabunPSK" w:cs="TH SarabunPSK" w:hint="cs"/>
          <w:b/>
          <w:bCs/>
          <w:cs/>
        </w:rPr>
        <w:t xml:space="preserve"> กำหนดนิยามในมุมของสาขา</w:t>
      </w:r>
    </w:p>
    <w:tbl>
      <w:tblPr>
        <w:tblStyle w:val="af6"/>
        <w:tblW w:w="139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295"/>
        <w:gridCol w:w="3260"/>
        <w:gridCol w:w="295"/>
        <w:gridCol w:w="3260"/>
        <w:gridCol w:w="295"/>
        <w:gridCol w:w="3260"/>
      </w:tblGrid>
      <w:tr w:rsidR="00B60D70" w:rsidRPr="00B60D70" w14:paraId="401468DD" w14:textId="77777777" w:rsidTr="00932286">
        <w:tc>
          <w:tcPr>
            <w:tcW w:w="3260" w:type="dxa"/>
            <w:shd w:val="clear" w:color="auto" w:fill="F2F2F2" w:themeFill="background1" w:themeFillShade="F2"/>
          </w:tcPr>
          <w:p w14:paraId="3AB14CC1" w14:textId="77777777" w:rsidR="00B14018" w:rsidRPr="00B60D70" w:rsidRDefault="00B14018" w:rsidP="00932286">
            <w:pPr>
              <w:ind w:right="26"/>
              <w:jc w:val="both"/>
              <w:rPr>
                <w:rFonts w:ascii="TH SarabunPSK" w:hAnsi="TH SarabunPSK" w:cs="TH SarabunPSK"/>
                <w:sz w:val="28"/>
              </w:rPr>
            </w:pPr>
            <w:r w:rsidRPr="00B60D70">
              <w:rPr>
                <w:rFonts w:ascii="TH SarabunPSK" w:eastAsia="Times New Roman" w:hAnsi="TH SarabunPSK" w:cs="TH SarabunPSK" w:hint="cs"/>
                <w:b/>
                <w:bCs/>
                <w:sz w:val="28"/>
              </w:rPr>
              <w:t xml:space="preserve">1. </w:t>
            </w:r>
            <w:r w:rsidRPr="00B60D70">
              <w:rPr>
                <w:rFonts w:ascii="TH SarabunPSK" w:eastAsia="Times New Roman" w:hAnsi="TH SarabunPSK" w:cs="TH SarabunPSK" w:hint="cs"/>
                <w:b/>
                <w:bCs/>
                <w:sz w:val="28"/>
                <w:cs/>
              </w:rPr>
              <w:t>ด้านความรู้</w:t>
            </w:r>
          </w:p>
        </w:tc>
        <w:tc>
          <w:tcPr>
            <w:tcW w:w="295" w:type="dxa"/>
            <w:shd w:val="clear" w:color="auto" w:fill="auto"/>
          </w:tcPr>
          <w:p w14:paraId="3EDA554A" w14:textId="77777777" w:rsidR="00B14018" w:rsidRPr="00B60D70" w:rsidRDefault="00B14018" w:rsidP="00932286">
            <w:pPr>
              <w:ind w:right="26"/>
              <w:jc w:val="both"/>
              <w:rPr>
                <w:rFonts w:ascii="TH SarabunPSK" w:eastAsia="Times New Roman" w:hAnsi="TH SarabunPSK" w:cs="TH SarabunPSK"/>
                <w:b/>
                <w:bCs/>
                <w:sz w:val="28"/>
              </w:rPr>
            </w:pPr>
          </w:p>
        </w:tc>
        <w:tc>
          <w:tcPr>
            <w:tcW w:w="3260" w:type="dxa"/>
            <w:shd w:val="clear" w:color="auto" w:fill="F2F2F2" w:themeFill="background1" w:themeFillShade="F2"/>
          </w:tcPr>
          <w:p w14:paraId="5906D52B" w14:textId="77777777" w:rsidR="00B14018" w:rsidRPr="00B60D70" w:rsidRDefault="00B14018" w:rsidP="00932286">
            <w:pPr>
              <w:ind w:right="26"/>
              <w:jc w:val="both"/>
              <w:rPr>
                <w:rFonts w:ascii="TH SarabunPSK" w:hAnsi="TH SarabunPSK" w:cs="TH SarabunPSK"/>
                <w:sz w:val="28"/>
              </w:rPr>
            </w:pPr>
            <w:r w:rsidRPr="00B60D70">
              <w:rPr>
                <w:rFonts w:ascii="TH SarabunPSK" w:eastAsia="Times New Roman" w:hAnsi="TH SarabunPSK" w:cs="TH SarabunPSK" w:hint="cs"/>
                <w:b/>
                <w:bCs/>
                <w:sz w:val="28"/>
              </w:rPr>
              <w:t xml:space="preserve">2. </w:t>
            </w:r>
            <w:r w:rsidRPr="00B60D70">
              <w:rPr>
                <w:rFonts w:ascii="TH SarabunPSK" w:eastAsia="Times New Roman" w:hAnsi="TH SarabunPSK" w:cs="TH SarabunPSK" w:hint="cs"/>
                <w:b/>
                <w:bCs/>
                <w:sz w:val="28"/>
                <w:cs/>
              </w:rPr>
              <w:t>ด้านทักษะ</w:t>
            </w:r>
          </w:p>
        </w:tc>
        <w:tc>
          <w:tcPr>
            <w:tcW w:w="295" w:type="dxa"/>
            <w:shd w:val="clear" w:color="auto" w:fill="auto"/>
          </w:tcPr>
          <w:p w14:paraId="762CB1ED" w14:textId="77777777" w:rsidR="00B14018" w:rsidRPr="00B60D70" w:rsidRDefault="00B14018" w:rsidP="00932286">
            <w:pPr>
              <w:ind w:right="26"/>
              <w:jc w:val="left"/>
              <w:rPr>
                <w:rFonts w:ascii="TH SarabunPSK" w:eastAsia="Times New Roman" w:hAnsi="TH SarabunPSK" w:cs="TH SarabunPSK"/>
                <w:b/>
                <w:bCs/>
                <w:sz w:val="28"/>
              </w:rPr>
            </w:pPr>
          </w:p>
        </w:tc>
        <w:tc>
          <w:tcPr>
            <w:tcW w:w="3260" w:type="dxa"/>
            <w:shd w:val="clear" w:color="auto" w:fill="F2F2F2" w:themeFill="background1" w:themeFillShade="F2"/>
          </w:tcPr>
          <w:p w14:paraId="2BB2D31A" w14:textId="77777777" w:rsidR="00B14018" w:rsidRPr="00B60D70" w:rsidRDefault="00B14018" w:rsidP="00932286">
            <w:pPr>
              <w:ind w:right="26"/>
              <w:jc w:val="left"/>
              <w:rPr>
                <w:rFonts w:ascii="TH SarabunPSK" w:hAnsi="TH SarabunPSK" w:cs="TH SarabunPSK"/>
                <w:sz w:val="28"/>
              </w:rPr>
            </w:pPr>
            <w:r w:rsidRPr="00B60D70">
              <w:rPr>
                <w:rFonts w:ascii="TH SarabunPSK" w:eastAsia="Times New Roman" w:hAnsi="TH SarabunPSK" w:cs="TH SarabunPSK" w:hint="cs"/>
                <w:b/>
                <w:bCs/>
                <w:sz w:val="28"/>
              </w:rPr>
              <w:t xml:space="preserve">3. </w:t>
            </w:r>
            <w:r w:rsidRPr="00B60D70">
              <w:rPr>
                <w:rFonts w:ascii="TH SarabunPSK" w:eastAsia="Times New Roman" w:hAnsi="TH SarabunPSK" w:cs="TH SarabunPSK" w:hint="cs"/>
                <w:b/>
                <w:bCs/>
                <w:sz w:val="28"/>
                <w:cs/>
              </w:rPr>
              <w:t>ด้านจริยธรรม</w:t>
            </w:r>
          </w:p>
        </w:tc>
        <w:tc>
          <w:tcPr>
            <w:tcW w:w="295" w:type="dxa"/>
            <w:shd w:val="clear" w:color="auto" w:fill="auto"/>
          </w:tcPr>
          <w:p w14:paraId="0659459F" w14:textId="77777777" w:rsidR="00B14018" w:rsidRPr="00B60D70" w:rsidRDefault="00B14018" w:rsidP="00932286">
            <w:pPr>
              <w:ind w:right="26"/>
              <w:jc w:val="both"/>
              <w:rPr>
                <w:rFonts w:ascii="TH SarabunPSK" w:eastAsia="Times New Roman" w:hAnsi="TH SarabunPSK" w:cs="TH SarabunPSK"/>
                <w:b/>
                <w:bCs/>
                <w:sz w:val="28"/>
              </w:rPr>
            </w:pPr>
          </w:p>
        </w:tc>
        <w:tc>
          <w:tcPr>
            <w:tcW w:w="3260" w:type="dxa"/>
            <w:shd w:val="clear" w:color="auto" w:fill="F2F2F2" w:themeFill="background1" w:themeFillShade="F2"/>
          </w:tcPr>
          <w:p w14:paraId="29D08894" w14:textId="77777777" w:rsidR="00B14018" w:rsidRPr="00B60D70" w:rsidRDefault="00B14018" w:rsidP="00932286">
            <w:pPr>
              <w:ind w:right="26"/>
              <w:jc w:val="both"/>
              <w:rPr>
                <w:rFonts w:ascii="TH SarabunPSK" w:hAnsi="TH SarabunPSK" w:cs="TH SarabunPSK"/>
                <w:sz w:val="28"/>
              </w:rPr>
            </w:pPr>
            <w:r w:rsidRPr="00B60D70">
              <w:rPr>
                <w:rFonts w:ascii="TH SarabunPSK" w:eastAsia="Times New Roman" w:hAnsi="TH SarabunPSK" w:cs="TH SarabunPSK" w:hint="cs"/>
                <w:b/>
                <w:bCs/>
                <w:sz w:val="28"/>
              </w:rPr>
              <w:t xml:space="preserve">4. </w:t>
            </w:r>
            <w:r w:rsidRPr="00B60D70">
              <w:rPr>
                <w:rFonts w:ascii="TH SarabunPSK" w:eastAsia="Times New Roman" w:hAnsi="TH SarabunPSK" w:cs="TH SarabunPSK" w:hint="cs"/>
                <w:b/>
                <w:bCs/>
                <w:sz w:val="28"/>
                <w:cs/>
              </w:rPr>
              <w:t>ด้านลักษณะบุคคล</w:t>
            </w:r>
            <w:r w:rsidRPr="00B60D70">
              <w:rPr>
                <w:rFonts w:ascii="TH SarabunPSK" w:eastAsia="Times New Roman" w:hAnsi="TH SarabunPSK" w:cs="TH SarabunPSK" w:hint="cs"/>
                <w:sz w:val="28"/>
              </w:rPr>
              <w:t> </w:t>
            </w:r>
          </w:p>
        </w:tc>
      </w:tr>
      <w:tr w:rsidR="00B14018" w:rsidRPr="00B60D70" w14:paraId="26F0924F" w14:textId="77777777" w:rsidTr="00932286">
        <w:tc>
          <w:tcPr>
            <w:tcW w:w="3260" w:type="dxa"/>
          </w:tcPr>
          <w:p w14:paraId="6A07AA9E" w14:textId="77777777" w:rsidR="00B14018" w:rsidRPr="00B60D70" w:rsidRDefault="00B14018" w:rsidP="00FF7D50">
            <w:pPr>
              <w:pStyle w:val="af9"/>
              <w:numPr>
                <w:ilvl w:val="0"/>
                <w:numId w:val="92"/>
              </w:numPr>
              <w:ind w:left="448" w:hanging="408"/>
              <w:jc w:val="left"/>
              <w:textAlignment w:val="baseline"/>
              <w:rPr>
                <w:rFonts w:ascii="TH SarabunPSK" w:eastAsia="Times New Roman" w:hAnsi="TH SarabunPSK" w:cs="TH SarabunPSK"/>
                <w:sz w:val="28"/>
              </w:rPr>
            </w:pPr>
            <w:r w:rsidRPr="00B60D70">
              <w:rPr>
                <w:rFonts w:ascii="TH SarabunPSK" w:eastAsia="Times New Roman" w:hAnsi="TH SarabunPSK" w:cs="TH SarabunPSK" w:hint="cs"/>
                <w:sz w:val="28"/>
                <w:cs/>
              </w:rPr>
              <w:t>ความรู้ทางวิศวกรรมโยธา</w:t>
            </w:r>
            <w:r w:rsidRPr="00B60D70">
              <w:rPr>
                <w:rFonts w:ascii="TH SarabunPSK" w:eastAsia="Times New Roman" w:hAnsi="TH SarabunPSK" w:cs="TH SarabunPSK" w:hint="cs"/>
                <w:sz w:val="28"/>
              </w:rPr>
              <w:t xml:space="preserve"> </w:t>
            </w:r>
          </w:p>
          <w:p w14:paraId="4329626A" w14:textId="77777777" w:rsidR="00B14018" w:rsidRPr="00B60D70" w:rsidRDefault="00B14018" w:rsidP="00FF7D50">
            <w:pPr>
              <w:pStyle w:val="af9"/>
              <w:numPr>
                <w:ilvl w:val="0"/>
                <w:numId w:val="92"/>
              </w:numPr>
              <w:ind w:left="448" w:hanging="408"/>
              <w:jc w:val="left"/>
              <w:textAlignment w:val="baseline"/>
              <w:rPr>
                <w:rFonts w:ascii="TH SarabunPSK" w:eastAsia="Times New Roman" w:hAnsi="TH SarabunPSK" w:cs="TH SarabunPSK"/>
                <w:sz w:val="28"/>
              </w:rPr>
            </w:pPr>
            <w:r w:rsidRPr="00B60D70">
              <w:rPr>
                <w:rFonts w:ascii="TH SarabunPSK" w:eastAsia="Times New Roman" w:hAnsi="TH SarabunPSK" w:cs="TH SarabunPSK" w:hint="cs"/>
                <w:sz w:val="28"/>
                <w:cs/>
              </w:rPr>
              <w:t>ความรู้เกี่ยวกับศาสตร์การสอนและการจัดการเรียนรู้</w:t>
            </w:r>
          </w:p>
          <w:p w14:paraId="25B14F61" w14:textId="77777777" w:rsidR="00B14018" w:rsidRPr="00B60D70" w:rsidRDefault="00B14018" w:rsidP="00FF7D50">
            <w:pPr>
              <w:pStyle w:val="af9"/>
              <w:numPr>
                <w:ilvl w:val="0"/>
                <w:numId w:val="92"/>
              </w:numPr>
              <w:ind w:left="448" w:hanging="408"/>
              <w:jc w:val="left"/>
              <w:textAlignment w:val="baseline"/>
              <w:rPr>
                <w:rFonts w:ascii="TH SarabunPSK" w:eastAsia="Times New Roman" w:hAnsi="TH SarabunPSK" w:cs="TH SarabunPSK"/>
                <w:sz w:val="28"/>
              </w:rPr>
            </w:pPr>
            <w:r w:rsidRPr="00B60D70">
              <w:rPr>
                <w:rFonts w:ascii="TH SarabunPSK" w:eastAsia="Times New Roman" w:hAnsi="TH SarabunPSK" w:cs="TH SarabunPSK" w:hint="cs"/>
                <w:sz w:val="28"/>
                <w:cs/>
              </w:rPr>
              <w:t>ความรู้เกี่ยวกับการบริหารจัดการและการเป็นผู้ประกอบการ</w:t>
            </w:r>
            <w:r w:rsidRPr="00B60D70">
              <w:rPr>
                <w:rFonts w:ascii="TH SarabunPSK" w:eastAsia="Times New Roman" w:hAnsi="TH SarabunPSK" w:cs="TH SarabunPSK" w:hint="cs"/>
                <w:sz w:val="28"/>
              </w:rPr>
              <w:t xml:space="preserve"> </w:t>
            </w:r>
          </w:p>
          <w:p w14:paraId="1E3F1209" w14:textId="77777777" w:rsidR="00B14018" w:rsidRPr="00B60D70" w:rsidRDefault="00B14018" w:rsidP="00FF7D50">
            <w:pPr>
              <w:pStyle w:val="af9"/>
              <w:numPr>
                <w:ilvl w:val="0"/>
                <w:numId w:val="92"/>
              </w:numPr>
              <w:ind w:left="448" w:hanging="408"/>
              <w:jc w:val="left"/>
              <w:textAlignment w:val="baseline"/>
              <w:rPr>
                <w:rFonts w:ascii="TH SarabunPSK" w:eastAsia="Times New Roman" w:hAnsi="TH SarabunPSK" w:cs="TH SarabunPSK"/>
                <w:b/>
                <w:bCs/>
                <w:sz w:val="28"/>
              </w:rPr>
            </w:pPr>
            <w:r w:rsidRPr="00B60D70">
              <w:rPr>
                <w:rFonts w:ascii="TH SarabunPSK" w:eastAsia="Times New Roman" w:hAnsi="TH SarabunPSK" w:cs="TH SarabunPSK" w:hint="cs"/>
                <w:sz w:val="28"/>
                <w:cs/>
              </w:rPr>
              <w:t>ความรู้เกี่ยวกับเทคโนโลยีและการเปลี่ยนแปลงของสังคมโลก</w:t>
            </w:r>
          </w:p>
        </w:tc>
        <w:tc>
          <w:tcPr>
            <w:tcW w:w="295" w:type="dxa"/>
          </w:tcPr>
          <w:p w14:paraId="74A395EB" w14:textId="77777777" w:rsidR="00B14018" w:rsidRPr="00B60D70" w:rsidRDefault="00B14018" w:rsidP="00932286">
            <w:pPr>
              <w:ind w:left="40"/>
              <w:jc w:val="left"/>
              <w:textAlignment w:val="baseline"/>
              <w:rPr>
                <w:rFonts w:ascii="TH SarabunPSK" w:eastAsia="Times New Roman" w:hAnsi="TH SarabunPSK" w:cs="TH SarabunPSK"/>
                <w:sz w:val="28"/>
                <w:cs/>
              </w:rPr>
            </w:pPr>
          </w:p>
        </w:tc>
        <w:tc>
          <w:tcPr>
            <w:tcW w:w="3260" w:type="dxa"/>
          </w:tcPr>
          <w:p w14:paraId="42BB507B" w14:textId="77777777" w:rsidR="00B14018" w:rsidRPr="00B60D70" w:rsidRDefault="00B14018" w:rsidP="00FF7D50">
            <w:pPr>
              <w:pStyle w:val="af9"/>
              <w:numPr>
                <w:ilvl w:val="0"/>
                <w:numId w:val="146"/>
              </w:numPr>
              <w:ind w:left="390"/>
              <w:jc w:val="left"/>
              <w:textAlignment w:val="baseline"/>
              <w:rPr>
                <w:rFonts w:ascii="TH SarabunPSK" w:eastAsia="Times New Roman" w:hAnsi="TH SarabunPSK" w:cs="TH SarabunPSK"/>
                <w:sz w:val="28"/>
              </w:rPr>
            </w:pPr>
            <w:r w:rsidRPr="00B60D70">
              <w:rPr>
                <w:rFonts w:ascii="TH SarabunPSK" w:eastAsia="Times New Roman" w:hAnsi="TH SarabunPSK" w:cs="TH SarabunPSK" w:hint="cs"/>
                <w:sz w:val="28"/>
                <w:cs/>
              </w:rPr>
              <w:t>ทักษะ</w:t>
            </w:r>
            <w:r w:rsidRPr="00B60D70">
              <w:rPr>
                <w:rFonts w:ascii="TH SarabunPSK" w:eastAsia="Times New Roman" w:hAnsi="TH SarabunPSK" w:cs="TH SarabunPSK"/>
                <w:sz w:val="28"/>
                <w:cs/>
              </w:rPr>
              <w:t>การคิดวิเคราะห์และการแก้ปัญหา</w:t>
            </w:r>
          </w:p>
          <w:p w14:paraId="270B5F1E" w14:textId="77777777" w:rsidR="00B14018" w:rsidRPr="00B60D70" w:rsidRDefault="00B14018" w:rsidP="00FF7D50">
            <w:pPr>
              <w:pStyle w:val="af9"/>
              <w:numPr>
                <w:ilvl w:val="0"/>
                <w:numId w:val="146"/>
              </w:numPr>
              <w:ind w:left="448" w:hanging="408"/>
              <w:jc w:val="left"/>
              <w:textAlignment w:val="baseline"/>
              <w:rPr>
                <w:rFonts w:ascii="TH SarabunPSK" w:eastAsia="Times New Roman" w:hAnsi="TH SarabunPSK" w:cs="TH SarabunPSK"/>
                <w:sz w:val="28"/>
              </w:rPr>
            </w:pPr>
            <w:r w:rsidRPr="00B60D70">
              <w:rPr>
                <w:rFonts w:ascii="TH SarabunPSK" w:eastAsia="Times New Roman" w:hAnsi="TH SarabunPSK" w:cs="TH SarabunPSK" w:hint="cs"/>
                <w:sz w:val="28"/>
                <w:cs/>
              </w:rPr>
              <w:t>ทักษะการสื่อสาร</w:t>
            </w:r>
            <w:r w:rsidRPr="00B60D70">
              <w:rPr>
                <w:rFonts w:ascii="TH SarabunPSK" w:eastAsia="Times New Roman" w:hAnsi="TH SarabunPSK" w:cs="TH SarabunPSK"/>
                <w:sz w:val="28"/>
                <w:cs/>
              </w:rPr>
              <w:t>และการนำเสนอ</w:t>
            </w:r>
            <w:r w:rsidRPr="00B60D70">
              <w:rPr>
                <w:rFonts w:ascii="TH SarabunPSK" w:eastAsia="Times New Roman" w:hAnsi="TH SarabunPSK" w:cs="TH SarabunPSK" w:hint="cs"/>
                <w:sz w:val="28"/>
                <w:cs/>
              </w:rPr>
              <w:t>ทักษะการจัดการ</w:t>
            </w:r>
            <w:r w:rsidRPr="00B60D70">
              <w:rPr>
                <w:rFonts w:ascii="TH SarabunPSK" w:eastAsia="Times New Roman" w:hAnsi="TH SarabunPSK" w:cs="TH SarabunPSK" w:hint="cs"/>
                <w:sz w:val="28"/>
              </w:rPr>
              <w:t xml:space="preserve"> </w:t>
            </w:r>
          </w:p>
          <w:p w14:paraId="7A4CD2F8" w14:textId="77777777" w:rsidR="00B14018" w:rsidRPr="00B60D70" w:rsidRDefault="00B14018" w:rsidP="00FF7D50">
            <w:pPr>
              <w:pStyle w:val="af9"/>
              <w:numPr>
                <w:ilvl w:val="0"/>
                <w:numId w:val="146"/>
              </w:numPr>
              <w:ind w:left="448" w:hanging="408"/>
              <w:jc w:val="left"/>
              <w:textAlignment w:val="baseline"/>
              <w:rPr>
                <w:rFonts w:ascii="TH SarabunPSK" w:hAnsi="TH SarabunPSK" w:cs="TH SarabunPSK"/>
                <w:sz w:val="28"/>
              </w:rPr>
            </w:pPr>
            <w:r w:rsidRPr="00B60D70">
              <w:rPr>
                <w:rFonts w:ascii="TH SarabunPSK" w:eastAsia="Times New Roman" w:hAnsi="TH SarabunPSK" w:cs="TH SarabunPSK" w:hint="cs"/>
                <w:sz w:val="28"/>
                <w:cs/>
              </w:rPr>
              <w:t>ทักษะ</w:t>
            </w:r>
            <w:r w:rsidRPr="00B60D70">
              <w:rPr>
                <w:rFonts w:ascii="TH SarabunPSK" w:eastAsia="Times New Roman" w:hAnsi="TH SarabunPSK" w:cs="TH SarabunPSK"/>
                <w:sz w:val="28"/>
                <w:cs/>
              </w:rPr>
              <w:t>การเรียนรู้และการพัฒนาตนเองอย่างต่อเนื่อง</w:t>
            </w:r>
          </w:p>
          <w:p w14:paraId="573C3822" w14:textId="0E898426" w:rsidR="00B14018" w:rsidRPr="00B60D70" w:rsidRDefault="00B14018" w:rsidP="00FF7D50">
            <w:pPr>
              <w:pStyle w:val="af9"/>
              <w:numPr>
                <w:ilvl w:val="0"/>
                <w:numId w:val="146"/>
              </w:numPr>
              <w:ind w:left="448" w:hanging="408"/>
              <w:jc w:val="left"/>
              <w:textAlignment w:val="baseline"/>
              <w:rPr>
                <w:rFonts w:ascii="TH SarabunPSK" w:hAnsi="TH SarabunPSK" w:cs="TH SarabunPSK"/>
                <w:sz w:val="28"/>
              </w:rPr>
            </w:pPr>
            <w:r w:rsidRPr="00B60D70">
              <w:rPr>
                <w:rFonts w:ascii="TH SarabunPSK" w:hAnsi="TH SarabunPSK" w:cs="TH SarabunPSK" w:hint="cs"/>
                <w:sz w:val="28"/>
                <w:cs/>
              </w:rPr>
              <w:t>ทักษะ</w:t>
            </w:r>
            <w:r w:rsidRPr="00B60D70">
              <w:rPr>
                <w:rFonts w:ascii="TH SarabunPSK" w:hAnsi="TH SarabunPSK" w:cs="TH SarabunPSK"/>
                <w:sz w:val="28"/>
                <w:cs/>
              </w:rPr>
              <w:t>การบริหารจัดการตนเองและงาน</w:t>
            </w:r>
          </w:p>
        </w:tc>
        <w:tc>
          <w:tcPr>
            <w:tcW w:w="295" w:type="dxa"/>
          </w:tcPr>
          <w:p w14:paraId="3C426684" w14:textId="77777777" w:rsidR="00B14018" w:rsidRPr="00B60D70" w:rsidRDefault="00B14018" w:rsidP="00932286">
            <w:pPr>
              <w:ind w:left="40"/>
              <w:jc w:val="left"/>
              <w:textAlignment w:val="baseline"/>
              <w:rPr>
                <w:rFonts w:ascii="TH SarabunPSK" w:eastAsia="Times New Roman" w:hAnsi="TH SarabunPSK" w:cs="TH SarabunPSK"/>
                <w:sz w:val="28"/>
                <w:cs/>
              </w:rPr>
            </w:pPr>
          </w:p>
        </w:tc>
        <w:tc>
          <w:tcPr>
            <w:tcW w:w="3260" w:type="dxa"/>
          </w:tcPr>
          <w:p w14:paraId="5A639A96" w14:textId="77777777" w:rsidR="00B14018" w:rsidRPr="00B60D70" w:rsidRDefault="00B14018" w:rsidP="00FF7D50">
            <w:pPr>
              <w:pStyle w:val="af9"/>
              <w:numPr>
                <w:ilvl w:val="0"/>
                <w:numId w:val="147"/>
              </w:numPr>
              <w:ind w:left="435" w:hanging="435"/>
              <w:jc w:val="left"/>
              <w:textAlignment w:val="baseline"/>
              <w:rPr>
                <w:rFonts w:ascii="TH SarabunPSK" w:eastAsia="Times New Roman" w:hAnsi="TH SarabunPSK" w:cs="TH SarabunPSK"/>
                <w:sz w:val="28"/>
              </w:rPr>
            </w:pPr>
            <w:r w:rsidRPr="00B60D70">
              <w:rPr>
                <w:rFonts w:ascii="TH SarabunPSK" w:eastAsia="Times New Roman" w:hAnsi="TH SarabunPSK" w:cs="TH SarabunPSK" w:hint="cs"/>
                <w:sz w:val="28"/>
                <w:cs/>
              </w:rPr>
              <w:t>มีวินัย รับผิดชอบและ ตรงต่อเวลา</w:t>
            </w:r>
          </w:p>
          <w:p w14:paraId="3A2E5505" w14:textId="77777777" w:rsidR="00B14018" w:rsidRPr="00B60D70" w:rsidRDefault="00B14018" w:rsidP="00FF7D50">
            <w:pPr>
              <w:pStyle w:val="af9"/>
              <w:numPr>
                <w:ilvl w:val="0"/>
                <w:numId w:val="147"/>
              </w:numPr>
              <w:ind w:left="448" w:hanging="408"/>
              <w:jc w:val="left"/>
              <w:textAlignment w:val="baseline"/>
              <w:rPr>
                <w:rFonts w:ascii="TH SarabunPSK" w:eastAsia="Times New Roman" w:hAnsi="TH SarabunPSK" w:cs="TH SarabunPSK"/>
                <w:sz w:val="28"/>
              </w:rPr>
            </w:pPr>
            <w:r w:rsidRPr="00B60D70">
              <w:rPr>
                <w:rFonts w:ascii="TH SarabunPSK" w:eastAsia="Times New Roman" w:hAnsi="TH SarabunPSK" w:cs="TH SarabunPSK" w:hint="cs"/>
                <w:sz w:val="28"/>
                <w:cs/>
              </w:rPr>
              <w:t>เกียรติผู้อื่น เคารพ และการยอมรับความแตกต่าง</w:t>
            </w:r>
            <w:r w:rsidRPr="00B60D70">
              <w:rPr>
                <w:rFonts w:ascii="TH SarabunPSK" w:eastAsia="Times New Roman" w:hAnsi="TH SarabunPSK" w:cs="TH SarabunPSK" w:hint="cs"/>
                <w:sz w:val="28"/>
              </w:rPr>
              <w:t xml:space="preserve"> </w:t>
            </w:r>
          </w:p>
          <w:p w14:paraId="1E806335" w14:textId="77777777" w:rsidR="00B14018" w:rsidRPr="00B60D70" w:rsidRDefault="00B14018" w:rsidP="00FF7D50">
            <w:pPr>
              <w:pStyle w:val="af9"/>
              <w:numPr>
                <w:ilvl w:val="0"/>
                <w:numId w:val="147"/>
              </w:numPr>
              <w:ind w:left="448" w:hanging="408"/>
              <w:jc w:val="left"/>
              <w:textAlignment w:val="baseline"/>
              <w:rPr>
                <w:rFonts w:ascii="TH SarabunPSK" w:hAnsi="TH SarabunPSK" w:cs="TH SarabunPSK"/>
                <w:sz w:val="28"/>
              </w:rPr>
            </w:pPr>
            <w:r w:rsidRPr="00B60D70">
              <w:rPr>
                <w:rFonts w:ascii="TH SarabunPSK" w:eastAsia="Times New Roman" w:hAnsi="TH SarabunPSK" w:cs="TH SarabunPSK"/>
                <w:sz w:val="28"/>
                <w:cs/>
              </w:rPr>
              <w:t>จรรยาบรรณวิชาชีพ</w:t>
            </w:r>
            <w:r w:rsidRPr="00B60D70">
              <w:rPr>
                <w:rFonts w:ascii="TH SarabunPSK" w:eastAsia="Times New Roman" w:hAnsi="TH SarabunPSK" w:cs="TH SarabunPSK" w:hint="cs"/>
                <w:sz w:val="28"/>
                <w:cs/>
              </w:rPr>
              <w:t>ครู</w:t>
            </w:r>
          </w:p>
        </w:tc>
        <w:tc>
          <w:tcPr>
            <w:tcW w:w="295" w:type="dxa"/>
          </w:tcPr>
          <w:p w14:paraId="3E6A992F" w14:textId="77777777" w:rsidR="00B14018" w:rsidRPr="00B60D70" w:rsidRDefault="00B14018" w:rsidP="00932286">
            <w:pPr>
              <w:jc w:val="left"/>
              <w:textAlignment w:val="baseline"/>
              <w:rPr>
                <w:rFonts w:ascii="TH SarabunPSK" w:eastAsia="Times New Roman" w:hAnsi="TH SarabunPSK" w:cs="TH SarabunPSK"/>
                <w:sz w:val="28"/>
                <w:cs/>
              </w:rPr>
            </w:pPr>
          </w:p>
        </w:tc>
        <w:tc>
          <w:tcPr>
            <w:tcW w:w="3260" w:type="dxa"/>
          </w:tcPr>
          <w:p w14:paraId="1A836B01" w14:textId="77777777" w:rsidR="00B14018" w:rsidRPr="00B60D70" w:rsidRDefault="00B14018" w:rsidP="00FF7D50">
            <w:pPr>
              <w:pStyle w:val="af9"/>
              <w:numPr>
                <w:ilvl w:val="0"/>
                <w:numId w:val="148"/>
              </w:numPr>
              <w:ind w:left="390"/>
              <w:jc w:val="left"/>
              <w:textAlignment w:val="baseline"/>
              <w:rPr>
                <w:rFonts w:ascii="TH SarabunPSK" w:eastAsia="Times New Roman" w:hAnsi="TH SarabunPSK" w:cs="TH SarabunPSK"/>
                <w:sz w:val="28"/>
              </w:rPr>
            </w:pPr>
            <w:r w:rsidRPr="00B60D70">
              <w:rPr>
                <w:rFonts w:ascii="TH SarabunPSK" w:eastAsia="Times New Roman" w:hAnsi="TH SarabunPSK" w:cs="TH SarabunPSK"/>
                <w:sz w:val="28"/>
                <w:cs/>
              </w:rPr>
              <w:t>การลงมือปฏิบัติ</w:t>
            </w:r>
          </w:p>
          <w:p w14:paraId="3EACD16A" w14:textId="77777777" w:rsidR="00B14018" w:rsidRPr="00B60D70" w:rsidRDefault="00B14018" w:rsidP="00FF7D50">
            <w:pPr>
              <w:pStyle w:val="af9"/>
              <w:numPr>
                <w:ilvl w:val="0"/>
                <w:numId w:val="148"/>
              </w:numPr>
              <w:ind w:left="448" w:hanging="408"/>
              <w:jc w:val="left"/>
              <w:textAlignment w:val="baseline"/>
              <w:rPr>
                <w:rFonts w:ascii="TH SarabunPSK" w:eastAsia="Times New Roman" w:hAnsi="TH SarabunPSK" w:cs="TH SarabunPSK"/>
                <w:sz w:val="28"/>
              </w:rPr>
            </w:pPr>
            <w:r w:rsidRPr="00B60D70">
              <w:rPr>
                <w:rFonts w:ascii="TH SarabunPSK" w:eastAsia="Times New Roman" w:hAnsi="TH SarabunPSK" w:cs="TH SarabunPSK"/>
                <w:sz w:val="28"/>
                <w:cs/>
              </w:rPr>
              <w:t>มีจิตใจที่เอื้อเฟื้อ เผื่อแผ่</w:t>
            </w:r>
            <w:r w:rsidRPr="00B60D70">
              <w:rPr>
                <w:rFonts w:ascii="TH SarabunPSK" w:eastAsia="Times New Roman" w:hAnsi="TH SarabunPSK" w:cs="TH SarabunPSK" w:hint="cs"/>
                <w:sz w:val="28"/>
                <w:cs/>
              </w:rPr>
              <w:t xml:space="preserve"> เกื้อกูล</w:t>
            </w:r>
          </w:p>
          <w:p w14:paraId="06EAB75D" w14:textId="77777777" w:rsidR="00B14018" w:rsidRPr="00B60D70" w:rsidRDefault="00B14018" w:rsidP="00FF7D50">
            <w:pPr>
              <w:pStyle w:val="af9"/>
              <w:numPr>
                <w:ilvl w:val="0"/>
                <w:numId w:val="148"/>
              </w:numPr>
              <w:ind w:left="448" w:hanging="408"/>
              <w:jc w:val="left"/>
              <w:textAlignment w:val="baseline"/>
              <w:rPr>
                <w:rFonts w:ascii="TH SarabunPSK" w:eastAsia="Times New Roman" w:hAnsi="TH SarabunPSK" w:cs="TH SarabunPSK"/>
                <w:sz w:val="28"/>
              </w:rPr>
            </w:pPr>
            <w:r w:rsidRPr="00B60D70">
              <w:rPr>
                <w:rFonts w:ascii="TH SarabunPSK" w:eastAsia="Times New Roman" w:hAnsi="TH SarabunPSK" w:cs="TH SarabunPSK"/>
                <w:sz w:val="28"/>
                <w:cs/>
              </w:rPr>
              <w:t>การทำงานร่วมกับผู้อื่นได้ดี</w:t>
            </w:r>
          </w:p>
          <w:p w14:paraId="758914D1" w14:textId="77777777" w:rsidR="00B14018" w:rsidRPr="00B60D70" w:rsidRDefault="00B14018" w:rsidP="00FF7D50">
            <w:pPr>
              <w:pStyle w:val="af9"/>
              <w:numPr>
                <w:ilvl w:val="0"/>
                <w:numId w:val="148"/>
              </w:numPr>
              <w:ind w:left="448" w:hanging="408"/>
              <w:jc w:val="left"/>
              <w:textAlignment w:val="baseline"/>
              <w:rPr>
                <w:rFonts w:ascii="TH SarabunPSK" w:hAnsi="TH SarabunPSK" w:cs="TH SarabunPSK"/>
                <w:sz w:val="28"/>
              </w:rPr>
            </w:pPr>
            <w:r w:rsidRPr="00B60D70">
              <w:rPr>
                <w:rFonts w:ascii="TH SarabunPSK" w:eastAsia="Times New Roman" w:hAnsi="TH SarabunPSK" w:cs="TH SarabunPSK" w:hint="cs"/>
                <w:sz w:val="28"/>
                <w:cs/>
              </w:rPr>
              <w:t>การเรียนรู้ตลอดชีวิต</w:t>
            </w:r>
            <w:r w:rsidRPr="00B60D70">
              <w:rPr>
                <w:rFonts w:ascii="TH SarabunPSK" w:eastAsia="Times New Roman" w:hAnsi="TH SarabunPSK" w:cs="TH SarabunPSK" w:hint="cs"/>
                <w:sz w:val="28"/>
              </w:rPr>
              <w:t> </w:t>
            </w:r>
          </w:p>
        </w:tc>
      </w:tr>
    </w:tbl>
    <w:p w14:paraId="7629A841" w14:textId="731909BB" w:rsidR="008E54B5" w:rsidRDefault="008E54B5" w:rsidP="00B14018">
      <w:pPr>
        <w:ind w:right="26"/>
        <w:rPr>
          <w:rFonts w:ascii="TH SarabunPSK" w:hAnsi="TH SarabunPSK" w:cs="TH SarabunPSK"/>
          <w:sz w:val="24"/>
          <w:szCs w:val="24"/>
          <w:cs/>
        </w:rPr>
      </w:pPr>
    </w:p>
    <w:p w14:paraId="2297412C" w14:textId="77777777" w:rsidR="008E54B5" w:rsidRDefault="008E54B5">
      <w:pPr>
        <w:jc w:val="left"/>
        <w:rPr>
          <w:rFonts w:ascii="TH SarabunPSK" w:hAnsi="TH SarabunPSK" w:cs="TH SarabunPSK"/>
          <w:sz w:val="24"/>
          <w:szCs w:val="24"/>
          <w:cs/>
        </w:rPr>
      </w:pPr>
      <w:r>
        <w:rPr>
          <w:rFonts w:ascii="TH SarabunPSK" w:hAnsi="TH SarabunPSK" w:cs="TH SarabunPSK"/>
          <w:sz w:val="24"/>
          <w:szCs w:val="24"/>
          <w:cs/>
        </w:rPr>
        <w:br w:type="page"/>
      </w:r>
    </w:p>
    <w:p w14:paraId="3A08D12A" w14:textId="5F495873" w:rsidR="009E6917" w:rsidRPr="00B60D70" w:rsidRDefault="00942231" w:rsidP="005774BF">
      <w:pPr>
        <w:pStyle w:val="6"/>
        <w:rPr>
          <w:rFonts w:ascii="TH SarabunPSK" w:hAnsi="TH SarabunPSK" w:cs="TH SarabunPSK"/>
        </w:rPr>
      </w:pPr>
      <w:r w:rsidRPr="00B60D70">
        <w:rPr>
          <w:rFonts w:ascii="TH SarabunPSK" w:hAnsi="TH SarabunPSK" w:cs="TH SarabunPSK" w:hint="cs"/>
          <w:cs/>
        </w:rPr>
        <w:lastRenderedPageBreak/>
        <w:t>แผนที่แสดงการกระจายความรับผิดชอบต่อผลการเรียนรู้ระดับหลักสูตรสู่ผลลัพธ์การเรียนรู้ในระดับรายวิชา (</w:t>
      </w:r>
      <w:proofErr w:type="spellStart"/>
      <w:r w:rsidRPr="00B60D70">
        <w:rPr>
          <w:rFonts w:ascii="TH SarabunPSK" w:hAnsi="TH SarabunPSK" w:cs="TH SarabunPSK" w:hint="cs"/>
        </w:rPr>
        <w:t>Curriculum</w:t>
      </w:r>
      <w:proofErr w:type="spellEnd"/>
      <w:r w:rsidRPr="00B60D70">
        <w:rPr>
          <w:rFonts w:ascii="TH SarabunPSK" w:hAnsi="TH SarabunPSK" w:cs="TH SarabunPSK" w:hint="cs"/>
        </w:rPr>
        <w:t xml:space="preserve"> </w:t>
      </w:r>
      <w:proofErr w:type="spellStart"/>
      <w:r w:rsidRPr="00B60D70">
        <w:rPr>
          <w:rFonts w:ascii="TH SarabunPSK" w:hAnsi="TH SarabunPSK" w:cs="TH SarabunPSK" w:hint="cs"/>
        </w:rPr>
        <w:t>Mapping</w:t>
      </w:r>
      <w:proofErr w:type="spellEnd"/>
      <w:r w:rsidRPr="00B60D70">
        <w:rPr>
          <w:rFonts w:ascii="TH SarabunPSK" w:hAnsi="TH SarabunPSK" w:cs="TH SarabunPSK" w:hint="cs"/>
        </w:rPr>
        <w:t>)</w:t>
      </w:r>
    </w:p>
    <w:tbl>
      <w:tblPr>
        <w:tblStyle w:val="af6"/>
        <w:tblW w:w="13889" w:type="dxa"/>
        <w:tblLook w:val="04A0" w:firstRow="1" w:lastRow="0" w:firstColumn="1" w:lastColumn="0" w:noHBand="0" w:noVBand="1"/>
      </w:tblPr>
      <w:tblGrid>
        <w:gridCol w:w="1186"/>
        <w:gridCol w:w="1176"/>
        <w:gridCol w:w="2618"/>
        <w:gridCol w:w="1076"/>
        <w:gridCol w:w="3632"/>
        <w:gridCol w:w="816"/>
        <w:gridCol w:w="846"/>
        <w:gridCol w:w="847"/>
        <w:gridCol w:w="851"/>
        <w:gridCol w:w="841"/>
      </w:tblGrid>
      <w:tr w:rsidR="00B60D70" w:rsidRPr="00B60D70" w14:paraId="765A0702" w14:textId="77777777" w:rsidTr="00311DE4">
        <w:trPr>
          <w:tblHeader/>
        </w:trPr>
        <w:tc>
          <w:tcPr>
            <w:tcW w:w="2362" w:type="dxa"/>
            <w:gridSpan w:val="2"/>
            <w:tcBorders>
              <w:top w:val="single" w:sz="2" w:space="0" w:color="auto"/>
              <w:left w:val="single" w:sz="2" w:space="0" w:color="auto"/>
              <w:bottom w:val="single" w:sz="2" w:space="0" w:color="auto"/>
              <w:right w:val="single" w:sz="2" w:space="0" w:color="auto"/>
            </w:tcBorders>
            <w:shd w:val="clear" w:color="auto" w:fill="000000" w:themeFill="text1"/>
          </w:tcPr>
          <w:p w14:paraId="1968146C" w14:textId="77777777" w:rsidR="00F12EB0" w:rsidRPr="00B60D70" w:rsidRDefault="00F12EB0" w:rsidP="00D420AC">
            <w:pPr>
              <w:rPr>
                <w:sz w:val="28"/>
                <w:szCs w:val="28"/>
              </w:rPr>
            </w:pPr>
            <w:r w:rsidRPr="00B60D70">
              <w:rPr>
                <w:b/>
                <w:bCs/>
                <w:sz w:val="28"/>
                <w:szCs w:val="28"/>
              </w:rPr>
              <w:t>Stage</w:t>
            </w:r>
            <w:r w:rsidRPr="00B60D70">
              <w:rPr>
                <w:b/>
                <w:bCs/>
                <w:sz w:val="28"/>
                <w:szCs w:val="28"/>
                <w:cs/>
              </w:rPr>
              <w:t xml:space="preserve"> </w:t>
            </w:r>
            <w:r w:rsidRPr="00B60D70">
              <w:rPr>
                <w:b/>
                <w:bCs/>
                <w:sz w:val="28"/>
                <w:szCs w:val="28"/>
              </w:rPr>
              <w:t>LO 1</w:t>
            </w:r>
          </w:p>
        </w:tc>
        <w:tc>
          <w:tcPr>
            <w:tcW w:w="11527" w:type="dxa"/>
            <w:gridSpan w:val="8"/>
            <w:tcBorders>
              <w:top w:val="nil"/>
              <w:left w:val="single" w:sz="2" w:space="0" w:color="auto"/>
              <w:bottom w:val="nil"/>
              <w:right w:val="nil"/>
            </w:tcBorders>
          </w:tcPr>
          <w:p w14:paraId="48E4388B" w14:textId="77777777" w:rsidR="00F12EB0" w:rsidRPr="00B60D70" w:rsidRDefault="00F12EB0" w:rsidP="00D420AC">
            <w:pPr>
              <w:rPr>
                <w:sz w:val="28"/>
                <w:szCs w:val="28"/>
              </w:rPr>
            </w:pPr>
          </w:p>
        </w:tc>
      </w:tr>
      <w:tr w:rsidR="00B60D70" w:rsidRPr="00B60D70" w14:paraId="65E59981" w14:textId="77777777" w:rsidTr="00311DE4">
        <w:trPr>
          <w:tblHeader/>
        </w:trPr>
        <w:tc>
          <w:tcPr>
            <w:tcW w:w="9688" w:type="dxa"/>
            <w:gridSpan w:val="5"/>
            <w:tcBorders>
              <w:top w:val="single" w:sz="2" w:space="0" w:color="auto"/>
              <w:bottom w:val="single" w:sz="2" w:space="0" w:color="auto"/>
            </w:tcBorders>
            <w:shd w:val="clear" w:color="auto" w:fill="BFBFBF" w:themeFill="background1" w:themeFillShade="BF"/>
          </w:tcPr>
          <w:p w14:paraId="2B5F23C2" w14:textId="77777777" w:rsidR="008B0D05" w:rsidRPr="00B60D70" w:rsidRDefault="008B0D05" w:rsidP="00D420AC">
            <w:pPr>
              <w:ind w:right="26"/>
              <w:jc w:val="left"/>
              <w:rPr>
                <w:sz w:val="28"/>
                <w:szCs w:val="28"/>
              </w:rPr>
            </w:pPr>
            <w:r w:rsidRPr="00B60D70">
              <w:rPr>
                <w:b/>
                <w:bCs/>
                <w:sz w:val="28"/>
                <w:szCs w:val="28"/>
                <w:cs/>
              </w:rPr>
              <w:t>รายวิชา/โมดูล</w:t>
            </w:r>
          </w:p>
        </w:tc>
        <w:tc>
          <w:tcPr>
            <w:tcW w:w="816" w:type="dxa"/>
            <w:tcBorders>
              <w:top w:val="single" w:sz="2" w:space="0" w:color="auto"/>
              <w:bottom w:val="single" w:sz="2" w:space="0" w:color="auto"/>
            </w:tcBorders>
            <w:shd w:val="clear" w:color="auto" w:fill="BFBFBF" w:themeFill="background1" w:themeFillShade="BF"/>
            <w:vAlign w:val="center"/>
          </w:tcPr>
          <w:p w14:paraId="7BEB9573" w14:textId="77777777" w:rsidR="008B0D05" w:rsidRPr="00B60D70" w:rsidRDefault="008B0D05" w:rsidP="00D420AC">
            <w:pPr>
              <w:ind w:right="26"/>
              <w:jc w:val="center"/>
              <w:rPr>
                <w:sz w:val="28"/>
                <w:szCs w:val="28"/>
              </w:rPr>
            </w:pPr>
            <w:r w:rsidRPr="00B60D70">
              <w:rPr>
                <w:sz w:val="28"/>
                <w:szCs w:val="28"/>
              </w:rPr>
              <w:t>PLO 1</w:t>
            </w:r>
          </w:p>
        </w:tc>
        <w:tc>
          <w:tcPr>
            <w:tcW w:w="846" w:type="dxa"/>
            <w:tcBorders>
              <w:top w:val="single" w:sz="2" w:space="0" w:color="auto"/>
              <w:bottom w:val="single" w:sz="2" w:space="0" w:color="auto"/>
            </w:tcBorders>
            <w:shd w:val="clear" w:color="auto" w:fill="BFBFBF" w:themeFill="background1" w:themeFillShade="BF"/>
            <w:vAlign w:val="center"/>
          </w:tcPr>
          <w:p w14:paraId="17D16407" w14:textId="77777777" w:rsidR="008B0D05" w:rsidRPr="00B60D70" w:rsidRDefault="008B0D05" w:rsidP="00D420AC">
            <w:pPr>
              <w:ind w:right="26"/>
              <w:jc w:val="center"/>
              <w:rPr>
                <w:sz w:val="28"/>
                <w:szCs w:val="28"/>
              </w:rPr>
            </w:pPr>
            <w:r w:rsidRPr="00B60D70">
              <w:rPr>
                <w:sz w:val="28"/>
                <w:szCs w:val="28"/>
              </w:rPr>
              <w:t>PLO 2</w:t>
            </w:r>
          </w:p>
        </w:tc>
        <w:tc>
          <w:tcPr>
            <w:tcW w:w="847" w:type="dxa"/>
            <w:tcBorders>
              <w:top w:val="single" w:sz="2" w:space="0" w:color="auto"/>
              <w:bottom w:val="single" w:sz="2" w:space="0" w:color="auto"/>
            </w:tcBorders>
            <w:shd w:val="clear" w:color="auto" w:fill="BFBFBF" w:themeFill="background1" w:themeFillShade="BF"/>
            <w:vAlign w:val="center"/>
          </w:tcPr>
          <w:p w14:paraId="56F70EC6" w14:textId="77777777" w:rsidR="008B0D05" w:rsidRPr="00B60D70" w:rsidRDefault="008B0D05" w:rsidP="00D420AC">
            <w:pPr>
              <w:ind w:right="26"/>
              <w:jc w:val="center"/>
              <w:rPr>
                <w:sz w:val="28"/>
                <w:szCs w:val="28"/>
              </w:rPr>
            </w:pPr>
            <w:r w:rsidRPr="00B60D70">
              <w:rPr>
                <w:sz w:val="28"/>
                <w:szCs w:val="28"/>
              </w:rPr>
              <w:t>PLO 3</w:t>
            </w:r>
          </w:p>
        </w:tc>
        <w:tc>
          <w:tcPr>
            <w:tcW w:w="851" w:type="dxa"/>
            <w:tcBorders>
              <w:top w:val="single" w:sz="2" w:space="0" w:color="auto"/>
              <w:bottom w:val="single" w:sz="2" w:space="0" w:color="auto"/>
            </w:tcBorders>
            <w:shd w:val="clear" w:color="auto" w:fill="BFBFBF" w:themeFill="background1" w:themeFillShade="BF"/>
            <w:vAlign w:val="center"/>
          </w:tcPr>
          <w:p w14:paraId="5EFE9E8A" w14:textId="77777777" w:rsidR="008B0D05" w:rsidRPr="00B60D70" w:rsidRDefault="008B0D05" w:rsidP="00D420AC">
            <w:pPr>
              <w:ind w:right="26"/>
              <w:jc w:val="center"/>
              <w:rPr>
                <w:sz w:val="28"/>
                <w:szCs w:val="28"/>
              </w:rPr>
            </w:pPr>
            <w:r w:rsidRPr="00B60D70">
              <w:rPr>
                <w:sz w:val="28"/>
                <w:szCs w:val="28"/>
              </w:rPr>
              <w:t>PLO 4</w:t>
            </w:r>
          </w:p>
        </w:tc>
        <w:tc>
          <w:tcPr>
            <w:tcW w:w="841" w:type="dxa"/>
            <w:tcBorders>
              <w:top w:val="single" w:sz="2" w:space="0" w:color="auto"/>
              <w:bottom w:val="single" w:sz="2" w:space="0" w:color="auto"/>
            </w:tcBorders>
            <w:shd w:val="clear" w:color="auto" w:fill="BFBFBF" w:themeFill="background1" w:themeFillShade="BF"/>
            <w:vAlign w:val="center"/>
          </w:tcPr>
          <w:p w14:paraId="69150173" w14:textId="77777777" w:rsidR="008B0D05" w:rsidRPr="00B60D70" w:rsidRDefault="008B0D05" w:rsidP="00D420AC">
            <w:pPr>
              <w:ind w:right="26"/>
              <w:jc w:val="center"/>
              <w:rPr>
                <w:sz w:val="28"/>
                <w:szCs w:val="28"/>
              </w:rPr>
            </w:pPr>
            <w:r w:rsidRPr="00B60D70">
              <w:rPr>
                <w:sz w:val="28"/>
                <w:szCs w:val="28"/>
              </w:rPr>
              <w:t>PLO 5</w:t>
            </w:r>
          </w:p>
        </w:tc>
      </w:tr>
      <w:tr w:rsidR="00B60D70" w:rsidRPr="00B60D70" w14:paraId="739718C3" w14:textId="77777777" w:rsidTr="008D2671">
        <w:tc>
          <w:tcPr>
            <w:tcW w:w="13889" w:type="dxa"/>
            <w:gridSpan w:val="10"/>
            <w:shd w:val="clear" w:color="auto" w:fill="D9D9D9" w:themeFill="background1" w:themeFillShade="D9"/>
          </w:tcPr>
          <w:p w14:paraId="3B602C7A" w14:textId="14E4174D" w:rsidR="008B0D05" w:rsidRPr="00B60D70" w:rsidRDefault="008B0D05">
            <w:pPr>
              <w:rPr>
                <w:sz w:val="28"/>
                <w:szCs w:val="28"/>
              </w:rPr>
            </w:pPr>
            <w:r w:rsidRPr="00B60D70">
              <w:rPr>
                <w:b/>
                <w:bCs/>
                <w:sz w:val="28"/>
                <w:szCs w:val="28"/>
                <w:cs/>
              </w:rPr>
              <w:t>ปีการศึกษาที่ 1 ภาคการศึกษาที่ 1</w:t>
            </w:r>
          </w:p>
        </w:tc>
      </w:tr>
      <w:tr w:rsidR="00B60D70" w:rsidRPr="00B60D70" w14:paraId="662D1B3F" w14:textId="77777777" w:rsidTr="00311DE4">
        <w:tc>
          <w:tcPr>
            <w:tcW w:w="1186" w:type="dxa"/>
            <w:tcBorders>
              <w:top w:val="single" w:sz="2" w:space="0" w:color="auto"/>
              <w:bottom w:val="single" w:sz="2" w:space="0" w:color="auto"/>
              <w:right w:val="single" w:sz="2" w:space="0" w:color="auto"/>
            </w:tcBorders>
          </w:tcPr>
          <w:p w14:paraId="33D10E4C" w14:textId="1125E7F7" w:rsidR="007F2A0B" w:rsidRPr="00B60D70" w:rsidRDefault="00F551BD" w:rsidP="007F2A0B">
            <w:pPr>
              <w:ind w:left="-24" w:right="-32"/>
              <w:jc w:val="left"/>
              <w:rPr>
                <w:sz w:val="28"/>
                <w:szCs w:val="28"/>
              </w:rPr>
            </w:pPr>
            <w:r w:rsidRPr="00B60D70">
              <w:rPr>
                <w:sz w:val="28"/>
                <w:szCs w:val="28"/>
              </w:rPr>
              <w:t xml:space="preserve">GEN </w:t>
            </w:r>
            <w:r w:rsidR="007F2A0B" w:rsidRPr="00B60D70">
              <w:rPr>
                <w:sz w:val="28"/>
                <w:szCs w:val="28"/>
              </w:rPr>
              <w:t>111</w:t>
            </w:r>
          </w:p>
        </w:tc>
        <w:tc>
          <w:tcPr>
            <w:tcW w:w="3794" w:type="dxa"/>
            <w:gridSpan w:val="2"/>
            <w:tcBorders>
              <w:top w:val="single" w:sz="2" w:space="0" w:color="auto"/>
              <w:left w:val="single" w:sz="2" w:space="0" w:color="auto"/>
              <w:bottom w:val="single" w:sz="2" w:space="0" w:color="auto"/>
              <w:right w:val="single" w:sz="2" w:space="0" w:color="auto"/>
            </w:tcBorders>
          </w:tcPr>
          <w:p w14:paraId="636DFF03" w14:textId="77777777" w:rsidR="00895A39" w:rsidRPr="00B60D70" w:rsidRDefault="007F2A0B" w:rsidP="007F2A0B">
            <w:pPr>
              <w:ind w:right="26"/>
              <w:jc w:val="left"/>
              <w:rPr>
                <w:sz w:val="28"/>
                <w:szCs w:val="28"/>
              </w:rPr>
            </w:pPr>
            <w:r w:rsidRPr="00B60D70">
              <w:rPr>
                <w:sz w:val="28"/>
                <w:szCs w:val="28"/>
                <w:cs/>
              </w:rPr>
              <w:t>มนุษย์กับหลักจ</w:t>
            </w:r>
            <w:proofErr w:type="spellStart"/>
            <w:r w:rsidRPr="00B60D70">
              <w:rPr>
                <w:sz w:val="28"/>
                <w:szCs w:val="28"/>
                <w:cs/>
              </w:rPr>
              <w:t>ริย</w:t>
            </w:r>
            <w:proofErr w:type="spellEnd"/>
            <w:r w:rsidRPr="00B60D70">
              <w:rPr>
                <w:sz w:val="28"/>
                <w:szCs w:val="28"/>
                <w:cs/>
              </w:rPr>
              <w:t>ศาสตร์เพื่อการดำเนินชีวิต (</w:t>
            </w:r>
            <w:r w:rsidRPr="00B60D70">
              <w:rPr>
                <w:sz w:val="28"/>
                <w:szCs w:val="28"/>
              </w:rPr>
              <w:t xml:space="preserve">Man and Ethics of Living) </w:t>
            </w:r>
          </w:p>
          <w:p w14:paraId="761E437C" w14:textId="7DA94FF9" w:rsidR="007F2A0B" w:rsidRPr="00B60D70" w:rsidRDefault="007F2A0B" w:rsidP="007F2A0B">
            <w:pPr>
              <w:ind w:right="26"/>
              <w:jc w:val="left"/>
              <w:rPr>
                <w:sz w:val="28"/>
                <w:szCs w:val="28"/>
                <w:cs/>
              </w:rPr>
            </w:pPr>
            <w:r w:rsidRPr="00B60D70">
              <w:rPr>
                <w:sz w:val="28"/>
                <w:szCs w:val="28"/>
              </w:rPr>
              <w:t>3</w:t>
            </w:r>
            <w:r w:rsidR="00895A39" w:rsidRPr="00B60D70">
              <w:rPr>
                <w:sz w:val="28"/>
                <w:szCs w:val="28"/>
              </w:rPr>
              <w:t xml:space="preserve"> </w:t>
            </w:r>
            <w:r w:rsidRPr="00B60D70">
              <w:rPr>
                <w:sz w:val="28"/>
                <w:szCs w:val="28"/>
              </w:rPr>
              <w:t>(3-0-6)</w:t>
            </w:r>
          </w:p>
        </w:tc>
        <w:tc>
          <w:tcPr>
            <w:tcW w:w="1076" w:type="dxa"/>
            <w:tcBorders>
              <w:top w:val="single" w:sz="2" w:space="0" w:color="auto"/>
              <w:left w:val="single" w:sz="2" w:space="0" w:color="auto"/>
              <w:bottom w:val="single" w:sz="2" w:space="0" w:color="auto"/>
              <w:right w:val="single" w:sz="2" w:space="0" w:color="auto"/>
            </w:tcBorders>
          </w:tcPr>
          <w:p w14:paraId="020FF000" w14:textId="6239B5AB" w:rsidR="007F2A0B" w:rsidRPr="00B60D70" w:rsidRDefault="007F2A0B" w:rsidP="001F70B1">
            <w:pPr>
              <w:ind w:right="26"/>
              <w:jc w:val="left"/>
              <w:rPr>
                <w:sz w:val="28"/>
                <w:szCs w:val="28"/>
              </w:rPr>
            </w:pPr>
            <w:r w:rsidRPr="00B60D70">
              <w:rPr>
                <w:sz w:val="28"/>
                <w:szCs w:val="28"/>
              </w:rPr>
              <w:t>CLO1</w:t>
            </w:r>
          </w:p>
        </w:tc>
        <w:tc>
          <w:tcPr>
            <w:tcW w:w="3632" w:type="dxa"/>
            <w:tcBorders>
              <w:top w:val="single" w:sz="2" w:space="0" w:color="auto"/>
              <w:left w:val="single" w:sz="2" w:space="0" w:color="auto"/>
              <w:bottom w:val="single" w:sz="2" w:space="0" w:color="auto"/>
              <w:right w:val="single" w:sz="2" w:space="0" w:color="auto"/>
            </w:tcBorders>
          </w:tcPr>
          <w:p w14:paraId="3876DE88" w14:textId="749B8F52" w:rsidR="007F2A0B" w:rsidRPr="00B60D70" w:rsidRDefault="007F2A0B" w:rsidP="007F2A0B">
            <w:pPr>
              <w:ind w:right="26"/>
              <w:jc w:val="left"/>
              <w:rPr>
                <w:sz w:val="28"/>
                <w:szCs w:val="28"/>
                <w:cs/>
              </w:rPr>
            </w:pPr>
            <w:r w:rsidRPr="00B60D70">
              <w:rPr>
                <w:sz w:val="28"/>
                <w:szCs w:val="28"/>
                <w:cs/>
              </w:rPr>
              <w:t>สามารถนำความรู้ความถนัดของตนเองมาใช้ในการพัฒนาโครงการที่เป็นประโยชน์ต่อส่วนรวมโดยคำนึงถึงผู้เกี่ยวข้องได้อย่างเหมาะสม</w:t>
            </w:r>
          </w:p>
        </w:tc>
        <w:tc>
          <w:tcPr>
            <w:tcW w:w="816" w:type="dxa"/>
            <w:tcBorders>
              <w:left w:val="single" w:sz="2" w:space="0" w:color="auto"/>
            </w:tcBorders>
          </w:tcPr>
          <w:p w14:paraId="4343D988" w14:textId="77777777" w:rsidR="007F2A0B" w:rsidRPr="00B60D70" w:rsidRDefault="007F2A0B" w:rsidP="007F2A0B">
            <w:pPr>
              <w:ind w:right="26"/>
              <w:jc w:val="center"/>
              <w:rPr>
                <w:sz w:val="28"/>
                <w:szCs w:val="28"/>
              </w:rPr>
            </w:pPr>
          </w:p>
        </w:tc>
        <w:tc>
          <w:tcPr>
            <w:tcW w:w="846" w:type="dxa"/>
          </w:tcPr>
          <w:p w14:paraId="1CFD03E2" w14:textId="77777777" w:rsidR="007F2A0B" w:rsidRPr="00B60D70" w:rsidRDefault="007F2A0B" w:rsidP="007F2A0B">
            <w:pPr>
              <w:ind w:right="26"/>
              <w:jc w:val="center"/>
              <w:rPr>
                <w:sz w:val="28"/>
                <w:szCs w:val="28"/>
              </w:rPr>
            </w:pPr>
          </w:p>
        </w:tc>
        <w:tc>
          <w:tcPr>
            <w:tcW w:w="847" w:type="dxa"/>
          </w:tcPr>
          <w:p w14:paraId="318AC7E6" w14:textId="77777777" w:rsidR="007F2A0B" w:rsidRPr="00B60D70" w:rsidRDefault="007F2A0B" w:rsidP="007F2A0B">
            <w:pPr>
              <w:ind w:right="26"/>
              <w:jc w:val="center"/>
              <w:rPr>
                <w:sz w:val="28"/>
                <w:szCs w:val="28"/>
              </w:rPr>
            </w:pPr>
          </w:p>
        </w:tc>
        <w:tc>
          <w:tcPr>
            <w:tcW w:w="851" w:type="dxa"/>
          </w:tcPr>
          <w:p w14:paraId="34239161" w14:textId="77777777" w:rsidR="007F2A0B" w:rsidRPr="00B60D70" w:rsidRDefault="007F2A0B" w:rsidP="007F2A0B">
            <w:pPr>
              <w:ind w:right="26"/>
              <w:jc w:val="center"/>
              <w:rPr>
                <w:sz w:val="28"/>
                <w:szCs w:val="28"/>
              </w:rPr>
            </w:pPr>
          </w:p>
        </w:tc>
        <w:tc>
          <w:tcPr>
            <w:tcW w:w="841" w:type="dxa"/>
          </w:tcPr>
          <w:p w14:paraId="538D1360" w14:textId="47BE7E55" w:rsidR="007F2A0B" w:rsidRPr="00B60D70" w:rsidRDefault="000C0975" w:rsidP="007F2A0B">
            <w:pPr>
              <w:ind w:right="26"/>
              <w:jc w:val="center"/>
              <w:rPr>
                <w:sz w:val="28"/>
                <w:szCs w:val="28"/>
              </w:rPr>
            </w:pPr>
            <w:r w:rsidRPr="00B60D70">
              <w:rPr>
                <w:sz w:val="28"/>
                <w:szCs w:val="28"/>
              </w:rPr>
              <w:t>G</w:t>
            </w:r>
            <w:r w:rsidR="007F2A0B" w:rsidRPr="00B60D70">
              <w:rPr>
                <w:sz w:val="28"/>
                <w:szCs w:val="28"/>
              </w:rPr>
              <w:t>-K3</w:t>
            </w:r>
          </w:p>
        </w:tc>
      </w:tr>
      <w:tr w:rsidR="00B60D70" w:rsidRPr="00B60D70" w14:paraId="2304F083" w14:textId="77777777" w:rsidTr="00311DE4">
        <w:tc>
          <w:tcPr>
            <w:tcW w:w="1186" w:type="dxa"/>
            <w:tcBorders>
              <w:top w:val="single" w:sz="2" w:space="0" w:color="auto"/>
              <w:bottom w:val="single" w:sz="2" w:space="0" w:color="auto"/>
              <w:right w:val="single" w:sz="2" w:space="0" w:color="auto"/>
            </w:tcBorders>
          </w:tcPr>
          <w:p w14:paraId="72DF1413" w14:textId="7E41108C" w:rsidR="007F2A0B" w:rsidRPr="00B60D70" w:rsidRDefault="007F2A0B" w:rsidP="007F2A0B">
            <w:pPr>
              <w:ind w:left="-24" w:right="-32"/>
              <w:jc w:val="left"/>
              <w:rPr>
                <w:sz w:val="28"/>
                <w:szCs w:val="28"/>
              </w:rPr>
            </w:pPr>
          </w:p>
        </w:tc>
        <w:tc>
          <w:tcPr>
            <w:tcW w:w="3794" w:type="dxa"/>
            <w:gridSpan w:val="2"/>
            <w:tcBorders>
              <w:top w:val="single" w:sz="2" w:space="0" w:color="auto"/>
              <w:left w:val="single" w:sz="2" w:space="0" w:color="auto"/>
              <w:bottom w:val="single" w:sz="2" w:space="0" w:color="auto"/>
              <w:right w:val="single" w:sz="2" w:space="0" w:color="auto"/>
            </w:tcBorders>
          </w:tcPr>
          <w:p w14:paraId="731210D0" w14:textId="20692F1C" w:rsidR="007F2A0B" w:rsidRPr="00B60D70" w:rsidRDefault="007F2A0B" w:rsidP="007F2A0B">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171BFBC5" w14:textId="3BB8D4B6" w:rsidR="007F2A0B" w:rsidRPr="00B60D70" w:rsidRDefault="007F2A0B" w:rsidP="001F70B1">
            <w:pPr>
              <w:ind w:right="26"/>
              <w:jc w:val="left"/>
              <w:rPr>
                <w:sz w:val="28"/>
                <w:szCs w:val="28"/>
              </w:rPr>
            </w:pPr>
            <w:r w:rsidRPr="00B60D70">
              <w:rPr>
                <w:sz w:val="28"/>
                <w:szCs w:val="28"/>
              </w:rPr>
              <w:t>CLO2</w:t>
            </w:r>
          </w:p>
        </w:tc>
        <w:tc>
          <w:tcPr>
            <w:tcW w:w="3632" w:type="dxa"/>
            <w:tcBorders>
              <w:top w:val="single" w:sz="2" w:space="0" w:color="auto"/>
              <w:left w:val="single" w:sz="2" w:space="0" w:color="auto"/>
              <w:bottom w:val="single" w:sz="2" w:space="0" w:color="auto"/>
              <w:right w:val="single" w:sz="2" w:space="0" w:color="auto"/>
            </w:tcBorders>
          </w:tcPr>
          <w:p w14:paraId="27965FF4" w14:textId="716606A8" w:rsidR="007F2A0B" w:rsidRPr="00B60D70" w:rsidRDefault="007F2A0B" w:rsidP="007F2A0B">
            <w:pPr>
              <w:ind w:right="26"/>
              <w:jc w:val="left"/>
              <w:rPr>
                <w:sz w:val="28"/>
                <w:szCs w:val="28"/>
              </w:rPr>
            </w:pPr>
            <w:r w:rsidRPr="00B60D70">
              <w:rPr>
                <w:sz w:val="28"/>
                <w:szCs w:val="28"/>
                <w:cs/>
              </w:rPr>
              <w:t>มีความเข้าใจในบทบาทหน้าที่การทำงานของตน และสามารถรับผิดชอบการทำงานในหน้าที่ที่ได้รับมอบหมาย</w:t>
            </w:r>
          </w:p>
        </w:tc>
        <w:tc>
          <w:tcPr>
            <w:tcW w:w="816" w:type="dxa"/>
            <w:tcBorders>
              <w:left w:val="single" w:sz="2" w:space="0" w:color="auto"/>
            </w:tcBorders>
          </w:tcPr>
          <w:p w14:paraId="4EEBCDA2" w14:textId="77777777" w:rsidR="007F2A0B" w:rsidRPr="00B60D70" w:rsidRDefault="007F2A0B" w:rsidP="007F2A0B">
            <w:pPr>
              <w:ind w:right="26"/>
              <w:jc w:val="center"/>
              <w:rPr>
                <w:sz w:val="28"/>
                <w:szCs w:val="28"/>
              </w:rPr>
            </w:pPr>
          </w:p>
        </w:tc>
        <w:tc>
          <w:tcPr>
            <w:tcW w:w="846" w:type="dxa"/>
          </w:tcPr>
          <w:p w14:paraId="473CB052" w14:textId="77777777" w:rsidR="007F2A0B" w:rsidRPr="00B60D70" w:rsidRDefault="007F2A0B" w:rsidP="007F2A0B">
            <w:pPr>
              <w:ind w:right="26"/>
              <w:jc w:val="center"/>
              <w:rPr>
                <w:sz w:val="28"/>
                <w:szCs w:val="28"/>
              </w:rPr>
            </w:pPr>
          </w:p>
        </w:tc>
        <w:tc>
          <w:tcPr>
            <w:tcW w:w="847" w:type="dxa"/>
          </w:tcPr>
          <w:p w14:paraId="7E4505EA" w14:textId="77777777" w:rsidR="007F2A0B" w:rsidRPr="00B60D70" w:rsidRDefault="007F2A0B" w:rsidP="007F2A0B">
            <w:pPr>
              <w:ind w:right="26"/>
              <w:jc w:val="center"/>
              <w:rPr>
                <w:sz w:val="28"/>
                <w:szCs w:val="28"/>
              </w:rPr>
            </w:pPr>
          </w:p>
        </w:tc>
        <w:tc>
          <w:tcPr>
            <w:tcW w:w="851" w:type="dxa"/>
          </w:tcPr>
          <w:p w14:paraId="3900D0D4" w14:textId="77777777" w:rsidR="007F2A0B" w:rsidRPr="00B60D70" w:rsidRDefault="007F2A0B" w:rsidP="007F2A0B">
            <w:pPr>
              <w:ind w:right="26"/>
              <w:jc w:val="center"/>
              <w:rPr>
                <w:sz w:val="28"/>
                <w:szCs w:val="28"/>
              </w:rPr>
            </w:pPr>
          </w:p>
        </w:tc>
        <w:tc>
          <w:tcPr>
            <w:tcW w:w="841" w:type="dxa"/>
          </w:tcPr>
          <w:p w14:paraId="6F58215D" w14:textId="76F46C82" w:rsidR="007F2A0B" w:rsidRPr="00B60D70" w:rsidRDefault="000C0975" w:rsidP="007F2A0B">
            <w:pPr>
              <w:ind w:right="26"/>
              <w:jc w:val="center"/>
              <w:rPr>
                <w:sz w:val="28"/>
                <w:szCs w:val="28"/>
              </w:rPr>
            </w:pPr>
            <w:r w:rsidRPr="00B60D70">
              <w:rPr>
                <w:sz w:val="28"/>
                <w:szCs w:val="28"/>
              </w:rPr>
              <w:t>G</w:t>
            </w:r>
            <w:r w:rsidR="007F2A0B" w:rsidRPr="00B60D70">
              <w:rPr>
                <w:sz w:val="28"/>
                <w:szCs w:val="28"/>
              </w:rPr>
              <w:t>-K2</w:t>
            </w:r>
          </w:p>
        </w:tc>
      </w:tr>
      <w:tr w:rsidR="00B60D70" w:rsidRPr="00B60D70" w14:paraId="27DD0226" w14:textId="77777777" w:rsidTr="00311DE4">
        <w:tc>
          <w:tcPr>
            <w:tcW w:w="1186" w:type="dxa"/>
            <w:tcBorders>
              <w:top w:val="single" w:sz="2" w:space="0" w:color="auto"/>
              <w:bottom w:val="single" w:sz="2" w:space="0" w:color="auto"/>
              <w:right w:val="single" w:sz="2" w:space="0" w:color="auto"/>
            </w:tcBorders>
          </w:tcPr>
          <w:p w14:paraId="7235031F" w14:textId="1A024869" w:rsidR="007F2A0B" w:rsidRPr="00B60D70" w:rsidRDefault="007F2A0B" w:rsidP="007F2A0B">
            <w:pPr>
              <w:ind w:left="-24" w:right="-32"/>
              <w:jc w:val="left"/>
              <w:rPr>
                <w:sz w:val="28"/>
                <w:szCs w:val="28"/>
              </w:rPr>
            </w:pPr>
          </w:p>
        </w:tc>
        <w:tc>
          <w:tcPr>
            <w:tcW w:w="3794" w:type="dxa"/>
            <w:gridSpan w:val="2"/>
            <w:tcBorders>
              <w:top w:val="single" w:sz="2" w:space="0" w:color="auto"/>
              <w:left w:val="single" w:sz="2" w:space="0" w:color="auto"/>
              <w:bottom w:val="single" w:sz="2" w:space="0" w:color="auto"/>
              <w:right w:val="single" w:sz="2" w:space="0" w:color="auto"/>
            </w:tcBorders>
          </w:tcPr>
          <w:p w14:paraId="76C5AAC7" w14:textId="2124C0B9" w:rsidR="007F2A0B" w:rsidRPr="00B60D70" w:rsidRDefault="007F2A0B" w:rsidP="007F2A0B">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18359180" w14:textId="348357B6" w:rsidR="007F2A0B" w:rsidRPr="00B60D70" w:rsidRDefault="007F2A0B" w:rsidP="001F70B1">
            <w:pPr>
              <w:ind w:right="26"/>
              <w:jc w:val="left"/>
              <w:rPr>
                <w:sz w:val="28"/>
                <w:szCs w:val="28"/>
              </w:rPr>
            </w:pPr>
            <w:r w:rsidRPr="00B60D70">
              <w:rPr>
                <w:sz w:val="28"/>
                <w:szCs w:val="28"/>
              </w:rPr>
              <w:t>CLO3</w:t>
            </w:r>
          </w:p>
        </w:tc>
        <w:tc>
          <w:tcPr>
            <w:tcW w:w="3632" w:type="dxa"/>
            <w:tcBorders>
              <w:top w:val="single" w:sz="2" w:space="0" w:color="auto"/>
              <w:left w:val="single" w:sz="2" w:space="0" w:color="auto"/>
              <w:bottom w:val="single" w:sz="2" w:space="0" w:color="auto"/>
              <w:right w:val="single" w:sz="2" w:space="0" w:color="auto"/>
            </w:tcBorders>
          </w:tcPr>
          <w:p w14:paraId="5A1BA30E" w14:textId="0699D31F" w:rsidR="007F2A0B" w:rsidRPr="00B60D70" w:rsidRDefault="007F2A0B" w:rsidP="007F2A0B">
            <w:pPr>
              <w:ind w:right="26"/>
              <w:jc w:val="left"/>
              <w:rPr>
                <w:sz w:val="28"/>
                <w:szCs w:val="28"/>
              </w:rPr>
            </w:pPr>
            <w:r w:rsidRPr="00B60D70">
              <w:rPr>
                <w:sz w:val="28"/>
                <w:szCs w:val="28"/>
                <w:cs/>
              </w:rPr>
              <w:t>มีความเข้าใจในพื้นฐานที่มาของจรรยาบรรณในวิชาชีพ ตลอดจนวิสัยทัศน์และเป้าหมายของมหาวิทยาลัยเทคโนโลยีพระจอมเกล้าธนบุรี</w:t>
            </w:r>
          </w:p>
        </w:tc>
        <w:tc>
          <w:tcPr>
            <w:tcW w:w="816" w:type="dxa"/>
            <w:tcBorders>
              <w:left w:val="single" w:sz="2" w:space="0" w:color="auto"/>
            </w:tcBorders>
          </w:tcPr>
          <w:p w14:paraId="714B3BD5" w14:textId="77777777" w:rsidR="007F2A0B" w:rsidRPr="00B60D70" w:rsidRDefault="007F2A0B" w:rsidP="007F2A0B">
            <w:pPr>
              <w:ind w:right="26"/>
              <w:jc w:val="center"/>
              <w:rPr>
                <w:sz w:val="28"/>
                <w:szCs w:val="28"/>
              </w:rPr>
            </w:pPr>
          </w:p>
        </w:tc>
        <w:tc>
          <w:tcPr>
            <w:tcW w:w="846" w:type="dxa"/>
          </w:tcPr>
          <w:p w14:paraId="6E433BDC" w14:textId="77777777" w:rsidR="007F2A0B" w:rsidRPr="00B60D70" w:rsidRDefault="007F2A0B" w:rsidP="007F2A0B">
            <w:pPr>
              <w:ind w:right="26"/>
              <w:jc w:val="center"/>
              <w:rPr>
                <w:sz w:val="28"/>
                <w:szCs w:val="28"/>
              </w:rPr>
            </w:pPr>
          </w:p>
        </w:tc>
        <w:tc>
          <w:tcPr>
            <w:tcW w:w="847" w:type="dxa"/>
          </w:tcPr>
          <w:p w14:paraId="245C4CE7" w14:textId="77777777" w:rsidR="007F2A0B" w:rsidRPr="00B60D70" w:rsidRDefault="007F2A0B" w:rsidP="007F2A0B">
            <w:pPr>
              <w:ind w:right="26"/>
              <w:jc w:val="center"/>
              <w:rPr>
                <w:sz w:val="28"/>
                <w:szCs w:val="28"/>
              </w:rPr>
            </w:pPr>
          </w:p>
        </w:tc>
        <w:tc>
          <w:tcPr>
            <w:tcW w:w="851" w:type="dxa"/>
          </w:tcPr>
          <w:p w14:paraId="03FEF5A4" w14:textId="77777777" w:rsidR="007F2A0B" w:rsidRPr="00B60D70" w:rsidRDefault="007F2A0B" w:rsidP="007F2A0B">
            <w:pPr>
              <w:ind w:right="26"/>
              <w:jc w:val="center"/>
              <w:rPr>
                <w:sz w:val="28"/>
                <w:szCs w:val="28"/>
              </w:rPr>
            </w:pPr>
          </w:p>
        </w:tc>
        <w:tc>
          <w:tcPr>
            <w:tcW w:w="841" w:type="dxa"/>
          </w:tcPr>
          <w:p w14:paraId="67223F23" w14:textId="31C01410" w:rsidR="007F2A0B" w:rsidRPr="00B60D70" w:rsidRDefault="000C0975" w:rsidP="007F2A0B">
            <w:pPr>
              <w:ind w:right="26"/>
              <w:jc w:val="center"/>
              <w:rPr>
                <w:sz w:val="28"/>
                <w:szCs w:val="28"/>
              </w:rPr>
            </w:pPr>
            <w:r w:rsidRPr="00B60D70">
              <w:rPr>
                <w:sz w:val="28"/>
                <w:szCs w:val="28"/>
              </w:rPr>
              <w:t>G</w:t>
            </w:r>
            <w:r w:rsidR="007F2A0B" w:rsidRPr="00B60D70">
              <w:rPr>
                <w:sz w:val="28"/>
                <w:szCs w:val="28"/>
              </w:rPr>
              <w:t>-K2</w:t>
            </w:r>
          </w:p>
        </w:tc>
      </w:tr>
      <w:tr w:rsidR="00B60D70" w:rsidRPr="00B60D70" w14:paraId="499B40C9" w14:textId="77777777" w:rsidTr="00311DE4">
        <w:tc>
          <w:tcPr>
            <w:tcW w:w="1186" w:type="dxa"/>
            <w:tcBorders>
              <w:top w:val="single" w:sz="2" w:space="0" w:color="auto"/>
              <w:bottom w:val="single" w:sz="2" w:space="0" w:color="auto"/>
              <w:right w:val="single" w:sz="2" w:space="0" w:color="auto"/>
            </w:tcBorders>
          </w:tcPr>
          <w:p w14:paraId="0F8B91A8" w14:textId="2B281F92" w:rsidR="007F2A0B" w:rsidRPr="00B60D70" w:rsidRDefault="00F551BD" w:rsidP="007F2A0B">
            <w:pPr>
              <w:ind w:left="-24" w:right="-32"/>
              <w:jc w:val="left"/>
              <w:rPr>
                <w:sz w:val="28"/>
                <w:szCs w:val="28"/>
              </w:rPr>
            </w:pPr>
            <w:r w:rsidRPr="00B60D70">
              <w:rPr>
                <w:sz w:val="28"/>
                <w:szCs w:val="28"/>
              </w:rPr>
              <w:t xml:space="preserve">GEN </w:t>
            </w:r>
            <w:r w:rsidR="007F2A0B" w:rsidRPr="00B60D70">
              <w:rPr>
                <w:sz w:val="28"/>
                <w:szCs w:val="28"/>
              </w:rPr>
              <w:t>241</w:t>
            </w:r>
          </w:p>
        </w:tc>
        <w:tc>
          <w:tcPr>
            <w:tcW w:w="3794" w:type="dxa"/>
            <w:gridSpan w:val="2"/>
            <w:tcBorders>
              <w:top w:val="single" w:sz="2" w:space="0" w:color="auto"/>
              <w:left w:val="single" w:sz="2" w:space="0" w:color="auto"/>
              <w:bottom w:val="single" w:sz="2" w:space="0" w:color="auto"/>
              <w:right w:val="single" w:sz="2" w:space="0" w:color="auto"/>
            </w:tcBorders>
          </w:tcPr>
          <w:p w14:paraId="4C455338" w14:textId="77777777" w:rsidR="00895A39" w:rsidRPr="00B60D70" w:rsidRDefault="007F2A0B" w:rsidP="007F2A0B">
            <w:pPr>
              <w:ind w:right="26"/>
              <w:jc w:val="left"/>
              <w:rPr>
                <w:sz w:val="28"/>
                <w:szCs w:val="28"/>
              </w:rPr>
            </w:pPr>
            <w:r w:rsidRPr="00B60D70">
              <w:rPr>
                <w:sz w:val="28"/>
                <w:szCs w:val="28"/>
                <w:cs/>
              </w:rPr>
              <w:t>ความงดงามแห่งชีวิต (</w:t>
            </w:r>
            <w:r w:rsidRPr="00B60D70">
              <w:rPr>
                <w:sz w:val="28"/>
                <w:szCs w:val="28"/>
              </w:rPr>
              <w:t xml:space="preserve">Beauty of Life) </w:t>
            </w:r>
          </w:p>
          <w:p w14:paraId="785F991E" w14:textId="72F56C36" w:rsidR="007F2A0B" w:rsidRPr="00B60D70" w:rsidRDefault="007F2A0B" w:rsidP="007F2A0B">
            <w:pPr>
              <w:ind w:right="26"/>
              <w:jc w:val="left"/>
              <w:rPr>
                <w:sz w:val="28"/>
                <w:szCs w:val="28"/>
                <w:cs/>
              </w:rPr>
            </w:pPr>
            <w:r w:rsidRPr="00B60D70">
              <w:rPr>
                <w:sz w:val="28"/>
                <w:szCs w:val="28"/>
              </w:rPr>
              <w:t>3</w:t>
            </w:r>
            <w:r w:rsidR="00895A39" w:rsidRPr="00B60D70">
              <w:rPr>
                <w:sz w:val="28"/>
                <w:szCs w:val="28"/>
              </w:rPr>
              <w:t xml:space="preserve"> </w:t>
            </w:r>
            <w:r w:rsidRPr="00B60D70">
              <w:rPr>
                <w:sz w:val="28"/>
                <w:szCs w:val="28"/>
              </w:rPr>
              <w:t>(3-0-6)</w:t>
            </w:r>
          </w:p>
        </w:tc>
        <w:tc>
          <w:tcPr>
            <w:tcW w:w="1076" w:type="dxa"/>
            <w:tcBorders>
              <w:top w:val="single" w:sz="2" w:space="0" w:color="auto"/>
              <w:left w:val="single" w:sz="2" w:space="0" w:color="auto"/>
              <w:bottom w:val="single" w:sz="2" w:space="0" w:color="auto"/>
              <w:right w:val="single" w:sz="2" w:space="0" w:color="auto"/>
            </w:tcBorders>
          </w:tcPr>
          <w:p w14:paraId="068211DB" w14:textId="13CBC7CA" w:rsidR="007F2A0B" w:rsidRPr="00B60D70" w:rsidRDefault="007F2A0B" w:rsidP="001F70B1">
            <w:pPr>
              <w:ind w:right="26"/>
              <w:jc w:val="left"/>
              <w:rPr>
                <w:sz w:val="28"/>
                <w:szCs w:val="28"/>
              </w:rPr>
            </w:pPr>
            <w:r w:rsidRPr="00B60D70">
              <w:rPr>
                <w:sz w:val="28"/>
                <w:szCs w:val="28"/>
              </w:rPr>
              <w:t>CLO1</w:t>
            </w:r>
          </w:p>
        </w:tc>
        <w:tc>
          <w:tcPr>
            <w:tcW w:w="3632" w:type="dxa"/>
            <w:tcBorders>
              <w:top w:val="single" w:sz="2" w:space="0" w:color="auto"/>
              <w:left w:val="single" w:sz="2" w:space="0" w:color="auto"/>
              <w:bottom w:val="single" w:sz="2" w:space="0" w:color="auto"/>
              <w:right w:val="single" w:sz="2" w:space="0" w:color="auto"/>
            </w:tcBorders>
          </w:tcPr>
          <w:p w14:paraId="46F3BF12" w14:textId="5404F83E" w:rsidR="007F2A0B" w:rsidRPr="00B60D70" w:rsidRDefault="007F2A0B" w:rsidP="007F2A0B">
            <w:pPr>
              <w:ind w:right="26"/>
              <w:jc w:val="left"/>
              <w:rPr>
                <w:sz w:val="28"/>
                <w:szCs w:val="28"/>
              </w:rPr>
            </w:pPr>
            <w:r w:rsidRPr="00B60D70">
              <w:rPr>
                <w:sz w:val="28"/>
                <w:szCs w:val="28"/>
                <w:cs/>
              </w:rPr>
              <w:t>นักศึกษา</w:t>
            </w:r>
            <w:r w:rsidRPr="00B60D70">
              <w:rPr>
                <w:sz w:val="28"/>
                <w:szCs w:val="28"/>
                <w:u w:val="single"/>
                <w:cs/>
              </w:rPr>
              <w:t>เรียนรู้เ</w:t>
            </w:r>
            <w:r w:rsidRPr="00B60D70">
              <w:rPr>
                <w:sz w:val="28"/>
                <w:szCs w:val="28"/>
                <w:cs/>
              </w:rPr>
              <w:t>กี่ยวกับคุณค่าและความงามในด้านต่าง</w:t>
            </w:r>
            <w:r w:rsidR="00D420AC" w:rsidRPr="00B60D70">
              <w:rPr>
                <w:sz w:val="28"/>
                <w:szCs w:val="28"/>
                <w:cs/>
              </w:rPr>
              <w:t xml:space="preserve"> ๆ</w:t>
            </w:r>
            <w:r w:rsidRPr="00B60D70">
              <w:rPr>
                <w:sz w:val="28"/>
                <w:szCs w:val="28"/>
                <w:cs/>
              </w:rPr>
              <w:t xml:space="preserve"> ที่เกี่ยวกับการดำรงชีวิตมนุษย์</w:t>
            </w:r>
          </w:p>
        </w:tc>
        <w:tc>
          <w:tcPr>
            <w:tcW w:w="816" w:type="dxa"/>
            <w:tcBorders>
              <w:left w:val="single" w:sz="2" w:space="0" w:color="auto"/>
            </w:tcBorders>
            <w:vAlign w:val="center"/>
          </w:tcPr>
          <w:p w14:paraId="0FF5FE71" w14:textId="5DB44E7E" w:rsidR="007F2A0B" w:rsidRPr="00B60D70" w:rsidRDefault="006C58EC" w:rsidP="007F2A0B">
            <w:pPr>
              <w:ind w:right="26"/>
              <w:jc w:val="center"/>
              <w:rPr>
                <w:sz w:val="28"/>
                <w:szCs w:val="28"/>
              </w:rPr>
            </w:pPr>
            <w:r w:rsidRPr="00B60D70">
              <w:rPr>
                <w:sz w:val="28"/>
                <w:szCs w:val="28"/>
              </w:rPr>
              <w:t> </w:t>
            </w:r>
          </w:p>
        </w:tc>
        <w:tc>
          <w:tcPr>
            <w:tcW w:w="846" w:type="dxa"/>
            <w:vAlign w:val="center"/>
          </w:tcPr>
          <w:p w14:paraId="6B2EF3EA" w14:textId="69342E28" w:rsidR="007F2A0B" w:rsidRPr="00B60D70" w:rsidRDefault="006C58EC" w:rsidP="007F2A0B">
            <w:pPr>
              <w:ind w:right="26"/>
              <w:jc w:val="center"/>
              <w:rPr>
                <w:sz w:val="28"/>
                <w:szCs w:val="28"/>
              </w:rPr>
            </w:pPr>
            <w:r w:rsidRPr="00B60D70">
              <w:rPr>
                <w:sz w:val="28"/>
                <w:szCs w:val="28"/>
              </w:rPr>
              <w:t> </w:t>
            </w:r>
          </w:p>
        </w:tc>
        <w:tc>
          <w:tcPr>
            <w:tcW w:w="847" w:type="dxa"/>
            <w:vAlign w:val="center"/>
          </w:tcPr>
          <w:p w14:paraId="03504110" w14:textId="11DBB470" w:rsidR="007F2A0B" w:rsidRPr="00B60D70" w:rsidRDefault="006C58EC" w:rsidP="007F2A0B">
            <w:pPr>
              <w:ind w:right="26"/>
              <w:jc w:val="center"/>
              <w:rPr>
                <w:sz w:val="28"/>
                <w:szCs w:val="28"/>
              </w:rPr>
            </w:pPr>
            <w:r w:rsidRPr="00B60D70">
              <w:rPr>
                <w:sz w:val="28"/>
                <w:szCs w:val="28"/>
              </w:rPr>
              <w:t> </w:t>
            </w:r>
          </w:p>
        </w:tc>
        <w:tc>
          <w:tcPr>
            <w:tcW w:w="851" w:type="dxa"/>
            <w:vAlign w:val="center"/>
          </w:tcPr>
          <w:p w14:paraId="38DCA967" w14:textId="34A5E27D" w:rsidR="007F2A0B" w:rsidRPr="00B60D70" w:rsidRDefault="006C58EC" w:rsidP="007F2A0B">
            <w:pPr>
              <w:ind w:right="26"/>
              <w:jc w:val="center"/>
              <w:rPr>
                <w:sz w:val="28"/>
                <w:szCs w:val="28"/>
              </w:rPr>
            </w:pPr>
            <w:r w:rsidRPr="00B60D70">
              <w:rPr>
                <w:sz w:val="28"/>
                <w:szCs w:val="28"/>
              </w:rPr>
              <w:t> </w:t>
            </w:r>
          </w:p>
        </w:tc>
        <w:tc>
          <w:tcPr>
            <w:tcW w:w="841" w:type="dxa"/>
            <w:vAlign w:val="center"/>
          </w:tcPr>
          <w:p w14:paraId="045B9CCE" w14:textId="0E6D6277" w:rsidR="007F2A0B" w:rsidRPr="00B60D70" w:rsidRDefault="006C58EC" w:rsidP="007F2A0B">
            <w:pPr>
              <w:ind w:right="26"/>
              <w:jc w:val="center"/>
              <w:rPr>
                <w:sz w:val="28"/>
                <w:szCs w:val="28"/>
              </w:rPr>
            </w:pPr>
            <w:r w:rsidRPr="00B60D70">
              <w:rPr>
                <w:sz w:val="28"/>
                <w:szCs w:val="28"/>
              </w:rPr>
              <w:t>G</w:t>
            </w:r>
            <w:r w:rsidR="007F2A0B" w:rsidRPr="00B60D70">
              <w:rPr>
                <w:sz w:val="28"/>
                <w:szCs w:val="28"/>
              </w:rPr>
              <w:t>-A3</w:t>
            </w:r>
          </w:p>
        </w:tc>
      </w:tr>
      <w:tr w:rsidR="00B60D70" w:rsidRPr="00B60D70" w14:paraId="630501A6" w14:textId="77777777" w:rsidTr="00311DE4">
        <w:tc>
          <w:tcPr>
            <w:tcW w:w="1186" w:type="dxa"/>
            <w:tcBorders>
              <w:top w:val="single" w:sz="2" w:space="0" w:color="auto"/>
              <w:bottom w:val="single" w:sz="2" w:space="0" w:color="auto"/>
              <w:right w:val="single" w:sz="2" w:space="0" w:color="auto"/>
            </w:tcBorders>
          </w:tcPr>
          <w:p w14:paraId="64113077" w14:textId="3E44EE9B" w:rsidR="007F2A0B" w:rsidRPr="00B60D70" w:rsidRDefault="007F2A0B" w:rsidP="007F2A0B">
            <w:pPr>
              <w:ind w:left="-24" w:right="-32"/>
              <w:jc w:val="left"/>
              <w:rPr>
                <w:sz w:val="28"/>
                <w:szCs w:val="28"/>
              </w:rPr>
            </w:pPr>
          </w:p>
        </w:tc>
        <w:tc>
          <w:tcPr>
            <w:tcW w:w="3794" w:type="dxa"/>
            <w:gridSpan w:val="2"/>
            <w:tcBorders>
              <w:top w:val="single" w:sz="2" w:space="0" w:color="auto"/>
              <w:left w:val="single" w:sz="2" w:space="0" w:color="auto"/>
              <w:bottom w:val="single" w:sz="2" w:space="0" w:color="auto"/>
              <w:right w:val="single" w:sz="2" w:space="0" w:color="auto"/>
            </w:tcBorders>
          </w:tcPr>
          <w:p w14:paraId="027D3015" w14:textId="69996F04" w:rsidR="007F2A0B" w:rsidRPr="00B60D70" w:rsidRDefault="007F2A0B" w:rsidP="007F2A0B">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17AA49DB" w14:textId="30AB4B6D" w:rsidR="007F2A0B" w:rsidRPr="00B60D70" w:rsidRDefault="007F2A0B" w:rsidP="001F70B1">
            <w:pPr>
              <w:ind w:right="26"/>
              <w:jc w:val="left"/>
              <w:rPr>
                <w:sz w:val="28"/>
                <w:szCs w:val="28"/>
              </w:rPr>
            </w:pPr>
            <w:r w:rsidRPr="00B60D70">
              <w:rPr>
                <w:sz w:val="28"/>
                <w:szCs w:val="28"/>
              </w:rPr>
              <w:t>CLO2</w:t>
            </w:r>
          </w:p>
        </w:tc>
        <w:tc>
          <w:tcPr>
            <w:tcW w:w="3632" w:type="dxa"/>
            <w:tcBorders>
              <w:top w:val="single" w:sz="2" w:space="0" w:color="auto"/>
              <w:left w:val="single" w:sz="2" w:space="0" w:color="auto"/>
              <w:bottom w:val="single" w:sz="2" w:space="0" w:color="auto"/>
              <w:right w:val="single" w:sz="2" w:space="0" w:color="auto"/>
            </w:tcBorders>
          </w:tcPr>
          <w:p w14:paraId="7AE02130" w14:textId="6B7D5122" w:rsidR="007F2A0B" w:rsidRPr="00B60D70" w:rsidRDefault="007F2A0B" w:rsidP="007F2A0B">
            <w:pPr>
              <w:ind w:right="26"/>
              <w:jc w:val="left"/>
              <w:rPr>
                <w:sz w:val="28"/>
                <w:szCs w:val="28"/>
              </w:rPr>
            </w:pPr>
            <w:r w:rsidRPr="00B60D70">
              <w:rPr>
                <w:sz w:val="28"/>
                <w:szCs w:val="28"/>
                <w:cs/>
              </w:rPr>
              <w:t>นักศึกษาสามารถ</w:t>
            </w:r>
            <w:r w:rsidRPr="00B60D70">
              <w:rPr>
                <w:sz w:val="28"/>
                <w:szCs w:val="28"/>
                <w:u w:val="single"/>
                <w:cs/>
              </w:rPr>
              <w:t>พัฒนาโครงการ</w:t>
            </w:r>
            <w:r w:rsidRPr="00B60D70">
              <w:rPr>
                <w:sz w:val="28"/>
                <w:szCs w:val="28"/>
                <w:cs/>
              </w:rPr>
              <w:t>ที่แสดงออกถึงคุณค่าและความงามด้วยการใช้ความคิดสร้างสรรค์</w:t>
            </w:r>
          </w:p>
        </w:tc>
        <w:tc>
          <w:tcPr>
            <w:tcW w:w="816" w:type="dxa"/>
            <w:tcBorders>
              <w:left w:val="single" w:sz="2" w:space="0" w:color="auto"/>
            </w:tcBorders>
            <w:vAlign w:val="center"/>
          </w:tcPr>
          <w:p w14:paraId="03661BFD" w14:textId="419E7778" w:rsidR="007F2A0B" w:rsidRPr="00B60D70" w:rsidRDefault="006C58EC" w:rsidP="007F2A0B">
            <w:pPr>
              <w:ind w:right="26"/>
              <w:jc w:val="center"/>
              <w:rPr>
                <w:sz w:val="28"/>
                <w:szCs w:val="28"/>
              </w:rPr>
            </w:pPr>
            <w:r w:rsidRPr="00B60D70">
              <w:rPr>
                <w:sz w:val="28"/>
                <w:szCs w:val="28"/>
              </w:rPr>
              <w:t> </w:t>
            </w:r>
          </w:p>
        </w:tc>
        <w:tc>
          <w:tcPr>
            <w:tcW w:w="846" w:type="dxa"/>
            <w:vAlign w:val="center"/>
          </w:tcPr>
          <w:p w14:paraId="7F4C5B99" w14:textId="775A02A5" w:rsidR="007F2A0B" w:rsidRPr="00B60D70" w:rsidRDefault="006C58EC" w:rsidP="007F2A0B">
            <w:pPr>
              <w:ind w:right="26"/>
              <w:jc w:val="center"/>
              <w:rPr>
                <w:sz w:val="28"/>
                <w:szCs w:val="28"/>
              </w:rPr>
            </w:pPr>
            <w:r w:rsidRPr="00B60D70">
              <w:rPr>
                <w:sz w:val="28"/>
                <w:szCs w:val="28"/>
              </w:rPr>
              <w:t> </w:t>
            </w:r>
          </w:p>
        </w:tc>
        <w:tc>
          <w:tcPr>
            <w:tcW w:w="847" w:type="dxa"/>
            <w:vAlign w:val="center"/>
          </w:tcPr>
          <w:p w14:paraId="2F63009B" w14:textId="53245BCB" w:rsidR="007F2A0B" w:rsidRPr="00B60D70" w:rsidRDefault="006C58EC" w:rsidP="007F2A0B">
            <w:pPr>
              <w:ind w:right="26"/>
              <w:jc w:val="center"/>
              <w:rPr>
                <w:sz w:val="28"/>
                <w:szCs w:val="28"/>
              </w:rPr>
            </w:pPr>
            <w:r w:rsidRPr="00B60D70">
              <w:rPr>
                <w:sz w:val="28"/>
                <w:szCs w:val="28"/>
              </w:rPr>
              <w:t> </w:t>
            </w:r>
          </w:p>
        </w:tc>
        <w:tc>
          <w:tcPr>
            <w:tcW w:w="851" w:type="dxa"/>
            <w:vAlign w:val="center"/>
          </w:tcPr>
          <w:p w14:paraId="041B1640" w14:textId="34E24B4C" w:rsidR="007F2A0B" w:rsidRPr="00B60D70" w:rsidRDefault="006C58EC" w:rsidP="007F2A0B">
            <w:pPr>
              <w:ind w:right="26"/>
              <w:jc w:val="center"/>
              <w:rPr>
                <w:sz w:val="28"/>
                <w:szCs w:val="28"/>
              </w:rPr>
            </w:pPr>
            <w:r w:rsidRPr="00B60D70">
              <w:rPr>
                <w:sz w:val="28"/>
                <w:szCs w:val="28"/>
              </w:rPr>
              <w:t> </w:t>
            </w:r>
          </w:p>
        </w:tc>
        <w:tc>
          <w:tcPr>
            <w:tcW w:w="841" w:type="dxa"/>
            <w:vAlign w:val="center"/>
          </w:tcPr>
          <w:p w14:paraId="1E3143DC" w14:textId="13CA6A35" w:rsidR="007F2A0B" w:rsidRPr="00B60D70" w:rsidRDefault="006C58EC" w:rsidP="007F2A0B">
            <w:pPr>
              <w:ind w:right="26"/>
              <w:jc w:val="center"/>
              <w:rPr>
                <w:sz w:val="28"/>
                <w:szCs w:val="28"/>
              </w:rPr>
            </w:pPr>
            <w:r w:rsidRPr="00B60D70">
              <w:rPr>
                <w:sz w:val="28"/>
                <w:szCs w:val="28"/>
              </w:rPr>
              <w:t>G</w:t>
            </w:r>
            <w:r w:rsidR="007F2A0B" w:rsidRPr="00B60D70">
              <w:rPr>
                <w:sz w:val="28"/>
                <w:szCs w:val="28"/>
              </w:rPr>
              <w:t>-K3</w:t>
            </w:r>
          </w:p>
        </w:tc>
      </w:tr>
      <w:tr w:rsidR="00B60D70" w:rsidRPr="00B60D70" w14:paraId="02CF4043" w14:textId="77777777" w:rsidTr="00311DE4">
        <w:tc>
          <w:tcPr>
            <w:tcW w:w="1186" w:type="dxa"/>
            <w:tcBorders>
              <w:top w:val="single" w:sz="2" w:space="0" w:color="auto"/>
              <w:bottom w:val="single" w:sz="2" w:space="0" w:color="auto"/>
              <w:right w:val="single" w:sz="2" w:space="0" w:color="auto"/>
            </w:tcBorders>
          </w:tcPr>
          <w:p w14:paraId="555DB024" w14:textId="292925F0" w:rsidR="007F2A0B" w:rsidRPr="00B60D70" w:rsidRDefault="007F2A0B" w:rsidP="007F2A0B">
            <w:pPr>
              <w:ind w:left="-24" w:right="-32"/>
              <w:jc w:val="left"/>
              <w:rPr>
                <w:sz w:val="28"/>
                <w:szCs w:val="28"/>
              </w:rPr>
            </w:pPr>
          </w:p>
        </w:tc>
        <w:tc>
          <w:tcPr>
            <w:tcW w:w="3794" w:type="dxa"/>
            <w:gridSpan w:val="2"/>
            <w:tcBorders>
              <w:top w:val="single" w:sz="2" w:space="0" w:color="auto"/>
              <w:left w:val="single" w:sz="2" w:space="0" w:color="auto"/>
              <w:bottom w:val="single" w:sz="2" w:space="0" w:color="auto"/>
              <w:right w:val="single" w:sz="2" w:space="0" w:color="auto"/>
            </w:tcBorders>
          </w:tcPr>
          <w:p w14:paraId="063B422D" w14:textId="75827756" w:rsidR="007F2A0B" w:rsidRPr="00B60D70" w:rsidRDefault="007F2A0B" w:rsidP="007F2A0B">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2A667DCF" w14:textId="14FB6568" w:rsidR="007F2A0B" w:rsidRPr="00B60D70" w:rsidRDefault="007F2A0B" w:rsidP="001F70B1">
            <w:pPr>
              <w:ind w:right="26"/>
              <w:jc w:val="left"/>
              <w:rPr>
                <w:sz w:val="28"/>
                <w:szCs w:val="28"/>
              </w:rPr>
            </w:pPr>
            <w:r w:rsidRPr="00B60D70">
              <w:rPr>
                <w:sz w:val="28"/>
                <w:szCs w:val="28"/>
              </w:rPr>
              <w:t>CLO3*</w:t>
            </w:r>
          </w:p>
        </w:tc>
        <w:tc>
          <w:tcPr>
            <w:tcW w:w="3632" w:type="dxa"/>
            <w:tcBorders>
              <w:top w:val="single" w:sz="2" w:space="0" w:color="auto"/>
              <w:left w:val="single" w:sz="2" w:space="0" w:color="auto"/>
              <w:bottom w:val="single" w:sz="2" w:space="0" w:color="auto"/>
              <w:right w:val="single" w:sz="2" w:space="0" w:color="auto"/>
            </w:tcBorders>
          </w:tcPr>
          <w:p w14:paraId="38F53049" w14:textId="168817BF" w:rsidR="007F2A0B" w:rsidRPr="00B60D70" w:rsidRDefault="007F2A0B" w:rsidP="007F2A0B">
            <w:pPr>
              <w:ind w:right="26"/>
              <w:jc w:val="left"/>
              <w:rPr>
                <w:sz w:val="28"/>
                <w:szCs w:val="28"/>
              </w:rPr>
            </w:pPr>
            <w:r w:rsidRPr="00B60D70">
              <w:rPr>
                <w:sz w:val="28"/>
                <w:szCs w:val="28"/>
                <w:cs/>
              </w:rPr>
              <w:t>นักศึกษาสามารถทำงานเป็นทีมร่วมกับผู้อื่นอย่างสร้างสรรค์</w:t>
            </w:r>
          </w:p>
        </w:tc>
        <w:tc>
          <w:tcPr>
            <w:tcW w:w="816" w:type="dxa"/>
            <w:tcBorders>
              <w:left w:val="single" w:sz="2" w:space="0" w:color="auto"/>
            </w:tcBorders>
            <w:vAlign w:val="center"/>
          </w:tcPr>
          <w:p w14:paraId="314A424D" w14:textId="7E03A53E" w:rsidR="007F2A0B" w:rsidRPr="00B60D70" w:rsidRDefault="006C58EC" w:rsidP="007F2A0B">
            <w:pPr>
              <w:ind w:right="26"/>
              <w:jc w:val="center"/>
              <w:rPr>
                <w:sz w:val="28"/>
                <w:szCs w:val="28"/>
              </w:rPr>
            </w:pPr>
            <w:r w:rsidRPr="00B60D70">
              <w:rPr>
                <w:sz w:val="28"/>
                <w:szCs w:val="28"/>
              </w:rPr>
              <w:t> </w:t>
            </w:r>
          </w:p>
        </w:tc>
        <w:tc>
          <w:tcPr>
            <w:tcW w:w="846" w:type="dxa"/>
            <w:vAlign w:val="center"/>
          </w:tcPr>
          <w:p w14:paraId="08DE5F64" w14:textId="6CE737D4" w:rsidR="007F2A0B" w:rsidRPr="00B60D70" w:rsidRDefault="006C58EC" w:rsidP="007F2A0B">
            <w:pPr>
              <w:ind w:right="26"/>
              <w:jc w:val="center"/>
              <w:rPr>
                <w:sz w:val="28"/>
                <w:szCs w:val="28"/>
              </w:rPr>
            </w:pPr>
            <w:r w:rsidRPr="00B60D70">
              <w:rPr>
                <w:sz w:val="28"/>
                <w:szCs w:val="28"/>
              </w:rPr>
              <w:t> </w:t>
            </w:r>
          </w:p>
        </w:tc>
        <w:tc>
          <w:tcPr>
            <w:tcW w:w="847" w:type="dxa"/>
            <w:vAlign w:val="center"/>
          </w:tcPr>
          <w:p w14:paraId="55FE2384" w14:textId="7D55A70A" w:rsidR="007F2A0B" w:rsidRPr="00B60D70" w:rsidRDefault="006C58EC" w:rsidP="007F2A0B">
            <w:pPr>
              <w:ind w:right="26"/>
              <w:jc w:val="center"/>
              <w:rPr>
                <w:sz w:val="28"/>
                <w:szCs w:val="28"/>
              </w:rPr>
            </w:pPr>
            <w:r w:rsidRPr="00B60D70">
              <w:rPr>
                <w:sz w:val="28"/>
                <w:szCs w:val="28"/>
              </w:rPr>
              <w:t> </w:t>
            </w:r>
          </w:p>
        </w:tc>
        <w:tc>
          <w:tcPr>
            <w:tcW w:w="851" w:type="dxa"/>
            <w:vAlign w:val="center"/>
          </w:tcPr>
          <w:p w14:paraId="11A574E5" w14:textId="59F6218B" w:rsidR="007F2A0B" w:rsidRPr="00B60D70" w:rsidRDefault="006C58EC" w:rsidP="007F2A0B">
            <w:pPr>
              <w:ind w:right="26"/>
              <w:jc w:val="center"/>
              <w:rPr>
                <w:sz w:val="28"/>
                <w:szCs w:val="28"/>
              </w:rPr>
            </w:pPr>
            <w:r w:rsidRPr="00B60D70">
              <w:rPr>
                <w:sz w:val="28"/>
                <w:szCs w:val="28"/>
              </w:rPr>
              <w:t> </w:t>
            </w:r>
          </w:p>
        </w:tc>
        <w:tc>
          <w:tcPr>
            <w:tcW w:w="841" w:type="dxa"/>
            <w:vAlign w:val="center"/>
          </w:tcPr>
          <w:p w14:paraId="138224EC" w14:textId="6F4DC253" w:rsidR="007F2A0B" w:rsidRPr="00B60D70" w:rsidRDefault="006C58EC" w:rsidP="007F2A0B">
            <w:pPr>
              <w:ind w:right="26"/>
              <w:jc w:val="center"/>
              <w:rPr>
                <w:sz w:val="28"/>
                <w:szCs w:val="28"/>
              </w:rPr>
            </w:pPr>
            <w:r w:rsidRPr="00B60D70">
              <w:rPr>
                <w:sz w:val="28"/>
                <w:szCs w:val="28"/>
              </w:rPr>
              <w:t>G</w:t>
            </w:r>
            <w:r w:rsidR="007F2A0B" w:rsidRPr="00B60D70">
              <w:rPr>
                <w:sz w:val="28"/>
                <w:szCs w:val="28"/>
              </w:rPr>
              <w:t>-K3</w:t>
            </w:r>
          </w:p>
        </w:tc>
      </w:tr>
      <w:tr w:rsidR="00B60D70" w:rsidRPr="00B60D70" w14:paraId="5064560B" w14:textId="77777777" w:rsidTr="00311DE4">
        <w:tc>
          <w:tcPr>
            <w:tcW w:w="1186" w:type="dxa"/>
            <w:tcBorders>
              <w:top w:val="single" w:sz="2" w:space="0" w:color="auto"/>
              <w:bottom w:val="single" w:sz="2" w:space="0" w:color="auto"/>
              <w:right w:val="single" w:sz="2" w:space="0" w:color="auto"/>
            </w:tcBorders>
          </w:tcPr>
          <w:p w14:paraId="31BEB19D" w14:textId="0729DB53" w:rsidR="007F2A0B" w:rsidRPr="00B60D70" w:rsidRDefault="007F2A0B" w:rsidP="007F2A0B">
            <w:pPr>
              <w:ind w:left="-24" w:right="-32"/>
              <w:jc w:val="left"/>
              <w:rPr>
                <w:sz w:val="28"/>
                <w:szCs w:val="28"/>
              </w:rPr>
            </w:pPr>
          </w:p>
        </w:tc>
        <w:tc>
          <w:tcPr>
            <w:tcW w:w="3794" w:type="dxa"/>
            <w:gridSpan w:val="2"/>
            <w:tcBorders>
              <w:top w:val="single" w:sz="2" w:space="0" w:color="auto"/>
              <w:left w:val="single" w:sz="2" w:space="0" w:color="auto"/>
              <w:bottom w:val="single" w:sz="2" w:space="0" w:color="auto"/>
              <w:right w:val="single" w:sz="2" w:space="0" w:color="auto"/>
            </w:tcBorders>
          </w:tcPr>
          <w:p w14:paraId="7BB092AC" w14:textId="2AA1403B" w:rsidR="007F2A0B" w:rsidRPr="00B60D70" w:rsidRDefault="007F2A0B" w:rsidP="007F2A0B">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3FF7CAFE" w14:textId="40AD5FEE" w:rsidR="007F2A0B" w:rsidRPr="00B60D70" w:rsidRDefault="007F2A0B" w:rsidP="001F70B1">
            <w:pPr>
              <w:ind w:right="26"/>
              <w:jc w:val="left"/>
              <w:rPr>
                <w:sz w:val="28"/>
                <w:szCs w:val="28"/>
              </w:rPr>
            </w:pPr>
            <w:r w:rsidRPr="00B60D70">
              <w:rPr>
                <w:sz w:val="28"/>
                <w:szCs w:val="28"/>
              </w:rPr>
              <w:t>CLO4</w:t>
            </w:r>
          </w:p>
        </w:tc>
        <w:tc>
          <w:tcPr>
            <w:tcW w:w="3632" w:type="dxa"/>
            <w:tcBorders>
              <w:top w:val="single" w:sz="2" w:space="0" w:color="auto"/>
              <w:left w:val="single" w:sz="2" w:space="0" w:color="auto"/>
              <w:bottom w:val="single" w:sz="2" w:space="0" w:color="auto"/>
              <w:right w:val="single" w:sz="2" w:space="0" w:color="auto"/>
            </w:tcBorders>
          </w:tcPr>
          <w:p w14:paraId="20334B84" w14:textId="5978B0CA" w:rsidR="007F2A0B" w:rsidRPr="00B60D70" w:rsidRDefault="007F2A0B" w:rsidP="007F2A0B">
            <w:pPr>
              <w:ind w:right="26"/>
              <w:jc w:val="left"/>
              <w:rPr>
                <w:sz w:val="28"/>
                <w:szCs w:val="28"/>
              </w:rPr>
            </w:pPr>
            <w:r w:rsidRPr="00B60D70">
              <w:rPr>
                <w:sz w:val="28"/>
                <w:szCs w:val="28"/>
                <w:cs/>
              </w:rPr>
              <w:t>นักศึกษาตระหนักถึงคุณค่าของตนเองและผู้อื่น</w:t>
            </w:r>
          </w:p>
        </w:tc>
        <w:tc>
          <w:tcPr>
            <w:tcW w:w="816" w:type="dxa"/>
            <w:tcBorders>
              <w:left w:val="single" w:sz="2" w:space="0" w:color="auto"/>
            </w:tcBorders>
            <w:vAlign w:val="center"/>
          </w:tcPr>
          <w:p w14:paraId="6AE4C73D" w14:textId="062308DB" w:rsidR="007F2A0B" w:rsidRPr="00B60D70" w:rsidRDefault="006C58EC" w:rsidP="007F2A0B">
            <w:pPr>
              <w:ind w:right="26"/>
              <w:jc w:val="center"/>
              <w:rPr>
                <w:sz w:val="28"/>
                <w:szCs w:val="28"/>
              </w:rPr>
            </w:pPr>
            <w:r w:rsidRPr="00B60D70">
              <w:rPr>
                <w:sz w:val="28"/>
                <w:szCs w:val="28"/>
              </w:rPr>
              <w:t> </w:t>
            </w:r>
          </w:p>
        </w:tc>
        <w:tc>
          <w:tcPr>
            <w:tcW w:w="846" w:type="dxa"/>
            <w:vAlign w:val="center"/>
          </w:tcPr>
          <w:p w14:paraId="65BC6984" w14:textId="09177A60" w:rsidR="007F2A0B" w:rsidRPr="00B60D70" w:rsidRDefault="006C58EC" w:rsidP="007F2A0B">
            <w:pPr>
              <w:ind w:right="26"/>
              <w:jc w:val="center"/>
              <w:rPr>
                <w:sz w:val="28"/>
                <w:szCs w:val="28"/>
              </w:rPr>
            </w:pPr>
            <w:r w:rsidRPr="00B60D70">
              <w:rPr>
                <w:sz w:val="28"/>
                <w:szCs w:val="28"/>
              </w:rPr>
              <w:t> </w:t>
            </w:r>
          </w:p>
        </w:tc>
        <w:tc>
          <w:tcPr>
            <w:tcW w:w="847" w:type="dxa"/>
            <w:vAlign w:val="center"/>
          </w:tcPr>
          <w:p w14:paraId="0828DEA0" w14:textId="64BE6CEB" w:rsidR="007F2A0B" w:rsidRPr="00B60D70" w:rsidRDefault="006C58EC" w:rsidP="007F2A0B">
            <w:pPr>
              <w:ind w:right="26"/>
              <w:jc w:val="center"/>
              <w:rPr>
                <w:sz w:val="28"/>
                <w:szCs w:val="28"/>
              </w:rPr>
            </w:pPr>
            <w:r w:rsidRPr="00B60D70">
              <w:rPr>
                <w:sz w:val="28"/>
                <w:szCs w:val="28"/>
              </w:rPr>
              <w:t> </w:t>
            </w:r>
          </w:p>
        </w:tc>
        <w:tc>
          <w:tcPr>
            <w:tcW w:w="851" w:type="dxa"/>
            <w:vAlign w:val="center"/>
          </w:tcPr>
          <w:p w14:paraId="22F1424B" w14:textId="78656E7A" w:rsidR="007F2A0B" w:rsidRPr="00B60D70" w:rsidRDefault="006C58EC" w:rsidP="007F2A0B">
            <w:pPr>
              <w:ind w:right="26"/>
              <w:jc w:val="center"/>
              <w:rPr>
                <w:sz w:val="28"/>
                <w:szCs w:val="28"/>
              </w:rPr>
            </w:pPr>
            <w:r w:rsidRPr="00B60D70">
              <w:rPr>
                <w:sz w:val="28"/>
                <w:szCs w:val="28"/>
              </w:rPr>
              <w:t> </w:t>
            </w:r>
          </w:p>
        </w:tc>
        <w:tc>
          <w:tcPr>
            <w:tcW w:w="841" w:type="dxa"/>
            <w:vAlign w:val="center"/>
          </w:tcPr>
          <w:p w14:paraId="1C890A7E" w14:textId="12C8B1E1" w:rsidR="007F2A0B" w:rsidRPr="00B60D70" w:rsidRDefault="006C58EC" w:rsidP="007F2A0B">
            <w:pPr>
              <w:ind w:right="26"/>
              <w:jc w:val="center"/>
              <w:rPr>
                <w:sz w:val="28"/>
                <w:szCs w:val="28"/>
              </w:rPr>
            </w:pPr>
            <w:r w:rsidRPr="00B60D70">
              <w:rPr>
                <w:sz w:val="28"/>
                <w:szCs w:val="28"/>
              </w:rPr>
              <w:t>G</w:t>
            </w:r>
            <w:r w:rsidR="007F2A0B" w:rsidRPr="00B60D70">
              <w:rPr>
                <w:sz w:val="28"/>
                <w:szCs w:val="28"/>
              </w:rPr>
              <w:t>-A3</w:t>
            </w:r>
          </w:p>
        </w:tc>
      </w:tr>
      <w:tr w:rsidR="00B60D70" w:rsidRPr="00B60D70" w14:paraId="09869E9D" w14:textId="77777777" w:rsidTr="00311DE4">
        <w:tc>
          <w:tcPr>
            <w:tcW w:w="1186" w:type="dxa"/>
            <w:tcBorders>
              <w:top w:val="single" w:sz="2" w:space="0" w:color="auto"/>
              <w:bottom w:val="single" w:sz="2" w:space="0" w:color="auto"/>
              <w:right w:val="single" w:sz="2" w:space="0" w:color="auto"/>
            </w:tcBorders>
          </w:tcPr>
          <w:p w14:paraId="521D1605" w14:textId="75492B95" w:rsidR="007F2A0B" w:rsidRPr="00B60D70" w:rsidRDefault="00F551BD" w:rsidP="007F2A0B">
            <w:pPr>
              <w:ind w:left="-24" w:right="-32"/>
              <w:jc w:val="left"/>
              <w:rPr>
                <w:sz w:val="28"/>
                <w:szCs w:val="28"/>
              </w:rPr>
            </w:pPr>
            <w:r w:rsidRPr="00B60D70">
              <w:rPr>
                <w:sz w:val="28"/>
                <w:szCs w:val="28"/>
              </w:rPr>
              <w:t xml:space="preserve">LNG </w:t>
            </w:r>
            <w:r w:rsidR="007F2A0B" w:rsidRPr="00B60D70">
              <w:rPr>
                <w:sz w:val="28"/>
                <w:szCs w:val="28"/>
              </w:rPr>
              <w:t>120</w:t>
            </w:r>
          </w:p>
        </w:tc>
        <w:tc>
          <w:tcPr>
            <w:tcW w:w="3794" w:type="dxa"/>
            <w:gridSpan w:val="2"/>
            <w:tcBorders>
              <w:top w:val="single" w:sz="2" w:space="0" w:color="auto"/>
              <w:left w:val="single" w:sz="2" w:space="0" w:color="auto"/>
              <w:bottom w:val="single" w:sz="2" w:space="0" w:color="auto"/>
              <w:right w:val="single" w:sz="2" w:space="0" w:color="auto"/>
            </w:tcBorders>
          </w:tcPr>
          <w:p w14:paraId="18A2F781" w14:textId="77777777" w:rsidR="00895A39" w:rsidRPr="00B60D70" w:rsidRDefault="007F2A0B" w:rsidP="007F2A0B">
            <w:pPr>
              <w:ind w:right="26"/>
              <w:jc w:val="left"/>
              <w:rPr>
                <w:sz w:val="28"/>
                <w:szCs w:val="28"/>
              </w:rPr>
            </w:pPr>
            <w:r w:rsidRPr="00B60D70">
              <w:rPr>
                <w:sz w:val="28"/>
                <w:szCs w:val="28"/>
                <w:cs/>
              </w:rPr>
              <w:t>ภาษาอังกฤษทั่วไป (</w:t>
            </w:r>
            <w:r w:rsidR="00825587" w:rsidRPr="00B60D70">
              <w:rPr>
                <w:sz w:val="28"/>
                <w:szCs w:val="28"/>
              </w:rPr>
              <w:t>Genera</w:t>
            </w:r>
            <w:r w:rsidRPr="00B60D70">
              <w:rPr>
                <w:sz w:val="28"/>
                <w:szCs w:val="28"/>
              </w:rPr>
              <w:t xml:space="preserve">l English) </w:t>
            </w:r>
          </w:p>
          <w:p w14:paraId="40E29A0E" w14:textId="3EFDD6F8" w:rsidR="007F2A0B" w:rsidRPr="00B60D70" w:rsidRDefault="007F2A0B" w:rsidP="007F2A0B">
            <w:pPr>
              <w:ind w:right="26"/>
              <w:jc w:val="left"/>
              <w:rPr>
                <w:sz w:val="28"/>
                <w:szCs w:val="28"/>
                <w:cs/>
              </w:rPr>
            </w:pPr>
            <w:r w:rsidRPr="00B60D70">
              <w:rPr>
                <w:sz w:val="28"/>
                <w:szCs w:val="28"/>
              </w:rPr>
              <w:t>3</w:t>
            </w:r>
            <w:r w:rsidR="00895A39" w:rsidRPr="00B60D70">
              <w:rPr>
                <w:sz w:val="28"/>
                <w:szCs w:val="28"/>
              </w:rPr>
              <w:t xml:space="preserve"> </w:t>
            </w:r>
            <w:r w:rsidRPr="00B60D70">
              <w:rPr>
                <w:sz w:val="28"/>
                <w:szCs w:val="28"/>
              </w:rPr>
              <w:t>(3-0-6)</w:t>
            </w:r>
          </w:p>
        </w:tc>
        <w:tc>
          <w:tcPr>
            <w:tcW w:w="1076" w:type="dxa"/>
            <w:tcBorders>
              <w:top w:val="single" w:sz="2" w:space="0" w:color="auto"/>
              <w:left w:val="single" w:sz="2" w:space="0" w:color="auto"/>
              <w:bottom w:val="single" w:sz="2" w:space="0" w:color="auto"/>
              <w:right w:val="single" w:sz="2" w:space="0" w:color="auto"/>
            </w:tcBorders>
          </w:tcPr>
          <w:p w14:paraId="503CD590" w14:textId="20A5ECF7" w:rsidR="007F2A0B" w:rsidRPr="00B60D70" w:rsidRDefault="007F2A0B" w:rsidP="001F70B1">
            <w:pPr>
              <w:ind w:right="26"/>
              <w:jc w:val="left"/>
              <w:rPr>
                <w:sz w:val="28"/>
                <w:szCs w:val="28"/>
              </w:rPr>
            </w:pPr>
            <w:r w:rsidRPr="00B60D70">
              <w:rPr>
                <w:sz w:val="28"/>
                <w:szCs w:val="28"/>
              </w:rPr>
              <w:t>CLO1</w:t>
            </w:r>
          </w:p>
        </w:tc>
        <w:tc>
          <w:tcPr>
            <w:tcW w:w="3632" w:type="dxa"/>
            <w:tcBorders>
              <w:top w:val="single" w:sz="2" w:space="0" w:color="auto"/>
              <w:left w:val="single" w:sz="2" w:space="0" w:color="auto"/>
              <w:bottom w:val="single" w:sz="2" w:space="0" w:color="auto"/>
              <w:right w:val="single" w:sz="2" w:space="0" w:color="auto"/>
            </w:tcBorders>
          </w:tcPr>
          <w:p w14:paraId="48D9E448" w14:textId="1576EB68" w:rsidR="007F2A0B" w:rsidRPr="00B60D70" w:rsidRDefault="007F2A0B" w:rsidP="007F2A0B">
            <w:pPr>
              <w:ind w:right="26"/>
              <w:jc w:val="left"/>
              <w:rPr>
                <w:sz w:val="28"/>
                <w:szCs w:val="28"/>
              </w:rPr>
            </w:pPr>
            <w:r w:rsidRPr="00B60D70">
              <w:rPr>
                <w:sz w:val="28"/>
                <w:szCs w:val="28"/>
              </w:rPr>
              <w:t xml:space="preserve">Read and write short paragraphs that consist mainly of high frequency </w:t>
            </w:r>
            <w:r w:rsidRPr="00B60D70">
              <w:rPr>
                <w:sz w:val="28"/>
                <w:szCs w:val="28"/>
              </w:rPr>
              <w:lastRenderedPageBreak/>
              <w:t>everyday language of events, feelings, wishes, etc.</w:t>
            </w:r>
          </w:p>
        </w:tc>
        <w:tc>
          <w:tcPr>
            <w:tcW w:w="816" w:type="dxa"/>
            <w:tcBorders>
              <w:left w:val="single" w:sz="2" w:space="0" w:color="auto"/>
            </w:tcBorders>
            <w:vAlign w:val="center"/>
          </w:tcPr>
          <w:p w14:paraId="6A17785E" w14:textId="0E31C0B0" w:rsidR="007F2A0B" w:rsidRPr="00B60D70" w:rsidRDefault="006C58EC" w:rsidP="007F2A0B">
            <w:pPr>
              <w:ind w:right="26"/>
              <w:jc w:val="center"/>
              <w:rPr>
                <w:sz w:val="28"/>
                <w:szCs w:val="28"/>
              </w:rPr>
            </w:pPr>
            <w:r w:rsidRPr="00B60D70">
              <w:rPr>
                <w:sz w:val="28"/>
                <w:szCs w:val="28"/>
              </w:rPr>
              <w:lastRenderedPageBreak/>
              <w:t> </w:t>
            </w:r>
          </w:p>
        </w:tc>
        <w:tc>
          <w:tcPr>
            <w:tcW w:w="846" w:type="dxa"/>
            <w:vAlign w:val="center"/>
          </w:tcPr>
          <w:p w14:paraId="2171A2AA" w14:textId="25B9D37D" w:rsidR="007F2A0B" w:rsidRPr="00B60D70" w:rsidRDefault="006C58EC" w:rsidP="007F2A0B">
            <w:pPr>
              <w:ind w:right="26"/>
              <w:jc w:val="center"/>
              <w:rPr>
                <w:sz w:val="28"/>
                <w:szCs w:val="28"/>
              </w:rPr>
            </w:pPr>
            <w:r w:rsidRPr="00B60D70">
              <w:rPr>
                <w:sz w:val="28"/>
                <w:szCs w:val="28"/>
              </w:rPr>
              <w:t> </w:t>
            </w:r>
          </w:p>
        </w:tc>
        <w:tc>
          <w:tcPr>
            <w:tcW w:w="847" w:type="dxa"/>
            <w:vAlign w:val="center"/>
          </w:tcPr>
          <w:p w14:paraId="1F7A188B" w14:textId="64F33B0C" w:rsidR="007F2A0B" w:rsidRPr="00B60D70" w:rsidRDefault="006C58EC" w:rsidP="007F2A0B">
            <w:pPr>
              <w:ind w:right="26"/>
              <w:jc w:val="center"/>
              <w:rPr>
                <w:sz w:val="28"/>
                <w:szCs w:val="28"/>
              </w:rPr>
            </w:pPr>
            <w:r w:rsidRPr="00B60D70">
              <w:rPr>
                <w:sz w:val="28"/>
                <w:szCs w:val="28"/>
              </w:rPr>
              <w:t> </w:t>
            </w:r>
          </w:p>
        </w:tc>
        <w:tc>
          <w:tcPr>
            <w:tcW w:w="851" w:type="dxa"/>
            <w:vAlign w:val="center"/>
          </w:tcPr>
          <w:p w14:paraId="2A0C5C99" w14:textId="622D36FD" w:rsidR="007F2A0B" w:rsidRPr="00B60D70" w:rsidRDefault="006C58EC" w:rsidP="007F2A0B">
            <w:pPr>
              <w:ind w:right="26"/>
              <w:jc w:val="center"/>
              <w:rPr>
                <w:sz w:val="28"/>
                <w:szCs w:val="28"/>
              </w:rPr>
            </w:pPr>
            <w:r w:rsidRPr="00B60D70">
              <w:rPr>
                <w:sz w:val="28"/>
                <w:szCs w:val="28"/>
              </w:rPr>
              <w:t> </w:t>
            </w:r>
          </w:p>
        </w:tc>
        <w:tc>
          <w:tcPr>
            <w:tcW w:w="841" w:type="dxa"/>
            <w:vAlign w:val="center"/>
          </w:tcPr>
          <w:p w14:paraId="374913BA" w14:textId="49FA659B" w:rsidR="007F2A0B" w:rsidRPr="00B60D70" w:rsidRDefault="007F2A0B" w:rsidP="007F2A0B">
            <w:pPr>
              <w:ind w:right="26"/>
              <w:jc w:val="center"/>
              <w:rPr>
                <w:sz w:val="28"/>
                <w:szCs w:val="28"/>
              </w:rPr>
            </w:pPr>
            <w:r w:rsidRPr="00B60D70">
              <w:rPr>
                <w:sz w:val="28"/>
                <w:szCs w:val="28"/>
              </w:rPr>
              <w:t>G-K2</w:t>
            </w:r>
          </w:p>
        </w:tc>
      </w:tr>
      <w:tr w:rsidR="00B60D70" w:rsidRPr="00B60D70" w14:paraId="213922DA" w14:textId="77777777" w:rsidTr="00311DE4">
        <w:tc>
          <w:tcPr>
            <w:tcW w:w="1186" w:type="dxa"/>
            <w:tcBorders>
              <w:top w:val="single" w:sz="2" w:space="0" w:color="auto"/>
              <w:bottom w:val="single" w:sz="2" w:space="0" w:color="auto"/>
              <w:right w:val="single" w:sz="2" w:space="0" w:color="auto"/>
            </w:tcBorders>
          </w:tcPr>
          <w:p w14:paraId="0C7FB0EC" w14:textId="3EABBE8D" w:rsidR="007F2A0B" w:rsidRPr="00B60D70" w:rsidRDefault="007F2A0B" w:rsidP="007F2A0B">
            <w:pPr>
              <w:ind w:left="-24" w:right="-32"/>
              <w:jc w:val="left"/>
              <w:rPr>
                <w:sz w:val="28"/>
                <w:szCs w:val="28"/>
              </w:rPr>
            </w:pPr>
          </w:p>
        </w:tc>
        <w:tc>
          <w:tcPr>
            <w:tcW w:w="3794" w:type="dxa"/>
            <w:gridSpan w:val="2"/>
            <w:tcBorders>
              <w:top w:val="single" w:sz="2" w:space="0" w:color="auto"/>
              <w:left w:val="single" w:sz="2" w:space="0" w:color="auto"/>
              <w:bottom w:val="single" w:sz="2" w:space="0" w:color="auto"/>
              <w:right w:val="single" w:sz="2" w:space="0" w:color="auto"/>
            </w:tcBorders>
          </w:tcPr>
          <w:p w14:paraId="19B316F1" w14:textId="25656A4C" w:rsidR="007F2A0B" w:rsidRPr="00B60D70" w:rsidRDefault="007F2A0B" w:rsidP="007F2A0B">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0683E0CA" w14:textId="1FE58DC1" w:rsidR="007F2A0B" w:rsidRPr="00B60D70" w:rsidRDefault="007F2A0B" w:rsidP="007F2A0B">
            <w:pPr>
              <w:ind w:right="26"/>
              <w:jc w:val="left"/>
              <w:rPr>
                <w:sz w:val="28"/>
                <w:szCs w:val="28"/>
              </w:rPr>
            </w:pPr>
            <w:r w:rsidRPr="00B60D70">
              <w:rPr>
                <w:sz w:val="28"/>
                <w:szCs w:val="28"/>
              </w:rPr>
              <w:t>CLO2</w:t>
            </w:r>
          </w:p>
        </w:tc>
        <w:tc>
          <w:tcPr>
            <w:tcW w:w="3632" w:type="dxa"/>
            <w:tcBorders>
              <w:top w:val="single" w:sz="2" w:space="0" w:color="auto"/>
              <w:left w:val="single" w:sz="2" w:space="0" w:color="auto"/>
              <w:bottom w:val="single" w:sz="2" w:space="0" w:color="auto"/>
              <w:right w:val="single" w:sz="2" w:space="0" w:color="auto"/>
            </w:tcBorders>
          </w:tcPr>
          <w:p w14:paraId="0C535291" w14:textId="60810FE2" w:rsidR="007F2A0B" w:rsidRPr="00B60D70" w:rsidRDefault="007F2A0B" w:rsidP="007F2A0B">
            <w:pPr>
              <w:ind w:right="26"/>
              <w:jc w:val="left"/>
              <w:rPr>
                <w:sz w:val="28"/>
                <w:szCs w:val="28"/>
              </w:rPr>
            </w:pPr>
            <w:r w:rsidRPr="00B60D70">
              <w:rPr>
                <w:sz w:val="28"/>
                <w:szCs w:val="28"/>
              </w:rPr>
              <w:t>Listen and respond to topics related to daily life events such as personalities, appearances, technology, past events, neighborhood and/or news.</w:t>
            </w:r>
          </w:p>
        </w:tc>
        <w:tc>
          <w:tcPr>
            <w:tcW w:w="816" w:type="dxa"/>
            <w:tcBorders>
              <w:left w:val="single" w:sz="2" w:space="0" w:color="auto"/>
            </w:tcBorders>
            <w:vAlign w:val="center"/>
          </w:tcPr>
          <w:p w14:paraId="73934C74" w14:textId="524B4BE9" w:rsidR="007F2A0B" w:rsidRPr="00B60D70" w:rsidRDefault="006C58EC" w:rsidP="007F2A0B">
            <w:pPr>
              <w:ind w:right="26"/>
              <w:jc w:val="center"/>
              <w:rPr>
                <w:sz w:val="28"/>
                <w:szCs w:val="28"/>
              </w:rPr>
            </w:pPr>
            <w:r w:rsidRPr="00B60D70">
              <w:rPr>
                <w:sz w:val="28"/>
                <w:szCs w:val="28"/>
              </w:rPr>
              <w:t> </w:t>
            </w:r>
          </w:p>
        </w:tc>
        <w:tc>
          <w:tcPr>
            <w:tcW w:w="846" w:type="dxa"/>
            <w:vAlign w:val="center"/>
          </w:tcPr>
          <w:p w14:paraId="74E8FECA" w14:textId="2DABF852" w:rsidR="007F2A0B" w:rsidRPr="00B60D70" w:rsidRDefault="006C58EC" w:rsidP="007F2A0B">
            <w:pPr>
              <w:ind w:right="26"/>
              <w:jc w:val="center"/>
              <w:rPr>
                <w:sz w:val="28"/>
                <w:szCs w:val="28"/>
              </w:rPr>
            </w:pPr>
            <w:r w:rsidRPr="00B60D70">
              <w:rPr>
                <w:sz w:val="28"/>
                <w:szCs w:val="28"/>
              </w:rPr>
              <w:t> </w:t>
            </w:r>
          </w:p>
        </w:tc>
        <w:tc>
          <w:tcPr>
            <w:tcW w:w="847" w:type="dxa"/>
            <w:vAlign w:val="center"/>
          </w:tcPr>
          <w:p w14:paraId="298386F1" w14:textId="396230FD" w:rsidR="007F2A0B" w:rsidRPr="00B60D70" w:rsidRDefault="006C58EC" w:rsidP="007F2A0B">
            <w:pPr>
              <w:ind w:right="26"/>
              <w:jc w:val="center"/>
              <w:rPr>
                <w:sz w:val="28"/>
                <w:szCs w:val="28"/>
              </w:rPr>
            </w:pPr>
            <w:r w:rsidRPr="00B60D70">
              <w:rPr>
                <w:sz w:val="28"/>
                <w:szCs w:val="28"/>
              </w:rPr>
              <w:t> </w:t>
            </w:r>
          </w:p>
        </w:tc>
        <w:tc>
          <w:tcPr>
            <w:tcW w:w="851" w:type="dxa"/>
            <w:vAlign w:val="center"/>
          </w:tcPr>
          <w:p w14:paraId="35DC9342" w14:textId="06FE3387" w:rsidR="007F2A0B" w:rsidRPr="00B60D70" w:rsidRDefault="006C58EC" w:rsidP="007F2A0B">
            <w:pPr>
              <w:ind w:right="26"/>
              <w:jc w:val="center"/>
              <w:rPr>
                <w:sz w:val="28"/>
                <w:szCs w:val="28"/>
              </w:rPr>
            </w:pPr>
            <w:r w:rsidRPr="00B60D70">
              <w:rPr>
                <w:sz w:val="28"/>
                <w:szCs w:val="28"/>
              </w:rPr>
              <w:t> </w:t>
            </w:r>
          </w:p>
        </w:tc>
        <w:tc>
          <w:tcPr>
            <w:tcW w:w="841" w:type="dxa"/>
            <w:vAlign w:val="center"/>
          </w:tcPr>
          <w:p w14:paraId="6A0A1E4B" w14:textId="110CB0F4" w:rsidR="007F2A0B" w:rsidRPr="00B60D70" w:rsidRDefault="007F2A0B" w:rsidP="007F2A0B">
            <w:pPr>
              <w:ind w:right="26"/>
              <w:jc w:val="center"/>
              <w:rPr>
                <w:sz w:val="28"/>
                <w:szCs w:val="28"/>
              </w:rPr>
            </w:pPr>
            <w:r w:rsidRPr="00B60D70">
              <w:rPr>
                <w:sz w:val="28"/>
                <w:szCs w:val="28"/>
              </w:rPr>
              <w:t>G-K2</w:t>
            </w:r>
          </w:p>
        </w:tc>
      </w:tr>
      <w:tr w:rsidR="00B60D70" w:rsidRPr="00B60D70" w14:paraId="1EBFDC15" w14:textId="77777777" w:rsidTr="00311DE4">
        <w:tc>
          <w:tcPr>
            <w:tcW w:w="1186" w:type="dxa"/>
            <w:tcBorders>
              <w:top w:val="single" w:sz="2" w:space="0" w:color="auto"/>
              <w:bottom w:val="single" w:sz="2" w:space="0" w:color="auto"/>
              <w:right w:val="single" w:sz="2" w:space="0" w:color="auto"/>
            </w:tcBorders>
          </w:tcPr>
          <w:p w14:paraId="6F01B9A0" w14:textId="4185CE7B" w:rsidR="007F2A0B" w:rsidRPr="00B60D70" w:rsidRDefault="007F2A0B" w:rsidP="007F2A0B">
            <w:pPr>
              <w:ind w:left="-24" w:right="-32"/>
              <w:jc w:val="left"/>
              <w:rPr>
                <w:sz w:val="28"/>
                <w:szCs w:val="28"/>
              </w:rPr>
            </w:pPr>
          </w:p>
        </w:tc>
        <w:tc>
          <w:tcPr>
            <w:tcW w:w="3794" w:type="dxa"/>
            <w:gridSpan w:val="2"/>
            <w:tcBorders>
              <w:top w:val="single" w:sz="2" w:space="0" w:color="auto"/>
              <w:left w:val="single" w:sz="2" w:space="0" w:color="auto"/>
              <w:bottom w:val="single" w:sz="2" w:space="0" w:color="auto"/>
              <w:right w:val="single" w:sz="2" w:space="0" w:color="auto"/>
            </w:tcBorders>
          </w:tcPr>
          <w:p w14:paraId="303B14F4" w14:textId="5DB9F200" w:rsidR="007F2A0B" w:rsidRPr="00B60D70" w:rsidRDefault="007F2A0B" w:rsidP="007F2A0B">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659FA8C8" w14:textId="60CC4857" w:rsidR="007F2A0B" w:rsidRPr="00B60D70" w:rsidRDefault="007F2A0B" w:rsidP="007F2A0B">
            <w:pPr>
              <w:ind w:right="26"/>
              <w:jc w:val="left"/>
              <w:rPr>
                <w:sz w:val="28"/>
                <w:szCs w:val="28"/>
              </w:rPr>
            </w:pPr>
            <w:r w:rsidRPr="00B60D70">
              <w:rPr>
                <w:sz w:val="28"/>
                <w:szCs w:val="28"/>
              </w:rPr>
              <w:t>CLO3</w:t>
            </w:r>
          </w:p>
        </w:tc>
        <w:tc>
          <w:tcPr>
            <w:tcW w:w="3632" w:type="dxa"/>
            <w:tcBorders>
              <w:top w:val="single" w:sz="2" w:space="0" w:color="auto"/>
              <w:left w:val="single" w:sz="2" w:space="0" w:color="auto"/>
              <w:bottom w:val="single" w:sz="2" w:space="0" w:color="auto"/>
              <w:right w:val="single" w:sz="2" w:space="0" w:color="auto"/>
            </w:tcBorders>
          </w:tcPr>
          <w:p w14:paraId="391B002F" w14:textId="5633D588" w:rsidR="007F2A0B" w:rsidRPr="00B60D70" w:rsidRDefault="007F2A0B" w:rsidP="007F2A0B">
            <w:pPr>
              <w:ind w:right="26"/>
              <w:jc w:val="left"/>
              <w:rPr>
                <w:sz w:val="28"/>
                <w:szCs w:val="28"/>
              </w:rPr>
            </w:pPr>
            <w:r w:rsidRPr="00B60D70">
              <w:rPr>
                <w:sz w:val="28"/>
                <w:szCs w:val="28"/>
              </w:rPr>
              <w:t>Construct and extend a conversation in a variety of contexts.</w:t>
            </w:r>
          </w:p>
        </w:tc>
        <w:tc>
          <w:tcPr>
            <w:tcW w:w="816" w:type="dxa"/>
            <w:tcBorders>
              <w:left w:val="single" w:sz="2" w:space="0" w:color="auto"/>
            </w:tcBorders>
            <w:vAlign w:val="center"/>
          </w:tcPr>
          <w:p w14:paraId="5BE2EAC2" w14:textId="1D93A564" w:rsidR="007F2A0B" w:rsidRPr="00B60D70" w:rsidRDefault="006C58EC" w:rsidP="007F2A0B">
            <w:pPr>
              <w:ind w:right="26"/>
              <w:jc w:val="center"/>
              <w:rPr>
                <w:sz w:val="28"/>
                <w:szCs w:val="28"/>
              </w:rPr>
            </w:pPr>
            <w:r w:rsidRPr="00B60D70">
              <w:rPr>
                <w:sz w:val="28"/>
                <w:szCs w:val="28"/>
              </w:rPr>
              <w:t> </w:t>
            </w:r>
          </w:p>
        </w:tc>
        <w:tc>
          <w:tcPr>
            <w:tcW w:w="846" w:type="dxa"/>
            <w:vAlign w:val="center"/>
          </w:tcPr>
          <w:p w14:paraId="2B54EC98" w14:textId="443C9EC8" w:rsidR="007F2A0B" w:rsidRPr="00B60D70" w:rsidRDefault="006C58EC" w:rsidP="007F2A0B">
            <w:pPr>
              <w:ind w:right="26"/>
              <w:jc w:val="center"/>
              <w:rPr>
                <w:sz w:val="28"/>
                <w:szCs w:val="28"/>
              </w:rPr>
            </w:pPr>
            <w:r w:rsidRPr="00B60D70">
              <w:rPr>
                <w:sz w:val="28"/>
                <w:szCs w:val="28"/>
              </w:rPr>
              <w:t> </w:t>
            </w:r>
          </w:p>
        </w:tc>
        <w:tc>
          <w:tcPr>
            <w:tcW w:w="847" w:type="dxa"/>
            <w:vAlign w:val="center"/>
          </w:tcPr>
          <w:p w14:paraId="74054E12" w14:textId="64A433FF" w:rsidR="007F2A0B" w:rsidRPr="00B60D70" w:rsidRDefault="006C58EC" w:rsidP="007F2A0B">
            <w:pPr>
              <w:ind w:right="26"/>
              <w:jc w:val="center"/>
              <w:rPr>
                <w:sz w:val="28"/>
                <w:szCs w:val="28"/>
              </w:rPr>
            </w:pPr>
            <w:r w:rsidRPr="00B60D70">
              <w:rPr>
                <w:sz w:val="28"/>
                <w:szCs w:val="28"/>
              </w:rPr>
              <w:t> </w:t>
            </w:r>
          </w:p>
        </w:tc>
        <w:tc>
          <w:tcPr>
            <w:tcW w:w="851" w:type="dxa"/>
            <w:vAlign w:val="center"/>
          </w:tcPr>
          <w:p w14:paraId="0A90F3FD" w14:textId="0A6BB992" w:rsidR="007F2A0B" w:rsidRPr="00B60D70" w:rsidRDefault="006C58EC" w:rsidP="007F2A0B">
            <w:pPr>
              <w:ind w:right="26"/>
              <w:jc w:val="center"/>
              <w:rPr>
                <w:sz w:val="28"/>
                <w:szCs w:val="28"/>
              </w:rPr>
            </w:pPr>
            <w:r w:rsidRPr="00B60D70">
              <w:rPr>
                <w:sz w:val="28"/>
                <w:szCs w:val="28"/>
              </w:rPr>
              <w:t> </w:t>
            </w:r>
          </w:p>
        </w:tc>
        <w:tc>
          <w:tcPr>
            <w:tcW w:w="841" w:type="dxa"/>
            <w:vAlign w:val="center"/>
          </w:tcPr>
          <w:p w14:paraId="75ECF6AA" w14:textId="584FC1EA" w:rsidR="007F2A0B" w:rsidRPr="00B60D70" w:rsidRDefault="007F2A0B" w:rsidP="007F2A0B">
            <w:pPr>
              <w:ind w:right="26"/>
              <w:jc w:val="center"/>
              <w:rPr>
                <w:sz w:val="28"/>
                <w:szCs w:val="28"/>
              </w:rPr>
            </w:pPr>
            <w:r w:rsidRPr="00B60D70">
              <w:rPr>
                <w:sz w:val="28"/>
                <w:szCs w:val="28"/>
              </w:rPr>
              <w:t>G-K2</w:t>
            </w:r>
          </w:p>
        </w:tc>
      </w:tr>
      <w:tr w:rsidR="00B60D70" w:rsidRPr="00B60D70" w14:paraId="274108CC" w14:textId="77777777" w:rsidTr="00311DE4">
        <w:tc>
          <w:tcPr>
            <w:tcW w:w="1186" w:type="dxa"/>
            <w:tcBorders>
              <w:top w:val="single" w:sz="2" w:space="0" w:color="auto"/>
              <w:bottom w:val="single" w:sz="2" w:space="0" w:color="auto"/>
              <w:right w:val="single" w:sz="2" w:space="0" w:color="auto"/>
            </w:tcBorders>
          </w:tcPr>
          <w:p w14:paraId="0D7BB74E" w14:textId="04E8C829" w:rsidR="007F2A0B" w:rsidRPr="00B60D70" w:rsidRDefault="007F2A0B" w:rsidP="007F2A0B">
            <w:pPr>
              <w:ind w:left="-24" w:right="-32"/>
              <w:jc w:val="left"/>
              <w:rPr>
                <w:sz w:val="28"/>
                <w:szCs w:val="28"/>
              </w:rPr>
            </w:pPr>
          </w:p>
        </w:tc>
        <w:tc>
          <w:tcPr>
            <w:tcW w:w="3794" w:type="dxa"/>
            <w:gridSpan w:val="2"/>
            <w:tcBorders>
              <w:top w:val="single" w:sz="2" w:space="0" w:color="auto"/>
              <w:left w:val="single" w:sz="2" w:space="0" w:color="auto"/>
              <w:bottom w:val="single" w:sz="2" w:space="0" w:color="auto"/>
              <w:right w:val="single" w:sz="2" w:space="0" w:color="auto"/>
            </w:tcBorders>
          </w:tcPr>
          <w:p w14:paraId="5E33E721" w14:textId="454F0E6A" w:rsidR="007F2A0B" w:rsidRPr="00B60D70" w:rsidRDefault="007F2A0B" w:rsidP="007F2A0B">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0836B4E2" w14:textId="503BD831" w:rsidR="007F2A0B" w:rsidRPr="00B60D70" w:rsidRDefault="007F2A0B" w:rsidP="007F2A0B">
            <w:pPr>
              <w:ind w:right="26"/>
              <w:jc w:val="left"/>
              <w:rPr>
                <w:sz w:val="28"/>
                <w:szCs w:val="28"/>
              </w:rPr>
            </w:pPr>
            <w:r w:rsidRPr="00B60D70">
              <w:rPr>
                <w:sz w:val="28"/>
                <w:szCs w:val="28"/>
              </w:rPr>
              <w:t>CLO4</w:t>
            </w:r>
          </w:p>
        </w:tc>
        <w:tc>
          <w:tcPr>
            <w:tcW w:w="3632" w:type="dxa"/>
            <w:tcBorders>
              <w:top w:val="single" w:sz="2" w:space="0" w:color="auto"/>
              <w:left w:val="single" w:sz="2" w:space="0" w:color="auto"/>
              <w:bottom w:val="single" w:sz="2" w:space="0" w:color="auto"/>
              <w:right w:val="single" w:sz="2" w:space="0" w:color="auto"/>
            </w:tcBorders>
          </w:tcPr>
          <w:p w14:paraId="35C5F80D" w14:textId="47AB7970" w:rsidR="007F2A0B" w:rsidRPr="00B60D70" w:rsidRDefault="007F2A0B" w:rsidP="007F2A0B">
            <w:pPr>
              <w:ind w:right="26"/>
              <w:jc w:val="left"/>
              <w:rPr>
                <w:sz w:val="28"/>
                <w:szCs w:val="28"/>
              </w:rPr>
            </w:pPr>
            <w:r w:rsidRPr="00B60D70">
              <w:rPr>
                <w:sz w:val="28"/>
                <w:szCs w:val="28"/>
              </w:rPr>
              <w:t>Do self-study to improve English skills.</w:t>
            </w:r>
          </w:p>
        </w:tc>
        <w:tc>
          <w:tcPr>
            <w:tcW w:w="816" w:type="dxa"/>
            <w:tcBorders>
              <w:left w:val="single" w:sz="2" w:space="0" w:color="auto"/>
            </w:tcBorders>
            <w:vAlign w:val="center"/>
          </w:tcPr>
          <w:p w14:paraId="06C9DC2C" w14:textId="185E986E" w:rsidR="007F2A0B" w:rsidRPr="00B60D70" w:rsidRDefault="006C58EC" w:rsidP="007F2A0B">
            <w:pPr>
              <w:ind w:right="26"/>
              <w:jc w:val="center"/>
              <w:rPr>
                <w:sz w:val="28"/>
                <w:szCs w:val="28"/>
              </w:rPr>
            </w:pPr>
            <w:r w:rsidRPr="00B60D70">
              <w:rPr>
                <w:sz w:val="28"/>
                <w:szCs w:val="28"/>
              </w:rPr>
              <w:t> </w:t>
            </w:r>
          </w:p>
        </w:tc>
        <w:tc>
          <w:tcPr>
            <w:tcW w:w="846" w:type="dxa"/>
            <w:vAlign w:val="center"/>
          </w:tcPr>
          <w:p w14:paraId="09104879" w14:textId="000A662B" w:rsidR="007F2A0B" w:rsidRPr="00B60D70" w:rsidRDefault="006C58EC" w:rsidP="007F2A0B">
            <w:pPr>
              <w:ind w:right="26"/>
              <w:jc w:val="center"/>
              <w:rPr>
                <w:sz w:val="28"/>
                <w:szCs w:val="28"/>
              </w:rPr>
            </w:pPr>
            <w:r w:rsidRPr="00B60D70">
              <w:rPr>
                <w:sz w:val="28"/>
                <w:szCs w:val="28"/>
              </w:rPr>
              <w:t> </w:t>
            </w:r>
          </w:p>
        </w:tc>
        <w:tc>
          <w:tcPr>
            <w:tcW w:w="847" w:type="dxa"/>
            <w:vAlign w:val="center"/>
          </w:tcPr>
          <w:p w14:paraId="50B8FE2E" w14:textId="29FE278F" w:rsidR="007F2A0B" w:rsidRPr="00B60D70" w:rsidRDefault="006C58EC" w:rsidP="007F2A0B">
            <w:pPr>
              <w:ind w:right="26"/>
              <w:jc w:val="center"/>
              <w:rPr>
                <w:sz w:val="28"/>
                <w:szCs w:val="28"/>
              </w:rPr>
            </w:pPr>
            <w:r w:rsidRPr="00B60D70">
              <w:rPr>
                <w:sz w:val="28"/>
                <w:szCs w:val="28"/>
              </w:rPr>
              <w:t> </w:t>
            </w:r>
          </w:p>
        </w:tc>
        <w:tc>
          <w:tcPr>
            <w:tcW w:w="851" w:type="dxa"/>
            <w:vAlign w:val="center"/>
          </w:tcPr>
          <w:p w14:paraId="63FC1BB3" w14:textId="16406BAD" w:rsidR="007F2A0B" w:rsidRPr="00B60D70" w:rsidRDefault="006C58EC" w:rsidP="007F2A0B">
            <w:pPr>
              <w:ind w:right="26"/>
              <w:jc w:val="center"/>
              <w:rPr>
                <w:sz w:val="28"/>
                <w:szCs w:val="28"/>
              </w:rPr>
            </w:pPr>
            <w:r w:rsidRPr="00B60D70">
              <w:rPr>
                <w:sz w:val="28"/>
                <w:szCs w:val="28"/>
              </w:rPr>
              <w:t> </w:t>
            </w:r>
          </w:p>
        </w:tc>
        <w:tc>
          <w:tcPr>
            <w:tcW w:w="841" w:type="dxa"/>
            <w:vAlign w:val="center"/>
          </w:tcPr>
          <w:p w14:paraId="59BF9EEE" w14:textId="0FCDAC54" w:rsidR="007F2A0B" w:rsidRPr="00B60D70" w:rsidRDefault="007F2A0B" w:rsidP="007F2A0B">
            <w:pPr>
              <w:ind w:right="26"/>
              <w:jc w:val="center"/>
              <w:rPr>
                <w:sz w:val="28"/>
                <w:szCs w:val="28"/>
              </w:rPr>
            </w:pPr>
            <w:r w:rsidRPr="00B60D70">
              <w:rPr>
                <w:sz w:val="28"/>
                <w:szCs w:val="28"/>
              </w:rPr>
              <w:t>G-A2</w:t>
            </w:r>
          </w:p>
        </w:tc>
      </w:tr>
      <w:tr w:rsidR="00B60D70" w:rsidRPr="00B60D70" w14:paraId="78781389" w14:textId="77777777" w:rsidTr="00311DE4">
        <w:tc>
          <w:tcPr>
            <w:tcW w:w="1186" w:type="dxa"/>
            <w:tcBorders>
              <w:top w:val="single" w:sz="2" w:space="0" w:color="auto"/>
              <w:bottom w:val="single" w:sz="2" w:space="0" w:color="auto"/>
              <w:right w:val="single" w:sz="2" w:space="0" w:color="auto"/>
            </w:tcBorders>
          </w:tcPr>
          <w:p w14:paraId="32D5F46F" w14:textId="2BEC28A0" w:rsidR="007F2A0B" w:rsidRPr="00B60D70" w:rsidRDefault="007F2A0B" w:rsidP="007F2A0B">
            <w:pPr>
              <w:ind w:left="-24" w:right="-32"/>
              <w:jc w:val="left"/>
              <w:rPr>
                <w:sz w:val="28"/>
                <w:szCs w:val="28"/>
              </w:rPr>
            </w:pPr>
          </w:p>
        </w:tc>
        <w:tc>
          <w:tcPr>
            <w:tcW w:w="3794" w:type="dxa"/>
            <w:gridSpan w:val="2"/>
            <w:tcBorders>
              <w:top w:val="single" w:sz="2" w:space="0" w:color="auto"/>
              <w:left w:val="single" w:sz="2" w:space="0" w:color="auto"/>
              <w:bottom w:val="single" w:sz="2" w:space="0" w:color="auto"/>
              <w:right w:val="single" w:sz="2" w:space="0" w:color="auto"/>
            </w:tcBorders>
          </w:tcPr>
          <w:p w14:paraId="550F0EDB" w14:textId="71538397" w:rsidR="007F2A0B" w:rsidRPr="00B60D70" w:rsidRDefault="007F2A0B" w:rsidP="007F2A0B">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3DB9BACE" w14:textId="49F26476" w:rsidR="007F2A0B" w:rsidRPr="00B60D70" w:rsidRDefault="007F2A0B" w:rsidP="007F2A0B">
            <w:pPr>
              <w:ind w:right="26"/>
              <w:jc w:val="left"/>
              <w:rPr>
                <w:sz w:val="28"/>
                <w:szCs w:val="28"/>
              </w:rPr>
            </w:pPr>
            <w:r w:rsidRPr="00B60D70">
              <w:rPr>
                <w:sz w:val="28"/>
                <w:szCs w:val="28"/>
              </w:rPr>
              <w:t>CLO5</w:t>
            </w:r>
          </w:p>
        </w:tc>
        <w:tc>
          <w:tcPr>
            <w:tcW w:w="3632" w:type="dxa"/>
            <w:tcBorders>
              <w:top w:val="single" w:sz="2" w:space="0" w:color="auto"/>
              <w:left w:val="single" w:sz="2" w:space="0" w:color="auto"/>
              <w:bottom w:val="single" w:sz="2" w:space="0" w:color="auto"/>
              <w:right w:val="single" w:sz="2" w:space="0" w:color="auto"/>
            </w:tcBorders>
          </w:tcPr>
          <w:p w14:paraId="1940431C" w14:textId="1C54A046" w:rsidR="007F2A0B" w:rsidRPr="00B60D70" w:rsidRDefault="007F2A0B" w:rsidP="007F2A0B">
            <w:pPr>
              <w:ind w:right="26"/>
              <w:jc w:val="left"/>
              <w:rPr>
                <w:sz w:val="28"/>
                <w:szCs w:val="28"/>
              </w:rPr>
            </w:pPr>
            <w:r w:rsidRPr="00B60D70">
              <w:rPr>
                <w:sz w:val="28"/>
                <w:szCs w:val="28"/>
              </w:rPr>
              <w:t>Recognize and use appropriate words to communicate with others about daily life events.</w:t>
            </w:r>
          </w:p>
        </w:tc>
        <w:tc>
          <w:tcPr>
            <w:tcW w:w="816" w:type="dxa"/>
            <w:tcBorders>
              <w:left w:val="single" w:sz="2" w:space="0" w:color="auto"/>
            </w:tcBorders>
            <w:vAlign w:val="center"/>
          </w:tcPr>
          <w:p w14:paraId="515B4D95" w14:textId="75955E64" w:rsidR="007F2A0B" w:rsidRPr="00B60D70" w:rsidRDefault="006C58EC" w:rsidP="007F2A0B">
            <w:pPr>
              <w:ind w:right="26"/>
              <w:jc w:val="center"/>
              <w:rPr>
                <w:sz w:val="28"/>
                <w:szCs w:val="28"/>
              </w:rPr>
            </w:pPr>
            <w:r w:rsidRPr="00B60D70">
              <w:rPr>
                <w:sz w:val="28"/>
                <w:szCs w:val="28"/>
              </w:rPr>
              <w:t> </w:t>
            </w:r>
          </w:p>
        </w:tc>
        <w:tc>
          <w:tcPr>
            <w:tcW w:w="846" w:type="dxa"/>
            <w:vAlign w:val="center"/>
          </w:tcPr>
          <w:p w14:paraId="36BC20C0" w14:textId="7E530EAC" w:rsidR="007F2A0B" w:rsidRPr="00B60D70" w:rsidRDefault="006C58EC" w:rsidP="007F2A0B">
            <w:pPr>
              <w:ind w:right="26"/>
              <w:jc w:val="center"/>
              <w:rPr>
                <w:sz w:val="28"/>
                <w:szCs w:val="28"/>
              </w:rPr>
            </w:pPr>
            <w:r w:rsidRPr="00B60D70">
              <w:rPr>
                <w:sz w:val="28"/>
                <w:szCs w:val="28"/>
              </w:rPr>
              <w:t> </w:t>
            </w:r>
          </w:p>
        </w:tc>
        <w:tc>
          <w:tcPr>
            <w:tcW w:w="847" w:type="dxa"/>
            <w:vAlign w:val="center"/>
          </w:tcPr>
          <w:p w14:paraId="6A41347F" w14:textId="5366CF80" w:rsidR="007F2A0B" w:rsidRPr="00B60D70" w:rsidRDefault="006C58EC" w:rsidP="007F2A0B">
            <w:pPr>
              <w:ind w:right="26"/>
              <w:jc w:val="center"/>
              <w:rPr>
                <w:sz w:val="28"/>
                <w:szCs w:val="28"/>
              </w:rPr>
            </w:pPr>
            <w:r w:rsidRPr="00B60D70">
              <w:rPr>
                <w:sz w:val="28"/>
                <w:szCs w:val="28"/>
              </w:rPr>
              <w:t> </w:t>
            </w:r>
          </w:p>
        </w:tc>
        <w:tc>
          <w:tcPr>
            <w:tcW w:w="851" w:type="dxa"/>
            <w:vAlign w:val="center"/>
          </w:tcPr>
          <w:p w14:paraId="6287E8AA" w14:textId="2A333473" w:rsidR="007F2A0B" w:rsidRPr="00B60D70" w:rsidRDefault="006C58EC" w:rsidP="007F2A0B">
            <w:pPr>
              <w:ind w:right="26"/>
              <w:jc w:val="center"/>
              <w:rPr>
                <w:sz w:val="28"/>
                <w:szCs w:val="28"/>
              </w:rPr>
            </w:pPr>
            <w:r w:rsidRPr="00B60D70">
              <w:rPr>
                <w:sz w:val="28"/>
                <w:szCs w:val="28"/>
              </w:rPr>
              <w:t> </w:t>
            </w:r>
          </w:p>
        </w:tc>
        <w:tc>
          <w:tcPr>
            <w:tcW w:w="841" w:type="dxa"/>
            <w:vAlign w:val="center"/>
          </w:tcPr>
          <w:p w14:paraId="12F5BD9E" w14:textId="2278513E" w:rsidR="007F2A0B" w:rsidRPr="00B60D70" w:rsidRDefault="007F2A0B" w:rsidP="007F2A0B">
            <w:pPr>
              <w:ind w:right="26"/>
              <w:jc w:val="center"/>
              <w:rPr>
                <w:sz w:val="28"/>
                <w:szCs w:val="28"/>
              </w:rPr>
            </w:pPr>
            <w:r w:rsidRPr="00B60D70">
              <w:rPr>
                <w:sz w:val="28"/>
                <w:szCs w:val="28"/>
              </w:rPr>
              <w:t>G-A2</w:t>
            </w:r>
          </w:p>
        </w:tc>
      </w:tr>
      <w:tr w:rsidR="00B60D70" w:rsidRPr="00B60D70" w14:paraId="17FB1CEF" w14:textId="77777777" w:rsidTr="00311DE4">
        <w:tc>
          <w:tcPr>
            <w:tcW w:w="1186" w:type="dxa"/>
            <w:tcBorders>
              <w:top w:val="single" w:sz="2" w:space="0" w:color="auto"/>
              <w:bottom w:val="single" w:sz="2" w:space="0" w:color="auto"/>
              <w:right w:val="single" w:sz="2" w:space="0" w:color="auto"/>
            </w:tcBorders>
          </w:tcPr>
          <w:p w14:paraId="5B211906" w14:textId="77777777" w:rsidR="007F2A0B" w:rsidRPr="00B60D70" w:rsidRDefault="007F2A0B" w:rsidP="007F2A0B">
            <w:pPr>
              <w:ind w:left="-24" w:right="-32"/>
              <w:jc w:val="left"/>
              <w:rPr>
                <w:sz w:val="28"/>
                <w:szCs w:val="28"/>
              </w:rPr>
            </w:pPr>
          </w:p>
        </w:tc>
        <w:tc>
          <w:tcPr>
            <w:tcW w:w="3794" w:type="dxa"/>
            <w:gridSpan w:val="2"/>
            <w:tcBorders>
              <w:top w:val="single" w:sz="2" w:space="0" w:color="auto"/>
              <w:left w:val="single" w:sz="2" w:space="0" w:color="auto"/>
              <w:bottom w:val="single" w:sz="2" w:space="0" w:color="auto"/>
              <w:right w:val="single" w:sz="2" w:space="0" w:color="auto"/>
            </w:tcBorders>
          </w:tcPr>
          <w:p w14:paraId="1FC9D65F" w14:textId="77777777" w:rsidR="007F2A0B" w:rsidRPr="00B60D70" w:rsidRDefault="007F2A0B" w:rsidP="007F2A0B">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1D31B02A" w14:textId="0D9A5BC8" w:rsidR="007F2A0B" w:rsidRPr="00B60D70" w:rsidRDefault="007F2A0B" w:rsidP="007F2A0B">
            <w:pPr>
              <w:ind w:right="26"/>
              <w:jc w:val="left"/>
              <w:rPr>
                <w:sz w:val="28"/>
                <w:szCs w:val="28"/>
              </w:rPr>
            </w:pPr>
            <w:r w:rsidRPr="00B60D70">
              <w:rPr>
                <w:sz w:val="28"/>
                <w:szCs w:val="28"/>
              </w:rPr>
              <w:t>CLO6</w:t>
            </w:r>
          </w:p>
        </w:tc>
        <w:tc>
          <w:tcPr>
            <w:tcW w:w="3632" w:type="dxa"/>
            <w:tcBorders>
              <w:top w:val="single" w:sz="2" w:space="0" w:color="auto"/>
              <w:left w:val="single" w:sz="2" w:space="0" w:color="auto"/>
              <w:bottom w:val="single" w:sz="2" w:space="0" w:color="auto"/>
              <w:right w:val="single" w:sz="2" w:space="0" w:color="auto"/>
            </w:tcBorders>
          </w:tcPr>
          <w:p w14:paraId="163FF0D6" w14:textId="57CB5567" w:rsidR="007F2A0B" w:rsidRPr="00B60D70" w:rsidRDefault="007F2A0B" w:rsidP="007F2A0B">
            <w:pPr>
              <w:ind w:right="26"/>
              <w:jc w:val="left"/>
              <w:rPr>
                <w:sz w:val="28"/>
                <w:szCs w:val="28"/>
              </w:rPr>
            </w:pPr>
            <w:r w:rsidRPr="00B60D70">
              <w:rPr>
                <w:sz w:val="28"/>
                <w:szCs w:val="28"/>
              </w:rPr>
              <w:t>Have responsibility and ethical awareness.</w:t>
            </w:r>
          </w:p>
        </w:tc>
        <w:tc>
          <w:tcPr>
            <w:tcW w:w="816" w:type="dxa"/>
            <w:tcBorders>
              <w:left w:val="single" w:sz="2" w:space="0" w:color="auto"/>
            </w:tcBorders>
            <w:vAlign w:val="center"/>
          </w:tcPr>
          <w:p w14:paraId="2E06F059" w14:textId="2E9829A9" w:rsidR="007F2A0B" w:rsidRPr="00B60D70" w:rsidRDefault="006C58EC" w:rsidP="007F2A0B">
            <w:pPr>
              <w:ind w:right="26"/>
              <w:jc w:val="center"/>
              <w:rPr>
                <w:sz w:val="28"/>
                <w:szCs w:val="28"/>
              </w:rPr>
            </w:pPr>
            <w:r w:rsidRPr="00B60D70">
              <w:rPr>
                <w:sz w:val="28"/>
                <w:szCs w:val="28"/>
              </w:rPr>
              <w:t> </w:t>
            </w:r>
          </w:p>
        </w:tc>
        <w:tc>
          <w:tcPr>
            <w:tcW w:w="846" w:type="dxa"/>
            <w:vAlign w:val="center"/>
          </w:tcPr>
          <w:p w14:paraId="5B3F5F6C" w14:textId="1E82F8AF" w:rsidR="007F2A0B" w:rsidRPr="00B60D70" w:rsidRDefault="006C58EC" w:rsidP="007F2A0B">
            <w:pPr>
              <w:ind w:right="26"/>
              <w:jc w:val="center"/>
              <w:rPr>
                <w:sz w:val="28"/>
                <w:szCs w:val="28"/>
              </w:rPr>
            </w:pPr>
            <w:r w:rsidRPr="00B60D70">
              <w:rPr>
                <w:sz w:val="28"/>
                <w:szCs w:val="28"/>
              </w:rPr>
              <w:t> </w:t>
            </w:r>
          </w:p>
        </w:tc>
        <w:tc>
          <w:tcPr>
            <w:tcW w:w="847" w:type="dxa"/>
            <w:vAlign w:val="center"/>
          </w:tcPr>
          <w:p w14:paraId="293C8AF4" w14:textId="218B2592" w:rsidR="007F2A0B" w:rsidRPr="00B60D70" w:rsidRDefault="006C58EC" w:rsidP="007F2A0B">
            <w:pPr>
              <w:ind w:right="26"/>
              <w:jc w:val="center"/>
              <w:rPr>
                <w:sz w:val="28"/>
                <w:szCs w:val="28"/>
              </w:rPr>
            </w:pPr>
            <w:r w:rsidRPr="00B60D70">
              <w:rPr>
                <w:sz w:val="28"/>
                <w:szCs w:val="28"/>
              </w:rPr>
              <w:t> </w:t>
            </w:r>
          </w:p>
        </w:tc>
        <w:tc>
          <w:tcPr>
            <w:tcW w:w="851" w:type="dxa"/>
            <w:vAlign w:val="center"/>
          </w:tcPr>
          <w:p w14:paraId="12AB6884" w14:textId="722D1D44" w:rsidR="007F2A0B" w:rsidRPr="00B60D70" w:rsidRDefault="006C58EC" w:rsidP="007F2A0B">
            <w:pPr>
              <w:ind w:right="26"/>
              <w:jc w:val="center"/>
              <w:rPr>
                <w:sz w:val="28"/>
                <w:szCs w:val="28"/>
              </w:rPr>
            </w:pPr>
            <w:r w:rsidRPr="00B60D70">
              <w:rPr>
                <w:sz w:val="28"/>
                <w:szCs w:val="28"/>
              </w:rPr>
              <w:t> </w:t>
            </w:r>
          </w:p>
        </w:tc>
        <w:tc>
          <w:tcPr>
            <w:tcW w:w="841" w:type="dxa"/>
            <w:vAlign w:val="center"/>
          </w:tcPr>
          <w:p w14:paraId="54D55A6E" w14:textId="76ED74ED" w:rsidR="007F2A0B" w:rsidRPr="00B60D70" w:rsidRDefault="007F2A0B" w:rsidP="007F2A0B">
            <w:pPr>
              <w:ind w:right="26"/>
              <w:jc w:val="center"/>
              <w:rPr>
                <w:sz w:val="28"/>
                <w:szCs w:val="28"/>
              </w:rPr>
            </w:pPr>
            <w:r w:rsidRPr="00B60D70">
              <w:rPr>
                <w:sz w:val="28"/>
                <w:szCs w:val="28"/>
              </w:rPr>
              <w:t>G-A3</w:t>
            </w:r>
          </w:p>
        </w:tc>
      </w:tr>
      <w:tr w:rsidR="00B60D70" w:rsidRPr="00B60D70" w14:paraId="4EA7F028" w14:textId="77777777" w:rsidTr="00311DE4">
        <w:tc>
          <w:tcPr>
            <w:tcW w:w="1186" w:type="dxa"/>
            <w:tcBorders>
              <w:top w:val="single" w:sz="2" w:space="0" w:color="auto"/>
              <w:bottom w:val="single" w:sz="2" w:space="0" w:color="auto"/>
              <w:right w:val="single" w:sz="2" w:space="0" w:color="auto"/>
            </w:tcBorders>
          </w:tcPr>
          <w:p w14:paraId="27FAC57C" w14:textId="5B264284" w:rsidR="007F2A0B" w:rsidRPr="00B60D70" w:rsidRDefault="00B91175" w:rsidP="007F2A0B">
            <w:pPr>
              <w:ind w:left="-24" w:right="-32"/>
              <w:jc w:val="left"/>
              <w:rPr>
                <w:sz w:val="28"/>
                <w:szCs w:val="28"/>
              </w:rPr>
            </w:pPr>
            <w:r w:rsidRPr="00B60D70">
              <w:rPr>
                <w:sz w:val="28"/>
                <w:szCs w:val="28"/>
              </w:rPr>
              <w:t xml:space="preserve">CTE </w:t>
            </w:r>
            <w:r w:rsidR="007F2A0B" w:rsidRPr="00B60D70">
              <w:rPr>
                <w:sz w:val="28"/>
                <w:szCs w:val="28"/>
              </w:rPr>
              <w:t>198</w:t>
            </w:r>
          </w:p>
        </w:tc>
        <w:tc>
          <w:tcPr>
            <w:tcW w:w="3794" w:type="dxa"/>
            <w:gridSpan w:val="2"/>
            <w:tcBorders>
              <w:top w:val="single" w:sz="2" w:space="0" w:color="auto"/>
              <w:left w:val="single" w:sz="2" w:space="0" w:color="auto"/>
              <w:bottom w:val="single" w:sz="2" w:space="0" w:color="auto"/>
              <w:right w:val="single" w:sz="2" w:space="0" w:color="auto"/>
            </w:tcBorders>
          </w:tcPr>
          <w:p w14:paraId="71438689" w14:textId="77777777" w:rsidR="00895A39" w:rsidRPr="00B60D70" w:rsidRDefault="00EA66E4" w:rsidP="007F2A0B">
            <w:pPr>
              <w:ind w:right="26"/>
              <w:jc w:val="left"/>
              <w:rPr>
                <w:sz w:val="28"/>
                <w:szCs w:val="28"/>
              </w:rPr>
            </w:pPr>
            <w:r w:rsidRPr="00B60D70">
              <w:rPr>
                <w:sz w:val="28"/>
                <w:szCs w:val="28"/>
                <w:cs/>
              </w:rPr>
              <w:t xml:space="preserve">การฝึกประสบการณ์วิชาชีพช่างโยธา 1 </w:t>
            </w:r>
            <w:r w:rsidR="00CA2705" w:rsidRPr="00B60D70">
              <w:rPr>
                <w:sz w:val="28"/>
                <w:szCs w:val="28"/>
                <w:cs/>
              </w:rPr>
              <w:t>(</w:t>
            </w:r>
            <w:r w:rsidR="00CA2705" w:rsidRPr="00B60D70">
              <w:rPr>
                <w:sz w:val="28"/>
                <w:szCs w:val="28"/>
              </w:rPr>
              <w:t xml:space="preserve">Experience Learning for Civil Engineer Teacher </w:t>
            </w:r>
            <w:r w:rsidR="00484154" w:rsidRPr="00B60D70">
              <w:rPr>
                <w:sz w:val="28"/>
                <w:szCs w:val="28"/>
              </w:rPr>
              <w:t>I</w:t>
            </w:r>
            <w:r w:rsidR="00CA2705" w:rsidRPr="00B60D70">
              <w:rPr>
                <w:sz w:val="28"/>
                <w:szCs w:val="28"/>
                <w:cs/>
              </w:rPr>
              <w:t xml:space="preserve">) </w:t>
            </w:r>
          </w:p>
          <w:p w14:paraId="5A76FA0A" w14:textId="054DCD30" w:rsidR="007F2A0B" w:rsidRPr="00B60D70" w:rsidRDefault="007F2A0B" w:rsidP="007F2A0B">
            <w:pPr>
              <w:ind w:right="26"/>
              <w:jc w:val="left"/>
              <w:rPr>
                <w:sz w:val="28"/>
                <w:szCs w:val="28"/>
                <w:cs/>
              </w:rPr>
            </w:pPr>
            <w:r w:rsidRPr="00B60D70">
              <w:rPr>
                <w:rFonts w:ascii="TH SarabunPSK" w:hAnsi="TH SarabunPSK" w:cs="TH SarabunPSK"/>
                <w:sz w:val="28"/>
                <w:szCs w:val="28"/>
                <w:cs/>
              </w:rPr>
              <w:t>1 (0-</w:t>
            </w:r>
            <w:r w:rsidR="00C57B68" w:rsidRPr="00B60D70">
              <w:rPr>
                <w:rFonts w:ascii="TH SarabunPSK" w:hAnsi="TH SarabunPSK" w:cs="TH SarabunPSK"/>
                <w:sz w:val="28"/>
                <w:szCs w:val="28"/>
              </w:rPr>
              <w:t>3</w:t>
            </w:r>
            <w:r w:rsidRPr="00B60D70">
              <w:rPr>
                <w:rFonts w:ascii="TH SarabunPSK" w:hAnsi="TH SarabunPSK" w:cs="TH SarabunPSK"/>
                <w:sz w:val="28"/>
                <w:szCs w:val="28"/>
                <w:cs/>
              </w:rPr>
              <w:t>-3)</w:t>
            </w:r>
          </w:p>
        </w:tc>
        <w:tc>
          <w:tcPr>
            <w:tcW w:w="1076" w:type="dxa"/>
            <w:tcBorders>
              <w:top w:val="single" w:sz="2" w:space="0" w:color="auto"/>
              <w:left w:val="single" w:sz="2" w:space="0" w:color="auto"/>
              <w:bottom w:val="single" w:sz="2" w:space="0" w:color="auto"/>
              <w:right w:val="single" w:sz="2" w:space="0" w:color="auto"/>
            </w:tcBorders>
          </w:tcPr>
          <w:p w14:paraId="2163433A" w14:textId="03392E96" w:rsidR="007F2A0B" w:rsidRPr="00B60D70" w:rsidRDefault="007F2A0B" w:rsidP="007F2A0B">
            <w:pPr>
              <w:ind w:right="26"/>
              <w:jc w:val="left"/>
              <w:rPr>
                <w:sz w:val="28"/>
                <w:szCs w:val="28"/>
              </w:rPr>
            </w:pPr>
            <w:r w:rsidRPr="00B60D70">
              <w:rPr>
                <w:sz w:val="28"/>
                <w:szCs w:val="28"/>
                <w:u w:val="single"/>
              </w:rPr>
              <w:t>CLO1*</w:t>
            </w:r>
          </w:p>
        </w:tc>
        <w:tc>
          <w:tcPr>
            <w:tcW w:w="3632" w:type="dxa"/>
            <w:tcBorders>
              <w:top w:val="single" w:sz="2" w:space="0" w:color="auto"/>
              <w:left w:val="single" w:sz="2" w:space="0" w:color="auto"/>
              <w:bottom w:val="single" w:sz="2" w:space="0" w:color="auto"/>
              <w:right w:val="single" w:sz="2" w:space="0" w:color="auto"/>
            </w:tcBorders>
          </w:tcPr>
          <w:p w14:paraId="7816C9A1" w14:textId="401AF76D" w:rsidR="007F2A0B" w:rsidRPr="00B60D70" w:rsidRDefault="007F2A0B" w:rsidP="007F2A0B">
            <w:pPr>
              <w:ind w:right="26"/>
              <w:jc w:val="left"/>
              <w:rPr>
                <w:sz w:val="28"/>
                <w:szCs w:val="28"/>
              </w:rPr>
            </w:pPr>
            <w:r w:rsidRPr="00B60D70">
              <w:rPr>
                <w:sz w:val="28"/>
                <w:szCs w:val="28"/>
                <w:u w:val="single"/>
                <w:cs/>
              </w:rPr>
              <w:t>อธิบายความสัมพันธ์ระหว่างหลักสูตรครุศาสตร์อุตสาหกรรมบัณฑิตกับสถานศึกษาระดับอาชีวศึกษา</w:t>
            </w:r>
          </w:p>
        </w:tc>
        <w:tc>
          <w:tcPr>
            <w:tcW w:w="816" w:type="dxa"/>
            <w:tcBorders>
              <w:left w:val="single" w:sz="2" w:space="0" w:color="auto"/>
            </w:tcBorders>
            <w:vAlign w:val="center"/>
          </w:tcPr>
          <w:p w14:paraId="1D422338" w14:textId="3A985039" w:rsidR="007F2A0B" w:rsidRPr="00B60D70" w:rsidRDefault="007F2A0B" w:rsidP="007F2A0B">
            <w:pPr>
              <w:ind w:right="26"/>
              <w:jc w:val="center"/>
              <w:rPr>
                <w:sz w:val="28"/>
                <w:szCs w:val="28"/>
              </w:rPr>
            </w:pPr>
          </w:p>
        </w:tc>
        <w:tc>
          <w:tcPr>
            <w:tcW w:w="846" w:type="dxa"/>
            <w:vAlign w:val="center"/>
          </w:tcPr>
          <w:p w14:paraId="0D4DED65" w14:textId="407A9AFA" w:rsidR="007F2A0B" w:rsidRPr="00B60D70" w:rsidRDefault="007F2A0B" w:rsidP="007F2A0B">
            <w:pPr>
              <w:ind w:right="26"/>
              <w:jc w:val="center"/>
              <w:rPr>
                <w:sz w:val="28"/>
                <w:szCs w:val="28"/>
              </w:rPr>
            </w:pPr>
          </w:p>
        </w:tc>
        <w:tc>
          <w:tcPr>
            <w:tcW w:w="847" w:type="dxa"/>
            <w:vAlign w:val="center"/>
          </w:tcPr>
          <w:p w14:paraId="0198EB33" w14:textId="000AFC38" w:rsidR="007F2A0B" w:rsidRPr="00B60D70" w:rsidRDefault="007F2A0B" w:rsidP="007F2A0B">
            <w:pPr>
              <w:ind w:right="26"/>
              <w:jc w:val="center"/>
              <w:rPr>
                <w:sz w:val="28"/>
                <w:szCs w:val="28"/>
              </w:rPr>
            </w:pPr>
          </w:p>
        </w:tc>
        <w:tc>
          <w:tcPr>
            <w:tcW w:w="851" w:type="dxa"/>
            <w:vAlign w:val="center"/>
          </w:tcPr>
          <w:p w14:paraId="6283BD25" w14:textId="764E0C42" w:rsidR="007F2A0B" w:rsidRPr="00B60D70" w:rsidRDefault="007F2A0B" w:rsidP="007F2A0B">
            <w:pPr>
              <w:ind w:right="26"/>
              <w:jc w:val="center"/>
              <w:rPr>
                <w:sz w:val="28"/>
                <w:szCs w:val="28"/>
              </w:rPr>
            </w:pPr>
            <w:r w:rsidRPr="00B60D70">
              <w:rPr>
                <w:sz w:val="28"/>
                <w:szCs w:val="28"/>
                <w:u w:val="single"/>
              </w:rPr>
              <w:t>P-M1</w:t>
            </w:r>
          </w:p>
        </w:tc>
        <w:tc>
          <w:tcPr>
            <w:tcW w:w="841" w:type="dxa"/>
            <w:vAlign w:val="center"/>
          </w:tcPr>
          <w:p w14:paraId="72FC286E" w14:textId="004A754D" w:rsidR="007F2A0B" w:rsidRPr="00B60D70" w:rsidRDefault="007F2A0B" w:rsidP="007F2A0B">
            <w:pPr>
              <w:ind w:right="26"/>
              <w:jc w:val="center"/>
              <w:rPr>
                <w:sz w:val="28"/>
                <w:szCs w:val="28"/>
              </w:rPr>
            </w:pPr>
          </w:p>
        </w:tc>
      </w:tr>
      <w:tr w:rsidR="00B60D70" w:rsidRPr="00B60D70" w14:paraId="13C80CD6" w14:textId="77777777" w:rsidTr="00311DE4">
        <w:tc>
          <w:tcPr>
            <w:tcW w:w="1186" w:type="dxa"/>
            <w:tcBorders>
              <w:top w:val="single" w:sz="2" w:space="0" w:color="auto"/>
              <w:bottom w:val="single" w:sz="2" w:space="0" w:color="auto"/>
              <w:right w:val="single" w:sz="2" w:space="0" w:color="auto"/>
            </w:tcBorders>
          </w:tcPr>
          <w:p w14:paraId="11FB9EDA" w14:textId="0D51B7A3" w:rsidR="007F2A0B" w:rsidRPr="00B60D70" w:rsidRDefault="007F2A0B" w:rsidP="007F2A0B">
            <w:pPr>
              <w:ind w:left="-24" w:right="-32"/>
              <w:jc w:val="left"/>
              <w:rPr>
                <w:sz w:val="28"/>
                <w:szCs w:val="28"/>
              </w:rPr>
            </w:pPr>
          </w:p>
        </w:tc>
        <w:tc>
          <w:tcPr>
            <w:tcW w:w="3794" w:type="dxa"/>
            <w:gridSpan w:val="2"/>
            <w:tcBorders>
              <w:top w:val="single" w:sz="2" w:space="0" w:color="auto"/>
              <w:left w:val="single" w:sz="2" w:space="0" w:color="auto"/>
              <w:bottom w:val="single" w:sz="2" w:space="0" w:color="auto"/>
              <w:right w:val="single" w:sz="2" w:space="0" w:color="auto"/>
            </w:tcBorders>
          </w:tcPr>
          <w:p w14:paraId="7D09CC63" w14:textId="123B7059" w:rsidR="007F2A0B" w:rsidRPr="00B60D70" w:rsidRDefault="007F2A0B" w:rsidP="007F2A0B">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7BF2DED5" w14:textId="50D61D03" w:rsidR="007F2A0B" w:rsidRPr="00B60D70" w:rsidRDefault="007F2A0B" w:rsidP="007F2A0B">
            <w:pPr>
              <w:ind w:right="26"/>
              <w:jc w:val="left"/>
              <w:rPr>
                <w:sz w:val="28"/>
                <w:szCs w:val="28"/>
              </w:rPr>
            </w:pPr>
            <w:r w:rsidRPr="00B60D70">
              <w:rPr>
                <w:sz w:val="28"/>
                <w:szCs w:val="28"/>
                <w:u w:val="single"/>
              </w:rPr>
              <w:t>CLO2*</w:t>
            </w:r>
          </w:p>
        </w:tc>
        <w:tc>
          <w:tcPr>
            <w:tcW w:w="3632" w:type="dxa"/>
            <w:tcBorders>
              <w:top w:val="single" w:sz="2" w:space="0" w:color="auto"/>
              <w:left w:val="single" w:sz="2" w:space="0" w:color="auto"/>
              <w:bottom w:val="single" w:sz="2" w:space="0" w:color="auto"/>
              <w:right w:val="single" w:sz="2" w:space="0" w:color="auto"/>
            </w:tcBorders>
          </w:tcPr>
          <w:p w14:paraId="2F5B8EBC" w14:textId="16A4DF34" w:rsidR="007F2A0B" w:rsidRPr="00B60D70" w:rsidRDefault="007F2A0B" w:rsidP="007F2A0B">
            <w:pPr>
              <w:ind w:right="26"/>
              <w:jc w:val="left"/>
              <w:rPr>
                <w:sz w:val="28"/>
                <w:szCs w:val="28"/>
              </w:rPr>
            </w:pPr>
            <w:r w:rsidRPr="00B60D70">
              <w:rPr>
                <w:sz w:val="28"/>
                <w:szCs w:val="28"/>
                <w:u w:val="single"/>
                <w:cs/>
              </w:rPr>
              <w:t>บรรยายอิทธิพลของนโยบาย วิสัยทัศน์ พันธกิจ และวัฒนธรรม ที่มีต่อการเรียนการสอนและความก้าวหน้าในอาชีพ</w:t>
            </w:r>
          </w:p>
        </w:tc>
        <w:tc>
          <w:tcPr>
            <w:tcW w:w="816" w:type="dxa"/>
            <w:tcBorders>
              <w:left w:val="single" w:sz="2" w:space="0" w:color="auto"/>
            </w:tcBorders>
            <w:vAlign w:val="center"/>
          </w:tcPr>
          <w:p w14:paraId="667F97CA" w14:textId="430E12C0" w:rsidR="007F2A0B" w:rsidRPr="00B60D70" w:rsidRDefault="007F2A0B" w:rsidP="007F2A0B">
            <w:pPr>
              <w:ind w:right="26"/>
              <w:jc w:val="center"/>
              <w:rPr>
                <w:sz w:val="28"/>
                <w:szCs w:val="28"/>
              </w:rPr>
            </w:pPr>
          </w:p>
        </w:tc>
        <w:tc>
          <w:tcPr>
            <w:tcW w:w="846" w:type="dxa"/>
            <w:vAlign w:val="center"/>
          </w:tcPr>
          <w:p w14:paraId="47EF03E3" w14:textId="07898DB5" w:rsidR="007F2A0B" w:rsidRPr="00B60D70" w:rsidRDefault="007F2A0B" w:rsidP="007F2A0B">
            <w:pPr>
              <w:ind w:right="26"/>
              <w:jc w:val="center"/>
              <w:rPr>
                <w:sz w:val="28"/>
                <w:szCs w:val="28"/>
              </w:rPr>
            </w:pPr>
          </w:p>
        </w:tc>
        <w:tc>
          <w:tcPr>
            <w:tcW w:w="847" w:type="dxa"/>
            <w:vAlign w:val="center"/>
          </w:tcPr>
          <w:p w14:paraId="3774FDB2" w14:textId="4382AF3D" w:rsidR="007F2A0B" w:rsidRPr="00B60D70" w:rsidRDefault="007F2A0B" w:rsidP="007F2A0B">
            <w:pPr>
              <w:ind w:right="26"/>
              <w:jc w:val="center"/>
              <w:rPr>
                <w:sz w:val="28"/>
                <w:szCs w:val="28"/>
              </w:rPr>
            </w:pPr>
          </w:p>
        </w:tc>
        <w:tc>
          <w:tcPr>
            <w:tcW w:w="851" w:type="dxa"/>
            <w:vAlign w:val="center"/>
          </w:tcPr>
          <w:p w14:paraId="1E357487" w14:textId="417E4A04" w:rsidR="007F2A0B" w:rsidRPr="00B60D70" w:rsidRDefault="007F2A0B" w:rsidP="007F2A0B">
            <w:pPr>
              <w:ind w:right="26"/>
              <w:jc w:val="center"/>
              <w:rPr>
                <w:sz w:val="28"/>
                <w:szCs w:val="28"/>
              </w:rPr>
            </w:pPr>
            <w:r w:rsidRPr="00B60D70">
              <w:rPr>
                <w:sz w:val="28"/>
                <w:szCs w:val="28"/>
                <w:u w:val="single"/>
              </w:rPr>
              <w:t>P-M1</w:t>
            </w:r>
          </w:p>
        </w:tc>
        <w:tc>
          <w:tcPr>
            <w:tcW w:w="841" w:type="dxa"/>
            <w:vAlign w:val="center"/>
          </w:tcPr>
          <w:p w14:paraId="03C410E0" w14:textId="2833587D" w:rsidR="007F2A0B" w:rsidRPr="00B60D70" w:rsidRDefault="007F2A0B" w:rsidP="007F2A0B">
            <w:pPr>
              <w:ind w:right="26"/>
              <w:jc w:val="center"/>
              <w:rPr>
                <w:sz w:val="28"/>
                <w:szCs w:val="28"/>
              </w:rPr>
            </w:pPr>
          </w:p>
        </w:tc>
      </w:tr>
      <w:tr w:rsidR="00B60D70" w:rsidRPr="00B60D70" w14:paraId="37E3096D" w14:textId="77777777" w:rsidTr="00311DE4">
        <w:tc>
          <w:tcPr>
            <w:tcW w:w="1186" w:type="dxa"/>
            <w:tcBorders>
              <w:top w:val="single" w:sz="2" w:space="0" w:color="auto"/>
              <w:bottom w:val="single" w:sz="2" w:space="0" w:color="auto"/>
              <w:right w:val="single" w:sz="2" w:space="0" w:color="auto"/>
            </w:tcBorders>
          </w:tcPr>
          <w:p w14:paraId="1BB51376" w14:textId="5C956981" w:rsidR="007F2A0B" w:rsidRPr="00B60D70" w:rsidRDefault="007F2A0B" w:rsidP="007F2A0B">
            <w:pPr>
              <w:ind w:left="-24" w:right="-32"/>
              <w:jc w:val="left"/>
              <w:rPr>
                <w:sz w:val="28"/>
                <w:szCs w:val="28"/>
              </w:rPr>
            </w:pPr>
          </w:p>
        </w:tc>
        <w:tc>
          <w:tcPr>
            <w:tcW w:w="3794" w:type="dxa"/>
            <w:gridSpan w:val="2"/>
            <w:tcBorders>
              <w:top w:val="single" w:sz="2" w:space="0" w:color="auto"/>
              <w:left w:val="single" w:sz="2" w:space="0" w:color="auto"/>
              <w:bottom w:val="single" w:sz="2" w:space="0" w:color="auto"/>
              <w:right w:val="single" w:sz="2" w:space="0" w:color="auto"/>
            </w:tcBorders>
          </w:tcPr>
          <w:p w14:paraId="0CB8630C" w14:textId="2AF6E3FF" w:rsidR="007F2A0B" w:rsidRPr="00B60D70" w:rsidRDefault="007F2A0B" w:rsidP="007F2A0B">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18BC7A49" w14:textId="27A05248" w:rsidR="007F2A0B" w:rsidRPr="00B60D70" w:rsidRDefault="007F2A0B" w:rsidP="007F2A0B">
            <w:pPr>
              <w:ind w:right="26"/>
              <w:jc w:val="left"/>
              <w:rPr>
                <w:sz w:val="28"/>
                <w:szCs w:val="28"/>
              </w:rPr>
            </w:pPr>
            <w:r w:rsidRPr="00B60D70">
              <w:rPr>
                <w:sz w:val="28"/>
                <w:szCs w:val="28"/>
                <w:u w:val="single"/>
              </w:rPr>
              <w:t>CLO3*</w:t>
            </w:r>
          </w:p>
        </w:tc>
        <w:tc>
          <w:tcPr>
            <w:tcW w:w="3632" w:type="dxa"/>
            <w:tcBorders>
              <w:top w:val="single" w:sz="2" w:space="0" w:color="auto"/>
              <w:left w:val="single" w:sz="2" w:space="0" w:color="auto"/>
              <w:bottom w:val="single" w:sz="2" w:space="0" w:color="auto"/>
              <w:right w:val="single" w:sz="2" w:space="0" w:color="auto"/>
            </w:tcBorders>
          </w:tcPr>
          <w:p w14:paraId="11ABFB78" w14:textId="7DF1F1E4" w:rsidR="007F2A0B" w:rsidRPr="00B60D70" w:rsidRDefault="007F2A0B" w:rsidP="007F2A0B">
            <w:pPr>
              <w:ind w:right="26"/>
              <w:jc w:val="left"/>
              <w:rPr>
                <w:sz w:val="28"/>
                <w:szCs w:val="28"/>
              </w:rPr>
            </w:pPr>
            <w:r w:rsidRPr="00B60D70">
              <w:rPr>
                <w:sz w:val="28"/>
                <w:szCs w:val="28"/>
                <w:u w:val="single"/>
                <w:cs/>
              </w:rPr>
              <w:t>พัฒนาตนเองด้วยการแสวงหาความรู้ด้วยตนเอง ผ่านการสังเกตบริบทของสถานศึกษาในระดับอาชีวศึกษา</w:t>
            </w:r>
          </w:p>
        </w:tc>
        <w:tc>
          <w:tcPr>
            <w:tcW w:w="816" w:type="dxa"/>
            <w:tcBorders>
              <w:left w:val="single" w:sz="2" w:space="0" w:color="auto"/>
            </w:tcBorders>
            <w:vAlign w:val="center"/>
          </w:tcPr>
          <w:p w14:paraId="0DDADFDF" w14:textId="1691D265" w:rsidR="007F2A0B" w:rsidRPr="00B60D70" w:rsidRDefault="007F2A0B" w:rsidP="007F2A0B">
            <w:pPr>
              <w:ind w:right="26"/>
              <w:jc w:val="center"/>
              <w:rPr>
                <w:sz w:val="28"/>
                <w:szCs w:val="28"/>
              </w:rPr>
            </w:pPr>
          </w:p>
        </w:tc>
        <w:tc>
          <w:tcPr>
            <w:tcW w:w="846" w:type="dxa"/>
            <w:vAlign w:val="center"/>
          </w:tcPr>
          <w:p w14:paraId="20CB271C" w14:textId="1BD6B2B0" w:rsidR="007F2A0B" w:rsidRPr="00B60D70" w:rsidRDefault="007F2A0B" w:rsidP="007F2A0B">
            <w:pPr>
              <w:ind w:right="26"/>
              <w:jc w:val="center"/>
              <w:rPr>
                <w:sz w:val="28"/>
                <w:szCs w:val="28"/>
              </w:rPr>
            </w:pPr>
          </w:p>
        </w:tc>
        <w:tc>
          <w:tcPr>
            <w:tcW w:w="847" w:type="dxa"/>
            <w:vAlign w:val="center"/>
          </w:tcPr>
          <w:p w14:paraId="2CA82062" w14:textId="0DF219DC" w:rsidR="007F2A0B" w:rsidRPr="00B60D70" w:rsidRDefault="007F2A0B" w:rsidP="007F2A0B">
            <w:pPr>
              <w:ind w:right="26"/>
              <w:jc w:val="center"/>
              <w:rPr>
                <w:sz w:val="28"/>
                <w:szCs w:val="28"/>
              </w:rPr>
            </w:pPr>
          </w:p>
        </w:tc>
        <w:tc>
          <w:tcPr>
            <w:tcW w:w="851" w:type="dxa"/>
            <w:vAlign w:val="center"/>
          </w:tcPr>
          <w:p w14:paraId="48EF26D1" w14:textId="734138F7" w:rsidR="007F2A0B" w:rsidRPr="00B60D70" w:rsidRDefault="007F2A0B" w:rsidP="007F2A0B">
            <w:pPr>
              <w:ind w:right="26"/>
              <w:jc w:val="center"/>
              <w:rPr>
                <w:sz w:val="28"/>
                <w:szCs w:val="28"/>
              </w:rPr>
            </w:pPr>
          </w:p>
        </w:tc>
        <w:tc>
          <w:tcPr>
            <w:tcW w:w="841" w:type="dxa"/>
            <w:vAlign w:val="center"/>
          </w:tcPr>
          <w:p w14:paraId="19B10A40" w14:textId="454DF93E" w:rsidR="007F2A0B" w:rsidRPr="00B60D70" w:rsidRDefault="007F2A0B" w:rsidP="007F2A0B">
            <w:pPr>
              <w:ind w:right="26"/>
              <w:jc w:val="center"/>
              <w:rPr>
                <w:sz w:val="28"/>
                <w:szCs w:val="28"/>
              </w:rPr>
            </w:pPr>
            <w:r w:rsidRPr="00B60D70">
              <w:rPr>
                <w:sz w:val="28"/>
                <w:szCs w:val="28"/>
                <w:u w:val="single"/>
              </w:rPr>
              <w:t>P-M1</w:t>
            </w:r>
          </w:p>
        </w:tc>
      </w:tr>
      <w:tr w:rsidR="00B60D70" w:rsidRPr="00B60D70" w14:paraId="1D281D8B" w14:textId="77777777" w:rsidTr="00311DE4">
        <w:tc>
          <w:tcPr>
            <w:tcW w:w="1186" w:type="dxa"/>
            <w:tcBorders>
              <w:top w:val="single" w:sz="2" w:space="0" w:color="auto"/>
              <w:bottom w:val="single" w:sz="2" w:space="0" w:color="auto"/>
              <w:right w:val="single" w:sz="2" w:space="0" w:color="auto"/>
            </w:tcBorders>
          </w:tcPr>
          <w:p w14:paraId="1BED5BB6" w14:textId="25BA3EBE" w:rsidR="007F2A0B" w:rsidRPr="00B60D70" w:rsidRDefault="00F551BD" w:rsidP="007F2A0B">
            <w:pPr>
              <w:ind w:left="-24" w:right="-32"/>
              <w:jc w:val="left"/>
              <w:rPr>
                <w:sz w:val="28"/>
                <w:szCs w:val="28"/>
              </w:rPr>
            </w:pPr>
            <w:r w:rsidRPr="00B60D70">
              <w:rPr>
                <w:sz w:val="28"/>
                <w:szCs w:val="28"/>
              </w:rPr>
              <w:t xml:space="preserve">PHY </w:t>
            </w:r>
            <w:r w:rsidR="007F2A0B" w:rsidRPr="00B60D70">
              <w:rPr>
                <w:sz w:val="28"/>
                <w:szCs w:val="28"/>
              </w:rPr>
              <w:t xml:space="preserve">10301 </w:t>
            </w:r>
          </w:p>
        </w:tc>
        <w:tc>
          <w:tcPr>
            <w:tcW w:w="3794" w:type="dxa"/>
            <w:gridSpan w:val="2"/>
            <w:tcBorders>
              <w:top w:val="single" w:sz="2" w:space="0" w:color="auto"/>
              <w:left w:val="single" w:sz="2" w:space="0" w:color="auto"/>
              <w:bottom w:val="single" w:sz="2" w:space="0" w:color="auto"/>
              <w:right w:val="single" w:sz="2" w:space="0" w:color="auto"/>
            </w:tcBorders>
          </w:tcPr>
          <w:p w14:paraId="0E2BE26C" w14:textId="2F5F1EF0" w:rsidR="007F2A0B" w:rsidRPr="00B60D70" w:rsidRDefault="007F2A0B" w:rsidP="007F2A0B">
            <w:pPr>
              <w:ind w:right="-32"/>
              <w:jc w:val="left"/>
              <w:rPr>
                <w:sz w:val="28"/>
                <w:szCs w:val="28"/>
              </w:rPr>
            </w:pPr>
            <w:r w:rsidRPr="00B60D70">
              <w:rPr>
                <w:sz w:val="28"/>
                <w:szCs w:val="28"/>
                <w:cs/>
              </w:rPr>
              <w:t>แรงและการเคลื่อนที่</w:t>
            </w:r>
          </w:p>
          <w:p w14:paraId="2E15348E" w14:textId="77777777" w:rsidR="00895A39" w:rsidRPr="00B60D70" w:rsidRDefault="007F2A0B" w:rsidP="007F2A0B">
            <w:pPr>
              <w:ind w:left="-24" w:right="-32"/>
              <w:jc w:val="left"/>
              <w:rPr>
                <w:sz w:val="28"/>
                <w:szCs w:val="28"/>
              </w:rPr>
            </w:pPr>
            <w:r w:rsidRPr="00B60D70">
              <w:rPr>
                <w:sz w:val="28"/>
                <w:szCs w:val="28"/>
                <w:cs/>
              </w:rPr>
              <w:t>(</w:t>
            </w:r>
            <w:r w:rsidRPr="00B60D70">
              <w:rPr>
                <w:sz w:val="28"/>
                <w:szCs w:val="28"/>
              </w:rPr>
              <w:t xml:space="preserve">Force and Motion) </w:t>
            </w:r>
          </w:p>
          <w:p w14:paraId="7BE42909" w14:textId="468D196D" w:rsidR="007F2A0B" w:rsidRPr="00B60D70" w:rsidRDefault="007F2A0B" w:rsidP="007F2A0B">
            <w:pPr>
              <w:ind w:left="-24" w:right="-32"/>
              <w:jc w:val="left"/>
              <w:rPr>
                <w:sz w:val="28"/>
                <w:szCs w:val="28"/>
                <w:cs/>
              </w:rPr>
            </w:pPr>
            <w:r w:rsidRPr="00B60D70">
              <w:rPr>
                <w:sz w:val="28"/>
                <w:szCs w:val="28"/>
                <w:cs/>
              </w:rPr>
              <w:t>1 (1-0-2)</w:t>
            </w:r>
          </w:p>
        </w:tc>
        <w:tc>
          <w:tcPr>
            <w:tcW w:w="1076" w:type="dxa"/>
            <w:tcBorders>
              <w:top w:val="single" w:sz="2" w:space="0" w:color="auto"/>
              <w:left w:val="single" w:sz="2" w:space="0" w:color="auto"/>
              <w:bottom w:val="single" w:sz="2" w:space="0" w:color="auto"/>
              <w:right w:val="single" w:sz="2" w:space="0" w:color="auto"/>
            </w:tcBorders>
          </w:tcPr>
          <w:p w14:paraId="7B0728E4" w14:textId="65E2895B" w:rsidR="007F2A0B" w:rsidRPr="00B60D70" w:rsidRDefault="007F2A0B" w:rsidP="007F2A0B">
            <w:pPr>
              <w:ind w:right="26"/>
              <w:jc w:val="left"/>
              <w:rPr>
                <w:sz w:val="28"/>
                <w:szCs w:val="28"/>
              </w:rPr>
            </w:pPr>
            <w:r w:rsidRPr="00B60D70">
              <w:rPr>
                <w:sz w:val="28"/>
                <w:szCs w:val="28"/>
              </w:rPr>
              <w:t>CLO1</w:t>
            </w:r>
          </w:p>
        </w:tc>
        <w:tc>
          <w:tcPr>
            <w:tcW w:w="3632" w:type="dxa"/>
            <w:tcBorders>
              <w:top w:val="single" w:sz="2" w:space="0" w:color="auto"/>
              <w:left w:val="single" w:sz="2" w:space="0" w:color="auto"/>
              <w:bottom w:val="single" w:sz="2" w:space="0" w:color="auto"/>
              <w:right w:val="single" w:sz="2" w:space="0" w:color="auto"/>
            </w:tcBorders>
          </w:tcPr>
          <w:p w14:paraId="5CB89EF3" w14:textId="24FCD665" w:rsidR="007F2A0B" w:rsidRPr="00B60D70" w:rsidRDefault="007F2A0B" w:rsidP="007F2A0B">
            <w:pPr>
              <w:ind w:right="26"/>
              <w:jc w:val="left"/>
              <w:rPr>
                <w:sz w:val="28"/>
                <w:szCs w:val="28"/>
              </w:rPr>
            </w:pPr>
            <w:r w:rsidRPr="00B60D70">
              <w:rPr>
                <w:sz w:val="28"/>
                <w:szCs w:val="28"/>
                <w:cs/>
              </w:rPr>
              <w:t xml:space="preserve">นักศึกษาสามารถประยุกต์ใช้ความรู้ทางจลนศาสตร์ </w:t>
            </w:r>
            <w:proofErr w:type="spellStart"/>
            <w:r w:rsidRPr="00B60D70">
              <w:rPr>
                <w:sz w:val="28"/>
                <w:szCs w:val="28"/>
                <w:cs/>
              </w:rPr>
              <w:t>กฏ</w:t>
            </w:r>
            <w:proofErr w:type="spellEnd"/>
            <w:r w:rsidRPr="00B60D70">
              <w:rPr>
                <w:sz w:val="28"/>
                <w:szCs w:val="28"/>
                <w:cs/>
              </w:rPr>
              <w:t>การอนุรักษ์พลังงานและ</w:t>
            </w:r>
            <w:proofErr w:type="spellStart"/>
            <w:r w:rsidRPr="00B60D70">
              <w:rPr>
                <w:sz w:val="28"/>
                <w:szCs w:val="28"/>
                <w:cs/>
              </w:rPr>
              <w:t>กฏ</w:t>
            </w:r>
            <w:proofErr w:type="spellEnd"/>
            <w:r w:rsidRPr="00B60D70">
              <w:rPr>
                <w:sz w:val="28"/>
                <w:szCs w:val="28"/>
                <w:cs/>
              </w:rPr>
              <w:t>การอนุรักษ์โมเมน</w:t>
            </w:r>
            <w:proofErr w:type="spellStart"/>
            <w:r w:rsidRPr="00B60D70">
              <w:rPr>
                <w:sz w:val="28"/>
                <w:szCs w:val="28"/>
                <w:cs/>
              </w:rPr>
              <w:t>ตัม</w:t>
            </w:r>
            <w:proofErr w:type="spellEnd"/>
            <w:r w:rsidRPr="00B60D70">
              <w:rPr>
                <w:sz w:val="28"/>
                <w:szCs w:val="28"/>
                <w:cs/>
              </w:rPr>
              <w:t>เพื่อวิเคราะห์การเคลื่อนที่ของอนุภาคได้</w:t>
            </w:r>
          </w:p>
        </w:tc>
        <w:tc>
          <w:tcPr>
            <w:tcW w:w="816" w:type="dxa"/>
            <w:tcBorders>
              <w:left w:val="single" w:sz="2" w:space="0" w:color="auto"/>
            </w:tcBorders>
            <w:vAlign w:val="center"/>
          </w:tcPr>
          <w:p w14:paraId="31B6AE50" w14:textId="12B9AD92" w:rsidR="007F2A0B" w:rsidRPr="00B60D70" w:rsidRDefault="00762884" w:rsidP="007F2A0B">
            <w:pPr>
              <w:ind w:right="26"/>
              <w:jc w:val="center"/>
              <w:rPr>
                <w:sz w:val="28"/>
                <w:szCs w:val="28"/>
              </w:rPr>
            </w:pPr>
            <w:r w:rsidRPr="00B60D70">
              <w:rPr>
                <w:sz w:val="28"/>
                <w:szCs w:val="28"/>
              </w:rPr>
              <w:t> </w:t>
            </w:r>
          </w:p>
        </w:tc>
        <w:tc>
          <w:tcPr>
            <w:tcW w:w="846" w:type="dxa"/>
            <w:vAlign w:val="center"/>
          </w:tcPr>
          <w:p w14:paraId="484A0B54" w14:textId="78447B73" w:rsidR="007F2A0B" w:rsidRPr="00B60D70" w:rsidRDefault="00762884" w:rsidP="007F2A0B">
            <w:pPr>
              <w:ind w:right="26"/>
              <w:jc w:val="center"/>
              <w:rPr>
                <w:sz w:val="28"/>
                <w:szCs w:val="28"/>
              </w:rPr>
            </w:pPr>
            <w:r w:rsidRPr="00B60D70">
              <w:rPr>
                <w:sz w:val="28"/>
                <w:szCs w:val="28"/>
              </w:rPr>
              <w:t> </w:t>
            </w:r>
          </w:p>
        </w:tc>
        <w:tc>
          <w:tcPr>
            <w:tcW w:w="847" w:type="dxa"/>
            <w:vAlign w:val="center"/>
          </w:tcPr>
          <w:p w14:paraId="5BA16E4E" w14:textId="7640DA91" w:rsidR="007F2A0B" w:rsidRPr="00B60D70" w:rsidRDefault="00762884" w:rsidP="007F2A0B">
            <w:pPr>
              <w:ind w:right="26"/>
              <w:jc w:val="center"/>
              <w:rPr>
                <w:sz w:val="28"/>
                <w:szCs w:val="28"/>
              </w:rPr>
            </w:pPr>
            <w:r w:rsidRPr="00B60D70">
              <w:rPr>
                <w:sz w:val="28"/>
                <w:szCs w:val="28"/>
              </w:rPr>
              <w:t> </w:t>
            </w:r>
          </w:p>
        </w:tc>
        <w:tc>
          <w:tcPr>
            <w:tcW w:w="851" w:type="dxa"/>
            <w:vAlign w:val="center"/>
          </w:tcPr>
          <w:p w14:paraId="5B11898A" w14:textId="310DED2E" w:rsidR="007F2A0B" w:rsidRPr="00B60D70" w:rsidRDefault="00762884" w:rsidP="007F2A0B">
            <w:pPr>
              <w:ind w:right="26"/>
              <w:jc w:val="center"/>
              <w:rPr>
                <w:sz w:val="28"/>
                <w:szCs w:val="28"/>
              </w:rPr>
            </w:pPr>
            <w:r w:rsidRPr="00B60D70">
              <w:rPr>
                <w:sz w:val="28"/>
                <w:szCs w:val="28"/>
              </w:rPr>
              <w:t> </w:t>
            </w:r>
          </w:p>
        </w:tc>
        <w:tc>
          <w:tcPr>
            <w:tcW w:w="841" w:type="dxa"/>
            <w:vAlign w:val="center"/>
          </w:tcPr>
          <w:p w14:paraId="4AD65FDA" w14:textId="7BA12DF7" w:rsidR="007F2A0B" w:rsidRPr="00B60D70" w:rsidRDefault="007F2A0B" w:rsidP="007F2A0B">
            <w:pPr>
              <w:ind w:right="26"/>
              <w:jc w:val="center"/>
              <w:rPr>
                <w:sz w:val="28"/>
                <w:szCs w:val="28"/>
              </w:rPr>
            </w:pPr>
            <w:r w:rsidRPr="00B60D70">
              <w:rPr>
                <w:sz w:val="28"/>
                <w:szCs w:val="28"/>
              </w:rPr>
              <w:t>B-A2</w:t>
            </w:r>
          </w:p>
        </w:tc>
      </w:tr>
      <w:tr w:rsidR="00B60D70" w:rsidRPr="00B60D70" w14:paraId="0964701B" w14:textId="77777777" w:rsidTr="00311DE4">
        <w:tc>
          <w:tcPr>
            <w:tcW w:w="1186" w:type="dxa"/>
            <w:tcBorders>
              <w:top w:val="single" w:sz="2" w:space="0" w:color="auto"/>
              <w:bottom w:val="single" w:sz="2" w:space="0" w:color="auto"/>
              <w:right w:val="single" w:sz="2" w:space="0" w:color="auto"/>
            </w:tcBorders>
          </w:tcPr>
          <w:p w14:paraId="27020DD4" w14:textId="7BBC6F32" w:rsidR="007F2A0B" w:rsidRPr="00B60D70" w:rsidRDefault="00F551BD" w:rsidP="007F2A0B">
            <w:pPr>
              <w:ind w:left="-24" w:right="-32"/>
              <w:jc w:val="left"/>
              <w:rPr>
                <w:sz w:val="28"/>
                <w:szCs w:val="28"/>
              </w:rPr>
            </w:pPr>
            <w:r w:rsidRPr="00B60D70">
              <w:rPr>
                <w:sz w:val="28"/>
                <w:szCs w:val="28"/>
              </w:rPr>
              <w:t xml:space="preserve">PHY </w:t>
            </w:r>
            <w:r w:rsidR="007F2A0B" w:rsidRPr="00B60D70">
              <w:rPr>
                <w:sz w:val="28"/>
                <w:szCs w:val="28"/>
                <w:cs/>
              </w:rPr>
              <w:t>10302</w:t>
            </w:r>
          </w:p>
        </w:tc>
        <w:tc>
          <w:tcPr>
            <w:tcW w:w="3794" w:type="dxa"/>
            <w:gridSpan w:val="2"/>
            <w:tcBorders>
              <w:top w:val="single" w:sz="2" w:space="0" w:color="auto"/>
              <w:left w:val="single" w:sz="2" w:space="0" w:color="auto"/>
              <w:bottom w:val="single" w:sz="2" w:space="0" w:color="auto"/>
              <w:right w:val="single" w:sz="2" w:space="0" w:color="auto"/>
            </w:tcBorders>
          </w:tcPr>
          <w:p w14:paraId="254E47FE" w14:textId="77777777" w:rsidR="00895A39" w:rsidRPr="00B60D70" w:rsidRDefault="007F2A0B" w:rsidP="007F2A0B">
            <w:pPr>
              <w:ind w:left="-24" w:right="-32"/>
              <w:jc w:val="left"/>
              <w:rPr>
                <w:sz w:val="28"/>
                <w:szCs w:val="28"/>
              </w:rPr>
            </w:pPr>
            <w:r w:rsidRPr="00B60D70">
              <w:rPr>
                <w:sz w:val="28"/>
                <w:szCs w:val="28"/>
                <w:cs/>
              </w:rPr>
              <w:t>การสั่นและคลื่น</w:t>
            </w:r>
            <w:r w:rsidRPr="00B60D70">
              <w:rPr>
                <w:sz w:val="28"/>
                <w:szCs w:val="28"/>
              </w:rPr>
              <w:br/>
              <w:t xml:space="preserve">(Oscillations and Waves) </w:t>
            </w:r>
          </w:p>
          <w:p w14:paraId="76AD446C" w14:textId="7E8DE9C6" w:rsidR="007F2A0B" w:rsidRPr="00B60D70" w:rsidRDefault="007F2A0B" w:rsidP="007F2A0B">
            <w:pPr>
              <w:ind w:left="-24" w:right="-32"/>
              <w:jc w:val="left"/>
              <w:rPr>
                <w:sz w:val="28"/>
                <w:szCs w:val="28"/>
              </w:rPr>
            </w:pPr>
            <w:r w:rsidRPr="00B60D70">
              <w:rPr>
                <w:sz w:val="28"/>
                <w:szCs w:val="28"/>
              </w:rPr>
              <w:t>1 (1-0-2)</w:t>
            </w:r>
          </w:p>
          <w:p w14:paraId="14D93790" w14:textId="7B48DE32" w:rsidR="007F2A0B" w:rsidRPr="00B60D70" w:rsidRDefault="007F2A0B" w:rsidP="007F2A0B">
            <w:pPr>
              <w:ind w:left="-24" w:right="-32"/>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6C3555F8" w14:textId="0B7C49BB" w:rsidR="007F2A0B" w:rsidRPr="00B60D70" w:rsidRDefault="007F2A0B" w:rsidP="007F2A0B">
            <w:pPr>
              <w:ind w:right="26"/>
              <w:jc w:val="left"/>
              <w:rPr>
                <w:sz w:val="28"/>
                <w:szCs w:val="28"/>
              </w:rPr>
            </w:pPr>
            <w:r w:rsidRPr="00B60D70">
              <w:rPr>
                <w:sz w:val="28"/>
                <w:szCs w:val="28"/>
              </w:rPr>
              <w:t>CLO1</w:t>
            </w:r>
          </w:p>
        </w:tc>
        <w:tc>
          <w:tcPr>
            <w:tcW w:w="3632" w:type="dxa"/>
            <w:tcBorders>
              <w:top w:val="single" w:sz="2" w:space="0" w:color="auto"/>
              <w:left w:val="single" w:sz="2" w:space="0" w:color="auto"/>
              <w:bottom w:val="single" w:sz="2" w:space="0" w:color="auto"/>
              <w:right w:val="single" w:sz="2" w:space="0" w:color="auto"/>
            </w:tcBorders>
          </w:tcPr>
          <w:p w14:paraId="552FEFF2" w14:textId="00D1A2D7" w:rsidR="007F2A0B" w:rsidRPr="00B60D70" w:rsidRDefault="007F2A0B" w:rsidP="007F2A0B">
            <w:pPr>
              <w:ind w:right="26"/>
              <w:jc w:val="left"/>
              <w:rPr>
                <w:sz w:val="28"/>
                <w:szCs w:val="28"/>
              </w:rPr>
            </w:pPr>
            <w:r w:rsidRPr="00B60D70">
              <w:rPr>
                <w:sz w:val="28"/>
                <w:szCs w:val="28"/>
                <w:cs/>
              </w:rPr>
              <w:t>นักศึกษาสามารถอธิบายการเคลื่อนที่แบบหมุนและแบบซิม</w:t>
            </w:r>
            <w:proofErr w:type="spellStart"/>
            <w:r w:rsidRPr="00B60D70">
              <w:rPr>
                <w:sz w:val="28"/>
                <w:szCs w:val="28"/>
                <w:cs/>
              </w:rPr>
              <w:t>เปิล</w:t>
            </w:r>
            <w:proofErr w:type="spellEnd"/>
            <w:r w:rsidRPr="00B60D70">
              <w:rPr>
                <w:sz w:val="28"/>
                <w:szCs w:val="28"/>
                <w:cs/>
              </w:rPr>
              <w:t>ฮา</w:t>
            </w:r>
            <w:proofErr w:type="spellStart"/>
            <w:r w:rsidRPr="00B60D70">
              <w:rPr>
                <w:sz w:val="28"/>
                <w:szCs w:val="28"/>
                <w:cs/>
              </w:rPr>
              <w:t>ร์</w:t>
            </w:r>
            <w:proofErr w:type="spellEnd"/>
            <w:r w:rsidRPr="00B60D70">
              <w:rPr>
                <w:sz w:val="28"/>
                <w:szCs w:val="28"/>
                <w:cs/>
              </w:rPr>
              <w:t>โม</w:t>
            </w:r>
            <w:proofErr w:type="spellStart"/>
            <w:r w:rsidRPr="00B60D70">
              <w:rPr>
                <w:sz w:val="28"/>
                <w:szCs w:val="28"/>
                <w:cs/>
              </w:rPr>
              <w:t>นิก</w:t>
            </w:r>
            <w:proofErr w:type="spellEnd"/>
            <w:r w:rsidRPr="00B60D70">
              <w:rPr>
                <w:sz w:val="28"/>
                <w:szCs w:val="28"/>
                <w:cs/>
              </w:rPr>
              <w:t xml:space="preserve"> และสามาร</w:t>
            </w:r>
            <w:r w:rsidR="00F735A0" w:rsidRPr="00B60D70">
              <w:rPr>
                <w:rFonts w:hint="cs"/>
                <w:sz w:val="28"/>
                <w:szCs w:val="28"/>
                <w:cs/>
              </w:rPr>
              <w:t>ถ</w:t>
            </w:r>
            <w:r w:rsidRPr="00B60D70">
              <w:rPr>
                <w:sz w:val="28"/>
                <w:szCs w:val="28"/>
                <w:cs/>
              </w:rPr>
              <w:t>ประยุกต์ใช้ความรู้เพื่อวิเคราะห์และแก้ปัญหาทางวิศวกรรมศาสตร์ได้</w:t>
            </w:r>
          </w:p>
        </w:tc>
        <w:tc>
          <w:tcPr>
            <w:tcW w:w="816" w:type="dxa"/>
            <w:tcBorders>
              <w:left w:val="single" w:sz="2" w:space="0" w:color="auto"/>
            </w:tcBorders>
            <w:vAlign w:val="center"/>
          </w:tcPr>
          <w:p w14:paraId="2B1503A3" w14:textId="130BA962" w:rsidR="007F2A0B" w:rsidRPr="00B60D70" w:rsidRDefault="006D3D5E" w:rsidP="007F2A0B">
            <w:pPr>
              <w:ind w:right="26"/>
              <w:jc w:val="center"/>
              <w:rPr>
                <w:sz w:val="28"/>
                <w:szCs w:val="28"/>
              </w:rPr>
            </w:pPr>
            <w:r w:rsidRPr="00B60D70">
              <w:rPr>
                <w:sz w:val="28"/>
                <w:szCs w:val="28"/>
              </w:rPr>
              <w:t> </w:t>
            </w:r>
          </w:p>
        </w:tc>
        <w:tc>
          <w:tcPr>
            <w:tcW w:w="846" w:type="dxa"/>
            <w:vAlign w:val="center"/>
          </w:tcPr>
          <w:p w14:paraId="60394D32" w14:textId="416DCF45" w:rsidR="007F2A0B" w:rsidRPr="00B60D70" w:rsidRDefault="006D3D5E" w:rsidP="007F2A0B">
            <w:pPr>
              <w:ind w:right="26"/>
              <w:jc w:val="center"/>
              <w:rPr>
                <w:sz w:val="28"/>
                <w:szCs w:val="28"/>
              </w:rPr>
            </w:pPr>
            <w:r w:rsidRPr="00B60D70">
              <w:rPr>
                <w:sz w:val="28"/>
                <w:szCs w:val="28"/>
              </w:rPr>
              <w:t> </w:t>
            </w:r>
          </w:p>
        </w:tc>
        <w:tc>
          <w:tcPr>
            <w:tcW w:w="847" w:type="dxa"/>
            <w:vAlign w:val="center"/>
          </w:tcPr>
          <w:p w14:paraId="11534DDC" w14:textId="2CB56C86" w:rsidR="007F2A0B" w:rsidRPr="00B60D70" w:rsidRDefault="006D3D5E" w:rsidP="007F2A0B">
            <w:pPr>
              <w:ind w:right="26"/>
              <w:jc w:val="center"/>
              <w:rPr>
                <w:sz w:val="28"/>
                <w:szCs w:val="28"/>
              </w:rPr>
            </w:pPr>
            <w:r w:rsidRPr="00B60D70">
              <w:rPr>
                <w:sz w:val="28"/>
                <w:szCs w:val="28"/>
              </w:rPr>
              <w:t> </w:t>
            </w:r>
          </w:p>
        </w:tc>
        <w:tc>
          <w:tcPr>
            <w:tcW w:w="851" w:type="dxa"/>
            <w:vAlign w:val="center"/>
          </w:tcPr>
          <w:p w14:paraId="43DEAA78" w14:textId="47111E15" w:rsidR="007F2A0B" w:rsidRPr="00B60D70" w:rsidRDefault="006D3D5E" w:rsidP="007F2A0B">
            <w:pPr>
              <w:ind w:right="26"/>
              <w:jc w:val="center"/>
              <w:rPr>
                <w:sz w:val="28"/>
                <w:szCs w:val="28"/>
              </w:rPr>
            </w:pPr>
            <w:r w:rsidRPr="00B60D70">
              <w:rPr>
                <w:sz w:val="28"/>
                <w:szCs w:val="28"/>
              </w:rPr>
              <w:t> </w:t>
            </w:r>
          </w:p>
        </w:tc>
        <w:tc>
          <w:tcPr>
            <w:tcW w:w="841" w:type="dxa"/>
            <w:vAlign w:val="center"/>
          </w:tcPr>
          <w:p w14:paraId="503E8440" w14:textId="1F457674" w:rsidR="007F2A0B" w:rsidRPr="00B60D70" w:rsidRDefault="007F2A0B" w:rsidP="007F2A0B">
            <w:pPr>
              <w:ind w:right="26"/>
              <w:jc w:val="center"/>
              <w:rPr>
                <w:sz w:val="28"/>
                <w:szCs w:val="28"/>
              </w:rPr>
            </w:pPr>
            <w:r w:rsidRPr="00B60D70">
              <w:rPr>
                <w:sz w:val="28"/>
                <w:szCs w:val="28"/>
              </w:rPr>
              <w:t>B-A2</w:t>
            </w:r>
          </w:p>
        </w:tc>
      </w:tr>
      <w:tr w:rsidR="00B60D70" w:rsidRPr="00B60D70" w14:paraId="7BEF71FC" w14:textId="77777777" w:rsidTr="00311DE4">
        <w:tc>
          <w:tcPr>
            <w:tcW w:w="1186" w:type="dxa"/>
            <w:tcBorders>
              <w:top w:val="single" w:sz="2" w:space="0" w:color="auto"/>
              <w:bottom w:val="single" w:sz="2" w:space="0" w:color="auto"/>
              <w:right w:val="single" w:sz="2" w:space="0" w:color="auto"/>
            </w:tcBorders>
          </w:tcPr>
          <w:p w14:paraId="6D2D8204" w14:textId="12325462" w:rsidR="007F2A0B" w:rsidRPr="00B60D70" w:rsidRDefault="00F551BD" w:rsidP="007F2A0B">
            <w:pPr>
              <w:ind w:left="-24" w:right="-32"/>
              <w:jc w:val="left"/>
              <w:rPr>
                <w:sz w:val="28"/>
                <w:szCs w:val="28"/>
              </w:rPr>
            </w:pPr>
            <w:r w:rsidRPr="00B60D70">
              <w:rPr>
                <w:sz w:val="28"/>
                <w:szCs w:val="28"/>
              </w:rPr>
              <w:t xml:space="preserve">PHY </w:t>
            </w:r>
            <w:r w:rsidR="007F2A0B" w:rsidRPr="00B60D70">
              <w:rPr>
                <w:sz w:val="28"/>
                <w:szCs w:val="28"/>
                <w:cs/>
              </w:rPr>
              <w:t>10303</w:t>
            </w:r>
          </w:p>
        </w:tc>
        <w:tc>
          <w:tcPr>
            <w:tcW w:w="3794" w:type="dxa"/>
            <w:gridSpan w:val="2"/>
            <w:tcBorders>
              <w:top w:val="single" w:sz="2" w:space="0" w:color="auto"/>
              <w:left w:val="single" w:sz="2" w:space="0" w:color="auto"/>
              <w:bottom w:val="single" w:sz="2" w:space="0" w:color="auto"/>
              <w:right w:val="single" w:sz="2" w:space="0" w:color="auto"/>
            </w:tcBorders>
          </w:tcPr>
          <w:p w14:paraId="170AC3C8" w14:textId="77777777" w:rsidR="00895A39" w:rsidRPr="00B60D70" w:rsidRDefault="007F2A0B" w:rsidP="007F2A0B">
            <w:pPr>
              <w:ind w:left="-24" w:right="-32"/>
              <w:jc w:val="left"/>
              <w:rPr>
                <w:sz w:val="28"/>
                <w:szCs w:val="28"/>
              </w:rPr>
            </w:pPr>
            <w:r w:rsidRPr="00B60D70">
              <w:rPr>
                <w:sz w:val="28"/>
                <w:szCs w:val="28"/>
                <w:cs/>
              </w:rPr>
              <w:t>ฟิสิกส์อุณหภาพ</w:t>
            </w:r>
            <w:r w:rsidRPr="00B60D70">
              <w:rPr>
                <w:sz w:val="28"/>
                <w:szCs w:val="28"/>
              </w:rPr>
              <w:br/>
              <w:t xml:space="preserve">(Thermal </w:t>
            </w:r>
            <w:r w:rsidR="00825587" w:rsidRPr="00B60D70">
              <w:rPr>
                <w:sz w:val="28"/>
                <w:szCs w:val="28"/>
              </w:rPr>
              <w:t>Physics</w:t>
            </w:r>
            <w:r w:rsidRPr="00B60D70">
              <w:rPr>
                <w:sz w:val="28"/>
                <w:szCs w:val="28"/>
              </w:rPr>
              <w:t xml:space="preserve">) </w:t>
            </w:r>
          </w:p>
          <w:p w14:paraId="1F303218" w14:textId="472CA6E0" w:rsidR="007F2A0B" w:rsidRPr="00B60D70" w:rsidRDefault="007F2A0B" w:rsidP="007F2A0B">
            <w:pPr>
              <w:ind w:left="-24" w:right="-32"/>
              <w:jc w:val="left"/>
              <w:rPr>
                <w:sz w:val="28"/>
                <w:szCs w:val="28"/>
              </w:rPr>
            </w:pPr>
            <w:r w:rsidRPr="00B60D70">
              <w:rPr>
                <w:sz w:val="28"/>
                <w:szCs w:val="28"/>
              </w:rPr>
              <w:t>1 (1-0-2)</w:t>
            </w:r>
          </w:p>
          <w:p w14:paraId="05E1B4DD" w14:textId="35810C64" w:rsidR="007F2A0B" w:rsidRPr="00B60D70" w:rsidRDefault="007F2A0B" w:rsidP="007F2A0B">
            <w:pPr>
              <w:ind w:left="-24" w:right="-32"/>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3EE43ADB" w14:textId="57475055" w:rsidR="007F2A0B" w:rsidRPr="00B60D70" w:rsidRDefault="007F2A0B" w:rsidP="007F2A0B">
            <w:pPr>
              <w:ind w:right="26"/>
              <w:jc w:val="left"/>
              <w:rPr>
                <w:sz w:val="28"/>
                <w:szCs w:val="28"/>
              </w:rPr>
            </w:pPr>
            <w:r w:rsidRPr="00B60D70">
              <w:rPr>
                <w:sz w:val="28"/>
                <w:szCs w:val="28"/>
              </w:rPr>
              <w:t>CLO1</w:t>
            </w:r>
          </w:p>
        </w:tc>
        <w:tc>
          <w:tcPr>
            <w:tcW w:w="3632" w:type="dxa"/>
            <w:tcBorders>
              <w:top w:val="single" w:sz="2" w:space="0" w:color="auto"/>
              <w:left w:val="single" w:sz="2" w:space="0" w:color="auto"/>
              <w:bottom w:val="single" w:sz="2" w:space="0" w:color="auto"/>
              <w:right w:val="single" w:sz="2" w:space="0" w:color="auto"/>
            </w:tcBorders>
          </w:tcPr>
          <w:p w14:paraId="54B2C2B7" w14:textId="4C4AC0E6" w:rsidR="007F2A0B" w:rsidRPr="00B60D70" w:rsidRDefault="007F2A0B" w:rsidP="007F2A0B">
            <w:pPr>
              <w:ind w:right="26"/>
              <w:jc w:val="left"/>
              <w:rPr>
                <w:sz w:val="28"/>
                <w:szCs w:val="28"/>
              </w:rPr>
            </w:pPr>
            <w:r w:rsidRPr="00B60D70">
              <w:rPr>
                <w:sz w:val="28"/>
                <w:szCs w:val="28"/>
                <w:cs/>
              </w:rPr>
              <w:t>นักศึกษาสามารถอธิบายสมบัติของของไหลผลของความร้อนที่มีต่อสสารกฎข้อหนึ่งและ</w:t>
            </w:r>
            <w:proofErr w:type="spellStart"/>
            <w:r w:rsidRPr="00B60D70">
              <w:rPr>
                <w:sz w:val="28"/>
                <w:szCs w:val="28"/>
                <w:cs/>
              </w:rPr>
              <w:t>กฏ</w:t>
            </w:r>
            <w:proofErr w:type="spellEnd"/>
            <w:r w:rsidRPr="00B60D70">
              <w:rPr>
                <w:sz w:val="28"/>
                <w:szCs w:val="28"/>
                <w:cs/>
              </w:rPr>
              <w:t>ข้อที่สองของเทอร์โม</w:t>
            </w:r>
            <w:proofErr w:type="spellStart"/>
            <w:r w:rsidRPr="00B60D70">
              <w:rPr>
                <w:sz w:val="28"/>
                <w:szCs w:val="28"/>
                <w:cs/>
              </w:rPr>
              <w:t>ไดนามิกส์</w:t>
            </w:r>
            <w:proofErr w:type="spellEnd"/>
            <w:r w:rsidRPr="00B60D70">
              <w:rPr>
                <w:sz w:val="28"/>
                <w:szCs w:val="28"/>
                <w:cs/>
              </w:rPr>
              <w:t xml:space="preserve"> และสามารถประยุกต์ใช้ความรู้เพื่อวิเคราะห์และแก้ปัญหาทางวิศวกรรมศาสตร์ได้</w:t>
            </w:r>
          </w:p>
        </w:tc>
        <w:tc>
          <w:tcPr>
            <w:tcW w:w="816" w:type="dxa"/>
            <w:tcBorders>
              <w:left w:val="single" w:sz="2" w:space="0" w:color="auto"/>
            </w:tcBorders>
            <w:vAlign w:val="center"/>
          </w:tcPr>
          <w:p w14:paraId="68E4DA8B" w14:textId="6AD7058E" w:rsidR="007F2A0B" w:rsidRPr="00B60D70" w:rsidRDefault="006D3D5E" w:rsidP="007F2A0B">
            <w:pPr>
              <w:ind w:right="26"/>
              <w:jc w:val="center"/>
              <w:rPr>
                <w:sz w:val="28"/>
                <w:szCs w:val="28"/>
              </w:rPr>
            </w:pPr>
            <w:r w:rsidRPr="00B60D70">
              <w:rPr>
                <w:sz w:val="28"/>
                <w:szCs w:val="28"/>
              </w:rPr>
              <w:t> </w:t>
            </w:r>
          </w:p>
        </w:tc>
        <w:tc>
          <w:tcPr>
            <w:tcW w:w="846" w:type="dxa"/>
            <w:vAlign w:val="center"/>
          </w:tcPr>
          <w:p w14:paraId="2EA0EE33" w14:textId="55FCF5CC" w:rsidR="007F2A0B" w:rsidRPr="00B60D70" w:rsidRDefault="006D3D5E" w:rsidP="007F2A0B">
            <w:pPr>
              <w:ind w:right="26"/>
              <w:jc w:val="center"/>
              <w:rPr>
                <w:sz w:val="28"/>
                <w:szCs w:val="28"/>
              </w:rPr>
            </w:pPr>
            <w:r w:rsidRPr="00B60D70">
              <w:rPr>
                <w:sz w:val="28"/>
                <w:szCs w:val="28"/>
              </w:rPr>
              <w:t> </w:t>
            </w:r>
          </w:p>
        </w:tc>
        <w:tc>
          <w:tcPr>
            <w:tcW w:w="847" w:type="dxa"/>
            <w:vAlign w:val="center"/>
          </w:tcPr>
          <w:p w14:paraId="6EDEDCFC" w14:textId="646E6B73" w:rsidR="007F2A0B" w:rsidRPr="00B60D70" w:rsidRDefault="006D3D5E" w:rsidP="007F2A0B">
            <w:pPr>
              <w:ind w:right="26"/>
              <w:jc w:val="center"/>
              <w:rPr>
                <w:sz w:val="28"/>
                <w:szCs w:val="28"/>
              </w:rPr>
            </w:pPr>
            <w:r w:rsidRPr="00B60D70">
              <w:rPr>
                <w:sz w:val="28"/>
                <w:szCs w:val="28"/>
              </w:rPr>
              <w:t> </w:t>
            </w:r>
          </w:p>
        </w:tc>
        <w:tc>
          <w:tcPr>
            <w:tcW w:w="851" w:type="dxa"/>
            <w:vAlign w:val="center"/>
          </w:tcPr>
          <w:p w14:paraId="76D0B42B" w14:textId="7B1CFA88" w:rsidR="007F2A0B" w:rsidRPr="00B60D70" w:rsidRDefault="006D3D5E" w:rsidP="007F2A0B">
            <w:pPr>
              <w:ind w:right="26"/>
              <w:jc w:val="center"/>
              <w:rPr>
                <w:sz w:val="28"/>
                <w:szCs w:val="28"/>
              </w:rPr>
            </w:pPr>
            <w:r w:rsidRPr="00B60D70">
              <w:rPr>
                <w:sz w:val="28"/>
                <w:szCs w:val="28"/>
              </w:rPr>
              <w:t> </w:t>
            </w:r>
          </w:p>
        </w:tc>
        <w:tc>
          <w:tcPr>
            <w:tcW w:w="841" w:type="dxa"/>
            <w:vAlign w:val="center"/>
          </w:tcPr>
          <w:p w14:paraId="3F9CC2F1" w14:textId="7FC5F05D" w:rsidR="007F2A0B" w:rsidRPr="00B60D70" w:rsidRDefault="007F2A0B" w:rsidP="007F2A0B">
            <w:pPr>
              <w:ind w:right="26"/>
              <w:jc w:val="center"/>
              <w:rPr>
                <w:sz w:val="28"/>
                <w:szCs w:val="28"/>
              </w:rPr>
            </w:pPr>
            <w:r w:rsidRPr="00B60D70">
              <w:rPr>
                <w:sz w:val="28"/>
                <w:szCs w:val="28"/>
              </w:rPr>
              <w:t>B-A2</w:t>
            </w:r>
          </w:p>
        </w:tc>
      </w:tr>
      <w:tr w:rsidR="00B60D70" w:rsidRPr="00B60D70" w14:paraId="379A7B8B" w14:textId="77777777" w:rsidTr="00311DE4">
        <w:tc>
          <w:tcPr>
            <w:tcW w:w="1186" w:type="dxa"/>
            <w:tcBorders>
              <w:top w:val="single" w:sz="2" w:space="0" w:color="auto"/>
              <w:bottom w:val="single" w:sz="2" w:space="0" w:color="auto"/>
              <w:right w:val="single" w:sz="2" w:space="0" w:color="auto"/>
            </w:tcBorders>
          </w:tcPr>
          <w:p w14:paraId="2BF4D9F8" w14:textId="40D6B406" w:rsidR="007F2A0B" w:rsidRPr="00B60D70" w:rsidRDefault="00F551BD" w:rsidP="007F2A0B">
            <w:pPr>
              <w:ind w:left="-24" w:right="-32"/>
              <w:jc w:val="left"/>
              <w:rPr>
                <w:sz w:val="28"/>
                <w:szCs w:val="28"/>
              </w:rPr>
            </w:pPr>
            <w:r w:rsidRPr="00B60D70">
              <w:rPr>
                <w:sz w:val="28"/>
                <w:szCs w:val="28"/>
              </w:rPr>
              <w:t xml:space="preserve">PHY </w:t>
            </w:r>
            <w:r w:rsidR="007F2A0B" w:rsidRPr="00B60D70">
              <w:rPr>
                <w:sz w:val="28"/>
                <w:szCs w:val="28"/>
              </w:rPr>
              <w:t xml:space="preserve">191 </w:t>
            </w:r>
          </w:p>
        </w:tc>
        <w:tc>
          <w:tcPr>
            <w:tcW w:w="3794" w:type="dxa"/>
            <w:gridSpan w:val="2"/>
            <w:tcBorders>
              <w:top w:val="single" w:sz="2" w:space="0" w:color="auto"/>
              <w:left w:val="single" w:sz="2" w:space="0" w:color="auto"/>
              <w:bottom w:val="single" w:sz="2" w:space="0" w:color="auto"/>
              <w:right w:val="single" w:sz="2" w:space="0" w:color="auto"/>
            </w:tcBorders>
          </w:tcPr>
          <w:p w14:paraId="3772FE44" w14:textId="77777777" w:rsidR="00895A39" w:rsidRPr="00B60D70" w:rsidRDefault="007F2A0B" w:rsidP="007F2A0B">
            <w:pPr>
              <w:ind w:right="26"/>
              <w:jc w:val="left"/>
              <w:rPr>
                <w:sz w:val="28"/>
                <w:szCs w:val="28"/>
              </w:rPr>
            </w:pPr>
            <w:r w:rsidRPr="00B60D70">
              <w:rPr>
                <w:sz w:val="28"/>
                <w:szCs w:val="28"/>
                <w:cs/>
              </w:rPr>
              <w:t xml:space="preserve">ปฏิบัติการฟิสิกส์ทั่วไป </w:t>
            </w:r>
            <w:r w:rsidRPr="00B60D70">
              <w:rPr>
                <w:sz w:val="28"/>
                <w:szCs w:val="28"/>
              </w:rPr>
              <w:t>1 (</w:t>
            </w:r>
            <w:r w:rsidR="00825587" w:rsidRPr="00B60D70">
              <w:rPr>
                <w:sz w:val="28"/>
                <w:szCs w:val="28"/>
              </w:rPr>
              <w:t>Genera</w:t>
            </w:r>
            <w:r w:rsidRPr="00B60D70">
              <w:rPr>
                <w:sz w:val="28"/>
                <w:szCs w:val="28"/>
              </w:rPr>
              <w:t xml:space="preserve">l </w:t>
            </w:r>
            <w:r w:rsidR="00825587" w:rsidRPr="00B60D70">
              <w:rPr>
                <w:sz w:val="28"/>
                <w:szCs w:val="28"/>
              </w:rPr>
              <w:t>Physics</w:t>
            </w:r>
            <w:r w:rsidRPr="00B60D70">
              <w:rPr>
                <w:sz w:val="28"/>
                <w:szCs w:val="28"/>
              </w:rPr>
              <w:t xml:space="preserve"> Laboratory I) </w:t>
            </w:r>
          </w:p>
          <w:p w14:paraId="6B5AB7AA" w14:textId="57CEE6A4" w:rsidR="007F2A0B" w:rsidRPr="00B60D70" w:rsidRDefault="007F2A0B" w:rsidP="007F2A0B">
            <w:pPr>
              <w:ind w:right="26"/>
              <w:jc w:val="left"/>
              <w:rPr>
                <w:sz w:val="28"/>
                <w:szCs w:val="28"/>
                <w:cs/>
              </w:rPr>
            </w:pPr>
            <w:r w:rsidRPr="00B60D70">
              <w:rPr>
                <w:sz w:val="28"/>
                <w:szCs w:val="28"/>
              </w:rPr>
              <w:t>1</w:t>
            </w:r>
            <w:r w:rsidR="00895A39" w:rsidRPr="00B60D70">
              <w:rPr>
                <w:sz w:val="28"/>
                <w:szCs w:val="28"/>
              </w:rPr>
              <w:t xml:space="preserve"> </w:t>
            </w:r>
            <w:r w:rsidRPr="00B60D70">
              <w:rPr>
                <w:sz w:val="28"/>
                <w:szCs w:val="28"/>
              </w:rPr>
              <w:t>(0-2-2)</w:t>
            </w:r>
          </w:p>
        </w:tc>
        <w:tc>
          <w:tcPr>
            <w:tcW w:w="1076" w:type="dxa"/>
            <w:tcBorders>
              <w:top w:val="single" w:sz="2" w:space="0" w:color="auto"/>
              <w:left w:val="single" w:sz="2" w:space="0" w:color="auto"/>
              <w:bottom w:val="single" w:sz="2" w:space="0" w:color="auto"/>
              <w:right w:val="single" w:sz="2" w:space="0" w:color="auto"/>
            </w:tcBorders>
          </w:tcPr>
          <w:p w14:paraId="1244D3EB" w14:textId="4EC33AEF" w:rsidR="007F2A0B" w:rsidRPr="00B60D70" w:rsidRDefault="007F2A0B" w:rsidP="007F2A0B">
            <w:pPr>
              <w:ind w:right="26"/>
              <w:jc w:val="left"/>
              <w:rPr>
                <w:sz w:val="28"/>
                <w:szCs w:val="28"/>
              </w:rPr>
            </w:pPr>
            <w:r w:rsidRPr="00B60D70">
              <w:rPr>
                <w:sz w:val="28"/>
                <w:szCs w:val="28"/>
              </w:rPr>
              <w:t>CLO1</w:t>
            </w:r>
          </w:p>
        </w:tc>
        <w:tc>
          <w:tcPr>
            <w:tcW w:w="3632" w:type="dxa"/>
            <w:tcBorders>
              <w:top w:val="single" w:sz="2" w:space="0" w:color="auto"/>
              <w:left w:val="single" w:sz="2" w:space="0" w:color="auto"/>
              <w:bottom w:val="single" w:sz="2" w:space="0" w:color="auto"/>
              <w:right w:val="single" w:sz="2" w:space="0" w:color="auto"/>
            </w:tcBorders>
          </w:tcPr>
          <w:p w14:paraId="7582AC38" w14:textId="741F17F2" w:rsidR="007F2A0B" w:rsidRPr="00B60D70" w:rsidRDefault="007F2A0B" w:rsidP="007F2A0B">
            <w:pPr>
              <w:ind w:right="26"/>
              <w:jc w:val="left"/>
              <w:rPr>
                <w:sz w:val="28"/>
                <w:szCs w:val="28"/>
              </w:rPr>
            </w:pPr>
            <w:r w:rsidRPr="00B60D70">
              <w:rPr>
                <w:sz w:val="28"/>
                <w:szCs w:val="28"/>
                <w:cs/>
              </w:rPr>
              <w:t>มีความรับผิดชอบต่องานที่ได้รับมอบหมาย ส่งงานตรงต่อเวลา และไม่คัดลอกงานของผู้อื่น</w:t>
            </w:r>
            <w:r w:rsidR="00BD7F9D" w:rsidRPr="00B60D70">
              <w:rPr>
                <w:sz w:val="28"/>
                <w:szCs w:val="28"/>
                <w:cs/>
              </w:rPr>
              <w:t xml:space="preserve">           </w:t>
            </w:r>
            <w:r w:rsidRPr="00B60D70">
              <w:rPr>
                <w:sz w:val="28"/>
                <w:szCs w:val="28"/>
                <w:cs/>
              </w:rPr>
              <w:t xml:space="preserve"> </w:t>
            </w:r>
            <w:r w:rsidR="002547DD" w:rsidRPr="00B60D70">
              <w:rPr>
                <w:sz w:val="28"/>
                <w:szCs w:val="28"/>
              </w:rPr>
              <w:t xml:space="preserve">           </w:t>
            </w:r>
          </w:p>
        </w:tc>
        <w:tc>
          <w:tcPr>
            <w:tcW w:w="816" w:type="dxa"/>
            <w:tcBorders>
              <w:left w:val="single" w:sz="2" w:space="0" w:color="auto"/>
            </w:tcBorders>
            <w:vAlign w:val="center"/>
          </w:tcPr>
          <w:p w14:paraId="3115D5FB" w14:textId="67E688C9" w:rsidR="007F2A0B" w:rsidRPr="00B60D70" w:rsidRDefault="002547DD" w:rsidP="007F2A0B">
            <w:pPr>
              <w:ind w:right="26"/>
              <w:jc w:val="center"/>
              <w:rPr>
                <w:sz w:val="28"/>
                <w:szCs w:val="28"/>
              </w:rPr>
            </w:pPr>
            <w:r w:rsidRPr="00B60D70">
              <w:rPr>
                <w:sz w:val="28"/>
                <w:szCs w:val="28"/>
              </w:rPr>
              <w:t> </w:t>
            </w:r>
          </w:p>
        </w:tc>
        <w:tc>
          <w:tcPr>
            <w:tcW w:w="846" w:type="dxa"/>
            <w:vAlign w:val="center"/>
          </w:tcPr>
          <w:p w14:paraId="2DBEDEEB" w14:textId="121A7A30" w:rsidR="007F2A0B" w:rsidRPr="00B60D70" w:rsidRDefault="002547DD" w:rsidP="007F2A0B">
            <w:pPr>
              <w:ind w:right="26"/>
              <w:jc w:val="center"/>
              <w:rPr>
                <w:sz w:val="28"/>
                <w:szCs w:val="28"/>
              </w:rPr>
            </w:pPr>
            <w:r w:rsidRPr="00B60D70">
              <w:rPr>
                <w:sz w:val="28"/>
                <w:szCs w:val="28"/>
              </w:rPr>
              <w:t> </w:t>
            </w:r>
          </w:p>
        </w:tc>
        <w:tc>
          <w:tcPr>
            <w:tcW w:w="847" w:type="dxa"/>
            <w:vAlign w:val="center"/>
          </w:tcPr>
          <w:p w14:paraId="0E7AA3F5" w14:textId="1CCE3DE2" w:rsidR="007F2A0B" w:rsidRPr="00B60D70" w:rsidRDefault="002547DD" w:rsidP="007F2A0B">
            <w:pPr>
              <w:ind w:right="26"/>
              <w:jc w:val="center"/>
              <w:rPr>
                <w:sz w:val="28"/>
                <w:szCs w:val="28"/>
              </w:rPr>
            </w:pPr>
            <w:r w:rsidRPr="00B60D70">
              <w:rPr>
                <w:sz w:val="28"/>
                <w:szCs w:val="28"/>
              </w:rPr>
              <w:t> </w:t>
            </w:r>
          </w:p>
        </w:tc>
        <w:tc>
          <w:tcPr>
            <w:tcW w:w="851" w:type="dxa"/>
            <w:vAlign w:val="center"/>
          </w:tcPr>
          <w:p w14:paraId="11F0A587" w14:textId="2F28D4A7" w:rsidR="007F2A0B" w:rsidRPr="00B60D70" w:rsidRDefault="002547DD" w:rsidP="007F2A0B">
            <w:pPr>
              <w:ind w:right="26"/>
              <w:jc w:val="center"/>
              <w:rPr>
                <w:sz w:val="28"/>
                <w:szCs w:val="28"/>
              </w:rPr>
            </w:pPr>
            <w:r w:rsidRPr="00B60D70">
              <w:rPr>
                <w:sz w:val="28"/>
                <w:szCs w:val="28"/>
              </w:rPr>
              <w:t> </w:t>
            </w:r>
          </w:p>
        </w:tc>
        <w:tc>
          <w:tcPr>
            <w:tcW w:w="841" w:type="dxa"/>
            <w:vAlign w:val="center"/>
          </w:tcPr>
          <w:p w14:paraId="580AF65F" w14:textId="6EB24106" w:rsidR="007F2A0B" w:rsidRPr="00B60D70" w:rsidRDefault="007F2A0B" w:rsidP="007F2A0B">
            <w:pPr>
              <w:ind w:right="26"/>
              <w:jc w:val="center"/>
              <w:rPr>
                <w:sz w:val="28"/>
                <w:szCs w:val="28"/>
              </w:rPr>
            </w:pPr>
            <w:r w:rsidRPr="00B60D70">
              <w:rPr>
                <w:sz w:val="28"/>
                <w:szCs w:val="28"/>
              </w:rPr>
              <w:t>B-A2</w:t>
            </w:r>
          </w:p>
        </w:tc>
      </w:tr>
      <w:tr w:rsidR="00B60D70" w:rsidRPr="00B60D70" w14:paraId="1CCC7F24" w14:textId="77777777" w:rsidTr="00311DE4">
        <w:tc>
          <w:tcPr>
            <w:tcW w:w="1186" w:type="dxa"/>
            <w:tcBorders>
              <w:top w:val="single" w:sz="2" w:space="0" w:color="auto"/>
              <w:bottom w:val="single" w:sz="2" w:space="0" w:color="auto"/>
              <w:right w:val="single" w:sz="2" w:space="0" w:color="auto"/>
            </w:tcBorders>
          </w:tcPr>
          <w:p w14:paraId="3C8265F4" w14:textId="7AC09411" w:rsidR="007F2A0B" w:rsidRPr="00B60D70" w:rsidRDefault="007F2A0B" w:rsidP="007F2A0B">
            <w:pPr>
              <w:ind w:left="-24" w:right="-32"/>
              <w:jc w:val="left"/>
              <w:rPr>
                <w:sz w:val="28"/>
                <w:szCs w:val="28"/>
              </w:rPr>
            </w:pPr>
          </w:p>
        </w:tc>
        <w:tc>
          <w:tcPr>
            <w:tcW w:w="3794" w:type="dxa"/>
            <w:gridSpan w:val="2"/>
            <w:tcBorders>
              <w:top w:val="single" w:sz="2" w:space="0" w:color="auto"/>
              <w:left w:val="single" w:sz="2" w:space="0" w:color="auto"/>
              <w:bottom w:val="single" w:sz="2" w:space="0" w:color="auto"/>
              <w:right w:val="single" w:sz="2" w:space="0" w:color="auto"/>
            </w:tcBorders>
          </w:tcPr>
          <w:p w14:paraId="718E0F0A" w14:textId="2299A0F5" w:rsidR="007F2A0B" w:rsidRPr="00B60D70" w:rsidRDefault="007F2A0B" w:rsidP="007F2A0B">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71E3E4D2" w14:textId="02CAF1F1" w:rsidR="007F2A0B" w:rsidRPr="00B60D70" w:rsidRDefault="007F2A0B" w:rsidP="007F2A0B">
            <w:pPr>
              <w:ind w:right="26"/>
              <w:jc w:val="left"/>
              <w:rPr>
                <w:sz w:val="28"/>
                <w:szCs w:val="28"/>
              </w:rPr>
            </w:pPr>
            <w:r w:rsidRPr="00B60D70">
              <w:rPr>
                <w:sz w:val="28"/>
                <w:szCs w:val="28"/>
              </w:rPr>
              <w:t>CLO2</w:t>
            </w:r>
          </w:p>
        </w:tc>
        <w:tc>
          <w:tcPr>
            <w:tcW w:w="3632" w:type="dxa"/>
            <w:tcBorders>
              <w:top w:val="single" w:sz="2" w:space="0" w:color="auto"/>
              <w:left w:val="single" w:sz="2" w:space="0" w:color="auto"/>
              <w:bottom w:val="single" w:sz="2" w:space="0" w:color="auto"/>
              <w:right w:val="single" w:sz="2" w:space="0" w:color="auto"/>
            </w:tcBorders>
          </w:tcPr>
          <w:p w14:paraId="4ECE4599" w14:textId="0D7EB675" w:rsidR="007F2A0B" w:rsidRPr="00B60D70" w:rsidRDefault="007F2A0B" w:rsidP="007F2A0B">
            <w:pPr>
              <w:ind w:right="26"/>
              <w:jc w:val="left"/>
              <w:rPr>
                <w:sz w:val="28"/>
                <w:szCs w:val="28"/>
              </w:rPr>
            </w:pPr>
            <w:r w:rsidRPr="00B60D70">
              <w:rPr>
                <w:sz w:val="28"/>
                <w:szCs w:val="28"/>
                <w:cs/>
              </w:rPr>
              <w:t>ใช้ เทคนิค ความชำนาญ เครื่องมือวิทยาศาสตร์ที่ทันสมัยและเครื่องมือช่าง ที่จำเป็นสำหรับ</w:t>
            </w:r>
          </w:p>
        </w:tc>
        <w:tc>
          <w:tcPr>
            <w:tcW w:w="816" w:type="dxa"/>
            <w:tcBorders>
              <w:left w:val="single" w:sz="2" w:space="0" w:color="auto"/>
            </w:tcBorders>
            <w:vAlign w:val="center"/>
          </w:tcPr>
          <w:p w14:paraId="5A50DB6B" w14:textId="5F43D571" w:rsidR="007F2A0B" w:rsidRPr="00B60D70" w:rsidRDefault="007F2A0B" w:rsidP="007F2A0B">
            <w:pPr>
              <w:ind w:right="26"/>
              <w:jc w:val="center"/>
              <w:rPr>
                <w:sz w:val="28"/>
                <w:szCs w:val="28"/>
              </w:rPr>
            </w:pPr>
            <w:r w:rsidRPr="00B60D70">
              <w:rPr>
                <w:sz w:val="28"/>
                <w:szCs w:val="28"/>
              </w:rPr>
              <w:t>B-K3</w:t>
            </w:r>
          </w:p>
        </w:tc>
        <w:tc>
          <w:tcPr>
            <w:tcW w:w="846" w:type="dxa"/>
            <w:vAlign w:val="center"/>
          </w:tcPr>
          <w:p w14:paraId="6AFE73BB" w14:textId="486040D1" w:rsidR="007F2A0B" w:rsidRPr="00B60D70" w:rsidRDefault="002547DD" w:rsidP="007F2A0B">
            <w:pPr>
              <w:ind w:right="26"/>
              <w:jc w:val="center"/>
              <w:rPr>
                <w:sz w:val="28"/>
                <w:szCs w:val="28"/>
              </w:rPr>
            </w:pPr>
            <w:r w:rsidRPr="00B60D70">
              <w:rPr>
                <w:sz w:val="28"/>
                <w:szCs w:val="28"/>
              </w:rPr>
              <w:t> </w:t>
            </w:r>
          </w:p>
        </w:tc>
        <w:tc>
          <w:tcPr>
            <w:tcW w:w="847" w:type="dxa"/>
            <w:vAlign w:val="center"/>
          </w:tcPr>
          <w:p w14:paraId="3EAAC14C" w14:textId="2FA379ED" w:rsidR="007F2A0B" w:rsidRPr="00B60D70" w:rsidRDefault="002547DD" w:rsidP="007F2A0B">
            <w:pPr>
              <w:ind w:right="26"/>
              <w:jc w:val="center"/>
              <w:rPr>
                <w:sz w:val="28"/>
                <w:szCs w:val="28"/>
              </w:rPr>
            </w:pPr>
            <w:r w:rsidRPr="00B60D70">
              <w:rPr>
                <w:sz w:val="28"/>
                <w:szCs w:val="28"/>
              </w:rPr>
              <w:t> </w:t>
            </w:r>
          </w:p>
        </w:tc>
        <w:tc>
          <w:tcPr>
            <w:tcW w:w="851" w:type="dxa"/>
            <w:vAlign w:val="center"/>
          </w:tcPr>
          <w:p w14:paraId="37C65DE5" w14:textId="2D89576F" w:rsidR="007F2A0B" w:rsidRPr="00B60D70" w:rsidRDefault="002547DD" w:rsidP="007F2A0B">
            <w:pPr>
              <w:ind w:right="26"/>
              <w:jc w:val="center"/>
              <w:rPr>
                <w:sz w:val="28"/>
                <w:szCs w:val="28"/>
              </w:rPr>
            </w:pPr>
            <w:r w:rsidRPr="00B60D70">
              <w:rPr>
                <w:sz w:val="28"/>
                <w:szCs w:val="28"/>
              </w:rPr>
              <w:t> </w:t>
            </w:r>
          </w:p>
        </w:tc>
        <w:tc>
          <w:tcPr>
            <w:tcW w:w="841" w:type="dxa"/>
            <w:vAlign w:val="center"/>
          </w:tcPr>
          <w:p w14:paraId="500CF980" w14:textId="08EC0B1A" w:rsidR="007F2A0B" w:rsidRPr="00B60D70" w:rsidRDefault="002547DD" w:rsidP="007F2A0B">
            <w:pPr>
              <w:ind w:right="26"/>
              <w:jc w:val="center"/>
              <w:rPr>
                <w:sz w:val="28"/>
                <w:szCs w:val="28"/>
              </w:rPr>
            </w:pPr>
            <w:r w:rsidRPr="00B60D70">
              <w:rPr>
                <w:sz w:val="28"/>
                <w:szCs w:val="28"/>
              </w:rPr>
              <w:t> </w:t>
            </w:r>
          </w:p>
        </w:tc>
      </w:tr>
      <w:tr w:rsidR="00B60D70" w:rsidRPr="00B60D70" w14:paraId="0516D725" w14:textId="77777777" w:rsidTr="00311DE4">
        <w:tc>
          <w:tcPr>
            <w:tcW w:w="1186" w:type="dxa"/>
            <w:tcBorders>
              <w:top w:val="single" w:sz="2" w:space="0" w:color="auto"/>
              <w:bottom w:val="single" w:sz="2" w:space="0" w:color="auto"/>
              <w:right w:val="single" w:sz="2" w:space="0" w:color="auto"/>
            </w:tcBorders>
          </w:tcPr>
          <w:p w14:paraId="490BD1E9" w14:textId="7BE34D51" w:rsidR="007F2A0B" w:rsidRPr="00B60D70" w:rsidRDefault="00F551BD" w:rsidP="007F2A0B">
            <w:pPr>
              <w:ind w:left="-24" w:right="-32"/>
              <w:jc w:val="left"/>
              <w:rPr>
                <w:sz w:val="28"/>
                <w:szCs w:val="28"/>
              </w:rPr>
            </w:pPr>
            <w:r w:rsidRPr="00B60D70">
              <w:rPr>
                <w:sz w:val="28"/>
                <w:szCs w:val="28"/>
              </w:rPr>
              <w:t xml:space="preserve">MTH </w:t>
            </w:r>
            <w:r w:rsidR="007F2A0B" w:rsidRPr="00B60D70">
              <w:rPr>
                <w:sz w:val="28"/>
                <w:szCs w:val="28"/>
                <w:cs/>
              </w:rPr>
              <w:t>10101</w:t>
            </w:r>
          </w:p>
        </w:tc>
        <w:tc>
          <w:tcPr>
            <w:tcW w:w="3794" w:type="dxa"/>
            <w:gridSpan w:val="2"/>
            <w:tcBorders>
              <w:top w:val="single" w:sz="2" w:space="0" w:color="auto"/>
              <w:left w:val="single" w:sz="2" w:space="0" w:color="auto"/>
              <w:bottom w:val="single" w:sz="2" w:space="0" w:color="auto"/>
              <w:right w:val="single" w:sz="2" w:space="0" w:color="auto"/>
            </w:tcBorders>
          </w:tcPr>
          <w:p w14:paraId="3884F894" w14:textId="77777777" w:rsidR="00520D3B" w:rsidRPr="00B60D70" w:rsidRDefault="007F2A0B" w:rsidP="007F2A0B">
            <w:pPr>
              <w:jc w:val="left"/>
              <w:rPr>
                <w:sz w:val="28"/>
                <w:szCs w:val="28"/>
              </w:rPr>
            </w:pPr>
            <w:proofErr w:type="spellStart"/>
            <w:r w:rsidRPr="00B60D70">
              <w:rPr>
                <w:sz w:val="28"/>
                <w:szCs w:val="28"/>
                <w:cs/>
              </w:rPr>
              <w:t>ลิมิต</w:t>
            </w:r>
            <w:proofErr w:type="spellEnd"/>
            <w:r w:rsidRPr="00B60D70">
              <w:rPr>
                <w:sz w:val="28"/>
                <w:szCs w:val="28"/>
                <w:cs/>
              </w:rPr>
              <w:t xml:space="preserve"> ความต่อเนื่อง</w:t>
            </w:r>
            <w:r w:rsidRPr="00B60D70">
              <w:rPr>
                <w:sz w:val="28"/>
                <w:szCs w:val="28"/>
              </w:rPr>
              <w:t xml:space="preserve"> </w:t>
            </w:r>
            <w:r w:rsidRPr="00B60D70">
              <w:rPr>
                <w:sz w:val="28"/>
                <w:szCs w:val="28"/>
                <w:cs/>
              </w:rPr>
              <w:t>และอนุพันธ์</w:t>
            </w:r>
            <w:r w:rsidRPr="00B60D70">
              <w:rPr>
                <w:sz w:val="28"/>
                <w:szCs w:val="28"/>
              </w:rPr>
              <w:br/>
              <w:t xml:space="preserve">(Limit, Continuity and Derivatives) </w:t>
            </w:r>
          </w:p>
          <w:p w14:paraId="6580B3CE" w14:textId="46AB666B" w:rsidR="007F2A0B" w:rsidRPr="00B60D70" w:rsidRDefault="007F2A0B" w:rsidP="007F2A0B">
            <w:pPr>
              <w:jc w:val="left"/>
              <w:rPr>
                <w:sz w:val="28"/>
                <w:szCs w:val="28"/>
                <w:cs/>
              </w:rPr>
            </w:pPr>
            <w:r w:rsidRPr="00B60D70">
              <w:rPr>
                <w:sz w:val="28"/>
                <w:szCs w:val="28"/>
              </w:rPr>
              <w:t>2 (2-0-4)</w:t>
            </w:r>
          </w:p>
        </w:tc>
        <w:tc>
          <w:tcPr>
            <w:tcW w:w="1076" w:type="dxa"/>
            <w:tcBorders>
              <w:top w:val="single" w:sz="2" w:space="0" w:color="auto"/>
              <w:left w:val="single" w:sz="2" w:space="0" w:color="auto"/>
              <w:bottom w:val="single" w:sz="2" w:space="0" w:color="auto"/>
              <w:right w:val="single" w:sz="2" w:space="0" w:color="auto"/>
            </w:tcBorders>
          </w:tcPr>
          <w:p w14:paraId="157ECFB6" w14:textId="2582E0E2" w:rsidR="007F2A0B" w:rsidRPr="00B60D70" w:rsidRDefault="007F2A0B" w:rsidP="007F2A0B">
            <w:pPr>
              <w:ind w:right="26"/>
              <w:jc w:val="left"/>
              <w:rPr>
                <w:sz w:val="28"/>
                <w:szCs w:val="28"/>
              </w:rPr>
            </w:pPr>
            <w:r w:rsidRPr="00B60D70">
              <w:rPr>
                <w:sz w:val="28"/>
                <w:szCs w:val="28"/>
              </w:rPr>
              <w:t>Ultimate LO</w:t>
            </w:r>
          </w:p>
        </w:tc>
        <w:tc>
          <w:tcPr>
            <w:tcW w:w="3632" w:type="dxa"/>
            <w:tcBorders>
              <w:top w:val="single" w:sz="2" w:space="0" w:color="auto"/>
              <w:left w:val="single" w:sz="2" w:space="0" w:color="auto"/>
              <w:bottom w:val="single" w:sz="2" w:space="0" w:color="auto"/>
              <w:right w:val="single" w:sz="2" w:space="0" w:color="auto"/>
            </w:tcBorders>
          </w:tcPr>
          <w:p w14:paraId="3CF345D8" w14:textId="19171C88" w:rsidR="007F2A0B" w:rsidRPr="00B60D70" w:rsidRDefault="007F2A0B" w:rsidP="007F2A0B">
            <w:pPr>
              <w:ind w:right="26"/>
              <w:jc w:val="left"/>
              <w:rPr>
                <w:sz w:val="28"/>
                <w:szCs w:val="28"/>
              </w:rPr>
            </w:pPr>
            <w:r w:rsidRPr="00B60D70">
              <w:rPr>
                <w:sz w:val="28"/>
                <w:szCs w:val="28"/>
              </w:rPr>
              <w:t>Students can evaluate limits and continuity of functions of one and several variables, also calculate and apply derivatives of these functions along with interpreting their meaning.</w:t>
            </w:r>
          </w:p>
        </w:tc>
        <w:tc>
          <w:tcPr>
            <w:tcW w:w="816" w:type="dxa"/>
            <w:tcBorders>
              <w:left w:val="single" w:sz="2" w:space="0" w:color="auto"/>
            </w:tcBorders>
            <w:vAlign w:val="center"/>
          </w:tcPr>
          <w:p w14:paraId="5BCB494E" w14:textId="0A711C6F" w:rsidR="007F2A0B" w:rsidRPr="00B60D70" w:rsidRDefault="007F2A0B" w:rsidP="007F2A0B">
            <w:pPr>
              <w:ind w:right="26"/>
              <w:jc w:val="center"/>
              <w:rPr>
                <w:sz w:val="28"/>
                <w:szCs w:val="28"/>
              </w:rPr>
            </w:pPr>
            <w:r w:rsidRPr="00B60D70">
              <w:rPr>
                <w:sz w:val="28"/>
                <w:szCs w:val="28"/>
              </w:rPr>
              <w:t>B-K3</w:t>
            </w:r>
          </w:p>
        </w:tc>
        <w:tc>
          <w:tcPr>
            <w:tcW w:w="846" w:type="dxa"/>
            <w:vAlign w:val="center"/>
          </w:tcPr>
          <w:p w14:paraId="20C82D60" w14:textId="305C8EEA" w:rsidR="007F2A0B" w:rsidRPr="00B60D70" w:rsidRDefault="002547DD" w:rsidP="007F2A0B">
            <w:pPr>
              <w:ind w:right="26"/>
              <w:jc w:val="center"/>
              <w:rPr>
                <w:sz w:val="28"/>
                <w:szCs w:val="28"/>
              </w:rPr>
            </w:pPr>
            <w:r w:rsidRPr="00B60D70">
              <w:rPr>
                <w:sz w:val="28"/>
                <w:szCs w:val="28"/>
              </w:rPr>
              <w:t> </w:t>
            </w:r>
          </w:p>
        </w:tc>
        <w:tc>
          <w:tcPr>
            <w:tcW w:w="847" w:type="dxa"/>
            <w:vAlign w:val="center"/>
          </w:tcPr>
          <w:p w14:paraId="3A816EE7" w14:textId="69E37083" w:rsidR="007F2A0B" w:rsidRPr="00B60D70" w:rsidRDefault="002547DD" w:rsidP="007F2A0B">
            <w:pPr>
              <w:ind w:right="26"/>
              <w:jc w:val="center"/>
              <w:rPr>
                <w:sz w:val="28"/>
                <w:szCs w:val="28"/>
              </w:rPr>
            </w:pPr>
            <w:r w:rsidRPr="00B60D70">
              <w:rPr>
                <w:sz w:val="28"/>
                <w:szCs w:val="28"/>
              </w:rPr>
              <w:t> </w:t>
            </w:r>
          </w:p>
        </w:tc>
        <w:tc>
          <w:tcPr>
            <w:tcW w:w="851" w:type="dxa"/>
            <w:vAlign w:val="center"/>
          </w:tcPr>
          <w:p w14:paraId="12886225" w14:textId="556032B2" w:rsidR="007F2A0B" w:rsidRPr="00B60D70" w:rsidRDefault="002547DD" w:rsidP="007F2A0B">
            <w:pPr>
              <w:ind w:right="26"/>
              <w:jc w:val="center"/>
              <w:rPr>
                <w:sz w:val="28"/>
                <w:szCs w:val="28"/>
              </w:rPr>
            </w:pPr>
            <w:r w:rsidRPr="00B60D70">
              <w:rPr>
                <w:sz w:val="28"/>
                <w:szCs w:val="28"/>
              </w:rPr>
              <w:t> </w:t>
            </w:r>
          </w:p>
        </w:tc>
        <w:tc>
          <w:tcPr>
            <w:tcW w:w="841" w:type="dxa"/>
            <w:vAlign w:val="center"/>
          </w:tcPr>
          <w:p w14:paraId="1529F132" w14:textId="6685C016" w:rsidR="007F2A0B" w:rsidRPr="00B60D70" w:rsidRDefault="002547DD" w:rsidP="007F2A0B">
            <w:pPr>
              <w:ind w:right="26"/>
              <w:jc w:val="center"/>
              <w:rPr>
                <w:sz w:val="28"/>
                <w:szCs w:val="28"/>
              </w:rPr>
            </w:pPr>
            <w:r w:rsidRPr="00B60D70">
              <w:rPr>
                <w:sz w:val="28"/>
                <w:szCs w:val="28"/>
              </w:rPr>
              <w:t> </w:t>
            </w:r>
          </w:p>
        </w:tc>
      </w:tr>
      <w:tr w:rsidR="00B60D70" w:rsidRPr="00B60D70" w14:paraId="571CB187" w14:textId="77777777" w:rsidTr="00311DE4">
        <w:tc>
          <w:tcPr>
            <w:tcW w:w="1186" w:type="dxa"/>
            <w:tcBorders>
              <w:top w:val="single" w:sz="2" w:space="0" w:color="auto"/>
              <w:bottom w:val="single" w:sz="2" w:space="0" w:color="auto"/>
              <w:right w:val="single" w:sz="2" w:space="0" w:color="auto"/>
            </w:tcBorders>
          </w:tcPr>
          <w:p w14:paraId="19851707" w14:textId="33CC80A3" w:rsidR="007F2A0B" w:rsidRPr="00B60D70" w:rsidRDefault="00F551BD" w:rsidP="007F2A0B">
            <w:pPr>
              <w:ind w:left="-24" w:right="-32"/>
              <w:jc w:val="left"/>
              <w:rPr>
                <w:sz w:val="28"/>
                <w:szCs w:val="28"/>
              </w:rPr>
            </w:pPr>
            <w:r w:rsidRPr="00B60D70">
              <w:rPr>
                <w:sz w:val="28"/>
                <w:szCs w:val="28"/>
              </w:rPr>
              <w:t xml:space="preserve">MTH </w:t>
            </w:r>
            <w:r w:rsidR="007F2A0B" w:rsidRPr="00B60D70">
              <w:rPr>
                <w:sz w:val="28"/>
                <w:szCs w:val="28"/>
              </w:rPr>
              <w:t>10102</w:t>
            </w:r>
          </w:p>
        </w:tc>
        <w:tc>
          <w:tcPr>
            <w:tcW w:w="3794" w:type="dxa"/>
            <w:gridSpan w:val="2"/>
            <w:tcBorders>
              <w:top w:val="single" w:sz="2" w:space="0" w:color="auto"/>
              <w:left w:val="single" w:sz="2" w:space="0" w:color="auto"/>
              <w:bottom w:val="single" w:sz="2" w:space="0" w:color="auto"/>
              <w:right w:val="single" w:sz="2" w:space="0" w:color="auto"/>
            </w:tcBorders>
          </w:tcPr>
          <w:p w14:paraId="3C97584B" w14:textId="77777777" w:rsidR="00520D3B" w:rsidRPr="00B60D70" w:rsidRDefault="007F2A0B" w:rsidP="007F2A0B">
            <w:pPr>
              <w:ind w:right="26"/>
              <w:jc w:val="left"/>
              <w:rPr>
                <w:sz w:val="28"/>
                <w:szCs w:val="28"/>
              </w:rPr>
            </w:pPr>
            <w:r w:rsidRPr="00B60D70">
              <w:rPr>
                <w:sz w:val="28"/>
                <w:szCs w:val="28"/>
                <w:cs/>
              </w:rPr>
              <w:t>ปริพันธ์ (</w:t>
            </w:r>
            <w:r w:rsidRPr="00B60D70">
              <w:rPr>
                <w:sz w:val="28"/>
                <w:szCs w:val="28"/>
              </w:rPr>
              <w:t xml:space="preserve">Integrals) </w:t>
            </w:r>
          </w:p>
          <w:p w14:paraId="21D13193" w14:textId="60411A35" w:rsidR="007F2A0B" w:rsidRPr="00B60D70" w:rsidRDefault="007F2A0B" w:rsidP="007F2A0B">
            <w:pPr>
              <w:ind w:right="26"/>
              <w:jc w:val="left"/>
              <w:rPr>
                <w:sz w:val="28"/>
                <w:szCs w:val="28"/>
                <w:cs/>
                <w:lang w:val="th-TH"/>
              </w:rPr>
            </w:pPr>
            <w:r w:rsidRPr="00B60D70">
              <w:rPr>
                <w:sz w:val="28"/>
                <w:szCs w:val="28"/>
              </w:rPr>
              <w:t>1 (1-0-2)</w:t>
            </w:r>
          </w:p>
        </w:tc>
        <w:tc>
          <w:tcPr>
            <w:tcW w:w="1076" w:type="dxa"/>
            <w:tcBorders>
              <w:top w:val="single" w:sz="2" w:space="0" w:color="auto"/>
              <w:left w:val="single" w:sz="2" w:space="0" w:color="auto"/>
              <w:bottom w:val="single" w:sz="2" w:space="0" w:color="auto"/>
              <w:right w:val="single" w:sz="2" w:space="0" w:color="auto"/>
            </w:tcBorders>
          </w:tcPr>
          <w:p w14:paraId="7167998F" w14:textId="5690686A" w:rsidR="007F2A0B" w:rsidRPr="00B60D70" w:rsidRDefault="007F2A0B" w:rsidP="007F2A0B">
            <w:pPr>
              <w:ind w:right="26"/>
              <w:jc w:val="left"/>
              <w:rPr>
                <w:sz w:val="28"/>
                <w:szCs w:val="28"/>
              </w:rPr>
            </w:pPr>
            <w:r w:rsidRPr="00B60D70">
              <w:rPr>
                <w:sz w:val="28"/>
                <w:szCs w:val="28"/>
              </w:rPr>
              <w:t>Ultimate LO</w:t>
            </w:r>
          </w:p>
        </w:tc>
        <w:tc>
          <w:tcPr>
            <w:tcW w:w="3632" w:type="dxa"/>
            <w:tcBorders>
              <w:top w:val="single" w:sz="2" w:space="0" w:color="auto"/>
              <w:left w:val="single" w:sz="2" w:space="0" w:color="auto"/>
              <w:bottom w:val="single" w:sz="2" w:space="0" w:color="auto"/>
              <w:right w:val="single" w:sz="2" w:space="0" w:color="auto"/>
            </w:tcBorders>
          </w:tcPr>
          <w:p w14:paraId="2E7AF5E4" w14:textId="68CC4BC3" w:rsidR="007F2A0B" w:rsidRPr="00B60D70" w:rsidRDefault="007F2A0B" w:rsidP="007F2A0B">
            <w:pPr>
              <w:ind w:right="26"/>
              <w:jc w:val="left"/>
              <w:rPr>
                <w:sz w:val="28"/>
                <w:szCs w:val="28"/>
              </w:rPr>
            </w:pPr>
            <w:r w:rsidRPr="00B60D70">
              <w:rPr>
                <w:sz w:val="28"/>
                <w:szCs w:val="28"/>
              </w:rPr>
              <w:t>Students can calculate and apply integrations.</w:t>
            </w:r>
          </w:p>
        </w:tc>
        <w:tc>
          <w:tcPr>
            <w:tcW w:w="816" w:type="dxa"/>
            <w:tcBorders>
              <w:left w:val="single" w:sz="2" w:space="0" w:color="auto"/>
            </w:tcBorders>
            <w:vAlign w:val="center"/>
          </w:tcPr>
          <w:p w14:paraId="3E37F7E1" w14:textId="4E2E14D7" w:rsidR="007F2A0B" w:rsidRPr="00B60D70" w:rsidRDefault="007F2A0B" w:rsidP="007F2A0B">
            <w:pPr>
              <w:ind w:right="26"/>
              <w:jc w:val="center"/>
              <w:rPr>
                <w:sz w:val="28"/>
                <w:szCs w:val="28"/>
              </w:rPr>
            </w:pPr>
            <w:r w:rsidRPr="00B60D70">
              <w:rPr>
                <w:sz w:val="28"/>
                <w:szCs w:val="28"/>
              </w:rPr>
              <w:t>B-K3</w:t>
            </w:r>
          </w:p>
        </w:tc>
        <w:tc>
          <w:tcPr>
            <w:tcW w:w="846" w:type="dxa"/>
            <w:vAlign w:val="center"/>
          </w:tcPr>
          <w:p w14:paraId="042D5A98" w14:textId="58E260E2" w:rsidR="007F2A0B" w:rsidRPr="00B60D70" w:rsidRDefault="002547DD" w:rsidP="007F2A0B">
            <w:pPr>
              <w:ind w:right="26"/>
              <w:jc w:val="center"/>
              <w:rPr>
                <w:sz w:val="28"/>
                <w:szCs w:val="28"/>
              </w:rPr>
            </w:pPr>
            <w:r w:rsidRPr="00B60D70">
              <w:rPr>
                <w:sz w:val="28"/>
                <w:szCs w:val="28"/>
              </w:rPr>
              <w:t> </w:t>
            </w:r>
          </w:p>
        </w:tc>
        <w:tc>
          <w:tcPr>
            <w:tcW w:w="847" w:type="dxa"/>
            <w:vAlign w:val="center"/>
          </w:tcPr>
          <w:p w14:paraId="5AF92341" w14:textId="7FABAF2A" w:rsidR="007F2A0B" w:rsidRPr="00B60D70" w:rsidRDefault="002547DD" w:rsidP="007F2A0B">
            <w:pPr>
              <w:ind w:right="26"/>
              <w:jc w:val="center"/>
              <w:rPr>
                <w:sz w:val="28"/>
                <w:szCs w:val="28"/>
              </w:rPr>
            </w:pPr>
            <w:r w:rsidRPr="00B60D70">
              <w:rPr>
                <w:sz w:val="28"/>
                <w:szCs w:val="28"/>
              </w:rPr>
              <w:t> </w:t>
            </w:r>
          </w:p>
        </w:tc>
        <w:tc>
          <w:tcPr>
            <w:tcW w:w="851" w:type="dxa"/>
            <w:vAlign w:val="center"/>
          </w:tcPr>
          <w:p w14:paraId="22CA4AA2" w14:textId="786BE221" w:rsidR="007F2A0B" w:rsidRPr="00B60D70" w:rsidRDefault="002547DD" w:rsidP="007F2A0B">
            <w:pPr>
              <w:ind w:right="26"/>
              <w:jc w:val="center"/>
              <w:rPr>
                <w:sz w:val="28"/>
                <w:szCs w:val="28"/>
              </w:rPr>
            </w:pPr>
            <w:r w:rsidRPr="00B60D70">
              <w:rPr>
                <w:sz w:val="28"/>
                <w:szCs w:val="28"/>
              </w:rPr>
              <w:t> </w:t>
            </w:r>
          </w:p>
        </w:tc>
        <w:tc>
          <w:tcPr>
            <w:tcW w:w="841" w:type="dxa"/>
            <w:vAlign w:val="center"/>
          </w:tcPr>
          <w:p w14:paraId="459DF068" w14:textId="5DCF0033" w:rsidR="007F2A0B" w:rsidRPr="00B60D70" w:rsidRDefault="002547DD" w:rsidP="007F2A0B">
            <w:pPr>
              <w:ind w:right="26"/>
              <w:jc w:val="center"/>
              <w:rPr>
                <w:sz w:val="28"/>
                <w:szCs w:val="28"/>
              </w:rPr>
            </w:pPr>
            <w:r w:rsidRPr="00B60D70">
              <w:rPr>
                <w:sz w:val="28"/>
                <w:szCs w:val="28"/>
              </w:rPr>
              <w:t> </w:t>
            </w:r>
          </w:p>
        </w:tc>
      </w:tr>
      <w:tr w:rsidR="00B60D70" w:rsidRPr="00B60D70" w14:paraId="571BED9D" w14:textId="77777777" w:rsidTr="00311DE4">
        <w:tc>
          <w:tcPr>
            <w:tcW w:w="1186" w:type="dxa"/>
            <w:tcBorders>
              <w:top w:val="single" w:sz="2" w:space="0" w:color="auto"/>
              <w:bottom w:val="single" w:sz="2" w:space="0" w:color="auto"/>
              <w:right w:val="single" w:sz="2" w:space="0" w:color="auto"/>
            </w:tcBorders>
          </w:tcPr>
          <w:p w14:paraId="6C36412C" w14:textId="5E58CDC4" w:rsidR="007F2A0B" w:rsidRPr="00B60D70" w:rsidRDefault="00B91175" w:rsidP="007F2A0B">
            <w:pPr>
              <w:ind w:left="-24" w:right="-32"/>
              <w:jc w:val="left"/>
              <w:rPr>
                <w:sz w:val="28"/>
                <w:szCs w:val="28"/>
              </w:rPr>
            </w:pPr>
            <w:r w:rsidRPr="00B60D70">
              <w:rPr>
                <w:sz w:val="28"/>
                <w:szCs w:val="28"/>
              </w:rPr>
              <w:t xml:space="preserve">CTE </w:t>
            </w:r>
            <w:r w:rsidR="007F2A0B" w:rsidRPr="00B60D70">
              <w:rPr>
                <w:sz w:val="28"/>
                <w:szCs w:val="28"/>
              </w:rPr>
              <w:t>123</w:t>
            </w:r>
          </w:p>
        </w:tc>
        <w:tc>
          <w:tcPr>
            <w:tcW w:w="3794" w:type="dxa"/>
            <w:gridSpan w:val="2"/>
            <w:tcBorders>
              <w:top w:val="single" w:sz="2" w:space="0" w:color="auto"/>
              <w:left w:val="single" w:sz="2" w:space="0" w:color="auto"/>
              <w:bottom w:val="single" w:sz="2" w:space="0" w:color="auto"/>
              <w:right w:val="single" w:sz="2" w:space="0" w:color="auto"/>
            </w:tcBorders>
          </w:tcPr>
          <w:p w14:paraId="7B6E6306" w14:textId="77777777" w:rsidR="00520D3B" w:rsidRPr="00B60D70" w:rsidRDefault="007F2A0B" w:rsidP="007F2A0B">
            <w:pPr>
              <w:ind w:right="26"/>
              <w:jc w:val="left"/>
              <w:rPr>
                <w:sz w:val="28"/>
                <w:szCs w:val="28"/>
              </w:rPr>
            </w:pPr>
            <w:r w:rsidRPr="00B60D70">
              <w:rPr>
                <w:sz w:val="28"/>
                <w:szCs w:val="28"/>
                <w:cs/>
              </w:rPr>
              <w:t>วัสดุวิศวกรรม (</w:t>
            </w:r>
            <w:r w:rsidRPr="00B60D70">
              <w:rPr>
                <w:sz w:val="28"/>
                <w:szCs w:val="28"/>
              </w:rPr>
              <w:t>Engineering Materials)</w:t>
            </w:r>
            <w:r w:rsidR="00BD7F9D" w:rsidRPr="00B60D70">
              <w:rPr>
                <w:sz w:val="28"/>
                <w:szCs w:val="28"/>
              </w:rPr>
              <w:t xml:space="preserve">  </w:t>
            </w:r>
          </w:p>
          <w:p w14:paraId="786F1E8E" w14:textId="15230473" w:rsidR="007F2A0B" w:rsidRPr="00B60D70" w:rsidRDefault="007F2A0B" w:rsidP="007F2A0B">
            <w:pPr>
              <w:ind w:right="26"/>
              <w:jc w:val="left"/>
              <w:rPr>
                <w:sz w:val="28"/>
                <w:szCs w:val="28"/>
                <w:cs/>
              </w:rPr>
            </w:pPr>
            <w:r w:rsidRPr="00B60D70">
              <w:rPr>
                <w:sz w:val="28"/>
                <w:szCs w:val="28"/>
              </w:rPr>
              <w:t>3 (3-0-6)</w:t>
            </w:r>
          </w:p>
        </w:tc>
        <w:tc>
          <w:tcPr>
            <w:tcW w:w="1076" w:type="dxa"/>
            <w:tcBorders>
              <w:top w:val="single" w:sz="2" w:space="0" w:color="auto"/>
              <w:left w:val="single" w:sz="2" w:space="0" w:color="auto"/>
              <w:bottom w:val="single" w:sz="2" w:space="0" w:color="auto"/>
              <w:right w:val="single" w:sz="2" w:space="0" w:color="auto"/>
            </w:tcBorders>
          </w:tcPr>
          <w:p w14:paraId="59F42B3D" w14:textId="49EC76AC" w:rsidR="007F2A0B" w:rsidRPr="00B60D70" w:rsidRDefault="007F2A0B" w:rsidP="007F2A0B">
            <w:pPr>
              <w:ind w:right="26"/>
              <w:jc w:val="left"/>
              <w:rPr>
                <w:sz w:val="28"/>
                <w:szCs w:val="28"/>
              </w:rPr>
            </w:pPr>
            <w:r w:rsidRPr="00B60D70">
              <w:rPr>
                <w:sz w:val="28"/>
                <w:szCs w:val="28"/>
              </w:rPr>
              <w:t>CLO1</w:t>
            </w:r>
          </w:p>
        </w:tc>
        <w:tc>
          <w:tcPr>
            <w:tcW w:w="3632" w:type="dxa"/>
            <w:tcBorders>
              <w:top w:val="single" w:sz="2" w:space="0" w:color="auto"/>
              <w:left w:val="single" w:sz="2" w:space="0" w:color="auto"/>
              <w:bottom w:val="single" w:sz="2" w:space="0" w:color="auto"/>
              <w:right w:val="single" w:sz="2" w:space="0" w:color="auto"/>
            </w:tcBorders>
          </w:tcPr>
          <w:p w14:paraId="072BB488" w14:textId="597A60EA" w:rsidR="007F2A0B" w:rsidRPr="00B60D70" w:rsidRDefault="007F2A0B" w:rsidP="007F2A0B">
            <w:pPr>
              <w:ind w:right="26"/>
              <w:jc w:val="left"/>
              <w:rPr>
                <w:sz w:val="28"/>
                <w:szCs w:val="28"/>
              </w:rPr>
            </w:pPr>
            <w:r w:rsidRPr="00B60D70">
              <w:rPr>
                <w:sz w:val="28"/>
                <w:szCs w:val="28"/>
                <w:cs/>
              </w:rPr>
              <w:t>อธิบายกระบวนการผลิตผลิตภัณฑ์ที่ใช้วัสดุทางวิศวกรรมต่าง</w:t>
            </w:r>
            <w:r w:rsidR="00D420AC" w:rsidRPr="00B60D70">
              <w:rPr>
                <w:sz w:val="28"/>
                <w:szCs w:val="28"/>
                <w:cs/>
              </w:rPr>
              <w:t xml:space="preserve"> ๆ</w:t>
            </w:r>
            <w:r w:rsidRPr="00B60D70">
              <w:rPr>
                <w:sz w:val="28"/>
                <w:szCs w:val="28"/>
                <w:cs/>
              </w:rPr>
              <w:t xml:space="preserve"> ได้แก่ โลหะและโลหะผสม พลาสติก ยางมะตอย ไม้ เซรา</w:t>
            </w:r>
            <w:proofErr w:type="spellStart"/>
            <w:r w:rsidRPr="00B60D70">
              <w:rPr>
                <w:sz w:val="28"/>
                <w:szCs w:val="28"/>
                <w:cs/>
              </w:rPr>
              <w:t>มิก</w:t>
            </w:r>
            <w:proofErr w:type="spellEnd"/>
            <w:r w:rsidRPr="00B60D70">
              <w:rPr>
                <w:sz w:val="28"/>
                <w:szCs w:val="28"/>
                <w:cs/>
              </w:rPr>
              <w:t xml:space="preserve"> และคอนกรีต </w:t>
            </w:r>
          </w:p>
        </w:tc>
        <w:tc>
          <w:tcPr>
            <w:tcW w:w="816" w:type="dxa"/>
            <w:tcBorders>
              <w:left w:val="single" w:sz="2" w:space="0" w:color="auto"/>
            </w:tcBorders>
            <w:vAlign w:val="center"/>
          </w:tcPr>
          <w:p w14:paraId="32B97211" w14:textId="46E4C441" w:rsidR="007F2A0B" w:rsidRPr="00B60D70" w:rsidRDefault="00311DE4" w:rsidP="007F2A0B">
            <w:pPr>
              <w:ind w:right="26"/>
              <w:jc w:val="center"/>
              <w:rPr>
                <w:sz w:val="28"/>
                <w:szCs w:val="28"/>
              </w:rPr>
            </w:pPr>
            <w:r w:rsidRPr="00B60D70">
              <w:rPr>
                <w:sz w:val="28"/>
                <w:szCs w:val="28"/>
              </w:rPr>
              <w:t> </w:t>
            </w:r>
          </w:p>
        </w:tc>
        <w:tc>
          <w:tcPr>
            <w:tcW w:w="846" w:type="dxa"/>
            <w:vAlign w:val="center"/>
          </w:tcPr>
          <w:p w14:paraId="0F59B38C" w14:textId="5149C3E2" w:rsidR="007F2A0B" w:rsidRPr="00B60D70" w:rsidRDefault="00311DE4" w:rsidP="007F2A0B">
            <w:pPr>
              <w:ind w:right="26"/>
              <w:jc w:val="center"/>
              <w:rPr>
                <w:sz w:val="28"/>
                <w:szCs w:val="28"/>
              </w:rPr>
            </w:pPr>
            <w:r w:rsidRPr="00B60D70">
              <w:rPr>
                <w:sz w:val="28"/>
                <w:szCs w:val="28"/>
              </w:rPr>
              <w:t> </w:t>
            </w:r>
          </w:p>
        </w:tc>
        <w:tc>
          <w:tcPr>
            <w:tcW w:w="847" w:type="dxa"/>
            <w:vAlign w:val="center"/>
          </w:tcPr>
          <w:p w14:paraId="7F49AC44" w14:textId="31BE27FF" w:rsidR="007F2A0B" w:rsidRPr="00B60D70" w:rsidRDefault="007F2A0B" w:rsidP="007F2A0B">
            <w:pPr>
              <w:ind w:right="26"/>
              <w:jc w:val="center"/>
              <w:rPr>
                <w:sz w:val="28"/>
                <w:szCs w:val="28"/>
              </w:rPr>
            </w:pPr>
            <w:r w:rsidRPr="00B60D70">
              <w:rPr>
                <w:sz w:val="28"/>
                <w:szCs w:val="28"/>
              </w:rPr>
              <w:t>B-K2</w:t>
            </w:r>
          </w:p>
        </w:tc>
        <w:tc>
          <w:tcPr>
            <w:tcW w:w="851" w:type="dxa"/>
            <w:vAlign w:val="center"/>
          </w:tcPr>
          <w:p w14:paraId="4862A590" w14:textId="67113062" w:rsidR="007F2A0B" w:rsidRPr="00B60D70" w:rsidRDefault="00311DE4" w:rsidP="007F2A0B">
            <w:pPr>
              <w:ind w:right="26"/>
              <w:jc w:val="center"/>
              <w:rPr>
                <w:sz w:val="28"/>
                <w:szCs w:val="28"/>
              </w:rPr>
            </w:pPr>
            <w:r w:rsidRPr="00B60D70">
              <w:rPr>
                <w:sz w:val="28"/>
                <w:szCs w:val="28"/>
              </w:rPr>
              <w:t> </w:t>
            </w:r>
          </w:p>
        </w:tc>
        <w:tc>
          <w:tcPr>
            <w:tcW w:w="841" w:type="dxa"/>
            <w:vAlign w:val="center"/>
          </w:tcPr>
          <w:p w14:paraId="0B765EB5" w14:textId="197A1C23" w:rsidR="007F2A0B" w:rsidRPr="00B60D70" w:rsidRDefault="00311DE4" w:rsidP="007F2A0B">
            <w:pPr>
              <w:ind w:right="26"/>
              <w:jc w:val="center"/>
              <w:rPr>
                <w:sz w:val="28"/>
                <w:szCs w:val="28"/>
              </w:rPr>
            </w:pPr>
            <w:r w:rsidRPr="00B60D70">
              <w:rPr>
                <w:sz w:val="28"/>
                <w:szCs w:val="28"/>
              </w:rPr>
              <w:t> </w:t>
            </w:r>
          </w:p>
        </w:tc>
      </w:tr>
      <w:tr w:rsidR="00B60D70" w:rsidRPr="00B60D70" w14:paraId="10A0A116" w14:textId="77777777" w:rsidTr="00311DE4">
        <w:tc>
          <w:tcPr>
            <w:tcW w:w="1186" w:type="dxa"/>
            <w:tcBorders>
              <w:top w:val="single" w:sz="2" w:space="0" w:color="auto"/>
              <w:bottom w:val="single" w:sz="2" w:space="0" w:color="auto"/>
              <w:right w:val="single" w:sz="2" w:space="0" w:color="auto"/>
            </w:tcBorders>
          </w:tcPr>
          <w:p w14:paraId="65779226" w14:textId="4F122D70" w:rsidR="007F2A0B" w:rsidRPr="00B60D70" w:rsidRDefault="007F2A0B" w:rsidP="007F2A0B">
            <w:pPr>
              <w:ind w:left="-24" w:right="-32"/>
              <w:jc w:val="left"/>
              <w:rPr>
                <w:sz w:val="28"/>
                <w:szCs w:val="28"/>
              </w:rPr>
            </w:pPr>
          </w:p>
        </w:tc>
        <w:tc>
          <w:tcPr>
            <w:tcW w:w="3794" w:type="dxa"/>
            <w:gridSpan w:val="2"/>
            <w:tcBorders>
              <w:top w:val="single" w:sz="2" w:space="0" w:color="auto"/>
              <w:left w:val="single" w:sz="2" w:space="0" w:color="auto"/>
              <w:bottom w:val="single" w:sz="2" w:space="0" w:color="auto"/>
              <w:right w:val="single" w:sz="2" w:space="0" w:color="auto"/>
            </w:tcBorders>
          </w:tcPr>
          <w:p w14:paraId="372EAE25" w14:textId="6453510B" w:rsidR="007F2A0B" w:rsidRPr="00B60D70" w:rsidRDefault="007F2A0B" w:rsidP="007F2A0B">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14DBA254" w14:textId="256A56FA" w:rsidR="007F2A0B" w:rsidRPr="00B60D70" w:rsidRDefault="007F2A0B" w:rsidP="007F2A0B">
            <w:pPr>
              <w:ind w:right="26"/>
              <w:jc w:val="left"/>
              <w:rPr>
                <w:sz w:val="28"/>
                <w:szCs w:val="28"/>
              </w:rPr>
            </w:pPr>
            <w:r w:rsidRPr="00B60D70">
              <w:rPr>
                <w:sz w:val="28"/>
                <w:szCs w:val="28"/>
              </w:rPr>
              <w:t>CLO2</w:t>
            </w:r>
          </w:p>
        </w:tc>
        <w:tc>
          <w:tcPr>
            <w:tcW w:w="3632" w:type="dxa"/>
            <w:tcBorders>
              <w:top w:val="single" w:sz="2" w:space="0" w:color="auto"/>
              <w:left w:val="single" w:sz="2" w:space="0" w:color="auto"/>
              <w:bottom w:val="single" w:sz="2" w:space="0" w:color="auto"/>
              <w:right w:val="single" w:sz="2" w:space="0" w:color="auto"/>
            </w:tcBorders>
          </w:tcPr>
          <w:p w14:paraId="48EF1EAC" w14:textId="7BCAEECB" w:rsidR="007F2A0B" w:rsidRPr="00B60D70" w:rsidRDefault="007F2A0B" w:rsidP="007F2A0B">
            <w:pPr>
              <w:ind w:right="26"/>
              <w:jc w:val="left"/>
              <w:rPr>
                <w:sz w:val="28"/>
                <w:szCs w:val="28"/>
              </w:rPr>
            </w:pPr>
            <w:r w:rsidRPr="00B60D70">
              <w:rPr>
                <w:sz w:val="28"/>
                <w:szCs w:val="28"/>
                <w:cs/>
              </w:rPr>
              <w:t>อธิบายพื้นฐานของความสัมพันธ์ของโครงสร้าง สมบัติด้าน</w:t>
            </w:r>
            <w:proofErr w:type="spellStart"/>
            <w:r w:rsidR="00311DE4" w:rsidRPr="00B60D70">
              <w:rPr>
                <w:sz w:val="28"/>
                <w:szCs w:val="28"/>
                <w:cs/>
              </w:rPr>
              <w:t>ต่างๆ</w:t>
            </w:r>
            <w:proofErr w:type="spellEnd"/>
            <w:r w:rsidRPr="00B60D70">
              <w:rPr>
                <w:sz w:val="28"/>
                <w:szCs w:val="28"/>
                <w:cs/>
              </w:rPr>
              <w:t xml:space="preserve"> กระบวนการ ผลิตและกระบวนการออกแบบของวัสดุ</w:t>
            </w:r>
          </w:p>
        </w:tc>
        <w:tc>
          <w:tcPr>
            <w:tcW w:w="816" w:type="dxa"/>
            <w:tcBorders>
              <w:left w:val="single" w:sz="2" w:space="0" w:color="auto"/>
            </w:tcBorders>
            <w:vAlign w:val="center"/>
          </w:tcPr>
          <w:p w14:paraId="18788221" w14:textId="3337E073" w:rsidR="007F2A0B" w:rsidRPr="00B60D70" w:rsidRDefault="00311DE4" w:rsidP="007F2A0B">
            <w:pPr>
              <w:ind w:right="26"/>
              <w:jc w:val="center"/>
              <w:rPr>
                <w:sz w:val="28"/>
                <w:szCs w:val="28"/>
              </w:rPr>
            </w:pPr>
            <w:r w:rsidRPr="00B60D70">
              <w:rPr>
                <w:sz w:val="28"/>
                <w:szCs w:val="28"/>
              </w:rPr>
              <w:t> </w:t>
            </w:r>
          </w:p>
        </w:tc>
        <w:tc>
          <w:tcPr>
            <w:tcW w:w="846" w:type="dxa"/>
            <w:vAlign w:val="center"/>
          </w:tcPr>
          <w:p w14:paraId="6224F711" w14:textId="01AA7B9D" w:rsidR="007F2A0B" w:rsidRPr="00B60D70" w:rsidRDefault="00311DE4" w:rsidP="007F2A0B">
            <w:pPr>
              <w:ind w:right="26"/>
              <w:jc w:val="center"/>
              <w:rPr>
                <w:sz w:val="28"/>
                <w:szCs w:val="28"/>
              </w:rPr>
            </w:pPr>
            <w:r w:rsidRPr="00B60D70">
              <w:rPr>
                <w:sz w:val="28"/>
                <w:szCs w:val="28"/>
              </w:rPr>
              <w:t> </w:t>
            </w:r>
          </w:p>
        </w:tc>
        <w:tc>
          <w:tcPr>
            <w:tcW w:w="847" w:type="dxa"/>
            <w:vAlign w:val="center"/>
          </w:tcPr>
          <w:p w14:paraId="3F27212A" w14:textId="4A63A32F" w:rsidR="007F2A0B" w:rsidRPr="00B60D70" w:rsidRDefault="007F2A0B" w:rsidP="007F2A0B">
            <w:pPr>
              <w:ind w:right="26"/>
              <w:jc w:val="center"/>
              <w:rPr>
                <w:sz w:val="28"/>
                <w:szCs w:val="28"/>
              </w:rPr>
            </w:pPr>
            <w:r w:rsidRPr="00B60D70">
              <w:rPr>
                <w:sz w:val="28"/>
                <w:szCs w:val="28"/>
              </w:rPr>
              <w:t>B-K2</w:t>
            </w:r>
          </w:p>
        </w:tc>
        <w:tc>
          <w:tcPr>
            <w:tcW w:w="851" w:type="dxa"/>
            <w:vAlign w:val="center"/>
          </w:tcPr>
          <w:p w14:paraId="5B3027DD" w14:textId="6B781EE6" w:rsidR="007F2A0B" w:rsidRPr="00B60D70" w:rsidRDefault="00311DE4" w:rsidP="007F2A0B">
            <w:pPr>
              <w:ind w:right="26"/>
              <w:jc w:val="center"/>
              <w:rPr>
                <w:sz w:val="28"/>
                <w:szCs w:val="28"/>
              </w:rPr>
            </w:pPr>
            <w:r w:rsidRPr="00B60D70">
              <w:rPr>
                <w:sz w:val="28"/>
                <w:szCs w:val="28"/>
              </w:rPr>
              <w:t> </w:t>
            </w:r>
          </w:p>
        </w:tc>
        <w:tc>
          <w:tcPr>
            <w:tcW w:w="841" w:type="dxa"/>
            <w:vAlign w:val="center"/>
          </w:tcPr>
          <w:p w14:paraId="617640CB" w14:textId="7A46507E" w:rsidR="007F2A0B" w:rsidRPr="00B60D70" w:rsidRDefault="00311DE4" w:rsidP="007F2A0B">
            <w:pPr>
              <w:ind w:right="26"/>
              <w:jc w:val="center"/>
              <w:rPr>
                <w:sz w:val="28"/>
                <w:szCs w:val="28"/>
              </w:rPr>
            </w:pPr>
            <w:r w:rsidRPr="00B60D70">
              <w:rPr>
                <w:sz w:val="28"/>
                <w:szCs w:val="28"/>
              </w:rPr>
              <w:t> </w:t>
            </w:r>
          </w:p>
        </w:tc>
      </w:tr>
      <w:tr w:rsidR="00B60D70" w:rsidRPr="00B60D70" w14:paraId="654D3320" w14:textId="77777777" w:rsidTr="00311DE4">
        <w:tc>
          <w:tcPr>
            <w:tcW w:w="1186" w:type="dxa"/>
            <w:tcBorders>
              <w:top w:val="single" w:sz="2" w:space="0" w:color="auto"/>
              <w:bottom w:val="single" w:sz="2" w:space="0" w:color="auto"/>
              <w:right w:val="single" w:sz="2" w:space="0" w:color="auto"/>
            </w:tcBorders>
          </w:tcPr>
          <w:p w14:paraId="222D0612" w14:textId="0765FDC7" w:rsidR="007F2A0B" w:rsidRPr="00B60D70" w:rsidRDefault="007F2A0B" w:rsidP="007F2A0B">
            <w:pPr>
              <w:ind w:left="-24" w:right="-32"/>
              <w:jc w:val="left"/>
              <w:rPr>
                <w:sz w:val="28"/>
                <w:szCs w:val="28"/>
              </w:rPr>
            </w:pPr>
          </w:p>
        </w:tc>
        <w:tc>
          <w:tcPr>
            <w:tcW w:w="3794" w:type="dxa"/>
            <w:gridSpan w:val="2"/>
            <w:tcBorders>
              <w:top w:val="single" w:sz="2" w:space="0" w:color="auto"/>
              <w:left w:val="single" w:sz="2" w:space="0" w:color="auto"/>
              <w:bottom w:val="single" w:sz="2" w:space="0" w:color="auto"/>
              <w:right w:val="single" w:sz="2" w:space="0" w:color="auto"/>
            </w:tcBorders>
          </w:tcPr>
          <w:p w14:paraId="344E9B5C" w14:textId="6B58F73F" w:rsidR="007F2A0B" w:rsidRPr="00B60D70" w:rsidRDefault="007F2A0B" w:rsidP="007F2A0B">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46AAE273" w14:textId="4960ED5D" w:rsidR="007F2A0B" w:rsidRPr="00B60D70" w:rsidRDefault="007F2A0B" w:rsidP="007F2A0B">
            <w:pPr>
              <w:ind w:right="26"/>
              <w:jc w:val="left"/>
              <w:rPr>
                <w:sz w:val="28"/>
                <w:szCs w:val="28"/>
              </w:rPr>
            </w:pPr>
            <w:r w:rsidRPr="00B60D70">
              <w:rPr>
                <w:sz w:val="28"/>
                <w:szCs w:val="28"/>
                <w:u w:val="single"/>
              </w:rPr>
              <w:t>CLO3*</w:t>
            </w:r>
          </w:p>
        </w:tc>
        <w:tc>
          <w:tcPr>
            <w:tcW w:w="3632" w:type="dxa"/>
            <w:tcBorders>
              <w:top w:val="single" w:sz="2" w:space="0" w:color="auto"/>
              <w:left w:val="single" w:sz="2" w:space="0" w:color="auto"/>
              <w:bottom w:val="single" w:sz="2" w:space="0" w:color="auto"/>
              <w:right w:val="single" w:sz="2" w:space="0" w:color="auto"/>
            </w:tcBorders>
          </w:tcPr>
          <w:p w14:paraId="6F0A2746" w14:textId="77777777" w:rsidR="007F2A0B" w:rsidRDefault="007F2A0B" w:rsidP="007F2A0B">
            <w:pPr>
              <w:ind w:right="26"/>
              <w:jc w:val="left"/>
              <w:rPr>
                <w:sz w:val="28"/>
                <w:szCs w:val="28"/>
              </w:rPr>
            </w:pPr>
            <w:r w:rsidRPr="00B60D70">
              <w:rPr>
                <w:sz w:val="28"/>
                <w:szCs w:val="28"/>
                <w:u w:val="single"/>
                <w:cs/>
              </w:rPr>
              <w:t>อธิบายสมบัติพื้นฐานของวัสดุวิศวกรรมและการเลือกใช้วัสดุเบื้องต้น</w:t>
            </w:r>
          </w:p>
          <w:p w14:paraId="33729DE2" w14:textId="77777777" w:rsidR="008E54B5" w:rsidRDefault="008E54B5" w:rsidP="007F2A0B">
            <w:pPr>
              <w:ind w:right="26"/>
              <w:jc w:val="left"/>
              <w:rPr>
                <w:sz w:val="28"/>
                <w:szCs w:val="28"/>
              </w:rPr>
            </w:pPr>
          </w:p>
          <w:p w14:paraId="24BE414D" w14:textId="7391979F" w:rsidR="008E54B5" w:rsidRPr="00B60D70" w:rsidRDefault="008E54B5" w:rsidP="007F2A0B">
            <w:pPr>
              <w:ind w:right="26"/>
              <w:jc w:val="left"/>
              <w:rPr>
                <w:sz w:val="28"/>
                <w:szCs w:val="28"/>
              </w:rPr>
            </w:pPr>
          </w:p>
        </w:tc>
        <w:tc>
          <w:tcPr>
            <w:tcW w:w="816" w:type="dxa"/>
            <w:tcBorders>
              <w:left w:val="single" w:sz="2" w:space="0" w:color="auto"/>
            </w:tcBorders>
            <w:vAlign w:val="center"/>
          </w:tcPr>
          <w:p w14:paraId="31DBF38D" w14:textId="42B4076D" w:rsidR="007F2A0B" w:rsidRPr="00B60D70" w:rsidRDefault="007F2A0B" w:rsidP="007F2A0B">
            <w:pPr>
              <w:ind w:right="26"/>
              <w:jc w:val="center"/>
              <w:rPr>
                <w:sz w:val="28"/>
                <w:szCs w:val="28"/>
              </w:rPr>
            </w:pPr>
          </w:p>
        </w:tc>
        <w:tc>
          <w:tcPr>
            <w:tcW w:w="846" w:type="dxa"/>
            <w:vAlign w:val="center"/>
          </w:tcPr>
          <w:p w14:paraId="5E1B3420" w14:textId="54D67785" w:rsidR="007F2A0B" w:rsidRPr="00B60D70" w:rsidRDefault="007F2A0B" w:rsidP="007F2A0B">
            <w:pPr>
              <w:ind w:right="26"/>
              <w:jc w:val="center"/>
              <w:rPr>
                <w:sz w:val="28"/>
                <w:szCs w:val="28"/>
              </w:rPr>
            </w:pPr>
          </w:p>
        </w:tc>
        <w:tc>
          <w:tcPr>
            <w:tcW w:w="847" w:type="dxa"/>
            <w:vAlign w:val="center"/>
          </w:tcPr>
          <w:p w14:paraId="54AB898A" w14:textId="397F5004" w:rsidR="007F2A0B" w:rsidRPr="00B60D70" w:rsidRDefault="007F2A0B" w:rsidP="007F2A0B">
            <w:pPr>
              <w:ind w:right="26"/>
              <w:jc w:val="center"/>
              <w:rPr>
                <w:sz w:val="28"/>
                <w:szCs w:val="28"/>
              </w:rPr>
            </w:pPr>
            <w:r w:rsidRPr="00B60D70">
              <w:rPr>
                <w:sz w:val="28"/>
                <w:szCs w:val="28"/>
                <w:u w:val="single"/>
              </w:rPr>
              <w:t>B-K2</w:t>
            </w:r>
          </w:p>
        </w:tc>
        <w:tc>
          <w:tcPr>
            <w:tcW w:w="851" w:type="dxa"/>
            <w:vAlign w:val="center"/>
          </w:tcPr>
          <w:p w14:paraId="53C84BC6" w14:textId="4C05230C" w:rsidR="007F2A0B" w:rsidRPr="00B60D70" w:rsidRDefault="007F2A0B" w:rsidP="007F2A0B">
            <w:pPr>
              <w:ind w:right="26"/>
              <w:jc w:val="center"/>
              <w:rPr>
                <w:sz w:val="28"/>
                <w:szCs w:val="28"/>
              </w:rPr>
            </w:pPr>
          </w:p>
        </w:tc>
        <w:tc>
          <w:tcPr>
            <w:tcW w:w="841" w:type="dxa"/>
            <w:vAlign w:val="center"/>
          </w:tcPr>
          <w:p w14:paraId="460FC033" w14:textId="0F8DBFD6" w:rsidR="007F2A0B" w:rsidRPr="00B60D70" w:rsidRDefault="007F2A0B" w:rsidP="007F2A0B">
            <w:pPr>
              <w:ind w:right="26"/>
              <w:jc w:val="center"/>
              <w:rPr>
                <w:sz w:val="28"/>
                <w:szCs w:val="28"/>
              </w:rPr>
            </w:pPr>
          </w:p>
        </w:tc>
      </w:tr>
      <w:tr w:rsidR="00B60D70" w:rsidRPr="00B60D70" w14:paraId="095A2746" w14:textId="77777777" w:rsidTr="00311DE4">
        <w:tc>
          <w:tcPr>
            <w:tcW w:w="9688" w:type="dxa"/>
            <w:gridSpan w:val="5"/>
            <w:tcBorders>
              <w:bottom w:val="single" w:sz="2" w:space="0" w:color="auto"/>
            </w:tcBorders>
            <w:shd w:val="clear" w:color="auto" w:fill="BFBFBF" w:themeFill="background1" w:themeFillShade="BF"/>
          </w:tcPr>
          <w:p w14:paraId="7D508DB3" w14:textId="77777777" w:rsidR="007F2A0B" w:rsidRPr="00B60D70" w:rsidRDefault="007F2A0B" w:rsidP="007F2A0B">
            <w:pPr>
              <w:ind w:right="26"/>
              <w:jc w:val="left"/>
              <w:rPr>
                <w:b/>
                <w:bCs/>
                <w:sz w:val="28"/>
                <w:szCs w:val="28"/>
                <w:cs/>
              </w:rPr>
            </w:pPr>
            <w:r w:rsidRPr="00B60D70">
              <w:rPr>
                <w:b/>
                <w:bCs/>
                <w:sz w:val="28"/>
                <w:szCs w:val="28"/>
                <w:cs/>
              </w:rPr>
              <w:lastRenderedPageBreak/>
              <w:t xml:space="preserve">ปีการศึกษาที่ 1 ภาคการศึกษาที่ </w:t>
            </w:r>
            <w:r w:rsidRPr="00B60D70">
              <w:rPr>
                <w:b/>
                <w:bCs/>
                <w:sz w:val="28"/>
                <w:szCs w:val="28"/>
              </w:rPr>
              <w:t>2</w:t>
            </w:r>
            <w:r w:rsidRPr="00B60D70">
              <w:rPr>
                <w:b/>
                <w:bCs/>
                <w:sz w:val="28"/>
                <w:szCs w:val="28"/>
                <w:cs/>
              </w:rPr>
              <w:t xml:space="preserve"> </w:t>
            </w:r>
          </w:p>
        </w:tc>
        <w:tc>
          <w:tcPr>
            <w:tcW w:w="816" w:type="dxa"/>
            <w:shd w:val="clear" w:color="auto" w:fill="BFBFBF" w:themeFill="background1" w:themeFillShade="BF"/>
            <w:vAlign w:val="center"/>
          </w:tcPr>
          <w:p w14:paraId="1658FB86" w14:textId="77777777" w:rsidR="007F2A0B" w:rsidRPr="00B60D70" w:rsidRDefault="007F2A0B" w:rsidP="007F2A0B">
            <w:pPr>
              <w:ind w:right="26"/>
              <w:rPr>
                <w:sz w:val="28"/>
                <w:szCs w:val="28"/>
              </w:rPr>
            </w:pPr>
          </w:p>
        </w:tc>
        <w:tc>
          <w:tcPr>
            <w:tcW w:w="846" w:type="dxa"/>
            <w:shd w:val="clear" w:color="auto" w:fill="BFBFBF" w:themeFill="background1" w:themeFillShade="BF"/>
            <w:vAlign w:val="center"/>
          </w:tcPr>
          <w:p w14:paraId="6EB601F1" w14:textId="77777777" w:rsidR="007F2A0B" w:rsidRPr="00B60D70" w:rsidRDefault="007F2A0B" w:rsidP="007F2A0B">
            <w:pPr>
              <w:ind w:right="26"/>
              <w:rPr>
                <w:sz w:val="28"/>
                <w:szCs w:val="28"/>
              </w:rPr>
            </w:pPr>
          </w:p>
        </w:tc>
        <w:tc>
          <w:tcPr>
            <w:tcW w:w="847" w:type="dxa"/>
            <w:shd w:val="clear" w:color="auto" w:fill="BFBFBF" w:themeFill="background1" w:themeFillShade="BF"/>
            <w:vAlign w:val="center"/>
          </w:tcPr>
          <w:p w14:paraId="57757894" w14:textId="77777777" w:rsidR="007F2A0B" w:rsidRPr="00B60D70" w:rsidRDefault="007F2A0B" w:rsidP="007F2A0B">
            <w:pPr>
              <w:ind w:right="26"/>
              <w:rPr>
                <w:sz w:val="28"/>
                <w:szCs w:val="28"/>
              </w:rPr>
            </w:pPr>
          </w:p>
        </w:tc>
        <w:tc>
          <w:tcPr>
            <w:tcW w:w="851" w:type="dxa"/>
            <w:shd w:val="clear" w:color="auto" w:fill="BFBFBF" w:themeFill="background1" w:themeFillShade="BF"/>
            <w:vAlign w:val="center"/>
          </w:tcPr>
          <w:p w14:paraId="509FB3AF" w14:textId="77777777" w:rsidR="007F2A0B" w:rsidRPr="00B60D70" w:rsidRDefault="007F2A0B" w:rsidP="007F2A0B">
            <w:pPr>
              <w:ind w:right="26"/>
              <w:rPr>
                <w:sz w:val="28"/>
                <w:szCs w:val="28"/>
              </w:rPr>
            </w:pPr>
          </w:p>
        </w:tc>
        <w:tc>
          <w:tcPr>
            <w:tcW w:w="841" w:type="dxa"/>
            <w:shd w:val="clear" w:color="auto" w:fill="BFBFBF" w:themeFill="background1" w:themeFillShade="BF"/>
            <w:vAlign w:val="center"/>
          </w:tcPr>
          <w:p w14:paraId="19BD2C53" w14:textId="77777777" w:rsidR="007F2A0B" w:rsidRPr="00B60D70" w:rsidRDefault="007F2A0B" w:rsidP="007F2A0B">
            <w:pPr>
              <w:ind w:right="26"/>
              <w:rPr>
                <w:sz w:val="28"/>
                <w:szCs w:val="28"/>
              </w:rPr>
            </w:pPr>
          </w:p>
        </w:tc>
      </w:tr>
      <w:tr w:rsidR="00B60D70" w:rsidRPr="00B60D70" w14:paraId="3EFF9D71" w14:textId="77777777" w:rsidTr="00932286">
        <w:tc>
          <w:tcPr>
            <w:tcW w:w="1186" w:type="dxa"/>
            <w:tcBorders>
              <w:top w:val="single" w:sz="2" w:space="0" w:color="auto"/>
              <w:bottom w:val="single" w:sz="2" w:space="0" w:color="auto"/>
              <w:right w:val="single" w:sz="2" w:space="0" w:color="auto"/>
            </w:tcBorders>
          </w:tcPr>
          <w:p w14:paraId="62A167F8" w14:textId="6E186F34" w:rsidR="00803BEA" w:rsidRPr="00B60D70" w:rsidRDefault="00F551BD" w:rsidP="00803BEA">
            <w:pPr>
              <w:ind w:left="-24" w:right="-32"/>
              <w:jc w:val="left"/>
              <w:rPr>
                <w:sz w:val="28"/>
                <w:szCs w:val="28"/>
              </w:rPr>
            </w:pPr>
            <w:r w:rsidRPr="00B60D70">
              <w:rPr>
                <w:sz w:val="28"/>
                <w:szCs w:val="28"/>
              </w:rPr>
              <w:t xml:space="preserve">GEN </w:t>
            </w:r>
            <w:r w:rsidR="00803BEA" w:rsidRPr="00B60D70">
              <w:rPr>
                <w:sz w:val="28"/>
                <w:szCs w:val="28"/>
              </w:rPr>
              <w:t>121</w:t>
            </w:r>
          </w:p>
        </w:tc>
        <w:tc>
          <w:tcPr>
            <w:tcW w:w="3794" w:type="dxa"/>
            <w:gridSpan w:val="2"/>
            <w:tcBorders>
              <w:top w:val="single" w:sz="2" w:space="0" w:color="auto"/>
              <w:left w:val="single" w:sz="2" w:space="0" w:color="auto"/>
              <w:bottom w:val="single" w:sz="2" w:space="0" w:color="auto"/>
              <w:right w:val="single" w:sz="2" w:space="0" w:color="auto"/>
            </w:tcBorders>
          </w:tcPr>
          <w:p w14:paraId="4D90E322" w14:textId="77777777" w:rsidR="00520D3B" w:rsidRPr="00B60D70" w:rsidRDefault="00803BEA" w:rsidP="00803BEA">
            <w:pPr>
              <w:ind w:right="26"/>
              <w:jc w:val="left"/>
              <w:rPr>
                <w:sz w:val="28"/>
                <w:szCs w:val="28"/>
              </w:rPr>
            </w:pPr>
            <w:r w:rsidRPr="00B60D70">
              <w:rPr>
                <w:sz w:val="28"/>
                <w:szCs w:val="28"/>
                <w:cs/>
              </w:rPr>
              <w:t>ทักษะการเรียนรู้และการแก้ปัญหา (</w:t>
            </w:r>
            <w:r w:rsidRPr="00B60D70">
              <w:rPr>
                <w:sz w:val="28"/>
                <w:szCs w:val="28"/>
              </w:rPr>
              <w:t xml:space="preserve">Learning and Problem Solving Skills) </w:t>
            </w:r>
          </w:p>
          <w:p w14:paraId="651E7021" w14:textId="46733A50" w:rsidR="00803BEA" w:rsidRPr="00B60D70" w:rsidRDefault="00803BEA" w:rsidP="00803BEA">
            <w:pPr>
              <w:ind w:right="26"/>
              <w:jc w:val="left"/>
              <w:rPr>
                <w:sz w:val="28"/>
                <w:szCs w:val="28"/>
              </w:rPr>
            </w:pPr>
            <w:r w:rsidRPr="00B60D70">
              <w:rPr>
                <w:sz w:val="28"/>
                <w:szCs w:val="28"/>
              </w:rPr>
              <w:t>3</w:t>
            </w:r>
            <w:r w:rsidR="00520D3B" w:rsidRPr="00B60D70">
              <w:rPr>
                <w:sz w:val="28"/>
                <w:szCs w:val="28"/>
              </w:rPr>
              <w:t xml:space="preserve"> </w:t>
            </w:r>
            <w:r w:rsidRPr="00B60D70">
              <w:rPr>
                <w:sz w:val="28"/>
                <w:szCs w:val="28"/>
              </w:rPr>
              <w:t>(3-0-6)</w:t>
            </w:r>
          </w:p>
        </w:tc>
        <w:tc>
          <w:tcPr>
            <w:tcW w:w="1076" w:type="dxa"/>
            <w:tcBorders>
              <w:top w:val="single" w:sz="2" w:space="0" w:color="auto"/>
              <w:left w:val="single" w:sz="2" w:space="0" w:color="auto"/>
              <w:bottom w:val="single" w:sz="2" w:space="0" w:color="auto"/>
              <w:right w:val="single" w:sz="2" w:space="0" w:color="auto"/>
            </w:tcBorders>
          </w:tcPr>
          <w:p w14:paraId="5BC0966D" w14:textId="118FBCF3" w:rsidR="00803BEA" w:rsidRPr="00B60D70" w:rsidRDefault="00803BEA" w:rsidP="001F70B1">
            <w:pPr>
              <w:ind w:right="26"/>
              <w:jc w:val="left"/>
              <w:rPr>
                <w:sz w:val="28"/>
                <w:szCs w:val="28"/>
              </w:rPr>
            </w:pPr>
            <w:r w:rsidRPr="00B60D70">
              <w:rPr>
                <w:sz w:val="28"/>
                <w:szCs w:val="28"/>
              </w:rPr>
              <w:t>CLO1</w:t>
            </w:r>
          </w:p>
        </w:tc>
        <w:tc>
          <w:tcPr>
            <w:tcW w:w="3632" w:type="dxa"/>
            <w:tcBorders>
              <w:top w:val="single" w:sz="2" w:space="0" w:color="auto"/>
              <w:left w:val="single" w:sz="2" w:space="0" w:color="auto"/>
              <w:bottom w:val="single" w:sz="2" w:space="0" w:color="auto"/>
              <w:right w:val="single" w:sz="2" w:space="0" w:color="auto"/>
            </w:tcBorders>
          </w:tcPr>
          <w:p w14:paraId="0657B7C8" w14:textId="71A11699" w:rsidR="00803BEA" w:rsidRPr="00B60D70" w:rsidRDefault="00803BEA" w:rsidP="00803BEA">
            <w:pPr>
              <w:ind w:right="26"/>
              <w:jc w:val="left"/>
              <w:rPr>
                <w:sz w:val="28"/>
                <w:szCs w:val="28"/>
              </w:rPr>
            </w:pPr>
            <w:r w:rsidRPr="00B60D70">
              <w:rPr>
                <w:sz w:val="28"/>
                <w:szCs w:val="28"/>
                <w:cs/>
              </w:rPr>
              <w:t>เข้าใจและสามารถนำกระบวนการในการแก้ปัญหามาใช้ในการออกแบบแนวทางในการแก้ปัญหาตามโจทย์ที่กำหนดไว้ได้อย่างเหมาะสม</w:t>
            </w:r>
          </w:p>
        </w:tc>
        <w:tc>
          <w:tcPr>
            <w:tcW w:w="816" w:type="dxa"/>
            <w:tcBorders>
              <w:left w:val="single" w:sz="2" w:space="0" w:color="auto"/>
            </w:tcBorders>
            <w:vAlign w:val="center"/>
          </w:tcPr>
          <w:p w14:paraId="6E322183" w14:textId="4BECDEAC" w:rsidR="00803BEA" w:rsidRPr="00B60D70" w:rsidRDefault="00F05DA2" w:rsidP="00803BEA">
            <w:pPr>
              <w:ind w:right="26"/>
              <w:jc w:val="center"/>
              <w:rPr>
                <w:sz w:val="28"/>
                <w:szCs w:val="28"/>
              </w:rPr>
            </w:pPr>
            <w:r w:rsidRPr="00B60D70">
              <w:rPr>
                <w:sz w:val="28"/>
                <w:szCs w:val="28"/>
              </w:rPr>
              <w:t> </w:t>
            </w:r>
          </w:p>
        </w:tc>
        <w:tc>
          <w:tcPr>
            <w:tcW w:w="846" w:type="dxa"/>
            <w:vAlign w:val="center"/>
          </w:tcPr>
          <w:p w14:paraId="143C7EBA" w14:textId="59274652" w:rsidR="00803BEA" w:rsidRPr="00B60D70" w:rsidRDefault="00F05DA2" w:rsidP="00803BEA">
            <w:pPr>
              <w:ind w:right="26"/>
              <w:jc w:val="center"/>
              <w:rPr>
                <w:sz w:val="28"/>
                <w:szCs w:val="28"/>
              </w:rPr>
            </w:pPr>
            <w:r w:rsidRPr="00B60D70">
              <w:rPr>
                <w:sz w:val="28"/>
                <w:szCs w:val="28"/>
              </w:rPr>
              <w:t> </w:t>
            </w:r>
          </w:p>
        </w:tc>
        <w:tc>
          <w:tcPr>
            <w:tcW w:w="847" w:type="dxa"/>
            <w:vAlign w:val="center"/>
          </w:tcPr>
          <w:p w14:paraId="6FD65AD7" w14:textId="52C1AFD3" w:rsidR="00803BEA" w:rsidRPr="00B60D70" w:rsidRDefault="00F05DA2" w:rsidP="00803BEA">
            <w:pPr>
              <w:ind w:right="26"/>
              <w:jc w:val="center"/>
              <w:rPr>
                <w:sz w:val="28"/>
                <w:szCs w:val="28"/>
              </w:rPr>
            </w:pPr>
            <w:r w:rsidRPr="00B60D70">
              <w:rPr>
                <w:sz w:val="28"/>
                <w:szCs w:val="28"/>
              </w:rPr>
              <w:t> </w:t>
            </w:r>
          </w:p>
        </w:tc>
        <w:tc>
          <w:tcPr>
            <w:tcW w:w="851" w:type="dxa"/>
            <w:vAlign w:val="center"/>
          </w:tcPr>
          <w:p w14:paraId="0D67EFEE" w14:textId="6B830B0A" w:rsidR="00803BEA" w:rsidRPr="00B60D70" w:rsidRDefault="00F05DA2" w:rsidP="00803BEA">
            <w:pPr>
              <w:ind w:right="26"/>
              <w:jc w:val="center"/>
              <w:rPr>
                <w:sz w:val="28"/>
                <w:szCs w:val="28"/>
              </w:rPr>
            </w:pPr>
            <w:r w:rsidRPr="00B60D70">
              <w:rPr>
                <w:sz w:val="28"/>
                <w:szCs w:val="28"/>
              </w:rPr>
              <w:t> </w:t>
            </w:r>
          </w:p>
        </w:tc>
        <w:tc>
          <w:tcPr>
            <w:tcW w:w="841" w:type="dxa"/>
            <w:vAlign w:val="center"/>
          </w:tcPr>
          <w:p w14:paraId="676C40D2" w14:textId="72901D75" w:rsidR="00803BEA" w:rsidRPr="00B60D70" w:rsidRDefault="00F05DA2" w:rsidP="00803BEA">
            <w:pPr>
              <w:ind w:right="26"/>
              <w:jc w:val="center"/>
              <w:rPr>
                <w:sz w:val="28"/>
                <w:szCs w:val="28"/>
              </w:rPr>
            </w:pPr>
            <w:r w:rsidRPr="00B60D70">
              <w:rPr>
                <w:sz w:val="28"/>
                <w:szCs w:val="28"/>
              </w:rPr>
              <w:t>G</w:t>
            </w:r>
            <w:r w:rsidR="00803BEA" w:rsidRPr="00B60D70">
              <w:rPr>
                <w:sz w:val="28"/>
                <w:szCs w:val="28"/>
              </w:rPr>
              <w:t>-K6</w:t>
            </w:r>
          </w:p>
        </w:tc>
      </w:tr>
      <w:tr w:rsidR="00B60D70" w:rsidRPr="00B60D70" w14:paraId="450D244D" w14:textId="77777777" w:rsidTr="00932286">
        <w:tc>
          <w:tcPr>
            <w:tcW w:w="1186" w:type="dxa"/>
            <w:tcBorders>
              <w:top w:val="single" w:sz="2" w:space="0" w:color="auto"/>
              <w:bottom w:val="single" w:sz="2" w:space="0" w:color="auto"/>
              <w:right w:val="single" w:sz="2" w:space="0" w:color="auto"/>
            </w:tcBorders>
          </w:tcPr>
          <w:p w14:paraId="6F47DA21" w14:textId="65413636" w:rsidR="00803BEA" w:rsidRPr="00B60D70" w:rsidRDefault="00803BEA" w:rsidP="00803BEA">
            <w:pPr>
              <w:ind w:left="-24" w:right="-32"/>
              <w:jc w:val="left"/>
              <w:rPr>
                <w:sz w:val="28"/>
                <w:szCs w:val="28"/>
              </w:rPr>
            </w:pPr>
          </w:p>
        </w:tc>
        <w:tc>
          <w:tcPr>
            <w:tcW w:w="3794" w:type="dxa"/>
            <w:gridSpan w:val="2"/>
            <w:tcBorders>
              <w:top w:val="single" w:sz="2" w:space="0" w:color="auto"/>
              <w:left w:val="single" w:sz="2" w:space="0" w:color="auto"/>
              <w:bottom w:val="single" w:sz="2" w:space="0" w:color="auto"/>
              <w:right w:val="single" w:sz="2" w:space="0" w:color="auto"/>
            </w:tcBorders>
          </w:tcPr>
          <w:p w14:paraId="32881B46" w14:textId="0E04B284" w:rsidR="00803BEA" w:rsidRPr="00B60D70" w:rsidRDefault="00803BEA" w:rsidP="00803BEA">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2A8B2CDD" w14:textId="76EB567F" w:rsidR="00803BEA" w:rsidRPr="00B60D70" w:rsidRDefault="00803BEA" w:rsidP="001F70B1">
            <w:pPr>
              <w:ind w:right="26"/>
              <w:jc w:val="left"/>
              <w:rPr>
                <w:sz w:val="28"/>
                <w:szCs w:val="28"/>
              </w:rPr>
            </w:pPr>
            <w:r w:rsidRPr="00B60D70">
              <w:rPr>
                <w:sz w:val="28"/>
                <w:szCs w:val="28"/>
              </w:rPr>
              <w:t>CLO2</w:t>
            </w:r>
          </w:p>
        </w:tc>
        <w:tc>
          <w:tcPr>
            <w:tcW w:w="3632" w:type="dxa"/>
            <w:tcBorders>
              <w:top w:val="single" w:sz="2" w:space="0" w:color="auto"/>
              <w:left w:val="single" w:sz="2" w:space="0" w:color="auto"/>
              <w:bottom w:val="single" w:sz="2" w:space="0" w:color="auto"/>
              <w:right w:val="single" w:sz="2" w:space="0" w:color="auto"/>
            </w:tcBorders>
          </w:tcPr>
          <w:p w14:paraId="3844EB5C" w14:textId="7F7BDA8D" w:rsidR="00803BEA" w:rsidRPr="00B60D70" w:rsidRDefault="00803BEA" w:rsidP="00803BEA">
            <w:pPr>
              <w:ind w:right="26"/>
              <w:jc w:val="left"/>
              <w:rPr>
                <w:sz w:val="28"/>
                <w:szCs w:val="28"/>
              </w:rPr>
            </w:pPr>
            <w:r w:rsidRPr="00B60D70">
              <w:rPr>
                <w:sz w:val="28"/>
                <w:szCs w:val="28"/>
                <w:cs/>
              </w:rPr>
              <w:t>มีความสามารถในการแสวงหาข้อมูล วิเคราะห์ และแยกแยะข้อมูล ข้อเท็จจริงได้</w:t>
            </w:r>
          </w:p>
        </w:tc>
        <w:tc>
          <w:tcPr>
            <w:tcW w:w="816" w:type="dxa"/>
            <w:tcBorders>
              <w:left w:val="single" w:sz="2" w:space="0" w:color="auto"/>
            </w:tcBorders>
            <w:vAlign w:val="center"/>
          </w:tcPr>
          <w:p w14:paraId="4705F06E" w14:textId="4D7C5359" w:rsidR="00803BEA" w:rsidRPr="00B60D70" w:rsidRDefault="00F05DA2" w:rsidP="00803BEA">
            <w:pPr>
              <w:ind w:right="26"/>
              <w:jc w:val="center"/>
              <w:rPr>
                <w:sz w:val="28"/>
                <w:szCs w:val="28"/>
              </w:rPr>
            </w:pPr>
            <w:r w:rsidRPr="00B60D70">
              <w:rPr>
                <w:sz w:val="28"/>
                <w:szCs w:val="28"/>
              </w:rPr>
              <w:t> </w:t>
            </w:r>
          </w:p>
        </w:tc>
        <w:tc>
          <w:tcPr>
            <w:tcW w:w="846" w:type="dxa"/>
            <w:vAlign w:val="center"/>
          </w:tcPr>
          <w:p w14:paraId="49E574CA" w14:textId="35966E8D" w:rsidR="00803BEA" w:rsidRPr="00B60D70" w:rsidRDefault="00F05DA2" w:rsidP="00803BEA">
            <w:pPr>
              <w:ind w:right="26"/>
              <w:jc w:val="center"/>
              <w:rPr>
                <w:sz w:val="28"/>
                <w:szCs w:val="28"/>
              </w:rPr>
            </w:pPr>
            <w:r w:rsidRPr="00B60D70">
              <w:rPr>
                <w:sz w:val="28"/>
                <w:szCs w:val="28"/>
              </w:rPr>
              <w:t> </w:t>
            </w:r>
          </w:p>
        </w:tc>
        <w:tc>
          <w:tcPr>
            <w:tcW w:w="847" w:type="dxa"/>
            <w:vAlign w:val="center"/>
          </w:tcPr>
          <w:p w14:paraId="02BE5881" w14:textId="671BDC4E" w:rsidR="00803BEA" w:rsidRPr="00B60D70" w:rsidRDefault="00F05DA2" w:rsidP="00803BEA">
            <w:pPr>
              <w:ind w:right="26"/>
              <w:jc w:val="center"/>
              <w:rPr>
                <w:sz w:val="28"/>
                <w:szCs w:val="28"/>
              </w:rPr>
            </w:pPr>
            <w:r w:rsidRPr="00B60D70">
              <w:rPr>
                <w:sz w:val="28"/>
                <w:szCs w:val="28"/>
              </w:rPr>
              <w:t> </w:t>
            </w:r>
          </w:p>
        </w:tc>
        <w:tc>
          <w:tcPr>
            <w:tcW w:w="851" w:type="dxa"/>
            <w:vAlign w:val="center"/>
          </w:tcPr>
          <w:p w14:paraId="5B560EA6" w14:textId="32DF884F" w:rsidR="00803BEA" w:rsidRPr="00B60D70" w:rsidRDefault="00F05DA2" w:rsidP="00803BEA">
            <w:pPr>
              <w:ind w:right="26"/>
              <w:jc w:val="center"/>
              <w:rPr>
                <w:sz w:val="28"/>
                <w:szCs w:val="28"/>
              </w:rPr>
            </w:pPr>
            <w:r w:rsidRPr="00B60D70">
              <w:rPr>
                <w:sz w:val="28"/>
                <w:szCs w:val="28"/>
              </w:rPr>
              <w:t> </w:t>
            </w:r>
          </w:p>
        </w:tc>
        <w:tc>
          <w:tcPr>
            <w:tcW w:w="841" w:type="dxa"/>
            <w:vAlign w:val="center"/>
          </w:tcPr>
          <w:p w14:paraId="0F7CE295" w14:textId="0CAAA8C0" w:rsidR="00803BEA" w:rsidRPr="00B60D70" w:rsidRDefault="00F05DA2" w:rsidP="00803BEA">
            <w:pPr>
              <w:ind w:right="26"/>
              <w:jc w:val="center"/>
              <w:rPr>
                <w:sz w:val="28"/>
                <w:szCs w:val="28"/>
              </w:rPr>
            </w:pPr>
            <w:r w:rsidRPr="00B60D70">
              <w:rPr>
                <w:sz w:val="28"/>
                <w:szCs w:val="28"/>
              </w:rPr>
              <w:t>G</w:t>
            </w:r>
            <w:r w:rsidR="00803BEA" w:rsidRPr="00B60D70">
              <w:rPr>
                <w:sz w:val="28"/>
                <w:szCs w:val="28"/>
              </w:rPr>
              <w:t>-K4</w:t>
            </w:r>
          </w:p>
        </w:tc>
      </w:tr>
      <w:tr w:rsidR="00B60D70" w:rsidRPr="00B60D70" w14:paraId="3FC4E5D4" w14:textId="77777777" w:rsidTr="00932286">
        <w:tc>
          <w:tcPr>
            <w:tcW w:w="1186" w:type="dxa"/>
            <w:tcBorders>
              <w:top w:val="single" w:sz="2" w:space="0" w:color="auto"/>
              <w:bottom w:val="single" w:sz="2" w:space="0" w:color="auto"/>
              <w:right w:val="single" w:sz="2" w:space="0" w:color="auto"/>
            </w:tcBorders>
          </w:tcPr>
          <w:p w14:paraId="15F14AB5" w14:textId="7F4BCDBF" w:rsidR="00803BEA" w:rsidRPr="00B60D70" w:rsidRDefault="00803BEA" w:rsidP="00803BEA">
            <w:pPr>
              <w:ind w:left="-24" w:right="-32"/>
              <w:jc w:val="left"/>
              <w:rPr>
                <w:sz w:val="28"/>
                <w:szCs w:val="28"/>
              </w:rPr>
            </w:pPr>
          </w:p>
        </w:tc>
        <w:tc>
          <w:tcPr>
            <w:tcW w:w="3794" w:type="dxa"/>
            <w:gridSpan w:val="2"/>
            <w:tcBorders>
              <w:top w:val="single" w:sz="2" w:space="0" w:color="auto"/>
              <w:left w:val="single" w:sz="2" w:space="0" w:color="auto"/>
              <w:bottom w:val="single" w:sz="2" w:space="0" w:color="auto"/>
              <w:right w:val="single" w:sz="2" w:space="0" w:color="auto"/>
            </w:tcBorders>
          </w:tcPr>
          <w:p w14:paraId="64CBB813" w14:textId="11C9A1AB" w:rsidR="00803BEA" w:rsidRPr="00B60D70" w:rsidRDefault="00803BEA" w:rsidP="00803BEA">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7661A530" w14:textId="697B7BBB" w:rsidR="00803BEA" w:rsidRPr="00B60D70" w:rsidRDefault="00803BEA" w:rsidP="001F70B1">
            <w:pPr>
              <w:ind w:right="26"/>
              <w:jc w:val="left"/>
              <w:rPr>
                <w:sz w:val="28"/>
                <w:szCs w:val="28"/>
              </w:rPr>
            </w:pPr>
            <w:r w:rsidRPr="00B60D70">
              <w:rPr>
                <w:sz w:val="28"/>
                <w:szCs w:val="28"/>
              </w:rPr>
              <w:t>CLO3</w:t>
            </w:r>
          </w:p>
        </w:tc>
        <w:tc>
          <w:tcPr>
            <w:tcW w:w="3632" w:type="dxa"/>
            <w:tcBorders>
              <w:top w:val="single" w:sz="2" w:space="0" w:color="auto"/>
              <w:left w:val="single" w:sz="2" w:space="0" w:color="auto"/>
              <w:bottom w:val="single" w:sz="2" w:space="0" w:color="auto"/>
              <w:right w:val="single" w:sz="2" w:space="0" w:color="auto"/>
            </w:tcBorders>
          </w:tcPr>
          <w:p w14:paraId="1B0B1F0C" w14:textId="4EA8C805" w:rsidR="00803BEA" w:rsidRPr="00B60D70" w:rsidRDefault="00803BEA" w:rsidP="00803BEA">
            <w:pPr>
              <w:ind w:right="26"/>
              <w:jc w:val="left"/>
              <w:rPr>
                <w:sz w:val="28"/>
                <w:szCs w:val="28"/>
              </w:rPr>
            </w:pPr>
            <w:r w:rsidRPr="00B60D70">
              <w:rPr>
                <w:sz w:val="28"/>
                <w:szCs w:val="28"/>
                <w:cs/>
              </w:rPr>
              <w:t>มีความ</w:t>
            </w:r>
            <w:r w:rsidRPr="00B60D70">
              <w:rPr>
                <w:sz w:val="28"/>
                <w:szCs w:val="28"/>
                <w:u w:val="single"/>
                <w:cs/>
              </w:rPr>
              <w:t>เข้าใจ</w:t>
            </w:r>
            <w:r w:rsidRPr="00B60D70">
              <w:rPr>
                <w:sz w:val="28"/>
                <w:szCs w:val="28"/>
                <w:cs/>
              </w:rPr>
              <w:t>ในรูปแบบการคิดเชิงบวก การคิดอย่างสร้างสรรค์ การคิดเชิงขวาง</w:t>
            </w:r>
          </w:p>
        </w:tc>
        <w:tc>
          <w:tcPr>
            <w:tcW w:w="816" w:type="dxa"/>
            <w:tcBorders>
              <w:left w:val="single" w:sz="2" w:space="0" w:color="auto"/>
            </w:tcBorders>
            <w:vAlign w:val="center"/>
          </w:tcPr>
          <w:p w14:paraId="14B2C589" w14:textId="3C0E397D" w:rsidR="00803BEA" w:rsidRPr="00B60D70" w:rsidRDefault="00F05DA2" w:rsidP="00803BEA">
            <w:pPr>
              <w:ind w:right="26"/>
              <w:jc w:val="center"/>
              <w:rPr>
                <w:sz w:val="28"/>
                <w:szCs w:val="28"/>
              </w:rPr>
            </w:pPr>
            <w:r w:rsidRPr="00B60D70">
              <w:rPr>
                <w:sz w:val="28"/>
                <w:szCs w:val="28"/>
              </w:rPr>
              <w:t> </w:t>
            </w:r>
          </w:p>
        </w:tc>
        <w:tc>
          <w:tcPr>
            <w:tcW w:w="846" w:type="dxa"/>
            <w:vAlign w:val="center"/>
          </w:tcPr>
          <w:p w14:paraId="2950D8C3" w14:textId="08C049CE" w:rsidR="00803BEA" w:rsidRPr="00B60D70" w:rsidRDefault="00F05DA2" w:rsidP="00803BEA">
            <w:pPr>
              <w:ind w:right="26"/>
              <w:jc w:val="center"/>
              <w:rPr>
                <w:sz w:val="28"/>
                <w:szCs w:val="28"/>
              </w:rPr>
            </w:pPr>
            <w:r w:rsidRPr="00B60D70">
              <w:rPr>
                <w:sz w:val="28"/>
                <w:szCs w:val="28"/>
              </w:rPr>
              <w:t> </w:t>
            </w:r>
          </w:p>
        </w:tc>
        <w:tc>
          <w:tcPr>
            <w:tcW w:w="847" w:type="dxa"/>
            <w:vAlign w:val="center"/>
          </w:tcPr>
          <w:p w14:paraId="1D9868F7" w14:textId="53DC0BB2" w:rsidR="00803BEA" w:rsidRPr="00B60D70" w:rsidRDefault="00F05DA2" w:rsidP="00803BEA">
            <w:pPr>
              <w:ind w:right="26"/>
              <w:jc w:val="center"/>
              <w:rPr>
                <w:sz w:val="28"/>
                <w:szCs w:val="28"/>
              </w:rPr>
            </w:pPr>
            <w:r w:rsidRPr="00B60D70">
              <w:rPr>
                <w:sz w:val="28"/>
                <w:szCs w:val="28"/>
              </w:rPr>
              <w:t> </w:t>
            </w:r>
          </w:p>
        </w:tc>
        <w:tc>
          <w:tcPr>
            <w:tcW w:w="851" w:type="dxa"/>
            <w:vAlign w:val="center"/>
          </w:tcPr>
          <w:p w14:paraId="7AFF8113" w14:textId="3BB99DC8" w:rsidR="00803BEA" w:rsidRPr="00B60D70" w:rsidRDefault="00F05DA2" w:rsidP="00803BEA">
            <w:pPr>
              <w:ind w:right="26"/>
              <w:jc w:val="center"/>
              <w:rPr>
                <w:sz w:val="28"/>
                <w:szCs w:val="28"/>
              </w:rPr>
            </w:pPr>
            <w:r w:rsidRPr="00B60D70">
              <w:rPr>
                <w:sz w:val="28"/>
                <w:szCs w:val="28"/>
              </w:rPr>
              <w:t> </w:t>
            </w:r>
          </w:p>
        </w:tc>
        <w:tc>
          <w:tcPr>
            <w:tcW w:w="841" w:type="dxa"/>
            <w:vAlign w:val="center"/>
          </w:tcPr>
          <w:p w14:paraId="3707C2B2" w14:textId="636BA0BB" w:rsidR="00803BEA" w:rsidRPr="00B60D70" w:rsidRDefault="00F05DA2" w:rsidP="00803BEA">
            <w:pPr>
              <w:ind w:right="26"/>
              <w:jc w:val="center"/>
              <w:rPr>
                <w:sz w:val="28"/>
                <w:szCs w:val="28"/>
              </w:rPr>
            </w:pPr>
            <w:r w:rsidRPr="00B60D70">
              <w:rPr>
                <w:sz w:val="28"/>
                <w:szCs w:val="28"/>
              </w:rPr>
              <w:t>G</w:t>
            </w:r>
            <w:r w:rsidR="00803BEA" w:rsidRPr="00B60D70">
              <w:rPr>
                <w:sz w:val="28"/>
                <w:szCs w:val="28"/>
              </w:rPr>
              <w:t>-K2</w:t>
            </w:r>
          </w:p>
        </w:tc>
      </w:tr>
      <w:tr w:rsidR="00B60D70" w:rsidRPr="00B60D70" w14:paraId="68CD5C93" w14:textId="77777777" w:rsidTr="00932286">
        <w:tc>
          <w:tcPr>
            <w:tcW w:w="1186" w:type="dxa"/>
            <w:tcBorders>
              <w:top w:val="single" w:sz="2" w:space="0" w:color="auto"/>
              <w:bottom w:val="single" w:sz="2" w:space="0" w:color="auto"/>
              <w:right w:val="single" w:sz="2" w:space="0" w:color="auto"/>
            </w:tcBorders>
          </w:tcPr>
          <w:p w14:paraId="3D2118E4" w14:textId="020F9229" w:rsidR="00803BEA" w:rsidRPr="00B60D70" w:rsidRDefault="00803BEA" w:rsidP="00803BEA">
            <w:pPr>
              <w:ind w:left="-24" w:right="-32"/>
              <w:jc w:val="left"/>
              <w:rPr>
                <w:sz w:val="28"/>
                <w:szCs w:val="28"/>
              </w:rPr>
            </w:pPr>
          </w:p>
        </w:tc>
        <w:tc>
          <w:tcPr>
            <w:tcW w:w="3794" w:type="dxa"/>
            <w:gridSpan w:val="2"/>
            <w:tcBorders>
              <w:top w:val="single" w:sz="2" w:space="0" w:color="auto"/>
              <w:left w:val="single" w:sz="2" w:space="0" w:color="auto"/>
              <w:bottom w:val="single" w:sz="2" w:space="0" w:color="auto"/>
              <w:right w:val="single" w:sz="2" w:space="0" w:color="auto"/>
            </w:tcBorders>
          </w:tcPr>
          <w:p w14:paraId="39C4A7B0" w14:textId="1A21142C" w:rsidR="00803BEA" w:rsidRPr="00B60D70" w:rsidRDefault="00803BEA" w:rsidP="00803BEA">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4861E201" w14:textId="73B1C791" w:rsidR="00803BEA" w:rsidRPr="00B60D70" w:rsidRDefault="00803BEA" w:rsidP="001F70B1">
            <w:pPr>
              <w:ind w:right="26"/>
              <w:jc w:val="left"/>
              <w:rPr>
                <w:sz w:val="28"/>
                <w:szCs w:val="28"/>
              </w:rPr>
            </w:pPr>
            <w:r w:rsidRPr="00B60D70">
              <w:rPr>
                <w:sz w:val="28"/>
                <w:szCs w:val="28"/>
              </w:rPr>
              <w:t>CLO4</w:t>
            </w:r>
          </w:p>
        </w:tc>
        <w:tc>
          <w:tcPr>
            <w:tcW w:w="3632" w:type="dxa"/>
            <w:tcBorders>
              <w:top w:val="single" w:sz="2" w:space="0" w:color="auto"/>
              <w:left w:val="single" w:sz="2" w:space="0" w:color="auto"/>
              <w:bottom w:val="single" w:sz="2" w:space="0" w:color="auto"/>
              <w:right w:val="single" w:sz="2" w:space="0" w:color="auto"/>
            </w:tcBorders>
          </w:tcPr>
          <w:p w14:paraId="6E281CBF" w14:textId="2BB2140A" w:rsidR="00803BEA" w:rsidRPr="00B60D70" w:rsidRDefault="00803BEA" w:rsidP="00803BEA">
            <w:pPr>
              <w:ind w:right="26"/>
              <w:jc w:val="left"/>
              <w:rPr>
                <w:sz w:val="28"/>
                <w:szCs w:val="28"/>
              </w:rPr>
            </w:pPr>
            <w:r w:rsidRPr="00B60D70">
              <w:rPr>
                <w:sz w:val="28"/>
                <w:szCs w:val="28"/>
                <w:cs/>
              </w:rPr>
              <w:t>สามารถ</w:t>
            </w:r>
            <w:r w:rsidRPr="00B60D70">
              <w:rPr>
                <w:sz w:val="28"/>
                <w:szCs w:val="28"/>
                <w:u w:val="single"/>
                <w:cs/>
              </w:rPr>
              <w:t>สร้างแบบจำลอง</w:t>
            </w:r>
            <w:r w:rsidRPr="00B60D70">
              <w:rPr>
                <w:sz w:val="28"/>
                <w:szCs w:val="28"/>
                <w:cs/>
              </w:rPr>
              <w:t>ในการตัดสินใจ การประเมินผล ผ่านการนำเสนอผลงานได้อย่างเหมาะสม</w:t>
            </w:r>
          </w:p>
        </w:tc>
        <w:tc>
          <w:tcPr>
            <w:tcW w:w="816" w:type="dxa"/>
            <w:tcBorders>
              <w:left w:val="single" w:sz="2" w:space="0" w:color="auto"/>
            </w:tcBorders>
            <w:vAlign w:val="center"/>
          </w:tcPr>
          <w:p w14:paraId="13E3CA2B" w14:textId="69B78AD0" w:rsidR="00803BEA" w:rsidRPr="00B60D70" w:rsidRDefault="00F05DA2" w:rsidP="00803BEA">
            <w:pPr>
              <w:ind w:right="26"/>
              <w:jc w:val="center"/>
              <w:rPr>
                <w:sz w:val="28"/>
                <w:szCs w:val="28"/>
              </w:rPr>
            </w:pPr>
            <w:r w:rsidRPr="00B60D70">
              <w:rPr>
                <w:sz w:val="28"/>
                <w:szCs w:val="28"/>
              </w:rPr>
              <w:t> </w:t>
            </w:r>
          </w:p>
        </w:tc>
        <w:tc>
          <w:tcPr>
            <w:tcW w:w="846" w:type="dxa"/>
            <w:vAlign w:val="center"/>
          </w:tcPr>
          <w:p w14:paraId="24CF93FD" w14:textId="41553CD5" w:rsidR="00803BEA" w:rsidRPr="00B60D70" w:rsidRDefault="00F05DA2" w:rsidP="00803BEA">
            <w:pPr>
              <w:ind w:right="26"/>
              <w:jc w:val="center"/>
              <w:rPr>
                <w:sz w:val="28"/>
                <w:szCs w:val="28"/>
              </w:rPr>
            </w:pPr>
            <w:r w:rsidRPr="00B60D70">
              <w:rPr>
                <w:sz w:val="28"/>
                <w:szCs w:val="28"/>
              </w:rPr>
              <w:t> </w:t>
            </w:r>
          </w:p>
        </w:tc>
        <w:tc>
          <w:tcPr>
            <w:tcW w:w="847" w:type="dxa"/>
            <w:vAlign w:val="center"/>
          </w:tcPr>
          <w:p w14:paraId="4A6D0582" w14:textId="7E0B8719" w:rsidR="00803BEA" w:rsidRPr="00B60D70" w:rsidRDefault="00F05DA2" w:rsidP="00803BEA">
            <w:pPr>
              <w:ind w:right="26"/>
              <w:jc w:val="center"/>
              <w:rPr>
                <w:sz w:val="28"/>
                <w:szCs w:val="28"/>
              </w:rPr>
            </w:pPr>
            <w:r w:rsidRPr="00B60D70">
              <w:rPr>
                <w:sz w:val="28"/>
                <w:szCs w:val="28"/>
              </w:rPr>
              <w:t> </w:t>
            </w:r>
          </w:p>
        </w:tc>
        <w:tc>
          <w:tcPr>
            <w:tcW w:w="851" w:type="dxa"/>
            <w:vAlign w:val="center"/>
          </w:tcPr>
          <w:p w14:paraId="537939B2" w14:textId="1B4AD47A" w:rsidR="00803BEA" w:rsidRPr="00B60D70" w:rsidRDefault="00F05DA2" w:rsidP="00803BEA">
            <w:pPr>
              <w:ind w:right="26"/>
              <w:jc w:val="center"/>
              <w:rPr>
                <w:sz w:val="28"/>
                <w:szCs w:val="28"/>
              </w:rPr>
            </w:pPr>
            <w:r w:rsidRPr="00B60D70">
              <w:rPr>
                <w:sz w:val="28"/>
                <w:szCs w:val="28"/>
              </w:rPr>
              <w:t> </w:t>
            </w:r>
          </w:p>
        </w:tc>
        <w:tc>
          <w:tcPr>
            <w:tcW w:w="841" w:type="dxa"/>
            <w:vAlign w:val="center"/>
          </w:tcPr>
          <w:p w14:paraId="6CA749F6" w14:textId="69C76630" w:rsidR="00803BEA" w:rsidRPr="00B60D70" w:rsidRDefault="00F05DA2" w:rsidP="00803BEA">
            <w:pPr>
              <w:ind w:right="26"/>
              <w:jc w:val="center"/>
              <w:rPr>
                <w:sz w:val="28"/>
                <w:szCs w:val="28"/>
              </w:rPr>
            </w:pPr>
            <w:r w:rsidRPr="00B60D70">
              <w:rPr>
                <w:sz w:val="28"/>
                <w:szCs w:val="28"/>
              </w:rPr>
              <w:t>G</w:t>
            </w:r>
            <w:r w:rsidR="00803BEA" w:rsidRPr="00B60D70">
              <w:rPr>
                <w:sz w:val="28"/>
                <w:szCs w:val="28"/>
              </w:rPr>
              <w:t>-K5</w:t>
            </w:r>
          </w:p>
        </w:tc>
      </w:tr>
      <w:tr w:rsidR="00B60D70" w:rsidRPr="00B60D70" w14:paraId="6A2CB8A1" w14:textId="77777777" w:rsidTr="00932286">
        <w:tc>
          <w:tcPr>
            <w:tcW w:w="1186" w:type="dxa"/>
            <w:tcBorders>
              <w:top w:val="single" w:sz="2" w:space="0" w:color="auto"/>
              <w:bottom w:val="single" w:sz="2" w:space="0" w:color="auto"/>
              <w:right w:val="single" w:sz="2" w:space="0" w:color="auto"/>
            </w:tcBorders>
          </w:tcPr>
          <w:p w14:paraId="24368454" w14:textId="661A2FBB" w:rsidR="00803BEA" w:rsidRPr="00B60D70" w:rsidRDefault="00F551BD" w:rsidP="0043763D">
            <w:pPr>
              <w:ind w:left="-24" w:right="-32"/>
              <w:jc w:val="left"/>
              <w:rPr>
                <w:sz w:val="28"/>
                <w:szCs w:val="28"/>
              </w:rPr>
            </w:pPr>
            <w:r w:rsidRPr="00B60D70">
              <w:rPr>
                <w:sz w:val="28"/>
                <w:szCs w:val="28"/>
              </w:rPr>
              <w:t xml:space="preserve">LNG </w:t>
            </w:r>
            <w:r w:rsidR="00803BEA" w:rsidRPr="00B60D70">
              <w:rPr>
                <w:sz w:val="28"/>
                <w:szCs w:val="28"/>
              </w:rPr>
              <w:t xml:space="preserve">220 </w:t>
            </w:r>
          </w:p>
        </w:tc>
        <w:tc>
          <w:tcPr>
            <w:tcW w:w="3794" w:type="dxa"/>
            <w:gridSpan w:val="2"/>
            <w:tcBorders>
              <w:top w:val="single" w:sz="2" w:space="0" w:color="auto"/>
              <w:left w:val="single" w:sz="2" w:space="0" w:color="auto"/>
              <w:bottom w:val="single" w:sz="2" w:space="0" w:color="auto"/>
              <w:right w:val="single" w:sz="2" w:space="0" w:color="auto"/>
            </w:tcBorders>
          </w:tcPr>
          <w:p w14:paraId="5C67207F" w14:textId="77777777" w:rsidR="00520D3B" w:rsidRPr="00B60D70" w:rsidRDefault="00803BEA" w:rsidP="0043763D">
            <w:pPr>
              <w:ind w:right="26"/>
              <w:jc w:val="left"/>
              <w:rPr>
                <w:sz w:val="28"/>
                <w:szCs w:val="28"/>
              </w:rPr>
            </w:pPr>
            <w:r w:rsidRPr="00B60D70">
              <w:rPr>
                <w:sz w:val="28"/>
                <w:szCs w:val="28"/>
                <w:cs/>
              </w:rPr>
              <w:t>ภาษาอังกฤษเชิงวิชาการ</w:t>
            </w:r>
            <w:r w:rsidRPr="00B60D70">
              <w:rPr>
                <w:sz w:val="28"/>
                <w:szCs w:val="28"/>
              </w:rPr>
              <w:t xml:space="preserve"> (Academic English) </w:t>
            </w:r>
          </w:p>
          <w:p w14:paraId="5A7F42A3" w14:textId="54B91BAA" w:rsidR="00803BEA" w:rsidRPr="00B60D70" w:rsidRDefault="00803BEA" w:rsidP="0043763D">
            <w:pPr>
              <w:ind w:right="26"/>
              <w:jc w:val="left"/>
              <w:rPr>
                <w:sz w:val="28"/>
                <w:szCs w:val="28"/>
                <w:cs/>
              </w:rPr>
            </w:pPr>
            <w:r w:rsidRPr="00B60D70">
              <w:rPr>
                <w:sz w:val="28"/>
                <w:szCs w:val="28"/>
              </w:rPr>
              <w:t>3</w:t>
            </w:r>
            <w:r w:rsidR="00520D3B" w:rsidRPr="00B60D70">
              <w:rPr>
                <w:sz w:val="28"/>
                <w:szCs w:val="28"/>
              </w:rPr>
              <w:t xml:space="preserve"> </w:t>
            </w:r>
            <w:r w:rsidRPr="00B60D70">
              <w:rPr>
                <w:sz w:val="28"/>
                <w:szCs w:val="28"/>
              </w:rPr>
              <w:t>(3-0-6)</w:t>
            </w:r>
          </w:p>
        </w:tc>
        <w:tc>
          <w:tcPr>
            <w:tcW w:w="1076" w:type="dxa"/>
            <w:tcBorders>
              <w:top w:val="single" w:sz="2" w:space="0" w:color="auto"/>
              <w:left w:val="single" w:sz="2" w:space="0" w:color="auto"/>
              <w:bottom w:val="single" w:sz="2" w:space="0" w:color="auto"/>
              <w:right w:val="single" w:sz="2" w:space="0" w:color="auto"/>
            </w:tcBorders>
          </w:tcPr>
          <w:p w14:paraId="5F2C42ED" w14:textId="163162B5" w:rsidR="00803BEA" w:rsidRPr="00B60D70" w:rsidRDefault="00803BEA" w:rsidP="001F70B1">
            <w:pPr>
              <w:ind w:right="26"/>
              <w:jc w:val="left"/>
              <w:rPr>
                <w:sz w:val="28"/>
                <w:szCs w:val="28"/>
              </w:rPr>
            </w:pPr>
            <w:r w:rsidRPr="00B60D70">
              <w:rPr>
                <w:sz w:val="28"/>
                <w:szCs w:val="28"/>
              </w:rPr>
              <w:t>CLO1</w:t>
            </w:r>
          </w:p>
        </w:tc>
        <w:tc>
          <w:tcPr>
            <w:tcW w:w="3632" w:type="dxa"/>
            <w:tcBorders>
              <w:top w:val="single" w:sz="2" w:space="0" w:color="auto"/>
              <w:left w:val="single" w:sz="2" w:space="0" w:color="auto"/>
              <w:bottom w:val="single" w:sz="2" w:space="0" w:color="auto"/>
              <w:right w:val="single" w:sz="2" w:space="0" w:color="auto"/>
            </w:tcBorders>
          </w:tcPr>
          <w:p w14:paraId="40106486" w14:textId="61332B49" w:rsidR="00803BEA" w:rsidRPr="00B60D70" w:rsidRDefault="00803BEA" w:rsidP="00803BEA">
            <w:pPr>
              <w:ind w:right="26"/>
              <w:jc w:val="left"/>
              <w:rPr>
                <w:sz w:val="28"/>
                <w:szCs w:val="28"/>
              </w:rPr>
            </w:pPr>
            <w:r w:rsidRPr="00B60D70">
              <w:rPr>
                <w:sz w:val="28"/>
                <w:szCs w:val="28"/>
              </w:rPr>
              <w:t>Identify purposes, main ideas and important details of texts on academic topics.</w:t>
            </w:r>
          </w:p>
        </w:tc>
        <w:tc>
          <w:tcPr>
            <w:tcW w:w="816" w:type="dxa"/>
            <w:tcBorders>
              <w:left w:val="single" w:sz="2" w:space="0" w:color="auto"/>
            </w:tcBorders>
            <w:vAlign w:val="center"/>
          </w:tcPr>
          <w:p w14:paraId="4FED4E22" w14:textId="0310810A" w:rsidR="00803BEA" w:rsidRPr="00B60D70" w:rsidRDefault="002B0412" w:rsidP="00803BEA">
            <w:pPr>
              <w:ind w:right="26"/>
              <w:jc w:val="center"/>
              <w:rPr>
                <w:sz w:val="28"/>
                <w:szCs w:val="28"/>
              </w:rPr>
            </w:pPr>
            <w:r w:rsidRPr="00B60D70">
              <w:rPr>
                <w:sz w:val="28"/>
                <w:szCs w:val="28"/>
              </w:rPr>
              <w:t> </w:t>
            </w:r>
          </w:p>
        </w:tc>
        <w:tc>
          <w:tcPr>
            <w:tcW w:w="846" w:type="dxa"/>
            <w:vAlign w:val="center"/>
          </w:tcPr>
          <w:p w14:paraId="5DDB45F1" w14:textId="2B33173A" w:rsidR="00803BEA" w:rsidRPr="00B60D70" w:rsidRDefault="002B0412" w:rsidP="00803BEA">
            <w:pPr>
              <w:ind w:right="26"/>
              <w:jc w:val="center"/>
              <w:rPr>
                <w:sz w:val="28"/>
                <w:szCs w:val="28"/>
              </w:rPr>
            </w:pPr>
            <w:r w:rsidRPr="00B60D70">
              <w:rPr>
                <w:sz w:val="28"/>
                <w:szCs w:val="28"/>
              </w:rPr>
              <w:t> </w:t>
            </w:r>
          </w:p>
        </w:tc>
        <w:tc>
          <w:tcPr>
            <w:tcW w:w="847" w:type="dxa"/>
            <w:vAlign w:val="center"/>
          </w:tcPr>
          <w:p w14:paraId="4017155A" w14:textId="620EE78F" w:rsidR="00803BEA" w:rsidRPr="00B60D70" w:rsidRDefault="002B0412" w:rsidP="00803BEA">
            <w:pPr>
              <w:ind w:right="26"/>
              <w:jc w:val="center"/>
              <w:rPr>
                <w:sz w:val="28"/>
                <w:szCs w:val="28"/>
              </w:rPr>
            </w:pPr>
            <w:r w:rsidRPr="00B60D70">
              <w:rPr>
                <w:sz w:val="28"/>
                <w:szCs w:val="28"/>
              </w:rPr>
              <w:t> </w:t>
            </w:r>
          </w:p>
        </w:tc>
        <w:tc>
          <w:tcPr>
            <w:tcW w:w="851" w:type="dxa"/>
            <w:vAlign w:val="center"/>
          </w:tcPr>
          <w:p w14:paraId="509AFFA0" w14:textId="70D64179" w:rsidR="00803BEA" w:rsidRPr="00B60D70" w:rsidRDefault="002B0412" w:rsidP="00803BEA">
            <w:pPr>
              <w:ind w:right="26"/>
              <w:jc w:val="center"/>
              <w:rPr>
                <w:sz w:val="28"/>
                <w:szCs w:val="28"/>
              </w:rPr>
            </w:pPr>
            <w:r w:rsidRPr="00B60D70">
              <w:rPr>
                <w:sz w:val="28"/>
                <w:szCs w:val="28"/>
              </w:rPr>
              <w:t> </w:t>
            </w:r>
          </w:p>
        </w:tc>
        <w:tc>
          <w:tcPr>
            <w:tcW w:w="841" w:type="dxa"/>
            <w:vAlign w:val="center"/>
          </w:tcPr>
          <w:p w14:paraId="654D8679" w14:textId="5620A232" w:rsidR="00803BEA" w:rsidRPr="00B60D70" w:rsidRDefault="00803BEA" w:rsidP="00803BEA">
            <w:pPr>
              <w:ind w:right="26"/>
              <w:jc w:val="center"/>
              <w:rPr>
                <w:sz w:val="28"/>
                <w:szCs w:val="28"/>
              </w:rPr>
            </w:pPr>
            <w:r w:rsidRPr="00B60D70">
              <w:rPr>
                <w:sz w:val="28"/>
                <w:szCs w:val="28"/>
              </w:rPr>
              <w:t>G-K2</w:t>
            </w:r>
          </w:p>
        </w:tc>
      </w:tr>
      <w:tr w:rsidR="00B60D70" w:rsidRPr="00B60D70" w14:paraId="5A2672EF" w14:textId="77777777" w:rsidTr="00932286">
        <w:tc>
          <w:tcPr>
            <w:tcW w:w="1186" w:type="dxa"/>
            <w:tcBorders>
              <w:top w:val="single" w:sz="2" w:space="0" w:color="auto"/>
              <w:bottom w:val="single" w:sz="2" w:space="0" w:color="auto"/>
              <w:right w:val="single" w:sz="2" w:space="0" w:color="auto"/>
            </w:tcBorders>
            <w:vAlign w:val="bottom"/>
          </w:tcPr>
          <w:p w14:paraId="79BA9AC3" w14:textId="3D626509" w:rsidR="00803BEA" w:rsidRPr="00B60D70" w:rsidRDefault="00803BEA" w:rsidP="00803BEA">
            <w:pPr>
              <w:ind w:left="-24" w:right="-32"/>
              <w:jc w:val="left"/>
              <w:rPr>
                <w:sz w:val="28"/>
                <w:szCs w:val="28"/>
              </w:rPr>
            </w:pPr>
          </w:p>
        </w:tc>
        <w:tc>
          <w:tcPr>
            <w:tcW w:w="3794" w:type="dxa"/>
            <w:gridSpan w:val="2"/>
            <w:tcBorders>
              <w:top w:val="single" w:sz="2" w:space="0" w:color="auto"/>
              <w:left w:val="single" w:sz="2" w:space="0" w:color="auto"/>
              <w:bottom w:val="single" w:sz="2" w:space="0" w:color="auto"/>
              <w:right w:val="single" w:sz="2" w:space="0" w:color="auto"/>
            </w:tcBorders>
            <w:vAlign w:val="bottom"/>
          </w:tcPr>
          <w:p w14:paraId="06D0129F" w14:textId="2709C8A0" w:rsidR="00803BEA" w:rsidRPr="00B60D70" w:rsidRDefault="00803BEA" w:rsidP="00803BEA">
            <w:pPr>
              <w:ind w:right="26"/>
              <w:jc w:val="left"/>
              <w:rPr>
                <w:sz w:val="28"/>
                <w:szCs w:val="28"/>
                <w:cs/>
                <w:lang w:val="th-TH"/>
              </w:rPr>
            </w:pPr>
          </w:p>
        </w:tc>
        <w:tc>
          <w:tcPr>
            <w:tcW w:w="1076" w:type="dxa"/>
            <w:tcBorders>
              <w:top w:val="single" w:sz="2" w:space="0" w:color="auto"/>
              <w:left w:val="single" w:sz="2" w:space="0" w:color="auto"/>
              <w:bottom w:val="single" w:sz="2" w:space="0" w:color="auto"/>
              <w:right w:val="single" w:sz="2" w:space="0" w:color="auto"/>
            </w:tcBorders>
          </w:tcPr>
          <w:p w14:paraId="776700E6" w14:textId="0B94C3B8" w:rsidR="00803BEA" w:rsidRPr="00B60D70" w:rsidRDefault="00803BEA" w:rsidP="001F70B1">
            <w:pPr>
              <w:ind w:right="26"/>
              <w:jc w:val="left"/>
              <w:rPr>
                <w:sz w:val="28"/>
                <w:szCs w:val="28"/>
              </w:rPr>
            </w:pPr>
            <w:r w:rsidRPr="00B60D70">
              <w:rPr>
                <w:sz w:val="28"/>
                <w:szCs w:val="28"/>
              </w:rPr>
              <w:t>CLO2</w:t>
            </w:r>
          </w:p>
        </w:tc>
        <w:tc>
          <w:tcPr>
            <w:tcW w:w="3632" w:type="dxa"/>
            <w:tcBorders>
              <w:top w:val="single" w:sz="2" w:space="0" w:color="auto"/>
              <w:left w:val="single" w:sz="2" w:space="0" w:color="auto"/>
              <w:bottom w:val="single" w:sz="2" w:space="0" w:color="auto"/>
              <w:right w:val="single" w:sz="2" w:space="0" w:color="auto"/>
            </w:tcBorders>
          </w:tcPr>
          <w:p w14:paraId="459A7F06" w14:textId="5E18EAFB" w:rsidR="00803BEA" w:rsidRPr="00B60D70" w:rsidRDefault="00803BEA" w:rsidP="00803BEA">
            <w:pPr>
              <w:ind w:right="26"/>
              <w:jc w:val="left"/>
              <w:rPr>
                <w:sz w:val="28"/>
                <w:szCs w:val="28"/>
              </w:rPr>
            </w:pPr>
            <w:r w:rsidRPr="00B60D70">
              <w:rPr>
                <w:sz w:val="28"/>
                <w:szCs w:val="28"/>
              </w:rPr>
              <w:t>Interact with others in order to describe ideas, opinions or give reasons.</w:t>
            </w:r>
          </w:p>
        </w:tc>
        <w:tc>
          <w:tcPr>
            <w:tcW w:w="816" w:type="dxa"/>
            <w:tcBorders>
              <w:left w:val="single" w:sz="2" w:space="0" w:color="auto"/>
            </w:tcBorders>
            <w:vAlign w:val="center"/>
          </w:tcPr>
          <w:p w14:paraId="5307F29A" w14:textId="7CFB98B7" w:rsidR="00803BEA" w:rsidRPr="00B60D70" w:rsidRDefault="002B0412" w:rsidP="00803BEA">
            <w:pPr>
              <w:ind w:right="26"/>
              <w:jc w:val="center"/>
              <w:rPr>
                <w:sz w:val="28"/>
                <w:szCs w:val="28"/>
              </w:rPr>
            </w:pPr>
            <w:r w:rsidRPr="00B60D70">
              <w:rPr>
                <w:sz w:val="28"/>
                <w:szCs w:val="28"/>
              </w:rPr>
              <w:t> </w:t>
            </w:r>
          </w:p>
        </w:tc>
        <w:tc>
          <w:tcPr>
            <w:tcW w:w="846" w:type="dxa"/>
            <w:vAlign w:val="center"/>
          </w:tcPr>
          <w:p w14:paraId="72F2ED96" w14:textId="5B1E9625" w:rsidR="00803BEA" w:rsidRPr="00B60D70" w:rsidRDefault="002B0412" w:rsidP="00803BEA">
            <w:pPr>
              <w:ind w:right="26"/>
              <w:jc w:val="center"/>
              <w:rPr>
                <w:sz w:val="28"/>
                <w:szCs w:val="28"/>
              </w:rPr>
            </w:pPr>
            <w:r w:rsidRPr="00B60D70">
              <w:rPr>
                <w:sz w:val="28"/>
                <w:szCs w:val="28"/>
              </w:rPr>
              <w:t> </w:t>
            </w:r>
          </w:p>
        </w:tc>
        <w:tc>
          <w:tcPr>
            <w:tcW w:w="847" w:type="dxa"/>
            <w:vAlign w:val="center"/>
          </w:tcPr>
          <w:p w14:paraId="6C91860E" w14:textId="3F72F869" w:rsidR="00803BEA" w:rsidRPr="00B60D70" w:rsidRDefault="002B0412" w:rsidP="00803BEA">
            <w:pPr>
              <w:ind w:right="26"/>
              <w:jc w:val="center"/>
              <w:rPr>
                <w:sz w:val="28"/>
                <w:szCs w:val="28"/>
              </w:rPr>
            </w:pPr>
            <w:r w:rsidRPr="00B60D70">
              <w:rPr>
                <w:sz w:val="28"/>
                <w:szCs w:val="28"/>
              </w:rPr>
              <w:t> </w:t>
            </w:r>
          </w:p>
        </w:tc>
        <w:tc>
          <w:tcPr>
            <w:tcW w:w="851" w:type="dxa"/>
            <w:vAlign w:val="center"/>
          </w:tcPr>
          <w:p w14:paraId="25D0BCF3" w14:textId="38B0AE5C" w:rsidR="00803BEA" w:rsidRPr="00B60D70" w:rsidRDefault="002B0412" w:rsidP="00803BEA">
            <w:pPr>
              <w:ind w:right="26"/>
              <w:jc w:val="center"/>
              <w:rPr>
                <w:sz w:val="28"/>
                <w:szCs w:val="28"/>
              </w:rPr>
            </w:pPr>
            <w:r w:rsidRPr="00B60D70">
              <w:rPr>
                <w:sz w:val="28"/>
                <w:szCs w:val="28"/>
              </w:rPr>
              <w:t> </w:t>
            </w:r>
          </w:p>
        </w:tc>
        <w:tc>
          <w:tcPr>
            <w:tcW w:w="841" w:type="dxa"/>
            <w:vAlign w:val="center"/>
          </w:tcPr>
          <w:p w14:paraId="53ED857A" w14:textId="2B644530" w:rsidR="00803BEA" w:rsidRPr="00B60D70" w:rsidRDefault="00803BEA" w:rsidP="00803BEA">
            <w:pPr>
              <w:ind w:right="26"/>
              <w:jc w:val="center"/>
              <w:rPr>
                <w:sz w:val="28"/>
                <w:szCs w:val="28"/>
              </w:rPr>
            </w:pPr>
            <w:r w:rsidRPr="00B60D70">
              <w:rPr>
                <w:sz w:val="28"/>
                <w:szCs w:val="28"/>
              </w:rPr>
              <w:t>G-K2</w:t>
            </w:r>
          </w:p>
        </w:tc>
      </w:tr>
      <w:tr w:rsidR="00B60D70" w:rsidRPr="00B60D70" w14:paraId="6BE4E3A8" w14:textId="77777777" w:rsidTr="00932286">
        <w:tc>
          <w:tcPr>
            <w:tcW w:w="1186" w:type="dxa"/>
            <w:tcBorders>
              <w:top w:val="single" w:sz="2" w:space="0" w:color="auto"/>
              <w:bottom w:val="single" w:sz="2" w:space="0" w:color="auto"/>
              <w:right w:val="single" w:sz="2" w:space="0" w:color="auto"/>
            </w:tcBorders>
            <w:vAlign w:val="bottom"/>
          </w:tcPr>
          <w:p w14:paraId="4D0D8654" w14:textId="3DCBAA44" w:rsidR="00803BEA" w:rsidRPr="00B60D70" w:rsidRDefault="00803BEA" w:rsidP="00803BEA">
            <w:pPr>
              <w:ind w:left="-24" w:right="-32"/>
              <w:jc w:val="left"/>
              <w:rPr>
                <w:sz w:val="28"/>
                <w:szCs w:val="28"/>
              </w:rPr>
            </w:pPr>
          </w:p>
        </w:tc>
        <w:tc>
          <w:tcPr>
            <w:tcW w:w="3794" w:type="dxa"/>
            <w:gridSpan w:val="2"/>
            <w:tcBorders>
              <w:top w:val="single" w:sz="2" w:space="0" w:color="auto"/>
              <w:left w:val="single" w:sz="2" w:space="0" w:color="auto"/>
              <w:bottom w:val="single" w:sz="2" w:space="0" w:color="auto"/>
              <w:right w:val="single" w:sz="2" w:space="0" w:color="auto"/>
            </w:tcBorders>
            <w:vAlign w:val="bottom"/>
          </w:tcPr>
          <w:p w14:paraId="1AE71A03" w14:textId="02CAEBFB" w:rsidR="00803BEA" w:rsidRPr="00B60D70" w:rsidRDefault="00803BEA" w:rsidP="00803BEA">
            <w:pPr>
              <w:ind w:right="26"/>
              <w:jc w:val="left"/>
              <w:rPr>
                <w:sz w:val="28"/>
                <w:szCs w:val="28"/>
                <w:cs/>
                <w:lang w:val="th-TH"/>
              </w:rPr>
            </w:pPr>
          </w:p>
        </w:tc>
        <w:tc>
          <w:tcPr>
            <w:tcW w:w="1076" w:type="dxa"/>
            <w:tcBorders>
              <w:top w:val="single" w:sz="2" w:space="0" w:color="auto"/>
              <w:left w:val="single" w:sz="2" w:space="0" w:color="auto"/>
              <w:bottom w:val="single" w:sz="2" w:space="0" w:color="auto"/>
              <w:right w:val="single" w:sz="2" w:space="0" w:color="auto"/>
            </w:tcBorders>
          </w:tcPr>
          <w:p w14:paraId="2EDDA23C" w14:textId="7D3CB204" w:rsidR="00803BEA" w:rsidRPr="00B60D70" w:rsidRDefault="00803BEA" w:rsidP="001F70B1">
            <w:pPr>
              <w:ind w:right="26"/>
              <w:jc w:val="left"/>
              <w:rPr>
                <w:sz w:val="28"/>
                <w:szCs w:val="28"/>
              </w:rPr>
            </w:pPr>
            <w:r w:rsidRPr="00B60D70">
              <w:rPr>
                <w:sz w:val="28"/>
                <w:szCs w:val="28"/>
              </w:rPr>
              <w:t>CLO3</w:t>
            </w:r>
          </w:p>
        </w:tc>
        <w:tc>
          <w:tcPr>
            <w:tcW w:w="3632" w:type="dxa"/>
            <w:tcBorders>
              <w:top w:val="single" w:sz="2" w:space="0" w:color="auto"/>
              <w:left w:val="single" w:sz="2" w:space="0" w:color="auto"/>
              <w:bottom w:val="single" w:sz="2" w:space="0" w:color="auto"/>
              <w:right w:val="single" w:sz="2" w:space="0" w:color="auto"/>
            </w:tcBorders>
          </w:tcPr>
          <w:p w14:paraId="07A593AB" w14:textId="645D271B" w:rsidR="00803BEA" w:rsidRPr="00B60D70" w:rsidRDefault="00803BEA" w:rsidP="00803BEA">
            <w:pPr>
              <w:ind w:right="26"/>
              <w:jc w:val="left"/>
              <w:rPr>
                <w:sz w:val="28"/>
                <w:szCs w:val="28"/>
              </w:rPr>
            </w:pPr>
            <w:r w:rsidRPr="00B60D70">
              <w:rPr>
                <w:sz w:val="28"/>
                <w:szCs w:val="28"/>
              </w:rPr>
              <w:t>Ask and answer questions for information.</w:t>
            </w:r>
          </w:p>
        </w:tc>
        <w:tc>
          <w:tcPr>
            <w:tcW w:w="816" w:type="dxa"/>
            <w:tcBorders>
              <w:left w:val="single" w:sz="2" w:space="0" w:color="auto"/>
            </w:tcBorders>
            <w:vAlign w:val="center"/>
          </w:tcPr>
          <w:p w14:paraId="761EBF9D" w14:textId="64B2264D" w:rsidR="00803BEA" w:rsidRPr="00B60D70" w:rsidRDefault="002B0412" w:rsidP="00803BEA">
            <w:pPr>
              <w:ind w:right="26"/>
              <w:jc w:val="center"/>
              <w:rPr>
                <w:sz w:val="28"/>
                <w:szCs w:val="28"/>
              </w:rPr>
            </w:pPr>
            <w:r w:rsidRPr="00B60D70">
              <w:rPr>
                <w:sz w:val="28"/>
                <w:szCs w:val="28"/>
              </w:rPr>
              <w:t> </w:t>
            </w:r>
          </w:p>
        </w:tc>
        <w:tc>
          <w:tcPr>
            <w:tcW w:w="846" w:type="dxa"/>
            <w:vAlign w:val="center"/>
          </w:tcPr>
          <w:p w14:paraId="14A9E898" w14:textId="21743C9B" w:rsidR="00803BEA" w:rsidRPr="00B60D70" w:rsidRDefault="002B0412" w:rsidP="00803BEA">
            <w:pPr>
              <w:ind w:right="26"/>
              <w:jc w:val="center"/>
              <w:rPr>
                <w:sz w:val="28"/>
                <w:szCs w:val="28"/>
              </w:rPr>
            </w:pPr>
            <w:r w:rsidRPr="00B60D70">
              <w:rPr>
                <w:sz w:val="28"/>
                <w:szCs w:val="28"/>
              </w:rPr>
              <w:t> </w:t>
            </w:r>
          </w:p>
        </w:tc>
        <w:tc>
          <w:tcPr>
            <w:tcW w:w="847" w:type="dxa"/>
            <w:vAlign w:val="center"/>
          </w:tcPr>
          <w:p w14:paraId="554CBAC0" w14:textId="0345B79E" w:rsidR="00803BEA" w:rsidRPr="00B60D70" w:rsidRDefault="002B0412" w:rsidP="00803BEA">
            <w:pPr>
              <w:ind w:right="26"/>
              <w:jc w:val="center"/>
              <w:rPr>
                <w:sz w:val="28"/>
                <w:szCs w:val="28"/>
              </w:rPr>
            </w:pPr>
            <w:r w:rsidRPr="00B60D70">
              <w:rPr>
                <w:sz w:val="28"/>
                <w:szCs w:val="28"/>
              </w:rPr>
              <w:t> </w:t>
            </w:r>
          </w:p>
        </w:tc>
        <w:tc>
          <w:tcPr>
            <w:tcW w:w="851" w:type="dxa"/>
            <w:vAlign w:val="center"/>
          </w:tcPr>
          <w:p w14:paraId="7BA5460B" w14:textId="24A1C972" w:rsidR="00803BEA" w:rsidRPr="00B60D70" w:rsidRDefault="002B0412" w:rsidP="00803BEA">
            <w:pPr>
              <w:ind w:right="26"/>
              <w:jc w:val="center"/>
              <w:rPr>
                <w:sz w:val="28"/>
                <w:szCs w:val="28"/>
              </w:rPr>
            </w:pPr>
            <w:r w:rsidRPr="00B60D70">
              <w:rPr>
                <w:sz w:val="28"/>
                <w:szCs w:val="28"/>
              </w:rPr>
              <w:t> </w:t>
            </w:r>
          </w:p>
        </w:tc>
        <w:tc>
          <w:tcPr>
            <w:tcW w:w="841" w:type="dxa"/>
            <w:vAlign w:val="center"/>
          </w:tcPr>
          <w:p w14:paraId="0E7CFC3A" w14:textId="0CB4E5A7" w:rsidR="00803BEA" w:rsidRPr="00B60D70" w:rsidRDefault="00803BEA" w:rsidP="00803BEA">
            <w:pPr>
              <w:ind w:right="26"/>
              <w:jc w:val="center"/>
              <w:rPr>
                <w:sz w:val="28"/>
                <w:szCs w:val="28"/>
              </w:rPr>
            </w:pPr>
            <w:r w:rsidRPr="00B60D70">
              <w:rPr>
                <w:sz w:val="28"/>
                <w:szCs w:val="28"/>
              </w:rPr>
              <w:t>G-K2</w:t>
            </w:r>
          </w:p>
        </w:tc>
      </w:tr>
      <w:tr w:rsidR="00B60D70" w:rsidRPr="00B60D70" w14:paraId="56185354" w14:textId="77777777" w:rsidTr="00932286">
        <w:tc>
          <w:tcPr>
            <w:tcW w:w="1186" w:type="dxa"/>
            <w:tcBorders>
              <w:top w:val="single" w:sz="2" w:space="0" w:color="auto"/>
              <w:bottom w:val="single" w:sz="2" w:space="0" w:color="auto"/>
              <w:right w:val="single" w:sz="2" w:space="0" w:color="auto"/>
            </w:tcBorders>
            <w:vAlign w:val="bottom"/>
          </w:tcPr>
          <w:p w14:paraId="026A1BEE" w14:textId="07585D74" w:rsidR="00803BEA" w:rsidRPr="00B60D70" w:rsidRDefault="00803BEA" w:rsidP="00803BEA">
            <w:pPr>
              <w:ind w:left="-24" w:right="-32"/>
              <w:jc w:val="left"/>
              <w:rPr>
                <w:sz w:val="28"/>
                <w:szCs w:val="28"/>
              </w:rPr>
            </w:pPr>
          </w:p>
        </w:tc>
        <w:tc>
          <w:tcPr>
            <w:tcW w:w="3794" w:type="dxa"/>
            <w:gridSpan w:val="2"/>
            <w:tcBorders>
              <w:top w:val="single" w:sz="2" w:space="0" w:color="auto"/>
              <w:left w:val="single" w:sz="2" w:space="0" w:color="auto"/>
              <w:bottom w:val="single" w:sz="2" w:space="0" w:color="auto"/>
              <w:right w:val="single" w:sz="2" w:space="0" w:color="auto"/>
            </w:tcBorders>
            <w:vAlign w:val="bottom"/>
          </w:tcPr>
          <w:p w14:paraId="3BBE3A59" w14:textId="465A0AAD" w:rsidR="00803BEA" w:rsidRPr="00B60D70" w:rsidRDefault="00803BEA" w:rsidP="00803BEA">
            <w:pPr>
              <w:ind w:right="26"/>
              <w:jc w:val="left"/>
              <w:rPr>
                <w:sz w:val="28"/>
                <w:szCs w:val="28"/>
                <w:cs/>
                <w:lang w:val="th-TH"/>
              </w:rPr>
            </w:pPr>
          </w:p>
        </w:tc>
        <w:tc>
          <w:tcPr>
            <w:tcW w:w="1076" w:type="dxa"/>
            <w:tcBorders>
              <w:top w:val="single" w:sz="2" w:space="0" w:color="auto"/>
              <w:left w:val="single" w:sz="2" w:space="0" w:color="auto"/>
              <w:bottom w:val="single" w:sz="2" w:space="0" w:color="auto"/>
              <w:right w:val="single" w:sz="2" w:space="0" w:color="auto"/>
            </w:tcBorders>
          </w:tcPr>
          <w:p w14:paraId="0BD14DB7" w14:textId="73D7B7F9" w:rsidR="00803BEA" w:rsidRPr="00B60D70" w:rsidRDefault="00803BEA" w:rsidP="001F70B1">
            <w:pPr>
              <w:ind w:right="26"/>
              <w:jc w:val="left"/>
              <w:rPr>
                <w:sz w:val="28"/>
                <w:szCs w:val="28"/>
              </w:rPr>
            </w:pPr>
            <w:r w:rsidRPr="00B60D70">
              <w:rPr>
                <w:sz w:val="28"/>
                <w:szCs w:val="28"/>
              </w:rPr>
              <w:t>CLO4</w:t>
            </w:r>
          </w:p>
        </w:tc>
        <w:tc>
          <w:tcPr>
            <w:tcW w:w="3632" w:type="dxa"/>
            <w:tcBorders>
              <w:top w:val="single" w:sz="2" w:space="0" w:color="auto"/>
              <w:left w:val="single" w:sz="2" w:space="0" w:color="auto"/>
              <w:bottom w:val="single" w:sz="2" w:space="0" w:color="auto"/>
              <w:right w:val="single" w:sz="2" w:space="0" w:color="auto"/>
            </w:tcBorders>
          </w:tcPr>
          <w:p w14:paraId="779F26BD" w14:textId="3131C1E3" w:rsidR="00803BEA" w:rsidRPr="00B60D70" w:rsidRDefault="00803BEA" w:rsidP="00803BEA">
            <w:pPr>
              <w:ind w:right="26"/>
              <w:jc w:val="left"/>
              <w:rPr>
                <w:sz w:val="28"/>
                <w:szCs w:val="28"/>
              </w:rPr>
            </w:pPr>
            <w:r w:rsidRPr="00B60D70">
              <w:rPr>
                <w:sz w:val="28"/>
                <w:szCs w:val="28"/>
              </w:rPr>
              <w:t>Make effective presentations on topics of interest.</w:t>
            </w:r>
          </w:p>
        </w:tc>
        <w:tc>
          <w:tcPr>
            <w:tcW w:w="816" w:type="dxa"/>
            <w:tcBorders>
              <w:left w:val="single" w:sz="2" w:space="0" w:color="auto"/>
            </w:tcBorders>
            <w:vAlign w:val="center"/>
          </w:tcPr>
          <w:p w14:paraId="2F9E28E2" w14:textId="5CE7F695" w:rsidR="00803BEA" w:rsidRPr="00B60D70" w:rsidRDefault="002B0412" w:rsidP="00803BEA">
            <w:pPr>
              <w:ind w:right="26"/>
              <w:jc w:val="center"/>
              <w:rPr>
                <w:sz w:val="28"/>
                <w:szCs w:val="28"/>
              </w:rPr>
            </w:pPr>
            <w:r w:rsidRPr="00B60D70">
              <w:rPr>
                <w:sz w:val="28"/>
                <w:szCs w:val="28"/>
              </w:rPr>
              <w:t> </w:t>
            </w:r>
          </w:p>
        </w:tc>
        <w:tc>
          <w:tcPr>
            <w:tcW w:w="846" w:type="dxa"/>
            <w:vAlign w:val="center"/>
          </w:tcPr>
          <w:p w14:paraId="61932244" w14:textId="49EB9928" w:rsidR="00803BEA" w:rsidRPr="00B60D70" w:rsidRDefault="002B0412" w:rsidP="00803BEA">
            <w:pPr>
              <w:ind w:right="26"/>
              <w:jc w:val="center"/>
              <w:rPr>
                <w:sz w:val="28"/>
                <w:szCs w:val="28"/>
              </w:rPr>
            </w:pPr>
            <w:r w:rsidRPr="00B60D70">
              <w:rPr>
                <w:sz w:val="28"/>
                <w:szCs w:val="28"/>
              </w:rPr>
              <w:t> </w:t>
            </w:r>
          </w:p>
        </w:tc>
        <w:tc>
          <w:tcPr>
            <w:tcW w:w="847" w:type="dxa"/>
            <w:vAlign w:val="center"/>
          </w:tcPr>
          <w:p w14:paraId="6496856F" w14:textId="6E5F6400" w:rsidR="00803BEA" w:rsidRPr="00B60D70" w:rsidRDefault="002B0412" w:rsidP="00803BEA">
            <w:pPr>
              <w:ind w:right="26"/>
              <w:jc w:val="center"/>
              <w:rPr>
                <w:sz w:val="28"/>
                <w:szCs w:val="28"/>
              </w:rPr>
            </w:pPr>
            <w:r w:rsidRPr="00B60D70">
              <w:rPr>
                <w:sz w:val="28"/>
                <w:szCs w:val="28"/>
              </w:rPr>
              <w:t> </w:t>
            </w:r>
          </w:p>
        </w:tc>
        <w:tc>
          <w:tcPr>
            <w:tcW w:w="851" w:type="dxa"/>
            <w:vAlign w:val="center"/>
          </w:tcPr>
          <w:p w14:paraId="7D89E164" w14:textId="5C8C5759" w:rsidR="00803BEA" w:rsidRPr="00B60D70" w:rsidRDefault="002B0412" w:rsidP="00803BEA">
            <w:pPr>
              <w:ind w:right="26"/>
              <w:jc w:val="center"/>
              <w:rPr>
                <w:sz w:val="28"/>
                <w:szCs w:val="28"/>
              </w:rPr>
            </w:pPr>
            <w:r w:rsidRPr="00B60D70">
              <w:rPr>
                <w:sz w:val="28"/>
                <w:szCs w:val="28"/>
              </w:rPr>
              <w:t> </w:t>
            </w:r>
          </w:p>
        </w:tc>
        <w:tc>
          <w:tcPr>
            <w:tcW w:w="841" w:type="dxa"/>
            <w:vAlign w:val="center"/>
          </w:tcPr>
          <w:p w14:paraId="2D98B303" w14:textId="08894CFC" w:rsidR="00803BEA" w:rsidRPr="00B60D70" w:rsidRDefault="00803BEA" w:rsidP="00803BEA">
            <w:pPr>
              <w:ind w:right="26"/>
              <w:jc w:val="center"/>
              <w:rPr>
                <w:sz w:val="28"/>
                <w:szCs w:val="28"/>
              </w:rPr>
            </w:pPr>
            <w:r w:rsidRPr="00B60D70">
              <w:rPr>
                <w:sz w:val="28"/>
                <w:szCs w:val="28"/>
              </w:rPr>
              <w:t>G-K2</w:t>
            </w:r>
          </w:p>
        </w:tc>
      </w:tr>
      <w:tr w:rsidR="00B60D70" w:rsidRPr="00B60D70" w14:paraId="6DA53B64" w14:textId="77777777" w:rsidTr="00932286">
        <w:tc>
          <w:tcPr>
            <w:tcW w:w="1186" w:type="dxa"/>
            <w:tcBorders>
              <w:top w:val="single" w:sz="2" w:space="0" w:color="auto"/>
              <w:bottom w:val="single" w:sz="2" w:space="0" w:color="auto"/>
              <w:right w:val="single" w:sz="2" w:space="0" w:color="auto"/>
            </w:tcBorders>
            <w:vAlign w:val="bottom"/>
          </w:tcPr>
          <w:p w14:paraId="59924110" w14:textId="4D96A376" w:rsidR="00803BEA" w:rsidRPr="00B60D70" w:rsidRDefault="00803BEA" w:rsidP="00803BEA">
            <w:pPr>
              <w:ind w:left="-24" w:right="-32"/>
              <w:jc w:val="left"/>
              <w:rPr>
                <w:sz w:val="28"/>
                <w:szCs w:val="28"/>
              </w:rPr>
            </w:pPr>
          </w:p>
        </w:tc>
        <w:tc>
          <w:tcPr>
            <w:tcW w:w="3794" w:type="dxa"/>
            <w:gridSpan w:val="2"/>
            <w:tcBorders>
              <w:top w:val="single" w:sz="2" w:space="0" w:color="auto"/>
              <w:left w:val="single" w:sz="2" w:space="0" w:color="auto"/>
              <w:bottom w:val="single" w:sz="2" w:space="0" w:color="auto"/>
              <w:right w:val="single" w:sz="2" w:space="0" w:color="auto"/>
            </w:tcBorders>
            <w:vAlign w:val="bottom"/>
          </w:tcPr>
          <w:p w14:paraId="5AD6EF4F" w14:textId="6405CD02" w:rsidR="00803BEA" w:rsidRPr="00B60D70" w:rsidRDefault="00803BEA" w:rsidP="00803BEA">
            <w:pPr>
              <w:ind w:right="26"/>
              <w:jc w:val="left"/>
              <w:rPr>
                <w:sz w:val="28"/>
                <w:szCs w:val="28"/>
                <w:cs/>
                <w:lang w:val="th-TH"/>
              </w:rPr>
            </w:pPr>
          </w:p>
        </w:tc>
        <w:tc>
          <w:tcPr>
            <w:tcW w:w="1076" w:type="dxa"/>
            <w:tcBorders>
              <w:top w:val="single" w:sz="2" w:space="0" w:color="auto"/>
              <w:left w:val="single" w:sz="2" w:space="0" w:color="auto"/>
              <w:bottom w:val="single" w:sz="2" w:space="0" w:color="auto"/>
              <w:right w:val="single" w:sz="2" w:space="0" w:color="auto"/>
            </w:tcBorders>
          </w:tcPr>
          <w:p w14:paraId="02A78424" w14:textId="3EF59EDA" w:rsidR="00803BEA" w:rsidRPr="00B60D70" w:rsidRDefault="00803BEA" w:rsidP="001F70B1">
            <w:pPr>
              <w:ind w:right="26"/>
              <w:jc w:val="left"/>
              <w:rPr>
                <w:sz w:val="28"/>
                <w:szCs w:val="28"/>
              </w:rPr>
            </w:pPr>
            <w:r w:rsidRPr="00B60D70">
              <w:rPr>
                <w:sz w:val="28"/>
                <w:szCs w:val="28"/>
              </w:rPr>
              <w:t>CLO5</w:t>
            </w:r>
          </w:p>
        </w:tc>
        <w:tc>
          <w:tcPr>
            <w:tcW w:w="3632" w:type="dxa"/>
            <w:tcBorders>
              <w:top w:val="single" w:sz="2" w:space="0" w:color="auto"/>
              <w:left w:val="single" w:sz="2" w:space="0" w:color="auto"/>
              <w:bottom w:val="single" w:sz="2" w:space="0" w:color="auto"/>
              <w:right w:val="single" w:sz="2" w:space="0" w:color="auto"/>
            </w:tcBorders>
          </w:tcPr>
          <w:p w14:paraId="6F8515C4" w14:textId="62C34AB7" w:rsidR="00803BEA" w:rsidRPr="00B60D70" w:rsidRDefault="00803BEA" w:rsidP="00803BEA">
            <w:pPr>
              <w:ind w:right="26"/>
              <w:jc w:val="left"/>
              <w:rPr>
                <w:sz w:val="28"/>
                <w:szCs w:val="28"/>
              </w:rPr>
            </w:pPr>
            <w:r w:rsidRPr="00B60D70">
              <w:rPr>
                <w:sz w:val="28"/>
                <w:szCs w:val="28"/>
              </w:rPr>
              <w:t>Have responsibility and ethical awareness.</w:t>
            </w:r>
            <w:r w:rsidR="00BD7F9D" w:rsidRPr="00B60D70">
              <w:rPr>
                <w:sz w:val="28"/>
                <w:szCs w:val="28"/>
              </w:rPr>
              <w:t xml:space="preserve"> </w:t>
            </w:r>
            <w:r w:rsidR="002B0412" w:rsidRPr="00B60D70">
              <w:rPr>
                <w:sz w:val="28"/>
                <w:szCs w:val="28"/>
              </w:rPr>
              <w:t xml:space="preserve"> </w:t>
            </w:r>
          </w:p>
        </w:tc>
        <w:tc>
          <w:tcPr>
            <w:tcW w:w="816" w:type="dxa"/>
            <w:tcBorders>
              <w:left w:val="single" w:sz="2" w:space="0" w:color="auto"/>
            </w:tcBorders>
            <w:vAlign w:val="center"/>
          </w:tcPr>
          <w:p w14:paraId="5FA1055A" w14:textId="79164098" w:rsidR="00803BEA" w:rsidRPr="00B60D70" w:rsidRDefault="002B0412" w:rsidP="00803BEA">
            <w:pPr>
              <w:ind w:right="26"/>
              <w:jc w:val="center"/>
              <w:rPr>
                <w:sz w:val="28"/>
                <w:szCs w:val="28"/>
              </w:rPr>
            </w:pPr>
            <w:r w:rsidRPr="00B60D70">
              <w:rPr>
                <w:sz w:val="28"/>
                <w:szCs w:val="28"/>
              </w:rPr>
              <w:t> </w:t>
            </w:r>
          </w:p>
        </w:tc>
        <w:tc>
          <w:tcPr>
            <w:tcW w:w="846" w:type="dxa"/>
            <w:vAlign w:val="center"/>
          </w:tcPr>
          <w:p w14:paraId="3F5735EC" w14:textId="65B8F98F" w:rsidR="00803BEA" w:rsidRPr="00B60D70" w:rsidRDefault="002B0412" w:rsidP="00803BEA">
            <w:pPr>
              <w:ind w:right="26"/>
              <w:jc w:val="center"/>
              <w:rPr>
                <w:sz w:val="28"/>
                <w:szCs w:val="28"/>
              </w:rPr>
            </w:pPr>
            <w:r w:rsidRPr="00B60D70">
              <w:rPr>
                <w:sz w:val="28"/>
                <w:szCs w:val="28"/>
              </w:rPr>
              <w:t> </w:t>
            </w:r>
          </w:p>
        </w:tc>
        <w:tc>
          <w:tcPr>
            <w:tcW w:w="847" w:type="dxa"/>
            <w:vAlign w:val="center"/>
          </w:tcPr>
          <w:p w14:paraId="0FBC6B9D" w14:textId="044AC3FC" w:rsidR="00803BEA" w:rsidRPr="00B60D70" w:rsidRDefault="002B0412" w:rsidP="00803BEA">
            <w:pPr>
              <w:ind w:right="26"/>
              <w:jc w:val="center"/>
              <w:rPr>
                <w:sz w:val="28"/>
                <w:szCs w:val="28"/>
              </w:rPr>
            </w:pPr>
            <w:r w:rsidRPr="00B60D70">
              <w:rPr>
                <w:sz w:val="28"/>
                <w:szCs w:val="28"/>
              </w:rPr>
              <w:t> </w:t>
            </w:r>
          </w:p>
        </w:tc>
        <w:tc>
          <w:tcPr>
            <w:tcW w:w="851" w:type="dxa"/>
            <w:vAlign w:val="center"/>
          </w:tcPr>
          <w:p w14:paraId="4A792772" w14:textId="434D56A4" w:rsidR="00803BEA" w:rsidRPr="00B60D70" w:rsidRDefault="002B0412" w:rsidP="00803BEA">
            <w:pPr>
              <w:ind w:right="26"/>
              <w:jc w:val="center"/>
              <w:rPr>
                <w:sz w:val="28"/>
                <w:szCs w:val="28"/>
              </w:rPr>
            </w:pPr>
            <w:r w:rsidRPr="00B60D70">
              <w:rPr>
                <w:sz w:val="28"/>
                <w:szCs w:val="28"/>
              </w:rPr>
              <w:t> </w:t>
            </w:r>
          </w:p>
        </w:tc>
        <w:tc>
          <w:tcPr>
            <w:tcW w:w="841" w:type="dxa"/>
            <w:vAlign w:val="center"/>
          </w:tcPr>
          <w:p w14:paraId="24EB3036" w14:textId="1E3CCF03" w:rsidR="00803BEA" w:rsidRPr="00B60D70" w:rsidRDefault="00803BEA" w:rsidP="00803BEA">
            <w:pPr>
              <w:ind w:right="26"/>
              <w:jc w:val="center"/>
              <w:rPr>
                <w:sz w:val="28"/>
                <w:szCs w:val="28"/>
              </w:rPr>
            </w:pPr>
            <w:r w:rsidRPr="00B60D70">
              <w:rPr>
                <w:sz w:val="28"/>
                <w:szCs w:val="28"/>
              </w:rPr>
              <w:t>G-A3</w:t>
            </w:r>
          </w:p>
        </w:tc>
      </w:tr>
      <w:tr w:rsidR="00B60D70" w:rsidRPr="00B60D70" w14:paraId="44FB4AAC" w14:textId="77777777" w:rsidTr="00932286">
        <w:tc>
          <w:tcPr>
            <w:tcW w:w="1186" w:type="dxa"/>
            <w:tcBorders>
              <w:top w:val="single" w:sz="2" w:space="0" w:color="auto"/>
              <w:bottom w:val="single" w:sz="2" w:space="0" w:color="auto"/>
              <w:right w:val="single" w:sz="2" w:space="0" w:color="auto"/>
            </w:tcBorders>
          </w:tcPr>
          <w:p w14:paraId="50B3EF2D" w14:textId="184DB0D6" w:rsidR="00803BEA" w:rsidRPr="00B60D70" w:rsidRDefault="00B91175" w:rsidP="00803BEA">
            <w:pPr>
              <w:ind w:left="-24" w:right="-32"/>
              <w:jc w:val="left"/>
              <w:rPr>
                <w:sz w:val="28"/>
                <w:szCs w:val="28"/>
              </w:rPr>
            </w:pPr>
            <w:r w:rsidRPr="00B60D70">
              <w:rPr>
                <w:sz w:val="28"/>
                <w:szCs w:val="28"/>
              </w:rPr>
              <w:t xml:space="preserve">CTE </w:t>
            </w:r>
            <w:r w:rsidR="00803BEA" w:rsidRPr="00B60D70">
              <w:rPr>
                <w:sz w:val="28"/>
                <w:szCs w:val="28"/>
              </w:rPr>
              <w:t>301</w:t>
            </w:r>
          </w:p>
        </w:tc>
        <w:tc>
          <w:tcPr>
            <w:tcW w:w="3794" w:type="dxa"/>
            <w:gridSpan w:val="2"/>
            <w:tcBorders>
              <w:top w:val="single" w:sz="2" w:space="0" w:color="auto"/>
              <w:left w:val="single" w:sz="2" w:space="0" w:color="auto"/>
              <w:bottom w:val="single" w:sz="2" w:space="0" w:color="auto"/>
              <w:right w:val="single" w:sz="2" w:space="0" w:color="auto"/>
            </w:tcBorders>
          </w:tcPr>
          <w:p w14:paraId="44CD1710" w14:textId="77777777" w:rsidR="00520D3B" w:rsidRPr="00B60D70" w:rsidRDefault="00803BEA" w:rsidP="00803BEA">
            <w:pPr>
              <w:ind w:right="26"/>
              <w:jc w:val="left"/>
              <w:rPr>
                <w:sz w:val="28"/>
                <w:szCs w:val="28"/>
              </w:rPr>
            </w:pPr>
            <w:r w:rsidRPr="00B60D70">
              <w:rPr>
                <w:sz w:val="28"/>
                <w:szCs w:val="28"/>
                <w:cs/>
              </w:rPr>
              <w:t xml:space="preserve">การพัฒนาทักษะการเป็นครูช่างโยธา </w:t>
            </w:r>
          </w:p>
          <w:p w14:paraId="21EB6066" w14:textId="7B569CDF" w:rsidR="00803BEA" w:rsidRPr="00B60D70" w:rsidRDefault="00803BEA" w:rsidP="00803BEA">
            <w:pPr>
              <w:ind w:right="26"/>
              <w:jc w:val="left"/>
              <w:rPr>
                <w:sz w:val="28"/>
                <w:szCs w:val="28"/>
                <w:cs/>
              </w:rPr>
            </w:pPr>
            <w:r w:rsidRPr="00B60D70">
              <w:rPr>
                <w:sz w:val="28"/>
                <w:szCs w:val="28"/>
              </w:rPr>
              <w:t>3</w:t>
            </w:r>
            <w:r w:rsidR="00FF257A" w:rsidRPr="00B60D70">
              <w:rPr>
                <w:sz w:val="28"/>
                <w:szCs w:val="28"/>
              </w:rPr>
              <w:t xml:space="preserve"> </w:t>
            </w:r>
            <w:r w:rsidRPr="00B60D70">
              <w:rPr>
                <w:sz w:val="28"/>
                <w:szCs w:val="28"/>
              </w:rPr>
              <w:t xml:space="preserve">(1-4-6) </w:t>
            </w:r>
          </w:p>
        </w:tc>
        <w:tc>
          <w:tcPr>
            <w:tcW w:w="1076" w:type="dxa"/>
            <w:tcBorders>
              <w:top w:val="single" w:sz="2" w:space="0" w:color="auto"/>
              <w:left w:val="single" w:sz="2" w:space="0" w:color="auto"/>
              <w:bottom w:val="single" w:sz="2" w:space="0" w:color="auto"/>
              <w:right w:val="single" w:sz="2" w:space="0" w:color="auto"/>
            </w:tcBorders>
          </w:tcPr>
          <w:p w14:paraId="5DDDF4BB" w14:textId="5CC953FE" w:rsidR="00803BEA" w:rsidRPr="00B60D70" w:rsidRDefault="00803BEA" w:rsidP="001F70B1">
            <w:pPr>
              <w:ind w:right="26"/>
              <w:jc w:val="left"/>
              <w:rPr>
                <w:sz w:val="28"/>
                <w:szCs w:val="28"/>
              </w:rPr>
            </w:pPr>
            <w:r w:rsidRPr="00B60D70">
              <w:rPr>
                <w:sz w:val="28"/>
                <w:szCs w:val="28"/>
                <w:u w:val="single"/>
              </w:rPr>
              <w:t>CLO1*</w:t>
            </w:r>
          </w:p>
        </w:tc>
        <w:tc>
          <w:tcPr>
            <w:tcW w:w="3632" w:type="dxa"/>
            <w:tcBorders>
              <w:top w:val="single" w:sz="2" w:space="0" w:color="auto"/>
              <w:left w:val="single" w:sz="2" w:space="0" w:color="auto"/>
              <w:bottom w:val="single" w:sz="2" w:space="0" w:color="auto"/>
              <w:right w:val="single" w:sz="2" w:space="0" w:color="auto"/>
            </w:tcBorders>
          </w:tcPr>
          <w:p w14:paraId="2702954F" w14:textId="77ECB171" w:rsidR="00803BEA" w:rsidRPr="00B60D70" w:rsidRDefault="00803BEA" w:rsidP="00803BEA">
            <w:pPr>
              <w:ind w:right="26"/>
              <w:jc w:val="left"/>
              <w:rPr>
                <w:sz w:val="28"/>
                <w:szCs w:val="28"/>
              </w:rPr>
            </w:pPr>
            <w:r w:rsidRPr="00B60D70">
              <w:rPr>
                <w:sz w:val="28"/>
                <w:szCs w:val="28"/>
                <w:u w:val="single"/>
                <w:cs/>
              </w:rPr>
              <w:t xml:space="preserve">แสดงบุคลิกลักษณะภายนอกที่เหมาะสมต่อการเป็นครูช่างโยธาได้ </w:t>
            </w:r>
          </w:p>
        </w:tc>
        <w:tc>
          <w:tcPr>
            <w:tcW w:w="816" w:type="dxa"/>
            <w:tcBorders>
              <w:left w:val="single" w:sz="2" w:space="0" w:color="auto"/>
            </w:tcBorders>
            <w:vAlign w:val="center"/>
          </w:tcPr>
          <w:p w14:paraId="2926B657" w14:textId="3C4926B4" w:rsidR="00803BEA" w:rsidRPr="00B60D70" w:rsidRDefault="00803BEA" w:rsidP="00803BEA">
            <w:pPr>
              <w:ind w:right="26"/>
              <w:jc w:val="center"/>
              <w:rPr>
                <w:sz w:val="28"/>
                <w:szCs w:val="28"/>
              </w:rPr>
            </w:pPr>
          </w:p>
        </w:tc>
        <w:tc>
          <w:tcPr>
            <w:tcW w:w="846" w:type="dxa"/>
            <w:vAlign w:val="center"/>
          </w:tcPr>
          <w:p w14:paraId="4D2DFBC0" w14:textId="355FEE63" w:rsidR="00803BEA" w:rsidRPr="00B60D70" w:rsidRDefault="00803BEA" w:rsidP="00803BEA">
            <w:pPr>
              <w:ind w:right="26"/>
              <w:jc w:val="center"/>
              <w:rPr>
                <w:sz w:val="28"/>
                <w:szCs w:val="28"/>
              </w:rPr>
            </w:pPr>
          </w:p>
        </w:tc>
        <w:tc>
          <w:tcPr>
            <w:tcW w:w="847" w:type="dxa"/>
            <w:vAlign w:val="center"/>
          </w:tcPr>
          <w:p w14:paraId="781FCDE9" w14:textId="7C1E66F0" w:rsidR="00803BEA" w:rsidRPr="00B60D70" w:rsidRDefault="00803BEA" w:rsidP="00803BEA">
            <w:pPr>
              <w:ind w:right="26"/>
              <w:jc w:val="center"/>
              <w:rPr>
                <w:sz w:val="28"/>
                <w:szCs w:val="28"/>
              </w:rPr>
            </w:pPr>
          </w:p>
        </w:tc>
        <w:tc>
          <w:tcPr>
            <w:tcW w:w="851" w:type="dxa"/>
            <w:vAlign w:val="center"/>
          </w:tcPr>
          <w:p w14:paraId="772B69B0" w14:textId="132CC163" w:rsidR="00803BEA" w:rsidRPr="00B60D70" w:rsidRDefault="00803BEA" w:rsidP="00803BEA">
            <w:pPr>
              <w:ind w:right="26"/>
              <w:jc w:val="center"/>
              <w:rPr>
                <w:sz w:val="28"/>
                <w:szCs w:val="28"/>
              </w:rPr>
            </w:pPr>
            <w:r w:rsidRPr="00B60D70">
              <w:rPr>
                <w:sz w:val="28"/>
                <w:szCs w:val="28"/>
                <w:u w:val="single"/>
              </w:rPr>
              <w:t>P-M1</w:t>
            </w:r>
          </w:p>
        </w:tc>
        <w:tc>
          <w:tcPr>
            <w:tcW w:w="841" w:type="dxa"/>
            <w:vAlign w:val="center"/>
          </w:tcPr>
          <w:p w14:paraId="5782837E" w14:textId="068C264F" w:rsidR="00803BEA" w:rsidRPr="00B60D70" w:rsidRDefault="00803BEA" w:rsidP="00803BEA">
            <w:pPr>
              <w:ind w:right="26"/>
              <w:jc w:val="center"/>
              <w:rPr>
                <w:sz w:val="28"/>
                <w:szCs w:val="28"/>
              </w:rPr>
            </w:pPr>
          </w:p>
        </w:tc>
      </w:tr>
      <w:tr w:rsidR="00B60D70" w:rsidRPr="00B60D70" w14:paraId="0F2DC63F" w14:textId="77777777" w:rsidTr="00932286">
        <w:tc>
          <w:tcPr>
            <w:tcW w:w="1186" w:type="dxa"/>
            <w:tcBorders>
              <w:top w:val="single" w:sz="2" w:space="0" w:color="auto"/>
              <w:bottom w:val="single" w:sz="2" w:space="0" w:color="auto"/>
              <w:right w:val="single" w:sz="2" w:space="0" w:color="auto"/>
            </w:tcBorders>
          </w:tcPr>
          <w:p w14:paraId="776C706A" w14:textId="71F10502" w:rsidR="00803BEA" w:rsidRPr="00B60D70" w:rsidRDefault="00803BEA" w:rsidP="00803BEA">
            <w:pPr>
              <w:ind w:left="-24" w:right="-32"/>
              <w:jc w:val="left"/>
              <w:rPr>
                <w:sz w:val="28"/>
                <w:szCs w:val="28"/>
              </w:rPr>
            </w:pPr>
          </w:p>
        </w:tc>
        <w:tc>
          <w:tcPr>
            <w:tcW w:w="3794" w:type="dxa"/>
            <w:gridSpan w:val="2"/>
            <w:tcBorders>
              <w:top w:val="single" w:sz="2" w:space="0" w:color="auto"/>
              <w:left w:val="single" w:sz="2" w:space="0" w:color="auto"/>
              <w:bottom w:val="single" w:sz="2" w:space="0" w:color="auto"/>
              <w:right w:val="single" w:sz="2" w:space="0" w:color="auto"/>
            </w:tcBorders>
          </w:tcPr>
          <w:p w14:paraId="16217ABC" w14:textId="030F02F4" w:rsidR="00803BEA" w:rsidRPr="00B60D70" w:rsidRDefault="00803BEA" w:rsidP="00803BEA">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1D6E4B40" w14:textId="1D20E2D0" w:rsidR="00803BEA" w:rsidRPr="00B60D70" w:rsidRDefault="00803BEA" w:rsidP="00803BEA">
            <w:pPr>
              <w:ind w:right="26"/>
              <w:jc w:val="left"/>
              <w:rPr>
                <w:sz w:val="28"/>
                <w:szCs w:val="28"/>
              </w:rPr>
            </w:pPr>
            <w:r w:rsidRPr="00B60D70">
              <w:rPr>
                <w:sz w:val="28"/>
                <w:szCs w:val="28"/>
                <w:u w:val="single"/>
              </w:rPr>
              <w:t>CLO2*</w:t>
            </w:r>
          </w:p>
        </w:tc>
        <w:tc>
          <w:tcPr>
            <w:tcW w:w="3632" w:type="dxa"/>
            <w:tcBorders>
              <w:top w:val="single" w:sz="2" w:space="0" w:color="auto"/>
              <w:left w:val="single" w:sz="2" w:space="0" w:color="auto"/>
              <w:bottom w:val="single" w:sz="2" w:space="0" w:color="auto"/>
              <w:right w:val="single" w:sz="2" w:space="0" w:color="auto"/>
            </w:tcBorders>
          </w:tcPr>
          <w:p w14:paraId="2B499EA2" w14:textId="433949FB" w:rsidR="00803BEA" w:rsidRPr="00B60D70" w:rsidRDefault="00803BEA" w:rsidP="00803BEA">
            <w:pPr>
              <w:ind w:right="26"/>
              <w:jc w:val="left"/>
              <w:rPr>
                <w:sz w:val="28"/>
                <w:szCs w:val="28"/>
              </w:rPr>
            </w:pPr>
            <w:r w:rsidRPr="00B60D70">
              <w:rPr>
                <w:sz w:val="28"/>
                <w:szCs w:val="28"/>
                <w:u w:val="single"/>
                <w:cs/>
              </w:rPr>
              <w:t xml:space="preserve">แสดงออกทักษะการสอนขั้นพื้นฐานสำหรับครูช่างโยธาได้ </w:t>
            </w:r>
          </w:p>
        </w:tc>
        <w:tc>
          <w:tcPr>
            <w:tcW w:w="816" w:type="dxa"/>
            <w:tcBorders>
              <w:left w:val="single" w:sz="2" w:space="0" w:color="auto"/>
            </w:tcBorders>
            <w:vAlign w:val="center"/>
          </w:tcPr>
          <w:p w14:paraId="42577229" w14:textId="2181AB0F" w:rsidR="00803BEA" w:rsidRPr="00B60D70" w:rsidRDefault="00803BEA" w:rsidP="00803BEA">
            <w:pPr>
              <w:ind w:right="26"/>
              <w:jc w:val="center"/>
              <w:rPr>
                <w:sz w:val="28"/>
                <w:szCs w:val="28"/>
              </w:rPr>
            </w:pPr>
          </w:p>
        </w:tc>
        <w:tc>
          <w:tcPr>
            <w:tcW w:w="846" w:type="dxa"/>
            <w:vAlign w:val="center"/>
          </w:tcPr>
          <w:p w14:paraId="2FC36969" w14:textId="122B484F" w:rsidR="00803BEA" w:rsidRPr="00B60D70" w:rsidRDefault="00803BEA" w:rsidP="00803BEA">
            <w:pPr>
              <w:ind w:right="26"/>
              <w:jc w:val="center"/>
              <w:rPr>
                <w:sz w:val="28"/>
                <w:szCs w:val="28"/>
              </w:rPr>
            </w:pPr>
          </w:p>
        </w:tc>
        <w:tc>
          <w:tcPr>
            <w:tcW w:w="847" w:type="dxa"/>
            <w:vAlign w:val="center"/>
          </w:tcPr>
          <w:p w14:paraId="76AFA4CD" w14:textId="5D5E9FF4" w:rsidR="00803BEA" w:rsidRPr="00B60D70" w:rsidRDefault="00803BEA" w:rsidP="00803BEA">
            <w:pPr>
              <w:ind w:right="26"/>
              <w:jc w:val="center"/>
              <w:rPr>
                <w:sz w:val="28"/>
                <w:szCs w:val="28"/>
              </w:rPr>
            </w:pPr>
          </w:p>
        </w:tc>
        <w:tc>
          <w:tcPr>
            <w:tcW w:w="851" w:type="dxa"/>
            <w:vAlign w:val="center"/>
          </w:tcPr>
          <w:p w14:paraId="4B524D80" w14:textId="24B6DC0D" w:rsidR="00803BEA" w:rsidRPr="00B60D70" w:rsidRDefault="00803BEA" w:rsidP="00803BEA">
            <w:pPr>
              <w:ind w:right="26"/>
              <w:jc w:val="center"/>
              <w:rPr>
                <w:sz w:val="28"/>
                <w:szCs w:val="28"/>
              </w:rPr>
            </w:pPr>
            <w:r w:rsidRPr="00B60D70">
              <w:rPr>
                <w:sz w:val="28"/>
                <w:szCs w:val="28"/>
                <w:u w:val="single"/>
              </w:rPr>
              <w:t>P-M1</w:t>
            </w:r>
          </w:p>
        </w:tc>
        <w:tc>
          <w:tcPr>
            <w:tcW w:w="841" w:type="dxa"/>
            <w:vAlign w:val="center"/>
          </w:tcPr>
          <w:p w14:paraId="2F73F940" w14:textId="49A65F98" w:rsidR="00803BEA" w:rsidRPr="00B60D70" w:rsidRDefault="00803BEA" w:rsidP="00803BEA">
            <w:pPr>
              <w:ind w:right="26"/>
              <w:jc w:val="center"/>
              <w:rPr>
                <w:sz w:val="28"/>
                <w:szCs w:val="28"/>
              </w:rPr>
            </w:pPr>
          </w:p>
        </w:tc>
      </w:tr>
      <w:tr w:rsidR="00B60D70" w:rsidRPr="00B60D70" w14:paraId="28E8932E" w14:textId="77777777" w:rsidTr="00932286">
        <w:tc>
          <w:tcPr>
            <w:tcW w:w="1186" w:type="dxa"/>
            <w:tcBorders>
              <w:top w:val="single" w:sz="2" w:space="0" w:color="auto"/>
              <w:bottom w:val="single" w:sz="2" w:space="0" w:color="auto"/>
              <w:right w:val="single" w:sz="2" w:space="0" w:color="auto"/>
            </w:tcBorders>
          </w:tcPr>
          <w:p w14:paraId="6A1B28FD" w14:textId="62247746" w:rsidR="00803BEA" w:rsidRPr="00B60D70" w:rsidRDefault="00F551BD" w:rsidP="00803BEA">
            <w:pPr>
              <w:ind w:left="-24" w:right="-32"/>
              <w:jc w:val="left"/>
              <w:rPr>
                <w:sz w:val="28"/>
                <w:szCs w:val="28"/>
              </w:rPr>
            </w:pPr>
            <w:r w:rsidRPr="00B60D70">
              <w:rPr>
                <w:sz w:val="28"/>
                <w:szCs w:val="28"/>
              </w:rPr>
              <w:t xml:space="preserve">PHY </w:t>
            </w:r>
            <w:r w:rsidR="00803BEA" w:rsidRPr="00B60D70">
              <w:rPr>
                <w:sz w:val="28"/>
                <w:szCs w:val="28"/>
              </w:rPr>
              <w:t>10411</w:t>
            </w:r>
          </w:p>
        </w:tc>
        <w:tc>
          <w:tcPr>
            <w:tcW w:w="3794" w:type="dxa"/>
            <w:gridSpan w:val="2"/>
            <w:tcBorders>
              <w:top w:val="single" w:sz="2" w:space="0" w:color="auto"/>
              <w:left w:val="single" w:sz="2" w:space="0" w:color="auto"/>
              <w:bottom w:val="single" w:sz="2" w:space="0" w:color="auto"/>
              <w:right w:val="single" w:sz="2" w:space="0" w:color="auto"/>
            </w:tcBorders>
          </w:tcPr>
          <w:p w14:paraId="0258113D" w14:textId="77777777" w:rsidR="00520D3B" w:rsidRPr="00B60D70" w:rsidRDefault="00803BEA" w:rsidP="00520D3B">
            <w:pPr>
              <w:ind w:right="26"/>
              <w:jc w:val="left"/>
              <w:rPr>
                <w:sz w:val="28"/>
                <w:szCs w:val="28"/>
              </w:rPr>
            </w:pPr>
            <w:r w:rsidRPr="00B60D70">
              <w:rPr>
                <w:sz w:val="28"/>
                <w:szCs w:val="28"/>
                <w:cs/>
              </w:rPr>
              <w:t>ไฟฟ้าและแม่เหล็ก (</w:t>
            </w:r>
            <w:r w:rsidRPr="00B60D70">
              <w:rPr>
                <w:sz w:val="28"/>
                <w:szCs w:val="28"/>
              </w:rPr>
              <w:t xml:space="preserve">Electricity and Magnetism) </w:t>
            </w:r>
          </w:p>
          <w:p w14:paraId="2F006467" w14:textId="18655419" w:rsidR="00803BEA" w:rsidRPr="00B60D70" w:rsidRDefault="00803BEA" w:rsidP="00803BEA">
            <w:pPr>
              <w:ind w:right="26"/>
              <w:jc w:val="left"/>
              <w:rPr>
                <w:sz w:val="28"/>
                <w:szCs w:val="28"/>
                <w:cs/>
              </w:rPr>
            </w:pPr>
            <w:r w:rsidRPr="00B60D70">
              <w:rPr>
                <w:sz w:val="28"/>
                <w:szCs w:val="28"/>
              </w:rPr>
              <w:t>1</w:t>
            </w:r>
            <w:r w:rsidR="00520D3B" w:rsidRPr="00B60D70">
              <w:rPr>
                <w:sz w:val="28"/>
                <w:szCs w:val="28"/>
              </w:rPr>
              <w:t xml:space="preserve"> </w:t>
            </w:r>
            <w:r w:rsidRPr="00B60D70">
              <w:rPr>
                <w:sz w:val="28"/>
                <w:szCs w:val="28"/>
              </w:rPr>
              <w:t>(1-0-2)</w:t>
            </w:r>
          </w:p>
        </w:tc>
        <w:tc>
          <w:tcPr>
            <w:tcW w:w="1076" w:type="dxa"/>
            <w:tcBorders>
              <w:top w:val="single" w:sz="2" w:space="0" w:color="auto"/>
              <w:left w:val="single" w:sz="2" w:space="0" w:color="auto"/>
              <w:bottom w:val="single" w:sz="2" w:space="0" w:color="auto"/>
              <w:right w:val="single" w:sz="2" w:space="0" w:color="auto"/>
            </w:tcBorders>
          </w:tcPr>
          <w:p w14:paraId="3D188BE0" w14:textId="54049B39" w:rsidR="00803BEA" w:rsidRPr="00B60D70" w:rsidRDefault="00803BEA" w:rsidP="00803BEA">
            <w:pPr>
              <w:ind w:right="26"/>
              <w:jc w:val="left"/>
              <w:rPr>
                <w:sz w:val="28"/>
                <w:szCs w:val="28"/>
              </w:rPr>
            </w:pPr>
            <w:r w:rsidRPr="00B60D70">
              <w:rPr>
                <w:sz w:val="28"/>
                <w:szCs w:val="28"/>
              </w:rPr>
              <w:t>CLO1</w:t>
            </w:r>
          </w:p>
        </w:tc>
        <w:tc>
          <w:tcPr>
            <w:tcW w:w="3632" w:type="dxa"/>
            <w:tcBorders>
              <w:top w:val="single" w:sz="2" w:space="0" w:color="auto"/>
              <w:left w:val="single" w:sz="2" w:space="0" w:color="auto"/>
              <w:bottom w:val="single" w:sz="2" w:space="0" w:color="auto"/>
              <w:right w:val="single" w:sz="2" w:space="0" w:color="auto"/>
            </w:tcBorders>
          </w:tcPr>
          <w:p w14:paraId="71BADCA6" w14:textId="243017FD" w:rsidR="00803BEA" w:rsidRPr="00B60D70" w:rsidRDefault="00803BEA" w:rsidP="00803BEA">
            <w:pPr>
              <w:ind w:right="26"/>
              <w:jc w:val="left"/>
              <w:rPr>
                <w:sz w:val="28"/>
                <w:szCs w:val="28"/>
              </w:rPr>
            </w:pPr>
            <w:r w:rsidRPr="00B60D70">
              <w:rPr>
                <w:sz w:val="28"/>
                <w:szCs w:val="28"/>
                <w:cs/>
              </w:rPr>
              <w:t>สามารถคำนวณค่าปริมาณทางไฟฟ้าและแม่เหล็กสถิตภายใต้เงื่อนไข</w:t>
            </w:r>
            <w:proofErr w:type="spellStart"/>
            <w:r w:rsidR="00FB70AA" w:rsidRPr="00B60D70">
              <w:rPr>
                <w:sz w:val="28"/>
                <w:szCs w:val="28"/>
                <w:cs/>
              </w:rPr>
              <w:t>ต่างๆ</w:t>
            </w:r>
            <w:proofErr w:type="spellEnd"/>
            <w:r w:rsidRPr="00B60D70">
              <w:rPr>
                <w:sz w:val="28"/>
                <w:szCs w:val="28"/>
                <w:cs/>
              </w:rPr>
              <w:t xml:space="preserve"> รวมทั้งสามารถคำนวณแรง พลังงาน และการเคลื่อนที่ของประจุหรือการเคลื่อนที่ของวัตถุที่เกิดจากสนามไฟฟ้าและสนามแม่เหล็กได้</w:t>
            </w:r>
          </w:p>
        </w:tc>
        <w:tc>
          <w:tcPr>
            <w:tcW w:w="816" w:type="dxa"/>
            <w:tcBorders>
              <w:left w:val="single" w:sz="2" w:space="0" w:color="auto"/>
            </w:tcBorders>
            <w:vAlign w:val="center"/>
          </w:tcPr>
          <w:p w14:paraId="28AFC910" w14:textId="6414FC81" w:rsidR="00803BEA" w:rsidRPr="00B60D70" w:rsidRDefault="00FB70AA" w:rsidP="00803BEA">
            <w:pPr>
              <w:ind w:right="26"/>
              <w:jc w:val="center"/>
              <w:rPr>
                <w:sz w:val="28"/>
                <w:szCs w:val="28"/>
              </w:rPr>
            </w:pPr>
            <w:r w:rsidRPr="00B60D70">
              <w:rPr>
                <w:sz w:val="28"/>
                <w:szCs w:val="28"/>
              </w:rPr>
              <w:t> </w:t>
            </w:r>
          </w:p>
        </w:tc>
        <w:tc>
          <w:tcPr>
            <w:tcW w:w="846" w:type="dxa"/>
            <w:vAlign w:val="center"/>
          </w:tcPr>
          <w:p w14:paraId="7AC12EEB" w14:textId="1427D887" w:rsidR="00803BEA" w:rsidRPr="00B60D70" w:rsidRDefault="00FB70AA" w:rsidP="00803BEA">
            <w:pPr>
              <w:ind w:right="26"/>
              <w:jc w:val="center"/>
              <w:rPr>
                <w:sz w:val="28"/>
                <w:szCs w:val="28"/>
              </w:rPr>
            </w:pPr>
            <w:r w:rsidRPr="00B60D70">
              <w:rPr>
                <w:sz w:val="28"/>
                <w:szCs w:val="28"/>
              </w:rPr>
              <w:t> </w:t>
            </w:r>
          </w:p>
        </w:tc>
        <w:tc>
          <w:tcPr>
            <w:tcW w:w="847" w:type="dxa"/>
            <w:vAlign w:val="center"/>
          </w:tcPr>
          <w:p w14:paraId="6031F1D8" w14:textId="57AA6997" w:rsidR="00803BEA" w:rsidRPr="00B60D70" w:rsidRDefault="00FB70AA" w:rsidP="00803BEA">
            <w:pPr>
              <w:ind w:right="26"/>
              <w:jc w:val="center"/>
              <w:rPr>
                <w:sz w:val="28"/>
                <w:szCs w:val="28"/>
              </w:rPr>
            </w:pPr>
            <w:r w:rsidRPr="00B60D70">
              <w:rPr>
                <w:sz w:val="28"/>
                <w:szCs w:val="28"/>
              </w:rPr>
              <w:t> </w:t>
            </w:r>
          </w:p>
        </w:tc>
        <w:tc>
          <w:tcPr>
            <w:tcW w:w="851" w:type="dxa"/>
            <w:vAlign w:val="center"/>
          </w:tcPr>
          <w:p w14:paraId="7717CAB3" w14:textId="3FA1A8B0" w:rsidR="00803BEA" w:rsidRPr="00B60D70" w:rsidRDefault="00FB70AA" w:rsidP="00803BEA">
            <w:pPr>
              <w:ind w:right="26"/>
              <w:jc w:val="center"/>
              <w:rPr>
                <w:sz w:val="28"/>
                <w:szCs w:val="28"/>
              </w:rPr>
            </w:pPr>
            <w:r w:rsidRPr="00B60D70">
              <w:rPr>
                <w:sz w:val="28"/>
                <w:szCs w:val="28"/>
              </w:rPr>
              <w:t> </w:t>
            </w:r>
          </w:p>
        </w:tc>
        <w:tc>
          <w:tcPr>
            <w:tcW w:w="841" w:type="dxa"/>
            <w:vAlign w:val="center"/>
          </w:tcPr>
          <w:p w14:paraId="66C8300F" w14:textId="6F70FC82" w:rsidR="00803BEA" w:rsidRPr="00B60D70" w:rsidRDefault="00803BEA" w:rsidP="00803BEA">
            <w:pPr>
              <w:ind w:right="26"/>
              <w:jc w:val="center"/>
              <w:rPr>
                <w:sz w:val="28"/>
                <w:szCs w:val="28"/>
              </w:rPr>
            </w:pPr>
            <w:r w:rsidRPr="00B60D70">
              <w:rPr>
                <w:sz w:val="28"/>
                <w:szCs w:val="28"/>
              </w:rPr>
              <w:t>B-A2</w:t>
            </w:r>
          </w:p>
        </w:tc>
      </w:tr>
      <w:tr w:rsidR="00B60D70" w:rsidRPr="00B60D70" w14:paraId="49CE69EC" w14:textId="77777777" w:rsidTr="00932286">
        <w:tc>
          <w:tcPr>
            <w:tcW w:w="1186" w:type="dxa"/>
            <w:tcBorders>
              <w:top w:val="single" w:sz="2" w:space="0" w:color="auto"/>
              <w:bottom w:val="single" w:sz="2" w:space="0" w:color="auto"/>
              <w:right w:val="single" w:sz="2" w:space="0" w:color="auto"/>
            </w:tcBorders>
          </w:tcPr>
          <w:p w14:paraId="7D631C7B" w14:textId="2D5CCE37" w:rsidR="00803BEA" w:rsidRPr="00B60D70" w:rsidRDefault="00F551BD" w:rsidP="00803BEA">
            <w:pPr>
              <w:ind w:left="-24" w:right="-32"/>
              <w:jc w:val="left"/>
              <w:rPr>
                <w:sz w:val="28"/>
                <w:szCs w:val="28"/>
              </w:rPr>
            </w:pPr>
            <w:r w:rsidRPr="00B60D70">
              <w:rPr>
                <w:sz w:val="28"/>
                <w:szCs w:val="28"/>
              </w:rPr>
              <w:t xml:space="preserve">PHY </w:t>
            </w:r>
            <w:r w:rsidR="00803BEA" w:rsidRPr="00B60D70">
              <w:rPr>
                <w:sz w:val="28"/>
                <w:szCs w:val="28"/>
              </w:rPr>
              <w:t>10412</w:t>
            </w:r>
          </w:p>
        </w:tc>
        <w:tc>
          <w:tcPr>
            <w:tcW w:w="3794" w:type="dxa"/>
            <w:gridSpan w:val="2"/>
            <w:tcBorders>
              <w:top w:val="single" w:sz="2" w:space="0" w:color="auto"/>
              <w:left w:val="single" w:sz="2" w:space="0" w:color="auto"/>
              <w:bottom w:val="single" w:sz="2" w:space="0" w:color="auto"/>
              <w:right w:val="single" w:sz="2" w:space="0" w:color="auto"/>
            </w:tcBorders>
          </w:tcPr>
          <w:p w14:paraId="1C816393" w14:textId="77777777" w:rsidR="00520D3B" w:rsidRPr="00B60D70" w:rsidRDefault="00803BEA" w:rsidP="00803BEA">
            <w:pPr>
              <w:ind w:right="26"/>
              <w:jc w:val="left"/>
              <w:rPr>
                <w:sz w:val="28"/>
                <w:szCs w:val="28"/>
              </w:rPr>
            </w:pPr>
            <w:r w:rsidRPr="00B60D70">
              <w:rPr>
                <w:sz w:val="28"/>
                <w:szCs w:val="28"/>
                <w:cs/>
              </w:rPr>
              <w:t>วงจรไฟฟ้า (</w:t>
            </w:r>
            <w:r w:rsidRPr="00B60D70">
              <w:rPr>
                <w:sz w:val="28"/>
                <w:szCs w:val="28"/>
              </w:rPr>
              <w:t xml:space="preserve">Electric Circuits) </w:t>
            </w:r>
          </w:p>
          <w:p w14:paraId="5E48938B" w14:textId="3788F73B" w:rsidR="00803BEA" w:rsidRPr="00B60D70" w:rsidRDefault="00803BEA" w:rsidP="00803BEA">
            <w:pPr>
              <w:ind w:right="26"/>
              <w:jc w:val="left"/>
              <w:rPr>
                <w:sz w:val="28"/>
                <w:szCs w:val="28"/>
                <w:cs/>
              </w:rPr>
            </w:pPr>
            <w:r w:rsidRPr="00B60D70">
              <w:rPr>
                <w:sz w:val="28"/>
                <w:szCs w:val="28"/>
              </w:rPr>
              <w:t>1</w:t>
            </w:r>
            <w:r w:rsidR="00520D3B" w:rsidRPr="00B60D70">
              <w:rPr>
                <w:sz w:val="28"/>
                <w:szCs w:val="28"/>
              </w:rPr>
              <w:t xml:space="preserve"> </w:t>
            </w:r>
            <w:r w:rsidRPr="00B60D70">
              <w:rPr>
                <w:sz w:val="28"/>
                <w:szCs w:val="28"/>
              </w:rPr>
              <w:t>(1-0-2)</w:t>
            </w:r>
          </w:p>
        </w:tc>
        <w:tc>
          <w:tcPr>
            <w:tcW w:w="1076" w:type="dxa"/>
            <w:tcBorders>
              <w:top w:val="single" w:sz="2" w:space="0" w:color="auto"/>
              <w:left w:val="single" w:sz="2" w:space="0" w:color="auto"/>
              <w:bottom w:val="single" w:sz="2" w:space="0" w:color="auto"/>
              <w:right w:val="single" w:sz="2" w:space="0" w:color="auto"/>
            </w:tcBorders>
          </w:tcPr>
          <w:p w14:paraId="215114E3" w14:textId="26073ED4" w:rsidR="00803BEA" w:rsidRPr="00B60D70" w:rsidRDefault="00FB70AA" w:rsidP="00803BEA">
            <w:pPr>
              <w:ind w:right="26"/>
              <w:jc w:val="left"/>
              <w:rPr>
                <w:sz w:val="28"/>
                <w:szCs w:val="28"/>
              </w:rPr>
            </w:pPr>
            <w:r w:rsidRPr="00B60D70">
              <w:rPr>
                <w:sz w:val="28"/>
                <w:szCs w:val="28"/>
              </w:rPr>
              <w:t>CLO1</w:t>
            </w:r>
          </w:p>
        </w:tc>
        <w:tc>
          <w:tcPr>
            <w:tcW w:w="3632" w:type="dxa"/>
            <w:tcBorders>
              <w:top w:val="single" w:sz="2" w:space="0" w:color="auto"/>
              <w:left w:val="single" w:sz="2" w:space="0" w:color="auto"/>
              <w:bottom w:val="single" w:sz="2" w:space="0" w:color="auto"/>
              <w:right w:val="single" w:sz="2" w:space="0" w:color="auto"/>
            </w:tcBorders>
          </w:tcPr>
          <w:p w14:paraId="3E9B16B1" w14:textId="3590532A" w:rsidR="00803BEA" w:rsidRPr="00B60D70" w:rsidRDefault="00803BEA" w:rsidP="00803BEA">
            <w:pPr>
              <w:ind w:right="26"/>
              <w:jc w:val="left"/>
              <w:rPr>
                <w:sz w:val="28"/>
                <w:szCs w:val="28"/>
              </w:rPr>
            </w:pPr>
            <w:r w:rsidRPr="00B60D70">
              <w:rPr>
                <w:sz w:val="28"/>
                <w:szCs w:val="28"/>
                <w:cs/>
              </w:rPr>
              <w:t>สามารถคำนวณค่ากระแส ความต่างศักย์ และ/หรือกำลังไฟฟ้าภายในส่วนประกอบของวงจรไฟฟ้ากระแสตรงและกระแสสลับ รวมถึงการคำนวณผลที่เกิดจากตัวเก็บประจุและการเหนี่ยวนำไฟฟ้าได้</w:t>
            </w:r>
          </w:p>
        </w:tc>
        <w:tc>
          <w:tcPr>
            <w:tcW w:w="816" w:type="dxa"/>
            <w:tcBorders>
              <w:left w:val="single" w:sz="2" w:space="0" w:color="auto"/>
            </w:tcBorders>
            <w:vAlign w:val="center"/>
          </w:tcPr>
          <w:p w14:paraId="5EC2500D" w14:textId="4FDC1B1C" w:rsidR="00803BEA" w:rsidRPr="00B60D70" w:rsidRDefault="00803BEA" w:rsidP="00803BEA">
            <w:pPr>
              <w:ind w:right="26"/>
              <w:jc w:val="center"/>
              <w:rPr>
                <w:sz w:val="28"/>
                <w:szCs w:val="28"/>
              </w:rPr>
            </w:pPr>
            <w:r w:rsidRPr="00B60D70">
              <w:rPr>
                <w:sz w:val="28"/>
                <w:szCs w:val="28"/>
              </w:rPr>
              <w:t>B-K3</w:t>
            </w:r>
          </w:p>
        </w:tc>
        <w:tc>
          <w:tcPr>
            <w:tcW w:w="846" w:type="dxa"/>
            <w:vAlign w:val="center"/>
          </w:tcPr>
          <w:p w14:paraId="5F85F510" w14:textId="4A08D7B7" w:rsidR="00803BEA" w:rsidRPr="00B60D70" w:rsidRDefault="00FB70AA" w:rsidP="00803BEA">
            <w:pPr>
              <w:ind w:right="26"/>
              <w:jc w:val="center"/>
              <w:rPr>
                <w:sz w:val="28"/>
                <w:szCs w:val="28"/>
              </w:rPr>
            </w:pPr>
            <w:r w:rsidRPr="00B60D70">
              <w:rPr>
                <w:sz w:val="28"/>
                <w:szCs w:val="28"/>
              </w:rPr>
              <w:t> </w:t>
            </w:r>
          </w:p>
        </w:tc>
        <w:tc>
          <w:tcPr>
            <w:tcW w:w="847" w:type="dxa"/>
            <w:vAlign w:val="center"/>
          </w:tcPr>
          <w:p w14:paraId="311747B2" w14:textId="50485974" w:rsidR="00803BEA" w:rsidRPr="00B60D70" w:rsidRDefault="00FB70AA" w:rsidP="00803BEA">
            <w:pPr>
              <w:ind w:right="26"/>
              <w:jc w:val="center"/>
              <w:rPr>
                <w:sz w:val="28"/>
                <w:szCs w:val="28"/>
              </w:rPr>
            </w:pPr>
            <w:r w:rsidRPr="00B60D70">
              <w:rPr>
                <w:sz w:val="28"/>
                <w:szCs w:val="28"/>
              </w:rPr>
              <w:t> </w:t>
            </w:r>
          </w:p>
        </w:tc>
        <w:tc>
          <w:tcPr>
            <w:tcW w:w="851" w:type="dxa"/>
            <w:vAlign w:val="center"/>
          </w:tcPr>
          <w:p w14:paraId="65264C2E" w14:textId="029C860B" w:rsidR="00803BEA" w:rsidRPr="00B60D70" w:rsidRDefault="00FB70AA" w:rsidP="00803BEA">
            <w:pPr>
              <w:ind w:right="26"/>
              <w:jc w:val="center"/>
              <w:rPr>
                <w:sz w:val="28"/>
                <w:szCs w:val="28"/>
              </w:rPr>
            </w:pPr>
            <w:r w:rsidRPr="00B60D70">
              <w:rPr>
                <w:sz w:val="28"/>
                <w:szCs w:val="28"/>
              </w:rPr>
              <w:t> </w:t>
            </w:r>
          </w:p>
        </w:tc>
        <w:tc>
          <w:tcPr>
            <w:tcW w:w="841" w:type="dxa"/>
            <w:vAlign w:val="center"/>
          </w:tcPr>
          <w:p w14:paraId="09457CB9" w14:textId="49CF11BD" w:rsidR="00803BEA" w:rsidRPr="00B60D70" w:rsidRDefault="00FB70AA" w:rsidP="00803BEA">
            <w:pPr>
              <w:ind w:right="26"/>
              <w:jc w:val="center"/>
              <w:rPr>
                <w:sz w:val="28"/>
                <w:szCs w:val="28"/>
              </w:rPr>
            </w:pPr>
            <w:r w:rsidRPr="00B60D70">
              <w:rPr>
                <w:sz w:val="28"/>
                <w:szCs w:val="28"/>
              </w:rPr>
              <w:t> </w:t>
            </w:r>
          </w:p>
        </w:tc>
      </w:tr>
      <w:tr w:rsidR="00B60D70" w:rsidRPr="00B60D70" w14:paraId="3545697B" w14:textId="77777777" w:rsidTr="00932286">
        <w:tc>
          <w:tcPr>
            <w:tcW w:w="1186" w:type="dxa"/>
            <w:tcBorders>
              <w:top w:val="single" w:sz="2" w:space="0" w:color="auto"/>
              <w:bottom w:val="single" w:sz="2" w:space="0" w:color="auto"/>
              <w:right w:val="single" w:sz="2" w:space="0" w:color="auto"/>
            </w:tcBorders>
          </w:tcPr>
          <w:p w14:paraId="0EC25CBA" w14:textId="62C3F60B" w:rsidR="00803BEA" w:rsidRPr="00B60D70" w:rsidRDefault="00F551BD" w:rsidP="00803BEA">
            <w:pPr>
              <w:ind w:left="-24" w:right="-32"/>
              <w:jc w:val="left"/>
              <w:rPr>
                <w:sz w:val="28"/>
                <w:szCs w:val="28"/>
              </w:rPr>
            </w:pPr>
            <w:r w:rsidRPr="00B60D70">
              <w:rPr>
                <w:sz w:val="28"/>
                <w:szCs w:val="28"/>
              </w:rPr>
              <w:t xml:space="preserve">PHY </w:t>
            </w:r>
            <w:r w:rsidR="00803BEA" w:rsidRPr="00B60D70">
              <w:rPr>
                <w:sz w:val="28"/>
                <w:szCs w:val="28"/>
              </w:rPr>
              <w:t>10413</w:t>
            </w:r>
          </w:p>
        </w:tc>
        <w:tc>
          <w:tcPr>
            <w:tcW w:w="3794" w:type="dxa"/>
            <w:gridSpan w:val="2"/>
            <w:tcBorders>
              <w:top w:val="single" w:sz="2" w:space="0" w:color="auto"/>
              <w:left w:val="single" w:sz="2" w:space="0" w:color="auto"/>
              <w:bottom w:val="single" w:sz="2" w:space="0" w:color="auto"/>
              <w:right w:val="single" w:sz="2" w:space="0" w:color="auto"/>
            </w:tcBorders>
          </w:tcPr>
          <w:p w14:paraId="0EA4BFB7" w14:textId="77777777" w:rsidR="00520D3B" w:rsidRPr="00B60D70" w:rsidRDefault="00803BEA" w:rsidP="00803BEA">
            <w:pPr>
              <w:ind w:right="26"/>
              <w:jc w:val="left"/>
              <w:rPr>
                <w:sz w:val="28"/>
                <w:szCs w:val="28"/>
              </w:rPr>
            </w:pPr>
            <w:r w:rsidRPr="00B60D70">
              <w:rPr>
                <w:sz w:val="28"/>
                <w:szCs w:val="28"/>
                <w:cs/>
              </w:rPr>
              <w:t>ทัศนศาสตร์และฟิสิกส์ยุคใหม่ (</w:t>
            </w:r>
            <w:r w:rsidRPr="00B60D70">
              <w:rPr>
                <w:sz w:val="28"/>
                <w:szCs w:val="28"/>
              </w:rPr>
              <w:t xml:space="preserve">Optics and Modern </w:t>
            </w:r>
            <w:r w:rsidR="00825587" w:rsidRPr="00B60D70">
              <w:rPr>
                <w:sz w:val="28"/>
                <w:szCs w:val="28"/>
              </w:rPr>
              <w:t>Physics</w:t>
            </w:r>
            <w:r w:rsidRPr="00B60D70">
              <w:rPr>
                <w:sz w:val="28"/>
                <w:szCs w:val="28"/>
              </w:rPr>
              <w:t xml:space="preserve">) </w:t>
            </w:r>
          </w:p>
          <w:p w14:paraId="516C04D1" w14:textId="64EA6154" w:rsidR="00803BEA" w:rsidRPr="00B60D70" w:rsidRDefault="00803BEA" w:rsidP="00803BEA">
            <w:pPr>
              <w:ind w:right="26"/>
              <w:jc w:val="left"/>
              <w:rPr>
                <w:sz w:val="28"/>
                <w:szCs w:val="28"/>
                <w:cs/>
              </w:rPr>
            </w:pPr>
            <w:r w:rsidRPr="00B60D70">
              <w:rPr>
                <w:sz w:val="28"/>
                <w:szCs w:val="28"/>
              </w:rPr>
              <w:t>1</w:t>
            </w:r>
            <w:r w:rsidR="00520D3B" w:rsidRPr="00B60D70">
              <w:rPr>
                <w:sz w:val="28"/>
                <w:szCs w:val="28"/>
              </w:rPr>
              <w:t xml:space="preserve"> </w:t>
            </w:r>
            <w:r w:rsidRPr="00B60D70">
              <w:rPr>
                <w:sz w:val="28"/>
                <w:szCs w:val="28"/>
              </w:rPr>
              <w:t>(1-0-2)</w:t>
            </w:r>
          </w:p>
        </w:tc>
        <w:tc>
          <w:tcPr>
            <w:tcW w:w="1076" w:type="dxa"/>
            <w:tcBorders>
              <w:top w:val="single" w:sz="2" w:space="0" w:color="auto"/>
              <w:left w:val="single" w:sz="2" w:space="0" w:color="auto"/>
              <w:bottom w:val="single" w:sz="2" w:space="0" w:color="auto"/>
              <w:right w:val="single" w:sz="2" w:space="0" w:color="auto"/>
            </w:tcBorders>
          </w:tcPr>
          <w:p w14:paraId="38019713" w14:textId="0C8402D1" w:rsidR="00803BEA" w:rsidRPr="00B60D70" w:rsidRDefault="00FB70AA" w:rsidP="00803BEA">
            <w:pPr>
              <w:ind w:right="26"/>
              <w:jc w:val="left"/>
              <w:rPr>
                <w:sz w:val="28"/>
                <w:szCs w:val="28"/>
              </w:rPr>
            </w:pPr>
            <w:r w:rsidRPr="00B60D70">
              <w:rPr>
                <w:sz w:val="28"/>
                <w:szCs w:val="28"/>
              </w:rPr>
              <w:t>CLO1</w:t>
            </w:r>
          </w:p>
        </w:tc>
        <w:tc>
          <w:tcPr>
            <w:tcW w:w="3632" w:type="dxa"/>
            <w:tcBorders>
              <w:top w:val="single" w:sz="2" w:space="0" w:color="auto"/>
              <w:left w:val="single" w:sz="2" w:space="0" w:color="auto"/>
              <w:bottom w:val="single" w:sz="2" w:space="0" w:color="auto"/>
              <w:right w:val="single" w:sz="2" w:space="0" w:color="auto"/>
            </w:tcBorders>
          </w:tcPr>
          <w:p w14:paraId="300D82E1" w14:textId="7C7F5577" w:rsidR="00803BEA" w:rsidRPr="00B60D70" w:rsidRDefault="00803BEA" w:rsidP="00803BEA">
            <w:pPr>
              <w:ind w:right="26"/>
              <w:jc w:val="left"/>
              <w:rPr>
                <w:sz w:val="28"/>
                <w:szCs w:val="28"/>
              </w:rPr>
            </w:pPr>
            <w:r w:rsidRPr="00B60D70">
              <w:rPr>
                <w:sz w:val="28"/>
                <w:szCs w:val="28"/>
                <w:cs/>
              </w:rPr>
              <w:t>สามารถอธิบายปรากฏการณ์และคำนวณปริมาณทางฟิสิกส์ที่เกี่ยวของกับสมบัติของคลื่นแม่เหล็กไฟฟ้า และอธิบายปรากฏการณ์ที่เกี่ยวข้องกับแนวคิดเบื้องต้นของทฤษฎี</w:t>
            </w:r>
            <w:r w:rsidRPr="00B60D70">
              <w:rPr>
                <w:sz w:val="28"/>
                <w:szCs w:val="28"/>
                <w:cs/>
              </w:rPr>
              <w:lastRenderedPageBreak/>
              <w:t xml:space="preserve">ควอนตัม เช่น </w:t>
            </w:r>
            <w:proofErr w:type="spellStart"/>
            <w:r w:rsidRPr="00B60D70">
              <w:rPr>
                <w:sz w:val="28"/>
                <w:szCs w:val="28"/>
                <w:cs/>
              </w:rPr>
              <w:t>โฟ</w:t>
            </w:r>
            <w:proofErr w:type="spellEnd"/>
            <w:r w:rsidRPr="00B60D70">
              <w:rPr>
                <w:sz w:val="28"/>
                <w:szCs w:val="28"/>
                <w:cs/>
              </w:rPr>
              <w:t>โตอิเล็กทริก คลื่นสสาร การดูดกลืนและการคายคลื่นแม่เหล็กไฟฟ้าได้</w:t>
            </w:r>
          </w:p>
        </w:tc>
        <w:tc>
          <w:tcPr>
            <w:tcW w:w="816" w:type="dxa"/>
            <w:tcBorders>
              <w:left w:val="single" w:sz="2" w:space="0" w:color="auto"/>
            </w:tcBorders>
            <w:vAlign w:val="center"/>
          </w:tcPr>
          <w:p w14:paraId="1162B673" w14:textId="35F72EA8" w:rsidR="00803BEA" w:rsidRPr="00B60D70" w:rsidRDefault="00803BEA" w:rsidP="00803BEA">
            <w:pPr>
              <w:ind w:right="26"/>
              <w:jc w:val="center"/>
              <w:rPr>
                <w:sz w:val="28"/>
                <w:szCs w:val="28"/>
              </w:rPr>
            </w:pPr>
            <w:r w:rsidRPr="00B60D70">
              <w:rPr>
                <w:sz w:val="28"/>
                <w:szCs w:val="28"/>
              </w:rPr>
              <w:lastRenderedPageBreak/>
              <w:t>B-K3</w:t>
            </w:r>
          </w:p>
        </w:tc>
        <w:tc>
          <w:tcPr>
            <w:tcW w:w="846" w:type="dxa"/>
            <w:vAlign w:val="center"/>
          </w:tcPr>
          <w:p w14:paraId="12FE22E9" w14:textId="66C5A7D0" w:rsidR="00803BEA" w:rsidRPr="00B60D70" w:rsidRDefault="00FB70AA" w:rsidP="00803BEA">
            <w:pPr>
              <w:ind w:right="26"/>
              <w:jc w:val="center"/>
              <w:rPr>
                <w:sz w:val="28"/>
                <w:szCs w:val="28"/>
              </w:rPr>
            </w:pPr>
            <w:r w:rsidRPr="00B60D70">
              <w:rPr>
                <w:sz w:val="28"/>
                <w:szCs w:val="28"/>
              </w:rPr>
              <w:t> </w:t>
            </w:r>
          </w:p>
        </w:tc>
        <w:tc>
          <w:tcPr>
            <w:tcW w:w="847" w:type="dxa"/>
            <w:vAlign w:val="center"/>
          </w:tcPr>
          <w:p w14:paraId="3A8E02E9" w14:textId="47C3CD06" w:rsidR="00803BEA" w:rsidRPr="00B60D70" w:rsidRDefault="00FB70AA" w:rsidP="00803BEA">
            <w:pPr>
              <w:ind w:right="26"/>
              <w:jc w:val="center"/>
              <w:rPr>
                <w:sz w:val="28"/>
                <w:szCs w:val="28"/>
              </w:rPr>
            </w:pPr>
            <w:r w:rsidRPr="00B60D70">
              <w:rPr>
                <w:sz w:val="28"/>
                <w:szCs w:val="28"/>
              </w:rPr>
              <w:t> </w:t>
            </w:r>
          </w:p>
        </w:tc>
        <w:tc>
          <w:tcPr>
            <w:tcW w:w="851" w:type="dxa"/>
            <w:vAlign w:val="center"/>
          </w:tcPr>
          <w:p w14:paraId="75127C4F" w14:textId="3D9D3FB0" w:rsidR="00803BEA" w:rsidRPr="00B60D70" w:rsidRDefault="00FB70AA" w:rsidP="00803BEA">
            <w:pPr>
              <w:ind w:right="26"/>
              <w:jc w:val="center"/>
              <w:rPr>
                <w:sz w:val="28"/>
                <w:szCs w:val="28"/>
              </w:rPr>
            </w:pPr>
            <w:r w:rsidRPr="00B60D70">
              <w:rPr>
                <w:sz w:val="28"/>
                <w:szCs w:val="28"/>
              </w:rPr>
              <w:t> </w:t>
            </w:r>
          </w:p>
        </w:tc>
        <w:tc>
          <w:tcPr>
            <w:tcW w:w="841" w:type="dxa"/>
            <w:vAlign w:val="center"/>
          </w:tcPr>
          <w:p w14:paraId="6137D078" w14:textId="54A11AFA" w:rsidR="00803BEA" w:rsidRPr="00B60D70" w:rsidRDefault="00FB70AA" w:rsidP="00803BEA">
            <w:pPr>
              <w:ind w:right="26"/>
              <w:jc w:val="center"/>
              <w:rPr>
                <w:sz w:val="28"/>
                <w:szCs w:val="28"/>
              </w:rPr>
            </w:pPr>
            <w:r w:rsidRPr="00B60D70">
              <w:rPr>
                <w:sz w:val="28"/>
                <w:szCs w:val="28"/>
              </w:rPr>
              <w:t> </w:t>
            </w:r>
          </w:p>
        </w:tc>
      </w:tr>
      <w:tr w:rsidR="00B60D70" w:rsidRPr="00B60D70" w14:paraId="531FBB26" w14:textId="77777777" w:rsidTr="00932286">
        <w:tc>
          <w:tcPr>
            <w:tcW w:w="1186" w:type="dxa"/>
            <w:tcBorders>
              <w:top w:val="single" w:sz="2" w:space="0" w:color="auto"/>
              <w:bottom w:val="single" w:sz="2" w:space="0" w:color="auto"/>
              <w:right w:val="single" w:sz="2" w:space="0" w:color="auto"/>
            </w:tcBorders>
          </w:tcPr>
          <w:p w14:paraId="42EC5E03" w14:textId="15C41C61" w:rsidR="00803BEA" w:rsidRPr="00B60D70" w:rsidRDefault="00F551BD" w:rsidP="00803BEA">
            <w:pPr>
              <w:ind w:left="-24" w:right="-32"/>
              <w:jc w:val="left"/>
              <w:rPr>
                <w:sz w:val="28"/>
                <w:szCs w:val="28"/>
              </w:rPr>
            </w:pPr>
            <w:r w:rsidRPr="00B60D70">
              <w:rPr>
                <w:sz w:val="28"/>
                <w:szCs w:val="28"/>
              </w:rPr>
              <w:t xml:space="preserve">PHY </w:t>
            </w:r>
            <w:r w:rsidR="00803BEA" w:rsidRPr="00B60D70">
              <w:rPr>
                <w:sz w:val="28"/>
                <w:szCs w:val="28"/>
              </w:rPr>
              <w:t>192</w:t>
            </w:r>
          </w:p>
        </w:tc>
        <w:tc>
          <w:tcPr>
            <w:tcW w:w="3794" w:type="dxa"/>
            <w:gridSpan w:val="2"/>
            <w:tcBorders>
              <w:top w:val="single" w:sz="2" w:space="0" w:color="auto"/>
              <w:left w:val="single" w:sz="2" w:space="0" w:color="auto"/>
              <w:bottom w:val="single" w:sz="2" w:space="0" w:color="auto"/>
              <w:right w:val="single" w:sz="2" w:space="0" w:color="auto"/>
            </w:tcBorders>
          </w:tcPr>
          <w:p w14:paraId="14DD780F" w14:textId="77777777" w:rsidR="00520D3B" w:rsidRPr="00B60D70" w:rsidRDefault="00803BEA" w:rsidP="00803BEA">
            <w:pPr>
              <w:ind w:right="26"/>
              <w:jc w:val="left"/>
              <w:rPr>
                <w:sz w:val="28"/>
                <w:szCs w:val="28"/>
              </w:rPr>
            </w:pPr>
            <w:r w:rsidRPr="00B60D70">
              <w:rPr>
                <w:sz w:val="28"/>
                <w:szCs w:val="28"/>
                <w:cs/>
              </w:rPr>
              <w:t xml:space="preserve">ปฏิบัติการฟิสิกส์ทั่วไป </w:t>
            </w:r>
            <w:r w:rsidRPr="00B60D70">
              <w:rPr>
                <w:sz w:val="28"/>
                <w:szCs w:val="28"/>
              </w:rPr>
              <w:t>2 (</w:t>
            </w:r>
            <w:r w:rsidR="00825587" w:rsidRPr="00B60D70">
              <w:rPr>
                <w:sz w:val="28"/>
                <w:szCs w:val="28"/>
              </w:rPr>
              <w:t>Genera</w:t>
            </w:r>
            <w:r w:rsidRPr="00B60D70">
              <w:rPr>
                <w:sz w:val="28"/>
                <w:szCs w:val="28"/>
              </w:rPr>
              <w:t xml:space="preserve">l </w:t>
            </w:r>
            <w:r w:rsidR="00825587" w:rsidRPr="00B60D70">
              <w:rPr>
                <w:sz w:val="28"/>
                <w:szCs w:val="28"/>
              </w:rPr>
              <w:t>Physics</w:t>
            </w:r>
            <w:r w:rsidRPr="00B60D70">
              <w:rPr>
                <w:sz w:val="28"/>
                <w:szCs w:val="28"/>
              </w:rPr>
              <w:t xml:space="preserve"> Laboratory II) </w:t>
            </w:r>
          </w:p>
          <w:p w14:paraId="00DF7A20" w14:textId="10652F8A" w:rsidR="00803BEA" w:rsidRPr="00B60D70" w:rsidRDefault="00803BEA" w:rsidP="00803BEA">
            <w:pPr>
              <w:ind w:right="26"/>
              <w:jc w:val="left"/>
              <w:rPr>
                <w:sz w:val="28"/>
                <w:szCs w:val="28"/>
                <w:cs/>
              </w:rPr>
            </w:pPr>
            <w:r w:rsidRPr="00B60D70">
              <w:rPr>
                <w:sz w:val="28"/>
                <w:szCs w:val="28"/>
              </w:rPr>
              <w:t>1</w:t>
            </w:r>
            <w:r w:rsidR="00520D3B" w:rsidRPr="00B60D70">
              <w:rPr>
                <w:sz w:val="28"/>
                <w:szCs w:val="28"/>
              </w:rPr>
              <w:t xml:space="preserve"> </w:t>
            </w:r>
            <w:r w:rsidRPr="00B60D70">
              <w:rPr>
                <w:sz w:val="28"/>
                <w:szCs w:val="28"/>
              </w:rPr>
              <w:t>(0-2-2)</w:t>
            </w:r>
          </w:p>
        </w:tc>
        <w:tc>
          <w:tcPr>
            <w:tcW w:w="1076" w:type="dxa"/>
            <w:tcBorders>
              <w:top w:val="single" w:sz="2" w:space="0" w:color="auto"/>
              <w:left w:val="single" w:sz="2" w:space="0" w:color="auto"/>
              <w:bottom w:val="single" w:sz="2" w:space="0" w:color="auto"/>
              <w:right w:val="single" w:sz="2" w:space="0" w:color="auto"/>
            </w:tcBorders>
          </w:tcPr>
          <w:p w14:paraId="185CD9B8" w14:textId="507ADCB0" w:rsidR="00803BEA" w:rsidRPr="00B60D70" w:rsidRDefault="00803BEA" w:rsidP="00803BEA">
            <w:pPr>
              <w:ind w:right="26"/>
              <w:jc w:val="left"/>
              <w:rPr>
                <w:sz w:val="28"/>
                <w:szCs w:val="28"/>
              </w:rPr>
            </w:pPr>
            <w:r w:rsidRPr="00B60D70">
              <w:rPr>
                <w:sz w:val="28"/>
                <w:szCs w:val="28"/>
              </w:rPr>
              <w:t>CLO1</w:t>
            </w:r>
          </w:p>
        </w:tc>
        <w:tc>
          <w:tcPr>
            <w:tcW w:w="3632" w:type="dxa"/>
            <w:tcBorders>
              <w:top w:val="single" w:sz="2" w:space="0" w:color="auto"/>
              <w:left w:val="single" w:sz="2" w:space="0" w:color="auto"/>
              <w:bottom w:val="single" w:sz="2" w:space="0" w:color="auto"/>
              <w:right w:val="single" w:sz="2" w:space="0" w:color="auto"/>
            </w:tcBorders>
          </w:tcPr>
          <w:p w14:paraId="3D19353F" w14:textId="5524A50F" w:rsidR="00803BEA" w:rsidRPr="00B60D70" w:rsidRDefault="00803BEA" w:rsidP="00803BEA">
            <w:pPr>
              <w:ind w:right="26"/>
              <w:jc w:val="left"/>
              <w:rPr>
                <w:sz w:val="28"/>
                <w:szCs w:val="28"/>
              </w:rPr>
            </w:pPr>
            <w:r w:rsidRPr="00B60D70">
              <w:rPr>
                <w:sz w:val="28"/>
                <w:szCs w:val="28"/>
                <w:cs/>
              </w:rPr>
              <w:t>มีความรับผิดชอบต่องานที่ได้รับมอบหมาย ส่งงานตรงต่อเวลา และไม่คัดลอกงานของผู้อื่น</w:t>
            </w:r>
            <w:r w:rsidR="00BD7F9D" w:rsidRPr="00B60D70">
              <w:rPr>
                <w:sz w:val="28"/>
                <w:szCs w:val="28"/>
                <w:cs/>
              </w:rPr>
              <w:t xml:space="preserve">           </w:t>
            </w:r>
            <w:r w:rsidRPr="00B60D70">
              <w:rPr>
                <w:sz w:val="28"/>
                <w:szCs w:val="28"/>
                <w:cs/>
              </w:rPr>
              <w:t xml:space="preserve"> </w:t>
            </w:r>
            <w:r w:rsidR="00E90B76" w:rsidRPr="00B60D70">
              <w:rPr>
                <w:sz w:val="28"/>
                <w:szCs w:val="28"/>
              </w:rPr>
              <w:t xml:space="preserve">           </w:t>
            </w:r>
          </w:p>
        </w:tc>
        <w:tc>
          <w:tcPr>
            <w:tcW w:w="816" w:type="dxa"/>
            <w:tcBorders>
              <w:left w:val="single" w:sz="2" w:space="0" w:color="auto"/>
            </w:tcBorders>
            <w:vAlign w:val="center"/>
          </w:tcPr>
          <w:p w14:paraId="0B1C8938" w14:textId="79DD01AB" w:rsidR="00803BEA" w:rsidRPr="00B60D70" w:rsidRDefault="00E90B76" w:rsidP="00803BEA">
            <w:pPr>
              <w:ind w:right="26"/>
              <w:jc w:val="center"/>
              <w:rPr>
                <w:sz w:val="28"/>
                <w:szCs w:val="28"/>
              </w:rPr>
            </w:pPr>
            <w:r w:rsidRPr="00B60D70">
              <w:rPr>
                <w:sz w:val="28"/>
                <w:szCs w:val="28"/>
              </w:rPr>
              <w:t> </w:t>
            </w:r>
          </w:p>
        </w:tc>
        <w:tc>
          <w:tcPr>
            <w:tcW w:w="846" w:type="dxa"/>
            <w:vAlign w:val="center"/>
          </w:tcPr>
          <w:p w14:paraId="60C8E489" w14:textId="2E95F96E" w:rsidR="00803BEA" w:rsidRPr="00B60D70" w:rsidRDefault="00E90B76" w:rsidP="00803BEA">
            <w:pPr>
              <w:ind w:right="26"/>
              <w:jc w:val="center"/>
              <w:rPr>
                <w:sz w:val="28"/>
                <w:szCs w:val="28"/>
              </w:rPr>
            </w:pPr>
            <w:r w:rsidRPr="00B60D70">
              <w:rPr>
                <w:sz w:val="28"/>
                <w:szCs w:val="28"/>
              </w:rPr>
              <w:t> </w:t>
            </w:r>
          </w:p>
        </w:tc>
        <w:tc>
          <w:tcPr>
            <w:tcW w:w="847" w:type="dxa"/>
            <w:vAlign w:val="center"/>
          </w:tcPr>
          <w:p w14:paraId="15F448A5" w14:textId="4A8EB1A0" w:rsidR="00803BEA" w:rsidRPr="00B60D70" w:rsidRDefault="00E90B76" w:rsidP="00803BEA">
            <w:pPr>
              <w:ind w:right="26"/>
              <w:jc w:val="center"/>
              <w:rPr>
                <w:sz w:val="28"/>
                <w:szCs w:val="28"/>
              </w:rPr>
            </w:pPr>
            <w:r w:rsidRPr="00B60D70">
              <w:rPr>
                <w:sz w:val="28"/>
                <w:szCs w:val="28"/>
              </w:rPr>
              <w:t> </w:t>
            </w:r>
          </w:p>
        </w:tc>
        <w:tc>
          <w:tcPr>
            <w:tcW w:w="851" w:type="dxa"/>
            <w:vAlign w:val="center"/>
          </w:tcPr>
          <w:p w14:paraId="5793927E" w14:textId="5F411799" w:rsidR="00803BEA" w:rsidRPr="00B60D70" w:rsidRDefault="00E90B76" w:rsidP="00803BEA">
            <w:pPr>
              <w:ind w:right="26"/>
              <w:jc w:val="center"/>
              <w:rPr>
                <w:sz w:val="28"/>
                <w:szCs w:val="28"/>
              </w:rPr>
            </w:pPr>
            <w:r w:rsidRPr="00B60D70">
              <w:rPr>
                <w:sz w:val="28"/>
                <w:szCs w:val="28"/>
              </w:rPr>
              <w:t> </w:t>
            </w:r>
          </w:p>
        </w:tc>
        <w:tc>
          <w:tcPr>
            <w:tcW w:w="841" w:type="dxa"/>
            <w:vAlign w:val="center"/>
          </w:tcPr>
          <w:p w14:paraId="5367E096" w14:textId="48351579" w:rsidR="00803BEA" w:rsidRPr="00B60D70" w:rsidRDefault="00803BEA" w:rsidP="00803BEA">
            <w:pPr>
              <w:ind w:right="26"/>
              <w:jc w:val="center"/>
              <w:rPr>
                <w:sz w:val="28"/>
                <w:szCs w:val="28"/>
              </w:rPr>
            </w:pPr>
            <w:r w:rsidRPr="00B60D70">
              <w:rPr>
                <w:sz w:val="28"/>
                <w:szCs w:val="28"/>
              </w:rPr>
              <w:t>B-A2</w:t>
            </w:r>
          </w:p>
        </w:tc>
      </w:tr>
      <w:tr w:rsidR="00B60D70" w:rsidRPr="00B60D70" w14:paraId="51899442" w14:textId="77777777" w:rsidTr="00932286">
        <w:tc>
          <w:tcPr>
            <w:tcW w:w="1186" w:type="dxa"/>
            <w:tcBorders>
              <w:top w:val="single" w:sz="2" w:space="0" w:color="auto"/>
              <w:bottom w:val="single" w:sz="2" w:space="0" w:color="auto"/>
              <w:right w:val="single" w:sz="2" w:space="0" w:color="auto"/>
            </w:tcBorders>
          </w:tcPr>
          <w:p w14:paraId="035B86C9" w14:textId="6EC577D5" w:rsidR="00803BEA" w:rsidRPr="00B60D70" w:rsidRDefault="00803BEA" w:rsidP="00803BEA">
            <w:pPr>
              <w:ind w:left="-24" w:right="-32"/>
              <w:jc w:val="left"/>
              <w:rPr>
                <w:sz w:val="28"/>
                <w:szCs w:val="28"/>
              </w:rPr>
            </w:pPr>
          </w:p>
        </w:tc>
        <w:tc>
          <w:tcPr>
            <w:tcW w:w="3794" w:type="dxa"/>
            <w:gridSpan w:val="2"/>
            <w:tcBorders>
              <w:top w:val="single" w:sz="2" w:space="0" w:color="auto"/>
              <w:left w:val="single" w:sz="2" w:space="0" w:color="auto"/>
              <w:bottom w:val="single" w:sz="2" w:space="0" w:color="auto"/>
              <w:right w:val="single" w:sz="2" w:space="0" w:color="auto"/>
            </w:tcBorders>
          </w:tcPr>
          <w:p w14:paraId="694E88A9" w14:textId="28931D97" w:rsidR="00803BEA" w:rsidRPr="00B60D70" w:rsidRDefault="00803BEA" w:rsidP="00803BEA">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04DDABB7" w14:textId="1E9A703A" w:rsidR="00803BEA" w:rsidRPr="00B60D70" w:rsidRDefault="00803BEA" w:rsidP="00803BEA">
            <w:pPr>
              <w:ind w:right="26"/>
              <w:jc w:val="left"/>
              <w:rPr>
                <w:sz w:val="28"/>
                <w:szCs w:val="28"/>
              </w:rPr>
            </w:pPr>
            <w:r w:rsidRPr="00B60D70">
              <w:rPr>
                <w:sz w:val="28"/>
                <w:szCs w:val="28"/>
              </w:rPr>
              <w:t>CLO2</w:t>
            </w:r>
          </w:p>
        </w:tc>
        <w:tc>
          <w:tcPr>
            <w:tcW w:w="3632" w:type="dxa"/>
            <w:tcBorders>
              <w:top w:val="single" w:sz="2" w:space="0" w:color="auto"/>
              <w:left w:val="single" w:sz="2" w:space="0" w:color="auto"/>
              <w:bottom w:val="single" w:sz="2" w:space="0" w:color="auto"/>
              <w:right w:val="single" w:sz="2" w:space="0" w:color="auto"/>
            </w:tcBorders>
          </w:tcPr>
          <w:p w14:paraId="471149AC" w14:textId="3F291D0F" w:rsidR="00803BEA" w:rsidRPr="00B60D70" w:rsidRDefault="00803BEA" w:rsidP="00803BEA">
            <w:pPr>
              <w:ind w:right="26"/>
              <w:jc w:val="left"/>
              <w:rPr>
                <w:sz w:val="28"/>
                <w:szCs w:val="28"/>
              </w:rPr>
            </w:pPr>
            <w:r w:rsidRPr="00B60D70">
              <w:rPr>
                <w:sz w:val="28"/>
                <w:szCs w:val="28"/>
                <w:cs/>
              </w:rPr>
              <w:t>ใช้ เทคนิค ความชำนาญ เครื่องมือวิทยาศาสตร์ที่ทันสมัยและเครื่องมือช่าง ที่จำเป็นสำหรับการทดลองฟิสิกส์ที่เกี่ยวข้องกับกลศาสตร์ได้</w:t>
            </w:r>
          </w:p>
        </w:tc>
        <w:tc>
          <w:tcPr>
            <w:tcW w:w="816" w:type="dxa"/>
            <w:tcBorders>
              <w:left w:val="single" w:sz="2" w:space="0" w:color="auto"/>
            </w:tcBorders>
            <w:vAlign w:val="center"/>
          </w:tcPr>
          <w:p w14:paraId="7D441C2E" w14:textId="4353B309" w:rsidR="00803BEA" w:rsidRPr="00B60D70" w:rsidRDefault="00803BEA" w:rsidP="00803BEA">
            <w:pPr>
              <w:ind w:right="26"/>
              <w:jc w:val="center"/>
              <w:rPr>
                <w:sz w:val="28"/>
                <w:szCs w:val="28"/>
              </w:rPr>
            </w:pPr>
            <w:r w:rsidRPr="00B60D70">
              <w:rPr>
                <w:sz w:val="28"/>
                <w:szCs w:val="28"/>
              </w:rPr>
              <w:t>B-K3</w:t>
            </w:r>
          </w:p>
        </w:tc>
        <w:tc>
          <w:tcPr>
            <w:tcW w:w="846" w:type="dxa"/>
            <w:vAlign w:val="center"/>
          </w:tcPr>
          <w:p w14:paraId="38FA029A" w14:textId="7D083DDA" w:rsidR="00803BEA" w:rsidRPr="00B60D70" w:rsidRDefault="00E90B76" w:rsidP="00803BEA">
            <w:pPr>
              <w:ind w:right="26"/>
              <w:jc w:val="center"/>
              <w:rPr>
                <w:sz w:val="28"/>
                <w:szCs w:val="28"/>
              </w:rPr>
            </w:pPr>
            <w:r w:rsidRPr="00B60D70">
              <w:rPr>
                <w:sz w:val="28"/>
                <w:szCs w:val="28"/>
              </w:rPr>
              <w:t> </w:t>
            </w:r>
          </w:p>
        </w:tc>
        <w:tc>
          <w:tcPr>
            <w:tcW w:w="847" w:type="dxa"/>
            <w:vAlign w:val="center"/>
          </w:tcPr>
          <w:p w14:paraId="6A42AB61" w14:textId="4039CF61" w:rsidR="00803BEA" w:rsidRPr="00B60D70" w:rsidRDefault="00E90B76" w:rsidP="00803BEA">
            <w:pPr>
              <w:ind w:right="26"/>
              <w:jc w:val="center"/>
              <w:rPr>
                <w:sz w:val="28"/>
                <w:szCs w:val="28"/>
              </w:rPr>
            </w:pPr>
            <w:r w:rsidRPr="00B60D70">
              <w:rPr>
                <w:sz w:val="28"/>
                <w:szCs w:val="28"/>
              </w:rPr>
              <w:t> </w:t>
            </w:r>
          </w:p>
        </w:tc>
        <w:tc>
          <w:tcPr>
            <w:tcW w:w="851" w:type="dxa"/>
            <w:vAlign w:val="center"/>
          </w:tcPr>
          <w:p w14:paraId="1AB5957D" w14:textId="04D58765" w:rsidR="00803BEA" w:rsidRPr="00B60D70" w:rsidRDefault="00E90B76" w:rsidP="00803BEA">
            <w:pPr>
              <w:ind w:right="26"/>
              <w:jc w:val="center"/>
              <w:rPr>
                <w:sz w:val="28"/>
                <w:szCs w:val="28"/>
              </w:rPr>
            </w:pPr>
            <w:r w:rsidRPr="00B60D70">
              <w:rPr>
                <w:sz w:val="28"/>
                <w:szCs w:val="28"/>
              </w:rPr>
              <w:t> </w:t>
            </w:r>
          </w:p>
        </w:tc>
        <w:tc>
          <w:tcPr>
            <w:tcW w:w="841" w:type="dxa"/>
            <w:vAlign w:val="center"/>
          </w:tcPr>
          <w:p w14:paraId="43348971" w14:textId="0EB7E84A" w:rsidR="00803BEA" w:rsidRPr="00B60D70" w:rsidRDefault="00E90B76" w:rsidP="00803BEA">
            <w:pPr>
              <w:ind w:right="26"/>
              <w:jc w:val="center"/>
              <w:rPr>
                <w:sz w:val="28"/>
                <w:szCs w:val="28"/>
              </w:rPr>
            </w:pPr>
            <w:r w:rsidRPr="00B60D70">
              <w:rPr>
                <w:sz w:val="28"/>
                <w:szCs w:val="28"/>
              </w:rPr>
              <w:t> </w:t>
            </w:r>
          </w:p>
        </w:tc>
      </w:tr>
      <w:tr w:rsidR="00B60D70" w:rsidRPr="00B60D70" w14:paraId="1F2A76E0" w14:textId="77777777" w:rsidTr="00932286">
        <w:tc>
          <w:tcPr>
            <w:tcW w:w="1186" w:type="dxa"/>
            <w:tcBorders>
              <w:top w:val="single" w:sz="2" w:space="0" w:color="auto"/>
              <w:bottom w:val="single" w:sz="2" w:space="0" w:color="auto"/>
              <w:right w:val="single" w:sz="2" w:space="0" w:color="auto"/>
            </w:tcBorders>
          </w:tcPr>
          <w:p w14:paraId="26098A82" w14:textId="24BBA6B4" w:rsidR="00803BEA" w:rsidRPr="00B60D70" w:rsidRDefault="00F551BD" w:rsidP="00803BEA">
            <w:pPr>
              <w:ind w:left="-24" w:right="-32"/>
              <w:jc w:val="left"/>
              <w:rPr>
                <w:sz w:val="28"/>
                <w:szCs w:val="28"/>
              </w:rPr>
            </w:pPr>
            <w:r w:rsidRPr="00B60D70">
              <w:rPr>
                <w:sz w:val="28"/>
                <w:szCs w:val="28"/>
              </w:rPr>
              <w:t xml:space="preserve">MTH </w:t>
            </w:r>
            <w:r w:rsidR="00803BEA" w:rsidRPr="00B60D70">
              <w:rPr>
                <w:sz w:val="28"/>
                <w:szCs w:val="28"/>
              </w:rPr>
              <w:t>10201</w:t>
            </w:r>
          </w:p>
        </w:tc>
        <w:tc>
          <w:tcPr>
            <w:tcW w:w="3794" w:type="dxa"/>
            <w:gridSpan w:val="2"/>
            <w:tcBorders>
              <w:top w:val="single" w:sz="2" w:space="0" w:color="auto"/>
              <w:left w:val="single" w:sz="2" w:space="0" w:color="auto"/>
              <w:bottom w:val="single" w:sz="2" w:space="0" w:color="auto"/>
              <w:right w:val="single" w:sz="2" w:space="0" w:color="auto"/>
            </w:tcBorders>
          </w:tcPr>
          <w:p w14:paraId="45E4CBF9" w14:textId="77777777" w:rsidR="00520D3B" w:rsidRPr="00B60D70" w:rsidRDefault="00803BEA" w:rsidP="00803BEA">
            <w:pPr>
              <w:ind w:right="26"/>
              <w:jc w:val="left"/>
              <w:rPr>
                <w:sz w:val="28"/>
                <w:szCs w:val="28"/>
              </w:rPr>
            </w:pPr>
            <w:r w:rsidRPr="00B60D70">
              <w:rPr>
                <w:sz w:val="28"/>
                <w:szCs w:val="28"/>
                <w:cs/>
              </w:rPr>
              <w:t>อุปนัยเชิงคณิตศาสตร์ ลำดับและอนุกรม (</w:t>
            </w:r>
            <w:r w:rsidRPr="00B60D70">
              <w:rPr>
                <w:sz w:val="28"/>
                <w:szCs w:val="28"/>
              </w:rPr>
              <w:t xml:space="preserve">Mathematical Induction, Sequences and Series) </w:t>
            </w:r>
          </w:p>
          <w:p w14:paraId="57137198" w14:textId="13D74E55" w:rsidR="00803BEA" w:rsidRPr="00B60D70" w:rsidRDefault="00803BEA" w:rsidP="00803BEA">
            <w:pPr>
              <w:ind w:right="26"/>
              <w:jc w:val="left"/>
              <w:rPr>
                <w:sz w:val="28"/>
                <w:szCs w:val="28"/>
                <w:cs/>
              </w:rPr>
            </w:pPr>
            <w:r w:rsidRPr="00B60D70">
              <w:rPr>
                <w:sz w:val="28"/>
                <w:szCs w:val="28"/>
              </w:rPr>
              <w:t>1</w:t>
            </w:r>
            <w:r w:rsidR="00520D3B" w:rsidRPr="00B60D70">
              <w:rPr>
                <w:sz w:val="28"/>
                <w:szCs w:val="28"/>
              </w:rPr>
              <w:t xml:space="preserve"> </w:t>
            </w:r>
            <w:r w:rsidRPr="00B60D70">
              <w:rPr>
                <w:sz w:val="28"/>
                <w:szCs w:val="28"/>
              </w:rPr>
              <w:t>(1-0-2)</w:t>
            </w:r>
          </w:p>
        </w:tc>
        <w:tc>
          <w:tcPr>
            <w:tcW w:w="1076" w:type="dxa"/>
            <w:tcBorders>
              <w:top w:val="single" w:sz="2" w:space="0" w:color="auto"/>
              <w:left w:val="single" w:sz="2" w:space="0" w:color="auto"/>
              <w:bottom w:val="single" w:sz="2" w:space="0" w:color="auto"/>
              <w:right w:val="single" w:sz="2" w:space="0" w:color="auto"/>
            </w:tcBorders>
          </w:tcPr>
          <w:p w14:paraId="1FF9C24A" w14:textId="12C86B22" w:rsidR="00803BEA" w:rsidRPr="00B60D70" w:rsidRDefault="00803BEA" w:rsidP="00803BEA">
            <w:pPr>
              <w:ind w:right="26"/>
              <w:jc w:val="left"/>
              <w:rPr>
                <w:sz w:val="28"/>
                <w:szCs w:val="28"/>
              </w:rPr>
            </w:pPr>
            <w:r w:rsidRPr="00B60D70">
              <w:rPr>
                <w:sz w:val="28"/>
                <w:szCs w:val="28"/>
              </w:rPr>
              <w:t>Ultimate LO</w:t>
            </w:r>
          </w:p>
        </w:tc>
        <w:tc>
          <w:tcPr>
            <w:tcW w:w="3632" w:type="dxa"/>
            <w:tcBorders>
              <w:top w:val="single" w:sz="2" w:space="0" w:color="auto"/>
              <w:left w:val="single" w:sz="2" w:space="0" w:color="auto"/>
              <w:bottom w:val="single" w:sz="2" w:space="0" w:color="auto"/>
              <w:right w:val="single" w:sz="2" w:space="0" w:color="auto"/>
            </w:tcBorders>
          </w:tcPr>
          <w:p w14:paraId="4B9F6434" w14:textId="2114ADB2" w:rsidR="00803BEA" w:rsidRPr="00B60D70" w:rsidRDefault="00803BEA" w:rsidP="00803BEA">
            <w:pPr>
              <w:ind w:right="26"/>
              <w:jc w:val="left"/>
              <w:rPr>
                <w:sz w:val="28"/>
                <w:szCs w:val="28"/>
              </w:rPr>
            </w:pPr>
            <w:r w:rsidRPr="00B60D70">
              <w:rPr>
                <w:sz w:val="28"/>
                <w:szCs w:val="28"/>
              </w:rPr>
              <w:t xml:space="preserve">Able to prove statements by mathematical induction, determine the </w:t>
            </w:r>
            <w:r w:rsidR="00CD4486" w:rsidRPr="00B60D70">
              <w:rPr>
                <w:sz w:val="28"/>
                <w:szCs w:val="28"/>
              </w:rPr>
              <w:t>convergence</w:t>
            </w:r>
            <w:r w:rsidRPr="00B60D70">
              <w:rPr>
                <w:sz w:val="28"/>
                <w:szCs w:val="28"/>
              </w:rPr>
              <w:t xml:space="preserve"> of sequences and series, and calculate the Fourier series of periodic functions.</w:t>
            </w:r>
          </w:p>
        </w:tc>
        <w:tc>
          <w:tcPr>
            <w:tcW w:w="816" w:type="dxa"/>
            <w:tcBorders>
              <w:left w:val="single" w:sz="2" w:space="0" w:color="auto"/>
            </w:tcBorders>
            <w:vAlign w:val="center"/>
          </w:tcPr>
          <w:p w14:paraId="3CD3F821" w14:textId="2582D2FA" w:rsidR="00803BEA" w:rsidRPr="00B60D70" w:rsidRDefault="00803BEA" w:rsidP="00803BEA">
            <w:pPr>
              <w:ind w:right="26"/>
              <w:jc w:val="center"/>
              <w:rPr>
                <w:sz w:val="28"/>
                <w:szCs w:val="28"/>
              </w:rPr>
            </w:pPr>
            <w:r w:rsidRPr="00B60D70">
              <w:rPr>
                <w:sz w:val="28"/>
                <w:szCs w:val="28"/>
              </w:rPr>
              <w:t>B-K3</w:t>
            </w:r>
          </w:p>
        </w:tc>
        <w:tc>
          <w:tcPr>
            <w:tcW w:w="846" w:type="dxa"/>
            <w:vAlign w:val="center"/>
          </w:tcPr>
          <w:p w14:paraId="2AE2F0A4" w14:textId="26E49424" w:rsidR="00803BEA" w:rsidRPr="00B60D70" w:rsidRDefault="00CD4486" w:rsidP="00803BEA">
            <w:pPr>
              <w:ind w:right="26"/>
              <w:jc w:val="center"/>
              <w:rPr>
                <w:sz w:val="28"/>
                <w:szCs w:val="28"/>
              </w:rPr>
            </w:pPr>
            <w:r w:rsidRPr="00B60D70">
              <w:rPr>
                <w:sz w:val="28"/>
                <w:szCs w:val="28"/>
              </w:rPr>
              <w:t> </w:t>
            </w:r>
          </w:p>
        </w:tc>
        <w:tc>
          <w:tcPr>
            <w:tcW w:w="847" w:type="dxa"/>
            <w:vAlign w:val="center"/>
          </w:tcPr>
          <w:p w14:paraId="5F369792" w14:textId="2A140252" w:rsidR="00803BEA" w:rsidRPr="00B60D70" w:rsidRDefault="00CD4486" w:rsidP="00803BEA">
            <w:pPr>
              <w:ind w:right="26"/>
              <w:jc w:val="center"/>
              <w:rPr>
                <w:sz w:val="28"/>
                <w:szCs w:val="28"/>
              </w:rPr>
            </w:pPr>
            <w:r w:rsidRPr="00B60D70">
              <w:rPr>
                <w:sz w:val="28"/>
                <w:szCs w:val="28"/>
              </w:rPr>
              <w:t> </w:t>
            </w:r>
          </w:p>
        </w:tc>
        <w:tc>
          <w:tcPr>
            <w:tcW w:w="851" w:type="dxa"/>
            <w:vAlign w:val="center"/>
          </w:tcPr>
          <w:p w14:paraId="4C61ADA1" w14:textId="5CA9C413" w:rsidR="00803BEA" w:rsidRPr="00B60D70" w:rsidRDefault="00CD4486" w:rsidP="00803BEA">
            <w:pPr>
              <w:ind w:right="26"/>
              <w:jc w:val="center"/>
              <w:rPr>
                <w:sz w:val="28"/>
                <w:szCs w:val="28"/>
              </w:rPr>
            </w:pPr>
            <w:r w:rsidRPr="00B60D70">
              <w:rPr>
                <w:sz w:val="28"/>
                <w:szCs w:val="28"/>
              </w:rPr>
              <w:t> </w:t>
            </w:r>
          </w:p>
        </w:tc>
        <w:tc>
          <w:tcPr>
            <w:tcW w:w="841" w:type="dxa"/>
            <w:vAlign w:val="center"/>
          </w:tcPr>
          <w:p w14:paraId="5A4EE16A" w14:textId="77D40742" w:rsidR="00803BEA" w:rsidRPr="00B60D70" w:rsidRDefault="00CD4486" w:rsidP="00803BEA">
            <w:pPr>
              <w:ind w:right="26"/>
              <w:jc w:val="center"/>
              <w:rPr>
                <w:sz w:val="28"/>
                <w:szCs w:val="28"/>
              </w:rPr>
            </w:pPr>
            <w:r w:rsidRPr="00B60D70">
              <w:rPr>
                <w:sz w:val="28"/>
                <w:szCs w:val="28"/>
              </w:rPr>
              <w:t> </w:t>
            </w:r>
          </w:p>
        </w:tc>
      </w:tr>
      <w:tr w:rsidR="00B60D70" w:rsidRPr="00B60D70" w14:paraId="1B18E982" w14:textId="77777777" w:rsidTr="00932286">
        <w:tc>
          <w:tcPr>
            <w:tcW w:w="1186" w:type="dxa"/>
            <w:tcBorders>
              <w:top w:val="single" w:sz="2" w:space="0" w:color="auto"/>
              <w:bottom w:val="single" w:sz="2" w:space="0" w:color="auto"/>
              <w:right w:val="single" w:sz="2" w:space="0" w:color="auto"/>
            </w:tcBorders>
          </w:tcPr>
          <w:p w14:paraId="3B1F4146" w14:textId="175C0450" w:rsidR="00803BEA" w:rsidRPr="00B60D70" w:rsidRDefault="00F551BD" w:rsidP="00803BEA">
            <w:pPr>
              <w:ind w:left="-24" w:right="-32"/>
              <w:jc w:val="left"/>
              <w:rPr>
                <w:sz w:val="28"/>
                <w:szCs w:val="28"/>
              </w:rPr>
            </w:pPr>
            <w:r w:rsidRPr="00B60D70">
              <w:rPr>
                <w:sz w:val="28"/>
                <w:szCs w:val="28"/>
              </w:rPr>
              <w:t xml:space="preserve">MTH </w:t>
            </w:r>
            <w:r w:rsidR="00803BEA" w:rsidRPr="00B60D70">
              <w:rPr>
                <w:sz w:val="28"/>
                <w:szCs w:val="28"/>
              </w:rPr>
              <w:t>10202</w:t>
            </w:r>
          </w:p>
        </w:tc>
        <w:tc>
          <w:tcPr>
            <w:tcW w:w="3794" w:type="dxa"/>
            <w:gridSpan w:val="2"/>
            <w:tcBorders>
              <w:top w:val="single" w:sz="2" w:space="0" w:color="auto"/>
              <w:left w:val="single" w:sz="2" w:space="0" w:color="auto"/>
              <w:bottom w:val="single" w:sz="2" w:space="0" w:color="auto"/>
              <w:right w:val="single" w:sz="2" w:space="0" w:color="auto"/>
            </w:tcBorders>
          </w:tcPr>
          <w:p w14:paraId="26F8B296" w14:textId="77777777" w:rsidR="00520D3B" w:rsidRPr="00B60D70" w:rsidRDefault="00803BEA" w:rsidP="00803BEA">
            <w:pPr>
              <w:ind w:right="26"/>
              <w:jc w:val="left"/>
              <w:rPr>
                <w:sz w:val="28"/>
                <w:szCs w:val="28"/>
              </w:rPr>
            </w:pPr>
            <w:proofErr w:type="spellStart"/>
            <w:r w:rsidRPr="00B60D70">
              <w:rPr>
                <w:sz w:val="28"/>
                <w:szCs w:val="28"/>
                <w:cs/>
              </w:rPr>
              <w:t>เวคเตอร์</w:t>
            </w:r>
            <w:proofErr w:type="spellEnd"/>
            <w:r w:rsidRPr="00B60D70">
              <w:rPr>
                <w:sz w:val="28"/>
                <w:szCs w:val="28"/>
                <w:cs/>
              </w:rPr>
              <w:t xml:space="preserve"> เส้นตรงและระนาบในปริภูมิสามมิติ และฟังก์ชันเวกเตอร์ (</w:t>
            </w:r>
            <w:r w:rsidRPr="00B60D70">
              <w:rPr>
                <w:sz w:val="28"/>
                <w:szCs w:val="28"/>
              </w:rPr>
              <w:t xml:space="preserve">Vectors, Lines and Planes in a 3D-Space and Vector Functions) </w:t>
            </w:r>
          </w:p>
          <w:p w14:paraId="3917E25D" w14:textId="306B7F20" w:rsidR="00803BEA" w:rsidRPr="00B60D70" w:rsidRDefault="00803BEA" w:rsidP="00803BEA">
            <w:pPr>
              <w:ind w:right="26"/>
              <w:jc w:val="left"/>
              <w:rPr>
                <w:sz w:val="28"/>
                <w:szCs w:val="28"/>
                <w:cs/>
              </w:rPr>
            </w:pPr>
            <w:r w:rsidRPr="00B60D70">
              <w:rPr>
                <w:sz w:val="28"/>
                <w:szCs w:val="28"/>
              </w:rPr>
              <w:t>1</w:t>
            </w:r>
            <w:r w:rsidR="00520D3B" w:rsidRPr="00B60D70">
              <w:rPr>
                <w:sz w:val="28"/>
                <w:szCs w:val="28"/>
              </w:rPr>
              <w:t xml:space="preserve"> </w:t>
            </w:r>
            <w:r w:rsidRPr="00B60D70">
              <w:rPr>
                <w:sz w:val="28"/>
                <w:szCs w:val="28"/>
              </w:rPr>
              <w:t>(1-0-2)</w:t>
            </w:r>
          </w:p>
        </w:tc>
        <w:tc>
          <w:tcPr>
            <w:tcW w:w="1076" w:type="dxa"/>
            <w:tcBorders>
              <w:top w:val="single" w:sz="2" w:space="0" w:color="auto"/>
              <w:left w:val="single" w:sz="2" w:space="0" w:color="auto"/>
              <w:bottom w:val="single" w:sz="2" w:space="0" w:color="auto"/>
              <w:right w:val="single" w:sz="2" w:space="0" w:color="auto"/>
            </w:tcBorders>
          </w:tcPr>
          <w:p w14:paraId="6453CBA5" w14:textId="2DB0829A" w:rsidR="00803BEA" w:rsidRPr="00B60D70" w:rsidRDefault="00803BEA" w:rsidP="00803BEA">
            <w:pPr>
              <w:ind w:right="26"/>
              <w:jc w:val="left"/>
              <w:rPr>
                <w:sz w:val="28"/>
                <w:szCs w:val="28"/>
              </w:rPr>
            </w:pPr>
            <w:r w:rsidRPr="00B60D70">
              <w:rPr>
                <w:sz w:val="28"/>
                <w:szCs w:val="28"/>
              </w:rPr>
              <w:t>Ultimate LO</w:t>
            </w:r>
          </w:p>
        </w:tc>
        <w:tc>
          <w:tcPr>
            <w:tcW w:w="3632" w:type="dxa"/>
            <w:tcBorders>
              <w:top w:val="single" w:sz="2" w:space="0" w:color="auto"/>
              <w:left w:val="single" w:sz="2" w:space="0" w:color="auto"/>
              <w:bottom w:val="single" w:sz="2" w:space="0" w:color="auto"/>
              <w:right w:val="single" w:sz="2" w:space="0" w:color="auto"/>
            </w:tcBorders>
          </w:tcPr>
          <w:p w14:paraId="7DB86C2D" w14:textId="79973FF5" w:rsidR="00803BEA" w:rsidRPr="00B60D70" w:rsidRDefault="00803BEA" w:rsidP="00803BEA">
            <w:pPr>
              <w:ind w:right="26"/>
              <w:jc w:val="left"/>
              <w:rPr>
                <w:sz w:val="28"/>
                <w:szCs w:val="28"/>
              </w:rPr>
            </w:pPr>
            <w:r w:rsidRPr="00B60D70">
              <w:rPr>
                <w:sz w:val="28"/>
                <w:szCs w:val="28"/>
              </w:rPr>
              <w:t>Able to calculate vector operations, to express the equations of lines and planes in a 3D-space, and to analyze vector functions.</w:t>
            </w:r>
          </w:p>
        </w:tc>
        <w:tc>
          <w:tcPr>
            <w:tcW w:w="816" w:type="dxa"/>
            <w:tcBorders>
              <w:left w:val="single" w:sz="2" w:space="0" w:color="auto"/>
            </w:tcBorders>
            <w:vAlign w:val="center"/>
          </w:tcPr>
          <w:p w14:paraId="271B087D" w14:textId="7CE2B3D5" w:rsidR="00803BEA" w:rsidRPr="00B60D70" w:rsidRDefault="00803BEA" w:rsidP="00803BEA">
            <w:pPr>
              <w:ind w:right="26"/>
              <w:jc w:val="center"/>
              <w:rPr>
                <w:sz w:val="28"/>
                <w:szCs w:val="28"/>
              </w:rPr>
            </w:pPr>
            <w:r w:rsidRPr="00B60D70">
              <w:rPr>
                <w:sz w:val="28"/>
                <w:szCs w:val="28"/>
              </w:rPr>
              <w:t>B-K3</w:t>
            </w:r>
          </w:p>
        </w:tc>
        <w:tc>
          <w:tcPr>
            <w:tcW w:w="846" w:type="dxa"/>
            <w:vAlign w:val="center"/>
          </w:tcPr>
          <w:p w14:paraId="53216CEA" w14:textId="2019E59F" w:rsidR="00803BEA" w:rsidRPr="00B60D70" w:rsidRDefault="00CD4486" w:rsidP="00803BEA">
            <w:pPr>
              <w:ind w:right="26"/>
              <w:jc w:val="center"/>
              <w:rPr>
                <w:sz w:val="28"/>
                <w:szCs w:val="28"/>
              </w:rPr>
            </w:pPr>
            <w:r w:rsidRPr="00B60D70">
              <w:rPr>
                <w:sz w:val="28"/>
                <w:szCs w:val="28"/>
              </w:rPr>
              <w:t> </w:t>
            </w:r>
          </w:p>
        </w:tc>
        <w:tc>
          <w:tcPr>
            <w:tcW w:w="847" w:type="dxa"/>
            <w:vAlign w:val="center"/>
          </w:tcPr>
          <w:p w14:paraId="445C2E1D" w14:textId="1C8AC654" w:rsidR="00803BEA" w:rsidRPr="00B60D70" w:rsidRDefault="00CD4486" w:rsidP="00803BEA">
            <w:pPr>
              <w:ind w:right="26"/>
              <w:jc w:val="center"/>
              <w:rPr>
                <w:sz w:val="28"/>
                <w:szCs w:val="28"/>
              </w:rPr>
            </w:pPr>
            <w:r w:rsidRPr="00B60D70">
              <w:rPr>
                <w:sz w:val="28"/>
                <w:szCs w:val="28"/>
              </w:rPr>
              <w:t> </w:t>
            </w:r>
          </w:p>
        </w:tc>
        <w:tc>
          <w:tcPr>
            <w:tcW w:w="851" w:type="dxa"/>
            <w:vAlign w:val="center"/>
          </w:tcPr>
          <w:p w14:paraId="1F61F7F6" w14:textId="12E73586" w:rsidR="00803BEA" w:rsidRPr="00B60D70" w:rsidRDefault="00CD4486" w:rsidP="00803BEA">
            <w:pPr>
              <w:ind w:right="26"/>
              <w:jc w:val="center"/>
              <w:rPr>
                <w:sz w:val="28"/>
                <w:szCs w:val="28"/>
              </w:rPr>
            </w:pPr>
            <w:r w:rsidRPr="00B60D70">
              <w:rPr>
                <w:sz w:val="28"/>
                <w:szCs w:val="28"/>
              </w:rPr>
              <w:t> </w:t>
            </w:r>
          </w:p>
        </w:tc>
        <w:tc>
          <w:tcPr>
            <w:tcW w:w="841" w:type="dxa"/>
            <w:vAlign w:val="center"/>
          </w:tcPr>
          <w:p w14:paraId="0C7261A7" w14:textId="4AFD0136" w:rsidR="00803BEA" w:rsidRPr="00B60D70" w:rsidRDefault="00CD4486" w:rsidP="00803BEA">
            <w:pPr>
              <w:ind w:right="26"/>
              <w:jc w:val="center"/>
              <w:rPr>
                <w:sz w:val="28"/>
                <w:szCs w:val="28"/>
              </w:rPr>
            </w:pPr>
            <w:r w:rsidRPr="00B60D70">
              <w:rPr>
                <w:sz w:val="28"/>
                <w:szCs w:val="28"/>
              </w:rPr>
              <w:t> </w:t>
            </w:r>
          </w:p>
        </w:tc>
      </w:tr>
      <w:tr w:rsidR="00B60D70" w:rsidRPr="00B60D70" w14:paraId="6D134DAA" w14:textId="77777777" w:rsidTr="00932286">
        <w:tc>
          <w:tcPr>
            <w:tcW w:w="1186" w:type="dxa"/>
            <w:tcBorders>
              <w:top w:val="single" w:sz="2" w:space="0" w:color="auto"/>
              <w:bottom w:val="single" w:sz="2" w:space="0" w:color="auto"/>
              <w:right w:val="single" w:sz="2" w:space="0" w:color="auto"/>
            </w:tcBorders>
          </w:tcPr>
          <w:p w14:paraId="6AD6D7A2" w14:textId="63354838" w:rsidR="00803BEA" w:rsidRPr="00B60D70" w:rsidRDefault="00F551BD" w:rsidP="00803BEA">
            <w:pPr>
              <w:ind w:left="-24" w:right="-32"/>
              <w:jc w:val="left"/>
              <w:rPr>
                <w:sz w:val="28"/>
                <w:szCs w:val="28"/>
              </w:rPr>
            </w:pPr>
            <w:r w:rsidRPr="00B60D70">
              <w:rPr>
                <w:sz w:val="28"/>
                <w:szCs w:val="28"/>
              </w:rPr>
              <w:lastRenderedPageBreak/>
              <w:t xml:space="preserve">MTH </w:t>
            </w:r>
            <w:r w:rsidR="00803BEA" w:rsidRPr="00B60D70">
              <w:rPr>
                <w:sz w:val="28"/>
                <w:szCs w:val="28"/>
              </w:rPr>
              <w:t>10203</w:t>
            </w:r>
          </w:p>
        </w:tc>
        <w:tc>
          <w:tcPr>
            <w:tcW w:w="3794" w:type="dxa"/>
            <w:gridSpan w:val="2"/>
            <w:tcBorders>
              <w:top w:val="single" w:sz="2" w:space="0" w:color="auto"/>
              <w:left w:val="single" w:sz="2" w:space="0" w:color="auto"/>
              <w:bottom w:val="single" w:sz="2" w:space="0" w:color="auto"/>
              <w:right w:val="single" w:sz="2" w:space="0" w:color="auto"/>
            </w:tcBorders>
          </w:tcPr>
          <w:p w14:paraId="00AFA2B9" w14:textId="77777777" w:rsidR="00520D3B" w:rsidRPr="00B60D70" w:rsidRDefault="00803BEA" w:rsidP="00803BEA">
            <w:pPr>
              <w:ind w:right="26"/>
              <w:jc w:val="left"/>
              <w:rPr>
                <w:sz w:val="28"/>
                <w:szCs w:val="28"/>
              </w:rPr>
            </w:pPr>
            <w:r w:rsidRPr="00B60D70">
              <w:rPr>
                <w:sz w:val="28"/>
                <w:szCs w:val="28"/>
                <w:cs/>
              </w:rPr>
              <w:t>ปริพันธ์หลายชั้น (</w:t>
            </w:r>
            <w:r w:rsidRPr="00B60D70">
              <w:rPr>
                <w:sz w:val="28"/>
                <w:szCs w:val="28"/>
              </w:rPr>
              <w:t xml:space="preserve">Multiple Integrals) </w:t>
            </w:r>
          </w:p>
          <w:p w14:paraId="4F1B4069" w14:textId="36A2053C" w:rsidR="00803BEA" w:rsidRPr="00B60D70" w:rsidRDefault="00803BEA" w:rsidP="00803BEA">
            <w:pPr>
              <w:ind w:right="26"/>
              <w:jc w:val="left"/>
              <w:rPr>
                <w:sz w:val="28"/>
                <w:szCs w:val="28"/>
                <w:cs/>
              </w:rPr>
            </w:pPr>
            <w:r w:rsidRPr="00B60D70">
              <w:rPr>
                <w:sz w:val="28"/>
                <w:szCs w:val="28"/>
              </w:rPr>
              <w:t>1</w:t>
            </w:r>
            <w:r w:rsidR="00520D3B" w:rsidRPr="00B60D70">
              <w:rPr>
                <w:sz w:val="28"/>
                <w:szCs w:val="28"/>
              </w:rPr>
              <w:t xml:space="preserve"> </w:t>
            </w:r>
            <w:r w:rsidRPr="00B60D70">
              <w:rPr>
                <w:sz w:val="28"/>
                <w:szCs w:val="28"/>
              </w:rPr>
              <w:t>(1-0-2)</w:t>
            </w:r>
          </w:p>
        </w:tc>
        <w:tc>
          <w:tcPr>
            <w:tcW w:w="1076" w:type="dxa"/>
            <w:tcBorders>
              <w:top w:val="single" w:sz="2" w:space="0" w:color="auto"/>
              <w:left w:val="single" w:sz="2" w:space="0" w:color="auto"/>
              <w:bottom w:val="single" w:sz="2" w:space="0" w:color="auto"/>
              <w:right w:val="single" w:sz="2" w:space="0" w:color="auto"/>
            </w:tcBorders>
          </w:tcPr>
          <w:p w14:paraId="6382DEF9" w14:textId="79F36CDE" w:rsidR="00803BEA" w:rsidRPr="00B60D70" w:rsidRDefault="00803BEA" w:rsidP="00803BEA">
            <w:pPr>
              <w:ind w:right="26"/>
              <w:jc w:val="left"/>
              <w:rPr>
                <w:sz w:val="28"/>
                <w:szCs w:val="28"/>
              </w:rPr>
            </w:pPr>
            <w:r w:rsidRPr="00B60D70">
              <w:rPr>
                <w:sz w:val="28"/>
                <w:szCs w:val="28"/>
              </w:rPr>
              <w:t>Ultimate LO</w:t>
            </w:r>
          </w:p>
        </w:tc>
        <w:tc>
          <w:tcPr>
            <w:tcW w:w="3632" w:type="dxa"/>
            <w:tcBorders>
              <w:top w:val="single" w:sz="2" w:space="0" w:color="auto"/>
              <w:left w:val="single" w:sz="2" w:space="0" w:color="auto"/>
              <w:bottom w:val="single" w:sz="2" w:space="0" w:color="auto"/>
              <w:right w:val="single" w:sz="2" w:space="0" w:color="auto"/>
            </w:tcBorders>
          </w:tcPr>
          <w:p w14:paraId="2EB0E6B3" w14:textId="61FEB363" w:rsidR="00803BEA" w:rsidRPr="00B60D70" w:rsidRDefault="00803BEA" w:rsidP="00803BEA">
            <w:pPr>
              <w:ind w:right="26"/>
              <w:jc w:val="left"/>
              <w:rPr>
                <w:sz w:val="28"/>
                <w:szCs w:val="28"/>
              </w:rPr>
            </w:pPr>
            <w:r w:rsidRPr="00B60D70">
              <w:rPr>
                <w:sz w:val="28"/>
                <w:szCs w:val="28"/>
              </w:rPr>
              <w:t>Able</w:t>
            </w:r>
            <w:r w:rsidR="00CD4486" w:rsidRPr="00B60D70">
              <w:rPr>
                <w:sz w:val="28"/>
                <w:szCs w:val="28"/>
              </w:rPr>
              <w:t xml:space="preserve"> </w:t>
            </w:r>
            <w:r w:rsidRPr="00B60D70">
              <w:rPr>
                <w:sz w:val="28"/>
                <w:szCs w:val="28"/>
              </w:rPr>
              <w:t xml:space="preserve"> to evaluate multiple integrals by using rectangular coordinates and polar coordinates.</w:t>
            </w:r>
          </w:p>
        </w:tc>
        <w:tc>
          <w:tcPr>
            <w:tcW w:w="816" w:type="dxa"/>
            <w:tcBorders>
              <w:left w:val="single" w:sz="2" w:space="0" w:color="auto"/>
            </w:tcBorders>
            <w:vAlign w:val="center"/>
          </w:tcPr>
          <w:p w14:paraId="538F3E9D" w14:textId="1DB6B090" w:rsidR="00803BEA" w:rsidRPr="00B60D70" w:rsidRDefault="00803BEA" w:rsidP="00803BEA">
            <w:pPr>
              <w:ind w:right="26"/>
              <w:jc w:val="center"/>
              <w:rPr>
                <w:sz w:val="28"/>
                <w:szCs w:val="28"/>
              </w:rPr>
            </w:pPr>
            <w:r w:rsidRPr="00B60D70">
              <w:rPr>
                <w:sz w:val="28"/>
                <w:szCs w:val="28"/>
              </w:rPr>
              <w:t>B-K3</w:t>
            </w:r>
          </w:p>
        </w:tc>
        <w:tc>
          <w:tcPr>
            <w:tcW w:w="846" w:type="dxa"/>
            <w:vAlign w:val="center"/>
          </w:tcPr>
          <w:p w14:paraId="3961E1DB" w14:textId="04A04C40" w:rsidR="00803BEA" w:rsidRPr="00B60D70" w:rsidRDefault="00CD4486" w:rsidP="00803BEA">
            <w:pPr>
              <w:ind w:right="26"/>
              <w:jc w:val="center"/>
              <w:rPr>
                <w:sz w:val="28"/>
                <w:szCs w:val="28"/>
              </w:rPr>
            </w:pPr>
            <w:r w:rsidRPr="00B60D70">
              <w:rPr>
                <w:sz w:val="28"/>
                <w:szCs w:val="28"/>
              </w:rPr>
              <w:t> </w:t>
            </w:r>
          </w:p>
        </w:tc>
        <w:tc>
          <w:tcPr>
            <w:tcW w:w="847" w:type="dxa"/>
            <w:vAlign w:val="center"/>
          </w:tcPr>
          <w:p w14:paraId="7B2259B5" w14:textId="1499E5C1" w:rsidR="00803BEA" w:rsidRPr="00B60D70" w:rsidRDefault="00CD4486" w:rsidP="00803BEA">
            <w:pPr>
              <w:ind w:right="26"/>
              <w:jc w:val="center"/>
              <w:rPr>
                <w:sz w:val="28"/>
                <w:szCs w:val="28"/>
              </w:rPr>
            </w:pPr>
            <w:r w:rsidRPr="00B60D70">
              <w:rPr>
                <w:sz w:val="28"/>
                <w:szCs w:val="28"/>
              </w:rPr>
              <w:t> </w:t>
            </w:r>
          </w:p>
        </w:tc>
        <w:tc>
          <w:tcPr>
            <w:tcW w:w="851" w:type="dxa"/>
            <w:vAlign w:val="center"/>
          </w:tcPr>
          <w:p w14:paraId="6FD87C12" w14:textId="6F0FE0EC" w:rsidR="00803BEA" w:rsidRPr="00B60D70" w:rsidRDefault="00CD4486" w:rsidP="00803BEA">
            <w:pPr>
              <w:ind w:right="26"/>
              <w:jc w:val="center"/>
              <w:rPr>
                <w:sz w:val="28"/>
                <w:szCs w:val="28"/>
              </w:rPr>
            </w:pPr>
            <w:r w:rsidRPr="00B60D70">
              <w:rPr>
                <w:sz w:val="28"/>
                <w:szCs w:val="28"/>
              </w:rPr>
              <w:t> </w:t>
            </w:r>
          </w:p>
        </w:tc>
        <w:tc>
          <w:tcPr>
            <w:tcW w:w="841" w:type="dxa"/>
            <w:vAlign w:val="center"/>
          </w:tcPr>
          <w:p w14:paraId="5F1CC08A" w14:textId="4F34A655" w:rsidR="00803BEA" w:rsidRPr="00B60D70" w:rsidRDefault="00CD4486" w:rsidP="00803BEA">
            <w:pPr>
              <w:ind w:right="26"/>
              <w:jc w:val="center"/>
              <w:rPr>
                <w:sz w:val="28"/>
                <w:szCs w:val="28"/>
              </w:rPr>
            </w:pPr>
            <w:r w:rsidRPr="00B60D70">
              <w:rPr>
                <w:sz w:val="28"/>
                <w:szCs w:val="28"/>
              </w:rPr>
              <w:t> </w:t>
            </w:r>
          </w:p>
        </w:tc>
      </w:tr>
      <w:tr w:rsidR="00B60D70" w:rsidRPr="00B60D70" w14:paraId="359C2DB1" w14:textId="77777777" w:rsidTr="00932286">
        <w:tc>
          <w:tcPr>
            <w:tcW w:w="1186" w:type="dxa"/>
            <w:tcBorders>
              <w:top w:val="single" w:sz="2" w:space="0" w:color="auto"/>
              <w:bottom w:val="single" w:sz="2" w:space="0" w:color="auto"/>
              <w:right w:val="single" w:sz="2" w:space="0" w:color="auto"/>
            </w:tcBorders>
          </w:tcPr>
          <w:p w14:paraId="25C2EFA7" w14:textId="61EA3B78" w:rsidR="00803BEA" w:rsidRPr="00B60D70" w:rsidRDefault="00B91175" w:rsidP="00803BEA">
            <w:pPr>
              <w:ind w:left="-24" w:right="-32"/>
              <w:jc w:val="left"/>
              <w:rPr>
                <w:sz w:val="28"/>
                <w:szCs w:val="28"/>
              </w:rPr>
            </w:pPr>
            <w:r w:rsidRPr="00B60D70">
              <w:rPr>
                <w:sz w:val="28"/>
                <w:szCs w:val="28"/>
              </w:rPr>
              <w:t xml:space="preserve">CTE </w:t>
            </w:r>
            <w:r w:rsidR="00803BEA" w:rsidRPr="00B60D70">
              <w:rPr>
                <w:sz w:val="28"/>
                <w:szCs w:val="28"/>
              </w:rPr>
              <w:t>122</w:t>
            </w:r>
          </w:p>
        </w:tc>
        <w:tc>
          <w:tcPr>
            <w:tcW w:w="3794" w:type="dxa"/>
            <w:gridSpan w:val="2"/>
            <w:tcBorders>
              <w:top w:val="single" w:sz="2" w:space="0" w:color="auto"/>
              <w:left w:val="single" w:sz="2" w:space="0" w:color="auto"/>
              <w:bottom w:val="single" w:sz="2" w:space="0" w:color="auto"/>
              <w:right w:val="single" w:sz="2" w:space="0" w:color="auto"/>
            </w:tcBorders>
          </w:tcPr>
          <w:p w14:paraId="08229E7F" w14:textId="77777777" w:rsidR="00520D3B" w:rsidRPr="00B60D70" w:rsidRDefault="00803BEA" w:rsidP="00803BEA">
            <w:pPr>
              <w:ind w:right="26"/>
              <w:jc w:val="left"/>
              <w:rPr>
                <w:sz w:val="28"/>
                <w:szCs w:val="28"/>
              </w:rPr>
            </w:pPr>
            <w:r w:rsidRPr="00B60D70">
              <w:rPr>
                <w:sz w:val="28"/>
                <w:szCs w:val="28"/>
                <w:cs/>
              </w:rPr>
              <w:t>ปฏิบัติการเทคนิคการก่อสร้างอาคาร (</w:t>
            </w:r>
            <w:r w:rsidRPr="00B60D70">
              <w:rPr>
                <w:sz w:val="28"/>
                <w:szCs w:val="28"/>
              </w:rPr>
              <w:t xml:space="preserve">Practice on Building Construction Techniques) </w:t>
            </w:r>
          </w:p>
          <w:p w14:paraId="4270A1D3" w14:textId="6D02311A" w:rsidR="00803BEA" w:rsidRPr="00B60D70" w:rsidRDefault="00803BEA" w:rsidP="00803BEA">
            <w:pPr>
              <w:ind w:right="26"/>
              <w:jc w:val="left"/>
              <w:rPr>
                <w:sz w:val="28"/>
                <w:szCs w:val="28"/>
                <w:cs/>
              </w:rPr>
            </w:pPr>
            <w:r w:rsidRPr="00B60D70">
              <w:rPr>
                <w:sz w:val="28"/>
                <w:szCs w:val="28"/>
              </w:rPr>
              <w:t>3 (1-4-6)</w:t>
            </w:r>
          </w:p>
        </w:tc>
        <w:tc>
          <w:tcPr>
            <w:tcW w:w="1076" w:type="dxa"/>
            <w:tcBorders>
              <w:top w:val="single" w:sz="2" w:space="0" w:color="auto"/>
              <w:left w:val="single" w:sz="2" w:space="0" w:color="auto"/>
              <w:bottom w:val="single" w:sz="2" w:space="0" w:color="auto"/>
              <w:right w:val="single" w:sz="2" w:space="0" w:color="auto"/>
            </w:tcBorders>
          </w:tcPr>
          <w:p w14:paraId="75FCF26B" w14:textId="535720A2" w:rsidR="00803BEA" w:rsidRPr="00B60D70" w:rsidRDefault="00803BEA" w:rsidP="00803BEA">
            <w:pPr>
              <w:ind w:right="26"/>
              <w:jc w:val="left"/>
              <w:rPr>
                <w:sz w:val="28"/>
                <w:szCs w:val="28"/>
              </w:rPr>
            </w:pPr>
            <w:r w:rsidRPr="00B60D70">
              <w:rPr>
                <w:sz w:val="28"/>
                <w:szCs w:val="28"/>
                <w:u w:val="single"/>
              </w:rPr>
              <w:t>CLO1*</w:t>
            </w:r>
          </w:p>
        </w:tc>
        <w:tc>
          <w:tcPr>
            <w:tcW w:w="3632" w:type="dxa"/>
            <w:tcBorders>
              <w:top w:val="single" w:sz="2" w:space="0" w:color="auto"/>
              <w:left w:val="single" w:sz="2" w:space="0" w:color="auto"/>
              <w:bottom w:val="single" w:sz="2" w:space="0" w:color="auto"/>
              <w:right w:val="single" w:sz="2" w:space="0" w:color="auto"/>
            </w:tcBorders>
          </w:tcPr>
          <w:p w14:paraId="03ECD9C0" w14:textId="2A8F5DC4" w:rsidR="00803BEA" w:rsidRPr="00B60D70" w:rsidRDefault="00803BEA" w:rsidP="00803BEA">
            <w:pPr>
              <w:ind w:right="26"/>
              <w:jc w:val="left"/>
              <w:rPr>
                <w:sz w:val="28"/>
                <w:szCs w:val="28"/>
              </w:rPr>
            </w:pPr>
            <w:r w:rsidRPr="00B60D70">
              <w:rPr>
                <w:sz w:val="28"/>
                <w:szCs w:val="28"/>
                <w:u w:val="single"/>
                <w:cs/>
              </w:rPr>
              <w:t>อธิบายวิธีการก่อสร้างอาคารโครงสร้างไม้</w:t>
            </w:r>
            <w:r w:rsidR="00E34B7A" w:rsidRPr="00B60D70">
              <w:rPr>
                <w:sz w:val="28"/>
                <w:szCs w:val="28"/>
                <w:u w:val="single"/>
                <w:cs/>
              </w:rPr>
              <w:t>และคอนกรีต</w:t>
            </w:r>
            <w:r w:rsidRPr="00B60D70">
              <w:rPr>
                <w:sz w:val="28"/>
                <w:szCs w:val="28"/>
                <w:u w:val="single"/>
                <w:cs/>
              </w:rPr>
              <w:t>ประเภทบ้านพักอาศัย</w:t>
            </w:r>
          </w:p>
        </w:tc>
        <w:tc>
          <w:tcPr>
            <w:tcW w:w="816" w:type="dxa"/>
            <w:tcBorders>
              <w:left w:val="single" w:sz="2" w:space="0" w:color="auto"/>
            </w:tcBorders>
            <w:vAlign w:val="center"/>
          </w:tcPr>
          <w:p w14:paraId="306A5D5D" w14:textId="58A6100D" w:rsidR="00803BEA" w:rsidRPr="00B60D70" w:rsidRDefault="00803BEA" w:rsidP="00803BEA">
            <w:pPr>
              <w:ind w:right="26"/>
              <w:jc w:val="center"/>
              <w:rPr>
                <w:sz w:val="28"/>
                <w:szCs w:val="28"/>
              </w:rPr>
            </w:pPr>
            <w:r w:rsidRPr="00B60D70">
              <w:rPr>
                <w:sz w:val="28"/>
                <w:szCs w:val="28"/>
                <w:u w:val="single"/>
              </w:rPr>
              <w:t>P-K2</w:t>
            </w:r>
          </w:p>
        </w:tc>
        <w:tc>
          <w:tcPr>
            <w:tcW w:w="846" w:type="dxa"/>
            <w:vAlign w:val="center"/>
          </w:tcPr>
          <w:p w14:paraId="7B8C7E9D" w14:textId="12EFAFF8" w:rsidR="00803BEA" w:rsidRPr="00B60D70" w:rsidRDefault="00803BEA" w:rsidP="00803BEA">
            <w:pPr>
              <w:ind w:right="26"/>
              <w:jc w:val="center"/>
              <w:rPr>
                <w:sz w:val="28"/>
                <w:szCs w:val="28"/>
              </w:rPr>
            </w:pPr>
          </w:p>
        </w:tc>
        <w:tc>
          <w:tcPr>
            <w:tcW w:w="847" w:type="dxa"/>
            <w:vAlign w:val="center"/>
          </w:tcPr>
          <w:p w14:paraId="57E25853" w14:textId="4AEA208D" w:rsidR="00803BEA" w:rsidRPr="00B60D70" w:rsidRDefault="00803BEA" w:rsidP="00803BEA">
            <w:pPr>
              <w:ind w:right="26"/>
              <w:jc w:val="center"/>
              <w:rPr>
                <w:sz w:val="28"/>
                <w:szCs w:val="28"/>
              </w:rPr>
            </w:pPr>
          </w:p>
        </w:tc>
        <w:tc>
          <w:tcPr>
            <w:tcW w:w="851" w:type="dxa"/>
            <w:vAlign w:val="center"/>
          </w:tcPr>
          <w:p w14:paraId="21635BC5" w14:textId="4856F462" w:rsidR="00803BEA" w:rsidRPr="00B60D70" w:rsidRDefault="00803BEA" w:rsidP="00803BEA">
            <w:pPr>
              <w:ind w:right="26"/>
              <w:jc w:val="center"/>
              <w:rPr>
                <w:sz w:val="28"/>
                <w:szCs w:val="28"/>
              </w:rPr>
            </w:pPr>
          </w:p>
        </w:tc>
        <w:tc>
          <w:tcPr>
            <w:tcW w:w="841" w:type="dxa"/>
            <w:vAlign w:val="center"/>
          </w:tcPr>
          <w:p w14:paraId="7BC45274" w14:textId="0EAE1B38" w:rsidR="00803BEA" w:rsidRPr="00B60D70" w:rsidRDefault="00803BEA" w:rsidP="00803BEA">
            <w:pPr>
              <w:ind w:right="26"/>
              <w:jc w:val="center"/>
              <w:rPr>
                <w:sz w:val="28"/>
                <w:szCs w:val="28"/>
              </w:rPr>
            </w:pPr>
          </w:p>
        </w:tc>
      </w:tr>
      <w:tr w:rsidR="00B60D70" w:rsidRPr="00B60D70" w14:paraId="3986D155" w14:textId="77777777" w:rsidTr="00932286">
        <w:tc>
          <w:tcPr>
            <w:tcW w:w="1186" w:type="dxa"/>
            <w:tcBorders>
              <w:top w:val="single" w:sz="2" w:space="0" w:color="auto"/>
              <w:bottom w:val="single" w:sz="2" w:space="0" w:color="auto"/>
              <w:right w:val="single" w:sz="2" w:space="0" w:color="auto"/>
            </w:tcBorders>
          </w:tcPr>
          <w:p w14:paraId="4391BB63" w14:textId="0D5F028C" w:rsidR="00803BEA" w:rsidRPr="00B60D70" w:rsidRDefault="00803BEA" w:rsidP="00803BEA">
            <w:pPr>
              <w:ind w:left="-24" w:right="-32"/>
              <w:jc w:val="left"/>
              <w:rPr>
                <w:sz w:val="28"/>
                <w:szCs w:val="28"/>
              </w:rPr>
            </w:pPr>
          </w:p>
        </w:tc>
        <w:tc>
          <w:tcPr>
            <w:tcW w:w="3794" w:type="dxa"/>
            <w:gridSpan w:val="2"/>
            <w:tcBorders>
              <w:top w:val="single" w:sz="2" w:space="0" w:color="auto"/>
              <w:left w:val="single" w:sz="2" w:space="0" w:color="auto"/>
              <w:bottom w:val="single" w:sz="2" w:space="0" w:color="auto"/>
              <w:right w:val="single" w:sz="2" w:space="0" w:color="auto"/>
            </w:tcBorders>
          </w:tcPr>
          <w:p w14:paraId="48CEA7DF" w14:textId="00D06330" w:rsidR="00803BEA" w:rsidRPr="00B60D70" w:rsidRDefault="00803BEA" w:rsidP="00803BEA">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3B0AE6DC" w14:textId="25CFAEA8" w:rsidR="00803BEA" w:rsidRPr="00B60D70" w:rsidRDefault="00803BEA" w:rsidP="00803BEA">
            <w:pPr>
              <w:ind w:right="26"/>
              <w:jc w:val="left"/>
              <w:rPr>
                <w:sz w:val="28"/>
                <w:szCs w:val="28"/>
              </w:rPr>
            </w:pPr>
            <w:r w:rsidRPr="00B60D70">
              <w:rPr>
                <w:sz w:val="28"/>
                <w:szCs w:val="28"/>
              </w:rPr>
              <w:t>CLO2</w:t>
            </w:r>
          </w:p>
        </w:tc>
        <w:tc>
          <w:tcPr>
            <w:tcW w:w="3632" w:type="dxa"/>
            <w:tcBorders>
              <w:top w:val="single" w:sz="2" w:space="0" w:color="auto"/>
              <w:left w:val="single" w:sz="2" w:space="0" w:color="auto"/>
              <w:bottom w:val="single" w:sz="2" w:space="0" w:color="auto"/>
              <w:right w:val="single" w:sz="2" w:space="0" w:color="auto"/>
            </w:tcBorders>
          </w:tcPr>
          <w:p w14:paraId="2C475F63" w14:textId="70629FF6" w:rsidR="00803BEA" w:rsidRPr="00B60D70" w:rsidRDefault="00803BEA" w:rsidP="00803BEA">
            <w:pPr>
              <w:ind w:right="26"/>
              <w:jc w:val="left"/>
              <w:rPr>
                <w:sz w:val="28"/>
                <w:szCs w:val="28"/>
              </w:rPr>
            </w:pPr>
            <w:r w:rsidRPr="00B60D70">
              <w:rPr>
                <w:sz w:val="28"/>
                <w:szCs w:val="28"/>
                <w:cs/>
              </w:rPr>
              <w:t>แสดงทักษะการใช้เครื่องมืองานไม้โดยสร้างชิ้นงานเฟอร์นิเจอร์ที่ทำด้วยไม้</w:t>
            </w:r>
          </w:p>
        </w:tc>
        <w:tc>
          <w:tcPr>
            <w:tcW w:w="816" w:type="dxa"/>
            <w:tcBorders>
              <w:left w:val="single" w:sz="2" w:space="0" w:color="auto"/>
            </w:tcBorders>
            <w:vAlign w:val="center"/>
          </w:tcPr>
          <w:p w14:paraId="49232E28" w14:textId="0CFD3F89" w:rsidR="00803BEA" w:rsidRPr="00B60D70" w:rsidRDefault="00803BEA" w:rsidP="00803BEA">
            <w:pPr>
              <w:ind w:right="26"/>
              <w:jc w:val="center"/>
              <w:rPr>
                <w:sz w:val="28"/>
                <w:szCs w:val="28"/>
              </w:rPr>
            </w:pPr>
            <w:r w:rsidRPr="00B60D70">
              <w:rPr>
                <w:sz w:val="28"/>
                <w:szCs w:val="28"/>
              </w:rPr>
              <w:t>P-S2</w:t>
            </w:r>
          </w:p>
        </w:tc>
        <w:tc>
          <w:tcPr>
            <w:tcW w:w="846" w:type="dxa"/>
            <w:vAlign w:val="center"/>
          </w:tcPr>
          <w:p w14:paraId="65AEA286" w14:textId="6A7B2B35" w:rsidR="00803BEA" w:rsidRPr="00B60D70" w:rsidRDefault="00010368" w:rsidP="00803BEA">
            <w:pPr>
              <w:ind w:right="26"/>
              <w:jc w:val="center"/>
              <w:rPr>
                <w:sz w:val="28"/>
                <w:szCs w:val="28"/>
              </w:rPr>
            </w:pPr>
            <w:r w:rsidRPr="00B60D70">
              <w:rPr>
                <w:sz w:val="28"/>
                <w:szCs w:val="28"/>
              </w:rPr>
              <w:t> </w:t>
            </w:r>
          </w:p>
        </w:tc>
        <w:tc>
          <w:tcPr>
            <w:tcW w:w="847" w:type="dxa"/>
            <w:vAlign w:val="center"/>
          </w:tcPr>
          <w:p w14:paraId="779DE164" w14:textId="12357230" w:rsidR="00803BEA" w:rsidRPr="00B60D70" w:rsidRDefault="00010368" w:rsidP="00803BEA">
            <w:pPr>
              <w:ind w:right="26"/>
              <w:jc w:val="center"/>
              <w:rPr>
                <w:sz w:val="28"/>
                <w:szCs w:val="28"/>
              </w:rPr>
            </w:pPr>
            <w:r w:rsidRPr="00B60D70">
              <w:rPr>
                <w:sz w:val="28"/>
                <w:szCs w:val="28"/>
              </w:rPr>
              <w:t> </w:t>
            </w:r>
          </w:p>
        </w:tc>
        <w:tc>
          <w:tcPr>
            <w:tcW w:w="851" w:type="dxa"/>
            <w:vAlign w:val="center"/>
          </w:tcPr>
          <w:p w14:paraId="7EDCBD0C" w14:textId="276A5E6D" w:rsidR="00803BEA" w:rsidRPr="00B60D70" w:rsidRDefault="00010368" w:rsidP="00803BEA">
            <w:pPr>
              <w:ind w:right="26"/>
              <w:jc w:val="center"/>
              <w:rPr>
                <w:sz w:val="28"/>
                <w:szCs w:val="28"/>
              </w:rPr>
            </w:pPr>
            <w:r w:rsidRPr="00B60D70">
              <w:rPr>
                <w:sz w:val="28"/>
                <w:szCs w:val="28"/>
              </w:rPr>
              <w:t> </w:t>
            </w:r>
          </w:p>
        </w:tc>
        <w:tc>
          <w:tcPr>
            <w:tcW w:w="841" w:type="dxa"/>
            <w:vAlign w:val="center"/>
          </w:tcPr>
          <w:p w14:paraId="754D8226" w14:textId="36B53DE9" w:rsidR="00803BEA" w:rsidRPr="00B60D70" w:rsidRDefault="00010368" w:rsidP="00803BEA">
            <w:pPr>
              <w:ind w:right="26"/>
              <w:jc w:val="center"/>
              <w:rPr>
                <w:sz w:val="28"/>
                <w:szCs w:val="28"/>
              </w:rPr>
            </w:pPr>
            <w:r w:rsidRPr="00B60D70">
              <w:rPr>
                <w:sz w:val="28"/>
                <w:szCs w:val="28"/>
              </w:rPr>
              <w:t> </w:t>
            </w:r>
          </w:p>
        </w:tc>
      </w:tr>
      <w:tr w:rsidR="00B60D70" w:rsidRPr="00B60D70" w14:paraId="09334FEC" w14:textId="77777777" w:rsidTr="00932286">
        <w:tc>
          <w:tcPr>
            <w:tcW w:w="1186" w:type="dxa"/>
            <w:tcBorders>
              <w:top w:val="single" w:sz="2" w:space="0" w:color="auto"/>
              <w:bottom w:val="single" w:sz="2" w:space="0" w:color="auto"/>
              <w:right w:val="single" w:sz="2" w:space="0" w:color="auto"/>
            </w:tcBorders>
          </w:tcPr>
          <w:p w14:paraId="095EFC0A" w14:textId="77777777" w:rsidR="00010368" w:rsidRPr="00B60D70" w:rsidRDefault="00010368" w:rsidP="00010368">
            <w:pPr>
              <w:ind w:left="-24" w:right="-32"/>
              <w:jc w:val="left"/>
              <w:rPr>
                <w:sz w:val="28"/>
                <w:szCs w:val="28"/>
              </w:rPr>
            </w:pPr>
          </w:p>
        </w:tc>
        <w:tc>
          <w:tcPr>
            <w:tcW w:w="3794" w:type="dxa"/>
            <w:gridSpan w:val="2"/>
            <w:tcBorders>
              <w:top w:val="single" w:sz="2" w:space="0" w:color="auto"/>
              <w:left w:val="single" w:sz="2" w:space="0" w:color="auto"/>
              <w:bottom w:val="single" w:sz="2" w:space="0" w:color="auto"/>
              <w:right w:val="single" w:sz="2" w:space="0" w:color="auto"/>
            </w:tcBorders>
          </w:tcPr>
          <w:p w14:paraId="1BF7D0F2" w14:textId="77777777" w:rsidR="00010368" w:rsidRPr="00B60D70" w:rsidRDefault="00010368" w:rsidP="00010368">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0D178811" w14:textId="6214E3F7" w:rsidR="00010368" w:rsidRPr="00B60D70" w:rsidRDefault="00010368" w:rsidP="00010368">
            <w:pPr>
              <w:ind w:right="26"/>
              <w:jc w:val="left"/>
              <w:rPr>
                <w:sz w:val="28"/>
                <w:szCs w:val="28"/>
              </w:rPr>
            </w:pPr>
            <w:r w:rsidRPr="00B60D70">
              <w:rPr>
                <w:sz w:val="28"/>
                <w:szCs w:val="28"/>
              </w:rPr>
              <w:t>CLO3</w:t>
            </w:r>
          </w:p>
        </w:tc>
        <w:tc>
          <w:tcPr>
            <w:tcW w:w="3632" w:type="dxa"/>
            <w:tcBorders>
              <w:top w:val="single" w:sz="2" w:space="0" w:color="auto"/>
              <w:left w:val="single" w:sz="2" w:space="0" w:color="auto"/>
              <w:bottom w:val="single" w:sz="2" w:space="0" w:color="auto"/>
              <w:right w:val="single" w:sz="2" w:space="0" w:color="auto"/>
            </w:tcBorders>
          </w:tcPr>
          <w:p w14:paraId="5ACBB7D6" w14:textId="567A7024" w:rsidR="00010368" w:rsidRPr="00B60D70" w:rsidRDefault="00010368" w:rsidP="00010368">
            <w:pPr>
              <w:ind w:right="26"/>
              <w:jc w:val="left"/>
              <w:rPr>
                <w:sz w:val="28"/>
                <w:szCs w:val="28"/>
                <w:cs/>
              </w:rPr>
            </w:pPr>
            <w:r w:rsidRPr="00B60D70">
              <w:rPr>
                <w:sz w:val="28"/>
                <w:szCs w:val="28"/>
                <w:cs/>
              </w:rPr>
              <w:t>แสดงทักษะการใช้เครื่องมืองานปูนโดยสร้างชิ้นงานที่เป็นส่วนประกอบของอาคาร</w:t>
            </w:r>
          </w:p>
        </w:tc>
        <w:tc>
          <w:tcPr>
            <w:tcW w:w="816" w:type="dxa"/>
            <w:tcBorders>
              <w:left w:val="single" w:sz="2" w:space="0" w:color="auto"/>
            </w:tcBorders>
            <w:vAlign w:val="center"/>
          </w:tcPr>
          <w:p w14:paraId="54586768" w14:textId="322D071F" w:rsidR="00010368" w:rsidRPr="00B60D70" w:rsidRDefault="00010368" w:rsidP="00010368">
            <w:pPr>
              <w:ind w:right="26"/>
              <w:jc w:val="center"/>
              <w:rPr>
                <w:sz w:val="28"/>
                <w:szCs w:val="28"/>
              </w:rPr>
            </w:pPr>
            <w:r w:rsidRPr="00B60D70">
              <w:rPr>
                <w:sz w:val="28"/>
                <w:szCs w:val="28"/>
              </w:rPr>
              <w:t>P-S2</w:t>
            </w:r>
          </w:p>
        </w:tc>
        <w:tc>
          <w:tcPr>
            <w:tcW w:w="846" w:type="dxa"/>
            <w:vAlign w:val="center"/>
          </w:tcPr>
          <w:p w14:paraId="5E83D260" w14:textId="0476F546" w:rsidR="00010368" w:rsidRPr="00B60D70" w:rsidRDefault="00010368" w:rsidP="00010368">
            <w:pPr>
              <w:ind w:right="26"/>
              <w:jc w:val="center"/>
              <w:rPr>
                <w:sz w:val="28"/>
                <w:szCs w:val="28"/>
              </w:rPr>
            </w:pPr>
            <w:r w:rsidRPr="00B60D70">
              <w:rPr>
                <w:sz w:val="28"/>
                <w:szCs w:val="28"/>
              </w:rPr>
              <w:t> </w:t>
            </w:r>
          </w:p>
        </w:tc>
        <w:tc>
          <w:tcPr>
            <w:tcW w:w="847" w:type="dxa"/>
            <w:vAlign w:val="center"/>
          </w:tcPr>
          <w:p w14:paraId="022AA5AA" w14:textId="62AC3D11" w:rsidR="00010368" w:rsidRPr="00B60D70" w:rsidRDefault="00010368" w:rsidP="00010368">
            <w:pPr>
              <w:ind w:right="26"/>
              <w:jc w:val="center"/>
              <w:rPr>
                <w:sz w:val="28"/>
                <w:szCs w:val="28"/>
              </w:rPr>
            </w:pPr>
            <w:r w:rsidRPr="00B60D70">
              <w:rPr>
                <w:sz w:val="28"/>
                <w:szCs w:val="28"/>
              </w:rPr>
              <w:t> </w:t>
            </w:r>
          </w:p>
        </w:tc>
        <w:tc>
          <w:tcPr>
            <w:tcW w:w="851" w:type="dxa"/>
            <w:vAlign w:val="center"/>
          </w:tcPr>
          <w:p w14:paraId="392216BE" w14:textId="04AFAFB0" w:rsidR="00010368" w:rsidRPr="00B60D70" w:rsidRDefault="00010368" w:rsidP="00010368">
            <w:pPr>
              <w:ind w:right="26"/>
              <w:jc w:val="center"/>
              <w:rPr>
                <w:sz w:val="28"/>
                <w:szCs w:val="28"/>
              </w:rPr>
            </w:pPr>
            <w:r w:rsidRPr="00B60D70">
              <w:rPr>
                <w:sz w:val="28"/>
                <w:szCs w:val="28"/>
              </w:rPr>
              <w:t> </w:t>
            </w:r>
          </w:p>
        </w:tc>
        <w:tc>
          <w:tcPr>
            <w:tcW w:w="841" w:type="dxa"/>
            <w:vAlign w:val="center"/>
          </w:tcPr>
          <w:p w14:paraId="6BCF4267" w14:textId="62F3A5BD" w:rsidR="00010368" w:rsidRPr="00B60D70" w:rsidRDefault="00010368" w:rsidP="00010368">
            <w:pPr>
              <w:ind w:right="26"/>
              <w:jc w:val="center"/>
              <w:rPr>
                <w:sz w:val="28"/>
                <w:szCs w:val="28"/>
              </w:rPr>
            </w:pPr>
            <w:r w:rsidRPr="00B60D70">
              <w:rPr>
                <w:sz w:val="28"/>
                <w:szCs w:val="28"/>
              </w:rPr>
              <w:t> </w:t>
            </w:r>
          </w:p>
        </w:tc>
      </w:tr>
      <w:tr w:rsidR="00845C8D" w:rsidRPr="00B60D70" w14:paraId="3D3CA45A" w14:textId="77777777" w:rsidTr="00932286">
        <w:tc>
          <w:tcPr>
            <w:tcW w:w="1186" w:type="dxa"/>
            <w:tcBorders>
              <w:top w:val="single" w:sz="2" w:space="0" w:color="auto"/>
              <w:bottom w:val="single" w:sz="2" w:space="0" w:color="auto"/>
              <w:right w:val="single" w:sz="2" w:space="0" w:color="auto"/>
            </w:tcBorders>
          </w:tcPr>
          <w:p w14:paraId="04198884" w14:textId="10F161E5" w:rsidR="00803BEA" w:rsidRPr="00B60D70" w:rsidRDefault="00803BEA" w:rsidP="00803BEA">
            <w:pPr>
              <w:ind w:left="-24" w:right="-32"/>
              <w:jc w:val="left"/>
              <w:rPr>
                <w:sz w:val="28"/>
                <w:szCs w:val="28"/>
              </w:rPr>
            </w:pPr>
          </w:p>
        </w:tc>
        <w:tc>
          <w:tcPr>
            <w:tcW w:w="3794" w:type="dxa"/>
            <w:gridSpan w:val="2"/>
            <w:tcBorders>
              <w:top w:val="single" w:sz="2" w:space="0" w:color="auto"/>
              <w:left w:val="single" w:sz="2" w:space="0" w:color="auto"/>
              <w:bottom w:val="single" w:sz="2" w:space="0" w:color="auto"/>
              <w:right w:val="single" w:sz="2" w:space="0" w:color="auto"/>
            </w:tcBorders>
          </w:tcPr>
          <w:p w14:paraId="6296F33D" w14:textId="5579DF6F" w:rsidR="00803BEA" w:rsidRPr="00B60D70" w:rsidRDefault="00803BEA" w:rsidP="00803BEA">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53FE4958" w14:textId="439ABF16" w:rsidR="00803BEA" w:rsidRPr="00B60D70" w:rsidRDefault="00010368" w:rsidP="00803BEA">
            <w:pPr>
              <w:ind w:right="26"/>
              <w:jc w:val="left"/>
              <w:rPr>
                <w:sz w:val="28"/>
                <w:szCs w:val="28"/>
              </w:rPr>
            </w:pPr>
            <w:r w:rsidRPr="00B60D70">
              <w:rPr>
                <w:sz w:val="28"/>
                <w:szCs w:val="28"/>
              </w:rPr>
              <w:t>CLO4</w:t>
            </w:r>
          </w:p>
        </w:tc>
        <w:tc>
          <w:tcPr>
            <w:tcW w:w="3632" w:type="dxa"/>
            <w:tcBorders>
              <w:top w:val="single" w:sz="2" w:space="0" w:color="auto"/>
              <w:left w:val="single" w:sz="2" w:space="0" w:color="auto"/>
              <w:bottom w:val="single" w:sz="2" w:space="0" w:color="auto"/>
              <w:right w:val="single" w:sz="2" w:space="0" w:color="auto"/>
            </w:tcBorders>
          </w:tcPr>
          <w:p w14:paraId="5D509B2B" w14:textId="27CC3EEB" w:rsidR="00803BEA" w:rsidRPr="00B60D70" w:rsidRDefault="00010368" w:rsidP="00803BEA">
            <w:pPr>
              <w:ind w:right="26"/>
              <w:jc w:val="left"/>
              <w:rPr>
                <w:sz w:val="28"/>
                <w:szCs w:val="28"/>
              </w:rPr>
            </w:pPr>
            <w:r w:rsidRPr="00B60D70">
              <w:rPr>
                <w:sz w:val="28"/>
                <w:szCs w:val="28"/>
                <w:cs/>
              </w:rPr>
              <w:t>อธิบายกฎหมาย</w:t>
            </w:r>
            <w:r w:rsidRPr="00B60D70">
              <w:rPr>
                <w:sz w:val="28"/>
                <w:szCs w:val="28"/>
              </w:rPr>
              <w:t xml:space="preserve"> </w:t>
            </w:r>
            <w:r w:rsidRPr="00B60D70">
              <w:rPr>
                <w:sz w:val="28"/>
                <w:szCs w:val="28"/>
                <w:cs/>
              </w:rPr>
              <w:t>และข้อกำหนด</w:t>
            </w:r>
            <w:proofErr w:type="spellStart"/>
            <w:r w:rsidRPr="00B60D70">
              <w:rPr>
                <w:sz w:val="28"/>
                <w:szCs w:val="28"/>
                <w:cs/>
              </w:rPr>
              <w:t>ต่างๆ</w:t>
            </w:r>
            <w:proofErr w:type="spellEnd"/>
            <w:r w:rsidRPr="00B60D70">
              <w:rPr>
                <w:sz w:val="28"/>
                <w:szCs w:val="28"/>
                <w:cs/>
              </w:rPr>
              <w:t xml:space="preserve"> ที่เกี่ยวข้องกับความปลอดภัยในการทำงาน</w:t>
            </w:r>
          </w:p>
        </w:tc>
        <w:tc>
          <w:tcPr>
            <w:tcW w:w="816" w:type="dxa"/>
            <w:tcBorders>
              <w:left w:val="single" w:sz="2" w:space="0" w:color="auto"/>
            </w:tcBorders>
            <w:vAlign w:val="center"/>
          </w:tcPr>
          <w:p w14:paraId="785DB787" w14:textId="662BA734" w:rsidR="00803BEA" w:rsidRPr="00B60D70" w:rsidRDefault="00803BEA" w:rsidP="00803BEA">
            <w:pPr>
              <w:ind w:right="26"/>
              <w:jc w:val="center"/>
              <w:rPr>
                <w:sz w:val="28"/>
                <w:szCs w:val="28"/>
              </w:rPr>
            </w:pPr>
            <w:r w:rsidRPr="00B60D70">
              <w:rPr>
                <w:sz w:val="28"/>
                <w:szCs w:val="28"/>
              </w:rPr>
              <w:t>P-</w:t>
            </w:r>
            <w:r w:rsidR="00010368" w:rsidRPr="00B60D70">
              <w:rPr>
                <w:sz w:val="28"/>
                <w:szCs w:val="28"/>
              </w:rPr>
              <w:t>K2</w:t>
            </w:r>
          </w:p>
        </w:tc>
        <w:tc>
          <w:tcPr>
            <w:tcW w:w="846" w:type="dxa"/>
            <w:vAlign w:val="center"/>
          </w:tcPr>
          <w:p w14:paraId="3E56C05C" w14:textId="33BA75CB" w:rsidR="00803BEA" w:rsidRPr="00B60D70" w:rsidRDefault="00010368" w:rsidP="00803BEA">
            <w:pPr>
              <w:ind w:right="26"/>
              <w:jc w:val="center"/>
              <w:rPr>
                <w:sz w:val="28"/>
                <w:szCs w:val="28"/>
              </w:rPr>
            </w:pPr>
            <w:r w:rsidRPr="00B60D70">
              <w:rPr>
                <w:sz w:val="28"/>
                <w:szCs w:val="28"/>
              </w:rPr>
              <w:t> </w:t>
            </w:r>
          </w:p>
        </w:tc>
        <w:tc>
          <w:tcPr>
            <w:tcW w:w="847" w:type="dxa"/>
            <w:vAlign w:val="center"/>
          </w:tcPr>
          <w:p w14:paraId="211E6F40" w14:textId="1345C8E9" w:rsidR="00803BEA" w:rsidRPr="00B60D70" w:rsidRDefault="00010368" w:rsidP="00803BEA">
            <w:pPr>
              <w:ind w:right="26"/>
              <w:jc w:val="center"/>
              <w:rPr>
                <w:sz w:val="28"/>
                <w:szCs w:val="28"/>
              </w:rPr>
            </w:pPr>
            <w:r w:rsidRPr="00B60D70">
              <w:rPr>
                <w:sz w:val="28"/>
                <w:szCs w:val="28"/>
              </w:rPr>
              <w:t> </w:t>
            </w:r>
          </w:p>
        </w:tc>
        <w:tc>
          <w:tcPr>
            <w:tcW w:w="851" w:type="dxa"/>
            <w:vAlign w:val="center"/>
          </w:tcPr>
          <w:p w14:paraId="279EBE52" w14:textId="77395627" w:rsidR="00803BEA" w:rsidRPr="00B60D70" w:rsidRDefault="00010368" w:rsidP="00803BEA">
            <w:pPr>
              <w:ind w:right="26"/>
              <w:jc w:val="center"/>
              <w:rPr>
                <w:sz w:val="28"/>
                <w:szCs w:val="28"/>
              </w:rPr>
            </w:pPr>
            <w:r w:rsidRPr="00B60D70">
              <w:rPr>
                <w:sz w:val="28"/>
                <w:szCs w:val="28"/>
              </w:rPr>
              <w:t> </w:t>
            </w:r>
          </w:p>
        </w:tc>
        <w:tc>
          <w:tcPr>
            <w:tcW w:w="841" w:type="dxa"/>
            <w:vAlign w:val="center"/>
          </w:tcPr>
          <w:p w14:paraId="0FF821FD" w14:textId="6DAB0941" w:rsidR="00803BEA" w:rsidRPr="00B60D70" w:rsidRDefault="00010368" w:rsidP="00803BEA">
            <w:pPr>
              <w:ind w:right="26"/>
              <w:jc w:val="center"/>
              <w:rPr>
                <w:sz w:val="28"/>
                <w:szCs w:val="28"/>
              </w:rPr>
            </w:pPr>
            <w:r w:rsidRPr="00B60D70">
              <w:rPr>
                <w:sz w:val="28"/>
                <w:szCs w:val="28"/>
              </w:rPr>
              <w:t> </w:t>
            </w:r>
          </w:p>
        </w:tc>
      </w:tr>
    </w:tbl>
    <w:p w14:paraId="05D43CED" w14:textId="77777777" w:rsidR="00F12EB0" w:rsidRPr="00B60D70" w:rsidRDefault="00F12EB0" w:rsidP="00592146">
      <w:pPr>
        <w:rPr>
          <w:rFonts w:ascii="TH SarabunPSK" w:hAnsi="TH SarabunPSK" w:cs="TH SarabunPSK"/>
        </w:rPr>
      </w:pPr>
    </w:p>
    <w:p w14:paraId="2CCF9BC8" w14:textId="4F1FA8F7" w:rsidR="008E54B5" w:rsidRDefault="008E54B5">
      <w:pPr>
        <w:jc w:val="left"/>
        <w:rPr>
          <w:rFonts w:ascii="TH SarabunPSK" w:hAnsi="TH SarabunPSK" w:cs="TH SarabunPSK"/>
        </w:rPr>
      </w:pPr>
      <w:r>
        <w:rPr>
          <w:rFonts w:ascii="TH SarabunPSK" w:hAnsi="TH SarabunPSK" w:cs="TH SarabunPSK"/>
        </w:rPr>
        <w:br w:type="page"/>
      </w:r>
    </w:p>
    <w:tbl>
      <w:tblPr>
        <w:tblStyle w:val="af6"/>
        <w:tblW w:w="14056" w:type="dxa"/>
        <w:tblLook w:val="04A0" w:firstRow="1" w:lastRow="0" w:firstColumn="1" w:lastColumn="0" w:noHBand="0" w:noVBand="1"/>
      </w:tblPr>
      <w:tblGrid>
        <w:gridCol w:w="1215"/>
        <w:gridCol w:w="1217"/>
        <w:gridCol w:w="2658"/>
        <w:gridCol w:w="870"/>
        <w:gridCol w:w="3877"/>
        <w:gridCol w:w="843"/>
        <w:gridCol w:w="815"/>
        <w:gridCol w:w="28"/>
        <w:gridCol w:w="843"/>
        <w:gridCol w:w="843"/>
        <w:gridCol w:w="847"/>
      </w:tblGrid>
      <w:tr w:rsidR="00B60D70" w:rsidRPr="00B60D70" w14:paraId="3F811C9E" w14:textId="77777777" w:rsidTr="00340FC9">
        <w:trPr>
          <w:tblHeader/>
        </w:trPr>
        <w:tc>
          <w:tcPr>
            <w:tcW w:w="2432" w:type="dxa"/>
            <w:gridSpan w:val="2"/>
            <w:tcBorders>
              <w:top w:val="single" w:sz="2" w:space="0" w:color="auto"/>
              <w:left w:val="single" w:sz="2" w:space="0" w:color="auto"/>
              <w:bottom w:val="single" w:sz="2" w:space="0" w:color="auto"/>
              <w:right w:val="single" w:sz="2" w:space="0" w:color="auto"/>
            </w:tcBorders>
            <w:shd w:val="clear" w:color="auto" w:fill="000000" w:themeFill="text1"/>
          </w:tcPr>
          <w:p w14:paraId="33981941" w14:textId="5391F3D4" w:rsidR="00F12EB0" w:rsidRPr="00B60D70" w:rsidRDefault="00F12EB0" w:rsidP="00D420AC">
            <w:pPr>
              <w:rPr>
                <w:sz w:val="28"/>
                <w:szCs w:val="28"/>
              </w:rPr>
            </w:pPr>
            <w:r w:rsidRPr="00B60D70">
              <w:rPr>
                <w:b/>
                <w:bCs/>
                <w:sz w:val="28"/>
                <w:szCs w:val="28"/>
              </w:rPr>
              <w:lastRenderedPageBreak/>
              <w:t>Stage</w:t>
            </w:r>
            <w:r w:rsidRPr="00B60D70">
              <w:rPr>
                <w:b/>
                <w:bCs/>
                <w:sz w:val="28"/>
                <w:szCs w:val="28"/>
                <w:cs/>
              </w:rPr>
              <w:t xml:space="preserve"> </w:t>
            </w:r>
            <w:r w:rsidRPr="00B60D70">
              <w:rPr>
                <w:b/>
                <w:bCs/>
                <w:sz w:val="28"/>
                <w:szCs w:val="28"/>
              </w:rPr>
              <w:t>LO 2</w:t>
            </w:r>
          </w:p>
        </w:tc>
        <w:tc>
          <w:tcPr>
            <w:tcW w:w="11624" w:type="dxa"/>
            <w:gridSpan w:val="9"/>
            <w:tcBorders>
              <w:top w:val="nil"/>
              <w:left w:val="single" w:sz="2" w:space="0" w:color="auto"/>
              <w:bottom w:val="nil"/>
              <w:right w:val="nil"/>
            </w:tcBorders>
          </w:tcPr>
          <w:p w14:paraId="6D0DA508" w14:textId="77777777" w:rsidR="00F12EB0" w:rsidRPr="00B60D70" w:rsidRDefault="00F12EB0" w:rsidP="00D420AC">
            <w:pPr>
              <w:rPr>
                <w:sz w:val="28"/>
                <w:szCs w:val="28"/>
              </w:rPr>
            </w:pPr>
          </w:p>
        </w:tc>
      </w:tr>
      <w:tr w:rsidR="00B60D70" w:rsidRPr="00B60D70" w14:paraId="76E91338" w14:textId="5905C8AB" w:rsidTr="00340FC9">
        <w:trPr>
          <w:tblHeader/>
        </w:trPr>
        <w:tc>
          <w:tcPr>
            <w:tcW w:w="9837" w:type="dxa"/>
            <w:gridSpan w:val="5"/>
            <w:tcBorders>
              <w:top w:val="single" w:sz="2" w:space="0" w:color="auto"/>
              <w:bottom w:val="single" w:sz="2" w:space="0" w:color="auto"/>
            </w:tcBorders>
            <w:shd w:val="clear" w:color="auto" w:fill="BFBFBF" w:themeFill="background1" w:themeFillShade="BF"/>
          </w:tcPr>
          <w:p w14:paraId="4A59ED15" w14:textId="6CF2A5DE" w:rsidR="008B0D05" w:rsidRPr="00B60D70" w:rsidRDefault="008B0D05" w:rsidP="008B0D05">
            <w:pPr>
              <w:ind w:right="26"/>
              <w:jc w:val="left"/>
              <w:rPr>
                <w:sz w:val="28"/>
                <w:szCs w:val="28"/>
              </w:rPr>
            </w:pPr>
            <w:r w:rsidRPr="00B60D70">
              <w:rPr>
                <w:b/>
                <w:bCs/>
                <w:sz w:val="28"/>
                <w:szCs w:val="28"/>
                <w:cs/>
              </w:rPr>
              <w:t>รายวิชา/โมดูล</w:t>
            </w:r>
          </w:p>
        </w:tc>
        <w:tc>
          <w:tcPr>
            <w:tcW w:w="843" w:type="dxa"/>
            <w:tcBorders>
              <w:top w:val="single" w:sz="2" w:space="0" w:color="auto"/>
              <w:bottom w:val="single" w:sz="2" w:space="0" w:color="auto"/>
            </w:tcBorders>
            <w:shd w:val="clear" w:color="auto" w:fill="BFBFBF" w:themeFill="background1" w:themeFillShade="BF"/>
            <w:vAlign w:val="center"/>
          </w:tcPr>
          <w:p w14:paraId="58EF2F0A" w14:textId="14FBCF0A" w:rsidR="008B0D05" w:rsidRPr="00B60D70" w:rsidRDefault="008B0D05" w:rsidP="008B0D05">
            <w:pPr>
              <w:ind w:right="26"/>
              <w:jc w:val="center"/>
              <w:rPr>
                <w:sz w:val="28"/>
                <w:szCs w:val="28"/>
              </w:rPr>
            </w:pPr>
            <w:r w:rsidRPr="00B60D70">
              <w:rPr>
                <w:sz w:val="28"/>
                <w:szCs w:val="28"/>
              </w:rPr>
              <w:t>PLO 1</w:t>
            </w:r>
          </w:p>
        </w:tc>
        <w:tc>
          <w:tcPr>
            <w:tcW w:w="843" w:type="dxa"/>
            <w:gridSpan w:val="2"/>
            <w:tcBorders>
              <w:top w:val="single" w:sz="2" w:space="0" w:color="auto"/>
              <w:bottom w:val="single" w:sz="2" w:space="0" w:color="auto"/>
            </w:tcBorders>
            <w:shd w:val="clear" w:color="auto" w:fill="BFBFBF" w:themeFill="background1" w:themeFillShade="BF"/>
            <w:vAlign w:val="center"/>
          </w:tcPr>
          <w:p w14:paraId="76304AF2" w14:textId="1B427A57" w:rsidR="008B0D05" w:rsidRPr="00B60D70" w:rsidRDefault="008B0D05" w:rsidP="008B0D05">
            <w:pPr>
              <w:ind w:right="26"/>
              <w:jc w:val="center"/>
              <w:rPr>
                <w:sz w:val="28"/>
                <w:szCs w:val="28"/>
              </w:rPr>
            </w:pPr>
            <w:r w:rsidRPr="00B60D70">
              <w:rPr>
                <w:sz w:val="28"/>
                <w:szCs w:val="28"/>
              </w:rPr>
              <w:t>PLO 2</w:t>
            </w:r>
          </w:p>
        </w:tc>
        <w:tc>
          <w:tcPr>
            <w:tcW w:w="843" w:type="dxa"/>
            <w:tcBorders>
              <w:top w:val="single" w:sz="2" w:space="0" w:color="auto"/>
              <w:bottom w:val="single" w:sz="2" w:space="0" w:color="auto"/>
            </w:tcBorders>
            <w:shd w:val="clear" w:color="auto" w:fill="BFBFBF" w:themeFill="background1" w:themeFillShade="BF"/>
            <w:vAlign w:val="center"/>
          </w:tcPr>
          <w:p w14:paraId="4C389199" w14:textId="605C2EED" w:rsidR="008B0D05" w:rsidRPr="00B60D70" w:rsidRDefault="008B0D05" w:rsidP="008B0D05">
            <w:pPr>
              <w:ind w:right="26"/>
              <w:jc w:val="center"/>
              <w:rPr>
                <w:sz w:val="28"/>
                <w:szCs w:val="28"/>
              </w:rPr>
            </w:pPr>
            <w:r w:rsidRPr="00B60D70">
              <w:rPr>
                <w:sz w:val="28"/>
                <w:szCs w:val="28"/>
              </w:rPr>
              <w:t>PLO 3</w:t>
            </w:r>
          </w:p>
        </w:tc>
        <w:tc>
          <w:tcPr>
            <w:tcW w:w="843" w:type="dxa"/>
            <w:tcBorders>
              <w:top w:val="single" w:sz="2" w:space="0" w:color="auto"/>
              <w:bottom w:val="single" w:sz="2" w:space="0" w:color="auto"/>
            </w:tcBorders>
            <w:shd w:val="clear" w:color="auto" w:fill="BFBFBF" w:themeFill="background1" w:themeFillShade="BF"/>
            <w:vAlign w:val="center"/>
          </w:tcPr>
          <w:p w14:paraId="037AD7A5" w14:textId="4B811356" w:rsidR="008B0D05" w:rsidRPr="00B60D70" w:rsidRDefault="008B0D05" w:rsidP="008B0D05">
            <w:pPr>
              <w:ind w:right="26"/>
              <w:jc w:val="center"/>
              <w:rPr>
                <w:sz w:val="28"/>
                <w:szCs w:val="28"/>
              </w:rPr>
            </w:pPr>
            <w:r w:rsidRPr="00B60D70">
              <w:rPr>
                <w:sz w:val="28"/>
                <w:szCs w:val="28"/>
              </w:rPr>
              <w:t>PLO 4</w:t>
            </w:r>
          </w:p>
        </w:tc>
        <w:tc>
          <w:tcPr>
            <w:tcW w:w="847" w:type="dxa"/>
            <w:tcBorders>
              <w:top w:val="single" w:sz="2" w:space="0" w:color="auto"/>
              <w:bottom w:val="single" w:sz="2" w:space="0" w:color="auto"/>
            </w:tcBorders>
            <w:shd w:val="clear" w:color="auto" w:fill="BFBFBF" w:themeFill="background1" w:themeFillShade="BF"/>
            <w:vAlign w:val="center"/>
          </w:tcPr>
          <w:p w14:paraId="4DF03CA2" w14:textId="31CFB0E5" w:rsidR="008B0D05" w:rsidRPr="00B60D70" w:rsidRDefault="008B0D05" w:rsidP="008B0D05">
            <w:pPr>
              <w:ind w:right="26"/>
              <w:jc w:val="center"/>
              <w:rPr>
                <w:sz w:val="28"/>
                <w:szCs w:val="28"/>
              </w:rPr>
            </w:pPr>
            <w:r w:rsidRPr="00B60D70">
              <w:rPr>
                <w:sz w:val="28"/>
                <w:szCs w:val="28"/>
              </w:rPr>
              <w:t>PLO 5</w:t>
            </w:r>
          </w:p>
        </w:tc>
      </w:tr>
      <w:tr w:rsidR="00B60D70" w:rsidRPr="00B60D70" w14:paraId="7752EEB4" w14:textId="77777777" w:rsidTr="00340FC9">
        <w:tc>
          <w:tcPr>
            <w:tcW w:w="9837" w:type="dxa"/>
            <w:gridSpan w:val="5"/>
            <w:tcBorders>
              <w:top w:val="single" w:sz="2" w:space="0" w:color="auto"/>
              <w:bottom w:val="single" w:sz="2" w:space="0" w:color="auto"/>
              <w:right w:val="single" w:sz="4" w:space="0" w:color="auto"/>
            </w:tcBorders>
            <w:shd w:val="clear" w:color="auto" w:fill="D9D9D9" w:themeFill="background1" w:themeFillShade="D9"/>
          </w:tcPr>
          <w:p w14:paraId="66934E51" w14:textId="33D231F5" w:rsidR="008B0D05" w:rsidRPr="00B60D70" w:rsidRDefault="008B0D05" w:rsidP="008B0D05">
            <w:pPr>
              <w:ind w:right="26"/>
              <w:jc w:val="left"/>
              <w:rPr>
                <w:b/>
                <w:bCs/>
                <w:sz w:val="28"/>
                <w:szCs w:val="28"/>
                <w:cs/>
              </w:rPr>
            </w:pPr>
            <w:r w:rsidRPr="00B60D70">
              <w:rPr>
                <w:b/>
                <w:bCs/>
                <w:sz w:val="28"/>
                <w:szCs w:val="28"/>
                <w:cs/>
              </w:rPr>
              <w:t xml:space="preserve">ปีการศึกษาที่ </w:t>
            </w:r>
            <w:r w:rsidRPr="00B60D70">
              <w:rPr>
                <w:b/>
                <w:bCs/>
                <w:sz w:val="28"/>
                <w:szCs w:val="28"/>
              </w:rPr>
              <w:t>2</w:t>
            </w:r>
            <w:r w:rsidRPr="00B60D70">
              <w:rPr>
                <w:b/>
                <w:bCs/>
                <w:sz w:val="28"/>
                <w:szCs w:val="28"/>
                <w:cs/>
              </w:rPr>
              <w:t xml:space="preserve"> ภาคการศึกษาที่ 1</w:t>
            </w:r>
          </w:p>
        </w:tc>
        <w:tc>
          <w:tcPr>
            <w:tcW w:w="843" w:type="dxa"/>
            <w:tcBorders>
              <w:left w:val="single" w:sz="4" w:space="0" w:color="auto"/>
            </w:tcBorders>
            <w:shd w:val="clear" w:color="auto" w:fill="D9D9D9" w:themeFill="background1" w:themeFillShade="D9"/>
            <w:vAlign w:val="center"/>
          </w:tcPr>
          <w:p w14:paraId="3C3066BF" w14:textId="38EE440B" w:rsidR="008B0D05" w:rsidRPr="00B60D70" w:rsidRDefault="008B0D05" w:rsidP="008B0D05">
            <w:pPr>
              <w:ind w:right="26"/>
              <w:jc w:val="center"/>
              <w:rPr>
                <w:sz w:val="28"/>
                <w:szCs w:val="28"/>
              </w:rPr>
            </w:pPr>
          </w:p>
        </w:tc>
        <w:tc>
          <w:tcPr>
            <w:tcW w:w="843" w:type="dxa"/>
            <w:gridSpan w:val="2"/>
            <w:shd w:val="clear" w:color="auto" w:fill="D9D9D9" w:themeFill="background1" w:themeFillShade="D9"/>
            <w:vAlign w:val="center"/>
          </w:tcPr>
          <w:p w14:paraId="27E287C1" w14:textId="10DE3D9C" w:rsidR="008B0D05" w:rsidRPr="00B60D70" w:rsidRDefault="008B0D05" w:rsidP="008B0D05">
            <w:pPr>
              <w:ind w:right="26"/>
              <w:jc w:val="center"/>
              <w:rPr>
                <w:sz w:val="28"/>
                <w:szCs w:val="28"/>
              </w:rPr>
            </w:pPr>
          </w:p>
        </w:tc>
        <w:tc>
          <w:tcPr>
            <w:tcW w:w="843" w:type="dxa"/>
            <w:shd w:val="clear" w:color="auto" w:fill="D9D9D9" w:themeFill="background1" w:themeFillShade="D9"/>
            <w:vAlign w:val="center"/>
          </w:tcPr>
          <w:p w14:paraId="387EACD6" w14:textId="5BB6DA36" w:rsidR="008B0D05" w:rsidRPr="00B60D70" w:rsidRDefault="008B0D05" w:rsidP="008B0D05">
            <w:pPr>
              <w:ind w:right="26"/>
              <w:jc w:val="center"/>
              <w:rPr>
                <w:sz w:val="28"/>
                <w:szCs w:val="28"/>
              </w:rPr>
            </w:pPr>
          </w:p>
        </w:tc>
        <w:tc>
          <w:tcPr>
            <w:tcW w:w="843" w:type="dxa"/>
            <w:shd w:val="clear" w:color="auto" w:fill="D9D9D9" w:themeFill="background1" w:themeFillShade="D9"/>
            <w:vAlign w:val="center"/>
          </w:tcPr>
          <w:p w14:paraId="6EB970A5" w14:textId="2E8C6978" w:rsidR="008B0D05" w:rsidRPr="00B60D70" w:rsidRDefault="008B0D05" w:rsidP="008B0D05">
            <w:pPr>
              <w:ind w:right="26"/>
              <w:jc w:val="center"/>
              <w:rPr>
                <w:sz w:val="28"/>
                <w:szCs w:val="28"/>
              </w:rPr>
            </w:pPr>
          </w:p>
        </w:tc>
        <w:tc>
          <w:tcPr>
            <w:tcW w:w="847" w:type="dxa"/>
            <w:shd w:val="clear" w:color="auto" w:fill="D9D9D9" w:themeFill="background1" w:themeFillShade="D9"/>
            <w:vAlign w:val="center"/>
          </w:tcPr>
          <w:p w14:paraId="5B236127" w14:textId="1FFC566D" w:rsidR="008B0D05" w:rsidRPr="00B60D70" w:rsidRDefault="008B0D05" w:rsidP="008B0D05">
            <w:pPr>
              <w:ind w:right="26"/>
              <w:jc w:val="center"/>
              <w:rPr>
                <w:sz w:val="28"/>
                <w:szCs w:val="28"/>
              </w:rPr>
            </w:pPr>
          </w:p>
        </w:tc>
      </w:tr>
      <w:tr w:rsidR="00B60D70" w:rsidRPr="00B60D70" w14:paraId="1D76555E" w14:textId="77777777" w:rsidTr="00340FC9">
        <w:tc>
          <w:tcPr>
            <w:tcW w:w="1215" w:type="dxa"/>
            <w:tcBorders>
              <w:top w:val="single" w:sz="2" w:space="0" w:color="auto"/>
              <w:bottom w:val="single" w:sz="2" w:space="0" w:color="auto"/>
              <w:right w:val="single" w:sz="2" w:space="0" w:color="auto"/>
            </w:tcBorders>
          </w:tcPr>
          <w:p w14:paraId="62D2FE5D" w14:textId="451CBC4A" w:rsidR="008B0D05" w:rsidRPr="00B60D70" w:rsidRDefault="00F551BD" w:rsidP="008B0D05">
            <w:pPr>
              <w:ind w:left="-24" w:right="-32"/>
              <w:jc w:val="left"/>
              <w:rPr>
                <w:sz w:val="28"/>
                <w:szCs w:val="28"/>
              </w:rPr>
            </w:pPr>
            <w:r w:rsidRPr="00B60D70">
              <w:rPr>
                <w:sz w:val="28"/>
                <w:szCs w:val="28"/>
              </w:rPr>
              <w:t xml:space="preserve">GEN </w:t>
            </w:r>
            <w:r w:rsidR="008B0D05" w:rsidRPr="00B60D70">
              <w:rPr>
                <w:sz w:val="28"/>
                <w:szCs w:val="28"/>
              </w:rPr>
              <w:t>231</w:t>
            </w:r>
          </w:p>
        </w:tc>
        <w:tc>
          <w:tcPr>
            <w:tcW w:w="3875" w:type="dxa"/>
            <w:gridSpan w:val="2"/>
            <w:tcBorders>
              <w:top w:val="single" w:sz="2" w:space="0" w:color="auto"/>
              <w:left w:val="single" w:sz="2" w:space="0" w:color="auto"/>
              <w:bottom w:val="single" w:sz="2" w:space="0" w:color="auto"/>
              <w:right w:val="single" w:sz="2" w:space="0" w:color="auto"/>
            </w:tcBorders>
          </w:tcPr>
          <w:p w14:paraId="0069D577" w14:textId="77777777" w:rsidR="00520D3B" w:rsidRPr="00B60D70" w:rsidRDefault="008B0D05" w:rsidP="008B0D05">
            <w:pPr>
              <w:ind w:right="26"/>
              <w:jc w:val="left"/>
              <w:rPr>
                <w:sz w:val="28"/>
                <w:szCs w:val="28"/>
              </w:rPr>
            </w:pPr>
            <w:r w:rsidRPr="00B60D70">
              <w:rPr>
                <w:sz w:val="28"/>
                <w:szCs w:val="28"/>
                <w:cs/>
              </w:rPr>
              <w:t>มหัศจรรย์แห่งความคิด (</w:t>
            </w:r>
            <w:r w:rsidRPr="00B60D70">
              <w:rPr>
                <w:sz w:val="28"/>
                <w:szCs w:val="28"/>
              </w:rPr>
              <w:t xml:space="preserve">Miracle of Thinking) </w:t>
            </w:r>
          </w:p>
          <w:p w14:paraId="53750FB3" w14:textId="008EC6B6" w:rsidR="008B0D05" w:rsidRPr="00B60D70" w:rsidRDefault="008B0D05" w:rsidP="008B0D05">
            <w:pPr>
              <w:ind w:right="26"/>
              <w:jc w:val="left"/>
              <w:rPr>
                <w:sz w:val="28"/>
                <w:szCs w:val="28"/>
              </w:rPr>
            </w:pPr>
            <w:r w:rsidRPr="00B60D70">
              <w:rPr>
                <w:sz w:val="28"/>
                <w:szCs w:val="28"/>
              </w:rPr>
              <w:t>3</w:t>
            </w:r>
            <w:r w:rsidR="00520D3B" w:rsidRPr="00B60D70">
              <w:rPr>
                <w:sz w:val="28"/>
                <w:szCs w:val="28"/>
              </w:rPr>
              <w:t xml:space="preserve"> </w:t>
            </w:r>
            <w:r w:rsidRPr="00B60D70">
              <w:rPr>
                <w:sz w:val="28"/>
                <w:szCs w:val="28"/>
              </w:rPr>
              <w:t>(3-0-6)</w:t>
            </w:r>
          </w:p>
        </w:tc>
        <w:tc>
          <w:tcPr>
            <w:tcW w:w="870" w:type="dxa"/>
            <w:tcBorders>
              <w:top w:val="single" w:sz="2" w:space="0" w:color="auto"/>
              <w:left w:val="single" w:sz="2" w:space="0" w:color="auto"/>
              <w:bottom w:val="single" w:sz="2" w:space="0" w:color="auto"/>
              <w:right w:val="single" w:sz="2" w:space="0" w:color="auto"/>
            </w:tcBorders>
          </w:tcPr>
          <w:p w14:paraId="4CE81EAB" w14:textId="55972C11" w:rsidR="008B0D05" w:rsidRPr="00B60D70" w:rsidRDefault="008B0D05" w:rsidP="001F70B1">
            <w:pPr>
              <w:ind w:right="26"/>
              <w:jc w:val="left"/>
              <w:rPr>
                <w:sz w:val="28"/>
                <w:szCs w:val="28"/>
              </w:rPr>
            </w:pPr>
            <w:r w:rsidRPr="00B60D70">
              <w:rPr>
                <w:sz w:val="28"/>
                <w:szCs w:val="28"/>
              </w:rPr>
              <w:t>CLO1</w:t>
            </w:r>
          </w:p>
        </w:tc>
        <w:tc>
          <w:tcPr>
            <w:tcW w:w="3877" w:type="dxa"/>
            <w:tcBorders>
              <w:top w:val="single" w:sz="2" w:space="0" w:color="auto"/>
              <w:left w:val="single" w:sz="2" w:space="0" w:color="auto"/>
              <w:bottom w:val="single" w:sz="2" w:space="0" w:color="auto"/>
              <w:right w:val="single" w:sz="2" w:space="0" w:color="auto"/>
            </w:tcBorders>
          </w:tcPr>
          <w:p w14:paraId="7FED5B63" w14:textId="5E9A86BB" w:rsidR="008B0D05" w:rsidRPr="00B60D70" w:rsidRDefault="008B0D05" w:rsidP="008B0D05">
            <w:pPr>
              <w:ind w:right="26"/>
              <w:jc w:val="left"/>
              <w:rPr>
                <w:sz w:val="28"/>
                <w:szCs w:val="28"/>
              </w:rPr>
            </w:pPr>
            <w:r w:rsidRPr="00B60D70">
              <w:rPr>
                <w:sz w:val="28"/>
                <w:szCs w:val="28"/>
                <w:cs/>
              </w:rPr>
              <w:t>นักศึกษาเข้าใจองค์ประกอบของการคิดอย่างเป็นระบบ คิดเชิงสร้างสรรค์</w:t>
            </w:r>
          </w:p>
        </w:tc>
        <w:tc>
          <w:tcPr>
            <w:tcW w:w="843" w:type="dxa"/>
            <w:tcBorders>
              <w:left w:val="single" w:sz="2" w:space="0" w:color="auto"/>
            </w:tcBorders>
            <w:vAlign w:val="center"/>
          </w:tcPr>
          <w:p w14:paraId="4FD7D9ED" w14:textId="692FAA51" w:rsidR="008B0D05" w:rsidRPr="00B60D70" w:rsidRDefault="00010368" w:rsidP="008B0D05">
            <w:pPr>
              <w:ind w:right="26"/>
              <w:jc w:val="center"/>
              <w:rPr>
                <w:sz w:val="28"/>
                <w:szCs w:val="28"/>
              </w:rPr>
            </w:pPr>
            <w:r w:rsidRPr="00B60D70">
              <w:rPr>
                <w:sz w:val="28"/>
                <w:szCs w:val="28"/>
              </w:rPr>
              <w:t> </w:t>
            </w:r>
          </w:p>
        </w:tc>
        <w:tc>
          <w:tcPr>
            <w:tcW w:w="843" w:type="dxa"/>
            <w:gridSpan w:val="2"/>
            <w:vAlign w:val="center"/>
          </w:tcPr>
          <w:p w14:paraId="26D047C5" w14:textId="64A5E554" w:rsidR="008B0D05" w:rsidRPr="00B60D70" w:rsidRDefault="00010368" w:rsidP="008B0D05">
            <w:pPr>
              <w:ind w:right="26"/>
              <w:jc w:val="center"/>
              <w:rPr>
                <w:sz w:val="28"/>
                <w:szCs w:val="28"/>
              </w:rPr>
            </w:pPr>
            <w:r w:rsidRPr="00B60D70">
              <w:rPr>
                <w:sz w:val="28"/>
                <w:szCs w:val="28"/>
              </w:rPr>
              <w:t> </w:t>
            </w:r>
          </w:p>
        </w:tc>
        <w:tc>
          <w:tcPr>
            <w:tcW w:w="843" w:type="dxa"/>
            <w:vAlign w:val="center"/>
          </w:tcPr>
          <w:p w14:paraId="1F5E0EE9" w14:textId="4B5BA3AD" w:rsidR="008B0D05" w:rsidRPr="00B60D70" w:rsidRDefault="00010368" w:rsidP="008B0D05">
            <w:pPr>
              <w:ind w:right="26"/>
              <w:jc w:val="center"/>
              <w:rPr>
                <w:sz w:val="28"/>
                <w:szCs w:val="28"/>
              </w:rPr>
            </w:pPr>
            <w:r w:rsidRPr="00B60D70">
              <w:rPr>
                <w:sz w:val="28"/>
                <w:szCs w:val="28"/>
              </w:rPr>
              <w:t> </w:t>
            </w:r>
          </w:p>
        </w:tc>
        <w:tc>
          <w:tcPr>
            <w:tcW w:w="843" w:type="dxa"/>
            <w:vAlign w:val="center"/>
          </w:tcPr>
          <w:p w14:paraId="766EB8EA" w14:textId="15A30DB9" w:rsidR="008B0D05" w:rsidRPr="00B60D70" w:rsidRDefault="00010368" w:rsidP="008B0D05">
            <w:pPr>
              <w:ind w:right="26"/>
              <w:jc w:val="center"/>
              <w:rPr>
                <w:sz w:val="28"/>
                <w:szCs w:val="28"/>
              </w:rPr>
            </w:pPr>
            <w:r w:rsidRPr="00B60D70">
              <w:rPr>
                <w:sz w:val="28"/>
                <w:szCs w:val="28"/>
              </w:rPr>
              <w:t> </w:t>
            </w:r>
          </w:p>
        </w:tc>
        <w:tc>
          <w:tcPr>
            <w:tcW w:w="847" w:type="dxa"/>
            <w:vAlign w:val="center"/>
          </w:tcPr>
          <w:p w14:paraId="10B8D2A9" w14:textId="0D4530AB" w:rsidR="008B0D05" w:rsidRPr="00B60D70" w:rsidRDefault="00010368" w:rsidP="008B0D05">
            <w:pPr>
              <w:ind w:right="26"/>
              <w:jc w:val="center"/>
              <w:rPr>
                <w:sz w:val="28"/>
                <w:szCs w:val="28"/>
              </w:rPr>
            </w:pPr>
            <w:r w:rsidRPr="00B60D70">
              <w:rPr>
                <w:sz w:val="28"/>
                <w:szCs w:val="28"/>
              </w:rPr>
              <w:t>G</w:t>
            </w:r>
            <w:r w:rsidR="008B0D05" w:rsidRPr="00B60D70">
              <w:rPr>
                <w:sz w:val="28"/>
                <w:szCs w:val="28"/>
              </w:rPr>
              <w:t>-K2</w:t>
            </w:r>
          </w:p>
        </w:tc>
      </w:tr>
      <w:tr w:rsidR="00B60D70" w:rsidRPr="00B60D70" w14:paraId="545F8F22" w14:textId="77777777" w:rsidTr="00340FC9">
        <w:tc>
          <w:tcPr>
            <w:tcW w:w="1215" w:type="dxa"/>
            <w:tcBorders>
              <w:top w:val="single" w:sz="2" w:space="0" w:color="auto"/>
              <w:bottom w:val="single" w:sz="2" w:space="0" w:color="auto"/>
              <w:right w:val="single" w:sz="2" w:space="0" w:color="auto"/>
            </w:tcBorders>
          </w:tcPr>
          <w:p w14:paraId="1AE1DD0E" w14:textId="2384C71E" w:rsidR="008B0D05" w:rsidRPr="00B60D70" w:rsidRDefault="008B0D05" w:rsidP="008B0D05">
            <w:pPr>
              <w:ind w:left="-24" w:right="-32"/>
              <w:jc w:val="left"/>
              <w:rPr>
                <w:sz w:val="28"/>
                <w:szCs w:val="28"/>
              </w:rPr>
            </w:pPr>
          </w:p>
        </w:tc>
        <w:tc>
          <w:tcPr>
            <w:tcW w:w="3875" w:type="dxa"/>
            <w:gridSpan w:val="2"/>
            <w:tcBorders>
              <w:top w:val="single" w:sz="2" w:space="0" w:color="auto"/>
              <w:left w:val="single" w:sz="2" w:space="0" w:color="auto"/>
              <w:bottom w:val="single" w:sz="2" w:space="0" w:color="auto"/>
              <w:right w:val="single" w:sz="2" w:space="0" w:color="auto"/>
            </w:tcBorders>
          </w:tcPr>
          <w:p w14:paraId="65EA11E3" w14:textId="5C82DDD3" w:rsidR="008B0D05" w:rsidRPr="00B60D70" w:rsidRDefault="008B0D05" w:rsidP="008B0D05">
            <w:pPr>
              <w:ind w:right="26"/>
              <w:jc w:val="left"/>
              <w:rPr>
                <w:sz w:val="28"/>
                <w:szCs w:val="28"/>
                <w:cs/>
              </w:rPr>
            </w:pPr>
          </w:p>
        </w:tc>
        <w:tc>
          <w:tcPr>
            <w:tcW w:w="870" w:type="dxa"/>
            <w:tcBorders>
              <w:top w:val="single" w:sz="2" w:space="0" w:color="auto"/>
              <w:left w:val="single" w:sz="2" w:space="0" w:color="auto"/>
              <w:bottom w:val="single" w:sz="2" w:space="0" w:color="auto"/>
              <w:right w:val="single" w:sz="2" w:space="0" w:color="auto"/>
            </w:tcBorders>
          </w:tcPr>
          <w:p w14:paraId="5FBD2D52" w14:textId="76EB4459" w:rsidR="008B0D05" w:rsidRPr="00B60D70" w:rsidRDefault="008B0D05" w:rsidP="008B0D05">
            <w:pPr>
              <w:ind w:right="26"/>
              <w:jc w:val="center"/>
              <w:rPr>
                <w:sz w:val="28"/>
                <w:szCs w:val="28"/>
              </w:rPr>
            </w:pPr>
            <w:r w:rsidRPr="00B60D70">
              <w:rPr>
                <w:sz w:val="28"/>
                <w:szCs w:val="28"/>
              </w:rPr>
              <w:t>CLO2*</w:t>
            </w:r>
          </w:p>
        </w:tc>
        <w:tc>
          <w:tcPr>
            <w:tcW w:w="3877" w:type="dxa"/>
            <w:tcBorders>
              <w:top w:val="single" w:sz="2" w:space="0" w:color="auto"/>
              <w:left w:val="single" w:sz="2" w:space="0" w:color="auto"/>
              <w:bottom w:val="single" w:sz="2" w:space="0" w:color="auto"/>
              <w:right w:val="single" w:sz="2" w:space="0" w:color="auto"/>
            </w:tcBorders>
          </w:tcPr>
          <w:p w14:paraId="7780864A" w14:textId="26A56F7D" w:rsidR="008B0D05" w:rsidRPr="00B60D70" w:rsidRDefault="008B0D05" w:rsidP="008B0D05">
            <w:pPr>
              <w:ind w:right="26"/>
              <w:jc w:val="left"/>
              <w:rPr>
                <w:sz w:val="28"/>
                <w:szCs w:val="28"/>
              </w:rPr>
            </w:pPr>
            <w:r w:rsidRPr="00B60D70">
              <w:rPr>
                <w:sz w:val="28"/>
                <w:szCs w:val="28"/>
                <w:cs/>
              </w:rPr>
              <w:t>นักศึกษาสามารถนำทักษะการคิดไป</w:t>
            </w:r>
            <w:r w:rsidRPr="00B60D70">
              <w:rPr>
                <w:sz w:val="28"/>
                <w:szCs w:val="28"/>
                <w:u w:val="single"/>
                <w:cs/>
              </w:rPr>
              <w:t>ประยุกต์ในการทำงาน</w:t>
            </w:r>
            <w:r w:rsidRPr="00B60D70">
              <w:rPr>
                <w:sz w:val="28"/>
                <w:szCs w:val="28"/>
                <w:cs/>
              </w:rPr>
              <w:t>อย่างเป็นระบบ สามารถเชื่อมโยงความคิดได้อย่างมีประสิทธิภาพ</w:t>
            </w:r>
          </w:p>
        </w:tc>
        <w:tc>
          <w:tcPr>
            <w:tcW w:w="843" w:type="dxa"/>
            <w:tcBorders>
              <w:left w:val="single" w:sz="2" w:space="0" w:color="auto"/>
            </w:tcBorders>
            <w:vAlign w:val="center"/>
          </w:tcPr>
          <w:p w14:paraId="18ACCD7B" w14:textId="33B2DA63" w:rsidR="008B0D05" w:rsidRPr="00B60D70" w:rsidRDefault="00010368" w:rsidP="008B0D05">
            <w:pPr>
              <w:ind w:right="26"/>
              <w:jc w:val="center"/>
              <w:rPr>
                <w:sz w:val="28"/>
                <w:szCs w:val="28"/>
              </w:rPr>
            </w:pPr>
            <w:r w:rsidRPr="00B60D70">
              <w:rPr>
                <w:sz w:val="28"/>
                <w:szCs w:val="28"/>
              </w:rPr>
              <w:t> </w:t>
            </w:r>
          </w:p>
        </w:tc>
        <w:tc>
          <w:tcPr>
            <w:tcW w:w="815" w:type="dxa"/>
            <w:vAlign w:val="center"/>
          </w:tcPr>
          <w:p w14:paraId="3853A041" w14:textId="6F70E8D8" w:rsidR="008B0D05" w:rsidRPr="00B60D70" w:rsidRDefault="00010368" w:rsidP="008B0D05">
            <w:pPr>
              <w:ind w:right="26"/>
              <w:jc w:val="center"/>
              <w:rPr>
                <w:sz w:val="28"/>
                <w:szCs w:val="28"/>
              </w:rPr>
            </w:pPr>
            <w:r w:rsidRPr="00B60D70">
              <w:rPr>
                <w:sz w:val="28"/>
                <w:szCs w:val="28"/>
              </w:rPr>
              <w:t> </w:t>
            </w:r>
          </w:p>
        </w:tc>
        <w:tc>
          <w:tcPr>
            <w:tcW w:w="871" w:type="dxa"/>
            <w:gridSpan w:val="2"/>
            <w:vAlign w:val="center"/>
          </w:tcPr>
          <w:p w14:paraId="7B37BCC5" w14:textId="59A1A15A" w:rsidR="008B0D05" w:rsidRPr="00B60D70" w:rsidRDefault="00010368" w:rsidP="008B0D05">
            <w:pPr>
              <w:ind w:right="26"/>
              <w:jc w:val="center"/>
              <w:rPr>
                <w:sz w:val="28"/>
                <w:szCs w:val="28"/>
              </w:rPr>
            </w:pPr>
            <w:r w:rsidRPr="00B60D70">
              <w:rPr>
                <w:sz w:val="28"/>
                <w:szCs w:val="28"/>
              </w:rPr>
              <w:t> </w:t>
            </w:r>
          </w:p>
        </w:tc>
        <w:tc>
          <w:tcPr>
            <w:tcW w:w="843" w:type="dxa"/>
            <w:vAlign w:val="center"/>
          </w:tcPr>
          <w:p w14:paraId="2451C5A2" w14:textId="28B7CF57" w:rsidR="008B0D05" w:rsidRPr="00B60D70" w:rsidRDefault="00010368" w:rsidP="008B0D05">
            <w:pPr>
              <w:ind w:right="26"/>
              <w:jc w:val="center"/>
              <w:rPr>
                <w:sz w:val="28"/>
                <w:szCs w:val="28"/>
              </w:rPr>
            </w:pPr>
            <w:r w:rsidRPr="00B60D70">
              <w:rPr>
                <w:sz w:val="28"/>
                <w:szCs w:val="28"/>
              </w:rPr>
              <w:t> </w:t>
            </w:r>
          </w:p>
        </w:tc>
        <w:tc>
          <w:tcPr>
            <w:tcW w:w="847" w:type="dxa"/>
            <w:vAlign w:val="center"/>
          </w:tcPr>
          <w:p w14:paraId="70179943" w14:textId="66259E90" w:rsidR="008B0D05" w:rsidRPr="00B60D70" w:rsidRDefault="00010368" w:rsidP="008B0D05">
            <w:pPr>
              <w:ind w:right="26"/>
              <w:jc w:val="center"/>
              <w:rPr>
                <w:sz w:val="28"/>
                <w:szCs w:val="28"/>
              </w:rPr>
            </w:pPr>
            <w:r w:rsidRPr="00B60D70">
              <w:rPr>
                <w:sz w:val="28"/>
                <w:szCs w:val="28"/>
              </w:rPr>
              <w:t>G</w:t>
            </w:r>
            <w:r w:rsidR="008B0D05" w:rsidRPr="00B60D70">
              <w:rPr>
                <w:sz w:val="28"/>
                <w:szCs w:val="28"/>
              </w:rPr>
              <w:t>-K3</w:t>
            </w:r>
          </w:p>
        </w:tc>
      </w:tr>
      <w:tr w:rsidR="00B60D70" w:rsidRPr="00B60D70" w14:paraId="5E5EFFAB" w14:textId="77777777" w:rsidTr="00340FC9">
        <w:tc>
          <w:tcPr>
            <w:tcW w:w="1215" w:type="dxa"/>
            <w:tcBorders>
              <w:top w:val="single" w:sz="2" w:space="0" w:color="auto"/>
              <w:bottom w:val="single" w:sz="2" w:space="0" w:color="auto"/>
              <w:right w:val="single" w:sz="2" w:space="0" w:color="auto"/>
            </w:tcBorders>
          </w:tcPr>
          <w:p w14:paraId="5FB5C4EC" w14:textId="18C58EAF" w:rsidR="008B0D05" w:rsidRPr="00B60D70" w:rsidRDefault="00F551BD" w:rsidP="008B0D05">
            <w:pPr>
              <w:ind w:left="-24" w:right="-32"/>
              <w:jc w:val="left"/>
              <w:rPr>
                <w:sz w:val="28"/>
                <w:szCs w:val="28"/>
              </w:rPr>
            </w:pPr>
            <w:r w:rsidRPr="00B60D70">
              <w:rPr>
                <w:sz w:val="28"/>
                <w:szCs w:val="28"/>
              </w:rPr>
              <w:t xml:space="preserve">IED </w:t>
            </w:r>
            <w:r w:rsidR="008B0D05" w:rsidRPr="00B60D70">
              <w:rPr>
                <w:sz w:val="28"/>
                <w:szCs w:val="28"/>
              </w:rPr>
              <w:t>111</w:t>
            </w:r>
          </w:p>
        </w:tc>
        <w:tc>
          <w:tcPr>
            <w:tcW w:w="3875" w:type="dxa"/>
            <w:gridSpan w:val="2"/>
            <w:tcBorders>
              <w:top w:val="single" w:sz="2" w:space="0" w:color="auto"/>
              <w:left w:val="single" w:sz="2" w:space="0" w:color="auto"/>
              <w:bottom w:val="single" w:sz="2" w:space="0" w:color="auto"/>
              <w:right w:val="single" w:sz="2" w:space="0" w:color="auto"/>
            </w:tcBorders>
          </w:tcPr>
          <w:p w14:paraId="7B0AD887" w14:textId="77777777" w:rsidR="00520D3B" w:rsidRPr="00B60D70" w:rsidRDefault="008B0D05" w:rsidP="008B0D05">
            <w:pPr>
              <w:ind w:right="26"/>
              <w:jc w:val="left"/>
              <w:rPr>
                <w:sz w:val="28"/>
                <w:szCs w:val="28"/>
              </w:rPr>
            </w:pPr>
            <w:r w:rsidRPr="00B60D70">
              <w:rPr>
                <w:sz w:val="28"/>
                <w:szCs w:val="28"/>
                <w:cs/>
              </w:rPr>
              <w:t>จิตวิทยาสำหรับการพัฒนาวิชาชีพ (</w:t>
            </w:r>
            <w:r w:rsidRPr="00B60D70">
              <w:rPr>
                <w:sz w:val="28"/>
                <w:szCs w:val="28"/>
              </w:rPr>
              <w:t xml:space="preserve">Psychology for Professional Development) </w:t>
            </w:r>
          </w:p>
          <w:p w14:paraId="5B508067" w14:textId="5CCE8D2D" w:rsidR="008B0D05" w:rsidRPr="00B60D70" w:rsidRDefault="008B0D05" w:rsidP="008B0D05">
            <w:pPr>
              <w:ind w:right="26"/>
              <w:jc w:val="left"/>
              <w:rPr>
                <w:sz w:val="28"/>
                <w:szCs w:val="28"/>
                <w:cs/>
              </w:rPr>
            </w:pPr>
            <w:r w:rsidRPr="00B60D70">
              <w:rPr>
                <w:sz w:val="28"/>
                <w:szCs w:val="28"/>
              </w:rPr>
              <w:t>3</w:t>
            </w:r>
            <w:r w:rsidR="00520D3B" w:rsidRPr="00B60D70">
              <w:rPr>
                <w:sz w:val="28"/>
                <w:szCs w:val="28"/>
              </w:rPr>
              <w:t xml:space="preserve"> </w:t>
            </w:r>
            <w:r w:rsidRPr="00B60D70">
              <w:rPr>
                <w:sz w:val="28"/>
                <w:szCs w:val="28"/>
              </w:rPr>
              <w:t>(2-2-6)</w:t>
            </w:r>
          </w:p>
        </w:tc>
        <w:tc>
          <w:tcPr>
            <w:tcW w:w="870" w:type="dxa"/>
            <w:tcBorders>
              <w:top w:val="single" w:sz="2" w:space="0" w:color="auto"/>
              <w:left w:val="single" w:sz="2" w:space="0" w:color="auto"/>
              <w:bottom w:val="single" w:sz="2" w:space="0" w:color="auto"/>
              <w:right w:val="single" w:sz="2" w:space="0" w:color="auto"/>
            </w:tcBorders>
          </w:tcPr>
          <w:p w14:paraId="3A5AD41F" w14:textId="44AA85A9" w:rsidR="008B0D05" w:rsidRPr="00B60D70" w:rsidRDefault="008B0D05" w:rsidP="008B0D05">
            <w:pPr>
              <w:ind w:right="26"/>
              <w:jc w:val="left"/>
              <w:rPr>
                <w:sz w:val="28"/>
                <w:szCs w:val="28"/>
              </w:rPr>
            </w:pPr>
            <w:r w:rsidRPr="00B60D70">
              <w:rPr>
                <w:sz w:val="28"/>
                <w:szCs w:val="28"/>
              </w:rPr>
              <w:t>CLO1</w:t>
            </w:r>
          </w:p>
        </w:tc>
        <w:tc>
          <w:tcPr>
            <w:tcW w:w="3877" w:type="dxa"/>
            <w:tcBorders>
              <w:top w:val="single" w:sz="2" w:space="0" w:color="auto"/>
              <w:left w:val="single" w:sz="2" w:space="0" w:color="auto"/>
              <w:bottom w:val="single" w:sz="2" w:space="0" w:color="auto"/>
              <w:right w:val="single" w:sz="2" w:space="0" w:color="auto"/>
            </w:tcBorders>
          </w:tcPr>
          <w:p w14:paraId="498887E5" w14:textId="293A520D" w:rsidR="008B0D05" w:rsidRPr="00B60D70" w:rsidRDefault="00A70BC7" w:rsidP="008B0D05">
            <w:pPr>
              <w:ind w:right="26"/>
              <w:jc w:val="left"/>
              <w:rPr>
                <w:sz w:val="28"/>
                <w:szCs w:val="28"/>
              </w:rPr>
            </w:pPr>
            <w:r w:rsidRPr="00B60D70">
              <w:rPr>
                <w:sz w:val="28"/>
                <w:szCs w:val="28"/>
                <w:cs/>
              </w:rPr>
              <w:t>ใช้แนวคิดทฤษฎีทางจิตวิทยาในการอธิบายพฤติกรรมของมนุษย์ได้</w:t>
            </w:r>
          </w:p>
        </w:tc>
        <w:tc>
          <w:tcPr>
            <w:tcW w:w="843" w:type="dxa"/>
            <w:tcBorders>
              <w:left w:val="single" w:sz="2" w:space="0" w:color="auto"/>
            </w:tcBorders>
            <w:vAlign w:val="center"/>
          </w:tcPr>
          <w:p w14:paraId="15D245D8" w14:textId="3D6A8C26" w:rsidR="008B0D05" w:rsidRPr="00B60D70" w:rsidRDefault="00A70BC7" w:rsidP="008B0D05">
            <w:pPr>
              <w:ind w:right="26"/>
              <w:jc w:val="center"/>
              <w:rPr>
                <w:sz w:val="28"/>
                <w:szCs w:val="28"/>
              </w:rPr>
            </w:pPr>
            <w:r w:rsidRPr="00B60D70">
              <w:rPr>
                <w:sz w:val="28"/>
                <w:szCs w:val="28"/>
              </w:rPr>
              <w:t> </w:t>
            </w:r>
          </w:p>
        </w:tc>
        <w:tc>
          <w:tcPr>
            <w:tcW w:w="815" w:type="dxa"/>
            <w:vAlign w:val="center"/>
          </w:tcPr>
          <w:p w14:paraId="3ECE274A" w14:textId="3B8F55F6" w:rsidR="008B0D05" w:rsidRPr="00B60D70" w:rsidRDefault="00A70BC7" w:rsidP="008B0D05">
            <w:pPr>
              <w:ind w:right="26"/>
              <w:jc w:val="center"/>
              <w:rPr>
                <w:sz w:val="28"/>
                <w:szCs w:val="28"/>
              </w:rPr>
            </w:pPr>
            <w:r w:rsidRPr="00B60D70">
              <w:rPr>
                <w:sz w:val="28"/>
                <w:szCs w:val="28"/>
              </w:rPr>
              <w:t> </w:t>
            </w:r>
          </w:p>
        </w:tc>
        <w:tc>
          <w:tcPr>
            <w:tcW w:w="871" w:type="dxa"/>
            <w:gridSpan w:val="2"/>
            <w:vAlign w:val="center"/>
          </w:tcPr>
          <w:p w14:paraId="05C62817" w14:textId="04E19523" w:rsidR="008B0D05" w:rsidRPr="00B60D70" w:rsidRDefault="00A70BC7" w:rsidP="008B0D05">
            <w:pPr>
              <w:ind w:right="26"/>
              <w:jc w:val="center"/>
              <w:rPr>
                <w:sz w:val="28"/>
                <w:szCs w:val="28"/>
              </w:rPr>
            </w:pPr>
            <w:r w:rsidRPr="00B60D70">
              <w:rPr>
                <w:sz w:val="28"/>
                <w:szCs w:val="28"/>
              </w:rPr>
              <w:t> </w:t>
            </w:r>
          </w:p>
        </w:tc>
        <w:tc>
          <w:tcPr>
            <w:tcW w:w="843" w:type="dxa"/>
            <w:vAlign w:val="center"/>
          </w:tcPr>
          <w:p w14:paraId="1DFCA48B" w14:textId="279839F9" w:rsidR="008B0D05" w:rsidRPr="00B60D70" w:rsidRDefault="00A70BC7" w:rsidP="008B0D05">
            <w:pPr>
              <w:ind w:right="26"/>
              <w:jc w:val="center"/>
              <w:rPr>
                <w:sz w:val="28"/>
                <w:szCs w:val="28"/>
              </w:rPr>
            </w:pPr>
            <w:r w:rsidRPr="00B60D70">
              <w:rPr>
                <w:sz w:val="28"/>
                <w:szCs w:val="28"/>
              </w:rPr>
              <w:t>B</w:t>
            </w:r>
            <w:r w:rsidR="008B0D05" w:rsidRPr="00B60D70">
              <w:rPr>
                <w:sz w:val="28"/>
                <w:szCs w:val="28"/>
              </w:rPr>
              <w:t>-K2</w:t>
            </w:r>
          </w:p>
        </w:tc>
        <w:tc>
          <w:tcPr>
            <w:tcW w:w="847" w:type="dxa"/>
            <w:vAlign w:val="center"/>
          </w:tcPr>
          <w:p w14:paraId="00412617" w14:textId="15F4C453" w:rsidR="008B0D05" w:rsidRPr="00B60D70" w:rsidRDefault="00A70BC7" w:rsidP="008B0D05">
            <w:pPr>
              <w:ind w:right="26"/>
              <w:jc w:val="center"/>
              <w:rPr>
                <w:sz w:val="28"/>
                <w:szCs w:val="28"/>
              </w:rPr>
            </w:pPr>
            <w:r w:rsidRPr="00B60D70">
              <w:rPr>
                <w:sz w:val="28"/>
                <w:szCs w:val="28"/>
              </w:rPr>
              <w:t> </w:t>
            </w:r>
          </w:p>
        </w:tc>
      </w:tr>
      <w:tr w:rsidR="00B60D70" w:rsidRPr="00B60D70" w14:paraId="364A4EB1" w14:textId="77777777" w:rsidTr="00340FC9">
        <w:tc>
          <w:tcPr>
            <w:tcW w:w="1215" w:type="dxa"/>
            <w:tcBorders>
              <w:top w:val="single" w:sz="2" w:space="0" w:color="auto"/>
              <w:bottom w:val="single" w:sz="2" w:space="0" w:color="auto"/>
              <w:right w:val="single" w:sz="2" w:space="0" w:color="auto"/>
            </w:tcBorders>
          </w:tcPr>
          <w:p w14:paraId="4945C46A" w14:textId="63328AED" w:rsidR="008B0D05" w:rsidRPr="00B60D70" w:rsidRDefault="008B0D05" w:rsidP="008B0D05">
            <w:pPr>
              <w:ind w:left="-24" w:right="-32"/>
              <w:jc w:val="left"/>
              <w:rPr>
                <w:sz w:val="28"/>
                <w:szCs w:val="28"/>
              </w:rPr>
            </w:pPr>
          </w:p>
        </w:tc>
        <w:tc>
          <w:tcPr>
            <w:tcW w:w="3875" w:type="dxa"/>
            <w:gridSpan w:val="2"/>
            <w:tcBorders>
              <w:top w:val="single" w:sz="2" w:space="0" w:color="auto"/>
              <w:left w:val="single" w:sz="2" w:space="0" w:color="auto"/>
              <w:bottom w:val="single" w:sz="2" w:space="0" w:color="auto"/>
              <w:right w:val="single" w:sz="2" w:space="0" w:color="auto"/>
            </w:tcBorders>
          </w:tcPr>
          <w:p w14:paraId="148D0328" w14:textId="37D77DC0" w:rsidR="008B0D05" w:rsidRPr="00B60D70" w:rsidRDefault="008B0D05" w:rsidP="008B0D05">
            <w:pPr>
              <w:ind w:right="26"/>
              <w:jc w:val="left"/>
              <w:rPr>
                <w:sz w:val="28"/>
                <w:szCs w:val="28"/>
                <w:cs/>
              </w:rPr>
            </w:pPr>
          </w:p>
        </w:tc>
        <w:tc>
          <w:tcPr>
            <w:tcW w:w="870" w:type="dxa"/>
            <w:tcBorders>
              <w:top w:val="single" w:sz="2" w:space="0" w:color="auto"/>
              <w:left w:val="single" w:sz="2" w:space="0" w:color="auto"/>
              <w:bottom w:val="single" w:sz="2" w:space="0" w:color="auto"/>
              <w:right w:val="single" w:sz="2" w:space="0" w:color="auto"/>
            </w:tcBorders>
          </w:tcPr>
          <w:p w14:paraId="00BED78C" w14:textId="5EA212E8" w:rsidR="008B0D05" w:rsidRPr="00B60D70" w:rsidRDefault="008B0D05" w:rsidP="008B0D05">
            <w:pPr>
              <w:ind w:right="26"/>
              <w:jc w:val="left"/>
              <w:rPr>
                <w:sz w:val="28"/>
                <w:szCs w:val="28"/>
              </w:rPr>
            </w:pPr>
            <w:r w:rsidRPr="00B60D70">
              <w:rPr>
                <w:sz w:val="28"/>
                <w:szCs w:val="28"/>
              </w:rPr>
              <w:t>CLO2</w:t>
            </w:r>
          </w:p>
        </w:tc>
        <w:tc>
          <w:tcPr>
            <w:tcW w:w="3877" w:type="dxa"/>
            <w:tcBorders>
              <w:top w:val="single" w:sz="2" w:space="0" w:color="auto"/>
              <w:left w:val="single" w:sz="2" w:space="0" w:color="auto"/>
              <w:bottom w:val="single" w:sz="2" w:space="0" w:color="auto"/>
              <w:right w:val="single" w:sz="2" w:space="0" w:color="auto"/>
            </w:tcBorders>
          </w:tcPr>
          <w:p w14:paraId="345FCA4F" w14:textId="706752E7" w:rsidR="008B0D05" w:rsidRPr="00B60D70" w:rsidRDefault="00A70BC7" w:rsidP="008B0D05">
            <w:pPr>
              <w:ind w:right="26"/>
              <w:jc w:val="left"/>
              <w:rPr>
                <w:sz w:val="28"/>
                <w:szCs w:val="28"/>
              </w:rPr>
            </w:pPr>
            <w:r w:rsidRPr="00B60D70">
              <w:rPr>
                <w:sz w:val="28"/>
                <w:szCs w:val="28"/>
                <w:cs/>
              </w:rPr>
              <w:t>อธิบายพัฒนาการของมนุษย์และแนวทางในการส่งเสริมพัฒนาการของมนุษย์ได้</w:t>
            </w:r>
          </w:p>
        </w:tc>
        <w:tc>
          <w:tcPr>
            <w:tcW w:w="843" w:type="dxa"/>
            <w:tcBorders>
              <w:left w:val="single" w:sz="2" w:space="0" w:color="auto"/>
            </w:tcBorders>
            <w:vAlign w:val="center"/>
          </w:tcPr>
          <w:p w14:paraId="59E1183C" w14:textId="46E4680C" w:rsidR="008B0D05" w:rsidRPr="00B60D70" w:rsidRDefault="00A70BC7" w:rsidP="008B0D05">
            <w:pPr>
              <w:ind w:right="26"/>
              <w:jc w:val="center"/>
              <w:rPr>
                <w:sz w:val="28"/>
                <w:szCs w:val="28"/>
              </w:rPr>
            </w:pPr>
            <w:r w:rsidRPr="00B60D70">
              <w:rPr>
                <w:sz w:val="28"/>
                <w:szCs w:val="28"/>
              </w:rPr>
              <w:t> </w:t>
            </w:r>
          </w:p>
        </w:tc>
        <w:tc>
          <w:tcPr>
            <w:tcW w:w="815" w:type="dxa"/>
            <w:vAlign w:val="center"/>
          </w:tcPr>
          <w:p w14:paraId="2B6B8B7B" w14:textId="43785F36" w:rsidR="008B0D05" w:rsidRPr="00B60D70" w:rsidRDefault="00A70BC7" w:rsidP="008B0D05">
            <w:pPr>
              <w:ind w:right="26"/>
              <w:jc w:val="center"/>
              <w:rPr>
                <w:sz w:val="28"/>
                <w:szCs w:val="28"/>
              </w:rPr>
            </w:pPr>
            <w:r w:rsidRPr="00B60D70">
              <w:rPr>
                <w:sz w:val="28"/>
                <w:szCs w:val="28"/>
              </w:rPr>
              <w:t> </w:t>
            </w:r>
          </w:p>
        </w:tc>
        <w:tc>
          <w:tcPr>
            <w:tcW w:w="871" w:type="dxa"/>
            <w:gridSpan w:val="2"/>
            <w:vAlign w:val="center"/>
          </w:tcPr>
          <w:p w14:paraId="57D2A907" w14:textId="7BE98610" w:rsidR="008B0D05" w:rsidRPr="00B60D70" w:rsidRDefault="00A70BC7" w:rsidP="008B0D05">
            <w:pPr>
              <w:ind w:right="26"/>
              <w:jc w:val="center"/>
              <w:rPr>
                <w:sz w:val="28"/>
                <w:szCs w:val="28"/>
              </w:rPr>
            </w:pPr>
            <w:r w:rsidRPr="00B60D70">
              <w:rPr>
                <w:sz w:val="28"/>
                <w:szCs w:val="28"/>
              </w:rPr>
              <w:t> </w:t>
            </w:r>
          </w:p>
        </w:tc>
        <w:tc>
          <w:tcPr>
            <w:tcW w:w="843" w:type="dxa"/>
            <w:vAlign w:val="center"/>
          </w:tcPr>
          <w:p w14:paraId="47AB45FD" w14:textId="6209921E" w:rsidR="008B0D05" w:rsidRPr="00B60D70" w:rsidRDefault="00A70BC7" w:rsidP="008B0D05">
            <w:pPr>
              <w:ind w:right="26"/>
              <w:jc w:val="center"/>
              <w:rPr>
                <w:sz w:val="28"/>
                <w:szCs w:val="28"/>
              </w:rPr>
            </w:pPr>
            <w:r w:rsidRPr="00B60D70">
              <w:rPr>
                <w:sz w:val="28"/>
                <w:szCs w:val="28"/>
              </w:rPr>
              <w:t>B</w:t>
            </w:r>
            <w:r w:rsidR="008B0D05" w:rsidRPr="00B60D70">
              <w:rPr>
                <w:sz w:val="28"/>
                <w:szCs w:val="28"/>
              </w:rPr>
              <w:t>-K3</w:t>
            </w:r>
          </w:p>
        </w:tc>
        <w:tc>
          <w:tcPr>
            <w:tcW w:w="847" w:type="dxa"/>
            <w:vAlign w:val="center"/>
          </w:tcPr>
          <w:p w14:paraId="10A8C997" w14:textId="24376968" w:rsidR="008B0D05" w:rsidRPr="00B60D70" w:rsidRDefault="00A70BC7" w:rsidP="008B0D05">
            <w:pPr>
              <w:ind w:right="26"/>
              <w:jc w:val="center"/>
              <w:rPr>
                <w:sz w:val="28"/>
                <w:szCs w:val="28"/>
              </w:rPr>
            </w:pPr>
            <w:r w:rsidRPr="00B60D70">
              <w:rPr>
                <w:sz w:val="28"/>
                <w:szCs w:val="28"/>
              </w:rPr>
              <w:t> </w:t>
            </w:r>
          </w:p>
        </w:tc>
      </w:tr>
      <w:tr w:rsidR="00B60D70" w:rsidRPr="00B60D70" w14:paraId="0EECE665" w14:textId="77777777" w:rsidTr="00340FC9">
        <w:tc>
          <w:tcPr>
            <w:tcW w:w="1215" w:type="dxa"/>
            <w:tcBorders>
              <w:top w:val="single" w:sz="2" w:space="0" w:color="auto"/>
              <w:bottom w:val="single" w:sz="2" w:space="0" w:color="auto"/>
              <w:right w:val="single" w:sz="2" w:space="0" w:color="auto"/>
            </w:tcBorders>
          </w:tcPr>
          <w:p w14:paraId="6456852F" w14:textId="2508943F" w:rsidR="008B0D05" w:rsidRPr="00B60D70" w:rsidRDefault="008B0D05" w:rsidP="008B0D05">
            <w:pPr>
              <w:ind w:left="-24" w:right="-32"/>
              <w:jc w:val="left"/>
              <w:rPr>
                <w:sz w:val="28"/>
                <w:szCs w:val="28"/>
              </w:rPr>
            </w:pPr>
          </w:p>
        </w:tc>
        <w:tc>
          <w:tcPr>
            <w:tcW w:w="3875" w:type="dxa"/>
            <w:gridSpan w:val="2"/>
            <w:tcBorders>
              <w:top w:val="single" w:sz="2" w:space="0" w:color="auto"/>
              <w:left w:val="single" w:sz="2" w:space="0" w:color="auto"/>
              <w:bottom w:val="single" w:sz="2" w:space="0" w:color="auto"/>
              <w:right w:val="single" w:sz="2" w:space="0" w:color="auto"/>
            </w:tcBorders>
          </w:tcPr>
          <w:p w14:paraId="66403CA8" w14:textId="60FFFCE6" w:rsidR="008B0D05" w:rsidRPr="00B60D70" w:rsidRDefault="008B0D05" w:rsidP="008B0D05">
            <w:pPr>
              <w:ind w:right="26"/>
              <w:jc w:val="left"/>
              <w:rPr>
                <w:sz w:val="28"/>
                <w:szCs w:val="28"/>
                <w:cs/>
              </w:rPr>
            </w:pPr>
          </w:p>
        </w:tc>
        <w:tc>
          <w:tcPr>
            <w:tcW w:w="870" w:type="dxa"/>
            <w:tcBorders>
              <w:top w:val="single" w:sz="2" w:space="0" w:color="auto"/>
              <w:left w:val="single" w:sz="2" w:space="0" w:color="auto"/>
              <w:bottom w:val="single" w:sz="2" w:space="0" w:color="auto"/>
              <w:right w:val="single" w:sz="2" w:space="0" w:color="auto"/>
            </w:tcBorders>
          </w:tcPr>
          <w:p w14:paraId="4963D80A" w14:textId="5BB46C89" w:rsidR="008B0D05" w:rsidRPr="00B60D70" w:rsidRDefault="008B0D05" w:rsidP="008B0D05">
            <w:pPr>
              <w:ind w:right="26"/>
              <w:jc w:val="left"/>
              <w:rPr>
                <w:sz w:val="28"/>
                <w:szCs w:val="28"/>
              </w:rPr>
            </w:pPr>
            <w:r w:rsidRPr="00B60D70">
              <w:rPr>
                <w:sz w:val="28"/>
                <w:szCs w:val="28"/>
              </w:rPr>
              <w:t>CLO3</w:t>
            </w:r>
          </w:p>
        </w:tc>
        <w:tc>
          <w:tcPr>
            <w:tcW w:w="3877" w:type="dxa"/>
            <w:tcBorders>
              <w:top w:val="single" w:sz="2" w:space="0" w:color="auto"/>
              <w:left w:val="single" w:sz="2" w:space="0" w:color="auto"/>
              <w:bottom w:val="single" w:sz="2" w:space="0" w:color="auto"/>
              <w:right w:val="single" w:sz="2" w:space="0" w:color="auto"/>
            </w:tcBorders>
          </w:tcPr>
          <w:p w14:paraId="1663DDC3" w14:textId="36569595" w:rsidR="008B0D05" w:rsidRPr="00B60D70" w:rsidRDefault="00A70BC7" w:rsidP="008B0D05">
            <w:pPr>
              <w:ind w:right="26"/>
              <w:jc w:val="left"/>
              <w:rPr>
                <w:sz w:val="28"/>
                <w:szCs w:val="28"/>
              </w:rPr>
            </w:pPr>
            <w:r w:rsidRPr="00B60D70">
              <w:rPr>
                <w:sz w:val="28"/>
                <w:szCs w:val="28"/>
                <w:cs/>
              </w:rPr>
              <w:t>อธิบายหลักการแนะแนวและใช้ทักษะการให้คำปรึกษาแก่ผู้เรียนได้</w:t>
            </w:r>
          </w:p>
        </w:tc>
        <w:tc>
          <w:tcPr>
            <w:tcW w:w="843" w:type="dxa"/>
            <w:tcBorders>
              <w:left w:val="single" w:sz="2" w:space="0" w:color="auto"/>
            </w:tcBorders>
            <w:vAlign w:val="center"/>
          </w:tcPr>
          <w:p w14:paraId="103F4B6C" w14:textId="32B5406F" w:rsidR="008B0D05" w:rsidRPr="00B60D70" w:rsidRDefault="00A70BC7" w:rsidP="008B0D05">
            <w:pPr>
              <w:ind w:right="26"/>
              <w:jc w:val="center"/>
              <w:rPr>
                <w:sz w:val="28"/>
                <w:szCs w:val="28"/>
              </w:rPr>
            </w:pPr>
            <w:r w:rsidRPr="00B60D70">
              <w:rPr>
                <w:sz w:val="28"/>
                <w:szCs w:val="28"/>
              </w:rPr>
              <w:t> </w:t>
            </w:r>
          </w:p>
        </w:tc>
        <w:tc>
          <w:tcPr>
            <w:tcW w:w="815" w:type="dxa"/>
            <w:vAlign w:val="center"/>
          </w:tcPr>
          <w:p w14:paraId="673D2FF2" w14:textId="6E75AADA" w:rsidR="008B0D05" w:rsidRPr="00B60D70" w:rsidRDefault="00A70BC7" w:rsidP="008B0D05">
            <w:pPr>
              <w:ind w:right="26"/>
              <w:jc w:val="center"/>
              <w:rPr>
                <w:sz w:val="28"/>
                <w:szCs w:val="28"/>
              </w:rPr>
            </w:pPr>
            <w:r w:rsidRPr="00B60D70">
              <w:rPr>
                <w:sz w:val="28"/>
                <w:szCs w:val="28"/>
              </w:rPr>
              <w:t> </w:t>
            </w:r>
          </w:p>
        </w:tc>
        <w:tc>
          <w:tcPr>
            <w:tcW w:w="871" w:type="dxa"/>
            <w:gridSpan w:val="2"/>
            <w:vAlign w:val="center"/>
          </w:tcPr>
          <w:p w14:paraId="31653C38" w14:textId="332866CE" w:rsidR="008B0D05" w:rsidRPr="00B60D70" w:rsidRDefault="00A70BC7" w:rsidP="008B0D05">
            <w:pPr>
              <w:ind w:right="26"/>
              <w:jc w:val="center"/>
              <w:rPr>
                <w:sz w:val="28"/>
                <w:szCs w:val="28"/>
              </w:rPr>
            </w:pPr>
            <w:r w:rsidRPr="00B60D70">
              <w:rPr>
                <w:sz w:val="28"/>
                <w:szCs w:val="28"/>
              </w:rPr>
              <w:t> </w:t>
            </w:r>
          </w:p>
        </w:tc>
        <w:tc>
          <w:tcPr>
            <w:tcW w:w="843" w:type="dxa"/>
            <w:vAlign w:val="center"/>
          </w:tcPr>
          <w:p w14:paraId="13C3FA00" w14:textId="0E3F3975" w:rsidR="008B0D05" w:rsidRPr="00B60D70" w:rsidRDefault="00A70BC7" w:rsidP="008B0D05">
            <w:pPr>
              <w:ind w:right="26"/>
              <w:jc w:val="center"/>
              <w:rPr>
                <w:sz w:val="28"/>
                <w:szCs w:val="28"/>
              </w:rPr>
            </w:pPr>
            <w:r w:rsidRPr="00B60D70">
              <w:rPr>
                <w:sz w:val="28"/>
                <w:szCs w:val="28"/>
              </w:rPr>
              <w:t>B</w:t>
            </w:r>
            <w:r w:rsidR="008B0D05" w:rsidRPr="00B60D70">
              <w:rPr>
                <w:sz w:val="28"/>
                <w:szCs w:val="28"/>
              </w:rPr>
              <w:t>-K3</w:t>
            </w:r>
          </w:p>
        </w:tc>
        <w:tc>
          <w:tcPr>
            <w:tcW w:w="847" w:type="dxa"/>
            <w:vAlign w:val="center"/>
          </w:tcPr>
          <w:p w14:paraId="605A9AAE" w14:textId="2A8BE6A4" w:rsidR="008B0D05" w:rsidRPr="00B60D70" w:rsidRDefault="00A70BC7" w:rsidP="008B0D05">
            <w:pPr>
              <w:ind w:right="26"/>
              <w:jc w:val="center"/>
              <w:rPr>
                <w:sz w:val="28"/>
                <w:szCs w:val="28"/>
              </w:rPr>
            </w:pPr>
            <w:r w:rsidRPr="00B60D70">
              <w:rPr>
                <w:sz w:val="28"/>
                <w:szCs w:val="28"/>
              </w:rPr>
              <w:t> </w:t>
            </w:r>
          </w:p>
        </w:tc>
      </w:tr>
      <w:tr w:rsidR="00B60D70" w:rsidRPr="00B60D70" w14:paraId="7EED7146" w14:textId="77777777" w:rsidTr="00340FC9">
        <w:tc>
          <w:tcPr>
            <w:tcW w:w="1215" w:type="dxa"/>
            <w:tcBorders>
              <w:top w:val="single" w:sz="2" w:space="0" w:color="auto"/>
              <w:bottom w:val="single" w:sz="2" w:space="0" w:color="auto"/>
              <w:right w:val="single" w:sz="2" w:space="0" w:color="auto"/>
            </w:tcBorders>
          </w:tcPr>
          <w:p w14:paraId="7D832F9E" w14:textId="01F9915E" w:rsidR="008B0D05" w:rsidRPr="00B60D70" w:rsidRDefault="00F551BD" w:rsidP="008B0D05">
            <w:pPr>
              <w:ind w:left="-24" w:right="-32"/>
              <w:jc w:val="left"/>
              <w:rPr>
                <w:sz w:val="28"/>
                <w:szCs w:val="28"/>
              </w:rPr>
            </w:pPr>
            <w:r w:rsidRPr="00B60D70">
              <w:rPr>
                <w:sz w:val="28"/>
                <w:szCs w:val="28"/>
              </w:rPr>
              <w:t xml:space="preserve">IED </w:t>
            </w:r>
            <w:r w:rsidR="008B0D05" w:rsidRPr="00B60D70">
              <w:rPr>
                <w:sz w:val="28"/>
                <w:szCs w:val="28"/>
              </w:rPr>
              <w:t>331</w:t>
            </w:r>
          </w:p>
        </w:tc>
        <w:tc>
          <w:tcPr>
            <w:tcW w:w="3875" w:type="dxa"/>
            <w:gridSpan w:val="2"/>
            <w:tcBorders>
              <w:top w:val="single" w:sz="2" w:space="0" w:color="auto"/>
              <w:left w:val="single" w:sz="2" w:space="0" w:color="auto"/>
              <w:bottom w:val="single" w:sz="2" w:space="0" w:color="auto"/>
              <w:right w:val="single" w:sz="2" w:space="0" w:color="auto"/>
            </w:tcBorders>
          </w:tcPr>
          <w:p w14:paraId="1E978569" w14:textId="77777777" w:rsidR="00520D3B" w:rsidRPr="00B60D70" w:rsidRDefault="008B0D05" w:rsidP="008B0D05">
            <w:pPr>
              <w:ind w:right="26"/>
              <w:jc w:val="left"/>
              <w:rPr>
                <w:sz w:val="28"/>
                <w:szCs w:val="28"/>
              </w:rPr>
            </w:pPr>
            <w:r w:rsidRPr="00B60D70">
              <w:rPr>
                <w:sz w:val="28"/>
                <w:szCs w:val="28"/>
                <w:cs/>
              </w:rPr>
              <w:t>นวัตกรรมและเทคโนโลยีดิจิทัลเพื่อการเรียนรู้ทางวิชาชีพ (</w:t>
            </w:r>
            <w:r w:rsidRPr="00B60D70">
              <w:rPr>
                <w:sz w:val="28"/>
                <w:szCs w:val="28"/>
              </w:rPr>
              <w:t xml:space="preserve">Innovation and digital technology for professional learning) </w:t>
            </w:r>
          </w:p>
          <w:p w14:paraId="2CC6A93A" w14:textId="2787C4D9" w:rsidR="008B0D05" w:rsidRPr="00B60D70" w:rsidRDefault="008B0D05" w:rsidP="008B0D05">
            <w:pPr>
              <w:ind w:right="26"/>
              <w:jc w:val="left"/>
              <w:rPr>
                <w:sz w:val="28"/>
                <w:szCs w:val="28"/>
                <w:cs/>
              </w:rPr>
            </w:pPr>
            <w:r w:rsidRPr="00B60D70">
              <w:rPr>
                <w:sz w:val="28"/>
                <w:szCs w:val="28"/>
              </w:rPr>
              <w:t>3</w:t>
            </w:r>
            <w:r w:rsidR="00520D3B" w:rsidRPr="00B60D70">
              <w:rPr>
                <w:sz w:val="28"/>
                <w:szCs w:val="28"/>
              </w:rPr>
              <w:t xml:space="preserve"> </w:t>
            </w:r>
            <w:r w:rsidRPr="00B60D70">
              <w:rPr>
                <w:sz w:val="28"/>
                <w:szCs w:val="28"/>
              </w:rPr>
              <w:t>(2-2-6)</w:t>
            </w:r>
          </w:p>
        </w:tc>
        <w:tc>
          <w:tcPr>
            <w:tcW w:w="870" w:type="dxa"/>
            <w:tcBorders>
              <w:top w:val="single" w:sz="2" w:space="0" w:color="auto"/>
              <w:left w:val="single" w:sz="2" w:space="0" w:color="auto"/>
              <w:bottom w:val="single" w:sz="2" w:space="0" w:color="auto"/>
              <w:right w:val="single" w:sz="2" w:space="0" w:color="auto"/>
            </w:tcBorders>
          </w:tcPr>
          <w:p w14:paraId="5C56CE0A" w14:textId="03372330" w:rsidR="008B0D05" w:rsidRPr="00B60D70" w:rsidRDefault="008B0D05" w:rsidP="008B0D05">
            <w:pPr>
              <w:ind w:right="26"/>
              <w:jc w:val="left"/>
              <w:rPr>
                <w:sz w:val="28"/>
                <w:szCs w:val="28"/>
              </w:rPr>
            </w:pPr>
            <w:r w:rsidRPr="00B60D70">
              <w:rPr>
                <w:sz w:val="28"/>
                <w:szCs w:val="28"/>
              </w:rPr>
              <w:t>CLO1</w:t>
            </w:r>
          </w:p>
        </w:tc>
        <w:tc>
          <w:tcPr>
            <w:tcW w:w="3877" w:type="dxa"/>
            <w:tcBorders>
              <w:top w:val="single" w:sz="2" w:space="0" w:color="auto"/>
              <w:left w:val="single" w:sz="2" w:space="0" w:color="auto"/>
              <w:bottom w:val="single" w:sz="2" w:space="0" w:color="auto"/>
              <w:right w:val="single" w:sz="2" w:space="0" w:color="auto"/>
            </w:tcBorders>
          </w:tcPr>
          <w:p w14:paraId="092B49C6" w14:textId="3A8072EB" w:rsidR="008B0D05" w:rsidRPr="00B60D70" w:rsidRDefault="008B0D05" w:rsidP="008B0D05">
            <w:pPr>
              <w:ind w:right="26"/>
              <w:jc w:val="left"/>
              <w:rPr>
                <w:sz w:val="28"/>
                <w:szCs w:val="28"/>
              </w:rPr>
            </w:pPr>
            <w:r w:rsidRPr="00B60D70">
              <w:rPr>
                <w:sz w:val="28"/>
                <w:szCs w:val="28"/>
                <w:cs/>
              </w:rPr>
              <w:t>ออกแบบสื่อเพื่อการเรียนรู้ตามขั้นตอนกระบวนการพัฒนาสื่อได้</w:t>
            </w:r>
          </w:p>
        </w:tc>
        <w:tc>
          <w:tcPr>
            <w:tcW w:w="843" w:type="dxa"/>
            <w:tcBorders>
              <w:left w:val="single" w:sz="2" w:space="0" w:color="auto"/>
            </w:tcBorders>
            <w:vAlign w:val="center"/>
          </w:tcPr>
          <w:p w14:paraId="5CB9F93C" w14:textId="6CC582B3" w:rsidR="008B0D05" w:rsidRPr="00B60D70" w:rsidRDefault="0089507E" w:rsidP="008B0D05">
            <w:pPr>
              <w:ind w:right="26"/>
              <w:jc w:val="center"/>
              <w:rPr>
                <w:sz w:val="28"/>
                <w:szCs w:val="28"/>
              </w:rPr>
            </w:pPr>
            <w:r w:rsidRPr="00B60D70">
              <w:rPr>
                <w:sz w:val="28"/>
                <w:szCs w:val="28"/>
              </w:rPr>
              <w:t> </w:t>
            </w:r>
          </w:p>
        </w:tc>
        <w:tc>
          <w:tcPr>
            <w:tcW w:w="815" w:type="dxa"/>
            <w:vAlign w:val="center"/>
          </w:tcPr>
          <w:p w14:paraId="659B5780" w14:textId="70340B5B" w:rsidR="008B0D05" w:rsidRPr="00B60D70" w:rsidRDefault="0089507E" w:rsidP="008B0D05">
            <w:pPr>
              <w:ind w:right="26"/>
              <w:jc w:val="center"/>
              <w:rPr>
                <w:sz w:val="28"/>
                <w:szCs w:val="28"/>
              </w:rPr>
            </w:pPr>
            <w:r w:rsidRPr="00B60D70">
              <w:rPr>
                <w:sz w:val="28"/>
                <w:szCs w:val="28"/>
              </w:rPr>
              <w:t> </w:t>
            </w:r>
          </w:p>
        </w:tc>
        <w:tc>
          <w:tcPr>
            <w:tcW w:w="871" w:type="dxa"/>
            <w:gridSpan w:val="2"/>
            <w:vAlign w:val="center"/>
          </w:tcPr>
          <w:p w14:paraId="1378A823" w14:textId="17A4857E" w:rsidR="008B0D05" w:rsidRPr="00B60D70" w:rsidRDefault="0089507E" w:rsidP="008B0D05">
            <w:pPr>
              <w:ind w:right="26"/>
              <w:jc w:val="center"/>
              <w:rPr>
                <w:sz w:val="28"/>
                <w:szCs w:val="28"/>
              </w:rPr>
            </w:pPr>
            <w:r w:rsidRPr="00B60D70">
              <w:rPr>
                <w:sz w:val="28"/>
                <w:szCs w:val="28"/>
              </w:rPr>
              <w:t> </w:t>
            </w:r>
          </w:p>
        </w:tc>
        <w:tc>
          <w:tcPr>
            <w:tcW w:w="843" w:type="dxa"/>
            <w:vAlign w:val="center"/>
          </w:tcPr>
          <w:p w14:paraId="16D70A01" w14:textId="67447455" w:rsidR="008B0D05" w:rsidRPr="00B60D70" w:rsidRDefault="0089507E" w:rsidP="008B0D05">
            <w:pPr>
              <w:ind w:right="26"/>
              <w:jc w:val="center"/>
              <w:rPr>
                <w:sz w:val="28"/>
                <w:szCs w:val="28"/>
              </w:rPr>
            </w:pPr>
            <w:r w:rsidRPr="00B60D70">
              <w:rPr>
                <w:sz w:val="28"/>
                <w:szCs w:val="28"/>
              </w:rPr>
              <w:t>B</w:t>
            </w:r>
            <w:r w:rsidR="008B0D05" w:rsidRPr="00B60D70">
              <w:rPr>
                <w:sz w:val="28"/>
                <w:szCs w:val="28"/>
              </w:rPr>
              <w:t>-K2</w:t>
            </w:r>
          </w:p>
        </w:tc>
        <w:tc>
          <w:tcPr>
            <w:tcW w:w="847" w:type="dxa"/>
            <w:vAlign w:val="center"/>
          </w:tcPr>
          <w:p w14:paraId="52A7802F" w14:textId="482FDAF0" w:rsidR="008B0D05" w:rsidRPr="00B60D70" w:rsidRDefault="0089507E" w:rsidP="008B0D05">
            <w:pPr>
              <w:ind w:right="26"/>
              <w:jc w:val="center"/>
              <w:rPr>
                <w:sz w:val="28"/>
                <w:szCs w:val="28"/>
              </w:rPr>
            </w:pPr>
            <w:r w:rsidRPr="00B60D70">
              <w:rPr>
                <w:sz w:val="28"/>
                <w:szCs w:val="28"/>
              </w:rPr>
              <w:t> </w:t>
            </w:r>
          </w:p>
        </w:tc>
      </w:tr>
      <w:tr w:rsidR="00B60D70" w:rsidRPr="00B60D70" w14:paraId="141DB357" w14:textId="77777777" w:rsidTr="00340FC9">
        <w:tc>
          <w:tcPr>
            <w:tcW w:w="1215" w:type="dxa"/>
            <w:tcBorders>
              <w:top w:val="single" w:sz="2" w:space="0" w:color="auto"/>
              <w:bottom w:val="single" w:sz="2" w:space="0" w:color="auto"/>
              <w:right w:val="single" w:sz="2" w:space="0" w:color="auto"/>
            </w:tcBorders>
          </w:tcPr>
          <w:p w14:paraId="2AA27D35" w14:textId="40040765" w:rsidR="008B0D05" w:rsidRPr="00B60D70" w:rsidRDefault="008B0D05" w:rsidP="008B0D05">
            <w:pPr>
              <w:ind w:left="-24" w:right="-32"/>
              <w:jc w:val="left"/>
              <w:rPr>
                <w:sz w:val="28"/>
                <w:szCs w:val="28"/>
              </w:rPr>
            </w:pPr>
          </w:p>
        </w:tc>
        <w:tc>
          <w:tcPr>
            <w:tcW w:w="3875" w:type="dxa"/>
            <w:gridSpan w:val="2"/>
            <w:tcBorders>
              <w:top w:val="single" w:sz="2" w:space="0" w:color="auto"/>
              <w:left w:val="single" w:sz="2" w:space="0" w:color="auto"/>
              <w:bottom w:val="single" w:sz="2" w:space="0" w:color="auto"/>
              <w:right w:val="single" w:sz="2" w:space="0" w:color="auto"/>
            </w:tcBorders>
          </w:tcPr>
          <w:p w14:paraId="36AA336B" w14:textId="2DF33F7E" w:rsidR="008B0D05" w:rsidRPr="00B60D70" w:rsidRDefault="008B0D05" w:rsidP="008B0D05">
            <w:pPr>
              <w:ind w:right="26"/>
              <w:jc w:val="left"/>
              <w:rPr>
                <w:sz w:val="28"/>
                <w:szCs w:val="28"/>
                <w:cs/>
              </w:rPr>
            </w:pPr>
          </w:p>
        </w:tc>
        <w:tc>
          <w:tcPr>
            <w:tcW w:w="870" w:type="dxa"/>
            <w:tcBorders>
              <w:top w:val="single" w:sz="2" w:space="0" w:color="auto"/>
              <w:left w:val="single" w:sz="2" w:space="0" w:color="auto"/>
              <w:bottom w:val="single" w:sz="2" w:space="0" w:color="auto"/>
              <w:right w:val="single" w:sz="2" w:space="0" w:color="auto"/>
            </w:tcBorders>
          </w:tcPr>
          <w:p w14:paraId="3A836F8E" w14:textId="61B5DC53" w:rsidR="008B0D05" w:rsidRPr="00B60D70" w:rsidRDefault="008B0D05" w:rsidP="008B0D05">
            <w:pPr>
              <w:ind w:right="26"/>
              <w:jc w:val="left"/>
              <w:rPr>
                <w:sz w:val="28"/>
                <w:szCs w:val="28"/>
              </w:rPr>
            </w:pPr>
            <w:r w:rsidRPr="00B60D70">
              <w:rPr>
                <w:sz w:val="28"/>
                <w:szCs w:val="28"/>
              </w:rPr>
              <w:t>CLO2</w:t>
            </w:r>
          </w:p>
        </w:tc>
        <w:tc>
          <w:tcPr>
            <w:tcW w:w="3877" w:type="dxa"/>
            <w:tcBorders>
              <w:top w:val="single" w:sz="2" w:space="0" w:color="auto"/>
              <w:left w:val="single" w:sz="2" w:space="0" w:color="auto"/>
              <w:bottom w:val="single" w:sz="2" w:space="0" w:color="auto"/>
              <w:right w:val="single" w:sz="2" w:space="0" w:color="auto"/>
            </w:tcBorders>
          </w:tcPr>
          <w:p w14:paraId="5F5B72B3" w14:textId="58986774" w:rsidR="008B0D05" w:rsidRPr="00B60D70" w:rsidRDefault="008B0D05" w:rsidP="008B0D05">
            <w:pPr>
              <w:ind w:right="26"/>
              <w:jc w:val="left"/>
              <w:rPr>
                <w:sz w:val="28"/>
                <w:szCs w:val="28"/>
              </w:rPr>
            </w:pPr>
            <w:r w:rsidRPr="00B60D70">
              <w:rPr>
                <w:sz w:val="28"/>
                <w:szCs w:val="28"/>
                <w:cs/>
              </w:rPr>
              <w:t>จัดทำสื่อทางด้านฮาร์ดแวร์ และ</w:t>
            </w:r>
            <w:proofErr w:type="spellStart"/>
            <w:r w:rsidRPr="00B60D70">
              <w:rPr>
                <w:sz w:val="28"/>
                <w:szCs w:val="28"/>
                <w:cs/>
              </w:rPr>
              <w:t>ซอร์ฟแวร์</w:t>
            </w:r>
            <w:proofErr w:type="spellEnd"/>
            <w:r w:rsidRPr="00B60D70">
              <w:rPr>
                <w:sz w:val="28"/>
                <w:szCs w:val="28"/>
                <w:cs/>
              </w:rPr>
              <w:t>ทางการสอนสำหรับการสอนช่างได้</w:t>
            </w:r>
          </w:p>
        </w:tc>
        <w:tc>
          <w:tcPr>
            <w:tcW w:w="843" w:type="dxa"/>
            <w:tcBorders>
              <w:left w:val="single" w:sz="2" w:space="0" w:color="auto"/>
            </w:tcBorders>
            <w:vAlign w:val="center"/>
          </w:tcPr>
          <w:p w14:paraId="524C2E3E" w14:textId="69C5BD02" w:rsidR="008B0D05" w:rsidRPr="00B60D70" w:rsidRDefault="0089507E" w:rsidP="008B0D05">
            <w:pPr>
              <w:ind w:right="26"/>
              <w:jc w:val="center"/>
              <w:rPr>
                <w:sz w:val="28"/>
                <w:szCs w:val="28"/>
              </w:rPr>
            </w:pPr>
            <w:r w:rsidRPr="00B60D70">
              <w:rPr>
                <w:sz w:val="28"/>
                <w:szCs w:val="28"/>
              </w:rPr>
              <w:t> </w:t>
            </w:r>
          </w:p>
        </w:tc>
        <w:tc>
          <w:tcPr>
            <w:tcW w:w="815" w:type="dxa"/>
            <w:vAlign w:val="center"/>
          </w:tcPr>
          <w:p w14:paraId="4F96EBF8" w14:textId="61F0D6D5" w:rsidR="008B0D05" w:rsidRPr="00B60D70" w:rsidRDefault="0089507E" w:rsidP="008B0D05">
            <w:pPr>
              <w:ind w:right="26"/>
              <w:jc w:val="center"/>
              <w:rPr>
                <w:sz w:val="28"/>
                <w:szCs w:val="28"/>
              </w:rPr>
            </w:pPr>
            <w:r w:rsidRPr="00B60D70">
              <w:rPr>
                <w:sz w:val="28"/>
                <w:szCs w:val="28"/>
              </w:rPr>
              <w:t> </w:t>
            </w:r>
          </w:p>
        </w:tc>
        <w:tc>
          <w:tcPr>
            <w:tcW w:w="871" w:type="dxa"/>
            <w:gridSpan w:val="2"/>
            <w:vAlign w:val="center"/>
          </w:tcPr>
          <w:p w14:paraId="6BE77510" w14:textId="6F6E92CD" w:rsidR="008B0D05" w:rsidRPr="00B60D70" w:rsidRDefault="0089507E" w:rsidP="008B0D05">
            <w:pPr>
              <w:ind w:right="26"/>
              <w:jc w:val="center"/>
              <w:rPr>
                <w:sz w:val="28"/>
                <w:szCs w:val="28"/>
              </w:rPr>
            </w:pPr>
            <w:r w:rsidRPr="00B60D70">
              <w:rPr>
                <w:sz w:val="28"/>
                <w:szCs w:val="28"/>
              </w:rPr>
              <w:t> </w:t>
            </w:r>
          </w:p>
        </w:tc>
        <w:tc>
          <w:tcPr>
            <w:tcW w:w="843" w:type="dxa"/>
            <w:vAlign w:val="center"/>
          </w:tcPr>
          <w:p w14:paraId="2982DD33" w14:textId="0277F541" w:rsidR="008B0D05" w:rsidRPr="00B60D70" w:rsidRDefault="0089507E" w:rsidP="008B0D05">
            <w:pPr>
              <w:ind w:right="26"/>
              <w:jc w:val="center"/>
              <w:rPr>
                <w:sz w:val="28"/>
                <w:szCs w:val="28"/>
              </w:rPr>
            </w:pPr>
            <w:r w:rsidRPr="00B60D70">
              <w:rPr>
                <w:sz w:val="28"/>
                <w:szCs w:val="28"/>
              </w:rPr>
              <w:t>B</w:t>
            </w:r>
            <w:r w:rsidR="008B0D05" w:rsidRPr="00B60D70">
              <w:rPr>
                <w:sz w:val="28"/>
                <w:szCs w:val="28"/>
              </w:rPr>
              <w:t>-K2</w:t>
            </w:r>
          </w:p>
        </w:tc>
        <w:tc>
          <w:tcPr>
            <w:tcW w:w="847" w:type="dxa"/>
            <w:vAlign w:val="center"/>
          </w:tcPr>
          <w:p w14:paraId="1C6CC712" w14:textId="4F08759D" w:rsidR="008B0D05" w:rsidRPr="00B60D70" w:rsidRDefault="0089507E" w:rsidP="008B0D05">
            <w:pPr>
              <w:ind w:right="26"/>
              <w:jc w:val="center"/>
              <w:rPr>
                <w:sz w:val="28"/>
                <w:szCs w:val="28"/>
              </w:rPr>
            </w:pPr>
            <w:r w:rsidRPr="00B60D70">
              <w:rPr>
                <w:sz w:val="28"/>
                <w:szCs w:val="28"/>
              </w:rPr>
              <w:t> </w:t>
            </w:r>
          </w:p>
        </w:tc>
      </w:tr>
      <w:tr w:rsidR="00B60D70" w:rsidRPr="00B60D70" w14:paraId="29DC3B0D" w14:textId="77777777" w:rsidTr="00340FC9">
        <w:tc>
          <w:tcPr>
            <w:tcW w:w="1215" w:type="dxa"/>
            <w:tcBorders>
              <w:top w:val="single" w:sz="2" w:space="0" w:color="auto"/>
              <w:bottom w:val="single" w:sz="2" w:space="0" w:color="auto"/>
              <w:right w:val="single" w:sz="2" w:space="0" w:color="auto"/>
            </w:tcBorders>
          </w:tcPr>
          <w:p w14:paraId="4A35F874" w14:textId="759C76E5" w:rsidR="008B0D05" w:rsidRPr="00B60D70" w:rsidRDefault="008B0D05" w:rsidP="008B0D05">
            <w:pPr>
              <w:ind w:left="-24" w:right="-32"/>
              <w:jc w:val="left"/>
              <w:rPr>
                <w:sz w:val="28"/>
                <w:szCs w:val="28"/>
              </w:rPr>
            </w:pPr>
          </w:p>
        </w:tc>
        <w:tc>
          <w:tcPr>
            <w:tcW w:w="3875" w:type="dxa"/>
            <w:gridSpan w:val="2"/>
            <w:tcBorders>
              <w:top w:val="single" w:sz="2" w:space="0" w:color="auto"/>
              <w:left w:val="single" w:sz="2" w:space="0" w:color="auto"/>
              <w:bottom w:val="single" w:sz="2" w:space="0" w:color="auto"/>
              <w:right w:val="single" w:sz="2" w:space="0" w:color="auto"/>
            </w:tcBorders>
          </w:tcPr>
          <w:p w14:paraId="1389679D" w14:textId="67D77EEA" w:rsidR="008B0D05" w:rsidRPr="00B60D70" w:rsidRDefault="008B0D05" w:rsidP="008B0D05">
            <w:pPr>
              <w:ind w:right="26"/>
              <w:jc w:val="left"/>
              <w:rPr>
                <w:sz w:val="28"/>
                <w:szCs w:val="28"/>
                <w:cs/>
              </w:rPr>
            </w:pPr>
          </w:p>
        </w:tc>
        <w:tc>
          <w:tcPr>
            <w:tcW w:w="870" w:type="dxa"/>
            <w:tcBorders>
              <w:top w:val="single" w:sz="2" w:space="0" w:color="auto"/>
              <w:left w:val="single" w:sz="2" w:space="0" w:color="auto"/>
              <w:bottom w:val="single" w:sz="2" w:space="0" w:color="auto"/>
              <w:right w:val="single" w:sz="2" w:space="0" w:color="auto"/>
            </w:tcBorders>
          </w:tcPr>
          <w:p w14:paraId="1958B3FA" w14:textId="72DA57E8" w:rsidR="008B0D05" w:rsidRPr="00B60D70" w:rsidRDefault="008B0D05" w:rsidP="008B0D05">
            <w:pPr>
              <w:ind w:right="26"/>
              <w:jc w:val="left"/>
              <w:rPr>
                <w:sz w:val="28"/>
                <w:szCs w:val="28"/>
              </w:rPr>
            </w:pPr>
            <w:r w:rsidRPr="00B60D70">
              <w:rPr>
                <w:sz w:val="28"/>
                <w:szCs w:val="28"/>
              </w:rPr>
              <w:t>CLO3</w:t>
            </w:r>
          </w:p>
        </w:tc>
        <w:tc>
          <w:tcPr>
            <w:tcW w:w="3877" w:type="dxa"/>
            <w:tcBorders>
              <w:top w:val="single" w:sz="2" w:space="0" w:color="auto"/>
              <w:left w:val="single" w:sz="2" w:space="0" w:color="auto"/>
              <w:bottom w:val="single" w:sz="2" w:space="0" w:color="auto"/>
              <w:right w:val="single" w:sz="2" w:space="0" w:color="auto"/>
            </w:tcBorders>
          </w:tcPr>
          <w:p w14:paraId="7AFD2B4C" w14:textId="5B99C573" w:rsidR="008B0D05" w:rsidRPr="00B60D70" w:rsidRDefault="008B0D05" w:rsidP="008B0D05">
            <w:pPr>
              <w:ind w:right="26"/>
              <w:jc w:val="left"/>
              <w:rPr>
                <w:sz w:val="28"/>
                <w:szCs w:val="28"/>
              </w:rPr>
            </w:pPr>
            <w:r w:rsidRPr="00B60D70">
              <w:rPr>
                <w:sz w:val="28"/>
                <w:szCs w:val="28"/>
                <w:cs/>
              </w:rPr>
              <w:t>ประยุกต์เครื่องมือและเทคโนโลยีสมัยใหม่ในการส่งเสริมการเรียนรู้ของผู้เรียน และการฝึกอบรมในภาคผลิตและบริการได้</w:t>
            </w:r>
          </w:p>
        </w:tc>
        <w:tc>
          <w:tcPr>
            <w:tcW w:w="843" w:type="dxa"/>
            <w:tcBorders>
              <w:left w:val="single" w:sz="2" w:space="0" w:color="auto"/>
            </w:tcBorders>
            <w:vAlign w:val="center"/>
          </w:tcPr>
          <w:p w14:paraId="5D730CA0" w14:textId="3538B7A0" w:rsidR="008B0D05" w:rsidRPr="00B60D70" w:rsidRDefault="0089507E" w:rsidP="008B0D05">
            <w:pPr>
              <w:ind w:right="26"/>
              <w:jc w:val="center"/>
              <w:rPr>
                <w:sz w:val="28"/>
                <w:szCs w:val="28"/>
              </w:rPr>
            </w:pPr>
            <w:r w:rsidRPr="00B60D70">
              <w:rPr>
                <w:sz w:val="28"/>
                <w:szCs w:val="28"/>
              </w:rPr>
              <w:t> </w:t>
            </w:r>
          </w:p>
        </w:tc>
        <w:tc>
          <w:tcPr>
            <w:tcW w:w="815" w:type="dxa"/>
            <w:vAlign w:val="center"/>
          </w:tcPr>
          <w:p w14:paraId="21B84672" w14:textId="5BE94FB6" w:rsidR="008B0D05" w:rsidRPr="00B60D70" w:rsidRDefault="0089507E" w:rsidP="008B0D05">
            <w:pPr>
              <w:ind w:right="26"/>
              <w:jc w:val="center"/>
              <w:rPr>
                <w:sz w:val="28"/>
                <w:szCs w:val="28"/>
              </w:rPr>
            </w:pPr>
            <w:r w:rsidRPr="00B60D70">
              <w:rPr>
                <w:sz w:val="28"/>
                <w:szCs w:val="28"/>
              </w:rPr>
              <w:t> </w:t>
            </w:r>
          </w:p>
        </w:tc>
        <w:tc>
          <w:tcPr>
            <w:tcW w:w="871" w:type="dxa"/>
            <w:gridSpan w:val="2"/>
            <w:vAlign w:val="center"/>
          </w:tcPr>
          <w:p w14:paraId="3573419B" w14:textId="20A3EA1C" w:rsidR="008B0D05" w:rsidRPr="00B60D70" w:rsidRDefault="0089507E" w:rsidP="008B0D05">
            <w:pPr>
              <w:ind w:right="26"/>
              <w:jc w:val="center"/>
              <w:rPr>
                <w:sz w:val="28"/>
                <w:szCs w:val="28"/>
              </w:rPr>
            </w:pPr>
            <w:r w:rsidRPr="00B60D70">
              <w:rPr>
                <w:sz w:val="28"/>
                <w:szCs w:val="28"/>
              </w:rPr>
              <w:t> </w:t>
            </w:r>
          </w:p>
        </w:tc>
        <w:tc>
          <w:tcPr>
            <w:tcW w:w="843" w:type="dxa"/>
            <w:vAlign w:val="center"/>
          </w:tcPr>
          <w:p w14:paraId="21A8A802" w14:textId="31FCE074" w:rsidR="008B0D05" w:rsidRPr="00B60D70" w:rsidRDefault="0089507E" w:rsidP="008B0D05">
            <w:pPr>
              <w:ind w:right="26"/>
              <w:jc w:val="center"/>
              <w:rPr>
                <w:sz w:val="28"/>
                <w:szCs w:val="28"/>
              </w:rPr>
            </w:pPr>
            <w:r w:rsidRPr="00B60D70">
              <w:rPr>
                <w:sz w:val="28"/>
                <w:szCs w:val="28"/>
              </w:rPr>
              <w:t>B</w:t>
            </w:r>
            <w:r w:rsidR="008B0D05" w:rsidRPr="00B60D70">
              <w:rPr>
                <w:sz w:val="28"/>
                <w:szCs w:val="28"/>
              </w:rPr>
              <w:t>-K3</w:t>
            </w:r>
          </w:p>
        </w:tc>
        <w:tc>
          <w:tcPr>
            <w:tcW w:w="847" w:type="dxa"/>
            <w:vAlign w:val="center"/>
          </w:tcPr>
          <w:p w14:paraId="5E422041" w14:textId="4D3B910A" w:rsidR="008B0D05" w:rsidRPr="00B60D70" w:rsidRDefault="0089507E" w:rsidP="008B0D05">
            <w:pPr>
              <w:ind w:right="26"/>
              <w:jc w:val="center"/>
              <w:rPr>
                <w:sz w:val="28"/>
                <w:szCs w:val="28"/>
              </w:rPr>
            </w:pPr>
            <w:r w:rsidRPr="00B60D70">
              <w:rPr>
                <w:sz w:val="28"/>
                <w:szCs w:val="28"/>
              </w:rPr>
              <w:t> </w:t>
            </w:r>
          </w:p>
        </w:tc>
      </w:tr>
      <w:tr w:rsidR="00B60D70" w:rsidRPr="00B60D70" w14:paraId="4C80BC2B" w14:textId="77777777" w:rsidTr="00340FC9">
        <w:tc>
          <w:tcPr>
            <w:tcW w:w="1215" w:type="dxa"/>
            <w:tcBorders>
              <w:top w:val="single" w:sz="2" w:space="0" w:color="auto"/>
              <w:bottom w:val="single" w:sz="2" w:space="0" w:color="auto"/>
              <w:right w:val="single" w:sz="2" w:space="0" w:color="auto"/>
            </w:tcBorders>
          </w:tcPr>
          <w:p w14:paraId="73AF94C0" w14:textId="0E8A1ACB" w:rsidR="008B0D05" w:rsidRPr="00B60D70" w:rsidRDefault="008B0D05" w:rsidP="008B0D05">
            <w:pPr>
              <w:ind w:left="-24" w:right="-32"/>
              <w:jc w:val="left"/>
              <w:rPr>
                <w:sz w:val="28"/>
                <w:szCs w:val="28"/>
              </w:rPr>
            </w:pPr>
          </w:p>
        </w:tc>
        <w:tc>
          <w:tcPr>
            <w:tcW w:w="3875" w:type="dxa"/>
            <w:gridSpan w:val="2"/>
            <w:tcBorders>
              <w:top w:val="single" w:sz="2" w:space="0" w:color="auto"/>
              <w:left w:val="single" w:sz="2" w:space="0" w:color="auto"/>
              <w:bottom w:val="single" w:sz="2" w:space="0" w:color="auto"/>
              <w:right w:val="single" w:sz="2" w:space="0" w:color="auto"/>
            </w:tcBorders>
          </w:tcPr>
          <w:p w14:paraId="31EA7A98" w14:textId="512CD569" w:rsidR="008B0D05" w:rsidRPr="00B60D70" w:rsidRDefault="008B0D05" w:rsidP="008B0D05">
            <w:pPr>
              <w:ind w:right="26"/>
              <w:jc w:val="left"/>
              <w:rPr>
                <w:sz w:val="28"/>
                <w:szCs w:val="28"/>
                <w:cs/>
              </w:rPr>
            </w:pPr>
          </w:p>
        </w:tc>
        <w:tc>
          <w:tcPr>
            <w:tcW w:w="870" w:type="dxa"/>
            <w:tcBorders>
              <w:top w:val="single" w:sz="2" w:space="0" w:color="auto"/>
              <w:left w:val="single" w:sz="2" w:space="0" w:color="auto"/>
              <w:bottom w:val="single" w:sz="2" w:space="0" w:color="auto"/>
              <w:right w:val="single" w:sz="2" w:space="0" w:color="auto"/>
            </w:tcBorders>
          </w:tcPr>
          <w:p w14:paraId="0B6DE1FA" w14:textId="5EE6EFE9" w:rsidR="008B0D05" w:rsidRPr="00B60D70" w:rsidRDefault="008B0D05" w:rsidP="008B0D05">
            <w:pPr>
              <w:ind w:right="26"/>
              <w:jc w:val="left"/>
              <w:rPr>
                <w:sz w:val="28"/>
                <w:szCs w:val="28"/>
              </w:rPr>
            </w:pPr>
            <w:r w:rsidRPr="00B60D70">
              <w:rPr>
                <w:sz w:val="28"/>
                <w:szCs w:val="28"/>
              </w:rPr>
              <w:t>CLO4</w:t>
            </w:r>
          </w:p>
        </w:tc>
        <w:tc>
          <w:tcPr>
            <w:tcW w:w="3877" w:type="dxa"/>
            <w:tcBorders>
              <w:top w:val="single" w:sz="2" w:space="0" w:color="auto"/>
              <w:left w:val="single" w:sz="2" w:space="0" w:color="auto"/>
              <w:bottom w:val="single" w:sz="2" w:space="0" w:color="auto"/>
              <w:right w:val="single" w:sz="2" w:space="0" w:color="auto"/>
            </w:tcBorders>
          </w:tcPr>
          <w:p w14:paraId="1182F59C" w14:textId="66E5DB34" w:rsidR="008B0D05" w:rsidRPr="00B60D70" w:rsidRDefault="008B0D05" w:rsidP="008B0D05">
            <w:pPr>
              <w:ind w:right="26"/>
              <w:jc w:val="left"/>
              <w:rPr>
                <w:sz w:val="28"/>
                <w:szCs w:val="28"/>
              </w:rPr>
            </w:pPr>
            <w:r w:rsidRPr="00B60D70">
              <w:rPr>
                <w:sz w:val="28"/>
                <w:szCs w:val="28"/>
                <w:cs/>
              </w:rPr>
              <w:t>ประเมินผลการสร้างสื่อเพื่อการจัดการเรียนรู้</w:t>
            </w:r>
          </w:p>
        </w:tc>
        <w:tc>
          <w:tcPr>
            <w:tcW w:w="843" w:type="dxa"/>
            <w:tcBorders>
              <w:left w:val="single" w:sz="2" w:space="0" w:color="auto"/>
            </w:tcBorders>
            <w:vAlign w:val="center"/>
          </w:tcPr>
          <w:p w14:paraId="68152794" w14:textId="1B175440" w:rsidR="008B0D05" w:rsidRPr="00B60D70" w:rsidRDefault="0089507E" w:rsidP="008B0D05">
            <w:pPr>
              <w:ind w:right="26"/>
              <w:jc w:val="center"/>
              <w:rPr>
                <w:sz w:val="28"/>
                <w:szCs w:val="28"/>
              </w:rPr>
            </w:pPr>
            <w:r w:rsidRPr="00B60D70">
              <w:rPr>
                <w:sz w:val="28"/>
                <w:szCs w:val="28"/>
              </w:rPr>
              <w:t> </w:t>
            </w:r>
          </w:p>
        </w:tc>
        <w:tc>
          <w:tcPr>
            <w:tcW w:w="815" w:type="dxa"/>
            <w:vAlign w:val="center"/>
          </w:tcPr>
          <w:p w14:paraId="0E9C44AA" w14:textId="6907E67A" w:rsidR="008B0D05" w:rsidRPr="00B60D70" w:rsidRDefault="0089507E" w:rsidP="008B0D05">
            <w:pPr>
              <w:ind w:right="26"/>
              <w:jc w:val="center"/>
              <w:rPr>
                <w:sz w:val="28"/>
                <w:szCs w:val="28"/>
              </w:rPr>
            </w:pPr>
            <w:r w:rsidRPr="00B60D70">
              <w:rPr>
                <w:sz w:val="28"/>
                <w:szCs w:val="28"/>
              </w:rPr>
              <w:t> </w:t>
            </w:r>
          </w:p>
        </w:tc>
        <w:tc>
          <w:tcPr>
            <w:tcW w:w="871" w:type="dxa"/>
            <w:gridSpan w:val="2"/>
            <w:vAlign w:val="center"/>
          </w:tcPr>
          <w:p w14:paraId="1C02F6D1" w14:textId="6F21BE3E" w:rsidR="008B0D05" w:rsidRPr="00B60D70" w:rsidRDefault="0089507E" w:rsidP="008B0D05">
            <w:pPr>
              <w:ind w:right="26"/>
              <w:jc w:val="center"/>
              <w:rPr>
                <w:sz w:val="28"/>
                <w:szCs w:val="28"/>
              </w:rPr>
            </w:pPr>
            <w:r w:rsidRPr="00B60D70">
              <w:rPr>
                <w:sz w:val="28"/>
                <w:szCs w:val="28"/>
              </w:rPr>
              <w:t> </w:t>
            </w:r>
          </w:p>
        </w:tc>
        <w:tc>
          <w:tcPr>
            <w:tcW w:w="843" w:type="dxa"/>
            <w:vAlign w:val="center"/>
          </w:tcPr>
          <w:p w14:paraId="38C36739" w14:textId="2DA2E5A9" w:rsidR="008B0D05" w:rsidRPr="00B60D70" w:rsidRDefault="0089507E" w:rsidP="008B0D05">
            <w:pPr>
              <w:ind w:right="26"/>
              <w:jc w:val="center"/>
              <w:rPr>
                <w:sz w:val="28"/>
                <w:szCs w:val="28"/>
              </w:rPr>
            </w:pPr>
            <w:r w:rsidRPr="00B60D70">
              <w:rPr>
                <w:sz w:val="28"/>
                <w:szCs w:val="28"/>
              </w:rPr>
              <w:t>B</w:t>
            </w:r>
            <w:r w:rsidR="008B0D05" w:rsidRPr="00B60D70">
              <w:rPr>
                <w:sz w:val="28"/>
                <w:szCs w:val="28"/>
              </w:rPr>
              <w:t>-K2</w:t>
            </w:r>
          </w:p>
        </w:tc>
        <w:tc>
          <w:tcPr>
            <w:tcW w:w="847" w:type="dxa"/>
            <w:vAlign w:val="center"/>
          </w:tcPr>
          <w:p w14:paraId="3B5BD17F" w14:textId="5D515A56" w:rsidR="008B0D05" w:rsidRPr="00B60D70" w:rsidRDefault="0089507E" w:rsidP="008B0D05">
            <w:pPr>
              <w:ind w:right="26"/>
              <w:jc w:val="center"/>
              <w:rPr>
                <w:sz w:val="28"/>
                <w:szCs w:val="28"/>
              </w:rPr>
            </w:pPr>
            <w:r w:rsidRPr="00B60D70">
              <w:rPr>
                <w:sz w:val="28"/>
                <w:szCs w:val="28"/>
              </w:rPr>
              <w:t> </w:t>
            </w:r>
          </w:p>
        </w:tc>
      </w:tr>
      <w:tr w:rsidR="00B60D70" w:rsidRPr="00B60D70" w14:paraId="21E194EB" w14:textId="77777777" w:rsidTr="00340FC9">
        <w:tc>
          <w:tcPr>
            <w:tcW w:w="1215" w:type="dxa"/>
            <w:tcBorders>
              <w:top w:val="single" w:sz="2" w:space="0" w:color="auto"/>
              <w:bottom w:val="single" w:sz="2" w:space="0" w:color="auto"/>
              <w:right w:val="single" w:sz="2" w:space="0" w:color="auto"/>
            </w:tcBorders>
          </w:tcPr>
          <w:p w14:paraId="761F8157" w14:textId="41E3D6AD" w:rsidR="008B0D05" w:rsidRPr="00B60D70" w:rsidRDefault="00B91175" w:rsidP="008B0D05">
            <w:pPr>
              <w:ind w:left="-24" w:right="-32"/>
              <w:jc w:val="left"/>
              <w:rPr>
                <w:sz w:val="28"/>
                <w:szCs w:val="28"/>
              </w:rPr>
            </w:pPr>
            <w:r w:rsidRPr="00B60D70">
              <w:rPr>
                <w:sz w:val="28"/>
                <w:szCs w:val="28"/>
              </w:rPr>
              <w:t xml:space="preserve">CTE </w:t>
            </w:r>
            <w:r w:rsidR="008B0D05" w:rsidRPr="00B60D70">
              <w:rPr>
                <w:sz w:val="28"/>
                <w:szCs w:val="28"/>
              </w:rPr>
              <w:t>298</w:t>
            </w:r>
          </w:p>
        </w:tc>
        <w:tc>
          <w:tcPr>
            <w:tcW w:w="3875" w:type="dxa"/>
            <w:gridSpan w:val="2"/>
            <w:tcBorders>
              <w:top w:val="single" w:sz="2" w:space="0" w:color="auto"/>
              <w:left w:val="single" w:sz="2" w:space="0" w:color="auto"/>
              <w:bottom w:val="single" w:sz="2" w:space="0" w:color="auto"/>
              <w:right w:val="single" w:sz="2" w:space="0" w:color="auto"/>
            </w:tcBorders>
          </w:tcPr>
          <w:p w14:paraId="1C5F8CD8" w14:textId="77777777" w:rsidR="00100733" w:rsidRPr="00B60D70" w:rsidRDefault="00100733" w:rsidP="008B0D05">
            <w:pPr>
              <w:ind w:right="26"/>
              <w:jc w:val="left"/>
              <w:rPr>
                <w:sz w:val="28"/>
                <w:szCs w:val="28"/>
              </w:rPr>
            </w:pPr>
            <w:r w:rsidRPr="00B60D70">
              <w:rPr>
                <w:sz w:val="28"/>
                <w:szCs w:val="28"/>
                <w:cs/>
              </w:rPr>
              <w:t xml:space="preserve">การฝึกประสบการณ์วิชาชีพช่างโยธา 2 </w:t>
            </w:r>
          </w:p>
          <w:p w14:paraId="4DC47B46" w14:textId="77777777" w:rsidR="00520D3B" w:rsidRPr="00B60D70" w:rsidRDefault="00600F1A" w:rsidP="008B0D05">
            <w:pPr>
              <w:ind w:right="26"/>
              <w:jc w:val="left"/>
              <w:rPr>
                <w:sz w:val="28"/>
                <w:szCs w:val="28"/>
              </w:rPr>
            </w:pPr>
            <w:r w:rsidRPr="00B60D70">
              <w:rPr>
                <w:sz w:val="28"/>
                <w:szCs w:val="28"/>
              </w:rPr>
              <w:t xml:space="preserve">(Experience Learning for Civil Engineer Teacher </w:t>
            </w:r>
            <w:r w:rsidR="00484154" w:rsidRPr="00B60D70">
              <w:rPr>
                <w:sz w:val="28"/>
                <w:szCs w:val="28"/>
              </w:rPr>
              <w:t>II</w:t>
            </w:r>
            <w:r w:rsidRPr="00B60D70">
              <w:rPr>
                <w:sz w:val="28"/>
                <w:szCs w:val="28"/>
              </w:rPr>
              <w:t xml:space="preserve">) </w:t>
            </w:r>
          </w:p>
          <w:p w14:paraId="31B1CAA3" w14:textId="00790867" w:rsidR="008B0D05" w:rsidRPr="00B60D70" w:rsidRDefault="008B0D05" w:rsidP="008B0D05">
            <w:pPr>
              <w:ind w:right="26"/>
              <w:jc w:val="left"/>
              <w:rPr>
                <w:sz w:val="28"/>
                <w:szCs w:val="28"/>
                <w:cs/>
              </w:rPr>
            </w:pPr>
            <w:r w:rsidRPr="00B60D70">
              <w:rPr>
                <w:rFonts w:ascii="TH SarabunPSK" w:hAnsi="TH SarabunPSK" w:cs="TH SarabunPSK"/>
                <w:sz w:val="28"/>
                <w:szCs w:val="28"/>
              </w:rPr>
              <w:t>1 (0-</w:t>
            </w:r>
            <w:r w:rsidR="00321D56" w:rsidRPr="00B60D70">
              <w:rPr>
                <w:rFonts w:ascii="TH SarabunPSK" w:hAnsi="TH SarabunPSK" w:cs="TH SarabunPSK"/>
                <w:sz w:val="28"/>
                <w:szCs w:val="28"/>
              </w:rPr>
              <w:t>3</w:t>
            </w:r>
            <w:r w:rsidRPr="00B60D70">
              <w:rPr>
                <w:rFonts w:ascii="TH SarabunPSK" w:hAnsi="TH SarabunPSK" w:cs="TH SarabunPSK"/>
                <w:sz w:val="28"/>
                <w:szCs w:val="28"/>
              </w:rPr>
              <w:t>-3)</w:t>
            </w:r>
          </w:p>
        </w:tc>
        <w:tc>
          <w:tcPr>
            <w:tcW w:w="870" w:type="dxa"/>
            <w:tcBorders>
              <w:top w:val="single" w:sz="2" w:space="0" w:color="auto"/>
              <w:left w:val="single" w:sz="2" w:space="0" w:color="auto"/>
              <w:bottom w:val="single" w:sz="2" w:space="0" w:color="auto"/>
              <w:right w:val="single" w:sz="2" w:space="0" w:color="auto"/>
            </w:tcBorders>
          </w:tcPr>
          <w:p w14:paraId="0CB79593" w14:textId="5DE434A0" w:rsidR="008B0D05" w:rsidRPr="00B60D70" w:rsidRDefault="008B0D05" w:rsidP="008B0D05">
            <w:pPr>
              <w:ind w:right="26"/>
              <w:jc w:val="left"/>
              <w:rPr>
                <w:sz w:val="28"/>
                <w:szCs w:val="28"/>
              </w:rPr>
            </w:pPr>
            <w:r w:rsidRPr="00B60D70">
              <w:rPr>
                <w:sz w:val="28"/>
                <w:szCs w:val="28"/>
              </w:rPr>
              <w:t>CLO1</w:t>
            </w:r>
          </w:p>
        </w:tc>
        <w:tc>
          <w:tcPr>
            <w:tcW w:w="3877" w:type="dxa"/>
            <w:tcBorders>
              <w:top w:val="single" w:sz="2" w:space="0" w:color="auto"/>
              <w:left w:val="single" w:sz="2" w:space="0" w:color="auto"/>
              <w:bottom w:val="single" w:sz="2" w:space="0" w:color="auto"/>
              <w:right w:val="single" w:sz="2" w:space="0" w:color="auto"/>
            </w:tcBorders>
          </w:tcPr>
          <w:p w14:paraId="79F1F161" w14:textId="709A2C30" w:rsidR="008B0D05" w:rsidRPr="00B60D70" w:rsidRDefault="008B0D05" w:rsidP="008B0D05">
            <w:pPr>
              <w:ind w:right="26"/>
              <w:jc w:val="left"/>
              <w:rPr>
                <w:sz w:val="28"/>
                <w:szCs w:val="28"/>
              </w:rPr>
            </w:pPr>
            <w:r w:rsidRPr="00B60D70">
              <w:rPr>
                <w:sz w:val="28"/>
                <w:szCs w:val="28"/>
                <w:cs/>
              </w:rPr>
              <w:t>อธิบายบทบาทหน้าที่และภาระงานของครูช่างโยธา ช่างสำรวจ และช่างก่อสร้าง ได้</w:t>
            </w:r>
          </w:p>
        </w:tc>
        <w:tc>
          <w:tcPr>
            <w:tcW w:w="843" w:type="dxa"/>
            <w:tcBorders>
              <w:left w:val="single" w:sz="2" w:space="0" w:color="auto"/>
            </w:tcBorders>
          </w:tcPr>
          <w:p w14:paraId="51C6134B" w14:textId="659E2A31" w:rsidR="008B0D05" w:rsidRPr="00B60D70" w:rsidRDefault="008B0D05" w:rsidP="008B0D05">
            <w:pPr>
              <w:ind w:right="26"/>
              <w:jc w:val="center"/>
              <w:rPr>
                <w:sz w:val="28"/>
                <w:szCs w:val="28"/>
              </w:rPr>
            </w:pPr>
          </w:p>
        </w:tc>
        <w:tc>
          <w:tcPr>
            <w:tcW w:w="815" w:type="dxa"/>
          </w:tcPr>
          <w:p w14:paraId="36DF043B" w14:textId="7FC58445" w:rsidR="008B0D05" w:rsidRPr="00B60D70" w:rsidRDefault="008B0D05" w:rsidP="008B0D05">
            <w:pPr>
              <w:ind w:right="26"/>
              <w:jc w:val="center"/>
              <w:rPr>
                <w:sz w:val="28"/>
                <w:szCs w:val="28"/>
              </w:rPr>
            </w:pPr>
          </w:p>
        </w:tc>
        <w:tc>
          <w:tcPr>
            <w:tcW w:w="871" w:type="dxa"/>
            <w:gridSpan w:val="2"/>
          </w:tcPr>
          <w:p w14:paraId="24B21910" w14:textId="57704F8A" w:rsidR="008B0D05" w:rsidRPr="00B60D70" w:rsidRDefault="008B0D05" w:rsidP="008B0D05">
            <w:pPr>
              <w:ind w:right="26"/>
              <w:jc w:val="center"/>
              <w:rPr>
                <w:sz w:val="28"/>
                <w:szCs w:val="28"/>
              </w:rPr>
            </w:pPr>
          </w:p>
        </w:tc>
        <w:tc>
          <w:tcPr>
            <w:tcW w:w="843" w:type="dxa"/>
          </w:tcPr>
          <w:p w14:paraId="5F78352E" w14:textId="73BA2AD1" w:rsidR="008B0D05" w:rsidRPr="00B60D70" w:rsidRDefault="008B0D05" w:rsidP="008B0D05">
            <w:pPr>
              <w:ind w:right="26"/>
              <w:jc w:val="center"/>
              <w:rPr>
                <w:sz w:val="28"/>
                <w:szCs w:val="28"/>
              </w:rPr>
            </w:pPr>
            <w:r w:rsidRPr="00B60D70">
              <w:rPr>
                <w:sz w:val="28"/>
                <w:szCs w:val="28"/>
              </w:rPr>
              <w:t>P-M1</w:t>
            </w:r>
          </w:p>
        </w:tc>
        <w:tc>
          <w:tcPr>
            <w:tcW w:w="847" w:type="dxa"/>
          </w:tcPr>
          <w:p w14:paraId="219D12A9" w14:textId="48097781" w:rsidR="008B0D05" w:rsidRPr="00B60D70" w:rsidRDefault="008B0D05" w:rsidP="008B0D05">
            <w:pPr>
              <w:ind w:right="26"/>
              <w:jc w:val="center"/>
              <w:rPr>
                <w:sz w:val="28"/>
                <w:szCs w:val="28"/>
              </w:rPr>
            </w:pPr>
          </w:p>
        </w:tc>
      </w:tr>
      <w:tr w:rsidR="00B60D70" w:rsidRPr="00B60D70" w14:paraId="0A045691" w14:textId="77777777" w:rsidTr="00340FC9">
        <w:tc>
          <w:tcPr>
            <w:tcW w:w="1215" w:type="dxa"/>
            <w:tcBorders>
              <w:top w:val="single" w:sz="2" w:space="0" w:color="auto"/>
              <w:bottom w:val="single" w:sz="2" w:space="0" w:color="auto"/>
              <w:right w:val="single" w:sz="2" w:space="0" w:color="auto"/>
            </w:tcBorders>
          </w:tcPr>
          <w:p w14:paraId="4AAE717E" w14:textId="63E4223C" w:rsidR="008B0D05" w:rsidRPr="00B60D70" w:rsidRDefault="008B0D05" w:rsidP="008B0D05">
            <w:pPr>
              <w:ind w:left="-24" w:right="-32"/>
              <w:jc w:val="left"/>
              <w:rPr>
                <w:sz w:val="28"/>
                <w:szCs w:val="28"/>
              </w:rPr>
            </w:pPr>
          </w:p>
        </w:tc>
        <w:tc>
          <w:tcPr>
            <w:tcW w:w="3875" w:type="dxa"/>
            <w:gridSpan w:val="2"/>
            <w:tcBorders>
              <w:top w:val="single" w:sz="2" w:space="0" w:color="auto"/>
              <w:left w:val="single" w:sz="2" w:space="0" w:color="auto"/>
              <w:bottom w:val="single" w:sz="2" w:space="0" w:color="auto"/>
              <w:right w:val="single" w:sz="2" w:space="0" w:color="auto"/>
            </w:tcBorders>
          </w:tcPr>
          <w:p w14:paraId="2144BAC1" w14:textId="108F48AF" w:rsidR="008B0D05" w:rsidRPr="00B60D70" w:rsidRDefault="008B0D05" w:rsidP="008B0D05">
            <w:pPr>
              <w:ind w:right="26"/>
              <w:jc w:val="left"/>
              <w:rPr>
                <w:sz w:val="28"/>
                <w:szCs w:val="28"/>
                <w:cs/>
              </w:rPr>
            </w:pPr>
          </w:p>
        </w:tc>
        <w:tc>
          <w:tcPr>
            <w:tcW w:w="870" w:type="dxa"/>
            <w:tcBorders>
              <w:top w:val="single" w:sz="2" w:space="0" w:color="auto"/>
              <w:left w:val="single" w:sz="2" w:space="0" w:color="auto"/>
              <w:bottom w:val="single" w:sz="2" w:space="0" w:color="auto"/>
              <w:right w:val="single" w:sz="2" w:space="0" w:color="auto"/>
            </w:tcBorders>
          </w:tcPr>
          <w:p w14:paraId="64BD38A1" w14:textId="1446156D" w:rsidR="008B0D05" w:rsidRPr="00B60D70" w:rsidRDefault="008B0D05" w:rsidP="008B0D05">
            <w:pPr>
              <w:ind w:right="26"/>
              <w:jc w:val="left"/>
              <w:rPr>
                <w:sz w:val="28"/>
                <w:szCs w:val="28"/>
              </w:rPr>
            </w:pPr>
            <w:r w:rsidRPr="00B60D70">
              <w:rPr>
                <w:sz w:val="28"/>
                <w:szCs w:val="28"/>
              </w:rPr>
              <w:t>CLO2*</w:t>
            </w:r>
          </w:p>
        </w:tc>
        <w:tc>
          <w:tcPr>
            <w:tcW w:w="3877" w:type="dxa"/>
            <w:tcBorders>
              <w:top w:val="single" w:sz="2" w:space="0" w:color="auto"/>
              <w:left w:val="single" w:sz="2" w:space="0" w:color="auto"/>
              <w:bottom w:val="single" w:sz="2" w:space="0" w:color="auto"/>
              <w:right w:val="single" w:sz="2" w:space="0" w:color="auto"/>
            </w:tcBorders>
          </w:tcPr>
          <w:p w14:paraId="4A32735F" w14:textId="6599FF81" w:rsidR="008B0D05" w:rsidRPr="00B60D70" w:rsidRDefault="008B0D05" w:rsidP="008B0D05">
            <w:pPr>
              <w:ind w:right="26"/>
              <w:jc w:val="left"/>
              <w:rPr>
                <w:sz w:val="28"/>
                <w:szCs w:val="28"/>
              </w:rPr>
            </w:pPr>
            <w:r w:rsidRPr="00B60D70">
              <w:rPr>
                <w:sz w:val="28"/>
                <w:szCs w:val="28"/>
                <w:cs/>
              </w:rPr>
              <w:t>พัฒนาตนเองด้วยการแสวงหาความรู้ด้วยตนเอง ผ่านการสังเกตการป</w:t>
            </w:r>
            <w:r w:rsidR="00175A82" w:rsidRPr="00B60D70">
              <w:rPr>
                <w:rFonts w:hint="cs"/>
                <w:sz w:val="28"/>
                <w:szCs w:val="28"/>
                <w:cs/>
              </w:rPr>
              <w:t>ฏิ</w:t>
            </w:r>
            <w:r w:rsidRPr="00B60D70">
              <w:rPr>
                <w:sz w:val="28"/>
                <w:szCs w:val="28"/>
                <w:cs/>
              </w:rPr>
              <w:t>บัติงานของครูช่างสถานศึกษาในระดับอาชีวศึกษา</w:t>
            </w:r>
          </w:p>
        </w:tc>
        <w:tc>
          <w:tcPr>
            <w:tcW w:w="843" w:type="dxa"/>
            <w:tcBorders>
              <w:left w:val="single" w:sz="2" w:space="0" w:color="auto"/>
            </w:tcBorders>
          </w:tcPr>
          <w:p w14:paraId="0C80D929" w14:textId="247954AB" w:rsidR="008B0D05" w:rsidRPr="00B60D70" w:rsidRDefault="008B0D05" w:rsidP="008B0D05">
            <w:pPr>
              <w:ind w:right="26"/>
              <w:jc w:val="center"/>
              <w:rPr>
                <w:sz w:val="28"/>
                <w:szCs w:val="28"/>
              </w:rPr>
            </w:pPr>
          </w:p>
        </w:tc>
        <w:tc>
          <w:tcPr>
            <w:tcW w:w="815" w:type="dxa"/>
          </w:tcPr>
          <w:p w14:paraId="46179E9C" w14:textId="5DB1D75F" w:rsidR="008B0D05" w:rsidRPr="00B60D70" w:rsidRDefault="008B0D05" w:rsidP="008B0D05">
            <w:pPr>
              <w:ind w:right="26"/>
              <w:jc w:val="center"/>
              <w:rPr>
                <w:sz w:val="28"/>
                <w:szCs w:val="28"/>
              </w:rPr>
            </w:pPr>
          </w:p>
        </w:tc>
        <w:tc>
          <w:tcPr>
            <w:tcW w:w="871" w:type="dxa"/>
            <w:gridSpan w:val="2"/>
          </w:tcPr>
          <w:p w14:paraId="132CA0AA" w14:textId="0AA03AA5" w:rsidR="008B0D05" w:rsidRPr="00B60D70" w:rsidRDefault="008B0D05" w:rsidP="008B0D05">
            <w:pPr>
              <w:ind w:right="26"/>
              <w:jc w:val="center"/>
              <w:rPr>
                <w:sz w:val="28"/>
                <w:szCs w:val="28"/>
              </w:rPr>
            </w:pPr>
          </w:p>
        </w:tc>
        <w:tc>
          <w:tcPr>
            <w:tcW w:w="843" w:type="dxa"/>
          </w:tcPr>
          <w:p w14:paraId="321C5301" w14:textId="3FF68B55" w:rsidR="008B0D05" w:rsidRPr="00B60D70" w:rsidRDefault="008B0D05" w:rsidP="008B0D05">
            <w:pPr>
              <w:ind w:right="26"/>
              <w:jc w:val="center"/>
              <w:rPr>
                <w:sz w:val="28"/>
                <w:szCs w:val="28"/>
              </w:rPr>
            </w:pPr>
          </w:p>
        </w:tc>
        <w:tc>
          <w:tcPr>
            <w:tcW w:w="847" w:type="dxa"/>
          </w:tcPr>
          <w:p w14:paraId="03A91E84" w14:textId="30015B81" w:rsidR="008B0D05" w:rsidRPr="00B60D70" w:rsidRDefault="008B0D05" w:rsidP="008B0D05">
            <w:pPr>
              <w:ind w:right="26"/>
              <w:jc w:val="center"/>
              <w:rPr>
                <w:sz w:val="28"/>
                <w:szCs w:val="28"/>
              </w:rPr>
            </w:pPr>
            <w:r w:rsidRPr="00B60D70">
              <w:rPr>
                <w:sz w:val="28"/>
                <w:szCs w:val="28"/>
              </w:rPr>
              <w:t>P-M1</w:t>
            </w:r>
          </w:p>
        </w:tc>
      </w:tr>
      <w:tr w:rsidR="00B60D70" w:rsidRPr="00B60D70" w14:paraId="1DF9E4B3" w14:textId="77777777" w:rsidTr="00340FC9">
        <w:tc>
          <w:tcPr>
            <w:tcW w:w="1215" w:type="dxa"/>
            <w:tcBorders>
              <w:top w:val="single" w:sz="2" w:space="0" w:color="auto"/>
              <w:bottom w:val="single" w:sz="2" w:space="0" w:color="auto"/>
              <w:right w:val="single" w:sz="2" w:space="0" w:color="auto"/>
            </w:tcBorders>
          </w:tcPr>
          <w:p w14:paraId="358F6451" w14:textId="6D8F79D6" w:rsidR="008B0D05" w:rsidRPr="00B60D70" w:rsidRDefault="008B0D05" w:rsidP="008B0D05">
            <w:pPr>
              <w:ind w:left="-24" w:right="-32"/>
              <w:jc w:val="left"/>
              <w:rPr>
                <w:sz w:val="28"/>
                <w:szCs w:val="28"/>
              </w:rPr>
            </w:pPr>
          </w:p>
        </w:tc>
        <w:tc>
          <w:tcPr>
            <w:tcW w:w="3875" w:type="dxa"/>
            <w:gridSpan w:val="2"/>
            <w:tcBorders>
              <w:top w:val="single" w:sz="2" w:space="0" w:color="auto"/>
              <w:left w:val="single" w:sz="2" w:space="0" w:color="auto"/>
              <w:bottom w:val="single" w:sz="2" w:space="0" w:color="auto"/>
              <w:right w:val="single" w:sz="2" w:space="0" w:color="auto"/>
            </w:tcBorders>
          </w:tcPr>
          <w:p w14:paraId="590846C6" w14:textId="42024EA2" w:rsidR="008B0D05" w:rsidRPr="00B60D70" w:rsidRDefault="008B0D05" w:rsidP="008B0D05">
            <w:pPr>
              <w:ind w:right="26"/>
              <w:jc w:val="left"/>
              <w:rPr>
                <w:sz w:val="28"/>
                <w:szCs w:val="28"/>
                <w:cs/>
              </w:rPr>
            </w:pPr>
          </w:p>
        </w:tc>
        <w:tc>
          <w:tcPr>
            <w:tcW w:w="870" w:type="dxa"/>
            <w:tcBorders>
              <w:top w:val="single" w:sz="2" w:space="0" w:color="auto"/>
              <w:left w:val="single" w:sz="2" w:space="0" w:color="auto"/>
              <w:bottom w:val="single" w:sz="2" w:space="0" w:color="auto"/>
              <w:right w:val="single" w:sz="2" w:space="0" w:color="auto"/>
            </w:tcBorders>
          </w:tcPr>
          <w:p w14:paraId="2D90017B" w14:textId="4E9C25B9" w:rsidR="008B0D05" w:rsidRPr="00B60D70" w:rsidRDefault="008B0D05" w:rsidP="008B0D05">
            <w:pPr>
              <w:ind w:right="26"/>
              <w:jc w:val="left"/>
              <w:rPr>
                <w:sz w:val="28"/>
                <w:szCs w:val="28"/>
              </w:rPr>
            </w:pPr>
            <w:r w:rsidRPr="00B60D70">
              <w:rPr>
                <w:sz w:val="28"/>
                <w:szCs w:val="28"/>
              </w:rPr>
              <w:t>CLO3</w:t>
            </w:r>
          </w:p>
        </w:tc>
        <w:tc>
          <w:tcPr>
            <w:tcW w:w="3877" w:type="dxa"/>
            <w:tcBorders>
              <w:top w:val="single" w:sz="2" w:space="0" w:color="auto"/>
              <w:left w:val="single" w:sz="2" w:space="0" w:color="auto"/>
              <w:bottom w:val="single" w:sz="2" w:space="0" w:color="auto"/>
              <w:right w:val="single" w:sz="2" w:space="0" w:color="auto"/>
            </w:tcBorders>
          </w:tcPr>
          <w:p w14:paraId="0895A693" w14:textId="1AE6C242" w:rsidR="008B0D05" w:rsidRPr="00B60D70" w:rsidRDefault="008B0D05" w:rsidP="008B0D05">
            <w:pPr>
              <w:ind w:right="26"/>
              <w:jc w:val="left"/>
              <w:rPr>
                <w:sz w:val="28"/>
                <w:szCs w:val="28"/>
              </w:rPr>
            </w:pPr>
            <w:r w:rsidRPr="00B60D70">
              <w:rPr>
                <w:sz w:val="28"/>
                <w:szCs w:val="28"/>
                <w:cs/>
              </w:rPr>
              <w:t>ระบุจรรยาบรรณและคุณธรรมในวิชาชีพของครูช่างโยธา</w:t>
            </w:r>
          </w:p>
        </w:tc>
        <w:tc>
          <w:tcPr>
            <w:tcW w:w="843" w:type="dxa"/>
            <w:tcBorders>
              <w:left w:val="single" w:sz="2" w:space="0" w:color="auto"/>
            </w:tcBorders>
          </w:tcPr>
          <w:p w14:paraId="7024158A" w14:textId="21B70CF5" w:rsidR="008B0D05" w:rsidRPr="00B60D70" w:rsidRDefault="008B0D05" w:rsidP="008B0D05">
            <w:pPr>
              <w:ind w:right="26"/>
              <w:jc w:val="center"/>
              <w:rPr>
                <w:sz w:val="28"/>
                <w:szCs w:val="28"/>
              </w:rPr>
            </w:pPr>
          </w:p>
        </w:tc>
        <w:tc>
          <w:tcPr>
            <w:tcW w:w="815" w:type="dxa"/>
          </w:tcPr>
          <w:p w14:paraId="335B3B8E" w14:textId="0678E893" w:rsidR="008B0D05" w:rsidRPr="00B60D70" w:rsidRDefault="008B0D05" w:rsidP="008B0D05">
            <w:pPr>
              <w:ind w:right="26"/>
              <w:jc w:val="center"/>
              <w:rPr>
                <w:sz w:val="28"/>
                <w:szCs w:val="28"/>
              </w:rPr>
            </w:pPr>
          </w:p>
        </w:tc>
        <w:tc>
          <w:tcPr>
            <w:tcW w:w="871" w:type="dxa"/>
            <w:gridSpan w:val="2"/>
          </w:tcPr>
          <w:p w14:paraId="4E088A21" w14:textId="677F1383" w:rsidR="008B0D05" w:rsidRPr="00B60D70" w:rsidRDefault="008B0D05" w:rsidP="008B0D05">
            <w:pPr>
              <w:ind w:right="26"/>
              <w:jc w:val="center"/>
              <w:rPr>
                <w:sz w:val="28"/>
                <w:szCs w:val="28"/>
              </w:rPr>
            </w:pPr>
          </w:p>
        </w:tc>
        <w:tc>
          <w:tcPr>
            <w:tcW w:w="843" w:type="dxa"/>
          </w:tcPr>
          <w:p w14:paraId="38A80222" w14:textId="111C66B4" w:rsidR="008B0D05" w:rsidRPr="00B60D70" w:rsidRDefault="008B0D05" w:rsidP="008B0D05">
            <w:pPr>
              <w:ind w:right="26"/>
              <w:jc w:val="center"/>
              <w:rPr>
                <w:sz w:val="28"/>
                <w:szCs w:val="28"/>
              </w:rPr>
            </w:pPr>
          </w:p>
        </w:tc>
        <w:tc>
          <w:tcPr>
            <w:tcW w:w="847" w:type="dxa"/>
          </w:tcPr>
          <w:p w14:paraId="2066ACA4" w14:textId="5D889F02" w:rsidR="008B0D05" w:rsidRPr="00B60D70" w:rsidRDefault="008B0D05" w:rsidP="008B0D05">
            <w:pPr>
              <w:ind w:right="26"/>
              <w:jc w:val="center"/>
              <w:rPr>
                <w:sz w:val="28"/>
                <w:szCs w:val="28"/>
              </w:rPr>
            </w:pPr>
            <w:r w:rsidRPr="00B60D70">
              <w:rPr>
                <w:sz w:val="28"/>
                <w:szCs w:val="28"/>
              </w:rPr>
              <w:t>P-K3</w:t>
            </w:r>
          </w:p>
        </w:tc>
      </w:tr>
      <w:tr w:rsidR="00B60D70" w:rsidRPr="00B60D70" w14:paraId="10E829A3" w14:textId="77777777" w:rsidTr="00340FC9">
        <w:tc>
          <w:tcPr>
            <w:tcW w:w="1215" w:type="dxa"/>
            <w:tcBorders>
              <w:top w:val="single" w:sz="2" w:space="0" w:color="auto"/>
              <w:bottom w:val="single" w:sz="2" w:space="0" w:color="auto"/>
              <w:right w:val="single" w:sz="2" w:space="0" w:color="auto"/>
            </w:tcBorders>
          </w:tcPr>
          <w:p w14:paraId="661AC5B3" w14:textId="46EE963F" w:rsidR="008B0D05" w:rsidRPr="00B60D70" w:rsidRDefault="00F551BD" w:rsidP="008B0D05">
            <w:pPr>
              <w:ind w:left="-24" w:right="-32"/>
              <w:jc w:val="left"/>
              <w:rPr>
                <w:sz w:val="28"/>
                <w:szCs w:val="28"/>
              </w:rPr>
            </w:pPr>
            <w:r w:rsidRPr="00B60D70">
              <w:rPr>
                <w:sz w:val="28"/>
                <w:szCs w:val="28"/>
              </w:rPr>
              <w:t xml:space="preserve">CHM </w:t>
            </w:r>
            <w:r w:rsidR="008B0D05" w:rsidRPr="00B60D70">
              <w:rPr>
                <w:sz w:val="28"/>
                <w:szCs w:val="28"/>
              </w:rPr>
              <w:t>10301</w:t>
            </w:r>
          </w:p>
        </w:tc>
        <w:tc>
          <w:tcPr>
            <w:tcW w:w="3875" w:type="dxa"/>
            <w:gridSpan w:val="2"/>
            <w:tcBorders>
              <w:top w:val="single" w:sz="2" w:space="0" w:color="auto"/>
              <w:left w:val="single" w:sz="2" w:space="0" w:color="auto"/>
              <w:bottom w:val="single" w:sz="2" w:space="0" w:color="auto"/>
              <w:right w:val="single" w:sz="2" w:space="0" w:color="auto"/>
            </w:tcBorders>
          </w:tcPr>
          <w:p w14:paraId="4C6158CF" w14:textId="77777777" w:rsidR="00520D3B" w:rsidRPr="00B60D70" w:rsidRDefault="008B0D05" w:rsidP="008B0D05">
            <w:pPr>
              <w:ind w:right="26"/>
              <w:jc w:val="left"/>
              <w:rPr>
                <w:sz w:val="28"/>
                <w:szCs w:val="28"/>
              </w:rPr>
            </w:pPr>
            <w:r w:rsidRPr="00B60D70">
              <w:rPr>
                <w:sz w:val="28"/>
                <w:szCs w:val="28"/>
                <w:cs/>
              </w:rPr>
              <w:t>ธาตุและสารประกอบ (</w:t>
            </w:r>
            <w:r w:rsidRPr="00B60D70">
              <w:rPr>
                <w:sz w:val="28"/>
                <w:szCs w:val="28"/>
              </w:rPr>
              <w:t xml:space="preserve">Elements and Compounds) </w:t>
            </w:r>
          </w:p>
          <w:p w14:paraId="2C1F4510" w14:textId="05BA0513" w:rsidR="008B0D05" w:rsidRPr="00B60D70" w:rsidRDefault="008B0D05" w:rsidP="008B0D05">
            <w:pPr>
              <w:ind w:right="26"/>
              <w:jc w:val="left"/>
              <w:rPr>
                <w:sz w:val="28"/>
                <w:szCs w:val="28"/>
                <w:cs/>
              </w:rPr>
            </w:pPr>
            <w:r w:rsidRPr="00B60D70">
              <w:rPr>
                <w:sz w:val="28"/>
                <w:szCs w:val="28"/>
              </w:rPr>
              <w:t>1 (1-0-2)</w:t>
            </w:r>
          </w:p>
        </w:tc>
        <w:tc>
          <w:tcPr>
            <w:tcW w:w="870" w:type="dxa"/>
            <w:tcBorders>
              <w:top w:val="single" w:sz="2" w:space="0" w:color="auto"/>
              <w:left w:val="single" w:sz="2" w:space="0" w:color="auto"/>
              <w:bottom w:val="single" w:sz="2" w:space="0" w:color="auto"/>
              <w:right w:val="single" w:sz="2" w:space="0" w:color="auto"/>
            </w:tcBorders>
          </w:tcPr>
          <w:p w14:paraId="46A932E8" w14:textId="7A0C494F" w:rsidR="008B0D05" w:rsidRPr="00B60D70" w:rsidRDefault="008B0D05" w:rsidP="008B0D05">
            <w:pPr>
              <w:ind w:right="26"/>
              <w:jc w:val="left"/>
              <w:rPr>
                <w:sz w:val="28"/>
                <w:szCs w:val="28"/>
              </w:rPr>
            </w:pPr>
            <w:r w:rsidRPr="00B60D70">
              <w:rPr>
                <w:sz w:val="28"/>
                <w:szCs w:val="28"/>
              </w:rPr>
              <w:t>CLO1</w:t>
            </w:r>
          </w:p>
        </w:tc>
        <w:tc>
          <w:tcPr>
            <w:tcW w:w="3877" w:type="dxa"/>
            <w:tcBorders>
              <w:top w:val="single" w:sz="2" w:space="0" w:color="auto"/>
              <w:left w:val="single" w:sz="2" w:space="0" w:color="auto"/>
              <w:bottom w:val="single" w:sz="2" w:space="0" w:color="auto"/>
              <w:right w:val="single" w:sz="2" w:space="0" w:color="auto"/>
            </w:tcBorders>
          </w:tcPr>
          <w:p w14:paraId="6412BBAE" w14:textId="7D6EBAD9" w:rsidR="008B0D05" w:rsidRPr="00B60D70" w:rsidRDefault="008B0D05" w:rsidP="008B0D05">
            <w:pPr>
              <w:ind w:right="26"/>
              <w:jc w:val="left"/>
              <w:rPr>
                <w:sz w:val="28"/>
                <w:szCs w:val="28"/>
              </w:rPr>
            </w:pPr>
            <w:r w:rsidRPr="00B60D70">
              <w:rPr>
                <w:sz w:val="28"/>
                <w:szCs w:val="28"/>
                <w:cs/>
              </w:rPr>
              <w:t>นักศึกษาสามารถอธิบายสมบัติของธาตุและสารประกอบ โดยใช้ความรู้จากจัดเรียงอิเล</w:t>
            </w:r>
            <w:r w:rsidR="00985CAF" w:rsidRPr="00B60D70">
              <w:rPr>
                <w:rFonts w:hint="cs"/>
                <w:sz w:val="28"/>
                <w:szCs w:val="28"/>
                <w:cs/>
              </w:rPr>
              <w:t>็</w:t>
            </w:r>
            <w:r w:rsidRPr="00B60D70">
              <w:rPr>
                <w:sz w:val="28"/>
                <w:szCs w:val="28"/>
                <w:cs/>
              </w:rPr>
              <w:t>กตรอน การเกิดพันธะเคมี รูปร่างและโครงสร้างของสารประกอบ ตลอดจนสามารถใช้หลักการ</w:t>
            </w:r>
            <w:proofErr w:type="spellStart"/>
            <w:r w:rsidRPr="00B60D70">
              <w:rPr>
                <w:sz w:val="28"/>
                <w:szCs w:val="28"/>
                <w:cs/>
              </w:rPr>
              <w:t>โมล</w:t>
            </w:r>
            <w:proofErr w:type="spellEnd"/>
            <w:r w:rsidRPr="00B60D70">
              <w:rPr>
                <w:sz w:val="28"/>
                <w:szCs w:val="28"/>
                <w:cs/>
              </w:rPr>
              <w:t>สารเพื่อคำนวณหาปริมาณธาตุองค์ประกอบในสารประกอบ</w:t>
            </w:r>
          </w:p>
        </w:tc>
        <w:tc>
          <w:tcPr>
            <w:tcW w:w="843" w:type="dxa"/>
            <w:tcBorders>
              <w:left w:val="single" w:sz="2" w:space="0" w:color="auto"/>
            </w:tcBorders>
            <w:vAlign w:val="center"/>
          </w:tcPr>
          <w:p w14:paraId="3DB6F467" w14:textId="68A0375E" w:rsidR="008B0D05" w:rsidRPr="00B60D70" w:rsidRDefault="00340FC9" w:rsidP="008B0D05">
            <w:pPr>
              <w:ind w:right="26"/>
              <w:jc w:val="center"/>
              <w:rPr>
                <w:sz w:val="28"/>
                <w:szCs w:val="28"/>
              </w:rPr>
            </w:pPr>
            <w:r w:rsidRPr="00B60D70">
              <w:rPr>
                <w:sz w:val="28"/>
                <w:szCs w:val="28"/>
              </w:rPr>
              <w:t> </w:t>
            </w:r>
          </w:p>
        </w:tc>
        <w:tc>
          <w:tcPr>
            <w:tcW w:w="815" w:type="dxa"/>
            <w:vAlign w:val="center"/>
          </w:tcPr>
          <w:p w14:paraId="2ECAE65D" w14:textId="6578F939" w:rsidR="008B0D05" w:rsidRPr="00B60D70" w:rsidRDefault="00340FC9" w:rsidP="008B0D05">
            <w:pPr>
              <w:ind w:right="26"/>
              <w:jc w:val="center"/>
              <w:rPr>
                <w:sz w:val="28"/>
                <w:szCs w:val="28"/>
              </w:rPr>
            </w:pPr>
            <w:r w:rsidRPr="00B60D70">
              <w:rPr>
                <w:sz w:val="28"/>
                <w:szCs w:val="28"/>
              </w:rPr>
              <w:t> </w:t>
            </w:r>
          </w:p>
        </w:tc>
        <w:tc>
          <w:tcPr>
            <w:tcW w:w="871" w:type="dxa"/>
            <w:gridSpan w:val="2"/>
            <w:vAlign w:val="center"/>
          </w:tcPr>
          <w:p w14:paraId="38F45A8C" w14:textId="656F54E9" w:rsidR="008B0D05" w:rsidRPr="00B60D70" w:rsidRDefault="008B0D05" w:rsidP="008B0D05">
            <w:pPr>
              <w:ind w:right="26"/>
              <w:jc w:val="center"/>
              <w:rPr>
                <w:sz w:val="28"/>
                <w:szCs w:val="28"/>
              </w:rPr>
            </w:pPr>
            <w:r w:rsidRPr="00B60D70">
              <w:rPr>
                <w:sz w:val="28"/>
                <w:szCs w:val="28"/>
              </w:rPr>
              <w:t>B-K1</w:t>
            </w:r>
          </w:p>
        </w:tc>
        <w:tc>
          <w:tcPr>
            <w:tcW w:w="843" w:type="dxa"/>
            <w:vAlign w:val="center"/>
          </w:tcPr>
          <w:p w14:paraId="114281C2" w14:textId="7B196C25" w:rsidR="008B0D05" w:rsidRPr="00B60D70" w:rsidRDefault="00340FC9" w:rsidP="008B0D05">
            <w:pPr>
              <w:ind w:right="26"/>
              <w:jc w:val="center"/>
              <w:rPr>
                <w:sz w:val="28"/>
                <w:szCs w:val="28"/>
              </w:rPr>
            </w:pPr>
            <w:r w:rsidRPr="00B60D70">
              <w:rPr>
                <w:sz w:val="28"/>
                <w:szCs w:val="28"/>
              </w:rPr>
              <w:t> </w:t>
            </w:r>
          </w:p>
        </w:tc>
        <w:tc>
          <w:tcPr>
            <w:tcW w:w="847" w:type="dxa"/>
            <w:vAlign w:val="center"/>
          </w:tcPr>
          <w:p w14:paraId="3F789B3C" w14:textId="1956D12A" w:rsidR="008B0D05" w:rsidRPr="00B60D70" w:rsidRDefault="00340FC9" w:rsidP="008B0D05">
            <w:pPr>
              <w:ind w:right="26"/>
              <w:jc w:val="center"/>
              <w:rPr>
                <w:sz w:val="28"/>
                <w:szCs w:val="28"/>
              </w:rPr>
            </w:pPr>
            <w:r w:rsidRPr="00B60D70">
              <w:rPr>
                <w:sz w:val="28"/>
                <w:szCs w:val="28"/>
              </w:rPr>
              <w:t> </w:t>
            </w:r>
          </w:p>
        </w:tc>
      </w:tr>
      <w:tr w:rsidR="00B60D70" w:rsidRPr="00B60D70" w14:paraId="371A77B7" w14:textId="77777777" w:rsidTr="00340FC9">
        <w:tc>
          <w:tcPr>
            <w:tcW w:w="1215" w:type="dxa"/>
            <w:tcBorders>
              <w:top w:val="single" w:sz="2" w:space="0" w:color="auto"/>
              <w:bottom w:val="single" w:sz="2" w:space="0" w:color="auto"/>
              <w:right w:val="single" w:sz="2" w:space="0" w:color="auto"/>
            </w:tcBorders>
          </w:tcPr>
          <w:p w14:paraId="1137BC07" w14:textId="7F584FDF" w:rsidR="008B0D05" w:rsidRPr="00B60D70" w:rsidRDefault="00F551BD" w:rsidP="008B0D05">
            <w:pPr>
              <w:ind w:left="-24" w:right="-32"/>
              <w:jc w:val="left"/>
              <w:rPr>
                <w:sz w:val="28"/>
                <w:szCs w:val="28"/>
                <w:lang w:val="th-TH"/>
              </w:rPr>
            </w:pPr>
            <w:r w:rsidRPr="00B60D70">
              <w:rPr>
                <w:sz w:val="28"/>
                <w:szCs w:val="28"/>
              </w:rPr>
              <w:t xml:space="preserve">CHM </w:t>
            </w:r>
            <w:r w:rsidR="008B0D05" w:rsidRPr="00B60D70">
              <w:rPr>
                <w:sz w:val="28"/>
                <w:szCs w:val="28"/>
              </w:rPr>
              <w:t xml:space="preserve">10302 </w:t>
            </w:r>
          </w:p>
        </w:tc>
        <w:tc>
          <w:tcPr>
            <w:tcW w:w="3875" w:type="dxa"/>
            <w:gridSpan w:val="2"/>
            <w:tcBorders>
              <w:top w:val="single" w:sz="2" w:space="0" w:color="auto"/>
              <w:left w:val="single" w:sz="2" w:space="0" w:color="auto"/>
              <w:bottom w:val="single" w:sz="2" w:space="0" w:color="auto"/>
              <w:right w:val="single" w:sz="2" w:space="0" w:color="auto"/>
            </w:tcBorders>
          </w:tcPr>
          <w:p w14:paraId="79CF3FB3" w14:textId="77777777" w:rsidR="00520D3B" w:rsidRPr="00B60D70" w:rsidRDefault="008B0D05" w:rsidP="008B0D05">
            <w:pPr>
              <w:ind w:right="26"/>
              <w:jc w:val="left"/>
              <w:rPr>
                <w:sz w:val="28"/>
                <w:szCs w:val="28"/>
              </w:rPr>
            </w:pPr>
            <w:r w:rsidRPr="00B60D70">
              <w:rPr>
                <w:sz w:val="28"/>
                <w:szCs w:val="28"/>
                <w:cs/>
              </w:rPr>
              <w:t>สสารและการเปลี่ยนแปลง (</w:t>
            </w:r>
            <w:r w:rsidRPr="00B60D70">
              <w:rPr>
                <w:sz w:val="28"/>
                <w:szCs w:val="28"/>
              </w:rPr>
              <w:t xml:space="preserve">Matters and Changes) </w:t>
            </w:r>
          </w:p>
          <w:p w14:paraId="223514DD" w14:textId="4D98CBCC" w:rsidR="008B0D05" w:rsidRPr="00B60D70" w:rsidRDefault="008B0D05" w:rsidP="008B0D05">
            <w:pPr>
              <w:ind w:right="26"/>
              <w:jc w:val="left"/>
              <w:rPr>
                <w:sz w:val="28"/>
                <w:szCs w:val="28"/>
                <w:cs/>
                <w:lang w:val="th-TH"/>
              </w:rPr>
            </w:pPr>
            <w:r w:rsidRPr="00B60D70">
              <w:rPr>
                <w:sz w:val="28"/>
                <w:szCs w:val="28"/>
              </w:rPr>
              <w:lastRenderedPageBreak/>
              <w:t>1 (1-0-2)</w:t>
            </w:r>
          </w:p>
        </w:tc>
        <w:tc>
          <w:tcPr>
            <w:tcW w:w="870" w:type="dxa"/>
            <w:tcBorders>
              <w:top w:val="single" w:sz="2" w:space="0" w:color="auto"/>
              <w:left w:val="single" w:sz="2" w:space="0" w:color="auto"/>
              <w:bottom w:val="single" w:sz="2" w:space="0" w:color="auto"/>
              <w:right w:val="single" w:sz="2" w:space="0" w:color="auto"/>
            </w:tcBorders>
          </w:tcPr>
          <w:p w14:paraId="696E1E3A" w14:textId="2E6B6648" w:rsidR="008B0D05" w:rsidRPr="00B60D70" w:rsidRDefault="008B0D05" w:rsidP="008B0D05">
            <w:pPr>
              <w:ind w:right="26"/>
              <w:jc w:val="left"/>
              <w:rPr>
                <w:sz w:val="28"/>
                <w:szCs w:val="28"/>
              </w:rPr>
            </w:pPr>
            <w:r w:rsidRPr="00B60D70">
              <w:rPr>
                <w:sz w:val="28"/>
                <w:szCs w:val="28"/>
              </w:rPr>
              <w:lastRenderedPageBreak/>
              <w:t>CLO2</w:t>
            </w:r>
          </w:p>
        </w:tc>
        <w:tc>
          <w:tcPr>
            <w:tcW w:w="3877" w:type="dxa"/>
            <w:tcBorders>
              <w:top w:val="single" w:sz="2" w:space="0" w:color="auto"/>
              <w:left w:val="single" w:sz="2" w:space="0" w:color="auto"/>
              <w:bottom w:val="single" w:sz="2" w:space="0" w:color="auto"/>
              <w:right w:val="single" w:sz="2" w:space="0" w:color="auto"/>
            </w:tcBorders>
          </w:tcPr>
          <w:p w14:paraId="408A7CE6" w14:textId="4A0427AC" w:rsidR="008B0D05" w:rsidRPr="00B60D70" w:rsidRDefault="008B0D05" w:rsidP="008B0D05">
            <w:pPr>
              <w:ind w:right="26"/>
              <w:jc w:val="left"/>
              <w:rPr>
                <w:sz w:val="28"/>
                <w:szCs w:val="28"/>
              </w:rPr>
            </w:pPr>
            <w:r w:rsidRPr="00B60D70">
              <w:rPr>
                <w:sz w:val="28"/>
                <w:szCs w:val="28"/>
                <w:cs/>
              </w:rPr>
              <w:t>นักศึกษาอธิบายสมบัติทางกายภาพของสสารโดยอาศัยแรงระหว่างโมเลกุลและการเปลี่ยนแปลง</w:t>
            </w:r>
            <w:r w:rsidRPr="00B60D70">
              <w:rPr>
                <w:sz w:val="28"/>
                <w:szCs w:val="28"/>
                <w:cs/>
              </w:rPr>
              <w:lastRenderedPageBreak/>
              <w:t>สถานะของสสารภายใต้สภาวะต่าง</w:t>
            </w:r>
            <w:r w:rsidR="00D420AC" w:rsidRPr="00B60D70">
              <w:rPr>
                <w:sz w:val="28"/>
                <w:szCs w:val="28"/>
                <w:cs/>
              </w:rPr>
              <w:t xml:space="preserve"> ๆ</w:t>
            </w:r>
            <w:r w:rsidRPr="00B60D70">
              <w:rPr>
                <w:sz w:val="28"/>
                <w:szCs w:val="28"/>
                <w:cs/>
              </w:rPr>
              <w:t xml:space="preserve"> ได้ และคำนวณปริมาณของสสารในปฏิกิริยาเคมีได้ถูกต้อง</w:t>
            </w:r>
          </w:p>
        </w:tc>
        <w:tc>
          <w:tcPr>
            <w:tcW w:w="843" w:type="dxa"/>
            <w:tcBorders>
              <w:left w:val="single" w:sz="2" w:space="0" w:color="auto"/>
            </w:tcBorders>
            <w:vAlign w:val="center"/>
          </w:tcPr>
          <w:p w14:paraId="1BE657A0" w14:textId="1C72D49E" w:rsidR="008B0D05" w:rsidRPr="00B60D70" w:rsidRDefault="00340FC9" w:rsidP="008B0D05">
            <w:pPr>
              <w:ind w:right="26"/>
              <w:jc w:val="center"/>
              <w:rPr>
                <w:sz w:val="28"/>
                <w:szCs w:val="28"/>
              </w:rPr>
            </w:pPr>
            <w:r w:rsidRPr="00B60D70">
              <w:rPr>
                <w:sz w:val="28"/>
                <w:szCs w:val="28"/>
              </w:rPr>
              <w:lastRenderedPageBreak/>
              <w:t> </w:t>
            </w:r>
          </w:p>
        </w:tc>
        <w:tc>
          <w:tcPr>
            <w:tcW w:w="815" w:type="dxa"/>
            <w:vAlign w:val="center"/>
          </w:tcPr>
          <w:p w14:paraId="6EBC6752" w14:textId="7C5370C9" w:rsidR="008B0D05" w:rsidRPr="00B60D70" w:rsidRDefault="00340FC9" w:rsidP="008B0D05">
            <w:pPr>
              <w:ind w:right="26"/>
              <w:jc w:val="center"/>
              <w:rPr>
                <w:sz w:val="28"/>
                <w:szCs w:val="28"/>
              </w:rPr>
            </w:pPr>
            <w:r w:rsidRPr="00B60D70">
              <w:rPr>
                <w:sz w:val="28"/>
                <w:szCs w:val="28"/>
              </w:rPr>
              <w:t> </w:t>
            </w:r>
          </w:p>
        </w:tc>
        <w:tc>
          <w:tcPr>
            <w:tcW w:w="871" w:type="dxa"/>
            <w:gridSpan w:val="2"/>
            <w:vAlign w:val="center"/>
          </w:tcPr>
          <w:p w14:paraId="4CD49898" w14:textId="25A3E571" w:rsidR="008B0D05" w:rsidRPr="00B60D70" w:rsidRDefault="008B0D05" w:rsidP="008B0D05">
            <w:pPr>
              <w:ind w:right="26"/>
              <w:jc w:val="center"/>
              <w:rPr>
                <w:sz w:val="28"/>
                <w:szCs w:val="28"/>
              </w:rPr>
            </w:pPr>
            <w:r w:rsidRPr="00B60D70">
              <w:rPr>
                <w:sz w:val="28"/>
                <w:szCs w:val="28"/>
              </w:rPr>
              <w:t>B-K3</w:t>
            </w:r>
          </w:p>
        </w:tc>
        <w:tc>
          <w:tcPr>
            <w:tcW w:w="843" w:type="dxa"/>
            <w:vAlign w:val="center"/>
          </w:tcPr>
          <w:p w14:paraId="12EED6F6" w14:textId="1BA5E417" w:rsidR="008B0D05" w:rsidRPr="00B60D70" w:rsidRDefault="00340FC9" w:rsidP="008B0D05">
            <w:pPr>
              <w:ind w:right="26"/>
              <w:jc w:val="center"/>
              <w:rPr>
                <w:sz w:val="28"/>
                <w:szCs w:val="28"/>
              </w:rPr>
            </w:pPr>
            <w:r w:rsidRPr="00B60D70">
              <w:rPr>
                <w:sz w:val="28"/>
                <w:szCs w:val="28"/>
              </w:rPr>
              <w:t> </w:t>
            </w:r>
          </w:p>
        </w:tc>
        <w:tc>
          <w:tcPr>
            <w:tcW w:w="847" w:type="dxa"/>
            <w:vAlign w:val="center"/>
          </w:tcPr>
          <w:p w14:paraId="6FB969BD" w14:textId="462BF722" w:rsidR="008B0D05" w:rsidRPr="00B60D70" w:rsidRDefault="00340FC9" w:rsidP="008B0D05">
            <w:pPr>
              <w:ind w:right="26"/>
              <w:jc w:val="center"/>
              <w:rPr>
                <w:sz w:val="28"/>
                <w:szCs w:val="28"/>
              </w:rPr>
            </w:pPr>
            <w:r w:rsidRPr="00B60D70">
              <w:rPr>
                <w:sz w:val="28"/>
                <w:szCs w:val="28"/>
              </w:rPr>
              <w:t> </w:t>
            </w:r>
          </w:p>
        </w:tc>
      </w:tr>
      <w:tr w:rsidR="00B60D70" w:rsidRPr="00B60D70" w14:paraId="3DE8021E" w14:textId="77777777" w:rsidTr="00340FC9">
        <w:tc>
          <w:tcPr>
            <w:tcW w:w="1215" w:type="dxa"/>
            <w:tcBorders>
              <w:top w:val="single" w:sz="2" w:space="0" w:color="auto"/>
              <w:bottom w:val="single" w:sz="2" w:space="0" w:color="auto"/>
              <w:right w:val="single" w:sz="2" w:space="0" w:color="auto"/>
            </w:tcBorders>
          </w:tcPr>
          <w:p w14:paraId="7D670861" w14:textId="7D43A3E5" w:rsidR="008B0D05" w:rsidRPr="00B60D70" w:rsidRDefault="00F551BD" w:rsidP="008B0D05">
            <w:pPr>
              <w:ind w:left="-24" w:right="-32"/>
              <w:jc w:val="left"/>
              <w:rPr>
                <w:sz w:val="28"/>
                <w:szCs w:val="28"/>
                <w:lang w:val="th-TH"/>
              </w:rPr>
            </w:pPr>
            <w:r w:rsidRPr="00B60D70">
              <w:rPr>
                <w:sz w:val="28"/>
                <w:szCs w:val="28"/>
              </w:rPr>
              <w:t xml:space="preserve">CHM </w:t>
            </w:r>
            <w:r w:rsidR="008B0D05" w:rsidRPr="00B60D70">
              <w:rPr>
                <w:sz w:val="28"/>
                <w:szCs w:val="28"/>
              </w:rPr>
              <w:t>10303</w:t>
            </w:r>
          </w:p>
        </w:tc>
        <w:tc>
          <w:tcPr>
            <w:tcW w:w="3875" w:type="dxa"/>
            <w:gridSpan w:val="2"/>
            <w:tcBorders>
              <w:top w:val="single" w:sz="2" w:space="0" w:color="auto"/>
              <w:left w:val="single" w:sz="2" w:space="0" w:color="auto"/>
              <w:bottom w:val="single" w:sz="2" w:space="0" w:color="auto"/>
              <w:right w:val="single" w:sz="2" w:space="0" w:color="auto"/>
            </w:tcBorders>
          </w:tcPr>
          <w:p w14:paraId="08B04076" w14:textId="77777777" w:rsidR="00520D3B" w:rsidRPr="00B60D70" w:rsidRDefault="008B0D05" w:rsidP="008B0D05">
            <w:pPr>
              <w:ind w:right="26"/>
              <w:jc w:val="left"/>
              <w:rPr>
                <w:sz w:val="28"/>
                <w:szCs w:val="28"/>
              </w:rPr>
            </w:pPr>
            <w:r w:rsidRPr="00B60D70">
              <w:rPr>
                <w:sz w:val="28"/>
                <w:szCs w:val="28"/>
                <w:cs/>
              </w:rPr>
              <w:t>จลนศาสตร์ และ สมดุล (</w:t>
            </w:r>
            <w:r w:rsidRPr="00B60D70">
              <w:rPr>
                <w:sz w:val="28"/>
                <w:szCs w:val="28"/>
              </w:rPr>
              <w:t xml:space="preserve">Kinetics and Equilibrium) </w:t>
            </w:r>
          </w:p>
          <w:p w14:paraId="74B97A21" w14:textId="1ECBBA21" w:rsidR="008B0D05" w:rsidRPr="00B60D70" w:rsidRDefault="008B0D05" w:rsidP="008B0D05">
            <w:pPr>
              <w:ind w:right="26"/>
              <w:jc w:val="left"/>
              <w:rPr>
                <w:sz w:val="28"/>
                <w:szCs w:val="28"/>
                <w:cs/>
                <w:lang w:val="th-TH"/>
              </w:rPr>
            </w:pPr>
            <w:r w:rsidRPr="00B60D70">
              <w:rPr>
                <w:sz w:val="28"/>
                <w:szCs w:val="28"/>
              </w:rPr>
              <w:t>1 (1-0-2)</w:t>
            </w:r>
          </w:p>
        </w:tc>
        <w:tc>
          <w:tcPr>
            <w:tcW w:w="870" w:type="dxa"/>
            <w:tcBorders>
              <w:top w:val="single" w:sz="2" w:space="0" w:color="auto"/>
              <w:left w:val="single" w:sz="2" w:space="0" w:color="auto"/>
              <w:bottom w:val="single" w:sz="2" w:space="0" w:color="auto"/>
              <w:right w:val="single" w:sz="2" w:space="0" w:color="auto"/>
            </w:tcBorders>
          </w:tcPr>
          <w:p w14:paraId="0A8F3ECD" w14:textId="72D2120C" w:rsidR="008B0D05" w:rsidRPr="00B60D70" w:rsidRDefault="008B0D05" w:rsidP="008B0D05">
            <w:pPr>
              <w:ind w:right="26"/>
              <w:jc w:val="left"/>
              <w:rPr>
                <w:sz w:val="28"/>
                <w:szCs w:val="28"/>
              </w:rPr>
            </w:pPr>
            <w:r w:rsidRPr="00B60D70">
              <w:rPr>
                <w:sz w:val="28"/>
                <w:szCs w:val="28"/>
              </w:rPr>
              <w:t>CLO3</w:t>
            </w:r>
          </w:p>
        </w:tc>
        <w:tc>
          <w:tcPr>
            <w:tcW w:w="3877" w:type="dxa"/>
            <w:tcBorders>
              <w:top w:val="single" w:sz="2" w:space="0" w:color="auto"/>
              <w:left w:val="single" w:sz="2" w:space="0" w:color="auto"/>
              <w:bottom w:val="single" w:sz="2" w:space="0" w:color="auto"/>
              <w:right w:val="single" w:sz="2" w:space="0" w:color="auto"/>
            </w:tcBorders>
          </w:tcPr>
          <w:p w14:paraId="3468E6DC" w14:textId="4A41AF4F" w:rsidR="008B0D05" w:rsidRPr="00B60D70" w:rsidRDefault="008B0D05" w:rsidP="008B0D05">
            <w:pPr>
              <w:ind w:right="26"/>
              <w:jc w:val="left"/>
              <w:rPr>
                <w:sz w:val="28"/>
                <w:szCs w:val="28"/>
              </w:rPr>
            </w:pPr>
            <w:r w:rsidRPr="00B60D70">
              <w:rPr>
                <w:sz w:val="28"/>
                <w:szCs w:val="28"/>
                <w:cs/>
              </w:rPr>
              <w:t>นักศึกษาสามารถคำนวณปริมาณสาร พลังงานอิสระของกิบบ์และศักย์ไฟฟ้าที่เกี่ยวข้องในปฏิกิริยาเคมี โดยอาศัยหลักการทางจลนศาสตร์ สมดุลทางเคมี และเคมีไฟฟ้า</w:t>
            </w:r>
          </w:p>
        </w:tc>
        <w:tc>
          <w:tcPr>
            <w:tcW w:w="843" w:type="dxa"/>
            <w:tcBorders>
              <w:left w:val="single" w:sz="2" w:space="0" w:color="auto"/>
            </w:tcBorders>
            <w:vAlign w:val="center"/>
          </w:tcPr>
          <w:p w14:paraId="376D5C17" w14:textId="54EF4291" w:rsidR="008B0D05" w:rsidRPr="00B60D70" w:rsidRDefault="00340FC9" w:rsidP="008B0D05">
            <w:pPr>
              <w:ind w:right="26"/>
              <w:jc w:val="center"/>
              <w:rPr>
                <w:sz w:val="28"/>
                <w:szCs w:val="28"/>
              </w:rPr>
            </w:pPr>
            <w:r w:rsidRPr="00B60D70">
              <w:rPr>
                <w:sz w:val="28"/>
                <w:szCs w:val="28"/>
              </w:rPr>
              <w:t> </w:t>
            </w:r>
          </w:p>
        </w:tc>
        <w:tc>
          <w:tcPr>
            <w:tcW w:w="815" w:type="dxa"/>
            <w:vAlign w:val="center"/>
          </w:tcPr>
          <w:p w14:paraId="7972B3D8" w14:textId="79D9861F" w:rsidR="008B0D05" w:rsidRPr="00B60D70" w:rsidRDefault="00340FC9" w:rsidP="008B0D05">
            <w:pPr>
              <w:ind w:right="26"/>
              <w:jc w:val="center"/>
              <w:rPr>
                <w:sz w:val="28"/>
                <w:szCs w:val="28"/>
              </w:rPr>
            </w:pPr>
            <w:r w:rsidRPr="00B60D70">
              <w:rPr>
                <w:sz w:val="28"/>
                <w:szCs w:val="28"/>
              </w:rPr>
              <w:t> </w:t>
            </w:r>
          </w:p>
        </w:tc>
        <w:tc>
          <w:tcPr>
            <w:tcW w:w="871" w:type="dxa"/>
            <w:gridSpan w:val="2"/>
            <w:vAlign w:val="center"/>
          </w:tcPr>
          <w:p w14:paraId="406A6F56" w14:textId="498A92E9" w:rsidR="008B0D05" w:rsidRPr="00B60D70" w:rsidRDefault="008B0D05" w:rsidP="008B0D05">
            <w:pPr>
              <w:ind w:right="26"/>
              <w:jc w:val="center"/>
              <w:rPr>
                <w:sz w:val="28"/>
                <w:szCs w:val="28"/>
              </w:rPr>
            </w:pPr>
            <w:r w:rsidRPr="00B60D70">
              <w:rPr>
                <w:sz w:val="28"/>
                <w:szCs w:val="28"/>
              </w:rPr>
              <w:t>B-K4</w:t>
            </w:r>
          </w:p>
        </w:tc>
        <w:tc>
          <w:tcPr>
            <w:tcW w:w="843" w:type="dxa"/>
            <w:vAlign w:val="center"/>
          </w:tcPr>
          <w:p w14:paraId="4E3E1879" w14:textId="6432CD35" w:rsidR="008B0D05" w:rsidRPr="00B60D70" w:rsidRDefault="00340FC9" w:rsidP="008B0D05">
            <w:pPr>
              <w:ind w:right="26"/>
              <w:jc w:val="center"/>
              <w:rPr>
                <w:sz w:val="28"/>
                <w:szCs w:val="28"/>
              </w:rPr>
            </w:pPr>
            <w:r w:rsidRPr="00B60D70">
              <w:rPr>
                <w:sz w:val="28"/>
                <w:szCs w:val="28"/>
              </w:rPr>
              <w:t> </w:t>
            </w:r>
          </w:p>
        </w:tc>
        <w:tc>
          <w:tcPr>
            <w:tcW w:w="847" w:type="dxa"/>
            <w:vAlign w:val="center"/>
          </w:tcPr>
          <w:p w14:paraId="3F3DB8D1" w14:textId="0BF75EEC" w:rsidR="008B0D05" w:rsidRPr="00B60D70" w:rsidRDefault="00340FC9" w:rsidP="008B0D05">
            <w:pPr>
              <w:ind w:right="26"/>
              <w:jc w:val="center"/>
              <w:rPr>
                <w:sz w:val="28"/>
                <w:szCs w:val="28"/>
              </w:rPr>
            </w:pPr>
            <w:r w:rsidRPr="00B60D70">
              <w:rPr>
                <w:sz w:val="28"/>
                <w:szCs w:val="28"/>
              </w:rPr>
              <w:t> </w:t>
            </w:r>
          </w:p>
        </w:tc>
      </w:tr>
      <w:tr w:rsidR="00B60D70" w:rsidRPr="00B60D70" w14:paraId="23E54D82" w14:textId="77777777" w:rsidTr="00932286">
        <w:tc>
          <w:tcPr>
            <w:tcW w:w="1215" w:type="dxa"/>
            <w:tcBorders>
              <w:top w:val="single" w:sz="2" w:space="0" w:color="auto"/>
              <w:bottom w:val="single" w:sz="2" w:space="0" w:color="auto"/>
              <w:right w:val="single" w:sz="2" w:space="0" w:color="auto"/>
            </w:tcBorders>
          </w:tcPr>
          <w:p w14:paraId="1DD45D99" w14:textId="6820584C" w:rsidR="008B0D05" w:rsidRPr="00B60D70" w:rsidRDefault="00F551BD" w:rsidP="008B0D05">
            <w:pPr>
              <w:ind w:left="-24" w:right="-32"/>
              <w:jc w:val="left"/>
              <w:rPr>
                <w:sz w:val="28"/>
                <w:szCs w:val="28"/>
                <w:lang w:val="th-TH"/>
              </w:rPr>
            </w:pPr>
            <w:r w:rsidRPr="00B60D70">
              <w:rPr>
                <w:sz w:val="28"/>
                <w:szCs w:val="28"/>
              </w:rPr>
              <w:t xml:space="preserve">CHM </w:t>
            </w:r>
            <w:r w:rsidR="008B0D05" w:rsidRPr="00B60D70">
              <w:rPr>
                <w:sz w:val="28"/>
                <w:szCs w:val="28"/>
              </w:rPr>
              <w:t>160</w:t>
            </w:r>
          </w:p>
        </w:tc>
        <w:tc>
          <w:tcPr>
            <w:tcW w:w="3875" w:type="dxa"/>
            <w:gridSpan w:val="2"/>
            <w:tcBorders>
              <w:top w:val="single" w:sz="2" w:space="0" w:color="auto"/>
              <w:left w:val="single" w:sz="2" w:space="0" w:color="auto"/>
              <w:bottom w:val="single" w:sz="2" w:space="0" w:color="auto"/>
              <w:right w:val="single" w:sz="2" w:space="0" w:color="auto"/>
            </w:tcBorders>
          </w:tcPr>
          <w:p w14:paraId="26ED9730" w14:textId="77777777" w:rsidR="00520D3B" w:rsidRPr="00B60D70" w:rsidRDefault="008B0D05" w:rsidP="008B0D05">
            <w:pPr>
              <w:ind w:right="26"/>
              <w:jc w:val="left"/>
              <w:rPr>
                <w:sz w:val="28"/>
                <w:szCs w:val="28"/>
              </w:rPr>
            </w:pPr>
            <w:r w:rsidRPr="00B60D70">
              <w:rPr>
                <w:sz w:val="28"/>
                <w:szCs w:val="28"/>
                <w:cs/>
              </w:rPr>
              <w:t>ปฏิบัติการเคมี (</w:t>
            </w:r>
            <w:r w:rsidRPr="00B60D70">
              <w:rPr>
                <w:sz w:val="28"/>
                <w:szCs w:val="28"/>
              </w:rPr>
              <w:t>Chemistry Laboratory)</w:t>
            </w:r>
            <w:r w:rsidR="00BD7F9D" w:rsidRPr="00B60D70">
              <w:rPr>
                <w:sz w:val="28"/>
                <w:szCs w:val="28"/>
              </w:rPr>
              <w:t xml:space="preserve"> </w:t>
            </w:r>
          </w:p>
          <w:p w14:paraId="77178973" w14:textId="03CDE156" w:rsidR="008B0D05" w:rsidRPr="00B60D70" w:rsidRDefault="008B0D05" w:rsidP="008B0D05">
            <w:pPr>
              <w:ind w:right="26"/>
              <w:jc w:val="left"/>
              <w:rPr>
                <w:sz w:val="28"/>
                <w:szCs w:val="28"/>
                <w:cs/>
                <w:lang w:val="th-TH"/>
              </w:rPr>
            </w:pPr>
            <w:r w:rsidRPr="00B60D70">
              <w:rPr>
                <w:sz w:val="28"/>
                <w:szCs w:val="28"/>
              </w:rPr>
              <w:t>1</w:t>
            </w:r>
            <w:r w:rsidR="00520D3B" w:rsidRPr="00B60D70">
              <w:rPr>
                <w:sz w:val="28"/>
                <w:szCs w:val="28"/>
              </w:rPr>
              <w:t xml:space="preserve"> </w:t>
            </w:r>
            <w:r w:rsidRPr="00B60D70">
              <w:rPr>
                <w:sz w:val="28"/>
                <w:szCs w:val="28"/>
              </w:rPr>
              <w:t>(0-3-2)</w:t>
            </w:r>
          </w:p>
        </w:tc>
        <w:tc>
          <w:tcPr>
            <w:tcW w:w="870" w:type="dxa"/>
            <w:tcBorders>
              <w:top w:val="single" w:sz="2" w:space="0" w:color="auto"/>
              <w:left w:val="single" w:sz="2" w:space="0" w:color="auto"/>
              <w:bottom w:val="single" w:sz="2" w:space="0" w:color="auto"/>
              <w:right w:val="single" w:sz="2" w:space="0" w:color="auto"/>
            </w:tcBorders>
          </w:tcPr>
          <w:p w14:paraId="5D00FCEF" w14:textId="692100CE" w:rsidR="008B0D05" w:rsidRPr="00B60D70" w:rsidRDefault="008B0D05" w:rsidP="008B0D05">
            <w:pPr>
              <w:ind w:right="26"/>
              <w:jc w:val="left"/>
              <w:rPr>
                <w:sz w:val="28"/>
                <w:szCs w:val="28"/>
              </w:rPr>
            </w:pPr>
            <w:r w:rsidRPr="00B60D70">
              <w:rPr>
                <w:sz w:val="28"/>
                <w:szCs w:val="28"/>
              </w:rPr>
              <w:t>CLO1</w:t>
            </w:r>
          </w:p>
        </w:tc>
        <w:tc>
          <w:tcPr>
            <w:tcW w:w="3877" w:type="dxa"/>
            <w:tcBorders>
              <w:top w:val="single" w:sz="2" w:space="0" w:color="auto"/>
              <w:left w:val="single" w:sz="2" w:space="0" w:color="auto"/>
              <w:bottom w:val="single" w:sz="2" w:space="0" w:color="auto"/>
              <w:right w:val="single" w:sz="2" w:space="0" w:color="auto"/>
            </w:tcBorders>
          </w:tcPr>
          <w:p w14:paraId="09F435EB" w14:textId="6204B6B4" w:rsidR="008B0D05" w:rsidRPr="00B60D70" w:rsidRDefault="008B0D05" w:rsidP="008B0D05">
            <w:pPr>
              <w:ind w:right="26"/>
              <w:jc w:val="left"/>
              <w:rPr>
                <w:sz w:val="28"/>
                <w:szCs w:val="28"/>
              </w:rPr>
            </w:pPr>
            <w:r w:rsidRPr="00B60D70">
              <w:rPr>
                <w:sz w:val="28"/>
                <w:szCs w:val="28"/>
                <w:cs/>
              </w:rPr>
              <w:t xml:space="preserve">ใช้สารเคมีพื้นฐานในการทำปฏิบัติการเคมีได้อย่างปลอดภัย ตระหนักถึงอันตรายของสารเคมีต่อตนเอง ผู้อื่นหรือสิ่งแวดล้อม </w:t>
            </w:r>
          </w:p>
        </w:tc>
        <w:tc>
          <w:tcPr>
            <w:tcW w:w="843" w:type="dxa"/>
            <w:tcBorders>
              <w:left w:val="single" w:sz="2" w:space="0" w:color="auto"/>
            </w:tcBorders>
            <w:vAlign w:val="center"/>
          </w:tcPr>
          <w:p w14:paraId="78C52AB8" w14:textId="69E206CF" w:rsidR="008B0D05" w:rsidRPr="00B60D70" w:rsidRDefault="00B50F3E" w:rsidP="008B0D05">
            <w:pPr>
              <w:ind w:right="26"/>
              <w:jc w:val="center"/>
              <w:rPr>
                <w:sz w:val="28"/>
                <w:szCs w:val="28"/>
              </w:rPr>
            </w:pPr>
            <w:r w:rsidRPr="00B60D70">
              <w:rPr>
                <w:sz w:val="28"/>
                <w:szCs w:val="28"/>
              </w:rPr>
              <w:t> </w:t>
            </w:r>
          </w:p>
        </w:tc>
        <w:tc>
          <w:tcPr>
            <w:tcW w:w="815" w:type="dxa"/>
            <w:vAlign w:val="center"/>
          </w:tcPr>
          <w:p w14:paraId="3F04D772" w14:textId="1F2C10DD" w:rsidR="008B0D05" w:rsidRPr="00B60D70" w:rsidRDefault="00B50F3E" w:rsidP="008B0D05">
            <w:pPr>
              <w:ind w:right="26"/>
              <w:jc w:val="center"/>
              <w:rPr>
                <w:sz w:val="28"/>
                <w:szCs w:val="28"/>
              </w:rPr>
            </w:pPr>
            <w:r w:rsidRPr="00B60D70">
              <w:rPr>
                <w:sz w:val="28"/>
                <w:szCs w:val="28"/>
              </w:rPr>
              <w:t> </w:t>
            </w:r>
          </w:p>
        </w:tc>
        <w:tc>
          <w:tcPr>
            <w:tcW w:w="871" w:type="dxa"/>
            <w:gridSpan w:val="2"/>
            <w:vAlign w:val="center"/>
          </w:tcPr>
          <w:p w14:paraId="37C9FAF8" w14:textId="39884426" w:rsidR="008B0D05" w:rsidRPr="00B60D70" w:rsidRDefault="008B0D05" w:rsidP="008B0D05">
            <w:pPr>
              <w:ind w:right="26"/>
              <w:jc w:val="center"/>
              <w:rPr>
                <w:sz w:val="28"/>
                <w:szCs w:val="28"/>
              </w:rPr>
            </w:pPr>
            <w:r w:rsidRPr="00B60D70">
              <w:rPr>
                <w:sz w:val="28"/>
                <w:szCs w:val="28"/>
              </w:rPr>
              <w:t>B-A3</w:t>
            </w:r>
          </w:p>
        </w:tc>
        <w:tc>
          <w:tcPr>
            <w:tcW w:w="843" w:type="dxa"/>
            <w:vAlign w:val="center"/>
          </w:tcPr>
          <w:p w14:paraId="5AADCBAB" w14:textId="3BAB4723" w:rsidR="008B0D05" w:rsidRPr="00B60D70" w:rsidRDefault="00B50F3E" w:rsidP="008B0D05">
            <w:pPr>
              <w:ind w:right="26"/>
              <w:jc w:val="center"/>
              <w:rPr>
                <w:sz w:val="28"/>
                <w:szCs w:val="28"/>
              </w:rPr>
            </w:pPr>
            <w:r w:rsidRPr="00B60D70">
              <w:rPr>
                <w:sz w:val="28"/>
                <w:szCs w:val="28"/>
              </w:rPr>
              <w:t> </w:t>
            </w:r>
          </w:p>
        </w:tc>
        <w:tc>
          <w:tcPr>
            <w:tcW w:w="847" w:type="dxa"/>
            <w:vAlign w:val="center"/>
          </w:tcPr>
          <w:p w14:paraId="586B3536" w14:textId="34D4E1AF" w:rsidR="008B0D05" w:rsidRPr="00B60D70" w:rsidRDefault="00B50F3E" w:rsidP="008B0D05">
            <w:pPr>
              <w:ind w:right="26"/>
              <w:jc w:val="center"/>
              <w:rPr>
                <w:sz w:val="28"/>
                <w:szCs w:val="28"/>
              </w:rPr>
            </w:pPr>
            <w:r w:rsidRPr="00B60D70">
              <w:rPr>
                <w:sz w:val="28"/>
                <w:szCs w:val="28"/>
              </w:rPr>
              <w:t> </w:t>
            </w:r>
          </w:p>
        </w:tc>
      </w:tr>
      <w:tr w:rsidR="00B60D70" w:rsidRPr="00B60D70" w14:paraId="68D168B1" w14:textId="77777777" w:rsidTr="00932286">
        <w:tc>
          <w:tcPr>
            <w:tcW w:w="1215" w:type="dxa"/>
            <w:tcBorders>
              <w:top w:val="single" w:sz="2" w:space="0" w:color="auto"/>
              <w:bottom w:val="single" w:sz="2" w:space="0" w:color="auto"/>
              <w:right w:val="single" w:sz="2" w:space="0" w:color="auto"/>
            </w:tcBorders>
          </w:tcPr>
          <w:p w14:paraId="4337BB2E" w14:textId="60B5CA41" w:rsidR="008B0D05" w:rsidRPr="00B60D70" w:rsidRDefault="008B0D05" w:rsidP="008B0D05">
            <w:pPr>
              <w:ind w:left="-24" w:right="-32"/>
              <w:jc w:val="left"/>
              <w:rPr>
                <w:sz w:val="28"/>
                <w:szCs w:val="28"/>
                <w:lang w:val="th-TH"/>
              </w:rPr>
            </w:pPr>
          </w:p>
        </w:tc>
        <w:tc>
          <w:tcPr>
            <w:tcW w:w="3875" w:type="dxa"/>
            <w:gridSpan w:val="2"/>
            <w:tcBorders>
              <w:top w:val="single" w:sz="2" w:space="0" w:color="auto"/>
              <w:left w:val="single" w:sz="2" w:space="0" w:color="auto"/>
              <w:bottom w:val="single" w:sz="2" w:space="0" w:color="auto"/>
              <w:right w:val="single" w:sz="2" w:space="0" w:color="auto"/>
            </w:tcBorders>
          </w:tcPr>
          <w:p w14:paraId="4C149FFD" w14:textId="3441F08B" w:rsidR="008B0D05" w:rsidRPr="00B60D70" w:rsidRDefault="008B0D05" w:rsidP="008B0D05">
            <w:pPr>
              <w:ind w:right="26"/>
              <w:jc w:val="left"/>
              <w:rPr>
                <w:sz w:val="28"/>
                <w:szCs w:val="28"/>
                <w:cs/>
                <w:lang w:val="th-TH"/>
              </w:rPr>
            </w:pPr>
          </w:p>
        </w:tc>
        <w:tc>
          <w:tcPr>
            <w:tcW w:w="870" w:type="dxa"/>
            <w:tcBorders>
              <w:top w:val="single" w:sz="2" w:space="0" w:color="auto"/>
              <w:left w:val="single" w:sz="2" w:space="0" w:color="auto"/>
              <w:bottom w:val="single" w:sz="2" w:space="0" w:color="auto"/>
              <w:right w:val="single" w:sz="2" w:space="0" w:color="auto"/>
            </w:tcBorders>
          </w:tcPr>
          <w:p w14:paraId="4E4A834D" w14:textId="450CB619" w:rsidR="008B0D05" w:rsidRPr="00B60D70" w:rsidRDefault="008B0D05" w:rsidP="008B0D05">
            <w:pPr>
              <w:ind w:right="26"/>
              <w:jc w:val="left"/>
              <w:rPr>
                <w:sz w:val="28"/>
                <w:szCs w:val="28"/>
              </w:rPr>
            </w:pPr>
            <w:r w:rsidRPr="00B60D70">
              <w:rPr>
                <w:sz w:val="28"/>
                <w:szCs w:val="28"/>
                <w:u w:val="single"/>
              </w:rPr>
              <w:t>CLO2*</w:t>
            </w:r>
          </w:p>
        </w:tc>
        <w:tc>
          <w:tcPr>
            <w:tcW w:w="3877" w:type="dxa"/>
            <w:tcBorders>
              <w:top w:val="single" w:sz="2" w:space="0" w:color="auto"/>
              <w:left w:val="single" w:sz="2" w:space="0" w:color="auto"/>
              <w:bottom w:val="single" w:sz="2" w:space="0" w:color="auto"/>
              <w:right w:val="single" w:sz="2" w:space="0" w:color="auto"/>
            </w:tcBorders>
          </w:tcPr>
          <w:p w14:paraId="1B9C0B60" w14:textId="4CBB2F67" w:rsidR="008B0D05" w:rsidRPr="00B60D70" w:rsidRDefault="008B0D05" w:rsidP="008B0D05">
            <w:pPr>
              <w:ind w:right="26"/>
              <w:jc w:val="left"/>
              <w:rPr>
                <w:sz w:val="28"/>
                <w:szCs w:val="28"/>
              </w:rPr>
            </w:pPr>
            <w:r w:rsidRPr="00B60D70">
              <w:rPr>
                <w:sz w:val="28"/>
                <w:szCs w:val="28"/>
                <w:u w:val="single"/>
                <w:cs/>
              </w:rPr>
              <w:t xml:space="preserve">เขียนแผนการทดลอง เก็บข้อมูล วิเคราะห์ และสรุปผลการทดลอง </w:t>
            </w:r>
          </w:p>
        </w:tc>
        <w:tc>
          <w:tcPr>
            <w:tcW w:w="843" w:type="dxa"/>
            <w:tcBorders>
              <w:left w:val="single" w:sz="2" w:space="0" w:color="auto"/>
            </w:tcBorders>
            <w:vAlign w:val="center"/>
          </w:tcPr>
          <w:p w14:paraId="4C6D12A7" w14:textId="491D83EE" w:rsidR="008B0D05" w:rsidRPr="00B60D70" w:rsidRDefault="008B0D05" w:rsidP="008B0D05">
            <w:pPr>
              <w:ind w:right="26"/>
              <w:jc w:val="center"/>
              <w:rPr>
                <w:sz w:val="28"/>
                <w:szCs w:val="28"/>
              </w:rPr>
            </w:pPr>
          </w:p>
        </w:tc>
        <w:tc>
          <w:tcPr>
            <w:tcW w:w="815" w:type="dxa"/>
            <w:vAlign w:val="center"/>
          </w:tcPr>
          <w:p w14:paraId="0F717407" w14:textId="103E8268" w:rsidR="008B0D05" w:rsidRPr="00B60D70" w:rsidRDefault="008B0D05" w:rsidP="008B0D05">
            <w:pPr>
              <w:ind w:right="26"/>
              <w:jc w:val="center"/>
              <w:rPr>
                <w:sz w:val="28"/>
                <w:szCs w:val="28"/>
              </w:rPr>
            </w:pPr>
          </w:p>
        </w:tc>
        <w:tc>
          <w:tcPr>
            <w:tcW w:w="871" w:type="dxa"/>
            <w:gridSpan w:val="2"/>
            <w:vAlign w:val="center"/>
          </w:tcPr>
          <w:p w14:paraId="0E7CDE7A" w14:textId="35393FC9" w:rsidR="008B0D05" w:rsidRPr="00B60D70" w:rsidRDefault="008B0D05" w:rsidP="008B0D05">
            <w:pPr>
              <w:ind w:right="26"/>
              <w:jc w:val="center"/>
              <w:rPr>
                <w:sz w:val="28"/>
                <w:szCs w:val="28"/>
              </w:rPr>
            </w:pPr>
            <w:r w:rsidRPr="00B60D70">
              <w:rPr>
                <w:sz w:val="28"/>
                <w:szCs w:val="28"/>
                <w:u w:val="single"/>
              </w:rPr>
              <w:t>B-K5</w:t>
            </w:r>
          </w:p>
        </w:tc>
        <w:tc>
          <w:tcPr>
            <w:tcW w:w="843" w:type="dxa"/>
            <w:vAlign w:val="center"/>
          </w:tcPr>
          <w:p w14:paraId="676FAF0E" w14:textId="20A00EB6" w:rsidR="008B0D05" w:rsidRPr="00B60D70" w:rsidRDefault="008B0D05" w:rsidP="008B0D05">
            <w:pPr>
              <w:ind w:right="26"/>
              <w:jc w:val="center"/>
              <w:rPr>
                <w:sz w:val="28"/>
                <w:szCs w:val="28"/>
              </w:rPr>
            </w:pPr>
          </w:p>
        </w:tc>
        <w:tc>
          <w:tcPr>
            <w:tcW w:w="847" w:type="dxa"/>
            <w:vAlign w:val="center"/>
          </w:tcPr>
          <w:p w14:paraId="429BA9E4" w14:textId="0C5B2B7D" w:rsidR="008B0D05" w:rsidRPr="00B60D70" w:rsidRDefault="008B0D05" w:rsidP="008B0D05">
            <w:pPr>
              <w:ind w:right="26"/>
              <w:jc w:val="center"/>
              <w:rPr>
                <w:sz w:val="28"/>
                <w:szCs w:val="28"/>
              </w:rPr>
            </w:pPr>
          </w:p>
        </w:tc>
      </w:tr>
      <w:tr w:rsidR="00B60D70" w:rsidRPr="00B60D70" w14:paraId="34F725B2" w14:textId="77777777" w:rsidTr="00932286">
        <w:tc>
          <w:tcPr>
            <w:tcW w:w="1215" w:type="dxa"/>
            <w:tcBorders>
              <w:top w:val="single" w:sz="2" w:space="0" w:color="auto"/>
              <w:bottom w:val="single" w:sz="2" w:space="0" w:color="auto"/>
              <w:right w:val="single" w:sz="2" w:space="0" w:color="auto"/>
            </w:tcBorders>
          </w:tcPr>
          <w:p w14:paraId="76563C17" w14:textId="2838C1B4" w:rsidR="008B0D05" w:rsidRPr="00B60D70" w:rsidRDefault="008B0D05" w:rsidP="008B0D05">
            <w:pPr>
              <w:ind w:left="-24" w:right="-32"/>
              <w:jc w:val="left"/>
              <w:rPr>
                <w:sz w:val="28"/>
                <w:szCs w:val="28"/>
                <w:lang w:val="th-TH"/>
              </w:rPr>
            </w:pPr>
          </w:p>
        </w:tc>
        <w:tc>
          <w:tcPr>
            <w:tcW w:w="3875" w:type="dxa"/>
            <w:gridSpan w:val="2"/>
            <w:tcBorders>
              <w:top w:val="single" w:sz="2" w:space="0" w:color="auto"/>
              <w:left w:val="single" w:sz="2" w:space="0" w:color="auto"/>
              <w:bottom w:val="single" w:sz="2" w:space="0" w:color="auto"/>
              <w:right w:val="single" w:sz="2" w:space="0" w:color="auto"/>
            </w:tcBorders>
          </w:tcPr>
          <w:p w14:paraId="654C2DB2" w14:textId="391CFD93" w:rsidR="008B0D05" w:rsidRPr="00B60D70" w:rsidRDefault="008B0D05" w:rsidP="008B0D05">
            <w:pPr>
              <w:ind w:right="26"/>
              <w:jc w:val="left"/>
              <w:rPr>
                <w:sz w:val="28"/>
                <w:szCs w:val="28"/>
                <w:cs/>
                <w:lang w:val="th-TH"/>
              </w:rPr>
            </w:pPr>
          </w:p>
        </w:tc>
        <w:tc>
          <w:tcPr>
            <w:tcW w:w="870" w:type="dxa"/>
            <w:tcBorders>
              <w:top w:val="single" w:sz="2" w:space="0" w:color="auto"/>
              <w:left w:val="single" w:sz="2" w:space="0" w:color="auto"/>
              <w:bottom w:val="single" w:sz="2" w:space="0" w:color="auto"/>
              <w:right w:val="single" w:sz="2" w:space="0" w:color="auto"/>
            </w:tcBorders>
          </w:tcPr>
          <w:p w14:paraId="368202DF" w14:textId="01531436" w:rsidR="008B0D05" w:rsidRPr="00B60D70" w:rsidRDefault="008B0D05" w:rsidP="008B0D05">
            <w:pPr>
              <w:ind w:right="26"/>
              <w:jc w:val="left"/>
              <w:rPr>
                <w:sz w:val="28"/>
                <w:szCs w:val="28"/>
              </w:rPr>
            </w:pPr>
            <w:r w:rsidRPr="00B60D70">
              <w:rPr>
                <w:sz w:val="28"/>
                <w:szCs w:val="28"/>
              </w:rPr>
              <w:t>CLO3</w:t>
            </w:r>
          </w:p>
        </w:tc>
        <w:tc>
          <w:tcPr>
            <w:tcW w:w="3877" w:type="dxa"/>
            <w:tcBorders>
              <w:top w:val="single" w:sz="2" w:space="0" w:color="auto"/>
              <w:left w:val="single" w:sz="2" w:space="0" w:color="auto"/>
              <w:bottom w:val="single" w:sz="2" w:space="0" w:color="auto"/>
              <w:right w:val="single" w:sz="2" w:space="0" w:color="auto"/>
            </w:tcBorders>
          </w:tcPr>
          <w:p w14:paraId="34B4EC7F" w14:textId="5157B911" w:rsidR="008B0D05" w:rsidRPr="00B60D70" w:rsidRDefault="008B0D05" w:rsidP="008B0D05">
            <w:pPr>
              <w:ind w:right="26"/>
              <w:jc w:val="left"/>
              <w:rPr>
                <w:sz w:val="28"/>
                <w:szCs w:val="28"/>
              </w:rPr>
            </w:pPr>
            <w:r w:rsidRPr="00B60D70">
              <w:rPr>
                <w:sz w:val="28"/>
                <w:szCs w:val="28"/>
                <w:cs/>
              </w:rPr>
              <w:t xml:space="preserve">ใช้อุปกรณ์ปฏิบัติการเคมีพื้นฐาน และเทคนิคปฏิบัติการเคมีเบื้องต้นได้อย่างถูกต้อง </w:t>
            </w:r>
          </w:p>
        </w:tc>
        <w:tc>
          <w:tcPr>
            <w:tcW w:w="843" w:type="dxa"/>
            <w:tcBorders>
              <w:left w:val="single" w:sz="2" w:space="0" w:color="auto"/>
            </w:tcBorders>
            <w:vAlign w:val="center"/>
          </w:tcPr>
          <w:p w14:paraId="1BE1828E" w14:textId="2D63A5A8" w:rsidR="008B0D05" w:rsidRPr="00B60D70" w:rsidRDefault="00B50F3E" w:rsidP="008B0D05">
            <w:pPr>
              <w:ind w:right="26"/>
              <w:jc w:val="center"/>
              <w:rPr>
                <w:sz w:val="28"/>
                <w:szCs w:val="28"/>
              </w:rPr>
            </w:pPr>
            <w:r w:rsidRPr="00B60D70">
              <w:rPr>
                <w:sz w:val="28"/>
                <w:szCs w:val="28"/>
              </w:rPr>
              <w:t> </w:t>
            </w:r>
          </w:p>
        </w:tc>
        <w:tc>
          <w:tcPr>
            <w:tcW w:w="815" w:type="dxa"/>
            <w:vAlign w:val="center"/>
          </w:tcPr>
          <w:p w14:paraId="355A40D4" w14:textId="62D6E7C2" w:rsidR="008B0D05" w:rsidRPr="00B60D70" w:rsidRDefault="00B50F3E" w:rsidP="008B0D05">
            <w:pPr>
              <w:ind w:right="26"/>
              <w:jc w:val="center"/>
              <w:rPr>
                <w:sz w:val="28"/>
                <w:szCs w:val="28"/>
              </w:rPr>
            </w:pPr>
            <w:r w:rsidRPr="00B60D70">
              <w:rPr>
                <w:sz w:val="28"/>
                <w:szCs w:val="28"/>
              </w:rPr>
              <w:t> </w:t>
            </w:r>
          </w:p>
        </w:tc>
        <w:tc>
          <w:tcPr>
            <w:tcW w:w="871" w:type="dxa"/>
            <w:gridSpan w:val="2"/>
            <w:vAlign w:val="center"/>
          </w:tcPr>
          <w:p w14:paraId="6275C42E" w14:textId="52DADF78" w:rsidR="008B0D05" w:rsidRPr="00B60D70" w:rsidRDefault="008B0D05" w:rsidP="008B0D05">
            <w:pPr>
              <w:ind w:right="26"/>
              <w:jc w:val="center"/>
              <w:rPr>
                <w:sz w:val="28"/>
                <w:szCs w:val="28"/>
              </w:rPr>
            </w:pPr>
            <w:r w:rsidRPr="00B60D70">
              <w:rPr>
                <w:sz w:val="28"/>
                <w:szCs w:val="28"/>
              </w:rPr>
              <w:t>B-S2</w:t>
            </w:r>
          </w:p>
        </w:tc>
        <w:tc>
          <w:tcPr>
            <w:tcW w:w="843" w:type="dxa"/>
            <w:vAlign w:val="center"/>
          </w:tcPr>
          <w:p w14:paraId="5AF3F745" w14:textId="31BBEF5D" w:rsidR="008B0D05" w:rsidRPr="00B60D70" w:rsidRDefault="00B50F3E" w:rsidP="008B0D05">
            <w:pPr>
              <w:ind w:right="26"/>
              <w:jc w:val="center"/>
              <w:rPr>
                <w:sz w:val="28"/>
                <w:szCs w:val="28"/>
              </w:rPr>
            </w:pPr>
            <w:r w:rsidRPr="00B60D70">
              <w:rPr>
                <w:sz w:val="28"/>
                <w:szCs w:val="28"/>
              </w:rPr>
              <w:t> </w:t>
            </w:r>
          </w:p>
        </w:tc>
        <w:tc>
          <w:tcPr>
            <w:tcW w:w="847" w:type="dxa"/>
            <w:vAlign w:val="center"/>
          </w:tcPr>
          <w:p w14:paraId="5C61F4BF" w14:textId="11DA846D" w:rsidR="008B0D05" w:rsidRPr="00B60D70" w:rsidRDefault="00B50F3E" w:rsidP="008B0D05">
            <w:pPr>
              <w:ind w:right="26"/>
              <w:jc w:val="center"/>
              <w:rPr>
                <w:sz w:val="28"/>
                <w:szCs w:val="28"/>
              </w:rPr>
            </w:pPr>
            <w:r w:rsidRPr="00B60D70">
              <w:rPr>
                <w:sz w:val="28"/>
                <w:szCs w:val="28"/>
              </w:rPr>
              <w:t> </w:t>
            </w:r>
          </w:p>
        </w:tc>
      </w:tr>
      <w:tr w:rsidR="00B60D70" w:rsidRPr="00B60D70" w14:paraId="4B14C633" w14:textId="77777777" w:rsidTr="00932286">
        <w:tc>
          <w:tcPr>
            <w:tcW w:w="1215" w:type="dxa"/>
            <w:tcBorders>
              <w:top w:val="single" w:sz="2" w:space="0" w:color="auto"/>
              <w:bottom w:val="single" w:sz="2" w:space="0" w:color="auto"/>
              <w:right w:val="single" w:sz="2" w:space="0" w:color="auto"/>
            </w:tcBorders>
          </w:tcPr>
          <w:p w14:paraId="11F25606" w14:textId="56A1F604" w:rsidR="008B0D05" w:rsidRPr="00B60D70" w:rsidRDefault="008B0D05" w:rsidP="008B0D05">
            <w:pPr>
              <w:ind w:left="-24" w:right="-32"/>
              <w:jc w:val="left"/>
              <w:rPr>
                <w:sz w:val="28"/>
                <w:szCs w:val="28"/>
                <w:lang w:val="th-TH"/>
              </w:rPr>
            </w:pPr>
          </w:p>
        </w:tc>
        <w:tc>
          <w:tcPr>
            <w:tcW w:w="3875" w:type="dxa"/>
            <w:gridSpan w:val="2"/>
            <w:tcBorders>
              <w:top w:val="single" w:sz="2" w:space="0" w:color="auto"/>
              <w:left w:val="single" w:sz="2" w:space="0" w:color="auto"/>
              <w:bottom w:val="single" w:sz="2" w:space="0" w:color="auto"/>
              <w:right w:val="single" w:sz="2" w:space="0" w:color="auto"/>
            </w:tcBorders>
          </w:tcPr>
          <w:p w14:paraId="18DAD389" w14:textId="246BCCF1" w:rsidR="008B0D05" w:rsidRPr="00B60D70" w:rsidRDefault="008B0D05" w:rsidP="008B0D05">
            <w:pPr>
              <w:ind w:right="26"/>
              <w:jc w:val="left"/>
              <w:rPr>
                <w:sz w:val="28"/>
                <w:szCs w:val="28"/>
                <w:cs/>
                <w:lang w:val="th-TH"/>
              </w:rPr>
            </w:pPr>
          </w:p>
        </w:tc>
        <w:tc>
          <w:tcPr>
            <w:tcW w:w="870" w:type="dxa"/>
            <w:tcBorders>
              <w:top w:val="single" w:sz="2" w:space="0" w:color="auto"/>
              <w:left w:val="single" w:sz="2" w:space="0" w:color="auto"/>
              <w:bottom w:val="single" w:sz="2" w:space="0" w:color="auto"/>
              <w:right w:val="single" w:sz="2" w:space="0" w:color="auto"/>
            </w:tcBorders>
          </w:tcPr>
          <w:p w14:paraId="1DF200D2" w14:textId="18A40BD1" w:rsidR="008B0D05" w:rsidRPr="00B60D70" w:rsidRDefault="008B0D05" w:rsidP="008B0D05">
            <w:pPr>
              <w:ind w:right="26"/>
              <w:jc w:val="left"/>
              <w:rPr>
                <w:sz w:val="28"/>
                <w:szCs w:val="28"/>
              </w:rPr>
            </w:pPr>
            <w:r w:rsidRPr="00B60D70">
              <w:rPr>
                <w:sz w:val="28"/>
                <w:szCs w:val="28"/>
              </w:rPr>
              <w:t>CLO4</w:t>
            </w:r>
          </w:p>
        </w:tc>
        <w:tc>
          <w:tcPr>
            <w:tcW w:w="3877" w:type="dxa"/>
            <w:tcBorders>
              <w:top w:val="single" w:sz="2" w:space="0" w:color="auto"/>
              <w:left w:val="single" w:sz="2" w:space="0" w:color="auto"/>
              <w:bottom w:val="single" w:sz="2" w:space="0" w:color="auto"/>
              <w:right w:val="single" w:sz="2" w:space="0" w:color="auto"/>
            </w:tcBorders>
          </w:tcPr>
          <w:p w14:paraId="681627CB" w14:textId="2FE2D123" w:rsidR="008B0D05" w:rsidRPr="00B60D70" w:rsidRDefault="008B0D05" w:rsidP="008B0D05">
            <w:pPr>
              <w:ind w:right="26"/>
              <w:jc w:val="left"/>
              <w:rPr>
                <w:sz w:val="28"/>
                <w:szCs w:val="28"/>
              </w:rPr>
            </w:pPr>
            <w:r w:rsidRPr="00B60D70">
              <w:rPr>
                <w:sz w:val="28"/>
                <w:szCs w:val="28"/>
                <w:cs/>
              </w:rPr>
              <w:t>อธิบายวิเคราะห์ผลการทดลองด้วยหลักการทางเคมีพื้นฐานได้อย่างถูกต้อง</w:t>
            </w:r>
          </w:p>
        </w:tc>
        <w:tc>
          <w:tcPr>
            <w:tcW w:w="843" w:type="dxa"/>
            <w:tcBorders>
              <w:left w:val="single" w:sz="2" w:space="0" w:color="auto"/>
            </w:tcBorders>
            <w:vAlign w:val="center"/>
          </w:tcPr>
          <w:p w14:paraId="350176BB" w14:textId="2B7E0A5A" w:rsidR="008B0D05" w:rsidRPr="00B60D70" w:rsidRDefault="00B50F3E" w:rsidP="008B0D05">
            <w:pPr>
              <w:ind w:right="26"/>
              <w:jc w:val="center"/>
              <w:rPr>
                <w:sz w:val="28"/>
                <w:szCs w:val="28"/>
              </w:rPr>
            </w:pPr>
            <w:r w:rsidRPr="00B60D70">
              <w:rPr>
                <w:sz w:val="28"/>
                <w:szCs w:val="28"/>
              </w:rPr>
              <w:t> </w:t>
            </w:r>
          </w:p>
        </w:tc>
        <w:tc>
          <w:tcPr>
            <w:tcW w:w="815" w:type="dxa"/>
            <w:vAlign w:val="center"/>
          </w:tcPr>
          <w:p w14:paraId="1434B190" w14:textId="1D5FE1FC" w:rsidR="008B0D05" w:rsidRPr="00B60D70" w:rsidRDefault="00B50F3E" w:rsidP="008B0D05">
            <w:pPr>
              <w:ind w:right="26"/>
              <w:jc w:val="center"/>
              <w:rPr>
                <w:sz w:val="28"/>
                <w:szCs w:val="28"/>
              </w:rPr>
            </w:pPr>
            <w:r w:rsidRPr="00B60D70">
              <w:rPr>
                <w:sz w:val="28"/>
                <w:szCs w:val="28"/>
              </w:rPr>
              <w:t> </w:t>
            </w:r>
          </w:p>
        </w:tc>
        <w:tc>
          <w:tcPr>
            <w:tcW w:w="871" w:type="dxa"/>
            <w:gridSpan w:val="2"/>
            <w:vAlign w:val="center"/>
          </w:tcPr>
          <w:p w14:paraId="448C9BAF" w14:textId="3318545A" w:rsidR="008B0D05" w:rsidRPr="00B60D70" w:rsidRDefault="008B0D05" w:rsidP="008B0D05">
            <w:pPr>
              <w:ind w:right="26"/>
              <w:jc w:val="center"/>
              <w:rPr>
                <w:sz w:val="28"/>
                <w:szCs w:val="28"/>
              </w:rPr>
            </w:pPr>
            <w:r w:rsidRPr="00B60D70">
              <w:rPr>
                <w:sz w:val="28"/>
                <w:szCs w:val="28"/>
              </w:rPr>
              <w:t>B-K2</w:t>
            </w:r>
          </w:p>
        </w:tc>
        <w:tc>
          <w:tcPr>
            <w:tcW w:w="843" w:type="dxa"/>
            <w:vAlign w:val="center"/>
          </w:tcPr>
          <w:p w14:paraId="613D4F28" w14:textId="4768D13F" w:rsidR="008B0D05" w:rsidRPr="00B60D70" w:rsidRDefault="00B50F3E" w:rsidP="008B0D05">
            <w:pPr>
              <w:ind w:right="26"/>
              <w:jc w:val="center"/>
              <w:rPr>
                <w:sz w:val="28"/>
                <w:szCs w:val="28"/>
              </w:rPr>
            </w:pPr>
            <w:r w:rsidRPr="00B60D70">
              <w:rPr>
                <w:sz w:val="28"/>
                <w:szCs w:val="28"/>
              </w:rPr>
              <w:t> </w:t>
            </w:r>
          </w:p>
        </w:tc>
        <w:tc>
          <w:tcPr>
            <w:tcW w:w="847" w:type="dxa"/>
            <w:vAlign w:val="center"/>
          </w:tcPr>
          <w:p w14:paraId="08128F6C" w14:textId="1B30327C" w:rsidR="008B0D05" w:rsidRPr="00B60D70" w:rsidRDefault="00B50F3E" w:rsidP="008B0D05">
            <w:pPr>
              <w:ind w:right="26"/>
              <w:jc w:val="center"/>
              <w:rPr>
                <w:sz w:val="28"/>
                <w:szCs w:val="28"/>
              </w:rPr>
            </w:pPr>
            <w:r w:rsidRPr="00B60D70">
              <w:rPr>
                <w:sz w:val="28"/>
                <w:szCs w:val="28"/>
              </w:rPr>
              <w:t> </w:t>
            </w:r>
          </w:p>
        </w:tc>
      </w:tr>
      <w:tr w:rsidR="00B60D70" w:rsidRPr="00B60D70" w14:paraId="168DFAA0" w14:textId="77777777" w:rsidTr="00932286">
        <w:tc>
          <w:tcPr>
            <w:tcW w:w="1215" w:type="dxa"/>
            <w:tcBorders>
              <w:top w:val="single" w:sz="2" w:space="0" w:color="auto"/>
              <w:bottom w:val="single" w:sz="2" w:space="0" w:color="auto"/>
              <w:right w:val="single" w:sz="2" w:space="0" w:color="auto"/>
            </w:tcBorders>
          </w:tcPr>
          <w:p w14:paraId="31AD69AB" w14:textId="108356A2" w:rsidR="008B0D05" w:rsidRPr="00B60D70" w:rsidRDefault="00F551BD" w:rsidP="008B0D05">
            <w:pPr>
              <w:ind w:left="-24" w:right="-32"/>
              <w:jc w:val="left"/>
              <w:rPr>
                <w:sz w:val="28"/>
                <w:szCs w:val="28"/>
              </w:rPr>
            </w:pPr>
            <w:r w:rsidRPr="00B60D70">
              <w:rPr>
                <w:sz w:val="28"/>
                <w:szCs w:val="28"/>
              </w:rPr>
              <w:t xml:space="preserve">MTH </w:t>
            </w:r>
            <w:r w:rsidR="008B0D05" w:rsidRPr="00B60D70">
              <w:rPr>
                <w:sz w:val="28"/>
                <w:szCs w:val="28"/>
              </w:rPr>
              <w:t>20101</w:t>
            </w:r>
          </w:p>
        </w:tc>
        <w:tc>
          <w:tcPr>
            <w:tcW w:w="3875" w:type="dxa"/>
            <w:gridSpan w:val="2"/>
            <w:tcBorders>
              <w:top w:val="single" w:sz="2" w:space="0" w:color="auto"/>
              <w:left w:val="single" w:sz="2" w:space="0" w:color="auto"/>
              <w:bottom w:val="single" w:sz="2" w:space="0" w:color="auto"/>
              <w:right w:val="single" w:sz="2" w:space="0" w:color="auto"/>
            </w:tcBorders>
          </w:tcPr>
          <w:p w14:paraId="195278D7" w14:textId="77777777" w:rsidR="00520D3B" w:rsidRPr="00B60D70" w:rsidRDefault="008B0D05" w:rsidP="008B0D05">
            <w:pPr>
              <w:ind w:right="26"/>
              <w:jc w:val="left"/>
              <w:rPr>
                <w:sz w:val="28"/>
                <w:szCs w:val="28"/>
              </w:rPr>
            </w:pPr>
            <w:r w:rsidRPr="00B60D70">
              <w:rPr>
                <w:sz w:val="28"/>
                <w:szCs w:val="28"/>
                <w:cs/>
              </w:rPr>
              <w:t xml:space="preserve">แคลคูลัสเชิงเวกเตอร์ </w:t>
            </w:r>
          </w:p>
          <w:p w14:paraId="64BBA2DB" w14:textId="0C4A4C01" w:rsidR="008B0D05" w:rsidRPr="00B60D70" w:rsidRDefault="008B0D05" w:rsidP="008B0D05">
            <w:pPr>
              <w:ind w:right="26"/>
              <w:jc w:val="left"/>
              <w:rPr>
                <w:sz w:val="28"/>
                <w:szCs w:val="28"/>
                <w:cs/>
              </w:rPr>
            </w:pPr>
            <w:r w:rsidRPr="00B60D70">
              <w:rPr>
                <w:sz w:val="28"/>
                <w:szCs w:val="28"/>
              </w:rPr>
              <w:t xml:space="preserve">1 (1-0-2) </w:t>
            </w:r>
          </w:p>
        </w:tc>
        <w:tc>
          <w:tcPr>
            <w:tcW w:w="870" w:type="dxa"/>
            <w:tcBorders>
              <w:top w:val="single" w:sz="2" w:space="0" w:color="auto"/>
              <w:left w:val="single" w:sz="2" w:space="0" w:color="auto"/>
              <w:bottom w:val="single" w:sz="2" w:space="0" w:color="auto"/>
              <w:right w:val="single" w:sz="2" w:space="0" w:color="auto"/>
            </w:tcBorders>
          </w:tcPr>
          <w:p w14:paraId="0D638E51" w14:textId="42113D6C" w:rsidR="008B0D05" w:rsidRPr="00B60D70" w:rsidRDefault="008B0D05" w:rsidP="008B0D05">
            <w:pPr>
              <w:ind w:right="26"/>
              <w:jc w:val="left"/>
              <w:rPr>
                <w:sz w:val="28"/>
                <w:szCs w:val="28"/>
              </w:rPr>
            </w:pPr>
            <w:r w:rsidRPr="00B60D70">
              <w:rPr>
                <w:sz w:val="28"/>
                <w:szCs w:val="28"/>
              </w:rPr>
              <w:t>CLO1</w:t>
            </w:r>
          </w:p>
        </w:tc>
        <w:tc>
          <w:tcPr>
            <w:tcW w:w="3877" w:type="dxa"/>
            <w:tcBorders>
              <w:top w:val="single" w:sz="2" w:space="0" w:color="auto"/>
              <w:left w:val="single" w:sz="2" w:space="0" w:color="auto"/>
              <w:bottom w:val="single" w:sz="2" w:space="0" w:color="auto"/>
              <w:right w:val="single" w:sz="2" w:space="0" w:color="auto"/>
            </w:tcBorders>
          </w:tcPr>
          <w:p w14:paraId="3F577C56" w14:textId="62BCFAF7" w:rsidR="008B0D05" w:rsidRPr="00B60D70" w:rsidRDefault="008B0D05" w:rsidP="008B0D05">
            <w:pPr>
              <w:ind w:right="26"/>
              <w:jc w:val="left"/>
              <w:rPr>
                <w:sz w:val="28"/>
                <w:szCs w:val="28"/>
              </w:rPr>
            </w:pPr>
            <w:r w:rsidRPr="00B60D70">
              <w:rPr>
                <w:sz w:val="28"/>
                <w:szCs w:val="28"/>
              </w:rPr>
              <w:t>Be able to find derivative and integration of vector, calculate line and surface integral and apply to solve some related problem.</w:t>
            </w:r>
          </w:p>
        </w:tc>
        <w:tc>
          <w:tcPr>
            <w:tcW w:w="843" w:type="dxa"/>
            <w:tcBorders>
              <w:left w:val="single" w:sz="2" w:space="0" w:color="auto"/>
            </w:tcBorders>
            <w:vAlign w:val="center"/>
          </w:tcPr>
          <w:p w14:paraId="1A49D0F4" w14:textId="7822161E" w:rsidR="008B0D05" w:rsidRPr="00B60D70" w:rsidRDefault="008B0D05" w:rsidP="008B0D05">
            <w:pPr>
              <w:ind w:right="26"/>
              <w:jc w:val="center"/>
              <w:rPr>
                <w:sz w:val="28"/>
                <w:szCs w:val="28"/>
              </w:rPr>
            </w:pPr>
            <w:r w:rsidRPr="00B60D70">
              <w:rPr>
                <w:sz w:val="28"/>
                <w:szCs w:val="28"/>
              </w:rPr>
              <w:t>B-K3</w:t>
            </w:r>
          </w:p>
        </w:tc>
        <w:tc>
          <w:tcPr>
            <w:tcW w:w="815" w:type="dxa"/>
            <w:vAlign w:val="center"/>
          </w:tcPr>
          <w:p w14:paraId="1CE1CEB9" w14:textId="4EB76845" w:rsidR="008B0D05" w:rsidRPr="00B60D70" w:rsidRDefault="00A91A68" w:rsidP="008B0D05">
            <w:pPr>
              <w:ind w:right="26"/>
              <w:jc w:val="center"/>
              <w:rPr>
                <w:sz w:val="28"/>
                <w:szCs w:val="28"/>
              </w:rPr>
            </w:pPr>
            <w:r w:rsidRPr="00B60D70">
              <w:rPr>
                <w:sz w:val="28"/>
                <w:szCs w:val="28"/>
              </w:rPr>
              <w:t> </w:t>
            </w:r>
          </w:p>
        </w:tc>
        <w:tc>
          <w:tcPr>
            <w:tcW w:w="871" w:type="dxa"/>
            <w:gridSpan w:val="2"/>
            <w:vAlign w:val="center"/>
          </w:tcPr>
          <w:p w14:paraId="1DC45DE2" w14:textId="6D280424" w:rsidR="008B0D05" w:rsidRPr="00B60D70" w:rsidRDefault="00A91A68" w:rsidP="008B0D05">
            <w:pPr>
              <w:ind w:right="26"/>
              <w:jc w:val="center"/>
              <w:rPr>
                <w:sz w:val="28"/>
                <w:szCs w:val="28"/>
              </w:rPr>
            </w:pPr>
            <w:r w:rsidRPr="00B60D70">
              <w:rPr>
                <w:sz w:val="28"/>
                <w:szCs w:val="28"/>
              </w:rPr>
              <w:t> </w:t>
            </w:r>
          </w:p>
        </w:tc>
        <w:tc>
          <w:tcPr>
            <w:tcW w:w="843" w:type="dxa"/>
            <w:vAlign w:val="center"/>
          </w:tcPr>
          <w:p w14:paraId="1152764E" w14:textId="3333DA8E" w:rsidR="008B0D05" w:rsidRPr="00B60D70" w:rsidRDefault="00A91A68" w:rsidP="008B0D05">
            <w:pPr>
              <w:ind w:right="26"/>
              <w:jc w:val="center"/>
              <w:rPr>
                <w:sz w:val="28"/>
                <w:szCs w:val="28"/>
              </w:rPr>
            </w:pPr>
            <w:r w:rsidRPr="00B60D70">
              <w:rPr>
                <w:sz w:val="28"/>
                <w:szCs w:val="28"/>
              </w:rPr>
              <w:t> </w:t>
            </w:r>
          </w:p>
        </w:tc>
        <w:tc>
          <w:tcPr>
            <w:tcW w:w="847" w:type="dxa"/>
            <w:vAlign w:val="center"/>
          </w:tcPr>
          <w:p w14:paraId="23914197" w14:textId="67544EA1" w:rsidR="008B0D05" w:rsidRPr="00B60D70" w:rsidRDefault="00A91A68" w:rsidP="008B0D05">
            <w:pPr>
              <w:ind w:right="26"/>
              <w:jc w:val="center"/>
              <w:rPr>
                <w:sz w:val="28"/>
                <w:szCs w:val="28"/>
              </w:rPr>
            </w:pPr>
            <w:r w:rsidRPr="00B60D70">
              <w:rPr>
                <w:sz w:val="28"/>
                <w:szCs w:val="28"/>
              </w:rPr>
              <w:t> </w:t>
            </w:r>
          </w:p>
        </w:tc>
      </w:tr>
      <w:tr w:rsidR="00B60D70" w:rsidRPr="00B60D70" w14:paraId="282F2A2E" w14:textId="77777777" w:rsidTr="00932286">
        <w:tc>
          <w:tcPr>
            <w:tcW w:w="1215" w:type="dxa"/>
            <w:tcBorders>
              <w:top w:val="single" w:sz="2" w:space="0" w:color="auto"/>
              <w:bottom w:val="single" w:sz="2" w:space="0" w:color="auto"/>
              <w:right w:val="single" w:sz="2" w:space="0" w:color="auto"/>
            </w:tcBorders>
          </w:tcPr>
          <w:p w14:paraId="78BF388C" w14:textId="0A83343D" w:rsidR="008B0D05" w:rsidRPr="00B60D70" w:rsidRDefault="00F551BD" w:rsidP="008B0D05">
            <w:pPr>
              <w:ind w:left="-24" w:right="-32"/>
              <w:jc w:val="left"/>
              <w:rPr>
                <w:sz w:val="28"/>
                <w:szCs w:val="28"/>
              </w:rPr>
            </w:pPr>
            <w:r w:rsidRPr="00B60D70">
              <w:rPr>
                <w:sz w:val="28"/>
                <w:szCs w:val="28"/>
              </w:rPr>
              <w:t xml:space="preserve">MTH </w:t>
            </w:r>
            <w:r w:rsidR="008B0D05" w:rsidRPr="00B60D70">
              <w:rPr>
                <w:sz w:val="28"/>
                <w:szCs w:val="28"/>
              </w:rPr>
              <w:t>20102</w:t>
            </w:r>
          </w:p>
        </w:tc>
        <w:tc>
          <w:tcPr>
            <w:tcW w:w="3875" w:type="dxa"/>
            <w:gridSpan w:val="2"/>
            <w:tcBorders>
              <w:top w:val="single" w:sz="2" w:space="0" w:color="auto"/>
              <w:left w:val="single" w:sz="2" w:space="0" w:color="auto"/>
              <w:bottom w:val="single" w:sz="2" w:space="0" w:color="auto"/>
              <w:right w:val="single" w:sz="2" w:space="0" w:color="auto"/>
            </w:tcBorders>
          </w:tcPr>
          <w:p w14:paraId="71FC594E" w14:textId="77777777" w:rsidR="00520D3B" w:rsidRPr="00B60D70" w:rsidRDefault="008B0D05" w:rsidP="008B0D05">
            <w:pPr>
              <w:ind w:right="26"/>
              <w:jc w:val="left"/>
              <w:rPr>
                <w:sz w:val="28"/>
                <w:szCs w:val="28"/>
              </w:rPr>
            </w:pPr>
            <w:r w:rsidRPr="00B60D70">
              <w:rPr>
                <w:sz w:val="28"/>
                <w:szCs w:val="28"/>
                <w:cs/>
              </w:rPr>
              <w:t xml:space="preserve">สมการเชิงอนุพันธ์เบื้องต้นและการแปลงลาปลาซ </w:t>
            </w:r>
          </w:p>
          <w:p w14:paraId="5AE94D37" w14:textId="0BF2859C" w:rsidR="008B0D05" w:rsidRPr="00B60D70" w:rsidRDefault="008B0D05" w:rsidP="008B0D05">
            <w:pPr>
              <w:ind w:right="26"/>
              <w:jc w:val="left"/>
              <w:rPr>
                <w:sz w:val="28"/>
                <w:szCs w:val="28"/>
                <w:cs/>
              </w:rPr>
            </w:pPr>
            <w:r w:rsidRPr="00B60D70">
              <w:rPr>
                <w:sz w:val="28"/>
                <w:szCs w:val="28"/>
              </w:rPr>
              <w:t xml:space="preserve">2 (2-0-4) </w:t>
            </w:r>
          </w:p>
        </w:tc>
        <w:tc>
          <w:tcPr>
            <w:tcW w:w="870" w:type="dxa"/>
            <w:tcBorders>
              <w:top w:val="single" w:sz="2" w:space="0" w:color="auto"/>
              <w:left w:val="single" w:sz="2" w:space="0" w:color="auto"/>
              <w:bottom w:val="single" w:sz="2" w:space="0" w:color="auto"/>
              <w:right w:val="single" w:sz="2" w:space="0" w:color="auto"/>
            </w:tcBorders>
          </w:tcPr>
          <w:p w14:paraId="434428A6" w14:textId="065A0D75" w:rsidR="008B0D05" w:rsidRPr="00B60D70" w:rsidRDefault="008B0D05" w:rsidP="008B0D05">
            <w:pPr>
              <w:ind w:right="26"/>
              <w:jc w:val="left"/>
              <w:rPr>
                <w:sz w:val="28"/>
                <w:szCs w:val="28"/>
              </w:rPr>
            </w:pPr>
            <w:r w:rsidRPr="00B60D70">
              <w:rPr>
                <w:sz w:val="28"/>
                <w:szCs w:val="28"/>
              </w:rPr>
              <w:t>CLO2</w:t>
            </w:r>
          </w:p>
        </w:tc>
        <w:tc>
          <w:tcPr>
            <w:tcW w:w="3877" w:type="dxa"/>
            <w:tcBorders>
              <w:top w:val="single" w:sz="2" w:space="0" w:color="auto"/>
              <w:left w:val="single" w:sz="2" w:space="0" w:color="auto"/>
              <w:bottom w:val="single" w:sz="2" w:space="0" w:color="auto"/>
              <w:right w:val="single" w:sz="2" w:space="0" w:color="auto"/>
            </w:tcBorders>
          </w:tcPr>
          <w:p w14:paraId="28D830D6" w14:textId="1DA76E13" w:rsidR="008B0D05" w:rsidRPr="00B60D70" w:rsidRDefault="008B0D05" w:rsidP="008B0D05">
            <w:pPr>
              <w:ind w:right="26"/>
              <w:jc w:val="left"/>
              <w:rPr>
                <w:sz w:val="28"/>
                <w:szCs w:val="28"/>
              </w:rPr>
            </w:pPr>
            <w:r w:rsidRPr="00B60D70">
              <w:rPr>
                <w:sz w:val="28"/>
                <w:szCs w:val="28"/>
              </w:rPr>
              <w:t xml:space="preserve">Be able to select the appropriate analytical methods to solve differential </w:t>
            </w:r>
            <w:r w:rsidRPr="00B60D70">
              <w:rPr>
                <w:sz w:val="28"/>
                <w:szCs w:val="28"/>
              </w:rPr>
              <w:lastRenderedPageBreak/>
              <w:t>equations and interpret solution to real situation.</w:t>
            </w:r>
          </w:p>
        </w:tc>
        <w:tc>
          <w:tcPr>
            <w:tcW w:w="843" w:type="dxa"/>
            <w:tcBorders>
              <w:left w:val="single" w:sz="2" w:space="0" w:color="auto"/>
            </w:tcBorders>
            <w:vAlign w:val="center"/>
          </w:tcPr>
          <w:p w14:paraId="08D654FE" w14:textId="3548B401" w:rsidR="008B0D05" w:rsidRPr="00B60D70" w:rsidRDefault="008B0D05" w:rsidP="008B0D05">
            <w:pPr>
              <w:ind w:right="26"/>
              <w:jc w:val="center"/>
              <w:rPr>
                <w:sz w:val="28"/>
                <w:szCs w:val="28"/>
              </w:rPr>
            </w:pPr>
            <w:r w:rsidRPr="00B60D70">
              <w:rPr>
                <w:sz w:val="28"/>
                <w:szCs w:val="28"/>
              </w:rPr>
              <w:lastRenderedPageBreak/>
              <w:t>B-K3</w:t>
            </w:r>
          </w:p>
        </w:tc>
        <w:tc>
          <w:tcPr>
            <w:tcW w:w="815" w:type="dxa"/>
            <w:vAlign w:val="center"/>
          </w:tcPr>
          <w:p w14:paraId="2187402F" w14:textId="412E6D45" w:rsidR="008B0D05" w:rsidRPr="00B60D70" w:rsidRDefault="00A91A68" w:rsidP="008B0D05">
            <w:pPr>
              <w:ind w:right="26"/>
              <w:jc w:val="center"/>
              <w:rPr>
                <w:sz w:val="28"/>
                <w:szCs w:val="28"/>
              </w:rPr>
            </w:pPr>
            <w:r w:rsidRPr="00B60D70">
              <w:rPr>
                <w:sz w:val="28"/>
                <w:szCs w:val="28"/>
              </w:rPr>
              <w:t> </w:t>
            </w:r>
          </w:p>
        </w:tc>
        <w:tc>
          <w:tcPr>
            <w:tcW w:w="871" w:type="dxa"/>
            <w:gridSpan w:val="2"/>
            <w:vAlign w:val="center"/>
          </w:tcPr>
          <w:p w14:paraId="5CB60F7B" w14:textId="2D22C0EA" w:rsidR="008B0D05" w:rsidRPr="00B60D70" w:rsidRDefault="00A91A68" w:rsidP="008B0D05">
            <w:pPr>
              <w:ind w:right="26"/>
              <w:jc w:val="center"/>
              <w:rPr>
                <w:sz w:val="28"/>
                <w:szCs w:val="28"/>
              </w:rPr>
            </w:pPr>
            <w:r w:rsidRPr="00B60D70">
              <w:rPr>
                <w:sz w:val="28"/>
                <w:szCs w:val="28"/>
              </w:rPr>
              <w:t> </w:t>
            </w:r>
          </w:p>
        </w:tc>
        <w:tc>
          <w:tcPr>
            <w:tcW w:w="843" w:type="dxa"/>
            <w:vAlign w:val="center"/>
          </w:tcPr>
          <w:p w14:paraId="4F7CDBAB" w14:textId="294FAA79" w:rsidR="008B0D05" w:rsidRPr="00B60D70" w:rsidRDefault="00A91A68" w:rsidP="008B0D05">
            <w:pPr>
              <w:ind w:right="26"/>
              <w:jc w:val="center"/>
              <w:rPr>
                <w:sz w:val="28"/>
                <w:szCs w:val="28"/>
              </w:rPr>
            </w:pPr>
            <w:r w:rsidRPr="00B60D70">
              <w:rPr>
                <w:sz w:val="28"/>
                <w:szCs w:val="28"/>
              </w:rPr>
              <w:t> </w:t>
            </w:r>
          </w:p>
        </w:tc>
        <w:tc>
          <w:tcPr>
            <w:tcW w:w="847" w:type="dxa"/>
            <w:vAlign w:val="center"/>
          </w:tcPr>
          <w:p w14:paraId="0403FDE0" w14:textId="704BB926" w:rsidR="008B0D05" w:rsidRPr="00B60D70" w:rsidRDefault="00A91A68" w:rsidP="008B0D05">
            <w:pPr>
              <w:ind w:right="26"/>
              <w:jc w:val="center"/>
              <w:rPr>
                <w:sz w:val="28"/>
                <w:szCs w:val="28"/>
              </w:rPr>
            </w:pPr>
            <w:r w:rsidRPr="00B60D70">
              <w:rPr>
                <w:sz w:val="28"/>
                <w:szCs w:val="28"/>
              </w:rPr>
              <w:t> </w:t>
            </w:r>
          </w:p>
        </w:tc>
      </w:tr>
      <w:tr w:rsidR="00B60D70" w:rsidRPr="00B60D70" w14:paraId="0DFFFBE1" w14:textId="77777777" w:rsidTr="00932286">
        <w:tc>
          <w:tcPr>
            <w:tcW w:w="1215" w:type="dxa"/>
            <w:tcBorders>
              <w:top w:val="single" w:sz="2" w:space="0" w:color="auto"/>
              <w:bottom w:val="single" w:sz="2" w:space="0" w:color="auto"/>
              <w:right w:val="single" w:sz="2" w:space="0" w:color="auto"/>
            </w:tcBorders>
          </w:tcPr>
          <w:p w14:paraId="2F1EFDF3" w14:textId="2ED39879" w:rsidR="008B0D05" w:rsidRPr="00B60D70" w:rsidRDefault="00B91175" w:rsidP="008B0D05">
            <w:pPr>
              <w:ind w:left="-24" w:right="-32"/>
              <w:jc w:val="left"/>
              <w:rPr>
                <w:sz w:val="28"/>
                <w:szCs w:val="28"/>
              </w:rPr>
            </w:pPr>
            <w:r w:rsidRPr="00B60D70">
              <w:rPr>
                <w:sz w:val="28"/>
                <w:szCs w:val="28"/>
              </w:rPr>
              <w:t xml:space="preserve">CTE </w:t>
            </w:r>
            <w:r w:rsidR="008B0D05" w:rsidRPr="00B60D70">
              <w:rPr>
                <w:sz w:val="28"/>
                <w:szCs w:val="28"/>
              </w:rPr>
              <w:t>1210</w:t>
            </w:r>
            <w:r w:rsidR="00CB5354" w:rsidRPr="00B60D70">
              <w:rPr>
                <w:sz w:val="28"/>
                <w:szCs w:val="28"/>
              </w:rPr>
              <w:t>0</w:t>
            </w:r>
          </w:p>
        </w:tc>
        <w:tc>
          <w:tcPr>
            <w:tcW w:w="3875" w:type="dxa"/>
            <w:gridSpan w:val="2"/>
            <w:tcBorders>
              <w:top w:val="single" w:sz="2" w:space="0" w:color="auto"/>
              <w:left w:val="single" w:sz="2" w:space="0" w:color="auto"/>
              <w:bottom w:val="single" w:sz="2" w:space="0" w:color="auto"/>
              <w:right w:val="single" w:sz="2" w:space="0" w:color="auto"/>
            </w:tcBorders>
          </w:tcPr>
          <w:p w14:paraId="5191AAFC" w14:textId="77777777" w:rsidR="00520D3B" w:rsidRPr="00B60D70" w:rsidRDefault="008B0D05" w:rsidP="008B0D05">
            <w:pPr>
              <w:ind w:right="26"/>
              <w:jc w:val="left"/>
              <w:rPr>
                <w:sz w:val="28"/>
                <w:szCs w:val="28"/>
              </w:rPr>
            </w:pPr>
            <w:r w:rsidRPr="00B60D70">
              <w:rPr>
                <w:sz w:val="28"/>
                <w:szCs w:val="28"/>
                <w:cs/>
              </w:rPr>
              <w:t>การเขียนแบบวิศวกรรม (</w:t>
            </w:r>
            <w:r w:rsidRPr="00B60D70">
              <w:rPr>
                <w:sz w:val="28"/>
                <w:szCs w:val="28"/>
              </w:rPr>
              <w:t xml:space="preserve">Engineering Drawing) </w:t>
            </w:r>
          </w:p>
          <w:p w14:paraId="53013150" w14:textId="78FB08E8" w:rsidR="008B0D05" w:rsidRPr="00B60D70" w:rsidRDefault="008B0D05" w:rsidP="008B0D05">
            <w:pPr>
              <w:ind w:right="26"/>
              <w:jc w:val="left"/>
              <w:rPr>
                <w:sz w:val="28"/>
                <w:szCs w:val="28"/>
                <w:cs/>
              </w:rPr>
            </w:pPr>
            <w:r w:rsidRPr="00B60D70">
              <w:rPr>
                <w:sz w:val="28"/>
                <w:szCs w:val="28"/>
              </w:rPr>
              <w:t>3 (1-4-6)</w:t>
            </w:r>
          </w:p>
        </w:tc>
        <w:tc>
          <w:tcPr>
            <w:tcW w:w="870" w:type="dxa"/>
            <w:tcBorders>
              <w:top w:val="single" w:sz="2" w:space="0" w:color="auto"/>
              <w:left w:val="single" w:sz="2" w:space="0" w:color="auto"/>
              <w:bottom w:val="single" w:sz="2" w:space="0" w:color="auto"/>
              <w:right w:val="single" w:sz="2" w:space="0" w:color="auto"/>
            </w:tcBorders>
          </w:tcPr>
          <w:p w14:paraId="6FCDA253" w14:textId="21FF257B" w:rsidR="008B0D05" w:rsidRPr="00B60D70" w:rsidRDefault="007E1591" w:rsidP="008B0D05">
            <w:pPr>
              <w:ind w:right="26"/>
              <w:jc w:val="left"/>
              <w:rPr>
                <w:sz w:val="28"/>
                <w:szCs w:val="28"/>
              </w:rPr>
            </w:pPr>
            <w:r w:rsidRPr="00B60D70">
              <w:rPr>
                <w:sz w:val="28"/>
                <w:szCs w:val="28"/>
                <w:u w:val="single"/>
              </w:rPr>
              <w:t>ULO*</w:t>
            </w:r>
          </w:p>
        </w:tc>
        <w:tc>
          <w:tcPr>
            <w:tcW w:w="3877" w:type="dxa"/>
            <w:tcBorders>
              <w:top w:val="single" w:sz="2" w:space="0" w:color="auto"/>
              <w:left w:val="single" w:sz="2" w:space="0" w:color="auto"/>
              <w:bottom w:val="single" w:sz="2" w:space="0" w:color="auto"/>
              <w:right w:val="single" w:sz="2" w:space="0" w:color="auto"/>
            </w:tcBorders>
          </w:tcPr>
          <w:p w14:paraId="3ED9494E" w14:textId="42F5F0D2" w:rsidR="008B0D05" w:rsidRPr="00B60D70" w:rsidRDefault="007E1591" w:rsidP="008B0D05">
            <w:pPr>
              <w:ind w:right="26"/>
              <w:jc w:val="left"/>
              <w:rPr>
                <w:sz w:val="28"/>
                <w:szCs w:val="28"/>
              </w:rPr>
            </w:pPr>
            <w:r w:rsidRPr="00B60D70">
              <w:rPr>
                <w:sz w:val="28"/>
                <w:szCs w:val="28"/>
                <w:u w:val="single"/>
                <w:cs/>
              </w:rPr>
              <w:t>ผู้เรียนสามารถนำโปรแกรมคอมพิวเตอร์เฉพาะทางมาเขียนแบบก่อสร้างได้ถูกต้องตามหลักการในการเขียนแบบทางวิศวกรรมโยธา</w:t>
            </w:r>
          </w:p>
        </w:tc>
        <w:tc>
          <w:tcPr>
            <w:tcW w:w="843" w:type="dxa"/>
            <w:tcBorders>
              <w:left w:val="single" w:sz="2" w:space="0" w:color="auto"/>
            </w:tcBorders>
            <w:vAlign w:val="center"/>
          </w:tcPr>
          <w:p w14:paraId="30DE189E" w14:textId="37612DB7" w:rsidR="008B0D05" w:rsidRPr="00B60D70" w:rsidRDefault="008B0D05" w:rsidP="008B0D05">
            <w:pPr>
              <w:ind w:right="26"/>
              <w:jc w:val="center"/>
              <w:rPr>
                <w:sz w:val="28"/>
                <w:szCs w:val="28"/>
              </w:rPr>
            </w:pPr>
          </w:p>
        </w:tc>
        <w:tc>
          <w:tcPr>
            <w:tcW w:w="815" w:type="dxa"/>
            <w:vAlign w:val="center"/>
          </w:tcPr>
          <w:p w14:paraId="536332B9" w14:textId="70E207FD" w:rsidR="008B0D05" w:rsidRPr="00B60D70" w:rsidRDefault="008B0D05" w:rsidP="008B0D05">
            <w:pPr>
              <w:ind w:right="26"/>
              <w:jc w:val="center"/>
              <w:rPr>
                <w:sz w:val="28"/>
                <w:szCs w:val="28"/>
              </w:rPr>
            </w:pPr>
            <w:r w:rsidRPr="00B60D70">
              <w:rPr>
                <w:sz w:val="28"/>
                <w:szCs w:val="28"/>
                <w:u w:val="single"/>
              </w:rPr>
              <w:t>B-S2</w:t>
            </w:r>
          </w:p>
        </w:tc>
        <w:tc>
          <w:tcPr>
            <w:tcW w:w="871" w:type="dxa"/>
            <w:gridSpan w:val="2"/>
            <w:vAlign w:val="center"/>
          </w:tcPr>
          <w:p w14:paraId="1F9DCE6F" w14:textId="675F3B14" w:rsidR="008B0D05" w:rsidRPr="00B60D70" w:rsidRDefault="008B0D05" w:rsidP="008B0D05">
            <w:pPr>
              <w:ind w:right="26"/>
              <w:jc w:val="center"/>
              <w:rPr>
                <w:sz w:val="28"/>
                <w:szCs w:val="28"/>
              </w:rPr>
            </w:pPr>
          </w:p>
        </w:tc>
        <w:tc>
          <w:tcPr>
            <w:tcW w:w="843" w:type="dxa"/>
            <w:vAlign w:val="center"/>
          </w:tcPr>
          <w:p w14:paraId="04052908" w14:textId="3E874B44" w:rsidR="008B0D05" w:rsidRPr="00B60D70" w:rsidRDefault="008B0D05" w:rsidP="008B0D05">
            <w:pPr>
              <w:ind w:right="26"/>
              <w:jc w:val="center"/>
              <w:rPr>
                <w:sz w:val="28"/>
                <w:szCs w:val="28"/>
              </w:rPr>
            </w:pPr>
          </w:p>
        </w:tc>
        <w:tc>
          <w:tcPr>
            <w:tcW w:w="847" w:type="dxa"/>
            <w:vAlign w:val="center"/>
          </w:tcPr>
          <w:p w14:paraId="5503CDEE" w14:textId="262397E7" w:rsidR="008B0D05" w:rsidRPr="00B60D70" w:rsidRDefault="008B0D05" w:rsidP="008B0D05">
            <w:pPr>
              <w:ind w:right="26"/>
              <w:jc w:val="center"/>
              <w:rPr>
                <w:sz w:val="28"/>
                <w:szCs w:val="28"/>
              </w:rPr>
            </w:pPr>
          </w:p>
        </w:tc>
      </w:tr>
      <w:tr w:rsidR="00B60D70" w:rsidRPr="00B60D70" w14:paraId="0ED6B4BB" w14:textId="77777777" w:rsidTr="00340FC9">
        <w:tc>
          <w:tcPr>
            <w:tcW w:w="9837" w:type="dxa"/>
            <w:gridSpan w:val="5"/>
            <w:tcBorders>
              <w:bottom w:val="single" w:sz="2" w:space="0" w:color="auto"/>
            </w:tcBorders>
            <w:shd w:val="clear" w:color="auto" w:fill="F2F2F2" w:themeFill="background1" w:themeFillShade="F2"/>
          </w:tcPr>
          <w:p w14:paraId="123F16FB" w14:textId="4BA08815" w:rsidR="008B0D05" w:rsidRPr="00B60D70" w:rsidRDefault="008B0D05" w:rsidP="008B0D05">
            <w:pPr>
              <w:ind w:right="26"/>
              <w:jc w:val="left"/>
              <w:rPr>
                <w:b/>
                <w:bCs/>
                <w:sz w:val="28"/>
                <w:szCs w:val="28"/>
                <w:cs/>
              </w:rPr>
            </w:pPr>
            <w:r w:rsidRPr="00B60D70">
              <w:rPr>
                <w:b/>
                <w:bCs/>
                <w:sz w:val="28"/>
                <w:szCs w:val="28"/>
                <w:cs/>
              </w:rPr>
              <w:t xml:space="preserve">ปีการศึกษาที่ </w:t>
            </w:r>
            <w:r w:rsidRPr="00B60D70">
              <w:rPr>
                <w:b/>
                <w:bCs/>
                <w:sz w:val="28"/>
                <w:szCs w:val="28"/>
              </w:rPr>
              <w:t>2</w:t>
            </w:r>
            <w:r w:rsidRPr="00B60D70">
              <w:rPr>
                <w:b/>
                <w:bCs/>
                <w:sz w:val="28"/>
                <w:szCs w:val="28"/>
                <w:cs/>
              </w:rPr>
              <w:t xml:space="preserve"> ภาคการศึกษาที่ </w:t>
            </w:r>
            <w:r w:rsidRPr="00B60D70">
              <w:rPr>
                <w:b/>
                <w:bCs/>
                <w:sz w:val="28"/>
                <w:szCs w:val="28"/>
              </w:rPr>
              <w:t>2</w:t>
            </w:r>
          </w:p>
        </w:tc>
        <w:tc>
          <w:tcPr>
            <w:tcW w:w="843" w:type="dxa"/>
            <w:shd w:val="clear" w:color="auto" w:fill="F2F2F2" w:themeFill="background1" w:themeFillShade="F2"/>
            <w:vAlign w:val="center"/>
          </w:tcPr>
          <w:p w14:paraId="1961540F" w14:textId="77777777" w:rsidR="008B0D05" w:rsidRPr="00B60D70" w:rsidRDefault="008B0D05" w:rsidP="008B0D05">
            <w:pPr>
              <w:ind w:right="26"/>
              <w:rPr>
                <w:sz w:val="28"/>
                <w:szCs w:val="28"/>
              </w:rPr>
            </w:pPr>
          </w:p>
        </w:tc>
        <w:tc>
          <w:tcPr>
            <w:tcW w:w="815" w:type="dxa"/>
            <w:shd w:val="clear" w:color="auto" w:fill="F2F2F2" w:themeFill="background1" w:themeFillShade="F2"/>
            <w:vAlign w:val="center"/>
          </w:tcPr>
          <w:p w14:paraId="45E271C1" w14:textId="77777777" w:rsidR="008B0D05" w:rsidRPr="00B60D70" w:rsidRDefault="008B0D05" w:rsidP="008B0D05">
            <w:pPr>
              <w:ind w:right="26"/>
              <w:rPr>
                <w:sz w:val="28"/>
                <w:szCs w:val="28"/>
              </w:rPr>
            </w:pPr>
          </w:p>
        </w:tc>
        <w:tc>
          <w:tcPr>
            <w:tcW w:w="871" w:type="dxa"/>
            <w:gridSpan w:val="2"/>
            <w:shd w:val="clear" w:color="auto" w:fill="F2F2F2" w:themeFill="background1" w:themeFillShade="F2"/>
            <w:vAlign w:val="center"/>
          </w:tcPr>
          <w:p w14:paraId="1B32DCB2" w14:textId="77777777" w:rsidR="008B0D05" w:rsidRPr="00B60D70" w:rsidRDefault="008B0D05" w:rsidP="008B0D05">
            <w:pPr>
              <w:ind w:right="26"/>
              <w:rPr>
                <w:sz w:val="28"/>
                <w:szCs w:val="28"/>
              </w:rPr>
            </w:pPr>
          </w:p>
        </w:tc>
        <w:tc>
          <w:tcPr>
            <w:tcW w:w="843" w:type="dxa"/>
            <w:shd w:val="clear" w:color="auto" w:fill="F2F2F2" w:themeFill="background1" w:themeFillShade="F2"/>
            <w:vAlign w:val="center"/>
          </w:tcPr>
          <w:p w14:paraId="09495B81" w14:textId="77777777" w:rsidR="008B0D05" w:rsidRPr="00B60D70" w:rsidRDefault="008B0D05" w:rsidP="008B0D05">
            <w:pPr>
              <w:ind w:right="26"/>
              <w:rPr>
                <w:sz w:val="28"/>
                <w:szCs w:val="28"/>
              </w:rPr>
            </w:pPr>
          </w:p>
        </w:tc>
        <w:tc>
          <w:tcPr>
            <w:tcW w:w="847" w:type="dxa"/>
            <w:shd w:val="clear" w:color="auto" w:fill="F2F2F2" w:themeFill="background1" w:themeFillShade="F2"/>
            <w:vAlign w:val="center"/>
          </w:tcPr>
          <w:p w14:paraId="5E48183D" w14:textId="77777777" w:rsidR="008B0D05" w:rsidRPr="00B60D70" w:rsidRDefault="008B0D05" w:rsidP="008B0D05">
            <w:pPr>
              <w:ind w:right="26"/>
              <w:rPr>
                <w:sz w:val="28"/>
                <w:szCs w:val="28"/>
              </w:rPr>
            </w:pPr>
          </w:p>
        </w:tc>
      </w:tr>
      <w:tr w:rsidR="00B60D70" w:rsidRPr="00B60D70" w14:paraId="3F6376A0" w14:textId="77777777" w:rsidTr="00932286">
        <w:tc>
          <w:tcPr>
            <w:tcW w:w="1215" w:type="dxa"/>
            <w:tcBorders>
              <w:top w:val="single" w:sz="2" w:space="0" w:color="auto"/>
              <w:bottom w:val="single" w:sz="2" w:space="0" w:color="auto"/>
              <w:right w:val="single" w:sz="2" w:space="0" w:color="auto"/>
            </w:tcBorders>
          </w:tcPr>
          <w:p w14:paraId="5DE011DE" w14:textId="3ED936C0" w:rsidR="008B0D05" w:rsidRPr="00B60D70" w:rsidRDefault="00F551BD" w:rsidP="008B0D05">
            <w:pPr>
              <w:ind w:left="-24" w:right="-32"/>
              <w:jc w:val="left"/>
              <w:rPr>
                <w:sz w:val="28"/>
                <w:szCs w:val="28"/>
              </w:rPr>
            </w:pPr>
            <w:r w:rsidRPr="00B60D70">
              <w:rPr>
                <w:sz w:val="28"/>
                <w:szCs w:val="28"/>
              </w:rPr>
              <w:t xml:space="preserve">GEN </w:t>
            </w:r>
            <w:r w:rsidR="008B0D05" w:rsidRPr="00B60D70">
              <w:rPr>
                <w:sz w:val="28"/>
                <w:szCs w:val="28"/>
              </w:rPr>
              <w:t xml:space="preserve">351 </w:t>
            </w:r>
          </w:p>
        </w:tc>
        <w:tc>
          <w:tcPr>
            <w:tcW w:w="3875" w:type="dxa"/>
            <w:gridSpan w:val="2"/>
            <w:tcBorders>
              <w:top w:val="single" w:sz="2" w:space="0" w:color="auto"/>
              <w:left w:val="single" w:sz="2" w:space="0" w:color="auto"/>
              <w:bottom w:val="single" w:sz="2" w:space="0" w:color="auto"/>
              <w:right w:val="single" w:sz="2" w:space="0" w:color="auto"/>
            </w:tcBorders>
          </w:tcPr>
          <w:p w14:paraId="634A9FDB" w14:textId="77777777" w:rsidR="00520D3B" w:rsidRPr="00B60D70" w:rsidRDefault="008B0D05" w:rsidP="008B0D05">
            <w:pPr>
              <w:ind w:right="26"/>
              <w:jc w:val="left"/>
              <w:rPr>
                <w:sz w:val="28"/>
                <w:szCs w:val="28"/>
              </w:rPr>
            </w:pPr>
            <w:r w:rsidRPr="00B60D70">
              <w:rPr>
                <w:sz w:val="28"/>
                <w:szCs w:val="28"/>
                <w:cs/>
              </w:rPr>
              <w:t>การบริหารจัดการยุคใหม่และภาวะผู้นำ (</w:t>
            </w:r>
            <w:r w:rsidRPr="00B60D70">
              <w:rPr>
                <w:sz w:val="28"/>
                <w:szCs w:val="28"/>
              </w:rPr>
              <w:t xml:space="preserve">Modern Management and Leadership) </w:t>
            </w:r>
          </w:p>
          <w:p w14:paraId="781A6ABB" w14:textId="6C93204A" w:rsidR="008B0D05" w:rsidRPr="00B60D70" w:rsidRDefault="008B0D05" w:rsidP="008B0D05">
            <w:pPr>
              <w:ind w:right="26"/>
              <w:jc w:val="left"/>
              <w:rPr>
                <w:sz w:val="28"/>
                <w:szCs w:val="28"/>
              </w:rPr>
            </w:pPr>
            <w:r w:rsidRPr="00B60D70">
              <w:rPr>
                <w:sz w:val="28"/>
                <w:szCs w:val="28"/>
              </w:rPr>
              <w:t>3</w:t>
            </w:r>
            <w:r w:rsidR="00520D3B" w:rsidRPr="00B60D70">
              <w:rPr>
                <w:sz w:val="28"/>
                <w:szCs w:val="28"/>
              </w:rPr>
              <w:t xml:space="preserve"> </w:t>
            </w:r>
            <w:r w:rsidRPr="00B60D70">
              <w:rPr>
                <w:sz w:val="28"/>
                <w:szCs w:val="28"/>
              </w:rPr>
              <w:t xml:space="preserve">(3-0-6) </w:t>
            </w:r>
          </w:p>
        </w:tc>
        <w:tc>
          <w:tcPr>
            <w:tcW w:w="870" w:type="dxa"/>
            <w:tcBorders>
              <w:top w:val="single" w:sz="2" w:space="0" w:color="auto"/>
              <w:left w:val="single" w:sz="2" w:space="0" w:color="auto"/>
              <w:bottom w:val="single" w:sz="2" w:space="0" w:color="auto"/>
              <w:right w:val="single" w:sz="2" w:space="0" w:color="auto"/>
            </w:tcBorders>
          </w:tcPr>
          <w:p w14:paraId="287D7628" w14:textId="0C3B6611" w:rsidR="008B0D05" w:rsidRPr="00B60D70" w:rsidRDefault="008B0D05" w:rsidP="001F70B1">
            <w:pPr>
              <w:ind w:right="26"/>
              <w:jc w:val="left"/>
              <w:rPr>
                <w:sz w:val="28"/>
                <w:szCs w:val="28"/>
              </w:rPr>
            </w:pPr>
            <w:r w:rsidRPr="00B60D70">
              <w:rPr>
                <w:sz w:val="28"/>
                <w:szCs w:val="28"/>
              </w:rPr>
              <w:t>CLO1</w:t>
            </w:r>
          </w:p>
        </w:tc>
        <w:tc>
          <w:tcPr>
            <w:tcW w:w="3877" w:type="dxa"/>
            <w:tcBorders>
              <w:top w:val="single" w:sz="2" w:space="0" w:color="auto"/>
              <w:left w:val="single" w:sz="2" w:space="0" w:color="auto"/>
              <w:bottom w:val="single" w:sz="2" w:space="0" w:color="auto"/>
              <w:right w:val="single" w:sz="2" w:space="0" w:color="auto"/>
            </w:tcBorders>
          </w:tcPr>
          <w:p w14:paraId="702A977F" w14:textId="41655811" w:rsidR="008B0D05" w:rsidRPr="00B60D70" w:rsidRDefault="008B0D05" w:rsidP="008B0D05">
            <w:pPr>
              <w:ind w:right="26"/>
              <w:jc w:val="left"/>
              <w:rPr>
                <w:sz w:val="28"/>
                <w:szCs w:val="28"/>
              </w:rPr>
            </w:pPr>
            <w:r w:rsidRPr="00B60D70">
              <w:rPr>
                <w:sz w:val="28"/>
                <w:szCs w:val="28"/>
                <w:cs/>
              </w:rPr>
              <w:t>มีความรู้ความเข้าใจในภาพรวมกระบวนการบริหารจัดการยุคใหม่และภาวะผู้นำ</w:t>
            </w:r>
          </w:p>
        </w:tc>
        <w:tc>
          <w:tcPr>
            <w:tcW w:w="843" w:type="dxa"/>
            <w:tcBorders>
              <w:left w:val="single" w:sz="2" w:space="0" w:color="auto"/>
            </w:tcBorders>
            <w:vAlign w:val="center"/>
          </w:tcPr>
          <w:p w14:paraId="2D02E178" w14:textId="08E0ED52" w:rsidR="008B0D05" w:rsidRPr="00B60D70" w:rsidRDefault="008B0D05" w:rsidP="008B0D05">
            <w:pPr>
              <w:ind w:right="26"/>
              <w:jc w:val="center"/>
              <w:rPr>
                <w:sz w:val="28"/>
                <w:szCs w:val="28"/>
              </w:rPr>
            </w:pPr>
            <w:r w:rsidRPr="00B60D70">
              <w:rPr>
                <w:sz w:val="28"/>
                <w:szCs w:val="28"/>
              </w:rPr>
              <w:t>B-</w:t>
            </w:r>
            <w:r w:rsidR="000429AE" w:rsidRPr="00B60D70">
              <w:rPr>
                <w:sz w:val="28"/>
                <w:szCs w:val="28"/>
              </w:rPr>
              <w:t>K2</w:t>
            </w:r>
          </w:p>
        </w:tc>
        <w:tc>
          <w:tcPr>
            <w:tcW w:w="815" w:type="dxa"/>
            <w:vAlign w:val="center"/>
          </w:tcPr>
          <w:p w14:paraId="629075A9" w14:textId="37FD25DA" w:rsidR="008B0D05" w:rsidRPr="00B60D70" w:rsidRDefault="000429AE" w:rsidP="008B0D05">
            <w:pPr>
              <w:ind w:right="26"/>
              <w:jc w:val="center"/>
              <w:rPr>
                <w:sz w:val="28"/>
                <w:szCs w:val="28"/>
              </w:rPr>
            </w:pPr>
            <w:r w:rsidRPr="00B60D70">
              <w:rPr>
                <w:sz w:val="28"/>
                <w:szCs w:val="28"/>
              </w:rPr>
              <w:t> </w:t>
            </w:r>
          </w:p>
        </w:tc>
        <w:tc>
          <w:tcPr>
            <w:tcW w:w="871" w:type="dxa"/>
            <w:gridSpan w:val="2"/>
            <w:vAlign w:val="center"/>
          </w:tcPr>
          <w:p w14:paraId="5AFEAFA8" w14:textId="05A1E57B" w:rsidR="008B0D05" w:rsidRPr="00B60D70" w:rsidRDefault="000429AE" w:rsidP="008B0D05">
            <w:pPr>
              <w:ind w:right="26"/>
              <w:jc w:val="center"/>
              <w:rPr>
                <w:sz w:val="28"/>
                <w:szCs w:val="28"/>
              </w:rPr>
            </w:pPr>
            <w:r w:rsidRPr="00B60D70">
              <w:rPr>
                <w:sz w:val="28"/>
                <w:szCs w:val="28"/>
              </w:rPr>
              <w:t> </w:t>
            </w:r>
          </w:p>
        </w:tc>
        <w:tc>
          <w:tcPr>
            <w:tcW w:w="843" w:type="dxa"/>
            <w:vAlign w:val="center"/>
          </w:tcPr>
          <w:p w14:paraId="77A5A302" w14:textId="2EED4586" w:rsidR="008B0D05" w:rsidRPr="00B60D70" w:rsidRDefault="000429AE" w:rsidP="008B0D05">
            <w:pPr>
              <w:ind w:right="26"/>
              <w:jc w:val="center"/>
              <w:rPr>
                <w:sz w:val="28"/>
                <w:szCs w:val="28"/>
              </w:rPr>
            </w:pPr>
            <w:r w:rsidRPr="00B60D70">
              <w:rPr>
                <w:sz w:val="28"/>
                <w:szCs w:val="28"/>
              </w:rPr>
              <w:t> </w:t>
            </w:r>
          </w:p>
        </w:tc>
        <w:tc>
          <w:tcPr>
            <w:tcW w:w="847" w:type="dxa"/>
            <w:vAlign w:val="center"/>
          </w:tcPr>
          <w:p w14:paraId="286B81E8" w14:textId="5F90F51A" w:rsidR="008B0D05" w:rsidRPr="00B60D70" w:rsidRDefault="000429AE" w:rsidP="008B0D05">
            <w:pPr>
              <w:ind w:right="26"/>
              <w:jc w:val="center"/>
              <w:rPr>
                <w:sz w:val="28"/>
                <w:szCs w:val="28"/>
              </w:rPr>
            </w:pPr>
            <w:r w:rsidRPr="00B60D70">
              <w:rPr>
                <w:sz w:val="28"/>
                <w:szCs w:val="28"/>
              </w:rPr>
              <w:t> </w:t>
            </w:r>
          </w:p>
        </w:tc>
      </w:tr>
      <w:tr w:rsidR="00B60D70" w:rsidRPr="00B60D70" w14:paraId="43C1DA55" w14:textId="77777777" w:rsidTr="00932286">
        <w:tc>
          <w:tcPr>
            <w:tcW w:w="1215" w:type="dxa"/>
            <w:tcBorders>
              <w:top w:val="single" w:sz="2" w:space="0" w:color="auto"/>
              <w:bottom w:val="single" w:sz="2" w:space="0" w:color="auto"/>
              <w:right w:val="single" w:sz="2" w:space="0" w:color="auto"/>
            </w:tcBorders>
          </w:tcPr>
          <w:p w14:paraId="5C7652F7" w14:textId="2A45029B" w:rsidR="008B0D05" w:rsidRPr="00B60D70" w:rsidRDefault="008B0D05" w:rsidP="008B0D05">
            <w:pPr>
              <w:ind w:left="-24" w:right="-32"/>
              <w:jc w:val="left"/>
              <w:rPr>
                <w:sz w:val="28"/>
                <w:szCs w:val="28"/>
              </w:rPr>
            </w:pPr>
          </w:p>
        </w:tc>
        <w:tc>
          <w:tcPr>
            <w:tcW w:w="3875" w:type="dxa"/>
            <w:gridSpan w:val="2"/>
            <w:tcBorders>
              <w:top w:val="single" w:sz="2" w:space="0" w:color="auto"/>
              <w:left w:val="single" w:sz="2" w:space="0" w:color="auto"/>
              <w:bottom w:val="single" w:sz="2" w:space="0" w:color="auto"/>
              <w:right w:val="single" w:sz="2" w:space="0" w:color="auto"/>
            </w:tcBorders>
          </w:tcPr>
          <w:p w14:paraId="4259A732" w14:textId="7843003F" w:rsidR="008B0D05" w:rsidRPr="00B60D70" w:rsidRDefault="008B0D05" w:rsidP="008B0D05">
            <w:pPr>
              <w:ind w:right="26"/>
              <w:jc w:val="left"/>
              <w:rPr>
                <w:sz w:val="28"/>
                <w:szCs w:val="28"/>
                <w:cs/>
              </w:rPr>
            </w:pPr>
          </w:p>
        </w:tc>
        <w:tc>
          <w:tcPr>
            <w:tcW w:w="870" w:type="dxa"/>
            <w:tcBorders>
              <w:top w:val="single" w:sz="2" w:space="0" w:color="auto"/>
              <w:left w:val="single" w:sz="2" w:space="0" w:color="auto"/>
              <w:bottom w:val="single" w:sz="2" w:space="0" w:color="auto"/>
              <w:right w:val="single" w:sz="2" w:space="0" w:color="auto"/>
            </w:tcBorders>
          </w:tcPr>
          <w:p w14:paraId="046FFE5D" w14:textId="4851DE7F" w:rsidR="008B0D05" w:rsidRPr="00B60D70" w:rsidRDefault="008B0D05" w:rsidP="001F70B1">
            <w:pPr>
              <w:ind w:right="26"/>
              <w:jc w:val="left"/>
              <w:rPr>
                <w:sz w:val="28"/>
                <w:szCs w:val="28"/>
              </w:rPr>
            </w:pPr>
            <w:r w:rsidRPr="00B60D70">
              <w:rPr>
                <w:sz w:val="28"/>
                <w:szCs w:val="28"/>
              </w:rPr>
              <w:t>CLO2</w:t>
            </w:r>
          </w:p>
        </w:tc>
        <w:tc>
          <w:tcPr>
            <w:tcW w:w="3877" w:type="dxa"/>
            <w:tcBorders>
              <w:top w:val="single" w:sz="2" w:space="0" w:color="auto"/>
              <w:left w:val="single" w:sz="2" w:space="0" w:color="auto"/>
              <w:bottom w:val="single" w:sz="2" w:space="0" w:color="auto"/>
              <w:right w:val="single" w:sz="2" w:space="0" w:color="auto"/>
            </w:tcBorders>
          </w:tcPr>
          <w:p w14:paraId="577DD70D" w14:textId="0E4E7CFE" w:rsidR="008B0D05" w:rsidRPr="00B60D70" w:rsidRDefault="008B0D05" w:rsidP="008B0D05">
            <w:pPr>
              <w:ind w:right="26"/>
              <w:jc w:val="left"/>
              <w:rPr>
                <w:sz w:val="28"/>
                <w:szCs w:val="28"/>
              </w:rPr>
            </w:pPr>
            <w:r w:rsidRPr="00B60D70">
              <w:rPr>
                <w:sz w:val="28"/>
                <w:szCs w:val="28"/>
                <w:cs/>
              </w:rPr>
              <w:t>สามารถออกแบบแผนการบริหารจัดการตนเอง โดยกำหนดเป้าหมาย วางแผนการใช้เวลา และการวางแผนการเงินเพื่อสนับสนุนการบรรลุเป้าหมายได้</w:t>
            </w:r>
          </w:p>
        </w:tc>
        <w:tc>
          <w:tcPr>
            <w:tcW w:w="843" w:type="dxa"/>
            <w:tcBorders>
              <w:left w:val="single" w:sz="2" w:space="0" w:color="auto"/>
            </w:tcBorders>
            <w:vAlign w:val="center"/>
          </w:tcPr>
          <w:p w14:paraId="11B00071" w14:textId="386CB6C4" w:rsidR="008B0D05" w:rsidRPr="00B60D70" w:rsidRDefault="000429AE" w:rsidP="008B0D05">
            <w:pPr>
              <w:ind w:right="26"/>
              <w:jc w:val="center"/>
              <w:rPr>
                <w:sz w:val="28"/>
                <w:szCs w:val="28"/>
              </w:rPr>
            </w:pPr>
            <w:r w:rsidRPr="00B60D70">
              <w:rPr>
                <w:sz w:val="28"/>
                <w:szCs w:val="28"/>
              </w:rPr>
              <w:t>B</w:t>
            </w:r>
            <w:r w:rsidR="008B0D05" w:rsidRPr="00B60D70">
              <w:rPr>
                <w:sz w:val="28"/>
                <w:szCs w:val="28"/>
              </w:rPr>
              <w:t>-K3</w:t>
            </w:r>
          </w:p>
        </w:tc>
        <w:tc>
          <w:tcPr>
            <w:tcW w:w="815" w:type="dxa"/>
            <w:vAlign w:val="center"/>
          </w:tcPr>
          <w:p w14:paraId="280DA60D" w14:textId="3DAC4A28" w:rsidR="008B0D05" w:rsidRPr="00B60D70" w:rsidRDefault="000429AE" w:rsidP="008B0D05">
            <w:pPr>
              <w:ind w:right="26"/>
              <w:jc w:val="center"/>
              <w:rPr>
                <w:sz w:val="28"/>
                <w:szCs w:val="28"/>
              </w:rPr>
            </w:pPr>
            <w:r w:rsidRPr="00B60D70">
              <w:rPr>
                <w:sz w:val="28"/>
                <w:szCs w:val="28"/>
              </w:rPr>
              <w:t> </w:t>
            </w:r>
          </w:p>
        </w:tc>
        <w:tc>
          <w:tcPr>
            <w:tcW w:w="871" w:type="dxa"/>
            <w:gridSpan w:val="2"/>
            <w:vAlign w:val="center"/>
          </w:tcPr>
          <w:p w14:paraId="2EA800A3" w14:textId="15A5A8EA" w:rsidR="008B0D05" w:rsidRPr="00B60D70" w:rsidRDefault="000429AE" w:rsidP="008B0D05">
            <w:pPr>
              <w:ind w:right="26"/>
              <w:jc w:val="center"/>
              <w:rPr>
                <w:sz w:val="28"/>
                <w:szCs w:val="28"/>
              </w:rPr>
            </w:pPr>
            <w:r w:rsidRPr="00B60D70">
              <w:rPr>
                <w:sz w:val="28"/>
                <w:szCs w:val="28"/>
              </w:rPr>
              <w:t> </w:t>
            </w:r>
          </w:p>
        </w:tc>
        <w:tc>
          <w:tcPr>
            <w:tcW w:w="843" w:type="dxa"/>
            <w:vAlign w:val="center"/>
          </w:tcPr>
          <w:p w14:paraId="7E2D44BA" w14:textId="0F4DDE52" w:rsidR="008B0D05" w:rsidRPr="00B60D70" w:rsidRDefault="000429AE" w:rsidP="008B0D05">
            <w:pPr>
              <w:ind w:right="26"/>
              <w:jc w:val="center"/>
              <w:rPr>
                <w:sz w:val="28"/>
                <w:szCs w:val="28"/>
              </w:rPr>
            </w:pPr>
            <w:r w:rsidRPr="00B60D70">
              <w:rPr>
                <w:sz w:val="28"/>
                <w:szCs w:val="28"/>
              </w:rPr>
              <w:t> </w:t>
            </w:r>
          </w:p>
        </w:tc>
        <w:tc>
          <w:tcPr>
            <w:tcW w:w="847" w:type="dxa"/>
            <w:vAlign w:val="center"/>
          </w:tcPr>
          <w:p w14:paraId="29B299C5" w14:textId="4BDC1836" w:rsidR="008B0D05" w:rsidRPr="00B60D70" w:rsidRDefault="000429AE" w:rsidP="008B0D05">
            <w:pPr>
              <w:ind w:right="26"/>
              <w:jc w:val="center"/>
              <w:rPr>
                <w:sz w:val="28"/>
                <w:szCs w:val="28"/>
              </w:rPr>
            </w:pPr>
            <w:r w:rsidRPr="00B60D70">
              <w:rPr>
                <w:sz w:val="28"/>
                <w:szCs w:val="28"/>
              </w:rPr>
              <w:t> </w:t>
            </w:r>
          </w:p>
        </w:tc>
      </w:tr>
      <w:tr w:rsidR="00B60D70" w:rsidRPr="00B60D70" w14:paraId="681ED4C1" w14:textId="77777777" w:rsidTr="00932286">
        <w:tc>
          <w:tcPr>
            <w:tcW w:w="1215" w:type="dxa"/>
            <w:tcBorders>
              <w:top w:val="single" w:sz="2" w:space="0" w:color="auto"/>
              <w:bottom w:val="single" w:sz="2" w:space="0" w:color="auto"/>
              <w:right w:val="single" w:sz="2" w:space="0" w:color="auto"/>
            </w:tcBorders>
          </w:tcPr>
          <w:p w14:paraId="0E7FEB76" w14:textId="3481CA2D" w:rsidR="008B0D05" w:rsidRPr="00B60D70" w:rsidRDefault="008B0D05" w:rsidP="008B0D05">
            <w:pPr>
              <w:ind w:left="-24" w:right="-32"/>
              <w:jc w:val="left"/>
              <w:rPr>
                <w:sz w:val="28"/>
                <w:szCs w:val="28"/>
              </w:rPr>
            </w:pPr>
          </w:p>
        </w:tc>
        <w:tc>
          <w:tcPr>
            <w:tcW w:w="3875" w:type="dxa"/>
            <w:gridSpan w:val="2"/>
            <w:tcBorders>
              <w:top w:val="single" w:sz="2" w:space="0" w:color="auto"/>
              <w:left w:val="single" w:sz="2" w:space="0" w:color="auto"/>
              <w:bottom w:val="single" w:sz="2" w:space="0" w:color="auto"/>
              <w:right w:val="single" w:sz="2" w:space="0" w:color="auto"/>
            </w:tcBorders>
          </w:tcPr>
          <w:p w14:paraId="5C78B401" w14:textId="3D6D60AE" w:rsidR="008B0D05" w:rsidRPr="00B60D70" w:rsidRDefault="008B0D05" w:rsidP="008B0D05">
            <w:pPr>
              <w:ind w:right="26"/>
              <w:jc w:val="left"/>
              <w:rPr>
                <w:sz w:val="28"/>
                <w:szCs w:val="28"/>
                <w:cs/>
              </w:rPr>
            </w:pPr>
          </w:p>
        </w:tc>
        <w:tc>
          <w:tcPr>
            <w:tcW w:w="870" w:type="dxa"/>
            <w:tcBorders>
              <w:top w:val="single" w:sz="2" w:space="0" w:color="auto"/>
              <w:left w:val="single" w:sz="2" w:space="0" w:color="auto"/>
              <w:bottom w:val="single" w:sz="2" w:space="0" w:color="auto"/>
              <w:right w:val="single" w:sz="2" w:space="0" w:color="auto"/>
            </w:tcBorders>
          </w:tcPr>
          <w:p w14:paraId="1D9E75AA" w14:textId="03265DC2" w:rsidR="008B0D05" w:rsidRPr="00B60D70" w:rsidRDefault="008B0D05" w:rsidP="001F70B1">
            <w:pPr>
              <w:ind w:right="26"/>
              <w:jc w:val="left"/>
              <w:rPr>
                <w:sz w:val="28"/>
                <w:szCs w:val="28"/>
              </w:rPr>
            </w:pPr>
            <w:r w:rsidRPr="00B60D70">
              <w:rPr>
                <w:sz w:val="28"/>
                <w:szCs w:val="28"/>
              </w:rPr>
              <w:t>CLO3</w:t>
            </w:r>
          </w:p>
        </w:tc>
        <w:tc>
          <w:tcPr>
            <w:tcW w:w="3877" w:type="dxa"/>
            <w:tcBorders>
              <w:top w:val="single" w:sz="2" w:space="0" w:color="auto"/>
              <w:left w:val="single" w:sz="2" w:space="0" w:color="auto"/>
              <w:bottom w:val="single" w:sz="2" w:space="0" w:color="auto"/>
              <w:right w:val="single" w:sz="2" w:space="0" w:color="auto"/>
            </w:tcBorders>
          </w:tcPr>
          <w:p w14:paraId="6314B26D" w14:textId="5A47651E" w:rsidR="008B0D05" w:rsidRPr="00B60D70" w:rsidRDefault="008B0D05" w:rsidP="008B0D05">
            <w:pPr>
              <w:ind w:right="26"/>
              <w:jc w:val="left"/>
              <w:rPr>
                <w:sz w:val="28"/>
                <w:szCs w:val="28"/>
              </w:rPr>
            </w:pPr>
            <w:r w:rsidRPr="00B60D70">
              <w:rPr>
                <w:sz w:val="28"/>
                <w:szCs w:val="28"/>
                <w:cs/>
              </w:rPr>
              <w:t>สามารถวางแผนการบริหารโครงการ การบริหารทีมงานและองค์กร และการกำหนดกลยุทธ์ในการทำงานเบื้องต้นได้อย่างเหมาะสม</w:t>
            </w:r>
          </w:p>
        </w:tc>
        <w:tc>
          <w:tcPr>
            <w:tcW w:w="843" w:type="dxa"/>
            <w:tcBorders>
              <w:left w:val="single" w:sz="2" w:space="0" w:color="auto"/>
            </w:tcBorders>
            <w:vAlign w:val="center"/>
          </w:tcPr>
          <w:p w14:paraId="2C0DFE3A" w14:textId="776D1A96" w:rsidR="008B0D05" w:rsidRPr="00B60D70" w:rsidRDefault="008B0D05" w:rsidP="008B0D05">
            <w:pPr>
              <w:ind w:right="26"/>
              <w:jc w:val="center"/>
              <w:rPr>
                <w:sz w:val="28"/>
                <w:szCs w:val="28"/>
              </w:rPr>
            </w:pPr>
            <w:r w:rsidRPr="00B60D70">
              <w:rPr>
                <w:sz w:val="28"/>
                <w:szCs w:val="28"/>
              </w:rPr>
              <w:t>B-K3</w:t>
            </w:r>
          </w:p>
        </w:tc>
        <w:tc>
          <w:tcPr>
            <w:tcW w:w="815" w:type="dxa"/>
            <w:vAlign w:val="center"/>
          </w:tcPr>
          <w:p w14:paraId="2FDECFDD" w14:textId="2FA1E2CE" w:rsidR="008B0D05" w:rsidRPr="00B60D70" w:rsidRDefault="000429AE" w:rsidP="008B0D05">
            <w:pPr>
              <w:ind w:right="26"/>
              <w:jc w:val="center"/>
              <w:rPr>
                <w:sz w:val="28"/>
                <w:szCs w:val="28"/>
              </w:rPr>
            </w:pPr>
            <w:r w:rsidRPr="00B60D70">
              <w:rPr>
                <w:sz w:val="28"/>
                <w:szCs w:val="28"/>
              </w:rPr>
              <w:t> </w:t>
            </w:r>
          </w:p>
        </w:tc>
        <w:tc>
          <w:tcPr>
            <w:tcW w:w="871" w:type="dxa"/>
            <w:gridSpan w:val="2"/>
            <w:vAlign w:val="center"/>
          </w:tcPr>
          <w:p w14:paraId="11D90E21" w14:textId="7086CB7B" w:rsidR="008B0D05" w:rsidRPr="00B60D70" w:rsidRDefault="000429AE" w:rsidP="008B0D05">
            <w:pPr>
              <w:ind w:right="26"/>
              <w:jc w:val="center"/>
              <w:rPr>
                <w:sz w:val="28"/>
                <w:szCs w:val="28"/>
              </w:rPr>
            </w:pPr>
            <w:r w:rsidRPr="00B60D70">
              <w:rPr>
                <w:sz w:val="28"/>
                <w:szCs w:val="28"/>
              </w:rPr>
              <w:t> </w:t>
            </w:r>
          </w:p>
        </w:tc>
        <w:tc>
          <w:tcPr>
            <w:tcW w:w="843" w:type="dxa"/>
            <w:vAlign w:val="center"/>
          </w:tcPr>
          <w:p w14:paraId="4EFFCE58" w14:textId="7E3914EE" w:rsidR="008B0D05" w:rsidRPr="00B60D70" w:rsidRDefault="000429AE" w:rsidP="008B0D05">
            <w:pPr>
              <w:ind w:right="26"/>
              <w:jc w:val="center"/>
              <w:rPr>
                <w:sz w:val="28"/>
                <w:szCs w:val="28"/>
              </w:rPr>
            </w:pPr>
            <w:r w:rsidRPr="00B60D70">
              <w:rPr>
                <w:sz w:val="28"/>
                <w:szCs w:val="28"/>
              </w:rPr>
              <w:t> </w:t>
            </w:r>
          </w:p>
        </w:tc>
        <w:tc>
          <w:tcPr>
            <w:tcW w:w="847" w:type="dxa"/>
            <w:vAlign w:val="center"/>
          </w:tcPr>
          <w:p w14:paraId="469BF550" w14:textId="61652D54" w:rsidR="008B0D05" w:rsidRPr="00B60D70" w:rsidRDefault="000429AE" w:rsidP="008B0D05">
            <w:pPr>
              <w:ind w:right="26"/>
              <w:jc w:val="center"/>
              <w:rPr>
                <w:sz w:val="28"/>
                <w:szCs w:val="28"/>
              </w:rPr>
            </w:pPr>
            <w:r w:rsidRPr="00B60D70">
              <w:rPr>
                <w:sz w:val="28"/>
                <w:szCs w:val="28"/>
              </w:rPr>
              <w:t> </w:t>
            </w:r>
          </w:p>
        </w:tc>
      </w:tr>
      <w:tr w:rsidR="00B60D70" w:rsidRPr="00B60D70" w14:paraId="4F27745A" w14:textId="77777777" w:rsidTr="00932286">
        <w:tc>
          <w:tcPr>
            <w:tcW w:w="1215" w:type="dxa"/>
            <w:tcBorders>
              <w:top w:val="single" w:sz="2" w:space="0" w:color="auto"/>
              <w:bottom w:val="single" w:sz="2" w:space="0" w:color="auto"/>
              <w:right w:val="single" w:sz="2" w:space="0" w:color="auto"/>
            </w:tcBorders>
          </w:tcPr>
          <w:p w14:paraId="52317437" w14:textId="1D60EBDB" w:rsidR="008B0D05" w:rsidRPr="00B60D70" w:rsidRDefault="008B0D05" w:rsidP="008B0D05">
            <w:pPr>
              <w:ind w:left="-24" w:right="-32"/>
              <w:jc w:val="left"/>
              <w:rPr>
                <w:sz w:val="28"/>
                <w:szCs w:val="28"/>
              </w:rPr>
            </w:pPr>
          </w:p>
        </w:tc>
        <w:tc>
          <w:tcPr>
            <w:tcW w:w="3875" w:type="dxa"/>
            <w:gridSpan w:val="2"/>
            <w:tcBorders>
              <w:top w:val="single" w:sz="2" w:space="0" w:color="auto"/>
              <w:left w:val="single" w:sz="2" w:space="0" w:color="auto"/>
              <w:bottom w:val="single" w:sz="2" w:space="0" w:color="auto"/>
              <w:right w:val="single" w:sz="2" w:space="0" w:color="auto"/>
            </w:tcBorders>
          </w:tcPr>
          <w:p w14:paraId="4E443CF1" w14:textId="2822CD5A" w:rsidR="008B0D05" w:rsidRPr="00B60D70" w:rsidRDefault="008B0D05" w:rsidP="008B0D05">
            <w:pPr>
              <w:ind w:right="26"/>
              <w:jc w:val="left"/>
              <w:rPr>
                <w:sz w:val="28"/>
                <w:szCs w:val="28"/>
                <w:cs/>
              </w:rPr>
            </w:pPr>
          </w:p>
        </w:tc>
        <w:tc>
          <w:tcPr>
            <w:tcW w:w="870" w:type="dxa"/>
            <w:tcBorders>
              <w:top w:val="single" w:sz="2" w:space="0" w:color="auto"/>
              <w:left w:val="single" w:sz="2" w:space="0" w:color="auto"/>
              <w:bottom w:val="single" w:sz="2" w:space="0" w:color="auto"/>
              <w:right w:val="single" w:sz="2" w:space="0" w:color="auto"/>
            </w:tcBorders>
          </w:tcPr>
          <w:p w14:paraId="2AE2D706" w14:textId="7A02DE4F" w:rsidR="008B0D05" w:rsidRPr="00B60D70" w:rsidRDefault="008B0D05" w:rsidP="001F70B1">
            <w:pPr>
              <w:ind w:right="26"/>
              <w:jc w:val="left"/>
              <w:rPr>
                <w:sz w:val="28"/>
                <w:szCs w:val="28"/>
              </w:rPr>
            </w:pPr>
            <w:r w:rsidRPr="00B60D70">
              <w:rPr>
                <w:sz w:val="28"/>
                <w:szCs w:val="28"/>
              </w:rPr>
              <w:t>CLO4</w:t>
            </w:r>
          </w:p>
        </w:tc>
        <w:tc>
          <w:tcPr>
            <w:tcW w:w="3877" w:type="dxa"/>
            <w:tcBorders>
              <w:top w:val="single" w:sz="2" w:space="0" w:color="auto"/>
              <w:left w:val="single" w:sz="2" w:space="0" w:color="auto"/>
              <w:bottom w:val="single" w:sz="2" w:space="0" w:color="auto"/>
              <w:right w:val="single" w:sz="2" w:space="0" w:color="auto"/>
            </w:tcBorders>
          </w:tcPr>
          <w:p w14:paraId="5B5FC31E" w14:textId="305BB8FB" w:rsidR="008B0D05" w:rsidRPr="00B60D70" w:rsidRDefault="008B0D05" w:rsidP="008B0D05">
            <w:pPr>
              <w:ind w:right="26"/>
              <w:jc w:val="left"/>
              <w:rPr>
                <w:sz w:val="28"/>
                <w:szCs w:val="28"/>
              </w:rPr>
            </w:pPr>
            <w:r w:rsidRPr="00B60D70">
              <w:rPr>
                <w:sz w:val="28"/>
                <w:szCs w:val="28"/>
                <w:cs/>
              </w:rPr>
              <w:t>สามารถวิเคราะห์คุณลักษณะที่สำคัญของผู้นำและสามารถวางแผนการพัฒนาตนเองให้มีทักษะผู้นำได้อย่างเหมาะสม</w:t>
            </w:r>
          </w:p>
        </w:tc>
        <w:tc>
          <w:tcPr>
            <w:tcW w:w="843" w:type="dxa"/>
            <w:tcBorders>
              <w:left w:val="single" w:sz="2" w:space="0" w:color="auto"/>
            </w:tcBorders>
            <w:vAlign w:val="center"/>
          </w:tcPr>
          <w:p w14:paraId="03CD29BF" w14:textId="49D4352C" w:rsidR="008B0D05" w:rsidRPr="00B60D70" w:rsidRDefault="000429AE" w:rsidP="008B0D05">
            <w:pPr>
              <w:ind w:right="26"/>
              <w:jc w:val="center"/>
              <w:rPr>
                <w:sz w:val="28"/>
                <w:szCs w:val="28"/>
              </w:rPr>
            </w:pPr>
            <w:r w:rsidRPr="00B60D70">
              <w:rPr>
                <w:sz w:val="28"/>
                <w:szCs w:val="28"/>
              </w:rPr>
              <w:t> </w:t>
            </w:r>
          </w:p>
        </w:tc>
        <w:tc>
          <w:tcPr>
            <w:tcW w:w="815" w:type="dxa"/>
            <w:vAlign w:val="center"/>
          </w:tcPr>
          <w:p w14:paraId="70C741AD" w14:textId="6D08B777" w:rsidR="008B0D05" w:rsidRPr="00B60D70" w:rsidRDefault="000429AE" w:rsidP="008B0D05">
            <w:pPr>
              <w:ind w:right="26"/>
              <w:jc w:val="center"/>
              <w:rPr>
                <w:sz w:val="28"/>
                <w:szCs w:val="28"/>
              </w:rPr>
            </w:pPr>
            <w:r w:rsidRPr="00B60D70">
              <w:rPr>
                <w:sz w:val="28"/>
                <w:szCs w:val="28"/>
              </w:rPr>
              <w:t> </w:t>
            </w:r>
          </w:p>
        </w:tc>
        <w:tc>
          <w:tcPr>
            <w:tcW w:w="871" w:type="dxa"/>
            <w:gridSpan w:val="2"/>
            <w:vAlign w:val="center"/>
          </w:tcPr>
          <w:p w14:paraId="272F7A04" w14:textId="0273524F" w:rsidR="008B0D05" w:rsidRPr="00B60D70" w:rsidRDefault="000429AE" w:rsidP="008B0D05">
            <w:pPr>
              <w:ind w:right="26"/>
              <w:jc w:val="center"/>
              <w:rPr>
                <w:sz w:val="28"/>
                <w:szCs w:val="28"/>
              </w:rPr>
            </w:pPr>
            <w:r w:rsidRPr="00B60D70">
              <w:rPr>
                <w:sz w:val="28"/>
                <w:szCs w:val="28"/>
              </w:rPr>
              <w:t> </w:t>
            </w:r>
          </w:p>
        </w:tc>
        <w:tc>
          <w:tcPr>
            <w:tcW w:w="843" w:type="dxa"/>
            <w:vAlign w:val="center"/>
          </w:tcPr>
          <w:p w14:paraId="6368C225" w14:textId="1D2960C4" w:rsidR="008B0D05" w:rsidRPr="00B60D70" w:rsidRDefault="000429AE" w:rsidP="008B0D05">
            <w:pPr>
              <w:ind w:right="26"/>
              <w:jc w:val="center"/>
              <w:rPr>
                <w:sz w:val="28"/>
                <w:szCs w:val="28"/>
              </w:rPr>
            </w:pPr>
            <w:r w:rsidRPr="00B60D70">
              <w:rPr>
                <w:sz w:val="28"/>
                <w:szCs w:val="28"/>
              </w:rPr>
              <w:t> </w:t>
            </w:r>
          </w:p>
        </w:tc>
        <w:tc>
          <w:tcPr>
            <w:tcW w:w="847" w:type="dxa"/>
            <w:vAlign w:val="center"/>
          </w:tcPr>
          <w:p w14:paraId="44ECE55A" w14:textId="4B3571D7" w:rsidR="008B0D05" w:rsidRPr="00B60D70" w:rsidRDefault="008B0D05" w:rsidP="008B0D05">
            <w:pPr>
              <w:ind w:right="26"/>
              <w:jc w:val="center"/>
              <w:rPr>
                <w:sz w:val="28"/>
                <w:szCs w:val="28"/>
              </w:rPr>
            </w:pPr>
            <w:r w:rsidRPr="00B60D70">
              <w:rPr>
                <w:sz w:val="28"/>
                <w:szCs w:val="28"/>
              </w:rPr>
              <w:t>B-K4</w:t>
            </w:r>
          </w:p>
        </w:tc>
      </w:tr>
      <w:tr w:rsidR="00B60D70" w:rsidRPr="00B60D70" w14:paraId="29871663" w14:textId="77777777" w:rsidTr="00340FC9">
        <w:tc>
          <w:tcPr>
            <w:tcW w:w="1215" w:type="dxa"/>
            <w:tcBorders>
              <w:top w:val="single" w:sz="2" w:space="0" w:color="auto"/>
              <w:bottom w:val="single" w:sz="2" w:space="0" w:color="auto"/>
              <w:right w:val="single" w:sz="2" w:space="0" w:color="auto"/>
            </w:tcBorders>
          </w:tcPr>
          <w:p w14:paraId="65CAADB1" w14:textId="6A28A4A0" w:rsidR="008B0D05" w:rsidRPr="00B60D70" w:rsidRDefault="00F551BD" w:rsidP="008B0D05">
            <w:pPr>
              <w:ind w:left="-24" w:right="-32"/>
              <w:jc w:val="left"/>
              <w:rPr>
                <w:sz w:val="28"/>
                <w:szCs w:val="28"/>
              </w:rPr>
            </w:pPr>
            <w:r w:rsidRPr="00B60D70">
              <w:rPr>
                <w:sz w:val="28"/>
                <w:szCs w:val="28"/>
              </w:rPr>
              <w:lastRenderedPageBreak/>
              <w:t xml:space="preserve">IED </w:t>
            </w:r>
            <w:r w:rsidR="008B0D05" w:rsidRPr="00B60D70">
              <w:rPr>
                <w:sz w:val="28"/>
                <w:szCs w:val="28"/>
              </w:rPr>
              <w:t xml:space="preserve">221 </w:t>
            </w:r>
          </w:p>
        </w:tc>
        <w:tc>
          <w:tcPr>
            <w:tcW w:w="3875" w:type="dxa"/>
            <w:gridSpan w:val="2"/>
            <w:tcBorders>
              <w:top w:val="single" w:sz="2" w:space="0" w:color="auto"/>
              <w:left w:val="single" w:sz="2" w:space="0" w:color="auto"/>
              <w:bottom w:val="single" w:sz="2" w:space="0" w:color="auto"/>
              <w:right w:val="single" w:sz="2" w:space="0" w:color="auto"/>
            </w:tcBorders>
          </w:tcPr>
          <w:p w14:paraId="72D230E9" w14:textId="77777777" w:rsidR="00520D3B" w:rsidRPr="00B60D70" w:rsidRDefault="008B0D05" w:rsidP="008B0D05">
            <w:pPr>
              <w:ind w:right="26"/>
              <w:jc w:val="left"/>
              <w:rPr>
                <w:sz w:val="28"/>
                <w:szCs w:val="28"/>
              </w:rPr>
            </w:pPr>
            <w:r w:rsidRPr="00B60D70">
              <w:rPr>
                <w:sz w:val="28"/>
                <w:szCs w:val="28"/>
                <w:cs/>
              </w:rPr>
              <w:t>หลักสูตรและการสอนสำหรับการจัดการเรียนรู้ทางวิชาชีพ (</w:t>
            </w:r>
            <w:r w:rsidRPr="00B60D70">
              <w:rPr>
                <w:sz w:val="28"/>
                <w:szCs w:val="28"/>
              </w:rPr>
              <w:t xml:space="preserve">Curriculum and Instruction for professional learning management) </w:t>
            </w:r>
          </w:p>
          <w:p w14:paraId="2B7649C7" w14:textId="40E380D5" w:rsidR="008B0D05" w:rsidRPr="00B60D70" w:rsidRDefault="008B0D05" w:rsidP="008B0D05">
            <w:pPr>
              <w:ind w:right="26"/>
              <w:jc w:val="left"/>
              <w:rPr>
                <w:sz w:val="28"/>
                <w:szCs w:val="28"/>
                <w:cs/>
              </w:rPr>
            </w:pPr>
            <w:r w:rsidRPr="00B60D70">
              <w:rPr>
                <w:sz w:val="28"/>
                <w:szCs w:val="28"/>
              </w:rPr>
              <w:t>3 (2-2-6)</w:t>
            </w:r>
          </w:p>
        </w:tc>
        <w:tc>
          <w:tcPr>
            <w:tcW w:w="870" w:type="dxa"/>
            <w:tcBorders>
              <w:top w:val="single" w:sz="2" w:space="0" w:color="auto"/>
              <w:left w:val="single" w:sz="2" w:space="0" w:color="auto"/>
              <w:bottom w:val="single" w:sz="2" w:space="0" w:color="auto"/>
              <w:right w:val="single" w:sz="2" w:space="0" w:color="auto"/>
            </w:tcBorders>
          </w:tcPr>
          <w:p w14:paraId="73F90F09" w14:textId="3A18B311" w:rsidR="008B0D05" w:rsidRPr="00B60D70" w:rsidRDefault="008B0D05" w:rsidP="008B0D05">
            <w:pPr>
              <w:ind w:right="26"/>
              <w:jc w:val="left"/>
              <w:rPr>
                <w:sz w:val="28"/>
                <w:szCs w:val="28"/>
              </w:rPr>
            </w:pPr>
            <w:r w:rsidRPr="00B60D70">
              <w:rPr>
                <w:sz w:val="28"/>
                <w:szCs w:val="28"/>
              </w:rPr>
              <w:t>CLO1</w:t>
            </w:r>
          </w:p>
        </w:tc>
        <w:tc>
          <w:tcPr>
            <w:tcW w:w="3877" w:type="dxa"/>
            <w:tcBorders>
              <w:top w:val="single" w:sz="2" w:space="0" w:color="auto"/>
              <w:left w:val="single" w:sz="2" w:space="0" w:color="auto"/>
              <w:bottom w:val="single" w:sz="2" w:space="0" w:color="auto"/>
              <w:right w:val="single" w:sz="2" w:space="0" w:color="auto"/>
            </w:tcBorders>
          </w:tcPr>
          <w:p w14:paraId="34C2D1DE" w14:textId="609A6957" w:rsidR="008B0D05" w:rsidRPr="00B60D70" w:rsidRDefault="008B0D05" w:rsidP="008B0D05">
            <w:pPr>
              <w:ind w:right="26"/>
              <w:jc w:val="left"/>
              <w:rPr>
                <w:sz w:val="28"/>
                <w:szCs w:val="28"/>
              </w:rPr>
            </w:pPr>
            <w:r w:rsidRPr="00B60D70">
              <w:rPr>
                <w:sz w:val="28"/>
                <w:szCs w:val="28"/>
                <w:cs/>
              </w:rPr>
              <w:t>ระบุกฎหมายที่เกี่ยวข้องกับครู และวิชาชีพครู กฎหมายการศึกษาเกี่ยวกับการประกันคุณภาพ</w:t>
            </w:r>
          </w:p>
        </w:tc>
        <w:tc>
          <w:tcPr>
            <w:tcW w:w="843" w:type="dxa"/>
            <w:tcBorders>
              <w:left w:val="single" w:sz="2" w:space="0" w:color="auto"/>
            </w:tcBorders>
          </w:tcPr>
          <w:p w14:paraId="30FA0665" w14:textId="04782430" w:rsidR="008B0D05" w:rsidRPr="00B60D70" w:rsidRDefault="008B0D05" w:rsidP="008B0D05">
            <w:pPr>
              <w:ind w:right="26"/>
              <w:jc w:val="center"/>
              <w:rPr>
                <w:sz w:val="28"/>
                <w:szCs w:val="28"/>
              </w:rPr>
            </w:pPr>
          </w:p>
        </w:tc>
        <w:tc>
          <w:tcPr>
            <w:tcW w:w="815" w:type="dxa"/>
          </w:tcPr>
          <w:p w14:paraId="02D414E1" w14:textId="101109B3" w:rsidR="008B0D05" w:rsidRPr="00B60D70" w:rsidRDefault="008B0D05" w:rsidP="008B0D05">
            <w:pPr>
              <w:ind w:right="26"/>
              <w:jc w:val="center"/>
              <w:rPr>
                <w:sz w:val="28"/>
                <w:szCs w:val="28"/>
              </w:rPr>
            </w:pPr>
          </w:p>
        </w:tc>
        <w:tc>
          <w:tcPr>
            <w:tcW w:w="871" w:type="dxa"/>
            <w:gridSpan w:val="2"/>
          </w:tcPr>
          <w:p w14:paraId="1D31BA75" w14:textId="78ADDDB5" w:rsidR="008B0D05" w:rsidRPr="00B60D70" w:rsidRDefault="008B0D05" w:rsidP="008B0D05">
            <w:pPr>
              <w:ind w:right="26"/>
              <w:jc w:val="center"/>
              <w:rPr>
                <w:sz w:val="28"/>
                <w:szCs w:val="28"/>
              </w:rPr>
            </w:pPr>
          </w:p>
        </w:tc>
        <w:tc>
          <w:tcPr>
            <w:tcW w:w="843" w:type="dxa"/>
          </w:tcPr>
          <w:p w14:paraId="17CACF42" w14:textId="1EC82A77" w:rsidR="008B0D05" w:rsidRPr="00B60D70" w:rsidRDefault="008B0D05" w:rsidP="008B0D05">
            <w:pPr>
              <w:ind w:right="26"/>
              <w:jc w:val="center"/>
              <w:rPr>
                <w:sz w:val="28"/>
                <w:szCs w:val="28"/>
              </w:rPr>
            </w:pPr>
            <w:r w:rsidRPr="00B60D70">
              <w:rPr>
                <w:sz w:val="28"/>
                <w:szCs w:val="28"/>
              </w:rPr>
              <w:t>P-K2</w:t>
            </w:r>
          </w:p>
        </w:tc>
        <w:tc>
          <w:tcPr>
            <w:tcW w:w="847" w:type="dxa"/>
          </w:tcPr>
          <w:p w14:paraId="5A7DDCA9" w14:textId="411F661C" w:rsidR="008B0D05" w:rsidRPr="00B60D70" w:rsidRDefault="008B0D05" w:rsidP="008B0D05">
            <w:pPr>
              <w:ind w:right="26"/>
              <w:jc w:val="center"/>
              <w:rPr>
                <w:sz w:val="28"/>
                <w:szCs w:val="28"/>
              </w:rPr>
            </w:pPr>
          </w:p>
        </w:tc>
      </w:tr>
      <w:tr w:rsidR="00B60D70" w:rsidRPr="00B60D70" w14:paraId="5EF26DFA" w14:textId="77777777" w:rsidTr="00340FC9">
        <w:tc>
          <w:tcPr>
            <w:tcW w:w="1215" w:type="dxa"/>
            <w:tcBorders>
              <w:top w:val="single" w:sz="2" w:space="0" w:color="auto"/>
              <w:bottom w:val="single" w:sz="2" w:space="0" w:color="auto"/>
              <w:right w:val="single" w:sz="2" w:space="0" w:color="auto"/>
            </w:tcBorders>
          </w:tcPr>
          <w:p w14:paraId="32D857B9" w14:textId="3ED7E9BB" w:rsidR="008B0D05" w:rsidRPr="00B60D70" w:rsidRDefault="008B0D05" w:rsidP="008B0D05">
            <w:pPr>
              <w:ind w:left="-24" w:right="-32"/>
              <w:jc w:val="left"/>
              <w:rPr>
                <w:sz w:val="28"/>
                <w:szCs w:val="28"/>
              </w:rPr>
            </w:pPr>
          </w:p>
        </w:tc>
        <w:tc>
          <w:tcPr>
            <w:tcW w:w="3875" w:type="dxa"/>
            <w:gridSpan w:val="2"/>
            <w:tcBorders>
              <w:top w:val="single" w:sz="2" w:space="0" w:color="auto"/>
              <w:left w:val="single" w:sz="2" w:space="0" w:color="auto"/>
              <w:bottom w:val="single" w:sz="2" w:space="0" w:color="auto"/>
              <w:right w:val="single" w:sz="2" w:space="0" w:color="auto"/>
            </w:tcBorders>
          </w:tcPr>
          <w:p w14:paraId="30AA1EE9" w14:textId="5A2CBCE0" w:rsidR="008B0D05" w:rsidRPr="00B60D70" w:rsidRDefault="008B0D05" w:rsidP="008B0D05">
            <w:pPr>
              <w:ind w:right="26"/>
              <w:jc w:val="left"/>
              <w:rPr>
                <w:sz w:val="28"/>
                <w:szCs w:val="28"/>
                <w:cs/>
              </w:rPr>
            </w:pPr>
          </w:p>
        </w:tc>
        <w:tc>
          <w:tcPr>
            <w:tcW w:w="870" w:type="dxa"/>
            <w:tcBorders>
              <w:top w:val="single" w:sz="2" w:space="0" w:color="auto"/>
              <w:left w:val="single" w:sz="2" w:space="0" w:color="auto"/>
              <w:bottom w:val="single" w:sz="2" w:space="0" w:color="auto"/>
              <w:right w:val="single" w:sz="2" w:space="0" w:color="auto"/>
            </w:tcBorders>
          </w:tcPr>
          <w:p w14:paraId="0970AE29" w14:textId="5DFAB1E2" w:rsidR="008B0D05" w:rsidRPr="00B60D70" w:rsidRDefault="008B0D05" w:rsidP="008B0D05">
            <w:pPr>
              <w:ind w:right="26"/>
              <w:jc w:val="left"/>
              <w:rPr>
                <w:sz w:val="28"/>
                <w:szCs w:val="28"/>
              </w:rPr>
            </w:pPr>
            <w:r w:rsidRPr="00B60D70">
              <w:rPr>
                <w:sz w:val="28"/>
                <w:szCs w:val="28"/>
              </w:rPr>
              <w:t>CLO2</w:t>
            </w:r>
          </w:p>
        </w:tc>
        <w:tc>
          <w:tcPr>
            <w:tcW w:w="3877" w:type="dxa"/>
            <w:tcBorders>
              <w:top w:val="single" w:sz="2" w:space="0" w:color="auto"/>
              <w:left w:val="single" w:sz="2" w:space="0" w:color="auto"/>
              <w:bottom w:val="single" w:sz="2" w:space="0" w:color="auto"/>
              <w:right w:val="single" w:sz="2" w:space="0" w:color="auto"/>
            </w:tcBorders>
          </w:tcPr>
          <w:p w14:paraId="42D60262" w14:textId="758710ED" w:rsidR="008B0D05" w:rsidRPr="00B60D70" w:rsidRDefault="008B0D05" w:rsidP="008B0D05">
            <w:pPr>
              <w:ind w:right="26"/>
              <w:jc w:val="left"/>
              <w:rPr>
                <w:sz w:val="28"/>
                <w:szCs w:val="28"/>
              </w:rPr>
            </w:pPr>
            <w:r w:rsidRPr="00B60D70">
              <w:rPr>
                <w:sz w:val="28"/>
                <w:szCs w:val="28"/>
                <w:cs/>
              </w:rPr>
              <w:t>ออกแบบหลักสูตร เพื่อพัฒนาการเรียนรู้ของผู้เรียนได้เหมาะสมกับบริบท</w:t>
            </w:r>
          </w:p>
        </w:tc>
        <w:tc>
          <w:tcPr>
            <w:tcW w:w="843" w:type="dxa"/>
            <w:tcBorders>
              <w:left w:val="single" w:sz="2" w:space="0" w:color="auto"/>
            </w:tcBorders>
          </w:tcPr>
          <w:p w14:paraId="272638E1" w14:textId="6C9D15AA" w:rsidR="008B0D05" w:rsidRPr="00B60D70" w:rsidRDefault="008B0D05" w:rsidP="008B0D05">
            <w:pPr>
              <w:ind w:right="26"/>
              <w:jc w:val="center"/>
              <w:rPr>
                <w:sz w:val="28"/>
                <w:szCs w:val="28"/>
              </w:rPr>
            </w:pPr>
          </w:p>
        </w:tc>
        <w:tc>
          <w:tcPr>
            <w:tcW w:w="815" w:type="dxa"/>
          </w:tcPr>
          <w:p w14:paraId="0060C9F6" w14:textId="6154FE43" w:rsidR="008B0D05" w:rsidRPr="00B60D70" w:rsidRDefault="008B0D05" w:rsidP="008B0D05">
            <w:pPr>
              <w:ind w:right="26"/>
              <w:jc w:val="center"/>
              <w:rPr>
                <w:sz w:val="28"/>
                <w:szCs w:val="28"/>
              </w:rPr>
            </w:pPr>
          </w:p>
        </w:tc>
        <w:tc>
          <w:tcPr>
            <w:tcW w:w="871" w:type="dxa"/>
            <w:gridSpan w:val="2"/>
          </w:tcPr>
          <w:p w14:paraId="1C309B04" w14:textId="14AB3293" w:rsidR="008B0D05" w:rsidRPr="00B60D70" w:rsidRDefault="008B0D05" w:rsidP="008B0D05">
            <w:pPr>
              <w:ind w:right="26"/>
              <w:jc w:val="center"/>
              <w:rPr>
                <w:sz w:val="28"/>
                <w:szCs w:val="28"/>
              </w:rPr>
            </w:pPr>
          </w:p>
        </w:tc>
        <w:tc>
          <w:tcPr>
            <w:tcW w:w="843" w:type="dxa"/>
          </w:tcPr>
          <w:p w14:paraId="0FB7A839" w14:textId="59A14E87" w:rsidR="008B0D05" w:rsidRPr="00B60D70" w:rsidRDefault="008B0D05" w:rsidP="008B0D05">
            <w:pPr>
              <w:ind w:right="26"/>
              <w:jc w:val="center"/>
              <w:rPr>
                <w:sz w:val="28"/>
                <w:szCs w:val="28"/>
              </w:rPr>
            </w:pPr>
            <w:r w:rsidRPr="00B60D70">
              <w:rPr>
                <w:sz w:val="28"/>
                <w:szCs w:val="28"/>
              </w:rPr>
              <w:t>P-K2</w:t>
            </w:r>
          </w:p>
        </w:tc>
        <w:tc>
          <w:tcPr>
            <w:tcW w:w="847" w:type="dxa"/>
          </w:tcPr>
          <w:p w14:paraId="13BD4450" w14:textId="06BFE9E7" w:rsidR="008B0D05" w:rsidRPr="00B60D70" w:rsidRDefault="008B0D05" w:rsidP="008B0D05">
            <w:pPr>
              <w:ind w:right="26"/>
              <w:jc w:val="center"/>
              <w:rPr>
                <w:sz w:val="28"/>
                <w:szCs w:val="28"/>
              </w:rPr>
            </w:pPr>
          </w:p>
        </w:tc>
      </w:tr>
      <w:tr w:rsidR="00B60D70" w:rsidRPr="00B60D70" w14:paraId="7FDE5C69" w14:textId="77777777" w:rsidTr="00340FC9">
        <w:tc>
          <w:tcPr>
            <w:tcW w:w="1215" w:type="dxa"/>
            <w:tcBorders>
              <w:top w:val="single" w:sz="2" w:space="0" w:color="auto"/>
              <w:bottom w:val="single" w:sz="2" w:space="0" w:color="auto"/>
              <w:right w:val="single" w:sz="2" w:space="0" w:color="auto"/>
            </w:tcBorders>
          </w:tcPr>
          <w:p w14:paraId="06B35437" w14:textId="7C2E758F" w:rsidR="008B0D05" w:rsidRPr="00B60D70" w:rsidRDefault="008B0D05" w:rsidP="008B0D05">
            <w:pPr>
              <w:ind w:left="-24" w:right="-32"/>
              <w:jc w:val="left"/>
              <w:rPr>
                <w:sz w:val="28"/>
                <w:szCs w:val="28"/>
              </w:rPr>
            </w:pPr>
          </w:p>
        </w:tc>
        <w:tc>
          <w:tcPr>
            <w:tcW w:w="3875" w:type="dxa"/>
            <w:gridSpan w:val="2"/>
            <w:tcBorders>
              <w:top w:val="single" w:sz="2" w:space="0" w:color="auto"/>
              <w:left w:val="single" w:sz="2" w:space="0" w:color="auto"/>
              <w:bottom w:val="single" w:sz="2" w:space="0" w:color="auto"/>
              <w:right w:val="single" w:sz="2" w:space="0" w:color="auto"/>
            </w:tcBorders>
          </w:tcPr>
          <w:p w14:paraId="28B27F46" w14:textId="0156CCA6" w:rsidR="008B0D05" w:rsidRPr="00B60D70" w:rsidRDefault="008B0D05" w:rsidP="008B0D05">
            <w:pPr>
              <w:ind w:right="26"/>
              <w:jc w:val="left"/>
              <w:rPr>
                <w:sz w:val="28"/>
                <w:szCs w:val="28"/>
                <w:cs/>
              </w:rPr>
            </w:pPr>
          </w:p>
        </w:tc>
        <w:tc>
          <w:tcPr>
            <w:tcW w:w="870" w:type="dxa"/>
            <w:tcBorders>
              <w:top w:val="single" w:sz="2" w:space="0" w:color="auto"/>
              <w:left w:val="single" w:sz="2" w:space="0" w:color="auto"/>
              <w:bottom w:val="single" w:sz="2" w:space="0" w:color="auto"/>
              <w:right w:val="single" w:sz="2" w:space="0" w:color="auto"/>
            </w:tcBorders>
          </w:tcPr>
          <w:p w14:paraId="62C96A3B" w14:textId="163FBD46" w:rsidR="008B0D05" w:rsidRPr="00B60D70" w:rsidRDefault="008B0D05" w:rsidP="008B0D05">
            <w:pPr>
              <w:ind w:right="26"/>
              <w:jc w:val="left"/>
              <w:rPr>
                <w:sz w:val="28"/>
                <w:szCs w:val="28"/>
              </w:rPr>
            </w:pPr>
            <w:r w:rsidRPr="00B60D70">
              <w:rPr>
                <w:sz w:val="28"/>
                <w:szCs w:val="28"/>
              </w:rPr>
              <w:t>CLO3</w:t>
            </w:r>
          </w:p>
        </w:tc>
        <w:tc>
          <w:tcPr>
            <w:tcW w:w="3877" w:type="dxa"/>
            <w:tcBorders>
              <w:top w:val="single" w:sz="2" w:space="0" w:color="auto"/>
              <w:left w:val="single" w:sz="2" w:space="0" w:color="auto"/>
              <w:bottom w:val="single" w:sz="2" w:space="0" w:color="auto"/>
              <w:right w:val="single" w:sz="2" w:space="0" w:color="auto"/>
            </w:tcBorders>
          </w:tcPr>
          <w:p w14:paraId="63FD566A" w14:textId="264CF58E" w:rsidR="008B0D05" w:rsidRPr="00B60D70" w:rsidRDefault="008B0D05" w:rsidP="008B0D05">
            <w:pPr>
              <w:ind w:right="26"/>
              <w:jc w:val="left"/>
              <w:rPr>
                <w:sz w:val="28"/>
                <w:szCs w:val="28"/>
              </w:rPr>
            </w:pPr>
            <w:r w:rsidRPr="00B60D70">
              <w:rPr>
                <w:sz w:val="28"/>
                <w:szCs w:val="28"/>
                <w:cs/>
              </w:rPr>
              <w:t>ออกแบบกิจกรรมการเรียนรู้ และจัดกิจกรรมการเรียนรู้ ด้วยทักษะการโค้ช และการอำนวยการเรียนรู้เพื่อสร้างการเปลี่ยนแปลงให้กับผู้เรียน</w:t>
            </w:r>
          </w:p>
        </w:tc>
        <w:tc>
          <w:tcPr>
            <w:tcW w:w="843" w:type="dxa"/>
            <w:tcBorders>
              <w:left w:val="single" w:sz="2" w:space="0" w:color="auto"/>
            </w:tcBorders>
          </w:tcPr>
          <w:p w14:paraId="08E8F974" w14:textId="0B7CF4C0" w:rsidR="008B0D05" w:rsidRPr="00B60D70" w:rsidRDefault="008B0D05" w:rsidP="008B0D05">
            <w:pPr>
              <w:ind w:right="26"/>
              <w:jc w:val="center"/>
              <w:rPr>
                <w:sz w:val="28"/>
                <w:szCs w:val="28"/>
              </w:rPr>
            </w:pPr>
          </w:p>
        </w:tc>
        <w:tc>
          <w:tcPr>
            <w:tcW w:w="815" w:type="dxa"/>
          </w:tcPr>
          <w:p w14:paraId="6CB67B8E" w14:textId="53C61535" w:rsidR="008B0D05" w:rsidRPr="00B60D70" w:rsidRDefault="008B0D05" w:rsidP="008B0D05">
            <w:pPr>
              <w:ind w:right="26"/>
              <w:jc w:val="center"/>
              <w:rPr>
                <w:sz w:val="28"/>
                <w:szCs w:val="28"/>
              </w:rPr>
            </w:pPr>
          </w:p>
        </w:tc>
        <w:tc>
          <w:tcPr>
            <w:tcW w:w="871" w:type="dxa"/>
            <w:gridSpan w:val="2"/>
          </w:tcPr>
          <w:p w14:paraId="2FAEDB11" w14:textId="71287994" w:rsidR="008B0D05" w:rsidRPr="00B60D70" w:rsidRDefault="008B0D05" w:rsidP="008B0D05">
            <w:pPr>
              <w:ind w:right="26"/>
              <w:jc w:val="center"/>
              <w:rPr>
                <w:sz w:val="28"/>
                <w:szCs w:val="28"/>
              </w:rPr>
            </w:pPr>
          </w:p>
        </w:tc>
        <w:tc>
          <w:tcPr>
            <w:tcW w:w="843" w:type="dxa"/>
          </w:tcPr>
          <w:p w14:paraId="6216E4FA" w14:textId="71751B3B" w:rsidR="008B0D05" w:rsidRPr="00B60D70" w:rsidRDefault="008B0D05" w:rsidP="008B0D05">
            <w:pPr>
              <w:ind w:right="26"/>
              <w:jc w:val="center"/>
              <w:rPr>
                <w:sz w:val="28"/>
                <w:szCs w:val="28"/>
              </w:rPr>
            </w:pPr>
            <w:r w:rsidRPr="00B60D70">
              <w:rPr>
                <w:sz w:val="28"/>
                <w:szCs w:val="28"/>
              </w:rPr>
              <w:t>P-K2</w:t>
            </w:r>
          </w:p>
        </w:tc>
        <w:tc>
          <w:tcPr>
            <w:tcW w:w="847" w:type="dxa"/>
          </w:tcPr>
          <w:p w14:paraId="235B47CE" w14:textId="38CD0F1D" w:rsidR="008B0D05" w:rsidRPr="00B60D70" w:rsidRDefault="008B0D05" w:rsidP="008B0D05">
            <w:pPr>
              <w:ind w:right="26"/>
              <w:jc w:val="center"/>
              <w:rPr>
                <w:sz w:val="28"/>
                <w:szCs w:val="28"/>
              </w:rPr>
            </w:pPr>
          </w:p>
        </w:tc>
      </w:tr>
      <w:tr w:rsidR="00B60D70" w:rsidRPr="00B60D70" w14:paraId="30016237" w14:textId="77777777" w:rsidTr="00932286">
        <w:tc>
          <w:tcPr>
            <w:tcW w:w="1215" w:type="dxa"/>
            <w:tcBorders>
              <w:top w:val="single" w:sz="2" w:space="0" w:color="auto"/>
              <w:bottom w:val="single" w:sz="2" w:space="0" w:color="auto"/>
              <w:right w:val="single" w:sz="2" w:space="0" w:color="auto"/>
            </w:tcBorders>
          </w:tcPr>
          <w:p w14:paraId="3E72A962" w14:textId="278D8D22" w:rsidR="008B0D05" w:rsidRPr="00B60D70" w:rsidRDefault="00F551BD" w:rsidP="008B0D05">
            <w:pPr>
              <w:ind w:left="-24" w:right="-32"/>
              <w:jc w:val="left"/>
              <w:rPr>
                <w:sz w:val="28"/>
                <w:szCs w:val="28"/>
              </w:rPr>
            </w:pPr>
            <w:r w:rsidRPr="00B60D70">
              <w:rPr>
                <w:sz w:val="28"/>
                <w:szCs w:val="28"/>
              </w:rPr>
              <w:t xml:space="preserve">IED </w:t>
            </w:r>
            <w:r w:rsidR="008B0D05" w:rsidRPr="00B60D70">
              <w:rPr>
                <w:sz w:val="28"/>
                <w:szCs w:val="28"/>
              </w:rPr>
              <w:t xml:space="preserve">441 </w:t>
            </w:r>
          </w:p>
        </w:tc>
        <w:tc>
          <w:tcPr>
            <w:tcW w:w="3875" w:type="dxa"/>
            <w:gridSpan w:val="2"/>
            <w:tcBorders>
              <w:top w:val="single" w:sz="2" w:space="0" w:color="auto"/>
              <w:left w:val="single" w:sz="2" w:space="0" w:color="auto"/>
              <w:bottom w:val="single" w:sz="2" w:space="0" w:color="auto"/>
              <w:right w:val="single" w:sz="2" w:space="0" w:color="auto"/>
            </w:tcBorders>
          </w:tcPr>
          <w:p w14:paraId="09BE4E9E" w14:textId="77777777" w:rsidR="00520D3B" w:rsidRPr="00B60D70" w:rsidRDefault="008B0D05" w:rsidP="008B0D05">
            <w:pPr>
              <w:ind w:right="26"/>
              <w:jc w:val="left"/>
              <w:rPr>
                <w:sz w:val="28"/>
                <w:szCs w:val="28"/>
              </w:rPr>
            </w:pPr>
            <w:r w:rsidRPr="00B60D70">
              <w:rPr>
                <w:sz w:val="28"/>
                <w:szCs w:val="28"/>
                <w:cs/>
              </w:rPr>
              <w:t xml:space="preserve">การวัดผล ประเมินผล และการประกันคุณภาพทางครุศาสตร์อุตสาหกรรม </w:t>
            </w:r>
            <w:r w:rsidR="00D4382C" w:rsidRPr="00B60D70">
              <w:rPr>
                <w:sz w:val="28"/>
                <w:szCs w:val="28"/>
                <w:cs/>
              </w:rPr>
              <w:t>(</w:t>
            </w:r>
            <w:r w:rsidR="00D4382C" w:rsidRPr="00B60D70">
              <w:rPr>
                <w:sz w:val="28"/>
                <w:szCs w:val="28"/>
              </w:rPr>
              <w:t xml:space="preserve">Measurement, Evaluation, and Quality Assurance in Industrial Education) </w:t>
            </w:r>
          </w:p>
          <w:p w14:paraId="4FD8F123" w14:textId="3A45258C" w:rsidR="008B0D05" w:rsidRPr="00B60D70" w:rsidRDefault="008B0D05" w:rsidP="008B0D05">
            <w:pPr>
              <w:ind w:right="26"/>
              <w:jc w:val="left"/>
              <w:rPr>
                <w:sz w:val="28"/>
                <w:szCs w:val="28"/>
                <w:cs/>
              </w:rPr>
            </w:pPr>
            <w:r w:rsidRPr="00B60D70">
              <w:rPr>
                <w:sz w:val="28"/>
                <w:szCs w:val="28"/>
              </w:rPr>
              <w:t>3</w:t>
            </w:r>
            <w:r w:rsidR="00520D3B" w:rsidRPr="00B60D70">
              <w:rPr>
                <w:sz w:val="28"/>
                <w:szCs w:val="28"/>
              </w:rPr>
              <w:t xml:space="preserve"> </w:t>
            </w:r>
            <w:r w:rsidRPr="00B60D70">
              <w:rPr>
                <w:sz w:val="28"/>
                <w:szCs w:val="28"/>
              </w:rPr>
              <w:t>(2-2-6)</w:t>
            </w:r>
          </w:p>
        </w:tc>
        <w:tc>
          <w:tcPr>
            <w:tcW w:w="870" w:type="dxa"/>
            <w:tcBorders>
              <w:top w:val="single" w:sz="2" w:space="0" w:color="auto"/>
              <w:left w:val="single" w:sz="2" w:space="0" w:color="auto"/>
              <w:bottom w:val="single" w:sz="2" w:space="0" w:color="auto"/>
              <w:right w:val="single" w:sz="2" w:space="0" w:color="auto"/>
            </w:tcBorders>
          </w:tcPr>
          <w:p w14:paraId="50A7B211" w14:textId="554B44AF" w:rsidR="008B0D05" w:rsidRPr="00B60D70" w:rsidRDefault="008B0D05" w:rsidP="008B0D05">
            <w:pPr>
              <w:ind w:right="26"/>
              <w:jc w:val="left"/>
              <w:rPr>
                <w:sz w:val="28"/>
                <w:szCs w:val="28"/>
              </w:rPr>
            </w:pPr>
            <w:r w:rsidRPr="00B60D70">
              <w:rPr>
                <w:sz w:val="28"/>
                <w:szCs w:val="28"/>
              </w:rPr>
              <w:t>CLO1</w:t>
            </w:r>
          </w:p>
        </w:tc>
        <w:tc>
          <w:tcPr>
            <w:tcW w:w="3877" w:type="dxa"/>
            <w:tcBorders>
              <w:top w:val="single" w:sz="2" w:space="0" w:color="auto"/>
              <w:left w:val="single" w:sz="2" w:space="0" w:color="auto"/>
              <w:bottom w:val="single" w:sz="2" w:space="0" w:color="auto"/>
              <w:right w:val="single" w:sz="2" w:space="0" w:color="auto"/>
            </w:tcBorders>
          </w:tcPr>
          <w:p w14:paraId="4C6714A9" w14:textId="09590B99" w:rsidR="008B0D05" w:rsidRPr="00B60D70" w:rsidRDefault="000429AE" w:rsidP="008B0D05">
            <w:pPr>
              <w:ind w:right="26"/>
              <w:jc w:val="left"/>
              <w:rPr>
                <w:sz w:val="28"/>
                <w:szCs w:val="28"/>
              </w:rPr>
            </w:pPr>
            <w:r w:rsidRPr="00B60D70">
              <w:rPr>
                <w:sz w:val="28"/>
                <w:szCs w:val="28"/>
                <w:cs/>
              </w:rPr>
              <w:t>ระบุกฎหมายที่เกี่ยวข้องกับครู และวิชาชีพครู</w:t>
            </w:r>
            <w:r w:rsidRPr="00B60D70">
              <w:rPr>
                <w:sz w:val="28"/>
                <w:szCs w:val="28"/>
              </w:rPr>
              <w:t xml:space="preserve"> </w:t>
            </w:r>
            <w:r w:rsidRPr="00B60D70">
              <w:rPr>
                <w:sz w:val="28"/>
                <w:szCs w:val="28"/>
                <w:cs/>
              </w:rPr>
              <w:t>กฎหมายการศึกษาเกี่ยวกับการประกันคุณภาพ</w:t>
            </w:r>
          </w:p>
        </w:tc>
        <w:tc>
          <w:tcPr>
            <w:tcW w:w="843" w:type="dxa"/>
            <w:tcBorders>
              <w:left w:val="single" w:sz="2" w:space="0" w:color="auto"/>
            </w:tcBorders>
            <w:vAlign w:val="center"/>
          </w:tcPr>
          <w:p w14:paraId="2990731C" w14:textId="381EAB99" w:rsidR="008B0D05" w:rsidRPr="00B60D70" w:rsidRDefault="000429AE" w:rsidP="008B0D05">
            <w:pPr>
              <w:ind w:right="26"/>
              <w:jc w:val="center"/>
              <w:rPr>
                <w:sz w:val="28"/>
                <w:szCs w:val="28"/>
              </w:rPr>
            </w:pPr>
            <w:r w:rsidRPr="00B60D70">
              <w:rPr>
                <w:sz w:val="28"/>
                <w:szCs w:val="28"/>
              </w:rPr>
              <w:t> </w:t>
            </w:r>
          </w:p>
        </w:tc>
        <w:tc>
          <w:tcPr>
            <w:tcW w:w="815" w:type="dxa"/>
            <w:vAlign w:val="center"/>
          </w:tcPr>
          <w:p w14:paraId="259CB93D" w14:textId="0BA9DD35" w:rsidR="008B0D05" w:rsidRPr="00B60D70" w:rsidRDefault="000429AE" w:rsidP="008B0D05">
            <w:pPr>
              <w:ind w:right="26"/>
              <w:jc w:val="center"/>
              <w:rPr>
                <w:sz w:val="28"/>
                <w:szCs w:val="28"/>
              </w:rPr>
            </w:pPr>
            <w:r w:rsidRPr="00B60D70">
              <w:rPr>
                <w:sz w:val="28"/>
                <w:szCs w:val="28"/>
              </w:rPr>
              <w:t> </w:t>
            </w:r>
          </w:p>
        </w:tc>
        <w:tc>
          <w:tcPr>
            <w:tcW w:w="871" w:type="dxa"/>
            <w:gridSpan w:val="2"/>
            <w:vAlign w:val="center"/>
          </w:tcPr>
          <w:p w14:paraId="087B1841" w14:textId="0E97FED1" w:rsidR="008B0D05" w:rsidRPr="00B60D70" w:rsidRDefault="000429AE" w:rsidP="008B0D05">
            <w:pPr>
              <w:ind w:right="26"/>
              <w:jc w:val="center"/>
              <w:rPr>
                <w:sz w:val="28"/>
                <w:szCs w:val="28"/>
              </w:rPr>
            </w:pPr>
            <w:r w:rsidRPr="00B60D70">
              <w:rPr>
                <w:sz w:val="28"/>
                <w:szCs w:val="28"/>
              </w:rPr>
              <w:t> </w:t>
            </w:r>
          </w:p>
        </w:tc>
        <w:tc>
          <w:tcPr>
            <w:tcW w:w="843" w:type="dxa"/>
            <w:vAlign w:val="center"/>
          </w:tcPr>
          <w:p w14:paraId="755E26D7" w14:textId="31DC92C5" w:rsidR="008B0D05" w:rsidRPr="00B60D70" w:rsidRDefault="000429AE" w:rsidP="008B0D05">
            <w:pPr>
              <w:ind w:right="26"/>
              <w:jc w:val="center"/>
              <w:rPr>
                <w:sz w:val="28"/>
                <w:szCs w:val="28"/>
              </w:rPr>
            </w:pPr>
            <w:r w:rsidRPr="00B60D70">
              <w:rPr>
                <w:sz w:val="28"/>
                <w:szCs w:val="28"/>
              </w:rPr>
              <w:t>B</w:t>
            </w:r>
            <w:r w:rsidR="008B0D05" w:rsidRPr="00B60D70">
              <w:rPr>
                <w:sz w:val="28"/>
                <w:szCs w:val="28"/>
              </w:rPr>
              <w:t>-K2</w:t>
            </w:r>
          </w:p>
        </w:tc>
        <w:tc>
          <w:tcPr>
            <w:tcW w:w="847" w:type="dxa"/>
            <w:vAlign w:val="center"/>
          </w:tcPr>
          <w:p w14:paraId="3804ECE8" w14:textId="75F7668E" w:rsidR="008B0D05" w:rsidRPr="00B60D70" w:rsidRDefault="000429AE" w:rsidP="008B0D05">
            <w:pPr>
              <w:ind w:right="26"/>
              <w:jc w:val="center"/>
              <w:rPr>
                <w:sz w:val="28"/>
                <w:szCs w:val="28"/>
              </w:rPr>
            </w:pPr>
            <w:r w:rsidRPr="00B60D70">
              <w:rPr>
                <w:sz w:val="28"/>
                <w:szCs w:val="28"/>
              </w:rPr>
              <w:t> </w:t>
            </w:r>
          </w:p>
        </w:tc>
      </w:tr>
      <w:tr w:rsidR="00B60D70" w:rsidRPr="00B60D70" w14:paraId="4982AD2D" w14:textId="77777777" w:rsidTr="00932286">
        <w:tc>
          <w:tcPr>
            <w:tcW w:w="1215" w:type="dxa"/>
            <w:tcBorders>
              <w:top w:val="single" w:sz="2" w:space="0" w:color="auto"/>
              <w:bottom w:val="single" w:sz="2" w:space="0" w:color="auto"/>
              <w:right w:val="single" w:sz="2" w:space="0" w:color="auto"/>
            </w:tcBorders>
          </w:tcPr>
          <w:p w14:paraId="0991FB46" w14:textId="54C44157" w:rsidR="008B0D05" w:rsidRPr="00B60D70" w:rsidRDefault="008B0D05" w:rsidP="008B0D05">
            <w:pPr>
              <w:ind w:left="-24" w:right="-32"/>
              <w:jc w:val="left"/>
              <w:rPr>
                <w:sz w:val="28"/>
                <w:szCs w:val="28"/>
              </w:rPr>
            </w:pPr>
          </w:p>
        </w:tc>
        <w:tc>
          <w:tcPr>
            <w:tcW w:w="3875" w:type="dxa"/>
            <w:gridSpan w:val="2"/>
            <w:tcBorders>
              <w:top w:val="single" w:sz="2" w:space="0" w:color="auto"/>
              <w:left w:val="single" w:sz="2" w:space="0" w:color="auto"/>
              <w:bottom w:val="single" w:sz="2" w:space="0" w:color="auto"/>
              <w:right w:val="single" w:sz="2" w:space="0" w:color="auto"/>
            </w:tcBorders>
          </w:tcPr>
          <w:p w14:paraId="4061521E" w14:textId="79F5A5A9" w:rsidR="008B0D05" w:rsidRPr="00B60D70" w:rsidRDefault="008B0D05" w:rsidP="008B0D05">
            <w:pPr>
              <w:ind w:right="26"/>
              <w:jc w:val="left"/>
              <w:rPr>
                <w:sz w:val="28"/>
                <w:szCs w:val="28"/>
                <w:cs/>
              </w:rPr>
            </w:pPr>
          </w:p>
        </w:tc>
        <w:tc>
          <w:tcPr>
            <w:tcW w:w="870" w:type="dxa"/>
            <w:tcBorders>
              <w:top w:val="single" w:sz="2" w:space="0" w:color="auto"/>
              <w:left w:val="single" w:sz="2" w:space="0" w:color="auto"/>
              <w:bottom w:val="single" w:sz="2" w:space="0" w:color="auto"/>
              <w:right w:val="single" w:sz="2" w:space="0" w:color="auto"/>
            </w:tcBorders>
          </w:tcPr>
          <w:p w14:paraId="709830BF" w14:textId="6C0C5FAF" w:rsidR="008B0D05" w:rsidRPr="00B60D70" w:rsidRDefault="008B0D05" w:rsidP="008B0D05">
            <w:pPr>
              <w:ind w:right="26"/>
              <w:jc w:val="left"/>
              <w:rPr>
                <w:sz w:val="28"/>
                <w:szCs w:val="28"/>
              </w:rPr>
            </w:pPr>
            <w:r w:rsidRPr="00B60D70">
              <w:rPr>
                <w:sz w:val="28"/>
                <w:szCs w:val="28"/>
              </w:rPr>
              <w:t>CLO2</w:t>
            </w:r>
          </w:p>
        </w:tc>
        <w:tc>
          <w:tcPr>
            <w:tcW w:w="3877" w:type="dxa"/>
            <w:tcBorders>
              <w:top w:val="single" w:sz="2" w:space="0" w:color="auto"/>
              <w:left w:val="single" w:sz="2" w:space="0" w:color="auto"/>
              <w:bottom w:val="single" w:sz="2" w:space="0" w:color="auto"/>
              <w:right w:val="single" w:sz="2" w:space="0" w:color="auto"/>
            </w:tcBorders>
          </w:tcPr>
          <w:p w14:paraId="19930627" w14:textId="1FDA3CBC" w:rsidR="008B0D05" w:rsidRPr="00B60D70" w:rsidRDefault="000429AE" w:rsidP="008B0D05">
            <w:pPr>
              <w:ind w:right="26"/>
              <w:jc w:val="left"/>
              <w:rPr>
                <w:sz w:val="28"/>
                <w:szCs w:val="28"/>
              </w:rPr>
            </w:pPr>
            <w:r w:rsidRPr="00B60D70">
              <w:rPr>
                <w:sz w:val="28"/>
                <w:szCs w:val="28"/>
                <w:cs/>
              </w:rPr>
              <w:t>ออกแบบหลักสูตร</w:t>
            </w:r>
            <w:r w:rsidRPr="00B60D70">
              <w:rPr>
                <w:sz w:val="28"/>
                <w:szCs w:val="28"/>
              </w:rPr>
              <w:t xml:space="preserve"> </w:t>
            </w:r>
            <w:r w:rsidRPr="00B60D70">
              <w:rPr>
                <w:sz w:val="28"/>
                <w:szCs w:val="28"/>
                <w:cs/>
              </w:rPr>
              <w:t>เพื่อพัฒนาการเรียนรู้ของผู้เรียนได้เหมาะสมกับบริบท</w:t>
            </w:r>
          </w:p>
        </w:tc>
        <w:tc>
          <w:tcPr>
            <w:tcW w:w="843" w:type="dxa"/>
            <w:tcBorders>
              <w:left w:val="single" w:sz="2" w:space="0" w:color="auto"/>
            </w:tcBorders>
            <w:vAlign w:val="center"/>
          </w:tcPr>
          <w:p w14:paraId="385FB5E6" w14:textId="1258BB96" w:rsidR="008B0D05" w:rsidRPr="00B60D70" w:rsidRDefault="000429AE" w:rsidP="008B0D05">
            <w:pPr>
              <w:ind w:right="26"/>
              <w:jc w:val="center"/>
              <w:rPr>
                <w:sz w:val="28"/>
                <w:szCs w:val="28"/>
              </w:rPr>
            </w:pPr>
            <w:r w:rsidRPr="00B60D70">
              <w:rPr>
                <w:sz w:val="28"/>
                <w:szCs w:val="28"/>
              </w:rPr>
              <w:t> </w:t>
            </w:r>
          </w:p>
        </w:tc>
        <w:tc>
          <w:tcPr>
            <w:tcW w:w="815" w:type="dxa"/>
            <w:vAlign w:val="center"/>
          </w:tcPr>
          <w:p w14:paraId="4AD20714" w14:textId="71212150" w:rsidR="008B0D05" w:rsidRPr="00B60D70" w:rsidRDefault="000429AE" w:rsidP="008B0D05">
            <w:pPr>
              <w:ind w:right="26"/>
              <w:jc w:val="center"/>
              <w:rPr>
                <w:sz w:val="28"/>
                <w:szCs w:val="28"/>
              </w:rPr>
            </w:pPr>
            <w:r w:rsidRPr="00B60D70">
              <w:rPr>
                <w:sz w:val="28"/>
                <w:szCs w:val="28"/>
              </w:rPr>
              <w:t> </w:t>
            </w:r>
          </w:p>
        </w:tc>
        <w:tc>
          <w:tcPr>
            <w:tcW w:w="871" w:type="dxa"/>
            <w:gridSpan w:val="2"/>
            <w:vAlign w:val="center"/>
          </w:tcPr>
          <w:p w14:paraId="766671E3" w14:textId="1F07E044" w:rsidR="008B0D05" w:rsidRPr="00B60D70" w:rsidRDefault="000429AE" w:rsidP="008B0D05">
            <w:pPr>
              <w:ind w:right="26"/>
              <w:jc w:val="center"/>
              <w:rPr>
                <w:sz w:val="28"/>
                <w:szCs w:val="28"/>
              </w:rPr>
            </w:pPr>
            <w:r w:rsidRPr="00B60D70">
              <w:rPr>
                <w:sz w:val="28"/>
                <w:szCs w:val="28"/>
              </w:rPr>
              <w:t> </w:t>
            </w:r>
          </w:p>
        </w:tc>
        <w:tc>
          <w:tcPr>
            <w:tcW w:w="843" w:type="dxa"/>
            <w:vAlign w:val="center"/>
          </w:tcPr>
          <w:p w14:paraId="532C19AF" w14:textId="2A26B835" w:rsidR="008B0D05" w:rsidRPr="00B60D70" w:rsidRDefault="000429AE" w:rsidP="008B0D05">
            <w:pPr>
              <w:ind w:right="26"/>
              <w:jc w:val="center"/>
              <w:rPr>
                <w:sz w:val="28"/>
                <w:szCs w:val="28"/>
              </w:rPr>
            </w:pPr>
            <w:r w:rsidRPr="00B60D70">
              <w:rPr>
                <w:sz w:val="28"/>
                <w:szCs w:val="28"/>
              </w:rPr>
              <w:t>B</w:t>
            </w:r>
            <w:r w:rsidR="008B0D05" w:rsidRPr="00B60D70">
              <w:rPr>
                <w:sz w:val="28"/>
                <w:szCs w:val="28"/>
              </w:rPr>
              <w:t>-K2</w:t>
            </w:r>
          </w:p>
        </w:tc>
        <w:tc>
          <w:tcPr>
            <w:tcW w:w="847" w:type="dxa"/>
            <w:vAlign w:val="center"/>
          </w:tcPr>
          <w:p w14:paraId="5DE2311A" w14:textId="2A758892" w:rsidR="008B0D05" w:rsidRPr="00B60D70" w:rsidRDefault="000429AE" w:rsidP="008B0D05">
            <w:pPr>
              <w:ind w:right="26"/>
              <w:jc w:val="center"/>
              <w:rPr>
                <w:sz w:val="28"/>
                <w:szCs w:val="28"/>
              </w:rPr>
            </w:pPr>
            <w:r w:rsidRPr="00B60D70">
              <w:rPr>
                <w:sz w:val="28"/>
                <w:szCs w:val="28"/>
              </w:rPr>
              <w:t> </w:t>
            </w:r>
          </w:p>
        </w:tc>
      </w:tr>
      <w:tr w:rsidR="00B60D70" w:rsidRPr="00B60D70" w14:paraId="2884DE90" w14:textId="77777777" w:rsidTr="00932286">
        <w:tc>
          <w:tcPr>
            <w:tcW w:w="1215" w:type="dxa"/>
            <w:tcBorders>
              <w:top w:val="single" w:sz="2" w:space="0" w:color="auto"/>
              <w:bottom w:val="single" w:sz="2" w:space="0" w:color="auto"/>
              <w:right w:val="single" w:sz="2" w:space="0" w:color="auto"/>
            </w:tcBorders>
          </w:tcPr>
          <w:p w14:paraId="328A474A" w14:textId="080B9175" w:rsidR="008B0D05" w:rsidRPr="00B60D70" w:rsidRDefault="008B0D05" w:rsidP="008B0D05">
            <w:pPr>
              <w:ind w:left="-24" w:right="-32"/>
              <w:jc w:val="left"/>
              <w:rPr>
                <w:sz w:val="28"/>
                <w:szCs w:val="28"/>
              </w:rPr>
            </w:pPr>
          </w:p>
        </w:tc>
        <w:tc>
          <w:tcPr>
            <w:tcW w:w="3875" w:type="dxa"/>
            <w:gridSpan w:val="2"/>
            <w:tcBorders>
              <w:top w:val="single" w:sz="2" w:space="0" w:color="auto"/>
              <w:left w:val="single" w:sz="2" w:space="0" w:color="auto"/>
              <w:bottom w:val="single" w:sz="2" w:space="0" w:color="auto"/>
              <w:right w:val="single" w:sz="2" w:space="0" w:color="auto"/>
            </w:tcBorders>
          </w:tcPr>
          <w:p w14:paraId="7DDDA77D" w14:textId="5FE14EC9" w:rsidR="008B0D05" w:rsidRPr="00B60D70" w:rsidRDefault="008B0D05" w:rsidP="008B0D05">
            <w:pPr>
              <w:ind w:right="26"/>
              <w:jc w:val="left"/>
              <w:rPr>
                <w:sz w:val="28"/>
                <w:szCs w:val="28"/>
                <w:cs/>
              </w:rPr>
            </w:pPr>
          </w:p>
        </w:tc>
        <w:tc>
          <w:tcPr>
            <w:tcW w:w="870" w:type="dxa"/>
            <w:tcBorders>
              <w:top w:val="single" w:sz="2" w:space="0" w:color="auto"/>
              <w:left w:val="single" w:sz="2" w:space="0" w:color="auto"/>
              <w:bottom w:val="single" w:sz="2" w:space="0" w:color="auto"/>
              <w:right w:val="single" w:sz="2" w:space="0" w:color="auto"/>
            </w:tcBorders>
          </w:tcPr>
          <w:p w14:paraId="3B6F5CCC" w14:textId="2F23E56D" w:rsidR="008B0D05" w:rsidRPr="00B60D70" w:rsidRDefault="008B0D05" w:rsidP="008B0D05">
            <w:pPr>
              <w:ind w:right="26"/>
              <w:jc w:val="left"/>
              <w:rPr>
                <w:sz w:val="28"/>
                <w:szCs w:val="28"/>
              </w:rPr>
            </w:pPr>
            <w:r w:rsidRPr="00B60D70">
              <w:rPr>
                <w:sz w:val="28"/>
                <w:szCs w:val="28"/>
              </w:rPr>
              <w:t>CLO3</w:t>
            </w:r>
          </w:p>
        </w:tc>
        <w:tc>
          <w:tcPr>
            <w:tcW w:w="3877" w:type="dxa"/>
            <w:tcBorders>
              <w:top w:val="single" w:sz="2" w:space="0" w:color="auto"/>
              <w:left w:val="single" w:sz="2" w:space="0" w:color="auto"/>
              <w:bottom w:val="single" w:sz="2" w:space="0" w:color="auto"/>
              <w:right w:val="single" w:sz="2" w:space="0" w:color="auto"/>
            </w:tcBorders>
          </w:tcPr>
          <w:p w14:paraId="3A47D7A6" w14:textId="23962C8A" w:rsidR="008B0D05" w:rsidRPr="00B60D70" w:rsidRDefault="000429AE" w:rsidP="008B0D05">
            <w:pPr>
              <w:ind w:right="26"/>
              <w:jc w:val="left"/>
              <w:rPr>
                <w:sz w:val="28"/>
                <w:szCs w:val="28"/>
              </w:rPr>
            </w:pPr>
            <w:r w:rsidRPr="00B60D70">
              <w:rPr>
                <w:sz w:val="28"/>
                <w:szCs w:val="28"/>
                <w:cs/>
              </w:rPr>
              <w:t>ออกแบบกิจกรรมการเรียนรู้ และจัดกิจกรรมการเรียนรู้</w:t>
            </w:r>
            <w:r w:rsidRPr="00B60D70">
              <w:rPr>
                <w:sz w:val="28"/>
                <w:szCs w:val="28"/>
              </w:rPr>
              <w:t xml:space="preserve"> </w:t>
            </w:r>
            <w:r w:rsidRPr="00B60D70">
              <w:rPr>
                <w:sz w:val="28"/>
                <w:szCs w:val="28"/>
                <w:cs/>
              </w:rPr>
              <w:t>ด้วยทักษะการโค้ช และการเกื้อหนุนการเรียนรู้</w:t>
            </w:r>
            <w:r w:rsidRPr="00B60D70">
              <w:rPr>
                <w:sz w:val="28"/>
                <w:szCs w:val="28"/>
              </w:rPr>
              <w:t xml:space="preserve"> </w:t>
            </w:r>
            <w:r w:rsidRPr="00B60D70">
              <w:rPr>
                <w:sz w:val="28"/>
                <w:szCs w:val="28"/>
                <w:cs/>
              </w:rPr>
              <w:t>เพื่อสร้างการเปลี่ยนแปลงให้กับผู้เรียน</w:t>
            </w:r>
          </w:p>
        </w:tc>
        <w:tc>
          <w:tcPr>
            <w:tcW w:w="843" w:type="dxa"/>
            <w:tcBorders>
              <w:left w:val="single" w:sz="2" w:space="0" w:color="auto"/>
            </w:tcBorders>
            <w:vAlign w:val="center"/>
          </w:tcPr>
          <w:p w14:paraId="7128D777" w14:textId="5337773C" w:rsidR="008B0D05" w:rsidRPr="00B60D70" w:rsidRDefault="000429AE" w:rsidP="008B0D05">
            <w:pPr>
              <w:ind w:right="26"/>
              <w:jc w:val="center"/>
              <w:rPr>
                <w:sz w:val="28"/>
                <w:szCs w:val="28"/>
              </w:rPr>
            </w:pPr>
            <w:r w:rsidRPr="00B60D70">
              <w:rPr>
                <w:sz w:val="28"/>
                <w:szCs w:val="28"/>
              </w:rPr>
              <w:t> </w:t>
            </w:r>
          </w:p>
        </w:tc>
        <w:tc>
          <w:tcPr>
            <w:tcW w:w="815" w:type="dxa"/>
            <w:vAlign w:val="center"/>
          </w:tcPr>
          <w:p w14:paraId="46DEDA1B" w14:textId="11E60F1E" w:rsidR="008B0D05" w:rsidRPr="00B60D70" w:rsidRDefault="000429AE" w:rsidP="008B0D05">
            <w:pPr>
              <w:ind w:right="26"/>
              <w:jc w:val="center"/>
              <w:rPr>
                <w:sz w:val="28"/>
                <w:szCs w:val="28"/>
              </w:rPr>
            </w:pPr>
            <w:r w:rsidRPr="00B60D70">
              <w:rPr>
                <w:sz w:val="28"/>
                <w:szCs w:val="28"/>
              </w:rPr>
              <w:t> </w:t>
            </w:r>
          </w:p>
        </w:tc>
        <w:tc>
          <w:tcPr>
            <w:tcW w:w="871" w:type="dxa"/>
            <w:gridSpan w:val="2"/>
            <w:vAlign w:val="center"/>
          </w:tcPr>
          <w:p w14:paraId="6E620A9C" w14:textId="41DEAEF7" w:rsidR="008B0D05" w:rsidRPr="00B60D70" w:rsidRDefault="000429AE" w:rsidP="008B0D05">
            <w:pPr>
              <w:ind w:right="26"/>
              <w:jc w:val="center"/>
              <w:rPr>
                <w:sz w:val="28"/>
                <w:szCs w:val="28"/>
              </w:rPr>
            </w:pPr>
            <w:r w:rsidRPr="00B60D70">
              <w:rPr>
                <w:sz w:val="28"/>
                <w:szCs w:val="28"/>
              </w:rPr>
              <w:t> </w:t>
            </w:r>
          </w:p>
        </w:tc>
        <w:tc>
          <w:tcPr>
            <w:tcW w:w="843" w:type="dxa"/>
            <w:vAlign w:val="center"/>
          </w:tcPr>
          <w:p w14:paraId="423DE37B" w14:textId="53913741" w:rsidR="008B0D05" w:rsidRPr="00B60D70" w:rsidRDefault="000429AE" w:rsidP="008B0D05">
            <w:pPr>
              <w:ind w:right="26"/>
              <w:jc w:val="center"/>
              <w:rPr>
                <w:sz w:val="28"/>
                <w:szCs w:val="28"/>
              </w:rPr>
            </w:pPr>
            <w:r w:rsidRPr="00B60D70">
              <w:rPr>
                <w:sz w:val="28"/>
                <w:szCs w:val="28"/>
              </w:rPr>
              <w:t>B</w:t>
            </w:r>
            <w:r w:rsidR="008B0D05" w:rsidRPr="00B60D70">
              <w:rPr>
                <w:sz w:val="28"/>
                <w:szCs w:val="28"/>
              </w:rPr>
              <w:t>-K2</w:t>
            </w:r>
          </w:p>
        </w:tc>
        <w:tc>
          <w:tcPr>
            <w:tcW w:w="847" w:type="dxa"/>
            <w:vAlign w:val="center"/>
          </w:tcPr>
          <w:p w14:paraId="5B4CB33C" w14:textId="0501906F" w:rsidR="008B0D05" w:rsidRPr="00B60D70" w:rsidRDefault="000429AE" w:rsidP="008B0D05">
            <w:pPr>
              <w:ind w:right="26"/>
              <w:jc w:val="center"/>
              <w:rPr>
                <w:sz w:val="28"/>
                <w:szCs w:val="28"/>
              </w:rPr>
            </w:pPr>
            <w:r w:rsidRPr="00B60D70">
              <w:rPr>
                <w:sz w:val="28"/>
                <w:szCs w:val="28"/>
              </w:rPr>
              <w:t> </w:t>
            </w:r>
          </w:p>
        </w:tc>
      </w:tr>
      <w:tr w:rsidR="00B60D70" w:rsidRPr="00B60D70" w14:paraId="7330A1F1" w14:textId="77777777" w:rsidTr="00932286">
        <w:tc>
          <w:tcPr>
            <w:tcW w:w="1215" w:type="dxa"/>
            <w:tcBorders>
              <w:top w:val="single" w:sz="2" w:space="0" w:color="auto"/>
              <w:bottom w:val="single" w:sz="2" w:space="0" w:color="auto"/>
              <w:right w:val="single" w:sz="2" w:space="0" w:color="auto"/>
            </w:tcBorders>
          </w:tcPr>
          <w:p w14:paraId="62942A40" w14:textId="36FF4128" w:rsidR="008B0D05" w:rsidRPr="00B60D70" w:rsidRDefault="00B91175" w:rsidP="008B0D05">
            <w:pPr>
              <w:ind w:left="-24" w:right="-32"/>
              <w:jc w:val="left"/>
              <w:rPr>
                <w:sz w:val="28"/>
                <w:szCs w:val="28"/>
              </w:rPr>
            </w:pPr>
            <w:r w:rsidRPr="00B60D70">
              <w:rPr>
                <w:sz w:val="28"/>
                <w:szCs w:val="28"/>
              </w:rPr>
              <w:t xml:space="preserve">CTE </w:t>
            </w:r>
            <w:r w:rsidR="008B0D05" w:rsidRPr="00B60D70">
              <w:rPr>
                <w:sz w:val="28"/>
                <w:szCs w:val="28"/>
              </w:rPr>
              <w:t xml:space="preserve">302 </w:t>
            </w:r>
          </w:p>
        </w:tc>
        <w:tc>
          <w:tcPr>
            <w:tcW w:w="3875" w:type="dxa"/>
            <w:gridSpan w:val="2"/>
            <w:tcBorders>
              <w:top w:val="single" w:sz="2" w:space="0" w:color="auto"/>
              <w:left w:val="single" w:sz="2" w:space="0" w:color="auto"/>
              <w:bottom w:val="single" w:sz="2" w:space="0" w:color="auto"/>
              <w:right w:val="single" w:sz="2" w:space="0" w:color="auto"/>
            </w:tcBorders>
          </w:tcPr>
          <w:p w14:paraId="0C5AB83B" w14:textId="77777777" w:rsidR="00520D3B" w:rsidRPr="00B60D70" w:rsidRDefault="008B0D05" w:rsidP="008B0D05">
            <w:pPr>
              <w:ind w:right="26"/>
              <w:jc w:val="left"/>
              <w:rPr>
                <w:sz w:val="28"/>
                <w:szCs w:val="28"/>
              </w:rPr>
            </w:pPr>
            <w:r w:rsidRPr="00B60D70">
              <w:rPr>
                <w:sz w:val="28"/>
                <w:szCs w:val="28"/>
                <w:cs/>
              </w:rPr>
              <w:t xml:space="preserve">การพัฒนาทักษะการสอนรายวิชาเฉพาะช่างโยธา </w:t>
            </w:r>
          </w:p>
          <w:p w14:paraId="6925BEED" w14:textId="37F6A668" w:rsidR="008B0D05" w:rsidRPr="00B60D70" w:rsidRDefault="008B0D05" w:rsidP="008B0D05">
            <w:pPr>
              <w:ind w:right="26"/>
              <w:jc w:val="left"/>
              <w:rPr>
                <w:sz w:val="28"/>
                <w:szCs w:val="28"/>
                <w:cs/>
              </w:rPr>
            </w:pPr>
            <w:r w:rsidRPr="00B60D70">
              <w:rPr>
                <w:sz w:val="28"/>
                <w:szCs w:val="28"/>
              </w:rPr>
              <w:t>3</w:t>
            </w:r>
            <w:r w:rsidR="00520D3B" w:rsidRPr="00B60D70">
              <w:rPr>
                <w:sz w:val="28"/>
                <w:szCs w:val="28"/>
              </w:rPr>
              <w:t xml:space="preserve"> </w:t>
            </w:r>
            <w:r w:rsidRPr="00B60D70">
              <w:rPr>
                <w:sz w:val="28"/>
                <w:szCs w:val="28"/>
              </w:rPr>
              <w:t>(1-4-6)</w:t>
            </w:r>
          </w:p>
        </w:tc>
        <w:tc>
          <w:tcPr>
            <w:tcW w:w="870" w:type="dxa"/>
            <w:tcBorders>
              <w:top w:val="single" w:sz="2" w:space="0" w:color="auto"/>
              <w:left w:val="single" w:sz="2" w:space="0" w:color="auto"/>
              <w:bottom w:val="single" w:sz="2" w:space="0" w:color="auto"/>
              <w:right w:val="single" w:sz="2" w:space="0" w:color="auto"/>
            </w:tcBorders>
          </w:tcPr>
          <w:p w14:paraId="681A7697" w14:textId="659E5535" w:rsidR="008B0D05" w:rsidRPr="00B60D70" w:rsidRDefault="008B0D05" w:rsidP="008B0D05">
            <w:pPr>
              <w:ind w:right="26"/>
              <w:jc w:val="left"/>
              <w:rPr>
                <w:sz w:val="28"/>
                <w:szCs w:val="28"/>
              </w:rPr>
            </w:pPr>
            <w:r w:rsidRPr="00B60D70">
              <w:rPr>
                <w:sz w:val="28"/>
                <w:szCs w:val="28"/>
                <w:u w:val="single"/>
              </w:rPr>
              <w:t>CLO1*</w:t>
            </w:r>
          </w:p>
        </w:tc>
        <w:tc>
          <w:tcPr>
            <w:tcW w:w="3877" w:type="dxa"/>
            <w:tcBorders>
              <w:top w:val="single" w:sz="2" w:space="0" w:color="auto"/>
              <w:left w:val="single" w:sz="2" w:space="0" w:color="auto"/>
              <w:bottom w:val="single" w:sz="2" w:space="0" w:color="auto"/>
              <w:right w:val="single" w:sz="2" w:space="0" w:color="auto"/>
            </w:tcBorders>
          </w:tcPr>
          <w:p w14:paraId="5A447FA8" w14:textId="2355C96C" w:rsidR="008B0D05" w:rsidRPr="00B60D70" w:rsidRDefault="008B0D05" w:rsidP="008B0D05">
            <w:pPr>
              <w:ind w:right="26"/>
              <w:jc w:val="left"/>
              <w:rPr>
                <w:sz w:val="28"/>
                <w:szCs w:val="28"/>
                <w:cs/>
              </w:rPr>
            </w:pPr>
            <w:r w:rsidRPr="00B60D70">
              <w:rPr>
                <w:sz w:val="28"/>
                <w:szCs w:val="28"/>
                <w:u w:val="single"/>
                <w:cs/>
              </w:rPr>
              <w:t>จัดทำแผนการสอนรายวิชาช่างโยธาได้อย่างเหมาะสม</w:t>
            </w:r>
          </w:p>
        </w:tc>
        <w:tc>
          <w:tcPr>
            <w:tcW w:w="843" w:type="dxa"/>
            <w:tcBorders>
              <w:left w:val="single" w:sz="2" w:space="0" w:color="auto"/>
            </w:tcBorders>
            <w:vAlign w:val="center"/>
          </w:tcPr>
          <w:p w14:paraId="10E23317" w14:textId="7186CC2E" w:rsidR="008B0D05" w:rsidRPr="00B60D70" w:rsidRDefault="008B0D05" w:rsidP="008B0D05">
            <w:pPr>
              <w:ind w:right="26"/>
              <w:jc w:val="center"/>
              <w:rPr>
                <w:sz w:val="28"/>
                <w:szCs w:val="28"/>
              </w:rPr>
            </w:pPr>
          </w:p>
        </w:tc>
        <w:tc>
          <w:tcPr>
            <w:tcW w:w="815" w:type="dxa"/>
            <w:vAlign w:val="center"/>
          </w:tcPr>
          <w:p w14:paraId="50CEB1C7" w14:textId="4B90151D" w:rsidR="008B0D05" w:rsidRPr="00B60D70" w:rsidRDefault="008B0D05" w:rsidP="008B0D05">
            <w:pPr>
              <w:ind w:right="26"/>
              <w:jc w:val="center"/>
              <w:rPr>
                <w:sz w:val="28"/>
                <w:szCs w:val="28"/>
              </w:rPr>
            </w:pPr>
          </w:p>
        </w:tc>
        <w:tc>
          <w:tcPr>
            <w:tcW w:w="871" w:type="dxa"/>
            <w:gridSpan w:val="2"/>
            <w:vAlign w:val="center"/>
          </w:tcPr>
          <w:p w14:paraId="2486F084" w14:textId="4B6A6421" w:rsidR="008B0D05" w:rsidRPr="00B60D70" w:rsidRDefault="008B0D05" w:rsidP="008B0D05">
            <w:pPr>
              <w:ind w:right="26"/>
              <w:jc w:val="center"/>
              <w:rPr>
                <w:sz w:val="28"/>
                <w:szCs w:val="28"/>
              </w:rPr>
            </w:pPr>
          </w:p>
        </w:tc>
        <w:tc>
          <w:tcPr>
            <w:tcW w:w="843" w:type="dxa"/>
            <w:vAlign w:val="center"/>
          </w:tcPr>
          <w:p w14:paraId="67C5CDE5" w14:textId="3DB67930" w:rsidR="008B0D05" w:rsidRPr="00B60D70" w:rsidRDefault="008B0D05" w:rsidP="008B0D05">
            <w:pPr>
              <w:ind w:right="26"/>
              <w:jc w:val="center"/>
              <w:rPr>
                <w:sz w:val="28"/>
                <w:szCs w:val="28"/>
              </w:rPr>
            </w:pPr>
            <w:r w:rsidRPr="00B60D70">
              <w:rPr>
                <w:sz w:val="28"/>
                <w:szCs w:val="28"/>
                <w:u w:val="single"/>
              </w:rPr>
              <w:t>P-M2</w:t>
            </w:r>
          </w:p>
        </w:tc>
        <w:tc>
          <w:tcPr>
            <w:tcW w:w="847" w:type="dxa"/>
            <w:vAlign w:val="center"/>
          </w:tcPr>
          <w:p w14:paraId="2A78B125" w14:textId="4025D17A" w:rsidR="008B0D05" w:rsidRPr="00B60D70" w:rsidRDefault="008B0D05" w:rsidP="008B0D05">
            <w:pPr>
              <w:ind w:right="26"/>
              <w:jc w:val="center"/>
              <w:rPr>
                <w:sz w:val="28"/>
                <w:szCs w:val="28"/>
              </w:rPr>
            </w:pPr>
          </w:p>
        </w:tc>
      </w:tr>
      <w:tr w:rsidR="00B60D70" w:rsidRPr="00B60D70" w14:paraId="43965EC1" w14:textId="77777777" w:rsidTr="00932286">
        <w:tc>
          <w:tcPr>
            <w:tcW w:w="1215" w:type="dxa"/>
            <w:tcBorders>
              <w:top w:val="single" w:sz="2" w:space="0" w:color="auto"/>
              <w:bottom w:val="single" w:sz="2" w:space="0" w:color="auto"/>
              <w:right w:val="single" w:sz="2" w:space="0" w:color="auto"/>
            </w:tcBorders>
          </w:tcPr>
          <w:p w14:paraId="42E5F3E9" w14:textId="66991804" w:rsidR="008B0D05" w:rsidRPr="00B60D70" w:rsidRDefault="008B0D05" w:rsidP="008B0D05">
            <w:pPr>
              <w:ind w:left="-24" w:right="-32"/>
              <w:jc w:val="left"/>
              <w:rPr>
                <w:sz w:val="28"/>
                <w:szCs w:val="28"/>
              </w:rPr>
            </w:pPr>
          </w:p>
        </w:tc>
        <w:tc>
          <w:tcPr>
            <w:tcW w:w="3875" w:type="dxa"/>
            <w:gridSpan w:val="2"/>
            <w:tcBorders>
              <w:top w:val="single" w:sz="2" w:space="0" w:color="auto"/>
              <w:left w:val="single" w:sz="2" w:space="0" w:color="auto"/>
              <w:bottom w:val="single" w:sz="2" w:space="0" w:color="auto"/>
              <w:right w:val="single" w:sz="2" w:space="0" w:color="auto"/>
            </w:tcBorders>
          </w:tcPr>
          <w:p w14:paraId="0ACB068B" w14:textId="58B9AFC6" w:rsidR="008B0D05" w:rsidRPr="00B60D70" w:rsidRDefault="008B0D05" w:rsidP="008B0D05">
            <w:pPr>
              <w:ind w:right="26"/>
              <w:jc w:val="left"/>
              <w:rPr>
                <w:sz w:val="28"/>
                <w:szCs w:val="28"/>
                <w:cs/>
              </w:rPr>
            </w:pPr>
          </w:p>
        </w:tc>
        <w:tc>
          <w:tcPr>
            <w:tcW w:w="870" w:type="dxa"/>
            <w:tcBorders>
              <w:top w:val="single" w:sz="2" w:space="0" w:color="auto"/>
              <w:left w:val="single" w:sz="2" w:space="0" w:color="auto"/>
              <w:bottom w:val="single" w:sz="2" w:space="0" w:color="auto"/>
              <w:right w:val="single" w:sz="2" w:space="0" w:color="auto"/>
            </w:tcBorders>
          </w:tcPr>
          <w:p w14:paraId="29C6AE42" w14:textId="631CF0C6" w:rsidR="008B0D05" w:rsidRPr="00B60D70" w:rsidRDefault="008B0D05" w:rsidP="008B0D05">
            <w:pPr>
              <w:ind w:right="26"/>
              <w:jc w:val="left"/>
              <w:rPr>
                <w:sz w:val="28"/>
                <w:szCs w:val="28"/>
              </w:rPr>
            </w:pPr>
            <w:r w:rsidRPr="00B60D70">
              <w:rPr>
                <w:sz w:val="28"/>
                <w:szCs w:val="28"/>
                <w:u w:val="single"/>
              </w:rPr>
              <w:t>CLO2*</w:t>
            </w:r>
          </w:p>
        </w:tc>
        <w:tc>
          <w:tcPr>
            <w:tcW w:w="3877" w:type="dxa"/>
            <w:tcBorders>
              <w:top w:val="single" w:sz="2" w:space="0" w:color="auto"/>
              <w:left w:val="single" w:sz="2" w:space="0" w:color="auto"/>
              <w:bottom w:val="single" w:sz="2" w:space="0" w:color="auto"/>
              <w:right w:val="single" w:sz="2" w:space="0" w:color="auto"/>
            </w:tcBorders>
          </w:tcPr>
          <w:p w14:paraId="4617D073" w14:textId="0DBAF943" w:rsidR="008B0D05" w:rsidRPr="00B60D70" w:rsidRDefault="008B0D05" w:rsidP="008B0D05">
            <w:pPr>
              <w:ind w:right="26"/>
              <w:jc w:val="left"/>
              <w:rPr>
                <w:sz w:val="28"/>
                <w:szCs w:val="28"/>
                <w:cs/>
              </w:rPr>
            </w:pPr>
            <w:r w:rsidRPr="00B60D70">
              <w:rPr>
                <w:sz w:val="28"/>
                <w:szCs w:val="28"/>
                <w:u w:val="single"/>
                <w:cs/>
              </w:rPr>
              <w:t>จัดการเรียนการสอนรายวิชาช่างโยธาได้อย่างเหมาะสม</w:t>
            </w:r>
          </w:p>
        </w:tc>
        <w:tc>
          <w:tcPr>
            <w:tcW w:w="843" w:type="dxa"/>
            <w:tcBorders>
              <w:left w:val="single" w:sz="2" w:space="0" w:color="auto"/>
            </w:tcBorders>
            <w:vAlign w:val="center"/>
          </w:tcPr>
          <w:p w14:paraId="1AA4A7A4" w14:textId="5E7A08C0" w:rsidR="008B0D05" w:rsidRPr="00B60D70" w:rsidRDefault="008B0D05" w:rsidP="008B0D05">
            <w:pPr>
              <w:ind w:right="26"/>
              <w:jc w:val="center"/>
              <w:rPr>
                <w:sz w:val="28"/>
                <w:szCs w:val="28"/>
              </w:rPr>
            </w:pPr>
          </w:p>
        </w:tc>
        <w:tc>
          <w:tcPr>
            <w:tcW w:w="815" w:type="dxa"/>
            <w:vAlign w:val="center"/>
          </w:tcPr>
          <w:p w14:paraId="39C00C94" w14:textId="3CF6ADE5" w:rsidR="008B0D05" w:rsidRPr="00B60D70" w:rsidRDefault="008B0D05" w:rsidP="008B0D05">
            <w:pPr>
              <w:ind w:right="26"/>
              <w:jc w:val="center"/>
              <w:rPr>
                <w:sz w:val="28"/>
                <w:szCs w:val="28"/>
              </w:rPr>
            </w:pPr>
          </w:p>
        </w:tc>
        <w:tc>
          <w:tcPr>
            <w:tcW w:w="871" w:type="dxa"/>
            <w:gridSpan w:val="2"/>
            <w:vAlign w:val="center"/>
          </w:tcPr>
          <w:p w14:paraId="17AF66FB" w14:textId="5B53E7F6" w:rsidR="008B0D05" w:rsidRPr="00B60D70" w:rsidRDefault="008B0D05" w:rsidP="008B0D05">
            <w:pPr>
              <w:ind w:right="26"/>
              <w:jc w:val="center"/>
              <w:rPr>
                <w:sz w:val="28"/>
                <w:szCs w:val="28"/>
              </w:rPr>
            </w:pPr>
          </w:p>
        </w:tc>
        <w:tc>
          <w:tcPr>
            <w:tcW w:w="843" w:type="dxa"/>
            <w:vAlign w:val="center"/>
          </w:tcPr>
          <w:p w14:paraId="3F0E5D29" w14:textId="0EEC63B5" w:rsidR="008B0D05" w:rsidRPr="00B60D70" w:rsidRDefault="008B0D05" w:rsidP="008B0D05">
            <w:pPr>
              <w:ind w:right="26"/>
              <w:jc w:val="center"/>
              <w:rPr>
                <w:sz w:val="28"/>
                <w:szCs w:val="28"/>
              </w:rPr>
            </w:pPr>
            <w:r w:rsidRPr="00B60D70">
              <w:rPr>
                <w:sz w:val="28"/>
                <w:szCs w:val="28"/>
                <w:u w:val="single"/>
              </w:rPr>
              <w:t>P-M2</w:t>
            </w:r>
          </w:p>
        </w:tc>
        <w:tc>
          <w:tcPr>
            <w:tcW w:w="847" w:type="dxa"/>
            <w:vAlign w:val="center"/>
          </w:tcPr>
          <w:p w14:paraId="2518CDA8" w14:textId="05E20785" w:rsidR="008B0D05" w:rsidRPr="00B60D70" w:rsidRDefault="008B0D05" w:rsidP="008B0D05">
            <w:pPr>
              <w:ind w:right="26"/>
              <w:jc w:val="center"/>
              <w:rPr>
                <w:sz w:val="28"/>
                <w:szCs w:val="28"/>
              </w:rPr>
            </w:pPr>
          </w:p>
        </w:tc>
      </w:tr>
      <w:tr w:rsidR="00B60D70" w:rsidRPr="00B60D70" w14:paraId="108A0754" w14:textId="77777777" w:rsidTr="00932286">
        <w:tc>
          <w:tcPr>
            <w:tcW w:w="1215" w:type="dxa"/>
            <w:tcBorders>
              <w:top w:val="single" w:sz="2" w:space="0" w:color="auto"/>
              <w:bottom w:val="single" w:sz="2" w:space="0" w:color="auto"/>
              <w:right w:val="single" w:sz="2" w:space="0" w:color="auto"/>
            </w:tcBorders>
          </w:tcPr>
          <w:p w14:paraId="478DB50A" w14:textId="77777777" w:rsidR="008B0D05" w:rsidRPr="00B60D70" w:rsidRDefault="008B0D05" w:rsidP="008B0D05">
            <w:pPr>
              <w:ind w:left="-24" w:right="-32"/>
              <w:jc w:val="left"/>
              <w:rPr>
                <w:sz w:val="28"/>
                <w:szCs w:val="28"/>
              </w:rPr>
            </w:pPr>
          </w:p>
        </w:tc>
        <w:tc>
          <w:tcPr>
            <w:tcW w:w="3875" w:type="dxa"/>
            <w:gridSpan w:val="2"/>
            <w:tcBorders>
              <w:top w:val="single" w:sz="2" w:space="0" w:color="auto"/>
              <w:left w:val="single" w:sz="2" w:space="0" w:color="auto"/>
              <w:bottom w:val="single" w:sz="2" w:space="0" w:color="auto"/>
              <w:right w:val="single" w:sz="2" w:space="0" w:color="auto"/>
            </w:tcBorders>
          </w:tcPr>
          <w:p w14:paraId="22671381" w14:textId="77777777" w:rsidR="008B0D05" w:rsidRPr="00B60D70" w:rsidRDefault="008B0D05" w:rsidP="008B0D05">
            <w:pPr>
              <w:ind w:right="26"/>
              <w:jc w:val="left"/>
              <w:rPr>
                <w:sz w:val="28"/>
                <w:szCs w:val="28"/>
                <w:cs/>
              </w:rPr>
            </w:pPr>
          </w:p>
        </w:tc>
        <w:tc>
          <w:tcPr>
            <w:tcW w:w="870" w:type="dxa"/>
            <w:tcBorders>
              <w:top w:val="single" w:sz="2" w:space="0" w:color="auto"/>
              <w:left w:val="single" w:sz="2" w:space="0" w:color="auto"/>
              <w:bottom w:val="single" w:sz="2" w:space="0" w:color="auto"/>
              <w:right w:val="single" w:sz="2" w:space="0" w:color="auto"/>
            </w:tcBorders>
          </w:tcPr>
          <w:p w14:paraId="676411A7" w14:textId="77560964" w:rsidR="008B0D05" w:rsidRPr="00B60D70" w:rsidRDefault="008B0D05" w:rsidP="008B0D05">
            <w:pPr>
              <w:ind w:right="26"/>
              <w:jc w:val="left"/>
              <w:rPr>
                <w:sz w:val="28"/>
                <w:szCs w:val="28"/>
              </w:rPr>
            </w:pPr>
            <w:r w:rsidRPr="00B60D70">
              <w:rPr>
                <w:sz w:val="28"/>
                <w:szCs w:val="28"/>
                <w:u w:val="single"/>
              </w:rPr>
              <w:t>CLO3*</w:t>
            </w:r>
          </w:p>
        </w:tc>
        <w:tc>
          <w:tcPr>
            <w:tcW w:w="3877" w:type="dxa"/>
            <w:tcBorders>
              <w:top w:val="single" w:sz="2" w:space="0" w:color="auto"/>
              <w:left w:val="single" w:sz="2" w:space="0" w:color="auto"/>
              <w:bottom w:val="single" w:sz="2" w:space="0" w:color="auto"/>
              <w:right w:val="single" w:sz="2" w:space="0" w:color="auto"/>
            </w:tcBorders>
          </w:tcPr>
          <w:p w14:paraId="0506330D" w14:textId="0653B948" w:rsidR="008B0D05" w:rsidRPr="00B60D70" w:rsidRDefault="006D1BA6" w:rsidP="008B0D05">
            <w:pPr>
              <w:ind w:right="26"/>
              <w:jc w:val="left"/>
              <w:rPr>
                <w:sz w:val="28"/>
                <w:szCs w:val="28"/>
                <w:cs/>
              </w:rPr>
            </w:pPr>
            <w:r w:rsidRPr="00B60D70">
              <w:rPr>
                <w:sz w:val="28"/>
                <w:szCs w:val="28"/>
                <w:u w:val="single"/>
                <w:cs/>
              </w:rPr>
              <w:t>สร้างเครื่องมือสำหรับประเมินสมรรถนะการเรียนรู้ของผู้เรียนในสาขาวิชาช่างโยธาได้</w:t>
            </w:r>
          </w:p>
        </w:tc>
        <w:tc>
          <w:tcPr>
            <w:tcW w:w="843" w:type="dxa"/>
            <w:tcBorders>
              <w:left w:val="single" w:sz="2" w:space="0" w:color="auto"/>
            </w:tcBorders>
            <w:vAlign w:val="center"/>
          </w:tcPr>
          <w:p w14:paraId="59E1251B" w14:textId="04154C89" w:rsidR="008B0D05" w:rsidRPr="00B60D70" w:rsidRDefault="008B0D05" w:rsidP="008B0D05">
            <w:pPr>
              <w:ind w:right="26"/>
              <w:jc w:val="center"/>
              <w:rPr>
                <w:sz w:val="28"/>
                <w:szCs w:val="28"/>
              </w:rPr>
            </w:pPr>
          </w:p>
        </w:tc>
        <w:tc>
          <w:tcPr>
            <w:tcW w:w="815" w:type="dxa"/>
            <w:vAlign w:val="center"/>
          </w:tcPr>
          <w:p w14:paraId="2D595D2B" w14:textId="65E7AE44" w:rsidR="008B0D05" w:rsidRPr="00B60D70" w:rsidRDefault="008B0D05" w:rsidP="008B0D05">
            <w:pPr>
              <w:ind w:right="26"/>
              <w:jc w:val="left"/>
              <w:rPr>
                <w:sz w:val="28"/>
                <w:szCs w:val="28"/>
              </w:rPr>
            </w:pPr>
          </w:p>
        </w:tc>
        <w:tc>
          <w:tcPr>
            <w:tcW w:w="871" w:type="dxa"/>
            <w:gridSpan w:val="2"/>
            <w:vAlign w:val="center"/>
          </w:tcPr>
          <w:p w14:paraId="585804B9" w14:textId="0AAE906F" w:rsidR="008B0D05" w:rsidRPr="00B60D70" w:rsidRDefault="008B0D05" w:rsidP="008B0D05">
            <w:pPr>
              <w:ind w:right="26"/>
              <w:jc w:val="left"/>
              <w:rPr>
                <w:sz w:val="28"/>
                <w:szCs w:val="28"/>
              </w:rPr>
            </w:pPr>
          </w:p>
        </w:tc>
        <w:tc>
          <w:tcPr>
            <w:tcW w:w="843" w:type="dxa"/>
            <w:vAlign w:val="center"/>
          </w:tcPr>
          <w:p w14:paraId="43BA1FB3" w14:textId="5CDA8051" w:rsidR="008B0D05" w:rsidRPr="00B60D70" w:rsidRDefault="006D1BA6" w:rsidP="008B0D05">
            <w:pPr>
              <w:ind w:right="26"/>
              <w:jc w:val="left"/>
              <w:rPr>
                <w:sz w:val="28"/>
                <w:szCs w:val="28"/>
              </w:rPr>
            </w:pPr>
            <w:r w:rsidRPr="00B60D70">
              <w:rPr>
                <w:sz w:val="28"/>
                <w:szCs w:val="28"/>
                <w:u w:val="single"/>
              </w:rPr>
              <w:t>P-M2</w:t>
            </w:r>
          </w:p>
        </w:tc>
        <w:tc>
          <w:tcPr>
            <w:tcW w:w="847" w:type="dxa"/>
            <w:vAlign w:val="center"/>
          </w:tcPr>
          <w:p w14:paraId="565EDE7B" w14:textId="4579782B" w:rsidR="008B0D05" w:rsidRPr="00B60D70" w:rsidRDefault="006D1BA6" w:rsidP="008B0D05">
            <w:pPr>
              <w:ind w:right="26"/>
              <w:jc w:val="left"/>
              <w:rPr>
                <w:sz w:val="28"/>
                <w:szCs w:val="28"/>
              </w:rPr>
            </w:pPr>
            <w:r w:rsidRPr="00B60D70">
              <w:rPr>
                <w:sz w:val="28"/>
                <w:szCs w:val="28"/>
              </w:rPr>
              <w:t> </w:t>
            </w:r>
          </w:p>
        </w:tc>
      </w:tr>
      <w:tr w:rsidR="00B60D70" w:rsidRPr="00B60D70" w14:paraId="6E30D033" w14:textId="77777777" w:rsidTr="00932286">
        <w:tc>
          <w:tcPr>
            <w:tcW w:w="1215" w:type="dxa"/>
            <w:tcBorders>
              <w:top w:val="single" w:sz="2" w:space="0" w:color="auto"/>
              <w:bottom w:val="single" w:sz="2" w:space="0" w:color="auto"/>
              <w:right w:val="single" w:sz="2" w:space="0" w:color="auto"/>
            </w:tcBorders>
          </w:tcPr>
          <w:p w14:paraId="484260ED" w14:textId="708D4DA4" w:rsidR="008B0D05" w:rsidRPr="00B60D70" w:rsidRDefault="008B0D05" w:rsidP="008B0D05">
            <w:pPr>
              <w:ind w:left="-24" w:right="-32"/>
              <w:jc w:val="left"/>
              <w:rPr>
                <w:sz w:val="28"/>
                <w:szCs w:val="28"/>
              </w:rPr>
            </w:pPr>
          </w:p>
        </w:tc>
        <w:tc>
          <w:tcPr>
            <w:tcW w:w="3875" w:type="dxa"/>
            <w:gridSpan w:val="2"/>
            <w:tcBorders>
              <w:top w:val="single" w:sz="2" w:space="0" w:color="auto"/>
              <w:left w:val="single" w:sz="2" w:space="0" w:color="auto"/>
              <w:bottom w:val="single" w:sz="2" w:space="0" w:color="auto"/>
              <w:right w:val="single" w:sz="2" w:space="0" w:color="auto"/>
            </w:tcBorders>
          </w:tcPr>
          <w:p w14:paraId="358D5145" w14:textId="1A3B5089" w:rsidR="008B0D05" w:rsidRPr="00B60D70" w:rsidRDefault="008B0D05" w:rsidP="008B0D05">
            <w:pPr>
              <w:ind w:right="26"/>
              <w:jc w:val="left"/>
              <w:rPr>
                <w:sz w:val="28"/>
                <w:szCs w:val="28"/>
                <w:cs/>
              </w:rPr>
            </w:pPr>
          </w:p>
        </w:tc>
        <w:tc>
          <w:tcPr>
            <w:tcW w:w="870" w:type="dxa"/>
            <w:tcBorders>
              <w:top w:val="single" w:sz="2" w:space="0" w:color="auto"/>
              <w:left w:val="single" w:sz="2" w:space="0" w:color="auto"/>
              <w:bottom w:val="single" w:sz="2" w:space="0" w:color="auto"/>
              <w:right w:val="single" w:sz="2" w:space="0" w:color="auto"/>
            </w:tcBorders>
          </w:tcPr>
          <w:p w14:paraId="0973907F" w14:textId="12BAFAB4" w:rsidR="008B0D05" w:rsidRPr="00B60D70" w:rsidRDefault="008B0D05" w:rsidP="008B0D05">
            <w:pPr>
              <w:ind w:right="26"/>
              <w:jc w:val="left"/>
              <w:rPr>
                <w:sz w:val="28"/>
                <w:szCs w:val="28"/>
              </w:rPr>
            </w:pPr>
            <w:r w:rsidRPr="00B60D70">
              <w:rPr>
                <w:sz w:val="28"/>
                <w:szCs w:val="28"/>
                <w:u w:val="single"/>
              </w:rPr>
              <w:t>CLO4*</w:t>
            </w:r>
          </w:p>
        </w:tc>
        <w:tc>
          <w:tcPr>
            <w:tcW w:w="3877" w:type="dxa"/>
            <w:tcBorders>
              <w:top w:val="single" w:sz="2" w:space="0" w:color="auto"/>
              <w:left w:val="single" w:sz="2" w:space="0" w:color="auto"/>
              <w:bottom w:val="single" w:sz="2" w:space="0" w:color="auto"/>
              <w:right w:val="single" w:sz="2" w:space="0" w:color="auto"/>
            </w:tcBorders>
          </w:tcPr>
          <w:p w14:paraId="317B161B" w14:textId="21B0BA20" w:rsidR="008B0D05" w:rsidRPr="00B60D70" w:rsidRDefault="006D1BA6" w:rsidP="008B0D05">
            <w:pPr>
              <w:ind w:right="26"/>
              <w:jc w:val="left"/>
              <w:rPr>
                <w:sz w:val="28"/>
                <w:szCs w:val="28"/>
                <w:cs/>
              </w:rPr>
            </w:pPr>
            <w:r w:rsidRPr="00B60D70">
              <w:rPr>
                <w:sz w:val="28"/>
                <w:szCs w:val="28"/>
                <w:u w:val="single"/>
                <w:cs/>
              </w:rPr>
              <w:t>วิเคราะห์เนื้อหารายวิชาทางวิศวกรรมโยธาเพื่อใช้ในการสอนระดับประกาศนียบัตรวิชาชีพ</w:t>
            </w:r>
            <w:r w:rsidRPr="00B60D70">
              <w:rPr>
                <w:sz w:val="28"/>
                <w:szCs w:val="28"/>
                <w:u w:val="single"/>
              </w:rPr>
              <w:t xml:space="preserve"> (</w:t>
            </w:r>
            <w:r w:rsidRPr="00B60D70">
              <w:rPr>
                <w:sz w:val="28"/>
                <w:szCs w:val="28"/>
                <w:u w:val="single"/>
                <w:cs/>
              </w:rPr>
              <w:t>ปวช.)</w:t>
            </w:r>
          </w:p>
        </w:tc>
        <w:tc>
          <w:tcPr>
            <w:tcW w:w="843" w:type="dxa"/>
            <w:tcBorders>
              <w:left w:val="single" w:sz="2" w:space="0" w:color="auto"/>
            </w:tcBorders>
            <w:vAlign w:val="center"/>
          </w:tcPr>
          <w:p w14:paraId="5A0BC59A" w14:textId="13E11753" w:rsidR="008B0D05" w:rsidRPr="00B60D70" w:rsidRDefault="006D1BA6" w:rsidP="008B0D05">
            <w:pPr>
              <w:ind w:right="26"/>
              <w:jc w:val="center"/>
              <w:rPr>
                <w:sz w:val="28"/>
                <w:szCs w:val="28"/>
              </w:rPr>
            </w:pPr>
            <w:r w:rsidRPr="00B60D70">
              <w:rPr>
                <w:sz w:val="28"/>
                <w:szCs w:val="28"/>
                <w:u w:val="single"/>
              </w:rPr>
              <w:t>P-K4</w:t>
            </w:r>
          </w:p>
        </w:tc>
        <w:tc>
          <w:tcPr>
            <w:tcW w:w="815" w:type="dxa"/>
            <w:vAlign w:val="center"/>
          </w:tcPr>
          <w:p w14:paraId="10A87CD7" w14:textId="29D29AB8" w:rsidR="008B0D05" w:rsidRPr="00B60D70" w:rsidRDefault="008B0D05" w:rsidP="008B0D05">
            <w:pPr>
              <w:ind w:right="26"/>
              <w:jc w:val="center"/>
              <w:rPr>
                <w:sz w:val="28"/>
                <w:szCs w:val="28"/>
              </w:rPr>
            </w:pPr>
          </w:p>
        </w:tc>
        <w:tc>
          <w:tcPr>
            <w:tcW w:w="871" w:type="dxa"/>
            <w:gridSpan w:val="2"/>
            <w:vAlign w:val="center"/>
          </w:tcPr>
          <w:p w14:paraId="2AC9FA0E" w14:textId="060C8839" w:rsidR="008B0D05" w:rsidRPr="00B60D70" w:rsidRDefault="008B0D05" w:rsidP="008B0D05">
            <w:pPr>
              <w:ind w:right="26"/>
              <w:jc w:val="center"/>
              <w:rPr>
                <w:sz w:val="28"/>
                <w:szCs w:val="28"/>
              </w:rPr>
            </w:pPr>
          </w:p>
        </w:tc>
        <w:tc>
          <w:tcPr>
            <w:tcW w:w="843" w:type="dxa"/>
            <w:vAlign w:val="center"/>
          </w:tcPr>
          <w:p w14:paraId="218ABC89" w14:textId="4B4736C2" w:rsidR="008B0D05" w:rsidRPr="00B60D70" w:rsidRDefault="008B0D05" w:rsidP="008B0D05">
            <w:pPr>
              <w:ind w:right="26"/>
              <w:jc w:val="center"/>
              <w:rPr>
                <w:sz w:val="28"/>
                <w:szCs w:val="28"/>
              </w:rPr>
            </w:pPr>
          </w:p>
        </w:tc>
        <w:tc>
          <w:tcPr>
            <w:tcW w:w="847" w:type="dxa"/>
            <w:vAlign w:val="center"/>
          </w:tcPr>
          <w:p w14:paraId="626F9841" w14:textId="401B9376" w:rsidR="008B0D05" w:rsidRPr="00B60D70" w:rsidRDefault="006D1BA6" w:rsidP="008B0D05">
            <w:pPr>
              <w:ind w:right="26"/>
              <w:jc w:val="center"/>
              <w:rPr>
                <w:sz w:val="28"/>
                <w:szCs w:val="28"/>
              </w:rPr>
            </w:pPr>
            <w:r w:rsidRPr="00B60D70">
              <w:rPr>
                <w:sz w:val="28"/>
                <w:szCs w:val="28"/>
              </w:rPr>
              <w:t> </w:t>
            </w:r>
          </w:p>
        </w:tc>
      </w:tr>
      <w:tr w:rsidR="00B60D70" w:rsidRPr="00B60D70" w14:paraId="6F2060A8" w14:textId="77777777" w:rsidTr="00932286">
        <w:tc>
          <w:tcPr>
            <w:tcW w:w="1215" w:type="dxa"/>
            <w:tcBorders>
              <w:top w:val="single" w:sz="2" w:space="0" w:color="auto"/>
              <w:bottom w:val="single" w:sz="2" w:space="0" w:color="auto"/>
              <w:right w:val="single" w:sz="2" w:space="0" w:color="auto"/>
            </w:tcBorders>
          </w:tcPr>
          <w:p w14:paraId="2D18F3FD" w14:textId="5EA6C0F5" w:rsidR="008B0D05" w:rsidRPr="00B60D70" w:rsidRDefault="00B91175" w:rsidP="008B0D05">
            <w:pPr>
              <w:ind w:left="-24" w:right="-32"/>
              <w:jc w:val="left"/>
              <w:rPr>
                <w:sz w:val="28"/>
                <w:szCs w:val="28"/>
              </w:rPr>
            </w:pPr>
            <w:r w:rsidRPr="00B60D70">
              <w:rPr>
                <w:sz w:val="28"/>
                <w:szCs w:val="28"/>
              </w:rPr>
              <w:t xml:space="preserve">CTE </w:t>
            </w:r>
            <w:r w:rsidR="008B0D05" w:rsidRPr="00B60D70">
              <w:rPr>
                <w:sz w:val="28"/>
                <w:szCs w:val="28"/>
              </w:rPr>
              <w:t>221</w:t>
            </w:r>
          </w:p>
        </w:tc>
        <w:tc>
          <w:tcPr>
            <w:tcW w:w="3875" w:type="dxa"/>
            <w:gridSpan w:val="2"/>
            <w:tcBorders>
              <w:top w:val="single" w:sz="2" w:space="0" w:color="auto"/>
              <w:left w:val="single" w:sz="2" w:space="0" w:color="auto"/>
              <w:bottom w:val="single" w:sz="2" w:space="0" w:color="auto"/>
              <w:right w:val="single" w:sz="2" w:space="0" w:color="auto"/>
            </w:tcBorders>
          </w:tcPr>
          <w:p w14:paraId="17E50997" w14:textId="77777777" w:rsidR="00520D3B" w:rsidRPr="00B60D70" w:rsidRDefault="008B0D05" w:rsidP="008B0D05">
            <w:pPr>
              <w:ind w:right="26"/>
              <w:jc w:val="left"/>
              <w:rPr>
                <w:sz w:val="28"/>
                <w:szCs w:val="28"/>
              </w:rPr>
            </w:pPr>
            <w:r w:rsidRPr="00B60D70">
              <w:rPr>
                <w:sz w:val="28"/>
                <w:szCs w:val="28"/>
                <w:cs/>
              </w:rPr>
              <w:t>กลศาสตร์วิศวกรรม (</w:t>
            </w:r>
            <w:r w:rsidRPr="00B60D70">
              <w:rPr>
                <w:sz w:val="28"/>
                <w:szCs w:val="28"/>
              </w:rPr>
              <w:t xml:space="preserve">Engineering Mechanics) </w:t>
            </w:r>
          </w:p>
          <w:p w14:paraId="31550DAC" w14:textId="0F5A57C0" w:rsidR="008B0D05" w:rsidRPr="00B60D70" w:rsidRDefault="008B0D05" w:rsidP="008B0D05">
            <w:pPr>
              <w:ind w:right="26"/>
              <w:jc w:val="left"/>
              <w:rPr>
                <w:sz w:val="28"/>
                <w:szCs w:val="28"/>
                <w:cs/>
              </w:rPr>
            </w:pPr>
            <w:r w:rsidRPr="00B60D70">
              <w:rPr>
                <w:sz w:val="28"/>
                <w:szCs w:val="28"/>
              </w:rPr>
              <w:t>3 (3-0-6)</w:t>
            </w:r>
          </w:p>
        </w:tc>
        <w:tc>
          <w:tcPr>
            <w:tcW w:w="870" w:type="dxa"/>
            <w:tcBorders>
              <w:top w:val="single" w:sz="2" w:space="0" w:color="auto"/>
              <w:left w:val="single" w:sz="2" w:space="0" w:color="auto"/>
              <w:bottom w:val="single" w:sz="2" w:space="0" w:color="auto"/>
              <w:right w:val="single" w:sz="2" w:space="0" w:color="auto"/>
            </w:tcBorders>
          </w:tcPr>
          <w:p w14:paraId="26FA5461" w14:textId="26B00C1F" w:rsidR="008B0D05" w:rsidRPr="00B60D70" w:rsidRDefault="008B0D05" w:rsidP="008B0D05">
            <w:pPr>
              <w:ind w:right="26"/>
              <w:jc w:val="left"/>
              <w:rPr>
                <w:sz w:val="28"/>
                <w:szCs w:val="28"/>
              </w:rPr>
            </w:pPr>
            <w:r w:rsidRPr="00B60D70">
              <w:rPr>
                <w:sz w:val="28"/>
                <w:szCs w:val="28"/>
              </w:rPr>
              <w:t>CLO1</w:t>
            </w:r>
          </w:p>
        </w:tc>
        <w:tc>
          <w:tcPr>
            <w:tcW w:w="3877" w:type="dxa"/>
            <w:tcBorders>
              <w:top w:val="single" w:sz="2" w:space="0" w:color="auto"/>
              <w:left w:val="single" w:sz="2" w:space="0" w:color="auto"/>
              <w:bottom w:val="single" w:sz="2" w:space="0" w:color="auto"/>
              <w:right w:val="single" w:sz="2" w:space="0" w:color="auto"/>
            </w:tcBorders>
          </w:tcPr>
          <w:p w14:paraId="6C83DF5B" w14:textId="5BE4912C" w:rsidR="008B0D05" w:rsidRPr="00B60D70" w:rsidRDefault="005220D9" w:rsidP="008B0D05">
            <w:pPr>
              <w:ind w:right="26"/>
              <w:jc w:val="left"/>
              <w:rPr>
                <w:sz w:val="28"/>
                <w:szCs w:val="28"/>
              </w:rPr>
            </w:pPr>
            <w:r w:rsidRPr="00B60D70">
              <w:rPr>
                <w:sz w:val="28"/>
                <w:szCs w:val="28"/>
                <w:cs/>
              </w:rPr>
              <w:t>วิเคราะห์ระบบแรงบนอนุภาคและวัตถุเกร็ง</w:t>
            </w:r>
          </w:p>
        </w:tc>
        <w:tc>
          <w:tcPr>
            <w:tcW w:w="843" w:type="dxa"/>
            <w:tcBorders>
              <w:left w:val="single" w:sz="2" w:space="0" w:color="auto"/>
            </w:tcBorders>
            <w:vAlign w:val="center"/>
          </w:tcPr>
          <w:p w14:paraId="1A1CA943" w14:textId="66BF3375" w:rsidR="008B0D05" w:rsidRPr="00B60D70" w:rsidRDefault="008B0D05" w:rsidP="008B0D05">
            <w:pPr>
              <w:ind w:right="26"/>
              <w:jc w:val="center"/>
              <w:rPr>
                <w:sz w:val="28"/>
                <w:szCs w:val="28"/>
              </w:rPr>
            </w:pPr>
            <w:r w:rsidRPr="00B60D70">
              <w:rPr>
                <w:sz w:val="28"/>
                <w:szCs w:val="28"/>
              </w:rPr>
              <w:t>B-K3</w:t>
            </w:r>
          </w:p>
        </w:tc>
        <w:tc>
          <w:tcPr>
            <w:tcW w:w="815" w:type="dxa"/>
            <w:vAlign w:val="center"/>
          </w:tcPr>
          <w:p w14:paraId="589624EA" w14:textId="5025F136" w:rsidR="008B0D05" w:rsidRPr="00B60D70" w:rsidRDefault="006D1BA6" w:rsidP="008B0D05">
            <w:pPr>
              <w:ind w:right="26"/>
              <w:jc w:val="center"/>
              <w:rPr>
                <w:sz w:val="28"/>
                <w:szCs w:val="28"/>
              </w:rPr>
            </w:pPr>
            <w:r w:rsidRPr="00B60D70">
              <w:rPr>
                <w:sz w:val="28"/>
                <w:szCs w:val="28"/>
              </w:rPr>
              <w:t> </w:t>
            </w:r>
          </w:p>
        </w:tc>
        <w:tc>
          <w:tcPr>
            <w:tcW w:w="871" w:type="dxa"/>
            <w:gridSpan w:val="2"/>
            <w:vAlign w:val="center"/>
          </w:tcPr>
          <w:p w14:paraId="1312F9FB" w14:textId="5AA3790F" w:rsidR="008B0D05" w:rsidRPr="00B60D70" w:rsidRDefault="006D1BA6" w:rsidP="008B0D05">
            <w:pPr>
              <w:ind w:right="26"/>
              <w:jc w:val="center"/>
              <w:rPr>
                <w:sz w:val="28"/>
                <w:szCs w:val="28"/>
              </w:rPr>
            </w:pPr>
            <w:r w:rsidRPr="00B60D70">
              <w:rPr>
                <w:sz w:val="28"/>
                <w:szCs w:val="28"/>
              </w:rPr>
              <w:t> </w:t>
            </w:r>
          </w:p>
        </w:tc>
        <w:tc>
          <w:tcPr>
            <w:tcW w:w="843" w:type="dxa"/>
            <w:vAlign w:val="center"/>
          </w:tcPr>
          <w:p w14:paraId="5A0CC4E9" w14:textId="4C68297D" w:rsidR="008B0D05" w:rsidRPr="00B60D70" w:rsidRDefault="006D1BA6" w:rsidP="008B0D05">
            <w:pPr>
              <w:ind w:right="26"/>
              <w:jc w:val="center"/>
              <w:rPr>
                <w:sz w:val="28"/>
                <w:szCs w:val="28"/>
              </w:rPr>
            </w:pPr>
            <w:r w:rsidRPr="00B60D70">
              <w:rPr>
                <w:sz w:val="28"/>
                <w:szCs w:val="28"/>
              </w:rPr>
              <w:t> </w:t>
            </w:r>
          </w:p>
        </w:tc>
        <w:tc>
          <w:tcPr>
            <w:tcW w:w="847" w:type="dxa"/>
            <w:vAlign w:val="center"/>
          </w:tcPr>
          <w:p w14:paraId="36EAF75C" w14:textId="530C6F9C" w:rsidR="008B0D05" w:rsidRPr="00B60D70" w:rsidRDefault="006D1BA6" w:rsidP="008B0D05">
            <w:pPr>
              <w:ind w:right="26"/>
              <w:jc w:val="center"/>
              <w:rPr>
                <w:sz w:val="28"/>
                <w:szCs w:val="28"/>
              </w:rPr>
            </w:pPr>
            <w:r w:rsidRPr="00B60D70">
              <w:rPr>
                <w:sz w:val="28"/>
                <w:szCs w:val="28"/>
              </w:rPr>
              <w:t> </w:t>
            </w:r>
          </w:p>
        </w:tc>
      </w:tr>
      <w:tr w:rsidR="00B60D70" w:rsidRPr="00B60D70" w14:paraId="49FF3468" w14:textId="77777777" w:rsidTr="00932286">
        <w:tc>
          <w:tcPr>
            <w:tcW w:w="1215" w:type="dxa"/>
            <w:tcBorders>
              <w:top w:val="single" w:sz="2" w:space="0" w:color="auto"/>
              <w:bottom w:val="single" w:sz="2" w:space="0" w:color="auto"/>
              <w:right w:val="single" w:sz="2" w:space="0" w:color="auto"/>
            </w:tcBorders>
          </w:tcPr>
          <w:p w14:paraId="43AFB58A" w14:textId="05589B5E" w:rsidR="008B0D05" w:rsidRPr="00B60D70" w:rsidRDefault="008B0D05" w:rsidP="008B0D05">
            <w:pPr>
              <w:ind w:left="-24" w:right="-32"/>
              <w:jc w:val="left"/>
              <w:rPr>
                <w:sz w:val="28"/>
                <w:szCs w:val="28"/>
              </w:rPr>
            </w:pPr>
          </w:p>
        </w:tc>
        <w:tc>
          <w:tcPr>
            <w:tcW w:w="3875" w:type="dxa"/>
            <w:gridSpan w:val="2"/>
            <w:tcBorders>
              <w:top w:val="single" w:sz="2" w:space="0" w:color="auto"/>
              <w:left w:val="single" w:sz="2" w:space="0" w:color="auto"/>
              <w:bottom w:val="single" w:sz="2" w:space="0" w:color="auto"/>
              <w:right w:val="single" w:sz="2" w:space="0" w:color="auto"/>
            </w:tcBorders>
          </w:tcPr>
          <w:p w14:paraId="46D45748" w14:textId="6E72D337" w:rsidR="008B0D05" w:rsidRPr="00B60D70" w:rsidRDefault="008B0D05" w:rsidP="008B0D05">
            <w:pPr>
              <w:ind w:right="26"/>
              <w:jc w:val="left"/>
              <w:rPr>
                <w:sz w:val="28"/>
                <w:szCs w:val="28"/>
                <w:cs/>
              </w:rPr>
            </w:pPr>
          </w:p>
        </w:tc>
        <w:tc>
          <w:tcPr>
            <w:tcW w:w="870" w:type="dxa"/>
            <w:tcBorders>
              <w:top w:val="single" w:sz="2" w:space="0" w:color="auto"/>
              <w:left w:val="single" w:sz="2" w:space="0" w:color="auto"/>
              <w:bottom w:val="single" w:sz="2" w:space="0" w:color="auto"/>
              <w:right w:val="single" w:sz="2" w:space="0" w:color="auto"/>
            </w:tcBorders>
          </w:tcPr>
          <w:p w14:paraId="5B25516D" w14:textId="0B930CA7" w:rsidR="008B0D05" w:rsidRPr="00B60D70" w:rsidRDefault="008B0D05" w:rsidP="008B0D05">
            <w:pPr>
              <w:ind w:right="26"/>
              <w:jc w:val="left"/>
              <w:rPr>
                <w:sz w:val="28"/>
                <w:szCs w:val="28"/>
              </w:rPr>
            </w:pPr>
            <w:r w:rsidRPr="00B60D70">
              <w:rPr>
                <w:sz w:val="28"/>
                <w:szCs w:val="28"/>
              </w:rPr>
              <w:t>CLO2</w:t>
            </w:r>
          </w:p>
        </w:tc>
        <w:tc>
          <w:tcPr>
            <w:tcW w:w="3877" w:type="dxa"/>
            <w:tcBorders>
              <w:top w:val="single" w:sz="2" w:space="0" w:color="auto"/>
              <w:left w:val="single" w:sz="2" w:space="0" w:color="auto"/>
              <w:bottom w:val="single" w:sz="2" w:space="0" w:color="auto"/>
              <w:right w:val="single" w:sz="2" w:space="0" w:color="auto"/>
            </w:tcBorders>
          </w:tcPr>
          <w:p w14:paraId="41B1AE7F" w14:textId="2D7C668D" w:rsidR="008B0D05" w:rsidRPr="00B60D70" w:rsidRDefault="008B0D05" w:rsidP="008B0D05">
            <w:pPr>
              <w:ind w:right="26"/>
              <w:jc w:val="left"/>
              <w:rPr>
                <w:sz w:val="28"/>
                <w:szCs w:val="28"/>
              </w:rPr>
            </w:pPr>
            <w:r w:rsidRPr="00B60D70">
              <w:rPr>
                <w:sz w:val="28"/>
                <w:szCs w:val="28"/>
                <w:cs/>
              </w:rPr>
              <w:t>คำนวณหาแรงภายใน ได้แก่ แรงตามแนวแกน แรงเฉือน และโมเมนต์ดัด ของโครงสร้างอย่างง่าย</w:t>
            </w:r>
          </w:p>
        </w:tc>
        <w:tc>
          <w:tcPr>
            <w:tcW w:w="843" w:type="dxa"/>
            <w:tcBorders>
              <w:left w:val="single" w:sz="2" w:space="0" w:color="auto"/>
            </w:tcBorders>
            <w:vAlign w:val="center"/>
          </w:tcPr>
          <w:p w14:paraId="58800731" w14:textId="291C6290" w:rsidR="008B0D05" w:rsidRPr="00B60D70" w:rsidRDefault="008B0D05" w:rsidP="008B0D05">
            <w:pPr>
              <w:ind w:right="26"/>
              <w:jc w:val="center"/>
              <w:rPr>
                <w:sz w:val="28"/>
                <w:szCs w:val="28"/>
              </w:rPr>
            </w:pPr>
            <w:r w:rsidRPr="00B60D70">
              <w:rPr>
                <w:sz w:val="28"/>
                <w:szCs w:val="28"/>
              </w:rPr>
              <w:t>B-K3</w:t>
            </w:r>
          </w:p>
        </w:tc>
        <w:tc>
          <w:tcPr>
            <w:tcW w:w="815" w:type="dxa"/>
            <w:vAlign w:val="center"/>
          </w:tcPr>
          <w:p w14:paraId="42A0C076" w14:textId="40FE0993" w:rsidR="008B0D05" w:rsidRPr="00B60D70" w:rsidRDefault="006D1BA6" w:rsidP="008B0D05">
            <w:pPr>
              <w:ind w:right="26"/>
              <w:jc w:val="center"/>
              <w:rPr>
                <w:sz w:val="28"/>
                <w:szCs w:val="28"/>
              </w:rPr>
            </w:pPr>
            <w:r w:rsidRPr="00B60D70">
              <w:rPr>
                <w:sz w:val="28"/>
                <w:szCs w:val="28"/>
              </w:rPr>
              <w:t> </w:t>
            </w:r>
          </w:p>
        </w:tc>
        <w:tc>
          <w:tcPr>
            <w:tcW w:w="871" w:type="dxa"/>
            <w:gridSpan w:val="2"/>
            <w:vAlign w:val="center"/>
          </w:tcPr>
          <w:p w14:paraId="2C044AA8" w14:textId="6CC22F61" w:rsidR="008B0D05" w:rsidRPr="00B60D70" w:rsidRDefault="006D1BA6" w:rsidP="008B0D05">
            <w:pPr>
              <w:ind w:right="26"/>
              <w:jc w:val="center"/>
              <w:rPr>
                <w:sz w:val="28"/>
                <w:szCs w:val="28"/>
              </w:rPr>
            </w:pPr>
            <w:r w:rsidRPr="00B60D70">
              <w:rPr>
                <w:sz w:val="28"/>
                <w:szCs w:val="28"/>
              </w:rPr>
              <w:t> </w:t>
            </w:r>
          </w:p>
        </w:tc>
        <w:tc>
          <w:tcPr>
            <w:tcW w:w="843" w:type="dxa"/>
            <w:vAlign w:val="center"/>
          </w:tcPr>
          <w:p w14:paraId="3BB0D610" w14:textId="70A09A6A" w:rsidR="008B0D05" w:rsidRPr="00B60D70" w:rsidRDefault="006D1BA6" w:rsidP="008B0D05">
            <w:pPr>
              <w:ind w:right="26"/>
              <w:jc w:val="center"/>
              <w:rPr>
                <w:sz w:val="28"/>
                <w:szCs w:val="28"/>
              </w:rPr>
            </w:pPr>
            <w:r w:rsidRPr="00B60D70">
              <w:rPr>
                <w:sz w:val="28"/>
                <w:szCs w:val="28"/>
              </w:rPr>
              <w:t> </w:t>
            </w:r>
          </w:p>
        </w:tc>
        <w:tc>
          <w:tcPr>
            <w:tcW w:w="847" w:type="dxa"/>
            <w:vAlign w:val="center"/>
          </w:tcPr>
          <w:p w14:paraId="0A110526" w14:textId="5C50D037" w:rsidR="008B0D05" w:rsidRPr="00B60D70" w:rsidRDefault="006D1BA6" w:rsidP="008B0D05">
            <w:pPr>
              <w:ind w:right="26"/>
              <w:jc w:val="center"/>
              <w:rPr>
                <w:sz w:val="28"/>
                <w:szCs w:val="28"/>
              </w:rPr>
            </w:pPr>
            <w:r w:rsidRPr="00B60D70">
              <w:rPr>
                <w:sz w:val="28"/>
                <w:szCs w:val="28"/>
              </w:rPr>
              <w:t> </w:t>
            </w:r>
          </w:p>
        </w:tc>
      </w:tr>
      <w:tr w:rsidR="00B60D70" w:rsidRPr="00B60D70" w14:paraId="11187DF1" w14:textId="77777777" w:rsidTr="00932286">
        <w:tc>
          <w:tcPr>
            <w:tcW w:w="1215" w:type="dxa"/>
            <w:tcBorders>
              <w:top w:val="single" w:sz="2" w:space="0" w:color="auto"/>
              <w:bottom w:val="single" w:sz="2" w:space="0" w:color="auto"/>
              <w:right w:val="single" w:sz="2" w:space="0" w:color="auto"/>
            </w:tcBorders>
          </w:tcPr>
          <w:p w14:paraId="190E3847" w14:textId="0FF000BA" w:rsidR="008B0D05" w:rsidRPr="00B60D70" w:rsidRDefault="008B0D05" w:rsidP="008B0D05">
            <w:pPr>
              <w:ind w:left="-24" w:right="-32"/>
              <w:jc w:val="left"/>
              <w:rPr>
                <w:sz w:val="28"/>
                <w:szCs w:val="28"/>
              </w:rPr>
            </w:pPr>
          </w:p>
        </w:tc>
        <w:tc>
          <w:tcPr>
            <w:tcW w:w="3875" w:type="dxa"/>
            <w:gridSpan w:val="2"/>
            <w:tcBorders>
              <w:top w:val="single" w:sz="2" w:space="0" w:color="auto"/>
              <w:left w:val="single" w:sz="2" w:space="0" w:color="auto"/>
              <w:bottom w:val="single" w:sz="2" w:space="0" w:color="auto"/>
              <w:right w:val="single" w:sz="2" w:space="0" w:color="auto"/>
            </w:tcBorders>
          </w:tcPr>
          <w:p w14:paraId="5191BFE7" w14:textId="461DD838" w:rsidR="008B0D05" w:rsidRPr="00B60D70" w:rsidRDefault="008B0D05" w:rsidP="008B0D05">
            <w:pPr>
              <w:ind w:right="26"/>
              <w:jc w:val="left"/>
              <w:rPr>
                <w:sz w:val="28"/>
                <w:szCs w:val="28"/>
                <w:cs/>
              </w:rPr>
            </w:pPr>
          </w:p>
        </w:tc>
        <w:tc>
          <w:tcPr>
            <w:tcW w:w="870" w:type="dxa"/>
            <w:tcBorders>
              <w:top w:val="single" w:sz="2" w:space="0" w:color="auto"/>
              <w:left w:val="single" w:sz="2" w:space="0" w:color="auto"/>
              <w:bottom w:val="single" w:sz="2" w:space="0" w:color="auto"/>
              <w:right w:val="single" w:sz="2" w:space="0" w:color="auto"/>
            </w:tcBorders>
          </w:tcPr>
          <w:p w14:paraId="5F7BDF07" w14:textId="67A1FC33" w:rsidR="008B0D05" w:rsidRPr="00B60D70" w:rsidRDefault="008B0D05" w:rsidP="008B0D05">
            <w:pPr>
              <w:ind w:right="26"/>
              <w:jc w:val="left"/>
              <w:rPr>
                <w:sz w:val="28"/>
                <w:szCs w:val="28"/>
              </w:rPr>
            </w:pPr>
            <w:r w:rsidRPr="00B60D70">
              <w:rPr>
                <w:sz w:val="28"/>
                <w:szCs w:val="28"/>
              </w:rPr>
              <w:t>CLO3</w:t>
            </w:r>
          </w:p>
        </w:tc>
        <w:tc>
          <w:tcPr>
            <w:tcW w:w="3877" w:type="dxa"/>
            <w:tcBorders>
              <w:top w:val="single" w:sz="2" w:space="0" w:color="auto"/>
              <w:left w:val="single" w:sz="2" w:space="0" w:color="auto"/>
              <w:bottom w:val="single" w:sz="2" w:space="0" w:color="auto"/>
              <w:right w:val="single" w:sz="2" w:space="0" w:color="auto"/>
            </w:tcBorders>
          </w:tcPr>
          <w:p w14:paraId="2E27EEC7" w14:textId="6696CB60" w:rsidR="008B0D05" w:rsidRPr="00B60D70" w:rsidRDefault="005220D9" w:rsidP="008B0D05">
            <w:pPr>
              <w:ind w:right="26"/>
              <w:jc w:val="left"/>
              <w:rPr>
                <w:sz w:val="28"/>
                <w:szCs w:val="28"/>
              </w:rPr>
            </w:pPr>
            <w:r w:rsidRPr="00B60D70">
              <w:rPr>
                <w:sz w:val="28"/>
                <w:szCs w:val="28"/>
                <w:cs/>
              </w:rPr>
              <w:t>ประยุกต์ใช้หลักของแรงกระจายเพื่อ</w:t>
            </w:r>
            <w:r w:rsidR="008B0D05" w:rsidRPr="00B60D70">
              <w:rPr>
                <w:sz w:val="28"/>
                <w:szCs w:val="28"/>
                <w:cs/>
              </w:rPr>
              <w:t>คำนวณหาจุดศูนย์กลางของหน้าตัดจุดศูนย์กลางมวลของวัตถุและโมเมนต์อินเนอร์</w:t>
            </w:r>
            <w:proofErr w:type="spellStart"/>
            <w:r w:rsidR="008B0D05" w:rsidRPr="00B60D70">
              <w:rPr>
                <w:sz w:val="28"/>
                <w:szCs w:val="28"/>
                <w:cs/>
              </w:rPr>
              <w:t>เชีย</w:t>
            </w:r>
            <w:proofErr w:type="spellEnd"/>
            <w:r w:rsidR="008B0D05" w:rsidRPr="00B60D70">
              <w:rPr>
                <w:sz w:val="28"/>
                <w:szCs w:val="28"/>
                <w:cs/>
              </w:rPr>
              <w:t>ของหน้าตัด</w:t>
            </w:r>
          </w:p>
        </w:tc>
        <w:tc>
          <w:tcPr>
            <w:tcW w:w="843" w:type="dxa"/>
            <w:tcBorders>
              <w:left w:val="single" w:sz="2" w:space="0" w:color="auto"/>
            </w:tcBorders>
            <w:vAlign w:val="center"/>
          </w:tcPr>
          <w:p w14:paraId="4D001CF6" w14:textId="56A2E7BB" w:rsidR="008B0D05" w:rsidRPr="00B60D70" w:rsidRDefault="008B0D05" w:rsidP="008B0D05">
            <w:pPr>
              <w:ind w:right="26"/>
              <w:jc w:val="center"/>
              <w:rPr>
                <w:sz w:val="28"/>
                <w:szCs w:val="28"/>
              </w:rPr>
            </w:pPr>
            <w:r w:rsidRPr="00B60D70">
              <w:rPr>
                <w:sz w:val="28"/>
                <w:szCs w:val="28"/>
              </w:rPr>
              <w:t>B-K3</w:t>
            </w:r>
          </w:p>
        </w:tc>
        <w:tc>
          <w:tcPr>
            <w:tcW w:w="815" w:type="dxa"/>
            <w:vAlign w:val="center"/>
          </w:tcPr>
          <w:p w14:paraId="1863ECF3" w14:textId="42A0E2FA" w:rsidR="008B0D05" w:rsidRPr="00B60D70" w:rsidRDefault="006D1BA6" w:rsidP="008B0D05">
            <w:pPr>
              <w:ind w:right="26"/>
              <w:jc w:val="center"/>
              <w:rPr>
                <w:sz w:val="28"/>
                <w:szCs w:val="28"/>
              </w:rPr>
            </w:pPr>
            <w:r w:rsidRPr="00B60D70">
              <w:rPr>
                <w:sz w:val="28"/>
                <w:szCs w:val="28"/>
              </w:rPr>
              <w:t> </w:t>
            </w:r>
          </w:p>
        </w:tc>
        <w:tc>
          <w:tcPr>
            <w:tcW w:w="871" w:type="dxa"/>
            <w:gridSpan w:val="2"/>
            <w:vAlign w:val="center"/>
          </w:tcPr>
          <w:p w14:paraId="4C85E91D" w14:textId="313055D5" w:rsidR="008B0D05" w:rsidRPr="00B60D70" w:rsidRDefault="006D1BA6" w:rsidP="008B0D05">
            <w:pPr>
              <w:ind w:right="26"/>
              <w:jc w:val="center"/>
              <w:rPr>
                <w:sz w:val="28"/>
                <w:szCs w:val="28"/>
              </w:rPr>
            </w:pPr>
            <w:r w:rsidRPr="00B60D70">
              <w:rPr>
                <w:sz w:val="28"/>
                <w:szCs w:val="28"/>
              </w:rPr>
              <w:t> </w:t>
            </w:r>
          </w:p>
        </w:tc>
        <w:tc>
          <w:tcPr>
            <w:tcW w:w="843" w:type="dxa"/>
            <w:vAlign w:val="center"/>
          </w:tcPr>
          <w:p w14:paraId="484CD846" w14:textId="26598B05" w:rsidR="008B0D05" w:rsidRPr="00B60D70" w:rsidRDefault="006D1BA6" w:rsidP="008B0D05">
            <w:pPr>
              <w:ind w:right="26"/>
              <w:jc w:val="center"/>
              <w:rPr>
                <w:sz w:val="28"/>
                <w:szCs w:val="28"/>
              </w:rPr>
            </w:pPr>
            <w:r w:rsidRPr="00B60D70">
              <w:rPr>
                <w:sz w:val="28"/>
                <w:szCs w:val="28"/>
              </w:rPr>
              <w:t> </w:t>
            </w:r>
          </w:p>
        </w:tc>
        <w:tc>
          <w:tcPr>
            <w:tcW w:w="847" w:type="dxa"/>
            <w:vAlign w:val="center"/>
          </w:tcPr>
          <w:p w14:paraId="4711CDFF" w14:textId="543712F6" w:rsidR="008B0D05" w:rsidRPr="00B60D70" w:rsidRDefault="006D1BA6" w:rsidP="008B0D05">
            <w:pPr>
              <w:ind w:right="26"/>
              <w:jc w:val="center"/>
              <w:rPr>
                <w:sz w:val="28"/>
                <w:szCs w:val="28"/>
              </w:rPr>
            </w:pPr>
            <w:r w:rsidRPr="00B60D70">
              <w:rPr>
                <w:sz w:val="28"/>
                <w:szCs w:val="28"/>
              </w:rPr>
              <w:t> </w:t>
            </w:r>
          </w:p>
        </w:tc>
      </w:tr>
      <w:tr w:rsidR="00B60D70" w:rsidRPr="00B60D70" w14:paraId="1E50791D" w14:textId="77777777" w:rsidTr="00932286">
        <w:tc>
          <w:tcPr>
            <w:tcW w:w="1215" w:type="dxa"/>
            <w:tcBorders>
              <w:top w:val="single" w:sz="2" w:space="0" w:color="auto"/>
              <w:bottom w:val="single" w:sz="2" w:space="0" w:color="auto"/>
              <w:right w:val="single" w:sz="2" w:space="0" w:color="auto"/>
            </w:tcBorders>
          </w:tcPr>
          <w:p w14:paraId="4828FDE0" w14:textId="053834C4" w:rsidR="008B0D05" w:rsidRPr="00B60D70" w:rsidRDefault="00B91175" w:rsidP="008B0D05">
            <w:pPr>
              <w:ind w:left="-24" w:right="-32"/>
              <w:jc w:val="left"/>
              <w:rPr>
                <w:sz w:val="28"/>
                <w:szCs w:val="28"/>
              </w:rPr>
            </w:pPr>
            <w:r w:rsidRPr="00B60D70">
              <w:rPr>
                <w:sz w:val="28"/>
                <w:szCs w:val="28"/>
              </w:rPr>
              <w:t xml:space="preserve">CTE </w:t>
            </w:r>
            <w:r w:rsidR="008B0D05" w:rsidRPr="00B60D70">
              <w:rPr>
                <w:sz w:val="28"/>
                <w:szCs w:val="28"/>
              </w:rPr>
              <w:t>223</w:t>
            </w:r>
          </w:p>
        </w:tc>
        <w:tc>
          <w:tcPr>
            <w:tcW w:w="3875" w:type="dxa"/>
            <w:gridSpan w:val="2"/>
            <w:tcBorders>
              <w:top w:val="single" w:sz="2" w:space="0" w:color="auto"/>
              <w:left w:val="single" w:sz="2" w:space="0" w:color="auto"/>
              <w:bottom w:val="single" w:sz="2" w:space="0" w:color="auto"/>
              <w:right w:val="single" w:sz="2" w:space="0" w:color="auto"/>
            </w:tcBorders>
          </w:tcPr>
          <w:p w14:paraId="46D783F0" w14:textId="77777777" w:rsidR="00520D3B" w:rsidRPr="00B60D70" w:rsidRDefault="008B0D05" w:rsidP="008B0D05">
            <w:pPr>
              <w:ind w:right="26"/>
              <w:jc w:val="left"/>
              <w:rPr>
                <w:sz w:val="28"/>
                <w:szCs w:val="28"/>
              </w:rPr>
            </w:pPr>
            <w:r w:rsidRPr="00B60D70">
              <w:rPr>
                <w:sz w:val="28"/>
                <w:szCs w:val="28"/>
                <w:cs/>
              </w:rPr>
              <w:t>การสำรวจ (</w:t>
            </w:r>
            <w:r w:rsidRPr="00B60D70">
              <w:rPr>
                <w:sz w:val="28"/>
                <w:szCs w:val="28"/>
              </w:rPr>
              <w:t xml:space="preserve">Surveying) </w:t>
            </w:r>
          </w:p>
          <w:p w14:paraId="67A04321" w14:textId="48AD991B" w:rsidR="008B0D05" w:rsidRPr="00B60D70" w:rsidRDefault="008B0D05" w:rsidP="008B0D05">
            <w:pPr>
              <w:ind w:right="26"/>
              <w:jc w:val="left"/>
              <w:rPr>
                <w:sz w:val="28"/>
                <w:szCs w:val="28"/>
                <w:cs/>
              </w:rPr>
            </w:pPr>
            <w:r w:rsidRPr="00B60D70">
              <w:rPr>
                <w:sz w:val="28"/>
                <w:szCs w:val="28"/>
              </w:rPr>
              <w:t>3 (2-2-6)</w:t>
            </w:r>
          </w:p>
        </w:tc>
        <w:tc>
          <w:tcPr>
            <w:tcW w:w="870" w:type="dxa"/>
            <w:tcBorders>
              <w:top w:val="single" w:sz="2" w:space="0" w:color="auto"/>
              <w:left w:val="single" w:sz="2" w:space="0" w:color="auto"/>
              <w:bottom w:val="single" w:sz="2" w:space="0" w:color="auto"/>
              <w:right w:val="single" w:sz="2" w:space="0" w:color="auto"/>
            </w:tcBorders>
          </w:tcPr>
          <w:p w14:paraId="0A3C3124" w14:textId="33C75555" w:rsidR="008B0D05" w:rsidRPr="00B60D70" w:rsidRDefault="008B0D05" w:rsidP="008B0D05">
            <w:pPr>
              <w:ind w:right="26"/>
              <w:jc w:val="left"/>
              <w:rPr>
                <w:sz w:val="28"/>
                <w:szCs w:val="28"/>
              </w:rPr>
            </w:pPr>
            <w:r w:rsidRPr="00B60D70">
              <w:rPr>
                <w:sz w:val="28"/>
                <w:szCs w:val="28"/>
                <w:u w:val="single"/>
              </w:rPr>
              <w:t>CLO1*</w:t>
            </w:r>
          </w:p>
        </w:tc>
        <w:tc>
          <w:tcPr>
            <w:tcW w:w="3877" w:type="dxa"/>
            <w:tcBorders>
              <w:top w:val="single" w:sz="2" w:space="0" w:color="auto"/>
              <w:left w:val="single" w:sz="2" w:space="0" w:color="auto"/>
              <w:bottom w:val="single" w:sz="2" w:space="0" w:color="auto"/>
              <w:right w:val="single" w:sz="2" w:space="0" w:color="auto"/>
            </w:tcBorders>
          </w:tcPr>
          <w:p w14:paraId="4235F7FD" w14:textId="79401EF0" w:rsidR="008B0D05" w:rsidRPr="00B60D70" w:rsidRDefault="008B0D05" w:rsidP="008B0D05">
            <w:pPr>
              <w:ind w:right="26"/>
              <w:jc w:val="left"/>
              <w:rPr>
                <w:sz w:val="28"/>
                <w:szCs w:val="28"/>
              </w:rPr>
            </w:pPr>
            <w:r w:rsidRPr="00B60D70">
              <w:rPr>
                <w:sz w:val="28"/>
                <w:szCs w:val="28"/>
                <w:u w:val="single"/>
                <w:cs/>
              </w:rPr>
              <w:t>ปรับแก้และหาค่าความคลาดเคลื่อนในการวัดระยะทาง</w:t>
            </w:r>
          </w:p>
        </w:tc>
        <w:tc>
          <w:tcPr>
            <w:tcW w:w="843" w:type="dxa"/>
            <w:tcBorders>
              <w:left w:val="single" w:sz="2" w:space="0" w:color="auto"/>
            </w:tcBorders>
            <w:vAlign w:val="center"/>
          </w:tcPr>
          <w:p w14:paraId="2B776A72" w14:textId="2C943C76" w:rsidR="008B0D05" w:rsidRPr="00B60D70" w:rsidRDefault="008B0D05" w:rsidP="008B0D05">
            <w:pPr>
              <w:ind w:right="26"/>
              <w:jc w:val="center"/>
              <w:rPr>
                <w:sz w:val="28"/>
                <w:szCs w:val="28"/>
              </w:rPr>
            </w:pPr>
            <w:r w:rsidRPr="00B60D70">
              <w:rPr>
                <w:sz w:val="28"/>
                <w:szCs w:val="28"/>
                <w:u w:val="single"/>
              </w:rPr>
              <w:t>P-K3</w:t>
            </w:r>
          </w:p>
        </w:tc>
        <w:tc>
          <w:tcPr>
            <w:tcW w:w="815" w:type="dxa"/>
            <w:vAlign w:val="center"/>
          </w:tcPr>
          <w:p w14:paraId="1F3B6079" w14:textId="556A2C9D" w:rsidR="008B0D05" w:rsidRPr="00B60D70" w:rsidRDefault="008B0D05" w:rsidP="008B0D05">
            <w:pPr>
              <w:ind w:right="26"/>
              <w:jc w:val="center"/>
              <w:rPr>
                <w:sz w:val="28"/>
                <w:szCs w:val="28"/>
              </w:rPr>
            </w:pPr>
          </w:p>
        </w:tc>
        <w:tc>
          <w:tcPr>
            <w:tcW w:w="871" w:type="dxa"/>
            <w:gridSpan w:val="2"/>
            <w:vAlign w:val="center"/>
          </w:tcPr>
          <w:p w14:paraId="43F0B941" w14:textId="6D40437E" w:rsidR="008B0D05" w:rsidRPr="00B60D70" w:rsidRDefault="008B0D05" w:rsidP="008B0D05">
            <w:pPr>
              <w:ind w:right="26"/>
              <w:jc w:val="center"/>
              <w:rPr>
                <w:sz w:val="28"/>
                <w:szCs w:val="28"/>
              </w:rPr>
            </w:pPr>
          </w:p>
        </w:tc>
        <w:tc>
          <w:tcPr>
            <w:tcW w:w="843" w:type="dxa"/>
            <w:vAlign w:val="center"/>
          </w:tcPr>
          <w:p w14:paraId="04FFCE68" w14:textId="30E57182" w:rsidR="008B0D05" w:rsidRPr="00B60D70" w:rsidRDefault="008B0D05" w:rsidP="008B0D05">
            <w:pPr>
              <w:ind w:right="26"/>
              <w:jc w:val="center"/>
              <w:rPr>
                <w:sz w:val="28"/>
                <w:szCs w:val="28"/>
              </w:rPr>
            </w:pPr>
          </w:p>
        </w:tc>
        <w:tc>
          <w:tcPr>
            <w:tcW w:w="847" w:type="dxa"/>
            <w:vAlign w:val="center"/>
          </w:tcPr>
          <w:p w14:paraId="649E0C73" w14:textId="0F865E89" w:rsidR="008B0D05" w:rsidRPr="00B60D70" w:rsidRDefault="008B0D05" w:rsidP="008B0D05">
            <w:pPr>
              <w:ind w:right="26"/>
              <w:jc w:val="center"/>
              <w:rPr>
                <w:sz w:val="28"/>
                <w:szCs w:val="28"/>
              </w:rPr>
            </w:pPr>
          </w:p>
        </w:tc>
      </w:tr>
      <w:tr w:rsidR="00B60D70" w:rsidRPr="00B60D70" w14:paraId="17B38227" w14:textId="77777777" w:rsidTr="00932286">
        <w:tc>
          <w:tcPr>
            <w:tcW w:w="1215" w:type="dxa"/>
            <w:tcBorders>
              <w:top w:val="single" w:sz="2" w:space="0" w:color="auto"/>
              <w:bottom w:val="single" w:sz="2" w:space="0" w:color="auto"/>
              <w:right w:val="single" w:sz="2" w:space="0" w:color="auto"/>
            </w:tcBorders>
          </w:tcPr>
          <w:p w14:paraId="722807B8" w14:textId="25E2FE41" w:rsidR="008B0D05" w:rsidRPr="00B60D70" w:rsidRDefault="008B0D05" w:rsidP="008B0D05">
            <w:pPr>
              <w:ind w:left="-24" w:right="-32"/>
              <w:jc w:val="left"/>
              <w:rPr>
                <w:sz w:val="28"/>
                <w:szCs w:val="28"/>
              </w:rPr>
            </w:pPr>
          </w:p>
        </w:tc>
        <w:tc>
          <w:tcPr>
            <w:tcW w:w="3875" w:type="dxa"/>
            <w:gridSpan w:val="2"/>
            <w:tcBorders>
              <w:top w:val="single" w:sz="2" w:space="0" w:color="auto"/>
              <w:left w:val="single" w:sz="2" w:space="0" w:color="auto"/>
              <w:bottom w:val="single" w:sz="2" w:space="0" w:color="auto"/>
              <w:right w:val="single" w:sz="2" w:space="0" w:color="auto"/>
            </w:tcBorders>
          </w:tcPr>
          <w:p w14:paraId="04BD1B34" w14:textId="01FCC446" w:rsidR="008B0D05" w:rsidRPr="00B60D70" w:rsidRDefault="008B0D05" w:rsidP="008B0D05">
            <w:pPr>
              <w:ind w:right="26"/>
              <w:jc w:val="left"/>
              <w:rPr>
                <w:sz w:val="28"/>
                <w:szCs w:val="28"/>
                <w:cs/>
              </w:rPr>
            </w:pPr>
          </w:p>
        </w:tc>
        <w:tc>
          <w:tcPr>
            <w:tcW w:w="870" w:type="dxa"/>
            <w:tcBorders>
              <w:top w:val="single" w:sz="2" w:space="0" w:color="auto"/>
              <w:left w:val="single" w:sz="2" w:space="0" w:color="auto"/>
              <w:bottom w:val="single" w:sz="2" w:space="0" w:color="auto"/>
              <w:right w:val="single" w:sz="2" w:space="0" w:color="auto"/>
            </w:tcBorders>
          </w:tcPr>
          <w:p w14:paraId="65C94905" w14:textId="024E69A8" w:rsidR="008B0D05" w:rsidRPr="00B60D70" w:rsidRDefault="008B0D05" w:rsidP="008B0D05">
            <w:pPr>
              <w:ind w:right="26"/>
              <w:jc w:val="left"/>
              <w:rPr>
                <w:sz w:val="28"/>
                <w:szCs w:val="28"/>
              </w:rPr>
            </w:pPr>
            <w:r w:rsidRPr="00B60D70">
              <w:rPr>
                <w:sz w:val="28"/>
                <w:szCs w:val="28"/>
                <w:u w:val="single"/>
              </w:rPr>
              <w:t>CLO2*</w:t>
            </w:r>
          </w:p>
        </w:tc>
        <w:tc>
          <w:tcPr>
            <w:tcW w:w="3877" w:type="dxa"/>
            <w:tcBorders>
              <w:top w:val="single" w:sz="2" w:space="0" w:color="auto"/>
              <w:left w:val="single" w:sz="2" w:space="0" w:color="auto"/>
              <w:bottom w:val="single" w:sz="2" w:space="0" w:color="auto"/>
              <w:right w:val="single" w:sz="2" w:space="0" w:color="auto"/>
            </w:tcBorders>
          </w:tcPr>
          <w:p w14:paraId="76032851" w14:textId="2085E5EC" w:rsidR="008B0D05" w:rsidRPr="00B60D70" w:rsidRDefault="008B0D05" w:rsidP="008B0D05">
            <w:pPr>
              <w:ind w:right="26"/>
              <w:jc w:val="left"/>
              <w:rPr>
                <w:sz w:val="28"/>
                <w:szCs w:val="28"/>
              </w:rPr>
            </w:pPr>
            <w:r w:rsidRPr="00B60D70">
              <w:rPr>
                <w:sz w:val="28"/>
                <w:szCs w:val="28"/>
                <w:u w:val="single"/>
                <w:cs/>
              </w:rPr>
              <w:t>คำนวณและปรับแก้ค่าระดับในงานสำรวจ</w:t>
            </w:r>
          </w:p>
        </w:tc>
        <w:tc>
          <w:tcPr>
            <w:tcW w:w="843" w:type="dxa"/>
            <w:tcBorders>
              <w:left w:val="single" w:sz="2" w:space="0" w:color="auto"/>
            </w:tcBorders>
            <w:vAlign w:val="center"/>
          </w:tcPr>
          <w:p w14:paraId="722EB404" w14:textId="5DAFF2DD" w:rsidR="008B0D05" w:rsidRPr="00B60D70" w:rsidRDefault="008B0D05" w:rsidP="008B0D05">
            <w:pPr>
              <w:ind w:right="26"/>
              <w:jc w:val="center"/>
              <w:rPr>
                <w:sz w:val="28"/>
                <w:szCs w:val="28"/>
              </w:rPr>
            </w:pPr>
            <w:r w:rsidRPr="00B60D70">
              <w:rPr>
                <w:sz w:val="28"/>
                <w:szCs w:val="28"/>
                <w:u w:val="single"/>
              </w:rPr>
              <w:t>P-K3</w:t>
            </w:r>
          </w:p>
        </w:tc>
        <w:tc>
          <w:tcPr>
            <w:tcW w:w="815" w:type="dxa"/>
            <w:vAlign w:val="center"/>
          </w:tcPr>
          <w:p w14:paraId="04BD02C1" w14:textId="66273952" w:rsidR="008B0D05" w:rsidRPr="00B60D70" w:rsidRDefault="008B0D05" w:rsidP="008B0D05">
            <w:pPr>
              <w:ind w:right="26"/>
              <w:jc w:val="center"/>
              <w:rPr>
                <w:sz w:val="28"/>
                <w:szCs w:val="28"/>
              </w:rPr>
            </w:pPr>
          </w:p>
        </w:tc>
        <w:tc>
          <w:tcPr>
            <w:tcW w:w="871" w:type="dxa"/>
            <w:gridSpan w:val="2"/>
            <w:vAlign w:val="center"/>
          </w:tcPr>
          <w:p w14:paraId="621F5EFB" w14:textId="682ECACE" w:rsidR="008B0D05" w:rsidRPr="00B60D70" w:rsidRDefault="008B0D05" w:rsidP="008B0D05">
            <w:pPr>
              <w:ind w:right="26"/>
              <w:jc w:val="center"/>
              <w:rPr>
                <w:sz w:val="28"/>
                <w:szCs w:val="28"/>
              </w:rPr>
            </w:pPr>
          </w:p>
        </w:tc>
        <w:tc>
          <w:tcPr>
            <w:tcW w:w="843" w:type="dxa"/>
            <w:vAlign w:val="center"/>
          </w:tcPr>
          <w:p w14:paraId="688BBE37" w14:textId="23755AF2" w:rsidR="008B0D05" w:rsidRPr="00B60D70" w:rsidRDefault="008B0D05" w:rsidP="008B0D05">
            <w:pPr>
              <w:ind w:right="26"/>
              <w:jc w:val="center"/>
              <w:rPr>
                <w:sz w:val="28"/>
                <w:szCs w:val="28"/>
              </w:rPr>
            </w:pPr>
          </w:p>
        </w:tc>
        <w:tc>
          <w:tcPr>
            <w:tcW w:w="847" w:type="dxa"/>
            <w:vAlign w:val="center"/>
          </w:tcPr>
          <w:p w14:paraId="540D278F" w14:textId="653E55FB" w:rsidR="008B0D05" w:rsidRPr="00B60D70" w:rsidRDefault="008B0D05" w:rsidP="008B0D05">
            <w:pPr>
              <w:ind w:right="26"/>
              <w:jc w:val="center"/>
              <w:rPr>
                <w:sz w:val="28"/>
                <w:szCs w:val="28"/>
              </w:rPr>
            </w:pPr>
          </w:p>
        </w:tc>
      </w:tr>
      <w:tr w:rsidR="00B60D70" w:rsidRPr="00B60D70" w14:paraId="43EAC768" w14:textId="77777777" w:rsidTr="00932286">
        <w:tc>
          <w:tcPr>
            <w:tcW w:w="1215" w:type="dxa"/>
            <w:tcBorders>
              <w:top w:val="single" w:sz="2" w:space="0" w:color="auto"/>
              <w:bottom w:val="single" w:sz="2" w:space="0" w:color="auto"/>
              <w:right w:val="single" w:sz="2" w:space="0" w:color="auto"/>
            </w:tcBorders>
          </w:tcPr>
          <w:p w14:paraId="45F601EA" w14:textId="1040CA6C" w:rsidR="008B0D05" w:rsidRPr="00B60D70" w:rsidRDefault="008B0D05" w:rsidP="008B0D05">
            <w:pPr>
              <w:ind w:left="-24" w:right="-32"/>
              <w:jc w:val="left"/>
              <w:rPr>
                <w:sz w:val="28"/>
                <w:szCs w:val="28"/>
              </w:rPr>
            </w:pPr>
          </w:p>
        </w:tc>
        <w:tc>
          <w:tcPr>
            <w:tcW w:w="3875" w:type="dxa"/>
            <w:gridSpan w:val="2"/>
            <w:tcBorders>
              <w:top w:val="single" w:sz="2" w:space="0" w:color="auto"/>
              <w:left w:val="single" w:sz="2" w:space="0" w:color="auto"/>
              <w:bottom w:val="single" w:sz="2" w:space="0" w:color="auto"/>
              <w:right w:val="single" w:sz="2" w:space="0" w:color="auto"/>
            </w:tcBorders>
          </w:tcPr>
          <w:p w14:paraId="09B43605" w14:textId="5902626E" w:rsidR="008B0D05" w:rsidRPr="00B60D70" w:rsidRDefault="008B0D05" w:rsidP="008B0D05">
            <w:pPr>
              <w:ind w:right="26"/>
              <w:jc w:val="left"/>
              <w:rPr>
                <w:sz w:val="28"/>
                <w:szCs w:val="28"/>
                <w:cs/>
              </w:rPr>
            </w:pPr>
          </w:p>
        </w:tc>
        <w:tc>
          <w:tcPr>
            <w:tcW w:w="870" w:type="dxa"/>
            <w:tcBorders>
              <w:top w:val="single" w:sz="2" w:space="0" w:color="auto"/>
              <w:left w:val="single" w:sz="2" w:space="0" w:color="auto"/>
              <w:bottom w:val="single" w:sz="2" w:space="0" w:color="auto"/>
              <w:right w:val="single" w:sz="2" w:space="0" w:color="auto"/>
            </w:tcBorders>
          </w:tcPr>
          <w:p w14:paraId="61891749" w14:textId="72650F11" w:rsidR="008B0D05" w:rsidRPr="00B60D70" w:rsidRDefault="008B0D05" w:rsidP="008B0D05">
            <w:pPr>
              <w:ind w:right="26"/>
              <w:jc w:val="left"/>
              <w:rPr>
                <w:sz w:val="28"/>
                <w:szCs w:val="28"/>
              </w:rPr>
            </w:pPr>
            <w:r w:rsidRPr="00B60D70">
              <w:rPr>
                <w:sz w:val="28"/>
                <w:szCs w:val="28"/>
                <w:u w:val="single"/>
              </w:rPr>
              <w:t>CLO3</w:t>
            </w:r>
          </w:p>
        </w:tc>
        <w:tc>
          <w:tcPr>
            <w:tcW w:w="3877" w:type="dxa"/>
            <w:tcBorders>
              <w:top w:val="single" w:sz="2" w:space="0" w:color="auto"/>
              <w:left w:val="single" w:sz="2" w:space="0" w:color="auto"/>
              <w:bottom w:val="single" w:sz="2" w:space="0" w:color="auto"/>
              <w:right w:val="single" w:sz="2" w:space="0" w:color="auto"/>
            </w:tcBorders>
          </w:tcPr>
          <w:p w14:paraId="634F3192" w14:textId="5BF52992" w:rsidR="008B0D05" w:rsidRPr="00B60D70" w:rsidRDefault="008B0D05" w:rsidP="008B0D05">
            <w:pPr>
              <w:ind w:right="26"/>
              <w:jc w:val="left"/>
              <w:rPr>
                <w:sz w:val="28"/>
                <w:szCs w:val="28"/>
              </w:rPr>
            </w:pPr>
            <w:r w:rsidRPr="00B60D70">
              <w:rPr>
                <w:sz w:val="28"/>
                <w:szCs w:val="28"/>
                <w:u w:val="single"/>
                <w:cs/>
              </w:rPr>
              <w:t>คำนวณมุมแอซิ</w:t>
            </w:r>
            <w:proofErr w:type="spellStart"/>
            <w:r w:rsidRPr="00B60D70">
              <w:rPr>
                <w:sz w:val="28"/>
                <w:szCs w:val="28"/>
                <w:u w:val="single"/>
                <w:cs/>
              </w:rPr>
              <w:t>มุธ</w:t>
            </w:r>
            <w:proofErr w:type="spellEnd"/>
            <w:r w:rsidRPr="00B60D70">
              <w:rPr>
                <w:sz w:val="28"/>
                <w:szCs w:val="28"/>
                <w:u w:val="single"/>
                <w:cs/>
              </w:rPr>
              <w:t xml:space="preserve"> และระบบพิกัด ในงานวงรอบ</w:t>
            </w:r>
          </w:p>
        </w:tc>
        <w:tc>
          <w:tcPr>
            <w:tcW w:w="843" w:type="dxa"/>
            <w:tcBorders>
              <w:left w:val="single" w:sz="2" w:space="0" w:color="auto"/>
            </w:tcBorders>
            <w:vAlign w:val="center"/>
          </w:tcPr>
          <w:p w14:paraId="702D9703" w14:textId="67A8F23A" w:rsidR="008B0D05" w:rsidRPr="00B60D70" w:rsidRDefault="008B0D05" w:rsidP="008B0D05">
            <w:pPr>
              <w:ind w:right="26"/>
              <w:jc w:val="center"/>
              <w:rPr>
                <w:sz w:val="28"/>
                <w:szCs w:val="28"/>
              </w:rPr>
            </w:pPr>
            <w:r w:rsidRPr="00B60D70">
              <w:rPr>
                <w:sz w:val="28"/>
                <w:szCs w:val="28"/>
                <w:u w:val="single"/>
              </w:rPr>
              <w:t>P-K3</w:t>
            </w:r>
          </w:p>
        </w:tc>
        <w:tc>
          <w:tcPr>
            <w:tcW w:w="815" w:type="dxa"/>
            <w:vAlign w:val="center"/>
          </w:tcPr>
          <w:p w14:paraId="20073A4A" w14:textId="3D14C6DB" w:rsidR="008B0D05" w:rsidRPr="00B60D70" w:rsidRDefault="008B0D05" w:rsidP="008B0D05">
            <w:pPr>
              <w:ind w:right="26"/>
              <w:jc w:val="center"/>
              <w:rPr>
                <w:sz w:val="28"/>
                <w:szCs w:val="28"/>
              </w:rPr>
            </w:pPr>
          </w:p>
        </w:tc>
        <w:tc>
          <w:tcPr>
            <w:tcW w:w="871" w:type="dxa"/>
            <w:gridSpan w:val="2"/>
            <w:vAlign w:val="center"/>
          </w:tcPr>
          <w:p w14:paraId="5053E773" w14:textId="3F4B0BE9" w:rsidR="008B0D05" w:rsidRPr="00B60D70" w:rsidRDefault="008B0D05" w:rsidP="008B0D05">
            <w:pPr>
              <w:ind w:right="26"/>
              <w:jc w:val="center"/>
              <w:rPr>
                <w:sz w:val="28"/>
                <w:szCs w:val="28"/>
              </w:rPr>
            </w:pPr>
          </w:p>
        </w:tc>
        <w:tc>
          <w:tcPr>
            <w:tcW w:w="843" w:type="dxa"/>
            <w:vAlign w:val="center"/>
          </w:tcPr>
          <w:p w14:paraId="3DE2F3F4" w14:textId="5FCC64FC" w:rsidR="008B0D05" w:rsidRPr="00B60D70" w:rsidRDefault="008B0D05" w:rsidP="008B0D05">
            <w:pPr>
              <w:ind w:right="26"/>
              <w:jc w:val="center"/>
              <w:rPr>
                <w:sz w:val="28"/>
                <w:szCs w:val="28"/>
              </w:rPr>
            </w:pPr>
          </w:p>
        </w:tc>
        <w:tc>
          <w:tcPr>
            <w:tcW w:w="847" w:type="dxa"/>
            <w:vAlign w:val="center"/>
          </w:tcPr>
          <w:p w14:paraId="46B5B4ED" w14:textId="09CEDBA1" w:rsidR="008B0D05" w:rsidRPr="00B60D70" w:rsidRDefault="008B0D05" w:rsidP="008B0D05">
            <w:pPr>
              <w:ind w:right="26"/>
              <w:jc w:val="center"/>
              <w:rPr>
                <w:sz w:val="28"/>
                <w:szCs w:val="28"/>
              </w:rPr>
            </w:pPr>
          </w:p>
        </w:tc>
      </w:tr>
      <w:tr w:rsidR="00B60D70" w:rsidRPr="00B60D70" w14:paraId="6112DF67" w14:textId="77777777" w:rsidTr="00932286">
        <w:tc>
          <w:tcPr>
            <w:tcW w:w="1215" w:type="dxa"/>
            <w:tcBorders>
              <w:top w:val="single" w:sz="2" w:space="0" w:color="auto"/>
              <w:bottom w:val="single" w:sz="2" w:space="0" w:color="auto"/>
              <w:right w:val="single" w:sz="2" w:space="0" w:color="auto"/>
            </w:tcBorders>
          </w:tcPr>
          <w:p w14:paraId="1042FF24" w14:textId="18F421AA" w:rsidR="008B0D05" w:rsidRPr="00B60D70" w:rsidRDefault="00B91175" w:rsidP="008B0D05">
            <w:pPr>
              <w:ind w:left="-24" w:right="-32"/>
              <w:jc w:val="left"/>
              <w:rPr>
                <w:sz w:val="28"/>
                <w:szCs w:val="28"/>
              </w:rPr>
            </w:pPr>
            <w:r w:rsidRPr="00B60D70">
              <w:rPr>
                <w:sz w:val="28"/>
                <w:szCs w:val="28"/>
              </w:rPr>
              <w:t xml:space="preserve">CTE </w:t>
            </w:r>
            <w:r w:rsidR="008B0D05" w:rsidRPr="00B60D70">
              <w:rPr>
                <w:sz w:val="28"/>
                <w:szCs w:val="28"/>
              </w:rPr>
              <w:t xml:space="preserve">225 </w:t>
            </w:r>
          </w:p>
        </w:tc>
        <w:tc>
          <w:tcPr>
            <w:tcW w:w="3875" w:type="dxa"/>
            <w:gridSpan w:val="2"/>
            <w:tcBorders>
              <w:top w:val="single" w:sz="2" w:space="0" w:color="auto"/>
              <w:left w:val="single" w:sz="2" w:space="0" w:color="auto"/>
              <w:bottom w:val="single" w:sz="2" w:space="0" w:color="auto"/>
              <w:right w:val="single" w:sz="2" w:space="0" w:color="auto"/>
            </w:tcBorders>
          </w:tcPr>
          <w:p w14:paraId="3485B1A7" w14:textId="77777777" w:rsidR="00520D3B" w:rsidRPr="00B60D70" w:rsidRDefault="008B0D05" w:rsidP="008B0D05">
            <w:pPr>
              <w:ind w:right="26"/>
              <w:jc w:val="left"/>
              <w:rPr>
                <w:sz w:val="28"/>
                <w:szCs w:val="28"/>
              </w:rPr>
            </w:pPr>
            <w:r w:rsidRPr="00B60D70">
              <w:rPr>
                <w:sz w:val="28"/>
                <w:szCs w:val="28"/>
                <w:cs/>
              </w:rPr>
              <w:t>การฝึกภาคสนามวิชาสำรวจ (</w:t>
            </w:r>
            <w:r w:rsidRPr="00B60D70">
              <w:rPr>
                <w:sz w:val="28"/>
                <w:szCs w:val="28"/>
              </w:rPr>
              <w:t xml:space="preserve">Surveying Field Camp) </w:t>
            </w:r>
          </w:p>
          <w:p w14:paraId="7542C4FE" w14:textId="54ED73F0" w:rsidR="008B0D05" w:rsidRPr="00B60D70" w:rsidRDefault="008B0D05" w:rsidP="008B0D05">
            <w:pPr>
              <w:ind w:right="26"/>
              <w:jc w:val="left"/>
              <w:rPr>
                <w:sz w:val="28"/>
                <w:szCs w:val="28"/>
                <w:cs/>
              </w:rPr>
            </w:pPr>
            <w:r w:rsidRPr="00B60D70">
              <w:rPr>
                <w:sz w:val="28"/>
                <w:szCs w:val="28"/>
              </w:rPr>
              <w:t>1 (S/U)</w:t>
            </w:r>
          </w:p>
        </w:tc>
        <w:tc>
          <w:tcPr>
            <w:tcW w:w="870" w:type="dxa"/>
            <w:tcBorders>
              <w:top w:val="single" w:sz="2" w:space="0" w:color="auto"/>
              <w:left w:val="single" w:sz="2" w:space="0" w:color="auto"/>
              <w:bottom w:val="single" w:sz="2" w:space="0" w:color="auto"/>
              <w:right w:val="single" w:sz="2" w:space="0" w:color="auto"/>
            </w:tcBorders>
          </w:tcPr>
          <w:p w14:paraId="1D8C37F7" w14:textId="0E7B617E" w:rsidR="008B0D05" w:rsidRPr="00B60D70" w:rsidRDefault="008B0D05" w:rsidP="008B0D05">
            <w:pPr>
              <w:ind w:right="26"/>
              <w:jc w:val="left"/>
              <w:rPr>
                <w:sz w:val="28"/>
                <w:szCs w:val="28"/>
              </w:rPr>
            </w:pPr>
            <w:r w:rsidRPr="00B60D70">
              <w:rPr>
                <w:sz w:val="28"/>
                <w:szCs w:val="28"/>
                <w:u w:val="single"/>
              </w:rPr>
              <w:t>CLO1*</w:t>
            </w:r>
          </w:p>
        </w:tc>
        <w:tc>
          <w:tcPr>
            <w:tcW w:w="3877" w:type="dxa"/>
            <w:tcBorders>
              <w:top w:val="single" w:sz="2" w:space="0" w:color="auto"/>
              <w:left w:val="single" w:sz="2" w:space="0" w:color="auto"/>
              <w:bottom w:val="single" w:sz="2" w:space="0" w:color="auto"/>
              <w:right w:val="single" w:sz="2" w:space="0" w:color="auto"/>
            </w:tcBorders>
          </w:tcPr>
          <w:p w14:paraId="274BC397" w14:textId="7C300001" w:rsidR="008B0D05" w:rsidRPr="00B60D70" w:rsidRDefault="00696AA2" w:rsidP="008B0D05">
            <w:pPr>
              <w:ind w:right="26"/>
              <w:jc w:val="left"/>
              <w:rPr>
                <w:sz w:val="28"/>
                <w:szCs w:val="28"/>
              </w:rPr>
            </w:pPr>
            <w:r w:rsidRPr="00B60D70">
              <w:rPr>
                <w:sz w:val="28"/>
                <w:szCs w:val="28"/>
                <w:u w:val="single"/>
                <w:cs/>
              </w:rPr>
              <w:t>ปฏิบัติการทำ</w:t>
            </w:r>
            <w:r w:rsidR="008B0D05" w:rsidRPr="00B60D70">
              <w:rPr>
                <w:sz w:val="28"/>
                <w:szCs w:val="28"/>
                <w:u w:val="single"/>
                <w:cs/>
              </w:rPr>
              <w:t>ระดับแบบเดี่ยวและโครงข่ายระดับ</w:t>
            </w:r>
          </w:p>
        </w:tc>
        <w:tc>
          <w:tcPr>
            <w:tcW w:w="843" w:type="dxa"/>
            <w:tcBorders>
              <w:left w:val="single" w:sz="2" w:space="0" w:color="auto"/>
            </w:tcBorders>
            <w:vAlign w:val="center"/>
          </w:tcPr>
          <w:p w14:paraId="209B4EED" w14:textId="663C6325" w:rsidR="008B0D05" w:rsidRPr="00B60D70" w:rsidRDefault="008B0D05" w:rsidP="008B0D05">
            <w:pPr>
              <w:ind w:right="26"/>
              <w:jc w:val="center"/>
              <w:rPr>
                <w:sz w:val="28"/>
                <w:szCs w:val="28"/>
              </w:rPr>
            </w:pPr>
            <w:r w:rsidRPr="00B60D70">
              <w:rPr>
                <w:sz w:val="28"/>
                <w:szCs w:val="28"/>
                <w:u w:val="single"/>
              </w:rPr>
              <w:t>P-K3</w:t>
            </w:r>
          </w:p>
        </w:tc>
        <w:tc>
          <w:tcPr>
            <w:tcW w:w="815" w:type="dxa"/>
            <w:vAlign w:val="center"/>
          </w:tcPr>
          <w:p w14:paraId="012F9020" w14:textId="50B4A689" w:rsidR="008B0D05" w:rsidRPr="00B60D70" w:rsidRDefault="008B0D05" w:rsidP="008B0D05">
            <w:pPr>
              <w:ind w:right="26"/>
              <w:jc w:val="center"/>
              <w:rPr>
                <w:sz w:val="28"/>
                <w:szCs w:val="28"/>
              </w:rPr>
            </w:pPr>
          </w:p>
        </w:tc>
        <w:tc>
          <w:tcPr>
            <w:tcW w:w="871" w:type="dxa"/>
            <w:gridSpan w:val="2"/>
            <w:vAlign w:val="center"/>
          </w:tcPr>
          <w:p w14:paraId="18B8CDAE" w14:textId="43EC0626" w:rsidR="008B0D05" w:rsidRPr="00B60D70" w:rsidRDefault="008B0D05" w:rsidP="008B0D05">
            <w:pPr>
              <w:ind w:right="26"/>
              <w:jc w:val="center"/>
              <w:rPr>
                <w:sz w:val="28"/>
                <w:szCs w:val="28"/>
              </w:rPr>
            </w:pPr>
          </w:p>
        </w:tc>
        <w:tc>
          <w:tcPr>
            <w:tcW w:w="843" w:type="dxa"/>
            <w:vAlign w:val="center"/>
          </w:tcPr>
          <w:p w14:paraId="04B74C94" w14:textId="47593250" w:rsidR="008B0D05" w:rsidRPr="00B60D70" w:rsidRDefault="008B0D05" w:rsidP="008B0D05">
            <w:pPr>
              <w:ind w:right="26"/>
              <w:jc w:val="center"/>
              <w:rPr>
                <w:sz w:val="28"/>
                <w:szCs w:val="28"/>
              </w:rPr>
            </w:pPr>
          </w:p>
        </w:tc>
        <w:tc>
          <w:tcPr>
            <w:tcW w:w="847" w:type="dxa"/>
            <w:vAlign w:val="center"/>
          </w:tcPr>
          <w:p w14:paraId="070189DF" w14:textId="611D97E6" w:rsidR="008B0D05" w:rsidRPr="00B60D70" w:rsidRDefault="008B0D05" w:rsidP="008B0D05">
            <w:pPr>
              <w:ind w:right="26"/>
              <w:jc w:val="center"/>
              <w:rPr>
                <w:sz w:val="28"/>
                <w:szCs w:val="28"/>
              </w:rPr>
            </w:pPr>
          </w:p>
        </w:tc>
      </w:tr>
      <w:tr w:rsidR="00B60D70" w:rsidRPr="00B60D70" w14:paraId="62CDAF87" w14:textId="77777777" w:rsidTr="00932286">
        <w:tc>
          <w:tcPr>
            <w:tcW w:w="1215" w:type="dxa"/>
            <w:tcBorders>
              <w:top w:val="single" w:sz="2" w:space="0" w:color="auto"/>
              <w:bottom w:val="single" w:sz="2" w:space="0" w:color="auto"/>
              <w:right w:val="single" w:sz="2" w:space="0" w:color="auto"/>
            </w:tcBorders>
          </w:tcPr>
          <w:p w14:paraId="53BBE83C" w14:textId="30C8E416" w:rsidR="008B0D05" w:rsidRPr="00B60D70" w:rsidRDefault="008B0D05" w:rsidP="008B0D05">
            <w:pPr>
              <w:ind w:left="-24" w:right="-32"/>
              <w:jc w:val="left"/>
              <w:rPr>
                <w:sz w:val="28"/>
                <w:szCs w:val="28"/>
              </w:rPr>
            </w:pPr>
          </w:p>
        </w:tc>
        <w:tc>
          <w:tcPr>
            <w:tcW w:w="3875" w:type="dxa"/>
            <w:gridSpan w:val="2"/>
            <w:tcBorders>
              <w:top w:val="single" w:sz="2" w:space="0" w:color="auto"/>
              <w:left w:val="single" w:sz="2" w:space="0" w:color="auto"/>
              <w:bottom w:val="single" w:sz="2" w:space="0" w:color="auto"/>
              <w:right w:val="single" w:sz="2" w:space="0" w:color="auto"/>
            </w:tcBorders>
          </w:tcPr>
          <w:p w14:paraId="6AC91E5C" w14:textId="4B870E39" w:rsidR="008B0D05" w:rsidRPr="00B60D70" w:rsidRDefault="008B0D05" w:rsidP="008B0D05">
            <w:pPr>
              <w:ind w:right="26"/>
              <w:jc w:val="left"/>
              <w:rPr>
                <w:sz w:val="28"/>
                <w:szCs w:val="28"/>
                <w:cs/>
              </w:rPr>
            </w:pPr>
          </w:p>
        </w:tc>
        <w:tc>
          <w:tcPr>
            <w:tcW w:w="870" w:type="dxa"/>
            <w:tcBorders>
              <w:top w:val="single" w:sz="2" w:space="0" w:color="auto"/>
              <w:left w:val="single" w:sz="2" w:space="0" w:color="auto"/>
              <w:bottom w:val="single" w:sz="2" w:space="0" w:color="auto"/>
              <w:right w:val="single" w:sz="2" w:space="0" w:color="auto"/>
            </w:tcBorders>
          </w:tcPr>
          <w:p w14:paraId="409EA416" w14:textId="01D5941D" w:rsidR="008B0D05" w:rsidRPr="00B60D70" w:rsidRDefault="008B0D05" w:rsidP="008B0D05">
            <w:pPr>
              <w:ind w:right="26"/>
              <w:jc w:val="left"/>
              <w:rPr>
                <w:sz w:val="28"/>
                <w:szCs w:val="28"/>
              </w:rPr>
            </w:pPr>
            <w:r w:rsidRPr="00B60D70">
              <w:rPr>
                <w:sz w:val="28"/>
                <w:szCs w:val="28"/>
                <w:u w:val="single"/>
              </w:rPr>
              <w:t>CLO2*</w:t>
            </w:r>
          </w:p>
        </w:tc>
        <w:tc>
          <w:tcPr>
            <w:tcW w:w="3877" w:type="dxa"/>
            <w:tcBorders>
              <w:top w:val="single" w:sz="2" w:space="0" w:color="auto"/>
              <w:left w:val="single" w:sz="2" w:space="0" w:color="auto"/>
              <w:bottom w:val="single" w:sz="2" w:space="0" w:color="auto"/>
              <w:right w:val="single" w:sz="2" w:space="0" w:color="auto"/>
            </w:tcBorders>
          </w:tcPr>
          <w:p w14:paraId="2109B2CA" w14:textId="3FB714C0" w:rsidR="008B0D05" w:rsidRPr="00B60D70" w:rsidRDefault="00696AA2" w:rsidP="008B0D05">
            <w:pPr>
              <w:ind w:right="26"/>
              <w:jc w:val="left"/>
              <w:rPr>
                <w:sz w:val="28"/>
                <w:szCs w:val="28"/>
              </w:rPr>
            </w:pPr>
            <w:r w:rsidRPr="00B60D70">
              <w:rPr>
                <w:sz w:val="28"/>
                <w:szCs w:val="28"/>
                <w:u w:val="single"/>
                <w:cs/>
              </w:rPr>
              <w:t>ปฏิบัติการทำ</w:t>
            </w:r>
            <w:r w:rsidR="008B0D05" w:rsidRPr="00B60D70">
              <w:rPr>
                <w:sz w:val="28"/>
                <w:szCs w:val="28"/>
                <w:u w:val="single"/>
                <w:cs/>
              </w:rPr>
              <w:t>วงรอบเดี่ยวและโครงข่ายวงรอบ</w:t>
            </w:r>
          </w:p>
        </w:tc>
        <w:tc>
          <w:tcPr>
            <w:tcW w:w="843" w:type="dxa"/>
            <w:tcBorders>
              <w:left w:val="single" w:sz="2" w:space="0" w:color="auto"/>
            </w:tcBorders>
            <w:vAlign w:val="center"/>
          </w:tcPr>
          <w:p w14:paraId="0C1CBE36" w14:textId="70CB00A7" w:rsidR="008B0D05" w:rsidRPr="00B60D70" w:rsidRDefault="008B0D05" w:rsidP="008B0D05">
            <w:pPr>
              <w:ind w:right="26"/>
              <w:jc w:val="center"/>
              <w:rPr>
                <w:sz w:val="28"/>
                <w:szCs w:val="28"/>
              </w:rPr>
            </w:pPr>
            <w:r w:rsidRPr="00B60D70">
              <w:rPr>
                <w:sz w:val="28"/>
                <w:szCs w:val="28"/>
                <w:u w:val="single"/>
              </w:rPr>
              <w:t>P-K3</w:t>
            </w:r>
          </w:p>
        </w:tc>
        <w:tc>
          <w:tcPr>
            <w:tcW w:w="815" w:type="dxa"/>
            <w:vAlign w:val="center"/>
          </w:tcPr>
          <w:p w14:paraId="45B9D464" w14:textId="1F7ABA50" w:rsidR="008B0D05" w:rsidRPr="00B60D70" w:rsidRDefault="008B0D05" w:rsidP="008B0D05">
            <w:pPr>
              <w:ind w:right="26"/>
              <w:jc w:val="center"/>
              <w:rPr>
                <w:sz w:val="28"/>
                <w:szCs w:val="28"/>
              </w:rPr>
            </w:pPr>
          </w:p>
        </w:tc>
        <w:tc>
          <w:tcPr>
            <w:tcW w:w="871" w:type="dxa"/>
            <w:gridSpan w:val="2"/>
            <w:vAlign w:val="center"/>
          </w:tcPr>
          <w:p w14:paraId="0515D1B4" w14:textId="10B8E01F" w:rsidR="008B0D05" w:rsidRPr="00B60D70" w:rsidRDefault="008B0D05" w:rsidP="008B0D05">
            <w:pPr>
              <w:ind w:right="26"/>
              <w:jc w:val="center"/>
              <w:rPr>
                <w:sz w:val="28"/>
                <w:szCs w:val="28"/>
              </w:rPr>
            </w:pPr>
          </w:p>
        </w:tc>
        <w:tc>
          <w:tcPr>
            <w:tcW w:w="843" w:type="dxa"/>
            <w:vAlign w:val="center"/>
          </w:tcPr>
          <w:p w14:paraId="311AA3E8" w14:textId="03C0A64F" w:rsidR="008B0D05" w:rsidRPr="00B60D70" w:rsidRDefault="008B0D05" w:rsidP="008B0D05">
            <w:pPr>
              <w:ind w:right="26"/>
              <w:jc w:val="center"/>
              <w:rPr>
                <w:sz w:val="28"/>
                <w:szCs w:val="28"/>
              </w:rPr>
            </w:pPr>
          </w:p>
        </w:tc>
        <w:tc>
          <w:tcPr>
            <w:tcW w:w="847" w:type="dxa"/>
            <w:vAlign w:val="center"/>
          </w:tcPr>
          <w:p w14:paraId="660ED9FD" w14:textId="3D65C198" w:rsidR="008B0D05" w:rsidRPr="00B60D70" w:rsidRDefault="008B0D05" w:rsidP="008B0D05">
            <w:pPr>
              <w:ind w:right="26"/>
              <w:jc w:val="center"/>
              <w:rPr>
                <w:sz w:val="28"/>
                <w:szCs w:val="28"/>
              </w:rPr>
            </w:pPr>
          </w:p>
        </w:tc>
      </w:tr>
      <w:tr w:rsidR="00B60D70" w:rsidRPr="00B60D70" w14:paraId="73F81249" w14:textId="77777777" w:rsidTr="00932286">
        <w:tc>
          <w:tcPr>
            <w:tcW w:w="1215" w:type="dxa"/>
            <w:tcBorders>
              <w:top w:val="single" w:sz="2" w:space="0" w:color="auto"/>
              <w:bottom w:val="single" w:sz="2" w:space="0" w:color="auto"/>
              <w:right w:val="single" w:sz="2" w:space="0" w:color="auto"/>
            </w:tcBorders>
          </w:tcPr>
          <w:p w14:paraId="2A02F0FE" w14:textId="23B34E20" w:rsidR="008B0D05" w:rsidRPr="00B60D70" w:rsidRDefault="008B0D05" w:rsidP="008B0D05">
            <w:pPr>
              <w:ind w:left="-24" w:right="-32"/>
              <w:jc w:val="left"/>
              <w:rPr>
                <w:sz w:val="28"/>
                <w:szCs w:val="28"/>
              </w:rPr>
            </w:pPr>
          </w:p>
        </w:tc>
        <w:tc>
          <w:tcPr>
            <w:tcW w:w="3875" w:type="dxa"/>
            <w:gridSpan w:val="2"/>
            <w:tcBorders>
              <w:top w:val="single" w:sz="2" w:space="0" w:color="auto"/>
              <w:left w:val="single" w:sz="2" w:space="0" w:color="auto"/>
              <w:bottom w:val="single" w:sz="2" w:space="0" w:color="auto"/>
              <w:right w:val="single" w:sz="2" w:space="0" w:color="auto"/>
            </w:tcBorders>
          </w:tcPr>
          <w:p w14:paraId="4DE3F6AC" w14:textId="17397FA5" w:rsidR="008B0D05" w:rsidRPr="00B60D70" w:rsidRDefault="008B0D05" w:rsidP="008B0D05">
            <w:pPr>
              <w:ind w:right="26"/>
              <w:jc w:val="left"/>
              <w:rPr>
                <w:sz w:val="28"/>
                <w:szCs w:val="28"/>
                <w:cs/>
              </w:rPr>
            </w:pPr>
          </w:p>
        </w:tc>
        <w:tc>
          <w:tcPr>
            <w:tcW w:w="870" w:type="dxa"/>
            <w:tcBorders>
              <w:top w:val="single" w:sz="2" w:space="0" w:color="auto"/>
              <w:left w:val="single" w:sz="2" w:space="0" w:color="auto"/>
              <w:bottom w:val="single" w:sz="2" w:space="0" w:color="auto"/>
              <w:right w:val="single" w:sz="2" w:space="0" w:color="auto"/>
            </w:tcBorders>
          </w:tcPr>
          <w:p w14:paraId="3D7AF961" w14:textId="6E385E2C" w:rsidR="008B0D05" w:rsidRPr="00B60D70" w:rsidRDefault="008B0D05" w:rsidP="008B0D05">
            <w:pPr>
              <w:ind w:right="26"/>
              <w:jc w:val="left"/>
              <w:rPr>
                <w:sz w:val="28"/>
                <w:szCs w:val="28"/>
              </w:rPr>
            </w:pPr>
            <w:r w:rsidRPr="00B60D70">
              <w:rPr>
                <w:sz w:val="28"/>
                <w:szCs w:val="28"/>
                <w:u w:val="single"/>
              </w:rPr>
              <w:t>CLO3*</w:t>
            </w:r>
          </w:p>
        </w:tc>
        <w:tc>
          <w:tcPr>
            <w:tcW w:w="3877" w:type="dxa"/>
            <w:tcBorders>
              <w:top w:val="single" w:sz="2" w:space="0" w:color="auto"/>
              <w:left w:val="single" w:sz="2" w:space="0" w:color="auto"/>
              <w:bottom w:val="single" w:sz="2" w:space="0" w:color="auto"/>
              <w:right w:val="single" w:sz="2" w:space="0" w:color="auto"/>
            </w:tcBorders>
          </w:tcPr>
          <w:p w14:paraId="31BDD05C" w14:textId="051C0594" w:rsidR="008B0D05" w:rsidRPr="00B60D70" w:rsidRDefault="00696AA2" w:rsidP="008B0D05">
            <w:pPr>
              <w:ind w:right="26"/>
              <w:jc w:val="left"/>
              <w:rPr>
                <w:sz w:val="28"/>
                <w:szCs w:val="28"/>
              </w:rPr>
            </w:pPr>
            <w:r w:rsidRPr="00B60D70">
              <w:rPr>
                <w:sz w:val="28"/>
                <w:szCs w:val="28"/>
                <w:u w:val="single"/>
                <w:cs/>
              </w:rPr>
              <w:t>ปฏิบัติการ</w:t>
            </w:r>
            <w:r w:rsidR="008B0D05" w:rsidRPr="00B60D70">
              <w:rPr>
                <w:sz w:val="28"/>
                <w:szCs w:val="28"/>
                <w:u w:val="single"/>
                <w:cs/>
              </w:rPr>
              <w:t>เขียนแผนที่เส้นชั้นความสูง</w:t>
            </w:r>
          </w:p>
        </w:tc>
        <w:tc>
          <w:tcPr>
            <w:tcW w:w="843" w:type="dxa"/>
            <w:tcBorders>
              <w:left w:val="single" w:sz="2" w:space="0" w:color="auto"/>
            </w:tcBorders>
            <w:vAlign w:val="center"/>
          </w:tcPr>
          <w:p w14:paraId="59EF3642" w14:textId="20879E99" w:rsidR="008B0D05" w:rsidRPr="00B60D70" w:rsidRDefault="008B0D05" w:rsidP="008B0D05">
            <w:pPr>
              <w:ind w:right="26"/>
              <w:jc w:val="center"/>
              <w:rPr>
                <w:sz w:val="28"/>
                <w:szCs w:val="28"/>
              </w:rPr>
            </w:pPr>
            <w:r w:rsidRPr="00B60D70">
              <w:rPr>
                <w:sz w:val="28"/>
                <w:szCs w:val="28"/>
                <w:u w:val="single"/>
              </w:rPr>
              <w:t>P-K3</w:t>
            </w:r>
          </w:p>
        </w:tc>
        <w:tc>
          <w:tcPr>
            <w:tcW w:w="815" w:type="dxa"/>
            <w:vAlign w:val="center"/>
          </w:tcPr>
          <w:p w14:paraId="49015DD7" w14:textId="6D2AD6BF" w:rsidR="008B0D05" w:rsidRPr="00B60D70" w:rsidRDefault="008B0D05" w:rsidP="008B0D05">
            <w:pPr>
              <w:ind w:right="26"/>
              <w:jc w:val="center"/>
              <w:rPr>
                <w:sz w:val="28"/>
                <w:szCs w:val="28"/>
              </w:rPr>
            </w:pPr>
          </w:p>
        </w:tc>
        <w:tc>
          <w:tcPr>
            <w:tcW w:w="871" w:type="dxa"/>
            <w:gridSpan w:val="2"/>
            <w:vAlign w:val="center"/>
          </w:tcPr>
          <w:p w14:paraId="5479CF1B" w14:textId="38F0138D" w:rsidR="008B0D05" w:rsidRPr="00B60D70" w:rsidRDefault="008B0D05" w:rsidP="008B0D05">
            <w:pPr>
              <w:ind w:right="26"/>
              <w:jc w:val="center"/>
              <w:rPr>
                <w:sz w:val="28"/>
                <w:szCs w:val="28"/>
              </w:rPr>
            </w:pPr>
          </w:p>
        </w:tc>
        <w:tc>
          <w:tcPr>
            <w:tcW w:w="843" w:type="dxa"/>
            <w:vAlign w:val="center"/>
          </w:tcPr>
          <w:p w14:paraId="600B1C05" w14:textId="395CD1F9" w:rsidR="008B0D05" w:rsidRPr="00B60D70" w:rsidRDefault="008B0D05" w:rsidP="008B0D05">
            <w:pPr>
              <w:ind w:right="26"/>
              <w:jc w:val="center"/>
              <w:rPr>
                <w:sz w:val="28"/>
                <w:szCs w:val="28"/>
              </w:rPr>
            </w:pPr>
          </w:p>
        </w:tc>
        <w:tc>
          <w:tcPr>
            <w:tcW w:w="847" w:type="dxa"/>
            <w:vAlign w:val="center"/>
          </w:tcPr>
          <w:p w14:paraId="253EC429" w14:textId="424A599E" w:rsidR="008B0D05" w:rsidRPr="00B60D70" w:rsidRDefault="008B0D05" w:rsidP="008B0D05">
            <w:pPr>
              <w:ind w:right="26"/>
              <w:jc w:val="center"/>
              <w:rPr>
                <w:sz w:val="28"/>
                <w:szCs w:val="28"/>
              </w:rPr>
            </w:pPr>
          </w:p>
        </w:tc>
      </w:tr>
      <w:tr w:rsidR="00B60D70" w:rsidRPr="00B60D70" w14:paraId="23ED5A60" w14:textId="77777777" w:rsidTr="00932286">
        <w:tc>
          <w:tcPr>
            <w:tcW w:w="1215" w:type="dxa"/>
            <w:tcBorders>
              <w:top w:val="single" w:sz="2" w:space="0" w:color="auto"/>
              <w:bottom w:val="single" w:sz="2" w:space="0" w:color="auto"/>
              <w:right w:val="single" w:sz="2" w:space="0" w:color="auto"/>
            </w:tcBorders>
          </w:tcPr>
          <w:p w14:paraId="2C115B22" w14:textId="18DD6CBE" w:rsidR="008B0D05" w:rsidRPr="00B60D70" w:rsidRDefault="00B91175" w:rsidP="008B0D05">
            <w:pPr>
              <w:ind w:left="-24" w:right="-32"/>
              <w:jc w:val="left"/>
              <w:rPr>
                <w:sz w:val="28"/>
                <w:szCs w:val="28"/>
              </w:rPr>
            </w:pPr>
            <w:r w:rsidRPr="00B60D70">
              <w:rPr>
                <w:sz w:val="28"/>
                <w:szCs w:val="28"/>
              </w:rPr>
              <w:t xml:space="preserve">CTE </w:t>
            </w:r>
            <w:r w:rsidR="008B0D05" w:rsidRPr="00B60D70">
              <w:rPr>
                <w:sz w:val="28"/>
                <w:szCs w:val="28"/>
              </w:rPr>
              <w:t>211</w:t>
            </w:r>
          </w:p>
        </w:tc>
        <w:tc>
          <w:tcPr>
            <w:tcW w:w="3875" w:type="dxa"/>
            <w:gridSpan w:val="2"/>
            <w:tcBorders>
              <w:top w:val="single" w:sz="2" w:space="0" w:color="auto"/>
              <w:left w:val="single" w:sz="2" w:space="0" w:color="auto"/>
              <w:bottom w:val="single" w:sz="2" w:space="0" w:color="auto"/>
              <w:right w:val="single" w:sz="2" w:space="0" w:color="auto"/>
            </w:tcBorders>
          </w:tcPr>
          <w:p w14:paraId="16408BFB" w14:textId="77777777" w:rsidR="00520D3B" w:rsidRPr="00B60D70" w:rsidRDefault="008B0D05" w:rsidP="008B0D05">
            <w:pPr>
              <w:ind w:right="26"/>
              <w:jc w:val="left"/>
              <w:rPr>
                <w:sz w:val="28"/>
                <w:szCs w:val="28"/>
              </w:rPr>
            </w:pPr>
            <w:r w:rsidRPr="00B60D70">
              <w:rPr>
                <w:sz w:val="28"/>
                <w:szCs w:val="28"/>
                <w:cs/>
              </w:rPr>
              <w:t>วัสดุก่อสร้างและเทคโนโลยีคอนกรีต (</w:t>
            </w:r>
            <w:r w:rsidRPr="00B60D70">
              <w:rPr>
                <w:sz w:val="28"/>
                <w:szCs w:val="28"/>
              </w:rPr>
              <w:t xml:space="preserve">Construction Materials and Concrete Technology) </w:t>
            </w:r>
          </w:p>
          <w:p w14:paraId="30E1E7F1" w14:textId="02527ED5" w:rsidR="008B0D05" w:rsidRPr="00B60D70" w:rsidRDefault="008B0D05" w:rsidP="008B0D05">
            <w:pPr>
              <w:ind w:right="26"/>
              <w:jc w:val="left"/>
              <w:rPr>
                <w:sz w:val="28"/>
                <w:szCs w:val="28"/>
                <w:cs/>
              </w:rPr>
            </w:pPr>
            <w:r w:rsidRPr="00B60D70">
              <w:rPr>
                <w:sz w:val="28"/>
                <w:szCs w:val="28"/>
              </w:rPr>
              <w:t>3 (</w:t>
            </w:r>
            <w:r w:rsidR="0045725D" w:rsidRPr="00B60D70">
              <w:rPr>
                <w:sz w:val="28"/>
                <w:szCs w:val="28"/>
              </w:rPr>
              <w:t>2</w:t>
            </w:r>
            <w:r w:rsidRPr="00B60D70">
              <w:rPr>
                <w:sz w:val="28"/>
                <w:szCs w:val="28"/>
              </w:rPr>
              <w:t>-</w:t>
            </w:r>
            <w:r w:rsidR="0045725D" w:rsidRPr="00B60D70">
              <w:rPr>
                <w:sz w:val="28"/>
                <w:szCs w:val="28"/>
              </w:rPr>
              <w:t>2</w:t>
            </w:r>
            <w:r w:rsidRPr="00B60D70">
              <w:rPr>
                <w:sz w:val="28"/>
                <w:szCs w:val="28"/>
              </w:rPr>
              <w:t>-6)</w:t>
            </w:r>
          </w:p>
        </w:tc>
        <w:tc>
          <w:tcPr>
            <w:tcW w:w="870" w:type="dxa"/>
            <w:tcBorders>
              <w:top w:val="single" w:sz="2" w:space="0" w:color="auto"/>
              <w:left w:val="single" w:sz="2" w:space="0" w:color="auto"/>
              <w:bottom w:val="single" w:sz="2" w:space="0" w:color="auto"/>
              <w:right w:val="single" w:sz="2" w:space="0" w:color="auto"/>
            </w:tcBorders>
          </w:tcPr>
          <w:p w14:paraId="658BD20E" w14:textId="786BA684" w:rsidR="008B0D05" w:rsidRPr="00B60D70" w:rsidRDefault="008B0D05" w:rsidP="008B0D05">
            <w:pPr>
              <w:ind w:right="26"/>
              <w:jc w:val="left"/>
              <w:rPr>
                <w:sz w:val="28"/>
                <w:szCs w:val="28"/>
              </w:rPr>
            </w:pPr>
            <w:r w:rsidRPr="00B60D70">
              <w:rPr>
                <w:sz w:val="28"/>
                <w:szCs w:val="28"/>
              </w:rPr>
              <w:t>CLO1</w:t>
            </w:r>
          </w:p>
        </w:tc>
        <w:tc>
          <w:tcPr>
            <w:tcW w:w="3877" w:type="dxa"/>
            <w:tcBorders>
              <w:top w:val="single" w:sz="2" w:space="0" w:color="auto"/>
              <w:left w:val="single" w:sz="2" w:space="0" w:color="auto"/>
              <w:bottom w:val="single" w:sz="2" w:space="0" w:color="auto"/>
              <w:right w:val="single" w:sz="2" w:space="0" w:color="auto"/>
            </w:tcBorders>
          </w:tcPr>
          <w:p w14:paraId="40064431" w14:textId="58B25F38" w:rsidR="008B0D05" w:rsidRPr="00B60D70" w:rsidRDefault="008B0D05" w:rsidP="008B0D05">
            <w:pPr>
              <w:ind w:right="26"/>
              <w:jc w:val="left"/>
              <w:rPr>
                <w:sz w:val="28"/>
                <w:szCs w:val="28"/>
              </w:rPr>
            </w:pPr>
            <w:r w:rsidRPr="00B60D70">
              <w:rPr>
                <w:sz w:val="28"/>
                <w:szCs w:val="28"/>
                <w:cs/>
              </w:rPr>
              <w:t>บอกชนิด</w:t>
            </w:r>
            <w:r w:rsidR="00E34B7A" w:rsidRPr="00B60D70">
              <w:rPr>
                <w:sz w:val="28"/>
                <w:szCs w:val="28"/>
                <w:cs/>
              </w:rPr>
              <w:t>และสมบัติของ</w:t>
            </w:r>
            <w:r w:rsidRPr="00B60D70">
              <w:rPr>
                <w:sz w:val="28"/>
                <w:szCs w:val="28"/>
                <w:cs/>
              </w:rPr>
              <w:t>วัสดุ</w:t>
            </w:r>
            <w:r w:rsidR="00E34B7A" w:rsidRPr="00B60D70">
              <w:rPr>
                <w:sz w:val="28"/>
                <w:szCs w:val="28"/>
                <w:cs/>
              </w:rPr>
              <w:t>แต่ละประเภท</w:t>
            </w:r>
            <w:r w:rsidRPr="00B60D70">
              <w:rPr>
                <w:sz w:val="28"/>
                <w:szCs w:val="28"/>
                <w:cs/>
              </w:rPr>
              <w:t>ที่ใช้ในงานก่อสร้าง</w:t>
            </w:r>
          </w:p>
        </w:tc>
        <w:tc>
          <w:tcPr>
            <w:tcW w:w="843" w:type="dxa"/>
            <w:tcBorders>
              <w:left w:val="single" w:sz="2" w:space="0" w:color="auto"/>
            </w:tcBorders>
            <w:vAlign w:val="center"/>
          </w:tcPr>
          <w:p w14:paraId="4B72F539" w14:textId="563B3390" w:rsidR="008B0D05" w:rsidRPr="00B60D70" w:rsidRDefault="008B0D05" w:rsidP="008B0D05">
            <w:pPr>
              <w:ind w:right="26"/>
              <w:jc w:val="center"/>
              <w:rPr>
                <w:sz w:val="28"/>
                <w:szCs w:val="28"/>
              </w:rPr>
            </w:pPr>
            <w:r w:rsidRPr="00B60D70">
              <w:rPr>
                <w:sz w:val="28"/>
                <w:szCs w:val="28"/>
              </w:rPr>
              <w:t>P-K2</w:t>
            </w:r>
          </w:p>
        </w:tc>
        <w:tc>
          <w:tcPr>
            <w:tcW w:w="815" w:type="dxa"/>
            <w:vAlign w:val="center"/>
          </w:tcPr>
          <w:p w14:paraId="14367B5A" w14:textId="3835FC1F" w:rsidR="008B0D05" w:rsidRPr="00B60D70" w:rsidRDefault="00AB28B8" w:rsidP="008B0D05">
            <w:pPr>
              <w:ind w:right="26"/>
              <w:jc w:val="center"/>
              <w:rPr>
                <w:sz w:val="28"/>
                <w:szCs w:val="28"/>
              </w:rPr>
            </w:pPr>
            <w:r w:rsidRPr="00B60D70">
              <w:rPr>
                <w:sz w:val="28"/>
                <w:szCs w:val="28"/>
              </w:rPr>
              <w:t> </w:t>
            </w:r>
          </w:p>
        </w:tc>
        <w:tc>
          <w:tcPr>
            <w:tcW w:w="871" w:type="dxa"/>
            <w:gridSpan w:val="2"/>
            <w:vAlign w:val="center"/>
          </w:tcPr>
          <w:p w14:paraId="0926F7E7" w14:textId="0A15FED1" w:rsidR="008B0D05" w:rsidRPr="00B60D70" w:rsidRDefault="00AB28B8" w:rsidP="008B0D05">
            <w:pPr>
              <w:ind w:right="26"/>
              <w:jc w:val="center"/>
              <w:rPr>
                <w:sz w:val="28"/>
                <w:szCs w:val="28"/>
              </w:rPr>
            </w:pPr>
            <w:r w:rsidRPr="00B60D70">
              <w:rPr>
                <w:sz w:val="28"/>
                <w:szCs w:val="28"/>
              </w:rPr>
              <w:t> </w:t>
            </w:r>
          </w:p>
        </w:tc>
        <w:tc>
          <w:tcPr>
            <w:tcW w:w="843" w:type="dxa"/>
            <w:vAlign w:val="center"/>
          </w:tcPr>
          <w:p w14:paraId="370101FB" w14:textId="08DD4B55" w:rsidR="008B0D05" w:rsidRPr="00B60D70" w:rsidRDefault="00AB28B8" w:rsidP="008B0D05">
            <w:pPr>
              <w:ind w:right="26"/>
              <w:jc w:val="center"/>
              <w:rPr>
                <w:sz w:val="28"/>
                <w:szCs w:val="28"/>
              </w:rPr>
            </w:pPr>
            <w:r w:rsidRPr="00B60D70">
              <w:rPr>
                <w:sz w:val="28"/>
                <w:szCs w:val="28"/>
              </w:rPr>
              <w:t> </w:t>
            </w:r>
          </w:p>
        </w:tc>
        <w:tc>
          <w:tcPr>
            <w:tcW w:w="847" w:type="dxa"/>
            <w:vAlign w:val="center"/>
          </w:tcPr>
          <w:p w14:paraId="3CB5C257" w14:textId="2C9FA038" w:rsidR="008B0D05" w:rsidRPr="00B60D70" w:rsidRDefault="00AB28B8" w:rsidP="008B0D05">
            <w:pPr>
              <w:ind w:right="26"/>
              <w:jc w:val="center"/>
              <w:rPr>
                <w:sz w:val="28"/>
                <w:szCs w:val="28"/>
              </w:rPr>
            </w:pPr>
            <w:r w:rsidRPr="00B60D70">
              <w:rPr>
                <w:sz w:val="28"/>
                <w:szCs w:val="28"/>
              </w:rPr>
              <w:t> </w:t>
            </w:r>
          </w:p>
        </w:tc>
      </w:tr>
      <w:tr w:rsidR="00B60D70" w:rsidRPr="00B60D70" w14:paraId="07C01AB2" w14:textId="77777777" w:rsidTr="00932286">
        <w:tc>
          <w:tcPr>
            <w:tcW w:w="1215" w:type="dxa"/>
            <w:tcBorders>
              <w:top w:val="single" w:sz="2" w:space="0" w:color="auto"/>
              <w:bottom w:val="single" w:sz="2" w:space="0" w:color="auto"/>
              <w:right w:val="single" w:sz="2" w:space="0" w:color="auto"/>
            </w:tcBorders>
          </w:tcPr>
          <w:p w14:paraId="6011F09A" w14:textId="7697415C" w:rsidR="008B0D05" w:rsidRPr="00B60D70" w:rsidRDefault="008B0D05" w:rsidP="008B0D05">
            <w:pPr>
              <w:ind w:left="-24" w:right="-32"/>
              <w:jc w:val="left"/>
              <w:rPr>
                <w:sz w:val="28"/>
                <w:szCs w:val="28"/>
              </w:rPr>
            </w:pPr>
          </w:p>
        </w:tc>
        <w:tc>
          <w:tcPr>
            <w:tcW w:w="3875" w:type="dxa"/>
            <w:gridSpan w:val="2"/>
            <w:tcBorders>
              <w:top w:val="single" w:sz="2" w:space="0" w:color="auto"/>
              <w:left w:val="single" w:sz="2" w:space="0" w:color="auto"/>
              <w:bottom w:val="single" w:sz="2" w:space="0" w:color="auto"/>
              <w:right w:val="single" w:sz="2" w:space="0" w:color="auto"/>
            </w:tcBorders>
          </w:tcPr>
          <w:p w14:paraId="2B4832EA" w14:textId="13E295BD" w:rsidR="008B0D05" w:rsidRPr="00B60D70" w:rsidRDefault="008B0D05" w:rsidP="008B0D05">
            <w:pPr>
              <w:ind w:right="26"/>
              <w:jc w:val="left"/>
              <w:rPr>
                <w:sz w:val="28"/>
                <w:szCs w:val="28"/>
                <w:cs/>
              </w:rPr>
            </w:pPr>
          </w:p>
        </w:tc>
        <w:tc>
          <w:tcPr>
            <w:tcW w:w="870" w:type="dxa"/>
            <w:tcBorders>
              <w:top w:val="single" w:sz="2" w:space="0" w:color="auto"/>
              <w:left w:val="single" w:sz="2" w:space="0" w:color="auto"/>
              <w:bottom w:val="single" w:sz="2" w:space="0" w:color="auto"/>
              <w:right w:val="single" w:sz="2" w:space="0" w:color="auto"/>
            </w:tcBorders>
          </w:tcPr>
          <w:p w14:paraId="0BD6153A" w14:textId="5C00DC68" w:rsidR="008B0D05" w:rsidRPr="00B60D70" w:rsidRDefault="008B0D05" w:rsidP="008B0D05">
            <w:pPr>
              <w:ind w:right="26"/>
              <w:jc w:val="left"/>
              <w:rPr>
                <w:sz w:val="28"/>
                <w:szCs w:val="28"/>
              </w:rPr>
            </w:pPr>
            <w:r w:rsidRPr="00B60D70">
              <w:rPr>
                <w:sz w:val="28"/>
                <w:szCs w:val="28"/>
              </w:rPr>
              <w:t>CLO2</w:t>
            </w:r>
          </w:p>
        </w:tc>
        <w:tc>
          <w:tcPr>
            <w:tcW w:w="3877" w:type="dxa"/>
            <w:tcBorders>
              <w:top w:val="single" w:sz="2" w:space="0" w:color="auto"/>
              <w:left w:val="single" w:sz="2" w:space="0" w:color="auto"/>
              <w:bottom w:val="single" w:sz="2" w:space="0" w:color="auto"/>
              <w:right w:val="single" w:sz="2" w:space="0" w:color="auto"/>
            </w:tcBorders>
          </w:tcPr>
          <w:p w14:paraId="2EF8F9DC" w14:textId="34363B75" w:rsidR="008B0D05" w:rsidRPr="00B60D70" w:rsidRDefault="008B0D05" w:rsidP="008B0D05">
            <w:pPr>
              <w:ind w:right="26"/>
              <w:jc w:val="left"/>
              <w:rPr>
                <w:sz w:val="28"/>
                <w:szCs w:val="28"/>
              </w:rPr>
            </w:pPr>
            <w:r w:rsidRPr="00B60D70">
              <w:rPr>
                <w:sz w:val="28"/>
                <w:szCs w:val="28"/>
                <w:cs/>
              </w:rPr>
              <w:t>แสดงวิธีการออกแบบส่วนผสมของคอนกรีตเพื่อนำไปใช้ในงานก่อสร้างแต่ละชนิด</w:t>
            </w:r>
          </w:p>
        </w:tc>
        <w:tc>
          <w:tcPr>
            <w:tcW w:w="843" w:type="dxa"/>
            <w:tcBorders>
              <w:left w:val="single" w:sz="2" w:space="0" w:color="auto"/>
            </w:tcBorders>
            <w:vAlign w:val="center"/>
          </w:tcPr>
          <w:p w14:paraId="209631B5" w14:textId="043D755F" w:rsidR="008B0D05" w:rsidRPr="00B60D70" w:rsidRDefault="008B0D05" w:rsidP="008B0D05">
            <w:pPr>
              <w:ind w:right="26"/>
              <w:jc w:val="center"/>
              <w:rPr>
                <w:sz w:val="28"/>
                <w:szCs w:val="28"/>
              </w:rPr>
            </w:pPr>
            <w:r w:rsidRPr="00B60D70">
              <w:rPr>
                <w:sz w:val="28"/>
                <w:szCs w:val="28"/>
              </w:rPr>
              <w:t>P-K3</w:t>
            </w:r>
          </w:p>
        </w:tc>
        <w:tc>
          <w:tcPr>
            <w:tcW w:w="815" w:type="dxa"/>
            <w:vAlign w:val="center"/>
          </w:tcPr>
          <w:p w14:paraId="3CFDBCDA" w14:textId="44CC60A7" w:rsidR="008B0D05" w:rsidRPr="00B60D70" w:rsidRDefault="00AB28B8" w:rsidP="008B0D05">
            <w:pPr>
              <w:ind w:right="26"/>
              <w:jc w:val="center"/>
              <w:rPr>
                <w:sz w:val="28"/>
                <w:szCs w:val="28"/>
              </w:rPr>
            </w:pPr>
            <w:r w:rsidRPr="00B60D70">
              <w:rPr>
                <w:sz w:val="28"/>
                <w:szCs w:val="28"/>
              </w:rPr>
              <w:t> </w:t>
            </w:r>
          </w:p>
        </w:tc>
        <w:tc>
          <w:tcPr>
            <w:tcW w:w="871" w:type="dxa"/>
            <w:gridSpan w:val="2"/>
            <w:vAlign w:val="center"/>
          </w:tcPr>
          <w:p w14:paraId="6D42D7B3" w14:textId="6FA4C7C6" w:rsidR="008B0D05" w:rsidRPr="00B60D70" w:rsidRDefault="00AB28B8" w:rsidP="008B0D05">
            <w:pPr>
              <w:ind w:right="26"/>
              <w:jc w:val="center"/>
              <w:rPr>
                <w:sz w:val="28"/>
                <w:szCs w:val="28"/>
              </w:rPr>
            </w:pPr>
            <w:r w:rsidRPr="00B60D70">
              <w:rPr>
                <w:sz w:val="28"/>
                <w:szCs w:val="28"/>
              </w:rPr>
              <w:t> </w:t>
            </w:r>
          </w:p>
        </w:tc>
        <w:tc>
          <w:tcPr>
            <w:tcW w:w="843" w:type="dxa"/>
            <w:vAlign w:val="center"/>
          </w:tcPr>
          <w:p w14:paraId="3859EC6F" w14:textId="1F90E05B" w:rsidR="008B0D05" w:rsidRPr="00B60D70" w:rsidRDefault="00AB28B8" w:rsidP="008B0D05">
            <w:pPr>
              <w:ind w:right="26"/>
              <w:jc w:val="center"/>
              <w:rPr>
                <w:sz w:val="28"/>
                <w:szCs w:val="28"/>
              </w:rPr>
            </w:pPr>
            <w:r w:rsidRPr="00B60D70">
              <w:rPr>
                <w:sz w:val="28"/>
                <w:szCs w:val="28"/>
              </w:rPr>
              <w:t> </w:t>
            </w:r>
          </w:p>
        </w:tc>
        <w:tc>
          <w:tcPr>
            <w:tcW w:w="847" w:type="dxa"/>
            <w:vAlign w:val="center"/>
          </w:tcPr>
          <w:p w14:paraId="6CD02248" w14:textId="13FBCC6B" w:rsidR="008B0D05" w:rsidRPr="00B60D70" w:rsidRDefault="00AB28B8" w:rsidP="008B0D05">
            <w:pPr>
              <w:ind w:right="26"/>
              <w:jc w:val="center"/>
              <w:rPr>
                <w:sz w:val="28"/>
                <w:szCs w:val="28"/>
              </w:rPr>
            </w:pPr>
            <w:r w:rsidRPr="00B60D70">
              <w:rPr>
                <w:sz w:val="28"/>
                <w:szCs w:val="28"/>
              </w:rPr>
              <w:t> </w:t>
            </w:r>
          </w:p>
        </w:tc>
      </w:tr>
      <w:tr w:rsidR="00126065" w:rsidRPr="00B60D70" w14:paraId="14A90D9A" w14:textId="77777777" w:rsidTr="00932286">
        <w:tc>
          <w:tcPr>
            <w:tcW w:w="1215" w:type="dxa"/>
            <w:tcBorders>
              <w:top w:val="single" w:sz="2" w:space="0" w:color="auto"/>
              <w:bottom w:val="single" w:sz="2" w:space="0" w:color="auto"/>
              <w:right w:val="single" w:sz="2" w:space="0" w:color="auto"/>
            </w:tcBorders>
          </w:tcPr>
          <w:p w14:paraId="06EAFA64" w14:textId="77777777" w:rsidR="00126065" w:rsidRPr="00B60D70" w:rsidRDefault="00126065" w:rsidP="008B0D05">
            <w:pPr>
              <w:ind w:left="-24" w:right="-32"/>
              <w:jc w:val="left"/>
              <w:rPr>
                <w:sz w:val="28"/>
                <w:szCs w:val="28"/>
              </w:rPr>
            </w:pPr>
          </w:p>
        </w:tc>
        <w:tc>
          <w:tcPr>
            <w:tcW w:w="3875" w:type="dxa"/>
            <w:gridSpan w:val="2"/>
            <w:tcBorders>
              <w:top w:val="single" w:sz="2" w:space="0" w:color="auto"/>
              <w:left w:val="single" w:sz="2" w:space="0" w:color="auto"/>
              <w:bottom w:val="single" w:sz="2" w:space="0" w:color="auto"/>
              <w:right w:val="single" w:sz="2" w:space="0" w:color="auto"/>
            </w:tcBorders>
          </w:tcPr>
          <w:p w14:paraId="7F947044" w14:textId="77777777" w:rsidR="00126065" w:rsidRPr="00B60D70" w:rsidRDefault="00126065" w:rsidP="008B0D05">
            <w:pPr>
              <w:ind w:right="26"/>
              <w:jc w:val="left"/>
              <w:rPr>
                <w:sz w:val="28"/>
                <w:szCs w:val="28"/>
                <w:cs/>
              </w:rPr>
            </w:pPr>
          </w:p>
        </w:tc>
        <w:tc>
          <w:tcPr>
            <w:tcW w:w="870" w:type="dxa"/>
            <w:tcBorders>
              <w:top w:val="single" w:sz="2" w:space="0" w:color="auto"/>
              <w:left w:val="single" w:sz="2" w:space="0" w:color="auto"/>
              <w:bottom w:val="single" w:sz="2" w:space="0" w:color="auto"/>
              <w:right w:val="single" w:sz="2" w:space="0" w:color="auto"/>
            </w:tcBorders>
          </w:tcPr>
          <w:p w14:paraId="7CA3EBC4" w14:textId="366B204B" w:rsidR="00126065" w:rsidRPr="00B60D70" w:rsidRDefault="00126065" w:rsidP="008B0D05">
            <w:pPr>
              <w:ind w:right="26"/>
              <w:jc w:val="left"/>
              <w:rPr>
                <w:sz w:val="28"/>
                <w:szCs w:val="28"/>
              </w:rPr>
            </w:pPr>
            <w:r w:rsidRPr="00B60D70">
              <w:rPr>
                <w:sz w:val="28"/>
                <w:szCs w:val="28"/>
              </w:rPr>
              <w:t>CLO3</w:t>
            </w:r>
          </w:p>
        </w:tc>
        <w:tc>
          <w:tcPr>
            <w:tcW w:w="3877" w:type="dxa"/>
            <w:tcBorders>
              <w:top w:val="single" w:sz="2" w:space="0" w:color="auto"/>
              <w:left w:val="single" w:sz="2" w:space="0" w:color="auto"/>
              <w:bottom w:val="single" w:sz="2" w:space="0" w:color="auto"/>
              <w:right w:val="single" w:sz="2" w:space="0" w:color="auto"/>
            </w:tcBorders>
          </w:tcPr>
          <w:p w14:paraId="3798C334" w14:textId="034BEF69" w:rsidR="00126065" w:rsidRPr="00B60D70" w:rsidRDefault="00126065" w:rsidP="008B0D05">
            <w:pPr>
              <w:ind w:right="26"/>
              <w:jc w:val="left"/>
              <w:rPr>
                <w:sz w:val="28"/>
                <w:szCs w:val="28"/>
                <w:cs/>
              </w:rPr>
            </w:pPr>
            <w:r w:rsidRPr="00B60D70">
              <w:rPr>
                <w:sz w:val="28"/>
                <w:szCs w:val="28"/>
                <w:cs/>
              </w:rPr>
              <w:t>ระบุรายละเอียดวัสดุใหม่และวัสดุที่เป็นมิตรต่อสิ่งแวดล้อมที่ใช้ในอาคาร</w:t>
            </w:r>
          </w:p>
        </w:tc>
        <w:tc>
          <w:tcPr>
            <w:tcW w:w="843" w:type="dxa"/>
            <w:tcBorders>
              <w:left w:val="single" w:sz="2" w:space="0" w:color="auto"/>
            </w:tcBorders>
            <w:vAlign w:val="center"/>
          </w:tcPr>
          <w:p w14:paraId="7A85653F" w14:textId="7CE3B8AB" w:rsidR="00126065" w:rsidRPr="00B60D70" w:rsidRDefault="00126065" w:rsidP="008B0D05">
            <w:pPr>
              <w:ind w:right="26"/>
              <w:jc w:val="center"/>
              <w:rPr>
                <w:sz w:val="28"/>
                <w:szCs w:val="28"/>
              </w:rPr>
            </w:pPr>
            <w:r w:rsidRPr="00B60D70">
              <w:rPr>
                <w:sz w:val="28"/>
                <w:szCs w:val="28"/>
              </w:rPr>
              <w:t>P-K2</w:t>
            </w:r>
          </w:p>
        </w:tc>
        <w:tc>
          <w:tcPr>
            <w:tcW w:w="815" w:type="dxa"/>
            <w:vAlign w:val="center"/>
          </w:tcPr>
          <w:p w14:paraId="6A8A2D67" w14:textId="77777777" w:rsidR="00126065" w:rsidRPr="00B60D70" w:rsidRDefault="00126065" w:rsidP="008B0D05">
            <w:pPr>
              <w:ind w:right="26"/>
              <w:jc w:val="center"/>
              <w:rPr>
                <w:sz w:val="28"/>
                <w:szCs w:val="28"/>
              </w:rPr>
            </w:pPr>
          </w:p>
        </w:tc>
        <w:tc>
          <w:tcPr>
            <w:tcW w:w="871" w:type="dxa"/>
            <w:gridSpan w:val="2"/>
            <w:vAlign w:val="center"/>
          </w:tcPr>
          <w:p w14:paraId="51FCAAA6" w14:textId="77777777" w:rsidR="00126065" w:rsidRPr="00B60D70" w:rsidRDefault="00126065" w:rsidP="008B0D05">
            <w:pPr>
              <w:ind w:right="26"/>
              <w:jc w:val="center"/>
              <w:rPr>
                <w:sz w:val="28"/>
                <w:szCs w:val="28"/>
              </w:rPr>
            </w:pPr>
          </w:p>
        </w:tc>
        <w:tc>
          <w:tcPr>
            <w:tcW w:w="843" w:type="dxa"/>
            <w:vAlign w:val="center"/>
          </w:tcPr>
          <w:p w14:paraId="652B8129" w14:textId="77777777" w:rsidR="00126065" w:rsidRPr="00B60D70" w:rsidRDefault="00126065" w:rsidP="008B0D05">
            <w:pPr>
              <w:ind w:right="26"/>
              <w:jc w:val="center"/>
              <w:rPr>
                <w:sz w:val="28"/>
                <w:szCs w:val="28"/>
              </w:rPr>
            </w:pPr>
          </w:p>
        </w:tc>
        <w:tc>
          <w:tcPr>
            <w:tcW w:w="847" w:type="dxa"/>
            <w:vAlign w:val="center"/>
          </w:tcPr>
          <w:p w14:paraId="51070073" w14:textId="77777777" w:rsidR="00126065" w:rsidRPr="00B60D70" w:rsidRDefault="00126065" w:rsidP="008B0D05">
            <w:pPr>
              <w:ind w:right="26"/>
              <w:jc w:val="center"/>
              <w:rPr>
                <w:sz w:val="28"/>
                <w:szCs w:val="28"/>
              </w:rPr>
            </w:pPr>
          </w:p>
        </w:tc>
      </w:tr>
    </w:tbl>
    <w:p w14:paraId="0D2EF36A" w14:textId="77777777" w:rsidR="00F12EB0" w:rsidRPr="00B60D70" w:rsidRDefault="00F12EB0" w:rsidP="00F12EB0">
      <w:pPr>
        <w:rPr>
          <w:rFonts w:ascii="TH SarabunPSK" w:hAnsi="TH SarabunPSK" w:cs="TH SarabunPSK"/>
        </w:rPr>
      </w:pPr>
    </w:p>
    <w:tbl>
      <w:tblPr>
        <w:tblStyle w:val="af6"/>
        <w:tblW w:w="13889" w:type="dxa"/>
        <w:tblLook w:val="04A0" w:firstRow="1" w:lastRow="0" w:firstColumn="1" w:lastColumn="0" w:noHBand="0" w:noVBand="1"/>
      </w:tblPr>
      <w:tblGrid>
        <w:gridCol w:w="1027"/>
        <w:gridCol w:w="1410"/>
        <w:gridCol w:w="2377"/>
        <w:gridCol w:w="848"/>
        <w:gridCol w:w="3968"/>
        <w:gridCol w:w="852"/>
        <w:gridCol w:w="851"/>
        <w:gridCol w:w="851"/>
        <w:gridCol w:w="851"/>
        <w:gridCol w:w="9"/>
        <w:gridCol w:w="845"/>
      </w:tblGrid>
      <w:tr w:rsidR="00B60D70" w:rsidRPr="00B60D70" w14:paraId="66DD77B8" w14:textId="77777777" w:rsidTr="008B0D05">
        <w:trPr>
          <w:tblHeader/>
        </w:trPr>
        <w:tc>
          <w:tcPr>
            <w:tcW w:w="2437" w:type="dxa"/>
            <w:gridSpan w:val="2"/>
            <w:tcBorders>
              <w:top w:val="single" w:sz="2" w:space="0" w:color="auto"/>
              <w:left w:val="single" w:sz="2" w:space="0" w:color="auto"/>
              <w:bottom w:val="single" w:sz="2" w:space="0" w:color="auto"/>
              <w:right w:val="single" w:sz="2" w:space="0" w:color="auto"/>
            </w:tcBorders>
            <w:shd w:val="clear" w:color="auto" w:fill="000000" w:themeFill="text1"/>
          </w:tcPr>
          <w:p w14:paraId="2A166B06" w14:textId="5A30061E" w:rsidR="008B0D05" w:rsidRPr="00B60D70" w:rsidRDefault="008B0D05" w:rsidP="00D420AC">
            <w:pPr>
              <w:rPr>
                <w:sz w:val="28"/>
                <w:szCs w:val="28"/>
              </w:rPr>
            </w:pPr>
            <w:r w:rsidRPr="00B60D70">
              <w:rPr>
                <w:b/>
                <w:bCs/>
                <w:sz w:val="28"/>
                <w:szCs w:val="28"/>
              </w:rPr>
              <w:t>Stage</w:t>
            </w:r>
            <w:r w:rsidRPr="00B60D70">
              <w:rPr>
                <w:b/>
                <w:bCs/>
                <w:sz w:val="28"/>
                <w:szCs w:val="28"/>
                <w:cs/>
              </w:rPr>
              <w:t xml:space="preserve"> </w:t>
            </w:r>
            <w:r w:rsidRPr="00B60D70">
              <w:rPr>
                <w:b/>
                <w:bCs/>
                <w:sz w:val="28"/>
                <w:szCs w:val="28"/>
              </w:rPr>
              <w:t>LO 3</w:t>
            </w:r>
          </w:p>
        </w:tc>
        <w:tc>
          <w:tcPr>
            <w:tcW w:w="11452" w:type="dxa"/>
            <w:gridSpan w:val="9"/>
            <w:tcBorders>
              <w:top w:val="nil"/>
              <w:left w:val="single" w:sz="2" w:space="0" w:color="auto"/>
              <w:bottom w:val="nil"/>
              <w:right w:val="nil"/>
            </w:tcBorders>
          </w:tcPr>
          <w:p w14:paraId="39149D25" w14:textId="77777777" w:rsidR="008B0D05" w:rsidRPr="00B60D70" w:rsidRDefault="008B0D05" w:rsidP="00D420AC">
            <w:pPr>
              <w:rPr>
                <w:sz w:val="28"/>
                <w:szCs w:val="28"/>
              </w:rPr>
            </w:pPr>
          </w:p>
        </w:tc>
      </w:tr>
      <w:tr w:rsidR="00B60D70" w:rsidRPr="00B60D70" w14:paraId="3CD98DA0" w14:textId="77777777" w:rsidTr="008B0D05">
        <w:trPr>
          <w:tblHeader/>
        </w:trPr>
        <w:tc>
          <w:tcPr>
            <w:tcW w:w="9630" w:type="dxa"/>
            <w:gridSpan w:val="5"/>
            <w:tcBorders>
              <w:top w:val="single" w:sz="2" w:space="0" w:color="auto"/>
              <w:bottom w:val="single" w:sz="2" w:space="0" w:color="auto"/>
            </w:tcBorders>
            <w:shd w:val="clear" w:color="auto" w:fill="BFBFBF" w:themeFill="background1" w:themeFillShade="BF"/>
          </w:tcPr>
          <w:p w14:paraId="5946C188" w14:textId="77777777" w:rsidR="008B0D05" w:rsidRPr="00B60D70" w:rsidRDefault="008B0D05" w:rsidP="00D420AC">
            <w:pPr>
              <w:ind w:right="26"/>
              <w:jc w:val="left"/>
              <w:rPr>
                <w:sz w:val="28"/>
                <w:szCs w:val="28"/>
              </w:rPr>
            </w:pPr>
            <w:r w:rsidRPr="00B60D70">
              <w:rPr>
                <w:b/>
                <w:bCs/>
                <w:sz w:val="28"/>
                <w:szCs w:val="28"/>
                <w:cs/>
              </w:rPr>
              <w:t>รายวิชา/โมดูล</w:t>
            </w:r>
          </w:p>
        </w:tc>
        <w:tc>
          <w:tcPr>
            <w:tcW w:w="852" w:type="dxa"/>
            <w:tcBorders>
              <w:top w:val="single" w:sz="2" w:space="0" w:color="auto"/>
              <w:bottom w:val="single" w:sz="2" w:space="0" w:color="auto"/>
            </w:tcBorders>
            <w:shd w:val="clear" w:color="auto" w:fill="BFBFBF" w:themeFill="background1" w:themeFillShade="BF"/>
            <w:vAlign w:val="center"/>
          </w:tcPr>
          <w:p w14:paraId="0A7B69A2" w14:textId="77777777" w:rsidR="008B0D05" w:rsidRPr="00B60D70" w:rsidRDefault="008B0D05" w:rsidP="00D420AC">
            <w:pPr>
              <w:ind w:right="26"/>
              <w:jc w:val="center"/>
              <w:rPr>
                <w:sz w:val="28"/>
                <w:szCs w:val="28"/>
              </w:rPr>
            </w:pPr>
            <w:r w:rsidRPr="00B60D70">
              <w:rPr>
                <w:sz w:val="28"/>
                <w:szCs w:val="28"/>
              </w:rPr>
              <w:t>PLO 1</w:t>
            </w:r>
          </w:p>
        </w:tc>
        <w:tc>
          <w:tcPr>
            <w:tcW w:w="851" w:type="dxa"/>
            <w:tcBorders>
              <w:top w:val="single" w:sz="2" w:space="0" w:color="auto"/>
              <w:bottom w:val="single" w:sz="2" w:space="0" w:color="auto"/>
            </w:tcBorders>
            <w:shd w:val="clear" w:color="auto" w:fill="BFBFBF" w:themeFill="background1" w:themeFillShade="BF"/>
            <w:vAlign w:val="center"/>
          </w:tcPr>
          <w:p w14:paraId="3B901C8E" w14:textId="77777777" w:rsidR="008B0D05" w:rsidRPr="00B60D70" w:rsidRDefault="008B0D05" w:rsidP="00D420AC">
            <w:pPr>
              <w:ind w:right="26"/>
              <w:jc w:val="center"/>
              <w:rPr>
                <w:sz w:val="28"/>
                <w:szCs w:val="28"/>
              </w:rPr>
            </w:pPr>
            <w:r w:rsidRPr="00B60D70">
              <w:rPr>
                <w:sz w:val="28"/>
                <w:szCs w:val="28"/>
              </w:rPr>
              <w:t>PLO 2</w:t>
            </w:r>
          </w:p>
        </w:tc>
        <w:tc>
          <w:tcPr>
            <w:tcW w:w="851" w:type="dxa"/>
            <w:tcBorders>
              <w:top w:val="single" w:sz="2" w:space="0" w:color="auto"/>
              <w:bottom w:val="single" w:sz="2" w:space="0" w:color="auto"/>
            </w:tcBorders>
            <w:shd w:val="clear" w:color="auto" w:fill="BFBFBF" w:themeFill="background1" w:themeFillShade="BF"/>
            <w:vAlign w:val="center"/>
          </w:tcPr>
          <w:p w14:paraId="22A44FFA" w14:textId="77777777" w:rsidR="008B0D05" w:rsidRPr="00B60D70" w:rsidRDefault="008B0D05" w:rsidP="00D420AC">
            <w:pPr>
              <w:ind w:right="26"/>
              <w:jc w:val="center"/>
              <w:rPr>
                <w:sz w:val="28"/>
                <w:szCs w:val="28"/>
              </w:rPr>
            </w:pPr>
            <w:r w:rsidRPr="00B60D70">
              <w:rPr>
                <w:sz w:val="28"/>
                <w:szCs w:val="28"/>
              </w:rPr>
              <w:t>PLO 3</w:t>
            </w:r>
          </w:p>
        </w:tc>
        <w:tc>
          <w:tcPr>
            <w:tcW w:w="860" w:type="dxa"/>
            <w:gridSpan w:val="2"/>
            <w:tcBorders>
              <w:top w:val="single" w:sz="2" w:space="0" w:color="auto"/>
              <w:bottom w:val="single" w:sz="2" w:space="0" w:color="auto"/>
            </w:tcBorders>
            <w:shd w:val="clear" w:color="auto" w:fill="BFBFBF" w:themeFill="background1" w:themeFillShade="BF"/>
            <w:vAlign w:val="center"/>
          </w:tcPr>
          <w:p w14:paraId="149CDBE0" w14:textId="77777777" w:rsidR="008B0D05" w:rsidRPr="00B60D70" w:rsidRDefault="008B0D05" w:rsidP="00D420AC">
            <w:pPr>
              <w:ind w:right="26"/>
              <w:jc w:val="center"/>
              <w:rPr>
                <w:sz w:val="28"/>
                <w:szCs w:val="28"/>
              </w:rPr>
            </w:pPr>
            <w:r w:rsidRPr="00B60D70">
              <w:rPr>
                <w:sz w:val="28"/>
                <w:szCs w:val="28"/>
              </w:rPr>
              <w:t>PLO 4</w:t>
            </w:r>
          </w:p>
        </w:tc>
        <w:tc>
          <w:tcPr>
            <w:tcW w:w="845" w:type="dxa"/>
            <w:tcBorders>
              <w:top w:val="single" w:sz="2" w:space="0" w:color="auto"/>
              <w:bottom w:val="single" w:sz="2" w:space="0" w:color="auto"/>
            </w:tcBorders>
            <w:shd w:val="clear" w:color="auto" w:fill="BFBFBF" w:themeFill="background1" w:themeFillShade="BF"/>
            <w:vAlign w:val="center"/>
          </w:tcPr>
          <w:p w14:paraId="60ABE0BD" w14:textId="77777777" w:rsidR="008B0D05" w:rsidRPr="00B60D70" w:rsidRDefault="008B0D05" w:rsidP="00D420AC">
            <w:pPr>
              <w:ind w:right="26"/>
              <w:jc w:val="center"/>
              <w:rPr>
                <w:sz w:val="28"/>
                <w:szCs w:val="28"/>
              </w:rPr>
            </w:pPr>
            <w:r w:rsidRPr="00B60D70">
              <w:rPr>
                <w:sz w:val="28"/>
                <w:szCs w:val="28"/>
              </w:rPr>
              <w:t>PLO 5</w:t>
            </w:r>
          </w:p>
        </w:tc>
      </w:tr>
      <w:tr w:rsidR="00B60D70" w:rsidRPr="00B60D70" w14:paraId="414A0F48" w14:textId="77777777" w:rsidTr="008B0D05">
        <w:tc>
          <w:tcPr>
            <w:tcW w:w="9630" w:type="dxa"/>
            <w:gridSpan w:val="5"/>
            <w:tcBorders>
              <w:top w:val="single" w:sz="2" w:space="0" w:color="auto"/>
              <w:bottom w:val="single" w:sz="2" w:space="0" w:color="auto"/>
              <w:right w:val="single" w:sz="4" w:space="0" w:color="auto"/>
            </w:tcBorders>
            <w:shd w:val="clear" w:color="auto" w:fill="D9D9D9" w:themeFill="background1" w:themeFillShade="D9"/>
          </w:tcPr>
          <w:p w14:paraId="011AFA3C" w14:textId="13850538" w:rsidR="008B0D05" w:rsidRPr="00B60D70" w:rsidRDefault="008B0D05" w:rsidP="00D420AC">
            <w:pPr>
              <w:ind w:right="26"/>
              <w:jc w:val="left"/>
              <w:rPr>
                <w:b/>
                <w:bCs/>
                <w:sz w:val="28"/>
                <w:szCs w:val="28"/>
                <w:cs/>
              </w:rPr>
            </w:pPr>
            <w:r w:rsidRPr="00B60D70">
              <w:rPr>
                <w:b/>
                <w:bCs/>
                <w:sz w:val="28"/>
                <w:szCs w:val="28"/>
                <w:cs/>
              </w:rPr>
              <w:t xml:space="preserve">ปีการศึกษาที่ </w:t>
            </w:r>
            <w:r w:rsidRPr="00B60D70">
              <w:rPr>
                <w:b/>
                <w:bCs/>
                <w:sz w:val="28"/>
                <w:szCs w:val="28"/>
              </w:rPr>
              <w:t>3</w:t>
            </w:r>
            <w:r w:rsidRPr="00B60D70">
              <w:rPr>
                <w:b/>
                <w:bCs/>
                <w:sz w:val="28"/>
                <w:szCs w:val="28"/>
                <w:cs/>
              </w:rPr>
              <w:t xml:space="preserve"> ภาคการศึกษาที่ 1</w:t>
            </w:r>
          </w:p>
        </w:tc>
        <w:tc>
          <w:tcPr>
            <w:tcW w:w="852" w:type="dxa"/>
            <w:tcBorders>
              <w:left w:val="single" w:sz="4" w:space="0" w:color="auto"/>
            </w:tcBorders>
            <w:shd w:val="clear" w:color="auto" w:fill="D9D9D9" w:themeFill="background1" w:themeFillShade="D9"/>
            <w:vAlign w:val="center"/>
          </w:tcPr>
          <w:p w14:paraId="02FE91BD" w14:textId="77777777" w:rsidR="008B0D05" w:rsidRPr="00B60D70" w:rsidRDefault="008B0D05" w:rsidP="00D420AC">
            <w:pPr>
              <w:ind w:right="26"/>
              <w:jc w:val="center"/>
              <w:rPr>
                <w:sz w:val="28"/>
                <w:szCs w:val="28"/>
              </w:rPr>
            </w:pPr>
          </w:p>
        </w:tc>
        <w:tc>
          <w:tcPr>
            <w:tcW w:w="851" w:type="dxa"/>
            <w:shd w:val="clear" w:color="auto" w:fill="D9D9D9" w:themeFill="background1" w:themeFillShade="D9"/>
            <w:vAlign w:val="center"/>
          </w:tcPr>
          <w:p w14:paraId="7B29AD24" w14:textId="77777777" w:rsidR="008B0D05" w:rsidRPr="00B60D70" w:rsidRDefault="008B0D05" w:rsidP="00D420AC">
            <w:pPr>
              <w:ind w:right="26"/>
              <w:jc w:val="center"/>
              <w:rPr>
                <w:sz w:val="28"/>
                <w:szCs w:val="28"/>
              </w:rPr>
            </w:pPr>
          </w:p>
        </w:tc>
        <w:tc>
          <w:tcPr>
            <w:tcW w:w="851" w:type="dxa"/>
            <w:shd w:val="clear" w:color="auto" w:fill="D9D9D9" w:themeFill="background1" w:themeFillShade="D9"/>
            <w:vAlign w:val="center"/>
          </w:tcPr>
          <w:p w14:paraId="08E42D3C" w14:textId="77777777" w:rsidR="008B0D05" w:rsidRPr="00B60D70" w:rsidRDefault="008B0D05" w:rsidP="00D420AC">
            <w:pPr>
              <w:ind w:right="26"/>
              <w:jc w:val="center"/>
              <w:rPr>
                <w:sz w:val="28"/>
                <w:szCs w:val="28"/>
              </w:rPr>
            </w:pPr>
          </w:p>
        </w:tc>
        <w:tc>
          <w:tcPr>
            <w:tcW w:w="860" w:type="dxa"/>
            <w:gridSpan w:val="2"/>
            <w:shd w:val="clear" w:color="auto" w:fill="D9D9D9" w:themeFill="background1" w:themeFillShade="D9"/>
            <w:vAlign w:val="center"/>
          </w:tcPr>
          <w:p w14:paraId="34A8185C" w14:textId="77777777" w:rsidR="008B0D05" w:rsidRPr="00B60D70" w:rsidRDefault="008B0D05" w:rsidP="00D420AC">
            <w:pPr>
              <w:ind w:right="26"/>
              <w:jc w:val="center"/>
              <w:rPr>
                <w:sz w:val="28"/>
                <w:szCs w:val="28"/>
              </w:rPr>
            </w:pPr>
          </w:p>
        </w:tc>
        <w:tc>
          <w:tcPr>
            <w:tcW w:w="845" w:type="dxa"/>
            <w:shd w:val="clear" w:color="auto" w:fill="D9D9D9" w:themeFill="background1" w:themeFillShade="D9"/>
            <w:vAlign w:val="center"/>
          </w:tcPr>
          <w:p w14:paraId="2FBB58CA" w14:textId="77777777" w:rsidR="008B0D05" w:rsidRPr="00B60D70" w:rsidRDefault="008B0D05" w:rsidP="00D420AC">
            <w:pPr>
              <w:ind w:right="26"/>
              <w:jc w:val="center"/>
              <w:rPr>
                <w:sz w:val="28"/>
                <w:szCs w:val="28"/>
              </w:rPr>
            </w:pPr>
          </w:p>
        </w:tc>
      </w:tr>
      <w:tr w:rsidR="00B60D70" w:rsidRPr="00B60D70" w14:paraId="0B016348" w14:textId="77777777" w:rsidTr="00932286">
        <w:tc>
          <w:tcPr>
            <w:tcW w:w="1027" w:type="dxa"/>
            <w:tcBorders>
              <w:top w:val="single" w:sz="2" w:space="0" w:color="auto"/>
              <w:bottom w:val="single" w:sz="2" w:space="0" w:color="auto"/>
              <w:right w:val="single" w:sz="2" w:space="0" w:color="auto"/>
            </w:tcBorders>
          </w:tcPr>
          <w:p w14:paraId="3DBAB0FD" w14:textId="1B427D63" w:rsidR="00803BEA" w:rsidRPr="00B60D70" w:rsidRDefault="00F551BD" w:rsidP="00803BEA">
            <w:pPr>
              <w:ind w:left="-24" w:right="-32"/>
              <w:jc w:val="left"/>
              <w:rPr>
                <w:sz w:val="28"/>
                <w:szCs w:val="28"/>
              </w:rPr>
            </w:pPr>
            <w:r w:rsidRPr="00B60D70">
              <w:rPr>
                <w:sz w:val="28"/>
                <w:szCs w:val="28"/>
              </w:rPr>
              <w:t xml:space="preserve">LNG </w:t>
            </w:r>
            <w:r w:rsidR="00803BEA" w:rsidRPr="00B60D70">
              <w:rPr>
                <w:sz w:val="28"/>
                <w:szCs w:val="28"/>
              </w:rPr>
              <w:t>250</w:t>
            </w:r>
          </w:p>
        </w:tc>
        <w:tc>
          <w:tcPr>
            <w:tcW w:w="3787" w:type="dxa"/>
            <w:gridSpan w:val="2"/>
            <w:tcBorders>
              <w:top w:val="single" w:sz="2" w:space="0" w:color="auto"/>
              <w:left w:val="single" w:sz="2" w:space="0" w:color="auto"/>
              <w:bottom w:val="single" w:sz="2" w:space="0" w:color="auto"/>
              <w:right w:val="single" w:sz="2" w:space="0" w:color="auto"/>
            </w:tcBorders>
          </w:tcPr>
          <w:p w14:paraId="48CFF59C" w14:textId="77777777" w:rsidR="00520D3B" w:rsidRPr="00B60D70" w:rsidRDefault="00803BEA" w:rsidP="00803BEA">
            <w:pPr>
              <w:ind w:right="26"/>
              <w:jc w:val="left"/>
              <w:rPr>
                <w:sz w:val="28"/>
                <w:szCs w:val="28"/>
              </w:rPr>
            </w:pPr>
            <w:r w:rsidRPr="00B60D70">
              <w:rPr>
                <w:sz w:val="28"/>
                <w:szCs w:val="28"/>
                <w:cs/>
              </w:rPr>
              <w:t>ภาษาไทยเพื่อการสื่อสารและงานอาชีพ (</w:t>
            </w:r>
            <w:r w:rsidRPr="00B60D70">
              <w:rPr>
                <w:sz w:val="28"/>
                <w:szCs w:val="28"/>
              </w:rPr>
              <w:t xml:space="preserve">Thai for Communication and Careers) </w:t>
            </w:r>
          </w:p>
          <w:p w14:paraId="3E24AB0F" w14:textId="6D0E397C" w:rsidR="00803BEA" w:rsidRPr="00B60D70" w:rsidRDefault="00803BEA" w:rsidP="00803BEA">
            <w:pPr>
              <w:ind w:right="26"/>
              <w:jc w:val="left"/>
              <w:rPr>
                <w:sz w:val="28"/>
                <w:szCs w:val="28"/>
              </w:rPr>
            </w:pPr>
            <w:r w:rsidRPr="00B60D70">
              <w:rPr>
                <w:sz w:val="28"/>
                <w:szCs w:val="28"/>
              </w:rPr>
              <w:t>3</w:t>
            </w:r>
            <w:r w:rsidR="00520D3B" w:rsidRPr="00B60D70">
              <w:rPr>
                <w:sz w:val="28"/>
                <w:szCs w:val="28"/>
              </w:rPr>
              <w:t xml:space="preserve"> </w:t>
            </w:r>
            <w:r w:rsidRPr="00B60D70">
              <w:rPr>
                <w:sz w:val="28"/>
                <w:szCs w:val="28"/>
              </w:rPr>
              <w:t>(3-0-6)</w:t>
            </w:r>
          </w:p>
        </w:tc>
        <w:tc>
          <w:tcPr>
            <w:tcW w:w="848" w:type="dxa"/>
            <w:tcBorders>
              <w:top w:val="single" w:sz="2" w:space="0" w:color="auto"/>
              <w:left w:val="single" w:sz="2" w:space="0" w:color="auto"/>
              <w:bottom w:val="single" w:sz="2" w:space="0" w:color="auto"/>
              <w:right w:val="single" w:sz="2" w:space="0" w:color="auto"/>
            </w:tcBorders>
          </w:tcPr>
          <w:p w14:paraId="1FC32D6D" w14:textId="1FDF5EFF" w:rsidR="00803BEA" w:rsidRPr="00B60D70" w:rsidRDefault="00803BEA" w:rsidP="001F70B1">
            <w:pPr>
              <w:ind w:right="26"/>
              <w:jc w:val="left"/>
              <w:rPr>
                <w:sz w:val="28"/>
                <w:szCs w:val="28"/>
              </w:rPr>
            </w:pPr>
            <w:r w:rsidRPr="00B60D70">
              <w:rPr>
                <w:sz w:val="28"/>
                <w:szCs w:val="28"/>
              </w:rPr>
              <w:t>CLO1</w:t>
            </w:r>
          </w:p>
        </w:tc>
        <w:tc>
          <w:tcPr>
            <w:tcW w:w="3968" w:type="dxa"/>
            <w:tcBorders>
              <w:top w:val="single" w:sz="2" w:space="0" w:color="auto"/>
              <w:left w:val="single" w:sz="2" w:space="0" w:color="auto"/>
              <w:bottom w:val="single" w:sz="2" w:space="0" w:color="auto"/>
              <w:right w:val="single" w:sz="2" w:space="0" w:color="auto"/>
            </w:tcBorders>
          </w:tcPr>
          <w:p w14:paraId="1DB2734F" w14:textId="20E9E278" w:rsidR="00803BEA" w:rsidRPr="00B60D70" w:rsidRDefault="00803BEA" w:rsidP="00803BEA">
            <w:pPr>
              <w:ind w:right="26"/>
              <w:jc w:val="left"/>
              <w:rPr>
                <w:sz w:val="28"/>
                <w:szCs w:val="28"/>
              </w:rPr>
            </w:pPr>
            <w:r w:rsidRPr="00B60D70">
              <w:rPr>
                <w:sz w:val="28"/>
                <w:szCs w:val="28"/>
                <w:cs/>
              </w:rPr>
              <w:t>บอกองค์ประกอบของการสื่อสารและข้อบกพร่องในการสื่อสารได้</w:t>
            </w:r>
          </w:p>
        </w:tc>
        <w:tc>
          <w:tcPr>
            <w:tcW w:w="852" w:type="dxa"/>
            <w:tcBorders>
              <w:left w:val="single" w:sz="2" w:space="0" w:color="auto"/>
            </w:tcBorders>
            <w:vAlign w:val="center"/>
          </w:tcPr>
          <w:p w14:paraId="61FE66D4" w14:textId="47A1E385" w:rsidR="00803BEA" w:rsidRPr="00B60D70" w:rsidRDefault="009436B9" w:rsidP="00803BEA">
            <w:pPr>
              <w:ind w:right="26"/>
              <w:jc w:val="center"/>
              <w:rPr>
                <w:sz w:val="28"/>
                <w:szCs w:val="28"/>
              </w:rPr>
            </w:pPr>
            <w:r w:rsidRPr="00B60D70">
              <w:rPr>
                <w:sz w:val="28"/>
                <w:szCs w:val="28"/>
              </w:rPr>
              <w:t> </w:t>
            </w:r>
          </w:p>
        </w:tc>
        <w:tc>
          <w:tcPr>
            <w:tcW w:w="851" w:type="dxa"/>
            <w:vAlign w:val="center"/>
          </w:tcPr>
          <w:p w14:paraId="77BBB7A4" w14:textId="28A23B90" w:rsidR="00803BEA" w:rsidRPr="00B60D70" w:rsidRDefault="009436B9" w:rsidP="00803BEA">
            <w:pPr>
              <w:ind w:right="26"/>
              <w:jc w:val="center"/>
              <w:rPr>
                <w:sz w:val="28"/>
                <w:szCs w:val="28"/>
              </w:rPr>
            </w:pPr>
            <w:r w:rsidRPr="00B60D70">
              <w:rPr>
                <w:sz w:val="28"/>
                <w:szCs w:val="28"/>
              </w:rPr>
              <w:t> </w:t>
            </w:r>
          </w:p>
        </w:tc>
        <w:tc>
          <w:tcPr>
            <w:tcW w:w="851" w:type="dxa"/>
            <w:vAlign w:val="center"/>
          </w:tcPr>
          <w:p w14:paraId="77810C9B" w14:textId="72D3B968" w:rsidR="00803BEA" w:rsidRPr="00B60D70" w:rsidRDefault="009436B9" w:rsidP="00803BEA">
            <w:pPr>
              <w:ind w:right="26"/>
              <w:jc w:val="center"/>
              <w:rPr>
                <w:sz w:val="28"/>
                <w:szCs w:val="28"/>
              </w:rPr>
            </w:pPr>
            <w:r w:rsidRPr="00B60D70">
              <w:rPr>
                <w:sz w:val="28"/>
                <w:szCs w:val="28"/>
              </w:rPr>
              <w:t> </w:t>
            </w:r>
          </w:p>
        </w:tc>
        <w:tc>
          <w:tcPr>
            <w:tcW w:w="851" w:type="dxa"/>
            <w:vAlign w:val="center"/>
          </w:tcPr>
          <w:p w14:paraId="2CCD843B" w14:textId="3258ADBA" w:rsidR="00803BEA" w:rsidRPr="00B60D70" w:rsidRDefault="009436B9" w:rsidP="00803BEA">
            <w:pPr>
              <w:ind w:right="26"/>
              <w:jc w:val="center"/>
              <w:rPr>
                <w:sz w:val="28"/>
                <w:szCs w:val="28"/>
              </w:rPr>
            </w:pPr>
            <w:r w:rsidRPr="00B60D70">
              <w:rPr>
                <w:sz w:val="28"/>
                <w:szCs w:val="28"/>
              </w:rPr>
              <w:t>B</w:t>
            </w:r>
            <w:r w:rsidR="00803BEA" w:rsidRPr="00B60D70">
              <w:rPr>
                <w:sz w:val="28"/>
                <w:szCs w:val="28"/>
              </w:rPr>
              <w:t>-K1</w:t>
            </w:r>
          </w:p>
        </w:tc>
        <w:tc>
          <w:tcPr>
            <w:tcW w:w="854" w:type="dxa"/>
            <w:gridSpan w:val="2"/>
            <w:vAlign w:val="center"/>
          </w:tcPr>
          <w:p w14:paraId="635690E4" w14:textId="0F0D7484" w:rsidR="00803BEA" w:rsidRPr="00B60D70" w:rsidRDefault="009436B9" w:rsidP="00803BEA">
            <w:pPr>
              <w:ind w:right="26"/>
              <w:jc w:val="center"/>
              <w:rPr>
                <w:sz w:val="28"/>
                <w:szCs w:val="28"/>
              </w:rPr>
            </w:pPr>
            <w:r w:rsidRPr="00B60D70">
              <w:rPr>
                <w:sz w:val="28"/>
                <w:szCs w:val="28"/>
              </w:rPr>
              <w:t> </w:t>
            </w:r>
          </w:p>
        </w:tc>
      </w:tr>
      <w:tr w:rsidR="00B60D70" w:rsidRPr="00B60D70" w14:paraId="62F75FE2" w14:textId="77777777" w:rsidTr="00932286">
        <w:tc>
          <w:tcPr>
            <w:tcW w:w="1027" w:type="dxa"/>
            <w:tcBorders>
              <w:top w:val="single" w:sz="2" w:space="0" w:color="auto"/>
              <w:bottom w:val="single" w:sz="2" w:space="0" w:color="auto"/>
              <w:right w:val="single" w:sz="2" w:space="0" w:color="auto"/>
            </w:tcBorders>
          </w:tcPr>
          <w:p w14:paraId="2CD46691" w14:textId="65173A65" w:rsidR="00803BEA" w:rsidRPr="00B60D70" w:rsidRDefault="00803BEA" w:rsidP="00803BEA">
            <w:pPr>
              <w:ind w:left="-24" w:right="-32"/>
              <w:jc w:val="left"/>
              <w:rPr>
                <w:sz w:val="28"/>
                <w:szCs w:val="28"/>
              </w:rPr>
            </w:pPr>
          </w:p>
        </w:tc>
        <w:tc>
          <w:tcPr>
            <w:tcW w:w="3787" w:type="dxa"/>
            <w:gridSpan w:val="2"/>
            <w:tcBorders>
              <w:top w:val="single" w:sz="2" w:space="0" w:color="auto"/>
              <w:left w:val="single" w:sz="2" w:space="0" w:color="auto"/>
              <w:bottom w:val="single" w:sz="2" w:space="0" w:color="auto"/>
              <w:right w:val="single" w:sz="2" w:space="0" w:color="auto"/>
            </w:tcBorders>
          </w:tcPr>
          <w:p w14:paraId="6B6F9374" w14:textId="1305EB0E" w:rsidR="00803BEA" w:rsidRPr="00B60D70" w:rsidRDefault="00803BEA" w:rsidP="00803BEA">
            <w:pPr>
              <w:ind w:right="26"/>
              <w:jc w:val="left"/>
              <w:rPr>
                <w:sz w:val="28"/>
                <w:szCs w:val="28"/>
                <w:cs/>
                <w:lang w:val="th-TH"/>
              </w:rPr>
            </w:pPr>
          </w:p>
        </w:tc>
        <w:tc>
          <w:tcPr>
            <w:tcW w:w="848" w:type="dxa"/>
            <w:tcBorders>
              <w:top w:val="single" w:sz="2" w:space="0" w:color="auto"/>
              <w:left w:val="single" w:sz="2" w:space="0" w:color="auto"/>
              <w:bottom w:val="single" w:sz="2" w:space="0" w:color="auto"/>
              <w:right w:val="single" w:sz="2" w:space="0" w:color="auto"/>
            </w:tcBorders>
          </w:tcPr>
          <w:p w14:paraId="3278AD9F" w14:textId="162BFBF2" w:rsidR="00803BEA" w:rsidRPr="00B60D70" w:rsidRDefault="00803BEA" w:rsidP="001F70B1">
            <w:pPr>
              <w:ind w:right="26"/>
              <w:jc w:val="left"/>
              <w:rPr>
                <w:sz w:val="28"/>
                <w:szCs w:val="28"/>
              </w:rPr>
            </w:pPr>
            <w:r w:rsidRPr="00B60D70">
              <w:rPr>
                <w:sz w:val="28"/>
                <w:szCs w:val="28"/>
              </w:rPr>
              <w:t>CLO2</w:t>
            </w:r>
          </w:p>
        </w:tc>
        <w:tc>
          <w:tcPr>
            <w:tcW w:w="3968" w:type="dxa"/>
            <w:tcBorders>
              <w:top w:val="single" w:sz="2" w:space="0" w:color="auto"/>
              <w:left w:val="single" w:sz="2" w:space="0" w:color="auto"/>
              <w:bottom w:val="single" w:sz="2" w:space="0" w:color="auto"/>
              <w:right w:val="single" w:sz="2" w:space="0" w:color="auto"/>
            </w:tcBorders>
          </w:tcPr>
          <w:p w14:paraId="5AA97691" w14:textId="65416930" w:rsidR="00803BEA" w:rsidRPr="00B60D70" w:rsidRDefault="00803BEA" w:rsidP="00803BEA">
            <w:pPr>
              <w:ind w:right="26"/>
              <w:jc w:val="left"/>
              <w:rPr>
                <w:sz w:val="28"/>
                <w:szCs w:val="28"/>
              </w:rPr>
            </w:pPr>
            <w:r w:rsidRPr="00B60D70">
              <w:rPr>
                <w:sz w:val="28"/>
                <w:szCs w:val="28"/>
                <w:cs/>
              </w:rPr>
              <w:t>ฟังเพื่อวิเคราะห์ ตีความ และสรุปประเด็น จากเรื่องที่กำหนดได้</w:t>
            </w:r>
          </w:p>
        </w:tc>
        <w:tc>
          <w:tcPr>
            <w:tcW w:w="852" w:type="dxa"/>
            <w:tcBorders>
              <w:left w:val="single" w:sz="2" w:space="0" w:color="auto"/>
            </w:tcBorders>
            <w:vAlign w:val="center"/>
          </w:tcPr>
          <w:p w14:paraId="32366F4B" w14:textId="196D548B" w:rsidR="00803BEA" w:rsidRPr="00B60D70" w:rsidRDefault="009436B9" w:rsidP="00803BEA">
            <w:pPr>
              <w:ind w:right="26"/>
              <w:jc w:val="center"/>
              <w:rPr>
                <w:sz w:val="28"/>
                <w:szCs w:val="28"/>
              </w:rPr>
            </w:pPr>
            <w:r w:rsidRPr="00B60D70">
              <w:rPr>
                <w:sz w:val="28"/>
                <w:szCs w:val="28"/>
              </w:rPr>
              <w:t> </w:t>
            </w:r>
          </w:p>
        </w:tc>
        <w:tc>
          <w:tcPr>
            <w:tcW w:w="851" w:type="dxa"/>
            <w:vAlign w:val="center"/>
          </w:tcPr>
          <w:p w14:paraId="6D58692F" w14:textId="125126E0" w:rsidR="00803BEA" w:rsidRPr="00B60D70" w:rsidRDefault="009436B9" w:rsidP="00803BEA">
            <w:pPr>
              <w:ind w:right="26"/>
              <w:jc w:val="center"/>
              <w:rPr>
                <w:sz w:val="28"/>
                <w:szCs w:val="28"/>
              </w:rPr>
            </w:pPr>
            <w:r w:rsidRPr="00B60D70">
              <w:rPr>
                <w:sz w:val="28"/>
                <w:szCs w:val="28"/>
              </w:rPr>
              <w:t> </w:t>
            </w:r>
          </w:p>
        </w:tc>
        <w:tc>
          <w:tcPr>
            <w:tcW w:w="851" w:type="dxa"/>
            <w:vAlign w:val="center"/>
          </w:tcPr>
          <w:p w14:paraId="73C82137" w14:textId="4E4D12B3" w:rsidR="00803BEA" w:rsidRPr="00B60D70" w:rsidRDefault="009436B9" w:rsidP="00803BEA">
            <w:pPr>
              <w:ind w:right="26"/>
              <w:jc w:val="center"/>
              <w:rPr>
                <w:sz w:val="28"/>
                <w:szCs w:val="28"/>
              </w:rPr>
            </w:pPr>
            <w:r w:rsidRPr="00B60D70">
              <w:rPr>
                <w:sz w:val="28"/>
                <w:szCs w:val="28"/>
              </w:rPr>
              <w:t> </w:t>
            </w:r>
          </w:p>
        </w:tc>
        <w:tc>
          <w:tcPr>
            <w:tcW w:w="851" w:type="dxa"/>
            <w:vAlign w:val="center"/>
          </w:tcPr>
          <w:p w14:paraId="5FAF1F9C" w14:textId="2D5C7842" w:rsidR="00803BEA" w:rsidRPr="00B60D70" w:rsidRDefault="009436B9" w:rsidP="00803BEA">
            <w:pPr>
              <w:ind w:right="26"/>
              <w:jc w:val="center"/>
              <w:rPr>
                <w:sz w:val="28"/>
                <w:szCs w:val="28"/>
              </w:rPr>
            </w:pPr>
            <w:r w:rsidRPr="00B60D70">
              <w:rPr>
                <w:sz w:val="28"/>
                <w:szCs w:val="28"/>
              </w:rPr>
              <w:t>B</w:t>
            </w:r>
            <w:r w:rsidR="00803BEA" w:rsidRPr="00B60D70">
              <w:rPr>
                <w:sz w:val="28"/>
                <w:szCs w:val="28"/>
              </w:rPr>
              <w:t>-K2</w:t>
            </w:r>
          </w:p>
        </w:tc>
        <w:tc>
          <w:tcPr>
            <w:tcW w:w="854" w:type="dxa"/>
            <w:gridSpan w:val="2"/>
            <w:vAlign w:val="center"/>
          </w:tcPr>
          <w:p w14:paraId="5C5C7B69" w14:textId="4F7E4987" w:rsidR="00803BEA" w:rsidRPr="00B60D70" w:rsidRDefault="009436B9" w:rsidP="00803BEA">
            <w:pPr>
              <w:ind w:right="26"/>
              <w:jc w:val="center"/>
              <w:rPr>
                <w:sz w:val="28"/>
                <w:szCs w:val="28"/>
              </w:rPr>
            </w:pPr>
            <w:r w:rsidRPr="00B60D70">
              <w:rPr>
                <w:sz w:val="28"/>
                <w:szCs w:val="28"/>
              </w:rPr>
              <w:t> </w:t>
            </w:r>
          </w:p>
        </w:tc>
      </w:tr>
      <w:tr w:rsidR="00B60D70" w:rsidRPr="00B60D70" w14:paraId="79306256" w14:textId="77777777" w:rsidTr="00932286">
        <w:tc>
          <w:tcPr>
            <w:tcW w:w="1027" w:type="dxa"/>
            <w:tcBorders>
              <w:top w:val="single" w:sz="2" w:space="0" w:color="auto"/>
              <w:bottom w:val="single" w:sz="2" w:space="0" w:color="auto"/>
              <w:right w:val="single" w:sz="2" w:space="0" w:color="auto"/>
            </w:tcBorders>
          </w:tcPr>
          <w:p w14:paraId="74EF26A3" w14:textId="6B14F749" w:rsidR="00803BEA" w:rsidRPr="00B60D70" w:rsidRDefault="00803BEA" w:rsidP="00803BEA">
            <w:pPr>
              <w:ind w:left="-24" w:right="-32"/>
              <w:jc w:val="left"/>
              <w:rPr>
                <w:sz w:val="28"/>
                <w:szCs w:val="28"/>
              </w:rPr>
            </w:pPr>
          </w:p>
        </w:tc>
        <w:tc>
          <w:tcPr>
            <w:tcW w:w="3787" w:type="dxa"/>
            <w:gridSpan w:val="2"/>
            <w:tcBorders>
              <w:top w:val="single" w:sz="2" w:space="0" w:color="auto"/>
              <w:left w:val="single" w:sz="2" w:space="0" w:color="auto"/>
              <w:bottom w:val="single" w:sz="2" w:space="0" w:color="auto"/>
              <w:right w:val="single" w:sz="2" w:space="0" w:color="auto"/>
            </w:tcBorders>
          </w:tcPr>
          <w:p w14:paraId="15AA3EDE" w14:textId="47282B61" w:rsidR="00803BEA" w:rsidRPr="00B60D70" w:rsidRDefault="00803BEA" w:rsidP="00803BEA">
            <w:pPr>
              <w:ind w:right="26"/>
              <w:jc w:val="left"/>
              <w:rPr>
                <w:sz w:val="28"/>
                <w:szCs w:val="28"/>
                <w:cs/>
                <w:lang w:val="th-TH"/>
              </w:rPr>
            </w:pPr>
          </w:p>
        </w:tc>
        <w:tc>
          <w:tcPr>
            <w:tcW w:w="848" w:type="dxa"/>
            <w:tcBorders>
              <w:top w:val="single" w:sz="2" w:space="0" w:color="auto"/>
              <w:left w:val="single" w:sz="2" w:space="0" w:color="auto"/>
              <w:bottom w:val="single" w:sz="2" w:space="0" w:color="auto"/>
              <w:right w:val="single" w:sz="2" w:space="0" w:color="auto"/>
            </w:tcBorders>
          </w:tcPr>
          <w:p w14:paraId="3F3A83AB" w14:textId="7C3464E6" w:rsidR="00803BEA" w:rsidRPr="00B60D70" w:rsidRDefault="00803BEA" w:rsidP="001F70B1">
            <w:pPr>
              <w:ind w:right="26"/>
              <w:jc w:val="left"/>
              <w:rPr>
                <w:sz w:val="28"/>
                <w:szCs w:val="28"/>
              </w:rPr>
            </w:pPr>
            <w:r w:rsidRPr="00B60D70">
              <w:rPr>
                <w:sz w:val="28"/>
                <w:szCs w:val="28"/>
              </w:rPr>
              <w:t>CLO3</w:t>
            </w:r>
          </w:p>
        </w:tc>
        <w:tc>
          <w:tcPr>
            <w:tcW w:w="3968" w:type="dxa"/>
            <w:tcBorders>
              <w:top w:val="single" w:sz="2" w:space="0" w:color="auto"/>
              <w:left w:val="single" w:sz="2" w:space="0" w:color="auto"/>
              <w:bottom w:val="single" w:sz="2" w:space="0" w:color="auto"/>
              <w:right w:val="single" w:sz="2" w:space="0" w:color="auto"/>
            </w:tcBorders>
          </w:tcPr>
          <w:p w14:paraId="42DA19BA" w14:textId="56957CCF" w:rsidR="00803BEA" w:rsidRPr="00B60D70" w:rsidRDefault="00803BEA" w:rsidP="00803BEA">
            <w:pPr>
              <w:ind w:right="26"/>
              <w:jc w:val="left"/>
              <w:rPr>
                <w:sz w:val="28"/>
                <w:szCs w:val="28"/>
              </w:rPr>
            </w:pPr>
            <w:r w:rsidRPr="00B60D70">
              <w:rPr>
                <w:sz w:val="28"/>
                <w:szCs w:val="28"/>
                <w:cs/>
              </w:rPr>
              <w:t>พูดเล่าเรื่องตามหัวข้อที่กำหนดให้ได้</w:t>
            </w:r>
          </w:p>
        </w:tc>
        <w:tc>
          <w:tcPr>
            <w:tcW w:w="852" w:type="dxa"/>
            <w:tcBorders>
              <w:left w:val="single" w:sz="2" w:space="0" w:color="auto"/>
            </w:tcBorders>
            <w:vAlign w:val="center"/>
          </w:tcPr>
          <w:p w14:paraId="4419CFE8" w14:textId="3FE206D7" w:rsidR="00803BEA" w:rsidRPr="00B60D70" w:rsidRDefault="009436B9" w:rsidP="00803BEA">
            <w:pPr>
              <w:ind w:right="26"/>
              <w:jc w:val="center"/>
              <w:rPr>
                <w:sz w:val="28"/>
                <w:szCs w:val="28"/>
              </w:rPr>
            </w:pPr>
            <w:r w:rsidRPr="00B60D70">
              <w:rPr>
                <w:sz w:val="28"/>
                <w:szCs w:val="28"/>
              </w:rPr>
              <w:t> </w:t>
            </w:r>
          </w:p>
        </w:tc>
        <w:tc>
          <w:tcPr>
            <w:tcW w:w="851" w:type="dxa"/>
            <w:vAlign w:val="center"/>
          </w:tcPr>
          <w:p w14:paraId="2D49E13B" w14:textId="5D2D2BCA" w:rsidR="00803BEA" w:rsidRPr="00B60D70" w:rsidRDefault="009436B9" w:rsidP="00803BEA">
            <w:pPr>
              <w:ind w:right="26"/>
              <w:jc w:val="center"/>
              <w:rPr>
                <w:sz w:val="28"/>
                <w:szCs w:val="28"/>
              </w:rPr>
            </w:pPr>
            <w:r w:rsidRPr="00B60D70">
              <w:rPr>
                <w:sz w:val="28"/>
                <w:szCs w:val="28"/>
              </w:rPr>
              <w:t> </w:t>
            </w:r>
          </w:p>
        </w:tc>
        <w:tc>
          <w:tcPr>
            <w:tcW w:w="851" w:type="dxa"/>
            <w:vAlign w:val="center"/>
          </w:tcPr>
          <w:p w14:paraId="06526822" w14:textId="28F5BB60" w:rsidR="00803BEA" w:rsidRPr="00B60D70" w:rsidRDefault="009436B9" w:rsidP="00803BEA">
            <w:pPr>
              <w:ind w:right="26"/>
              <w:jc w:val="center"/>
              <w:rPr>
                <w:sz w:val="28"/>
                <w:szCs w:val="28"/>
              </w:rPr>
            </w:pPr>
            <w:r w:rsidRPr="00B60D70">
              <w:rPr>
                <w:sz w:val="28"/>
                <w:szCs w:val="28"/>
              </w:rPr>
              <w:t> </w:t>
            </w:r>
          </w:p>
        </w:tc>
        <w:tc>
          <w:tcPr>
            <w:tcW w:w="851" w:type="dxa"/>
            <w:vAlign w:val="center"/>
          </w:tcPr>
          <w:p w14:paraId="22718FB5" w14:textId="174A44C9" w:rsidR="00803BEA" w:rsidRPr="00B60D70" w:rsidRDefault="009436B9" w:rsidP="00803BEA">
            <w:pPr>
              <w:ind w:right="26"/>
              <w:jc w:val="center"/>
              <w:rPr>
                <w:sz w:val="28"/>
                <w:szCs w:val="28"/>
              </w:rPr>
            </w:pPr>
            <w:r w:rsidRPr="00B60D70">
              <w:rPr>
                <w:sz w:val="28"/>
                <w:szCs w:val="28"/>
              </w:rPr>
              <w:t>B</w:t>
            </w:r>
            <w:r w:rsidR="00803BEA" w:rsidRPr="00B60D70">
              <w:rPr>
                <w:sz w:val="28"/>
                <w:szCs w:val="28"/>
              </w:rPr>
              <w:t>-K2</w:t>
            </w:r>
          </w:p>
        </w:tc>
        <w:tc>
          <w:tcPr>
            <w:tcW w:w="854" w:type="dxa"/>
            <w:gridSpan w:val="2"/>
            <w:vAlign w:val="center"/>
          </w:tcPr>
          <w:p w14:paraId="79A2E4CC" w14:textId="173D9316" w:rsidR="00803BEA" w:rsidRPr="00B60D70" w:rsidRDefault="009436B9" w:rsidP="00803BEA">
            <w:pPr>
              <w:ind w:right="26"/>
              <w:jc w:val="center"/>
              <w:rPr>
                <w:sz w:val="28"/>
                <w:szCs w:val="28"/>
              </w:rPr>
            </w:pPr>
            <w:r w:rsidRPr="00B60D70">
              <w:rPr>
                <w:sz w:val="28"/>
                <w:szCs w:val="28"/>
              </w:rPr>
              <w:t> </w:t>
            </w:r>
          </w:p>
        </w:tc>
      </w:tr>
      <w:tr w:rsidR="00B60D70" w:rsidRPr="00B60D70" w14:paraId="353CC8C1" w14:textId="77777777" w:rsidTr="00932286">
        <w:tc>
          <w:tcPr>
            <w:tcW w:w="1027" w:type="dxa"/>
            <w:tcBorders>
              <w:top w:val="single" w:sz="2" w:space="0" w:color="auto"/>
              <w:bottom w:val="single" w:sz="2" w:space="0" w:color="auto"/>
              <w:right w:val="single" w:sz="2" w:space="0" w:color="auto"/>
            </w:tcBorders>
          </w:tcPr>
          <w:p w14:paraId="355F2CDD" w14:textId="552C6278" w:rsidR="00803BEA" w:rsidRPr="00B60D70" w:rsidRDefault="00803BEA" w:rsidP="00803BEA">
            <w:pPr>
              <w:ind w:left="-24" w:right="-32"/>
              <w:jc w:val="left"/>
              <w:rPr>
                <w:sz w:val="28"/>
                <w:szCs w:val="28"/>
              </w:rPr>
            </w:pPr>
          </w:p>
        </w:tc>
        <w:tc>
          <w:tcPr>
            <w:tcW w:w="3787" w:type="dxa"/>
            <w:gridSpan w:val="2"/>
            <w:tcBorders>
              <w:top w:val="single" w:sz="2" w:space="0" w:color="auto"/>
              <w:left w:val="single" w:sz="2" w:space="0" w:color="auto"/>
              <w:bottom w:val="single" w:sz="2" w:space="0" w:color="auto"/>
              <w:right w:val="single" w:sz="2" w:space="0" w:color="auto"/>
            </w:tcBorders>
          </w:tcPr>
          <w:p w14:paraId="1F48F327" w14:textId="1E5F9D90" w:rsidR="00803BEA" w:rsidRPr="00B60D70" w:rsidRDefault="00803BEA" w:rsidP="00803BEA">
            <w:pPr>
              <w:ind w:right="26"/>
              <w:jc w:val="left"/>
              <w:rPr>
                <w:sz w:val="28"/>
                <w:szCs w:val="28"/>
                <w:cs/>
                <w:lang w:val="th-TH"/>
              </w:rPr>
            </w:pPr>
          </w:p>
        </w:tc>
        <w:tc>
          <w:tcPr>
            <w:tcW w:w="848" w:type="dxa"/>
            <w:tcBorders>
              <w:top w:val="single" w:sz="2" w:space="0" w:color="auto"/>
              <w:left w:val="single" w:sz="2" w:space="0" w:color="auto"/>
              <w:bottom w:val="single" w:sz="2" w:space="0" w:color="auto"/>
              <w:right w:val="single" w:sz="2" w:space="0" w:color="auto"/>
            </w:tcBorders>
          </w:tcPr>
          <w:p w14:paraId="4CA4E2FA" w14:textId="33656739" w:rsidR="00803BEA" w:rsidRPr="00B60D70" w:rsidRDefault="00803BEA" w:rsidP="001F70B1">
            <w:pPr>
              <w:ind w:right="26"/>
              <w:jc w:val="left"/>
              <w:rPr>
                <w:sz w:val="28"/>
                <w:szCs w:val="28"/>
              </w:rPr>
            </w:pPr>
            <w:r w:rsidRPr="00B60D70">
              <w:rPr>
                <w:sz w:val="28"/>
                <w:szCs w:val="28"/>
              </w:rPr>
              <w:t>CLO4</w:t>
            </w:r>
          </w:p>
        </w:tc>
        <w:tc>
          <w:tcPr>
            <w:tcW w:w="3968" w:type="dxa"/>
            <w:tcBorders>
              <w:top w:val="single" w:sz="2" w:space="0" w:color="auto"/>
              <w:left w:val="single" w:sz="2" w:space="0" w:color="auto"/>
              <w:bottom w:val="single" w:sz="2" w:space="0" w:color="auto"/>
              <w:right w:val="single" w:sz="2" w:space="0" w:color="auto"/>
            </w:tcBorders>
          </w:tcPr>
          <w:p w14:paraId="6CA4796B" w14:textId="2B998B60" w:rsidR="00803BEA" w:rsidRPr="00B60D70" w:rsidRDefault="00803BEA" w:rsidP="00803BEA">
            <w:pPr>
              <w:ind w:right="26"/>
              <w:jc w:val="left"/>
              <w:rPr>
                <w:sz w:val="28"/>
                <w:szCs w:val="28"/>
              </w:rPr>
            </w:pPr>
            <w:r w:rsidRPr="00B60D70">
              <w:rPr>
                <w:sz w:val="28"/>
                <w:szCs w:val="28"/>
                <w:cs/>
              </w:rPr>
              <w:t>อ่านจับใจความสำคัญจากข้อความที่กำหนดให้ได้</w:t>
            </w:r>
          </w:p>
        </w:tc>
        <w:tc>
          <w:tcPr>
            <w:tcW w:w="852" w:type="dxa"/>
            <w:tcBorders>
              <w:left w:val="single" w:sz="2" w:space="0" w:color="auto"/>
            </w:tcBorders>
            <w:vAlign w:val="center"/>
          </w:tcPr>
          <w:p w14:paraId="7CD2ED96" w14:textId="3C84A4DD" w:rsidR="00803BEA" w:rsidRPr="00B60D70" w:rsidRDefault="009436B9" w:rsidP="00803BEA">
            <w:pPr>
              <w:ind w:right="26"/>
              <w:jc w:val="center"/>
              <w:rPr>
                <w:sz w:val="28"/>
                <w:szCs w:val="28"/>
              </w:rPr>
            </w:pPr>
            <w:r w:rsidRPr="00B60D70">
              <w:rPr>
                <w:sz w:val="28"/>
                <w:szCs w:val="28"/>
              </w:rPr>
              <w:t> </w:t>
            </w:r>
          </w:p>
        </w:tc>
        <w:tc>
          <w:tcPr>
            <w:tcW w:w="851" w:type="dxa"/>
            <w:vAlign w:val="center"/>
          </w:tcPr>
          <w:p w14:paraId="42F18D1A" w14:textId="47B57499" w:rsidR="00803BEA" w:rsidRPr="00B60D70" w:rsidRDefault="009436B9" w:rsidP="00803BEA">
            <w:pPr>
              <w:ind w:right="26"/>
              <w:jc w:val="center"/>
              <w:rPr>
                <w:sz w:val="28"/>
                <w:szCs w:val="28"/>
              </w:rPr>
            </w:pPr>
            <w:r w:rsidRPr="00B60D70">
              <w:rPr>
                <w:sz w:val="28"/>
                <w:szCs w:val="28"/>
              </w:rPr>
              <w:t> </w:t>
            </w:r>
          </w:p>
        </w:tc>
        <w:tc>
          <w:tcPr>
            <w:tcW w:w="851" w:type="dxa"/>
            <w:vAlign w:val="center"/>
          </w:tcPr>
          <w:p w14:paraId="47BEF0CB" w14:textId="1746E1E8" w:rsidR="00803BEA" w:rsidRPr="00B60D70" w:rsidRDefault="009436B9" w:rsidP="00803BEA">
            <w:pPr>
              <w:ind w:right="26"/>
              <w:jc w:val="center"/>
              <w:rPr>
                <w:sz w:val="28"/>
                <w:szCs w:val="28"/>
              </w:rPr>
            </w:pPr>
            <w:r w:rsidRPr="00B60D70">
              <w:rPr>
                <w:sz w:val="28"/>
                <w:szCs w:val="28"/>
              </w:rPr>
              <w:t> </w:t>
            </w:r>
          </w:p>
        </w:tc>
        <w:tc>
          <w:tcPr>
            <w:tcW w:w="851" w:type="dxa"/>
            <w:vAlign w:val="center"/>
          </w:tcPr>
          <w:p w14:paraId="03286721" w14:textId="04F7988F" w:rsidR="00803BEA" w:rsidRPr="00B60D70" w:rsidRDefault="009436B9" w:rsidP="00803BEA">
            <w:pPr>
              <w:ind w:right="26"/>
              <w:jc w:val="center"/>
              <w:rPr>
                <w:sz w:val="28"/>
                <w:szCs w:val="28"/>
              </w:rPr>
            </w:pPr>
            <w:r w:rsidRPr="00B60D70">
              <w:rPr>
                <w:sz w:val="28"/>
                <w:szCs w:val="28"/>
              </w:rPr>
              <w:t>B</w:t>
            </w:r>
            <w:r w:rsidR="00803BEA" w:rsidRPr="00B60D70">
              <w:rPr>
                <w:sz w:val="28"/>
                <w:szCs w:val="28"/>
              </w:rPr>
              <w:t>-K2</w:t>
            </w:r>
          </w:p>
        </w:tc>
        <w:tc>
          <w:tcPr>
            <w:tcW w:w="854" w:type="dxa"/>
            <w:gridSpan w:val="2"/>
            <w:vAlign w:val="center"/>
          </w:tcPr>
          <w:p w14:paraId="40090620" w14:textId="29A46AF6" w:rsidR="00803BEA" w:rsidRPr="00B60D70" w:rsidRDefault="009436B9" w:rsidP="00803BEA">
            <w:pPr>
              <w:ind w:right="26"/>
              <w:jc w:val="center"/>
              <w:rPr>
                <w:sz w:val="28"/>
                <w:szCs w:val="28"/>
              </w:rPr>
            </w:pPr>
            <w:r w:rsidRPr="00B60D70">
              <w:rPr>
                <w:sz w:val="28"/>
                <w:szCs w:val="28"/>
              </w:rPr>
              <w:t> </w:t>
            </w:r>
          </w:p>
        </w:tc>
      </w:tr>
      <w:tr w:rsidR="00B60D70" w:rsidRPr="00B60D70" w14:paraId="2DB55049" w14:textId="77777777" w:rsidTr="00932286">
        <w:tc>
          <w:tcPr>
            <w:tcW w:w="1027" w:type="dxa"/>
            <w:tcBorders>
              <w:top w:val="single" w:sz="2" w:space="0" w:color="auto"/>
              <w:bottom w:val="single" w:sz="2" w:space="0" w:color="auto"/>
              <w:right w:val="single" w:sz="2" w:space="0" w:color="auto"/>
            </w:tcBorders>
          </w:tcPr>
          <w:p w14:paraId="574C77A7" w14:textId="4EE4BBAC" w:rsidR="00803BEA" w:rsidRPr="00B60D70" w:rsidRDefault="00803BEA" w:rsidP="00803BEA">
            <w:pPr>
              <w:ind w:left="-24" w:right="-32"/>
              <w:jc w:val="left"/>
              <w:rPr>
                <w:sz w:val="28"/>
                <w:szCs w:val="28"/>
              </w:rPr>
            </w:pPr>
          </w:p>
        </w:tc>
        <w:tc>
          <w:tcPr>
            <w:tcW w:w="3787" w:type="dxa"/>
            <w:gridSpan w:val="2"/>
            <w:tcBorders>
              <w:top w:val="single" w:sz="2" w:space="0" w:color="auto"/>
              <w:left w:val="single" w:sz="2" w:space="0" w:color="auto"/>
              <w:bottom w:val="single" w:sz="2" w:space="0" w:color="auto"/>
              <w:right w:val="single" w:sz="2" w:space="0" w:color="auto"/>
            </w:tcBorders>
          </w:tcPr>
          <w:p w14:paraId="2B971750" w14:textId="22CA8889" w:rsidR="00803BEA" w:rsidRPr="00B60D70" w:rsidRDefault="00803BEA" w:rsidP="00803BEA">
            <w:pPr>
              <w:ind w:right="26"/>
              <w:jc w:val="left"/>
              <w:rPr>
                <w:sz w:val="28"/>
                <w:szCs w:val="28"/>
                <w:cs/>
                <w:lang w:val="th-TH"/>
              </w:rPr>
            </w:pPr>
          </w:p>
        </w:tc>
        <w:tc>
          <w:tcPr>
            <w:tcW w:w="848" w:type="dxa"/>
            <w:tcBorders>
              <w:top w:val="single" w:sz="2" w:space="0" w:color="auto"/>
              <w:left w:val="single" w:sz="2" w:space="0" w:color="auto"/>
              <w:bottom w:val="single" w:sz="2" w:space="0" w:color="auto"/>
              <w:right w:val="single" w:sz="2" w:space="0" w:color="auto"/>
            </w:tcBorders>
          </w:tcPr>
          <w:p w14:paraId="5E662324" w14:textId="039406E0" w:rsidR="00803BEA" w:rsidRPr="00B60D70" w:rsidRDefault="00803BEA" w:rsidP="001F70B1">
            <w:pPr>
              <w:ind w:right="26"/>
              <w:jc w:val="left"/>
              <w:rPr>
                <w:sz w:val="28"/>
                <w:szCs w:val="28"/>
              </w:rPr>
            </w:pPr>
            <w:r w:rsidRPr="00B60D70">
              <w:rPr>
                <w:sz w:val="28"/>
                <w:szCs w:val="28"/>
              </w:rPr>
              <w:t>CLO5</w:t>
            </w:r>
          </w:p>
        </w:tc>
        <w:tc>
          <w:tcPr>
            <w:tcW w:w="3968" w:type="dxa"/>
            <w:tcBorders>
              <w:top w:val="single" w:sz="2" w:space="0" w:color="auto"/>
              <w:left w:val="single" w:sz="2" w:space="0" w:color="auto"/>
              <w:bottom w:val="single" w:sz="2" w:space="0" w:color="auto"/>
              <w:right w:val="single" w:sz="2" w:space="0" w:color="auto"/>
            </w:tcBorders>
          </w:tcPr>
          <w:p w14:paraId="0F5EF612" w14:textId="2C9B583E" w:rsidR="00803BEA" w:rsidRPr="00B60D70" w:rsidRDefault="00803BEA" w:rsidP="00803BEA">
            <w:pPr>
              <w:ind w:right="26"/>
              <w:jc w:val="left"/>
              <w:rPr>
                <w:sz w:val="28"/>
                <w:szCs w:val="28"/>
              </w:rPr>
            </w:pPr>
            <w:r w:rsidRPr="00B60D70">
              <w:rPr>
                <w:sz w:val="28"/>
                <w:szCs w:val="28"/>
                <w:cs/>
              </w:rPr>
              <w:t>เขียนขยายประโยคใจความสำคัญเป็นย่อหน</w:t>
            </w:r>
            <w:r w:rsidR="00AC291C" w:rsidRPr="00B60D70">
              <w:rPr>
                <w:rFonts w:hint="cs"/>
                <w:sz w:val="28"/>
                <w:szCs w:val="28"/>
                <w:cs/>
              </w:rPr>
              <w:t>้า</w:t>
            </w:r>
            <w:r w:rsidRPr="00B60D70">
              <w:rPr>
                <w:sz w:val="28"/>
                <w:szCs w:val="28"/>
                <w:cs/>
              </w:rPr>
              <w:t>ที่สมบูรณ์ได้</w:t>
            </w:r>
          </w:p>
        </w:tc>
        <w:tc>
          <w:tcPr>
            <w:tcW w:w="852" w:type="dxa"/>
            <w:tcBorders>
              <w:left w:val="single" w:sz="2" w:space="0" w:color="auto"/>
            </w:tcBorders>
            <w:vAlign w:val="center"/>
          </w:tcPr>
          <w:p w14:paraId="4912C9C9" w14:textId="3EBDF306" w:rsidR="00803BEA" w:rsidRPr="00B60D70" w:rsidRDefault="009436B9" w:rsidP="00803BEA">
            <w:pPr>
              <w:ind w:right="26"/>
              <w:jc w:val="center"/>
              <w:rPr>
                <w:sz w:val="28"/>
                <w:szCs w:val="28"/>
              </w:rPr>
            </w:pPr>
            <w:r w:rsidRPr="00B60D70">
              <w:rPr>
                <w:sz w:val="28"/>
                <w:szCs w:val="28"/>
              </w:rPr>
              <w:t> </w:t>
            </w:r>
          </w:p>
        </w:tc>
        <w:tc>
          <w:tcPr>
            <w:tcW w:w="851" w:type="dxa"/>
            <w:vAlign w:val="center"/>
          </w:tcPr>
          <w:p w14:paraId="70D3F52A" w14:textId="1820F809" w:rsidR="00803BEA" w:rsidRPr="00B60D70" w:rsidRDefault="009436B9" w:rsidP="00803BEA">
            <w:pPr>
              <w:ind w:right="26"/>
              <w:jc w:val="center"/>
              <w:rPr>
                <w:sz w:val="28"/>
                <w:szCs w:val="28"/>
              </w:rPr>
            </w:pPr>
            <w:r w:rsidRPr="00B60D70">
              <w:rPr>
                <w:sz w:val="28"/>
                <w:szCs w:val="28"/>
              </w:rPr>
              <w:t> </w:t>
            </w:r>
          </w:p>
        </w:tc>
        <w:tc>
          <w:tcPr>
            <w:tcW w:w="851" w:type="dxa"/>
            <w:vAlign w:val="center"/>
          </w:tcPr>
          <w:p w14:paraId="0E714199" w14:textId="43D8365A" w:rsidR="00803BEA" w:rsidRPr="00B60D70" w:rsidRDefault="009436B9" w:rsidP="00803BEA">
            <w:pPr>
              <w:ind w:right="26"/>
              <w:jc w:val="center"/>
              <w:rPr>
                <w:sz w:val="28"/>
                <w:szCs w:val="28"/>
              </w:rPr>
            </w:pPr>
            <w:r w:rsidRPr="00B60D70">
              <w:rPr>
                <w:sz w:val="28"/>
                <w:szCs w:val="28"/>
              </w:rPr>
              <w:t> </w:t>
            </w:r>
          </w:p>
        </w:tc>
        <w:tc>
          <w:tcPr>
            <w:tcW w:w="851" w:type="dxa"/>
            <w:vAlign w:val="center"/>
          </w:tcPr>
          <w:p w14:paraId="29EE4F71" w14:textId="0DCE9E26" w:rsidR="00803BEA" w:rsidRPr="00B60D70" w:rsidRDefault="009436B9" w:rsidP="00803BEA">
            <w:pPr>
              <w:ind w:right="26"/>
              <w:jc w:val="center"/>
              <w:rPr>
                <w:sz w:val="28"/>
                <w:szCs w:val="28"/>
              </w:rPr>
            </w:pPr>
            <w:r w:rsidRPr="00B60D70">
              <w:rPr>
                <w:sz w:val="28"/>
                <w:szCs w:val="28"/>
              </w:rPr>
              <w:t>B</w:t>
            </w:r>
            <w:r w:rsidR="00803BEA" w:rsidRPr="00B60D70">
              <w:rPr>
                <w:sz w:val="28"/>
                <w:szCs w:val="28"/>
              </w:rPr>
              <w:t>-K2</w:t>
            </w:r>
          </w:p>
        </w:tc>
        <w:tc>
          <w:tcPr>
            <w:tcW w:w="854" w:type="dxa"/>
            <w:gridSpan w:val="2"/>
            <w:vAlign w:val="center"/>
          </w:tcPr>
          <w:p w14:paraId="366A791E" w14:textId="4A95CAFB" w:rsidR="00803BEA" w:rsidRPr="00B60D70" w:rsidRDefault="009436B9" w:rsidP="00803BEA">
            <w:pPr>
              <w:ind w:right="26"/>
              <w:jc w:val="center"/>
              <w:rPr>
                <w:sz w:val="28"/>
                <w:szCs w:val="28"/>
              </w:rPr>
            </w:pPr>
            <w:r w:rsidRPr="00B60D70">
              <w:rPr>
                <w:sz w:val="28"/>
                <w:szCs w:val="28"/>
              </w:rPr>
              <w:t> </w:t>
            </w:r>
          </w:p>
        </w:tc>
      </w:tr>
      <w:tr w:rsidR="00B60D70" w:rsidRPr="00B60D70" w14:paraId="655AA6F2" w14:textId="77777777" w:rsidTr="00932286">
        <w:tc>
          <w:tcPr>
            <w:tcW w:w="1027" w:type="dxa"/>
            <w:tcBorders>
              <w:top w:val="single" w:sz="2" w:space="0" w:color="auto"/>
              <w:bottom w:val="single" w:sz="2" w:space="0" w:color="auto"/>
              <w:right w:val="single" w:sz="2" w:space="0" w:color="auto"/>
            </w:tcBorders>
          </w:tcPr>
          <w:p w14:paraId="735B9E9E" w14:textId="088A14B3" w:rsidR="00803BEA" w:rsidRPr="00B60D70" w:rsidRDefault="00803BEA" w:rsidP="00803BEA">
            <w:pPr>
              <w:ind w:left="-24" w:right="-32"/>
              <w:jc w:val="left"/>
              <w:rPr>
                <w:sz w:val="28"/>
                <w:szCs w:val="28"/>
              </w:rPr>
            </w:pPr>
          </w:p>
        </w:tc>
        <w:tc>
          <w:tcPr>
            <w:tcW w:w="3787" w:type="dxa"/>
            <w:gridSpan w:val="2"/>
            <w:tcBorders>
              <w:top w:val="single" w:sz="2" w:space="0" w:color="auto"/>
              <w:left w:val="single" w:sz="2" w:space="0" w:color="auto"/>
              <w:bottom w:val="single" w:sz="2" w:space="0" w:color="auto"/>
              <w:right w:val="single" w:sz="2" w:space="0" w:color="auto"/>
            </w:tcBorders>
          </w:tcPr>
          <w:p w14:paraId="1CE113C1" w14:textId="38008F66" w:rsidR="00803BEA" w:rsidRPr="00B60D70" w:rsidRDefault="00803BEA" w:rsidP="00803BEA">
            <w:pPr>
              <w:ind w:right="26"/>
              <w:jc w:val="left"/>
              <w:rPr>
                <w:sz w:val="28"/>
                <w:szCs w:val="28"/>
                <w:cs/>
                <w:lang w:val="th-TH"/>
              </w:rPr>
            </w:pPr>
          </w:p>
        </w:tc>
        <w:tc>
          <w:tcPr>
            <w:tcW w:w="848" w:type="dxa"/>
            <w:tcBorders>
              <w:top w:val="single" w:sz="2" w:space="0" w:color="auto"/>
              <w:left w:val="single" w:sz="2" w:space="0" w:color="auto"/>
              <w:bottom w:val="single" w:sz="2" w:space="0" w:color="auto"/>
              <w:right w:val="single" w:sz="2" w:space="0" w:color="auto"/>
            </w:tcBorders>
          </w:tcPr>
          <w:p w14:paraId="01BF8C70" w14:textId="5623A8D7" w:rsidR="00803BEA" w:rsidRPr="00B60D70" w:rsidRDefault="00803BEA" w:rsidP="001F70B1">
            <w:pPr>
              <w:ind w:right="26"/>
              <w:jc w:val="left"/>
              <w:rPr>
                <w:sz w:val="28"/>
                <w:szCs w:val="28"/>
              </w:rPr>
            </w:pPr>
            <w:r w:rsidRPr="00B60D70">
              <w:rPr>
                <w:sz w:val="28"/>
                <w:szCs w:val="28"/>
              </w:rPr>
              <w:t>CLO6</w:t>
            </w:r>
          </w:p>
        </w:tc>
        <w:tc>
          <w:tcPr>
            <w:tcW w:w="3968" w:type="dxa"/>
            <w:tcBorders>
              <w:top w:val="single" w:sz="2" w:space="0" w:color="auto"/>
              <w:left w:val="single" w:sz="2" w:space="0" w:color="auto"/>
              <w:bottom w:val="single" w:sz="2" w:space="0" w:color="auto"/>
              <w:right w:val="single" w:sz="2" w:space="0" w:color="auto"/>
            </w:tcBorders>
          </w:tcPr>
          <w:p w14:paraId="2C7B5671" w14:textId="7BE8BEDF" w:rsidR="00803BEA" w:rsidRPr="00B60D70" w:rsidRDefault="00803BEA" w:rsidP="00803BEA">
            <w:pPr>
              <w:ind w:right="26"/>
              <w:jc w:val="left"/>
              <w:rPr>
                <w:sz w:val="28"/>
                <w:szCs w:val="28"/>
              </w:rPr>
            </w:pPr>
            <w:r w:rsidRPr="00B60D70">
              <w:rPr>
                <w:sz w:val="28"/>
                <w:szCs w:val="28"/>
                <w:cs/>
              </w:rPr>
              <w:t>สามารถเข้าใจองค์ประกอบ บทบาทและหน้าที่ของการจัดการประชุม และสามารถจัดการประชุมได้</w:t>
            </w:r>
          </w:p>
        </w:tc>
        <w:tc>
          <w:tcPr>
            <w:tcW w:w="852" w:type="dxa"/>
            <w:tcBorders>
              <w:left w:val="single" w:sz="2" w:space="0" w:color="auto"/>
            </w:tcBorders>
            <w:vAlign w:val="center"/>
          </w:tcPr>
          <w:p w14:paraId="12AFF7E9" w14:textId="2AEF64ED" w:rsidR="00803BEA" w:rsidRPr="00B60D70" w:rsidRDefault="009436B9" w:rsidP="00803BEA">
            <w:pPr>
              <w:ind w:right="26"/>
              <w:jc w:val="center"/>
              <w:rPr>
                <w:sz w:val="28"/>
                <w:szCs w:val="28"/>
              </w:rPr>
            </w:pPr>
            <w:r w:rsidRPr="00B60D70">
              <w:rPr>
                <w:sz w:val="28"/>
                <w:szCs w:val="28"/>
              </w:rPr>
              <w:t> </w:t>
            </w:r>
          </w:p>
        </w:tc>
        <w:tc>
          <w:tcPr>
            <w:tcW w:w="851" w:type="dxa"/>
            <w:vAlign w:val="center"/>
          </w:tcPr>
          <w:p w14:paraId="03C65B5F" w14:textId="3CFFB1F0" w:rsidR="00803BEA" w:rsidRPr="00B60D70" w:rsidRDefault="009436B9" w:rsidP="00803BEA">
            <w:pPr>
              <w:ind w:right="26"/>
              <w:jc w:val="center"/>
              <w:rPr>
                <w:sz w:val="28"/>
                <w:szCs w:val="28"/>
              </w:rPr>
            </w:pPr>
            <w:r w:rsidRPr="00B60D70">
              <w:rPr>
                <w:sz w:val="28"/>
                <w:szCs w:val="28"/>
              </w:rPr>
              <w:t> </w:t>
            </w:r>
          </w:p>
        </w:tc>
        <w:tc>
          <w:tcPr>
            <w:tcW w:w="851" w:type="dxa"/>
            <w:vAlign w:val="center"/>
          </w:tcPr>
          <w:p w14:paraId="6BAC080D" w14:textId="385A15DC" w:rsidR="00803BEA" w:rsidRPr="00B60D70" w:rsidRDefault="009436B9" w:rsidP="00803BEA">
            <w:pPr>
              <w:ind w:right="26"/>
              <w:jc w:val="center"/>
              <w:rPr>
                <w:sz w:val="28"/>
                <w:szCs w:val="28"/>
              </w:rPr>
            </w:pPr>
            <w:r w:rsidRPr="00B60D70">
              <w:rPr>
                <w:sz w:val="28"/>
                <w:szCs w:val="28"/>
              </w:rPr>
              <w:t> </w:t>
            </w:r>
          </w:p>
        </w:tc>
        <w:tc>
          <w:tcPr>
            <w:tcW w:w="851" w:type="dxa"/>
            <w:vAlign w:val="center"/>
          </w:tcPr>
          <w:p w14:paraId="41BDD1EF" w14:textId="32FF354A" w:rsidR="00803BEA" w:rsidRPr="00B60D70" w:rsidRDefault="009436B9" w:rsidP="00803BEA">
            <w:pPr>
              <w:ind w:right="26"/>
              <w:jc w:val="center"/>
              <w:rPr>
                <w:sz w:val="28"/>
                <w:szCs w:val="28"/>
              </w:rPr>
            </w:pPr>
            <w:r w:rsidRPr="00B60D70">
              <w:rPr>
                <w:sz w:val="28"/>
                <w:szCs w:val="28"/>
              </w:rPr>
              <w:t>B</w:t>
            </w:r>
            <w:r w:rsidR="00803BEA" w:rsidRPr="00B60D70">
              <w:rPr>
                <w:sz w:val="28"/>
                <w:szCs w:val="28"/>
              </w:rPr>
              <w:t>-K2</w:t>
            </w:r>
          </w:p>
        </w:tc>
        <w:tc>
          <w:tcPr>
            <w:tcW w:w="854" w:type="dxa"/>
            <w:gridSpan w:val="2"/>
            <w:vAlign w:val="center"/>
          </w:tcPr>
          <w:p w14:paraId="2A2B975D" w14:textId="03AC23A4" w:rsidR="00803BEA" w:rsidRPr="00B60D70" w:rsidRDefault="009436B9" w:rsidP="00803BEA">
            <w:pPr>
              <w:ind w:right="26"/>
              <w:jc w:val="center"/>
              <w:rPr>
                <w:sz w:val="28"/>
                <w:szCs w:val="28"/>
              </w:rPr>
            </w:pPr>
            <w:r w:rsidRPr="00B60D70">
              <w:rPr>
                <w:sz w:val="28"/>
                <w:szCs w:val="28"/>
              </w:rPr>
              <w:t> </w:t>
            </w:r>
          </w:p>
        </w:tc>
      </w:tr>
      <w:tr w:rsidR="00B60D70" w:rsidRPr="00B60D70" w14:paraId="7D46E252" w14:textId="77777777" w:rsidTr="00932286">
        <w:tc>
          <w:tcPr>
            <w:tcW w:w="1027" w:type="dxa"/>
            <w:tcBorders>
              <w:top w:val="single" w:sz="2" w:space="0" w:color="auto"/>
              <w:bottom w:val="single" w:sz="2" w:space="0" w:color="auto"/>
              <w:right w:val="single" w:sz="2" w:space="0" w:color="auto"/>
            </w:tcBorders>
          </w:tcPr>
          <w:p w14:paraId="4F4A7C93" w14:textId="5CA7E9A3" w:rsidR="00F05977" w:rsidRPr="00B60D70" w:rsidRDefault="00F551BD" w:rsidP="00F05977">
            <w:pPr>
              <w:ind w:left="-24" w:right="-32"/>
              <w:jc w:val="left"/>
              <w:rPr>
                <w:sz w:val="28"/>
                <w:szCs w:val="28"/>
              </w:rPr>
            </w:pPr>
            <w:r w:rsidRPr="00B60D70">
              <w:rPr>
                <w:sz w:val="28"/>
                <w:szCs w:val="28"/>
              </w:rPr>
              <w:t xml:space="preserve">IED </w:t>
            </w:r>
            <w:r w:rsidR="00F05977" w:rsidRPr="00B60D70">
              <w:rPr>
                <w:sz w:val="28"/>
                <w:szCs w:val="28"/>
              </w:rPr>
              <w:t>445</w:t>
            </w:r>
          </w:p>
        </w:tc>
        <w:tc>
          <w:tcPr>
            <w:tcW w:w="3787" w:type="dxa"/>
            <w:gridSpan w:val="2"/>
            <w:tcBorders>
              <w:top w:val="single" w:sz="2" w:space="0" w:color="auto"/>
              <w:left w:val="single" w:sz="2" w:space="0" w:color="auto"/>
              <w:bottom w:val="single" w:sz="2" w:space="0" w:color="auto"/>
              <w:right w:val="single" w:sz="2" w:space="0" w:color="auto"/>
            </w:tcBorders>
          </w:tcPr>
          <w:p w14:paraId="4C40D2C2" w14:textId="77777777" w:rsidR="00520D3B" w:rsidRPr="00B60D70" w:rsidRDefault="00F05977" w:rsidP="00F05977">
            <w:pPr>
              <w:ind w:right="26"/>
              <w:jc w:val="left"/>
              <w:rPr>
                <w:sz w:val="28"/>
                <w:szCs w:val="28"/>
              </w:rPr>
            </w:pPr>
            <w:r w:rsidRPr="00B60D70">
              <w:rPr>
                <w:sz w:val="28"/>
                <w:szCs w:val="28"/>
                <w:cs/>
              </w:rPr>
              <w:t xml:space="preserve">การวิจัยพัฒนาการเรียนรู้เพื่อยกระดับสมรรถนะวิชาชีพ </w:t>
            </w:r>
            <w:r w:rsidR="00F92F69" w:rsidRPr="00B60D70">
              <w:rPr>
                <w:sz w:val="28"/>
                <w:szCs w:val="28"/>
                <w:cs/>
              </w:rPr>
              <w:t>(</w:t>
            </w:r>
            <w:r w:rsidR="00F92F69" w:rsidRPr="00B60D70">
              <w:rPr>
                <w:sz w:val="28"/>
                <w:szCs w:val="28"/>
              </w:rPr>
              <w:t xml:space="preserve">Research on Learning Development to Enhance Professional Competency) </w:t>
            </w:r>
          </w:p>
          <w:p w14:paraId="7799EED0" w14:textId="6DE2278D" w:rsidR="00F05977" w:rsidRPr="00B60D70" w:rsidRDefault="00F05977" w:rsidP="00F05977">
            <w:pPr>
              <w:ind w:right="26"/>
              <w:jc w:val="left"/>
              <w:rPr>
                <w:sz w:val="28"/>
                <w:szCs w:val="28"/>
                <w:cs/>
              </w:rPr>
            </w:pPr>
            <w:r w:rsidRPr="00B60D70">
              <w:rPr>
                <w:sz w:val="28"/>
                <w:szCs w:val="28"/>
              </w:rPr>
              <w:t>3</w:t>
            </w:r>
            <w:r w:rsidR="00520D3B" w:rsidRPr="00B60D70">
              <w:rPr>
                <w:sz w:val="28"/>
                <w:szCs w:val="28"/>
              </w:rPr>
              <w:t xml:space="preserve"> </w:t>
            </w:r>
            <w:r w:rsidRPr="00B60D70">
              <w:rPr>
                <w:sz w:val="28"/>
                <w:szCs w:val="28"/>
              </w:rPr>
              <w:t>(2-2-6)</w:t>
            </w:r>
          </w:p>
        </w:tc>
        <w:tc>
          <w:tcPr>
            <w:tcW w:w="848" w:type="dxa"/>
            <w:tcBorders>
              <w:top w:val="single" w:sz="2" w:space="0" w:color="auto"/>
              <w:left w:val="single" w:sz="2" w:space="0" w:color="auto"/>
              <w:bottom w:val="single" w:sz="2" w:space="0" w:color="auto"/>
              <w:right w:val="single" w:sz="2" w:space="0" w:color="auto"/>
            </w:tcBorders>
          </w:tcPr>
          <w:p w14:paraId="676B927A" w14:textId="29E8126F" w:rsidR="00F05977" w:rsidRPr="00B60D70" w:rsidRDefault="00F05977" w:rsidP="00F05977">
            <w:pPr>
              <w:ind w:right="26"/>
              <w:jc w:val="left"/>
              <w:rPr>
                <w:sz w:val="28"/>
                <w:szCs w:val="28"/>
              </w:rPr>
            </w:pPr>
            <w:r w:rsidRPr="00B60D70">
              <w:rPr>
                <w:sz w:val="28"/>
                <w:szCs w:val="28"/>
              </w:rPr>
              <w:t>CLO1</w:t>
            </w:r>
          </w:p>
        </w:tc>
        <w:tc>
          <w:tcPr>
            <w:tcW w:w="3968" w:type="dxa"/>
            <w:tcBorders>
              <w:top w:val="single" w:sz="2" w:space="0" w:color="auto"/>
              <w:left w:val="single" w:sz="2" w:space="0" w:color="auto"/>
              <w:bottom w:val="single" w:sz="2" w:space="0" w:color="auto"/>
              <w:right w:val="single" w:sz="2" w:space="0" w:color="auto"/>
            </w:tcBorders>
          </w:tcPr>
          <w:p w14:paraId="24DF4856" w14:textId="7DD14086" w:rsidR="00F05977" w:rsidRPr="00B60D70" w:rsidRDefault="00F05977" w:rsidP="00F05977">
            <w:pPr>
              <w:ind w:right="26"/>
              <w:rPr>
                <w:sz w:val="28"/>
                <w:szCs w:val="28"/>
              </w:rPr>
            </w:pPr>
            <w:r w:rsidRPr="00B60D70">
              <w:rPr>
                <w:sz w:val="28"/>
                <w:szCs w:val="28"/>
                <w:cs/>
              </w:rPr>
              <w:t>ระบุกลุ่มเป้าหมาย ระบุตัวแปรที่เป็นปัญหา หรือต้องการพัฒนา และออกแบบเครื่องมือวัดผลตัวแปรได้มาตรฐาน มีคุณภาพตามหลักทฤษฎี</w:t>
            </w:r>
          </w:p>
        </w:tc>
        <w:tc>
          <w:tcPr>
            <w:tcW w:w="852" w:type="dxa"/>
            <w:tcBorders>
              <w:left w:val="single" w:sz="2" w:space="0" w:color="auto"/>
            </w:tcBorders>
            <w:vAlign w:val="center"/>
          </w:tcPr>
          <w:p w14:paraId="24E6C1F1" w14:textId="5FA5521C" w:rsidR="00F05977" w:rsidRPr="00B60D70" w:rsidRDefault="008E28D2" w:rsidP="00F05977">
            <w:pPr>
              <w:ind w:right="26"/>
              <w:jc w:val="center"/>
              <w:rPr>
                <w:sz w:val="28"/>
                <w:szCs w:val="28"/>
              </w:rPr>
            </w:pPr>
            <w:r w:rsidRPr="00B60D70">
              <w:rPr>
                <w:sz w:val="28"/>
                <w:szCs w:val="28"/>
              </w:rPr>
              <w:t> </w:t>
            </w:r>
          </w:p>
        </w:tc>
        <w:tc>
          <w:tcPr>
            <w:tcW w:w="851" w:type="dxa"/>
            <w:vAlign w:val="center"/>
          </w:tcPr>
          <w:p w14:paraId="43AB04F4" w14:textId="644BD8B5" w:rsidR="00F05977" w:rsidRPr="00B60D70" w:rsidRDefault="008E28D2" w:rsidP="00F05977">
            <w:pPr>
              <w:ind w:right="26"/>
              <w:jc w:val="center"/>
              <w:rPr>
                <w:sz w:val="28"/>
                <w:szCs w:val="28"/>
              </w:rPr>
            </w:pPr>
            <w:r w:rsidRPr="00B60D70">
              <w:rPr>
                <w:sz w:val="28"/>
                <w:szCs w:val="28"/>
              </w:rPr>
              <w:t> </w:t>
            </w:r>
          </w:p>
        </w:tc>
        <w:tc>
          <w:tcPr>
            <w:tcW w:w="851" w:type="dxa"/>
            <w:vAlign w:val="center"/>
          </w:tcPr>
          <w:p w14:paraId="12E9ECA5" w14:textId="4CC57E1B" w:rsidR="00F05977" w:rsidRPr="00B60D70" w:rsidRDefault="008E28D2" w:rsidP="00F05977">
            <w:pPr>
              <w:ind w:right="26"/>
              <w:jc w:val="center"/>
              <w:rPr>
                <w:sz w:val="28"/>
                <w:szCs w:val="28"/>
              </w:rPr>
            </w:pPr>
            <w:r w:rsidRPr="00B60D70">
              <w:rPr>
                <w:sz w:val="28"/>
                <w:szCs w:val="28"/>
              </w:rPr>
              <w:t> </w:t>
            </w:r>
          </w:p>
        </w:tc>
        <w:tc>
          <w:tcPr>
            <w:tcW w:w="851" w:type="dxa"/>
            <w:vAlign w:val="center"/>
          </w:tcPr>
          <w:p w14:paraId="33282DEA" w14:textId="0A0F08F6" w:rsidR="00F05977" w:rsidRPr="00B60D70" w:rsidRDefault="008E28D2" w:rsidP="00F05977">
            <w:pPr>
              <w:ind w:right="26"/>
              <w:jc w:val="center"/>
              <w:rPr>
                <w:sz w:val="28"/>
                <w:szCs w:val="28"/>
              </w:rPr>
            </w:pPr>
            <w:r w:rsidRPr="00B60D70">
              <w:rPr>
                <w:sz w:val="28"/>
                <w:szCs w:val="28"/>
              </w:rPr>
              <w:t>B</w:t>
            </w:r>
            <w:r w:rsidR="00F05977" w:rsidRPr="00B60D70">
              <w:rPr>
                <w:sz w:val="28"/>
                <w:szCs w:val="28"/>
              </w:rPr>
              <w:t>-K2</w:t>
            </w:r>
          </w:p>
        </w:tc>
        <w:tc>
          <w:tcPr>
            <w:tcW w:w="854" w:type="dxa"/>
            <w:gridSpan w:val="2"/>
            <w:vAlign w:val="center"/>
          </w:tcPr>
          <w:p w14:paraId="277637C9" w14:textId="7DD7856D" w:rsidR="00F05977" w:rsidRPr="00B60D70" w:rsidRDefault="008E28D2" w:rsidP="00F05977">
            <w:pPr>
              <w:ind w:right="26"/>
              <w:jc w:val="center"/>
              <w:rPr>
                <w:sz w:val="28"/>
                <w:szCs w:val="28"/>
              </w:rPr>
            </w:pPr>
            <w:r w:rsidRPr="00B60D70">
              <w:rPr>
                <w:sz w:val="28"/>
                <w:szCs w:val="28"/>
              </w:rPr>
              <w:t> </w:t>
            </w:r>
          </w:p>
        </w:tc>
      </w:tr>
      <w:tr w:rsidR="00B60D70" w:rsidRPr="00B60D70" w14:paraId="4409D5D9" w14:textId="77777777" w:rsidTr="00932286">
        <w:tc>
          <w:tcPr>
            <w:tcW w:w="1027" w:type="dxa"/>
            <w:tcBorders>
              <w:top w:val="single" w:sz="2" w:space="0" w:color="auto"/>
              <w:bottom w:val="single" w:sz="2" w:space="0" w:color="auto"/>
              <w:right w:val="single" w:sz="2" w:space="0" w:color="auto"/>
            </w:tcBorders>
          </w:tcPr>
          <w:p w14:paraId="6F226735" w14:textId="4A3AB4C2" w:rsidR="00803BEA" w:rsidRPr="00B60D70" w:rsidRDefault="00803BEA" w:rsidP="00803BEA">
            <w:pPr>
              <w:ind w:left="-24" w:right="-32"/>
              <w:jc w:val="left"/>
              <w:rPr>
                <w:sz w:val="28"/>
                <w:szCs w:val="28"/>
              </w:rPr>
            </w:pPr>
          </w:p>
        </w:tc>
        <w:tc>
          <w:tcPr>
            <w:tcW w:w="3787" w:type="dxa"/>
            <w:gridSpan w:val="2"/>
            <w:tcBorders>
              <w:top w:val="single" w:sz="2" w:space="0" w:color="auto"/>
              <w:left w:val="single" w:sz="2" w:space="0" w:color="auto"/>
              <w:bottom w:val="single" w:sz="2" w:space="0" w:color="auto"/>
              <w:right w:val="single" w:sz="2" w:space="0" w:color="auto"/>
            </w:tcBorders>
          </w:tcPr>
          <w:p w14:paraId="15DE586A" w14:textId="74BA5A02" w:rsidR="00803BEA" w:rsidRPr="00B60D70" w:rsidRDefault="00803BEA" w:rsidP="00803BEA">
            <w:pPr>
              <w:ind w:right="26"/>
              <w:jc w:val="left"/>
              <w:rPr>
                <w:sz w:val="28"/>
                <w:szCs w:val="28"/>
                <w:cs/>
                <w:lang w:val="th-TH"/>
              </w:rPr>
            </w:pPr>
          </w:p>
        </w:tc>
        <w:tc>
          <w:tcPr>
            <w:tcW w:w="848" w:type="dxa"/>
            <w:tcBorders>
              <w:top w:val="single" w:sz="2" w:space="0" w:color="auto"/>
              <w:left w:val="single" w:sz="2" w:space="0" w:color="auto"/>
              <w:bottom w:val="single" w:sz="2" w:space="0" w:color="auto"/>
              <w:right w:val="single" w:sz="2" w:space="0" w:color="auto"/>
            </w:tcBorders>
          </w:tcPr>
          <w:p w14:paraId="0DF28D3D" w14:textId="7797643F" w:rsidR="00803BEA" w:rsidRPr="00B60D70" w:rsidRDefault="00803BEA" w:rsidP="00803BEA">
            <w:pPr>
              <w:ind w:right="26"/>
              <w:jc w:val="left"/>
              <w:rPr>
                <w:sz w:val="28"/>
                <w:szCs w:val="28"/>
              </w:rPr>
            </w:pPr>
            <w:r w:rsidRPr="00B60D70">
              <w:rPr>
                <w:sz w:val="28"/>
                <w:szCs w:val="28"/>
              </w:rPr>
              <w:t>CLO2</w:t>
            </w:r>
          </w:p>
        </w:tc>
        <w:tc>
          <w:tcPr>
            <w:tcW w:w="3968" w:type="dxa"/>
            <w:tcBorders>
              <w:top w:val="single" w:sz="2" w:space="0" w:color="auto"/>
              <w:left w:val="single" w:sz="2" w:space="0" w:color="auto"/>
              <w:bottom w:val="single" w:sz="2" w:space="0" w:color="auto"/>
              <w:right w:val="single" w:sz="2" w:space="0" w:color="auto"/>
            </w:tcBorders>
          </w:tcPr>
          <w:p w14:paraId="2D210F83" w14:textId="0BF708F8" w:rsidR="00803BEA" w:rsidRPr="00B60D70" w:rsidRDefault="00803BEA" w:rsidP="00803BEA">
            <w:pPr>
              <w:ind w:right="26"/>
              <w:jc w:val="left"/>
              <w:rPr>
                <w:sz w:val="28"/>
                <w:szCs w:val="28"/>
              </w:rPr>
            </w:pPr>
            <w:r w:rsidRPr="00B60D70">
              <w:rPr>
                <w:sz w:val="28"/>
                <w:szCs w:val="28"/>
                <w:cs/>
              </w:rPr>
              <w:t>ออกแบบการเรียนรู้ประกอบด้วย แผนการจัดการเรียนรู้ กิจกรรม และ สื่อต่าง</w:t>
            </w:r>
            <w:r w:rsidR="00D420AC" w:rsidRPr="00B60D70">
              <w:rPr>
                <w:sz w:val="28"/>
                <w:szCs w:val="28"/>
                <w:cs/>
              </w:rPr>
              <w:t xml:space="preserve"> ๆ</w:t>
            </w:r>
            <w:r w:rsidRPr="00B60D70">
              <w:rPr>
                <w:sz w:val="28"/>
                <w:szCs w:val="28"/>
                <w:cs/>
              </w:rPr>
              <w:t xml:space="preserve"> เพื่อพัฒนาตัวชี้วัดของผลลัพธ์การเรียนรู้ โดยมีหลักการรองรับ</w:t>
            </w:r>
          </w:p>
        </w:tc>
        <w:tc>
          <w:tcPr>
            <w:tcW w:w="852" w:type="dxa"/>
            <w:tcBorders>
              <w:left w:val="single" w:sz="2" w:space="0" w:color="auto"/>
            </w:tcBorders>
            <w:vAlign w:val="center"/>
          </w:tcPr>
          <w:p w14:paraId="685CF0D3" w14:textId="1F1FBD68" w:rsidR="00803BEA" w:rsidRPr="00B60D70" w:rsidRDefault="008E28D2" w:rsidP="00803BEA">
            <w:pPr>
              <w:ind w:right="26"/>
              <w:jc w:val="center"/>
              <w:rPr>
                <w:sz w:val="28"/>
                <w:szCs w:val="28"/>
              </w:rPr>
            </w:pPr>
            <w:r w:rsidRPr="00B60D70">
              <w:rPr>
                <w:sz w:val="28"/>
                <w:szCs w:val="28"/>
              </w:rPr>
              <w:t> </w:t>
            </w:r>
          </w:p>
        </w:tc>
        <w:tc>
          <w:tcPr>
            <w:tcW w:w="851" w:type="dxa"/>
            <w:vAlign w:val="center"/>
          </w:tcPr>
          <w:p w14:paraId="508FBF7E" w14:textId="1FB1F1CF" w:rsidR="00803BEA" w:rsidRPr="00B60D70" w:rsidRDefault="008E28D2" w:rsidP="00803BEA">
            <w:pPr>
              <w:ind w:right="26"/>
              <w:jc w:val="center"/>
              <w:rPr>
                <w:sz w:val="28"/>
                <w:szCs w:val="28"/>
              </w:rPr>
            </w:pPr>
            <w:r w:rsidRPr="00B60D70">
              <w:rPr>
                <w:sz w:val="28"/>
                <w:szCs w:val="28"/>
              </w:rPr>
              <w:t> </w:t>
            </w:r>
          </w:p>
        </w:tc>
        <w:tc>
          <w:tcPr>
            <w:tcW w:w="851" w:type="dxa"/>
            <w:vAlign w:val="center"/>
          </w:tcPr>
          <w:p w14:paraId="35B233BE" w14:textId="0896606E" w:rsidR="00803BEA" w:rsidRPr="00B60D70" w:rsidRDefault="008E28D2" w:rsidP="00803BEA">
            <w:pPr>
              <w:ind w:right="26"/>
              <w:jc w:val="center"/>
              <w:rPr>
                <w:sz w:val="28"/>
                <w:szCs w:val="28"/>
              </w:rPr>
            </w:pPr>
            <w:r w:rsidRPr="00B60D70">
              <w:rPr>
                <w:sz w:val="28"/>
                <w:szCs w:val="28"/>
              </w:rPr>
              <w:t> </w:t>
            </w:r>
          </w:p>
        </w:tc>
        <w:tc>
          <w:tcPr>
            <w:tcW w:w="851" w:type="dxa"/>
            <w:vAlign w:val="center"/>
          </w:tcPr>
          <w:p w14:paraId="1077DA3E" w14:textId="2A86A5AD" w:rsidR="00803BEA" w:rsidRPr="00B60D70" w:rsidRDefault="008E28D2" w:rsidP="00803BEA">
            <w:pPr>
              <w:ind w:right="26"/>
              <w:jc w:val="center"/>
              <w:rPr>
                <w:sz w:val="28"/>
                <w:szCs w:val="28"/>
              </w:rPr>
            </w:pPr>
            <w:r w:rsidRPr="00B60D70">
              <w:rPr>
                <w:sz w:val="28"/>
                <w:szCs w:val="28"/>
              </w:rPr>
              <w:t>B</w:t>
            </w:r>
            <w:r w:rsidR="00803BEA" w:rsidRPr="00B60D70">
              <w:rPr>
                <w:sz w:val="28"/>
                <w:szCs w:val="28"/>
              </w:rPr>
              <w:t>-K2</w:t>
            </w:r>
          </w:p>
        </w:tc>
        <w:tc>
          <w:tcPr>
            <w:tcW w:w="854" w:type="dxa"/>
            <w:gridSpan w:val="2"/>
            <w:vAlign w:val="center"/>
          </w:tcPr>
          <w:p w14:paraId="60FC244F" w14:textId="0A8E985F" w:rsidR="00803BEA" w:rsidRPr="00B60D70" w:rsidRDefault="008E28D2" w:rsidP="00803BEA">
            <w:pPr>
              <w:ind w:right="26"/>
              <w:jc w:val="center"/>
              <w:rPr>
                <w:sz w:val="28"/>
                <w:szCs w:val="28"/>
              </w:rPr>
            </w:pPr>
            <w:r w:rsidRPr="00B60D70">
              <w:rPr>
                <w:sz w:val="28"/>
                <w:szCs w:val="28"/>
              </w:rPr>
              <w:t> </w:t>
            </w:r>
          </w:p>
        </w:tc>
      </w:tr>
      <w:tr w:rsidR="00B60D70" w:rsidRPr="00B60D70" w14:paraId="4EA95775" w14:textId="77777777" w:rsidTr="00932286">
        <w:tc>
          <w:tcPr>
            <w:tcW w:w="1027" w:type="dxa"/>
            <w:tcBorders>
              <w:top w:val="single" w:sz="2" w:space="0" w:color="auto"/>
              <w:bottom w:val="single" w:sz="2" w:space="0" w:color="auto"/>
              <w:right w:val="single" w:sz="2" w:space="0" w:color="auto"/>
            </w:tcBorders>
          </w:tcPr>
          <w:p w14:paraId="23656EDC" w14:textId="4935503E" w:rsidR="00803BEA" w:rsidRPr="00B60D70" w:rsidRDefault="00803BEA" w:rsidP="00803BEA">
            <w:pPr>
              <w:ind w:left="-24" w:right="-32"/>
              <w:jc w:val="left"/>
              <w:rPr>
                <w:sz w:val="28"/>
                <w:szCs w:val="28"/>
              </w:rPr>
            </w:pPr>
          </w:p>
        </w:tc>
        <w:tc>
          <w:tcPr>
            <w:tcW w:w="3787" w:type="dxa"/>
            <w:gridSpan w:val="2"/>
            <w:tcBorders>
              <w:top w:val="single" w:sz="2" w:space="0" w:color="auto"/>
              <w:left w:val="single" w:sz="2" w:space="0" w:color="auto"/>
              <w:bottom w:val="single" w:sz="2" w:space="0" w:color="auto"/>
              <w:right w:val="single" w:sz="2" w:space="0" w:color="auto"/>
            </w:tcBorders>
          </w:tcPr>
          <w:p w14:paraId="055AA632" w14:textId="2C1C06B9" w:rsidR="00803BEA" w:rsidRPr="00B60D70" w:rsidRDefault="00803BEA" w:rsidP="00803BEA">
            <w:pPr>
              <w:ind w:right="26"/>
              <w:jc w:val="left"/>
              <w:rPr>
                <w:sz w:val="28"/>
                <w:szCs w:val="28"/>
                <w:cs/>
              </w:rPr>
            </w:pPr>
          </w:p>
        </w:tc>
        <w:tc>
          <w:tcPr>
            <w:tcW w:w="848" w:type="dxa"/>
            <w:tcBorders>
              <w:top w:val="single" w:sz="2" w:space="0" w:color="auto"/>
              <w:left w:val="single" w:sz="2" w:space="0" w:color="auto"/>
              <w:bottom w:val="single" w:sz="2" w:space="0" w:color="auto"/>
              <w:right w:val="single" w:sz="2" w:space="0" w:color="auto"/>
            </w:tcBorders>
          </w:tcPr>
          <w:p w14:paraId="01A68F74" w14:textId="6AD6CFC3" w:rsidR="00803BEA" w:rsidRPr="00B60D70" w:rsidRDefault="00803BEA" w:rsidP="00803BEA">
            <w:pPr>
              <w:ind w:right="26"/>
              <w:jc w:val="left"/>
              <w:rPr>
                <w:sz w:val="28"/>
                <w:szCs w:val="28"/>
              </w:rPr>
            </w:pPr>
            <w:r w:rsidRPr="00B60D70">
              <w:rPr>
                <w:sz w:val="28"/>
                <w:szCs w:val="28"/>
              </w:rPr>
              <w:t>CLO3</w:t>
            </w:r>
          </w:p>
        </w:tc>
        <w:tc>
          <w:tcPr>
            <w:tcW w:w="3968" w:type="dxa"/>
            <w:tcBorders>
              <w:top w:val="single" w:sz="2" w:space="0" w:color="auto"/>
              <w:left w:val="single" w:sz="2" w:space="0" w:color="auto"/>
              <w:bottom w:val="single" w:sz="2" w:space="0" w:color="auto"/>
              <w:right w:val="single" w:sz="2" w:space="0" w:color="auto"/>
            </w:tcBorders>
          </w:tcPr>
          <w:p w14:paraId="6DDA0CF6" w14:textId="26206D4C" w:rsidR="00803BEA" w:rsidRPr="00B60D70" w:rsidRDefault="00803BEA" w:rsidP="00803BEA">
            <w:pPr>
              <w:ind w:right="26"/>
              <w:jc w:val="left"/>
              <w:rPr>
                <w:sz w:val="28"/>
                <w:szCs w:val="28"/>
              </w:rPr>
            </w:pPr>
            <w:r w:rsidRPr="00B60D70">
              <w:rPr>
                <w:sz w:val="28"/>
                <w:szCs w:val="28"/>
                <w:cs/>
              </w:rPr>
              <w:t>ปฏิบัติการวิจัยพัฒนาสมรรถนะผู้เรียนด้วยการจัดการเรียนรู้ที่บูรณาการทักษะการโค้ชร่วมกับวิธีอื่น เก็บข้อมูล วิเคราะห์ข้อมูลด้วยสถิติที่สอดคล้องกับข้อตกลงเบื้องต้น นำเสนอผลการวิจัย อภิปรายผล และเสนอแนะ ได้กระชับ ครบถ้วน และถูกต้องตามหลักการ</w:t>
            </w:r>
          </w:p>
        </w:tc>
        <w:tc>
          <w:tcPr>
            <w:tcW w:w="852" w:type="dxa"/>
            <w:tcBorders>
              <w:left w:val="single" w:sz="2" w:space="0" w:color="auto"/>
            </w:tcBorders>
            <w:vAlign w:val="center"/>
          </w:tcPr>
          <w:p w14:paraId="61301F92" w14:textId="450DC3CB" w:rsidR="00803BEA" w:rsidRPr="00B60D70" w:rsidRDefault="008E28D2" w:rsidP="00803BEA">
            <w:pPr>
              <w:ind w:right="26"/>
              <w:jc w:val="center"/>
              <w:rPr>
                <w:sz w:val="28"/>
                <w:szCs w:val="28"/>
              </w:rPr>
            </w:pPr>
            <w:r w:rsidRPr="00B60D70">
              <w:rPr>
                <w:sz w:val="28"/>
                <w:szCs w:val="28"/>
              </w:rPr>
              <w:t> </w:t>
            </w:r>
          </w:p>
        </w:tc>
        <w:tc>
          <w:tcPr>
            <w:tcW w:w="851" w:type="dxa"/>
            <w:vAlign w:val="center"/>
          </w:tcPr>
          <w:p w14:paraId="0E380021" w14:textId="3C1D0BA7" w:rsidR="00803BEA" w:rsidRPr="00B60D70" w:rsidRDefault="008E28D2" w:rsidP="00803BEA">
            <w:pPr>
              <w:ind w:right="26"/>
              <w:jc w:val="center"/>
              <w:rPr>
                <w:sz w:val="28"/>
                <w:szCs w:val="28"/>
              </w:rPr>
            </w:pPr>
            <w:r w:rsidRPr="00B60D70">
              <w:rPr>
                <w:sz w:val="28"/>
                <w:szCs w:val="28"/>
              </w:rPr>
              <w:t> </w:t>
            </w:r>
          </w:p>
        </w:tc>
        <w:tc>
          <w:tcPr>
            <w:tcW w:w="851" w:type="dxa"/>
            <w:vAlign w:val="center"/>
          </w:tcPr>
          <w:p w14:paraId="1569AE89" w14:textId="4154D564" w:rsidR="00803BEA" w:rsidRPr="00B60D70" w:rsidRDefault="008E28D2" w:rsidP="00803BEA">
            <w:pPr>
              <w:ind w:right="26"/>
              <w:jc w:val="center"/>
              <w:rPr>
                <w:sz w:val="28"/>
                <w:szCs w:val="28"/>
              </w:rPr>
            </w:pPr>
            <w:r w:rsidRPr="00B60D70">
              <w:rPr>
                <w:sz w:val="28"/>
                <w:szCs w:val="28"/>
              </w:rPr>
              <w:t> </w:t>
            </w:r>
          </w:p>
        </w:tc>
        <w:tc>
          <w:tcPr>
            <w:tcW w:w="851" w:type="dxa"/>
            <w:vAlign w:val="center"/>
          </w:tcPr>
          <w:p w14:paraId="12596842" w14:textId="6F572CB4" w:rsidR="00803BEA" w:rsidRPr="00B60D70" w:rsidRDefault="008E28D2" w:rsidP="00803BEA">
            <w:pPr>
              <w:ind w:right="26"/>
              <w:jc w:val="center"/>
              <w:rPr>
                <w:sz w:val="28"/>
                <w:szCs w:val="28"/>
              </w:rPr>
            </w:pPr>
            <w:r w:rsidRPr="00B60D70">
              <w:rPr>
                <w:sz w:val="28"/>
                <w:szCs w:val="28"/>
              </w:rPr>
              <w:t>B</w:t>
            </w:r>
            <w:r w:rsidR="00803BEA" w:rsidRPr="00B60D70">
              <w:rPr>
                <w:sz w:val="28"/>
                <w:szCs w:val="28"/>
              </w:rPr>
              <w:t>-K2</w:t>
            </w:r>
          </w:p>
        </w:tc>
        <w:tc>
          <w:tcPr>
            <w:tcW w:w="854" w:type="dxa"/>
            <w:gridSpan w:val="2"/>
            <w:vAlign w:val="center"/>
          </w:tcPr>
          <w:p w14:paraId="0B015F15" w14:textId="7E5ADDEA" w:rsidR="00803BEA" w:rsidRPr="00B60D70" w:rsidRDefault="008E28D2" w:rsidP="00803BEA">
            <w:pPr>
              <w:ind w:right="26"/>
              <w:jc w:val="center"/>
              <w:rPr>
                <w:sz w:val="28"/>
                <w:szCs w:val="28"/>
              </w:rPr>
            </w:pPr>
            <w:r w:rsidRPr="00B60D70">
              <w:rPr>
                <w:sz w:val="28"/>
                <w:szCs w:val="28"/>
              </w:rPr>
              <w:t> </w:t>
            </w:r>
          </w:p>
        </w:tc>
      </w:tr>
      <w:tr w:rsidR="00B60D70" w:rsidRPr="00B60D70" w14:paraId="3175FCFB" w14:textId="77777777" w:rsidTr="00932286">
        <w:tc>
          <w:tcPr>
            <w:tcW w:w="1027" w:type="dxa"/>
            <w:tcBorders>
              <w:top w:val="single" w:sz="2" w:space="0" w:color="auto"/>
              <w:bottom w:val="single" w:sz="2" w:space="0" w:color="auto"/>
              <w:right w:val="single" w:sz="2" w:space="0" w:color="auto"/>
            </w:tcBorders>
          </w:tcPr>
          <w:p w14:paraId="111ED4AE" w14:textId="2AF5E85C" w:rsidR="00803BEA" w:rsidRPr="00B60D70" w:rsidRDefault="00B91175" w:rsidP="00803BEA">
            <w:pPr>
              <w:ind w:left="-24" w:right="-32"/>
              <w:jc w:val="left"/>
              <w:rPr>
                <w:sz w:val="28"/>
                <w:szCs w:val="28"/>
              </w:rPr>
            </w:pPr>
            <w:r w:rsidRPr="00B60D70">
              <w:rPr>
                <w:sz w:val="28"/>
                <w:szCs w:val="28"/>
              </w:rPr>
              <w:t xml:space="preserve">CTE </w:t>
            </w:r>
            <w:r w:rsidR="00803BEA" w:rsidRPr="00B60D70">
              <w:rPr>
                <w:sz w:val="28"/>
                <w:szCs w:val="28"/>
              </w:rPr>
              <w:t>398</w:t>
            </w:r>
          </w:p>
        </w:tc>
        <w:tc>
          <w:tcPr>
            <w:tcW w:w="3787" w:type="dxa"/>
            <w:gridSpan w:val="2"/>
            <w:tcBorders>
              <w:top w:val="single" w:sz="2" w:space="0" w:color="auto"/>
              <w:left w:val="single" w:sz="2" w:space="0" w:color="auto"/>
              <w:bottom w:val="single" w:sz="2" w:space="0" w:color="auto"/>
              <w:right w:val="single" w:sz="2" w:space="0" w:color="auto"/>
            </w:tcBorders>
          </w:tcPr>
          <w:p w14:paraId="75C998D3" w14:textId="77777777" w:rsidR="008769A7" w:rsidRPr="00B60D70" w:rsidRDefault="008769A7" w:rsidP="00803BEA">
            <w:pPr>
              <w:ind w:right="26"/>
              <w:jc w:val="left"/>
              <w:rPr>
                <w:sz w:val="28"/>
                <w:szCs w:val="28"/>
              </w:rPr>
            </w:pPr>
            <w:r w:rsidRPr="00B60D70">
              <w:rPr>
                <w:sz w:val="28"/>
                <w:szCs w:val="28"/>
                <w:cs/>
              </w:rPr>
              <w:t>การฝึกประสบการณ์วิชาชีพช่างโยธา 3</w:t>
            </w:r>
          </w:p>
          <w:p w14:paraId="5DCA8316" w14:textId="77777777" w:rsidR="00520D3B" w:rsidRPr="00B60D70" w:rsidRDefault="004117BF" w:rsidP="00803BEA">
            <w:pPr>
              <w:ind w:right="26"/>
              <w:jc w:val="left"/>
              <w:rPr>
                <w:sz w:val="28"/>
                <w:szCs w:val="28"/>
              </w:rPr>
            </w:pPr>
            <w:r w:rsidRPr="00B60D70">
              <w:rPr>
                <w:sz w:val="28"/>
                <w:szCs w:val="28"/>
              </w:rPr>
              <w:t xml:space="preserve">(Experience Learning for Civil Engineer Teacher </w:t>
            </w:r>
            <w:r w:rsidR="00484154" w:rsidRPr="00B60D70">
              <w:rPr>
                <w:sz w:val="28"/>
                <w:szCs w:val="28"/>
              </w:rPr>
              <w:t>III</w:t>
            </w:r>
            <w:r w:rsidRPr="00B60D70">
              <w:rPr>
                <w:sz w:val="28"/>
                <w:szCs w:val="28"/>
              </w:rPr>
              <w:t xml:space="preserve">) </w:t>
            </w:r>
          </w:p>
          <w:p w14:paraId="66D1CA89" w14:textId="5120FEDC" w:rsidR="00803BEA" w:rsidRPr="00B60D70" w:rsidRDefault="00803BEA" w:rsidP="00803BEA">
            <w:pPr>
              <w:ind w:right="26"/>
              <w:jc w:val="left"/>
              <w:rPr>
                <w:sz w:val="28"/>
                <w:szCs w:val="28"/>
                <w:cs/>
                <w:lang w:val="th-TH"/>
              </w:rPr>
            </w:pPr>
            <w:r w:rsidRPr="00B60D70">
              <w:rPr>
                <w:rFonts w:ascii="TH SarabunPSK" w:hAnsi="TH SarabunPSK" w:cs="TH SarabunPSK"/>
                <w:sz w:val="28"/>
                <w:szCs w:val="28"/>
              </w:rPr>
              <w:lastRenderedPageBreak/>
              <w:t>1 (0-</w:t>
            </w:r>
            <w:r w:rsidR="00321D56" w:rsidRPr="00B60D70">
              <w:rPr>
                <w:rFonts w:ascii="TH SarabunPSK" w:hAnsi="TH SarabunPSK" w:cs="TH SarabunPSK"/>
                <w:sz w:val="28"/>
                <w:szCs w:val="28"/>
              </w:rPr>
              <w:t>3</w:t>
            </w:r>
            <w:r w:rsidRPr="00B60D70">
              <w:rPr>
                <w:rFonts w:ascii="TH SarabunPSK" w:hAnsi="TH SarabunPSK" w:cs="TH SarabunPSK"/>
                <w:sz w:val="28"/>
                <w:szCs w:val="28"/>
              </w:rPr>
              <w:t>-3)</w:t>
            </w:r>
          </w:p>
        </w:tc>
        <w:tc>
          <w:tcPr>
            <w:tcW w:w="848" w:type="dxa"/>
            <w:tcBorders>
              <w:top w:val="single" w:sz="2" w:space="0" w:color="auto"/>
              <w:left w:val="single" w:sz="2" w:space="0" w:color="auto"/>
              <w:bottom w:val="single" w:sz="2" w:space="0" w:color="auto"/>
              <w:right w:val="single" w:sz="2" w:space="0" w:color="auto"/>
            </w:tcBorders>
          </w:tcPr>
          <w:p w14:paraId="1953D3DF" w14:textId="6F0B1A01" w:rsidR="00803BEA" w:rsidRPr="00B60D70" w:rsidRDefault="00803BEA" w:rsidP="00803BEA">
            <w:pPr>
              <w:ind w:right="26"/>
              <w:jc w:val="left"/>
              <w:rPr>
                <w:sz w:val="28"/>
                <w:szCs w:val="28"/>
              </w:rPr>
            </w:pPr>
            <w:r w:rsidRPr="00B60D70">
              <w:rPr>
                <w:sz w:val="28"/>
                <w:szCs w:val="28"/>
                <w:u w:val="single"/>
              </w:rPr>
              <w:lastRenderedPageBreak/>
              <w:t>CLO1</w:t>
            </w:r>
            <w:r w:rsidR="003D2E46" w:rsidRPr="00B60D70">
              <w:rPr>
                <w:sz w:val="28"/>
                <w:szCs w:val="28"/>
                <w:u w:val="single"/>
              </w:rPr>
              <w:t>*</w:t>
            </w:r>
          </w:p>
        </w:tc>
        <w:tc>
          <w:tcPr>
            <w:tcW w:w="3968" w:type="dxa"/>
            <w:tcBorders>
              <w:top w:val="single" w:sz="2" w:space="0" w:color="auto"/>
              <w:left w:val="single" w:sz="2" w:space="0" w:color="auto"/>
              <w:bottom w:val="single" w:sz="2" w:space="0" w:color="auto"/>
              <w:right w:val="single" w:sz="2" w:space="0" w:color="auto"/>
            </w:tcBorders>
          </w:tcPr>
          <w:p w14:paraId="3FF3CD48" w14:textId="2A34A753" w:rsidR="00803BEA" w:rsidRPr="00B60D70" w:rsidRDefault="00803BEA" w:rsidP="00803BEA">
            <w:pPr>
              <w:ind w:right="26"/>
              <w:jc w:val="left"/>
              <w:rPr>
                <w:sz w:val="28"/>
                <w:szCs w:val="28"/>
              </w:rPr>
            </w:pPr>
            <w:r w:rsidRPr="00B60D70">
              <w:rPr>
                <w:sz w:val="28"/>
                <w:szCs w:val="28"/>
                <w:u w:val="single"/>
                <w:cs/>
              </w:rPr>
              <w:t>ระบุปัญหาเกี่ยวกับในการเรียนรู้ของผู้เรียนได้อย่างถูกต้อง</w:t>
            </w:r>
          </w:p>
        </w:tc>
        <w:tc>
          <w:tcPr>
            <w:tcW w:w="852" w:type="dxa"/>
            <w:tcBorders>
              <w:left w:val="single" w:sz="2" w:space="0" w:color="auto"/>
            </w:tcBorders>
            <w:vAlign w:val="center"/>
          </w:tcPr>
          <w:p w14:paraId="071710A3" w14:textId="4103E03D" w:rsidR="00803BEA" w:rsidRPr="00B60D70" w:rsidRDefault="003D2E46" w:rsidP="00803BEA">
            <w:pPr>
              <w:ind w:right="26"/>
              <w:jc w:val="center"/>
              <w:rPr>
                <w:sz w:val="28"/>
                <w:szCs w:val="28"/>
              </w:rPr>
            </w:pPr>
            <w:r w:rsidRPr="00B60D70">
              <w:rPr>
                <w:sz w:val="28"/>
                <w:szCs w:val="28"/>
              </w:rPr>
              <w:t> </w:t>
            </w:r>
          </w:p>
        </w:tc>
        <w:tc>
          <w:tcPr>
            <w:tcW w:w="851" w:type="dxa"/>
            <w:vAlign w:val="center"/>
          </w:tcPr>
          <w:p w14:paraId="1AE5E9A6" w14:textId="4CBE49C5" w:rsidR="00803BEA" w:rsidRPr="00B60D70" w:rsidRDefault="003D2E46" w:rsidP="00803BEA">
            <w:pPr>
              <w:ind w:right="26"/>
              <w:jc w:val="center"/>
              <w:rPr>
                <w:sz w:val="28"/>
                <w:szCs w:val="28"/>
              </w:rPr>
            </w:pPr>
            <w:r w:rsidRPr="00B60D70">
              <w:rPr>
                <w:sz w:val="28"/>
                <w:szCs w:val="28"/>
              </w:rPr>
              <w:t> </w:t>
            </w:r>
          </w:p>
        </w:tc>
        <w:tc>
          <w:tcPr>
            <w:tcW w:w="851" w:type="dxa"/>
            <w:vAlign w:val="center"/>
          </w:tcPr>
          <w:p w14:paraId="01415422" w14:textId="3B20DA97" w:rsidR="00803BEA" w:rsidRPr="00B60D70" w:rsidRDefault="003D2E46" w:rsidP="00803BEA">
            <w:pPr>
              <w:ind w:right="26"/>
              <w:jc w:val="center"/>
              <w:rPr>
                <w:sz w:val="28"/>
                <w:szCs w:val="28"/>
              </w:rPr>
            </w:pPr>
            <w:r w:rsidRPr="00B60D70">
              <w:rPr>
                <w:sz w:val="28"/>
                <w:szCs w:val="28"/>
              </w:rPr>
              <w:t> </w:t>
            </w:r>
          </w:p>
        </w:tc>
        <w:tc>
          <w:tcPr>
            <w:tcW w:w="851" w:type="dxa"/>
            <w:vAlign w:val="center"/>
          </w:tcPr>
          <w:p w14:paraId="42455320" w14:textId="0ED87ADB" w:rsidR="00803BEA" w:rsidRPr="00B60D70" w:rsidRDefault="00803BEA" w:rsidP="00803BEA">
            <w:pPr>
              <w:ind w:right="26"/>
              <w:jc w:val="center"/>
              <w:rPr>
                <w:sz w:val="28"/>
                <w:szCs w:val="28"/>
              </w:rPr>
            </w:pPr>
            <w:r w:rsidRPr="00B60D70">
              <w:rPr>
                <w:sz w:val="28"/>
                <w:szCs w:val="28"/>
              </w:rPr>
              <w:t>P-M1</w:t>
            </w:r>
          </w:p>
        </w:tc>
        <w:tc>
          <w:tcPr>
            <w:tcW w:w="854" w:type="dxa"/>
            <w:gridSpan w:val="2"/>
            <w:vAlign w:val="center"/>
          </w:tcPr>
          <w:p w14:paraId="7892C3FF" w14:textId="21EDE739" w:rsidR="00803BEA" w:rsidRPr="00B60D70" w:rsidRDefault="003D2E46" w:rsidP="00803BEA">
            <w:pPr>
              <w:ind w:right="26"/>
              <w:jc w:val="center"/>
              <w:rPr>
                <w:sz w:val="28"/>
                <w:szCs w:val="28"/>
              </w:rPr>
            </w:pPr>
            <w:r w:rsidRPr="00B60D70">
              <w:rPr>
                <w:sz w:val="28"/>
                <w:szCs w:val="28"/>
              </w:rPr>
              <w:t> </w:t>
            </w:r>
          </w:p>
        </w:tc>
      </w:tr>
      <w:tr w:rsidR="00B60D70" w:rsidRPr="00B60D70" w14:paraId="646C74BB" w14:textId="77777777" w:rsidTr="008B0D05">
        <w:tc>
          <w:tcPr>
            <w:tcW w:w="1027" w:type="dxa"/>
            <w:tcBorders>
              <w:top w:val="single" w:sz="2" w:space="0" w:color="auto"/>
              <w:bottom w:val="single" w:sz="2" w:space="0" w:color="auto"/>
              <w:right w:val="single" w:sz="2" w:space="0" w:color="auto"/>
            </w:tcBorders>
          </w:tcPr>
          <w:p w14:paraId="518D117F" w14:textId="063010F8" w:rsidR="00803BEA" w:rsidRPr="00B60D70" w:rsidRDefault="00803BEA" w:rsidP="00803BEA">
            <w:pPr>
              <w:ind w:left="-24" w:right="-32"/>
              <w:jc w:val="left"/>
              <w:rPr>
                <w:sz w:val="28"/>
                <w:szCs w:val="28"/>
              </w:rPr>
            </w:pPr>
          </w:p>
        </w:tc>
        <w:tc>
          <w:tcPr>
            <w:tcW w:w="3787" w:type="dxa"/>
            <w:gridSpan w:val="2"/>
            <w:tcBorders>
              <w:top w:val="single" w:sz="2" w:space="0" w:color="auto"/>
              <w:left w:val="single" w:sz="2" w:space="0" w:color="auto"/>
              <w:bottom w:val="single" w:sz="2" w:space="0" w:color="auto"/>
              <w:right w:val="single" w:sz="2" w:space="0" w:color="auto"/>
            </w:tcBorders>
          </w:tcPr>
          <w:p w14:paraId="2BE527DA" w14:textId="65659C75" w:rsidR="00803BEA" w:rsidRPr="00B60D70" w:rsidRDefault="00803BEA" w:rsidP="00803BEA">
            <w:pPr>
              <w:ind w:right="26"/>
              <w:jc w:val="left"/>
              <w:rPr>
                <w:sz w:val="28"/>
                <w:szCs w:val="28"/>
                <w:cs/>
              </w:rPr>
            </w:pPr>
          </w:p>
        </w:tc>
        <w:tc>
          <w:tcPr>
            <w:tcW w:w="848" w:type="dxa"/>
            <w:tcBorders>
              <w:top w:val="single" w:sz="2" w:space="0" w:color="auto"/>
              <w:left w:val="single" w:sz="2" w:space="0" w:color="auto"/>
              <w:bottom w:val="single" w:sz="2" w:space="0" w:color="auto"/>
              <w:right w:val="single" w:sz="2" w:space="0" w:color="auto"/>
            </w:tcBorders>
          </w:tcPr>
          <w:p w14:paraId="1136B38F" w14:textId="39746053" w:rsidR="00803BEA" w:rsidRPr="00B60D70" w:rsidRDefault="00803BEA" w:rsidP="00803BEA">
            <w:pPr>
              <w:ind w:right="26"/>
              <w:jc w:val="left"/>
              <w:rPr>
                <w:sz w:val="28"/>
                <w:szCs w:val="28"/>
              </w:rPr>
            </w:pPr>
            <w:r w:rsidRPr="00B60D70">
              <w:rPr>
                <w:sz w:val="28"/>
                <w:szCs w:val="28"/>
                <w:u w:val="single"/>
              </w:rPr>
              <w:t>CLO2*</w:t>
            </w:r>
          </w:p>
        </w:tc>
        <w:tc>
          <w:tcPr>
            <w:tcW w:w="3968" w:type="dxa"/>
            <w:tcBorders>
              <w:top w:val="single" w:sz="2" w:space="0" w:color="auto"/>
              <w:left w:val="single" w:sz="2" w:space="0" w:color="auto"/>
              <w:bottom w:val="single" w:sz="2" w:space="0" w:color="auto"/>
              <w:right w:val="single" w:sz="2" w:space="0" w:color="auto"/>
            </w:tcBorders>
          </w:tcPr>
          <w:p w14:paraId="7A9334DC" w14:textId="2C0F38B9" w:rsidR="00803BEA" w:rsidRPr="00B60D70" w:rsidRDefault="00803BEA" w:rsidP="00803BEA">
            <w:pPr>
              <w:ind w:right="26"/>
              <w:jc w:val="left"/>
              <w:rPr>
                <w:sz w:val="28"/>
                <w:szCs w:val="28"/>
              </w:rPr>
            </w:pPr>
            <w:r w:rsidRPr="00B60D70">
              <w:rPr>
                <w:sz w:val="28"/>
                <w:szCs w:val="28"/>
                <w:u w:val="single"/>
                <w:cs/>
              </w:rPr>
              <w:t>พัฒนาตนเองด้วยการแสวงหาความรู้ด้วยตนเอง ผ่านการสังเกตในสถานศึกษาในระดับอาชีวศึกษาเกี่ยวกับการจัดการเรียนรู้และการ</w:t>
            </w:r>
            <w:r w:rsidR="00030031" w:rsidRPr="00B60D70">
              <w:rPr>
                <w:rFonts w:hint="cs"/>
                <w:sz w:val="28"/>
                <w:szCs w:val="28"/>
                <w:u w:val="single"/>
                <w:cs/>
              </w:rPr>
              <w:t>กำ</w:t>
            </w:r>
            <w:r w:rsidRPr="00B60D70">
              <w:rPr>
                <w:sz w:val="28"/>
                <w:szCs w:val="28"/>
                <w:u w:val="single"/>
                <w:cs/>
              </w:rPr>
              <w:t>กับดูแลผู้เรียนของครูช่างโยธา</w:t>
            </w:r>
          </w:p>
        </w:tc>
        <w:tc>
          <w:tcPr>
            <w:tcW w:w="852" w:type="dxa"/>
            <w:tcBorders>
              <w:left w:val="single" w:sz="2" w:space="0" w:color="auto"/>
            </w:tcBorders>
          </w:tcPr>
          <w:p w14:paraId="7C5FD9CC" w14:textId="50B2AEEF" w:rsidR="00803BEA" w:rsidRPr="00B60D70" w:rsidRDefault="00803BEA" w:rsidP="00803BEA">
            <w:pPr>
              <w:ind w:right="26"/>
              <w:jc w:val="center"/>
              <w:rPr>
                <w:sz w:val="28"/>
                <w:szCs w:val="28"/>
              </w:rPr>
            </w:pPr>
          </w:p>
        </w:tc>
        <w:tc>
          <w:tcPr>
            <w:tcW w:w="851" w:type="dxa"/>
          </w:tcPr>
          <w:p w14:paraId="04336D4F" w14:textId="19CFB72B" w:rsidR="00803BEA" w:rsidRPr="00B60D70" w:rsidRDefault="00803BEA" w:rsidP="00803BEA">
            <w:pPr>
              <w:ind w:right="26"/>
              <w:jc w:val="center"/>
              <w:rPr>
                <w:sz w:val="28"/>
                <w:szCs w:val="28"/>
              </w:rPr>
            </w:pPr>
          </w:p>
        </w:tc>
        <w:tc>
          <w:tcPr>
            <w:tcW w:w="851" w:type="dxa"/>
          </w:tcPr>
          <w:p w14:paraId="43F52F77" w14:textId="23CD6606" w:rsidR="00803BEA" w:rsidRPr="00B60D70" w:rsidRDefault="00803BEA" w:rsidP="00803BEA">
            <w:pPr>
              <w:ind w:right="26"/>
              <w:jc w:val="center"/>
              <w:rPr>
                <w:sz w:val="28"/>
                <w:szCs w:val="28"/>
              </w:rPr>
            </w:pPr>
          </w:p>
        </w:tc>
        <w:tc>
          <w:tcPr>
            <w:tcW w:w="851" w:type="dxa"/>
          </w:tcPr>
          <w:p w14:paraId="302AB1D0" w14:textId="1F7D4504" w:rsidR="00803BEA" w:rsidRPr="00B60D70" w:rsidRDefault="00803BEA" w:rsidP="00803BEA">
            <w:pPr>
              <w:ind w:right="26"/>
              <w:jc w:val="center"/>
              <w:rPr>
                <w:sz w:val="28"/>
                <w:szCs w:val="28"/>
              </w:rPr>
            </w:pPr>
          </w:p>
        </w:tc>
        <w:tc>
          <w:tcPr>
            <w:tcW w:w="854" w:type="dxa"/>
            <w:gridSpan w:val="2"/>
          </w:tcPr>
          <w:p w14:paraId="70F43A46" w14:textId="2B8BDBF3" w:rsidR="00803BEA" w:rsidRPr="00B60D70" w:rsidRDefault="00803BEA" w:rsidP="00803BEA">
            <w:pPr>
              <w:ind w:right="26"/>
              <w:jc w:val="center"/>
              <w:rPr>
                <w:sz w:val="28"/>
                <w:szCs w:val="28"/>
              </w:rPr>
            </w:pPr>
            <w:r w:rsidRPr="00B60D70">
              <w:rPr>
                <w:sz w:val="28"/>
                <w:szCs w:val="28"/>
                <w:u w:val="single"/>
              </w:rPr>
              <w:t>P-M1</w:t>
            </w:r>
          </w:p>
        </w:tc>
      </w:tr>
      <w:tr w:rsidR="00B60D70" w:rsidRPr="00B60D70" w14:paraId="70A43089" w14:textId="77777777" w:rsidTr="00932286">
        <w:tc>
          <w:tcPr>
            <w:tcW w:w="1027" w:type="dxa"/>
            <w:tcBorders>
              <w:top w:val="single" w:sz="2" w:space="0" w:color="auto"/>
              <w:bottom w:val="single" w:sz="2" w:space="0" w:color="auto"/>
              <w:right w:val="single" w:sz="2" w:space="0" w:color="auto"/>
            </w:tcBorders>
          </w:tcPr>
          <w:p w14:paraId="2CCCCD7E" w14:textId="2B6F4224" w:rsidR="00803BEA" w:rsidRPr="00B60D70" w:rsidRDefault="00803BEA" w:rsidP="00803BEA">
            <w:pPr>
              <w:ind w:left="-24" w:right="-32"/>
              <w:jc w:val="left"/>
              <w:rPr>
                <w:sz w:val="28"/>
                <w:szCs w:val="28"/>
              </w:rPr>
            </w:pPr>
          </w:p>
        </w:tc>
        <w:tc>
          <w:tcPr>
            <w:tcW w:w="3787" w:type="dxa"/>
            <w:gridSpan w:val="2"/>
            <w:tcBorders>
              <w:top w:val="single" w:sz="2" w:space="0" w:color="auto"/>
              <w:left w:val="single" w:sz="2" w:space="0" w:color="auto"/>
              <w:bottom w:val="single" w:sz="2" w:space="0" w:color="auto"/>
              <w:right w:val="single" w:sz="2" w:space="0" w:color="auto"/>
            </w:tcBorders>
          </w:tcPr>
          <w:p w14:paraId="47F4136B" w14:textId="7D07B31C" w:rsidR="00803BEA" w:rsidRPr="00B60D70" w:rsidRDefault="00803BEA" w:rsidP="00803BEA">
            <w:pPr>
              <w:ind w:right="26"/>
              <w:jc w:val="left"/>
              <w:rPr>
                <w:sz w:val="28"/>
                <w:szCs w:val="28"/>
                <w:cs/>
              </w:rPr>
            </w:pPr>
          </w:p>
        </w:tc>
        <w:tc>
          <w:tcPr>
            <w:tcW w:w="848" w:type="dxa"/>
            <w:tcBorders>
              <w:top w:val="single" w:sz="2" w:space="0" w:color="auto"/>
              <w:left w:val="single" w:sz="2" w:space="0" w:color="auto"/>
              <w:bottom w:val="single" w:sz="2" w:space="0" w:color="auto"/>
              <w:right w:val="single" w:sz="2" w:space="0" w:color="auto"/>
            </w:tcBorders>
          </w:tcPr>
          <w:p w14:paraId="7999D5FF" w14:textId="20B2ACE9" w:rsidR="00803BEA" w:rsidRPr="00B60D70" w:rsidRDefault="00803BEA" w:rsidP="00803BEA">
            <w:pPr>
              <w:ind w:right="26"/>
              <w:jc w:val="left"/>
              <w:rPr>
                <w:sz w:val="28"/>
                <w:szCs w:val="28"/>
              </w:rPr>
            </w:pPr>
            <w:r w:rsidRPr="00B60D70">
              <w:rPr>
                <w:sz w:val="28"/>
                <w:szCs w:val="28"/>
              </w:rPr>
              <w:t>CLO3</w:t>
            </w:r>
          </w:p>
        </w:tc>
        <w:tc>
          <w:tcPr>
            <w:tcW w:w="3968" w:type="dxa"/>
            <w:tcBorders>
              <w:top w:val="single" w:sz="2" w:space="0" w:color="auto"/>
              <w:left w:val="single" w:sz="2" w:space="0" w:color="auto"/>
              <w:bottom w:val="single" w:sz="2" w:space="0" w:color="auto"/>
              <w:right w:val="single" w:sz="2" w:space="0" w:color="auto"/>
            </w:tcBorders>
          </w:tcPr>
          <w:p w14:paraId="1DB38795" w14:textId="7A3019BA" w:rsidR="00803BEA" w:rsidRPr="00B60D70" w:rsidRDefault="00803BEA" w:rsidP="00803BEA">
            <w:pPr>
              <w:ind w:right="26"/>
              <w:jc w:val="left"/>
              <w:rPr>
                <w:sz w:val="28"/>
                <w:szCs w:val="28"/>
              </w:rPr>
            </w:pPr>
            <w:r w:rsidRPr="00B60D70">
              <w:rPr>
                <w:sz w:val="28"/>
                <w:szCs w:val="28"/>
                <w:cs/>
              </w:rPr>
              <w:t>อธิบายถึงคุณค่าวิชาชีพของครูช่างโยธาในการพัฒนาผู้เรียนและการพัฒนากำลังคนในวิชาชีพช่างโยธา</w:t>
            </w:r>
          </w:p>
        </w:tc>
        <w:tc>
          <w:tcPr>
            <w:tcW w:w="852" w:type="dxa"/>
            <w:tcBorders>
              <w:left w:val="single" w:sz="2" w:space="0" w:color="auto"/>
            </w:tcBorders>
            <w:vAlign w:val="center"/>
          </w:tcPr>
          <w:p w14:paraId="0B6520FF" w14:textId="2257EC4F" w:rsidR="00803BEA" w:rsidRPr="00B60D70" w:rsidRDefault="003D2E46" w:rsidP="00803BEA">
            <w:pPr>
              <w:ind w:right="26"/>
              <w:jc w:val="center"/>
              <w:rPr>
                <w:sz w:val="28"/>
                <w:szCs w:val="28"/>
              </w:rPr>
            </w:pPr>
            <w:r w:rsidRPr="00B60D70">
              <w:rPr>
                <w:sz w:val="28"/>
                <w:szCs w:val="28"/>
              </w:rPr>
              <w:t> </w:t>
            </w:r>
          </w:p>
        </w:tc>
        <w:tc>
          <w:tcPr>
            <w:tcW w:w="851" w:type="dxa"/>
            <w:vAlign w:val="center"/>
          </w:tcPr>
          <w:p w14:paraId="41AF7D26" w14:textId="22115BC2" w:rsidR="00803BEA" w:rsidRPr="00B60D70" w:rsidRDefault="003D2E46" w:rsidP="00803BEA">
            <w:pPr>
              <w:ind w:right="26"/>
              <w:jc w:val="center"/>
              <w:rPr>
                <w:sz w:val="28"/>
                <w:szCs w:val="28"/>
              </w:rPr>
            </w:pPr>
            <w:r w:rsidRPr="00B60D70">
              <w:rPr>
                <w:sz w:val="28"/>
                <w:szCs w:val="28"/>
              </w:rPr>
              <w:t> </w:t>
            </w:r>
          </w:p>
        </w:tc>
        <w:tc>
          <w:tcPr>
            <w:tcW w:w="851" w:type="dxa"/>
            <w:vAlign w:val="center"/>
          </w:tcPr>
          <w:p w14:paraId="04610296" w14:textId="0EF9D8C7" w:rsidR="00803BEA" w:rsidRPr="00B60D70" w:rsidRDefault="003D2E46" w:rsidP="00803BEA">
            <w:pPr>
              <w:ind w:right="26"/>
              <w:jc w:val="center"/>
              <w:rPr>
                <w:sz w:val="28"/>
                <w:szCs w:val="28"/>
              </w:rPr>
            </w:pPr>
            <w:r w:rsidRPr="00B60D70">
              <w:rPr>
                <w:sz w:val="28"/>
                <w:szCs w:val="28"/>
              </w:rPr>
              <w:t> </w:t>
            </w:r>
          </w:p>
        </w:tc>
        <w:tc>
          <w:tcPr>
            <w:tcW w:w="851" w:type="dxa"/>
            <w:vAlign w:val="center"/>
          </w:tcPr>
          <w:p w14:paraId="18ACD790" w14:textId="21FDFFB8" w:rsidR="00803BEA" w:rsidRPr="00B60D70" w:rsidRDefault="003D2E46" w:rsidP="00803BEA">
            <w:pPr>
              <w:ind w:right="26"/>
              <w:jc w:val="center"/>
              <w:rPr>
                <w:sz w:val="28"/>
                <w:szCs w:val="28"/>
              </w:rPr>
            </w:pPr>
            <w:r w:rsidRPr="00B60D70">
              <w:rPr>
                <w:sz w:val="28"/>
                <w:szCs w:val="28"/>
              </w:rPr>
              <w:t> </w:t>
            </w:r>
          </w:p>
        </w:tc>
        <w:tc>
          <w:tcPr>
            <w:tcW w:w="854" w:type="dxa"/>
            <w:gridSpan w:val="2"/>
            <w:vAlign w:val="center"/>
          </w:tcPr>
          <w:p w14:paraId="39D66317" w14:textId="6CBCFEB4" w:rsidR="00803BEA" w:rsidRPr="00B60D70" w:rsidRDefault="00803BEA" w:rsidP="00803BEA">
            <w:pPr>
              <w:ind w:right="26"/>
              <w:jc w:val="center"/>
              <w:rPr>
                <w:sz w:val="28"/>
                <w:szCs w:val="28"/>
              </w:rPr>
            </w:pPr>
            <w:r w:rsidRPr="00B60D70">
              <w:rPr>
                <w:sz w:val="28"/>
                <w:szCs w:val="28"/>
              </w:rPr>
              <w:t>P-K3</w:t>
            </w:r>
          </w:p>
        </w:tc>
      </w:tr>
      <w:tr w:rsidR="00B60D70" w:rsidRPr="00B60D70" w14:paraId="08DEF8E9" w14:textId="77777777" w:rsidTr="00932286">
        <w:tc>
          <w:tcPr>
            <w:tcW w:w="1027" w:type="dxa"/>
            <w:tcBorders>
              <w:top w:val="single" w:sz="2" w:space="0" w:color="auto"/>
              <w:bottom w:val="single" w:sz="2" w:space="0" w:color="auto"/>
              <w:right w:val="single" w:sz="2" w:space="0" w:color="auto"/>
            </w:tcBorders>
          </w:tcPr>
          <w:p w14:paraId="16E6A39E" w14:textId="44CD637B" w:rsidR="00803BEA" w:rsidRPr="00B60D70" w:rsidRDefault="00B91175" w:rsidP="00803BEA">
            <w:pPr>
              <w:ind w:left="-24" w:right="-32"/>
              <w:jc w:val="left"/>
              <w:rPr>
                <w:sz w:val="28"/>
                <w:szCs w:val="28"/>
              </w:rPr>
            </w:pPr>
            <w:r w:rsidRPr="00B60D70">
              <w:rPr>
                <w:sz w:val="28"/>
                <w:szCs w:val="28"/>
              </w:rPr>
              <w:t xml:space="preserve">CTE </w:t>
            </w:r>
            <w:r w:rsidR="00803BEA" w:rsidRPr="00B60D70">
              <w:rPr>
                <w:sz w:val="28"/>
                <w:szCs w:val="28"/>
              </w:rPr>
              <w:t>351</w:t>
            </w:r>
          </w:p>
        </w:tc>
        <w:tc>
          <w:tcPr>
            <w:tcW w:w="3787" w:type="dxa"/>
            <w:gridSpan w:val="2"/>
            <w:tcBorders>
              <w:top w:val="single" w:sz="2" w:space="0" w:color="auto"/>
              <w:left w:val="single" w:sz="2" w:space="0" w:color="auto"/>
              <w:bottom w:val="single" w:sz="2" w:space="0" w:color="auto"/>
              <w:right w:val="single" w:sz="2" w:space="0" w:color="auto"/>
            </w:tcBorders>
          </w:tcPr>
          <w:p w14:paraId="38FDEC07" w14:textId="77777777" w:rsidR="00520D3B" w:rsidRPr="00B60D70" w:rsidRDefault="00803BEA" w:rsidP="00803BEA">
            <w:pPr>
              <w:ind w:right="26"/>
              <w:jc w:val="left"/>
              <w:rPr>
                <w:sz w:val="28"/>
                <w:szCs w:val="28"/>
              </w:rPr>
            </w:pPr>
            <w:r w:rsidRPr="00B60D70">
              <w:rPr>
                <w:sz w:val="28"/>
                <w:szCs w:val="28"/>
                <w:cs/>
              </w:rPr>
              <w:t>กลศาสตร์ของดิน (</w:t>
            </w:r>
            <w:r w:rsidRPr="00B60D70">
              <w:rPr>
                <w:sz w:val="28"/>
                <w:szCs w:val="28"/>
              </w:rPr>
              <w:t xml:space="preserve">Soil Mechanics) </w:t>
            </w:r>
          </w:p>
          <w:p w14:paraId="291F940E" w14:textId="3D13BB1C" w:rsidR="00803BEA" w:rsidRPr="00B60D70" w:rsidRDefault="00803BEA" w:rsidP="00803BEA">
            <w:pPr>
              <w:ind w:right="26"/>
              <w:jc w:val="left"/>
              <w:rPr>
                <w:sz w:val="28"/>
                <w:szCs w:val="28"/>
                <w:cs/>
              </w:rPr>
            </w:pPr>
            <w:r w:rsidRPr="00B60D70">
              <w:rPr>
                <w:sz w:val="28"/>
                <w:szCs w:val="28"/>
              </w:rPr>
              <w:t>3 (3-0-6)</w:t>
            </w:r>
          </w:p>
        </w:tc>
        <w:tc>
          <w:tcPr>
            <w:tcW w:w="848" w:type="dxa"/>
            <w:tcBorders>
              <w:top w:val="single" w:sz="2" w:space="0" w:color="auto"/>
              <w:left w:val="single" w:sz="2" w:space="0" w:color="auto"/>
              <w:bottom w:val="single" w:sz="2" w:space="0" w:color="auto"/>
              <w:right w:val="single" w:sz="2" w:space="0" w:color="auto"/>
            </w:tcBorders>
          </w:tcPr>
          <w:p w14:paraId="3B7FA4A5" w14:textId="0AA4FB13" w:rsidR="00803BEA" w:rsidRPr="00B60D70" w:rsidRDefault="00803BEA" w:rsidP="00803BEA">
            <w:pPr>
              <w:ind w:right="26"/>
              <w:jc w:val="left"/>
              <w:rPr>
                <w:sz w:val="28"/>
                <w:szCs w:val="28"/>
              </w:rPr>
            </w:pPr>
            <w:r w:rsidRPr="00B60D70">
              <w:rPr>
                <w:sz w:val="28"/>
                <w:szCs w:val="28"/>
              </w:rPr>
              <w:t>CLO1*</w:t>
            </w:r>
          </w:p>
        </w:tc>
        <w:tc>
          <w:tcPr>
            <w:tcW w:w="3968" w:type="dxa"/>
            <w:tcBorders>
              <w:top w:val="single" w:sz="2" w:space="0" w:color="auto"/>
              <w:left w:val="single" w:sz="2" w:space="0" w:color="auto"/>
              <w:bottom w:val="single" w:sz="2" w:space="0" w:color="auto"/>
              <w:right w:val="single" w:sz="2" w:space="0" w:color="auto"/>
            </w:tcBorders>
          </w:tcPr>
          <w:p w14:paraId="2ADC1354" w14:textId="2C9AC753" w:rsidR="00803BEA" w:rsidRPr="00B60D70" w:rsidRDefault="00803BEA" w:rsidP="00803BEA">
            <w:pPr>
              <w:ind w:right="26"/>
              <w:jc w:val="left"/>
              <w:rPr>
                <w:sz w:val="28"/>
                <w:szCs w:val="28"/>
              </w:rPr>
            </w:pPr>
            <w:r w:rsidRPr="00B60D70">
              <w:rPr>
                <w:sz w:val="28"/>
                <w:szCs w:val="28"/>
                <w:cs/>
              </w:rPr>
              <w:t>อธิบายการกำเนิดดิน คุณสมบัติของดินในทางวิศวกรรม จำแนกประเภทของดินในทางวิศวกรรม การบดอัดดินได้ และเลือกนำไปใช้งานทางวิศวกรรมให้เหมาะสม</w:t>
            </w:r>
          </w:p>
        </w:tc>
        <w:tc>
          <w:tcPr>
            <w:tcW w:w="852" w:type="dxa"/>
            <w:tcBorders>
              <w:left w:val="single" w:sz="2" w:space="0" w:color="auto"/>
            </w:tcBorders>
            <w:vAlign w:val="center"/>
          </w:tcPr>
          <w:p w14:paraId="57DE38A2" w14:textId="76C3B04A" w:rsidR="00803BEA" w:rsidRPr="00B60D70" w:rsidRDefault="00803BEA" w:rsidP="00803BEA">
            <w:pPr>
              <w:ind w:right="26"/>
              <w:jc w:val="center"/>
              <w:rPr>
                <w:sz w:val="28"/>
                <w:szCs w:val="28"/>
              </w:rPr>
            </w:pPr>
            <w:r w:rsidRPr="00B60D70">
              <w:rPr>
                <w:sz w:val="28"/>
                <w:szCs w:val="28"/>
              </w:rPr>
              <w:t>P-K2</w:t>
            </w:r>
          </w:p>
        </w:tc>
        <w:tc>
          <w:tcPr>
            <w:tcW w:w="851" w:type="dxa"/>
            <w:vAlign w:val="center"/>
          </w:tcPr>
          <w:p w14:paraId="032F84C2" w14:textId="4C4EF70D" w:rsidR="00803BEA" w:rsidRPr="00B60D70" w:rsidRDefault="003D2E46" w:rsidP="00803BEA">
            <w:pPr>
              <w:ind w:right="26"/>
              <w:jc w:val="center"/>
              <w:rPr>
                <w:sz w:val="28"/>
                <w:szCs w:val="28"/>
              </w:rPr>
            </w:pPr>
            <w:r w:rsidRPr="00B60D70">
              <w:rPr>
                <w:sz w:val="28"/>
                <w:szCs w:val="28"/>
              </w:rPr>
              <w:t> </w:t>
            </w:r>
          </w:p>
        </w:tc>
        <w:tc>
          <w:tcPr>
            <w:tcW w:w="851" w:type="dxa"/>
            <w:vAlign w:val="center"/>
          </w:tcPr>
          <w:p w14:paraId="5104BB27" w14:textId="0C68846B" w:rsidR="00803BEA" w:rsidRPr="00B60D70" w:rsidRDefault="003D2E46" w:rsidP="00803BEA">
            <w:pPr>
              <w:ind w:right="26"/>
              <w:jc w:val="center"/>
              <w:rPr>
                <w:sz w:val="28"/>
                <w:szCs w:val="28"/>
              </w:rPr>
            </w:pPr>
            <w:r w:rsidRPr="00B60D70">
              <w:rPr>
                <w:sz w:val="28"/>
                <w:szCs w:val="28"/>
              </w:rPr>
              <w:t> </w:t>
            </w:r>
          </w:p>
        </w:tc>
        <w:tc>
          <w:tcPr>
            <w:tcW w:w="851" w:type="dxa"/>
            <w:vAlign w:val="center"/>
          </w:tcPr>
          <w:p w14:paraId="3D8C953F" w14:textId="20ACB66B" w:rsidR="00803BEA" w:rsidRPr="00B60D70" w:rsidRDefault="003D2E46" w:rsidP="00803BEA">
            <w:pPr>
              <w:ind w:right="26"/>
              <w:jc w:val="center"/>
              <w:rPr>
                <w:sz w:val="28"/>
                <w:szCs w:val="28"/>
              </w:rPr>
            </w:pPr>
            <w:r w:rsidRPr="00B60D70">
              <w:rPr>
                <w:sz w:val="28"/>
                <w:szCs w:val="28"/>
              </w:rPr>
              <w:t> </w:t>
            </w:r>
          </w:p>
        </w:tc>
        <w:tc>
          <w:tcPr>
            <w:tcW w:w="854" w:type="dxa"/>
            <w:gridSpan w:val="2"/>
            <w:vAlign w:val="center"/>
          </w:tcPr>
          <w:p w14:paraId="554666B4" w14:textId="1CDEED88" w:rsidR="00803BEA" w:rsidRPr="00B60D70" w:rsidRDefault="003D2E46" w:rsidP="00803BEA">
            <w:pPr>
              <w:ind w:right="26"/>
              <w:jc w:val="center"/>
              <w:rPr>
                <w:sz w:val="28"/>
                <w:szCs w:val="28"/>
              </w:rPr>
            </w:pPr>
            <w:r w:rsidRPr="00B60D70">
              <w:rPr>
                <w:sz w:val="28"/>
                <w:szCs w:val="28"/>
              </w:rPr>
              <w:t> </w:t>
            </w:r>
          </w:p>
        </w:tc>
      </w:tr>
      <w:tr w:rsidR="00B60D70" w:rsidRPr="00B60D70" w14:paraId="3D500073" w14:textId="77777777" w:rsidTr="00932286">
        <w:tc>
          <w:tcPr>
            <w:tcW w:w="1027" w:type="dxa"/>
            <w:tcBorders>
              <w:top w:val="single" w:sz="2" w:space="0" w:color="auto"/>
              <w:bottom w:val="single" w:sz="2" w:space="0" w:color="auto"/>
              <w:right w:val="single" w:sz="2" w:space="0" w:color="auto"/>
            </w:tcBorders>
          </w:tcPr>
          <w:p w14:paraId="2FC719F4" w14:textId="2252DE75" w:rsidR="00803BEA" w:rsidRPr="00B60D70" w:rsidRDefault="00803BEA" w:rsidP="00803BEA">
            <w:pPr>
              <w:ind w:left="-24" w:right="-32"/>
              <w:jc w:val="left"/>
              <w:rPr>
                <w:sz w:val="28"/>
                <w:szCs w:val="28"/>
              </w:rPr>
            </w:pPr>
          </w:p>
        </w:tc>
        <w:tc>
          <w:tcPr>
            <w:tcW w:w="3787" w:type="dxa"/>
            <w:gridSpan w:val="2"/>
            <w:tcBorders>
              <w:top w:val="single" w:sz="2" w:space="0" w:color="auto"/>
              <w:left w:val="single" w:sz="2" w:space="0" w:color="auto"/>
              <w:bottom w:val="single" w:sz="2" w:space="0" w:color="auto"/>
              <w:right w:val="single" w:sz="2" w:space="0" w:color="auto"/>
            </w:tcBorders>
          </w:tcPr>
          <w:p w14:paraId="043B6E53" w14:textId="66493A6A" w:rsidR="00803BEA" w:rsidRPr="00B60D70" w:rsidRDefault="00803BEA" w:rsidP="00803BEA">
            <w:pPr>
              <w:ind w:right="26"/>
              <w:jc w:val="left"/>
              <w:rPr>
                <w:sz w:val="28"/>
                <w:szCs w:val="28"/>
                <w:cs/>
              </w:rPr>
            </w:pPr>
          </w:p>
        </w:tc>
        <w:tc>
          <w:tcPr>
            <w:tcW w:w="848" w:type="dxa"/>
            <w:tcBorders>
              <w:top w:val="single" w:sz="2" w:space="0" w:color="auto"/>
              <w:left w:val="single" w:sz="2" w:space="0" w:color="auto"/>
              <w:bottom w:val="single" w:sz="2" w:space="0" w:color="auto"/>
              <w:right w:val="single" w:sz="2" w:space="0" w:color="auto"/>
            </w:tcBorders>
          </w:tcPr>
          <w:p w14:paraId="770420F8" w14:textId="73D295C2" w:rsidR="00803BEA" w:rsidRPr="00B60D70" w:rsidRDefault="00803BEA" w:rsidP="00803BEA">
            <w:pPr>
              <w:ind w:right="26"/>
              <w:jc w:val="left"/>
              <w:rPr>
                <w:sz w:val="28"/>
                <w:szCs w:val="28"/>
              </w:rPr>
            </w:pPr>
            <w:r w:rsidRPr="00B60D70">
              <w:rPr>
                <w:sz w:val="28"/>
                <w:szCs w:val="28"/>
                <w:u w:val="single"/>
              </w:rPr>
              <w:t>CLO2*</w:t>
            </w:r>
          </w:p>
        </w:tc>
        <w:tc>
          <w:tcPr>
            <w:tcW w:w="3968" w:type="dxa"/>
            <w:tcBorders>
              <w:top w:val="single" w:sz="2" w:space="0" w:color="auto"/>
              <w:left w:val="single" w:sz="2" w:space="0" w:color="auto"/>
              <w:bottom w:val="single" w:sz="2" w:space="0" w:color="auto"/>
              <w:right w:val="single" w:sz="2" w:space="0" w:color="auto"/>
            </w:tcBorders>
          </w:tcPr>
          <w:p w14:paraId="7471BA7C" w14:textId="56B01C49" w:rsidR="00803BEA" w:rsidRPr="00B60D70" w:rsidRDefault="00803BEA" w:rsidP="00803BEA">
            <w:pPr>
              <w:ind w:right="26"/>
              <w:jc w:val="left"/>
              <w:rPr>
                <w:sz w:val="28"/>
                <w:szCs w:val="28"/>
              </w:rPr>
            </w:pPr>
            <w:r w:rsidRPr="00B60D70">
              <w:rPr>
                <w:sz w:val="28"/>
                <w:szCs w:val="28"/>
                <w:u w:val="single"/>
                <w:cs/>
              </w:rPr>
              <w:t>แสดงรายการคำนวณทางกลศาสตร์ของดิน ได้แก่ การไหลซึมผ่านของน้ำใต้ดิน ความเค้นของดิน แรงเฉือน การยุบตัวและแรงดันดินด้าน</w:t>
            </w:r>
            <w:r w:rsidR="00C65EAC" w:rsidRPr="00B60D70">
              <w:rPr>
                <w:rFonts w:hint="cs"/>
                <w:sz w:val="28"/>
                <w:szCs w:val="28"/>
                <w:u w:val="single"/>
                <w:cs/>
              </w:rPr>
              <w:t>ข้</w:t>
            </w:r>
            <w:r w:rsidRPr="00B60D70">
              <w:rPr>
                <w:sz w:val="28"/>
                <w:szCs w:val="28"/>
                <w:u w:val="single"/>
                <w:cs/>
              </w:rPr>
              <w:t>าง</w:t>
            </w:r>
            <w:r w:rsidR="003D2E46" w:rsidRPr="00B60D70">
              <w:rPr>
                <w:sz w:val="28"/>
                <w:szCs w:val="28"/>
                <w:u w:val="single"/>
                <w:cs/>
              </w:rPr>
              <w:t>ได้</w:t>
            </w:r>
          </w:p>
        </w:tc>
        <w:tc>
          <w:tcPr>
            <w:tcW w:w="852" w:type="dxa"/>
            <w:tcBorders>
              <w:left w:val="single" w:sz="2" w:space="0" w:color="auto"/>
            </w:tcBorders>
            <w:vAlign w:val="center"/>
          </w:tcPr>
          <w:p w14:paraId="4A0C1292" w14:textId="7FFEB258" w:rsidR="00803BEA" w:rsidRPr="00B60D70" w:rsidRDefault="00803BEA" w:rsidP="00803BEA">
            <w:pPr>
              <w:ind w:right="26"/>
              <w:jc w:val="center"/>
              <w:rPr>
                <w:sz w:val="28"/>
                <w:szCs w:val="28"/>
              </w:rPr>
            </w:pPr>
            <w:r w:rsidRPr="00B60D70">
              <w:rPr>
                <w:sz w:val="28"/>
                <w:szCs w:val="28"/>
                <w:u w:val="single"/>
              </w:rPr>
              <w:t>P-K3</w:t>
            </w:r>
          </w:p>
        </w:tc>
        <w:tc>
          <w:tcPr>
            <w:tcW w:w="851" w:type="dxa"/>
            <w:vAlign w:val="center"/>
          </w:tcPr>
          <w:p w14:paraId="4C3137B1" w14:textId="689C850A" w:rsidR="00803BEA" w:rsidRPr="00B60D70" w:rsidRDefault="00803BEA" w:rsidP="00803BEA">
            <w:pPr>
              <w:ind w:right="26"/>
              <w:jc w:val="center"/>
              <w:rPr>
                <w:sz w:val="28"/>
                <w:szCs w:val="28"/>
              </w:rPr>
            </w:pPr>
          </w:p>
        </w:tc>
        <w:tc>
          <w:tcPr>
            <w:tcW w:w="851" w:type="dxa"/>
            <w:vAlign w:val="center"/>
          </w:tcPr>
          <w:p w14:paraId="1732542D" w14:textId="245EEC50" w:rsidR="00803BEA" w:rsidRPr="00B60D70" w:rsidRDefault="00803BEA" w:rsidP="00803BEA">
            <w:pPr>
              <w:ind w:right="26"/>
              <w:jc w:val="center"/>
              <w:rPr>
                <w:sz w:val="28"/>
                <w:szCs w:val="28"/>
              </w:rPr>
            </w:pPr>
          </w:p>
        </w:tc>
        <w:tc>
          <w:tcPr>
            <w:tcW w:w="851" w:type="dxa"/>
            <w:vAlign w:val="center"/>
          </w:tcPr>
          <w:p w14:paraId="00D3F1C8" w14:textId="4C639BDB" w:rsidR="00803BEA" w:rsidRPr="00B60D70" w:rsidRDefault="00803BEA" w:rsidP="00803BEA">
            <w:pPr>
              <w:ind w:right="26"/>
              <w:jc w:val="center"/>
              <w:rPr>
                <w:sz w:val="28"/>
                <w:szCs w:val="28"/>
              </w:rPr>
            </w:pPr>
          </w:p>
        </w:tc>
        <w:tc>
          <w:tcPr>
            <w:tcW w:w="854" w:type="dxa"/>
            <w:gridSpan w:val="2"/>
            <w:vAlign w:val="center"/>
          </w:tcPr>
          <w:p w14:paraId="5DEF384E" w14:textId="71EDD725" w:rsidR="00803BEA" w:rsidRPr="00B60D70" w:rsidRDefault="00803BEA" w:rsidP="00803BEA">
            <w:pPr>
              <w:ind w:right="26"/>
              <w:jc w:val="center"/>
              <w:rPr>
                <w:sz w:val="28"/>
                <w:szCs w:val="28"/>
              </w:rPr>
            </w:pPr>
          </w:p>
        </w:tc>
      </w:tr>
      <w:tr w:rsidR="00B60D70" w:rsidRPr="00B60D70" w14:paraId="48BB65D0" w14:textId="77777777" w:rsidTr="00932286">
        <w:tc>
          <w:tcPr>
            <w:tcW w:w="1027" w:type="dxa"/>
            <w:tcBorders>
              <w:top w:val="single" w:sz="2" w:space="0" w:color="auto"/>
              <w:bottom w:val="single" w:sz="2" w:space="0" w:color="auto"/>
              <w:right w:val="single" w:sz="2" w:space="0" w:color="auto"/>
            </w:tcBorders>
          </w:tcPr>
          <w:p w14:paraId="0316510E" w14:textId="21030CC6" w:rsidR="00803BEA" w:rsidRPr="00B60D70" w:rsidRDefault="00B91175" w:rsidP="00803BEA">
            <w:pPr>
              <w:ind w:left="-24" w:right="-32"/>
              <w:jc w:val="left"/>
              <w:rPr>
                <w:sz w:val="28"/>
                <w:szCs w:val="28"/>
              </w:rPr>
            </w:pPr>
            <w:r w:rsidRPr="00B60D70">
              <w:rPr>
                <w:sz w:val="28"/>
                <w:szCs w:val="28"/>
              </w:rPr>
              <w:t xml:space="preserve">CTE </w:t>
            </w:r>
            <w:r w:rsidR="00803BEA" w:rsidRPr="00B60D70">
              <w:rPr>
                <w:sz w:val="28"/>
                <w:szCs w:val="28"/>
              </w:rPr>
              <w:t>355</w:t>
            </w:r>
          </w:p>
        </w:tc>
        <w:tc>
          <w:tcPr>
            <w:tcW w:w="3787" w:type="dxa"/>
            <w:gridSpan w:val="2"/>
            <w:tcBorders>
              <w:top w:val="single" w:sz="2" w:space="0" w:color="auto"/>
              <w:left w:val="single" w:sz="2" w:space="0" w:color="auto"/>
              <w:bottom w:val="single" w:sz="2" w:space="0" w:color="auto"/>
              <w:right w:val="single" w:sz="2" w:space="0" w:color="auto"/>
            </w:tcBorders>
          </w:tcPr>
          <w:p w14:paraId="46CA1F19" w14:textId="77777777" w:rsidR="00520D3B" w:rsidRPr="00B60D70" w:rsidRDefault="00B91175" w:rsidP="00803BEA">
            <w:pPr>
              <w:ind w:right="26"/>
              <w:jc w:val="left"/>
              <w:rPr>
                <w:sz w:val="28"/>
                <w:szCs w:val="28"/>
              </w:rPr>
            </w:pPr>
            <w:r w:rsidRPr="00B60D70">
              <w:rPr>
                <w:sz w:val="28"/>
                <w:szCs w:val="28"/>
                <w:cs/>
              </w:rPr>
              <w:t>ปฏิบัติ</w:t>
            </w:r>
            <w:r w:rsidR="00803BEA" w:rsidRPr="00B60D70">
              <w:rPr>
                <w:sz w:val="28"/>
                <w:szCs w:val="28"/>
                <w:cs/>
              </w:rPr>
              <w:t>การปฐพีกลศาสตร์ (</w:t>
            </w:r>
            <w:r w:rsidR="00803BEA" w:rsidRPr="00B60D70">
              <w:rPr>
                <w:sz w:val="28"/>
                <w:szCs w:val="28"/>
              </w:rPr>
              <w:t xml:space="preserve">Soil Mechanics Laboratory) </w:t>
            </w:r>
          </w:p>
          <w:p w14:paraId="0A3035F8" w14:textId="00548DA2" w:rsidR="00803BEA" w:rsidRPr="00B60D70" w:rsidRDefault="00803BEA" w:rsidP="00803BEA">
            <w:pPr>
              <w:ind w:right="26"/>
              <w:jc w:val="left"/>
              <w:rPr>
                <w:sz w:val="28"/>
                <w:szCs w:val="28"/>
                <w:cs/>
              </w:rPr>
            </w:pPr>
            <w:r w:rsidRPr="00B60D70">
              <w:rPr>
                <w:sz w:val="28"/>
                <w:szCs w:val="28"/>
              </w:rPr>
              <w:t>1 (0-3-</w:t>
            </w:r>
            <w:r w:rsidR="00D26FF1" w:rsidRPr="00B60D70">
              <w:rPr>
                <w:sz w:val="28"/>
                <w:szCs w:val="28"/>
              </w:rPr>
              <w:t>2</w:t>
            </w:r>
            <w:r w:rsidRPr="00B60D70">
              <w:rPr>
                <w:sz w:val="28"/>
                <w:szCs w:val="28"/>
              </w:rPr>
              <w:t>)</w:t>
            </w:r>
          </w:p>
        </w:tc>
        <w:tc>
          <w:tcPr>
            <w:tcW w:w="848" w:type="dxa"/>
            <w:tcBorders>
              <w:top w:val="single" w:sz="2" w:space="0" w:color="auto"/>
              <w:left w:val="single" w:sz="2" w:space="0" w:color="auto"/>
              <w:bottom w:val="single" w:sz="2" w:space="0" w:color="auto"/>
              <w:right w:val="single" w:sz="2" w:space="0" w:color="auto"/>
            </w:tcBorders>
          </w:tcPr>
          <w:p w14:paraId="76932131" w14:textId="34D11EEF" w:rsidR="00803BEA" w:rsidRPr="00B60D70" w:rsidRDefault="00803BEA" w:rsidP="00803BEA">
            <w:pPr>
              <w:ind w:right="26"/>
              <w:jc w:val="left"/>
              <w:rPr>
                <w:sz w:val="28"/>
                <w:szCs w:val="28"/>
              </w:rPr>
            </w:pPr>
            <w:r w:rsidRPr="00B60D70">
              <w:rPr>
                <w:sz w:val="28"/>
                <w:szCs w:val="28"/>
              </w:rPr>
              <w:t>CLO1</w:t>
            </w:r>
          </w:p>
        </w:tc>
        <w:tc>
          <w:tcPr>
            <w:tcW w:w="3968" w:type="dxa"/>
            <w:tcBorders>
              <w:top w:val="single" w:sz="2" w:space="0" w:color="auto"/>
              <w:left w:val="single" w:sz="2" w:space="0" w:color="auto"/>
              <w:bottom w:val="single" w:sz="2" w:space="0" w:color="auto"/>
              <w:right w:val="single" w:sz="2" w:space="0" w:color="auto"/>
            </w:tcBorders>
          </w:tcPr>
          <w:p w14:paraId="056D4B2F" w14:textId="6F671DF5" w:rsidR="00803BEA" w:rsidRPr="00B60D70" w:rsidRDefault="00803BEA" w:rsidP="00803BEA">
            <w:pPr>
              <w:ind w:right="26"/>
              <w:jc w:val="left"/>
              <w:rPr>
                <w:sz w:val="28"/>
                <w:szCs w:val="28"/>
              </w:rPr>
            </w:pPr>
            <w:r w:rsidRPr="00B60D70">
              <w:rPr>
                <w:sz w:val="28"/>
                <w:szCs w:val="28"/>
                <w:cs/>
              </w:rPr>
              <w:t>อธิบายกระบวนการ ขั้นตอนและวิธีการทดสอบคุณสมบัติของดินเชิงวิศวกรรม</w:t>
            </w:r>
          </w:p>
        </w:tc>
        <w:tc>
          <w:tcPr>
            <w:tcW w:w="852" w:type="dxa"/>
            <w:tcBorders>
              <w:left w:val="single" w:sz="2" w:space="0" w:color="auto"/>
            </w:tcBorders>
            <w:vAlign w:val="center"/>
          </w:tcPr>
          <w:p w14:paraId="4CE9EE1D" w14:textId="61F5338B" w:rsidR="00803BEA" w:rsidRPr="00B60D70" w:rsidRDefault="00FA6875" w:rsidP="00803BEA">
            <w:pPr>
              <w:ind w:right="26"/>
              <w:jc w:val="center"/>
              <w:rPr>
                <w:sz w:val="28"/>
                <w:szCs w:val="28"/>
              </w:rPr>
            </w:pPr>
            <w:r w:rsidRPr="00B60D70">
              <w:rPr>
                <w:sz w:val="28"/>
                <w:szCs w:val="28"/>
              </w:rPr>
              <w:t> </w:t>
            </w:r>
          </w:p>
        </w:tc>
        <w:tc>
          <w:tcPr>
            <w:tcW w:w="851" w:type="dxa"/>
            <w:vAlign w:val="center"/>
          </w:tcPr>
          <w:p w14:paraId="4560B689" w14:textId="16C738EF" w:rsidR="00803BEA" w:rsidRPr="00B60D70" w:rsidRDefault="00FA6875" w:rsidP="00803BEA">
            <w:pPr>
              <w:ind w:right="26"/>
              <w:jc w:val="center"/>
              <w:rPr>
                <w:sz w:val="28"/>
                <w:szCs w:val="28"/>
              </w:rPr>
            </w:pPr>
            <w:r w:rsidRPr="00B60D70">
              <w:rPr>
                <w:sz w:val="28"/>
                <w:szCs w:val="28"/>
              </w:rPr>
              <w:t> </w:t>
            </w:r>
          </w:p>
        </w:tc>
        <w:tc>
          <w:tcPr>
            <w:tcW w:w="851" w:type="dxa"/>
            <w:vAlign w:val="center"/>
          </w:tcPr>
          <w:p w14:paraId="2A47841B" w14:textId="70FBC625" w:rsidR="00803BEA" w:rsidRPr="00B60D70" w:rsidRDefault="00803BEA" w:rsidP="00803BEA">
            <w:pPr>
              <w:ind w:right="26"/>
              <w:jc w:val="center"/>
              <w:rPr>
                <w:sz w:val="28"/>
                <w:szCs w:val="28"/>
              </w:rPr>
            </w:pPr>
            <w:r w:rsidRPr="00B60D70">
              <w:rPr>
                <w:sz w:val="28"/>
                <w:szCs w:val="28"/>
              </w:rPr>
              <w:t>P-K2</w:t>
            </w:r>
          </w:p>
        </w:tc>
        <w:tc>
          <w:tcPr>
            <w:tcW w:w="851" w:type="dxa"/>
            <w:vAlign w:val="center"/>
          </w:tcPr>
          <w:p w14:paraId="14A3CD96" w14:textId="05ED8017" w:rsidR="00803BEA" w:rsidRPr="00B60D70" w:rsidRDefault="00FA6875" w:rsidP="00803BEA">
            <w:pPr>
              <w:ind w:right="26"/>
              <w:jc w:val="center"/>
              <w:rPr>
                <w:sz w:val="28"/>
                <w:szCs w:val="28"/>
              </w:rPr>
            </w:pPr>
            <w:r w:rsidRPr="00B60D70">
              <w:rPr>
                <w:sz w:val="28"/>
                <w:szCs w:val="28"/>
              </w:rPr>
              <w:t> </w:t>
            </w:r>
          </w:p>
        </w:tc>
        <w:tc>
          <w:tcPr>
            <w:tcW w:w="854" w:type="dxa"/>
            <w:gridSpan w:val="2"/>
            <w:vAlign w:val="center"/>
          </w:tcPr>
          <w:p w14:paraId="6B12BBCC" w14:textId="0357B592" w:rsidR="00803BEA" w:rsidRPr="00B60D70" w:rsidRDefault="00FA6875" w:rsidP="00803BEA">
            <w:pPr>
              <w:ind w:right="26"/>
              <w:jc w:val="center"/>
              <w:rPr>
                <w:sz w:val="28"/>
                <w:szCs w:val="28"/>
              </w:rPr>
            </w:pPr>
            <w:r w:rsidRPr="00B60D70">
              <w:rPr>
                <w:sz w:val="28"/>
                <w:szCs w:val="28"/>
              </w:rPr>
              <w:t> </w:t>
            </w:r>
          </w:p>
        </w:tc>
      </w:tr>
      <w:tr w:rsidR="00B60D70" w:rsidRPr="00B60D70" w14:paraId="057BDB68" w14:textId="77777777" w:rsidTr="00932286">
        <w:tc>
          <w:tcPr>
            <w:tcW w:w="1027" w:type="dxa"/>
            <w:tcBorders>
              <w:top w:val="single" w:sz="2" w:space="0" w:color="auto"/>
              <w:bottom w:val="single" w:sz="2" w:space="0" w:color="auto"/>
              <w:right w:val="single" w:sz="2" w:space="0" w:color="auto"/>
            </w:tcBorders>
          </w:tcPr>
          <w:p w14:paraId="412E013C" w14:textId="39BA343F" w:rsidR="00803BEA" w:rsidRPr="00B60D70" w:rsidRDefault="00803BEA" w:rsidP="00803BEA">
            <w:pPr>
              <w:ind w:left="-24" w:right="-32"/>
              <w:jc w:val="left"/>
              <w:rPr>
                <w:sz w:val="28"/>
                <w:szCs w:val="28"/>
              </w:rPr>
            </w:pPr>
          </w:p>
        </w:tc>
        <w:tc>
          <w:tcPr>
            <w:tcW w:w="3787" w:type="dxa"/>
            <w:gridSpan w:val="2"/>
            <w:tcBorders>
              <w:top w:val="single" w:sz="2" w:space="0" w:color="auto"/>
              <w:left w:val="single" w:sz="2" w:space="0" w:color="auto"/>
              <w:bottom w:val="single" w:sz="2" w:space="0" w:color="auto"/>
              <w:right w:val="single" w:sz="2" w:space="0" w:color="auto"/>
            </w:tcBorders>
          </w:tcPr>
          <w:p w14:paraId="1CF24340" w14:textId="602D0232" w:rsidR="00803BEA" w:rsidRPr="00B60D70" w:rsidRDefault="00803BEA" w:rsidP="00803BEA">
            <w:pPr>
              <w:ind w:right="26"/>
              <w:jc w:val="left"/>
              <w:rPr>
                <w:sz w:val="28"/>
                <w:szCs w:val="28"/>
                <w:cs/>
              </w:rPr>
            </w:pPr>
          </w:p>
        </w:tc>
        <w:tc>
          <w:tcPr>
            <w:tcW w:w="848" w:type="dxa"/>
            <w:tcBorders>
              <w:top w:val="single" w:sz="2" w:space="0" w:color="auto"/>
              <w:left w:val="single" w:sz="2" w:space="0" w:color="auto"/>
              <w:bottom w:val="single" w:sz="2" w:space="0" w:color="auto"/>
              <w:right w:val="single" w:sz="2" w:space="0" w:color="auto"/>
            </w:tcBorders>
          </w:tcPr>
          <w:p w14:paraId="150AA9AC" w14:textId="03C1DF28" w:rsidR="00803BEA" w:rsidRPr="00B60D70" w:rsidRDefault="00803BEA" w:rsidP="00803BEA">
            <w:pPr>
              <w:ind w:right="26"/>
              <w:jc w:val="left"/>
              <w:rPr>
                <w:sz w:val="28"/>
                <w:szCs w:val="28"/>
              </w:rPr>
            </w:pPr>
            <w:r w:rsidRPr="00B60D70">
              <w:rPr>
                <w:sz w:val="28"/>
                <w:szCs w:val="28"/>
              </w:rPr>
              <w:t>CLO2</w:t>
            </w:r>
          </w:p>
        </w:tc>
        <w:tc>
          <w:tcPr>
            <w:tcW w:w="3968" w:type="dxa"/>
            <w:tcBorders>
              <w:top w:val="single" w:sz="2" w:space="0" w:color="auto"/>
              <w:left w:val="single" w:sz="2" w:space="0" w:color="auto"/>
              <w:bottom w:val="single" w:sz="2" w:space="0" w:color="auto"/>
              <w:right w:val="single" w:sz="2" w:space="0" w:color="auto"/>
            </w:tcBorders>
          </w:tcPr>
          <w:p w14:paraId="551BE088" w14:textId="2BAC1015" w:rsidR="00803BEA" w:rsidRPr="00B60D70" w:rsidRDefault="00803BEA" w:rsidP="00803BEA">
            <w:pPr>
              <w:ind w:right="26"/>
              <w:jc w:val="left"/>
              <w:rPr>
                <w:sz w:val="28"/>
                <w:szCs w:val="28"/>
              </w:rPr>
            </w:pPr>
            <w:r w:rsidRPr="00B60D70">
              <w:rPr>
                <w:sz w:val="28"/>
                <w:szCs w:val="28"/>
                <w:cs/>
              </w:rPr>
              <w:t>ใช้เครื่องมือชุดทดลอง ทำการทดลองได้ถูกต้อง คำนวณผลจากการทดลองได้</w:t>
            </w:r>
          </w:p>
        </w:tc>
        <w:tc>
          <w:tcPr>
            <w:tcW w:w="852" w:type="dxa"/>
            <w:tcBorders>
              <w:left w:val="single" w:sz="2" w:space="0" w:color="auto"/>
            </w:tcBorders>
            <w:vAlign w:val="center"/>
          </w:tcPr>
          <w:p w14:paraId="2981B253" w14:textId="02F1C98D" w:rsidR="00803BEA" w:rsidRPr="00B60D70" w:rsidRDefault="00FA6875" w:rsidP="00803BEA">
            <w:pPr>
              <w:ind w:right="26"/>
              <w:jc w:val="center"/>
              <w:rPr>
                <w:sz w:val="28"/>
                <w:szCs w:val="28"/>
              </w:rPr>
            </w:pPr>
            <w:r w:rsidRPr="00B60D70">
              <w:rPr>
                <w:sz w:val="28"/>
                <w:szCs w:val="28"/>
              </w:rPr>
              <w:t> </w:t>
            </w:r>
          </w:p>
        </w:tc>
        <w:tc>
          <w:tcPr>
            <w:tcW w:w="851" w:type="dxa"/>
            <w:vAlign w:val="center"/>
          </w:tcPr>
          <w:p w14:paraId="6FA2E9B9" w14:textId="10CDEA7C" w:rsidR="00803BEA" w:rsidRPr="00B60D70" w:rsidRDefault="00FA6875" w:rsidP="00803BEA">
            <w:pPr>
              <w:ind w:right="26"/>
              <w:jc w:val="center"/>
              <w:rPr>
                <w:sz w:val="28"/>
                <w:szCs w:val="28"/>
              </w:rPr>
            </w:pPr>
            <w:r w:rsidRPr="00B60D70">
              <w:rPr>
                <w:sz w:val="28"/>
                <w:szCs w:val="28"/>
              </w:rPr>
              <w:t> </w:t>
            </w:r>
          </w:p>
        </w:tc>
        <w:tc>
          <w:tcPr>
            <w:tcW w:w="851" w:type="dxa"/>
            <w:vAlign w:val="center"/>
          </w:tcPr>
          <w:p w14:paraId="57ED5AA9" w14:textId="6A575FED" w:rsidR="00803BEA" w:rsidRPr="00B60D70" w:rsidRDefault="00803BEA" w:rsidP="00803BEA">
            <w:pPr>
              <w:ind w:right="26"/>
              <w:jc w:val="center"/>
              <w:rPr>
                <w:sz w:val="28"/>
                <w:szCs w:val="28"/>
              </w:rPr>
            </w:pPr>
            <w:r w:rsidRPr="00B60D70">
              <w:rPr>
                <w:sz w:val="28"/>
                <w:szCs w:val="28"/>
              </w:rPr>
              <w:t>P-S2</w:t>
            </w:r>
          </w:p>
        </w:tc>
        <w:tc>
          <w:tcPr>
            <w:tcW w:w="851" w:type="dxa"/>
            <w:vAlign w:val="center"/>
          </w:tcPr>
          <w:p w14:paraId="47BBFA5C" w14:textId="3507F9D0" w:rsidR="00803BEA" w:rsidRPr="00B60D70" w:rsidRDefault="00FA6875" w:rsidP="00803BEA">
            <w:pPr>
              <w:ind w:right="26"/>
              <w:jc w:val="center"/>
              <w:rPr>
                <w:sz w:val="28"/>
                <w:szCs w:val="28"/>
              </w:rPr>
            </w:pPr>
            <w:r w:rsidRPr="00B60D70">
              <w:rPr>
                <w:sz w:val="28"/>
                <w:szCs w:val="28"/>
              </w:rPr>
              <w:t> </w:t>
            </w:r>
          </w:p>
        </w:tc>
        <w:tc>
          <w:tcPr>
            <w:tcW w:w="854" w:type="dxa"/>
            <w:gridSpan w:val="2"/>
            <w:vAlign w:val="center"/>
          </w:tcPr>
          <w:p w14:paraId="118063A8" w14:textId="0E077DED" w:rsidR="00803BEA" w:rsidRPr="00B60D70" w:rsidRDefault="00FA6875" w:rsidP="00803BEA">
            <w:pPr>
              <w:ind w:right="26"/>
              <w:jc w:val="center"/>
              <w:rPr>
                <w:sz w:val="28"/>
                <w:szCs w:val="28"/>
              </w:rPr>
            </w:pPr>
            <w:r w:rsidRPr="00B60D70">
              <w:rPr>
                <w:sz w:val="28"/>
                <w:szCs w:val="28"/>
              </w:rPr>
              <w:t> </w:t>
            </w:r>
          </w:p>
        </w:tc>
      </w:tr>
      <w:tr w:rsidR="00B60D70" w:rsidRPr="00B60D70" w14:paraId="77FDFF87" w14:textId="77777777" w:rsidTr="00932286">
        <w:tc>
          <w:tcPr>
            <w:tcW w:w="1027" w:type="dxa"/>
            <w:tcBorders>
              <w:top w:val="single" w:sz="2" w:space="0" w:color="auto"/>
              <w:bottom w:val="single" w:sz="2" w:space="0" w:color="auto"/>
              <w:right w:val="single" w:sz="2" w:space="0" w:color="auto"/>
            </w:tcBorders>
          </w:tcPr>
          <w:p w14:paraId="34AE430C" w14:textId="57A974B1" w:rsidR="00803BEA" w:rsidRPr="00B60D70" w:rsidRDefault="00803BEA" w:rsidP="00803BEA">
            <w:pPr>
              <w:ind w:left="-24" w:right="-32"/>
              <w:jc w:val="left"/>
              <w:rPr>
                <w:sz w:val="28"/>
                <w:szCs w:val="28"/>
              </w:rPr>
            </w:pPr>
          </w:p>
        </w:tc>
        <w:tc>
          <w:tcPr>
            <w:tcW w:w="3787" w:type="dxa"/>
            <w:gridSpan w:val="2"/>
            <w:tcBorders>
              <w:top w:val="single" w:sz="2" w:space="0" w:color="auto"/>
              <w:left w:val="single" w:sz="2" w:space="0" w:color="auto"/>
              <w:bottom w:val="single" w:sz="2" w:space="0" w:color="auto"/>
              <w:right w:val="single" w:sz="2" w:space="0" w:color="auto"/>
            </w:tcBorders>
          </w:tcPr>
          <w:p w14:paraId="1C4F01D9" w14:textId="377326EF" w:rsidR="00803BEA" w:rsidRPr="00B60D70" w:rsidRDefault="00803BEA" w:rsidP="00803BEA">
            <w:pPr>
              <w:ind w:right="26"/>
              <w:jc w:val="left"/>
              <w:rPr>
                <w:sz w:val="28"/>
                <w:szCs w:val="28"/>
                <w:cs/>
              </w:rPr>
            </w:pPr>
          </w:p>
        </w:tc>
        <w:tc>
          <w:tcPr>
            <w:tcW w:w="848" w:type="dxa"/>
            <w:tcBorders>
              <w:top w:val="single" w:sz="2" w:space="0" w:color="auto"/>
              <w:left w:val="single" w:sz="2" w:space="0" w:color="auto"/>
              <w:bottom w:val="single" w:sz="2" w:space="0" w:color="auto"/>
              <w:right w:val="single" w:sz="2" w:space="0" w:color="auto"/>
            </w:tcBorders>
          </w:tcPr>
          <w:p w14:paraId="1E06AE30" w14:textId="73D8239A" w:rsidR="00803BEA" w:rsidRPr="00B60D70" w:rsidRDefault="00803BEA" w:rsidP="00803BEA">
            <w:pPr>
              <w:ind w:right="26"/>
              <w:jc w:val="left"/>
              <w:rPr>
                <w:sz w:val="28"/>
                <w:szCs w:val="28"/>
              </w:rPr>
            </w:pPr>
            <w:r w:rsidRPr="00B60D70">
              <w:rPr>
                <w:sz w:val="28"/>
                <w:szCs w:val="28"/>
                <w:u w:val="single"/>
              </w:rPr>
              <w:t>CLO3*</w:t>
            </w:r>
          </w:p>
        </w:tc>
        <w:tc>
          <w:tcPr>
            <w:tcW w:w="3968" w:type="dxa"/>
            <w:tcBorders>
              <w:top w:val="single" w:sz="2" w:space="0" w:color="auto"/>
              <w:left w:val="single" w:sz="2" w:space="0" w:color="auto"/>
              <w:bottom w:val="single" w:sz="2" w:space="0" w:color="auto"/>
              <w:right w:val="single" w:sz="2" w:space="0" w:color="auto"/>
            </w:tcBorders>
          </w:tcPr>
          <w:p w14:paraId="01551E70" w14:textId="76963834" w:rsidR="00803BEA" w:rsidRPr="00B60D70" w:rsidRDefault="00803BEA" w:rsidP="00803BEA">
            <w:pPr>
              <w:ind w:right="26"/>
              <w:jc w:val="left"/>
              <w:rPr>
                <w:sz w:val="28"/>
                <w:szCs w:val="28"/>
              </w:rPr>
            </w:pPr>
            <w:r w:rsidRPr="00B60D70">
              <w:rPr>
                <w:sz w:val="28"/>
                <w:szCs w:val="28"/>
                <w:u w:val="single"/>
                <w:cs/>
              </w:rPr>
              <w:t>วิเคราะห์และรายงานผลการทดลองทางปฐพีกลศาสตร์</w:t>
            </w:r>
          </w:p>
        </w:tc>
        <w:tc>
          <w:tcPr>
            <w:tcW w:w="852" w:type="dxa"/>
            <w:tcBorders>
              <w:left w:val="single" w:sz="2" w:space="0" w:color="auto"/>
            </w:tcBorders>
            <w:vAlign w:val="center"/>
          </w:tcPr>
          <w:p w14:paraId="397D6E9A" w14:textId="7DAEE978" w:rsidR="00803BEA" w:rsidRPr="00B60D70" w:rsidRDefault="00803BEA" w:rsidP="00803BEA">
            <w:pPr>
              <w:ind w:right="26"/>
              <w:jc w:val="center"/>
              <w:rPr>
                <w:sz w:val="28"/>
                <w:szCs w:val="28"/>
              </w:rPr>
            </w:pPr>
          </w:p>
        </w:tc>
        <w:tc>
          <w:tcPr>
            <w:tcW w:w="851" w:type="dxa"/>
            <w:vAlign w:val="center"/>
          </w:tcPr>
          <w:p w14:paraId="1C08E177" w14:textId="57A8B184" w:rsidR="00803BEA" w:rsidRPr="00B60D70" w:rsidRDefault="00803BEA" w:rsidP="00803BEA">
            <w:pPr>
              <w:ind w:right="26"/>
              <w:jc w:val="center"/>
              <w:rPr>
                <w:sz w:val="28"/>
                <w:szCs w:val="28"/>
              </w:rPr>
            </w:pPr>
          </w:p>
        </w:tc>
        <w:tc>
          <w:tcPr>
            <w:tcW w:w="851" w:type="dxa"/>
            <w:vAlign w:val="center"/>
          </w:tcPr>
          <w:p w14:paraId="1BBE572B" w14:textId="731362B8" w:rsidR="00803BEA" w:rsidRPr="00B60D70" w:rsidRDefault="00803BEA" w:rsidP="00803BEA">
            <w:pPr>
              <w:ind w:right="26"/>
              <w:jc w:val="center"/>
              <w:rPr>
                <w:sz w:val="28"/>
                <w:szCs w:val="28"/>
              </w:rPr>
            </w:pPr>
            <w:r w:rsidRPr="00B60D70">
              <w:rPr>
                <w:sz w:val="28"/>
                <w:szCs w:val="28"/>
                <w:u w:val="single"/>
              </w:rPr>
              <w:t>P-K4</w:t>
            </w:r>
          </w:p>
        </w:tc>
        <w:tc>
          <w:tcPr>
            <w:tcW w:w="851" w:type="dxa"/>
            <w:vAlign w:val="center"/>
          </w:tcPr>
          <w:p w14:paraId="7022C44A" w14:textId="35678B19" w:rsidR="00803BEA" w:rsidRPr="00B60D70" w:rsidRDefault="00803BEA" w:rsidP="00803BEA">
            <w:pPr>
              <w:ind w:right="26"/>
              <w:jc w:val="center"/>
              <w:rPr>
                <w:sz w:val="28"/>
                <w:szCs w:val="28"/>
              </w:rPr>
            </w:pPr>
          </w:p>
        </w:tc>
        <w:tc>
          <w:tcPr>
            <w:tcW w:w="854" w:type="dxa"/>
            <w:gridSpan w:val="2"/>
            <w:vAlign w:val="center"/>
          </w:tcPr>
          <w:p w14:paraId="00D14984" w14:textId="3A3F9C9A" w:rsidR="00803BEA" w:rsidRPr="00B60D70" w:rsidRDefault="00803BEA" w:rsidP="00803BEA">
            <w:pPr>
              <w:ind w:right="26"/>
              <w:jc w:val="center"/>
              <w:rPr>
                <w:sz w:val="28"/>
                <w:szCs w:val="28"/>
              </w:rPr>
            </w:pPr>
          </w:p>
        </w:tc>
      </w:tr>
      <w:tr w:rsidR="00B60D70" w:rsidRPr="00B60D70" w14:paraId="4F58416C" w14:textId="77777777" w:rsidTr="00932286">
        <w:tc>
          <w:tcPr>
            <w:tcW w:w="1027" w:type="dxa"/>
            <w:tcBorders>
              <w:top w:val="single" w:sz="2" w:space="0" w:color="auto"/>
              <w:bottom w:val="single" w:sz="2" w:space="0" w:color="auto"/>
              <w:right w:val="single" w:sz="2" w:space="0" w:color="auto"/>
            </w:tcBorders>
          </w:tcPr>
          <w:p w14:paraId="016D57AF" w14:textId="64486607" w:rsidR="00803BEA" w:rsidRPr="00B60D70" w:rsidRDefault="00B91175" w:rsidP="00803BEA">
            <w:pPr>
              <w:ind w:left="-24" w:right="-32"/>
              <w:jc w:val="left"/>
              <w:rPr>
                <w:sz w:val="28"/>
                <w:szCs w:val="28"/>
              </w:rPr>
            </w:pPr>
            <w:r w:rsidRPr="00B60D70">
              <w:rPr>
                <w:sz w:val="28"/>
                <w:szCs w:val="28"/>
              </w:rPr>
              <w:t xml:space="preserve">CTE </w:t>
            </w:r>
            <w:r w:rsidR="00803BEA" w:rsidRPr="00B60D70">
              <w:rPr>
                <w:sz w:val="28"/>
                <w:szCs w:val="28"/>
              </w:rPr>
              <w:t>212</w:t>
            </w:r>
          </w:p>
        </w:tc>
        <w:tc>
          <w:tcPr>
            <w:tcW w:w="3787" w:type="dxa"/>
            <w:gridSpan w:val="2"/>
            <w:tcBorders>
              <w:top w:val="single" w:sz="2" w:space="0" w:color="auto"/>
              <w:left w:val="single" w:sz="2" w:space="0" w:color="auto"/>
              <w:bottom w:val="single" w:sz="2" w:space="0" w:color="auto"/>
              <w:right w:val="single" w:sz="2" w:space="0" w:color="auto"/>
            </w:tcBorders>
          </w:tcPr>
          <w:p w14:paraId="53E43DBC" w14:textId="77777777" w:rsidR="00520D3B" w:rsidRPr="00B60D70" w:rsidRDefault="00803BEA" w:rsidP="00803BEA">
            <w:pPr>
              <w:ind w:right="26"/>
              <w:jc w:val="left"/>
              <w:rPr>
                <w:sz w:val="28"/>
                <w:szCs w:val="28"/>
              </w:rPr>
            </w:pPr>
            <w:r w:rsidRPr="00B60D70">
              <w:rPr>
                <w:sz w:val="28"/>
                <w:szCs w:val="28"/>
                <w:cs/>
              </w:rPr>
              <w:t>กลศาสตร์วัสดุ (</w:t>
            </w:r>
            <w:r w:rsidRPr="00B60D70">
              <w:rPr>
                <w:sz w:val="28"/>
                <w:szCs w:val="28"/>
              </w:rPr>
              <w:t xml:space="preserve">Mechanics of Materials) </w:t>
            </w:r>
          </w:p>
          <w:p w14:paraId="5AC9729F" w14:textId="5317D21B" w:rsidR="00803BEA" w:rsidRPr="00B60D70" w:rsidRDefault="00803BEA" w:rsidP="00803BEA">
            <w:pPr>
              <w:ind w:right="26"/>
              <w:jc w:val="left"/>
              <w:rPr>
                <w:sz w:val="28"/>
                <w:szCs w:val="28"/>
                <w:cs/>
              </w:rPr>
            </w:pPr>
            <w:r w:rsidRPr="00B60D70">
              <w:rPr>
                <w:sz w:val="28"/>
                <w:szCs w:val="28"/>
              </w:rPr>
              <w:t>3 (3-0-6)</w:t>
            </w:r>
          </w:p>
        </w:tc>
        <w:tc>
          <w:tcPr>
            <w:tcW w:w="848" w:type="dxa"/>
            <w:tcBorders>
              <w:top w:val="single" w:sz="2" w:space="0" w:color="auto"/>
              <w:left w:val="single" w:sz="2" w:space="0" w:color="auto"/>
              <w:bottom w:val="single" w:sz="2" w:space="0" w:color="auto"/>
              <w:right w:val="single" w:sz="2" w:space="0" w:color="auto"/>
            </w:tcBorders>
          </w:tcPr>
          <w:p w14:paraId="7D3F1161" w14:textId="10714A54" w:rsidR="00803BEA" w:rsidRPr="00B60D70" w:rsidRDefault="00803BEA" w:rsidP="00803BEA">
            <w:pPr>
              <w:ind w:right="26"/>
              <w:jc w:val="left"/>
              <w:rPr>
                <w:sz w:val="28"/>
                <w:szCs w:val="28"/>
              </w:rPr>
            </w:pPr>
            <w:r w:rsidRPr="00B60D70">
              <w:rPr>
                <w:sz w:val="28"/>
                <w:szCs w:val="28"/>
              </w:rPr>
              <w:t>CLO1</w:t>
            </w:r>
          </w:p>
        </w:tc>
        <w:tc>
          <w:tcPr>
            <w:tcW w:w="3968" w:type="dxa"/>
            <w:tcBorders>
              <w:top w:val="single" w:sz="2" w:space="0" w:color="auto"/>
              <w:left w:val="single" w:sz="2" w:space="0" w:color="auto"/>
              <w:bottom w:val="single" w:sz="2" w:space="0" w:color="auto"/>
              <w:right w:val="single" w:sz="2" w:space="0" w:color="auto"/>
            </w:tcBorders>
          </w:tcPr>
          <w:p w14:paraId="778AB6D0" w14:textId="752F9391" w:rsidR="00803BEA" w:rsidRPr="00B60D70" w:rsidRDefault="00803BEA" w:rsidP="00803BEA">
            <w:pPr>
              <w:ind w:right="26"/>
              <w:jc w:val="left"/>
              <w:rPr>
                <w:sz w:val="28"/>
                <w:szCs w:val="28"/>
              </w:rPr>
            </w:pPr>
            <w:r w:rsidRPr="00B60D70">
              <w:rPr>
                <w:sz w:val="28"/>
                <w:szCs w:val="28"/>
                <w:cs/>
              </w:rPr>
              <w:t xml:space="preserve">วิเคราะห์หาความเค้นและการเสียรูปร่างที่เกิดขึ้นในชิ้นส่วนของโครงสร้างที่รับแรงดึง แรงอัด แรงบิด และการเปลี่ยนแปลงของอุณหภูมิ </w:t>
            </w:r>
          </w:p>
        </w:tc>
        <w:tc>
          <w:tcPr>
            <w:tcW w:w="852" w:type="dxa"/>
            <w:tcBorders>
              <w:left w:val="single" w:sz="2" w:space="0" w:color="auto"/>
            </w:tcBorders>
            <w:vAlign w:val="center"/>
          </w:tcPr>
          <w:p w14:paraId="1F943E14" w14:textId="3D3D0D0C" w:rsidR="00803BEA" w:rsidRPr="00B60D70" w:rsidRDefault="00FA6875" w:rsidP="00803BEA">
            <w:pPr>
              <w:ind w:right="26"/>
              <w:jc w:val="center"/>
              <w:rPr>
                <w:sz w:val="28"/>
                <w:szCs w:val="28"/>
              </w:rPr>
            </w:pPr>
            <w:r w:rsidRPr="00B60D70">
              <w:rPr>
                <w:sz w:val="28"/>
                <w:szCs w:val="28"/>
              </w:rPr>
              <w:t> </w:t>
            </w:r>
          </w:p>
        </w:tc>
        <w:tc>
          <w:tcPr>
            <w:tcW w:w="851" w:type="dxa"/>
            <w:vAlign w:val="center"/>
          </w:tcPr>
          <w:p w14:paraId="151E4A21" w14:textId="6A2A6A6F" w:rsidR="00803BEA" w:rsidRPr="00B60D70" w:rsidRDefault="00FA6875" w:rsidP="00803BEA">
            <w:pPr>
              <w:ind w:right="26"/>
              <w:jc w:val="center"/>
              <w:rPr>
                <w:sz w:val="28"/>
                <w:szCs w:val="28"/>
              </w:rPr>
            </w:pPr>
            <w:r w:rsidRPr="00B60D70">
              <w:rPr>
                <w:sz w:val="28"/>
                <w:szCs w:val="28"/>
              </w:rPr>
              <w:t> </w:t>
            </w:r>
          </w:p>
        </w:tc>
        <w:tc>
          <w:tcPr>
            <w:tcW w:w="851" w:type="dxa"/>
            <w:vAlign w:val="center"/>
          </w:tcPr>
          <w:p w14:paraId="460E84B1" w14:textId="1CB0FE85" w:rsidR="00803BEA" w:rsidRPr="00B60D70" w:rsidRDefault="00803BEA" w:rsidP="00803BEA">
            <w:pPr>
              <w:ind w:right="26"/>
              <w:jc w:val="center"/>
              <w:rPr>
                <w:sz w:val="28"/>
                <w:szCs w:val="28"/>
              </w:rPr>
            </w:pPr>
            <w:r w:rsidRPr="00B60D70">
              <w:rPr>
                <w:sz w:val="28"/>
                <w:szCs w:val="28"/>
              </w:rPr>
              <w:t>P-K3</w:t>
            </w:r>
          </w:p>
        </w:tc>
        <w:tc>
          <w:tcPr>
            <w:tcW w:w="851" w:type="dxa"/>
            <w:vAlign w:val="center"/>
          </w:tcPr>
          <w:p w14:paraId="360556B0" w14:textId="4D20EE16" w:rsidR="00803BEA" w:rsidRPr="00B60D70" w:rsidRDefault="00FA6875" w:rsidP="00803BEA">
            <w:pPr>
              <w:ind w:right="26"/>
              <w:jc w:val="center"/>
              <w:rPr>
                <w:sz w:val="28"/>
                <w:szCs w:val="28"/>
              </w:rPr>
            </w:pPr>
            <w:r w:rsidRPr="00B60D70">
              <w:rPr>
                <w:sz w:val="28"/>
                <w:szCs w:val="28"/>
              </w:rPr>
              <w:t> </w:t>
            </w:r>
          </w:p>
        </w:tc>
        <w:tc>
          <w:tcPr>
            <w:tcW w:w="854" w:type="dxa"/>
            <w:gridSpan w:val="2"/>
            <w:vAlign w:val="center"/>
          </w:tcPr>
          <w:p w14:paraId="05DB765B" w14:textId="035A9D8F" w:rsidR="00803BEA" w:rsidRPr="00B60D70" w:rsidRDefault="00FA6875" w:rsidP="00803BEA">
            <w:pPr>
              <w:ind w:right="26"/>
              <w:jc w:val="center"/>
              <w:rPr>
                <w:sz w:val="28"/>
                <w:szCs w:val="28"/>
              </w:rPr>
            </w:pPr>
            <w:r w:rsidRPr="00B60D70">
              <w:rPr>
                <w:sz w:val="28"/>
                <w:szCs w:val="28"/>
              </w:rPr>
              <w:t> </w:t>
            </w:r>
          </w:p>
        </w:tc>
      </w:tr>
      <w:tr w:rsidR="00B60D70" w:rsidRPr="00B60D70" w14:paraId="700DACBA" w14:textId="77777777" w:rsidTr="00932286">
        <w:tc>
          <w:tcPr>
            <w:tcW w:w="1027" w:type="dxa"/>
            <w:tcBorders>
              <w:top w:val="single" w:sz="2" w:space="0" w:color="auto"/>
              <w:bottom w:val="single" w:sz="2" w:space="0" w:color="auto"/>
              <w:right w:val="single" w:sz="2" w:space="0" w:color="auto"/>
            </w:tcBorders>
          </w:tcPr>
          <w:p w14:paraId="1B9243CF" w14:textId="4C3BE025" w:rsidR="00803BEA" w:rsidRPr="00B60D70" w:rsidRDefault="00803BEA" w:rsidP="00803BEA">
            <w:pPr>
              <w:ind w:left="-24" w:right="-32"/>
              <w:jc w:val="left"/>
              <w:rPr>
                <w:sz w:val="28"/>
                <w:szCs w:val="28"/>
                <w:lang w:val="th-TH"/>
              </w:rPr>
            </w:pPr>
          </w:p>
        </w:tc>
        <w:tc>
          <w:tcPr>
            <w:tcW w:w="3787" w:type="dxa"/>
            <w:gridSpan w:val="2"/>
            <w:tcBorders>
              <w:top w:val="single" w:sz="2" w:space="0" w:color="auto"/>
              <w:left w:val="single" w:sz="2" w:space="0" w:color="auto"/>
              <w:bottom w:val="single" w:sz="2" w:space="0" w:color="auto"/>
              <w:right w:val="single" w:sz="2" w:space="0" w:color="auto"/>
            </w:tcBorders>
          </w:tcPr>
          <w:p w14:paraId="554019DD" w14:textId="1AEE8A49" w:rsidR="00803BEA" w:rsidRPr="00B60D70" w:rsidRDefault="00803BEA" w:rsidP="00803BEA">
            <w:pPr>
              <w:ind w:right="26"/>
              <w:jc w:val="left"/>
              <w:rPr>
                <w:sz w:val="28"/>
                <w:szCs w:val="28"/>
                <w:cs/>
                <w:lang w:val="th-TH"/>
              </w:rPr>
            </w:pPr>
          </w:p>
        </w:tc>
        <w:tc>
          <w:tcPr>
            <w:tcW w:w="848" w:type="dxa"/>
            <w:tcBorders>
              <w:top w:val="single" w:sz="2" w:space="0" w:color="auto"/>
              <w:left w:val="single" w:sz="2" w:space="0" w:color="auto"/>
              <w:bottom w:val="single" w:sz="2" w:space="0" w:color="auto"/>
              <w:right w:val="single" w:sz="2" w:space="0" w:color="auto"/>
            </w:tcBorders>
          </w:tcPr>
          <w:p w14:paraId="172D1FEF" w14:textId="3243AB99" w:rsidR="00803BEA" w:rsidRPr="00B60D70" w:rsidRDefault="00803BEA" w:rsidP="00803BEA">
            <w:pPr>
              <w:ind w:right="26"/>
              <w:jc w:val="left"/>
              <w:rPr>
                <w:sz w:val="28"/>
                <w:szCs w:val="28"/>
              </w:rPr>
            </w:pPr>
            <w:r w:rsidRPr="00B60D70">
              <w:rPr>
                <w:sz w:val="28"/>
                <w:szCs w:val="28"/>
              </w:rPr>
              <w:t>CLO2</w:t>
            </w:r>
          </w:p>
        </w:tc>
        <w:tc>
          <w:tcPr>
            <w:tcW w:w="3968" w:type="dxa"/>
            <w:tcBorders>
              <w:top w:val="single" w:sz="2" w:space="0" w:color="auto"/>
              <w:left w:val="single" w:sz="2" w:space="0" w:color="auto"/>
              <w:bottom w:val="single" w:sz="2" w:space="0" w:color="auto"/>
              <w:right w:val="single" w:sz="2" w:space="0" w:color="auto"/>
            </w:tcBorders>
          </w:tcPr>
          <w:p w14:paraId="392ED5D6" w14:textId="47939414" w:rsidR="00803BEA" w:rsidRPr="00B60D70" w:rsidRDefault="00803BEA" w:rsidP="00803BEA">
            <w:pPr>
              <w:ind w:right="26"/>
              <w:jc w:val="left"/>
              <w:rPr>
                <w:sz w:val="28"/>
                <w:szCs w:val="28"/>
              </w:rPr>
            </w:pPr>
            <w:r w:rsidRPr="00B60D70">
              <w:rPr>
                <w:sz w:val="28"/>
                <w:szCs w:val="28"/>
                <w:cs/>
              </w:rPr>
              <w:t>วิเคราะห์หาสถานะของความเค้นที่ตำแหน่งใด</w:t>
            </w:r>
            <w:r w:rsidR="00D420AC" w:rsidRPr="00B60D70">
              <w:rPr>
                <w:sz w:val="28"/>
                <w:szCs w:val="28"/>
                <w:cs/>
              </w:rPr>
              <w:t xml:space="preserve"> ๆ</w:t>
            </w:r>
            <w:r w:rsidRPr="00B60D70">
              <w:rPr>
                <w:sz w:val="28"/>
                <w:szCs w:val="28"/>
                <w:cs/>
              </w:rPr>
              <w:t xml:space="preserve"> พร้อมสามารถวิเคราะห์หาความเค้นหลักพร้อมระนาบ</w:t>
            </w:r>
          </w:p>
        </w:tc>
        <w:tc>
          <w:tcPr>
            <w:tcW w:w="852" w:type="dxa"/>
            <w:tcBorders>
              <w:left w:val="single" w:sz="2" w:space="0" w:color="auto"/>
            </w:tcBorders>
            <w:vAlign w:val="center"/>
          </w:tcPr>
          <w:p w14:paraId="54CE4D8E" w14:textId="03A4A80C" w:rsidR="00803BEA" w:rsidRPr="00B60D70" w:rsidRDefault="00FA6875" w:rsidP="00803BEA">
            <w:pPr>
              <w:ind w:right="26"/>
              <w:jc w:val="center"/>
              <w:rPr>
                <w:sz w:val="28"/>
                <w:szCs w:val="28"/>
              </w:rPr>
            </w:pPr>
            <w:r w:rsidRPr="00B60D70">
              <w:rPr>
                <w:sz w:val="28"/>
                <w:szCs w:val="28"/>
              </w:rPr>
              <w:t> </w:t>
            </w:r>
          </w:p>
        </w:tc>
        <w:tc>
          <w:tcPr>
            <w:tcW w:w="851" w:type="dxa"/>
            <w:vAlign w:val="center"/>
          </w:tcPr>
          <w:p w14:paraId="09822020" w14:textId="5ECF9399" w:rsidR="00803BEA" w:rsidRPr="00B60D70" w:rsidRDefault="00FA6875" w:rsidP="00803BEA">
            <w:pPr>
              <w:ind w:right="26"/>
              <w:jc w:val="center"/>
              <w:rPr>
                <w:sz w:val="28"/>
                <w:szCs w:val="28"/>
              </w:rPr>
            </w:pPr>
            <w:r w:rsidRPr="00B60D70">
              <w:rPr>
                <w:sz w:val="28"/>
                <w:szCs w:val="28"/>
              </w:rPr>
              <w:t> </w:t>
            </w:r>
          </w:p>
        </w:tc>
        <w:tc>
          <w:tcPr>
            <w:tcW w:w="851" w:type="dxa"/>
            <w:vAlign w:val="center"/>
          </w:tcPr>
          <w:p w14:paraId="60170F70" w14:textId="25E822BC" w:rsidR="00803BEA" w:rsidRPr="00B60D70" w:rsidRDefault="00803BEA" w:rsidP="00803BEA">
            <w:pPr>
              <w:ind w:right="26"/>
              <w:jc w:val="center"/>
              <w:rPr>
                <w:sz w:val="28"/>
                <w:szCs w:val="28"/>
              </w:rPr>
            </w:pPr>
            <w:r w:rsidRPr="00B60D70">
              <w:rPr>
                <w:sz w:val="28"/>
                <w:szCs w:val="28"/>
              </w:rPr>
              <w:t>P-K3</w:t>
            </w:r>
          </w:p>
        </w:tc>
        <w:tc>
          <w:tcPr>
            <w:tcW w:w="851" w:type="dxa"/>
            <w:vAlign w:val="center"/>
          </w:tcPr>
          <w:p w14:paraId="6FB83525" w14:textId="5589429D" w:rsidR="00803BEA" w:rsidRPr="00B60D70" w:rsidRDefault="00FA6875" w:rsidP="00803BEA">
            <w:pPr>
              <w:ind w:right="26"/>
              <w:jc w:val="center"/>
              <w:rPr>
                <w:sz w:val="28"/>
                <w:szCs w:val="28"/>
              </w:rPr>
            </w:pPr>
            <w:r w:rsidRPr="00B60D70">
              <w:rPr>
                <w:sz w:val="28"/>
                <w:szCs w:val="28"/>
              </w:rPr>
              <w:t> </w:t>
            </w:r>
          </w:p>
        </w:tc>
        <w:tc>
          <w:tcPr>
            <w:tcW w:w="854" w:type="dxa"/>
            <w:gridSpan w:val="2"/>
            <w:vAlign w:val="center"/>
          </w:tcPr>
          <w:p w14:paraId="08DBB725" w14:textId="0DCD6358" w:rsidR="00803BEA" w:rsidRPr="00B60D70" w:rsidRDefault="00FA6875" w:rsidP="00803BEA">
            <w:pPr>
              <w:ind w:right="26"/>
              <w:jc w:val="center"/>
              <w:rPr>
                <w:sz w:val="28"/>
                <w:szCs w:val="28"/>
              </w:rPr>
            </w:pPr>
            <w:r w:rsidRPr="00B60D70">
              <w:rPr>
                <w:sz w:val="28"/>
                <w:szCs w:val="28"/>
              </w:rPr>
              <w:t> </w:t>
            </w:r>
          </w:p>
        </w:tc>
      </w:tr>
      <w:tr w:rsidR="00B60D70" w:rsidRPr="00B60D70" w14:paraId="79201AE9" w14:textId="77777777" w:rsidTr="00932286">
        <w:tc>
          <w:tcPr>
            <w:tcW w:w="1027" w:type="dxa"/>
            <w:tcBorders>
              <w:top w:val="single" w:sz="2" w:space="0" w:color="auto"/>
              <w:bottom w:val="single" w:sz="2" w:space="0" w:color="auto"/>
              <w:right w:val="single" w:sz="2" w:space="0" w:color="auto"/>
            </w:tcBorders>
          </w:tcPr>
          <w:p w14:paraId="5F6F7224" w14:textId="4B6EEE62" w:rsidR="00803BEA" w:rsidRPr="00B60D70" w:rsidRDefault="00B91175" w:rsidP="00803BEA">
            <w:pPr>
              <w:ind w:left="-24" w:right="-32"/>
              <w:jc w:val="left"/>
              <w:rPr>
                <w:sz w:val="28"/>
                <w:szCs w:val="28"/>
                <w:lang w:val="th-TH"/>
              </w:rPr>
            </w:pPr>
            <w:r w:rsidRPr="00B60D70">
              <w:rPr>
                <w:sz w:val="28"/>
                <w:szCs w:val="28"/>
              </w:rPr>
              <w:t xml:space="preserve">CTE </w:t>
            </w:r>
            <w:r w:rsidR="00803BEA" w:rsidRPr="00B60D70">
              <w:rPr>
                <w:sz w:val="28"/>
                <w:szCs w:val="28"/>
              </w:rPr>
              <w:t>215</w:t>
            </w:r>
          </w:p>
        </w:tc>
        <w:tc>
          <w:tcPr>
            <w:tcW w:w="3787" w:type="dxa"/>
            <w:gridSpan w:val="2"/>
            <w:tcBorders>
              <w:top w:val="single" w:sz="2" w:space="0" w:color="auto"/>
              <w:left w:val="single" w:sz="2" w:space="0" w:color="auto"/>
              <w:bottom w:val="single" w:sz="2" w:space="0" w:color="auto"/>
              <w:right w:val="single" w:sz="2" w:space="0" w:color="auto"/>
            </w:tcBorders>
          </w:tcPr>
          <w:p w14:paraId="71BB47A7" w14:textId="77777777" w:rsidR="00520D3B" w:rsidRPr="00B60D70" w:rsidRDefault="00803BEA" w:rsidP="00803BEA">
            <w:pPr>
              <w:ind w:right="26"/>
              <w:jc w:val="left"/>
              <w:rPr>
                <w:sz w:val="28"/>
                <w:szCs w:val="28"/>
              </w:rPr>
            </w:pPr>
            <w:r w:rsidRPr="00B60D70">
              <w:rPr>
                <w:sz w:val="28"/>
                <w:szCs w:val="28"/>
                <w:cs/>
              </w:rPr>
              <w:t>ปฏิบัติการทดสอบวัสดุ (</w:t>
            </w:r>
            <w:r w:rsidRPr="00B60D70">
              <w:rPr>
                <w:sz w:val="28"/>
                <w:szCs w:val="28"/>
              </w:rPr>
              <w:t xml:space="preserve">Materials Testing Laboratory) </w:t>
            </w:r>
          </w:p>
          <w:p w14:paraId="517AA5D8" w14:textId="76212CA9" w:rsidR="00803BEA" w:rsidRPr="00B60D70" w:rsidRDefault="00803BEA" w:rsidP="00803BEA">
            <w:pPr>
              <w:ind w:right="26"/>
              <w:jc w:val="left"/>
              <w:rPr>
                <w:sz w:val="28"/>
                <w:szCs w:val="28"/>
                <w:cs/>
                <w:lang w:val="th-TH"/>
              </w:rPr>
            </w:pPr>
            <w:r w:rsidRPr="00B60D70">
              <w:rPr>
                <w:sz w:val="28"/>
                <w:szCs w:val="28"/>
              </w:rPr>
              <w:t>1 (0-3-</w:t>
            </w:r>
            <w:r w:rsidR="00593C8A" w:rsidRPr="00B60D70">
              <w:rPr>
                <w:sz w:val="28"/>
                <w:szCs w:val="28"/>
              </w:rPr>
              <w:t>2</w:t>
            </w:r>
            <w:r w:rsidRPr="00B60D70">
              <w:rPr>
                <w:sz w:val="28"/>
                <w:szCs w:val="28"/>
              </w:rPr>
              <w:t>)</w:t>
            </w:r>
          </w:p>
        </w:tc>
        <w:tc>
          <w:tcPr>
            <w:tcW w:w="848" w:type="dxa"/>
            <w:tcBorders>
              <w:top w:val="single" w:sz="2" w:space="0" w:color="auto"/>
              <w:left w:val="single" w:sz="2" w:space="0" w:color="auto"/>
              <w:bottom w:val="single" w:sz="2" w:space="0" w:color="auto"/>
              <w:right w:val="single" w:sz="2" w:space="0" w:color="auto"/>
            </w:tcBorders>
          </w:tcPr>
          <w:p w14:paraId="69393658" w14:textId="3A7223A1" w:rsidR="00803BEA" w:rsidRPr="00B60D70" w:rsidRDefault="00803BEA" w:rsidP="00803BEA">
            <w:pPr>
              <w:ind w:right="26"/>
              <w:jc w:val="left"/>
              <w:rPr>
                <w:sz w:val="28"/>
                <w:szCs w:val="28"/>
              </w:rPr>
            </w:pPr>
            <w:r w:rsidRPr="00B60D70">
              <w:rPr>
                <w:sz w:val="28"/>
                <w:szCs w:val="28"/>
              </w:rPr>
              <w:t>CLO1</w:t>
            </w:r>
          </w:p>
        </w:tc>
        <w:tc>
          <w:tcPr>
            <w:tcW w:w="3968" w:type="dxa"/>
            <w:tcBorders>
              <w:top w:val="single" w:sz="2" w:space="0" w:color="auto"/>
              <w:left w:val="single" w:sz="2" w:space="0" w:color="auto"/>
              <w:bottom w:val="single" w:sz="2" w:space="0" w:color="auto"/>
              <w:right w:val="single" w:sz="2" w:space="0" w:color="auto"/>
            </w:tcBorders>
          </w:tcPr>
          <w:p w14:paraId="52E6B6DE" w14:textId="3A4C52D0" w:rsidR="00803BEA" w:rsidRPr="00B60D70" w:rsidRDefault="00803BEA" w:rsidP="00803BEA">
            <w:pPr>
              <w:ind w:right="26"/>
              <w:jc w:val="left"/>
              <w:rPr>
                <w:sz w:val="28"/>
                <w:szCs w:val="28"/>
              </w:rPr>
            </w:pPr>
            <w:r w:rsidRPr="00B60D70">
              <w:rPr>
                <w:sz w:val="28"/>
                <w:szCs w:val="28"/>
                <w:cs/>
              </w:rPr>
              <w:t>อธิบายกระบวนการ ขั้นตอนและวิธีการทดสอบกลศาสตร์ของ ไม้ เหล็ก และคอนกรีตตามมาตรฐานการทดสอบทางวิศวกรรมโยธา</w:t>
            </w:r>
          </w:p>
        </w:tc>
        <w:tc>
          <w:tcPr>
            <w:tcW w:w="852" w:type="dxa"/>
            <w:tcBorders>
              <w:left w:val="single" w:sz="2" w:space="0" w:color="auto"/>
            </w:tcBorders>
            <w:vAlign w:val="center"/>
          </w:tcPr>
          <w:p w14:paraId="780247E0" w14:textId="1D11DA58" w:rsidR="00803BEA" w:rsidRPr="00B60D70" w:rsidRDefault="00961EC8" w:rsidP="00803BEA">
            <w:pPr>
              <w:ind w:right="26"/>
              <w:jc w:val="center"/>
              <w:rPr>
                <w:sz w:val="28"/>
                <w:szCs w:val="28"/>
              </w:rPr>
            </w:pPr>
            <w:r w:rsidRPr="00B60D70">
              <w:rPr>
                <w:sz w:val="28"/>
                <w:szCs w:val="28"/>
              </w:rPr>
              <w:t> </w:t>
            </w:r>
          </w:p>
        </w:tc>
        <w:tc>
          <w:tcPr>
            <w:tcW w:w="851" w:type="dxa"/>
            <w:vAlign w:val="center"/>
          </w:tcPr>
          <w:p w14:paraId="0A8C456E" w14:textId="50F22135" w:rsidR="00803BEA" w:rsidRPr="00B60D70" w:rsidRDefault="00961EC8" w:rsidP="00803BEA">
            <w:pPr>
              <w:ind w:right="26"/>
              <w:jc w:val="center"/>
              <w:rPr>
                <w:sz w:val="28"/>
                <w:szCs w:val="28"/>
              </w:rPr>
            </w:pPr>
            <w:r w:rsidRPr="00B60D70">
              <w:rPr>
                <w:sz w:val="28"/>
                <w:szCs w:val="28"/>
              </w:rPr>
              <w:t> </w:t>
            </w:r>
          </w:p>
        </w:tc>
        <w:tc>
          <w:tcPr>
            <w:tcW w:w="851" w:type="dxa"/>
            <w:vAlign w:val="center"/>
          </w:tcPr>
          <w:p w14:paraId="4250338D" w14:textId="78F97E36" w:rsidR="00803BEA" w:rsidRPr="00B60D70" w:rsidRDefault="00803BEA" w:rsidP="00803BEA">
            <w:pPr>
              <w:ind w:right="26"/>
              <w:jc w:val="center"/>
              <w:rPr>
                <w:sz w:val="28"/>
                <w:szCs w:val="28"/>
              </w:rPr>
            </w:pPr>
            <w:r w:rsidRPr="00B60D70">
              <w:rPr>
                <w:sz w:val="28"/>
                <w:szCs w:val="28"/>
              </w:rPr>
              <w:t>P-S2</w:t>
            </w:r>
          </w:p>
        </w:tc>
        <w:tc>
          <w:tcPr>
            <w:tcW w:w="851" w:type="dxa"/>
            <w:vAlign w:val="center"/>
          </w:tcPr>
          <w:p w14:paraId="19D6709B" w14:textId="166BE6D0" w:rsidR="00803BEA" w:rsidRPr="00B60D70" w:rsidRDefault="00961EC8" w:rsidP="00803BEA">
            <w:pPr>
              <w:ind w:right="26"/>
              <w:jc w:val="center"/>
              <w:rPr>
                <w:sz w:val="28"/>
                <w:szCs w:val="28"/>
              </w:rPr>
            </w:pPr>
            <w:r w:rsidRPr="00B60D70">
              <w:rPr>
                <w:sz w:val="28"/>
                <w:szCs w:val="28"/>
              </w:rPr>
              <w:t> </w:t>
            </w:r>
          </w:p>
        </w:tc>
        <w:tc>
          <w:tcPr>
            <w:tcW w:w="854" w:type="dxa"/>
            <w:gridSpan w:val="2"/>
            <w:vAlign w:val="center"/>
          </w:tcPr>
          <w:p w14:paraId="52AAAF9E" w14:textId="44828384" w:rsidR="00803BEA" w:rsidRPr="00B60D70" w:rsidRDefault="00961EC8" w:rsidP="00803BEA">
            <w:pPr>
              <w:ind w:right="26"/>
              <w:jc w:val="center"/>
              <w:rPr>
                <w:sz w:val="28"/>
                <w:szCs w:val="28"/>
              </w:rPr>
            </w:pPr>
            <w:r w:rsidRPr="00B60D70">
              <w:rPr>
                <w:sz w:val="28"/>
                <w:szCs w:val="28"/>
              </w:rPr>
              <w:t> </w:t>
            </w:r>
          </w:p>
        </w:tc>
      </w:tr>
      <w:tr w:rsidR="00B60D70" w:rsidRPr="00B60D70" w14:paraId="5BA0E4D1" w14:textId="77777777" w:rsidTr="00932286">
        <w:tc>
          <w:tcPr>
            <w:tcW w:w="1027" w:type="dxa"/>
            <w:tcBorders>
              <w:top w:val="single" w:sz="2" w:space="0" w:color="auto"/>
              <w:bottom w:val="single" w:sz="2" w:space="0" w:color="auto"/>
              <w:right w:val="single" w:sz="2" w:space="0" w:color="auto"/>
            </w:tcBorders>
          </w:tcPr>
          <w:p w14:paraId="0741B5F2" w14:textId="5C2FA0EE" w:rsidR="00803BEA" w:rsidRPr="00B60D70" w:rsidRDefault="00803BEA" w:rsidP="00803BEA">
            <w:pPr>
              <w:ind w:left="-24" w:right="-32"/>
              <w:jc w:val="left"/>
              <w:rPr>
                <w:sz w:val="28"/>
                <w:szCs w:val="28"/>
              </w:rPr>
            </w:pPr>
          </w:p>
        </w:tc>
        <w:tc>
          <w:tcPr>
            <w:tcW w:w="3787" w:type="dxa"/>
            <w:gridSpan w:val="2"/>
            <w:tcBorders>
              <w:top w:val="single" w:sz="2" w:space="0" w:color="auto"/>
              <w:left w:val="single" w:sz="2" w:space="0" w:color="auto"/>
              <w:bottom w:val="single" w:sz="2" w:space="0" w:color="auto"/>
              <w:right w:val="single" w:sz="2" w:space="0" w:color="auto"/>
            </w:tcBorders>
          </w:tcPr>
          <w:p w14:paraId="7EEDCB31" w14:textId="3012CC2D" w:rsidR="00803BEA" w:rsidRPr="00B60D70" w:rsidRDefault="00803BEA" w:rsidP="00803BEA">
            <w:pPr>
              <w:ind w:right="26"/>
              <w:jc w:val="left"/>
              <w:rPr>
                <w:sz w:val="28"/>
                <w:szCs w:val="28"/>
                <w:cs/>
              </w:rPr>
            </w:pPr>
          </w:p>
        </w:tc>
        <w:tc>
          <w:tcPr>
            <w:tcW w:w="848" w:type="dxa"/>
            <w:tcBorders>
              <w:top w:val="single" w:sz="2" w:space="0" w:color="auto"/>
              <w:left w:val="single" w:sz="2" w:space="0" w:color="auto"/>
              <w:bottom w:val="single" w:sz="2" w:space="0" w:color="auto"/>
              <w:right w:val="single" w:sz="2" w:space="0" w:color="auto"/>
            </w:tcBorders>
          </w:tcPr>
          <w:p w14:paraId="0399258B" w14:textId="31B6A2ED" w:rsidR="00803BEA" w:rsidRPr="00B60D70" w:rsidRDefault="00803BEA" w:rsidP="00803BEA">
            <w:pPr>
              <w:ind w:right="26"/>
              <w:jc w:val="left"/>
              <w:rPr>
                <w:sz w:val="28"/>
                <w:szCs w:val="28"/>
              </w:rPr>
            </w:pPr>
            <w:r w:rsidRPr="00B60D70">
              <w:rPr>
                <w:sz w:val="28"/>
                <w:szCs w:val="28"/>
              </w:rPr>
              <w:t>CLO2</w:t>
            </w:r>
          </w:p>
        </w:tc>
        <w:tc>
          <w:tcPr>
            <w:tcW w:w="3968" w:type="dxa"/>
            <w:tcBorders>
              <w:top w:val="single" w:sz="2" w:space="0" w:color="auto"/>
              <w:left w:val="single" w:sz="2" w:space="0" w:color="auto"/>
              <w:bottom w:val="single" w:sz="2" w:space="0" w:color="auto"/>
              <w:right w:val="single" w:sz="2" w:space="0" w:color="auto"/>
            </w:tcBorders>
          </w:tcPr>
          <w:p w14:paraId="2541FA06" w14:textId="78E1A959" w:rsidR="00803BEA" w:rsidRPr="00B60D70" w:rsidRDefault="00803BEA" w:rsidP="00803BEA">
            <w:pPr>
              <w:ind w:right="26"/>
              <w:jc w:val="left"/>
              <w:rPr>
                <w:sz w:val="28"/>
                <w:szCs w:val="28"/>
              </w:rPr>
            </w:pPr>
            <w:r w:rsidRPr="00B60D70">
              <w:rPr>
                <w:sz w:val="28"/>
                <w:szCs w:val="28"/>
                <w:cs/>
              </w:rPr>
              <w:t>ใช้เครื่องมือ เพื่อปฏิบัติการทดสอบวัสดุในงานวิศวกรรมโยธา ได้แก่ ไม้ เหล็ก คอนกรีต</w:t>
            </w:r>
            <w:r w:rsidR="00C165AD" w:rsidRPr="00B60D70">
              <w:rPr>
                <w:sz w:val="28"/>
                <w:szCs w:val="28"/>
                <w:cs/>
              </w:rPr>
              <w:t xml:space="preserve"> และวัสดุก่อ</w:t>
            </w:r>
          </w:p>
        </w:tc>
        <w:tc>
          <w:tcPr>
            <w:tcW w:w="852" w:type="dxa"/>
            <w:tcBorders>
              <w:left w:val="single" w:sz="2" w:space="0" w:color="auto"/>
            </w:tcBorders>
            <w:vAlign w:val="center"/>
          </w:tcPr>
          <w:p w14:paraId="6F217851" w14:textId="10D0A733" w:rsidR="00803BEA" w:rsidRPr="00B60D70" w:rsidRDefault="00961EC8" w:rsidP="00803BEA">
            <w:pPr>
              <w:ind w:right="26"/>
              <w:jc w:val="center"/>
              <w:rPr>
                <w:sz w:val="28"/>
                <w:szCs w:val="28"/>
              </w:rPr>
            </w:pPr>
            <w:r w:rsidRPr="00B60D70">
              <w:rPr>
                <w:sz w:val="28"/>
                <w:szCs w:val="28"/>
              </w:rPr>
              <w:t> </w:t>
            </w:r>
          </w:p>
        </w:tc>
        <w:tc>
          <w:tcPr>
            <w:tcW w:w="851" w:type="dxa"/>
            <w:vAlign w:val="center"/>
          </w:tcPr>
          <w:p w14:paraId="7211A7D8" w14:textId="2FAAFC90" w:rsidR="00803BEA" w:rsidRPr="00B60D70" w:rsidRDefault="00961EC8" w:rsidP="00803BEA">
            <w:pPr>
              <w:ind w:right="26"/>
              <w:jc w:val="center"/>
              <w:rPr>
                <w:sz w:val="28"/>
                <w:szCs w:val="28"/>
              </w:rPr>
            </w:pPr>
            <w:r w:rsidRPr="00B60D70">
              <w:rPr>
                <w:sz w:val="28"/>
                <w:szCs w:val="28"/>
              </w:rPr>
              <w:t> </w:t>
            </w:r>
          </w:p>
        </w:tc>
        <w:tc>
          <w:tcPr>
            <w:tcW w:w="851" w:type="dxa"/>
            <w:vAlign w:val="center"/>
          </w:tcPr>
          <w:p w14:paraId="2A610361" w14:textId="3B691310" w:rsidR="00803BEA" w:rsidRPr="00B60D70" w:rsidRDefault="00803BEA" w:rsidP="00803BEA">
            <w:pPr>
              <w:ind w:right="26"/>
              <w:jc w:val="center"/>
              <w:rPr>
                <w:sz w:val="28"/>
                <w:szCs w:val="28"/>
              </w:rPr>
            </w:pPr>
            <w:r w:rsidRPr="00B60D70">
              <w:rPr>
                <w:sz w:val="28"/>
                <w:szCs w:val="28"/>
              </w:rPr>
              <w:t>P-S2</w:t>
            </w:r>
          </w:p>
        </w:tc>
        <w:tc>
          <w:tcPr>
            <w:tcW w:w="851" w:type="dxa"/>
            <w:vAlign w:val="center"/>
          </w:tcPr>
          <w:p w14:paraId="66CB6818" w14:textId="490D212E" w:rsidR="00803BEA" w:rsidRPr="00B60D70" w:rsidRDefault="00961EC8" w:rsidP="00803BEA">
            <w:pPr>
              <w:ind w:right="26"/>
              <w:jc w:val="center"/>
              <w:rPr>
                <w:sz w:val="28"/>
                <w:szCs w:val="28"/>
              </w:rPr>
            </w:pPr>
            <w:r w:rsidRPr="00B60D70">
              <w:rPr>
                <w:sz w:val="28"/>
                <w:szCs w:val="28"/>
              </w:rPr>
              <w:t> </w:t>
            </w:r>
          </w:p>
        </w:tc>
        <w:tc>
          <w:tcPr>
            <w:tcW w:w="854" w:type="dxa"/>
            <w:gridSpan w:val="2"/>
            <w:vAlign w:val="center"/>
          </w:tcPr>
          <w:p w14:paraId="246541FA" w14:textId="17BECFC9" w:rsidR="00803BEA" w:rsidRPr="00B60D70" w:rsidRDefault="00961EC8" w:rsidP="00803BEA">
            <w:pPr>
              <w:ind w:right="26"/>
              <w:jc w:val="center"/>
              <w:rPr>
                <w:sz w:val="28"/>
                <w:szCs w:val="28"/>
              </w:rPr>
            </w:pPr>
            <w:r w:rsidRPr="00B60D70">
              <w:rPr>
                <w:sz w:val="28"/>
                <w:szCs w:val="28"/>
              </w:rPr>
              <w:t> </w:t>
            </w:r>
          </w:p>
        </w:tc>
      </w:tr>
      <w:tr w:rsidR="00B60D70" w:rsidRPr="00B60D70" w14:paraId="69D45DF6" w14:textId="77777777" w:rsidTr="00932286">
        <w:tc>
          <w:tcPr>
            <w:tcW w:w="1027" w:type="dxa"/>
            <w:tcBorders>
              <w:top w:val="single" w:sz="2" w:space="0" w:color="auto"/>
              <w:bottom w:val="single" w:sz="2" w:space="0" w:color="auto"/>
              <w:right w:val="single" w:sz="2" w:space="0" w:color="auto"/>
            </w:tcBorders>
          </w:tcPr>
          <w:p w14:paraId="2F1BF07D" w14:textId="1A7028AA" w:rsidR="00803BEA" w:rsidRPr="00B60D70" w:rsidRDefault="00803BEA" w:rsidP="00803BEA">
            <w:pPr>
              <w:ind w:left="-24" w:right="-32"/>
              <w:jc w:val="left"/>
              <w:rPr>
                <w:sz w:val="28"/>
                <w:szCs w:val="28"/>
                <w:lang w:val="th-TH"/>
              </w:rPr>
            </w:pPr>
          </w:p>
        </w:tc>
        <w:tc>
          <w:tcPr>
            <w:tcW w:w="3787" w:type="dxa"/>
            <w:gridSpan w:val="2"/>
            <w:tcBorders>
              <w:top w:val="single" w:sz="2" w:space="0" w:color="auto"/>
              <w:left w:val="single" w:sz="2" w:space="0" w:color="auto"/>
              <w:bottom w:val="single" w:sz="2" w:space="0" w:color="auto"/>
              <w:right w:val="single" w:sz="2" w:space="0" w:color="auto"/>
            </w:tcBorders>
          </w:tcPr>
          <w:p w14:paraId="5DE5AD6C" w14:textId="2A3DA859" w:rsidR="00803BEA" w:rsidRPr="00B60D70" w:rsidRDefault="00803BEA" w:rsidP="00803BEA">
            <w:pPr>
              <w:ind w:right="26"/>
              <w:jc w:val="left"/>
              <w:rPr>
                <w:sz w:val="28"/>
                <w:szCs w:val="28"/>
                <w:cs/>
                <w:lang w:val="th-TH"/>
              </w:rPr>
            </w:pPr>
          </w:p>
        </w:tc>
        <w:tc>
          <w:tcPr>
            <w:tcW w:w="848" w:type="dxa"/>
            <w:tcBorders>
              <w:top w:val="single" w:sz="2" w:space="0" w:color="auto"/>
              <w:left w:val="single" w:sz="2" w:space="0" w:color="auto"/>
              <w:bottom w:val="single" w:sz="2" w:space="0" w:color="auto"/>
              <w:right w:val="single" w:sz="2" w:space="0" w:color="auto"/>
            </w:tcBorders>
          </w:tcPr>
          <w:p w14:paraId="4F3AE30C" w14:textId="4883960F" w:rsidR="00803BEA" w:rsidRPr="00B60D70" w:rsidRDefault="00803BEA" w:rsidP="00803BEA">
            <w:pPr>
              <w:ind w:right="26"/>
              <w:jc w:val="left"/>
              <w:rPr>
                <w:sz w:val="28"/>
                <w:szCs w:val="28"/>
              </w:rPr>
            </w:pPr>
            <w:r w:rsidRPr="00B60D70">
              <w:rPr>
                <w:sz w:val="28"/>
                <w:szCs w:val="28"/>
                <w:u w:val="single"/>
              </w:rPr>
              <w:t>CLO3*</w:t>
            </w:r>
          </w:p>
        </w:tc>
        <w:tc>
          <w:tcPr>
            <w:tcW w:w="3968" w:type="dxa"/>
            <w:tcBorders>
              <w:top w:val="single" w:sz="2" w:space="0" w:color="auto"/>
              <w:left w:val="single" w:sz="2" w:space="0" w:color="auto"/>
              <w:bottom w:val="single" w:sz="2" w:space="0" w:color="auto"/>
              <w:right w:val="single" w:sz="2" w:space="0" w:color="auto"/>
            </w:tcBorders>
          </w:tcPr>
          <w:p w14:paraId="212522E5" w14:textId="25AEAB7E" w:rsidR="00803BEA" w:rsidRPr="00B60D70" w:rsidRDefault="00803BEA" w:rsidP="00803BEA">
            <w:pPr>
              <w:ind w:right="26"/>
              <w:jc w:val="left"/>
              <w:rPr>
                <w:sz w:val="28"/>
                <w:szCs w:val="28"/>
              </w:rPr>
            </w:pPr>
            <w:r w:rsidRPr="00B60D70">
              <w:rPr>
                <w:sz w:val="28"/>
                <w:szCs w:val="28"/>
                <w:u w:val="single"/>
                <w:cs/>
              </w:rPr>
              <w:t>วิเคราะห์และรายงานผลการทดลองทางกลศาสตร์ของ ไม้ เหล็ก คอน</w:t>
            </w:r>
            <w:r w:rsidR="00E70F3F" w:rsidRPr="00B60D70">
              <w:rPr>
                <w:rFonts w:hint="cs"/>
                <w:sz w:val="28"/>
                <w:szCs w:val="28"/>
                <w:u w:val="single"/>
                <w:cs/>
              </w:rPr>
              <w:t>ก</w:t>
            </w:r>
            <w:r w:rsidRPr="00B60D70">
              <w:rPr>
                <w:sz w:val="28"/>
                <w:szCs w:val="28"/>
                <w:u w:val="single"/>
                <w:cs/>
              </w:rPr>
              <w:t>รีต</w:t>
            </w:r>
            <w:r w:rsidR="00C165AD" w:rsidRPr="00B60D70">
              <w:rPr>
                <w:sz w:val="28"/>
                <w:szCs w:val="28"/>
                <w:u w:val="single"/>
                <w:cs/>
              </w:rPr>
              <w:t xml:space="preserve"> และวัสดุก่อ</w:t>
            </w:r>
            <w:r w:rsidRPr="00B60D70">
              <w:rPr>
                <w:sz w:val="28"/>
                <w:szCs w:val="28"/>
                <w:u w:val="single"/>
                <w:cs/>
              </w:rPr>
              <w:t>ในงานวิศวกรรมโยธา</w:t>
            </w:r>
          </w:p>
        </w:tc>
        <w:tc>
          <w:tcPr>
            <w:tcW w:w="852" w:type="dxa"/>
            <w:tcBorders>
              <w:left w:val="single" w:sz="2" w:space="0" w:color="auto"/>
            </w:tcBorders>
            <w:vAlign w:val="center"/>
          </w:tcPr>
          <w:p w14:paraId="28B8755F" w14:textId="7CC39E1E" w:rsidR="00803BEA" w:rsidRPr="00B60D70" w:rsidRDefault="00803BEA" w:rsidP="00803BEA">
            <w:pPr>
              <w:ind w:right="26"/>
              <w:jc w:val="center"/>
              <w:rPr>
                <w:sz w:val="28"/>
                <w:szCs w:val="28"/>
              </w:rPr>
            </w:pPr>
          </w:p>
        </w:tc>
        <w:tc>
          <w:tcPr>
            <w:tcW w:w="851" w:type="dxa"/>
            <w:vAlign w:val="center"/>
          </w:tcPr>
          <w:p w14:paraId="477B909B" w14:textId="60501F0A" w:rsidR="00803BEA" w:rsidRPr="00B60D70" w:rsidRDefault="00803BEA" w:rsidP="00803BEA">
            <w:pPr>
              <w:ind w:right="26"/>
              <w:jc w:val="center"/>
              <w:rPr>
                <w:sz w:val="28"/>
                <w:szCs w:val="28"/>
              </w:rPr>
            </w:pPr>
          </w:p>
        </w:tc>
        <w:tc>
          <w:tcPr>
            <w:tcW w:w="851" w:type="dxa"/>
            <w:vAlign w:val="center"/>
          </w:tcPr>
          <w:p w14:paraId="6A677501" w14:textId="47895DB7" w:rsidR="00803BEA" w:rsidRPr="00B60D70" w:rsidRDefault="00803BEA" w:rsidP="00803BEA">
            <w:pPr>
              <w:ind w:right="26"/>
              <w:jc w:val="center"/>
              <w:rPr>
                <w:sz w:val="28"/>
                <w:szCs w:val="28"/>
              </w:rPr>
            </w:pPr>
            <w:r w:rsidRPr="00B60D70">
              <w:rPr>
                <w:sz w:val="28"/>
                <w:szCs w:val="28"/>
                <w:u w:val="single"/>
              </w:rPr>
              <w:t>P-K4</w:t>
            </w:r>
          </w:p>
        </w:tc>
        <w:tc>
          <w:tcPr>
            <w:tcW w:w="851" w:type="dxa"/>
            <w:vAlign w:val="center"/>
          </w:tcPr>
          <w:p w14:paraId="1E009A61" w14:textId="5E8946FB" w:rsidR="00803BEA" w:rsidRPr="00B60D70" w:rsidRDefault="00803BEA" w:rsidP="00803BEA">
            <w:pPr>
              <w:ind w:right="26"/>
              <w:jc w:val="center"/>
              <w:rPr>
                <w:sz w:val="28"/>
                <w:szCs w:val="28"/>
              </w:rPr>
            </w:pPr>
          </w:p>
        </w:tc>
        <w:tc>
          <w:tcPr>
            <w:tcW w:w="854" w:type="dxa"/>
            <w:gridSpan w:val="2"/>
            <w:vAlign w:val="center"/>
          </w:tcPr>
          <w:p w14:paraId="182F4E1D" w14:textId="0ABF0E03" w:rsidR="00803BEA" w:rsidRPr="00B60D70" w:rsidRDefault="00803BEA" w:rsidP="00803BEA">
            <w:pPr>
              <w:ind w:right="26"/>
              <w:jc w:val="center"/>
              <w:rPr>
                <w:sz w:val="28"/>
                <w:szCs w:val="28"/>
              </w:rPr>
            </w:pPr>
          </w:p>
        </w:tc>
      </w:tr>
      <w:tr w:rsidR="00B60D70" w:rsidRPr="00B60D70" w14:paraId="544182C6" w14:textId="77777777" w:rsidTr="00932286">
        <w:tc>
          <w:tcPr>
            <w:tcW w:w="1027" w:type="dxa"/>
            <w:tcBorders>
              <w:top w:val="single" w:sz="2" w:space="0" w:color="auto"/>
              <w:bottom w:val="single" w:sz="2" w:space="0" w:color="auto"/>
              <w:right w:val="single" w:sz="2" w:space="0" w:color="auto"/>
            </w:tcBorders>
          </w:tcPr>
          <w:p w14:paraId="25C004C2" w14:textId="3C1E0568" w:rsidR="00803BEA" w:rsidRPr="00B60D70" w:rsidRDefault="00B91175" w:rsidP="00803BEA">
            <w:pPr>
              <w:ind w:left="-24" w:right="-32"/>
              <w:jc w:val="left"/>
              <w:rPr>
                <w:sz w:val="28"/>
                <w:szCs w:val="28"/>
              </w:rPr>
            </w:pPr>
            <w:r w:rsidRPr="00B60D70">
              <w:rPr>
                <w:sz w:val="28"/>
                <w:szCs w:val="28"/>
              </w:rPr>
              <w:t xml:space="preserve">CTE </w:t>
            </w:r>
            <w:r w:rsidR="00803BEA" w:rsidRPr="00B60D70">
              <w:rPr>
                <w:sz w:val="28"/>
                <w:szCs w:val="28"/>
              </w:rPr>
              <w:t>312</w:t>
            </w:r>
          </w:p>
        </w:tc>
        <w:tc>
          <w:tcPr>
            <w:tcW w:w="3787" w:type="dxa"/>
            <w:gridSpan w:val="2"/>
            <w:tcBorders>
              <w:top w:val="single" w:sz="2" w:space="0" w:color="auto"/>
              <w:left w:val="single" w:sz="2" w:space="0" w:color="auto"/>
              <w:bottom w:val="single" w:sz="2" w:space="0" w:color="auto"/>
              <w:right w:val="single" w:sz="2" w:space="0" w:color="auto"/>
            </w:tcBorders>
          </w:tcPr>
          <w:p w14:paraId="22AC088A" w14:textId="77777777" w:rsidR="00520D3B" w:rsidRPr="00B60D70" w:rsidRDefault="00803BEA" w:rsidP="00803BEA">
            <w:pPr>
              <w:ind w:right="26"/>
              <w:jc w:val="left"/>
              <w:rPr>
                <w:sz w:val="28"/>
                <w:szCs w:val="28"/>
              </w:rPr>
            </w:pPr>
            <w:r w:rsidRPr="00B60D70">
              <w:rPr>
                <w:sz w:val="28"/>
                <w:szCs w:val="28"/>
                <w:cs/>
              </w:rPr>
              <w:t xml:space="preserve">การวิเคราะห์โครงสร้าง </w:t>
            </w:r>
            <w:r w:rsidRPr="00B60D70">
              <w:rPr>
                <w:sz w:val="28"/>
                <w:szCs w:val="28"/>
              </w:rPr>
              <w:t xml:space="preserve">1 (Structural Analysis 1) </w:t>
            </w:r>
          </w:p>
          <w:p w14:paraId="5283591F" w14:textId="38B8C00A" w:rsidR="00803BEA" w:rsidRPr="00B60D70" w:rsidRDefault="00803BEA" w:rsidP="00803BEA">
            <w:pPr>
              <w:ind w:right="26"/>
              <w:jc w:val="left"/>
              <w:rPr>
                <w:sz w:val="28"/>
                <w:szCs w:val="28"/>
                <w:cs/>
              </w:rPr>
            </w:pPr>
            <w:r w:rsidRPr="00B60D70">
              <w:rPr>
                <w:sz w:val="28"/>
                <w:szCs w:val="28"/>
              </w:rPr>
              <w:t>3 (3-0-6)</w:t>
            </w:r>
          </w:p>
        </w:tc>
        <w:tc>
          <w:tcPr>
            <w:tcW w:w="848" w:type="dxa"/>
            <w:tcBorders>
              <w:top w:val="single" w:sz="2" w:space="0" w:color="auto"/>
              <w:left w:val="single" w:sz="2" w:space="0" w:color="auto"/>
              <w:bottom w:val="single" w:sz="2" w:space="0" w:color="auto"/>
              <w:right w:val="single" w:sz="2" w:space="0" w:color="auto"/>
            </w:tcBorders>
          </w:tcPr>
          <w:p w14:paraId="13FEE184" w14:textId="5444680A" w:rsidR="00803BEA" w:rsidRPr="00B60D70" w:rsidRDefault="00803BEA" w:rsidP="00803BEA">
            <w:pPr>
              <w:ind w:right="26"/>
              <w:jc w:val="left"/>
              <w:rPr>
                <w:sz w:val="28"/>
                <w:szCs w:val="28"/>
              </w:rPr>
            </w:pPr>
            <w:r w:rsidRPr="00B60D70">
              <w:rPr>
                <w:sz w:val="28"/>
                <w:szCs w:val="28"/>
              </w:rPr>
              <w:t>CLO1</w:t>
            </w:r>
          </w:p>
        </w:tc>
        <w:tc>
          <w:tcPr>
            <w:tcW w:w="3968" w:type="dxa"/>
            <w:tcBorders>
              <w:top w:val="single" w:sz="2" w:space="0" w:color="auto"/>
              <w:left w:val="single" w:sz="2" w:space="0" w:color="auto"/>
              <w:bottom w:val="single" w:sz="2" w:space="0" w:color="auto"/>
              <w:right w:val="single" w:sz="2" w:space="0" w:color="auto"/>
            </w:tcBorders>
          </w:tcPr>
          <w:p w14:paraId="341E43F8" w14:textId="555BF5DC" w:rsidR="00803BEA" w:rsidRPr="00B60D70" w:rsidRDefault="00803BEA" w:rsidP="00803BEA">
            <w:pPr>
              <w:ind w:right="26"/>
              <w:jc w:val="left"/>
              <w:rPr>
                <w:sz w:val="28"/>
                <w:szCs w:val="28"/>
              </w:rPr>
            </w:pPr>
            <w:r w:rsidRPr="00B60D70">
              <w:rPr>
                <w:sz w:val="28"/>
                <w:szCs w:val="28"/>
                <w:cs/>
              </w:rPr>
              <w:t>คำนวณหาแรงภายในโครงสร้างอย่างง่าย ประเภทคานโครงข้อแข็งและโครงข้อหมุน</w:t>
            </w:r>
          </w:p>
        </w:tc>
        <w:tc>
          <w:tcPr>
            <w:tcW w:w="852" w:type="dxa"/>
            <w:tcBorders>
              <w:left w:val="single" w:sz="2" w:space="0" w:color="auto"/>
            </w:tcBorders>
            <w:vAlign w:val="center"/>
          </w:tcPr>
          <w:p w14:paraId="082251B8" w14:textId="7A7C44EF" w:rsidR="00803BEA" w:rsidRPr="00B60D70" w:rsidRDefault="00803BEA" w:rsidP="00803BEA">
            <w:pPr>
              <w:ind w:right="26"/>
              <w:jc w:val="center"/>
              <w:rPr>
                <w:sz w:val="28"/>
                <w:szCs w:val="28"/>
              </w:rPr>
            </w:pPr>
            <w:r w:rsidRPr="00B60D70">
              <w:rPr>
                <w:sz w:val="28"/>
                <w:szCs w:val="28"/>
              </w:rPr>
              <w:t>P-K3</w:t>
            </w:r>
          </w:p>
        </w:tc>
        <w:tc>
          <w:tcPr>
            <w:tcW w:w="851" w:type="dxa"/>
            <w:vAlign w:val="center"/>
          </w:tcPr>
          <w:p w14:paraId="27A5C468" w14:textId="0C6D76DE" w:rsidR="00803BEA" w:rsidRPr="00B60D70" w:rsidRDefault="00961EC8" w:rsidP="00803BEA">
            <w:pPr>
              <w:ind w:right="26"/>
              <w:jc w:val="center"/>
              <w:rPr>
                <w:sz w:val="28"/>
                <w:szCs w:val="28"/>
              </w:rPr>
            </w:pPr>
            <w:r w:rsidRPr="00B60D70">
              <w:rPr>
                <w:sz w:val="28"/>
                <w:szCs w:val="28"/>
              </w:rPr>
              <w:t> </w:t>
            </w:r>
          </w:p>
        </w:tc>
        <w:tc>
          <w:tcPr>
            <w:tcW w:w="851" w:type="dxa"/>
            <w:vAlign w:val="center"/>
          </w:tcPr>
          <w:p w14:paraId="1D6C84FA" w14:textId="5E75E7CE" w:rsidR="00803BEA" w:rsidRPr="00B60D70" w:rsidRDefault="00961EC8" w:rsidP="00803BEA">
            <w:pPr>
              <w:ind w:right="26"/>
              <w:jc w:val="center"/>
              <w:rPr>
                <w:sz w:val="28"/>
                <w:szCs w:val="28"/>
              </w:rPr>
            </w:pPr>
            <w:r w:rsidRPr="00B60D70">
              <w:rPr>
                <w:sz w:val="28"/>
                <w:szCs w:val="28"/>
              </w:rPr>
              <w:t> </w:t>
            </w:r>
          </w:p>
        </w:tc>
        <w:tc>
          <w:tcPr>
            <w:tcW w:w="851" w:type="dxa"/>
            <w:vAlign w:val="center"/>
          </w:tcPr>
          <w:p w14:paraId="67363153" w14:textId="6C4ABCC6" w:rsidR="00803BEA" w:rsidRPr="00B60D70" w:rsidRDefault="00961EC8" w:rsidP="00803BEA">
            <w:pPr>
              <w:ind w:right="26"/>
              <w:jc w:val="center"/>
              <w:rPr>
                <w:sz w:val="28"/>
                <w:szCs w:val="28"/>
              </w:rPr>
            </w:pPr>
            <w:r w:rsidRPr="00B60D70">
              <w:rPr>
                <w:sz w:val="28"/>
                <w:szCs w:val="28"/>
              </w:rPr>
              <w:t> </w:t>
            </w:r>
          </w:p>
        </w:tc>
        <w:tc>
          <w:tcPr>
            <w:tcW w:w="854" w:type="dxa"/>
            <w:gridSpan w:val="2"/>
            <w:vAlign w:val="center"/>
          </w:tcPr>
          <w:p w14:paraId="250F3A6F" w14:textId="0A38EA33" w:rsidR="00803BEA" w:rsidRPr="00B60D70" w:rsidRDefault="00961EC8" w:rsidP="00803BEA">
            <w:pPr>
              <w:ind w:right="26"/>
              <w:jc w:val="center"/>
              <w:rPr>
                <w:sz w:val="28"/>
                <w:szCs w:val="28"/>
              </w:rPr>
            </w:pPr>
            <w:r w:rsidRPr="00B60D70">
              <w:rPr>
                <w:sz w:val="28"/>
                <w:szCs w:val="28"/>
              </w:rPr>
              <w:t> </w:t>
            </w:r>
          </w:p>
        </w:tc>
      </w:tr>
      <w:tr w:rsidR="00B60D70" w:rsidRPr="00B60D70" w14:paraId="7F69D890" w14:textId="77777777" w:rsidTr="00932286">
        <w:tc>
          <w:tcPr>
            <w:tcW w:w="1027" w:type="dxa"/>
            <w:tcBorders>
              <w:top w:val="single" w:sz="2" w:space="0" w:color="auto"/>
              <w:bottom w:val="single" w:sz="2" w:space="0" w:color="auto"/>
              <w:right w:val="single" w:sz="2" w:space="0" w:color="auto"/>
            </w:tcBorders>
          </w:tcPr>
          <w:p w14:paraId="64D003DB" w14:textId="0B4D840F" w:rsidR="00803BEA" w:rsidRPr="00B60D70" w:rsidRDefault="00803BEA" w:rsidP="00803BEA">
            <w:pPr>
              <w:ind w:left="-24" w:right="-32"/>
              <w:jc w:val="left"/>
              <w:rPr>
                <w:sz w:val="28"/>
                <w:szCs w:val="28"/>
                <w:lang w:val="th-TH"/>
              </w:rPr>
            </w:pPr>
          </w:p>
        </w:tc>
        <w:tc>
          <w:tcPr>
            <w:tcW w:w="3787" w:type="dxa"/>
            <w:gridSpan w:val="2"/>
            <w:tcBorders>
              <w:top w:val="single" w:sz="2" w:space="0" w:color="auto"/>
              <w:left w:val="single" w:sz="2" w:space="0" w:color="auto"/>
              <w:bottom w:val="single" w:sz="2" w:space="0" w:color="auto"/>
              <w:right w:val="single" w:sz="2" w:space="0" w:color="auto"/>
            </w:tcBorders>
          </w:tcPr>
          <w:p w14:paraId="1B30D07D" w14:textId="5BD4BC6D" w:rsidR="00803BEA" w:rsidRPr="00B60D70" w:rsidRDefault="00803BEA" w:rsidP="00803BEA">
            <w:pPr>
              <w:ind w:right="26"/>
              <w:jc w:val="left"/>
              <w:rPr>
                <w:sz w:val="28"/>
                <w:szCs w:val="28"/>
                <w:cs/>
                <w:lang w:val="th-TH"/>
              </w:rPr>
            </w:pPr>
          </w:p>
        </w:tc>
        <w:tc>
          <w:tcPr>
            <w:tcW w:w="848" w:type="dxa"/>
            <w:tcBorders>
              <w:top w:val="single" w:sz="2" w:space="0" w:color="auto"/>
              <w:left w:val="single" w:sz="2" w:space="0" w:color="auto"/>
              <w:bottom w:val="single" w:sz="2" w:space="0" w:color="auto"/>
              <w:right w:val="single" w:sz="2" w:space="0" w:color="auto"/>
            </w:tcBorders>
          </w:tcPr>
          <w:p w14:paraId="3ABAFC6A" w14:textId="17F869C7" w:rsidR="00803BEA" w:rsidRPr="00B60D70" w:rsidRDefault="00803BEA" w:rsidP="00803BEA">
            <w:pPr>
              <w:ind w:right="26"/>
              <w:jc w:val="left"/>
              <w:rPr>
                <w:sz w:val="28"/>
                <w:szCs w:val="28"/>
              </w:rPr>
            </w:pPr>
            <w:r w:rsidRPr="00B60D70">
              <w:rPr>
                <w:sz w:val="28"/>
                <w:szCs w:val="28"/>
              </w:rPr>
              <w:t>CLO2</w:t>
            </w:r>
          </w:p>
        </w:tc>
        <w:tc>
          <w:tcPr>
            <w:tcW w:w="3968" w:type="dxa"/>
            <w:tcBorders>
              <w:top w:val="single" w:sz="2" w:space="0" w:color="auto"/>
              <w:left w:val="single" w:sz="2" w:space="0" w:color="auto"/>
              <w:bottom w:val="single" w:sz="2" w:space="0" w:color="auto"/>
              <w:right w:val="single" w:sz="2" w:space="0" w:color="auto"/>
            </w:tcBorders>
          </w:tcPr>
          <w:p w14:paraId="32724068" w14:textId="5C5C6606" w:rsidR="00803BEA" w:rsidRPr="00B60D70" w:rsidRDefault="00803BEA" w:rsidP="00803BEA">
            <w:pPr>
              <w:ind w:right="26"/>
              <w:jc w:val="left"/>
              <w:rPr>
                <w:sz w:val="28"/>
                <w:szCs w:val="28"/>
              </w:rPr>
            </w:pPr>
            <w:r w:rsidRPr="00B60D70">
              <w:rPr>
                <w:sz w:val="28"/>
                <w:szCs w:val="28"/>
                <w:cs/>
              </w:rPr>
              <w:t>คำนวณระยะการเคลื่อนตัวของโครงสร้างอย่างง่ายเนื่องจากแรงภายนอกมากระทำ</w:t>
            </w:r>
          </w:p>
        </w:tc>
        <w:tc>
          <w:tcPr>
            <w:tcW w:w="852" w:type="dxa"/>
            <w:tcBorders>
              <w:left w:val="single" w:sz="2" w:space="0" w:color="auto"/>
            </w:tcBorders>
            <w:vAlign w:val="center"/>
          </w:tcPr>
          <w:p w14:paraId="641D9DB6" w14:textId="51FB89BE" w:rsidR="00803BEA" w:rsidRPr="00B60D70" w:rsidRDefault="00803BEA" w:rsidP="00803BEA">
            <w:pPr>
              <w:ind w:right="26"/>
              <w:jc w:val="center"/>
              <w:rPr>
                <w:sz w:val="28"/>
                <w:szCs w:val="28"/>
              </w:rPr>
            </w:pPr>
            <w:r w:rsidRPr="00B60D70">
              <w:rPr>
                <w:sz w:val="28"/>
                <w:szCs w:val="28"/>
              </w:rPr>
              <w:t>P-K3</w:t>
            </w:r>
          </w:p>
        </w:tc>
        <w:tc>
          <w:tcPr>
            <w:tcW w:w="851" w:type="dxa"/>
            <w:vAlign w:val="center"/>
          </w:tcPr>
          <w:p w14:paraId="5F383757" w14:textId="39E022A7" w:rsidR="00803BEA" w:rsidRPr="00B60D70" w:rsidRDefault="00961EC8" w:rsidP="00803BEA">
            <w:pPr>
              <w:ind w:right="26"/>
              <w:jc w:val="center"/>
              <w:rPr>
                <w:sz w:val="28"/>
                <w:szCs w:val="28"/>
              </w:rPr>
            </w:pPr>
            <w:r w:rsidRPr="00B60D70">
              <w:rPr>
                <w:sz w:val="28"/>
                <w:szCs w:val="28"/>
              </w:rPr>
              <w:t> </w:t>
            </w:r>
          </w:p>
        </w:tc>
        <w:tc>
          <w:tcPr>
            <w:tcW w:w="851" w:type="dxa"/>
            <w:vAlign w:val="center"/>
          </w:tcPr>
          <w:p w14:paraId="0AAFF7D9" w14:textId="669E3855" w:rsidR="00803BEA" w:rsidRPr="00B60D70" w:rsidRDefault="00961EC8" w:rsidP="00803BEA">
            <w:pPr>
              <w:ind w:right="26"/>
              <w:jc w:val="center"/>
              <w:rPr>
                <w:sz w:val="28"/>
                <w:szCs w:val="28"/>
              </w:rPr>
            </w:pPr>
            <w:r w:rsidRPr="00B60D70">
              <w:rPr>
                <w:sz w:val="28"/>
                <w:szCs w:val="28"/>
              </w:rPr>
              <w:t> </w:t>
            </w:r>
          </w:p>
        </w:tc>
        <w:tc>
          <w:tcPr>
            <w:tcW w:w="851" w:type="dxa"/>
            <w:vAlign w:val="center"/>
          </w:tcPr>
          <w:p w14:paraId="1BC4013F" w14:textId="5EE402A6" w:rsidR="00803BEA" w:rsidRPr="00B60D70" w:rsidRDefault="00961EC8" w:rsidP="00803BEA">
            <w:pPr>
              <w:ind w:right="26"/>
              <w:jc w:val="center"/>
              <w:rPr>
                <w:sz w:val="28"/>
                <w:szCs w:val="28"/>
              </w:rPr>
            </w:pPr>
            <w:r w:rsidRPr="00B60D70">
              <w:rPr>
                <w:sz w:val="28"/>
                <w:szCs w:val="28"/>
              </w:rPr>
              <w:t> </w:t>
            </w:r>
          </w:p>
        </w:tc>
        <w:tc>
          <w:tcPr>
            <w:tcW w:w="854" w:type="dxa"/>
            <w:gridSpan w:val="2"/>
            <w:vAlign w:val="center"/>
          </w:tcPr>
          <w:p w14:paraId="49709751" w14:textId="6C46781D" w:rsidR="00803BEA" w:rsidRPr="00B60D70" w:rsidRDefault="00961EC8" w:rsidP="00803BEA">
            <w:pPr>
              <w:ind w:right="26"/>
              <w:jc w:val="center"/>
              <w:rPr>
                <w:sz w:val="28"/>
                <w:szCs w:val="28"/>
              </w:rPr>
            </w:pPr>
            <w:r w:rsidRPr="00B60D70">
              <w:rPr>
                <w:sz w:val="28"/>
                <w:szCs w:val="28"/>
              </w:rPr>
              <w:t> </w:t>
            </w:r>
          </w:p>
        </w:tc>
      </w:tr>
      <w:tr w:rsidR="00B60D70" w:rsidRPr="00B60D70" w14:paraId="18705FFA" w14:textId="77777777" w:rsidTr="00932286">
        <w:tc>
          <w:tcPr>
            <w:tcW w:w="1027" w:type="dxa"/>
            <w:tcBorders>
              <w:top w:val="single" w:sz="2" w:space="0" w:color="auto"/>
              <w:bottom w:val="single" w:sz="2" w:space="0" w:color="auto"/>
              <w:right w:val="single" w:sz="2" w:space="0" w:color="auto"/>
            </w:tcBorders>
          </w:tcPr>
          <w:p w14:paraId="00B047B2" w14:textId="77777777" w:rsidR="007461DA" w:rsidRPr="00B60D70" w:rsidRDefault="007461DA" w:rsidP="00803BEA">
            <w:pPr>
              <w:ind w:left="-24" w:right="-32"/>
              <w:jc w:val="left"/>
              <w:rPr>
                <w:sz w:val="28"/>
                <w:szCs w:val="28"/>
                <w:lang w:val="th-TH"/>
              </w:rPr>
            </w:pPr>
          </w:p>
        </w:tc>
        <w:tc>
          <w:tcPr>
            <w:tcW w:w="3787" w:type="dxa"/>
            <w:gridSpan w:val="2"/>
            <w:tcBorders>
              <w:top w:val="single" w:sz="2" w:space="0" w:color="auto"/>
              <w:left w:val="single" w:sz="2" w:space="0" w:color="auto"/>
              <w:bottom w:val="single" w:sz="2" w:space="0" w:color="auto"/>
              <w:right w:val="single" w:sz="2" w:space="0" w:color="auto"/>
            </w:tcBorders>
          </w:tcPr>
          <w:p w14:paraId="05BB3915" w14:textId="77777777" w:rsidR="007461DA" w:rsidRPr="00B60D70" w:rsidRDefault="007461DA" w:rsidP="00803BEA">
            <w:pPr>
              <w:ind w:right="26"/>
              <w:jc w:val="left"/>
              <w:rPr>
                <w:sz w:val="28"/>
                <w:szCs w:val="28"/>
                <w:cs/>
                <w:lang w:val="th-TH"/>
              </w:rPr>
            </w:pPr>
          </w:p>
        </w:tc>
        <w:tc>
          <w:tcPr>
            <w:tcW w:w="848" w:type="dxa"/>
            <w:tcBorders>
              <w:top w:val="single" w:sz="2" w:space="0" w:color="auto"/>
              <w:left w:val="single" w:sz="2" w:space="0" w:color="auto"/>
              <w:bottom w:val="single" w:sz="2" w:space="0" w:color="auto"/>
              <w:right w:val="single" w:sz="2" w:space="0" w:color="auto"/>
            </w:tcBorders>
          </w:tcPr>
          <w:p w14:paraId="7A897DB1" w14:textId="0661015C" w:rsidR="007461DA" w:rsidRPr="00B60D70" w:rsidRDefault="007461DA" w:rsidP="00803BEA">
            <w:pPr>
              <w:ind w:right="26"/>
              <w:jc w:val="left"/>
              <w:rPr>
                <w:sz w:val="28"/>
                <w:szCs w:val="28"/>
              </w:rPr>
            </w:pPr>
            <w:r w:rsidRPr="00B60D70">
              <w:rPr>
                <w:sz w:val="28"/>
                <w:szCs w:val="28"/>
              </w:rPr>
              <w:t>CLO3</w:t>
            </w:r>
          </w:p>
        </w:tc>
        <w:tc>
          <w:tcPr>
            <w:tcW w:w="3968" w:type="dxa"/>
            <w:tcBorders>
              <w:top w:val="single" w:sz="2" w:space="0" w:color="auto"/>
              <w:left w:val="single" w:sz="2" w:space="0" w:color="auto"/>
              <w:bottom w:val="single" w:sz="2" w:space="0" w:color="auto"/>
              <w:right w:val="single" w:sz="2" w:space="0" w:color="auto"/>
            </w:tcBorders>
          </w:tcPr>
          <w:p w14:paraId="07A7FB4E" w14:textId="086192DC" w:rsidR="007461DA" w:rsidRPr="00B60D70" w:rsidRDefault="007461DA" w:rsidP="00803BEA">
            <w:pPr>
              <w:ind w:right="26"/>
              <w:jc w:val="left"/>
              <w:rPr>
                <w:sz w:val="28"/>
                <w:szCs w:val="28"/>
                <w:cs/>
              </w:rPr>
            </w:pPr>
            <w:r w:rsidRPr="00B60D70">
              <w:rPr>
                <w:sz w:val="28"/>
                <w:szCs w:val="28"/>
                <w:cs/>
              </w:rPr>
              <w:t>คำนวณหาแรงภายในโครงสร้างโครงสร้างอินดีเทอร์</w:t>
            </w:r>
            <w:proofErr w:type="spellStart"/>
            <w:r w:rsidRPr="00B60D70">
              <w:rPr>
                <w:sz w:val="28"/>
                <w:szCs w:val="28"/>
                <w:cs/>
              </w:rPr>
              <w:t>มิเ</w:t>
            </w:r>
            <w:proofErr w:type="spellEnd"/>
            <w:r w:rsidRPr="00B60D70">
              <w:rPr>
                <w:sz w:val="28"/>
                <w:szCs w:val="28"/>
                <w:cs/>
              </w:rPr>
              <w:t>นท โดยวิธีการเปลี่ยนรูปร่างสอดคล้อง</w:t>
            </w:r>
          </w:p>
        </w:tc>
        <w:tc>
          <w:tcPr>
            <w:tcW w:w="852" w:type="dxa"/>
            <w:tcBorders>
              <w:left w:val="single" w:sz="2" w:space="0" w:color="auto"/>
            </w:tcBorders>
            <w:vAlign w:val="center"/>
          </w:tcPr>
          <w:p w14:paraId="52608746" w14:textId="77777777" w:rsidR="007461DA" w:rsidRPr="00B60D70" w:rsidRDefault="007461DA" w:rsidP="00803BEA">
            <w:pPr>
              <w:ind w:right="26"/>
              <w:jc w:val="center"/>
              <w:rPr>
                <w:sz w:val="28"/>
                <w:szCs w:val="28"/>
              </w:rPr>
            </w:pPr>
          </w:p>
        </w:tc>
        <w:tc>
          <w:tcPr>
            <w:tcW w:w="851" w:type="dxa"/>
            <w:vAlign w:val="center"/>
          </w:tcPr>
          <w:p w14:paraId="5C325B26" w14:textId="77777777" w:rsidR="007461DA" w:rsidRPr="00B60D70" w:rsidRDefault="007461DA" w:rsidP="00803BEA">
            <w:pPr>
              <w:ind w:right="26"/>
              <w:jc w:val="center"/>
              <w:rPr>
                <w:sz w:val="28"/>
                <w:szCs w:val="28"/>
              </w:rPr>
            </w:pPr>
          </w:p>
        </w:tc>
        <w:tc>
          <w:tcPr>
            <w:tcW w:w="851" w:type="dxa"/>
            <w:vAlign w:val="center"/>
          </w:tcPr>
          <w:p w14:paraId="12DFAF07" w14:textId="77777777" w:rsidR="007461DA" w:rsidRPr="00B60D70" w:rsidRDefault="007461DA" w:rsidP="00803BEA">
            <w:pPr>
              <w:ind w:right="26"/>
              <w:jc w:val="center"/>
              <w:rPr>
                <w:sz w:val="28"/>
                <w:szCs w:val="28"/>
              </w:rPr>
            </w:pPr>
          </w:p>
        </w:tc>
        <w:tc>
          <w:tcPr>
            <w:tcW w:w="851" w:type="dxa"/>
            <w:vAlign w:val="center"/>
          </w:tcPr>
          <w:p w14:paraId="2A4A5A70" w14:textId="77777777" w:rsidR="007461DA" w:rsidRPr="00B60D70" w:rsidRDefault="007461DA" w:rsidP="00803BEA">
            <w:pPr>
              <w:ind w:right="26"/>
              <w:jc w:val="center"/>
              <w:rPr>
                <w:sz w:val="28"/>
                <w:szCs w:val="28"/>
              </w:rPr>
            </w:pPr>
          </w:p>
        </w:tc>
        <w:tc>
          <w:tcPr>
            <w:tcW w:w="854" w:type="dxa"/>
            <w:gridSpan w:val="2"/>
            <w:vAlign w:val="center"/>
          </w:tcPr>
          <w:p w14:paraId="017C4BB0" w14:textId="77777777" w:rsidR="007461DA" w:rsidRPr="00B60D70" w:rsidRDefault="007461DA" w:rsidP="00803BEA">
            <w:pPr>
              <w:ind w:right="26"/>
              <w:jc w:val="center"/>
              <w:rPr>
                <w:sz w:val="28"/>
                <w:szCs w:val="28"/>
              </w:rPr>
            </w:pPr>
          </w:p>
        </w:tc>
      </w:tr>
      <w:tr w:rsidR="00B60D70" w:rsidRPr="00B60D70" w14:paraId="56BC6487" w14:textId="77777777" w:rsidTr="00932286">
        <w:tc>
          <w:tcPr>
            <w:tcW w:w="1027" w:type="dxa"/>
            <w:tcBorders>
              <w:top w:val="single" w:sz="2" w:space="0" w:color="auto"/>
              <w:bottom w:val="single" w:sz="2" w:space="0" w:color="auto"/>
              <w:right w:val="single" w:sz="2" w:space="0" w:color="auto"/>
            </w:tcBorders>
          </w:tcPr>
          <w:p w14:paraId="4A65FC69" w14:textId="41AF4E0B" w:rsidR="00803BEA" w:rsidRPr="00B60D70" w:rsidRDefault="00B91175" w:rsidP="00803BEA">
            <w:pPr>
              <w:ind w:left="-24" w:right="-32"/>
              <w:jc w:val="left"/>
              <w:rPr>
                <w:sz w:val="28"/>
                <w:szCs w:val="28"/>
                <w:lang w:val="th-TH"/>
              </w:rPr>
            </w:pPr>
            <w:r w:rsidRPr="00B60D70">
              <w:rPr>
                <w:sz w:val="28"/>
                <w:szCs w:val="28"/>
              </w:rPr>
              <w:t xml:space="preserve">CTE </w:t>
            </w:r>
            <w:r w:rsidR="00803BEA" w:rsidRPr="00B60D70">
              <w:rPr>
                <w:sz w:val="28"/>
                <w:szCs w:val="28"/>
              </w:rPr>
              <w:t>341</w:t>
            </w:r>
          </w:p>
        </w:tc>
        <w:tc>
          <w:tcPr>
            <w:tcW w:w="3787" w:type="dxa"/>
            <w:gridSpan w:val="2"/>
            <w:tcBorders>
              <w:top w:val="single" w:sz="2" w:space="0" w:color="auto"/>
              <w:left w:val="single" w:sz="2" w:space="0" w:color="auto"/>
              <w:bottom w:val="single" w:sz="2" w:space="0" w:color="auto"/>
              <w:right w:val="single" w:sz="2" w:space="0" w:color="auto"/>
            </w:tcBorders>
          </w:tcPr>
          <w:p w14:paraId="21E06697" w14:textId="77777777" w:rsidR="00520D3B" w:rsidRPr="00B60D70" w:rsidRDefault="00803BEA" w:rsidP="00803BEA">
            <w:pPr>
              <w:ind w:right="26"/>
              <w:jc w:val="left"/>
              <w:rPr>
                <w:sz w:val="28"/>
                <w:szCs w:val="28"/>
              </w:rPr>
            </w:pPr>
            <w:r w:rsidRPr="00B60D70">
              <w:rPr>
                <w:sz w:val="28"/>
                <w:szCs w:val="28"/>
                <w:cs/>
              </w:rPr>
              <w:t>กลศาสตร์ของไหลและชลศาสตร์ (</w:t>
            </w:r>
            <w:r w:rsidRPr="00B60D70">
              <w:rPr>
                <w:sz w:val="28"/>
                <w:szCs w:val="28"/>
              </w:rPr>
              <w:t xml:space="preserve">Fluid Mechanics and Hydraulic) </w:t>
            </w:r>
          </w:p>
          <w:p w14:paraId="459114DF" w14:textId="3CD065DB" w:rsidR="00803BEA" w:rsidRPr="00B60D70" w:rsidRDefault="00803BEA" w:rsidP="00803BEA">
            <w:pPr>
              <w:ind w:right="26"/>
              <w:jc w:val="left"/>
              <w:rPr>
                <w:sz w:val="28"/>
                <w:szCs w:val="28"/>
                <w:cs/>
                <w:lang w:val="th-TH"/>
              </w:rPr>
            </w:pPr>
            <w:r w:rsidRPr="00B60D70">
              <w:rPr>
                <w:sz w:val="28"/>
                <w:szCs w:val="28"/>
              </w:rPr>
              <w:t>3 (3-0-6)</w:t>
            </w:r>
          </w:p>
        </w:tc>
        <w:tc>
          <w:tcPr>
            <w:tcW w:w="848" w:type="dxa"/>
            <w:tcBorders>
              <w:top w:val="single" w:sz="2" w:space="0" w:color="auto"/>
              <w:left w:val="single" w:sz="2" w:space="0" w:color="auto"/>
              <w:bottom w:val="single" w:sz="2" w:space="0" w:color="auto"/>
              <w:right w:val="single" w:sz="2" w:space="0" w:color="auto"/>
            </w:tcBorders>
          </w:tcPr>
          <w:p w14:paraId="69DA88D9" w14:textId="62668D99" w:rsidR="00803BEA" w:rsidRPr="00B60D70" w:rsidRDefault="00803BEA" w:rsidP="00803BEA">
            <w:pPr>
              <w:ind w:right="26"/>
              <w:jc w:val="left"/>
              <w:rPr>
                <w:sz w:val="28"/>
                <w:szCs w:val="28"/>
              </w:rPr>
            </w:pPr>
            <w:r w:rsidRPr="00B60D70">
              <w:rPr>
                <w:sz w:val="28"/>
                <w:szCs w:val="28"/>
              </w:rPr>
              <w:t>CLO1</w:t>
            </w:r>
          </w:p>
        </w:tc>
        <w:tc>
          <w:tcPr>
            <w:tcW w:w="3968" w:type="dxa"/>
            <w:tcBorders>
              <w:top w:val="single" w:sz="2" w:space="0" w:color="auto"/>
              <w:left w:val="single" w:sz="2" w:space="0" w:color="auto"/>
              <w:bottom w:val="single" w:sz="2" w:space="0" w:color="auto"/>
              <w:right w:val="single" w:sz="2" w:space="0" w:color="auto"/>
            </w:tcBorders>
          </w:tcPr>
          <w:p w14:paraId="7FC0E4DD" w14:textId="75DBD785" w:rsidR="00803BEA" w:rsidRPr="00B60D70" w:rsidRDefault="00803BEA" w:rsidP="00803BEA">
            <w:pPr>
              <w:ind w:right="26"/>
              <w:jc w:val="left"/>
              <w:rPr>
                <w:sz w:val="28"/>
                <w:szCs w:val="28"/>
              </w:rPr>
            </w:pPr>
            <w:r w:rsidRPr="00B60D70">
              <w:rPr>
                <w:sz w:val="28"/>
                <w:szCs w:val="28"/>
                <w:cs/>
              </w:rPr>
              <w:t>อธิบายหลักการพื้นฐานของของไหลสถิต ระบบการไหลและงานวิศวกรรมชลศาสตร์</w:t>
            </w:r>
          </w:p>
        </w:tc>
        <w:tc>
          <w:tcPr>
            <w:tcW w:w="852" w:type="dxa"/>
            <w:tcBorders>
              <w:left w:val="single" w:sz="2" w:space="0" w:color="auto"/>
            </w:tcBorders>
            <w:vAlign w:val="center"/>
          </w:tcPr>
          <w:p w14:paraId="2618F20A" w14:textId="1788DEAC" w:rsidR="00803BEA" w:rsidRPr="00B60D70" w:rsidRDefault="00803BEA" w:rsidP="00803BEA">
            <w:pPr>
              <w:ind w:right="26"/>
              <w:jc w:val="center"/>
              <w:rPr>
                <w:sz w:val="28"/>
                <w:szCs w:val="28"/>
              </w:rPr>
            </w:pPr>
            <w:r w:rsidRPr="00B60D70">
              <w:rPr>
                <w:sz w:val="28"/>
                <w:szCs w:val="28"/>
              </w:rPr>
              <w:t>P-K2</w:t>
            </w:r>
          </w:p>
        </w:tc>
        <w:tc>
          <w:tcPr>
            <w:tcW w:w="851" w:type="dxa"/>
            <w:vAlign w:val="center"/>
          </w:tcPr>
          <w:p w14:paraId="260A37EF" w14:textId="78D330D1" w:rsidR="00803BEA" w:rsidRPr="00B60D70" w:rsidRDefault="008F1A7E" w:rsidP="00803BEA">
            <w:pPr>
              <w:ind w:right="26"/>
              <w:jc w:val="center"/>
              <w:rPr>
                <w:sz w:val="28"/>
                <w:szCs w:val="28"/>
              </w:rPr>
            </w:pPr>
            <w:r w:rsidRPr="00B60D70">
              <w:rPr>
                <w:sz w:val="28"/>
                <w:szCs w:val="28"/>
              </w:rPr>
              <w:t> </w:t>
            </w:r>
          </w:p>
        </w:tc>
        <w:tc>
          <w:tcPr>
            <w:tcW w:w="851" w:type="dxa"/>
            <w:vAlign w:val="center"/>
          </w:tcPr>
          <w:p w14:paraId="71109E8B" w14:textId="5904B4F1" w:rsidR="00803BEA" w:rsidRPr="00B60D70" w:rsidRDefault="008F1A7E" w:rsidP="00803BEA">
            <w:pPr>
              <w:ind w:right="26"/>
              <w:jc w:val="center"/>
              <w:rPr>
                <w:sz w:val="28"/>
                <w:szCs w:val="28"/>
              </w:rPr>
            </w:pPr>
            <w:r w:rsidRPr="00B60D70">
              <w:rPr>
                <w:sz w:val="28"/>
                <w:szCs w:val="28"/>
              </w:rPr>
              <w:t> </w:t>
            </w:r>
          </w:p>
        </w:tc>
        <w:tc>
          <w:tcPr>
            <w:tcW w:w="851" w:type="dxa"/>
            <w:vAlign w:val="center"/>
          </w:tcPr>
          <w:p w14:paraId="259F28B8" w14:textId="249E5480" w:rsidR="00803BEA" w:rsidRPr="00B60D70" w:rsidRDefault="008F1A7E" w:rsidP="00803BEA">
            <w:pPr>
              <w:ind w:right="26"/>
              <w:jc w:val="center"/>
              <w:rPr>
                <w:sz w:val="28"/>
                <w:szCs w:val="28"/>
              </w:rPr>
            </w:pPr>
            <w:r w:rsidRPr="00B60D70">
              <w:rPr>
                <w:sz w:val="28"/>
                <w:szCs w:val="28"/>
              </w:rPr>
              <w:t> </w:t>
            </w:r>
          </w:p>
        </w:tc>
        <w:tc>
          <w:tcPr>
            <w:tcW w:w="854" w:type="dxa"/>
            <w:gridSpan w:val="2"/>
            <w:vAlign w:val="center"/>
          </w:tcPr>
          <w:p w14:paraId="65E9D5CF" w14:textId="691C68E5" w:rsidR="00803BEA" w:rsidRPr="00B60D70" w:rsidRDefault="008F1A7E" w:rsidP="00803BEA">
            <w:pPr>
              <w:ind w:right="26"/>
              <w:jc w:val="center"/>
              <w:rPr>
                <w:sz w:val="28"/>
                <w:szCs w:val="28"/>
              </w:rPr>
            </w:pPr>
            <w:r w:rsidRPr="00B60D70">
              <w:rPr>
                <w:sz w:val="28"/>
                <w:szCs w:val="28"/>
              </w:rPr>
              <w:t> </w:t>
            </w:r>
          </w:p>
        </w:tc>
      </w:tr>
      <w:tr w:rsidR="00B60D70" w:rsidRPr="00B60D70" w14:paraId="0D1DD2D6" w14:textId="77777777" w:rsidTr="00932286">
        <w:tc>
          <w:tcPr>
            <w:tcW w:w="1027" w:type="dxa"/>
            <w:tcBorders>
              <w:top w:val="single" w:sz="2" w:space="0" w:color="auto"/>
              <w:bottom w:val="single" w:sz="2" w:space="0" w:color="auto"/>
              <w:right w:val="single" w:sz="2" w:space="0" w:color="auto"/>
            </w:tcBorders>
          </w:tcPr>
          <w:p w14:paraId="7B9CE12C" w14:textId="3BFDB93D" w:rsidR="00803BEA" w:rsidRPr="00B60D70" w:rsidRDefault="00803BEA" w:rsidP="00803BEA">
            <w:pPr>
              <w:ind w:left="-24" w:right="-32"/>
              <w:jc w:val="left"/>
              <w:rPr>
                <w:sz w:val="28"/>
                <w:szCs w:val="28"/>
              </w:rPr>
            </w:pPr>
          </w:p>
        </w:tc>
        <w:tc>
          <w:tcPr>
            <w:tcW w:w="3787" w:type="dxa"/>
            <w:gridSpan w:val="2"/>
            <w:tcBorders>
              <w:top w:val="single" w:sz="2" w:space="0" w:color="auto"/>
              <w:left w:val="single" w:sz="2" w:space="0" w:color="auto"/>
              <w:bottom w:val="single" w:sz="2" w:space="0" w:color="auto"/>
              <w:right w:val="single" w:sz="2" w:space="0" w:color="auto"/>
            </w:tcBorders>
          </w:tcPr>
          <w:p w14:paraId="4C773E42" w14:textId="37CFDA7D" w:rsidR="00803BEA" w:rsidRPr="00B60D70" w:rsidRDefault="00803BEA" w:rsidP="00803BEA">
            <w:pPr>
              <w:ind w:right="26"/>
              <w:jc w:val="left"/>
              <w:rPr>
                <w:sz w:val="28"/>
                <w:szCs w:val="28"/>
                <w:cs/>
              </w:rPr>
            </w:pPr>
          </w:p>
        </w:tc>
        <w:tc>
          <w:tcPr>
            <w:tcW w:w="848" w:type="dxa"/>
            <w:tcBorders>
              <w:top w:val="single" w:sz="2" w:space="0" w:color="auto"/>
              <w:left w:val="single" w:sz="2" w:space="0" w:color="auto"/>
              <w:bottom w:val="single" w:sz="2" w:space="0" w:color="auto"/>
              <w:right w:val="single" w:sz="2" w:space="0" w:color="auto"/>
            </w:tcBorders>
          </w:tcPr>
          <w:p w14:paraId="159C4BC3" w14:textId="18AA51E7" w:rsidR="00803BEA" w:rsidRPr="00B60D70" w:rsidRDefault="008F1A7E" w:rsidP="00803BEA">
            <w:pPr>
              <w:ind w:right="26"/>
              <w:jc w:val="left"/>
              <w:rPr>
                <w:sz w:val="28"/>
                <w:szCs w:val="28"/>
              </w:rPr>
            </w:pPr>
            <w:r w:rsidRPr="00B60D70">
              <w:rPr>
                <w:sz w:val="28"/>
                <w:szCs w:val="28"/>
              </w:rPr>
              <w:t>CLO2</w:t>
            </w:r>
          </w:p>
        </w:tc>
        <w:tc>
          <w:tcPr>
            <w:tcW w:w="3968" w:type="dxa"/>
            <w:tcBorders>
              <w:top w:val="single" w:sz="2" w:space="0" w:color="auto"/>
              <w:left w:val="single" w:sz="2" w:space="0" w:color="auto"/>
              <w:bottom w:val="single" w:sz="2" w:space="0" w:color="auto"/>
              <w:right w:val="single" w:sz="2" w:space="0" w:color="auto"/>
            </w:tcBorders>
          </w:tcPr>
          <w:p w14:paraId="28132CE4" w14:textId="0C4C0C32" w:rsidR="00803BEA" w:rsidRPr="00B60D70" w:rsidRDefault="00803BEA" w:rsidP="00803BEA">
            <w:pPr>
              <w:ind w:right="26"/>
              <w:jc w:val="left"/>
              <w:rPr>
                <w:sz w:val="28"/>
                <w:szCs w:val="28"/>
              </w:rPr>
            </w:pPr>
            <w:r w:rsidRPr="00B60D70">
              <w:rPr>
                <w:sz w:val="28"/>
                <w:szCs w:val="28"/>
                <w:cs/>
              </w:rPr>
              <w:t>แก้ปัญหาพื้นฐานโดยใช้สมการควบคุมเพื่อแก้ปัญหาทางชลศาสตร์</w:t>
            </w:r>
          </w:p>
        </w:tc>
        <w:tc>
          <w:tcPr>
            <w:tcW w:w="852" w:type="dxa"/>
            <w:tcBorders>
              <w:left w:val="single" w:sz="2" w:space="0" w:color="auto"/>
            </w:tcBorders>
            <w:vAlign w:val="center"/>
          </w:tcPr>
          <w:p w14:paraId="02ADF163" w14:textId="33F0601E" w:rsidR="00803BEA" w:rsidRPr="00B60D70" w:rsidRDefault="00803BEA" w:rsidP="00803BEA">
            <w:pPr>
              <w:ind w:right="26"/>
              <w:jc w:val="center"/>
              <w:rPr>
                <w:sz w:val="28"/>
                <w:szCs w:val="28"/>
              </w:rPr>
            </w:pPr>
            <w:r w:rsidRPr="00B60D70">
              <w:rPr>
                <w:sz w:val="28"/>
                <w:szCs w:val="28"/>
              </w:rPr>
              <w:t>P-K3</w:t>
            </w:r>
          </w:p>
        </w:tc>
        <w:tc>
          <w:tcPr>
            <w:tcW w:w="851" w:type="dxa"/>
            <w:vAlign w:val="center"/>
          </w:tcPr>
          <w:p w14:paraId="66120C2C" w14:textId="27A4372A" w:rsidR="00803BEA" w:rsidRPr="00B60D70" w:rsidRDefault="008F1A7E" w:rsidP="00803BEA">
            <w:pPr>
              <w:ind w:right="26"/>
              <w:jc w:val="center"/>
              <w:rPr>
                <w:sz w:val="28"/>
                <w:szCs w:val="28"/>
              </w:rPr>
            </w:pPr>
            <w:r w:rsidRPr="00B60D70">
              <w:rPr>
                <w:sz w:val="28"/>
                <w:szCs w:val="28"/>
              </w:rPr>
              <w:t> </w:t>
            </w:r>
          </w:p>
        </w:tc>
        <w:tc>
          <w:tcPr>
            <w:tcW w:w="851" w:type="dxa"/>
            <w:vAlign w:val="center"/>
          </w:tcPr>
          <w:p w14:paraId="5D69F071" w14:textId="61E51F0C" w:rsidR="00803BEA" w:rsidRPr="00B60D70" w:rsidRDefault="008F1A7E" w:rsidP="00803BEA">
            <w:pPr>
              <w:ind w:right="26"/>
              <w:jc w:val="center"/>
              <w:rPr>
                <w:sz w:val="28"/>
                <w:szCs w:val="28"/>
              </w:rPr>
            </w:pPr>
            <w:r w:rsidRPr="00B60D70">
              <w:rPr>
                <w:sz w:val="28"/>
                <w:szCs w:val="28"/>
              </w:rPr>
              <w:t> </w:t>
            </w:r>
          </w:p>
        </w:tc>
        <w:tc>
          <w:tcPr>
            <w:tcW w:w="851" w:type="dxa"/>
            <w:vAlign w:val="center"/>
          </w:tcPr>
          <w:p w14:paraId="443A0494" w14:textId="2DE4F291" w:rsidR="00803BEA" w:rsidRPr="00B60D70" w:rsidRDefault="008F1A7E" w:rsidP="00803BEA">
            <w:pPr>
              <w:ind w:right="26"/>
              <w:jc w:val="center"/>
              <w:rPr>
                <w:sz w:val="28"/>
                <w:szCs w:val="28"/>
              </w:rPr>
            </w:pPr>
            <w:r w:rsidRPr="00B60D70">
              <w:rPr>
                <w:sz w:val="28"/>
                <w:szCs w:val="28"/>
              </w:rPr>
              <w:t> </w:t>
            </w:r>
          </w:p>
        </w:tc>
        <w:tc>
          <w:tcPr>
            <w:tcW w:w="854" w:type="dxa"/>
            <w:gridSpan w:val="2"/>
            <w:vAlign w:val="center"/>
          </w:tcPr>
          <w:p w14:paraId="00CE8054" w14:textId="433A6B09" w:rsidR="00803BEA" w:rsidRPr="00B60D70" w:rsidRDefault="008F1A7E" w:rsidP="00803BEA">
            <w:pPr>
              <w:ind w:right="26"/>
              <w:jc w:val="center"/>
              <w:rPr>
                <w:sz w:val="28"/>
                <w:szCs w:val="28"/>
              </w:rPr>
            </w:pPr>
            <w:r w:rsidRPr="00B60D70">
              <w:rPr>
                <w:sz w:val="28"/>
                <w:szCs w:val="28"/>
              </w:rPr>
              <w:t> </w:t>
            </w:r>
          </w:p>
        </w:tc>
      </w:tr>
      <w:tr w:rsidR="00B60D70" w:rsidRPr="00B60D70" w14:paraId="0802E2B1" w14:textId="77777777" w:rsidTr="00932286">
        <w:tc>
          <w:tcPr>
            <w:tcW w:w="1027" w:type="dxa"/>
            <w:tcBorders>
              <w:top w:val="single" w:sz="2" w:space="0" w:color="auto"/>
              <w:bottom w:val="single" w:sz="2" w:space="0" w:color="auto"/>
              <w:right w:val="single" w:sz="2" w:space="0" w:color="auto"/>
            </w:tcBorders>
          </w:tcPr>
          <w:p w14:paraId="485ABE16" w14:textId="2780E492" w:rsidR="00803BEA" w:rsidRPr="00B60D70" w:rsidRDefault="00803BEA" w:rsidP="00803BEA">
            <w:pPr>
              <w:ind w:left="-24" w:right="-32"/>
              <w:jc w:val="left"/>
              <w:rPr>
                <w:sz w:val="28"/>
                <w:szCs w:val="28"/>
                <w:lang w:val="th-TH"/>
              </w:rPr>
            </w:pPr>
          </w:p>
        </w:tc>
        <w:tc>
          <w:tcPr>
            <w:tcW w:w="3787" w:type="dxa"/>
            <w:gridSpan w:val="2"/>
            <w:tcBorders>
              <w:top w:val="single" w:sz="2" w:space="0" w:color="auto"/>
              <w:left w:val="single" w:sz="2" w:space="0" w:color="auto"/>
              <w:bottom w:val="single" w:sz="2" w:space="0" w:color="auto"/>
              <w:right w:val="single" w:sz="2" w:space="0" w:color="auto"/>
            </w:tcBorders>
          </w:tcPr>
          <w:p w14:paraId="5C3B33C6" w14:textId="0FB82C1C" w:rsidR="00803BEA" w:rsidRPr="00B60D70" w:rsidRDefault="00803BEA" w:rsidP="00803BEA">
            <w:pPr>
              <w:ind w:right="26"/>
              <w:jc w:val="left"/>
              <w:rPr>
                <w:sz w:val="28"/>
                <w:szCs w:val="28"/>
                <w:cs/>
                <w:lang w:val="th-TH"/>
              </w:rPr>
            </w:pPr>
          </w:p>
        </w:tc>
        <w:tc>
          <w:tcPr>
            <w:tcW w:w="848" w:type="dxa"/>
            <w:tcBorders>
              <w:top w:val="single" w:sz="2" w:space="0" w:color="auto"/>
              <w:left w:val="single" w:sz="2" w:space="0" w:color="auto"/>
              <w:bottom w:val="single" w:sz="2" w:space="0" w:color="auto"/>
              <w:right w:val="single" w:sz="2" w:space="0" w:color="auto"/>
            </w:tcBorders>
          </w:tcPr>
          <w:p w14:paraId="663E0E57" w14:textId="4721CAF1" w:rsidR="00803BEA" w:rsidRPr="00B60D70" w:rsidRDefault="008F1A7E" w:rsidP="00803BEA">
            <w:pPr>
              <w:ind w:right="26"/>
              <w:jc w:val="left"/>
              <w:rPr>
                <w:sz w:val="28"/>
                <w:szCs w:val="28"/>
              </w:rPr>
            </w:pPr>
            <w:r w:rsidRPr="00B60D70">
              <w:rPr>
                <w:sz w:val="28"/>
                <w:szCs w:val="28"/>
              </w:rPr>
              <w:t>CLO3</w:t>
            </w:r>
          </w:p>
        </w:tc>
        <w:tc>
          <w:tcPr>
            <w:tcW w:w="3968" w:type="dxa"/>
            <w:tcBorders>
              <w:top w:val="single" w:sz="2" w:space="0" w:color="auto"/>
              <w:left w:val="single" w:sz="2" w:space="0" w:color="auto"/>
              <w:bottom w:val="single" w:sz="2" w:space="0" w:color="auto"/>
              <w:right w:val="single" w:sz="2" w:space="0" w:color="auto"/>
            </w:tcBorders>
          </w:tcPr>
          <w:p w14:paraId="75B91085" w14:textId="4321F886" w:rsidR="00803BEA" w:rsidRPr="00B60D70" w:rsidRDefault="00803BEA" w:rsidP="00803BEA">
            <w:pPr>
              <w:ind w:right="26"/>
              <w:jc w:val="left"/>
              <w:rPr>
                <w:sz w:val="28"/>
                <w:szCs w:val="28"/>
              </w:rPr>
            </w:pPr>
            <w:r w:rsidRPr="00B60D70">
              <w:rPr>
                <w:sz w:val="28"/>
                <w:szCs w:val="28"/>
                <w:cs/>
              </w:rPr>
              <w:t>แสดงรายการคำนวณการไหลในทางน้ำเปิด การไหลในท่อและระบบท่อ</w:t>
            </w:r>
          </w:p>
        </w:tc>
        <w:tc>
          <w:tcPr>
            <w:tcW w:w="852" w:type="dxa"/>
            <w:tcBorders>
              <w:left w:val="single" w:sz="2" w:space="0" w:color="auto"/>
            </w:tcBorders>
            <w:vAlign w:val="center"/>
          </w:tcPr>
          <w:p w14:paraId="57BBB441" w14:textId="2CD85AD9" w:rsidR="00803BEA" w:rsidRPr="00B60D70" w:rsidRDefault="00803BEA" w:rsidP="00803BEA">
            <w:pPr>
              <w:ind w:right="26"/>
              <w:jc w:val="center"/>
              <w:rPr>
                <w:sz w:val="28"/>
                <w:szCs w:val="28"/>
              </w:rPr>
            </w:pPr>
            <w:r w:rsidRPr="00B60D70">
              <w:rPr>
                <w:sz w:val="28"/>
                <w:szCs w:val="28"/>
              </w:rPr>
              <w:t>P-K3</w:t>
            </w:r>
          </w:p>
        </w:tc>
        <w:tc>
          <w:tcPr>
            <w:tcW w:w="851" w:type="dxa"/>
            <w:vAlign w:val="center"/>
          </w:tcPr>
          <w:p w14:paraId="56FEF7DB" w14:textId="0322141F" w:rsidR="00803BEA" w:rsidRPr="00B60D70" w:rsidRDefault="008F1A7E" w:rsidP="00803BEA">
            <w:pPr>
              <w:ind w:right="26"/>
              <w:jc w:val="center"/>
              <w:rPr>
                <w:sz w:val="28"/>
                <w:szCs w:val="28"/>
              </w:rPr>
            </w:pPr>
            <w:r w:rsidRPr="00B60D70">
              <w:rPr>
                <w:sz w:val="28"/>
                <w:szCs w:val="28"/>
              </w:rPr>
              <w:t> </w:t>
            </w:r>
          </w:p>
        </w:tc>
        <w:tc>
          <w:tcPr>
            <w:tcW w:w="851" w:type="dxa"/>
            <w:vAlign w:val="center"/>
          </w:tcPr>
          <w:p w14:paraId="0E776906" w14:textId="4D6AA235" w:rsidR="00803BEA" w:rsidRPr="00B60D70" w:rsidRDefault="008F1A7E" w:rsidP="00803BEA">
            <w:pPr>
              <w:ind w:right="26"/>
              <w:jc w:val="center"/>
              <w:rPr>
                <w:sz w:val="28"/>
                <w:szCs w:val="28"/>
              </w:rPr>
            </w:pPr>
            <w:r w:rsidRPr="00B60D70">
              <w:rPr>
                <w:sz w:val="28"/>
                <w:szCs w:val="28"/>
              </w:rPr>
              <w:t> </w:t>
            </w:r>
          </w:p>
        </w:tc>
        <w:tc>
          <w:tcPr>
            <w:tcW w:w="851" w:type="dxa"/>
            <w:vAlign w:val="center"/>
          </w:tcPr>
          <w:p w14:paraId="1604C434" w14:textId="0EDDA6E6" w:rsidR="00803BEA" w:rsidRPr="00B60D70" w:rsidRDefault="008F1A7E" w:rsidP="00803BEA">
            <w:pPr>
              <w:ind w:right="26"/>
              <w:jc w:val="center"/>
              <w:rPr>
                <w:sz w:val="28"/>
                <w:szCs w:val="28"/>
              </w:rPr>
            </w:pPr>
            <w:r w:rsidRPr="00B60D70">
              <w:rPr>
                <w:sz w:val="28"/>
                <w:szCs w:val="28"/>
              </w:rPr>
              <w:t> </w:t>
            </w:r>
          </w:p>
        </w:tc>
        <w:tc>
          <w:tcPr>
            <w:tcW w:w="854" w:type="dxa"/>
            <w:gridSpan w:val="2"/>
            <w:vAlign w:val="center"/>
          </w:tcPr>
          <w:p w14:paraId="4FE7BB22" w14:textId="68586F4A" w:rsidR="00803BEA" w:rsidRPr="00B60D70" w:rsidRDefault="008F1A7E" w:rsidP="00803BEA">
            <w:pPr>
              <w:ind w:right="26"/>
              <w:jc w:val="center"/>
              <w:rPr>
                <w:sz w:val="28"/>
                <w:szCs w:val="28"/>
              </w:rPr>
            </w:pPr>
            <w:r w:rsidRPr="00B60D70">
              <w:rPr>
                <w:sz w:val="28"/>
                <w:szCs w:val="28"/>
              </w:rPr>
              <w:t> </w:t>
            </w:r>
          </w:p>
        </w:tc>
      </w:tr>
      <w:tr w:rsidR="00B60D70" w:rsidRPr="00B60D70" w14:paraId="76375951" w14:textId="77777777" w:rsidTr="00932286">
        <w:tc>
          <w:tcPr>
            <w:tcW w:w="1027" w:type="dxa"/>
            <w:tcBorders>
              <w:top w:val="single" w:sz="2" w:space="0" w:color="auto"/>
              <w:bottom w:val="single" w:sz="2" w:space="0" w:color="auto"/>
              <w:right w:val="single" w:sz="2" w:space="0" w:color="auto"/>
            </w:tcBorders>
          </w:tcPr>
          <w:p w14:paraId="6D9CD646" w14:textId="1CC14513" w:rsidR="00803BEA" w:rsidRPr="00B60D70" w:rsidRDefault="00B91175" w:rsidP="00803BEA">
            <w:pPr>
              <w:ind w:left="-24" w:right="-32"/>
              <w:jc w:val="left"/>
              <w:rPr>
                <w:sz w:val="28"/>
                <w:szCs w:val="28"/>
                <w:lang w:val="th-TH"/>
              </w:rPr>
            </w:pPr>
            <w:r w:rsidRPr="00B60D70">
              <w:rPr>
                <w:sz w:val="28"/>
                <w:szCs w:val="28"/>
              </w:rPr>
              <w:t xml:space="preserve">CTE </w:t>
            </w:r>
            <w:r w:rsidR="00803BEA" w:rsidRPr="00B60D70">
              <w:rPr>
                <w:sz w:val="28"/>
                <w:szCs w:val="28"/>
              </w:rPr>
              <w:t>345</w:t>
            </w:r>
            <w:r w:rsidR="00BD7F9D" w:rsidRPr="00B60D70">
              <w:rPr>
                <w:sz w:val="28"/>
                <w:szCs w:val="28"/>
              </w:rPr>
              <w:t xml:space="preserve"> </w:t>
            </w:r>
          </w:p>
        </w:tc>
        <w:tc>
          <w:tcPr>
            <w:tcW w:w="3787" w:type="dxa"/>
            <w:gridSpan w:val="2"/>
            <w:tcBorders>
              <w:top w:val="single" w:sz="2" w:space="0" w:color="auto"/>
              <w:left w:val="single" w:sz="2" w:space="0" w:color="auto"/>
              <w:bottom w:val="single" w:sz="2" w:space="0" w:color="auto"/>
              <w:right w:val="single" w:sz="2" w:space="0" w:color="auto"/>
            </w:tcBorders>
          </w:tcPr>
          <w:p w14:paraId="16B6A818" w14:textId="77777777" w:rsidR="00520D3B" w:rsidRPr="00B60D70" w:rsidRDefault="00803BEA" w:rsidP="00803BEA">
            <w:pPr>
              <w:ind w:right="26"/>
              <w:jc w:val="left"/>
              <w:rPr>
                <w:sz w:val="28"/>
                <w:szCs w:val="28"/>
              </w:rPr>
            </w:pPr>
            <w:r w:rsidRPr="00B60D70">
              <w:rPr>
                <w:sz w:val="28"/>
                <w:szCs w:val="28"/>
                <w:cs/>
              </w:rPr>
              <w:t>การทดลองชลศาสตร์ (</w:t>
            </w:r>
            <w:r w:rsidRPr="00B60D70">
              <w:rPr>
                <w:sz w:val="28"/>
                <w:szCs w:val="28"/>
              </w:rPr>
              <w:t>Hydraulics Laboratory)</w:t>
            </w:r>
          </w:p>
          <w:p w14:paraId="34D53198" w14:textId="785B552A" w:rsidR="00803BEA" w:rsidRPr="00B60D70" w:rsidRDefault="00803BEA" w:rsidP="00803BEA">
            <w:pPr>
              <w:ind w:right="26"/>
              <w:jc w:val="left"/>
              <w:rPr>
                <w:sz w:val="28"/>
                <w:szCs w:val="28"/>
                <w:cs/>
                <w:lang w:val="th-TH"/>
              </w:rPr>
            </w:pPr>
            <w:r w:rsidRPr="00B60D70">
              <w:rPr>
                <w:sz w:val="28"/>
                <w:szCs w:val="28"/>
              </w:rPr>
              <w:t>1 (0-3-2)</w:t>
            </w:r>
          </w:p>
        </w:tc>
        <w:tc>
          <w:tcPr>
            <w:tcW w:w="848" w:type="dxa"/>
            <w:tcBorders>
              <w:top w:val="single" w:sz="2" w:space="0" w:color="auto"/>
              <w:left w:val="single" w:sz="2" w:space="0" w:color="auto"/>
              <w:bottom w:val="single" w:sz="2" w:space="0" w:color="auto"/>
              <w:right w:val="single" w:sz="2" w:space="0" w:color="auto"/>
            </w:tcBorders>
          </w:tcPr>
          <w:p w14:paraId="71DC58ED" w14:textId="18F989A5" w:rsidR="00803BEA" w:rsidRPr="00B60D70" w:rsidRDefault="00803BEA" w:rsidP="00803BEA">
            <w:pPr>
              <w:ind w:right="26"/>
              <w:jc w:val="left"/>
              <w:rPr>
                <w:sz w:val="28"/>
                <w:szCs w:val="28"/>
              </w:rPr>
            </w:pPr>
            <w:r w:rsidRPr="00B60D70">
              <w:rPr>
                <w:sz w:val="28"/>
                <w:szCs w:val="28"/>
              </w:rPr>
              <w:t>CLO1</w:t>
            </w:r>
          </w:p>
        </w:tc>
        <w:tc>
          <w:tcPr>
            <w:tcW w:w="3968" w:type="dxa"/>
            <w:tcBorders>
              <w:top w:val="single" w:sz="2" w:space="0" w:color="auto"/>
              <w:left w:val="single" w:sz="2" w:space="0" w:color="auto"/>
              <w:bottom w:val="single" w:sz="2" w:space="0" w:color="auto"/>
              <w:right w:val="single" w:sz="2" w:space="0" w:color="auto"/>
            </w:tcBorders>
          </w:tcPr>
          <w:p w14:paraId="2D4C6B98" w14:textId="16AF599C" w:rsidR="00803BEA" w:rsidRPr="00B60D70" w:rsidRDefault="00803BEA" w:rsidP="00803BEA">
            <w:pPr>
              <w:ind w:right="26"/>
              <w:jc w:val="left"/>
              <w:rPr>
                <w:sz w:val="28"/>
                <w:szCs w:val="28"/>
              </w:rPr>
            </w:pPr>
            <w:r w:rsidRPr="00B60D70">
              <w:rPr>
                <w:sz w:val="28"/>
                <w:szCs w:val="28"/>
                <w:cs/>
              </w:rPr>
              <w:t>อธิบายกระบวนการ ขั้นตอนและวิธีการทดลองทางชลศาสตร์</w:t>
            </w:r>
          </w:p>
        </w:tc>
        <w:tc>
          <w:tcPr>
            <w:tcW w:w="852" w:type="dxa"/>
            <w:tcBorders>
              <w:left w:val="single" w:sz="2" w:space="0" w:color="auto"/>
            </w:tcBorders>
            <w:vAlign w:val="center"/>
          </w:tcPr>
          <w:p w14:paraId="67C8647B" w14:textId="7F64D301" w:rsidR="00803BEA" w:rsidRPr="00B60D70" w:rsidRDefault="00803BEA" w:rsidP="00803BEA">
            <w:pPr>
              <w:ind w:right="26"/>
              <w:jc w:val="center"/>
              <w:rPr>
                <w:sz w:val="28"/>
                <w:szCs w:val="28"/>
              </w:rPr>
            </w:pPr>
            <w:r w:rsidRPr="00B60D70">
              <w:rPr>
                <w:sz w:val="28"/>
                <w:szCs w:val="28"/>
              </w:rPr>
              <w:t>P-K2</w:t>
            </w:r>
          </w:p>
        </w:tc>
        <w:tc>
          <w:tcPr>
            <w:tcW w:w="851" w:type="dxa"/>
            <w:vAlign w:val="center"/>
          </w:tcPr>
          <w:p w14:paraId="0DC3C0B7" w14:textId="59FFD38F" w:rsidR="00803BEA" w:rsidRPr="00B60D70" w:rsidRDefault="008F1A7E" w:rsidP="00803BEA">
            <w:pPr>
              <w:ind w:right="26"/>
              <w:jc w:val="center"/>
              <w:rPr>
                <w:sz w:val="28"/>
                <w:szCs w:val="28"/>
              </w:rPr>
            </w:pPr>
            <w:r w:rsidRPr="00B60D70">
              <w:rPr>
                <w:sz w:val="28"/>
                <w:szCs w:val="28"/>
              </w:rPr>
              <w:t> </w:t>
            </w:r>
          </w:p>
        </w:tc>
        <w:tc>
          <w:tcPr>
            <w:tcW w:w="851" w:type="dxa"/>
            <w:vAlign w:val="center"/>
          </w:tcPr>
          <w:p w14:paraId="29C4F3E4" w14:textId="4663FB14" w:rsidR="00803BEA" w:rsidRPr="00B60D70" w:rsidRDefault="008F1A7E" w:rsidP="00803BEA">
            <w:pPr>
              <w:ind w:right="26"/>
              <w:jc w:val="center"/>
              <w:rPr>
                <w:sz w:val="28"/>
                <w:szCs w:val="28"/>
              </w:rPr>
            </w:pPr>
            <w:r w:rsidRPr="00B60D70">
              <w:rPr>
                <w:sz w:val="28"/>
                <w:szCs w:val="28"/>
              </w:rPr>
              <w:t> </w:t>
            </w:r>
          </w:p>
        </w:tc>
        <w:tc>
          <w:tcPr>
            <w:tcW w:w="851" w:type="dxa"/>
            <w:vAlign w:val="center"/>
          </w:tcPr>
          <w:p w14:paraId="03CD2947" w14:textId="04A3F7D9" w:rsidR="00803BEA" w:rsidRPr="00B60D70" w:rsidRDefault="008F1A7E" w:rsidP="00803BEA">
            <w:pPr>
              <w:ind w:right="26"/>
              <w:jc w:val="center"/>
              <w:rPr>
                <w:sz w:val="28"/>
                <w:szCs w:val="28"/>
              </w:rPr>
            </w:pPr>
            <w:r w:rsidRPr="00B60D70">
              <w:rPr>
                <w:sz w:val="28"/>
                <w:szCs w:val="28"/>
              </w:rPr>
              <w:t> </w:t>
            </w:r>
          </w:p>
        </w:tc>
        <w:tc>
          <w:tcPr>
            <w:tcW w:w="854" w:type="dxa"/>
            <w:gridSpan w:val="2"/>
            <w:vAlign w:val="center"/>
          </w:tcPr>
          <w:p w14:paraId="70B54C27" w14:textId="2168018C" w:rsidR="00803BEA" w:rsidRPr="00B60D70" w:rsidRDefault="008F1A7E" w:rsidP="00803BEA">
            <w:pPr>
              <w:ind w:right="26"/>
              <w:jc w:val="center"/>
              <w:rPr>
                <w:sz w:val="28"/>
                <w:szCs w:val="28"/>
              </w:rPr>
            </w:pPr>
            <w:r w:rsidRPr="00B60D70">
              <w:rPr>
                <w:sz w:val="28"/>
                <w:szCs w:val="28"/>
              </w:rPr>
              <w:t> </w:t>
            </w:r>
          </w:p>
        </w:tc>
      </w:tr>
      <w:tr w:rsidR="00B60D70" w:rsidRPr="00B60D70" w14:paraId="1FA3080B" w14:textId="77777777" w:rsidTr="00932286">
        <w:tc>
          <w:tcPr>
            <w:tcW w:w="1027" w:type="dxa"/>
            <w:tcBorders>
              <w:top w:val="single" w:sz="2" w:space="0" w:color="auto"/>
              <w:bottom w:val="single" w:sz="2" w:space="0" w:color="auto"/>
              <w:right w:val="single" w:sz="2" w:space="0" w:color="auto"/>
            </w:tcBorders>
          </w:tcPr>
          <w:p w14:paraId="18186DDA" w14:textId="663167F2" w:rsidR="00803BEA" w:rsidRPr="00B60D70" w:rsidRDefault="00803BEA" w:rsidP="00803BEA">
            <w:pPr>
              <w:ind w:left="-24" w:right="-32"/>
              <w:jc w:val="left"/>
              <w:rPr>
                <w:sz w:val="28"/>
                <w:szCs w:val="28"/>
                <w:lang w:val="th-TH"/>
              </w:rPr>
            </w:pPr>
          </w:p>
        </w:tc>
        <w:tc>
          <w:tcPr>
            <w:tcW w:w="3787" w:type="dxa"/>
            <w:gridSpan w:val="2"/>
            <w:tcBorders>
              <w:top w:val="single" w:sz="2" w:space="0" w:color="auto"/>
              <w:left w:val="single" w:sz="2" w:space="0" w:color="auto"/>
              <w:bottom w:val="single" w:sz="2" w:space="0" w:color="auto"/>
              <w:right w:val="single" w:sz="2" w:space="0" w:color="auto"/>
            </w:tcBorders>
          </w:tcPr>
          <w:p w14:paraId="7C3B0EF8" w14:textId="16CD89F0" w:rsidR="00803BEA" w:rsidRPr="00B60D70" w:rsidRDefault="00803BEA" w:rsidP="00803BEA">
            <w:pPr>
              <w:ind w:right="26"/>
              <w:jc w:val="left"/>
              <w:rPr>
                <w:sz w:val="28"/>
                <w:szCs w:val="28"/>
                <w:cs/>
                <w:lang w:val="th-TH"/>
              </w:rPr>
            </w:pPr>
          </w:p>
        </w:tc>
        <w:tc>
          <w:tcPr>
            <w:tcW w:w="848" w:type="dxa"/>
            <w:tcBorders>
              <w:top w:val="single" w:sz="2" w:space="0" w:color="auto"/>
              <w:left w:val="single" w:sz="2" w:space="0" w:color="auto"/>
              <w:bottom w:val="single" w:sz="2" w:space="0" w:color="auto"/>
              <w:right w:val="single" w:sz="2" w:space="0" w:color="auto"/>
            </w:tcBorders>
          </w:tcPr>
          <w:p w14:paraId="00BA4AF1" w14:textId="3A478021" w:rsidR="00803BEA" w:rsidRPr="00B60D70" w:rsidRDefault="00803BEA" w:rsidP="00803BEA">
            <w:pPr>
              <w:ind w:right="26"/>
              <w:jc w:val="left"/>
              <w:rPr>
                <w:sz w:val="28"/>
                <w:szCs w:val="28"/>
              </w:rPr>
            </w:pPr>
            <w:r w:rsidRPr="00B60D70">
              <w:rPr>
                <w:sz w:val="28"/>
                <w:szCs w:val="28"/>
              </w:rPr>
              <w:t>CLO2</w:t>
            </w:r>
          </w:p>
        </w:tc>
        <w:tc>
          <w:tcPr>
            <w:tcW w:w="3968" w:type="dxa"/>
            <w:tcBorders>
              <w:top w:val="single" w:sz="2" w:space="0" w:color="auto"/>
              <w:left w:val="single" w:sz="2" w:space="0" w:color="auto"/>
              <w:bottom w:val="single" w:sz="2" w:space="0" w:color="auto"/>
              <w:right w:val="single" w:sz="2" w:space="0" w:color="auto"/>
            </w:tcBorders>
          </w:tcPr>
          <w:p w14:paraId="05D9A2FF" w14:textId="1DD6934E" w:rsidR="00803BEA" w:rsidRPr="00B60D70" w:rsidRDefault="00803BEA" w:rsidP="00803BEA">
            <w:pPr>
              <w:ind w:right="26"/>
              <w:jc w:val="left"/>
              <w:rPr>
                <w:sz w:val="28"/>
                <w:szCs w:val="28"/>
              </w:rPr>
            </w:pPr>
            <w:r w:rsidRPr="00B60D70">
              <w:rPr>
                <w:sz w:val="28"/>
                <w:szCs w:val="28"/>
                <w:cs/>
              </w:rPr>
              <w:t>ใช้เครื่องมือ เพื่อปฏิบัติการทดลองทางชลศาสตร์</w:t>
            </w:r>
          </w:p>
        </w:tc>
        <w:tc>
          <w:tcPr>
            <w:tcW w:w="852" w:type="dxa"/>
            <w:tcBorders>
              <w:left w:val="single" w:sz="2" w:space="0" w:color="auto"/>
            </w:tcBorders>
            <w:vAlign w:val="center"/>
          </w:tcPr>
          <w:p w14:paraId="094EC0E5" w14:textId="1A1B984F" w:rsidR="00803BEA" w:rsidRPr="00B60D70" w:rsidRDefault="00803BEA" w:rsidP="00803BEA">
            <w:pPr>
              <w:ind w:right="26"/>
              <w:jc w:val="center"/>
              <w:rPr>
                <w:sz w:val="28"/>
                <w:szCs w:val="28"/>
              </w:rPr>
            </w:pPr>
            <w:r w:rsidRPr="00B60D70">
              <w:rPr>
                <w:sz w:val="28"/>
                <w:szCs w:val="28"/>
              </w:rPr>
              <w:t>P-S2</w:t>
            </w:r>
          </w:p>
        </w:tc>
        <w:tc>
          <w:tcPr>
            <w:tcW w:w="851" w:type="dxa"/>
            <w:vAlign w:val="center"/>
          </w:tcPr>
          <w:p w14:paraId="2D4ACF44" w14:textId="2FAEDB47" w:rsidR="00803BEA" w:rsidRPr="00B60D70" w:rsidRDefault="008F1A7E" w:rsidP="00803BEA">
            <w:pPr>
              <w:ind w:right="26"/>
              <w:jc w:val="center"/>
              <w:rPr>
                <w:sz w:val="28"/>
                <w:szCs w:val="28"/>
              </w:rPr>
            </w:pPr>
            <w:r w:rsidRPr="00B60D70">
              <w:rPr>
                <w:sz w:val="28"/>
                <w:szCs w:val="28"/>
              </w:rPr>
              <w:t> </w:t>
            </w:r>
          </w:p>
        </w:tc>
        <w:tc>
          <w:tcPr>
            <w:tcW w:w="851" w:type="dxa"/>
            <w:vAlign w:val="center"/>
          </w:tcPr>
          <w:p w14:paraId="29FE3582" w14:textId="621EFEB2" w:rsidR="00803BEA" w:rsidRPr="00B60D70" w:rsidRDefault="008F1A7E" w:rsidP="00803BEA">
            <w:pPr>
              <w:ind w:right="26"/>
              <w:jc w:val="center"/>
              <w:rPr>
                <w:sz w:val="28"/>
                <w:szCs w:val="28"/>
              </w:rPr>
            </w:pPr>
            <w:r w:rsidRPr="00B60D70">
              <w:rPr>
                <w:sz w:val="28"/>
                <w:szCs w:val="28"/>
              </w:rPr>
              <w:t> </w:t>
            </w:r>
          </w:p>
        </w:tc>
        <w:tc>
          <w:tcPr>
            <w:tcW w:w="851" w:type="dxa"/>
            <w:vAlign w:val="center"/>
          </w:tcPr>
          <w:p w14:paraId="1857850F" w14:textId="5A1DCC94" w:rsidR="00803BEA" w:rsidRPr="00B60D70" w:rsidRDefault="008F1A7E" w:rsidP="00803BEA">
            <w:pPr>
              <w:ind w:right="26"/>
              <w:jc w:val="center"/>
              <w:rPr>
                <w:sz w:val="28"/>
                <w:szCs w:val="28"/>
              </w:rPr>
            </w:pPr>
            <w:r w:rsidRPr="00B60D70">
              <w:rPr>
                <w:sz w:val="28"/>
                <w:szCs w:val="28"/>
              </w:rPr>
              <w:t> </w:t>
            </w:r>
          </w:p>
        </w:tc>
        <w:tc>
          <w:tcPr>
            <w:tcW w:w="854" w:type="dxa"/>
            <w:gridSpan w:val="2"/>
            <w:vAlign w:val="center"/>
          </w:tcPr>
          <w:p w14:paraId="70985934" w14:textId="443E2268" w:rsidR="00803BEA" w:rsidRPr="00B60D70" w:rsidRDefault="008F1A7E" w:rsidP="00803BEA">
            <w:pPr>
              <w:ind w:right="26"/>
              <w:jc w:val="center"/>
              <w:rPr>
                <w:sz w:val="28"/>
                <w:szCs w:val="28"/>
              </w:rPr>
            </w:pPr>
            <w:r w:rsidRPr="00B60D70">
              <w:rPr>
                <w:sz w:val="28"/>
                <w:szCs w:val="28"/>
              </w:rPr>
              <w:t> </w:t>
            </w:r>
          </w:p>
        </w:tc>
      </w:tr>
      <w:tr w:rsidR="00B60D70" w:rsidRPr="00B60D70" w14:paraId="182ADE03" w14:textId="77777777" w:rsidTr="00932286">
        <w:tc>
          <w:tcPr>
            <w:tcW w:w="1027" w:type="dxa"/>
            <w:tcBorders>
              <w:top w:val="single" w:sz="2" w:space="0" w:color="auto"/>
              <w:bottom w:val="single" w:sz="2" w:space="0" w:color="auto"/>
              <w:right w:val="single" w:sz="2" w:space="0" w:color="auto"/>
            </w:tcBorders>
          </w:tcPr>
          <w:p w14:paraId="5E38272E" w14:textId="77777777" w:rsidR="008F1A7E" w:rsidRPr="00B60D70" w:rsidRDefault="008F1A7E" w:rsidP="008F1A7E">
            <w:pPr>
              <w:ind w:left="-24" w:right="-32"/>
              <w:jc w:val="left"/>
              <w:rPr>
                <w:sz w:val="28"/>
                <w:szCs w:val="28"/>
                <w:lang w:val="th-TH"/>
              </w:rPr>
            </w:pPr>
          </w:p>
        </w:tc>
        <w:tc>
          <w:tcPr>
            <w:tcW w:w="3787" w:type="dxa"/>
            <w:gridSpan w:val="2"/>
            <w:tcBorders>
              <w:top w:val="single" w:sz="2" w:space="0" w:color="auto"/>
              <w:left w:val="single" w:sz="2" w:space="0" w:color="auto"/>
              <w:bottom w:val="single" w:sz="2" w:space="0" w:color="auto"/>
              <w:right w:val="single" w:sz="2" w:space="0" w:color="auto"/>
            </w:tcBorders>
          </w:tcPr>
          <w:p w14:paraId="2B43EA9A" w14:textId="77777777" w:rsidR="008F1A7E" w:rsidRPr="00B60D70" w:rsidRDefault="008F1A7E" w:rsidP="008F1A7E">
            <w:pPr>
              <w:ind w:right="26"/>
              <w:jc w:val="left"/>
              <w:rPr>
                <w:sz w:val="28"/>
                <w:szCs w:val="28"/>
                <w:cs/>
                <w:lang w:val="th-TH"/>
              </w:rPr>
            </w:pPr>
          </w:p>
        </w:tc>
        <w:tc>
          <w:tcPr>
            <w:tcW w:w="848" w:type="dxa"/>
            <w:tcBorders>
              <w:top w:val="single" w:sz="2" w:space="0" w:color="auto"/>
              <w:left w:val="single" w:sz="2" w:space="0" w:color="auto"/>
              <w:bottom w:val="single" w:sz="2" w:space="0" w:color="auto"/>
              <w:right w:val="single" w:sz="2" w:space="0" w:color="auto"/>
            </w:tcBorders>
          </w:tcPr>
          <w:p w14:paraId="678BD615" w14:textId="1EBAC50D" w:rsidR="008F1A7E" w:rsidRPr="00B60D70" w:rsidRDefault="008F1A7E" w:rsidP="008F1A7E">
            <w:pPr>
              <w:ind w:right="26"/>
              <w:jc w:val="left"/>
              <w:rPr>
                <w:sz w:val="28"/>
                <w:szCs w:val="28"/>
              </w:rPr>
            </w:pPr>
            <w:r w:rsidRPr="00B60D70">
              <w:rPr>
                <w:sz w:val="28"/>
                <w:szCs w:val="28"/>
                <w:u w:val="single"/>
              </w:rPr>
              <w:t>CLO3*</w:t>
            </w:r>
          </w:p>
        </w:tc>
        <w:tc>
          <w:tcPr>
            <w:tcW w:w="3968" w:type="dxa"/>
            <w:tcBorders>
              <w:top w:val="single" w:sz="2" w:space="0" w:color="auto"/>
              <w:left w:val="single" w:sz="2" w:space="0" w:color="auto"/>
              <w:bottom w:val="single" w:sz="2" w:space="0" w:color="auto"/>
              <w:right w:val="single" w:sz="2" w:space="0" w:color="auto"/>
            </w:tcBorders>
          </w:tcPr>
          <w:p w14:paraId="7AA0D00C" w14:textId="7E265252" w:rsidR="008F1A7E" w:rsidRPr="00B60D70" w:rsidRDefault="008F1A7E" w:rsidP="008F1A7E">
            <w:pPr>
              <w:ind w:right="26"/>
              <w:jc w:val="left"/>
              <w:rPr>
                <w:sz w:val="28"/>
                <w:szCs w:val="28"/>
                <w:cs/>
              </w:rPr>
            </w:pPr>
            <w:r w:rsidRPr="00B60D70">
              <w:rPr>
                <w:sz w:val="28"/>
                <w:szCs w:val="28"/>
                <w:u w:val="single"/>
                <w:cs/>
              </w:rPr>
              <w:t>วิเคราะห์และรายงานผลการทดลองทางชลศาสตร์</w:t>
            </w:r>
          </w:p>
        </w:tc>
        <w:tc>
          <w:tcPr>
            <w:tcW w:w="852" w:type="dxa"/>
            <w:tcBorders>
              <w:left w:val="single" w:sz="2" w:space="0" w:color="auto"/>
            </w:tcBorders>
            <w:vAlign w:val="center"/>
          </w:tcPr>
          <w:p w14:paraId="065A5632" w14:textId="1F310263" w:rsidR="008F1A7E" w:rsidRPr="00B60D70" w:rsidRDefault="008F1A7E" w:rsidP="008F1A7E">
            <w:pPr>
              <w:ind w:right="26"/>
              <w:jc w:val="center"/>
              <w:rPr>
                <w:sz w:val="28"/>
                <w:szCs w:val="28"/>
              </w:rPr>
            </w:pPr>
            <w:r w:rsidRPr="00B60D70">
              <w:rPr>
                <w:sz w:val="28"/>
                <w:szCs w:val="28"/>
                <w:u w:val="single"/>
              </w:rPr>
              <w:t>P-K3</w:t>
            </w:r>
          </w:p>
        </w:tc>
        <w:tc>
          <w:tcPr>
            <w:tcW w:w="851" w:type="dxa"/>
            <w:vAlign w:val="center"/>
          </w:tcPr>
          <w:p w14:paraId="52A97D20" w14:textId="11B2085F" w:rsidR="008F1A7E" w:rsidRPr="00B60D70" w:rsidRDefault="008F1A7E" w:rsidP="008F1A7E">
            <w:pPr>
              <w:ind w:right="26"/>
              <w:jc w:val="center"/>
              <w:rPr>
                <w:sz w:val="28"/>
                <w:szCs w:val="28"/>
              </w:rPr>
            </w:pPr>
          </w:p>
        </w:tc>
        <w:tc>
          <w:tcPr>
            <w:tcW w:w="851" w:type="dxa"/>
            <w:vAlign w:val="center"/>
          </w:tcPr>
          <w:p w14:paraId="4B3220F9" w14:textId="681F3E9D" w:rsidR="008F1A7E" w:rsidRPr="00B60D70" w:rsidRDefault="008F1A7E" w:rsidP="008F1A7E">
            <w:pPr>
              <w:ind w:right="26"/>
              <w:jc w:val="center"/>
              <w:rPr>
                <w:sz w:val="28"/>
                <w:szCs w:val="28"/>
              </w:rPr>
            </w:pPr>
          </w:p>
        </w:tc>
        <w:tc>
          <w:tcPr>
            <w:tcW w:w="851" w:type="dxa"/>
            <w:vAlign w:val="center"/>
          </w:tcPr>
          <w:p w14:paraId="5D27BCF5" w14:textId="46B6A686" w:rsidR="008F1A7E" w:rsidRPr="00B60D70" w:rsidRDefault="008F1A7E" w:rsidP="008F1A7E">
            <w:pPr>
              <w:ind w:right="26"/>
              <w:jc w:val="center"/>
              <w:rPr>
                <w:sz w:val="28"/>
                <w:szCs w:val="28"/>
              </w:rPr>
            </w:pPr>
          </w:p>
        </w:tc>
        <w:tc>
          <w:tcPr>
            <w:tcW w:w="854" w:type="dxa"/>
            <w:gridSpan w:val="2"/>
            <w:vAlign w:val="center"/>
          </w:tcPr>
          <w:p w14:paraId="5888EE4D" w14:textId="5374E65F" w:rsidR="008F1A7E" w:rsidRPr="00B60D70" w:rsidRDefault="008F1A7E" w:rsidP="008F1A7E">
            <w:pPr>
              <w:ind w:right="26"/>
              <w:jc w:val="center"/>
              <w:rPr>
                <w:sz w:val="28"/>
                <w:szCs w:val="28"/>
              </w:rPr>
            </w:pPr>
          </w:p>
        </w:tc>
      </w:tr>
      <w:tr w:rsidR="00B60D70" w:rsidRPr="00B60D70" w14:paraId="51926011" w14:textId="77777777" w:rsidTr="008B0D05">
        <w:tc>
          <w:tcPr>
            <w:tcW w:w="9630" w:type="dxa"/>
            <w:gridSpan w:val="5"/>
            <w:tcBorders>
              <w:bottom w:val="single" w:sz="2" w:space="0" w:color="auto"/>
            </w:tcBorders>
            <w:shd w:val="clear" w:color="auto" w:fill="F2F2F2" w:themeFill="background1" w:themeFillShade="F2"/>
          </w:tcPr>
          <w:p w14:paraId="4C2E17B0" w14:textId="11A35611" w:rsidR="00257DF5" w:rsidRPr="00B60D70" w:rsidRDefault="00257DF5" w:rsidP="00257DF5">
            <w:pPr>
              <w:ind w:right="26"/>
              <w:jc w:val="left"/>
              <w:rPr>
                <w:b/>
                <w:bCs/>
                <w:sz w:val="28"/>
                <w:szCs w:val="28"/>
                <w:cs/>
              </w:rPr>
            </w:pPr>
            <w:r w:rsidRPr="00B60D70">
              <w:rPr>
                <w:b/>
                <w:bCs/>
                <w:sz w:val="28"/>
                <w:szCs w:val="28"/>
                <w:cs/>
              </w:rPr>
              <w:t xml:space="preserve">ปีการศึกษาที่ </w:t>
            </w:r>
            <w:r w:rsidRPr="00B60D70">
              <w:rPr>
                <w:b/>
                <w:bCs/>
                <w:sz w:val="28"/>
                <w:szCs w:val="28"/>
              </w:rPr>
              <w:t>3</w:t>
            </w:r>
            <w:r w:rsidRPr="00B60D70">
              <w:rPr>
                <w:b/>
                <w:bCs/>
                <w:sz w:val="28"/>
                <w:szCs w:val="28"/>
                <w:cs/>
              </w:rPr>
              <w:t xml:space="preserve"> ภาคการศึกษาที่ </w:t>
            </w:r>
            <w:r w:rsidRPr="00B60D70">
              <w:rPr>
                <w:b/>
                <w:bCs/>
                <w:sz w:val="28"/>
                <w:szCs w:val="28"/>
              </w:rPr>
              <w:t>2</w:t>
            </w:r>
          </w:p>
        </w:tc>
        <w:tc>
          <w:tcPr>
            <w:tcW w:w="852" w:type="dxa"/>
            <w:shd w:val="clear" w:color="auto" w:fill="F2F2F2" w:themeFill="background1" w:themeFillShade="F2"/>
            <w:vAlign w:val="center"/>
          </w:tcPr>
          <w:p w14:paraId="1F4F85E8" w14:textId="77777777" w:rsidR="00257DF5" w:rsidRPr="00B60D70" w:rsidRDefault="00257DF5" w:rsidP="00257DF5">
            <w:pPr>
              <w:ind w:right="26"/>
              <w:rPr>
                <w:sz w:val="28"/>
                <w:szCs w:val="28"/>
              </w:rPr>
            </w:pPr>
          </w:p>
        </w:tc>
        <w:tc>
          <w:tcPr>
            <w:tcW w:w="851" w:type="dxa"/>
            <w:shd w:val="clear" w:color="auto" w:fill="F2F2F2" w:themeFill="background1" w:themeFillShade="F2"/>
            <w:vAlign w:val="center"/>
          </w:tcPr>
          <w:p w14:paraId="48D0D1AC" w14:textId="77777777" w:rsidR="00257DF5" w:rsidRPr="00B60D70" w:rsidRDefault="00257DF5" w:rsidP="00257DF5">
            <w:pPr>
              <w:ind w:right="26"/>
              <w:rPr>
                <w:sz w:val="28"/>
                <w:szCs w:val="28"/>
              </w:rPr>
            </w:pPr>
          </w:p>
        </w:tc>
        <w:tc>
          <w:tcPr>
            <w:tcW w:w="851" w:type="dxa"/>
            <w:shd w:val="clear" w:color="auto" w:fill="F2F2F2" w:themeFill="background1" w:themeFillShade="F2"/>
            <w:vAlign w:val="center"/>
          </w:tcPr>
          <w:p w14:paraId="0E089CC3" w14:textId="77777777" w:rsidR="00257DF5" w:rsidRPr="00B60D70" w:rsidRDefault="00257DF5" w:rsidP="00257DF5">
            <w:pPr>
              <w:ind w:right="26"/>
              <w:rPr>
                <w:sz w:val="28"/>
                <w:szCs w:val="28"/>
              </w:rPr>
            </w:pPr>
          </w:p>
        </w:tc>
        <w:tc>
          <w:tcPr>
            <w:tcW w:w="851" w:type="dxa"/>
            <w:shd w:val="clear" w:color="auto" w:fill="F2F2F2" w:themeFill="background1" w:themeFillShade="F2"/>
            <w:vAlign w:val="center"/>
          </w:tcPr>
          <w:p w14:paraId="7B72A02E" w14:textId="77777777" w:rsidR="00257DF5" w:rsidRPr="00B60D70" w:rsidRDefault="00257DF5" w:rsidP="00257DF5">
            <w:pPr>
              <w:ind w:right="26"/>
              <w:rPr>
                <w:sz w:val="28"/>
                <w:szCs w:val="28"/>
              </w:rPr>
            </w:pPr>
          </w:p>
        </w:tc>
        <w:tc>
          <w:tcPr>
            <w:tcW w:w="854" w:type="dxa"/>
            <w:gridSpan w:val="2"/>
            <w:shd w:val="clear" w:color="auto" w:fill="F2F2F2" w:themeFill="background1" w:themeFillShade="F2"/>
            <w:vAlign w:val="center"/>
          </w:tcPr>
          <w:p w14:paraId="7777FF84" w14:textId="77777777" w:rsidR="00257DF5" w:rsidRPr="00B60D70" w:rsidRDefault="00257DF5" w:rsidP="00257DF5">
            <w:pPr>
              <w:ind w:right="26"/>
              <w:rPr>
                <w:sz w:val="28"/>
                <w:szCs w:val="28"/>
              </w:rPr>
            </w:pPr>
          </w:p>
        </w:tc>
      </w:tr>
      <w:tr w:rsidR="00B60D70" w:rsidRPr="00B60D70" w14:paraId="13D4F804" w14:textId="77777777" w:rsidTr="008B0D05">
        <w:tc>
          <w:tcPr>
            <w:tcW w:w="1027" w:type="dxa"/>
            <w:tcBorders>
              <w:top w:val="single" w:sz="2" w:space="0" w:color="auto"/>
              <w:bottom w:val="single" w:sz="2" w:space="0" w:color="auto"/>
              <w:right w:val="single" w:sz="2" w:space="0" w:color="auto"/>
            </w:tcBorders>
          </w:tcPr>
          <w:p w14:paraId="777C426A" w14:textId="24503B53" w:rsidR="00286CC5" w:rsidRPr="00B60D70" w:rsidRDefault="00B91175" w:rsidP="00286CC5">
            <w:pPr>
              <w:ind w:left="-24" w:right="-32"/>
              <w:jc w:val="left"/>
              <w:rPr>
                <w:sz w:val="28"/>
                <w:szCs w:val="28"/>
              </w:rPr>
            </w:pPr>
            <w:r w:rsidRPr="00B60D70">
              <w:rPr>
                <w:sz w:val="28"/>
                <w:szCs w:val="28"/>
              </w:rPr>
              <w:t xml:space="preserve">CTE </w:t>
            </w:r>
            <w:r w:rsidR="00286CC5" w:rsidRPr="00B60D70">
              <w:rPr>
                <w:sz w:val="28"/>
                <w:szCs w:val="28"/>
              </w:rPr>
              <w:t xml:space="preserve">303 </w:t>
            </w:r>
          </w:p>
        </w:tc>
        <w:tc>
          <w:tcPr>
            <w:tcW w:w="3787" w:type="dxa"/>
            <w:gridSpan w:val="2"/>
            <w:tcBorders>
              <w:top w:val="single" w:sz="2" w:space="0" w:color="auto"/>
              <w:left w:val="single" w:sz="2" w:space="0" w:color="auto"/>
              <w:bottom w:val="single" w:sz="2" w:space="0" w:color="auto"/>
              <w:right w:val="single" w:sz="2" w:space="0" w:color="auto"/>
            </w:tcBorders>
          </w:tcPr>
          <w:p w14:paraId="64720CEB" w14:textId="77777777" w:rsidR="00921E84" w:rsidRPr="00B60D70" w:rsidRDefault="00286CC5" w:rsidP="00286CC5">
            <w:pPr>
              <w:ind w:right="26"/>
              <w:jc w:val="left"/>
              <w:rPr>
                <w:sz w:val="28"/>
                <w:szCs w:val="28"/>
              </w:rPr>
            </w:pPr>
            <w:r w:rsidRPr="00B60D70">
              <w:rPr>
                <w:sz w:val="28"/>
                <w:szCs w:val="28"/>
                <w:cs/>
              </w:rPr>
              <w:t xml:space="preserve">การจัดการเรียนรู้รายวิชาช่างโยธาโดยใช้หลักการเกื้อหนุนและการโค้ช </w:t>
            </w:r>
          </w:p>
          <w:p w14:paraId="750CDF54" w14:textId="2C556E37" w:rsidR="00286CC5" w:rsidRPr="00B60D70" w:rsidRDefault="00286CC5" w:rsidP="00286CC5">
            <w:pPr>
              <w:ind w:right="26"/>
              <w:jc w:val="left"/>
              <w:rPr>
                <w:sz w:val="28"/>
                <w:szCs w:val="28"/>
              </w:rPr>
            </w:pPr>
            <w:r w:rsidRPr="00B60D70">
              <w:rPr>
                <w:sz w:val="28"/>
                <w:szCs w:val="28"/>
              </w:rPr>
              <w:t>3</w:t>
            </w:r>
            <w:r w:rsidR="00921E84" w:rsidRPr="00B60D70">
              <w:rPr>
                <w:sz w:val="28"/>
                <w:szCs w:val="28"/>
              </w:rPr>
              <w:t xml:space="preserve"> </w:t>
            </w:r>
            <w:r w:rsidRPr="00B60D70">
              <w:rPr>
                <w:sz w:val="28"/>
                <w:szCs w:val="28"/>
              </w:rPr>
              <w:t xml:space="preserve">(1-4-6) </w:t>
            </w:r>
          </w:p>
        </w:tc>
        <w:tc>
          <w:tcPr>
            <w:tcW w:w="848" w:type="dxa"/>
            <w:tcBorders>
              <w:top w:val="single" w:sz="2" w:space="0" w:color="auto"/>
              <w:left w:val="single" w:sz="2" w:space="0" w:color="auto"/>
              <w:bottom w:val="single" w:sz="2" w:space="0" w:color="auto"/>
              <w:right w:val="single" w:sz="2" w:space="0" w:color="auto"/>
            </w:tcBorders>
          </w:tcPr>
          <w:p w14:paraId="09E09F6B" w14:textId="4BBB1A1D" w:rsidR="00286CC5" w:rsidRPr="00B60D70" w:rsidRDefault="00286CC5" w:rsidP="00286CC5">
            <w:pPr>
              <w:ind w:right="26"/>
              <w:jc w:val="center"/>
              <w:rPr>
                <w:sz w:val="28"/>
                <w:szCs w:val="28"/>
              </w:rPr>
            </w:pPr>
            <w:r w:rsidRPr="00B60D70">
              <w:rPr>
                <w:sz w:val="28"/>
                <w:szCs w:val="28"/>
                <w:u w:val="single"/>
              </w:rPr>
              <w:t>CLO1*</w:t>
            </w:r>
          </w:p>
        </w:tc>
        <w:tc>
          <w:tcPr>
            <w:tcW w:w="3968" w:type="dxa"/>
            <w:tcBorders>
              <w:top w:val="single" w:sz="2" w:space="0" w:color="auto"/>
              <w:left w:val="single" w:sz="2" w:space="0" w:color="auto"/>
              <w:bottom w:val="single" w:sz="2" w:space="0" w:color="auto"/>
              <w:right w:val="single" w:sz="2" w:space="0" w:color="auto"/>
            </w:tcBorders>
          </w:tcPr>
          <w:p w14:paraId="09506FC4" w14:textId="7C2A852E" w:rsidR="00286CC5" w:rsidRPr="00B60D70" w:rsidRDefault="00286CC5" w:rsidP="00286CC5">
            <w:pPr>
              <w:ind w:right="26"/>
              <w:jc w:val="left"/>
              <w:rPr>
                <w:sz w:val="28"/>
                <w:szCs w:val="28"/>
              </w:rPr>
            </w:pPr>
            <w:r w:rsidRPr="00B60D70">
              <w:rPr>
                <w:sz w:val="28"/>
                <w:szCs w:val="28"/>
                <w:u w:val="single"/>
                <w:cs/>
              </w:rPr>
              <w:t>ประยุกต์หลักและวิธีการในการจัดการเรียนรู้เชิงรุกกับรายวิชาช่างโยธาได้</w:t>
            </w:r>
          </w:p>
        </w:tc>
        <w:tc>
          <w:tcPr>
            <w:tcW w:w="852" w:type="dxa"/>
            <w:tcBorders>
              <w:left w:val="single" w:sz="2" w:space="0" w:color="auto"/>
            </w:tcBorders>
          </w:tcPr>
          <w:p w14:paraId="6DDC65E7" w14:textId="37E5C89D" w:rsidR="00286CC5" w:rsidRPr="00B60D70" w:rsidRDefault="00286CC5" w:rsidP="00286CC5">
            <w:pPr>
              <w:ind w:right="26"/>
              <w:jc w:val="center"/>
              <w:rPr>
                <w:sz w:val="28"/>
                <w:szCs w:val="28"/>
              </w:rPr>
            </w:pPr>
          </w:p>
        </w:tc>
        <w:tc>
          <w:tcPr>
            <w:tcW w:w="851" w:type="dxa"/>
          </w:tcPr>
          <w:p w14:paraId="3B3E357F" w14:textId="400917E0" w:rsidR="00286CC5" w:rsidRPr="00B60D70" w:rsidRDefault="00286CC5" w:rsidP="00286CC5">
            <w:pPr>
              <w:ind w:right="26"/>
              <w:jc w:val="center"/>
              <w:rPr>
                <w:sz w:val="28"/>
                <w:szCs w:val="28"/>
              </w:rPr>
            </w:pPr>
          </w:p>
        </w:tc>
        <w:tc>
          <w:tcPr>
            <w:tcW w:w="851" w:type="dxa"/>
          </w:tcPr>
          <w:p w14:paraId="5C97163D" w14:textId="75F7D73C" w:rsidR="00286CC5" w:rsidRPr="00B60D70" w:rsidRDefault="00286CC5" w:rsidP="00286CC5">
            <w:pPr>
              <w:ind w:right="26"/>
              <w:jc w:val="center"/>
              <w:rPr>
                <w:sz w:val="28"/>
                <w:szCs w:val="28"/>
              </w:rPr>
            </w:pPr>
          </w:p>
        </w:tc>
        <w:tc>
          <w:tcPr>
            <w:tcW w:w="851" w:type="dxa"/>
          </w:tcPr>
          <w:p w14:paraId="2B3CF87B" w14:textId="6C1600D7" w:rsidR="00286CC5" w:rsidRPr="00B60D70" w:rsidRDefault="00286CC5" w:rsidP="00286CC5">
            <w:pPr>
              <w:ind w:right="26"/>
              <w:jc w:val="center"/>
              <w:rPr>
                <w:sz w:val="28"/>
                <w:szCs w:val="28"/>
              </w:rPr>
            </w:pPr>
            <w:r w:rsidRPr="00B60D70">
              <w:rPr>
                <w:sz w:val="28"/>
                <w:szCs w:val="28"/>
                <w:u w:val="single"/>
              </w:rPr>
              <w:t>P-M2</w:t>
            </w:r>
          </w:p>
        </w:tc>
        <w:tc>
          <w:tcPr>
            <w:tcW w:w="854" w:type="dxa"/>
            <w:gridSpan w:val="2"/>
          </w:tcPr>
          <w:p w14:paraId="5D1543C0" w14:textId="037B1890" w:rsidR="00286CC5" w:rsidRPr="00B60D70" w:rsidRDefault="00286CC5" w:rsidP="00286CC5">
            <w:pPr>
              <w:ind w:right="26"/>
              <w:jc w:val="center"/>
              <w:rPr>
                <w:sz w:val="28"/>
                <w:szCs w:val="28"/>
              </w:rPr>
            </w:pPr>
          </w:p>
        </w:tc>
      </w:tr>
      <w:tr w:rsidR="00B60D70" w:rsidRPr="00B60D70" w14:paraId="7EAA724D" w14:textId="77777777" w:rsidTr="008B0D05">
        <w:tc>
          <w:tcPr>
            <w:tcW w:w="1027" w:type="dxa"/>
            <w:tcBorders>
              <w:top w:val="single" w:sz="2" w:space="0" w:color="auto"/>
              <w:bottom w:val="single" w:sz="2" w:space="0" w:color="auto"/>
              <w:right w:val="single" w:sz="2" w:space="0" w:color="auto"/>
            </w:tcBorders>
          </w:tcPr>
          <w:p w14:paraId="60FC4DE3" w14:textId="4E37FAFB" w:rsidR="00286CC5" w:rsidRPr="00B60D70" w:rsidRDefault="00286CC5" w:rsidP="00286CC5">
            <w:pPr>
              <w:ind w:left="-24" w:right="-32"/>
              <w:jc w:val="left"/>
              <w:rPr>
                <w:sz w:val="28"/>
                <w:szCs w:val="28"/>
              </w:rPr>
            </w:pPr>
          </w:p>
        </w:tc>
        <w:tc>
          <w:tcPr>
            <w:tcW w:w="3787" w:type="dxa"/>
            <w:gridSpan w:val="2"/>
            <w:tcBorders>
              <w:top w:val="single" w:sz="2" w:space="0" w:color="auto"/>
              <w:left w:val="single" w:sz="2" w:space="0" w:color="auto"/>
              <w:bottom w:val="single" w:sz="2" w:space="0" w:color="auto"/>
              <w:right w:val="single" w:sz="2" w:space="0" w:color="auto"/>
            </w:tcBorders>
          </w:tcPr>
          <w:p w14:paraId="4A44F20E" w14:textId="07366E74" w:rsidR="00286CC5" w:rsidRPr="00B60D70" w:rsidRDefault="00286CC5" w:rsidP="00286CC5">
            <w:pPr>
              <w:ind w:right="26"/>
              <w:jc w:val="left"/>
              <w:rPr>
                <w:sz w:val="28"/>
                <w:szCs w:val="28"/>
                <w:cs/>
              </w:rPr>
            </w:pPr>
          </w:p>
        </w:tc>
        <w:tc>
          <w:tcPr>
            <w:tcW w:w="848" w:type="dxa"/>
            <w:tcBorders>
              <w:top w:val="single" w:sz="2" w:space="0" w:color="auto"/>
              <w:left w:val="single" w:sz="2" w:space="0" w:color="auto"/>
              <w:bottom w:val="single" w:sz="2" w:space="0" w:color="auto"/>
              <w:right w:val="single" w:sz="2" w:space="0" w:color="auto"/>
            </w:tcBorders>
          </w:tcPr>
          <w:p w14:paraId="5206CED6" w14:textId="1AEA0A0F" w:rsidR="00286CC5" w:rsidRPr="00B60D70" w:rsidRDefault="00286CC5" w:rsidP="00286CC5">
            <w:pPr>
              <w:ind w:right="26"/>
              <w:jc w:val="center"/>
              <w:rPr>
                <w:sz w:val="28"/>
                <w:szCs w:val="28"/>
              </w:rPr>
            </w:pPr>
            <w:r w:rsidRPr="00B60D70">
              <w:rPr>
                <w:sz w:val="28"/>
                <w:szCs w:val="28"/>
                <w:u w:val="single"/>
              </w:rPr>
              <w:t>CLO2*</w:t>
            </w:r>
          </w:p>
        </w:tc>
        <w:tc>
          <w:tcPr>
            <w:tcW w:w="3968" w:type="dxa"/>
            <w:tcBorders>
              <w:top w:val="single" w:sz="2" w:space="0" w:color="auto"/>
              <w:left w:val="single" w:sz="2" w:space="0" w:color="auto"/>
              <w:bottom w:val="single" w:sz="2" w:space="0" w:color="auto"/>
              <w:right w:val="single" w:sz="2" w:space="0" w:color="auto"/>
            </w:tcBorders>
          </w:tcPr>
          <w:p w14:paraId="6A39DA15" w14:textId="0B7139F5" w:rsidR="00286CC5" w:rsidRPr="00B60D70" w:rsidRDefault="00286CC5" w:rsidP="00286CC5">
            <w:pPr>
              <w:ind w:right="26"/>
              <w:jc w:val="left"/>
              <w:rPr>
                <w:sz w:val="28"/>
                <w:szCs w:val="28"/>
              </w:rPr>
            </w:pPr>
            <w:r w:rsidRPr="00B60D70">
              <w:rPr>
                <w:sz w:val="28"/>
                <w:szCs w:val="28"/>
                <w:u w:val="single"/>
                <w:cs/>
              </w:rPr>
              <w:t>ประยุกต์หลักของการเกื้อหนุนและการโค้ชมาใช้ในการจัดการเรียนรู้รายวิชาช่างโยธาได้</w:t>
            </w:r>
          </w:p>
        </w:tc>
        <w:tc>
          <w:tcPr>
            <w:tcW w:w="852" w:type="dxa"/>
            <w:tcBorders>
              <w:left w:val="single" w:sz="2" w:space="0" w:color="auto"/>
            </w:tcBorders>
          </w:tcPr>
          <w:p w14:paraId="48703883" w14:textId="4D64192A" w:rsidR="00286CC5" w:rsidRPr="00B60D70" w:rsidRDefault="00286CC5" w:rsidP="00286CC5">
            <w:pPr>
              <w:ind w:right="26"/>
              <w:jc w:val="center"/>
              <w:rPr>
                <w:sz w:val="28"/>
                <w:szCs w:val="28"/>
              </w:rPr>
            </w:pPr>
          </w:p>
        </w:tc>
        <w:tc>
          <w:tcPr>
            <w:tcW w:w="851" w:type="dxa"/>
          </w:tcPr>
          <w:p w14:paraId="1434CE1D" w14:textId="1B6A0590" w:rsidR="00286CC5" w:rsidRPr="00B60D70" w:rsidRDefault="00286CC5" w:rsidP="00286CC5">
            <w:pPr>
              <w:ind w:right="26"/>
              <w:jc w:val="center"/>
              <w:rPr>
                <w:sz w:val="28"/>
                <w:szCs w:val="28"/>
              </w:rPr>
            </w:pPr>
          </w:p>
        </w:tc>
        <w:tc>
          <w:tcPr>
            <w:tcW w:w="851" w:type="dxa"/>
          </w:tcPr>
          <w:p w14:paraId="48D3DDD1" w14:textId="054DF985" w:rsidR="00286CC5" w:rsidRPr="00B60D70" w:rsidRDefault="00286CC5" w:rsidP="00286CC5">
            <w:pPr>
              <w:ind w:right="26"/>
              <w:jc w:val="center"/>
              <w:rPr>
                <w:sz w:val="28"/>
                <w:szCs w:val="28"/>
              </w:rPr>
            </w:pPr>
          </w:p>
        </w:tc>
        <w:tc>
          <w:tcPr>
            <w:tcW w:w="851" w:type="dxa"/>
          </w:tcPr>
          <w:p w14:paraId="02F16602" w14:textId="3B06A942" w:rsidR="00286CC5" w:rsidRPr="00B60D70" w:rsidRDefault="00286CC5" w:rsidP="00286CC5">
            <w:pPr>
              <w:ind w:right="26"/>
              <w:jc w:val="center"/>
              <w:rPr>
                <w:sz w:val="28"/>
                <w:szCs w:val="28"/>
              </w:rPr>
            </w:pPr>
            <w:r w:rsidRPr="00B60D70">
              <w:rPr>
                <w:sz w:val="28"/>
                <w:szCs w:val="28"/>
                <w:u w:val="single"/>
              </w:rPr>
              <w:t>P-M2</w:t>
            </w:r>
          </w:p>
        </w:tc>
        <w:tc>
          <w:tcPr>
            <w:tcW w:w="854" w:type="dxa"/>
            <w:gridSpan w:val="2"/>
          </w:tcPr>
          <w:p w14:paraId="01E30E5B" w14:textId="246A0675" w:rsidR="00286CC5" w:rsidRPr="00B60D70" w:rsidRDefault="00286CC5" w:rsidP="00286CC5">
            <w:pPr>
              <w:ind w:right="26"/>
              <w:jc w:val="center"/>
              <w:rPr>
                <w:sz w:val="28"/>
                <w:szCs w:val="28"/>
              </w:rPr>
            </w:pPr>
          </w:p>
        </w:tc>
      </w:tr>
      <w:tr w:rsidR="00B60D70" w:rsidRPr="00B60D70" w14:paraId="732C7DD2" w14:textId="77777777" w:rsidTr="00932286">
        <w:tc>
          <w:tcPr>
            <w:tcW w:w="1027" w:type="dxa"/>
            <w:tcBorders>
              <w:top w:val="single" w:sz="2" w:space="0" w:color="auto"/>
              <w:bottom w:val="single" w:sz="2" w:space="0" w:color="auto"/>
              <w:right w:val="single" w:sz="2" w:space="0" w:color="auto"/>
            </w:tcBorders>
          </w:tcPr>
          <w:p w14:paraId="4C715E8E" w14:textId="403B7E34" w:rsidR="00286CC5" w:rsidRPr="00B60D70" w:rsidRDefault="00286CC5" w:rsidP="00286CC5">
            <w:pPr>
              <w:ind w:left="-24" w:right="-32"/>
              <w:jc w:val="left"/>
              <w:rPr>
                <w:sz w:val="28"/>
                <w:szCs w:val="28"/>
              </w:rPr>
            </w:pPr>
          </w:p>
        </w:tc>
        <w:tc>
          <w:tcPr>
            <w:tcW w:w="3787" w:type="dxa"/>
            <w:gridSpan w:val="2"/>
            <w:tcBorders>
              <w:top w:val="single" w:sz="2" w:space="0" w:color="auto"/>
              <w:left w:val="single" w:sz="2" w:space="0" w:color="auto"/>
              <w:bottom w:val="single" w:sz="2" w:space="0" w:color="auto"/>
              <w:right w:val="single" w:sz="2" w:space="0" w:color="auto"/>
            </w:tcBorders>
          </w:tcPr>
          <w:p w14:paraId="34454CAC" w14:textId="54A45AC8" w:rsidR="00286CC5" w:rsidRPr="00B60D70" w:rsidRDefault="00286CC5" w:rsidP="00286CC5">
            <w:pPr>
              <w:ind w:right="26"/>
              <w:jc w:val="left"/>
              <w:rPr>
                <w:sz w:val="28"/>
                <w:szCs w:val="28"/>
                <w:cs/>
              </w:rPr>
            </w:pPr>
          </w:p>
        </w:tc>
        <w:tc>
          <w:tcPr>
            <w:tcW w:w="848" w:type="dxa"/>
            <w:tcBorders>
              <w:top w:val="single" w:sz="2" w:space="0" w:color="auto"/>
              <w:left w:val="single" w:sz="2" w:space="0" w:color="auto"/>
              <w:bottom w:val="single" w:sz="2" w:space="0" w:color="auto"/>
              <w:right w:val="single" w:sz="2" w:space="0" w:color="auto"/>
            </w:tcBorders>
          </w:tcPr>
          <w:p w14:paraId="619B2937" w14:textId="48EA18B8" w:rsidR="00286CC5" w:rsidRPr="00B60D70" w:rsidRDefault="00286CC5" w:rsidP="00286CC5">
            <w:pPr>
              <w:ind w:right="26"/>
              <w:jc w:val="center"/>
              <w:rPr>
                <w:sz w:val="28"/>
                <w:szCs w:val="28"/>
              </w:rPr>
            </w:pPr>
            <w:r w:rsidRPr="00B60D70">
              <w:rPr>
                <w:sz w:val="28"/>
                <w:szCs w:val="28"/>
                <w:u w:val="single"/>
              </w:rPr>
              <w:t>CLO3*</w:t>
            </w:r>
          </w:p>
        </w:tc>
        <w:tc>
          <w:tcPr>
            <w:tcW w:w="3968" w:type="dxa"/>
            <w:tcBorders>
              <w:top w:val="single" w:sz="2" w:space="0" w:color="auto"/>
              <w:left w:val="single" w:sz="2" w:space="0" w:color="auto"/>
              <w:bottom w:val="single" w:sz="2" w:space="0" w:color="auto"/>
              <w:right w:val="single" w:sz="2" w:space="0" w:color="auto"/>
            </w:tcBorders>
          </w:tcPr>
          <w:p w14:paraId="18890ECE" w14:textId="3570CEFF" w:rsidR="00286CC5" w:rsidRPr="00B60D70" w:rsidRDefault="00286CC5" w:rsidP="00286CC5">
            <w:pPr>
              <w:ind w:right="26"/>
              <w:jc w:val="left"/>
              <w:rPr>
                <w:sz w:val="28"/>
                <w:szCs w:val="28"/>
              </w:rPr>
            </w:pPr>
            <w:r w:rsidRPr="00B60D70">
              <w:rPr>
                <w:sz w:val="28"/>
                <w:szCs w:val="28"/>
                <w:u w:val="single"/>
                <w:cs/>
              </w:rPr>
              <w:t>วิเคราะห์เนื้อหารายวิชาทางวิศวกรรมโยธาเพื่อใช้ในการจ</w:t>
            </w:r>
            <w:r w:rsidR="00866466" w:rsidRPr="00B60D70">
              <w:rPr>
                <w:rFonts w:hint="cs"/>
                <w:sz w:val="28"/>
                <w:szCs w:val="28"/>
                <w:u w:val="single"/>
                <w:cs/>
              </w:rPr>
              <w:t>ั</w:t>
            </w:r>
            <w:r w:rsidRPr="00B60D70">
              <w:rPr>
                <w:sz w:val="28"/>
                <w:szCs w:val="28"/>
                <w:u w:val="single"/>
                <w:cs/>
              </w:rPr>
              <w:t>ดการเรียนรู้ในระดับ</w:t>
            </w:r>
            <w:r w:rsidR="00CB371C" w:rsidRPr="00B60D70">
              <w:rPr>
                <w:sz w:val="28"/>
                <w:szCs w:val="28"/>
                <w:u w:val="single"/>
                <w:cs/>
              </w:rPr>
              <w:t>ประกาศนียบัตรวิชาชีพ</w:t>
            </w:r>
            <w:r w:rsidR="00CB371C" w:rsidRPr="00B60D70">
              <w:rPr>
                <w:sz w:val="28"/>
                <w:szCs w:val="28"/>
                <w:u w:val="single"/>
              </w:rPr>
              <w:t xml:space="preserve"> </w:t>
            </w:r>
            <w:r w:rsidRPr="00B60D70">
              <w:rPr>
                <w:sz w:val="28"/>
                <w:szCs w:val="28"/>
                <w:u w:val="single"/>
                <w:cs/>
              </w:rPr>
              <w:t>(ปวช.)</w:t>
            </w:r>
          </w:p>
        </w:tc>
        <w:tc>
          <w:tcPr>
            <w:tcW w:w="852" w:type="dxa"/>
            <w:tcBorders>
              <w:left w:val="single" w:sz="2" w:space="0" w:color="auto"/>
            </w:tcBorders>
            <w:vAlign w:val="center"/>
          </w:tcPr>
          <w:p w14:paraId="5D09B6EC" w14:textId="64113272" w:rsidR="00286CC5" w:rsidRPr="00B60D70" w:rsidRDefault="00286CC5" w:rsidP="00286CC5">
            <w:pPr>
              <w:ind w:right="26"/>
              <w:jc w:val="center"/>
              <w:rPr>
                <w:sz w:val="28"/>
                <w:szCs w:val="28"/>
              </w:rPr>
            </w:pPr>
            <w:r w:rsidRPr="00B60D70">
              <w:rPr>
                <w:sz w:val="28"/>
                <w:szCs w:val="28"/>
                <w:u w:val="single"/>
              </w:rPr>
              <w:t>P-K4</w:t>
            </w:r>
          </w:p>
        </w:tc>
        <w:tc>
          <w:tcPr>
            <w:tcW w:w="851" w:type="dxa"/>
          </w:tcPr>
          <w:p w14:paraId="58BB5D84" w14:textId="17CF36EE" w:rsidR="00286CC5" w:rsidRPr="00B60D70" w:rsidRDefault="00286CC5" w:rsidP="00286CC5">
            <w:pPr>
              <w:ind w:right="26"/>
              <w:jc w:val="center"/>
              <w:rPr>
                <w:sz w:val="28"/>
                <w:szCs w:val="28"/>
              </w:rPr>
            </w:pPr>
          </w:p>
        </w:tc>
        <w:tc>
          <w:tcPr>
            <w:tcW w:w="851" w:type="dxa"/>
          </w:tcPr>
          <w:p w14:paraId="26FF6C5E" w14:textId="14262E69" w:rsidR="00286CC5" w:rsidRPr="00B60D70" w:rsidRDefault="00286CC5" w:rsidP="00286CC5">
            <w:pPr>
              <w:ind w:right="26"/>
              <w:jc w:val="center"/>
              <w:rPr>
                <w:sz w:val="28"/>
                <w:szCs w:val="28"/>
              </w:rPr>
            </w:pPr>
          </w:p>
        </w:tc>
        <w:tc>
          <w:tcPr>
            <w:tcW w:w="851" w:type="dxa"/>
          </w:tcPr>
          <w:p w14:paraId="2FED1CB4" w14:textId="4F1754BE" w:rsidR="00286CC5" w:rsidRPr="00B60D70" w:rsidRDefault="00286CC5" w:rsidP="00286CC5">
            <w:pPr>
              <w:ind w:right="26"/>
              <w:jc w:val="center"/>
              <w:rPr>
                <w:sz w:val="28"/>
                <w:szCs w:val="28"/>
              </w:rPr>
            </w:pPr>
          </w:p>
        </w:tc>
        <w:tc>
          <w:tcPr>
            <w:tcW w:w="854" w:type="dxa"/>
            <w:gridSpan w:val="2"/>
          </w:tcPr>
          <w:p w14:paraId="3672F4F7" w14:textId="12868E8C" w:rsidR="00286CC5" w:rsidRPr="00B60D70" w:rsidRDefault="00286CC5" w:rsidP="00286CC5">
            <w:pPr>
              <w:ind w:right="26"/>
              <w:jc w:val="center"/>
              <w:rPr>
                <w:sz w:val="28"/>
                <w:szCs w:val="28"/>
              </w:rPr>
            </w:pPr>
          </w:p>
        </w:tc>
      </w:tr>
      <w:tr w:rsidR="00B60D70" w:rsidRPr="00B60D70" w14:paraId="68855EE2" w14:textId="77777777" w:rsidTr="00932286">
        <w:tc>
          <w:tcPr>
            <w:tcW w:w="1027" w:type="dxa"/>
            <w:tcBorders>
              <w:top w:val="single" w:sz="2" w:space="0" w:color="auto"/>
              <w:bottom w:val="single" w:sz="2" w:space="0" w:color="auto"/>
              <w:right w:val="single" w:sz="2" w:space="0" w:color="auto"/>
            </w:tcBorders>
          </w:tcPr>
          <w:p w14:paraId="6C3B6E11" w14:textId="75AF11FF" w:rsidR="00286CC5" w:rsidRPr="00B60D70" w:rsidRDefault="00B91175" w:rsidP="00286CC5">
            <w:pPr>
              <w:ind w:left="-24" w:right="-32"/>
              <w:jc w:val="left"/>
              <w:rPr>
                <w:sz w:val="28"/>
                <w:szCs w:val="28"/>
              </w:rPr>
            </w:pPr>
            <w:r w:rsidRPr="00B60D70">
              <w:rPr>
                <w:sz w:val="28"/>
                <w:szCs w:val="28"/>
              </w:rPr>
              <w:t xml:space="preserve">CTE </w:t>
            </w:r>
            <w:r w:rsidR="00286CC5" w:rsidRPr="00B60D70">
              <w:rPr>
                <w:sz w:val="28"/>
                <w:szCs w:val="28"/>
              </w:rPr>
              <w:t>113</w:t>
            </w:r>
          </w:p>
        </w:tc>
        <w:tc>
          <w:tcPr>
            <w:tcW w:w="3787" w:type="dxa"/>
            <w:gridSpan w:val="2"/>
            <w:tcBorders>
              <w:top w:val="single" w:sz="2" w:space="0" w:color="auto"/>
              <w:left w:val="single" w:sz="2" w:space="0" w:color="auto"/>
              <w:bottom w:val="single" w:sz="2" w:space="0" w:color="auto"/>
              <w:right w:val="single" w:sz="2" w:space="0" w:color="auto"/>
            </w:tcBorders>
          </w:tcPr>
          <w:p w14:paraId="25F67A12" w14:textId="77777777" w:rsidR="00921E84" w:rsidRPr="00B60D70" w:rsidRDefault="00286CC5" w:rsidP="00286CC5">
            <w:pPr>
              <w:ind w:right="26"/>
              <w:jc w:val="left"/>
              <w:rPr>
                <w:sz w:val="28"/>
                <w:szCs w:val="28"/>
              </w:rPr>
            </w:pPr>
            <w:r w:rsidRPr="00B60D70">
              <w:rPr>
                <w:sz w:val="28"/>
                <w:szCs w:val="28"/>
                <w:cs/>
              </w:rPr>
              <w:t>สถิติสำหรับวิศวกรรมโยธา (</w:t>
            </w:r>
            <w:r w:rsidRPr="00B60D70">
              <w:rPr>
                <w:sz w:val="28"/>
                <w:szCs w:val="28"/>
              </w:rPr>
              <w:t xml:space="preserve">Statistics for Civil Engineering) </w:t>
            </w:r>
          </w:p>
          <w:p w14:paraId="3EFA805B" w14:textId="06668484" w:rsidR="00286CC5" w:rsidRPr="00B60D70" w:rsidRDefault="00286CC5" w:rsidP="00286CC5">
            <w:pPr>
              <w:ind w:right="26"/>
              <w:jc w:val="left"/>
              <w:rPr>
                <w:sz w:val="28"/>
                <w:szCs w:val="28"/>
                <w:cs/>
              </w:rPr>
            </w:pPr>
            <w:r w:rsidRPr="00B60D70">
              <w:rPr>
                <w:sz w:val="28"/>
                <w:szCs w:val="28"/>
              </w:rPr>
              <w:t>3 (3-0-6)</w:t>
            </w:r>
            <w:r w:rsidR="00BD7F9D" w:rsidRPr="00B60D70">
              <w:rPr>
                <w:sz w:val="28"/>
                <w:szCs w:val="28"/>
              </w:rPr>
              <w:t xml:space="preserve"> </w:t>
            </w:r>
          </w:p>
        </w:tc>
        <w:tc>
          <w:tcPr>
            <w:tcW w:w="848" w:type="dxa"/>
            <w:tcBorders>
              <w:top w:val="single" w:sz="2" w:space="0" w:color="auto"/>
              <w:left w:val="single" w:sz="2" w:space="0" w:color="auto"/>
              <w:bottom w:val="single" w:sz="2" w:space="0" w:color="auto"/>
              <w:right w:val="single" w:sz="2" w:space="0" w:color="auto"/>
            </w:tcBorders>
          </w:tcPr>
          <w:p w14:paraId="2B1AF867" w14:textId="44F769B0" w:rsidR="00286CC5" w:rsidRPr="00B60D70" w:rsidRDefault="00286CC5" w:rsidP="00286CC5">
            <w:pPr>
              <w:ind w:right="26"/>
              <w:jc w:val="left"/>
              <w:rPr>
                <w:sz w:val="28"/>
                <w:szCs w:val="28"/>
              </w:rPr>
            </w:pPr>
            <w:r w:rsidRPr="00B60D70">
              <w:rPr>
                <w:sz w:val="28"/>
                <w:szCs w:val="28"/>
              </w:rPr>
              <w:t>CLO1</w:t>
            </w:r>
          </w:p>
        </w:tc>
        <w:tc>
          <w:tcPr>
            <w:tcW w:w="3968" w:type="dxa"/>
            <w:tcBorders>
              <w:top w:val="single" w:sz="2" w:space="0" w:color="auto"/>
              <w:left w:val="single" w:sz="2" w:space="0" w:color="auto"/>
              <w:bottom w:val="single" w:sz="2" w:space="0" w:color="auto"/>
              <w:right w:val="single" w:sz="2" w:space="0" w:color="auto"/>
            </w:tcBorders>
          </w:tcPr>
          <w:p w14:paraId="44B85CFC" w14:textId="736CCA05" w:rsidR="00286CC5" w:rsidRPr="00B60D70" w:rsidRDefault="00286CC5" w:rsidP="00286CC5">
            <w:pPr>
              <w:ind w:right="26"/>
              <w:jc w:val="left"/>
              <w:rPr>
                <w:sz w:val="28"/>
                <w:szCs w:val="28"/>
              </w:rPr>
            </w:pPr>
            <w:r w:rsidRPr="00B60D70">
              <w:rPr>
                <w:sz w:val="28"/>
                <w:szCs w:val="28"/>
                <w:cs/>
              </w:rPr>
              <w:t>ประยุกต์ใช้การกระจายความน่าจะเป็นแบบไม่ต่อเนื่องและต่อเนื่องในปัญหาทางวิศวกรรมโยธา</w:t>
            </w:r>
          </w:p>
        </w:tc>
        <w:tc>
          <w:tcPr>
            <w:tcW w:w="852" w:type="dxa"/>
            <w:tcBorders>
              <w:left w:val="single" w:sz="2" w:space="0" w:color="auto"/>
            </w:tcBorders>
            <w:vAlign w:val="center"/>
          </w:tcPr>
          <w:p w14:paraId="6FD41A04" w14:textId="1DF6EF93" w:rsidR="00286CC5" w:rsidRPr="00B60D70" w:rsidRDefault="00286CC5" w:rsidP="00286CC5">
            <w:pPr>
              <w:ind w:right="26"/>
              <w:jc w:val="center"/>
              <w:rPr>
                <w:sz w:val="28"/>
                <w:szCs w:val="28"/>
              </w:rPr>
            </w:pPr>
            <w:r w:rsidRPr="00B60D70">
              <w:rPr>
                <w:sz w:val="28"/>
                <w:szCs w:val="28"/>
              </w:rPr>
              <w:t>B-K3</w:t>
            </w:r>
          </w:p>
        </w:tc>
        <w:tc>
          <w:tcPr>
            <w:tcW w:w="851" w:type="dxa"/>
            <w:vAlign w:val="center"/>
          </w:tcPr>
          <w:p w14:paraId="36F70FED" w14:textId="25518C4E" w:rsidR="00286CC5" w:rsidRPr="00B60D70" w:rsidRDefault="00CB371C" w:rsidP="00286CC5">
            <w:pPr>
              <w:ind w:right="26"/>
              <w:jc w:val="center"/>
              <w:rPr>
                <w:sz w:val="28"/>
                <w:szCs w:val="28"/>
              </w:rPr>
            </w:pPr>
            <w:r w:rsidRPr="00B60D70">
              <w:rPr>
                <w:sz w:val="28"/>
                <w:szCs w:val="28"/>
              </w:rPr>
              <w:t> </w:t>
            </w:r>
          </w:p>
        </w:tc>
        <w:tc>
          <w:tcPr>
            <w:tcW w:w="851" w:type="dxa"/>
            <w:vAlign w:val="center"/>
          </w:tcPr>
          <w:p w14:paraId="3F2AD655" w14:textId="44806520" w:rsidR="00286CC5" w:rsidRPr="00B60D70" w:rsidRDefault="00CB371C" w:rsidP="00286CC5">
            <w:pPr>
              <w:ind w:right="26"/>
              <w:jc w:val="center"/>
              <w:rPr>
                <w:sz w:val="28"/>
                <w:szCs w:val="28"/>
              </w:rPr>
            </w:pPr>
            <w:r w:rsidRPr="00B60D70">
              <w:rPr>
                <w:sz w:val="28"/>
                <w:szCs w:val="28"/>
              </w:rPr>
              <w:t> </w:t>
            </w:r>
          </w:p>
        </w:tc>
        <w:tc>
          <w:tcPr>
            <w:tcW w:w="851" w:type="dxa"/>
            <w:vAlign w:val="center"/>
          </w:tcPr>
          <w:p w14:paraId="696D4F8C" w14:textId="0CB45FD5" w:rsidR="00286CC5" w:rsidRPr="00B60D70" w:rsidRDefault="00CB371C" w:rsidP="00286CC5">
            <w:pPr>
              <w:ind w:right="26"/>
              <w:jc w:val="center"/>
              <w:rPr>
                <w:sz w:val="28"/>
                <w:szCs w:val="28"/>
              </w:rPr>
            </w:pPr>
            <w:r w:rsidRPr="00B60D70">
              <w:rPr>
                <w:sz w:val="28"/>
                <w:szCs w:val="28"/>
              </w:rPr>
              <w:t> </w:t>
            </w:r>
          </w:p>
        </w:tc>
        <w:tc>
          <w:tcPr>
            <w:tcW w:w="854" w:type="dxa"/>
            <w:gridSpan w:val="2"/>
            <w:vAlign w:val="center"/>
          </w:tcPr>
          <w:p w14:paraId="21919171" w14:textId="7ECD34BC" w:rsidR="00286CC5" w:rsidRPr="00B60D70" w:rsidRDefault="00CB371C" w:rsidP="00286CC5">
            <w:pPr>
              <w:ind w:right="26"/>
              <w:jc w:val="center"/>
              <w:rPr>
                <w:sz w:val="28"/>
                <w:szCs w:val="28"/>
              </w:rPr>
            </w:pPr>
            <w:r w:rsidRPr="00B60D70">
              <w:rPr>
                <w:sz w:val="28"/>
                <w:szCs w:val="28"/>
              </w:rPr>
              <w:t> </w:t>
            </w:r>
          </w:p>
        </w:tc>
      </w:tr>
      <w:tr w:rsidR="00B60D70" w:rsidRPr="00B60D70" w14:paraId="5FEAF81D" w14:textId="77777777" w:rsidTr="00932286">
        <w:tc>
          <w:tcPr>
            <w:tcW w:w="1027" w:type="dxa"/>
            <w:tcBorders>
              <w:top w:val="single" w:sz="2" w:space="0" w:color="auto"/>
              <w:bottom w:val="single" w:sz="2" w:space="0" w:color="auto"/>
              <w:right w:val="single" w:sz="2" w:space="0" w:color="auto"/>
            </w:tcBorders>
          </w:tcPr>
          <w:p w14:paraId="0D0C6C79" w14:textId="5C0798C6" w:rsidR="00286CC5" w:rsidRPr="00B60D70" w:rsidRDefault="00286CC5" w:rsidP="00286CC5">
            <w:pPr>
              <w:ind w:left="-24" w:right="-32"/>
              <w:jc w:val="left"/>
              <w:rPr>
                <w:sz w:val="28"/>
                <w:szCs w:val="28"/>
              </w:rPr>
            </w:pPr>
          </w:p>
        </w:tc>
        <w:tc>
          <w:tcPr>
            <w:tcW w:w="3787" w:type="dxa"/>
            <w:gridSpan w:val="2"/>
            <w:tcBorders>
              <w:top w:val="single" w:sz="2" w:space="0" w:color="auto"/>
              <w:left w:val="single" w:sz="2" w:space="0" w:color="auto"/>
              <w:bottom w:val="single" w:sz="2" w:space="0" w:color="auto"/>
              <w:right w:val="single" w:sz="2" w:space="0" w:color="auto"/>
            </w:tcBorders>
          </w:tcPr>
          <w:p w14:paraId="30AA15A1" w14:textId="456558AC" w:rsidR="00286CC5" w:rsidRPr="00B60D70" w:rsidRDefault="00286CC5" w:rsidP="00286CC5">
            <w:pPr>
              <w:ind w:right="26"/>
              <w:jc w:val="left"/>
              <w:rPr>
                <w:sz w:val="28"/>
                <w:szCs w:val="28"/>
                <w:cs/>
                <w:lang w:val="th-TH"/>
              </w:rPr>
            </w:pPr>
          </w:p>
        </w:tc>
        <w:tc>
          <w:tcPr>
            <w:tcW w:w="848" w:type="dxa"/>
            <w:tcBorders>
              <w:top w:val="single" w:sz="2" w:space="0" w:color="auto"/>
              <w:left w:val="single" w:sz="2" w:space="0" w:color="auto"/>
              <w:bottom w:val="single" w:sz="2" w:space="0" w:color="auto"/>
              <w:right w:val="single" w:sz="2" w:space="0" w:color="auto"/>
            </w:tcBorders>
          </w:tcPr>
          <w:p w14:paraId="080C99C2" w14:textId="6D980D6B" w:rsidR="00286CC5" w:rsidRPr="00B60D70" w:rsidRDefault="00286CC5" w:rsidP="00286CC5">
            <w:pPr>
              <w:ind w:right="26"/>
              <w:jc w:val="left"/>
              <w:rPr>
                <w:sz w:val="28"/>
                <w:szCs w:val="28"/>
              </w:rPr>
            </w:pPr>
            <w:r w:rsidRPr="00B60D70">
              <w:rPr>
                <w:sz w:val="28"/>
                <w:szCs w:val="28"/>
              </w:rPr>
              <w:t>CLO2</w:t>
            </w:r>
          </w:p>
        </w:tc>
        <w:tc>
          <w:tcPr>
            <w:tcW w:w="3968" w:type="dxa"/>
            <w:tcBorders>
              <w:top w:val="single" w:sz="2" w:space="0" w:color="auto"/>
              <w:left w:val="single" w:sz="2" w:space="0" w:color="auto"/>
              <w:bottom w:val="single" w:sz="2" w:space="0" w:color="auto"/>
              <w:right w:val="single" w:sz="2" w:space="0" w:color="auto"/>
            </w:tcBorders>
          </w:tcPr>
          <w:p w14:paraId="667359E7" w14:textId="422CE469" w:rsidR="00286CC5" w:rsidRPr="00B60D70" w:rsidRDefault="00286CC5" w:rsidP="00286CC5">
            <w:pPr>
              <w:ind w:right="26"/>
              <w:jc w:val="left"/>
              <w:rPr>
                <w:sz w:val="28"/>
                <w:szCs w:val="28"/>
              </w:rPr>
            </w:pPr>
            <w:r w:rsidRPr="00B60D70">
              <w:rPr>
                <w:sz w:val="28"/>
                <w:szCs w:val="28"/>
                <w:cs/>
              </w:rPr>
              <w:t>ประมาณค่าแบบจุดและแบบช่วง สำหรับพารามิเตอร์ ในปัญหาทางวิศวกรรมโยธาได้</w:t>
            </w:r>
          </w:p>
        </w:tc>
        <w:tc>
          <w:tcPr>
            <w:tcW w:w="852" w:type="dxa"/>
            <w:tcBorders>
              <w:left w:val="single" w:sz="2" w:space="0" w:color="auto"/>
            </w:tcBorders>
            <w:vAlign w:val="center"/>
          </w:tcPr>
          <w:p w14:paraId="724CD61F" w14:textId="6662CFF2" w:rsidR="00286CC5" w:rsidRPr="00B60D70" w:rsidRDefault="00286CC5" w:rsidP="00286CC5">
            <w:pPr>
              <w:ind w:right="26"/>
              <w:jc w:val="center"/>
              <w:rPr>
                <w:sz w:val="28"/>
                <w:szCs w:val="28"/>
              </w:rPr>
            </w:pPr>
            <w:r w:rsidRPr="00B60D70">
              <w:rPr>
                <w:sz w:val="28"/>
                <w:szCs w:val="28"/>
              </w:rPr>
              <w:t>B-K3</w:t>
            </w:r>
          </w:p>
        </w:tc>
        <w:tc>
          <w:tcPr>
            <w:tcW w:w="851" w:type="dxa"/>
            <w:vAlign w:val="center"/>
          </w:tcPr>
          <w:p w14:paraId="08BF4FFD" w14:textId="77D05219" w:rsidR="00286CC5" w:rsidRPr="00B60D70" w:rsidRDefault="00CB371C" w:rsidP="00286CC5">
            <w:pPr>
              <w:ind w:right="26"/>
              <w:jc w:val="center"/>
              <w:rPr>
                <w:sz w:val="28"/>
                <w:szCs w:val="28"/>
              </w:rPr>
            </w:pPr>
            <w:r w:rsidRPr="00B60D70">
              <w:rPr>
                <w:sz w:val="28"/>
                <w:szCs w:val="28"/>
              </w:rPr>
              <w:t> </w:t>
            </w:r>
          </w:p>
        </w:tc>
        <w:tc>
          <w:tcPr>
            <w:tcW w:w="851" w:type="dxa"/>
            <w:vAlign w:val="center"/>
          </w:tcPr>
          <w:p w14:paraId="2E6C3F9A" w14:textId="0DEA8B76" w:rsidR="00286CC5" w:rsidRPr="00B60D70" w:rsidRDefault="00CB371C" w:rsidP="00286CC5">
            <w:pPr>
              <w:ind w:right="26"/>
              <w:jc w:val="center"/>
              <w:rPr>
                <w:sz w:val="28"/>
                <w:szCs w:val="28"/>
              </w:rPr>
            </w:pPr>
            <w:r w:rsidRPr="00B60D70">
              <w:rPr>
                <w:sz w:val="28"/>
                <w:szCs w:val="28"/>
              </w:rPr>
              <w:t> </w:t>
            </w:r>
          </w:p>
        </w:tc>
        <w:tc>
          <w:tcPr>
            <w:tcW w:w="851" w:type="dxa"/>
            <w:vAlign w:val="center"/>
          </w:tcPr>
          <w:p w14:paraId="09D0D49C" w14:textId="79F4E370" w:rsidR="00286CC5" w:rsidRPr="00B60D70" w:rsidRDefault="00CB371C" w:rsidP="00286CC5">
            <w:pPr>
              <w:ind w:right="26"/>
              <w:jc w:val="center"/>
              <w:rPr>
                <w:sz w:val="28"/>
                <w:szCs w:val="28"/>
              </w:rPr>
            </w:pPr>
            <w:r w:rsidRPr="00B60D70">
              <w:rPr>
                <w:sz w:val="28"/>
                <w:szCs w:val="28"/>
              </w:rPr>
              <w:t> </w:t>
            </w:r>
          </w:p>
        </w:tc>
        <w:tc>
          <w:tcPr>
            <w:tcW w:w="854" w:type="dxa"/>
            <w:gridSpan w:val="2"/>
            <w:vAlign w:val="center"/>
          </w:tcPr>
          <w:p w14:paraId="2B791A19" w14:textId="42C63B05" w:rsidR="00286CC5" w:rsidRPr="00B60D70" w:rsidRDefault="00CB371C" w:rsidP="00286CC5">
            <w:pPr>
              <w:ind w:right="26"/>
              <w:jc w:val="center"/>
              <w:rPr>
                <w:sz w:val="28"/>
                <w:szCs w:val="28"/>
              </w:rPr>
            </w:pPr>
            <w:r w:rsidRPr="00B60D70">
              <w:rPr>
                <w:sz w:val="28"/>
                <w:szCs w:val="28"/>
              </w:rPr>
              <w:t> </w:t>
            </w:r>
          </w:p>
        </w:tc>
      </w:tr>
      <w:tr w:rsidR="00B60D70" w:rsidRPr="00B60D70" w14:paraId="33484AD2" w14:textId="77777777" w:rsidTr="00932286">
        <w:tc>
          <w:tcPr>
            <w:tcW w:w="1027" w:type="dxa"/>
            <w:tcBorders>
              <w:top w:val="single" w:sz="2" w:space="0" w:color="auto"/>
              <w:bottom w:val="single" w:sz="2" w:space="0" w:color="auto"/>
              <w:right w:val="single" w:sz="2" w:space="0" w:color="auto"/>
            </w:tcBorders>
          </w:tcPr>
          <w:p w14:paraId="16D15C77" w14:textId="0DD3E864" w:rsidR="00286CC5" w:rsidRPr="00B60D70" w:rsidRDefault="00286CC5" w:rsidP="00286CC5">
            <w:pPr>
              <w:ind w:left="-24" w:right="-32"/>
              <w:jc w:val="left"/>
              <w:rPr>
                <w:sz w:val="28"/>
                <w:szCs w:val="28"/>
              </w:rPr>
            </w:pPr>
          </w:p>
        </w:tc>
        <w:tc>
          <w:tcPr>
            <w:tcW w:w="3787" w:type="dxa"/>
            <w:gridSpan w:val="2"/>
            <w:tcBorders>
              <w:top w:val="single" w:sz="2" w:space="0" w:color="auto"/>
              <w:left w:val="single" w:sz="2" w:space="0" w:color="auto"/>
              <w:bottom w:val="single" w:sz="2" w:space="0" w:color="auto"/>
              <w:right w:val="single" w:sz="2" w:space="0" w:color="auto"/>
            </w:tcBorders>
          </w:tcPr>
          <w:p w14:paraId="78D4F3BB" w14:textId="2A7CB90D" w:rsidR="00286CC5" w:rsidRPr="00B60D70" w:rsidRDefault="00286CC5" w:rsidP="00286CC5">
            <w:pPr>
              <w:ind w:right="26"/>
              <w:jc w:val="left"/>
              <w:rPr>
                <w:sz w:val="28"/>
                <w:szCs w:val="28"/>
                <w:cs/>
                <w:lang w:val="th-TH"/>
              </w:rPr>
            </w:pPr>
          </w:p>
        </w:tc>
        <w:tc>
          <w:tcPr>
            <w:tcW w:w="848" w:type="dxa"/>
            <w:tcBorders>
              <w:top w:val="single" w:sz="2" w:space="0" w:color="auto"/>
              <w:left w:val="single" w:sz="2" w:space="0" w:color="auto"/>
              <w:bottom w:val="single" w:sz="2" w:space="0" w:color="auto"/>
              <w:right w:val="single" w:sz="2" w:space="0" w:color="auto"/>
            </w:tcBorders>
          </w:tcPr>
          <w:p w14:paraId="1C97371C" w14:textId="3FE8E7BD" w:rsidR="00286CC5" w:rsidRPr="00B60D70" w:rsidRDefault="00286CC5" w:rsidP="00286CC5">
            <w:pPr>
              <w:ind w:right="26"/>
              <w:jc w:val="left"/>
              <w:rPr>
                <w:sz w:val="28"/>
                <w:szCs w:val="28"/>
              </w:rPr>
            </w:pPr>
            <w:r w:rsidRPr="00B60D70">
              <w:rPr>
                <w:sz w:val="28"/>
                <w:szCs w:val="28"/>
              </w:rPr>
              <w:t>CLO3</w:t>
            </w:r>
          </w:p>
        </w:tc>
        <w:tc>
          <w:tcPr>
            <w:tcW w:w="3968" w:type="dxa"/>
            <w:tcBorders>
              <w:top w:val="single" w:sz="2" w:space="0" w:color="auto"/>
              <w:left w:val="single" w:sz="2" w:space="0" w:color="auto"/>
              <w:bottom w:val="single" w:sz="2" w:space="0" w:color="auto"/>
              <w:right w:val="single" w:sz="2" w:space="0" w:color="auto"/>
            </w:tcBorders>
          </w:tcPr>
          <w:p w14:paraId="7029EF7B" w14:textId="0E252543" w:rsidR="00286CC5" w:rsidRPr="00B60D70" w:rsidRDefault="00286CC5" w:rsidP="00286CC5">
            <w:pPr>
              <w:ind w:right="26"/>
              <w:jc w:val="left"/>
              <w:rPr>
                <w:sz w:val="28"/>
                <w:szCs w:val="28"/>
              </w:rPr>
            </w:pPr>
            <w:r w:rsidRPr="00B60D70">
              <w:rPr>
                <w:sz w:val="28"/>
                <w:szCs w:val="28"/>
                <w:cs/>
              </w:rPr>
              <w:t>ทดสอบสมมติฐาน ในปัญหาทางวิศวกรรมโยธาได้</w:t>
            </w:r>
          </w:p>
        </w:tc>
        <w:tc>
          <w:tcPr>
            <w:tcW w:w="852" w:type="dxa"/>
            <w:tcBorders>
              <w:left w:val="single" w:sz="2" w:space="0" w:color="auto"/>
            </w:tcBorders>
            <w:vAlign w:val="center"/>
          </w:tcPr>
          <w:p w14:paraId="13D5385F" w14:textId="77144148" w:rsidR="00286CC5" w:rsidRPr="00B60D70" w:rsidRDefault="00286CC5" w:rsidP="00286CC5">
            <w:pPr>
              <w:ind w:right="26"/>
              <w:jc w:val="center"/>
              <w:rPr>
                <w:sz w:val="28"/>
                <w:szCs w:val="28"/>
              </w:rPr>
            </w:pPr>
            <w:r w:rsidRPr="00B60D70">
              <w:rPr>
                <w:sz w:val="28"/>
                <w:szCs w:val="28"/>
              </w:rPr>
              <w:t>B-K3</w:t>
            </w:r>
          </w:p>
        </w:tc>
        <w:tc>
          <w:tcPr>
            <w:tcW w:w="851" w:type="dxa"/>
            <w:vAlign w:val="center"/>
          </w:tcPr>
          <w:p w14:paraId="75E0638F" w14:textId="5F195F6A" w:rsidR="00286CC5" w:rsidRPr="00B60D70" w:rsidRDefault="00CB371C" w:rsidP="00286CC5">
            <w:pPr>
              <w:ind w:right="26"/>
              <w:jc w:val="center"/>
              <w:rPr>
                <w:sz w:val="28"/>
                <w:szCs w:val="28"/>
              </w:rPr>
            </w:pPr>
            <w:r w:rsidRPr="00B60D70">
              <w:rPr>
                <w:sz w:val="28"/>
                <w:szCs w:val="28"/>
              </w:rPr>
              <w:t> </w:t>
            </w:r>
          </w:p>
        </w:tc>
        <w:tc>
          <w:tcPr>
            <w:tcW w:w="851" w:type="dxa"/>
            <w:vAlign w:val="center"/>
          </w:tcPr>
          <w:p w14:paraId="3C5856FE" w14:textId="6B6E53E0" w:rsidR="00286CC5" w:rsidRPr="00B60D70" w:rsidRDefault="00CB371C" w:rsidP="00286CC5">
            <w:pPr>
              <w:ind w:right="26"/>
              <w:jc w:val="center"/>
              <w:rPr>
                <w:sz w:val="28"/>
                <w:szCs w:val="28"/>
              </w:rPr>
            </w:pPr>
            <w:r w:rsidRPr="00B60D70">
              <w:rPr>
                <w:sz w:val="28"/>
                <w:szCs w:val="28"/>
              </w:rPr>
              <w:t> </w:t>
            </w:r>
          </w:p>
        </w:tc>
        <w:tc>
          <w:tcPr>
            <w:tcW w:w="851" w:type="dxa"/>
            <w:vAlign w:val="center"/>
          </w:tcPr>
          <w:p w14:paraId="240E136F" w14:textId="0294A793" w:rsidR="00286CC5" w:rsidRPr="00B60D70" w:rsidRDefault="00CB371C" w:rsidP="00286CC5">
            <w:pPr>
              <w:ind w:right="26"/>
              <w:jc w:val="center"/>
              <w:rPr>
                <w:sz w:val="28"/>
                <w:szCs w:val="28"/>
              </w:rPr>
            </w:pPr>
            <w:r w:rsidRPr="00B60D70">
              <w:rPr>
                <w:sz w:val="28"/>
                <w:szCs w:val="28"/>
              </w:rPr>
              <w:t> </w:t>
            </w:r>
          </w:p>
        </w:tc>
        <w:tc>
          <w:tcPr>
            <w:tcW w:w="854" w:type="dxa"/>
            <w:gridSpan w:val="2"/>
            <w:vAlign w:val="center"/>
          </w:tcPr>
          <w:p w14:paraId="4B0C55E7" w14:textId="1BED54CC" w:rsidR="00286CC5" w:rsidRPr="00B60D70" w:rsidRDefault="00CB371C" w:rsidP="00286CC5">
            <w:pPr>
              <w:ind w:right="26"/>
              <w:jc w:val="center"/>
              <w:rPr>
                <w:sz w:val="28"/>
                <w:szCs w:val="28"/>
              </w:rPr>
            </w:pPr>
            <w:r w:rsidRPr="00B60D70">
              <w:rPr>
                <w:sz w:val="28"/>
                <w:szCs w:val="28"/>
              </w:rPr>
              <w:t> </w:t>
            </w:r>
          </w:p>
        </w:tc>
      </w:tr>
      <w:tr w:rsidR="00B60D70" w:rsidRPr="00B60D70" w14:paraId="6081B2A2" w14:textId="77777777" w:rsidTr="00932286">
        <w:tc>
          <w:tcPr>
            <w:tcW w:w="1027" w:type="dxa"/>
            <w:tcBorders>
              <w:top w:val="single" w:sz="2" w:space="0" w:color="auto"/>
              <w:bottom w:val="single" w:sz="2" w:space="0" w:color="auto"/>
              <w:right w:val="single" w:sz="2" w:space="0" w:color="auto"/>
            </w:tcBorders>
          </w:tcPr>
          <w:p w14:paraId="4921B18E" w14:textId="74761BAC" w:rsidR="00286CC5" w:rsidRPr="00B60D70" w:rsidRDefault="00286CC5" w:rsidP="00286CC5">
            <w:pPr>
              <w:ind w:left="-24" w:right="-32"/>
              <w:jc w:val="left"/>
              <w:rPr>
                <w:sz w:val="28"/>
                <w:szCs w:val="28"/>
              </w:rPr>
            </w:pPr>
          </w:p>
        </w:tc>
        <w:tc>
          <w:tcPr>
            <w:tcW w:w="3787" w:type="dxa"/>
            <w:gridSpan w:val="2"/>
            <w:tcBorders>
              <w:top w:val="single" w:sz="2" w:space="0" w:color="auto"/>
              <w:left w:val="single" w:sz="2" w:space="0" w:color="auto"/>
              <w:bottom w:val="single" w:sz="2" w:space="0" w:color="auto"/>
              <w:right w:val="single" w:sz="2" w:space="0" w:color="auto"/>
            </w:tcBorders>
          </w:tcPr>
          <w:p w14:paraId="2CA58115" w14:textId="1586EE71" w:rsidR="00286CC5" w:rsidRPr="00B60D70" w:rsidRDefault="00286CC5" w:rsidP="00286CC5">
            <w:pPr>
              <w:ind w:right="26"/>
              <w:jc w:val="left"/>
              <w:rPr>
                <w:sz w:val="28"/>
                <w:szCs w:val="28"/>
                <w:cs/>
                <w:lang w:val="th-TH"/>
              </w:rPr>
            </w:pPr>
          </w:p>
        </w:tc>
        <w:tc>
          <w:tcPr>
            <w:tcW w:w="848" w:type="dxa"/>
            <w:tcBorders>
              <w:top w:val="single" w:sz="2" w:space="0" w:color="auto"/>
              <w:left w:val="single" w:sz="2" w:space="0" w:color="auto"/>
              <w:bottom w:val="single" w:sz="2" w:space="0" w:color="auto"/>
              <w:right w:val="single" w:sz="2" w:space="0" w:color="auto"/>
            </w:tcBorders>
          </w:tcPr>
          <w:p w14:paraId="6455DD11" w14:textId="38996F77" w:rsidR="00286CC5" w:rsidRPr="00B60D70" w:rsidRDefault="00286CC5" w:rsidP="00286CC5">
            <w:pPr>
              <w:ind w:right="26"/>
              <w:jc w:val="left"/>
              <w:rPr>
                <w:sz w:val="28"/>
                <w:szCs w:val="28"/>
              </w:rPr>
            </w:pPr>
            <w:r w:rsidRPr="00B60D70">
              <w:rPr>
                <w:sz w:val="28"/>
                <w:szCs w:val="28"/>
              </w:rPr>
              <w:t>CLO4</w:t>
            </w:r>
          </w:p>
        </w:tc>
        <w:tc>
          <w:tcPr>
            <w:tcW w:w="3968" w:type="dxa"/>
            <w:tcBorders>
              <w:top w:val="single" w:sz="2" w:space="0" w:color="auto"/>
              <w:left w:val="single" w:sz="2" w:space="0" w:color="auto"/>
              <w:bottom w:val="single" w:sz="2" w:space="0" w:color="auto"/>
              <w:right w:val="single" w:sz="2" w:space="0" w:color="auto"/>
            </w:tcBorders>
          </w:tcPr>
          <w:p w14:paraId="4D0EB83B" w14:textId="0CF32EB2" w:rsidR="00286CC5" w:rsidRPr="00B60D70" w:rsidRDefault="00286CC5" w:rsidP="00286CC5">
            <w:pPr>
              <w:ind w:right="26"/>
              <w:jc w:val="left"/>
              <w:rPr>
                <w:sz w:val="28"/>
                <w:szCs w:val="28"/>
              </w:rPr>
            </w:pPr>
            <w:r w:rsidRPr="00B60D70">
              <w:rPr>
                <w:sz w:val="28"/>
                <w:szCs w:val="28"/>
                <w:cs/>
              </w:rPr>
              <w:t>ประมาณค่าพารามิเตอร์ของสมการถดถอยเชิงเส้น ในปัญหาทางวิศวกรรมโยธาได้</w:t>
            </w:r>
          </w:p>
        </w:tc>
        <w:tc>
          <w:tcPr>
            <w:tcW w:w="852" w:type="dxa"/>
            <w:tcBorders>
              <w:left w:val="single" w:sz="2" w:space="0" w:color="auto"/>
            </w:tcBorders>
            <w:vAlign w:val="center"/>
          </w:tcPr>
          <w:p w14:paraId="48BE8E38" w14:textId="571AAE06" w:rsidR="00286CC5" w:rsidRPr="00B60D70" w:rsidRDefault="00286CC5" w:rsidP="00286CC5">
            <w:pPr>
              <w:ind w:right="26"/>
              <w:jc w:val="center"/>
              <w:rPr>
                <w:sz w:val="28"/>
                <w:szCs w:val="28"/>
              </w:rPr>
            </w:pPr>
            <w:r w:rsidRPr="00B60D70">
              <w:rPr>
                <w:sz w:val="28"/>
                <w:szCs w:val="28"/>
              </w:rPr>
              <w:t>B-K3</w:t>
            </w:r>
          </w:p>
        </w:tc>
        <w:tc>
          <w:tcPr>
            <w:tcW w:w="851" w:type="dxa"/>
            <w:vAlign w:val="center"/>
          </w:tcPr>
          <w:p w14:paraId="5162CB91" w14:textId="35930574" w:rsidR="00286CC5" w:rsidRPr="00B60D70" w:rsidRDefault="00CB371C" w:rsidP="00286CC5">
            <w:pPr>
              <w:ind w:right="26"/>
              <w:jc w:val="center"/>
              <w:rPr>
                <w:sz w:val="28"/>
                <w:szCs w:val="28"/>
              </w:rPr>
            </w:pPr>
            <w:r w:rsidRPr="00B60D70">
              <w:rPr>
                <w:sz w:val="28"/>
                <w:szCs w:val="28"/>
              </w:rPr>
              <w:t> </w:t>
            </w:r>
          </w:p>
        </w:tc>
        <w:tc>
          <w:tcPr>
            <w:tcW w:w="851" w:type="dxa"/>
            <w:vAlign w:val="center"/>
          </w:tcPr>
          <w:p w14:paraId="56284F9E" w14:textId="644514D8" w:rsidR="00286CC5" w:rsidRPr="00B60D70" w:rsidRDefault="00CB371C" w:rsidP="00286CC5">
            <w:pPr>
              <w:ind w:right="26"/>
              <w:jc w:val="center"/>
              <w:rPr>
                <w:sz w:val="28"/>
                <w:szCs w:val="28"/>
              </w:rPr>
            </w:pPr>
            <w:r w:rsidRPr="00B60D70">
              <w:rPr>
                <w:sz w:val="28"/>
                <w:szCs w:val="28"/>
              </w:rPr>
              <w:t> </w:t>
            </w:r>
          </w:p>
        </w:tc>
        <w:tc>
          <w:tcPr>
            <w:tcW w:w="851" w:type="dxa"/>
            <w:vAlign w:val="center"/>
          </w:tcPr>
          <w:p w14:paraId="63834759" w14:textId="493D9D47" w:rsidR="00286CC5" w:rsidRPr="00B60D70" w:rsidRDefault="00CB371C" w:rsidP="00286CC5">
            <w:pPr>
              <w:ind w:right="26"/>
              <w:jc w:val="center"/>
              <w:rPr>
                <w:sz w:val="28"/>
                <w:szCs w:val="28"/>
              </w:rPr>
            </w:pPr>
            <w:r w:rsidRPr="00B60D70">
              <w:rPr>
                <w:sz w:val="28"/>
                <w:szCs w:val="28"/>
              </w:rPr>
              <w:t> </w:t>
            </w:r>
          </w:p>
        </w:tc>
        <w:tc>
          <w:tcPr>
            <w:tcW w:w="854" w:type="dxa"/>
            <w:gridSpan w:val="2"/>
            <w:vAlign w:val="center"/>
          </w:tcPr>
          <w:p w14:paraId="3E551133" w14:textId="5BC77B77" w:rsidR="00286CC5" w:rsidRPr="00B60D70" w:rsidRDefault="00CB371C" w:rsidP="00286CC5">
            <w:pPr>
              <w:ind w:right="26"/>
              <w:jc w:val="center"/>
              <w:rPr>
                <w:sz w:val="28"/>
                <w:szCs w:val="28"/>
              </w:rPr>
            </w:pPr>
            <w:r w:rsidRPr="00B60D70">
              <w:rPr>
                <w:sz w:val="28"/>
                <w:szCs w:val="28"/>
              </w:rPr>
              <w:t> </w:t>
            </w:r>
          </w:p>
        </w:tc>
      </w:tr>
      <w:tr w:rsidR="00B60D70" w:rsidRPr="00B60D70" w14:paraId="1FDDD4EB" w14:textId="77777777" w:rsidTr="00932286">
        <w:tc>
          <w:tcPr>
            <w:tcW w:w="1027" w:type="dxa"/>
            <w:tcBorders>
              <w:top w:val="single" w:sz="2" w:space="0" w:color="auto"/>
              <w:bottom w:val="single" w:sz="2" w:space="0" w:color="auto"/>
              <w:right w:val="single" w:sz="2" w:space="0" w:color="auto"/>
            </w:tcBorders>
          </w:tcPr>
          <w:p w14:paraId="0E5137DB" w14:textId="7DEFD946" w:rsidR="00286CC5" w:rsidRPr="00B60D70" w:rsidRDefault="00286CC5" w:rsidP="00286CC5">
            <w:pPr>
              <w:ind w:left="-24" w:right="-32"/>
              <w:jc w:val="left"/>
              <w:rPr>
                <w:sz w:val="28"/>
                <w:szCs w:val="28"/>
              </w:rPr>
            </w:pPr>
          </w:p>
        </w:tc>
        <w:tc>
          <w:tcPr>
            <w:tcW w:w="3787" w:type="dxa"/>
            <w:gridSpan w:val="2"/>
            <w:tcBorders>
              <w:top w:val="single" w:sz="2" w:space="0" w:color="auto"/>
              <w:left w:val="single" w:sz="2" w:space="0" w:color="auto"/>
              <w:bottom w:val="single" w:sz="2" w:space="0" w:color="auto"/>
              <w:right w:val="single" w:sz="2" w:space="0" w:color="auto"/>
            </w:tcBorders>
          </w:tcPr>
          <w:p w14:paraId="5CD8905E" w14:textId="72107F48" w:rsidR="00286CC5" w:rsidRPr="00B60D70" w:rsidRDefault="00286CC5" w:rsidP="00286CC5">
            <w:pPr>
              <w:ind w:right="26"/>
              <w:jc w:val="left"/>
              <w:rPr>
                <w:sz w:val="28"/>
                <w:szCs w:val="28"/>
                <w:cs/>
                <w:lang w:val="th-TH"/>
              </w:rPr>
            </w:pPr>
          </w:p>
        </w:tc>
        <w:tc>
          <w:tcPr>
            <w:tcW w:w="848" w:type="dxa"/>
            <w:tcBorders>
              <w:top w:val="single" w:sz="2" w:space="0" w:color="auto"/>
              <w:left w:val="single" w:sz="2" w:space="0" w:color="auto"/>
              <w:bottom w:val="single" w:sz="2" w:space="0" w:color="auto"/>
              <w:right w:val="single" w:sz="2" w:space="0" w:color="auto"/>
            </w:tcBorders>
          </w:tcPr>
          <w:p w14:paraId="7B274EBF" w14:textId="21C53A5D" w:rsidR="00286CC5" w:rsidRPr="00B60D70" w:rsidRDefault="00286CC5" w:rsidP="00286CC5">
            <w:pPr>
              <w:ind w:right="26"/>
              <w:jc w:val="left"/>
              <w:rPr>
                <w:sz w:val="28"/>
                <w:szCs w:val="28"/>
              </w:rPr>
            </w:pPr>
            <w:r w:rsidRPr="00B60D70">
              <w:rPr>
                <w:sz w:val="28"/>
                <w:szCs w:val="28"/>
              </w:rPr>
              <w:t>CLO5</w:t>
            </w:r>
          </w:p>
        </w:tc>
        <w:tc>
          <w:tcPr>
            <w:tcW w:w="3968" w:type="dxa"/>
            <w:tcBorders>
              <w:top w:val="single" w:sz="2" w:space="0" w:color="auto"/>
              <w:left w:val="single" w:sz="2" w:space="0" w:color="auto"/>
              <w:bottom w:val="single" w:sz="2" w:space="0" w:color="auto"/>
              <w:right w:val="single" w:sz="2" w:space="0" w:color="auto"/>
            </w:tcBorders>
          </w:tcPr>
          <w:p w14:paraId="2E04E51B" w14:textId="4F070CFA" w:rsidR="00286CC5" w:rsidRPr="00B60D70" w:rsidRDefault="00286CC5" w:rsidP="00286CC5">
            <w:pPr>
              <w:ind w:right="26"/>
              <w:jc w:val="left"/>
              <w:rPr>
                <w:sz w:val="28"/>
                <w:szCs w:val="28"/>
              </w:rPr>
            </w:pPr>
            <w:r w:rsidRPr="00B60D70">
              <w:rPr>
                <w:sz w:val="28"/>
                <w:szCs w:val="28"/>
                <w:cs/>
              </w:rPr>
              <w:t>วิเคราะห์ข้อมูลเบื้องต้นโดยใช้หลักการทางสถิติ</w:t>
            </w:r>
            <w:r w:rsidR="00CB371C" w:rsidRPr="00B60D70">
              <w:rPr>
                <w:sz w:val="28"/>
                <w:szCs w:val="28"/>
                <w:cs/>
              </w:rPr>
              <w:t>ได้</w:t>
            </w:r>
          </w:p>
        </w:tc>
        <w:tc>
          <w:tcPr>
            <w:tcW w:w="852" w:type="dxa"/>
            <w:tcBorders>
              <w:left w:val="single" w:sz="2" w:space="0" w:color="auto"/>
            </w:tcBorders>
            <w:vAlign w:val="center"/>
          </w:tcPr>
          <w:p w14:paraId="0CD6100F" w14:textId="26C8F70E" w:rsidR="00286CC5" w:rsidRPr="00B60D70" w:rsidRDefault="00286CC5" w:rsidP="00286CC5">
            <w:pPr>
              <w:ind w:right="26"/>
              <w:jc w:val="center"/>
              <w:rPr>
                <w:sz w:val="28"/>
                <w:szCs w:val="28"/>
              </w:rPr>
            </w:pPr>
            <w:r w:rsidRPr="00B60D70">
              <w:rPr>
                <w:sz w:val="28"/>
                <w:szCs w:val="28"/>
              </w:rPr>
              <w:t>B-K3</w:t>
            </w:r>
          </w:p>
        </w:tc>
        <w:tc>
          <w:tcPr>
            <w:tcW w:w="851" w:type="dxa"/>
            <w:vAlign w:val="center"/>
          </w:tcPr>
          <w:p w14:paraId="0B32BB5C" w14:textId="06BA9128" w:rsidR="00286CC5" w:rsidRPr="00B60D70" w:rsidRDefault="00CB371C" w:rsidP="00286CC5">
            <w:pPr>
              <w:ind w:right="26"/>
              <w:jc w:val="center"/>
              <w:rPr>
                <w:sz w:val="28"/>
                <w:szCs w:val="28"/>
              </w:rPr>
            </w:pPr>
            <w:r w:rsidRPr="00B60D70">
              <w:rPr>
                <w:sz w:val="28"/>
                <w:szCs w:val="28"/>
              </w:rPr>
              <w:t> </w:t>
            </w:r>
          </w:p>
        </w:tc>
        <w:tc>
          <w:tcPr>
            <w:tcW w:w="851" w:type="dxa"/>
            <w:vAlign w:val="center"/>
          </w:tcPr>
          <w:p w14:paraId="344A7CD5" w14:textId="3E5F606E" w:rsidR="00286CC5" w:rsidRPr="00B60D70" w:rsidRDefault="00CB371C" w:rsidP="00286CC5">
            <w:pPr>
              <w:ind w:right="26"/>
              <w:jc w:val="center"/>
              <w:rPr>
                <w:sz w:val="28"/>
                <w:szCs w:val="28"/>
              </w:rPr>
            </w:pPr>
            <w:r w:rsidRPr="00B60D70">
              <w:rPr>
                <w:sz w:val="28"/>
                <w:szCs w:val="28"/>
              </w:rPr>
              <w:t> </w:t>
            </w:r>
          </w:p>
        </w:tc>
        <w:tc>
          <w:tcPr>
            <w:tcW w:w="851" w:type="dxa"/>
            <w:vAlign w:val="center"/>
          </w:tcPr>
          <w:p w14:paraId="28A3CB00" w14:textId="6C033EF0" w:rsidR="00286CC5" w:rsidRPr="00B60D70" w:rsidRDefault="00CB371C" w:rsidP="00286CC5">
            <w:pPr>
              <w:ind w:right="26"/>
              <w:jc w:val="center"/>
              <w:rPr>
                <w:sz w:val="28"/>
                <w:szCs w:val="28"/>
              </w:rPr>
            </w:pPr>
            <w:r w:rsidRPr="00B60D70">
              <w:rPr>
                <w:sz w:val="28"/>
                <w:szCs w:val="28"/>
              </w:rPr>
              <w:t> </w:t>
            </w:r>
          </w:p>
        </w:tc>
        <w:tc>
          <w:tcPr>
            <w:tcW w:w="854" w:type="dxa"/>
            <w:gridSpan w:val="2"/>
            <w:vAlign w:val="center"/>
          </w:tcPr>
          <w:p w14:paraId="2EAF8DC0" w14:textId="53927B5E" w:rsidR="00286CC5" w:rsidRPr="00B60D70" w:rsidRDefault="00CB371C" w:rsidP="00286CC5">
            <w:pPr>
              <w:ind w:right="26"/>
              <w:jc w:val="center"/>
              <w:rPr>
                <w:sz w:val="28"/>
                <w:szCs w:val="28"/>
              </w:rPr>
            </w:pPr>
            <w:r w:rsidRPr="00B60D70">
              <w:rPr>
                <w:sz w:val="28"/>
                <w:szCs w:val="28"/>
              </w:rPr>
              <w:t> </w:t>
            </w:r>
          </w:p>
        </w:tc>
      </w:tr>
      <w:tr w:rsidR="00B60D70" w:rsidRPr="00B60D70" w14:paraId="63145477" w14:textId="77777777" w:rsidTr="00932286">
        <w:tc>
          <w:tcPr>
            <w:tcW w:w="1027" w:type="dxa"/>
            <w:tcBorders>
              <w:top w:val="single" w:sz="2" w:space="0" w:color="auto"/>
              <w:bottom w:val="single" w:sz="2" w:space="0" w:color="auto"/>
              <w:right w:val="single" w:sz="2" w:space="0" w:color="auto"/>
            </w:tcBorders>
          </w:tcPr>
          <w:p w14:paraId="5F960534" w14:textId="6B9F02EB" w:rsidR="00286CC5" w:rsidRPr="00B60D70" w:rsidRDefault="00B91175" w:rsidP="00286CC5">
            <w:pPr>
              <w:ind w:left="-24" w:right="-32"/>
              <w:jc w:val="left"/>
              <w:rPr>
                <w:sz w:val="28"/>
                <w:szCs w:val="28"/>
              </w:rPr>
            </w:pPr>
            <w:r w:rsidRPr="00B60D70">
              <w:rPr>
                <w:sz w:val="28"/>
                <w:szCs w:val="28"/>
              </w:rPr>
              <w:t xml:space="preserve">CTE </w:t>
            </w:r>
            <w:r w:rsidR="00286CC5" w:rsidRPr="00B60D70">
              <w:rPr>
                <w:sz w:val="28"/>
                <w:szCs w:val="28"/>
              </w:rPr>
              <w:t>261</w:t>
            </w:r>
          </w:p>
        </w:tc>
        <w:tc>
          <w:tcPr>
            <w:tcW w:w="3787" w:type="dxa"/>
            <w:gridSpan w:val="2"/>
            <w:tcBorders>
              <w:top w:val="single" w:sz="2" w:space="0" w:color="auto"/>
              <w:left w:val="single" w:sz="2" w:space="0" w:color="auto"/>
              <w:bottom w:val="single" w:sz="2" w:space="0" w:color="auto"/>
              <w:right w:val="single" w:sz="2" w:space="0" w:color="auto"/>
            </w:tcBorders>
          </w:tcPr>
          <w:p w14:paraId="08B6FCB8" w14:textId="77777777" w:rsidR="00921E84" w:rsidRPr="00B60D70" w:rsidRDefault="00286CC5" w:rsidP="00286CC5">
            <w:pPr>
              <w:ind w:right="26"/>
              <w:jc w:val="left"/>
              <w:rPr>
                <w:sz w:val="28"/>
                <w:szCs w:val="28"/>
              </w:rPr>
            </w:pPr>
            <w:r w:rsidRPr="00B60D70">
              <w:rPr>
                <w:sz w:val="28"/>
                <w:szCs w:val="28"/>
                <w:cs/>
              </w:rPr>
              <w:t>การเขียนโปรแกรมคอมพิวเตอร์สำหรับวิศวกรรมโยธา (</w:t>
            </w:r>
            <w:r w:rsidRPr="00B60D70">
              <w:rPr>
                <w:sz w:val="28"/>
                <w:szCs w:val="28"/>
              </w:rPr>
              <w:t xml:space="preserve">Computer Programming for Civil Engineering) </w:t>
            </w:r>
          </w:p>
          <w:p w14:paraId="19527475" w14:textId="7BB5CE44" w:rsidR="00286CC5" w:rsidRPr="00B60D70" w:rsidRDefault="00286CC5" w:rsidP="00286CC5">
            <w:pPr>
              <w:ind w:right="26"/>
              <w:jc w:val="left"/>
              <w:rPr>
                <w:sz w:val="28"/>
                <w:szCs w:val="28"/>
                <w:cs/>
              </w:rPr>
            </w:pPr>
            <w:r w:rsidRPr="00B60D70">
              <w:rPr>
                <w:sz w:val="28"/>
                <w:szCs w:val="28"/>
              </w:rPr>
              <w:t>3 (3-0-6)</w:t>
            </w:r>
          </w:p>
        </w:tc>
        <w:tc>
          <w:tcPr>
            <w:tcW w:w="848" w:type="dxa"/>
            <w:tcBorders>
              <w:top w:val="single" w:sz="2" w:space="0" w:color="auto"/>
              <w:left w:val="single" w:sz="2" w:space="0" w:color="auto"/>
              <w:bottom w:val="single" w:sz="2" w:space="0" w:color="auto"/>
              <w:right w:val="single" w:sz="2" w:space="0" w:color="auto"/>
            </w:tcBorders>
          </w:tcPr>
          <w:p w14:paraId="0B4A7ACF" w14:textId="2764300A" w:rsidR="00286CC5" w:rsidRPr="00B60D70" w:rsidRDefault="00286CC5" w:rsidP="00286CC5">
            <w:pPr>
              <w:ind w:right="26"/>
              <w:jc w:val="left"/>
              <w:rPr>
                <w:sz w:val="28"/>
                <w:szCs w:val="28"/>
              </w:rPr>
            </w:pPr>
            <w:r w:rsidRPr="00B60D70">
              <w:rPr>
                <w:sz w:val="28"/>
                <w:szCs w:val="28"/>
              </w:rPr>
              <w:t>CLO1</w:t>
            </w:r>
          </w:p>
        </w:tc>
        <w:tc>
          <w:tcPr>
            <w:tcW w:w="3968" w:type="dxa"/>
            <w:tcBorders>
              <w:top w:val="single" w:sz="2" w:space="0" w:color="auto"/>
              <w:left w:val="single" w:sz="2" w:space="0" w:color="auto"/>
              <w:bottom w:val="single" w:sz="2" w:space="0" w:color="auto"/>
              <w:right w:val="single" w:sz="2" w:space="0" w:color="auto"/>
            </w:tcBorders>
          </w:tcPr>
          <w:p w14:paraId="4356038F" w14:textId="41BF8581" w:rsidR="00286CC5" w:rsidRPr="00B60D70" w:rsidRDefault="00286CC5" w:rsidP="00286CC5">
            <w:pPr>
              <w:ind w:right="26"/>
              <w:jc w:val="left"/>
              <w:rPr>
                <w:sz w:val="28"/>
                <w:szCs w:val="28"/>
              </w:rPr>
            </w:pPr>
            <w:r w:rsidRPr="00B60D70">
              <w:rPr>
                <w:sz w:val="28"/>
                <w:szCs w:val="28"/>
                <w:cs/>
              </w:rPr>
              <w:t>เขียนโครงสร้างข้อมูลและอัลกอริทึมพื้นฐานด้วยโปรแกรมคอมพิวเตอร์ได้อย่างถูกต้อง</w:t>
            </w:r>
          </w:p>
        </w:tc>
        <w:tc>
          <w:tcPr>
            <w:tcW w:w="852" w:type="dxa"/>
            <w:tcBorders>
              <w:left w:val="single" w:sz="2" w:space="0" w:color="auto"/>
            </w:tcBorders>
            <w:vAlign w:val="center"/>
          </w:tcPr>
          <w:p w14:paraId="55D34CCE" w14:textId="6B7189D1" w:rsidR="00286CC5" w:rsidRPr="00B60D70" w:rsidRDefault="001F2456" w:rsidP="00286CC5">
            <w:pPr>
              <w:ind w:right="26"/>
              <w:jc w:val="center"/>
              <w:rPr>
                <w:sz w:val="28"/>
                <w:szCs w:val="28"/>
              </w:rPr>
            </w:pPr>
            <w:r w:rsidRPr="00B60D70">
              <w:rPr>
                <w:sz w:val="28"/>
                <w:szCs w:val="28"/>
              </w:rPr>
              <w:t> </w:t>
            </w:r>
          </w:p>
        </w:tc>
        <w:tc>
          <w:tcPr>
            <w:tcW w:w="851" w:type="dxa"/>
            <w:vAlign w:val="center"/>
          </w:tcPr>
          <w:p w14:paraId="26365C18" w14:textId="6FA78C84" w:rsidR="00286CC5" w:rsidRPr="00B60D70" w:rsidRDefault="00286CC5" w:rsidP="00286CC5">
            <w:pPr>
              <w:ind w:right="26"/>
              <w:jc w:val="center"/>
              <w:rPr>
                <w:sz w:val="28"/>
                <w:szCs w:val="28"/>
              </w:rPr>
            </w:pPr>
            <w:r w:rsidRPr="00B60D70">
              <w:rPr>
                <w:sz w:val="28"/>
                <w:szCs w:val="28"/>
              </w:rPr>
              <w:t>B-S2</w:t>
            </w:r>
          </w:p>
        </w:tc>
        <w:tc>
          <w:tcPr>
            <w:tcW w:w="851" w:type="dxa"/>
            <w:vAlign w:val="center"/>
          </w:tcPr>
          <w:p w14:paraId="0E77D5B8" w14:textId="09C68570" w:rsidR="00286CC5" w:rsidRPr="00B60D70" w:rsidRDefault="001F2456" w:rsidP="00286CC5">
            <w:pPr>
              <w:ind w:right="26"/>
              <w:jc w:val="center"/>
              <w:rPr>
                <w:sz w:val="28"/>
                <w:szCs w:val="28"/>
              </w:rPr>
            </w:pPr>
            <w:r w:rsidRPr="00B60D70">
              <w:rPr>
                <w:sz w:val="28"/>
                <w:szCs w:val="28"/>
              </w:rPr>
              <w:t> </w:t>
            </w:r>
          </w:p>
        </w:tc>
        <w:tc>
          <w:tcPr>
            <w:tcW w:w="851" w:type="dxa"/>
            <w:vAlign w:val="center"/>
          </w:tcPr>
          <w:p w14:paraId="264EB4E2" w14:textId="1FF9D94E" w:rsidR="00286CC5" w:rsidRPr="00B60D70" w:rsidRDefault="001F2456" w:rsidP="00286CC5">
            <w:pPr>
              <w:ind w:right="26"/>
              <w:jc w:val="center"/>
              <w:rPr>
                <w:sz w:val="28"/>
                <w:szCs w:val="28"/>
              </w:rPr>
            </w:pPr>
            <w:r w:rsidRPr="00B60D70">
              <w:rPr>
                <w:sz w:val="28"/>
                <w:szCs w:val="28"/>
              </w:rPr>
              <w:t> </w:t>
            </w:r>
          </w:p>
        </w:tc>
        <w:tc>
          <w:tcPr>
            <w:tcW w:w="854" w:type="dxa"/>
            <w:gridSpan w:val="2"/>
            <w:vAlign w:val="center"/>
          </w:tcPr>
          <w:p w14:paraId="347E0F0E" w14:textId="4F1240FA" w:rsidR="00286CC5" w:rsidRPr="00B60D70" w:rsidRDefault="001F2456" w:rsidP="00286CC5">
            <w:pPr>
              <w:ind w:right="26"/>
              <w:jc w:val="center"/>
              <w:rPr>
                <w:sz w:val="28"/>
                <w:szCs w:val="28"/>
              </w:rPr>
            </w:pPr>
            <w:r w:rsidRPr="00B60D70">
              <w:rPr>
                <w:sz w:val="28"/>
                <w:szCs w:val="28"/>
              </w:rPr>
              <w:t> </w:t>
            </w:r>
          </w:p>
        </w:tc>
      </w:tr>
      <w:tr w:rsidR="00B60D70" w:rsidRPr="00B60D70" w14:paraId="13862F49" w14:textId="77777777" w:rsidTr="008B0D05">
        <w:tc>
          <w:tcPr>
            <w:tcW w:w="1027" w:type="dxa"/>
            <w:tcBorders>
              <w:top w:val="single" w:sz="2" w:space="0" w:color="auto"/>
              <w:bottom w:val="single" w:sz="2" w:space="0" w:color="auto"/>
              <w:right w:val="single" w:sz="2" w:space="0" w:color="auto"/>
            </w:tcBorders>
          </w:tcPr>
          <w:p w14:paraId="5C7B7C20" w14:textId="1FD21441" w:rsidR="00286CC5" w:rsidRPr="00B60D70" w:rsidRDefault="00286CC5" w:rsidP="00286CC5">
            <w:pPr>
              <w:ind w:left="-24" w:right="-32"/>
              <w:jc w:val="left"/>
              <w:rPr>
                <w:sz w:val="28"/>
                <w:szCs w:val="28"/>
                <w:lang w:val="th-TH"/>
              </w:rPr>
            </w:pPr>
          </w:p>
        </w:tc>
        <w:tc>
          <w:tcPr>
            <w:tcW w:w="3787" w:type="dxa"/>
            <w:gridSpan w:val="2"/>
            <w:tcBorders>
              <w:top w:val="single" w:sz="2" w:space="0" w:color="auto"/>
              <w:left w:val="single" w:sz="2" w:space="0" w:color="auto"/>
              <w:bottom w:val="single" w:sz="2" w:space="0" w:color="auto"/>
              <w:right w:val="single" w:sz="2" w:space="0" w:color="auto"/>
            </w:tcBorders>
          </w:tcPr>
          <w:p w14:paraId="0855B7C3" w14:textId="2888B69B" w:rsidR="00286CC5" w:rsidRPr="00B60D70" w:rsidRDefault="00286CC5" w:rsidP="00286CC5">
            <w:pPr>
              <w:ind w:right="26"/>
              <w:jc w:val="left"/>
              <w:rPr>
                <w:sz w:val="28"/>
                <w:szCs w:val="28"/>
                <w:cs/>
                <w:lang w:val="th-TH"/>
              </w:rPr>
            </w:pPr>
          </w:p>
        </w:tc>
        <w:tc>
          <w:tcPr>
            <w:tcW w:w="848" w:type="dxa"/>
            <w:tcBorders>
              <w:top w:val="single" w:sz="2" w:space="0" w:color="auto"/>
              <w:left w:val="single" w:sz="2" w:space="0" w:color="auto"/>
              <w:bottom w:val="single" w:sz="2" w:space="0" w:color="auto"/>
              <w:right w:val="single" w:sz="2" w:space="0" w:color="auto"/>
            </w:tcBorders>
          </w:tcPr>
          <w:p w14:paraId="5B77690A" w14:textId="463FCE45" w:rsidR="00286CC5" w:rsidRPr="00B60D70" w:rsidRDefault="00286CC5" w:rsidP="00286CC5">
            <w:pPr>
              <w:ind w:right="26"/>
              <w:jc w:val="left"/>
              <w:rPr>
                <w:sz w:val="28"/>
                <w:szCs w:val="28"/>
              </w:rPr>
            </w:pPr>
            <w:r w:rsidRPr="00B60D70">
              <w:rPr>
                <w:sz w:val="28"/>
                <w:szCs w:val="28"/>
                <w:u w:val="single"/>
              </w:rPr>
              <w:t>CLO2*</w:t>
            </w:r>
          </w:p>
        </w:tc>
        <w:tc>
          <w:tcPr>
            <w:tcW w:w="3968" w:type="dxa"/>
            <w:tcBorders>
              <w:top w:val="single" w:sz="2" w:space="0" w:color="auto"/>
              <w:left w:val="single" w:sz="2" w:space="0" w:color="auto"/>
              <w:bottom w:val="single" w:sz="2" w:space="0" w:color="auto"/>
              <w:right w:val="single" w:sz="2" w:space="0" w:color="auto"/>
            </w:tcBorders>
          </w:tcPr>
          <w:p w14:paraId="0F057D20" w14:textId="578C13BB" w:rsidR="00286CC5" w:rsidRPr="00B60D70" w:rsidRDefault="00286CC5" w:rsidP="00286CC5">
            <w:pPr>
              <w:ind w:right="26"/>
              <w:jc w:val="left"/>
              <w:rPr>
                <w:sz w:val="28"/>
                <w:szCs w:val="28"/>
              </w:rPr>
            </w:pPr>
            <w:r w:rsidRPr="00B60D70">
              <w:rPr>
                <w:sz w:val="28"/>
                <w:szCs w:val="28"/>
                <w:u w:val="single"/>
                <w:cs/>
              </w:rPr>
              <w:t>เขียนโปรแกรมคอมพิวเตอร์เพื่อการคำนวณทางวิศวกรรมโยธาได้อย่างถูกต้อง</w:t>
            </w:r>
          </w:p>
        </w:tc>
        <w:tc>
          <w:tcPr>
            <w:tcW w:w="852" w:type="dxa"/>
            <w:tcBorders>
              <w:left w:val="single" w:sz="2" w:space="0" w:color="auto"/>
            </w:tcBorders>
          </w:tcPr>
          <w:p w14:paraId="609DFBF4" w14:textId="4D1AEC97" w:rsidR="00286CC5" w:rsidRPr="00B60D70" w:rsidRDefault="00286CC5" w:rsidP="00286CC5">
            <w:pPr>
              <w:ind w:right="26"/>
              <w:jc w:val="center"/>
              <w:rPr>
                <w:sz w:val="28"/>
                <w:szCs w:val="28"/>
              </w:rPr>
            </w:pPr>
          </w:p>
        </w:tc>
        <w:tc>
          <w:tcPr>
            <w:tcW w:w="851" w:type="dxa"/>
          </w:tcPr>
          <w:p w14:paraId="27D7BCD9" w14:textId="23A3A717" w:rsidR="00286CC5" w:rsidRPr="00B60D70" w:rsidRDefault="00286CC5" w:rsidP="00286CC5">
            <w:pPr>
              <w:ind w:right="26"/>
              <w:jc w:val="center"/>
              <w:rPr>
                <w:sz w:val="28"/>
                <w:szCs w:val="28"/>
              </w:rPr>
            </w:pPr>
            <w:r w:rsidRPr="00B60D70">
              <w:rPr>
                <w:sz w:val="28"/>
                <w:szCs w:val="28"/>
                <w:u w:val="single"/>
              </w:rPr>
              <w:t>B-S2</w:t>
            </w:r>
          </w:p>
        </w:tc>
        <w:tc>
          <w:tcPr>
            <w:tcW w:w="851" w:type="dxa"/>
          </w:tcPr>
          <w:p w14:paraId="1A749851" w14:textId="0029F0B9" w:rsidR="00286CC5" w:rsidRPr="00B60D70" w:rsidRDefault="00286CC5" w:rsidP="00286CC5">
            <w:pPr>
              <w:ind w:right="26"/>
              <w:jc w:val="center"/>
              <w:rPr>
                <w:sz w:val="28"/>
                <w:szCs w:val="28"/>
              </w:rPr>
            </w:pPr>
          </w:p>
        </w:tc>
        <w:tc>
          <w:tcPr>
            <w:tcW w:w="851" w:type="dxa"/>
          </w:tcPr>
          <w:p w14:paraId="060419D8" w14:textId="3C2F5DB0" w:rsidR="00286CC5" w:rsidRPr="00B60D70" w:rsidRDefault="00286CC5" w:rsidP="00286CC5">
            <w:pPr>
              <w:ind w:right="26"/>
              <w:jc w:val="center"/>
              <w:rPr>
                <w:sz w:val="28"/>
                <w:szCs w:val="28"/>
              </w:rPr>
            </w:pPr>
          </w:p>
        </w:tc>
        <w:tc>
          <w:tcPr>
            <w:tcW w:w="854" w:type="dxa"/>
            <w:gridSpan w:val="2"/>
          </w:tcPr>
          <w:p w14:paraId="666032B5" w14:textId="1CF34874" w:rsidR="00286CC5" w:rsidRPr="00B60D70" w:rsidRDefault="00286CC5" w:rsidP="00286CC5">
            <w:pPr>
              <w:ind w:right="26"/>
              <w:jc w:val="center"/>
              <w:rPr>
                <w:sz w:val="28"/>
                <w:szCs w:val="28"/>
              </w:rPr>
            </w:pPr>
          </w:p>
        </w:tc>
      </w:tr>
      <w:tr w:rsidR="00B60D70" w:rsidRPr="00B60D70" w14:paraId="19D1CDEB" w14:textId="77777777" w:rsidTr="00932286">
        <w:tc>
          <w:tcPr>
            <w:tcW w:w="1027" w:type="dxa"/>
            <w:tcBorders>
              <w:top w:val="single" w:sz="2" w:space="0" w:color="auto"/>
              <w:bottom w:val="single" w:sz="2" w:space="0" w:color="auto"/>
              <w:right w:val="single" w:sz="2" w:space="0" w:color="auto"/>
            </w:tcBorders>
          </w:tcPr>
          <w:p w14:paraId="1DF944E8" w14:textId="057F8D99" w:rsidR="00286CC5" w:rsidRPr="00B60D70" w:rsidRDefault="00B91175" w:rsidP="00286CC5">
            <w:pPr>
              <w:ind w:left="-24" w:right="-32"/>
              <w:jc w:val="left"/>
              <w:rPr>
                <w:sz w:val="28"/>
                <w:szCs w:val="28"/>
              </w:rPr>
            </w:pPr>
            <w:r w:rsidRPr="00B60D70">
              <w:rPr>
                <w:sz w:val="28"/>
                <w:szCs w:val="28"/>
              </w:rPr>
              <w:t xml:space="preserve">CTE </w:t>
            </w:r>
            <w:r w:rsidR="00286CC5" w:rsidRPr="00B60D70">
              <w:rPr>
                <w:sz w:val="28"/>
                <w:szCs w:val="28"/>
              </w:rPr>
              <w:t>112</w:t>
            </w:r>
          </w:p>
        </w:tc>
        <w:tc>
          <w:tcPr>
            <w:tcW w:w="3787" w:type="dxa"/>
            <w:gridSpan w:val="2"/>
            <w:tcBorders>
              <w:top w:val="single" w:sz="2" w:space="0" w:color="auto"/>
              <w:left w:val="single" w:sz="2" w:space="0" w:color="auto"/>
              <w:bottom w:val="single" w:sz="2" w:space="0" w:color="auto"/>
              <w:right w:val="single" w:sz="2" w:space="0" w:color="auto"/>
            </w:tcBorders>
          </w:tcPr>
          <w:p w14:paraId="6754DFC5" w14:textId="77777777" w:rsidR="00921E84" w:rsidRPr="00B60D70" w:rsidRDefault="00286CC5" w:rsidP="00286CC5">
            <w:pPr>
              <w:ind w:right="26"/>
              <w:jc w:val="left"/>
              <w:rPr>
                <w:sz w:val="28"/>
                <w:szCs w:val="28"/>
              </w:rPr>
            </w:pPr>
            <w:r w:rsidRPr="00B60D70">
              <w:rPr>
                <w:sz w:val="28"/>
                <w:szCs w:val="28"/>
                <w:cs/>
              </w:rPr>
              <w:t>คณิตศาสตร์ประยุกต์สำหรับวิศวกรรมโยธา (</w:t>
            </w:r>
            <w:r w:rsidR="00081CC2" w:rsidRPr="00B60D70">
              <w:rPr>
                <w:sz w:val="28"/>
                <w:szCs w:val="28"/>
              </w:rPr>
              <w:t>Applied</w:t>
            </w:r>
            <w:r w:rsidR="00F551BD" w:rsidRPr="00B60D70">
              <w:rPr>
                <w:sz w:val="28"/>
                <w:szCs w:val="28"/>
              </w:rPr>
              <w:t xml:space="preserve"> </w:t>
            </w:r>
            <w:r w:rsidRPr="00B60D70">
              <w:rPr>
                <w:sz w:val="28"/>
                <w:szCs w:val="28"/>
              </w:rPr>
              <w:t xml:space="preserve">Mathematics for Civil Engineers) </w:t>
            </w:r>
          </w:p>
          <w:p w14:paraId="7ED52C6E" w14:textId="6F09D59D" w:rsidR="00286CC5" w:rsidRPr="00B60D70" w:rsidRDefault="00286CC5" w:rsidP="00286CC5">
            <w:pPr>
              <w:ind w:right="26"/>
              <w:jc w:val="left"/>
              <w:rPr>
                <w:sz w:val="28"/>
                <w:szCs w:val="28"/>
                <w:cs/>
              </w:rPr>
            </w:pPr>
            <w:r w:rsidRPr="00B60D70">
              <w:rPr>
                <w:sz w:val="28"/>
                <w:szCs w:val="28"/>
              </w:rPr>
              <w:t>3 (3-0-6)</w:t>
            </w:r>
          </w:p>
        </w:tc>
        <w:tc>
          <w:tcPr>
            <w:tcW w:w="848" w:type="dxa"/>
            <w:tcBorders>
              <w:top w:val="single" w:sz="2" w:space="0" w:color="auto"/>
              <w:left w:val="single" w:sz="2" w:space="0" w:color="auto"/>
              <w:bottom w:val="single" w:sz="2" w:space="0" w:color="auto"/>
              <w:right w:val="single" w:sz="2" w:space="0" w:color="auto"/>
            </w:tcBorders>
          </w:tcPr>
          <w:p w14:paraId="531661FC" w14:textId="66081F09" w:rsidR="00286CC5" w:rsidRPr="00B60D70" w:rsidRDefault="00286CC5" w:rsidP="00286CC5">
            <w:pPr>
              <w:ind w:right="26"/>
              <w:jc w:val="left"/>
              <w:rPr>
                <w:sz w:val="28"/>
                <w:szCs w:val="28"/>
              </w:rPr>
            </w:pPr>
            <w:r w:rsidRPr="00B60D70">
              <w:rPr>
                <w:sz w:val="28"/>
                <w:szCs w:val="28"/>
              </w:rPr>
              <w:t>CLO1</w:t>
            </w:r>
          </w:p>
        </w:tc>
        <w:tc>
          <w:tcPr>
            <w:tcW w:w="3968" w:type="dxa"/>
            <w:tcBorders>
              <w:top w:val="single" w:sz="2" w:space="0" w:color="auto"/>
              <w:left w:val="single" w:sz="2" w:space="0" w:color="auto"/>
              <w:bottom w:val="single" w:sz="2" w:space="0" w:color="auto"/>
              <w:right w:val="single" w:sz="2" w:space="0" w:color="auto"/>
            </w:tcBorders>
          </w:tcPr>
          <w:p w14:paraId="1CB9DB4A" w14:textId="4ABDB76D" w:rsidR="00286CC5" w:rsidRPr="00B60D70" w:rsidRDefault="00286CC5" w:rsidP="00286CC5">
            <w:pPr>
              <w:ind w:right="26"/>
              <w:jc w:val="left"/>
              <w:rPr>
                <w:sz w:val="28"/>
                <w:szCs w:val="28"/>
              </w:rPr>
            </w:pPr>
            <w:r w:rsidRPr="00B60D70">
              <w:rPr>
                <w:sz w:val="28"/>
                <w:szCs w:val="28"/>
                <w:cs/>
              </w:rPr>
              <w:t>ประยุกต์ใช้หลักการทางคณิตศาสตร์มาประยุกต์ใช้ เพื่อแก้ปัญหาทางวิศวกรรมโยธา</w:t>
            </w:r>
          </w:p>
        </w:tc>
        <w:tc>
          <w:tcPr>
            <w:tcW w:w="852" w:type="dxa"/>
            <w:tcBorders>
              <w:left w:val="single" w:sz="2" w:space="0" w:color="auto"/>
            </w:tcBorders>
            <w:vAlign w:val="center"/>
          </w:tcPr>
          <w:p w14:paraId="211E5816" w14:textId="10572CA8" w:rsidR="00286CC5" w:rsidRPr="00B60D70" w:rsidRDefault="00286CC5" w:rsidP="00286CC5">
            <w:pPr>
              <w:ind w:right="26"/>
              <w:jc w:val="center"/>
              <w:rPr>
                <w:sz w:val="28"/>
                <w:szCs w:val="28"/>
              </w:rPr>
            </w:pPr>
            <w:r w:rsidRPr="00B60D70">
              <w:rPr>
                <w:sz w:val="28"/>
                <w:szCs w:val="28"/>
              </w:rPr>
              <w:t>P-K3</w:t>
            </w:r>
          </w:p>
        </w:tc>
        <w:tc>
          <w:tcPr>
            <w:tcW w:w="851" w:type="dxa"/>
            <w:vAlign w:val="center"/>
          </w:tcPr>
          <w:p w14:paraId="2426124B" w14:textId="7B58F096" w:rsidR="00286CC5" w:rsidRPr="00B60D70" w:rsidRDefault="001F2456" w:rsidP="00286CC5">
            <w:pPr>
              <w:ind w:right="26"/>
              <w:jc w:val="center"/>
              <w:rPr>
                <w:sz w:val="28"/>
                <w:szCs w:val="28"/>
              </w:rPr>
            </w:pPr>
            <w:r w:rsidRPr="00B60D70">
              <w:rPr>
                <w:sz w:val="28"/>
                <w:szCs w:val="28"/>
              </w:rPr>
              <w:t> </w:t>
            </w:r>
          </w:p>
        </w:tc>
        <w:tc>
          <w:tcPr>
            <w:tcW w:w="851" w:type="dxa"/>
            <w:vAlign w:val="center"/>
          </w:tcPr>
          <w:p w14:paraId="639899F7" w14:textId="1E12963E" w:rsidR="00286CC5" w:rsidRPr="00B60D70" w:rsidRDefault="001F2456" w:rsidP="00286CC5">
            <w:pPr>
              <w:ind w:right="26"/>
              <w:jc w:val="center"/>
              <w:rPr>
                <w:sz w:val="28"/>
                <w:szCs w:val="28"/>
              </w:rPr>
            </w:pPr>
            <w:r w:rsidRPr="00B60D70">
              <w:rPr>
                <w:sz w:val="28"/>
                <w:szCs w:val="28"/>
              </w:rPr>
              <w:t> </w:t>
            </w:r>
          </w:p>
        </w:tc>
        <w:tc>
          <w:tcPr>
            <w:tcW w:w="851" w:type="dxa"/>
            <w:vAlign w:val="center"/>
          </w:tcPr>
          <w:p w14:paraId="705786F3" w14:textId="4A1A83CB" w:rsidR="00286CC5" w:rsidRPr="00B60D70" w:rsidRDefault="001F2456" w:rsidP="00286CC5">
            <w:pPr>
              <w:ind w:right="26"/>
              <w:jc w:val="center"/>
              <w:rPr>
                <w:sz w:val="28"/>
                <w:szCs w:val="28"/>
              </w:rPr>
            </w:pPr>
            <w:r w:rsidRPr="00B60D70">
              <w:rPr>
                <w:sz w:val="28"/>
                <w:szCs w:val="28"/>
              </w:rPr>
              <w:t> </w:t>
            </w:r>
          </w:p>
        </w:tc>
        <w:tc>
          <w:tcPr>
            <w:tcW w:w="854" w:type="dxa"/>
            <w:gridSpan w:val="2"/>
            <w:vAlign w:val="center"/>
          </w:tcPr>
          <w:p w14:paraId="68E0F988" w14:textId="763ED038" w:rsidR="00286CC5" w:rsidRPr="00B60D70" w:rsidRDefault="001F2456" w:rsidP="00286CC5">
            <w:pPr>
              <w:ind w:right="26"/>
              <w:jc w:val="center"/>
              <w:rPr>
                <w:sz w:val="28"/>
                <w:szCs w:val="28"/>
              </w:rPr>
            </w:pPr>
            <w:r w:rsidRPr="00B60D70">
              <w:rPr>
                <w:sz w:val="28"/>
                <w:szCs w:val="28"/>
              </w:rPr>
              <w:t> </w:t>
            </w:r>
          </w:p>
        </w:tc>
      </w:tr>
      <w:tr w:rsidR="00B60D70" w:rsidRPr="00B60D70" w14:paraId="0B61F114" w14:textId="77777777" w:rsidTr="00932286">
        <w:tc>
          <w:tcPr>
            <w:tcW w:w="1027" w:type="dxa"/>
            <w:tcBorders>
              <w:top w:val="single" w:sz="2" w:space="0" w:color="auto"/>
              <w:bottom w:val="single" w:sz="2" w:space="0" w:color="auto"/>
              <w:right w:val="single" w:sz="2" w:space="0" w:color="auto"/>
            </w:tcBorders>
          </w:tcPr>
          <w:p w14:paraId="4B239FE7" w14:textId="72DFC3B1" w:rsidR="00286CC5" w:rsidRPr="00B60D70" w:rsidRDefault="00B91175" w:rsidP="00286CC5">
            <w:pPr>
              <w:ind w:left="-24" w:right="-32"/>
              <w:jc w:val="left"/>
              <w:rPr>
                <w:sz w:val="28"/>
                <w:szCs w:val="28"/>
              </w:rPr>
            </w:pPr>
            <w:r w:rsidRPr="00B60D70">
              <w:rPr>
                <w:sz w:val="28"/>
                <w:szCs w:val="28"/>
              </w:rPr>
              <w:lastRenderedPageBreak/>
              <w:t xml:space="preserve">CTE </w:t>
            </w:r>
            <w:r w:rsidR="00286CC5" w:rsidRPr="00B60D70">
              <w:rPr>
                <w:sz w:val="28"/>
                <w:szCs w:val="28"/>
              </w:rPr>
              <w:t>314</w:t>
            </w:r>
          </w:p>
        </w:tc>
        <w:tc>
          <w:tcPr>
            <w:tcW w:w="3787" w:type="dxa"/>
            <w:gridSpan w:val="2"/>
            <w:tcBorders>
              <w:top w:val="single" w:sz="2" w:space="0" w:color="auto"/>
              <w:left w:val="single" w:sz="2" w:space="0" w:color="auto"/>
              <w:bottom w:val="single" w:sz="2" w:space="0" w:color="auto"/>
              <w:right w:val="single" w:sz="2" w:space="0" w:color="auto"/>
            </w:tcBorders>
          </w:tcPr>
          <w:p w14:paraId="7067EFDD" w14:textId="77777777" w:rsidR="00921E84" w:rsidRPr="00B60D70" w:rsidRDefault="00286CC5" w:rsidP="00286CC5">
            <w:pPr>
              <w:ind w:right="26"/>
              <w:jc w:val="left"/>
              <w:rPr>
                <w:sz w:val="28"/>
                <w:szCs w:val="28"/>
              </w:rPr>
            </w:pPr>
            <w:r w:rsidRPr="00B60D70">
              <w:rPr>
                <w:sz w:val="28"/>
                <w:szCs w:val="28"/>
                <w:cs/>
              </w:rPr>
              <w:t xml:space="preserve">การออกแบบคอนกรีตเสริมเหล็ก </w:t>
            </w:r>
            <w:r w:rsidRPr="00B60D70">
              <w:rPr>
                <w:sz w:val="28"/>
                <w:szCs w:val="28"/>
              </w:rPr>
              <w:t xml:space="preserve">1 (Reinforced Concrete Design 1) </w:t>
            </w:r>
          </w:p>
          <w:p w14:paraId="30BA4745" w14:textId="3E196C99" w:rsidR="00286CC5" w:rsidRPr="00B60D70" w:rsidRDefault="00286CC5" w:rsidP="00286CC5">
            <w:pPr>
              <w:ind w:right="26"/>
              <w:jc w:val="left"/>
              <w:rPr>
                <w:sz w:val="28"/>
                <w:szCs w:val="28"/>
                <w:cs/>
              </w:rPr>
            </w:pPr>
            <w:r w:rsidRPr="00B60D70">
              <w:rPr>
                <w:sz w:val="28"/>
                <w:szCs w:val="28"/>
              </w:rPr>
              <w:t>3 (2-2-6)</w:t>
            </w:r>
          </w:p>
        </w:tc>
        <w:tc>
          <w:tcPr>
            <w:tcW w:w="848" w:type="dxa"/>
            <w:tcBorders>
              <w:top w:val="single" w:sz="2" w:space="0" w:color="auto"/>
              <w:left w:val="single" w:sz="2" w:space="0" w:color="auto"/>
              <w:bottom w:val="single" w:sz="2" w:space="0" w:color="auto"/>
              <w:right w:val="single" w:sz="2" w:space="0" w:color="auto"/>
            </w:tcBorders>
          </w:tcPr>
          <w:p w14:paraId="754D008C" w14:textId="73AA1481" w:rsidR="00286CC5" w:rsidRPr="00B60D70" w:rsidRDefault="00286CC5" w:rsidP="00286CC5">
            <w:pPr>
              <w:ind w:right="26"/>
              <w:jc w:val="left"/>
              <w:rPr>
                <w:sz w:val="28"/>
                <w:szCs w:val="28"/>
              </w:rPr>
            </w:pPr>
            <w:r w:rsidRPr="00B60D70">
              <w:rPr>
                <w:sz w:val="28"/>
                <w:szCs w:val="28"/>
              </w:rPr>
              <w:t>CLO1*</w:t>
            </w:r>
          </w:p>
        </w:tc>
        <w:tc>
          <w:tcPr>
            <w:tcW w:w="3968" w:type="dxa"/>
            <w:tcBorders>
              <w:top w:val="single" w:sz="2" w:space="0" w:color="auto"/>
              <w:left w:val="single" w:sz="2" w:space="0" w:color="auto"/>
              <w:bottom w:val="single" w:sz="2" w:space="0" w:color="auto"/>
              <w:right w:val="single" w:sz="2" w:space="0" w:color="auto"/>
            </w:tcBorders>
          </w:tcPr>
          <w:p w14:paraId="261AFCF0" w14:textId="0F2199DB" w:rsidR="00286CC5" w:rsidRPr="00B60D70" w:rsidRDefault="00286CC5" w:rsidP="00286CC5">
            <w:pPr>
              <w:ind w:right="26"/>
              <w:jc w:val="left"/>
              <w:rPr>
                <w:sz w:val="28"/>
                <w:szCs w:val="28"/>
              </w:rPr>
            </w:pPr>
            <w:r w:rsidRPr="00B60D70">
              <w:rPr>
                <w:sz w:val="28"/>
                <w:szCs w:val="28"/>
                <w:cs/>
              </w:rPr>
              <w:t>อธิบายหลักการในการออกแบบด้วยวิธีหน่วยแรงใช้งานได้</w:t>
            </w:r>
          </w:p>
        </w:tc>
        <w:tc>
          <w:tcPr>
            <w:tcW w:w="852" w:type="dxa"/>
            <w:tcBorders>
              <w:left w:val="single" w:sz="2" w:space="0" w:color="auto"/>
            </w:tcBorders>
            <w:vAlign w:val="center"/>
          </w:tcPr>
          <w:p w14:paraId="74664340" w14:textId="12EDB9F8" w:rsidR="00286CC5" w:rsidRPr="00B60D70" w:rsidRDefault="00286CC5" w:rsidP="00286CC5">
            <w:pPr>
              <w:ind w:right="26"/>
              <w:jc w:val="center"/>
              <w:rPr>
                <w:sz w:val="28"/>
                <w:szCs w:val="28"/>
              </w:rPr>
            </w:pPr>
            <w:r w:rsidRPr="00B60D70">
              <w:rPr>
                <w:sz w:val="28"/>
                <w:szCs w:val="28"/>
              </w:rPr>
              <w:t>P-K3</w:t>
            </w:r>
          </w:p>
        </w:tc>
        <w:tc>
          <w:tcPr>
            <w:tcW w:w="851" w:type="dxa"/>
            <w:vAlign w:val="center"/>
          </w:tcPr>
          <w:p w14:paraId="122ED3B5" w14:textId="4504266D" w:rsidR="00286CC5" w:rsidRPr="00B60D70" w:rsidRDefault="00957036" w:rsidP="00286CC5">
            <w:pPr>
              <w:ind w:right="26"/>
              <w:jc w:val="center"/>
              <w:rPr>
                <w:sz w:val="28"/>
                <w:szCs w:val="28"/>
              </w:rPr>
            </w:pPr>
            <w:r w:rsidRPr="00B60D70">
              <w:rPr>
                <w:sz w:val="28"/>
                <w:szCs w:val="28"/>
              </w:rPr>
              <w:t> </w:t>
            </w:r>
          </w:p>
        </w:tc>
        <w:tc>
          <w:tcPr>
            <w:tcW w:w="851" w:type="dxa"/>
            <w:vAlign w:val="center"/>
          </w:tcPr>
          <w:p w14:paraId="297C7822" w14:textId="4B42FA70" w:rsidR="00286CC5" w:rsidRPr="00B60D70" w:rsidRDefault="00957036" w:rsidP="00286CC5">
            <w:pPr>
              <w:ind w:right="26"/>
              <w:jc w:val="center"/>
              <w:rPr>
                <w:sz w:val="28"/>
                <w:szCs w:val="28"/>
              </w:rPr>
            </w:pPr>
            <w:r w:rsidRPr="00B60D70">
              <w:rPr>
                <w:sz w:val="28"/>
                <w:szCs w:val="28"/>
              </w:rPr>
              <w:t> </w:t>
            </w:r>
          </w:p>
        </w:tc>
        <w:tc>
          <w:tcPr>
            <w:tcW w:w="851" w:type="dxa"/>
            <w:vAlign w:val="center"/>
          </w:tcPr>
          <w:p w14:paraId="27197EBA" w14:textId="638E8888" w:rsidR="00286CC5" w:rsidRPr="00B60D70" w:rsidRDefault="00957036" w:rsidP="00286CC5">
            <w:pPr>
              <w:ind w:right="26"/>
              <w:jc w:val="center"/>
              <w:rPr>
                <w:sz w:val="28"/>
                <w:szCs w:val="28"/>
              </w:rPr>
            </w:pPr>
            <w:r w:rsidRPr="00B60D70">
              <w:rPr>
                <w:sz w:val="28"/>
                <w:szCs w:val="28"/>
              </w:rPr>
              <w:t> </w:t>
            </w:r>
          </w:p>
        </w:tc>
        <w:tc>
          <w:tcPr>
            <w:tcW w:w="854" w:type="dxa"/>
            <w:gridSpan w:val="2"/>
            <w:vAlign w:val="center"/>
          </w:tcPr>
          <w:p w14:paraId="181F7F43" w14:textId="6E18AE2F" w:rsidR="00286CC5" w:rsidRPr="00B60D70" w:rsidRDefault="00957036" w:rsidP="00286CC5">
            <w:pPr>
              <w:ind w:right="26"/>
              <w:jc w:val="center"/>
              <w:rPr>
                <w:sz w:val="28"/>
                <w:szCs w:val="28"/>
              </w:rPr>
            </w:pPr>
            <w:r w:rsidRPr="00B60D70">
              <w:rPr>
                <w:sz w:val="28"/>
                <w:szCs w:val="28"/>
              </w:rPr>
              <w:t> </w:t>
            </w:r>
          </w:p>
        </w:tc>
      </w:tr>
      <w:tr w:rsidR="00B60D70" w:rsidRPr="00B60D70" w14:paraId="432D51EB" w14:textId="77777777" w:rsidTr="00932286">
        <w:tc>
          <w:tcPr>
            <w:tcW w:w="1027" w:type="dxa"/>
            <w:tcBorders>
              <w:top w:val="single" w:sz="2" w:space="0" w:color="auto"/>
              <w:bottom w:val="single" w:sz="2" w:space="0" w:color="auto"/>
              <w:right w:val="single" w:sz="2" w:space="0" w:color="auto"/>
            </w:tcBorders>
          </w:tcPr>
          <w:p w14:paraId="7401997B" w14:textId="4B62DB5B" w:rsidR="00286CC5" w:rsidRPr="00B60D70" w:rsidRDefault="00286CC5" w:rsidP="00286CC5">
            <w:pPr>
              <w:ind w:left="-24" w:right="-32"/>
              <w:jc w:val="left"/>
              <w:rPr>
                <w:sz w:val="28"/>
                <w:szCs w:val="28"/>
                <w:lang w:val="th-TH"/>
              </w:rPr>
            </w:pPr>
          </w:p>
        </w:tc>
        <w:tc>
          <w:tcPr>
            <w:tcW w:w="3787" w:type="dxa"/>
            <w:gridSpan w:val="2"/>
            <w:tcBorders>
              <w:top w:val="single" w:sz="2" w:space="0" w:color="auto"/>
              <w:left w:val="single" w:sz="2" w:space="0" w:color="auto"/>
              <w:bottom w:val="single" w:sz="2" w:space="0" w:color="auto"/>
              <w:right w:val="single" w:sz="2" w:space="0" w:color="auto"/>
            </w:tcBorders>
          </w:tcPr>
          <w:p w14:paraId="7C69FBDD" w14:textId="756F56D3" w:rsidR="00286CC5" w:rsidRPr="00B60D70" w:rsidRDefault="00286CC5" w:rsidP="00286CC5">
            <w:pPr>
              <w:ind w:right="26"/>
              <w:jc w:val="left"/>
              <w:rPr>
                <w:sz w:val="28"/>
                <w:szCs w:val="28"/>
                <w:cs/>
                <w:lang w:val="th-TH"/>
              </w:rPr>
            </w:pPr>
          </w:p>
        </w:tc>
        <w:tc>
          <w:tcPr>
            <w:tcW w:w="848" w:type="dxa"/>
            <w:tcBorders>
              <w:top w:val="single" w:sz="2" w:space="0" w:color="auto"/>
              <w:left w:val="single" w:sz="2" w:space="0" w:color="auto"/>
              <w:bottom w:val="single" w:sz="2" w:space="0" w:color="auto"/>
              <w:right w:val="single" w:sz="2" w:space="0" w:color="auto"/>
            </w:tcBorders>
          </w:tcPr>
          <w:p w14:paraId="08F05AFA" w14:textId="62DBA060" w:rsidR="00286CC5" w:rsidRPr="00B60D70" w:rsidRDefault="00286CC5" w:rsidP="00286CC5">
            <w:pPr>
              <w:ind w:right="26"/>
              <w:jc w:val="left"/>
              <w:rPr>
                <w:sz w:val="28"/>
                <w:szCs w:val="28"/>
              </w:rPr>
            </w:pPr>
            <w:r w:rsidRPr="00B60D70">
              <w:rPr>
                <w:sz w:val="28"/>
                <w:szCs w:val="28"/>
              </w:rPr>
              <w:t>CLO2*</w:t>
            </w:r>
          </w:p>
        </w:tc>
        <w:tc>
          <w:tcPr>
            <w:tcW w:w="3968" w:type="dxa"/>
            <w:tcBorders>
              <w:top w:val="single" w:sz="2" w:space="0" w:color="auto"/>
              <w:left w:val="single" w:sz="2" w:space="0" w:color="auto"/>
              <w:bottom w:val="single" w:sz="2" w:space="0" w:color="auto"/>
              <w:right w:val="single" w:sz="2" w:space="0" w:color="auto"/>
            </w:tcBorders>
          </w:tcPr>
          <w:p w14:paraId="07DEEEE2" w14:textId="233AC202" w:rsidR="00286CC5" w:rsidRPr="00B60D70" w:rsidRDefault="00286CC5" w:rsidP="00286CC5">
            <w:pPr>
              <w:ind w:right="26"/>
              <w:jc w:val="left"/>
              <w:rPr>
                <w:sz w:val="28"/>
                <w:szCs w:val="28"/>
              </w:rPr>
            </w:pPr>
            <w:r w:rsidRPr="00B60D70">
              <w:rPr>
                <w:sz w:val="28"/>
                <w:szCs w:val="28"/>
                <w:cs/>
              </w:rPr>
              <w:t>วิเคราะห์หาแรงที่สามารถรับได้ของโครงสร้างอย่างง่ายได้</w:t>
            </w:r>
          </w:p>
        </w:tc>
        <w:tc>
          <w:tcPr>
            <w:tcW w:w="852" w:type="dxa"/>
            <w:tcBorders>
              <w:left w:val="single" w:sz="2" w:space="0" w:color="auto"/>
            </w:tcBorders>
            <w:vAlign w:val="center"/>
          </w:tcPr>
          <w:p w14:paraId="0E7F0136" w14:textId="266EBFF3" w:rsidR="00286CC5" w:rsidRPr="00B60D70" w:rsidRDefault="00286CC5" w:rsidP="00286CC5">
            <w:pPr>
              <w:ind w:right="26"/>
              <w:jc w:val="center"/>
              <w:rPr>
                <w:sz w:val="28"/>
                <w:szCs w:val="28"/>
              </w:rPr>
            </w:pPr>
            <w:r w:rsidRPr="00B60D70">
              <w:rPr>
                <w:sz w:val="28"/>
                <w:szCs w:val="28"/>
              </w:rPr>
              <w:t>P-K3</w:t>
            </w:r>
          </w:p>
        </w:tc>
        <w:tc>
          <w:tcPr>
            <w:tcW w:w="851" w:type="dxa"/>
            <w:vAlign w:val="center"/>
          </w:tcPr>
          <w:p w14:paraId="395E356E" w14:textId="01C6A15A" w:rsidR="00286CC5" w:rsidRPr="00B60D70" w:rsidRDefault="00957036" w:rsidP="00286CC5">
            <w:pPr>
              <w:ind w:right="26"/>
              <w:jc w:val="center"/>
              <w:rPr>
                <w:sz w:val="28"/>
                <w:szCs w:val="28"/>
              </w:rPr>
            </w:pPr>
            <w:r w:rsidRPr="00B60D70">
              <w:rPr>
                <w:sz w:val="28"/>
                <w:szCs w:val="28"/>
              </w:rPr>
              <w:t> </w:t>
            </w:r>
          </w:p>
        </w:tc>
        <w:tc>
          <w:tcPr>
            <w:tcW w:w="851" w:type="dxa"/>
            <w:vAlign w:val="center"/>
          </w:tcPr>
          <w:p w14:paraId="6E349B5E" w14:textId="3C28A587" w:rsidR="00286CC5" w:rsidRPr="00B60D70" w:rsidRDefault="00957036" w:rsidP="00286CC5">
            <w:pPr>
              <w:ind w:right="26"/>
              <w:jc w:val="center"/>
              <w:rPr>
                <w:sz w:val="28"/>
                <w:szCs w:val="28"/>
              </w:rPr>
            </w:pPr>
            <w:r w:rsidRPr="00B60D70">
              <w:rPr>
                <w:sz w:val="28"/>
                <w:szCs w:val="28"/>
              </w:rPr>
              <w:t> </w:t>
            </w:r>
          </w:p>
        </w:tc>
        <w:tc>
          <w:tcPr>
            <w:tcW w:w="851" w:type="dxa"/>
            <w:vAlign w:val="center"/>
          </w:tcPr>
          <w:p w14:paraId="73396041" w14:textId="7E630FD9" w:rsidR="00286CC5" w:rsidRPr="00B60D70" w:rsidRDefault="00957036" w:rsidP="00286CC5">
            <w:pPr>
              <w:ind w:right="26"/>
              <w:jc w:val="center"/>
              <w:rPr>
                <w:sz w:val="28"/>
                <w:szCs w:val="28"/>
              </w:rPr>
            </w:pPr>
            <w:r w:rsidRPr="00B60D70">
              <w:rPr>
                <w:sz w:val="28"/>
                <w:szCs w:val="28"/>
              </w:rPr>
              <w:t> </w:t>
            </w:r>
          </w:p>
        </w:tc>
        <w:tc>
          <w:tcPr>
            <w:tcW w:w="854" w:type="dxa"/>
            <w:gridSpan w:val="2"/>
            <w:vAlign w:val="center"/>
          </w:tcPr>
          <w:p w14:paraId="7B2E883C" w14:textId="3963E694" w:rsidR="00286CC5" w:rsidRPr="00B60D70" w:rsidRDefault="00957036" w:rsidP="00286CC5">
            <w:pPr>
              <w:ind w:right="26"/>
              <w:jc w:val="center"/>
              <w:rPr>
                <w:sz w:val="28"/>
                <w:szCs w:val="28"/>
              </w:rPr>
            </w:pPr>
            <w:r w:rsidRPr="00B60D70">
              <w:rPr>
                <w:sz w:val="28"/>
                <w:szCs w:val="28"/>
              </w:rPr>
              <w:t> </w:t>
            </w:r>
          </w:p>
        </w:tc>
      </w:tr>
      <w:tr w:rsidR="00B60D70" w:rsidRPr="00B60D70" w14:paraId="0B5910CD" w14:textId="77777777" w:rsidTr="008B0D05">
        <w:tc>
          <w:tcPr>
            <w:tcW w:w="1027" w:type="dxa"/>
            <w:tcBorders>
              <w:top w:val="single" w:sz="2" w:space="0" w:color="auto"/>
              <w:bottom w:val="single" w:sz="2" w:space="0" w:color="auto"/>
              <w:right w:val="single" w:sz="2" w:space="0" w:color="auto"/>
            </w:tcBorders>
          </w:tcPr>
          <w:p w14:paraId="32C76013" w14:textId="74693DE1" w:rsidR="00286CC5" w:rsidRPr="00B60D70" w:rsidRDefault="00286CC5" w:rsidP="00286CC5">
            <w:pPr>
              <w:ind w:left="-24" w:right="-32"/>
              <w:jc w:val="left"/>
              <w:rPr>
                <w:sz w:val="28"/>
                <w:szCs w:val="28"/>
                <w:lang w:val="th-TH"/>
              </w:rPr>
            </w:pPr>
          </w:p>
        </w:tc>
        <w:tc>
          <w:tcPr>
            <w:tcW w:w="3787" w:type="dxa"/>
            <w:gridSpan w:val="2"/>
            <w:tcBorders>
              <w:top w:val="single" w:sz="2" w:space="0" w:color="auto"/>
              <w:left w:val="single" w:sz="2" w:space="0" w:color="auto"/>
              <w:bottom w:val="single" w:sz="2" w:space="0" w:color="auto"/>
              <w:right w:val="single" w:sz="2" w:space="0" w:color="auto"/>
            </w:tcBorders>
          </w:tcPr>
          <w:p w14:paraId="25BD7812" w14:textId="2A8611E5" w:rsidR="00286CC5" w:rsidRPr="00B60D70" w:rsidRDefault="00286CC5" w:rsidP="00286CC5">
            <w:pPr>
              <w:ind w:right="26"/>
              <w:jc w:val="left"/>
              <w:rPr>
                <w:sz w:val="28"/>
                <w:szCs w:val="28"/>
                <w:cs/>
                <w:lang w:val="th-TH"/>
              </w:rPr>
            </w:pPr>
          </w:p>
        </w:tc>
        <w:tc>
          <w:tcPr>
            <w:tcW w:w="848" w:type="dxa"/>
            <w:tcBorders>
              <w:top w:val="single" w:sz="2" w:space="0" w:color="auto"/>
              <w:left w:val="single" w:sz="2" w:space="0" w:color="auto"/>
              <w:bottom w:val="single" w:sz="2" w:space="0" w:color="auto"/>
              <w:right w:val="single" w:sz="2" w:space="0" w:color="auto"/>
            </w:tcBorders>
          </w:tcPr>
          <w:p w14:paraId="70B402BC" w14:textId="11175029" w:rsidR="00286CC5" w:rsidRPr="00B60D70" w:rsidRDefault="00286CC5" w:rsidP="00286CC5">
            <w:pPr>
              <w:ind w:right="26"/>
              <w:jc w:val="left"/>
              <w:rPr>
                <w:sz w:val="28"/>
                <w:szCs w:val="28"/>
              </w:rPr>
            </w:pPr>
            <w:r w:rsidRPr="00B60D70">
              <w:rPr>
                <w:sz w:val="28"/>
                <w:szCs w:val="28"/>
                <w:u w:val="single"/>
              </w:rPr>
              <w:t>CLO3*</w:t>
            </w:r>
          </w:p>
        </w:tc>
        <w:tc>
          <w:tcPr>
            <w:tcW w:w="3968" w:type="dxa"/>
            <w:tcBorders>
              <w:top w:val="single" w:sz="2" w:space="0" w:color="auto"/>
              <w:left w:val="single" w:sz="2" w:space="0" w:color="auto"/>
              <w:bottom w:val="single" w:sz="2" w:space="0" w:color="auto"/>
              <w:right w:val="single" w:sz="2" w:space="0" w:color="auto"/>
            </w:tcBorders>
          </w:tcPr>
          <w:p w14:paraId="44D9C8FA" w14:textId="0F92087A" w:rsidR="00286CC5" w:rsidRPr="00B60D70" w:rsidRDefault="00286CC5" w:rsidP="00286CC5">
            <w:pPr>
              <w:ind w:right="26"/>
              <w:jc w:val="left"/>
              <w:rPr>
                <w:sz w:val="28"/>
                <w:szCs w:val="28"/>
              </w:rPr>
            </w:pPr>
            <w:r w:rsidRPr="00B60D70">
              <w:rPr>
                <w:sz w:val="28"/>
                <w:szCs w:val="28"/>
                <w:u w:val="single"/>
                <w:cs/>
              </w:rPr>
              <w:t>ออกแบบโครงสร้างสำหรับอาคารขนาดเล็กได้</w:t>
            </w:r>
          </w:p>
        </w:tc>
        <w:tc>
          <w:tcPr>
            <w:tcW w:w="852" w:type="dxa"/>
            <w:tcBorders>
              <w:left w:val="single" w:sz="2" w:space="0" w:color="auto"/>
            </w:tcBorders>
          </w:tcPr>
          <w:p w14:paraId="72000133" w14:textId="13B432F4" w:rsidR="00286CC5" w:rsidRPr="00B60D70" w:rsidRDefault="00286CC5" w:rsidP="00286CC5">
            <w:pPr>
              <w:ind w:right="26"/>
              <w:jc w:val="center"/>
              <w:rPr>
                <w:sz w:val="28"/>
                <w:szCs w:val="28"/>
              </w:rPr>
            </w:pPr>
            <w:r w:rsidRPr="00B60D70">
              <w:rPr>
                <w:sz w:val="28"/>
                <w:szCs w:val="28"/>
                <w:u w:val="single"/>
              </w:rPr>
              <w:t>P-K3</w:t>
            </w:r>
          </w:p>
        </w:tc>
        <w:tc>
          <w:tcPr>
            <w:tcW w:w="851" w:type="dxa"/>
          </w:tcPr>
          <w:p w14:paraId="053AEE54" w14:textId="52DBCB67" w:rsidR="00286CC5" w:rsidRPr="00B60D70" w:rsidRDefault="00286CC5" w:rsidP="00286CC5">
            <w:pPr>
              <w:ind w:right="26"/>
              <w:jc w:val="left"/>
              <w:rPr>
                <w:sz w:val="28"/>
                <w:szCs w:val="28"/>
              </w:rPr>
            </w:pPr>
          </w:p>
        </w:tc>
        <w:tc>
          <w:tcPr>
            <w:tcW w:w="851" w:type="dxa"/>
          </w:tcPr>
          <w:p w14:paraId="40D5B61A" w14:textId="2C584F02" w:rsidR="00286CC5" w:rsidRPr="00B60D70" w:rsidRDefault="00286CC5" w:rsidP="00286CC5">
            <w:pPr>
              <w:ind w:right="26"/>
              <w:jc w:val="left"/>
              <w:rPr>
                <w:sz w:val="28"/>
                <w:szCs w:val="28"/>
              </w:rPr>
            </w:pPr>
          </w:p>
        </w:tc>
        <w:tc>
          <w:tcPr>
            <w:tcW w:w="851" w:type="dxa"/>
          </w:tcPr>
          <w:p w14:paraId="61B7D604" w14:textId="200CF679" w:rsidR="00286CC5" w:rsidRPr="00B60D70" w:rsidRDefault="00286CC5" w:rsidP="00286CC5">
            <w:pPr>
              <w:ind w:right="26"/>
              <w:jc w:val="left"/>
              <w:rPr>
                <w:sz w:val="28"/>
                <w:szCs w:val="28"/>
              </w:rPr>
            </w:pPr>
          </w:p>
        </w:tc>
        <w:tc>
          <w:tcPr>
            <w:tcW w:w="854" w:type="dxa"/>
            <w:gridSpan w:val="2"/>
          </w:tcPr>
          <w:p w14:paraId="649A37BC" w14:textId="64049D21" w:rsidR="00286CC5" w:rsidRPr="00B60D70" w:rsidRDefault="00286CC5" w:rsidP="00286CC5">
            <w:pPr>
              <w:ind w:right="26"/>
              <w:jc w:val="left"/>
              <w:rPr>
                <w:sz w:val="28"/>
                <w:szCs w:val="28"/>
              </w:rPr>
            </w:pPr>
          </w:p>
        </w:tc>
      </w:tr>
      <w:tr w:rsidR="00B60D70" w:rsidRPr="00B60D70" w14:paraId="48D2A7B4" w14:textId="77777777" w:rsidTr="00932286">
        <w:tc>
          <w:tcPr>
            <w:tcW w:w="1027" w:type="dxa"/>
            <w:tcBorders>
              <w:top w:val="single" w:sz="2" w:space="0" w:color="auto"/>
              <w:bottom w:val="single" w:sz="2" w:space="0" w:color="auto"/>
              <w:right w:val="single" w:sz="2" w:space="0" w:color="auto"/>
            </w:tcBorders>
          </w:tcPr>
          <w:p w14:paraId="2825EA4C" w14:textId="375D572B" w:rsidR="00286CC5" w:rsidRPr="00B60D70" w:rsidRDefault="00B91175" w:rsidP="00286CC5">
            <w:pPr>
              <w:ind w:left="-24" w:right="-32"/>
              <w:jc w:val="left"/>
              <w:rPr>
                <w:sz w:val="28"/>
                <w:szCs w:val="28"/>
              </w:rPr>
            </w:pPr>
            <w:r w:rsidRPr="00B60D70">
              <w:rPr>
                <w:sz w:val="28"/>
                <w:szCs w:val="28"/>
              </w:rPr>
              <w:t xml:space="preserve">CTE </w:t>
            </w:r>
            <w:r w:rsidR="00286CC5" w:rsidRPr="00B60D70">
              <w:rPr>
                <w:sz w:val="28"/>
                <w:szCs w:val="28"/>
              </w:rPr>
              <w:t>331</w:t>
            </w:r>
          </w:p>
        </w:tc>
        <w:tc>
          <w:tcPr>
            <w:tcW w:w="3787" w:type="dxa"/>
            <w:gridSpan w:val="2"/>
            <w:tcBorders>
              <w:top w:val="single" w:sz="2" w:space="0" w:color="auto"/>
              <w:left w:val="single" w:sz="2" w:space="0" w:color="auto"/>
              <w:bottom w:val="single" w:sz="2" w:space="0" w:color="auto"/>
              <w:right w:val="single" w:sz="2" w:space="0" w:color="auto"/>
            </w:tcBorders>
          </w:tcPr>
          <w:p w14:paraId="1DD00349" w14:textId="77777777" w:rsidR="00921E84" w:rsidRPr="00B60D70" w:rsidRDefault="00286CC5" w:rsidP="00286CC5">
            <w:pPr>
              <w:ind w:right="26"/>
              <w:jc w:val="left"/>
              <w:rPr>
                <w:sz w:val="28"/>
                <w:szCs w:val="28"/>
              </w:rPr>
            </w:pPr>
            <w:r w:rsidRPr="00B60D70">
              <w:rPr>
                <w:sz w:val="28"/>
                <w:szCs w:val="28"/>
                <w:cs/>
              </w:rPr>
              <w:t>วิศวกรรมการทาง (</w:t>
            </w:r>
            <w:r w:rsidRPr="00B60D70">
              <w:rPr>
                <w:sz w:val="28"/>
                <w:szCs w:val="28"/>
              </w:rPr>
              <w:t xml:space="preserve">Highway Engineering) </w:t>
            </w:r>
          </w:p>
          <w:p w14:paraId="519A40F2" w14:textId="5E69D9A9" w:rsidR="00286CC5" w:rsidRPr="00B60D70" w:rsidRDefault="00286CC5" w:rsidP="00286CC5">
            <w:pPr>
              <w:ind w:right="26"/>
              <w:jc w:val="left"/>
              <w:rPr>
                <w:sz w:val="28"/>
                <w:szCs w:val="28"/>
                <w:cs/>
              </w:rPr>
            </w:pPr>
            <w:r w:rsidRPr="00B60D70">
              <w:rPr>
                <w:sz w:val="28"/>
                <w:szCs w:val="28"/>
              </w:rPr>
              <w:t>3 (3-0-6)</w:t>
            </w:r>
          </w:p>
        </w:tc>
        <w:tc>
          <w:tcPr>
            <w:tcW w:w="848" w:type="dxa"/>
            <w:tcBorders>
              <w:top w:val="single" w:sz="2" w:space="0" w:color="auto"/>
              <w:left w:val="single" w:sz="2" w:space="0" w:color="auto"/>
              <w:bottom w:val="single" w:sz="2" w:space="0" w:color="auto"/>
              <w:right w:val="single" w:sz="2" w:space="0" w:color="auto"/>
            </w:tcBorders>
          </w:tcPr>
          <w:p w14:paraId="25BA6DDD" w14:textId="2FDD93E5" w:rsidR="00286CC5" w:rsidRPr="00B60D70" w:rsidRDefault="00286CC5" w:rsidP="00286CC5">
            <w:pPr>
              <w:ind w:right="26"/>
              <w:jc w:val="left"/>
              <w:rPr>
                <w:sz w:val="28"/>
                <w:szCs w:val="28"/>
              </w:rPr>
            </w:pPr>
            <w:r w:rsidRPr="00B60D70">
              <w:rPr>
                <w:sz w:val="28"/>
                <w:szCs w:val="28"/>
              </w:rPr>
              <w:t>CLO1</w:t>
            </w:r>
          </w:p>
        </w:tc>
        <w:tc>
          <w:tcPr>
            <w:tcW w:w="3968" w:type="dxa"/>
            <w:tcBorders>
              <w:top w:val="single" w:sz="2" w:space="0" w:color="auto"/>
              <w:left w:val="single" w:sz="2" w:space="0" w:color="auto"/>
              <w:bottom w:val="single" w:sz="2" w:space="0" w:color="auto"/>
              <w:right w:val="single" w:sz="2" w:space="0" w:color="auto"/>
            </w:tcBorders>
          </w:tcPr>
          <w:p w14:paraId="7C158AFA" w14:textId="53C4468F" w:rsidR="00286CC5" w:rsidRPr="00B60D70" w:rsidRDefault="00957036" w:rsidP="00286CC5">
            <w:pPr>
              <w:ind w:right="26"/>
              <w:jc w:val="left"/>
              <w:rPr>
                <w:sz w:val="28"/>
                <w:szCs w:val="28"/>
              </w:rPr>
            </w:pPr>
            <w:r w:rsidRPr="00B60D70">
              <w:rPr>
                <w:sz w:val="28"/>
                <w:szCs w:val="28"/>
                <w:cs/>
              </w:rPr>
              <w:t>อธิบายประวัติความเป็นมาและวิวัฒนาการของทางหลวง</w:t>
            </w:r>
          </w:p>
        </w:tc>
        <w:tc>
          <w:tcPr>
            <w:tcW w:w="852" w:type="dxa"/>
            <w:tcBorders>
              <w:left w:val="single" w:sz="2" w:space="0" w:color="auto"/>
            </w:tcBorders>
            <w:vAlign w:val="center"/>
          </w:tcPr>
          <w:p w14:paraId="618194E6" w14:textId="75D4C253" w:rsidR="00286CC5" w:rsidRPr="00B60D70" w:rsidRDefault="00286CC5" w:rsidP="00286CC5">
            <w:pPr>
              <w:ind w:right="26"/>
              <w:jc w:val="center"/>
              <w:rPr>
                <w:sz w:val="28"/>
                <w:szCs w:val="28"/>
              </w:rPr>
            </w:pPr>
            <w:r w:rsidRPr="00B60D70">
              <w:rPr>
                <w:sz w:val="28"/>
                <w:szCs w:val="28"/>
              </w:rPr>
              <w:t>P-K2</w:t>
            </w:r>
          </w:p>
        </w:tc>
        <w:tc>
          <w:tcPr>
            <w:tcW w:w="851" w:type="dxa"/>
            <w:vAlign w:val="center"/>
          </w:tcPr>
          <w:p w14:paraId="433A33F7" w14:textId="7E2FE81A" w:rsidR="00286CC5" w:rsidRPr="00B60D70" w:rsidRDefault="00957036" w:rsidP="00286CC5">
            <w:pPr>
              <w:ind w:right="26"/>
              <w:jc w:val="center"/>
              <w:rPr>
                <w:sz w:val="28"/>
                <w:szCs w:val="28"/>
              </w:rPr>
            </w:pPr>
            <w:r w:rsidRPr="00B60D70">
              <w:rPr>
                <w:sz w:val="28"/>
                <w:szCs w:val="28"/>
              </w:rPr>
              <w:t> </w:t>
            </w:r>
          </w:p>
        </w:tc>
        <w:tc>
          <w:tcPr>
            <w:tcW w:w="851" w:type="dxa"/>
            <w:vAlign w:val="center"/>
          </w:tcPr>
          <w:p w14:paraId="2AE8609A" w14:textId="0EE83AB0" w:rsidR="00286CC5" w:rsidRPr="00B60D70" w:rsidRDefault="00957036" w:rsidP="00286CC5">
            <w:pPr>
              <w:ind w:right="26"/>
              <w:jc w:val="center"/>
              <w:rPr>
                <w:sz w:val="28"/>
                <w:szCs w:val="28"/>
              </w:rPr>
            </w:pPr>
            <w:r w:rsidRPr="00B60D70">
              <w:rPr>
                <w:sz w:val="28"/>
                <w:szCs w:val="28"/>
              </w:rPr>
              <w:t> </w:t>
            </w:r>
          </w:p>
        </w:tc>
        <w:tc>
          <w:tcPr>
            <w:tcW w:w="851" w:type="dxa"/>
            <w:vAlign w:val="center"/>
          </w:tcPr>
          <w:p w14:paraId="2FCEAD91" w14:textId="7E20348C" w:rsidR="00286CC5" w:rsidRPr="00B60D70" w:rsidRDefault="00957036" w:rsidP="00286CC5">
            <w:pPr>
              <w:ind w:right="26"/>
              <w:jc w:val="center"/>
              <w:rPr>
                <w:sz w:val="28"/>
                <w:szCs w:val="28"/>
              </w:rPr>
            </w:pPr>
            <w:r w:rsidRPr="00B60D70">
              <w:rPr>
                <w:sz w:val="28"/>
                <w:szCs w:val="28"/>
              </w:rPr>
              <w:t> </w:t>
            </w:r>
          </w:p>
        </w:tc>
        <w:tc>
          <w:tcPr>
            <w:tcW w:w="854" w:type="dxa"/>
            <w:gridSpan w:val="2"/>
            <w:vAlign w:val="center"/>
          </w:tcPr>
          <w:p w14:paraId="26E5614E" w14:textId="348CCB0F" w:rsidR="00286CC5" w:rsidRPr="00B60D70" w:rsidRDefault="00957036" w:rsidP="00286CC5">
            <w:pPr>
              <w:ind w:right="26"/>
              <w:jc w:val="center"/>
              <w:rPr>
                <w:sz w:val="28"/>
                <w:szCs w:val="28"/>
              </w:rPr>
            </w:pPr>
            <w:r w:rsidRPr="00B60D70">
              <w:rPr>
                <w:sz w:val="28"/>
                <w:szCs w:val="28"/>
              </w:rPr>
              <w:t> </w:t>
            </w:r>
          </w:p>
        </w:tc>
      </w:tr>
      <w:tr w:rsidR="00B60D70" w:rsidRPr="00B60D70" w14:paraId="16FD97B7" w14:textId="77777777" w:rsidTr="00932286">
        <w:tc>
          <w:tcPr>
            <w:tcW w:w="1027" w:type="dxa"/>
            <w:tcBorders>
              <w:top w:val="single" w:sz="2" w:space="0" w:color="auto"/>
              <w:bottom w:val="single" w:sz="2" w:space="0" w:color="auto"/>
              <w:right w:val="single" w:sz="2" w:space="0" w:color="auto"/>
            </w:tcBorders>
          </w:tcPr>
          <w:p w14:paraId="7D37E820" w14:textId="77777777" w:rsidR="00957036" w:rsidRPr="00B60D70" w:rsidRDefault="00957036" w:rsidP="00957036">
            <w:pPr>
              <w:ind w:left="-24" w:right="-32"/>
              <w:jc w:val="left"/>
              <w:rPr>
                <w:sz w:val="28"/>
                <w:szCs w:val="28"/>
              </w:rPr>
            </w:pPr>
          </w:p>
        </w:tc>
        <w:tc>
          <w:tcPr>
            <w:tcW w:w="3787" w:type="dxa"/>
            <w:gridSpan w:val="2"/>
            <w:tcBorders>
              <w:top w:val="single" w:sz="2" w:space="0" w:color="auto"/>
              <w:left w:val="single" w:sz="2" w:space="0" w:color="auto"/>
              <w:bottom w:val="single" w:sz="2" w:space="0" w:color="auto"/>
              <w:right w:val="single" w:sz="2" w:space="0" w:color="auto"/>
            </w:tcBorders>
          </w:tcPr>
          <w:p w14:paraId="64D1206A" w14:textId="77777777" w:rsidR="00957036" w:rsidRPr="00B60D70" w:rsidRDefault="00957036" w:rsidP="00957036">
            <w:pPr>
              <w:ind w:right="26"/>
              <w:jc w:val="left"/>
              <w:rPr>
                <w:sz w:val="28"/>
                <w:szCs w:val="28"/>
                <w:cs/>
              </w:rPr>
            </w:pPr>
          </w:p>
        </w:tc>
        <w:tc>
          <w:tcPr>
            <w:tcW w:w="848" w:type="dxa"/>
            <w:tcBorders>
              <w:top w:val="single" w:sz="2" w:space="0" w:color="auto"/>
              <w:left w:val="single" w:sz="2" w:space="0" w:color="auto"/>
              <w:bottom w:val="single" w:sz="2" w:space="0" w:color="auto"/>
              <w:right w:val="single" w:sz="2" w:space="0" w:color="auto"/>
            </w:tcBorders>
          </w:tcPr>
          <w:p w14:paraId="45D56809" w14:textId="1856BD04" w:rsidR="00957036" w:rsidRPr="00B60D70" w:rsidRDefault="00957036" w:rsidP="00957036">
            <w:pPr>
              <w:ind w:right="26"/>
              <w:jc w:val="left"/>
              <w:rPr>
                <w:sz w:val="28"/>
                <w:szCs w:val="28"/>
              </w:rPr>
            </w:pPr>
            <w:r w:rsidRPr="00B60D70">
              <w:rPr>
                <w:sz w:val="28"/>
                <w:szCs w:val="28"/>
              </w:rPr>
              <w:t>CLO2</w:t>
            </w:r>
          </w:p>
        </w:tc>
        <w:tc>
          <w:tcPr>
            <w:tcW w:w="3968" w:type="dxa"/>
            <w:tcBorders>
              <w:top w:val="single" w:sz="2" w:space="0" w:color="auto"/>
              <w:left w:val="single" w:sz="2" w:space="0" w:color="auto"/>
              <w:bottom w:val="single" w:sz="2" w:space="0" w:color="auto"/>
              <w:right w:val="single" w:sz="2" w:space="0" w:color="auto"/>
            </w:tcBorders>
          </w:tcPr>
          <w:p w14:paraId="2704FFD5" w14:textId="529E0FA1" w:rsidR="00957036" w:rsidRPr="00B60D70" w:rsidRDefault="00957036" w:rsidP="00957036">
            <w:pPr>
              <w:ind w:right="26"/>
              <w:jc w:val="left"/>
              <w:rPr>
                <w:sz w:val="28"/>
                <w:szCs w:val="28"/>
                <w:cs/>
              </w:rPr>
            </w:pPr>
            <w:r w:rsidRPr="00B60D70">
              <w:rPr>
                <w:sz w:val="28"/>
                <w:szCs w:val="28"/>
                <w:cs/>
              </w:rPr>
              <w:t>อธิบายหลักการของการวางแผนทางหลวงและการศึกษาด้านจราจร</w:t>
            </w:r>
          </w:p>
        </w:tc>
        <w:tc>
          <w:tcPr>
            <w:tcW w:w="852" w:type="dxa"/>
            <w:tcBorders>
              <w:left w:val="single" w:sz="2" w:space="0" w:color="auto"/>
            </w:tcBorders>
            <w:vAlign w:val="center"/>
          </w:tcPr>
          <w:p w14:paraId="05D74AB3" w14:textId="14CA70C7" w:rsidR="00957036" w:rsidRPr="00B60D70" w:rsidRDefault="00957036" w:rsidP="00957036">
            <w:pPr>
              <w:ind w:right="26"/>
              <w:jc w:val="center"/>
              <w:rPr>
                <w:sz w:val="28"/>
                <w:szCs w:val="28"/>
              </w:rPr>
            </w:pPr>
            <w:r w:rsidRPr="00B60D70">
              <w:rPr>
                <w:sz w:val="28"/>
                <w:szCs w:val="28"/>
              </w:rPr>
              <w:t>P-K2</w:t>
            </w:r>
          </w:p>
        </w:tc>
        <w:tc>
          <w:tcPr>
            <w:tcW w:w="851" w:type="dxa"/>
            <w:vAlign w:val="center"/>
          </w:tcPr>
          <w:p w14:paraId="2F5970F9" w14:textId="35553B3D" w:rsidR="00957036" w:rsidRPr="00B60D70" w:rsidRDefault="00957036" w:rsidP="00957036">
            <w:pPr>
              <w:ind w:right="26"/>
              <w:jc w:val="center"/>
              <w:rPr>
                <w:sz w:val="28"/>
                <w:szCs w:val="28"/>
              </w:rPr>
            </w:pPr>
            <w:r w:rsidRPr="00B60D70">
              <w:rPr>
                <w:sz w:val="28"/>
                <w:szCs w:val="28"/>
              </w:rPr>
              <w:t> </w:t>
            </w:r>
          </w:p>
        </w:tc>
        <w:tc>
          <w:tcPr>
            <w:tcW w:w="851" w:type="dxa"/>
            <w:vAlign w:val="center"/>
          </w:tcPr>
          <w:p w14:paraId="154FBFED" w14:textId="21CE6ECD" w:rsidR="00957036" w:rsidRPr="00B60D70" w:rsidRDefault="00957036" w:rsidP="00957036">
            <w:pPr>
              <w:ind w:right="26"/>
              <w:jc w:val="center"/>
              <w:rPr>
                <w:sz w:val="28"/>
                <w:szCs w:val="28"/>
              </w:rPr>
            </w:pPr>
            <w:r w:rsidRPr="00B60D70">
              <w:rPr>
                <w:sz w:val="28"/>
                <w:szCs w:val="28"/>
              </w:rPr>
              <w:t> </w:t>
            </w:r>
          </w:p>
        </w:tc>
        <w:tc>
          <w:tcPr>
            <w:tcW w:w="851" w:type="dxa"/>
            <w:vAlign w:val="center"/>
          </w:tcPr>
          <w:p w14:paraId="2F8294CE" w14:textId="077D6792" w:rsidR="00957036" w:rsidRPr="00B60D70" w:rsidRDefault="00957036" w:rsidP="00957036">
            <w:pPr>
              <w:ind w:right="26"/>
              <w:jc w:val="center"/>
              <w:rPr>
                <w:sz w:val="28"/>
                <w:szCs w:val="28"/>
              </w:rPr>
            </w:pPr>
            <w:r w:rsidRPr="00B60D70">
              <w:rPr>
                <w:sz w:val="28"/>
                <w:szCs w:val="28"/>
              </w:rPr>
              <w:t> </w:t>
            </w:r>
          </w:p>
        </w:tc>
        <w:tc>
          <w:tcPr>
            <w:tcW w:w="854" w:type="dxa"/>
            <w:gridSpan w:val="2"/>
            <w:vAlign w:val="center"/>
          </w:tcPr>
          <w:p w14:paraId="3F937508" w14:textId="70FB0F3F" w:rsidR="00957036" w:rsidRPr="00B60D70" w:rsidRDefault="00957036" w:rsidP="00957036">
            <w:pPr>
              <w:ind w:right="26"/>
              <w:jc w:val="center"/>
              <w:rPr>
                <w:sz w:val="28"/>
                <w:szCs w:val="28"/>
              </w:rPr>
            </w:pPr>
            <w:r w:rsidRPr="00B60D70">
              <w:rPr>
                <w:sz w:val="28"/>
                <w:szCs w:val="28"/>
              </w:rPr>
              <w:t> </w:t>
            </w:r>
          </w:p>
        </w:tc>
      </w:tr>
      <w:tr w:rsidR="00B60D70" w:rsidRPr="00B60D70" w14:paraId="340A4D06" w14:textId="77777777" w:rsidTr="00932286">
        <w:tc>
          <w:tcPr>
            <w:tcW w:w="1027" w:type="dxa"/>
            <w:tcBorders>
              <w:top w:val="single" w:sz="2" w:space="0" w:color="auto"/>
              <w:bottom w:val="single" w:sz="2" w:space="0" w:color="auto"/>
              <w:right w:val="single" w:sz="2" w:space="0" w:color="auto"/>
            </w:tcBorders>
          </w:tcPr>
          <w:p w14:paraId="0843F8FF" w14:textId="77777777" w:rsidR="00957036" w:rsidRPr="00B60D70" w:rsidRDefault="00957036" w:rsidP="00957036">
            <w:pPr>
              <w:ind w:left="-24" w:right="-32"/>
              <w:jc w:val="left"/>
              <w:rPr>
                <w:sz w:val="28"/>
                <w:szCs w:val="28"/>
              </w:rPr>
            </w:pPr>
          </w:p>
        </w:tc>
        <w:tc>
          <w:tcPr>
            <w:tcW w:w="3787" w:type="dxa"/>
            <w:gridSpan w:val="2"/>
            <w:tcBorders>
              <w:top w:val="single" w:sz="2" w:space="0" w:color="auto"/>
              <w:left w:val="single" w:sz="2" w:space="0" w:color="auto"/>
              <w:bottom w:val="single" w:sz="2" w:space="0" w:color="auto"/>
              <w:right w:val="single" w:sz="2" w:space="0" w:color="auto"/>
            </w:tcBorders>
          </w:tcPr>
          <w:p w14:paraId="32B40C28" w14:textId="77777777" w:rsidR="00957036" w:rsidRPr="00B60D70" w:rsidRDefault="00957036" w:rsidP="00957036">
            <w:pPr>
              <w:ind w:right="26"/>
              <w:jc w:val="left"/>
              <w:rPr>
                <w:sz w:val="28"/>
                <w:szCs w:val="28"/>
                <w:cs/>
              </w:rPr>
            </w:pPr>
          </w:p>
        </w:tc>
        <w:tc>
          <w:tcPr>
            <w:tcW w:w="848" w:type="dxa"/>
            <w:tcBorders>
              <w:top w:val="single" w:sz="2" w:space="0" w:color="auto"/>
              <w:left w:val="single" w:sz="2" w:space="0" w:color="auto"/>
              <w:bottom w:val="single" w:sz="2" w:space="0" w:color="auto"/>
              <w:right w:val="single" w:sz="2" w:space="0" w:color="auto"/>
            </w:tcBorders>
          </w:tcPr>
          <w:p w14:paraId="404329DF" w14:textId="6A84E177" w:rsidR="00957036" w:rsidRPr="00B60D70" w:rsidRDefault="00957036" w:rsidP="00957036">
            <w:pPr>
              <w:ind w:right="26"/>
              <w:jc w:val="left"/>
              <w:rPr>
                <w:sz w:val="28"/>
                <w:szCs w:val="28"/>
              </w:rPr>
            </w:pPr>
            <w:r w:rsidRPr="00B60D70">
              <w:rPr>
                <w:sz w:val="28"/>
                <w:szCs w:val="28"/>
              </w:rPr>
              <w:t>CLO3</w:t>
            </w:r>
          </w:p>
        </w:tc>
        <w:tc>
          <w:tcPr>
            <w:tcW w:w="3968" w:type="dxa"/>
            <w:tcBorders>
              <w:top w:val="single" w:sz="2" w:space="0" w:color="auto"/>
              <w:left w:val="single" w:sz="2" w:space="0" w:color="auto"/>
              <w:bottom w:val="single" w:sz="2" w:space="0" w:color="auto"/>
              <w:right w:val="single" w:sz="2" w:space="0" w:color="auto"/>
            </w:tcBorders>
          </w:tcPr>
          <w:p w14:paraId="6BAA2850" w14:textId="06CA7C8F" w:rsidR="00957036" w:rsidRPr="00B60D70" w:rsidRDefault="00957036" w:rsidP="00957036">
            <w:pPr>
              <w:ind w:right="26"/>
              <w:jc w:val="left"/>
              <w:rPr>
                <w:sz w:val="28"/>
                <w:szCs w:val="28"/>
                <w:cs/>
              </w:rPr>
            </w:pPr>
            <w:r w:rsidRPr="00B60D70">
              <w:rPr>
                <w:sz w:val="28"/>
                <w:szCs w:val="28"/>
                <w:cs/>
              </w:rPr>
              <w:t>อธิบายกระบวนการและเทคนิคในการก่อสร้างถนนลาดยางและถนนคอนกรีต</w:t>
            </w:r>
          </w:p>
        </w:tc>
        <w:tc>
          <w:tcPr>
            <w:tcW w:w="852" w:type="dxa"/>
            <w:tcBorders>
              <w:left w:val="single" w:sz="2" w:space="0" w:color="auto"/>
            </w:tcBorders>
            <w:vAlign w:val="center"/>
          </w:tcPr>
          <w:p w14:paraId="79D9748D" w14:textId="211923C3" w:rsidR="00957036" w:rsidRPr="00B60D70" w:rsidRDefault="00957036" w:rsidP="00957036">
            <w:pPr>
              <w:ind w:right="26"/>
              <w:jc w:val="center"/>
              <w:rPr>
                <w:sz w:val="28"/>
                <w:szCs w:val="28"/>
              </w:rPr>
            </w:pPr>
            <w:r w:rsidRPr="00B60D70">
              <w:rPr>
                <w:sz w:val="28"/>
                <w:szCs w:val="28"/>
              </w:rPr>
              <w:t>P-K2</w:t>
            </w:r>
          </w:p>
        </w:tc>
        <w:tc>
          <w:tcPr>
            <w:tcW w:w="851" w:type="dxa"/>
            <w:vAlign w:val="center"/>
          </w:tcPr>
          <w:p w14:paraId="26595037" w14:textId="5C7DB0F3" w:rsidR="00957036" w:rsidRPr="00B60D70" w:rsidRDefault="00957036" w:rsidP="00957036">
            <w:pPr>
              <w:ind w:right="26"/>
              <w:jc w:val="center"/>
              <w:rPr>
                <w:sz w:val="28"/>
                <w:szCs w:val="28"/>
              </w:rPr>
            </w:pPr>
            <w:r w:rsidRPr="00B60D70">
              <w:rPr>
                <w:sz w:val="28"/>
                <w:szCs w:val="28"/>
              </w:rPr>
              <w:t> </w:t>
            </w:r>
          </w:p>
        </w:tc>
        <w:tc>
          <w:tcPr>
            <w:tcW w:w="851" w:type="dxa"/>
            <w:vAlign w:val="center"/>
          </w:tcPr>
          <w:p w14:paraId="4B6725B9" w14:textId="5CFA548F" w:rsidR="00957036" w:rsidRPr="00B60D70" w:rsidRDefault="00957036" w:rsidP="00957036">
            <w:pPr>
              <w:ind w:right="26"/>
              <w:jc w:val="center"/>
              <w:rPr>
                <w:sz w:val="28"/>
                <w:szCs w:val="28"/>
              </w:rPr>
            </w:pPr>
            <w:r w:rsidRPr="00B60D70">
              <w:rPr>
                <w:sz w:val="28"/>
                <w:szCs w:val="28"/>
              </w:rPr>
              <w:t> </w:t>
            </w:r>
          </w:p>
        </w:tc>
        <w:tc>
          <w:tcPr>
            <w:tcW w:w="851" w:type="dxa"/>
            <w:vAlign w:val="center"/>
          </w:tcPr>
          <w:p w14:paraId="4F1EF895" w14:textId="0A8ADC93" w:rsidR="00957036" w:rsidRPr="00B60D70" w:rsidRDefault="00957036" w:rsidP="00957036">
            <w:pPr>
              <w:ind w:right="26"/>
              <w:jc w:val="center"/>
              <w:rPr>
                <w:sz w:val="28"/>
                <w:szCs w:val="28"/>
              </w:rPr>
            </w:pPr>
            <w:r w:rsidRPr="00B60D70">
              <w:rPr>
                <w:sz w:val="28"/>
                <w:szCs w:val="28"/>
              </w:rPr>
              <w:t> </w:t>
            </w:r>
          </w:p>
        </w:tc>
        <w:tc>
          <w:tcPr>
            <w:tcW w:w="854" w:type="dxa"/>
            <w:gridSpan w:val="2"/>
            <w:vAlign w:val="center"/>
          </w:tcPr>
          <w:p w14:paraId="723345D1" w14:textId="0C3CB917" w:rsidR="00957036" w:rsidRPr="00B60D70" w:rsidRDefault="00957036" w:rsidP="00957036">
            <w:pPr>
              <w:ind w:right="26"/>
              <w:jc w:val="center"/>
              <w:rPr>
                <w:sz w:val="28"/>
                <w:szCs w:val="28"/>
              </w:rPr>
            </w:pPr>
            <w:r w:rsidRPr="00B60D70">
              <w:rPr>
                <w:sz w:val="28"/>
                <w:szCs w:val="28"/>
              </w:rPr>
              <w:t> </w:t>
            </w:r>
          </w:p>
        </w:tc>
      </w:tr>
      <w:tr w:rsidR="00B60D70" w:rsidRPr="00B60D70" w14:paraId="182C5305" w14:textId="77777777" w:rsidTr="00932286">
        <w:tc>
          <w:tcPr>
            <w:tcW w:w="1027" w:type="dxa"/>
            <w:tcBorders>
              <w:top w:val="single" w:sz="2" w:space="0" w:color="auto"/>
              <w:bottom w:val="single" w:sz="2" w:space="0" w:color="auto"/>
              <w:right w:val="single" w:sz="2" w:space="0" w:color="auto"/>
            </w:tcBorders>
          </w:tcPr>
          <w:p w14:paraId="20D57F59" w14:textId="14E75B29" w:rsidR="00286CC5" w:rsidRPr="00B60D70" w:rsidRDefault="00B91175" w:rsidP="00286CC5">
            <w:pPr>
              <w:ind w:left="-24" w:right="-32"/>
              <w:jc w:val="left"/>
              <w:rPr>
                <w:sz w:val="28"/>
                <w:szCs w:val="28"/>
              </w:rPr>
            </w:pPr>
            <w:r w:rsidRPr="00B60D70">
              <w:rPr>
                <w:sz w:val="28"/>
                <w:szCs w:val="28"/>
              </w:rPr>
              <w:t xml:space="preserve">CTE </w:t>
            </w:r>
            <w:r w:rsidR="00286CC5" w:rsidRPr="00B60D70">
              <w:rPr>
                <w:sz w:val="28"/>
                <w:szCs w:val="28"/>
              </w:rPr>
              <w:t>432</w:t>
            </w:r>
          </w:p>
        </w:tc>
        <w:tc>
          <w:tcPr>
            <w:tcW w:w="3787" w:type="dxa"/>
            <w:gridSpan w:val="2"/>
            <w:tcBorders>
              <w:top w:val="single" w:sz="2" w:space="0" w:color="auto"/>
              <w:left w:val="single" w:sz="2" w:space="0" w:color="auto"/>
              <w:bottom w:val="single" w:sz="2" w:space="0" w:color="auto"/>
              <w:right w:val="single" w:sz="2" w:space="0" w:color="auto"/>
            </w:tcBorders>
          </w:tcPr>
          <w:p w14:paraId="2E6A6474" w14:textId="77777777" w:rsidR="00921E84" w:rsidRPr="00B60D70" w:rsidRDefault="00286CC5" w:rsidP="00286CC5">
            <w:pPr>
              <w:ind w:right="26"/>
              <w:jc w:val="left"/>
              <w:rPr>
                <w:sz w:val="28"/>
                <w:szCs w:val="28"/>
              </w:rPr>
            </w:pPr>
            <w:r w:rsidRPr="00B60D70">
              <w:rPr>
                <w:sz w:val="28"/>
                <w:szCs w:val="28"/>
                <w:cs/>
              </w:rPr>
              <w:t>สำรวจเส้นทาง (</w:t>
            </w:r>
            <w:r w:rsidRPr="00B60D70">
              <w:rPr>
                <w:sz w:val="28"/>
                <w:szCs w:val="28"/>
              </w:rPr>
              <w:t xml:space="preserve">Route Survey) </w:t>
            </w:r>
          </w:p>
          <w:p w14:paraId="39833E0B" w14:textId="501AC7A8" w:rsidR="00286CC5" w:rsidRPr="00B60D70" w:rsidRDefault="00286CC5" w:rsidP="00286CC5">
            <w:pPr>
              <w:ind w:right="26"/>
              <w:jc w:val="left"/>
              <w:rPr>
                <w:sz w:val="28"/>
                <w:szCs w:val="28"/>
                <w:cs/>
              </w:rPr>
            </w:pPr>
            <w:r w:rsidRPr="00B60D70">
              <w:rPr>
                <w:sz w:val="28"/>
                <w:szCs w:val="28"/>
              </w:rPr>
              <w:t>3 (2-2-6)</w:t>
            </w:r>
          </w:p>
        </w:tc>
        <w:tc>
          <w:tcPr>
            <w:tcW w:w="848" w:type="dxa"/>
            <w:tcBorders>
              <w:top w:val="single" w:sz="2" w:space="0" w:color="auto"/>
              <w:left w:val="single" w:sz="2" w:space="0" w:color="auto"/>
              <w:bottom w:val="single" w:sz="2" w:space="0" w:color="auto"/>
              <w:right w:val="single" w:sz="2" w:space="0" w:color="auto"/>
            </w:tcBorders>
          </w:tcPr>
          <w:p w14:paraId="7AEFF51F" w14:textId="7F97D59B" w:rsidR="00286CC5" w:rsidRPr="00B60D70" w:rsidRDefault="00286CC5" w:rsidP="00286CC5">
            <w:pPr>
              <w:ind w:right="26"/>
              <w:jc w:val="left"/>
              <w:rPr>
                <w:sz w:val="28"/>
                <w:szCs w:val="28"/>
              </w:rPr>
            </w:pPr>
            <w:r w:rsidRPr="00B60D70">
              <w:rPr>
                <w:sz w:val="28"/>
                <w:szCs w:val="28"/>
              </w:rPr>
              <w:t>CLO1</w:t>
            </w:r>
          </w:p>
        </w:tc>
        <w:tc>
          <w:tcPr>
            <w:tcW w:w="3968" w:type="dxa"/>
            <w:tcBorders>
              <w:top w:val="single" w:sz="2" w:space="0" w:color="auto"/>
              <w:left w:val="single" w:sz="2" w:space="0" w:color="auto"/>
              <w:bottom w:val="single" w:sz="2" w:space="0" w:color="auto"/>
              <w:right w:val="single" w:sz="2" w:space="0" w:color="auto"/>
            </w:tcBorders>
          </w:tcPr>
          <w:p w14:paraId="629BB140" w14:textId="06E73E96" w:rsidR="00286CC5" w:rsidRPr="00B60D70" w:rsidRDefault="00286CC5" w:rsidP="00286CC5">
            <w:pPr>
              <w:ind w:right="26"/>
              <w:jc w:val="left"/>
              <w:rPr>
                <w:sz w:val="28"/>
                <w:szCs w:val="28"/>
              </w:rPr>
            </w:pPr>
            <w:r w:rsidRPr="00B60D70">
              <w:rPr>
                <w:sz w:val="28"/>
                <w:szCs w:val="28"/>
                <w:cs/>
              </w:rPr>
              <w:t>อธิบายหลักการสำรวจเพื่อการก่อสร้างทางได้อย่างถูกต้อง</w:t>
            </w:r>
          </w:p>
        </w:tc>
        <w:tc>
          <w:tcPr>
            <w:tcW w:w="852" w:type="dxa"/>
            <w:tcBorders>
              <w:left w:val="single" w:sz="2" w:space="0" w:color="auto"/>
            </w:tcBorders>
            <w:vAlign w:val="center"/>
          </w:tcPr>
          <w:p w14:paraId="09EBE25C" w14:textId="18F3E0A0" w:rsidR="00286CC5" w:rsidRPr="00B60D70" w:rsidRDefault="00286CC5" w:rsidP="00286CC5">
            <w:pPr>
              <w:ind w:right="26"/>
              <w:jc w:val="center"/>
              <w:rPr>
                <w:sz w:val="28"/>
                <w:szCs w:val="28"/>
              </w:rPr>
            </w:pPr>
            <w:r w:rsidRPr="00B60D70">
              <w:rPr>
                <w:sz w:val="28"/>
                <w:szCs w:val="28"/>
              </w:rPr>
              <w:t>P-K2</w:t>
            </w:r>
          </w:p>
        </w:tc>
        <w:tc>
          <w:tcPr>
            <w:tcW w:w="851" w:type="dxa"/>
            <w:vAlign w:val="center"/>
          </w:tcPr>
          <w:p w14:paraId="39578B6F" w14:textId="5EFD25E0" w:rsidR="00286CC5" w:rsidRPr="00B60D70" w:rsidRDefault="00304C8F" w:rsidP="00286CC5">
            <w:pPr>
              <w:ind w:right="26"/>
              <w:jc w:val="center"/>
              <w:rPr>
                <w:sz w:val="28"/>
                <w:szCs w:val="28"/>
              </w:rPr>
            </w:pPr>
            <w:r w:rsidRPr="00B60D70">
              <w:rPr>
                <w:sz w:val="28"/>
                <w:szCs w:val="28"/>
              </w:rPr>
              <w:t> </w:t>
            </w:r>
          </w:p>
        </w:tc>
        <w:tc>
          <w:tcPr>
            <w:tcW w:w="851" w:type="dxa"/>
            <w:vAlign w:val="center"/>
          </w:tcPr>
          <w:p w14:paraId="6E8CFB03" w14:textId="30A2F4B8" w:rsidR="00286CC5" w:rsidRPr="00B60D70" w:rsidRDefault="00304C8F" w:rsidP="00286CC5">
            <w:pPr>
              <w:ind w:right="26"/>
              <w:jc w:val="center"/>
              <w:rPr>
                <w:sz w:val="28"/>
                <w:szCs w:val="28"/>
              </w:rPr>
            </w:pPr>
            <w:r w:rsidRPr="00B60D70">
              <w:rPr>
                <w:sz w:val="28"/>
                <w:szCs w:val="28"/>
              </w:rPr>
              <w:t> </w:t>
            </w:r>
          </w:p>
        </w:tc>
        <w:tc>
          <w:tcPr>
            <w:tcW w:w="851" w:type="dxa"/>
            <w:vAlign w:val="center"/>
          </w:tcPr>
          <w:p w14:paraId="31868C31" w14:textId="7692F15C" w:rsidR="00286CC5" w:rsidRPr="00B60D70" w:rsidRDefault="00304C8F" w:rsidP="00286CC5">
            <w:pPr>
              <w:ind w:right="26"/>
              <w:jc w:val="center"/>
              <w:rPr>
                <w:sz w:val="28"/>
                <w:szCs w:val="28"/>
              </w:rPr>
            </w:pPr>
            <w:r w:rsidRPr="00B60D70">
              <w:rPr>
                <w:sz w:val="28"/>
                <w:szCs w:val="28"/>
              </w:rPr>
              <w:t> </w:t>
            </w:r>
          </w:p>
        </w:tc>
        <w:tc>
          <w:tcPr>
            <w:tcW w:w="854" w:type="dxa"/>
            <w:gridSpan w:val="2"/>
            <w:vAlign w:val="center"/>
          </w:tcPr>
          <w:p w14:paraId="11BCEF12" w14:textId="7E42514D" w:rsidR="00286CC5" w:rsidRPr="00B60D70" w:rsidRDefault="00304C8F" w:rsidP="00286CC5">
            <w:pPr>
              <w:ind w:right="26"/>
              <w:jc w:val="center"/>
              <w:rPr>
                <w:sz w:val="28"/>
                <w:szCs w:val="28"/>
              </w:rPr>
            </w:pPr>
            <w:r w:rsidRPr="00B60D70">
              <w:rPr>
                <w:sz w:val="28"/>
                <w:szCs w:val="28"/>
              </w:rPr>
              <w:t> </w:t>
            </w:r>
          </w:p>
        </w:tc>
      </w:tr>
      <w:tr w:rsidR="00B60D70" w:rsidRPr="00B60D70" w14:paraId="2C4E228C" w14:textId="77777777" w:rsidTr="00932286">
        <w:tc>
          <w:tcPr>
            <w:tcW w:w="1027" w:type="dxa"/>
            <w:tcBorders>
              <w:top w:val="single" w:sz="2" w:space="0" w:color="auto"/>
              <w:bottom w:val="single" w:sz="2" w:space="0" w:color="auto"/>
              <w:right w:val="single" w:sz="2" w:space="0" w:color="auto"/>
            </w:tcBorders>
          </w:tcPr>
          <w:p w14:paraId="6B044594" w14:textId="02823765" w:rsidR="00286CC5" w:rsidRPr="00B60D70" w:rsidRDefault="00286CC5" w:rsidP="00286CC5">
            <w:pPr>
              <w:ind w:left="-24" w:right="-32"/>
              <w:jc w:val="left"/>
              <w:rPr>
                <w:sz w:val="28"/>
                <w:szCs w:val="28"/>
                <w:lang w:val="th-TH"/>
              </w:rPr>
            </w:pPr>
          </w:p>
        </w:tc>
        <w:tc>
          <w:tcPr>
            <w:tcW w:w="3787" w:type="dxa"/>
            <w:gridSpan w:val="2"/>
            <w:tcBorders>
              <w:top w:val="single" w:sz="2" w:space="0" w:color="auto"/>
              <w:left w:val="single" w:sz="2" w:space="0" w:color="auto"/>
              <w:bottom w:val="single" w:sz="2" w:space="0" w:color="auto"/>
              <w:right w:val="single" w:sz="2" w:space="0" w:color="auto"/>
            </w:tcBorders>
          </w:tcPr>
          <w:p w14:paraId="1DEE24F8" w14:textId="0477C9B7" w:rsidR="00286CC5" w:rsidRPr="00B60D70" w:rsidRDefault="00286CC5" w:rsidP="00286CC5">
            <w:pPr>
              <w:ind w:right="26"/>
              <w:jc w:val="left"/>
              <w:rPr>
                <w:sz w:val="28"/>
                <w:szCs w:val="28"/>
                <w:cs/>
                <w:lang w:val="th-TH"/>
              </w:rPr>
            </w:pPr>
          </w:p>
        </w:tc>
        <w:tc>
          <w:tcPr>
            <w:tcW w:w="848" w:type="dxa"/>
            <w:tcBorders>
              <w:top w:val="single" w:sz="2" w:space="0" w:color="auto"/>
              <w:left w:val="single" w:sz="2" w:space="0" w:color="auto"/>
              <w:bottom w:val="single" w:sz="2" w:space="0" w:color="auto"/>
              <w:right w:val="single" w:sz="2" w:space="0" w:color="auto"/>
            </w:tcBorders>
          </w:tcPr>
          <w:p w14:paraId="540D0EA4" w14:textId="1DB75257" w:rsidR="00286CC5" w:rsidRPr="00B60D70" w:rsidRDefault="00286CC5" w:rsidP="00286CC5">
            <w:pPr>
              <w:ind w:right="26"/>
              <w:jc w:val="left"/>
              <w:rPr>
                <w:sz w:val="28"/>
                <w:szCs w:val="28"/>
              </w:rPr>
            </w:pPr>
            <w:r w:rsidRPr="00B60D70">
              <w:rPr>
                <w:sz w:val="28"/>
                <w:szCs w:val="28"/>
                <w:u w:val="single"/>
              </w:rPr>
              <w:t>CLO2*</w:t>
            </w:r>
          </w:p>
        </w:tc>
        <w:tc>
          <w:tcPr>
            <w:tcW w:w="3968" w:type="dxa"/>
            <w:tcBorders>
              <w:top w:val="single" w:sz="2" w:space="0" w:color="auto"/>
              <w:left w:val="single" w:sz="2" w:space="0" w:color="auto"/>
              <w:bottom w:val="single" w:sz="2" w:space="0" w:color="auto"/>
              <w:right w:val="single" w:sz="2" w:space="0" w:color="auto"/>
            </w:tcBorders>
          </w:tcPr>
          <w:p w14:paraId="13F78D89" w14:textId="21021604" w:rsidR="00286CC5" w:rsidRPr="00B60D70" w:rsidRDefault="00286CC5" w:rsidP="00286CC5">
            <w:pPr>
              <w:ind w:right="26"/>
              <w:jc w:val="left"/>
              <w:rPr>
                <w:sz w:val="28"/>
                <w:szCs w:val="28"/>
              </w:rPr>
            </w:pPr>
            <w:r w:rsidRPr="00B60D70">
              <w:rPr>
                <w:sz w:val="28"/>
                <w:szCs w:val="28"/>
                <w:u w:val="single"/>
                <w:cs/>
              </w:rPr>
              <w:t>ออกแบบเส้นทาง ได้แก่ การวางแนวเส้นทาง โค้งทางราบและทางดิ่งได้</w:t>
            </w:r>
          </w:p>
        </w:tc>
        <w:tc>
          <w:tcPr>
            <w:tcW w:w="852" w:type="dxa"/>
            <w:tcBorders>
              <w:left w:val="single" w:sz="2" w:space="0" w:color="auto"/>
            </w:tcBorders>
            <w:vAlign w:val="center"/>
          </w:tcPr>
          <w:p w14:paraId="1AFD8016" w14:textId="4BAF0A46" w:rsidR="00286CC5" w:rsidRPr="00B60D70" w:rsidRDefault="00286CC5" w:rsidP="00286CC5">
            <w:pPr>
              <w:ind w:right="26"/>
              <w:jc w:val="center"/>
              <w:rPr>
                <w:sz w:val="28"/>
                <w:szCs w:val="28"/>
              </w:rPr>
            </w:pPr>
            <w:r w:rsidRPr="00B60D70">
              <w:rPr>
                <w:sz w:val="28"/>
                <w:szCs w:val="28"/>
                <w:u w:val="single"/>
              </w:rPr>
              <w:t>P-K3</w:t>
            </w:r>
          </w:p>
        </w:tc>
        <w:tc>
          <w:tcPr>
            <w:tcW w:w="851" w:type="dxa"/>
            <w:vAlign w:val="center"/>
          </w:tcPr>
          <w:p w14:paraId="0A279221" w14:textId="683B4469" w:rsidR="00286CC5" w:rsidRPr="00B60D70" w:rsidRDefault="00286CC5" w:rsidP="00286CC5">
            <w:pPr>
              <w:ind w:right="26"/>
              <w:jc w:val="center"/>
              <w:rPr>
                <w:sz w:val="28"/>
                <w:szCs w:val="28"/>
              </w:rPr>
            </w:pPr>
          </w:p>
        </w:tc>
        <w:tc>
          <w:tcPr>
            <w:tcW w:w="851" w:type="dxa"/>
            <w:vAlign w:val="center"/>
          </w:tcPr>
          <w:p w14:paraId="2B1DB011" w14:textId="659D8D1B" w:rsidR="00286CC5" w:rsidRPr="00B60D70" w:rsidRDefault="00286CC5" w:rsidP="00286CC5">
            <w:pPr>
              <w:ind w:right="26"/>
              <w:jc w:val="center"/>
              <w:rPr>
                <w:sz w:val="28"/>
                <w:szCs w:val="28"/>
              </w:rPr>
            </w:pPr>
          </w:p>
        </w:tc>
        <w:tc>
          <w:tcPr>
            <w:tcW w:w="851" w:type="dxa"/>
            <w:vAlign w:val="center"/>
          </w:tcPr>
          <w:p w14:paraId="2CF838DF" w14:textId="72453F62" w:rsidR="00286CC5" w:rsidRPr="00B60D70" w:rsidRDefault="00286CC5" w:rsidP="00286CC5">
            <w:pPr>
              <w:ind w:right="26"/>
              <w:jc w:val="center"/>
              <w:rPr>
                <w:sz w:val="28"/>
                <w:szCs w:val="28"/>
              </w:rPr>
            </w:pPr>
          </w:p>
        </w:tc>
        <w:tc>
          <w:tcPr>
            <w:tcW w:w="854" w:type="dxa"/>
            <w:gridSpan w:val="2"/>
            <w:vAlign w:val="center"/>
          </w:tcPr>
          <w:p w14:paraId="49AA7B6F" w14:textId="551719CA" w:rsidR="00286CC5" w:rsidRPr="00B60D70" w:rsidRDefault="00286CC5" w:rsidP="00286CC5">
            <w:pPr>
              <w:ind w:right="26"/>
              <w:jc w:val="center"/>
              <w:rPr>
                <w:sz w:val="28"/>
                <w:szCs w:val="28"/>
              </w:rPr>
            </w:pPr>
          </w:p>
        </w:tc>
      </w:tr>
      <w:tr w:rsidR="00B60D70" w:rsidRPr="00B60D70" w14:paraId="0CC164E5" w14:textId="77777777" w:rsidTr="00932286">
        <w:tc>
          <w:tcPr>
            <w:tcW w:w="1027" w:type="dxa"/>
            <w:tcBorders>
              <w:top w:val="single" w:sz="2" w:space="0" w:color="auto"/>
              <w:bottom w:val="single" w:sz="2" w:space="0" w:color="auto"/>
              <w:right w:val="single" w:sz="2" w:space="0" w:color="auto"/>
            </w:tcBorders>
          </w:tcPr>
          <w:p w14:paraId="7779933F" w14:textId="5A20D5F3" w:rsidR="00286CC5" w:rsidRPr="00B60D70" w:rsidRDefault="00B91175" w:rsidP="00286CC5">
            <w:pPr>
              <w:ind w:left="-24" w:right="-32"/>
              <w:jc w:val="left"/>
              <w:rPr>
                <w:sz w:val="28"/>
                <w:szCs w:val="28"/>
              </w:rPr>
            </w:pPr>
            <w:r w:rsidRPr="00B60D70">
              <w:rPr>
                <w:sz w:val="28"/>
                <w:szCs w:val="28"/>
              </w:rPr>
              <w:t xml:space="preserve">CTE </w:t>
            </w:r>
            <w:r w:rsidR="00286CC5" w:rsidRPr="00B60D70">
              <w:rPr>
                <w:sz w:val="28"/>
                <w:szCs w:val="28"/>
              </w:rPr>
              <w:t>335</w:t>
            </w:r>
          </w:p>
        </w:tc>
        <w:tc>
          <w:tcPr>
            <w:tcW w:w="3787" w:type="dxa"/>
            <w:gridSpan w:val="2"/>
            <w:tcBorders>
              <w:top w:val="single" w:sz="2" w:space="0" w:color="auto"/>
              <w:left w:val="single" w:sz="2" w:space="0" w:color="auto"/>
              <w:bottom w:val="single" w:sz="2" w:space="0" w:color="auto"/>
              <w:right w:val="single" w:sz="2" w:space="0" w:color="auto"/>
            </w:tcBorders>
          </w:tcPr>
          <w:p w14:paraId="0A580CDA" w14:textId="77777777" w:rsidR="00921E84" w:rsidRPr="00B60D70" w:rsidRDefault="00286CC5" w:rsidP="00286CC5">
            <w:pPr>
              <w:ind w:right="26"/>
              <w:jc w:val="left"/>
              <w:rPr>
                <w:sz w:val="28"/>
                <w:szCs w:val="28"/>
              </w:rPr>
            </w:pPr>
            <w:r w:rsidRPr="00B60D70">
              <w:rPr>
                <w:sz w:val="28"/>
                <w:szCs w:val="28"/>
                <w:cs/>
              </w:rPr>
              <w:t>ปฏิบัติการทดสอบวิศวกรรมการทาง (</w:t>
            </w:r>
            <w:r w:rsidRPr="00B60D70">
              <w:rPr>
                <w:sz w:val="28"/>
                <w:szCs w:val="28"/>
              </w:rPr>
              <w:t xml:space="preserve">Highway Materials Testing) </w:t>
            </w:r>
          </w:p>
          <w:p w14:paraId="0E12CD14" w14:textId="429C899C" w:rsidR="00286CC5" w:rsidRPr="00B60D70" w:rsidRDefault="00286CC5" w:rsidP="00286CC5">
            <w:pPr>
              <w:ind w:right="26"/>
              <w:jc w:val="left"/>
              <w:rPr>
                <w:sz w:val="28"/>
                <w:szCs w:val="28"/>
                <w:cs/>
              </w:rPr>
            </w:pPr>
            <w:r w:rsidRPr="00B60D70">
              <w:rPr>
                <w:sz w:val="28"/>
                <w:szCs w:val="28"/>
              </w:rPr>
              <w:t>1 (0-3-</w:t>
            </w:r>
            <w:r w:rsidR="008E495C" w:rsidRPr="00B60D70">
              <w:rPr>
                <w:sz w:val="28"/>
                <w:szCs w:val="28"/>
              </w:rPr>
              <w:t>2</w:t>
            </w:r>
            <w:r w:rsidRPr="00B60D70">
              <w:rPr>
                <w:sz w:val="28"/>
                <w:szCs w:val="28"/>
              </w:rPr>
              <w:t>)</w:t>
            </w:r>
          </w:p>
        </w:tc>
        <w:tc>
          <w:tcPr>
            <w:tcW w:w="848" w:type="dxa"/>
            <w:tcBorders>
              <w:top w:val="single" w:sz="2" w:space="0" w:color="auto"/>
              <w:left w:val="single" w:sz="2" w:space="0" w:color="auto"/>
              <w:bottom w:val="single" w:sz="2" w:space="0" w:color="auto"/>
              <w:right w:val="single" w:sz="2" w:space="0" w:color="auto"/>
            </w:tcBorders>
          </w:tcPr>
          <w:p w14:paraId="02522F0B" w14:textId="708997AD" w:rsidR="00286CC5" w:rsidRPr="00B60D70" w:rsidRDefault="00286CC5" w:rsidP="00286CC5">
            <w:pPr>
              <w:ind w:right="26"/>
              <w:jc w:val="left"/>
              <w:rPr>
                <w:sz w:val="28"/>
                <w:szCs w:val="28"/>
              </w:rPr>
            </w:pPr>
            <w:r w:rsidRPr="00B60D70">
              <w:rPr>
                <w:sz w:val="28"/>
                <w:szCs w:val="28"/>
              </w:rPr>
              <w:t>CLO1</w:t>
            </w:r>
          </w:p>
        </w:tc>
        <w:tc>
          <w:tcPr>
            <w:tcW w:w="3968" w:type="dxa"/>
            <w:tcBorders>
              <w:top w:val="single" w:sz="2" w:space="0" w:color="auto"/>
              <w:left w:val="single" w:sz="2" w:space="0" w:color="auto"/>
              <w:bottom w:val="single" w:sz="2" w:space="0" w:color="auto"/>
              <w:right w:val="single" w:sz="2" w:space="0" w:color="auto"/>
            </w:tcBorders>
          </w:tcPr>
          <w:p w14:paraId="25E36402" w14:textId="542942FD" w:rsidR="00286CC5" w:rsidRPr="00B60D70" w:rsidRDefault="00286CC5" w:rsidP="00286CC5">
            <w:pPr>
              <w:ind w:right="26"/>
              <w:jc w:val="left"/>
              <w:rPr>
                <w:sz w:val="28"/>
                <w:szCs w:val="28"/>
              </w:rPr>
            </w:pPr>
            <w:r w:rsidRPr="00B60D70">
              <w:rPr>
                <w:sz w:val="28"/>
                <w:szCs w:val="28"/>
                <w:cs/>
              </w:rPr>
              <w:t>ปฏิบัติการทดสอบ และใช้เครื่องมือ อุปกรณ์สำหรับทดสอบวัสดุในงานทางได้ตามมาตรฐานสากล</w:t>
            </w:r>
          </w:p>
        </w:tc>
        <w:tc>
          <w:tcPr>
            <w:tcW w:w="852" w:type="dxa"/>
            <w:tcBorders>
              <w:left w:val="single" w:sz="2" w:space="0" w:color="auto"/>
            </w:tcBorders>
            <w:vAlign w:val="center"/>
          </w:tcPr>
          <w:p w14:paraId="1F805E3F" w14:textId="4DFBD3DA" w:rsidR="00286CC5" w:rsidRPr="00B60D70" w:rsidRDefault="00304C8F" w:rsidP="00286CC5">
            <w:pPr>
              <w:ind w:right="26"/>
              <w:jc w:val="center"/>
              <w:rPr>
                <w:sz w:val="28"/>
                <w:szCs w:val="28"/>
              </w:rPr>
            </w:pPr>
            <w:r w:rsidRPr="00B60D70">
              <w:rPr>
                <w:sz w:val="28"/>
                <w:szCs w:val="28"/>
              </w:rPr>
              <w:t> </w:t>
            </w:r>
          </w:p>
        </w:tc>
        <w:tc>
          <w:tcPr>
            <w:tcW w:w="851" w:type="dxa"/>
            <w:vAlign w:val="center"/>
          </w:tcPr>
          <w:p w14:paraId="1AAC663D" w14:textId="50FB3A45" w:rsidR="00286CC5" w:rsidRPr="00B60D70" w:rsidRDefault="00304C8F" w:rsidP="00286CC5">
            <w:pPr>
              <w:ind w:right="26"/>
              <w:jc w:val="center"/>
              <w:rPr>
                <w:sz w:val="28"/>
                <w:szCs w:val="28"/>
              </w:rPr>
            </w:pPr>
            <w:r w:rsidRPr="00B60D70">
              <w:rPr>
                <w:sz w:val="28"/>
                <w:szCs w:val="28"/>
              </w:rPr>
              <w:t> </w:t>
            </w:r>
          </w:p>
        </w:tc>
        <w:tc>
          <w:tcPr>
            <w:tcW w:w="851" w:type="dxa"/>
            <w:vAlign w:val="center"/>
          </w:tcPr>
          <w:p w14:paraId="62DAF359" w14:textId="3A865C2B" w:rsidR="00286CC5" w:rsidRPr="00B60D70" w:rsidRDefault="00286CC5" w:rsidP="00286CC5">
            <w:pPr>
              <w:ind w:right="26"/>
              <w:jc w:val="center"/>
              <w:rPr>
                <w:sz w:val="28"/>
                <w:szCs w:val="28"/>
              </w:rPr>
            </w:pPr>
            <w:r w:rsidRPr="00B60D70">
              <w:rPr>
                <w:sz w:val="28"/>
                <w:szCs w:val="28"/>
              </w:rPr>
              <w:t>P-K2</w:t>
            </w:r>
          </w:p>
        </w:tc>
        <w:tc>
          <w:tcPr>
            <w:tcW w:w="851" w:type="dxa"/>
            <w:vAlign w:val="center"/>
          </w:tcPr>
          <w:p w14:paraId="04B67839" w14:textId="4F8AA64D" w:rsidR="00286CC5" w:rsidRPr="00B60D70" w:rsidRDefault="00304C8F" w:rsidP="00286CC5">
            <w:pPr>
              <w:ind w:right="26"/>
              <w:jc w:val="center"/>
              <w:rPr>
                <w:sz w:val="28"/>
                <w:szCs w:val="28"/>
              </w:rPr>
            </w:pPr>
            <w:r w:rsidRPr="00B60D70">
              <w:rPr>
                <w:sz w:val="28"/>
                <w:szCs w:val="28"/>
              </w:rPr>
              <w:t> </w:t>
            </w:r>
          </w:p>
        </w:tc>
        <w:tc>
          <w:tcPr>
            <w:tcW w:w="854" w:type="dxa"/>
            <w:gridSpan w:val="2"/>
            <w:vAlign w:val="center"/>
          </w:tcPr>
          <w:p w14:paraId="672EE2D8" w14:textId="151AB928" w:rsidR="00286CC5" w:rsidRPr="00B60D70" w:rsidRDefault="00304C8F" w:rsidP="00286CC5">
            <w:pPr>
              <w:ind w:right="26"/>
              <w:jc w:val="center"/>
              <w:rPr>
                <w:sz w:val="28"/>
                <w:szCs w:val="28"/>
              </w:rPr>
            </w:pPr>
            <w:r w:rsidRPr="00B60D70">
              <w:rPr>
                <w:sz w:val="28"/>
                <w:szCs w:val="28"/>
              </w:rPr>
              <w:t> </w:t>
            </w:r>
          </w:p>
        </w:tc>
      </w:tr>
      <w:tr w:rsidR="00B60D70" w:rsidRPr="00B60D70" w14:paraId="675E8EED" w14:textId="77777777" w:rsidTr="00932286">
        <w:tc>
          <w:tcPr>
            <w:tcW w:w="1027" w:type="dxa"/>
            <w:tcBorders>
              <w:top w:val="single" w:sz="2" w:space="0" w:color="auto"/>
              <w:bottom w:val="single" w:sz="2" w:space="0" w:color="auto"/>
              <w:right w:val="single" w:sz="2" w:space="0" w:color="auto"/>
            </w:tcBorders>
          </w:tcPr>
          <w:p w14:paraId="2A771F98" w14:textId="36C13358" w:rsidR="00286CC5" w:rsidRPr="00B60D70" w:rsidRDefault="00286CC5" w:rsidP="00286CC5">
            <w:pPr>
              <w:ind w:left="-24" w:right="-32"/>
              <w:jc w:val="left"/>
              <w:rPr>
                <w:sz w:val="28"/>
                <w:szCs w:val="28"/>
              </w:rPr>
            </w:pPr>
          </w:p>
        </w:tc>
        <w:tc>
          <w:tcPr>
            <w:tcW w:w="3787" w:type="dxa"/>
            <w:gridSpan w:val="2"/>
            <w:tcBorders>
              <w:top w:val="single" w:sz="2" w:space="0" w:color="auto"/>
              <w:left w:val="single" w:sz="2" w:space="0" w:color="auto"/>
              <w:bottom w:val="single" w:sz="2" w:space="0" w:color="auto"/>
              <w:right w:val="single" w:sz="2" w:space="0" w:color="auto"/>
            </w:tcBorders>
          </w:tcPr>
          <w:p w14:paraId="3703D646" w14:textId="5893BCDC" w:rsidR="00286CC5" w:rsidRPr="00B60D70" w:rsidRDefault="00286CC5" w:rsidP="00286CC5">
            <w:pPr>
              <w:ind w:right="26"/>
              <w:jc w:val="left"/>
              <w:rPr>
                <w:sz w:val="28"/>
                <w:szCs w:val="28"/>
                <w:cs/>
              </w:rPr>
            </w:pPr>
          </w:p>
        </w:tc>
        <w:tc>
          <w:tcPr>
            <w:tcW w:w="848" w:type="dxa"/>
            <w:tcBorders>
              <w:top w:val="single" w:sz="2" w:space="0" w:color="auto"/>
              <w:left w:val="single" w:sz="2" w:space="0" w:color="auto"/>
              <w:bottom w:val="single" w:sz="2" w:space="0" w:color="auto"/>
              <w:right w:val="single" w:sz="2" w:space="0" w:color="auto"/>
            </w:tcBorders>
          </w:tcPr>
          <w:p w14:paraId="293FFCEB" w14:textId="0E35427A" w:rsidR="00286CC5" w:rsidRPr="00B60D70" w:rsidRDefault="00286CC5" w:rsidP="00286CC5">
            <w:pPr>
              <w:ind w:right="26"/>
              <w:jc w:val="left"/>
              <w:rPr>
                <w:sz w:val="28"/>
                <w:szCs w:val="28"/>
              </w:rPr>
            </w:pPr>
            <w:r w:rsidRPr="00B60D70">
              <w:rPr>
                <w:sz w:val="28"/>
                <w:szCs w:val="28"/>
              </w:rPr>
              <w:t>CLO2</w:t>
            </w:r>
          </w:p>
        </w:tc>
        <w:tc>
          <w:tcPr>
            <w:tcW w:w="3968" w:type="dxa"/>
            <w:tcBorders>
              <w:top w:val="single" w:sz="2" w:space="0" w:color="auto"/>
              <w:left w:val="single" w:sz="2" w:space="0" w:color="auto"/>
              <w:bottom w:val="single" w:sz="2" w:space="0" w:color="auto"/>
              <w:right w:val="single" w:sz="2" w:space="0" w:color="auto"/>
            </w:tcBorders>
          </w:tcPr>
          <w:p w14:paraId="16D693C6" w14:textId="443C9BAC" w:rsidR="00286CC5" w:rsidRPr="00B60D70" w:rsidRDefault="00286CC5" w:rsidP="00286CC5">
            <w:pPr>
              <w:ind w:right="26"/>
              <w:jc w:val="left"/>
              <w:rPr>
                <w:sz w:val="28"/>
                <w:szCs w:val="28"/>
              </w:rPr>
            </w:pPr>
            <w:r w:rsidRPr="00B60D70">
              <w:rPr>
                <w:sz w:val="28"/>
                <w:szCs w:val="28"/>
                <w:cs/>
              </w:rPr>
              <w:t>วิเคราะห์ผลที่ได้จากการทดสอบวัสดุในงานทางได้</w:t>
            </w:r>
          </w:p>
        </w:tc>
        <w:tc>
          <w:tcPr>
            <w:tcW w:w="852" w:type="dxa"/>
            <w:tcBorders>
              <w:left w:val="single" w:sz="2" w:space="0" w:color="auto"/>
            </w:tcBorders>
            <w:vAlign w:val="center"/>
          </w:tcPr>
          <w:p w14:paraId="40EFC296" w14:textId="642CEF65" w:rsidR="00286CC5" w:rsidRPr="00B60D70" w:rsidRDefault="00304C8F" w:rsidP="00286CC5">
            <w:pPr>
              <w:ind w:right="26"/>
              <w:jc w:val="center"/>
              <w:rPr>
                <w:sz w:val="28"/>
                <w:szCs w:val="28"/>
              </w:rPr>
            </w:pPr>
            <w:r w:rsidRPr="00B60D70">
              <w:rPr>
                <w:sz w:val="28"/>
                <w:szCs w:val="28"/>
              </w:rPr>
              <w:t> </w:t>
            </w:r>
          </w:p>
        </w:tc>
        <w:tc>
          <w:tcPr>
            <w:tcW w:w="851" w:type="dxa"/>
            <w:vAlign w:val="center"/>
          </w:tcPr>
          <w:p w14:paraId="4908BC0C" w14:textId="2AE8F4B2" w:rsidR="00286CC5" w:rsidRPr="00B60D70" w:rsidRDefault="00304C8F" w:rsidP="00286CC5">
            <w:pPr>
              <w:ind w:right="26"/>
              <w:jc w:val="center"/>
              <w:rPr>
                <w:sz w:val="28"/>
                <w:szCs w:val="28"/>
              </w:rPr>
            </w:pPr>
            <w:r w:rsidRPr="00B60D70">
              <w:rPr>
                <w:sz w:val="28"/>
                <w:szCs w:val="28"/>
              </w:rPr>
              <w:t> </w:t>
            </w:r>
          </w:p>
        </w:tc>
        <w:tc>
          <w:tcPr>
            <w:tcW w:w="851" w:type="dxa"/>
            <w:vAlign w:val="center"/>
          </w:tcPr>
          <w:p w14:paraId="6F23041B" w14:textId="0EBC106D" w:rsidR="00286CC5" w:rsidRPr="00B60D70" w:rsidRDefault="00286CC5" w:rsidP="00286CC5">
            <w:pPr>
              <w:ind w:right="26"/>
              <w:jc w:val="center"/>
              <w:rPr>
                <w:sz w:val="28"/>
                <w:szCs w:val="28"/>
              </w:rPr>
            </w:pPr>
            <w:r w:rsidRPr="00B60D70">
              <w:rPr>
                <w:sz w:val="28"/>
                <w:szCs w:val="28"/>
              </w:rPr>
              <w:t>P-K3</w:t>
            </w:r>
          </w:p>
        </w:tc>
        <w:tc>
          <w:tcPr>
            <w:tcW w:w="851" w:type="dxa"/>
            <w:vAlign w:val="center"/>
          </w:tcPr>
          <w:p w14:paraId="2D61614B" w14:textId="5FCEEDD4" w:rsidR="00286CC5" w:rsidRPr="00B60D70" w:rsidRDefault="00304C8F" w:rsidP="00286CC5">
            <w:pPr>
              <w:ind w:right="26"/>
              <w:jc w:val="center"/>
              <w:rPr>
                <w:sz w:val="28"/>
                <w:szCs w:val="28"/>
              </w:rPr>
            </w:pPr>
            <w:r w:rsidRPr="00B60D70">
              <w:rPr>
                <w:sz w:val="28"/>
                <w:szCs w:val="28"/>
              </w:rPr>
              <w:t> </w:t>
            </w:r>
          </w:p>
        </w:tc>
        <w:tc>
          <w:tcPr>
            <w:tcW w:w="854" w:type="dxa"/>
            <w:gridSpan w:val="2"/>
            <w:vAlign w:val="center"/>
          </w:tcPr>
          <w:p w14:paraId="0BDE39DD" w14:textId="2086BBC1" w:rsidR="00286CC5" w:rsidRPr="00B60D70" w:rsidRDefault="00304C8F" w:rsidP="00286CC5">
            <w:pPr>
              <w:ind w:right="26"/>
              <w:jc w:val="center"/>
              <w:rPr>
                <w:sz w:val="28"/>
                <w:szCs w:val="28"/>
              </w:rPr>
            </w:pPr>
            <w:r w:rsidRPr="00B60D70">
              <w:rPr>
                <w:sz w:val="28"/>
                <w:szCs w:val="28"/>
              </w:rPr>
              <w:t> </w:t>
            </w:r>
          </w:p>
        </w:tc>
      </w:tr>
      <w:tr w:rsidR="00B60D70" w:rsidRPr="00B60D70" w14:paraId="728A3999" w14:textId="77777777" w:rsidTr="008B0D05">
        <w:tc>
          <w:tcPr>
            <w:tcW w:w="1027" w:type="dxa"/>
            <w:tcBorders>
              <w:top w:val="single" w:sz="2" w:space="0" w:color="auto"/>
              <w:bottom w:val="single" w:sz="2" w:space="0" w:color="auto"/>
              <w:right w:val="single" w:sz="2" w:space="0" w:color="auto"/>
            </w:tcBorders>
          </w:tcPr>
          <w:p w14:paraId="15F88F7D" w14:textId="27E3BBB9" w:rsidR="00286CC5" w:rsidRPr="00B60D70" w:rsidRDefault="00286CC5" w:rsidP="00286CC5">
            <w:pPr>
              <w:ind w:left="-24" w:right="-32"/>
              <w:jc w:val="left"/>
              <w:rPr>
                <w:sz w:val="28"/>
                <w:szCs w:val="28"/>
              </w:rPr>
            </w:pPr>
          </w:p>
        </w:tc>
        <w:tc>
          <w:tcPr>
            <w:tcW w:w="3787" w:type="dxa"/>
            <w:gridSpan w:val="2"/>
            <w:tcBorders>
              <w:top w:val="single" w:sz="2" w:space="0" w:color="auto"/>
              <w:left w:val="single" w:sz="2" w:space="0" w:color="auto"/>
              <w:bottom w:val="single" w:sz="2" w:space="0" w:color="auto"/>
              <w:right w:val="single" w:sz="2" w:space="0" w:color="auto"/>
            </w:tcBorders>
          </w:tcPr>
          <w:p w14:paraId="7BA5761D" w14:textId="5BCECEE3" w:rsidR="00286CC5" w:rsidRPr="00B60D70" w:rsidRDefault="00286CC5" w:rsidP="00286CC5">
            <w:pPr>
              <w:ind w:right="26"/>
              <w:jc w:val="left"/>
              <w:rPr>
                <w:sz w:val="28"/>
                <w:szCs w:val="28"/>
                <w:cs/>
              </w:rPr>
            </w:pPr>
          </w:p>
        </w:tc>
        <w:tc>
          <w:tcPr>
            <w:tcW w:w="848" w:type="dxa"/>
            <w:tcBorders>
              <w:top w:val="single" w:sz="2" w:space="0" w:color="auto"/>
              <w:left w:val="single" w:sz="2" w:space="0" w:color="auto"/>
              <w:bottom w:val="single" w:sz="2" w:space="0" w:color="auto"/>
              <w:right w:val="single" w:sz="2" w:space="0" w:color="auto"/>
            </w:tcBorders>
          </w:tcPr>
          <w:p w14:paraId="15B13039" w14:textId="2F0A1924" w:rsidR="00286CC5" w:rsidRPr="00B60D70" w:rsidRDefault="00286CC5" w:rsidP="00286CC5">
            <w:pPr>
              <w:ind w:right="26"/>
              <w:jc w:val="left"/>
              <w:rPr>
                <w:sz w:val="28"/>
                <w:szCs w:val="28"/>
              </w:rPr>
            </w:pPr>
            <w:r w:rsidRPr="00B60D70">
              <w:rPr>
                <w:sz w:val="28"/>
                <w:szCs w:val="28"/>
                <w:u w:val="single"/>
              </w:rPr>
              <w:t>CLO3*</w:t>
            </w:r>
          </w:p>
        </w:tc>
        <w:tc>
          <w:tcPr>
            <w:tcW w:w="3968" w:type="dxa"/>
            <w:tcBorders>
              <w:top w:val="single" w:sz="2" w:space="0" w:color="auto"/>
              <w:left w:val="single" w:sz="2" w:space="0" w:color="auto"/>
              <w:bottom w:val="single" w:sz="2" w:space="0" w:color="auto"/>
              <w:right w:val="single" w:sz="2" w:space="0" w:color="auto"/>
            </w:tcBorders>
          </w:tcPr>
          <w:p w14:paraId="4993AD95" w14:textId="2BD8248D" w:rsidR="00286CC5" w:rsidRPr="00B60D70" w:rsidRDefault="00286CC5" w:rsidP="00286CC5">
            <w:pPr>
              <w:ind w:right="26"/>
              <w:jc w:val="left"/>
              <w:rPr>
                <w:sz w:val="28"/>
                <w:szCs w:val="28"/>
              </w:rPr>
            </w:pPr>
            <w:r w:rsidRPr="00B60D70">
              <w:rPr>
                <w:sz w:val="28"/>
                <w:szCs w:val="28"/>
                <w:u w:val="single"/>
                <w:cs/>
              </w:rPr>
              <w:t>จัดทำรายงานผลการทดสอบและอธิบายผลจากการทดสอบได้อย่างถูกต้อง</w:t>
            </w:r>
          </w:p>
        </w:tc>
        <w:tc>
          <w:tcPr>
            <w:tcW w:w="852" w:type="dxa"/>
            <w:tcBorders>
              <w:left w:val="single" w:sz="2" w:space="0" w:color="auto"/>
            </w:tcBorders>
          </w:tcPr>
          <w:p w14:paraId="417713C8" w14:textId="085AA41C" w:rsidR="00286CC5" w:rsidRPr="00B60D70" w:rsidRDefault="00286CC5" w:rsidP="00286CC5">
            <w:pPr>
              <w:ind w:right="26"/>
              <w:jc w:val="center"/>
              <w:rPr>
                <w:sz w:val="28"/>
                <w:szCs w:val="28"/>
              </w:rPr>
            </w:pPr>
          </w:p>
        </w:tc>
        <w:tc>
          <w:tcPr>
            <w:tcW w:w="851" w:type="dxa"/>
          </w:tcPr>
          <w:p w14:paraId="103EB3A7" w14:textId="44BC56CC" w:rsidR="00286CC5" w:rsidRPr="00B60D70" w:rsidRDefault="00286CC5" w:rsidP="00286CC5">
            <w:pPr>
              <w:ind w:right="26"/>
              <w:jc w:val="center"/>
              <w:rPr>
                <w:sz w:val="28"/>
                <w:szCs w:val="28"/>
              </w:rPr>
            </w:pPr>
          </w:p>
        </w:tc>
        <w:tc>
          <w:tcPr>
            <w:tcW w:w="851" w:type="dxa"/>
          </w:tcPr>
          <w:p w14:paraId="507ED8E5" w14:textId="394D1D8D" w:rsidR="00286CC5" w:rsidRPr="00B60D70" w:rsidRDefault="00286CC5" w:rsidP="00286CC5">
            <w:pPr>
              <w:ind w:right="26"/>
              <w:jc w:val="center"/>
              <w:rPr>
                <w:sz w:val="28"/>
                <w:szCs w:val="28"/>
              </w:rPr>
            </w:pPr>
            <w:r w:rsidRPr="00B60D70">
              <w:rPr>
                <w:sz w:val="28"/>
                <w:szCs w:val="28"/>
                <w:u w:val="single"/>
              </w:rPr>
              <w:t>P-K4</w:t>
            </w:r>
          </w:p>
        </w:tc>
        <w:tc>
          <w:tcPr>
            <w:tcW w:w="851" w:type="dxa"/>
          </w:tcPr>
          <w:p w14:paraId="2D53B11E" w14:textId="46552032" w:rsidR="00286CC5" w:rsidRPr="00B60D70" w:rsidRDefault="00286CC5" w:rsidP="00286CC5">
            <w:pPr>
              <w:ind w:right="26"/>
              <w:jc w:val="center"/>
              <w:rPr>
                <w:sz w:val="28"/>
                <w:szCs w:val="28"/>
              </w:rPr>
            </w:pPr>
          </w:p>
        </w:tc>
        <w:tc>
          <w:tcPr>
            <w:tcW w:w="854" w:type="dxa"/>
            <w:gridSpan w:val="2"/>
          </w:tcPr>
          <w:p w14:paraId="7EBEA343" w14:textId="18566B0A" w:rsidR="00286CC5" w:rsidRPr="00B60D70" w:rsidRDefault="00286CC5" w:rsidP="00286CC5">
            <w:pPr>
              <w:ind w:right="26"/>
              <w:jc w:val="center"/>
              <w:rPr>
                <w:sz w:val="28"/>
                <w:szCs w:val="28"/>
              </w:rPr>
            </w:pPr>
          </w:p>
        </w:tc>
      </w:tr>
      <w:tr w:rsidR="00B60D70" w:rsidRPr="00B60D70" w14:paraId="240B5A94" w14:textId="77777777" w:rsidTr="00932286">
        <w:tc>
          <w:tcPr>
            <w:tcW w:w="1027" w:type="dxa"/>
            <w:tcBorders>
              <w:top w:val="single" w:sz="2" w:space="0" w:color="auto"/>
              <w:bottom w:val="single" w:sz="2" w:space="0" w:color="auto"/>
              <w:right w:val="single" w:sz="2" w:space="0" w:color="auto"/>
            </w:tcBorders>
          </w:tcPr>
          <w:p w14:paraId="7248524C" w14:textId="39D4CD87" w:rsidR="00286CC5" w:rsidRPr="00B60D70" w:rsidRDefault="00B91175" w:rsidP="00286CC5">
            <w:pPr>
              <w:ind w:left="-24" w:right="-32"/>
              <w:jc w:val="left"/>
              <w:rPr>
                <w:sz w:val="28"/>
                <w:szCs w:val="28"/>
              </w:rPr>
            </w:pPr>
            <w:r w:rsidRPr="00B60D70">
              <w:rPr>
                <w:sz w:val="28"/>
                <w:szCs w:val="28"/>
              </w:rPr>
              <w:t xml:space="preserve">CTE </w:t>
            </w:r>
            <w:r w:rsidR="00286CC5" w:rsidRPr="00B60D70">
              <w:rPr>
                <w:sz w:val="28"/>
                <w:szCs w:val="28"/>
              </w:rPr>
              <w:t>395</w:t>
            </w:r>
          </w:p>
        </w:tc>
        <w:tc>
          <w:tcPr>
            <w:tcW w:w="3787" w:type="dxa"/>
            <w:gridSpan w:val="2"/>
            <w:tcBorders>
              <w:top w:val="single" w:sz="2" w:space="0" w:color="auto"/>
              <w:left w:val="single" w:sz="2" w:space="0" w:color="auto"/>
              <w:bottom w:val="single" w:sz="2" w:space="0" w:color="auto"/>
              <w:right w:val="single" w:sz="2" w:space="0" w:color="auto"/>
            </w:tcBorders>
          </w:tcPr>
          <w:p w14:paraId="4B428244" w14:textId="77777777" w:rsidR="00921E84" w:rsidRPr="00B60D70" w:rsidRDefault="00286CC5" w:rsidP="00286CC5">
            <w:pPr>
              <w:ind w:right="26"/>
              <w:jc w:val="left"/>
              <w:rPr>
                <w:sz w:val="28"/>
                <w:szCs w:val="28"/>
              </w:rPr>
            </w:pPr>
            <w:r w:rsidRPr="00B60D70">
              <w:rPr>
                <w:sz w:val="28"/>
                <w:szCs w:val="28"/>
                <w:cs/>
              </w:rPr>
              <w:t>การฝึกงานทางวิศวกรรมโยธา (</w:t>
            </w:r>
            <w:r w:rsidRPr="00B60D70">
              <w:rPr>
                <w:sz w:val="28"/>
                <w:szCs w:val="28"/>
              </w:rPr>
              <w:t xml:space="preserve">Field Experience in Civil Engineering) </w:t>
            </w:r>
          </w:p>
          <w:p w14:paraId="5B8A14C9" w14:textId="6EF1BF3D" w:rsidR="00286CC5" w:rsidRPr="00B60D70" w:rsidRDefault="00286CC5" w:rsidP="00286CC5">
            <w:pPr>
              <w:ind w:right="26"/>
              <w:jc w:val="left"/>
              <w:rPr>
                <w:sz w:val="28"/>
                <w:szCs w:val="28"/>
                <w:cs/>
              </w:rPr>
            </w:pPr>
            <w:r w:rsidRPr="00B60D70">
              <w:rPr>
                <w:sz w:val="28"/>
                <w:szCs w:val="28"/>
              </w:rPr>
              <w:t>1 (S/U)</w:t>
            </w:r>
          </w:p>
        </w:tc>
        <w:tc>
          <w:tcPr>
            <w:tcW w:w="848" w:type="dxa"/>
            <w:tcBorders>
              <w:top w:val="single" w:sz="2" w:space="0" w:color="auto"/>
              <w:left w:val="single" w:sz="2" w:space="0" w:color="auto"/>
              <w:bottom w:val="single" w:sz="2" w:space="0" w:color="auto"/>
              <w:right w:val="single" w:sz="2" w:space="0" w:color="auto"/>
            </w:tcBorders>
          </w:tcPr>
          <w:p w14:paraId="5B4C4181" w14:textId="0E028E70" w:rsidR="00286CC5" w:rsidRPr="00B60D70" w:rsidRDefault="00286CC5" w:rsidP="00286CC5">
            <w:pPr>
              <w:ind w:right="26"/>
              <w:jc w:val="left"/>
              <w:rPr>
                <w:sz w:val="28"/>
                <w:szCs w:val="28"/>
              </w:rPr>
            </w:pPr>
            <w:r w:rsidRPr="00B60D70">
              <w:rPr>
                <w:sz w:val="28"/>
                <w:szCs w:val="28"/>
              </w:rPr>
              <w:t>CLO1</w:t>
            </w:r>
          </w:p>
        </w:tc>
        <w:tc>
          <w:tcPr>
            <w:tcW w:w="3968" w:type="dxa"/>
            <w:tcBorders>
              <w:top w:val="single" w:sz="2" w:space="0" w:color="auto"/>
              <w:left w:val="single" w:sz="2" w:space="0" w:color="auto"/>
              <w:bottom w:val="single" w:sz="2" w:space="0" w:color="auto"/>
              <w:right w:val="single" w:sz="2" w:space="0" w:color="auto"/>
            </w:tcBorders>
          </w:tcPr>
          <w:p w14:paraId="1779CD94" w14:textId="2B2DD9BD" w:rsidR="00286CC5" w:rsidRPr="00B60D70" w:rsidRDefault="00286CC5" w:rsidP="00286CC5">
            <w:pPr>
              <w:ind w:right="26"/>
              <w:jc w:val="left"/>
              <w:rPr>
                <w:sz w:val="28"/>
                <w:szCs w:val="28"/>
              </w:rPr>
            </w:pPr>
            <w:r w:rsidRPr="00B60D70">
              <w:rPr>
                <w:sz w:val="28"/>
                <w:szCs w:val="28"/>
                <w:cs/>
              </w:rPr>
              <w:t>นำประมวลองค์ความรู้งานก่อสร้างใช้ในการฝึกงานภาคปฏิบัติจริง</w:t>
            </w:r>
          </w:p>
        </w:tc>
        <w:tc>
          <w:tcPr>
            <w:tcW w:w="852" w:type="dxa"/>
            <w:tcBorders>
              <w:left w:val="single" w:sz="2" w:space="0" w:color="auto"/>
            </w:tcBorders>
            <w:vAlign w:val="center"/>
          </w:tcPr>
          <w:p w14:paraId="36D066D5" w14:textId="3CFF5B1A" w:rsidR="00286CC5" w:rsidRPr="00B60D70" w:rsidRDefault="00286CC5" w:rsidP="00286CC5">
            <w:pPr>
              <w:ind w:right="26"/>
              <w:jc w:val="center"/>
              <w:rPr>
                <w:sz w:val="28"/>
                <w:szCs w:val="28"/>
              </w:rPr>
            </w:pPr>
            <w:r w:rsidRPr="00B60D70">
              <w:rPr>
                <w:sz w:val="28"/>
                <w:szCs w:val="28"/>
              </w:rPr>
              <w:t>P-K3</w:t>
            </w:r>
          </w:p>
        </w:tc>
        <w:tc>
          <w:tcPr>
            <w:tcW w:w="851" w:type="dxa"/>
            <w:vAlign w:val="center"/>
          </w:tcPr>
          <w:p w14:paraId="7405B877" w14:textId="2B56D8A0" w:rsidR="00286CC5" w:rsidRPr="00B60D70" w:rsidRDefault="002653E7" w:rsidP="00286CC5">
            <w:pPr>
              <w:ind w:right="26"/>
              <w:jc w:val="center"/>
              <w:rPr>
                <w:sz w:val="28"/>
                <w:szCs w:val="28"/>
              </w:rPr>
            </w:pPr>
            <w:r w:rsidRPr="00B60D70">
              <w:rPr>
                <w:sz w:val="28"/>
                <w:szCs w:val="28"/>
              </w:rPr>
              <w:t> </w:t>
            </w:r>
          </w:p>
        </w:tc>
        <w:tc>
          <w:tcPr>
            <w:tcW w:w="851" w:type="dxa"/>
            <w:vAlign w:val="center"/>
          </w:tcPr>
          <w:p w14:paraId="1A82AB30" w14:textId="3DC14658" w:rsidR="00286CC5" w:rsidRPr="00B60D70" w:rsidRDefault="002653E7" w:rsidP="00286CC5">
            <w:pPr>
              <w:ind w:right="26"/>
              <w:jc w:val="center"/>
              <w:rPr>
                <w:sz w:val="28"/>
                <w:szCs w:val="28"/>
              </w:rPr>
            </w:pPr>
            <w:r w:rsidRPr="00B60D70">
              <w:rPr>
                <w:sz w:val="28"/>
                <w:szCs w:val="28"/>
              </w:rPr>
              <w:t> </w:t>
            </w:r>
          </w:p>
        </w:tc>
        <w:tc>
          <w:tcPr>
            <w:tcW w:w="851" w:type="dxa"/>
            <w:vAlign w:val="center"/>
          </w:tcPr>
          <w:p w14:paraId="21EE10F4" w14:textId="3AB47E1A" w:rsidR="00286CC5" w:rsidRPr="00B60D70" w:rsidRDefault="002653E7" w:rsidP="00286CC5">
            <w:pPr>
              <w:ind w:right="26"/>
              <w:jc w:val="center"/>
              <w:rPr>
                <w:sz w:val="28"/>
                <w:szCs w:val="28"/>
              </w:rPr>
            </w:pPr>
            <w:r w:rsidRPr="00B60D70">
              <w:rPr>
                <w:sz w:val="28"/>
                <w:szCs w:val="28"/>
              </w:rPr>
              <w:t> </w:t>
            </w:r>
          </w:p>
        </w:tc>
        <w:tc>
          <w:tcPr>
            <w:tcW w:w="854" w:type="dxa"/>
            <w:gridSpan w:val="2"/>
            <w:vAlign w:val="center"/>
          </w:tcPr>
          <w:p w14:paraId="450D232D" w14:textId="39568702" w:rsidR="00286CC5" w:rsidRPr="00B60D70" w:rsidRDefault="002653E7" w:rsidP="00286CC5">
            <w:pPr>
              <w:ind w:right="26"/>
              <w:jc w:val="center"/>
              <w:rPr>
                <w:sz w:val="28"/>
                <w:szCs w:val="28"/>
              </w:rPr>
            </w:pPr>
            <w:r w:rsidRPr="00B60D70">
              <w:rPr>
                <w:sz w:val="28"/>
                <w:szCs w:val="28"/>
              </w:rPr>
              <w:t> </w:t>
            </w:r>
          </w:p>
        </w:tc>
      </w:tr>
      <w:tr w:rsidR="00954AB0" w:rsidRPr="00B60D70" w14:paraId="727D047B" w14:textId="77777777" w:rsidTr="00932286">
        <w:tc>
          <w:tcPr>
            <w:tcW w:w="1027" w:type="dxa"/>
            <w:tcBorders>
              <w:top w:val="single" w:sz="2" w:space="0" w:color="auto"/>
              <w:bottom w:val="single" w:sz="2" w:space="0" w:color="auto"/>
              <w:right w:val="single" w:sz="2" w:space="0" w:color="auto"/>
            </w:tcBorders>
          </w:tcPr>
          <w:p w14:paraId="6BA0ACB6" w14:textId="77777777" w:rsidR="00286CC5" w:rsidRPr="00B60D70" w:rsidRDefault="00286CC5" w:rsidP="00286CC5">
            <w:pPr>
              <w:ind w:left="-24" w:right="-32"/>
              <w:jc w:val="left"/>
              <w:rPr>
                <w:sz w:val="28"/>
                <w:szCs w:val="28"/>
              </w:rPr>
            </w:pPr>
          </w:p>
        </w:tc>
        <w:tc>
          <w:tcPr>
            <w:tcW w:w="3787" w:type="dxa"/>
            <w:gridSpan w:val="2"/>
            <w:tcBorders>
              <w:top w:val="single" w:sz="2" w:space="0" w:color="auto"/>
              <w:left w:val="single" w:sz="2" w:space="0" w:color="auto"/>
              <w:bottom w:val="single" w:sz="2" w:space="0" w:color="auto"/>
              <w:right w:val="single" w:sz="2" w:space="0" w:color="auto"/>
            </w:tcBorders>
          </w:tcPr>
          <w:p w14:paraId="0E0EBA9B" w14:textId="77777777" w:rsidR="00286CC5" w:rsidRPr="00B60D70" w:rsidRDefault="00286CC5" w:rsidP="00286CC5">
            <w:pPr>
              <w:ind w:right="26"/>
              <w:jc w:val="left"/>
              <w:rPr>
                <w:sz w:val="28"/>
                <w:szCs w:val="28"/>
                <w:cs/>
              </w:rPr>
            </w:pPr>
          </w:p>
        </w:tc>
        <w:tc>
          <w:tcPr>
            <w:tcW w:w="848" w:type="dxa"/>
            <w:tcBorders>
              <w:top w:val="single" w:sz="2" w:space="0" w:color="auto"/>
              <w:left w:val="single" w:sz="2" w:space="0" w:color="auto"/>
              <w:bottom w:val="single" w:sz="2" w:space="0" w:color="auto"/>
              <w:right w:val="single" w:sz="2" w:space="0" w:color="auto"/>
            </w:tcBorders>
          </w:tcPr>
          <w:p w14:paraId="661982C8" w14:textId="01F49BAE" w:rsidR="00286CC5" w:rsidRPr="00B60D70" w:rsidRDefault="00286CC5" w:rsidP="00286CC5">
            <w:pPr>
              <w:ind w:right="26"/>
              <w:jc w:val="left"/>
              <w:rPr>
                <w:sz w:val="28"/>
                <w:szCs w:val="28"/>
              </w:rPr>
            </w:pPr>
            <w:r w:rsidRPr="00B60D70">
              <w:rPr>
                <w:sz w:val="28"/>
                <w:szCs w:val="28"/>
              </w:rPr>
              <w:t>CLO2</w:t>
            </w:r>
          </w:p>
        </w:tc>
        <w:tc>
          <w:tcPr>
            <w:tcW w:w="3968" w:type="dxa"/>
            <w:tcBorders>
              <w:top w:val="single" w:sz="2" w:space="0" w:color="auto"/>
              <w:left w:val="single" w:sz="2" w:space="0" w:color="auto"/>
              <w:bottom w:val="single" w:sz="2" w:space="0" w:color="auto"/>
              <w:right w:val="single" w:sz="2" w:space="0" w:color="auto"/>
            </w:tcBorders>
          </w:tcPr>
          <w:p w14:paraId="7BBB0E84" w14:textId="7DAAD7C8" w:rsidR="00286CC5" w:rsidRPr="00B60D70" w:rsidRDefault="00286CC5" w:rsidP="00286CC5">
            <w:pPr>
              <w:ind w:right="26"/>
              <w:jc w:val="left"/>
              <w:rPr>
                <w:sz w:val="28"/>
                <w:szCs w:val="28"/>
              </w:rPr>
            </w:pPr>
            <w:r w:rsidRPr="00B60D70">
              <w:rPr>
                <w:sz w:val="28"/>
                <w:szCs w:val="28"/>
                <w:cs/>
              </w:rPr>
              <w:t>ประยุกต์ความรู้ ทักษะ และความเป็นมืออาชีพในการปฏิบัติจริงอย่างถูกต้อง</w:t>
            </w:r>
          </w:p>
        </w:tc>
        <w:tc>
          <w:tcPr>
            <w:tcW w:w="852" w:type="dxa"/>
            <w:tcBorders>
              <w:left w:val="single" w:sz="2" w:space="0" w:color="auto"/>
            </w:tcBorders>
            <w:vAlign w:val="center"/>
          </w:tcPr>
          <w:p w14:paraId="5228D251" w14:textId="0ECE183A" w:rsidR="00286CC5" w:rsidRPr="00B60D70" w:rsidRDefault="00286CC5" w:rsidP="00286CC5">
            <w:pPr>
              <w:ind w:right="26"/>
              <w:jc w:val="center"/>
              <w:rPr>
                <w:sz w:val="28"/>
                <w:szCs w:val="28"/>
              </w:rPr>
            </w:pPr>
            <w:r w:rsidRPr="00B60D70">
              <w:rPr>
                <w:sz w:val="28"/>
                <w:szCs w:val="28"/>
              </w:rPr>
              <w:t>P-K3</w:t>
            </w:r>
          </w:p>
        </w:tc>
        <w:tc>
          <w:tcPr>
            <w:tcW w:w="851" w:type="dxa"/>
            <w:vAlign w:val="center"/>
          </w:tcPr>
          <w:p w14:paraId="03194AB7" w14:textId="13842910" w:rsidR="00286CC5" w:rsidRPr="00B60D70" w:rsidRDefault="002653E7" w:rsidP="00286CC5">
            <w:pPr>
              <w:ind w:right="26"/>
              <w:jc w:val="center"/>
              <w:rPr>
                <w:sz w:val="28"/>
                <w:szCs w:val="28"/>
              </w:rPr>
            </w:pPr>
            <w:r w:rsidRPr="00B60D70">
              <w:rPr>
                <w:sz w:val="28"/>
                <w:szCs w:val="28"/>
              </w:rPr>
              <w:t> </w:t>
            </w:r>
          </w:p>
        </w:tc>
        <w:tc>
          <w:tcPr>
            <w:tcW w:w="851" w:type="dxa"/>
            <w:vAlign w:val="center"/>
          </w:tcPr>
          <w:p w14:paraId="7C54076C" w14:textId="502802EF" w:rsidR="00286CC5" w:rsidRPr="00B60D70" w:rsidRDefault="002653E7" w:rsidP="00286CC5">
            <w:pPr>
              <w:ind w:right="26"/>
              <w:jc w:val="center"/>
              <w:rPr>
                <w:sz w:val="28"/>
                <w:szCs w:val="28"/>
              </w:rPr>
            </w:pPr>
            <w:r w:rsidRPr="00B60D70">
              <w:rPr>
                <w:sz w:val="28"/>
                <w:szCs w:val="28"/>
              </w:rPr>
              <w:t> </w:t>
            </w:r>
          </w:p>
        </w:tc>
        <w:tc>
          <w:tcPr>
            <w:tcW w:w="851" w:type="dxa"/>
            <w:vAlign w:val="center"/>
          </w:tcPr>
          <w:p w14:paraId="3EADBC3D" w14:textId="2A05668A" w:rsidR="00286CC5" w:rsidRPr="00B60D70" w:rsidRDefault="002653E7" w:rsidP="00286CC5">
            <w:pPr>
              <w:ind w:right="26"/>
              <w:jc w:val="center"/>
              <w:rPr>
                <w:sz w:val="28"/>
                <w:szCs w:val="28"/>
              </w:rPr>
            </w:pPr>
            <w:r w:rsidRPr="00B60D70">
              <w:rPr>
                <w:sz w:val="28"/>
                <w:szCs w:val="28"/>
              </w:rPr>
              <w:t> </w:t>
            </w:r>
          </w:p>
        </w:tc>
        <w:tc>
          <w:tcPr>
            <w:tcW w:w="854" w:type="dxa"/>
            <w:gridSpan w:val="2"/>
            <w:vAlign w:val="center"/>
          </w:tcPr>
          <w:p w14:paraId="2A1B4043" w14:textId="2C3B7C33" w:rsidR="00286CC5" w:rsidRPr="00B60D70" w:rsidRDefault="002653E7" w:rsidP="00286CC5">
            <w:pPr>
              <w:ind w:right="26"/>
              <w:jc w:val="center"/>
              <w:rPr>
                <w:sz w:val="28"/>
                <w:szCs w:val="28"/>
              </w:rPr>
            </w:pPr>
            <w:r w:rsidRPr="00B60D70">
              <w:rPr>
                <w:sz w:val="28"/>
                <w:szCs w:val="28"/>
              </w:rPr>
              <w:t> </w:t>
            </w:r>
          </w:p>
        </w:tc>
      </w:tr>
    </w:tbl>
    <w:p w14:paraId="4E698C72" w14:textId="77777777" w:rsidR="00F12EB0" w:rsidRPr="00B60D70" w:rsidRDefault="00F12EB0" w:rsidP="00F12EB0">
      <w:pPr>
        <w:rPr>
          <w:rFonts w:ascii="TH SarabunPSK" w:hAnsi="TH SarabunPSK" w:cs="TH SarabunPSK"/>
        </w:rPr>
      </w:pPr>
    </w:p>
    <w:tbl>
      <w:tblPr>
        <w:tblStyle w:val="af6"/>
        <w:tblW w:w="13857" w:type="dxa"/>
        <w:tblLook w:val="04A0" w:firstRow="1" w:lastRow="0" w:firstColumn="1" w:lastColumn="0" w:noHBand="0" w:noVBand="1"/>
      </w:tblPr>
      <w:tblGrid>
        <w:gridCol w:w="1114"/>
        <w:gridCol w:w="1258"/>
        <w:gridCol w:w="2255"/>
        <w:gridCol w:w="1076"/>
        <w:gridCol w:w="3670"/>
        <w:gridCol w:w="8"/>
        <w:gridCol w:w="890"/>
        <w:gridCol w:w="893"/>
        <w:gridCol w:w="892"/>
        <w:gridCol w:w="892"/>
        <w:gridCol w:w="892"/>
        <w:gridCol w:w="17"/>
      </w:tblGrid>
      <w:tr w:rsidR="00B60D70" w:rsidRPr="00B60D70" w14:paraId="2FF42154" w14:textId="77777777" w:rsidTr="00224DE8">
        <w:trPr>
          <w:tblHeader/>
        </w:trPr>
        <w:tc>
          <w:tcPr>
            <w:tcW w:w="2372" w:type="dxa"/>
            <w:gridSpan w:val="2"/>
            <w:tcBorders>
              <w:top w:val="single" w:sz="2" w:space="0" w:color="auto"/>
              <w:left w:val="single" w:sz="2" w:space="0" w:color="auto"/>
              <w:bottom w:val="single" w:sz="2" w:space="0" w:color="auto"/>
              <w:right w:val="single" w:sz="2" w:space="0" w:color="auto"/>
            </w:tcBorders>
            <w:shd w:val="clear" w:color="auto" w:fill="000000" w:themeFill="text1"/>
          </w:tcPr>
          <w:p w14:paraId="2457F55D" w14:textId="4815ECFD" w:rsidR="008B0D05" w:rsidRPr="00B60D70" w:rsidRDefault="008B0D05" w:rsidP="00D420AC">
            <w:pPr>
              <w:rPr>
                <w:sz w:val="28"/>
                <w:szCs w:val="28"/>
              </w:rPr>
            </w:pPr>
            <w:r w:rsidRPr="00B60D70">
              <w:rPr>
                <w:b/>
                <w:bCs/>
                <w:sz w:val="28"/>
                <w:szCs w:val="28"/>
              </w:rPr>
              <w:t>Stage</w:t>
            </w:r>
            <w:r w:rsidRPr="00B60D70">
              <w:rPr>
                <w:b/>
                <w:bCs/>
                <w:sz w:val="28"/>
                <w:szCs w:val="28"/>
                <w:cs/>
              </w:rPr>
              <w:t xml:space="preserve"> </w:t>
            </w:r>
            <w:r w:rsidRPr="00B60D70">
              <w:rPr>
                <w:b/>
                <w:bCs/>
                <w:sz w:val="28"/>
                <w:szCs w:val="28"/>
              </w:rPr>
              <w:t>LO 4</w:t>
            </w:r>
          </w:p>
        </w:tc>
        <w:tc>
          <w:tcPr>
            <w:tcW w:w="11485" w:type="dxa"/>
            <w:gridSpan w:val="10"/>
            <w:tcBorders>
              <w:top w:val="nil"/>
              <w:left w:val="single" w:sz="2" w:space="0" w:color="auto"/>
              <w:bottom w:val="nil"/>
              <w:right w:val="nil"/>
            </w:tcBorders>
          </w:tcPr>
          <w:p w14:paraId="5D6CBF4F" w14:textId="77777777" w:rsidR="008B0D05" w:rsidRPr="00B60D70" w:rsidRDefault="008B0D05" w:rsidP="00D420AC">
            <w:pPr>
              <w:rPr>
                <w:sz w:val="28"/>
                <w:szCs w:val="28"/>
              </w:rPr>
            </w:pPr>
          </w:p>
        </w:tc>
      </w:tr>
      <w:tr w:rsidR="00B60D70" w:rsidRPr="00B60D70" w14:paraId="6D41A793" w14:textId="77777777" w:rsidTr="00224DE8">
        <w:trPr>
          <w:tblHeader/>
        </w:trPr>
        <w:tc>
          <w:tcPr>
            <w:tcW w:w="9381" w:type="dxa"/>
            <w:gridSpan w:val="6"/>
            <w:tcBorders>
              <w:top w:val="single" w:sz="2" w:space="0" w:color="auto"/>
              <w:bottom w:val="single" w:sz="2" w:space="0" w:color="auto"/>
            </w:tcBorders>
            <w:shd w:val="clear" w:color="auto" w:fill="BFBFBF" w:themeFill="background1" w:themeFillShade="BF"/>
          </w:tcPr>
          <w:p w14:paraId="43AF4F02" w14:textId="77777777" w:rsidR="008B0D05" w:rsidRPr="00B60D70" w:rsidRDefault="008B0D05" w:rsidP="00D420AC">
            <w:pPr>
              <w:ind w:right="26"/>
              <w:jc w:val="left"/>
              <w:rPr>
                <w:sz w:val="28"/>
                <w:szCs w:val="28"/>
              </w:rPr>
            </w:pPr>
            <w:r w:rsidRPr="00B60D70">
              <w:rPr>
                <w:b/>
                <w:bCs/>
                <w:sz w:val="28"/>
                <w:szCs w:val="28"/>
                <w:cs/>
              </w:rPr>
              <w:t>รายวิชา/โมดูล</w:t>
            </w:r>
          </w:p>
        </w:tc>
        <w:tc>
          <w:tcPr>
            <w:tcW w:w="890" w:type="dxa"/>
            <w:tcBorders>
              <w:top w:val="single" w:sz="2" w:space="0" w:color="auto"/>
              <w:bottom w:val="single" w:sz="2" w:space="0" w:color="auto"/>
            </w:tcBorders>
            <w:shd w:val="clear" w:color="auto" w:fill="BFBFBF" w:themeFill="background1" w:themeFillShade="BF"/>
            <w:vAlign w:val="center"/>
          </w:tcPr>
          <w:p w14:paraId="3776E21C" w14:textId="77777777" w:rsidR="008B0D05" w:rsidRPr="00B60D70" w:rsidRDefault="008B0D05" w:rsidP="00D420AC">
            <w:pPr>
              <w:ind w:right="26"/>
              <w:jc w:val="center"/>
              <w:rPr>
                <w:sz w:val="28"/>
                <w:szCs w:val="28"/>
              </w:rPr>
            </w:pPr>
            <w:r w:rsidRPr="00B60D70">
              <w:rPr>
                <w:sz w:val="28"/>
                <w:szCs w:val="28"/>
              </w:rPr>
              <w:t>PLO 1</w:t>
            </w:r>
          </w:p>
        </w:tc>
        <w:tc>
          <w:tcPr>
            <w:tcW w:w="893" w:type="dxa"/>
            <w:tcBorders>
              <w:top w:val="single" w:sz="2" w:space="0" w:color="auto"/>
              <w:bottom w:val="single" w:sz="2" w:space="0" w:color="auto"/>
            </w:tcBorders>
            <w:shd w:val="clear" w:color="auto" w:fill="BFBFBF" w:themeFill="background1" w:themeFillShade="BF"/>
            <w:vAlign w:val="center"/>
          </w:tcPr>
          <w:p w14:paraId="66CD129A" w14:textId="77777777" w:rsidR="008B0D05" w:rsidRPr="00B60D70" w:rsidRDefault="008B0D05" w:rsidP="00D420AC">
            <w:pPr>
              <w:ind w:right="26"/>
              <w:jc w:val="center"/>
              <w:rPr>
                <w:sz w:val="28"/>
                <w:szCs w:val="28"/>
              </w:rPr>
            </w:pPr>
            <w:r w:rsidRPr="00B60D70">
              <w:rPr>
                <w:sz w:val="28"/>
                <w:szCs w:val="28"/>
              </w:rPr>
              <w:t>PLO 2</w:t>
            </w:r>
          </w:p>
        </w:tc>
        <w:tc>
          <w:tcPr>
            <w:tcW w:w="892" w:type="dxa"/>
            <w:tcBorders>
              <w:top w:val="single" w:sz="2" w:space="0" w:color="auto"/>
              <w:bottom w:val="single" w:sz="2" w:space="0" w:color="auto"/>
            </w:tcBorders>
            <w:shd w:val="clear" w:color="auto" w:fill="BFBFBF" w:themeFill="background1" w:themeFillShade="BF"/>
            <w:vAlign w:val="center"/>
          </w:tcPr>
          <w:p w14:paraId="644F9441" w14:textId="77777777" w:rsidR="008B0D05" w:rsidRPr="00B60D70" w:rsidRDefault="008B0D05" w:rsidP="00D420AC">
            <w:pPr>
              <w:ind w:right="26"/>
              <w:jc w:val="center"/>
              <w:rPr>
                <w:sz w:val="28"/>
                <w:szCs w:val="28"/>
              </w:rPr>
            </w:pPr>
            <w:r w:rsidRPr="00B60D70">
              <w:rPr>
                <w:sz w:val="28"/>
                <w:szCs w:val="28"/>
              </w:rPr>
              <w:t>PLO 3</w:t>
            </w:r>
          </w:p>
        </w:tc>
        <w:tc>
          <w:tcPr>
            <w:tcW w:w="892" w:type="dxa"/>
            <w:tcBorders>
              <w:top w:val="single" w:sz="2" w:space="0" w:color="auto"/>
              <w:bottom w:val="single" w:sz="2" w:space="0" w:color="auto"/>
            </w:tcBorders>
            <w:shd w:val="clear" w:color="auto" w:fill="BFBFBF" w:themeFill="background1" w:themeFillShade="BF"/>
            <w:vAlign w:val="center"/>
          </w:tcPr>
          <w:p w14:paraId="5BF77A8C" w14:textId="77777777" w:rsidR="008B0D05" w:rsidRPr="00B60D70" w:rsidRDefault="008B0D05" w:rsidP="00D420AC">
            <w:pPr>
              <w:ind w:right="26"/>
              <w:jc w:val="center"/>
              <w:rPr>
                <w:sz w:val="28"/>
                <w:szCs w:val="28"/>
              </w:rPr>
            </w:pPr>
            <w:r w:rsidRPr="00B60D70">
              <w:rPr>
                <w:sz w:val="28"/>
                <w:szCs w:val="28"/>
              </w:rPr>
              <w:t>PLO 4</w:t>
            </w:r>
          </w:p>
        </w:tc>
        <w:tc>
          <w:tcPr>
            <w:tcW w:w="909" w:type="dxa"/>
            <w:gridSpan w:val="2"/>
            <w:tcBorders>
              <w:top w:val="single" w:sz="2" w:space="0" w:color="auto"/>
              <w:bottom w:val="single" w:sz="2" w:space="0" w:color="auto"/>
            </w:tcBorders>
            <w:shd w:val="clear" w:color="auto" w:fill="BFBFBF" w:themeFill="background1" w:themeFillShade="BF"/>
            <w:vAlign w:val="center"/>
          </w:tcPr>
          <w:p w14:paraId="40252D24" w14:textId="77777777" w:rsidR="008B0D05" w:rsidRPr="00B60D70" w:rsidRDefault="008B0D05" w:rsidP="00D420AC">
            <w:pPr>
              <w:ind w:right="26"/>
              <w:jc w:val="center"/>
              <w:rPr>
                <w:sz w:val="28"/>
                <w:szCs w:val="28"/>
              </w:rPr>
            </w:pPr>
            <w:r w:rsidRPr="00B60D70">
              <w:rPr>
                <w:sz w:val="28"/>
                <w:szCs w:val="28"/>
              </w:rPr>
              <w:t>PLO 5</w:t>
            </w:r>
          </w:p>
        </w:tc>
      </w:tr>
      <w:tr w:rsidR="00B60D70" w:rsidRPr="00B60D70" w14:paraId="755694F3" w14:textId="77777777" w:rsidTr="00224DE8">
        <w:tc>
          <w:tcPr>
            <w:tcW w:w="9381" w:type="dxa"/>
            <w:gridSpan w:val="6"/>
            <w:tcBorders>
              <w:top w:val="single" w:sz="2" w:space="0" w:color="auto"/>
              <w:bottom w:val="single" w:sz="2" w:space="0" w:color="auto"/>
              <w:right w:val="single" w:sz="4" w:space="0" w:color="auto"/>
            </w:tcBorders>
            <w:shd w:val="clear" w:color="auto" w:fill="D9D9D9" w:themeFill="background1" w:themeFillShade="D9"/>
          </w:tcPr>
          <w:p w14:paraId="0AC6A904" w14:textId="60C56884" w:rsidR="008B0D05" w:rsidRPr="00B60D70" w:rsidRDefault="008B0D05" w:rsidP="00D420AC">
            <w:pPr>
              <w:ind w:right="26"/>
              <w:jc w:val="left"/>
              <w:rPr>
                <w:b/>
                <w:bCs/>
                <w:sz w:val="28"/>
                <w:szCs w:val="28"/>
                <w:cs/>
              </w:rPr>
            </w:pPr>
            <w:r w:rsidRPr="00B60D70">
              <w:rPr>
                <w:b/>
                <w:bCs/>
                <w:sz w:val="28"/>
                <w:szCs w:val="28"/>
                <w:cs/>
              </w:rPr>
              <w:t xml:space="preserve">ปีการศึกษาที่ </w:t>
            </w:r>
            <w:r w:rsidRPr="00B60D70">
              <w:rPr>
                <w:b/>
                <w:bCs/>
                <w:sz w:val="28"/>
                <w:szCs w:val="28"/>
              </w:rPr>
              <w:t>4</w:t>
            </w:r>
            <w:r w:rsidRPr="00B60D70">
              <w:rPr>
                <w:b/>
                <w:bCs/>
                <w:sz w:val="28"/>
                <w:szCs w:val="28"/>
                <w:cs/>
              </w:rPr>
              <w:t xml:space="preserve"> ภาคการศึกษาที่ 1</w:t>
            </w:r>
          </w:p>
        </w:tc>
        <w:tc>
          <w:tcPr>
            <w:tcW w:w="890" w:type="dxa"/>
            <w:tcBorders>
              <w:left w:val="single" w:sz="4" w:space="0" w:color="auto"/>
            </w:tcBorders>
            <w:shd w:val="clear" w:color="auto" w:fill="D9D9D9" w:themeFill="background1" w:themeFillShade="D9"/>
            <w:vAlign w:val="center"/>
          </w:tcPr>
          <w:p w14:paraId="024EC69D" w14:textId="77777777" w:rsidR="008B0D05" w:rsidRPr="00B60D70" w:rsidRDefault="008B0D05" w:rsidP="00D420AC">
            <w:pPr>
              <w:ind w:right="26"/>
              <w:jc w:val="center"/>
              <w:rPr>
                <w:sz w:val="28"/>
                <w:szCs w:val="28"/>
              </w:rPr>
            </w:pPr>
          </w:p>
        </w:tc>
        <w:tc>
          <w:tcPr>
            <w:tcW w:w="893" w:type="dxa"/>
            <w:shd w:val="clear" w:color="auto" w:fill="D9D9D9" w:themeFill="background1" w:themeFillShade="D9"/>
            <w:vAlign w:val="center"/>
          </w:tcPr>
          <w:p w14:paraId="23262571" w14:textId="77777777" w:rsidR="008B0D05" w:rsidRPr="00B60D70" w:rsidRDefault="008B0D05" w:rsidP="00D420AC">
            <w:pPr>
              <w:ind w:right="26"/>
              <w:jc w:val="center"/>
              <w:rPr>
                <w:sz w:val="28"/>
                <w:szCs w:val="28"/>
              </w:rPr>
            </w:pPr>
          </w:p>
        </w:tc>
        <w:tc>
          <w:tcPr>
            <w:tcW w:w="892" w:type="dxa"/>
            <w:shd w:val="clear" w:color="auto" w:fill="D9D9D9" w:themeFill="background1" w:themeFillShade="D9"/>
            <w:vAlign w:val="center"/>
          </w:tcPr>
          <w:p w14:paraId="09772092" w14:textId="77777777" w:rsidR="008B0D05" w:rsidRPr="00B60D70" w:rsidRDefault="008B0D05" w:rsidP="00D420AC">
            <w:pPr>
              <w:ind w:right="26"/>
              <w:jc w:val="center"/>
              <w:rPr>
                <w:sz w:val="28"/>
                <w:szCs w:val="28"/>
              </w:rPr>
            </w:pPr>
          </w:p>
        </w:tc>
        <w:tc>
          <w:tcPr>
            <w:tcW w:w="892" w:type="dxa"/>
            <w:shd w:val="clear" w:color="auto" w:fill="D9D9D9" w:themeFill="background1" w:themeFillShade="D9"/>
            <w:vAlign w:val="center"/>
          </w:tcPr>
          <w:p w14:paraId="3A293437" w14:textId="77777777" w:rsidR="008B0D05" w:rsidRPr="00B60D70" w:rsidRDefault="008B0D05" w:rsidP="00D420AC">
            <w:pPr>
              <w:ind w:right="26"/>
              <w:jc w:val="center"/>
              <w:rPr>
                <w:sz w:val="28"/>
                <w:szCs w:val="28"/>
              </w:rPr>
            </w:pPr>
          </w:p>
        </w:tc>
        <w:tc>
          <w:tcPr>
            <w:tcW w:w="909" w:type="dxa"/>
            <w:gridSpan w:val="2"/>
            <w:shd w:val="clear" w:color="auto" w:fill="D9D9D9" w:themeFill="background1" w:themeFillShade="D9"/>
            <w:vAlign w:val="center"/>
          </w:tcPr>
          <w:p w14:paraId="59C4FE24" w14:textId="77777777" w:rsidR="008B0D05" w:rsidRPr="00B60D70" w:rsidRDefault="008B0D05" w:rsidP="00D420AC">
            <w:pPr>
              <w:ind w:right="26"/>
              <w:jc w:val="center"/>
              <w:rPr>
                <w:sz w:val="28"/>
                <w:szCs w:val="28"/>
              </w:rPr>
            </w:pPr>
          </w:p>
        </w:tc>
      </w:tr>
      <w:tr w:rsidR="00B60D70" w:rsidRPr="00B60D70" w14:paraId="39EE7FC5" w14:textId="77777777" w:rsidTr="00224DE8">
        <w:trPr>
          <w:gridAfter w:val="1"/>
          <w:wAfter w:w="17" w:type="dxa"/>
        </w:trPr>
        <w:tc>
          <w:tcPr>
            <w:tcW w:w="1114" w:type="dxa"/>
            <w:tcBorders>
              <w:top w:val="single" w:sz="2" w:space="0" w:color="auto"/>
              <w:bottom w:val="single" w:sz="2" w:space="0" w:color="auto"/>
              <w:right w:val="single" w:sz="2" w:space="0" w:color="auto"/>
            </w:tcBorders>
          </w:tcPr>
          <w:p w14:paraId="59DBBEAA" w14:textId="51CA749D" w:rsidR="00286CC5" w:rsidRPr="00B60D70" w:rsidRDefault="00B91175" w:rsidP="00286CC5">
            <w:pPr>
              <w:ind w:left="-24" w:right="-32"/>
              <w:jc w:val="left"/>
              <w:rPr>
                <w:sz w:val="28"/>
                <w:szCs w:val="28"/>
              </w:rPr>
            </w:pPr>
            <w:r w:rsidRPr="00B60D70">
              <w:rPr>
                <w:sz w:val="28"/>
                <w:szCs w:val="28"/>
              </w:rPr>
              <w:t xml:space="preserve">CTE </w:t>
            </w:r>
            <w:r w:rsidR="00286CC5" w:rsidRPr="00B60D70">
              <w:rPr>
                <w:sz w:val="28"/>
                <w:szCs w:val="28"/>
              </w:rPr>
              <w:t>498</w:t>
            </w:r>
          </w:p>
        </w:tc>
        <w:tc>
          <w:tcPr>
            <w:tcW w:w="3513" w:type="dxa"/>
            <w:gridSpan w:val="2"/>
            <w:tcBorders>
              <w:top w:val="single" w:sz="2" w:space="0" w:color="auto"/>
              <w:left w:val="single" w:sz="2" w:space="0" w:color="auto"/>
              <w:bottom w:val="single" w:sz="2" w:space="0" w:color="auto"/>
              <w:right w:val="single" w:sz="2" w:space="0" w:color="auto"/>
            </w:tcBorders>
          </w:tcPr>
          <w:p w14:paraId="3FF31898" w14:textId="77777777" w:rsidR="00862E6F" w:rsidRPr="00B60D70" w:rsidRDefault="00862E6F" w:rsidP="00286CC5">
            <w:pPr>
              <w:ind w:right="26"/>
              <w:jc w:val="left"/>
              <w:rPr>
                <w:sz w:val="28"/>
                <w:szCs w:val="28"/>
              </w:rPr>
            </w:pPr>
            <w:r w:rsidRPr="00B60D70">
              <w:rPr>
                <w:sz w:val="28"/>
                <w:szCs w:val="28"/>
                <w:cs/>
              </w:rPr>
              <w:t>การฝึกประสบการณ์วิชาชีพช่างโยธา 4</w:t>
            </w:r>
          </w:p>
          <w:p w14:paraId="0FB23D34" w14:textId="77777777" w:rsidR="00921E84" w:rsidRPr="00B60D70" w:rsidRDefault="00AB1DDA" w:rsidP="00AB1DDA">
            <w:pPr>
              <w:ind w:right="26"/>
              <w:jc w:val="left"/>
              <w:rPr>
                <w:sz w:val="28"/>
                <w:szCs w:val="28"/>
              </w:rPr>
            </w:pPr>
            <w:r w:rsidRPr="00B60D70">
              <w:rPr>
                <w:sz w:val="28"/>
                <w:szCs w:val="28"/>
              </w:rPr>
              <w:t xml:space="preserve">(Experience Learning for Civil Engineer Teacher </w:t>
            </w:r>
            <w:r w:rsidR="00484154" w:rsidRPr="00B60D70">
              <w:rPr>
                <w:sz w:val="28"/>
                <w:szCs w:val="28"/>
              </w:rPr>
              <w:t>IV</w:t>
            </w:r>
            <w:r w:rsidRPr="00B60D70">
              <w:rPr>
                <w:sz w:val="28"/>
                <w:szCs w:val="28"/>
              </w:rPr>
              <w:t xml:space="preserve">) </w:t>
            </w:r>
          </w:p>
          <w:p w14:paraId="5E2E5E8A" w14:textId="57902D87" w:rsidR="00286CC5" w:rsidRPr="00B60D70" w:rsidRDefault="00286CC5" w:rsidP="00AB1DDA">
            <w:pPr>
              <w:ind w:right="26"/>
              <w:jc w:val="left"/>
              <w:rPr>
                <w:sz w:val="28"/>
                <w:szCs w:val="28"/>
              </w:rPr>
            </w:pPr>
            <w:r w:rsidRPr="00B60D70">
              <w:rPr>
                <w:rFonts w:ascii="TH SarabunPSK" w:hAnsi="TH SarabunPSK" w:cs="TH SarabunPSK"/>
                <w:sz w:val="28"/>
                <w:szCs w:val="28"/>
              </w:rPr>
              <w:t>1 (0-</w:t>
            </w:r>
            <w:r w:rsidR="00321D56" w:rsidRPr="00B60D70">
              <w:rPr>
                <w:rFonts w:ascii="TH SarabunPSK" w:hAnsi="TH SarabunPSK" w:cs="TH SarabunPSK"/>
                <w:sz w:val="28"/>
                <w:szCs w:val="28"/>
              </w:rPr>
              <w:t>3</w:t>
            </w:r>
            <w:r w:rsidRPr="00B60D70">
              <w:rPr>
                <w:rFonts w:ascii="TH SarabunPSK" w:hAnsi="TH SarabunPSK" w:cs="TH SarabunPSK"/>
                <w:sz w:val="28"/>
                <w:szCs w:val="28"/>
              </w:rPr>
              <w:t>-3)</w:t>
            </w:r>
          </w:p>
        </w:tc>
        <w:tc>
          <w:tcPr>
            <w:tcW w:w="1076" w:type="dxa"/>
            <w:tcBorders>
              <w:top w:val="single" w:sz="2" w:space="0" w:color="auto"/>
              <w:left w:val="single" w:sz="2" w:space="0" w:color="auto"/>
              <w:bottom w:val="single" w:sz="2" w:space="0" w:color="auto"/>
              <w:right w:val="single" w:sz="2" w:space="0" w:color="auto"/>
            </w:tcBorders>
          </w:tcPr>
          <w:p w14:paraId="33EDCBB8" w14:textId="1882249A" w:rsidR="00286CC5" w:rsidRPr="00B60D70" w:rsidRDefault="00286CC5" w:rsidP="001F70B1">
            <w:pPr>
              <w:ind w:right="26"/>
              <w:jc w:val="left"/>
              <w:rPr>
                <w:sz w:val="28"/>
                <w:szCs w:val="28"/>
              </w:rPr>
            </w:pPr>
            <w:r w:rsidRPr="00B60D70">
              <w:rPr>
                <w:sz w:val="28"/>
                <w:szCs w:val="28"/>
                <w:u w:val="single"/>
              </w:rPr>
              <w:t>CLO1</w:t>
            </w:r>
          </w:p>
        </w:tc>
        <w:tc>
          <w:tcPr>
            <w:tcW w:w="3670" w:type="dxa"/>
            <w:tcBorders>
              <w:top w:val="single" w:sz="2" w:space="0" w:color="auto"/>
              <w:left w:val="single" w:sz="2" w:space="0" w:color="auto"/>
              <w:bottom w:val="single" w:sz="2" w:space="0" w:color="auto"/>
              <w:right w:val="single" w:sz="2" w:space="0" w:color="auto"/>
            </w:tcBorders>
          </w:tcPr>
          <w:p w14:paraId="44AD27C9" w14:textId="747CDA82" w:rsidR="00286CC5" w:rsidRPr="00B60D70" w:rsidRDefault="00286CC5" w:rsidP="00286CC5">
            <w:pPr>
              <w:ind w:right="26"/>
              <w:jc w:val="left"/>
              <w:rPr>
                <w:sz w:val="28"/>
                <w:szCs w:val="28"/>
              </w:rPr>
            </w:pPr>
            <w:r w:rsidRPr="00B60D70">
              <w:rPr>
                <w:sz w:val="28"/>
                <w:szCs w:val="28"/>
                <w:u w:val="single"/>
                <w:cs/>
              </w:rPr>
              <w:t>บูรณาการความรู้ทั้งในส่วนของวิศวกรรมโยธาและศาสตร์การสอนมาสนับสนุนการจัดการเรียนรู้ในห้องเรียนของครูพี่เลี้ยงในสถานศึกษาระดับอาชีวศึกษา</w:t>
            </w:r>
          </w:p>
        </w:tc>
        <w:tc>
          <w:tcPr>
            <w:tcW w:w="898" w:type="dxa"/>
            <w:gridSpan w:val="2"/>
            <w:tcBorders>
              <w:left w:val="single" w:sz="2" w:space="0" w:color="auto"/>
            </w:tcBorders>
          </w:tcPr>
          <w:p w14:paraId="41DC30F9" w14:textId="551B5C44" w:rsidR="00286CC5" w:rsidRPr="00B60D70" w:rsidRDefault="00286CC5" w:rsidP="00286CC5">
            <w:pPr>
              <w:ind w:right="26"/>
              <w:jc w:val="center"/>
              <w:rPr>
                <w:sz w:val="28"/>
                <w:szCs w:val="28"/>
              </w:rPr>
            </w:pPr>
          </w:p>
        </w:tc>
        <w:tc>
          <w:tcPr>
            <w:tcW w:w="893" w:type="dxa"/>
          </w:tcPr>
          <w:p w14:paraId="374F89F6" w14:textId="6798344D" w:rsidR="00286CC5" w:rsidRPr="00B60D70" w:rsidRDefault="00286CC5" w:rsidP="00286CC5">
            <w:pPr>
              <w:ind w:right="26"/>
              <w:jc w:val="center"/>
              <w:rPr>
                <w:sz w:val="28"/>
                <w:szCs w:val="28"/>
              </w:rPr>
            </w:pPr>
          </w:p>
        </w:tc>
        <w:tc>
          <w:tcPr>
            <w:tcW w:w="892" w:type="dxa"/>
          </w:tcPr>
          <w:p w14:paraId="016C837A" w14:textId="4AC0F588" w:rsidR="00286CC5" w:rsidRPr="00B60D70" w:rsidRDefault="00286CC5" w:rsidP="00286CC5">
            <w:pPr>
              <w:ind w:right="26"/>
              <w:jc w:val="center"/>
              <w:rPr>
                <w:sz w:val="28"/>
                <w:szCs w:val="28"/>
              </w:rPr>
            </w:pPr>
          </w:p>
        </w:tc>
        <w:tc>
          <w:tcPr>
            <w:tcW w:w="892" w:type="dxa"/>
          </w:tcPr>
          <w:p w14:paraId="3AFCA262" w14:textId="402B6338" w:rsidR="00286CC5" w:rsidRPr="00B60D70" w:rsidRDefault="00286CC5" w:rsidP="00286CC5">
            <w:pPr>
              <w:ind w:right="26"/>
              <w:jc w:val="center"/>
              <w:rPr>
                <w:sz w:val="28"/>
                <w:szCs w:val="28"/>
              </w:rPr>
            </w:pPr>
            <w:r w:rsidRPr="00B60D70">
              <w:rPr>
                <w:sz w:val="28"/>
                <w:szCs w:val="28"/>
                <w:u w:val="single"/>
              </w:rPr>
              <w:t>P-M3</w:t>
            </w:r>
          </w:p>
        </w:tc>
        <w:tc>
          <w:tcPr>
            <w:tcW w:w="892" w:type="dxa"/>
            <w:vAlign w:val="center"/>
          </w:tcPr>
          <w:p w14:paraId="08EE52E3" w14:textId="5B8A4524" w:rsidR="00286CC5" w:rsidRPr="00B60D70" w:rsidRDefault="002653E7" w:rsidP="00286CC5">
            <w:pPr>
              <w:ind w:right="26"/>
              <w:jc w:val="center"/>
              <w:rPr>
                <w:sz w:val="28"/>
                <w:szCs w:val="28"/>
              </w:rPr>
            </w:pPr>
            <w:r w:rsidRPr="00B60D70">
              <w:rPr>
                <w:sz w:val="28"/>
                <w:szCs w:val="28"/>
              </w:rPr>
              <w:t> </w:t>
            </w:r>
          </w:p>
        </w:tc>
      </w:tr>
      <w:tr w:rsidR="00B60D70" w:rsidRPr="00B60D70" w14:paraId="5672C8D4" w14:textId="77777777" w:rsidTr="00224DE8">
        <w:trPr>
          <w:gridAfter w:val="1"/>
          <w:wAfter w:w="17" w:type="dxa"/>
        </w:trPr>
        <w:tc>
          <w:tcPr>
            <w:tcW w:w="1114" w:type="dxa"/>
            <w:tcBorders>
              <w:top w:val="single" w:sz="2" w:space="0" w:color="auto"/>
              <w:bottom w:val="single" w:sz="2" w:space="0" w:color="auto"/>
              <w:right w:val="single" w:sz="2" w:space="0" w:color="auto"/>
            </w:tcBorders>
          </w:tcPr>
          <w:p w14:paraId="540B300F" w14:textId="640C9D3A" w:rsidR="00286CC5" w:rsidRPr="00B60D70" w:rsidRDefault="00286CC5" w:rsidP="00286CC5">
            <w:pPr>
              <w:ind w:left="-24" w:right="-32"/>
              <w:jc w:val="left"/>
              <w:rPr>
                <w:sz w:val="28"/>
                <w:szCs w:val="28"/>
              </w:rPr>
            </w:pPr>
          </w:p>
        </w:tc>
        <w:tc>
          <w:tcPr>
            <w:tcW w:w="3513" w:type="dxa"/>
            <w:gridSpan w:val="2"/>
            <w:tcBorders>
              <w:top w:val="single" w:sz="2" w:space="0" w:color="auto"/>
              <w:left w:val="single" w:sz="2" w:space="0" w:color="auto"/>
              <w:bottom w:val="single" w:sz="2" w:space="0" w:color="auto"/>
              <w:right w:val="single" w:sz="2" w:space="0" w:color="auto"/>
            </w:tcBorders>
          </w:tcPr>
          <w:p w14:paraId="4C3F94D4" w14:textId="4B5DAEED" w:rsidR="00286CC5" w:rsidRPr="00B60D70" w:rsidRDefault="00286CC5" w:rsidP="00286CC5">
            <w:pPr>
              <w:ind w:right="26"/>
              <w:jc w:val="left"/>
              <w:rPr>
                <w:sz w:val="28"/>
                <w:szCs w:val="28"/>
                <w:cs/>
                <w:lang w:val="th-TH"/>
              </w:rPr>
            </w:pPr>
          </w:p>
        </w:tc>
        <w:tc>
          <w:tcPr>
            <w:tcW w:w="1076" w:type="dxa"/>
            <w:tcBorders>
              <w:top w:val="single" w:sz="2" w:space="0" w:color="auto"/>
              <w:left w:val="single" w:sz="2" w:space="0" w:color="auto"/>
              <w:bottom w:val="single" w:sz="2" w:space="0" w:color="auto"/>
              <w:right w:val="single" w:sz="2" w:space="0" w:color="auto"/>
            </w:tcBorders>
          </w:tcPr>
          <w:p w14:paraId="3E3D59A4" w14:textId="18431C7D" w:rsidR="00286CC5" w:rsidRPr="00B60D70" w:rsidRDefault="00286CC5" w:rsidP="001F70B1">
            <w:pPr>
              <w:ind w:right="26"/>
              <w:jc w:val="left"/>
              <w:rPr>
                <w:sz w:val="28"/>
                <w:szCs w:val="28"/>
              </w:rPr>
            </w:pPr>
            <w:r w:rsidRPr="00B60D70">
              <w:rPr>
                <w:sz w:val="28"/>
                <w:szCs w:val="28"/>
                <w:u w:val="single"/>
              </w:rPr>
              <w:t>CLO2*</w:t>
            </w:r>
          </w:p>
        </w:tc>
        <w:tc>
          <w:tcPr>
            <w:tcW w:w="3670" w:type="dxa"/>
            <w:tcBorders>
              <w:top w:val="single" w:sz="2" w:space="0" w:color="auto"/>
              <w:left w:val="single" w:sz="2" w:space="0" w:color="auto"/>
              <w:bottom w:val="single" w:sz="2" w:space="0" w:color="auto"/>
              <w:right w:val="single" w:sz="2" w:space="0" w:color="auto"/>
            </w:tcBorders>
          </w:tcPr>
          <w:p w14:paraId="52A4AD23" w14:textId="56A91A2F" w:rsidR="00286CC5" w:rsidRPr="00B60D70" w:rsidRDefault="00286CC5" w:rsidP="00286CC5">
            <w:pPr>
              <w:ind w:right="26"/>
              <w:jc w:val="left"/>
              <w:rPr>
                <w:sz w:val="28"/>
                <w:szCs w:val="28"/>
              </w:rPr>
            </w:pPr>
            <w:r w:rsidRPr="00B60D70">
              <w:rPr>
                <w:sz w:val="28"/>
                <w:szCs w:val="28"/>
                <w:u w:val="single"/>
                <w:cs/>
              </w:rPr>
              <w:t>พัฒนาตนเองด้วยการแสวงหาความรู้ด้วยตนเองผ่านกระบวนการสนับสนุนผู้สอนในสถานศึกษาระดับอาชีวศึกษาเกี่ยวกับการจัดการเรียนรู้ในห้องเรียน</w:t>
            </w:r>
          </w:p>
        </w:tc>
        <w:tc>
          <w:tcPr>
            <w:tcW w:w="898" w:type="dxa"/>
            <w:gridSpan w:val="2"/>
            <w:tcBorders>
              <w:left w:val="single" w:sz="2" w:space="0" w:color="auto"/>
            </w:tcBorders>
            <w:vAlign w:val="center"/>
          </w:tcPr>
          <w:p w14:paraId="1292F946" w14:textId="09044B40" w:rsidR="00286CC5" w:rsidRPr="00B60D70" w:rsidRDefault="00286CC5" w:rsidP="00286CC5">
            <w:pPr>
              <w:ind w:right="26"/>
              <w:jc w:val="center"/>
              <w:rPr>
                <w:sz w:val="28"/>
                <w:szCs w:val="28"/>
              </w:rPr>
            </w:pPr>
          </w:p>
        </w:tc>
        <w:tc>
          <w:tcPr>
            <w:tcW w:w="893" w:type="dxa"/>
            <w:vAlign w:val="center"/>
          </w:tcPr>
          <w:p w14:paraId="2B71B8F0" w14:textId="44A1AA05" w:rsidR="00286CC5" w:rsidRPr="00B60D70" w:rsidRDefault="00286CC5" w:rsidP="00286CC5">
            <w:pPr>
              <w:ind w:right="26"/>
              <w:jc w:val="center"/>
              <w:rPr>
                <w:sz w:val="28"/>
                <w:szCs w:val="28"/>
              </w:rPr>
            </w:pPr>
          </w:p>
        </w:tc>
        <w:tc>
          <w:tcPr>
            <w:tcW w:w="892" w:type="dxa"/>
            <w:vAlign w:val="center"/>
          </w:tcPr>
          <w:p w14:paraId="44D0A61B" w14:textId="098B6B57" w:rsidR="00286CC5" w:rsidRPr="00B60D70" w:rsidRDefault="00286CC5" w:rsidP="00286CC5">
            <w:pPr>
              <w:ind w:right="26"/>
              <w:jc w:val="center"/>
              <w:rPr>
                <w:sz w:val="28"/>
                <w:szCs w:val="28"/>
              </w:rPr>
            </w:pPr>
          </w:p>
        </w:tc>
        <w:tc>
          <w:tcPr>
            <w:tcW w:w="892" w:type="dxa"/>
            <w:vAlign w:val="center"/>
          </w:tcPr>
          <w:p w14:paraId="13812843" w14:textId="15AF84EE" w:rsidR="00286CC5" w:rsidRPr="00B60D70" w:rsidRDefault="00286CC5" w:rsidP="00286CC5">
            <w:pPr>
              <w:ind w:right="26"/>
              <w:jc w:val="center"/>
              <w:rPr>
                <w:sz w:val="28"/>
                <w:szCs w:val="28"/>
              </w:rPr>
            </w:pPr>
          </w:p>
        </w:tc>
        <w:tc>
          <w:tcPr>
            <w:tcW w:w="892" w:type="dxa"/>
          </w:tcPr>
          <w:p w14:paraId="5CF24CA2" w14:textId="6A0866D3" w:rsidR="00286CC5" w:rsidRPr="00B60D70" w:rsidRDefault="00286CC5" w:rsidP="00286CC5">
            <w:pPr>
              <w:ind w:right="26"/>
              <w:jc w:val="center"/>
              <w:rPr>
                <w:sz w:val="28"/>
                <w:szCs w:val="28"/>
              </w:rPr>
            </w:pPr>
            <w:r w:rsidRPr="00B60D70">
              <w:rPr>
                <w:sz w:val="28"/>
                <w:szCs w:val="28"/>
                <w:u w:val="single"/>
              </w:rPr>
              <w:t>P-M2</w:t>
            </w:r>
          </w:p>
        </w:tc>
      </w:tr>
      <w:tr w:rsidR="00B60D70" w:rsidRPr="00B60D70" w14:paraId="0C026C15" w14:textId="77777777" w:rsidTr="00224DE8">
        <w:trPr>
          <w:gridAfter w:val="1"/>
          <w:wAfter w:w="17" w:type="dxa"/>
        </w:trPr>
        <w:tc>
          <w:tcPr>
            <w:tcW w:w="1114" w:type="dxa"/>
            <w:tcBorders>
              <w:top w:val="single" w:sz="2" w:space="0" w:color="auto"/>
              <w:bottom w:val="single" w:sz="2" w:space="0" w:color="auto"/>
              <w:right w:val="single" w:sz="2" w:space="0" w:color="auto"/>
            </w:tcBorders>
          </w:tcPr>
          <w:p w14:paraId="0DA86FFA" w14:textId="1B915C47" w:rsidR="00286CC5" w:rsidRPr="00B60D70" w:rsidRDefault="00B91175" w:rsidP="00286CC5">
            <w:pPr>
              <w:ind w:left="-24" w:right="-32"/>
              <w:jc w:val="left"/>
              <w:rPr>
                <w:sz w:val="28"/>
                <w:szCs w:val="28"/>
              </w:rPr>
            </w:pPr>
            <w:r w:rsidRPr="00B60D70">
              <w:rPr>
                <w:sz w:val="28"/>
                <w:szCs w:val="28"/>
              </w:rPr>
              <w:lastRenderedPageBreak/>
              <w:t xml:space="preserve">CTE </w:t>
            </w:r>
            <w:r w:rsidR="00286CC5" w:rsidRPr="00B60D70">
              <w:rPr>
                <w:sz w:val="28"/>
                <w:szCs w:val="28"/>
              </w:rPr>
              <w:t>491</w:t>
            </w:r>
          </w:p>
        </w:tc>
        <w:tc>
          <w:tcPr>
            <w:tcW w:w="3513" w:type="dxa"/>
            <w:gridSpan w:val="2"/>
            <w:tcBorders>
              <w:top w:val="single" w:sz="2" w:space="0" w:color="auto"/>
              <w:left w:val="single" w:sz="2" w:space="0" w:color="auto"/>
              <w:bottom w:val="single" w:sz="2" w:space="0" w:color="auto"/>
              <w:right w:val="single" w:sz="2" w:space="0" w:color="auto"/>
            </w:tcBorders>
          </w:tcPr>
          <w:p w14:paraId="68CE57BC" w14:textId="77777777" w:rsidR="00921E84" w:rsidRPr="00B60D70" w:rsidRDefault="00286CC5" w:rsidP="00286CC5">
            <w:pPr>
              <w:ind w:right="26"/>
              <w:jc w:val="left"/>
              <w:rPr>
                <w:sz w:val="28"/>
                <w:szCs w:val="28"/>
              </w:rPr>
            </w:pPr>
            <w:r w:rsidRPr="00B60D70">
              <w:rPr>
                <w:sz w:val="28"/>
                <w:szCs w:val="28"/>
                <w:cs/>
              </w:rPr>
              <w:t xml:space="preserve">โครงงานทางครุศาสตร์โยธา </w:t>
            </w:r>
            <w:r w:rsidRPr="00B60D70">
              <w:rPr>
                <w:sz w:val="28"/>
                <w:szCs w:val="28"/>
              </w:rPr>
              <w:t>1</w:t>
            </w:r>
            <w:r w:rsidR="00BD7F9D" w:rsidRPr="00B60D70">
              <w:rPr>
                <w:sz w:val="28"/>
                <w:szCs w:val="28"/>
              </w:rPr>
              <w:t xml:space="preserve"> </w:t>
            </w:r>
          </w:p>
          <w:p w14:paraId="11DC8145" w14:textId="74F9F268" w:rsidR="00286CC5" w:rsidRPr="00B60D70" w:rsidRDefault="00286CC5" w:rsidP="00286CC5">
            <w:pPr>
              <w:ind w:right="26"/>
              <w:jc w:val="left"/>
              <w:rPr>
                <w:sz w:val="28"/>
                <w:szCs w:val="28"/>
                <w:cs/>
              </w:rPr>
            </w:pPr>
            <w:r w:rsidRPr="00B60D70">
              <w:rPr>
                <w:rFonts w:ascii="TH SarabunPSK" w:hAnsi="TH SarabunPSK" w:cs="TH SarabunPSK"/>
                <w:sz w:val="28"/>
                <w:szCs w:val="28"/>
              </w:rPr>
              <w:t>1</w:t>
            </w:r>
            <w:r w:rsidR="00921E84" w:rsidRPr="00B60D70">
              <w:rPr>
                <w:rFonts w:ascii="TH SarabunPSK" w:hAnsi="TH SarabunPSK" w:cs="TH SarabunPSK"/>
                <w:sz w:val="28"/>
                <w:szCs w:val="28"/>
              </w:rPr>
              <w:t xml:space="preserve"> </w:t>
            </w:r>
            <w:r w:rsidRPr="00B60D70">
              <w:rPr>
                <w:rFonts w:ascii="TH SarabunPSK" w:hAnsi="TH SarabunPSK" w:cs="TH SarabunPSK"/>
                <w:sz w:val="28"/>
                <w:szCs w:val="28"/>
              </w:rPr>
              <w:t>(0-</w:t>
            </w:r>
            <w:r w:rsidR="00934474" w:rsidRPr="00B60D70">
              <w:rPr>
                <w:rFonts w:ascii="TH SarabunPSK" w:hAnsi="TH SarabunPSK" w:cs="TH SarabunPSK"/>
                <w:sz w:val="28"/>
                <w:szCs w:val="28"/>
              </w:rPr>
              <w:t>3</w:t>
            </w:r>
            <w:r w:rsidR="00934474" w:rsidRPr="00B60D70">
              <w:rPr>
                <w:rFonts w:ascii="TH SarabunPSK" w:hAnsi="TH SarabunPSK" w:cs="TH SarabunPSK" w:hint="cs"/>
                <w:sz w:val="28"/>
                <w:szCs w:val="28"/>
              </w:rPr>
              <w:t>-</w:t>
            </w:r>
            <w:r w:rsidR="00934474" w:rsidRPr="00B60D70">
              <w:rPr>
                <w:rFonts w:ascii="TH SarabunPSK" w:hAnsi="TH SarabunPSK" w:cs="TH SarabunPSK"/>
                <w:sz w:val="28"/>
                <w:szCs w:val="28"/>
              </w:rPr>
              <w:t>3</w:t>
            </w:r>
            <w:r w:rsidRPr="00B60D70">
              <w:rPr>
                <w:rFonts w:ascii="TH SarabunPSK" w:hAnsi="TH SarabunPSK" w:cs="TH SarabunPSK"/>
                <w:sz w:val="28"/>
                <w:szCs w:val="28"/>
              </w:rPr>
              <w:t>)</w:t>
            </w:r>
          </w:p>
        </w:tc>
        <w:tc>
          <w:tcPr>
            <w:tcW w:w="1076" w:type="dxa"/>
            <w:tcBorders>
              <w:top w:val="single" w:sz="2" w:space="0" w:color="auto"/>
              <w:left w:val="single" w:sz="2" w:space="0" w:color="auto"/>
              <w:bottom w:val="single" w:sz="2" w:space="0" w:color="auto"/>
              <w:right w:val="single" w:sz="2" w:space="0" w:color="auto"/>
            </w:tcBorders>
          </w:tcPr>
          <w:p w14:paraId="5357F76D" w14:textId="602C5953" w:rsidR="00286CC5" w:rsidRPr="00B60D70" w:rsidRDefault="00286CC5" w:rsidP="00286CC5">
            <w:pPr>
              <w:ind w:right="26"/>
              <w:jc w:val="left"/>
              <w:rPr>
                <w:sz w:val="28"/>
                <w:szCs w:val="28"/>
              </w:rPr>
            </w:pPr>
            <w:r w:rsidRPr="00B60D70">
              <w:rPr>
                <w:sz w:val="28"/>
                <w:szCs w:val="28"/>
              </w:rPr>
              <w:t>CLO1</w:t>
            </w:r>
          </w:p>
        </w:tc>
        <w:tc>
          <w:tcPr>
            <w:tcW w:w="3670" w:type="dxa"/>
            <w:tcBorders>
              <w:top w:val="single" w:sz="2" w:space="0" w:color="auto"/>
              <w:left w:val="single" w:sz="2" w:space="0" w:color="auto"/>
              <w:bottom w:val="single" w:sz="2" w:space="0" w:color="auto"/>
              <w:right w:val="single" w:sz="2" w:space="0" w:color="auto"/>
            </w:tcBorders>
          </w:tcPr>
          <w:p w14:paraId="70BBF5C0" w14:textId="5B82EAA9" w:rsidR="00286CC5" w:rsidRPr="00B60D70" w:rsidRDefault="00286CC5" w:rsidP="00286CC5">
            <w:pPr>
              <w:ind w:right="26"/>
              <w:jc w:val="left"/>
              <w:rPr>
                <w:sz w:val="28"/>
                <w:szCs w:val="28"/>
              </w:rPr>
            </w:pPr>
            <w:r w:rsidRPr="00B60D70">
              <w:rPr>
                <w:sz w:val="28"/>
                <w:szCs w:val="28"/>
                <w:cs/>
              </w:rPr>
              <w:t>อธิบายความรู้ที่เกี่ยวข้องกับวิชาชีพทางการศึกษาและการจัดการเรียนรู้ที่ทันสมัยและสอดคล้องกับความต้องการในปัจจุบันได้</w:t>
            </w:r>
          </w:p>
        </w:tc>
        <w:tc>
          <w:tcPr>
            <w:tcW w:w="898" w:type="dxa"/>
            <w:gridSpan w:val="2"/>
            <w:tcBorders>
              <w:left w:val="single" w:sz="2" w:space="0" w:color="auto"/>
            </w:tcBorders>
            <w:vAlign w:val="center"/>
          </w:tcPr>
          <w:p w14:paraId="75CFA8D4" w14:textId="48713899" w:rsidR="00286CC5" w:rsidRPr="00B60D70" w:rsidRDefault="006F1D1A" w:rsidP="00286CC5">
            <w:pPr>
              <w:ind w:right="26"/>
              <w:jc w:val="center"/>
              <w:rPr>
                <w:sz w:val="28"/>
                <w:szCs w:val="28"/>
              </w:rPr>
            </w:pPr>
            <w:r w:rsidRPr="00B60D70">
              <w:rPr>
                <w:sz w:val="28"/>
                <w:szCs w:val="28"/>
              </w:rPr>
              <w:t> </w:t>
            </w:r>
          </w:p>
        </w:tc>
        <w:tc>
          <w:tcPr>
            <w:tcW w:w="893" w:type="dxa"/>
            <w:vAlign w:val="center"/>
          </w:tcPr>
          <w:p w14:paraId="3A8CC461" w14:textId="3A95324E" w:rsidR="00286CC5" w:rsidRPr="00B60D70" w:rsidRDefault="006F1D1A" w:rsidP="00286CC5">
            <w:pPr>
              <w:ind w:right="26"/>
              <w:jc w:val="center"/>
              <w:rPr>
                <w:sz w:val="28"/>
                <w:szCs w:val="28"/>
              </w:rPr>
            </w:pPr>
            <w:r w:rsidRPr="00B60D70">
              <w:rPr>
                <w:sz w:val="28"/>
                <w:szCs w:val="28"/>
              </w:rPr>
              <w:t> </w:t>
            </w:r>
          </w:p>
        </w:tc>
        <w:tc>
          <w:tcPr>
            <w:tcW w:w="892" w:type="dxa"/>
            <w:vAlign w:val="center"/>
          </w:tcPr>
          <w:p w14:paraId="45567E5A" w14:textId="08B7A352" w:rsidR="00286CC5" w:rsidRPr="00B60D70" w:rsidRDefault="006F1D1A" w:rsidP="00286CC5">
            <w:pPr>
              <w:ind w:right="26"/>
              <w:jc w:val="center"/>
              <w:rPr>
                <w:sz w:val="28"/>
                <w:szCs w:val="28"/>
              </w:rPr>
            </w:pPr>
            <w:r w:rsidRPr="00B60D70">
              <w:rPr>
                <w:sz w:val="28"/>
                <w:szCs w:val="28"/>
              </w:rPr>
              <w:t> </w:t>
            </w:r>
          </w:p>
        </w:tc>
        <w:tc>
          <w:tcPr>
            <w:tcW w:w="892" w:type="dxa"/>
            <w:vAlign w:val="center"/>
          </w:tcPr>
          <w:p w14:paraId="223A169E" w14:textId="30C62BCF" w:rsidR="00286CC5" w:rsidRPr="00B60D70" w:rsidRDefault="00286CC5" w:rsidP="00286CC5">
            <w:pPr>
              <w:ind w:right="26"/>
              <w:jc w:val="center"/>
              <w:rPr>
                <w:sz w:val="28"/>
                <w:szCs w:val="28"/>
              </w:rPr>
            </w:pPr>
            <w:r w:rsidRPr="00B60D70">
              <w:rPr>
                <w:sz w:val="28"/>
                <w:szCs w:val="28"/>
              </w:rPr>
              <w:t>P-K1</w:t>
            </w:r>
          </w:p>
        </w:tc>
        <w:tc>
          <w:tcPr>
            <w:tcW w:w="892" w:type="dxa"/>
            <w:vAlign w:val="center"/>
          </w:tcPr>
          <w:p w14:paraId="29826FA9" w14:textId="3D8B6ADB" w:rsidR="00286CC5" w:rsidRPr="00B60D70" w:rsidRDefault="006F1D1A" w:rsidP="00286CC5">
            <w:pPr>
              <w:ind w:right="26"/>
              <w:jc w:val="center"/>
              <w:rPr>
                <w:sz w:val="28"/>
                <w:szCs w:val="28"/>
              </w:rPr>
            </w:pPr>
            <w:r w:rsidRPr="00B60D70">
              <w:rPr>
                <w:sz w:val="28"/>
                <w:szCs w:val="28"/>
              </w:rPr>
              <w:t> </w:t>
            </w:r>
          </w:p>
        </w:tc>
      </w:tr>
      <w:tr w:rsidR="00B60D70" w:rsidRPr="00B60D70" w14:paraId="133D0171" w14:textId="77777777" w:rsidTr="00224DE8">
        <w:trPr>
          <w:gridAfter w:val="1"/>
          <w:wAfter w:w="17" w:type="dxa"/>
        </w:trPr>
        <w:tc>
          <w:tcPr>
            <w:tcW w:w="1114" w:type="dxa"/>
            <w:tcBorders>
              <w:top w:val="single" w:sz="2" w:space="0" w:color="auto"/>
              <w:bottom w:val="single" w:sz="2" w:space="0" w:color="auto"/>
              <w:right w:val="single" w:sz="2" w:space="0" w:color="auto"/>
            </w:tcBorders>
          </w:tcPr>
          <w:p w14:paraId="054E5417" w14:textId="27182EC1" w:rsidR="00286CC5" w:rsidRPr="00B60D70" w:rsidRDefault="00286CC5" w:rsidP="00286CC5">
            <w:pPr>
              <w:ind w:left="-24" w:right="-32"/>
              <w:jc w:val="left"/>
              <w:rPr>
                <w:sz w:val="28"/>
                <w:szCs w:val="28"/>
                <w:lang w:val="th-TH"/>
              </w:rPr>
            </w:pPr>
          </w:p>
        </w:tc>
        <w:tc>
          <w:tcPr>
            <w:tcW w:w="3513" w:type="dxa"/>
            <w:gridSpan w:val="2"/>
            <w:tcBorders>
              <w:top w:val="single" w:sz="2" w:space="0" w:color="auto"/>
              <w:left w:val="single" w:sz="2" w:space="0" w:color="auto"/>
              <w:bottom w:val="single" w:sz="2" w:space="0" w:color="auto"/>
              <w:right w:val="single" w:sz="2" w:space="0" w:color="auto"/>
            </w:tcBorders>
          </w:tcPr>
          <w:p w14:paraId="28FC9D2C" w14:textId="52F89FD2" w:rsidR="00286CC5" w:rsidRPr="00B60D70" w:rsidRDefault="00286CC5" w:rsidP="00286CC5">
            <w:pPr>
              <w:ind w:right="26"/>
              <w:jc w:val="left"/>
              <w:rPr>
                <w:sz w:val="28"/>
                <w:szCs w:val="28"/>
                <w:cs/>
                <w:lang w:val="th-TH"/>
              </w:rPr>
            </w:pPr>
          </w:p>
        </w:tc>
        <w:tc>
          <w:tcPr>
            <w:tcW w:w="1076" w:type="dxa"/>
            <w:tcBorders>
              <w:top w:val="single" w:sz="2" w:space="0" w:color="auto"/>
              <w:left w:val="single" w:sz="2" w:space="0" w:color="auto"/>
              <w:bottom w:val="single" w:sz="2" w:space="0" w:color="auto"/>
              <w:right w:val="single" w:sz="2" w:space="0" w:color="auto"/>
            </w:tcBorders>
          </w:tcPr>
          <w:p w14:paraId="7E2657E7" w14:textId="197400B8" w:rsidR="00286CC5" w:rsidRPr="00B60D70" w:rsidRDefault="00286CC5" w:rsidP="00286CC5">
            <w:pPr>
              <w:ind w:right="26"/>
              <w:jc w:val="left"/>
              <w:rPr>
                <w:sz w:val="28"/>
                <w:szCs w:val="28"/>
              </w:rPr>
            </w:pPr>
            <w:r w:rsidRPr="00B60D70">
              <w:rPr>
                <w:sz w:val="28"/>
                <w:szCs w:val="28"/>
              </w:rPr>
              <w:t>CLO2</w:t>
            </w:r>
          </w:p>
        </w:tc>
        <w:tc>
          <w:tcPr>
            <w:tcW w:w="3670" w:type="dxa"/>
            <w:tcBorders>
              <w:top w:val="single" w:sz="2" w:space="0" w:color="auto"/>
              <w:left w:val="single" w:sz="2" w:space="0" w:color="auto"/>
              <w:bottom w:val="single" w:sz="2" w:space="0" w:color="auto"/>
              <w:right w:val="single" w:sz="2" w:space="0" w:color="auto"/>
            </w:tcBorders>
          </w:tcPr>
          <w:p w14:paraId="20073E98" w14:textId="1454DC67" w:rsidR="00286CC5" w:rsidRPr="00B60D70" w:rsidRDefault="00286CC5" w:rsidP="00286CC5">
            <w:pPr>
              <w:ind w:right="26"/>
              <w:jc w:val="left"/>
              <w:rPr>
                <w:sz w:val="28"/>
                <w:szCs w:val="28"/>
              </w:rPr>
            </w:pPr>
            <w:r w:rsidRPr="00B60D70">
              <w:rPr>
                <w:sz w:val="28"/>
                <w:szCs w:val="28"/>
                <w:cs/>
              </w:rPr>
              <w:t>เขียนรายงานข้อเสนอโครงการวิจัยที่เกี่ยวข้องกับวิชาชีพทางครุศาสตร์โยธาภายใต้กรอบมาตรฐานของจรรยาบรรณในการวิจัย</w:t>
            </w:r>
          </w:p>
        </w:tc>
        <w:tc>
          <w:tcPr>
            <w:tcW w:w="898" w:type="dxa"/>
            <w:gridSpan w:val="2"/>
            <w:tcBorders>
              <w:left w:val="single" w:sz="2" w:space="0" w:color="auto"/>
            </w:tcBorders>
            <w:vAlign w:val="center"/>
          </w:tcPr>
          <w:p w14:paraId="50F9027E" w14:textId="16981437" w:rsidR="00286CC5" w:rsidRPr="00B60D70" w:rsidRDefault="006F1D1A" w:rsidP="00286CC5">
            <w:pPr>
              <w:ind w:right="26"/>
              <w:jc w:val="center"/>
              <w:rPr>
                <w:sz w:val="28"/>
                <w:szCs w:val="28"/>
              </w:rPr>
            </w:pPr>
            <w:r w:rsidRPr="00B60D70">
              <w:rPr>
                <w:sz w:val="28"/>
                <w:szCs w:val="28"/>
              </w:rPr>
              <w:t> </w:t>
            </w:r>
          </w:p>
        </w:tc>
        <w:tc>
          <w:tcPr>
            <w:tcW w:w="893" w:type="dxa"/>
            <w:vAlign w:val="center"/>
          </w:tcPr>
          <w:p w14:paraId="7BE17B3B" w14:textId="634C4FAE" w:rsidR="00286CC5" w:rsidRPr="00B60D70" w:rsidRDefault="006F1D1A" w:rsidP="00286CC5">
            <w:pPr>
              <w:ind w:right="26"/>
              <w:jc w:val="center"/>
              <w:rPr>
                <w:sz w:val="28"/>
                <w:szCs w:val="28"/>
              </w:rPr>
            </w:pPr>
            <w:r w:rsidRPr="00B60D70">
              <w:rPr>
                <w:sz w:val="28"/>
                <w:szCs w:val="28"/>
              </w:rPr>
              <w:t> </w:t>
            </w:r>
          </w:p>
        </w:tc>
        <w:tc>
          <w:tcPr>
            <w:tcW w:w="892" w:type="dxa"/>
            <w:vAlign w:val="center"/>
          </w:tcPr>
          <w:p w14:paraId="14417003" w14:textId="0199ADEA" w:rsidR="00286CC5" w:rsidRPr="00B60D70" w:rsidRDefault="006F1D1A" w:rsidP="00286CC5">
            <w:pPr>
              <w:ind w:right="26"/>
              <w:jc w:val="center"/>
              <w:rPr>
                <w:sz w:val="28"/>
                <w:szCs w:val="28"/>
              </w:rPr>
            </w:pPr>
            <w:r w:rsidRPr="00B60D70">
              <w:rPr>
                <w:sz w:val="28"/>
                <w:szCs w:val="28"/>
              </w:rPr>
              <w:t> </w:t>
            </w:r>
          </w:p>
        </w:tc>
        <w:tc>
          <w:tcPr>
            <w:tcW w:w="892" w:type="dxa"/>
            <w:vAlign w:val="center"/>
          </w:tcPr>
          <w:p w14:paraId="2D72D405" w14:textId="5E3255DA" w:rsidR="00286CC5" w:rsidRPr="00B60D70" w:rsidRDefault="00286CC5" w:rsidP="00286CC5">
            <w:pPr>
              <w:ind w:right="26"/>
              <w:jc w:val="center"/>
              <w:rPr>
                <w:sz w:val="28"/>
                <w:szCs w:val="28"/>
              </w:rPr>
            </w:pPr>
            <w:r w:rsidRPr="00B60D70">
              <w:rPr>
                <w:sz w:val="28"/>
                <w:szCs w:val="28"/>
              </w:rPr>
              <w:t>P-K3</w:t>
            </w:r>
          </w:p>
        </w:tc>
        <w:tc>
          <w:tcPr>
            <w:tcW w:w="892" w:type="dxa"/>
            <w:vAlign w:val="center"/>
          </w:tcPr>
          <w:p w14:paraId="293C8EBF" w14:textId="4C1484E8" w:rsidR="00286CC5" w:rsidRPr="00B60D70" w:rsidRDefault="006F1D1A" w:rsidP="00286CC5">
            <w:pPr>
              <w:ind w:right="26"/>
              <w:jc w:val="center"/>
              <w:rPr>
                <w:sz w:val="28"/>
                <w:szCs w:val="28"/>
              </w:rPr>
            </w:pPr>
            <w:r w:rsidRPr="00B60D70">
              <w:rPr>
                <w:sz w:val="28"/>
                <w:szCs w:val="28"/>
              </w:rPr>
              <w:t> </w:t>
            </w:r>
          </w:p>
        </w:tc>
      </w:tr>
      <w:tr w:rsidR="00B60D70" w:rsidRPr="00B60D70" w14:paraId="2B7B309D" w14:textId="77777777" w:rsidTr="00224DE8">
        <w:trPr>
          <w:gridAfter w:val="1"/>
          <w:wAfter w:w="17" w:type="dxa"/>
        </w:trPr>
        <w:tc>
          <w:tcPr>
            <w:tcW w:w="1114" w:type="dxa"/>
            <w:tcBorders>
              <w:top w:val="single" w:sz="2" w:space="0" w:color="auto"/>
              <w:bottom w:val="single" w:sz="2" w:space="0" w:color="auto"/>
              <w:right w:val="single" w:sz="2" w:space="0" w:color="auto"/>
            </w:tcBorders>
          </w:tcPr>
          <w:p w14:paraId="4A82568B" w14:textId="0A06F765" w:rsidR="00286CC5" w:rsidRPr="00B60D70" w:rsidRDefault="00286CC5" w:rsidP="00286CC5">
            <w:pPr>
              <w:ind w:left="-24" w:right="-32"/>
              <w:jc w:val="left"/>
              <w:rPr>
                <w:sz w:val="28"/>
                <w:szCs w:val="28"/>
                <w:lang w:val="th-TH"/>
              </w:rPr>
            </w:pPr>
          </w:p>
        </w:tc>
        <w:tc>
          <w:tcPr>
            <w:tcW w:w="3513" w:type="dxa"/>
            <w:gridSpan w:val="2"/>
            <w:tcBorders>
              <w:top w:val="single" w:sz="2" w:space="0" w:color="auto"/>
              <w:left w:val="single" w:sz="2" w:space="0" w:color="auto"/>
              <w:bottom w:val="single" w:sz="2" w:space="0" w:color="auto"/>
              <w:right w:val="single" w:sz="2" w:space="0" w:color="auto"/>
            </w:tcBorders>
          </w:tcPr>
          <w:p w14:paraId="053EE1ED" w14:textId="65C6786E" w:rsidR="00286CC5" w:rsidRPr="00B60D70" w:rsidRDefault="00286CC5" w:rsidP="00286CC5">
            <w:pPr>
              <w:ind w:right="26"/>
              <w:jc w:val="left"/>
              <w:rPr>
                <w:sz w:val="28"/>
                <w:szCs w:val="28"/>
                <w:cs/>
                <w:lang w:val="th-TH"/>
              </w:rPr>
            </w:pPr>
          </w:p>
        </w:tc>
        <w:tc>
          <w:tcPr>
            <w:tcW w:w="1076" w:type="dxa"/>
            <w:tcBorders>
              <w:top w:val="single" w:sz="2" w:space="0" w:color="auto"/>
              <w:left w:val="single" w:sz="2" w:space="0" w:color="auto"/>
              <w:bottom w:val="single" w:sz="2" w:space="0" w:color="auto"/>
              <w:right w:val="single" w:sz="2" w:space="0" w:color="auto"/>
            </w:tcBorders>
          </w:tcPr>
          <w:p w14:paraId="586DE2E4" w14:textId="6836B9E4" w:rsidR="00286CC5" w:rsidRPr="00B60D70" w:rsidRDefault="00286CC5" w:rsidP="00286CC5">
            <w:pPr>
              <w:ind w:right="26"/>
              <w:jc w:val="left"/>
              <w:rPr>
                <w:sz w:val="28"/>
                <w:szCs w:val="28"/>
              </w:rPr>
            </w:pPr>
            <w:r w:rsidRPr="00B60D70">
              <w:rPr>
                <w:sz w:val="28"/>
                <w:szCs w:val="28"/>
              </w:rPr>
              <w:t>CLO3*</w:t>
            </w:r>
          </w:p>
        </w:tc>
        <w:tc>
          <w:tcPr>
            <w:tcW w:w="3670" w:type="dxa"/>
            <w:tcBorders>
              <w:top w:val="single" w:sz="2" w:space="0" w:color="auto"/>
              <w:left w:val="single" w:sz="2" w:space="0" w:color="auto"/>
              <w:bottom w:val="single" w:sz="2" w:space="0" w:color="auto"/>
              <w:right w:val="single" w:sz="2" w:space="0" w:color="auto"/>
            </w:tcBorders>
          </w:tcPr>
          <w:p w14:paraId="0AA61B99" w14:textId="3A83D713" w:rsidR="00286CC5" w:rsidRPr="00B60D70" w:rsidRDefault="00286CC5" w:rsidP="00286CC5">
            <w:pPr>
              <w:ind w:right="26"/>
              <w:jc w:val="left"/>
              <w:rPr>
                <w:sz w:val="28"/>
                <w:szCs w:val="28"/>
              </w:rPr>
            </w:pPr>
            <w:r w:rsidRPr="00B60D70">
              <w:rPr>
                <w:sz w:val="28"/>
                <w:szCs w:val="28"/>
                <w:cs/>
              </w:rPr>
              <w:t>การสืบค้นข้อมูลที่ทันสมัยและเกี่ยวข้องกับประเด็นที่ต้องการศึกษาได้ด้วยตนเอง</w:t>
            </w:r>
          </w:p>
        </w:tc>
        <w:tc>
          <w:tcPr>
            <w:tcW w:w="898" w:type="dxa"/>
            <w:gridSpan w:val="2"/>
            <w:tcBorders>
              <w:left w:val="single" w:sz="2" w:space="0" w:color="auto"/>
            </w:tcBorders>
            <w:vAlign w:val="center"/>
          </w:tcPr>
          <w:p w14:paraId="217D7D19" w14:textId="6EDEB4CA" w:rsidR="00286CC5" w:rsidRPr="00B60D70" w:rsidRDefault="006F1D1A" w:rsidP="00286CC5">
            <w:pPr>
              <w:ind w:right="26"/>
              <w:jc w:val="center"/>
              <w:rPr>
                <w:sz w:val="28"/>
                <w:szCs w:val="28"/>
              </w:rPr>
            </w:pPr>
            <w:r w:rsidRPr="00B60D70">
              <w:rPr>
                <w:sz w:val="28"/>
                <w:szCs w:val="28"/>
              </w:rPr>
              <w:t> </w:t>
            </w:r>
          </w:p>
        </w:tc>
        <w:tc>
          <w:tcPr>
            <w:tcW w:w="893" w:type="dxa"/>
            <w:vAlign w:val="center"/>
          </w:tcPr>
          <w:p w14:paraId="6634EA9E" w14:textId="70CA8EC2" w:rsidR="00286CC5" w:rsidRPr="00B60D70" w:rsidRDefault="006F1D1A" w:rsidP="00286CC5">
            <w:pPr>
              <w:ind w:right="26"/>
              <w:jc w:val="center"/>
              <w:rPr>
                <w:sz w:val="28"/>
                <w:szCs w:val="28"/>
              </w:rPr>
            </w:pPr>
            <w:r w:rsidRPr="00B60D70">
              <w:rPr>
                <w:sz w:val="28"/>
                <w:szCs w:val="28"/>
              </w:rPr>
              <w:t> </w:t>
            </w:r>
          </w:p>
        </w:tc>
        <w:tc>
          <w:tcPr>
            <w:tcW w:w="892" w:type="dxa"/>
            <w:vAlign w:val="center"/>
          </w:tcPr>
          <w:p w14:paraId="171994A1" w14:textId="25D39F8A" w:rsidR="00286CC5" w:rsidRPr="00B60D70" w:rsidRDefault="006F1D1A" w:rsidP="00286CC5">
            <w:pPr>
              <w:ind w:right="26"/>
              <w:jc w:val="center"/>
              <w:rPr>
                <w:sz w:val="28"/>
                <w:szCs w:val="28"/>
              </w:rPr>
            </w:pPr>
            <w:r w:rsidRPr="00B60D70">
              <w:rPr>
                <w:sz w:val="28"/>
                <w:szCs w:val="28"/>
              </w:rPr>
              <w:t> </w:t>
            </w:r>
          </w:p>
        </w:tc>
        <w:tc>
          <w:tcPr>
            <w:tcW w:w="892" w:type="dxa"/>
            <w:vAlign w:val="center"/>
          </w:tcPr>
          <w:p w14:paraId="4B67A72D" w14:textId="429C3CBC" w:rsidR="00286CC5" w:rsidRPr="00B60D70" w:rsidRDefault="006F1D1A" w:rsidP="00286CC5">
            <w:pPr>
              <w:ind w:right="26"/>
              <w:jc w:val="center"/>
              <w:rPr>
                <w:sz w:val="28"/>
                <w:szCs w:val="28"/>
              </w:rPr>
            </w:pPr>
            <w:r w:rsidRPr="00B60D70">
              <w:rPr>
                <w:sz w:val="28"/>
                <w:szCs w:val="28"/>
              </w:rPr>
              <w:t> </w:t>
            </w:r>
          </w:p>
        </w:tc>
        <w:tc>
          <w:tcPr>
            <w:tcW w:w="892" w:type="dxa"/>
            <w:vAlign w:val="center"/>
          </w:tcPr>
          <w:p w14:paraId="62853626" w14:textId="7A69A826" w:rsidR="00286CC5" w:rsidRPr="00B60D70" w:rsidRDefault="00286CC5" w:rsidP="00286CC5">
            <w:pPr>
              <w:ind w:right="26"/>
              <w:jc w:val="center"/>
              <w:rPr>
                <w:sz w:val="28"/>
                <w:szCs w:val="28"/>
              </w:rPr>
            </w:pPr>
            <w:r w:rsidRPr="00B60D70">
              <w:rPr>
                <w:sz w:val="28"/>
                <w:szCs w:val="28"/>
              </w:rPr>
              <w:t>P-S2</w:t>
            </w:r>
          </w:p>
        </w:tc>
      </w:tr>
      <w:tr w:rsidR="00B60D70" w:rsidRPr="00B60D70" w14:paraId="6E579A8D" w14:textId="77777777" w:rsidTr="00224DE8">
        <w:trPr>
          <w:gridAfter w:val="1"/>
          <w:wAfter w:w="17" w:type="dxa"/>
        </w:trPr>
        <w:tc>
          <w:tcPr>
            <w:tcW w:w="1114" w:type="dxa"/>
            <w:tcBorders>
              <w:top w:val="single" w:sz="2" w:space="0" w:color="auto"/>
              <w:bottom w:val="single" w:sz="2" w:space="0" w:color="auto"/>
              <w:right w:val="single" w:sz="2" w:space="0" w:color="auto"/>
            </w:tcBorders>
          </w:tcPr>
          <w:p w14:paraId="53F91242" w14:textId="07DBADF4" w:rsidR="00286CC5" w:rsidRPr="00B60D70" w:rsidRDefault="00B91175" w:rsidP="00286CC5">
            <w:pPr>
              <w:ind w:left="-24" w:right="-32"/>
              <w:jc w:val="left"/>
              <w:rPr>
                <w:sz w:val="28"/>
                <w:szCs w:val="28"/>
              </w:rPr>
            </w:pPr>
            <w:r w:rsidRPr="00B60D70">
              <w:rPr>
                <w:sz w:val="28"/>
                <w:szCs w:val="28"/>
              </w:rPr>
              <w:t xml:space="preserve">CTE </w:t>
            </w:r>
            <w:r w:rsidR="00286CC5" w:rsidRPr="00B60D70">
              <w:rPr>
                <w:sz w:val="28"/>
                <w:szCs w:val="28"/>
              </w:rPr>
              <w:t>46601</w:t>
            </w:r>
          </w:p>
        </w:tc>
        <w:tc>
          <w:tcPr>
            <w:tcW w:w="3513" w:type="dxa"/>
            <w:gridSpan w:val="2"/>
            <w:tcBorders>
              <w:top w:val="single" w:sz="2" w:space="0" w:color="auto"/>
              <w:left w:val="single" w:sz="2" w:space="0" w:color="auto"/>
              <w:bottom w:val="single" w:sz="2" w:space="0" w:color="auto"/>
              <w:right w:val="single" w:sz="2" w:space="0" w:color="auto"/>
            </w:tcBorders>
          </w:tcPr>
          <w:p w14:paraId="007A3293" w14:textId="77777777" w:rsidR="00DD2DBB" w:rsidRPr="00B60D70" w:rsidRDefault="00286CC5" w:rsidP="00286CC5">
            <w:pPr>
              <w:ind w:right="26"/>
              <w:jc w:val="left"/>
              <w:rPr>
                <w:sz w:val="28"/>
                <w:szCs w:val="28"/>
              </w:rPr>
            </w:pPr>
            <w:r w:rsidRPr="00B60D70">
              <w:rPr>
                <w:sz w:val="28"/>
                <w:szCs w:val="28"/>
                <w:cs/>
              </w:rPr>
              <w:t xml:space="preserve">แบบจำลองสารสนเทศอาคาร </w:t>
            </w:r>
          </w:p>
          <w:p w14:paraId="2C95CC6B" w14:textId="77777777" w:rsidR="00921E84" w:rsidRPr="00B60D70" w:rsidRDefault="00286CC5" w:rsidP="00286CC5">
            <w:pPr>
              <w:ind w:right="26"/>
              <w:jc w:val="left"/>
              <w:rPr>
                <w:sz w:val="28"/>
                <w:szCs w:val="28"/>
              </w:rPr>
            </w:pPr>
            <w:r w:rsidRPr="00B60D70">
              <w:rPr>
                <w:sz w:val="28"/>
                <w:szCs w:val="28"/>
                <w:cs/>
              </w:rPr>
              <w:t>(</w:t>
            </w:r>
            <w:r w:rsidRPr="00B60D70">
              <w:rPr>
                <w:sz w:val="28"/>
                <w:szCs w:val="28"/>
              </w:rPr>
              <w:t xml:space="preserve">Building Information Modeling) </w:t>
            </w:r>
          </w:p>
          <w:p w14:paraId="153E4366" w14:textId="198208BC" w:rsidR="00286CC5" w:rsidRPr="00B60D70" w:rsidRDefault="00286CC5" w:rsidP="00286CC5">
            <w:pPr>
              <w:ind w:right="26"/>
              <w:jc w:val="left"/>
              <w:rPr>
                <w:sz w:val="28"/>
                <w:szCs w:val="28"/>
                <w:cs/>
              </w:rPr>
            </w:pPr>
            <w:r w:rsidRPr="00B60D70">
              <w:rPr>
                <w:sz w:val="28"/>
                <w:szCs w:val="28"/>
              </w:rPr>
              <w:t>1 (1-0-2)</w:t>
            </w:r>
          </w:p>
        </w:tc>
        <w:tc>
          <w:tcPr>
            <w:tcW w:w="1076" w:type="dxa"/>
            <w:tcBorders>
              <w:top w:val="single" w:sz="2" w:space="0" w:color="auto"/>
              <w:left w:val="single" w:sz="2" w:space="0" w:color="auto"/>
              <w:bottom w:val="single" w:sz="2" w:space="0" w:color="auto"/>
              <w:right w:val="single" w:sz="2" w:space="0" w:color="auto"/>
            </w:tcBorders>
          </w:tcPr>
          <w:p w14:paraId="10AC563B" w14:textId="77506BD9" w:rsidR="00286CC5" w:rsidRPr="00B60D70" w:rsidRDefault="00286CC5" w:rsidP="00286CC5">
            <w:pPr>
              <w:ind w:right="26"/>
              <w:jc w:val="left"/>
              <w:rPr>
                <w:sz w:val="28"/>
                <w:szCs w:val="28"/>
              </w:rPr>
            </w:pPr>
            <w:r w:rsidRPr="00B60D70">
              <w:rPr>
                <w:sz w:val="28"/>
                <w:szCs w:val="28"/>
              </w:rPr>
              <w:t>Ultimate LO</w:t>
            </w:r>
          </w:p>
        </w:tc>
        <w:tc>
          <w:tcPr>
            <w:tcW w:w="3670" w:type="dxa"/>
            <w:tcBorders>
              <w:top w:val="single" w:sz="2" w:space="0" w:color="auto"/>
              <w:left w:val="single" w:sz="2" w:space="0" w:color="auto"/>
              <w:bottom w:val="single" w:sz="2" w:space="0" w:color="auto"/>
              <w:right w:val="single" w:sz="2" w:space="0" w:color="auto"/>
            </w:tcBorders>
          </w:tcPr>
          <w:p w14:paraId="3E74D56C" w14:textId="1A708D5F" w:rsidR="00286CC5" w:rsidRPr="00B60D70" w:rsidRDefault="006F1D1A" w:rsidP="00286CC5">
            <w:pPr>
              <w:ind w:right="26"/>
              <w:jc w:val="left"/>
              <w:rPr>
                <w:sz w:val="28"/>
                <w:szCs w:val="28"/>
              </w:rPr>
            </w:pPr>
            <w:r w:rsidRPr="00B60D70">
              <w:rPr>
                <w:sz w:val="28"/>
                <w:szCs w:val="28"/>
                <w:cs/>
              </w:rPr>
              <w:t>อธิบายวิธีการประยุกต์</w:t>
            </w:r>
            <w:r w:rsidR="00286CC5" w:rsidRPr="00B60D70">
              <w:rPr>
                <w:sz w:val="28"/>
                <w:szCs w:val="28"/>
                <w:cs/>
              </w:rPr>
              <w:t>แบบจำลองสารสนเทศอาคาร</w:t>
            </w:r>
            <w:r w:rsidRPr="00B60D70">
              <w:rPr>
                <w:sz w:val="28"/>
                <w:szCs w:val="28"/>
                <w:cs/>
              </w:rPr>
              <w:t>มาใช้ในงาน</w:t>
            </w:r>
            <w:r w:rsidR="00286CC5" w:rsidRPr="00B60D70">
              <w:rPr>
                <w:sz w:val="28"/>
                <w:szCs w:val="28"/>
                <w:cs/>
              </w:rPr>
              <w:t>วิศวกรรมโยธา</w:t>
            </w:r>
          </w:p>
        </w:tc>
        <w:tc>
          <w:tcPr>
            <w:tcW w:w="898" w:type="dxa"/>
            <w:gridSpan w:val="2"/>
            <w:tcBorders>
              <w:left w:val="single" w:sz="2" w:space="0" w:color="auto"/>
            </w:tcBorders>
            <w:vAlign w:val="center"/>
          </w:tcPr>
          <w:p w14:paraId="232C6EB9" w14:textId="041ABEFD" w:rsidR="00286CC5" w:rsidRPr="00B60D70" w:rsidRDefault="00286CC5" w:rsidP="00286CC5">
            <w:pPr>
              <w:ind w:right="26"/>
              <w:jc w:val="center"/>
              <w:rPr>
                <w:sz w:val="28"/>
                <w:szCs w:val="28"/>
              </w:rPr>
            </w:pPr>
            <w:r w:rsidRPr="00B60D70">
              <w:rPr>
                <w:sz w:val="28"/>
                <w:szCs w:val="28"/>
              </w:rPr>
              <w:t>P-</w:t>
            </w:r>
            <w:r w:rsidR="006F1D1A" w:rsidRPr="00B60D70">
              <w:rPr>
                <w:sz w:val="28"/>
                <w:szCs w:val="28"/>
              </w:rPr>
              <w:t>K2</w:t>
            </w:r>
          </w:p>
        </w:tc>
        <w:tc>
          <w:tcPr>
            <w:tcW w:w="893" w:type="dxa"/>
            <w:vAlign w:val="center"/>
          </w:tcPr>
          <w:p w14:paraId="7AA0648D" w14:textId="111D93A7" w:rsidR="00286CC5" w:rsidRPr="00B60D70" w:rsidRDefault="006F1D1A" w:rsidP="00286CC5">
            <w:pPr>
              <w:ind w:right="26"/>
              <w:jc w:val="center"/>
              <w:rPr>
                <w:sz w:val="28"/>
                <w:szCs w:val="28"/>
              </w:rPr>
            </w:pPr>
            <w:r w:rsidRPr="00B60D70">
              <w:rPr>
                <w:sz w:val="28"/>
                <w:szCs w:val="28"/>
              </w:rPr>
              <w:t> </w:t>
            </w:r>
          </w:p>
        </w:tc>
        <w:tc>
          <w:tcPr>
            <w:tcW w:w="892" w:type="dxa"/>
            <w:vAlign w:val="center"/>
          </w:tcPr>
          <w:p w14:paraId="763E8203" w14:textId="36B639CC" w:rsidR="00286CC5" w:rsidRPr="00B60D70" w:rsidRDefault="006F1D1A" w:rsidP="00286CC5">
            <w:pPr>
              <w:ind w:right="26"/>
              <w:jc w:val="center"/>
              <w:rPr>
                <w:sz w:val="28"/>
                <w:szCs w:val="28"/>
              </w:rPr>
            </w:pPr>
            <w:r w:rsidRPr="00B60D70">
              <w:rPr>
                <w:sz w:val="28"/>
                <w:szCs w:val="28"/>
              </w:rPr>
              <w:t> </w:t>
            </w:r>
          </w:p>
        </w:tc>
        <w:tc>
          <w:tcPr>
            <w:tcW w:w="892" w:type="dxa"/>
            <w:vAlign w:val="center"/>
          </w:tcPr>
          <w:p w14:paraId="570E929E" w14:textId="07D40F92" w:rsidR="00286CC5" w:rsidRPr="00B60D70" w:rsidRDefault="006F1D1A" w:rsidP="00286CC5">
            <w:pPr>
              <w:ind w:right="26"/>
              <w:jc w:val="center"/>
              <w:rPr>
                <w:sz w:val="28"/>
                <w:szCs w:val="28"/>
              </w:rPr>
            </w:pPr>
            <w:r w:rsidRPr="00B60D70">
              <w:rPr>
                <w:sz w:val="28"/>
                <w:szCs w:val="28"/>
              </w:rPr>
              <w:t> </w:t>
            </w:r>
          </w:p>
        </w:tc>
        <w:tc>
          <w:tcPr>
            <w:tcW w:w="892" w:type="dxa"/>
            <w:vAlign w:val="center"/>
          </w:tcPr>
          <w:p w14:paraId="651B9608" w14:textId="6D65F9F3" w:rsidR="00286CC5" w:rsidRPr="00B60D70" w:rsidRDefault="006F1D1A" w:rsidP="00286CC5">
            <w:pPr>
              <w:ind w:right="26"/>
              <w:jc w:val="center"/>
              <w:rPr>
                <w:sz w:val="28"/>
                <w:szCs w:val="28"/>
              </w:rPr>
            </w:pPr>
            <w:r w:rsidRPr="00B60D70">
              <w:rPr>
                <w:sz w:val="28"/>
                <w:szCs w:val="28"/>
              </w:rPr>
              <w:t> </w:t>
            </w:r>
          </w:p>
        </w:tc>
      </w:tr>
      <w:tr w:rsidR="00B60D70" w:rsidRPr="00B60D70" w14:paraId="5D20ED63" w14:textId="77777777" w:rsidTr="00224DE8">
        <w:trPr>
          <w:gridAfter w:val="1"/>
          <w:wAfter w:w="17" w:type="dxa"/>
        </w:trPr>
        <w:tc>
          <w:tcPr>
            <w:tcW w:w="1114" w:type="dxa"/>
            <w:tcBorders>
              <w:top w:val="single" w:sz="2" w:space="0" w:color="auto"/>
              <w:bottom w:val="single" w:sz="2" w:space="0" w:color="auto"/>
              <w:right w:val="single" w:sz="2" w:space="0" w:color="auto"/>
            </w:tcBorders>
          </w:tcPr>
          <w:p w14:paraId="45F49B72" w14:textId="37239204" w:rsidR="00286CC5" w:rsidRPr="00B60D70" w:rsidRDefault="00B91175" w:rsidP="00286CC5">
            <w:pPr>
              <w:ind w:left="-24" w:right="-32"/>
              <w:jc w:val="left"/>
              <w:rPr>
                <w:sz w:val="28"/>
                <w:szCs w:val="28"/>
              </w:rPr>
            </w:pPr>
            <w:r w:rsidRPr="00B60D70">
              <w:rPr>
                <w:sz w:val="28"/>
                <w:szCs w:val="28"/>
              </w:rPr>
              <w:t xml:space="preserve">CTE </w:t>
            </w:r>
            <w:r w:rsidR="00286CC5" w:rsidRPr="00B60D70">
              <w:rPr>
                <w:sz w:val="28"/>
                <w:szCs w:val="28"/>
              </w:rPr>
              <w:t>46602</w:t>
            </w:r>
          </w:p>
        </w:tc>
        <w:tc>
          <w:tcPr>
            <w:tcW w:w="3513" w:type="dxa"/>
            <w:gridSpan w:val="2"/>
            <w:tcBorders>
              <w:top w:val="single" w:sz="2" w:space="0" w:color="auto"/>
              <w:left w:val="single" w:sz="2" w:space="0" w:color="auto"/>
              <w:bottom w:val="single" w:sz="2" w:space="0" w:color="auto"/>
              <w:right w:val="single" w:sz="2" w:space="0" w:color="auto"/>
            </w:tcBorders>
          </w:tcPr>
          <w:p w14:paraId="0BB33A8F" w14:textId="77777777" w:rsidR="00921E84" w:rsidRPr="00B60D70" w:rsidRDefault="00286CC5" w:rsidP="00286CC5">
            <w:pPr>
              <w:ind w:right="26"/>
              <w:jc w:val="left"/>
              <w:rPr>
                <w:sz w:val="28"/>
                <w:szCs w:val="28"/>
              </w:rPr>
            </w:pPr>
            <w:r w:rsidRPr="00B60D70">
              <w:rPr>
                <w:sz w:val="28"/>
                <w:szCs w:val="28"/>
                <w:cs/>
              </w:rPr>
              <w:t>คอมพิวเตอร์ประยุกต์ในงานวิศวกรรมโยธา (</w:t>
            </w:r>
            <w:r w:rsidRPr="00B60D70">
              <w:rPr>
                <w:sz w:val="28"/>
                <w:szCs w:val="28"/>
              </w:rPr>
              <w:t xml:space="preserve">Computer Application and Information for Civil Engineering) </w:t>
            </w:r>
          </w:p>
          <w:p w14:paraId="53FC5029" w14:textId="09D00096" w:rsidR="00286CC5" w:rsidRPr="00B60D70" w:rsidRDefault="00286CC5" w:rsidP="00286CC5">
            <w:pPr>
              <w:ind w:right="26"/>
              <w:jc w:val="left"/>
              <w:rPr>
                <w:sz w:val="28"/>
                <w:szCs w:val="28"/>
                <w:cs/>
              </w:rPr>
            </w:pPr>
            <w:r w:rsidRPr="00B60D70">
              <w:rPr>
                <w:sz w:val="28"/>
                <w:szCs w:val="28"/>
              </w:rPr>
              <w:t>2 (0-4-4)</w:t>
            </w:r>
          </w:p>
        </w:tc>
        <w:tc>
          <w:tcPr>
            <w:tcW w:w="1076" w:type="dxa"/>
            <w:tcBorders>
              <w:top w:val="single" w:sz="2" w:space="0" w:color="auto"/>
              <w:left w:val="single" w:sz="2" w:space="0" w:color="auto"/>
              <w:bottom w:val="single" w:sz="2" w:space="0" w:color="auto"/>
              <w:right w:val="single" w:sz="2" w:space="0" w:color="auto"/>
            </w:tcBorders>
          </w:tcPr>
          <w:p w14:paraId="119C1661" w14:textId="46300961" w:rsidR="00286CC5" w:rsidRPr="00B60D70" w:rsidRDefault="00286CC5" w:rsidP="00286CC5">
            <w:pPr>
              <w:ind w:right="26"/>
              <w:jc w:val="left"/>
              <w:rPr>
                <w:sz w:val="28"/>
                <w:szCs w:val="28"/>
              </w:rPr>
            </w:pPr>
            <w:r w:rsidRPr="00B60D70">
              <w:rPr>
                <w:sz w:val="28"/>
                <w:szCs w:val="28"/>
                <w:u w:val="single"/>
              </w:rPr>
              <w:t>Ultimate LO*</w:t>
            </w:r>
          </w:p>
        </w:tc>
        <w:tc>
          <w:tcPr>
            <w:tcW w:w="3670" w:type="dxa"/>
            <w:tcBorders>
              <w:top w:val="single" w:sz="2" w:space="0" w:color="auto"/>
              <w:left w:val="single" w:sz="2" w:space="0" w:color="auto"/>
              <w:bottom w:val="single" w:sz="2" w:space="0" w:color="auto"/>
              <w:right w:val="single" w:sz="2" w:space="0" w:color="auto"/>
            </w:tcBorders>
          </w:tcPr>
          <w:p w14:paraId="2C1346C7" w14:textId="4EB79170" w:rsidR="00286CC5" w:rsidRPr="00B60D70" w:rsidRDefault="006F1D1A" w:rsidP="00286CC5">
            <w:pPr>
              <w:ind w:right="26"/>
              <w:jc w:val="left"/>
              <w:rPr>
                <w:sz w:val="28"/>
                <w:szCs w:val="28"/>
              </w:rPr>
            </w:pPr>
            <w:r w:rsidRPr="00B60D70">
              <w:rPr>
                <w:sz w:val="28"/>
                <w:szCs w:val="28"/>
                <w:u w:val="single"/>
                <w:cs/>
              </w:rPr>
              <w:t>ประยุกต์ใช้</w:t>
            </w:r>
            <w:r w:rsidR="00286CC5" w:rsidRPr="00B60D70">
              <w:rPr>
                <w:sz w:val="28"/>
                <w:szCs w:val="28"/>
                <w:u w:val="single"/>
                <w:cs/>
              </w:rPr>
              <w:t>โปรแกรมคอมพิวเตอร์</w:t>
            </w:r>
            <w:r w:rsidRPr="00B60D70">
              <w:rPr>
                <w:sz w:val="28"/>
                <w:szCs w:val="28"/>
                <w:u w:val="single"/>
                <w:cs/>
              </w:rPr>
              <w:t>เฉพาะทางในงานวิศวกรรมโยธาที่สอดคล้องกับกรอบแนวคิด</w:t>
            </w:r>
            <w:r w:rsidR="00286CC5" w:rsidRPr="00B60D70">
              <w:rPr>
                <w:sz w:val="28"/>
                <w:szCs w:val="28"/>
                <w:u w:val="single"/>
                <w:cs/>
              </w:rPr>
              <w:t>แบบจำลองสารสนเทศอาคาร</w:t>
            </w:r>
          </w:p>
        </w:tc>
        <w:tc>
          <w:tcPr>
            <w:tcW w:w="898" w:type="dxa"/>
            <w:gridSpan w:val="2"/>
            <w:tcBorders>
              <w:left w:val="single" w:sz="2" w:space="0" w:color="auto"/>
            </w:tcBorders>
            <w:vAlign w:val="center"/>
          </w:tcPr>
          <w:p w14:paraId="7A8F1B54" w14:textId="04C78A08" w:rsidR="00286CC5" w:rsidRPr="00B60D70" w:rsidRDefault="00286CC5" w:rsidP="00286CC5">
            <w:pPr>
              <w:ind w:right="26"/>
              <w:jc w:val="center"/>
              <w:rPr>
                <w:sz w:val="28"/>
                <w:szCs w:val="28"/>
              </w:rPr>
            </w:pPr>
          </w:p>
        </w:tc>
        <w:tc>
          <w:tcPr>
            <w:tcW w:w="893" w:type="dxa"/>
            <w:vAlign w:val="center"/>
          </w:tcPr>
          <w:p w14:paraId="5F1859F4" w14:textId="72925E93" w:rsidR="00286CC5" w:rsidRPr="00B60D70" w:rsidRDefault="00286CC5" w:rsidP="00286CC5">
            <w:pPr>
              <w:ind w:right="26"/>
              <w:jc w:val="center"/>
              <w:rPr>
                <w:sz w:val="28"/>
                <w:szCs w:val="28"/>
              </w:rPr>
            </w:pPr>
            <w:r w:rsidRPr="00B60D70">
              <w:rPr>
                <w:sz w:val="28"/>
                <w:szCs w:val="28"/>
                <w:u w:val="single"/>
              </w:rPr>
              <w:t>P-</w:t>
            </w:r>
            <w:r w:rsidR="006F1D1A" w:rsidRPr="00B60D70">
              <w:rPr>
                <w:sz w:val="28"/>
                <w:szCs w:val="28"/>
                <w:u w:val="single"/>
              </w:rPr>
              <w:t>S2</w:t>
            </w:r>
          </w:p>
        </w:tc>
        <w:tc>
          <w:tcPr>
            <w:tcW w:w="892" w:type="dxa"/>
            <w:vAlign w:val="center"/>
          </w:tcPr>
          <w:p w14:paraId="443FC9F8" w14:textId="1B2B7D1F" w:rsidR="00286CC5" w:rsidRPr="00B60D70" w:rsidRDefault="00286CC5" w:rsidP="00286CC5">
            <w:pPr>
              <w:ind w:right="26"/>
              <w:jc w:val="center"/>
              <w:rPr>
                <w:sz w:val="28"/>
                <w:szCs w:val="28"/>
              </w:rPr>
            </w:pPr>
          </w:p>
        </w:tc>
        <w:tc>
          <w:tcPr>
            <w:tcW w:w="892" w:type="dxa"/>
            <w:vAlign w:val="center"/>
          </w:tcPr>
          <w:p w14:paraId="5E341140" w14:textId="040DA97B" w:rsidR="00286CC5" w:rsidRPr="00B60D70" w:rsidRDefault="00286CC5" w:rsidP="00286CC5">
            <w:pPr>
              <w:ind w:right="26"/>
              <w:jc w:val="center"/>
              <w:rPr>
                <w:sz w:val="28"/>
                <w:szCs w:val="28"/>
              </w:rPr>
            </w:pPr>
          </w:p>
        </w:tc>
        <w:tc>
          <w:tcPr>
            <w:tcW w:w="892" w:type="dxa"/>
            <w:vAlign w:val="center"/>
          </w:tcPr>
          <w:p w14:paraId="0E869C25" w14:textId="7606F5B9" w:rsidR="00286CC5" w:rsidRPr="00B60D70" w:rsidRDefault="00286CC5" w:rsidP="00286CC5">
            <w:pPr>
              <w:ind w:right="26"/>
              <w:jc w:val="center"/>
              <w:rPr>
                <w:sz w:val="28"/>
                <w:szCs w:val="28"/>
              </w:rPr>
            </w:pPr>
          </w:p>
        </w:tc>
      </w:tr>
      <w:tr w:rsidR="00B60D70" w:rsidRPr="00B60D70" w14:paraId="213A57A3" w14:textId="77777777" w:rsidTr="00224DE8">
        <w:trPr>
          <w:gridAfter w:val="1"/>
          <w:wAfter w:w="17" w:type="dxa"/>
        </w:trPr>
        <w:tc>
          <w:tcPr>
            <w:tcW w:w="1114" w:type="dxa"/>
            <w:tcBorders>
              <w:top w:val="single" w:sz="2" w:space="0" w:color="auto"/>
              <w:bottom w:val="single" w:sz="2" w:space="0" w:color="auto"/>
              <w:right w:val="single" w:sz="2" w:space="0" w:color="auto"/>
            </w:tcBorders>
          </w:tcPr>
          <w:p w14:paraId="0D325F45" w14:textId="530F4390" w:rsidR="00286CC5" w:rsidRPr="00B60D70" w:rsidRDefault="00B91175" w:rsidP="00286CC5">
            <w:pPr>
              <w:ind w:left="-24" w:right="-32"/>
              <w:jc w:val="left"/>
              <w:rPr>
                <w:sz w:val="28"/>
                <w:szCs w:val="28"/>
              </w:rPr>
            </w:pPr>
            <w:r w:rsidRPr="00B60D70">
              <w:rPr>
                <w:sz w:val="28"/>
                <w:szCs w:val="28"/>
              </w:rPr>
              <w:t xml:space="preserve">CTE </w:t>
            </w:r>
            <w:r w:rsidR="00286CC5" w:rsidRPr="00B60D70">
              <w:rPr>
                <w:sz w:val="28"/>
                <w:szCs w:val="28"/>
              </w:rPr>
              <w:t>XX</w:t>
            </w:r>
            <w:r w:rsidR="007426AD" w:rsidRPr="00B60D70">
              <w:rPr>
                <w:sz w:val="28"/>
                <w:szCs w:val="28"/>
              </w:rPr>
              <w:t>X</w:t>
            </w:r>
          </w:p>
        </w:tc>
        <w:tc>
          <w:tcPr>
            <w:tcW w:w="3513" w:type="dxa"/>
            <w:gridSpan w:val="2"/>
            <w:tcBorders>
              <w:top w:val="single" w:sz="2" w:space="0" w:color="auto"/>
              <w:left w:val="single" w:sz="2" w:space="0" w:color="auto"/>
              <w:bottom w:val="single" w:sz="2" w:space="0" w:color="auto"/>
              <w:right w:val="single" w:sz="2" w:space="0" w:color="auto"/>
            </w:tcBorders>
          </w:tcPr>
          <w:p w14:paraId="607D94A9" w14:textId="73184B28" w:rsidR="00286CC5" w:rsidRPr="00B60D70" w:rsidRDefault="00286CC5" w:rsidP="00286CC5">
            <w:pPr>
              <w:ind w:right="26"/>
              <w:jc w:val="left"/>
              <w:rPr>
                <w:sz w:val="28"/>
                <w:szCs w:val="28"/>
                <w:cs/>
              </w:rPr>
            </w:pPr>
            <w:r w:rsidRPr="00B60D70">
              <w:rPr>
                <w:sz w:val="28"/>
                <w:szCs w:val="28"/>
                <w:cs/>
              </w:rPr>
              <w:t xml:space="preserve">วิชาเลือกทางวิศวกรรมโยธา </w:t>
            </w:r>
            <w:r w:rsidRPr="00B60D70">
              <w:rPr>
                <w:sz w:val="28"/>
                <w:szCs w:val="28"/>
              </w:rPr>
              <w:t>3 (X-X-6)</w:t>
            </w:r>
          </w:p>
        </w:tc>
        <w:tc>
          <w:tcPr>
            <w:tcW w:w="1076" w:type="dxa"/>
            <w:tcBorders>
              <w:top w:val="single" w:sz="2" w:space="0" w:color="auto"/>
              <w:left w:val="single" w:sz="2" w:space="0" w:color="auto"/>
              <w:bottom w:val="single" w:sz="2" w:space="0" w:color="auto"/>
              <w:right w:val="single" w:sz="2" w:space="0" w:color="auto"/>
            </w:tcBorders>
          </w:tcPr>
          <w:p w14:paraId="4CBCF2E2" w14:textId="77777777" w:rsidR="00286CC5" w:rsidRPr="00B60D70" w:rsidRDefault="00286CC5" w:rsidP="00286CC5">
            <w:pPr>
              <w:ind w:right="26"/>
              <w:jc w:val="left"/>
              <w:rPr>
                <w:sz w:val="28"/>
                <w:szCs w:val="28"/>
              </w:rPr>
            </w:pPr>
          </w:p>
        </w:tc>
        <w:tc>
          <w:tcPr>
            <w:tcW w:w="3670" w:type="dxa"/>
            <w:tcBorders>
              <w:top w:val="single" w:sz="2" w:space="0" w:color="auto"/>
              <w:left w:val="single" w:sz="2" w:space="0" w:color="auto"/>
              <w:bottom w:val="single" w:sz="2" w:space="0" w:color="auto"/>
              <w:right w:val="single" w:sz="2" w:space="0" w:color="auto"/>
            </w:tcBorders>
          </w:tcPr>
          <w:p w14:paraId="07BE99A1" w14:textId="77777777" w:rsidR="00286CC5" w:rsidRPr="00B60D70" w:rsidRDefault="00286CC5" w:rsidP="00286CC5">
            <w:pPr>
              <w:ind w:right="26"/>
              <w:jc w:val="left"/>
              <w:rPr>
                <w:sz w:val="28"/>
                <w:szCs w:val="28"/>
              </w:rPr>
            </w:pPr>
          </w:p>
        </w:tc>
        <w:tc>
          <w:tcPr>
            <w:tcW w:w="898" w:type="dxa"/>
            <w:gridSpan w:val="2"/>
            <w:tcBorders>
              <w:left w:val="single" w:sz="2" w:space="0" w:color="auto"/>
            </w:tcBorders>
          </w:tcPr>
          <w:p w14:paraId="36185A94" w14:textId="77777777" w:rsidR="00286CC5" w:rsidRPr="00B60D70" w:rsidRDefault="00286CC5" w:rsidP="00286CC5">
            <w:pPr>
              <w:ind w:right="26"/>
              <w:jc w:val="center"/>
              <w:rPr>
                <w:sz w:val="28"/>
                <w:szCs w:val="28"/>
              </w:rPr>
            </w:pPr>
          </w:p>
        </w:tc>
        <w:tc>
          <w:tcPr>
            <w:tcW w:w="893" w:type="dxa"/>
          </w:tcPr>
          <w:p w14:paraId="5F57B63B" w14:textId="77777777" w:rsidR="00286CC5" w:rsidRPr="00B60D70" w:rsidRDefault="00286CC5" w:rsidP="00286CC5">
            <w:pPr>
              <w:ind w:right="26"/>
              <w:jc w:val="center"/>
              <w:rPr>
                <w:sz w:val="28"/>
                <w:szCs w:val="28"/>
              </w:rPr>
            </w:pPr>
          </w:p>
        </w:tc>
        <w:tc>
          <w:tcPr>
            <w:tcW w:w="892" w:type="dxa"/>
          </w:tcPr>
          <w:p w14:paraId="42F6E6CD" w14:textId="77777777" w:rsidR="00286CC5" w:rsidRPr="00B60D70" w:rsidRDefault="00286CC5" w:rsidP="00286CC5">
            <w:pPr>
              <w:ind w:right="26"/>
              <w:jc w:val="center"/>
              <w:rPr>
                <w:sz w:val="28"/>
                <w:szCs w:val="28"/>
              </w:rPr>
            </w:pPr>
          </w:p>
        </w:tc>
        <w:tc>
          <w:tcPr>
            <w:tcW w:w="892" w:type="dxa"/>
          </w:tcPr>
          <w:p w14:paraId="1501197F" w14:textId="77777777" w:rsidR="00286CC5" w:rsidRPr="00B60D70" w:rsidRDefault="00286CC5" w:rsidP="00286CC5">
            <w:pPr>
              <w:ind w:right="26"/>
              <w:jc w:val="center"/>
              <w:rPr>
                <w:sz w:val="28"/>
                <w:szCs w:val="28"/>
              </w:rPr>
            </w:pPr>
          </w:p>
        </w:tc>
        <w:tc>
          <w:tcPr>
            <w:tcW w:w="892" w:type="dxa"/>
          </w:tcPr>
          <w:p w14:paraId="663BDA80" w14:textId="77777777" w:rsidR="00286CC5" w:rsidRPr="00B60D70" w:rsidRDefault="00286CC5" w:rsidP="00286CC5">
            <w:pPr>
              <w:ind w:right="26"/>
              <w:jc w:val="center"/>
              <w:rPr>
                <w:sz w:val="28"/>
                <w:szCs w:val="28"/>
              </w:rPr>
            </w:pPr>
          </w:p>
        </w:tc>
      </w:tr>
      <w:tr w:rsidR="00B60D70" w:rsidRPr="00B60D70" w14:paraId="1E14992C" w14:textId="77777777" w:rsidTr="00224DE8">
        <w:trPr>
          <w:gridAfter w:val="1"/>
          <w:wAfter w:w="17" w:type="dxa"/>
        </w:trPr>
        <w:tc>
          <w:tcPr>
            <w:tcW w:w="1114" w:type="dxa"/>
            <w:tcBorders>
              <w:top w:val="single" w:sz="2" w:space="0" w:color="auto"/>
              <w:bottom w:val="single" w:sz="2" w:space="0" w:color="auto"/>
              <w:right w:val="single" w:sz="2" w:space="0" w:color="auto"/>
            </w:tcBorders>
          </w:tcPr>
          <w:p w14:paraId="5AE58F92" w14:textId="169E9C1F" w:rsidR="00286CC5" w:rsidRPr="00B60D70" w:rsidRDefault="00286CC5" w:rsidP="00286CC5">
            <w:pPr>
              <w:ind w:left="-24" w:right="-32"/>
              <w:jc w:val="left"/>
              <w:rPr>
                <w:sz w:val="28"/>
                <w:szCs w:val="28"/>
              </w:rPr>
            </w:pPr>
            <w:r w:rsidRPr="00B60D70">
              <w:rPr>
                <w:sz w:val="28"/>
                <w:szCs w:val="28"/>
              </w:rPr>
              <w:t>XX</w:t>
            </w:r>
            <w:r w:rsidR="007426AD" w:rsidRPr="00B60D70">
              <w:rPr>
                <w:sz w:val="28"/>
                <w:szCs w:val="28"/>
              </w:rPr>
              <w:t xml:space="preserve">X </w:t>
            </w:r>
            <w:proofErr w:type="spellStart"/>
            <w:r w:rsidR="007426AD" w:rsidRPr="00B60D70">
              <w:rPr>
                <w:sz w:val="28"/>
                <w:szCs w:val="28"/>
              </w:rPr>
              <w:t>xxx</w:t>
            </w:r>
            <w:proofErr w:type="spellEnd"/>
          </w:p>
        </w:tc>
        <w:tc>
          <w:tcPr>
            <w:tcW w:w="3513" w:type="dxa"/>
            <w:gridSpan w:val="2"/>
            <w:tcBorders>
              <w:top w:val="single" w:sz="2" w:space="0" w:color="auto"/>
              <w:left w:val="single" w:sz="2" w:space="0" w:color="auto"/>
              <w:bottom w:val="single" w:sz="2" w:space="0" w:color="auto"/>
              <w:right w:val="single" w:sz="2" w:space="0" w:color="auto"/>
            </w:tcBorders>
          </w:tcPr>
          <w:p w14:paraId="33C1C64E" w14:textId="0662F965" w:rsidR="00286CC5" w:rsidRPr="00B60D70" w:rsidRDefault="00286CC5" w:rsidP="00286CC5">
            <w:pPr>
              <w:ind w:right="26"/>
              <w:jc w:val="left"/>
              <w:rPr>
                <w:sz w:val="28"/>
                <w:szCs w:val="28"/>
                <w:cs/>
              </w:rPr>
            </w:pPr>
            <w:r w:rsidRPr="00B60D70">
              <w:rPr>
                <w:sz w:val="28"/>
                <w:szCs w:val="28"/>
                <w:cs/>
              </w:rPr>
              <w:t xml:space="preserve">วิชาเลือกเสรี </w:t>
            </w:r>
            <w:r w:rsidRPr="00B60D70">
              <w:rPr>
                <w:sz w:val="28"/>
                <w:szCs w:val="28"/>
              </w:rPr>
              <w:t>1 3 (X-X-6)</w:t>
            </w:r>
          </w:p>
        </w:tc>
        <w:tc>
          <w:tcPr>
            <w:tcW w:w="1076" w:type="dxa"/>
            <w:tcBorders>
              <w:top w:val="single" w:sz="2" w:space="0" w:color="auto"/>
              <w:left w:val="single" w:sz="2" w:space="0" w:color="auto"/>
              <w:bottom w:val="single" w:sz="2" w:space="0" w:color="auto"/>
              <w:right w:val="single" w:sz="2" w:space="0" w:color="auto"/>
            </w:tcBorders>
          </w:tcPr>
          <w:p w14:paraId="2BE17840" w14:textId="77777777" w:rsidR="00286CC5" w:rsidRPr="00B60D70" w:rsidRDefault="00286CC5" w:rsidP="00286CC5">
            <w:pPr>
              <w:ind w:right="26"/>
              <w:jc w:val="left"/>
              <w:rPr>
                <w:sz w:val="28"/>
                <w:szCs w:val="28"/>
              </w:rPr>
            </w:pPr>
          </w:p>
        </w:tc>
        <w:tc>
          <w:tcPr>
            <w:tcW w:w="3670" w:type="dxa"/>
            <w:tcBorders>
              <w:top w:val="single" w:sz="2" w:space="0" w:color="auto"/>
              <w:left w:val="single" w:sz="2" w:space="0" w:color="auto"/>
              <w:bottom w:val="single" w:sz="2" w:space="0" w:color="auto"/>
              <w:right w:val="single" w:sz="2" w:space="0" w:color="auto"/>
            </w:tcBorders>
          </w:tcPr>
          <w:p w14:paraId="03CF07E5" w14:textId="77777777" w:rsidR="00286CC5" w:rsidRPr="00B60D70" w:rsidRDefault="00286CC5" w:rsidP="00286CC5">
            <w:pPr>
              <w:ind w:right="26"/>
              <w:jc w:val="left"/>
              <w:rPr>
                <w:sz w:val="28"/>
                <w:szCs w:val="28"/>
              </w:rPr>
            </w:pPr>
          </w:p>
        </w:tc>
        <w:tc>
          <w:tcPr>
            <w:tcW w:w="898" w:type="dxa"/>
            <w:gridSpan w:val="2"/>
            <w:tcBorders>
              <w:left w:val="single" w:sz="2" w:space="0" w:color="auto"/>
            </w:tcBorders>
          </w:tcPr>
          <w:p w14:paraId="386E8B19" w14:textId="77777777" w:rsidR="00286CC5" w:rsidRPr="00B60D70" w:rsidRDefault="00286CC5" w:rsidP="00286CC5">
            <w:pPr>
              <w:ind w:right="26"/>
              <w:jc w:val="center"/>
              <w:rPr>
                <w:sz w:val="28"/>
                <w:szCs w:val="28"/>
              </w:rPr>
            </w:pPr>
          </w:p>
        </w:tc>
        <w:tc>
          <w:tcPr>
            <w:tcW w:w="893" w:type="dxa"/>
          </w:tcPr>
          <w:p w14:paraId="03DB0CB0" w14:textId="77777777" w:rsidR="00286CC5" w:rsidRPr="00B60D70" w:rsidRDefault="00286CC5" w:rsidP="00286CC5">
            <w:pPr>
              <w:ind w:right="26"/>
              <w:jc w:val="center"/>
              <w:rPr>
                <w:sz w:val="28"/>
                <w:szCs w:val="28"/>
              </w:rPr>
            </w:pPr>
          </w:p>
        </w:tc>
        <w:tc>
          <w:tcPr>
            <w:tcW w:w="892" w:type="dxa"/>
          </w:tcPr>
          <w:p w14:paraId="05825DCF" w14:textId="77777777" w:rsidR="00286CC5" w:rsidRPr="00B60D70" w:rsidRDefault="00286CC5" w:rsidP="00286CC5">
            <w:pPr>
              <w:ind w:right="26"/>
              <w:jc w:val="center"/>
              <w:rPr>
                <w:sz w:val="28"/>
                <w:szCs w:val="28"/>
              </w:rPr>
            </w:pPr>
          </w:p>
        </w:tc>
        <w:tc>
          <w:tcPr>
            <w:tcW w:w="892" w:type="dxa"/>
          </w:tcPr>
          <w:p w14:paraId="75558591" w14:textId="77777777" w:rsidR="00286CC5" w:rsidRPr="00B60D70" w:rsidRDefault="00286CC5" w:rsidP="00286CC5">
            <w:pPr>
              <w:ind w:right="26"/>
              <w:jc w:val="center"/>
              <w:rPr>
                <w:sz w:val="28"/>
                <w:szCs w:val="28"/>
              </w:rPr>
            </w:pPr>
          </w:p>
        </w:tc>
        <w:tc>
          <w:tcPr>
            <w:tcW w:w="892" w:type="dxa"/>
          </w:tcPr>
          <w:p w14:paraId="6CF214CB" w14:textId="77777777" w:rsidR="00286CC5" w:rsidRPr="00B60D70" w:rsidRDefault="00286CC5" w:rsidP="00286CC5">
            <w:pPr>
              <w:ind w:right="26"/>
              <w:jc w:val="center"/>
              <w:rPr>
                <w:sz w:val="28"/>
                <w:szCs w:val="28"/>
              </w:rPr>
            </w:pPr>
          </w:p>
        </w:tc>
      </w:tr>
      <w:tr w:rsidR="00B60D70" w:rsidRPr="00B60D70" w14:paraId="5C785E19" w14:textId="77777777" w:rsidTr="00224DE8">
        <w:trPr>
          <w:gridAfter w:val="1"/>
          <w:wAfter w:w="17" w:type="dxa"/>
        </w:trPr>
        <w:tc>
          <w:tcPr>
            <w:tcW w:w="1114" w:type="dxa"/>
            <w:tcBorders>
              <w:top w:val="single" w:sz="2" w:space="0" w:color="auto"/>
              <w:bottom w:val="single" w:sz="2" w:space="0" w:color="auto"/>
              <w:right w:val="single" w:sz="2" w:space="0" w:color="auto"/>
            </w:tcBorders>
          </w:tcPr>
          <w:p w14:paraId="561E7133" w14:textId="183B4D51" w:rsidR="00286CC5" w:rsidRPr="00B60D70" w:rsidRDefault="00286CC5" w:rsidP="00286CC5">
            <w:pPr>
              <w:ind w:left="-24" w:right="-32"/>
              <w:jc w:val="left"/>
              <w:rPr>
                <w:sz w:val="28"/>
                <w:szCs w:val="28"/>
              </w:rPr>
            </w:pPr>
            <w:r w:rsidRPr="00B60D70">
              <w:rPr>
                <w:sz w:val="28"/>
                <w:szCs w:val="28"/>
              </w:rPr>
              <w:t>XXX</w:t>
            </w:r>
            <w:r w:rsidR="007426AD" w:rsidRPr="00B60D70">
              <w:rPr>
                <w:sz w:val="28"/>
                <w:szCs w:val="28"/>
              </w:rPr>
              <w:t xml:space="preserve"> </w:t>
            </w:r>
            <w:proofErr w:type="spellStart"/>
            <w:r w:rsidR="007426AD" w:rsidRPr="00B60D70">
              <w:rPr>
                <w:sz w:val="28"/>
                <w:szCs w:val="28"/>
              </w:rPr>
              <w:t>xxx</w:t>
            </w:r>
            <w:proofErr w:type="spellEnd"/>
          </w:p>
        </w:tc>
        <w:tc>
          <w:tcPr>
            <w:tcW w:w="3513" w:type="dxa"/>
            <w:gridSpan w:val="2"/>
            <w:tcBorders>
              <w:top w:val="single" w:sz="2" w:space="0" w:color="auto"/>
              <w:left w:val="single" w:sz="2" w:space="0" w:color="auto"/>
              <w:bottom w:val="single" w:sz="2" w:space="0" w:color="auto"/>
              <w:right w:val="single" w:sz="2" w:space="0" w:color="auto"/>
            </w:tcBorders>
          </w:tcPr>
          <w:p w14:paraId="68E993AE" w14:textId="70D2358F" w:rsidR="00286CC5" w:rsidRPr="00B60D70" w:rsidRDefault="00286CC5" w:rsidP="00286CC5">
            <w:pPr>
              <w:ind w:right="26"/>
              <w:jc w:val="left"/>
              <w:rPr>
                <w:sz w:val="28"/>
                <w:szCs w:val="28"/>
                <w:cs/>
              </w:rPr>
            </w:pPr>
            <w:r w:rsidRPr="00B60D70">
              <w:rPr>
                <w:sz w:val="28"/>
                <w:szCs w:val="28"/>
                <w:cs/>
              </w:rPr>
              <w:t xml:space="preserve">วิชาเลือกเสรี </w:t>
            </w:r>
            <w:r w:rsidRPr="00B60D70">
              <w:rPr>
                <w:sz w:val="28"/>
                <w:szCs w:val="28"/>
              </w:rPr>
              <w:t>2 3 (X-X-6)</w:t>
            </w:r>
          </w:p>
        </w:tc>
        <w:tc>
          <w:tcPr>
            <w:tcW w:w="1076" w:type="dxa"/>
            <w:tcBorders>
              <w:top w:val="single" w:sz="2" w:space="0" w:color="auto"/>
              <w:left w:val="single" w:sz="2" w:space="0" w:color="auto"/>
              <w:bottom w:val="single" w:sz="2" w:space="0" w:color="auto"/>
              <w:right w:val="single" w:sz="2" w:space="0" w:color="auto"/>
            </w:tcBorders>
          </w:tcPr>
          <w:p w14:paraId="63D37877" w14:textId="3C62A8CA" w:rsidR="00286CC5" w:rsidRPr="00B60D70" w:rsidRDefault="00286CC5" w:rsidP="00286CC5">
            <w:pPr>
              <w:ind w:right="26"/>
              <w:jc w:val="left"/>
              <w:rPr>
                <w:sz w:val="28"/>
                <w:szCs w:val="28"/>
              </w:rPr>
            </w:pPr>
          </w:p>
        </w:tc>
        <w:tc>
          <w:tcPr>
            <w:tcW w:w="3670" w:type="dxa"/>
            <w:tcBorders>
              <w:top w:val="single" w:sz="2" w:space="0" w:color="auto"/>
              <w:left w:val="single" w:sz="2" w:space="0" w:color="auto"/>
              <w:bottom w:val="single" w:sz="2" w:space="0" w:color="auto"/>
              <w:right w:val="single" w:sz="2" w:space="0" w:color="auto"/>
            </w:tcBorders>
          </w:tcPr>
          <w:p w14:paraId="42C1498B" w14:textId="41ED0196" w:rsidR="00286CC5" w:rsidRPr="00B60D70" w:rsidRDefault="00286CC5" w:rsidP="00286CC5">
            <w:pPr>
              <w:ind w:right="26"/>
              <w:jc w:val="left"/>
              <w:rPr>
                <w:sz w:val="28"/>
                <w:szCs w:val="28"/>
              </w:rPr>
            </w:pPr>
          </w:p>
        </w:tc>
        <w:tc>
          <w:tcPr>
            <w:tcW w:w="898" w:type="dxa"/>
            <w:gridSpan w:val="2"/>
            <w:tcBorders>
              <w:left w:val="single" w:sz="2" w:space="0" w:color="auto"/>
            </w:tcBorders>
          </w:tcPr>
          <w:p w14:paraId="0C2F2AF2" w14:textId="62E33820" w:rsidR="00286CC5" w:rsidRPr="00B60D70" w:rsidRDefault="00286CC5" w:rsidP="00286CC5">
            <w:pPr>
              <w:ind w:right="26"/>
              <w:jc w:val="center"/>
              <w:rPr>
                <w:sz w:val="28"/>
                <w:szCs w:val="28"/>
              </w:rPr>
            </w:pPr>
          </w:p>
        </w:tc>
        <w:tc>
          <w:tcPr>
            <w:tcW w:w="893" w:type="dxa"/>
          </w:tcPr>
          <w:p w14:paraId="088F4A67" w14:textId="77777777" w:rsidR="00286CC5" w:rsidRPr="00B60D70" w:rsidRDefault="00286CC5" w:rsidP="00286CC5">
            <w:pPr>
              <w:ind w:right="26"/>
              <w:jc w:val="center"/>
              <w:rPr>
                <w:sz w:val="28"/>
                <w:szCs w:val="28"/>
              </w:rPr>
            </w:pPr>
          </w:p>
        </w:tc>
        <w:tc>
          <w:tcPr>
            <w:tcW w:w="892" w:type="dxa"/>
          </w:tcPr>
          <w:p w14:paraId="7C2605A4" w14:textId="77777777" w:rsidR="00286CC5" w:rsidRPr="00B60D70" w:rsidRDefault="00286CC5" w:rsidP="00286CC5">
            <w:pPr>
              <w:ind w:right="26"/>
              <w:jc w:val="center"/>
              <w:rPr>
                <w:sz w:val="28"/>
                <w:szCs w:val="28"/>
              </w:rPr>
            </w:pPr>
          </w:p>
        </w:tc>
        <w:tc>
          <w:tcPr>
            <w:tcW w:w="892" w:type="dxa"/>
          </w:tcPr>
          <w:p w14:paraId="59B35592" w14:textId="77777777" w:rsidR="00286CC5" w:rsidRPr="00B60D70" w:rsidRDefault="00286CC5" w:rsidP="00286CC5">
            <w:pPr>
              <w:ind w:right="26"/>
              <w:jc w:val="center"/>
              <w:rPr>
                <w:sz w:val="28"/>
                <w:szCs w:val="28"/>
              </w:rPr>
            </w:pPr>
          </w:p>
        </w:tc>
        <w:tc>
          <w:tcPr>
            <w:tcW w:w="892" w:type="dxa"/>
          </w:tcPr>
          <w:p w14:paraId="4FE69895" w14:textId="77777777" w:rsidR="00286CC5" w:rsidRPr="00B60D70" w:rsidRDefault="00286CC5" w:rsidP="00286CC5">
            <w:pPr>
              <w:ind w:right="26"/>
              <w:jc w:val="center"/>
              <w:rPr>
                <w:sz w:val="28"/>
                <w:szCs w:val="28"/>
              </w:rPr>
            </w:pPr>
          </w:p>
        </w:tc>
      </w:tr>
      <w:tr w:rsidR="00B60D70" w:rsidRPr="00B60D70" w14:paraId="40DD69B1" w14:textId="77777777" w:rsidTr="00224DE8">
        <w:tc>
          <w:tcPr>
            <w:tcW w:w="9381" w:type="dxa"/>
            <w:gridSpan w:val="6"/>
            <w:tcBorders>
              <w:bottom w:val="single" w:sz="2" w:space="0" w:color="auto"/>
            </w:tcBorders>
            <w:shd w:val="clear" w:color="auto" w:fill="F2F2F2" w:themeFill="background1" w:themeFillShade="F2"/>
          </w:tcPr>
          <w:p w14:paraId="7F7D646A" w14:textId="7F8E5247" w:rsidR="00F12EB0" w:rsidRPr="00B60D70" w:rsidRDefault="00F12EB0" w:rsidP="00F12EB0">
            <w:pPr>
              <w:ind w:right="26"/>
              <w:jc w:val="left"/>
              <w:rPr>
                <w:b/>
                <w:bCs/>
                <w:sz w:val="28"/>
                <w:szCs w:val="28"/>
                <w:cs/>
              </w:rPr>
            </w:pPr>
            <w:r w:rsidRPr="00B60D70">
              <w:rPr>
                <w:b/>
                <w:bCs/>
                <w:sz w:val="28"/>
                <w:szCs w:val="28"/>
                <w:cs/>
              </w:rPr>
              <w:t xml:space="preserve">ปีการศึกษาที่ </w:t>
            </w:r>
            <w:r w:rsidRPr="00B60D70">
              <w:rPr>
                <w:b/>
                <w:bCs/>
                <w:sz w:val="28"/>
                <w:szCs w:val="28"/>
              </w:rPr>
              <w:t>4</w:t>
            </w:r>
            <w:r w:rsidRPr="00B60D70">
              <w:rPr>
                <w:b/>
                <w:bCs/>
                <w:sz w:val="28"/>
                <w:szCs w:val="28"/>
                <w:cs/>
              </w:rPr>
              <w:t xml:space="preserve"> ภาคการศึกษาที่ </w:t>
            </w:r>
            <w:r w:rsidRPr="00B60D70">
              <w:rPr>
                <w:b/>
                <w:bCs/>
                <w:sz w:val="28"/>
                <w:szCs w:val="28"/>
              </w:rPr>
              <w:t>2</w:t>
            </w:r>
          </w:p>
        </w:tc>
        <w:tc>
          <w:tcPr>
            <w:tcW w:w="890" w:type="dxa"/>
            <w:shd w:val="clear" w:color="auto" w:fill="F2F2F2" w:themeFill="background1" w:themeFillShade="F2"/>
            <w:vAlign w:val="center"/>
          </w:tcPr>
          <w:p w14:paraId="08823BE3" w14:textId="77777777" w:rsidR="00F12EB0" w:rsidRPr="00B60D70" w:rsidRDefault="00F12EB0" w:rsidP="00F12EB0">
            <w:pPr>
              <w:ind w:right="26"/>
              <w:rPr>
                <w:sz w:val="28"/>
                <w:szCs w:val="28"/>
              </w:rPr>
            </w:pPr>
          </w:p>
        </w:tc>
        <w:tc>
          <w:tcPr>
            <w:tcW w:w="893" w:type="dxa"/>
            <w:shd w:val="clear" w:color="auto" w:fill="F2F2F2" w:themeFill="background1" w:themeFillShade="F2"/>
            <w:vAlign w:val="center"/>
          </w:tcPr>
          <w:p w14:paraId="074023F2" w14:textId="77777777" w:rsidR="00F12EB0" w:rsidRPr="00B60D70" w:rsidRDefault="00F12EB0" w:rsidP="00F12EB0">
            <w:pPr>
              <w:ind w:right="26"/>
              <w:rPr>
                <w:sz w:val="28"/>
                <w:szCs w:val="28"/>
              </w:rPr>
            </w:pPr>
          </w:p>
        </w:tc>
        <w:tc>
          <w:tcPr>
            <w:tcW w:w="892" w:type="dxa"/>
            <w:shd w:val="clear" w:color="auto" w:fill="F2F2F2" w:themeFill="background1" w:themeFillShade="F2"/>
            <w:vAlign w:val="center"/>
          </w:tcPr>
          <w:p w14:paraId="42AFC265" w14:textId="77777777" w:rsidR="00F12EB0" w:rsidRPr="00B60D70" w:rsidRDefault="00F12EB0" w:rsidP="00F12EB0">
            <w:pPr>
              <w:ind w:right="26"/>
              <w:rPr>
                <w:sz w:val="28"/>
                <w:szCs w:val="28"/>
              </w:rPr>
            </w:pPr>
          </w:p>
        </w:tc>
        <w:tc>
          <w:tcPr>
            <w:tcW w:w="892" w:type="dxa"/>
            <w:shd w:val="clear" w:color="auto" w:fill="F2F2F2" w:themeFill="background1" w:themeFillShade="F2"/>
            <w:vAlign w:val="center"/>
          </w:tcPr>
          <w:p w14:paraId="6BC18178" w14:textId="77777777" w:rsidR="00F12EB0" w:rsidRPr="00B60D70" w:rsidRDefault="00F12EB0" w:rsidP="00F12EB0">
            <w:pPr>
              <w:ind w:right="26"/>
              <w:rPr>
                <w:sz w:val="28"/>
                <w:szCs w:val="28"/>
              </w:rPr>
            </w:pPr>
          </w:p>
        </w:tc>
        <w:tc>
          <w:tcPr>
            <w:tcW w:w="909" w:type="dxa"/>
            <w:gridSpan w:val="2"/>
            <w:shd w:val="clear" w:color="auto" w:fill="F2F2F2" w:themeFill="background1" w:themeFillShade="F2"/>
            <w:vAlign w:val="center"/>
          </w:tcPr>
          <w:p w14:paraId="7990BE31" w14:textId="77777777" w:rsidR="00F12EB0" w:rsidRPr="00B60D70" w:rsidRDefault="00F12EB0" w:rsidP="00F12EB0">
            <w:pPr>
              <w:ind w:right="26"/>
              <w:rPr>
                <w:sz w:val="28"/>
                <w:szCs w:val="28"/>
              </w:rPr>
            </w:pPr>
          </w:p>
        </w:tc>
      </w:tr>
      <w:tr w:rsidR="00B60D70" w:rsidRPr="00B60D70" w14:paraId="2667D5C2" w14:textId="77777777" w:rsidTr="00224DE8">
        <w:trPr>
          <w:gridAfter w:val="1"/>
          <w:wAfter w:w="17" w:type="dxa"/>
        </w:trPr>
        <w:tc>
          <w:tcPr>
            <w:tcW w:w="1114" w:type="dxa"/>
            <w:tcBorders>
              <w:top w:val="single" w:sz="2" w:space="0" w:color="auto"/>
              <w:bottom w:val="single" w:sz="2" w:space="0" w:color="auto"/>
              <w:right w:val="single" w:sz="2" w:space="0" w:color="auto"/>
            </w:tcBorders>
          </w:tcPr>
          <w:p w14:paraId="092C89F0" w14:textId="50E68C76" w:rsidR="00286CC5" w:rsidRPr="00B60D70" w:rsidRDefault="00B91175" w:rsidP="00286CC5">
            <w:pPr>
              <w:ind w:left="-24" w:right="-32"/>
              <w:jc w:val="left"/>
              <w:rPr>
                <w:sz w:val="28"/>
                <w:szCs w:val="28"/>
              </w:rPr>
            </w:pPr>
            <w:r w:rsidRPr="00B60D70">
              <w:rPr>
                <w:sz w:val="28"/>
                <w:szCs w:val="28"/>
              </w:rPr>
              <w:t xml:space="preserve">CTE </w:t>
            </w:r>
            <w:r w:rsidR="00286CC5" w:rsidRPr="00B60D70">
              <w:rPr>
                <w:sz w:val="28"/>
                <w:szCs w:val="28"/>
              </w:rPr>
              <w:t>492</w:t>
            </w:r>
          </w:p>
        </w:tc>
        <w:tc>
          <w:tcPr>
            <w:tcW w:w="3513" w:type="dxa"/>
            <w:gridSpan w:val="2"/>
            <w:tcBorders>
              <w:top w:val="single" w:sz="2" w:space="0" w:color="auto"/>
              <w:left w:val="single" w:sz="2" w:space="0" w:color="auto"/>
              <w:bottom w:val="single" w:sz="2" w:space="0" w:color="auto"/>
              <w:right w:val="single" w:sz="2" w:space="0" w:color="auto"/>
            </w:tcBorders>
          </w:tcPr>
          <w:p w14:paraId="19ABD408" w14:textId="77777777" w:rsidR="00921E84" w:rsidRPr="00B60D70" w:rsidRDefault="00286CC5" w:rsidP="00286CC5">
            <w:pPr>
              <w:ind w:right="26"/>
              <w:jc w:val="left"/>
              <w:rPr>
                <w:sz w:val="28"/>
                <w:szCs w:val="28"/>
              </w:rPr>
            </w:pPr>
            <w:r w:rsidRPr="00B60D70">
              <w:rPr>
                <w:sz w:val="28"/>
                <w:szCs w:val="28"/>
                <w:cs/>
              </w:rPr>
              <w:t xml:space="preserve">โครงงานทางครุศาสตร์โยธา </w:t>
            </w:r>
            <w:r w:rsidRPr="00B60D70">
              <w:rPr>
                <w:sz w:val="28"/>
                <w:szCs w:val="28"/>
              </w:rPr>
              <w:t xml:space="preserve">2 </w:t>
            </w:r>
          </w:p>
          <w:p w14:paraId="0CB47F7A" w14:textId="1D34BF68" w:rsidR="00286CC5" w:rsidRPr="00B60D70" w:rsidRDefault="00286CC5" w:rsidP="00286CC5">
            <w:pPr>
              <w:ind w:right="26"/>
              <w:jc w:val="left"/>
              <w:rPr>
                <w:sz w:val="28"/>
                <w:szCs w:val="28"/>
              </w:rPr>
            </w:pPr>
            <w:r w:rsidRPr="00B60D70">
              <w:rPr>
                <w:rFonts w:ascii="TH SarabunPSK" w:hAnsi="TH SarabunPSK" w:cs="TH SarabunPSK"/>
                <w:sz w:val="28"/>
                <w:szCs w:val="28"/>
              </w:rPr>
              <w:t>1</w:t>
            </w:r>
            <w:r w:rsidR="00921E84" w:rsidRPr="00B60D70">
              <w:rPr>
                <w:rFonts w:ascii="TH SarabunPSK" w:hAnsi="TH SarabunPSK" w:cs="TH SarabunPSK"/>
                <w:sz w:val="28"/>
                <w:szCs w:val="28"/>
              </w:rPr>
              <w:t xml:space="preserve"> </w:t>
            </w:r>
            <w:r w:rsidRPr="00B60D70">
              <w:rPr>
                <w:rFonts w:ascii="TH SarabunPSK" w:hAnsi="TH SarabunPSK" w:cs="TH SarabunPSK"/>
                <w:sz w:val="28"/>
                <w:szCs w:val="28"/>
              </w:rPr>
              <w:t>(0-</w:t>
            </w:r>
            <w:r w:rsidR="00934474" w:rsidRPr="00B60D70">
              <w:rPr>
                <w:rFonts w:ascii="TH SarabunPSK" w:hAnsi="TH SarabunPSK" w:cs="TH SarabunPSK"/>
                <w:sz w:val="28"/>
                <w:szCs w:val="28"/>
              </w:rPr>
              <w:t>3</w:t>
            </w:r>
            <w:r w:rsidR="00934474" w:rsidRPr="00B60D70">
              <w:rPr>
                <w:rFonts w:ascii="TH SarabunPSK" w:hAnsi="TH SarabunPSK" w:cs="TH SarabunPSK" w:hint="cs"/>
                <w:sz w:val="28"/>
                <w:szCs w:val="28"/>
              </w:rPr>
              <w:t>-</w:t>
            </w:r>
            <w:r w:rsidR="00934474" w:rsidRPr="00B60D70">
              <w:rPr>
                <w:rFonts w:ascii="TH SarabunPSK" w:hAnsi="TH SarabunPSK" w:cs="TH SarabunPSK"/>
                <w:sz w:val="28"/>
                <w:szCs w:val="28"/>
              </w:rPr>
              <w:t>3</w:t>
            </w:r>
            <w:r w:rsidR="00934474" w:rsidRPr="00B60D70">
              <w:rPr>
                <w:rFonts w:ascii="TH SarabunPSK" w:hAnsi="TH SarabunPSK" w:cs="TH SarabunPSK" w:hint="cs"/>
                <w:sz w:val="28"/>
                <w:szCs w:val="28"/>
              </w:rPr>
              <w:t>)</w:t>
            </w:r>
          </w:p>
        </w:tc>
        <w:tc>
          <w:tcPr>
            <w:tcW w:w="1076" w:type="dxa"/>
            <w:tcBorders>
              <w:top w:val="single" w:sz="2" w:space="0" w:color="auto"/>
              <w:left w:val="single" w:sz="2" w:space="0" w:color="auto"/>
              <w:bottom w:val="single" w:sz="2" w:space="0" w:color="auto"/>
              <w:right w:val="single" w:sz="2" w:space="0" w:color="auto"/>
            </w:tcBorders>
          </w:tcPr>
          <w:p w14:paraId="038B2325" w14:textId="305A04F3" w:rsidR="00286CC5" w:rsidRPr="00B60D70" w:rsidRDefault="00286CC5" w:rsidP="001F70B1">
            <w:pPr>
              <w:ind w:right="26"/>
              <w:jc w:val="left"/>
              <w:rPr>
                <w:sz w:val="28"/>
                <w:szCs w:val="28"/>
              </w:rPr>
            </w:pPr>
            <w:r w:rsidRPr="00B60D70">
              <w:rPr>
                <w:sz w:val="28"/>
                <w:szCs w:val="28"/>
              </w:rPr>
              <w:t>CLO1</w:t>
            </w:r>
          </w:p>
        </w:tc>
        <w:tc>
          <w:tcPr>
            <w:tcW w:w="3670" w:type="dxa"/>
            <w:tcBorders>
              <w:top w:val="single" w:sz="2" w:space="0" w:color="auto"/>
              <w:left w:val="single" w:sz="2" w:space="0" w:color="auto"/>
              <w:bottom w:val="single" w:sz="2" w:space="0" w:color="auto"/>
              <w:right w:val="single" w:sz="2" w:space="0" w:color="auto"/>
            </w:tcBorders>
          </w:tcPr>
          <w:p w14:paraId="0BD00249" w14:textId="338ACA41" w:rsidR="00286CC5" w:rsidRPr="00B60D70" w:rsidRDefault="00286CC5" w:rsidP="00286CC5">
            <w:pPr>
              <w:ind w:right="26"/>
              <w:jc w:val="left"/>
              <w:rPr>
                <w:sz w:val="28"/>
                <w:szCs w:val="28"/>
              </w:rPr>
            </w:pPr>
            <w:r w:rsidRPr="00B60D70">
              <w:rPr>
                <w:sz w:val="28"/>
                <w:szCs w:val="28"/>
                <w:cs/>
              </w:rPr>
              <w:t>ออกแบบขั้นตอนการวิจัยทางครุศาสตร์โยธาได้ถูกต้องตามระเบียบวิธีการวิจัย</w:t>
            </w:r>
          </w:p>
        </w:tc>
        <w:tc>
          <w:tcPr>
            <w:tcW w:w="898" w:type="dxa"/>
            <w:gridSpan w:val="2"/>
            <w:tcBorders>
              <w:left w:val="single" w:sz="2" w:space="0" w:color="auto"/>
            </w:tcBorders>
            <w:vAlign w:val="center"/>
          </w:tcPr>
          <w:p w14:paraId="45F454B4" w14:textId="6E7DE1D9" w:rsidR="00286CC5" w:rsidRPr="00B60D70" w:rsidRDefault="002F296F" w:rsidP="00286CC5">
            <w:pPr>
              <w:ind w:right="26"/>
              <w:jc w:val="center"/>
              <w:rPr>
                <w:sz w:val="28"/>
                <w:szCs w:val="28"/>
              </w:rPr>
            </w:pPr>
            <w:r w:rsidRPr="00B60D70">
              <w:rPr>
                <w:sz w:val="28"/>
                <w:szCs w:val="28"/>
              </w:rPr>
              <w:t> </w:t>
            </w:r>
          </w:p>
        </w:tc>
        <w:tc>
          <w:tcPr>
            <w:tcW w:w="893" w:type="dxa"/>
            <w:vAlign w:val="center"/>
          </w:tcPr>
          <w:p w14:paraId="49626158" w14:textId="6E4E318C" w:rsidR="00286CC5" w:rsidRPr="00B60D70" w:rsidRDefault="002F296F" w:rsidP="00286CC5">
            <w:pPr>
              <w:ind w:right="26"/>
              <w:jc w:val="center"/>
              <w:rPr>
                <w:sz w:val="28"/>
                <w:szCs w:val="28"/>
              </w:rPr>
            </w:pPr>
            <w:r w:rsidRPr="00B60D70">
              <w:rPr>
                <w:sz w:val="28"/>
                <w:szCs w:val="28"/>
              </w:rPr>
              <w:t> </w:t>
            </w:r>
          </w:p>
        </w:tc>
        <w:tc>
          <w:tcPr>
            <w:tcW w:w="892" w:type="dxa"/>
            <w:vAlign w:val="center"/>
          </w:tcPr>
          <w:p w14:paraId="5E3D52A5" w14:textId="48CFC178" w:rsidR="00286CC5" w:rsidRPr="00B60D70" w:rsidRDefault="002F296F" w:rsidP="00286CC5">
            <w:pPr>
              <w:ind w:right="26"/>
              <w:jc w:val="center"/>
              <w:rPr>
                <w:sz w:val="28"/>
                <w:szCs w:val="28"/>
              </w:rPr>
            </w:pPr>
            <w:r w:rsidRPr="00B60D70">
              <w:rPr>
                <w:sz w:val="28"/>
                <w:szCs w:val="28"/>
              </w:rPr>
              <w:t> </w:t>
            </w:r>
          </w:p>
        </w:tc>
        <w:tc>
          <w:tcPr>
            <w:tcW w:w="892" w:type="dxa"/>
            <w:vAlign w:val="center"/>
          </w:tcPr>
          <w:p w14:paraId="7198706F" w14:textId="136AEAEF" w:rsidR="00286CC5" w:rsidRPr="00B60D70" w:rsidRDefault="00286CC5" w:rsidP="00286CC5">
            <w:pPr>
              <w:ind w:right="26"/>
              <w:jc w:val="center"/>
              <w:rPr>
                <w:sz w:val="28"/>
                <w:szCs w:val="28"/>
              </w:rPr>
            </w:pPr>
            <w:r w:rsidRPr="00B60D70">
              <w:rPr>
                <w:sz w:val="28"/>
                <w:szCs w:val="28"/>
              </w:rPr>
              <w:t>P-K2</w:t>
            </w:r>
          </w:p>
        </w:tc>
        <w:tc>
          <w:tcPr>
            <w:tcW w:w="892" w:type="dxa"/>
            <w:vAlign w:val="center"/>
          </w:tcPr>
          <w:p w14:paraId="001E5321" w14:textId="07C37BF7" w:rsidR="00286CC5" w:rsidRPr="00B60D70" w:rsidRDefault="002F296F" w:rsidP="00286CC5">
            <w:pPr>
              <w:ind w:right="26"/>
              <w:jc w:val="center"/>
              <w:rPr>
                <w:sz w:val="28"/>
                <w:szCs w:val="28"/>
              </w:rPr>
            </w:pPr>
            <w:r w:rsidRPr="00B60D70">
              <w:rPr>
                <w:sz w:val="28"/>
                <w:szCs w:val="28"/>
              </w:rPr>
              <w:t> </w:t>
            </w:r>
          </w:p>
        </w:tc>
      </w:tr>
      <w:tr w:rsidR="00B60D70" w:rsidRPr="00B60D70" w14:paraId="00E90EDF" w14:textId="77777777" w:rsidTr="00224DE8">
        <w:trPr>
          <w:gridAfter w:val="1"/>
          <w:wAfter w:w="17" w:type="dxa"/>
        </w:trPr>
        <w:tc>
          <w:tcPr>
            <w:tcW w:w="1114" w:type="dxa"/>
            <w:tcBorders>
              <w:top w:val="single" w:sz="2" w:space="0" w:color="auto"/>
              <w:bottom w:val="single" w:sz="2" w:space="0" w:color="auto"/>
              <w:right w:val="single" w:sz="2" w:space="0" w:color="auto"/>
            </w:tcBorders>
          </w:tcPr>
          <w:p w14:paraId="43E4EDB2" w14:textId="2B83B6B5" w:rsidR="00286CC5" w:rsidRPr="00B60D70" w:rsidRDefault="00286CC5" w:rsidP="00286CC5">
            <w:pPr>
              <w:ind w:left="-24" w:right="-32"/>
              <w:jc w:val="left"/>
              <w:rPr>
                <w:sz w:val="28"/>
                <w:szCs w:val="28"/>
              </w:rPr>
            </w:pPr>
          </w:p>
        </w:tc>
        <w:tc>
          <w:tcPr>
            <w:tcW w:w="3513" w:type="dxa"/>
            <w:gridSpan w:val="2"/>
            <w:tcBorders>
              <w:top w:val="single" w:sz="2" w:space="0" w:color="auto"/>
              <w:left w:val="single" w:sz="2" w:space="0" w:color="auto"/>
              <w:bottom w:val="single" w:sz="2" w:space="0" w:color="auto"/>
              <w:right w:val="single" w:sz="2" w:space="0" w:color="auto"/>
            </w:tcBorders>
          </w:tcPr>
          <w:p w14:paraId="407FA32D" w14:textId="7A6FBBC7" w:rsidR="00286CC5" w:rsidRPr="00B60D70" w:rsidRDefault="00286CC5" w:rsidP="00286CC5">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7BA3C332" w14:textId="0AFDC36C" w:rsidR="00286CC5" w:rsidRPr="00B60D70" w:rsidRDefault="00286CC5" w:rsidP="001F70B1">
            <w:pPr>
              <w:ind w:right="26"/>
              <w:jc w:val="left"/>
              <w:rPr>
                <w:sz w:val="28"/>
                <w:szCs w:val="28"/>
              </w:rPr>
            </w:pPr>
            <w:r w:rsidRPr="00B60D70">
              <w:rPr>
                <w:sz w:val="28"/>
                <w:szCs w:val="28"/>
              </w:rPr>
              <w:t>CLO2</w:t>
            </w:r>
          </w:p>
        </w:tc>
        <w:tc>
          <w:tcPr>
            <w:tcW w:w="3670" w:type="dxa"/>
            <w:tcBorders>
              <w:top w:val="single" w:sz="2" w:space="0" w:color="auto"/>
              <w:left w:val="single" w:sz="2" w:space="0" w:color="auto"/>
              <w:bottom w:val="single" w:sz="2" w:space="0" w:color="auto"/>
              <w:right w:val="single" w:sz="2" w:space="0" w:color="auto"/>
            </w:tcBorders>
          </w:tcPr>
          <w:p w14:paraId="54844ACD" w14:textId="376CB583" w:rsidR="00286CC5" w:rsidRPr="00B60D70" w:rsidRDefault="00286CC5" w:rsidP="00286CC5">
            <w:pPr>
              <w:ind w:right="26"/>
              <w:jc w:val="left"/>
              <w:rPr>
                <w:sz w:val="28"/>
                <w:szCs w:val="28"/>
              </w:rPr>
            </w:pPr>
            <w:r w:rsidRPr="00B60D70">
              <w:rPr>
                <w:sz w:val="28"/>
                <w:szCs w:val="28"/>
                <w:cs/>
              </w:rPr>
              <w:t>เก็บรวมรวมข้อมูลภายใต้กรอบการวิจัยทางครุศาสตร์โยธาโดยใช้ระเบียบวิธีการวิจัย</w:t>
            </w:r>
          </w:p>
        </w:tc>
        <w:tc>
          <w:tcPr>
            <w:tcW w:w="898" w:type="dxa"/>
            <w:gridSpan w:val="2"/>
            <w:tcBorders>
              <w:left w:val="single" w:sz="2" w:space="0" w:color="auto"/>
            </w:tcBorders>
            <w:vAlign w:val="center"/>
          </w:tcPr>
          <w:p w14:paraId="72367B34" w14:textId="607C2F17" w:rsidR="00286CC5" w:rsidRPr="00B60D70" w:rsidRDefault="002F296F" w:rsidP="00286CC5">
            <w:pPr>
              <w:ind w:right="26"/>
              <w:jc w:val="center"/>
              <w:rPr>
                <w:sz w:val="28"/>
                <w:szCs w:val="28"/>
              </w:rPr>
            </w:pPr>
            <w:r w:rsidRPr="00B60D70">
              <w:rPr>
                <w:sz w:val="28"/>
                <w:szCs w:val="28"/>
              </w:rPr>
              <w:t> </w:t>
            </w:r>
          </w:p>
        </w:tc>
        <w:tc>
          <w:tcPr>
            <w:tcW w:w="893" w:type="dxa"/>
            <w:vAlign w:val="center"/>
          </w:tcPr>
          <w:p w14:paraId="2F2166D6" w14:textId="172770A8" w:rsidR="00286CC5" w:rsidRPr="00B60D70" w:rsidRDefault="002F296F" w:rsidP="00286CC5">
            <w:pPr>
              <w:ind w:right="26"/>
              <w:jc w:val="center"/>
              <w:rPr>
                <w:sz w:val="28"/>
                <w:szCs w:val="28"/>
              </w:rPr>
            </w:pPr>
            <w:r w:rsidRPr="00B60D70">
              <w:rPr>
                <w:sz w:val="28"/>
                <w:szCs w:val="28"/>
              </w:rPr>
              <w:t> </w:t>
            </w:r>
          </w:p>
        </w:tc>
        <w:tc>
          <w:tcPr>
            <w:tcW w:w="892" w:type="dxa"/>
            <w:vAlign w:val="center"/>
          </w:tcPr>
          <w:p w14:paraId="2F72FDC7" w14:textId="5F1994B4" w:rsidR="00286CC5" w:rsidRPr="00B60D70" w:rsidRDefault="002F296F" w:rsidP="00286CC5">
            <w:pPr>
              <w:ind w:right="26"/>
              <w:jc w:val="center"/>
              <w:rPr>
                <w:sz w:val="28"/>
                <w:szCs w:val="28"/>
              </w:rPr>
            </w:pPr>
            <w:r w:rsidRPr="00B60D70">
              <w:rPr>
                <w:sz w:val="28"/>
                <w:szCs w:val="28"/>
              </w:rPr>
              <w:t> </w:t>
            </w:r>
          </w:p>
        </w:tc>
        <w:tc>
          <w:tcPr>
            <w:tcW w:w="892" w:type="dxa"/>
            <w:vAlign w:val="center"/>
          </w:tcPr>
          <w:p w14:paraId="697E938E" w14:textId="5AFC26D2" w:rsidR="00286CC5" w:rsidRPr="00B60D70" w:rsidRDefault="00286CC5" w:rsidP="00286CC5">
            <w:pPr>
              <w:ind w:right="26"/>
              <w:jc w:val="center"/>
              <w:rPr>
                <w:sz w:val="28"/>
                <w:szCs w:val="28"/>
              </w:rPr>
            </w:pPr>
            <w:r w:rsidRPr="00B60D70">
              <w:rPr>
                <w:sz w:val="28"/>
                <w:szCs w:val="28"/>
              </w:rPr>
              <w:t>P-K4</w:t>
            </w:r>
          </w:p>
        </w:tc>
        <w:tc>
          <w:tcPr>
            <w:tcW w:w="892" w:type="dxa"/>
            <w:vAlign w:val="center"/>
          </w:tcPr>
          <w:p w14:paraId="37EFADBD" w14:textId="166A2992" w:rsidR="00286CC5" w:rsidRPr="00B60D70" w:rsidRDefault="002F296F" w:rsidP="00286CC5">
            <w:pPr>
              <w:ind w:right="26"/>
              <w:jc w:val="center"/>
              <w:rPr>
                <w:sz w:val="28"/>
                <w:szCs w:val="28"/>
              </w:rPr>
            </w:pPr>
            <w:r w:rsidRPr="00B60D70">
              <w:rPr>
                <w:sz w:val="28"/>
                <w:szCs w:val="28"/>
              </w:rPr>
              <w:t> </w:t>
            </w:r>
          </w:p>
        </w:tc>
      </w:tr>
      <w:tr w:rsidR="00B60D70" w:rsidRPr="00B60D70" w14:paraId="5D849355" w14:textId="77777777" w:rsidTr="00224DE8">
        <w:trPr>
          <w:gridAfter w:val="1"/>
          <w:wAfter w:w="17" w:type="dxa"/>
        </w:trPr>
        <w:tc>
          <w:tcPr>
            <w:tcW w:w="1114" w:type="dxa"/>
            <w:tcBorders>
              <w:top w:val="single" w:sz="2" w:space="0" w:color="auto"/>
              <w:bottom w:val="single" w:sz="2" w:space="0" w:color="auto"/>
              <w:right w:val="single" w:sz="2" w:space="0" w:color="auto"/>
            </w:tcBorders>
          </w:tcPr>
          <w:p w14:paraId="19B81D7D" w14:textId="174A8C35" w:rsidR="00286CC5" w:rsidRPr="00B60D70" w:rsidRDefault="00286CC5" w:rsidP="00286CC5">
            <w:pPr>
              <w:ind w:left="-24" w:right="-32"/>
              <w:jc w:val="left"/>
              <w:rPr>
                <w:sz w:val="28"/>
                <w:szCs w:val="28"/>
              </w:rPr>
            </w:pPr>
          </w:p>
        </w:tc>
        <w:tc>
          <w:tcPr>
            <w:tcW w:w="3513" w:type="dxa"/>
            <w:gridSpan w:val="2"/>
            <w:tcBorders>
              <w:top w:val="single" w:sz="2" w:space="0" w:color="auto"/>
              <w:left w:val="single" w:sz="2" w:space="0" w:color="auto"/>
              <w:bottom w:val="single" w:sz="2" w:space="0" w:color="auto"/>
              <w:right w:val="single" w:sz="2" w:space="0" w:color="auto"/>
            </w:tcBorders>
          </w:tcPr>
          <w:p w14:paraId="474FFEEE" w14:textId="77050981" w:rsidR="00286CC5" w:rsidRPr="00B60D70" w:rsidRDefault="00286CC5" w:rsidP="00286CC5">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62F3C4FA" w14:textId="2D274202" w:rsidR="00286CC5" w:rsidRPr="00B60D70" w:rsidRDefault="00286CC5" w:rsidP="001F70B1">
            <w:pPr>
              <w:ind w:right="26"/>
              <w:jc w:val="left"/>
              <w:rPr>
                <w:sz w:val="28"/>
                <w:szCs w:val="28"/>
              </w:rPr>
            </w:pPr>
            <w:r w:rsidRPr="00B60D70">
              <w:rPr>
                <w:sz w:val="28"/>
                <w:szCs w:val="28"/>
                <w:u w:val="single"/>
              </w:rPr>
              <w:t>CLO3*</w:t>
            </w:r>
          </w:p>
        </w:tc>
        <w:tc>
          <w:tcPr>
            <w:tcW w:w="3670" w:type="dxa"/>
            <w:tcBorders>
              <w:top w:val="single" w:sz="2" w:space="0" w:color="auto"/>
              <w:left w:val="single" w:sz="2" w:space="0" w:color="auto"/>
              <w:bottom w:val="single" w:sz="2" w:space="0" w:color="auto"/>
              <w:right w:val="single" w:sz="2" w:space="0" w:color="auto"/>
            </w:tcBorders>
          </w:tcPr>
          <w:p w14:paraId="3CD8A6D4" w14:textId="0FAFE824" w:rsidR="00286CC5" w:rsidRPr="00B60D70" w:rsidRDefault="00286CC5" w:rsidP="00286CC5">
            <w:pPr>
              <w:ind w:right="26"/>
              <w:jc w:val="left"/>
              <w:rPr>
                <w:sz w:val="28"/>
                <w:szCs w:val="28"/>
              </w:rPr>
            </w:pPr>
            <w:r w:rsidRPr="00B60D70">
              <w:rPr>
                <w:sz w:val="28"/>
                <w:szCs w:val="28"/>
                <w:u w:val="single"/>
                <w:cs/>
              </w:rPr>
              <w:t>ดำเนินการวิจัยภายใต้กรอบมาตรฐานของจรรยาบรรณในการวิจัย</w:t>
            </w:r>
          </w:p>
        </w:tc>
        <w:tc>
          <w:tcPr>
            <w:tcW w:w="898" w:type="dxa"/>
            <w:gridSpan w:val="2"/>
            <w:tcBorders>
              <w:left w:val="single" w:sz="2" w:space="0" w:color="auto"/>
            </w:tcBorders>
            <w:vAlign w:val="center"/>
          </w:tcPr>
          <w:p w14:paraId="5E84DE18" w14:textId="2BB14A99" w:rsidR="00286CC5" w:rsidRPr="00B60D70" w:rsidRDefault="00286CC5" w:rsidP="00286CC5">
            <w:pPr>
              <w:ind w:right="26"/>
              <w:jc w:val="center"/>
              <w:rPr>
                <w:sz w:val="28"/>
                <w:szCs w:val="28"/>
              </w:rPr>
            </w:pPr>
          </w:p>
        </w:tc>
        <w:tc>
          <w:tcPr>
            <w:tcW w:w="893" w:type="dxa"/>
            <w:vAlign w:val="center"/>
          </w:tcPr>
          <w:p w14:paraId="2A4918B6" w14:textId="7877EC4D" w:rsidR="00286CC5" w:rsidRPr="00B60D70" w:rsidRDefault="00286CC5" w:rsidP="00286CC5">
            <w:pPr>
              <w:ind w:right="26"/>
              <w:jc w:val="center"/>
              <w:rPr>
                <w:sz w:val="28"/>
                <w:szCs w:val="28"/>
              </w:rPr>
            </w:pPr>
          </w:p>
        </w:tc>
        <w:tc>
          <w:tcPr>
            <w:tcW w:w="892" w:type="dxa"/>
            <w:vAlign w:val="center"/>
          </w:tcPr>
          <w:p w14:paraId="5145B75D" w14:textId="398683B8" w:rsidR="00286CC5" w:rsidRPr="00B60D70" w:rsidRDefault="00286CC5" w:rsidP="00286CC5">
            <w:pPr>
              <w:ind w:right="26"/>
              <w:jc w:val="center"/>
              <w:rPr>
                <w:sz w:val="28"/>
                <w:szCs w:val="28"/>
              </w:rPr>
            </w:pPr>
          </w:p>
        </w:tc>
        <w:tc>
          <w:tcPr>
            <w:tcW w:w="892" w:type="dxa"/>
            <w:vAlign w:val="center"/>
          </w:tcPr>
          <w:p w14:paraId="7A983BEE" w14:textId="6E6BD2E5" w:rsidR="00286CC5" w:rsidRPr="00B60D70" w:rsidRDefault="00286CC5" w:rsidP="00286CC5">
            <w:pPr>
              <w:ind w:right="26"/>
              <w:jc w:val="center"/>
              <w:rPr>
                <w:sz w:val="28"/>
                <w:szCs w:val="28"/>
              </w:rPr>
            </w:pPr>
          </w:p>
        </w:tc>
        <w:tc>
          <w:tcPr>
            <w:tcW w:w="892" w:type="dxa"/>
            <w:vAlign w:val="center"/>
          </w:tcPr>
          <w:p w14:paraId="3D400ECD" w14:textId="5A6A0990" w:rsidR="00286CC5" w:rsidRPr="00B60D70" w:rsidRDefault="00286CC5" w:rsidP="00286CC5">
            <w:pPr>
              <w:ind w:right="26"/>
              <w:jc w:val="center"/>
              <w:rPr>
                <w:sz w:val="28"/>
                <w:szCs w:val="28"/>
              </w:rPr>
            </w:pPr>
            <w:r w:rsidRPr="00B60D70">
              <w:rPr>
                <w:sz w:val="28"/>
                <w:szCs w:val="28"/>
                <w:u w:val="single"/>
              </w:rPr>
              <w:t>P-M2</w:t>
            </w:r>
          </w:p>
        </w:tc>
      </w:tr>
      <w:tr w:rsidR="00B60D70" w:rsidRPr="00B60D70" w14:paraId="298E5682" w14:textId="77777777" w:rsidTr="00224DE8">
        <w:trPr>
          <w:gridAfter w:val="1"/>
          <w:wAfter w:w="17" w:type="dxa"/>
        </w:trPr>
        <w:tc>
          <w:tcPr>
            <w:tcW w:w="1114" w:type="dxa"/>
            <w:tcBorders>
              <w:top w:val="single" w:sz="2" w:space="0" w:color="auto"/>
              <w:bottom w:val="single" w:sz="2" w:space="0" w:color="auto"/>
              <w:right w:val="single" w:sz="2" w:space="0" w:color="auto"/>
            </w:tcBorders>
          </w:tcPr>
          <w:p w14:paraId="788032DD" w14:textId="2B8D2867" w:rsidR="00286CC5" w:rsidRPr="00B60D70" w:rsidRDefault="00B91175" w:rsidP="00286CC5">
            <w:pPr>
              <w:ind w:left="-24" w:right="-32"/>
              <w:jc w:val="left"/>
              <w:rPr>
                <w:sz w:val="28"/>
                <w:szCs w:val="28"/>
              </w:rPr>
            </w:pPr>
            <w:r w:rsidRPr="00B60D70">
              <w:rPr>
                <w:sz w:val="28"/>
                <w:szCs w:val="28"/>
              </w:rPr>
              <w:t xml:space="preserve">CTE </w:t>
            </w:r>
            <w:r w:rsidR="00286CC5" w:rsidRPr="00B60D70">
              <w:rPr>
                <w:sz w:val="28"/>
                <w:szCs w:val="28"/>
              </w:rPr>
              <w:t>452</w:t>
            </w:r>
          </w:p>
        </w:tc>
        <w:tc>
          <w:tcPr>
            <w:tcW w:w="3513" w:type="dxa"/>
            <w:gridSpan w:val="2"/>
            <w:tcBorders>
              <w:top w:val="single" w:sz="2" w:space="0" w:color="auto"/>
              <w:left w:val="single" w:sz="2" w:space="0" w:color="auto"/>
              <w:bottom w:val="single" w:sz="2" w:space="0" w:color="auto"/>
              <w:right w:val="single" w:sz="2" w:space="0" w:color="auto"/>
            </w:tcBorders>
          </w:tcPr>
          <w:p w14:paraId="306E6F9E" w14:textId="77777777" w:rsidR="00921E84" w:rsidRPr="00B60D70" w:rsidRDefault="00286CC5" w:rsidP="00286CC5">
            <w:pPr>
              <w:ind w:right="26"/>
              <w:jc w:val="left"/>
              <w:rPr>
                <w:sz w:val="28"/>
                <w:szCs w:val="28"/>
              </w:rPr>
            </w:pPr>
            <w:r w:rsidRPr="00B60D70">
              <w:rPr>
                <w:sz w:val="28"/>
                <w:szCs w:val="28"/>
                <w:cs/>
              </w:rPr>
              <w:t>วิศวกรรมฐานราก (</w:t>
            </w:r>
            <w:r w:rsidRPr="00B60D70">
              <w:rPr>
                <w:sz w:val="28"/>
                <w:szCs w:val="28"/>
              </w:rPr>
              <w:t xml:space="preserve">Foundation Engineering) </w:t>
            </w:r>
          </w:p>
          <w:p w14:paraId="692C4A22" w14:textId="6FF1F5C5" w:rsidR="00286CC5" w:rsidRPr="00B60D70" w:rsidRDefault="00286CC5" w:rsidP="00286CC5">
            <w:pPr>
              <w:ind w:right="26"/>
              <w:jc w:val="left"/>
              <w:rPr>
                <w:sz w:val="28"/>
                <w:szCs w:val="28"/>
                <w:cs/>
              </w:rPr>
            </w:pPr>
            <w:r w:rsidRPr="00B60D70">
              <w:rPr>
                <w:sz w:val="28"/>
                <w:szCs w:val="28"/>
              </w:rPr>
              <w:t>3 (3-0-6)</w:t>
            </w:r>
          </w:p>
        </w:tc>
        <w:tc>
          <w:tcPr>
            <w:tcW w:w="1076" w:type="dxa"/>
            <w:tcBorders>
              <w:top w:val="single" w:sz="2" w:space="0" w:color="auto"/>
              <w:left w:val="single" w:sz="2" w:space="0" w:color="auto"/>
              <w:bottom w:val="single" w:sz="2" w:space="0" w:color="auto"/>
              <w:right w:val="single" w:sz="2" w:space="0" w:color="auto"/>
            </w:tcBorders>
          </w:tcPr>
          <w:p w14:paraId="6324F24F" w14:textId="7ED334C3" w:rsidR="00286CC5" w:rsidRPr="00B60D70" w:rsidRDefault="00286CC5" w:rsidP="00286CC5">
            <w:pPr>
              <w:ind w:right="26"/>
              <w:jc w:val="left"/>
              <w:rPr>
                <w:sz w:val="28"/>
                <w:szCs w:val="28"/>
              </w:rPr>
            </w:pPr>
            <w:r w:rsidRPr="00B60D70">
              <w:rPr>
                <w:sz w:val="28"/>
                <w:szCs w:val="28"/>
                <w:u w:val="single"/>
              </w:rPr>
              <w:t>CLO1*</w:t>
            </w:r>
          </w:p>
        </w:tc>
        <w:tc>
          <w:tcPr>
            <w:tcW w:w="3670" w:type="dxa"/>
            <w:tcBorders>
              <w:top w:val="single" w:sz="2" w:space="0" w:color="auto"/>
              <w:left w:val="single" w:sz="2" w:space="0" w:color="auto"/>
              <w:bottom w:val="single" w:sz="2" w:space="0" w:color="auto"/>
              <w:right w:val="single" w:sz="2" w:space="0" w:color="auto"/>
            </w:tcBorders>
          </w:tcPr>
          <w:p w14:paraId="1B70B97C" w14:textId="0AB9E4AE" w:rsidR="00286CC5" w:rsidRPr="00B60D70" w:rsidRDefault="00286CC5" w:rsidP="00286CC5">
            <w:pPr>
              <w:ind w:right="26"/>
              <w:jc w:val="left"/>
              <w:rPr>
                <w:sz w:val="28"/>
                <w:szCs w:val="28"/>
              </w:rPr>
            </w:pPr>
            <w:r w:rsidRPr="00B60D70">
              <w:rPr>
                <w:sz w:val="28"/>
                <w:szCs w:val="28"/>
                <w:u w:val="single"/>
                <w:cs/>
              </w:rPr>
              <w:t>อธิบาย วิธีและขั้นตอน การเจาะสำรวจและหาข้อมูล เพื่อการออกแบบและก่อสร้างฐานราก ที่มีใช้ในประเทศทั่วไป</w:t>
            </w:r>
          </w:p>
        </w:tc>
        <w:tc>
          <w:tcPr>
            <w:tcW w:w="898" w:type="dxa"/>
            <w:gridSpan w:val="2"/>
            <w:tcBorders>
              <w:left w:val="single" w:sz="2" w:space="0" w:color="auto"/>
            </w:tcBorders>
            <w:vAlign w:val="center"/>
          </w:tcPr>
          <w:p w14:paraId="4E889C64" w14:textId="00BDAE89" w:rsidR="00286CC5" w:rsidRPr="00B60D70" w:rsidRDefault="00286CC5" w:rsidP="00286CC5">
            <w:pPr>
              <w:ind w:right="26"/>
              <w:jc w:val="center"/>
              <w:rPr>
                <w:sz w:val="28"/>
                <w:szCs w:val="28"/>
              </w:rPr>
            </w:pPr>
            <w:r w:rsidRPr="00B60D70">
              <w:rPr>
                <w:sz w:val="28"/>
                <w:szCs w:val="28"/>
                <w:u w:val="single"/>
              </w:rPr>
              <w:t>P-K2</w:t>
            </w:r>
          </w:p>
        </w:tc>
        <w:tc>
          <w:tcPr>
            <w:tcW w:w="893" w:type="dxa"/>
            <w:vAlign w:val="center"/>
          </w:tcPr>
          <w:p w14:paraId="69E49A11" w14:textId="4114F79D" w:rsidR="00286CC5" w:rsidRPr="00B60D70" w:rsidRDefault="00286CC5" w:rsidP="00286CC5">
            <w:pPr>
              <w:ind w:right="26"/>
              <w:jc w:val="center"/>
              <w:rPr>
                <w:sz w:val="28"/>
                <w:szCs w:val="28"/>
              </w:rPr>
            </w:pPr>
          </w:p>
        </w:tc>
        <w:tc>
          <w:tcPr>
            <w:tcW w:w="892" w:type="dxa"/>
            <w:vAlign w:val="center"/>
          </w:tcPr>
          <w:p w14:paraId="01F7740B" w14:textId="41B11239" w:rsidR="00286CC5" w:rsidRPr="00B60D70" w:rsidRDefault="00286CC5" w:rsidP="00286CC5">
            <w:pPr>
              <w:ind w:right="26"/>
              <w:jc w:val="center"/>
              <w:rPr>
                <w:sz w:val="28"/>
                <w:szCs w:val="28"/>
              </w:rPr>
            </w:pPr>
          </w:p>
        </w:tc>
        <w:tc>
          <w:tcPr>
            <w:tcW w:w="892" w:type="dxa"/>
            <w:vAlign w:val="center"/>
          </w:tcPr>
          <w:p w14:paraId="0D2B72C3" w14:textId="2BA7067F" w:rsidR="00286CC5" w:rsidRPr="00B60D70" w:rsidRDefault="00286CC5" w:rsidP="00286CC5">
            <w:pPr>
              <w:ind w:right="26"/>
              <w:jc w:val="center"/>
              <w:rPr>
                <w:sz w:val="28"/>
                <w:szCs w:val="28"/>
              </w:rPr>
            </w:pPr>
          </w:p>
        </w:tc>
        <w:tc>
          <w:tcPr>
            <w:tcW w:w="892" w:type="dxa"/>
            <w:vAlign w:val="center"/>
          </w:tcPr>
          <w:p w14:paraId="56DE4F20" w14:textId="4B87968A" w:rsidR="00286CC5" w:rsidRPr="00B60D70" w:rsidRDefault="00286CC5" w:rsidP="00286CC5">
            <w:pPr>
              <w:ind w:right="26"/>
              <w:jc w:val="center"/>
              <w:rPr>
                <w:sz w:val="28"/>
                <w:szCs w:val="28"/>
              </w:rPr>
            </w:pPr>
          </w:p>
        </w:tc>
      </w:tr>
      <w:tr w:rsidR="00B60D70" w:rsidRPr="00B60D70" w14:paraId="2E45C934" w14:textId="77777777" w:rsidTr="00224DE8">
        <w:trPr>
          <w:gridAfter w:val="1"/>
          <w:wAfter w:w="17" w:type="dxa"/>
        </w:trPr>
        <w:tc>
          <w:tcPr>
            <w:tcW w:w="1114" w:type="dxa"/>
            <w:tcBorders>
              <w:top w:val="single" w:sz="2" w:space="0" w:color="auto"/>
              <w:bottom w:val="single" w:sz="2" w:space="0" w:color="auto"/>
              <w:right w:val="single" w:sz="2" w:space="0" w:color="auto"/>
            </w:tcBorders>
          </w:tcPr>
          <w:p w14:paraId="2C4C4F38" w14:textId="49F84B31" w:rsidR="00286CC5" w:rsidRPr="00B60D70" w:rsidRDefault="00286CC5" w:rsidP="00286CC5">
            <w:pPr>
              <w:ind w:left="-24" w:right="-32"/>
              <w:jc w:val="left"/>
              <w:rPr>
                <w:sz w:val="28"/>
                <w:szCs w:val="28"/>
              </w:rPr>
            </w:pPr>
          </w:p>
        </w:tc>
        <w:tc>
          <w:tcPr>
            <w:tcW w:w="3513" w:type="dxa"/>
            <w:gridSpan w:val="2"/>
            <w:tcBorders>
              <w:top w:val="single" w:sz="2" w:space="0" w:color="auto"/>
              <w:left w:val="single" w:sz="2" w:space="0" w:color="auto"/>
              <w:bottom w:val="single" w:sz="2" w:space="0" w:color="auto"/>
              <w:right w:val="single" w:sz="2" w:space="0" w:color="auto"/>
            </w:tcBorders>
          </w:tcPr>
          <w:p w14:paraId="0687E99F" w14:textId="21F187ED" w:rsidR="00286CC5" w:rsidRPr="00B60D70" w:rsidRDefault="00286CC5" w:rsidP="00286CC5">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271A2250" w14:textId="3CD12A7D" w:rsidR="00286CC5" w:rsidRPr="00B60D70" w:rsidRDefault="00286CC5" w:rsidP="00286CC5">
            <w:pPr>
              <w:ind w:right="26"/>
              <w:jc w:val="left"/>
              <w:rPr>
                <w:sz w:val="28"/>
                <w:szCs w:val="28"/>
              </w:rPr>
            </w:pPr>
            <w:r w:rsidRPr="00B60D70">
              <w:rPr>
                <w:sz w:val="28"/>
                <w:szCs w:val="28"/>
                <w:u w:val="single"/>
              </w:rPr>
              <w:t>CLO2*</w:t>
            </w:r>
          </w:p>
        </w:tc>
        <w:tc>
          <w:tcPr>
            <w:tcW w:w="3670" w:type="dxa"/>
            <w:tcBorders>
              <w:top w:val="single" w:sz="2" w:space="0" w:color="auto"/>
              <w:left w:val="single" w:sz="2" w:space="0" w:color="auto"/>
              <w:bottom w:val="single" w:sz="2" w:space="0" w:color="auto"/>
              <w:right w:val="single" w:sz="2" w:space="0" w:color="auto"/>
            </w:tcBorders>
          </w:tcPr>
          <w:p w14:paraId="30A312F8" w14:textId="28344090" w:rsidR="00286CC5" w:rsidRPr="00B60D70" w:rsidRDefault="00286CC5" w:rsidP="00286CC5">
            <w:pPr>
              <w:ind w:right="26"/>
              <w:jc w:val="left"/>
              <w:rPr>
                <w:sz w:val="28"/>
                <w:szCs w:val="28"/>
              </w:rPr>
            </w:pPr>
            <w:r w:rsidRPr="00B60D70">
              <w:rPr>
                <w:sz w:val="28"/>
                <w:szCs w:val="28"/>
                <w:u w:val="single"/>
                <w:cs/>
              </w:rPr>
              <w:t>อธิบายการรับน้ำหนัก หลักการและคำนวณออกแบบ ฐานรากตื้นและเสาเข็ม ที่นิยมใช้ในประเทศ</w:t>
            </w:r>
          </w:p>
        </w:tc>
        <w:tc>
          <w:tcPr>
            <w:tcW w:w="898" w:type="dxa"/>
            <w:gridSpan w:val="2"/>
            <w:tcBorders>
              <w:left w:val="single" w:sz="2" w:space="0" w:color="auto"/>
            </w:tcBorders>
            <w:vAlign w:val="center"/>
          </w:tcPr>
          <w:p w14:paraId="7B1B8341" w14:textId="728E951F" w:rsidR="00286CC5" w:rsidRPr="00B60D70" w:rsidRDefault="00286CC5" w:rsidP="00286CC5">
            <w:pPr>
              <w:ind w:right="26"/>
              <w:jc w:val="center"/>
              <w:rPr>
                <w:sz w:val="28"/>
                <w:szCs w:val="28"/>
              </w:rPr>
            </w:pPr>
            <w:r w:rsidRPr="00B60D70">
              <w:rPr>
                <w:sz w:val="28"/>
                <w:szCs w:val="28"/>
                <w:u w:val="single"/>
              </w:rPr>
              <w:t>P-K2</w:t>
            </w:r>
          </w:p>
        </w:tc>
        <w:tc>
          <w:tcPr>
            <w:tcW w:w="893" w:type="dxa"/>
            <w:vAlign w:val="center"/>
          </w:tcPr>
          <w:p w14:paraId="69873DEC" w14:textId="07EB2EA6" w:rsidR="00286CC5" w:rsidRPr="00B60D70" w:rsidRDefault="00286CC5" w:rsidP="00286CC5">
            <w:pPr>
              <w:ind w:right="26"/>
              <w:jc w:val="center"/>
              <w:rPr>
                <w:sz w:val="28"/>
                <w:szCs w:val="28"/>
              </w:rPr>
            </w:pPr>
          </w:p>
        </w:tc>
        <w:tc>
          <w:tcPr>
            <w:tcW w:w="892" w:type="dxa"/>
            <w:vAlign w:val="center"/>
          </w:tcPr>
          <w:p w14:paraId="045F7F26" w14:textId="32692CDF" w:rsidR="00286CC5" w:rsidRPr="00B60D70" w:rsidRDefault="00286CC5" w:rsidP="00286CC5">
            <w:pPr>
              <w:ind w:right="26"/>
              <w:jc w:val="center"/>
              <w:rPr>
                <w:sz w:val="28"/>
                <w:szCs w:val="28"/>
              </w:rPr>
            </w:pPr>
          </w:p>
        </w:tc>
        <w:tc>
          <w:tcPr>
            <w:tcW w:w="892" w:type="dxa"/>
            <w:vAlign w:val="center"/>
          </w:tcPr>
          <w:p w14:paraId="5E9D844F" w14:textId="391D4191" w:rsidR="00286CC5" w:rsidRPr="00B60D70" w:rsidRDefault="00286CC5" w:rsidP="00286CC5">
            <w:pPr>
              <w:ind w:right="26"/>
              <w:jc w:val="center"/>
              <w:rPr>
                <w:sz w:val="28"/>
                <w:szCs w:val="28"/>
              </w:rPr>
            </w:pPr>
          </w:p>
        </w:tc>
        <w:tc>
          <w:tcPr>
            <w:tcW w:w="892" w:type="dxa"/>
            <w:vAlign w:val="center"/>
          </w:tcPr>
          <w:p w14:paraId="5BE9AAAE" w14:textId="5C6C12E2" w:rsidR="00286CC5" w:rsidRPr="00B60D70" w:rsidRDefault="00286CC5" w:rsidP="00286CC5">
            <w:pPr>
              <w:ind w:right="26"/>
              <w:jc w:val="center"/>
              <w:rPr>
                <w:sz w:val="28"/>
                <w:szCs w:val="28"/>
              </w:rPr>
            </w:pPr>
          </w:p>
        </w:tc>
      </w:tr>
      <w:tr w:rsidR="00B60D70" w:rsidRPr="00B60D70" w14:paraId="0CD9328D" w14:textId="77777777" w:rsidTr="00224DE8">
        <w:trPr>
          <w:gridAfter w:val="1"/>
          <w:wAfter w:w="17" w:type="dxa"/>
        </w:trPr>
        <w:tc>
          <w:tcPr>
            <w:tcW w:w="1114" w:type="dxa"/>
            <w:tcBorders>
              <w:top w:val="single" w:sz="2" w:space="0" w:color="auto"/>
              <w:bottom w:val="single" w:sz="2" w:space="0" w:color="auto"/>
              <w:right w:val="single" w:sz="2" w:space="0" w:color="auto"/>
            </w:tcBorders>
          </w:tcPr>
          <w:p w14:paraId="2819C564" w14:textId="4735EAB8" w:rsidR="00286CC5" w:rsidRPr="00B60D70" w:rsidRDefault="00286CC5" w:rsidP="00286CC5">
            <w:pPr>
              <w:ind w:left="-24" w:right="-32"/>
              <w:jc w:val="left"/>
              <w:rPr>
                <w:sz w:val="28"/>
                <w:szCs w:val="28"/>
              </w:rPr>
            </w:pPr>
          </w:p>
        </w:tc>
        <w:tc>
          <w:tcPr>
            <w:tcW w:w="3513" w:type="dxa"/>
            <w:gridSpan w:val="2"/>
            <w:tcBorders>
              <w:top w:val="single" w:sz="2" w:space="0" w:color="auto"/>
              <w:left w:val="single" w:sz="2" w:space="0" w:color="auto"/>
              <w:bottom w:val="single" w:sz="2" w:space="0" w:color="auto"/>
              <w:right w:val="single" w:sz="2" w:space="0" w:color="auto"/>
            </w:tcBorders>
          </w:tcPr>
          <w:p w14:paraId="7FB642D3" w14:textId="55696433" w:rsidR="00286CC5" w:rsidRPr="00B60D70" w:rsidRDefault="00286CC5" w:rsidP="00286CC5">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0E2E8D05" w14:textId="4BE0441F" w:rsidR="00286CC5" w:rsidRPr="00B60D70" w:rsidRDefault="00286CC5" w:rsidP="00286CC5">
            <w:pPr>
              <w:ind w:right="26"/>
              <w:jc w:val="left"/>
              <w:rPr>
                <w:sz w:val="28"/>
                <w:szCs w:val="28"/>
              </w:rPr>
            </w:pPr>
            <w:r w:rsidRPr="00B60D70">
              <w:rPr>
                <w:sz w:val="28"/>
                <w:szCs w:val="28"/>
                <w:u w:val="single"/>
              </w:rPr>
              <w:t>CLO3*</w:t>
            </w:r>
          </w:p>
        </w:tc>
        <w:tc>
          <w:tcPr>
            <w:tcW w:w="3670" w:type="dxa"/>
            <w:tcBorders>
              <w:top w:val="single" w:sz="2" w:space="0" w:color="auto"/>
              <w:left w:val="single" w:sz="2" w:space="0" w:color="auto"/>
              <w:bottom w:val="single" w:sz="2" w:space="0" w:color="auto"/>
              <w:right w:val="single" w:sz="2" w:space="0" w:color="auto"/>
            </w:tcBorders>
          </w:tcPr>
          <w:p w14:paraId="2AE4AFBE" w14:textId="69759641" w:rsidR="00286CC5" w:rsidRPr="00B60D70" w:rsidRDefault="00286CC5" w:rsidP="00286CC5">
            <w:pPr>
              <w:ind w:right="26"/>
              <w:jc w:val="left"/>
              <w:rPr>
                <w:sz w:val="28"/>
                <w:szCs w:val="28"/>
              </w:rPr>
            </w:pPr>
            <w:r w:rsidRPr="00B60D70">
              <w:rPr>
                <w:sz w:val="28"/>
                <w:szCs w:val="28"/>
                <w:u w:val="single"/>
                <w:cs/>
              </w:rPr>
              <w:t>อธิบายการรับน้ำหนักหลักการและคำนวณออกแบบและวิเคราะห์เสถียรภาพของกำแพงกันดินและเข็มพืด ที่นิยมใช้ในประเทศ</w:t>
            </w:r>
          </w:p>
        </w:tc>
        <w:tc>
          <w:tcPr>
            <w:tcW w:w="898" w:type="dxa"/>
            <w:gridSpan w:val="2"/>
            <w:tcBorders>
              <w:left w:val="single" w:sz="2" w:space="0" w:color="auto"/>
            </w:tcBorders>
            <w:vAlign w:val="center"/>
          </w:tcPr>
          <w:p w14:paraId="2236C4F9" w14:textId="55940061" w:rsidR="00286CC5" w:rsidRPr="00B60D70" w:rsidRDefault="00286CC5" w:rsidP="00286CC5">
            <w:pPr>
              <w:ind w:right="26"/>
              <w:jc w:val="center"/>
              <w:rPr>
                <w:sz w:val="28"/>
                <w:szCs w:val="28"/>
              </w:rPr>
            </w:pPr>
            <w:r w:rsidRPr="00B60D70">
              <w:rPr>
                <w:sz w:val="28"/>
                <w:szCs w:val="28"/>
                <w:u w:val="single"/>
              </w:rPr>
              <w:t>P-K2</w:t>
            </w:r>
          </w:p>
        </w:tc>
        <w:tc>
          <w:tcPr>
            <w:tcW w:w="893" w:type="dxa"/>
            <w:vAlign w:val="center"/>
          </w:tcPr>
          <w:p w14:paraId="2A2F39BC" w14:textId="6C0F8802" w:rsidR="00286CC5" w:rsidRPr="00B60D70" w:rsidRDefault="00286CC5" w:rsidP="00286CC5">
            <w:pPr>
              <w:ind w:right="26"/>
              <w:jc w:val="center"/>
              <w:rPr>
                <w:sz w:val="28"/>
                <w:szCs w:val="28"/>
              </w:rPr>
            </w:pPr>
          </w:p>
        </w:tc>
        <w:tc>
          <w:tcPr>
            <w:tcW w:w="892" w:type="dxa"/>
            <w:vAlign w:val="center"/>
          </w:tcPr>
          <w:p w14:paraId="70C69A64" w14:textId="52ADAE96" w:rsidR="00286CC5" w:rsidRPr="00B60D70" w:rsidRDefault="00286CC5" w:rsidP="00286CC5">
            <w:pPr>
              <w:ind w:right="26"/>
              <w:jc w:val="center"/>
              <w:rPr>
                <w:sz w:val="28"/>
                <w:szCs w:val="28"/>
              </w:rPr>
            </w:pPr>
          </w:p>
        </w:tc>
        <w:tc>
          <w:tcPr>
            <w:tcW w:w="892" w:type="dxa"/>
            <w:vAlign w:val="center"/>
          </w:tcPr>
          <w:p w14:paraId="0E1DD7E8" w14:textId="343AE69C" w:rsidR="00286CC5" w:rsidRPr="00B60D70" w:rsidRDefault="00286CC5" w:rsidP="00286CC5">
            <w:pPr>
              <w:ind w:right="26"/>
              <w:jc w:val="center"/>
              <w:rPr>
                <w:sz w:val="28"/>
                <w:szCs w:val="28"/>
              </w:rPr>
            </w:pPr>
          </w:p>
        </w:tc>
        <w:tc>
          <w:tcPr>
            <w:tcW w:w="892" w:type="dxa"/>
            <w:vAlign w:val="center"/>
          </w:tcPr>
          <w:p w14:paraId="29F09036" w14:textId="64693C4B" w:rsidR="00286CC5" w:rsidRPr="00B60D70" w:rsidRDefault="00286CC5" w:rsidP="00286CC5">
            <w:pPr>
              <w:ind w:right="26"/>
              <w:jc w:val="center"/>
              <w:rPr>
                <w:sz w:val="28"/>
                <w:szCs w:val="28"/>
              </w:rPr>
            </w:pPr>
          </w:p>
        </w:tc>
      </w:tr>
      <w:tr w:rsidR="00B60D70" w:rsidRPr="00B60D70" w14:paraId="2019868E" w14:textId="77777777" w:rsidTr="00224DE8">
        <w:trPr>
          <w:gridAfter w:val="1"/>
          <w:wAfter w:w="17" w:type="dxa"/>
        </w:trPr>
        <w:tc>
          <w:tcPr>
            <w:tcW w:w="1114" w:type="dxa"/>
            <w:tcBorders>
              <w:top w:val="single" w:sz="2" w:space="0" w:color="auto"/>
              <w:bottom w:val="single" w:sz="2" w:space="0" w:color="auto"/>
              <w:right w:val="single" w:sz="2" w:space="0" w:color="auto"/>
            </w:tcBorders>
          </w:tcPr>
          <w:p w14:paraId="54998640" w14:textId="64736678" w:rsidR="00286CC5" w:rsidRPr="00B60D70" w:rsidRDefault="00B91175" w:rsidP="00286CC5">
            <w:pPr>
              <w:ind w:left="-24" w:right="-32"/>
              <w:jc w:val="left"/>
              <w:rPr>
                <w:sz w:val="28"/>
                <w:szCs w:val="28"/>
              </w:rPr>
            </w:pPr>
            <w:r w:rsidRPr="00B60D70">
              <w:rPr>
                <w:sz w:val="28"/>
                <w:szCs w:val="28"/>
              </w:rPr>
              <w:t xml:space="preserve">CTE </w:t>
            </w:r>
            <w:r w:rsidR="00286CC5" w:rsidRPr="00B60D70">
              <w:rPr>
                <w:sz w:val="28"/>
                <w:szCs w:val="28"/>
              </w:rPr>
              <w:t xml:space="preserve">442 </w:t>
            </w:r>
          </w:p>
        </w:tc>
        <w:tc>
          <w:tcPr>
            <w:tcW w:w="3513" w:type="dxa"/>
            <w:gridSpan w:val="2"/>
            <w:tcBorders>
              <w:top w:val="single" w:sz="2" w:space="0" w:color="auto"/>
              <w:left w:val="single" w:sz="2" w:space="0" w:color="auto"/>
              <w:bottom w:val="single" w:sz="2" w:space="0" w:color="auto"/>
              <w:right w:val="single" w:sz="2" w:space="0" w:color="auto"/>
            </w:tcBorders>
          </w:tcPr>
          <w:p w14:paraId="411EBE14" w14:textId="77777777" w:rsidR="00921E84" w:rsidRPr="00B60D70" w:rsidRDefault="00286CC5" w:rsidP="00286CC5">
            <w:pPr>
              <w:ind w:right="26"/>
              <w:jc w:val="left"/>
              <w:rPr>
                <w:sz w:val="28"/>
                <w:szCs w:val="28"/>
              </w:rPr>
            </w:pPr>
            <w:r w:rsidRPr="00B60D70">
              <w:rPr>
                <w:sz w:val="28"/>
                <w:szCs w:val="28"/>
                <w:cs/>
              </w:rPr>
              <w:t>อุทกวิทยาและการบริหารจัดการน้ำ (</w:t>
            </w:r>
            <w:r w:rsidRPr="00B60D70">
              <w:rPr>
                <w:sz w:val="28"/>
                <w:szCs w:val="28"/>
              </w:rPr>
              <w:t xml:space="preserve">Hydrology and Water Management) </w:t>
            </w:r>
          </w:p>
          <w:p w14:paraId="20C03AF7" w14:textId="17BCCD5A" w:rsidR="00286CC5" w:rsidRPr="00B60D70" w:rsidRDefault="00286CC5" w:rsidP="00286CC5">
            <w:pPr>
              <w:ind w:right="26"/>
              <w:jc w:val="left"/>
              <w:rPr>
                <w:sz w:val="28"/>
                <w:szCs w:val="28"/>
                <w:cs/>
              </w:rPr>
            </w:pPr>
            <w:r w:rsidRPr="00B60D70">
              <w:rPr>
                <w:sz w:val="28"/>
                <w:szCs w:val="28"/>
              </w:rPr>
              <w:t>3 (3 0 6)</w:t>
            </w:r>
          </w:p>
        </w:tc>
        <w:tc>
          <w:tcPr>
            <w:tcW w:w="1076" w:type="dxa"/>
            <w:tcBorders>
              <w:top w:val="single" w:sz="2" w:space="0" w:color="auto"/>
              <w:left w:val="single" w:sz="2" w:space="0" w:color="auto"/>
              <w:bottom w:val="single" w:sz="2" w:space="0" w:color="auto"/>
              <w:right w:val="single" w:sz="2" w:space="0" w:color="auto"/>
            </w:tcBorders>
          </w:tcPr>
          <w:p w14:paraId="09A2D6EC" w14:textId="048605EA" w:rsidR="00286CC5" w:rsidRPr="00B60D70" w:rsidRDefault="00286CC5" w:rsidP="00286CC5">
            <w:pPr>
              <w:ind w:right="26"/>
              <w:jc w:val="left"/>
              <w:rPr>
                <w:sz w:val="28"/>
                <w:szCs w:val="28"/>
              </w:rPr>
            </w:pPr>
            <w:r w:rsidRPr="00B60D70">
              <w:rPr>
                <w:sz w:val="28"/>
                <w:szCs w:val="28"/>
                <w:u w:val="single"/>
              </w:rPr>
              <w:t>CLO1*</w:t>
            </w:r>
          </w:p>
        </w:tc>
        <w:tc>
          <w:tcPr>
            <w:tcW w:w="3670" w:type="dxa"/>
            <w:tcBorders>
              <w:top w:val="single" w:sz="2" w:space="0" w:color="auto"/>
              <w:left w:val="single" w:sz="2" w:space="0" w:color="auto"/>
              <w:bottom w:val="single" w:sz="2" w:space="0" w:color="auto"/>
              <w:right w:val="single" w:sz="2" w:space="0" w:color="auto"/>
            </w:tcBorders>
          </w:tcPr>
          <w:p w14:paraId="471BD042" w14:textId="4E14B55B" w:rsidR="00286CC5" w:rsidRPr="00B60D70" w:rsidRDefault="00286CC5" w:rsidP="00286CC5">
            <w:pPr>
              <w:ind w:right="26"/>
              <w:jc w:val="left"/>
              <w:rPr>
                <w:sz w:val="28"/>
                <w:szCs w:val="28"/>
              </w:rPr>
            </w:pPr>
            <w:r w:rsidRPr="00B60D70">
              <w:rPr>
                <w:sz w:val="28"/>
                <w:szCs w:val="28"/>
                <w:u w:val="single"/>
                <w:cs/>
              </w:rPr>
              <w:t>อธิบายกระบวนการของวัฏจักรของน้ำทั้งในสภาพแวดล้อมแบบในเมืองและนอกเมือง เพื่อแก้ปัญหาที่เกี่ยวข้องกับสมดุลน้ำ การคายระเหย กราฟน้ำท่า การวิเคราะห์ความถี่ การประเมินความเสี่ยงทางน้ำ และ</w:t>
            </w:r>
            <w:proofErr w:type="spellStart"/>
            <w:r w:rsidR="00CF584A" w:rsidRPr="00B60D70">
              <w:rPr>
                <w:sz w:val="28"/>
                <w:szCs w:val="28"/>
                <w:u w:val="single"/>
                <w:cs/>
              </w:rPr>
              <w:t>อื่นๆ</w:t>
            </w:r>
            <w:proofErr w:type="spellEnd"/>
          </w:p>
        </w:tc>
        <w:tc>
          <w:tcPr>
            <w:tcW w:w="898" w:type="dxa"/>
            <w:gridSpan w:val="2"/>
            <w:tcBorders>
              <w:left w:val="single" w:sz="2" w:space="0" w:color="auto"/>
            </w:tcBorders>
            <w:vAlign w:val="center"/>
          </w:tcPr>
          <w:p w14:paraId="11115A7B" w14:textId="039283D2" w:rsidR="00286CC5" w:rsidRPr="00B60D70" w:rsidRDefault="00286CC5" w:rsidP="00286CC5">
            <w:pPr>
              <w:ind w:right="26"/>
              <w:jc w:val="center"/>
              <w:rPr>
                <w:sz w:val="28"/>
                <w:szCs w:val="28"/>
              </w:rPr>
            </w:pPr>
            <w:r w:rsidRPr="00B60D70">
              <w:rPr>
                <w:sz w:val="28"/>
                <w:szCs w:val="28"/>
                <w:u w:val="single"/>
              </w:rPr>
              <w:t>P-K2</w:t>
            </w:r>
          </w:p>
        </w:tc>
        <w:tc>
          <w:tcPr>
            <w:tcW w:w="893" w:type="dxa"/>
            <w:vAlign w:val="center"/>
          </w:tcPr>
          <w:p w14:paraId="61C8E6BD" w14:textId="2798C68C" w:rsidR="00286CC5" w:rsidRPr="00B60D70" w:rsidRDefault="00286CC5" w:rsidP="00286CC5">
            <w:pPr>
              <w:ind w:right="26"/>
              <w:jc w:val="center"/>
              <w:rPr>
                <w:sz w:val="28"/>
                <w:szCs w:val="28"/>
              </w:rPr>
            </w:pPr>
          </w:p>
        </w:tc>
        <w:tc>
          <w:tcPr>
            <w:tcW w:w="892" w:type="dxa"/>
            <w:vAlign w:val="center"/>
          </w:tcPr>
          <w:p w14:paraId="7348DA7E" w14:textId="306180D9" w:rsidR="00286CC5" w:rsidRPr="00B60D70" w:rsidRDefault="00286CC5" w:rsidP="00286CC5">
            <w:pPr>
              <w:ind w:right="26"/>
              <w:jc w:val="center"/>
              <w:rPr>
                <w:sz w:val="28"/>
                <w:szCs w:val="28"/>
              </w:rPr>
            </w:pPr>
          </w:p>
        </w:tc>
        <w:tc>
          <w:tcPr>
            <w:tcW w:w="892" w:type="dxa"/>
            <w:vAlign w:val="center"/>
          </w:tcPr>
          <w:p w14:paraId="4CF2FAF3" w14:textId="2B0D1814" w:rsidR="00286CC5" w:rsidRPr="00B60D70" w:rsidRDefault="00286CC5" w:rsidP="00286CC5">
            <w:pPr>
              <w:ind w:right="26"/>
              <w:jc w:val="center"/>
              <w:rPr>
                <w:sz w:val="28"/>
                <w:szCs w:val="28"/>
              </w:rPr>
            </w:pPr>
          </w:p>
        </w:tc>
        <w:tc>
          <w:tcPr>
            <w:tcW w:w="892" w:type="dxa"/>
            <w:vAlign w:val="center"/>
          </w:tcPr>
          <w:p w14:paraId="20921AC4" w14:textId="2AE19490" w:rsidR="00286CC5" w:rsidRPr="00B60D70" w:rsidRDefault="00286CC5" w:rsidP="00286CC5">
            <w:pPr>
              <w:ind w:right="26"/>
              <w:jc w:val="center"/>
              <w:rPr>
                <w:sz w:val="28"/>
                <w:szCs w:val="28"/>
              </w:rPr>
            </w:pPr>
          </w:p>
        </w:tc>
      </w:tr>
      <w:tr w:rsidR="00B60D70" w:rsidRPr="00B60D70" w14:paraId="7344CFC5" w14:textId="77777777" w:rsidTr="00224DE8">
        <w:trPr>
          <w:gridAfter w:val="1"/>
          <w:wAfter w:w="17" w:type="dxa"/>
        </w:trPr>
        <w:tc>
          <w:tcPr>
            <w:tcW w:w="1114" w:type="dxa"/>
            <w:tcBorders>
              <w:top w:val="single" w:sz="2" w:space="0" w:color="auto"/>
              <w:bottom w:val="single" w:sz="2" w:space="0" w:color="auto"/>
              <w:right w:val="single" w:sz="2" w:space="0" w:color="auto"/>
            </w:tcBorders>
          </w:tcPr>
          <w:p w14:paraId="4FFFEA5C" w14:textId="44EC8D25" w:rsidR="00286CC5" w:rsidRPr="00B60D70" w:rsidRDefault="00286CC5" w:rsidP="00286CC5">
            <w:pPr>
              <w:ind w:left="-24" w:right="-32"/>
              <w:jc w:val="left"/>
              <w:rPr>
                <w:sz w:val="28"/>
                <w:szCs w:val="28"/>
              </w:rPr>
            </w:pPr>
          </w:p>
        </w:tc>
        <w:tc>
          <w:tcPr>
            <w:tcW w:w="3513" w:type="dxa"/>
            <w:gridSpan w:val="2"/>
            <w:tcBorders>
              <w:top w:val="single" w:sz="2" w:space="0" w:color="auto"/>
              <w:left w:val="single" w:sz="2" w:space="0" w:color="auto"/>
              <w:bottom w:val="single" w:sz="2" w:space="0" w:color="auto"/>
              <w:right w:val="single" w:sz="2" w:space="0" w:color="auto"/>
            </w:tcBorders>
          </w:tcPr>
          <w:p w14:paraId="27CE9BD2" w14:textId="7A7A67C9" w:rsidR="00286CC5" w:rsidRPr="00B60D70" w:rsidRDefault="00286CC5" w:rsidP="00286CC5">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3C3C9D4F" w14:textId="29115DBC" w:rsidR="00286CC5" w:rsidRPr="00B60D70" w:rsidRDefault="00286CC5" w:rsidP="00286CC5">
            <w:pPr>
              <w:ind w:right="26"/>
              <w:jc w:val="left"/>
              <w:rPr>
                <w:sz w:val="28"/>
                <w:szCs w:val="28"/>
              </w:rPr>
            </w:pPr>
            <w:r w:rsidRPr="00B60D70">
              <w:rPr>
                <w:sz w:val="28"/>
                <w:szCs w:val="28"/>
                <w:u w:val="single"/>
              </w:rPr>
              <w:t>CLO2*</w:t>
            </w:r>
          </w:p>
        </w:tc>
        <w:tc>
          <w:tcPr>
            <w:tcW w:w="3670" w:type="dxa"/>
            <w:tcBorders>
              <w:top w:val="single" w:sz="2" w:space="0" w:color="auto"/>
              <w:left w:val="single" w:sz="2" w:space="0" w:color="auto"/>
              <w:bottom w:val="single" w:sz="2" w:space="0" w:color="auto"/>
              <w:right w:val="single" w:sz="2" w:space="0" w:color="auto"/>
            </w:tcBorders>
          </w:tcPr>
          <w:p w14:paraId="7C6BA741" w14:textId="7E207D52" w:rsidR="00286CC5" w:rsidRPr="00B60D70" w:rsidRDefault="00286CC5" w:rsidP="00286CC5">
            <w:pPr>
              <w:ind w:right="26"/>
              <w:jc w:val="left"/>
              <w:rPr>
                <w:sz w:val="28"/>
                <w:szCs w:val="28"/>
              </w:rPr>
            </w:pPr>
            <w:r w:rsidRPr="00B60D70">
              <w:rPr>
                <w:sz w:val="28"/>
                <w:szCs w:val="28"/>
                <w:u w:val="single"/>
                <w:cs/>
              </w:rPr>
              <w:t>ใช้ระบบความรู้ในการสร้างแบบจำลองสำหรับกระบวนการที่เกี่ยวข้องกับน้ำ</w:t>
            </w:r>
          </w:p>
        </w:tc>
        <w:tc>
          <w:tcPr>
            <w:tcW w:w="898" w:type="dxa"/>
            <w:gridSpan w:val="2"/>
            <w:tcBorders>
              <w:left w:val="single" w:sz="2" w:space="0" w:color="auto"/>
            </w:tcBorders>
            <w:vAlign w:val="center"/>
          </w:tcPr>
          <w:p w14:paraId="48FC545C" w14:textId="7BAA4484" w:rsidR="00286CC5" w:rsidRPr="00B60D70" w:rsidRDefault="00286CC5" w:rsidP="00286CC5">
            <w:pPr>
              <w:ind w:right="26"/>
              <w:jc w:val="center"/>
              <w:rPr>
                <w:sz w:val="28"/>
                <w:szCs w:val="28"/>
              </w:rPr>
            </w:pPr>
            <w:r w:rsidRPr="00B60D70">
              <w:rPr>
                <w:sz w:val="28"/>
                <w:szCs w:val="28"/>
                <w:u w:val="single"/>
              </w:rPr>
              <w:t>P-K3</w:t>
            </w:r>
          </w:p>
        </w:tc>
        <w:tc>
          <w:tcPr>
            <w:tcW w:w="893" w:type="dxa"/>
            <w:vAlign w:val="center"/>
          </w:tcPr>
          <w:p w14:paraId="133D2F0E" w14:textId="6AEA684D" w:rsidR="00286CC5" w:rsidRPr="00B60D70" w:rsidRDefault="00286CC5" w:rsidP="00286CC5">
            <w:pPr>
              <w:ind w:right="26"/>
              <w:jc w:val="center"/>
              <w:rPr>
                <w:sz w:val="28"/>
                <w:szCs w:val="28"/>
              </w:rPr>
            </w:pPr>
          </w:p>
        </w:tc>
        <w:tc>
          <w:tcPr>
            <w:tcW w:w="892" w:type="dxa"/>
            <w:vAlign w:val="center"/>
          </w:tcPr>
          <w:p w14:paraId="2D42F990" w14:textId="7BE713AA" w:rsidR="00286CC5" w:rsidRPr="00B60D70" w:rsidRDefault="00286CC5" w:rsidP="00286CC5">
            <w:pPr>
              <w:ind w:right="26"/>
              <w:jc w:val="center"/>
              <w:rPr>
                <w:sz w:val="28"/>
                <w:szCs w:val="28"/>
              </w:rPr>
            </w:pPr>
          </w:p>
        </w:tc>
        <w:tc>
          <w:tcPr>
            <w:tcW w:w="892" w:type="dxa"/>
            <w:vAlign w:val="center"/>
          </w:tcPr>
          <w:p w14:paraId="7D6CDC1B" w14:textId="13032D21" w:rsidR="00286CC5" w:rsidRPr="00B60D70" w:rsidRDefault="00286CC5" w:rsidP="00286CC5">
            <w:pPr>
              <w:ind w:right="26"/>
              <w:jc w:val="center"/>
              <w:rPr>
                <w:sz w:val="28"/>
                <w:szCs w:val="28"/>
              </w:rPr>
            </w:pPr>
          </w:p>
        </w:tc>
        <w:tc>
          <w:tcPr>
            <w:tcW w:w="892" w:type="dxa"/>
            <w:vAlign w:val="center"/>
          </w:tcPr>
          <w:p w14:paraId="5444ECFF" w14:textId="2B05A7CD" w:rsidR="00286CC5" w:rsidRPr="00B60D70" w:rsidRDefault="00286CC5" w:rsidP="00286CC5">
            <w:pPr>
              <w:ind w:right="26"/>
              <w:jc w:val="center"/>
              <w:rPr>
                <w:sz w:val="28"/>
                <w:szCs w:val="28"/>
              </w:rPr>
            </w:pPr>
          </w:p>
        </w:tc>
      </w:tr>
      <w:tr w:rsidR="00B60D70" w:rsidRPr="00B60D70" w14:paraId="440068BA" w14:textId="77777777" w:rsidTr="00224DE8">
        <w:trPr>
          <w:gridAfter w:val="1"/>
          <w:wAfter w:w="17" w:type="dxa"/>
        </w:trPr>
        <w:tc>
          <w:tcPr>
            <w:tcW w:w="1114" w:type="dxa"/>
            <w:tcBorders>
              <w:top w:val="single" w:sz="2" w:space="0" w:color="auto"/>
              <w:bottom w:val="single" w:sz="2" w:space="0" w:color="auto"/>
              <w:right w:val="single" w:sz="2" w:space="0" w:color="auto"/>
            </w:tcBorders>
          </w:tcPr>
          <w:p w14:paraId="0E4BB5A7" w14:textId="1FE00A1B" w:rsidR="00286CC5" w:rsidRPr="00B60D70" w:rsidRDefault="00286CC5" w:rsidP="00286CC5">
            <w:pPr>
              <w:ind w:left="-24" w:right="-32"/>
              <w:jc w:val="left"/>
              <w:rPr>
                <w:sz w:val="28"/>
                <w:szCs w:val="28"/>
              </w:rPr>
            </w:pPr>
          </w:p>
        </w:tc>
        <w:tc>
          <w:tcPr>
            <w:tcW w:w="3513" w:type="dxa"/>
            <w:gridSpan w:val="2"/>
            <w:tcBorders>
              <w:top w:val="single" w:sz="2" w:space="0" w:color="auto"/>
              <w:left w:val="single" w:sz="2" w:space="0" w:color="auto"/>
              <w:bottom w:val="single" w:sz="2" w:space="0" w:color="auto"/>
              <w:right w:val="single" w:sz="2" w:space="0" w:color="auto"/>
            </w:tcBorders>
          </w:tcPr>
          <w:p w14:paraId="098486C3" w14:textId="41EF997C" w:rsidR="00286CC5" w:rsidRPr="00B60D70" w:rsidRDefault="00286CC5" w:rsidP="00286CC5">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3C329811" w14:textId="3B612BF0" w:rsidR="00286CC5" w:rsidRPr="00B60D70" w:rsidRDefault="00286CC5" w:rsidP="00286CC5">
            <w:pPr>
              <w:ind w:right="26"/>
              <w:jc w:val="left"/>
              <w:rPr>
                <w:sz w:val="28"/>
                <w:szCs w:val="28"/>
              </w:rPr>
            </w:pPr>
            <w:r w:rsidRPr="00B60D70">
              <w:rPr>
                <w:sz w:val="28"/>
                <w:szCs w:val="28"/>
                <w:u w:val="single"/>
              </w:rPr>
              <w:t>CLO3*</w:t>
            </w:r>
          </w:p>
        </w:tc>
        <w:tc>
          <w:tcPr>
            <w:tcW w:w="3670" w:type="dxa"/>
            <w:tcBorders>
              <w:top w:val="single" w:sz="2" w:space="0" w:color="auto"/>
              <w:left w:val="single" w:sz="2" w:space="0" w:color="auto"/>
              <w:bottom w:val="single" w:sz="2" w:space="0" w:color="auto"/>
              <w:right w:val="single" w:sz="2" w:space="0" w:color="auto"/>
            </w:tcBorders>
          </w:tcPr>
          <w:p w14:paraId="7C00AAF9" w14:textId="29F3C413" w:rsidR="00286CC5" w:rsidRPr="00B60D70" w:rsidRDefault="00CF584A" w:rsidP="00286CC5">
            <w:pPr>
              <w:ind w:right="26"/>
              <w:jc w:val="left"/>
              <w:rPr>
                <w:sz w:val="28"/>
                <w:szCs w:val="28"/>
              </w:rPr>
            </w:pPr>
            <w:r w:rsidRPr="00B60D70">
              <w:rPr>
                <w:sz w:val="28"/>
                <w:szCs w:val="28"/>
                <w:u w:val="single"/>
                <w:cs/>
              </w:rPr>
              <w:t>อธิบายองค์ประกอบหลักของพื้นที่ลุ่มน้ำและความมีอิทธิพลต่อกราฟน้ำท่า</w:t>
            </w:r>
            <w:r w:rsidRPr="00B60D70">
              <w:rPr>
                <w:sz w:val="28"/>
                <w:szCs w:val="28"/>
                <w:u w:val="single"/>
              </w:rPr>
              <w:t xml:space="preserve"> </w:t>
            </w:r>
            <w:r w:rsidRPr="00B60D70">
              <w:rPr>
                <w:sz w:val="28"/>
                <w:szCs w:val="28"/>
                <w:u w:val="single"/>
                <w:cs/>
              </w:rPr>
              <w:t>การวิเคราะห์ ข้อมูลฝน การออกแบบพายุ การออกแบบน้ำท่วมสูงสุด</w:t>
            </w:r>
            <w:r w:rsidRPr="00B60D70">
              <w:rPr>
                <w:sz w:val="28"/>
                <w:szCs w:val="28"/>
                <w:u w:val="single"/>
              </w:rPr>
              <w:t xml:space="preserve"> </w:t>
            </w:r>
            <w:r w:rsidRPr="00B60D70">
              <w:rPr>
                <w:sz w:val="28"/>
                <w:szCs w:val="28"/>
                <w:u w:val="single"/>
                <w:cs/>
              </w:rPr>
              <w:t>การออกแบบอ่างเก็บน้ำ แบบจำลองอุทก วิทยา</w:t>
            </w:r>
            <w:r w:rsidRPr="00B60D70">
              <w:rPr>
                <w:sz w:val="28"/>
                <w:szCs w:val="28"/>
                <w:u w:val="single"/>
              </w:rPr>
              <w:t xml:space="preserve"> </w:t>
            </w:r>
            <w:r w:rsidRPr="00B60D70">
              <w:rPr>
                <w:sz w:val="28"/>
                <w:szCs w:val="28"/>
                <w:u w:val="single"/>
                <w:cs/>
              </w:rPr>
              <w:t>และการประยุกต์ใช้เพื่อแก้ปัญหาทางวิศวกรรม</w:t>
            </w:r>
          </w:p>
        </w:tc>
        <w:tc>
          <w:tcPr>
            <w:tcW w:w="898" w:type="dxa"/>
            <w:gridSpan w:val="2"/>
            <w:tcBorders>
              <w:left w:val="single" w:sz="2" w:space="0" w:color="auto"/>
            </w:tcBorders>
            <w:vAlign w:val="center"/>
          </w:tcPr>
          <w:p w14:paraId="40AC1AC0" w14:textId="6373F178" w:rsidR="00286CC5" w:rsidRPr="00B60D70" w:rsidRDefault="00286CC5" w:rsidP="00286CC5">
            <w:pPr>
              <w:ind w:right="26"/>
              <w:jc w:val="center"/>
              <w:rPr>
                <w:sz w:val="28"/>
                <w:szCs w:val="28"/>
              </w:rPr>
            </w:pPr>
            <w:r w:rsidRPr="00B60D70">
              <w:rPr>
                <w:sz w:val="28"/>
                <w:szCs w:val="28"/>
                <w:u w:val="single"/>
              </w:rPr>
              <w:t>P-K2</w:t>
            </w:r>
          </w:p>
        </w:tc>
        <w:tc>
          <w:tcPr>
            <w:tcW w:w="893" w:type="dxa"/>
            <w:vAlign w:val="center"/>
          </w:tcPr>
          <w:p w14:paraId="258B212D" w14:textId="5B959DCA" w:rsidR="00286CC5" w:rsidRPr="00B60D70" w:rsidRDefault="00286CC5" w:rsidP="00286CC5">
            <w:pPr>
              <w:ind w:right="26"/>
              <w:jc w:val="center"/>
              <w:rPr>
                <w:sz w:val="28"/>
                <w:szCs w:val="28"/>
              </w:rPr>
            </w:pPr>
          </w:p>
        </w:tc>
        <w:tc>
          <w:tcPr>
            <w:tcW w:w="892" w:type="dxa"/>
            <w:vAlign w:val="center"/>
          </w:tcPr>
          <w:p w14:paraId="658484A0" w14:textId="2CC34E0A" w:rsidR="00286CC5" w:rsidRPr="00B60D70" w:rsidRDefault="00286CC5" w:rsidP="00286CC5">
            <w:pPr>
              <w:ind w:right="26"/>
              <w:jc w:val="center"/>
              <w:rPr>
                <w:sz w:val="28"/>
                <w:szCs w:val="28"/>
              </w:rPr>
            </w:pPr>
          </w:p>
        </w:tc>
        <w:tc>
          <w:tcPr>
            <w:tcW w:w="892" w:type="dxa"/>
            <w:vAlign w:val="center"/>
          </w:tcPr>
          <w:p w14:paraId="27E0E0B1" w14:textId="2DF1B541" w:rsidR="00286CC5" w:rsidRPr="00B60D70" w:rsidRDefault="00286CC5" w:rsidP="00286CC5">
            <w:pPr>
              <w:ind w:right="26"/>
              <w:jc w:val="center"/>
              <w:rPr>
                <w:sz w:val="28"/>
                <w:szCs w:val="28"/>
              </w:rPr>
            </w:pPr>
          </w:p>
        </w:tc>
        <w:tc>
          <w:tcPr>
            <w:tcW w:w="892" w:type="dxa"/>
            <w:vAlign w:val="center"/>
          </w:tcPr>
          <w:p w14:paraId="7918B5B9" w14:textId="3DB04271" w:rsidR="00286CC5" w:rsidRPr="00B60D70" w:rsidRDefault="00286CC5" w:rsidP="00286CC5">
            <w:pPr>
              <w:ind w:right="26"/>
              <w:jc w:val="center"/>
              <w:rPr>
                <w:sz w:val="28"/>
                <w:szCs w:val="28"/>
              </w:rPr>
            </w:pPr>
          </w:p>
        </w:tc>
      </w:tr>
      <w:tr w:rsidR="00B60D70" w:rsidRPr="00B60D70" w14:paraId="024C4326" w14:textId="77777777" w:rsidTr="00224DE8">
        <w:trPr>
          <w:gridAfter w:val="1"/>
          <w:wAfter w:w="17" w:type="dxa"/>
        </w:trPr>
        <w:tc>
          <w:tcPr>
            <w:tcW w:w="1114" w:type="dxa"/>
            <w:tcBorders>
              <w:top w:val="single" w:sz="2" w:space="0" w:color="auto"/>
              <w:bottom w:val="single" w:sz="2" w:space="0" w:color="auto"/>
              <w:right w:val="single" w:sz="2" w:space="0" w:color="auto"/>
            </w:tcBorders>
          </w:tcPr>
          <w:p w14:paraId="2EEC350D" w14:textId="371B2ED4" w:rsidR="00286CC5" w:rsidRPr="00B60D70" w:rsidRDefault="00B91175" w:rsidP="00286CC5">
            <w:pPr>
              <w:ind w:left="-24" w:right="-32"/>
              <w:jc w:val="left"/>
              <w:rPr>
                <w:sz w:val="28"/>
                <w:szCs w:val="28"/>
              </w:rPr>
            </w:pPr>
            <w:r w:rsidRPr="00B60D70">
              <w:rPr>
                <w:sz w:val="28"/>
                <w:szCs w:val="28"/>
              </w:rPr>
              <w:t xml:space="preserve">CTE </w:t>
            </w:r>
            <w:r w:rsidR="00286CC5" w:rsidRPr="00B60D70">
              <w:rPr>
                <w:sz w:val="28"/>
                <w:szCs w:val="28"/>
              </w:rPr>
              <w:t>422</w:t>
            </w:r>
            <w:r w:rsidR="009C00F5" w:rsidRPr="00B60D70">
              <w:rPr>
                <w:sz w:val="28"/>
                <w:szCs w:val="28"/>
              </w:rPr>
              <w:t>00</w:t>
            </w:r>
          </w:p>
        </w:tc>
        <w:tc>
          <w:tcPr>
            <w:tcW w:w="3513" w:type="dxa"/>
            <w:gridSpan w:val="2"/>
            <w:tcBorders>
              <w:top w:val="single" w:sz="2" w:space="0" w:color="auto"/>
              <w:left w:val="single" w:sz="2" w:space="0" w:color="auto"/>
              <w:bottom w:val="single" w:sz="2" w:space="0" w:color="auto"/>
              <w:right w:val="single" w:sz="2" w:space="0" w:color="auto"/>
            </w:tcBorders>
          </w:tcPr>
          <w:p w14:paraId="5C5E43EA" w14:textId="77777777" w:rsidR="00921E84" w:rsidRPr="00B60D70" w:rsidRDefault="00286CC5" w:rsidP="00286CC5">
            <w:pPr>
              <w:ind w:right="26"/>
              <w:jc w:val="left"/>
              <w:rPr>
                <w:sz w:val="28"/>
                <w:szCs w:val="28"/>
              </w:rPr>
            </w:pPr>
            <w:r w:rsidRPr="00B60D70">
              <w:rPr>
                <w:sz w:val="28"/>
                <w:szCs w:val="28"/>
                <w:cs/>
              </w:rPr>
              <w:t>การบริหารงานก่อสร้าง (</w:t>
            </w:r>
            <w:r w:rsidRPr="00B60D70">
              <w:rPr>
                <w:sz w:val="28"/>
                <w:szCs w:val="28"/>
              </w:rPr>
              <w:t xml:space="preserve">Construction Management) </w:t>
            </w:r>
          </w:p>
          <w:p w14:paraId="36BC0D0A" w14:textId="536ECA93" w:rsidR="00286CC5" w:rsidRPr="00B60D70" w:rsidRDefault="00286CC5" w:rsidP="00286CC5">
            <w:pPr>
              <w:ind w:right="26"/>
              <w:jc w:val="left"/>
              <w:rPr>
                <w:sz w:val="28"/>
                <w:szCs w:val="28"/>
                <w:cs/>
              </w:rPr>
            </w:pPr>
            <w:r w:rsidRPr="00B60D70">
              <w:rPr>
                <w:sz w:val="28"/>
                <w:szCs w:val="28"/>
              </w:rPr>
              <w:t>3 (3-0-6)</w:t>
            </w:r>
          </w:p>
        </w:tc>
        <w:tc>
          <w:tcPr>
            <w:tcW w:w="1076" w:type="dxa"/>
            <w:tcBorders>
              <w:top w:val="single" w:sz="2" w:space="0" w:color="auto"/>
              <w:left w:val="single" w:sz="2" w:space="0" w:color="auto"/>
              <w:bottom w:val="single" w:sz="2" w:space="0" w:color="auto"/>
              <w:right w:val="single" w:sz="2" w:space="0" w:color="auto"/>
            </w:tcBorders>
          </w:tcPr>
          <w:p w14:paraId="674CFFE3" w14:textId="0290DB2C" w:rsidR="00286CC5" w:rsidRPr="00B60D70" w:rsidRDefault="005B310B" w:rsidP="00286CC5">
            <w:pPr>
              <w:ind w:right="26"/>
              <w:jc w:val="left"/>
              <w:rPr>
                <w:sz w:val="28"/>
                <w:szCs w:val="28"/>
              </w:rPr>
            </w:pPr>
            <w:r w:rsidRPr="00B60D70">
              <w:rPr>
                <w:sz w:val="28"/>
                <w:szCs w:val="28"/>
                <w:u w:val="single"/>
              </w:rPr>
              <w:t>Ultimate LO*</w:t>
            </w:r>
          </w:p>
        </w:tc>
        <w:tc>
          <w:tcPr>
            <w:tcW w:w="3670" w:type="dxa"/>
            <w:tcBorders>
              <w:top w:val="single" w:sz="2" w:space="0" w:color="auto"/>
              <w:left w:val="single" w:sz="2" w:space="0" w:color="auto"/>
              <w:bottom w:val="single" w:sz="2" w:space="0" w:color="auto"/>
              <w:right w:val="single" w:sz="2" w:space="0" w:color="auto"/>
            </w:tcBorders>
          </w:tcPr>
          <w:p w14:paraId="10019DB4" w14:textId="4460493E" w:rsidR="00286CC5" w:rsidRPr="00B60D70" w:rsidRDefault="00315A15" w:rsidP="00286CC5">
            <w:pPr>
              <w:ind w:right="26"/>
              <w:jc w:val="left"/>
              <w:rPr>
                <w:sz w:val="28"/>
                <w:szCs w:val="28"/>
                <w:u w:val="single"/>
              </w:rPr>
            </w:pPr>
            <w:r w:rsidRPr="00B60D70">
              <w:rPr>
                <w:sz w:val="28"/>
                <w:szCs w:val="28"/>
                <w:u w:val="single"/>
                <w:cs/>
              </w:rPr>
              <w:t>ผู้เรียนสามารถนำโปรแกรมคอมพิวเตอร์มาใช้ในการบริหารโครงการก่อสร้าง โดยวางแผน ติดตามและรายงานผลความก้าวหน้างานก่อสร้างได้</w:t>
            </w:r>
          </w:p>
        </w:tc>
        <w:tc>
          <w:tcPr>
            <w:tcW w:w="898" w:type="dxa"/>
            <w:gridSpan w:val="2"/>
            <w:tcBorders>
              <w:left w:val="single" w:sz="2" w:space="0" w:color="auto"/>
            </w:tcBorders>
            <w:vAlign w:val="center"/>
          </w:tcPr>
          <w:p w14:paraId="290BCDFF" w14:textId="6906E48F" w:rsidR="00286CC5" w:rsidRPr="00B60D70" w:rsidRDefault="00286CC5" w:rsidP="00286CC5">
            <w:pPr>
              <w:ind w:right="26"/>
              <w:jc w:val="center"/>
              <w:rPr>
                <w:sz w:val="28"/>
                <w:szCs w:val="28"/>
              </w:rPr>
            </w:pPr>
          </w:p>
        </w:tc>
        <w:tc>
          <w:tcPr>
            <w:tcW w:w="893" w:type="dxa"/>
            <w:vAlign w:val="center"/>
          </w:tcPr>
          <w:p w14:paraId="44EA6DAD" w14:textId="2500DED1" w:rsidR="00286CC5" w:rsidRPr="00B60D70" w:rsidRDefault="00DA622F" w:rsidP="00286CC5">
            <w:pPr>
              <w:ind w:right="26"/>
              <w:jc w:val="center"/>
              <w:rPr>
                <w:sz w:val="28"/>
                <w:szCs w:val="28"/>
                <w:u w:val="single"/>
              </w:rPr>
            </w:pPr>
            <w:r w:rsidRPr="00B60D70">
              <w:rPr>
                <w:rFonts w:ascii="TH SarabunPSK" w:eastAsia="Cordia New" w:hAnsi="TH SarabunPSK" w:cs="TH SarabunPSK"/>
                <w:u w:val="single"/>
              </w:rPr>
              <w:t>P</w:t>
            </w:r>
            <w:r w:rsidRPr="00B60D70">
              <w:rPr>
                <w:rFonts w:ascii="TH SarabunPSK" w:eastAsia="Cordia New" w:hAnsi="TH SarabunPSK" w:cs="TH SarabunPSK" w:hint="cs"/>
                <w:u w:val="single"/>
              </w:rPr>
              <w:t>-S</w:t>
            </w:r>
            <w:r w:rsidRPr="00B60D70">
              <w:rPr>
                <w:rFonts w:ascii="TH SarabunPSK" w:eastAsia="Cordia New" w:hAnsi="TH SarabunPSK" w:cs="TH SarabunPSK" w:hint="cs"/>
                <w:u w:val="single"/>
                <w:cs/>
              </w:rPr>
              <w:t>2</w:t>
            </w:r>
          </w:p>
        </w:tc>
        <w:tc>
          <w:tcPr>
            <w:tcW w:w="892" w:type="dxa"/>
            <w:vAlign w:val="center"/>
          </w:tcPr>
          <w:p w14:paraId="707E6EF8" w14:textId="5391411C" w:rsidR="00286CC5" w:rsidRPr="00B60D70" w:rsidRDefault="00286CC5" w:rsidP="00286CC5">
            <w:pPr>
              <w:ind w:right="26"/>
              <w:jc w:val="center"/>
              <w:rPr>
                <w:sz w:val="28"/>
                <w:szCs w:val="28"/>
              </w:rPr>
            </w:pPr>
          </w:p>
        </w:tc>
        <w:tc>
          <w:tcPr>
            <w:tcW w:w="892" w:type="dxa"/>
            <w:vAlign w:val="center"/>
          </w:tcPr>
          <w:p w14:paraId="3D741A3A" w14:textId="604509AE" w:rsidR="00286CC5" w:rsidRPr="00B60D70" w:rsidRDefault="00286CC5" w:rsidP="00286CC5">
            <w:pPr>
              <w:ind w:right="26"/>
              <w:jc w:val="center"/>
              <w:rPr>
                <w:sz w:val="28"/>
                <w:szCs w:val="28"/>
              </w:rPr>
            </w:pPr>
          </w:p>
        </w:tc>
        <w:tc>
          <w:tcPr>
            <w:tcW w:w="892" w:type="dxa"/>
            <w:vAlign w:val="center"/>
          </w:tcPr>
          <w:p w14:paraId="2A1EFFE8" w14:textId="15D32527" w:rsidR="00286CC5" w:rsidRPr="00B60D70" w:rsidRDefault="00286CC5" w:rsidP="00286CC5">
            <w:pPr>
              <w:ind w:right="26"/>
              <w:jc w:val="center"/>
              <w:rPr>
                <w:sz w:val="28"/>
                <w:szCs w:val="28"/>
              </w:rPr>
            </w:pPr>
          </w:p>
        </w:tc>
      </w:tr>
      <w:tr w:rsidR="00B60D70" w:rsidRPr="00B60D70" w14:paraId="38E4E604" w14:textId="77777777" w:rsidTr="00224DE8">
        <w:trPr>
          <w:gridAfter w:val="1"/>
          <w:wAfter w:w="17" w:type="dxa"/>
        </w:trPr>
        <w:tc>
          <w:tcPr>
            <w:tcW w:w="1114" w:type="dxa"/>
            <w:tcBorders>
              <w:top w:val="single" w:sz="2" w:space="0" w:color="auto"/>
              <w:bottom w:val="single" w:sz="2" w:space="0" w:color="auto"/>
              <w:right w:val="single" w:sz="2" w:space="0" w:color="auto"/>
            </w:tcBorders>
          </w:tcPr>
          <w:p w14:paraId="77834237" w14:textId="652CD8D0" w:rsidR="00286CC5" w:rsidRPr="00B60D70" w:rsidRDefault="00B91175" w:rsidP="00286CC5">
            <w:pPr>
              <w:ind w:left="-24" w:right="-32"/>
              <w:jc w:val="left"/>
              <w:rPr>
                <w:sz w:val="28"/>
                <w:szCs w:val="28"/>
                <w:cs/>
                <w:lang w:val="th-TH"/>
              </w:rPr>
            </w:pPr>
            <w:r w:rsidRPr="00B60D70">
              <w:rPr>
                <w:sz w:val="28"/>
                <w:szCs w:val="28"/>
              </w:rPr>
              <w:t xml:space="preserve">CTE </w:t>
            </w:r>
            <w:r w:rsidR="00286CC5" w:rsidRPr="00B60D70">
              <w:rPr>
                <w:sz w:val="28"/>
                <w:szCs w:val="28"/>
              </w:rPr>
              <w:t>4210</w:t>
            </w:r>
            <w:r w:rsidR="009C00F5" w:rsidRPr="00B60D70">
              <w:rPr>
                <w:sz w:val="28"/>
                <w:szCs w:val="28"/>
                <w:cs/>
                <w:lang w:val="th-TH"/>
              </w:rPr>
              <w:t>0</w:t>
            </w:r>
          </w:p>
        </w:tc>
        <w:tc>
          <w:tcPr>
            <w:tcW w:w="3513" w:type="dxa"/>
            <w:gridSpan w:val="2"/>
            <w:tcBorders>
              <w:top w:val="single" w:sz="2" w:space="0" w:color="auto"/>
              <w:left w:val="single" w:sz="2" w:space="0" w:color="auto"/>
              <w:bottom w:val="single" w:sz="2" w:space="0" w:color="auto"/>
              <w:right w:val="single" w:sz="2" w:space="0" w:color="auto"/>
            </w:tcBorders>
          </w:tcPr>
          <w:p w14:paraId="3537D792" w14:textId="77777777" w:rsidR="00921E84" w:rsidRPr="00B60D70" w:rsidRDefault="00286CC5" w:rsidP="00286CC5">
            <w:pPr>
              <w:ind w:right="26"/>
              <w:jc w:val="left"/>
              <w:rPr>
                <w:sz w:val="28"/>
                <w:szCs w:val="28"/>
              </w:rPr>
            </w:pPr>
            <w:r w:rsidRPr="00B60D70">
              <w:rPr>
                <w:sz w:val="28"/>
                <w:szCs w:val="28"/>
                <w:cs/>
              </w:rPr>
              <w:t>การประมาณราคาและข้อกำหนดการก่อสร้าง (</w:t>
            </w:r>
            <w:r w:rsidRPr="00B60D70">
              <w:rPr>
                <w:sz w:val="28"/>
                <w:szCs w:val="28"/>
              </w:rPr>
              <w:t xml:space="preserve">Construction Estimating and Specification) </w:t>
            </w:r>
          </w:p>
          <w:p w14:paraId="01902767" w14:textId="27605208" w:rsidR="00286CC5" w:rsidRPr="00B60D70" w:rsidRDefault="00286CC5" w:rsidP="00286CC5">
            <w:pPr>
              <w:ind w:right="26"/>
              <w:jc w:val="left"/>
              <w:rPr>
                <w:sz w:val="28"/>
                <w:szCs w:val="28"/>
                <w:cs/>
                <w:lang w:val="th-TH"/>
              </w:rPr>
            </w:pPr>
            <w:r w:rsidRPr="00B60D70">
              <w:rPr>
                <w:sz w:val="28"/>
                <w:szCs w:val="28"/>
              </w:rPr>
              <w:t>3 (2-2-6)</w:t>
            </w:r>
          </w:p>
        </w:tc>
        <w:tc>
          <w:tcPr>
            <w:tcW w:w="1076" w:type="dxa"/>
            <w:tcBorders>
              <w:top w:val="single" w:sz="2" w:space="0" w:color="auto"/>
              <w:left w:val="single" w:sz="2" w:space="0" w:color="auto"/>
              <w:bottom w:val="single" w:sz="2" w:space="0" w:color="auto"/>
              <w:right w:val="single" w:sz="2" w:space="0" w:color="auto"/>
            </w:tcBorders>
          </w:tcPr>
          <w:p w14:paraId="124451CB" w14:textId="3B13A4A1" w:rsidR="00286CC5" w:rsidRPr="00B60D70" w:rsidRDefault="007139B2" w:rsidP="00286CC5">
            <w:pPr>
              <w:ind w:right="26"/>
              <w:jc w:val="left"/>
              <w:rPr>
                <w:sz w:val="28"/>
                <w:szCs w:val="28"/>
                <w:u w:val="single"/>
              </w:rPr>
            </w:pPr>
            <w:r w:rsidRPr="00B60D70">
              <w:rPr>
                <w:sz w:val="28"/>
                <w:szCs w:val="28"/>
                <w:u w:val="single"/>
              </w:rPr>
              <w:t>U</w:t>
            </w:r>
            <w:r w:rsidR="003563CB" w:rsidRPr="00B60D70">
              <w:rPr>
                <w:sz w:val="28"/>
                <w:szCs w:val="28"/>
                <w:u w:val="single"/>
              </w:rPr>
              <w:t>ltimate LO*</w:t>
            </w:r>
          </w:p>
        </w:tc>
        <w:tc>
          <w:tcPr>
            <w:tcW w:w="3670" w:type="dxa"/>
            <w:tcBorders>
              <w:top w:val="single" w:sz="2" w:space="0" w:color="auto"/>
              <w:left w:val="single" w:sz="2" w:space="0" w:color="auto"/>
              <w:bottom w:val="single" w:sz="2" w:space="0" w:color="auto"/>
              <w:right w:val="single" w:sz="2" w:space="0" w:color="auto"/>
            </w:tcBorders>
          </w:tcPr>
          <w:p w14:paraId="62029523" w14:textId="1730C119" w:rsidR="00286CC5" w:rsidRPr="00B60D70" w:rsidRDefault="007139B2" w:rsidP="00286CC5">
            <w:pPr>
              <w:ind w:right="26"/>
              <w:jc w:val="left"/>
              <w:rPr>
                <w:sz w:val="28"/>
                <w:szCs w:val="28"/>
                <w:u w:val="single"/>
              </w:rPr>
            </w:pPr>
            <w:r w:rsidRPr="00B60D70">
              <w:rPr>
                <w:sz w:val="28"/>
                <w:szCs w:val="28"/>
                <w:u w:val="single"/>
                <w:cs/>
              </w:rPr>
              <w:t xml:space="preserve">ถอดปริมาณวัสดุจากแบบบ้านพักอาศัย </w:t>
            </w:r>
            <w:r w:rsidRPr="00B60D70">
              <w:rPr>
                <w:sz w:val="28"/>
                <w:szCs w:val="28"/>
                <w:u w:val="single"/>
              </w:rPr>
              <w:t xml:space="preserve">2 </w:t>
            </w:r>
            <w:r w:rsidRPr="00B60D70">
              <w:rPr>
                <w:sz w:val="28"/>
                <w:szCs w:val="28"/>
                <w:u w:val="single"/>
                <w:cs/>
              </w:rPr>
              <w:t>ชั้นโดยแสดงในรูปแบบรายงานรายการปริมาณวัสดุพร้อมทั้งแสดงราคาที่จำแนกตามรายการวัสดุ หมวดวัสดุและในภาพรวม</w:t>
            </w:r>
          </w:p>
        </w:tc>
        <w:tc>
          <w:tcPr>
            <w:tcW w:w="898" w:type="dxa"/>
            <w:gridSpan w:val="2"/>
            <w:tcBorders>
              <w:left w:val="single" w:sz="2" w:space="0" w:color="auto"/>
            </w:tcBorders>
            <w:vAlign w:val="center"/>
          </w:tcPr>
          <w:p w14:paraId="1820547E" w14:textId="28402765" w:rsidR="00286CC5" w:rsidRPr="00B60D70" w:rsidRDefault="00286CC5" w:rsidP="00286CC5">
            <w:pPr>
              <w:ind w:right="26"/>
              <w:jc w:val="center"/>
              <w:rPr>
                <w:sz w:val="28"/>
                <w:szCs w:val="28"/>
                <w:u w:val="single"/>
              </w:rPr>
            </w:pPr>
            <w:r w:rsidRPr="00B60D70">
              <w:rPr>
                <w:sz w:val="28"/>
                <w:szCs w:val="28"/>
                <w:u w:val="single"/>
              </w:rPr>
              <w:t>P-</w:t>
            </w:r>
            <w:r w:rsidR="00090460" w:rsidRPr="00B60D70">
              <w:rPr>
                <w:sz w:val="28"/>
                <w:szCs w:val="28"/>
                <w:u w:val="single"/>
              </w:rPr>
              <w:t>K3</w:t>
            </w:r>
          </w:p>
        </w:tc>
        <w:tc>
          <w:tcPr>
            <w:tcW w:w="893" w:type="dxa"/>
            <w:vAlign w:val="center"/>
          </w:tcPr>
          <w:p w14:paraId="2B562FCE" w14:textId="198A07AF" w:rsidR="00286CC5" w:rsidRPr="00B60D70" w:rsidRDefault="00286CC5" w:rsidP="00286CC5">
            <w:pPr>
              <w:ind w:right="26"/>
              <w:jc w:val="center"/>
              <w:rPr>
                <w:sz w:val="28"/>
                <w:szCs w:val="28"/>
              </w:rPr>
            </w:pPr>
          </w:p>
        </w:tc>
        <w:tc>
          <w:tcPr>
            <w:tcW w:w="892" w:type="dxa"/>
            <w:vAlign w:val="center"/>
          </w:tcPr>
          <w:p w14:paraId="2474B6FF" w14:textId="75BE1DCC" w:rsidR="00286CC5" w:rsidRPr="00B60D70" w:rsidRDefault="00286CC5" w:rsidP="00286CC5">
            <w:pPr>
              <w:ind w:right="26"/>
              <w:jc w:val="center"/>
              <w:rPr>
                <w:sz w:val="28"/>
                <w:szCs w:val="28"/>
              </w:rPr>
            </w:pPr>
          </w:p>
        </w:tc>
        <w:tc>
          <w:tcPr>
            <w:tcW w:w="892" w:type="dxa"/>
            <w:vAlign w:val="center"/>
          </w:tcPr>
          <w:p w14:paraId="2C9D2137" w14:textId="4C76699A" w:rsidR="00286CC5" w:rsidRPr="00B60D70" w:rsidRDefault="00286CC5" w:rsidP="00286CC5">
            <w:pPr>
              <w:ind w:right="26"/>
              <w:jc w:val="center"/>
              <w:rPr>
                <w:sz w:val="28"/>
                <w:szCs w:val="28"/>
              </w:rPr>
            </w:pPr>
          </w:p>
        </w:tc>
        <w:tc>
          <w:tcPr>
            <w:tcW w:w="892" w:type="dxa"/>
            <w:vAlign w:val="center"/>
          </w:tcPr>
          <w:p w14:paraId="231006E3" w14:textId="2875DB9A" w:rsidR="00286CC5" w:rsidRPr="00B60D70" w:rsidRDefault="00286CC5" w:rsidP="00286CC5">
            <w:pPr>
              <w:ind w:right="26"/>
              <w:jc w:val="center"/>
              <w:rPr>
                <w:sz w:val="28"/>
                <w:szCs w:val="28"/>
              </w:rPr>
            </w:pPr>
          </w:p>
        </w:tc>
      </w:tr>
      <w:tr w:rsidR="00B60D70" w:rsidRPr="00B60D70" w14:paraId="327D246D" w14:textId="77777777" w:rsidTr="00224DE8">
        <w:trPr>
          <w:gridAfter w:val="1"/>
          <w:wAfter w:w="17" w:type="dxa"/>
        </w:trPr>
        <w:tc>
          <w:tcPr>
            <w:tcW w:w="1114" w:type="dxa"/>
            <w:tcBorders>
              <w:top w:val="single" w:sz="2" w:space="0" w:color="auto"/>
              <w:bottom w:val="single" w:sz="2" w:space="0" w:color="auto"/>
              <w:right w:val="single" w:sz="2" w:space="0" w:color="auto"/>
            </w:tcBorders>
          </w:tcPr>
          <w:p w14:paraId="6937240D" w14:textId="2E6D9A1F" w:rsidR="00286CC5" w:rsidRPr="00B60D70" w:rsidRDefault="00B91175" w:rsidP="00286CC5">
            <w:pPr>
              <w:ind w:left="-24" w:right="-32"/>
              <w:jc w:val="left"/>
              <w:rPr>
                <w:sz w:val="28"/>
                <w:szCs w:val="28"/>
              </w:rPr>
            </w:pPr>
            <w:r w:rsidRPr="00B60D70">
              <w:rPr>
                <w:sz w:val="28"/>
                <w:szCs w:val="28"/>
              </w:rPr>
              <w:t xml:space="preserve">CTE </w:t>
            </w:r>
            <w:r w:rsidR="00286CC5" w:rsidRPr="00B60D70">
              <w:rPr>
                <w:sz w:val="28"/>
                <w:szCs w:val="28"/>
              </w:rPr>
              <w:t>316</w:t>
            </w:r>
          </w:p>
        </w:tc>
        <w:tc>
          <w:tcPr>
            <w:tcW w:w="3513" w:type="dxa"/>
            <w:gridSpan w:val="2"/>
            <w:tcBorders>
              <w:top w:val="single" w:sz="2" w:space="0" w:color="auto"/>
              <w:left w:val="single" w:sz="2" w:space="0" w:color="auto"/>
              <w:bottom w:val="single" w:sz="2" w:space="0" w:color="auto"/>
              <w:right w:val="single" w:sz="2" w:space="0" w:color="auto"/>
            </w:tcBorders>
          </w:tcPr>
          <w:p w14:paraId="08BEB8A4" w14:textId="77777777" w:rsidR="00921E84" w:rsidRPr="00B60D70" w:rsidRDefault="00286CC5" w:rsidP="00286CC5">
            <w:pPr>
              <w:ind w:right="26"/>
              <w:jc w:val="left"/>
              <w:rPr>
                <w:sz w:val="28"/>
                <w:szCs w:val="28"/>
              </w:rPr>
            </w:pPr>
            <w:r w:rsidRPr="00B60D70">
              <w:rPr>
                <w:sz w:val="28"/>
                <w:szCs w:val="28"/>
                <w:cs/>
              </w:rPr>
              <w:t xml:space="preserve">การวิเคราะห์โครงสร้าง </w:t>
            </w:r>
            <w:r w:rsidRPr="00B60D70">
              <w:rPr>
                <w:sz w:val="28"/>
                <w:szCs w:val="28"/>
              </w:rPr>
              <w:t xml:space="preserve">2 (Structural Analysis 2) </w:t>
            </w:r>
          </w:p>
          <w:p w14:paraId="036EFC37" w14:textId="3A55CDA3" w:rsidR="00286CC5" w:rsidRPr="00B60D70" w:rsidRDefault="00286CC5" w:rsidP="00286CC5">
            <w:pPr>
              <w:ind w:right="26"/>
              <w:jc w:val="left"/>
              <w:rPr>
                <w:sz w:val="28"/>
                <w:szCs w:val="28"/>
                <w:cs/>
              </w:rPr>
            </w:pPr>
            <w:r w:rsidRPr="00B60D70">
              <w:rPr>
                <w:sz w:val="28"/>
                <w:szCs w:val="28"/>
              </w:rPr>
              <w:t>3 (3-0-6)</w:t>
            </w:r>
          </w:p>
        </w:tc>
        <w:tc>
          <w:tcPr>
            <w:tcW w:w="1076" w:type="dxa"/>
            <w:tcBorders>
              <w:top w:val="single" w:sz="2" w:space="0" w:color="auto"/>
              <w:left w:val="single" w:sz="2" w:space="0" w:color="auto"/>
              <w:bottom w:val="single" w:sz="2" w:space="0" w:color="auto"/>
              <w:right w:val="single" w:sz="2" w:space="0" w:color="auto"/>
            </w:tcBorders>
          </w:tcPr>
          <w:p w14:paraId="53CE7643" w14:textId="6B55DE12" w:rsidR="00286CC5" w:rsidRPr="00B60D70" w:rsidRDefault="00286CC5" w:rsidP="00286CC5">
            <w:pPr>
              <w:ind w:right="26"/>
              <w:jc w:val="left"/>
              <w:rPr>
                <w:sz w:val="28"/>
                <w:szCs w:val="28"/>
              </w:rPr>
            </w:pPr>
            <w:r w:rsidRPr="00B60D70">
              <w:rPr>
                <w:sz w:val="28"/>
                <w:szCs w:val="28"/>
              </w:rPr>
              <w:t>CLO1</w:t>
            </w:r>
          </w:p>
        </w:tc>
        <w:tc>
          <w:tcPr>
            <w:tcW w:w="3670" w:type="dxa"/>
            <w:tcBorders>
              <w:top w:val="single" w:sz="2" w:space="0" w:color="auto"/>
              <w:left w:val="single" w:sz="2" w:space="0" w:color="auto"/>
              <w:bottom w:val="single" w:sz="2" w:space="0" w:color="auto"/>
              <w:right w:val="single" w:sz="2" w:space="0" w:color="auto"/>
            </w:tcBorders>
          </w:tcPr>
          <w:p w14:paraId="329BCF98" w14:textId="0FD13743" w:rsidR="00286CC5" w:rsidRPr="00B60D70" w:rsidRDefault="00286CC5" w:rsidP="00286CC5">
            <w:pPr>
              <w:ind w:right="26"/>
              <w:jc w:val="left"/>
              <w:rPr>
                <w:sz w:val="28"/>
                <w:szCs w:val="28"/>
              </w:rPr>
            </w:pPr>
            <w:r w:rsidRPr="00B60D70">
              <w:rPr>
                <w:sz w:val="28"/>
                <w:szCs w:val="28"/>
                <w:cs/>
              </w:rPr>
              <w:t>คำนวณสมดุลของแรงของระบบโครงสร้างแบบอินดีเทอร์มิ</w:t>
            </w:r>
            <w:proofErr w:type="spellStart"/>
            <w:r w:rsidRPr="00B60D70">
              <w:rPr>
                <w:sz w:val="28"/>
                <w:szCs w:val="28"/>
                <w:cs/>
              </w:rPr>
              <w:t>เนต</w:t>
            </w:r>
            <w:proofErr w:type="spellEnd"/>
          </w:p>
        </w:tc>
        <w:tc>
          <w:tcPr>
            <w:tcW w:w="898" w:type="dxa"/>
            <w:gridSpan w:val="2"/>
            <w:tcBorders>
              <w:left w:val="single" w:sz="2" w:space="0" w:color="auto"/>
            </w:tcBorders>
            <w:vAlign w:val="center"/>
          </w:tcPr>
          <w:p w14:paraId="1E77B93C" w14:textId="3CC09712" w:rsidR="00286CC5" w:rsidRPr="00B60D70" w:rsidRDefault="00286CC5" w:rsidP="00286CC5">
            <w:pPr>
              <w:ind w:right="26"/>
              <w:jc w:val="center"/>
              <w:rPr>
                <w:sz w:val="28"/>
                <w:szCs w:val="28"/>
              </w:rPr>
            </w:pPr>
            <w:r w:rsidRPr="00B60D70">
              <w:rPr>
                <w:sz w:val="28"/>
                <w:szCs w:val="28"/>
              </w:rPr>
              <w:t>P-K3</w:t>
            </w:r>
          </w:p>
        </w:tc>
        <w:tc>
          <w:tcPr>
            <w:tcW w:w="893" w:type="dxa"/>
            <w:vAlign w:val="center"/>
          </w:tcPr>
          <w:p w14:paraId="720A036B" w14:textId="43707025" w:rsidR="00286CC5" w:rsidRPr="00B60D70" w:rsidRDefault="00090460" w:rsidP="00286CC5">
            <w:pPr>
              <w:ind w:right="26"/>
              <w:jc w:val="center"/>
              <w:rPr>
                <w:sz w:val="28"/>
                <w:szCs w:val="28"/>
              </w:rPr>
            </w:pPr>
            <w:r w:rsidRPr="00B60D70">
              <w:rPr>
                <w:sz w:val="28"/>
                <w:szCs w:val="28"/>
              </w:rPr>
              <w:t> </w:t>
            </w:r>
          </w:p>
        </w:tc>
        <w:tc>
          <w:tcPr>
            <w:tcW w:w="892" w:type="dxa"/>
            <w:vAlign w:val="center"/>
          </w:tcPr>
          <w:p w14:paraId="05320ACC" w14:textId="4B8B16C7" w:rsidR="00286CC5" w:rsidRPr="00B60D70" w:rsidRDefault="00090460" w:rsidP="00286CC5">
            <w:pPr>
              <w:ind w:right="26"/>
              <w:jc w:val="center"/>
              <w:rPr>
                <w:sz w:val="28"/>
                <w:szCs w:val="28"/>
              </w:rPr>
            </w:pPr>
            <w:r w:rsidRPr="00B60D70">
              <w:rPr>
                <w:sz w:val="28"/>
                <w:szCs w:val="28"/>
              </w:rPr>
              <w:t> </w:t>
            </w:r>
          </w:p>
        </w:tc>
        <w:tc>
          <w:tcPr>
            <w:tcW w:w="892" w:type="dxa"/>
            <w:vAlign w:val="center"/>
          </w:tcPr>
          <w:p w14:paraId="6BD4EF60" w14:textId="31F5BA3E" w:rsidR="00286CC5" w:rsidRPr="00B60D70" w:rsidRDefault="00090460" w:rsidP="00286CC5">
            <w:pPr>
              <w:ind w:right="26"/>
              <w:jc w:val="center"/>
              <w:rPr>
                <w:sz w:val="28"/>
                <w:szCs w:val="28"/>
              </w:rPr>
            </w:pPr>
            <w:r w:rsidRPr="00B60D70">
              <w:rPr>
                <w:sz w:val="28"/>
                <w:szCs w:val="28"/>
              </w:rPr>
              <w:t> </w:t>
            </w:r>
          </w:p>
        </w:tc>
        <w:tc>
          <w:tcPr>
            <w:tcW w:w="892" w:type="dxa"/>
            <w:vAlign w:val="center"/>
          </w:tcPr>
          <w:p w14:paraId="62F029B6" w14:textId="3AF6B038" w:rsidR="00286CC5" w:rsidRPr="00B60D70" w:rsidRDefault="00090460" w:rsidP="00286CC5">
            <w:pPr>
              <w:ind w:right="26"/>
              <w:jc w:val="center"/>
              <w:rPr>
                <w:sz w:val="28"/>
                <w:szCs w:val="28"/>
              </w:rPr>
            </w:pPr>
            <w:r w:rsidRPr="00B60D70">
              <w:rPr>
                <w:sz w:val="28"/>
                <w:szCs w:val="28"/>
              </w:rPr>
              <w:t> </w:t>
            </w:r>
          </w:p>
        </w:tc>
      </w:tr>
      <w:tr w:rsidR="00B60D70" w:rsidRPr="00B60D70" w14:paraId="546B2D04" w14:textId="77777777" w:rsidTr="00224DE8">
        <w:trPr>
          <w:gridAfter w:val="1"/>
          <w:wAfter w:w="17" w:type="dxa"/>
        </w:trPr>
        <w:tc>
          <w:tcPr>
            <w:tcW w:w="1114" w:type="dxa"/>
            <w:tcBorders>
              <w:top w:val="single" w:sz="2" w:space="0" w:color="auto"/>
              <w:bottom w:val="single" w:sz="2" w:space="0" w:color="auto"/>
              <w:right w:val="single" w:sz="2" w:space="0" w:color="auto"/>
            </w:tcBorders>
          </w:tcPr>
          <w:p w14:paraId="590195B3" w14:textId="3A3E3F68" w:rsidR="00286CC5" w:rsidRPr="00B60D70" w:rsidRDefault="00286CC5" w:rsidP="00286CC5">
            <w:pPr>
              <w:ind w:left="-24" w:right="-32"/>
              <w:jc w:val="left"/>
              <w:rPr>
                <w:sz w:val="28"/>
                <w:szCs w:val="28"/>
              </w:rPr>
            </w:pPr>
          </w:p>
        </w:tc>
        <w:tc>
          <w:tcPr>
            <w:tcW w:w="3513" w:type="dxa"/>
            <w:gridSpan w:val="2"/>
            <w:tcBorders>
              <w:top w:val="single" w:sz="2" w:space="0" w:color="auto"/>
              <w:left w:val="single" w:sz="2" w:space="0" w:color="auto"/>
              <w:bottom w:val="single" w:sz="2" w:space="0" w:color="auto"/>
              <w:right w:val="single" w:sz="2" w:space="0" w:color="auto"/>
            </w:tcBorders>
          </w:tcPr>
          <w:p w14:paraId="2CD8E35F" w14:textId="3B189CA5" w:rsidR="00286CC5" w:rsidRPr="00B60D70" w:rsidRDefault="00286CC5" w:rsidP="00286CC5">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17978A35" w14:textId="540179DC" w:rsidR="00286CC5" w:rsidRPr="00B60D70" w:rsidRDefault="00286CC5" w:rsidP="00286CC5">
            <w:pPr>
              <w:ind w:right="26"/>
              <w:jc w:val="left"/>
              <w:rPr>
                <w:sz w:val="28"/>
                <w:szCs w:val="28"/>
              </w:rPr>
            </w:pPr>
            <w:r w:rsidRPr="00B60D70">
              <w:rPr>
                <w:sz w:val="28"/>
                <w:szCs w:val="28"/>
              </w:rPr>
              <w:t>CLO2</w:t>
            </w:r>
          </w:p>
        </w:tc>
        <w:tc>
          <w:tcPr>
            <w:tcW w:w="3670" w:type="dxa"/>
            <w:tcBorders>
              <w:top w:val="single" w:sz="2" w:space="0" w:color="auto"/>
              <w:left w:val="single" w:sz="2" w:space="0" w:color="auto"/>
              <w:bottom w:val="single" w:sz="2" w:space="0" w:color="auto"/>
              <w:right w:val="single" w:sz="2" w:space="0" w:color="auto"/>
            </w:tcBorders>
          </w:tcPr>
          <w:p w14:paraId="2B9DCCCD" w14:textId="19B99F5E" w:rsidR="00286CC5" w:rsidRPr="00B60D70" w:rsidRDefault="00286CC5" w:rsidP="00286CC5">
            <w:pPr>
              <w:ind w:right="26"/>
              <w:jc w:val="left"/>
              <w:rPr>
                <w:sz w:val="28"/>
                <w:szCs w:val="28"/>
              </w:rPr>
            </w:pPr>
            <w:r w:rsidRPr="00B60D70">
              <w:rPr>
                <w:sz w:val="28"/>
                <w:szCs w:val="28"/>
                <w:cs/>
              </w:rPr>
              <w:t>คำนวณหาแรงและหลักการวิเคราะห์โครงสร้างภายใต้แรงแผ่นดินไหว</w:t>
            </w:r>
          </w:p>
        </w:tc>
        <w:tc>
          <w:tcPr>
            <w:tcW w:w="898" w:type="dxa"/>
            <w:gridSpan w:val="2"/>
            <w:tcBorders>
              <w:left w:val="single" w:sz="2" w:space="0" w:color="auto"/>
            </w:tcBorders>
            <w:vAlign w:val="center"/>
          </w:tcPr>
          <w:p w14:paraId="5FC69B21" w14:textId="4FC1DAA9" w:rsidR="00286CC5" w:rsidRPr="00B60D70" w:rsidRDefault="00286CC5" w:rsidP="00286CC5">
            <w:pPr>
              <w:ind w:right="26"/>
              <w:jc w:val="center"/>
              <w:rPr>
                <w:sz w:val="28"/>
                <w:szCs w:val="28"/>
              </w:rPr>
            </w:pPr>
            <w:r w:rsidRPr="00B60D70">
              <w:rPr>
                <w:sz w:val="28"/>
                <w:szCs w:val="28"/>
              </w:rPr>
              <w:t>P-K3</w:t>
            </w:r>
          </w:p>
        </w:tc>
        <w:tc>
          <w:tcPr>
            <w:tcW w:w="893" w:type="dxa"/>
            <w:vAlign w:val="center"/>
          </w:tcPr>
          <w:p w14:paraId="613A25D7" w14:textId="5AEE7257" w:rsidR="00286CC5" w:rsidRPr="00B60D70" w:rsidRDefault="00090460" w:rsidP="00286CC5">
            <w:pPr>
              <w:ind w:right="26"/>
              <w:jc w:val="center"/>
              <w:rPr>
                <w:sz w:val="28"/>
                <w:szCs w:val="28"/>
              </w:rPr>
            </w:pPr>
            <w:r w:rsidRPr="00B60D70">
              <w:rPr>
                <w:sz w:val="28"/>
                <w:szCs w:val="28"/>
              </w:rPr>
              <w:t> </w:t>
            </w:r>
          </w:p>
        </w:tc>
        <w:tc>
          <w:tcPr>
            <w:tcW w:w="892" w:type="dxa"/>
            <w:vAlign w:val="center"/>
          </w:tcPr>
          <w:p w14:paraId="0ECA95AE" w14:textId="08A55CF5" w:rsidR="00286CC5" w:rsidRPr="00B60D70" w:rsidRDefault="00090460" w:rsidP="00286CC5">
            <w:pPr>
              <w:ind w:right="26"/>
              <w:jc w:val="center"/>
              <w:rPr>
                <w:sz w:val="28"/>
                <w:szCs w:val="28"/>
              </w:rPr>
            </w:pPr>
            <w:r w:rsidRPr="00B60D70">
              <w:rPr>
                <w:sz w:val="28"/>
                <w:szCs w:val="28"/>
              </w:rPr>
              <w:t> </w:t>
            </w:r>
          </w:p>
        </w:tc>
        <w:tc>
          <w:tcPr>
            <w:tcW w:w="892" w:type="dxa"/>
            <w:vAlign w:val="center"/>
          </w:tcPr>
          <w:p w14:paraId="0CDCEF42" w14:textId="4AEBE551" w:rsidR="00286CC5" w:rsidRPr="00B60D70" w:rsidRDefault="00090460" w:rsidP="00286CC5">
            <w:pPr>
              <w:ind w:right="26"/>
              <w:jc w:val="center"/>
              <w:rPr>
                <w:sz w:val="28"/>
                <w:szCs w:val="28"/>
              </w:rPr>
            </w:pPr>
            <w:r w:rsidRPr="00B60D70">
              <w:rPr>
                <w:sz w:val="28"/>
                <w:szCs w:val="28"/>
              </w:rPr>
              <w:t> </w:t>
            </w:r>
          </w:p>
        </w:tc>
        <w:tc>
          <w:tcPr>
            <w:tcW w:w="892" w:type="dxa"/>
            <w:vAlign w:val="center"/>
          </w:tcPr>
          <w:p w14:paraId="12D36F8D" w14:textId="56C924BF" w:rsidR="00286CC5" w:rsidRPr="00B60D70" w:rsidRDefault="00090460" w:rsidP="00286CC5">
            <w:pPr>
              <w:ind w:right="26"/>
              <w:jc w:val="center"/>
              <w:rPr>
                <w:sz w:val="28"/>
                <w:szCs w:val="28"/>
              </w:rPr>
            </w:pPr>
            <w:r w:rsidRPr="00B60D70">
              <w:rPr>
                <w:sz w:val="28"/>
                <w:szCs w:val="28"/>
              </w:rPr>
              <w:t> </w:t>
            </w:r>
          </w:p>
        </w:tc>
      </w:tr>
      <w:tr w:rsidR="00B60D70" w:rsidRPr="00B60D70" w14:paraId="050359FB" w14:textId="77777777" w:rsidTr="00224DE8">
        <w:trPr>
          <w:gridAfter w:val="1"/>
          <w:wAfter w:w="17" w:type="dxa"/>
        </w:trPr>
        <w:tc>
          <w:tcPr>
            <w:tcW w:w="1114" w:type="dxa"/>
            <w:tcBorders>
              <w:top w:val="single" w:sz="2" w:space="0" w:color="auto"/>
              <w:bottom w:val="single" w:sz="2" w:space="0" w:color="auto"/>
              <w:right w:val="single" w:sz="2" w:space="0" w:color="auto"/>
            </w:tcBorders>
          </w:tcPr>
          <w:p w14:paraId="01AE7FA4" w14:textId="4CCC7237" w:rsidR="00286CC5" w:rsidRPr="00B60D70" w:rsidRDefault="00B91175" w:rsidP="00286CC5">
            <w:pPr>
              <w:ind w:left="-24" w:right="-32"/>
              <w:jc w:val="left"/>
              <w:rPr>
                <w:sz w:val="28"/>
                <w:szCs w:val="28"/>
              </w:rPr>
            </w:pPr>
            <w:r w:rsidRPr="00B60D70">
              <w:rPr>
                <w:sz w:val="28"/>
                <w:szCs w:val="28"/>
              </w:rPr>
              <w:t xml:space="preserve">CTE </w:t>
            </w:r>
            <w:r w:rsidR="00286CC5" w:rsidRPr="00B60D70">
              <w:rPr>
                <w:sz w:val="28"/>
                <w:szCs w:val="28"/>
              </w:rPr>
              <w:t xml:space="preserve">313 </w:t>
            </w:r>
          </w:p>
        </w:tc>
        <w:tc>
          <w:tcPr>
            <w:tcW w:w="3513" w:type="dxa"/>
            <w:gridSpan w:val="2"/>
            <w:tcBorders>
              <w:top w:val="single" w:sz="2" w:space="0" w:color="auto"/>
              <w:left w:val="single" w:sz="2" w:space="0" w:color="auto"/>
              <w:bottom w:val="single" w:sz="2" w:space="0" w:color="auto"/>
              <w:right w:val="single" w:sz="2" w:space="0" w:color="auto"/>
            </w:tcBorders>
          </w:tcPr>
          <w:p w14:paraId="729ABAB0" w14:textId="77777777" w:rsidR="00921E84" w:rsidRPr="00B60D70" w:rsidRDefault="00286CC5" w:rsidP="00286CC5">
            <w:pPr>
              <w:ind w:right="26"/>
              <w:jc w:val="left"/>
              <w:rPr>
                <w:sz w:val="28"/>
                <w:szCs w:val="28"/>
              </w:rPr>
            </w:pPr>
            <w:r w:rsidRPr="00B60D70">
              <w:rPr>
                <w:sz w:val="28"/>
                <w:szCs w:val="28"/>
                <w:cs/>
              </w:rPr>
              <w:t>การออกแบบโครงสร้างเหล็กและไม้ (</w:t>
            </w:r>
            <w:r w:rsidRPr="00B60D70">
              <w:rPr>
                <w:sz w:val="28"/>
                <w:szCs w:val="28"/>
              </w:rPr>
              <w:t xml:space="preserve">Design of Steel and Timber Structures) </w:t>
            </w:r>
          </w:p>
          <w:p w14:paraId="1E636808" w14:textId="17BE1790" w:rsidR="00286CC5" w:rsidRPr="00B60D70" w:rsidRDefault="00286CC5" w:rsidP="00286CC5">
            <w:pPr>
              <w:ind w:right="26"/>
              <w:jc w:val="left"/>
              <w:rPr>
                <w:sz w:val="28"/>
                <w:szCs w:val="28"/>
                <w:cs/>
              </w:rPr>
            </w:pPr>
            <w:r w:rsidRPr="00B60D70">
              <w:rPr>
                <w:sz w:val="28"/>
                <w:szCs w:val="28"/>
              </w:rPr>
              <w:lastRenderedPageBreak/>
              <w:t>3 (2-2-6)</w:t>
            </w:r>
          </w:p>
        </w:tc>
        <w:tc>
          <w:tcPr>
            <w:tcW w:w="1076" w:type="dxa"/>
            <w:tcBorders>
              <w:top w:val="single" w:sz="2" w:space="0" w:color="auto"/>
              <w:left w:val="single" w:sz="2" w:space="0" w:color="auto"/>
              <w:bottom w:val="single" w:sz="2" w:space="0" w:color="auto"/>
              <w:right w:val="single" w:sz="2" w:space="0" w:color="auto"/>
            </w:tcBorders>
          </w:tcPr>
          <w:p w14:paraId="669AD040" w14:textId="04D5C6FF" w:rsidR="00286CC5" w:rsidRPr="00B60D70" w:rsidRDefault="00286CC5" w:rsidP="00286CC5">
            <w:pPr>
              <w:ind w:right="26"/>
              <w:jc w:val="left"/>
              <w:rPr>
                <w:sz w:val="28"/>
                <w:szCs w:val="28"/>
              </w:rPr>
            </w:pPr>
            <w:r w:rsidRPr="00B60D70">
              <w:rPr>
                <w:sz w:val="28"/>
                <w:szCs w:val="28"/>
                <w:u w:val="single"/>
              </w:rPr>
              <w:lastRenderedPageBreak/>
              <w:t>CLO1*</w:t>
            </w:r>
          </w:p>
        </w:tc>
        <w:tc>
          <w:tcPr>
            <w:tcW w:w="3670" w:type="dxa"/>
            <w:tcBorders>
              <w:top w:val="single" w:sz="2" w:space="0" w:color="auto"/>
              <w:left w:val="single" w:sz="2" w:space="0" w:color="auto"/>
              <w:bottom w:val="single" w:sz="2" w:space="0" w:color="auto"/>
              <w:right w:val="single" w:sz="2" w:space="0" w:color="auto"/>
            </w:tcBorders>
          </w:tcPr>
          <w:p w14:paraId="5C3413D2" w14:textId="65C85165" w:rsidR="00286CC5" w:rsidRPr="00B60D70" w:rsidRDefault="00286CC5" w:rsidP="00286CC5">
            <w:pPr>
              <w:ind w:right="26"/>
              <w:jc w:val="left"/>
              <w:rPr>
                <w:sz w:val="28"/>
                <w:szCs w:val="28"/>
              </w:rPr>
            </w:pPr>
            <w:r w:rsidRPr="00B60D70">
              <w:rPr>
                <w:sz w:val="28"/>
                <w:szCs w:val="28"/>
                <w:u w:val="single"/>
                <w:cs/>
              </w:rPr>
              <w:t>วิเคราะห์และออกแบบชิ้นส่วนองค์อาคารต่าง</w:t>
            </w:r>
            <w:r w:rsidR="00D420AC" w:rsidRPr="00B60D70">
              <w:rPr>
                <w:sz w:val="28"/>
                <w:szCs w:val="28"/>
                <w:u w:val="single"/>
                <w:cs/>
              </w:rPr>
              <w:t xml:space="preserve"> ๆ</w:t>
            </w:r>
            <w:r w:rsidRPr="00B60D70">
              <w:rPr>
                <w:sz w:val="28"/>
                <w:szCs w:val="28"/>
                <w:u w:val="single"/>
                <w:cs/>
              </w:rPr>
              <w:t xml:space="preserve"> ของโครงสร้างไม้และโครงสร้างเหล็ก ได้</w:t>
            </w:r>
          </w:p>
        </w:tc>
        <w:tc>
          <w:tcPr>
            <w:tcW w:w="898" w:type="dxa"/>
            <w:gridSpan w:val="2"/>
            <w:tcBorders>
              <w:left w:val="single" w:sz="2" w:space="0" w:color="auto"/>
            </w:tcBorders>
            <w:vAlign w:val="center"/>
          </w:tcPr>
          <w:p w14:paraId="54E940B2" w14:textId="58EAD686" w:rsidR="00286CC5" w:rsidRPr="00B60D70" w:rsidRDefault="00286CC5" w:rsidP="00286CC5">
            <w:pPr>
              <w:ind w:right="26"/>
              <w:jc w:val="center"/>
              <w:rPr>
                <w:sz w:val="28"/>
                <w:szCs w:val="28"/>
              </w:rPr>
            </w:pPr>
            <w:r w:rsidRPr="00B60D70">
              <w:rPr>
                <w:sz w:val="28"/>
                <w:szCs w:val="28"/>
                <w:u w:val="single"/>
              </w:rPr>
              <w:t>P-K3</w:t>
            </w:r>
          </w:p>
        </w:tc>
        <w:tc>
          <w:tcPr>
            <w:tcW w:w="893" w:type="dxa"/>
            <w:vAlign w:val="center"/>
          </w:tcPr>
          <w:p w14:paraId="1363CB9A" w14:textId="37113209" w:rsidR="00286CC5" w:rsidRPr="00B60D70" w:rsidRDefault="00286CC5" w:rsidP="00286CC5">
            <w:pPr>
              <w:ind w:right="26"/>
              <w:jc w:val="center"/>
              <w:rPr>
                <w:sz w:val="28"/>
                <w:szCs w:val="28"/>
              </w:rPr>
            </w:pPr>
          </w:p>
        </w:tc>
        <w:tc>
          <w:tcPr>
            <w:tcW w:w="892" w:type="dxa"/>
            <w:vAlign w:val="center"/>
          </w:tcPr>
          <w:p w14:paraId="76868BBD" w14:textId="747491FB" w:rsidR="00286CC5" w:rsidRPr="00B60D70" w:rsidRDefault="00286CC5" w:rsidP="00286CC5">
            <w:pPr>
              <w:ind w:right="26"/>
              <w:jc w:val="center"/>
              <w:rPr>
                <w:sz w:val="28"/>
                <w:szCs w:val="28"/>
              </w:rPr>
            </w:pPr>
          </w:p>
        </w:tc>
        <w:tc>
          <w:tcPr>
            <w:tcW w:w="892" w:type="dxa"/>
            <w:vAlign w:val="center"/>
          </w:tcPr>
          <w:p w14:paraId="22ABC5BA" w14:textId="465CE2C6" w:rsidR="00286CC5" w:rsidRPr="00B60D70" w:rsidRDefault="00286CC5" w:rsidP="00286CC5">
            <w:pPr>
              <w:ind w:right="26"/>
              <w:jc w:val="center"/>
              <w:rPr>
                <w:sz w:val="28"/>
                <w:szCs w:val="28"/>
              </w:rPr>
            </w:pPr>
          </w:p>
        </w:tc>
        <w:tc>
          <w:tcPr>
            <w:tcW w:w="892" w:type="dxa"/>
            <w:vAlign w:val="center"/>
          </w:tcPr>
          <w:p w14:paraId="32CD31FC" w14:textId="71EA58C8" w:rsidR="00286CC5" w:rsidRPr="00B60D70" w:rsidRDefault="00286CC5" w:rsidP="00286CC5">
            <w:pPr>
              <w:ind w:right="26"/>
              <w:jc w:val="center"/>
              <w:rPr>
                <w:sz w:val="28"/>
                <w:szCs w:val="28"/>
              </w:rPr>
            </w:pPr>
          </w:p>
        </w:tc>
      </w:tr>
      <w:tr w:rsidR="00B60D70" w:rsidRPr="00B60D70" w14:paraId="26001BF2" w14:textId="77777777" w:rsidTr="00224DE8">
        <w:trPr>
          <w:gridAfter w:val="1"/>
          <w:wAfter w:w="17" w:type="dxa"/>
        </w:trPr>
        <w:tc>
          <w:tcPr>
            <w:tcW w:w="1114" w:type="dxa"/>
            <w:tcBorders>
              <w:top w:val="single" w:sz="2" w:space="0" w:color="auto"/>
              <w:bottom w:val="single" w:sz="2" w:space="0" w:color="auto"/>
              <w:right w:val="single" w:sz="2" w:space="0" w:color="auto"/>
            </w:tcBorders>
          </w:tcPr>
          <w:p w14:paraId="6C9FA5F5" w14:textId="5CA33773" w:rsidR="00286CC5" w:rsidRPr="00B60D70" w:rsidRDefault="00286CC5" w:rsidP="00286CC5">
            <w:pPr>
              <w:ind w:left="-24" w:right="-32"/>
              <w:jc w:val="left"/>
              <w:rPr>
                <w:sz w:val="28"/>
                <w:szCs w:val="28"/>
              </w:rPr>
            </w:pPr>
          </w:p>
        </w:tc>
        <w:tc>
          <w:tcPr>
            <w:tcW w:w="3513" w:type="dxa"/>
            <w:gridSpan w:val="2"/>
            <w:tcBorders>
              <w:top w:val="single" w:sz="2" w:space="0" w:color="auto"/>
              <w:left w:val="single" w:sz="2" w:space="0" w:color="auto"/>
              <w:bottom w:val="single" w:sz="2" w:space="0" w:color="auto"/>
              <w:right w:val="single" w:sz="2" w:space="0" w:color="auto"/>
            </w:tcBorders>
          </w:tcPr>
          <w:p w14:paraId="43AE958D" w14:textId="01134DFB" w:rsidR="00286CC5" w:rsidRPr="00B60D70" w:rsidRDefault="00286CC5" w:rsidP="00286CC5">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1BAC0B48" w14:textId="7738E8A3" w:rsidR="00286CC5" w:rsidRPr="00B60D70" w:rsidRDefault="00286CC5" w:rsidP="00286CC5">
            <w:pPr>
              <w:ind w:right="26"/>
              <w:jc w:val="left"/>
              <w:rPr>
                <w:sz w:val="28"/>
                <w:szCs w:val="28"/>
              </w:rPr>
            </w:pPr>
            <w:r w:rsidRPr="00B60D70">
              <w:rPr>
                <w:sz w:val="28"/>
                <w:szCs w:val="28"/>
                <w:u w:val="single"/>
              </w:rPr>
              <w:t>CLO2*</w:t>
            </w:r>
          </w:p>
        </w:tc>
        <w:tc>
          <w:tcPr>
            <w:tcW w:w="3670" w:type="dxa"/>
            <w:tcBorders>
              <w:top w:val="single" w:sz="2" w:space="0" w:color="auto"/>
              <w:left w:val="single" w:sz="2" w:space="0" w:color="auto"/>
              <w:bottom w:val="single" w:sz="2" w:space="0" w:color="auto"/>
              <w:right w:val="single" w:sz="2" w:space="0" w:color="auto"/>
            </w:tcBorders>
          </w:tcPr>
          <w:p w14:paraId="32398074" w14:textId="3AEB31DD" w:rsidR="00286CC5" w:rsidRPr="00B60D70" w:rsidRDefault="00286CC5" w:rsidP="00286CC5">
            <w:pPr>
              <w:ind w:right="26"/>
              <w:jc w:val="left"/>
              <w:rPr>
                <w:sz w:val="28"/>
                <w:szCs w:val="28"/>
              </w:rPr>
            </w:pPr>
            <w:r w:rsidRPr="00B60D70">
              <w:rPr>
                <w:sz w:val="28"/>
                <w:szCs w:val="28"/>
                <w:u w:val="single"/>
                <w:cs/>
              </w:rPr>
              <w:t>วิเคราะห์และออกแบบรอยต่อองค์อาคารของโครงสร้างไม้และโครงสร้างเหล็กได้</w:t>
            </w:r>
          </w:p>
        </w:tc>
        <w:tc>
          <w:tcPr>
            <w:tcW w:w="898" w:type="dxa"/>
            <w:gridSpan w:val="2"/>
            <w:tcBorders>
              <w:left w:val="single" w:sz="2" w:space="0" w:color="auto"/>
            </w:tcBorders>
            <w:vAlign w:val="center"/>
          </w:tcPr>
          <w:p w14:paraId="6301BDED" w14:textId="4062E5B5" w:rsidR="00286CC5" w:rsidRPr="00B60D70" w:rsidRDefault="00286CC5" w:rsidP="00286CC5">
            <w:pPr>
              <w:ind w:right="26"/>
              <w:jc w:val="center"/>
              <w:rPr>
                <w:sz w:val="28"/>
                <w:szCs w:val="28"/>
              </w:rPr>
            </w:pPr>
            <w:r w:rsidRPr="00B60D70">
              <w:rPr>
                <w:sz w:val="28"/>
                <w:szCs w:val="28"/>
                <w:u w:val="single"/>
              </w:rPr>
              <w:t>P-K3</w:t>
            </w:r>
          </w:p>
        </w:tc>
        <w:tc>
          <w:tcPr>
            <w:tcW w:w="893" w:type="dxa"/>
            <w:vAlign w:val="center"/>
          </w:tcPr>
          <w:p w14:paraId="54E01A7E" w14:textId="6CA71400" w:rsidR="00286CC5" w:rsidRPr="00B60D70" w:rsidRDefault="00286CC5" w:rsidP="00286CC5">
            <w:pPr>
              <w:ind w:right="26"/>
              <w:jc w:val="center"/>
              <w:rPr>
                <w:sz w:val="28"/>
                <w:szCs w:val="28"/>
              </w:rPr>
            </w:pPr>
          </w:p>
        </w:tc>
        <w:tc>
          <w:tcPr>
            <w:tcW w:w="892" w:type="dxa"/>
            <w:vAlign w:val="center"/>
          </w:tcPr>
          <w:p w14:paraId="3465351B" w14:textId="0BE5096B" w:rsidR="00286CC5" w:rsidRPr="00B60D70" w:rsidRDefault="00286CC5" w:rsidP="00286CC5">
            <w:pPr>
              <w:ind w:right="26"/>
              <w:jc w:val="center"/>
              <w:rPr>
                <w:sz w:val="28"/>
                <w:szCs w:val="28"/>
              </w:rPr>
            </w:pPr>
          </w:p>
        </w:tc>
        <w:tc>
          <w:tcPr>
            <w:tcW w:w="892" w:type="dxa"/>
            <w:vAlign w:val="center"/>
          </w:tcPr>
          <w:p w14:paraId="29B324C7" w14:textId="45D15CE1" w:rsidR="00286CC5" w:rsidRPr="00B60D70" w:rsidRDefault="00286CC5" w:rsidP="00286CC5">
            <w:pPr>
              <w:ind w:right="26"/>
              <w:jc w:val="center"/>
              <w:rPr>
                <w:sz w:val="28"/>
                <w:szCs w:val="28"/>
              </w:rPr>
            </w:pPr>
          </w:p>
        </w:tc>
        <w:tc>
          <w:tcPr>
            <w:tcW w:w="892" w:type="dxa"/>
            <w:vAlign w:val="center"/>
          </w:tcPr>
          <w:p w14:paraId="5896A335" w14:textId="29B953D2" w:rsidR="00286CC5" w:rsidRPr="00B60D70" w:rsidRDefault="00286CC5" w:rsidP="00286CC5">
            <w:pPr>
              <w:ind w:right="26"/>
              <w:jc w:val="center"/>
              <w:rPr>
                <w:sz w:val="28"/>
                <w:szCs w:val="28"/>
              </w:rPr>
            </w:pPr>
          </w:p>
        </w:tc>
      </w:tr>
      <w:tr w:rsidR="00954AB0" w:rsidRPr="00B60D70" w14:paraId="65CA6AF3" w14:textId="77777777" w:rsidTr="00224DE8">
        <w:trPr>
          <w:gridAfter w:val="1"/>
          <w:wAfter w:w="17" w:type="dxa"/>
        </w:trPr>
        <w:tc>
          <w:tcPr>
            <w:tcW w:w="1114" w:type="dxa"/>
            <w:tcBorders>
              <w:top w:val="single" w:sz="2" w:space="0" w:color="auto"/>
              <w:bottom w:val="single" w:sz="2" w:space="0" w:color="auto"/>
              <w:right w:val="single" w:sz="2" w:space="0" w:color="auto"/>
            </w:tcBorders>
          </w:tcPr>
          <w:p w14:paraId="773AD319" w14:textId="34ABAF99" w:rsidR="00286CC5" w:rsidRPr="00B60D70" w:rsidRDefault="00286CC5" w:rsidP="00286CC5">
            <w:pPr>
              <w:ind w:left="-24" w:right="-32"/>
              <w:jc w:val="left"/>
              <w:rPr>
                <w:sz w:val="28"/>
                <w:szCs w:val="28"/>
              </w:rPr>
            </w:pPr>
          </w:p>
        </w:tc>
        <w:tc>
          <w:tcPr>
            <w:tcW w:w="3513" w:type="dxa"/>
            <w:gridSpan w:val="2"/>
            <w:tcBorders>
              <w:top w:val="single" w:sz="2" w:space="0" w:color="auto"/>
              <w:left w:val="single" w:sz="2" w:space="0" w:color="auto"/>
              <w:bottom w:val="single" w:sz="2" w:space="0" w:color="auto"/>
              <w:right w:val="single" w:sz="2" w:space="0" w:color="auto"/>
            </w:tcBorders>
          </w:tcPr>
          <w:p w14:paraId="26C16FE1" w14:textId="7C93297E" w:rsidR="00286CC5" w:rsidRPr="00B60D70" w:rsidRDefault="00286CC5" w:rsidP="00286CC5">
            <w:pPr>
              <w:ind w:right="26"/>
              <w:jc w:val="left"/>
              <w:rPr>
                <w:sz w:val="28"/>
                <w:szCs w:val="28"/>
                <w:cs/>
              </w:rPr>
            </w:pPr>
          </w:p>
        </w:tc>
        <w:tc>
          <w:tcPr>
            <w:tcW w:w="1076" w:type="dxa"/>
            <w:tcBorders>
              <w:top w:val="single" w:sz="2" w:space="0" w:color="auto"/>
              <w:left w:val="single" w:sz="2" w:space="0" w:color="auto"/>
              <w:bottom w:val="single" w:sz="2" w:space="0" w:color="auto"/>
              <w:right w:val="single" w:sz="2" w:space="0" w:color="auto"/>
            </w:tcBorders>
          </w:tcPr>
          <w:p w14:paraId="65EDBFB6" w14:textId="32DA38DB" w:rsidR="00286CC5" w:rsidRPr="00B60D70" w:rsidRDefault="00286CC5" w:rsidP="00286CC5">
            <w:pPr>
              <w:ind w:right="26"/>
              <w:jc w:val="left"/>
              <w:rPr>
                <w:sz w:val="28"/>
                <w:szCs w:val="28"/>
              </w:rPr>
            </w:pPr>
            <w:r w:rsidRPr="00B60D70">
              <w:rPr>
                <w:sz w:val="28"/>
                <w:szCs w:val="28"/>
                <w:u w:val="single"/>
              </w:rPr>
              <w:t>CLO3*</w:t>
            </w:r>
          </w:p>
        </w:tc>
        <w:tc>
          <w:tcPr>
            <w:tcW w:w="3670" w:type="dxa"/>
            <w:tcBorders>
              <w:top w:val="single" w:sz="2" w:space="0" w:color="auto"/>
              <w:left w:val="single" w:sz="2" w:space="0" w:color="auto"/>
              <w:bottom w:val="single" w:sz="2" w:space="0" w:color="auto"/>
              <w:right w:val="single" w:sz="2" w:space="0" w:color="auto"/>
            </w:tcBorders>
          </w:tcPr>
          <w:p w14:paraId="6CE09310" w14:textId="0339C908" w:rsidR="00286CC5" w:rsidRPr="00B60D70" w:rsidRDefault="00286CC5" w:rsidP="00286CC5">
            <w:pPr>
              <w:ind w:right="26"/>
              <w:jc w:val="left"/>
              <w:rPr>
                <w:sz w:val="28"/>
                <w:szCs w:val="28"/>
              </w:rPr>
            </w:pPr>
            <w:r w:rsidRPr="00B60D70">
              <w:rPr>
                <w:sz w:val="28"/>
                <w:szCs w:val="28"/>
                <w:u w:val="single"/>
                <w:cs/>
              </w:rPr>
              <w:t>ออกแบบโครงสร้าง</w:t>
            </w:r>
            <w:r w:rsidR="00537579" w:rsidRPr="00B60D70">
              <w:rPr>
                <w:sz w:val="28"/>
                <w:szCs w:val="28"/>
                <w:u w:val="single"/>
              </w:rPr>
              <w:t>678</w:t>
            </w:r>
            <w:r w:rsidR="000845E3" w:rsidRPr="00B60D70">
              <w:rPr>
                <w:sz w:val="28"/>
                <w:szCs w:val="28"/>
                <w:u w:val="single"/>
                <w:cs/>
              </w:rPr>
              <w:t>อาคารที่ใช้</w:t>
            </w:r>
            <w:r w:rsidRPr="00B60D70">
              <w:rPr>
                <w:sz w:val="28"/>
                <w:szCs w:val="28"/>
                <w:u w:val="single"/>
                <w:cs/>
              </w:rPr>
              <w:t>ไม้และเหล็กได้</w:t>
            </w:r>
          </w:p>
        </w:tc>
        <w:tc>
          <w:tcPr>
            <w:tcW w:w="898" w:type="dxa"/>
            <w:gridSpan w:val="2"/>
            <w:tcBorders>
              <w:left w:val="single" w:sz="2" w:space="0" w:color="auto"/>
            </w:tcBorders>
            <w:vAlign w:val="center"/>
          </w:tcPr>
          <w:p w14:paraId="7E76C6DE" w14:textId="11547EC5" w:rsidR="00286CC5" w:rsidRPr="00B60D70" w:rsidRDefault="00286CC5" w:rsidP="00286CC5">
            <w:pPr>
              <w:ind w:right="26"/>
              <w:jc w:val="center"/>
              <w:rPr>
                <w:sz w:val="28"/>
                <w:szCs w:val="28"/>
              </w:rPr>
            </w:pPr>
            <w:r w:rsidRPr="00B60D70">
              <w:rPr>
                <w:sz w:val="28"/>
                <w:szCs w:val="28"/>
                <w:u w:val="single"/>
              </w:rPr>
              <w:t>P-K3</w:t>
            </w:r>
          </w:p>
        </w:tc>
        <w:tc>
          <w:tcPr>
            <w:tcW w:w="893" w:type="dxa"/>
            <w:vAlign w:val="center"/>
          </w:tcPr>
          <w:p w14:paraId="2DB82ECE" w14:textId="168F1C48" w:rsidR="00286CC5" w:rsidRPr="00B60D70" w:rsidRDefault="00286CC5" w:rsidP="00286CC5">
            <w:pPr>
              <w:ind w:right="26"/>
              <w:jc w:val="center"/>
              <w:rPr>
                <w:sz w:val="28"/>
                <w:szCs w:val="28"/>
              </w:rPr>
            </w:pPr>
          </w:p>
        </w:tc>
        <w:tc>
          <w:tcPr>
            <w:tcW w:w="892" w:type="dxa"/>
            <w:vAlign w:val="center"/>
          </w:tcPr>
          <w:p w14:paraId="0DE86DEE" w14:textId="6C15ACB2" w:rsidR="00286CC5" w:rsidRPr="00B60D70" w:rsidRDefault="00286CC5" w:rsidP="00286CC5">
            <w:pPr>
              <w:ind w:right="26"/>
              <w:jc w:val="center"/>
              <w:rPr>
                <w:sz w:val="28"/>
                <w:szCs w:val="28"/>
              </w:rPr>
            </w:pPr>
          </w:p>
        </w:tc>
        <w:tc>
          <w:tcPr>
            <w:tcW w:w="892" w:type="dxa"/>
            <w:vAlign w:val="center"/>
          </w:tcPr>
          <w:p w14:paraId="28CDF5D1" w14:textId="71D74F9A" w:rsidR="00286CC5" w:rsidRPr="00B60D70" w:rsidRDefault="00286CC5" w:rsidP="00286CC5">
            <w:pPr>
              <w:ind w:right="26"/>
              <w:jc w:val="center"/>
              <w:rPr>
                <w:sz w:val="28"/>
                <w:szCs w:val="28"/>
              </w:rPr>
            </w:pPr>
          </w:p>
        </w:tc>
        <w:tc>
          <w:tcPr>
            <w:tcW w:w="892" w:type="dxa"/>
            <w:vAlign w:val="center"/>
          </w:tcPr>
          <w:p w14:paraId="005C08CE" w14:textId="60B744CD" w:rsidR="00286CC5" w:rsidRPr="00B60D70" w:rsidRDefault="00286CC5" w:rsidP="00286CC5">
            <w:pPr>
              <w:ind w:right="26"/>
              <w:jc w:val="center"/>
              <w:rPr>
                <w:sz w:val="28"/>
                <w:szCs w:val="28"/>
              </w:rPr>
            </w:pPr>
          </w:p>
        </w:tc>
      </w:tr>
    </w:tbl>
    <w:p w14:paraId="50021C18" w14:textId="77777777" w:rsidR="00F12EB0" w:rsidRPr="00B60D70" w:rsidRDefault="00F12EB0" w:rsidP="00F12EB0">
      <w:pPr>
        <w:rPr>
          <w:rFonts w:ascii="TH SarabunPSK" w:hAnsi="TH SarabunPSK" w:cs="TH SarabunPSK"/>
        </w:rPr>
      </w:pPr>
    </w:p>
    <w:tbl>
      <w:tblPr>
        <w:tblStyle w:val="af6"/>
        <w:tblW w:w="13896" w:type="dxa"/>
        <w:tblLook w:val="04A0" w:firstRow="1" w:lastRow="0" w:firstColumn="1" w:lastColumn="0" w:noHBand="0" w:noVBand="1"/>
      </w:tblPr>
      <w:tblGrid>
        <w:gridCol w:w="1027"/>
        <w:gridCol w:w="1410"/>
        <w:gridCol w:w="2238"/>
        <w:gridCol w:w="992"/>
        <w:gridCol w:w="3970"/>
        <w:gridCol w:w="852"/>
        <w:gridCol w:w="851"/>
        <w:gridCol w:w="851"/>
        <w:gridCol w:w="851"/>
        <w:gridCol w:w="9"/>
        <w:gridCol w:w="845"/>
      </w:tblGrid>
      <w:tr w:rsidR="00B60D70" w:rsidRPr="00B60D70" w14:paraId="09E126E5" w14:textId="77777777" w:rsidTr="001F70B1">
        <w:trPr>
          <w:tblHeader/>
        </w:trPr>
        <w:tc>
          <w:tcPr>
            <w:tcW w:w="2437" w:type="dxa"/>
            <w:gridSpan w:val="2"/>
            <w:tcBorders>
              <w:top w:val="single" w:sz="2" w:space="0" w:color="auto"/>
              <w:left w:val="single" w:sz="2" w:space="0" w:color="auto"/>
              <w:bottom w:val="single" w:sz="2" w:space="0" w:color="auto"/>
              <w:right w:val="single" w:sz="2" w:space="0" w:color="auto"/>
            </w:tcBorders>
            <w:shd w:val="clear" w:color="auto" w:fill="000000" w:themeFill="text1"/>
          </w:tcPr>
          <w:p w14:paraId="2C73ACCC" w14:textId="0D30403D" w:rsidR="00A07954" w:rsidRPr="00B60D70" w:rsidRDefault="00A07954" w:rsidP="00D420AC">
            <w:pPr>
              <w:rPr>
                <w:sz w:val="28"/>
                <w:szCs w:val="28"/>
              </w:rPr>
            </w:pPr>
            <w:r w:rsidRPr="00B60D70">
              <w:rPr>
                <w:b/>
                <w:bCs/>
                <w:sz w:val="28"/>
                <w:szCs w:val="28"/>
              </w:rPr>
              <w:t>Stage</w:t>
            </w:r>
            <w:r w:rsidRPr="00B60D70">
              <w:rPr>
                <w:b/>
                <w:bCs/>
                <w:sz w:val="28"/>
                <w:szCs w:val="28"/>
                <w:cs/>
              </w:rPr>
              <w:t xml:space="preserve"> </w:t>
            </w:r>
            <w:r w:rsidRPr="00B60D70">
              <w:rPr>
                <w:b/>
                <w:bCs/>
                <w:sz w:val="28"/>
                <w:szCs w:val="28"/>
              </w:rPr>
              <w:t>LO 5</w:t>
            </w:r>
          </w:p>
        </w:tc>
        <w:tc>
          <w:tcPr>
            <w:tcW w:w="11459" w:type="dxa"/>
            <w:gridSpan w:val="9"/>
            <w:tcBorders>
              <w:top w:val="nil"/>
              <w:left w:val="single" w:sz="2" w:space="0" w:color="auto"/>
              <w:bottom w:val="nil"/>
              <w:right w:val="nil"/>
            </w:tcBorders>
          </w:tcPr>
          <w:p w14:paraId="6CB8D570" w14:textId="77777777" w:rsidR="00A07954" w:rsidRPr="00B60D70" w:rsidRDefault="00A07954" w:rsidP="00D420AC">
            <w:pPr>
              <w:rPr>
                <w:sz w:val="28"/>
                <w:szCs w:val="28"/>
              </w:rPr>
            </w:pPr>
          </w:p>
        </w:tc>
      </w:tr>
      <w:tr w:rsidR="00B60D70" w:rsidRPr="00B60D70" w14:paraId="5BF7B47D" w14:textId="77777777" w:rsidTr="001F70B1">
        <w:trPr>
          <w:tblHeader/>
        </w:trPr>
        <w:tc>
          <w:tcPr>
            <w:tcW w:w="9637" w:type="dxa"/>
            <w:gridSpan w:val="5"/>
            <w:tcBorders>
              <w:top w:val="single" w:sz="2" w:space="0" w:color="auto"/>
              <w:bottom w:val="single" w:sz="2" w:space="0" w:color="auto"/>
            </w:tcBorders>
            <w:shd w:val="clear" w:color="auto" w:fill="BFBFBF" w:themeFill="background1" w:themeFillShade="BF"/>
          </w:tcPr>
          <w:p w14:paraId="1D9DE6C0" w14:textId="77777777" w:rsidR="00A07954" w:rsidRPr="00B60D70" w:rsidRDefault="00A07954" w:rsidP="00D420AC">
            <w:pPr>
              <w:ind w:right="26"/>
              <w:jc w:val="left"/>
              <w:rPr>
                <w:sz w:val="28"/>
                <w:szCs w:val="28"/>
              </w:rPr>
            </w:pPr>
            <w:r w:rsidRPr="00B60D70">
              <w:rPr>
                <w:b/>
                <w:bCs/>
                <w:sz w:val="28"/>
                <w:szCs w:val="28"/>
                <w:cs/>
              </w:rPr>
              <w:t>รายวิชา/โมดูล</w:t>
            </w:r>
          </w:p>
        </w:tc>
        <w:tc>
          <w:tcPr>
            <w:tcW w:w="852" w:type="dxa"/>
            <w:tcBorders>
              <w:top w:val="single" w:sz="2" w:space="0" w:color="auto"/>
              <w:bottom w:val="single" w:sz="2" w:space="0" w:color="auto"/>
            </w:tcBorders>
            <w:shd w:val="clear" w:color="auto" w:fill="BFBFBF" w:themeFill="background1" w:themeFillShade="BF"/>
            <w:vAlign w:val="center"/>
          </w:tcPr>
          <w:p w14:paraId="4DAA1922" w14:textId="77777777" w:rsidR="00A07954" w:rsidRPr="00B60D70" w:rsidRDefault="00A07954" w:rsidP="00D420AC">
            <w:pPr>
              <w:ind w:right="26"/>
              <w:jc w:val="center"/>
              <w:rPr>
                <w:sz w:val="28"/>
                <w:szCs w:val="28"/>
              </w:rPr>
            </w:pPr>
            <w:r w:rsidRPr="00B60D70">
              <w:rPr>
                <w:sz w:val="28"/>
                <w:szCs w:val="28"/>
              </w:rPr>
              <w:t>PLO 1</w:t>
            </w:r>
          </w:p>
        </w:tc>
        <w:tc>
          <w:tcPr>
            <w:tcW w:w="851" w:type="dxa"/>
            <w:tcBorders>
              <w:top w:val="single" w:sz="2" w:space="0" w:color="auto"/>
              <w:bottom w:val="single" w:sz="2" w:space="0" w:color="auto"/>
            </w:tcBorders>
            <w:shd w:val="clear" w:color="auto" w:fill="BFBFBF" w:themeFill="background1" w:themeFillShade="BF"/>
            <w:vAlign w:val="center"/>
          </w:tcPr>
          <w:p w14:paraId="11930ED6" w14:textId="77777777" w:rsidR="00A07954" w:rsidRPr="00B60D70" w:rsidRDefault="00A07954" w:rsidP="00D420AC">
            <w:pPr>
              <w:ind w:right="26"/>
              <w:jc w:val="center"/>
              <w:rPr>
                <w:sz w:val="28"/>
                <w:szCs w:val="28"/>
              </w:rPr>
            </w:pPr>
            <w:r w:rsidRPr="00B60D70">
              <w:rPr>
                <w:sz w:val="28"/>
                <w:szCs w:val="28"/>
              </w:rPr>
              <w:t>PLO 2</w:t>
            </w:r>
          </w:p>
        </w:tc>
        <w:tc>
          <w:tcPr>
            <w:tcW w:w="851" w:type="dxa"/>
            <w:tcBorders>
              <w:top w:val="single" w:sz="2" w:space="0" w:color="auto"/>
              <w:bottom w:val="single" w:sz="2" w:space="0" w:color="auto"/>
            </w:tcBorders>
            <w:shd w:val="clear" w:color="auto" w:fill="BFBFBF" w:themeFill="background1" w:themeFillShade="BF"/>
            <w:vAlign w:val="center"/>
          </w:tcPr>
          <w:p w14:paraId="51ACE748" w14:textId="77777777" w:rsidR="00A07954" w:rsidRPr="00B60D70" w:rsidRDefault="00A07954" w:rsidP="00D420AC">
            <w:pPr>
              <w:ind w:right="26"/>
              <w:jc w:val="center"/>
              <w:rPr>
                <w:sz w:val="28"/>
                <w:szCs w:val="28"/>
              </w:rPr>
            </w:pPr>
            <w:r w:rsidRPr="00B60D70">
              <w:rPr>
                <w:sz w:val="28"/>
                <w:szCs w:val="28"/>
              </w:rPr>
              <w:t>PLO 3</w:t>
            </w:r>
          </w:p>
        </w:tc>
        <w:tc>
          <w:tcPr>
            <w:tcW w:w="860" w:type="dxa"/>
            <w:gridSpan w:val="2"/>
            <w:tcBorders>
              <w:top w:val="single" w:sz="2" w:space="0" w:color="auto"/>
              <w:bottom w:val="single" w:sz="2" w:space="0" w:color="auto"/>
            </w:tcBorders>
            <w:shd w:val="clear" w:color="auto" w:fill="BFBFBF" w:themeFill="background1" w:themeFillShade="BF"/>
            <w:vAlign w:val="center"/>
          </w:tcPr>
          <w:p w14:paraId="71319031" w14:textId="77777777" w:rsidR="00A07954" w:rsidRPr="00B60D70" w:rsidRDefault="00A07954" w:rsidP="00D420AC">
            <w:pPr>
              <w:ind w:right="26"/>
              <w:jc w:val="center"/>
              <w:rPr>
                <w:sz w:val="28"/>
                <w:szCs w:val="28"/>
              </w:rPr>
            </w:pPr>
            <w:r w:rsidRPr="00B60D70">
              <w:rPr>
                <w:sz w:val="28"/>
                <w:szCs w:val="28"/>
              </w:rPr>
              <w:t>PLO 4</w:t>
            </w:r>
          </w:p>
        </w:tc>
        <w:tc>
          <w:tcPr>
            <w:tcW w:w="845" w:type="dxa"/>
            <w:tcBorders>
              <w:top w:val="single" w:sz="2" w:space="0" w:color="auto"/>
              <w:bottom w:val="single" w:sz="2" w:space="0" w:color="auto"/>
            </w:tcBorders>
            <w:shd w:val="clear" w:color="auto" w:fill="BFBFBF" w:themeFill="background1" w:themeFillShade="BF"/>
            <w:vAlign w:val="center"/>
          </w:tcPr>
          <w:p w14:paraId="15759C3E" w14:textId="77777777" w:rsidR="00A07954" w:rsidRPr="00B60D70" w:rsidRDefault="00A07954" w:rsidP="00D420AC">
            <w:pPr>
              <w:ind w:right="26"/>
              <w:jc w:val="center"/>
              <w:rPr>
                <w:sz w:val="28"/>
                <w:szCs w:val="28"/>
              </w:rPr>
            </w:pPr>
            <w:r w:rsidRPr="00B60D70">
              <w:rPr>
                <w:sz w:val="28"/>
                <w:szCs w:val="28"/>
              </w:rPr>
              <w:t>PLO 5</w:t>
            </w:r>
          </w:p>
        </w:tc>
      </w:tr>
      <w:tr w:rsidR="00B60D70" w:rsidRPr="00B60D70" w14:paraId="5F49B0A4" w14:textId="77777777" w:rsidTr="001F70B1">
        <w:tc>
          <w:tcPr>
            <w:tcW w:w="9637" w:type="dxa"/>
            <w:gridSpan w:val="5"/>
            <w:tcBorders>
              <w:top w:val="single" w:sz="2" w:space="0" w:color="auto"/>
              <w:bottom w:val="single" w:sz="2" w:space="0" w:color="auto"/>
              <w:right w:val="single" w:sz="4" w:space="0" w:color="auto"/>
            </w:tcBorders>
            <w:shd w:val="clear" w:color="auto" w:fill="D9D9D9" w:themeFill="background1" w:themeFillShade="D9"/>
          </w:tcPr>
          <w:p w14:paraId="48D40191" w14:textId="6CE0DA33" w:rsidR="00A07954" w:rsidRPr="00B60D70" w:rsidRDefault="00A07954" w:rsidP="00D420AC">
            <w:pPr>
              <w:ind w:right="26"/>
              <w:jc w:val="left"/>
              <w:rPr>
                <w:b/>
                <w:bCs/>
                <w:sz w:val="28"/>
                <w:szCs w:val="28"/>
                <w:cs/>
              </w:rPr>
            </w:pPr>
            <w:r w:rsidRPr="00B60D70">
              <w:rPr>
                <w:b/>
                <w:bCs/>
                <w:sz w:val="28"/>
                <w:szCs w:val="28"/>
                <w:cs/>
              </w:rPr>
              <w:t xml:space="preserve">ปีการศึกษาที่ </w:t>
            </w:r>
            <w:r w:rsidRPr="00B60D70">
              <w:rPr>
                <w:b/>
                <w:bCs/>
                <w:sz w:val="28"/>
                <w:szCs w:val="28"/>
              </w:rPr>
              <w:t>5</w:t>
            </w:r>
            <w:r w:rsidRPr="00B60D70">
              <w:rPr>
                <w:b/>
                <w:bCs/>
                <w:sz w:val="28"/>
                <w:szCs w:val="28"/>
                <w:cs/>
              </w:rPr>
              <w:t xml:space="preserve"> ภาคการศึกษาที่ 1</w:t>
            </w:r>
          </w:p>
        </w:tc>
        <w:tc>
          <w:tcPr>
            <w:tcW w:w="852" w:type="dxa"/>
            <w:tcBorders>
              <w:left w:val="single" w:sz="4" w:space="0" w:color="auto"/>
            </w:tcBorders>
            <w:shd w:val="clear" w:color="auto" w:fill="D9D9D9" w:themeFill="background1" w:themeFillShade="D9"/>
            <w:vAlign w:val="center"/>
          </w:tcPr>
          <w:p w14:paraId="084CEF92" w14:textId="77777777" w:rsidR="00A07954" w:rsidRPr="00B60D70" w:rsidRDefault="00A07954" w:rsidP="00D420AC">
            <w:pPr>
              <w:ind w:right="26"/>
              <w:jc w:val="center"/>
              <w:rPr>
                <w:sz w:val="28"/>
                <w:szCs w:val="28"/>
              </w:rPr>
            </w:pPr>
          </w:p>
        </w:tc>
        <w:tc>
          <w:tcPr>
            <w:tcW w:w="851" w:type="dxa"/>
            <w:shd w:val="clear" w:color="auto" w:fill="D9D9D9" w:themeFill="background1" w:themeFillShade="D9"/>
            <w:vAlign w:val="center"/>
          </w:tcPr>
          <w:p w14:paraId="0A8F69FE" w14:textId="77777777" w:rsidR="00A07954" w:rsidRPr="00B60D70" w:rsidRDefault="00A07954" w:rsidP="00D420AC">
            <w:pPr>
              <w:ind w:right="26"/>
              <w:jc w:val="center"/>
              <w:rPr>
                <w:sz w:val="28"/>
                <w:szCs w:val="28"/>
              </w:rPr>
            </w:pPr>
          </w:p>
        </w:tc>
        <w:tc>
          <w:tcPr>
            <w:tcW w:w="851" w:type="dxa"/>
            <w:shd w:val="clear" w:color="auto" w:fill="D9D9D9" w:themeFill="background1" w:themeFillShade="D9"/>
            <w:vAlign w:val="center"/>
          </w:tcPr>
          <w:p w14:paraId="3AE1E05C" w14:textId="77777777" w:rsidR="00A07954" w:rsidRPr="00B60D70" w:rsidRDefault="00A07954" w:rsidP="00D420AC">
            <w:pPr>
              <w:ind w:right="26"/>
              <w:jc w:val="center"/>
              <w:rPr>
                <w:sz w:val="28"/>
                <w:szCs w:val="28"/>
              </w:rPr>
            </w:pPr>
          </w:p>
        </w:tc>
        <w:tc>
          <w:tcPr>
            <w:tcW w:w="860" w:type="dxa"/>
            <w:gridSpan w:val="2"/>
            <w:shd w:val="clear" w:color="auto" w:fill="D9D9D9" w:themeFill="background1" w:themeFillShade="D9"/>
            <w:vAlign w:val="center"/>
          </w:tcPr>
          <w:p w14:paraId="0668EDE9" w14:textId="77777777" w:rsidR="00A07954" w:rsidRPr="00B60D70" w:rsidRDefault="00A07954" w:rsidP="00D420AC">
            <w:pPr>
              <w:ind w:right="26"/>
              <w:jc w:val="center"/>
              <w:rPr>
                <w:sz w:val="28"/>
                <w:szCs w:val="28"/>
              </w:rPr>
            </w:pPr>
          </w:p>
        </w:tc>
        <w:tc>
          <w:tcPr>
            <w:tcW w:w="845" w:type="dxa"/>
            <w:shd w:val="clear" w:color="auto" w:fill="D9D9D9" w:themeFill="background1" w:themeFillShade="D9"/>
            <w:vAlign w:val="center"/>
          </w:tcPr>
          <w:p w14:paraId="027BB7E0" w14:textId="77777777" w:rsidR="00A07954" w:rsidRPr="00B60D70" w:rsidRDefault="00A07954" w:rsidP="00D420AC">
            <w:pPr>
              <w:ind w:right="26"/>
              <w:jc w:val="center"/>
              <w:rPr>
                <w:sz w:val="28"/>
                <w:szCs w:val="28"/>
              </w:rPr>
            </w:pPr>
          </w:p>
        </w:tc>
      </w:tr>
      <w:tr w:rsidR="00B60D70" w:rsidRPr="00B60D70" w14:paraId="183DA984" w14:textId="77777777" w:rsidTr="00932286">
        <w:tc>
          <w:tcPr>
            <w:tcW w:w="1027" w:type="dxa"/>
            <w:tcBorders>
              <w:top w:val="single" w:sz="2" w:space="0" w:color="auto"/>
              <w:bottom w:val="single" w:sz="2" w:space="0" w:color="auto"/>
              <w:right w:val="single" w:sz="2" w:space="0" w:color="auto"/>
            </w:tcBorders>
          </w:tcPr>
          <w:p w14:paraId="28881972" w14:textId="5C319B01" w:rsidR="00286CC5" w:rsidRPr="00B60D70" w:rsidRDefault="00B91175" w:rsidP="00286CC5">
            <w:pPr>
              <w:ind w:left="-24" w:right="-32"/>
              <w:jc w:val="left"/>
              <w:rPr>
                <w:sz w:val="28"/>
                <w:szCs w:val="28"/>
              </w:rPr>
            </w:pPr>
            <w:r w:rsidRPr="00B60D70">
              <w:rPr>
                <w:sz w:val="28"/>
                <w:szCs w:val="28"/>
              </w:rPr>
              <w:t xml:space="preserve">CTE </w:t>
            </w:r>
            <w:r w:rsidR="00286CC5" w:rsidRPr="00B60D70">
              <w:rPr>
                <w:sz w:val="28"/>
                <w:szCs w:val="28"/>
              </w:rPr>
              <w:t>499</w:t>
            </w:r>
          </w:p>
        </w:tc>
        <w:tc>
          <w:tcPr>
            <w:tcW w:w="3648" w:type="dxa"/>
            <w:gridSpan w:val="2"/>
            <w:tcBorders>
              <w:top w:val="single" w:sz="2" w:space="0" w:color="auto"/>
              <w:left w:val="single" w:sz="2" w:space="0" w:color="auto"/>
              <w:bottom w:val="single" w:sz="2" w:space="0" w:color="auto"/>
              <w:right w:val="single" w:sz="2" w:space="0" w:color="auto"/>
            </w:tcBorders>
          </w:tcPr>
          <w:p w14:paraId="4BE172AC" w14:textId="77777777" w:rsidR="00921E84" w:rsidRPr="00B60D70" w:rsidRDefault="00B26C33" w:rsidP="00286CC5">
            <w:pPr>
              <w:ind w:right="26"/>
              <w:jc w:val="left"/>
              <w:rPr>
                <w:sz w:val="28"/>
                <w:szCs w:val="28"/>
              </w:rPr>
            </w:pPr>
            <w:r w:rsidRPr="00B60D70">
              <w:rPr>
                <w:sz w:val="28"/>
                <w:szCs w:val="28"/>
                <w:cs/>
              </w:rPr>
              <w:t xml:space="preserve">การฝึกประสบการณ์วิชาชีพช่างโยธา 5 </w:t>
            </w:r>
            <w:r w:rsidRPr="00B60D70">
              <w:rPr>
                <w:sz w:val="28"/>
                <w:szCs w:val="28"/>
              </w:rPr>
              <w:t xml:space="preserve"> (Experience Learning for Civil Engineer Teacher 5) </w:t>
            </w:r>
          </w:p>
          <w:p w14:paraId="0844E11E" w14:textId="7A192478" w:rsidR="00286CC5" w:rsidRPr="00B60D70" w:rsidRDefault="00286CC5" w:rsidP="00286CC5">
            <w:pPr>
              <w:ind w:right="26"/>
              <w:jc w:val="left"/>
              <w:rPr>
                <w:sz w:val="28"/>
                <w:szCs w:val="28"/>
                <w:cs/>
                <w:lang w:val="th-TH"/>
              </w:rPr>
            </w:pPr>
            <w:r w:rsidRPr="00B60D70">
              <w:rPr>
                <w:rFonts w:ascii="TH SarabunPSK" w:hAnsi="TH SarabunPSK" w:cs="TH SarabunPSK"/>
                <w:sz w:val="28"/>
                <w:szCs w:val="28"/>
              </w:rPr>
              <w:t>3 (0-</w:t>
            </w:r>
            <w:r w:rsidR="00934474" w:rsidRPr="00B60D70">
              <w:rPr>
                <w:rFonts w:ascii="TH SarabunPSK" w:hAnsi="TH SarabunPSK" w:cs="TH SarabunPSK" w:hint="cs"/>
                <w:sz w:val="28"/>
                <w:szCs w:val="28"/>
              </w:rPr>
              <w:t>9</w:t>
            </w:r>
            <w:r w:rsidRPr="00B60D70">
              <w:rPr>
                <w:rFonts w:ascii="TH SarabunPSK" w:hAnsi="TH SarabunPSK" w:cs="TH SarabunPSK"/>
                <w:sz w:val="28"/>
                <w:szCs w:val="28"/>
              </w:rPr>
              <w:t>-9)</w:t>
            </w:r>
          </w:p>
        </w:tc>
        <w:tc>
          <w:tcPr>
            <w:tcW w:w="992" w:type="dxa"/>
            <w:tcBorders>
              <w:top w:val="single" w:sz="2" w:space="0" w:color="auto"/>
              <w:left w:val="single" w:sz="2" w:space="0" w:color="auto"/>
              <w:bottom w:val="single" w:sz="2" w:space="0" w:color="auto"/>
              <w:right w:val="single" w:sz="2" w:space="0" w:color="auto"/>
            </w:tcBorders>
          </w:tcPr>
          <w:p w14:paraId="557CF6F1" w14:textId="2D02F954" w:rsidR="00286CC5" w:rsidRPr="00B60D70" w:rsidRDefault="00286CC5" w:rsidP="008D0407">
            <w:pPr>
              <w:ind w:right="26"/>
              <w:jc w:val="left"/>
              <w:rPr>
                <w:sz w:val="28"/>
                <w:szCs w:val="28"/>
              </w:rPr>
            </w:pPr>
            <w:r w:rsidRPr="00B60D70">
              <w:rPr>
                <w:sz w:val="28"/>
                <w:szCs w:val="28"/>
                <w:u w:val="single"/>
              </w:rPr>
              <w:t>CLO1*</w:t>
            </w:r>
          </w:p>
        </w:tc>
        <w:tc>
          <w:tcPr>
            <w:tcW w:w="3970" w:type="dxa"/>
            <w:tcBorders>
              <w:top w:val="single" w:sz="2" w:space="0" w:color="auto"/>
              <w:left w:val="single" w:sz="2" w:space="0" w:color="auto"/>
              <w:bottom w:val="single" w:sz="2" w:space="0" w:color="auto"/>
              <w:right w:val="single" w:sz="2" w:space="0" w:color="auto"/>
            </w:tcBorders>
          </w:tcPr>
          <w:p w14:paraId="361A5A7C" w14:textId="07DDFFDC" w:rsidR="00286CC5" w:rsidRPr="00B60D70" w:rsidRDefault="00286CC5" w:rsidP="00286CC5">
            <w:pPr>
              <w:ind w:right="26"/>
              <w:jc w:val="left"/>
              <w:rPr>
                <w:sz w:val="28"/>
                <w:szCs w:val="28"/>
              </w:rPr>
            </w:pPr>
            <w:r w:rsidRPr="00B60D70">
              <w:rPr>
                <w:sz w:val="28"/>
                <w:szCs w:val="28"/>
                <w:u w:val="single"/>
                <w:cs/>
              </w:rPr>
              <w:t>วางแผนการจัดการเรียนรู้ จัดทำสื่อการเรียนรู้ แสดงการสอน การวัดและประเมินผลในรายวิชาช่างโยธาได้อย่างเหมาะสม</w:t>
            </w:r>
          </w:p>
        </w:tc>
        <w:tc>
          <w:tcPr>
            <w:tcW w:w="852" w:type="dxa"/>
            <w:tcBorders>
              <w:left w:val="single" w:sz="2" w:space="0" w:color="auto"/>
            </w:tcBorders>
            <w:vAlign w:val="center"/>
          </w:tcPr>
          <w:p w14:paraId="2C0E2635" w14:textId="5CA8103D" w:rsidR="00286CC5" w:rsidRPr="00B60D70" w:rsidRDefault="00286CC5" w:rsidP="00286CC5">
            <w:pPr>
              <w:ind w:right="26"/>
              <w:jc w:val="center"/>
              <w:rPr>
                <w:sz w:val="28"/>
                <w:szCs w:val="28"/>
              </w:rPr>
            </w:pPr>
          </w:p>
        </w:tc>
        <w:tc>
          <w:tcPr>
            <w:tcW w:w="851" w:type="dxa"/>
            <w:vAlign w:val="center"/>
          </w:tcPr>
          <w:p w14:paraId="35DC8CF5" w14:textId="59F665B1" w:rsidR="00286CC5" w:rsidRPr="00B60D70" w:rsidRDefault="00286CC5" w:rsidP="00286CC5">
            <w:pPr>
              <w:ind w:right="26"/>
              <w:jc w:val="center"/>
              <w:rPr>
                <w:sz w:val="28"/>
                <w:szCs w:val="28"/>
              </w:rPr>
            </w:pPr>
          </w:p>
        </w:tc>
        <w:tc>
          <w:tcPr>
            <w:tcW w:w="851" w:type="dxa"/>
            <w:vAlign w:val="center"/>
          </w:tcPr>
          <w:p w14:paraId="69185457" w14:textId="3EBC542F" w:rsidR="00286CC5" w:rsidRPr="00B60D70" w:rsidRDefault="00286CC5" w:rsidP="00286CC5">
            <w:pPr>
              <w:ind w:right="26"/>
              <w:jc w:val="center"/>
              <w:rPr>
                <w:sz w:val="28"/>
                <w:szCs w:val="28"/>
              </w:rPr>
            </w:pPr>
          </w:p>
        </w:tc>
        <w:tc>
          <w:tcPr>
            <w:tcW w:w="851" w:type="dxa"/>
            <w:vAlign w:val="center"/>
          </w:tcPr>
          <w:p w14:paraId="6568766E" w14:textId="5D95BEEE" w:rsidR="00286CC5" w:rsidRPr="00B60D70" w:rsidRDefault="00286CC5" w:rsidP="00286CC5">
            <w:pPr>
              <w:ind w:right="26"/>
              <w:jc w:val="center"/>
              <w:rPr>
                <w:sz w:val="28"/>
                <w:szCs w:val="28"/>
              </w:rPr>
            </w:pPr>
            <w:r w:rsidRPr="00B60D70">
              <w:rPr>
                <w:sz w:val="28"/>
                <w:szCs w:val="28"/>
                <w:u w:val="single"/>
              </w:rPr>
              <w:t>P-M3</w:t>
            </w:r>
          </w:p>
        </w:tc>
        <w:tc>
          <w:tcPr>
            <w:tcW w:w="854" w:type="dxa"/>
            <w:gridSpan w:val="2"/>
            <w:vAlign w:val="center"/>
          </w:tcPr>
          <w:p w14:paraId="73943838" w14:textId="3683E54E" w:rsidR="00286CC5" w:rsidRPr="00B60D70" w:rsidRDefault="00286CC5" w:rsidP="00286CC5">
            <w:pPr>
              <w:ind w:right="26"/>
              <w:jc w:val="center"/>
              <w:rPr>
                <w:sz w:val="28"/>
                <w:szCs w:val="28"/>
              </w:rPr>
            </w:pPr>
          </w:p>
        </w:tc>
      </w:tr>
      <w:tr w:rsidR="00B60D70" w:rsidRPr="00B60D70" w14:paraId="2CEB4C69" w14:textId="77777777" w:rsidTr="00932286">
        <w:tc>
          <w:tcPr>
            <w:tcW w:w="1027" w:type="dxa"/>
            <w:tcBorders>
              <w:top w:val="single" w:sz="2" w:space="0" w:color="auto"/>
              <w:bottom w:val="single" w:sz="2" w:space="0" w:color="auto"/>
              <w:right w:val="single" w:sz="2" w:space="0" w:color="auto"/>
            </w:tcBorders>
          </w:tcPr>
          <w:p w14:paraId="290CC154" w14:textId="216835A0" w:rsidR="00286CC5" w:rsidRPr="00B60D70" w:rsidRDefault="00286CC5" w:rsidP="00286CC5">
            <w:pPr>
              <w:ind w:left="-24" w:right="-32"/>
              <w:jc w:val="left"/>
              <w:rPr>
                <w:sz w:val="28"/>
                <w:szCs w:val="28"/>
              </w:rPr>
            </w:pPr>
          </w:p>
        </w:tc>
        <w:tc>
          <w:tcPr>
            <w:tcW w:w="3648" w:type="dxa"/>
            <w:gridSpan w:val="2"/>
            <w:tcBorders>
              <w:top w:val="single" w:sz="2" w:space="0" w:color="auto"/>
              <w:left w:val="single" w:sz="2" w:space="0" w:color="auto"/>
              <w:bottom w:val="single" w:sz="2" w:space="0" w:color="auto"/>
              <w:right w:val="single" w:sz="2" w:space="0" w:color="auto"/>
            </w:tcBorders>
          </w:tcPr>
          <w:p w14:paraId="69618EED" w14:textId="15455F5D" w:rsidR="00286CC5" w:rsidRPr="00B60D70" w:rsidRDefault="00286CC5" w:rsidP="00286CC5">
            <w:pPr>
              <w:ind w:right="26"/>
              <w:jc w:val="left"/>
              <w:rPr>
                <w:sz w:val="28"/>
                <w:szCs w:val="28"/>
                <w:cs/>
                <w:lang w:val="th-TH"/>
              </w:rPr>
            </w:pPr>
          </w:p>
        </w:tc>
        <w:tc>
          <w:tcPr>
            <w:tcW w:w="992" w:type="dxa"/>
            <w:tcBorders>
              <w:top w:val="single" w:sz="2" w:space="0" w:color="auto"/>
              <w:left w:val="single" w:sz="2" w:space="0" w:color="auto"/>
              <w:bottom w:val="single" w:sz="2" w:space="0" w:color="auto"/>
              <w:right w:val="single" w:sz="2" w:space="0" w:color="auto"/>
            </w:tcBorders>
          </w:tcPr>
          <w:p w14:paraId="5EB50B03" w14:textId="348D0214" w:rsidR="00286CC5" w:rsidRPr="00B60D70" w:rsidRDefault="00286CC5" w:rsidP="008D0407">
            <w:pPr>
              <w:ind w:right="26"/>
              <w:jc w:val="left"/>
              <w:rPr>
                <w:sz w:val="28"/>
                <w:szCs w:val="28"/>
              </w:rPr>
            </w:pPr>
            <w:r w:rsidRPr="00B60D70">
              <w:rPr>
                <w:sz w:val="28"/>
                <w:szCs w:val="28"/>
                <w:u w:val="single"/>
              </w:rPr>
              <w:t>CLO2*</w:t>
            </w:r>
          </w:p>
        </w:tc>
        <w:tc>
          <w:tcPr>
            <w:tcW w:w="3970" w:type="dxa"/>
            <w:tcBorders>
              <w:top w:val="single" w:sz="2" w:space="0" w:color="auto"/>
              <w:left w:val="single" w:sz="2" w:space="0" w:color="auto"/>
              <w:bottom w:val="single" w:sz="2" w:space="0" w:color="auto"/>
              <w:right w:val="single" w:sz="2" w:space="0" w:color="auto"/>
            </w:tcBorders>
          </w:tcPr>
          <w:p w14:paraId="62746806" w14:textId="22CC606B" w:rsidR="00286CC5" w:rsidRPr="00B60D70" w:rsidRDefault="00286CC5" w:rsidP="00286CC5">
            <w:pPr>
              <w:ind w:right="26"/>
              <w:jc w:val="left"/>
              <w:rPr>
                <w:sz w:val="28"/>
                <w:szCs w:val="28"/>
              </w:rPr>
            </w:pPr>
            <w:r w:rsidRPr="00B60D70">
              <w:rPr>
                <w:sz w:val="28"/>
                <w:szCs w:val="28"/>
                <w:u w:val="single"/>
                <w:cs/>
              </w:rPr>
              <w:t>ปฏิบัติการสอน การวัดและประเมินผลในรายวิชาช่างโยธาได้อย่างสอดคล้องกับเป้าหมายของรายวิชาและพื้นฐานของผู้เรียน</w:t>
            </w:r>
          </w:p>
        </w:tc>
        <w:tc>
          <w:tcPr>
            <w:tcW w:w="852" w:type="dxa"/>
            <w:tcBorders>
              <w:left w:val="single" w:sz="2" w:space="0" w:color="auto"/>
            </w:tcBorders>
            <w:vAlign w:val="center"/>
          </w:tcPr>
          <w:p w14:paraId="26C7AAA3" w14:textId="2B65B0A9" w:rsidR="00286CC5" w:rsidRPr="00B60D70" w:rsidRDefault="00286CC5" w:rsidP="00286CC5">
            <w:pPr>
              <w:ind w:right="26"/>
              <w:jc w:val="center"/>
              <w:rPr>
                <w:sz w:val="28"/>
                <w:szCs w:val="28"/>
              </w:rPr>
            </w:pPr>
          </w:p>
        </w:tc>
        <w:tc>
          <w:tcPr>
            <w:tcW w:w="851" w:type="dxa"/>
            <w:vAlign w:val="center"/>
          </w:tcPr>
          <w:p w14:paraId="54E9FDBD" w14:textId="1BF1EEDF" w:rsidR="00286CC5" w:rsidRPr="00B60D70" w:rsidRDefault="00286CC5" w:rsidP="00286CC5">
            <w:pPr>
              <w:ind w:right="26"/>
              <w:jc w:val="center"/>
              <w:rPr>
                <w:sz w:val="28"/>
                <w:szCs w:val="28"/>
              </w:rPr>
            </w:pPr>
          </w:p>
        </w:tc>
        <w:tc>
          <w:tcPr>
            <w:tcW w:w="851" w:type="dxa"/>
            <w:vAlign w:val="center"/>
          </w:tcPr>
          <w:p w14:paraId="2FB8234A" w14:textId="7D009F73" w:rsidR="00286CC5" w:rsidRPr="00B60D70" w:rsidRDefault="00286CC5" w:rsidP="00286CC5">
            <w:pPr>
              <w:ind w:right="26"/>
              <w:jc w:val="center"/>
              <w:rPr>
                <w:sz w:val="28"/>
                <w:szCs w:val="28"/>
              </w:rPr>
            </w:pPr>
          </w:p>
        </w:tc>
        <w:tc>
          <w:tcPr>
            <w:tcW w:w="851" w:type="dxa"/>
            <w:vAlign w:val="center"/>
          </w:tcPr>
          <w:p w14:paraId="462E8960" w14:textId="79793484" w:rsidR="00286CC5" w:rsidRPr="00B60D70" w:rsidRDefault="00286CC5" w:rsidP="00286CC5">
            <w:pPr>
              <w:ind w:right="26"/>
              <w:jc w:val="center"/>
              <w:rPr>
                <w:sz w:val="28"/>
                <w:szCs w:val="28"/>
              </w:rPr>
            </w:pPr>
            <w:r w:rsidRPr="00B60D70">
              <w:rPr>
                <w:sz w:val="28"/>
                <w:szCs w:val="28"/>
                <w:u w:val="single"/>
              </w:rPr>
              <w:t>P-M3</w:t>
            </w:r>
          </w:p>
        </w:tc>
        <w:tc>
          <w:tcPr>
            <w:tcW w:w="854" w:type="dxa"/>
            <w:gridSpan w:val="2"/>
            <w:vAlign w:val="center"/>
          </w:tcPr>
          <w:p w14:paraId="02590A43" w14:textId="11E0E771" w:rsidR="00286CC5" w:rsidRPr="00B60D70" w:rsidRDefault="00286CC5" w:rsidP="00286CC5">
            <w:pPr>
              <w:ind w:right="26"/>
              <w:jc w:val="center"/>
              <w:rPr>
                <w:sz w:val="28"/>
                <w:szCs w:val="28"/>
              </w:rPr>
            </w:pPr>
          </w:p>
        </w:tc>
      </w:tr>
      <w:tr w:rsidR="00B60D70" w:rsidRPr="00B60D70" w14:paraId="6382F1E9" w14:textId="77777777" w:rsidTr="00932286">
        <w:tc>
          <w:tcPr>
            <w:tcW w:w="1027" w:type="dxa"/>
            <w:tcBorders>
              <w:top w:val="single" w:sz="2" w:space="0" w:color="auto"/>
              <w:bottom w:val="single" w:sz="2" w:space="0" w:color="auto"/>
              <w:right w:val="single" w:sz="2" w:space="0" w:color="auto"/>
            </w:tcBorders>
          </w:tcPr>
          <w:p w14:paraId="3B24757E" w14:textId="1E39DA11" w:rsidR="00286CC5" w:rsidRPr="00B60D70" w:rsidRDefault="00286CC5" w:rsidP="00286CC5">
            <w:pPr>
              <w:ind w:left="-24" w:right="-32"/>
              <w:jc w:val="left"/>
              <w:rPr>
                <w:sz w:val="28"/>
                <w:szCs w:val="28"/>
              </w:rPr>
            </w:pPr>
          </w:p>
        </w:tc>
        <w:tc>
          <w:tcPr>
            <w:tcW w:w="3648" w:type="dxa"/>
            <w:gridSpan w:val="2"/>
            <w:tcBorders>
              <w:top w:val="single" w:sz="2" w:space="0" w:color="auto"/>
              <w:left w:val="single" w:sz="2" w:space="0" w:color="auto"/>
              <w:bottom w:val="single" w:sz="2" w:space="0" w:color="auto"/>
              <w:right w:val="single" w:sz="2" w:space="0" w:color="auto"/>
            </w:tcBorders>
          </w:tcPr>
          <w:p w14:paraId="00BC369F" w14:textId="35DDEF80" w:rsidR="00286CC5" w:rsidRPr="00B60D70" w:rsidRDefault="00286CC5" w:rsidP="00286CC5">
            <w:pPr>
              <w:ind w:right="26"/>
              <w:jc w:val="left"/>
              <w:rPr>
                <w:sz w:val="28"/>
                <w:szCs w:val="28"/>
                <w:cs/>
              </w:rPr>
            </w:pPr>
          </w:p>
        </w:tc>
        <w:tc>
          <w:tcPr>
            <w:tcW w:w="992" w:type="dxa"/>
            <w:tcBorders>
              <w:top w:val="single" w:sz="2" w:space="0" w:color="auto"/>
              <w:left w:val="single" w:sz="2" w:space="0" w:color="auto"/>
              <w:bottom w:val="single" w:sz="2" w:space="0" w:color="auto"/>
              <w:right w:val="single" w:sz="2" w:space="0" w:color="auto"/>
            </w:tcBorders>
          </w:tcPr>
          <w:p w14:paraId="4F882F0D" w14:textId="4E73AA2C" w:rsidR="00286CC5" w:rsidRPr="00B60D70" w:rsidRDefault="00286CC5" w:rsidP="008D0407">
            <w:pPr>
              <w:ind w:right="26"/>
              <w:jc w:val="left"/>
              <w:rPr>
                <w:sz w:val="28"/>
                <w:szCs w:val="28"/>
              </w:rPr>
            </w:pPr>
            <w:r w:rsidRPr="00B60D70">
              <w:rPr>
                <w:sz w:val="28"/>
                <w:szCs w:val="28"/>
                <w:u w:val="single"/>
              </w:rPr>
              <w:t>CLO3*</w:t>
            </w:r>
          </w:p>
        </w:tc>
        <w:tc>
          <w:tcPr>
            <w:tcW w:w="3970" w:type="dxa"/>
            <w:tcBorders>
              <w:top w:val="single" w:sz="2" w:space="0" w:color="auto"/>
              <w:left w:val="single" w:sz="2" w:space="0" w:color="auto"/>
              <w:bottom w:val="single" w:sz="2" w:space="0" w:color="auto"/>
              <w:right w:val="single" w:sz="2" w:space="0" w:color="auto"/>
            </w:tcBorders>
          </w:tcPr>
          <w:p w14:paraId="3681F5E4" w14:textId="25AB8A77" w:rsidR="00286CC5" w:rsidRPr="00B60D70" w:rsidRDefault="00286CC5" w:rsidP="00286CC5">
            <w:pPr>
              <w:ind w:right="26"/>
              <w:jc w:val="left"/>
              <w:rPr>
                <w:sz w:val="28"/>
                <w:szCs w:val="28"/>
              </w:rPr>
            </w:pPr>
            <w:r w:rsidRPr="00B60D70">
              <w:rPr>
                <w:sz w:val="28"/>
                <w:szCs w:val="28"/>
                <w:u w:val="single"/>
                <w:cs/>
              </w:rPr>
              <w:t>ปฏิบัติตนอย่างเหมาะสมตามกรอบของจรรยาบรรณของวิชาชีพครู</w:t>
            </w:r>
          </w:p>
        </w:tc>
        <w:tc>
          <w:tcPr>
            <w:tcW w:w="852" w:type="dxa"/>
            <w:tcBorders>
              <w:left w:val="single" w:sz="2" w:space="0" w:color="auto"/>
            </w:tcBorders>
            <w:vAlign w:val="center"/>
          </w:tcPr>
          <w:p w14:paraId="32C30DE9" w14:textId="2247965C" w:rsidR="00286CC5" w:rsidRPr="00B60D70" w:rsidRDefault="00286CC5" w:rsidP="00286CC5">
            <w:pPr>
              <w:ind w:right="26"/>
              <w:jc w:val="center"/>
              <w:rPr>
                <w:sz w:val="28"/>
                <w:szCs w:val="28"/>
              </w:rPr>
            </w:pPr>
          </w:p>
        </w:tc>
        <w:tc>
          <w:tcPr>
            <w:tcW w:w="851" w:type="dxa"/>
            <w:vAlign w:val="center"/>
          </w:tcPr>
          <w:p w14:paraId="7FF97490" w14:textId="18E4F2E9" w:rsidR="00286CC5" w:rsidRPr="00B60D70" w:rsidRDefault="00286CC5" w:rsidP="00286CC5">
            <w:pPr>
              <w:ind w:right="26"/>
              <w:jc w:val="center"/>
              <w:rPr>
                <w:sz w:val="28"/>
                <w:szCs w:val="28"/>
              </w:rPr>
            </w:pPr>
          </w:p>
        </w:tc>
        <w:tc>
          <w:tcPr>
            <w:tcW w:w="851" w:type="dxa"/>
            <w:vAlign w:val="center"/>
          </w:tcPr>
          <w:p w14:paraId="1FF9BF1C" w14:textId="77372074" w:rsidR="00286CC5" w:rsidRPr="00B60D70" w:rsidRDefault="00286CC5" w:rsidP="00286CC5">
            <w:pPr>
              <w:ind w:right="26"/>
              <w:jc w:val="center"/>
              <w:rPr>
                <w:sz w:val="28"/>
                <w:szCs w:val="28"/>
              </w:rPr>
            </w:pPr>
          </w:p>
        </w:tc>
        <w:tc>
          <w:tcPr>
            <w:tcW w:w="851" w:type="dxa"/>
            <w:vAlign w:val="center"/>
          </w:tcPr>
          <w:p w14:paraId="4B256652" w14:textId="2F60065D" w:rsidR="00286CC5" w:rsidRPr="00B60D70" w:rsidRDefault="00286CC5" w:rsidP="00286CC5">
            <w:pPr>
              <w:ind w:right="26"/>
              <w:jc w:val="center"/>
              <w:rPr>
                <w:sz w:val="28"/>
                <w:szCs w:val="28"/>
              </w:rPr>
            </w:pPr>
          </w:p>
        </w:tc>
        <w:tc>
          <w:tcPr>
            <w:tcW w:w="854" w:type="dxa"/>
            <w:gridSpan w:val="2"/>
            <w:vAlign w:val="center"/>
          </w:tcPr>
          <w:p w14:paraId="74D326C3" w14:textId="6A469218" w:rsidR="00286CC5" w:rsidRPr="00B60D70" w:rsidRDefault="00286CC5" w:rsidP="00286CC5">
            <w:pPr>
              <w:ind w:right="26"/>
              <w:jc w:val="center"/>
              <w:rPr>
                <w:sz w:val="28"/>
                <w:szCs w:val="28"/>
              </w:rPr>
            </w:pPr>
            <w:r w:rsidRPr="00B60D70">
              <w:rPr>
                <w:sz w:val="28"/>
                <w:szCs w:val="28"/>
                <w:u w:val="single"/>
              </w:rPr>
              <w:t>P-</w:t>
            </w:r>
            <w:r w:rsidR="000064EC" w:rsidRPr="00B60D70">
              <w:rPr>
                <w:sz w:val="28"/>
                <w:szCs w:val="28"/>
                <w:u w:val="single"/>
              </w:rPr>
              <w:t>M4</w:t>
            </w:r>
          </w:p>
        </w:tc>
      </w:tr>
      <w:tr w:rsidR="00B60D70" w:rsidRPr="00B60D70" w14:paraId="397E83DA" w14:textId="77777777" w:rsidTr="00932286">
        <w:tc>
          <w:tcPr>
            <w:tcW w:w="1027" w:type="dxa"/>
            <w:tcBorders>
              <w:top w:val="single" w:sz="2" w:space="0" w:color="auto"/>
              <w:bottom w:val="single" w:sz="2" w:space="0" w:color="auto"/>
              <w:right w:val="single" w:sz="2" w:space="0" w:color="auto"/>
            </w:tcBorders>
          </w:tcPr>
          <w:p w14:paraId="58F0DD9B" w14:textId="07DB4547" w:rsidR="00286CC5" w:rsidRPr="00B60D70" w:rsidRDefault="00B91175" w:rsidP="00286CC5">
            <w:pPr>
              <w:ind w:left="-24" w:right="-32"/>
              <w:jc w:val="left"/>
              <w:rPr>
                <w:sz w:val="28"/>
                <w:szCs w:val="28"/>
                <w:lang w:val="th-TH"/>
              </w:rPr>
            </w:pPr>
            <w:r w:rsidRPr="00B60D70">
              <w:rPr>
                <w:sz w:val="28"/>
                <w:szCs w:val="28"/>
              </w:rPr>
              <w:t xml:space="preserve">CTE </w:t>
            </w:r>
            <w:r w:rsidR="00286CC5" w:rsidRPr="00B60D70">
              <w:rPr>
                <w:sz w:val="28"/>
                <w:szCs w:val="28"/>
              </w:rPr>
              <w:t>493</w:t>
            </w:r>
          </w:p>
        </w:tc>
        <w:tc>
          <w:tcPr>
            <w:tcW w:w="3648" w:type="dxa"/>
            <w:gridSpan w:val="2"/>
            <w:tcBorders>
              <w:top w:val="single" w:sz="2" w:space="0" w:color="auto"/>
              <w:left w:val="single" w:sz="2" w:space="0" w:color="auto"/>
              <w:bottom w:val="single" w:sz="2" w:space="0" w:color="auto"/>
              <w:right w:val="single" w:sz="2" w:space="0" w:color="auto"/>
            </w:tcBorders>
          </w:tcPr>
          <w:p w14:paraId="47054436" w14:textId="77777777" w:rsidR="00921E84" w:rsidRPr="00B60D70" w:rsidRDefault="00286CC5" w:rsidP="00286CC5">
            <w:pPr>
              <w:ind w:right="26"/>
              <w:jc w:val="left"/>
              <w:rPr>
                <w:sz w:val="28"/>
                <w:szCs w:val="28"/>
              </w:rPr>
            </w:pPr>
            <w:r w:rsidRPr="00B60D70">
              <w:rPr>
                <w:sz w:val="28"/>
                <w:szCs w:val="28"/>
                <w:cs/>
              </w:rPr>
              <w:t xml:space="preserve">โครงงานทางครุศาสตร์โยธา </w:t>
            </w:r>
            <w:r w:rsidRPr="00B60D70">
              <w:rPr>
                <w:sz w:val="28"/>
                <w:szCs w:val="28"/>
              </w:rPr>
              <w:t xml:space="preserve">3 </w:t>
            </w:r>
          </w:p>
          <w:p w14:paraId="2B726697" w14:textId="0AB6AE16" w:rsidR="00286CC5" w:rsidRPr="00B60D70" w:rsidRDefault="00286CC5" w:rsidP="00286CC5">
            <w:pPr>
              <w:ind w:right="26"/>
              <w:jc w:val="left"/>
              <w:rPr>
                <w:sz w:val="28"/>
                <w:szCs w:val="28"/>
                <w:cs/>
                <w:lang w:val="th-TH"/>
              </w:rPr>
            </w:pPr>
            <w:r w:rsidRPr="00B60D70">
              <w:rPr>
                <w:rFonts w:ascii="TH SarabunPSK" w:hAnsi="TH SarabunPSK" w:cs="TH SarabunPSK"/>
                <w:sz w:val="28"/>
                <w:szCs w:val="28"/>
              </w:rPr>
              <w:t>1</w:t>
            </w:r>
            <w:r w:rsidR="00921E84" w:rsidRPr="00B60D70">
              <w:rPr>
                <w:rFonts w:ascii="TH SarabunPSK" w:hAnsi="TH SarabunPSK" w:cs="TH SarabunPSK"/>
                <w:sz w:val="28"/>
                <w:szCs w:val="28"/>
              </w:rPr>
              <w:t xml:space="preserve"> </w:t>
            </w:r>
            <w:r w:rsidRPr="00B60D70">
              <w:rPr>
                <w:rFonts w:ascii="TH SarabunPSK" w:hAnsi="TH SarabunPSK" w:cs="TH SarabunPSK"/>
                <w:sz w:val="28"/>
                <w:szCs w:val="28"/>
              </w:rPr>
              <w:t>(0-</w:t>
            </w:r>
            <w:r w:rsidR="00934474" w:rsidRPr="00B60D70">
              <w:rPr>
                <w:rFonts w:ascii="TH SarabunPSK" w:hAnsi="TH SarabunPSK" w:cs="TH SarabunPSK"/>
                <w:sz w:val="28"/>
                <w:szCs w:val="28"/>
              </w:rPr>
              <w:t>3</w:t>
            </w:r>
            <w:r w:rsidR="00934474" w:rsidRPr="00B60D70">
              <w:rPr>
                <w:rFonts w:ascii="TH SarabunPSK" w:hAnsi="TH SarabunPSK" w:cs="TH SarabunPSK" w:hint="cs"/>
                <w:sz w:val="28"/>
                <w:szCs w:val="28"/>
              </w:rPr>
              <w:t>-</w:t>
            </w:r>
            <w:r w:rsidR="00934474" w:rsidRPr="00B60D70">
              <w:rPr>
                <w:rFonts w:ascii="TH SarabunPSK" w:hAnsi="TH SarabunPSK" w:cs="TH SarabunPSK"/>
                <w:sz w:val="28"/>
                <w:szCs w:val="28"/>
              </w:rPr>
              <w:t>3</w:t>
            </w:r>
            <w:r w:rsidR="00934474" w:rsidRPr="00B60D70">
              <w:rPr>
                <w:rFonts w:ascii="TH SarabunPSK" w:hAnsi="TH SarabunPSK" w:cs="TH SarabunPSK" w:hint="cs"/>
                <w:sz w:val="28"/>
                <w:szCs w:val="28"/>
              </w:rPr>
              <w:t>)</w:t>
            </w:r>
          </w:p>
        </w:tc>
        <w:tc>
          <w:tcPr>
            <w:tcW w:w="992" w:type="dxa"/>
            <w:tcBorders>
              <w:top w:val="single" w:sz="2" w:space="0" w:color="auto"/>
              <w:left w:val="single" w:sz="2" w:space="0" w:color="auto"/>
              <w:bottom w:val="single" w:sz="2" w:space="0" w:color="auto"/>
              <w:right w:val="single" w:sz="2" w:space="0" w:color="auto"/>
            </w:tcBorders>
          </w:tcPr>
          <w:p w14:paraId="5ED67C2E" w14:textId="251E53D3" w:rsidR="00286CC5" w:rsidRPr="00B60D70" w:rsidRDefault="00286CC5" w:rsidP="00286CC5">
            <w:pPr>
              <w:ind w:right="26"/>
              <w:jc w:val="left"/>
              <w:rPr>
                <w:sz w:val="28"/>
                <w:szCs w:val="28"/>
              </w:rPr>
            </w:pPr>
            <w:r w:rsidRPr="00B60D70">
              <w:rPr>
                <w:sz w:val="28"/>
                <w:szCs w:val="28"/>
              </w:rPr>
              <w:t>CLO1</w:t>
            </w:r>
          </w:p>
        </w:tc>
        <w:tc>
          <w:tcPr>
            <w:tcW w:w="3970" w:type="dxa"/>
            <w:tcBorders>
              <w:top w:val="single" w:sz="2" w:space="0" w:color="auto"/>
              <w:left w:val="single" w:sz="2" w:space="0" w:color="auto"/>
              <w:bottom w:val="single" w:sz="2" w:space="0" w:color="auto"/>
              <w:right w:val="single" w:sz="2" w:space="0" w:color="auto"/>
            </w:tcBorders>
          </w:tcPr>
          <w:p w14:paraId="6566DBEE" w14:textId="0656372B" w:rsidR="00286CC5" w:rsidRPr="00B60D70" w:rsidRDefault="00286CC5" w:rsidP="00286CC5">
            <w:pPr>
              <w:ind w:right="26"/>
              <w:jc w:val="left"/>
              <w:rPr>
                <w:sz w:val="28"/>
                <w:szCs w:val="28"/>
              </w:rPr>
            </w:pPr>
            <w:r w:rsidRPr="00B60D70">
              <w:rPr>
                <w:sz w:val="28"/>
                <w:szCs w:val="28"/>
                <w:cs/>
              </w:rPr>
              <w:t>วิเคราะห์และสรุปผลการวิจัยทางครุศาสตร์โยธาโดยแสดงผลในรูปแบบของรายงานการวิจัย</w:t>
            </w:r>
          </w:p>
        </w:tc>
        <w:tc>
          <w:tcPr>
            <w:tcW w:w="852" w:type="dxa"/>
            <w:tcBorders>
              <w:left w:val="single" w:sz="2" w:space="0" w:color="auto"/>
            </w:tcBorders>
            <w:vAlign w:val="center"/>
          </w:tcPr>
          <w:p w14:paraId="361036E4" w14:textId="348F2677" w:rsidR="00286CC5" w:rsidRPr="00B60D70" w:rsidRDefault="00ED1FD8" w:rsidP="00286CC5">
            <w:pPr>
              <w:ind w:right="26"/>
              <w:jc w:val="center"/>
              <w:rPr>
                <w:sz w:val="28"/>
                <w:szCs w:val="28"/>
              </w:rPr>
            </w:pPr>
            <w:r w:rsidRPr="00B60D70">
              <w:rPr>
                <w:b/>
                <w:bCs/>
                <w:sz w:val="28"/>
                <w:szCs w:val="28"/>
              </w:rPr>
              <w:t> </w:t>
            </w:r>
          </w:p>
        </w:tc>
        <w:tc>
          <w:tcPr>
            <w:tcW w:w="851" w:type="dxa"/>
            <w:vAlign w:val="center"/>
          </w:tcPr>
          <w:p w14:paraId="2716A537" w14:textId="72C385C2" w:rsidR="00286CC5" w:rsidRPr="00B60D70" w:rsidRDefault="00ED1FD8" w:rsidP="00286CC5">
            <w:pPr>
              <w:ind w:right="26"/>
              <w:jc w:val="center"/>
              <w:rPr>
                <w:sz w:val="28"/>
                <w:szCs w:val="28"/>
              </w:rPr>
            </w:pPr>
            <w:r w:rsidRPr="00B60D70">
              <w:rPr>
                <w:b/>
                <w:bCs/>
                <w:sz w:val="28"/>
                <w:szCs w:val="28"/>
              </w:rPr>
              <w:t> </w:t>
            </w:r>
          </w:p>
        </w:tc>
        <w:tc>
          <w:tcPr>
            <w:tcW w:w="851" w:type="dxa"/>
            <w:vAlign w:val="center"/>
          </w:tcPr>
          <w:p w14:paraId="2ACD0766" w14:textId="51EF5E35" w:rsidR="00286CC5" w:rsidRPr="00B60D70" w:rsidRDefault="00ED1FD8" w:rsidP="00286CC5">
            <w:pPr>
              <w:ind w:right="26"/>
              <w:jc w:val="center"/>
              <w:rPr>
                <w:sz w:val="28"/>
                <w:szCs w:val="28"/>
              </w:rPr>
            </w:pPr>
            <w:r w:rsidRPr="00B60D70">
              <w:rPr>
                <w:b/>
                <w:bCs/>
                <w:sz w:val="28"/>
                <w:szCs w:val="28"/>
              </w:rPr>
              <w:t> </w:t>
            </w:r>
          </w:p>
        </w:tc>
        <w:tc>
          <w:tcPr>
            <w:tcW w:w="851" w:type="dxa"/>
            <w:vAlign w:val="center"/>
          </w:tcPr>
          <w:p w14:paraId="16A1946C" w14:textId="66FE0579" w:rsidR="00286CC5" w:rsidRPr="00B60D70" w:rsidRDefault="00ED1FD8" w:rsidP="00286CC5">
            <w:pPr>
              <w:ind w:right="26"/>
              <w:jc w:val="center"/>
              <w:rPr>
                <w:sz w:val="28"/>
                <w:szCs w:val="28"/>
              </w:rPr>
            </w:pPr>
            <w:r w:rsidRPr="00B60D70">
              <w:rPr>
                <w:b/>
                <w:bCs/>
                <w:sz w:val="28"/>
                <w:szCs w:val="28"/>
              </w:rPr>
              <w:t> </w:t>
            </w:r>
          </w:p>
        </w:tc>
        <w:tc>
          <w:tcPr>
            <w:tcW w:w="854" w:type="dxa"/>
            <w:gridSpan w:val="2"/>
            <w:vAlign w:val="center"/>
          </w:tcPr>
          <w:p w14:paraId="4FC7A7D5" w14:textId="31EE12FB" w:rsidR="00286CC5" w:rsidRPr="00B60D70" w:rsidRDefault="00286CC5" w:rsidP="00286CC5">
            <w:pPr>
              <w:ind w:right="26"/>
              <w:jc w:val="center"/>
              <w:rPr>
                <w:sz w:val="28"/>
                <w:szCs w:val="28"/>
              </w:rPr>
            </w:pPr>
            <w:r w:rsidRPr="00B60D70">
              <w:rPr>
                <w:b/>
                <w:bCs/>
                <w:sz w:val="28"/>
                <w:szCs w:val="28"/>
              </w:rPr>
              <w:t>P-M2</w:t>
            </w:r>
          </w:p>
        </w:tc>
      </w:tr>
      <w:tr w:rsidR="00B60D70" w:rsidRPr="00B60D70" w14:paraId="3C412E47" w14:textId="77777777" w:rsidTr="00932286">
        <w:tc>
          <w:tcPr>
            <w:tcW w:w="1027" w:type="dxa"/>
            <w:tcBorders>
              <w:top w:val="single" w:sz="2" w:space="0" w:color="auto"/>
              <w:bottom w:val="single" w:sz="2" w:space="0" w:color="auto"/>
              <w:right w:val="single" w:sz="2" w:space="0" w:color="auto"/>
            </w:tcBorders>
          </w:tcPr>
          <w:p w14:paraId="57B03454" w14:textId="4E6CF70A" w:rsidR="00286CC5" w:rsidRPr="00B60D70" w:rsidRDefault="00286CC5" w:rsidP="00286CC5">
            <w:pPr>
              <w:ind w:left="-24" w:right="-32"/>
              <w:jc w:val="left"/>
              <w:rPr>
                <w:sz w:val="28"/>
                <w:szCs w:val="28"/>
                <w:lang w:val="th-TH"/>
              </w:rPr>
            </w:pPr>
          </w:p>
        </w:tc>
        <w:tc>
          <w:tcPr>
            <w:tcW w:w="3648" w:type="dxa"/>
            <w:gridSpan w:val="2"/>
            <w:tcBorders>
              <w:top w:val="single" w:sz="2" w:space="0" w:color="auto"/>
              <w:left w:val="single" w:sz="2" w:space="0" w:color="auto"/>
              <w:bottom w:val="single" w:sz="2" w:space="0" w:color="auto"/>
              <w:right w:val="single" w:sz="2" w:space="0" w:color="auto"/>
            </w:tcBorders>
          </w:tcPr>
          <w:p w14:paraId="1DD468D0" w14:textId="2C6F8C7A" w:rsidR="00286CC5" w:rsidRPr="00B60D70" w:rsidRDefault="00286CC5" w:rsidP="00286CC5">
            <w:pPr>
              <w:ind w:right="26"/>
              <w:jc w:val="left"/>
              <w:rPr>
                <w:sz w:val="28"/>
                <w:szCs w:val="28"/>
                <w:cs/>
                <w:lang w:val="th-TH"/>
              </w:rPr>
            </w:pPr>
          </w:p>
        </w:tc>
        <w:tc>
          <w:tcPr>
            <w:tcW w:w="992" w:type="dxa"/>
            <w:tcBorders>
              <w:top w:val="single" w:sz="2" w:space="0" w:color="auto"/>
              <w:left w:val="single" w:sz="2" w:space="0" w:color="auto"/>
              <w:bottom w:val="single" w:sz="2" w:space="0" w:color="auto"/>
              <w:right w:val="single" w:sz="2" w:space="0" w:color="auto"/>
            </w:tcBorders>
          </w:tcPr>
          <w:p w14:paraId="78C5B56C" w14:textId="5B8B9FA8" w:rsidR="00286CC5" w:rsidRPr="00B60D70" w:rsidRDefault="00286CC5" w:rsidP="00286CC5">
            <w:pPr>
              <w:ind w:right="26"/>
              <w:jc w:val="left"/>
              <w:rPr>
                <w:sz w:val="28"/>
                <w:szCs w:val="28"/>
              </w:rPr>
            </w:pPr>
            <w:r w:rsidRPr="00B60D70">
              <w:rPr>
                <w:sz w:val="28"/>
                <w:szCs w:val="28"/>
              </w:rPr>
              <w:t>CLO2</w:t>
            </w:r>
          </w:p>
        </w:tc>
        <w:tc>
          <w:tcPr>
            <w:tcW w:w="3970" w:type="dxa"/>
            <w:tcBorders>
              <w:top w:val="single" w:sz="2" w:space="0" w:color="auto"/>
              <w:left w:val="single" w:sz="2" w:space="0" w:color="auto"/>
              <w:bottom w:val="single" w:sz="2" w:space="0" w:color="auto"/>
              <w:right w:val="single" w:sz="2" w:space="0" w:color="auto"/>
            </w:tcBorders>
          </w:tcPr>
          <w:p w14:paraId="53CDE379" w14:textId="36073D9A" w:rsidR="00286CC5" w:rsidRPr="00B60D70" w:rsidRDefault="00286CC5" w:rsidP="00286CC5">
            <w:pPr>
              <w:ind w:right="26"/>
              <w:jc w:val="left"/>
              <w:rPr>
                <w:sz w:val="28"/>
                <w:szCs w:val="28"/>
              </w:rPr>
            </w:pPr>
            <w:r w:rsidRPr="00B60D70">
              <w:rPr>
                <w:sz w:val="28"/>
                <w:szCs w:val="28"/>
                <w:cs/>
              </w:rPr>
              <w:t>เขียนรายงานวิจัยภายใต้กรอบของจรรยาบรรณการวิจัยได้อย่างเหมาะสม</w:t>
            </w:r>
          </w:p>
        </w:tc>
        <w:tc>
          <w:tcPr>
            <w:tcW w:w="852" w:type="dxa"/>
            <w:tcBorders>
              <w:left w:val="single" w:sz="2" w:space="0" w:color="auto"/>
            </w:tcBorders>
            <w:vAlign w:val="center"/>
          </w:tcPr>
          <w:p w14:paraId="1C9C80E3" w14:textId="4ED31775" w:rsidR="00286CC5" w:rsidRPr="00B60D70" w:rsidRDefault="00ED1FD8" w:rsidP="00286CC5">
            <w:pPr>
              <w:ind w:right="26"/>
              <w:jc w:val="center"/>
              <w:rPr>
                <w:sz w:val="28"/>
                <w:szCs w:val="28"/>
              </w:rPr>
            </w:pPr>
            <w:r w:rsidRPr="00B60D70">
              <w:rPr>
                <w:b/>
                <w:bCs/>
                <w:sz w:val="28"/>
                <w:szCs w:val="28"/>
              </w:rPr>
              <w:t> </w:t>
            </w:r>
          </w:p>
        </w:tc>
        <w:tc>
          <w:tcPr>
            <w:tcW w:w="851" w:type="dxa"/>
            <w:vAlign w:val="center"/>
          </w:tcPr>
          <w:p w14:paraId="3B093578" w14:textId="1337CD88" w:rsidR="00286CC5" w:rsidRPr="00B60D70" w:rsidRDefault="00ED1FD8" w:rsidP="00286CC5">
            <w:pPr>
              <w:ind w:right="26"/>
              <w:jc w:val="center"/>
              <w:rPr>
                <w:sz w:val="28"/>
                <w:szCs w:val="28"/>
              </w:rPr>
            </w:pPr>
            <w:r w:rsidRPr="00B60D70">
              <w:rPr>
                <w:b/>
                <w:bCs/>
                <w:sz w:val="28"/>
                <w:szCs w:val="28"/>
              </w:rPr>
              <w:t> </w:t>
            </w:r>
          </w:p>
        </w:tc>
        <w:tc>
          <w:tcPr>
            <w:tcW w:w="851" w:type="dxa"/>
            <w:vAlign w:val="center"/>
          </w:tcPr>
          <w:p w14:paraId="6B550E7D" w14:textId="5ED48EB4" w:rsidR="00286CC5" w:rsidRPr="00B60D70" w:rsidRDefault="00ED1FD8" w:rsidP="00286CC5">
            <w:pPr>
              <w:ind w:right="26"/>
              <w:jc w:val="center"/>
              <w:rPr>
                <w:sz w:val="28"/>
                <w:szCs w:val="28"/>
              </w:rPr>
            </w:pPr>
            <w:r w:rsidRPr="00B60D70">
              <w:rPr>
                <w:b/>
                <w:bCs/>
                <w:sz w:val="28"/>
                <w:szCs w:val="28"/>
              </w:rPr>
              <w:t> </w:t>
            </w:r>
          </w:p>
        </w:tc>
        <w:tc>
          <w:tcPr>
            <w:tcW w:w="851" w:type="dxa"/>
            <w:vAlign w:val="center"/>
          </w:tcPr>
          <w:p w14:paraId="3919BFB5" w14:textId="1B73875A" w:rsidR="00286CC5" w:rsidRPr="00B60D70" w:rsidRDefault="00ED1FD8" w:rsidP="00286CC5">
            <w:pPr>
              <w:ind w:right="26"/>
              <w:jc w:val="center"/>
              <w:rPr>
                <w:sz w:val="28"/>
                <w:szCs w:val="28"/>
              </w:rPr>
            </w:pPr>
            <w:r w:rsidRPr="00B60D70">
              <w:rPr>
                <w:b/>
                <w:bCs/>
                <w:sz w:val="28"/>
                <w:szCs w:val="28"/>
              </w:rPr>
              <w:t> </w:t>
            </w:r>
          </w:p>
        </w:tc>
        <w:tc>
          <w:tcPr>
            <w:tcW w:w="854" w:type="dxa"/>
            <w:gridSpan w:val="2"/>
            <w:vAlign w:val="center"/>
          </w:tcPr>
          <w:p w14:paraId="2BDC449E" w14:textId="6CBA033E" w:rsidR="00286CC5" w:rsidRPr="00B60D70" w:rsidRDefault="00286CC5" w:rsidP="00286CC5">
            <w:pPr>
              <w:ind w:right="26"/>
              <w:jc w:val="center"/>
              <w:rPr>
                <w:sz w:val="28"/>
                <w:szCs w:val="28"/>
              </w:rPr>
            </w:pPr>
            <w:r w:rsidRPr="00B60D70">
              <w:rPr>
                <w:b/>
                <w:bCs/>
                <w:sz w:val="28"/>
                <w:szCs w:val="28"/>
              </w:rPr>
              <w:t>P-M2</w:t>
            </w:r>
          </w:p>
        </w:tc>
      </w:tr>
      <w:tr w:rsidR="00B60D70" w:rsidRPr="00B60D70" w14:paraId="7C2AC9FB" w14:textId="77777777" w:rsidTr="00932286">
        <w:tc>
          <w:tcPr>
            <w:tcW w:w="1027" w:type="dxa"/>
            <w:tcBorders>
              <w:top w:val="single" w:sz="2" w:space="0" w:color="auto"/>
              <w:bottom w:val="single" w:sz="2" w:space="0" w:color="auto"/>
              <w:right w:val="single" w:sz="2" w:space="0" w:color="auto"/>
            </w:tcBorders>
          </w:tcPr>
          <w:p w14:paraId="31876737" w14:textId="70CCB9CA" w:rsidR="00286CC5" w:rsidRPr="00B60D70" w:rsidRDefault="00B91175" w:rsidP="00286CC5">
            <w:pPr>
              <w:ind w:left="-24" w:right="-32"/>
              <w:jc w:val="left"/>
              <w:rPr>
                <w:sz w:val="28"/>
                <w:szCs w:val="28"/>
              </w:rPr>
            </w:pPr>
            <w:r w:rsidRPr="00B60D70">
              <w:rPr>
                <w:sz w:val="28"/>
                <w:szCs w:val="28"/>
              </w:rPr>
              <w:t xml:space="preserve">CTE </w:t>
            </w:r>
            <w:r w:rsidR="00286CC5" w:rsidRPr="00B60D70">
              <w:rPr>
                <w:sz w:val="28"/>
                <w:szCs w:val="28"/>
              </w:rPr>
              <w:t xml:space="preserve">408 </w:t>
            </w:r>
          </w:p>
        </w:tc>
        <w:tc>
          <w:tcPr>
            <w:tcW w:w="3648" w:type="dxa"/>
            <w:gridSpan w:val="2"/>
            <w:tcBorders>
              <w:top w:val="single" w:sz="2" w:space="0" w:color="auto"/>
              <w:left w:val="single" w:sz="2" w:space="0" w:color="auto"/>
              <w:bottom w:val="single" w:sz="2" w:space="0" w:color="auto"/>
              <w:right w:val="single" w:sz="2" w:space="0" w:color="auto"/>
            </w:tcBorders>
          </w:tcPr>
          <w:p w14:paraId="08CA9B5B" w14:textId="77777777" w:rsidR="00921E84" w:rsidRPr="00B60D70" w:rsidRDefault="00286CC5" w:rsidP="00286CC5">
            <w:pPr>
              <w:ind w:right="26"/>
              <w:jc w:val="left"/>
              <w:rPr>
                <w:sz w:val="28"/>
                <w:szCs w:val="28"/>
              </w:rPr>
            </w:pPr>
            <w:r w:rsidRPr="00B60D70">
              <w:rPr>
                <w:sz w:val="28"/>
                <w:szCs w:val="28"/>
                <w:cs/>
              </w:rPr>
              <w:t xml:space="preserve">การจัดการเรียนรู้แบบเน้นผลลัพธ์การเรียนรู้ </w:t>
            </w:r>
          </w:p>
          <w:p w14:paraId="328F6E37" w14:textId="719F569C" w:rsidR="00286CC5" w:rsidRPr="00B60D70" w:rsidRDefault="00286CC5" w:rsidP="00286CC5">
            <w:pPr>
              <w:ind w:right="26"/>
              <w:jc w:val="left"/>
              <w:rPr>
                <w:sz w:val="28"/>
                <w:szCs w:val="28"/>
                <w:cs/>
              </w:rPr>
            </w:pPr>
            <w:r w:rsidRPr="00B60D70">
              <w:rPr>
                <w:sz w:val="28"/>
                <w:szCs w:val="28"/>
              </w:rPr>
              <w:t>3 (1-4-6)</w:t>
            </w:r>
          </w:p>
        </w:tc>
        <w:tc>
          <w:tcPr>
            <w:tcW w:w="992" w:type="dxa"/>
            <w:tcBorders>
              <w:top w:val="single" w:sz="2" w:space="0" w:color="auto"/>
              <w:left w:val="single" w:sz="2" w:space="0" w:color="auto"/>
              <w:bottom w:val="single" w:sz="2" w:space="0" w:color="auto"/>
              <w:right w:val="single" w:sz="2" w:space="0" w:color="auto"/>
            </w:tcBorders>
          </w:tcPr>
          <w:p w14:paraId="43840787" w14:textId="4B32DA41" w:rsidR="00286CC5" w:rsidRPr="00B60D70" w:rsidRDefault="00286CC5" w:rsidP="00286CC5">
            <w:pPr>
              <w:ind w:right="26"/>
              <w:jc w:val="left"/>
              <w:rPr>
                <w:sz w:val="28"/>
                <w:szCs w:val="28"/>
              </w:rPr>
            </w:pPr>
            <w:r w:rsidRPr="00B60D70">
              <w:rPr>
                <w:sz w:val="28"/>
                <w:szCs w:val="28"/>
              </w:rPr>
              <w:t>CLO1</w:t>
            </w:r>
          </w:p>
        </w:tc>
        <w:tc>
          <w:tcPr>
            <w:tcW w:w="3970" w:type="dxa"/>
            <w:tcBorders>
              <w:top w:val="single" w:sz="2" w:space="0" w:color="auto"/>
              <w:left w:val="single" w:sz="2" w:space="0" w:color="auto"/>
              <w:bottom w:val="single" w:sz="2" w:space="0" w:color="auto"/>
              <w:right w:val="single" w:sz="2" w:space="0" w:color="auto"/>
            </w:tcBorders>
          </w:tcPr>
          <w:p w14:paraId="3B218DD3" w14:textId="09656FC3" w:rsidR="00286CC5" w:rsidRPr="00B60D70" w:rsidRDefault="00286CC5" w:rsidP="00286CC5">
            <w:pPr>
              <w:ind w:right="26"/>
              <w:jc w:val="left"/>
              <w:rPr>
                <w:sz w:val="28"/>
                <w:szCs w:val="28"/>
              </w:rPr>
            </w:pPr>
            <w:r w:rsidRPr="00B60D70">
              <w:rPr>
                <w:sz w:val="28"/>
                <w:szCs w:val="28"/>
                <w:cs/>
              </w:rPr>
              <w:t>อธิบายหลักการ แนวคิดและทฤษฎี เกี่ยวกับการจัดการเรียนรู้ที่เน้นผลลัพธ์การเรียนรู้</w:t>
            </w:r>
          </w:p>
        </w:tc>
        <w:tc>
          <w:tcPr>
            <w:tcW w:w="852" w:type="dxa"/>
            <w:tcBorders>
              <w:left w:val="single" w:sz="2" w:space="0" w:color="auto"/>
            </w:tcBorders>
            <w:vAlign w:val="center"/>
          </w:tcPr>
          <w:p w14:paraId="114AB1F2" w14:textId="137D514D" w:rsidR="00286CC5" w:rsidRPr="00B60D70" w:rsidRDefault="00234D57" w:rsidP="00286CC5">
            <w:pPr>
              <w:ind w:right="26"/>
              <w:jc w:val="center"/>
              <w:rPr>
                <w:sz w:val="28"/>
                <w:szCs w:val="28"/>
              </w:rPr>
            </w:pPr>
            <w:r w:rsidRPr="00B60D70">
              <w:rPr>
                <w:sz w:val="28"/>
                <w:szCs w:val="28"/>
              </w:rPr>
              <w:t> </w:t>
            </w:r>
          </w:p>
        </w:tc>
        <w:tc>
          <w:tcPr>
            <w:tcW w:w="851" w:type="dxa"/>
            <w:vAlign w:val="center"/>
          </w:tcPr>
          <w:p w14:paraId="79993FAB" w14:textId="49A4B90F" w:rsidR="00286CC5" w:rsidRPr="00B60D70" w:rsidRDefault="00234D57" w:rsidP="00286CC5">
            <w:pPr>
              <w:ind w:right="26"/>
              <w:jc w:val="center"/>
              <w:rPr>
                <w:sz w:val="28"/>
                <w:szCs w:val="28"/>
              </w:rPr>
            </w:pPr>
            <w:r w:rsidRPr="00B60D70">
              <w:rPr>
                <w:sz w:val="28"/>
                <w:szCs w:val="28"/>
              </w:rPr>
              <w:t> </w:t>
            </w:r>
          </w:p>
        </w:tc>
        <w:tc>
          <w:tcPr>
            <w:tcW w:w="851" w:type="dxa"/>
            <w:vAlign w:val="center"/>
          </w:tcPr>
          <w:p w14:paraId="072C6A27" w14:textId="4F5C563B" w:rsidR="00286CC5" w:rsidRPr="00B60D70" w:rsidRDefault="00234D57" w:rsidP="00286CC5">
            <w:pPr>
              <w:ind w:right="26"/>
              <w:jc w:val="center"/>
              <w:rPr>
                <w:sz w:val="28"/>
                <w:szCs w:val="28"/>
              </w:rPr>
            </w:pPr>
            <w:r w:rsidRPr="00B60D70">
              <w:rPr>
                <w:sz w:val="28"/>
                <w:szCs w:val="28"/>
              </w:rPr>
              <w:t> </w:t>
            </w:r>
          </w:p>
        </w:tc>
        <w:tc>
          <w:tcPr>
            <w:tcW w:w="851" w:type="dxa"/>
            <w:vAlign w:val="center"/>
          </w:tcPr>
          <w:p w14:paraId="4DF1045A" w14:textId="4F787F63" w:rsidR="00286CC5" w:rsidRPr="00B60D70" w:rsidRDefault="00286CC5" w:rsidP="00286CC5">
            <w:pPr>
              <w:ind w:right="26"/>
              <w:jc w:val="center"/>
              <w:rPr>
                <w:sz w:val="28"/>
                <w:szCs w:val="28"/>
              </w:rPr>
            </w:pPr>
            <w:r w:rsidRPr="00B60D70">
              <w:rPr>
                <w:sz w:val="28"/>
                <w:szCs w:val="28"/>
              </w:rPr>
              <w:t>P-M1</w:t>
            </w:r>
          </w:p>
        </w:tc>
        <w:tc>
          <w:tcPr>
            <w:tcW w:w="854" w:type="dxa"/>
            <w:gridSpan w:val="2"/>
            <w:vAlign w:val="center"/>
          </w:tcPr>
          <w:p w14:paraId="3240D4A7" w14:textId="5CBBC88A" w:rsidR="00286CC5" w:rsidRPr="00B60D70" w:rsidRDefault="00234D57" w:rsidP="00286CC5">
            <w:pPr>
              <w:ind w:right="26"/>
              <w:jc w:val="center"/>
              <w:rPr>
                <w:sz w:val="28"/>
                <w:szCs w:val="28"/>
              </w:rPr>
            </w:pPr>
            <w:r w:rsidRPr="00B60D70">
              <w:rPr>
                <w:sz w:val="28"/>
                <w:szCs w:val="28"/>
              </w:rPr>
              <w:t> </w:t>
            </w:r>
          </w:p>
        </w:tc>
      </w:tr>
      <w:tr w:rsidR="00B60D70" w:rsidRPr="00B60D70" w14:paraId="5E0E3E6E" w14:textId="77777777" w:rsidTr="00932286">
        <w:tc>
          <w:tcPr>
            <w:tcW w:w="1027" w:type="dxa"/>
            <w:tcBorders>
              <w:top w:val="single" w:sz="2" w:space="0" w:color="auto"/>
              <w:bottom w:val="single" w:sz="2" w:space="0" w:color="auto"/>
              <w:right w:val="single" w:sz="2" w:space="0" w:color="auto"/>
            </w:tcBorders>
          </w:tcPr>
          <w:p w14:paraId="0D7C1E09" w14:textId="62821473" w:rsidR="00286CC5" w:rsidRPr="00B60D70" w:rsidRDefault="00286CC5" w:rsidP="00286CC5">
            <w:pPr>
              <w:ind w:left="-24" w:right="-32"/>
              <w:jc w:val="left"/>
              <w:rPr>
                <w:sz w:val="28"/>
                <w:szCs w:val="28"/>
                <w:lang w:val="th-TH"/>
              </w:rPr>
            </w:pPr>
          </w:p>
        </w:tc>
        <w:tc>
          <w:tcPr>
            <w:tcW w:w="3648" w:type="dxa"/>
            <w:gridSpan w:val="2"/>
            <w:tcBorders>
              <w:top w:val="single" w:sz="2" w:space="0" w:color="auto"/>
              <w:left w:val="single" w:sz="2" w:space="0" w:color="auto"/>
              <w:bottom w:val="single" w:sz="2" w:space="0" w:color="auto"/>
              <w:right w:val="single" w:sz="2" w:space="0" w:color="auto"/>
            </w:tcBorders>
          </w:tcPr>
          <w:p w14:paraId="6D990014" w14:textId="454E28DA" w:rsidR="00286CC5" w:rsidRPr="00B60D70" w:rsidRDefault="00286CC5" w:rsidP="00286CC5">
            <w:pPr>
              <w:ind w:right="26"/>
              <w:jc w:val="left"/>
              <w:rPr>
                <w:sz w:val="28"/>
                <w:szCs w:val="28"/>
                <w:cs/>
                <w:lang w:val="th-TH"/>
              </w:rPr>
            </w:pPr>
          </w:p>
        </w:tc>
        <w:tc>
          <w:tcPr>
            <w:tcW w:w="992" w:type="dxa"/>
            <w:tcBorders>
              <w:top w:val="single" w:sz="2" w:space="0" w:color="auto"/>
              <w:left w:val="single" w:sz="2" w:space="0" w:color="auto"/>
              <w:bottom w:val="single" w:sz="2" w:space="0" w:color="auto"/>
              <w:right w:val="single" w:sz="2" w:space="0" w:color="auto"/>
            </w:tcBorders>
          </w:tcPr>
          <w:p w14:paraId="21A5040A" w14:textId="19F27B99" w:rsidR="00286CC5" w:rsidRPr="00B60D70" w:rsidRDefault="00234D57" w:rsidP="00286CC5">
            <w:pPr>
              <w:ind w:right="26"/>
              <w:jc w:val="left"/>
              <w:rPr>
                <w:sz w:val="28"/>
                <w:szCs w:val="28"/>
              </w:rPr>
            </w:pPr>
            <w:r w:rsidRPr="00B60D70">
              <w:rPr>
                <w:sz w:val="28"/>
                <w:szCs w:val="28"/>
              </w:rPr>
              <w:t>CLO2</w:t>
            </w:r>
          </w:p>
        </w:tc>
        <w:tc>
          <w:tcPr>
            <w:tcW w:w="3970" w:type="dxa"/>
            <w:tcBorders>
              <w:top w:val="single" w:sz="2" w:space="0" w:color="auto"/>
              <w:left w:val="single" w:sz="2" w:space="0" w:color="auto"/>
              <w:bottom w:val="single" w:sz="2" w:space="0" w:color="auto"/>
              <w:right w:val="single" w:sz="2" w:space="0" w:color="auto"/>
            </w:tcBorders>
          </w:tcPr>
          <w:p w14:paraId="5298C860" w14:textId="6C290953" w:rsidR="00286CC5" w:rsidRPr="00B60D70" w:rsidRDefault="00286CC5" w:rsidP="00286CC5">
            <w:pPr>
              <w:ind w:right="26"/>
              <w:jc w:val="left"/>
              <w:rPr>
                <w:sz w:val="28"/>
                <w:szCs w:val="28"/>
              </w:rPr>
            </w:pPr>
            <w:r w:rsidRPr="00B60D70">
              <w:rPr>
                <w:sz w:val="28"/>
                <w:szCs w:val="28"/>
                <w:cs/>
              </w:rPr>
              <w:t>จัดการเรียนรู้เพื่อพัฒนาผลลัพธ์การเรียนรู้ให้กับผู้เรียนได้</w:t>
            </w:r>
          </w:p>
        </w:tc>
        <w:tc>
          <w:tcPr>
            <w:tcW w:w="852" w:type="dxa"/>
            <w:tcBorders>
              <w:left w:val="single" w:sz="2" w:space="0" w:color="auto"/>
            </w:tcBorders>
            <w:vAlign w:val="center"/>
          </w:tcPr>
          <w:p w14:paraId="4A4BF56C" w14:textId="7D579788" w:rsidR="00286CC5" w:rsidRPr="00B60D70" w:rsidRDefault="00234D57" w:rsidP="00286CC5">
            <w:pPr>
              <w:ind w:right="26"/>
              <w:jc w:val="center"/>
              <w:rPr>
                <w:sz w:val="28"/>
                <w:szCs w:val="28"/>
              </w:rPr>
            </w:pPr>
            <w:r w:rsidRPr="00B60D70">
              <w:rPr>
                <w:sz w:val="28"/>
                <w:szCs w:val="28"/>
              </w:rPr>
              <w:t> </w:t>
            </w:r>
          </w:p>
        </w:tc>
        <w:tc>
          <w:tcPr>
            <w:tcW w:w="851" w:type="dxa"/>
            <w:vAlign w:val="center"/>
          </w:tcPr>
          <w:p w14:paraId="5F131550" w14:textId="245D2947" w:rsidR="00286CC5" w:rsidRPr="00B60D70" w:rsidRDefault="00234D57" w:rsidP="00286CC5">
            <w:pPr>
              <w:ind w:right="26"/>
              <w:jc w:val="center"/>
              <w:rPr>
                <w:sz w:val="28"/>
                <w:szCs w:val="28"/>
              </w:rPr>
            </w:pPr>
            <w:r w:rsidRPr="00B60D70">
              <w:rPr>
                <w:sz w:val="28"/>
                <w:szCs w:val="28"/>
              </w:rPr>
              <w:t> </w:t>
            </w:r>
          </w:p>
        </w:tc>
        <w:tc>
          <w:tcPr>
            <w:tcW w:w="851" w:type="dxa"/>
            <w:vAlign w:val="center"/>
          </w:tcPr>
          <w:p w14:paraId="7A25792C" w14:textId="25055FC9" w:rsidR="00286CC5" w:rsidRPr="00B60D70" w:rsidRDefault="00234D57" w:rsidP="00286CC5">
            <w:pPr>
              <w:ind w:right="26"/>
              <w:jc w:val="center"/>
              <w:rPr>
                <w:sz w:val="28"/>
                <w:szCs w:val="28"/>
              </w:rPr>
            </w:pPr>
            <w:r w:rsidRPr="00B60D70">
              <w:rPr>
                <w:sz w:val="28"/>
                <w:szCs w:val="28"/>
              </w:rPr>
              <w:t> </w:t>
            </w:r>
          </w:p>
        </w:tc>
        <w:tc>
          <w:tcPr>
            <w:tcW w:w="851" w:type="dxa"/>
            <w:vAlign w:val="center"/>
          </w:tcPr>
          <w:p w14:paraId="0AA68865" w14:textId="434AE039" w:rsidR="00286CC5" w:rsidRPr="00B60D70" w:rsidRDefault="00286CC5" w:rsidP="00286CC5">
            <w:pPr>
              <w:ind w:right="26"/>
              <w:jc w:val="center"/>
              <w:rPr>
                <w:sz w:val="28"/>
                <w:szCs w:val="28"/>
              </w:rPr>
            </w:pPr>
            <w:r w:rsidRPr="00B60D70">
              <w:rPr>
                <w:sz w:val="28"/>
                <w:szCs w:val="28"/>
              </w:rPr>
              <w:t>P-M2</w:t>
            </w:r>
          </w:p>
        </w:tc>
        <w:tc>
          <w:tcPr>
            <w:tcW w:w="854" w:type="dxa"/>
            <w:gridSpan w:val="2"/>
            <w:vAlign w:val="center"/>
          </w:tcPr>
          <w:p w14:paraId="31CB4476" w14:textId="2A88D110" w:rsidR="00286CC5" w:rsidRPr="00B60D70" w:rsidRDefault="00234D57" w:rsidP="00286CC5">
            <w:pPr>
              <w:ind w:right="26"/>
              <w:jc w:val="center"/>
              <w:rPr>
                <w:sz w:val="28"/>
                <w:szCs w:val="28"/>
              </w:rPr>
            </w:pPr>
            <w:r w:rsidRPr="00B60D70">
              <w:rPr>
                <w:sz w:val="28"/>
                <w:szCs w:val="28"/>
              </w:rPr>
              <w:t> </w:t>
            </w:r>
          </w:p>
        </w:tc>
      </w:tr>
      <w:tr w:rsidR="00B60D70" w:rsidRPr="00B60D70" w14:paraId="675155FB" w14:textId="77777777" w:rsidTr="00932286">
        <w:tc>
          <w:tcPr>
            <w:tcW w:w="1027" w:type="dxa"/>
            <w:tcBorders>
              <w:top w:val="single" w:sz="2" w:space="0" w:color="auto"/>
              <w:bottom w:val="single" w:sz="2" w:space="0" w:color="auto"/>
              <w:right w:val="single" w:sz="2" w:space="0" w:color="auto"/>
            </w:tcBorders>
          </w:tcPr>
          <w:p w14:paraId="10938EAF" w14:textId="3D82611E" w:rsidR="00286CC5" w:rsidRPr="00B60D70" w:rsidRDefault="00286CC5" w:rsidP="00286CC5">
            <w:pPr>
              <w:ind w:left="-24" w:right="-32"/>
              <w:jc w:val="left"/>
              <w:rPr>
                <w:sz w:val="28"/>
                <w:szCs w:val="28"/>
              </w:rPr>
            </w:pPr>
          </w:p>
        </w:tc>
        <w:tc>
          <w:tcPr>
            <w:tcW w:w="3648" w:type="dxa"/>
            <w:gridSpan w:val="2"/>
            <w:tcBorders>
              <w:top w:val="single" w:sz="2" w:space="0" w:color="auto"/>
              <w:left w:val="single" w:sz="2" w:space="0" w:color="auto"/>
              <w:bottom w:val="single" w:sz="2" w:space="0" w:color="auto"/>
              <w:right w:val="single" w:sz="2" w:space="0" w:color="auto"/>
            </w:tcBorders>
          </w:tcPr>
          <w:p w14:paraId="07D583A7" w14:textId="33577724" w:rsidR="00286CC5" w:rsidRPr="00B60D70" w:rsidRDefault="00286CC5" w:rsidP="00286CC5">
            <w:pPr>
              <w:ind w:right="26"/>
              <w:jc w:val="left"/>
              <w:rPr>
                <w:sz w:val="28"/>
                <w:szCs w:val="28"/>
                <w:cs/>
              </w:rPr>
            </w:pPr>
          </w:p>
        </w:tc>
        <w:tc>
          <w:tcPr>
            <w:tcW w:w="992" w:type="dxa"/>
            <w:tcBorders>
              <w:top w:val="single" w:sz="2" w:space="0" w:color="auto"/>
              <w:left w:val="single" w:sz="2" w:space="0" w:color="auto"/>
              <w:bottom w:val="single" w:sz="2" w:space="0" w:color="auto"/>
              <w:right w:val="single" w:sz="2" w:space="0" w:color="auto"/>
            </w:tcBorders>
          </w:tcPr>
          <w:p w14:paraId="25285A5D" w14:textId="04B54E8A" w:rsidR="00286CC5" w:rsidRPr="00B60D70" w:rsidRDefault="00234D57" w:rsidP="00286CC5">
            <w:pPr>
              <w:ind w:right="26"/>
              <w:jc w:val="left"/>
              <w:rPr>
                <w:sz w:val="28"/>
                <w:szCs w:val="28"/>
              </w:rPr>
            </w:pPr>
            <w:r w:rsidRPr="00B60D70">
              <w:rPr>
                <w:sz w:val="28"/>
                <w:szCs w:val="28"/>
              </w:rPr>
              <w:t>CLO3</w:t>
            </w:r>
          </w:p>
        </w:tc>
        <w:tc>
          <w:tcPr>
            <w:tcW w:w="3970" w:type="dxa"/>
            <w:tcBorders>
              <w:top w:val="single" w:sz="2" w:space="0" w:color="auto"/>
              <w:left w:val="single" w:sz="2" w:space="0" w:color="auto"/>
              <w:bottom w:val="single" w:sz="2" w:space="0" w:color="auto"/>
              <w:right w:val="single" w:sz="2" w:space="0" w:color="auto"/>
            </w:tcBorders>
          </w:tcPr>
          <w:p w14:paraId="181F5A35" w14:textId="2B7D979E" w:rsidR="00286CC5" w:rsidRPr="00B60D70" w:rsidRDefault="00286CC5" w:rsidP="00286CC5">
            <w:pPr>
              <w:ind w:right="26"/>
              <w:jc w:val="left"/>
              <w:rPr>
                <w:sz w:val="28"/>
                <w:szCs w:val="28"/>
              </w:rPr>
            </w:pPr>
            <w:r w:rsidRPr="00B60D70">
              <w:rPr>
                <w:sz w:val="28"/>
                <w:szCs w:val="28"/>
                <w:cs/>
              </w:rPr>
              <w:t>พัฒนาเครื่องมือในการประเมินผลการเรียนรู้ที่สอดคล้องกับผลลัพธ์การเรียนรู้</w:t>
            </w:r>
          </w:p>
        </w:tc>
        <w:tc>
          <w:tcPr>
            <w:tcW w:w="852" w:type="dxa"/>
            <w:tcBorders>
              <w:left w:val="single" w:sz="2" w:space="0" w:color="auto"/>
            </w:tcBorders>
            <w:vAlign w:val="center"/>
          </w:tcPr>
          <w:p w14:paraId="05D4747B" w14:textId="0C2E5FFE" w:rsidR="00286CC5" w:rsidRPr="00B60D70" w:rsidRDefault="00234D57" w:rsidP="00286CC5">
            <w:pPr>
              <w:ind w:right="26"/>
              <w:jc w:val="center"/>
              <w:rPr>
                <w:sz w:val="28"/>
                <w:szCs w:val="28"/>
              </w:rPr>
            </w:pPr>
            <w:r w:rsidRPr="00B60D70">
              <w:rPr>
                <w:sz w:val="28"/>
                <w:szCs w:val="28"/>
              </w:rPr>
              <w:t> </w:t>
            </w:r>
          </w:p>
        </w:tc>
        <w:tc>
          <w:tcPr>
            <w:tcW w:w="851" w:type="dxa"/>
            <w:vAlign w:val="center"/>
          </w:tcPr>
          <w:p w14:paraId="42854243" w14:textId="6A2553B6" w:rsidR="00286CC5" w:rsidRPr="00B60D70" w:rsidRDefault="00234D57" w:rsidP="00286CC5">
            <w:pPr>
              <w:ind w:right="26"/>
              <w:jc w:val="center"/>
              <w:rPr>
                <w:sz w:val="28"/>
                <w:szCs w:val="28"/>
              </w:rPr>
            </w:pPr>
            <w:r w:rsidRPr="00B60D70">
              <w:rPr>
                <w:sz w:val="28"/>
                <w:szCs w:val="28"/>
              </w:rPr>
              <w:t> </w:t>
            </w:r>
          </w:p>
        </w:tc>
        <w:tc>
          <w:tcPr>
            <w:tcW w:w="851" w:type="dxa"/>
            <w:vAlign w:val="center"/>
          </w:tcPr>
          <w:p w14:paraId="0D4BEB4B" w14:textId="35094F0D" w:rsidR="00286CC5" w:rsidRPr="00B60D70" w:rsidRDefault="00234D57" w:rsidP="00286CC5">
            <w:pPr>
              <w:ind w:right="26"/>
              <w:jc w:val="center"/>
              <w:rPr>
                <w:sz w:val="28"/>
                <w:szCs w:val="28"/>
              </w:rPr>
            </w:pPr>
            <w:r w:rsidRPr="00B60D70">
              <w:rPr>
                <w:sz w:val="28"/>
                <w:szCs w:val="28"/>
              </w:rPr>
              <w:t> </w:t>
            </w:r>
          </w:p>
        </w:tc>
        <w:tc>
          <w:tcPr>
            <w:tcW w:w="851" w:type="dxa"/>
            <w:vAlign w:val="center"/>
          </w:tcPr>
          <w:p w14:paraId="348E65C0" w14:textId="12FFD06F" w:rsidR="00286CC5" w:rsidRPr="00B60D70" w:rsidRDefault="00286CC5" w:rsidP="00286CC5">
            <w:pPr>
              <w:ind w:right="26"/>
              <w:jc w:val="center"/>
              <w:rPr>
                <w:sz w:val="28"/>
                <w:szCs w:val="28"/>
              </w:rPr>
            </w:pPr>
            <w:r w:rsidRPr="00B60D70">
              <w:rPr>
                <w:sz w:val="28"/>
                <w:szCs w:val="28"/>
              </w:rPr>
              <w:t>P-M2</w:t>
            </w:r>
          </w:p>
        </w:tc>
        <w:tc>
          <w:tcPr>
            <w:tcW w:w="854" w:type="dxa"/>
            <w:gridSpan w:val="2"/>
            <w:vAlign w:val="center"/>
          </w:tcPr>
          <w:p w14:paraId="55E257DB" w14:textId="7AEBDC48" w:rsidR="00286CC5" w:rsidRPr="00B60D70" w:rsidRDefault="00234D57" w:rsidP="00286CC5">
            <w:pPr>
              <w:ind w:right="26"/>
              <w:jc w:val="center"/>
              <w:rPr>
                <w:sz w:val="28"/>
                <w:szCs w:val="28"/>
              </w:rPr>
            </w:pPr>
            <w:r w:rsidRPr="00B60D70">
              <w:rPr>
                <w:sz w:val="28"/>
                <w:szCs w:val="28"/>
              </w:rPr>
              <w:t> </w:t>
            </w:r>
          </w:p>
        </w:tc>
      </w:tr>
      <w:tr w:rsidR="00B60D70" w:rsidRPr="00B60D70" w14:paraId="73172DD1" w14:textId="77777777" w:rsidTr="001F70B1">
        <w:tc>
          <w:tcPr>
            <w:tcW w:w="1027" w:type="dxa"/>
            <w:tcBorders>
              <w:top w:val="single" w:sz="2" w:space="0" w:color="auto"/>
              <w:bottom w:val="single" w:sz="2" w:space="0" w:color="auto"/>
              <w:right w:val="single" w:sz="2" w:space="0" w:color="auto"/>
            </w:tcBorders>
          </w:tcPr>
          <w:p w14:paraId="365C6DD4" w14:textId="1F9755C2" w:rsidR="00286CC5" w:rsidRPr="00B60D70" w:rsidRDefault="00B91175" w:rsidP="00286CC5">
            <w:pPr>
              <w:ind w:left="-24" w:right="-32"/>
              <w:jc w:val="left"/>
              <w:rPr>
                <w:sz w:val="28"/>
                <w:szCs w:val="28"/>
              </w:rPr>
            </w:pPr>
            <w:r w:rsidRPr="00B60D70">
              <w:rPr>
                <w:sz w:val="28"/>
                <w:szCs w:val="28"/>
              </w:rPr>
              <w:t xml:space="preserve">CTE </w:t>
            </w:r>
            <w:r w:rsidR="00286CC5" w:rsidRPr="00B60D70">
              <w:rPr>
                <w:sz w:val="28"/>
                <w:szCs w:val="28"/>
              </w:rPr>
              <w:t>XXX</w:t>
            </w:r>
          </w:p>
        </w:tc>
        <w:tc>
          <w:tcPr>
            <w:tcW w:w="3648" w:type="dxa"/>
            <w:gridSpan w:val="2"/>
            <w:tcBorders>
              <w:top w:val="single" w:sz="2" w:space="0" w:color="auto"/>
              <w:left w:val="single" w:sz="2" w:space="0" w:color="auto"/>
              <w:bottom w:val="single" w:sz="2" w:space="0" w:color="auto"/>
              <w:right w:val="single" w:sz="2" w:space="0" w:color="auto"/>
            </w:tcBorders>
          </w:tcPr>
          <w:p w14:paraId="7E6939E2" w14:textId="77777777" w:rsidR="00921E84" w:rsidRPr="00B60D70" w:rsidRDefault="00286CC5" w:rsidP="00286CC5">
            <w:pPr>
              <w:ind w:right="26"/>
              <w:jc w:val="left"/>
              <w:rPr>
                <w:sz w:val="28"/>
                <w:szCs w:val="28"/>
              </w:rPr>
            </w:pPr>
            <w:r w:rsidRPr="00B60D70">
              <w:rPr>
                <w:sz w:val="28"/>
                <w:szCs w:val="28"/>
                <w:cs/>
              </w:rPr>
              <w:t xml:space="preserve">วิชาชีพครูเลือก </w:t>
            </w:r>
          </w:p>
          <w:p w14:paraId="12EE2A39" w14:textId="5FB6AF20" w:rsidR="00286CC5" w:rsidRPr="00B60D70" w:rsidRDefault="00286CC5" w:rsidP="00286CC5">
            <w:pPr>
              <w:ind w:right="26"/>
              <w:jc w:val="left"/>
              <w:rPr>
                <w:sz w:val="28"/>
                <w:szCs w:val="28"/>
                <w:cs/>
              </w:rPr>
            </w:pPr>
            <w:r w:rsidRPr="00B60D70">
              <w:rPr>
                <w:sz w:val="28"/>
                <w:szCs w:val="28"/>
              </w:rPr>
              <w:t>3 (3-0-6)</w:t>
            </w:r>
          </w:p>
        </w:tc>
        <w:tc>
          <w:tcPr>
            <w:tcW w:w="992" w:type="dxa"/>
            <w:tcBorders>
              <w:top w:val="single" w:sz="2" w:space="0" w:color="auto"/>
              <w:left w:val="single" w:sz="2" w:space="0" w:color="auto"/>
              <w:bottom w:val="single" w:sz="2" w:space="0" w:color="auto"/>
              <w:right w:val="single" w:sz="2" w:space="0" w:color="auto"/>
            </w:tcBorders>
          </w:tcPr>
          <w:p w14:paraId="55D675C4" w14:textId="77777777" w:rsidR="00286CC5" w:rsidRPr="00B60D70" w:rsidRDefault="00286CC5" w:rsidP="00286CC5">
            <w:pPr>
              <w:ind w:right="26"/>
              <w:jc w:val="left"/>
              <w:rPr>
                <w:sz w:val="28"/>
                <w:szCs w:val="28"/>
              </w:rPr>
            </w:pPr>
          </w:p>
        </w:tc>
        <w:tc>
          <w:tcPr>
            <w:tcW w:w="3970" w:type="dxa"/>
            <w:tcBorders>
              <w:top w:val="single" w:sz="2" w:space="0" w:color="auto"/>
              <w:left w:val="single" w:sz="2" w:space="0" w:color="auto"/>
              <w:bottom w:val="single" w:sz="2" w:space="0" w:color="auto"/>
              <w:right w:val="single" w:sz="2" w:space="0" w:color="auto"/>
            </w:tcBorders>
          </w:tcPr>
          <w:p w14:paraId="1F70CEBA" w14:textId="77777777" w:rsidR="00286CC5" w:rsidRPr="00B60D70" w:rsidRDefault="00286CC5" w:rsidP="00286CC5">
            <w:pPr>
              <w:ind w:right="26"/>
              <w:jc w:val="left"/>
              <w:rPr>
                <w:sz w:val="28"/>
                <w:szCs w:val="28"/>
              </w:rPr>
            </w:pPr>
          </w:p>
        </w:tc>
        <w:tc>
          <w:tcPr>
            <w:tcW w:w="852" w:type="dxa"/>
            <w:tcBorders>
              <w:left w:val="single" w:sz="2" w:space="0" w:color="auto"/>
            </w:tcBorders>
          </w:tcPr>
          <w:p w14:paraId="45B765F9" w14:textId="77777777" w:rsidR="00286CC5" w:rsidRPr="00B60D70" w:rsidRDefault="00286CC5" w:rsidP="00286CC5">
            <w:pPr>
              <w:ind w:right="26"/>
              <w:jc w:val="center"/>
              <w:rPr>
                <w:sz w:val="28"/>
                <w:szCs w:val="28"/>
              </w:rPr>
            </w:pPr>
          </w:p>
        </w:tc>
        <w:tc>
          <w:tcPr>
            <w:tcW w:w="851" w:type="dxa"/>
          </w:tcPr>
          <w:p w14:paraId="27CFE856" w14:textId="77777777" w:rsidR="00286CC5" w:rsidRPr="00B60D70" w:rsidRDefault="00286CC5" w:rsidP="00286CC5">
            <w:pPr>
              <w:ind w:right="26"/>
              <w:jc w:val="center"/>
              <w:rPr>
                <w:sz w:val="28"/>
                <w:szCs w:val="28"/>
              </w:rPr>
            </w:pPr>
          </w:p>
        </w:tc>
        <w:tc>
          <w:tcPr>
            <w:tcW w:w="851" w:type="dxa"/>
          </w:tcPr>
          <w:p w14:paraId="6E10EDC7" w14:textId="77777777" w:rsidR="00286CC5" w:rsidRPr="00B60D70" w:rsidRDefault="00286CC5" w:rsidP="00286CC5">
            <w:pPr>
              <w:ind w:right="26"/>
              <w:jc w:val="center"/>
              <w:rPr>
                <w:sz w:val="28"/>
                <w:szCs w:val="28"/>
              </w:rPr>
            </w:pPr>
          </w:p>
        </w:tc>
        <w:tc>
          <w:tcPr>
            <w:tcW w:w="851" w:type="dxa"/>
          </w:tcPr>
          <w:p w14:paraId="1A7ED086" w14:textId="77777777" w:rsidR="00286CC5" w:rsidRPr="00B60D70" w:rsidRDefault="00286CC5" w:rsidP="00286CC5">
            <w:pPr>
              <w:ind w:right="26"/>
              <w:jc w:val="center"/>
              <w:rPr>
                <w:sz w:val="28"/>
                <w:szCs w:val="28"/>
              </w:rPr>
            </w:pPr>
          </w:p>
        </w:tc>
        <w:tc>
          <w:tcPr>
            <w:tcW w:w="854" w:type="dxa"/>
            <w:gridSpan w:val="2"/>
          </w:tcPr>
          <w:p w14:paraId="0E126772" w14:textId="77777777" w:rsidR="00286CC5" w:rsidRPr="00B60D70" w:rsidRDefault="00286CC5" w:rsidP="00286CC5">
            <w:pPr>
              <w:ind w:right="26"/>
              <w:jc w:val="center"/>
              <w:rPr>
                <w:sz w:val="28"/>
                <w:szCs w:val="28"/>
              </w:rPr>
            </w:pPr>
          </w:p>
        </w:tc>
      </w:tr>
      <w:tr w:rsidR="00B60D70" w:rsidRPr="00B60D70" w14:paraId="40069155" w14:textId="77777777" w:rsidTr="001F70B1">
        <w:tc>
          <w:tcPr>
            <w:tcW w:w="9637" w:type="dxa"/>
            <w:gridSpan w:val="5"/>
            <w:tcBorders>
              <w:bottom w:val="single" w:sz="2" w:space="0" w:color="auto"/>
            </w:tcBorders>
            <w:shd w:val="clear" w:color="auto" w:fill="F2F2F2" w:themeFill="background1" w:themeFillShade="F2"/>
          </w:tcPr>
          <w:p w14:paraId="4B42194A" w14:textId="404F68E0" w:rsidR="00286CC5" w:rsidRPr="00B60D70" w:rsidRDefault="00286CC5" w:rsidP="00286CC5">
            <w:pPr>
              <w:ind w:right="26"/>
              <w:jc w:val="left"/>
              <w:rPr>
                <w:b/>
                <w:bCs/>
                <w:sz w:val="28"/>
                <w:szCs w:val="28"/>
                <w:cs/>
              </w:rPr>
            </w:pPr>
            <w:r w:rsidRPr="00B60D70">
              <w:rPr>
                <w:b/>
                <w:bCs/>
                <w:sz w:val="28"/>
                <w:szCs w:val="28"/>
                <w:cs/>
              </w:rPr>
              <w:t xml:space="preserve">ปีการศึกษาที่ </w:t>
            </w:r>
            <w:r w:rsidRPr="00B60D70">
              <w:rPr>
                <w:b/>
                <w:bCs/>
                <w:sz w:val="28"/>
                <w:szCs w:val="28"/>
              </w:rPr>
              <w:t>5</w:t>
            </w:r>
            <w:r w:rsidRPr="00B60D70">
              <w:rPr>
                <w:b/>
                <w:bCs/>
                <w:sz w:val="28"/>
                <w:szCs w:val="28"/>
                <w:cs/>
              </w:rPr>
              <w:t xml:space="preserve"> ภาคการศึกษาที่ </w:t>
            </w:r>
            <w:r w:rsidRPr="00B60D70">
              <w:rPr>
                <w:b/>
                <w:bCs/>
                <w:sz w:val="28"/>
                <w:szCs w:val="28"/>
              </w:rPr>
              <w:t>2</w:t>
            </w:r>
          </w:p>
        </w:tc>
        <w:tc>
          <w:tcPr>
            <w:tcW w:w="852" w:type="dxa"/>
            <w:shd w:val="clear" w:color="auto" w:fill="F2F2F2" w:themeFill="background1" w:themeFillShade="F2"/>
            <w:vAlign w:val="center"/>
          </w:tcPr>
          <w:p w14:paraId="41D10712" w14:textId="77777777" w:rsidR="00286CC5" w:rsidRPr="00B60D70" w:rsidRDefault="00286CC5" w:rsidP="00286CC5">
            <w:pPr>
              <w:ind w:right="26"/>
              <w:rPr>
                <w:sz w:val="28"/>
                <w:szCs w:val="28"/>
              </w:rPr>
            </w:pPr>
          </w:p>
        </w:tc>
        <w:tc>
          <w:tcPr>
            <w:tcW w:w="851" w:type="dxa"/>
            <w:shd w:val="clear" w:color="auto" w:fill="F2F2F2" w:themeFill="background1" w:themeFillShade="F2"/>
            <w:vAlign w:val="center"/>
          </w:tcPr>
          <w:p w14:paraId="0B09198E" w14:textId="77777777" w:rsidR="00286CC5" w:rsidRPr="00B60D70" w:rsidRDefault="00286CC5" w:rsidP="00286CC5">
            <w:pPr>
              <w:ind w:right="26"/>
              <w:rPr>
                <w:sz w:val="28"/>
                <w:szCs w:val="28"/>
              </w:rPr>
            </w:pPr>
          </w:p>
        </w:tc>
        <w:tc>
          <w:tcPr>
            <w:tcW w:w="851" w:type="dxa"/>
            <w:shd w:val="clear" w:color="auto" w:fill="F2F2F2" w:themeFill="background1" w:themeFillShade="F2"/>
            <w:vAlign w:val="center"/>
          </w:tcPr>
          <w:p w14:paraId="77261228" w14:textId="77777777" w:rsidR="00286CC5" w:rsidRPr="00B60D70" w:rsidRDefault="00286CC5" w:rsidP="00286CC5">
            <w:pPr>
              <w:ind w:right="26"/>
              <w:rPr>
                <w:sz w:val="28"/>
                <w:szCs w:val="28"/>
              </w:rPr>
            </w:pPr>
          </w:p>
        </w:tc>
        <w:tc>
          <w:tcPr>
            <w:tcW w:w="851" w:type="dxa"/>
            <w:shd w:val="clear" w:color="auto" w:fill="F2F2F2" w:themeFill="background1" w:themeFillShade="F2"/>
            <w:vAlign w:val="center"/>
          </w:tcPr>
          <w:p w14:paraId="0A9383DE" w14:textId="77777777" w:rsidR="00286CC5" w:rsidRPr="00B60D70" w:rsidRDefault="00286CC5" w:rsidP="00286CC5">
            <w:pPr>
              <w:ind w:right="26"/>
              <w:rPr>
                <w:sz w:val="28"/>
                <w:szCs w:val="28"/>
              </w:rPr>
            </w:pPr>
          </w:p>
        </w:tc>
        <w:tc>
          <w:tcPr>
            <w:tcW w:w="854" w:type="dxa"/>
            <w:gridSpan w:val="2"/>
            <w:shd w:val="clear" w:color="auto" w:fill="F2F2F2" w:themeFill="background1" w:themeFillShade="F2"/>
            <w:vAlign w:val="center"/>
          </w:tcPr>
          <w:p w14:paraId="58368E86" w14:textId="77777777" w:rsidR="00286CC5" w:rsidRPr="00B60D70" w:rsidRDefault="00286CC5" w:rsidP="00286CC5">
            <w:pPr>
              <w:ind w:right="26"/>
              <w:rPr>
                <w:sz w:val="28"/>
                <w:szCs w:val="28"/>
              </w:rPr>
            </w:pPr>
          </w:p>
        </w:tc>
      </w:tr>
      <w:tr w:rsidR="00B60D70" w:rsidRPr="00B60D70" w14:paraId="405E5870" w14:textId="77777777" w:rsidTr="00932286">
        <w:tc>
          <w:tcPr>
            <w:tcW w:w="1027" w:type="dxa"/>
            <w:tcBorders>
              <w:top w:val="single" w:sz="2" w:space="0" w:color="auto"/>
              <w:bottom w:val="single" w:sz="2" w:space="0" w:color="auto"/>
              <w:right w:val="single" w:sz="2" w:space="0" w:color="auto"/>
            </w:tcBorders>
          </w:tcPr>
          <w:p w14:paraId="57023DDF" w14:textId="23EBB9BD" w:rsidR="00286CC5" w:rsidRPr="00B60D70" w:rsidRDefault="00B91175" w:rsidP="00286CC5">
            <w:pPr>
              <w:ind w:left="-24" w:right="-32"/>
              <w:jc w:val="left"/>
              <w:rPr>
                <w:sz w:val="28"/>
                <w:szCs w:val="28"/>
              </w:rPr>
            </w:pPr>
            <w:r w:rsidRPr="00B60D70">
              <w:rPr>
                <w:sz w:val="28"/>
                <w:szCs w:val="28"/>
              </w:rPr>
              <w:t xml:space="preserve">CTE </w:t>
            </w:r>
            <w:r w:rsidR="00286CC5" w:rsidRPr="00B60D70">
              <w:rPr>
                <w:sz w:val="28"/>
                <w:szCs w:val="28"/>
                <w:cs/>
              </w:rPr>
              <w:t>599</w:t>
            </w:r>
          </w:p>
        </w:tc>
        <w:tc>
          <w:tcPr>
            <w:tcW w:w="3648" w:type="dxa"/>
            <w:gridSpan w:val="2"/>
            <w:tcBorders>
              <w:top w:val="single" w:sz="2" w:space="0" w:color="auto"/>
              <w:left w:val="single" w:sz="2" w:space="0" w:color="auto"/>
              <w:bottom w:val="single" w:sz="2" w:space="0" w:color="auto"/>
              <w:right w:val="single" w:sz="2" w:space="0" w:color="auto"/>
            </w:tcBorders>
          </w:tcPr>
          <w:p w14:paraId="0CC271B3" w14:textId="77777777" w:rsidR="00286CC5" w:rsidRPr="00B60D70" w:rsidRDefault="00286CC5" w:rsidP="00286CC5">
            <w:pPr>
              <w:ind w:right="26"/>
              <w:jc w:val="left"/>
              <w:rPr>
                <w:sz w:val="28"/>
                <w:szCs w:val="28"/>
              </w:rPr>
            </w:pPr>
            <w:r w:rsidRPr="00B60D70">
              <w:rPr>
                <w:sz w:val="28"/>
                <w:szCs w:val="28"/>
                <w:cs/>
                <w:lang w:val="th-TH"/>
              </w:rPr>
              <w:t>การปฏิบัติการสอนในสถานศึกษาในสาขาวิชาเฉพาะช่างโยธา</w:t>
            </w:r>
          </w:p>
          <w:p w14:paraId="0C0C859B" w14:textId="266B0AF7" w:rsidR="00286CC5" w:rsidRPr="00B60D70" w:rsidRDefault="00921E84" w:rsidP="00286CC5">
            <w:pPr>
              <w:ind w:right="26"/>
              <w:jc w:val="left"/>
              <w:rPr>
                <w:sz w:val="28"/>
                <w:szCs w:val="28"/>
              </w:rPr>
            </w:pPr>
            <w:r w:rsidRPr="00B60D70">
              <w:rPr>
                <w:rFonts w:ascii="TH SarabunPSK" w:hAnsi="TH SarabunPSK" w:cs="TH SarabunPSK" w:hint="cs"/>
                <w:cs/>
              </w:rPr>
              <w:t>6 (0-</w:t>
            </w:r>
            <w:r w:rsidR="00711CA3" w:rsidRPr="00B60D70">
              <w:rPr>
                <w:rFonts w:ascii="TH SarabunPSK" w:hAnsi="TH SarabunPSK" w:cs="TH SarabunPSK"/>
              </w:rPr>
              <w:t>18-18</w:t>
            </w:r>
            <w:r w:rsidRPr="00B60D70">
              <w:rPr>
                <w:rFonts w:ascii="TH SarabunPSK" w:hAnsi="TH SarabunPSK" w:cs="TH SarabunPSK" w:hint="cs"/>
                <w:cs/>
              </w:rPr>
              <w:t>)</w:t>
            </w:r>
          </w:p>
        </w:tc>
        <w:tc>
          <w:tcPr>
            <w:tcW w:w="992" w:type="dxa"/>
            <w:tcBorders>
              <w:top w:val="single" w:sz="2" w:space="0" w:color="auto"/>
              <w:left w:val="single" w:sz="2" w:space="0" w:color="auto"/>
              <w:bottom w:val="single" w:sz="2" w:space="0" w:color="auto"/>
              <w:right w:val="single" w:sz="2" w:space="0" w:color="auto"/>
            </w:tcBorders>
          </w:tcPr>
          <w:p w14:paraId="576E4CDF" w14:textId="42D336FE" w:rsidR="00286CC5" w:rsidRPr="00B60D70" w:rsidRDefault="00286CC5" w:rsidP="00286CC5">
            <w:pPr>
              <w:ind w:right="26"/>
              <w:jc w:val="center"/>
              <w:rPr>
                <w:sz w:val="28"/>
                <w:szCs w:val="28"/>
              </w:rPr>
            </w:pPr>
            <w:r w:rsidRPr="00B60D70">
              <w:rPr>
                <w:sz w:val="28"/>
                <w:szCs w:val="28"/>
                <w:u w:val="single"/>
              </w:rPr>
              <w:t>CLO1*</w:t>
            </w:r>
          </w:p>
        </w:tc>
        <w:tc>
          <w:tcPr>
            <w:tcW w:w="3970" w:type="dxa"/>
            <w:tcBorders>
              <w:top w:val="single" w:sz="2" w:space="0" w:color="auto"/>
              <w:left w:val="single" w:sz="2" w:space="0" w:color="auto"/>
              <w:bottom w:val="single" w:sz="2" w:space="0" w:color="auto"/>
              <w:right w:val="single" w:sz="2" w:space="0" w:color="auto"/>
            </w:tcBorders>
          </w:tcPr>
          <w:p w14:paraId="3D87DE61" w14:textId="398CEE67" w:rsidR="00286CC5" w:rsidRPr="00B60D70" w:rsidRDefault="00BD016D" w:rsidP="00286CC5">
            <w:pPr>
              <w:ind w:right="26"/>
              <w:jc w:val="left"/>
              <w:rPr>
                <w:sz w:val="28"/>
                <w:szCs w:val="28"/>
              </w:rPr>
            </w:pPr>
            <w:r w:rsidRPr="00B60D70">
              <w:rPr>
                <w:sz w:val="28"/>
                <w:szCs w:val="28"/>
                <w:u w:val="single"/>
                <w:cs/>
              </w:rPr>
              <w:t>ปฏิบัติงานในวิชาชีพครูได้ครบตามมาตรฐานการฝึกประสบการณ์วิชาชีพครูตามที่สภาวิชาชีพครูกำหนด</w:t>
            </w:r>
          </w:p>
        </w:tc>
        <w:tc>
          <w:tcPr>
            <w:tcW w:w="852" w:type="dxa"/>
            <w:tcBorders>
              <w:left w:val="single" w:sz="2" w:space="0" w:color="auto"/>
            </w:tcBorders>
            <w:vAlign w:val="center"/>
          </w:tcPr>
          <w:p w14:paraId="206B0123" w14:textId="6EA2A87A" w:rsidR="00286CC5" w:rsidRPr="00B60D70" w:rsidRDefault="00BD016D" w:rsidP="00286CC5">
            <w:pPr>
              <w:ind w:right="26"/>
              <w:jc w:val="center"/>
              <w:rPr>
                <w:sz w:val="28"/>
                <w:szCs w:val="28"/>
              </w:rPr>
            </w:pPr>
            <w:r w:rsidRPr="00B60D70">
              <w:rPr>
                <w:b/>
                <w:bCs/>
                <w:sz w:val="28"/>
                <w:szCs w:val="28"/>
              </w:rPr>
              <w:t> </w:t>
            </w:r>
          </w:p>
        </w:tc>
        <w:tc>
          <w:tcPr>
            <w:tcW w:w="851" w:type="dxa"/>
            <w:vAlign w:val="center"/>
          </w:tcPr>
          <w:p w14:paraId="441763A5" w14:textId="71263FF6" w:rsidR="00286CC5" w:rsidRPr="00B60D70" w:rsidRDefault="00BD016D" w:rsidP="00286CC5">
            <w:pPr>
              <w:ind w:right="26"/>
              <w:jc w:val="center"/>
              <w:rPr>
                <w:sz w:val="28"/>
                <w:szCs w:val="28"/>
              </w:rPr>
            </w:pPr>
            <w:r w:rsidRPr="00B60D70">
              <w:rPr>
                <w:b/>
                <w:bCs/>
                <w:sz w:val="28"/>
                <w:szCs w:val="28"/>
              </w:rPr>
              <w:t> </w:t>
            </w:r>
          </w:p>
        </w:tc>
        <w:tc>
          <w:tcPr>
            <w:tcW w:w="851" w:type="dxa"/>
            <w:vAlign w:val="center"/>
          </w:tcPr>
          <w:p w14:paraId="5056992A" w14:textId="6370B315" w:rsidR="00286CC5" w:rsidRPr="00B60D70" w:rsidRDefault="00BD016D" w:rsidP="00286CC5">
            <w:pPr>
              <w:ind w:right="26"/>
              <w:jc w:val="center"/>
              <w:rPr>
                <w:sz w:val="28"/>
                <w:szCs w:val="28"/>
              </w:rPr>
            </w:pPr>
            <w:r w:rsidRPr="00B60D70">
              <w:rPr>
                <w:b/>
                <w:bCs/>
                <w:sz w:val="28"/>
                <w:szCs w:val="28"/>
              </w:rPr>
              <w:t> </w:t>
            </w:r>
          </w:p>
        </w:tc>
        <w:tc>
          <w:tcPr>
            <w:tcW w:w="851" w:type="dxa"/>
            <w:vAlign w:val="center"/>
          </w:tcPr>
          <w:p w14:paraId="253ED380" w14:textId="24F5F50F" w:rsidR="00286CC5" w:rsidRPr="00B60D70" w:rsidRDefault="00286CC5" w:rsidP="00286CC5">
            <w:pPr>
              <w:ind w:right="26"/>
              <w:jc w:val="center"/>
              <w:rPr>
                <w:sz w:val="28"/>
                <w:szCs w:val="28"/>
              </w:rPr>
            </w:pPr>
            <w:r w:rsidRPr="00B60D70">
              <w:rPr>
                <w:b/>
                <w:bCs/>
                <w:sz w:val="28"/>
                <w:szCs w:val="28"/>
                <w:u w:val="single"/>
              </w:rPr>
              <w:t>P-M4</w:t>
            </w:r>
          </w:p>
        </w:tc>
        <w:tc>
          <w:tcPr>
            <w:tcW w:w="854" w:type="dxa"/>
            <w:gridSpan w:val="2"/>
            <w:vAlign w:val="center"/>
          </w:tcPr>
          <w:p w14:paraId="764496E9" w14:textId="0AC713FF" w:rsidR="00286CC5" w:rsidRPr="00B60D70" w:rsidRDefault="00BD016D" w:rsidP="00286CC5">
            <w:pPr>
              <w:ind w:right="26"/>
              <w:jc w:val="center"/>
              <w:rPr>
                <w:sz w:val="28"/>
                <w:szCs w:val="28"/>
              </w:rPr>
            </w:pPr>
            <w:r w:rsidRPr="00B60D70">
              <w:rPr>
                <w:b/>
                <w:bCs/>
                <w:sz w:val="28"/>
                <w:szCs w:val="28"/>
              </w:rPr>
              <w:t> </w:t>
            </w:r>
          </w:p>
        </w:tc>
      </w:tr>
    </w:tbl>
    <w:p w14:paraId="43F2BD72" w14:textId="36F1A6AB" w:rsidR="00310A01" w:rsidRPr="00B60D70" w:rsidRDefault="00FD2730" w:rsidP="00592146">
      <w:pPr>
        <w:rPr>
          <w:rFonts w:ascii="TH SarabunPSK" w:hAnsi="TH SarabunPSK" w:cs="TH SarabunPSK"/>
          <w:cs/>
        </w:rPr>
      </w:pPr>
      <w:r w:rsidRPr="00B60D70">
        <w:rPr>
          <w:rFonts w:ascii="TH SarabunPSK" w:hAnsi="TH SarabunPSK" w:cs="TH SarabunPSK" w:hint="cs"/>
          <w:b/>
          <w:bCs/>
          <w:cs/>
        </w:rPr>
        <w:t>หมายเหตุ</w:t>
      </w:r>
      <w:r w:rsidRPr="00B60D70">
        <w:rPr>
          <w:rFonts w:ascii="TH SarabunPSK" w:hAnsi="TH SarabunPSK" w:cs="TH SarabunPSK" w:hint="cs"/>
          <w:b/>
          <w:bCs/>
        </w:rPr>
        <w:t>:</w:t>
      </w:r>
      <w:r w:rsidRPr="00B60D70">
        <w:rPr>
          <w:rFonts w:ascii="TH SarabunPSK" w:hAnsi="TH SarabunPSK" w:cs="TH SarabunPSK" w:hint="cs"/>
        </w:rPr>
        <w:t xml:space="preserve"> *</w:t>
      </w:r>
      <w:r w:rsidRPr="00B60D70">
        <w:rPr>
          <w:rFonts w:ascii="TH SarabunPSK" w:hAnsi="TH SarabunPSK" w:cs="TH SarabunPSK" w:hint="cs"/>
          <w:cs/>
        </w:rPr>
        <w:t xml:space="preserve">รายวิชา/โมดูลที่ใช้ตรวจสอบใน </w:t>
      </w:r>
      <w:r w:rsidRPr="00B60D70">
        <w:rPr>
          <w:rFonts w:ascii="TH SarabunPSK" w:hAnsi="TH SarabunPSK" w:cs="TH SarabunPSK" w:hint="cs"/>
        </w:rPr>
        <w:t xml:space="preserve">Stage LO </w:t>
      </w:r>
      <w:r w:rsidRPr="00B60D70">
        <w:rPr>
          <w:rFonts w:ascii="TH SarabunPSK" w:hAnsi="TH SarabunPSK" w:cs="TH SarabunPSK" w:hint="cs"/>
          <w:cs/>
        </w:rPr>
        <w:t>เมื่อผ่านการศึกษาในแต่ละปี</w:t>
      </w:r>
    </w:p>
    <w:p w14:paraId="33EE30C1" w14:textId="77777777" w:rsidR="00FD2730" w:rsidRPr="00B60D70" w:rsidRDefault="00FD2730" w:rsidP="00592146">
      <w:pPr>
        <w:rPr>
          <w:rFonts w:ascii="TH SarabunPSK" w:hAnsi="TH SarabunPSK" w:cs="TH SarabunPSK"/>
          <w:cs/>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9133"/>
      </w:tblGrid>
      <w:tr w:rsidR="00B60D70" w:rsidRPr="00B60D70" w14:paraId="6B3D6599" w14:textId="77777777" w:rsidTr="00955136">
        <w:tc>
          <w:tcPr>
            <w:tcW w:w="4815" w:type="dxa"/>
          </w:tcPr>
          <w:p w14:paraId="692E2BBA" w14:textId="66E358DA" w:rsidR="00310A01" w:rsidRPr="00B60D70" w:rsidRDefault="00310A01" w:rsidP="00310A01">
            <w:pPr>
              <w:jc w:val="left"/>
              <w:rPr>
                <w:rFonts w:ascii="TH SarabunPSK" w:hAnsi="TH SarabunPSK" w:cs="TH SarabunPSK"/>
              </w:rPr>
            </w:pPr>
            <w:r w:rsidRPr="00B60D70">
              <w:rPr>
                <w:rFonts w:ascii="TH SarabunPSK" w:hAnsi="TH SarabunPSK" w:cs="TH SarabunPSK" w:hint="cs"/>
                <w:cs/>
              </w:rPr>
              <w:lastRenderedPageBreak/>
              <w:t>สัญลักษณ์ที่แสดงใน</w:t>
            </w:r>
            <w:r w:rsidR="00AC05FA" w:rsidRPr="00B60D70">
              <w:rPr>
                <w:rFonts w:ascii="TH SarabunPSK" w:hAnsi="TH SarabunPSK" w:cs="TH SarabunPSK" w:hint="cs"/>
              </w:rPr>
              <w:t>Stage LO</w:t>
            </w:r>
            <w:r w:rsidRPr="00B60D70">
              <w:rPr>
                <w:rFonts w:ascii="TH SarabunPSK" w:hAnsi="TH SarabunPSK" w:cs="TH SarabunPSK" w:hint="cs"/>
              </w:rPr>
              <w:t xml:space="preserve"> </w:t>
            </w:r>
            <w:r w:rsidRPr="00B60D70">
              <w:rPr>
                <w:rFonts w:ascii="TH SarabunPSK" w:hAnsi="TH SarabunPSK" w:cs="TH SarabunPSK" w:hint="cs"/>
                <w:cs/>
              </w:rPr>
              <w:t xml:space="preserve">เป็นระดับความคาดหวังของหลักสูตร รายวิชา/โมดูล ซึ่งถูกสร้างขึ้นโดยอิงตาม </w:t>
            </w:r>
            <w:r w:rsidRPr="00B60D70">
              <w:rPr>
                <w:rFonts w:ascii="TH SarabunPSK" w:hAnsi="TH SarabunPSK" w:cs="TH SarabunPSK" w:hint="cs"/>
              </w:rPr>
              <w:t xml:space="preserve">Bloom’s Taxonomy </w:t>
            </w:r>
            <w:r w:rsidRPr="00B60D70">
              <w:rPr>
                <w:rFonts w:ascii="TH SarabunPSK" w:hAnsi="TH SarabunPSK" w:cs="TH SarabunPSK" w:hint="cs"/>
                <w:cs/>
              </w:rPr>
              <w:t xml:space="preserve">และ </w:t>
            </w:r>
            <w:r w:rsidRPr="00B60D70">
              <w:rPr>
                <w:rFonts w:ascii="TH SarabunPSK" w:hAnsi="TH SarabunPSK" w:cs="TH SarabunPSK" w:hint="cs"/>
              </w:rPr>
              <w:t>Miller’s Taxonomy</w:t>
            </w:r>
            <w:r w:rsidR="00BD7F9D" w:rsidRPr="00B60D70">
              <w:rPr>
                <w:rFonts w:ascii="TH SarabunPSK" w:hAnsi="TH SarabunPSK" w:cs="TH SarabunPSK" w:hint="cs"/>
              </w:rPr>
              <w:t xml:space="preserve"> </w:t>
            </w:r>
            <w:r w:rsidRPr="00B60D70">
              <w:rPr>
                <w:rFonts w:ascii="TH SarabunPSK" w:hAnsi="TH SarabunPSK" w:cs="TH SarabunPSK" w:hint="cs"/>
                <w:cs/>
              </w:rPr>
              <w:t xml:space="preserve">อีกทั้งยังได้ระบุกลุ่มวิชาโดยแบ่งตามความสัมพันธ์กับ </w:t>
            </w:r>
            <w:r w:rsidRPr="00B60D70">
              <w:rPr>
                <w:rFonts w:ascii="TH SarabunPSK" w:hAnsi="TH SarabunPSK" w:cs="TH SarabunPSK" w:hint="cs"/>
              </w:rPr>
              <w:t>PLOs</w:t>
            </w:r>
            <w:r w:rsidRPr="00B60D70">
              <w:rPr>
                <w:rFonts w:ascii="TH SarabunPSK" w:hAnsi="TH SarabunPSK" w:cs="TH SarabunPSK" w:hint="cs"/>
                <w:cs/>
              </w:rPr>
              <w:t xml:space="preserve"> ของหลักสูตร (</w:t>
            </w:r>
            <w:r w:rsidRPr="00B60D70">
              <w:rPr>
                <w:rFonts w:ascii="TH SarabunPSK" w:hAnsi="TH SarabunPSK" w:cs="TH SarabunPSK" w:hint="cs"/>
              </w:rPr>
              <w:t>G, B, P</w:t>
            </w:r>
            <w:r w:rsidRPr="00B60D70">
              <w:rPr>
                <w:rFonts w:ascii="TH SarabunPSK" w:hAnsi="TH SarabunPSK" w:cs="TH SarabunPSK" w:hint="cs"/>
                <w:cs/>
              </w:rPr>
              <w:t xml:space="preserve">) </w:t>
            </w:r>
          </w:p>
          <w:p w14:paraId="17BB4C37" w14:textId="2D79C3B7" w:rsidR="00310A01" w:rsidRPr="00B60D70" w:rsidRDefault="00310A01" w:rsidP="00310A01">
            <w:pPr>
              <w:jc w:val="left"/>
              <w:rPr>
                <w:rFonts w:ascii="TH SarabunPSK" w:hAnsi="TH SarabunPSK" w:cs="TH SarabunPSK"/>
              </w:rPr>
            </w:pPr>
            <w:r w:rsidRPr="00B60D70">
              <w:rPr>
                <w:rFonts w:ascii="TH SarabunPSK" w:hAnsi="TH SarabunPSK" w:cs="TH SarabunPSK" w:hint="cs"/>
                <w:cs/>
              </w:rPr>
              <w:t xml:space="preserve">ยกตัวอย่างเช่น สัญลักษณ์ </w:t>
            </w:r>
            <w:r w:rsidRPr="00B60D70">
              <w:rPr>
                <w:rFonts w:ascii="TH SarabunPSK" w:hAnsi="TH SarabunPSK" w:cs="TH SarabunPSK" w:hint="cs"/>
                <w:b/>
                <w:bCs/>
              </w:rPr>
              <w:t>P-M2</w:t>
            </w:r>
            <w:r w:rsidRPr="00B60D70">
              <w:rPr>
                <w:rFonts w:ascii="TH SarabunPSK" w:hAnsi="TH SarabunPSK" w:cs="TH SarabunPSK" w:hint="cs"/>
              </w:rPr>
              <w:t xml:space="preserve"> </w:t>
            </w:r>
            <w:r w:rsidRPr="00B60D70">
              <w:rPr>
                <w:rFonts w:ascii="TH SarabunPSK" w:hAnsi="TH SarabunPSK" w:cs="TH SarabunPSK" w:hint="cs"/>
                <w:cs/>
              </w:rPr>
              <w:t>โดยที่</w:t>
            </w:r>
          </w:p>
          <w:p w14:paraId="05AD72A2" w14:textId="0A7652C4" w:rsidR="00310A01" w:rsidRPr="00B60D70" w:rsidRDefault="00BD7F9D" w:rsidP="00592146">
            <w:pPr>
              <w:rPr>
                <w:rFonts w:ascii="TH SarabunPSK" w:hAnsi="TH SarabunPSK" w:cs="TH SarabunPSK"/>
              </w:rPr>
            </w:pPr>
            <w:r w:rsidRPr="00B60D70">
              <w:rPr>
                <w:rFonts w:ascii="TH SarabunPSK" w:hAnsi="TH SarabunPSK" w:cs="TH SarabunPSK" w:hint="cs"/>
                <w:cs/>
              </w:rPr>
              <w:t xml:space="preserve"> </w:t>
            </w:r>
            <w:r w:rsidR="00310A01" w:rsidRPr="00B60D70">
              <w:rPr>
                <w:rFonts w:ascii="TH SarabunPSK" w:hAnsi="TH SarabunPSK" w:cs="TH SarabunPSK" w:hint="cs"/>
              </w:rPr>
              <w:t xml:space="preserve">P = </w:t>
            </w:r>
            <w:r w:rsidR="00310A01" w:rsidRPr="00B60D70">
              <w:rPr>
                <w:rFonts w:ascii="TH SarabunPSK" w:hAnsi="TH SarabunPSK" w:cs="TH SarabunPSK" w:hint="cs"/>
                <w:cs/>
              </w:rPr>
              <w:t xml:space="preserve">กลุ่มวิชาในระดับ </w:t>
            </w:r>
            <w:r w:rsidR="00310A01" w:rsidRPr="00B60D70">
              <w:rPr>
                <w:rFonts w:ascii="TH SarabunPSK" w:hAnsi="TH SarabunPSK" w:cs="TH SarabunPSK" w:hint="cs"/>
              </w:rPr>
              <w:t>Professional (P)</w:t>
            </w:r>
          </w:p>
          <w:p w14:paraId="4CFB31BE" w14:textId="76AB9AF8" w:rsidR="00310A01" w:rsidRPr="00B60D70" w:rsidRDefault="00BD7F9D" w:rsidP="00592146">
            <w:pPr>
              <w:rPr>
                <w:rFonts w:ascii="TH SarabunPSK" w:hAnsi="TH SarabunPSK" w:cs="TH SarabunPSK"/>
              </w:rPr>
            </w:pPr>
            <w:r w:rsidRPr="00B60D70">
              <w:rPr>
                <w:rFonts w:ascii="TH SarabunPSK" w:hAnsi="TH SarabunPSK" w:cs="TH SarabunPSK" w:hint="cs"/>
                <w:cs/>
              </w:rPr>
              <w:t xml:space="preserve"> </w:t>
            </w:r>
            <w:r w:rsidR="00310A01" w:rsidRPr="00B60D70">
              <w:rPr>
                <w:rFonts w:ascii="TH SarabunPSK" w:hAnsi="TH SarabunPSK" w:cs="TH SarabunPSK" w:hint="cs"/>
              </w:rPr>
              <w:t>M = Miller’s Taxonomy</w:t>
            </w:r>
          </w:p>
          <w:p w14:paraId="0777B5AA" w14:textId="2E580B42" w:rsidR="00310A01" w:rsidRPr="00B60D70" w:rsidRDefault="00BD7F9D" w:rsidP="00955136">
            <w:pPr>
              <w:jc w:val="left"/>
              <w:rPr>
                <w:rFonts w:ascii="TH SarabunPSK" w:hAnsi="TH SarabunPSK" w:cs="TH SarabunPSK"/>
                <w:cs/>
              </w:rPr>
            </w:pPr>
            <w:r w:rsidRPr="00B60D70">
              <w:rPr>
                <w:rFonts w:ascii="TH SarabunPSK" w:hAnsi="TH SarabunPSK" w:cs="TH SarabunPSK" w:hint="cs"/>
              </w:rPr>
              <w:t xml:space="preserve"> </w:t>
            </w:r>
            <w:r w:rsidR="00955136" w:rsidRPr="00B60D70">
              <w:rPr>
                <w:rFonts w:ascii="TH SarabunPSK" w:hAnsi="TH SarabunPSK" w:cs="TH SarabunPSK" w:hint="cs"/>
              </w:rPr>
              <w:t xml:space="preserve">2 = Know How </w:t>
            </w:r>
            <w:r w:rsidR="00955136" w:rsidRPr="00B60D70">
              <w:rPr>
                <w:rFonts w:ascii="TH SarabunPSK" w:hAnsi="TH SarabunPSK" w:cs="TH SarabunPSK" w:hint="cs"/>
                <w:cs/>
              </w:rPr>
              <w:t xml:space="preserve">เป็นความคาดหวังระดับ </w:t>
            </w:r>
            <w:r w:rsidR="00955136" w:rsidRPr="00B60D70">
              <w:rPr>
                <w:rFonts w:ascii="TH SarabunPSK" w:hAnsi="TH SarabunPSK" w:cs="TH SarabunPSK" w:hint="cs"/>
              </w:rPr>
              <w:t xml:space="preserve">2 </w:t>
            </w:r>
            <w:r w:rsidR="00955136" w:rsidRPr="00B60D70">
              <w:rPr>
                <w:rFonts w:ascii="TH SarabunPSK" w:hAnsi="TH SarabunPSK" w:cs="TH SarabunPSK" w:hint="cs"/>
                <w:cs/>
              </w:rPr>
              <w:t xml:space="preserve">ของ </w:t>
            </w:r>
            <w:r w:rsidR="00955136" w:rsidRPr="00B60D70">
              <w:rPr>
                <w:rFonts w:ascii="TH SarabunPSK" w:hAnsi="TH SarabunPSK" w:cs="TH SarabunPSK" w:hint="cs"/>
              </w:rPr>
              <w:t>Miller’s Taxonomy</w:t>
            </w:r>
            <w:r w:rsidR="00955136" w:rsidRPr="00B60D70">
              <w:rPr>
                <w:rFonts w:ascii="TH SarabunPSK" w:hAnsi="TH SarabunPSK" w:cs="TH SarabunPSK" w:hint="cs"/>
                <w:cs/>
              </w:rPr>
              <w:t xml:space="preserve"> (ความหมายจะเปลี่ยนไปตาม </w:t>
            </w:r>
            <w:r w:rsidR="00955136" w:rsidRPr="00B60D70">
              <w:rPr>
                <w:rFonts w:ascii="TH SarabunPSK" w:hAnsi="TH SarabunPSK" w:cs="TH SarabunPSK" w:hint="cs"/>
              </w:rPr>
              <w:t xml:space="preserve">Taxonomy </w:t>
            </w:r>
            <w:r w:rsidR="00955136" w:rsidRPr="00B60D70">
              <w:rPr>
                <w:rFonts w:ascii="TH SarabunPSK" w:hAnsi="TH SarabunPSK" w:cs="TH SarabunPSK" w:hint="cs"/>
                <w:cs/>
              </w:rPr>
              <w:t>ที่เลือก)</w:t>
            </w:r>
          </w:p>
        </w:tc>
        <w:tc>
          <w:tcPr>
            <w:tcW w:w="9133" w:type="dxa"/>
          </w:tcPr>
          <w:p w14:paraId="1A995A42" w14:textId="77777777" w:rsidR="00310A01" w:rsidRPr="00B60D70" w:rsidRDefault="00310A01" w:rsidP="00592146">
            <w:pPr>
              <w:rPr>
                <w:rFonts w:ascii="TH SarabunPSK" w:hAnsi="TH SarabunPSK" w:cs="TH SarabunPSK"/>
              </w:rPr>
            </w:pPr>
            <w:r w:rsidRPr="00B60D70">
              <w:rPr>
                <w:rFonts w:ascii="TH SarabunPSK" w:hAnsi="TH SarabunPSK" w:cs="TH SarabunPSK" w:hint="cs"/>
                <w:noProof/>
              </w:rPr>
              <w:drawing>
                <wp:inline distT="0" distB="0" distL="0" distR="0" wp14:anchorId="47E31F08" wp14:editId="0C07EB1C">
                  <wp:extent cx="5455920" cy="2816645"/>
                  <wp:effectExtent l="0" t="0" r="0" b="3175"/>
                  <wp:docPr id="212083227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32272"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465663" cy="2821675"/>
                          </a:xfrm>
                          <a:prstGeom prst="rect">
                            <a:avLst/>
                          </a:prstGeom>
                        </pic:spPr>
                      </pic:pic>
                    </a:graphicData>
                  </a:graphic>
                </wp:inline>
              </w:drawing>
            </w:r>
          </w:p>
          <w:p w14:paraId="3A83F5F6" w14:textId="77777777" w:rsidR="00310A01" w:rsidRPr="00B60D70" w:rsidRDefault="00310A01" w:rsidP="00592146">
            <w:pPr>
              <w:rPr>
                <w:rFonts w:ascii="TH SarabunPSK" w:hAnsi="TH SarabunPSK" w:cs="TH SarabunPSK"/>
                <w:b/>
                <w:bCs/>
                <w:sz w:val="16"/>
                <w:szCs w:val="16"/>
              </w:rPr>
            </w:pPr>
          </w:p>
          <w:p w14:paraId="1680EE29" w14:textId="319719D7" w:rsidR="00310A01" w:rsidRPr="00B60D70" w:rsidRDefault="00310A01" w:rsidP="008D0407">
            <w:pPr>
              <w:jc w:val="center"/>
              <w:rPr>
                <w:rFonts w:ascii="TH SarabunPSK" w:hAnsi="TH SarabunPSK" w:cs="TH SarabunPSK"/>
              </w:rPr>
            </w:pPr>
            <w:r w:rsidRPr="00B60D70">
              <w:rPr>
                <w:rFonts w:ascii="TH SarabunPSK" w:hAnsi="TH SarabunPSK" w:cs="TH SarabunPSK" w:hint="cs"/>
                <w:b/>
                <w:bCs/>
                <w:sz w:val="28"/>
                <w:szCs w:val="28"/>
                <w:cs/>
              </w:rPr>
              <w:t>รูปที่ 2.</w:t>
            </w:r>
            <w:r w:rsidR="00F03A46" w:rsidRPr="00B60D70">
              <w:rPr>
                <w:rFonts w:ascii="TH SarabunPSK" w:hAnsi="TH SarabunPSK" w:cs="TH SarabunPSK" w:hint="cs"/>
                <w:b/>
                <w:bCs/>
                <w:sz w:val="28"/>
                <w:szCs w:val="28"/>
              </w:rPr>
              <w:t>4</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แนวทางการกำหนดรหัสในแผนที่ความรับผิดชอบที่สัมพันธ์กับรูปที่ 2</w:t>
            </w:r>
            <w:r w:rsidRPr="00B60D70">
              <w:rPr>
                <w:rFonts w:ascii="TH SarabunPSK" w:hAnsi="TH SarabunPSK" w:cs="TH SarabunPSK" w:hint="cs"/>
                <w:sz w:val="28"/>
                <w:szCs w:val="28"/>
              </w:rPr>
              <w:t>.</w:t>
            </w:r>
            <w:r w:rsidR="00F03A46" w:rsidRPr="00B60D70">
              <w:rPr>
                <w:rFonts w:ascii="TH SarabunPSK" w:hAnsi="TH SarabunPSK" w:cs="TH SarabunPSK" w:hint="cs"/>
                <w:sz w:val="28"/>
                <w:szCs w:val="28"/>
              </w:rPr>
              <w:t>3</w:t>
            </w:r>
          </w:p>
        </w:tc>
      </w:tr>
    </w:tbl>
    <w:p w14:paraId="00E0F903" w14:textId="2F727117" w:rsidR="009E6917" w:rsidRPr="00B60D70" w:rsidRDefault="009E6917" w:rsidP="00592146">
      <w:pPr>
        <w:rPr>
          <w:rFonts w:ascii="TH SarabunPSK" w:hAnsi="TH SarabunPSK" w:cs="TH SarabunPSK"/>
          <w:cs/>
        </w:rPr>
        <w:sectPr w:rsidR="009E6917" w:rsidRPr="00B60D70" w:rsidSect="00CD259C">
          <w:pgSz w:w="16838" w:h="11906" w:orient="landscape"/>
          <w:pgMar w:top="1440" w:right="1440" w:bottom="1440" w:left="1440" w:header="706" w:footer="706" w:gutter="0"/>
          <w:cols w:space="708"/>
          <w:docGrid w:linePitch="360"/>
        </w:sectPr>
      </w:pPr>
    </w:p>
    <w:p w14:paraId="35FE62AF" w14:textId="54777295" w:rsidR="00955136" w:rsidRPr="00B60D70" w:rsidRDefault="00955136" w:rsidP="00955136">
      <w:pPr>
        <w:pStyle w:val="5"/>
        <w:ind w:left="284" w:hanging="284"/>
        <w:rPr>
          <w:rFonts w:ascii="TH SarabunPSK" w:hAnsi="TH SarabunPSK" w:cs="TH SarabunPSK"/>
        </w:rPr>
      </w:pPr>
      <w:bookmarkStart w:id="166" w:name="_Hlk117776652"/>
      <w:bookmarkEnd w:id="160"/>
      <w:r w:rsidRPr="00B60D70">
        <w:rPr>
          <w:rFonts w:ascii="TH SarabunPSK" w:hAnsi="TH SarabunPSK" w:cs="TH SarabunPSK" w:hint="cs"/>
          <w:cs/>
        </w:rPr>
        <w:lastRenderedPageBreak/>
        <w:t>เกณฑ์การสำเร็จการศึกษาตามหลักสูตร</w:t>
      </w:r>
    </w:p>
    <w:p w14:paraId="7B1CA3F8" w14:textId="77777777" w:rsidR="00955136" w:rsidRPr="00B60D70" w:rsidRDefault="00955136" w:rsidP="00955136">
      <w:pPr>
        <w:ind w:firstLine="720"/>
        <w:rPr>
          <w:rFonts w:ascii="TH SarabunPSK" w:hAnsi="TH SarabunPSK" w:cs="TH SarabunPSK"/>
        </w:rPr>
      </w:pPr>
      <w:r w:rsidRPr="00B60D70">
        <w:rPr>
          <w:rFonts w:ascii="TH SarabunPSK" w:hAnsi="TH SarabunPSK" w:cs="TH SarabunPSK" w:hint="cs"/>
          <w:cs/>
        </w:rPr>
        <w:t>การสำเร็จการศึกษาเป็นไปตามประกาศคณะกรรมการมาตรฐานการอุดมศึกษา เรื่อง เกณฑ์มาตรฐานหลักสูตรระดับปริญญาตรี พ.ศ. 2565</w:t>
      </w:r>
      <w:r w:rsidRPr="00B60D70">
        <w:rPr>
          <w:rFonts w:ascii="TH SarabunPSK" w:hAnsi="TH SarabunPSK" w:cs="TH SarabunPSK" w:hint="cs"/>
        </w:rPr>
        <w:t xml:space="preserve"> </w:t>
      </w:r>
      <w:r w:rsidRPr="00B60D70">
        <w:rPr>
          <w:rFonts w:ascii="TH SarabunPSK" w:hAnsi="TH SarabunPSK" w:cs="TH SarabunPSK" w:hint="cs"/>
          <w:cs/>
        </w:rPr>
        <w:t>และเป็นไปตามระเบียบมหาวิทยาลัยเทคโนโลยีพระจอมเกล้าธนบุรี ว่าด้วยการศึกษาระดับปริญญาตรี พ.ศ. 2557</w:t>
      </w:r>
    </w:p>
    <w:p w14:paraId="7C09DA1B" w14:textId="77777777" w:rsidR="00A75301" w:rsidRPr="00B60D70" w:rsidRDefault="00A75301" w:rsidP="00592146">
      <w:pPr>
        <w:rPr>
          <w:rFonts w:ascii="TH SarabunPSK" w:hAnsi="TH SarabunPSK" w:cs="TH SarabunPSK"/>
          <w:cs/>
        </w:rPr>
      </w:pPr>
    </w:p>
    <w:p w14:paraId="0F4FB014" w14:textId="2F59BB88" w:rsidR="009E6917" w:rsidRPr="00B60D70" w:rsidRDefault="00D756E0" w:rsidP="00955136">
      <w:pPr>
        <w:pStyle w:val="3"/>
        <w:rPr>
          <w:rFonts w:ascii="TH SarabunPSK" w:hAnsi="TH SarabunPSK" w:cs="TH SarabunPSK"/>
          <w:cs/>
        </w:rPr>
      </w:pPr>
      <w:bookmarkStart w:id="167" w:name="_Toc161400017"/>
      <w:bookmarkStart w:id="168" w:name="_Toc161496929"/>
      <w:bookmarkStart w:id="169" w:name="_Hlk117776323"/>
      <w:bookmarkStart w:id="170" w:name="_Toc179246010"/>
      <w:bookmarkStart w:id="171" w:name="_Toc179656378"/>
      <w:bookmarkStart w:id="172" w:name="_Toc180609458"/>
      <w:bookmarkStart w:id="173" w:name="_Toc191634074"/>
      <w:r w:rsidRPr="00B60D70">
        <w:rPr>
          <w:rFonts w:ascii="TH SarabunPSK" w:hAnsi="TH SarabunPSK" w:cs="TH SarabunPSK" w:hint="cs"/>
          <w:cs/>
          <w:lang w:val="th-TH"/>
        </w:rPr>
        <w:t>แนวคิดใน</w:t>
      </w:r>
      <w:r w:rsidRPr="00B60D70">
        <w:rPr>
          <w:rFonts w:ascii="TH SarabunPSK" w:hAnsi="TH SarabunPSK" w:cs="TH SarabunPSK" w:hint="cs"/>
          <w:cs/>
          <w:lang w:eastAsia="zh-CN"/>
        </w:rPr>
        <w:t>การ</w:t>
      </w:r>
      <w:r w:rsidRPr="00B60D70">
        <w:rPr>
          <w:rFonts w:ascii="TH SarabunPSK" w:hAnsi="TH SarabunPSK" w:cs="TH SarabunPSK" w:hint="cs"/>
          <w:cs/>
          <w:lang w:val="th-TH"/>
        </w:rPr>
        <w:t>กำหนดสิ่งสนับสนุนการเรียนรู้ของผู้เรียน</w:t>
      </w:r>
      <w:bookmarkEnd w:id="167"/>
      <w:bookmarkEnd w:id="168"/>
      <w:bookmarkEnd w:id="169"/>
      <w:bookmarkEnd w:id="170"/>
      <w:bookmarkEnd w:id="171"/>
      <w:bookmarkEnd w:id="172"/>
      <w:bookmarkEnd w:id="173"/>
    </w:p>
    <w:p w14:paraId="7F22A117" w14:textId="186CD57B" w:rsidR="009E6917" w:rsidRPr="00B60D70" w:rsidRDefault="00D756E0" w:rsidP="00955136">
      <w:pPr>
        <w:pStyle w:val="4"/>
        <w:rPr>
          <w:rFonts w:ascii="TH SarabunPSK" w:hAnsi="TH SarabunPSK" w:cs="TH SarabunPSK"/>
        </w:rPr>
      </w:pPr>
      <w:bookmarkStart w:id="174" w:name="_Hlk117775991"/>
      <w:bookmarkEnd w:id="166"/>
      <w:r w:rsidRPr="00B60D70">
        <w:rPr>
          <w:rFonts w:ascii="TH SarabunPSK" w:eastAsiaTheme="majorEastAsia" w:hAnsi="TH SarabunPSK" w:cs="TH SarabunPSK" w:hint="cs"/>
          <w:cs/>
        </w:rPr>
        <w:t>การ</w:t>
      </w:r>
      <w:r w:rsidRPr="00B60D70">
        <w:rPr>
          <w:rFonts w:ascii="TH SarabunPSK" w:eastAsiaTheme="majorEastAsia" w:hAnsi="TH SarabunPSK" w:cs="TH SarabunPSK" w:hint="cs"/>
          <w:cs/>
          <w:lang w:val="en-US" w:eastAsia="zh-CN"/>
        </w:rPr>
        <w:t>วิเคราะห์</w:t>
      </w:r>
      <w:r w:rsidRPr="00B60D70">
        <w:rPr>
          <w:rFonts w:ascii="TH SarabunPSK" w:eastAsiaTheme="majorEastAsia" w:hAnsi="TH SarabunPSK" w:cs="TH SarabunPSK" w:hint="cs"/>
          <w:cs/>
        </w:rPr>
        <w:t>ความพร้อมและศักยภาพของ</w:t>
      </w:r>
      <w:r w:rsidRPr="00B60D70">
        <w:rPr>
          <w:rFonts w:ascii="TH SarabunPSK" w:hAnsi="TH SarabunPSK" w:cs="TH SarabunPSK" w:hint="cs"/>
          <w:cs/>
        </w:rPr>
        <w:t xml:space="preserve">อาจารย์และเจ้าหน้าที่ของหลักสูตร </w:t>
      </w:r>
    </w:p>
    <w:p w14:paraId="6467C287" w14:textId="144B535D" w:rsidR="00955136" w:rsidRPr="00B60D70" w:rsidRDefault="00955136" w:rsidP="00955136">
      <w:pPr>
        <w:ind w:firstLine="720"/>
        <w:rPr>
          <w:rFonts w:ascii="TH SarabunPSK" w:hAnsi="TH SarabunPSK" w:cs="TH SarabunPSK"/>
          <w:lang w:val="th-TH"/>
        </w:rPr>
      </w:pPr>
      <w:r w:rsidRPr="00B60D70">
        <w:rPr>
          <w:rFonts w:ascii="TH SarabunPSK" w:hAnsi="TH SarabunPSK" w:cs="TH SarabunPSK" w:hint="cs"/>
          <w:cs/>
          <w:lang w:val="th-TH"/>
        </w:rPr>
        <w:t xml:space="preserve">หลักสูตรภายใต้สาขาวิชาครุศาสตร์โยธา มีอาจารย์รวม </w:t>
      </w:r>
      <w:r w:rsidRPr="00B60D70">
        <w:rPr>
          <w:rFonts w:ascii="TH SarabunPSK" w:hAnsi="TH SarabunPSK" w:cs="TH SarabunPSK" w:hint="cs"/>
        </w:rPr>
        <w:t>9</w:t>
      </w:r>
      <w:r w:rsidRPr="00B60D70">
        <w:rPr>
          <w:rFonts w:ascii="TH SarabunPSK" w:hAnsi="TH SarabunPSK" w:cs="TH SarabunPSK" w:hint="cs"/>
          <w:cs/>
          <w:lang w:val="th-TH"/>
        </w:rPr>
        <w:t xml:space="preserve"> คน เจ้าหน้าที่รวม </w:t>
      </w:r>
      <w:r w:rsidRPr="00B60D70">
        <w:rPr>
          <w:rFonts w:ascii="TH SarabunPSK" w:hAnsi="TH SarabunPSK" w:cs="TH SarabunPSK" w:hint="cs"/>
        </w:rPr>
        <w:t>2</w:t>
      </w:r>
      <w:r w:rsidRPr="00B60D70">
        <w:rPr>
          <w:rFonts w:ascii="TH SarabunPSK" w:hAnsi="TH SarabunPSK" w:cs="TH SarabunPSK" w:hint="cs"/>
          <w:cs/>
          <w:lang w:val="th-TH"/>
        </w:rPr>
        <w:t xml:space="preserve"> คน รวมทั้งสิ้น 11 คน </w:t>
      </w:r>
      <w:r w:rsidRPr="00B60D70">
        <w:rPr>
          <w:rFonts w:ascii="TH SarabunPSK" w:hAnsi="TH SarabunPSK" w:cs="TH SarabunPSK" w:hint="cs"/>
          <w:cs/>
        </w:rPr>
        <w:t xml:space="preserve">โดยแสดงรายละเอียดใน </w:t>
      </w:r>
      <w:r w:rsidRPr="00B60D70">
        <w:rPr>
          <w:rFonts w:ascii="TH SarabunPSK" w:hAnsi="TH SarabunPSK" w:cs="TH SarabunPSK" w:hint="cs"/>
          <w:cs/>
          <w:lang w:val="th-TH"/>
        </w:rPr>
        <w:t>ตารางที่ 2.</w:t>
      </w:r>
      <w:r w:rsidR="00AC05FA" w:rsidRPr="00B60D70">
        <w:rPr>
          <w:rFonts w:ascii="TH SarabunPSK" w:hAnsi="TH SarabunPSK" w:cs="TH SarabunPSK" w:hint="cs"/>
        </w:rPr>
        <w:t>1</w:t>
      </w:r>
      <w:r w:rsidR="001927DF" w:rsidRPr="00B60D70">
        <w:rPr>
          <w:rFonts w:ascii="TH SarabunPSK" w:hAnsi="TH SarabunPSK" w:cs="TH SarabunPSK" w:hint="cs"/>
          <w:cs/>
        </w:rPr>
        <w:t>8</w:t>
      </w:r>
      <w:r w:rsidRPr="00B60D70">
        <w:rPr>
          <w:rFonts w:ascii="TH SarabunPSK" w:hAnsi="TH SarabunPSK" w:cs="TH SarabunPSK" w:hint="cs"/>
          <w:cs/>
          <w:lang w:val="th-TH"/>
        </w:rPr>
        <w:t xml:space="preserve"> ดังนี้</w:t>
      </w:r>
    </w:p>
    <w:p w14:paraId="0E46757B" w14:textId="77777777" w:rsidR="00955136" w:rsidRPr="00B60D70" w:rsidRDefault="00955136" w:rsidP="00592146">
      <w:pPr>
        <w:rPr>
          <w:rFonts w:ascii="TH SarabunPSK" w:hAnsi="TH SarabunPSK" w:cs="TH SarabunPSK"/>
          <w:lang w:val="th-TH"/>
        </w:rPr>
      </w:pPr>
    </w:p>
    <w:p w14:paraId="6E8AE78A" w14:textId="642152D1" w:rsidR="009E6917" w:rsidRPr="00B60D70" w:rsidRDefault="00D756E0" w:rsidP="00955136">
      <w:pPr>
        <w:rPr>
          <w:rFonts w:ascii="TH SarabunPSK" w:hAnsi="TH SarabunPSK" w:cs="TH SarabunPSK"/>
          <w:sz w:val="24"/>
        </w:rPr>
      </w:pPr>
      <w:r w:rsidRPr="00B60D70">
        <w:rPr>
          <w:rFonts w:ascii="TH SarabunPSK" w:hAnsi="TH SarabunPSK" w:cs="TH SarabunPSK" w:hint="cs"/>
          <w:b/>
          <w:bCs/>
          <w:cs/>
          <w:lang w:val="th-TH"/>
        </w:rPr>
        <w:t>ตารางที่</w:t>
      </w:r>
      <w:r w:rsidR="00955136" w:rsidRPr="00B60D70">
        <w:rPr>
          <w:rFonts w:ascii="TH SarabunPSK" w:hAnsi="TH SarabunPSK" w:cs="TH SarabunPSK" w:hint="cs"/>
          <w:b/>
          <w:bCs/>
          <w:cs/>
          <w:lang w:val="th-TH"/>
        </w:rPr>
        <w:t xml:space="preserve"> </w:t>
      </w:r>
      <w:r w:rsidR="00955136" w:rsidRPr="00B60D70">
        <w:rPr>
          <w:rFonts w:ascii="TH SarabunPSK" w:hAnsi="TH SarabunPSK" w:cs="TH SarabunPSK" w:hint="cs"/>
          <w:b/>
          <w:bCs/>
          <w:lang w:val="th-TH"/>
        </w:rPr>
        <w:t>2.</w:t>
      </w:r>
      <w:r w:rsidR="00AC05FA" w:rsidRPr="00B60D70">
        <w:rPr>
          <w:rFonts w:ascii="TH SarabunPSK" w:hAnsi="TH SarabunPSK" w:cs="TH SarabunPSK" w:hint="cs"/>
          <w:b/>
          <w:bCs/>
        </w:rPr>
        <w:t>1</w:t>
      </w:r>
      <w:r w:rsidR="001927DF" w:rsidRPr="00B60D70">
        <w:rPr>
          <w:rFonts w:ascii="TH SarabunPSK" w:hAnsi="TH SarabunPSK" w:cs="TH SarabunPSK" w:hint="cs"/>
          <w:b/>
          <w:bCs/>
          <w:cs/>
        </w:rPr>
        <w:t>8</w:t>
      </w:r>
      <w:r w:rsidRPr="00B60D70">
        <w:rPr>
          <w:rFonts w:ascii="TH SarabunPSK" w:hAnsi="TH SarabunPSK" w:cs="TH SarabunPSK" w:hint="cs"/>
          <w:cs/>
          <w:lang w:val="th-TH"/>
        </w:rPr>
        <w:t xml:space="preserve"> </w:t>
      </w:r>
      <w:r w:rsidR="00955136" w:rsidRPr="00B60D70">
        <w:rPr>
          <w:rFonts w:ascii="TH SarabunPSK" w:hAnsi="TH SarabunPSK" w:cs="TH SarabunPSK" w:hint="cs"/>
          <w:sz w:val="24"/>
          <w:cs/>
        </w:rPr>
        <w:t>บุคลากรในสาขาวิชาที่ปฏิบัติหน้าที่ในหลักสูตร</w:t>
      </w:r>
    </w:p>
    <w:tbl>
      <w:tblPr>
        <w:tblStyle w:val="af6"/>
        <w:tblW w:w="0" w:type="auto"/>
        <w:tblLook w:val="04A0" w:firstRow="1" w:lastRow="0" w:firstColumn="1" w:lastColumn="0" w:noHBand="0" w:noVBand="1"/>
      </w:tblPr>
      <w:tblGrid>
        <w:gridCol w:w="2547"/>
        <w:gridCol w:w="1701"/>
        <w:gridCol w:w="1134"/>
        <w:gridCol w:w="1276"/>
        <w:gridCol w:w="1205"/>
        <w:gridCol w:w="1153"/>
      </w:tblGrid>
      <w:tr w:rsidR="00B60D70" w:rsidRPr="00B60D70" w14:paraId="7B84AD4E" w14:textId="77777777" w:rsidTr="00D420AC">
        <w:tc>
          <w:tcPr>
            <w:tcW w:w="2547" w:type="dxa"/>
            <w:vMerge w:val="restart"/>
            <w:shd w:val="clear" w:color="auto" w:fill="F2F2F2" w:themeFill="background1" w:themeFillShade="F2"/>
            <w:vAlign w:val="center"/>
          </w:tcPr>
          <w:p w14:paraId="108D345C" w14:textId="77777777" w:rsidR="00955136" w:rsidRPr="00B60D70" w:rsidRDefault="00955136" w:rsidP="00955136">
            <w:pPr>
              <w:ind w:right="29"/>
              <w:jc w:val="center"/>
              <w:rPr>
                <w:rFonts w:ascii="TH SarabunPSK" w:hAnsi="TH SarabunPSK" w:cs="TH SarabunPSK"/>
                <w:sz w:val="28"/>
                <w:szCs w:val="28"/>
              </w:rPr>
            </w:pPr>
            <w:r w:rsidRPr="00B60D70">
              <w:rPr>
                <w:rFonts w:ascii="TH SarabunPSK" w:hAnsi="TH SarabunPSK" w:cs="TH SarabunPSK" w:hint="cs"/>
                <w:sz w:val="28"/>
                <w:szCs w:val="28"/>
                <w:cs/>
              </w:rPr>
              <w:t>บุคลากร</w:t>
            </w:r>
          </w:p>
        </w:tc>
        <w:tc>
          <w:tcPr>
            <w:tcW w:w="1701" w:type="dxa"/>
            <w:vMerge w:val="restart"/>
            <w:shd w:val="clear" w:color="auto" w:fill="F2F2F2" w:themeFill="background1" w:themeFillShade="F2"/>
            <w:vAlign w:val="center"/>
          </w:tcPr>
          <w:p w14:paraId="141E719C" w14:textId="77777777" w:rsidR="00955136" w:rsidRPr="00B60D70" w:rsidRDefault="00955136" w:rsidP="00955136">
            <w:pPr>
              <w:ind w:right="29"/>
              <w:jc w:val="center"/>
              <w:rPr>
                <w:rFonts w:ascii="TH SarabunPSK" w:hAnsi="TH SarabunPSK" w:cs="TH SarabunPSK"/>
                <w:sz w:val="28"/>
                <w:szCs w:val="28"/>
                <w:cs/>
              </w:rPr>
            </w:pPr>
            <w:r w:rsidRPr="00B60D70">
              <w:rPr>
                <w:rFonts w:ascii="TH SarabunPSK" w:hAnsi="TH SarabunPSK" w:cs="TH SarabunPSK" w:hint="cs"/>
                <w:sz w:val="28"/>
                <w:szCs w:val="28"/>
                <w:cs/>
              </w:rPr>
              <w:t>สายงาน</w:t>
            </w:r>
          </w:p>
        </w:tc>
        <w:tc>
          <w:tcPr>
            <w:tcW w:w="3615" w:type="dxa"/>
            <w:gridSpan w:val="3"/>
            <w:shd w:val="clear" w:color="auto" w:fill="F2F2F2" w:themeFill="background1" w:themeFillShade="F2"/>
          </w:tcPr>
          <w:p w14:paraId="6EF92C62" w14:textId="77777777" w:rsidR="00955136" w:rsidRPr="00B60D70" w:rsidRDefault="00955136" w:rsidP="00955136">
            <w:pPr>
              <w:ind w:right="29"/>
              <w:jc w:val="center"/>
              <w:rPr>
                <w:rFonts w:ascii="TH SarabunPSK" w:hAnsi="TH SarabunPSK" w:cs="TH SarabunPSK"/>
                <w:sz w:val="28"/>
                <w:szCs w:val="28"/>
              </w:rPr>
            </w:pPr>
            <w:r w:rsidRPr="00B60D70">
              <w:rPr>
                <w:rFonts w:ascii="TH SarabunPSK" w:hAnsi="TH SarabunPSK" w:cs="TH SarabunPSK" w:hint="cs"/>
                <w:sz w:val="28"/>
                <w:szCs w:val="28"/>
                <w:cs/>
              </w:rPr>
              <w:t>คุณวุฒิ</w:t>
            </w:r>
          </w:p>
        </w:tc>
        <w:tc>
          <w:tcPr>
            <w:tcW w:w="1153" w:type="dxa"/>
            <w:vMerge w:val="restart"/>
            <w:shd w:val="clear" w:color="auto" w:fill="F2F2F2" w:themeFill="background1" w:themeFillShade="F2"/>
            <w:vAlign w:val="center"/>
          </w:tcPr>
          <w:p w14:paraId="6828AD13" w14:textId="77777777" w:rsidR="00955136" w:rsidRPr="00B60D70" w:rsidRDefault="00955136" w:rsidP="00955136">
            <w:pPr>
              <w:ind w:right="29"/>
              <w:jc w:val="center"/>
              <w:rPr>
                <w:rFonts w:ascii="TH SarabunPSK" w:hAnsi="TH SarabunPSK" w:cs="TH SarabunPSK"/>
                <w:sz w:val="28"/>
                <w:szCs w:val="28"/>
              </w:rPr>
            </w:pPr>
            <w:r w:rsidRPr="00B60D70">
              <w:rPr>
                <w:rFonts w:ascii="TH SarabunPSK" w:hAnsi="TH SarabunPSK" w:cs="TH SarabunPSK" w:hint="cs"/>
                <w:sz w:val="28"/>
                <w:szCs w:val="28"/>
                <w:cs/>
              </w:rPr>
              <w:t>ร้อยละ</w:t>
            </w:r>
          </w:p>
        </w:tc>
      </w:tr>
      <w:tr w:rsidR="00B60D70" w:rsidRPr="00B60D70" w14:paraId="1C2A695C" w14:textId="77777777" w:rsidTr="00D420AC">
        <w:tc>
          <w:tcPr>
            <w:tcW w:w="2547" w:type="dxa"/>
            <w:vMerge/>
            <w:shd w:val="clear" w:color="auto" w:fill="E7E6E6" w:themeFill="background2"/>
          </w:tcPr>
          <w:p w14:paraId="2BF98FC2" w14:textId="77777777" w:rsidR="00955136" w:rsidRPr="00B60D70" w:rsidRDefault="00955136" w:rsidP="00D420AC">
            <w:pPr>
              <w:ind w:right="29"/>
              <w:rPr>
                <w:rFonts w:ascii="TH SarabunPSK" w:hAnsi="TH SarabunPSK" w:cs="TH SarabunPSK"/>
                <w:sz w:val="28"/>
                <w:szCs w:val="28"/>
                <w:cs/>
              </w:rPr>
            </w:pPr>
          </w:p>
        </w:tc>
        <w:tc>
          <w:tcPr>
            <w:tcW w:w="1701" w:type="dxa"/>
            <w:vMerge/>
            <w:shd w:val="clear" w:color="auto" w:fill="E7E6E6" w:themeFill="background2"/>
          </w:tcPr>
          <w:p w14:paraId="200CDA39" w14:textId="77777777" w:rsidR="00955136" w:rsidRPr="00B60D70" w:rsidRDefault="00955136" w:rsidP="00D420AC">
            <w:pPr>
              <w:ind w:right="29"/>
              <w:rPr>
                <w:rFonts w:ascii="TH SarabunPSK" w:hAnsi="TH SarabunPSK" w:cs="TH SarabunPSK"/>
                <w:sz w:val="28"/>
                <w:szCs w:val="28"/>
                <w:cs/>
              </w:rPr>
            </w:pPr>
          </w:p>
        </w:tc>
        <w:tc>
          <w:tcPr>
            <w:tcW w:w="1134" w:type="dxa"/>
            <w:shd w:val="clear" w:color="auto" w:fill="F2F2F2" w:themeFill="background1" w:themeFillShade="F2"/>
          </w:tcPr>
          <w:p w14:paraId="281C80E5" w14:textId="77777777" w:rsidR="00955136" w:rsidRPr="00B60D70" w:rsidRDefault="00955136" w:rsidP="00D420AC">
            <w:pPr>
              <w:ind w:right="29"/>
              <w:rPr>
                <w:rFonts w:ascii="TH SarabunPSK" w:hAnsi="TH SarabunPSK" w:cs="TH SarabunPSK"/>
                <w:sz w:val="28"/>
                <w:szCs w:val="28"/>
                <w:cs/>
              </w:rPr>
            </w:pPr>
            <w:r w:rsidRPr="00B60D70">
              <w:rPr>
                <w:rFonts w:ascii="TH SarabunPSK" w:hAnsi="TH SarabunPSK" w:cs="TH SarabunPSK" w:hint="cs"/>
                <w:sz w:val="28"/>
                <w:szCs w:val="28"/>
                <w:cs/>
              </w:rPr>
              <w:t>ป.ตรี (คน)</w:t>
            </w:r>
          </w:p>
        </w:tc>
        <w:tc>
          <w:tcPr>
            <w:tcW w:w="1276" w:type="dxa"/>
            <w:shd w:val="clear" w:color="auto" w:fill="F2F2F2" w:themeFill="background1" w:themeFillShade="F2"/>
          </w:tcPr>
          <w:p w14:paraId="68898FE7" w14:textId="77777777" w:rsidR="00955136" w:rsidRPr="00B60D70" w:rsidRDefault="00955136" w:rsidP="00D420AC">
            <w:pPr>
              <w:ind w:right="29"/>
              <w:rPr>
                <w:rFonts w:ascii="TH SarabunPSK" w:hAnsi="TH SarabunPSK" w:cs="TH SarabunPSK"/>
                <w:sz w:val="28"/>
                <w:szCs w:val="28"/>
                <w:cs/>
              </w:rPr>
            </w:pPr>
            <w:r w:rsidRPr="00B60D70">
              <w:rPr>
                <w:rFonts w:ascii="TH SarabunPSK" w:hAnsi="TH SarabunPSK" w:cs="TH SarabunPSK" w:hint="cs"/>
                <w:sz w:val="28"/>
                <w:szCs w:val="28"/>
                <w:cs/>
              </w:rPr>
              <w:t>ป.โท (คน)</w:t>
            </w:r>
          </w:p>
        </w:tc>
        <w:tc>
          <w:tcPr>
            <w:tcW w:w="1205" w:type="dxa"/>
            <w:shd w:val="clear" w:color="auto" w:fill="F2F2F2" w:themeFill="background1" w:themeFillShade="F2"/>
          </w:tcPr>
          <w:p w14:paraId="00629266" w14:textId="77777777" w:rsidR="00955136" w:rsidRPr="00B60D70" w:rsidRDefault="00955136" w:rsidP="00D420AC">
            <w:pPr>
              <w:ind w:right="29"/>
              <w:rPr>
                <w:rFonts w:ascii="TH SarabunPSK" w:hAnsi="TH SarabunPSK" w:cs="TH SarabunPSK"/>
                <w:sz w:val="28"/>
                <w:szCs w:val="28"/>
                <w:cs/>
              </w:rPr>
            </w:pPr>
            <w:r w:rsidRPr="00B60D70">
              <w:rPr>
                <w:rFonts w:ascii="TH SarabunPSK" w:hAnsi="TH SarabunPSK" w:cs="TH SarabunPSK" w:hint="cs"/>
                <w:sz w:val="28"/>
                <w:szCs w:val="28"/>
                <w:cs/>
              </w:rPr>
              <w:t>ป.เอก (คน)</w:t>
            </w:r>
          </w:p>
        </w:tc>
        <w:tc>
          <w:tcPr>
            <w:tcW w:w="1153" w:type="dxa"/>
            <w:vMerge/>
          </w:tcPr>
          <w:p w14:paraId="609701BC" w14:textId="77777777" w:rsidR="00955136" w:rsidRPr="00B60D70" w:rsidRDefault="00955136" w:rsidP="00D420AC">
            <w:pPr>
              <w:ind w:right="29"/>
              <w:rPr>
                <w:rFonts w:ascii="TH SarabunPSK" w:hAnsi="TH SarabunPSK" w:cs="TH SarabunPSK"/>
                <w:sz w:val="28"/>
                <w:szCs w:val="28"/>
                <w:cs/>
              </w:rPr>
            </w:pPr>
          </w:p>
        </w:tc>
      </w:tr>
      <w:tr w:rsidR="00B60D70" w:rsidRPr="00B60D70" w14:paraId="10274A8E" w14:textId="77777777" w:rsidTr="00D420AC">
        <w:tc>
          <w:tcPr>
            <w:tcW w:w="2547" w:type="dxa"/>
          </w:tcPr>
          <w:p w14:paraId="2218AB0B" w14:textId="77777777" w:rsidR="00955136" w:rsidRPr="00B60D70" w:rsidRDefault="00955136" w:rsidP="00D420AC">
            <w:pPr>
              <w:ind w:right="29"/>
              <w:rPr>
                <w:rFonts w:ascii="TH SarabunPSK" w:hAnsi="TH SarabunPSK" w:cs="TH SarabunPSK"/>
                <w:sz w:val="28"/>
                <w:szCs w:val="28"/>
              </w:rPr>
            </w:pPr>
            <w:r w:rsidRPr="00B60D70">
              <w:rPr>
                <w:rFonts w:ascii="TH SarabunPSK" w:hAnsi="TH SarabunPSK" w:cs="TH SarabunPSK" w:hint="cs"/>
                <w:sz w:val="28"/>
                <w:szCs w:val="28"/>
                <w:cs/>
              </w:rPr>
              <w:t>ศาสตราจารย์</w:t>
            </w:r>
          </w:p>
        </w:tc>
        <w:tc>
          <w:tcPr>
            <w:tcW w:w="1701" w:type="dxa"/>
          </w:tcPr>
          <w:p w14:paraId="27667673" w14:textId="77777777" w:rsidR="00955136" w:rsidRPr="00B60D70" w:rsidRDefault="00955136" w:rsidP="00955136">
            <w:pPr>
              <w:ind w:right="29"/>
              <w:jc w:val="center"/>
              <w:rPr>
                <w:rFonts w:ascii="TH SarabunPSK" w:hAnsi="TH SarabunPSK" w:cs="TH SarabunPSK"/>
                <w:sz w:val="28"/>
                <w:szCs w:val="28"/>
                <w:cs/>
              </w:rPr>
            </w:pPr>
            <w:r w:rsidRPr="00B60D70">
              <w:rPr>
                <w:rFonts w:ascii="TH SarabunPSK" w:hAnsi="TH SarabunPSK" w:cs="TH SarabunPSK" w:hint="cs"/>
                <w:sz w:val="28"/>
                <w:szCs w:val="28"/>
                <w:cs/>
              </w:rPr>
              <w:t>วิชาการ</w:t>
            </w:r>
          </w:p>
        </w:tc>
        <w:tc>
          <w:tcPr>
            <w:tcW w:w="1134" w:type="dxa"/>
          </w:tcPr>
          <w:p w14:paraId="20DAEF1F" w14:textId="77777777" w:rsidR="00955136" w:rsidRPr="00B60D70" w:rsidRDefault="00955136" w:rsidP="00955136">
            <w:pPr>
              <w:ind w:right="29"/>
              <w:jc w:val="center"/>
              <w:rPr>
                <w:rFonts w:ascii="TH SarabunPSK" w:hAnsi="TH SarabunPSK" w:cs="TH SarabunPSK"/>
                <w:sz w:val="28"/>
                <w:szCs w:val="28"/>
              </w:rPr>
            </w:pPr>
            <w:r w:rsidRPr="00B60D70">
              <w:rPr>
                <w:rFonts w:ascii="TH SarabunPSK" w:hAnsi="TH SarabunPSK" w:cs="TH SarabunPSK" w:hint="cs"/>
                <w:sz w:val="28"/>
                <w:szCs w:val="28"/>
                <w:cs/>
              </w:rPr>
              <w:t>-</w:t>
            </w:r>
          </w:p>
        </w:tc>
        <w:tc>
          <w:tcPr>
            <w:tcW w:w="1276" w:type="dxa"/>
          </w:tcPr>
          <w:p w14:paraId="0A144DD5" w14:textId="77777777" w:rsidR="00955136" w:rsidRPr="00B60D70" w:rsidRDefault="00955136" w:rsidP="00955136">
            <w:pPr>
              <w:ind w:right="29"/>
              <w:jc w:val="center"/>
              <w:rPr>
                <w:rFonts w:ascii="TH SarabunPSK" w:hAnsi="TH SarabunPSK" w:cs="TH SarabunPSK"/>
                <w:sz w:val="28"/>
                <w:szCs w:val="28"/>
                <w:cs/>
              </w:rPr>
            </w:pPr>
            <w:r w:rsidRPr="00B60D70">
              <w:rPr>
                <w:rFonts w:ascii="TH SarabunPSK" w:hAnsi="TH SarabunPSK" w:cs="TH SarabunPSK" w:hint="cs"/>
                <w:sz w:val="28"/>
                <w:szCs w:val="28"/>
              </w:rPr>
              <w:t>-</w:t>
            </w:r>
          </w:p>
        </w:tc>
        <w:tc>
          <w:tcPr>
            <w:tcW w:w="1205" w:type="dxa"/>
          </w:tcPr>
          <w:p w14:paraId="47FAA87D" w14:textId="77777777" w:rsidR="00955136" w:rsidRPr="00B60D70" w:rsidRDefault="00955136" w:rsidP="00955136">
            <w:pPr>
              <w:ind w:right="29"/>
              <w:jc w:val="center"/>
              <w:rPr>
                <w:rFonts w:ascii="TH SarabunPSK" w:hAnsi="TH SarabunPSK" w:cs="TH SarabunPSK"/>
                <w:sz w:val="28"/>
                <w:szCs w:val="28"/>
              </w:rPr>
            </w:pPr>
            <w:r w:rsidRPr="00B60D70">
              <w:rPr>
                <w:rFonts w:ascii="TH SarabunPSK" w:hAnsi="TH SarabunPSK" w:cs="TH SarabunPSK" w:hint="cs"/>
                <w:sz w:val="28"/>
                <w:szCs w:val="28"/>
                <w:cs/>
              </w:rPr>
              <w:t>-</w:t>
            </w:r>
          </w:p>
        </w:tc>
        <w:tc>
          <w:tcPr>
            <w:tcW w:w="1153" w:type="dxa"/>
          </w:tcPr>
          <w:p w14:paraId="761EA184" w14:textId="77777777" w:rsidR="00955136" w:rsidRPr="00B60D70" w:rsidRDefault="00955136" w:rsidP="00955136">
            <w:pPr>
              <w:ind w:right="29"/>
              <w:jc w:val="center"/>
              <w:rPr>
                <w:rFonts w:ascii="TH SarabunPSK" w:hAnsi="TH SarabunPSK" w:cs="TH SarabunPSK"/>
                <w:sz w:val="28"/>
                <w:szCs w:val="28"/>
              </w:rPr>
            </w:pPr>
            <w:r w:rsidRPr="00B60D70">
              <w:rPr>
                <w:rFonts w:ascii="TH SarabunPSK" w:hAnsi="TH SarabunPSK" w:cs="TH SarabunPSK" w:hint="cs"/>
                <w:sz w:val="28"/>
                <w:szCs w:val="28"/>
              </w:rPr>
              <w:t>0.0</w:t>
            </w:r>
          </w:p>
        </w:tc>
      </w:tr>
      <w:tr w:rsidR="00B60D70" w:rsidRPr="00B60D70" w14:paraId="41A7B372" w14:textId="77777777" w:rsidTr="00D420AC">
        <w:tc>
          <w:tcPr>
            <w:tcW w:w="2547" w:type="dxa"/>
          </w:tcPr>
          <w:p w14:paraId="2D2BFADC" w14:textId="793754DA" w:rsidR="00955136" w:rsidRPr="00B60D70" w:rsidRDefault="00955136" w:rsidP="00955136">
            <w:pPr>
              <w:ind w:right="29"/>
              <w:rPr>
                <w:rFonts w:ascii="TH SarabunPSK" w:hAnsi="TH SarabunPSK" w:cs="TH SarabunPSK"/>
                <w:sz w:val="28"/>
                <w:szCs w:val="28"/>
                <w:cs/>
              </w:rPr>
            </w:pPr>
            <w:r w:rsidRPr="00B60D70">
              <w:rPr>
                <w:rFonts w:ascii="TH SarabunPSK" w:hAnsi="TH SarabunPSK" w:cs="TH SarabunPSK" w:hint="cs"/>
                <w:sz w:val="28"/>
                <w:szCs w:val="28"/>
                <w:cs/>
              </w:rPr>
              <w:t>รองศาสตราจารย์</w:t>
            </w:r>
          </w:p>
        </w:tc>
        <w:tc>
          <w:tcPr>
            <w:tcW w:w="1701" w:type="dxa"/>
          </w:tcPr>
          <w:p w14:paraId="0B43996D" w14:textId="18541520" w:rsidR="00955136" w:rsidRPr="00B60D70" w:rsidRDefault="00955136" w:rsidP="00955136">
            <w:pPr>
              <w:ind w:right="29"/>
              <w:jc w:val="center"/>
              <w:rPr>
                <w:rFonts w:ascii="TH SarabunPSK" w:hAnsi="TH SarabunPSK" w:cs="TH SarabunPSK"/>
                <w:sz w:val="28"/>
                <w:szCs w:val="28"/>
                <w:cs/>
              </w:rPr>
            </w:pPr>
            <w:r w:rsidRPr="00B60D70">
              <w:rPr>
                <w:rFonts w:ascii="TH SarabunPSK" w:hAnsi="TH SarabunPSK" w:cs="TH SarabunPSK" w:hint="cs"/>
                <w:sz w:val="28"/>
                <w:szCs w:val="28"/>
                <w:cs/>
              </w:rPr>
              <w:t>วิชาการ</w:t>
            </w:r>
          </w:p>
        </w:tc>
        <w:tc>
          <w:tcPr>
            <w:tcW w:w="1134" w:type="dxa"/>
          </w:tcPr>
          <w:p w14:paraId="3B61935C" w14:textId="77777777" w:rsidR="00955136" w:rsidRPr="00B60D70" w:rsidRDefault="00955136" w:rsidP="00955136">
            <w:pPr>
              <w:ind w:right="29"/>
              <w:jc w:val="center"/>
              <w:rPr>
                <w:rFonts w:ascii="TH SarabunPSK" w:hAnsi="TH SarabunPSK" w:cs="TH SarabunPSK"/>
                <w:sz w:val="28"/>
                <w:szCs w:val="28"/>
                <w:cs/>
              </w:rPr>
            </w:pPr>
          </w:p>
        </w:tc>
        <w:tc>
          <w:tcPr>
            <w:tcW w:w="1276" w:type="dxa"/>
          </w:tcPr>
          <w:p w14:paraId="295F0312" w14:textId="77777777" w:rsidR="00955136" w:rsidRPr="00B60D70" w:rsidRDefault="00955136" w:rsidP="00955136">
            <w:pPr>
              <w:ind w:right="29"/>
              <w:jc w:val="center"/>
              <w:rPr>
                <w:rFonts w:ascii="TH SarabunPSK" w:hAnsi="TH SarabunPSK" w:cs="TH SarabunPSK"/>
                <w:sz w:val="28"/>
                <w:szCs w:val="28"/>
              </w:rPr>
            </w:pPr>
          </w:p>
        </w:tc>
        <w:tc>
          <w:tcPr>
            <w:tcW w:w="1205" w:type="dxa"/>
          </w:tcPr>
          <w:p w14:paraId="3D058A6D" w14:textId="628355E9" w:rsidR="00955136" w:rsidRPr="00B60D70" w:rsidRDefault="00955136" w:rsidP="00955136">
            <w:pPr>
              <w:ind w:right="29"/>
              <w:jc w:val="center"/>
              <w:rPr>
                <w:rFonts w:ascii="TH SarabunPSK" w:hAnsi="TH SarabunPSK" w:cs="TH SarabunPSK"/>
                <w:sz w:val="28"/>
                <w:szCs w:val="28"/>
                <w:cs/>
              </w:rPr>
            </w:pPr>
            <w:r w:rsidRPr="00B60D70">
              <w:rPr>
                <w:rFonts w:ascii="TH SarabunPSK" w:hAnsi="TH SarabunPSK" w:cs="TH SarabunPSK" w:hint="cs"/>
                <w:sz w:val="28"/>
                <w:szCs w:val="28"/>
              </w:rPr>
              <w:t>2</w:t>
            </w:r>
          </w:p>
        </w:tc>
        <w:tc>
          <w:tcPr>
            <w:tcW w:w="1153" w:type="dxa"/>
          </w:tcPr>
          <w:p w14:paraId="189C5CFA" w14:textId="79C345F6" w:rsidR="00955136" w:rsidRPr="00B60D70" w:rsidRDefault="00955136" w:rsidP="00955136">
            <w:pPr>
              <w:ind w:right="29"/>
              <w:jc w:val="center"/>
              <w:rPr>
                <w:rFonts w:ascii="TH SarabunPSK" w:hAnsi="TH SarabunPSK" w:cs="TH SarabunPSK"/>
                <w:sz w:val="28"/>
                <w:szCs w:val="28"/>
              </w:rPr>
            </w:pPr>
            <w:r w:rsidRPr="00B60D70">
              <w:rPr>
                <w:rFonts w:ascii="TH SarabunPSK" w:hAnsi="TH SarabunPSK" w:cs="TH SarabunPSK" w:hint="cs"/>
                <w:sz w:val="28"/>
                <w:szCs w:val="28"/>
              </w:rPr>
              <w:t>18.18%</w:t>
            </w:r>
          </w:p>
        </w:tc>
      </w:tr>
      <w:tr w:rsidR="00B60D70" w:rsidRPr="00B60D70" w14:paraId="4C312EA9" w14:textId="77777777" w:rsidTr="00D420AC">
        <w:tc>
          <w:tcPr>
            <w:tcW w:w="2547" w:type="dxa"/>
          </w:tcPr>
          <w:p w14:paraId="54E2B8BA" w14:textId="5ABF2581" w:rsidR="00955136" w:rsidRPr="00B60D70" w:rsidRDefault="00955136" w:rsidP="00955136">
            <w:pPr>
              <w:ind w:right="29"/>
              <w:rPr>
                <w:rFonts w:ascii="TH SarabunPSK" w:hAnsi="TH SarabunPSK" w:cs="TH SarabunPSK"/>
                <w:sz w:val="28"/>
                <w:szCs w:val="28"/>
                <w:cs/>
              </w:rPr>
            </w:pPr>
            <w:r w:rsidRPr="00B60D70">
              <w:rPr>
                <w:rFonts w:ascii="TH SarabunPSK" w:hAnsi="TH SarabunPSK" w:cs="TH SarabunPSK" w:hint="cs"/>
                <w:sz w:val="28"/>
                <w:szCs w:val="28"/>
                <w:cs/>
              </w:rPr>
              <w:t>ผู้ช่วยศาสตราจารย์</w:t>
            </w:r>
          </w:p>
        </w:tc>
        <w:tc>
          <w:tcPr>
            <w:tcW w:w="1701" w:type="dxa"/>
          </w:tcPr>
          <w:p w14:paraId="18D599A7" w14:textId="6CBB196E" w:rsidR="00955136" w:rsidRPr="00B60D70" w:rsidRDefault="00955136" w:rsidP="00955136">
            <w:pPr>
              <w:ind w:right="29"/>
              <w:jc w:val="center"/>
              <w:rPr>
                <w:rFonts w:ascii="TH SarabunPSK" w:hAnsi="TH SarabunPSK" w:cs="TH SarabunPSK"/>
                <w:sz w:val="28"/>
                <w:szCs w:val="28"/>
                <w:cs/>
              </w:rPr>
            </w:pPr>
            <w:r w:rsidRPr="00B60D70">
              <w:rPr>
                <w:rFonts w:ascii="TH SarabunPSK" w:hAnsi="TH SarabunPSK" w:cs="TH SarabunPSK" w:hint="cs"/>
                <w:sz w:val="28"/>
                <w:szCs w:val="28"/>
                <w:cs/>
              </w:rPr>
              <w:t>วิชาการ</w:t>
            </w:r>
          </w:p>
        </w:tc>
        <w:tc>
          <w:tcPr>
            <w:tcW w:w="1134" w:type="dxa"/>
          </w:tcPr>
          <w:p w14:paraId="55746C97" w14:textId="77777777" w:rsidR="00955136" w:rsidRPr="00B60D70" w:rsidRDefault="00955136" w:rsidP="00955136">
            <w:pPr>
              <w:ind w:right="29"/>
              <w:jc w:val="center"/>
              <w:rPr>
                <w:rFonts w:ascii="TH SarabunPSK" w:hAnsi="TH SarabunPSK" w:cs="TH SarabunPSK"/>
                <w:sz w:val="28"/>
                <w:szCs w:val="28"/>
                <w:cs/>
              </w:rPr>
            </w:pPr>
          </w:p>
        </w:tc>
        <w:tc>
          <w:tcPr>
            <w:tcW w:w="1276" w:type="dxa"/>
          </w:tcPr>
          <w:p w14:paraId="6E76BD49" w14:textId="0A2848E5" w:rsidR="00955136" w:rsidRPr="00B60D70" w:rsidRDefault="00955136" w:rsidP="00955136">
            <w:pPr>
              <w:ind w:right="29"/>
              <w:jc w:val="center"/>
              <w:rPr>
                <w:rFonts w:ascii="TH SarabunPSK" w:hAnsi="TH SarabunPSK" w:cs="TH SarabunPSK"/>
                <w:sz w:val="28"/>
                <w:szCs w:val="28"/>
              </w:rPr>
            </w:pPr>
            <w:r w:rsidRPr="00B60D70">
              <w:rPr>
                <w:rFonts w:ascii="TH SarabunPSK" w:hAnsi="TH SarabunPSK" w:cs="TH SarabunPSK" w:hint="cs"/>
                <w:sz w:val="28"/>
                <w:szCs w:val="28"/>
              </w:rPr>
              <w:t>1</w:t>
            </w:r>
          </w:p>
        </w:tc>
        <w:tc>
          <w:tcPr>
            <w:tcW w:w="1205" w:type="dxa"/>
          </w:tcPr>
          <w:p w14:paraId="5C4890F4" w14:textId="6383B97D" w:rsidR="00955136" w:rsidRPr="00B60D70" w:rsidRDefault="00955136" w:rsidP="00955136">
            <w:pPr>
              <w:ind w:right="29"/>
              <w:jc w:val="center"/>
              <w:rPr>
                <w:rFonts w:ascii="TH SarabunPSK" w:hAnsi="TH SarabunPSK" w:cs="TH SarabunPSK"/>
                <w:sz w:val="28"/>
                <w:szCs w:val="28"/>
                <w:cs/>
              </w:rPr>
            </w:pPr>
            <w:r w:rsidRPr="00B60D70">
              <w:rPr>
                <w:rFonts w:ascii="TH SarabunPSK" w:hAnsi="TH SarabunPSK" w:cs="TH SarabunPSK" w:hint="cs"/>
                <w:sz w:val="28"/>
                <w:szCs w:val="28"/>
              </w:rPr>
              <w:t>2</w:t>
            </w:r>
          </w:p>
        </w:tc>
        <w:tc>
          <w:tcPr>
            <w:tcW w:w="1153" w:type="dxa"/>
          </w:tcPr>
          <w:p w14:paraId="66EDCF28" w14:textId="7EB906DA" w:rsidR="00955136" w:rsidRPr="00B60D70" w:rsidRDefault="00955136" w:rsidP="00955136">
            <w:pPr>
              <w:ind w:right="29"/>
              <w:jc w:val="center"/>
              <w:rPr>
                <w:rFonts w:ascii="TH SarabunPSK" w:hAnsi="TH SarabunPSK" w:cs="TH SarabunPSK"/>
                <w:sz w:val="28"/>
                <w:szCs w:val="28"/>
              </w:rPr>
            </w:pPr>
            <w:r w:rsidRPr="00B60D70">
              <w:rPr>
                <w:rFonts w:ascii="TH SarabunPSK" w:hAnsi="TH SarabunPSK" w:cs="TH SarabunPSK" w:hint="cs"/>
                <w:sz w:val="28"/>
                <w:szCs w:val="28"/>
              </w:rPr>
              <w:t>27.28%</w:t>
            </w:r>
          </w:p>
        </w:tc>
      </w:tr>
      <w:tr w:rsidR="00B60D70" w:rsidRPr="00B60D70" w14:paraId="735661D3" w14:textId="77777777" w:rsidTr="00D420AC">
        <w:tc>
          <w:tcPr>
            <w:tcW w:w="2547" w:type="dxa"/>
          </w:tcPr>
          <w:p w14:paraId="3CCF93FB" w14:textId="720EBEDF" w:rsidR="00955136" w:rsidRPr="00B60D70" w:rsidRDefault="00955136" w:rsidP="00955136">
            <w:pPr>
              <w:ind w:right="29"/>
              <w:rPr>
                <w:rFonts w:ascii="TH SarabunPSK" w:hAnsi="TH SarabunPSK" w:cs="TH SarabunPSK"/>
                <w:sz w:val="28"/>
                <w:szCs w:val="28"/>
                <w:cs/>
              </w:rPr>
            </w:pPr>
            <w:r w:rsidRPr="00B60D70">
              <w:rPr>
                <w:rFonts w:ascii="TH SarabunPSK" w:hAnsi="TH SarabunPSK" w:cs="TH SarabunPSK" w:hint="cs"/>
                <w:sz w:val="28"/>
                <w:szCs w:val="28"/>
                <w:cs/>
              </w:rPr>
              <w:t>อาจารย์</w:t>
            </w:r>
          </w:p>
        </w:tc>
        <w:tc>
          <w:tcPr>
            <w:tcW w:w="1701" w:type="dxa"/>
          </w:tcPr>
          <w:p w14:paraId="026CDDF4" w14:textId="60CB82A0" w:rsidR="00955136" w:rsidRPr="00B60D70" w:rsidRDefault="00955136" w:rsidP="00955136">
            <w:pPr>
              <w:ind w:right="29"/>
              <w:jc w:val="center"/>
              <w:rPr>
                <w:rFonts w:ascii="TH SarabunPSK" w:hAnsi="TH SarabunPSK" w:cs="TH SarabunPSK"/>
                <w:sz w:val="28"/>
                <w:szCs w:val="28"/>
                <w:cs/>
              </w:rPr>
            </w:pPr>
            <w:r w:rsidRPr="00B60D70">
              <w:rPr>
                <w:rFonts w:ascii="TH SarabunPSK" w:hAnsi="TH SarabunPSK" w:cs="TH SarabunPSK" w:hint="cs"/>
                <w:sz w:val="28"/>
                <w:szCs w:val="28"/>
                <w:cs/>
              </w:rPr>
              <w:t>วิชาการ</w:t>
            </w:r>
          </w:p>
        </w:tc>
        <w:tc>
          <w:tcPr>
            <w:tcW w:w="1134" w:type="dxa"/>
          </w:tcPr>
          <w:p w14:paraId="258B7DFC" w14:textId="77777777" w:rsidR="00955136" w:rsidRPr="00B60D70" w:rsidRDefault="00955136" w:rsidP="00955136">
            <w:pPr>
              <w:ind w:right="29"/>
              <w:jc w:val="center"/>
              <w:rPr>
                <w:rFonts w:ascii="TH SarabunPSK" w:hAnsi="TH SarabunPSK" w:cs="TH SarabunPSK"/>
                <w:sz w:val="28"/>
                <w:szCs w:val="28"/>
                <w:cs/>
              </w:rPr>
            </w:pPr>
          </w:p>
        </w:tc>
        <w:tc>
          <w:tcPr>
            <w:tcW w:w="1276" w:type="dxa"/>
          </w:tcPr>
          <w:p w14:paraId="736CE3B2" w14:textId="46811EB1" w:rsidR="00955136" w:rsidRPr="00B60D70" w:rsidRDefault="00955136" w:rsidP="00955136">
            <w:pPr>
              <w:ind w:right="29"/>
              <w:jc w:val="center"/>
              <w:rPr>
                <w:rFonts w:ascii="TH SarabunPSK" w:hAnsi="TH SarabunPSK" w:cs="TH SarabunPSK"/>
                <w:sz w:val="28"/>
                <w:szCs w:val="28"/>
              </w:rPr>
            </w:pPr>
            <w:r w:rsidRPr="00B60D70">
              <w:rPr>
                <w:rFonts w:ascii="TH SarabunPSK" w:hAnsi="TH SarabunPSK" w:cs="TH SarabunPSK" w:hint="cs"/>
                <w:sz w:val="28"/>
                <w:szCs w:val="28"/>
              </w:rPr>
              <w:t>2</w:t>
            </w:r>
          </w:p>
        </w:tc>
        <w:tc>
          <w:tcPr>
            <w:tcW w:w="1205" w:type="dxa"/>
          </w:tcPr>
          <w:p w14:paraId="33680885" w14:textId="4F6FD530" w:rsidR="00955136" w:rsidRPr="00B60D70" w:rsidRDefault="00955136" w:rsidP="00955136">
            <w:pPr>
              <w:ind w:right="29"/>
              <w:jc w:val="center"/>
              <w:rPr>
                <w:rFonts w:ascii="TH SarabunPSK" w:hAnsi="TH SarabunPSK" w:cs="TH SarabunPSK"/>
                <w:sz w:val="28"/>
                <w:szCs w:val="28"/>
                <w:cs/>
              </w:rPr>
            </w:pPr>
            <w:r w:rsidRPr="00B60D70">
              <w:rPr>
                <w:rFonts w:ascii="TH SarabunPSK" w:hAnsi="TH SarabunPSK" w:cs="TH SarabunPSK" w:hint="cs"/>
                <w:sz w:val="28"/>
                <w:szCs w:val="28"/>
              </w:rPr>
              <w:t>2</w:t>
            </w:r>
          </w:p>
        </w:tc>
        <w:tc>
          <w:tcPr>
            <w:tcW w:w="1153" w:type="dxa"/>
          </w:tcPr>
          <w:p w14:paraId="391B9CAD" w14:textId="47586C9A" w:rsidR="00955136" w:rsidRPr="00B60D70" w:rsidRDefault="00955136" w:rsidP="00955136">
            <w:pPr>
              <w:ind w:right="29"/>
              <w:jc w:val="center"/>
              <w:rPr>
                <w:rFonts w:ascii="TH SarabunPSK" w:hAnsi="TH SarabunPSK" w:cs="TH SarabunPSK"/>
                <w:sz w:val="28"/>
                <w:szCs w:val="28"/>
              </w:rPr>
            </w:pPr>
            <w:r w:rsidRPr="00B60D70">
              <w:rPr>
                <w:rFonts w:ascii="TH SarabunPSK" w:hAnsi="TH SarabunPSK" w:cs="TH SarabunPSK" w:hint="cs"/>
                <w:sz w:val="28"/>
                <w:szCs w:val="28"/>
              </w:rPr>
              <w:t>36.37%</w:t>
            </w:r>
          </w:p>
        </w:tc>
      </w:tr>
      <w:tr w:rsidR="00B60D70" w:rsidRPr="00B60D70" w14:paraId="4F6AAF50" w14:textId="77777777" w:rsidTr="00D420AC">
        <w:tc>
          <w:tcPr>
            <w:tcW w:w="2547" w:type="dxa"/>
          </w:tcPr>
          <w:p w14:paraId="5EB000D5" w14:textId="2FC3F055" w:rsidR="00955136" w:rsidRPr="00B60D70" w:rsidRDefault="00955136" w:rsidP="00955136">
            <w:pPr>
              <w:ind w:right="29"/>
              <w:rPr>
                <w:rFonts w:ascii="TH SarabunPSK" w:hAnsi="TH SarabunPSK" w:cs="TH SarabunPSK"/>
                <w:sz w:val="28"/>
                <w:szCs w:val="28"/>
                <w:cs/>
              </w:rPr>
            </w:pPr>
            <w:r w:rsidRPr="00B60D70">
              <w:rPr>
                <w:rFonts w:ascii="TH SarabunPSK" w:hAnsi="TH SarabunPSK" w:cs="TH SarabunPSK" w:hint="cs"/>
                <w:sz w:val="28"/>
                <w:szCs w:val="28"/>
                <w:cs/>
              </w:rPr>
              <w:t>ครูปฏิบัติการ</w:t>
            </w:r>
          </w:p>
        </w:tc>
        <w:tc>
          <w:tcPr>
            <w:tcW w:w="1701" w:type="dxa"/>
          </w:tcPr>
          <w:p w14:paraId="211CCF43" w14:textId="2C4351A2" w:rsidR="00955136" w:rsidRPr="00B60D70" w:rsidRDefault="00955136" w:rsidP="00955136">
            <w:pPr>
              <w:ind w:right="29"/>
              <w:jc w:val="center"/>
              <w:rPr>
                <w:rFonts w:ascii="TH SarabunPSK" w:hAnsi="TH SarabunPSK" w:cs="TH SarabunPSK"/>
                <w:sz w:val="28"/>
                <w:szCs w:val="28"/>
                <w:cs/>
              </w:rPr>
            </w:pPr>
            <w:r w:rsidRPr="00B60D70">
              <w:rPr>
                <w:rFonts w:ascii="TH SarabunPSK" w:hAnsi="TH SarabunPSK" w:cs="TH SarabunPSK" w:hint="cs"/>
                <w:sz w:val="28"/>
                <w:szCs w:val="28"/>
                <w:cs/>
              </w:rPr>
              <w:t>สนับสนุนวิชาการ</w:t>
            </w:r>
          </w:p>
        </w:tc>
        <w:tc>
          <w:tcPr>
            <w:tcW w:w="1134" w:type="dxa"/>
          </w:tcPr>
          <w:p w14:paraId="6947F5AF" w14:textId="1052780B" w:rsidR="00955136" w:rsidRPr="00B60D70" w:rsidRDefault="00955136" w:rsidP="00955136">
            <w:pPr>
              <w:ind w:right="29"/>
              <w:jc w:val="center"/>
              <w:rPr>
                <w:rFonts w:ascii="TH SarabunPSK" w:hAnsi="TH SarabunPSK" w:cs="TH SarabunPSK"/>
                <w:sz w:val="28"/>
                <w:szCs w:val="28"/>
                <w:cs/>
              </w:rPr>
            </w:pPr>
            <w:r w:rsidRPr="00B60D70">
              <w:rPr>
                <w:rFonts w:ascii="TH SarabunPSK" w:hAnsi="TH SarabunPSK" w:cs="TH SarabunPSK" w:hint="cs"/>
                <w:sz w:val="28"/>
                <w:szCs w:val="28"/>
              </w:rPr>
              <w:t>1</w:t>
            </w:r>
          </w:p>
        </w:tc>
        <w:tc>
          <w:tcPr>
            <w:tcW w:w="1276" w:type="dxa"/>
          </w:tcPr>
          <w:p w14:paraId="08A92B32" w14:textId="77777777" w:rsidR="00955136" w:rsidRPr="00B60D70" w:rsidRDefault="00955136" w:rsidP="00955136">
            <w:pPr>
              <w:ind w:right="29"/>
              <w:jc w:val="center"/>
              <w:rPr>
                <w:rFonts w:ascii="TH SarabunPSK" w:hAnsi="TH SarabunPSK" w:cs="TH SarabunPSK"/>
                <w:sz w:val="28"/>
                <w:szCs w:val="28"/>
              </w:rPr>
            </w:pPr>
          </w:p>
        </w:tc>
        <w:tc>
          <w:tcPr>
            <w:tcW w:w="1205" w:type="dxa"/>
          </w:tcPr>
          <w:p w14:paraId="5CEAD0DD" w14:textId="77777777" w:rsidR="00955136" w:rsidRPr="00B60D70" w:rsidRDefault="00955136" w:rsidP="00955136">
            <w:pPr>
              <w:ind w:right="29"/>
              <w:jc w:val="center"/>
              <w:rPr>
                <w:rFonts w:ascii="TH SarabunPSK" w:hAnsi="TH SarabunPSK" w:cs="TH SarabunPSK"/>
                <w:sz w:val="28"/>
                <w:szCs w:val="28"/>
                <w:cs/>
              </w:rPr>
            </w:pPr>
          </w:p>
        </w:tc>
        <w:tc>
          <w:tcPr>
            <w:tcW w:w="1153" w:type="dxa"/>
          </w:tcPr>
          <w:p w14:paraId="375B94DD" w14:textId="1E107527" w:rsidR="00955136" w:rsidRPr="00B60D70" w:rsidRDefault="004518AD" w:rsidP="00955136">
            <w:pPr>
              <w:ind w:right="29"/>
              <w:jc w:val="center"/>
              <w:rPr>
                <w:rFonts w:ascii="TH SarabunPSK" w:hAnsi="TH SarabunPSK" w:cs="TH SarabunPSK"/>
                <w:sz w:val="28"/>
                <w:szCs w:val="28"/>
              </w:rPr>
            </w:pPr>
            <w:r w:rsidRPr="00B60D70">
              <w:rPr>
                <w:rFonts w:ascii="TH SarabunPSK" w:hAnsi="TH SarabunPSK" w:cs="TH SarabunPSK" w:hint="cs"/>
                <w:sz w:val="28"/>
                <w:szCs w:val="28"/>
              </w:rPr>
              <w:t>9.09%</w:t>
            </w:r>
          </w:p>
        </w:tc>
      </w:tr>
      <w:tr w:rsidR="00955136" w:rsidRPr="00B60D70" w14:paraId="605F56CE" w14:textId="77777777" w:rsidTr="00D420AC">
        <w:tc>
          <w:tcPr>
            <w:tcW w:w="2547" w:type="dxa"/>
          </w:tcPr>
          <w:p w14:paraId="6FF8951E" w14:textId="44920330" w:rsidR="00955136" w:rsidRPr="00B60D70" w:rsidRDefault="00955136" w:rsidP="00955136">
            <w:pPr>
              <w:ind w:right="29"/>
              <w:rPr>
                <w:rFonts w:ascii="TH SarabunPSK" w:hAnsi="TH SarabunPSK" w:cs="TH SarabunPSK"/>
                <w:sz w:val="28"/>
                <w:szCs w:val="28"/>
                <w:cs/>
              </w:rPr>
            </w:pPr>
            <w:r w:rsidRPr="00B60D70">
              <w:rPr>
                <w:rFonts w:ascii="TH SarabunPSK" w:hAnsi="TH SarabunPSK" w:cs="TH SarabunPSK" w:hint="cs"/>
                <w:sz w:val="28"/>
                <w:szCs w:val="28"/>
                <w:cs/>
              </w:rPr>
              <w:t>ธุรการ</w:t>
            </w:r>
          </w:p>
        </w:tc>
        <w:tc>
          <w:tcPr>
            <w:tcW w:w="1701" w:type="dxa"/>
          </w:tcPr>
          <w:p w14:paraId="2E7D9B02" w14:textId="197B7FC2" w:rsidR="00955136" w:rsidRPr="00B60D70" w:rsidRDefault="00955136" w:rsidP="00955136">
            <w:pPr>
              <w:ind w:right="29"/>
              <w:jc w:val="center"/>
              <w:rPr>
                <w:rFonts w:ascii="TH SarabunPSK" w:hAnsi="TH SarabunPSK" w:cs="TH SarabunPSK"/>
                <w:sz w:val="28"/>
                <w:szCs w:val="28"/>
                <w:cs/>
              </w:rPr>
            </w:pPr>
            <w:r w:rsidRPr="00B60D70">
              <w:rPr>
                <w:rFonts w:ascii="TH SarabunPSK" w:hAnsi="TH SarabunPSK" w:cs="TH SarabunPSK" w:hint="cs"/>
                <w:sz w:val="28"/>
                <w:szCs w:val="28"/>
                <w:cs/>
              </w:rPr>
              <w:t>เจ้าหน้าที่</w:t>
            </w:r>
          </w:p>
        </w:tc>
        <w:tc>
          <w:tcPr>
            <w:tcW w:w="1134" w:type="dxa"/>
          </w:tcPr>
          <w:p w14:paraId="23B05FFD" w14:textId="77777777" w:rsidR="00955136" w:rsidRPr="00B60D70" w:rsidRDefault="00955136" w:rsidP="00955136">
            <w:pPr>
              <w:ind w:right="29"/>
              <w:jc w:val="center"/>
              <w:rPr>
                <w:rFonts w:ascii="TH SarabunPSK" w:hAnsi="TH SarabunPSK" w:cs="TH SarabunPSK"/>
                <w:sz w:val="28"/>
                <w:szCs w:val="28"/>
                <w:cs/>
              </w:rPr>
            </w:pPr>
          </w:p>
        </w:tc>
        <w:tc>
          <w:tcPr>
            <w:tcW w:w="1276" w:type="dxa"/>
          </w:tcPr>
          <w:p w14:paraId="405F3298" w14:textId="46D3FD29" w:rsidR="00955136" w:rsidRPr="00B60D70" w:rsidRDefault="00955136" w:rsidP="00955136">
            <w:pPr>
              <w:ind w:right="29"/>
              <w:jc w:val="center"/>
              <w:rPr>
                <w:rFonts w:ascii="TH SarabunPSK" w:hAnsi="TH SarabunPSK" w:cs="TH SarabunPSK"/>
                <w:sz w:val="28"/>
                <w:szCs w:val="28"/>
              </w:rPr>
            </w:pPr>
            <w:r w:rsidRPr="00B60D70">
              <w:rPr>
                <w:rFonts w:ascii="TH SarabunPSK" w:hAnsi="TH SarabunPSK" w:cs="TH SarabunPSK" w:hint="cs"/>
                <w:sz w:val="28"/>
                <w:szCs w:val="28"/>
              </w:rPr>
              <w:t>1</w:t>
            </w:r>
          </w:p>
        </w:tc>
        <w:tc>
          <w:tcPr>
            <w:tcW w:w="1205" w:type="dxa"/>
          </w:tcPr>
          <w:p w14:paraId="1F24C836" w14:textId="77777777" w:rsidR="00955136" w:rsidRPr="00B60D70" w:rsidRDefault="00955136" w:rsidP="00955136">
            <w:pPr>
              <w:ind w:right="29"/>
              <w:jc w:val="center"/>
              <w:rPr>
                <w:rFonts w:ascii="TH SarabunPSK" w:hAnsi="TH SarabunPSK" w:cs="TH SarabunPSK"/>
                <w:sz w:val="28"/>
                <w:szCs w:val="28"/>
                <w:cs/>
              </w:rPr>
            </w:pPr>
          </w:p>
        </w:tc>
        <w:tc>
          <w:tcPr>
            <w:tcW w:w="1153" w:type="dxa"/>
          </w:tcPr>
          <w:p w14:paraId="61219509" w14:textId="2222ECEC" w:rsidR="00955136" w:rsidRPr="00B60D70" w:rsidRDefault="004518AD" w:rsidP="00955136">
            <w:pPr>
              <w:ind w:right="29"/>
              <w:jc w:val="center"/>
              <w:rPr>
                <w:rFonts w:ascii="TH SarabunPSK" w:hAnsi="TH SarabunPSK" w:cs="TH SarabunPSK"/>
                <w:sz w:val="28"/>
                <w:szCs w:val="28"/>
              </w:rPr>
            </w:pPr>
            <w:r w:rsidRPr="00B60D70">
              <w:rPr>
                <w:rFonts w:ascii="TH SarabunPSK" w:hAnsi="TH SarabunPSK" w:cs="TH SarabunPSK" w:hint="cs"/>
                <w:sz w:val="28"/>
                <w:szCs w:val="28"/>
              </w:rPr>
              <w:t>9.09%</w:t>
            </w:r>
          </w:p>
        </w:tc>
      </w:tr>
    </w:tbl>
    <w:p w14:paraId="602DA552" w14:textId="77777777" w:rsidR="00955136" w:rsidRPr="00B60D70" w:rsidRDefault="00955136" w:rsidP="00955136">
      <w:pPr>
        <w:rPr>
          <w:rFonts w:ascii="TH SarabunPSK" w:hAnsi="TH SarabunPSK" w:cs="TH SarabunPSK"/>
          <w:sz w:val="24"/>
        </w:rPr>
      </w:pPr>
    </w:p>
    <w:p w14:paraId="276ED48D" w14:textId="3439B018" w:rsidR="004518AD" w:rsidRPr="00B60D70" w:rsidRDefault="004518AD" w:rsidP="004518AD">
      <w:pPr>
        <w:ind w:right="29" w:firstLine="720"/>
        <w:rPr>
          <w:rFonts w:ascii="TH SarabunPSK" w:hAnsi="TH SarabunPSK" w:cs="TH SarabunPSK"/>
          <w:cs/>
        </w:rPr>
      </w:pPr>
      <w:r w:rsidRPr="00B60D70">
        <w:rPr>
          <w:rFonts w:ascii="TH SarabunPSK" w:hAnsi="TH SarabunPSK" w:cs="TH SarabunPSK" w:hint="cs"/>
          <w:cs/>
        </w:rPr>
        <w:t xml:space="preserve">ข้อมูลเชิงปริมาณของบุคลากรของสาขาวิชาครุศาสตร์โยธา แสดงให้เห็นว่า สาขาวิชามีบุคลากรสายวิชาการ ตำแหน่งทางวิชาการในระดับรองศาสตราจารย์ </w:t>
      </w:r>
      <w:r w:rsidRPr="00B60D70">
        <w:rPr>
          <w:rFonts w:ascii="TH SarabunPSK" w:hAnsi="TH SarabunPSK" w:cs="TH SarabunPSK" w:hint="cs"/>
        </w:rPr>
        <w:t xml:space="preserve">2 </w:t>
      </w:r>
      <w:r w:rsidRPr="00B60D70">
        <w:rPr>
          <w:rFonts w:ascii="TH SarabunPSK" w:hAnsi="TH SarabunPSK" w:cs="TH SarabunPSK" w:hint="cs"/>
          <w:cs/>
        </w:rPr>
        <w:t xml:space="preserve">คน ระดับผู้ช่วยศาสตราจารย์ </w:t>
      </w:r>
      <w:r w:rsidRPr="00B60D70">
        <w:rPr>
          <w:rFonts w:ascii="TH SarabunPSK" w:hAnsi="TH SarabunPSK" w:cs="TH SarabunPSK" w:hint="cs"/>
        </w:rPr>
        <w:t xml:space="preserve">3 </w:t>
      </w:r>
      <w:r w:rsidRPr="00B60D70">
        <w:rPr>
          <w:rFonts w:ascii="TH SarabunPSK" w:hAnsi="TH SarabunPSK" w:cs="TH SarabunPSK" w:hint="cs"/>
          <w:cs/>
        </w:rPr>
        <w:t xml:space="preserve">คน และที่ยังไม่มีตำแหน่งทางวิชาการจำนวน </w:t>
      </w:r>
      <w:r w:rsidRPr="00B60D70">
        <w:rPr>
          <w:rFonts w:ascii="TH SarabunPSK" w:hAnsi="TH SarabunPSK" w:cs="TH SarabunPSK" w:hint="cs"/>
        </w:rPr>
        <w:t xml:space="preserve">4 </w:t>
      </w:r>
      <w:r w:rsidRPr="00B60D70">
        <w:rPr>
          <w:rFonts w:ascii="TH SarabunPSK" w:hAnsi="TH SarabunPSK" w:cs="TH SarabunPSK" w:hint="cs"/>
          <w:cs/>
        </w:rPr>
        <w:t>คน โดยภาพรวมแล้วสาขาวิชามีบุคลากรที่มีคุณวุฒิสูงกว่าระดับปริญญาในหลักสูตรที่เปิดสอนซึ่งเป็นไปตามเกณฑ์ของ</w:t>
      </w:r>
      <w:r w:rsidR="008D0407" w:rsidRPr="00B60D70">
        <w:rPr>
          <w:rFonts w:ascii="TH SarabunPSK" w:hAnsi="TH SarabunPSK" w:cs="TH SarabunPSK" w:hint="cs"/>
          <w:cs/>
        </w:rPr>
        <w:t xml:space="preserve"> สป.</w:t>
      </w:r>
      <w:proofErr w:type="spellStart"/>
      <w:r w:rsidRPr="00B60D70">
        <w:rPr>
          <w:rFonts w:ascii="TH SarabunPSK" w:hAnsi="TH SarabunPSK" w:cs="TH SarabunPSK" w:hint="cs"/>
          <w:cs/>
        </w:rPr>
        <w:t>อว</w:t>
      </w:r>
      <w:proofErr w:type="spellEnd"/>
      <w:r w:rsidRPr="00B60D70">
        <w:rPr>
          <w:rFonts w:ascii="TH SarabunPSK" w:hAnsi="TH SarabunPSK" w:cs="TH SarabunPSK" w:hint="cs"/>
          <w:cs/>
        </w:rPr>
        <w:t>. และคุรุสภา อย่างไรก็ตามสาขาวิชาต้องมีแผนผลักดันหรือสนับสนุนให้บุคลากรได้มีตำแหน่งทางวิชาการเพิ่มมากขึ้น</w:t>
      </w:r>
    </w:p>
    <w:p w14:paraId="4AE2FDD2" w14:textId="77777777" w:rsidR="004518AD" w:rsidRPr="00B60D70" w:rsidRDefault="004518AD" w:rsidP="00955136">
      <w:pPr>
        <w:rPr>
          <w:rFonts w:ascii="TH SarabunPSK" w:hAnsi="TH SarabunPSK" w:cs="TH SarabunPSK"/>
          <w:sz w:val="24"/>
        </w:rPr>
      </w:pPr>
    </w:p>
    <w:p w14:paraId="618676E4" w14:textId="6E46242F" w:rsidR="004518AD" w:rsidRPr="00B60D70" w:rsidRDefault="004518AD" w:rsidP="004518AD">
      <w:pPr>
        <w:pStyle w:val="4"/>
        <w:rPr>
          <w:rFonts w:ascii="TH SarabunPSK" w:eastAsiaTheme="majorEastAsia" w:hAnsi="TH SarabunPSK" w:cs="TH SarabunPSK"/>
        </w:rPr>
      </w:pPr>
      <w:r w:rsidRPr="00B60D70">
        <w:rPr>
          <w:rFonts w:ascii="TH SarabunPSK" w:eastAsiaTheme="majorEastAsia" w:hAnsi="TH SarabunPSK" w:cs="TH SarabunPSK" w:hint="cs"/>
          <w:cs/>
        </w:rPr>
        <w:t>แนวทางการพัฒนาอาจารย์และเจ้าหน้าที่ของหลักสูตร</w:t>
      </w:r>
    </w:p>
    <w:p w14:paraId="0D0A0CCC" w14:textId="77777777" w:rsidR="004518AD" w:rsidRPr="00B60D70" w:rsidRDefault="004518AD" w:rsidP="004518AD">
      <w:pPr>
        <w:autoSpaceDE w:val="0"/>
        <w:autoSpaceDN w:val="0"/>
        <w:adjustRightInd w:val="0"/>
        <w:ind w:firstLine="720"/>
        <w:rPr>
          <w:rFonts w:ascii="TH SarabunPSK" w:hAnsi="TH SarabunPSK" w:cs="TH SarabunPSK"/>
          <w:u w:val="single"/>
        </w:rPr>
      </w:pPr>
      <w:r w:rsidRPr="00B60D70">
        <w:rPr>
          <w:rFonts w:ascii="TH SarabunPSK" w:hAnsi="TH SarabunPSK" w:cs="TH SarabunPSK" w:hint="cs"/>
          <w:u w:val="single"/>
          <w:cs/>
        </w:rPr>
        <w:t>การเตรียมพร้อมอาจารย์ใหม่</w:t>
      </w:r>
    </w:p>
    <w:p w14:paraId="55999D8A" w14:textId="3B5E36C9" w:rsidR="004518AD" w:rsidRPr="00B60D70" w:rsidRDefault="004518AD" w:rsidP="004518AD">
      <w:pPr>
        <w:autoSpaceDE w:val="0"/>
        <w:autoSpaceDN w:val="0"/>
        <w:adjustRightInd w:val="0"/>
        <w:ind w:firstLine="720"/>
        <w:rPr>
          <w:rFonts w:ascii="TH SarabunPSK" w:hAnsi="TH SarabunPSK" w:cs="TH SarabunPSK"/>
          <w:cs/>
        </w:rPr>
      </w:pPr>
      <w:r w:rsidRPr="00B60D70">
        <w:rPr>
          <w:rFonts w:ascii="TH SarabunPSK" w:hAnsi="TH SarabunPSK" w:cs="TH SarabunPSK" w:hint="cs"/>
          <w:cs/>
        </w:rPr>
        <w:t xml:space="preserve">ส่งเสริมให้อาจารย์ใหม่เข้าร่วมการปฐมนิเทศและ/หรือแนะแนวการเป็นผู้สอนที่มีความสามารถรวมถึงให้มีความรู้และเข้าใจนโยบายของมหาวิทยาลัย คณะ และสาขาวิชา เร่งสนับสนุนให้อาจารย์เข้ารับการรับรอง </w:t>
      </w:r>
      <w:r w:rsidRPr="00B60D70">
        <w:rPr>
          <w:rFonts w:ascii="TH SarabunPSK" w:hAnsi="TH SarabunPSK" w:cs="TH SarabunPSK" w:hint="cs"/>
        </w:rPr>
        <w:t>PSF</w:t>
      </w:r>
      <w:r w:rsidRPr="00B60D70">
        <w:rPr>
          <w:rFonts w:ascii="TH SarabunPSK" w:hAnsi="TH SarabunPSK" w:cs="TH SarabunPSK" w:hint="cs"/>
          <w:cs/>
        </w:rPr>
        <w:t xml:space="preserve"> </w:t>
      </w:r>
      <w:r w:rsidRPr="00B60D70">
        <w:rPr>
          <w:rFonts w:ascii="TH SarabunPSK" w:hAnsi="TH SarabunPSK" w:cs="TH SarabunPSK" w:hint="cs"/>
        </w:rPr>
        <w:t xml:space="preserve">Thailand </w:t>
      </w:r>
      <w:r w:rsidRPr="00B60D70">
        <w:rPr>
          <w:rFonts w:ascii="TH SarabunPSK" w:hAnsi="TH SarabunPSK" w:cs="TH SarabunPSK" w:hint="cs"/>
          <w:cs/>
        </w:rPr>
        <w:t>ประสานกับคณะฯ พัฒนาอาจารย์ใหม่เพื่อให้คำแนะนำเกี่ยวกับการวางแผนการสอน การจัดการเรียนการสอน การประเมิน การวัดผล และการประเมินผลให้สอดคล้องกับวัตถุประสงค์ของหลักสูตร</w:t>
      </w:r>
      <w:r w:rsidRPr="00B60D70">
        <w:rPr>
          <w:rFonts w:ascii="TH SarabunPSK" w:hAnsi="TH SarabunPSK" w:cs="TH SarabunPSK" w:hint="cs"/>
        </w:rPr>
        <w:t xml:space="preserve"> </w:t>
      </w:r>
      <w:r w:rsidRPr="00B60D70">
        <w:rPr>
          <w:rFonts w:ascii="TH SarabunPSK" w:hAnsi="TH SarabunPSK" w:cs="TH SarabunPSK" w:hint="cs"/>
          <w:cs/>
        </w:rPr>
        <w:t xml:space="preserve">การบรรลุ </w:t>
      </w:r>
      <w:r w:rsidRPr="00B60D70">
        <w:rPr>
          <w:rFonts w:ascii="TH SarabunPSK" w:hAnsi="TH SarabunPSK" w:cs="TH SarabunPSK" w:hint="cs"/>
        </w:rPr>
        <w:t>PLOs</w:t>
      </w:r>
      <w:r w:rsidRPr="00B60D70">
        <w:rPr>
          <w:rFonts w:ascii="TH SarabunPSK" w:hAnsi="TH SarabunPSK" w:cs="TH SarabunPSK" w:hint="cs"/>
          <w:cs/>
        </w:rPr>
        <w:t xml:space="preserve"> และ </w:t>
      </w:r>
      <w:r w:rsidRPr="00B60D70">
        <w:rPr>
          <w:rFonts w:ascii="TH SarabunPSK" w:hAnsi="TH SarabunPSK" w:cs="TH SarabunPSK" w:hint="cs"/>
        </w:rPr>
        <w:t>CLOs</w:t>
      </w:r>
      <w:r w:rsidRPr="00B60D70">
        <w:rPr>
          <w:rFonts w:ascii="TH SarabunPSK" w:hAnsi="TH SarabunPSK" w:cs="TH SarabunPSK" w:hint="cs"/>
          <w:cs/>
        </w:rPr>
        <w:t xml:space="preserve"> รวมถึงการพัฒนาตนเองอย่างต่อเนื่องโดยใช้กรอบมาตรฐานวิชาชีพ</w:t>
      </w:r>
      <w:r w:rsidRPr="00B60D70">
        <w:rPr>
          <w:rFonts w:ascii="TH SarabunPSK" w:hAnsi="TH SarabunPSK" w:cs="TH SarabunPSK" w:hint="cs"/>
          <w:cs/>
        </w:rPr>
        <w:lastRenderedPageBreak/>
        <w:t>ด้านการเรียนการสอนและการสนับสนุนการเรียนรู้ของมหาวิทยาลัย (</w:t>
      </w:r>
      <w:r w:rsidRPr="00B60D70">
        <w:rPr>
          <w:rFonts w:ascii="TH SarabunPSK" w:hAnsi="TH SarabunPSK" w:cs="TH SarabunPSK" w:hint="cs"/>
        </w:rPr>
        <w:t xml:space="preserve">KMUTT PSF </w:t>
      </w:r>
      <w:r w:rsidRPr="00B60D70">
        <w:rPr>
          <w:rFonts w:ascii="TH SarabunPSK" w:hAnsi="TH SarabunPSK" w:cs="TH SarabunPSK" w:hint="cs"/>
          <w:cs/>
        </w:rPr>
        <w:t xml:space="preserve">– </w:t>
      </w:r>
      <w:r w:rsidRPr="00B60D70">
        <w:rPr>
          <w:rFonts w:ascii="TH SarabunPSK" w:hAnsi="TH SarabunPSK" w:cs="TH SarabunPSK" w:hint="cs"/>
        </w:rPr>
        <w:t>Learning and Teaching</w:t>
      </w:r>
      <w:r w:rsidRPr="00B60D70">
        <w:rPr>
          <w:rFonts w:ascii="TH SarabunPSK" w:hAnsi="TH SarabunPSK" w:cs="TH SarabunPSK" w:hint="cs"/>
          <w:cs/>
        </w:rPr>
        <w:t xml:space="preserve">) เป็นแนวทาง รวมทั้งการสนับสนุนให้ได้การรับรอง </w:t>
      </w:r>
      <w:r w:rsidRPr="00B60D70">
        <w:rPr>
          <w:rFonts w:ascii="TH SarabunPSK" w:hAnsi="TH SarabunPSK" w:cs="TH SarabunPSK" w:hint="cs"/>
        </w:rPr>
        <w:t xml:space="preserve">Thailand PSF </w:t>
      </w:r>
      <w:r w:rsidRPr="00B60D70">
        <w:rPr>
          <w:rFonts w:ascii="TH SarabunPSK" w:hAnsi="TH SarabunPSK" w:cs="TH SarabunPSK" w:hint="cs"/>
          <w:cs/>
        </w:rPr>
        <w:t>ตั้งแต่ระดับ 2 ขึ้นไป</w:t>
      </w:r>
    </w:p>
    <w:p w14:paraId="31055036" w14:textId="77777777" w:rsidR="008D0407" w:rsidRPr="00B60D70" w:rsidRDefault="008D0407" w:rsidP="004518AD">
      <w:pPr>
        <w:ind w:right="26" w:firstLine="720"/>
        <w:rPr>
          <w:rFonts w:ascii="TH SarabunPSK" w:hAnsi="TH SarabunPSK" w:cs="TH SarabunPSK"/>
          <w:u w:val="single"/>
        </w:rPr>
      </w:pPr>
    </w:p>
    <w:p w14:paraId="013D9027" w14:textId="3E17C5A0" w:rsidR="004518AD" w:rsidRPr="00B60D70" w:rsidRDefault="004518AD" w:rsidP="004518AD">
      <w:pPr>
        <w:ind w:right="26" w:firstLine="720"/>
        <w:rPr>
          <w:rFonts w:ascii="TH SarabunPSK" w:hAnsi="TH SarabunPSK" w:cs="TH SarabunPSK"/>
          <w:u w:val="single"/>
        </w:rPr>
      </w:pPr>
      <w:r w:rsidRPr="00B60D70">
        <w:rPr>
          <w:rFonts w:ascii="TH SarabunPSK" w:hAnsi="TH SarabunPSK" w:cs="TH SarabunPSK" w:hint="cs"/>
          <w:u w:val="single"/>
          <w:cs/>
        </w:rPr>
        <w:t>การพัฒนาความรู้และทักษะให้แก่คณาจารย์</w:t>
      </w:r>
    </w:p>
    <w:p w14:paraId="31CFD38D" w14:textId="4127EE99" w:rsidR="004518AD" w:rsidRPr="00B60D70" w:rsidRDefault="004518AD" w:rsidP="004518AD">
      <w:pPr>
        <w:ind w:right="26" w:firstLine="720"/>
        <w:rPr>
          <w:rFonts w:ascii="TH SarabunPSK" w:hAnsi="TH SarabunPSK" w:cs="TH SarabunPSK"/>
        </w:rPr>
      </w:pPr>
      <w:r w:rsidRPr="00B60D70">
        <w:rPr>
          <w:rFonts w:ascii="TH SarabunPSK" w:hAnsi="TH SarabunPSK" w:cs="TH SarabunPSK" w:hint="cs"/>
          <w:cs/>
        </w:rPr>
        <w:t>สนับสนุนและส่งเสริมให้คณาจารย์เข้าร่วมเรียนรู้</w:t>
      </w:r>
      <w:r w:rsidRPr="00B60D70">
        <w:rPr>
          <w:rFonts w:ascii="TH SarabunPSK" w:hAnsi="TH SarabunPSK" w:cs="TH SarabunPSK" w:hint="cs"/>
        </w:rPr>
        <w:t xml:space="preserve"> </w:t>
      </w:r>
      <w:r w:rsidRPr="00B60D70">
        <w:rPr>
          <w:rFonts w:ascii="TH SarabunPSK" w:hAnsi="TH SarabunPSK" w:cs="TH SarabunPSK" w:hint="cs"/>
          <w:cs/>
        </w:rPr>
        <w:t>ฝึกอบรมดูงาน</w:t>
      </w:r>
      <w:r w:rsidRPr="00B60D70">
        <w:rPr>
          <w:rFonts w:ascii="TH SarabunPSK" w:hAnsi="TH SarabunPSK" w:cs="TH SarabunPSK" w:hint="cs"/>
        </w:rPr>
        <w:t xml:space="preserve"> </w:t>
      </w:r>
      <w:r w:rsidRPr="00B60D70">
        <w:rPr>
          <w:rFonts w:ascii="TH SarabunPSK" w:hAnsi="TH SarabunPSK" w:cs="TH SarabunPSK" w:hint="cs"/>
          <w:cs/>
        </w:rPr>
        <w:t>และแลกเปลี่ยนเรียนรู้ด้านศาสตร์การสอนกับกลุ่มเป้าหมายที่หลากหลายทั้งเยาวชน ผู้มากด้วยประสบการณ์ (</w:t>
      </w:r>
      <w:r w:rsidRPr="00B60D70">
        <w:rPr>
          <w:rFonts w:ascii="TH SarabunPSK" w:hAnsi="TH SarabunPSK" w:cs="TH SarabunPSK" w:hint="cs"/>
        </w:rPr>
        <w:t>Pedagogy,</w:t>
      </w:r>
      <w:r w:rsidRPr="00B60D70">
        <w:rPr>
          <w:rFonts w:ascii="TH SarabunPSK" w:hAnsi="TH SarabunPSK" w:cs="TH SarabunPSK" w:hint="cs"/>
          <w:cs/>
        </w:rPr>
        <w:t xml:space="preserve"> </w:t>
      </w:r>
      <w:r w:rsidRPr="00B60D70">
        <w:rPr>
          <w:rFonts w:ascii="TH SarabunPSK" w:hAnsi="TH SarabunPSK" w:cs="TH SarabunPSK" w:hint="cs"/>
        </w:rPr>
        <w:t>Andragogy,</w:t>
      </w:r>
      <w:r w:rsidRPr="00B60D70">
        <w:rPr>
          <w:rFonts w:ascii="TH SarabunPSK" w:hAnsi="TH SarabunPSK" w:cs="TH SarabunPSK" w:hint="cs"/>
          <w:cs/>
        </w:rPr>
        <w:t xml:space="preserve"> </w:t>
      </w:r>
      <w:r w:rsidRPr="00B60D70">
        <w:rPr>
          <w:rFonts w:ascii="TH SarabunPSK" w:hAnsi="TH SarabunPSK" w:cs="TH SarabunPSK" w:hint="cs"/>
        </w:rPr>
        <w:t>Heutagogy - PAH</w:t>
      </w:r>
      <w:r w:rsidRPr="00B60D70">
        <w:rPr>
          <w:rFonts w:ascii="TH SarabunPSK" w:hAnsi="TH SarabunPSK" w:cs="TH SarabunPSK" w:hint="cs"/>
          <w:cs/>
        </w:rPr>
        <w:t xml:space="preserve">) และการประเมินยุคใหม่ </w:t>
      </w:r>
      <w:r w:rsidRPr="00B60D70">
        <w:rPr>
          <w:rFonts w:ascii="TH SarabunPSK" w:hAnsi="TH SarabunPSK" w:cs="TH SarabunPSK" w:hint="cs"/>
        </w:rPr>
        <w:t>(Next-</w:t>
      </w:r>
      <w:r w:rsidR="00825587" w:rsidRPr="00B60D70">
        <w:rPr>
          <w:rFonts w:ascii="TH SarabunPSK" w:hAnsi="TH SarabunPSK" w:cs="TH SarabunPSK" w:hint="cs"/>
        </w:rPr>
        <w:t>Genera</w:t>
      </w:r>
      <w:r w:rsidRPr="00B60D70">
        <w:rPr>
          <w:rFonts w:ascii="TH SarabunPSK" w:hAnsi="TH SarabunPSK" w:cs="TH SarabunPSK" w:hint="cs"/>
        </w:rPr>
        <w:t xml:space="preserve">tion Assessment) </w:t>
      </w:r>
      <w:r w:rsidRPr="00B60D70">
        <w:rPr>
          <w:rFonts w:ascii="TH SarabunPSK" w:hAnsi="TH SarabunPSK" w:cs="TH SarabunPSK" w:hint="cs"/>
          <w:cs/>
        </w:rPr>
        <w:t>ที่มุ่งเน้นการปรับเปลี่ยนจากเงื่อนไขการประเมินที่เป็นมาตรฐานเดียวไปสู่เงื่อนไขที่ผันแปรได้ จากความลับไปสู่การเปิดเผยให้ทราบทั่วกัน และจากการเน้นการวัดเฉพาะบุคคลไปสู่การเน้นการวัดทั้งบุคคลและกลุ่ม พร้อมทั้งให้การสนับสนุนให้คณาจารย์ได้นำความรู้เหล่านั้นมาใช้ในการจัดการเรียนการสอนเพื่อพัฒนานักศึกษาให้บรรลุ</w:t>
      </w:r>
      <w:r w:rsidRPr="00B60D70">
        <w:rPr>
          <w:rFonts w:ascii="TH SarabunPSK" w:hAnsi="TH SarabunPSK" w:cs="TH SarabunPSK" w:hint="cs"/>
        </w:rPr>
        <w:t xml:space="preserve"> PLOs</w:t>
      </w:r>
      <w:r w:rsidRPr="00B60D70">
        <w:rPr>
          <w:rFonts w:ascii="TH SarabunPSK" w:hAnsi="TH SarabunPSK" w:cs="TH SarabunPSK" w:hint="cs"/>
          <w:cs/>
        </w:rPr>
        <w:t xml:space="preserve"> หลักสูตรประสานกับคณะฯ เพื่อส่งเสริมและสนับสนุนให้คณาจารย์ได้รับการรับรอง </w:t>
      </w:r>
      <w:r w:rsidRPr="00B60D70">
        <w:rPr>
          <w:rFonts w:ascii="TH SarabunPSK" w:hAnsi="TH SarabunPSK" w:cs="TH SarabunPSK" w:hint="cs"/>
        </w:rPr>
        <w:t xml:space="preserve">Thailand PSF </w:t>
      </w:r>
      <w:r w:rsidRPr="00B60D70">
        <w:rPr>
          <w:rFonts w:ascii="TH SarabunPSK" w:hAnsi="TH SarabunPSK" w:cs="TH SarabunPSK" w:hint="cs"/>
          <w:cs/>
        </w:rPr>
        <w:t>ตั้งแต่ระดับ 2 ขึ้นไปตามเกณฑ์คุรุสภา และนโยบายการประเมินผลพนักงานกลุ่มวิชาการตำแหน่งอาจารย์ตามกรอบมาตรฐานวิชาชีพของมหาวิทยาลัยด้านการเรียนการสอนและการสนับสนุนการเรียนรู้ (</w:t>
      </w:r>
      <w:r w:rsidRPr="00B60D70">
        <w:rPr>
          <w:rFonts w:ascii="TH SarabunPSK" w:hAnsi="TH SarabunPSK" w:cs="TH SarabunPSK" w:hint="cs"/>
        </w:rPr>
        <w:t>KMUTT PSF</w:t>
      </w:r>
      <w:r w:rsidRPr="00B60D70">
        <w:rPr>
          <w:rFonts w:ascii="TH SarabunPSK" w:hAnsi="TH SarabunPSK" w:cs="TH SarabunPSK" w:hint="cs"/>
          <w:cs/>
        </w:rPr>
        <w:t>)</w:t>
      </w:r>
      <w:r w:rsidRPr="00B60D70">
        <w:rPr>
          <w:rFonts w:ascii="TH SarabunPSK" w:hAnsi="TH SarabunPSK" w:cs="TH SarabunPSK" w:hint="cs"/>
        </w:rPr>
        <w:t xml:space="preserve"> </w:t>
      </w:r>
      <w:r w:rsidRPr="00B60D70">
        <w:rPr>
          <w:rFonts w:ascii="TH SarabunPSK" w:hAnsi="TH SarabunPSK" w:cs="TH SarabunPSK" w:hint="cs"/>
          <w:cs/>
        </w:rPr>
        <w:t xml:space="preserve">ซึ่งพนักงานกลุ่มวิชาการตำแหน่งอาจารย์ทุกคนจะต้องได้สมรรถนะในระดับ </w:t>
      </w:r>
      <w:r w:rsidRPr="00B60D70">
        <w:rPr>
          <w:rFonts w:ascii="TH SarabunPSK" w:hAnsi="TH SarabunPSK" w:cs="TH SarabunPSK" w:hint="cs"/>
        </w:rPr>
        <w:t xml:space="preserve">Competent </w:t>
      </w:r>
      <w:r w:rsidRPr="00B60D70">
        <w:rPr>
          <w:rFonts w:ascii="TH SarabunPSK" w:hAnsi="TH SarabunPSK" w:cs="TH SarabunPSK" w:hint="cs"/>
          <w:cs/>
        </w:rPr>
        <w:t>ภายในปี 25</w:t>
      </w:r>
      <w:r w:rsidRPr="00B60D70">
        <w:rPr>
          <w:rFonts w:ascii="TH SarabunPSK" w:hAnsi="TH SarabunPSK" w:cs="TH SarabunPSK" w:hint="cs"/>
        </w:rPr>
        <w:t>70</w:t>
      </w:r>
      <w:r w:rsidRPr="00B60D70">
        <w:rPr>
          <w:rFonts w:ascii="TH SarabunPSK" w:hAnsi="TH SarabunPSK" w:cs="TH SarabunPSK" w:hint="cs"/>
          <w:cs/>
        </w:rPr>
        <w:t xml:space="preserve"> นอกจากนี้หลักสูตรจะสนับสนุนอาจารย์ให้เพิ่มพูนความรู้ใหม่ ฝึกอบรมทางวิชาการ และวิชาชีพในองค์กรต่าง</w:t>
      </w:r>
      <w:r w:rsidR="00D420AC" w:rsidRPr="00B60D70">
        <w:rPr>
          <w:rFonts w:ascii="TH SarabunPSK" w:hAnsi="TH SarabunPSK" w:cs="TH SarabunPSK" w:hint="cs"/>
          <w:cs/>
        </w:rPr>
        <w:t xml:space="preserve"> ๆ</w:t>
      </w:r>
      <w:r w:rsidRPr="00B60D70">
        <w:rPr>
          <w:rFonts w:ascii="TH SarabunPSK" w:hAnsi="TH SarabunPSK" w:cs="TH SarabunPSK" w:hint="cs"/>
          <w:cs/>
        </w:rPr>
        <w:t xml:space="preserve"> หรือเข้าร่วมประชุมทางวิชาการทั้งในประเทศและ/หรือต่างประเทศ และจะมีการประเมินผลการสอนอย่างเป็นระบบเพื่อประโยชน์แห่งการกำหนดขอตำแหน่งวิชาการ</w:t>
      </w:r>
    </w:p>
    <w:p w14:paraId="0CF3A896" w14:textId="77777777" w:rsidR="004518AD" w:rsidRPr="00B60D70" w:rsidRDefault="004518AD" w:rsidP="004518AD">
      <w:pPr>
        <w:ind w:right="26" w:firstLine="720"/>
        <w:rPr>
          <w:rFonts w:ascii="TH SarabunPSK" w:hAnsi="TH SarabunPSK" w:cs="TH SarabunPSK"/>
          <w:u w:val="single"/>
          <w:cs/>
        </w:rPr>
      </w:pPr>
      <w:r w:rsidRPr="00B60D70">
        <w:rPr>
          <w:rFonts w:ascii="TH SarabunPSK" w:hAnsi="TH SarabunPSK" w:cs="TH SarabunPSK" w:hint="cs"/>
          <w:u w:val="single"/>
          <w:cs/>
        </w:rPr>
        <w:t>การพัฒนาความรู้และทักษะให้แก่เจ้าหน้าที่ของหลักสูตร</w:t>
      </w:r>
    </w:p>
    <w:p w14:paraId="7A9731BB" w14:textId="77777777" w:rsidR="004518AD" w:rsidRPr="00B60D70" w:rsidRDefault="004518AD" w:rsidP="004518AD">
      <w:pPr>
        <w:ind w:right="26" w:firstLine="720"/>
        <w:rPr>
          <w:rFonts w:ascii="TH SarabunPSK" w:hAnsi="TH SarabunPSK" w:cs="TH SarabunPSK"/>
        </w:rPr>
      </w:pPr>
      <w:r w:rsidRPr="00B60D70">
        <w:rPr>
          <w:rFonts w:ascii="TH SarabunPSK" w:hAnsi="TH SarabunPSK" w:cs="TH SarabunPSK" w:hint="cs"/>
          <w:cs/>
        </w:rPr>
        <w:t>สนับสนุนให้เจ้าหน้าที่ของหลักสูตรเข้าร่วมเรียนรู้หรือฝึกอบรมดูงานด้านการจัดการเรียนการสอน เพื่อการสนับสนุนการปฏิบัติงานของคณาจารย์ ทั้งนี้การพัฒนาความสามารถของเจ้าหน้าที่ของหลักสูตรอาจดำเนินงานร่วมกันในระดับคณะ ซึ่งจะช่วยเสริมพลังให้การดำเนินกิจกรรมทางวิชาการเป็นไปในทางเดียวกัน</w:t>
      </w:r>
    </w:p>
    <w:p w14:paraId="7F195427" w14:textId="77777777" w:rsidR="009E6917" w:rsidRPr="00B60D70" w:rsidRDefault="009E6917" w:rsidP="00592146">
      <w:pPr>
        <w:rPr>
          <w:rFonts w:ascii="TH SarabunPSK" w:hAnsi="TH SarabunPSK" w:cs="TH SarabunPSK"/>
        </w:rPr>
      </w:pPr>
      <w:bookmarkStart w:id="175" w:name="_Hlk117776000"/>
      <w:bookmarkEnd w:id="174"/>
    </w:p>
    <w:p w14:paraId="09BE4BF7" w14:textId="52B450D1" w:rsidR="009E6917" w:rsidRPr="00B60D70" w:rsidRDefault="00D756E0" w:rsidP="004518AD">
      <w:pPr>
        <w:pStyle w:val="4"/>
        <w:rPr>
          <w:rFonts w:ascii="TH SarabunPSK" w:hAnsi="TH SarabunPSK" w:cs="TH SarabunPSK"/>
          <w:b/>
          <w:bCs/>
        </w:rPr>
      </w:pPr>
      <w:r w:rsidRPr="00B60D70">
        <w:rPr>
          <w:rFonts w:ascii="TH SarabunPSK" w:hAnsi="TH SarabunPSK" w:cs="TH SarabunPSK" w:hint="cs"/>
          <w:cs/>
        </w:rPr>
        <w:t>การบริหาร</w:t>
      </w:r>
      <w:r w:rsidRPr="00B60D70">
        <w:rPr>
          <w:rFonts w:ascii="TH SarabunPSK" w:eastAsiaTheme="majorEastAsia" w:hAnsi="TH SarabunPSK" w:cs="TH SarabunPSK" w:hint="cs"/>
          <w:cs/>
        </w:rPr>
        <w:t>จัดการ</w:t>
      </w:r>
      <w:r w:rsidRPr="00B60D70">
        <w:rPr>
          <w:rFonts w:ascii="TH SarabunPSK" w:hAnsi="TH SarabunPSK" w:cs="TH SarabunPSK" w:hint="cs"/>
          <w:cs/>
        </w:rPr>
        <w:t>สิ่งสนับสนุนการเรียนรู้</w:t>
      </w:r>
      <w:r w:rsidRPr="00B60D70">
        <w:rPr>
          <w:rFonts w:ascii="TH SarabunPSK" w:hAnsi="TH SarabunPSK" w:cs="TH SarabunPSK" w:hint="cs"/>
        </w:rPr>
        <w:t xml:space="preserve"> </w:t>
      </w:r>
      <w:r w:rsidRPr="00B60D70">
        <w:rPr>
          <w:rFonts w:ascii="TH SarabunPSK" w:hAnsi="TH SarabunPSK" w:cs="TH SarabunPSK" w:hint="cs"/>
          <w:cs/>
        </w:rPr>
        <w:t>และการให้บริการนักศึกษา</w:t>
      </w:r>
      <w:r w:rsidRPr="00B60D70">
        <w:rPr>
          <w:rFonts w:ascii="TH SarabunPSK" w:hAnsi="TH SarabunPSK" w:cs="TH SarabunPSK" w:hint="cs"/>
          <w:b/>
          <w:bCs/>
        </w:rPr>
        <w:t xml:space="preserve"> </w:t>
      </w:r>
    </w:p>
    <w:p w14:paraId="7621A068" w14:textId="7F84F837" w:rsidR="009E6917" w:rsidRPr="00B60D70" w:rsidRDefault="004518AD" w:rsidP="004518AD">
      <w:pPr>
        <w:ind w:firstLine="720"/>
        <w:rPr>
          <w:rFonts w:ascii="TH SarabunPSK" w:hAnsi="TH SarabunPSK" w:cs="TH SarabunPSK"/>
        </w:rPr>
      </w:pPr>
      <w:bookmarkStart w:id="176" w:name="_Hlk117776005"/>
      <w:bookmarkEnd w:id="175"/>
      <w:r w:rsidRPr="00B60D70">
        <w:rPr>
          <w:rFonts w:ascii="TH SarabunPSK" w:hAnsi="TH SarabunPSK" w:cs="TH SarabunPSK" w:hint="cs"/>
          <w:cs/>
          <w:lang w:val="th-TH"/>
        </w:rPr>
        <w:t>สาขาวิชา</w:t>
      </w:r>
      <w:r w:rsidR="00D756E0" w:rsidRPr="00B60D70">
        <w:rPr>
          <w:rFonts w:ascii="TH SarabunPSK" w:hAnsi="TH SarabunPSK" w:cs="TH SarabunPSK" w:hint="cs"/>
          <w:cs/>
          <w:lang w:val="th-TH"/>
        </w:rPr>
        <w:t xml:space="preserve">หลักสูตรได้จัดเตรียมห้องปฏิบัติการและอุปกรณ์เพื่อให้เพียงพอเพื่อตอบสนองต่อการจัดการเรียนการสอนของหลักสูตร ได้วิเคราะห์พื้นที่ใช้สอยของห้องปฏิบัติการและประชุมหารืออย่างต่อเนื่องให้มีความเหมาะสมและมีประสิทธิภาพ พบว่าห้องปฏิบัติการโดยส่วนใหญ่มีพื้นที่คับแคบต้องปรับปรุงโดยขยายพื้นที่ให้กว้างขึ้น และจัดหาเครื่องมือทดแทนให้เพียงพอและทันสมัย หลักสูตรได้ดำเนินการจัดซื้อครุภัณฑ์อย่างต่อเนื่อง เพื่อให้เกิดความพอเพียงและทันสมัย ในส่วนของห้องปฏิบัติการฝึกทักษะทางช่างโยธาได้ร่วมมือกับห้องปฏิบัติการงานไม้ของคณะสถาปัตยกรรมศาสตร์ </w:t>
      </w:r>
      <w:proofErr w:type="spellStart"/>
      <w:r w:rsidR="00D756E0" w:rsidRPr="00B60D70">
        <w:rPr>
          <w:rFonts w:ascii="TH SarabunPSK" w:hAnsi="TH SarabunPSK" w:cs="TH SarabunPSK" w:hint="cs"/>
          <w:cs/>
          <w:lang w:val="th-TH"/>
        </w:rPr>
        <w:t>มจ</w:t>
      </w:r>
      <w:proofErr w:type="spellEnd"/>
      <w:r w:rsidR="00D756E0" w:rsidRPr="00B60D70">
        <w:rPr>
          <w:rFonts w:ascii="TH SarabunPSK" w:hAnsi="TH SarabunPSK" w:cs="TH SarabunPSK" w:hint="cs"/>
          <w:cs/>
          <w:lang w:val="th-TH"/>
        </w:rPr>
        <w:t>ธ</w:t>
      </w:r>
      <w:r w:rsidR="00D756E0" w:rsidRPr="00B60D70">
        <w:rPr>
          <w:rFonts w:ascii="TH SarabunPSK" w:hAnsi="TH SarabunPSK" w:cs="TH SarabunPSK" w:hint="cs"/>
          <w:cs/>
        </w:rPr>
        <w:t xml:space="preserve">. </w:t>
      </w:r>
      <w:r w:rsidR="00D756E0" w:rsidRPr="00B60D70">
        <w:rPr>
          <w:rFonts w:ascii="TH SarabunPSK" w:hAnsi="TH SarabunPSK" w:cs="TH SarabunPSK" w:hint="cs"/>
          <w:cs/>
          <w:lang w:val="th-TH"/>
        </w:rPr>
        <w:t>ผลการสำรวจพบว่าผู้เรียนมีความพึงพอใจต่อห้องปฏิบัติการของ</w:t>
      </w:r>
      <w:r w:rsidR="001811DF" w:rsidRPr="00B60D70">
        <w:rPr>
          <w:rFonts w:ascii="TH SarabunPSK" w:hAnsi="TH SarabunPSK" w:cs="TH SarabunPSK" w:hint="cs"/>
          <w:cs/>
          <w:lang w:val="th-TH"/>
        </w:rPr>
        <w:t>สาขา</w:t>
      </w:r>
      <w:r w:rsidR="00D756E0" w:rsidRPr="00B60D70">
        <w:rPr>
          <w:rFonts w:ascii="TH SarabunPSK" w:hAnsi="TH SarabunPSK" w:cs="TH SarabunPSK" w:hint="cs"/>
          <w:cs/>
          <w:lang w:val="th-TH"/>
        </w:rPr>
        <w:t xml:space="preserve">วิชา อยู่ในระดับดี โดยระดับความพึงพอใจต่อห้องปฏิบัติการสอนมีค่าเท่ากับ </w:t>
      </w:r>
      <w:r w:rsidR="00D756E0" w:rsidRPr="00B60D70">
        <w:rPr>
          <w:rFonts w:ascii="TH SarabunPSK" w:hAnsi="TH SarabunPSK" w:cs="TH SarabunPSK" w:hint="cs"/>
        </w:rPr>
        <w:t>3.79/5</w:t>
      </w:r>
      <w:r w:rsidR="00D756E0" w:rsidRPr="00B60D70">
        <w:rPr>
          <w:rFonts w:ascii="TH SarabunPSK" w:hAnsi="TH SarabunPSK" w:cs="TH SarabunPSK" w:hint="cs"/>
          <w:cs/>
        </w:rPr>
        <w:t xml:space="preserve"> </w:t>
      </w:r>
      <w:r w:rsidR="00D756E0" w:rsidRPr="00B60D70">
        <w:rPr>
          <w:rFonts w:ascii="TH SarabunPSK" w:hAnsi="TH SarabunPSK" w:cs="TH SarabunPSK" w:hint="cs"/>
          <w:cs/>
          <w:lang w:val="th-TH"/>
        </w:rPr>
        <w:t xml:space="preserve">คะแนน ห้องปฏิบัติการเขียนแบบ มีค่าเท่ากับ </w:t>
      </w:r>
      <w:r w:rsidR="00D756E0" w:rsidRPr="00B60D70">
        <w:rPr>
          <w:rFonts w:ascii="TH SarabunPSK" w:hAnsi="TH SarabunPSK" w:cs="TH SarabunPSK" w:hint="cs"/>
        </w:rPr>
        <w:t>3.58/5</w:t>
      </w:r>
      <w:r w:rsidR="00D756E0" w:rsidRPr="00B60D70">
        <w:rPr>
          <w:rFonts w:ascii="TH SarabunPSK" w:hAnsi="TH SarabunPSK" w:cs="TH SarabunPSK" w:hint="cs"/>
          <w:cs/>
        </w:rPr>
        <w:t xml:space="preserve"> </w:t>
      </w:r>
      <w:r w:rsidR="00D756E0" w:rsidRPr="00B60D70">
        <w:rPr>
          <w:rFonts w:ascii="TH SarabunPSK" w:hAnsi="TH SarabunPSK" w:cs="TH SarabunPSK" w:hint="cs"/>
          <w:cs/>
          <w:lang w:val="th-TH"/>
        </w:rPr>
        <w:t xml:space="preserve">คะแนน ห้องปฏิบัติการทดลองทางวิศวกรรมมีค่าเท่ากับ </w:t>
      </w:r>
      <w:r w:rsidR="00D756E0" w:rsidRPr="00B60D70">
        <w:rPr>
          <w:rFonts w:ascii="TH SarabunPSK" w:hAnsi="TH SarabunPSK" w:cs="TH SarabunPSK" w:hint="cs"/>
        </w:rPr>
        <w:t>3.62/5</w:t>
      </w:r>
      <w:r w:rsidR="00D756E0" w:rsidRPr="00B60D70">
        <w:rPr>
          <w:rFonts w:ascii="TH SarabunPSK" w:hAnsi="TH SarabunPSK" w:cs="TH SarabunPSK" w:hint="cs"/>
          <w:cs/>
        </w:rPr>
        <w:t xml:space="preserve"> </w:t>
      </w:r>
      <w:r w:rsidR="00D756E0" w:rsidRPr="00B60D70">
        <w:rPr>
          <w:rFonts w:ascii="TH SarabunPSK" w:hAnsi="TH SarabunPSK" w:cs="TH SarabunPSK" w:hint="cs"/>
          <w:cs/>
          <w:lang w:val="th-TH"/>
        </w:rPr>
        <w:t>คะแนน ห้องปฏิบัติการทักษะพื้นฐาน</w:t>
      </w:r>
      <w:r w:rsidR="00872F97" w:rsidRPr="00B60D70">
        <w:rPr>
          <w:rFonts w:ascii="TH SarabunPSK" w:hAnsi="TH SarabunPSK" w:cs="TH SarabunPSK" w:hint="cs"/>
          <w:cs/>
          <w:lang w:val="th-TH"/>
        </w:rPr>
        <w:t xml:space="preserve"> </w:t>
      </w:r>
      <w:r w:rsidR="00D756E0" w:rsidRPr="00B60D70">
        <w:rPr>
          <w:rFonts w:ascii="TH SarabunPSK" w:hAnsi="TH SarabunPSK" w:cs="TH SarabunPSK" w:hint="cs"/>
          <w:cs/>
        </w:rPr>
        <w:t>(</w:t>
      </w:r>
      <w:r w:rsidR="00D756E0" w:rsidRPr="00B60D70">
        <w:rPr>
          <w:rFonts w:ascii="TH SarabunPSK" w:hAnsi="TH SarabunPSK" w:cs="TH SarabunPSK" w:hint="cs"/>
          <w:cs/>
          <w:lang w:val="th-TH"/>
        </w:rPr>
        <w:t>ลานปูน</w:t>
      </w:r>
      <w:r w:rsidR="00D756E0" w:rsidRPr="00B60D70">
        <w:rPr>
          <w:rFonts w:ascii="TH SarabunPSK" w:hAnsi="TH SarabunPSK" w:cs="TH SarabunPSK" w:hint="cs"/>
          <w:cs/>
        </w:rPr>
        <w:t>)</w:t>
      </w:r>
      <w:r w:rsidR="00872F97" w:rsidRPr="00B60D70">
        <w:rPr>
          <w:rFonts w:ascii="TH SarabunPSK" w:hAnsi="TH SarabunPSK" w:cs="TH SarabunPSK" w:hint="cs"/>
          <w:cs/>
        </w:rPr>
        <w:t xml:space="preserve"> </w:t>
      </w:r>
      <w:r w:rsidR="00D756E0" w:rsidRPr="00B60D70">
        <w:rPr>
          <w:rFonts w:ascii="TH SarabunPSK" w:hAnsi="TH SarabunPSK" w:cs="TH SarabunPSK" w:hint="cs"/>
          <w:cs/>
          <w:lang w:val="th-TH"/>
        </w:rPr>
        <w:t xml:space="preserve">มีค่าเท่ากับ </w:t>
      </w:r>
      <w:r w:rsidR="00D756E0" w:rsidRPr="00B60D70">
        <w:rPr>
          <w:rFonts w:ascii="TH SarabunPSK" w:hAnsi="TH SarabunPSK" w:cs="TH SarabunPSK" w:hint="cs"/>
        </w:rPr>
        <w:t>3.78/5</w:t>
      </w:r>
      <w:r w:rsidR="00D756E0" w:rsidRPr="00B60D70">
        <w:rPr>
          <w:rFonts w:ascii="TH SarabunPSK" w:hAnsi="TH SarabunPSK" w:cs="TH SarabunPSK" w:hint="cs"/>
          <w:cs/>
        </w:rPr>
        <w:t xml:space="preserve"> </w:t>
      </w:r>
      <w:r w:rsidR="00D756E0" w:rsidRPr="00B60D70">
        <w:rPr>
          <w:rFonts w:ascii="TH SarabunPSK" w:hAnsi="TH SarabunPSK" w:cs="TH SarabunPSK" w:hint="cs"/>
          <w:cs/>
          <w:lang w:val="th-TH"/>
        </w:rPr>
        <w:t>คะแนน</w:t>
      </w:r>
      <w:r w:rsidR="00BD7F9D" w:rsidRPr="00B60D70">
        <w:rPr>
          <w:rFonts w:ascii="TH SarabunPSK" w:hAnsi="TH SarabunPSK" w:cs="TH SarabunPSK" w:hint="cs"/>
          <w:cs/>
          <w:lang w:val="th-TH"/>
        </w:rPr>
        <w:t xml:space="preserve"> </w:t>
      </w:r>
      <w:r w:rsidR="00D756E0" w:rsidRPr="00B60D70">
        <w:rPr>
          <w:rFonts w:ascii="TH SarabunPSK" w:hAnsi="TH SarabunPSK" w:cs="TH SarabunPSK" w:hint="cs"/>
          <w:cs/>
          <w:lang w:val="th-TH"/>
        </w:rPr>
        <w:t xml:space="preserve">และพื้นที่การเรียนรู้ </w:t>
      </w:r>
      <w:r w:rsidR="00D756E0" w:rsidRPr="00B60D70">
        <w:rPr>
          <w:rFonts w:ascii="TH SarabunPSK" w:hAnsi="TH SarabunPSK" w:cs="TH SarabunPSK" w:hint="cs"/>
          <w:cs/>
        </w:rPr>
        <w:t>(</w:t>
      </w:r>
      <w:r w:rsidR="00D756E0" w:rsidRPr="00B60D70">
        <w:rPr>
          <w:rFonts w:ascii="TH SarabunPSK" w:hAnsi="TH SarabunPSK" w:cs="TH SarabunPSK" w:hint="cs"/>
          <w:cs/>
          <w:lang w:val="th-TH"/>
        </w:rPr>
        <w:t>ห้องโถง</w:t>
      </w:r>
      <w:r w:rsidR="00D756E0" w:rsidRPr="00B60D70">
        <w:rPr>
          <w:rFonts w:ascii="TH SarabunPSK" w:hAnsi="TH SarabunPSK" w:cs="TH SarabunPSK" w:hint="cs"/>
          <w:cs/>
        </w:rPr>
        <w:t xml:space="preserve">) </w:t>
      </w:r>
      <w:r w:rsidR="00D756E0" w:rsidRPr="00B60D70">
        <w:rPr>
          <w:rFonts w:ascii="TH SarabunPSK" w:hAnsi="TH SarabunPSK" w:cs="TH SarabunPSK" w:hint="cs"/>
          <w:cs/>
          <w:lang w:val="th-TH"/>
        </w:rPr>
        <w:t xml:space="preserve">มีค่าเท่ากับ </w:t>
      </w:r>
      <w:r w:rsidR="00D756E0" w:rsidRPr="00B60D70">
        <w:rPr>
          <w:rFonts w:ascii="TH SarabunPSK" w:hAnsi="TH SarabunPSK" w:cs="TH SarabunPSK" w:hint="cs"/>
        </w:rPr>
        <w:t>3.44/5</w:t>
      </w:r>
      <w:r w:rsidR="00D756E0" w:rsidRPr="00B60D70">
        <w:rPr>
          <w:rFonts w:ascii="TH SarabunPSK" w:hAnsi="TH SarabunPSK" w:cs="TH SarabunPSK" w:hint="cs"/>
          <w:cs/>
        </w:rPr>
        <w:t xml:space="preserve"> </w:t>
      </w:r>
      <w:r w:rsidR="00D756E0" w:rsidRPr="00B60D70">
        <w:rPr>
          <w:rFonts w:ascii="TH SarabunPSK" w:hAnsi="TH SarabunPSK" w:cs="TH SarabunPSK" w:hint="cs"/>
          <w:cs/>
          <w:lang w:val="th-TH"/>
        </w:rPr>
        <w:t>คะแนน</w:t>
      </w:r>
    </w:p>
    <w:p w14:paraId="0313A50E" w14:textId="33E2ED3A" w:rsidR="009E6917" w:rsidRPr="00B60D70" w:rsidRDefault="004518AD" w:rsidP="004518AD">
      <w:pPr>
        <w:ind w:firstLine="720"/>
        <w:rPr>
          <w:rFonts w:ascii="TH SarabunPSK" w:hAnsi="TH SarabunPSK" w:cs="TH SarabunPSK"/>
          <w:lang w:val="th-TH"/>
        </w:rPr>
      </w:pPr>
      <w:r w:rsidRPr="00B60D70">
        <w:rPr>
          <w:rFonts w:ascii="TH SarabunPSK" w:hAnsi="TH SarabunPSK" w:cs="TH SarabunPSK" w:hint="cs"/>
          <w:cs/>
          <w:lang w:val="th-TH"/>
        </w:rPr>
        <w:lastRenderedPageBreak/>
        <w:t>สาขาวิชา</w:t>
      </w:r>
      <w:r w:rsidR="00D756E0" w:rsidRPr="00B60D70">
        <w:rPr>
          <w:rFonts w:ascii="TH SarabunPSK" w:hAnsi="TH SarabunPSK" w:cs="TH SarabunPSK" w:hint="cs"/>
          <w:cs/>
          <w:lang w:val="th-TH"/>
        </w:rPr>
        <w:t>มีแผนในการพัฒนาด้านสิ่งอำนวยความสะดวกในประเด็นดังนี้ ติดตามและประเมินผลความเพียงพอของสิ่งอำนวยความสะดวกและความทันสมัย จัดซื้อหนังสือตำราให้พอเพียงในการศึกษาค้นคว้าของผู้เรียน และมีระบบในการจัดการโดยมีผู้ดูแลที่ชัดเจนในการให้ผู้เรียนได้เข้าใช้พื้นที่ตามความเหมาะสม สำรวจสภาพการใช้งานของเครื่องมืออุปกรณ์การเรียนการสอนและวางแผนจัดเตรียมเครื่องมือมาทดแทนให้เพียงพอและทันสมัย จัดหาหรือปรับปรุงพื้นที่ให้มีความเหมาะสมต่อการจัดการเรียนการสอนรายวิชาฝึกทักษะ และปฏิบัติการทดลอง ผลักดันให้มีการใช้เทคโนโลยีสารสนเทศ เช่น ระบบการสอนออนไลน์ ที่ทันสมัย เพื่อเพิ่มประสิทธิภาพการเรียนรู้ให้กับผู้เรียน</w:t>
      </w:r>
      <w:r w:rsidRPr="00B60D70">
        <w:rPr>
          <w:rFonts w:ascii="TH SarabunPSK" w:hAnsi="TH SarabunPSK" w:cs="TH SarabunPSK" w:hint="cs"/>
          <w:cs/>
          <w:lang w:val="th-TH"/>
        </w:rPr>
        <w:t xml:space="preserve"> สร้างความร่วมมือกับศิษย์เก่า/สถานประกอบการ เพื่อจัดการเรียนการสอนรายวิชาที่ส่งเสริมคุณลักษณะและทักษะเพื่อการประกอบอาชีพ โดยเชิญมาเป็นวิทยากรบรรยา</w:t>
      </w:r>
      <w:r w:rsidR="008D0407" w:rsidRPr="00B60D70">
        <w:rPr>
          <w:rFonts w:ascii="TH SarabunPSK" w:hAnsi="TH SarabunPSK" w:cs="TH SarabunPSK" w:hint="cs"/>
          <w:cs/>
          <w:lang w:val="th-TH"/>
        </w:rPr>
        <w:t>ย</w:t>
      </w:r>
      <w:r w:rsidRPr="00B60D70">
        <w:rPr>
          <w:rFonts w:ascii="TH SarabunPSK" w:hAnsi="TH SarabunPSK" w:cs="TH SarabunPSK" w:hint="cs"/>
          <w:cs/>
          <w:lang w:val="th-TH"/>
        </w:rPr>
        <w:t>พิเศษทั้งในส่วนของกิจกรรมเสริมหลักสูตรและ</w:t>
      </w:r>
      <w:r w:rsidR="007D2608" w:rsidRPr="00B60D70">
        <w:rPr>
          <w:rFonts w:ascii="TH SarabunPSK" w:hAnsi="TH SarabunPSK" w:cs="TH SarabunPSK" w:hint="cs"/>
          <w:cs/>
          <w:lang w:val="th-TH"/>
        </w:rPr>
        <w:t>ในรายวิชา</w:t>
      </w:r>
    </w:p>
    <w:p w14:paraId="30FD1C88" w14:textId="4D54D01E" w:rsidR="007D2608" w:rsidRPr="00B60D70" w:rsidRDefault="007D2608" w:rsidP="007D2608">
      <w:pPr>
        <w:ind w:right="29" w:firstLine="720"/>
        <w:rPr>
          <w:rFonts w:ascii="TH SarabunPSK" w:hAnsi="TH SarabunPSK" w:cs="TH SarabunPSK"/>
        </w:rPr>
      </w:pPr>
      <w:r w:rsidRPr="00B60D70">
        <w:rPr>
          <w:rFonts w:ascii="TH SarabunPSK" w:hAnsi="TH SarabunPSK" w:cs="TH SarabunPSK" w:hint="cs"/>
          <w:cs/>
        </w:rPr>
        <w:t>หลักสูตรจัดสภาพแวดล้อมที่เอื้อต่อความต้องการของผู้เรียนทั้งในด้านการเรียน และการทำกิจกรรมขนานหรือเสริมหลักสูตรใน</w:t>
      </w:r>
      <w:r w:rsidR="001811DF" w:rsidRPr="00B60D70">
        <w:rPr>
          <w:rFonts w:ascii="TH SarabunPSK" w:hAnsi="TH SarabunPSK" w:cs="TH SarabunPSK" w:hint="cs"/>
          <w:cs/>
        </w:rPr>
        <w:t>สาขา</w:t>
      </w:r>
      <w:r w:rsidRPr="00B60D70">
        <w:rPr>
          <w:rFonts w:ascii="TH SarabunPSK" w:hAnsi="TH SarabunPSK" w:cs="TH SarabunPSK" w:hint="cs"/>
          <w:cs/>
        </w:rPr>
        <w:t>วิชาและคณะ นักศึกษายังสามารถใช้พื้นที่การเรียนรู้ต่าง</w:t>
      </w:r>
      <w:r w:rsidR="00D420AC" w:rsidRPr="00B60D70">
        <w:rPr>
          <w:rFonts w:ascii="TH SarabunPSK" w:hAnsi="TH SarabunPSK" w:cs="TH SarabunPSK" w:hint="cs"/>
          <w:cs/>
        </w:rPr>
        <w:t xml:space="preserve"> ๆ</w:t>
      </w:r>
      <w:r w:rsidRPr="00B60D70">
        <w:rPr>
          <w:rFonts w:ascii="TH SarabunPSK" w:hAnsi="TH SarabunPSK" w:cs="TH SarabunPSK" w:hint="cs"/>
          <w:cs/>
        </w:rPr>
        <w:t xml:space="preserve"> ที่มหาวิทยาลัยได้จัดไว้ให้ เช่น สำนักหอสมุด อุทยานการเรียนรู้ (</w:t>
      </w:r>
      <w:r w:rsidRPr="00B60D70">
        <w:rPr>
          <w:rFonts w:ascii="TH SarabunPSK" w:hAnsi="TH SarabunPSK" w:cs="TH SarabunPSK" w:hint="cs"/>
        </w:rPr>
        <w:t xml:space="preserve">Learning Garden) </w:t>
      </w:r>
      <w:r w:rsidRPr="00B60D70">
        <w:rPr>
          <w:rFonts w:ascii="TH SarabunPSK" w:hAnsi="TH SarabunPSK" w:cs="TH SarabunPSK" w:hint="cs"/>
          <w:cs/>
        </w:rPr>
        <w:t>พื้นที่การเรียนรู้ชั้น 1-4 อาคารการเรียนรู้พหุวิทยาการ (</w:t>
      </w:r>
      <w:r w:rsidRPr="00B60D70">
        <w:rPr>
          <w:rFonts w:ascii="TH SarabunPSK" w:hAnsi="TH SarabunPSK" w:cs="TH SarabunPSK" w:hint="cs"/>
        </w:rPr>
        <w:t xml:space="preserve">Learning Exchange) </w:t>
      </w:r>
      <w:r w:rsidR="008D0407" w:rsidRPr="00B60D70">
        <w:rPr>
          <w:rFonts w:ascii="TH SarabunPSK" w:hAnsi="TH SarabunPSK" w:cs="TH SarabunPSK" w:hint="cs"/>
          <w:cs/>
        </w:rPr>
        <w:t>ฯล</w:t>
      </w:r>
      <w:r w:rsidRPr="00B60D70">
        <w:rPr>
          <w:rFonts w:ascii="TH SarabunPSK" w:hAnsi="TH SarabunPSK" w:cs="TH SarabunPSK" w:hint="cs"/>
          <w:cs/>
        </w:rPr>
        <w:t xml:space="preserve">ฯ ซึ่งจะช่วยส่งเสริมให้นักศึกษาเรียนรู้ได้อย่างเต็มศักยภาพและใช้ชีวิตในมหาวิทยาลัยได้อย่างปลอดภัยและมีความสุข </w:t>
      </w:r>
    </w:p>
    <w:p w14:paraId="2CB28F63" w14:textId="77777777" w:rsidR="007D2608" w:rsidRPr="00B60D70" w:rsidRDefault="007D2608" w:rsidP="007D2608">
      <w:pPr>
        <w:ind w:right="29" w:firstLine="720"/>
        <w:rPr>
          <w:rFonts w:ascii="TH SarabunPSK" w:hAnsi="TH SarabunPSK" w:cs="TH SarabunPSK"/>
        </w:rPr>
      </w:pPr>
    </w:p>
    <w:p w14:paraId="7C89B2B1" w14:textId="1605D01E" w:rsidR="007D2608" w:rsidRPr="00B60D70" w:rsidRDefault="007D2608" w:rsidP="007D2608">
      <w:pPr>
        <w:ind w:right="28"/>
        <w:rPr>
          <w:rFonts w:ascii="TH SarabunPSK" w:hAnsi="TH SarabunPSK" w:cs="TH SarabunPSK"/>
          <w:b/>
          <w:bCs/>
        </w:rPr>
      </w:pPr>
      <w:r w:rsidRPr="00B60D70">
        <w:rPr>
          <w:rFonts w:ascii="TH SarabunPSK" w:hAnsi="TH SarabunPSK" w:cs="TH SarabunPSK" w:hint="cs"/>
          <w:b/>
          <w:bCs/>
          <w:cs/>
        </w:rPr>
        <w:t>ตัวอย่าง</w:t>
      </w:r>
      <w:r w:rsidR="008B5465" w:rsidRPr="00B60D70">
        <w:rPr>
          <w:rFonts w:ascii="TH SarabunPSK" w:hAnsi="TH SarabunPSK" w:cs="TH SarabunPSK" w:hint="cs"/>
          <w:b/>
          <w:bCs/>
          <w:cs/>
        </w:rPr>
        <w:t>รายการ</w:t>
      </w:r>
      <w:r w:rsidRPr="00B60D70">
        <w:rPr>
          <w:rFonts w:ascii="TH SarabunPSK" w:hAnsi="TH SarabunPSK" w:cs="TH SarabunPSK" w:hint="cs"/>
          <w:b/>
          <w:bCs/>
          <w:cs/>
        </w:rPr>
        <w:t>สิ่งสนับสนุนการเรียนรู้</w:t>
      </w:r>
      <w:r w:rsidR="00B644D8" w:rsidRPr="00B60D70">
        <w:rPr>
          <w:rFonts w:ascii="TH SarabunPSK" w:hAnsi="TH SarabunPSK" w:cs="TH SarabunPSK" w:hint="cs"/>
          <w:b/>
          <w:bCs/>
          <w:cs/>
        </w:rPr>
        <w:t>ห้องเรียนและห้องปฏิบัติการ</w:t>
      </w:r>
    </w:p>
    <w:tbl>
      <w:tblPr>
        <w:tblStyle w:val="af6"/>
        <w:tblW w:w="978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18"/>
        <w:gridCol w:w="2268"/>
      </w:tblGrid>
      <w:tr w:rsidR="00B60D70" w:rsidRPr="00B60D70" w14:paraId="1C1E9D4B" w14:textId="409CBC8D" w:rsidTr="002E5BF0">
        <w:trPr>
          <w:tblHeader/>
        </w:trPr>
        <w:tc>
          <w:tcPr>
            <w:tcW w:w="7518" w:type="dxa"/>
            <w:tcBorders>
              <w:top w:val="single" w:sz="4" w:space="0" w:color="auto"/>
              <w:left w:val="single" w:sz="4" w:space="0" w:color="auto"/>
              <w:bottom w:val="single" w:sz="4" w:space="0" w:color="auto"/>
              <w:right w:val="single" w:sz="4" w:space="0" w:color="auto"/>
            </w:tcBorders>
            <w:shd w:val="clear" w:color="auto" w:fill="B4C6E7" w:themeFill="accent1" w:themeFillTint="66"/>
          </w:tcPr>
          <w:p w14:paraId="303C809C" w14:textId="4CD6834F" w:rsidR="00923AC9" w:rsidRPr="00B60D70" w:rsidRDefault="00923AC9" w:rsidP="00C022C8">
            <w:pPr>
              <w:jc w:val="center"/>
              <w:rPr>
                <w:rFonts w:ascii="TH SarabunPSK" w:hAnsi="TH SarabunPSK" w:cs="TH SarabunPSK"/>
                <w:b/>
                <w:bCs/>
                <w:sz w:val="28"/>
              </w:rPr>
            </w:pPr>
            <w:r w:rsidRPr="00B60D70">
              <w:rPr>
                <w:rFonts w:ascii="TH SarabunPSK" w:hAnsi="TH SarabunPSK" w:cs="TH SarabunPSK" w:hint="cs"/>
                <w:b/>
                <w:bCs/>
                <w:sz w:val="28"/>
                <w:cs/>
              </w:rPr>
              <w:t>รายการ</w:t>
            </w:r>
          </w:p>
        </w:tc>
        <w:tc>
          <w:tcPr>
            <w:tcW w:w="2268" w:type="dxa"/>
            <w:tcBorders>
              <w:top w:val="single" w:sz="4" w:space="0" w:color="auto"/>
              <w:left w:val="single" w:sz="4" w:space="0" w:color="auto"/>
              <w:bottom w:val="single" w:sz="4" w:space="0" w:color="auto"/>
              <w:right w:val="single" w:sz="4" w:space="0" w:color="auto"/>
            </w:tcBorders>
            <w:shd w:val="clear" w:color="auto" w:fill="B4C6E7" w:themeFill="accent1" w:themeFillTint="66"/>
          </w:tcPr>
          <w:p w14:paraId="57FA33F4" w14:textId="187C40CA" w:rsidR="00923AC9" w:rsidRPr="00B60D70" w:rsidRDefault="00923AC9" w:rsidP="00390A99">
            <w:pPr>
              <w:jc w:val="center"/>
              <w:rPr>
                <w:rFonts w:ascii="TH SarabunPSK" w:hAnsi="TH SarabunPSK" w:cs="TH SarabunPSK"/>
                <w:b/>
                <w:bCs/>
                <w:sz w:val="28"/>
                <w:cs/>
              </w:rPr>
            </w:pPr>
            <w:r w:rsidRPr="00B60D70">
              <w:rPr>
                <w:rFonts w:ascii="TH SarabunPSK" w:hAnsi="TH SarabunPSK" w:cs="TH SarabunPSK" w:hint="cs"/>
                <w:b/>
                <w:bCs/>
                <w:sz w:val="28"/>
                <w:cs/>
              </w:rPr>
              <w:t>จำนวน</w:t>
            </w:r>
          </w:p>
        </w:tc>
      </w:tr>
      <w:tr w:rsidR="00B60D70" w:rsidRPr="00B60D70" w14:paraId="48B28B13" w14:textId="1EC13B36" w:rsidTr="002E5BF0">
        <w:tc>
          <w:tcPr>
            <w:tcW w:w="9786"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6093BAA" w14:textId="3B198E8D" w:rsidR="00C022C8" w:rsidRPr="00B60D70" w:rsidRDefault="00C022C8" w:rsidP="00C022C8">
            <w:pPr>
              <w:jc w:val="left"/>
              <w:rPr>
                <w:rFonts w:ascii="TH SarabunPSK" w:hAnsi="TH SarabunPSK" w:cs="TH SarabunPSK"/>
                <w:b/>
                <w:bCs/>
                <w:cs/>
              </w:rPr>
            </w:pPr>
            <w:r w:rsidRPr="00B60D70">
              <w:rPr>
                <w:rFonts w:ascii="TH SarabunPSK" w:hAnsi="TH SarabunPSK" w:cs="TH SarabunPSK" w:hint="cs"/>
                <w:b/>
                <w:bCs/>
                <w:cs/>
              </w:rPr>
              <w:t>1. ห้องเรียนและห้องฝึกปฏิบัติการทางวิชาชีพครู</w:t>
            </w:r>
          </w:p>
        </w:tc>
      </w:tr>
      <w:tr w:rsidR="00B60D70" w:rsidRPr="00B60D70" w14:paraId="201AA090" w14:textId="20CB9233" w:rsidTr="00C022C8">
        <w:tc>
          <w:tcPr>
            <w:tcW w:w="7518" w:type="dxa"/>
            <w:tcBorders>
              <w:top w:val="single" w:sz="4" w:space="0" w:color="auto"/>
              <w:left w:val="single" w:sz="4" w:space="0" w:color="auto"/>
              <w:bottom w:val="single" w:sz="4" w:space="0" w:color="auto"/>
              <w:right w:val="single" w:sz="4" w:space="0" w:color="auto"/>
            </w:tcBorders>
            <w:shd w:val="clear" w:color="auto" w:fill="auto"/>
          </w:tcPr>
          <w:p w14:paraId="70C7126C" w14:textId="0EAB5D3F" w:rsidR="00F04104" w:rsidRPr="00B60D70" w:rsidRDefault="00F04104">
            <w:pPr>
              <w:jc w:val="left"/>
              <w:rPr>
                <w:rFonts w:ascii="TH SarabunPSK" w:hAnsi="TH SarabunPSK" w:cs="TH SarabunPSK"/>
                <w:sz w:val="28"/>
                <w:cs/>
              </w:rPr>
            </w:pPr>
            <w:r w:rsidRPr="00B60D70">
              <w:rPr>
                <w:rFonts w:ascii="TH SarabunPSK" w:hAnsi="TH SarabunPSK" w:cs="TH SarabunPSK" w:hint="cs"/>
                <w:sz w:val="28"/>
                <w:cs/>
              </w:rPr>
              <w:t xml:space="preserve">1.1 </w:t>
            </w:r>
            <w:r w:rsidRPr="00B60D70">
              <w:rPr>
                <w:rFonts w:ascii="TH SarabunPSK" w:hAnsi="TH SarabunPSK" w:cs="TH SarabunPSK" w:hint="cs"/>
                <w:cs/>
                <w:lang w:val="th-TH"/>
              </w:rPr>
              <w:t>ชุดบันทึกภาพทักษะการสอนแบบดิจิทัล</w:t>
            </w:r>
          </w:p>
        </w:tc>
        <w:tc>
          <w:tcPr>
            <w:tcW w:w="2268" w:type="dxa"/>
            <w:tcBorders>
              <w:top w:val="single" w:sz="4" w:space="0" w:color="auto"/>
              <w:left w:val="single" w:sz="4" w:space="0" w:color="auto"/>
              <w:bottom w:val="single" w:sz="4" w:space="0" w:color="auto"/>
              <w:right w:val="single" w:sz="4" w:space="0" w:color="auto"/>
            </w:tcBorders>
          </w:tcPr>
          <w:p w14:paraId="3CB478EF" w14:textId="21F8FD46" w:rsidR="00F04104" w:rsidRPr="00B60D70" w:rsidRDefault="00FB20BF" w:rsidP="00390A99">
            <w:pPr>
              <w:jc w:val="center"/>
              <w:rPr>
                <w:rFonts w:ascii="TH SarabunPSK" w:hAnsi="TH SarabunPSK" w:cs="TH SarabunPSK"/>
                <w:sz w:val="28"/>
                <w:cs/>
              </w:rPr>
            </w:pPr>
            <w:r w:rsidRPr="00B60D70">
              <w:rPr>
                <w:rFonts w:ascii="TH SarabunPSK" w:hAnsi="TH SarabunPSK" w:cs="TH SarabunPSK" w:hint="cs"/>
                <w:sz w:val="28"/>
                <w:cs/>
              </w:rPr>
              <w:t>2 ชุด</w:t>
            </w:r>
          </w:p>
        </w:tc>
      </w:tr>
      <w:tr w:rsidR="00B60D70" w:rsidRPr="00B60D70" w14:paraId="41E9EBFB" w14:textId="364ECBBE" w:rsidTr="00C022C8">
        <w:tc>
          <w:tcPr>
            <w:tcW w:w="7518" w:type="dxa"/>
            <w:tcBorders>
              <w:top w:val="single" w:sz="4" w:space="0" w:color="auto"/>
              <w:left w:val="single" w:sz="4" w:space="0" w:color="auto"/>
              <w:bottom w:val="single" w:sz="4" w:space="0" w:color="auto"/>
              <w:right w:val="single" w:sz="4" w:space="0" w:color="auto"/>
            </w:tcBorders>
            <w:shd w:val="clear" w:color="auto" w:fill="auto"/>
          </w:tcPr>
          <w:p w14:paraId="10199EB3" w14:textId="45586357" w:rsidR="00F04104" w:rsidRPr="00B60D70" w:rsidRDefault="00F04104">
            <w:pPr>
              <w:jc w:val="left"/>
              <w:rPr>
                <w:rFonts w:ascii="TH SarabunPSK" w:hAnsi="TH SarabunPSK" w:cs="TH SarabunPSK"/>
                <w:sz w:val="28"/>
                <w:cs/>
              </w:rPr>
            </w:pPr>
            <w:r w:rsidRPr="00B60D70">
              <w:rPr>
                <w:rFonts w:ascii="TH SarabunPSK" w:hAnsi="TH SarabunPSK" w:cs="TH SarabunPSK" w:hint="cs"/>
                <w:sz w:val="28"/>
                <w:cs/>
              </w:rPr>
              <w:t xml:space="preserve">1.2 </w:t>
            </w:r>
            <w:r w:rsidRPr="00B60D70">
              <w:rPr>
                <w:rFonts w:ascii="TH SarabunPSK" w:hAnsi="TH SarabunPSK" w:cs="TH SarabunPSK" w:hint="cs"/>
                <w:cs/>
                <w:lang w:val="th-TH"/>
              </w:rPr>
              <w:t>กล้องถ่ายภาพ วีดีโอ ระบบดิจิทัล</w:t>
            </w:r>
          </w:p>
        </w:tc>
        <w:tc>
          <w:tcPr>
            <w:tcW w:w="2268" w:type="dxa"/>
            <w:tcBorders>
              <w:top w:val="single" w:sz="4" w:space="0" w:color="auto"/>
              <w:left w:val="single" w:sz="4" w:space="0" w:color="auto"/>
              <w:bottom w:val="single" w:sz="4" w:space="0" w:color="auto"/>
              <w:right w:val="single" w:sz="4" w:space="0" w:color="auto"/>
            </w:tcBorders>
          </w:tcPr>
          <w:p w14:paraId="07EB074D" w14:textId="7E258666" w:rsidR="00F04104" w:rsidRPr="00B60D70" w:rsidRDefault="0083772E" w:rsidP="00390A99">
            <w:pPr>
              <w:jc w:val="center"/>
              <w:rPr>
                <w:rFonts w:ascii="TH SarabunPSK" w:hAnsi="TH SarabunPSK" w:cs="TH SarabunPSK"/>
                <w:sz w:val="28"/>
                <w:cs/>
              </w:rPr>
            </w:pPr>
            <w:r w:rsidRPr="00B60D70">
              <w:rPr>
                <w:rFonts w:ascii="TH SarabunPSK" w:hAnsi="TH SarabunPSK" w:cs="TH SarabunPSK" w:hint="cs"/>
                <w:sz w:val="28"/>
                <w:cs/>
              </w:rPr>
              <w:t>4</w:t>
            </w:r>
            <w:r w:rsidR="00FB20BF" w:rsidRPr="00B60D70">
              <w:rPr>
                <w:rFonts w:ascii="TH SarabunPSK" w:hAnsi="TH SarabunPSK" w:cs="TH SarabunPSK" w:hint="cs"/>
                <w:sz w:val="28"/>
                <w:cs/>
              </w:rPr>
              <w:t xml:space="preserve"> ตัว</w:t>
            </w:r>
          </w:p>
        </w:tc>
      </w:tr>
      <w:tr w:rsidR="00B60D70" w:rsidRPr="00B60D70" w14:paraId="545ACF02" w14:textId="67D81053" w:rsidTr="00C022C8">
        <w:tc>
          <w:tcPr>
            <w:tcW w:w="7518" w:type="dxa"/>
            <w:tcBorders>
              <w:top w:val="single" w:sz="4" w:space="0" w:color="auto"/>
              <w:left w:val="single" w:sz="4" w:space="0" w:color="auto"/>
              <w:bottom w:val="single" w:sz="4" w:space="0" w:color="auto"/>
              <w:right w:val="single" w:sz="4" w:space="0" w:color="auto"/>
            </w:tcBorders>
            <w:shd w:val="clear" w:color="auto" w:fill="auto"/>
          </w:tcPr>
          <w:p w14:paraId="01F2A2C3" w14:textId="20000A09" w:rsidR="00F04104" w:rsidRPr="00B60D70" w:rsidRDefault="00F04104">
            <w:pPr>
              <w:jc w:val="left"/>
              <w:rPr>
                <w:rFonts w:ascii="TH SarabunPSK" w:hAnsi="TH SarabunPSK" w:cs="TH SarabunPSK"/>
                <w:sz w:val="28"/>
                <w:cs/>
              </w:rPr>
            </w:pPr>
            <w:r w:rsidRPr="00B60D70">
              <w:rPr>
                <w:rFonts w:ascii="TH SarabunPSK" w:hAnsi="TH SarabunPSK" w:cs="TH SarabunPSK" w:hint="cs"/>
                <w:sz w:val="28"/>
                <w:cs/>
              </w:rPr>
              <w:t xml:space="preserve">1.3 </w:t>
            </w:r>
            <w:r w:rsidRPr="00B60D70">
              <w:rPr>
                <w:rFonts w:ascii="TH SarabunPSK" w:hAnsi="TH SarabunPSK" w:cs="TH SarabunPSK" w:hint="cs"/>
                <w:cs/>
                <w:lang w:val="th-TH"/>
              </w:rPr>
              <w:t>เครื่องฉายภาพ แอลซีดีโปรเจ</w:t>
            </w:r>
            <w:proofErr w:type="spellStart"/>
            <w:r w:rsidRPr="00B60D70">
              <w:rPr>
                <w:rFonts w:ascii="TH SarabunPSK" w:hAnsi="TH SarabunPSK" w:cs="TH SarabunPSK" w:hint="cs"/>
                <w:cs/>
                <w:lang w:val="th-TH"/>
              </w:rPr>
              <w:t>็คเต</w:t>
            </w:r>
            <w:proofErr w:type="spellEnd"/>
            <w:r w:rsidRPr="00B60D70">
              <w:rPr>
                <w:rFonts w:ascii="TH SarabunPSK" w:hAnsi="TH SarabunPSK" w:cs="TH SarabunPSK" w:hint="cs"/>
                <w:cs/>
                <w:lang w:val="th-TH"/>
              </w:rPr>
              <w:t>อร์</w:t>
            </w:r>
          </w:p>
        </w:tc>
        <w:tc>
          <w:tcPr>
            <w:tcW w:w="2268" w:type="dxa"/>
            <w:tcBorders>
              <w:top w:val="single" w:sz="4" w:space="0" w:color="auto"/>
              <w:left w:val="single" w:sz="4" w:space="0" w:color="auto"/>
              <w:bottom w:val="single" w:sz="4" w:space="0" w:color="auto"/>
              <w:right w:val="single" w:sz="4" w:space="0" w:color="auto"/>
            </w:tcBorders>
          </w:tcPr>
          <w:p w14:paraId="66F73018" w14:textId="1F9BD8DC" w:rsidR="00F04104" w:rsidRPr="00B60D70" w:rsidRDefault="0083772E" w:rsidP="00390A99">
            <w:pPr>
              <w:jc w:val="center"/>
              <w:rPr>
                <w:rFonts w:ascii="TH SarabunPSK" w:hAnsi="TH SarabunPSK" w:cs="TH SarabunPSK"/>
                <w:sz w:val="28"/>
                <w:cs/>
              </w:rPr>
            </w:pPr>
            <w:r w:rsidRPr="00B60D70">
              <w:rPr>
                <w:rFonts w:ascii="TH SarabunPSK" w:hAnsi="TH SarabunPSK" w:cs="TH SarabunPSK" w:hint="cs"/>
                <w:sz w:val="28"/>
                <w:cs/>
              </w:rPr>
              <w:t>ทุกห้อง</w:t>
            </w:r>
          </w:p>
        </w:tc>
      </w:tr>
      <w:tr w:rsidR="00B60D70" w:rsidRPr="00B60D70" w14:paraId="4EBB6FFC" w14:textId="450A95D0" w:rsidTr="00C022C8">
        <w:tc>
          <w:tcPr>
            <w:tcW w:w="7518" w:type="dxa"/>
            <w:tcBorders>
              <w:top w:val="single" w:sz="4" w:space="0" w:color="auto"/>
              <w:left w:val="single" w:sz="4" w:space="0" w:color="auto"/>
              <w:bottom w:val="single" w:sz="4" w:space="0" w:color="auto"/>
              <w:right w:val="single" w:sz="4" w:space="0" w:color="auto"/>
            </w:tcBorders>
            <w:shd w:val="clear" w:color="auto" w:fill="auto"/>
          </w:tcPr>
          <w:p w14:paraId="4BFD47E1" w14:textId="71E479B4" w:rsidR="00F04104" w:rsidRPr="00B60D70" w:rsidRDefault="00F04104">
            <w:pPr>
              <w:jc w:val="left"/>
              <w:rPr>
                <w:rFonts w:ascii="TH SarabunPSK" w:hAnsi="TH SarabunPSK" w:cs="TH SarabunPSK"/>
                <w:sz w:val="28"/>
                <w:cs/>
              </w:rPr>
            </w:pPr>
            <w:r w:rsidRPr="00B60D70">
              <w:rPr>
                <w:rFonts w:ascii="TH SarabunPSK" w:hAnsi="TH SarabunPSK" w:cs="TH SarabunPSK" w:hint="cs"/>
                <w:sz w:val="28"/>
                <w:cs/>
              </w:rPr>
              <w:t xml:space="preserve">1.4 </w:t>
            </w:r>
            <w:r w:rsidRPr="00B60D70">
              <w:rPr>
                <w:rFonts w:ascii="TH SarabunPSK" w:hAnsi="TH SarabunPSK" w:cs="TH SarabunPSK"/>
                <w:sz w:val="28"/>
                <w:cs/>
              </w:rPr>
              <w:t>โทรทัศน์ขนาดไม่น้อยกว่า 55 นิ้ว</w:t>
            </w:r>
          </w:p>
        </w:tc>
        <w:tc>
          <w:tcPr>
            <w:tcW w:w="2268" w:type="dxa"/>
            <w:tcBorders>
              <w:top w:val="single" w:sz="4" w:space="0" w:color="auto"/>
              <w:left w:val="single" w:sz="4" w:space="0" w:color="auto"/>
              <w:bottom w:val="single" w:sz="4" w:space="0" w:color="auto"/>
              <w:right w:val="single" w:sz="4" w:space="0" w:color="auto"/>
            </w:tcBorders>
          </w:tcPr>
          <w:p w14:paraId="4222152B" w14:textId="0C1EA45B" w:rsidR="00F04104" w:rsidRPr="00B60D70" w:rsidRDefault="009C06E0" w:rsidP="00390A99">
            <w:pPr>
              <w:jc w:val="center"/>
              <w:rPr>
                <w:rFonts w:ascii="TH SarabunPSK" w:hAnsi="TH SarabunPSK" w:cs="TH SarabunPSK"/>
                <w:sz w:val="28"/>
                <w:cs/>
              </w:rPr>
            </w:pPr>
            <w:r w:rsidRPr="00B60D70">
              <w:rPr>
                <w:rFonts w:ascii="TH SarabunPSK" w:hAnsi="TH SarabunPSK" w:cs="TH SarabunPSK" w:hint="cs"/>
                <w:sz w:val="28"/>
                <w:cs/>
              </w:rPr>
              <w:t>6</w:t>
            </w:r>
            <w:r w:rsidR="00BD2530" w:rsidRPr="00B60D70">
              <w:rPr>
                <w:rFonts w:ascii="TH SarabunPSK" w:hAnsi="TH SarabunPSK" w:cs="TH SarabunPSK" w:hint="cs"/>
                <w:sz w:val="28"/>
                <w:cs/>
              </w:rPr>
              <w:t xml:space="preserve"> </w:t>
            </w:r>
            <w:r w:rsidR="00B17129" w:rsidRPr="00B60D70">
              <w:rPr>
                <w:rFonts w:ascii="TH SarabunPSK" w:hAnsi="TH SarabunPSK" w:cs="TH SarabunPSK" w:hint="cs"/>
                <w:sz w:val="28"/>
                <w:cs/>
              </w:rPr>
              <w:t>ชุด</w:t>
            </w:r>
            <w:r w:rsidR="0083772E" w:rsidRPr="00B60D70">
              <w:rPr>
                <w:rFonts w:ascii="TH SarabunPSK" w:hAnsi="TH SarabunPSK" w:cs="TH SarabunPSK" w:hint="cs"/>
                <w:sz w:val="28"/>
                <w:cs/>
              </w:rPr>
              <w:t xml:space="preserve"> </w:t>
            </w:r>
          </w:p>
        </w:tc>
      </w:tr>
      <w:tr w:rsidR="00B60D70" w:rsidRPr="00B60D70" w14:paraId="789423BF" w14:textId="532D64FA" w:rsidTr="00C022C8">
        <w:tc>
          <w:tcPr>
            <w:tcW w:w="7518" w:type="dxa"/>
            <w:tcBorders>
              <w:top w:val="single" w:sz="4" w:space="0" w:color="auto"/>
              <w:left w:val="single" w:sz="4" w:space="0" w:color="auto"/>
              <w:bottom w:val="single" w:sz="4" w:space="0" w:color="auto"/>
              <w:right w:val="single" w:sz="4" w:space="0" w:color="auto"/>
            </w:tcBorders>
            <w:shd w:val="clear" w:color="auto" w:fill="auto"/>
          </w:tcPr>
          <w:p w14:paraId="0D6F0EB6" w14:textId="12278C93" w:rsidR="00F04104" w:rsidRPr="00B60D70" w:rsidRDefault="00F04104">
            <w:pPr>
              <w:jc w:val="left"/>
              <w:rPr>
                <w:rFonts w:ascii="TH SarabunPSK" w:hAnsi="TH SarabunPSK" w:cs="TH SarabunPSK"/>
                <w:sz w:val="28"/>
                <w:cs/>
              </w:rPr>
            </w:pPr>
            <w:r w:rsidRPr="00B60D70">
              <w:rPr>
                <w:rFonts w:ascii="TH SarabunPSK" w:hAnsi="TH SarabunPSK" w:cs="TH SarabunPSK" w:hint="cs"/>
                <w:sz w:val="28"/>
                <w:cs/>
              </w:rPr>
              <w:t xml:space="preserve">1.5 </w:t>
            </w:r>
            <w:r w:rsidRPr="00B60D70">
              <w:rPr>
                <w:rFonts w:ascii="TH SarabunPSK" w:hAnsi="TH SarabunPSK" w:cs="TH SarabunPSK"/>
                <w:sz w:val="28"/>
                <w:cs/>
              </w:rPr>
              <w:t>เครื่องคอมพิวเตอร์ตั้งโต๊ะ</w:t>
            </w:r>
          </w:p>
        </w:tc>
        <w:tc>
          <w:tcPr>
            <w:tcW w:w="2268" w:type="dxa"/>
            <w:tcBorders>
              <w:top w:val="single" w:sz="4" w:space="0" w:color="auto"/>
              <w:left w:val="single" w:sz="4" w:space="0" w:color="auto"/>
              <w:bottom w:val="single" w:sz="4" w:space="0" w:color="auto"/>
              <w:right w:val="single" w:sz="4" w:space="0" w:color="auto"/>
            </w:tcBorders>
          </w:tcPr>
          <w:p w14:paraId="0F879AEC" w14:textId="61066E3A" w:rsidR="00F04104" w:rsidRPr="00B60D70" w:rsidRDefault="001E4A95" w:rsidP="00390A99">
            <w:pPr>
              <w:jc w:val="center"/>
              <w:rPr>
                <w:rFonts w:ascii="TH SarabunPSK" w:hAnsi="TH SarabunPSK" w:cs="TH SarabunPSK"/>
                <w:sz w:val="28"/>
                <w:cs/>
              </w:rPr>
            </w:pPr>
            <w:r w:rsidRPr="00B60D70">
              <w:rPr>
                <w:rFonts w:ascii="TH SarabunPSK" w:hAnsi="TH SarabunPSK" w:cs="TH SarabunPSK" w:hint="cs"/>
                <w:sz w:val="28"/>
                <w:cs/>
              </w:rPr>
              <w:t>30 ชุด</w:t>
            </w:r>
          </w:p>
        </w:tc>
      </w:tr>
      <w:tr w:rsidR="00B60D70" w:rsidRPr="00B60D70" w14:paraId="5F3C0581" w14:textId="1301C08B" w:rsidTr="00C022C8">
        <w:tc>
          <w:tcPr>
            <w:tcW w:w="7518" w:type="dxa"/>
            <w:tcBorders>
              <w:top w:val="single" w:sz="4" w:space="0" w:color="auto"/>
              <w:left w:val="single" w:sz="4" w:space="0" w:color="auto"/>
              <w:bottom w:val="single" w:sz="4" w:space="0" w:color="auto"/>
              <w:right w:val="single" w:sz="4" w:space="0" w:color="auto"/>
            </w:tcBorders>
            <w:shd w:val="clear" w:color="auto" w:fill="auto"/>
          </w:tcPr>
          <w:p w14:paraId="414A6CC8" w14:textId="7EED071F" w:rsidR="00F04104" w:rsidRPr="00B60D70" w:rsidRDefault="00F04104">
            <w:pPr>
              <w:jc w:val="left"/>
              <w:rPr>
                <w:rFonts w:ascii="TH SarabunPSK" w:hAnsi="TH SarabunPSK" w:cs="TH SarabunPSK"/>
                <w:sz w:val="28"/>
                <w:cs/>
              </w:rPr>
            </w:pPr>
            <w:r w:rsidRPr="00B60D70">
              <w:rPr>
                <w:rFonts w:ascii="TH SarabunPSK" w:hAnsi="TH SarabunPSK" w:cs="TH SarabunPSK" w:hint="cs"/>
                <w:sz w:val="28"/>
                <w:cs/>
              </w:rPr>
              <w:t xml:space="preserve">1.6 </w:t>
            </w:r>
            <w:r w:rsidRPr="00B60D70">
              <w:rPr>
                <w:rFonts w:ascii="TH SarabunPSK" w:hAnsi="TH SarabunPSK" w:cs="TH SarabunPSK"/>
                <w:sz w:val="28"/>
                <w:cs/>
              </w:rPr>
              <w:t xml:space="preserve">กล้อง </w:t>
            </w:r>
            <w:r w:rsidRPr="00B60D70">
              <w:rPr>
                <w:rFonts w:ascii="TH SarabunPSK" w:hAnsi="TH SarabunPSK" w:cs="TH SarabunPSK"/>
                <w:sz w:val="28"/>
              </w:rPr>
              <w:t xml:space="preserve">IP Network Camera </w:t>
            </w:r>
            <w:r w:rsidRPr="00B60D70">
              <w:rPr>
                <w:rFonts w:ascii="TH SarabunPSK" w:hAnsi="TH SarabunPSK" w:cs="TH SarabunPSK"/>
                <w:sz w:val="28"/>
                <w:cs/>
              </w:rPr>
              <w:t>แบบใช้ภายในอาคาร</w:t>
            </w:r>
          </w:p>
        </w:tc>
        <w:tc>
          <w:tcPr>
            <w:tcW w:w="2268" w:type="dxa"/>
            <w:tcBorders>
              <w:top w:val="single" w:sz="4" w:space="0" w:color="auto"/>
              <w:left w:val="single" w:sz="4" w:space="0" w:color="auto"/>
              <w:bottom w:val="single" w:sz="4" w:space="0" w:color="auto"/>
              <w:right w:val="single" w:sz="4" w:space="0" w:color="auto"/>
            </w:tcBorders>
          </w:tcPr>
          <w:p w14:paraId="45445DB3" w14:textId="3F510486" w:rsidR="00F04104" w:rsidRPr="00B60D70" w:rsidRDefault="00DB49CA" w:rsidP="00390A99">
            <w:pPr>
              <w:jc w:val="center"/>
              <w:rPr>
                <w:rFonts w:ascii="TH SarabunPSK" w:hAnsi="TH SarabunPSK" w:cs="TH SarabunPSK"/>
                <w:sz w:val="28"/>
                <w:cs/>
              </w:rPr>
            </w:pPr>
            <w:r w:rsidRPr="00B60D70">
              <w:rPr>
                <w:rFonts w:ascii="TH SarabunPSK" w:hAnsi="TH SarabunPSK" w:cs="TH SarabunPSK" w:hint="cs"/>
                <w:sz w:val="28"/>
                <w:cs/>
              </w:rPr>
              <w:t>4 ชุด</w:t>
            </w:r>
          </w:p>
        </w:tc>
      </w:tr>
      <w:tr w:rsidR="00B60D70" w:rsidRPr="00B60D70" w14:paraId="604D0BD2" w14:textId="436B0657" w:rsidTr="00C022C8">
        <w:tc>
          <w:tcPr>
            <w:tcW w:w="7518" w:type="dxa"/>
            <w:tcBorders>
              <w:top w:val="single" w:sz="4" w:space="0" w:color="auto"/>
              <w:left w:val="single" w:sz="4" w:space="0" w:color="auto"/>
              <w:bottom w:val="single" w:sz="4" w:space="0" w:color="auto"/>
              <w:right w:val="single" w:sz="4" w:space="0" w:color="auto"/>
            </w:tcBorders>
            <w:shd w:val="clear" w:color="auto" w:fill="auto"/>
          </w:tcPr>
          <w:p w14:paraId="74CC6509" w14:textId="57C304CD" w:rsidR="00F04104" w:rsidRPr="00B60D70" w:rsidRDefault="00F04104">
            <w:pPr>
              <w:jc w:val="left"/>
              <w:rPr>
                <w:rFonts w:ascii="TH SarabunPSK" w:hAnsi="TH SarabunPSK" w:cs="TH SarabunPSK"/>
                <w:sz w:val="28"/>
                <w:cs/>
              </w:rPr>
            </w:pPr>
            <w:r w:rsidRPr="00B60D70">
              <w:rPr>
                <w:rFonts w:ascii="TH SarabunPSK" w:hAnsi="TH SarabunPSK" w:cs="TH SarabunPSK" w:hint="cs"/>
                <w:sz w:val="28"/>
                <w:cs/>
              </w:rPr>
              <w:t xml:space="preserve">1.7 </w:t>
            </w:r>
            <w:r w:rsidRPr="00B60D70">
              <w:rPr>
                <w:rFonts w:ascii="TH SarabunPSK" w:hAnsi="TH SarabunPSK" w:cs="TH SarabunPSK"/>
                <w:sz w:val="28"/>
                <w:cs/>
              </w:rPr>
              <w:t>ชุดไมโครโฟนไร้สายชนิดมือถือ</w:t>
            </w:r>
          </w:p>
        </w:tc>
        <w:tc>
          <w:tcPr>
            <w:tcW w:w="2268" w:type="dxa"/>
            <w:tcBorders>
              <w:top w:val="single" w:sz="4" w:space="0" w:color="auto"/>
              <w:left w:val="single" w:sz="4" w:space="0" w:color="auto"/>
              <w:bottom w:val="single" w:sz="4" w:space="0" w:color="auto"/>
              <w:right w:val="single" w:sz="4" w:space="0" w:color="auto"/>
            </w:tcBorders>
          </w:tcPr>
          <w:p w14:paraId="7BDF18DC" w14:textId="6FD31768" w:rsidR="00F04104" w:rsidRPr="00B60D70" w:rsidRDefault="00301510" w:rsidP="00390A99">
            <w:pPr>
              <w:jc w:val="center"/>
              <w:rPr>
                <w:rFonts w:ascii="TH SarabunPSK" w:hAnsi="TH SarabunPSK" w:cs="TH SarabunPSK"/>
                <w:sz w:val="28"/>
                <w:cs/>
              </w:rPr>
            </w:pPr>
            <w:r w:rsidRPr="00B60D70">
              <w:rPr>
                <w:rFonts w:ascii="TH SarabunPSK" w:hAnsi="TH SarabunPSK" w:cs="TH SarabunPSK" w:hint="cs"/>
                <w:sz w:val="28"/>
                <w:cs/>
              </w:rPr>
              <w:t>ทุกห้อง</w:t>
            </w:r>
          </w:p>
        </w:tc>
      </w:tr>
      <w:tr w:rsidR="00B60D70" w:rsidRPr="00B60D70" w14:paraId="7868FE5B" w14:textId="06A586C6" w:rsidTr="00C022C8">
        <w:tc>
          <w:tcPr>
            <w:tcW w:w="7518" w:type="dxa"/>
            <w:tcBorders>
              <w:top w:val="single" w:sz="4" w:space="0" w:color="auto"/>
              <w:left w:val="single" w:sz="4" w:space="0" w:color="auto"/>
              <w:bottom w:val="single" w:sz="4" w:space="0" w:color="auto"/>
              <w:right w:val="single" w:sz="4" w:space="0" w:color="auto"/>
            </w:tcBorders>
            <w:shd w:val="clear" w:color="auto" w:fill="auto"/>
          </w:tcPr>
          <w:p w14:paraId="65EAB685" w14:textId="4E07B558" w:rsidR="00F04104" w:rsidRPr="00B60D70" w:rsidRDefault="00F04104">
            <w:pPr>
              <w:jc w:val="left"/>
              <w:rPr>
                <w:rFonts w:ascii="TH SarabunPSK" w:hAnsi="TH SarabunPSK" w:cs="TH SarabunPSK"/>
                <w:sz w:val="28"/>
                <w:cs/>
              </w:rPr>
            </w:pPr>
            <w:r w:rsidRPr="00B60D70">
              <w:rPr>
                <w:rFonts w:ascii="TH SarabunPSK" w:hAnsi="TH SarabunPSK" w:cs="TH SarabunPSK" w:hint="cs"/>
                <w:sz w:val="28"/>
                <w:cs/>
              </w:rPr>
              <w:t xml:space="preserve">1.8 </w:t>
            </w:r>
            <w:r w:rsidRPr="00B60D70">
              <w:rPr>
                <w:rFonts w:ascii="TH SarabunPSK" w:hAnsi="TH SarabunPSK" w:cs="TH SarabunPSK"/>
                <w:sz w:val="28"/>
                <w:cs/>
              </w:rPr>
              <w:t>เครื่องบันทึกเสียงแบบพกพา</w:t>
            </w:r>
          </w:p>
        </w:tc>
        <w:tc>
          <w:tcPr>
            <w:tcW w:w="2268" w:type="dxa"/>
            <w:tcBorders>
              <w:top w:val="single" w:sz="4" w:space="0" w:color="auto"/>
              <w:left w:val="single" w:sz="4" w:space="0" w:color="auto"/>
              <w:bottom w:val="single" w:sz="4" w:space="0" w:color="auto"/>
              <w:right w:val="single" w:sz="4" w:space="0" w:color="auto"/>
            </w:tcBorders>
          </w:tcPr>
          <w:p w14:paraId="17301E31" w14:textId="21A12435" w:rsidR="00F04104" w:rsidRPr="00B60D70" w:rsidRDefault="00C437BD" w:rsidP="00390A99">
            <w:pPr>
              <w:jc w:val="center"/>
              <w:rPr>
                <w:rFonts w:ascii="TH SarabunPSK" w:hAnsi="TH SarabunPSK" w:cs="TH SarabunPSK"/>
                <w:sz w:val="28"/>
                <w:cs/>
              </w:rPr>
            </w:pPr>
            <w:r w:rsidRPr="00B60D70">
              <w:rPr>
                <w:rFonts w:ascii="TH SarabunPSK" w:hAnsi="TH SarabunPSK" w:cs="TH SarabunPSK" w:hint="cs"/>
                <w:sz w:val="28"/>
                <w:cs/>
              </w:rPr>
              <w:t>2 ชุด</w:t>
            </w:r>
          </w:p>
        </w:tc>
      </w:tr>
      <w:tr w:rsidR="00B60D70" w:rsidRPr="00B60D70" w14:paraId="6D57FCD2" w14:textId="2414EC0E" w:rsidTr="00C022C8">
        <w:tc>
          <w:tcPr>
            <w:tcW w:w="7518" w:type="dxa"/>
            <w:tcBorders>
              <w:top w:val="single" w:sz="4" w:space="0" w:color="auto"/>
              <w:left w:val="single" w:sz="4" w:space="0" w:color="auto"/>
              <w:bottom w:val="single" w:sz="4" w:space="0" w:color="auto"/>
              <w:right w:val="single" w:sz="4" w:space="0" w:color="auto"/>
            </w:tcBorders>
            <w:shd w:val="clear" w:color="auto" w:fill="auto"/>
          </w:tcPr>
          <w:p w14:paraId="79487FB3" w14:textId="0A6F0C48" w:rsidR="00F04104" w:rsidRPr="00B60D70" w:rsidRDefault="00F04104">
            <w:pPr>
              <w:jc w:val="left"/>
              <w:rPr>
                <w:rFonts w:ascii="TH SarabunPSK" w:hAnsi="TH SarabunPSK" w:cs="TH SarabunPSK"/>
                <w:sz w:val="28"/>
                <w:cs/>
              </w:rPr>
            </w:pPr>
            <w:r w:rsidRPr="00B60D70">
              <w:rPr>
                <w:rFonts w:ascii="TH SarabunPSK" w:hAnsi="TH SarabunPSK" w:cs="TH SarabunPSK" w:hint="cs"/>
                <w:sz w:val="28"/>
                <w:cs/>
              </w:rPr>
              <w:t xml:space="preserve">1.9 </w:t>
            </w:r>
            <w:r w:rsidRPr="00B60D70">
              <w:rPr>
                <w:rFonts w:ascii="TH SarabunPSK" w:hAnsi="TH SarabunPSK" w:cs="TH SarabunPSK"/>
                <w:sz w:val="28"/>
                <w:cs/>
              </w:rPr>
              <w:t xml:space="preserve">อุปกรณ์รับภาพและเสียงไร้สายผ่านระบบ </w:t>
            </w:r>
            <w:proofErr w:type="spellStart"/>
            <w:r w:rsidRPr="00B60D70">
              <w:rPr>
                <w:rFonts w:ascii="TH SarabunPSK" w:hAnsi="TH SarabunPSK" w:cs="TH SarabunPSK"/>
                <w:sz w:val="28"/>
              </w:rPr>
              <w:t>Wifi</w:t>
            </w:r>
            <w:proofErr w:type="spellEnd"/>
          </w:p>
        </w:tc>
        <w:tc>
          <w:tcPr>
            <w:tcW w:w="2268" w:type="dxa"/>
            <w:tcBorders>
              <w:top w:val="single" w:sz="4" w:space="0" w:color="auto"/>
              <w:left w:val="single" w:sz="4" w:space="0" w:color="auto"/>
              <w:bottom w:val="single" w:sz="4" w:space="0" w:color="auto"/>
              <w:right w:val="single" w:sz="4" w:space="0" w:color="auto"/>
            </w:tcBorders>
          </w:tcPr>
          <w:p w14:paraId="51B08B42" w14:textId="7EB256BE" w:rsidR="00F04104" w:rsidRPr="00B60D70" w:rsidRDefault="00AF58AB" w:rsidP="00390A99">
            <w:pPr>
              <w:jc w:val="center"/>
              <w:rPr>
                <w:rFonts w:ascii="TH SarabunPSK" w:hAnsi="TH SarabunPSK" w:cs="TH SarabunPSK"/>
                <w:sz w:val="28"/>
                <w:cs/>
              </w:rPr>
            </w:pPr>
            <w:r w:rsidRPr="00B60D70">
              <w:rPr>
                <w:rFonts w:ascii="TH SarabunPSK" w:hAnsi="TH SarabunPSK" w:cs="TH SarabunPSK" w:hint="cs"/>
                <w:sz w:val="28"/>
                <w:cs/>
              </w:rPr>
              <w:t>2 ชุด</w:t>
            </w:r>
          </w:p>
        </w:tc>
      </w:tr>
      <w:tr w:rsidR="00B60D70" w:rsidRPr="00B60D70" w14:paraId="41B07D6F" w14:textId="1EBBADCA" w:rsidTr="00C022C8">
        <w:tc>
          <w:tcPr>
            <w:tcW w:w="7518" w:type="dxa"/>
            <w:tcBorders>
              <w:top w:val="single" w:sz="4" w:space="0" w:color="auto"/>
              <w:left w:val="single" w:sz="4" w:space="0" w:color="auto"/>
              <w:bottom w:val="single" w:sz="4" w:space="0" w:color="auto"/>
              <w:right w:val="single" w:sz="4" w:space="0" w:color="auto"/>
            </w:tcBorders>
            <w:shd w:val="clear" w:color="auto" w:fill="auto"/>
          </w:tcPr>
          <w:p w14:paraId="644EE4E8" w14:textId="17E4EA51" w:rsidR="00F04104" w:rsidRPr="00B60D70" w:rsidRDefault="00F04104">
            <w:pPr>
              <w:jc w:val="left"/>
              <w:rPr>
                <w:rFonts w:ascii="TH SarabunPSK" w:hAnsi="TH SarabunPSK" w:cs="TH SarabunPSK"/>
                <w:sz w:val="28"/>
                <w:cs/>
              </w:rPr>
            </w:pPr>
            <w:r w:rsidRPr="00B60D70">
              <w:rPr>
                <w:rFonts w:ascii="TH SarabunPSK" w:hAnsi="TH SarabunPSK" w:cs="TH SarabunPSK" w:hint="cs"/>
                <w:sz w:val="28"/>
                <w:cs/>
              </w:rPr>
              <w:t xml:space="preserve">1.10 </w:t>
            </w:r>
            <w:r w:rsidRPr="00B60D70">
              <w:rPr>
                <w:rFonts w:ascii="TH SarabunPSK" w:hAnsi="TH SarabunPSK" w:cs="TH SarabunPSK"/>
                <w:sz w:val="28"/>
                <w:cs/>
              </w:rPr>
              <w:t>เครื่องขยายเสียงขนาดไม่น้อยกว่า 60 วัตต์</w:t>
            </w:r>
          </w:p>
        </w:tc>
        <w:tc>
          <w:tcPr>
            <w:tcW w:w="2268" w:type="dxa"/>
            <w:tcBorders>
              <w:top w:val="single" w:sz="4" w:space="0" w:color="auto"/>
              <w:left w:val="single" w:sz="4" w:space="0" w:color="auto"/>
              <w:bottom w:val="single" w:sz="4" w:space="0" w:color="auto"/>
              <w:right w:val="single" w:sz="4" w:space="0" w:color="auto"/>
            </w:tcBorders>
          </w:tcPr>
          <w:p w14:paraId="2106E56B" w14:textId="70976A96" w:rsidR="00F04104" w:rsidRPr="00B60D70" w:rsidRDefault="00AF58AB" w:rsidP="00390A99">
            <w:pPr>
              <w:jc w:val="center"/>
              <w:rPr>
                <w:rFonts w:ascii="TH SarabunPSK" w:hAnsi="TH SarabunPSK" w:cs="TH SarabunPSK"/>
                <w:sz w:val="28"/>
                <w:cs/>
              </w:rPr>
            </w:pPr>
            <w:r w:rsidRPr="00B60D70">
              <w:rPr>
                <w:rFonts w:ascii="TH SarabunPSK" w:hAnsi="TH SarabunPSK" w:cs="TH SarabunPSK" w:hint="cs"/>
                <w:sz w:val="28"/>
                <w:cs/>
              </w:rPr>
              <w:t>2 ชุด</w:t>
            </w:r>
          </w:p>
        </w:tc>
      </w:tr>
      <w:tr w:rsidR="00B60D70" w:rsidRPr="00B60D70" w14:paraId="70CA131B" w14:textId="7464F9D1" w:rsidTr="00C022C8">
        <w:tc>
          <w:tcPr>
            <w:tcW w:w="7518" w:type="dxa"/>
            <w:tcBorders>
              <w:top w:val="single" w:sz="4" w:space="0" w:color="auto"/>
              <w:left w:val="single" w:sz="4" w:space="0" w:color="auto"/>
              <w:bottom w:val="single" w:sz="4" w:space="0" w:color="auto"/>
              <w:right w:val="single" w:sz="4" w:space="0" w:color="auto"/>
            </w:tcBorders>
            <w:shd w:val="clear" w:color="auto" w:fill="auto"/>
          </w:tcPr>
          <w:p w14:paraId="5DB7D743" w14:textId="52D2B63C" w:rsidR="00F04104" w:rsidRPr="00B60D70" w:rsidRDefault="00F04104">
            <w:pPr>
              <w:jc w:val="left"/>
              <w:rPr>
                <w:rFonts w:ascii="TH SarabunPSK" w:hAnsi="TH SarabunPSK" w:cs="TH SarabunPSK"/>
                <w:sz w:val="28"/>
                <w:cs/>
              </w:rPr>
            </w:pPr>
            <w:r w:rsidRPr="00B60D70">
              <w:rPr>
                <w:rFonts w:ascii="TH SarabunPSK" w:hAnsi="TH SarabunPSK" w:cs="TH SarabunPSK" w:hint="cs"/>
                <w:sz w:val="28"/>
                <w:cs/>
              </w:rPr>
              <w:t xml:space="preserve">1.11 </w:t>
            </w:r>
            <w:r w:rsidRPr="00B60D70">
              <w:rPr>
                <w:rFonts w:ascii="TH SarabunPSK" w:hAnsi="TH SarabunPSK" w:cs="TH SarabunPSK"/>
                <w:sz w:val="28"/>
                <w:cs/>
              </w:rPr>
              <w:t>ลำโพงขนาดกำลังขยายไม่น้อยกว่า 30 วัตต์</w:t>
            </w:r>
          </w:p>
        </w:tc>
        <w:tc>
          <w:tcPr>
            <w:tcW w:w="2268" w:type="dxa"/>
            <w:tcBorders>
              <w:top w:val="single" w:sz="4" w:space="0" w:color="auto"/>
              <w:left w:val="single" w:sz="4" w:space="0" w:color="auto"/>
              <w:bottom w:val="single" w:sz="4" w:space="0" w:color="auto"/>
              <w:right w:val="single" w:sz="4" w:space="0" w:color="auto"/>
            </w:tcBorders>
          </w:tcPr>
          <w:p w14:paraId="60D0BA9D" w14:textId="35E2766E" w:rsidR="00F04104" w:rsidRPr="00B60D70" w:rsidRDefault="00D55E97" w:rsidP="00390A99">
            <w:pPr>
              <w:jc w:val="center"/>
              <w:rPr>
                <w:rFonts w:ascii="TH SarabunPSK" w:hAnsi="TH SarabunPSK" w:cs="TH SarabunPSK"/>
                <w:sz w:val="28"/>
                <w:cs/>
              </w:rPr>
            </w:pPr>
            <w:r w:rsidRPr="00B60D70">
              <w:rPr>
                <w:rFonts w:ascii="TH SarabunPSK" w:hAnsi="TH SarabunPSK" w:cs="TH SarabunPSK" w:hint="cs"/>
                <w:sz w:val="28"/>
                <w:cs/>
              </w:rPr>
              <w:t>2 ชุด</w:t>
            </w:r>
          </w:p>
        </w:tc>
      </w:tr>
      <w:tr w:rsidR="00B60D70" w:rsidRPr="00B60D70" w14:paraId="61C7103C" w14:textId="5B3D9562" w:rsidTr="00C022C8">
        <w:tc>
          <w:tcPr>
            <w:tcW w:w="7518" w:type="dxa"/>
            <w:tcBorders>
              <w:top w:val="single" w:sz="4" w:space="0" w:color="auto"/>
              <w:left w:val="single" w:sz="4" w:space="0" w:color="auto"/>
              <w:bottom w:val="single" w:sz="4" w:space="0" w:color="auto"/>
              <w:right w:val="single" w:sz="4" w:space="0" w:color="auto"/>
            </w:tcBorders>
            <w:shd w:val="clear" w:color="auto" w:fill="auto"/>
          </w:tcPr>
          <w:p w14:paraId="790F79F8" w14:textId="4496996F" w:rsidR="00F04104" w:rsidRPr="00B60D70" w:rsidRDefault="00F04104">
            <w:pPr>
              <w:jc w:val="left"/>
              <w:rPr>
                <w:rFonts w:ascii="TH SarabunPSK" w:hAnsi="TH SarabunPSK" w:cs="TH SarabunPSK"/>
                <w:sz w:val="28"/>
                <w:cs/>
              </w:rPr>
            </w:pPr>
            <w:r w:rsidRPr="00B60D70">
              <w:rPr>
                <w:rFonts w:ascii="TH SarabunPSK" w:hAnsi="TH SarabunPSK" w:cs="TH SarabunPSK" w:hint="cs"/>
                <w:sz w:val="28"/>
                <w:cs/>
              </w:rPr>
              <w:t xml:space="preserve">1.12 </w:t>
            </w:r>
            <w:r w:rsidRPr="00B60D70">
              <w:rPr>
                <w:rFonts w:ascii="TH SarabunPSK" w:hAnsi="TH SarabunPSK" w:cs="TH SarabunPSK"/>
                <w:sz w:val="28"/>
                <w:cs/>
              </w:rPr>
              <w:t>เครื่องบันทึกถ่ายทอดสดการเรียนการสอน</w:t>
            </w:r>
          </w:p>
        </w:tc>
        <w:tc>
          <w:tcPr>
            <w:tcW w:w="2268" w:type="dxa"/>
            <w:tcBorders>
              <w:top w:val="single" w:sz="4" w:space="0" w:color="auto"/>
              <w:left w:val="single" w:sz="4" w:space="0" w:color="auto"/>
              <w:bottom w:val="single" w:sz="4" w:space="0" w:color="auto"/>
              <w:right w:val="single" w:sz="4" w:space="0" w:color="auto"/>
            </w:tcBorders>
          </w:tcPr>
          <w:p w14:paraId="6498A904" w14:textId="0391E444" w:rsidR="00F04104" w:rsidRPr="00B60D70" w:rsidRDefault="001D12A9" w:rsidP="00390A99">
            <w:pPr>
              <w:jc w:val="center"/>
              <w:rPr>
                <w:rFonts w:ascii="TH SarabunPSK" w:hAnsi="TH SarabunPSK" w:cs="TH SarabunPSK"/>
                <w:sz w:val="28"/>
                <w:cs/>
              </w:rPr>
            </w:pPr>
            <w:r w:rsidRPr="00B60D70">
              <w:rPr>
                <w:rFonts w:ascii="TH SarabunPSK" w:hAnsi="TH SarabunPSK" w:cs="TH SarabunPSK" w:hint="cs"/>
                <w:sz w:val="28"/>
                <w:cs/>
              </w:rPr>
              <w:t>2 ชุด</w:t>
            </w:r>
          </w:p>
        </w:tc>
      </w:tr>
      <w:tr w:rsidR="00B60D70" w:rsidRPr="00B60D70" w14:paraId="74439D00" w14:textId="1AC9E3F5" w:rsidTr="00753187">
        <w:tc>
          <w:tcPr>
            <w:tcW w:w="7518" w:type="dxa"/>
            <w:tcBorders>
              <w:top w:val="single" w:sz="4" w:space="0" w:color="auto"/>
              <w:left w:val="single" w:sz="4" w:space="0" w:color="auto"/>
              <w:bottom w:val="single" w:sz="4" w:space="0" w:color="auto"/>
              <w:right w:val="single" w:sz="4" w:space="0" w:color="auto"/>
            </w:tcBorders>
            <w:shd w:val="clear" w:color="auto" w:fill="auto"/>
          </w:tcPr>
          <w:p w14:paraId="1B179F36" w14:textId="02B551A9" w:rsidR="00F04104" w:rsidRPr="00B60D70" w:rsidRDefault="00F04104">
            <w:pPr>
              <w:jc w:val="left"/>
              <w:rPr>
                <w:rFonts w:ascii="TH SarabunPSK" w:hAnsi="TH SarabunPSK" w:cs="TH SarabunPSK"/>
                <w:sz w:val="28"/>
                <w:cs/>
              </w:rPr>
            </w:pPr>
            <w:r w:rsidRPr="00B60D70">
              <w:rPr>
                <w:rFonts w:ascii="TH SarabunPSK" w:hAnsi="TH SarabunPSK" w:cs="TH SarabunPSK" w:hint="cs"/>
                <w:sz w:val="28"/>
                <w:cs/>
              </w:rPr>
              <w:t xml:space="preserve">1.13 </w:t>
            </w:r>
            <w:r w:rsidRPr="00B60D70">
              <w:rPr>
                <w:rFonts w:ascii="TH SarabunPSK" w:hAnsi="TH SarabunPSK" w:cs="TH SarabunPSK" w:hint="cs"/>
                <w:cs/>
                <w:lang w:val="th-TH"/>
              </w:rPr>
              <w:t>ชุดครุภัณฑ์ฝึกฝีมืองานไม้</w:t>
            </w:r>
          </w:p>
        </w:tc>
        <w:tc>
          <w:tcPr>
            <w:tcW w:w="2268" w:type="dxa"/>
            <w:tcBorders>
              <w:top w:val="single" w:sz="4" w:space="0" w:color="auto"/>
              <w:left w:val="single" w:sz="4" w:space="0" w:color="auto"/>
              <w:bottom w:val="single" w:sz="4" w:space="0" w:color="auto"/>
              <w:right w:val="single" w:sz="4" w:space="0" w:color="auto"/>
            </w:tcBorders>
          </w:tcPr>
          <w:p w14:paraId="4E3AEFF1" w14:textId="22A1FFA4" w:rsidR="00F04104" w:rsidRPr="00B60D70" w:rsidRDefault="00D55E97" w:rsidP="00390A99">
            <w:pPr>
              <w:jc w:val="center"/>
              <w:rPr>
                <w:rFonts w:ascii="TH SarabunPSK" w:hAnsi="TH SarabunPSK" w:cs="TH SarabunPSK"/>
                <w:sz w:val="28"/>
                <w:cs/>
              </w:rPr>
            </w:pPr>
            <w:r w:rsidRPr="00B60D70">
              <w:rPr>
                <w:rFonts w:ascii="TH SarabunPSK" w:hAnsi="TH SarabunPSK" w:cs="TH SarabunPSK" w:hint="cs"/>
                <w:sz w:val="28"/>
                <w:cs/>
              </w:rPr>
              <w:t xml:space="preserve">1 ชุด </w:t>
            </w:r>
          </w:p>
        </w:tc>
      </w:tr>
      <w:tr w:rsidR="00B60D70" w:rsidRPr="00B60D70" w14:paraId="52B52E8A" w14:textId="76653222" w:rsidTr="002E5BF0">
        <w:tc>
          <w:tcPr>
            <w:tcW w:w="9786"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3413F69" w14:textId="0A8FD376" w:rsidR="00203A13" w:rsidRPr="00B60D70" w:rsidRDefault="00203A13" w:rsidP="00203A13">
            <w:pPr>
              <w:jc w:val="both"/>
              <w:rPr>
                <w:rFonts w:ascii="TH SarabunPSK" w:hAnsi="TH SarabunPSK" w:cs="TH SarabunPSK"/>
                <w:b/>
                <w:bCs/>
                <w:cs/>
              </w:rPr>
            </w:pPr>
            <w:r w:rsidRPr="00B60D70">
              <w:rPr>
                <w:rFonts w:ascii="TH SarabunPSK" w:hAnsi="TH SarabunPSK" w:cs="TH SarabunPSK" w:hint="cs"/>
                <w:b/>
                <w:bCs/>
                <w:cs/>
              </w:rPr>
              <w:t>2.</w:t>
            </w:r>
            <w:r w:rsidRPr="00B60D70">
              <w:rPr>
                <w:rFonts w:ascii="TH SarabunPSK" w:hAnsi="TH SarabunPSK" w:cs="TH SarabunPSK"/>
                <w:b/>
                <w:bCs/>
                <w:cs/>
              </w:rPr>
              <w:t xml:space="preserve"> ห้องปฏิบัติการทดสอบวัสดุและโครงสร้าง</w:t>
            </w:r>
          </w:p>
        </w:tc>
      </w:tr>
      <w:tr w:rsidR="00B60D70" w:rsidRPr="00B60D70" w14:paraId="26C4CC1A" w14:textId="77777777" w:rsidTr="00753187">
        <w:tc>
          <w:tcPr>
            <w:tcW w:w="7518" w:type="dxa"/>
            <w:tcBorders>
              <w:top w:val="single" w:sz="4" w:space="0" w:color="auto"/>
              <w:left w:val="single" w:sz="4" w:space="0" w:color="auto"/>
              <w:bottom w:val="single" w:sz="4" w:space="0" w:color="auto"/>
              <w:right w:val="single" w:sz="4" w:space="0" w:color="auto"/>
            </w:tcBorders>
            <w:shd w:val="clear" w:color="auto" w:fill="auto"/>
          </w:tcPr>
          <w:p w14:paraId="4E3C057E" w14:textId="1AF59C16" w:rsidR="000D762C" w:rsidRPr="00B60D70" w:rsidRDefault="000D762C" w:rsidP="000D762C">
            <w:pPr>
              <w:rPr>
                <w:rFonts w:ascii="TH SarabunPSK" w:eastAsia="Times New Roman" w:hAnsi="TH SarabunPSK" w:cs="TH SarabunPSK"/>
                <w:cs/>
              </w:rPr>
            </w:pPr>
            <w:r w:rsidRPr="00B60D70">
              <w:rPr>
                <w:rFonts w:ascii="TH SarabunPSK" w:eastAsia="Times New Roman" w:hAnsi="TH SarabunPSK" w:cs="TH SarabunPSK" w:hint="cs"/>
                <w:cs/>
              </w:rPr>
              <w:lastRenderedPageBreak/>
              <w:t xml:space="preserve">2.1 </w:t>
            </w:r>
            <w:r w:rsidRPr="00B60D70">
              <w:rPr>
                <w:rFonts w:ascii="TH SarabunPSK" w:eastAsia="Times New Roman" w:hAnsi="TH SarabunPSK" w:cs="TH SarabunPSK"/>
                <w:cs/>
              </w:rPr>
              <w:t>ชุดทดสอบแรงดึงและแรงอัด</w:t>
            </w:r>
            <w:r w:rsidRPr="00B60D70">
              <w:rPr>
                <w:rFonts w:ascii="TH SarabunPSK" w:eastAsia="Times New Roman" w:hAnsi="TH SarabunPSK" w:cs="TH SarabunPSK"/>
              </w:rPr>
              <w:t xml:space="preserve">  UTM 100 Tons</w:t>
            </w:r>
          </w:p>
        </w:tc>
        <w:tc>
          <w:tcPr>
            <w:tcW w:w="2268" w:type="dxa"/>
            <w:tcBorders>
              <w:top w:val="single" w:sz="4" w:space="0" w:color="auto"/>
              <w:left w:val="single" w:sz="4" w:space="0" w:color="auto"/>
              <w:bottom w:val="single" w:sz="4" w:space="0" w:color="auto"/>
              <w:right w:val="single" w:sz="4" w:space="0" w:color="auto"/>
            </w:tcBorders>
          </w:tcPr>
          <w:p w14:paraId="6FABA423" w14:textId="2B58CF8D" w:rsidR="000D762C" w:rsidRPr="00B60D70" w:rsidRDefault="000D762C" w:rsidP="00390A99">
            <w:pPr>
              <w:jc w:val="center"/>
              <w:rPr>
                <w:rFonts w:ascii="TH SarabunPSK" w:eastAsia="Times New Roman" w:hAnsi="TH SarabunPSK" w:cs="TH SarabunPSK"/>
              </w:rPr>
            </w:pPr>
            <w:r w:rsidRPr="00B60D70">
              <w:rPr>
                <w:rFonts w:ascii="TH SarabunPSK" w:eastAsia="Times New Roman" w:hAnsi="TH SarabunPSK" w:cs="TH SarabunPSK" w:hint="cs"/>
                <w:cs/>
              </w:rPr>
              <w:t>1 ชุด</w:t>
            </w:r>
          </w:p>
        </w:tc>
      </w:tr>
      <w:tr w:rsidR="00B60D70" w:rsidRPr="00B60D70" w14:paraId="0A08AF0E" w14:textId="77777777" w:rsidTr="00753187">
        <w:tc>
          <w:tcPr>
            <w:tcW w:w="7518" w:type="dxa"/>
            <w:tcBorders>
              <w:top w:val="single" w:sz="4" w:space="0" w:color="auto"/>
              <w:left w:val="single" w:sz="4" w:space="0" w:color="auto"/>
              <w:bottom w:val="single" w:sz="4" w:space="0" w:color="auto"/>
              <w:right w:val="single" w:sz="4" w:space="0" w:color="auto"/>
            </w:tcBorders>
            <w:shd w:val="clear" w:color="auto" w:fill="auto"/>
          </w:tcPr>
          <w:p w14:paraId="254534E1" w14:textId="1A42B789" w:rsidR="000D762C" w:rsidRPr="00B60D70" w:rsidRDefault="000D762C" w:rsidP="000D762C">
            <w:pPr>
              <w:rPr>
                <w:rFonts w:ascii="TH SarabunPSK" w:eastAsia="Times New Roman" w:hAnsi="TH SarabunPSK" w:cs="TH SarabunPSK"/>
                <w:cs/>
              </w:rPr>
            </w:pPr>
            <w:r w:rsidRPr="00B60D70">
              <w:rPr>
                <w:rFonts w:ascii="TH SarabunPSK" w:eastAsia="Times New Roman" w:hAnsi="TH SarabunPSK" w:cs="TH SarabunPSK" w:hint="cs"/>
                <w:cs/>
              </w:rPr>
              <w:t xml:space="preserve">2.2 </w:t>
            </w:r>
            <w:r w:rsidRPr="00B60D70">
              <w:rPr>
                <w:rFonts w:ascii="TH SarabunPSK" w:eastAsia="Times New Roman" w:hAnsi="TH SarabunPSK" w:cs="TH SarabunPSK"/>
                <w:cs/>
              </w:rPr>
              <w:t>เครื่องทดสอบกำลังอัดคอนกรีตแบบอัตโนมัติ</w:t>
            </w:r>
          </w:p>
        </w:tc>
        <w:tc>
          <w:tcPr>
            <w:tcW w:w="2268" w:type="dxa"/>
            <w:tcBorders>
              <w:top w:val="single" w:sz="4" w:space="0" w:color="auto"/>
              <w:left w:val="single" w:sz="4" w:space="0" w:color="auto"/>
              <w:bottom w:val="single" w:sz="4" w:space="0" w:color="auto"/>
              <w:right w:val="single" w:sz="4" w:space="0" w:color="auto"/>
            </w:tcBorders>
          </w:tcPr>
          <w:p w14:paraId="6B0A6D1C" w14:textId="13770308" w:rsidR="000D762C" w:rsidRPr="00B60D70" w:rsidRDefault="000D762C" w:rsidP="000D762C">
            <w:pPr>
              <w:jc w:val="center"/>
              <w:rPr>
                <w:rFonts w:ascii="TH SarabunPSK" w:eastAsia="Times New Roman" w:hAnsi="TH SarabunPSK" w:cs="TH SarabunPSK"/>
              </w:rPr>
            </w:pPr>
            <w:r w:rsidRPr="00B60D70">
              <w:rPr>
                <w:rFonts w:ascii="TH SarabunPSK" w:eastAsia="Times New Roman" w:hAnsi="TH SarabunPSK" w:cs="TH SarabunPSK" w:hint="cs"/>
                <w:cs/>
              </w:rPr>
              <w:t>1 ชุด</w:t>
            </w:r>
          </w:p>
        </w:tc>
      </w:tr>
      <w:tr w:rsidR="00B60D70" w:rsidRPr="00B60D70" w14:paraId="540DB04F" w14:textId="77777777" w:rsidTr="00753187">
        <w:tc>
          <w:tcPr>
            <w:tcW w:w="7518" w:type="dxa"/>
            <w:tcBorders>
              <w:top w:val="single" w:sz="4" w:space="0" w:color="auto"/>
              <w:left w:val="single" w:sz="4" w:space="0" w:color="auto"/>
              <w:bottom w:val="single" w:sz="4" w:space="0" w:color="auto"/>
              <w:right w:val="single" w:sz="4" w:space="0" w:color="auto"/>
            </w:tcBorders>
            <w:shd w:val="clear" w:color="auto" w:fill="auto"/>
          </w:tcPr>
          <w:p w14:paraId="0F3875A0" w14:textId="34108143" w:rsidR="000D762C" w:rsidRPr="00B60D70" w:rsidRDefault="000D762C" w:rsidP="000D762C">
            <w:pPr>
              <w:rPr>
                <w:rFonts w:ascii="TH SarabunPSK" w:eastAsia="Times New Roman" w:hAnsi="TH SarabunPSK" w:cs="TH SarabunPSK"/>
                <w:cs/>
              </w:rPr>
            </w:pPr>
            <w:r w:rsidRPr="00B60D70">
              <w:rPr>
                <w:rFonts w:ascii="TH SarabunPSK" w:eastAsia="Times New Roman" w:hAnsi="TH SarabunPSK" w:cs="TH SarabunPSK" w:hint="cs"/>
                <w:cs/>
              </w:rPr>
              <w:t xml:space="preserve">2.3 </w:t>
            </w:r>
            <w:r w:rsidRPr="00B60D70">
              <w:rPr>
                <w:rFonts w:ascii="TH SarabunPSK" w:eastAsia="Times New Roman" w:hAnsi="TH SarabunPSK" w:cs="TH SarabunPSK"/>
                <w:cs/>
              </w:rPr>
              <w:t>ชุดอุปกรณ์ลงบันทึกข้อมูล(</w:t>
            </w:r>
            <w:r w:rsidRPr="00B60D70">
              <w:rPr>
                <w:rFonts w:ascii="TH SarabunPSK" w:eastAsia="Times New Roman" w:hAnsi="TH SarabunPSK" w:cs="TH SarabunPSK"/>
              </w:rPr>
              <w:t>data logger)</w:t>
            </w:r>
          </w:p>
        </w:tc>
        <w:tc>
          <w:tcPr>
            <w:tcW w:w="2268" w:type="dxa"/>
            <w:tcBorders>
              <w:top w:val="single" w:sz="4" w:space="0" w:color="auto"/>
              <w:left w:val="single" w:sz="4" w:space="0" w:color="auto"/>
              <w:bottom w:val="single" w:sz="4" w:space="0" w:color="auto"/>
              <w:right w:val="single" w:sz="4" w:space="0" w:color="auto"/>
            </w:tcBorders>
          </w:tcPr>
          <w:p w14:paraId="0405229E" w14:textId="57BC16B5" w:rsidR="000D762C" w:rsidRPr="00B60D70" w:rsidRDefault="000D762C" w:rsidP="000D762C">
            <w:pPr>
              <w:jc w:val="center"/>
              <w:rPr>
                <w:rFonts w:ascii="TH SarabunPSK" w:eastAsia="Times New Roman" w:hAnsi="TH SarabunPSK" w:cs="TH SarabunPSK"/>
              </w:rPr>
            </w:pPr>
            <w:r w:rsidRPr="00B60D70">
              <w:rPr>
                <w:rFonts w:ascii="TH SarabunPSK" w:eastAsia="Times New Roman" w:hAnsi="TH SarabunPSK" w:cs="TH SarabunPSK" w:hint="cs"/>
                <w:cs/>
              </w:rPr>
              <w:t>1 ชุด</w:t>
            </w:r>
          </w:p>
        </w:tc>
      </w:tr>
      <w:tr w:rsidR="00B60D70" w:rsidRPr="00B60D70" w14:paraId="139C3AB9" w14:textId="77777777" w:rsidTr="00753187">
        <w:tc>
          <w:tcPr>
            <w:tcW w:w="7518" w:type="dxa"/>
            <w:tcBorders>
              <w:top w:val="single" w:sz="4" w:space="0" w:color="auto"/>
              <w:left w:val="single" w:sz="4" w:space="0" w:color="auto"/>
              <w:bottom w:val="single" w:sz="4" w:space="0" w:color="auto"/>
              <w:right w:val="single" w:sz="4" w:space="0" w:color="auto"/>
            </w:tcBorders>
            <w:shd w:val="clear" w:color="auto" w:fill="auto"/>
          </w:tcPr>
          <w:p w14:paraId="4D77121A" w14:textId="5B6DA711" w:rsidR="000D762C" w:rsidRPr="00B60D70" w:rsidRDefault="000D762C" w:rsidP="000D762C">
            <w:pPr>
              <w:rPr>
                <w:rFonts w:ascii="TH SarabunPSK" w:eastAsia="Times New Roman" w:hAnsi="TH SarabunPSK" w:cs="TH SarabunPSK"/>
                <w:cs/>
              </w:rPr>
            </w:pPr>
            <w:r w:rsidRPr="00B60D70">
              <w:rPr>
                <w:rFonts w:ascii="TH SarabunPSK" w:eastAsia="Times New Roman" w:hAnsi="TH SarabunPSK" w:cs="TH SarabunPSK" w:hint="cs"/>
                <w:cs/>
              </w:rPr>
              <w:t xml:space="preserve">2.4 </w:t>
            </w:r>
            <w:r w:rsidRPr="00B60D70">
              <w:rPr>
                <w:rFonts w:ascii="TH SarabunPSK" w:eastAsia="Times New Roman" w:hAnsi="TH SarabunPSK" w:cs="TH SarabunPSK"/>
                <w:cs/>
              </w:rPr>
              <w:t>เครื่องทดสอบการก่อตัวของคอนกรีต</w:t>
            </w:r>
          </w:p>
        </w:tc>
        <w:tc>
          <w:tcPr>
            <w:tcW w:w="2268" w:type="dxa"/>
            <w:tcBorders>
              <w:top w:val="single" w:sz="4" w:space="0" w:color="auto"/>
              <w:left w:val="single" w:sz="4" w:space="0" w:color="auto"/>
              <w:bottom w:val="single" w:sz="4" w:space="0" w:color="auto"/>
              <w:right w:val="single" w:sz="4" w:space="0" w:color="auto"/>
            </w:tcBorders>
          </w:tcPr>
          <w:p w14:paraId="6BFE3DF8" w14:textId="65BFFE8F" w:rsidR="000D762C" w:rsidRPr="00B60D70" w:rsidRDefault="000D762C" w:rsidP="000D762C">
            <w:pPr>
              <w:jc w:val="center"/>
              <w:rPr>
                <w:rFonts w:ascii="TH SarabunPSK" w:eastAsia="Times New Roman" w:hAnsi="TH SarabunPSK" w:cs="TH SarabunPSK"/>
              </w:rPr>
            </w:pPr>
            <w:r w:rsidRPr="00B60D70">
              <w:rPr>
                <w:rFonts w:ascii="TH SarabunPSK" w:eastAsia="Times New Roman" w:hAnsi="TH SarabunPSK" w:cs="TH SarabunPSK" w:hint="cs"/>
                <w:cs/>
              </w:rPr>
              <w:t>1 ชุด</w:t>
            </w:r>
          </w:p>
        </w:tc>
      </w:tr>
      <w:tr w:rsidR="00B60D70" w:rsidRPr="00B60D70" w14:paraId="5AAC7B0F" w14:textId="77777777" w:rsidTr="00753187">
        <w:tc>
          <w:tcPr>
            <w:tcW w:w="7518" w:type="dxa"/>
            <w:tcBorders>
              <w:top w:val="single" w:sz="4" w:space="0" w:color="auto"/>
              <w:left w:val="single" w:sz="4" w:space="0" w:color="auto"/>
              <w:bottom w:val="single" w:sz="4" w:space="0" w:color="auto"/>
              <w:right w:val="single" w:sz="4" w:space="0" w:color="auto"/>
            </w:tcBorders>
            <w:shd w:val="clear" w:color="auto" w:fill="auto"/>
          </w:tcPr>
          <w:p w14:paraId="0FD2A856" w14:textId="57BB4CC8" w:rsidR="000D762C" w:rsidRPr="00B60D70" w:rsidRDefault="000D762C" w:rsidP="000D762C">
            <w:pPr>
              <w:rPr>
                <w:rFonts w:ascii="TH SarabunPSK" w:eastAsia="Times New Roman" w:hAnsi="TH SarabunPSK" w:cs="TH SarabunPSK"/>
                <w:cs/>
              </w:rPr>
            </w:pPr>
            <w:r w:rsidRPr="00B60D70">
              <w:rPr>
                <w:rFonts w:ascii="TH SarabunPSK" w:eastAsia="Times New Roman" w:hAnsi="TH SarabunPSK" w:cs="TH SarabunPSK"/>
                <w:cs/>
              </w:rPr>
              <w:t xml:space="preserve">2.5 ชุดทดสอบคอนกรีตแบบไม่ทำลาย </w:t>
            </w:r>
            <w:r w:rsidR="001D63A5" w:rsidRPr="00B60D70">
              <w:rPr>
                <w:rFonts w:ascii="TH SarabunPSK" w:eastAsia="Times New Roman" w:hAnsi="TH SarabunPSK" w:cs="TH SarabunPSK" w:hint="cs"/>
                <w:cs/>
              </w:rPr>
              <w:t>ประกอบด้วย</w:t>
            </w:r>
          </w:p>
          <w:p w14:paraId="1F90A0BE" w14:textId="7D476F78" w:rsidR="000D762C" w:rsidRPr="00B60D70" w:rsidRDefault="000D762C" w:rsidP="000D762C">
            <w:pPr>
              <w:rPr>
                <w:rFonts w:ascii="TH SarabunPSK" w:eastAsia="Times New Roman" w:hAnsi="TH SarabunPSK" w:cs="TH SarabunPSK"/>
              </w:rPr>
            </w:pPr>
            <w:r w:rsidRPr="00B60D70">
              <w:rPr>
                <w:rFonts w:ascii="TH SarabunPSK" w:eastAsia="Times New Roman" w:hAnsi="TH SarabunPSK" w:cs="TH SarabunPSK" w:hint="cs"/>
                <w:cs/>
              </w:rPr>
              <w:t xml:space="preserve">- </w:t>
            </w:r>
            <w:r w:rsidRPr="00B60D70">
              <w:rPr>
                <w:rFonts w:ascii="TH SarabunPSK" w:eastAsia="Times New Roman" w:hAnsi="TH SarabunPSK" w:cs="TH SarabunPSK"/>
                <w:cs/>
              </w:rPr>
              <w:t xml:space="preserve">ชุดทดสอบหาความยาวเสาเข็มโดยวิธี </w:t>
            </w:r>
            <w:r w:rsidRPr="00B60D70">
              <w:rPr>
                <w:rFonts w:ascii="TH SarabunPSK" w:eastAsia="Times New Roman" w:hAnsi="TH SarabunPSK" w:cs="TH SarabunPSK"/>
              </w:rPr>
              <w:t>Parallel Pile Test</w:t>
            </w:r>
          </w:p>
          <w:p w14:paraId="59046465" w14:textId="38458539" w:rsidR="000D762C" w:rsidRPr="00B60D70" w:rsidRDefault="000D762C" w:rsidP="000D762C">
            <w:pPr>
              <w:jc w:val="left"/>
              <w:rPr>
                <w:rFonts w:ascii="TH SarabunPSK" w:eastAsia="Times New Roman" w:hAnsi="TH SarabunPSK" w:cs="TH SarabunPSK"/>
                <w:cs/>
              </w:rPr>
            </w:pPr>
            <w:r w:rsidRPr="00B60D70">
              <w:rPr>
                <w:rFonts w:ascii="TH SarabunPSK" w:eastAsia="Times New Roman" w:hAnsi="TH SarabunPSK" w:cs="TH SarabunPSK" w:hint="cs"/>
                <w:cs/>
              </w:rPr>
              <w:t xml:space="preserve">- </w:t>
            </w:r>
            <w:r w:rsidRPr="00B60D70">
              <w:rPr>
                <w:rFonts w:ascii="TH SarabunPSK" w:eastAsia="Times New Roman" w:hAnsi="TH SarabunPSK" w:cs="TH SarabunPSK"/>
                <w:cs/>
              </w:rPr>
              <w:t>ชุดทดสอบกำลังอัดของคอนกรีตแบบไม่ทำลายโดยใช้ค้อนกระแทก (</w:t>
            </w:r>
            <w:r w:rsidRPr="00B60D70">
              <w:rPr>
                <w:rFonts w:ascii="TH SarabunPSK" w:eastAsia="Times New Roman" w:hAnsi="TH SarabunPSK" w:cs="TH SarabunPSK"/>
              </w:rPr>
              <w:t>Rebound Hammer)</w:t>
            </w:r>
          </w:p>
        </w:tc>
        <w:tc>
          <w:tcPr>
            <w:tcW w:w="2268" w:type="dxa"/>
            <w:tcBorders>
              <w:top w:val="single" w:sz="4" w:space="0" w:color="auto"/>
              <w:left w:val="single" w:sz="4" w:space="0" w:color="auto"/>
              <w:bottom w:val="single" w:sz="4" w:space="0" w:color="auto"/>
              <w:right w:val="single" w:sz="4" w:space="0" w:color="auto"/>
            </w:tcBorders>
          </w:tcPr>
          <w:p w14:paraId="188C552E" w14:textId="1195A7DE" w:rsidR="000D762C" w:rsidRPr="00B60D70" w:rsidRDefault="000D762C" w:rsidP="000D762C">
            <w:pPr>
              <w:jc w:val="center"/>
              <w:rPr>
                <w:rFonts w:ascii="TH SarabunPSK" w:eastAsia="Times New Roman" w:hAnsi="TH SarabunPSK" w:cs="TH SarabunPSK"/>
              </w:rPr>
            </w:pPr>
            <w:r w:rsidRPr="00B60D70">
              <w:rPr>
                <w:rFonts w:ascii="TH SarabunPSK" w:eastAsia="Times New Roman" w:hAnsi="TH SarabunPSK" w:cs="TH SarabunPSK" w:hint="cs"/>
                <w:cs/>
              </w:rPr>
              <w:t>1 ชุด</w:t>
            </w:r>
          </w:p>
        </w:tc>
      </w:tr>
      <w:tr w:rsidR="00B60D70" w:rsidRPr="00B60D70" w14:paraId="71DEB347" w14:textId="77777777" w:rsidTr="00753187">
        <w:tc>
          <w:tcPr>
            <w:tcW w:w="7518" w:type="dxa"/>
            <w:tcBorders>
              <w:top w:val="single" w:sz="4" w:space="0" w:color="auto"/>
              <w:left w:val="single" w:sz="4" w:space="0" w:color="auto"/>
              <w:bottom w:val="single" w:sz="4" w:space="0" w:color="auto"/>
              <w:right w:val="single" w:sz="4" w:space="0" w:color="auto"/>
            </w:tcBorders>
            <w:shd w:val="clear" w:color="auto" w:fill="auto"/>
          </w:tcPr>
          <w:p w14:paraId="116EC413" w14:textId="4B9E33A7" w:rsidR="000D762C" w:rsidRPr="00B60D70" w:rsidRDefault="000D762C" w:rsidP="000D762C">
            <w:pPr>
              <w:jc w:val="left"/>
              <w:rPr>
                <w:rFonts w:ascii="TH SarabunPSK" w:eastAsia="Times New Roman" w:hAnsi="TH SarabunPSK" w:cs="TH SarabunPSK"/>
                <w:cs/>
              </w:rPr>
            </w:pPr>
            <w:r w:rsidRPr="00B60D70">
              <w:rPr>
                <w:rFonts w:ascii="TH SarabunPSK" w:eastAsia="Times New Roman" w:hAnsi="TH SarabunPSK" w:cs="TH SarabunPSK" w:hint="cs"/>
                <w:cs/>
              </w:rPr>
              <w:t xml:space="preserve">2.6 </w:t>
            </w:r>
            <w:r w:rsidRPr="00B60D70">
              <w:rPr>
                <w:rFonts w:ascii="TH SarabunPSK" w:eastAsia="Times New Roman" w:hAnsi="TH SarabunPSK" w:cs="TH SarabunPSK"/>
                <w:cs/>
              </w:rPr>
              <w:t>ชุดทดสอบคอนกรีตที่ไหลตัวได้ด้วยตัวเอง(</w:t>
            </w:r>
            <w:r w:rsidRPr="00B60D70">
              <w:rPr>
                <w:rFonts w:ascii="TH SarabunPSK" w:eastAsia="Times New Roman" w:hAnsi="TH SarabunPSK" w:cs="TH SarabunPSK"/>
              </w:rPr>
              <w:t>Self-Compacting Concrete )</w:t>
            </w:r>
          </w:p>
        </w:tc>
        <w:tc>
          <w:tcPr>
            <w:tcW w:w="2268" w:type="dxa"/>
            <w:tcBorders>
              <w:top w:val="single" w:sz="4" w:space="0" w:color="auto"/>
              <w:left w:val="single" w:sz="4" w:space="0" w:color="auto"/>
              <w:bottom w:val="single" w:sz="4" w:space="0" w:color="auto"/>
              <w:right w:val="single" w:sz="4" w:space="0" w:color="auto"/>
            </w:tcBorders>
          </w:tcPr>
          <w:p w14:paraId="6164C4CC" w14:textId="3555A30D" w:rsidR="000D762C" w:rsidRPr="00B60D70" w:rsidRDefault="000D762C" w:rsidP="000D762C">
            <w:pPr>
              <w:jc w:val="center"/>
              <w:rPr>
                <w:rFonts w:ascii="TH SarabunPSK" w:eastAsia="Times New Roman" w:hAnsi="TH SarabunPSK" w:cs="TH SarabunPSK"/>
              </w:rPr>
            </w:pPr>
            <w:r w:rsidRPr="00B60D70">
              <w:rPr>
                <w:rFonts w:ascii="TH SarabunPSK" w:eastAsia="Times New Roman" w:hAnsi="TH SarabunPSK" w:cs="TH SarabunPSK" w:hint="cs"/>
                <w:cs/>
              </w:rPr>
              <w:t>1 ชุด</w:t>
            </w:r>
          </w:p>
        </w:tc>
      </w:tr>
      <w:tr w:rsidR="00B60D70" w:rsidRPr="00B60D70" w14:paraId="0F35D6C9" w14:textId="77777777" w:rsidTr="00753187">
        <w:tc>
          <w:tcPr>
            <w:tcW w:w="7518" w:type="dxa"/>
            <w:tcBorders>
              <w:top w:val="single" w:sz="4" w:space="0" w:color="auto"/>
              <w:left w:val="single" w:sz="4" w:space="0" w:color="auto"/>
              <w:bottom w:val="single" w:sz="4" w:space="0" w:color="auto"/>
              <w:right w:val="single" w:sz="4" w:space="0" w:color="auto"/>
            </w:tcBorders>
            <w:shd w:val="clear" w:color="auto" w:fill="auto"/>
          </w:tcPr>
          <w:p w14:paraId="192CC3C5" w14:textId="4339F179" w:rsidR="000D762C" w:rsidRPr="00B60D70" w:rsidRDefault="000D762C" w:rsidP="000D762C">
            <w:pPr>
              <w:jc w:val="left"/>
              <w:rPr>
                <w:rFonts w:ascii="TH SarabunPSK" w:eastAsia="Times New Roman" w:hAnsi="TH SarabunPSK" w:cs="TH SarabunPSK"/>
              </w:rPr>
            </w:pPr>
            <w:r w:rsidRPr="00B60D70">
              <w:rPr>
                <w:rFonts w:ascii="TH SarabunPSK" w:eastAsia="Times New Roman" w:hAnsi="TH SarabunPSK" w:cs="TH SarabunPSK" w:hint="cs"/>
                <w:cs/>
              </w:rPr>
              <w:t xml:space="preserve">2.7 </w:t>
            </w:r>
            <w:r w:rsidRPr="00B60D70">
              <w:rPr>
                <w:rFonts w:ascii="TH SarabunPSK" w:eastAsia="Times New Roman" w:hAnsi="TH SarabunPSK" w:cs="TH SarabunPSK"/>
                <w:cs/>
              </w:rPr>
              <w:t xml:space="preserve">เครื่องควบคุมอุณหภูมิและความชื้นขนาดไม่น้อยกว่า </w:t>
            </w:r>
            <w:r w:rsidRPr="00B60D70">
              <w:rPr>
                <w:rFonts w:ascii="TH SarabunPSK" w:eastAsia="Times New Roman" w:hAnsi="TH SarabunPSK" w:cs="TH SarabunPSK"/>
              </w:rPr>
              <w:t xml:space="preserve">120 </w:t>
            </w:r>
            <w:r w:rsidRPr="00B60D70">
              <w:rPr>
                <w:rFonts w:ascii="TH SarabunPSK" w:eastAsia="Times New Roman" w:hAnsi="TH SarabunPSK" w:cs="TH SarabunPSK"/>
                <w:cs/>
              </w:rPr>
              <w:t>ลิตร</w:t>
            </w:r>
          </w:p>
        </w:tc>
        <w:tc>
          <w:tcPr>
            <w:tcW w:w="2268" w:type="dxa"/>
            <w:tcBorders>
              <w:top w:val="single" w:sz="4" w:space="0" w:color="auto"/>
              <w:left w:val="single" w:sz="4" w:space="0" w:color="auto"/>
              <w:bottom w:val="single" w:sz="4" w:space="0" w:color="auto"/>
              <w:right w:val="single" w:sz="4" w:space="0" w:color="auto"/>
            </w:tcBorders>
          </w:tcPr>
          <w:p w14:paraId="655F2C5D" w14:textId="315CF46D" w:rsidR="000D762C" w:rsidRPr="00B60D70" w:rsidRDefault="000D762C" w:rsidP="000D762C">
            <w:pPr>
              <w:jc w:val="center"/>
              <w:rPr>
                <w:rFonts w:ascii="TH SarabunPSK" w:eastAsia="Times New Roman" w:hAnsi="TH SarabunPSK" w:cs="TH SarabunPSK"/>
              </w:rPr>
            </w:pPr>
            <w:r w:rsidRPr="00B60D70">
              <w:rPr>
                <w:rFonts w:ascii="TH SarabunPSK" w:eastAsia="Times New Roman" w:hAnsi="TH SarabunPSK" w:cs="TH SarabunPSK" w:hint="cs"/>
                <w:cs/>
              </w:rPr>
              <w:t>1 ชุด</w:t>
            </w:r>
          </w:p>
        </w:tc>
      </w:tr>
      <w:tr w:rsidR="00B60D70" w:rsidRPr="00B60D70" w14:paraId="13236EA0" w14:textId="77777777" w:rsidTr="00753187">
        <w:tc>
          <w:tcPr>
            <w:tcW w:w="7518" w:type="dxa"/>
            <w:tcBorders>
              <w:top w:val="single" w:sz="4" w:space="0" w:color="auto"/>
              <w:left w:val="single" w:sz="4" w:space="0" w:color="auto"/>
              <w:bottom w:val="single" w:sz="4" w:space="0" w:color="auto"/>
              <w:right w:val="single" w:sz="4" w:space="0" w:color="auto"/>
            </w:tcBorders>
            <w:shd w:val="clear" w:color="auto" w:fill="auto"/>
          </w:tcPr>
          <w:p w14:paraId="73E79024" w14:textId="37CBA271" w:rsidR="000D762C" w:rsidRPr="00B60D70" w:rsidRDefault="000D762C" w:rsidP="000D762C">
            <w:pPr>
              <w:jc w:val="left"/>
              <w:rPr>
                <w:rFonts w:ascii="TH SarabunPSK" w:eastAsia="Times New Roman" w:hAnsi="TH SarabunPSK" w:cs="TH SarabunPSK"/>
              </w:rPr>
            </w:pPr>
            <w:r w:rsidRPr="00B60D70">
              <w:rPr>
                <w:rFonts w:ascii="TH SarabunPSK" w:eastAsia="Times New Roman" w:hAnsi="TH SarabunPSK" w:cs="TH SarabunPSK" w:hint="cs"/>
                <w:cs/>
              </w:rPr>
              <w:t xml:space="preserve">2.8 </w:t>
            </w:r>
            <w:r w:rsidRPr="00B60D70">
              <w:rPr>
                <w:rFonts w:ascii="TH SarabunPSK" w:eastAsia="Times New Roman" w:hAnsi="TH SarabunPSK" w:cs="TH SarabunPSK"/>
                <w:cs/>
              </w:rPr>
              <w:t>เครื่องทดสอบวัสดุเอนกประสงค์แบบขับเคลื่อนด้วย</w:t>
            </w:r>
            <w:proofErr w:type="spellStart"/>
            <w:r w:rsidRPr="00B60D70">
              <w:rPr>
                <w:rFonts w:ascii="TH SarabunPSK" w:eastAsia="Times New Roman" w:hAnsi="TH SarabunPSK" w:cs="TH SarabunPSK"/>
                <w:cs/>
              </w:rPr>
              <w:t>เซอร์</w:t>
            </w:r>
            <w:proofErr w:type="spellEnd"/>
            <w:r w:rsidRPr="00B60D70">
              <w:rPr>
                <w:rFonts w:ascii="TH SarabunPSK" w:eastAsia="Times New Roman" w:hAnsi="TH SarabunPSK" w:cs="TH SarabunPSK"/>
                <w:cs/>
              </w:rPr>
              <w:t>โวมอเตอร์</w:t>
            </w:r>
            <w:r w:rsidRPr="00B60D70">
              <w:rPr>
                <w:rFonts w:ascii="TH SarabunPSK" w:eastAsia="Times New Roman" w:hAnsi="TH SarabunPSK" w:cs="TH SarabunPSK"/>
              </w:rPr>
              <w:t xml:space="preserve"> </w:t>
            </w:r>
            <w:r w:rsidRPr="00B60D70">
              <w:rPr>
                <w:rFonts w:ascii="TH SarabunPSK" w:eastAsia="Times New Roman" w:hAnsi="TH SarabunPSK" w:cs="TH SarabunPSK"/>
                <w:cs/>
              </w:rPr>
              <w:t xml:space="preserve">ขนาด </w:t>
            </w:r>
            <w:r w:rsidRPr="00B60D70">
              <w:rPr>
                <w:rFonts w:ascii="TH SarabunPSK" w:eastAsia="Times New Roman" w:hAnsi="TH SarabunPSK" w:cs="TH SarabunPSK"/>
              </w:rPr>
              <w:t xml:space="preserve">100 </w:t>
            </w:r>
            <w:r w:rsidRPr="00B60D70">
              <w:rPr>
                <w:rFonts w:ascii="TH SarabunPSK" w:eastAsia="Times New Roman" w:hAnsi="TH SarabunPSK" w:cs="TH SarabunPSK"/>
                <w:cs/>
              </w:rPr>
              <w:t>กิโลนิวตัน</w:t>
            </w:r>
          </w:p>
        </w:tc>
        <w:tc>
          <w:tcPr>
            <w:tcW w:w="2268" w:type="dxa"/>
            <w:tcBorders>
              <w:top w:val="single" w:sz="4" w:space="0" w:color="auto"/>
              <w:left w:val="single" w:sz="4" w:space="0" w:color="auto"/>
              <w:bottom w:val="single" w:sz="4" w:space="0" w:color="auto"/>
              <w:right w:val="single" w:sz="4" w:space="0" w:color="auto"/>
            </w:tcBorders>
          </w:tcPr>
          <w:p w14:paraId="1591BD9A" w14:textId="390D733F" w:rsidR="000D762C" w:rsidRPr="00B60D70" w:rsidRDefault="000D762C" w:rsidP="000D762C">
            <w:pPr>
              <w:jc w:val="center"/>
              <w:rPr>
                <w:rFonts w:ascii="TH SarabunPSK" w:eastAsia="Times New Roman" w:hAnsi="TH SarabunPSK" w:cs="TH SarabunPSK"/>
              </w:rPr>
            </w:pPr>
            <w:r w:rsidRPr="00B60D70">
              <w:rPr>
                <w:rFonts w:ascii="TH SarabunPSK" w:eastAsia="Times New Roman" w:hAnsi="TH SarabunPSK" w:cs="TH SarabunPSK" w:hint="cs"/>
                <w:cs/>
              </w:rPr>
              <w:t>1 ชุด</w:t>
            </w:r>
          </w:p>
        </w:tc>
      </w:tr>
      <w:tr w:rsidR="00B60D70" w:rsidRPr="00B60D70" w14:paraId="4C0F9926" w14:textId="77777777" w:rsidTr="00753187">
        <w:tc>
          <w:tcPr>
            <w:tcW w:w="7518" w:type="dxa"/>
            <w:tcBorders>
              <w:top w:val="single" w:sz="4" w:space="0" w:color="auto"/>
              <w:left w:val="single" w:sz="4" w:space="0" w:color="auto"/>
              <w:bottom w:val="single" w:sz="4" w:space="0" w:color="auto"/>
              <w:right w:val="single" w:sz="4" w:space="0" w:color="auto"/>
            </w:tcBorders>
            <w:shd w:val="clear" w:color="auto" w:fill="auto"/>
          </w:tcPr>
          <w:p w14:paraId="7747394B" w14:textId="721599A0" w:rsidR="000D762C" w:rsidRPr="00B60D70" w:rsidRDefault="000D762C" w:rsidP="000D762C">
            <w:pPr>
              <w:jc w:val="left"/>
              <w:rPr>
                <w:rFonts w:ascii="TH SarabunPSK" w:eastAsia="Times New Roman" w:hAnsi="TH SarabunPSK" w:cs="TH SarabunPSK"/>
              </w:rPr>
            </w:pPr>
            <w:r w:rsidRPr="00B60D70">
              <w:rPr>
                <w:rFonts w:ascii="TH SarabunPSK" w:eastAsia="Times New Roman" w:hAnsi="TH SarabunPSK" w:cs="TH SarabunPSK" w:hint="cs"/>
                <w:cs/>
              </w:rPr>
              <w:t xml:space="preserve">2.9 </w:t>
            </w:r>
            <w:r w:rsidRPr="00B60D70">
              <w:rPr>
                <w:rFonts w:ascii="TH SarabunPSK" w:eastAsia="Times New Roman" w:hAnsi="TH SarabunPSK" w:cs="TH SarabunPSK"/>
                <w:cs/>
              </w:rPr>
              <w:t>ชุดอุปกรณ์วัดแรง (</w:t>
            </w:r>
            <w:r w:rsidRPr="00B60D70">
              <w:rPr>
                <w:rFonts w:ascii="TH SarabunPSK" w:eastAsia="Times New Roman" w:hAnsi="TH SarabunPSK" w:cs="TH SarabunPSK"/>
              </w:rPr>
              <w:t xml:space="preserve">Load Cell) </w:t>
            </w:r>
            <w:r w:rsidRPr="00B60D70">
              <w:rPr>
                <w:rFonts w:ascii="TH SarabunPSK" w:eastAsia="Times New Roman" w:hAnsi="TH SarabunPSK" w:cs="TH SarabunPSK"/>
                <w:cs/>
              </w:rPr>
              <w:t xml:space="preserve">ขนาด </w:t>
            </w:r>
            <w:r w:rsidRPr="00B60D70">
              <w:rPr>
                <w:rFonts w:ascii="TH SarabunPSK" w:eastAsia="Times New Roman" w:hAnsi="TH SarabunPSK" w:cs="TH SarabunPSK"/>
              </w:rPr>
              <w:t xml:space="preserve">100 </w:t>
            </w:r>
            <w:r w:rsidRPr="00B60D70">
              <w:rPr>
                <w:rFonts w:ascii="TH SarabunPSK" w:eastAsia="Times New Roman" w:hAnsi="TH SarabunPSK" w:cs="TH SarabunPSK"/>
                <w:cs/>
              </w:rPr>
              <w:t>กิโลนิวตัน</w:t>
            </w:r>
          </w:p>
        </w:tc>
        <w:tc>
          <w:tcPr>
            <w:tcW w:w="2268" w:type="dxa"/>
            <w:tcBorders>
              <w:top w:val="single" w:sz="4" w:space="0" w:color="auto"/>
              <w:left w:val="single" w:sz="4" w:space="0" w:color="auto"/>
              <w:bottom w:val="single" w:sz="4" w:space="0" w:color="auto"/>
              <w:right w:val="single" w:sz="4" w:space="0" w:color="auto"/>
            </w:tcBorders>
          </w:tcPr>
          <w:p w14:paraId="026DDEF9" w14:textId="540B0BEB" w:rsidR="000D762C" w:rsidRPr="00B60D70" w:rsidRDefault="000D762C" w:rsidP="000D762C">
            <w:pPr>
              <w:jc w:val="center"/>
              <w:rPr>
                <w:rFonts w:ascii="TH SarabunPSK" w:eastAsia="Times New Roman" w:hAnsi="TH SarabunPSK" w:cs="TH SarabunPSK"/>
              </w:rPr>
            </w:pPr>
            <w:r w:rsidRPr="00B60D70">
              <w:rPr>
                <w:rFonts w:ascii="TH SarabunPSK" w:eastAsia="Times New Roman" w:hAnsi="TH SarabunPSK" w:cs="TH SarabunPSK" w:hint="cs"/>
                <w:cs/>
              </w:rPr>
              <w:t>1 ชุด</w:t>
            </w:r>
          </w:p>
        </w:tc>
      </w:tr>
      <w:tr w:rsidR="00B60D70" w:rsidRPr="00B60D70" w14:paraId="6368EE18" w14:textId="77777777" w:rsidTr="00753187">
        <w:tc>
          <w:tcPr>
            <w:tcW w:w="7518" w:type="dxa"/>
            <w:tcBorders>
              <w:top w:val="single" w:sz="4" w:space="0" w:color="auto"/>
              <w:left w:val="single" w:sz="4" w:space="0" w:color="auto"/>
              <w:bottom w:val="single" w:sz="4" w:space="0" w:color="auto"/>
              <w:right w:val="single" w:sz="4" w:space="0" w:color="auto"/>
            </w:tcBorders>
            <w:shd w:val="clear" w:color="auto" w:fill="auto"/>
          </w:tcPr>
          <w:p w14:paraId="1837FC78" w14:textId="373E93B9" w:rsidR="000D762C" w:rsidRPr="00B60D70" w:rsidRDefault="000D762C" w:rsidP="000D762C">
            <w:pPr>
              <w:jc w:val="left"/>
              <w:rPr>
                <w:rFonts w:ascii="TH SarabunPSK" w:eastAsia="Times New Roman" w:hAnsi="TH SarabunPSK" w:cs="TH SarabunPSK"/>
              </w:rPr>
            </w:pPr>
            <w:r w:rsidRPr="00B60D70">
              <w:rPr>
                <w:rFonts w:ascii="TH SarabunPSK" w:eastAsia="Times New Roman" w:hAnsi="TH SarabunPSK" w:cs="TH SarabunPSK" w:hint="cs"/>
                <w:cs/>
              </w:rPr>
              <w:t xml:space="preserve">2.10 </w:t>
            </w:r>
            <w:r w:rsidRPr="00B60D70">
              <w:rPr>
                <w:rFonts w:ascii="TH SarabunPSK" w:eastAsia="Times New Roman" w:hAnsi="TH SarabunPSK" w:cs="TH SarabunPSK"/>
                <w:cs/>
              </w:rPr>
              <w:t>ชุดอุปกรณ์วัดแรง (</w:t>
            </w:r>
            <w:r w:rsidRPr="00B60D70">
              <w:rPr>
                <w:rFonts w:ascii="TH SarabunPSK" w:eastAsia="Times New Roman" w:hAnsi="TH SarabunPSK" w:cs="TH SarabunPSK"/>
              </w:rPr>
              <w:t xml:space="preserve">Load Cell) </w:t>
            </w:r>
            <w:r w:rsidRPr="00B60D70">
              <w:rPr>
                <w:rFonts w:ascii="TH SarabunPSK" w:eastAsia="Times New Roman" w:hAnsi="TH SarabunPSK" w:cs="TH SarabunPSK"/>
                <w:cs/>
              </w:rPr>
              <w:t xml:space="preserve">ขนาด </w:t>
            </w:r>
            <w:r w:rsidRPr="00B60D70">
              <w:rPr>
                <w:rFonts w:ascii="TH SarabunPSK" w:eastAsia="Times New Roman" w:hAnsi="TH SarabunPSK" w:cs="TH SarabunPSK"/>
              </w:rPr>
              <w:t xml:space="preserve">200 </w:t>
            </w:r>
            <w:r w:rsidRPr="00B60D70">
              <w:rPr>
                <w:rFonts w:ascii="TH SarabunPSK" w:eastAsia="Times New Roman" w:hAnsi="TH SarabunPSK" w:cs="TH SarabunPSK"/>
                <w:cs/>
              </w:rPr>
              <w:t>กิโลนิวตัน</w:t>
            </w:r>
          </w:p>
        </w:tc>
        <w:tc>
          <w:tcPr>
            <w:tcW w:w="2268" w:type="dxa"/>
            <w:tcBorders>
              <w:top w:val="single" w:sz="4" w:space="0" w:color="auto"/>
              <w:left w:val="single" w:sz="4" w:space="0" w:color="auto"/>
              <w:bottom w:val="single" w:sz="4" w:space="0" w:color="auto"/>
              <w:right w:val="single" w:sz="4" w:space="0" w:color="auto"/>
            </w:tcBorders>
          </w:tcPr>
          <w:p w14:paraId="36DD5093" w14:textId="46D5183A" w:rsidR="000D762C" w:rsidRPr="00B60D70" w:rsidRDefault="000D762C" w:rsidP="000D762C">
            <w:pPr>
              <w:jc w:val="center"/>
              <w:rPr>
                <w:rFonts w:ascii="TH SarabunPSK" w:eastAsia="Times New Roman" w:hAnsi="TH SarabunPSK" w:cs="TH SarabunPSK"/>
              </w:rPr>
            </w:pPr>
            <w:r w:rsidRPr="00B60D70">
              <w:rPr>
                <w:rFonts w:ascii="TH SarabunPSK" w:eastAsia="Times New Roman" w:hAnsi="TH SarabunPSK" w:cs="TH SarabunPSK" w:hint="cs"/>
                <w:cs/>
              </w:rPr>
              <w:t>1 ชุด</w:t>
            </w:r>
          </w:p>
        </w:tc>
      </w:tr>
      <w:tr w:rsidR="00B60D70" w:rsidRPr="00B60D70" w14:paraId="7AC2D628" w14:textId="77777777" w:rsidTr="00753187">
        <w:tc>
          <w:tcPr>
            <w:tcW w:w="7518" w:type="dxa"/>
            <w:tcBorders>
              <w:top w:val="single" w:sz="4" w:space="0" w:color="auto"/>
              <w:left w:val="single" w:sz="4" w:space="0" w:color="auto"/>
              <w:bottom w:val="single" w:sz="4" w:space="0" w:color="auto"/>
              <w:right w:val="single" w:sz="4" w:space="0" w:color="auto"/>
            </w:tcBorders>
            <w:shd w:val="clear" w:color="auto" w:fill="auto"/>
          </w:tcPr>
          <w:p w14:paraId="2B39A90D" w14:textId="77777777" w:rsidR="000D762C" w:rsidRPr="00B60D70" w:rsidRDefault="000D762C" w:rsidP="000D762C">
            <w:pPr>
              <w:jc w:val="left"/>
              <w:rPr>
                <w:rFonts w:ascii="TH SarabunPSK" w:eastAsia="Times New Roman" w:hAnsi="TH SarabunPSK" w:cs="TH SarabunPSK"/>
              </w:rPr>
            </w:pPr>
            <w:r w:rsidRPr="00B60D70">
              <w:rPr>
                <w:rFonts w:ascii="TH SarabunPSK" w:eastAsia="Times New Roman" w:hAnsi="TH SarabunPSK" w:cs="TH SarabunPSK" w:hint="cs"/>
                <w:cs/>
              </w:rPr>
              <w:t>2.11</w:t>
            </w:r>
            <w:r w:rsidRPr="00B60D70">
              <w:rPr>
                <w:rFonts w:ascii="TH SarabunPSK" w:eastAsia="Times New Roman" w:hAnsi="TH SarabunPSK" w:cs="TH SarabunPSK"/>
              </w:rPr>
              <w:t xml:space="preserve"> </w:t>
            </w:r>
            <w:r w:rsidRPr="00B60D70">
              <w:rPr>
                <w:rFonts w:ascii="TH SarabunPSK" w:eastAsia="Times New Roman" w:hAnsi="TH SarabunPSK" w:cs="TH SarabunPSK"/>
                <w:cs/>
              </w:rPr>
              <w:t>ชุดทดสอบคอนกรีตแบบทำลายระบบอัตโนมัติแบบอัตโนมัติ</w:t>
            </w:r>
          </w:p>
          <w:p w14:paraId="7F1A8C4C" w14:textId="56CA555D" w:rsidR="000D762C" w:rsidRPr="00B60D70" w:rsidRDefault="000D762C" w:rsidP="000D762C">
            <w:pPr>
              <w:jc w:val="left"/>
              <w:rPr>
                <w:rFonts w:ascii="TH SarabunPSK" w:eastAsia="Times New Roman" w:hAnsi="TH SarabunPSK" w:cs="TH SarabunPSK"/>
              </w:rPr>
            </w:pPr>
            <w:r w:rsidRPr="00B60D70">
              <w:rPr>
                <w:rFonts w:ascii="TH SarabunPSK" w:eastAsia="Times New Roman" w:hAnsi="TH SarabunPSK" w:cs="TH SarabunPSK" w:hint="cs"/>
                <w:cs/>
              </w:rPr>
              <w:t xml:space="preserve">- </w:t>
            </w:r>
            <w:r w:rsidRPr="00B60D70">
              <w:rPr>
                <w:rFonts w:ascii="TH SarabunPSK" w:eastAsia="Times New Roman" w:hAnsi="TH SarabunPSK" w:cs="TH SarabunPSK"/>
                <w:cs/>
              </w:rPr>
              <w:t>ชุดประเมิณกำลังของคอนกรีตประสิทธิภาพสูงแบบอัตโนมัติ</w:t>
            </w:r>
            <w:r w:rsidRPr="00B60D70">
              <w:rPr>
                <w:rFonts w:ascii="TH SarabunPSK" w:eastAsia="Times New Roman" w:hAnsi="TH SarabunPSK" w:cs="TH SarabunPSK"/>
              </w:rPr>
              <w:t xml:space="preserve"> </w:t>
            </w:r>
          </w:p>
          <w:p w14:paraId="1F7D9F2F" w14:textId="5B11B4C9" w:rsidR="000D762C" w:rsidRPr="00B60D70" w:rsidRDefault="000D762C" w:rsidP="000D762C">
            <w:pPr>
              <w:jc w:val="left"/>
              <w:rPr>
                <w:rFonts w:ascii="TH SarabunPSK" w:eastAsia="Times New Roman" w:hAnsi="TH SarabunPSK" w:cs="TH SarabunPSK"/>
              </w:rPr>
            </w:pPr>
            <w:r w:rsidRPr="00B60D70">
              <w:rPr>
                <w:rFonts w:ascii="TH SarabunPSK" w:eastAsia="Times New Roman" w:hAnsi="TH SarabunPSK" w:cs="TH SarabunPSK" w:hint="cs"/>
                <w:cs/>
              </w:rPr>
              <w:t xml:space="preserve">- </w:t>
            </w:r>
            <w:r w:rsidRPr="00B60D70">
              <w:rPr>
                <w:rFonts w:ascii="TH SarabunPSK" w:eastAsia="Times New Roman" w:hAnsi="TH SarabunPSK" w:cs="TH SarabunPSK"/>
                <w:cs/>
              </w:rPr>
              <w:t>เครื่องเตรียมตัวอย่างแบบลดมลพิษต่อร่างกาย</w:t>
            </w:r>
          </w:p>
        </w:tc>
        <w:tc>
          <w:tcPr>
            <w:tcW w:w="2268" w:type="dxa"/>
            <w:tcBorders>
              <w:top w:val="single" w:sz="4" w:space="0" w:color="auto"/>
              <w:left w:val="single" w:sz="4" w:space="0" w:color="auto"/>
              <w:bottom w:val="single" w:sz="4" w:space="0" w:color="auto"/>
              <w:right w:val="single" w:sz="4" w:space="0" w:color="auto"/>
            </w:tcBorders>
          </w:tcPr>
          <w:p w14:paraId="31509076" w14:textId="780F4B73" w:rsidR="000D762C" w:rsidRPr="00B60D70" w:rsidRDefault="000D762C" w:rsidP="000D762C">
            <w:pPr>
              <w:jc w:val="center"/>
              <w:rPr>
                <w:rFonts w:ascii="TH SarabunPSK" w:eastAsia="Times New Roman" w:hAnsi="TH SarabunPSK" w:cs="TH SarabunPSK"/>
              </w:rPr>
            </w:pPr>
            <w:r w:rsidRPr="00B60D70">
              <w:rPr>
                <w:rFonts w:ascii="TH SarabunPSK" w:eastAsia="Times New Roman" w:hAnsi="TH SarabunPSK" w:cs="TH SarabunPSK" w:hint="cs"/>
                <w:cs/>
              </w:rPr>
              <w:t>1 ชุด</w:t>
            </w:r>
          </w:p>
        </w:tc>
      </w:tr>
      <w:tr w:rsidR="00B60D70" w:rsidRPr="00B60D70" w14:paraId="1E55383E" w14:textId="77777777" w:rsidTr="00753187">
        <w:tc>
          <w:tcPr>
            <w:tcW w:w="7518" w:type="dxa"/>
            <w:tcBorders>
              <w:top w:val="single" w:sz="4" w:space="0" w:color="auto"/>
              <w:left w:val="single" w:sz="4" w:space="0" w:color="auto"/>
              <w:bottom w:val="single" w:sz="4" w:space="0" w:color="auto"/>
              <w:right w:val="single" w:sz="4" w:space="0" w:color="auto"/>
            </w:tcBorders>
            <w:shd w:val="clear" w:color="auto" w:fill="auto"/>
          </w:tcPr>
          <w:p w14:paraId="1F9EADD3" w14:textId="0939846F" w:rsidR="000D762C" w:rsidRPr="00B60D70" w:rsidRDefault="000D762C" w:rsidP="000D762C">
            <w:pPr>
              <w:jc w:val="left"/>
              <w:rPr>
                <w:rFonts w:ascii="TH SarabunPSK" w:eastAsia="Times New Roman" w:hAnsi="TH SarabunPSK" w:cs="TH SarabunPSK"/>
              </w:rPr>
            </w:pPr>
            <w:r w:rsidRPr="00B60D70">
              <w:rPr>
                <w:rFonts w:ascii="TH SarabunPSK" w:eastAsia="Times New Roman" w:hAnsi="TH SarabunPSK" w:cs="TH SarabunPSK"/>
              </w:rPr>
              <w:t xml:space="preserve">2.12 </w:t>
            </w:r>
            <w:r w:rsidRPr="00B60D70">
              <w:rPr>
                <w:rFonts w:ascii="TH SarabunPSK" w:eastAsia="Times New Roman" w:hAnsi="TH SarabunPSK" w:cs="TH SarabunPSK"/>
                <w:cs/>
              </w:rPr>
              <w:t>เครื่องทดสอบความต้านทานการสึกกร่อนของวัสดุมวลรวม</w:t>
            </w:r>
          </w:p>
        </w:tc>
        <w:tc>
          <w:tcPr>
            <w:tcW w:w="2268" w:type="dxa"/>
            <w:tcBorders>
              <w:top w:val="single" w:sz="4" w:space="0" w:color="auto"/>
              <w:left w:val="single" w:sz="4" w:space="0" w:color="auto"/>
              <w:bottom w:val="single" w:sz="4" w:space="0" w:color="auto"/>
              <w:right w:val="single" w:sz="4" w:space="0" w:color="auto"/>
            </w:tcBorders>
          </w:tcPr>
          <w:p w14:paraId="257F43B5" w14:textId="7DCE6792" w:rsidR="000D762C" w:rsidRPr="00B60D70" w:rsidRDefault="000D762C" w:rsidP="000D762C">
            <w:pPr>
              <w:jc w:val="center"/>
              <w:rPr>
                <w:rFonts w:ascii="TH SarabunPSK" w:eastAsia="Times New Roman" w:hAnsi="TH SarabunPSK" w:cs="TH SarabunPSK"/>
              </w:rPr>
            </w:pPr>
            <w:r w:rsidRPr="00B60D70">
              <w:rPr>
                <w:rFonts w:ascii="TH SarabunPSK" w:eastAsia="Times New Roman" w:hAnsi="TH SarabunPSK" w:cs="TH SarabunPSK" w:hint="cs"/>
                <w:cs/>
              </w:rPr>
              <w:t>1 ชุด</w:t>
            </w:r>
          </w:p>
        </w:tc>
      </w:tr>
      <w:tr w:rsidR="00B60D70" w:rsidRPr="00B60D70" w14:paraId="7234BCAB" w14:textId="77777777" w:rsidTr="00753187">
        <w:tc>
          <w:tcPr>
            <w:tcW w:w="7518" w:type="dxa"/>
            <w:tcBorders>
              <w:top w:val="single" w:sz="4" w:space="0" w:color="auto"/>
              <w:left w:val="single" w:sz="4" w:space="0" w:color="auto"/>
              <w:bottom w:val="single" w:sz="4" w:space="0" w:color="auto"/>
              <w:right w:val="single" w:sz="4" w:space="0" w:color="auto"/>
            </w:tcBorders>
            <w:shd w:val="clear" w:color="auto" w:fill="auto"/>
          </w:tcPr>
          <w:p w14:paraId="465B72EC" w14:textId="4345DD54" w:rsidR="000D762C" w:rsidRPr="00B60D70" w:rsidRDefault="000D762C" w:rsidP="000D762C">
            <w:pPr>
              <w:jc w:val="left"/>
              <w:rPr>
                <w:rFonts w:ascii="TH SarabunPSK" w:eastAsia="Times New Roman" w:hAnsi="TH SarabunPSK" w:cs="TH SarabunPSK"/>
              </w:rPr>
            </w:pPr>
            <w:r w:rsidRPr="00B60D70">
              <w:rPr>
                <w:rFonts w:ascii="TH SarabunPSK" w:eastAsia="Times New Roman" w:hAnsi="TH SarabunPSK" w:cs="TH SarabunPSK"/>
              </w:rPr>
              <w:t xml:space="preserve">2.13 </w:t>
            </w:r>
            <w:r w:rsidRPr="00B60D70">
              <w:rPr>
                <w:rFonts w:ascii="TH SarabunPSK" w:eastAsia="Times New Roman" w:hAnsi="TH SarabunPSK" w:cs="TH SarabunPSK"/>
                <w:cs/>
              </w:rPr>
              <w:t xml:space="preserve">เครื่องชั่งดิจิตอลขนาดชั่งไม่น้อยกว่า </w:t>
            </w:r>
            <w:r w:rsidRPr="00B60D70">
              <w:rPr>
                <w:rFonts w:ascii="TH SarabunPSK" w:eastAsia="Times New Roman" w:hAnsi="TH SarabunPSK" w:cs="TH SarabunPSK" w:hint="cs"/>
                <w:cs/>
              </w:rPr>
              <w:t>15</w:t>
            </w:r>
            <w:r w:rsidRPr="00B60D70">
              <w:rPr>
                <w:rFonts w:ascii="TH SarabunPSK" w:eastAsia="Times New Roman" w:hAnsi="TH SarabunPSK" w:cs="TH SarabunPSK"/>
              </w:rPr>
              <w:t xml:space="preserve">0 </w:t>
            </w:r>
            <w:r w:rsidRPr="00B60D70">
              <w:rPr>
                <w:rFonts w:ascii="TH SarabunPSK" w:eastAsia="Times New Roman" w:hAnsi="TH SarabunPSK" w:cs="TH SarabunPSK"/>
                <w:cs/>
              </w:rPr>
              <w:t>กิโลกรัม</w:t>
            </w:r>
          </w:p>
        </w:tc>
        <w:tc>
          <w:tcPr>
            <w:tcW w:w="2268" w:type="dxa"/>
            <w:tcBorders>
              <w:top w:val="single" w:sz="4" w:space="0" w:color="auto"/>
              <w:left w:val="single" w:sz="4" w:space="0" w:color="auto"/>
              <w:bottom w:val="single" w:sz="4" w:space="0" w:color="auto"/>
              <w:right w:val="single" w:sz="4" w:space="0" w:color="auto"/>
            </w:tcBorders>
          </w:tcPr>
          <w:p w14:paraId="3D549DC1" w14:textId="72684259" w:rsidR="000D762C" w:rsidRPr="00B60D70" w:rsidRDefault="000D762C" w:rsidP="000D762C">
            <w:pPr>
              <w:jc w:val="center"/>
              <w:rPr>
                <w:rFonts w:ascii="TH SarabunPSK" w:eastAsia="Times New Roman" w:hAnsi="TH SarabunPSK" w:cs="TH SarabunPSK"/>
              </w:rPr>
            </w:pPr>
            <w:r w:rsidRPr="00B60D70">
              <w:rPr>
                <w:rFonts w:ascii="TH SarabunPSK" w:eastAsia="Times New Roman" w:hAnsi="TH SarabunPSK" w:cs="TH SarabunPSK" w:hint="cs"/>
                <w:cs/>
              </w:rPr>
              <w:t>1 ชุด</w:t>
            </w:r>
          </w:p>
        </w:tc>
      </w:tr>
      <w:tr w:rsidR="00B60D70" w:rsidRPr="00B60D70" w14:paraId="1BBD1432" w14:textId="77777777" w:rsidTr="00753187">
        <w:tc>
          <w:tcPr>
            <w:tcW w:w="7518" w:type="dxa"/>
            <w:tcBorders>
              <w:top w:val="single" w:sz="4" w:space="0" w:color="auto"/>
              <w:left w:val="single" w:sz="4" w:space="0" w:color="auto"/>
              <w:bottom w:val="single" w:sz="4" w:space="0" w:color="auto"/>
              <w:right w:val="single" w:sz="4" w:space="0" w:color="auto"/>
            </w:tcBorders>
            <w:shd w:val="clear" w:color="auto" w:fill="auto"/>
          </w:tcPr>
          <w:p w14:paraId="29FCBADD" w14:textId="0BF6B4B2" w:rsidR="000D762C" w:rsidRPr="00B60D70" w:rsidRDefault="000D762C" w:rsidP="000D762C">
            <w:pPr>
              <w:jc w:val="left"/>
              <w:rPr>
                <w:rFonts w:ascii="TH SarabunPSK" w:eastAsia="Times New Roman" w:hAnsi="TH SarabunPSK" w:cs="TH SarabunPSK"/>
              </w:rPr>
            </w:pPr>
            <w:r w:rsidRPr="00B60D70">
              <w:rPr>
                <w:rFonts w:ascii="TH SarabunPSK" w:eastAsia="Times New Roman" w:hAnsi="TH SarabunPSK" w:cs="TH SarabunPSK"/>
              </w:rPr>
              <w:t xml:space="preserve">2.14 </w:t>
            </w:r>
            <w:r w:rsidRPr="00B60D70">
              <w:rPr>
                <w:rFonts w:ascii="TH SarabunPSK" w:eastAsia="Times New Roman" w:hAnsi="TH SarabunPSK" w:cs="TH SarabunPSK"/>
                <w:cs/>
              </w:rPr>
              <w:t>เครื่องตรวจวัดและบันทึกข้อมูลแบบส</w:t>
            </w:r>
            <w:proofErr w:type="spellStart"/>
            <w:r w:rsidRPr="00B60D70">
              <w:rPr>
                <w:rFonts w:ascii="TH SarabunPSK" w:eastAsia="Times New Roman" w:hAnsi="TH SarabunPSK" w:cs="TH SarabunPSK"/>
                <w:cs/>
              </w:rPr>
              <w:t>เตรน</w:t>
            </w:r>
            <w:proofErr w:type="spellEnd"/>
            <w:r w:rsidRPr="00B60D70">
              <w:rPr>
                <w:rFonts w:ascii="TH SarabunPSK" w:eastAsia="Times New Roman" w:hAnsi="TH SarabunPSK" w:cs="TH SarabunPSK"/>
                <w:cs/>
              </w:rPr>
              <w:t>เกจ</w:t>
            </w:r>
          </w:p>
        </w:tc>
        <w:tc>
          <w:tcPr>
            <w:tcW w:w="2268" w:type="dxa"/>
            <w:tcBorders>
              <w:top w:val="single" w:sz="4" w:space="0" w:color="auto"/>
              <w:left w:val="single" w:sz="4" w:space="0" w:color="auto"/>
              <w:bottom w:val="single" w:sz="4" w:space="0" w:color="auto"/>
              <w:right w:val="single" w:sz="4" w:space="0" w:color="auto"/>
            </w:tcBorders>
          </w:tcPr>
          <w:p w14:paraId="5F996B7A" w14:textId="24C64958" w:rsidR="000D762C" w:rsidRPr="00B60D70" w:rsidRDefault="000D762C" w:rsidP="000D762C">
            <w:pPr>
              <w:jc w:val="center"/>
              <w:rPr>
                <w:rFonts w:ascii="TH SarabunPSK" w:eastAsia="Times New Roman" w:hAnsi="TH SarabunPSK" w:cs="TH SarabunPSK"/>
              </w:rPr>
            </w:pPr>
            <w:r w:rsidRPr="00B60D70">
              <w:rPr>
                <w:rFonts w:ascii="TH SarabunPSK" w:eastAsia="Times New Roman" w:hAnsi="TH SarabunPSK" w:cs="TH SarabunPSK" w:hint="cs"/>
                <w:cs/>
              </w:rPr>
              <w:t>1 ชุด</w:t>
            </w:r>
          </w:p>
        </w:tc>
      </w:tr>
      <w:tr w:rsidR="00B60D70" w:rsidRPr="00B60D70" w14:paraId="25DE1131" w14:textId="1156E414" w:rsidTr="00753187">
        <w:tc>
          <w:tcPr>
            <w:tcW w:w="7518" w:type="dxa"/>
            <w:tcBorders>
              <w:top w:val="single" w:sz="4" w:space="0" w:color="auto"/>
              <w:left w:val="single" w:sz="4" w:space="0" w:color="auto"/>
              <w:bottom w:val="single" w:sz="4" w:space="0" w:color="auto"/>
              <w:right w:val="single" w:sz="4" w:space="0" w:color="auto"/>
            </w:tcBorders>
            <w:shd w:val="clear" w:color="auto" w:fill="auto"/>
          </w:tcPr>
          <w:p w14:paraId="1FB9617F" w14:textId="5986735E" w:rsidR="000D762C" w:rsidRPr="00B60D70" w:rsidRDefault="000D762C" w:rsidP="000D762C">
            <w:pPr>
              <w:jc w:val="left"/>
              <w:rPr>
                <w:rFonts w:ascii="TH SarabunPSK" w:eastAsia="Times New Roman" w:hAnsi="TH SarabunPSK" w:cs="TH SarabunPSK"/>
                <w:cs/>
              </w:rPr>
            </w:pPr>
            <w:r w:rsidRPr="00B60D70">
              <w:rPr>
                <w:rFonts w:ascii="TH SarabunPSK" w:eastAsia="Times New Roman" w:hAnsi="TH SarabunPSK" w:cs="TH SarabunPSK"/>
              </w:rPr>
              <w:t xml:space="preserve">2.15 </w:t>
            </w:r>
            <w:r w:rsidRPr="00B60D70">
              <w:rPr>
                <w:rFonts w:ascii="TH SarabunPSK" w:eastAsia="Times New Roman" w:hAnsi="TH SarabunPSK" w:cs="TH SarabunPSK" w:hint="cs"/>
                <w:cs/>
              </w:rPr>
              <w:t>เครื่องทดสอบกำลังอัดของคอนกรีต (กำลังสูงสุด 200</w:t>
            </w:r>
            <w:r w:rsidRPr="00B60D70">
              <w:rPr>
                <w:rFonts w:ascii="TH SarabunPSK" w:eastAsia="Times New Roman" w:hAnsi="TH SarabunPSK" w:cs="TH SarabunPSK" w:hint="cs"/>
              </w:rPr>
              <w:t xml:space="preserve"> ton)</w:t>
            </w:r>
          </w:p>
        </w:tc>
        <w:tc>
          <w:tcPr>
            <w:tcW w:w="2268" w:type="dxa"/>
            <w:tcBorders>
              <w:top w:val="single" w:sz="4" w:space="0" w:color="auto"/>
              <w:left w:val="single" w:sz="4" w:space="0" w:color="auto"/>
              <w:bottom w:val="single" w:sz="4" w:space="0" w:color="auto"/>
              <w:right w:val="single" w:sz="4" w:space="0" w:color="auto"/>
            </w:tcBorders>
          </w:tcPr>
          <w:p w14:paraId="4D7891AE" w14:textId="65F875EE" w:rsidR="000D762C" w:rsidRPr="00B60D70" w:rsidRDefault="000D762C" w:rsidP="000D762C">
            <w:pPr>
              <w:jc w:val="center"/>
              <w:rPr>
                <w:rFonts w:ascii="TH SarabunPSK" w:eastAsia="Times New Roman" w:hAnsi="TH SarabunPSK" w:cs="TH SarabunPSK"/>
              </w:rPr>
            </w:pPr>
            <w:r w:rsidRPr="00B60D70">
              <w:rPr>
                <w:rFonts w:ascii="TH SarabunPSK" w:eastAsia="Times New Roman" w:hAnsi="TH SarabunPSK" w:cs="TH SarabunPSK" w:hint="cs"/>
                <w:cs/>
              </w:rPr>
              <w:t>1 ชุด</w:t>
            </w:r>
          </w:p>
        </w:tc>
      </w:tr>
      <w:tr w:rsidR="00B60D70" w:rsidRPr="00B60D70" w14:paraId="4F0A0CC2" w14:textId="5AEC0AEA" w:rsidTr="00753187">
        <w:tc>
          <w:tcPr>
            <w:tcW w:w="7518" w:type="dxa"/>
            <w:tcBorders>
              <w:top w:val="single" w:sz="4" w:space="0" w:color="auto"/>
              <w:left w:val="single" w:sz="4" w:space="0" w:color="auto"/>
              <w:bottom w:val="single" w:sz="4" w:space="0" w:color="auto"/>
              <w:right w:val="single" w:sz="4" w:space="0" w:color="auto"/>
            </w:tcBorders>
            <w:shd w:val="clear" w:color="auto" w:fill="auto"/>
          </w:tcPr>
          <w:p w14:paraId="151B2FEB" w14:textId="50BEC1FA" w:rsidR="000D762C" w:rsidRPr="00B60D70" w:rsidRDefault="000D762C" w:rsidP="000D762C">
            <w:pPr>
              <w:jc w:val="left"/>
              <w:rPr>
                <w:rFonts w:ascii="TH SarabunPSK" w:eastAsia="Times New Roman" w:hAnsi="TH SarabunPSK" w:cs="TH SarabunPSK"/>
                <w:cs/>
              </w:rPr>
            </w:pPr>
            <w:r w:rsidRPr="00B60D70">
              <w:rPr>
                <w:rFonts w:ascii="TH SarabunPSK" w:eastAsia="Times New Roman" w:hAnsi="TH SarabunPSK" w:cs="TH SarabunPSK" w:hint="cs"/>
                <w:cs/>
              </w:rPr>
              <w:t>2.16 เครื่องผสมคอนกรีต</w:t>
            </w:r>
          </w:p>
        </w:tc>
        <w:tc>
          <w:tcPr>
            <w:tcW w:w="2268" w:type="dxa"/>
            <w:tcBorders>
              <w:top w:val="single" w:sz="4" w:space="0" w:color="auto"/>
              <w:left w:val="single" w:sz="4" w:space="0" w:color="auto"/>
              <w:bottom w:val="single" w:sz="4" w:space="0" w:color="auto"/>
              <w:right w:val="single" w:sz="4" w:space="0" w:color="auto"/>
            </w:tcBorders>
          </w:tcPr>
          <w:p w14:paraId="2C6B95B1" w14:textId="165814A3" w:rsidR="000D762C" w:rsidRPr="00B60D70" w:rsidRDefault="00180758" w:rsidP="000D762C">
            <w:pPr>
              <w:jc w:val="center"/>
              <w:rPr>
                <w:rFonts w:ascii="TH SarabunPSK" w:eastAsia="Times New Roman" w:hAnsi="TH SarabunPSK" w:cs="TH SarabunPSK"/>
                <w:cs/>
              </w:rPr>
            </w:pPr>
            <w:r w:rsidRPr="00B60D70">
              <w:rPr>
                <w:rFonts w:ascii="TH SarabunPSK" w:eastAsia="Times New Roman" w:hAnsi="TH SarabunPSK" w:cs="TH SarabunPSK"/>
              </w:rPr>
              <w:t>4</w:t>
            </w:r>
            <w:r w:rsidR="000D762C" w:rsidRPr="00B60D70">
              <w:rPr>
                <w:rFonts w:ascii="TH SarabunPSK" w:eastAsia="Times New Roman" w:hAnsi="TH SarabunPSK" w:cs="TH SarabunPSK" w:hint="cs"/>
                <w:cs/>
              </w:rPr>
              <w:t xml:space="preserve"> </w:t>
            </w:r>
            <w:r w:rsidR="002D66A4" w:rsidRPr="00B60D70">
              <w:rPr>
                <w:rFonts w:ascii="TH SarabunPSK" w:eastAsia="Times New Roman" w:hAnsi="TH SarabunPSK" w:cs="TH SarabunPSK" w:hint="cs"/>
                <w:cs/>
              </w:rPr>
              <w:t>ชุด</w:t>
            </w:r>
          </w:p>
        </w:tc>
      </w:tr>
      <w:tr w:rsidR="00B60D70" w:rsidRPr="00B60D70" w14:paraId="7233F44A" w14:textId="02587BC5" w:rsidTr="00753187">
        <w:tc>
          <w:tcPr>
            <w:tcW w:w="7518" w:type="dxa"/>
            <w:tcBorders>
              <w:top w:val="single" w:sz="4" w:space="0" w:color="auto"/>
              <w:left w:val="single" w:sz="4" w:space="0" w:color="auto"/>
              <w:bottom w:val="single" w:sz="4" w:space="0" w:color="auto"/>
              <w:right w:val="single" w:sz="4" w:space="0" w:color="auto"/>
            </w:tcBorders>
            <w:shd w:val="clear" w:color="auto" w:fill="auto"/>
          </w:tcPr>
          <w:p w14:paraId="22820CDB" w14:textId="07FC208F" w:rsidR="000D762C" w:rsidRPr="00B60D70" w:rsidRDefault="000D762C" w:rsidP="000D762C">
            <w:pPr>
              <w:jc w:val="left"/>
              <w:rPr>
                <w:rFonts w:ascii="TH SarabunPSK" w:eastAsia="Times New Roman" w:hAnsi="TH SarabunPSK" w:cs="TH SarabunPSK"/>
                <w:cs/>
              </w:rPr>
            </w:pPr>
            <w:r w:rsidRPr="00B60D70">
              <w:rPr>
                <w:rFonts w:ascii="TH SarabunPSK" w:eastAsia="Times New Roman" w:hAnsi="TH SarabunPSK" w:cs="TH SarabunPSK"/>
              </w:rPr>
              <w:t xml:space="preserve">2.17 </w:t>
            </w:r>
            <w:r w:rsidRPr="00B60D70">
              <w:rPr>
                <w:rFonts w:ascii="TH SarabunPSK" w:eastAsia="Times New Roman" w:hAnsi="TH SarabunPSK" w:cs="TH SarabunPSK" w:hint="cs"/>
                <w:cs/>
              </w:rPr>
              <w:t>เครื่องผสมมอร์ต้า</w:t>
            </w:r>
          </w:p>
        </w:tc>
        <w:tc>
          <w:tcPr>
            <w:tcW w:w="2268" w:type="dxa"/>
            <w:tcBorders>
              <w:top w:val="single" w:sz="4" w:space="0" w:color="auto"/>
              <w:left w:val="single" w:sz="4" w:space="0" w:color="auto"/>
              <w:bottom w:val="single" w:sz="4" w:space="0" w:color="auto"/>
              <w:right w:val="single" w:sz="4" w:space="0" w:color="auto"/>
            </w:tcBorders>
          </w:tcPr>
          <w:p w14:paraId="1790E067" w14:textId="32E76CC8" w:rsidR="000D762C" w:rsidRPr="00B60D70" w:rsidRDefault="00CB07B5" w:rsidP="000D762C">
            <w:pPr>
              <w:jc w:val="center"/>
              <w:rPr>
                <w:rFonts w:ascii="TH SarabunPSK" w:eastAsia="Times New Roman" w:hAnsi="TH SarabunPSK" w:cs="TH SarabunPSK"/>
              </w:rPr>
            </w:pPr>
            <w:r w:rsidRPr="00B60D70">
              <w:rPr>
                <w:rFonts w:ascii="TH SarabunPSK" w:eastAsia="Times New Roman" w:hAnsi="TH SarabunPSK" w:cs="TH SarabunPSK" w:hint="cs"/>
                <w:cs/>
              </w:rPr>
              <w:t>2</w:t>
            </w:r>
            <w:r w:rsidR="000D762C" w:rsidRPr="00B60D70">
              <w:rPr>
                <w:rFonts w:ascii="TH SarabunPSK" w:eastAsia="Times New Roman" w:hAnsi="TH SarabunPSK" w:cs="TH SarabunPSK" w:hint="cs"/>
                <w:cs/>
              </w:rPr>
              <w:t xml:space="preserve"> </w:t>
            </w:r>
            <w:r w:rsidR="002D66A4" w:rsidRPr="00B60D70">
              <w:rPr>
                <w:rFonts w:ascii="TH SarabunPSK" w:eastAsia="Times New Roman" w:hAnsi="TH SarabunPSK" w:cs="TH SarabunPSK" w:hint="cs"/>
                <w:cs/>
              </w:rPr>
              <w:t>ชุด</w:t>
            </w:r>
          </w:p>
        </w:tc>
      </w:tr>
      <w:tr w:rsidR="00B60D70" w:rsidRPr="00B60D70" w14:paraId="46313C61" w14:textId="7965DF6D" w:rsidTr="00753187">
        <w:tc>
          <w:tcPr>
            <w:tcW w:w="7518" w:type="dxa"/>
            <w:tcBorders>
              <w:top w:val="single" w:sz="4" w:space="0" w:color="auto"/>
              <w:left w:val="single" w:sz="4" w:space="0" w:color="auto"/>
              <w:bottom w:val="single" w:sz="4" w:space="0" w:color="auto"/>
              <w:right w:val="single" w:sz="4" w:space="0" w:color="auto"/>
            </w:tcBorders>
            <w:shd w:val="clear" w:color="auto" w:fill="auto"/>
          </w:tcPr>
          <w:p w14:paraId="1734230C" w14:textId="6488094D" w:rsidR="000D762C" w:rsidRPr="00B60D70" w:rsidRDefault="000D762C" w:rsidP="000D762C">
            <w:pPr>
              <w:jc w:val="left"/>
              <w:rPr>
                <w:rFonts w:ascii="TH SarabunPSK" w:eastAsia="Times New Roman" w:hAnsi="TH SarabunPSK" w:cs="TH SarabunPSK"/>
              </w:rPr>
            </w:pPr>
            <w:r w:rsidRPr="00B60D70">
              <w:rPr>
                <w:rFonts w:ascii="TH SarabunPSK" w:eastAsia="Times New Roman" w:hAnsi="TH SarabunPSK" w:cs="TH SarabunPSK"/>
              </w:rPr>
              <w:t xml:space="preserve">2.18 </w:t>
            </w:r>
            <w:r w:rsidRPr="00B60D70">
              <w:rPr>
                <w:rFonts w:ascii="TH SarabunPSK" w:eastAsia="Times New Roman" w:hAnsi="TH SarabunPSK" w:cs="TH SarabunPSK" w:hint="cs"/>
                <w:cs/>
              </w:rPr>
              <w:t>เครื่องทดสอบการก่อตัวของปูนซีเมนต์</w:t>
            </w:r>
          </w:p>
        </w:tc>
        <w:tc>
          <w:tcPr>
            <w:tcW w:w="2268" w:type="dxa"/>
            <w:tcBorders>
              <w:top w:val="single" w:sz="4" w:space="0" w:color="auto"/>
              <w:left w:val="single" w:sz="4" w:space="0" w:color="auto"/>
              <w:bottom w:val="single" w:sz="4" w:space="0" w:color="auto"/>
              <w:right w:val="single" w:sz="4" w:space="0" w:color="auto"/>
            </w:tcBorders>
          </w:tcPr>
          <w:p w14:paraId="54395979" w14:textId="0950BD94" w:rsidR="000D762C" w:rsidRPr="00B60D70" w:rsidRDefault="00B32C62" w:rsidP="000D762C">
            <w:pPr>
              <w:jc w:val="center"/>
              <w:rPr>
                <w:rFonts w:ascii="TH SarabunPSK" w:eastAsia="Times New Roman" w:hAnsi="TH SarabunPSK" w:cs="TH SarabunPSK"/>
              </w:rPr>
            </w:pPr>
            <w:r w:rsidRPr="00B60D70">
              <w:rPr>
                <w:rFonts w:ascii="TH SarabunPSK" w:eastAsia="Times New Roman" w:hAnsi="TH SarabunPSK" w:cs="TH SarabunPSK" w:hint="cs"/>
                <w:cs/>
              </w:rPr>
              <w:t>5</w:t>
            </w:r>
            <w:r w:rsidR="000D762C" w:rsidRPr="00B60D70">
              <w:rPr>
                <w:rFonts w:ascii="TH SarabunPSK" w:eastAsia="Times New Roman" w:hAnsi="TH SarabunPSK" w:cs="TH SarabunPSK" w:hint="cs"/>
                <w:cs/>
              </w:rPr>
              <w:t xml:space="preserve"> ชุด</w:t>
            </w:r>
          </w:p>
        </w:tc>
      </w:tr>
      <w:tr w:rsidR="00B60D70" w:rsidRPr="00B60D70" w14:paraId="37116DD9" w14:textId="3351F16E" w:rsidTr="00753187">
        <w:tc>
          <w:tcPr>
            <w:tcW w:w="7518" w:type="dxa"/>
            <w:tcBorders>
              <w:top w:val="single" w:sz="4" w:space="0" w:color="auto"/>
              <w:left w:val="single" w:sz="4" w:space="0" w:color="auto"/>
              <w:bottom w:val="single" w:sz="4" w:space="0" w:color="auto"/>
              <w:right w:val="single" w:sz="4" w:space="0" w:color="auto"/>
            </w:tcBorders>
            <w:shd w:val="clear" w:color="auto" w:fill="auto"/>
          </w:tcPr>
          <w:p w14:paraId="059B6F81" w14:textId="79E90298" w:rsidR="000D762C" w:rsidRPr="00B60D70" w:rsidRDefault="000D762C" w:rsidP="000D762C">
            <w:pPr>
              <w:jc w:val="left"/>
              <w:rPr>
                <w:rFonts w:ascii="TH SarabunPSK" w:eastAsia="Times New Roman" w:hAnsi="TH SarabunPSK" w:cs="TH SarabunPSK"/>
              </w:rPr>
            </w:pPr>
            <w:r w:rsidRPr="00B60D70">
              <w:rPr>
                <w:rFonts w:ascii="TH SarabunPSK" w:eastAsia="Times New Roman" w:hAnsi="TH SarabunPSK" w:cs="TH SarabunPSK"/>
              </w:rPr>
              <w:t>2.19</w:t>
            </w:r>
            <w:r w:rsidRPr="00B60D70">
              <w:rPr>
                <w:rFonts w:ascii="TH SarabunPSK" w:eastAsia="Times New Roman" w:hAnsi="TH SarabunPSK" w:cs="TH SarabunPSK" w:hint="cs"/>
                <w:cs/>
              </w:rPr>
              <w:t xml:space="preserve"> วงแหวนวัดแรง (กำลังสูงสุดขนาด 50,000 กิโลกรัม)</w:t>
            </w:r>
          </w:p>
        </w:tc>
        <w:tc>
          <w:tcPr>
            <w:tcW w:w="2268" w:type="dxa"/>
            <w:tcBorders>
              <w:top w:val="single" w:sz="4" w:space="0" w:color="auto"/>
              <w:left w:val="single" w:sz="4" w:space="0" w:color="auto"/>
              <w:bottom w:val="single" w:sz="4" w:space="0" w:color="auto"/>
              <w:right w:val="single" w:sz="4" w:space="0" w:color="auto"/>
            </w:tcBorders>
          </w:tcPr>
          <w:p w14:paraId="69A7DB74" w14:textId="6AEB3527" w:rsidR="000D762C" w:rsidRPr="00B60D70" w:rsidRDefault="000D762C" w:rsidP="000D762C">
            <w:pPr>
              <w:jc w:val="center"/>
              <w:rPr>
                <w:rFonts w:ascii="TH SarabunPSK" w:eastAsia="Times New Roman" w:hAnsi="TH SarabunPSK" w:cs="TH SarabunPSK"/>
              </w:rPr>
            </w:pPr>
            <w:r w:rsidRPr="00B60D70">
              <w:rPr>
                <w:rFonts w:ascii="TH SarabunPSK" w:eastAsia="Times New Roman" w:hAnsi="TH SarabunPSK" w:cs="TH SarabunPSK" w:hint="cs"/>
                <w:cs/>
              </w:rPr>
              <w:t>10 ชุด</w:t>
            </w:r>
          </w:p>
        </w:tc>
      </w:tr>
      <w:tr w:rsidR="00B60D70" w:rsidRPr="00B60D70" w14:paraId="34842229" w14:textId="57651DBB"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5FD61F85" w14:textId="09F524FA" w:rsidR="000D762C" w:rsidRPr="00B60D70" w:rsidRDefault="000D762C" w:rsidP="000D762C">
            <w:pPr>
              <w:jc w:val="left"/>
              <w:rPr>
                <w:rFonts w:ascii="TH SarabunPSK" w:eastAsia="Times New Roman" w:hAnsi="TH SarabunPSK" w:cs="TH SarabunPSK"/>
                <w:cs/>
              </w:rPr>
            </w:pPr>
            <w:r w:rsidRPr="00B60D70">
              <w:rPr>
                <w:rFonts w:ascii="TH SarabunPSK" w:eastAsia="Times New Roman" w:hAnsi="TH SarabunPSK" w:cs="TH SarabunPSK"/>
              </w:rPr>
              <w:t>2.20</w:t>
            </w:r>
            <w:r w:rsidRPr="00B60D70">
              <w:rPr>
                <w:rFonts w:ascii="TH SarabunPSK" w:eastAsia="Times New Roman" w:hAnsi="TH SarabunPSK" w:cs="TH SarabunPSK" w:hint="cs"/>
                <w:cs/>
              </w:rPr>
              <w:t xml:space="preserve"> เครื่องทดสอบการรับแรงบิดของวัสดุ</w:t>
            </w:r>
          </w:p>
        </w:tc>
        <w:tc>
          <w:tcPr>
            <w:tcW w:w="2268" w:type="dxa"/>
            <w:tcBorders>
              <w:top w:val="single" w:sz="4" w:space="0" w:color="auto"/>
              <w:left w:val="single" w:sz="4" w:space="0" w:color="auto"/>
              <w:bottom w:val="single" w:sz="4" w:space="0" w:color="auto"/>
              <w:right w:val="single" w:sz="4" w:space="0" w:color="auto"/>
            </w:tcBorders>
          </w:tcPr>
          <w:p w14:paraId="5D3280E6" w14:textId="086B69B5" w:rsidR="000D762C" w:rsidRPr="00B60D70" w:rsidRDefault="000D762C" w:rsidP="000D762C">
            <w:pPr>
              <w:jc w:val="center"/>
              <w:rPr>
                <w:rFonts w:ascii="TH SarabunPSK" w:eastAsia="Times New Roman" w:hAnsi="TH SarabunPSK" w:cs="TH SarabunPSK"/>
              </w:rPr>
            </w:pPr>
            <w:r w:rsidRPr="00B60D70">
              <w:rPr>
                <w:rFonts w:ascii="TH SarabunPSK" w:eastAsia="Times New Roman" w:hAnsi="TH SarabunPSK" w:cs="TH SarabunPSK" w:hint="cs"/>
                <w:cs/>
              </w:rPr>
              <w:t>1 ชุด</w:t>
            </w:r>
          </w:p>
        </w:tc>
      </w:tr>
      <w:tr w:rsidR="00B60D70" w:rsidRPr="00B60D70" w14:paraId="781D694C" w14:textId="5332D8D5" w:rsidTr="002E5BF0">
        <w:tc>
          <w:tcPr>
            <w:tcW w:w="9786"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0B5471B" w14:textId="48A0E237" w:rsidR="002D702A" w:rsidRPr="00B60D70" w:rsidRDefault="002D702A" w:rsidP="002D702A">
            <w:pPr>
              <w:jc w:val="both"/>
              <w:rPr>
                <w:rFonts w:ascii="TH SarabunPSK" w:hAnsi="TH SarabunPSK" w:cs="TH SarabunPSK"/>
                <w:b/>
                <w:bCs/>
                <w:cs/>
              </w:rPr>
            </w:pPr>
            <w:r w:rsidRPr="00B60D70">
              <w:rPr>
                <w:rFonts w:ascii="TH SarabunPSK" w:hAnsi="TH SarabunPSK" w:cs="TH SarabunPSK" w:hint="cs"/>
                <w:b/>
                <w:bCs/>
                <w:cs/>
              </w:rPr>
              <w:t>3.</w:t>
            </w:r>
            <w:r w:rsidRPr="00B60D70">
              <w:rPr>
                <w:rFonts w:ascii="TH SarabunPSK" w:hAnsi="TH SarabunPSK" w:cs="TH SarabunPSK"/>
                <w:b/>
                <w:bCs/>
                <w:cs/>
              </w:rPr>
              <w:t xml:space="preserve"> ห้องปฏิบัติการทดสอบปฐพีกลศาสตร์</w:t>
            </w:r>
          </w:p>
        </w:tc>
      </w:tr>
      <w:tr w:rsidR="00B60D70" w:rsidRPr="00B60D70" w14:paraId="5F69D5B0" w14:textId="1A0C8876"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5E723BB7" w14:textId="2C981696" w:rsidR="007D3D11" w:rsidRPr="00B60D70" w:rsidRDefault="007D3D11" w:rsidP="007D3D11">
            <w:pPr>
              <w:jc w:val="left"/>
              <w:rPr>
                <w:rFonts w:ascii="TH SarabunPSK" w:hAnsi="TH SarabunPSK" w:cs="TH SarabunPSK"/>
                <w:cs/>
              </w:rPr>
            </w:pPr>
            <w:r w:rsidRPr="00B60D70">
              <w:rPr>
                <w:rFonts w:ascii="TH SarabunPSK" w:hAnsi="TH SarabunPSK" w:cs="TH SarabunPSK"/>
              </w:rPr>
              <w:t xml:space="preserve">3.1 </w:t>
            </w:r>
            <w:r w:rsidRPr="00B60D70">
              <w:rPr>
                <w:rFonts w:ascii="TH SarabunPSK" w:hAnsi="TH SarabunPSK" w:cs="TH SarabunPSK"/>
                <w:cs/>
              </w:rPr>
              <w:t>ชุดทดสอบการจำแนกของเม็ดดินโดยวิธีใช้ตะแกรงร่อน</w:t>
            </w:r>
          </w:p>
        </w:tc>
        <w:tc>
          <w:tcPr>
            <w:tcW w:w="2268" w:type="dxa"/>
            <w:tcBorders>
              <w:top w:val="single" w:sz="4" w:space="0" w:color="auto"/>
              <w:left w:val="single" w:sz="4" w:space="0" w:color="auto"/>
              <w:bottom w:val="single" w:sz="4" w:space="0" w:color="auto"/>
              <w:right w:val="single" w:sz="4" w:space="0" w:color="auto"/>
            </w:tcBorders>
          </w:tcPr>
          <w:p w14:paraId="6DDBDE1F" w14:textId="49F46405" w:rsidR="007D3D11" w:rsidRPr="00B60D70" w:rsidRDefault="007D3D11" w:rsidP="007D3D11">
            <w:pPr>
              <w:jc w:val="center"/>
              <w:rPr>
                <w:rFonts w:ascii="TH SarabunPSK" w:hAnsi="TH SarabunPSK" w:cs="TH SarabunPSK"/>
              </w:rPr>
            </w:pPr>
            <w:r w:rsidRPr="00B60D70">
              <w:rPr>
                <w:rFonts w:ascii="TH SarabunPSK" w:eastAsia="Times New Roman" w:hAnsi="TH SarabunPSK" w:cs="TH SarabunPSK" w:hint="cs"/>
                <w:cs/>
              </w:rPr>
              <w:t>1 ชุด</w:t>
            </w:r>
          </w:p>
        </w:tc>
      </w:tr>
      <w:tr w:rsidR="00B60D70" w:rsidRPr="00B60D70" w14:paraId="733EAF1F" w14:textId="7ECD6496"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5D3FCA3F" w14:textId="4EB691B0" w:rsidR="007D3D11" w:rsidRPr="00B60D70" w:rsidRDefault="007D3D11" w:rsidP="007D3D11">
            <w:pPr>
              <w:jc w:val="left"/>
              <w:rPr>
                <w:rFonts w:ascii="TH SarabunPSK" w:hAnsi="TH SarabunPSK" w:cs="TH SarabunPSK"/>
                <w:cs/>
              </w:rPr>
            </w:pPr>
            <w:r w:rsidRPr="00B60D70">
              <w:rPr>
                <w:rFonts w:ascii="TH SarabunPSK" w:hAnsi="TH SarabunPSK" w:cs="TH SarabunPSK" w:hint="cs"/>
                <w:cs/>
              </w:rPr>
              <w:t xml:space="preserve">3.2 </w:t>
            </w:r>
            <w:r w:rsidRPr="00B60D70">
              <w:rPr>
                <w:rFonts w:ascii="TH SarabunPSK" w:hAnsi="TH SarabunPSK" w:cs="TH SarabunPSK"/>
                <w:cs/>
              </w:rPr>
              <w:t xml:space="preserve">ชุดทดสอบ </w:t>
            </w:r>
            <w:r w:rsidRPr="00B60D70">
              <w:rPr>
                <w:rFonts w:ascii="TH SarabunPSK" w:hAnsi="TH SarabunPSK" w:cs="TH SarabunPSK"/>
              </w:rPr>
              <w:t>Direct shear Test</w:t>
            </w:r>
          </w:p>
        </w:tc>
        <w:tc>
          <w:tcPr>
            <w:tcW w:w="2268" w:type="dxa"/>
            <w:tcBorders>
              <w:top w:val="single" w:sz="4" w:space="0" w:color="auto"/>
              <w:left w:val="single" w:sz="4" w:space="0" w:color="auto"/>
              <w:bottom w:val="single" w:sz="4" w:space="0" w:color="auto"/>
              <w:right w:val="single" w:sz="4" w:space="0" w:color="auto"/>
            </w:tcBorders>
          </w:tcPr>
          <w:p w14:paraId="2898D5BD" w14:textId="3FADFFC0" w:rsidR="007D3D11" w:rsidRPr="00B60D70" w:rsidRDefault="007D3D11" w:rsidP="007D3D11">
            <w:pPr>
              <w:jc w:val="center"/>
              <w:rPr>
                <w:rFonts w:ascii="TH SarabunPSK" w:hAnsi="TH SarabunPSK" w:cs="TH SarabunPSK"/>
                <w:cs/>
              </w:rPr>
            </w:pPr>
            <w:r w:rsidRPr="00B60D70">
              <w:rPr>
                <w:rFonts w:ascii="TH SarabunPSK" w:eastAsia="Times New Roman" w:hAnsi="TH SarabunPSK" w:cs="TH SarabunPSK" w:hint="cs"/>
                <w:cs/>
              </w:rPr>
              <w:t>1 ชุด</w:t>
            </w:r>
          </w:p>
        </w:tc>
      </w:tr>
      <w:tr w:rsidR="00B60D70" w:rsidRPr="00B60D70" w14:paraId="636BEF89" w14:textId="5BA63207"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287D211C" w14:textId="35C70345" w:rsidR="007D3D11" w:rsidRPr="00B60D70" w:rsidRDefault="007D3D11" w:rsidP="007D3D11">
            <w:pPr>
              <w:jc w:val="left"/>
              <w:rPr>
                <w:rFonts w:ascii="TH SarabunPSK" w:hAnsi="TH SarabunPSK" w:cs="TH SarabunPSK"/>
                <w:cs/>
              </w:rPr>
            </w:pPr>
            <w:r w:rsidRPr="00B60D70">
              <w:rPr>
                <w:rFonts w:ascii="TH SarabunPSK" w:hAnsi="TH SarabunPSK" w:cs="TH SarabunPSK"/>
              </w:rPr>
              <w:t xml:space="preserve">3.3 </w:t>
            </w:r>
            <w:r w:rsidRPr="00B60D70">
              <w:rPr>
                <w:rFonts w:ascii="TH SarabunPSK" w:hAnsi="TH SarabunPSK" w:cs="TH SarabunPSK" w:hint="cs"/>
                <w:cs/>
                <w:lang w:val="th-TH"/>
              </w:rPr>
              <w:t xml:space="preserve">เครื่องกด </w:t>
            </w:r>
            <w:r w:rsidRPr="00B60D70">
              <w:rPr>
                <w:rFonts w:ascii="TH SarabunPSK" w:hAnsi="TH SarabunPSK" w:cs="TH SarabunPSK" w:hint="cs"/>
                <w:cs/>
              </w:rPr>
              <w:t>(</w:t>
            </w:r>
            <w:r w:rsidRPr="00B60D70">
              <w:rPr>
                <w:rFonts w:ascii="TH SarabunPSK" w:hAnsi="TH SarabunPSK" w:cs="TH SarabunPSK" w:hint="cs"/>
                <w:cs/>
                <w:lang w:val="th-TH"/>
              </w:rPr>
              <w:t xml:space="preserve">กำลังสูงสุด </w:t>
            </w:r>
            <w:r w:rsidR="002D66A4" w:rsidRPr="00B60D70">
              <w:rPr>
                <w:rFonts w:ascii="TH SarabunPSK" w:hAnsi="TH SarabunPSK" w:cs="TH SarabunPSK"/>
              </w:rPr>
              <w:t>5</w:t>
            </w:r>
            <w:r w:rsidRPr="00B60D70">
              <w:rPr>
                <w:rFonts w:ascii="TH SarabunPSK" w:hAnsi="TH SarabunPSK" w:cs="TH SarabunPSK" w:hint="cs"/>
                <w:cs/>
              </w:rPr>
              <w:t xml:space="preserve"> </w:t>
            </w:r>
            <w:r w:rsidRPr="00B60D70">
              <w:rPr>
                <w:rFonts w:ascii="TH SarabunPSK" w:hAnsi="TH SarabunPSK" w:cs="TH SarabunPSK" w:hint="cs"/>
                <w:cs/>
                <w:lang w:val="th-TH"/>
              </w:rPr>
              <w:t>ตัน</w:t>
            </w:r>
            <w:r w:rsidRPr="00B60D70">
              <w:rPr>
                <w:rFonts w:ascii="TH SarabunPSK" w:hAnsi="TH SarabunPSK" w:cs="TH SarabunPSK" w:hint="cs"/>
                <w:cs/>
              </w:rPr>
              <w:t>)</w:t>
            </w:r>
            <w:r w:rsidRPr="00B60D70">
              <w:rPr>
                <w:rFonts w:ascii="TH SarabunPSK" w:hAnsi="TH SarabunPSK" w:cs="TH SarabunPSK" w:hint="cs"/>
                <w:cs/>
              </w:rPr>
              <w:tab/>
            </w:r>
            <w:r w:rsidRPr="00B60D70">
              <w:rPr>
                <w:rFonts w:ascii="TH SarabunPSK" w:hAnsi="TH SarabunPSK" w:cs="TH SarabunPSK" w:hint="cs"/>
              </w:rPr>
              <w:tab/>
            </w:r>
          </w:p>
        </w:tc>
        <w:tc>
          <w:tcPr>
            <w:tcW w:w="2268" w:type="dxa"/>
            <w:tcBorders>
              <w:top w:val="single" w:sz="4" w:space="0" w:color="auto"/>
              <w:left w:val="single" w:sz="4" w:space="0" w:color="auto"/>
              <w:bottom w:val="single" w:sz="4" w:space="0" w:color="auto"/>
              <w:right w:val="single" w:sz="4" w:space="0" w:color="auto"/>
            </w:tcBorders>
          </w:tcPr>
          <w:p w14:paraId="11DA10E9" w14:textId="11394883" w:rsidR="007D3D11" w:rsidRPr="00B60D70" w:rsidRDefault="007D3D11" w:rsidP="007D3D11">
            <w:pPr>
              <w:jc w:val="center"/>
              <w:rPr>
                <w:rFonts w:ascii="TH SarabunPSK" w:hAnsi="TH SarabunPSK" w:cs="TH SarabunPSK"/>
              </w:rPr>
            </w:pPr>
            <w:r w:rsidRPr="00B60D70">
              <w:rPr>
                <w:rFonts w:ascii="TH SarabunPSK" w:eastAsia="Times New Roman" w:hAnsi="TH SarabunPSK" w:cs="TH SarabunPSK" w:hint="cs"/>
                <w:cs/>
              </w:rPr>
              <w:t>1 ชุด</w:t>
            </w:r>
          </w:p>
        </w:tc>
      </w:tr>
      <w:tr w:rsidR="00B60D70" w:rsidRPr="00B60D70" w14:paraId="2B01C509" w14:textId="3C184EEF"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61057FB9" w14:textId="4AA4E097" w:rsidR="007D3D11" w:rsidRPr="00B60D70" w:rsidRDefault="007D3D11" w:rsidP="007D3D11">
            <w:pPr>
              <w:jc w:val="left"/>
              <w:rPr>
                <w:rFonts w:ascii="TH SarabunPSK" w:hAnsi="TH SarabunPSK" w:cs="TH SarabunPSK"/>
                <w:cs/>
              </w:rPr>
            </w:pPr>
            <w:r w:rsidRPr="00B60D70">
              <w:rPr>
                <w:rFonts w:ascii="TH SarabunPSK" w:hAnsi="TH SarabunPSK" w:cs="TH SarabunPSK" w:hint="cs"/>
                <w:cs/>
              </w:rPr>
              <w:t xml:space="preserve">3.4 </w:t>
            </w:r>
            <w:r w:rsidRPr="00B60D70">
              <w:rPr>
                <w:rFonts w:ascii="TH SarabunPSK" w:hAnsi="TH SarabunPSK" w:cs="TH SarabunPSK" w:hint="cs"/>
                <w:cs/>
                <w:lang w:val="th-TH"/>
              </w:rPr>
              <w:t xml:space="preserve">ชุดทดสอบแรงอัด </w:t>
            </w:r>
            <w:r w:rsidRPr="00B60D70">
              <w:rPr>
                <w:rFonts w:ascii="TH SarabunPSK" w:hAnsi="TH SarabunPSK" w:cs="TH SarabunPSK" w:hint="cs"/>
                <w:cs/>
              </w:rPr>
              <w:t xml:space="preserve">3 </w:t>
            </w:r>
            <w:r w:rsidRPr="00B60D70">
              <w:rPr>
                <w:rFonts w:ascii="TH SarabunPSK" w:hAnsi="TH SarabunPSK" w:cs="TH SarabunPSK" w:hint="cs"/>
                <w:cs/>
                <w:lang w:val="th-TH"/>
              </w:rPr>
              <w:t>แกน</w:t>
            </w:r>
          </w:p>
        </w:tc>
        <w:tc>
          <w:tcPr>
            <w:tcW w:w="2268" w:type="dxa"/>
            <w:tcBorders>
              <w:top w:val="single" w:sz="4" w:space="0" w:color="auto"/>
              <w:left w:val="single" w:sz="4" w:space="0" w:color="auto"/>
              <w:bottom w:val="single" w:sz="4" w:space="0" w:color="auto"/>
              <w:right w:val="single" w:sz="4" w:space="0" w:color="auto"/>
            </w:tcBorders>
          </w:tcPr>
          <w:p w14:paraId="0B99005E" w14:textId="5D9F824F" w:rsidR="007D3D11" w:rsidRPr="00B60D70" w:rsidRDefault="007D3D11" w:rsidP="007D3D11">
            <w:pPr>
              <w:jc w:val="center"/>
              <w:rPr>
                <w:rFonts w:ascii="TH SarabunPSK" w:hAnsi="TH SarabunPSK" w:cs="TH SarabunPSK"/>
                <w:cs/>
              </w:rPr>
            </w:pPr>
            <w:r w:rsidRPr="00B60D70">
              <w:rPr>
                <w:rFonts w:ascii="TH SarabunPSK" w:eastAsia="Times New Roman" w:hAnsi="TH SarabunPSK" w:cs="TH SarabunPSK" w:hint="cs"/>
                <w:cs/>
              </w:rPr>
              <w:t>1 ชุด</w:t>
            </w:r>
          </w:p>
        </w:tc>
      </w:tr>
      <w:tr w:rsidR="00B60D70" w:rsidRPr="00B60D70" w14:paraId="138A126E" w14:textId="0F9BCE1D"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7DF0A22A" w14:textId="51DB2B52" w:rsidR="007D3D11" w:rsidRPr="00B60D70" w:rsidRDefault="007D3D11" w:rsidP="007D3D11">
            <w:pPr>
              <w:jc w:val="left"/>
              <w:rPr>
                <w:rFonts w:ascii="TH SarabunPSK" w:hAnsi="TH SarabunPSK" w:cs="TH SarabunPSK"/>
                <w:cs/>
              </w:rPr>
            </w:pPr>
            <w:r w:rsidRPr="00B60D70">
              <w:rPr>
                <w:rFonts w:ascii="TH SarabunPSK" w:hAnsi="TH SarabunPSK" w:cs="TH SarabunPSK" w:hint="cs"/>
                <w:cs/>
              </w:rPr>
              <w:lastRenderedPageBreak/>
              <w:t xml:space="preserve">3.5 </w:t>
            </w:r>
            <w:r w:rsidRPr="00B60D70">
              <w:rPr>
                <w:rFonts w:ascii="TH SarabunPSK" w:hAnsi="TH SarabunPSK" w:cs="TH SarabunPSK" w:hint="cs"/>
                <w:cs/>
                <w:lang w:val="th-TH"/>
              </w:rPr>
              <w:t>ชุดทดสอบกำลังของดินแบบไม่บีบอัดด้านข้าง</w:t>
            </w:r>
          </w:p>
        </w:tc>
        <w:tc>
          <w:tcPr>
            <w:tcW w:w="2268" w:type="dxa"/>
            <w:tcBorders>
              <w:top w:val="single" w:sz="4" w:space="0" w:color="auto"/>
              <w:left w:val="single" w:sz="4" w:space="0" w:color="auto"/>
              <w:bottom w:val="single" w:sz="4" w:space="0" w:color="auto"/>
              <w:right w:val="single" w:sz="4" w:space="0" w:color="auto"/>
            </w:tcBorders>
          </w:tcPr>
          <w:p w14:paraId="673EE202" w14:textId="4B56FDCB" w:rsidR="007D3D11" w:rsidRPr="00B60D70" w:rsidRDefault="007D3D11" w:rsidP="007D3D11">
            <w:pPr>
              <w:jc w:val="center"/>
              <w:rPr>
                <w:rFonts w:ascii="TH SarabunPSK" w:hAnsi="TH SarabunPSK" w:cs="TH SarabunPSK"/>
                <w:cs/>
              </w:rPr>
            </w:pPr>
            <w:r w:rsidRPr="00B60D70">
              <w:rPr>
                <w:rFonts w:ascii="TH SarabunPSK" w:eastAsia="Times New Roman" w:hAnsi="TH SarabunPSK" w:cs="TH SarabunPSK" w:hint="cs"/>
                <w:cs/>
              </w:rPr>
              <w:t>1 ชุด</w:t>
            </w:r>
          </w:p>
        </w:tc>
      </w:tr>
      <w:tr w:rsidR="00B60D70" w:rsidRPr="00B60D70" w14:paraId="7BCD062B" w14:textId="6772FDBB"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0DA7DCC4" w14:textId="1BFA4725" w:rsidR="002A4AB3" w:rsidRPr="00B60D70" w:rsidRDefault="002A4AB3" w:rsidP="002A4AB3">
            <w:pPr>
              <w:jc w:val="left"/>
              <w:rPr>
                <w:rFonts w:ascii="TH SarabunPSK" w:hAnsi="TH SarabunPSK" w:cs="TH SarabunPSK"/>
                <w:cs/>
              </w:rPr>
            </w:pPr>
            <w:r w:rsidRPr="00B60D70">
              <w:rPr>
                <w:rFonts w:ascii="TH SarabunPSK" w:hAnsi="TH SarabunPSK" w:cs="TH SarabunPSK" w:hint="cs"/>
                <w:cs/>
              </w:rPr>
              <w:t xml:space="preserve">3.6 </w:t>
            </w:r>
            <w:r w:rsidRPr="00B60D70">
              <w:rPr>
                <w:rFonts w:ascii="TH SarabunPSK" w:hAnsi="TH SarabunPSK" w:cs="TH SarabunPSK" w:hint="cs"/>
                <w:cs/>
                <w:lang w:val="th-TH"/>
              </w:rPr>
              <w:t xml:space="preserve">ชุดทดสอบความต้านทานการกดทับของพื้นถนน </w:t>
            </w:r>
            <w:r w:rsidRPr="00B60D70">
              <w:rPr>
                <w:rFonts w:ascii="TH SarabunPSK" w:hAnsi="TH SarabunPSK" w:cs="TH SarabunPSK" w:hint="cs"/>
                <w:cs/>
              </w:rPr>
              <w:t>(</w:t>
            </w:r>
            <w:r w:rsidRPr="00B60D70">
              <w:rPr>
                <w:rFonts w:ascii="TH SarabunPSK" w:hAnsi="TH SarabunPSK" w:cs="TH SarabunPSK" w:hint="cs"/>
              </w:rPr>
              <w:t>CBR)</w:t>
            </w:r>
          </w:p>
        </w:tc>
        <w:tc>
          <w:tcPr>
            <w:tcW w:w="2268" w:type="dxa"/>
            <w:tcBorders>
              <w:top w:val="single" w:sz="4" w:space="0" w:color="auto"/>
              <w:left w:val="single" w:sz="4" w:space="0" w:color="auto"/>
              <w:bottom w:val="single" w:sz="4" w:space="0" w:color="auto"/>
              <w:right w:val="single" w:sz="4" w:space="0" w:color="auto"/>
            </w:tcBorders>
          </w:tcPr>
          <w:p w14:paraId="417CE805" w14:textId="70805BCC" w:rsidR="002A4AB3" w:rsidRPr="00B60D70" w:rsidRDefault="002A4AB3" w:rsidP="002A4AB3">
            <w:pPr>
              <w:jc w:val="center"/>
              <w:rPr>
                <w:rFonts w:ascii="TH SarabunPSK" w:hAnsi="TH SarabunPSK" w:cs="TH SarabunPSK"/>
                <w:cs/>
              </w:rPr>
            </w:pPr>
            <w:r w:rsidRPr="00B60D70">
              <w:rPr>
                <w:rFonts w:ascii="TH SarabunPSK" w:eastAsia="Times New Roman" w:hAnsi="TH SarabunPSK" w:cs="TH SarabunPSK" w:hint="cs"/>
                <w:cs/>
              </w:rPr>
              <w:t>1 ชุด</w:t>
            </w:r>
          </w:p>
        </w:tc>
      </w:tr>
      <w:tr w:rsidR="00B60D70" w:rsidRPr="00B60D70" w14:paraId="0DBDEF12" w14:textId="7B697887"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23E47089" w14:textId="5EEC4A51" w:rsidR="002A4AB3" w:rsidRPr="00B60D70" w:rsidRDefault="002A4AB3" w:rsidP="002A4AB3">
            <w:pPr>
              <w:jc w:val="left"/>
              <w:rPr>
                <w:rFonts w:ascii="TH SarabunPSK" w:hAnsi="TH SarabunPSK" w:cs="TH SarabunPSK"/>
                <w:cs/>
              </w:rPr>
            </w:pPr>
            <w:r w:rsidRPr="00B60D70">
              <w:rPr>
                <w:rFonts w:ascii="TH SarabunPSK" w:hAnsi="TH SarabunPSK" w:cs="TH SarabunPSK"/>
              </w:rPr>
              <w:t xml:space="preserve">3.7 </w:t>
            </w:r>
            <w:r w:rsidRPr="00B60D70">
              <w:rPr>
                <w:rFonts w:ascii="TH SarabunPSK" w:hAnsi="TH SarabunPSK" w:cs="TH SarabunPSK" w:hint="cs"/>
                <w:cs/>
                <w:lang w:val="th-TH"/>
              </w:rPr>
              <w:t>เครื่องทดสอบการทรุดตัวของดินเหนียว</w:t>
            </w:r>
          </w:p>
        </w:tc>
        <w:tc>
          <w:tcPr>
            <w:tcW w:w="2268" w:type="dxa"/>
            <w:tcBorders>
              <w:top w:val="single" w:sz="4" w:space="0" w:color="auto"/>
              <w:left w:val="single" w:sz="4" w:space="0" w:color="auto"/>
              <w:bottom w:val="single" w:sz="4" w:space="0" w:color="auto"/>
              <w:right w:val="single" w:sz="4" w:space="0" w:color="auto"/>
            </w:tcBorders>
          </w:tcPr>
          <w:p w14:paraId="1841C157" w14:textId="46DFD8EF" w:rsidR="002A4AB3" w:rsidRPr="00B60D70" w:rsidRDefault="00751FC4" w:rsidP="002A4AB3">
            <w:pPr>
              <w:jc w:val="center"/>
              <w:rPr>
                <w:rFonts w:ascii="TH SarabunPSK" w:hAnsi="TH SarabunPSK" w:cs="TH SarabunPSK"/>
              </w:rPr>
            </w:pPr>
            <w:r w:rsidRPr="00B60D70">
              <w:rPr>
                <w:rFonts w:ascii="TH SarabunPSK" w:eastAsia="Times New Roman" w:hAnsi="TH SarabunPSK" w:cs="TH SarabunPSK" w:hint="cs"/>
                <w:cs/>
              </w:rPr>
              <w:t>4</w:t>
            </w:r>
            <w:r w:rsidR="002A4AB3" w:rsidRPr="00B60D70">
              <w:rPr>
                <w:rFonts w:ascii="TH SarabunPSK" w:eastAsia="Times New Roman" w:hAnsi="TH SarabunPSK" w:cs="TH SarabunPSK" w:hint="cs"/>
                <w:cs/>
              </w:rPr>
              <w:t xml:space="preserve"> ชุด</w:t>
            </w:r>
          </w:p>
        </w:tc>
      </w:tr>
      <w:tr w:rsidR="00B60D70" w:rsidRPr="00B60D70" w14:paraId="0223E42B" w14:textId="392DB35F"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32F1D277" w14:textId="344A4AFE" w:rsidR="002A4AB3" w:rsidRPr="00B60D70" w:rsidRDefault="002A4AB3" w:rsidP="002A4AB3">
            <w:pPr>
              <w:jc w:val="left"/>
              <w:rPr>
                <w:rFonts w:ascii="TH SarabunPSK" w:hAnsi="TH SarabunPSK" w:cs="TH SarabunPSK"/>
                <w:cs/>
              </w:rPr>
            </w:pPr>
            <w:r w:rsidRPr="00B60D70">
              <w:rPr>
                <w:rFonts w:ascii="TH SarabunPSK" w:hAnsi="TH SarabunPSK" w:cs="TH SarabunPSK"/>
              </w:rPr>
              <w:t xml:space="preserve">3.8 </w:t>
            </w:r>
            <w:r w:rsidRPr="00B60D70">
              <w:rPr>
                <w:rFonts w:ascii="TH SarabunPSK" w:hAnsi="TH SarabunPSK" w:cs="TH SarabunPSK" w:hint="cs"/>
                <w:cs/>
                <w:lang w:val="th-TH"/>
              </w:rPr>
              <w:t>ชุดทดสอบการบดอัดดินแบบกึ่งอัตโนมัติ</w:t>
            </w:r>
            <w:r w:rsidRPr="00B60D70">
              <w:rPr>
                <w:rFonts w:ascii="TH SarabunPSK" w:hAnsi="TH SarabunPSK" w:cs="TH SarabunPSK" w:hint="cs"/>
                <w:cs/>
              </w:rPr>
              <w:tab/>
            </w:r>
          </w:p>
        </w:tc>
        <w:tc>
          <w:tcPr>
            <w:tcW w:w="2268" w:type="dxa"/>
            <w:tcBorders>
              <w:top w:val="single" w:sz="4" w:space="0" w:color="auto"/>
              <w:left w:val="single" w:sz="4" w:space="0" w:color="auto"/>
              <w:bottom w:val="single" w:sz="4" w:space="0" w:color="auto"/>
              <w:right w:val="single" w:sz="4" w:space="0" w:color="auto"/>
            </w:tcBorders>
          </w:tcPr>
          <w:p w14:paraId="29470CF1" w14:textId="6B5930CB" w:rsidR="002A4AB3" w:rsidRPr="00B60D70" w:rsidRDefault="002A4AB3" w:rsidP="002A4AB3">
            <w:pPr>
              <w:jc w:val="center"/>
              <w:rPr>
                <w:rFonts w:ascii="TH SarabunPSK" w:hAnsi="TH SarabunPSK" w:cs="TH SarabunPSK"/>
              </w:rPr>
            </w:pPr>
            <w:r w:rsidRPr="00B60D70">
              <w:rPr>
                <w:rFonts w:ascii="TH SarabunPSK" w:eastAsia="Times New Roman" w:hAnsi="TH SarabunPSK" w:cs="TH SarabunPSK" w:hint="cs"/>
                <w:cs/>
              </w:rPr>
              <w:t>1 ชุด</w:t>
            </w:r>
          </w:p>
        </w:tc>
      </w:tr>
      <w:tr w:rsidR="00B60D70" w:rsidRPr="00B60D70" w14:paraId="0393C527" w14:textId="4A6481F4"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537D28D1" w14:textId="48FBF9EB" w:rsidR="002A4AB3" w:rsidRPr="00B60D70" w:rsidRDefault="002A4AB3" w:rsidP="002A4AB3">
            <w:pPr>
              <w:jc w:val="left"/>
              <w:rPr>
                <w:rFonts w:ascii="TH SarabunPSK" w:hAnsi="TH SarabunPSK" w:cs="TH SarabunPSK"/>
                <w:cs/>
              </w:rPr>
            </w:pPr>
            <w:r w:rsidRPr="00B60D70">
              <w:rPr>
                <w:rFonts w:ascii="TH SarabunPSK" w:hAnsi="TH SarabunPSK" w:cs="TH SarabunPSK" w:hint="cs"/>
                <w:cs/>
              </w:rPr>
              <w:t xml:space="preserve">3.9 </w:t>
            </w:r>
            <w:r w:rsidRPr="00B60D70">
              <w:rPr>
                <w:rFonts w:ascii="TH SarabunPSK" w:hAnsi="TH SarabunPSK" w:cs="TH SarabunPSK" w:hint="cs"/>
                <w:cs/>
                <w:lang w:val="th-TH"/>
              </w:rPr>
              <w:t>เครื่องมือที่ใช้ทดสอบขีดจำกัดต่าง ๆ ของดิน</w:t>
            </w:r>
          </w:p>
        </w:tc>
        <w:tc>
          <w:tcPr>
            <w:tcW w:w="2268" w:type="dxa"/>
            <w:tcBorders>
              <w:top w:val="single" w:sz="4" w:space="0" w:color="auto"/>
              <w:left w:val="single" w:sz="4" w:space="0" w:color="auto"/>
              <w:bottom w:val="single" w:sz="4" w:space="0" w:color="auto"/>
              <w:right w:val="single" w:sz="4" w:space="0" w:color="auto"/>
            </w:tcBorders>
          </w:tcPr>
          <w:p w14:paraId="0CDA3D5E" w14:textId="57B1D7D4" w:rsidR="002A4AB3" w:rsidRPr="00B60D70" w:rsidRDefault="002A4AB3" w:rsidP="002A4AB3">
            <w:pPr>
              <w:jc w:val="center"/>
              <w:rPr>
                <w:rFonts w:ascii="TH SarabunPSK" w:hAnsi="TH SarabunPSK" w:cs="TH SarabunPSK"/>
                <w:cs/>
              </w:rPr>
            </w:pPr>
            <w:r w:rsidRPr="00B60D70">
              <w:rPr>
                <w:rFonts w:ascii="TH SarabunPSK" w:eastAsia="Times New Roman" w:hAnsi="TH SarabunPSK" w:cs="TH SarabunPSK" w:hint="cs"/>
                <w:cs/>
              </w:rPr>
              <w:t>1 ชุด</w:t>
            </w:r>
          </w:p>
        </w:tc>
      </w:tr>
      <w:tr w:rsidR="00B60D70" w:rsidRPr="00B60D70" w14:paraId="4DF8885B" w14:textId="0F6B6DA2"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03617CAC" w14:textId="598A5A00" w:rsidR="002A4AB3" w:rsidRPr="00B60D70" w:rsidRDefault="002A4AB3" w:rsidP="002A4AB3">
            <w:pPr>
              <w:jc w:val="left"/>
              <w:rPr>
                <w:rFonts w:ascii="TH SarabunPSK" w:hAnsi="TH SarabunPSK" w:cs="TH SarabunPSK"/>
                <w:cs/>
              </w:rPr>
            </w:pPr>
            <w:r w:rsidRPr="00B60D70">
              <w:rPr>
                <w:rFonts w:ascii="TH SarabunPSK" w:hAnsi="TH SarabunPSK" w:cs="TH SarabunPSK" w:hint="cs"/>
                <w:cs/>
              </w:rPr>
              <w:t xml:space="preserve">3.10 </w:t>
            </w:r>
            <w:r w:rsidRPr="00B60D70">
              <w:rPr>
                <w:rFonts w:ascii="TH SarabunPSK" w:hAnsi="TH SarabunPSK" w:cs="TH SarabunPSK" w:hint="cs"/>
                <w:cs/>
                <w:lang w:val="th-TH"/>
              </w:rPr>
              <w:t>เครื่องทดสอบการไหลซึมผ่านของน้ำ</w:t>
            </w:r>
          </w:p>
        </w:tc>
        <w:tc>
          <w:tcPr>
            <w:tcW w:w="2268" w:type="dxa"/>
            <w:tcBorders>
              <w:top w:val="single" w:sz="4" w:space="0" w:color="auto"/>
              <w:left w:val="single" w:sz="4" w:space="0" w:color="auto"/>
              <w:bottom w:val="single" w:sz="4" w:space="0" w:color="auto"/>
              <w:right w:val="single" w:sz="4" w:space="0" w:color="auto"/>
            </w:tcBorders>
          </w:tcPr>
          <w:p w14:paraId="2759944E" w14:textId="5CB1B210" w:rsidR="002A4AB3" w:rsidRPr="00B60D70" w:rsidRDefault="002A4AB3" w:rsidP="002A4AB3">
            <w:pPr>
              <w:jc w:val="center"/>
              <w:rPr>
                <w:rFonts w:ascii="TH SarabunPSK" w:hAnsi="TH SarabunPSK" w:cs="TH SarabunPSK"/>
                <w:cs/>
              </w:rPr>
            </w:pPr>
            <w:r w:rsidRPr="00B60D70">
              <w:rPr>
                <w:rFonts w:ascii="TH SarabunPSK" w:eastAsia="Times New Roman" w:hAnsi="TH SarabunPSK" w:cs="TH SarabunPSK" w:hint="cs"/>
                <w:cs/>
              </w:rPr>
              <w:t>1 ชุด</w:t>
            </w:r>
          </w:p>
        </w:tc>
      </w:tr>
      <w:tr w:rsidR="00B60D70" w:rsidRPr="00B60D70" w14:paraId="6326D56C" w14:textId="1F22CEE1"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4F8958F7" w14:textId="3BA0CBB9" w:rsidR="002A4AB3" w:rsidRPr="00B60D70" w:rsidRDefault="002A4AB3" w:rsidP="002A4AB3">
            <w:pPr>
              <w:jc w:val="left"/>
              <w:rPr>
                <w:rFonts w:ascii="TH SarabunPSK" w:hAnsi="TH SarabunPSK" w:cs="TH SarabunPSK"/>
                <w:cs/>
              </w:rPr>
            </w:pPr>
            <w:r w:rsidRPr="00B60D70">
              <w:rPr>
                <w:rFonts w:ascii="TH SarabunPSK" w:hAnsi="TH SarabunPSK" w:cs="TH SarabunPSK" w:hint="cs"/>
                <w:cs/>
              </w:rPr>
              <w:t xml:space="preserve">3.11 </w:t>
            </w:r>
            <w:r w:rsidRPr="00B60D70">
              <w:rPr>
                <w:rFonts w:ascii="TH SarabunPSK" w:hAnsi="TH SarabunPSK" w:cs="TH SarabunPSK" w:hint="cs"/>
                <w:cs/>
                <w:lang w:val="th-TH"/>
              </w:rPr>
              <w:t>ชุดการทดสอบความหนาแน่นของดินในสนาม</w:t>
            </w:r>
          </w:p>
        </w:tc>
        <w:tc>
          <w:tcPr>
            <w:tcW w:w="2268" w:type="dxa"/>
            <w:tcBorders>
              <w:top w:val="single" w:sz="4" w:space="0" w:color="auto"/>
              <w:left w:val="single" w:sz="4" w:space="0" w:color="auto"/>
              <w:bottom w:val="single" w:sz="4" w:space="0" w:color="auto"/>
              <w:right w:val="single" w:sz="4" w:space="0" w:color="auto"/>
            </w:tcBorders>
          </w:tcPr>
          <w:p w14:paraId="15675213" w14:textId="00F563CB" w:rsidR="002A4AB3" w:rsidRPr="00B60D70" w:rsidRDefault="00751FC4" w:rsidP="002A4AB3">
            <w:pPr>
              <w:jc w:val="center"/>
              <w:rPr>
                <w:rFonts w:ascii="TH SarabunPSK" w:hAnsi="TH SarabunPSK" w:cs="TH SarabunPSK"/>
                <w:cs/>
              </w:rPr>
            </w:pPr>
            <w:r w:rsidRPr="00B60D70">
              <w:rPr>
                <w:rFonts w:ascii="TH SarabunPSK" w:eastAsia="Times New Roman" w:hAnsi="TH SarabunPSK" w:cs="TH SarabunPSK" w:hint="cs"/>
                <w:cs/>
              </w:rPr>
              <w:t>5</w:t>
            </w:r>
            <w:r w:rsidR="002A4AB3" w:rsidRPr="00B60D70">
              <w:rPr>
                <w:rFonts w:ascii="TH SarabunPSK" w:eastAsia="Times New Roman" w:hAnsi="TH SarabunPSK" w:cs="TH SarabunPSK" w:hint="cs"/>
                <w:cs/>
              </w:rPr>
              <w:t xml:space="preserve"> ชุด</w:t>
            </w:r>
          </w:p>
        </w:tc>
      </w:tr>
      <w:tr w:rsidR="00B60D70" w:rsidRPr="00B60D70" w14:paraId="616F3689" w14:textId="268BF74C"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71B5AB08" w14:textId="7741D00F" w:rsidR="002A4AB3" w:rsidRPr="00B60D70" w:rsidRDefault="002A4AB3" w:rsidP="002A4AB3">
            <w:pPr>
              <w:jc w:val="left"/>
              <w:rPr>
                <w:rFonts w:ascii="TH SarabunPSK" w:hAnsi="TH SarabunPSK" w:cs="TH SarabunPSK"/>
                <w:cs/>
              </w:rPr>
            </w:pPr>
            <w:r w:rsidRPr="00B60D70">
              <w:rPr>
                <w:rFonts w:ascii="TH SarabunPSK" w:hAnsi="TH SarabunPSK" w:cs="TH SarabunPSK" w:hint="cs"/>
                <w:cs/>
              </w:rPr>
              <w:t>3.12 เครื่องหมุนเหวี่ยงทางเทคนิคธรณี ขนาด 20</w:t>
            </w:r>
            <w:r w:rsidRPr="00B60D70">
              <w:rPr>
                <w:rFonts w:ascii="TH SarabunPSK" w:hAnsi="TH SarabunPSK" w:cs="TH SarabunPSK" w:hint="cs"/>
              </w:rPr>
              <w:t xml:space="preserve"> g-Ton</w:t>
            </w:r>
          </w:p>
        </w:tc>
        <w:tc>
          <w:tcPr>
            <w:tcW w:w="2268" w:type="dxa"/>
            <w:tcBorders>
              <w:top w:val="single" w:sz="4" w:space="0" w:color="auto"/>
              <w:left w:val="single" w:sz="4" w:space="0" w:color="auto"/>
              <w:bottom w:val="single" w:sz="4" w:space="0" w:color="auto"/>
              <w:right w:val="single" w:sz="4" w:space="0" w:color="auto"/>
            </w:tcBorders>
          </w:tcPr>
          <w:p w14:paraId="629AF79F" w14:textId="78602431" w:rsidR="002A4AB3" w:rsidRPr="00B60D70" w:rsidRDefault="002A4AB3" w:rsidP="002A4AB3">
            <w:pPr>
              <w:jc w:val="center"/>
              <w:rPr>
                <w:rFonts w:ascii="TH SarabunPSK" w:hAnsi="TH SarabunPSK" w:cs="TH SarabunPSK"/>
                <w:cs/>
              </w:rPr>
            </w:pPr>
            <w:r w:rsidRPr="00B60D70">
              <w:rPr>
                <w:rFonts w:ascii="TH SarabunPSK" w:eastAsia="Times New Roman" w:hAnsi="TH SarabunPSK" w:cs="TH SarabunPSK" w:hint="cs"/>
                <w:cs/>
              </w:rPr>
              <w:t>1 ชุด</w:t>
            </w:r>
          </w:p>
        </w:tc>
      </w:tr>
      <w:tr w:rsidR="00B60D70" w:rsidRPr="00B60D70" w14:paraId="12339587" w14:textId="5BCF7BC4"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2850E60F" w14:textId="4AB45000" w:rsidR="00F04104" w:rsidRPr="00B60D70" w:rsidRDefault="00F04104">
            <w:pPr>
              <w:jc w:val="left"/>
              <w:rPr>
                <w:rFonts w:ascii="TH SarabunPSK" w:hAnsi="TH SarabunPSK" w:cs="TH SarabunPSK"/>
                <w:cs/>
              </w:rPr>
            </w:pPr>
            <w:r w:rsidRPr="00B60D70">
              <w:rPr>
                <w:rFonts w:ascii="TH SarabunPSK" w:hAnsi="TH SarabunPSK" w:cs="TH SarabunPSK" w:hint="cs"/>
                <w:cs/>
              </w:rPr>
              <w:t xml:space="preserve">3.13 </w:t>
            </w:r>
            <w:r w:rsidRPr="00B60D70">
              <w:rPr>
                <w:rFonts w:ascii="TH SarabunPSK" w:hAnsi="TH SarabunPSK" w:cs="TH SarabunPSK"/>
                <w:cs/>
              </w:rPr>
              <w:t>ชุดปฏิบัติการการประเมินและจำลองพฤติกรรมการรับน้ำหนักของดินแบบอัตโนมัติภายใต้น้ำหนักจราจร</w:t>
            </w:r>
            <w:r w:rsidR="001D63A5" w:rsidRPr="00B60D70">
              <w:rPr>
                <w:rFonts w:ascii="TH SarabunPSK" w:hAnsi="TH SarabunPSK" w:cs="TH SarabunPSK"/>
              </w:rPr>
              <w:t xml:space="preserve">  </w:t>
            </w:r>
            <w:r w:rsidR="001D63A5" w:rsidRPr="00B60D70">
              <w:rPr>
                <w:rFonts w:ascii="TH SarabunPSK" w:hAnsi="TH SarabunPSK" w:cs="TH SarabunPSK" w:hint="cs"/>
                <w:cs/>
              </w:rPr>
              <w:t>ประกอบด้วย</w:t>
            </w:r>
          </w:p>
          <w:p w14:paraId="524C07D1" w14:textId="65E6C8C8" w:rsidR="00F04104" w:rsidRPr="00B60D70" w:rsidRDefault="001D63A5" w:rsidP="001D63A5">
            <w:pPr>
              <w:jc w:val="left"/>
              <w:rPr>
                <w:rFonts w:ascii="TH SarabunPSK" w:hAnsi="TH SarabunPSK" w:cs="TH SarabunPSK"/>
              </w:rPr>
            </w:pPr>
            <w:r w:rsidRPr="00B60D70">
              <w:rPr>
                <w:rFonts w:ascii="TH SarabunPSK" w:hAnsi="TH SarabunPSK" w:cs="TH SarabunPSK" w:hint="cs"/>
                <w:cs/>
              </w:rPr>
              <w:t xml:space="preserve"> </w:t>
            </w:r>
            <w:r w:rsidR="00F04104" w:rsidRPr="00B60D70">
              <w:rPr>
                <w:rFonts w:ascii="TH SarabunPSK" w:hAnsi="TH SarabunPSK" w:cs="TH SarabunPSK" w:hint="cs"/>
                <w:cs/>
              </w:rPr>
              <w:t xml:space="preserve">- </w:t>
            </w:r>
            <w:r w:rsidR="00F04104" w:rsidRPr="00B60D70">
              <w:rPr>
                <w:rFonts w:ascii="TH SarabunPSK" w:hAnsi="TH SarabunPSK" w:cs="TH SarabunPSK"/>
                <w:cs/>
              </w:rPr>
              <w:t>เครื่องทดสอบหาแรงต้านทานแรงเฉือนของดินแบบใบพัดหมุนในห้องปฏิบัติการ</w:t>
            </w:r>
          </w:p>
          <w:p w14:paraId="4BD9744E" w14:textId="61B181B0" w:rsidR="00F04104" w:rsidRPr="00B60D70" w:rsidRDefault="001D63A5" w:rsidP="001D63A5">
            <w:pPr>
              <w:jc w:val="left"/>
              <w:rPr>
                <w:rFonts w:ascii="TH SarabunPSK" w:hAnsi="TH SarabunPSK" w:cs="TH SarabunPSK"/>
              </w:rPr>
            </w:pPr>
            <w:r w:rsidRPr="00B60D70">
              <w:rPr>
                <w:rFonts w:ascii="TH SarabunPSK" w:hAnsi="TH SarabunPSK" w:cs="TH SarabunPSK" w:hint="cs"/>
                <w:cs/>
              </w:rPr>
              <w:t xml:space="preserve"> </w:t>
            </w:r>
            <w:r w:rsidR="00F04104" w:rsidRPr="00B60D70">
              <w:rPr>
                <w:rFonts w:ascii="TH SarabunPSK" w:hAnsi="TH SarabunPSK" w:cs="TH SarabunPSK" w:hint="cs"/>
                <w:cs/>
              </w:rPr>
              <w:t xml:space="preserve">- </w:t>
            </w:r>
            <w:r w:rsidR="00F04104" w:rsidRPr="00B60D70">
              <w:rPr>
                <w:rFonts w:ascii="TH SarabunPSK" w:hAnsi="TH SarabunPSK" w:cs="TH SarabunPSK"/>
                <w:cs/>
              </w:rPr>
              <w:t>ชุดทดสอบหากำลังรับแรงเฉือนของดินเหนียวในสนามแบบไม่ระบายน้ำ</w:t>
            </w:r>
          </w:p>
          <w:p w14:paraId="428589F9" w14:textId="4BC63318" w:rsidR="00F04104" w:rsidRPr="00B60D70" w:rsidRDefault="001D63A5" w:rsidP="001D63A5">
            <w:pPr>
              <w:jc w:val="left"/>
              <w:rPr>
                <w:rFonts w:ascii="TH SarabunPSK" w:hAnsi="TH SarabunPSK" w:cs="TH SarabunPSK"/>
              </w:rPr>
            </w:pPr>
            <w:r w:rsidRPr="00B60D70">
              <w:rPr>
                <w:rFonts w:ascii="TH SarabunPSK" w:hAnsi="TH SarabunPSK" w:cs="TH SarabunPSK" w:hint="cs"/>
                <w:cs/>
              </w:rPr>
              <w:t xml:space="preserve"> </w:t>
            </w:r>
            <w:r w:rsidR="00F04104" w:rsidRPr="00B60D70">
              <w:rPr>
                <w:rFonts w:ascii="TH SarabunPSK" w:hAnsi="TH SarabunPSK" w:cs="TH SarabunPSK" w:hint="cs"/>
                <w:cs/>
              </w:rPr>
              <w:t xml:space="preserve">- </w:t>
            </w:r>
            <w:r w:rsidR="00F04104" w:rsidRPr="00B60D70">
              <w:rPr>
                <w:rFonts w:ascii="TH SarabunPSK" w:hAnsi="TH SarabunPSK" w:cs="TH SarabunPSK"/>
                <w:cs/>
              </w:rPr>
              <w:t>เครื่องทดสอบความแข็งของดิน (</w:t>
            </w:r>
            <w:r w:rsidR="00F04104" w:rsidRPr="00B60D70">
              <w:rPr>
                <w:rFonts w:ascii="TH SarabunPSK" w:hAnsi="TH SarabunPSK" w:cs="TH SarabunPSK"/>
              </w:rPr>
              <w:t>Pocket Penetrometer)</w:t>
            </w:r>
          </w:p>
          <w:p w14:paraId="512F5D2D" w14:textId="0DA2EBA0" w:rsidR="00F04104" w:rsidRPr="00B60D70" w:rsidRDefault="001D63A5" w:rsidP="001D63A5">
            <w:pPr>
              <w:jc w:val="left"/>
              <w:rPr>
                <w:rFonts w:ascii="TH SarabunPSK" w:hAnsi="TH SarabunPSK" w:cs="TH SarabunPSK"/>
              </w:rPr>
            </w:pPr>
            <w:r w:rsidRPr="00B60D70">
              <w:rPr>
                <w:rFonts w:ascii="TH SarabunPSK" w:hAnsi="TH SarabunPSK" w:cs="TH SarabunPSK" w:hint="cs"/>
                <w:cs/>
              </w:rPr>
              <w:t xml:space="preserve"> </w:t>
            </w:r>
            <w:r w:rsidR="00F04104" w:rsidRPr="00B60D70">
              <w:rPr>
                <w:rFonts w:ascii="TH SarabunPSK" w:hAnsi="TH SarabunPSK" w:cs="TH SarabunPSK" w:hint="cs"/>
                <w:cs/>
              </w:rPr>
              <w:t xml:space="preserve">- </w:t>
            </w:r>
            <w:r w:rsidR="00F04104" w:rsidRPr="00B60D70">
              <w:rPr>
                <w:rFonts w:ascii="TH SarabunPSK" w:hAnsi="TH SarabunPSK" w:cs="TH SarabunPSK"/>
                <w:cs/>
              </w:rPr>
              <w:t>เครื่องทดสอบแคลิฟอร์เนียแบ</w:t>
            </w:r>
            <w:proofErr w:type="spellStart"/>
            <w:r w:rsidR="00F04104" w:rsidRPr="00B60D70">
              <w:rPr>
                <w:rFonts w:ascii="TH SarabunPSK" w:hAnsi="TH SarabunPSK" w:cs="TH SarabunPSK"/>
                <w:cs/>
              </w:rPr>
              <w:t>ริ่งเรโช</w:t>
            </w:r>
            <w:proofErr w:type="spellEnd"/>
            <w:r w:rsidR="00F04104" w:rsidRPr="00B60D70">
              <w:rPr>
                <w:rFonts w:ascii="TH SarabunPSK" w:hAnsi="TH SarabunPSK" w:cs="TH SarabunPSK"/>
                <w:cs/>
              </w:rPr>
              <w:t xml:space="preserve"> (</w:t>
            </w:r>
            <w:r w:rsidR="00F04104" w:rsidRPr="00B60D70">
              <w:rPr>
                <w:rFonts w:ascii="TH SarabunPSK" w:hAnsi="TH SarabunPSK" w:cs="TH SarabunPSK"/>
              </w:rPr>
              <w:t>C.B.R.)</w:t>
            </w:r>
          </w:p>
          <w:p w14:paraId="5293FBE6" w14:textId="3A91217D" w:rsidR="00F04104" w:rsidRPr="00B60D70" w:rsidRDefault="001D63A5" w:rsidP="001D63A5">
            <w:pPr>
              <w:jc w:val="left"/>
              <w:rPr>
                <w:rFonts w:ascii="TH SarabunPSK" w:hAnsi="TH SarabunPSK" w:cs="TH SarabunPSK"/>
                <w:cs/>
              </w:rPr>
            </w:pPr>
            <w:r w:rsidRPr="00B60D70">
              <w:rPr>
                <w:rFonts w:ascii="TH SarabunPSK" w:hAnsi="TH SarabunPSK" w:cs="TH SarabunPSK" w:hint="cs"/>
                <w:cs/>
              </w:rPr>
              <w:t xml:space="preserve"> </w:t>
            </w:r>
            <w:r w:rsidR="00F04104" w:rsidRPr="00B60D70">
              <w:rPr>
                <w:rFonts w:ascii="TH SarabunPSK" w:hAnsi="TH SarabunPSK" w:cs="TH SarabunPSK" w:hint="cs"/>
                <w:cs/>
              </w:rPr>
              <w:t xml:space="preserve">- </w:t>
            </w:r>
            <w:r w:rsidR="00F04104" w:rsidRPr="00B60D70">
              <w:rPr>
                <w:rFonts w:ascii="TH SarabunPSK" w:hAnsi="TH SarabunPSK" w:cs="TH SarabunPSK"/>
                <w:cs/>
              </w:rPr>
              <w:t>ชุดทดสอบหาค่าการทรุดตัวของดิน</w:t>
            </w:r>
          </w:p>
        </w:tc>
        <w:tc>
          <w:tcPr>
            <w:tcW w:w="2268" w:type="dxa"/>
            <w:tcBorders>
              <w:top w:val="single" w:sz="4" w:space="0" w:color="auto"/>
              <w:left w:val="single" w:sz="4" w:space="0" w:color="auto"/>
              <w:bottom w:val="single" w:sz="4" w:space="0" w:color="auto"/>
              <w:right w:val="single" w:sz="4" w:space="0" w:color="auto"/>
            </w:tcBorders>
          </w:tcPr>
          <w:p w14:paraId="41CBE844" w14:textId="715B9462" w:rsidR="00F04104" w:rsidRPr="00B60D70" w:rsidRDefault="002A4AB3" w:rsidP="00390A99">
            <w:pPr>
              <w:jc w:val="center"/>
              <w:rPr>
                <w:rFonts w:ascii="TH SarabunPSK" w:hAnsi="TH SarabunPSK" w:cs="TH SarabunPSK"/>
                <w:cs/>
              </w:rPr>
            </w:pPr>
            <w:r w:rsidRPr="00B60D70">
              <w:rPr>
                <w:rFonts w:ascii="TH SarabunPSK" w:eastAsia="Times New Roman" w:hAnsi="TH SarabunPSK" w:cs="TH SarabunPSK" w:hint="cs"/>
                <w:cs/>
              </w:rPr>
              <w:t>1 ชุด</w:t>
            </w:r>
          </w:p>
        </w:tc>
      </w:tr>
      <w:tr w:rsidR="00B60D70" w:rsidRPr="00B60D70" w14:paraId="49BAD664" w14:textId="3B674C6D" w:rsidTr="002E5BF0">
        <w:tc>
          <w:tcPr>
            <w:tcW w:w="9786"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4EBB2CA" w14:textId="381059AB" w:rsidR="002D702A" w:rsidRPr="00B60D70" w:rsidRDefault="002D702A" w:rsidP="002D702A">
            <w:pPr>
              <w:jc w:val="both"/>
              <w:rPr>
                <w:rFonts w:ascii="TH SarabunPSK" w:hAnsi="TH SarabunPSK" w:cs="TH SarabunPSK"/>
                <w:b/>
                <w:bCs/>
                <w:cs/>
              </w:rPr>
            </w:pPr>
            <w:r w:rsidRPr="00B60D70">
              <w:rPr>
                <w:rFonts w:ascii="TH SarabunPSK" w:hAnsi="TH SarabunPSK" w:cs="TH SarabunPSK" w:hint="cs"/>
                <w:b/>
                <w:bCs/>
                <w:cs/>
              </w:rPr>
              <w:t xml:space="preserve">4. </w:t>
            </w:r>
            <w:r w:rsidRPr="00B60D70">
              <w:rPr>
                <w:rFonts w:ascii="TH SarabunPSK" w:hAnsi="TH SarabunPSK" w:cs="TH SarabunPSK"/>
                <w:b/>
                <w:bCs/>
                <w:cs/>
              </w:rPr>
              <w:t>ห้องปฏิบัติการทดสอบวิศวกรรมสำรวจ</w:t>
            </w:r>
          </w:p>
        </w:tc>
      </w:tr>
      <w:tr w:rsidR="00B60D70" w:rsidRPr="00B60D70" w14:paraId="2FCC298E" w14:textId="5282F5EC"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39313507" w14:textId="105D8B38" w:rsidR="00F04104" w:rsidRPr="00B60D70" w:rsidRDefault="00F04104">
            <w:pPr>
              <w:jc w:val="left"/>
              <w:rPr>
                <w:rFonts w:ascii="TH SarabunPSK" w:hAnsi="TH SarabunPSK" w:cs="TH SarabunPSK"/>
                <w:cs/>
              </w:rPr>
            </w:pPr>
            <w:r w:rsidRPr="00B60D70">
              <w:rPr>
                <w:rFonts w:ascii="TH SarabunPSK" w:hAnsi="TH SarabunPSK" w:cs="TH SarabunPSK" w:hint="cs"/>
                <w:cs/>
              </w:rPr>
              <w:t xml:space="preserve">4.1 </w:t>
            </w:r>
            <w:r w:rsidRPr="00B60D70">
              <w:rPr>
                <w:rFonts w:ascii="TH SarabunPSK" w:hAnsi="TH SarabunPSK" w:cs="TH SarabunPSK"/>
                <w:cs/>
                <w:lang w:val="th-TH"/>
              </w:rPr>
              <w:t>กล้องประมวลผล</w:t>
            </w:r>
            <w:r w:rsidRPr="00B60D70">
              <w:rPr>
                <w:rFonts w:ascii="TH SarabunPSK" w:hAnsi="TH SarabunPSK" w:cs="TH SarabunPSK" w:hint="cs"/>
                <w:cs/>
                <w:lang w:val="th-TH"/>
              </w:rPr>
              <w:t xml:space="preserve"> ระบบอิเล็กทรอนิกส์</w:t>
            </w:r>
          </w:p>
        </w:tc>
        <w:tc>
          <w:tcPr>
            <w:tcW w:w="2268" w:type="dxa"/>
            <w:tcBorders>
              <w:top w:val="single" w:sz="4" w:space="0" w:color="auto"/>
              <w:left w:val="single" w:sz="4" w:space="0" w:color="auto"/>
              <w:bottom w:val="single" w:sz="4" w:space="0" w:color="auto"/>
              <w:right w:val="single" w:sz="4" w:space="0" w:color="auto"/>
            </w:tcBorders>
          </w:tcPr>
          <w:p w14:paraId="05214CF5" w14:textId="163405BC" w:rsidR="00F04104" w:rsidRPr="00B60D70" w:rsidRDefault="009F5C27" w:rsidP="00390A99">
            <w:pPr>
              <w:jc w:val="center"/>
              <w:rPr>
                <w:rFonts w:ascii="TH SarabunPSK" w:hAnsi="TH SarabunPSK" w:cs="TH SarabunPSK"/>
                <w:cs/>
              </w:rPr>
            </w:pPr>
            <w:r w:rsidRPr="00B60D70">
              <w:rPr>
                <w:rFonts w:ascii="TH SarabunPSK" w:hAnsi="TH SarabunPSK" w:cs="TH SarabunPSK"/>
              </w:rPr>
              <w:t>7</w:t>
            </w:r>
            <w:r w:rsidR="005E4A51" w:rsidRPr="00B60D70">
              <w:rPr>
                <w:rFonts w:ascii="TH SarabunPSK" w:hAnsi="TH SarabunPSK" w:cs="TH SarabunPSK" w:hint="cs"/>
                <w:cs/>
              </w:rPr>
              <w:t xml:space="preserve"> ชุด</w:t>
            </w:r>
          </w:p>
        </w:tc>
      </w:tr>
      <w:tr w:rsidR="00B60D70" w:rsidRPr="00B60D70" w14:paraId="4E7936AE" w14:textId="6A44659F"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7FD2A10C" w14:textId="64CCC12E" w:rsidR="00F04104" w:rsidRPr="00B60D70" w:rsidRDefault="00F04104">
            <w:pPr>
              <w:jc w:val="left"/>
              <w:rPr>
                <w:rFonts w:ascii="TH SarabunPSK" w:hAnsi="TH SarabunPSK" w:cs="TH SarabunPSK"/>
                <w:cs/>
              </w:rPr>
            </w:pPr>
            <w:r w:rsidRPr="00B60D70">
              <w:rPr>
                <w:rFonts w:ascii="TH SarabunPSK" w:hAnsi="TH SarabunPSK" w:cs="TH SarabunPSK" w:hint="cs"/>
                <w:cs/>
              </w:rPr>
              <w:t xml:space="preserve">4.2 </w:t>
            </w:r>
            <w:r w:rsidRPr="00B60D70">
              <w:rPr>
                <w:rFonts w:ascii="TH SarabunPSK" w:hAnsi="TH SarabunPSK" w:cs="TH SarabunPSK"/>
                <w:cs/>
              </w:rPr>
              <w:t>กล้องวัดระดับ</w:t>
            </w:r>
          </w:p>
        </w:tc>
        <w:tc>
          <w:tcPr>
            <w:tcW w:w="2268" w:type="dxa"/>
            <w:tcBorders>
              <w:top w:val="single" w:sz="4" w:space="0" w:color="auto"/>
              <w:left w:val="single" w:sz="4" w:space="0" w:color="auto"/>
              <w:bottom w:val="single" w:sz="4" w:space="0" w:color="auto"/>
              <w:right w:val="single" w:sz="4" w:space="0" w:color="auto"/>
            </w:tcBorders>
          </w:tcPr>
          <w:p w14:paraId="5CFB7813" w14:textId="31041C64" w:rsidR="00F04104" w:rsidRPr="00B60D70" w:rsidRDefault="00F32583" w:rsidP="00390A99">
            <w:pPr>
              <w:jc w:val="center"/>
              <w:rPr>
                <w:rFonts w:ascii="TH SarabunPSK" w:hAnsi="TH SarabunPSK" w:cs="TH SarabunPSK"/>
                <w:cs/>
              </w:rPr>
            </w:pPr>
            <w:r w:rsidRPr="00B60D70">
              <w:rPr>
                <w:rFonts w:ascii="TH SarabunPSK" w:hAnsi="TH SarabunPSK" w:cs="TH SarabunPSK" w:hint="cs"/>
                <w:cs/>
              </w:rPr>
              <w:t>1</w:t>
            </w:r>
            <w:r w:rsidR="009F5C27" w:rsidRPr="00B60D70">
              <w:rPr>
                <w:rFonts w:ascii="TH SarabunPSK" w:hAnsi="TH SarabunPSK" w:cs="TH SarabunPSK"/>
              </w:rPr>
              <w:t>1</w:t>
            </w:r>
            <w:r w:rsidR="009D26BF" w:rsidRPr="00B60D70">
              <w:rPr>
                <w:rFonts w:ascii="TH SarabunPSK" w:hAnsi="TH SarabunPSK" w:cs="TH SarabunPSK" w:hint="cs"/>
                <w:cs/>
              </w:rPr>
              <w:t xml:space="preserve"> ชุด</w:t>
            </w:r>
          </w:p>
        </w:tc>
      </w:tr>
      <w:tr w:rsidR="00B60D70" w:rsidRPr="00B60D70" w14:paraId="0276D6A9" w14:textId="1B46E98D"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2C4C3415" w14:textId="7073C6BD" w:rsidR="00F04104" w:rsidRPr="00B60D70" w:rsidRDefault="00F04104">
            <w:pPr>
              <w:jc w:val="left"/>
              <w:rPr>
                <w:rFonts w:ascii="TH SarabunPSK" w:hAnsi="TH SarabunPSK" w:cs="TH SarabunPSK"/>
              </w:rPr>
            </w:pPr>
            <w:r w:rsidRPr="00B60D70">
              <w:rPr>
                <w:rFonts w:ascii="TH SarabunPSK" w:hAnsi="TH SarabunPSK" w:cs="TH SarabunPSK" w:hint="cs"/>
                <w:cs/>
              </w:rPr>
              <w:t xml:space="preserve">4.3 </w:t>
            </w:r>
            <w:r w:rsidRPr="00B60D70">
              <w:rPr>
                <w:rFonts w:ascii="TH SarabunPSK" w:hAnsi="TH SarabunPSK" w:cs="TH SarabunPSK"/>
                <w:cs/>
              </w:rPr>
              <w:t xml:space="preserve">เครื่องรับสัญญาณบอกตำแหน่งจากดาวเทียม </w:t>
            </w:r>
            <w:r w:rsidRPr="00B60D70">
              <w:rPr>
                <w:rFonts w:ascii="TH SarabunPSK" w:hAnsi="TH SarabunPSK" w:cs="TH SarabunPSK"/>
              </w:rPr>
              <w:t>GNSS RTK</w:t>
            </w:r>
          </w:p>
        </w:tc>
        <w:tc>
          <w:tcPr>
            <w:tcW w:w="2268" w:type="dxa"/>
            <w:tcBorders>
              <w:top w:val="single" w:sz="4" w:space="0" w:color="auto"/>
              <w:left w:val="single" w:sz="4" w:space="0" w:color="auto"/>
              <w:bottom w:val="single" w:sz="4" w:space="0" w:color="auto"/>
              <w:right w:val="single" w:sz="4" w:space="0" w:color="auto"/>
            </w:tcBorders>
          </w:tcPr>
          <w:p w14:paraId="0A7A89E3" w14:textId="16A13A44" w:rsidR="00F04104" w:rsidRPr="00B60D70" w:rsidRDefault="009D26BF" w:rsidP="00390A99">
            <w:pPr>
              <w:jc w:val="center"/>
              <w:rPr>
                <w:rFonts w:ascii="TH SarabunPSK" w:hAnsi="TH SarabunPSK" w:cs="TH SarabunPSK"/>
                <w:cs/>
              </w:rPr>
            </w:pPr>
            <w:r w:rsidRPr="00B60D70">
              <w:rPr>
                <w:rFonts w:ascii="TH SarabunPSK" w:hAnsi="TH SarabunPSK" w:cs="TH SarabunPSK" w:hint="cs"/>
                <w:cs/>
              </w:rPr>
              <w:t>2 ชุด</w:t>
            </w:r>
          </w:p>
        </w:tc>
      </w:tr>
      <w:tr w:rsidR="00B60D70" w:rsidRPr="00B60D70" w14:paraId="709C02CA" w14:textId="34921FE5"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2415BA62" w14:textId="00AE7364" w:rsidR="00F04104" w:rsidRPr="00B60D70" w:rsidRDefault="00F04104">
            <w:pPr>
              <w:jc w:val="left"/>
              <w:rPr>
                <w:rFonts w:ascii="TH SarabunPSK" w:hAnsi="TH SarabunPSK" w:cs="TH SarabunPSK"/>
                <w:cs/>
              </w:rPr>
            </w:pPr>
            <w:r w:rsidRPr="00B60D70">
              <w:rPr>
                <w:rFonts w:ascii="TH SarabunPSK" w:hAnsi="TH SarabunPSK" w:cs="TH SarabunPSK" w:hint="cs"/>
                <w:cs/>
              </w:rPr>
              <w:t xml:space="preserve">4.4 </w:t>
            </w:r>
            <w:r w:rsidRPr="00B60D70">
              <w:rPr>
                <w:rFonts w:ascii="TH SarabunPSK" w:hAnsi="TH SarabunPSK" w:cs="TH SarabunPSK"/>
                <w:cs/>
              </w:rPr>
              <w:t>เทปวัดระยะสแตน</w:t>
            </w:r>
            <w:proofErr w:type="spellStart"/>
            <w:r w:rsidRPr="00B60D70">
              <w:rPr>
                <w:rFonts w:ascii="TH SarabunPSK" w:hAnsi="TH SarabunPSK" w:cs="TH SarabunPSK"/>
                <w:cs/>
              </w:rPr>
              <w:t>เล</w:t>
            </w:r>
            <w:proofErr w:type="spellEnd"/>
            <w:r w:rsidRPr="00B60D70">
              <w:rPr>
                <w:rFonts w:ascii="TH SarabunPSK" w:hAnsi="TH SarabunPSK" w:cs="TH SarabunPSK"/>
                <w:cs/>
              </w:rPr>
              <w:t>ส</w:t>
            </w:r>
          </w:p>
        </w:tc>
        <w:tc>
          <w:tcPr>
            <w:tcW w:w="2268" w:type="dxa"/>
            <w:tcBorders>
              <w:top w:val="single" w:sz="4" w:space="0" w:color="auto"/>
              <w:left w:val="single" w:sz="4" w:space="0" w:color="auto"/>
              <w:bottom w:val="single" w:sz="4" w:space="0" w:color="auto"/>
              <w:right w:val="single" w:sz="4" w:space="0" w:color="auto"/>
            </w:tcBorders>
          </w:tcPr>
          <w:p w14:paraId="64DE6689" w14:textId="48FD991D" w:rsidR="00F04104" w:rsidRPr="00B60D70" w:rsidRDefault="009D26BF" w:rsidP="00390A99">
            <w:pPr>
              <w:jc w:val="center"/>
              <w:rPr>
                <w:rFonts w:ascii="TH SarabunPSK" w:hAnsi="TH SarabunPSK" w:cs="TH SarabunPSK"/>
                <w:cs/>
              </w:rPr>
            </w:pPr>
            <w:r w:rsidRPr="00B60D70">
              <w:rPr>
                <w:rFonts w:ascii="TH SarabunPSK" w:hAnsi="TH SarabunPSK" w:cs="TH SarabunPSK" w:hint="cs"/>
                <w:cs/>
              </w:rPr>
              <w:t>7 ชุด</w:t>
            </w:r>
          </w:p>
        </w:tc>
      </w:tr>
      <w:tr w:rsidR="00B60D70" w:rsidRPr="00B60D70" w14:paraId="60817D1B" w14:textId="5B444D7A"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002D2F70" w14:textId="217F8B13" w:rsidR="00F04104" w:rsidRPr="00B60D70" w:rsidRDefault="00F04104">
            <w:pPr>
              <w:jc w:val="left"/>
              <w:rPr>
                <w:rFonts w:ascii="TH SarabunPSK" w:hAnsi="TH SarabunPSK" w:cs="TH SarabunPSK"/>
                <w:cs/>
              </w:rPr>
            </w:pPr>
            <w:r w:rsidRPr="00B60D70">
              <w:rPr>
                <w:rFonts w:ascii="TH SarabunPSK" w:hAnsi="TH SarabunPSK" w:cs="TH SarabunPSK" w:hint="cs"/>
                <w:cs/>
              </w:rPr>
              <w:t xml:space="preserve">4.5 </w:t>
            </w:r>
            <w:r w:rsidRPr="00B60D70">
              <w:rPr>
                <w:rFonts w:ascii="TH SarabunPSK" w:hAnsi="TH SarabunPSK" w:cs="TH SarabunPSK"/>
                <w:cs/>
              </w:rPr>
              <w:t>เทปวัดระยะไฟเบอร์</w:t>
            </w:r>
          </w:p>
        </w:tc>
        <w:tc>
          <w:tcPr>
            <w:tcW w:w="2268" w:type="dxa"/>
            <w:tcBorders>
              <w:top w:val="single" w:sz="4" w:space="0" w:color="auto"/>
              <w:left w:val="single" w:sz="4" w:space="0" w:color="auto"/>
              <w:bottom w:val="single" w:sz="4" w:space="0" w:color="auto"/>
              <w:right w:val="single" w:sz="4" w:space="0" w:color="auto"/>
            </w:tcBorders>
          </w:tcPr>
          <w:p w14:paraId="665D3A54" w14:textId="57D52F0C" w:rsidR="00F04104" w:rsidRPr="00B60D70" w:rsidRDefault="00891632" w:rsidP="00390A99">
            <w:pPr>
              <w:jc w:val="center"/>
              <w:rPr>
                <w:rFonts w:ascii="TH SarabunPSK" w:hAnsi="TH SarabunPSK" w:cs="TH SarabunPSK"/>
                <w:cs/>
              </w:rPr>
            </w:pPr>
            <w:r w:rsidRPr="00B60D70">
              <w:rPr>
                <w:rFonts w:ascii="TH SarabunPSK" w:hAnsi="TH SarabunPSK" w:cs="TH SarabunPSK" w:hint="cs"/>
                <w:cs/>
              </w:rPr>
              <w:t>7 ชุด</w:t>
            </w:r>
          </w:p>
        </w:tc>
      </w:tr>
      <w:tr w:rsidR="00B60D70" w:rsidRPr="00B60D70" w14:paraId="6BC157C9" w14:textId="77777777"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5FBFF2B8" w14:textId="7295CA57" w:rsidR="002D66A4" w:rsidRPr="00B60D70" w:rsidRDefault="002D66A4">
            <w:pPr>
              <w:jc w:val="left"/>
              <w:rPr>
                <w:rFonts w:ascii="TH SarabunPSK" w:hAnsi="TH SarabunPSK" w:cs="TH SarabunPSK"/>
              </w:rPr>
            </w:pPr>
            <w:r w:rsidRPr="00B60D70">
              <w:rPr>
                <w:rFonts w:ascii="TH SarabunPSK" w:hAnsi="TH SarabunPSK" w:cs="TH SarabunPSK"/>
              </w:rPr>
              <w:t xml:space="preserve">4.6 </w:t>
            </w:r>
            <w:r w:rsidRPr="00B60D70">
              <w:rPr>
                <w:rFonts w:ascii="TH SarabunPSK" w:hAnsi="TH SarabunPSK" w:cs="TH SarabunPSK" w:hint="cs"/>
                <w:cs/>
                <w:lang w:val="th-TH"/>
              </w:rPr>
              <w:t>กล้อง</w:t>
            </w:r>
            <w:proofErr w:type="spellStart"/>
            <w:r w:rsidRPr="00B60D70">
              <w:rPr>
                <w:rFonts w:ascii="TH SarabunPSK" w:hAnsi="TH SarabunPSK" w:cs="TH SarabunPSK" w:hint="cs"/>
                <w:cs/>
                <w:lang w:val="th-TH"/>
              </w:rPr>
              <w:t>ธี</w:t>
            </w:r>
            <w:proofErr w:type="spellEnd"/>
            <w:r w:rsidRPr="00B60D70">
              <w:rPr>
                <w:rFonts w:ascii="TH SarabunPSK" w:hAnsi="TH SarabunPSK" w:cs="TH SarabunPSK" w:hint="cs"/>
                <w:cs/>
                <w:lang w:val="th-TH"/>
              </w:rPr>
              <w:t>โอโด</w:t>
            </w:r>
            <w:proofErr w:type="spellStart"/>
            <w:r w:rsidRPr="00B60D70">
              <w:rPr>
                <w:rFonts w:ascii="TH SarabunPSK" w:hAnsi="TH SarabunPSK" w:cs="TH SarabunPSK" w:hint="cs"/>
                <w:cs/>
                <w:lang w:val="th-TH"/>
              </w:rPr>
              <w:t>ไลท์</w:t>
            </w:r>
            <w:proofErr w:type="spellEnd"/>
          </w:p>
        </w:tc>
        <w:tc>
          <w:tcPr>
            <w:tcW w:w="2268" w:type="dxa"/>
            <w:tcBorders>
              <w:top w:val="single" w:sz="4" w:space="0" w:color="auto"/>
              <w:left w:val="single" w:sz="4" w:space="0" w:color="auto"/>
              <w:bottom w:val="single" w:sz="4" w:space="0" w:color="auto"/>
              <w:right w:val="single" w:sz="4" w:space="0" w:color="auto"/>
            </w:tcBorders>
          </w:tcPr>
          <w:p w14:paraId="61CF60CC" w14:textId="5CBC40D2" w:rsidR="002D66A4" w:rsidRPr="00B60D70" w:rsidRDefault="009F5C27" w:rsidP="00390A99">
            <w:pPr>
              <w:jc w:val="center"/>
              <w:rPr>
                <w:rFonts w:ascii="TH SarabunPSK" w:hAnsi="TH SarabunPSK" w:cs="TH SarabunPSK"/>
                <w:cs/>
              </w:rPr>
            </w:pPr>
            <w:r w:rsidRPr="00B60D70">
              <w:rPr>
                <w:rFonts w:ascii="TH SarabunPSK" w:hAnsi="TH SarabunPSK" w:cs="TH SarabunPSK" w:hint="cs"/>
                <w:cs/>
              </w:rPr>
              <w:t>7 ชุด</w:t>
            </w:r>
          </w:p>
        </w:tc>
      </w:tr>
      <w:tr w:rsidR="00B60D70" w:rsidRPr="00B60D70" w14:paraId="5A377858" w14:textId="77777777" w:rsidTr="002E5BF0">
        <w:tc>
          <w:tcPr>
            <w:tcW w:w="9786"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C7A4860" w14:textId="3082D4CC" w:rsidR="002D702A" w:rsidRPr="00B60D70" w:rsidRDefault="002D702A" w:rsidP="002D702A">
            <w:pPr>
              <w:jc w:val="both"/>
              <w:rPr>
                <w:rFonts w:ascii="TH SarabunPSK" w:hAnsi="TH SarabunPSK" w:cs="TH SarabunPSK"/>
                <w:cs/>
              </w:rPr>
            </w:pPr>
            <w:r w:rsidRPr="00B60D70">
              <w:rPr>
                <w:rFonts w:ascii="TH SarabunPSK" w:hAnsi="TH SarabunPSK" w:cs="TH SarabunPSK" w:hint="cs"/>
                <w:b/>
                <w:bCs/>
                <w:cs/>
              </w:rPr>
              <w:t xml:space="preserve">5. </w:t>
            </w:r>
            <w:r w:rsidRPr="00B60D70">
              <w:rPr>
                <w:rFonts w:ascii="TH SarabunPSK" w:hAnsi="TH SarabunPSK" w:cs="TH SarabunPSK"/>
                <w:b/>
                <w:bCs/>
                <w:cs/>
              </w:rPr>
              <w:t>ห้องปฏิบัติการทดสอบวิศวกรรม</w:t>
            </w:r>
            <w:r w:rsidRPr="00B60D70">
              <w:rPr>
                <w:rFonts w:ascii="TH SarabunPSK" w:hAnsi="TH SarabunPSK" w:cs="TH SarabunPSK" w:hint="cs"/>
                <w:b/>
                <w:bCs/>
                <w:cs/>
              </w:rPr>
              <w:t>การทาง</w:t>
            </w:r>
          </w:p>
        </w:tc>
      </w:tr>
      <w:tr w:rsidR="00B60D70" w:rsidRPr="00B60D70" w14:paraId="4E531B6A" w14:textId="3E041FC1"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14AD1032" w14:textId="7757F98D" w:rsidR="001D63A5" w:rsidRPr="00B60D70" w:rsidRDefault="001D63A5" w:rsidP="001D63A5">
            <w:pPr>
              <w:jc w:val="left"/>
              <w:rPr>
                <w:rFonts w:ascii="TH SarabunPSK" w:hAnsi="TH SarabunPSK" w:cs="TH SarabunPSK"/>
                <w:cs/>
              </w:rPr>
            </w:pPr>
            <w:r w:rsidRPr="00B60D70">
              <w:rPr>
                <w:rFonts w:ascii="TH SarabunPSK" w:hAnsi="TH SarabunPSK" w:cs="TH SarabunPSK" w:hint="cs"/>
                <w:cs/>
                <w:lang w:val="th-TH"/>
              </w:rPr>
              <w:t>5.1 เครื่องทดสอบการทะลวงของบิทูเมนด้วยระบบอัตโนมัติ</w:t>
            </w:r>
          </w:p>
        </w:tc>
        <w:tc>
          <w:tcPr>
            <w:tcW w:w="2268" w:type="dxa"/>
            <w:tcBorders>
              <w:top w:val="single" w:sz="4" w:space="0" w:color="auto"/>
              <w:left w:val="single" w:sz="4" w:space="0" w:color="auto"/>
              <w:bottom w:val="single" w:sz="4" w:space="0" w:color="auto"/>
              <w:right w:val="single" w:sz="4" w:space="0" w:color="auto"/>
            </w:tcBorders>
          </w:tcPr>
          <w:p w14:paraId="3F42F3AC" w14:textId="2157338B" w:rsidR="001D63A5" w:rsidRPr="00B60D70" w:rsidRDefault="001D63A5" w:rsidP="001D63A5">
            <w:pPr>
              <w:ind w:right="28"/>
              <w:jc w:val="center"/>
              <w:rPr>
                <w:rFonts w:ascii="TH SarabunPSK" w:hAnsi="TH SarabunPSK" w:cs="TH SarabunPSK"/>
                <w:b/>
                <w:bCs/>
                <w:cs/>
              </w:rPr>
            </w:pPr>
            <w:r w:rsidRPr="00B60D70">
              <w:rPr>
                <w:rFonts w:ascii="TH SarabunPSK" w:eastAsia="Times New Roman" w:hAnsi="TH SarabunPSK" w:cs="TH SarabunPSK" w:hint="cs"/>
                <w:cs/>
              </w:rPr>
              <w:t>1 ชุด</w:t>
            </w:r>
          </w:p>
        </w:tc>
      </w:tr>
      <w:tr w:rsidR="00B60D70" w:rsidRPr="00B60D70" w14:paraId="2C9CD2E5" w14:textId="19EE0EC8"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024F05C4" w14:textId="00D2862F" w:rsidR="001D63A5" w:rsidRPr="00B60D70" w:rsidRDefault="001D63A5" w:rsidP="001D63A5">
            <w:pPr>
              <w:ind w:right="28"/>
              <w:rPr>
                <w:rFonts w:ascii="TH SarabunPSK" w:hAnsi="TH SarabunPSK" w:cs="TH SarabunPSK"/>
                <w:cs/>
              </w:rPr>
            </w:pPr>
            <w:r w:rsidRPr="00B60D70">
              <w:rPr>
                <w:rFonts w:ascii="TH SarabunPSK" w:hAnsi="TH SarabunPSK" w:cs="TH SarabunPSK" w:hint="cs"/>
                <w:cs/>
              </w:rPr>
              <w:t xml:space="preserve">5.2 </w:t>
            </w:r>
            <w:r w:rsidRPr="00B60D70">
              <w:rPr>
                <w:rFonts w:ascii="TH SarabunPSK" w:hAnsi="TH SarabunPSK" w:cs="TH SarabunPSK" w:hint="cs"/>
                <w:cs/>
                <w:lang w:val="th-TH"/>
              </w:rPr>
              <w:t>เครื่องทดสอบหาค่าความหนืดของวัสดุบิทูเมน</w:t>
            </w:r>
          </w:p>
        </w:tc>
        <w:tc>
          <w:tcPr>
            <w:tcW w:w="2268" w:type="dxa"/>
            <w:tcBorders>
              <w:top w:val="single" w:sz="4" w:space="0" w:color="auto"/>
              <w:left w:val="single" w:sz="4" w:space="0" w:color="auto"/>
              <w:bottom w:val="single" w:sz="4" w:space="0" w:color="auto"/>
              <w:right w:val="single" w:sz="4" w:space="0" w:color="auto"/>
            </w:tcBorders>
          </w:tcPr>
          <w:p w14:paraId="5CB9DD1B" w14:textId="296111E5" w:rsidR="001D63A5" w:rsidRPr="00B60D70" w:rsidRDefault="001D63A5" w:rsidP="001D63A5">
            <w:pPr>
              <w:ind w:right="28"/>
              <w:jc w:val="center"/>
              <w:rPr>
                <w:rFonts w:ascii="TH SarabunPSK" w:hAnsi="TH SarabunPSK" w:cs="TH SarabunPSK"/>
                <w:cs/>
              </w:rPr>
            </w:pPr>
            <w:r w:rsidRPr="00B60D70">
              <w:rPr>
                <w:rFonts w:ascii="TH SarabunPSK" w:eastAsia="Times New Roman" w:hAnsi="TH SarabunPSK" w:cs="TH SarabunPSK" w:hint="cs"/>
                <w:cs/>
              </w:rPr>
              <w:t>1 ชุด</w:t>
            </w:r>
          </w:p>
        </w:tc>
      </w:tr>
      <w:tr w:rsidR="00B60D70" w:rsidRPr="00B60D70" w14:paraId="168D466D" w14:textId="02CF5F44"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6D98B60F" w14:textId="268E91CC" w:rsidR="001D63A5" w:rsidRPr="00B60D70" w:rsidRDefault="001D63A5" w:rsidP="001D63A5">
            <w:pPr>
              <w:ind w:right="28"/>
              <w:rPr>
                <w:rFonts w:ascii="TH SarabunPSK" w:hAnsi="TH SarabunPSK" w:cs="TH SarabunPSK"/>
                <w:cs/>
              </w:rPr>
            </w:pPr>
            <w:r w:rsidRPr="00B60D70">
              <w:rPr>
                <w:rFonts w:ascii="TH SarabunPSK" w:hAnsi="TH SarabunPSK" w:cs="TH SarabunPSK" w:hint="cs"/>
                <w:cs/>
              </w:rPr>
              <w:t xml:space="preserve">5.3 </w:t>
            </w:r>
            <w:r w:rsidRPr="00B60D70">
              <w:rPr>
                <w:rFonts w:ascii="TH SarabunPSK" w:hAnsi="TH SarabunPSK" w:cs="TH SarabunPSK" w:hint="cs"/>
                <w:cs/>
                <w:lang w:val="th-TH"/>
              </w:rPr>
              <w:t>เครื่องทดสอบการรับกำลังของ</w:t>
            </w:r>
            <w:proofErr w:type="spellStart"/>
            <w:r w:rsidRPr="00B60D70">
              <w:rPr>
                <w:rFonts w:ascii="TH SarabunPSK" w:hAnsi="TH SarabunPSK" w:cs="TH SarabunPSK" w:hint="cs"/>
                <w:cs/>
                <w:lang w:val="th-TH"/>
              </w:rPr>
              <w:t>แอสฟัลต์</w:t>
            </w:r>
            <w:proofErr w:type="spellEnd"/>
            <w:r w:rsidRPr="00B60D70">
              <w:rPr>
                <w:rFonts w:ascii="TH SarabunPSK" w:hAnsi="TH SarabunPSK" w:cs="TH SarabunPSK" w:hint="cs"/>
                <w:cs/>
                <w:lang w:val="th-TH"/>
              </w:rPr>
              <w:t>ด้วยวิธีมาร์แชลล์</w:t>
            </w:r>
          </w:p>
        </w:tc>
        <w:tc>
          <w:tcPr>
            <w:tcW w:w="2268" w:type="dxa"/>
            <w:tcBorders>
              <w:top w:val="single" w:sz="4" w:space="0" w:color="auto"/>
              <w:left w:val="single" w:sz="4" w:space="0" w:color="auto"/>
              <w:bottom w:val="single" w:sz="4" w:space="0" w:color="auto"/>
              <w:right w:val="single" w:sz="4" w:space="0" w:color="auto"/>
            </w:tcBorders>
          </w:tcPr>
          <w:p w14:paraId="6886574B" w14:textId="0BF85317" w:rsidR="001D63A5" w:rsidRPr="00B60D70" w:rsidRDefault="001D63A5" w:rsidP="001D63A5">
            <w:pPr>
              <w:ind w:right="28"/>
              <w:jc w:val="center"/>
              <w:rPr>
                <w:rFonts w:ascii="TH SarabunPSK" w:hAnsi="TH SarabunPSK" w:cs="TH SarabunPSK"/>
                <w:cs/>
              </w:rPr>
            </w:pPr>
            <w:r w:rsidRPr="00B60D70">
              <w:rPr>
                <w:rFonts w:ascii="TH SarabunPSK" w:eastAsia="Times New Roman" w:hAnsi="TH SarabunPSK" w:cs="TH SarabunPSK" w:hint="cs"/>
                <w:cs/>
              </w:rPr>
              <w:t>1 ชุด</w:t>
            </w:r>
          </w:p>
        </w:tc>
      </w:tr>
      <w:tr w:rsidR="00B60D70" w:rsidRPr="00B60D70" w14:paraId="4C491119" w14:textId="5C933CCF"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074DBC9A" w14:textId="6FD04F11" w:rsidR="001D63A5" w:rsidRPr="00B60D70" w:rsidRDefault="001D63A5" w:rsidP="001D63A5">
            <w:pPr>
              <w:ind w:right="28"/>
              <w:rPr>
                <w:rFonts w:ascii="TH SarabunPSK" w:hAnsi="TH SarabunPSK" w:cs="TH SarabunPSK"/>
                <w:cs/>
              </w:rPr>
            </w:pPr>
            <w:r w:rsidRPr="00B60D70">
              <w:rPr>
                <w:rFonts w:ascii="TH SarabunPSK" w:hAnsi="TH SarabunPSK" w:cs="TH SarabunPSK" w:hint="cs"/>
                <w:cs/>
              </w:rPr>
              <w:t xml:space="preserve">5.4 </w:t>
            </w:r>
            <w:r w:rsidRPr="00B60D70">
              <w:rPr>
                <w:rFonts w:ascii="TH SarabunPSK" w:hAnsi="TH SarabunPSK" w:cs="TH SarabunPSK" w:hint="cs"/>
                <w:cs/>
                <w:lang w:val="th-TH"/>
              </w:rPr>
              <w:t>เครื่องทดสอบหาความต้านทานการไหลของวัสดุผสม ด้วยวิธีมาร์แชลล์</w:t>
            </w:r>
          </w:p>
        </w:tc>
        <w:tc>
          <w:tcPr>
            <w:tcW w:w="2268" w:type="dxa"/>
            <w:tcBorders>
              <w:top w:val="single" w:sz="4" w:space="0" w:color="auto"/>
              <w:left w:val="single" w:sz="4" w:space="0" w:color="auto"/>
              <w:bottom w:val="single" w:sz="4" w:space="0" w:color="auto"/>
              <w:right w:val="single" w:sz="4" w:space="0" w:color="auto"/>
            </w:tcBorders>
          </w:tcPr>
          <w:p w14:paraId="1790AF76" w14:textId="5098451D" w:rsidR="001D63A5" w:rsidRPr="00B60D70" w:rsidRDefault="001D63A5" w:rsidP="001D63A5">
            <w:pPr>
              <w:ind w:right="28"/>
              <w:jc w:val="center"/>
              <w:rPr>
                <w:rFonts w:ascii="TH SarabunPSK" w:hAnsi="TH SarabunPSK" w:cs="TH SarabunPSK"/>
                <w:cs/>
              </w:rPr>
            </w:pPr>
            <w:r w:rsidRPr="00B60D70">
              <w:rPr>
                <w:rFonts w:ascii="TH SarabunPSK" w:eastAsia="Times New Roman" w:hAnsi="TH SarabunPSK" w:cs="TH SarabunPSK" w:hint="cs"/>
                <w:cs/>
              </w:rPr>
              <w:t>1 ชุด</w:t>
            </w:r>
          </w:p>
        </w:tc>
      </w:tr>
      <w:tr w:rsidR="00B60D70" w:rsidRPr="00B60D70" w14:paraId="12489FB7" w14:textId="0574DEC3"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5993B30B" w14:textId="7E53FBE0" w:rsidR="001D63A5" w:rsidRPr="00B60D70" w:rsidRDefault="001D63A5" w:rsidP="001D63A5">
            <w:pPr>
              <w:ind w:right="28"/>
              <w:rPr>
                <w:rFonts w:ascii="TH SarabunPSK" w:hAnsi="TH SarabunPSK" w:cs="TH SarabunPSK"/>
                <w:cs/>
              </w:rPr>
            </w:pPr>
            <w:r w:rsidRPr="00B60D70">
              <w:rPr>
                <w:rFonts w:ascii="TH SarabunPSK" w:hAnsi="TH SarabunPSK" w:cs="TH SarabunPSK" w:hint="cs"/>
                <w:cs/>
              </w:rPr>
              <w:t xml:space="preserve">5.5 </w:t>
            </w:r>
            <w:r w:rsidRPr="00B60D70">
              <w:rPr>
                <w:rFonts w:ascii="TH SarabunPSK" w:hAnsi="TH SarabunPSK" w:cs="TH SarabunPSK" w:hint="cs"/>
                <w:cs/>
                <w:lang w:val="th-TH"/>
              </w:rPr>
              <w:t>เครื่องทดสอบหาความอ่อนตัวของบิทูเมน</w:t>
            </w:r>
          </w:p>
        </w:tc>
        <w:tc>
          <w:tcPr>
            <w:tcW w:w="2268" w:type="dxa"/>
            <w:tcBorders>
              <w:top w:val="single" w:sz="4" w:space="0" w:color="auto"/>
              <w:left w:val="single" w:sz="4" w:space="0" w:color="auto"/>
              <w:bottom w:val="single" w:sz="4" w:space="0" w:color="auto"/>
              <w:right w:val="single" w:sz="4" w:space="0" w:color="auto"/>
            </w:tcBorders>
          </w:tcPr>
          <w:p w14:paraId="6F929AA1" w14:textId="7CA0465E" w:rsidR="001D63A5" w:rsidRPr="00B60D70" w:rsidRDefault="001D63A5" w:rsidP="001D63A5">
            <w:pPr>
              <w:ind w:right="28"/>
              <w:jc w:val="center"/>
              <w:rPr>
                <w:rFonts w:ascii="TH SarabunPSK" w:hAnsi="TH SarabunPSK" w:cs="TH SarabunPSK"/>
                <w:cs/>
              </w:rPr>
            </w:pPr>
            <w:r w:rsidRPr="00B60D70">
              <w:rPr>
                <w:rFonts w:ascii="TH SarabunPSK" w:eastAsia="Times New Roman" w:hAnsi="TH SarabunPSK" w:cs="TH SarabunPSK" w:hint="cs"/>
                <w:cs/>
              </w:rPr>
              <w:t>1 ชุด</w:t>
            </w:r>
          </w:p>
        </w:tc>
      </w:tr>
      <w:tr w:rsidR="00B60D70" w:rsidRPr="00B60D70" w14:paraId="2F48CA40" w14:textId="5936058F"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67E3F55C" w14:textId="039D4B05" w:rsidR="001D63A5" w:rsidRPr="00B60D70" w:rsidRDefault="001D63A5" w:rsidP="001D63A5">
            <w:pPr>
              <w:ind w:right="28"/>
              <w:rPr>
                <w:rFonts w:ascii="TH SarabunPSK" w:hAnsi="TH SarabunPSK" w:cs="TH SarabunPSK"/>
                <w:cs/>
              </w:rPr>
            </w:pPr>
            <w:r w:rsidRPr="00B60D70">
              <w:rPr>
                <w:rFonts w:ascii="TH SarabunPSK" w:hAnsi="TH SarabunPSK" w:cs="TH SarabunPSK" w:hint="cs"/>
                <w:cs/>
              </w:rPr>
              <w:t xml:space="preserve">5.6 </w:t>
            </w:r>
            <w:r w:rsidRPr="00B60D70">
              <w:rPr>
                <w:rFonts w:ascii="TH SarabunPSK" w:hAnsi="TH SarabunPSK" w:cs="TH SarabunPSK" w:hint="cs"/>
                <w:cs/>
                <w:lang w:val="th-TH"/>
              </w:rPr>
              <w:t>เครื่องทดสอบการยืดตัวของบิทูเมน</w:t>
            </w:r>
          </w:p>
        </w:tc>
        <w:tc>
          <w:tcPr>
            <w:tcW w:w="2268" w:type="dxa"/>
            <w:tcBorders>
              <w:top w:val="single" w:sz="4" w:space="0" w:color="auto"/>
              <w:left w:val="single" w:sz="4" w:space="0" w:color="auto"/>
              <w:bottom w:val="single" w:sz="4" w:space="0" w:color="auto"/>
              <w:right w:val="single" w:sz="4" w:space="0" w:color="auto"/>
            </w:tcBorders>
          </w:tcPr>
          <w:p w14:paraId="088025AE" w14:textId="2BB88660" w:rsidR="001D63A5" w:rsidRPr="00B60D70" w:rsidRDefault="001D63A5" w:rsidP="001D63A5">
            <w:pPr>
              <w:ind w:right="28"/>
              <w:jc w:val="center"/>
              <w:rPr>
                <w:rFonts w:ascii="TH SarabunPSK" w:hAnsi="TH SarabunPSK" w:cs="TH SarabunPSK"/>
                <w:cs/>
              </w:rPr>
            </w:pPr>
            <w:r w:rsidRPr="00B60D70">
              <w:rPr>
                <w:rFonts w:ascii="TH SarabunPSK" w:eastAsia="Times New Roman" w:hAnsi="TH SarabunPSK" w:cs="TH SarabunPSK" w:hint="cs"/>
                <w:cs/>
              </w:rPr>
              <w:t>1 ชุด</w:t>
            </w:r>
          </w:p>
        </w:tc>
      </w:tr>
      <w:tr w:rsidR="00B60D70" w:rsidRPr="00B60D70" w14:paraId="4FA2825C" w14:textId="31CF6A6C"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59488EFE" w14:textId="773417A2" w:rsidR="001D63A5" w:rsidRPr="00B60D70" w:rsidRDefault="001D63A5" w:rsidP="001D63A5">
            <w:pPr>
              <w:ind w:right="28"/>
              <w:rPr>
                <w:rFonts w:ascii="TH SarabunPSK" w:hAnsi="TH SarabunPSK" w:cs="TH SarabunPSK"/>
                <w:cs/>
              </w:rPr>
            </w:pPr>
            <w:r w:rsidRPr="00B60D70">
              <w:rPr>
                <w:rFonts w:ascii="TH SarabunPSK" w:hAnsi="TH SarabunPSK" w:cs="TH SarabunPSK" w:hint="cs"/>
                <w:cs/>
              </w:rPr>
              <w:t xml:space="preserve">5.7 </w:t>
            </w:r>
            <w:r w:rsidRPr="00B60D70">
              <w:rPr>
                <w:rFonts w:ascii="TH SarabunPSK" w:hAnsi="TH SarabunPSK" w:cs="TH SarabunPSK" w:hint="cs"/>
                <w:cs/>
                <w:lang w:val="th-TH"/>
              </w:rPr>
              <w:t>เครื่องทดสอบหาจุดวาบไฟ และ จุดติดไฟ</w:t>
            </w:r>
          </w:p>
        </w:tc>
        <w:tc>
          <w:tcPr>
            <w:tcW w:w="2268" w:type="dxa"/>
            <w:tcBorders>
              <w:top w:val="single" w:sz="4" w:space="0" w:color="auto"/>
              <w:left w:val="single" w:sz="4" w:space="0" w:color="auto"/>
              <w:bottom w:val="single" w:sz="4" w:space="0" w:color="auto"/>
              <w:right w:val="single" w:sz="4" w:space="0" w:color="auto"/>
            </w:tcBorders>
          </w:tcPr>
          <w:p w14:paraId="7D328513" w14:textId="6107DF06" w:rsidR="001D63A5" w:rsidRPr="00B60D70" w:rsidRDefault="001D63A5" w:rsidP="001D63A5">
            <w:pPr>
              <w:ind w:right="28"/>
              <w:jc w:val="center"/>
              <w:rPr>
                <w:rFonts w:ascii="TH SarabunPSK" w:hAnsi="TH SarabunPSK" w:cs="TH SarabunPSK"/>
                <w:cs/>
              </w:rPr>
            </w:pPr>
            <w:r w:rsidRPr="00B60D70">
              <w:rPr>
                <w:rFonts w:ascii="TH SarabunPSK" w:eastAsia="Times New Roman" w:hAnsi="TH SarabunPSK" w:cs="TH SarabunPSK" w:hint="cs"/>
                <w:cs/>
              </w:rPr>
              <w:t>1 ชุด</w:t>
            </w:r>
          </w:p>
        </w:tc>
      </w:tr>
      <w:tr w:rsidR="00B60D70" w:rsidRPr="00B60D70" w14:paraId="7B872B8F" w14:textId="41A67A7E"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1A95AFD5" w14:textId="553FFA75" w:rsidR="001D63A5" w:rsidRPr="00B60D70" w:rsidRDefault="001D63A5" w:rsidP="001D63A5">
            <w:pPr>
              <w:ind w:right="28"/>
              <w:rPr>
                <w:rFonts w:ascii="TH SarabunPSK" w:hAnsi="TH SarabunPSK" w:cs="TH SarabunPSK"/>
                <w:cs/>
              </w:rPr>
            </w:pPr>
            <w:r w:rsidRPr="00B60D70">
              <w:rPr>
                <w:rFonts w:ascii="TH SarabunPSK" w:hAnsi="TH SarabunPSK" w:cs="TH SarabunPSK" w:hint="cs"/>
                <w:cs/>
              </w:rPr>
              <w:t xml:space="preserve">5.8 </w:t>
            </w:r>
            <w:r w:rsidRPr="00B60D70">
              <w:rPr>
                <w:rFonts w:ascii="TH SarabunPSK" w:hAnsi="TH SarabunPSK" w:cs="TH SarabunPSK" w:hint="cs"/>
                <w:cs/>
                <w:lang w:val="th-TH"/>
              </w:rPr>
              <w:t>เครื่องทดสอบหาความสึก</w:t>
            </w:r>
            <w:proofErr w:type="spellStart"/>
            <w:r w:rsidRPr="00B60D70">
              <w:rPr>
                <w:rFonts w:ascii="TH SarabunPSK" w:hAnsi="TH SarabunPSK" w:cs="TH SarabunPSK" w:hint="cs"/>
                <w:cs/>
                <w:lang w:val="th-TH"/>
              </w:rPr>
              <w:t>หรอ</w:t>
            </w:r>
            <w:proofErr w:type="spellEnd"/>
            <w:r w:rsidRPr="00B60D70">
              <w:rPr>
                <w:rFonts w:ascii="TH SarabunPSK" w:hAnsi="TH SarabunPSK" w:cs="TH SarabunPSK" w:hint="cs"/>
                <w:cs/>
                <w:lang w:val="th-TH"/>
              </w:rPr>
              <w:t>ของวัสดุมวลรวมคละ</w:t>
            </w:r>
          </w:p>
        </w:tc>
        <w:tc>
          <w:tcPr>
            <w:tcW w:w="2268" w:type="dxa"/>
            <w:tcBorders>
              <w:top w:val="single" w:sz="4" w:space="0" w:color="auto"/>
              <w:left w:val="single" w:sz="4" w:space="0" w:color="auto"/>
              <w:bottom w:val="single" w:sz="4" w:space="0" w:color="auto"/>
              <w:right w:val="single" w:sz="4" w:space="0" w:color="auto"/>
            </w:tcBorders>
          </w:tcPr>
          <w:p w14:paraId="2AB60479" w14:textId="0603D455" w:rsidR="001D63A5" w:rsidRPr="00B60D70" w:rsidRDefault="001D63A5" w:rsidP="001D63A5">
            <w:pPr>
              <w:ind w:right="28"/>
              <w:jc w:val="center"/>
              <w:rPr>
                <w:rFonts w:ascii="TH SarabunPSK" w:hAnsi="TH SarabunPSK" w:cs="TH SarabunPSK"/>
                <w:cs/>
              </w:rPr>
            </w:pPr>
            <w:r w:rsidRPr="00B60D70">
              <w:rPr>
                <w:rFonts w:ascii="TH SarabunPSK" w:eastAsia="Times New Roman" w:hAnsi="TH SarabunPSK" w:cs="TH SarabunPSK" w:hint="cs"/>
                <w:cs/>
              </w:rPr>
              <w:t>1 ชุด</w:t>
            </w:r>
          </w:p>
        </w:tc>
      </w:tr>
      <w:tr w:rsidR="00B60D70" w:rsidRPr="00B60D70" w14:paraId="571F9632" w14:textId="6866EEED"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483C94A7" w14:textId="09DB8421" w:rsidR="001D63A5" w:rsidRPr="00B60D70" w:rsidRDefault="001D63A5" w:rsidP="001D63A5">
            <w:pPr>
              <w:ind w:right="28"/>
              <w:rPr>
                <w:rFonts w:ascii="TH SarabunPSK" w:hAnsi="TH SarabunPSK" w:cs="TH SarabunPSK"/>
                <w:cs/>
              </w:rPr>
            </w:pPr>
            <w:r w:rsidRPr="00B60D70">
              <w:rPr>
                <w:rFonts w:ascii="TH SarabunPSK" w:hAnsi="TH SarabunPSK" w:cs="TH SarabunPSK" w:hint="cs"/>
                <w:cs/>
              </w:rPr>
              <w:lastRenderedPageBreak/>
              <w:t xml:space="preserve">5.9 </w:t>
            </w:r>
            <w:r w:rsidRPr="00B60D70">
              <w:rPr>
                <w:rFonts w:ascii="TH SarabunPSK" w:hAnsi="TH SarabunPSK" w:cs="TH SarabunPSK" w:hint="cs"/>
                <w:cs/>
                <w:lang w:val="th-TH"/>
              </w:rPr>
              <w:t>ตู้อบวัสดุบิทูเมน เพื่อใช้ในการเตรียมตัวอย่าง</w:t>
            </w:r>
          </w:p>
        </w:tc>
        <w:tc>
          <w:tcPr>
            <w:tcW w:w="2268" w:type="dxa"/>
            <w:tcBorders>
              <w:top w:val="single" w:sz="4" w:space="0" w:color="auto"/>
              <w:left w:val="single" w:sz="4" w:space="0" w:color="auto"/>
              <w:bottom w:val="single" w:sz="4" w:space="0" w:color="auto"/>
              <w:right w:val="single" w:sz="4" w:space="0" w:color="auto"/>
            </w:tcBorders>
          </w:tcPr>
          <w:p w14:paraId="4FE8F401" w14:textId="4DD03DF1" w:rsidR="001D63A5" w:rsidRPr="00B60D70" w:rsidRDefault="00B34FF2" w:rsidP="001D63A5">
            <w:pPr>
              <w:ind w:right="28"/>
              <w:jc w:val="center"/>
              <w:rPr>
                <w:rFonts w:ascii="TH SarabunPSK" w:hAnsi="TH SarabunPSK" w:cs="TH SarabunPSK"/>
                <w:cs/>
              </w:rPr>
            </w:pPr>
            <w:r w:rsidRPr="00B60D70">
              <w:rPr>
                <w:rFonts w:ascii="TH SarabunPSK" w:eastAsia="Times New Roman" w:hAnsi="TH SarabunPSK" w:cs="TH SarabunPSK"/>
              </w:rPr>
              <w:t>3</w:t>
            </w:r>
            <w:r w:rsidR="001D63A5" w:rsidRPr="00B60D70">
              <w:rPr>
                <w:rFonts w:ascii="TH SarabunPSK" w:eastAsia="Times New Roman" w:hAnsi="TH SarabunPSK" w:cs="TH SarabunPSK" w:hint="cs"/>
                <w:cs/>
              </w:rPr>
              <w:t xml:space="preserve"> ชุด</w:t>
            </w:r>
          </w:p>
        </w:tc>
      </w:tr>
      <w:tr w:rsidR="00B60D70" w:rsidRPr="00B60D70" w14:paraId="785419F0" w14:textId="3DB2F612" w:rsidTr="002D702A">
        <w:tc>
          <w:tcPr>
            <w:tcW w:w="7518" w:type="dxa"/>
            <w:tcBorders>
              <w:top w:val="single" w:sz="4" w:space="0" w:color="auto"/>
              <w:left w:val="single" w:sz="4" w:space="0" w:color="auto"/>
              <w:bottom w:val="single" w:sz="4" w:space="0" w:color="auto"/>
              <w:right w:val="single" w:sz="4" w:space="0" w:color="auto"/>
            </w:tcBorders>
            <w:shd w:val="clear" w:color="auto" w:fill="auto"/>
          </w:tcPr>
          <w:p w14:paraId="5838063C" w14:textId="02A316F9" w:rsidR="001D63A5" w:rsidRPr="00B60D70" w:rsidRDefault="001D63A5" w:rsidP="001D63A5">
            <w:pPr>
              <w:ind w:right="28"/>
              <w:rPr>
                <w:rFonts w:ascii="TH SarabunPSK" w:hAnsi="TH SarabunPSK" w:cs="TH SarabunPSK"/>
              </w:rPr>
            </w:pPr>
            <w:r w:rsidRPr="00B60D70">
              <w:rPr>
                <w:rFonts w:ascii="TH SarabunPSK" w:hAnsi="TH SarabunPSK" w:cs="TH SarabunPSK" w:hint="cs"/>
                <w:cs/>
              </w:rPr>
              <w:t>5.10</w:t>
            </w:r>
            <w:r w:rsidRPr="00B60D70">
              <w:rPr>
                <w:rFonts w:ascii="TH SarabunPSK" w:hAnsi="TH SarabunPSK" w:cs="TH SarabunPSK"/>
              </w:rPr>
              <w:t xml:space="preserve"> </w:t>
            </w:r>
            <w:r w:rsidRPr="00B60D70">
              <w:rPr>
                <w:rFonts w:ascii="TH SarabunPSK" w:hAnsi="TH SarabunPSK" w:cs="TH SarabunPSK"/>
                <w:cs/>
              </w:rPr>
              <w:t xml:space="preserve">เครื่องชั่งดิจิตอลขนาดชั่งไม่น้อยกว่า </w:t>
            </w:r>
            <w:r w:rsidRPr="00B60D70">
              <w:rPr>
                <w:rFonts w:ascii="TH SarabunPSK" w:hAnsi="TH SarabunPSK" w:cs="TH SarabunPSK" w:hint="cs"/>
                <w:cs/>
              </w:rPr>
              <w:t>3</w:t>
            </w:r>
            <w:r w:rsidRPr="00B60D70">
              <w:rPr>
                <w:rFonts w:ascii="TH SarabunPSK" w:hAnsi="TH SarabunPSK" w:cs="TH SarabunPSK"/>
              </w:rPr>
              <w:t xml:space="preserve">0 </w:t>
            </w:r>
            <w:r w:rsidRPr="00B60D70">
              <w:rPr>
                <w:rFonts w:ascii="TH SarabunPSK" w:hAnsi="TH SarabunPSK" w:cs="TH SarabunPSK"/>
                <w:cs/>
              </w:rPr>
              <w:t>กิโลกรัม</w:t>
            </w:r>
          </w:p>
        </w:tc>
        <w:tc>
          <w:tcPr>
            <w:tcW w:w="2268" w:type="dxa"/>
            <w:tcBorders>
              <w:top w:val="single" w:sz="4" w:space="0" w:color="auto"/>
              <w:left w:val="single" w:sz="4" w:space="0" w:color="auto"/>
              <w:bottom w:val="single" w:sz="4" w:space="0" w:color="auto"/>
              <w:right w:val="single" w:sz="4" w:space="0" w:color="auto"/>
            </w:tcBorders>
          </w:tcPr>
          <w:p w14:paraId="1596F792" w14:textId="5873D51C" w:rsidR="001D63A5" w:rsidRPr="00B60D70" w:rsidRDefault="001D63A5" w:rsidP="001D63A5">
            <w:pPr>
              <w:ind w:right="28"/>
              <w:jc w:val="center"/>
              <w:rPr>
                <w:rFonts w:ascii="TH SarabunPSK" w:hAnsi="TH SarabunPSK" w:cs="TH SarabunPSK"/>
                <w:cs/>
              </w:rPr>
            </w:pPr>
            <w:r w:rsidRPr="00B60D70">
              <w:rPr>
                <w:rFonts w:ascii="TH SarabunPSK" w:eastAsia="Times New Roman" w:hAnsi="TH SarabunPSK" w:cs="TH SarabunPSK" w:hint="cs"/>
                <w:cs/>
              </w:rPr>
              <w:t>10 ชุด</w:t>
            </w:r>
          </w:p>
        </w:tc>
      </w:tr>
    </w:tbl>
    <w:p w14:paraId="0F0DF18E" w14:textId="77777777" w:rsidR="008D0407" w:rsidRPr="00B60D70" w:rsidRDefault="008D0407" w:rsidP="00592146">
      <w:pPr>
        <w:rPr>
          <w:rFonts w:ascii="TH SarabunPSK" w:hAnsi="TH SarabunPSK" w:cs="TH SarabunPSK"/>
          <w:b/>
          <w:bCs/>
        </w:rPr>
      </w:pPr>
    </w:p>
    <w:p w14:paraId="2686E051" w14:textId="0054B10E" w:rsidR="009E6917" w:rsidRPr="00B60D70" w:rsidRDefault="00D756E0" w:rsidP="007D2608">
      <w:pPr>
        <w:pStyle w:val="4"/>
        <w:rPr>
          <w:rFonts w:ascii="TH SarabunPSK" w:hAnsi="TH SarabunPSK" w:cs="TH SarabunPSK"/>
        </w:rPr>
      </w:pPr>
      <w:r w:rsidRPr="00B60D70">
        <w:rPr>
          <w:rFonts w:ascii="TH SarabunPSK" w:hAnsi="TH SarabunPSK" w:cs="TH SarabunPSK" w:hint="cs"/>
          <w:cs/>
        </w:rPr>
        <w:t>การบริหารงบประมาณรายรับและรายจ่ายของหลักสูตร</w:t>
      </w:r>
    </w:p>
    <w:p w14:paraId="1F585C98" w14:textId="462BEF1E" w:rsidR="009E6917" w:rsidRPr="00B60D70" w:rsidRDefault="00D756E0" w:rsidP="007D2608">
      <w:pPr>
        <w:pStyle w:val="5"/>
        <w:ind w:left="284" w:hanging="299"/>
        <w:rPr>
          <w:rFonts w:ascii="TH SarabunPSK" w:hAnsi="TH SarabunPSK" w:cs="TH SarabunPSK"/>
        </w:rPr>
      </w:pPr>
      <w:bookmarkStart w:id="177" w:name="_Hlk117776008"/>
      <w:bookmarkEnd w:id="176"/>
      <w:r w:rsidRPr="00B60D70">
        <w:rPr>
          <w:rFonts w:ascii="TH SarabunPSK" w:hAnsi="TH SarabunPSK" w:cs="TH SarabunPSK" w:hint="cs"/>
          <w:cs/>
        </w:rPr>
        <w:t xml:space="preserve">แผนการรับนักศึกษาและผู้สำเร็จการศึกษาในระยะ </w:t>
      </w:r>
      <w:r w:rsidRPr="00B60D70">
        <w:rPr>
          <w:rFonts w:ascii="TH SarabunPSK" w:hAnsi="TH SarabunPSK" w:cs="TH SarabunPSK" w:hint="cs"/>
        </w:rPr>
        <w:t xml:space="preserve">5 </w:t>
      </w:r>
      <w:r w:rsidRPr="00B60D70">
        <w:rPr>
          <w:rFonts w:ascii="TH SarabunPSK" w:hAnsi="TH SarabunPSK" w:cs="TH SarabunPSK" w:hint="cs"/>
          <w:cs/>
        </w:rPr>
        <w:t xml:space="preserve">ปี </w:t>
      </w:r>
    </w:p>
    <w:tbl>
      <w:tblPr>
        <w:tblW w:w="5000" w:type="pct"/>
        <w:tblLook w:val="04A0" w:firstRow="1" w:lastRow="0" w:firstColumn="1" w:lastColumn="0" w:noHBand="0" w:noVBand="1"/>
      </w:tblPr>
      <w:tblGrid>
        <w:gridCol w:w="3631"/>
        <w:gridCol w:w="1076"/>
        <w:gridCol w:w="1077"/>
        <w:gridCol w:w="1077"/>
        <w:gridCol w:w="1077"/>
        <w:gridCol w:w="1078"/>
      </w:tblGrid>
      <w:tr w:rsidR="00B60D70" w:rsidRPr="001C307C" w14:paraId="5717BD56" w14:textId="77777777">
        <w:trPr>
          <w:trHeight w:val="20"/>
          <w:tblHeader/>
        </w:trPr>
        <w:tc>
          <w:tcPr>
            <w:tcW w:w="2014" w:type="pc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bookmarkEnd w:id="177"/>
          <w:p w14:paraId="6D215C1A" w14:textId="77777777" w:rsidR="009E6917" w:rsidRPr="001C307C" w:rsidRDefault="00D756E0" w:rsidP="00592146">
            <w:pPr>
              <w:rPr>
                <w:rFonts w:ascii="TH SarabunPSK" w:hAnsi="TH SarabunPSK" w:cs="TH SarabunPSK"/>
                <w:b/>
                <w:bCs/>
                <w:sz w:val="28"/>
                <w:szCs w:val="28"/>
              </w:rPr>
            </w:pPr>
            <w:r w:rsidRPr="001C307C">
              <w:rPr>
                <w:rFonts w:ascii="TH SarabunPSK" w:hAnsi="TH SarabunPSK" w:cs="TH SarabunPSK" w:hint="cs"/>
                <w:b/>
                <w:bCs/>
                <w:sz w:val="28"/>
                <w:szCs w:val="28"/>
                <w:cs/>
                <w:lang w:val="th-TH"/>
              </w:rPr>
              <w:t>รายละเอียด</w:t>
            </w:r>
          </w:p>
        </w:tc>
        <w:tc>
          <w:tcPr>
            <w:tcW w:w="597" w:type="pct"/>
            <w:tcBorders>
              <w:top w:val="single" w:sz="4" w:space="0" w:color="auto"/>
              <w:left w:val="nil"/>
              <w:bottom w:val="single" w:sz="4" w:space="0" w:color="auto"/>
              <w:right w:val="single" w:sz="4" w:space="0" w:color="auto"/>
            </w:tcBorders>
            <w:shd w:val="clear" w:color="auto" w:fill="F2F2F2" w:themeFill="background1" w:themeFillShade="F2"/>
            <w:noWrap/>
            <w:vAlign w:val="center"/>
          </w:tcPr>
          <w:p w14:paraId="33D73CE5" w14:textId="77777777" w:rsidR="009E6917" w:rsidRPr="001C307C" w:rsidRDefault="00D756E0" w:rsidP="007D2608">
            <w:pPr>
              <w:jc w:val="center"/>
              <w:rPr>
                <w:rFonts w:ascii="TH SarabunPSK" w:hAnsi="TH SarabunPSK" w:cs="TH SarabunPSK"/>
                <w:b/>
                <w:bCs/>
                <w:sz w:val="28"/>
                <w:szCs w:val="28"/>
              </w:rPr>
            </w:pPr>
            <w:r w:rsidRPr="001C307C">
              <w:rPr>
                <w:rFonts w:ascii="TH SarabunPSK" w:hAnsi="TH SarabunPSK" w:cs="TH SarabunPSK" w:hint="cs"/>
                <w:b/>
                <w:bCs/>
                <w:sz w:val="28"/>
                <w:szCs w:val="28"/>
              </w:rPr>
              <w:t>2568</w:t>
            </w:r>
          </w:p>
        </w:tc>
        <w:tc>
          <w:tcPr>
            <w:tcW w:w="597" w:type="pct"/>
            <w:tcBorders>
              <w:top w:val="single" w:sz="4" w:space="0" w:color="auto"/>
              <w:left w:val="nil"/>
              <w:bottom w:val="single" w:sz="4" w:space="0" w:color="auto"/>
              <w:right w:val="single" w:sz="4" w:space="0" w:color="auto"/>
            </w:tcBorders>
            <w:shd w:val="clear" w:color="auto" w:fill="F2F2F2" w:themeFill="background1" w:themeFillShade="F2"/>
            <w:noWrap/>
            <w:vAlign w:val="center"/>
          </w:tcPr>
          <w:p w14:paraId="6347E2F3" w14:textId="77777777" w:rsidR="009E6917" w:rsidRPr="001C307C" w:rsidRDefault="00D756E0" w:rsidP="007D2608">
            <w:pPr>
              <w:jc w:val="center"/>
              <w:rPr>
                <w:rFonts w:ascii="TH SarabunPSK" w:hAnsi="TH SarabunPSK" w:cs="TH SarabunPSK"/>
                <w:b/>
                <w:bCs/>
                <w:sz w:val="28"/>
                <w:szCs w:val="28"/>
              </w:rPr>
            </w:pPr>
            <w:r w:rsidRPr="001C307C">
              <w:rPr>
                <w:rFonts w:ascii="TH SarabunPSK" w:hAnsi="TH SarabunPSK" w:cs="TH SarabunPSK" w:hint="cs"/>
                <w:b/>
                <w:bCs/>
                <w:sz w:val="28"/>
                <w:szCs w:val="28"/>
              </w:rPr>
              <w:t>2569</w:t>
            </w:r>
          </w:p>
        </w:tc>
        <w:tc>
          <w:tcPr>
            <w:tcW w:w="597" w:type="pct"/>
            <w:tcBorders>
              <w:top w:val="single" w:sz="4" w:space="0" w:color="auto"/>
              <w:left w:val="nil"/>
              <w:bottom w:val="single" w:sz="4" w:space="0" w:color="auto"/>
              <w:right w:val="single" w:sz="4" w:space="0" w:color="auto"/>
            </w:tcBorders>
            <w:shd w:val="clear" w:color="auto" w:fill="F2F2F2" w:themeFill="background1" w:themeFillShade="F2"/>
            <w:noWrap/>
            <w:vAlign w:val="center"/>
          </w:tcPr>
          <w:p w14:paraId="57DA623C" w14:textId="77777777" w:rsidR="009E6917" w:rsidRPr="001C307C" w:rsidRDefault="00D756E0" w:rsidP="007D2608">
            <w:pPr>
              <w:jc w:val="center"/>
              <w:rPr>
                <w:rFonts w:ascii="TH SarabunPSK" w:hAnsi="TH SarabunPSK" w:cs="TH SarabunPSK"/>
                <w:b/>
                <w:bCs/>
                <w:sz w:val="28"/>
                <w:szCs w:val="28"/>
              </w:rPr>
            </w:pPr>
            <w:r w:rsidRPr="001C307C">
              <w:rPr>
                <w:rFonts w:ascii="TH SarabunPSK" w:hAnsi="TH SarabunPSK" w:cs="TH SarabunPSK" w:hint="cs"/>
                <w:b/>
                <w:bCs/>
                <w:sz w:val="28"/>
                <w:szCs w:val="28"/>
              </w:rPr>
              <w:t>2570</w:t>
            </w:r>
          </w:p>
        </w:tc>
        <w:tc>
          <w:tcPr>
            <w:tcW w:w="597" w:type="pct"/>
            <w:tcBorders>
              <w:top w:val="single" w:sz="4" w:space="0" w:color="auto"/>
              <w:left w:val="nil"/>
              <w:bottom w:val="single" w:sz="4" w:space="0" w:color="auto"/>
              <w:right w:val="single" w:sz="4" w:space="0" w:color="auto"/>
            </w:tcBorders>
            <w:shd w:val="clear" w:color="auto" w:fill="F2F2F2" w:themeFill="background1" w:themeFillShade="F2"/>
            <w:noWrap/>
            <w:vAlign w:val="center"/>
          </w:tcPr>
          <w:p w14:paraId="6FF78F74" w14:textId="77777777" w:rsidR="009E6917" w:rsidRPr="001C307C" w:rsidRDefault="00D756E0" w:rsidP="007D2608">
            <w:pPr>
              <w:jc w:val="center"/>
              <w:rPr>
                <w:rFonts w:ascii="TH SarabunPSK" w:hAnsi="TH SarabunPSK" w:cs="TH SarabunPSK"/>
                <w:b/>
                <w:bCs/>
                <w:sz w:val="28"/>
                <w:szCs w:val="28"/>
              </w:rPr>
            </w:pPr>
            <w:r w:rsidRPr="001C307C">
              <w:rPr>
                <w:rFonts w:ascii="TH SarabunPSK" w:hAnsi="TH SarabunPSK" w:cs="TH SarabunPSK" w:hint="cs"/>
                <w:b/>
                <w:bCs/>
                <w:sz w:val="28"/>
                <w:szCs w:val="28"/>
              </w:rPr>
              <w:t>2571</w:t>
            </w:r>
          </w:p>
        </w:tc>
        <w:tc>
          <w:tcPr>
            <w:tcW w:w="598" w:type="pct"/>
            <w:tcBorders>
              <w:top w:val="single" w:sz="4" w:space="0" w:color="auto"/>
              <w:left w:val="nil"/>
              <w:bottom w:val="single" w:sz="4" w:space="0" w:color="auto"/>
              <w:right w:val="single" w:sz="4" w:space="0" w:color="auto"/>
            </w:tcBorders>
            <w:shd w:val="clear" w:color="auto" w:fill="F2F2F2" w:themeFill="background1" w:themeFillShade="F2"/>
            <w:noWrap/>
            <w:vAlign w:val="center"/>
          </w:tcPr>
          <w:p w14:paraId="0747586B" w14:textId="77777777" w:rsidR="009E6917" w:rsidRPr="001C307C" w:rsidRDefault="00D756E0" w:rsidP="007D2608">
            <w:pPr>
              <w:jc w:val="center"/>
              <w:rPr>
                <w:rFonts w:ascii="TH SarabunPSK" w:hAnsi="TH SarabunPSK" w:cs="TH SarabunPSK"/>
                <w:b/>
                <w:bCs/>
                <w:sz w:val="28"/>
                <w:szCs w:val="28"/>
              </w:rPr>
            </w:pPr>
            <w:r w:rsidRPr="001C307C">
              <w:rPr>
                <w:rFonts w:ascii="TH SarabunPSK" w:hAnsi="TH SarabunPSK" w:cs="TH SarabunPSK" w:hint="cs"/>
                <w:b/>
                <w:bCs/>
                <w:sz w:val="28"/>
                <w:szCs w:val="28"/>
              </w:rPr>
              <w:t>25</w:t>
            </w:r>
            <w:r w:rsidRPr="001C307C">
              <w:rPr>
                <w:rFonts w:ascii="TH SarabunPSK" w:hAnsi="TH SarabunPSK" w:cs="TH SarabunPSK" w:hint="cs"/>
                <w:b/>
                <w:bCs/>
                <w:sz w:val="28"/>
                <w:szCs w:val="28"/>
                <w:cs/>
              </w:rPr>
              <w:t>7</w:t>
            </w:r>
            <w:r w:rsidRPr="001C307C">
              <w:rPr>
                <w:rFonts w:ascii="TH SarabunPSK" w:hAnsi="TH SarabunPSK" w:cs="TH SarabunPSK" w:hint="cs"/>
                <w:b/>
                <w:bCs/>
                <w:sz w:val="28"/>
                <w:szCs w:val="28"/>
              </w:rPr>
              <w:t>2</w:t>
            </w:r>
          </w:p>
        </w:tc>
      </w:tr>
      <w:tr w:rsidR="00B60D70" w:rsidRPr="001C307C" w14:paraId="5AABC83D" w14:textId="77777777">
        <w:trPr>
          <w:trHeight w:val="20"/>
        </w:trPr>
        <w:tc>
          <w:tcPr>
            <w:tcW w:w="2014" w:type="pct"/>
            <w:tcBorders>
              <w:top w:val="nil"/>
              <w:left w:val="single" w:sz="4" w:space="0" w:color="auto"/>
              <w:bottom w:val="single" w:sz="4" w:space="0" w:color="auto"/>
              <w:right w:val="single" w:sz="4" w:space="0" w:color="auto"/>
            </w:tcBorders>
            <w:shd w:val="clear" w:color="auto" w:fill="FFFFFF" w:themeFill="background1"/>
            <w:noWrap/>
            <w:vAlign w:val="bottom"/>
          </w:tcPr>
          <w:p w14:paraId="44C77C7C" w14:textId="77777777" w:rsidR="003C4F43" w:rsidRPr="001C307C" w:rsidRDefault="003C4F43" w:rsidP="00592146">
            <w:pPr>
              <w:rPr>
                <w:rFonts w:ascii="TH SarabunPSK" w:hAnsi="TH SarabunPSK" w:cs="TH SarabunPSK"/>
                <w:sz w:val="28"/>
                <w:szCs w:val="28"/>
              </w:rPr>
            </w:pPr>
            <w:r w:rsidRPr="001C307C">
              <w:rPr>
                <w:rFonts w:ascii="TH SarabunPSK" w:hAnsi="TH SarabunPSK" w:cs="TH SarabunPSK" w:hint="cs"/>
                <w:sz w:val="28"/>
                <w:szCs w:val="28"/>
                <w:cs/>
                <w:lang w:val="th-TH"/>
              </w:rPr>
              <w:t xml:space="preserve">ชั้นปีที่ </w:t>
            </w:r>
            <w:r w:rsidRPr="001C307C">
              <w:rPr>
                <w:rFonts w:ascii="TH SarabunPSK" w:hAnsi="TH SarabunPSK" w:cs="TH SarabunPSK" w:hint="cs"/>
                <w:sz w:val="28"/>
                <w:szCs w:val="28"/>
              </w:rPr>
              <w:t>1</w:t>
            </w:r>
          </w:p>
        </w:tc>
        <w:tc>
          <w:tcPr>
            <w:tcW w:w="597" w:type="pct"/>
            <w:tcBorders>
              <w:top w:val="nil"/>
              <w:left w:val="nil"/>
              <w:bottom w:val="single" w:sz="4" w:space="0" w:color="auto"/>
              <w:right w:val="single" w:sz="4" w:space="0" w:color="auto"/>
            </w:tcBorders>
            <w:shd w:val="clear" w:color="auto" w:fill="FFFFFF" w:themeFill="background1"/>
            <w:noWrap/>
            <w:vAlign w:val="bottom"/>
          </w:tcPr>
          <w:p w14:paraId="33FF7EA2" w14:textId="39BA66E4" w:rsidR="003C4F43" w:rsidRPr="001C307C" w:rsidRDefault="003C4F43" w:rsidP="007D2608">
            <w:pPr>
              <w:jc w:val="center"/>
              <w:rPr>
                <w:rFonts w:ascii="TH SarabunPSK" w:hAnsi="TH SarabunPSK" w:cs="TH SarabunPSK"/>
                <w:sz w:val="28"/>
                <w:szCs w:val="28"/>
                <w:cs/>
              </w:rPr>
            </w:pPr>
            <w:r w:rsidRPr="001C307C">
              <w:rPr>
                <w:rFonts w:ascii="TH SarabunPSK" w:hAnsi="TH SarabunPSK" w:cs="TH SarabunPSK" w:hint="cs"/>
                <w:sz w:val="28"/>
                <w:szCs w:val="28"/>
              </w:rPr>
              <w:t>40</w:t>
            </w:r>
          </w:p>
        </w:tc>
        <w:tc>
          <w:tcPr>
            <w:tcW w:w="597" w:type="pct"/>
            <w:tcBorders>
              <w:top w:val="nil"/>
              <w:left w:val="nil"/>
              <w:bottom w:val="single" w:sz="4" w:space="0" w:color="auto"/>
              <w:right w:val="single" w:sz="4" w:space="0" w:color="auto"/>
            </w:tcBorders>
            <w:shd w:val="clear" w:color="auto" w:fill="FFFFFF" w:themeFill="background1"/>
            <w:noWrap/>
          </w:tcPr>
          <w:p w14:paraId="6BA9E1AB" w14:textId="7EFF8CDC" w:rsidR="003C4F43" w:rsidRPr="001C307C" w:rsidRDefault="003C4F43" w:rsidP="007D2608">
            <w:pPr>
              <w:jc w:val="center"/>
              <w:rPr>
                <w:rFonts w:ascii="TH SarabunPSK" w:hAnsi="TH SarabunPSK" w:cs="TH SarabunPSK"/>
                <w:sz w:val="28"/>
                <w:szCs w:val="28"/>
              </w:rPr>
            </w:pPr>
            <w:r w:rsidRPr="001C307C">
              <w:rPr>
                <w:rFonts w:ascii="TH SarabunPSK" w:hAnsi="TH SarabunPSK" w:cs="TH SarabunPSK" w:hint="cs"/>
                <w:sz w:val="28"/>
                <w:szCs w:val="28"/>
              </w:rPr>
              <w:t>40</w:t>
            </w:r>
          </w:p>
        </w:tc>
        <w:tc>
          <w:tcPr>
            <w:tcW w:w="597" w:type="pct"/>
            <w:tcBorders>
              <w:top w:val="nil"/>
              <w:left w:val="nil"/>
              <w:bottom w:val="single" w:sz="4" w:space="0" w:color="auto"/>
              <w:right w:val="single" w:sz="4" w:space="0" w:color="auto"/>
            </w:tcBorders>
            <w:shd w:val="clear" w:color="auto" w:fill="FFFFFF" w:themeFill="background1"/>
            <w:noWrap/>
          </w:tcPr>
          <w:p w14:paraId="6F434EA3" w14:textId="238CD640" w:rsidR="003C4F43" w:rsidRPr="001C307C" w:rsidRDefault="003C4F43" w:rsidP="007D2608">
            <w:pPr>
              <w:jc w:val="center"/>
              <w:rPr>
                <w:rFonts w:ascii="TH SarabunPSK" w:hAnsi="TH SarabunPSK" w:cs="TH SarabunPSK"/>
                <w:sz w:val="28"/>
                <w:szCs w:val="28"/>
              </w:rPr>
            </w:pPr>
            <w:r w:rsidRPr="001C307C">
              <w:rPr>
                <w:rFonts w:ascii="TH SarabunPSK" w:hAnsi="TH SarabunPSK" w:cs="TH SarabunPSK" w:hint="cs"/>
                <w:sz w:val="28"/>
                <w:szCs w:val="28"/>
              </w:rPr>
              <w:t>40</w:t>
            </w:r>
          </w:p>
        </w:tc>
        <w:tc>
          <w:tcPr>
            <w:tcW w:w="597" w:type="pct"/>
            <w:tcBorders>
              <w:top w:val="nil"/>
              <w:left w:val="nil"/>
              <w:bottom w:val="single" w:sz="4" w:space="0" w:color="auto"/>
              <w:right w:val="single" w:sz="4" w:space="0" w:color="auto"/>
            </w:tcBorders>
            <w:shd w:val="clear" w:color="auto" w:fill="FFFFFF" w:themeFill="background1"/>
            <w:noWrap/>
          </w:tcPr>
          <w:p w14:paraId="042CA440" w14:textId="5591C1E4" w:rsidR="003C4F43" w:rsidRPr="001C307C" w:rsidRDefault="003C4F43" w:rsidP="007D2608">
            <w:pPr>
              <w:jc w:val="center"/>
              <w:rPr>
                <w:rFonts w:ascii="TH SarabunPSK" w:hAnsi="TH SarabunPSK" w:cs="TH SarabunPSK"/>
                <w:sz w:val="28"/>
                <w:szCs w:val="28"/>
              </w:rPr>
            </w:pPr>
            <w:r w:rsidRPr="001C307C">
              <w:rPr>
                <w:rFonts w:ascii="TH SarabunPSK" w:hAnsi="TH SarabunPSK" w:cs="TH SarabunPSK" w:hint="cs"/>
                <w:sz w:val="28"/>
                <w:szCs w:val="28"/>
              </w:rPr>
              <w:t>40</w:t>
            </w:r>
          </w:p>
        </w:tc>
        <w:tc>
          <w:tcPr>
            <w:tcW w:w="598" w:type="pct"/>
            <w:tcBorders>
              <w:top w:val="nil"/>
              <w:left w:val="nil"/>
              <w:bottom w:val="single" w:sz="4" w:space="0" w:color="auto"/>
              <w:right w:val="single" w:sz="4" w:space="0" w:color="auto"/>
            </w:tcBorders>
            <w:shd w:val="clear" w:color="auto" w:fill="FFFFFF" w:themeFill="background1"/>
            <w:noWrap/>
          </w:tcPr>
          <w:p w14:paraId="3FA5E76B" w14:textId="2B3648B3" w:rsidR="003C4F43" w:rsidRPr="001C307C" w:rsidRDefault="003C4F43" w:rsidP="007D2608">
            <w:pPr>
              <w:jc w:val="center"/>
              <w:rPr>
                <w:rFonts w:ascii="TH SarabunPSK" w:hAnsi="TH SarabunPSK" w:cs="TH SarabunPSK"/>
                <w:sz w:val="28"/>
                <w:szCs w:val="28"/>
              </w:rPr>
            </w:pPr>
            <w:r w:rsidRPr="001C307C">
              <w:rPr>
                <w:rFonts w:ascii="TH SarabunPSK" w:hAnsi="TH SarabunPSK" w:cs="TH SarabunPSK" w:hint="cs"/>
                <w:sz w:val="28"/>
                <w:szCs w:val="28"/>
              </w:rPr>
              <w:t>40</w:t>
            </w:r>
          </w:p>
        </w:tc>
      </w:tr>
      <w:tr w:rsidR="00B60D70" w:rsidRPr="001C307C" w14:paraId="599DA20B" w14:textId="77777777">
        <w:trPr>
          <w:trHeight w:val="20"/>
        </w:trPr>
        <w:tc>
          <w:tcPr>
            <w:tcW w:w="2014" w:type="pct"/>
            <w:tcBorders>
              <w:top w:val="nil"/>
              <w:left w:val="single" w:sz="4" w:space="0" w:color="auto"/>
              <w:bottom w:val="single" w:sz="4" w:space="0" w:color="auto"/>
              <w:right w:val="single" w:sz="4" w:space="0" w:color="auto"/>
            </w:tcBorders>
            <w:shd w:val="clear" w:color="auto" w:fill="FFFFFF" w:themeFill="background1"/>
            <w:noWrap/>
            <w:vAlign w:val="bottom"/>
          </w:tcPr>
          <w:p w14:paraId="0B2DBA3C" w14:textId="77777777" w:rsidR="003C4F43" w:rsidRPr="001C307C" w:rsidRDefault="003C4F43" w:rsidP="00592146">
            <w:pPr>
              <w:rPr>
                <w:rFonts w:ascii="TH SarabunPSK" w:hAnsi="TH SarabunPSK" w:cs="TH SarabunPSK"/>
                <w:sz w:val="28"/>
                <w:szCs w:val="28"/>
              </w:rPr>
            </w:pPr>
            <w:r w:rsidRPr="001C307C">
              <w:rPr>
                <w:rFonts w:ascii="TH SarabunPSK" w:hAnsi="TH SarabunPSK" w:cs="TH SarabunPSK" w:hint="cs"/>
                <w:sz w:val="28"/>
                <w:szCs w:val="28"/>
                <w:cs/>
                <w:lang w:val="th-TH"/>
              </w:rPr>
              <w:t xml:space="preserve">ชั้นปีที่ </w:t>
            </w:r>
            <w:r w:rsidRPr="001C307C">
              <w:rPr>
                <w:rFonts w:ascii="TH SarabunPSK" w:hAnsi="TH SarabunPSK" w:cs="TH SarabunPSK" w:hint="cs"/>
                <w:sz w:val="28"/>
                <w:szCs w:val="28"/>
              </w:rPr>
              <w:t>2</w:t>
            </w:r>
          </w:p>
        </w:tc>
        <w:tc>
          <w:tcPr>
            <w:tcW w:w="597" w:type="pct"/>
            <w:tcBorders>
              <w:top w:val="nil"/>
              <w:left w:val="nil"/>
              <w:bottom w:val="single" w:sz="4" w:space="0" w:color="auto"/>
              <w:right w:val="single" w:sz="4" w:space="0" w:color="auto"/>
            </w:tcBorders>
            <w:shd w:val="clear" w:color="auto" w:fill="FFFFFF" w:themeFill="background1"/>
            <w:noWrap/>
            <w:vAlign w:val="bottom"/>
          </w:tcPr>
          <w:p w14:paraId="744E3CC0" w14:textId="77777777" w:rsidR="003C4F43" w:rsidRPr="001C307C" w:rsidRDefault="003C4F43" w:rsidP="007D2608">
            <w:pPr>
              <w:jc w:val="center"/>
              <w:rPr>
                <w:rFonts w:ascii="TH SarabunPSK" w:hAnsi="TH SarabunPSK" w:cs="TH SarabunPSK"/>
                <w:sz w:val="28"/>
                <w:szCs w:val="28"/>
              </w:rPr>
            </w:pPr>
            <w:r w:rsidRPr="001C307C">
              <w:rPr>
                <w:rFonts w:ascii="TH SarabunPSK" w:hAnsi="TH SarabunPSK" w:cs="TH SarabunPSK" w:hint="cs"/>
                <w:sz w:val="28"/>
                <w:szCs w:val="28"/>
                <w:cs/>
              </w:rPr>
              <w:t>-</w:t>
            </w:r>
          </w:p>
        </w:tc>
        <w:tc>
          <w:tcPr>
            <w:tcW w:w="597" w:type="pct"/>
            <w:tcBorders>
              <w:top w:val="nil"/>
              <w:left w:val="nil"/>
              <w:bottom w:val="single" w:sz="4" w:space="0" w:color="auto"/>
              <w:right w:val="single" w:sz="4" w:space="0" w:color="auto"/>
            </w:tcBorders>
            <w:shd w:val="clear" w:color="auto" w:fill="FFFFFF" w:themeFill="background1"/>
            <w:noWrap/>
          </w:tcPr>
          <w:p w14:paraId="787D915A" w14:textId="542ABB8E" w:rsidR="003C4F43" w:rsidRPr="001C307C" w:rsidRDefault="003C4F43" w:rsidP="007D2608">
            <w:pPr>
              <w:jc w:val="center"/>
              <w:rPr>
                <w:rFonts w:ascii="TH SarabunPSK" w:hAnsi="TH SarabunPSK" w:cs="TH SarabunPSK"/>
                <w:sz w:val="28"/>
                <w:szCs w:val="28"/>
              </w:rPr>
            </w:pPr>
            <w:r w:rsidRPr="001C307C">
              <w:rPr>
                <w:rFonts w:ascii="TH SarabunPSK" w:hAnsi="TH SarabunPSK" w:cs="TH SarabunPSK" w:hint="cs"/>
                <w:sz w:val="28"/>
                <w:szCs w:val="28"/>
              </w:rPr>
              <w:t>40</w:t>
            </w:r>
          </w:p>
        </w:tc>
        <w:tc>
          <w:tcPr>
            <w:tcW w:w="597" w:type="pct"/>
            <w:tcBorders>
              <w:top w:val="nil"/>
              <w:left w:val="nil"/>
              <w:bottom w:val="single" w:sz="4" w:space="0" w:color="auto"/>
              <w:right w:val="single" w:sz="4" w:space="0" w:color="auto"/>
            </w:tcBorders>
            <w:shd w:val="clear" w:color="auto" w:fill="FFFFFF" w:themeFill="background1"/>
            <w:noWrap/>
          </w:tcPr>
          <w:p w14:paraId="043E106D" w14:textId="2C9507D3" w:rsidR="003C4F43" w:rsidRPr="001C307C" w:rsidRDefault="003C4F43" w:rsidP="007D2608">
            <w:pPr>
              <w:jc w:val="center"/>
              <w:rPr>
                <w:rFonts w:ascii="TH SarabunPSK" w:hAnsi="TH SarabunPSK" w:cs="TH SarabunPSK"/>
                <w:sz w:val="28"/>
                <w:szCs w:val="28"/>
              </w:rPr>
            </w:pPr>
            <w:r w:rsidRPr="001C307C">
              <w:rPr>
                <w:rFonts w:ascii="TH SarabunPSK" w:hAnsi="TH SarabunPSK" w:cs="TH SarabunPSK" w:hint="cs"/>
                <w:sz w:val="28"/>
                <w:szCs w:val="28"/>
              </w:rPr>
              <w:t>40</w:t>
            </w:r>
          </w:p>
        </w:tc>
        <w:tc>
          <w:tcPr>
            <w:tcW w:w="597" w:type="pct"/>
            <w:tcBorders>
              <w:top w:val="nil"/>
              <w:left w:val="nil"/>
              <w:bottom w:val="single" w:sz="4" w:space="0" w:color="auto"/>
              <w:right w:val="single" w:sz="4" w:space="0" w:color="auto"/>
            </w:tcBorders>
            <w:shd w:val="clear" w:color="auto" w:fill="FFFFFF" w:themeFill="background1"/>
            <w:noWrap/>
          </w:tcPr>
          <w:p w14:paraId="5C08DA45" w14:textId="3F5EB331" w:rsidR="003C4F43" w:rsidRPr="001C307C" w:rsidRDefault="003C4F43" w:rsidP="007D2608">
            <w:pPr>
              <w:jc w:val="center"/>
              <w:rPr>
                <w:rFonts w:ascii="TH SarabunPSK" w:hAnsi="TH SarabunPSK" w:cs="TH SarabunPSK"/>
                <w:sz w:val="28"/>
                <w:szCs w:val="28"/>
              </w:rPr>
            </w:pPr>
            <w:r w:rsidRPr="001C307C">
              <w:rPr>
                <w:rFonts w:ascii="TH SarabunPSK" w:hAnsi="TH SarabunPSK" w:cs="TH SarabunPSK" w:hint="cs"/>
                <w:sz w:val="28"/>
                <w:szCs w:val="28"/>
              </w:rPr>
              <w:t>40</w:t>
            </w:r>
          </w:p>
        </w:tc>
        <w:tc>
          <w:tcPr>
            <w:tcW w:w="598" w:type="pct"/>
            <w:tcBorders>
              <w:top w:val="nil"/>
              <w:left w:val="nil"/>
              <w:bottom w:val="single" w:sz="4" w:space="0" w:color="auto"/>
              <w:right w:val="single" w:sz="4" w:space="0" w:color="auto"/>
            </w:tcBorders>
            <w:shd w:val="clear" w:color="auto" w:fill="FFFFFF" w:themeFill="background1"/>
            <w:noWrap/>
          </w:tcPr>
          <w:p w14:paraId="5AAA7D81" w14:textId="10CCE987" w:rsidR="003C4F43" w:rsidRPr="001C307C" w:rsidRDefault="003C4F43" w:rsidP="007D2608">
            <w:pPr>
              <w:jc w:val="center"/>
              <w:rPr>
                <w:rFonts w:ascii="TH SarabunPSK" w:hAnsi="TH SarabunPSK" w:cs="TH SarabunPSK"/>
                <w:sz w:val="28"/>
                <w:szCs w:val="28"/>
              </w:rPr>
            </w:pPr>
            <w:r w:rsidRPr="001C307C">
              <w:rPr>
                <w:rFonts w:ascii="TH SarabunPSK" w:hAnsi="TH SarabunPSK" w:cs="TH SarabunPSK" w:hint="cs"/>
                <w:sz w:val="28"/>
                <w:szCs w:val="28"/>
              </w:rPr>
              <w:t>40</w:t>
            </w:r>
          </w:p>
        </w:tc>
      </w:tr>
      <w:tr w:rsidR="00B60D70" w:rsidRPr="001C307C" w14:paraId="686AAC52" w14:textId="77777777">
        <w:trPr>
          <w:trHeight w:val="20"/>
        </w:trPr>
        <w:tc>
          <w:tcPr>
            <w:tcW w:w="2014" w:type="pct"/>
            <w:tcBorders>
              <w:top w:val="nil"/>
              <w:left w:val="single" w:sz="4" w:space="0" w:color="auto"/>
              <w:bottom w:val="single" w:sz="4" w:space="0" w:color="auto"/>
              <w:right w:val="single" w:sz="4" w:space="0" w:color="auto"/>
            </w:tcBorders>
            <w:shd w:val="clear" w:color="auto" w:fill="FFFFFF" w:themeFill="background1"/>
            <w:noWrap/>
            <w:vAlign w:val="bottom"/>
          </w:tcPr>
          <w:p w14:paraId="0F5E5438" w14:textId="77777777" w:rsidR="003C4F43" w:rsidRPr="001C307C" w:rsidRDefault="003C4F43" w:rsidP="00592146">
            <w:pPr>
              <w:rPr>
                <w:rFonts w:ascii="TH SarabunPSK" w:hAnsi="TH SarabunPSK" w:cs="TH SarabunPSK"/>
                <w:sz w:val="28"/>
                <w:szCs w:val="28"/>
              </w:rPr>
            </w:pPr>
            <w:r w:rsidRPr="001C307C">
              <w:rPr>
                <w:rFonts w:ascii="TH SarabunPSK" w:hAnsi="TH SarabunPSK" w:cs="TH SarabunPSK" w:hint="cs"/>
                <w:sz w:val="28"/>
                <w:szCs w:val="28"/>
                <w:cs/>
                <w:lang w:val="th-TH"/>
              </w:rPr>
              <w:t xml:space="preserve">ชั้นปีที่ </w:t>
            </w:r>
            <w:r w:rsidRPr="001C307C">
              <w:rPr>
                <w:rFonts w:ascii="TH SarabunPSK" w:hAnsi="TH SarabunPSK" w:cs="TH SarabunPSK" w:hint="cs"/>
                <w:sz w:val="28"/>
                <w:szCs w:val="28"/>
              </w:rPr>
              <w:t>3</w:t>
            </w:r>
          </w:p>
        </w:tc>
        <w:tc>
          <w:tcPr>
            <w:tcW w:w="597" w:type="pct"/>
            <w:tcBorders>
              <w:top w:val="nil"/>
              <w:left w:val="nil"/>
              <w:bottom w:val="single" w:sz="4" w:space="0" w:color="auto"/>
              <w:right w:val="single" w:sz="4" w:space="0" w:color="auto"/>
            </w:tcBorders>
            <w:shd w:val="clear" w:color="auto" w:fill="FFFFFF" w:themeFill="background1"/>
            <w:noWrap/>
            <w:vAlign w:val="bottom"/>
          </w:tcPr>
          <w:p w14:paraId="30D1A21D" w14:textId="77777777" w:rsidR="003C4F43" w:rsidRPr="001C307C" w:rsidRDefault="003C4F43" w:rsidP="007D2608">
            <w:pPr>
              <w:jc w:val="center"/>
              <w:rPr>
                <w:rFonts w:ascii="TH SarabunPSK" w:hAnsi="TH SarabunPSK" w:cs="TH SarabunPSK"/>
                <w:sz w:val="28"/>
                <w:szCs w:val="28"/>
              </w:rPr>
            </w:pPr>
            <w:r w:rsidRPr="001C307C">
              <w:rPr>
                <w:rFonts w:ascii="TH SarabunPSK" w:hAnsi="TH SarabunPSK" w:cs="TH SarabunPSK" w:hint="cs"/>
                <w:sz w:val="28"/>
                <w:szCs w:val="28"/>
                <w:cs/>
              </w:rPr>
              <w:t>-</w:t>
            </w:r>
          </w:p>
        </w:tc>
        <w:tc>
          <w:tcPr>
            <w:tcW w:w="597" w:type="pct"/>
            <w:tcBorders>
              <w:top w:val="nil"/>
              <w:left w:val="nil"/>
              <w:bottom w:val="single" w:sz="4" w:space="0" w:color="auto"/>
              <w:right w:val="single" w:sz="4" w:space="0" w:color="auto"/>
            </w:tcBorders>
            <w:shd w:val="clear" w:color="auto" w:fill="FFFFFF" w:themeFill="background1"/>
            <w:noWrap/>
            <w:vAlign w:val="bottom"/>
          </w:tcPr>
          <w:p w14:paraId="75450E18" w14:textId="77777777" w:rsidR="003C4F43" w:rsidRPr="001C307C" w:rsidRDefault="003C4F43" w:rsidP="007D2608">
            <w:pPr>
              <w:jc w:val="center"/>
              <w:rPr>
                <w:rFonts w:ascii="TH SarabunPSK" w:hAnsi="TH SarabunPSK" w:cs="TH SarabunPSK"/>
                <w:sz w:val="28"/>
                <w:szCs w:val="28"/>
              </w:rPr>
            </w:pPr>
            <w:r w:rsidRPr="001C307C">
              <w:rPr>
                <w:rFonts w:ascii="TH SarabunPSK" w:hAnsi="TH SarabunPSK" w:cs="TH SarabunPSK" w:hint="cs"/>
                <w:sz w:val="28"/>
                <w:szCs w:val="28"/>
                <w:cs/>
              </w:rPr>
              <w:t>-</w:t>
            </w:r>
          </w:p>
        </w:tc>
        <w:tc>
          <w:tcPr>
            <w:tcW w:w="597" w:type="pct"/>
            <w:tcBorders>
              <w:top w:val="nil"/>
              <w:left w:val="nil"/>
              <w:bottom w:val="single" w:sz="4" w:space="0" w:color="auto"/>
              <w:right w:val="single" w:sz="4" w:space="0" w:color="auto"/>
            </w:tcBorders>
            <w:shd w:val="clear" w:color="auto" w:fill="FFFFFF" w:themeFill="background1"/>
            <w:noWrap/>
          </w:tcPr>
          <w:p w14:paraId="753AAD92" w14:textId="52C39BC6" w:rsidR="003C4F43" w:rsidRPr="001C307C" w:rsidRDefault="003C4F43" w:rsidP="007D2608">
            <w:pPr>
              <w:jc w:val="center"/>
              <w:rPr>
                <w:rFonts w:ascii="TH SarabunPSK" w:hAnsi="TH SarabunPSK" w:cs="TH SarabunPSK"/>
                <w:sz w:val="28"/>
                <w:szCs w:val="28"/>
              </w:rPr>
            </w:pPr>
            <w:r w:rsidRPr="001C307C">
              <w:rPr>
                <w:rFonts w:ascii="TH SarabunPSK" w:hAnsi="TH SarabunPSK" w:cs="TH SarabunPSK" w:hint="cs"/>
                <w:sz w:val="28"/>
                <w:szCs w:val="28"/>
              </w:rPr>
              <w:t>40</w:t>
            </w:r>
          </w:p>
        </w:tc>
        <w:tc>
          <w:tcPr>
            <w:tcW w:w="597" w:type="pct"/>
            <w:tcBorders>
              <w:top w:val="nil"/>
              <w:left w:val="nil"/>
              <w:bottom w:val="single" w:sz="4" w:space="0" w:color="auto"/>
              <w:right w:val="single" w:sz="4" w:space="0" w:color="auto"/>
            </w:tcBorders>
            <w:shd w:val="clear" w:color="auto" w:fill="FFFFFF" w:themeFill="background1"/>
            <w:noWrap/>
          </w:tcPr>
          <w:p w14:paraId="6721A7CF" w14:textId="2731D50C" w:rsidR="003C4F43" w:rsidRPr="001C307C" w:rsidRDefault="003C4F43" w:rsidP="007D2608">
            <w:pPr>
              <w:jc w:val="center"/>
              <w:rPr>
                <w:rFonts w:ascii="TH SarabunPSK" w:hAnsi="TH SarabunPSK" w:cs="TH SarabunPSK"/>
                <w:sz w:val="28"/>
                <w:szCs w:val="28"/>
              </w:rPr>
            </w:pPr>
            <w:r w:rsidRPr="001C307C">
              <w:rPr>
                <w:rFonts w:ascii="TH SarabunPSK" w:hAnsi="TH SarabunPSK" w:cs="TH SarabunPSK" w:hint="cs"/>
                <w:sz w:val="28"/>
                <w:szCs w:val="28"/>
              </w:rPr>
              <w:t>40</w:t>
            </w:r>
          </w:p>
        </w:tc>
        <w:tc>
          <w:tcPr>
            <w:tcW w:w="598" w:type="pct"/>
            <w:tcBorders>
              <w:top w:val="nil"/>
              <w:left w:val="nil"/>
              <w:bottom w:val="single" w:sz="4" w:space="0" w:color="auto"/>
              <w:right w:val="single" w:sz="4" w:space="0" w:color="auto"/>
            </w:tcBorders>
            <w:shd w:val="clear" w:color="auto" w:fill="FFFFFF" w:themeFill="background1"/>
            <w:noWrap/>
          </w:tcPr>
          <w:p w14:paraId="112F8E16" w14:textId="2A7579EE" w:rsidR="003C4F43" w:rsidRPr="001C307C" w:rsidRDefault="003C4F43" w:rsidP="007D2608">
            <w:pPr>
              <w:jc w:val="center"/>
              <w:rPr>
                <w:rFonts w:ascii="TH SarabunPSK" w:hAnsi="TH SarabunPSK" w:cs="TH SarabunPSK"/>
                <w:sz w:val="28"/>
                <w:szCs w:val="28"/>
              </w:rPr>
            </w:pPr>
            <w:r w:rsidRPr="001C307C">
              <w:rPr>
                <w:rFonts w:ascii="TH SarabunPSK" w:hAnsi="TH SarabunPSK" w:cs="TH SarabunPSK" w:hint="cs"/>
                <w:sz w:val="28"/>
                <w:szCs w:val="28"/>
              </w:rPr>
              <w:t>40</w:t>
            </w:r>
          </w:p>
        </w:tc>
      </w:tr>
      <w:tr w:rsidR="00B60D70" w:rsidRPr="001C307C" w14:paraId="307B7DCC" w14:textId="77777777">
        <w:trPr>
          <w:trHeight w:val="20"/>
        </w:trPr>
        <w:tc>
          <w:tcPr>
            <w:tcW w:w="2014" w:type="pct"/>
            <w:tcBorders>
              <w:top w:val="nil"/>
              <w:left w:val="single" w:sz="4" w:space="0" w:color="auto"/>
              <w:bottom w:val="single" w:sz="4" w:space="0" w:color="auto"/>
              <w:right w:val="single" w:sz="4" w:space="0" w:color="auto"/>
            </w:tcBorders>
            <w:shd w:val="clear" w:color="auto" w:fill="FFFFFF" w:themeFill="background1"/>
            <w:noWrap/>
            <w:vAlign w:val="bottom"/>
          </w:tcPr>
          <w:p w14:paraId="5F61A6D2" w14:textId="77777777" w:rsidR="003C4F43" w:rsidRPr="001C307C" w:rsidRDefault="003C4F43" w:rsidP="00592146">
            <w:pPr>
              <w:rPr>
                <w:rFonts w:ascii="TH SarabunPSK" w:hAnsi="TH SarabunPSK" w:cs="TH SarabunPSK"/>
                <w:sz w:val="28"/>
                <w:szCs w:val="28"/>
                <w:cs/>
              </w:rPr>
            </w:pPr>
            <w:r w:rsidRPr="001C307C">
              <w:rPr>
                <w:rFonts w:ascii="TH SarabunPSK" w:hAnsi="TH SarabunPSK" w:cs="TH SarabunPSK" w:hint="cs"/>
                <w:sz w:val="28"/>
                <w:szCs w:val="28"/>
                <w:cs/>
                <w:lang w:val="th-TH"/>
              </w:rPr>
              <w:t xml:space="preserve">ชั้นปีที่ </w:t>
            </w:r>
            <w:r w:rsidRPr="001C307C">
              <w:rPr>
                <w:rFonts w:ascii="TH SarabunPSK" w:hAnsi="TH SarabunPSK" w:cs="TH SarabunPSK" w:hint="cs"/>
                <w:sz w:val="28"/>
                <w:szCs w:val="28"/>
              </w:rPr>
              <w:t>4</w:t>
            </w:r>
          </w:p>
        </w:tc>
        <w:tc>
          <w:tcPr>
            <w:tcW w:w="597" w:type="pct"/>
            <w:tcBorders>
              <w:top w:val="nil"/>
              <w:left w:val="nil"/>
              <w:bottom w:val="single" w:sz="4" w:space="0" w:color="auto"/>
              <w:right w:val="single" w:sz="4" w:space="0" w:color="auto"/>
            </w:tcBorders>
            <w:shd w:val="clear" w:color="auto" w:fill="FFFFFF" w:themeFill="background1"/>
            <w:noWrap/>
            <w:vAlign w:val="bottom"/>
          </w:tcPr>
          <w:p w14:paraId="4049A8BF" w14:textId="77777777" w:rsidR="003C4F43" w:rsidRPr="001C307C" w:rsidRDefault="003C4F43" w:rsidP="007D2608">
            <w:pPr>
              <w:jc w:val="center"/>
              <w:rPr>
                <w:rFonts w:ascii="TH SarabunPSK" w:hAnsi="TH SarabunPSK" w:cs="TH SarabunPSK"/>
                <w:sz w:val="28"/>
                <w:szCs w:val="28"/>
                <w:cs/>
              </w:rPr>
            </w:pPr>
            <w:r w:rsidRPr="001C307C">
              <w:rPr>
                <w:rFonts w:ascii="TH SarabunPSK" w:hAnsi="TH SarabunPSK" w:cs="TH SarabunPSK" w:hint="cs"/>
                <w:sz w:val="28"/>
                <w:szCs w:val="28"/>
              </w:rPr>
              <w:t>-</w:t>
            </w:r>
          </w:p>
        </w:tc>
        <w:tc>
          <w:tcPr>
            <w:tcW w:w="597" w:type="pct"/>
            <w:tcBorders>
              <w:top w:val="nil"/>
              <w:left w:val="nil"/>
              <w:bottom w:val="single" w:sz="4" w:space="0" w:color="auto"/>
              <w:right w:val="single" w:sz="4" w:space="0" w:color="auto"/>
            </w:tcBorders>
            <w:shd w:val="clear" w:color="auto" w:fill="FFFFFF" w:themeFill="background1"/>
            <w:noWrap/>
            <w:vAlign w:val="bottom"/>
          </w:tcPr>
          <w:p w14:paraId="64DB74C9" w14:textId="77777777" w:rsidR="003C4F43" w:rsidRPr="001C307C" w:rsidRDefault="003C4F43" w:rsidP="007D2608">
            <w:pPr>
              <w:jc w:val="center"/>
              <w:rPr>
                <w:rFonts w:ascii="TH SarabunPSK" w:hAnsi="TH SarabunPSK" w:cs="TH SarabunPSK"/>
                <w:sz w:val="28"/>
                <w:szCs w:val="28"/>
                <w:cs/>
              </w:rPr>
            </w:pPr>
            <w:r w:rsidRPr="001C307C">
              <w:rPr>
                <w:rFonts w:ascii="TH SarabunPSK" w:hAnsi="TH SarabunPSK" w:cs="TH SarabunPSK" w:hint="cs"/>
                <w:sz w:val="28"/>
                <w:szCs w:val="28"/>
              </w:rPr>
              <w:t>-</w:t>
            </w:r>
          </w:p>
        </w:tc>
        <w:tc>
          <w:tcPr>
            <w:tcW w:w="597" w:type="pct"/>
            <w:tcBorders>
              <w:top w:val="nil"/>
              <w:left w:val="nil"/>
              <w:bottom w:val="single" w:sz="4" w:space="0" w:color="auto"/>
              <w:right w:val="single" w:sz="4" w:space="0" w:color="auto"/>
            </w:tcBorders>
            <w:shd w:val="clear" w:color="auto" w:fill="FFFFFF" w:themeFill="background1"/>
            <w:noWrap/>
          </w:tcPr>
          <w:p w14:paraId="521C3536" w14:textId="77777777" w:rsidR="003C4F43" w:rsidRPr="001C307C" w:rsidRDefault="003C4F43" w:rsidP="007D2608">
            <w:pPr>
              <w:jc w:val="center"/>
              <w:rPr>
                <w:rFonts w:ascii="TH SarabunPSK" w:hAnsi="TH SarabunPSK" w:cs="TH SarabunPSK"/>
                <w:sz w:val="28"/>
                <w:szCs w:val="28"/>
              </w:rPr>
            </w:pPr>
            <w:r w:rsidRPr="001C307C">
              <w:rPr>
                <w:rFonts w:ascii="TH SarabunPSK" w:hAnsi="TH SarabunPSK" w:cs="TH SarabunPSK" w:hint="cs"/>
                <w:sz w:val="28"/>
                <w:szCs w:val="28"/>
              </w:rPr>
              <w:t>-</w:t>
            </w:r>
          </w:p>
        </w:tc>
        <w:tc>
          <w:tcPr>
            <w:tcW w:w="597" w:type="pct"/>
            <w:tcBorders>
              <w:top w:val="nil"/>
              <w:left w:val="nil"/>
              <w:bottom w:val="single" w:sz="4" w:space="0" w:color="auto"/>
              <w:right w:val="single" w:sz="4" w:space="0" w:color="auto"/>
            </w:tcBorders>
            <w:shd w:val="clear" w:color="auto" w:fill="FFFFFF" w:themeFill="background1"/>
            <w:noWrap/>
          </w:tcPr>
          <w:p w14:paraId="1F322B91" w14:textId="1601D17F" w:rsidR="003C4F43" w:rsidRPr="001C307C" w:rsidRDefault="003C4F43" w:rsidP="007D2608">
            <w:pPr>
              <w:jc w:val="center"/>
              <w:rPr>
                <w:rFonts w:ascii="TH SarabunPSK" w:hAnsi="TH SarabunPSK" w:cs="TH SarabunPSK"/>
                <w:sz w:val="28"/>
                <w:szCs w:val="28"/>
              </w:rPr>
            </w:pPr>
            <w:r w:rsidRPr="001C307C">
              <w:rPr>
                <w:rFonts w:ascii="TH SarabunPSK" w:hAnsi="TH SarabunPSK" w:cs="TH SarabunPSK" w:hint="cs"/>
                <w:sz w:val="28"/>
                <w:szCs w:val="28"/>
              </w:rPr>
              <w:t>40</w:t>
            </w:r>
          </w:p>
        </w:tc>
        <w:tc>
          <w:tcPr>
            <w:tcW w:w="598" w:type="pct"/>
            <w:tcBorders>
              <w:top w:val="nil"/>
              <w:left w:val="nil"/>
              <w:bottom w:val="single" w:sz="4" w:space="0" w:color="auto"/>
              <w:right w:val="single" w:sz="4" w:space="0" w:color="auto"/>
            </w:tcBorders>
            <w:shd w:val="clear" w:color="auto" w:fill="FFFFFF" w:themeFill="background1"/>
            <w:noWrap/>
          </w:tcPr>
          <w:p w14:paraId="62BE1012" w14:textId="01EDA9AE" w:rsidR="003C4F43" w:rsidRPr="001C307C" w:rsidRDefault="003C4F43" w:rsidP="007D2608">
            <w:pPr>
              <w:jc w:val="center"/>
              <w:rPr>
                <w:rFonts w:ascii="TH SarabunPSK" w:hAnsi="TH SarabunPSK" w:cs="TH SarabunPSK"/>
                <w:sz w:val="28"/>
                <w:szCs w:val="28"/>
              </w:rPr>
            </w:pPr>
            <w:r w:rsidRPr="001C307C">
              <w:rPr>
                <w:rFonts w:ascii="TH SarabunPSK" w:hAnsi="TH SarabunPSK" w:cs="TH SarabunPSK" w:hint="cs"/>
                <w:sz w:val="28"/>
                <w:szCs w:val="28"/>
              </w:rPr>
              <w:t>40</w:t>
            </w:r>
          </w:p>
        </w:tc>
      </w:tr>
      <w:tr w:rsidR="00B60D70" w:rsidRPr="001C307C" w14:paraId="645FF411" w14:textId="77777777">
        <w:trPr>
          <w:trHeight w:val="20"/>
        </w:trPr>
        <w:tc>
          <w:tcPr>
            <w:tcW w:w="2014" w:type="pct"/>
            <w:tcBorders>
              <w:top w:val="nil"/>
              <w:left w:val="single" w:sz="4" w:space="0" w:color="auto"/>
              <w:bottom w:val="single" w:sz="4" w:space="0" w:color="auto"/>
              <w:right w:val="single" w:sz="4" w:space="0" w:color="auto"/>
            </w:tcBorders>
            <w:shd w:val="clear" w:color="auto" w:fill="FFFFFF" w:themeFill="background1"/>
            <w:noWrap/>
            <w:vAlign w:val="bottom"/>
          </w:tcPr>
          <w:p w14:paraId="0C95CD3C" w14:textId="77777777" w:rsidR="003C4F43" w:rsidRPr="001C307C" w:rsidRDefault="003C4F43" w:rsidP="00592146">
            <w:pPr>
              <w:rPr>
                <w:rFonts w:ascii="TH SarabunPSK" w:hAnsi="TH SarabunPSK" w:cs="TH SarabunPSK"/>
                <w:sz w:val="28"/>
                <w:szCs w:val="28"/>
                <w:cs/>
              </w:rPr>
            </w:pPr>
            <w:r w:rsidRPr="001C307C">
              <w:rPr>
                <w:rFonts w:ascii="TH SarabunPSK" w:hAnsi="TH SarabunPSK" w:cs="TH SarabunPSK" w:hint="cs"/>
                <w:sz w:val="28"/>
                <w:szCs w:val="28"/>
                <w:cs/>
                <w:lang w:val="th-TH"/>
              </w:rPr>
              <w:t xml:space="preserve">ชั้นปีที่ </w:t>
            </w:r>
            <w:r w:rsidRPr="001C307C">
              <w:rPr>
                <w:rFonts w:ascii="TH SarabunPSK" w:hAnsi="TH SarabunPSK" w:cs="TH SarabunPSK" w:hint="cs"/>
                <w:sz w:val="28"/>
                <w:szCs w:val="28"/>
              </w:rPr>
              <w:t>5</w:t>
            </w:r>
          </w:p>
        </w:tc>
        <w:tc>
          <w:tcPr>
            <w:tcW w:w="597" w:type="pct"/>
            <w:tcBorders>
              <w:top w:val="nil"/>
              <w:left w:val="nil"/>
              <w:bottom w:val="single" w:sz="4" w:space="0" w:color="auto"/>
              <w:right w:val="single" w:sz="4" w:space="0" w:color="auto"/>
            </w:tcBorders>
            <w:shd w:val="clear" w:color="auto" w:fill="FFFFFF" w:themeFill="background1"/>
            <w:noWrap/>
            <w:vAlign w:val="bottom"/>
          </w:tcPr>
          <w:p w14:paraId="69EF2D44" w14:textId="77777777" w:rsidR="003C4F43" w:rsidRPr="001C307C" w:rsidRDefault="003C4F43" w:rsidP="007D2608">
            <w:pPr>
              <w:jc w:val="center"/>
              <w:rPr>
                <w:rFonts w:ascii="TH SarabunPSK" w:hAnsi="TH SarabunPSK" w:cs="TH SarabunPSK"/>
                <w:sz w:val="28"/>
                <w:szCs w:val="28"/>
                <w:cs/>
              </w:rPr>
            </w:pPr>
            <w:r w:rsidRPr="001C307C">
              <w:rPr>
                <w:rFonts w:ascii="TH SarabunPSK" w:hAnsi="TH SarabunPSK" w:cs="TH SarabunPSK" w:hint="cs"/>
                <w:sz w:val="28"/>
                <w:szCs w:val="28"/>
              </w:rPr>
              <w:t>-</w:t>
            </w:r>
          </w:p>
        </w:tc>
        <w:tc>
          <w:tcPr>
            <w:tcW w:w="597" w:type="pct"/>
            <w:tcBorders>
              <w:top w:val="nil"/>
              <w:left w:val="nil"/>
              <w:bottom w:val="single" w:sz="4" w:space="0" w:color="auto"/>
              <w:right w:val="single" w:sz="4" w:space="0" w:color="auto"/>
            </w:tcBorders>
            <w:shd w:val="clear" w:color="auto" w:fill="FFFFFF" w:themeFill="background1"/>
            <w:noWrap/>
            <w:vAlign w:val="bottom"/>
          </w:tcPr>
          <w:p w14:paraId="17A88BEE" w14:textId="77777777" w:rsidR="003C4F43" w:rsidRPr="001C307C" w:rsidRDefault="003C4F43" w:rsidP="007D2608">
            <w:pPr>
              <w:jc w:val="center"/>
              <w:rPr>
                <w:rFonts w:ascii="TH SarabunPSK" w:hAnsi="TH SarabunPSK" w:cs="TH SarabunPSK"/>
                <w:sz w:val="28"/>
                <w:szCs w:val="28"/>
                <w:cs/>
              </w:rPr>
            </w:pPr>
            <w:r w:rsidRPr="001C307C">
              <w:rPr>
                <w:rFonts w:ascii="TH SarabunPSK" w:hAnsi="TH SarabunPSK" w:cs="TH SarabunPSK" w:hint="cs"/>
                <w:sz w:val="28"/>
                <w:szCs w:val="28"/>
              </w:rPr>
              <w:t>-</w:t>
            </w:r>
          </w:p>
        </w:tc>
        <w:tc>
          <w:tcPr>
            <w:tcW w:w="597" w:type="pct"/>
            <w:tcBorders>
              <w:top w:val="nil"/>
              <w:left w:val="nil"/>
              <w:bottom w:val="single" w:sz="4" w:space="0" w:color="auto"/>
              <w:right w:val="single" w:sz="4" w:space="0" w:color="auto"/>
            </w:tcBorders>
            <w:shd w:val="clear" w:color="auto" w:fill="FFFFFF" w:themeFill="background1"/>
            <w:noWrap/>
          </w:tcPr>
          <w:p w14:paraId="380CF776" w14:textId="77777777" w:rsidR="003C4F43" w:rsidRPr="001C307C" w:rsidRDefault="003C4F43" w:rsidP="007D2608">
            <w:pPr>
              <w:jc w:val="center"/>
              <w:rPr>
                <w:rFonts w:ascii="TH SarabunPSK" w:hAnsi="TH SarabunPSK" w:cs="TH SarabunPSK"/>
                <w:sz w:val="28"/>
                <w:szCs w:val="28"/>
              </w:rPr>
            </w:pPr>
            <w:r w:rsidRPr="001C307C">
              <w:rPr>
                <w:rFonts w:ascii="TH SarabunPSK" w:hAnsi="TH SarabunPSK" w:cs="TH SarabunPSK" w:hint="cs"/>
                <w:sz w:val="28"/>
                <w:szCs w:val="28"/>
              </w:rPr>
              <w:t>-</w:t>
            </w:r>
          </w:p>
        </w:tc>
        <w:tc>
          <w:tcPr>
            <w:tcW w:w="597" w:type="pct"/>
            <w:tcBorders>
              <w:top w:val="nil"/>
              <w:left w:val="nil"/>
              <w:bottom w:val="single" w:sz="4" w:space="0" w:color="auto"/>
              <w:right w:val="single" w:sz="4" w:space="0" w:color="auto"/>
            </w:tcBorders>
            <w:shd w:val="clear" w:color="auto" w:fill="FFFFFF" w:themeFill="background1"/>
            <w:noWrap/>
          </w:tcPr>
          <w:p w14:paraId="647E4713" w14:textId="77777777" w:rsidR="003C4F43" w:rsidRPr="001C307C" w:rsidRDefault="003C4F43" w:rsidP="007D2608">
            <w:pPr>
              <w:jc w:val="center"/>
              <w:rPr>
                <w:rFonts w:ascii="TH SarabunPSK" w:hAnsi="TH SarabunPSK" w:cs="TH SarabunPSK"/>
                <w:sz w:val="28"/>
                <w:szCs w:val="28"/>
              </w:rPr>
            </w:pPr>
            <w:r w:rsidRPr="001C307C">
              <w:rPr>
                <w:rFonts w:ascii="TH SarabunPSK" w:hAnsi="TH SarabunPSK" w:cs="TH SarabunPSK" w:hint="cs"/>
                <w:sz w:val="28"/>
                <w:szCs w:val="28"/>
              </w:rPr>
              <w:t>-</w:t>
            </w:r>
          </w:p>
        </w:tc>
        <w:tc>
          <w:tcPr>
            <w:tcW w:w="598" w:type="pct"/>
            <w:tcBorders>
              <w:top w:val="nil"/>
              <w:left w:val="nil"/>
              <w:bottom w:val="single" w:sz="4" w:space="0" w:color="auto"/>
              <w:right w:val="single" w:sz="4" w:space="0" w:color="auto"/>
            </w:tcBorders>
            <w:shd w:val="clear" w:color="auto" w:fill="FFFFFF" w:themeFill="background1"/>
            <w:noWrap/>
          </w:tcPr>
          <w:p w14:paraId="5B79A29B" w14:textId="4C16788F" w:rsidR="003C4F43" w:rsidRPr="001C307C" w:rsidRDefault="003C4F43" w:rsidP="007D2608">
            <w:pPr>
              <w:jc w:val="center"/>
              <w:rPr>
                <w:rFonts w:ascii="TH SarabunPSK" w:hAnsi="TH SarabunPSK" w:cs="TH SarabunPSK"/>
                <w:sz w:val="28"/>
                <w:szCs w:val="28"/>
              </w:rPr>
            </w:pPr>
            <w:r w:rsidRPr="001C307C">
              <w:rPr>
                <w:rFonts w:ascii="TH SarabunPSK" w:hAnsi="TH SarabunPSK" w:cs="TH SarabunPSK" w:hint="cs"/>
                <w:sz w:val="28"/>
                <w:szCs w:val="28"/>
              </w:rPr>
              <w:t>40</w:t>
            </w:r>
          </w:p>
        </w:tc>
      </w:tr>
      <w:tr w:rsidR="00B60D70" w:rsidRPr="001C307C" w14:paraId="066F1DA8" w14:textId="77777777" w:rsidTr="00D420AC">
        <w:trPr>
          <w:trHeight w:val="20"/>
        </w:trPr>
        <w:tc>
          <w:tcPr>
            <w:tcW w:w="2014" w:type="pct"/>
            <w:tcBorders>
              <w:top w:val="nil"/>
              <w:left w:val="single" w:sz="4" w:space="0" w:color="auto"/>
              <w:bottom w:val="single" w:sz="4" w:space="0" w:color="auto"/>
              <w:right w:val="single" w:sz="4" w:space="0" w:color="auto"/>
            </w:tcBorders>
            <w:shd w:val="clear" w:color="auto" w:fill="FFFFFF" w:themeFill="background1"/>
            <w:noWrap/>
            <w:vAlign w:val="bottom"/>
          </w:tcPr>
          <w:p w14:paraId="50230F42" w14:textId="77777777" w:rsidR="003C4F43" w:rsidRPr="001C307C" w:rsidRDefault="003C4F43" w:rsidP="00592146">
            <w:pPr>
              <w:rPr>
                <w:rFonts w:ascii="TH SarabunPSK" w:hAnsi="TH SarabunPSK" w:cs="TH SarabunPSK"/>
                <w:b/>
                <w:bCs/>
                <w:sz w:val="28"/>
                <w:szCs w:val="28"/>
              </w:rPr>
            </w:pPr>
            <w:r w:rsidRPr="001C307C">
              <w:rPr>
                <w:rFonts w:ascii="TH SarabunPSK" w:hAnsi="TH SarabunPSK" w:cs="TH SarabunPSK" w:hint="cs"/>
                <w:b/>
                <w:bCs/>
                <w:sz w:val="28"/>
                <w:szCs w:val="28"/>
                <w:cs/>
                <w:lang w:val="th-TH"/>
              </w:rPr>
              <w:t>รวม</w:t>
            </w:r>
          </w:p>
        </w:tc>
        <w:tc>
          <w:tcPr>
            <w:tcW w:w="597" w:type="pct"/>
            <w:tcBorders>
              <w:top w:val="nil"/>
              <w:left w:val="nil"/>
              <w:bottom w:val="single" w:sz="4" w:space="0" w:color="auto"/>
              <w:right w:val="single" w:sz="4" w:space="0" w:color="auto"/>
            </w:tcBorders>
            <w:shd w:val="clear" w:color="auto" w:fill="FFFFFF" w:themeFill="background1"/>
            <w:noWrap/>
          </w:tcPr>
          <w:p w14:paraId="6C0D4412" w14:textId="4EC90C53" w:rsidR="003C4F43" w:rsidRPr="001C307C" w:rsidRDefault="003C4F43" w:rsidP="007D2608">
            <w:pPr>
              <w:jc w:val="center"/>
              <w:rPr>
                <w:rFonts w:ascii="TH SarabunPSK" w:hAnsi="TH SarabunPSK" w:cs="TH SarabunPSK"/>
                <w:b/>
                <w:bCs/>
                <w:sz w:val="28"/>
                <w:szCs w:val="28"/>
              </w:rPr>
            </w:pPr>
            <w:r w:rsidRPr="001C307C">
              <w:rPr>
                <w:rFonts w:ascii="TH SarabunPSK" w:hAnsi="TH SarabunPSK" w:cs="TH SarabunPSK" w:hint="cs"/>
                <w:b/>
                <w:bCs/>
                <w:sz w:val="28"/>
                <w:szCs w:val="28"/>
              </w:rPr>
              <w:t>40</w:t>
            </w:r>
          </w:p>
        </w:tc>
        <w:tc>
          <w:tcPr>
            <w:tcW w:w="597" w:type="pct"/>
            <w:tcBorders>
              <w:top w:val="nil"/>
              <w:left w:val="nil"/>
              <w:bottom w:val="single" w:sz="4" w:space="0" w:color="auto"/>
              <w:right w:val="single" w:sz="4" w:space="0" w:color="auto"/>
            </w:tcBorders>
            <w:shd w:val="clear" w:color="auto" w:fill="FFFFFF" w:themeFill="background1"/>
            <w:noWrap/>
            <w:vAlign w:val="bottom"/>
          </w:tcPr>
          <w:p w14:paraId="53F9525C" w14:textId="45B9E1B1" w:rsidR="003C4F43" w:rsidRPr="001C307C" w:rsidRDefault="003C4F43" w:rsidP="007D2608">
            <w:pPr>
              <w:jc w:val="center"/>
              <w:rPr>
                <w:rFonts w:ascii="TH SarabunPSK" w:hAnsi="TH SarabunPSK" w:cs="TH SarabunPSK"/>
                <w:b/>
                <w:bCs/>
                <w:sz w:val="28"/>
                <w:szCs w:val="28"/>
              </w:rPr>
            </w:pPr>
            <w:r w:rsidRPr="001C307C">
              <w:rPr>
                <w:rFonts w:ascii="TH SarabunPSK" w:hAnsi="TH SarabunPSK" w:cs="TH SarabunPSK" w:hint="cs"/>
                <w:b/>
                <w:bCs/>
                <w:sz w:val="28"/>
                <w:szCs w:val="28"/>
              </w:rPr>
              <w:t>80</w:t>
            </w:r>
          </w:p>
        </w:tc>
        <w:tc>
          <w:tcPr>
            <w:tcW w:w="597" w:type="pct"/>
            <w:tcBorders>
              <w:top w:val="nil"/>
              <w:left w:val="nil"/>
              <w:bottom w:val="single" w:sz="4" w:space="0" w:color="auto"/>
              <w:right w:val="single" w:sz="4" w:space="0" w:color="auto"/>
            </w:tcBorders>
            <w:shd w:val="clear" w:color="auto" w:fill="FFFFFF" w:themeFill="background1"/>
            <w:noWrap/>
            <w:vAlign w:val="bottom"/>
          </w:tcPr>
          <w:p w14:paraId="1ED97BF3" w14:textId="2BB02A0B" w:rsidR="003C4F43" w:rsidRPr="001C307C" w:rsidRDefault="003C4F43" w:rsidP="007D2608">
            <w:pPr>
              <w:jc w:val="center"/>
              <w:rPr>
                <w:rFonts w:ascii="TH SarabunPSK" w:hAnsi="TH SarabunPSK" w:cs="TH SarabunPSK"/>
                <w:b/>
                <w:bCs/>
                <w:sz w:val="28"/>
                <w:szCs w:val="28"/>
              </w:rPr>
            </w:pPr>
            <w:r w:rsidRPr="001C307C">
              <w:rPr>
                <w:rFonts w:ascii="TH SarabunPSK" w:hAnsi="TH SarabunPSK" w:cs="TH SarabunPSK" w:hint="cs"/>
                <w:b/>
                <w:bCs/>
                <w:sz w:val="28"/>
                <w:szCs w:val="28"/>
              </w:rPr>
              <w:t>120</w:t>
            </w:r>
          </w:p>
        </w:tc>
        <w:tc>
          <w:tcPr>
            <w:tcW w:w="597" w:type="pct"/>
            <w:tcBorders>
              <w:top w:val="nil"/>
              <w:left w:val="nil"/>
              <w:bottom w:val="single" w:sz="4" w:space="0" w:color="auto"/>
              <w:right w:val="single" w:sz="4" w:space="0" w:color="auto"/>
            </w:tcBorders>
            <w:shd w:val="clear" w:color="auto" w:fill="FFFFFF" w:themeFill="background1"/>
            <w:noWrap/>
            <w:vAlign w:val="bottom"/>
          </w:tcPr>
          <w:p w14:paraId="1874DBAB" w14:textId="4D523145" w:rsidR="003C4F43" w:rsidRPr="001C307C" w:rsidRDefault="003C4F43" w:rsidP="007D2608">
            <w:pPr>
              <w:jc w:val="center"/>
              <w:rPr>
                <w:rFonts w:ascii="TH SarabunPSK" w:hAnsi="TH SarabunPSK" w:cs="TH SarabunPSK"/>
                <w:b/>
                <w:bCs/>
                <w:sz w:val="28"/>
                <w:szCs w:val="28"/>
              </w:rPr>
            </w:pPr>
            <w:r w:rsidRPr="001C307C">
              <w:rPr>
                <w:rFonts w:ascii="TH SarabunPSK" w:hAnsi="TH SarabunPSK" w:cs="TH SarabunPSK" w:hint="cs"/>
                <w:b/>
                <w:bCs/>
                <w:sz w:val="28"/>
                <w:szCs w:val="28"/>
              </w:rPr>
              <w:t>160</w:t>
            </w:r>
          </w:p>
        </w:tc>
        <w:tc>
          <w:tcPr>
            <w:tcW w:w="598" w:type="pct"/>
            <w:tcBorders>
              <w:top w:val="nil"/>
              <w:left w:val="nil"/>
              <w:bottom w:val="single" w:sz="4" w:space="0" w:color="auto"/>
              <w:right w:val="single" w:sz="4" w:space="0" w:color="auto"/>
            </w:tcBorders>
            <w:shd w:val="clear" w:color="auto" w:fill="FFFFFF" w:themeFill="background1"/>
            <w:noWrap/>
            <w:vAlign w:val="bottom"/>
          </w:tcPr>
          <w:p w14:paraId="561BE00C" w14:textId="3044AA01" w:rsidR="003C4F43" w:rsidRPr="001C307C" w:rsidRDefault="001811DF" w:rsidP="007D2608">
            <w:pPr>
              <w:jc w:val="center"/>
              <w:rPr>
                <w:rFonts w:ascii="TH SarabunPSK" w:hAnsi="TH SarabunPSK" w:cs="TH SarabunPSK"/>
                <w:b/>
                <w:bCs/>
                <w:sz w:val="28"/>
                <w:szCs w:val="28"/>
              </w:rPr>
            </w:pPr>
            <w:r w:rsidRPr="001C307C">
              <w:rPr>
                <w:rFonts w:ascii="TH SarabunPSK" w:hAnsi="TH SarabunPSK" w:cs="TH SarabunPSK" w:hint="cs"/>
                <w:b/>
                <w:bCs/>
                <w:sz w:val="28"/>
                <w:szCs w:val="28"/>
                <w:cs/>
              </w:rPr>
              <w:t>20</w:t>
            </w:r>
            <w:r w:rsidR="003C4F43" w:rsidRPr="001C307C">
              <w:rPr>
                <w:rFonts w:ascii="TH SarabunPSK" w:hAnsi="TH SarabunPSK" w:cs="TH SarabunPSK" w:hint="cs"/>
                <w:b/>
                <w:bCs/>
                <w:sz w:val="28"/>
                <w:szCs w:val="28"/>
              </w:rPr>
              <w:t>0</w:t>
            </w:r>
          </w:p>
        </w:tc>
      </w:tr>
      <w:tr w:rsidR="00CE6F8C" w:rsidRPr="001C307C" w14:paraId="3BE18842" w14:textId="77777777" w:rsidTr="00066341">
        <w:trPr>
          <w:trHeight w:val="20"/>
        </w:trPr>
        <w:tc>
          <w:tcPr>
            <w:tcW w:w="2014" w:type="pct"/>
            <w:tcBorders>
              <w:top w:val="nil"/>
              <w:left w:val="single" w:sz="4" w:space="0" w:color="auto"/>
              <w:bottom w:val="single" w:sz="4" w:space="0" w:color="auto"/>
              <w:right w:val="single" w:sz="4" w:space="0" w:color="auto"/>
            </w:tcBorders>
            <w:shd w:val="clear" w:color="auto" w:fill="auto"/>
            <w:noWrap/>
            <w:vAlign w:val="bottom"/>
          </w:tcPr>
          <w:p w14:paraId="6FD15BB8" w14:textId="078F2EF3" w:rsidR="00CE6F8C" w:rsidRPr="001C307C" w:rsidRDefault="00CE6F8C" w:rsidP="00CE6F8C">
            <w:pPr>
              <w:rPr>
                <w:rFonts w:ascii="TH SarabunPSK" w:hAnsi="TH SarabunPSK" w:cs="TH SarabunPSK"/>
                <w:b/>
                <w:bCs/>
                <w:sz w:val="28"/>
                <w:szCs w:val="28"/>
              </w:rPr>
            </w:pPr>
            <w:r>
              <w:rPr>
                <w:rFonts w:ascii="TH SarabunPSK" w:hAnsi="TH SarabunPSK" w:cs="TH SarabunPSK" w:hint="cs"/>
                <w:b/>
                <w:bCs/>
                <w:sz w:val="28"/>
                <w:szCs w:val="28"/>
                <w:cs/>
                <w:lang w:val="th-TH"/>
              </w:rPr>
              <w:t>คาดว่าจะสำเร็จการศึกษา</w:t>
            </w:r>
          </w:p>
        </w:tc>
        <w:tc>
          <w:tcPr>
            <w:tcW w:w="597" w:type="pct"/>
            <w:tcBorders>
              <w:top w:val="nil"/>
              <w:left w:val="nil"/>
              <w:bottom w:val="single" w:sz="4" w:space="0" w:color="auto"/>
              <w:right w:val="single" w:sz="4" w:space="0" w:color="auto"/>
            </w:tcBorders>
            <w:shd w:val="clear" w:color="auto" w:fill="auto"/>
            <w:noWrap/>
            <w:vAlign w:val="bottom"/>
          </w:tcPr>
          <w:p w14:paraId="4DB889B2" w14:textId="4BD7374F" w:rsidR="00CE6F8C" w:rsidRPr="001C307C" w:rsidRDefault="00CE6F8C" w:rsidP="00CE6F8C">
            <w:pPr>
              <w:jc w:val="center"/>
              <w:rPr>
                <w:rFonts w:ascii="TH SarabunPSK" w:hAnsi="TH SarabunPSK" w:cs="TH SarabunPSK"/>
                <w:b/>
                <w:bCs/>
                <w:sz w:val="28"/>
                <w:szCs w:val="28"/>
              </w:rPr>
            </w:pPr>
            <w:r w:rsidRPr="001C307C">
              <w:rPr>
                <w:rFonts w:ascii="TH SarabunPSK" w:hAnsi="TH SarabunPSK" w:cs="TH SarabunPSK" w:hint="cs"/>
                <w:sz w:val="28"/>
                <w:szCs w:val="28"/>
              </w:rPr>
              <w:t>-</w:t>
            </w:r>
          </w:p>
        </w:tc>
        <w:tc>
          <w:tcPr>
            <w:tcW w:w="597" w:type="pct"/>
            <w:tcBorders>
              <w:top w:val="nil"/>
              <w:left w:val="nil"/>
              <w:bottom w:val="single" w:sz="4" w:space="0" w:color="auto"/>
              <w:right w:val="single" w:sz="4" w:space="0" w:color="auto"/>
            </w:tcBorders>
            <w:shd w:val="clear" w:color="auto" w:fill="auto"/>
            <w:noWrap/>
            <w:vAlign w:val="bottom"/>
          </w:tcPr>
          <w:p w14:paraId="3B874236" w14:textId="177DCB69" w:rsidR="00CE6F8C" w:rsidRPr="001C307C" w:rsidRDefault="00CE6F8C" w:rsidP="00CE6F8C">
            <w:pPr>
              <w:jc w:val="center"/>
              <w:rPr>
                <w:rFonts w:ascii="TH SarabunPSK" w:hAnsi="TH SarabunPSK" w:cs="TH SarabunPSK"/>
                <w:b/>
                <w:bCs/>
                <w:sz w:val="28"/>
                <w:szCs w:val="28"/>
              </w:rPr>
            </w:pPr>
            <w:r w:rsidRPr="001C307C">
              <w:rPr>
                <w:rFonts w:ascii="TH SarabunPSK" w:hAnsi="TH SarabunPSK" w:cs="TH SarabunPSK" w:hint="cs"/>
                <w:sz w:val="28"/>
                <w:szCs w:val="28"/>
              </w:rPr>
              <w:t>-</w:t>
            </w:r>
          </w:p>
        </w:tc>
        <w:tc>
          <w:tcPr>
            <w:tcW w:w="597" w:type="pct"/>
            <w:tcBorders>
              <w:top w:val="nil"/>
              <w:left w:val="nil"/>
              <w:bottom w:val="single" w:sz="4" w:space="0" w:color="auto"/>
              <w:right w:val="single" w:sz="4" w:space="0" w:color="auto"/>
            </w:tcBorders>
            <w:shd w:val="clear" w:color="auto" w:fill="auto"/>
            <w:noWrap/>
          </w:tcPr>
          <w:p w14:paraId="4F03F592" w14:textId="71DE63B5" w:rsidR="00CE6F8C" w:rsidRPr="001C307C" w:rsidRDefault="00CE6F8C" w:rsidP="00CE6F8C">
            <w:pPr>
              <w:jc w:val="center"/>
              <w:rPr>
                <w:rFonts w:ascii="TH SarabunPSK" w:hAnsi="TH SarabunPSK" w:cs="TH SarabunPSK"/>
                <w:b/>
                <w:bCs/>
                <w:sz w:val="28"/>
                <w:szCs w:val="28"/>
              </w:rPr>
            </w:pPr>
            <w:r w:rsidRPr="001C307C">
              <w:rPr>
                <w:rFonts w:ascii="TH SarabunPSK" w:hAnsi="TH SarabunPSK" w:cs="TH SarabunPSK" w:hint="cs"/>
                <w:sz w:val="28"/>
                <w:szCs w:val="28"/>
              </w:rPr>
              <w:t>-</w:t>
            </w:r>
          </w:p>
        </w:tc>
        <w:tc>
          <w:tcPr>
            <w:tcW w:w="597" w:type="pct"/>
            <w:tcBorders>
              <w:top w:val="nil"/>
              <w:left w:val="nil"/>
              <w:bottom w:val="single" w:sz="4" w:space="0" w:color="auto"/>
              <w:right w:val="single" w:sz="4" w:space="0" w:color="auto"/>
            </w:tcBorders>
            <w:shd w:val="clear" w:color="auto" w:fill="auto"/>
            <w:noWrap/>
          </w:tcPr>
          <w:p w14:paraId="65F0C7B7" w14:textId="60484FCD" w:rsidR="00CE6F8C" w:rsidRPr="001C307C" w:rsidRDefault="00CE6F8C" w:rsidP="00CE6F8C">
            <w:pPr>
              <w:jc w:val="center"/>
              <w:rPr>
                <w:rFonts w:ascii="TH SarabunPSK" w:hAnsi="TH SarabunPSK" w:cs="TH SarabunPSK"/>
                <w:b/>
                <w:bCs/>
                <w:sz w:val="28"/>
                <w:szCs w:val="28"/>
              </w:rPr>
            </w:pPr>
            <w:r w:rsidRPr="001C307C">
              <w:rPr>
                <w:rFonts w:ascii="TH SarabunPSK" w:hAnsi="TH SarabunPSK" w:cs="TH SarabunPSK" w:hint="cs"/>
                <w:sz w:val="28"/>
                <w:szCs w:val="28"/>
              </w:rPr>
              <w:t>-</w:t>
            </w:r>
          </w:p>
        </w:tc>
        <w:tc>
          <w:tcPr>
            <w:tcW w:w="598" w:type="pct"/>
            <w:tcBorders>
              <w:top w:val="nil"/>
              <w:left w:val="nil"/>
              <w:bottom w:val="single" w:sz="4" w:space="0" w:color="auto"/>
              <w:right w:val="single" w:sz="4" w:space="0" w:color="auto"/>
            </w:tcBorders>
            <w:shd w:val="clear" w:color="auto" w:fill="auto"/>
            <w:noWrap/>
          </w:tcPr>
          <w:p w14:paraId="612AA3FA" w14:textId="61AB71F4" w:rsidR="00CE6F8C" w:rsidRPr="001C307C" w:rsidRDefault="00CE6F8C" w:rsidP="00CE6F8C">
            <w:pPr>
              <w:jc w:val="center"/>
              <w:rPr>
                <w:rFonts w:ascii="TH SarabunPSK" w:hAnsi="TH SarabunPSK" w:cs="TH SarabunPSK"/>
                <w:b/>
                <w:bCs/>
                <w:sz w:val="28"/>
                <w:szCs w:val="28"/>
              </w:rPr>
            </w:pPr>
            <w:r w:rsidRPr="001C307C">
              <w:rPr>
                <w:rFonts w:ascii="TH SarabunPSK" w:hAnsi="TH SarabunPSK" w:cs="TH SarabunPSK" w:hint="cs"/>
                <w:sz w:val="28"/>
                <w:szCs w:val="28"/>
              </w:rPr>
              <w:t>40</w:t>
            </w:r>
          </w:p>
        </w:tc>
      </w:tr>
    </w:tbl>
    <w:p w14:paraId="44FFDC18" w14:textId="77777777" w:rsidR="009E6917" w:rsidRPr="00B60D70" w:rsidRDefault="009E6917" w:rsidP="00592146">
      <w:pPr>
        <w:rPr>
          <w:rFonts w:ascii="TH SarabunPSK" w:hAnsi="TH SarabunPSK" w:cs="TH SarabunPSK"/>
        </w:rPr>
      </w:pPr>
    </w:p>
    <w:p w14:paraId="6A6EDD75" w14:textId="77777777" w:rsidR="009E6917" w:rsidRPr="00B60D70" w:rsidRDefault="00D756E0" w:rsidP="007D2608">
      <w:pPr>
        <w:pStyle w:val="5"/>
        <w:ind w:left="284" w:hanging="299"/>
        <w:rPr>
          <w:rFonts w:ascii="TH SarabunPSK" w:hAnsi="TH SarabunPSK" w:cs="TH SarabunPSK"/>
        </w:rPr>
      </w:pPr>
      <w:bookmarkStart w:id="178" w:name="_Hlk117776679"/>
      <w:r w:rsidRPr="00B60D70">
        <w:rPr>
          <w:rFonts w:ascii="TH SarabunPSK" w:hAnsi="TH SarabunPSK" w:cs="TH SarabunPSK" w:hint="cs"/>
          <w:cs/>
          <w:lang w:val="th-TH"/>
        </w:rPr>
        <w:t xml:space="preserve">อัตราค่าเล่าเรียน </w:t>
      </w:r>
    </w:p>
    <w:p w14:paraId="46DB3865" w14:textId="3335EF03" w:rsidR="009E6917" w:rsidRPr="00B60D70" w:rsidRDefault="007D2608" w:rsidP="007D2608">
      <w:pPr>
        <w:ind w:firstLine="567"/>
        <w:rPr>
          <w:rFonts w:ascii="TH SarabunPSK" w:hAnsi="TH SarabunPSK" w:cs="TH SarabunPSK"/>
        </w:rPr>
      </w:pPr>
      <w:r w:rsidRPr="00B60D70">
        <w:rPr>
          <w:rFonts w:ascii="TH SarabunPSK" w:hAnsi="TH SarabunPSK" w:cs="TH SarabunPSK" w:hint="cs"/>
        </w:rPr>
        <w:t xml:space="preserve">1) </w:t>
      </w:r>
      <w:r w:rsidR="00D756E0" w:rsidRPr="00B60D70">
        <w:rPr>
          <w:rFonts w:ascii="TH SarabunPSK" w:hAnsi="TH SarabunPSK" w:cs="TH SarabunPSK" w:hint="cs"/>
          <w:cs/>
          <w:lang w:val="th-TH"/>
        </w:rPr>
        <w:t>นักศึกษาที่เรียนในระยะเวลาที่หลักสูตรกำหนด</w:t>
      </w:r>
    </w:p>
    <w:p w14:paraId="5E8992CF" w14:textId="4D14D5EE" w:rsidR="009E6917" w:rsidRPr="00B60D70" w:rsidRDefault="00D756E0" w:rsidP="007D2608">
      <w:pPr>
        <w:pStyle w:val="af9"/>
        <w:ind w:left="567" w:firstLine="284"/>
        <w:rPr>
          <w:rFonts w:ascii="TH SarabunPSK" w:hAnsi="TH SarabunPSK" w:cs="TH SarabunPSK"/>
        </w:rPr>
      </w:pPr>
      <w:r w:rsidRPr="00B60D70">
        <w:rPr>
          <w:rFonts w:ascii="TH SarabunPSK" w:hAnsi="TH SarabunPSK" w:cs="TH SarabunPSK" w:hint="cs"/>
        </w:rPr>
        <w:t>1.1</w:t>
      </w:r>
      <w:r w:rsidR="007D2608" w:rsidRPr="00B60D70">
        <w:rPr>
          <w:rFonts w:ascii="TH SarabunPSK" w:hAnsi="TH SarabunPSK" w:cs="TH SarabunPSK" w:hint="cs"/>
        </w:rPr>
        <w:t>)</w:t>
      </w:r>
      <w:r w:rsidRPr="00B60D70">
        <w:rPr>
          <w:rFonts w:ascii="TH SarabunPSK" w:hAnsi="TH SarabunPSK" w:cs="TH SarabunPSK" w:hint="cs"/>
          <w:cs/>
        </w:rPr>
        <w:t xml:space="preserve"> </w:t>
      </w:r>
      <w:r w:rsidRPr="00B60D70">
        <w:rPr>
          <w:rFonts w:ascii="TH SarabunPSK" w:hAnsi="TH SarabunPSK" w:cs="TH SarabunPSK" w:hint="cs"/>
          <w:cs/>
          <w:lang w:val="th-TH"/>
        </w:rPr>
        <w:t xml:space="preserve">ภาคการศึกษาปกติ </w:t>
      </w:r>
      <w:r w:rsidRPr="00B60D70">
        <w:rPr>
          <w:rFonts w:ascii="TH SarabunPSK" w:hAnsi="TH SarabunPSK" w:cs="TH SarabunPSK" w:hint="cs"/>
          <w:cs/>
        </w:rPr>
        <w:t>(</w:t>
      </w:r>
      <w:r w:rsidRPr="00B60D70">
        <w:rPr>
          <w:rFonts w:ascii="TH SarabunPSK" w:hAnsi="TH SarabunPSK" w:cs="TH SarabunPSK" w:hint="cs"/>
          <w:cs/>
          <w:lang w:val="th-TH"/>
        </w:rPr>
        <w:t>อัตราที่กำหนดในหลักสูตร</w:t>
      </w:r>
      <w:r w:rsidRPr="00B60D70">
        <w:rPr>
          <w:rFonts w:ascii="TH SarabunPSK" w:hAnsi="TH SarabunPSK" w:cs="TH SarabunPSK" w:hint="cs"/>
          <w:cs/>
        </w:rPr>
        <w:t>)</w:t>
      </w:r>
    </w:p>
    <w:p w14:paraId="5ED1FA0C" w14:textId="7713095F" w:rsidR="009E6917" w:rsidRPr="00B60D70" w:rsidRDefault="00D756E0" w:rsidP="007D2608">
      <w:pPr>
        <w:ind w:left="720" w:firstLine="720"/>
        <w:rPr>
          <w:rFonts w:ascii="TH SarabunPSK" w:hAnsi="TH SarabunPSK" w:cs="TH SarabunPSK"/>
        </w:rPr>
      </w:pPr>
      <w:r w:rsidRPr="00B60D70">
        <w:rPr>
          <w:rFonts w:ascii="TH SarabunPSK" w:hAnsi="TH SarabunPSK" w:cs="TH SarabunPSK" w:hint="cs"/>
          <w:cs/>
        </w:rPr>
        <w:t xml:space="preserve">- </w:t>
      </w:r>
      <w:r w:rsidRPr="00B60D70">
        <w:rPr>
          <w:rFonts w:ascii="TH SarabunPSK" w:hAnsi="TH SarabunPSK" w:cs="TH SarabunPSK" w:hint="cs"/>
          <w:cs/>
          <w:lang w:val="th-TH"/>
        </w:rPr>
        <w:t>ค่าบำรุงการศึกษา</w:t>
      </w:r>
      <w:r w:rsidRPr="00B60D70">
        <w:rPr>
          <w:rFonts w:ascii="TH SarabunPSK" w:hAnsi="TH SarabunPSK" w:cs="TH SarabunPSK" w:hint="cs"/>
          <w:cs/>
        </w:rPr>
        <w:tab/>
      </w:r>
      <w:r w:rsidRPr="00B60D70">
        <w:rPr>
          <w:rFonts w:ascii="TH SarabunPSK" w:hAnsi="TH SarabunPSK" w:cs="TH SarabunPSK" w:hint="cs"/>
          <w:cs/>
          <w:lang w:val="th-TH"/>
        </w:rPr>
        <w:t>ภาคการศึกษาละ</w:t>
      </w:r>
      <w:r w:rsidRPr="00B60D70">
        <w:rPr>
          <w:rFonts w:ascii="TH SarabunPSK" w:hAnsi="TH SarabunPSK" w:cs="TH SarabunPSK" w:hint="cs"/>
          <w:cs/>
        </w:rPr>
        <w:tab/>
      </w:r>
      <w:r w:rsidRPr="00B60D70">
        <w:rPr>
          <w:rFonts w:ascii="TH SarabunPSK" w:hAnsi="TH SarabunPSK" w:cs="TH SarabunPSK" w:hint="cs"/>
          <w:cs/>
        </w:rPr>
        <w:tab/>
      </w:r>
      <w:r w:rsidRPr="00B60D70">
        <w:rPr>
          <w:rFonts w:ascii="TH SarabunPSK" w:hAnsi="TH SarabunPSK" w:cs="TH SarabunPSK" w:hint="cs"/>
        </w:rPr>
        <w:t>1</w:t>
      </w:r>
      <w:r w:rsidR="00D95FE2" w:rsidRPr="00B60D70">
        <w:rPr>
          <w:rFonts w:ascii="TH SarabunPSK" w:hAnsi="TH SarabunPSK" w:cs="TH SarabunPSK" w:hint="cs"/>
          <w:cs/>
        </w:rPr>
        <w:t>4</w:t>
      </w:r>
      <w:r w:rsidRPr="00B60D70">
        <w:rPr>
          <w:rFonts w:ascii="TH SarabunPSK" w:hAnsi="TH SarabunPSK" w:cs="TH SarabunPSK" w:hint="cs"/>
        </w:rPr>
        <w:t>,</w:t>
      </w:r>
      <w:r w:rsidR="00D95FE2" w:rsidRPr="00B60D70">
        <w:rPr>
          <w:rFonts w:ascii="TH SarabunPSK" w:hAnsi="TH SarabunPSK" w:cs="TH SarabunPSK" w:hint="cs"/>
          <w:cs/>
        </w:rPr>
        <w:t>5</w:t>
      </w:r>
      <w:r w:rsidRPr="00B60D70">
        <w:rPr>
          <w:rFonts w:ascii="TH SarabunPSK" w:hAnsi="TH SarabunPSK" w:cs="TH SarabunPSK" w:hint="cs"/>
        </w:rPr>
        <w:t>00</w:t>
      </w:r>
      <w:r w:rsidRPr="00B60D70">
        <w:rPr>
          <w:rFonts w:ascii="TH SarabunPSK" w:hAnsi="TH SarabunPSK" w:cs="TH SarabunPSK" w:hint="cs"/>
          <w:cs/>
        </w:rPr>
        <w:tab/>
      </w:r>
      <w:r w:rsidRPr="00B60D70">
        <w:rPr>
          <w:rFonts w:ascii="TH SarabunPSK" w:hAnsi="TH SarabunPSK" w:cs="TH SarabunPSK" w:hint="cs"/>
          <w:cs/>
          <w:lang w:val="th-TH"/>
        </w:rPr>
        <w:t>บาท</w:t>
      </w:r>
    </w:p>
    <w:p w14:paraId="387278F3" w14:textId="2C0C8AC2" w:rsidR="009E6917" w:rsidRPr="00B60D70" w:rsidRDefault="00D756E0" w:rsidP="007D2608">
      <w:pPr>
        <w:ind w:left="720" w:firstLine="720"/>
        <w:rPr>
          <w:rFonts w:ascii="TH SarabunPSK" w:hAnsi="TH SarabunPSK" w:cs="TH SarabunPSK"/>
        </w:rPr>
      </w:pPr>
      <w:r w:rsidRPr="00B60D70">
        <w:rPr>
          <w:rFonts w:ascii="TH SarabunPSK" w:hAnsi="TH SarabunPSK" w:cs="TH SarabunPSK" w:hint="cs"/>
          <w:cs/>
        </w:rPr>
        <w:t xml:space="preserve">- </w:t>
      </w:r>
      <w:r w:rsidRPr="00B60D70">
        <w:rPr>
          <w:rFonts w:ascii="TH SarabunPSK" w:hAnsi="TH SarabunPSK" w:cs="TH SarabunPSK" w:hint="cs"/>
          <w:cs/>
          <w:lang w:val="th-TH"/>
        </w:rPr>
        <w:t>ค่าลงทะเบียนรายวิชา</w:t>
      </w:r>
      <w:r w:rsidRPr="00B60D70">
        <w:rPr>
          <w:rFonts w:ascii="TH SarabunPSK" w:hAnsi="TH SarabunPSK" w:cs="TH SarabunPSK" w:hint="cs"/>
          <w:cs/>
        </w:rPr>
        <w:tab/>
      </w:r>
      <w:r w:rsidRPr="00B60D70">
        <w:rPr>
          <w:rFonts w:ascii="TH SarabunPSK" w:hAnsi="TH SarabunPSK" w:cs="TH SarabunPSK" w:hint="cs"/>
          <w:cs/>
          <w:lang w:val="th-TH"/>
        </w:rPr>
        <w:t>หน่วย</w:t>
      </w:r>
      <w:proofErr w:type="spellStart"/>
      <w:r w:rsidRPr="00B60D70">
        <w:rPr>
          <w:rFonts w:ascii="TH SarabunPSK" w:hAnsi="TH SarabunPSK" w:cs="TH SarabunPSK" w:hint="cs"/>
          <w:cs/>
          <w:lang w:val="th-TH"/>
        </w:rPr>
        <w:t>กิ</w:t>
      </w:r>
      <w:proofErr w:type="spellEnd"/>
      <w:r w:rsidRPr="00B60D70">
        <w:rPr>
          <w:rFonts w:ascii="TH SarabunPSK" w:hAnsi="TH SarabunPSK" w:cs="TH SarabunPSK" w:hint="cs"/>
          <w:cs/>
          <w:lang w:val="th-TH"/>
        </w:rPr>
        <w:t>ตละ</w:t>
      </w:r>
      <w:r w:rsidRPr="00B60D70">
        <w:rPr>
          <w:rFonts w:ascii="TH SarabunPSK" w:hAnsi="TH SarabunPSK" w:cs="TH SarabunPSK" w:hint="cs"/>
          <w:cs/>
        </w:rPr>
        <w:tab/>
      </w:r>
      <w:r w:rsidRPr="00B60D70">
        <w:rPr>
          <w:rFonts w:ascii="TH SarabunPSK" w:hAnsi="TH SarabunPSK" w:cs="TH SarabunPSK" w:hint="cs"/>
          <w:cs/>
        </w:rPr>
        <w:tab/>
      </w:r>
      <w:r w:rsidR="00D95FE2" w:rsidRPr="00B60D70">
        <w:rPr>
          <w:rFonts w:ascii="TH SarabunPSK" w:hAnsi="TH SarabunPSK" w:cs="TH SarabunPSK" w:hint="cs"/>
          <w:cs/>
        </w:rPr>
        <w:t>850</w:t>
      </w:r>
      <w:r w:rsidRPr="00B60D70">
        <w:rPr>
          <w:rFonts w:ascii="TH SarabunPSK" w:hAnsi="TH SarabunPSK" w:cs="TH SarabunPSK" w:hint="cs"/>
          <w:cs/>
        </w:rPr>
        <w:tab/>
      </w:r>
      <w:r w:rsidRPr="00B60D70">
        <w:rPr>
          <w:rFonts w:ascii="TH SarabunPSK" w:hAnsi="TH SarabunPSK" w:cs="TH SarabunPSK" w:hint="cs"/>
          <w:cs/>
          <w:lang w:val="th-TH"/>
        </w:rPr>
        <w:t>บาท</w:t>
      </w:r>
    </w:p>
    <w:p w14:paraId="263FB6D3" w14:textId="2839D108" w:rsidR="009E6917" w:rsidRPr="00B60D70" w:rsidRDefault="00D756E0" w:rsidP="007D2608">
      <w:pPr>
        <w:pStyle w:val="af9"/>
        <w:ind w:left="567" w:firstLine="284"/>
        <w:rPr>
          <w:rFonts w:ascii="TH SarabunPSK" w:hAnsi="TH SarabunPSK" w:cs="TH SarabunPSK"/>
          <w:cs/>
        </w:rPr>
      </w:pPr>
      <w:r w:rsidRPr="00B60D70">
        <w:rPr>
          <w:rFonts w:ascii="TH SarabunPSK" w:hAnsi="TH SarabunPSK" w:cs="TH SarabunPSK" w:hint="cs"/>
        </w:rPr>
        <w:t>1.2</w:t>
      </w:r>
      <w:r w:rsidR="007D2608" w:rsidRPr="00B60D70">
        <w:rPr>
          <w:rFonts w:ascii="TH SarabunPSK" w:hAnsi="TH SarabunPSK" w:cs="TH SarabunPSK" w:hint="cs"/>
        </w:rPr>
        <w:t>)</w:t>
      </w:r>
      <w:r w:rsidRPr="00B60D70">
        <w:rPr>
          <w:rFonts w:ascii="TH SarabunPSK" w:hAnsi="TH SarabunPSK" w:cs="TH SarabunPSK" w:hint="cs"/>
          <w:cs/>
        </w:rPr>
        <w:t xml:space="preserve"> ภาค</w:t>
      </w:r>
      <w:r w:rsidRPr="00B60D70">
        <w:rPr>
          <w:rFonts w:ascii="TH SarabunPSK" w:hAnsi="TH SarabunPSK" w:cs="TH SarabunPSK" w:hint="cs"/>
          <w:cs/>
          <w:lang w:val="th-TH"/>
        </w:rPr>
        <w:t xml:space="preserve">การศึกษาพิเศษ </w:t>
      </w:r>
      <w:r w:rsidRPr="00B60D70">
        <w:rPr>
          <w:rFonts w:ascii="TH SarabunPSK" w:hAnsi="TH SarabunPSK" w:cs="TH SarabunPSK" w:hint="cs"/>
          <w:cs/>
        </w:rPr>
        <w:t>(</w:t>
      </w:r>
      <w:r w:rsidRPr="00B60D70">
        <w:rPr>
          <w:rFonts w:ascii="TH SarabunPSK" w:hAnsi="TH SarabunPSK" w:cs="TH SarabunPSK" w:hint="cs"/>
          <w:cs/>
          <w:lang w:val="th-TH"/>
        </w:rPr>
        <w:t xml:space="preserve">เลือก </w:t>
      </w:r>
      <w:r w:rsidRPr="00B60D70">
        <w:rPr>
          <w:rFonts w:ascii="TH SarabunPSK" w:hAnsi="TH SarabunPSK" w:cs="TH SarabunPSK" w:hint="cs"/>
        </w:rPr>
        <w:t>1</w:t>
      </w:r>
      <w:r w:rsidRPr="00B60D70">
        <w:rPr>
          <w:rFonts w:ascii="TH SarabunPSK" w:hAnsi="TH SarabunPSK" w:cs="TH SarabunPSK" w:hint="cs"/>
          <w:cs/>
        </w:rPr>
        <w:t xml:space="preserve"> </w:t>
      </w:r>
      <w:r w:rsidRPr="00B60D70">
        <w:rPr>
          <w:rFonts w:ascii="TH SarabunPSK" w:hAnsi="TH SarabunPSK" w:cs="TH SarabunPSK" w:hint="cs"/>
          <w:cs/>
          <w:lang w:val="th-TH"/>
        </w:rPr>
        <w:t>รายการ</w:t>
      </w:r>
      <w:r w:rsidRPr="00B60D70">
        <w:rPr>
          <w:rFonts w:ascii="TH SarabunPSK" w:hAnsi="TH SarabunPSK" w:cs="TH SarabunPSK" w:hint="cs"/>
          <w:cs/>
        </w:rPr>
        <w:t xml:space="preserve">) </w:t>
      </w:r>
    </w:p>
    <w:p w14:paraId="15FB96B8" w14:textId="2DDFC2F5" w:rsidR="009E6917" w:rsidRPr="00B60D70" w:rsidRDefault="008D0407" w:rsidP="008D0407">
      <w:pPr>
        <w:ind w:left="720" w:firstLine="556"/>
        <w:rPr>
          <w:rFonts w:ascii="TH SarabunPSK" w:hAnsi="TH SarabunPSK" w:cs="TH SarabunPSK"/>
        </w:rPr>
      </w:pPr>
      <w:r w:rsidRPr="00B60D70">
        <w:rPr>
          <w:rFonts w:ascii="TH SarabunPSK" w:eastAsia="Wingdings 2" w:hAnsi="TH SarabunPSK" w:cs="TH SarabunPSK" w:hint="cs"/>
        </w:rPr>
        <w:sym w:font="Wingdings 2" w:char="F052"/>
      </w:r>
      <w:r w:rsidRPr="00B60D70">
        <w:rPr>
          <w:rFonts w:ascii="TH SarabunPSK" w:eastAsia="Wingdings 2" w:hAnsi="TH SarabunPSK" w:cs="TH SarabunPSK" w:hint="cs"/>
          <w:cs/>
        </w:rPr>
        <w:t xml:space="preserve"> </w:t>
      </w:r>
      <w:r w:rsidR="00D756E0" w:rsidRPr="00B60D70">
        <w:rPr>
          <w:rFonts w:ascii="TH SarabunPSK" w:hAnsi="TH SarabunPSK" w:cs="TH SarabunPSK" w:hint="cs"/>
          <w:cs/>
          <w:lang w:val="th-TH"/>
        </w:rPr>
        <w:t>มีการจัดการเรียนการสอน</w:t>
      </w:r>
      <w:r w:rsidR="00BD7F9D" w:rsidRPr="00B60D70">
        <w:rPr>
          <w:rFonts w:ascii="TH SarabunPSK" w:hAnsi="TH SarabunPSK" w:cs="TH SarabunPSK" w:hint="cs"/>
          <w:cs/>
          <w:lang w:val="th-TH"/>
        </w:rPr>
        <w:t xml:space="preserve"> </w:t>
      </w:r>
      <w:r w:rsidRPr="00B60D70">
        <w:rPr>
          <w:rFonts w:ascii="TH SarabunPSK" w:hAnsi="TH SarabunPSK" w:cs="TH SarabunPSK" w:hint="cs"/>
          <w:cs/>
        </w:rPr>
        <w:t>(</w:t>
      </w:r>
      <w:r w:rsidRPr="00B60D70">
        <w:rPr>
          <w:rFonts w:ascii="TH SarabunPSK" w:hAnsi="TH SarabunPSK" w:cs="TH SarabunPSK" w:hint="cs"/>
          <w:cs/>
          <w:lang w:val="th-TH"/>
        </w:rPr>
        <w:t>กรณีที่นักศึกษามีความจำเป็นต้องลงทะเบียน</w:t>
      </w:r>
      <w:r w:rsidRPr="00B60D70">
        <w:rPr>
          <w:rFonts w:ascii="TH SarabunPSK" w:hAnsi="TH SarabunPSK" w:cs="TH SarabunPSK" w:hint="cs"/>
          <w:cs/>
        </w:rPr>
        <w:t>)</w:t>
      </w:r>
    </w:p>
    <w:p w14:paraId="6FD1D194" w14:textId="0994F411" w:rsidR="009E6917" w:rsidRPr="00B60D70" w:rsidRDefault="00D756E0" w:rsidP="006D7405">
      <w:pPr>
        <w:ind w:left="720" w:firstLine="720"/>
        <w:rPr>
          <w:rFonts w:ascii="TH SarabunPSK" w:hAnsi="TH SarabunPSK" w:cs="TH SarabunPSK"/>
        </w:rPr>
      </w:pPr>
      <w:r w:rsidRPr="00B60D70">
        <w:rPr>
          <w:rFonts w:ascii="TH SarabunPSK" w:hAnsi="TH SarabunPSK" w:cs="TH SarabunPSK" w:hint="cs"/>
          <w:cs/>
        </w:rPr>
        <w:t xml:space="preserve">- </w:t>
      </w:r>
      <w:r w:rsidR="006D7405" w:rsidRPr="00B60D70">
        <w:rPr>
          <w:rFonts w:ascii="TH SarabunPSK" w:hAnsi="TH SarabunPSK" w:cs="TH SarabunPSK" w:hint="cs"/>
          <w:cs/>
          <w:lang w:val="th-TH"/>
        </w:rPr>
        <w:t>ค่าบำรุงการศึกษา</w:t>
      </w:r>
      <w:r w:rsidR="006D7405" w:rsidRPr="00B60D70">
        <w:rPr>
          <w:rFonts w:ascii="TH SarabunPSK" w:hAnsi="TH SarabunPSK" w:cs="TH SarabunPSK" w:hint="cs"/>
          <w:cs/>
        </w:rPr>
        <w:tab/>
      </w:r>
      <w:r w:rsidR="006D7405" w:rsidRPr="00B60D70">
        <w:rPr>
          <w:rFonts w:ascii="TH SarabunPSK" w:hAnsi="TH SarabunPSK" w:cs="TH SarabunPSK" w:hint="cs"/>
          <w:cs/>
          <w:lang w:val="th-TH"/>
        </w:rPr>
        <w:t>ภาคการศึกษาละ</w:t>
      </w:r>
      <w:r w:rsidR="006D7405" w:rsidRPr="00B60D70">
        <w:rPr>
          <w:rFonts w:ascii="TH SarabunPSK" w:hAnsi="TH SarabunPSK" w:cs="TH SarabunPSK" w:hint="cs"/>
          <w:cs/>
        </w:rPr>
        <w:tab/>
      </w:r>
      <w:r w:rsidR="006D7405" w:rsidRPr="00B60D70">
        <w:rPr>
          <w:rFonts w:ascii="TH SarabunPSK" w:hAnsi="TH SarabunPSK" w:cs="TH SarabunPSK" w:hint="cs"/>
          <w:cs/>
        </w:rPr>
        <w:tab/>
      </w:r>
      <w:r w:rsidR="006D7405" w:rsidRPr="00B60D70">
        <w:rPr>
          <w:rFonts w:ascii="TH SarabunPSK" w:hAnsi="TH SarabunPSK" w:cs="TH SarabunPSK" w:hint="cs"/>
        </w:rPr>
        <w:t>7,250</w:t>
      </w:r>
      <w:r w:rsidR="006D7405" w:rsidRPr="00B60D70">
        <w:rPr>
          <w:rFonts w:ascii="TH SarabunPSK" w:hAnsi="TH SarabunPSK" w:cs="TH SarabunPSK" w:hint="cs"/>
          <w:cs/>
        </w:rPr>
        <w:tab/>
      </w:r>
      <w:r w:rsidR="006D7405" w:rsidRPr="00B60D70">
        <w:rPr>
          <w:rFonts w:ascii="TH SarabunPSK" w:hAnsi="TH SarabunPSK" w:cs="TH SarabunPSK" w:hint="cs"/>
          <w:cs/>
          <w:lang w:val="th-TH"/>
        </w:rPr>
        <w:t>บาท</w:t>
      </w:r>
    </w:p>
    <w:p w14:paraId="3D46ADA9" w14:textId="1EA60767" w:rsidR="006D7405" w:rsidRPr="00B60D70" w:rsidRDefault="006D7405" w:rsidP="006D7405">
      <w:pPr>
        <w:ind w:left="720" w:firstLine="720"/>
        <w:rPr>
          <w:rFonts w:ascii="TH SarabunPSK" w:hAnsi="TH SarabunPSK" w:cs="TH SarabunPSK"/>
        </w:rPr>
      </w:pPr>
      <w:r w:rsidRPr="00B60D70">
        <w:rPr>
          <w:rFonts w:ascii="TH SarabunPSK" w:hAnsi="TH SarabunPSK" w:cs="TH SarabunPSK" w:hint="cs"/>
          <w:cs/>
        </w:rPr>
        <w:t xml:space="preserve">- </w:t>
      </w:r>
      <w:r w:rsidRPr="00B60D70">
        <w:rPr>
          <w:rFonts w:ascii="TH SarabunPSK" w:hAnsi="TH SarabunPSK" w:cs="TH SarabunPSK" w:hint="cs"/>
          <w:cs/>
          <w:lang w:val="th-TH"/>
        </w:rPr>
        <w:t>ค่าลงทะเบียนรายวิชา</w:t>
      </w:r>
      <w:r w:rsidRPr="00B60D70">
        <w:rPr>
          <w:rFonts w:ascii="TH SarabunPSK" w:hAnsi="TH SarabunPSK" w:cs="TH SarabunPSK" w:hint="cs"/>
          <w:cs/>
        </w:rPr>
        <w:tab/>
      </w:r>
      <w:r w:rsidRPr="00B60D70">
        <w:rPr>
          <w:rFonts w:ascii="TH SarabunPSK" w:hAnsi="TH SarabunPSK" w:cs="TH SarabunPSK" w:hint="cs"/>
          <w:cs/>
          <w:lang w:val="th-TH"/>
        </w:rPr>
        <w:t>หน่วย</w:t>
      </w:r>
      <w:proofErr w:type="spellStart"/>
      <w:r w:rsidRPr="00B60D70">
        <w:rPr>
          <w:rFonts w:ascii="TH SarabunPSK" w:hAnsi="TH SarabunPSK" w:cs="TH SarabunPSK" w:hint="cs"/>
          <w:cs/>
          <w:lang w:val="th-TH"/>
        </w:rPr>
        <w:t>กิ</w:t>
      </w:r>
      <w:proofErr w:type="spellEnd"/>
      <w:r w:rsidRPr="00B60D70">
        <w:rPr>
          <w:rFonts w:ascii="TH SarabunPSK" w:hAnsi="TH SarabunPSK" w:cs="TH SarabunPSK" w:hint="cs"/>
          <w:cs/>
          <w:lang w:val="th-TH"/>
        </w:rPr>
        <w:t>ตละ</w:t>
      </w:r>
      <w:r w:rsidRPr="00B60D70">
        <w:rPr>
          <w:rFonts w:ascii="TH SarabunPSK" w:hAnsi="TH SarabunPSK" w:cs="TH SarabunPSK" w:hint="cs"/>
          <w:cs/>
        </w:rPr>
        <w:tab/>
      </w:r>
      <w:r w:rsidRPr="00B60D70">
        <w:rPr>
          <w:rFonts w:ascii="TH SarabunPSK" w:hAnsi="TH SarabunPSK" w:cs="TH SarabunPSK" w:hint="cs"/>
          <w:cs/>
        </w:rPr>
        <w:tab/>
      </w:r>
      <w:r w:rsidRPr="00B60D70">
        <w:rPr>
          <w:rFonts w:ascii="TH SarabunPSK" w:hAnsi="TH SarabunPSK" w:cs="TH SarabunPSK" w:hint="cs"/>
        </w:rPr>
        <w:t>1,700</w:t>
      </w:r>
      <w:r w:rsidRPr="00B60D70">
        <w:rPr>
          <w:rFonts w:ascii="TH SarabunPSK" w:hAnsi="TH SarabunPSK" w:cs="TH SarabunPSK" w:hint="cs"/>
          <w:cs/>
        </w:rPr>
        <w:tab/>
      </w:r>
      <w:r w:rsidRPr="00B60D70">
        <w:rPr>
          <w:rFonts w:ascii="TH SarabunPSK" w:hAnsi="TH SarabunPSK" w:cs="TH SarabunPSK" w:hint="cs"/>
          <w:cs/>
          <w:lang w:val="th-TH"/>
        </w:rPr>
        <w:t>บาท</w:t>
      </w:r>
    </w:p>
    <w:p w14:paraId="42777F90" w14:textId="72A86AAE" w:rsidR="009E6917" w:rsidRPr="00B60D70" w:rsidRDefault="00D756E0" w:rsidP="006D7405">
      <w:pPr>
        <w:ind w:firstLine="567"/>
        <w:rPr>
          <w:rFonts w:ascii="TH SarabunPSK" w:hAnsi="TH SarabunPSK" w:cs="TH SarabunPSK"/>
        </w:rPr>
      </w:pPr>
      <w:r w:rsidRPr="00B60D70">
        <w:rPr>
          <w:rFonts w:ascii="TH SarabunPSK" w:hAnsi="TH SarabunPSK" w:cs="TH SarabunPSK" w:hint="cs"/>
        </w:rPr>
        <w:t>2</w:t>
      </w:r>
      <w:r w:rsidR="006D7405" w:rsidRPr="00B60D70">
        <w:rPr>
          <w:rFonts w:ascii="TH SarabunPSK" w:hAnsi="TH SarabunPSK" w:cs="TH SarabunPSK" w:hint="cs"/>
        </w:rPr>
        <w:t>)</w:t>
      </w:r>
      <w:r w:rsidRPr="00B60D70">
        <w:rPr>
          <w:rFonts w:ascii="TH SarabunPSK" w:hAnsi="TH SarabunPSK" w:cs="TH SarabunPSK" w:hint="cs"/>
        </w:rPr>
        <w:t xml:space="preserve"> </w:t>
      </w:r>
      <w:r w:rsidRPr="00B60D70">
        <w:rPr>
          <w:rFonts w:ascii="TH SarabunPSK" w:hAnsi="TH SarabunPSK" w:cs="TH SarabunPSK" w:hint="cs"/>
          <w:cs/>
          <w:lang w:val="th-TH"/>
        </w:rPr>
        <w:t xml:space="preserve">นักศึกษาที่เรียนเกินระยะเวลาที่หลักสูตรกำหนด </w:t>
      </w:r>
      <w:r w:rsidRPr="00B60D70">
        <w:rPr>
          <w:rFonts w:ascii="TH SarabunPSK" w:hAnsi="TH SarabunPSK" w:cs="TH SarabunPSK" w:hint="cs"/>
          <w:cs/>
        </w:rPr>
        <w:t>(</w:t>
      </w:r>
      <w:r w:rsidRPr="00B60D70">
        <w:rPr>
          <w:rFonts w:ascii="TH SarabunPSK" w:hAnsi="TH SarabunPSK" w:cs="TH SarabunPSK" w:hint="cs"/>
          <w:cs/>
          <w:lang w:val="th-TH"/>
        </w:rPr>
        <w:t xml:space="preserve">เลือก </w:t>
      </w:r>
      <w:r w:rsidRPr="00B60D70">
        <w:rPr>
          <w:rFonts w:ascii="TH SarabunPSK" w:hAnsi="TH SarabunPSK" w:cs="TH SarabunPSK" w:hint="cs"/>
        </w:rPr>
        <w:t>1</w:t>
      </w:r>
      <w:r w:rsidRPr="00B60D70">
        <w:rPr>
          <w:rFonts w:ascii="TH SarabunPSK" w:hAnsi="TH SarabunPSK" w:cs="TH SarabunPSK" w:hint="cs"/>
          <w:cs/>
        </w:rPr>
        <w:t xml:space="preserve"> </w:t>
      </w:r>
      <w:r w:rsidRPr="00B60D70">
        <w:rPr>
          <w:rFonts w:ascii="TH SarabunPSK" w:hAnsi="TH SarabunPSK" w:cs="TH SarabunPSK" w:hint="cs"/>
          <w:cs/>
          <w:lang w:val="th-TH"/>
        </w:rPr>
        <w:t>รายการ</w:t>
      </w:r>
      <w:r w:rsidRPr="00B60D70">
        <w:rPr>
          <w:rFonts w:ascii="TH SarabunPSK" w:hAnsi="TH SarabunPSK" w:cs="TH SarabunPSK" w:hint="cs"/>
          <w:cs/>
        </w:rPr>
        <w:t>)</w:t>
      </w:r>
    </w:p>
    <w:p w14:paraId="7D6586F5" w14:textId="7CF791C6" w:rsidR="009E6917" w:rsidRPr="00B60D70" w:rsidRDefault="008D0407" w:rsidP="006D7405">
      <w:pPr>
        <w:ind w:left="720" w:firstLine="556"/>
        <w:rPr>
          <w:rFonts w:ascii="TH SarabunPSK" w:hAnsi="TH SarabunPSK" w:cs="TH SarabunPSK"/>
        </w:rPr>
      </w:pPr>
      <w:r w:rsidRPr="00B60D70">
        <w:rPr>
          <w:rFonts w:ascii="TH SarabunPSK" w:eastAsia="Wingdings 2" w:hAnsi="TH SarabunPSK" w:cs="TH SarabunPSK" w:hint="cs"/>
        </w:rPr>
        <w:sym w:font="Wingdings 2" w:char="F052"/>
      </w:r>
      <w:r w:rsidR="00D756E0" w:rsidRPr="00B60D70">
        <w:rPr>
          <w:rFonts w:ascii="TH SarabunPSK" w:hAnsi="TH SarabunPSK" w:cs="TH SarabunPSK" w:hint="cs"/>
          <w:cs/>
        </w:rPr>
        <w:t xml:space="preserve"> </w:t>
      </w:r>
      <w:r w:rsidR="00D756E0" w:rsidRPr="00B60D70">
        <w:rPr>
          <w:rFonts w:ascii="TH SarabunPSK" w:hAnsi="TH SarabunPSK" w:cs="TH SarabunPSK" w:hint="cs"/>
        </w:rPr>
        <w:t>2.1</w:t>
      </w:r>
      <w:r w:rsidR="00D756E0" w:rsidRPr="00B60D70">
        <w:rPr>
          <w:rFonts w:ascii="TH SarabunPSK" w:hAnsi="TH SarabunPSK" w:cs="TH SarabunPSK" w:hint="cs"/>
          <w:cs/>
        </w:rPr>
        <w:t xml:space="preserve"> </w:t>
      </w:r>
      <w:r w:rsidR="00D756E0" w:rsidRPr="00B60D70">
        <w:rPr>
          <w:rFonts w:ascii="TH SarabunPSK" w:hAnsi="TH SarabunPSK" w:cs="TH SarabunPSK" w:hint="cs"/>
          <w:cs/>
          <w:lang w:val="th-TH"/>
        </w:rPr>
        <w:t xml:space="preserve">เก็บอัตราเดียวกับ ข้อ </w:t>
      </w:r>
      <w:r w:rsidR="00D756E0" w:rsidRPr="00B60D70">
        <w:rPr>
          <w:rFonts w:ascii="TH SarabunPSK" w:hAnsi="TH SarabunPSK" w:cs="TH SarabunPSK" w:hint="cs"/>
        </w:rPr>
        <w:t>1.</w:t>
      </w:r>
    </w:p>
    <w:p w14:paraId="2801C2B5" w14:textId="77777777" w:rsidR="006D7405" w:rsidRPr="00B60D70" w:rsidRDefault="006D7405" w:rsidP="006D7405">
      <w:pPr>
        <w:ind w:left="680" w:right="26" w:firstLine="314"/>
        <w:jc w:val="both"/>
        <w:rPr>
          <w:rFonts w:ascii="TH SarabunPSK" w:hAnsi="TH SarabunPSK" w:cs="TH SarabunPSK"/>
        </w:rPr>
      </w:pPr>
      <w:r w:rsidRPr="00B60D70">
        <w:rPr>
          <w:rFonts w:ascii="TH SarabunPSK" w:hAnsi="TH SarabunPSK" w:cs="TH SarabunPSK" w:hint="cs"/>
          <w:cs/>
        </w:rPr>
        <w:t>ทั้งนี้ อัตราค่าเล่าเรียนให้ขึ้นอยู่กับประกาศของมหาวิทยาลัย</w:t>
      </w:r>
    </w:p>
    <w:p w14:paraId="5AF12888" w14:textId="189BF5D0" w:rsidR="009E6917" w:rsidRPr="00B60D70" w:rsidRDefault="006D7405" w:rsidP="006D7405">
      <w:pPr>
        <w:pStyle w:val="5"/>
        <w:ind w:left="284" w:hanging="299"/>
        <w:rPr>
          <w:rFonts w:ascii="TH SarabunPSK" w:hAnsi="TH SarabunPSK" w:cs="TH SarabunPSK"/>
          <w:u w:val="none"/>
        </w:rPr>
      </w:pPr>
      <w:r w:rsidRPr="00B60D70">
        <w:rPr>
          <w:rFonts w:ascii="TH SarabunPSK" w:hAnsi="TH SarabunPSK" w:cs="TH SarabunPSK" w:hint="cs"/>
          <w:u w:val="none"/>
          <w:cs/>
          <w:lang w:val="th-TH"/>
        </w:rPr>
        <w:t xml:space="preserve">ค่าเล่าเรียนคิดเป็น </w:t>
      </w:r>
      <w:r w:rsidR="00107058" w:rsidRPr="00B60D70">
        <w:rPr>
          <w:rFonts w:ascii="TH SarabunPSK" w:hAnsi="TH SarabunPSK" w:cs="TH SarabunPSK"/>
          <w:u w:val="none"/>
        </w:rPr>
        <w:t>137,955</w:t>
      </w:r>
      <w:r w:rsidRPr="00B60D70">
        <w:rPr>
          <w:rFonts w:ascii="TH SarabunPSK" w:hAnsi="TH SarabunPSK" w:cs="TH SarabunPSK" w:hint="cs"/>
          <w:u w:val="none"/>
        </w:rPr>
        <w:t xml:space="preserve"> </w:t>
      </w:r>
      <w:r w:rsidRPr="00B60D70">
        <w:rPr>
          <w:rFonts w:ascii="TH SarabunPSK" w:hAnsi="TH SarabunPSK" w:cs="TH SarabunPSK" w:hint="cs"/>
          <w:u w:val="none"/>
          <w:cs/>
          <w:lang w:val="th-TH"/>
        </w:rPr>
        <w:t>บาท/คน/ปี</w:t>
      </w:r>
    </w:p>
    <w:p w14:paraId="3E2B07F7" w14:textId="77777777" w:rsidR="00BB690D" w:rsidRPr="00B60D70" w:rsidRDefault="00BB690D" w:rsidP="00592146">
      <w:pPr>
        <w:rPr>
          <w:rFonts w:ascii="TH SarabunPSK" w:hAnsi="TH SarabunPSK" w:cs="TH SarabunPSK"/>
        </w:rPr>
      </w:pPr>
    </w:p>
    <w:p w14:paraId="312F5E03" w14:textId="1B39B34A" w:rsidR="009E6917" w:rsidRPr="00B60D70" w:rsidRDefault="00D756E0" w:rsidP="006A3177">
      <w:pPr>
        <w:pStyle w:val="3"/>
        <w:rPr>
          <w:rFonts w:ascii="TH SarabunPSK" w:hAnsi="TH SarabunPSK" w:cs="TH SarabunPSK"/>
        </w:rPr>
      </w:pPr>
      <w:bookmarkStart w:id="179" w:name="_Toc161496930"/>
      <w:bookmarkStart w:id="180" w:name="_Toc161400018"/>
      <w:bookmarkStart w:id="181" w:name="_Toc179246011"/>
      <w:bookmarkStart w:id="182" w:name="_Toc179656379"/>
      <w:bookmarkStart w:id="183" w:name="_Toc180609459"/>
      <w:bookmarkStart w:id="184" w:name="_Toc191634075"/>
      <w:r w:rsidRPr="00B60D70">
        <w:rPr>
          <w:rFonts w:ascii="TH SarabunPSK" w:hAnsi="TH SarabunPSK" w:cs="TH SarabunPSK" w:hint="cs"/>
          <w:cs/>
        </w:rPr>
        <w:t>กลไกการปรับปรุงและพัฒนาหลักสูตร เพื่อการประกันคุณภาพของหลักสูตร</w:t>
      </w:r>
      <w:bookmarkStart w:id="185" w:name="_Hlk118147263"/>
      <w:bookmarkEnd w:id="179"/>
      <w:bookmarkEnd w:id="180"/>
      <w:bookmarkEnd w:id="181"/>
      <w:bookmarkEnd w:id="182"/>
      <w:bookmarkEnd w:id="183"/>
      <w:bookmarkEnd w:id="184"/>
    </w:p>
    <w:p w14:paraId="548B199E" w14:textId="08E2C3F2" w:rsidR="00366B79" w:rsidRPr="00B60D70" w:rsidRDefault="00655A09" w:rsidP="00366B79">
      <w:pPr>
        <w:ind w:firstLine="720"/>
        <w:rPr>
          <w:rFonts w:ascii="TH SarabunPSK" w:hAnsi="TH SarabunPSK" w:cs="TH SarabunPSK"/>
        </w:rPr>
      </w:pPr>
      <w:r w:rsidRPr="00B60D70">
        <w:rPr>
          <w:rFonts w:ascii="TH SarabunPSK" w:hAnsi="TH SarabunPSK" w:cs="TH SarabunPSK" w:hint="cs"/>
          <w:cs/>
        </w:rPr>
        <w:t>เพื่อให้เกิดความมั่นใจว่าหลักสูตรจะดำเนินการ</w:t>
      </w:r>
      <w:r w:rsidR="00381C16" w:rsidRPr="00B60D70">
        <w:rPr>
          <w:rFonts w:ascii="TH SarabunPSK" w:hAnsi="TH SarabunPSK" w:cs="TH SarabunPSK" w:hint="cs"/>
          <w:cs/>
        </w:rPr>
        <w:t>อย่างมีระบบ ทำให้ผู้เรียนเกิดผลลัพธ์การเรียนรู้ที่คาดหวัง จึง</w:t>
      </w:r>
      <w:r w:rsidR="00366B79" w:rsidRPr="00B60D70">
        <w:rPr>
          <w:rFonts w:ascii="TH SarabunPSK" w:hAnsi="TH SarabunPSK" w:cs="TH SarabunPSK"/>
          <w:cs/>
        </w:rPr>
        <w:t>ได้ออกแบบระบบการบริหารคุณภาพของหลักสูตรประกอบด้วย การวางแผนคุณภาพ (</w:t>
      </w:r>
      <w:r w:rsidR="00366B79" w:rsidRPr="00B60D70">
        <w:rPr>
          <w:rFonts w:ascii="TH SarabunPSK" w:hAnsi="TH SarabunPSK" w:cs="TH SarabunPSK"/>
        </w:rPr>
        <w:t xml:space="preserve">Quality </w:t>
      </w:r>
      <w:r w:rsidR="00366B79" w:rsidRPr="00B60D70">
        <w:rPr>
          <w:rFonts w:ascii="TH SarabunPSK" w:hAnsi="TH SarabunPSK" w:cs="TH SarabunPSK"/>
        </w:rPr>
        <w:lastRenderedPageBreak/>
        <w:t xml:space="preserve">Planning: QP) </w:t>
      </w:r>
      <w:r w:rsidR="00366B79" w:rsidRPr="00B60D70">
        <w:rPr>
          <w:rFonts w:ascii="TH SarabunPSK" w:hAnsi="TH SarabunPSK" w:cs="TH SarabunPSK"/>
          <w:cs/>
        </w:rPr>
        <w:t>การควบคุมคุณภาพ (</w:t>
      </w:r>
      <w:r w:rsidR="00366B79" w:rsidRPr="00B60D70">
        <w:rPr>
          <w:rFonts w:ascii="TH SarabunPSK" w:hAnsi="TH SarabunPSK" w:cs="TH SarabunPSK"/>
        </w:rPr>
        <w:t xml:space="preserve">Quality Control: QC) </w:t>
      </w:r>
      <w:r w:rsidR="00366B79" w:rsidRPr="00B60D70">
        <w:rPr>
          <w:rFonts w:ascii="TH SarabunPSK" w:hAnsi="TH SarabunPSK" w:cs="TH SarabunPSK"/>
          <w:cs/>
        </w:rPr>
        <w:t>และ การปรับปรุงคุณภาพ (</w:t>
      </w:r>
      <w:r w:rsidR="00366B79" w:rsidRPr="00B60D70">
        <w:rPr>
          <w:rFonts w:ascii="TH SarabunPSK" w:hAnsi="TH SarabunPSK" w:cs="TH SarabunPSK"/>
        </w:rPr>
        <w:t xml:space="preserve">Quality Improvement: QI) </w:t>
      </w:r>
      <w:r w:rsidR="00366B79" w:rsidRPr="00B60D70">
        <w:rPr>
          <w:rFonts w:ascii="TH SarabunPSK" w:hAnsi="TH SarabunPSK" w:cs="TH SarabunPSK"/>
          <w:cs/>
        </w:rPr>
        <w:t>ครอบคลุม</w:t>
      </w:r>
      <w:r w:rsidR="00EF31C8" w:rsidRPr="00B60D70">
        <w:rPr>
          <w:rFonts w:ascii="TH SarabunPSK" w:hAnsi="TH SarabunPSK" w:cs="TH SarabunPSK" w:hint="cs"/>
          <w:cs/>
        </w:rPr>
        <w:t>การจัดการศึกษาของหลักสูตรครบ</w:t>
      </w:r>
      <w:r w:rsidR="00366B79" w:rsidRPr="00B60D70">
        <w:rPr>
          <w:rFonts w:ascii="TH SarabunPSK" w:hAnsi="TH SarabunPSK" w:cs="TH SarabunPSK"/>
          <w:cs/>
        </w:rPr>
        <w:t>ทุกด้าน</w:t>
      </w:r>
    </w:p>
    <w:p w14:paraId="77629C3C" w14:textId="77777777" w:rsidR="00366B79" w:rsidRPr="00B60D70" w:rsidRDefault="00366B79" w:rsidP="00366B79">
      <w:pPr>
        <w:ind w:firstLine="720"/>
        <w:rPr>
          <w:rFonts w:ascii="TH SarabunPSK" w:hAnsi="TH SarabunPSK" w:cs="TH SarabunPSK"/>
          <w:b/>
          <w:bCs/>
        </w:rPr>
      </w:pPr>
      <w:r w:rsidRPr="00B60D70">
        <w:rPr>
          <w:rFonts w:ascii="TH SarabunPSK" w:hAnsi="TH SarabunPSK" w:cs="TH SarabunPSK"/>
          <w:b/>
          <w:bCs/>
        </w:rPr>
        <w:t xml:space="preserve">1. </w:t>
      </w:r>
      <w:r w:rsidRPr="00B60D70">
        <w:rPr>
          <w:rFonts w:ascii="TH SarabunPSK" w:hAnsi="TH SarabunPSK" w:cs="TH SarabunPSK"/>
          <w:b/>
          <w:bCs/>
          <w:cs/>
        </w:rPr>
        <w:t>การวางแผนคุณภาพ (</w:t>
      </w:r>
      <w:r w:rsidRPr="00B60D70">
        <w:rPr>
          <w:rFonts w:ascii="TH SarabunPSK" w:hAnsi="TH SarabunPSK" w:cs="TH SarabunPSK"/>
          <w:b/>
          <w:bCs/>
        </w:rPr>
        <w:t>Quality Planning: QP)</w:t>
      </w:r>
    </w:p>
    <w:p w14:paraId="1D10A1D6" w14:textId="0C6393F0" w:rsidR="00366B79" w:rsidRPr="00B60D70" w:rsidRDefault="00366B79" w:rsidP="00366B79">
      <w:pPr>
        <w:ind w:firstLine="720"/>
        <w:rPr>
          <w:rFonts w:ascii="TH SarabunPSK" w:hAnsi="TH SarabunPSK" w:cs="TH SarabunPSK"/>
        </w:rPr>
      </w:pPr>
      <w:r w:rsidRPr="00B60D70">
        <w:rPr>
          <w:rFonts w:ascii="TH SarabunPSK" w:hAnsi="TH SarabunPSK" w:cs="TH SarabunPSK"/>
          <w:cs/>
        </w:rPr>
        <w:t>การวางแผนคุณภาพของหลักสูตรได้รับการออกแบบให้เป็นไปตามมาตรฐานของ สป.</w:t>
      </w:r>
      <w:proofErr w:type="spellStart"/>
      <w:r w:rsidRPr="00B60D70">
        <w:rPr>
          <w:rFonts w:ascii="TH SarabunPSK" w:hAnsi="TH SarabunPSK" w:cs="TH SarabunPSK"/>
          <w:cs/>
        </w:rPr>
        <w:t>อว</w:t>
      </w:r>
      <w:proofErr w:type="spellEnd"/>
      <w:r w:rsidRPr="00B60D70">
        <w:rPr>
          <w:rFonts w:ascii="TH SarabunPSK" w:hAnsi="TH SarabunPSK" w:cs="TH SarabunPSK"/>
          <w:cs/>
        </w:rPr>
        <w:t xml:space="preserve">. คุรุสภา และสภาวิศวกร รวมถึงแนวทางการประกันคุณภาพของ </w:t>
      </w:r>
      <w:r w:rsidRPr="00B60D70">
        <w:rPr>
          <w:rFonts w:ascii="TH SarabunPSK" w:hAnsi="TH SarabunPSK" w:cs="TH SarabunPSK"/>
        </w:rPr>
        <w:t>AUN-QA 2020 V.4.0</w:t>
      </w:r>
      <w:r w:rsidRPr="00B60D70">
        <w:rPr>
          <w:rFonts w:ascii="TH SarabunPSK" w:hAnsi="TH SarabunPSK" w:cs="TH SarabunPSK"/>
          <w:cs/>
        </w:rPr>
        <w:t xml:space="preserve"> โดยหลักสูตรได้กำหนดระบบหลัก (</w:t>
      </w:r>
      <w:r w:rsidRPr="00B60D70">
        <w:rPr>
          <w:rFonts w:ascii="TH SarabunPSK" w:hAnsi="TH SarabunPSK" w:cs="TH SarabunPSK"/>
        </w:rPr>
        <w:t xml:space="preserve">Core System) </w:t>
      </w:r>
      <w:r w:rsidRPr="00B60D70">
        <w:rPr>
          <w:rFonts w:ascii="TH SarabunPSK" w:hAnsi="TH SarabunPSK" w:cs="TH SarabunPSK"/>
          <w:cs/>
        </w:rPr>
        <w:t>ซึ่งรวมถึงกระบวนการสำคัญที่เกี่ยวข้องกับการจัดการศึกษาทั้งหมด ตั้งแต่ การคัดเลือกผู้เข้าศึกษา การจัดการเรียนการสอน การประเมินผล และการติดตามบัณฑิต เพื่อให้มั่นใจว่าบัณฑิตที่สำเร็จการศึกษามีความรู้ ความสามารถ และทักษะที่ตรงกับความต้องการของภาคอุตสาหกรรมและสังคม</w:t>
      </w:r>
      <w:r w:rsidRPr="00B60D70">
        <w:rPr>
          <w:rFonts w:ascii="TH SarabunPSK" w:hAnsi="TH SarabunPSK" w:cs="TH SarabunPSK"/>
        </w:rPr>
        <w:t xml:space="preserve"> </w:t>
      </w:r>
      <w:r w:rsidRPr="00B60D70">
        <w:rPr>
          <w:rFonts w:ascii="TH SarabunPSK" w:hAnsi="TH SarabunPSK" w:cs="TH SarabunPSK"/>
          <w:cs/>
        </w:rPr>
        <w:t>ในกระบวนการวางแผนคุณภาพ หลักสูตรได้กำหนด กลุ่มผู้มีส่วนได้ส่วนเสีย และใช้ข้อมูลจากการสำรวจความต้องการของภาคอุตสาหกรรม ผู้ใช้บัณฑิต คณาจารย์ นักศึกษา และศิษย์เก่า มาวิเคราะห์และกำหนดเป็น ผลลัพธ์การเรียนรู้ระดับหลักสูตร (</w:t>
      </w:r>
      <w:r w:rsidRPr="00B60D70">
        <w:rPr>
          <w:rFonts w:ascii="TH SarabunPSK" w:hAnsi="TH SarabunPSK" w:cs="TH SarabunPSK"/>
        </w:rPr>
        <w:t xml:space="preserve">PLOs) </w:t>
      </w:r>
      <w:r w:rsidRPr="00B60D70">
        <w:rPr>
          <w:rFonts w:ascii="TH SarabunPSK" w:hAnsi="TH SarabunPSK" w:cs="TH SarabunPSK"/>
          <w:cs/>
        </w:rPr>
        <w:t>และโครงสร้างหลักสูตรที่สอดคล้องกับแนวโน้มและความต้องการ</w:t>
      </w:r>
      <w:r w:rsidR="005B628B" w:rsidRPr="00B60D70">
        <w:rPr>
          <w:rFonts w:ascii="TH SarabunPSK" w:hAnsi="TH SarabunPSK" w:cs="TH SarabunPSK" w:hint="cs"/>
          <w:cs/>
        </w:rPr>
        <w:t>ในการผลิตกำลังคนสำหรับ</w:t>
      </w:r>
      <w:r w:rsidRPr="00B60D70">
        <w:rPr>
          <w:rFonts w:ascii="TH SarabunPSK" w:hAnsi="TH SarabunPSK" w:cs="TH SarabunPSK"/>
          <w:cs/>
        </w:rPr>
        <w:t>อุตสาหกรรมก่อสร้าง นอกจากนี้หลักสูตรยังมีการออกแบบ กระบวนการเรียนการสอนแบบบูรณาการ โดยเน้นการเรียนรู้ที่มีผู้เรียนเป็นศูนย์กลาง ส่งเสริมการเรียนรู้เชิงปฏิบัติ และพัฒนาทักษะทางวิศวกรรมและวิชาชีพครูให้กับนักศึกษา</w:t>
      </w:r>
    </w:p>
    <w:p w14:paraId="221D41EC" w14:textId="77777777" w:rsidR="00366B79" w:rsidRPr="00B60D70" w:rsidRDefault="00366B79" w:rsidP="00366B79">
      <w:pPr>
        <w:ind w:firstLine="720"/>
        <w:rPr>
          <w:rFonts w:ascii="TH SarabunPSK" w:hAnsi="TH SarabunPSK" w:cs="TH SarabunPSK"/>
          <w:b/>
          <w:bCs/>
        </w:rPr>
      </w:pPr>
      <w:r w:rsidRPr="00B60D70">
        <w:rPr>
          <w:rFonts w:ascii="TH SarabunPSK" w:hAnsi="TH SarabunPSK" w:cs="TH SarabunPSK"/>
          <w:b/>
          <w:bCs/>
        </w:rPr>
        <w:t xml:space="preserve">2. </w:t>
      </w:r>
      <w:r w:rsidRPr="00B60D70">
        <w:rPr>
          <w:rFonts w:ascii="TH SarabunPSK" w:hAnsi="TH SarabunPSK" w:cs="TH SarabunPSK"/>
          <w:b/>
          <w:bCs/>
          <w:cs/>
        </w:rPr>
        <w:t>การควบคุมคุณภาพ (</w:t>
      </w:r>
      <w:r w:rsidRPr="00B60D70">
        <w:rPr>
          <w:rFonts w:ascii="TH SarabunPSK" w:hAnsi="TH SarabunPSK" w:cs="TH SarabunPSK"/>
          <w:b/>
          <w:bCs/>
        </w:rPr>
        <w:t>Quality Control: QC)</w:t>
      </w:r>
    </w:p>
    <w:p w14:paraId="5776B088" w14:textId="77777777" w:rsidR="00366B79" w:rsidRPr="00B60D70" w:rsidRDefault="00366B79" w:rsidP="00366B79">
      <w:pPr>
        <w:ind w:firstLine="720"/>
        <w:rPr>
          <w:rFonts w:ascii="TH SarabunPSK" w:hAnsi="TH SarabunPSK" w:cs="TH SarabunPSK"/>
        </w:rPr>
      </w:pPr>
      <w:r w:rsidRPr="00B60D70">
        <w:rPr>
          <w:rFonts w:ascii="TH SarabunPSK" w:hAnsi="TH SarabunPSK" w:cs="TH SarabunPSK"/>
          <w:cs/>
        </w:rPr>
        <w:t>หลักสูตรได้กำหนด จุดตรวจสอบ (</w:t>
      </w:r>
      <w:r w:rsidRPr="00B60D70">
        <w:rPr>
          <w:rFonts w:ascii="TH SarabunPSK" w:hAnsi="TH SarabunPSK" w:cs="TH SarabunPSK"/>
        </w:rPr>
        <w:t xml:space="preserve">Check Points) </w:t>
      </w:r>
      <w:r w:rsidRPr="00B60D70">
        <w:rPr>
          <w:rFonts w:ascii="TH SarabunPSK" w:hAnsi="TH SarabunPSK" w:cs="TH SarabunPSK"/>
          <w:cs/>
        </w:rPr>
        <w:t>และ จุดควบคุม (</w:t>
      </w:r>
      <w:r w:rsidRPr="00B60D70">
        <w:rPr>
          <w:rFonts w:ascii="TH SarabunPSK" w:hAnsi="TH SarabunPSK" w:cs="TH SarabunPSK"/>
        </w:rPr>
        <w:t xml:space="preserve">Control Points) </w:t>
      </w:r>
      <w:r w:rsidRPr="00B60D70">
        <w:rPr>
          <w:rFonts w:ascii="TH SarabunPSK" w:hAnsi="TH SarabunPSK" w:cs="TH SarabunPSK"/>
          <w:cs/>
        </w:rPr>
        <w:t>เพื่อให้สามารถติดตามและประเมินผลการดำเนินงานได้อย่างเป็นระบบ จุดตรวจสอบถูกกำหนดขึ้นเพื่อรวบรวมข้อมูลที่เกี่ยวข้องกับคุณภาพของการเรียนการสอนและผลสัมฤทธิ์ของนักศึกษา ในขณะที่จุดควบคุมเป็นขั้นตอนที่มีการทบทวนและประเมินกระบวนการอย่างเป็นทางการ รวมถึงการอนุมัติหรือยืนยันการตัดสินใจโดยผู้รับผิดชอบ</w:t>
      </w:r>
    </w:p>
    <w:p w14:paraId="7F5F3B47" w14:textId="4C5452AF" w:rsidR="00366B79" w:rsidRPr="00B60D70" w:rsidRDefault="00366B79" w:rsidP="00366B79">
      <w:pPr>
        <w:ind w:firstLine="720"/>
        <w:rPr>
          <w:rFonts w:ascii="TH SarabunPSK" w:hAnsi="TH SarabunPSK" w:cs="TH SarabunPSK"/>
        </w:rPr>
      </w:pPr>
      <w:r w:rsidRPr="00B60D70">
        <w:rPr>
          <w:rFonts w:ascii="TH SarabunPSK" w:hAnsi="TH SarabunPSK" w:cs="TH SarabunPSK"/>
          <w:cs/>
        </w:rPr>
        <w:t>การควบคุมคุณภาพระดับหลักสูตร ได้แก่</w:t>
      </w:r>
      <w:r w:rsidRPr="00B60D70">
        <w:rPr>
          <w:rFonts w:ascii="TH SarabunPSK" w:hAnsi="TH SarabunPSK" w:cs="TH SarabunPSK"/>
        </w:rPr>
        <w:t xml:space="preserve"> </w:t>
      </w:r>
      <w:r w:rsidRPr="00B60D70">
        <w:rPr>
          <w:rFonts w:ascii="TH SarabunPSK" w:hAnsi="TH SarabunPSK" w:cs="TH SarabunPSK"/>
          <w:cs/>
        </w:rPr>
        <w:t>การประชุมคณาจารย์ปลายภาคเรียน เพื่อประเมินผลสัมฤทธิ์ของนักศึกษาและปรับปรุงแนวทางการเรียนการสอน</w:t>
      </w:r>
      <w:r w:rsidRPr="00B60D70">
        <w:rPr>
          <w:rFonts w:ascii="TH SarabunPSK" w:hAnsi="TH SarabunPSK" w:cs="TH SarabunPSK"/>
        </w:rPr>
        <w:t xml:space="preserve"> </w:t>
      </w:r>
      <w:r w:rsidRPr="00B60D70">
        <w:rPr>
          <w:rFonts w:ascii="TH SarabunPSK" w:hAnsi="TH SarabunPSK" w:cs="TH SarabunPSK"/>
          <w:cs/>
        </w:rPr>
        <w:t>การประชุมทบทวนหลักสูตรประจำปี</w:t>
      </w:r>
      <w:r w:rsidR="008E0536" w:rsidRPr="00B60D70">
        <w:rPr>
          <w:rFonts w:ascii="TH SarabunPSK" w:hAnsi="TH SarabunPSK" w:cs="TH SarabunPSK" w:hint="cs"/>
          <w:cs/>
        </w:rPr>
        <w:t xml:space="preserve">สอดคล้องกับจุดควบคุม </w:t>
      </w:r>
      <w:r w:rsidR="008E0536" w:rsidRPr="00B60D70">
        <w:rPr>
          <w:rFonts w:ascii="TH SarabunPSK" w:hAnsi="TH SarabunPSK" w:cs="TH SarabunPSK"/>
          <w:cs/>
        </w:rPr>
        <w:t>(</w:t>
      </w:r>
      <w:r w:rsidR="008E0536" w:rsidRPr="00B60D70">
        <w:rPr>
          <w:rFonts w:ascii="TH SarabunPSK" w:hAnsi="TH SarabunPSK" w:cs="TH SarabunPSK"/>
        </w:rPr>
        <w:t>Control Points)</w:t>
      </w:r>
      <w:r w:rsidR="008E0536" w:rsidRPr="00B60D70">
        <w:rPr>
          <w:rFonts w:ascii="TH SarabunPSK" w:hAnsi="TH SarabunPSK" w:cs="TH SarabunPSK" w:hint="cs"/>
          <w:cs/>
        </w:rPr>
        <w:t xml:space="preserve"> </w:t>
      </w:r>
      <w:r w:rsidRPr="00B60D70">
        <w:rPr>
          <w:rFonts w:ascii="TH SarabunPSK" w:hAnsi="TH SarabunPSK" w:cs="TH SarabunPSK"/>
          <w:cs/>
        </w:rPr>
        <w:t>โดยมีคณะกรรมการวิชาการของภาควิชาและคณะกรรมการผู้ทรงคุณวุฒิภายนอก</w:t>
      </w:r>
      <w:r w:rsidR="00F96A7B" w:rsidRPr="00B60D70">
        <w:rPr>
          <w:rFonts w:ascii="TH SarabunPSK" w:hAnsi="TH SarabunPSK" w:cs="TH SarabunPSK" w:hint="cs"/>
          <w:cs/>
        </w:rPr>
        <w:t>มา</w:t>
      </w:r>
      <w:r w:rsidRPr="00B60D70">
        <w:rPr>
          <w:rFonts w:ascii="TH SarabunPSK" w:hAnsi="TH SarabunPSK" w:cs="TH SarabunPSK"/>
          <w:cs/>
        </w:rPr>
        <w:t>พิจารณาปรับปรุง</w:t>
      </w:r>
      <w:r w:rsidR="00F96A7B" w:rsidRPr="00B60D70">
        <w:rPr>
          <w:rFonts w:ascii="TH SarabunPSK" w:hAnsi="TH SarabunPSK" w:cs="TH SarabunPSK" w:hint="cs"/>
          <w:cs/>
        </w:rPr>
        <w:t>กระบวนการจัดการเรียนการสอนของ</w:t>
      </w:r>
      <w:r w:rsidRPr="00B60D70">
        <w:rPr>
          <w:rFonts w:ascii="TH SarabunPSK" w:hAnsi="TH SarabunPSK" w:cs="TH SarabunPSK"/>
          <w:cs/>
        </w:rPr>
        <w:t>หลักสูตร</w:t>
      </w:r>
      <w:r w:rsidR="00265378" w:rsidRPr="00B60D70">
        <w:rPr>
          <w:rFonts w:ascii="TH SarabunPSK" w:hAnsi="TH SarabunPSK" w:cs="TH SarabunPSK" w:hint="cs"/>
          <w:cs/>
        </w:rPr>
        <w:t>รวมทั้งจัดหาทรัพยากรให้เพียงพอต่อการพัฒนาผู้เรียน</w:t>
      </w:r>
      <w:r w:rsidR="0085221A" w:rsidRPr="00B60D70">
        <w:rPr>
          <w:rFonts w:ascii="TH SarabunPSK" w:hAnsi="TH SarabunPSK" w:cs="TH SarabunPSK" w:hint="cs"/>
          <w:cs/>
        </w:rPr>
        <w:t>ให้มีคุณลักษณะและผลลัพธ์การเรียนรู้ตามที่หลักสูตรคาดหวัง</w:t>
      </w:r>
      <w:r w:rsidRPr="00B60D70">
        <w:rPr>
          <w:rFonts w:ascii="TH SarabunPSK" w:hAnsi="TH SarabunPSK" w:cs="TH SarabunPSK"/>
        </w:rPr>
        <w:t xml:space="preserve"> </w:t>
      </w:r>
      <w:r w:rsidR="001555C1" w:rsidRPr="00B60D70">
        <w:rPr>
          <w:rFonts w:ascii="TH SarabunPSK" w:hAnsi="TH SarabunPSK" w:cs="TH SarabunPSK" w:hint="cs"/>
          <w:cs/>
        </w:rPr>
        <w:t>รวมทั้งมี</w:t>
      </w:r>
      <w:r w:rsidRPr="00B60D70">
        <w:rPr>
          <w:rFonts w:ascii="TH SarabunPSK" w:hAnsi="TH SarabunPSK" w:cs="TH SarabunPSK"/>
          <w:cs/>
        </w:rPr>
        <w:t>การตรวจประเมินการรับรองวิชาชีพ</w:t>
      </w:r>
      <w:r w:rsidR="001555C1" w:rsidRPr="00B60D70">
        <w:rPr>
          <w:rFonts w:ascii="TH SarabunPSK" w:hAnsi="TH SarabunPSK" w:cs="TH SarabunPSK" w:hint="cs"/>
          <w:cs/>
        </w:rPr>
        <w:t>ของหลักสูตร</w:t>
      </w:r>
      <w:r w:rsidRPr="00B60D70">
        <w:rPr>
          <w:rFonts w:ascii="TH SarabunPSK" w:hAnsi="TH SarabunPSK" w:cs="TH SarabunPSK"/>
          <w:cs/>
        </w:rPr>
        <w:t>โดยสภาวิศวกรและคุรุสภา เพื่อให้มั่นใจว่าหลักสูตรยังคง</w:t>
      </w:r>
      <w:r w:rsidR="001555C1" w:rsidRPr="00B60D70">
        <w:rPr>
          <w:rFonts w:ascii="TH SarabunPSK" w:hAnsi="TH SarabunPSK" w:cs="TH SarabunPSK" w:hint="cs"/>
          <w:cs/>
        </w:rPr>
        <w:t>มี</w:t>
      </w:r>
      <w:r w:rsidRPr="00B60D70">
        <w:rPr>
          <w:rFonts w:ascii="TH SarabunPSK" w:hAnsi="TH SarabunPSK" w:cs="TH SarabunPSK"/>
          <w:cs/>
        </w:rPr>
        <w:t>มาตรฐาน</w:t>
      </w:r>
      <w:r w:rsidR="00093D52" w:rsidRPr="00B60D70">
        <w:rPr>
          <w:rFonts w:ascii="TH SarabunPSK" w:hAnsi="TH SarabunPSK" w:cs="TH SarabunPSK" w:hint="cs"/>
          <w:cs/>
        </w:rPr>
        <w:t>และเป็นไปตามมาตรฐาน</w:t>
      </w:r>
      <w:r w:rsidRPr="00B60D70">
        <w:rPr>
          <w:rFonts w:ascii="TH SarabunPSK" w:hAnsi="TH SarabunPSK" w:cs="TH SarabunPSK"/>
          <w:cs/>
        </w:rPr>
        <w:t>วิชาชีพ</w:t>
      </w:r>
      <w:r w:rsidR="00093D52" w:rsidRPr="00B60D70">
        <w:rPr>
          <w:rFonts w:ascii="TH SarabunPSK" w:hAnsi="TH SarabunPSK" w:cs="TH SarabunPSK" w:hint="cs"/>
          <w:cs/>
        </w:rPr>
        <w:t>/คุณวุฒิวิชาชีพ</w:t>
      </w:r>
    </w:p>
    <w:p w14:paraId="037205E3" w14:textId="6E217A69" w:rsidR="00366B79" w:rsidRPr="00B60D70" w:rsidRDefault="00366B79" w:rsidP="00366B79">
      <w:pPr>
        <w:ind w:firstLine="720"/>
        <w:rPr>
          <w:rFonts w:ascii="TH SarabunPSK" w:hAnsi="TH SarabunPSK" w:cs="TH SarabunPSK"/>
        </w:rPr>
      </w:pPr>
      <w:r w:rsidRPr="00B60D70">
        <w:rPr>
          <w:rFonts w:ascii="TH SarabunPSK" w:hAnsi="TH SarabunPSK" w:cs="TH SarabunPSK"/>
          <w:cs/>
        </w:rPr>
        <w:t>การควบคุมคุณภาพระดับรายวิชา ได้แก่</w:t>
      </w:r>
      <w:r w:rsidRPr="00B60D70">
        <w:rPr>
          <w:rFonts w:ascii="TH SarabunPSK" w:hAnsi="TH SarabunPSK" w:cs="TH SarabunPSK"/>
        </w:rPr>
        <w:t xml:space="preserve"> </w:t>
      </w:r>
      <w:r w:rsidRPr="00B60D70">
        <w:rPr>
          <w:rFonts w:ascii="TH SarabunPSK" w:hAnsi="TH SarabunPSK" w:cs="TH SarabunPSK"/>
          <w:cs/>
        </w:rPr>
        <w:t xml:space="preserve">การประเมินรายวิชาเมื่อสิ้นสุดการเรียน </w:t>
      </w:r>
      <w:r w:rsidR="00093D52" w:rsidRPr="00B60D70">
        <w:rPr>
          <w:rFonts w:ascii="TH SarabunPSK" w:hAnsi="TH SarabunPSK" w:cs="TH SarabunPSK" w:hint="cs"/>
          <w:cs/>
        </w:rPr>
        <w:t>หลักสูตรดำเนินการประเมิน</w:t>
      </w:r>
      <w:r w:rsidR="00186BCE" w:rsidRPr="00B60D70">
        <w:rPr>
          <w:rFonts w:ascii="TH SarabunPSK" w:hAnsi="TH SarabunPSK" w:cs="TH SarabunPSK" w:hint="cs"/>
          <w:cs/>
        </w:rPr>
        <w:t>ผลลัพธ์การเรียนรู้ (</w:t>
      </w:r>
      <w:r w:rsidR="00186BCE" w:rsidRPr="00B60D70">
        <w:rPr>
          <w:rFonts w:ascii="TH SarabunPSK" w:hAnsi="TH SarabunPSK" w:cs="TH SarabunPSK"/>
        </w:rPr>
        <w:t>CLOs</w:t>
      </w:r>
      <w:r w:rsidR="00186BCE" w:rsidRPr="00B60D70">
        <w:rPr>
          <w:rFonts w:ascii="TH SarabunPSK" w:hAnsi="TH SarabunPSK" w:cs="TH SarabunPSK" w:hint="cs"/>
          <w:cs/>
        </w:rPr>
        <w:t>) และ</w:t>
      </w:r>
      <w:r w:rsidRPr="00B60D70">
        <w:rPr>
          <w:rFonts w:ascii="TH SarabunPSK" w:hAnsi="TH SarabunPSK" w:cs="TH SarabunPSK"/>
          <w:cs/>
        </w:rPr>
        <w:t>ให้นักศึกษาและอาจารย์สะท้อนความคิดเห็นเกี่ยวกับการ</w:t>
      </w:r>
      <w:r w:rsidR="00186BCE" w:rsidRPr="00B60D70">
        <w:rPr>
          <w:rFonts w:ascii="TH SarabunPSK" w:hAnsi="TH SarabunPSK" w:cs="TH SarabunPSK" w:hint="cs"/>
          <w:cs/>
        </w:rPr>
        <w:t>จัดการเรียนการสอน</w:t>
      </w:r>
      <w:r w:rsidRPr="00B60D70">
        <w:rPr>
          <w:rFonts w:ascii="TH SarabunPSK" w:hAnsi="TH SarabunPSK" w:cs="TH SarabunPSK"/>
          <w:cs/>
        </w:rPr>
        <w:t>และคุณภาพของเนื้อหา</w:t>
      </w:r>
      <w:r w:rsidRPr="00B60D70">
        <w:rPr>
          <w:rFonts w:ascii="TH SarabunPSK" w:hAnsi="TH SarabunPSK" w:cs="TH SarabunPSK"/>
        </w:rPr>
        <w:t xml:space="preserve"> </w:t>
      </w:r>
      <w:r w:rsidRPr="00B60D70">
        <w:rPr>
          <w:rFonts w:ascii="TH SarabunPSK" w:hAnsi="TH SarabunPSK" w:cs="TH SarabunPSK"/>
          <w:cs/>
        </w:rPr>
        <w:t>การทบทวนรายวิชาเพื่อประเมินว่า</w:t>
      </w:r>
      <w:r w:rsidR="00EF7C1B" w:rsidRPr="00B60D70">
        <w:rPr>
          <w:rFonts w:ascii="TH SarabunPSK" w:hAnsi="TH SarabunPSK" w:cs="TH SarabunPSK" w:hint="cs"/>
          <w:cs/>
        </w:rPr>
        <w:t>การจัดการเรียนการสอน</w:t>
      </w:r>
      <w:r w:rsidRPr="00B60D70">
        <w:rPr>
          <w:rFonts w:ascii="TH SarabunPSK" w:hAnsi="TH SarabunPSK" w:cs="TH SarabunPSK"/>
          <w:cs/>
        </w:rPr>
        <w:t>เป็นไปตามมาตรฐานที่กำหนด</w:t>
      </w:r>
    </w:p>
    <w:p w14:paraId="45BEFB3B" w14:textId="77777777" w:rsidR="00F5322B" w:rsidRDefault="00F5322B">
      <w:pPr>
        <w:jc w:val="left"/>
        <w:rPr>
          <w:rFonts w:ascii="TH SarabunPSK" w:hAnsi="TH SarabunPSK" w:cs="TH SarabunPSK"/>
          <w:b/>
          <w:bCs/>
        </w:rPr>
      </w:pPr>
      <w:r>
        <w:rPr>
          <w:rFonts w:ascii="TH SarabunPSK" w:hAnsi="TH SarabunPSK" w:cs="TH SarabunPSK"/>
          <w:b/>
          <w:bCs/>
        </w:rPr>
        <w:br w:type="page"/>
      </w:r>
    </w:p>
    <w:p w14:paraId="485888F1" w14:textId="56062B7B" w:rsidR="00366B79" w:rsidRPr="00B60D70" w:rsidRDefault="00366B79" w:rsidP="00366B79">
      <w:pPr>
        <w:ind w:firstLine="720"/>
        <w:rPr>
          <w:rFonts w:ascii="TH SarabunPSK" w:hAnsi="TH SarabunPSK" w:cs="TH SarabunPSK"/>
          <w:b/>
          <w:bCs/>
        </w:rPr>
      </w:pPr>
      <w:r w:rsidRPr="00B60D70">
        <w:rPr>
          <w:rFonts w:ascii="TH SarabunPSK" w:hAnsi="TH SarabunPSK" w:cs="TH SarabunPSK"/>
          <w:b/>
          <w:bCs/>
        </w:rPr>
        <w:lastRenderedPageBreak/>
        <w:t xml:space="preserve">3. </w:t>
      </w:r>
      <w:r w:rsidRPr="00B60D70">
        <w:rPr>
          <w:rFonts w:ascii="TH SarabunPSK" w:hAnsi="TH SarabunPSK" w:cs="TH SarabunPSK"/>
          <w:b/>
          <w:bCs/>
          <w:cs/>
        </w:rPr>
        <w:t>การปรับปรุงคุณภาพ (</w:t>
      </w:r>
      <w:r w:rsidRPr="00B60D70">
        <w:rPr>
          <w:rFonts w:ascii="TH SarabunPSK" w:hAnsi="TH SarabunPSK" w:cs="TH SarabunPSK"/>
          <w:b/>
          <w:bCs/>
        </w:rPr>
        <w:t>Quality Improvement: QI)</w:t>
      </w:r>
    </w:p>
    <w:p w14:paraId="078A573A" w14:textId="47515E89" w:rsidR="00366B79" w:rsidRPr="00B60D70" w:rsidRDefault="00366B79" w:rsidP="00366B79">
      <w:pPr>
        <w:ind w:firstLine="720"/>
        <w:rPr>
          <w:rFonts w:ascii="TH SarabunPSK" w:hAnsi="TH SarabunPSK" w:cs="TH SarabunPSK"/>
        </w:rPr>
      </w:pPr>
      <w:r w:rsidRPr="00B60D70">
        <w:rPr>
          <w:rFonts w:ascii="TH SarabunPSK" w:hAnsi="TH SarabunPSK" w:cs="TH SarabunPSK"/>
          <w:cs/>
        </w:rPr>
        <w:t xml:space="preserve">หลักสูตรมีการพิจารณาและวิเคราะห์ข้อมูลที่ได้จาก </w:t>
      </w:r>
      <w:r w:rsidRPr="00B60D70">
        <w:rPr>
          <w:rFonts w:ascii="TH SarabunPSK" w:hAnsi="TH SarabunPSK" w:cs="TH SarabunPSK"/>
        </w:rPr>
        <w:t xml:space="preserve">Check Points </w:t>
      </w:r>
      <w:r w:rsidRPr="00B60D70">
        <w:rPr>
          <w:rFonts w:ascii="TH SarabunPSK" w:hAnsi="TH SarabunPSK" w:cs="TH SarabunPSK"/>
          <w:cs/>
        </w:rPr>
        <w:t xml:space="preserve">และ </w:t>
      </w:r>
      <w:r w:rsidRPr="00B60D70">
        <w:rPr>
          <w:rFonts w:ascii="TH SarabunPSK" w:hAnsi="TH SarabunPSK" w:cs="TH SarabunPSK"/>
        </w:rPr>
        <w:t xml:space="preserve">Control Points </w:t>
      </w:r>
      <w:r w:rsidRPr="00B60D70">
        <w:rPr>
          <w:rFonts w:ascii="TH SarabunPSK" w:hAnsi="TH SarabunPSK" w:cs="TH SarabunPSK"/>
          <w:cs/>
        </w:rPr>
        <w:t>เพื่อนำไปสู่การปรับปรุงคุณภาพในทุกระดับ โดยใช้ข้อมูล</w:t>
      </w:r>
      <w:r w:rsidR="00EF7C1B" w:rsidRPr="00B60D70">
        <w:rPr>
          <w:rFonts w:ascii="TH SarabunPSK" w:hAnsi="TH SarabunPSK" w:cs="TH SarabunPSK" w:hint="cs"/>
          <w:cs/>
        </w:rPr>
        <w:t>ผลลัพธ์การเรียนรู้</w:t>
      </w:r>
      <w:r w:rsidRPr="00B60D70">
        <w:rPr>
          <w:rFonts w:ascii="TH SarabunPSK" w:hAnsi="TH SarabunPSK" w:cs="TH SarabunPSK"/>
          <w:cs/>
        </w:rPr>
        <w:t>ของนักศึกษา ข้อเสนอแนะจากคณาจารย์และผู้ใช้บัณฑิต รวมถึงผลตอบรับจากนักศึกษาเพื่อพัฒนาและปรับปรุงหลักสูตรให้ดียิ่งขึ้น</w:t>
      </w:r>
    </w:p>
    <w:p w14:paraId="6140FF18" w14:textId="07EC31A7" w:rsidR="00366B79" w:rsidRPr="00B60D70" w:rsidRDefault="00366B79" w:rsidP="00366B79">
      <w:pPr>
        <w:ind w:firstLine="720"/>
        <w:rPr>
          <w:rFonts w:ascii="TH SarabunPSK" w:hAnsi="TH SarabunPSK" w:cs="TH SarabunPSK"/>
        </w:rPr>
      </w:pPr>
      <w:r w:rsidRPr="00B60D70">
        <w:rPr>
          <w:rFonts w:ascii="TH SarabunPSK" w:hAnsi="TH SarabunPSK" w:cs="TH SarabunPSK"/>
          <w:cs/>
        </w:rPr>
        <w:t>การปรับปรุงคุณภาพด้านการเรียนการสอน ได้แก่</w:t>
      </w:r>
      <w:r w:rsidRPr="00B60D70">
        <w:rPr>
          <w:rFonts w:ascii="TH SarabunPSK" w:hAnsi="TH SarabunPSK" w:cs="TH SarabunPSK"/>
        </w:rPr>
        <w:t xml:space="preserve"> </w:t>
      </w:r>
      <w:r w:rsidRPr="00B60D70">
        <w:rPr>
          <w:rFonts w:ascii="TH SarabunPSK" w:hAnsi="TH SarabunPSK" w:cs="TH SarabunPSK"/>
          <w:cs/>
        </w:rPr>
        <w:t xml:space="preserve">การปรับกลยุทธ์การสอน </w:t>
      </w:r>
      <w:r w:rsidR="00817CE6" w:rsidRPr="00B60D70">
        <w:rPr>
          <w:rFonts w:ascii="TH SarabunPSK" w:hAnsi="TH SarabunPSK" w:cs="TH SarabunPSK" w:hint="cs"/>
          <w:cs/>
        </w:rPr>
        <w:t xml:space="preserve">การจัดหาทรัพยากรให้เพียงพอและเหมาะสม </w:t>
      </w:r>
      <w:r w:rsidRPr="00B60D70">
        <w:rPr>
          <w:rFonts w:ascii="TH SarabunPSK" w:hAnsi="TH SarabunPSK" w:cs="TH SarabunPSK"/>
          <w:cs/>
        </w:rPr>
        <w:t>เพื่อให้</w:t>
      </w:r>
      <w:r w:rsidR="00817CE6" w:rsidRPr="00B60D70">
        <w:rPr>
          <w:rFonts w:ascii="TH SarabunPSK" w:hAnsi="TH SarabunPSK" w:cs="TH SarabunPSK" w:hint="cs"/>
          <w:cs/>
        </w:rPr>
        <w:t>ผู้เรียน</w:t>
      </w:r>
      <w:r w:rsidRPr="00B60D70">
        <w:rPr>
          <w:rFonts w:ascii="TH SarabunPSK" w:hAnsi="TH SarabunPSK" w:cs="TH SarabunPSK"/>
          <w:cs/>
        </w:rPr>
        <w:t>บรรลุผลลัพธ์การเรียนรู้ระดับรายวิชา (</w:t>
      </w:r>
      <w:r w:rsidRPr="00B60D70">
        <w:rPr>
          <w:rFonts w:ascii="TH SarabunPSK" w:hAnsi="TH SarabunPSK" w:cs="TH SarabunPSK"/>
        </w:rPr>
        <w:t xml:space="preserve">CLOs) </w:t>
      </w:r>
      <w:r w:rsidRPr="00B60D70">
        <w:rPr>
          <w:rFonts w:ascii="TH SarabunPSK" w:hAnsi="TH SarabunPSK" w:cs="TH SarabunPSK"/>
          <w:cs/>
        </w:rPr>
        <w:t xml:space="preserve">ใช้เทคนิคการเรียนรู้แบบ </w:t>
      </w:r>
      <w:r w:rsidRPr="00B60D70">
        <w:rPr>
          <w:rFonts w:ascii="TH SarabunPSK" w:hAnsi="TH SarabunPSK" w:cs="TH SarabunPSK"/>
        </w:rPr>
        <w:t xml:space="preserve">Active Learning </w:t>
      </w:r>
      <w:r w:rsidRPr="00B60D70">
        <w:rPr>
          <w:rFonts w:ascii="TH SarabunPSK" w:hAnsi="TH SarabunPSK" w:cs="TH SarabunPSK"/>
          <w:cs/>
        </w:rPr>
        <w:t xml:space="preserve">และ </w:t>
      </w:r>
      <w:r w:rsidRPr="00B60D70">
        <w:rPr>
          <w:rFonts w:ascii="TH SarabunPSK" w:hAnsi="TH SarabunPSK" w:cs="TH SarabunPSK"/>
        </w:rPr>
        <w:t>Project-Based Learning</w:t>
      </w:r>
      <w:r w:rsidR="00C65212" w:rsidRPr="00B60D70">
        <w:rPr>
          <w:rFonts w:ascii="TH SarabunPSK" w:hAnsi="TH SarabunPSK" w:cs="TH SarabunPSK" w:hint="cs"/>
          <w:cs/>
        </w:rPr>
        <w:t xml:space="preserve"> </w:t>
      </w:r>
      <w:r w:rsidRPr="00B60D70">
        <w:rPr>
          <w:rFonts w:ascii="TH SarabunPSK" w:hAnsi="TH SarabunPSK" w:cs="TH SarabunPSK"/>
          <w:cs/>
        </w:rPr>
        <w:t>การให้ผลป้อนกลับ (</w:t>
      </w:r>
      <w:r w:rsidRPr="00B60D70">
        <w:rPr>
          <w:rFonts w:ascii="TH SarabunPSK" w:hAnsi="TH SarabunPSK" w:cs="TH SarabunPSK"/>
        </w:rPr>
        <w:t xml:space="preserve">Feedback System) </w:t>
      </w:r>
      <w:r w:rsidRPr="00B60D70">
        <w:rPr>
          <w:rFonts w:ascii="TH SarabunPSK" w:hAnsi="TH SarabunPSK" w:cs="TH SarabunPSK"/>
          <w:cs/>
        </w:rPr>
        <w:t>โดยอาจารย์ให้คำแนะนำนักศึกษา</w:t>
      </w:r>
      <w:r w:rsidR="00C65212" w:rsidRPr="00B60D70">
        <w:rPr>
          <w:rFonts w:ascii="TH SarabunPSK" w:hAnsi="TH SarabunPSK" w:cs="TH SarabunPSK" w:hint="cs"/>
          <w:cs/>
        </w:rPr>
        <w:t>เป็นรายบุคคล</w:t>
      </w:r>
      <w:r w:rsidRPr="00B60D70">
        <w:rPr>
          <w:rFonts w:ascii="TH SarabunPSK" w:hAnsi="TH SarabunPSK" w:cs="TH SarabunPSK"/>
          <w:cs/>
        </w:rPr>
        <w:t xml:space="preserve"> เพื่อ</w:t>
      </w:r>
      <w:r w:rsidR="00C65212" w:rsidRPr="00B60D70">
        <w:rPr>
          <w:rFonts w:ascii="TH SarabunPSK" w:hAnsi="TH SarabunPSK" w:cs="TH SarabunPSK" w:hint="cs"/>
          <w:cs/>
        </w:rPr>
        <w:t>พัฒนานักศึกษาให้</w:t>
      </w:r>
      <w:r w:rsidR="0081487C" w:rsidRPr="00B60D70">
        <w:rPr>
          <w:rFonts w:ascii="TH SarabunPSK" w:hAnsi="TH SarabunPSK" w:cs="TH SarabunPSK" w:hint="cs"/>
          <w:cs/>
        </w:rPr>
        <w:t>เกิดผลลัพธ์การเรียนรู้ตามที่คาดหวัง</w:t>
      </w:r>
    </w:p>
    <w:p w14:paraId="1587304F" w14:textId="77777777" w:rsidR="00366B79" w:rsidRPr="00B60D70" w:rsidRDefault="00366B79" w:rsidP="00366B79">
      <w:pPr>
        <w:ind w:firstLine="720"/>
        <w:rPr>
          <w:rFonts w:ascii="TH SarabunPSK" w:hAnsi="TH SarabunPSK" w:cs="TH SarabunPSK"/>
        </w:rPr>
      </w:pPr>
      <w:r w:rsidRPr="00B60D70">
        <w:rPr>
          <w:rFonts w:ascii="TH SarabunPSK" w:hAnsi="TH SarabunPSK" w:cs="TH SarabunPSK"/>
          <w:cs/>
        </w:rPr>
        <w:t>การปรับปรุงคุณภาพด้านการประเมินผล ได้แก่</w:t>
      </w:r>
      <w:r w:rsidRPr="00B60D70">
        <w:rPr>
          <w:rFonts w:ascii="TH SarabunPSK" w:hAnsi="TH SarabunPSK" w:cs="TH SarabunPSK"/>
        </w:rPr>
        <w:t xml:space="preserve"> </w:t>
      </w:r>
      <w:r w:rsidRPr="00B60D70">
        <w:rPr>
          <w:rFonts w:ascii="TH SarabunPSK" w:hAnsi="TH SarabunPSK" w:cs="TH SarabunPSK"/>
          <w:cs/>
        </w:rPr>
        <w:t>การเพิ่มการประเมินสมรรถนะปฏิบัติ (</w:t>
      </w:r>
      <w:r w:rsidRPr="00B60D70">
        <w:rPr>
          <w:rFonts w:ascii="TH SarabunPSK" w:hAnsi="TH SarabunPSK" w:cs="TH SarabunPSK"/>
        </w:rPr>
        <w:t xml:space="preserve">Competency-Based Assessment) </w:t>
      </w:r>
      <w:r w:rsidRPr="00B60D70">
        <w:rPr>
          <w:rFonts w:ascii="TH SarabunPSK" w:hAnsi="TH SarabunPSK" w:cs="TH SarabunPSK"/>
          <w:cs/>
        </w:rPr>
        <w:t>เพื่อให้นักศึกษาได้รับประสบการณ์การทำงานจริง</w:t>
      </w:r>
      <w:r w:rsidRPr="00B60D70">
        <w:rPr>
          <w:rFonts w:ascii="TH SarabunPSK" w:hAnsi="TH SarabunPSK" w:cs="TH SarabunPSK"/>
        </w:rPr>
        <w:t xml:space="preserve"> </w:t>
      </w:r>
      <w:r w:rsidRPr="00B60D70">
        <w:rPr>
          <w:rFonts w:ascii="TH SarabunPSK" w:hAnsi="TH SarabunPSK" w:cs="TH SarabunPSK"/>
          <w:cs/>
        </w:rPr>
        <w:t>การใช้การประเมินโดยเพื่อน (</w:t>
      </w:r>
      <w:r w:rsidRPr="00B60D70">
        <w:rPr>
          <w:rFonts w:ascii="TH SarabunPSK" w:hAnsi="TH SarabunPSK" w:cs="TH SarabunPSK"/>
        </w:rPr>
        <w:t xml:space="preserve">Peer Assessment) </w:t>
      </w:r>
      <w:r w:rsidRPr="00B60D70">
        <w:rPr>
          <w:rFonts w:ascii="TH SarabunPSK" w:hAnsi="TH SarabunPSK" w:cs="TH SarabunPSK"/>
          <w:cs/>
        </w:rPr>
        <w:t>เพื่อเสริมสร้างความสามารถในการให้ข้อเสนอแนะและพัฒนาการเรียนรู้ร่วมกันของนักศึกษา</w:t>
      </w:r>
    </w:p>
    <w:p w14:paraId="7E551273" w14:textId="77777777" w:rsidR="00366B79" w:rsidRPr="00B60D70" w:rsidRDefault="00366B79" w:rsidP="00366B79">
      <w:pPr>
        <w:ind w:firstLine="720"/>
        <w:rPr>
          <w:rFonts w:ascii="TH SarabunPSK" w:hAnsi="TH SarabunPSK" w:cs="TH SarabunPSK"/>
          <w:b/>
          <w:bCs/>
        </w:rPr>
      </w:pPr>
      <w:r w:rsidRPr="00B60D70">
        <w:rPr>
          <w:rFonts w:ascii="TH SarabunPSK" w:hAnsi="TH SarabunPSK" w:cs="TH SarabunPSK"/>
          <w:b/>
          <w:bCs/>
        </w:rPr>
        <w:t xml:space="preserve">4. </w:t>
      </w:r>
      <w:r w:rsidRPr="00B60D70">
        <w:rPr>
          <w:rFonts w:ascii="TH SarabunPSK" w:hAnsi="TH SarabunPSK" w:cs="TH SarabunPSK"/>
          <w:b/>
          <w:bCs/>
          <w:cs/>
        </w:rPr>
        <w:t>การประยุกต์ใช้ระบบคุณภาพในกระบวนการเรียนการสอน</w:t>
      </w:r>
    </w:p>
    <w:p w14:paraId="20B1B81F" w14:textId="5800FC6C" w:rsidR="00366B79" w:rsidRPr="00B60D70" w:rsidRDefault="00366B79" w:rsidP="00366B79">
      <w:pPr>
        <w:ind w:firstLine="720"/>
        <w:rPr>
          <w:rFonts w:ascii="TH SarabunPSK" w:hAnsi="TH SarabunPSK" w:cs="TH SarabunPSK"/>
        </w:rPr>
      </w:pPr>
      <w:r w:rsidRPr="00B60D70">
        <w:rPr>
          <w:rFonts w:ascii="TH SarabunPSK" w:hAnsi="TH SarabunPSK" w:cs="TH SarabunPSK"/>
          <w:cs/>
        </w:rPr>
        <w:t xml:space="preserve">หลักสูตรสามารถนำหลัก </w:t>
      </w:r>
      <w:r w:rsidRPr="00B60D70">
        <w:rPr>
          <w:rFonts w:ascii="TH SarabunPSK" w:hAnsi="TH SarabunPSK" w:cs="TH SarabunPSK"/>
        </w:rPr>
        <w:t xml:space="preserve">QP, QC </w:t>
      </w:r>
      <w:r w:rsidRPr="00B60D70">
        <w:rPr>
          <w:rFonts w:ascii="TH SarabunPSK" w:hAnsi="TH SarabunPSK" w:cs="TH SarabunPSK"/>
          <w:cs/>
        </w:rPr>
        <w:t xml:space="preserve">และ </w:t>
      </w:r>
      <w:r w:rsidRPr="00B60D70">
        <w:rPr>
          <w:rFonts w:ascii="TH SarabunPSK" w:hAnsi="TH SarabunPSK" w:cs="TH SarabunPSK"/>
        </w:rPr>
        <w:t xml:space="preserve">QI </w:t>
      </w:r>
      <w:r w:rsidRPr="00B60D70">
        <w:rPr>
          <w:rFonts w:ascii="TH SarabunPSK" w:hAnsi="TH SarabunPSK" w:cs="TH SarabunPSK"/>
          <w:cs/>
        </w:rPr>
        <w:t>ไปใช้ในทุกกระบวนการและกิจกรรมที่เกี่ยวข้อง โดยมีการตรวจสอบและติดตามอย่างต่อเนื่อง หากพบว่ามีประเด็นที่ส่งผลกระทบต่อคุณภาพการจัดการเรียนการสอนหรือผล</w:t>
      </w:r>
      <w:r w:rsidR="00892EA6" w:rsidRPr="00B60D70">
        <w:rPr>
          <w:rFonts w:ascii="TH SarabunPSK" w:hAnsi="TH SarabunPSK" w:cs="TH SarabunPSK" w:hint="cs"/>
          <w:cs/>
        </w:rPr>
        <w:t>ลัพธ์การเรียนรู้</w:t>
      </w:r>
      <w:r w:rsidRPr="00B60D70">
        <w:rPr>
          <w:rFonts w:ascii="TH SarabunPSK" w:hAnsi="TH SarabunPSK" w:cs="TH SarabunPSK"/>
          <w:cs/>
        </w:rPr>
        <w:t>ของนักศึกษา จะมีการวิเคราะห์และดำเนินการปรับปรุงทันที เพื่อให้มั่นใจว่าหลักสูตรสามารถตอบสนองต่อมาตรฐานที่กำหนดไว้และสามารถผลิตบัณฑิตที่มีคุณภาพ</w:t>
      </w:r>
    </w:p>
    <w:p w14:paraId="1B61E477" w14:textId="77777777" w:rsidR="00892EA6" w:rsidRPr="00B60D70" w:rsidRDefault="00892EA6" w:rsidP="00892EA6">
      <w:pPr>
        <w:rPr>
          <w:rFonts w:ascii="TH SarabunPSK" w:hAnsi="TH SarabunPSK" w:cs="TH SarabunPSK"/>
        </w:rPr>
      </w:pPr>
    </w:p>
    <w:p w14:paraId="5CF137EE" w14:textId="77777777" w:rsidR="00366B79" w:rsidRPr="00B60D70" w:rsidRDefault="00366B79" w:rsidP="00CD475F">
      <w:pPr>
        <w:pStyle w:val="4"/>
      </w:pPr>
      <w:r w:rsidRPr="00B60D70">
        <w:rPr>
          <w:cs/>
        </w:rPr>
        <w:t>การกำกับมาตรฐาน</w:t>
      </w:r>
    </w:p>
    <w:p w14:paraId="2CFB87EB" w14:textId="48E51DFE" w:rsidR="00366B79" w:rsidRPr="00B60D70" w:rsidRDefault="00366B79" w:rsidP="00366B79">
      <w:pPr>
        <w:ind w:firstLine="720"/>
        <w:rPr>
          <w:rFonts w:ascii="TH SarabunPSK" w:hAnsi="TH SarabunPSK" w:cs="TH SarabunPSK"/>
        </w:rPr>
      </w:pPr>
      <w:r w:rsidRPr="00B60D70">
        <w:rPr>
          <w:rFonts w:ascii="TH SarabunPSK" w:hAnsi="TH SarabunPSK" w:cs="TH SarabunPSK"/>
          <w:cs/>
        </w:rPr>
        <w:t>หลักสูตร ได้ออกแบบและดำเนินการภายใต้ระบบ การกำกับมาตรฐาน เพื่อให้มั่นใจว่าหลักสูตรมีคุณภาพและเป็นไปตามข้อกำหนดของหน่วยงานที่เกี่ยวข้อง ได้แก่ (</w:t>
      </w:r>
      <w:r w:rsidR="00B34FF2" w:rsidRPr="00B60D70">
        <w:rPr>
          <w:rFonts w:ascii="TH SarabunPSK" w:hAnsi="TH SarabunPSK" w:cs="TH SarabunPSK" w:hint="cs"/>
          <w:cs/>
        </w:rPr>
        <w:t>ส</w:t>
      </w:r>
      <w:r w:rsidRPr="00B60D70">
        <w:rPr>
          <w:rFonts w:ascii="TH SarabunPSK" w:hAnsi="TH SarabunPSK" w:cs="TH SarabunPSK"/>
          <w:cs/>
        </w:rPr>
        <w:t>ป.</w:t>
      </w:r>
      <w:proofErr w:type="spellStart"/>
      <w:r w:rsidRPr="00B60D70">
        <w:rPr>
          <w:rFonts w:ascii="TH SarabunPSK" w:hAnsi="TH SarabunPSK" w:cs="TH SarabunPSK"/>
          <w:cs/>
        </w:rPr>
        <w:t>อว</w:t>
      </w:r>
      <w:proofErr w:type="spellEnd"/>
      <w:r w:rsidRPr="00B60D70">
        <w:rPr>
          <w:rFonts w:ascii="TH SarabunPSK" w:hAnsi="TH SarabunPSK" w:cs="TH SarabunPSK"/>
          <w:cs/>
        </w:rPr>
        <w:t>.</w:t>
      </w:r>
      <w:r w:rsidRPr="00B60D70">
        <w:rPr>
          <w:rFonts w:ascii="TH SarabunPSK" w:hAnsi="TH SarabunPSK" w:cs="TH SarabunPSK"/>
        </w:rPr>
        <w:t xml:space="preserve">, </w:t>
      </w:r>
      <w:r w:rsidRPr="00B60D70">
        <w:rPr>
          <w:rFonts w:ascii="TH SarabunPSK" w:hAnsi="TH SarabunPSK" w:cs="TH SarabunPSK"/>
          <w:cs/>
        </w:rPr>
        <w:t>คุรุสภา และสภาวิศวกร โดยการกำกับมาตรฐานเหล่านี้มีบทบาทสำคัญในการกำหนดแนวทางการจัดการศึกษาให้เป็นไปตามข้อกำหนดของภาครัฐและองค์กรวิชาชีพ เพื่อให้บัณฑิตที่สำเร็จการศึกษามีความพร้อมในการเข้าสู่ตลาดแรงงานทั้งในภาคการศึกษาและภาคอุตสาหกรรม</w:t>
      </w:r>
    </w:p>
    <w:p w14:paraId="489A0FC6" w14:textId="77777777" w:rsidR="00366B79" w:rsidRPr="00B60D70" w:rsidRDefault="00366B79" w:rsidP="00366B79">
      <w:pPr>
        <w:ind w:firstLine="720"/>
        <w:rPr>
          <w:rFonts w:ascii="TH SarabunPSK" w:hAnsi="TH SarabunPSK" w:cs="TH SarabunPSK"/>
        </w:rPr>
      </w:pPr>
      <w:r w:rsidRPr="00B60D70">
        <w:rPr>
          <w:rFonts w:ascii="TH SarabunPSK" w:hAnsi="TH SarabunPSK" w:cs="TH SarabunPSK"/>
          <w:cs/>
        </w:rPr>
        <w:t>1. การกำกับมาตรฐานตามเกณฑ์ สป.</w:t>
      </w:r>
      <w:proofErr w:type="spellStart"/>
      <w:r w:rsidRPr="00B60D70">
        <w:rPr>
          <w:rFonts w:ascii="TH SarabunPSK" w:hAnsi="TH SarabunPSK" w:cs="TH SarabunPSK"/>
          <w:cs/>
        </w:rPr>
        <w:t>อว</w:t>
      </w:r>
      <w:proofErr w:type="spellEnd"/>
      <w:r w:rsidRPr="00B60D70">
        <w:rPr>
          <w:rFonts w:ascii="TH SarabunPSK" w:hAnsi="TH SarabunPSK" w:cs="TH SarabunPSK"/>
          <w:cs/>
        </w:rPr>
        <w:t>.</w:t>
      </w:r>
    </w:p>
    <w:p w14:paraId="595BEAC2" w14:textId="77777777" w:rsidR="00366B79" w:rsidRPr="00B60D70" w:rsidRDefault="00366B79" w:rsidP="00366B79">
      <w:pPr>
        <w:ind w:firstLine="720"/>
        <w:rPr>
          <w:rFonts w:ascii="TH SarabunPSK" w:hAnsi="TH SarabunPSK" w:cs="TH SarabunPSK"/>
        </w:rPr>
      </w:pPr>
      <w:r w:rsidRPr="00B60D70">
        <w:rPr>
          <w:rFonts w:ascii="TH SarabunPSK" w:hAnsi="TH SarabunPSK" w:cs="TH SarabunPSK"/>
          <w:cs/>
        </w:rPr>
        <w:t>หลักสูตรได้รับการออกแบบให้เป็นไปตาม เกณฑ์มาตรฐานหลักสูตรระดับอุดมศึกษาแห่งชาติ ที่กำหนดโดย สป.</w:t>
      </w:r>
      <w:proofErr w:type="spellStart"/>
      <w:r w:rsidRPr="00B60D70">
        <w:rPr>
          <w:rFonts w:ascii="TH SarabunPSK" w:hAnsi="TH SarabunPSK" w:cs="TH SarabunPSK"/>
          <w:cs/>
        </w:rPr>
        <w:t>อว</w:t>
      </w:r>
      <w:proofErr w:type="spellEnd"/>
      <w:r w:rsidRPr="00B60D70">
        <w:rPr>
          <w:rFonts w:ascii="TH SarabunPSK" w:hAnsi="TH SarabunPSK" w:cs="TH SarabunPSK"/>
          <w:cs/>
        </w:rPr>
        <w:t>. โดยมีโครงสร้างหลักสูตรที่ประกอบด้วยหมวดวิชาศึกษาทั่วไป วิชาเฉพาะด้าน และวิชาเลือกเสรี ตามมาตรฐานของหลักสูตรระดับปริญญาตรี นอกจากนี้ หลักสูตรยังให้ความสำคัญกับ ผลลัพธ์การเรียนรู้ระดับหลักสูตร (</w:t>
      </w:r>
      <w:r w:rsidRPr="00B60D70">
        <w:rPr>
          <w:rFonts w:ascii="TH SarabunPSK" w:hAnsi="TH SarabunPSK" w:cs="TH SarabunPSK"/>
        </w:rPr>
        <w:t xml:space="preserve">PLOs) </w:t>
      </w:r>
      <w:r w:rsidRPr="00B60D70">
        <w:rPr>
          <w:rFonts w:ascii="TH SarabunPSK" w:hAnsi="TH SarabunPSK" w:cs="TH SarabunPSK"/>
          <w:cs/>
        </w:rPr>
        <w:t>ที่สอดคล้องกับกรอบมาตรฐานคุณวุฒิระดับอุดมศึกษาแห่งชาติ (</w:t>
      </w:r>
      <w:r w:rsidRPr="00B60D70">
        <w:rPr>
          <w:rFonts w:ascii="TH SarabunPSK" w:hAnsi="TH SarabunPSK" w:cs="TH SarabunPSK"/>
        </w:rPr>
        <w:t xml:space="preserve">TQF) </w:t>
      </w:r>
      <w:r w:rsidRPr="00B60D70">
        <w:rPr>
          <w:rFonts w:ascii="TH SarabunPSK" w:hAnsi="TH SarabunPSK" w:cs="TH SarabunPSK"/>
          <w:cs/>
        </w:rPr>
        <w:t>โดยมีการกำหนดความรู้และทักษะที่นักศึกษาควรมีในแต่ละช่วงการศึกษา เพื่อให้มั่นใจว่านักศึกษามีความรู้ความสามารถตามมาตรฐานอุดมศึกษา</w:t>
      </w:r>
    </w:p>
    <w:p w14:paraId="3649E76C" w14:textId="3F11AD77" w:rsidR="00366B79" w:rsidRPr="00B60D70" w:rsidRDefault="00366B79" w:rsidP="00366B79">
      <w:pPr>
        <w:ind w:firstLine="720"/>
        <w:rPr>
          <w:rFonts w:ascii="TH SarabunPSK" w:hAnsi="TH SarabunPSK" w:cs="TH SarabunPSK"/>
        </w:rPr>
      </w:pPr>
      <w:r w:rsidRPr="00B60D70">
        <w:rPr>
          <w:rFonts w:ascii="TH SarabunPSK" w:hAnsi="TH SarabunPSK" w:cs="TH SarabunPSK" w:hint="cs"/>
          <w:cs/>
        </w:rPr>
        <w:lastRenderedPageBreak/>
        <w:t>นอกจากนั้น</w:t>
      </w:r>
      <w:r w:rsidRPr="00B60D70">
        <w:rPr>
          <w:rFonts w:ascii="TH SarabunPSK" w:hAnsi="TH SarabunPSK" w:cs="TH SarabunPSK"/>
          <w:cs/>
        </w:rPr>
        <w:t>หลักสูตร</w:t>
      </w:r>
      <w:r w:rsidRPr="00B60D70">
        <w:rPr>
          <w:rFonts w:ascii="TH SarabunPSK" w:hAnsi="TH SarabunPSK" w:cs="TH SarabunPSK" w:hint="cs"/>
          <w:cs/>
        </w:rPr>
        <w:t>มี</w:t>
      </w:r>
      <w:r w:rsidRPr="00B60D70">
        <w:rPr>
          <w:rFonts w:ascii="TH SarabunPSK" w:hAnsi="TH SarabunPSK" w:cs="TH SarabunPSK"/>
          <w:cs/>
        </w:rPr>
        <w:t>กระบวนการประเมินคุณภาพภายในและภายนอกจากหน่วยงานกำกับดูแล เช่น คณะกรรมการประกันคุณภาพของมหาวิทยาลัย ซึ่งทำการตรวจสอบทั้งด้านโครงสร้างหลักสูตร การดำเนินการจัดการเรียนการสอน และผลสัมฤทธิ์ของนักศึกษา เพื่อให้แน่ใจว่าหลักสูตรมีคุณภาพตามมาตรฐานของการศึกษาระดับอุดมศึกษ</w:t>
      </w:r>
      <w:r w:rsidRPr="00B60D70">
        <w:rPr>
          <w:rFonts w:ascii="TH SarabunPSK" w:hAnsi="TH SarabunPSK" w:cs="TH SarabunPSK" w:hint="cs"/>
          <w:cs/>
        </w:rPr>
        <w:t>า</w:t>
      </w:r>
    </w:p>
    <w:p w14:paraId="4C3FF6FF" w14:textId="77777777" w:rsidR="00366B79" w:rsidRPr="00B60D70" w:rsidRDefault="00366B79" w:rsidP="00366B79">
      <w:pPr>
        <w:ind w:firstLine="720"/>
        <w:rPr>
          <w:rFonts w:ascii="TH SarabunPSK" w:hAnsi="TH SarabunPSK" w:cs="TH SarabunPSK"/>
        </w:rPr>
      </w:pPr>
      <w:r w:rsidRPr="00B60D70">
        <w:rPr>
          <w:rFonts w:ascii="TH SarabunPSK" w:hAnsi="TH SarabunPSK" w:cs="TH SarabunPSK"/>
          <w:cs/>
        </w:rPr>
        <w:t>2. การกำกับมาตรฐานตามเกณฑ์คุรุสภา</w:t>
      </w:r>
    </w:p>
    <w:p w14:paraId="4CF36988" w14:textId="77777777" w:rsidR="00366B79" w:rsidRPr="00B60D70" w:rsidRDefault="00366B79" w:rsidP="00366B79">
      <w:pPr>
        <w:ind w:firstLine="720"/>
        <w:rPr>
          <w:rFonts w:ascii="TH SarabunPSK" w:hAnsi="TH SarabunPSK" w:cs="TH SarabunPSK"/>
        </w:rPr>
      </w:pPr>
      <w:r w:rsidRPr="00B60D70">
        <w:rPr>
          <w:rFonts w:ascii="TH SarabunPSK" w:hAnsi="TH SarabunPSK" w:cs="TH SarabunPSK"/>
          <w:cs/>
        </w:rPr>
        <w:t>เนื่องจากหลักสูตร เป็นหลักสูตรที่ผลิตครูช่างอุตสาหกรรมเพื่อสอนในสถาบันการศึกษาต่าง ๆ จึงต้องเป็นไปตามมาตรฐานวิชาชีพครูของคุรุสภา หลักสูตรได้รับการออกแบบให้ครอบคลุมเนื้อหาทางด้านการศึกษาที่จำเป็นสำหรับครู เช่น จิตวิทยาการสอน การจัดการเรียนรู้ และการประเมินผลทางการศึกษา โดยเน้นให้บัณฑิตมีความสามารถในการถ่ายทอดความรู้ทางวิศวกรรมโยธาไปสู่นักเรียนระดับอาชีวศึกษาและมัธยมศึกษา</w:t>
      </w:r>
      <w:r w:rsidRPr="00B60D70">
        <w:rPr>
          <w:rFonts w:ascii="TH SarabunPSK" w:hAnsi="TH SarabunPSK" w:cs="TH SarabunPSK" w:hint="cs"/>
          <w:cs/>
        </w:rPr>
        <w:t xml:space="preserve"> </w:t>
      </w:r>
    </w:p>
    <w:p w14:paraId="31245887" w14:textId="77777777" w:rsidR="00366B79" w:rsidRPr="00B60D70" w:rsidRDefault="00366B79" w:rsidP="00366B79">
      <w:pPr>
        <w:ind w:firstLine="720"/>
        <w:rPr>
          <w:rFonts w:ascii="TH SarabunPSK" w:hAnsi="TH SarabunPSK" w:cs="TH SarabunPSK"/>
        </w:rPr>
      </w:pPr>
      <w:r w:rsidRPr="00B60D70">
        <w:rPr>
          <w:rFonts w:ascii="TH SarabunPSK" w:hAnsi="TH SarabunPSK" w:cs="TH SarabunPSK"/>
          <w:cs/>
        </w:rPr>
        <w:t>หลักสูตรได้กำหนดให้มี หมวดวิชาชีพครู ซึ่งรวมถึง การฝึกปฏิบัติการสอนในสถานศึกษาเพื่อให้นักศึกษาได้รับประสบการณ์ตรงในการสอนและสามารถพัฒนาทักษะการสอนในสภาพแวดล้อมจริง นอกจากนี้ คุรุสภายังกำหนดให้บัณฑิตต้องมีคุณสมบัติตาม มาตรฐานวิชาชีพครู 9 ด้าน เช่น การพัฒนาผู้เรียน การบริหารจัดการชั้นเรียน และจรรยาบรรณวิชาชีพครู เพื่อให้มั่นใจว่าครูที่จบจากหลักสูตรสามารถปฏิบัติงานได้อย่างมืออาชีพ</w:t>
      </w:r>
      <w:r w:rsidRPr="00B60D70">
        <w:rPr>
          <w:rFonts w:ascii="TH SarabunPSK" w:hAnsi="TH SarabunPSK" w:cs="TH SarabunPSK" w:hint="cs"/>
          <w:cs/>
        </w:rPr>
        <w:t xml:space="preserve"> </w:t>
      </w:r>
      <w:r w:rsidRPr="00B60D70">
        <w:rPr>
          <w:rFonts w:ascii="TH SarabunPSK" w:hAnsi="TH SarabunPSK" w:cs="TH SarabunPSK"/>
          <w:cs/>
        </w:rPr>
        <w:t>นอกจากนี้ยังมี การติดตามผลของบัณฑิต ที่สำเร็จการศึกษาไปแล้วเพื่อให้มั่นใจว่าได้รับการพัฒนาตามมาตรฐานที่กำหนด</w:t>
      </w:r>
    </w:p>
    <w:p w14:paraId="721F0699" w14:textId="77777777" w:rsidR="00366B79" w:rsidRPr="00B60D70" w:rsidRDefault="00366B79" w:rsidP="00366B79">
      <w:pPr>
        <w:ind w:firstLine="720"/>
        <w:rPr>
          <w:rFonts w:ascii="TH SarabunPSK" w:hAnsi="TH SarabunPSK" w:cs="TH SarabunPSK"/>
        </w:rPr>
      </w:pPr>
      <w:r w:rsidRPr="00B60D70">
        <w:rPr>
          <w:rFonts w:ascii="TH SarabunPSK" w:hAnsi="TH SarabunPSK" w:cs="TH SarabunPSK"/>
        </w:rPr>
        <w:t xml:space="preserve">3. </w:t>
      </w:r>
      <w:r w:rsidRPr="00B60D70">
        <w:rPr>
          <w:rFonts w:ascii="TH SarabunPSK" w:hAnsi="TH SarabunPSK" w:cs="TH SarabunPSK"/>
          <w:cs/>
        </w:rPr>
        <w:t>การกำกับมาตรฐานตามเกณฑ์สภาวิศวกร</w:t>
      </w:r>
    </w:p>
    <w:p w14:paraId="2B4D0FF2" w14:textId="77777777" w:rsidR="00366B79" w:rsidRPr="00B60D70" w:rsidRDefault="00366B79" w:rsidP="00366B79">
      <w:pPr>
        <w:ind w:firstLine="720"/>
        <w:rPr>
          <w:rFonts w:ascii="TH SarabunPSK" w:hAnsi="TH SarabunPSK" w:cs="TH SarabunPSK"/>
        </w:rPr>
      </w:pPr>
      <w:r w:rsidRPr="00B60D70">
        <w:rPr>
          <w:rFonts w:ascii="TH SarabunPSK" w:hAnsi="TH SarabunPSK" w:cs="TH SarabunPSK"/>
          <w:cs/>
        </w:rPr>
        <w:t>เนื่องจากหลักสูตรมีความเกี่ยวข้องกับวิชาชีพวิศวกรรมโยธา จึงต้องดำเนินการให้เป็นไปตาม</w:t>
      </w:r>
      <w:r w:rsidRPr="00B60D70">
        <w:rPr>
          <w:rFonts w:ascii="TH SarabunPSK" w:hAnsi="TH SarabunPSK" w:cs="TH SarabunPSK"/>
        </w:rPr>
        <w:t xml:space="preserve"> </w:t>
      </w:r>
      <w:r w:rsidRPr="00B60D70">
        <w:rPr>
          <w:rFonts w:ascii="TH SarabunPSK" w:hAnsi="TH SarabunPSK" w:cs="TH SarabunPSK"/>
          <w:cs/>
        </w:rPr>
        <w:t>เกณฑ์มาตรฐานของสภาวิศวกร (</w:t>
      </w:r>
      <w:r w:rsidRPr="00B60D70">
        <w:rPr>
          <w:rFonts w:ascii="TH SarabunPSK" w:hAnsi="TH SarabunPSK" w:cs="TH SarabunPSK"/>
        </w:rPr>
        <w:t xml:space="preserve">Council of Engineers: </w:t>
      </w:r>
      <w:proofErr w:type="spellStart"/>
      <w:r w:rsidRPr="00B60D70">
        <w:rPr>
          <w:rFonts w:ascii="TH SarabunPSK" w:hAnsi="TH SarabunPSK" w:cs="TH SarabunPSK"/>
        </w:rPr>
        <w:t>CoE</w:t>
      </w:r>
      <w:proofErr w:type="spellEnd"/>
      <w:r w:rsidRPr="00B60D70">
        <w:rPr>
          <w:rFonts w:ascii="TH SarabunPSK" w:hAnsi="TH SarabunPSK" w:cs="TH SarabunPSK"/>
        </w:rPr>
        <w:t xml:space="preserve">) </w:t>
      </w:r>
      <w:r w:rsidRPr="00B60D70">
        <w:rPr>
          <w:rFonts w:ascii="TH SarabunPSK" w:hAnsi="TH SarabunPSK" w:cs="TH SarabunPSK"/>
          <w:cs/>
        </w:rPr>
        <w:t>เพื่อให้บัณฑิตสามารถสมัครขอรับใบอนุญาตประกอบวิชาชีพวิศวกรรมควบคุมได้ หลักสูตรจึงได้รับการออกแบบให้ครอบคลุมเนื้อหาวิศวกรรมโยธาตามที่สภาวิศวกรกำหนด ได้แก่</w:t>
      </w:r>
      <w:r w:rsidRPr="00B60D70">
        <w:rPr>
          <w:rFonts w:ascii="TH SarabunPSK" w:hAnsi="TH SarabunPSK" w:cs="TH SarabunPSK"/>
        </w:rPr>
        <w:t xml:space="preserve"> </w:t>
      </w:r>
      <w:r w:rsidRPr="00B60D70">
        <w:rPr>
          <w:rFonts w:ascii="TH SarabunPSK" w:hAnsi="TH SarabunPSK" w:cs="TH SarabunPSK"/>
          <w:cs/>
        </w:rPr>
        <w:t>โครงสร้างอาคาร งานทาง งานชลศาสตร์ วิศวกรรมธรณี และการบริหารโครงการก่อสร้าง</w:t>
      </w:r>
    </w:p>
    <w:p w14:paraId="46699433" w14:textId="77777777" w:rsidR="00366B79" w:rsidRPr="00B60D70" w:rsidRDefault="00366B79" w:rsidP="00366B79">
      <w:pPr>
        <w:ind w:firstLine="720"/>
        <w:rPr>
          <w:rFonts w:ascii="TH SarabunPSK" w:hAnsi="TH SarabunPSK" w:cs="TH SarabunPSK"/>
        </w:rPr>
      </w:pPr>
      <w:r w:rsidRPr="00B60D70">
        <w:rPr>
          <w:rFonts w:ascii="TH SarabunPSK" w:hAnsi="TH SarabunPSK" w:cs="TH SarabunPSK"/>
          <w:cs/>
        </w:rPr>
        <w:t>หลักสูตรได้กำหนดให้มี หมวดวิชาพื้นฐานทางวิศวกรรมและวิชาเฉพาะทางวิศวกรรมโยธา เพื่อให้แน่ใจว่านักศึกษามีความรู้ทางวิชาการและทักษะปฏิบัติที่เพียงพอสำหรับการปฏิบัติงานจริง นอกจากนี้ ยังมีการจัด การฝึกงานและการฝึกภาคสนาม เพื่อให้นักศึกษาได้รับประสบการณ์ในการปฏิบัติงานวิศวกรรมในสถานการณ์จริง ทั้งในหน่วยงานภาครัฐและเอกชน</w:t>
      </w:r>
      <w:r w:rsidRPr="00B60D70">
        <w:rPr>
          <w:rFonts w:ascii="TH SarabunPSK" w:hAnsi="TH SarabunPSK" w:cs="TH SarabunPSK" w:hint="cs"/>
          <w:cs/>
        </w:rPr>
        <w:t xml:space="preserve"> นอกจากนั้นหลักสูตรมี</w:t>
      </w:r>
      <w:r w:rsidRPr="00B60D70">
        <w:rPr>
          <w:rFonts w:ascii="TH SarabunPSK" w:hAnsi="TH SarabunPSK" w:cs="TH SarabunPSK"/>
          <w:cs/>
        </w:rPr>
        <w:t>กระบวนการพิจารณาคุณสมบัติของอาจารย์ผู้สอน โครงสร้างหลักสูตร และวิธีการจัดการเรียนการสอน เพื่อให้แน่ใจว่าเนื้อหาวิชาการที่สอนอยู่ภายในหลักสูตรเป็นไปตามข้อกำหนดของสภาวิศวกร</w:t>
      </w:r>
    </w:p>
    <w:p w14:paraId="55628F3D" w14:textId="77777777" w:rsidR="00FF19BE" w:rsidRPr="00B60D70" w:rsidRDefault="00FF19BE" w:rsidP="00366B79">
      <w:pPr>
        <w:ind w:firstLine="720"/>
        <w:rPr>
          <w:rFonts w:ascii="TH SarabunPSK" w:hAnsi="TH SarabunPSK" w:cs="TH SarabunPSK"/>
        </w:rPr>
      </w:pPr>
    </w:p>
    <w:p w14:paraId="5B6747D6" w14:textId="29F7DFCC" w:rsidR="00366B79" w:rsidRPr="00B60D70" w:rsidRDefault="00366B79" w:rsidP="00981268">
      <w:pPr>
        <w:pStyle w:val="4"/>
        <w:rPr>
          <w:rFonts w:ascii="TH SarabunPSK" w:hAnsi="TH SarabunPSK" w:cs="TH SarabunPSK"/>
        </w:rPr>
      </w:pPr>
      <w:r w:rsidRPr="00B60D70">
        <w:rPr>
          <w:rFonts w:ascii="TH SarabunPSK" w:hAnsi="TH SarabunPSK" w:cs="TH SarabunPSK" w:hint="cs"/>
          <w:cs/>
        </w:rPr>
        <w:t>การประกันคุณภาพ</w:t>
      </w:r>
      <w:r w:rsidR="00981268" w:rsidRPr="00B60D70">
        <w:rPr>
          <w:rFonts w:ascii="TH SarabunPSK" w:hAnsi="TH SarabunPSK" w:cs="TH SarabunPSK" w:hint="cs"/>
          <w:cs/>
          <w:lang w:val="en-US"/>
        </w:rPr>
        <w:t>การศึกษา</w:t>
      </w:r>
      <w:r w:rsidRPr="00B60D70">
        <w:rPr>
          <w:rFonts w:ascii="TH SarabunPSK" w:hAnsi="TH SarabunPSK" w:cs="TH SarabunPSK" w:hint="cs"/>
          <w:cs/>
        </w:rPr>
        <w:t>ระดับหลักสูตร</w:t>
      </w:r>
    </w:p>
    <w:p w14:paraId="31E35735" w14:textId="15138BFB" w:rsidR="002F2CD3" w:rsidRPr="00B60D70" w:rsidRDefault="00366B79" w:rsidP="00DE6A8B">
      <w:pPr>
        <w:rPr>
          <w:rFonts w:ascii="TH SarabunPSK" w:hAnsi="TH SarabunPSK" w:cs="TH SarabunPSK"/>
        </w:rPr>
      </w:pPr>
      <w:r w:rsidRPr="00B60D70">
        <w:rPr>
          <w:rFonts w:ascii="TH SarabunPSK" w:hAnsi="TH SarabunPSK" w:cs="TH SarabunPSK"/>
          <w:cs/>
        </w:rPr>
        <w:t xml:space="preserve">หลักสูตร ได้รับการออกแบบตามแนวคิด </w:t>
      </w:r>
      <w:r w:rsidRPr="00B60D70">
        <w:rPr>
          <w:rFonts w:ascii="TH SarabunPSK" w:hAnsi="TH SarabunPSK" w:cs="TH SarabunPSK"/>
        </w:rPr>
        <w:t xml:space="preserve">Outcome-Based Education (OBE) </w:t>
      </w:r>
      <w:r w:rsidRPr="00B60D70">
        <w:rPr>
          <w:rFonts w:ascii="TH SarabunPSK" w:hAnsi="TH SarabunPSK" w:cs="TH SarabunPSK"/>
          <w:cs/>
        </w:rPr>
        <w:t xml:space="preserve">และดำเนินงานตาม กรอบการประกันคุณภาพการศึกษาตามเกณฑ์ </w:t>
      </w:r>
      <w:r w:rsidRPr="00B60D70">
        <w:rPr>
          <w:rFonts w:ascii="TH SarabunPSK" w:hAnsi="TH SarabunPSK" w:cs="TH SarabunPSK"/>
        </w:rPr>
        <w:t xml:space="preserve">AUN-QA </w:t>
      </w:r>
      <w:r w:rsidRPr="00B60D70">
        <w:rPr>
          <w:rFonts w:ascii="TH SarabunPSK" w:hAnsi="TH SarabunPSK" w:cs="TH SarabunPSK"/>
          <w:cs/>
        </w:rPr>
        <w:t xml:space="preserve">2020 </w:t>
      </w:r>
      <w:r w:rsidRPr="00B60D70">
        <w:rPr>
          <w:rFonts w:ascii="TH SarabunPSK" w:hAnsi="TH SarabunPSK" w:cs="TH SarabunPSK"/>
        </w:rPr>
        <w:t>V.</w:t>
      </w:r>
      <w:r w:rsidRPr="00B60D70">
        <w:rPr>
          <w:rFonts w:ascii="TH SarabunPSK" w:hAnsi="TH SarabunPSK" w:cs="TH SarabunPSK"/>
          <w:cs/>
        </w:rPr>
        <w:t>4.0 เพื่อให้แน่ใจว่าหลักสูตรสามารถผลิตบัณฑิตที่มีคุณภาพตรงตามความต้องการของภาคอุตสาหกรรมและหน่วยงานวิชาชีพ อีกทั้งยังสามารถตอบสนองต่อการเปลี่ยนแปลงทางเทคโนโลยีและสังคมได้อย่างมีประสิทธิภาพ</w:t>
      </w:r>
      <w:r w:rsidRPr="00B60D70">
        <w:rPr>
          <w:rFonts w:ascii="TH SarabunPSK" w:hAnsi="TH SarabunPSK" w:cs="TH SarabunPSK" w:hint="cs"/>
          <w:cs/>
        </w:rPr>
        <w:t xml:space="preserve"> </w:t>
      </w:r>
      <w:r w:rsidRPr="00B60D70">
        <w:rPr>
          <w:rFonts w:ascii="TH SarabunPSK" w:hAnsi="TH SarabunPSK" w:cs="TH SarabunPSK"/>
          <w:cs/>
        </w:rPr>
        <w:t>การประกันคุณภาพระดับหลักสูตรได้รับการ</w:t>
      </w:r>
      <w:r w:rsidRPr="00B60D70">
        <w:rPr>
          <w:rFonts w:ascii="TH SarabunPSK" w:hAnsi="TH SarabunPSK" w:cs="TH SarabunPSK"/>
          <w:cs/>
        </w:rPr>
        <w:lastRenderedPageBreak/>
        <w:t>พัฒนาให้เป็นระบบที่ครอบคลุมทุกองค์ประกอบของการศึกษา โดยประกอบด้วย 4 องค์ประกอบหลัก</w:t>
      </w:r>
      <w:r w:rsidRPr="00B60D70">
        <w:rPr>
          <w:rFonts w:ascii="TH SarabunPSK" w:hAnsi="TH SarabunPSK" w:cs="TH SarabunPSK" w:hint="cs"/>
          <w:cs/>
        </w:rPr>
        <w:t xml:space="preserve"> ได้แก่</w:t>
      </w:r>
      <w:r w:rsidR="002F2CD3" w:rsidRPr="00B60D70">
        <w:rPr>
          <w:rFonts w:ascii="TH SarabunPSK" w:hAnsi="TH SarabunPSK" w:cs="TH SarabunPSK" w:hint="cs"/>
          <w:cs/>
        </w:rPr>
        <w:t xml:space="preserve"> ส่วนนำเข้า ส่วนกระบวนการ ส่วนผลผลิต</w:t>
      </w:r>
      <w:r w:rsidR="00DE6A8B" w:rsidRPr="00B60D70">
        <w:rPr>
          <w:rFonts w:ascii="TH SarabunPSK" w:hAnsi="TH SarabunPSK" w:cs="TH SarabunPSK" w:hint="cs"/>
          <w:cs/>
        </w:rPr>
        <w:t xml:space="preserve">/ผลลัพธ์ ส่วนป้อนกลับ </w:t>
      </w:r>
      <w:r w:rsidR="002F2CD3" w:rsidRPr="00B60D70">
        <w:rPr>
          <w:rFonts w:ascii="TH SarabunPSK" w:hAnsi="TH SarabunPSK" w:cs="TH SarabunPSK" w:hint="cs"/>
          <w:cs/>
        </w:rPr>
        <w:t>กลไกในการ</w:t>
      </w:r>
      <w:r w:rsidR="00DE6A8B" w:rsidRPr="00B60D70">
        <w:rPr>
          <w:rFonts w:ascii="TH SarabunPSK" w:hAnsi="TH SarabunPSK" w:cs="TH SarabunPSK" w:hint="cs"/>
          <w:cs/>
        </w:rPr>
        <w:t>การประกันคุณภาพระดับหลักสูตร</w:t>
      </w:r>
      <w:r w:rsidR="002F2CD3" w:rsidRPr="00B60D70">
        <w:rPr>
          <w:rFonts w:ascii="TH SarabunPSK" w:hAnsi="TH SarabunPSK" w:cs="TH SarabunPSK" w:hint="cs"/>
          <w:cs/>
        </w:rPr>
        <w:t>ครุศาสตร์อุตสาหกรรมบัณฑิต สาขาวิศวกรรมโยธา ประกอบด้วยส่วนนำเข้า ส่วนกระบวนการ และส่วนผลิต/ผลลัพธ์ของหลักสูตร รายละเอียดสามารถแสดง</w:t>
      </w:r>
      <w:r w:rsidR="00FF7D50" w:rsidRPr="00B60D70">
        <w:rPr>
          <w:rFonts w:ascii="TH SarabunPSK" w:hAnsi="TH SarabunPSK" w:cs="TH SarabunPSK" w:hint="cs"/>
          <w:cs/>
        </w:rPr>
        <w:t>ใน</w:t>
      </w:r>
      <w:r w:rsidR="002F2CD3" w:rsidRPr="00B60D70">
        <w:rPr>
          <w:rFonts w:ascii="TH SarabunPSK" w:hAnsi="TH SarabunPSK" w:cs="TH SarabunPSK" w:hint="cs"/>
          <w:cs/>
        </w:rPr>
        <w:t>รูป</w:t>
      </w:r>
      <w:r w:rsidR="00FF7D50" w:rsidRPr="00B60D70">
        <w:rPr>
          <w:rFonts w:ascii="TH SarabunPSK" w:hAnsi="TH SarabunPSK" w:cs="TH SarabunPSK" w:hint="cs"/>
          <w:cs/>
        </w:rPr>
        <w:t>ที่ 2.5 ดังนี้</w:t>
      </w:r>
    </w:p>
    <w:p w14:paraId="4E71B325" w14:textId="77777777" w:rsidR="00DE6A8B" w:rsidRPr="00B60D70" w:rsidRDefault="00DE6A8B" w:rsidP="00DE6A8B">
      <w:pPr>
        <w:rPr>
          <w:rFonts w:ascii="TH SarabunPSK" w:hAnsi="TH SarabunPSK" w:cs="TH SarabunPSK"/>
        </w:rPr>
      </w:pPr>
    </w:p>
    <w:p w14:paraId="79955BC0" w14:textId="441760A4" w:rsidR="002F2CD3" w:rsidRPr="00B60D70" w:rsidRDefault="00D248D4" w:rsidP="002F2CD3">
      <w:pPr>
        <w:rPr>
          <w:rFonts w:ascii="TH SarabunPSK" w:hAnsi="TH SarabunPSK" w:cs="TH SarabunPSK"/>
        </w:rPr>
      </w:pPr>
      <w:r w:rsidRPr="00B60D70">
        <w:rPr>
          <w:rFonts w:ascii="TH SarabunPSK" w:hAnsi="TH SarabunPSK" w:cs="TH SarabunPSK"/>
          <w:noProof/>
          <w:cs/>
        </w:rPr>
        <w:drawing>
          <wp:inline distT="0" distB="0" distL="0" distR="0" wp14:anchorId="4FE3513D" wp14:editId="09F777E0">
            <wp:extent cx="5731510" cy="6768465"/>
            <wp:effectExtent l="0" t="0" r="0" b="0"/>
            <wp:docPr id="151790737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07377"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731510" cy="6768465"/>
                    </a:xfrm>
                    <a:prstGeom prst="rect">
                      <a:avLst/>
                    </a:prstGeom>
                  </pic:spPr>
                </pic:pic>
              </a:graphicData>
            </a:graphic>
          </wp:inline>
        </w:drawing>
      </w:r>
    </w:p>
    <w:p w14:paraId="71EDCA3C" w14:textId="77777777" w:rsidR="002F2CD3" w:rsidRPr="00B60D70" w:rsidRDefault="002F2CD3" w:rsidP="002F2CD3">
      <w:pPr>
        <w:jc w:val="center"/>
        <w:rPr>
          <w:rFonts w:ascii="TH SarabunPSK" w:hAnsi="TH SarabunPSK" w:cs="TH SarabunPSK"/>
          <w:b/>
          <w:bCs/>
        </w:rPr>
      </w:pPr>
    </w:p>
    <w:p w14:paraId="4A7458CE" w14:textId="77777777" w:rsidR="002F2CD3" w:rsidRPr="00B60D70" w:rsidRDefault="002F2CD3" w:rsidP="002F2CD3">
      <w:pPr>
        <w:jc w:val="center"/>
        <w:rPr>
          <w:rFonts w:ascii="TH SarabunPSK" w:hAnsi="TH SarabunPSK" w:cs="TH SarabunPSK"/>
        </w:rPr>
      </w:pPr>
      <w:r w:rsidRPr="00B60D70">
        <w:rPr>
          <w:rFonts w:ascii="TH SarabunPSK" w:hAnsi="TH SarabunPSK" w:cs="TH SarabunPSK" w:hint="cs"/>
          <w:b/>
          <w:bCs/>
          <w:cs/>
        </w:rPr>
        <w:t>รูปที่ 2.5</w:t>
      </w:r>
      <w:r w:rsidRPr="00B60D70">
        <w:rPr>
          <w:rFonts w:ascii="TH SarabunPSK" w:hAnsi="TH SarabunPSK" w:cs="TH SarabunPSK" w:hint="cs"/>
          <w:cs/>
        </w:rPr>
        <w:t xml:space="preserve"> กลไกการติดตาม ควบคุมและพัฒนาคุณภาพของหลักสูตร</w:t>
      </w:r>
    </w:p>
    <w:p w14:paraId="221D40B3" w14:textId="63C26306" w:rsidR="00366B79" w:rsidRPr="00B60D70" w:rsidRDefault="00366B79" w:rsidP="00366B79">
      <w:pPr>
        <w:ind w:firstLine="720"/>
        <w:rPr>
          <w:rFonts w:ascii="TH SarabunPSK" w:hAnsi="TH SarabunPSK" w:cs="TH SarabunPSK"/>
        </w:rPr>
      </w:pPr>
      <w:r w:rsidRPr="00B60D70">
        <w:rPr>
          <w:rFonts w:ascii="TH SarabunPSK" w:hAnsi="TH SarabunPSK" w:cs="TH SarabunPSK"/>
          <w:cs/>
        </w:rPr>
        <w:lastRenderedPageBreak/>
        <w:t>1. ส่วนนำเข้า (</w:t>
      </w:r>
      <w:r w:rsidRPr="00B60D70">
        <w:rPr>
          <w:rFonts w:ascii="TH SarabunPSK" w:hAnsi="TH SarabunPSK" w:cs="TH SarabunPSK"/>
        </w:rPr>
        <w:t>Input)</w:t>
      </w:r>
    </w:p>
    <w:p w14:paraId="5747D63D" w14:textId="36193855" w:rsidR="00366B79" w:rsidRPr="00B60D70" w:rsidRDefault="00366B79" w:rsidP="00366B79">
      <w:pPr>
        <w:ind w:firstLine="720"/>
        <w:rPr>
          <w:rFonts w:ascii="TH SarabunPSK" w:hAnsi="TH SarabunPSK" w:cs="TH SarabunPSK"/>
        </w:rPr>
      </w:pPr>
      <w:r w:rsidRPr="00B60D70">
        <w:rPr>
          <w:rFonts w:ascii="TH SarabunPSK" w:hAnsi="TH SarabunPSK" w:cs="TH SarabunPSK"/>
          <w:cs/>
        </w:rPr>
        <w:t>ส่วนนำเข้าเป็นกระบวนการเตรียม</w:t>
      </w:r>
      <w:r w:rsidR="004266FB" w:rsidRPr="00B60D70">
        <w:rPr>
          <w:rFonts w:ascii="TH SarabunPSK" w:hAnsi="TH SarabunPSK" w:cs="TH SarabunPSK" w:hint="cs"/>
          <w:cs/>
        </w:rPr>
        <w:t>ข้อมูล</w:t>
      </w:r>
      <w:r w:rsidRPr="00B60D70">
        <w:rPr>
          <w:rFonts w:ascii="TH SarabunPSK" w:hAnsi="TH SarabunPSK" w:cs="TH SarabunPSK"/>
          <w:cs/>
        </w:rPr>
        <w:t>ที่จำเป็นในการ</w:t>
      </w:r>
      <w:r w:rsidR="00A42BDE" w:rsidRPr="00B60D70">
        <w:rPr>
          <w:rFonts w:ascii="TH SarabunPSK" w:hAnsi="TH SarabunPSK" w:cs="TH SarabunPSK" w:hint="cs"/>
          <w:cs/>
        </w:rPr>
        <w:t>ออกแบบ</w:t>
      </w:r>
      <w:r w:rsidRPr="00B60D70">
        <w:rPr>
          <w:rFonts w:ascii="TH SarabunPSK" w:hAnsi="TH SarabunPSK" w:cs="TH SarabunPSK"/>
          <w:cs/>
        </w:rPr>
        <w:t>หลักสูตร เพื่อให้มั่นใจว่าหลักสูตรสามารถผลิตบัณฑิตที่มีคุณสมบัติตรงตาม</w:t>
      </w:r>
      <w:r w:rsidR="00FE2D3F" w:rsidRPr="00B60D70">
        <w:rPr>
          <w:rFonts w:ascii="TH SarabunPSK" w:hAnsi="TH SarabunPSK" w:cs="TH SarabunPSK" w:hint="cs"/>
          <w:cs/>
        </w:rPr>
        <w:t>ความคาดหวัง</w:t>
      </w:r>
      <w:r w:rsidR="00AB60D9" w:rsidRPr="00B60D70">
        <w:rPr>
          <w:rFonts w:ascii="TH SarabunPSK" w:hAnsi="TH SarabunPSK" w:cs="TH SarabunPSK" w:hint="cs"/>
          <w:cs/>
        </w:rPr>
        <w:t>ของผู้มีส่วนได้ส่วนเสีย</w:t>
      </w:r>
      <w:r w:rsidRPr="00B60D70">
        <w:rPr>
          <w:rFonts w:ascii="TH SarabunPSK" w:hAnsi="TH SarabunPSK" w:cs="TH SarabunPSK"/>
          <w:cs/>
        </w:rPr>
        <w:t xml:space="preserve"> โดยมีองค์ประกอบหลักดังนี้</w:t>
      </w:r>
    </w:p>
    <w:p w14:paraId="79A9092F" w14:textId="77777777" w:rsidR="000B67C3" w:rsidRPr="00B60D70" w:rsidRDefault="00366B79" w:rsidP="00E57134">
      <w:pPr>
        <w:pStyle w:val="af9"/>
        <w:numPr>
          <w:ilvl w:val="0"/>
          <w:numId w:val="151"/>
        </w:numPr>
        <w:spacing w:after="160" w:line="259" w:lineRule="auto"/>
        <w:rPr>
          <w:rFonts w:ascii="TH SarabunPSK" w:hAnsi="TH SarabunPSK" w:cs="TH SarabunPSK"/>
        </w:rPr>
      </w:pPr>
      <w:r w:rsidRPr="00B60D70">
        <w:rPr>
          <w:rFonts w:ascii="TH SarabunPSK" w:hAnsi="TH SarabunPSK" w:cs="TH SarabunPSK"/>
          <w:cs/>
        </w:rPr>
        <w:t>การคัดเลือกนักศึกษา: หลักสูตรมีระบบการรับสมัครนักศึกษาที่โปร่งใสและเป็นไปตามข้อกำหนดของกระทรวงการอุดมศึกษา วิทยาศาสตร์ วิจัยและนวัตกรรม (สป.</w:t>
      </w:r>
      <w:proofErr w:type="spellStart"/>
      <w:r w:rsidRPr="00B60D70">
        <w:rPr>
          <w:rFonts w:ascii="TH SarabunPSK" w:hAnsi="TH SarabunPSK" w:cs="TH SarabunPSK"/>
          <w:cs/>
        </w:rPr>
        <w:t>อว</w:t>
      </w:r>
      <w:proofErr w:type="spellEnd"/>
      <w:r w:rsidRPr="00B60D70">
        <w:rPr>
          <w:rFonts w:ascii="TH SarabunPSK" w:hAnsi="TH SarabunPSK" w:cs="TH SarabunPSK"/>
          <w:cs/>
        </w:rPr>
        <w:t>.) รวมถึงมีการพิจารณาเกณฑ์ทางวิชาการและสมรรถนะที่เกี่ยวข้อง</w:t>
      </w:r>
      <w:r w:rsidR="00833F7E" w:rsidRPr="00B60D70">
        <w:rPr>
          <w:rFonts w:ascii="TH SarabunPSK" w:hAnsi="TH SarabunPSK" w:cs="TH SarabunPSK" w:hint="cs"/>
          <w:cs/>
        </w:rPr>
        <w:t xml:space="preserve"> และมีการเตรียมพร้อมผู้เรียน</w:t>
      </w:r>
      <w:r w:rsidR="00BF4DA3" w:rsidRPr="00B60D70">
        <w:rPr>
          <w:rFonts w:ascii="TH SarabunPSK" w:hAnsi="TH SarabunPSK" w:cs="TH SarabunPSK" w:hint="cs"/>
          <w:cs/>
        </w:rPr>
        <w:t>ในด้านความรู้</w:t>
      </w:r>
      <w:r w:rsidR="009F067A" w:rsidRPr="00B60D70">
        <w:rPr>
          <w:rFonts w:ascii="TH SarabunPSK" w:hAnsi="TH SarabunPSK" w:cs="TH SarabunPSK" w:hint="cs"/>
          <w:cs/>
        </w:rPr>
        <w:t xml:space="preserve"> </w:t>
      </w:r>
      <w:r w:rsidR="00BF4DA3" w:rsidRPr="00B60D70">
        <w:rPr>
          <w:rFonts w:ascii="TH SarabunPSK" w:hAnsi="TH SarabunPSK" w:cs="TH SarabunPSK" w:hint="cs"/>
          <w:cs/>
        </w:rPr>
        <w:t>ทักษะและความเข้าใจ</w:t>
      </w:r>
      <w:r w:rsidR="009F067A" w:rsidRPr="00B60D70">
        <w:rPr>
          <w:rFonts w:ascii="TH SarabunPSK" w:hAnsi="TH SarabunPSK" w:cs="TH SarabunPSK" w:hint="cs"/>
          <w:cs/>
        </w:rPr>
        <w:t>ในเป้าหมายของ</w:t>
      </w:r>
      <w:r w:rsidRPr="00B60D70">
        <w:rPr>
          <w:rFonts w:ascii="TH SarabunPSK" w:hAnsi="TH SarabunPSK" w:cs="TH SarabunPSK"/>
          <w:cs/>
        </w:rPr>
        <w:t>หลักสูตร</w:t>
      </w:r>
    </w:p>
    <w:p w14:paraId="6FBE8232" w14:textId="28C07083" w:rsidR="00366B79" w:rsidRPr="00B60D70" w:rsidRDefault="00256F12" w:rsidP="00FF7D50">
      <w:pPr>
        <w:pStyle w:val="af9"/>
        <w:numPr>
          <w:ilvl w:val="0"/>
          <w:numId w:val="151"/>
        </w:numPr>
        <w:spacing w:after="160" w:line="259" w:lineRule="auto"/>
        <w:rPr>
          <w:rFonts w:ascii="TH SarabunPSK" w:hAnsi="TH SarabunPSK" w:cs="TH SarabunPSK"/>
        </w:rPr>
      </w:pPr>
      <w:r w:rsidRPr="00B60D70">
        <w:rPr>
          <w:rFonts w:ascii="TH SarabunPSK" w:hAnsi="TH SarabunPSK" w:cs="TH SarabunPSK" w:hint="cs"/>
          <w:cs/>
        </w:rPr>
        <w:t>สำรวจ</w:t>
      </w:r>
      <w:r w:rsidR="00B152F4" w:rsidRPr="00B60D70">
        <w:rPr>
          <w:rFonts w:ascii="TH SarabunPSK" w:hAnsi="TH SarabunPSK" w:cs="TH SarabunPSK" w:hint="cs"/>
          <w:cs/>
        </w:rPr>
        <w:t>ความต้องการของผู้มีส่วนได้ส่วนเสีย</w:t>
      </w:r>
      <w:r w:rsidR="00366B79" w:rsidRPr="00B60D70">
        <w:rPr>
          <w:rFonts w:ascii="TH SarabunPSK" w:hAnsi="TH SarabunPSK" w:cs="TH SarabunPSK"/>
          <w:cs/>
        </w:rPr>
        <w:t>: หลักสูตร</w:t>
      </w:r>
      <w:r w:rsidR="009E6065" w:rsidRPr="00B60D70">
        <w:rPr>
          <w:rFonts w:ascii="TH SarabunPSK" w:hAnsi="TH SarabunPSK" w:cs="TH SarabunPSK" w:hint="cs"/>
          <w:cs/>
        </w:rPr>
        <w:t>ได้เก็บรวบรวมข้อมูลจากผู้มีส่วนได้ส่วนเสีย</w:t>
      </w:r>
      <w:r w:rsidR="00F83630" w:rsidRPr="00B60D70">
        <w:rPr>
          <w:rFonts w:ascii="TH SarabunPSK" w:hAnsi="TH SarabunPSK" w:cs="TH SarabunPSK" w:hint="cs"/>
          <w:cs/>
        </w:rPr>
        <w:t xml:space="preserve"> </w:t>
      </w:r>
      <w:r w:rsidR="00F83630" w:rsidRPr="00B60D70">
        <w:rPr>
          <w:rFonts w:ascii="TH SarabunPSK" w:hAnsi="TH SarabunPSK" w:cs="TH SarabunPSK"/>
        </w:rPr>
        <w:t xml:space="preserve">6 </w:t>
      </w:r>
      <w:r w:rsidR="00F83630" w:rsidRPr="00B60D70">
        <w:rPr>
          <w:rFonts w:ascii="TH SarabunPSK" w:hAnsi="TH SarabunPSK" w:cs="TH SarabunPSK" w:hint="cs"/>
          <w:cs/>
        </w:rPr>
        <w:t>กลุ่ม</w:t>
      </w:r>
      <w:r w:rsidR="00142DCE" w:rsidRPr="00B60D70">
        <w:rPr>
          <w:rFonts w:ascii="TH SarabunPSK" w:hAnsi="TH SarabunPSK" w:cs="TH SarabunPSK" w:hint="cs"/>
          <w:cs/>
        </w:rPr>
        <w:t xml:space="preserve"> </w:t>
      </w:r>
      <w:r w:rsidR="00AD505D" w:rsidRPr="00B60D70">
        <w:rPr>
          <w:rFonts w:ascii="TH SarabunPSK" w:hAnsi="TH SarabunPSK" w:cs="TH SarabunPSK" w:hint="cs"/>
          <w:cs/>
        </w:rPr>
        <w:t xml:space="preserve">ประกอบด้วย ผู้ใช้บัณฑิต </w:t>
      </w:r>
      <w:r w:rsidR="009633FB" w:rsidRPr="00B60D70">
        <w:rPr>
          <w:rFonts w:ascii="TH SarabunPSK" w:hAnsi="TH SarabunPSK" w:cs="TH SarabunPSK" w:hint="cs"/>
          <w:cs/>
        </w:rPr>
        <w:t xml:space="preserve">องค์กรภาครัฐ องค์กรวิชาชีพ ศิษย์เก่า คณาจารย์และนักศึกษาปัจจุบัน </w:t>
      </w:r>
      <w:r w:rsidR="00142DCE" w:rsidRPr="00B60D70">
        <w:rPr>
          <w:rFonts w:ascii="TH SarabunPSK" w:hAnsi="TH SarabunPSK" w:cs="TH SarabunPSK" w:hint="cs"/>
          <w:cs/>
        </w:rPr>
        <w:t>เพื่อนำมาใช้เป็นข้อมูลเบื้องต้น</w:t>
      </w:r>
      <w:r w:rsidR="00AD505D" w:rsidRPr="00B60D70">
        <w:rPr>
          <w:rFonts w:ascii="TH SarabunPSK" w:hAnsi="TH SarabunPSK" w:cs="TH SarabunPSK" w:hint="cs"/>
          <w:cs/>
        </w:rPr>
        <w:t>ใน</w:t>
      </w:r>
      <w:r w:rsidR="00366B79" w:rsidRPr="00B60D70">
        <w:rPr>
          <w:rFonts w:ascii="TH SarabunPSK" w:hAnsi="TH SarabunPSK" w:cs="TH SarabunPSK"/>
          <w:cs/>
        </w:rPr>
        <w:t>การออกแบบ</w:t>
      </w:r>
      <w:r w:rsidR="00AD505D" w:rsidRPr="00B60D70">
        <w:rPr>
          <w:rFonts w:ascii="TH SarabunPSK" w:hAnsi="TH SarabunPSK" w:cs="TH SarabunPSK" w:hint="cs"/>
          <w:cs/>
        </w:rPr>
        <w:t>หลักสูตร</w:t>
      </w:r>
      <w:r w:rsidR="009633FB" w:rsidRPr="00B60D70">
        <w:rPr>
          <w:rFonts w:ascii="TH SarabunPSK" w:hAnsi="TH SarabunPSK" w:cs="TH SarabunPSK" w:hint="cs"/>
          <w:cs/>
        </w:rPr>
        <w:t xml:space="preserve"> </w:t>
      </w:r>
      <w:r w:rsidR="00092A4C" w:rsidRPr="00B60D70">
        <w:rPr>
          <w:rFonts w:ascii="TH SarabunPSK" w:hAnsi="TH SarabunPSK" w:cs="TH SarabunPSK" w:hint="cs"/>
          <w:cs/>
        </w:rPr>
        <w:t>ทั้งนี้</w:t>
      </w:r>
      <w:r w:rsidR="00366B79" w:rsidRPr="00B60D70">
        <w:rPr>
          <w:rFonts w:ascii="TH SarabunPSK" w:hAnsi="TH SarabunPSK" w:cs="TH SarabunPSK"/>
          <w:cs/>
        </w:rPr>
        <w:t>หลักสูตร</w:t>
      </w:r>
      <w:r w:rsidR="002D6C05" w:rsidRPr="00B60D70">
        <w:rPr>
          <w:rFonts w:ascii="TH SarabunPSK" w:hAnsi="TH SarabunPSK" w:cs="TH SarabunPSK" w:hint="cs"/>
          <w:cs/>
        </w:rPr>
        <w:t>ให้ความสำคัญกับ</w:t>
      </w:r>
      <w:r w:rsidR="00E63F19" w:rsidRPr="00B60D70">
        <w:rPr>
          <w:rFonts w:ascii="TH SarabunPSK" w:hAnsi="TH SarabunPSK" w:cs="TH SarabunPSK" w:hint="cs"/>
          <w:cs/>
        </w:rPr>
        <w:t>ข้อกำหนดของ</w:t>
      </w:r>
      <w:r w:rsidR="002D6C05" w:rsidRPr="00B60D70">
        <w:rPr>
          <w:rFonts w:ascii="TH SarabunPSK" w:hAnsi="TH SarabunPSK" w:cs="TH SarabunPSK" w:hint="cs"/>
          <w:cs/>
        </w:rPr>
        <w:t>องค์กรภาครัฐ</w:t>
      </w:r>
      <w:r w:rsidR="00E63F19" w:rsidRPr="00B60D70">
        <w:rPr>
          <w:rFonts w:ascii="TH SarabunPSK" w:hAnsi="TH SarabunPSK" w:cs="TH SarabunPSK" w:hint="cs"/>
          <w:cs/>
        </w:rPr>
        <w:t>และ</w:t>
      </w:r>
      <w:r w:rsidR="002D6C05" w:rsidRPr="00B60D70">
        <w:rPr>
          <w:rFonts w:ascii="TH SarabunPSK" w:hAnsi="TH SarabunPSK" w:cs="TH SarabunPSK" w:hint="cs"/>
          <w:cs/>
        </w:rPr>
        <w:t>องค์กรวิชาชีพ</w:t>
      </w:r>
      <w:r w:rsidR="00E63F19" w:rsidRPr="00B60D70">
        <w:rPr>
          <w:rFonts w:ascii="TH SarabunPSK" w:hAnsi="TH SarabunPSK" w:cs="TH SarabunPSK" w:hint="cs"/>
          <w:cs/>
        </w:rPr>
        <w:t>เป็นสำคัญ</w:t>
      </w:r>
      <w:r w:rsidR="002D6C05" w:rsidRPr="00B60D70">
        <w:rPr>
          <w:rFonts w:ascii="TH SarabunPSK" w:hAnsi="TH SarabunPSK" w:cs="TH SarabunPSK" w:hint="cs"/>
          <w:cs/>
        </w:rPr>
        <w:t xml:space="preserve"> โดยได้</w:t>
      </w:r>
      <w:r w:rsidR="00366B79" w:rsidRPr="00B60D70">
        <w:rPr>
          <w:rFonts w:ascii="TH SarabunPSK" w:hAnsi="TH SarabunPSK" w:cs="TH SarabunPSK"/>
          <w:cs/>
        </w:rPr>
        <w:t>ออกแบบให้สอดคล้องกับกรอบมาตรฐานคุณวุฒิระดับอุดมศึกษาแห่งชาติ (</w:t>
      </w:r>
      <w:r w:rsidR="00366B79" w:rsidRPr="00B60D70">
        <w:rPr>
          <w:rFonts w:ascii="TH SarabunPSK" w:hAnsi="TH SarabunPSK" w:cs="TH SarabunPSK"/>
        </w:rPr>
        <w:t xml:space="preserve">TQF) </w:t>
      </w:r>
      <w:r w:rsidR="00366B79" w:rsidRPr="00B60D70">
        <w:rPr>
          <w:rFonts w:ascii="TH SarabunPSK" w:hAnsi="TH SarabunPSK" w:cs="TH SarabunPSK"/>
          <w:cs/>
        </w:rPr>
        <w:t>และ</w:t>
      </w:r>
      <w:r w:rsidR="00344630" w:rsidRPr="00B60D70">
        <w:rPr>
          <w:rFonts w:ascii="TH SarabunPSK" w:hAnsi="TH SarabunPSK" w:cs="TH SarabunPSK" w:hint="cs"/>
          <w:cs/>
        </w:rPr>
        <w:t>หลักเกณฑ์</w:t>
      </w:r>
      <w:r w:rsidR="00366B79" w:rsidRPr="00B60D70">
        <w:rPr>
          <w:rFonts w:ascii="TH SarabunPSK" w:hAnsi="TH SarabunPSK" w:cs="TH SarabunPSK"/>
          <w:cs/>
        </w:rPr>
        <w:t>ของคุรุสภาและสภาวิศวกร</w:t>
      </w:r>
    </w:p>
    <w:p w14:paraId="5B5ED073" w14:textId="4B65E8ED" w:rsidR="00366B79" w:rsidRPr="00B60D70" w:rsidRDefault="002B577A" w:rsidP="00FF7D50">
      <w:pPr>
        <w:pStyle w:val="af9"/>
        <w:numPr>
          <w:ilvl w:val="0"/>
          <w:numId w:val="151"/>
        </w:numPr>
        <w:spacing w:after="160" w:line="259" w:lineRule="auto"/>
        <w:rPr>
          <w:rFonts w:ascii="TH SarabunPSK" w:hAnsi="TH SarabunPSK" w:cs="TH SarabunPSK"/>
        </w:rPr>
      </w:pPr>
      <w:r w:rsidRPr="00B60D70">
        <w:rPr>
          <w:rFonts w:ascii="TH SarabunPSK" w:hAnsi="TH SarabunPSK" w:cs="TH SarabunPSK" w:hint="cs"/>
          <w:cs/>
        </w:rPr>
        <w:t>สภาพแวดล้อมที่ส่งผลกระทบ</w:t>
      </w:r>
      <w:r w:rsidR="00CC1C82" w:rsidRPr="00B60D70">
        <w:rPr>
          <w:rFonts w:ascii="TH SarabunPSK" w:hAnsi="TH SarabunPSK" w:cs="TH SarabunPSK" w:hint="cs"/>
          <w:cs/>
        </w:rPr>
        <w:t>ต่อหลักสูตร</w:t>
      </w:r>
      <w:r w:rsidRPr="00B60D70">
        <w:rPr>
          <w:rFonts w:ascii="TH SarabunPSK" w:hAnsi="TH SarabunPSK" w:cs="TH SarabunPSK"/>
        </w:rPr>
        <w:t>:</w:t>
      </w:r>
      <w:r w:rsidRPr="00B60D70">
        <w:rPr>
          <w:rFonts w:ascii="TH SarabunPSK" w:hAnsi="TH SarabunPSK" w:cs="TH SarabunPSK" w:hint="cs"/>
          <w:cs/>
        </w:rPr>
        <w:t xml:space="preserve"> นำปัจจัยที่เกี่ยวข้องกับ</w:t>
      </w:r>
      <w:r w:rsidR="00AE3157" w:rsidRPr="00B60D70">
        <w:rPr>
          <w:rFonts w:ascii="TH SarabunPSK" w:hAnsi="TH SarabunPSK" w:cs="TH SarabunPSK" w:hint="cs"/>
          <w:cs/>
        </w:rPr>
        <w:t>สภาพแวดล้อมภายนอกและภายในเข้ามาพิจารณาเพื่อออกแบบหลักสูตรให้มีความทันสมัย</w:t>
      </w:r>
      <w:r w:rsidR="00FB7A4B" w:rsidRPr="00B60D70">
        <w:rPr>
          <w:rFonts w:ascii="TH SarabunPSK" w:hAnsi="TH SarabunPSK" w:cs="TH SarabunPSK" w:hint="cs"/>
          <w:cs/>
        </w:rPr>
        <w:t>ตอบสนองต่อความต้องการของสังคม</w:t>
      </w:r>
      <w:r w:rsidR="00151691" w:rsidRPr="00B60D70">
        <w:rPr>
          <w:rFonts w:ascii="TH SarabunPSK" w:hAnsi="TH SarabunPSK" w:cs="TH SarabunPSK" w:hint="cs"/>
          <w:cs/>
        </w:rPr>
        <w:t xml:space="preserve"> </w:t>
      </w:r>
      <w:r w:rsidR="00FB7A4B" w:rsidRPr="00B60D70">
        <w:rPr>
          <w:rFonts w:ascii="TH SarabunPSK" w:hAnsi="TH SarabunPSK" w:cs="TH SarabunPSK" w:hint="cs"/>
          <w:cs/>
        </w:rPr>
        <w:t>โดยพิจารณา</w:t>
      </w:r>
      <w:r w:rsidR="00151691" w:rsidRPr="00B60D70">
        <w:rPr>
          <w:rFonts w:ascii="TH SarabunPSK" w:hAnsi="TH SarabunPSK" w:cs="TH SarabunPSK" w:hint="cs"/>
          <w:cs/>
        </w:rPr>
        <w:t>ในประเด็นที่เกี่ยวกับ</w:t>
      </w:r>
      <w:r w:rsidR="00FB7A4B" w:rsidRPr="00B60D70">
        <w:rPr>
          <w:rFonts w:ascii="TH SarabunPSK" w:hAnsi="TH SarabunPSK" w:cs="TH SarabunPSK"/>
          <w:cs/>
        </w:rPr>
        <w:t>วิธีการสมัยใหม่ในการก่อสร้าง</w:t>
      </w:r>
      <w:r w:rsidR="00151691" w:rsidRPr="00B60D70">
        <w:rPr>
          <w:rFonts w:ascii="TH SarabunPSK" w:hAnsi="TH SarabunPSK" w:cs="TH SarabunPSK" w:hint="cs"/>
          <w:cs/>
        </w:rPr>
        <w:t xml:space="preserve"> โดยเฉพาะในเรื่องการสร้าง</w:t>
      </w:r>
      <w:r w:rsidR="00FB7A4B" w:rsidRPr="00B60D70">
        <w:rPr>
          <w:rFonts w:ascii="TH SarabunPSK" w:hAnsi="TH SarabunPSK" w:cs="TH SarabunPSK"/>
          <w:cs/>
        </w:rPr>
        <w:t>แบบจำลองสารสนเทศอาคาร (</w:t>
      </w:r>
      <w:r w:rsidR="00FB7A4B" w:rsidRPr="00B60D70">
        <w:rPr>
          <w:rFonts w:ascii="TH SarabunPSK" w:hAnsi="TH SarabunPSK" w:cs="TH SarabunPSK"/>
        </w:rPr>
        <w:t>BUILDING INFORMATION MODELING, BIM</w:t>
      </w:r>
      <w:r w:rsidR="00767F47" w:rsidRPr="00B60D70">
        <w:rPr>
          <w:rFonts w:ascii="TH SarabunPSK" w:hAnsi="TH SarabunPSK" w:cs="TH SarabunPSK" w:hint="cs"/>
          <w:cs/>
        </w:rPr>
        <w:t xml:space="preserve"> และปัจจัยภายในที่เกี่ยวข้องกับความผันผวน</w:t>
      </w:r>
      <w:r w:rsidR="00A02B3F" w:rsidRPr="00B60D70">
        <w:rPr>
          <w:rFonts w:ascii="TH SarabunPSK" w:hAnsi="TH SarabunPSK" w:cs="TH SarabunPSK" w:hint="cs"/>
          <w:cs/>
        </w:rPr>
        <w:t>ของจำนวนผู้สมัครและจุดแข็งของหลักสูตร</w:t>
      </w:r>
      <w:r w:rsidR="00704DD8" w:rsidRPr="00B60D70">
        <w:rPr>
          <w:rFonts w:ascii="TH SarabunPSK" w:hAnsi="TH SarabunPSK" w:cs="TH SarabunPSK" w:hint="cs"/>
          <w:cs/>
        </w:rPr>
        <w:t xml:space="preserve"> เช่น </w:t>
      </w:r>
      <w:r w:rsidR="00366B79" w:rsidRPr="00B60D70">
        <w:rPr>
          <w:rFonts w:ascii="TH SarabunPSK" w:hAnsi="TH SarabunPSK" w:cs="TH SarabunPSK"/>
          <w:cs/>
        </w:rPr>
        <w:t>คุณสมบัติ</w:t>
      </w:r>
      <w:r w:rsidR="00704DD8" w:rsidRPr="00B60D70">
        <w:rPr>
          <w:rFonts w:ascii="TH SarabunPSK" w:hAnsi="TH SarabunPSK" w:cs="TH SarabunPSK" w:hint="cs"/>
          <w:cs/>
        </w:rPr>
        <w:t>ของ</w:t>
      </w:r>
      <w:r w:rsidR="00704DD8" w:rsidRPr="00B60D70">
        <w:rPr>
          <w:rFonts w:ascii="TH SarabunPSK" w:hAnsi="TH SarabunPSK" w:cs="TH SarabunPSK"/>
          <w:cs/>
        </w:rPr>
        <w:t>คณาจารย์</w:t>
      </w:r>
      <w:r w:rsidR="00704DD8" w:rsidRPr="00B60D70">
        <w:rPr>
          <w:rFonts w:ascii="TH SarabunPSK" w:hAnsi="TH SarabunPSK" w:cs="TH SarabunPSK" w:hint="cs"/>
          <w:cs/>
        </w:rPr>
        <w:t xml:space="preserve"> </w:t>
      </w:r>
      <w:r w:rsidR="00366B79" w:rsidRPr="00B60D70">
        <w:rPr>
          <w:rFonts w:ascii="TH SarabunPSK" w:hAnsi="TH SarabunPSK" w:cs="TH SarabunPSK"/>
          <w:cs/>
        </w:rPr>
        <w:t>ทรัพยากร</w:t>
      </w:r>
      <w:r w:rsidR="00940F9F" w:rsidRPr="00B60D70">
        <w:rPr>
          <w:rFonts w:ascii="TH SarabunPSK" w:hAnsi="TH SarabunPSK" w:cs="TH SarabunPSK" w:hint="cs"/>
          <w:cs/>
        </w:rPr>
        <w:t>ในการ</w:t>
      </w:r>
      <w:r w:rsidR="00DC1168" w:rsidRPr="00B60D70">
        <w:rPr>
          <w:rFonts w:ascii="TH SarabunPSK" w:hAnsi="TH SarabunPSK" w:cs="TH SarabunPSK" w:hint="cs"/>
          <w:cs/>
        </w:rPr>
        <w:t>จัดการศึกษา</w:t>
      </w:r>
      <w:r w:rsidR="00940F9F" w:rsidRPr="00B60D70">
        <w:rPr>
          <w:rFonts w:ascii="TH SarabunPSK" w:hAnsi="TH SarabunPSK" w:cs="TH SarabunPSK" w:hint="cs"/>
          <w:cs/>
        </w:rPr>
        <w:t xml:space="preserve"> (</w:t>
      </w:r>
      <w:r w:rsidR="00366B79" w:rsidRPr="00B60D70">
        <w:rPr>
          <w:rFonts w:ascii="TH SarabunPSK" w:hAnsi="TH SarabunPSK" w:cs="TH SarabunPSK"/>
          <w:cs/>
        </w:rPr>
        <w:t xml:space="preserve">อุปกรณ์ </w:t>
      </w:r>
      <w:r w:rsidR="000B67C3" w:rsidRPr="00B60D70">
        <w:rPr>
          <w:rFonts w:ascii="TH SarabunPSK" w:hAnsi="TH SarabunPSK" w:cs="TH SarabunPSK" w:hint="cs"/>
          <w:cs/>
        </w:rPr>
        <w:t>เครื่องมือ และ</w:t>
      </w:r>
      <w:r w:rsidR="00366B79" w:rsidRPr="00B60D70">
        <w:rPr>
          <w:rFonts w:ascii="TH SarabunPSK" w:hAnsi="TH SarabunPSK" w:cs="TH SarabunPSK"/>
          <w:cs/>
        </w:rPr>
        <w:t>ห้องปฏิบัติการ</w:t>
      </w:r>
      <w:r w:rsidR="00DC1168" w:rsidRPr="00B60D70">
        <w:rPr>
          <w:rFonts w:ascii="TH SarabunPSK" w:hAnsi="TH SarabunPSK" w:cs="TH SarabunPSK" w:hint="cs"/>
          <w:cs/>
        </w:rPr>
        <w:t>)</w:t>
      </w:r>
    </w:p>
    <w:p w14:paraId="41B78C25" w14:textId="1683B534" w:rsidR="003047D7" w:rsidRPr="00B60D70" w:rsidRDefault="00665868" w:rsidP="00E57134">
      <w:pPr>
        <w:pStyle w:val="af9"/>
        <w:numPr>
          <w:ilvl w:val="0"/>
          <w:numId w:val="151"/>
        </w:numPr>
        <w:spacing w:after="160" w:line="259" w:lineRule="auto"/>
        <w:rPr>
          <w:rFonts w:ascii="TH SarabunPSK" w:hAnsi="TH SarabunPSK" w:cs="TH SarabunPSK"/>
        </w:rPr>
      </w:pPr>
      <w:r w:rsidRPr="00B60D70">
        <w:rPr>
          <w:rFonts w:ascii="TH SarabunPSK" w:hAnsi="TH SarabunPSK" w:cs="TH SarabunPSK" w:hint="cs"/>
          <w:cs/>
        </w:rPr>
        <w:t>กำหนด</w:t>
      </w:r>
      <w:r w:rsidR="004F1C88" w:rsidRPr="00B60D70">
        <w:rPr>
          <w:rFonts w:ascii="TH SarabunPSK" w:hAnsi="TH SarabunPSK" w:cs="TH SarabunPSK" w:hint="cs"/>
          <w:cs/>
        </w:rPr>
        <w:t>อาชีพที่คาดหวังภายใต้</w:t>
      </w:r>
      <w:r w:rsidR="003B14D9" w:rsidRPr="00B60D70">
        <w:rPr>
          <w:rFonts w:ascii="TH SarabunPSK" w:hAnsi="TH SarabunPSK" w:cs="TH SarabunPSK" w:hint="cs"/>
          <w:cs/>
        </w:rPr>
        <w:t>กรอบ</w:t>
      </w:r>
      <w:proofErr w:type="spellStart"/>
      <w:r w:rsidR="004F1C88" w:rsidRPr="00B60D70">
        <w:rPr>
          <w:rFonts w:ascii="TH SarabunPSK" w:hAnsi="TH SarabunPSK" w:cs="TH SarabunPSK" w:hint="cs"/>
          <w:cs/>
        </w:rPr>
        <w:t>ปรัญ</w:t>
      </w:r>
      <w:proofErr w:type="spellEnd"/>
      <w:r w:rsidR="004F1C88" w:rsidRPr="00B60D70">
        <w:rPr>
          <w:rFonts w:ascii="TH SarabunPSK" w:hAnsi="TH SarabunPSK" w:cs="TH SarabunPSK" w:hint="cs"/>
          <w:cs/>
        </w:rPr>
        <w:t>ชาของหลักสูตร</w:t>
      </w:r>
      <w:r w:rsidR="004F1C88" w:rsidRPr="00B60D70">
        <w:rPr>
          <w:rFonts w:ascii="TH SarabunPSK" w:hAnsi="TH SarabunPSK" w:cs="TH SarabunPSK"/>
        </w:rPr>
        <w:t xml:space="preserve">: </w:t>
      </w:r>
      <w:r w:rsidR="00862DF7" w:rsidRPr="00B60D70">
        <w:rPr>
          <w:rFonts w:ascii="TH SarabunPSK" w:hAnsi="TH SarabunPSK" w:cs="TH SarabunPSK" w:hint="cs"/>
          <w:cs/>
        </w:rPr>
        <w:t>นำ</w:t>
      </w:r>
      <w:r w:rsidR="003047D7" w:rsidRPr="00B60D70">
        <w:rPr>
          <w:rFonts w:ascii="TH SarabunPSK" w:hAnsi="TH SarabunPSK" w:cs="TH SarabunPSK"/>
          <w:cs/>
        </w:rPr>
        <w:t>บทบาท</w:t>
      </w:r>
      <w:r w:rsidR="003B14D9" w:rsidRPr="00B60D70">
        <w:rPr>
          <w:rFonts w:ascii="TH SarabunPSK" w:hAnsi="TH SarabunPSK" w:cs="TH SarabunPSK" w:hint="cs"/>
          <w:cs/>
        </w:rPr>
        <w:t>/อาชีพ</w:t>
      </w:r>
      <w:r w:rsidR="00761BA1" w:rsidRPr="00B60D70">
        <w:rPr>
          <w:rFonts w:ascii="TH SarabunPSK" w:hAnsi="TH SarabunPSK" w:cs="TH SarabunPSK" w:hint="cs"/>
          <w:cs/>
        </w:rPr>
        <w:t>ตามความ</w:t>
      </w:r>
      <w:r w:rsidR="003047D7" w:rsidRPr="00B60D70">
        <w:rPr>
          <w:rFonts w:ascii="TH SarabunPSK" w:hAnsi="TH SarabunPSK" w:cs="TH SarabunPSK"/>
          <w:cs/>
        </w:rPr>
        <w:t>คาดหวัง</w:t>
      </w:r>
      <w:r w:rsidR="00761BA1" w:rsidRPr="00B60D70">
        <w:rPr>
          <w:rFonts w:ascii="TH SarabunPSK" w:hAnsi="TH SarabunPSK" w:cs="TH SarabunPSK" w:hint="cs"/>
          <w:cs/>
        </w:rPr>
        <w:t>ของ</w:t>
      </w:r>
      <w:r w:rsidR="001B0889" w:rsidRPr="00B60D70">
        <w:rPr>
          <w:rFonts w:ascii="TH SarabunPSK" w:hAnsi="TH SarabunPSK" w:cs="TH SarabunPSK" w:hint="cs"/>
          <w:cs/>
        </w:rPr>
        <w:t>ผู้มีส่วนได้ส่วนเสีย</w:t>
      </w:r>
      <w:r w:rsidR="003B14D9" w:rsidRPr="00B60D70">
        <w:rPr>
          <w:rFonts w:ascii="TH SarabunPSK" w:hAnsi="TH SarabunPSK" w:cs="TH SarabunPSK" w:hint="cs"/>
          <w:cs/>
        </w:rPr>
        <w:t>มาพิจารณาร่วมกับปรัชญาของหลักสูตร</w:t>
      </w:r>
      <w:r w:rsidR="000102F8" w:rsidRPr="00B60D70">
        <w:rPr>
          <w:rFonts w:ascii="TH SarabunPSK" w:hAnsi="TH SarabunPSK" w:cs="TH SarabunPSK" w:hint="cs"/>
          <w:cs/>
        </w:rPr>
        <w:t xml:space="preserve"> </w:t>
      </w:r>
      <w:r w:rsidR="00ED446A" w:rsidRPr="00B60D70">
        <w:rPr>
          <w:rFonts w:ascii="TH SarabunPSK" w:hAnsi="TH SarabunPSK" w:cs="TH SarabunPSK" w:hint="cs"/>
          <w:cs/>
        </w:rPr>
        <w:t>เพื่อวิเคราะห์ข้อมูล</w:t>
      </w:r>
      <w:r w:rsidR="00B15C62" w:rsidRPr="00B60D70">
        <w:rPr>
          <w:rFonts w:ascii="TH SarabunPSK" w:hAnsi="TH SarabunPSK" w:cs="TH SarabunPSK" w:hint="cs"/>
          <w:cs/>
        </w:rPr>
        <w:t>และนำมา</w:t>
      </w:r>
      <w:r w:rsidR="00451D3D" w:rsidRPr="00B60D70">
        <w:rPr>
          <w:rFonts w:ascii="TH SarabunPSK" w:hAnsi="TH SarabunPSK" w:cs="TH SarabunPSK" w:hint="cs"/>
          <w:cs/>
        </w:rPr>
        <w:t>สู่</w:t>
      </w:r>
      <w:r w:rsidR="009F0E43" w:rsidRPr="00B60D70">
        <w:rPr>
          <w:rFonts w:ascii="TH SarabunPSK" w:hAnsi="TH SarabunPSK" w:cs="TH SarabunPSK" w:hint="cs"/>
          <w:cs/>
        </w:rPr>
        <w:t>ส่วน</w:t>
      </w:r>
      <w:r w:rsidR="00451D3D" w:rsidRPr="00B60D70">
        <w:rPr>
          <w:rFonts w:ascii="TH SarabunPSK" w:hAnsi="TH SarabunPSK" w:cs="TH SarabunPSK" w:hint="cs"/>
          <w:cs/>
        </w:rPr>
        <w:t>กระบวนการ</w:t>
      </w:r>
      <w:r w:rsidR="009F0E43" w:rsidRPr="00B60D70">
        <w:rPr>
          <w:rFonts w:ascii="TH SarabunPSK" w:hAnsi="TH SarabunPSK" w:cs="TH SarabunPSK" w:hint="cs"/>
          <w:cs/>
        </w:rPr>
        <w:t xml:space="preserve"> ได้แก่ การกำหนดวัตถุประสงค์ </w:t>
      </w:r>
      <w:r w:rsidR="00B15C62" w:rsidRPr="00B60D70">
        <w:rPr>
          <w:rFonts w:ascii="TH SarabunPSK" w:hAnsi="TH SarabunPSK" w:cs="TH SarabunPSK" w:hint="cs"/>
          <w:cs/>
        </w:rPr>
        <w:t>ออกแบบหลักสูตร</w:t>
      </w:r>
      <w:r w:rsidR="009F0E43" w:rsidRPr="00B60D70">
        <w:rPr>
          <w:rFonts w:ascii="TH SarabunPSK" w:hAnsi="TH SarabunPSK" w:cs="TH SarabunPSK" w:hint="cs"/>
          <w:cs/>
        </w:rPr>
        <w:t>และการเรียนการสอน</w:t>
      </w:r>
    </w:p>
    <w:p w14:paraId="5F6FA29E" w14:textId="77777777" w:rsidR="00366B79" w:rsidRPr="00B60D70" w:rsidRDefault="00366B79" w:rsidP="00366B79">
      <w:pPr>
        <w:ind w:firstLine="720"/>
        <w:rPr>
          <w:rFonts w:ascii="TH SarabunPSK" w:hAnsi="TH SarabunPSK" w:cs="TH SarabunPSK"/>
        </w:rPr>
      </w:pPr>
      <w:r w:rsidRPr="00B60D70">
        <w:rPr>
          <w:rFonts w:ascii="TH SarabunPSK" w:hAnsi="TH SarabunPSK" w:cs="TH SarabunPSK"/>
          <w:cs/>
        </w:rPr>
        <w:t>2. ส่วนกระบวนการ (</w:t>
      </w:r>
      <w:r w:rsidRPr="00B60D70">
        <w:rPr>
          <w:rFonts w:ascii="TH SarabunPSK" w:hAnsi="TH SarabunPSK" w:cs="TH SarabunPSK"/>
        </w:rPr>
        <w:t>Process)</w:t>
      </w:r>
    </w:p>
    <w:p w14:paraId="06179B4F" w14:textId="393A09CF" w:rsidR="00B01F6E" w:rsidRPr="00B60D70" w:rsidRDefault="00D825AE" w:rsidP="00D825AE">
      <w:pPr>
        <w:ind w:firstLine="720"/>
        <w:rPr>
          <w:rFonts w:ascii="TH SarabunPSK" w:hAnsi="TH SarabunPSK" w:cs="TH SarabunPSK"/>
          <w:cs/>
        </w:rPr>
      </w:pPr>
      <w:r w:rsidRPr="00B60D70">
        <w:rPr>
          <w:rFonts w:ascii="TH SarabunPSK" w:hAnsi="TH SarabunPSK" w:cs="TH SarabunPSK"/>
          <w:cs/>
        </w:rPr>
        <w:t>เป็นการใช้ข้อมูลนำเข้า</w:t>
      </w:r>
      <w:r w:rsidRPr="00B60D70">
        <w:rPr>
          <w:rFonts w:ascii="TH SarabunPSK" w:hAnsi="TH SarabunPSK" w:cs="TH SarabunPSK" w:hint="cs"/>
          <w:cs/>
        </w:rPr>
        <w:t xml:space="preserve"> </w:t>
      </w:r>
      <w:r w:rsidRPr="00B60D70">
        <w:rPr>
          <w:rFonts w:ascii="TH SarabunPSK" w:hAnsi="TH SarabunPSK" w:cs="TH SarabunPSK"/>
          <w:cs/>
        </w:rPr>
        <w:t>(</w:t>
      </w:r>
      <w:r w:rsidRPr="00B60D70">
        <w:rPr>
          <w:rFonts w:ascii="TH SarabunPSK" w:hAnsi="TH SarabunPSK" w:cs="TH SarabunPSK"/>
        </w:rPr>
        <w:t xml:space="preserve">input) </w:t>
      </w:r>
      <w:r w:rsidRPr="00B60D70">
        <w:rPr>
          <w:rFonts w:ascii="TH SarabunPSK" w:hAnsi="TH SarabunPSK" w:cs="TH SarabunPSK"/>
          <w:cs/>
        </w:rPr>
        <w:t>มากำหนด</w:t>
      </w:r>
      <w:r w:rsidR="00B01F6E" w:rsidRPr="00B60D70">
        <w:rPr>
          <w:rFonts w:ascii="TH SarabunPSK" w:hAnsi="TH SarabunPSK" w:cs="TH SarabunPSK" w:hint="cs"/>
          <w:cs/>
        </w:rPr>
        <w:t xml:space="preserve">วัตถุประสงค์ </w:t>
      </w:r>
      <w:r w:rsidR="00F315C2" w:rsidRPr="00B60D70">
        <w:rPr>
          <w:rFonts w:ascii="TH SarabunPSK" w:hAnsi="TH SarabunPSK" w:cs="TH SarabunPSK" w:hint="cs"/>
          <w:cs/>
        </w:rPr>
        <w:t>การออกแบบและพัฒนาหลักสูตร การออกแบบรายวิชา</w:t>
      </w:r>
      <w:r w:rsidR="00DB2FF5" w:rsidRPr="00B60D70">
        <w:rPr>
          <w:rFonts w:ascii="TH SarabunPSK" w:hAnsi="TH SarabunPSK" w:cs="TH SarabunPSK" w:hint="cs"/>
          <w:cs/>
        </w:rPr>
        <w:t xml:space="preserve"> และ</w:t>
      </w:r>
      <w:r w:rsidR="00F315C2" w:rsidRPr="00B60D70">
        <w:rPr>
          <w:rFonts w:ascii="TH SarabunPSK" w:hAnsi="TH SarabunPSK" w:cs="TH SarabunPSK" w:hint="cs"/>
          <w:cs/>
        </w:rPr>
        <w:t>การจัดการเรียนรู้</w:t>
      </w:r>
      <w:r w:rsidR="00870B53" w:rsidRPr="00B60D70">
        <w:rPr>
          <w:rFonts w:ascii="TH SarabunPSK" w:hAnsi="TH SarabunPSK" w:cs="TH SarabunPSK" w:hint="cs"/>
          <w:cs/>
        </w:rPr>
        <w:t xml:space="preserve"> เพื่อให้ได้ผลลัพธ์การเรียนรู้ที่คาดหวัง</w:t>
      </w:r>
      <w:r w:rsidR="0056565B" w:rsidRPr="00B60D70">
        <w:rPr>
          <w:rFonts w:ascii="TH SarabunPSK" w:hAnsi="TH SarabunPSK" w:cs="TH SarabunPSK" w:hint="cs"/>
          <w:cs/>
        </w:rPr>
        <w:t xml:space="preserve"> </w:t>
      </w:r>
      <w:r w:rsidR="00202516" w:rsidRPr="00B60D70">
        <w:rPr>
          <w:rFonts w:ascii="TH SarabunPSK" w:hAnsi="TH SarabunPSK" w:cs="TH SarabunPSK" w:hint="cs"/>
          <w:cs/>
        </w:rPr>
        <w:t>ได้บัณฑิตที่มีคุณลักษณะสอดคล้องกับความต้องการของผู้ใช้บัณฑิต</w:t>
      </w:r>
      <w:r w:rsidR="00D51CE1" w:rsidRPr="00B60D70">
        <w:rPr>
          <w:rFonts w:ascii="TH SarabunPSK" w:hAnsi="TH SarabunPSK" w:cs="TH SarabunPSK" w:hint="cs"/>
          <w:cs/>
        </w:rPr>
        <w:t xml:space="preserve"> </w:t>
      </w:r>
      <w:r w:rsidR="00C27D36" w:rsidRPr="00B60D70">
        <w:rPr>
          <w:rFonts w:ascii="TH SarabunPSK" w:hAnsi="TH SarabunPSK" w:cs="TH SarabunPSK" w:hint="cs"/>
          <w:cs/>
        </w:rPr>
        <w:t>กลไกในส่วนของกระบวนการ (</w:t>
      </w:r>
      <w:r w:rsidR="00C27D36" w:rsidRPr="00B60D70">
        <w:rPr>
          <w:rFonts w:ascii="TH SarabunPSK" w:hAnsi="TH SarabunPSK" w:cs="TH SarabunPSK"/>
        </w:rPr>
        <w:t>Process</w:t>
      </w:r>
      <w:r w:rsidR="00C27D36" w:rsidRPr="00B60D70">
        <w:rPr>
          <w:rFonts w:ascii="TH SarabunPSK" w:hAnsi="TH SarabunPSK" w:cs="TH SarabunPSK" w:hint="cs"/>
          <w:cs/>
        </w:rPr>
        <w:t xml:space="preserve">) </w:t>
      </w:r>
      <w:r w:rsidR="00D51CE1" w:rsidRPr="00B60D70">
        <w:rPr>
          <w:rFonts w:ascii="TH SarabunPSK" w:hAnsi="TH SarabunPSK" w:cs="TH SarabunPSK" w:hint="cs"/>
          <w:cs/>
        </w:rPr>
        <w:t>ดังต่อไปนี้</w:t>
      </w:r>
    </w:p>
    <w:p w14:paraId="3DD53707" w14:textId="63CC34E1" w:rsidR="00E001F7" w:rsidRPr="00B60D70" w:rsidRDefault="00E001F7" w:rsidP="00E57134">
      <w:pPr>
        <w:pStyle w:val="af9"/>
        <w:numPr>
          <w:ilvl w:val="0"/>
          <w:numId w:val="152"/>
        </w:numPr>
        <w:spacing w:after="160" w:line="259" w:lineRule="auto"/>
        <w:rPr>
          <w:rFonts w:ascii="TH SarabunPSK" w:hAnsi="TH SarabunPSK" w:cs="TH SarabunPSK"/>
        </w:rPr>
      </w:pPr>
      <w:r w:rsidRPr="00B60D70">
        <w:rPr>
          <w:rFonts w:ascii="TH SarabunPSK" w:hAnsi="TH SarabunPSK" w:cs="TH SarabunPSK" w:hint="cs"/>
          <w:cs/>
        </w:rPr>
        <w:t>ส่วน</w:t>
      </w:r>
      <w:r w:rsidR="0069222C" w:rsidRPr="00B60D70">
        <w:rPr>
          <w:rFonts w:ascii="TH SarabunPSK" w:hAnsi="TH SarabunPSK" w:cs="TH SarabunPSK" w:hint="cs"/>
          <w:cs/>
        </w:rPr>
        <w:t>กระบวนการกำหนดวัตถุประสงค์</w:t>
      </w:r>
      <w:r w:rsidR="00A74BDD" w:rsidRPr="00B60D70">
        <w:rPr>
          <w:rFonts w:ascii="TH SarabunPSK" w:hAnsi="TH SarabunPSK" w:cs="TH SarabunPSK"/>
        </w:rPr>
        <w:t xml:space="preserve">: </w:t>
      </w:r>
      <w:r w:rsidR="00E43B32" w:rsidRPr="00B60D70">
        <w:rPr>
          <w:rFonts w:ascii="TH SarabunPSK" w:hAnsi="TH SarabunPSK" w:cs="TH SarabunPSK" w:hint="cs"/>
          <w:cs/>
        </w:rPr>
        <w:t>เป็น</w:t>
      </w:r>
      <w:r w:rsidR="00880EB2" w:rsidRPr="00B60D70">
        <w:rPr>
          <w:rFonts w:ascii="TH SarabunPSK" w:hAnsi="TH SarabunPSK" w:cs="TH SarabunPSK"/>
          <w:cs/>
        </w:rPr>
        <w:t>การประมวลข้อมูล</w:t>
      </w:r>
      <w:r w:rsidR="00C61AC4" w:rsidRPr="00B60D70">
        <w:rPr>
          <w:rFonts w:ascii="TH SarabunPSK" w:hAnsi="TH SarabunPSK" w:cs="TH SarabunPSK" w:hint="cs"/>
          <w:cs/>
        </w:rPr>
        <w:t>นำเข้า (</w:t>
      </w:r>
      <w:r w:rsidR="00C61AC4" w:rsidRPr="00B60D70">
        <w:rPr>
          <w:rFonts w:ascii="TH SarabunPSK" w:hAnsi="TH SarabunPSK" w:cs="TH SarabunPSK"/>
        </w:rPr>
        <w:t>Input</w:t>
      </w:r>
      <w:r w:rsidR="00C61AC4" w:rsidRPr="00B60D70">
        <w:rPr>
          <w:rFonts w:ascii="TH SarabunPSK" w:hAnsi="TH SarabunPSK" w:cs="TH SarabunPSK" w:hint="cs"/>
          <w:cs/>
        </w:rPr>
        <w:t>) โดย</w:t>
      </w:r>
      <w:r w:rsidR="00B240A8" w:rsidRPr="00B60D70">
        <w:rPr>
          <w:rFonts w:ascii="TH SarabunPSK" w:hAnsi="TH SarabunPSK" w:cs="TH SarabunPSK" w:hint="cs"/>
          <w:cs/>
        </w:rPr>
        <w:t>นำมาเทียบกับ</w:t>
      </w:r>
      <w:r w:rsidR="00C61AC4" w:rsidRPr="00B60D70">
        <w:rPr>
          <w:rFonts w:ascii="TH SarabunPSK" w:hAnsi="TH SarabunPSK" w:cs="TH SarabunPSK"/>
          <w:cs/>
        </w:rPr>
        <w:t>ปรัชญาของหลักสูตร</w:t>
      </w:r>
      <w:r w:rsidR="00880EB2" w:rsidRPr="00B60D70">
        <w:rPr>
          <w:rFonts w:ascii="TH SarabunPSK" w:hAnsi="TH SarabunPSK" w:cs="TH SarabunPSK"/>
          <w:cs/>
        </w:rPr>
        <w:t>เพื่อกำหนด</w:t>
      </w:r>
      <w:r w:rsidR="00B240A8" w:rsidRPr="00B60D70">
        <w:rPr>
          <w:rFonts w:ascii="TH SarabunPSK" w:hAnsi="TH SarabunPSK" w:cs="TH SarabunPSK" w:hint="cs"/>
          <w:cs/>
        </w:rPr>
        <w:t>เป็น</w:t>
      </w:r>
      <w:r w:rsidR="00880EB2" w:rsidRPr="00B60D70">
        <w:rPr>
          <w:rFonts w:ascii="TH SarabunPSK" w:hAnsi="TH SarabunPSK" w:cs="TH SarabunPSK"/>
          <w:cs/>
        </w:rPr>
        <w:t>วัตถุประสงค์ของหลักสูตร (</w:t>
      </w:r>
      <w:r w:rsidR="00880EB2" w:rsidRPr="00B60D70">
        <w:rPr>
          <w:rFonts w:ascii="TH SarabunPSK" w:hAnsi="TH SarabunPSK" w:cs="TH SarabunPSK"/>
        </w:rPr>
        <w:t>Curriculum Objective)</w:t>
      </w:r>
    </w:p>
    <w:p w14:paraId="7D3883E2" w14:textId="66A5F342" w:rsidR="00880EB2" w:rsidRPr="00B60D70" w:rsidRDefault="009518C8" w:rsidP="00E57134">
      <w:pPr>
        <w:pStyle w:val="af9"/>
        <w:numPr>
          <w:ilvl w:val="0"/>
          <w:numId w:val="152"/>
        </w:numPr>
        <w:spacing w:after="160" w:line="259" w:lineRule="auto"/>
        <w:rPr>
          <w:rFonts w:ascii="TH SarabunPSK" w:hAnsi="TH SarabunPSK" w:cs="TH SarabunPSK"/>
        </w:rPr>
      </w:pPr>
      <w:r w:rsidRPr="00B60D70">
        <w:rPr>
          <w:rFonts w:ascii="TH SarabunPSK" w:hAnsi="TH SarabunPSK" w:cs="TH SarabunPSK"/>
          <w:cs/>
        </w:rPr>
        <w:lastRenderedPageBreak/>
        <w:t>ส่วนกระบวนการออกแบบและพัฒนาหลักสูตร</w:t>
      </w:r>
      <w:r w:rsidR="007508A9" w:rsidRPr="00B60D70">
        <w:rPr>
          <w:rFonts w:ascii="TH SarabunPSK" w:hAnsi="TH SarabunPSK" w:cs="TH SarabunPSK"/>
        </w:rPr>
        <w:t xml:space="preserve">: </w:t>
      </w:r>
      <w:r w:rsidR="00580721" w:rsidRPr="00B60D70">
        <w:rPr>
          <w:rFonts w:ascii="TH SarabunPSK" w:hAnsi="TH SarabunPSK" w:cs="TH SarabunPSK" w:hint="cs"/>
          <w:cs/>
        </w:rPr>
        <w:t>ภายหลังจากได้</w:t>
      </w:r>
      <w:r w:rsidR="0020661C" w:rsidRPr="00B60D70">
        <w:rPr>
          <w:rFonts w:ascii="TH SarabunPSK" w:hAnsi="TH SarabunPSK" w:cs="TH SarabunPSK" w:hint="cs"/>
          <w:cs/>
        </w:rPr>
        <w:t>กำหนดวัตถุประสงค์</w:t>
      </w:r>
      <w:r w:rsidR="00DC421B" w:rsidRPr="00B60D70">
        <w:rPr>
          <w:rFonts w:ascii="TH SarabunPSK" w:hAnsi="TH SarabunPSK" w:cs="TH SarabunPSK" w:hint="cs"/>
          <w:cs/>
        </w:rPr>
        <w:t>ของหลักสูตรแล้ว</w:t>
      </w:r>
      <w:r w:rsidR="00B01430" w:rsidRPr="00B60D70">
        <w:rPr>
          <w:rFonts w:ascii="TH SarabunPSK" w:hAnsi="TH SarabunPSK" w:cs="TH SarabunPSK" w:hint="cs"/>
          <w:cs/>
        </w:rPr>
        <w:t xml:space="preserve"> ในส่วนถัดมาเป็น</w:t>
      </w:r>
      <w:r w:rsidR="006E10D6" w:rsidRPr="00B60D70">
        <w:rPr>
          <w:rFonts w:ascii="TH SarabunPSK" w:hAnsi="TH SarabunPSK" w:cs="TH SarabunPSK" w:hint="cs"/>
          <w:cs/>
        </w:rPr>
        <w:t>การกำหนดผลลัพธ์การเรียนรู้ของหลักสูตร</w:t>
      </w:r>
      <w:r w:rsidR="0020661C" w:rsidRPr="00B60D70">
        <w:rPr>
          <w:rFonts w:ascii="TH SarabunPSK" w:hAnsi="TH SarabunPSK" w:cs="TH SarabunPSK" w:hint="cs"/>
          <w:cs/>
        </w:rPr>
        <w:t xml:space="preserve"> </w:t>
      </w:r>
      <w:r w:rsidR="0043765F" w:rsidRPr="00B60D70">
        <w:rPr>
          <w:rFonts w:ascii="TH SarabunPSK" w:hAnsi="TH SarabunPSK" w:cs="TH SarabunPSK" w:hint="cs"/>
          <w:cs/>
        </w:rPr>
        <w:t>(</w:t>
      </w:r>
      <w:r w:rsidR="005B499F" w:rsidRPr="00B60D70">
        <w:rPr>
          <w:rFonts w:ascii="TH SarabunPSK" w:hAnsi="TH SarabunPSK" w:cs="TH SarabunPSK"/>
        </w:rPr>
        <w:t>PLOs</w:t>
      </w:r>
      <w:r w:rsidR="0043765F" w:rsidRPr="00B60D70">
        <w:rPr>
          <w:rFonts w:ascii="TH SarabunPSK" w:hAnsi="TH SarabunPSK" w:cs="TH SarabunPSK"/>
        </w:rPr>
        <w:t>)</w:t>
      </w:r>
      <w:r w:rsidR="005B499F" w:rsidRPr="00B60D70">
        <w:rPr>
          <w:rFonts w:ascii="TH SarabunPSK" w:hAnsi="TH SarabunPSK" w:cs="TH SarabunPSK"/>
        </w:rPr>
        <w:t xml:space="preserve"> </w:t>
      </w:r>
      <w:r w:rsidR="006F10B0" w:rsidRPr="00B60D70">
        <w:rPr>
          <w:rFonts w:ascii="TH SarabunPSK" w:hAnsi="TH SarabunPSK" w:cs="TH SarabunPSK" w:hint="cs"/>
          <w:cs/>
        </w:rPr>
        <w:t>ที่</w:t>
      </w:r>
      <w:r w:rsidR="005B499F" w:rsidRPr="00B60D70">
        <w:rPr>
          <w:rFonts w:ascii="TH SarabunPSK" w:hAnsi="TH SarabunPSK" w:cs="TH SarabunPSK"/>
          <w:cs/>
        </w:rPr>
        <w:t>แสดงถึงสมรรถนะที่คาดหวังของผู้สำเร็จการศึกษา</w:t>
      </w:r>
      <w:r w:rsidR="006F10B0" w:rsidRPr="00B60D70">
        <w:rPr>
          <w:rFonts w:ascii="TH SarabunPSK" w:hAnsi="TH SarabunPSK" w:cs="TH SarabunPSK" w:hint="cs"/>
          <w:cs/>
        </w:rPr>
        <w:t xml:space="preserve"> </w:t>
      </w:r>
      <w:r w:rsidR="005B499F" w:rsidRPr="00B60D70">
        <w:rPr>
          <w:rFonts w:ascii="TH SarabunPSK" w:hAnsi="TH SarabunPSK" w:cs="TH SarabunPSK"/>
          <w:cs/>
        </w:rPr>
        <w:t xml:space="preserve">ระดับการเรียนรู้ </w:t>
      </w:r>
      <w:r w:rsidR="006F10B0" w:rsidRPr="00B60D70">
        <w:rPr>
          <w:rFonts w:ascii="TH SarabunPSK" w:hAnsi="TH SarabunPSK" w:cs="TH SarabunPSK" w:hint="cs"/>
          <w:cs/>
        </w:rPr>
        <w:t>และ</w:t>
      </w:r>
      <w:r w:rsidR="005B499F" w:rsidRPr="00B60D70">
        <w:rPr>
          <w:rFonts w:ascii="TH SarabunPSK" w:hAnsi="TH SarabunPSK" w:cs="TH SarabunPSK"/>
          <w:cs/>
        </w:rPr>
        <w:t>ความก้าวหน้าในการเรียนรู้</w:t>
      </w:r>
      <w:r w:rsidR="006F10B0" w:rsidRPr="00B60D70">
        <w:rPr>
          <w:rFonts w:ascii="TH SarabunPSK" w:hAnsi="TH SarabunPSK" w:cs="TH SarabunPSK"/>
          <w:cs/>
        </w:rPr>
        <w:t xml:space="preserve"> </w:t>
      </w:r>
      <w:r w:rsidR="006F10B0" w:rsidRPr="00B60D70">
        <w:rPr>
          <w:rFonts w:ascii="TH SarabunPSK" w:hAnsi="TH SarabunPSK" w:cs="TH SarabunPSK" w:hint="cs"/>
          <w:cs/>
        </w:rPr>
        <w:t>นอกจากนั้น</w:t>
      </w:r>
      <w:r w:rsidR="00867D67" w:rsidRPr="00B60D70">
        <w:rPr>
          <w:rFonts w:ascii="TH SarabunPSK" w:hAnsi="TH SarabunPSK" w:cs="TH SarabunPSK" w:hint="cs"/>
          <w:cs/>
        </w:rPr>
        <w:t>ใน</w:t>
      </w:r>
      <w:r w:rsidR="005B499F" w:rsidRPr="00B60D70">
        <w:rPr>
          <w:rFonts w:ascii="TH SarabunPSK" w:hAnsi="TH SarabunPSK" w:cs="TH SarabunPSK"/>
          <w:cs/>
        </w:rPr>
        <w:t>ส่วน</w:t>
      </w:r>
      <w:r w:rsidR="00867D67" w:rsidRPr="00B60D70">
        <w:rPr>
          <w:rFonts w:ascii="TH SarabunPSK" w:hAnsi="TH SarabunPSK" w:cs="TH SarabunPSK" w:hint="cs"/>
          <w:cs/>
        </w:rPr>
        <w:t>ของ</w:t>
      </w:r>
      <w:r w:rsidR="005B499F" w:rsidRPr="00B60D70">
        <w:rPr>
          <w:rFonts w:ascii="TH SarabunPSK" w:hAnsi="TH SarabunPSK" w:cs="TH SarabunPSK"/>
          <w:cs/>
        </w:rPr>
        <w:t>การออกแบบและพัฒนาหลักสูต</w:t>
      </w:r>
      <w:r w:rsidR="006F3626" w:rsidRPr="00B60D70">
        <w:rPr>
          <w:rFonts w:ascii="TH SarabunPSK" w:hAnsi="TH SarabunPSK" w:cs="TH SarabunPSK" w:hint="cs"/>
          <w:cs/>
        </w:rPr>
        <w:t>รยังมีการกำหนด</w:t>
      </w:r>
      <w:r w:rsidR="005B499F" w:rsidRPr="00B60D70">
        <w:rPr>
          <w:rFonts w:ascii="TH SarabunPSK" w:hAnsi="TH SarabunPSK" w:cs="TH SarabunPSK"/>
          <w:cs/>
        </w:rPr>
        <w:t>โครงสร้างของหลักสูตรและแผนการศึกษา</w:t>
      </w:r>
      <w:r w:rsidR="006F3626" w:rsidRPr="00B60D70">
        <w:rPr>
          <w:rFonts w:ascii="TH SarabunPSK" w:hAnsi="TH SarabunPSK" w:cs="TH SarabunPSK" w:hint="cs"/>
          <w:cs/>
        </w:rPr>
        <w:t xml:space="preserve"> </w:t>
      </w:r>
      <w:r w:rsidR="005B499F" w:rsidRPr="00B60D70">
        <w:rPr>
          <w:rFonts w:ascii="TH SarabunPSK" w:hAnsi="TH SarabunPSK" w:cs="TH SarabunPSK"/>
          <w:cs/>
        </w:rPr>
        <w:t xml:space="preserve">การบรรลุ </w:t>
      </w:r>
      <w:r w:rsidR="005B499F" w:rsidRPr="00B60D70">
        <w:rPr>
          <w:rFonts w:ascii="TH SarabunPSK" w:hAnsi="TH SarabunPSK" w:cs="TH SarabunPSK"/>
        </w:rPr>
        <w:t xml:space="preserve">PLOs </w:t>
      </w:r>
      <w:r w:rsidR="005B499F" w:rsidRPr="00B60D70">
        <w:rPr>
          <w:rFonts w:ascii="TH SarabunPSK" w:hAnsi="TH SarabunPSK" w:cs="TH SarabunPSK"/>
          <w:cs/>
        </w:rPr>
        <w:t xml:space="preserve">หลังจบหลักสูตร </w:t>
      </w:r>
      <w:r w:rsidR="005B499F" w:rsidRPr="00B60D70">
        <w:rPr>
          <w:rFonts w:ascii="TH SarabunPSK" w:hAnsi="TH SarabunPSK" w:cs="TH SarabunPSK"/>
        </w:rPr>
        <w:t xml:space="preserve">Stage PLOs </w:t>
      </w:r>
      <w:r w:rsidR="005B499F" w:rsidRPr="00B60D70">
        <w:rPr>
          <w:rFonts w:ascii="TH SarabunPSK" w:hAnsi="TH SarabunPSK" w:cs="TH SarabunPSK"/>
          <w:cs/>
        </w:rPr>
        <w:t xml:space="preserve">ตามเวลา </w:t>
      </w:r>
      <w:r w:rsidR="005B499F" w:rsidRPr="00B60D70">
        <w:rPr>
          <w:rFonts w:ascii="TH SarabunPSK" w:hAnsi="TH SarabunPSK" w:cs="TH SarabunPSK"/>
        </w:rPr>
        <w:t xml:space="preserve">CLOs </w:t>
      </w:r>
      <w:r w:rsidR="005B499F" w:rsidRPr="00B60D70">
        <w:rPr>
          <w:rFonts w:ascii="TH SarabunPSK" w:hAnsi="TH SarabunPSK" w:cs="TH SarabunPSK"/>
          <w:cs/>
        </w:rPr>
        <w:t>หลังจบรายวิชา/โมดูล</w:t>
      </w:r>
      <w:r w:rsidR="0056265B" w:rsidRPr="00B60D70">
        <w:rPr>
          <w:rFonts w:ascii="TH SarabunPSK" w:hAnsi="TH SarabunPSK" w:cs="TH SarabunPSK"/>
          <w:cs/>
        </w:rPr>
        <w:t xml:space="preserve"> </w:t>
      </w:r>
      <w:r w:rsidR="0056265B" w:rsidRPr="00B60D70">
        <w:rPr>
          <w:rFonts w:ascii="TH SarabunPSK" w:hAnsi="TH SarabunPSK" w:cs="TH SarabunPSK" w:hint="cs"/>
          <w:cs/>
        </w:rPr>
        <w:t>การกำหนด</w:t>
      </w:r>
      <w:r w:rsidR="005B499F" w:rsidRPr="00B60D70">
        <w:rPr>
          <w:rFonts w:ascii="TH SarabunPSK" w:hAnsi="TH SarabunPSK" w:cs="TH SarabunPSK"/>
          <w:cs/>
        </w:rPr>
        <w:t>กลยุทธการจัดการเรียนรู้และเครื่องมือในการวัดผลลัพธ์การเรียนรู้</w:t>
      </w:r>
      <w:r w:rsidR="00873B4A" w:rsidRPr="00B60D70">
        <w:rPr>
          <w:rFonts w:ascii="TH SarabunPSK" w:hAnsi="TH SarabunPSK" w:cs="TH SarabunPSK" w:hint="cs"/>
          <w:cs/>
        </w:rPr>
        <w:t xml:space="preserve"> รวมทั้ง</w:t>
      </w:r>
      <w:r w:rsidR="005B499F" w:rsidRPr="00B60D70">
        <w:rPr>
          <w:rFonts w:ascii="TH SarabunPSK" w:hAnsi="TH SarabunPSK" w:cs="TH SarabunPSK"/>
          <w:cs/>
        </w:rPr>
        <w:t xml:space="preserve">แนวทางและแผนการประเมิน </w:t>
      </w:r>
      <w:r w:rsidR="005B499F" w:rsidRPr="00B60D70">
        <w:rPr>
          <w:rFonts w:ascii="TH SarabunPSK" w:hAnsi="TH SarabunPSK" w:cs="TH SarabunPSK"/>
        </w:rPr>
        <w:t xml:space="preserve">PLOs </w:t>
      </w:r>
      <w:r w:rsidR="005B499F" w:rsidRPr="00B60D70">
        <w:rPr>
          <w:rFonts w:ascii="TH SarabunPSK" w:hAnsi="TH SarabunPSK" w:cs="TH SarabunPSK"/>
          <w:cs/>
        </w:rPr>
        <w:t>และการพัฒนาผู้เรียน</w:t>
      </w:r>
      <w:r w:rsidR="00CF394E" w:rsidRPr="00B60D70">
        <w:rPr>
          <w:rFonts w:ascii="TH SarabunPSK" w:hAnsi="TH SarabunPSK" w:cs="TH SarabunPSK"/>
        </w:rPr>
        <w:t xml:space="preserve"> </w:t>
      </w:r>
      <w:r w:rsidR="00CF394E" w:rsidRPr="00B60D70">
        <w:rPr>
          <w:rFonts w:ascii="TH SarabunPSK" w:hAnsi="TH SarabunPSK" w:cs="TH SarabunPSK" w:hint="cs"/>
          <w:cs/>
        </w:rPr>
        <w:t xml:space="preserve">โดยแสดงความสัมพันธ์ของผลลัพธ์การเรียนรู้ในระดับหลักสูตรและระดับรายวิชาผ่าน </w:t>
      </w:r>
      <w:r w:rsidR="005B499F" w:rsidRPr="00B60D70">
        <w:rPr>
          <w:rFonts w:ascii="TH SarabunPSK" w:hAnsi="TH SarabunPSK" w:cs="TH SarabunPSK"/>
          <w:cs/>
        </w:rPr>
        <w:t>แผนที่ความรับผิดชอบ (</w:t>
      </w:r>
      <w:r w:rsidR="005B499F" w:rsidRPr="00B60D70">
        <w:rPr>
          <w:rFonts w:ascii="TH SarabunPSK" w:hAnsi="TH SarabunPSK" w:cs="TH SarabunPSK"/>
        </w:rPr>
        <w:t>Curriculum Mapping)</w:t>
      </w:r>
    </w:p>
    <w:p w14:paraId="3E5D5990" w14:textId="63E4B55B" w:rsidR="00212CD6" w:rsidRPr="00B60D70" w:rsidRDefault="007B27A5" w:rsidP="00E57134">
      <w:pPr>
        <w:pStyle w:val="af9"/>
        <w:numPr>
          <w:ilvl w:val="0"/>
          <w:numId w:val="152"/>
        </w:numPr>
        <w:spacing w:after="160" w:line="259" w:lineRule="auto"/>
        <w:rPr>
          <w:rFonts w:ascii="TH SarabunPSK" w:hAnsi="TH SarabunPSK" w:cs="TH SarabunPSK"/>
        </w:rPr>
      </w:pPr>
      <w:r w:rsidRPr="00B60D70">
        <w:rPr>
          <w:rFonts w:ascii="TH SarabunPSK" w:hAnsi="TH SarabunPSK" w:cs="TH SarabunPSK"/>
          <w:cs/>
        </w:rPr>
        <w:t>ส่วนกระบวนการออกแบบรายวิชา</w:t>
      </w:r>
      <w:r w:rsidR="007326B2" w:rsidRPr="00B60D70">
        <w:rPr>
          <w:rFonts w:ascii="TH SarabunPSK" w:hAnsi="TH SarabunPSK" w:cs="TH SarabunPSK"/>
          <w:cs/>
        </w:rPr>
        <w:t xml:space="preserve">: </w:t>
      </w:r>
      <w:r w:rsidR="00D259B4" w:rsidRPr="00B60D70">
        <w:rPr>
          <w:rFonts w:ascii="TH SarabunPSK" w:hAnsi="TH SarabunPSK" w:cs="TH SarabunPSK" w:hint="cs"/>
          <w:cs/>
        </w:rPr>
        <w:t>หลักสูตร</w:t>
      </w:r>
      <w:r w:rsidR="00640B9E" w:rsidRPr="00B60D70">
        <w:rPr>
          <w:rFonts w:ascii="TH SarabunPSK" w:hAnsi="TH SarabunPSK" w:cs="TH SarabunPSK" w:hint="cs"/>
          <w:cs/>
        </w:rPr>
        <w:t>ได้นำกรอบ</w:t>
      </w:r>
      <w:r w:rsidR="00640B9E" w:rsidRPr="00B60D70">
        <w:rPr>
          <w:rFonts w:ascii="TH SarabunPSK" w:hAnsi="TH SarabunPSK" w:cs="TH SarabunPSK"/>
          <w:cs/>
        </w:rPr>
        <w:t>แนวคิดของการจัดการศึกษาแบบเน้นผลลัพธ์การเรียนรู้ (</w:t>
      </w:r>
      <w:r w:rsidR="00640B9E" w:rsidRPr="00B60D70">
        <w:rPr>
          <w:rFonts w:ascii="TH SarabunPSK" w:hAnsi="TH SarabunPSK" w:cs="TH SarabunPSK"/>
        </w:rPr>
        <w:t xml:space="preserve">OBE) </w:t>
      </w:r>
      <w:r w:rsidR="00640B9E" w:rsidRPr="00B60D70">
        <w:rPr>
          <w:rFonts w:ascii="TH SarabunPSK" w:hAnsi="TH SarabunPSK" w:cs="TH SarabunPSK" w:hint="cs"/>
          <w:cs/>
        </w:rPr>
        <w:t xml:space="preserve">มากำหนด </w:t>
      </w:r>
      <w:r w:rsidR="004F5F16" w:rsidRPr="00B60D70">
        <w:rPr>
          <w:rFonts w:ascii="TH SarabunPSK" w:hAnsi="TH SarabunPSK" w:cs="TH SarabunPSK"/>
          <w:cs/>
        </w:rPr>
        <w:t>ผลลัพธ์การเรียนรู้ ที่คาดหวังของรายวิชา/โมดูล</w:t>
      </w:r>
      <w:r w:rsidR="00805090" w:rsidRPr="00B60D70">
        <w:rPr>
          <w:rFonts w:ascii="TH SarabunPSK" w:hAnsi="TH SarabunPSK" w:cs="TH SarabunPSK"/>
          <w:cs/>
        </w:rPr>
        <w:t>(</w:t>
      </w:r>
      <w:r w:rsidR="00805090" w:rsidRPr="00B60D70">
        <w:rPr>
          <w:rFonts w:ascii="TH SarabunPSK" w:hAnsi="TH SarabunPSK" w:cs="TH SarabunPSK"/>
        </w:rPr>
        <w:t>COLs)</w:t>
      </w:r>
      <w:r w:rsidR="00573CAD" w:rsidRPr="00B60D70">
        <w:rPr>
          <w:rFonts w:ascii="TH SarabunPSK" w:hAnsi="TH SarabunPSK" w:cs="TH SarabunPSK"/>
          <w:cs/>
        </w:rPr>
        <w:t xml:space="preserve"> </w:t>
      </w:r>
      <w:r w:rsidR="00573CAD" w:rsidRPr="00B60D70">
        <w:rPr>
          <w:rFonts w:ascii="TH SarabunPSK" w:hAnsi="TH SarabunPSK" w:cs="TH SarabunPSK" w:hint="cs"/>
          <w:cs/>
        </w:rPr>
        <w:t>กำหนด</w:t>
      </w:r>
      <w:r w:rsidR="004F5F16" w:rsidRPr="00B60D70">
        <w:rPr>
          <w:rFonts w:ascii="TH SarabunPSK" w:hAnsi="TH SarabunPSK" w:cs="TH SarabunPSK"/>
          <w:cs/>
        </w:rPr>
        <w:t xml:space="preserve">ระดับความคาดหวังของ </w:t>
      </w:r>
      <w:r w:rsidR="004F5F16" w:rsidRPr="00B60D70">
        <w:rPr>
          <w:rFonts w:ascii="TH SarabunPSK" w:hAnsi="TH SarabunPSK" w:cs="TH SarabunPSK"/>
        </w:rPr>
        <w:t>CLO</w:t>
      </w:r>
      <w:r w:rsidR="00573CAD" w:rsidRPr="00B60D70">
        <w:rPr>
          <w:rFonts w:ascii="TH SarabunPSK" w:hAnsi="TH SarabunPSK" w:cs="TH SarabunPSK"/>
        </w:rPr>
        <w:t>s</w:t>
      </w:r>
      <w:r w:rsidR="004F5F16" w:rsidRPr="00B60D70">
        <w:rPr>
          <w:rFonts w:ascii="TH SarabunPSK" w:hAnsi="TH SarabunPSK" w:cs="TH SarabunPSK"/>
        </w:rPr>
        <w:t xml:space="preserve"> </w:t>
      </w:r>
      <w:r w:rsidR="00573CAD" w:rsidRPr="00B60D70">
        <w:rPr>
          <w:rFonts w:ascii="TH SarabunPSK" w:hAnsi="TH SarabunPSK" w:cs="TH SarabunPSK" w:hint="cs"/>
          <w:cs/>
        </w:rPr>
        <w:t>ที่มี</w:t>
      </w:r>
      <w:r w:rsidR="005A04FE" w:rsidRPr="00B60D70">
        <w:rPr>
          <w:rFonts w:ascii="TH SarabunPSK" w:hAnsi="TH SarabunPSK" w:cs="TH SarabunPSK" w:hint="cs"/>
          <w:cs/>
        </w:rPr>
        <w:t>ความ</w:t>
      </w:r>
      <w:r w:rsidR="004F5F16" w:rsidRPr="00B60D70">
        <w:rPr>
          <w:rFonts w:ascii="TH SarabunPSK" w:hAnsi="TH SarabunPSK" w:cs="TH SarabunPSK"/>
          <w:cs/>
        </w:rPr>
        <w:t xml:space="preserve">สัมพันธ์กับ </w:t>
      </w:r>
      <w:r w:rsidR="004F5F16" w:rsidRPr="00B60D70">
        <w:rPr>
          <w:rFonts w:ascii="TH SarabunPSK" w:hAnsi="TH SarabunPSK" w:cs="TH SarabunPSK"/>
        </w:rPr>
        <w:t>PLO</w:t>
      </w:r>
      <w:r w:rsidR="005A04FE" w:rsidRPr="00B60D70">
        <w:rPr>
          <w:rFonts w:ascii="TH SarabunPSK" w:hAnsi="TH SarabunPSK" w:cs="TH SarabunPSK"/>
        </w:rPr>
        <w:t xml:space="preserve">s </w:t>
      </w:r>
      <w:r w:rsidR="005A04FE" w:rsidRPr="00B60D70">
        <w:rPr>
          <w:rFonts w:ascii="TH SarabunPSK" w:hAnsi="TH SarabunPSK" w:cs="TH SarabunPSK" w:hint="cs"/>
          <w:cs/>
        </w:rPr>
        <w:t>กำหนด</w:t>
      </w:r>
      <w:r w:rsidR="004F5F16" w:rsidRPr="00B60D70">
        <w:rPr>
          <w:rFonts w:ascii="TH SarabunPSK" w:hAnsi="TH SarabunPSK" w:cs="TH SarabunPSK"/>
          <w:cs/>
        </w:rPr>
        <w:t xml:space="preserve">แนวทางการประเมิน </w:t>
      </w:r>
      <w:r w:rsidR="004F5F16" w:rsidRPr="00B60D70">
        <w:rPr>
          <w:rFonts w:ascii="TH SarabunPSK" w:hAnsi="TH SarabunPSK" w:cs="TH SarabunPSK"/>
        </w:rPr>
        <w:t>CLOs</w:t>
      </w:r>
      <w:r w:rsidR="005A04FE" w:rsidRPr="00B60D70">
        <w:rPr>
          <w:rFonts w:ascii="TH SarabunPSK" w:hAnsi="TH SarabunPSK" w:cs="TH SarabunPSK"/>
        </w:rPr>
        <w:t xml:space="preserve"> </w:t>
      </w:r>
      <w:r w:rsidR="005A04FE" w:rsidRPr="00B60D70">
        <w:rPr>
          <w:rFonts w:ascii="TH SarabunPSK" w:hAnsi="TH SarabunPSK" w:cs="TH SarabunPSK" w:hint="cs"/>
          <w:cs/>
        </w:rPr>
        <w:t>และ</w:t>
      </w:r>
      <w:r w:rsidR="004F5F16" w:rsidRPr="00B60D70">
        <w:rPr>
          <w:rFonts w:ascii="TH SarabunPSK" w:hAnsi="TH SarabunPSK" w:cs="TH SarabunPSK"/>
          <w:cs/>
        </w:rPr>
        <w:t>กลยุทธการจัดการเรียนการสอน/กิจกรรมการเรียนรู้</w:t>
      </w:r>
      <w:r w:rsidR="005A04FE" w:rsidRPr="00B60D70">
        <w:rPr>
          <w:rFonts w:ascii="TH SarabunPSK" w:hAnsi="TH SarabunPSK" w:cs="TH SarabunPSK" w:hint="cs"/>
          <w:cs/>
        </w:rPr>
        <w:t xml:space="preserve"> ที่สอดคล้องกับ</w:t>
      </w:r>
      <w:r w:rsidR="00841779" w:rsidRPr="00B60D70">
        <w:rPr>
          <w:rFonts w:ascii="TH SarabunPSK" w:hAnsi="TH SarabunPSK" w:cs="TH SarabunPSK" w:hint="cs"/>
          <w:cs/>
        </w:rPr>
        <w:t>ผลลัพธ์การเรียนรู้และการประเมิน โดยแสดงไว้ใน</w:t>
      </w:r>
      <w:r w:rsidR="004F5F16" w:rsidRPr="00B60D70">
        <w:rPr>
          <w:rFonts w:ascii="TH SarabunPSK" w:hAnsi="TH SarabunPSK" w:cs="TH SarabunPSK"/>
          <w:cs/>
        </w:rPr>
        <w:t>แผนการจัดการเรียนรู้</w:t>
      </w:r>
      <w:r w:rsidR="00787F51" w:rsidRPr="00B60D70">
        <w:rPr>
          <w:rFonts w:ascii="TH SarabunPSK" w:hAnsi="TH SarabunPSK" w:cs="TH SarabunPSK" w:hint="cs"/>
          <w:cs/>
        </w:rPr>
        <w:t>ของรายวิชา/โมดูล</w:t>
      </w:r>
    </w:p>
    <w:p w14:paraId="2EAE63BE" w14:textId="6A262D36" w:rsidR="00C56390" w:rsidRPr="00B60D70" w:rsidRDefault="00C56390" w:rsidP="00E57134">
      <w:pPr>
        <w:pStyle w:val="af9"/>
        <w:numPr>
          <w:ilvl w:val="0"/>
          <w:numId w:val="152"/>
        </w:numPr>
        <w:spacing w:after="160" w:line="259" w:lineRule="auto"/>
        <w:rPr>
          <w:rFonts w:ascii="TH SarabunPSK" w:hAnsi="TH SarabunPSK" w:cs="TH SarabunPSK"/>
        </w:rPr>
      </w:pPr>
      <w:r w:rsidRPr="00B60D70">
        <w:rPr>
          <w:rFonts w:ascii="TH SarabunPSK" w:hAnsi="TH SarabunPSK" w:cs="TH SarabunPSK"/>
          <w:cs/>
        </w:rPr>
        <w:t>ส่วนกระบวนการจัดการเรียนรู้</w:t>
      </w:r>
      <w:r w:rsidR="007326B2" w:rsidRPr="00B60D70">
        <w:rPr>
          <w:rFonts w:ascii="TH SarabunPSK" w:hAnsi="TH SarabunPSK" w:cs="TH SarabunPSK"/>
        </w:rPr>
        <w:t xml:space="preserve">: </w:t>
      </w:r>
      <w:r w:rsidR="001F477B" w:rsidRPr="00B60D70">
        <w:rPr>
          <w:rFonts w:ascii="TH SarabunPSK" w:hAnsi="TH SarabunPSK" w:cs="TH SarabunPSK" w:hint="cs"/>
          <w:cs/>
        </w:rPr>
        <w:t>หลักสูตรได้</w:t>
      </w:r>
      <w:r w:rsidR="00B70CFE" w:rsidRPr="00B60D70">
        <w:rPr>
          <w:rFonts w:ascii="TH SarabunPSK" w:hAnsi="TH SarabunPSK" w:cs="TH SarabunPSK" w:hint="cs"/>
          <w:cs/>
        </w:rPr>
        <w:t>กำหนดวิธีการจัดการเรียนรู้</w:t>
      </w:r>
      <w:r w:rsidR="00200483" w:rsidRPr="00B60D70">
        <w:rPr>
          <w:rFonts w:ascii="TH SarabunPSK" w:hAnsi="TH SarabunPSK" w:cs="TH SarabunPSK" w:hint="cs"/>
          <w:cs/>
        </w:rPr>
        <w:t xml:space="preserve"> โดยคำนึงถึง</w:t>
      </w:r>
      <w:r w:rsidR="002D729D" w:rsidRPr="00B60D70">
        <w:rPr>
          <w:rFonts w:ascii="TH SarabunPSK" w:hAnsi="TH SarabunPSK" w:cs="TH SarabunPSK" w:hint="cs"/>
          <w:cs/>
        </w:rPr>
        <w:t xml:space="preserve">ผลลัพธ์การเรียนรู้ </w:t>
      </w:r>
      <w:r w:rsidR="007231F6" w:rsidRPr="00B60D70">
        <w:rPr>
          <w:rFonts w:ascii="TH SarabunPSK" w:hAnsi="TH SarabunPSK" w:cs="TH SarabunPSK" w:hint="cs"/>
          <w:cs/>
        </w:rPr>
        <w:t>และ</w:t>
      </w:r>
      <w:r w:rsidR="00C7694C" w:rsidRPr="00B60D70">
        <w:rPr>
          <w:rFonts w:ascii="TH SarabunPSK" w:hAnsi="TH SarabunPSK" w:cs="TH SarabunPSK" w:hint="cs"/>
          <w:cs/>
        </w:rPr>
        <w:t>การประเมินผล</w:t>
      </w:r>
      <w:r w:rsidR="007231F6" w:rsidRPr="00B60D70">
        <w:rPr>
          <w:rFonts w:ascii="TH SarabunPSK" w:hAnsi="TH SarabunPSK" w:cs="TH SarabunPSK" w:hint="cs"/>
          <w:cs/>
        </w:rPr>
        <w:t>ที่</w:t>
      </w:r>
      <w:r w:rsidR="00282471" w:rsidRPr="00B60D70">
        <w:rPr>
          <w:rFonts w:ascii="TH SarabunPSK" w:hAnsi="TH SarabunPSK" w:cs="TH SarabunPSK" w:hint="cs"/>
          <w:cs/>
        </w:rPr>
        <w:t xml:space="preserve">สอดคล้องสัมพันธ์กัน </w:t>
      </w:r>
      <w:r w:rsidR="00910D8F" w:rsidRPr="00B60D70">
        <w:rPr>
          <w:rFonts w:ascii="TH SarabunPSK" w:hAnsi="TH SarabunPSK" w:cs="TH SarabunPSK" w:hint="cs"/>
          <w:cs/>
        </w:rPr>
        <w:t>หลักสูตร</w:t>
      </w:r>
      <w:r w:rsidR="009847A1" w:rsidRPr="00B60D70">
        <w:rPr>
          <w:rFonts w:ascii="TH SarabunPSK" w:hAnsi="TH SarabunPSK" w:cs="TH SarabunPSK" w:hint="cs"/>
          <w:cs/>
        </w:rPr>
        <w:t>ยังคำนึงถึง</w:t>
      </w:r>
      <w:r w:rsidR="00DC41C6" w:rsidRPr="00B60D70">
        <w:rPr>
          <w:rFonts w:ascii="TH SarabunPSK" w:hAnsi="TH SarabunPSK" w:cs="TH SarabunPSK" w:hint="cs"/>
          <w:cs/>
        </w:rPr>
        <w:t>ทรัพยากรที่จำเป็นต่อการจัดการเรียนรู้ทั้งบุคลากร</w:t>
      </w:r>
      <w:r w:rsidR="00677206" w:rsidRPr="00B60D70">
        <w:rPr>
          <w:rFonts w:ascii="TH SarabunPSK" w:hAnsi="TH SarabunPSK" w:cs="TH SarabunPSK" w:hint="cs"/>
          <w:cs/>
        </w:rPr>
        <w:t xml:space="preserve"> ห้องปฏิบัติการ</w:t>
      </w:r>
      <w:r w:rsidR="00DC41C6" w:rsidRPr="00B60D70">
        <w:rPr>
          <w:rFonts w:ascii="TH SarabunPSK" w:hAnsi="TH SarabunPSK" w:cs="TH SarabunPSK" w:hint="cs"/>
          <w:cs/>
        </w:rPr>
        <w:t>และสิ่งอำนวยความสะดวก</w:t>
      </w:r>
      <w:r w:rsidR="00677206" w:rsidRPr="00B60D70">
        <w:rPr>
          <w:rFonts w:ascii="TH SarabunPSK" w:hAnsi="TH SarabunPSK" w:cs="TH SarabunPSK"/>
        </w:rPr>
        <w:t xml:space="preserve"> </w:t>
      </w:r>
      <w:r w:rsidR="00677206" w:rsidRPr="00B60D70">
        <w:rPr>
          <w:rFonts w:ascii="TH SarabunPSK" w:hAnsi="TH SarabunPSK" w:cs="TH SarabunPSK" w:hint="cs"/>
          <w:cs/>
        </w:rPr>
        <w:t>นอกจากนั้นหลักสูตรยังกำหนดให้มี</w:t>
      </w:r>
      <w:r w:rsidR="00716860" w:rsidRPr="00B60D70">
        <w:rPr>
          <w:rFonts w:ascii="TH SarabunPSK" w:hAnsi="TH SarabunPSK" w:cs="TH SarabunPSK" w:hint="cs"/>
          <w:cs/>
        </w:rPr>
        <w:t>กิจกรรมเสริมหลักสูตร/คู่ขนานหลักสูตร</w:t>
      </w:r>
      <w:r w:rsidR="007B7E5F" w:rsidRPr="00B60D70">
        <w:rPr>
          <w:rFonts w:ascii="TH SarabunPSK" w:hAnsi="TH SarabunPSK" w:cs="TH SarabunPSK" w:hint="cs"/>
          <w:cs/>
        </w:rPr>
        <w:t>เพื่อพัฒนาผู้เรียนได้</w:t>
      </w:r>
      <w:r w:rsidR="00A82D54" w:rsidRPr="00B60D70">
        <w:rPr>
          <w:rFonts w:ascii="TH SarabunPSK" w:hAnsi="TH SarabunPSK" w:cs="TH SarabunPSK" w:hint="cs"/>
          <w:cs/>
        </w:rPr>
        <w:t>เกิดคุณลักษณะตาม</w:t>
      </w:r>
      <w:r w:rsidR="00D503A1" w:rsidRPr="00B60D70">
        <w:rPr>
          <w:rFonts w:ascii="TH SarabunPSK" w:hAnsi="TH SarabunPSK" w:cs="TH SarabunPSK" w:hint="cs"/>
          <w:cs/>
        </w:rPr>
        <w:t>ผลลัพธ์การเรียนรู้ที่คาดหวัง</w:t>
      </w:r>
    </w:p>
    <w:p w14:paraId="78AE965D" w14:textId="77777777" w:rsidR="00C56390" w:rsidRPr="00B60D70" w:rsidRDefault="00C56390" w:rsidP="00366B79">
      <w:pPr>
        <w:ind w:firstLine="720"/>
        <w:rPr>
          <w:rFonts w:ascii="TH SarabunPSK" w:hAnsi="TH SarabunPSK" w:cs="TH SarabunPSK"/>
        </w:rPr>
      </w:pPr>
    </w:p>
    <w:p w14:paraId="14C1DC06" w14:textId="440115D0" w:rsidR="00366B79" w:rsidRPr="00B60D70" w:rsidRDefault="00366B79" w:rsidP="00366B79">
      <w:pPr>
        <w:ind w:firstLine="720"/>
        <w:rPr>
          <w:rFonts w:ascii="TH SarabunPSK" w:hAnsi="TH SarabunPSK" w:cs="TH SarabunPSK"/>
        </w:rPr>
      </w:pPr>
      <w:r w:rsidRPr="00B60D70">
        <w:rPr>
          <w:rFonts w:ascii="TH SarabunPSK" w:hAnsi="TH SarabunPSK" w:cs="TH SarabunPSK"/>
          <w:cs/>
        </w:rPr>
        <w:t>3. ส่วนผลผลิต/ผลลัพธ์ (</w:t>
      </w:r>
      <w:r w:rsidRPr="00B60D70">
        <w:rPr>
          <w:rFonts w:ascii="TH SarabunPSK" w:hAnsi="TH SarabunPSK" w:cs="TH SarabunPSK"/>
        </w:rPr>
        <w:t>Output/Outcome)</w:t>
      </w:r>
    </w:p>
    <w:p w14:paraId="1C6F2B99" w14:textId="30EC5D68" w:rsidR="00BB22D0" w:rsidRPr="00B60D70" w:rsidRDefault="00A02B31" w:rsidP="00BB22D0">
      <w:pPr>
        <w:ind w:firstLine="720"/>
        <w:rPr>
          <w:rFonts w:ascii="TH SarabunPSK" w:hAnsi="TH SarabunPSK" w:cs="TH SarabunPSK"/>
          <w:cs/>
        </w:rPr>
      </w:pPr>
      <w:r w:rsidRPr="00B60D70">
        <w:rPr>
          <w:rFonts w:ascii="TH SarabunPSK" w:hAnsi="TH SarabunPSK" w:cs="TH SarabunPSK" w:hint="cs"/>
          <w:cs/>
        </w:rPr>
        <w:t>ในส่วนน</w:t>
      </w:r>
      <w:r w:rsidR="003E0AB3" w:rsidRPr="00B60D70">
        <w:rPr>
          <w:rFonts w:ascii="TH SarabunPSK" w:hAnsi="TH SarabunPSK" w:cs="TH SarabunPSK" w:hint="cs"/>
          <w:cs/>
        </w:rPr>
        <w:t>ี้จะเป็นการกล่าวถึง</w:t>
      </w:r>
      <w:r w:rsidR="003D763C" w:rsidRPr="00B60D70">
        <w:rPr>
          <w:rFonts w:ascii="TH SarabunPSK" w:hAnsi="TH SarabunPSK" w:cs="TH SarabunPSK" w:hint="cs"/>
          <w:cs/>
        </w:rPr>
        <w:t xml:space="preserve">การตรวจสอบ/ประเมิน </w:t>
      </w:r>
      <w:r w:rsidR="00366B79" w:rsidRPr="00B60D70">
        <w:rPr>
          <w:rFonts w:ascii="TH SarabunPSK" w:hAnsi="TH SarabunPSK" w:cs="TH SarabunPSK"/>
          <w:cs/>
        </w:rPr>
        <w:t>ผลลัพธ์การเรียนรู้ระดับ</w:t>
      </w:r>
      <w:r w:rsidR="003D763C" w:rsidRPr="00B60D70">
        <w:rPr>
          <w:rFonts w:ascii="TH SarabunPSK" w:hAnsi="TH SarabunPSK" w:cs="TH SarabunPSK" w:hint="cs"/>
          <w:cs/>
        </w:rPr>
        <w:t>รายวิชา</w:t>
      </w:r>
      <w:r w:rsidR="0004163E" w:rsidRPr="00B60D70">
        <w:rPr>
          <w:rFonts w:ascii="TH SarabunPSK" w:hAnsi="TH SarabunPSK" w:cs="TH SarabunPSK" w:hint="cs"/>
          <w:cs/>
        </w:rPr>
        <w:t xml:space="preserve"> (</w:t>
      </w:r>
      <w:r w:rsidR="0004163E" w:rsidRPr="00B60D70">
        <w:rPr>
          <w:rFonts w:ascii="TH SarabunPSK" w:hAnsi="TH SarabunPSK" w:cs="TH SarabunPSK"/>
        </w:rPr>
        <w:t>CLOs</w:t>
      </w:r>
      <w:r w:rsidR="0004163E" w:rsidRPr="00B60D70">
        <w:rPr>
          <w:rFonts w:ascii="TH SarabunPSK" w:hAnsi="TH SarabunPSK" w:cs="TH SarabunPSK" w:hint="cs"/>
          <w:cs/>
        </w:rPr>
        <w:t>)</w:t>
      </w:r>
      <w:r w:rsidR="003D763C" w:rsidRPr="00B60D70">
        <w:rPr>
          <w:rFonts w:ascii="TH SarabunPSK" w:hAnsi="TH SarabunPSK" w:cs="TH SarabunPSK" w:hint="cs"/>
          <w:cs/>
        </w:rPr>
        <w:t xml:space="preserve"> </w:t>
      </w:r>
      <w:r w:rsidR="00B56B01" w:rsidRPr="00B60D70">
        <w:rPr>
          <w:rFonts w:ascii="TH SarabunPSK" w:hAnsi="TH SarabunPSK" w:cs="TH SarabunPSK" w:hint="cs"/>
          <w:cs/>
        </w:rPr>
        <w:t>การวัด</w:t>
      </w:r>
      <w:r w:rsidR="0004163E" w:rsidRPr="00B60D70">
        <w:rPr>
          <w:rFonts w:ascii="TH SarabunPSK" w:hAnsi="TH SarabunPSK" w:cs="TH SarabunPSK" w:hint="cs"/>
          <w:cs/>
        </w:rPr>
        <w:t>ความก้าวหน้าของผลลัพธ์การเรียนรู้ในแต่ละปี (</w:t>
      </w:r>
      <w:r w:rsidR="0004163E" w:rsidRPr="00B60D70">
        <w:rPr>
          <w:rFonts w:ascii="TH SarabunPSK" w:hAnsi="TH SarabunPSK" w:cs="TH SarabunPSK"/>
        </w:rPr>
        <w:t>SLOs</w:t>
      </w:r>
      <w:r w:rsidR="0004163E" w:rsidRPr="00B60D70">
        <w:rPr>
          <w:rFonts w:ascii="TH SarabunPSK" w:hAnsi="TH SarabunPSK" w:cs="TH SarabunPSK" w:hint="cs"/>
          <w:cs/>
        </w:rPr>
        <w:t>) และผลลัพธ์การเรียนรู้ในระดับ</w:t>
      </w:r>
      <w:r w:rsidR="00366B79" w:rsidRPr="00B60D70">
        <w:rPr>
          <w:rFonts w:ascii="TH SarabunPSK" w:hAnsi="TH SarabunPSK" w:cs="TH SarabunPSK"/>
          <w:cs/>
        </w:rPr>
        <w:t>หลักสูตร (</w:t>
      </w:r>
      <w:r w:rsidR="00366B79" w:rsidRPr="00B60D70">
        <w:rPr>
          <w:rFonts w:ascii="TH SarabunPSK" w:hAnsi="TH SarabunPSK" w:cs="TH SarabunPSK"/>
        </w:rPr>
        <w:t xml:space="preserve">PLOs) </w:t>
      </w:r>
      <w:r w:rsidR="001D6BCF" w:rsidRPr="00B60D70">
        <w:rPr>
          <w:rFonts w:ascii="TH SarabunPSK" w:hAnsi="TH SarabunPSK" w:cs="TH SarabunPSK" w:hint="cs"/>
          <w:cs/>
        </w:rPr>
        <w:t>เพื่อ ติดตามและ</w:t>
      </w:r>
      <w:r w:rsidR="009B012C" w:rsidRPr="00B60D70">
        <w:rPr>
          <w:rFonts w:ascii="TH SarabunPSK" w:hAnsi="TH SarabunPSK" w:cs="TH SarabunPSK" w:hint="cs"/>
          <w:cs/>
        </w:rPr>
        <w:t xml:space="preserve">รายงานผลลัพธ์การเรียนรู้ของผู้เรียนให้ได้ตามความคาดหวังของหลักสูตร </w:t>
      </w:r>
      <w:r w:rsidR="00921794" w:rsidRPr="00B60D70">
        <w:rPr>
          <w:rFonts w:ascii="TH SarabunPSK" w:hAnsi="TH SarabunPSK" w:cs="TH SarabunPSK" w:hint="cs"/>
          <w:cs/>
        </w:rPr>
        <w:t>รวมถึงการประเมินความพร้อมและทรัพยากร</w:t>
      </w:r>
      <w:proofErr w:type="spellStart"/>
      <w:r w:rsidR="00921794" w:rsidRPr="00B60D70">
        <w:rPr>
          <w:rFonts w:ascii="TH SarabunPSK" w:hAnsi="TH SarabunPSK" w:cs="TH SarabunPSK" w:hint="cs"/>
          <w:cs/>
        </w:rPr>
        <w:t>ต่างๆ</w:t>
      </w:r>
      <w:proofErr w:type="spellEnd"/>
      <w:r w:rsidR="00921794" w:rsidRPr="00B60D70">
        <w:rPr>
          <w:rFonts w:ascii="TH SarabunPSK" w:hAnsi="TH SarabunPSK" w:cs="TH SarabunPSK" w:hint="cs"/>
          <w:cs/>
        </w:rPr>
        <w:t xml:space="preserve"> ของหลักสูตรทั้งในส่วนของบุคลากร ห้</w:t>
      </w:r>
      <w:r w:rsidR="007711CD" w:rsidRPr="00B60D70">
        <w:rPr>
          <w:rFonts w:ascii="TH SarabunPSK" w:hAnsi="TH SarabunPSK" w:cs="TH SarabunPSK" w:hint="cs"/>
          <w:cs/>
        </w:rPr>
        <w:t xml:space="preserve">องเรียน ห้องปฏิบัติการ </w:t>
      </w:r>
      <w:r w:rsidR="00E264FF" w:rsidRPr="00B60D70">
        <w:rPr>
          <w:rFonts w:ascii="TH SarabunPSK" w:hAnsi="TH SarabunPSK" w:cs="TH SarabunPSK" w:hint="cs"/>
          <w:cs/>
        </w:rPr>
        <w:t>ตามเกณฑ์การประกันคุณภาพของหลักสูตร</w:t>
      </w:r>
      <w:r w:rsidR="00E264FF" w:rsidRPr="00B60D70">
        <w:rPr>
          <w:rFonts w:ascii="TH SarabunPSK" w:hAnsi="TH SarabunPSK" w:cs="TH SarabunPSK"/>
        </w:rPr>
        <w:t xml:space="preserve"> </w:t>
      </w:r>
      <w:r w:rsidR="00B72C1C" w:rsidRPr="00B60D70">
        <w:rPr>
          <w:rFonts w:ascii="TH SarabunPSK" w:hAnsi="TH SarabunPSK" w:cs="TH SarabunPSK"/>
        </w:rPr>
        <w:t>(</w:t>
      </w:r>
      <w:r w:rsidR="00E264FF" w:rsidRPr="00B60D70">
        <w:rPr>
          <w:rFonts w:ascii="TH SarabunPSK" w:hAnsi="TH SarabunPSK" w:cs="TH SarabunPSK"/>
        </w:rPr>
        <w:t>AUN-QA</w:t>
      </w:r>
      <w:r w:rsidR="00B72C1C" w:rsidRPr="00B60D70">
        <w:rPr>
          <w:rFonts w:ascii="TH SarabunPSK" w:hAnsi="TH SarabunPSK" w:cs="TH SarabunPSK"/>
        </w:rPr>
        <w:t>)</w:t>
      </w:r>
      <w:r w:rsidR="00E264FF" w:rsidRPr="00B60D70">
        <w:rPr>
          <w:rFonts w:ascii="TH SarabunPSK" w:hAnsi="TH SarabunPSK" w:cs="TH SarabunPSK"/>
        </w:rPr>
        <w:t xml:space="preserve"> </w:t>
      </w:r>
      <w:r w:rsidR="003117C6" w:rsidRPr="00B60D70">
        <w:rPr>
          <w:rFonts w:ascii="TH SarabunPSK" w:hAnsi="TH SarabunPSK" w:cs="TH SarabunPSK" w:hint="cs"/>
          <w:cs/>
        </w:rPr>
        <w:t>และรายงานการติดตาม</w:t>
      </w:r>
      <w:r w:rsidR="00BB22D0" w:rsidRPr="00B60D70">
        <w:rPr>
          <w:rFonts w:ascii="TH SarabunPSK" w:hAnsi="TH SarabunPSK" w:cs="TH SarabunPSK" w:hint="cs"/>
          <w:cs/>
        </w:rPr>
        <w:t>ผลการดำเนินการจัดการศึกษาและการประเมินตนเองของ</w:t>
      </w:r>
      <w:r w:rsidR="003117C6" w:rsidRPr="00B60D70">
        <w:rPr>
          <w:rFonts w:ascii="TH SarabunPSK" w:hAnsi="TH SarabunPSK" w:cs="TH SarabunPSK" w:hint="cs"/>
          <w:cs/>
        </w:rPr>
        <w:t>หลักสูตร (</w:t>
      </w:r>
      <w:r w:rsidR="003117C6" w:rsidRPr="00B60D70">
        <w:rPr>
          <w:rFonts w:ascii="TH SarabunPSK" w:hAnsi="TH SarabunPSK" w:cs="TH SarabunPSK"/>
        </w:rPr>
        <w:t>Curriculum Monitoring Report, CMR</w:t>
      </w:r>
      <w:r w:rsidR="003117C6" w:rsidRPr="00B60D70">
        <w:rPr>
          <w:rFonts w:ascii="TH SarabunPSK" w:hAnsi="TH SarabunPSK" w:cs="TH SarabunPSK" w:hint="cs"/>
          <w:cs/>
        </w:rPr>
        <w:t xml:space="preserve">) </w:t>
      </w:r>
      <w:r w:rsidR="00BB22D0" w:rsidRPr="00B60D70">
        <w:rPr>
          <w:rFonts w:ascii="TH SarabunPSK" w:hAnsi="TH SarabunPSK" w:cs="TH SarabunPSK" w:hint="cs"/>
          <w:cs/>
        </w:rPr>
        <w:t>ทั้งนี้เพื่อให้ได้บัณฑิตที่มีคุณลักษณะสอดคล้องกับ</w:t>
      </w:r>
      <w:r w:rsidR="00896990" w:rsidRPr="00B60D70">
        <w:rPr>
          <w:rFonts w:ascii="TH SarabunPSK" w:hAnsi="TH SarabunPSK" w:cs="TH SarabunPSK" w:hint="cs"/>
          <w:cs/>
        </w:rPr>
        <w:t>ความคาดหวัง</w:t>
      </w:r>
      <w:r w:rsidR="00CD76E7" w:rsidRPr="00B60D70">
        <w:rPr>
          <w:rFonts w:ascii="TH SarabunPSK" w:hAnsi="TH SarabunPSK" w:cs="TH SarabunPSK" w:hint="cs"/>
          <w:cs/>
        </w:rPr>
        <w:t>ของหลักสูตร</w:t>
      </w:r>
      <w:r w:rsidR="00D37AA9" w:rsidRPr="00B60D70">
        <w:rPr>
          <w:rFonts w:ascii="TH SarabunPSK" w:hAnsi="TH SarabunPSK" w:cs="TH SarabunPSK" w:hint="cs"/>
          <w:cs/>
        </w:rPr>
        <w:t xml:space="preserve"> เป็นบัณฑิตที่มี</w:t>
      </w:r>
      <w:r w:rsidR="00CD76E7" w:rsidRPr="00B60D70">
        <w:rPr>
          <w:rFonts w:ascii="TH SarabunPSK" w:hAnsi="TH SarabunPSK" w:cs="TH SarabunPSK" w:hint="cs"/>
          <w:cs/>
        </w:rPr>
        <w:t>ความสามารถ</w:t>
      </w:r>
      <w:r w:rsidR="00D37AA9" w:rsidRPr="00B60D70">
        <w:rPr>
          <w:rFonts w:ascii="TH SarabunPSK" w:hAnsi="TH SarabunPSK" w:cs="TH SarabunPSK" w:hint="cs"/>
          <w:cs/>
        </w:rPr>
        <w:t>เข้าสู่ตลาดแรงงาน</w:t>
      </w:r>
    </w:p>
    <w:p w14:paraId="58A5ACE1" w14:textId="77777777" w:rsidR="00CD76E7" w:rsidRPr="00B60D70" w:rsidRDefault="00CD76E7" w:rsidP="00BB22D0">
      <w:pPr>
        <w:ind w:firstLine="720"/>
        <w:rPr>
          <w:rFonts w:ascii="TH SarabunPSK" w:hAnsi="TH SarabunPSK" w:cs="TH SarabunPSK"/>
          <w:cs/>
        </w:rPr>
      </w:pPr>
    </w:p>
    <w:p w14:paraId="236D4A66" w14:textId="77777777" w:rsidR="00366B79" w:rsidRPr="00B60D70" w:rsidRDefault="00366B79" w:rsidP="00366B79">
      <w:pPr>
        <w:ind w:firstLine="720"/>
        <w:rPr>
          <w:rFonts w:ascii="TH SarabunPSK" w:hAnsi="TH SarabunPSK" w:cs="TH SarabunPSK"/>
        </w:rPr>
      </w:pPr>
      <w:r w:rsidRPr="00B60D70">
        <w:rPr>
          <w:rFonts w:ascii="TH SarabunPSK" w:hAnsi="TH SarabunPSK" w:cs="TH SarabunPSK"/>
          <w:cs/>
        </w:rPr>
        <w:t>4. ระบบการป้อนกลับ (</w:t>
      </w:r>
      <w:r w:rsidRPr="00B60D70">
        <w:rPr>
          <w:rFonts w:ascii="TH SarabunPSK" w:hAnsi="TH SarabunPSK" w:cs="TH SarabunPSK"/>
        </w:rPr>
        <w:t>Feedback System)</w:t>
      </w:r>
    </w:p>
    <w:p w14:paraId="32CBE892" w14:textId="01773F5B" w:rsidR="00366B79" w:rsidRPr="00B60D70" w:rsidRDefault="00366B79" w:rsidP="00366B79">
      <w:pPr>
        <w:ind w:firstLine="720"/>
        <w:rPr>
          <w:rFonts w:ascii="TH SarabunPSK" w:hAnsi="TH SarabunPSK" w:cs="TH SarabunPSK"/>
        </w:rPr>
      </w:pPr>
      <w:r w:rsidRPr="00B60D70">
        <w:rPr>
          <w:rFonts w:ascii="TH SarabunPSK" w:hAnsi="TH SarabunPSK" w:cs="TH SarabunPSK"/>
          <w:cs/>
        </w:rPr>
        <w:lastRenderedPageBreak/>
        <w:t>ระบบการป้อนกลับถูกออกแบบให้สามารถตรวจสอบและ</w:t>
      </w:r>
      <w:r w:rsidR="008C7D1C" w:rsidRPr="00B60D70">
        <w:rPr>
          <w:rFonts w:ascii="TH SarabunPSK" w:hAnsi="TH SarabunPSK" w:cs="TH SarabunPSK" w:hint="cs"/>
          <w:cs/>
        </w:rPr>
        <w:t>ให้ข้อมูลย้อนกลับ</w:t>
      </w:r>
      <w:r w:rsidR="00250915" w:rsidRPr="00B60D70">
        <w:rPr>
          <w:rFonts w:ascii="TH SarabunPSK" w:hAnsi="TH SarabunPSK" w:cs="TH SarabunPSK" w:hint="cs"/>
          <w:cs/>
        </w:rPr>
        <w:t>เพื่อติดตาม</w:t>
      </w:r>
      <w:r w:rsidR="00AF5EB0" w:rsidRPr="00B60D70">
        <w:rPr>
          <w:rFonts w:ascii="TH SarabunPSK" w:hAnsi="TH SarabunPSK" w:cs="TH SarabunPSK" w:hint="cs"/>
          <w:cs/>
        </w:rPr>
        <w:t>ผลลัพธ์การเรียนรู้ของผู้เรีย</w:t>
      </w:r>
      <w:r w:rsidR="000935D1" w:rsidRPr="00B60D70">
        <w:rPr>
          <w:rFonts w:ascii="TH SarabunPSK" w:hAnsi="TH SarabunPSK" w:cs="TH SarabunPSK" w:hint="cs"/>
          <w:cs/>
        </w:rPr>
        <w:t>น</w:t>
      </w:r>
      <w:r w:rsidR="00AF5EB0" w:rsidRPr="00B60D70">
        <w:rPr>
          <w:rFonts w:ascii="TH SarabunPSK" w:hAnsi="TH SarabunPSK" w:cs="TH SarabunPSK" w:hint="cs"/>
          <w:cs/>
        </w:rPr>
        <w:t xml:space="preserve">ทั้งในระดับรายวิชา/โมดูล </w:t>
      </w:r>
      <w:r w:rsidR="005735D9" w:rsidRPr="00B60D70">
        <w:rPr>
          <w:rFonts w:ascii="TH SarabunPSK" w:hAnsi="TH SarabunPSK" w:cs="TH SarabunPSK" w:hint="cs"/>
          <w:cs/>
        </w:rPr>
        <w:t>ระดับรายปี และระดับหลักสูตร ทั้งนี้เพื่อเป็นการ</w:t>
      </w:r>
      <w:r w:rsidRPr="00B60D70">
        <w:rPr>
          <w:rFonts w:ascii="TH SarabunPSK" w:hAnsi="TH SarabunPSK" w:cs="TH SarabunPSK"/>
          <w:cs/>
        </w:rPr>
        <w:t>พัฒนาหลักสูตร</w:t>
      </w:r>
      <w:r w:rsidR="00EB0953" w:rsidRPr="00B60D70">
        <w:rPr>
          <w:rFonts w:ascii="TH SarabunPSK" w:hAnsi="TH SarabunPSK" w:cs="TH SarabunPSK" w:hint="cs"/>
          <w:cs/>
        </w:rPr>
        <w:t>และกระบวนการเรียนการสอนให้</w:t>
      </w:r>
      <w:r w:rsidR="00E7168B" w:rsidRPr="00B60D70">
        <w:rPr>
          <w:rFonts w:ascii="TH SarabunPSK" w:hAnsi="TH SarabunPSK" w:cs="TH SarabunPSK" w:hint="cs"/>
          <w:cs/>
        </w:rPr>
        <w:t>เกิดประสิทธิภาพ สามารถพัฒนาผู้เรียนให้เกิด</w:t>
      </w:r>
      <w:r w:rsidR="00AC164F" w:rsidRPr="00B60D70">
        <w:rPr>
          <w:rFonts w:ascii="TH SarabunPSK" w:hAnsi="TH SarabunPSK" w:cs="TH SarabunPSK" w:hint="cs"/>
          <w:cs/>
        </w:rPr>
        <w:t>คุณลักษณะตามที่หลักสูตรคาดหวัง ทั้งนี้</w:t>
      </w:r>
      <w:r w:rsidR="000935D1" w:rsidRPr="00B60D70">
        <w:rPr>
          <w:rFonts w:ascii="TH SarabunPSK" w:hAnsi="TH SarabunPSK" w:cs="TH SarabunPSK" w:hint="cs"/>
          <w:cs/>
        </w:rPr>
        <w:t>ระบบป้อนกลับประกอบด้วย</w:t>
      </w:r>
      <w:r w:rsidRPr="00B60D70">
        <w:rPr>
          <w:rFonts w:ascii="TH SarabunPSK" w:hAnsi="TH SarabunPSK" w:cs="TH SarabunPSK"/>
          <w:cs/>
        </w:rPr>
        <w:t xml:space="preserve"> 4 วงรอบหลัก ได้แก่</w:t>
      </w:r>
    </w:p>
    <w:p w14:paraId="619E59F5" w14:textId="17F580E1" w:rsidR="0025402B" w:rsidRPr="00B60D70" w:rsidRDefault="00366B79" w:rsidP="00E57134">
      <w:pPr>
        <w:pStyle w:val="af9"/>
        <w:numPr>
          <w:ilvl w:val="0"/>
          <w:numId w:val="154"/>
        </w:numPr>
        <w:spacing w:after="160" w:line="259" w:lineRule="auto"/>
        <w:rPr>
          <w:rFonts w:ascii="TH SarabunPSK" w:hAnsi="TH SarabunPSK" w:cs="TH SarabunPSK"/>
        </w:rPr>
      </w:pPr>
      <w:r w:rsidRPr="00B60D70">
        <w:rPr>
          <w:rFonts w:ascii="TH SarabunPSK" w:hAnsi="TH SarabunPSK" w:cs="TH SarabunPSK"/>
          <w:i/>
          <w:iCs/>
          <w:cs/>
        </w:rPr>
        <w:t>วงรอบสนับสนุน:</w:t>
      </w:r>
      <w:r w:rsidRPr="00B60D70">
        <w:rPr>
          <w:rFonts w:ascii="TH SarabunPSK" w:hAnsi="TH SarabunPSK" w:cs="TH SarabunPSK"/>
          <w:cs/>
        </w:rPr>
        <w:t xml:space="preserve"> ใช้ข้อมูล</w:t>
      </w:r>
      <w:r w:rsidR="0025402B" w:rsidRPr="00B60D70">
        <w:rPr>
          <w:rFonts w:ascii="TH SarabunPSK" w:hAnsi="TH SarabunPSK" w:cs="TH SarabunPSK"/>
          <w:cs/>
        </w:rPr>
        <w:t>ผลการประเมิน</w:t>
      </w:r>
      <w:r w:rsidR="00B704DF" w:rsidRPr="00B60D70">
        <w:rPr>
          <w:rFonts w:ascii="TH SarabunPSK" w:hAnsi="TH SarabunPSK" w:cs="TH SarabunPSK"/>
          <w:cs/>
        </w:rPr>
        <w:t>การบรรลุผลลัพธ์การเรียนรู้ของผู้เรียน</w:t>
      </w:r>
      <w:r w:rsidR="00B704DF" w:rsidRPr="00B60D70">
        <w:rPr>
          <w:rFonts w:ascii="TH SarabunPSK" w:hAnsi="TH SarabunPSK" w:cs="TH SarabunPSK" w:hint="cs"/>
          <w:cs/>
        </w:rPr>
        <w:t>ในระดับรายวิชา</w:t>
      </w:r>
      <w:r w:rsidR="0025402B" w:rsidRPr="00B60D70">
        <w:rPr>
          <w:rFonts w:ascii="TH SarabunPSK" w:hAnsi="TH SarabunPSK" w:cs="TH SarabunPSK"/>
          <w:cs/>
        </w:rPr>
        <w:t xml:space="preserve"> </w:t>
      </w:r>
      <w:r w:rsidR="00B704DF" w:rsidRPr="00B60D70">
        <w:rPr>
          <w:rFonts w:ascii="TH SarabunPSK" w:hAnsi="TH SarabunPSK" w:cs="TH SarabunPSK" w:hint="cs"/>
          <w:cs/>
        </w:rPr>
        <w:t>(</w:t>
      </w:r>
      <w:r w:rsidR="0025402B" w:rsidRPr="00B60D70">
        <w:rPr>
          <w:rFonts w:ascii="TH SarabunPSK" w:hAnsi="TH SarabunPSK" w:cs="TH SarabunPSK"/>
        </w:rPr>
        <w:t>CLOs</w:t>
      </w:r>
      <w:r w:rsidR="00B704DF" w:rsidRPr="00B60D70">
        <w:rPr>
          <w:rFonts w:ascii="TH SarabunPSK" w:hAnsi="TH SarabunPSK" w:cs="TH SarabunPSK"/>
        </w:rPr>
        <w:t>)</w:t>
      </w:r>
      <w:r w:rsidR="0025402B" w:rsidRPr="00B60D70">
        <w:rPr>
          <w:rFonts w:ascii="TH SarabunPSK" w:hAnsi="TH SarabunPSK" w:cs="TH SarabunPSK"/>
        </w:rPr>
        <w:t xml:space="preserve"> </w:t>
      </w:r>
      <w:r w:rsidR="0025402B" w:rsidRPr="00B60D70">
        <w:rPr>
          <w:rFonts w:ascii="TH SarabunPSK" w:hAnsi="TH SarabunPSK" w:cs="TH SarabunPSK"/>
          <w:cs/>
        </w:rPr>
        <w:t>เพื่อป้อนผลกลับไปสู่รายวิชา/โมดูล เพื่อปรับปรุง</w:t>
      </w:r>
      <w:r w:rsidR="007E69B3" w:rsidRPr="00B60D70">
        <w:rPr>
          <w:rFonts w:ascii="TH SarabunPSK" w:hAnsi="TH SarabunPSK" w:cs="TH SarabunPSK" w:hint="cs"/>
          <w:cs/>
        </w:rPr>
        <w:t>กระบวน</w:t>
      </w:r>
      <w:r w:rsidR="0025402B" w:rsidRPr="00B60D70">
        <w:rPr>
          <w:rFonts w:ascii="TH SarabunPSK" w:hAnsi="TH SarabunPSK" w:cs="TH SarabunPSK"/>
          <w:cs/>
        </w:rPr>
        <w:t>การจัดการเรียนรู้</w:t>
      </w:r>
      <w:r w:rsidR="00B04F79" w:rsidRPr="00B60D70">
        <w:rPr>
          <w:rFonts w:ascii="TH SarabunPSK" w:hAnsi="TH SarabunPSK" w:cs="TH SarabunPSK" w:hint="cs"/>
          <w:cs/>
        </w:rPr>
        <w:t>ของรายวิชา/โมดูล</w:t>
      </w:r>
    </w:p>
    <w:p w14:paraId="23841B02" w14:textId="13D46C87" w:rsidR="00366B79" w:rsidRPr="00B60D70" w:rsidRDefault="00366B79" w:rsidP="00FF7D50">
      <w:pPr>
        <w:pStyle w:val="af9"/>
        <w:numPr>
          <w:ilvl w:val="0"/>
          <w:numId w:val="154"/>
        </w:numPr>
        <w:spacing w:after="160" w:line="259" w:lineRule="auto"/>
        <w:rPr>
          <w:rFonts w:ascii="TH SarabunPSK" w:hAnsi="TH SarabunPSK" w:cs="TH SarabunPSK"/>
        </w:rPr>
      </w:pPr>
      <w:r w:rsidRPr="00B60D70">
        <w:rPr>
          <w:rFonts w:ascii="TH SarabunPSK" w:hAnsi="TH SarabunPSK" w:cs="TH SarabunPSK"/>
          <w:i/>
          <w:iCs/>
          <w:cs/>
        </w:rPr>
        <w:t>วงรอบทวนสอบ</w:t>
      </w:r>
      <w:r w:rsidRPr="00B60D70">
        <w:rPr>
          <w:rFonts w:ascii="TH SarabunPSK" w:hAnsi="TH SarabunPSK" w:cs="TH SarabunPSK"/>
          <w:i/>
          <w:iCs/>
        </w:rPr>
        <w:t>:</w:t>
      </w:r>
      <w:r w:rsidRPr="00B60D70">
        <w:rPr>
          <w:rFonts w:ascii="TH SarabunPSK" w:hAnsi="TH SarabunPSK" w:cs="TH SarabunPSK"/>
        </w:rPr>
        <w:t xml:space="preserve"> </w:t>
      </w:r>
      <w:r w:rsidRPr="00B60D70">
        <w:rPr>
          <w:rFonts w:ascii="TH SarabunPSK" w:hAnsi="TH SarabunPSK" w:cs="TH SarabunPSK"/>
          <w:cs/>
        </w:rPr>
        <w:t xml:space="preserve">อาจารย์ผู้สอนและคณะกรรมการบริหารหลักสูตรร่วมกันพิจารณาผลสัมฤทธิ์ของนักศึกษา </w:t>
      </w:r>
      <w:r w:rsidR="00AA34D5" w:rsidRPr="00B60D70">
        <w:rPr>
          <w:rFonts w:ascii="TH SarabunPSK" w:hAnsi="TH SarabunPSK" w:cs="TH SarabunPSK" w:hint="cs"/>
          <w:cs/>
        </w:rPr>
        <w:t>โดยนำ</w:t>
      </w:r>
      <w:r w:rsidR="008B43DF" w:rsidRPr="00B60D70">
        <w:rPr>
          <w:rFonts w:ascii="TH SarabunPSK" w:hAnsi="TH SarabunPSK" w:cs="TH SarabunPSK"/>
          <w:cs/>
        </w:rPr>
        <w:t>ผลการวิเคราะห์การบรรลุผลลัพธ์การเรียนรู้</w:t>
      </w:r>
      <w:r w:rsidR="008B43DF" w:rsidRPr="00B60D70">
        <w:rPr>
          <w:rFonts w:ascii="TH SarabunPSK" w:hAnsi="TH SarabunPSK" w:cs="TH SarabunPSK" w:hint="cs"/>
          <w:cs/>
        </w:rPr>
        <w:t>ของรายวิชา (</w:t>
      </w:r>
      <w:r w:rsidR="008B43DF" w:rsidRPr="00B60D70">
        <w:rPr>
          <w:rFonts w:ascii="TH SarabunPSK" w:hAnsi="TH SarabunPSK" w:cs="TH SarabunPSK"/>
        </w:rPr>
        <w:t>CLOs</w:t>
      </w:r>
      <w:r w:rsidR="008B43DF" w:rsidRPr="00B60D70">
        <w:rPr>
          <w:rFonts w:ascii="TH SarabunPSK" w:hAnsi="TH SarabunPSK" w:cs="TH SarabunPSK" w:hint="cs"/>
          <w:cs/>
        </w:rPr>
        <w:t>) มาทำการวิเคราะห์ผลการเรียนรู้ในระดับรายปี (</w:t>
      </w:r>
      <w:r w:rsidR="008B43DF" w:rsidRPr="00B60D70">
        <w:rPr>
          <w:rFonts w:ascii="TH SarabunPSK" w:hAnsi="TH SarabunPSK" w:cs="TH SarabunPSK"/>
        </w:rPr>
        <w:t>SLOs</w:t>
      </w:r>
      <w:r w:rsidR="008B43DF" w:rsidRPr="00B60D70">
        <w:rPr>
          <w:rFonts w:ascii="TH SarabunPSK" w:hAnsi="TH SarabunPSK" w:cs="TH SarabunPSK" w:hint="cs"/>
          <w:cs/>
        </w:rPr>
        <w:t>) และระดับหลักสูตร (</w:t>
      </w:r>
      <w:r w:rsidR="008B43DF" w:rsidRPr="00B60D70">
        <w:rPr>
          <w:rFonts w:ascii="TH SarabunPSK" w:hAnsi="TH SarabunPSK" w:cs="TH SarabunPSK"/>
        </w:rPr>
        <w:t>PLOs</w:t>
      </w:r>
      <w:r w:rsidR="008B43DF" w:rsidRPr="00B60D70">
        <w:rPr>
          <w:rFonts w:ascii="TH SarabunPSK" w:hAnsi="TH SarabunPSK" w:cs="TH SarabunPSK" w:hint="cs"/>
          <w:cs/>
        </w:rPr>
        <w:t>)</w:t>
      </w:r>
      <w:r w:rsidR="008B43DF" w:rsidRPr="00B60D70">
        <w:rPr>
          <w:rFonts w:ascii="TH SarabunPSK" w:hAnsi="TH SarabunPSK" w:cs="TH SarabunPSK"/>
        </w:rPr>
        <w:t xml:space="preserve"> </w:t>
      </w:r>
      <w:r w:rsidRPr="00B60D70">
        <w:rPr>
          <w:rFonts w:ascii="TH SarabunPSK" w:hAnsi="TH SarabunPSK" w:cs="TH SarabunPSK"/>
          <w:cs/>
        </w:rPr>
        <w:t xml:space="preserve"> </w:t>
      </w:r>
      <w:r w:rsidR="008B43DF" w:rsidRPr="00B60D70">
        <w:rPr>
          <w:rFonts w:ascii="TH SarabunPSK" w:hAnsi="TH SarabunPSK" w:cs="TH SarabunPSK" w:hint="cs"/>
          <w:cs/>
        </w:rPr>
        <w:t>ทั้งนี้</w:t>
      </w:r>
      <w:r w:rsidR="008B43DF" w:rsidRPr="00B60D70">
        <w:rPr>
          <w:rFonts w:ascii="TH SarabunPSK" w:hAnsi="TH SarabunPSK" w:cs="TH SarabunPSK"/>
          <w:cs/>
        </w:rPr>
        <w:t>เพื่อป้อนผลกลับไปสู่</w:t>
      </w:r>
      <w:r w:rsidR="008B43DF" w:rsidRPr="00B60D70">
        <w:rPr>
          <w:rFonts w:ascii="TH SarabunPSK" w:hAnsi="TH SarabunPSK" w:cs="TH SarabunPSK" w:hint="cs"/>
          <w:cs/>
        </w:rPr>
        <w:t>การ</w:t>
      </w:r>
      <w:r w:rsidRPr="00B60D70">
        <w:rPr>
          <w:rFonts w:ascii="TH SarabunPSK" w:hAnsi="TH SarabunPSK" w:cs="TH SarabunPSK"/>
          <w:cs/>
        </w:rPr>
        <w:t>ปรับปรุง</w:t>
      </w:r>
      <w:r w:rsidR="006B1377" w:rsidRPr="00B60D70">
        <w:rPr>
          <w:rFonts w:ascii="TH SarabunPSK" w:hAnsi="TH SarabunPSK" w:cs="TH SarabunPSK" w:hint="cs"/>
          <w:cs/>
        </w:rPr>
        <w:t>รายวิชา</w:t>
      </w:r>
      <w:r w:rsidR="00DD5720" w:rsidRPr="00B60D70">
        <w:rPr>
          <w:rFonts w:ascii="TH SarabunPSK" w:hAnsi="TH SarabunPSK" w:cs="TH SarabunPSK" w:hint="cs"/>
          <w:cs/>
        </w:rPr>
        <w:t>/โมดูล</w:t>
      </w:r>
      <w:r w:rsidRPr="00B60D70">
        <w:rPr>
          <w:rFonts w:ascii="TH SarabunPSK" w:hAnsi="TH SarabunPSK" w:cs="TH SarabunPSK"/>
          <w:cs/>
        </w:rPr>
        <w:t>ให้มีประสิทธิภาพมากขึ้น</w:t>
      </w:r>
    </w:p>
    <w:p w14:paraId="1E0CCF6E" w14:textId="015BEB27" w:rsidR="00366B79" w:rsidRPr="00B60D70" w:rsidRDefault="00366B79" w:rsidP="00FF7D50">
      <w:pPr>
        <w:pStyle w:val="af9"/>
        <w:numPr>
          <w:ilvl w:val="0"/>
          <w:numId w:val="154"/>
        </w:numPr>
        <w:spacing w:after="160" w:line="259" w:lineRule="auto"/>
        <w:rPr>
          <w:rFonts w:ascii="TH SarabunPSK" w:hAnsi="TH SarabunPSK" w:cs="TH SarabunPSK"/>
        </w:rPr>
      </w:pPr>
      <w:r w:rsidRPr="00B60D70">
        <w:rPr>
          <w:rFonts w:ascii="TH SarabunPSK" w:hAnsi="TH SarabunPSK" w:cs="TH SarabunPSK"/>
          <w:i/>
          <w:iCs/>
          <w:cs/>
        </w:rPr>
        <w:t>วงรอบปรับปรุง</w:t>
      </w:r>
      <w:r w:rsidRPr="00B60D70">
        <w:rPr>
          <w:rFonts w:ascii="TH SarabunPSK" w:hAnsi="TH SarabunPSK" w:cs="TH SarabunPSK"/>
          <w:i/>
          <w:iCs/>
        </w:rPr>
        <w:t>:</w:t>
      </w:r>
      <w:r w:rsidRPr="00B60D70">
        <w:rPr>
          <w:rFonts w:ascii="TH SarabunPSK" w:hAnsi="TH SarabunPSK" w:cs="TH SarabunPSK"/>
        </w:rPr>
        <w:t xml:space="preserve"> </w:t>
      </w:r>
      <w:r w:rsidRPr="00B60D70">
        <w:rPr>
          <w:rFonts w:ascii="TH SarabunPSK" w:hAnsi="TH SarabunPSK" w:cs="TH SarabunPSK"/>
          <w:cs/>
        </w:rPr>
        <w:t>ใช้</w:t>
      </w:r>
      <w:r w:rsidR="00C952DF" w:rsidRPr="00B60D70">
        <w:rPr>
          <w:rFonts w:ascii="TH SarabunPSK" w:hAnsi="TH SarabunPSK" w:cs="TH SarabunPSK"/>
          <w:cs/>
        </w:rPr>
        <w:t>ผลการวิเคราะห์การบรรลุผลลัพธ์การเรียนรู้</w:t>
      </w:r>
      <w:r w:rsidR="00C952DF" w:rsidRPr="00B60D70">
        <w:rPr>
          <w:rFonts w:ascii="TH SarabunPSK" w:hAnsi="TH SarabunPSK" w:cs="TH SarabunPSK" w:hint="cs"/>
          <w:cs/>
        </w:rPr>
        <w:t>ของผู้เรียนทั้งในระดับรายวิชา (</w:t>
      </w:r>
      <w:r w:rsidR="00C952DF" w:rsidRPr="00B60D70">
        <w:rPr>
          <w:rFonts w:ascii="TH SarabunPSK" w:hAnsi="TH SarabunPSK" w:cs="TH SarabunPSK"/>
        </w:rPr>
        <w:t>CLOs</w:t>
      </w:r>
      <w:r w:rsidR="00C952DF" w:rsidRPr="00B60D70">
        <w:rPr>
          <w:rFonts w:ascii="TH SarabunPSK" w:hAnsi="TH SarabunPSK" w:cs="TH SarabunPSK" w:hint="cs"/>
          <w:cs/>
        </w:rPr>
        <w:t>)</w:t>
      </w:r>
      <w:r w:rsidR="00C952DF" w:rsidRPr="00B60D70">
        <w:rPr>
          <w:rFonts w:ascii="TH SarabunPSK" w:hAnsi="TH SarabunPSK" w:cs="TH SarabunPSK"/>
          <w:cs/>
        </w:rPr>
        <w:t xml:space="preserve"> </w:t>
      </w:r>
      <w:r w:rsidR="00C952DF" w:rsidRPr="00B60D70">
        <w:rPr>
          <w:rFonts w:ascii="TH SarabunPSK" w:hAnsi="TH SarabunPSK" w:cs="TH SarabunPSK" w:hint="cs"/>
          <w:cs/>
        </w:rPr>
        <w:t>ระดับรายปี (</w:t>
      </w:r>
      <w:r w:rsidR="00C952DF" w:rsidRPr="00B60D70">
        <w:rPr>
          <w:rFonts w:ascii="TH SarabunPSK" w:hAnsi="TH SarabunPSK" w:cs="TH SarabunPSK"/>
        </w:rPr>
        <w:t>SLOs</w:t>
      </w:r>
      <w:r w:rsidR="00C952DF" w:rsidRPr="00B60D70">
        <w:rPr>
          <w:rFonts w:ascii="TH SarabunPSK" w:hAnsi="TH SarabunPSK" w:cs="TH SarabunPSK" w:hint="cs"/>
          <w:cs/>
        </w:rPr>
        <w:t>) และระดับหลักสูตร (</w:t>
      </w:r>
      <w:r w:rsidR="00C952DF" w:rsidRPr="00B60D70">
        <w:rPr>
          <w:rFonts w:ascii="TH SarabunPSK" w:hAnsi="TH SarabunPSK" w:cs="TH SarabunPSK"/>
        </w:rPr>
        <w:t xml:space="preserve">PLOs) </w:t>
      </w:r>
      <w:r w:rsidR="005A2094" w:rsidRPr="00B60D70">
        <w:rPr>
          <w:rFonts w:ascii="TH SarabunPSK" w:hAnsi="TH SarabunPSK" w:cs="TH SarabunPSK" w:hint="cs"/>
          <w:cs/>
        </w:rPr>
        <w:t>มา</w:t>
      </w:r>
      <w:r w:rsidR="000A239E" w:rsidRPr="00B60D70">
        <w:rPr>
          <w:rFonts w:ascii="TH SarabunPSK" w:hAnsi="TH SarabunPSK" w:cs="TH SarabunPSK" w:hint="cs"/>
          <w:cs/>
        </w:rPr>
        <w:t>ทำการวิเคราะห์และติดตาม</w:t>
      </w:r>
      <w:r w:rsidR="00C952DF" w:rsidRPr="00B60D70">
        <w:rPr>
          <w:rFonts w:ascii="TH SarabunPSK" w:hAnsi="TH SarabunPSK" w:cs="TH SarabunPSK"/>
        </w:rPr>
        <w:t xml:space="preserve"> </w:t>
      </w:r>
      <w:r w:rsidRPr="00B60D70">
        <w:rPr>
          <w:rFonts w:ascii="TH SarabunPSK" w:hAnsi="TH SarabunPSK" w:cs="TH SarabunPSK"/>
          <w:cs/>
        </w:rPr>
        <w:t>โดยคณะกรรมการ</w:t>
      </w:r>
      <w:r w:rsidR="001B49D0" w:rsidRPr="00B60D70">
        <w:rPr>
          <w:rFonts w:ascii="TH SarabunPSK" w:hAnsi="TH SarabunPSK" w:cs="TH SarabunPSK" w:hint="cs"/>
          <w:cs/>
        </w:rPr>
        <w:t>ประจำ</w:t>
      </w:r>
      <w:r w:rsidR="005F04FD" w:rsidRPr="00B60D70">
        <w:rPr>
          <w:rFonts w:ascii="TH SarabunPSK" w:hAnsi="TH SarabunPSK" w:cs="TH SarabunPSK" w:hint="cs"/>
          <w:cs/>
        </w:rPr>
        <w:t>หลักสูตร</w:t>
      </w:r>
      <w:r w:rsidR="000A239E" w:rsidRPr="00B60D70">
        <w:rPr>
          <w:rFonts w:ascii="TH SarabunPSK" w:hAnsi="TH SarabunPSK" w:cs="TH SarabunPSK" w:hint="cs"/>
          <w:cs/>
        </w:rPr>
        <w:t xml:space="preserve"> </w:t>
      </w:r>
      <w:r w:rsidRPr="00B60D70">
        <w:rPr>
          <w:rFonts w:ascii="TH SarabunPSK" w:hAnsi="TH SarabunPSK" w:cs="TH SarabunPSK"/>
          <w:cs/>
        </w:rPr>
        <w:t>เพื่อ</w:t>
      </w:r>
      <w:r w:rsidR="00455B36" w:rsidRPr="00B60D70">
        <w:rPr>
          <w:rFonts w:ascii="TH SarabunPSK" w:hAnsi="TH SarabunPSK" w:cs="TH SarabunPSK" w:hint="cs"/>
          <w:cs/>
        </w:rPr>
        <w:t>ปิด</w:t>
      </w:r>
      <w:r w:rsidR="00FA73A8" w:rsidRPr="00B60D70">
        <w:rPr>
          <w:rFonts w:ascii="TH SarabunPSK" w:hAnsi="TH SarabunPSK" w:cs="TH SarabunPSK" w:hint="cs"/>
          <w:cs/>
        </w:rPr>
        <w:t>ช่องว่าง</w:t>
      </w:r>
      <w:r w:rsidR="00455B36" w:rsidRPr="00B60D70">
        <w:rPr>
          <w:rFonts w:ascii="TH SarabunPSK" w:hAnsi="TH SarabunPSK" w:cs="TH SarabunPSK" w:hint="cs"/>
          <w:cs/>
        </w:rPr>
        <w:t xml:space="preserve"> (</w:t>
      </w:r>
      <w:r w:rsidR="00455B36" w:rsidRPr="00B60D70">
        <w:rPr>
          <w:rFonts w:ascii="TH SarabunPSK" w:hAnsi="TH SarabunPSK" w:cs="TH SarabunPSK"/>
        </w:rPr>
        <w:t>GAP</w:t>
      </w:r>
      <w:r w:rsidR="00455B36" w:rsidRPr="00B60D70">
        <w:rPr>
          <w:rFonts w:ascii="TH SarabunPSK" w:hAnsi="TH SarabunPSK" w:cs="TH SarabunPSK" w:hint="cs"/>
          <w:cs/>
        </w:rPr>
        <w:t xml:space="preserve">) </w:t>
      </w:r>
      <w:r w:rsidR="00FA73A8" w:rsidRPr="00B60D70">
        <w:rPr>
          <w:rFonts w:ascii="TH SarabunPSK" w:hAnsi="TH SarabunPSK" w:cs="TH SarabunPSK" w:hint="cs"/>
          <w:cs/>
        </w:rPr>
        <w:t>ผลลัพธ์การเรียนรู้ของผู้เรียน</w:t>
      </w:r>
      <w:r w:rsidR="00455B36" w:rsidRPr="00B60D70">
        <w:rPr>
          <w:rFonts w:ascii="TH SarabunPSK" w:hAnsi="TH SarabunPSK" w:cs="TH SarabunPSK" w:hint="cs"/>
          <w:cs/>
        </w:rPr>
        <w:t xml:space="preserve"> </w:t>
      </w:r>
      <w:r w:rsidR="00EB6A88" w:rsidRPr="00B60D70">
        <w:rPr>
          <w:rFonts w:ascii="TH SarabunPSK" w:hAnsi="TH SarabunPSK" w:cs="TH SarabunPSK" w:hint="cs"/>
          <w:cs/>
        </w:rPr>
        <w:t>ผลการวิเคราะห์หลักสูตร</w:t>
      </w:r>
      <w:r w:rsidR="00576D4A" w:rsidRPr="00B60D70">
        <w:rPr>
          <w:rFonts w:ascii="TH SarabunPSK" w:hAnsi="TH SarabunPSK" w:cs="TH SarabunPSK" w:hint="cs"/>
          <w:cs/>
        </w:rPr>
        <w:t>จะ</w:t>
      </w:r>
      <w:r w:rsidR="002672DE" w:rsidRPr="00B60D70">
        <w:rPr>
          <w:rFonts w:ascii="TH SarabunPSK" w:hAnsi="TH SarabunPSK" w:cs="TH SarabunPSK" w:hint="cs"/>
          <w:cs/>
        </w:rPr>
        <w:t xml:space="preserve">รายงานผลตามเกณฑ์การประกันคุณภาพตามกรอบ </w:t>
      </w:r>
      <w:r w:rsidR="002672DE" w:rsidRPr="00B60D70">
        <w:rPr>
          <w:rFonts w:ascii="TH SarabunPSK" w:hAnsi="TH SarabunPSK" w:cs="TH SarabunPSK"/>
        </w:rPr>
        <w:t xml:space="preserve">AUN-QA </w:t>
      </w:r>
      <w:r w:rsidR="0044417E" w:rsidRPr="00B60D70">
        <w:rPr>
          <w:rFonts w:ascii="TH SarabunPSK" w:hAnsi="TH SarabunPSK" w:cs="TH SarabunPSK" w:hint="cs"/>
          <w:cs/>
        </w:rPr>
        <w:t>ทั้งนี้ผลการประเมิน</w:t>
      </w:r>
      <w:r w:rsidR="00576D4A" w:rsidRPr="00B60D70">
        <w:rPr>
          <w:rFonts w:ascii="TH SarabunPSK" w:hAnsi="TH SarabunPSK" w:cs="TH SarabunPSK" w:hint="cs"/>
          <w:cs/>
        </w:rPr>
        <w:t>จะถูกนำมาใช้ในการ</w:t>
      </w:r>
      <w:r w:rsidR="000D5F3F" w:rsidRPr="00B60D70">
        <w:rPr>
          <w:rFonts w:ascii="TH SarabunPSK" w:hAnsi="TH SarabunPSK" w:cs="TH SarabunPSK" w:hint="cs"/>
          <w:cs/>
        </w:rPr>
        <w:t>ปรับปรุงกลไกของหลักสูตรให้มีประสิทธิภาพ</w:t>
      </w:r>
      <w:r w:rsidR="00576D4A" w:rsidRPr="00B60D70">
        <w:rPr>
          <w:rFonts w:ascii="TH SarabunPSK" w:hAnsi="TH SarabunPSK" w:cs="TH SarabunPSK" w:hint="cs"/>
          <w:cs/>
        </w:rPr>
        <w:t>มากยิ่งขึ้น</w:t>
      </w:r>
    </w:p>
    <w:p w14:paraId="6C7E6F2C" w14:textId="27E19FEF" w:rsidR="00366B79" w:rsidRPr="00B60D70" w:rsidRDefault="00366B79" w:rsidP="00FF7D50">
      <w:pPr>
        <w:pStyle w:val="af9"/>
        <w:numPr>
          <w:ilvl w:val="0"/>
          <w:numId w:val="154"/>
        </w:numPr>
        <w:spacing w:after="160" w:line="259" w:lineRule="auto"/>
        <w:rPr>
          <w:rFonts w:ascii="TH SarabunPSK" w:hAnsi="TH SarabunPSK" w:cs="TH SarabunPSK"/>
        </w:rPr>
      </w:pPr>
      <w:r w:rsidRPr="00B60D70">
        <w:rPr>
          <w:rFonts w:ascii="TH SarabunPSK" w:hAnsi="TH SarabunPSK" w:cs="TH SarabunPSK"/>
          <w:cs/>
        </w:rPr>
        <w:t>ว</w:t>
      </w:r>
      <w:r w:rsidRPr="00B60D70">
        <w:rPr>
          <w:rFonts w:ascii="TH SarabunPSK" w:hAnsi="TH SarabunPSK" w:cs="TH SarabunPSK"/>
          <w:i/>
          <w:iCs/>
          <w:cs/>
        </w:rPr>
        <w:t>งรอบพัฒนา</w:t>
      </w:r>
      <w:r w:rsidRPr="00B60D70">
        <w:rPr>
          <w:rFonts w:ascii="TH SarabunPSK" w:hAnsi="TH SarabunPSK" w:cs="TH SarabunPSK"/>
          <w:i/>
          <w:iCs/>
        </w:rPr>
        <w:t>:</w:t>
      </w:r>
      <w:r w:rsidRPr="00B60D70">
        <w:rPr>
          <w:rFonts w:ascii="TH SarabunPSK" w:hAnsi="TH SarabunPSK" w:cs="TH SarabunPSK"/>
        </w:rPr>
        <w:t xml:space="preserve"> </w:t>
      </w:r>
      <w:r w:rsidR="000B6126" w:rsidRPr="00B60D70">
        <w:rPr>
          <w:rFonts w:ascii="TH SarabunPSK" w:hAnsi="TH SarabunPSK" w:cs="TH SarabunPSK" w:hint="cs"/>
          <w:cs/>
        </w:rPr>
        <w:t>นำผล</w:t>
      </w:r>
      <w:r w:rsidR="00D7345E" w:rsidRPr="00B60D70">
        <w:rPr>
          <w:rFonts w:ascii="TH SarabunPSK" w:hAnsi="TH SarabunPSK" w:cs="TH SarabunPSK" w:hint="cs"/>
          <w:cs/>
        </w:rPr>
        <w:t>จากรา</w:t>
      </w:r>
      <w:r w:rsidR="0044438A" w:rsidRPr="00B60D70">
        <w:rPr>
          <w:rFonts w:ascii="TH SarabunPSK" w:hAnsi="TH SarabunPSK" w:cs="TH SarabunPSK" w:hint="cs"/>
          <w:cs/>
        </w:rPr>
        <w:t>ยงานการประเมินตนเอง</w:t>
      </w:r>
      <w:r w:rsidR="008D370D" w:rsidRPr="00B60D70">
        <w:rPr>
          <w:rFonts w:ascii="TH SarabunPSK" w:hAnsi="TH SarabunPSK" w:cs="TH SarabunPSK" w:hint="cs"/>
          <w:cs/>
        </w:rPr>
        <w:t>และ</w:t>
      </w:r>
      <w:r w:rsidR="002D6035" w:rsidRPr="00B60D70">
        <w:rPr>
          <w:rFonts w:ascii="TH SarabunPSK" w:hAnsi="TH SarabunPSK" w:cs="TH SarabunPSK" w:hint="cs"/>
          <w:cs/>
        </w:rPr>
        <w:t>ข้อเสนอแนะ</w:t>
      </w:r>
      <w:r w:rsidR="008D370D" w:rsidRPr="00B60D70">
        <w:rPr>
          <w:rFonts w:ascii="TH SarabunPSK" w:hAnsi="TH SarabunPSK" w:cs="TH SarabunPSK" w:hint="cs"/>
          <w:cs/>
        </w:rPr>
        <w:t xml:space="preserve">จากผู้ทรงคุณวุฒิ </w:t>
      </w:r>
      <w:r w:rsidR="00104CEA" w:rsidRPr="00B60D70">
        <w:rPr>
          <w:rFonts w:ascii="TH SarabunPSK" w:hAnsi="TH SarabunPSK" w:cs="TH SarabunPSK" w:hint="cs"/>
          <w:cs/>
        </w:rPr>
        <w:t xml:space="preserve">รวมทั้งข้อมูลการสำรวจความต้องการบัณฑิต </w:t>
      </w:r>
      <w:r w:rsidR="00A93878" w:rsidRPr="00B60D70">
        <w:rPr>
          <w:rFonts w:ascii="TH SarabunPSK" w:hAnsi="TH SarabunPSK" w:cs="TH SarabunPSK" w:hint="cs"/>
          <w:cs/>
        </w:rPr>
        <w:t>มา</w:t>
      </w:r>
      <w:r w:rsidR="00104CEA" w:rsidRPr="00B60D70">
        <w:rPr>
          <w:rFonts w:ascii="TH SarabunPSK" w:hAnsi="TH SarabunPSK" w:cs="TH SarabunPSK" w:hint="cs"/>
          <w:cs/>
        </w:rPr>
        <w:t>ใช้เป็นข้อมูลในการ</w:t>
      </w:r>
      <w:r w:rsidR="00641702" w:rsidRPr="00B60D70">
        <w:rPr>
          <w:rFonts w:ascii="TH SarabunPSK" w:hAnsi="TH SarabunPSK" w:cs="TH SarabunPSK" w:hint="cs"/>
          <w:cs/>
        </w:rPr>
        <w:t>กำหนด</w:t>
      </w:r>
      <w:r w:rsidR="008177DD" w:rsidRPr="00B60D70">
        <w:rPr>
          <w:rFonts w:ascii="TH SarabunPSK" w:hAnsi="TH SarabunPSK" w:cs="TH SarabunPSK" w:hint="cs"/>
          <w:cs/>
        </w:rPr>
        <w:t>ทิศทางของหลักสูตรทั้งในส่วนของวัตถุประสงค์และ</w:t>
      </w:r>
      <w:r w:rsidR="000B6126" w:rsidRPr="00B60D70">
        <w:rPr>
          <w:rFonts w:ascii="TH SarabunPSK" w:hAnsi="TH SarabunPSK" w:cs="TH SarabunPSK" w:hint="cs"/>
          <w:cs/>
        </w:rPr>
        <w:t>บทบาทของบัณฑิต</w:t>
      </w:r>
      <w:r w:rsidR="00646AFE" w:rsidRPr="00B60D70">
        <w:rPr>
          <w:rFonts w:ascii="TH SarabunPSK" w:hAnsi="TH SarabunPSK" w:cs="TH SarabunPSK" w:hint="cs"/>
          <w:cs/>
        </w:rPr>
        <w:t>ให้มีคุณลักษณะสอดคล้องกับความต้องการของผู้ใช้บัณฑิตและบริบททางสังคม</w:t>
      </w:r>
    </w:p>
    <w:p w14:paraId="497BDE60" w14:textId="72C96070" w:rsidR="00366B79" w:rsidRPr="00B60D70" w:rsidRDefault="00366B79" w:rsidP="00AF6D8B">
      <w:pPr>
        <w:spacing w:after="240"/>
        <w:ind w:firstLine="720"/>
        <w:rPr>
          <w:rFonts w:ascii="TH SarabunPSK" w:hAnsi="TH SarabunPSK" w:cs="TH SarabunPSK"/>
        </w:rPr>
      </w:pPr>
      <w:r w:rsidRPr="00B60D70">
        <w:rPr>
          <w:rFonts w:ascii="TH SarabunPSK" w:hAnsi="TH SarabunPSK" w:cs="TH SarabunPSK"/>
          <w:cs/>
        </w:rPr>
        <w:t>เพื่อให้มั่นใจว่าบัณฑิตที่สำเร็จการศึกษามีคุณภาพตรงตามที่</w:t>
      </w:r>
      <w:r w:rsidR="00343F09" w:rsidRPr="00B60D70">
        <w:rPr>
          <w:rFonts w:ascii="TH SarabunPSK" w:hAnsi="TH SarabunPSK" w:cs="TH SarabunPSK" w:hint="cs"/>
          <w:cs/>
        </w:rPr>
        <w:t>หลักสูตร</w:t>
      </w:r>
      <w:r w:rsidRPr="00B60D70">
        <w:rPr>
          <w:rFonts w:ascii="TH SarabunPSK" w:hAnsi="TH SarabunPSK" w:cs="TH SarabunPSK"/>
          <w:cs/>
        </w:rPr>
        <w:t>กำหนดและ</w:t>
      </w:r>
      <w:r w:rsidR="00ED2A40" w:rsidRPr="00B60D70">
        <w:rPr>
          <w:rFonts w:ascii="TH SarabunPSK" w:hAnsi="TH SarabunPSK" w:cs="TH SarabunPSK" w:hint="cs"/>
          <w:cs/>
        </w:rPr>
        <w:t>สอดคล้องกับความต้องการของ</w:t>
      </w:r>
      <w:r w:rsidRPr="00B60D70">
        <w:rPr>
          <w:rFonts w:ascii="TH SarabunPSK" w:hAnsi="TH SarabunPSK" w:cs="TH SarabunPSK"/>
          <w:cs/>
        </w:rPr>
        <w:t xml:space="preserve">ตลาดแรงงาน </w:t>
      </w:r>
      <w:r w:rsidR="00ED2A40" w:rsidRPr="00B60D70">
        <w:rPr>
          <w:rFonts w:ascii="TH SarabunPSK" w:hAnsi="TH SarabunPSK" w:cs="TH SarabunPSK" w:hint="cs"/>
          <w:cs/>
        </w:rPr>
        <w:t>ดังนั้น</w:t>
      </w:r>
      <w:r w:rsidRPr="00B60D70">
        <w:rPr>
          <w:rFonts w:ascii="TH SarabunPSK" w:hAnsi="TH SarabunPSK" w:cs="TH SarabunPSK"/>
          <w:cs/>
        </w:rPr>
        <w:t>การดำเนินงานด้าน</w:t>
      </w:r>
      <w:r w:rsidR="00ED2A40" w:rsidRPr="00B60D70">
        <w:rPr>
          <w:rFonts w:ascii="TH SarabunPSK" w:hAnsi="TH SarabunPSK" w:cs="TH SarabunPSK" w:hint="cs"/>
          <w:cs/>
        </w:rPr>
        <w:t>การ</w:t>
      </w:r>
      <w:r w:rsidRPr="00B60D70">
        <w:rPr>
          <w:rFonts w:ascii="TH SarabunPSK" w:hAnsi="TH SarabunPSK" w:cs="TH SarabunPSK"/>
          <w:cs/>
        </w:rPr>
        <w:t>ประกันคุณภาพ</w:t>
      </w:r>
      <w:r w:rsidR="00ED2A40" w:rsidRPr="00B60D70">
        <w:rPr>
          <w:rFonts w:ascii="TH SarabunPSK" w:hAnsi="TH SarabunPSK" w:cs="TH SarabunPSK" w:hint="cs"/>
          <w:cs/>
        </w:rPr>
        <w:t>ของ</w:t>
      </w:r>
      <w:r w:rsidRPr="00B60D70">
        <w:rPr>
          <w:rFonts w:ascii="TH SarabunPSK" w:hAnsi="TH SarabunPSK" w:cs="TH SarabunPSK"/>
          <w:cs/>
        </w:rPr>
        <w:t>หลักสูตร</w:t>
      </w:r>
      <w:r w:rsidR="008777DC" w:rsidRPr="00B60D70">
        <w:rPr>
          <w:rFonts w:ascii="TH SarabunPSK" w:hAnsi="TH SarabunPSK" w:cs="TH SarabunPSK" w:hint="cs"/>
          <w:cs/>
        </w:rPr>
        <w:t>จะ</w:t>
      </w:r>
      <w:r w:rsidRPr="00B60D70">
        <w:rPr>
          <w:rFonts w:ascii="TH SarabunPSK" w:hAnsi="TH SarabunPSK" w:cs="TH SarabunPSK"/>
          <w:cs/>
        </w:rPr>
        <w:t>ครอบคลุม 5 ประเด็น ได้แก่ บัณฑิต</w:t>
      </w:r>
      <w:r w:rsidRPr="00B60D70">
        <w:rPr>
          <w:rFonts w:ascii="TH SarabunPSK" w:hAnsi="TH SarabunPSK" w:cs="TH SarabunPSK"/>
        </w:rPr>
        <w:t xml:space="preserve">, </w:t>
      </w:r>
      <w:r w:rsidRPr="00B60D70">
        <w:rPr>
          <w:rFonts w:ascii="TH SarabunPSK" w:hAnsi="TH SarabunPSK" w:cs="TH SarabunPSK"/>
          <w:cs/>
        </w:rPr>
        <w:t>นักศึกษา</w:t>
      </w:r>
      <w:r w:rsidRPr="00B60D70">
        <w:rPr>
          <w:rFonts w:ascii="TH SarabunPSK" w:hAnsi="TH SarabunPSK" w:cs="TH SarabunPSK"/>
        </w:rPr>
        <w:t xml:space="preserve">, </w:t>
      </w:r>
      <w:r w:rsidRPr="00B60D70">
        <w:rPr>
          <w:rFonts w:ascii="TH SarabunPSK" w:hAnsi="TH SarabunPSK" w:cs="TH SarabunPSK"/>
          <w:cs/>
        </w:rPr>
        <w:t>อาจารย์</w:t>
      </w:r>
      <w:r w:rsidRPr="00B60D70">
        <w:rPr>
          <w:rFonts w:ascii="TH SarabunPSK" w:hAnsi="TH SarabunPSK" w:cs="TH SarabunPSK"/>
        </w:rPr>
        <w:t xml:space="preserve">, </w:t>
      </w:r>
      <w:r w:rsidRPr="00B60D70">
        <w:rPr>
          <w:rFonts w:ascii="TH SarabunPSK" w:hAnsi="TH SarabunPSK" w:cs="TH SarabunPSK"/>
          <w:cs/>
        </w:rPr>
        <w:t>หลักสูตร การเรียนการสอน การประเมิน</w:t>
      </w:r>
      <w:r w:rsidRPr="00B60D70">
        <w:rPr>
          <w:rFonts w:ascii="TH SarabunPSK" w:hAnsi="TH SarabunPSK" w:cs="TH SarabunPSK"/>
        </w:rPr>
        <w:t xml:space="preserve">, </w:t>
      </w:r>
      <w:r w:rsidRPr="00B60D70">
        <w:rPr>
          <w:rFonts w:ascii="TH SarabunPSK" w:hAnsi="TH SarabunPSK" w:cs="TH SarabunPSK"/>
          <w:cs/>
        </w:rPr>
        <w:t>และสิ่งสนับสนุนการเรียนรู้</w:t>
      </w:r>
    </w:p>
    <w:p w14:paraId="0DE98BBD" w14:textId="77777777" w:rsidR="00BD1ACB" w:rsidRPr="00B60D70" w:rsidRDefault="00366B79" w:rsidP="00E57134">
      <w:pPr>
        <w:pStyle w:val="af9"/>
        <w:numPr>
          <w:ilvl w:val="3"/>
          <w:numId w:val="162"/>
        </w:numPr>
        <w:ind w:left="993" w:hanging="284"/>
        <w:jc w:val="left"/>
        <w:rPr>
          <w:rFonts w:ascii="TH SarabunPSK" w:hAnsi="TH SarabunPSK" w:cs="TH SarabunPSK"/>
        </w:rPr>
      </w:pPr>
      <w:r w:rsidRPr="00B60D70">
        <w:rPr>
          <w:rFonts w:ascii="TH SarabunPSK" w:hAnsi="TH SarabunPSK" w:cs="TH SarabunPSK"/>
          <w:b/>
          <w:bCs/>
          <w:cs/>
        </w:rPr>
        <w:t>บัณฑิต</w:t>
      </w:r>
      <w:r w:rsidR="00BD1ACB" w:rsidRPr="00B60D70">
        <w:rPr>
          <w:rFonts w:ascii="TH SarabunPSK" w:hAnsi="TH SarabunPSK" w:cs="TH SarabunPSK"/>
          <w:b/>
          <w:bCs/>
        </w:rPr>
        <w:t>:</w:t>
      </w:r>
      <w:r w:rsidR="00BD1ACB" w:rsidRPr="00B60D70">
        <w:rPr>
          <w:rFonts w:ascii="TH SarabunPSK" w:hAnsi="TH SarabunPSK" w:cs="TH SarabunPSK"/>
        </w:rPr>
        <w:t xml:space="preserve"> </w:t>
      </w:r>
    </w:p>
    <w:p w14:paraId="79ECC0DD" w14:textId="005134D9" w:rsidR="00366B79" w:rsidRPr="00B60D70" w:rsidRDefault="00366B79" w:rsidP="00AF6D8B">
      <w:pPr>
        <w:pStyle w:val="af9"/>
        <w:spacing w:after="240"/>
        <w:ind w:left="992"/>
        <w:contextualSpacing w:val="0"/>
        <w:jc w:val="left"/>
        <w:rPr>
          <w:rFonts w:ascii="TH SarabunPSK" w:hAnsi="TH SarabunPSK" w:cs="TH SarabunPSK"/>
        </w:rPr>
      </w:pPr>
      <w:r w:rsidRPr="00B60D70">
        <w:rPr>
          <w:rFonts w:ascii="TH SarabunPSK" w:hAnsi="TH SarabunPSK" w:cs="TH SarabunPSK"/>
          <w:cs/>
        </w:rPr>
        <w:t>หลักสูตรมุ่งเน้นการพัฒนาคุณลักษณะของบัณฑิตให้มีคุณภาพและมีสมรรถนะสอดคล้องกับ มาตรฐานของกระทรวงการอุดมศึกษา วิทยาศาสตร์ วิจัยและนวัตกรรม (สป.</w:t>
      </w:r>
      <w:proofErr w:type="spellStart"/>
      <w:r w:rsidRPr="00B60D70">
        <w:rPr>
          <w:rFonts w:ascii="TH SarabunPSK" w:hAnsi="TH SarabunPSK" w:cs="TH SarabunPSK"/>
          <w:cs/>
        </w:rPr>
        <w:t>อว</w:t>
      </w:r>
      <w:proofErr w:type="spellEnd"/>
      <w:r w:rsidRPr="00B60D70">
        <w:rPr>
          <w:rFonts w:ascii="TH SarabunPSK" w:hAnsi="TH SarabunPSK" w:cs="TH SarabunPSK"/>
          <w:cs/>
        </w:rPr>
        <w:t>.)</w:t>
      </w:r>
      <w:r w:rsidRPr="00B60D70">
        <w:rPr>
          <w:rFonts w:ascii="TH SarabunPSK" w:hAnsi="TH SarabunPSK" w:cs="TH SarabunPSK"/>
        </w:rPr>
        <w:t xml:space="preserve">, </w:t>
      </w:r>
      <w:r w:rsidRPr="00B60D70">
        <w:rPr>
          <w:rFonts w:ascii="TH SarabunPSK" w:hAnsi="TH SarabunPSK" w:cs="TH SarabunPSK"/>
          <w:cs/>
        </w:rPr>
        <w:t xml:space="preserve">สภาวิศวกร และคุรุสภา โดยใช้ระบบ </w:t>
      </w:r>
      <w:r w:rsidRPr="00B60D70">
        <w:rPr>
          <w:rFonts w:ascii="TH SarabunPSK" w:hAnsi="TH SarabunPSK" w:cs="TH SarabunPSK"/>
        </w:rPr>
        <w:t xml:space="preserve">Stage-LOs </w:t>
      </w:r>
      <w:r w:rsidRPr="00B60D70">
        <w:rPr>
          <w:rFonts w:ascii="TH SarabunPSK" w:hAnsi="TH SarabunPSK" w:cs="TH SarabunPSK"/>
          <w:cs/>
        </w:rPr>
        <w:t>ในการติดตามและทบทวนความก้าวหน้าของนักศึกษา โดยเฉพาะนักศึกษาชั้นปีที่ 5 ก่อนสำเร็จการศึกษา การวิเคราะห์ความสำเร็จของบัณฑิต</w:t>
      </w:r>
      <w:r w:rsidR="002B4147" w:rsidRPr="00B60D70">
        <w:rPr>
          <w:rFonts w:ascii="TH SarabunPSK" w:hAnsi="TH SarabunPSK" w:cs="TH SarabunPSK" w:hint="cs"/>
          <w:cs/>
        </w:rPr>
        <w:t xml:space="preserve"> </w:t>
      </w:r>
      <w:r w:rsidRPr="00B60D70">
        <w:rPr>
          <w:rFonts w:ascii="TH SarabunPSK" w:hAnsi="TH SarabunPSK" w:cs="TH SarabunPSK"/>
          <w:cs/>
        </w:rPr>
        <w:t>ดำเนินการผ่านการสัมภาษณ์ศิษย์เก่าและนายจ้างภายใน 1 ปีหลังสำเร็จการศึกษา เพื่อประเมิน</w:t>
      </w:r>
      <w:r w:rsidRPr="00B60D70">
        <w:rPr>
          <w:rFonts w:ascii="TH SarabunPSK" w:hAnsi="TH SarabunPSK" w:cs="TH SarabunPSK"/>
          <w:cs/>
        </w:rPr>
        <w:lastRenderedPageBreak/>
        <w:t>ความสามารถของบัณฑิตในการปฏิบัติงานจริง รวมถึงการพัฒนาและปรับปรุงหลักสูตรให้ตรงกับความต้องการของภาคอุตสาหกรรม</w:t>
      </w:r>
      <w:r w:rsidRPr="00B60D70">
        <w:rPr>
          <w:rFonts w:ascii="Arial" w:hAnsi="Arial" w:cs="Arial" w:hint="cs"/>
          <w:cs/>
        </w:rPr>
        <w:t>​</w:t>
      </w:r>
    </w:p>
    <w:p w14:paraId="312446DF" w14:textId="068B2BA1" w:rsidR="000D762C" w:rsidRPr="00B60D70" w:rsidRDefault="00366B79" w:rsidP="00E57134">
      <w:pPr>
        <w:pStyle w:val="af9"/>
        <w:numPr>
          <w:ilvl w:val="3"/>
          <w:numId w:val="162"/>
        </w:numPr>
        <w:ind w:left="993" w:hanging="284"/>
        <w:jc w:val="left"/>
        <w:rPr>
          <w:ins w:id="186" w:author="{6E691215-64AA-4199-9F00-37CC6A15584D}" w:date="2025-02-27T22:18:00Z"/>
          <w:rFonts w:ascii="TH SarabunPSK" w:hAnsi="TH SarabunPSK" w:cs="TH SarabunPSK"/>
          <w:b/>
          <w:bCs/>
        </w:rPr>
      </w:pPr>
      <w:r w:rsidRPr="00B60D70">
        <w:rPr>
          <w:rFonts w:ascii="TH SarabunPSK" w:hAnsi="TH SarabunPSK" w:cs="TH SarabunPSK"/>
          <w:b/>
          <w:bCs/>
          <w:cs/>
        </w:rPr>
        <w:t>นักศึกษา</w:t>
      </w:r>
    </w:p>
    <w:p w14:paraId="3797CECC" w14:textId="77777777" w:rsidR="00CF35B0" w:rsidRPr="00B60D70" w:rsidRDefault="001E2FCB" w:rsidP="0027565F">
      <w:pPr>
        <w:pStyle w:val="af9"/>
        <w:spacing w:after="120"/>
        <w:ind w:left="992"/>
        <w:contextualSpacing w:val="0"/>
        <w:jc w:val="left"/>
        <w:rPr>
          <w:rFonts w:ascii="TH SarabunPSK" w:hAnsi="TH SarabunPSK" w:cs="TH SarabunPSK"/>
        </w:rPr>
      </w:pPr>
      <w:r w:rsidRPr="00B60D70">
        <w:rPr>
          <w:rFonts w:ascii="TH SarabunPSK" w:hAnsi="TH SarabunPSK" w:cs="TH SarabunPSK" w:hint="cs"/>
          <w:cs/>
        </w:rPr>
        <w:t>เพื่อให้ได้บัณฑิตที่มีคุณภาพ</w:t>
      </w:r>
      <w:r w:rsidR="0024701E" w:rsidRPr="00B60D70">
        <w:rPr>
          <w:rFonts w:ascii="TH SarabunPSK" w:hAnsi="TH SarabunPSK" w:cs="TH SarabunPSK" w:hint="cs"/>
          <w:cs/>
        </w:rPr>
        <w:t xml:space="preserve"> หลักสูตรจึงกำกับดูแลนักศึกษาตั้งแต่รับเข้าจนถึงจบการศึกษาอย่างเป็</w:t>
      </w:r>
      <w:r w:rsidR="00CF35B0" w:rsidRPr="00B60D70">
        <w:rPr>
          <w:rFonts w:ascii="TH SarabunPSK" w:hAnsi="TH SarabunPSK" w:cs="TH SarabunPSK" w:hint="cs"/>
          <w:cs/>
        </w:rPr>
        <w:t>น</w:t>
      </w:r>
      <w:r w:rsidR="0024701E" w:rsidRPr="00B60D70">
        <w:rPr>
          <w:rFonts w:ascii="TH SarabunPSK" w:hAnsi="TH SarabunPSK" w:cs="TH SarabunPSK" w:hint="cs"/>
          <w:cs/>
        </w:rPr>
        <w:t>ระบบ</w:t>
      </w:r>
      <w:r w:rsidR="00CF35B0" w:rsidRPr="00B60D70">
        <w:rPr>
          <w:rFonts w:ascii="TH SarabunPSK" w:hAnsi="TH SarabunPSK" w:cs="TH SarabunPSK" w:hint="cs"/>
          <w:cs/>
        </w:rPr>
        <w:t xml:space="preserve"> สามารถอธิบายได้ดังนี้ </w:t>
      </w:r>
    </w:p>
    <w:p w14:paraId="53F68663" w14:textId="543B30BD" w:rsidR="00366B79" w:rsidRPr="00B60D70" w:rsidRDefault="00366B79" w:rsidP="00F06DE8">
      <w:pPr>
        <w:pStyle w:val="af9"/>
        <w:spacing w:after="120"/>
        <w:ind w:left="992"/>
        <w:contextualSpacing w:val="0"/>
        <w:rPr>
          <w:rFonts w:ascii="TH SarabunPSK" w:hAnsi="TH SarabunPSK" w:cs="TH SarabunPSK"/>
        </w:rPr>
      </w:pPr>
      <w:r w:rsidRPr="00B60D70">
        <w:rPr>
          <w:rFonts w:ascii="TH SarabunPSK" w:hAnsi="TH SarabunPSK" w:cs="TH SarabunPSK"/>
          <w:i/>
          <w:iCs/>
          <w:cs/>
        </w:rPr>
        <w:t>การรับนักศึกษา</w:t>
      </w:r>
      <w:r w:rsidR="00CF35B0" w:rsidRPr="00B60D70">
        <w:rPr>
          <w:rFonts w:ascii="TH SarabunPSK" w:hAnsi="TH SarabunPSK" w:cs="TH SarabunPSK"/>
        </w:rPr>
        <w:t xml:space="preserve">: </w:t>
      </w:r>
      <w:r w:rsidRPr="00B60D70">
        <w:rPr>
          <w:rFonts w:ascii="TH SarabunPSK" w:hAnsi="TH SarabunPSK" w:cs="TH SarabunPSK"/>
          <w:cs/>
        </w:rPr>
        <w:t>กระบวนการรับนักศึกษา</w:t>
      </w:r>
      <w:r w:rsidR="003B6911" w:rsidRPr="00B60D70">
        <w:rPr>
          <w:rFonts w:ascii="TH SarabunPSK" w:hAnsi="TH SarabunPSK" w:cs="TH SarabunPSK" w:hint="cs"/>
          <w:cs/>
        </w:rPr>
        <w:t xml:space="preserve">หลักสูตรได้ดำเนินการแต่งตั้งคณะกรรมการสอบคัดเลือกนักศึกษา </w:t>
      </w:r>
      <w:r w:rsidR="00133A9C" w:rsidRPr="00B60D70">
        <w:rPr>
          <w:rFonts w:ascii="TH SarabunPSK" w:hAnsi="TH SarabunPSK" w:cs="TH SarabunPSK" w:hint="cs"/>
          <w:cs/>
        </w:rPr>
        <w:t>เพื่อดำเนินการสอบสัมภาษณ์และคัดเลือกโดย</w:t>
      </w:r>
      <w:r w:rsidRPr="00B60D70">
        <w:rPr>
          <w:rFonts w:ascii="TH SarabunPSK" w:hAnsi="TH SarabunPSK" w:cs="TH SarabunPSK"/>
          <w:cs/>
        </w:rPr>
        <w:t xml:space="preserve">ใช้เกณฑ์การคัดเลือกตามระบบ </w:t>
      </w:r>
      <w:r w:rsidRPr="00B60D70">
        <w:rPr>
          <w:rFonts w:ascii="TH SarabunPSK" w:hAnsi="TH SarabunPSK" w:cs="TH SarabunPSK"/>
        </w:rPr>
        <w:t xml:space="preserve">TCAS </w:t>
      </w:r>
      <w:r w:rsidRPr="00B60D70">
        <w:rPr>
          <w:rFonts w:ascii="TH SarabunPSK" w:hAnsi="TH SarabunPSK" w:cs="TH SarabunPSK"/>
          <w:cs/>
        </w:rPr>
        <w:t>และ</w:t>
      </w:r>
      <w:r w:rsidR="00040D28" w:rsidRPr="00B60D70">
        <w:rPr>
          <w:rFonts w:ascii="TH SarabunPSK" w:hAnsi="TH SarabunPSK" w:cs="TH SarabunPSK" w:hint="cs"/>
          <w:cs/>
        </w:rPr>
        <w:t xml:space="preserve">เกณฑ์เฉพาะของหลักสูตร </w:t>
      </w:r>
      <w:r w:rsidR="00133A9C" w:rsidRPr="00B60D70">
        <w:rPr>
          <w:rFonts w:ascii="TH SarabunPSK" w:hAnsi="TH SarabunPSK" w:cs="TH SarabunPSK" w:hint="cs"/>
          <w:cs/>
        </w:rPr>
        <w:t>ทำการ</w:t>
      </w:r>
      <w:r w:rsidRPr="00B60D70">
        <w:rPr>
          <w:rFonts w:ascii="TH SarabunPSK" w:hAnsi="TH SarabunPSK" w:cs="TH SarabunPSK"/>
          <w:cs/>
        </w:rPr>
        <w:t>ประเมินความพร้อม</w:t>
      </w:r>
      <w:r w:rsidR="00582BAB" w:rsidRPr="00B60D70">
        <w:rPr>
          <w:rFonts w:ascii="TH SarabunPSK" w:hAnsi="TH SarabunPSK" w:cs="TH SarabunPSK" w:hint="cs"/>
          <w:cs/>
        </w:rPr>
        <w:t>ด้านความรู้ ทักษะและความ</w:t>
      </w:r>
      <w:r w:rsidR="007104C8" w:rsidRPr="00B60D70">
        <w:rPr>
          <w:rFonts w:ascii="TH SarabunPSK" w:hAnsi="TH SarabunPSK" w:cs="TH SarabunPSK" w:hint="cs"/>
          <w:cs/>
        </w:rPr>
        <w:t>ตั้งใจในการเข้าศึกษาต่อ</w:t>
      </w:r>
      <w:r w:rsidR="00133A9C" w:rsidRPr="00B60D70">
        <w:rPr>
          <w:rFonts w:ascii="TH SarabunPSK" w:hAnsi="TH SarabunPSK" w:cs="TH SarabunPSK" w:hint="cs"/>
          <w:cs/>
        </w:rPr>
        <w:t>ของนักศึกษา</w:t>
      </w:r>
      <w:r w:rsidR="007104C8" w:rsidRPr="00B60D70">
        <w:rPr>
          <w:rFonts w:ascii="TH SarabunPSK" w:hAnsi="TH SarabunPSK" w:cs="TH SarabunPSK" w:hint="cs"/>
          <w:cs/>
        </w:rPr>
        <w:t xml:space="preserve"> และ</w:t>
      </w:r>
      <w:r w:rsidRPr="00B60D70">
        <w:rPr>
          <w:rFonts w:ascii="TH SarabunPSK" w:hAnsi="TH SarabunPSK" w:cs="TH SarabunPSK"/>
          <w:cs/>
        </w:rPr>
        <w:t>ความพร้อมของนักศึกษา</w:t>
      </w:r>
      <w:r w:rsidR="007104C8" w:rsidRPr="00B60D70">
        <w:rPr>
          <w:rFonts w:ascii="TH SarabunPSK" w:hAnsi="TH SarabunPSK" w:cs="TH SarabunPSK" w:hint="cs"/>
          <w:cs/>
        </w:rPr>
        <w:t>ในด้าน</w:t>
      </w:r>
      <w:proofErr w:type="spellStart"/>
      <w:r w:rsidR="007104C8" w:rsidRPr="00B60D70">
        <w:rPr>
          <w:rFonts w:ascii="TH SarabunPSK" w:hAnsi="TH SarabunPSK" w:cs="TH SarabunPSK" w:hint="cs"/>
          <w:cs/>
        </w:rPr>
        <w:t>ต่างๆ</w:t>
      </w:r>
      <w:proofErr w:type="spellEnd"/>
      <w:r w:rsidR="007104C8" w:rsidRPr="00B60D70">
        <w:rPr>
          <w:rFonts w:ascii="TH SarabunPSK" w:hAnsi="TH SarabunPSK" w:cs="TH SarabunPSK" w:hint="cs"/>
          <w:cs/>
        </w:rPr>
        <w:t xml:space="preserve"> </w:t>
      </w:r>
      <w:r w:rsidR="00133A9C" w:rsidRPr="00B60D70">
        <w:rPr>
          <w:rFonts w:ascii="TH SarabunPSK" w:hAnsi="TH SarabunPSK" w:cs="TH SarabunPSK" w:hint="cs"/>
          <w:cs/>
        </w:rPr>
        <w:t>ทั้งนี้เพื่อให้เกิดความมั่นใจว่าจะได้</w:t>
      </w:r>
      <w:r w:rsidR="001C5B61" w:rsidRPr="00B60D70">
        <w:rPr>
          <w:rFonts w:ascii="TH SarabunPSK" w:hAnsi="TH SarabunPSK" w:cs="TH SarabunPSK" w:hint="cs"/>
          <w:cs/>
        </w:rPr>
        <w:t>นักศึกษาที่มีคุณสมบัติตรงตามความต้องการของหลักสูตร</w:t>
      </w:r>
    </w:p>
    <w:p w14:paraId="76F3C20A" w14:textId="00EBB79C" w:rsidR="00366B79" w:rsidRPr="00B60D70" w:rsidRDefault="00366B79" w:rsidP="00F06DE8">
      <w:pPr>
        <w:pStyle w:val="af9"/>
        <w:spacing w:after="120"/>
        <w:ind w:left="992"/>
        <w:contextualSpacing w:val="0"/>
        <w:rPr>
          <w:rFonts w:ascii="TH SarabunPSK" w:hAnsi="TH SarabunPSK" w:cs="TH SarabunPSK"/>
        </w:rPr>
      </w:pPr>
      <w:r w:rsidRPr="00B60D70">
        <w:rPr>
          <w:rFonts w:ascii="TH SarabunPSK" w:hAnsi="TH SarabunPSK" w:cs="TH SarabunPSK"/>
          <w:i/>
          <w:iCs/>
          <w:cs/>
        </w:rPr>
        <w:t>การเตรียมความพร้อม</w:t>
      </w:r>
      <w:r w:rsidR="00ED55B0" w:rsidRPr="00B60D70">
        <w:rPr>
          <w:rFonts w:ascii="TH SarabunPSK" w:hAnsi="TH SarabunPSK" w:cs="TH SarabunPSK"/>
          <w:i/>
          <w:iCs/>
          <w:cs/>
        </w:rPr>
        <w:t>:</w:t>
      </w:r>
      <w:r w:rsidR="003E7DFF" w:rsidRPr="00B60D70">
        <w:rPr>
          <w:rFonts w:ascii="TH SarabunPSK" w:hAnsi="TH SarabunPSK" w:cs="TH SarabunPSK"/>
        </w:rPr>
        <w:t xml:space="preserve"> </w:t>
      </w:r>
      <w:r w:rsidRPr="00B60D70">
        <w:rPr>
          <w:rFonts w:ascii="TH SarabunPSK" w:hAnsi="TH SarabunPSK" w:cs="TH SarabunPSK"/>
          <w:cs/>
        </w:rPr>
        <w:t>หลักสูตรมี</w:t>
      </w:r>
      <w:r w:rsidR="003E7DFF" w:rsidRPr="00B60D70">
        <w:rPr>
          <w:rFonts w:ascii="TH SarabunPSK" w:hAnsi="TH SarabunPSK" w:cs="TH SarabunPSK" w:hint="cs"/>
          <w:cs/>
        </w:rPr>
        <w:t>ประเมินความพร้อมของนักศึกษา และดำเนิน</w:t>
      </w:r>
      <w:r w:rsidRPr="00B60D70">
        <w:rPr>
          <w:rFonts w:ascii="TH SarabunPSK" w:hAnsi="TH SarabunPSK" w:cs="TH SarabunPSK"/>
          <w:cs/>
        </w:rPr>
        <w:t>การจัด</w:t>
      </w:r>
      <w:r w:rsidR="003E7DFF" w:rsidRPr="00B60D70">
        <w:rPr>
          <w:rFonts w:ascii="TH SarabunPSK" w:hAnsi="TH SarabunPSK" w:cs="TH SarabunPSK" w:hint="cs"/>
          <w:cs/>
        </w:rPr>
        <w:t>ทำ</w:t>
      </w:r>
      <w:r w:rsidRPr="00B60D70">
        <w:rPr>
          <w:rFonts w:ascii="TH SarabunPSK" w:hAnsi="TH SarabunPSK" w:cs="TH SarabunPSK"/>
          <w:cs/>
        </w:rPr>
        <w:t>โครงการปรับพื้นฐานก่อนเปิดภาคการศึกษา เพื่อช่วยเสริมสร้างความรู้พื้นฐานที่จำเป็นใน</w:t>
      </w:r>
      <w:r w:rsidR="00A9343C" w:rsidRPr="00B60D70">
        <w:rPr>
          <w:rFonts w:ascii="TH SarabunPSK" w:hAnsi="TH SarabunPSK" w:cs="TH SarabunPSK" w:hint="cs"/>
          <w:cs/>
        </w:rPr>
        <w:t>รายวิชาด้านวิทยาศาสตร์และคณิตศาสตร์</w:t>
      </w:r>
      <w:r w:rsidRPr="00B60D70">
        <w:rPr>
          <w:rFonts w:ascii="Arial" w:hAnsi="Arial" w:cs="Arial" w:hint="cs"/>
          <w:cs/>
        </w:rPr>
        <w:t>​</w:t>
      </w:r>
    </w:p>
    <w:p w14:paraId="305B5351" w14:textId="27EF9817" w:rsidR="00366B79" w:rsidRPr="00B60D70" w:rsidRDefault="00366B79" w:rsidP="00F06DE8">
      <w:pPr>
        <w:pStyle w:val="af9"/>
        <w:ind w:left="993"/>
        <w:rPr>
          <w:rFonts w:ascii="TH SarabunPSK" w:hAnsi="TH SarabunPSK" w:cs="TH SarabunPSK"/>
        </w:rPr>
      </w:pPr>
      <w:r w:rsidRPr="00B60D70">
        <w:rPr>
          <w:rFonts w:ascii="TH SarabunPSK" w:hAnsi="TH SarabunPSK" w:cs="TH SarabunPSK"/>
          <w:i/>
          <w:iCs/>
          <w:cs/>
        </w:rPr>
        <w:t>การดูแลนักศึกษาระหว่างศึกษา</w:t>
      </w:r>
      <w:r w:rsidR="007E6E74" w:rsidRPr="00B60D70">
        <w:rPr>
          <w:rFonts w:ascii="TH SarabunPSK" w:hAnsi="TH SarabunPSK" w:cs="TH SarabunPSK"/>
          <w:i/>
          <w:iCs/>
        </w:rPr>
        <w:t>:</w:t>
      </w:r>
      <w:r w:rsidR="007E6E74" w:rsidRPr="00B60D70">
        <w:rPr>
          <w:rFonts w:ascii="TH SarabunPSK" w:hAnsi="TH SarabunPSK" w:cs="TH SarabunPSK"/>
        </w:rPr>
        <w:t xml:space="preserve"> </w:t>
      </w:r>
      <w:r w:rsidR="00EB7DC8" w:rsidRPr="00B60D70">
        <w:rPr>
          <w:rFonts w:ascii="TH SarabunPSK" w:hAnsi="TH SarabunPSK" w:cs="TH SarabunPSK" w:hint="cs"/>
          <w:cs/>
        </w:rPr>
        <w:t>หลักสูตรได้ดำเนินการดูแล</w:t>
      </w:r>
      <w:r w:rsidRPr="00B60D70">
        <w:rPr>
          <w:rFonts w:ascii="TH SarabunPSK" w:hAnsi="TH SarabunPSK" w:cs="TH SarabunPSK"/>
          <w:cs/>
        </w:rPr>
        <w:t>นักศึกษา</w:t>
      </w:r>
      <w:r w:rsidR="00EB7DC8" w:rsidRPr="00B60D70">
        <w:rPr>
          <w:rFonts w:ascii="TH SarabunPSK" w:hAnsi="TH SarabunPSK" w:cs="TH SarabunPSK" w:hint="cs"/>
          <w:cs/>
        </w:rPr>
        <w:t xml:space="preserve">ในระหว่างการศึกษาในด้านการเรียน การวางแผนการเรียน </w:t>
      </w:r>
      <w:r w:rsidR="00B0583E" w:rsidRPr="00B60D70">
        <w:rPr>
          <w:rFonts w:ascii="TH SarabunPSK" w:hAnsi="TH SarabunPSK" w:cs="TH SarabunPSK" w:hint="cs"/>
          <w:cs/>
        </w:rPr>
        <w:t>การสนับสนุน</w:t>
      </w:r>
      <w:r w:rsidR="00FC6C19" w:rsidRPr="00B60D70">
        <w:rPr>
          <w:rFonts w:ascii="TH SarabunPSK" w:hAnsi="TH SarabunPSK" w:cs="TH SarabunPSK" w:hint="cs"/>
          <w:cs/>
        </w:rPr>
        <w:t>ด้านการเงินโดยให้นักศึกษามีโอกาส</w:t>
      </w:r>
      <w:r w:rsidR="00B0583E" w:rsidRPr="00B60D70">
        <w:rPr>
          <w:rFonts w:ascii="TH SarabunPSK" w:hAnsi="TH SarabunPSK" w:cs="TH SarabunPSK" w:hint="cs"/>
          <w:cs/>
        </w:rPr>
        <w:t xml:space="preserve">หารายได้ระหว่างเรียน </w:t>
      </w:r>
      <w:r w:rsidR="00B12815" w:rsidRPr="00B60D70">
        <w:rPr>
          <w:rFonts w:ascii="TH SarabunPSK" w:hAnsi="TH SarabunPSK" w:cs="TH SarabunPSK" w:hint="cs"/>
          <w:cs/>
        </w:rPr>
        <w:t>การสร้างบรรยากาศ</w:t>
      </w:r>
      <w:r w:rsidR="00181BA9" w:rsidRPr="00B60D70">
        <w:rPr>
          <w:rFonts w:ascii="TH SarabunPSK" w:hAnsi="TH SarabunPSK" w:cs="TH SarabunPSK" w:hint="cs"/>
          <w:cs/>
        </w:rPr>
        <w:t>หรือสภาพแวดล้อม</w:t>
      </w:r>
      <w:r w:rsidR="009A4B20" w:rsidRPr="00B60D70">
        <w:rPr>
          <w:rFonts w:ascii="TH SarabunPSK" w:hAnsi="TH SarabunPSK" w:cs="TH SarabunPSK" w:hint="cs"/>
          <w:cs/>
        </w:rPr>
        <w:t>ที่เกี่ยวข้องกับสุขภาพจิตของนักศึกษาในระหว่าง</w:t>
      </w:r>
      <w:r w:rsidR="00E41D63" w:rsidRPr="00B60D70">
        <w:rPr>
          <w:rFonts w:ascii="TH SarabunPSK" w:hAnsi="TH SarabunPSK" w:cs="TH SarabunPSK" w:hint="cs"/>
          <w:cs/>
        </w:rPr>
        <w:t>เ</w:t>
      </w:r>
      <w:r w:rsidR="009A4B20" w:rsidRPr="00B60D70">
        <w:rPr>
          <w:rFonts w:ascii="TH SarabunPSK" w:hAnsi="TH SarabunPSK" w:cs="TH SarabunPSK" w:hint="cs"/>
          <w:cs/>
        </w:rPr>
        <w:t>รียน</w:t>
      </w:r>
      <w:r w:rsidR="00181BA9" w:rsidRPr="00B60D70">
        <w:rPr>
          <w:rFonts w:ascii="TH SarabunPSK" w:hAnsi="TH SarabunPSK" w:cs="TH SarabunPSK" w:hint="cs"/>
          <w:cs/>
        </w:rPr>
        <w:t xml:space="preserve"> </w:t>
      </w:r>
      <w:r w:rsidRPr="00B60D70">
        <w:rPr>
          <w:rFonts w:ascii="TH SarabunPSK" w:hAnsi="TH SarabunPSK" w:cs="TH SarabunPSK"/>
          <w:cs/>
        </w:rPr>
        <w:t>ผ่านระบบอาจารย์ที่ปรึกษาชั้นปี รวมถึงมีการติดตามผลสัมฤทธิ์ทางการเรียนของนักศึกษาเป็นรายภาคการศึกษา เพื่อลดอัตราการออกกลางคันและเพิ่มอัตราการสำเร็จการศึกษา</w:t>
      </w:r>
      <w:r w:rsidRPr="00B60D70">
        <w:rPr>
          <w:rFonts w:ascii="Arial" w:hAnsi="Arial" w:cs="Arial" w:hint="cs"/>
          <w:cs/>
        </w:rPr>
        <w:t>​</w:t>
      </w:r>
    </w:p>
    <w:p w14:paraId="75DF0622" w14:textId="77777777" w:rsidR="001E2FCB" w:rsidRPr="00B60D70" w:rsidRDefault="001E2FCB" w:rsidP="001E2FCB">
      <w:pPr>
        <w:rPr>
          <w:rFonts w:ascii="TH SarabunPSK" w:hAnsi="TH SarabunPSK" w:cs="TH SarabunPSK"/>
        </w:rPr>
      </w:pPr>
    </w:p>
    <w:p w14:paraId="3A981F66" w14:textId="6B070906" w:rsidR="00366B79" w:rsidRPr="00B60D70" w:rsidRDefault="00366B79" w:rsidP="00E57134">
      <w:pPr>
        <w:pStyle w:val="af9"/>
        <w:numPr>
          <w:ilvl w:val="3"/>
          <w:numId w:val="162"/>
        </w:numPr>
        <w:ind w:left="993" w:hanging="284"/>
        <w:jc w:val="left"/>
        <w:rPr>
          <w:rFonts w:ascii="TH SarabunPSK" w:hAnsi="TH SarabunPSK" w:cs="TH SarabunPSK"/>
          <w:i/>
          <w:iCs/>
        </w:rPr>
      </w:pPr>
      <w:r w:rsidRPr="00B60D70">
        <w:rPr>
          <w:rFonts w:ascii="TH SarabunPSK" w:hAnsi="TH SarabunPSK" w:cs="TH SarabunPSK"/>
          <w:b/>
          <w:bCs/>
          <w:cs/>
        </w:rPr>
        <w:t>อาจารย์</w:t>
      </w:r>
    </w:p>
    <w:p w14:paraId="78F94D2A" w14:textId="77777777" w:rsidR="00366B79" w:rsidRPr="00B60D70" w:rsidRDefault="00366B79" w:rsidP="00AF6D8B">
      <w:pPr>
        <w:pStyle w:val="af9"/>
        <w:spacing w:after="120"/>
        <w:ind w:left="992"/>
        <w:contextualSpacing w:val="0"/>
        <w:jc w:val="left"/>
        <w:rPr>
          <w:rFonts w:ascii="TH SarabunPSK" w:hAnsi="TH SarabunPSK" w:cs="TH SarabunPSK"/>
        </w:rPr>
      </w:pPr>
      <w:r w:rsidRPr="00B60D70">
        <w:rPr>
          <w:rFonts w:ascii="TH SarabunPSK" w:hAnsi="TH SarabunPSK" w:cs="TH SarabunPSK"/>
          <w:cs/>
        </w:rPr>
        <w:t>หลักสูตรให้ความสำคัญกับการพัฒนาอาจารย์เพื่อให้สามารถจัดการเรียนการสอนที่มีคุณภาพ และสามารถสร้างสภาพแวดล้อมทางการศึกษาให้มีประสิทธิภาพสูงสุด หลักสูตรมีนโยบายในการพัฒนาสมรรถนะอาจารย์ผ่าน การอบรม</w:t>
      </w:r>
      <w:r w:rsidRPr="00B60D70">
        <w:rPr>
          <w:rFonts w:ascii="TH SarabunPSK" w:hAnsi="TH SarabunPSK" w:cs="TH SarabunPSK"/>
        </w:rPr>
        <w:t xml:space="preserve">, </w:t>
      </w:r>
      <w:r w:rsidRPr="00B60D70">
        <w:rPr>
          <w:rFonts w:ascii="TH SarabunPSK" w:hAnsi="TH SarabunPSK" w:cs="TH SarabunPSK"/>
          <w:cs/>
        </w:rPr>
        <w:t>การพัฒนาเทคนิคการสอน</w:t>
      </w:r>
      <w:r w:rsidRPr="00B60D70">
        <w:rPr>
          <w:rFonts w:ascii="TH SarabunPSK" w:hAnsi="TH SarabunPSK" w:cs="TH SarabunPSK"/>
        </w:rPr>
        <w:t xml:space="preserve">, </w:t>
      </w:r>
      <w:r w:rsidRPr="00B60D70">
        <w:rPr>
          <w:rFonts w:ascii="TH SarabunPSK" w:hAnsi="TH SarabunPSK" w:cs="TH SarabunPSK"/>
          <w:cs/>
        </w:rPr>
        <w:t>การส่งเสริมตำแหน่งทางวิชาการ และการประเมินคุณภาพการสอน</w:t>
      </w:r>
    </w:p>
    <w:p w14:paraId="49F61EC1" w14:textId="59C2E2ED" w:rsidR="00366B79" w:rsidRPr="00B60D70" w:rsidRDefault="00366B79" w:rsidP="00AF6D8B">
      <w:pPr>
        <w:pStyle w:val="af9"/>
        <w:ind w:left="993"/>
        <w:rPr>
          <w:rFonts w:ascii="TH SarabunPSK" w:hAnsi="TH SarabunPSK" w:cs="TH SarabunPSK"/>
        </w:rPr>
      </w:pPr>
      <w:r w:rsidRPr="00B60D70">
        <w:rPr>
          <w:rFonts w:ascii="TH SarabunPSK" w:hAnsi="TH SarabunPSK" w:cs="TH SarabunPSK"/>
          <w:i/>
          <w:iCs/>
          <w:cs/>
        </w:rPr>
        <w:t>การพัฒนาสมรรถนะอาจารย์</w:t>
      </w:r>
      <w:r w:rsidR="00AF6D8B" w:rsidRPr="00B60D70">
        <w:rPr>
          <w:rFonts w:ascii="TH SarabunPSK" w:hAnsi="TH SarabunPSK" w:cs="TH SarabunPSK"/>
          <w:i/>
          <w:iCs/>
        </w:rPr>
        <w:t>:</w:t>
      </w:r>
      <w:r w:rsidR="00AF6D8B" w:rsidRPr="00B60D70">
        <w:rPr>
          <w:rFonts w:ascii="TH SarabunPSK" w:hAnsi="TH SarabunPSK" w:cs="TH SarabunPSK"/>
        </w:rPr>
        <w:t xml:space="preserve"> </w:t>
      </w:r>
      <w:r w:rsidRPr="00B60D70">
        <w:rPr>
          <w:rFonts w:ascii="TH SarabunPSK" w:hAnsi="TH SarabunPSK" w:cs="TH SarabunPSK"/>
          <w:cs/>
        </w:rPr>
        <w:t xml:space="preserve">หลักสูตรมีการสนับสนุนอาจารย์ให้ได้รับการรับรอง </w:t>
      </w:r>
      <w:r w:rsidRPr="00B60D70">
        <w:rPr>
          <w:rFonts w:ascii="TH SarabunPSK" w:hAnsi="TH SarabunPSK" w:cs="TH SarabunPSK"/>
        </w:rPr>
        <w:t xml:space="preserve">Professional Standards Framework (PSF) </w:t>
      </w:r>
      <w:r w:rsidRPr="00B60D70">
        <w:rPr>
          <w:rFonts w:ascii="TH SarabunPSK" w:hAnsi="TH SarabunPSK" w:cs="TH SarabunPSK"/>
          <w:cs/>
        </w:rPr>
        <w:t xml:space="preserve">ตามกรอบของมหาวิทยาลัย </w:t>
      </w:r>
      <w:r w:rsidRPr="00B60D70">
        <w:rPr>
          <w:rFonts w:ascii="TH SarabunPSK" w:hAnsi="TH SarabunPSK" w:cs="TH SarabunPSK"/>
        </w:rPr>
        <w:t xml:space="preserve">KMUTT PSF </w:t>
      </w:r>
      <w:r w:rsidRPr="00B60D70">
        <w:rPr>
          <w:rFonts w:ascii="TH SarabunPSK" w:hAnsi="TH SarabunPSK" w:cs="TH SarabunPSK"/>
          <w:cs/>
        </w:rPr>
        <w:t xml:space="preserve">และ </w:t>
      </w:r>
      <w:r w:rsidRPr="00B60D70">
        <w:rPr>
          <w:rFonts w:ascii="TH SarabunPSK" w:hAnsi="TH SarabunPSK" w:cs="TH SarabunPSK"/>
        </w:rPr>
        <w:t xml:space="preserve">Thailand PSF </w:t>
      </w:r>
      <w:r w:rsidRPr="00B60D70">
        <w:rPr>
          <w:rFonts w:ascii="TH SarabunPSK" w:hAnsi="TH SarabunPSK" w:cs="TH SarabunPSK"/>
          <w:cs/>
        </w:rPr>
        <w:t xml:space="preserve">โดยมีการกำหนดให้ อาจารย์ต้องได้รับการรับรองตั้งแต่ระดับ 2 ขึ้นไป ตามมาตรฐานของคุรุสภา </w:t>
      </w:r>
    </w:p>
    <w:p w14:paraId="0206BE2A" w14:textId="77777777" w:rsidR="00366B79" w:rsidRPr="00B60D70" w:rsidRDefault="00366B79" w:rsidP="00AF6D8B">
      <w:pPr>
        <w:pStyle w:val="af9"/>
        <w:spacing w:after="120"/>
        <w:ind w:left="992"/>
        <w:contextualSpacing w:val="0"/>
        <w:rPr>
          <w:rFonts w:ascii="TH SarabunPSK" w:hAnsi="TH SarabunPSK" w:cs="TH SarabunPSK"/>
        </w:rPr>
      </w:pPr>
      <w:r w:rsidRPr="00B60D70">
        <w:rPr>
          <w:rFonts w:ascii="TH SarabunPSK" w:hAnsi="TH SarabunPSK" w:cs="TH SarabunPSK"/>
          <w:cs/>
        </w:rPr>
        <w:t xml:space="preserve">การพัฒนาความสามารถด้านการสอนของอาจารย์ยังครอบคลุม การอบรมด้าน </w:t>
      </w:r>
      <w:r w:rsidRPr="00B60D70">
        <w:rPr>
          <w:rFonts w:ascii="TH SarabunPSK" w:hAnsi="TH SarabunPSK" w:cs="TH SarabunPSK"/>
        </w:rPr>
        <w:t xml:space="preserve">Active Learning, Problem-Based Learning (PBL), </w:t>
      </w:r>
      <w:r w:rsidRPr="00B60D70">
        <w:rPr>
          <w:rFonts w:ascii="TH SarabunPSK" w:hAnsi="TH SarabunPSK" w:cs="TH SarabunPSK"/>
          <w:cs/>
        </w:rPr>
        <w:t>และการใช้เทคโนโลยีดิจิทัล ในการสอน</w:t>
      </w:r>
      <w:r w:rsidRPr="00B60D70">
        <w:rPr>
          <w:rFonts w:ascii="TH SarabunPSK" w:hAnsi="TH SarabunPSK" w:cs="TH SarabunPSK"/>
        </w:rPr>
        <w:t xml:space="preserve"> </w:t>
      </w:r>
      <w:r w:rsidRPr="00B60D70">
        <w:rPr>
          <w:rFonts w:ascii="TH SarabunPSK" w:hAnsi="TH SarabunPSK" w:cs="TH SarabunPSK"/>
          <w:cs/>
        </w:rPr>
        <w:t>เพื่อให้สามารถบูรณาการเทคโนโลยีเข้ากับหลักการสอนที่เหมาะสมกับรายวิชาและเนื้อหาทางวิศวกรรมโยธา</w:t>
      </w:r>
      <w:r w:rsidRPr="00B60D70">
        <w:rPr>
          <w:rFonts w:ascii="Arial" w:hAnsi="Arial" w:cs="Arial" w:hint="cs"/>
          <w:cs/>
        </w:rPr>
        <w:t>​</w:t>
      </w:r>
    </w:p>
    <w:p w14:paraId="15E736E3" w14:textId="5E20EEF5" w:rsidR="00366B79" w:rsidRPr="00B60D70" w:rsidRDefault="00366B79" w:rsidP="00AF6D8B">
      <w:pPr>
        <w:pStyle w:val="af9"/>
        <w:spacing w:after="120"/>
        <w:ind w:left="992"/>
        <w:contextualSpacing w:val="0"/>
        <w:rPr>
          <w:rFonts w:ascii="Arial" w:hAnsi="Arial" w:cs="Arial"/>
        </w:rPr>
      </w:pPr>
      <w:r w:rsidRPr="00B60D70">
        <w:rPr>
          <w:rFonts w:ascii="TH SarabunPSK" w:hAnsi="TH SarabunPSK" w:cs="TH SarabunPSK"/>
          <w:i/>
          <w:iCs/>
          <w:cs/>
        </w:rPr>
        <w:lastRenderedPageBreak/>
        <w:t>การพัฒนาตำแหน่งทางวิชาการและงานวิจัย</w:t>
      </w:r>
      <w:r w:rsidR="00AF6D8B" w:rsidRPr="00B60D70">
        <w:rPr>
          <w:rFonts w:ascii="TH SarabunPSK" w:hAnsi="TH SarabunPSK" w:cs="TH SarabunPSK"/>
          <w:i/>
          <w:iCs/>
        </w:rPr>
        <w:t>:</w:t>
      </w:r>
      <w:r w:rsidR="00AF6D8B" w:rsidRPr="00B60D70">
        <w:rPr>
          <w:rFonts w:ascii="TH SarabunPSK" w:hAnsi="TH SarabunPSK" w:cs="TH SarabunPSK"/>
        </w:rPr>
        <w:t xml:space="preserve"> </w:t>
      </w:r>
      <w:r w:rsidRPr="00B60D70">
        <w:rPr>
          <w:rFonts w:ascii="TH SarabunPSK" w:hAnsi="TH SarabunPSK" w:cs="TH SarabunPSK"/>
          <w:cs/>
        </w:rPr>
        <w:t>หลักสูตรให้การสนับสนุนและส่งเสริมให้คณาจารย์ เข้าสู่ตำแหน่งทางวิชาการที่สูงขึ้น โดยมีแผนสนับสนุนการทำวิจัยและตีพิมพ์บทความในวารสารวิชาการ อาจารย์ได้รับการสนับสนุนให้เข้าร่วมโครงการพัฒนาอาจารย์ด้านการวิจัย มีฐานข้อมูลวิชาการเพื่อให้สามารถเข้าถึงงานวิจัยและแนวทางการสอนที่ทันสมัย อาจารย์ยังได้รับการส่งเสริมให้ทำวิจัยในสาขาวิชาวิศวกรรมโยธา และนำผลวิจัยมาปรับใช้ในการสอนเพื่อเพิ่มประสิทธิภาพของการเรียนการสอน</w:t>
      </w:r>
      <w:r w:rsidRPr="00B60D70">
        <w:rPr>
          <w:rFonts w:ascii="Arial" w:hAnsi="Arial" w:cs="Arial" w:hint="cs"/>
          <w:cs/>
        </w:rPr>
        <w:t>​</w:t>
      </w:r>
    </w:p>
    <w:p w14:paraId="544FFF17" w14:textId="257BE49C" w:rsidR="00366B79" w:rsidRPr="00B60D70" w:rsidRDefault="00366B79" w:rsidP="00AF6D8B">
      <w:pPr>
        <w:pStyle w:val="af9"/>
        <w:ind w:left="993"/>
        <w:rPr>
          <w:rFonts w:ascii="TH SarabunPSK" w:hAnsi="TH SarabunPSK" w:cs="TH SarabunPSK"/>
        </w:rPr>
      </w:pPr>
      <w:r w:rsidRPr="00B60D70">
        <w:rPr>
          <w:rFonts w:ascii="TH SarabunPSK" w:hAnsi="TH SarabunPSK" w:cs="TH SarabunPSK"/>
          <w:i/>
          <w:iCs/>
          <w:cs/>
        </w:rPr>
        <w:t>การประเมินและพัฒนาอาจารย์</w:t>
      </w:r>
      <w:r w:rsidR="00AF6D8B" w:rsidRPr="00B60D70">
        <w:rPr>
          <w:rFonts w:ascii="TH SarabunPSK" w:hAnsi="TH SarabunPSK" w:cs="TH SarabunPSK"/>
          <w:i/>
          <w:iCs/>
        </w:rPr>
        <w:t>:</w:t>
      </w:r>
      <w:r w:rsidR="00AF6D8B" w:rsidRPr="00B60D70">
        <w:rPr>
          <w:rFonts w:ascii="TH SarabunPSK" w:hAnsi="TH SarabunPSK" w:cs="TH SarabunPSK"/>
        </w:rPr>
        <w:t xml:space="preserve"> </w:t>
      </w:r>
      <w:r w:rsidRPr="00B60D70">
        <w:rPr>
          <w:rFonts w:ascii="TH SarabunPSK" w:hAnsi="TH SarabunPSK" w:cs="TH SarabunPSK"/>
          <w:cs/>
        </w:rPr>
        <w:t>หลักสูตร</w:t>
      </w:r>
      <w:r w:rsidR="00BF66E7" w:rsidRPr="00B60D70">
        <w:rPr>
          <w:rFonts w:ascii="TH SarabunPSK" w:hAnsi="TH SarabunPSK" w:cs="TH SarabunPSK" w:hint="cs"/>
          <w:cs/>
        </w:rPr>
        <w:t>ใช้</w:t>
      </w:r>
      <w:r w:rsidRPr="00B60D70">
        <w:rPr>
          <w:rFonts w:ascii="TH SarabunPSK" w:hAnsi="TH SarabunPSK" w:cs="TH SarabunPSK"/>
          <w:cs/>
        </w:rPr>
        <w:t>ระบบการประเมินอาจารย์ที่เป็นมาตรฐาน</w:t>
      </w:r>
      <w:r w:rsidR="00BF66E7" w:rsidRPr="00B60D70">
        <w:rPr>
          <w:rFonts w:ascii="TH SarabunPSK" w:hAnsi="TH SarabunPSK" w:cs="TH SarabunPSK" w:hint="cs"/>
          <w:cs/>
        </w:rPr>
        <w:t>ตามกรอบประเมินอาจารย์ของมหาวิทยาลัยฯ</w:t>
      </w:r>
      <w:r w:rsidRPr="00B60D70">
        <w:rPr>
          <w:rFonts w:ascii="TH SarabunPSK" w:hAnsi="TH SarabunPSK" w:cs="TH SarabunPSK"/>
          <w:cs/>
        </w:rPr>
        <w:t xml:space="preserve"> </w:t>
      </w:r>
      <w:r w:rsidR="00227BA5" w:rsidRPr="00B60D70">
        <w:rPr>
          <w:rFonts w:ascii="TH SarabunPSK" w:hAnsi="TH SarabunPSK" w:cs="TH SarabunPSK" w:hint="cs"/>
          <w:cs/>
        </w:rPr>
        <w:t>และ</w:t>
      </w:r>
      <w:r w:rsidRPr="00B60D70">
        <w:rPr>
          <w:rFonts w:ascii="TH SarabunPSK" w:hAnsi="TH SarabunPSK" w:cs="TH SarabunPSK"/>
          <w:cs/>
        </w:rPr>
        <w:t>ใช้เครื่องมือ</w:t>
      </w:r>
      <w:r w:rsidR="00227BA5" w:rsidRPr="00B60D70">
        <w:rPr>
          <w:rFonts w:ascii="TH SarabunPSK" w:hAnsi="TH SarabunPSK" w:cs="TH SarabunPSK" w:hint="cs"/>
          <w:cs/>
        </w:rPr>
        <w:t>เพิ่มเติม</w:t>
      </w:r>
      <w:r w:rsidRPr="00B60D70">
        <w:rPr>
          <w:rFonts w:ascii="TH SarabunPSK" w:hAnsi="TH SarabunPSK" w:cs="TH SarabunPSK"/>
          <w:cs/>
        </w:rPr>
        <w:t xml:space="preserve"> เช่น แบบสอบถามความคิดเห็นของนักศึกษา</w:t>
      </w:r>
      <w:r w:rsidRPr="00B60D70">
        <w:rPr>
          <w:rFonts w:ascii="TH SarabunPSK" w:hAnsi="TH SarabunPSK" w:cs="TH SarabunPSK"/>
        </w:rPr>
        <w:t xml:space="preserve">, </w:t>
      </w:r>
      <w:r w:rsidRPr="00B60D70">
        <w:rPr>
          <w:rFonts w:ascii="TH SarabunPSK" w:hAnsi="TH SarabunPSK" w:cs="TH SarabunPSK"/>
          <w:cs/>
        </w:rPr>
        <w:t>และการสังเกตการณ์ในชั้นเรียน เพื่อวิเคราะห์คุณภาพการสอน นอกจากนี้ยังมีการประชุมคณาจารย์เป็นประจำทุกปี</w:t>
      </w:r>
      <w:r w:rsidR="00227BA5" w:rsidRPr="00B60D70">
        <w:rPr>
          <w:rFonts w:ascii="TH SarabunPSK" w:hAnsi="TH SarabunPSK" w:cs="TH SarabunPSK" w:hint="cs"/>
          <w:cs/>
        </w:rPr>
        <w:t xml:space="preserve"> </w:t>
      </w:r>
      <w:r w:rsidRPr="00B60D70">
        <w:rPr>
          <w:rFonts w:ascii="TH SarabunPSK" w:hAnsi="TH SarabunPSK" w:cs="TH SarabunPSK"/>
          <w:cs/>
        </w:rPr>
        <w:t>เพื่อหารือเกี่ยวกับการพัฒนาการเรียนการสอนและแนวทางการปรับปรุง</w:t>
      </w:r>
      <w:r w:rsidR="00A42135" w:rsidRPr="00B60D70">
        <w:rPr>
          <w:rFonts w:ascii="TH SarabunPSK" w:hAnsi="TH SarabunPSK" w:cs="TH SarabunPSK" w:hint="cs"/>
          <w:cs/>
        </w:rPr>
        <w:t>การดำเนินงาน</w:t>
      </w:r>
      <w:r w:rsidRPr="00B60D70">
        <w:rPr>
          <w:rFonts w:ascii="TH SarabunPSK" w:hAnsi="TH SarabunPSK" w:cs="TH SarabunPSK"/>
          <w:cs/>
        </w:rPr>
        <w:t>หลักสูตร</w:t>
      </w:r>
    </w:p>
    <w:p w14:paraId="1A8D728D" w14:textId="77777777" w:rsidR="00AF6D8B" w:rsidRPr="00B60D70" w:rsidRDefault="00AF6D8B" w:rsidP="00AF6D8B">
      <w:pPr>
        <w:pStyle w:val="af9"/>
        <w:ind w:left="993"/>
        <w:rPr>
          <w:rFonts w:ascii="TH SarabunPSK" w:hAnsi="TH SarabunPSK" w:cs="TH SarabunPSK"/>
        </w:rPr>
      </w:pPr>
    </w:p>
    <w:p w14:paraId="1BFA05E6" w14:textId="0DC2800D" w:rsidR="00366B79" w:rsidRPr="00B60D70" w:rsidRDefault="00366B79" w:rsidP="00E57134">
      <w:pPr>
        <w:pStyle w:val="af9"/>
        <w:numPr>
          <w:ilvl w:val="3"/>
          <w:numId w:val="162"/>
        </w:numPr>
        <w:ind w:left="993" w:hanging="284"/>
        <w:jc w:val="left"/>
        <w:rPr>
          <w:rFonts w:ascii="TH SarabunPSK" w:hAnsi="TH SarabunPSK" w:cs="TH SarabunPSK"/>
          <w:b/>
          <w:bCs/>
        </w:rPr>
      </w:pPr>
      <w:r w:rsidRPr="00B60D70">
        <w:rPr>
          <w:rFonts w:ascii="TH SarabunPSK" w:hAnsi="TH SarabunPSK" w:cs="TH SarabunPSK"/>
          <w:b/>
          <w:bCs/>
          <w:cs/>
        </w:rPr>
        <w:t>หลักสูตร การเรียนการสอน และการประเมิน</w:t>
      </w:r>
    </w:p>
    <w:p w14:paraId="0E93AD9E" w14:textId="6F830413" w:rsidR="002E0E14" w:rsidRPr="00B60D70" w:rsidRDefault="00366B79" w:rsidP="0098776C">
      <w:pPr>
        <w:pStyle w:val="af9"/>
        <w:spacing w:after="120"/>
        <w:ind w:left="992"/>
        <w:contextualSpacing w:val="0"/>
        <w:rPr>
          <w:rFonts w:ascii="TH SarabunPSK" w:hAnsi="TH SarabunPSK" w:cs="TH SarabunPSK"/>
        </w:rPr>
      </w:pPr>
      <w:r w:rsidRPr="00B60D70">
        <w:rPr>
          <w:rFonts w:ascii="TH SarabunPSK" w:hAnsi="TH SarabunPSK" w:cs="TH SarabunPSK"/>
          <w:i/>
          <w:iCs/>
          <w:cs/>
        </w:rPr>
        <w:t>หลักสูตร</w:t>
      </w:r>
      <w:r w:rsidR="005720AA" w:rsidRPr="00B60D70">
        <w:rPr>
          <w:rFonts w:ascii="TH SarabunPSK" w:hAnsi="TH SarabunPSK" w:cs="TH SarabunPSK"/>
          <w:i/>
          <w:iCs/>
        </w:rPr>
        <w:t>:</w:t>
      </w:r>
      <w:r w:rsidR="005720AA" w:rsidRPr="00B60D70">
        <w:rPr>
          <w:rFonts w:ascii="TH SarabunPSK" w:hAnsi="TH SarabunPSK" w:cs="TH SarabunPSK"/>
        </w:rPr>
        <w:t xml:space="preserve"> </w:t>
      </w:r>
      <w:r w:rsidRPr="00B60D70">
        <w:rPr>
          <w:rFonts w:ascii="TH SarabunPSK" w:hAnsi="TH SarabunPSK" w:cs="TH SarabunPSK"/>
          <w:cs/>
        </w:rPr>
        <w:t>หลักสูตรได้รับการออกแบบให้เป็นไปตาม กรอบมาตรฐานคุณวุฒิระดับอุดมศึกษาแห่งชาติ (</w:t>
      </w:r>
      <w:r w:rsidRPr="00B60D70">
        <w:rPr>
          <w:rFonts w:ascii="TH SarabunPSK" w:hAnsi="TH SarabunPSK" w:cs="TH SarabunPSK"/>
        </w:rPr>
        <w:t xml:space="preserve">TQF) </w:t>
      </w:r>
      <w:r w:rsidRPr="00B60D70">
        <w:rPr>
          <w:rFonts w:ascii="TH SarabunPSK" w:hAnsi="TH SarabunPSK" w:cs="TH SarabunPSK"/>
          <w:cs/>
        </w:rPr>
        <w:t xml:space="preserve">มาตรฐานของสภาวิศวกรและคุรุสภา </w:t>
      </w:r>
      <w:r w:rsidR="006D78A8" w:rsidRPr="00B60D70">
        <w:rPr>
          <w:rFonts w:ascii="TH SarabunPSK" w:hAnsi="TH SarabunPSK" w:cs="TH SarabunPSK"/>
          <w:cs/>
        </w:rPr>
        <w:t>และ</w:t>
      </w:r>
      <w:r w:rsidR="00F675E8" w:rsidRPr="00B60D70">
        <w:rPr>
          <w:rFonts w:ascii="TH SarabunPSK" w:hAnsi="TH SarabunPSK" w:cs="TH SarabunPSK" w:hint="cs"/>
          <w:cs/>
        </w:rPr>
        <w:t>มาตรฐานคุณว</w:t>
      </w:r>
      <w:r w:rsidR="00610A18" w:rsidRPr="00B60D70">
        <w:rPr>
          <w:rFonts w:ascii="TH SarabunPSK" w:hAnsi="TH SarabunPSK" w:cs="TH SarabunPSK" w:hint="cs"/>
          <w:cs/>
        </w:rPr>
        <w:t>ุฒิ</w:t>
      </w:r>
      <w:r w:rsidR="00F40DF2" w:rsidRPr="00B60D70">
        <w:rPr>
          <w:rFonts w:ascii="TH SarabunPSK" w:hAnsi="TH SarabunPSK" w:cs="TH SarabunPSK" w:hint="cs"/>
          <w:cs/>
        </w:rPr>
        <w:t>วิชาชีพ (</w:t>
      </w:r>
      <w:proofErr w:type="spellStart"/>
      <w:r w:rsidR="00F40DF2" w:rsidRPr="00B60D70">
        <w:rPr>
          <w:rFonts w:ascii="TH SarabunPSK" w:hAnsi="TH SarabunPSK" w:cs="TH SarabunPSK" w:hint="cs"/>
          <w:cs/>
        </w:rPr>
        <w:t>สคช</w:t>
      </w:r>
      <w:proofErr w:type="spellEnd"/>
      <w:r w:rsidR="00F40DF2" w:rsidRPr="00B60D70">
        <w:rPr>
          <w:rFonts w:ascii="TH SarabunPSK" w:hAnsi="TH SarabunPSK" w:cs="TH SarabunPSK" w:hint="cs"/>
          <w:cs/>
        </w:rPr>
        <w:t>.)</w:t>
      </w:r>
      <w:r w:rsidRPr="00B60D70">
        <w:rPr>
          <w:rFonts w:ascii="TH SarabunPSK" w:hAnsi="TH SarabunPSK" w:cs="TH SarabunPSK"/>
          <w:cs/>
        </w:rPr>
        <w:t xml:space="preserve"> โดยมี</w:t>
      </w:r>
      <w:r w:rsidR="002E0E14" w:rsidRPr="00B60D70">
        <w:rPr>
          <w:rFonts w:ascii="TH SarabunPSK" w:hAnsi="TH SarabunPSK" w:cs="TH SarabunPSK" w:hint="cs"/>
          <w:cs/>
        </w:rPr>
        <w:t>การกำหนดผลลัพธ์การเรียนรู้ของหลักสูตร (</w:t>
      </w:r>
      <w:r w:rsidR="002E0E14" w:rsidRPr="00B60D70">
        <w:rPr>
          <w:rFonts w:ascii="TH SarabunPSK" w:hAnsi="TH SarabunPSK" w:cs="TH SarabunPSK"/>
        </w:rPr>
        <w:t xml:space="preserve">PLOs) </w:t>
      </w:r>
      <w:r w:rsidR="002E0E14" w:rsidRPr="00B60D70">
        <w:rPr>
          <w:rFonts w:ascii="TH SarabunPSK" w:hAnsi="TH SarabunPSK" w:cs="TH SarabunPSK"/>
          <w:cs/>
        </w:rPr>
        <w:t xml:space="preserve">ระดับการเรียนรู้ </w:t>
      </w:r>
      <w:r w:rsidR="002E0E14" w:rsidRPr="00B60D70">
        <w:rPr>
          <w:rFonts w:ascii="TH SarabunPSK" w:hAnsi="TH SarabunPSK" w:cs="TH SarabunPSK" w:hint="cs"/>
          <w:cs/>
        </w:rPr>
        <w:t>และ</w:t>
      </w:r>
      <w:r w:rsidR="002E0E14" w:rsidRPr="00B60D70">
        <w:rPr>
          <w:rFonts w:ascii="TH SarabunPSK" w:hAnsi="TH SarabunPSK" w:cs="TH SarabunPSK"/>
          <w:cs/>
        </w:rPr>
        <w:t>ความก้าวหน้าในการเรียนรู้</w:t>
      </w:r>
      <w:r w:rsidR="002E0E14" w:rsidRPr="00B60D70">
        <w:rPr>
          <w:rFonts w:ascii="TH SarabunPSK" w:hAnsi="TH SarabunPSK" w:cs="TH SarabunPSK"/>
        </w:rPr>
        <w:t xml:space="preserve"> </w:t>
      </w:r>
      <w:r w:rsidR="002E0E14" w:rsidRPr="00B60D70">
        <w:rPr>
          <w:rFonts w:ascii="TH SarabunPSK" w:hAnsi="TH SarabunPSK" w:cs="TH SarabunPSK" w:hint="cs"/>
          <w:cs/>
        </w:rPr>
        <w:t>มีการกำหนด</w:t>
      </w:r>
      <w:r w:rsidR="002E0E14" w:rsidRPr="00B60D70">
        <w:rPr>
          <w:rFonts w:ascii="TH SarabunPSK" w:hAnsi="TH SarabunPSK" w:cs="TH SarabunPSK"/>
          <w:cs/>
        </w:rPr>
        <w:t>โครงสร้างของหลักสูตรและแผนการศึกษา</w:t>
      </w:r>
      <w:r w:rsidR="002E0E14" w:rsidRPr="00B60D70">
        <w:rPr>
          <w:rFonts w:ascii="TH SarabunPSK" w:hAnsi="TH SarabunPSK" w:cs="TH SarabunPSK" w:hint="cs"/>
          <w:cs/>
        </w:rPr>
        <w:t xml:space="preserve"> </w:t>
      </w:r>
      <w:r w:rsidR="002E0E14" w:rsidRPr="00B60D70">
        <w:rPr>
          <w:rFonts w:ascii="TH SarabunPSK" w:hAnsi="TH SarabunPSK" w:cs="TH SarabunPSK"/>
          <w:cs/>
        </w:rPr>
        <w:t xml:space="preserve">การบรรลุ </w:t>
      </w:r>
      <w:r w:rsidR="002E0E14" w:rsidRPr="00B60D70">
        <w:rPr>
          <w:rFonts w:ascii="TH SarabunPSK" w:hAnsi="TH SarabunPSK" w:cs="TH SarabunPSK"/>
        </w:rPr>
        <w:t xml:space="preserve">PLOs </w:t>
      </w:r>
      <w:r w:rsidR="002E0E14" w:rsidRPr="00B60D70">
        <w:rPr>
          <w:rFonts w:ascii="TH SarabunPSK" w:hAnsi="TH SarabunPSK" w:cs="TH SarabunPSK"/>
          <w:cs/>
        </w:rPr>
        <w:t>หลังจบหลักสูตร</w:t>
      </w:r>
      <w:r w:rsidR="002E0E14" w:rsidRPr="00B60D70">
        <w:rPr>
          <w:rFonts w:ascii="TH SarabunPSK" w:hAnsi="TH SarabunPSK" w:cs="TH SarabunPSK" w:hint="cs"/>
          <w:cs/>
        </w:rPr>
        <w:t xml:space="preserve"> </w:t>
      </w:r>
      <w:r w:rsidR="002E0E14" w:rsidRPr="00B60D70">
        <w:rPr>
          <w:rFonts w:ascii="TH SarabunPSK" w:hAnsi="TH SarabunPSK" w:cs="TH SarabunPSK"/>
        </w:rPr>
        <w:t xml:space="preserve">Stage PLOs </w:t>
      </w:r>
      <w:r w:rsidR="00683E7D" w:rsidRPr="00B60D70">
        <w:rPr>
          <w:rFonts w:ascii="TH SarabunPSK" w:hAnsi="TH SarabunPSK" w:cs="TH SarabunPSK" w:hint="cs"/>
          <w:cs/>
        </w:rPr>
        <w:t>ในแต่ละปี และ</w:t>
      </w:r>
      <w:r w:rsidR="002E0E14" w:rsidRPr="00B60D70">
        <w:rPr>
          <w:rFonts w:ascii="TH SarabunPSK" w:hAnsi="TH SarabunPSK" w:cs="TH SarabunPSK" w:hint="cs"/>
          <w:cs/>
        </w:rPr>
        <w:t xml:space="preserve"> </w:t>
      </w:r>
      <w:r w:rsidR="002E0E14" w:rsidRPr="00B60D70">
        <w:rPr>
          <w:rFonts w:ascii="TH SarabunPSK" w:hAnsi="TH SarabunPSK" w:cs="TH SarabunPSK"/>
        </w:rPr>
        <w:t xml:space="preserve">CLOs </w:t>
      </w:r>
      <w:r w:rsidR="002E0E14" w:rsidRPr="00B60D70">
        <w:rPr>
          <w:rFonts w:ascii="TH SarabunPSK" w:hAnsi="TH SarabunPSK" w:cs="TH SarabunPSK"/>
          <w:cs/>
        </w:rPr>
        <w:t>หลังจบรายวิชา/โมดูล</w:t>
      </w:r>
      <w:r w:rsidR="002E0E14" w:rsidRPr="00B60D70">
        <w:rPr>
          <w:rFonts w:ascii="TH SarabunPSK" w:hAnsi="TH SarabunPSK" w:cs="TH SarabunPSK"/>
        </w:rPr>
        <w:t xml:space="preserve"> </w:t>
      </w:r>
      <w:r w:rsidR="002E0E14" w:rsidRPr="00B60D70">
        <w:rPr>
          <w:rFonts w:ascii="TH SarabunPSK" w:hAnsi="TH SarabunPSK" w:cs="TH SarabunPSK" w:hint="cs"/>
          <w:cs/>
        </w:rPr>
        <w:t>แสดงความสัมพันธ์ของผลลัพธ์การเรียนรู้ในระดับหลักสูตรและระดับรายวิชาผ่าน</w:t>
      </w:r>
      <w:r w:rsidR="002E0E14" w:rsidRPr="00B60D70">
        <w:rPr>
          <w:rFonts w:ascii="TH SarabunPSK" w:hAnsi="TH SarabunPSK" w:cs="TH SarabunPSK"/>
          <w:cs/>
        </w:rPr>
        <w:t>แผนที่ความรับผิดชอบ (</w:t>
      </w:r>
      <w:r w:rsidR="002E0E14" w:rsidRPr="00B60D70">
        <w:rPr>
          <w:rFonts w:ascii="TH SarabunPSK" w:hAnsi="TH SarabunPSK" w:cs="TH SarabunPSK"/>
        </w:rPr>
        <w:t>Curriculum Mapping)</w:t>
      </w:r>
      <w:r w:rsidR="000815EA" w:rsidRPr="00B60D70">
        <w:rPr>
          <w:rFonts w:ascii="TH SarabunPSK" w:hAnsi="TH SarabunPSK" w:cs="TH SarabunPSK" w:hint="cs"/>
          <w:cs/>
        </w:rPr>
        <w:t>และ</w:t>
      </w:r>
      <w:r w:rsidR="000815EA" w:rsidRPr="00B60D70">
        <w:rPr>
          <w:rFonts w:ascii="TH SarabunPSK" w:hAnsi="TH SarabunPSK" w:cs="TH SarabunPSK"/>
          <w:cs/>
        </w:rPr>
        <w:t>ทบทวนและปรับปรุงหลักสูตรทุก 5 ปี เพื่อให้สอดคล้องกับความต้องการของตลาดแรงงานและแนวโน้มของอุตสาหกรรม</w:t>
      </w:r>
      <w:r w:rsidR="000815EA" w:rsidRPr="00B60D70">
        <w:rPr>
          <w:rFonts w:ascii="Arial" w:hAnsi="Arial" w:cs="Arial" w:hint="cs"/>
          <w:cs/>
        </w:rPr>
        <w:t>​</w:t>
      </w:r>
    </w:p>
    <w:p w14:paraId="27712786" w14:textId="126A5B47" w:rsidR="000C0F6B" w:rsidRPr="00B60D70" w:rsidRDefault="00366B79" w:rsidP="00CA3D6A">
      <w:pPr>
        <w:pStyle w:val="af9"/>
        <w:spacing w:after="120"/>
        <w:ind w:left="992"/>
        <w:contextualSpacing w:val="0"/>
        <w:rPr>
          <w:rFonts w:ascii="TH SarabunPSK" w:hAnsi="TH SarabunPSK" w:cs="TH SarabunPSK"/>
          <w:cs/>
        </w:rPr>
      </w:pPr>
      <w:r w:rsidRPr="00B60D70">
        <w:rPr>
          <w:rFonts w:ascii="TH SarabunPSK" w:hAnsi="TH SarabunPSK" w:cs="TH SarabunPSK"/>
          <w:i/>
          <w:iCs/>
          <w:cs/>
        </w:rPr>
        <w:t>การเรียนการสอน</w:t>
      </w:r>
      <w:r w:rsidR="0098776C" w:rsidRPr="00B60D70">
        <w:rPr>
          <w:rFonts w:ascii="TH SarabunPSK" w:hAnsi="TH SarabunPSK" w:cs="TH SarabunPSK"/>
          <w:i/>
          <w:iCs/>
        </w:rPr>
        <w:t>:</w:t>
      </w:r>
      <w:r w:rsidR="0098776C" w:rsidRPr="00B60D70">
        <w:rPr>
          <w:rFonts w:ascii="TH SarabunPSK" w:hAnsi="TH SarabunPSK" w:cs="TH SarabunPSK"/>
        </w:rPr>
        <w:t xml:space="preserve"> </w:t>
      </w:r>
      <w:r w:rsidR="007D6FE6" w:rsidRPr="00B60D70">
        <w:rPr>
          <w:rFonts w:ascii="TH SarabunPSK" w:hAnsi="TH SarabunPSK" w:cs="TH SarabunPSK" w:hint="cs"/>
          <w:cs/>
        </w:rPr>
        <w:t>เป็นการ</w:t>
      </w:r>
      <w:r w:rsidR="000C0F6B" w:rsidRPr="00B60D70">
        <w:rPr>
          <w:rFonts w:ascii="TH SarabunPSK" w:hAnsi="TH SarabunPSK" w:cs="TH SarabunPSK" w:hint="cs"/>
          <w:cs/>
        </w:rPr>
        <w:t>กำหนด</w:t>
      </w:r>
      <w:r w:rsidR="000C0F6B" w:rsidRPr="00B60D70">
        <w:rPr>
          <w:rFonts w:ascii="TH SarabunPSK" w:hAnsi="TH SarabunPSK" w:cs="TH SarabunPSK"/>
          <w:cs/>
        </w:rPr>
        <w:t>ผลลัพธ์การเรียนรู้ของรายวิชา/โมดูล</w:t>
      </w:r>
      <w:r w:rsidR="00F06DE8" w:rsidRPr="00B60D70">
        <w:rPr>
          <w:rFonts w:ascii="TH SarabunPSK" w:hAnsi="TH SarabunPSK" w:cs="TH SarabunPSK"/>
        </w:rPr>
        <w:t xml:space="preserve"> </w:t>
      </w:r>
      <w:r w:rsidR="000C0F6B" w:rsidRPr="00B60D70">
        <w:rPr>
          <w:rFonts w:ascii="TH SarabunPSK" w:hAnsi="TH SarabunPSK" w:cs="TH SarabunPSK"/>
          <w:cs/>
        </w:rPr>
        <w:t>(</w:t>
      </w:r>
      <w:r w:rsidR="000C0F6B" w:rsidRPr="00B60D70">
        <w:rPr>
          <w:rFonts w:ascii="TH SarabunPSK" w:hAnsi="TH SarabunPSK" w:cs="TH SarabunPSK"/>
        </w:rPr>
        <w:t>COLs)</w:t>
      </w:r>
      <w:r w:rsidR="00F06DE8" w:rsidRPr="00B60D70">
        <w:rPr>
          <w:rFonts w:ascii="TH SarabunPSK" w:hAnsi="TH SarabunPSK" w:cs="TH SarabunPSK"/>
        </w:rPr>
        <w:t xml:space="preserve"> </w:t>
      </w:r>
      <w:r w:rsidR="000C0F6B" w:rsidRPr="00B60D70">
        <w:rPr>
          <w:rFonts w:ascii="TH SarabunPSK" w:hAnsi="TH SarabunPSK" w:cs="TH SarabunPSK"/>
          <w:cs/>
        </w:rPr>
        <w:t xml:space="preserve">ระดับความคาดหวังของ </w:t>
      </w:r>
      <w:r w:rsidR="000C0F6B" w:rsidRPr="00B60D70">
        <w:rPr>
          <w:rFonts w:ascii="TH SarabunPSK" w:hAnsi="TH SarabunPSK" w:cs="TH SarabunPSK"/>
        </w:rPr>
        <w:t xml:space="preserve">CLOs </w:t>
      </w:r>
      <w:r w:rsidR="000C0F6B" w:rsidRPr="00B60D70">
        <w:rPr>
          <w:rFonts w:ascii="TH SarabunPSK" w:hAnsi="TH SarabunPSK" w:cs="TH SarabunPSK" w:hint="cs"/>
          <w:cs/>
        </w:rPr>
        <w:t>ที่มีความ</w:t>
      </w:r>
      <w:r w:rsidR="000C0F6B" w:rsidRPr="00B60D70">
        <w:rPr>
          <w:rFonts w:ascii="TH SarabunPSK" w:hAnsi="TH SarabunPSK" w:cs="TH SarabunPSK"/>
          <w:cs/>
        </w:rPr>
        <w:t xml:space="preserve">สัมพันธ์กับ </w:t>
      </w:r>
      <w:r w:rsidR="000C0F6B" w:rsidRPr="00B60D70">
        <w:rPr>
          <w:rFonts w:ascii="TH SarabunPSK" w:hAnsi="TH SarabunPSK" w:cs="TH SarabunPSK"/>
        </w:rPr>
        <w:t xml:space="preserve">PLOs </w:t>
      </w:r>
      <w:r w:rsidR="000C0F6B" w:rsidRPr="00B60D70">
        <w:rPr>
          <w:rFonts w:ascii="TH SarabunPSK" w:hAnsi="TH SarabunPSK" w:cs="TH SarabunPSK"/>
          <w:cs/>
        </w:rPr>
        <w:t xml:space="preserve">แนวทางการประเมิน </w:t>
      </w:r>
      <w:r w:rsidR="000C0F6B" w:rsidRPr="00B60D70">
        <w:rPr>
          <w:rFonts w:ascii="TH SarabunPSK" w:hAnsi="TH SarabunPSK" w:cs="TH SarabunPSK"/>
        </w:rPr>
        <w:t xml:space="preserve">CLOs </w:t>
      </w:r>
      <w:r w:rsidR="000C0F6B" w:rsidRPr="00B60D70">
        <w:rPr>
          <w:rFonts w:ascii="TH SarabunPSK" w:hAnsi="TH SarabunPSK" w:cs="TH SarabunPSK" w:hint="cs"/>
          <w:cs/>
        </w:rPr>
        <w:t>และ</w:t>
      </w:r>
      <w:r w:rsidR="000C0F6B" w:rsidRPr="00B60D70">
        <w:rPr>
          <w:rFonts w:ascii="TH SarabunPSK" w:hAnsi="TH SarabunPSK" w:cs="TH SarabunPSK"/>
          <w:cs/>
        </w:rPr>
        <w:t>กลยุทธ</w:t>
      </w:r>
      <w:r w:rsidR="0076155E" w:rsidRPr="00B60D70">
        <w:rPr>
          <w:rFonts w:ascii="TH SarabunPSK" w:hAnsi="TH SarabunPSK" w:cs="TH SarabunPSK" w:hint="cs"/>
          <w:cs/>
        </w:rPr>
        <w:t>์</w:t>
      </w:r>
      <w:r w:rsidR="000C0F6B" w:rsidRPr="00B60D70">
        <w:rPr>
          <w:rFonts w:ascii="TH SarabunPSK" w:hAnsi="TH SarabunPSK" w:cs="TH SarabunPSK"/>
          <w:cs/>
        </w:rPr>
        <w:t>การจัดการเรียนการสอน/กิจกรรมการเรียนรู้</w:t>
      </w:r>
      <w:r w:rsidR="000C0F6B" w:rsidRPr="00B60D70">
        <w:rPr>
          <w:rFonts w:ascii="TH SarabunPSK" w:hAnsi="TH SarabunPSK" w:cs="TH SarabunPSK" w:hint="cs"/>
          <w:cs/>
        </w:rPr>
        <w:t xml:space="preserve"> ที่สอดคล้องกับผลลัพธ์การเรียนรู้และการประเมิน</w:t>
      </w:r>
      <w:r w:rsidR="001A7AD1" w:rsidRPr="00B60D70">
        <w:rPr>
          <w:rFonts w:ascii="TH SarabunPSK" w:hAnsi="TH SarabunPSK" w:cs="TH SarabunPSK" w:hint="cs"/>
          <w:cs/>
        </w:rPr>
        <w:t xml:space="preserve"> การจัดเตรียม</w:t>
      </w:r>
      <w:r w:rsidR="000C0F6B" w:rsidRPr="00B60D70">
        <w:rPr>
          <w:rFonts w:ascii="TH SarabunPSK" w:hAnsi="TH SarabunPSK" w:cs="TH SarabunPSK" w:hint="cs"/>
          <w:cs/>
        </w:rPr>
        <w:t>ทรัพยากรที่จำเป็นต่อการจัดการเรียนรู</w:t>
      </w:r>
      <w:r w:rsidR="00087B06" w:rsidRPr="00B60D70">
        <w:rPr>
          <w:rFonts w:ascii="TH SarabunPSK" w:hAnsi="TH SarabunPSK" w:cs="TH SarabunPSK" w:hint="cs"/>
          <w:cs/>
        </w:rPr>
        <w:t xml:space="preserve">้ ได้แก่ </w:t>
      </w:r>
      <w:r w:rsidR="000C0F6B" w:rsidRPr="00B60D70">
        <w:rPr>
          <w:rFonts w:ascii="TH SarabunPSK" w:hAnsi="TH SarabunPSK" w:cs="TH SarabunPSK" w:hint="cs"/>
          <w:cs/>
        </w:rPr>
        <w:t>บุคลากร ห้องปฏิบัติการและสิ่งอำนวยความสะดวก</w:t>
      </w:r>
      <w:r w:rsidR="000C0F6B" w:rsidRPr="00B60D70">
        <w:rPr>
          <w:rFonts w:ascii="TH SarabunPSK" w:hAnsi="TH SarabunPSK" w:cs="TH SarabunPSK"/>
        </w:rPr>
        <w:t xml:space="preserve"> </w:t>
      </w:r>
      <w:r w:rsidR="00087B06" w:rsidRPr="00B60D70">
        <w:rPr>
          <w:rFonts w:ascii="TH SarabunPSK" w:hAnsi="TH SarabunPSK" w:cs="TH SarabunPSK" w:hint="cs"/>
          <w:cs/>
        </w:rPr>
        <w:t>การจัด</w:t>
      </w:r>
      <w:r w:rsidR="000C0F6B" w:rsidRPr="00B60D70">
        <w:rPr>
          <w:rFonts w:ascii="TH SarabunPSK" w:hAnsi="TH SarabunPSK" w:cs="TH SarabunPSK" w:hint="cs"/>
          <w:cs/>
        </w:rPr>
        <w:t>กิจกรรมเสริมหลักสูตร/คู่ขนานเพื่อพัฒนาผู้เรียนได้เกิดคุณลักษณะตามผลลัพธ์การเรียนรู้ที่คาดหวัง</w:t>
      </w:r>
      <w:r w:rsidR="00B57C34" w:rsidRPr="00B60D70">
        <w:rPr>
          <w:rFonts w:ascii="TH SarabunPSK" w:hAnsi="TH SarabunPSK" w:cs="TH SarabunPSK"/>
        </w:rPr>
        <w:t xml:space="preserve"> </w:t>
      </w:r>
      <w:r w:rsidR="00B57C34" w:rsidRPr="00B60D70">
        <w:rPr>
          <w:rFonts w:ascii="TH SarabunPSK" w:hAnsi="TH SarabunPSK" w:cs="TH SarabunPSK" w:hint="cs"/>
          <w:cs/>
        </w:rPr>
        <w:t>เช่น การศึกษาดูงาน การปฐ</w:t>
      </w:r>
      <w:r w:rsidR="00D00BF7" w:rsidRPr="00B60D70">
        <w:rPr>
          <w:rFonts w:ascii="TH SarabunPSK" w:hAnsi="TH SarabunPSK" w:cs="TH SarabunPSK" w:hint="cs"/>
          <w:cs/>
        </w:rPr>
        <w:t>ม</w:t>
      </w:r>
      <w:r w:rsidR="00B57C34" w:rsidRPr="00B60D70">
        <w:rPr>
          <w:rFonts w:ascii="TH SarabunPSK" w:hAnsi="TH SarabunPSK" w:cs="TH SarabunPSK" w:hint="cs"/>
          <w:cs/>
        </w:rPr>
        <w:t>นิเทศ</w:t>
      </w:r>
      <w:r w:rsidR="00D00BF7" w:rsidRPr="00B60D70">
        <w:rPr>
          <w:rFonts w:ascii="TH SarabunPSK" w:hAnsi="TH SarabunPSK" w:cs="TH SarabunPSK" w:hint="cs"/>
          <w:cs/>
        </w:rPr>
        <w:t xml:space="preserve"> และการแนะแนวก่อนฝึกประสบการณ์วิชาชีพครู เป็นต้น</w:t>
      </w:r>
    </w:p>
    <w:p w14:paraId="441D72EE" w14:textId="15A3F651" w:rsidR="00366B79" w:rsidRPr="00B60D70" w:rsidRDefault="00366B79" w:rsidP="0098776C">
      <w:pPr>
        <w:pStyle w:val="af9"/>
        <w:ind w:left="993"/>
        <w:rPr>
          <w:rFonts w:ascii="TH SarabunPSK" w:hAnsi="TH SarabunPSK"/>
        </w:rPr>
      </w:pPr>
      <w:r w:rsidRPr="00B60D70">
        <w:rPr>
          <w:rFonts w:ascii="TH SarabunPSK" w:hAnsi="TH SarabunPSK" w:cs="TH SarabunPSK"/>
          <w:i/>
          <w:iCs/>
          <w:cs/>
        </w:rPr>
        <w:t>การประเมินผลนักศึกษา</w:t>
      </w:r>
      <w:r w:rsidR="0098776C" w:rsidRPr="00B60D70">
        <w:rPr>
          <w:rFonts w:ascii="TH SarabunPSK" w:hAnsi="TH SarabunPSK" w:cs="TH SarabunPSK"/>
          <w:i/>
          <w:iCs/>
        </w:rPr>
        <w:t>:</w:t>
      </w:r>
      <w:r w:rsidR="0098776C" w:rsidRPr="00B60D70">
        <w:rPr>
          <w:rFonts w:ascii="TH SarabunPSK" w:hAnsi="TH SarabunPSK" w:cs="TH SarabunPSK"/>
        </w:rPr>
        <w:t xml:space="preserve"> </w:t>
      </w:r>
      <w:r w:rsidRPr="00B60D70">
        <w:rPr>
          <w:rFonts w:ascii="TH SarabunPSK" w:hAnsi="TH SarabunPSK" w:cs="TH SarabunPSK"/>
          <w:cs/>
        </w:rPr>
        <w:t>หลักสูตรใช้</w:t>
      </w:r>
      <w:r w:rsidR="00F113CB" w:rsidRPr="00B60D70">
        <w:rPr>
          <w:rFonts w:ascii="TH SarabunPSK" w:hAnsi="TH SarabunPSK" w:cs="TH SarabunPSK" w:hint="cs"/>
          <w:cs/>
        </w:rPr>
        <w:t>กระบวน</w:t>
      </w:r>
      <w:r w:rsidRPr="00B60D70">
        <w:rPr>
          <w:rFonts w:ascii="TH SarabunPSK" w:hAnsi="TH SarabunPSK" w:cs="TH SarabunPSK"/>
          <w:cs/>
        </w:rPr>
        <w:t>การป้อนผลกลับ (</w:t>
      </w:r>
      <w:r w:rsidRPr="00B60D70">
        <w:rPr>
          <w:rFonts w:ascii="TH SarabunPSK" w:hAnsi="TH SarabunPSK" w:cs="TH SarabunPSK"/>
        </w:rPr>
        <w:t xml:space="preserve">Feedback System) </w:t>
      </w:r>
      <w:r w:rsidR="002040BC" w:rsidRPr="00B60D70">
        <w:rPr>
          <w:rFonts w:ascii="TH SarabunPSK" w:hAnsi="TH SarabunPSK" w:cs="TH SarabunPSK"/>
        </w:rPr>
        <w:t xml:space="preserve">4 </w:t>
      </w:r>
      <w:r w:rsidR="002040BC" w:rsidRPr="00B60D70">
        <w:rPr>
          <w:rFonts w:ascii="TH SarabunPSK" w:hAnsi="TH SarabunPSK" w:cs="TH SarabunPSK" w:hint="cs"/>
          <w:cs/>
        </w:rPr>
        <w:t>วงรอบครอบคลุม การ</w:t>
      </w:r>
      <w:r w:rsidRPr="00B60D70">
        <w:rPr>
          <w:rFonts w:ascii="TH SarabunPSK" w:hAnsi="TH SarabunPSK" w:cs="TH SarabunPSK"/>
          <w:cs/>
        </w:rPr>
        <w:t>ประเมิน</w:t>
      </w:r>
      <w:r w:rsidR="002040BC" w:rsidRPr="00B60D70">
        <w:rPr>
          <w:rFonts w:ascii="TH SarabunPSK" w:hAnsi="TH SarabunPSK" w:cs="TH SarabunPSK" w:hint="cs"/>
          <w:cs/>
        </w:rPr>
        <w:t>ผลลัพ</w:t>
      </w:r>
      <w:r w:rsidR="00151EEC" w:rsidRPr="00B60D70">
        <w:rPr>
          <w:rFonts w:ascii="TH SarabunPSK" w:hAnsi="TH SarabunPSK" w:cs="TH SarabunPSK" w:hint="cs"/>
          <w:cs/>
        </w:rPr>
        <w:t>ธ์การเรียนรู้ของผู้เรียน</w:t>
      </w:r>
      <w:r w:rsidR="00830482" w:rsidRPr="00B60D70">
        <w:rPr>
          <w:rFonts w:ascii="TH SarabunPSK" w:hAnsi="TH SarabunPSK" w:cs="TH SarabunPSK" w:hint="cs"/>
          <w:cs/>
        </w:rPr>
        <w:t xml:space="preserve">ในระดับรายวิชา/โมดูล </w:t>
      </w:r>
      <w:r w:rsidR="006D35F2" w:rsidRPr="00B60D70">
        <w:rPr>
          <w:rFonts w:ascii="TH SarabunPSK" w:hAnsi="TH SarabunPSK" w:cs="TH SarabunPSK" w:hint="cs"/>
          <w:cs/>
        </w:rPr>
        <w:t>ระดับรายปีและระดับหลักสูตร</w:t>
      </w:r>
      <w:r w:rsidRPr="00B60D70">
        <w:rPr>
          <w:rFonts w:ascii="TH SarabunPSK" w:hAnsi="TH SarabunPSK" w:cs="TH SarabunPSK"/>
          <w:cs/>
        </w:rPr>
        <w:t xml:space="preserve"> เพื่อให้มั่นใจว่านักศึกษาสามารถบรรลุผล</w:t>
      </w:r>
      <w:r w:rsidR="009437C1" w:rsidRPr="00B60D70">
        <w:rPr>
          <w:rFonts w:ascii="TH SarabunPSK" w:hAnsi="TH SarabunPSK" w:cs="TH SarabunPSK" w:hint="cs"/>
          <w:cs/>
        </w:rPr>
        <w:t>ลัพธ์การเรียนรู้ตามที่หลักสูตรคาดหวัง ทั้งนี้</w:t>
      </w:r>
      <w:r w:rsidRPr="00B60D70">
        <w:rPr>
          <w:rFonts w:ascii="TH SarabunPSK" w:hAnsi="TH SarabunPSK" w:cs="TH SarabunPSK"/>
          <w:cs/>
        </w:rPr>
        <w:t>จะมีการประชุมผู้รับผิดชอบหลักสูตรและอาจารย์ผู้สอน เพื่อกำหนดแนวทางการพัฒนา</w:t>
      </w:r>
      <w:r w:rsidR="002D131F" w:rsidRPr="00B60D70">
        <w:rPr>
          <w:rFonts w:ascii="TH SarabunPSK" w:hAnsi="TH SarabunPSK" w:cs="TH SarabunPSK" w:hint="cs"/>
          <w:cs/>
        </w:rPr>
        <w:t>กระบวนการ</w:t>
      </w:r>
      <w:r w:rsidR="002D131F" w:rsidRPr="00B60D70">
        <w:rPr>
          <w:rFonts w:ascii="TH SarabunPSK" w:hAnsi="TH SarabunPSK" w:cs="TH SarabunPSK" w:hint="cs"/>
          <w:cs/>
        </w:rPr>
        <w:lastRenderedPageBreak/>
        <w:t>เรียนการสอน การจัดกิจกรรมเสริม</w:t>
      </w:r>
      <w:r w:rsidR="00620028" w:rsidRPr="00B60D70">
        <w:rPr>
          <w:rFonts w:ascii="TH SarabunPSK" w:hAnsi="TH SarabunPSK" w:cs="TH SarabunPSK" w:hint="cs"/>
          <w:cs/>
        </w:rPr>
        <w:t>หลักสูตร</w:t>
      </w:r>
      <w:r w:rsidR="005E080B" w:rsidRPr="00B60D70">
        <w:rPr>
          <w:rFonts w:ascii="TH SarabunPSK" w:hAnsi="TH SarabunPSK" w:cs="TH SarabunPSK" w:hint="cs"/>
          <w:cs/>
        </w:rPr>
        <w:t>เพื่อให้ผู้เรียน</w:t>
      </w:r>
      <w:r w:rsidR="003F0579" w:rsidRPr="00B60D70">
        <w:rPr>
          <w:rFonts w:ascii="TH SarabunPSK" w:hAnsi="TH SarabunPSK" w:cs="TH SarabunPSK" w:hint="cs"/>
          <w:cs/>
        </w:rPr>
        <w:t>เกิดผลลัพ</w:t>
      </w:r>
      <w:r w:rsidR="00F1765A" w:rsidRPr="00B60D70">
        <w:rPr>
          <w:rFonts w:ascii="TH SarabunPSK" w:hAnsi="TH SarabunPSK" w:cs="TH SarabunPSK" w:hint="cs"/>
          <w:cs/>
        </w:rPr>
        <w:t>ธ์การเรียนรู้ตามที่หลักสูตรคาดหวัง</w:t>
      </w:r>
    </w:p>
    <w:p w14:paraId="3E801215" w14:textId="77777777" w:rsidR="00F1765A" w:rsidRPr="00B60D70" w:rsidRDefault="00F1765A" w:rsidP="00620028">
      <w:pPr>
        <w:pStyle w:val="af9"/>
        <w:ind w:left="993"/>
        <w:rPr>
          <w:rFonts w:ascii="TH SarabunPSK" w:hAnsi="TH SarabunPSK"/>
        </w:rPr>
      </w:pPr>
    </w:p>
    <w:p w14:paraId="38CEE635" w14:textId="7AE11245" w:rsidR="00366B79" w:rsidRPr="00B60D70" w:rsidRDefault="00366B79" w:rsidP="00E57134">
      <w:pPr>
        <w:pStyle w:val="af9"/>
        <w:numPr>
          <w:ilvl w:val="3"/>
          <w:numId w:val="162"/>
        </w:numPr>
        <w:ind w:left="993" w:hanging="284"/>
        <w:jc w:val="left"/>
        <w:rPr>
          <w:rFonts w:ascii="TH SarabunPSK" w:hAnsi="TH SarabunPSK" w:cs="TH SarabunPSK"/>
          <w:b/>
          <w:bCs/>
        </w:rPr>
      </w:pPr>
      <w:r w:rsidRPr="00B60D70">
        <w:rPr>
          <w:rFonts w:ascii="TH SarabunPSK" w:hAnsi="TH SarabunPSK" w:cs="TH SarabunPSK"/>
          <w:b/>
          <w:bCs/>
          <w:cs/>
        </w:rPr>
        <w:t>สิ่งสนับสนุนการเรียนรู้</w:t>
      </w:r>
    </w:p>
    <w:p w14:paraId="74625F9C" w14:textId="5F54AC15" w:rsidR="00366B79" w:rsidRPr="00B60D70" w:rsidRDefault="00366B79" w:rsidP="00F1765A">
      <w:pPr>
        <w:pStyle w:val="af9"/>
        <w:ind w:left="993"/>
        <w:rPr>
          <w:rFonts w:ascii="TH SarabunPSK" w:hAnsi="TH SarabunPSK" w:cs="TH SarabunPSK"/>
        </w:rPr>
      </w:pPr>
      <w:r w:rsidRPr="00B60D70">
        <w:rPr>
          <w:rFonts w:ascii="TH SarabunPSK" w:hAnsi="TH SarabunPSK" w:cs="TH SarabunPSK"/>
          <w:cs/>
        </w:rPr>
        <w:t>หลักสูตรมีการจัดหาครุภัณฑ์และเครื่องมือทางวิศวกรรม</w:t>
      </w:r>
      <w:r w:rsidR="00F1765A" w:rsidRPr="00B60D70">
        <w:rPr>
          <w:rFonts w:ascii="TH SarabunPSK" w:hAnsi="TH SarabunPSK" w:cs="TH SarabunPSK" w:hint="cs"/>
          <w:cs/>
        </w:rPr>
        <w:t>โยธา</w:t>
      </w:r>
      <w:r w:rsidRPr="00B60D70">
        <w:rPr>
          <w:rFonts w:ascii="TH SarabunPSK" w:hAnsi="TH SarabunPSK" w:cs="TH SarabunPSK"/>
          <w:cs/>
        </w:rPr>
        <w:t>ที่ทันสมัย เพื่อสนับสนุนการเรียนการสอน การให้บริการแหล่งข้อมูลดิจิทัล</w:t>
      </w:r>
      <w:r w:rsidRPr="00B60D70">
        <w:rPr>
          <w:rFonts w:ascii="TH SarabunPSK" w:hAnsi="TH SarabunPSK" w:cs="TH SarabunPSK" w:hint="cs"/>
          <w:cs/>
        </w:rPr>
        <w:t>และ</w:t>
      </w:r>
      <w:r w:rsidRPr="00B60D70">
        <w:rPr>
          <w:rFonts w:ascii="TH SarabunPSK" w:hAnsi="TH SarabunPSK" w:cs="TH SarabunPSK"/>
          <w:cs/>
        </w:rPr>
        <w:t>ระบบการเรียนรู้ออนไลน์</w:t>
      </w:r>
      <w:r w:rsidRPr="00B60D70">
        <w:rPr>
          <w:rFonts w:ascii="TH SarabunPSK" w:hAnsi="TH SarabunPSK" w:cs="TH SarabunPSK" w:hint="cs"/>
          <w:cs/>
        </w:rPr>
        <w:t>ที่จัดเตรียมโดยมหาวิทยาลัย</w:t>
      </w:r>
      <w:r w:rsidR="00F1765A" w:rsidRPr="00B60D70">
        <w:rPr>
          <w:rFonts w:ascii="TH SarabunPSK" w:hAnsi="TH SarabunPSK" w:cs="TH SarabunPSK" w:hint="cs"/>
          <w:cs/>
        </w:rPr>
        <w:t>ฯ</w:t>
      </w:r>
      <w:r w:rsidRPr="00B60D70">
        <w:rPr>
          <w:rFonts w:ascii="TH SarabunPSK" w:hAnsi="TH SarabunPSK" w:cs="TH SarabunPSK" w:hint="cs"/>
          <w:cs/>
        </w:rPr>
        <w:t xml:space="preserve"> </w:t>
      </w:r>
      <w:r w:rsidR="004859A5" w:rsidRPr="00B60D70">
        <w:rPr>
          <w:rFonts w:ascii="TH SarabunPSK" w:hAnsi="TH SarabunPSK" w:cs="TH SarabunPSK" w:hint="cs"/>
          <w:cs/>
        </w:rPr>
        <w:t>การสร้างความร่วมมือกับ</w:t>
      </w:r>
      <w:r w:rsidR="00AF2F1B" w:rsidRPr="00B60D70">
        <w:rPr>
          <w:rFonts w:ascii="TH SarabunPSK" w:hAnsi="TH SarabunPSK" w:cs="TH SarabunPSK" w:hint="cs"/>
          <w:cs/>
        </w:rPr>
        <w:t>สถานประกอบการและ</w:t>
      </w:r>
      <w:r w:rsidR="004859A5" w:rsidRPr="00B60D70">
        <w:rPr>
          <w:rFonts w:ascii="TH SarabunPSK" w:hAnsi="TH SarabunPSK" w:cs="TH SarabunPSK" w:hint="cs"/>
          <w:cs/>
        </w:rPr>
        <w:t>สถานศึกษาในระดับอาชีว</w:t>
      </w:r>
      <w:r w:rsidR="007710E0" w:rsidRPr="00B60D70">
        <w:rPr>
          <w:rFonts w:ascii="TH SarabunPSK" w:hAnsi="TH SarabunPSK" w:cs="TH SarabunPSK" w:hint="cs"/>
          <w:cs/>
        </w:rPr>
        <w:t>ศึกษา</w:t>
      </w:r>
      <w:r w:rsidRPr="00B60D70">
        <w:rPr>
          <w:rFonts w:ascii="TH SarabunPSK" w:hAnsi="TH SarabunPSK" w:cs="TH SarabunPSK"/>
          <w:cs/>
        </w:rPr>
        <w:t>เพื่อเสริมสร้างประสบการณ์การเรียนรู้</w:t>
      </w:r>
      <w:r w:rsidR="00D63CAF" w:rsidRPr="00B60D70">
        <w:rPr>
          <w:rFonts w:ascii="TH SarabunPSK" w:hAnsi="TH SarabunPSK" w:cs="TH SarabunPSK" w:hint="cs"/>
          <w:cs/>
        </w:rPr>
        <w:t>และการฝึกประสบการณ์</w:t>
      </w:r>
      <w:r w:rsidR="00AF2F1B" w:rsidRPr="00B60D70">
        <w:rPr>
          <w:rFonts w:ascii="TH SarabunPSK" w:hAnsi="TH SarabunPSK" w:cs="TH SarabunPSK" w:hint="cs"/>
          <w:cs/>
        </w:rPr>
        <w:t>ทาง</w:t>
      </w:r>
      <w:r w:rsidR="00D63CAF" w:rsidRPr="00B60D70">
        <w:rPr>
          <w:rFonts w:ascii="TH SarabunPSK" w:hAnsi="TH SarabunPSK" w:cs="TH SarabunPSK" w:hint="cs"/>
          <w:cs/>
        </w:rPr>
        <w:t>วิชาชีพ</w:t>
      </w:r>
      <w:r w:rsidR="007710E0" w:rsidRPr="00B60D70">
        <w:rPr>
          <w:rFonts w:ascii="TH SarabunPSK" w:hAnsi="TH SarabunPSK" w:cs="TH SarabunPSK" w:hint="cs"/>
          <w:cs/>
        </w:rPr>
        <w:t>ให้</w:t>
      </w:r>
      <w:r w:rsidRPr="00B60D70">
        <w:rPr>
          <w:rFonts w:ascii="TH SarabunPSK" w:hAnsi="TH SarabunPSK" w:cs="TH SarabunPSK"/>
          <w:cs/>
        </w:rPr>
        <w:t>มีคุณภาพ</w:t>
      </w:r>
      <w:r w:rsidRPr="00B60D70">
        <w:rPr>
          <w:rFonts w:ascii="Arial" w:hAnsi="Arial" w:cs="Arial" w:hint="cs"/>
          <w:cs/>
        </w:rPr>
        <w:t>​</w:t>
      </w:r>
    </w:p>
    <w:p w14:paraId="451E390D" w14:textId="77777777" w:rsidR="008934F2" w:rsidRPr="00B60D70" w:rsidRDefault="008934F2" w:rsidP="00366B79">
      <w:pPr>
        <w:rPr>
          <w:rFonts w:ascii="TH SarabunPSK" w:hAnsi="TH SarabunPSK" w:cs="TH SarabunPSK"/>
          <w:b/>
          <w:bCs/>
        </w:rPr>
      </w:pPr>
    </w:p>
    <w:p w14:paraId="7CFAD423" w14:textId="5489CA2E" w:rsidR="00366B79" w:rsidRPr="00B60D70" w:rsidRDefault="00366B79" w:rsidP="00981268">
      <w:pPr>
        <w:pStyle w:val="4"/>
        <w:rPr>
          <w:rFonts w:ascii="TH SarabunPSK" w:hAnsi="TH SarabunPSK" w:cs="TH SarabunPSK"/>
        </w:rPr>
      </w:pPr>
      <w:r w:rsidRPr="00B60D70">
        <w:rPr>
          <w:rFonts w:ascii="TH SarabunPSK" w:hAnsi="TH SarabunPSK" w:cs="TH SarabunPSK"/>
          <w:cs/>
        </w:rPr>
        <w:t>การบริหารความเสี่ยงที่อาจเกิดขึ้นระหว่างการดำเนินงานหลักสูตร</w:t>
      </w:r>
    </w:p>
    <w:p w14:paraId="3DA93548" w14:textId="5007AC1B" w:rsidR="00366B79" w:rsidRPr="00B60D70" w:rsidRDefault="00366B79" w:rsidP="007C1CE6">
      <w:pPr>
        <w:pStyle w:val="af9"/>
        <w:spacing w:after="120"/>
        <w:ind w:left="992"/>
        <w:contextualSpacing w:val="0"/>
        <w:rPr>
          <w:rFonts w:ascii="TH SarabunPSK" w:hAnsi="TH SarabunPSK" w:cs="TH SarabunPSK"/>
        </w:rPr>
      </w:pPr>
      <w:r w:rsidRPr="00B60D70">
        <w:rPr>
          <w:rFonts w:ascii="TH SarabunPSK" w:hAnsi="TH SarabunPSK" w:cs="TH SarabunPSK"/>
          <w:cs/>
        </w:rPr>
        <w:t xml:space="preserve">หลักสูตรมีแนวทางการบริหารความเสี่ยงที่อาจเกิดขึ้นระหว่างการดำเนินงาน เพื่อให้หลักสูตรสามารถดำเนินการได้อย่างมีประสิทธิภาพ ลดข้อผิดพลาด และปรับปรุงคุณภาพของการเรียนการสอนให้สอดคล้องกับมาตรฐานของสภาวิศวกรและคุรุสภา </w:t>
      </w:r>
      <w:r w:rsidR="006D08A7" w:rsidRPr="00B60D70">
        <w:rPr>
          <w:rFonts w:ascii="TH SarabunPSK" w:hAnsi="TH SarabunPSK" w:cs="TH SarabunPSK" w:hint="cs"/>
          <w:cs/>
        </w:rPr>
        <w:t>โดยคำนึงถึง</w:t>
      </w:r>
      <w:r w:rsidR="006B070C" w:rsidRPr="00B60D70">
        <w:rPr>
          <w:rFonts w:ascii="TH SarabunPSK" w:hAnsi="TH SarabunPSK" w:cs="TH SarabunPSK" w:hint="cs"/>
          <w:cs/>
        </w:rPr>
        <w:t>ความเสี่ยง</w:t>
      </w:r>
      <w:r w:rsidR="00CB63D3" w:rsidRPr="00B60D70">
        <w:rPr>
          <w:rFonts w:ascii="TH SarabunPSK" w:hAnsi="TH SarabunPSK" w:cs="TH SarabunPSK" w:hint="cs"/>
          <w:cs/>
        </w:rPr>
        <w:t>ที่ไม่บรรลุ</w:t>
      </w:r>
      <w:r w:rsidR="006B070C" w:rsidRPr="00B60D70">
        <w:rPr>
          <w:rFonts w:ascii="TH SarabunPSK" w:hAnsi="TH SarabunPSK" w:cs="TH SarabunPSK" w:hint="cs"/>
          <w:cs/>
        </w:rPr>
        <w:t>ผลลัพธ์การเรียนรู้</w:t>
      </w:r>
      <w:r w:rsidR="007C1CE6" w:rsidRPr="00B60D70">
        <w:rPr>
          <w:rFonts w:ascii="TH SarabunPSK" w:hAnsi="TH SarabunPSK" w:cs="TH SarabunPSK" w:hint="cs"/>
          <w:cs/>
        </w:rPr>
        <w:t>ของ</w:t>
      </w:r>
      <w:r w:rsidR="006B070C" w:rsidRPr="00B60D70">
        <w:rPr>
          <w:rFonts w:ascii="TH SarabunPSK" w:hAnsi="TH SarabunPSK" w:cs="TH SarabunPSK" w:hint="cs"/>
          <w:cs/>
        </w:rPr>
        <w:t>ผู้เรียน</w:t>
      </w:r>
      <w:r w:rsidR="00CA356D" w:rsidRPr="00B60D70">
        <w:rPr>
          <w:rFonts w:ascii="TH SarabunPSK" w:hAnsi="TH SarabunPSK" w:cs="TH SarabunPSK" w:hint="cs"/>
          <w:cs/>
        </w:rPr>
        <w:t>ที่เกี่ยวข้องกับการจัดการเรียนการสอน การประเมินผล การตรวจสอบ</w:t>
      </w:r>
      <w:r w:rsidR="00405C9D" w:rsidRPr="00B60D70">
        <w:rPr>
          <w:rFonts w:ascii="TH SarabunPSK" w:hAnsi="TH SarabunPSK" w:cs="TH SarabunPSK" w:hint="cs"/>
          <w:cs/>
        </w:rPr>
        <w:t>และติดตามผ</w:t>
      </w:r>
      <w:r w:rsidR="00E23B61" w:rsidRPr="00B60D70">
        <w:rPr>
          <w:rFonts w:ascii="TH SarabunPSK" w:hAnsi="TH SarabunPSK" w:cs="TH SarabunPSK" w:hint="cs"/>
          <w:cs/>
        </w:rPr>
        <w:t>ล</w:t>
      </w:r>
      <w:r w:rsidR="00E23B61" w:rsidRPr="00B60D70">
        <w:rPr>
          <w:rFonts w:ascii="TH SarabunPSK" w:hAnsi="TH SarabunPSK" w:cs="TH SarabunPSK"/>
          <w:cs/>
        </w:rPr>
        <w:t>สัมฤทธิ์</w:t>
      </w:r>
      <w:r w:rsidR="00E23B61" w:rsidRPr="00B60D70">
        <w:rPr>
          <w:rFonts w:ascii="TH SarabunPSK" w:hAnsi="TH SarabunPSK" w:cs="TH SarabunPSK" w:hint="cs"/>
          <w:cs/>
        </w:rPr>
        <w:t>ทางการเรียน</w:t>
      </w:r>
      <w:r w:rsidR="00E23B61" w:rsidRPr="00B60D70">
        <w:rPr>
          <w:rFonts w:ascii="TH SarabunPSK" w:hAnsi="TH SarabunPSK" w:cs="TH SarabunPSK"/>
          <w:cs/>
        </w:rPr>
        <w:t>ของนักศึกษา</w:t>
      </w:r>
      <w:r w:rsidR="003847A5" w:rsidRPr="00B60D70">
        <w:rPr>
          <w:rFonts w:ascii="TH SarabunPSK" w:hAnsi="TH SarabunPSK" w:cs="TH SarabunPSK" w:hint="cs"/>
          <w:cs/>
        </w:rPr>
        <w:t xml:space="preserve"> และการสรรหาบุคลากรรุ่นใหม่</w:t>
      </w:r>
      <w:r w:rsidR="006B070C" w:rsidRPr="00B60D70">
        <w:rPr>
          <w:rFonts w:ascii="TH SarabunPSK" w:hAnsi="TH SarabunPSK" w:cs="TH SarabunPSK" w:hint="cs"/>
          <w:cs/>
        </w:rPr>
        <w:t xml:space="preserve"> </w:t>
      </w:r>
      <w:r w:rsidR="003847A5" w:rsidRPr="00B60D70">
        <w:rPr>
          <w:rFonts w:ascii="TH SarabunPSK" w:hAnsi="TH SarabunPSK" w:cs="TH SarabunPSK" w:hint="cs"/>
          <w:cs/>
        </w:rPr>
        <w:t>ทดแทน</w:t>
      </w:r>
      <w:r w:rsidR="0083239E" w:rsidRPr="00B60D70">
        <w:rPr>
          <w:rFonts w:ascii="TH SarabunPSK" w:hAnsi="TH SarabunPSK" w:cs="TH SarabunPSK" w:hint="cs"/>
          <w:cs/>
        </w:rPr>
        <w:t>การเกษีย</w:t>
      </w:r>
      <w:r w:rsidR="003847A5" w:rsidRPr="00B60D70">
        <w:rPr>
          <w:rFonts w:ascii="TH SarabunPSK" w:hAnsi="TH SarabunPSK" w:cs="TH SarabunPSK" w:hint="cs"/>
          <w:cs/>
        </w:rPr>
        <w:t>ณ</w:t>
      </w:r>
      <w:r w:rsidR="0083239E" w:rsidRPr="00B60D70">
        <w:rPr>
          <w:rFonts w:ascii="TH SarabunPSK" w:hAnsi="TH SarabunPSK" w:cs="TH SarabunPSK" w:hint="cs"/>
          <w:cs/>
        </w:rPr>
        <w:t>อายุของ</w:t>
      </w:r>
      <w:r w:rsidR="00D06D76" w:rsidRPr="00B60D70">
        <w:rPr>
          <w:rFonts w:ascii="TH SarabunPSK" w:hAnsi="TH SarabunPSK" w:cs="TH SarabunPSK" w:hint="cs"/>
          <w:cs/>
        </w:rPr>
        <w:t>บุคลากร</w:t>
      </w:r>
      <w:r w:rsidR="00825C78" w:rsidRPr="00B60D70">
        <w:rPr>
          <w:rFonts w:ascii="TH SarabunPSK" w:hAnsi="TH SarabunPSK" w:cs="TH SarabunPSK" w:hint="cs"/>
          <w:cs/>
        </w:rPr>
        <w:t>ที่มีอยู่เดิม</w:t>
      </w:r>
      <w:r w:rsidR="007B36D8" w:rsidRPr="00B60D70">
        <w:rPr>
          <w:rFonts w:ascii="TH SarabunPSK" w:hAnsi="TH SarabunPSK" w:cs="TH SarabunPSK" w:hint="cs"/>
          <w:cs/>
        </w:rPr>
        <w:t xml:space="preserve"> รวมทั้ง</w:t>
      </w:r>
      <w:r w:rsidR="00521452" w:rsidRPr="00B60D70">
        <w:rPr>
          <w:rFonts w:ascii="TH SarabunPSK" w:hAnsi="TH SarabunPSK" w:cs="TH SarabunPSK" w:hint="cs"/>
          <w:cs/>
        </w:rPr>
        <w:t>การจัดหา</w:t>
      </w:r>
      <w:r w:rsidR="007B36D8" w:rsidRPr="00B60D70">
        <w:rPr>
          <w:rFonts w:ascii="TH SarabunPSK" w:hAnsi="TH SarabunPSK" w:cs="TH SarabunPSK" w:hint="cs"/>
          <w:cs/>
        </w:rPr>
        <w:t>เครื่องมือและอุปกรณ์ที่ทันสมัย</w:t>
      </w:r>
      <w:r w:rsidR="00FD24FD" w:rsidRPr="00B60D70">
        <w:rPr>
          <w:rFonts w:ascii="TH SarabunPSK" w:hAnsi="TH SarabunPSK" w:cs="TH SarabunPSK" w:hint="cs"/>
          <w:cs/>
        </w:rPr>
        <w:t>ที่</w:t>
      </w:r>
      <w:r w:rsidR="00521452" w:rsidRPr="00B60D70">
        <w:rPr>
          <w:rFonts w:ascii="TH SarabunPSK" w:hAnsi="TH SarabunPSK" w:cs="TH SarabunPSK" w:hint="cs"/>
          <w:cs/>
        </w:rPr>
        <w:t>สอดคล้องกับการเรียนรู้ของผู้เรียน</w:t>
      </w:r>
      <w:r w:rsidR="00E23B61" w:rsidRPr="00B60D70">
        <w:rPr>
          <w:rFonts w:ascii="TH SarabunPSK" w:hAnsi="TH SarabunPSK" w:cs="TH SarabunPSK" w:hint="cs"/>
          <w:cs/>
        </w:rPr>
        <w:t xml:space="preserve"> </w:t>
      </w:r>
    </w:p>
    <w:p w14:paraId="0879872E" w14:textId="284EF6DE" w:rsidR="00366B79" w:rsidRPr="00B60D70" w:rsidRDefault="00366B79" w:rsidP="00AD21A0">
      <w:pPr>
        <w:pStyle w:val="af9"/>
        <w:spacing w:after="120"/>
        <w:ind w:left="992"/>
        <w:contextualSpacing w:val="0"/>
        <w:rPr>
          <w:rFonts w:ascii="TH SarabunPSK" w:hAnsi="TH SarabunPSK" w:cs="TH SarabunPSK"/>
        </w:rPr>
      </w:pPr>
      <w:r w:rsidRPr="00B60D70">
        <w:rPr>
          <w:rFonts w:ascii="TH SarabunPSK" w:hAnsi="TH SarabunPSK" w:cs="TH SarabunPSK"/>
          <w:cs/>
        </w:rPr>
        <w:t>ให้การป้อนผลกลับมีประสิทธิภาพแก่นักศึกษาอย่างน้อยสองครั้งต่อภาคการศึกษา</w:t>
      </w:r>
      <w:r w:rsidRPr="00B60D70">
        <w:rPr>
          <w:rFonts w:ascii="TH SarabunPSK" w:hAnsi="TH SarabunPSK" w:cs="TH SarabunPSK"/>
        </w:rPr>
        <w:t xml:space="preserve"> </w:t>
      </w:r>
      <w:r w:rsidRPr="00B60D70">
        <w:rPr>
          <w:rFonts w:ascii="TH SarabunPSK" w:hAnsi="TH SarabunPSK" w:cs="TH SarabunPSK"/>
          <w:cs/>
        </w:rPr>
        <w:t>เพื่อให้นักศึกษาสามารถนำข้อมูลไปปรับปรุงตนเองได้ทันเวลา นอกจากนี้ยังมีการใช้</w:t>
      </w:r>
      <w:r w:rsidRPr="00B60D70">
        <w:rPr>
          <w:rFonts w:ascii="TH SarabunPSK" w:hAnsi="TH SarabunPSK" w:cs="TH SarabunPSK"/>
        </w:rPr>
        <w:t xml:space="preserve"> </w:t>
      </w:r>
      <w:r w:rsidRPr="00B60D70">
        <w:rPr>
          <w:rFonts w:ascii="TH SarabunPSK" w:hAnsi="TH SarabunPSK" w:cs="TH SarabunPSK"/>
          <w:cs/>
        </w:rPr>
        <w:t xml:space="preserve">เครื่องมือการป้อนผลกลับที่เป็นระบบ เช่น </w:t>
      </w:r>
      <w:r w:rsidRPr="00B60D70">
        <w:rPr>
          <w:rFonts w:ascii="TH SarabunPSK" w:hAnsi="TH SarabunPSK" w:cs="TH SarabunPSK"/>
        </w:rPr>
        <w:t>Rubrics</w:t>
      </w:r>
      <w:r w:rsidRPr="00B60D70">
        <w:rPr>
          <w:rFonts w:ascii="TH SarabunPSK" w:hAnsi="TH SarabunPSK" w:cs="TH SarabunPSK" w:hint="cs"/>
          <w:cs/>
        </w:rPr>
        <w:t xml:space="preserve"> </w:t>
      </w:r>
      <w:r w:rsidRPr="00B60D70">
        <w:rPr>
          <w:rFonts w:ascii="TH SarabunPSK" w:hAnsi="TH SarabunPSK" w:cs="TH SarabunPSK"/>
          <w:cs/>
        </w:rPr>
        <w:t>และการวิเคราะห์ผลสัมฤทธิ์ของนักศึกษา</w:t>
      </w:r>
      <w:r w:rsidRPr="00B60D70">
        <w:rPr>
          <w:rFonts w:ascii="TH SarabunPSK" w:hAnsi="TH SarabunPSK" w:cs="TH SarabunPSK"/>
        </w:rPr>
        <w:t xml:space="preserve"> </w:t>
      </w:r>
      <w:r w:rsidRPr="00B60D70">
        <w:rPr>
          <w:rFonts w:ascii="TH SarabunPSK" w:hAnsi="TH SarabunPSK" w:cs="TH SarabunPSK"/>
          <w:cs/>
        </w:rPr>
        <w:t>ซึ่งช่วยให้การป้อนผลกลับเป็นไปอย่างชัดเจนและสามารถนำไปใช้พัฒนาแนวทางการเรียนรู้ของนักศึกษาได้จริง</w:t>
      </w:r>
    </w:p>
    <w:p w14:paraId="3943B099" w14:textId="77777777" w:rsidR="00366B79" w:rsidRPr="00B60D70" w:rsidRDefault="00366B79" w:rsidP="00863EC9">
      <w:pPr>
        <w:pStyle w:val="af9"/>
        <w:spacing w:after="120"/>
        <w:ind w:left="992"/>
        <w:contextualSpacing w:val="0"/>
        <w:rPr>
          <w:rFonts w:ascii="TH SarabunPSK" w:hAnsi="TH SarabunPSK" w:cs="TH SarabunPSK"/>
        </w:rPr>
      </w:pPr>
      <w:r w:rsidRPr="00B60D70">
        <w:rPr>
          <w:rFonts w:ascii="TH SarabunPSK" w:hAnsi="TH SarabunPSK" w:cs="TH SarabunPSK"/>
          <w:cs/>
        </w:rPr>
        <w:t>นอกเหนือจากการใช้ระบบป้อนกลับในระดับรายวิชาแล้ว หลักสูตรยังนำข้อมูลจากระบบป้อนกลับไปใช้ในการ</w:t>
      </w:r>
      <w:r w:rsidRPr="00B60D70">
        <w:rPr>
          <w:rFonts w:ascii="TH SarabunPSK" w:hAnsi="TH SarabunPSK" w:cs="TH SarabunPSK"/>
        </w:rPr>
        <w:t xml:space="preserve"> </w:t>
      </w:r>
      <w:r w:rsidRPr="00B60D70">
        <w:rPr>
          <w:rFonts w:ascii="TH SarabunPSK" w:hAnsi="TH SarabunPSK" w:cs="TH SarabunPSK"/>
          <w:cs/>
        </w:rPr>
        <w:t xml:space="preserve">ทบทวนและปรับปรุงหลักสูตรทุก </w:t>
      </w:r>
      <w:r w:rsidRPr="00B60D70">
        <w:rPr>
          <w:rFonts w:ascii="TH SarabunPSK" w:hAnsi="TH SarabunPSK" w:cs="TH SarabunPSK"/>
        </w:rPr>
        <w:t xml:space="preserve">5 </w:t>
      </w:r>
      <w:r w:rsidRPr="00B60D70">
        <w:rPr>
          <w:rFonts w:ascii="TH SarabunPSK" w:hAnsi="TH SarabunPSK" w:cs="TH SarabunPSK"/>
          <w:cs/>
        </w:rPr>
        <w:t>ปี</w:t>
      </w:r>
      <w:r w:rsidRPr="00B60D70">
        <w:rPr>
          <w:rFonts w:ascii="TH SarabunPSK" w:hAnsi="TH SarabunPSK" w:cs="TH SarabunPSK"/>
        </w:rPr>
        <w:t xml:space="preserve"> </w:t>
      </w:r>
      <w:r w:rsidRPr="00B60D70">
        <w:rPr>
          <w:rFonts w:ascii="TH SarabunPSK" w:hAnsi="TH SarabunPSK" w:cs="TH SarabunPSK"/>
          <w:cs/>
        </w:rPr>
        <w:t>โดยมีการพิจารณาข้อมูลจากผลสัมฤทธิ์ของนักศึกษา ความคิดเห็นของอาจารย์ และข้อเสนอแนะจากผู้ใช้บัณฑิต เพื่อให้หลักสูตรสามารถปรับตัวให้สอดคล้องกับความต้องการของตลาดแรงงานและแนวโน้มของอุตสาหกรรม</w:t>
      </w:r>
    </w:p>
    <w:p w14:paraId="3EA876D4" w14:textId="77777777" w:rsidR="008934F2" w:rsidRPr="00B60D70" w:rsidRDefault="008934F2" w:rsidP="00366B79">
      <w:pPr>
        <w:rPr>
          <w:rFonts w:ascii="TH SarabunPSK" w:hAnsi="TH SarabunPSK" w:cs="TH SarabunPSK"/>
          <w:b/>
          <w:bCs/>
        </w:rPr>
      </w:pPr>
    </w:p>
    <w:p w14:paraId="74DAC2F5" w14:textId="337F889B" w:rsidR="00366B79" w:rsidRPr="00B60D70" w:rsidRDefault="00366B79" w:rsidP="005955B8">
      <w:pPr>
        <w:pStyle w:val="4"/>
        <w:rPr>
          <w:rFonts w:ascii="TH SarabunPSK" w:hAnsi="TH SarabunPSK" w:cs="TH SarabunPSK"/>
        </w:rPr>
      </w:pPr>
      <w:r w:rsidRPr="00B60D70">
        <w:rPr>
          <w:rFonts w:ascii="TH SarabunPSK" w:hAnsi="TH SarabunPSK" w:cs="TH SarabunPSK"/>
          <w:cs/>
        </w:rPr>
        <w:t>การจัดการข้อร้องเรียนและการอุทธรณ</w:t>
      </w:r>
      <w:r w:rsidRPr="00B60D70">
        <w:rPr>
          <w:rFonts w:ascii="TH SarabunPSK" w:hAnsi="TH SarabunPSK" w:cs="TH SarabunPSK" w:hint="cs"/>
          <w:cs/>
        </w:rPr>
        <w:t>์</w:t>
      </w:r>
    </w:p>
    <w:p w14:paraId="077627FE" w14:textId="4C689B53" w:rsidR="00366B79" w:rsidRPr="00B60D70" w:rsidRDefault="00366B79" w:rsidP="0029626A">
      <w:pPr>
        <w:pStyle w:val="af9"/>
        <w:spacing w:after="120"/>
        <w:ind w:left="992"/>
        <w:contextualSpacing w:val="0"/>
        <w:rPr>
          <w:rFonts w:ascii="TH SarabunPSK" w:hAnsi="TH SarabunPSK" w:cs="TH SarabunPSK"/>
        </w:rPr>
      </w:pPr>
      <w:r w:rsidRPr="00B60D70">
        <w:rPr>
          <w:rFonts w:ascii="TH SarabunPSK" w:hAnsi="TH SarabunPSK" w:cs="TH SarabunPSK"/>
          <w:cs/>
        </w:rPr>
        <w:t>หลักสูตรได้กำหนดแนวทางการประกันคุณภาพทางด้านการจัดการข้อร้องเรียนและการอุทธรณ์เพื่อให้เกิดความเป็นธรรม ความโปร่งใส และการบริหารจัดการที่มีประสิทธิภาพ ระบบดังกล่าวได้รับการออกแบบให้สามารถรองรับความคิดเห็น คำร้องเรียน และข้ออุทธรณ์จากนักศึกษา รวมถึงบุคลากรที่เกี่ยวข้อง โดยคำนึงถึง กระบวนการรับเรื่องร้องเรียน</w:t>
      </w:r>
      <w:r w:rsidRPr="00B60D70">
        <w:rPr>
          <w:rFonts w:ascii="TH SarabunPSK" w:hAnsi="TH SarabunPSK" w:cs="TH SarabunPSK"/>
        </w:rPr>
        <w:t xml:space="preserve">, </w:t>
      </w:r>
      <w:r w:rsidRPr="00B60D70">
        <w:rPr>
          <w:rFonts w:ascii="TH SarabunPSK" w:hAnsi="TH SarabunPSK" w:cs="TH SarabunPSK"/>
          <w:cs/>
        </w:rPr>
        <w:t>การวิเคราะห์ปัญหา</w:t>
      </w:r>
      <w:r w:rsidRPr="00B60D70">
        <w:rPr>
          <w:rFonts w:ascii="TH SarabunPSK" w:hAnsi="TH SarabunPSK" w:cs="TH SarabunPSK"/>
        </w:rPr>
        <w:t xml:space="preserve">, </w:t>
      </w:r>
      <w:r w:rsidRPr="00B60D70">
        <w:rPr>
          <w:rFonts w:ascii="TH SarabunPSK" w:hAnsi="TH SarabunPSK" w:cs="TH SarabunPSK"/>
          <w:cs/>
        </w:rPr>
        <w:t>การ</w:t>
      </w:r>
      <w:r w:rsidRPr="00B60D70">
        <w:rPr>
          <w:rFonts w:ascii="TH SarabunPSK" w:hAnsi="TH SarabunPSK" w:cs="TH SarabunPSK"/>
          <w:cs/>
        </w:rPr>
        <w:lastRenderedPageBreak/>
        <w:t>ดำเนินการแก้ไข</w:t>
      </w:r>
      <w:r w:rsidRPr="00B60D70">
        <w:rPr>
          <w:rFonts w:ascii="TH SarabunPSK" w:hAnsi="TH SarabunPSK" w:cs="TH SarabunPSK"/>
        </w:rPr>
        <w:t xml:space="preserve">, </w:t>
      </w:r>
      <w:r w:rsidRPr="00B60D70">
        <w:rPr>
          <w:rFonts w:ascii="TH SarabunPSK" w:hAnsi="TH SarabunPSK" w:cs="TH SarabunPSK"/>
          <w:cs/>
        </w:rPr>
        <w:t>และการติดตามผล เพื่อให้แน่ใจว่าปัญหาที่เกิดขึ้นได้รับการแก้ไขอย่างเหมาะสมและส่งเสริมบรรยากาศทางการศึกษาที่มีคุณภาพ</w:t>
      </w:r>
    </w:p>
    <w:p w14:paraId="5AE8FFD5" w14:textId="77777777" w:rsidR="00366B79" w:rsidRPr="00B60D70" w:rsidRDefault="00366B79" w:rsidP="0029626A">
      <w:pPr>
        <w:pStyle w:val="af9"/>
        <w:spacing w:after="120"/>
        <w:ind w:left="992"/>
        <w:contextualSpacing w:val="0"/>
        <w:rPr>
          <w:rFonts w:ascii="TH SarabunPSK" w:hAnsi="TH SarabunPSK" w:cs="TH SarabunPSK"/>
        </w:rPr>
      </w:pPr>
      <w:r w:rsidRPr="00B60D70">
        <w:rPr>
          <w:rFonts w:ascii="TH SarabunPSK" w:hAnsi="TH SarabunPSK" w:cs="TH SarabunPSK"/>
          <w:cs/>
        </w:rPr>
        <w:t>ในด้านการจัดการข้อร้องเรียน หลักสูตรได้กำหนดช่องทางให้ผู้ที่เกี่ยวข้องสามารถแจ้งปัญหา</w:t>
      </w:r>
      <w:r w:rsidRPr="00B60D70">
        <w:rPr>
          <w:rFonts w:ascii="TH SarabunPSK" w:hAnsi="TH SarabunPSK" w:cs="TH SarabunPSK" w:hint="cs"/>
          <w:cs/>
        </w:rPr>
        <w:t>ผ่าน</w:t>
      </w:r>
      <w:r w:rsidRPr="00B60D70">
        <w:rPr>
          <w:rFonts w:ascii="TH SarabunPSK" w:hAnsi="TH SarabunPSK" w:cs="TH SarabunPSK"/>
          <w:cs/>
        </w:rPr>
        <w:t>การยื่นคำร้องเป็นลายลักษณ์อักษร</w:t>
      </w:r>
      <w:r w:rsidRPr="00B60D70">
        <w:rPr>
          <w:rFonts w:ascii="TH SarabunPSK" w:hAnsi="TH SarabunPSK" w:cs="TH SarabunPSK"/>
        </w:rPr>
        <w:t xml:space="preserve">, </w:t>
      </w:r>
      <w:r w:rsidRPr="00B60D70">
        <w:rPr>
          <w:rFonts w:ascii="TH SarabunPSK" w:hAnsi="TH SarabunPSK" w:cs="TH SarabunPSK"/>
          <w:cs/>
        </w:rPr>
        <w:t>หรือการติดต่อโดยตรงกับคณะกรรมการหลักสูตร เมื่อได้รับข้อร้องเรียนแล้ว คณะกรรมการที่รับผิดชอบจะดำเนินการตรวจสอบข้อร้องเรียนเพื่อแยกประเภทของปัญหา เช่น ข้อร้องเรียนที่เกี่ยวกับการเรียนการสอน การประเมินผล หรือปัญหาที่เกี่ยวข้องกับพฤติกรรมของบุคลากร จากนั้นจะมีการประชุมหารือเพื่อวิเคราะห์สาเหตุและกำหนดแนวทางแก้ไขที่เหมาะสม</w:t>
      </w:r>
      <w:r w:rsidRPr="00B60D70">
        <w:rPr>
          <w:rFonts w:ascii="TH SarabunPSK" w:hAnsi="TH SarabunPSK" w:cs="TH SarabunPSK" w:hint="cs"/>
          <w:cs/>
        </w:rPr>
        <w:t xml:space="preserve"> </w:t>
      </w:r>
      <w:r w:rsidRPr="00B60D70">
        <w:rPr>
          <w:rFonts w:ascii="TH SarabunPSK" w:hAnsi="TH SarabunPSK" w:cs="TH SarabunPSK"/>
          <w:cs/>
        </w:rPr>
        <w:t>การดำเนินการแก้ไขข้อร้องเรียนเป็นไปตามระยะเวลาที่กำหนด ทั้งนี้ หากเป็นกรณีที่มีความซับซ้อน เช่น การอุทธรณ์เกี่ยวกับการให้คะแนนหรือปัญหาที่ต้องพิจารณาทางด้านจริยธรรม คณะกรรมการอาจแต่งตั้งผู้เชี่ยวชาญเพิ่มเติมเพื่อเข้าร่วมพิจารณา เมื่อตัดสินใจแล้ว ผลการพิจารณาจะถูกแจ้งให้นักศึกษาหรือผู้ร้องเรียนทราบอย่างเป็นทางการ</w:t>
      </w:r>
    </w:p>
    <w:p w14:paraId="37AB6FF0" w14:textId="77777777" w:rsidR="00366B79" w:rsidRPr="00B60D70" w:rsidRDefault="00366B79" w:rsidP="009C0B08">
      <w:pPr>
        <w:pStyle w:val="af9"/>
        <w:spacing w:after="120"/>
        <w:ind w:left="992"/>
        <w:contextualSpacing w:val="0"/>
        <w:rPr>
          <w:rFonts w:ascii="TH SarabunPSK" w:hAnsi="TH SarabunPSK" w:cs="TH SarabunPSK"/>
        </w:rPr>
      </w:pPr>
      <w:r w:rsidRPr="00B60D70">
        <w:rPr>
          <w:rFonts w:ascii="TH SarabunPSK" w:hAnsi="TH SarabunPSK" w:cs="TH SarabunPSK"/>
          <w:cs/>
        </w:rPr>
        <w:t>ในส่วนของการอุทธรณ์ หลักสูตรได้กำหนดกระบวนการให้นักศึกษาสามารถใช้สิทธิ์ของตนเองในการขอให้พิจารณาผลการเรียนหรือการตัดสินใจของหลักสูตรอีกครั้ง นักศึกษาที่ต้องการอุทธรณ์สามารถยื่นคำร้องภายใน 7 วัน หลังจากที่มีการประกาศผลสอบหรือผลการพิจารณาเบื้องต้น คำร้องขออุทธรณ์จะถูกพิจารณาโดย คณะกรรมการประจำหลักสูตรร่วมกับอาจารย์ผู้สอน หากพบว่ามีข้อผิดพลาดในการคำนวณคะแนน หรือมีเหตุผลที่เหมาะสม คำอุทธรณ์อาจได้รับการพิจารณาใหม่เพื่อให้มั่นใจว่านักศึกษาได้รับการประเมินผลอย่างยุติธรรม</w:t>
      </w:r>
    </w:p>
    <w:p w14:paraId="3498B679" w14:textId="77777777" w:rsidR="008934F2" w:rsidRPr="00B60D70" w:rsidRDefault="008934F2" w:rsidP="00366B79">
      <w:pPr>
        <w:rPr>
          <w:rFonts w:ascii="TH SarabunPSK" w:hAnsi="TH SarabunPSK" w:cs="TH SarabunPSK"/>
          <w:b/>
          <w:bCs/>
        </w:rPr>
      </w:pPr>
    </w:p>
    <w:p w14:paraId="46F210B2" w14:textId="5FE378A8" w:rsidR="00366B79" w:rsidRPr="00B60D70" w:rsidRDefault="00366B79" w:rsidP="005955B8">
      <w:pPr>
        <w:pStyle w:val="4"/>
        <w:rPr>
          <w:rFonts w:ascii="TH SarabunPSK" w:hAnsi="TH SarabunPSK" w:cs="TH SarabunPSK"/>
        </w:rPr>
      </w:pPr>
      <w:r w:rsidRPr="00B60D70">
        <w:rPr>
          <w:rFonts w:ascii="TH SarabunPSK" w:hAnsi="TH SarabunPSK" w:cs="TH SarabunPSK"/>
          <w:cs/>
        </w:rPr>
        <w:t>วิธีการสื่อสารข้อมูลหลักสูตรให้กับผู้มีส่วนได้ส่วนเสียของหลักสูตร</w:t>
      </w:r>
    </w:p>
    <w:p w14:paraId="4F775395" w14:textId="136632CB" w:rsidR="00366B79" w:rsidRPr="00B60D70" w:rsidRDefault="00366B79" w:rsidP="005B6EF6">
      <w:pPr>
        <w:pStyle w:val="af9"/>
        <w:spacing w:after="120"/>
        <w:ind w:left="992"/>
        <w:contextualSpacing w:val="0"/>
        <w:rPr>
          <w:rFonts w:ascii="TH SarabunPSK" w:hAnsi="TH SarabunPSK" w:cs="TH SarabunPSK"/>
        </w:rPr>
      </w:pPr>
      <w:r w:rsidRPr="00B60D70">
        <w:rPr>
          <w:rFonts w:ascii="TH SarabunPSK" w:hAnsi="TH SarabunPSK" w:cs="TH SarabunPSK"/>
          <w:cs/>
        </w:rPr>
        <w:t>การสื่อสารข้อมูลหลักสูตรให้กับผู้มีส่วนได้ส่วนเสียเป็นปัจจัยสำคัญที่ช่วยให้หลักสูตรสามารถบริหารจัดการได้อย่างมีประสิทธิภาพ และเปิดโอกาสให้ผู้ที่เกี่ยวข้องได้รับข้อมูลที่ถูกต้องและเป็นปัจจุบัน หลักสูตรครุศาสตร์อุตสาหกรรมบัณฑิต สาขาวิชาวิศวกรรมโยธา ได้กำหนดแนวทางในการเผยแพร่ข้อมูลให้กับกลุ่มผู้มีส่วนได้ส่วนเสีย ได้แก่ นักศึกษา ศิษย์เก่า คณาจารย์ ผู้ใช้บัณฑิต หน่วยงานวิชาชีพ และสถานประกอบการ โดยใช้ช่องทางที่หลากหลาย</w:t>
      </w:r>
      <w:r w:rsidR="00361DB5" w:rsidRPr="00B60D70">
        <w:rPr>
          <w:rFonts w:ascii="TH SarabunPSK" w:hAnsi="TH SarabunPSK" w:cs="TH SarabunPSK" w:hint="cs"/>
          <w:cs/>
        </w:rPr>
        <w:t xml:space="preserve"> เช่น </w:t>
      </w:r>
      <w:r w:rsidR="002216F2" w:rsidRPr="00B60D70">
        <w:rPr>
          <w:rFonts w:ascii="TH SarabunPSK" w:hAnsi="TH SarabunPSK" w:cs="TH SarabunPSK" w:hint="cs"/>
          <w:cs/>
        </w:rPr>
        <w:t>การใช้สื่อ</w:t>
      </w:r>
      <w:r w:rsidR="0028523D" w:rsidRPr="00B60D70">
        <w:rPr>
          <w:rFonts w:ascii="TH SarabunPSK" w:hAnsi="TH SarabunPSK" w:cs="TH SarabunPSK" w:hint="cs"/>
          <w:cs/>
        </w:rPr>
        <w:t xml:space="preserve">เครือข่ายสังคมออนไลน์ </w:t>
      </w:r>
      <w:r w:rsidR="00AB08A5" w:rsidRPr="00B60D70">
        <w:rPr>
          <w:rFonts w:ascii="TH SarabunPSK" w:hAnsi="TH SarabunPSK" w:cs="TH SarabunPSK" w:hint="cs"/>
          <w:cs/>
        </w:rPr>
        <w:t>การประชุมสัมภาษณ์</w:t>
      </w:r>
      <w:r w:rsidR="009B4D79" w:rsidRPr="00B60D70">
        <w:rPr>
          <w:rFonts w:ascii="TH SarabunPSK" w:hAnsi="TH SarabunPSK" w:cs="TH SarabunPSK" w:hint="cs"/>
          <w:cs/>
        </w:rPr>
        <w:t xml:space="preserve"> เป็นต้น</w:t>
      </w:r>
      <w:r w:rsidR="00AB08A5" w:rsidRPr="00B60D70">
        <w:rPr>
          <w:rFonts w:ascii="TH SarabunPSK" w:hAnsi="TH SarabunPSK" w:cs="TH SarabunPSK" w:hint="cs"/>
          <w:cs/>
        </w:rPr>
        <w:t xml:space="preserve"> </w:t>
      </w:r>
      <w:r w:rsidRPr="00B60D70">
        <w:rPr>
          <w:rFonts w:ascii="TH SarabunPSK" w:hAnsi="TH SarabunPSK" w:cs="TH SarabunPSK"/>
          <w:cs/>
        </w:rPr>
        <w:t>เพื่อให้ข้อมูลเข้าถึงกลุ่มเป้าหมายได้อย่างมีประสิทธิภาพ</w:t>
      </w:r>
    </w:p>
    <w:p w14:paraId="17E9936D" w14:textId="0F927BCD" w:rsidR="00366B79" w:rsidRPr="00B60D70" w:rsidRDefault="00366B79" w:rsidP="007D348F">
      <w:pPr>
        <w:pStyle w:val="af9"/>
        <w:spacing w:after="120"/>
        <w:ind w:left="992"/>
        <w:contextualSpacing w:val="0"/>
        <w:rPr>
          <w:rFonts w:ascii="TH SarabunPSK" w:hAnsi="TH SarabunPSK" w:cs="TH SarabunPSK"/>
        </w:rPr>
      </w:pPr>
      <w:r w:rsidRPr="00B60D70">
        <w:rPr>
          <w:rFonts w:ascii="TH SarabunPSK" w:hAnsi="TH SarabunPSK" w:cs="TH SarabunPSK"/>
          <w:cs/>
        </w:rPr>
        <w:t>ช่องทางและวิธีการสื่อสารข้อมูลหลักสูตร</w:t>
      </w:r>
      <w:r w:rsidR="007D348F" w:rsidRPr="00B60D70">
        <w:rPr>
          <w:rFonts w:ascii="TH SarabunPSK" w:hAnsi="TH SarabunPSK" w:cs="TH SarabunPSK"/>
        </w:rPr>
        <w:t xml:space="preserve"> </w:t>
      </w:r>
      <w:r w:rsidRPr="00B60D70">
        <w:rPr>
          <w:rFonts w:ascii="TH SarabunPSK" w:hAnsi="TH SarabunPSK" w:cs="TH SarabunPSK"/>
          <w:cs/>
        </w:rPr>
        <w:t>หลักสูตรมีการใช้</w:t>
      </w:r>
      <w:r w:rsidRPr="00B60D70">
        <w:rPr>
          <w:rFonts w:ascii="TH SarabunPSK" w:hAnsi="TH SarabunPSK" w:cs="TH SarabunPSK"/>
        </w:rPr>
        <w:t xml:space="preserve"> </w:t>
      </w:r>
      <w:r w:rsidRPr="00B60D70">
        <w:rPr>
          <w:rFonts w:ascii="TH SarabunPSK" w:hAnsi="TH SarabunPSK" w:cs="TH SarabunPSK"/>
          <w:cs/>
        </w:rPr>
        <w:t>ช่องทางดิจิทัลและแบบเครือข่ายสังคมออนไลน์</w:t>
      </w:r>
      <w:r w:rsidRPr="00B60D70">
        <w:rPr>
          <w:rFonts w:ascii="TH SarabunPSK" w:hAnsi="TH SarabunPSK" w:cs="TH SarabunPSK"/>
        </w:rPr>
        <w:t xml:space="preserve"> </w:t>
      </w:r>
      <w:r w:rsidRPr="00B60D70">
        <w:rPr>
          <w:rFonts w:ascii="TH SarabunPSK" w:hAnsi="TH SarabunPSK" w:cs="TH SarabunPSK"/>
          <w:cs/>
        </w:rPr>
        <w:t>รวมถึงการประชุมแบบพบปะโดยตรงเพื่อให้แน่ใจว่าผู้มีส่วนได้ส่วนเสียสามารถเข้าถึงข้อมูลหลักสูตรได้อย่างสะดวกและครอบคลุม โดยมีช่องทางหลักดังต่อไปนี้</w:t>
      </w:r>
    </w:p>
    <w:p w14:paraId="7BCB32EB" w14:textId="77777777" w:rsidR="00F17234" w:rsidRPr="00B60D70" w:rsidRDefault="00366B79" w:rsidP="00F17234">
      <w:pPr>
        <w:pStyle w:val="af9"/>
        <w:spacing w:after="120"/>
        <w:ind w:left="992"/>
        <w:contextualSpacing w:val="0"/>
        <w:rPr>
          <w:rFonts w:ascii="TH SarabunPSK" w:hAnsi="TH SarabunPSK" w:cs="TH SarabunPSK"/>
        </w:rPr>
      </w:pPr>
      <w:r w:rsidRPr="00B60D70">
        <w:rPr>
          <w:rFonts w:ascii="TH SarabunPSK" w:hAnsi="TH SarabunPSK" w:cs="TH SarabunPSK"/>
          <w:i/>
          <w:iCs/>
          <w:cs/>
        </w:rPr>
        <w:t>แพลตฟอร์มสื่อสารออนไลน์และเว็บไซต์</w:t>
      </w:r>
      <w:r w:rsidR="00F17234" w:rsidRPr="00B60D70">
        <w:rPr>
          <w:rFonts w:ascii="TH SarabunPSK" w:hAnsi="TH SarabunPSK" w:cs="TH SarabunPSK"/>
          <w:i/>
          <w:iCs/>
        </w:rPr>
        <w:t>:</w:t>
      </w:r>
      <w:r w:rsidR="00F17234" w:rsidRPr="00B60D70">
        <w:rPr>
          <w:rFonts w:ascii="TH SarabunPSK" w:hAnsi="TH SarabunPSK" w:cs="TH SarabunPSK"/>
        </w:rPr>
        <w:t xml:space="preserve"> </w:t>
      </w:r>
      <w:r w:rsidRPr="00B60D70">
        <w:rPr>
          <w:rFonts w:ascii="TH SarabunPSK" w:hAnsi="TH SarabunPSK" w:cs="TH SarabunPSK"/>
          <w:cs/>
        </w:rPr>
        <w:t>การเผยแพร่ข้อมูลผ่าน</w:t>
      </w:r>
      <w:r w:rsidRPr="00B60D70">
        <w:rPr>
          <w:rFonts w:ascii="TH SarabunPSK" w:hAnsi="TH SarabunPSK" w:cs="TH SarabunPSK"/>
        </w:rPr>
        <w:t xml:space="preserve"> </w:t>
      </w:r>
      <w:r w:rsidRPr="00B60D70">
        <w:rPr>
          <w:rFonts w:ascii="TH SarabunPSK" w:hAnsi="TH SarabunPSK" w:cs="TH SarabunPSK"/>
          <w:cs/>
        </w:rPr>
        <w:t>เว็บไซต์ของสาขาวิชา คณะ และมหาวิทยาลัย</w:t>
      </w:r>
      <w:r w:rsidRPr="00B60D70">
        <w:rPr>
          <w:rFonts w:ascii="TH SarabunPSK" w:hAnsi="TH SarabunPSK" w:cs="TH SarabunPSK"/>
        </w:rPr>
        <w:t xml:space="preserve"> </w:t>
      </w:r>
      <w:r w:rsidRPr="00B60D70">
        <w:rPr>
          <w:rFonts w:ascii="TH SarabunPSK" w:hAnsi="TH SarabunPSK" w:cs="TH SarabunPSK"/>
          <w:cs/>
        </w:rPr>
        <w:t>ซึ่งเป็นแหล่งข้อมูลที่นักศึกษาและผู้ที่สนใจสามารถเข้าถึงได้ตลอดเวลา</w:t>
      </w:r>
    </w:p>
    <w:p w14:paraId="4892B1C4" w14:textId="77777777" w:rsidR="00F17234" w:rsidRPr="00B60D70" w:rsidRDefault="00366B79" w:rsidP="00F17234">
      <w:pPr>
        <w:pStyle w:val="af9"/>
        <w:spacing w:after="120"/>
        <w:ind w:left="992"/>
        <w:contextualSpacing w:val="0"/>
        <w:rPr>
          <w:rFonts w:ascii="Arial" w:hAnsi="Arial" w:cstheme="minorBidi"/>
        </w:rPr>
      </w:pPr>
      <w:r w:rsidRPr="00B60D70">
        <w:rPr>
          <w:rFonts w:ascii="TH SarabunPSK" w:hAnsi="TH SarabunPSK" w:cs="TH SarabunPSK"/>
          <w:i/>
          <w:iCs/>
          <w:cs/>
        </w:rPr>
        <w:lastRenderedPageBreak/>
        <w:t>การใช้</w:t>
      </w:r>
      <w:r w:rsidRPr="00B60D70">
        <w:rPr>
          <w:rFonts w:ascii="TH SarabunPSK" w:hAnsi="TH SarabunPSK" w:cs="TH SarabunPSK"/>
          <w:i/>
          <w:iCs/>
        </w:rPr>
        <w:t xml:space="preserve"> </w:t>
      </w:r>
      <w:r w:rsidRPr="00B60D70">
        <w:rPr>
          <w:rFonts w:ascii="TH SarabunPSK" w:hAnsi="TH SarabunPSK" w:cs="TH SarabunPSK"/>
          <w:i/>
          <w:iCs/>
          <w:cs/>
        </w:rPr>
        <w:t>แพลตฟอร์มสื่อสังคมออนไลน์</w:t>
      </w:r>
      <w:r w:rsidR="00F17234" w:rsidRPr="00B60D70">
        <w:rPr>
          <w:rFonts w:ascii="TH SarabunPSK" w:hAnsi="TH SarabunPSK" w:cs="TH SarabunPSK"/>
        </w:rPr>
        <w:t>:</w:t>
      </w:r>
      <w:r w:rsidRPr="00B60D70">
        <w:rPr>
          <w:rFonts w:ascii="TH SarabunPSK" w:hAnsi="TH SarabunPSK" w:cs="TH SarabunPSK"/>
          <w:cs/>
        </w:rPr>
        <w:t xml:space="preserve"> เช่น </w:t>
      </w:r>
      <w:r w:rsidRPr="00B60D70">
        <w:rPr>
          <w:rFonts w:ascii="TH SarabunPSK" w:hAnsi="TH SarabunPSK" w:cs="TH SarabunPSK"/>
        </w:rPr>
        <w:t xml:space="preserve">Facebook Page </w:t>
      </w:r>
      <w:r w:rsidRPr="00B60D70">
        <w:rPr>
          <w:rFonts w:ascii="TH SarabunPSK" w:hAnsi="TH SarabunPSK" w:cs="TH SarabunPSK"/>
          <w:cs/>
        </w:rPr>
        <w:t>ของภาควิชาและคณะ ซึ่งมีสมาชิกที่เป็นศิษย์เก่าและศิษย์ปัจจุบัน สามารถใช้เป็นช่องทางในการแจ้งข่าวสาร การปรับปรุงหลักสูตร และกิจกรรมที่เกี่ยวข้องกับหลักสูตร</w:t>
      </w:r>
      <w:r w:rsidRPr="00B60D70">
        <w:rPr>
          <w:rFonts w:ascii="Arial" w:hAnsi="Arial" w:cs="Arial" w:hint="cs"/>
          <w:cs/>
        </w:rPr>
        <w:t>​</w:t>
      </w:r>
    </w:p>
    <w:p w14:paraId="3F3A22AF" w14:textId="2CCB083B" w:rsidR="00F17234" w:rsidRPr="00B60D70" w:rsidRDefault="00366B79" w:rsidP="00F17234">
      <w:pPr>
        <w:pStyle w:val="af9"/>
        <w:spacing w:after="120"/>
        <w:ind w:left="992"/>
        <w:contextualSpacing w:val="0"/>
        <w:rPr>
          <w:rFonts w:ascii="TH SarabunPSK" w:hAnsi="TH SarabunPSK" w:cs="TH SarabunPSK"/>
        </w:rPr>
      </w:pPr>
      <w:r w:rsidRPr="00B60D70">
        <w:rPr>
          <w:rFonts w:ascii="TH SarabunPSK" w:hAnsi="TH SarabunPSK" w:cs="TH SarabunPSK"/>
          <w:i/>
          <w:iCs/>
          <w:cs/>
        </w:rPr>
        <w:t>กลุ่มแชทและเครือข่ายการสื่อสารโดยตรง</w:t>
      </w:r>
      <w:r w:rsidR="00F17234" w:rsidRPr="00B60D70">
        <w:rPr>
          <w:rFonts w:ascii="TH SarabunPSK" w:hAnsi="TH SarabunPSK" w:cs="TH SarabunPSK"/>
          <w:i/>
          <w:iCs/>
        </w:rPr>
        <w:t>:</w:t>
      </w:r>
      <w:r w:rsidR="00F17234" w:rsidRPr="00B60D70">
        <w:rPr>
          <w:rFonts w:ascii="TH SarabunPSK" w:hAnsi="TH SarabunPSK" w:cs="TH SarabunPSK"/>
        </w:rPr>
        <w:t xml:space="preserve"> </w:t>
      </w:r>
      <w:r w:rsidRPr="00B60D70">
        <w:rPr>
          <w:rFonts w:ascii="TH SarabunPSK" w:hAnsi="TH SarabunPSK" w:cs="TH SarabunPSK"/>
          <w:cs/>
        </w:rPr>
        <w:t>หลักสูตรใช้</w:t>
      </w:r>
      <w:r w:rsidRPr="00B60D70">
        <w:rPr>
          <w:rFonts w:ascii="TH SarabunPSK" w:hAnsi="TH SarabunPSK" w:cs="TH SarabunPSK"/>
        </w:rPr>
        <w:t xml:space="preserve"> </w:t>
      </w:r>
      <w:r w:rsidRPr="00B60D70">
        <w:rPr>
          <w:rFonts w:ascii="TH SarabunPSK" w:hAnsi="TH SarabunPSK" w:cs="TH SarabunPSK"/>
          <w:cs/>
        </w:rPr>
        <w:t>กลุ่มไลน์ทางการ</w:t>
      </w:r>
      <w:r w:rsidRPr="00B60D70">
        <w:rPr>
          <w:rFonts w:ascii="TH SarabunPSK" w:hAnsi="TH SarabunPSK" w:cs="TH SarabunPSK"/>
        </w:rPr>
        <w:t xml:space="preserve"> </w:t>
      </w:r>
      <w:r w:rsidRPr="00B60D70">
        <w:rPr>
          <w:rFonts w:ascii="TH SarabunPSK" w:hAnsi="TH SarabunPSK" w:cs="TH SarabunPSK"/>
          <w:cs/>
        </w:rPr>
        <w:t>ระหว่างคณาจารย์ในหลักสูตรและสถานศึกษาระดับอาชีวศึกษา เพื่อสร้างเครือข่ายการแลกเปลี่ยนข้อมูล</w:t>
      </w:r>
      <w:r w:rsidR="00F17234" w:rsidRPr="00B60D70">
        <w:rPr>
          <w:rFonts w:ascii="TH SarabunPSK" w:hAnsi="TH SarabunPSK" w:cs="TH SarabunPSK" w:hint="cs"/>
          <w:cs/>
        </w:rPr>
        <w:t xml:space="preserve"> </w:t>
      </w:r>
      <w:r w:rsidRPr="00B60D70">
        <w:rPr>
          <w:rFonts w:ascii="TH SarabunPSK" w:hAnsi="TH SarabunPSK" w:cs="TH SarabunPSK"/>
          <w:cs/>
        </w:rPr>
        <w:t>กลุ่มแชทสำหรับนักศึกษาแต่ละรุ่น</w:t>
      </w:r>
      <w:r w:rsidRPr="00B60D70">
        <w:rPr>
          <w:rFonts w:ascii="TH SarabunPSK" w:hAnsi="TH SarabunPSK" w:cs="TH SarabunPSK"/>
        </w:rPr>
        <w:t xml:space="preserve"> </w:t>
      </w:r>
      <w:r w:rsidRPr="00B60D70">
        <w:rPr>
          <w:rFonts w:ascii="TH SarabunPSK" w:hAnsi="TH SarabunPSK" w:cs="TH SarabunPSK"/>
          <w:cs/>
        </w:rPr>
        <w:t>เพื่อให้สามารถสื่อสารข้อมูลที่เกี่ยวข้องกับหลักสูตร</w:t>
      </w:r>
      <w:r w:rsidR="00204727" w:rsidRPr="00B60D70">
        <w:rPr>
          <w:rFonts w:ascii="TH SarabunPSK" w:hAnsi="TH SarabunPSK" w:cs="TH SarabunPSK" w:hint="cs"/>
          <w:cs/>
        </w:rPr>
        <w:t>ได้อย่างรวดเร็ว</w:t>
      </w:r>
      <w:r w:rsidRPr="00B60D70">
        <w:rPr>
          <w:rFonts w:ascii="TH SarabunPSK" w:hAnsi="TH SarabunPSK" w:cs="TH SarabunPSK"/>
          <w:cs/>
        </w:rPr>
        <w:t xml:space="preserve"> </w:t>
      </w:r>
    </w:p>
    <w:p w14:paraId="47AEB39F" w14:textId="0D3456C1" w:rsidR="00366B79" w:rsidRPr="00B60D70" w:rsidRDefault="00366B79" w:rsidP="00F17234">
      <w:pPr>
        <w:pStyle w:val="af9"/>
        <w:spacing w:after="120"/>
        <w:ind w:left="992"/>
        <w:contextualSpacing w:val="0"/>
        <w:rPr>
          <w:rFonts w:ascii="TH SarabunPSK" w:hAnsi="TH SarabunPSK" w:cs="TH SarabunPSK"/>
        </w:rPr>
      </w:pPr>
      <w:r w:rsidRPr="00B60D70">
        <w:rPr>
          <w:rFonts w:ascii="TH SarabunPSK" w:hAnsi="TH SarabunPSK" w:cs="TH SarabunPSK"/>
          <w:i/>
          <w:iCs/>
          <w:cs/>
        </w:rPr>
        <w:t>การประชุมและการสัมมนา</w:t>
      </w:r>
      <w:r w:rsidR="00F17234" w:rsidRPr="00B60D70">
        <w:rPr>
          <w:rFonts w:ascii="TH SarabunPSK" w:hAnsi="TH SarabunPSK" w:cs="TH SarabunPSK"/>
          <w:i/>
          <w:iCs/>
        </w:rPr>
        <w:t>:</w:t>
      </w:r>
      <w:r w:rsidR="00F17234" w:rsidRPr="00B60D70">
        <w:rPr>
          <w:rFonts w:ascii="TH SarabunPSK" w:hAnsi="TH SarabunPSK" w:cs="TH SarabunPSK"/>
        </w:rPr>
        <w:t xml:space="preserve"> </w:t>
      </w:r>
      <w:r w:rsidRPr="00B60D70">
        <w:rPr>
          <w:rFonts w:ascii="TH SarabunPSK" w:hAnsi="TH SarabunPSK" w:cs="TH SarabunPSK"/>
          <w:cs/>
        </w:rPr>
        <w:t>มีการจัดประชุมแบบ</w:t>
      </w:r>
      <w:r w:rsidRPr="00B60D70">
        <w:rPr>
          <w:rFonts w:ascii="TH SarabunPSK" w:hAnsi="TH SarabunPSK" w:cs="TH SarabunPSK"/>
        </w:rPr>
        <w:t xml:space="preserve"> </w:t>
      </w:r>
      <w:r w:rsidRPr="00B60D70">
        <w:rPr>
          <w:rFonts w:ascii="TH SarabunPSK" w:hAnsi="TH SarabunPSK" w:cs="TH SarabunPSK"/>
          <w:cs/>
        </w:rPr>
        <w:t>อิเล็กทรอนิกส์ (</w:t>
      </w:r>
      <w:r w:rsidRPr="00B60D70">
        <w:rPr>
          <w:rFonts w:ascii="TH SarabunPSK" w:hAnsi="TH SarabunPSK" w:cs="TH SarabunPSK"/>
        </w:rPr>
        <w:t xml:space="preserve">E-Meeting) </w:t>
      </w:r>
      <w:r w:rsidRPr="00B60D70">
        <w:rPr>
          <w:rFonts w:ascii="TH SarabunPSK" w:hAnsi="TH SarabunPSK" w:cs="TH SarabunPSK"/>
          <w:cs/>
        </w:rPr>
        <w:t>และการประชุมแบบพบปะ (</w:t>
      </w:r>
      <w:r w:rsidRPr="00B60D70">
        <w:rPr>
          <w:rFonts w:ascii="TH SarabunPSK" w:hAnsi="TH SarabunPSK" w:cs="TH SarabunPSK"/>
        </w:rPr>
        <w:t xml:space="preserve">Face-to-Face) </w:t>
      </w:r>
      <w:r w:rsidRPr="00B60D70">
        <w:rPr>
          <w:rFonts w:ascii="TH SarabunPSK" w:hAnsi="TH SarabunPSK" w:cs="TH SarabunPSK"/>
          <w:cs/>
        </w:rPr>
        <w:t>ร่วมกับเครือข่ายสถานศึกษาและสถานประกอบการ เพื่อนำเสนอข้อมูลเกี่ยวกับหลักสูตรและรับฟังความคิดเห็นเพื่อนำมาปรับปรุงหลักสูตรให้สอดคล้องกับความต้องการของภาคอุตสาหกรรม</w:t>
      </w:r>
      <w:r w:rsidR="00F17234" w:rsidRPr="00B60D70">
        <w:rPr>
          <w:rFonts w:ascii="TH SarabunPSK" w:hAnsi="TH SarabunPSK" w:cs="TH SarabunPSK" w:hint="cs"/>
          <w:cs/>
        </w:rPr>
        <w:t xml:space="preserve"> </w:t>
      </w:r>
      <w:r w:rsidRPr="00B60D70">
        <w:rPr>
          <w:rFonts w:ascii="TH SarabunPSK" w:hAnsi="TH SarabunPSK" w:cs="TH SarabunPSK"/>
          <w:cs/>
        </w:rPr>
        <w:t>มีการจัด</w:t>
      </w:r>
      <w:r w:rsidRPr="00B60D70">
        <w:rPr>
          <w:rFonts w:ascii="TH SarabunPSK" w:hAnsi="TH SarabunPSK" w:cs="TH SarabunPSK"/>
        </w:rPr>
        <w:t xml:space="preserve"> </w:t>
      </w:r>
      <w:r w:rsidRPr="00B60D70">
        <w:rPr>
          <w:rFonts w:ascii="TH SarabunPSK" w:hAnsi="TH SarabunPSK" w:cs="TH SarabunPSK"/>
          <w:cs/>
        </w:rPr>
        <w:t>สัมมนาและกิจกรรมเสวนา</w:t>
      </w:r>
      <w:r w:rsidRPr="00B60D70">
        <w:rPr>
          <w:rFonts w:ascii="TH SarabunPSK" w:hAnsi="TH SarabunPSK" w:cs="TH SarabunPSK"/>
        </w:rPr>
        <w:t xml:space="preserve"> </w:t>
      </w:r>
      <w:r w:rsidRPr="00B60D70">
        <w:rPr>
          <w:rFonts w:ascii="TH SarabunPSK" w:hAnsi="TH SarabunPSK" w:cs="TH SarabunPSK"/>
          <w:cs/>
        </w:rPr>
        <w:t>เพื่อให้นักศึกษา ศิษย์เก่า และผู้ใช้บัณฑิตสามารถแลกเปลี่ยนความคิดเห็นเกี่ยวกับคุณภาพของหลักสูตรและแนวทางการพัฒนาต่อไป</w:t>
      </w:r>
      <w:r w:rsidRPr="00B60D70">
        <w:rPr>
          <w:rFonts w:ascii="Arial" w:hAnsi="Arial" w:cs="Arial" w:hint="cs"/>
          <w:cs/>
        </w:rPr>
        <w:t>​</w:t>
      </w:r>
    </w:p>
    <w:p w14:paraId="3E37CFFC" w14:textId="77777777" w:rsidR="008A598C" w:rsidRPr="00B60D70" w:rsidRDefault="00366B79" w:rsidP="008A598C">
      <w:pPr>
        <w:pStyle w:val="af9"/>
        <w:spacing w:after="120"/>
        <w:ind w:left="992"/>
        <w:contextualSpacing w:val="0"/>
        <w:rPr>
          <w:rFonts w:ascii="TH SarabunPSK" w:hAnsi="TH SarabunPSK" w:cs="TH SarabunPSK"/>
        </w:rPr>
      </w:pPr>
      <w:r w:rsidRPr="00B60D70">
        <w:rPr>
          <w:rFonts w:ascii="TH SarabunPSK" w:hAnsi="TH SarabunPSK" w:cs="TH SarabunPSK"/>
          <w:i/>
          <w:iCs/>
          <w:cs/>
        </w:rPr>
        <w:t>เอกสารประชาสัมพันธ์และรายงานหลักสูตร</w:t>
      </w:r>
      <w:r w:rsidR="00EB77FB" w:rsidRPr="00B60D70">
        <w:rPr>
          <w:rFonts w:ascii="TH SarabunPSK" w:hAnsi="TH SarabunPSK" w:cs="TH SarabunPSK"/>
          <w:i/>
          <w:iCs/>
        </w:rPr>
        <w:t>:</w:t>
      </w:r>
      <w:r w:rsidR="00EB77FB" w:rsidRPr="00B60D70">
        <w:rPr>
          <w:rFonts w:ascii="TH SarabunPSK" w:hAnsi="TH SarabunPSK" w:cs="TH SarabunPSK"/>
        </w:rPr>
        <w:t xml:space="preserve"> </w:t>
      </w:r>
      <w:r w:rsidRPr="00B60D70">
        <w:rPr>
          <w:rFonts w:ascii="TH SarabunPSK" w:hAnsi="TH SarabunPSK" w:cs="TH SarabunPSK"/>
          <w:cs/>
        </w:rPr>
        <w:t>หลักสูตรจัดทำ</w:t>
      </w:r>
      <w:r w:rsidRPr="00B60D70">
        <w:rPr>
          <w:rFonts w:ascii="TH SarabunPSK" w:hAnsi="TH SarabunPSK" w:cs="TH SarabunPSK"/>
        </w:rPr>
        <w:t xml:space="preserve"> </w:t>
      </w:r>
      <w:r w:rsidRPr="00B60D70">
        <w:rPr>
          <w:rFonts w:ascii="TH SarabunPSK" w:hAnsi="TH SarabunPSK" w:cs="TH SarabunPSK"/>
          <w:cs/>
        </w:rPr>
        <w:t>เอกสารข้อมูลหลักสูตร (</w:t>
      </w:r>
      <w:r w:rsidRPr="00B60D70">
        <w:rPr>
          <w:rFonts w:ascii="TH SarabunPSK" w:hAnsi="TH SarabunPSK" w:cs="TH SarabunPSK"/>
        </w:rPr>
        <w:t xml:space="preserve">Curriculum Handbook) </w:t>
      </w:r>
      <w:r w:rsidRPr="00B60D70">
        <w:rPr>
          <w:rFonts w:ascii="TH SarabunPSK" w:hAnsi="TH SarabunPSK" w:cs="TH SarabunPSK"/>
          <w:cs/>
        </w:rPr>
        <w:t>ที่แจกจ่ายให้กับนักศึกษาและผู้ที่เกี่ยวข้อง</w:t>
      </w:r>
      <w:r w:rsidR="00EB77FB" w:rsidRPr="00B60D70">
        <w:rPr>
          <w:rFonts w:ascii="TH SarabunPSK" w:hAnsi="TH SarabunPSK" w:cs="TH SarabunPSK"/>
        </w:rPr>
        <w:t xml:space="preserve"> </w:t>
      </w:r>
      <w:r w:rsidRPr="00B60D70">
        <w:rPr>
          <w:rFonts w:ascii="TH SarabunPSK" w:hAnsi="TH SarabunPSK" w:cs="TH SarabunPSK"/>
          <w:cs/>
        </w:rPr>
        <w:t>มีการจัดทำ</w:t>
      </w:r>
      <w:r w:rsidRPr="00B60D70">
        <w:rPr>
          <w:rFonts w:ascii="TH SarabunPSK" w:hAnsi="TH SarabunPSK" w:cs="TH SarabunPSK"/>
        </w:rPr>
        <w:t xml:space="preserve"> </w:t>
      </w:r>
      <w:r w:rsidRPr="00B60D70">
        <w:rPr>
          <w:rFonts w:ascii="TH SarabunPSK" w:hAnsi="TH SarabunPSK" w:cs="TH SarabunPSK"/>
          <w:cs/>
        </w:rPr>
        <w:t>จดหมายข่าวของคณะและสาขาวิชา</w:t>
      </w:r>
      <w:r w:rsidRPr="00B60D70">
        <w:rPr>
          <w:rFonts w:ascii="TH SarabunPSK" w:hAnsi="TH SarabunPSK" w:cs="TH SarabunPSK"/>
        </w:rPr>
        <w:t xml:space="preserve"> </w:t>
      </w:r>
      <w:r w:rsidRPr="00B60D70">
        <w:rPr>
          <w:rFonts w:ascii="TH SarabunPSK" w:hAnsi="TH SarabunPSK" w:cs="TH SarabunPSK"/>
          <w:cs/>
        </w:rPr>
        <w:t>ซึ่งนำเสนอข่าวสารที่เกี่ยวข้องกับหลักสูตรและแนวทางการพัฒนา</w:t>
      </w:r>
    </w:p>
    <w:p w14:paraId="545F5B2C" w14:textId="5BF60DC6" w:rsidR="0017355A" w:rsidRPr="00B60D70" w:rsidRDefault="0017355A" w:rsidP="00FC072C">
      <w:pPr>
        <w:ind w:right="29" w:firstLine="720"/>
        <w:rPr>
          <w:rFonts w:ascii="TH SarabunPSK" w:hAnsi="TH SarabunPSK" w:cs="TH SarabunPSK"/>
          <w:u w:val="single"/>
          <w:cs/>
        </w:rPr>
        <w:sectPr w:rsidR="0017355A" w:rsidRPr="00B60D70" w:rsidSect="00CD259C">
          <w:pgSz w:w="11906" w:h="16838"/>
          <w:pgMar w:top="1440" w:right="1440" w:bottom="1440" w:left="1440" w:header="706" w:footer="706" w:gutter="0"/>
          <w:cols w:space="708"/>
          <w:docGrid w:linePitch="360"/>
        </w:sectPr>
      </w:pPr>
    </w:p>
    <w:p w14:paraId="5E1CBE07" w14:textId="09CB7F9C" w:rsidR="00FC072C" w:rsidRPr="00B60D70" w:rsidRDefault="00FC072C" w:rsidP="00FC072C">
      <w:pPr>
        <w:autoSpaceDE w:val="0"/>
        <w:autoSpaceDN w:val="0"/>
        <w:adjustRightInd w:val="0"/>
        <w:rPr>
          <w:rFonts w:ascii="TH SarabunPSK" w:hAnsi="TH SarabunPSK" w:cs="TH SarabunPSK"/>
        </w:rPr>
      </w:pPr>
      <w:r w:rsidRPr="00B60D70">
        <w:rPr>
          <w:rFonts w:ascii="TH SarabunPSK" w:hAnsi="TH SarabunPSK" w:cs="TH SarabunPSK" w:hint="cs"/>
          <w:b/>
          <w:bCs/>
          <w:cs/>
        </w:rPr>
        <w:lastRenderedPageBreak/>
        <w:t>ตารางที่ 2.</w:t>
      </w:r>
      <w:r w:rsidR="008869B4" w:rsidRPr="00B60D70">
        <w:rPr>
          <w:rFonts w:ascii="TH SarabunPSK" w:hAnsi="TH SarabunPSK" w:cs="TH SarabunPSK" w:hint="cs"/>
          <w:b/>
          <w:bCs/>
        </w:rPr>
        <w:t>2</w:t>
      </w:r>
      <w:r w:rsidR="001927DF" w:rsidRPr="00B60D70">
        <w:rPr>
          <w:rFonts w:ascii="TH SarabunPSK" w:hAnsi="TH SarabunPSK" w:cs="TH SarabunPSK" w:hint="cs"/>
          <w:b/>
          <w:bCs/>
          <w:cs/>
        </w:rPr>
        <w:t>1</w:t>
      </w:r>
      <w:r w:rsidRPr="00B60D70">
        <w:rPr>
          <w:rFonts w:ascii="TH SarabunPSK" w:hAnsi="TH SarabunPSK" w:cs="TH SarabunPSK" w:hint="cs"/>
          <w:b/>
          <w:bCs/>
        </w:rPr>
        <w:t xml:space="preserve"> </w:t>
      </w:r>
      <w:r w:rsidRPr="00B60D70">
        <w:rPr>
          <w:rFonts w:ascii="TH SarabunPSK" w:hAnsi="TH SarabunPSK" w:cs="TH SarabunPSK" w:hint="cs"/>
          <w:cs/>
        </w:rPr>
        <w:t>ภาพรวมกลไกการปรับปรุงและพัฒนาหลักสูตรเพื่อการประกันคุณภาพของหลักสูตร</w:t>
      </w:r>
    </w:p>
    <w:tbl>
      <w:tblPr>
        <w:tblStyle w:val="af6"/>
        <w:tblW w:w="5000" w:type="pct"/>
        <w:jc w:val="center"/>
        <w:tblLook w:val="04A0" w:firstRow="1" w:lastRow="0" w:firstColumn="1" w:lastColumn="0" w:noHBand="0" w:noVBand="1"/>
      </w:tblPr>
      <w:tblGrid>
        <w:gridCol w:w="2323"/>
        <w:gridCol w:w="2946"/>
        <w:gridCol w:w="2949"/>
        <w:gridCol w:w="1911"/>
        <w:gridCol w:w="1911"/>
        <w:gridCol w:w="1908"/>
      </w:tblGrid>
      <w:tr w:rsidR="00B60D70" w:rsidRPr="00B60D70" w14:paraId="4441163B" w14:textId="77777777" w:rsidTr="008D0407">
        <w:trPr>
          <w:tblHeader/>
          <w:jc w:val="center"/>
        </w:trPr>
        <w:tc>
          <w:tcPr>
            <w:tcW w:w="833" w:type="pct"/>
            <w:shd w:val="clear" w:color="auto" w:fill="F2F2F2" w:themeFill="background1" w:themeFillShade="F2"/>
            <w:vAlign w:val="center"/>
          </w:tcPr>
          <w:p w14:paraId="0FB2EEA2" w14:textId="77777777" w:rsidR="00FC072C" w:rsidRPr="00B60D70" w:rsidRDefault="00FC072C" w:rsidP="008D0407">
            <w:pPr>
              <w:ind w:right="26"/>
              <w:jc w:val="center"/>
              <w:rPr>
                <w:rFonts w:ascii="TH SarabunPSK" w:hAnsi="TH SarabunPSK" w:cs="TH SarabunPSK"/>
                <w:b/>
                <w:bCs/>
                <w:sz w:val="28"/>
                <w:szCs w:val="28"/>
              </w:rPr>
            </w:pPr>
            <w:r w:rsidRPr="00B60D70">
              <w:rPr>
                <w:rFonts w:ascii="TH SarabunPSK" w:hAnsi="TH SarabunPSK" w:cs="TH SarabunPSK" w:hint="cs"/>
                <w:b/>
                <w:bCs/>
                <w:sz w:val="28"/>
                <w:szCs w:val="28"/>
                <w:cs/>
              </w:rPr>
              <w:t>ประเด็น</w:t>
            </w:r>
          </w:p>
        </w:tc>
        <w:tc>
          <w:tcPr>
            <w:tcW w:w="1056" w:type="pct"/>
            <w:shd w:val="clear" w:color="auto" w:fill="F2F2F2" w:themeFill="background1" w:themeFillShade="F2"/>
            <w:vAlign w:val="center"/>
          </w:tcPr>
          <w:p w14:paraId="5E797964" w14:textId="77777777" w:rsidR="00FC072C" w:rsidRPr="00B60D70" w:rsidRDefault="00FC072C" w:rsidP="00FC072C">
            <w:pPr>
              <w:ind w:right="26"/>
              <w:jc w:val="center"/>
              <w:rPr>
                <w:rFonts w:ascii="TH SarabunPSK" w:hAnsi="TH SarabunPSK" w:cs="TH SarabunPSK"/>
                <w:b/>
                <w:bCs/>
                <w:sz w:val="28"/>
                <w:szCs w:val="28"/>
                <w:cs/>
              </w:rPr>
            </w:pPr>
            <w:r w:rsidRPr="00B60D70">
              <w:rPr>
                <w:rFonts w:ascii="TH SarabunPSK" w:hAnsi="TH SarabunPSK" w:cs="TH SarabunPSK" w:hint="cs"/>
                <w:b/>
                <w:bCs/>
                <w:sz w:val="28"/>
                <w:szCs w:val="28"/>
                <w:cs/>
              </w:rPr>
              <w:t>จุดตรวจสอบ</w:t>
            </w:r>
            <w:r w:rsidRPr="00B60D70">
              <w:rPr>
                <w:rFonts w:ascii="TH SarabunPSK" w:hAnsi="TH SarabunPSK" w:cs="TH SarabunPSK" w:hint="cs"/>
                <w:b/>
                <w:bCs/>
                <w:sz w:val="28"/>
                <w:szCs w:val="28"/>
              </w:rPr>
              <w:t>/</w:t>
            </w:r>
            <w:r w:rsidRPr="00B60D70">
              <w:rPr>
                <w:rFonts w:ascii="TH SarabunPSK" w:hAnsi="TH SarabunPSK" w:cs="TH SarabunPSK" w:hint="cs"/>
                <w:b/>
                <w:bCs/>
                <w:sz w:val="28"/>
                <w:szCs w:val="28"/>
                <w:cs/>
              </w:rPr>
              <w:t>จุดควบคุม</w:t>
            </w:r>
          </w:p>
        </w:tc>
        <w:tc>
          <w:tcPr>
            <w:tcW w:w="1057" w:type="pct"/>
            <w:shd w:val="clear" w:color="auto" w:fill="F2F2F2" w:themeFill="background1" w:themeFillShade="F2"/>
            <w:vAlign w:val="center"/>
          </w:tcPr>
          <w:p w14:paraId="7532E889" w14:textId="77777777" w:rsidR="00FC072C" w:rsidRPr="00B60D70" w:rsidRDefault="00FC072C" w:rsidP="00FC072C">
            <w:pPr>
              <w:ind w:right="26"/>
              <w:jc w:val="center"/>
              <w:rPr>
                <w:rFonts w:ascii="TH SarabunPSK" w:hAnsi="TH SarabunPSK" w:cs="TH SarabunPSK"/>
                <w:b/>
                <w:bCs/>
                <w:sz w:val="28"/>
                <w:szCs w:val="28"/>
                <w:cs/>
              </w:rPr>
            </w:pPr>
            <w:r w:rsidRPr="00B60D70">
              <w:rPr>
                <w:rFonts w:ascii="TH SarabunPSK" w:hAnsi="TH SarabunPSK" w:cs="TH SarabunPSK" w:hint="cs"/>
                <w:b/>
                <w:bCs/>
                <w:sz w:val="28"/>
                <w:szCs w:val="28"/>
                <w:cs/>
              </w:rPr>
              <w:t>กระบวนการ/เครื่องมือที่ใช้</w:t>
            </w:r>
          </w:p>
        </w:tc>
        <w:tc>
          <w:tcPr>
            <w:tcW w:w="685" w:type="pct"/>
            <w:shd w:val="clear" w:color="auto" w:fill="F2F2F2" w:themeFill="background1" w:themeFillShade="F2"/>
            <w:vAlign w:val="center"/>
          </w:tcPr>
          <w:p w14:paraId="3D0FCF99" w14:textId="77777777" w:rsidR="00FC072C" w:rsidRPr="00B60D70" w:rsidRDefault="00FC072C" w:rsidP="00FC072C">
            <w:pPr>
              <w:ind w:right="-102"/>
              <w:jc w:val="center"/>
              <w:rPr>
                <w:rFonts w:ascii="TH SarabunPSK" w:hAnsi="TH SarabunPSK" w:cs="TH SarabunPSK"/>
                <w:b/>
                <w:bCs/>
                <w:sz w:val="28"/>
                <w:szCs w:val="28"/>
                <w:cs/>
              </w:rPr>
            </w:pPr>
            <w:r w:rsidRPr="00B60D70">
              <w:rPr>
                <w:rFonts w:ascii="TH SarabunPSK" w:hAnsi="TH SarabunPSK" w:cs="TH SarabunPSK" w:hint="cs"/>
                <w:b/>
                <w:bCs/>
                <w:sz w:val="28"/>
                <w:szCs w:val="28"/>
                <w:cs/>
              </w:rPr>
              <w:t>ผู้รับผิดชอบ</w:t>
            </w:r>
          </w:p>
        </w:tc>
        <w:tc>
          <w:tcPr>
            <w:tcW w:w="685" w:type="pct"/>
            <w:shd w:val="clear" w:color="auto" w:fill="F2F2F2" w:themeFill="background1" w:themeFillShade="F2"/>
            <w:vAlign w:val="center"/>
          </w:tcPr>
          <w:p w14:paraId="229BF5ED" w14:textId="77777777" w:rsidR="00FC072C" w:rsidRPr="00B60D70" w:rsidRDefault="00FC072C" w:rsidP="00FC072C">
            <w:pPr>
              <w:ind w:right="-141"/>
              <w:jc w:val="center"/>
              <w:rPr>
                <w:rFonts w:ascii="TH SarabunPSK" w:hAnsi="TH SarabunPSK" w:cs="TH SarabunPSK"/>
                <w:b/>
                <w:bCs/>
                <w:sz w:val="28"/>
                <w:szCs w:val="28"/>
              </w:rPr>
            </w:pPr>
            <w:r w:rsidRPr="00B60D70">
              <w:rPr>
                <w:rFonts w:ascii="TH SarabunPSK" w:hAnsi="TH SarabunPSK" w:cs="TH SarabunPSK" w:hint="cs"/>
                <w:b/>
                <w:bCs/>
                <w:sz w:val="28"/>
                <w:szCs w:val="28"/>
                <w:cs/>
              </w:rPr>
              <w:t>ผู้ตรวจสอบ</w:t>
            </w:r>
          </w:p>
        </w:tc>
        <w:tc>
          <w:tcPr>
            <w:tcW w:w="684" w:type="pct"/>
            <w:shd w:val="clear" w:color="auto" w:fill="F2F2F2" w:themeFill="background1" w:themeFillShade="F2"/>
            <w:vAlign w:val="center"/>
          </w:tcPr>
          <w:p w14:paraId="54365AAA" w14:textId="77777777" w:rsidR="00FC072C" w:rsidRPr="00B60D70" w:rsidRDefault="00FC072C" w:rsidP="00FC072C">
            <w:pPr>
              <w:ind w:right="-98"/>
              <w:jc w:val="center"/>
              <w:rPr>
                <w:rFonts w:ascii="TH SarabunPSK" w:hAnsi="TH SarabunPSK" w:cs="TH SarabunPSK"/>
                <w:b/>
                <w:bCs/>
                <w:sz w:val="28"/>
                <w:szCs w:val="28"/>
                <w:cs/>
              </w:rPr>
            </w:pPr>
            <w:r w:rsidRPr="00B60D70">
              <w:rPr>
                <w:rFonts w:ascii="TH SarabunPSK" w:hAnsi="TH SarabunPSK" w:cs="TH SarabunPSK" w:hint="cs"/>
                <w:b/>
                <w:bCs/>
                <w:sz w:val="28"/>
                <w:szCs w:val="28"/>
                <w:cs/>
              </w:rPr>
              <w:t>ช่วงเวลา</w:t>
            </w:r>
          </w:p>
        </w:tc>
      </w:tr>
      <w:tr w:rsidR="00B60D70" w:rsidRPr="00B60D70" w14:paraId="3B59558E" w14:textId="77777777" w:rsidTr="008D0407">
        <w:trPr>
          <w:jc w:val="center"/>
        </w:trPr>
        <w:tc>
          <w:tcPr>
            <w:tcW w:w="833" w:type="pct"/>
            <w:vMerge w:val="restart"/>
          </w:tcPr>
          <w:p w14:paraId="0FFEB38C" w14:textId="77777777" w:rsidR="00FC072C" w:rsidRPr="00B60D70" w:rsidRDefault="00FC072C" w:rsidP="00D420AC">
            <w:pPr>
              <w:jc w:val="left"/>
              <w:rPr>
                <w:rFonts w:ascii="TH SarabunPSK" w:hAnsi="TH SarabunPSK" w:cs="TH SarabunPSK"/>
                <w:b/>
                <w:bCs/>
                <w:sz w:val="28"/>
                <w:szCs w:val="28"/>
              </w:rPr>
            </w:pPr>
            <w:r w:rsidRPr="00B60D70">
              <w:rPr>
                <w:rFonts w:ascii="TH SarabunPSK" w:hAnsi="TH SarabunPSK" w:cs="TH SarabunPSK" w:hint="cs"/>
                <w:b/>
                <w:bCs/>
                <w:sz w:val="28"/>
                <w:szCs w:val="28"/>
                <w:cs/>
              </w:rPr>
              <w:t>1) การกำกับมาตรฐาน</w:t>
            </w:r>
          </w:p>
        </w:tc>
        <w:tc>
          <w:tcPr>
            <w:tcW w:w="1056" w:type="pct"/>
          </w:tcPr>
          <w:p w14:paraId="393ABABB" w14:textId="77777777" w:rsidR="00FC072C" w:rsidRPr="00B60D70" w:rsidRDefault="00FC072C" w:rsidP="00FF7D50">
            <w:pPr>
              <w:pStyle w:val="af9"/>
              <w:numPr>
                <w:ilvl w:val="0"/>
                <w:numId w:val="7"/>
              </w:numPr>
              <w:ind w:left="198" w:right="26" w:hanging="180"/>
              <w:jc w:val="left"/>
              <w:rPr>
                <w:rFonts w:ascii="TH SarabunPSK" w:hAnsi="TH SarabunPSK" w:cs="TH SarabunPSK"/>
                <w:sz w:val="28"/>
                <w:szCs w:val="28"/>
              </w:rPr>
            </w:pPr>
            <w:r w:rsidRPr="00B60D70">
              <w:rPr>
                <w:rFonts w:ascii="TH SarabunPSK" w:hAnsi="TH SarabunPSK" w:cs="TH SarabunPSK" w:hint="cs"/>
                <w:sz w:val="28"/>
                <w:szCs w:val="28"/>
                <w:cs/>
              </w:rPr>
              <w:t xml:space="preserve">การเป็นไปตามองค์ประกอบของหลักสูตรให้เป็นไปตามเกณฑ์มาตรฐานหลักสูตรระดับปริญญาตรี พ.ศ. </w:t>
            </w:r>
            <w:r w:rsidRPr="00B60D70">
              <w:rPr>
                <w:rFonts w:ascii="TH SarabunPSK" w:hAnsi="TH SarabunPSK" w:cs="TH SarabunPSK" w:hint="cs"/>
                <w:sz w:val="28"/>
                <w:szCs w:val="28"/>
              </w:rPr>
              <w:t>2565</w:t>
            </w:r>
          </w:p>
          <w:p w14:paraId="19C53387" w14:textId="0258C9DD" w:rsidR="00FC072C" w:rsidRPr="00B60D70" w:rsidRDefault="00FC072C" w:rsidP="00C36CED">
            <w:pPr>
              <w:pStyle w:val="af9"/>
              <w:ind w:left="198" w:right="26"/>
              <w:jc w:val="left"/>
              <w:rPr>
                <w:rFonts w:ascii="TH SarabunPSK" w:hAnsi="TH SarabunPSK" w:cs="TH SarabunPSK"/>
                <w:sz w:val="28"/>
                <w:szCs w:val="28"/>
              </w:rPr>
            </w:pPr>
          </w:p>
        </w:tc>
        <w:tc>
          <w:tcPr>
            <w:tcW w:w="1057" w:type="pct"/>
          </w:tcPr>
          <w:p w14:paraId="6917CEE2" w14:textId="2ADE68E4" w:rsidR="00FC072C" w:rsidRPr="00B60D70" w:rsidRDefault="00FC072C" w:rsidP="00FF7D50">
            <w:pPr>
              <w:pStyle w:val="af9"/>
              <w:numPr>
                <w:ilvl w:val="0"/>
                <w:numId w:val="7"/>
              </w:numPr>
              <w:ind w:left="198" w:right="26" w:hanging="180"/>
              <w:jc w:val="left"/>
              <w:rPr>
                <w:rFonts w:ascii="TH SarabunPSK" w:hAnsi="TH SarabunPSK" w:cs="TH SarabunPSK"/>
                <w:sz w:val="28"/>
                <w:szCs w:val="28"/>
                <w:cs/>
              </w:rPr>
            </w:pPr>
            <w:r w:rsidRPr="00B60D70">
              <w:rPr>
                <w:rFonts w:ascii="TH SarabunPSK" w:hAnsi="TH SarabunPSK" w:cs="TH SarabunPSK" w:hint="cs"/>
                <w:sz w:val="28"/>
                <w:szCs w:val="28"/>
                <w:cs/>
              </w:rPr>
              <w:t xml:space="preserve">(สป. </w:t>
            </w:r>
            <w:proofErr w:type="spellStart"/>
            <w:r w:rsidRPr="00B60D70">
              <w:rPr>
                <w:rFonts w:ascii="TH SarabunPSK" w:hAnsi="TH SarabunPSK" w:cs="TH SarabunPSK" w:hint="cs"/>
                <w:sz w:val="28"/>
                <w:szCs w:val="28"/>
                <w:cs/>
              </w:rPr>
              <w:t>อว</w:t>
            </w:r>
            <w:proofErr w:type="spellEnd"/>
            <w:r w:rsidRPr="00B60D70">
              <w:rPr>
                <w:rFonts w:ascii="TH SarabunPSK" w:hAnsi="TH SarabunPSK" w:cs="TH SarabunPSK" w:hint="cs"/>
                <w:sz w:val="28"/>
                <w:szCs w:val="28"/>
                <w:cs/>
              </w:rPr>
              <w:t xml:space="preserve">.) การประเมินตามองค์ </w:t>
            </w:r>
            <w:r w:rsidRPr="00B60D70">
              <w:rPr>
                <w:rFonts w:ascii="TH SarabunPSK" w:hAnsi="TH SarabunPSK" w:cs="TH SarabunPSK" w:hint="cs"/>
                <w:sz w:val="28"/>
                <w:szCs w:val="28"/>
              </w:rPr>
              <w:t xml:space="preserve">1 </w:t>
            </w:r>
            <w:r w:rsidRPr="00B60D70">
              <w:rPr>
                <w:rFonts w:ascii="TH SarabunPSK" w:hAnsi="TH SarabunPSK" w:cs="TH SarabunPSK" w:hint="cs"/>
                <w:sz w:val="28"/>
                <w:szCs w:val="28"/>
                <w:cs/>
              </w:rPr>
              <w:t>โดยใช้รายการตรวจสอบ</w:t>
            </w:r>
          </w:p>
        </w:tc>
        <w:tc>
          <w:tcPr>
            <w:tcW w:w="685" w:type="pct"/>
          </w:tcPr>
          <w:p w14:paraId="5168A8C4" w14:textId="440FCBEB"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อาจารย์ผู้รับผิดชอบหลักสูตร</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และคณะกรรมการประกันคุณภาพระดับคณะ</w:t>
            </w:r>
          </w:p>
        </w:tc>
        <w:tc>
          <w:tcPr>
            <w:tcW w:w="685" w:type="pct"/>
          </w:tcPr>
          <w:p w14:paraId="371F39ED" w14:textId="77777777" w:rsidR="00FC072C" w:rsidRPr="00B60D70" w:rsidRDefault="00FC072C" w:rsidP="00D420AC">
            <w:pPr>
              <w:ind w:right="26"/>
              <w:jc w:val="left"/>
              <w:rPr>
                <w:rFonts w:ascii="TH SarabunPSK" w:hAnsi="TH SarabunPSK" w:cs="TH SarabunPSK"/>
                <w:sz w:val="28"/>
                <w:szCs w:val="28"/>
              </w:rPr>
            </w:pPr>
            <w:r w:rsidRPr="00B60D70">
              <w:rPr>
                <w:rFonts w:ascii="TH SarabunPSK" w:hAnsi="TH SarabunPSK" w:cs="TH SarabunPSK" w:hint="cs"/>
                <w:sz w:val="28"/>
                <w:szCs w:val="28"/>
                <w:cs/>
              </w:rPr>
              <w:t xml:space="preserve">คณะกรรมการประจำคณะ </w:t>
            </w:r>
          </w:p>
          <w:p w14:paraId="43FE00F4"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คณะกรรมการหลักสูตร</w:t>
            </w:r>
          </w:p>
        </w:tc>
        <w:tc>
          <w:tcPr>
            <w:tcW w:w="684" w:type="pct"/>
          </w:tcPr>
          <w:p w14:paraId="56C836F6" w14:textId="77777777" w:rsidR="009F66D2" w:rsidRPr="00B60D70" w:rsidRDefault="00FC072C" w:rsidP="002425C0">
            <w:pPr>
              <w:ind w:right="26"/>
              <w:jc w:val="center"/>
              <w:rPr>
                <w:rFonts w:ascii="TH SarabunPSK" w:hAnsi="TH SarabunPSK" w:cs="TH SarabunPSK"/>
                <w:sz w:val="28"/>
                <w:szCs w:val="28"/>
              </w:rPr>
            </w:pPr>
            <w:r w:rsidRPr="00B60D70">
              <w:rPr>
                <w:rFonts w:ascii="TH SarabunPSK" w:hAnsi="TH SarabunPSK" w:cs="TH SarabunPSK" w:hint="cs"/>
                <w:sz w:val="28"/>
                <w:szCs w:val="28"/>
                <w:cs/>
              </w:rPr>
              <w:t>สิ้นสุด</w:t>
            </w:r>
            <w:r w:rsidR="00A42798" w:rsidRPr="00B60D70">
              <w:rPr>
                <w:rFonts w:ascii="TH SarabunPSK" w:hAnsi="TH SarabunPSK" w:cs="TH SarabunPSK" w:hint="cs"/>
                <w:sz w:val="28"/>
                <w:szCs w:val="28"/>
                <w:cs/>
              </w:rPr>
              <w:t>ปี</w:t>
            </w:r>
            <w:r w:rsidRPr="00B60D70">
              <w:rPr>
                <w:rFonts w:ascii="TH SarabunPSK" w:hAnsi="TH SarabunPSK" w:cs="TH SarabunPSK" w:hint="cs"/>
                <w:sz w:val="28"/>
                <w:szCs w:val="28"/>
                <w:cs/>
              </w:rPr>
              <w:t>การศึกษา</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rPr>
              <w:br/>
              <w:t>(</w:t>
            </w:r>
            <w:r w:rsidR="008109A5" w:rsidRPr="00B60D70">
              <w:rPr>
                <w:rFonts w:ascii="TH SarabunPSK" w:hAnsi="TH SarabunPSK" w:cs="TH SarabunPSK" w:hint="cs"/>
                <w:sz w:val="28"/>
                <w:szCs w:val="28"/>
                <w:cs/>
              </w:rPr>
              <w:t>วงรอบปรับปรุง</w:t>
            </w:r>
            <w:r w:rsidRPr="00B60D70">
              <w:rPr>
                <w:rFonts w:ascii="TH SarabunPSK" w:hAnsi="TH SarabunPSK" w:cs="TH SarabunPSK" w:hint="cs"/>
                <w:sz w:val="28"/>
                <w:szCs w:val="28"/>
              </w:rPr>
              <w:t>)</w:t>
            </w:r>
          </w:p>
          <w:p w14:paraId="027771E7" w14:textId="5C264D26" w:rsidR="00FC072C" w:rsidRPr="00B60D70" w:rsidRDefault="00FC072C" w:rsidP="002425C0">
            <w:pPr>
              <w:ind w:right="26"/>
              <w:jc w:val="center"/>
              <w:rPr>
                <w:rFonts w:ascii="TH SarabunPSK" w:hAnsi="TH SarabunPSK" w:cs="TH SarabunPSK"/>
                <w:sz w:val="28"/>
                <w:szCs w:val="28"/>
              </w:rPr>
            </w:pPr>
          </w:p>
        </w:tc>
      </w:tr>
      <w:tr w:rsidR="00B60D70" w:rsidRPr="00B60D70" w14:paraId="5D7F2BC0" w14:textId="77777777" w:rsidTr="008D0407">
        <w:trPr>
          <w:jc w:val="center"/>
        </w:trPr>
        <w:tc>
          <w:tcPr>
            <w:tcW w:w="833" w:type="pct"/>
            <w:vMerge/>
          </w:tcPr>
          <w:p w14:paraId="3654C4EF" w14:textId="77777777" w:rsidR="009F66D2" w:rsidRPr="00B60D70" w:rsidRDefault="009F66D2" w:rsidP="00C36CED">
            <w:pPr>
              <w:jc w:val="left"/>
              <w:rPr>
                <w:rFonts w:ascii="TH SarabunPSK" w:hAnsi="TH SarabunPSK" w:cs="TH SarabunPSK"/>
                <w:b/>
                <w:bCs/>
                <w:sz w:val="28"/>
                <w:szCs w:val="28"/>
                <w:cs/>
              </w:rPr>
            </w:pPr>
          </w:p>
        </w:tc>
        <w:tc>
          <w:tcPr>
            <w:tcW w:w="1056" w:type="pct"/>
          </w:tcPr>
          <w:p w14:paraId="6D13E4BB" w14:textId="4987E019" w:rsidR="009F66D2" w:rsidRPr="00B60D70" w:rsidRDefault="009F66D2" w:rsidP="00E57134">
            <w:pPr>
              <w:pStyle w:val="af9"/>
              <w:numPr>
                <w:ilvl w:val="0"/>
                <w:numId w:val="7"/>
              </w:numPr>
              <w:ind w:left="198" w:right="26" w:hanging="180"/>
              <w:jc w:val="left"/>
              <w:rPr>
                <w:rFonts w:ascii="TH SarabunPSK" w:hAnsi="TH SarabunPSK" w:cs="TH SarabunPSK"/>
                <w:sz w:val="28"/>
                <w:szCs w:val="28"/>
                <w:cs/>
              </w:rPr>
            </w:pPr>
            <w:r w:rsidRPr="00B60D70">
              <w:rPr>
                <w:rFonts w:ascii="TH SarabunPSK" w:hAnsi="TH SarabunPSK" w:cs="TH SarabunPSK" w:hint="cs"/>
                <w:sz w:val="28"/>
                <w:szCs w:val="28"/>
                <w:cs/>
              </w:rPr>
              <w:t>การเป็นไปตามเกณฑ์ของคุรุสภาเรื่อง การรับรองปริญญาและประกาศ</w:t>
            </w:r>
            <w:proofErr w:type="spellStart"/>
            <w:r w:rsidRPr="00B60D70">
              <w:rPr>
                <w:rFonts w:ascii="TH SarabunPSK" w:hAnsi="TH SarabunPSK" w:cs="TH SarabunPSK" w:hint="cs"/>
                <w:sz w:val="28"/>
                <w:szCs w:val="28"/>
                <w:cs/>
              </w:rPr>
              <w:t>นียบั</w:t>
            </w:r>
            <w:proofErr w:type="spellEnd"/>
            <w:r w:rsidRPr="00B60D70">
              <w:rPr>
                <w:rFonts w:ascii="TH SarabunPSK" w:hAnsi="TH SarabunPSK" w:cs="TH SarabunPSK" w:hint="cs"/>
                <w:sz w:val="28"/>
                <w:szCs w:val="28"/>
                <w:cs/>
              </w:rPr>
              <w:t>ติทางการศึกษา ตามมาตรฐานวิชาชีพเพื่อการประกอบวิชาชีพ พ.ศ. 2567</w:t>
            </w:r>
          </w:p>
        </w:tc>
        <w:tc>
          <w:tcPr>
            <w:tcW w:w="1057" w:type="pct"/>
          </w:tcPr>
          <w:p w14:paraId="2F3AC6F5" w14:textId="23F0A7EE" w:rsidR="009F66D2" w:rsidRPr="00B60D70" w:rsidRDefault="009F66D2" w:rsidP="00E57134">
            <w:pPr>
              <w:pStyle w:val="af9"/>
              <w:numPr>
                <w:ilvl w:val="0"/>
                <w:numId w:val="7"/>
              </w:numPr>
              <w:ind w:left="198" w:right="26" w:hanging="180"/>
              <w:jc w:val="left"/>
              <w:rPr>
                <w:rFonts w:ascii="TH SarabunPSK" w:hAnsi="TH SarabunPSK" w:cs="TH SarabunPSK"/>
                <w:i/>
                <w:iCs/>
                <w:sz w:val="28"/>
                <w:szCs w:val="28"/>
                <w:cs/>
              </w:rPr>
            </w:pPr>
            <w:r w:rsidRPr="00B60D70">
              <w:rPr>
                <w:rFonts w:ascii="TH SarabunPSK" w:hAnsi="TH SarabunPSK" w:cs="TH SarabunPSK" w:hint="cs"/>
                <w:sz w:val="28"/>
                <w:szCs w:val="28"/>
                <w:cs/>
              </w:rPr>
              <w:t>(คุรุสภา) การประเมินตามตอน</w:t>
            </w:r>
            <w:r w:rsidRPr="00B60D70">
              <w:rPr>
                <w:rFonts w:ascii="TH SarabunPSK" w:hAnsi="TH SarabunPSK" w:cs="TH SarabunPSK" w:hint="cs"/>
                <w:sz w:val="28"/>
                <w:szCs w:val="28"/>
              </w:rPr>
              <w:br/>
            </w:r>
            <w:r w:rsidRPr="00B60D70">
              <w:rPr>
                <w:rFonts w:ascii="TH SarabunPSK" w:hAnsi="TH SarabunPSK" w:cs="TH SarabunPSK" w:hint="cs"/>
                <w:sz w:val="28"/>
                <w:szCs w:val="28"/>
                <w:cs/>
              </w:rPr>
              <w:t>ที่ 2 มาตรฐานการผลิต</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โดยใช้รายการตรวจสอ</w:t>
            </w:r>
          </w:p>
        </w:tc>
        <w:tc>
          <w:tcPr>
            <w:tcW w:w="685" w:type="pct"/>
          </w:tcPr>
          <w:p w14:paraId="7CEF6391" w14:textId="617C5F40" w:rsidR="009F66D2" w:rsidRPr="00B60D70" w:rsidRDefault="009F66D2" w:rsidP="00C36CED">
            <w:pPr>
              <w:ind w:right="26"/>
              <w:jc w:val="left"/>
              <w:rPr>
                <w:rFonts w:ascii="TH SarabunPSK" w:hAnsi="TH SarabunPSK" w:cs="TH SarabunPSK"/>
                <w:sz w:val="28"/>
                <w:szCs w:val="28"/>
                <w:cs/>
              </w:rPr>
            </w:pPr>
            <w:r w:rsidRPr="00B60D70">
              <w:rPr>
                <w:rFonts w:ascii="TH SarabunPSK" w:hAnsi="TH SarabunPSK" w:cs="TH SarabunPSK" w:hint="cs"/>
                <w:sz w:val="28"/>
                <w:szCs w:val="28"/>
                <w:cs/>
              </w:rPr>
              <w:t>อาจารย์ผู้รับผิดชอบหลักสูตร</w:t>
            </w:r>
            <w:r w:rsidRPr="00B60D70">
              <w:rPr>
                <w:rFonts w:ascii="TH SarabunPSK" w:hAnsi="TH SarabunPSK" w:cs="TH SarabunPSK" w:hint="cs"/>
                <w:sz w:val="28"/>
                <w:szCs w:val="28"/>
              </w:rPr>
              <w:t xml:space="preserve"> </w:t>
            </w:r>
          </w:p>
        </w:tc>
        <w:tc>
          <w:tcPr>
            <w:tcW w:w="685" w:type="pct"/>
          </w:tcPr>
          <w:p w14:paraId="06CBA538" w14:textId="353545B1" w:rsidR="009F66D2" w:rsidRPr="00B60D70" w:rsidRDefault="009F66D2" w:rsidP="00C36CED">
            <w:pPr>
              <w:ind w:right="26"/>
              <w:jc w:val="left"/>
              <w:rPr>
                <w:rFonts w:ascii="TH SarabunPSK" w:hAnsi="TH SarabunPSK" w:cs="TH SarabunPSK"/>
                <w:sz w:val="28"/>
                <w:szCs w:val="28"/>
                <w:cs/>
              </w:rPr>
            </w:pPr>
            <w:r w:rsidRPr="00B60D70">
              <w:rPr>
                <w:rFonts w:ascii="TH SarabunPSK" w:hAnsi="TH SarabunPSK" w:cs="TH SarabunPSK" w:hint="cs"/>
                <w:sz w:val="28"/>
                <w:szCs w:val="28"/>
                <w:cs/>
              </w:rPr>
              <w:t>คณะกรรมการหลักสูตร</w:t>
            </w:r>
          </w:p>
        </w:tc>
        <w:tc>
          <w:tcPr>
            <w:tcW w:w="684" w:type="pct"/>
          </w:tcPr>
          <w:p w14:paraId="4CDF47EE" w14:textId="7C73E8F5" w:rsidR="009F66D2" w:rsidRPr="00B60D70" w:rsidRDefault="009F66D2" w:rsidP="002425C0">
            <w:pPr>
              <w:ind w:right="26"/>
              <w:jc w:val="center"/>
              <w:rPr>
                <w:rFonts w:ascii="TH SarabunPSK" w:hAnsi="TH SarabunPSK" w:cs="TH SarabunPSK"/>
                <w:sz w:val="28"/>
                <w:szCs w:val="28"/>
              </w:rPr>
            </w:pPr>
            <w:r w:rsidRPr="00B60D70">
              <w:rPr>
                <w:rFonts w:ascii="TH SarabunPSK" w:hAnsi="TH SarabunPSK" w:cs="TH SarabunPSK" w:hint="cs"/>
                <w:sz w:val="28"/>
                <w:szCs w:val="28"/>
                <w:cs/>
              </w:rPr>
              <w:t>สิ้นสุดภาคการศึกษา</w:t>
            </w:r>
          </w:p>
          <w:p w14:paraId="4D8E0C6A" w14:textId="485B0EE9" w:rsidR="009F66D2" w:rsidRPr="00B60D70" w:rsidRDefault="009F66D2" w:rsidP="002425C0">
            <w:pPr>
              <w:ind w:right="26"/>
              <w:jc w:val="center"/>
              <w:rPr>
                <w:rFonts w:ascii="TH SarabunPSK" w:hAnsi="TH SarabunPSK" w:cs="TH SarabunPSK"/>
                <w:sz w:val="28"/>
                <w:szCs w:val="28"/>
                <w:cs/>
              </w:rPr>
            </w:pPr>
            <w:r w:rsidRPr="00B60D70">
              <w:rPr>
                <w:rFonts w:ascii="TH SarabunPSK" w:hAnsi="TH SarabunPSK" w:cs="TH SarabunPSK" w:hint="cs"/>
                <w:sz w:val="28"/>
                <w:szCs w:val="28"/>
                <w:cs/>
              </w:rPr>
              <w:t>(วงรอบพัฒนา)</w:t>
            </w:r>
          </w:p>
        </w:tc>
      </w:tr>
      <w:tr w:rsidR="00B60D70" w:rsidRPr="00B60D70" w14:paraId="270D0FC7" w14:textId="77777777" w:rsidTr="008D0407">
        <w:trPr>
          <w:jc w:val="center"/>
        </w:trPr>
        <w:tc>
          <w:tcPr>
            <w:tcW w:w="833" w:type="pct"/>
            <w:vMerge/>
          </w:tcPr>
          <w:p w14:paraId="1C3C96CB" w14:textId="77777777" w:rsidR="009F66D2" w:rsidRPr="00B60D70" w:rsidRDefault="009F66D2" w:rsidP="00265B8A">
            <w:pPr>
              <w:jc w:val="left"/>
              <w:rPr>
                <w:rFonts w:ascii="TH SarabunPSK" w:hAnsi="TH SarabunPSK" w:cs="TH SarabunPSK"/>
                <w:b/>
                <w:bCs/>
                <w:sz w:val="28"/>
                <w:szCs w:val="28"/>
                <w:cs/>
              </w:rPr>
            </w:pPr>
          </w:p>
        </w:tc>
        <w:tc>
          <w:tcPr>
            <w:tcW w:w="1056" w:type="pct"/>
          </w:tcPr>
          <w:p w14:paraId="5B71AA09" w14:textId="2344C754" w:rsidR="009F66D2" w:rsidRPr="00B60D70" w:rsidRDefault="009F66D2" w:rsidP="00E57134">
            <w:pPr>
              <w:pStyle w:val="af9"/>
              <w:numPr>
                <w:ilvl w:val="0"/>
                <w:numId w:val="7"/>
              </w:numPr>
              <w:ind w:left="198" w:right="26" w:hanging="180"/>
              <w:jc w:val="left"/>
              <w:rPr>
                <w:rFonts w:ascii="TH SarabunPSK" w:hAnsi="TH SarabunPSK" w:cs="TH SarabunPSK"/>
                <w:sz w:val="28"/>
                <w:szCs w:val="28"/>
                <w:cs/>
              </w:rPr>
            </w:pPr>
            <w:r w:rsidRPr="00B60D70">
              <w:rPr>
                <w:rFonts w:ascii="TH SarabunPSK" w:hAnsi="TH SarabunPSK" w:cs="TH SarabunPSK"/>
                <w:sz w:val="28"/>
                <w:szCs w:val="28"/>
                <w:cs/>
              </w:rPr>
              <w:t>การเป็นไปตามข้อบังคับสภาวิศวกร ว่าด้วยการรับรองปริญญา ประกาศนียบัตร หรือวุฒิบัตร ในการประกอบวิชาชีพวิศวกรรมควบคุม (ฉบับที่ 3) พ.ศ. 2564</w:t>
            </w:r>
          </w:p>
        </w:tc>
        <w:tc>
          <w:tcPr>
            <w:tcW w:w="1057" w:type="pct"/>
          </w:tcPr>
          <w:p w14:paraId="3294EF44" w14:textId="267D002F" w:rsidR="009F66D2" w:rsidRPr="00B60D70" w:rsidRDefault="009F66D2" w:rsidP="00E57134">
            <w:pPr>
              <w:pStyle w:val="af9"/>
              <w:numPr>
                <w:ilvl w:val="0"/>
                <w:numId w:val="7"/>
              </w:numPr>
              <w:ind w:left="198" w:right="26" w:hanging="180"/>
              <w:jc w:val="left"/>
              <w:rPr>
                <w:rFonts w:ascii="TH SarabunPSK" w:hAnsi="TH SarabunPSK" w:cs="TH SarabunPSK"/>
                <w:sz w:val="28"/>
                <w:szCs w:val="28"/>
                <w:cs/>
              </w:rPr>
            </w:pPr>
            <w:r w:rsidRPr="00B60D70">
              <w:rPr>
                <w:rFonts w:ascii="TH SarabunPSK" w:hAnsi="TH SarabunPSK" w:cs="TH SarabunPSK" w:hint="cs"/>
                <w:sz w:val="28"/>
                <w:szCs w:val="28"/>
                <w:cs/>
              </w:rPr>
              <w:t>(สภาวิศวกร) การประเมินตามสาระองค์ความรู้ตามที่สภาวิศวกรกำหนด</w:t>
            </w:r>
          </w:p>
        </w:tc>
        <w:tc>
          <w:tcPr>
            <w:tcW w:w="685" w:type="pct"/>
          </w:tcPr>
          <w:p w14:paraId="16ABCEEF" w14:textId="2B4E5A63" w:rsidR="009F66D2" w:rsidRPr="00B60D70" w:rsidRDefault="009F66D2" w:rsidP="00265B8A">
            <w:pPr>
              <w:ind w:right="26"/>
              <w:jc w:val="left"/>
              <w:rPr>
                <w:rFonts w:ascii="TH SarabunPSK" w:hAnsi="TH SarabunPSK" w:cs="TH SarabunPSK"/>
                <w:sz w:val="28"/>
                <w:szCs w:val="28"/>
                <w:cs/>
              </w:rPr>
            </w:pPr>
            <w:r w:rsidRPr="00B60D70">
              <w:rPr>
                <w:rFonts w:ascii="TH SarabunPSK" w:hAnsi="TH SarabunPSK" w:cs="TH SarabunPSK" w:hint="cs"/>
                <w:sz w:val="28"/>
                <w:szCs w:val="28"/>
                <w:cs/>
              </w:rPr>
              <w:t>อาจารย์ผู้รับผิดชอบหลักสูตร</w:t>
            </w:r>
            <w:r w:rsidRPr="00B60D70">
              <w:rPr>
                <w:rFonts w:ascii="TH SarabunPSK" w:hAnsi="TH SarabunPSK" w:cs="TH SarabunPSK" w:hint="cs"/>
                <w:sz w:val="28"/>
                <w:szCs w:val="28"/>
              </w:rPr>
              <w:t xml:space="preserve"> </w:t>
            </w:r>
          </w:p>
        </w:tc>
        <w:tc>
          <w:tcPr>
            <w:tcW w:w="685" w:type="pct"/>
          </w:tcPr>
          <w:p w14:paraId="582E6863" w14:textId="0D45235E" w:rsidR="009F66D2" w:rsidRPr="00B60D70" w:rsidRDefault="009F66D2" w:rsidP="00265B8A">
            <w:pPr>
              <w:ind w:right="26"/>
              <w:jc w:val="left"/>
              <w:rPr>
                <w:rFonts w:ascii="TH SarabunPSK" w:hAnsi="TH SarabunPSK" w:cs="TH SarabunPSK"/>
                <w:sz w:val="28"/>
                <w:szCs w:val="28"/>
                <w:cs/>
              </w:rPr>
            </w:pPr>
            <w:r w:rsidRPr="00B60D70">
              <w:rPr>
                <w:rFonts w:ascii="TH SarabunPSK" w:hAnsi="TH SarabunPSK" w:cs="TH SarabunPSK" w:hint="cs"/>
                <w:sz w:val="28"/>
                <w:szCs w:val="28"/>
                <w:cs/>
              </w:rPr>
              <w:t>คณะกรรมการหลักสูตร</w:t>
            </w:r>
          </w:p>
        </w:tc>
        <w:tc>
          <w:tcPr>
            <w:tcW w:w="684" w:type="pct"/>
          </w:tcPr>
          <w:p w14:paraId="28997CA2" w14:textId="77777777" w:rsidR="009F66D2" w:rsidRPr="00B60D70" w:rsidRDefault="009F66D2" w:rsidP="004065FA">
            <w:pPr>
              <w:ind w:right="26"/>
              <w:jc w:val="center"/>
              <w:rPr>
                <w:rFonts w:ascii="TH SarabunPSK" w:hAnsi="TH SarabunPSK" w:cs="TH SarabunPSK"/>
                <w:sz w:val="28"/>
                <w:szCs w:val="28"/>
              </w:rPr>
            </w:pPr>
            <w:r w:rsidRPr="00B60D70">
              <w:rPr>
                <w:rFonts w:ascii="TH SarabunPSK" w:hAnsi="TH SarabunPSK" w:cs="TH SarabunPSK" w:hint="cs"/>
                <w:sz w:val="28"/>
                <w:szCs w:val="28"/>
                <w:cs/>
              </w:rPr>
              <w:t>สิ้นสุดภาคการศึกษา</w:t>
            </w:r>
          </w:p>
          <w:p w14:paraId="07677556" w14:textId="234F1FF4" w:rsidR="009F66D2" w:rsidRPr="00B60D70" w:rsidRDefault="009F66D2" w:rsidP="004065FA">
            <w:pPr>
              <w:ind w:right="26"/>
              <w:jc w:val="center"/>
              <w:rPr>
                <w:rFonts w:ascii="TH SarabunPSK" w:hAnsi="TH SarabunPSK" w:cs="TH SarabunPSK"/>
                <w:sz w:val="28"/>
                <w:szCs w:val="28"/>
                <w:cs/>
              </w:rPr>
            </w:pPr>
            <w:r w:rsidRPr="00B60D70">
              <w:rPr>
                <w:rFonts w:ascii="TH SarabunPSK" w:hAnsi="TH SarabunPSK" w:cs="TH SarabunPSK" w:hint="cs"/>
                <w:sz w:val="28"/>
                <w:szCs w:val="28"/>
                <w:cs/>
              </w:rPr>
              <w:t>(วงรอบพัฒนา)</w:t>
            </w:r>
          </w:p>
        </w:tc>
      </w:tr>
      <w:tr w:rsidR="00B60D70" w:rsidRPr="00B60D70" w14:paraId="582F7C18" w14:textId="77777777" w:rsidTr="008D0407">
        <w:trPr>
          <w:jc w:val="center"/>
        </w:trPr>
        <w:tc>
          <w:tcPr>
            <w:tcW w:w="2946" w:type="pct"/>
            <w:gridSpan w:val="3"/>
          </w:tcPr>
          <w:p w14:paraId="6D33E9A0" w14:textId="77777777" w:rsidR="00FC072C" w:rsidRPr="00B60D70" w:rsidRDefault="00FC072C" w:rsidP="00D420AC">
            <w:pPr>
              <w:ind w:right="26"/>
              <w:jc w:val="left"/>
              <w:rPr>
                <w:rFonts w:ascii="TH SarabunPSK" w:hAnsi="TH SarabunPSK" w:cs="TH SarabunPSK"/>
                <w:b/>
                <w:bCs/>
                <w:sz w:val="28"/>
                <w:szCs w:val="28"/>
                <w:cs/>
              </w:rPr>
            </w:pPr>
            <w:r w:rsidRPr="00B60D70">
              <w:rPr>
                <w:rFonts w:ascii="TH SarabunPSK" w:hAnsi="TH SarabunPSK" w:cs="TH SarabunPSK" w:hint="cs"/>
                <w:b/>
                <w:bCs/>
                <w:sz w:val="28"/>
                <w:szCs w:val="28"/>
                <w:cs/>
              </w:rPr>
              <w:t xml:space="preserve">2) บัณฑิต </w:t>
            </w:r>
          </w:p>
        </w:tc>
        <w:tc>
          <w:tcPr>
            <w:tcW w:w="2054" w:type="pct"/>
            <w:gridSpan w:val="3"/>
            <w:shd w:val="clear" w:color="auto" w:fill="F2F2F2" w:themeFill="background1" w:themeFillShade="F2"/>
          </w:tcPr>
          <w:p w14:paraId="7B968313"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b/>
                <w:bCs/>
                <w:sz w:val="28"/>
                <w:szCs w:val="28"/>
                <w:cs/>
              </w:rPr>
              <w:t>การตรวจสอบให้เป็นไปตามเกณฑ์สำเร็จการศึกษา</w:t>
            </w:r>
          </w:p>
        </w:tc>
      </w:tr>
      <w:tr w:rsidR="00B60D70" w:rsidRPr="00B60D70" w14:paraId="1C3FC3E0" w14:textId="77777777" w:rsidTr="008D0407">
        <w:trPr>
          <w:jc w:val="center"/>
        </w:trPr>
        <w:tc>
          <w:tcPr>
            <w:tcW w:w="833" w:type="pct"/>
            <w:vMerge w:val="restart"/>
          </w:tcPr>
          <w:p w14:paraId="30B878DD" w14:textId="77777777" w:rsidR="00FC072C" w:rsidRPr="00B60D70" w:rsidRDefault="00FC072C" w:rsidP="00D420AC">
            <w:pPr>
              <w:pStyle w:val="af9"/>
              <w:ind w:left="454" w:right="26"/>
              <w:jc w:val="left"/>
              <w:rPr>
                <w:rFonts w:ascii="TH SarabunPSK" w:hAnsi="TH SarabunPSK" w:cs="TH SarabunPSK"/>
                <w:sz w:val="28"/>
                <w:szCs w:val="28"/>
                <w:cs/>
              </w:rPr>
            </w:pPr>
          </w:p>
        </w:tc>
        <w:tc>
          <w:tcPr>
            <w:tcW w:w="1056" w:type="pct"/>
          </w:tcPr>
          <w:p w14:paraId="30018F73"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 xml:space="preserve">การบรรลุ </w:t>
            </w:r>
            <w:r w:rsidRPr="00B60D70">
              <w:rPr>
                <w:rFonts w:ascii="TH SarabunPSK" w:hAnsi="TH SarabunPSK" w:cs="TH SarabunPSK" w:hint="cs"/>
                <w:sz w:val="28"/>
                <w:szCs w:val="28"/>
              </w:rPr>
              <w:t>PLOs</w:t>
            </w:r>
          </w:p>
        </w:tc>
        <w:tc>
          <w:tcPr>
            <w:tcW w:w="1057" w:type="pct"/>
          </w:tcPr>
          <w:p w14:paraId="46E90E76" w14:textId="77777777" w:rsidR="00FC072C" w:rsidRPr="00B60D70" w:rsidRDefault="00FC072C" w:rsidP="00D420AC">
            <w:pPr>
              <w:ind w:right="26"/>
              <w:jc w:val="left"/>
              <w:rPr>
                <w:rFonts w:ascii="TH SarabunPSK" w:hAnsi="TH SarabunPSK" w:cs="TH SarabunPSK"/>
                <w:sz w:val="28"/>
                <w:szCs w:val="28"/>
              </w:rPr>
            </w:pPr>
            <w:r w:rsidRPr="00B60D70">
              <w:rPr>
                <w:rFonts w:ascii="TH SarabunPSK" w:hAnsi="TH SarabunPSK" w:cs="TH SarabunPSK" w:hint="cs"/>
                <w:sz w:val="28"/>
                <w:szCs w:val="28"/>
                <w:cs/>
              </w:rPr>
              <w:t xml:space="preserve">การสรุปภาพรวมการบรรลุ </w:t>
            </w:r>
            <w:r w:rsidRPr="00B60D70">
              <w:rPr>
                <w:rFonts w:ascii="TH SarabunPSK" w:hAnsi="TH SarabunPSK" w:cs="TH SarabunPSK" w:hint="cs"/>
                <w:sz w:val="28"/>
                <w:szCs w:val="28"/>
              </w:rPr>
              <w:t>PLOs</w:t>
            </w:r>
            <w:r w:rsidRPr="00B60D70">
              <w:rPr>
                <w:rFonts w:ascii="TH SarabunPSK" w:hAnsi="TH SarabunPSK" w:cs="TH SarabunPSK" w:hint="cs"/>
                <w:sz w:val="28"/>
                <w:szCs w:val="28"/>
                <w:cs/>
              </w:rPr>
              <w:t xml:space="preserve"> ตามเกณฑ์ใน </w:t>
            </w:r>
            <w:r w:rsidRPr="00B60D70">
              <w:rPr>
                <w:rFonts w:ascii="TH SarabunPSK" w:hAnsi="TH SarabunPSK" w:cs="TH SarabunPSK" w:hint="cs"/>
                <w:sz w:val="28"/>
                <w:szCs w:val="28"/>
              </w:rPr>
              <w:t>Stage LOs</w:t>
            </w:r>
          </w:p>
        </w:tc>
        <w:tc>
          <w:tcPr>
            <w:tcW w:w="685" w:type="pct"/>
          </w:tcPr>
          <w:p w14:paraId="75DC9CFB" w14:textId="77777777" w:rsidR="00FC072C" w:rsidRPr="00B60D70" w:rsidRDefault="00FC072C" w:rsidP="00D420AC">
            <w:pPr>
              <w:ind w:right="26"/>
              <w:jc w:val="left"/>
              <w:rPr>
                <w:rFonts w:ascii="TH SarabunPSK" w:hAnsi="TH SarabunPSK" w:cs="TH SarabunPSK"/>
                <w:sz w:val="28"/>
                <w:szCs w:val="28"/>
              </w:rPr>
            </w:pPr>
            <w:r w:rsidRPr="00B60D70">
              <w:rPr>
                <w:rFonts w:ascii="TH SarabunPSK" w:hAnsi="TH SarabunPSK" w:cs="TH SarabunPSK" w:hint="cs"/>
                <w:sz w:val="28"/>
                <w:szCs w:val="28"/>
                <w:cs/>
              </w:rPr>
              <w:t>อาจารย์ประจำรายวิชาและ</w:t>
            </w:r>
          </w:p>
          <w:p w14:paraId="2B7F3A67"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อาจารย์ผู้รับผิดชอบหลักสูตร</w:t>
            </w:r>
          </w:p>
        </w:tc>
        <w:tc>
          <w:tcPr>
            <w:tcW w:w="685" w:type="pct"/>
          </w:tcPr>
          <w:p w14:paraId="4AF04694"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อาจารย์ผู้รับผิดชอบหลักสูตร</w:t>
            </w:r>
          </w:p>
        </w:tc>
        <w:tc>
          <w:tcPr>
            <w:tcW w:w="684" w:type="pct"/>
          </w:tcPr>
          <w:p w14:paraId="7ED06857"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สิ้นสุดภาคการศึกษา</w:t>
            </w:r>
          </w:p>
        </w:tc>
      </w:tr>
      <w:tr w:rsidR="00B60D70" w:rsidRPr="00B60D70" w14:paraId="5EAA041F" w14:textId="77777777" w:rsidTr="008D0407">
        <w:trPr>
          <w:trHeight w:val="286"/>
          <w:jc w:val="center"/>
        </w:trPr>
        <w:tc>
          <w:tcPr>
            <w:tcW w:w="833" w:type="pct"/>
            <w:vMerge/>
          </w:tcPr>
          <w:p w14:paraId="554A1C00" w14:textId="77777777" w:rsidR="00FC072C" w:rsidRPr="00B60D70" w:rsidRDefault="00FC072C" w:rsidP="00D420AC">
            <w:pPr>
              <w:pStyle w:val="af9"/>
              <w:ind w:left="454" w:right="26"/>
              <w:jc w:val="left"/>
              <w:rPr>
                <w:rFonts w:ascii="TH SarabunPSK" w:hAnsi="TH SarabunPSK" w:cs="TH SarabunPSK"/>
                <w:sz w:val="28"/>
                <w:szCs w:val="28"/>
                <w:cs/>
              </w:rPr>
            </w:pPr>
          </w:p>
        </w:tc>
        <w:tc>
          <w:tcPr>
            <w:tcW w:w="1056" w:type="pct"/>
          </w:tcPr>
          <w:p w14:paraId="17210B9C" w14:textId="77777777" w:rsidR="00FC072C" w:rsidRPr="00B60D70" w:rsidRDefault="00FC072C" w:rsidP="00D420AC">
            <w:pPr>
              <w:ind w:right="26"/>
              <w:jc w:val="left"/>
              <w:rPr>
                <w:rFonts w:ascii="TH SarabunPSK" w:hAnsi="TH SarabunPSK" w:cs="TH SarabunPSK"/>
                <w:sz w:val="28"/>
                <w:szCs w:val="28"/>
              </w:rPr>
            </w:pPr>
            <w:r w:rsidRPr="00B60D70">
              <w:rPr>
                <w:rFonts w:ascii="TH SarabunPSK" w:hAnsi="TH SarabunPSK" w:cs="TH SarabunPSK" w:hint="cs"/>
                <w:sz w:val="28"/>
                <w:szCs w:val="28"/>
                <w:cs/>
              </w:rPr>
              <w:t xml:space="preserve">จำนวนหน่วยกิต </w:t>
            </w:r>
          </w:p>
          <w:p w14:paraId="69C730D1"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ตามโครงสร้างหลักสูตร</w:t>
            </w:r>
          </w:p>
        </w:tc>
        <w:tc>
          <w:tcPr>
            <w:tcW w:w="1057" w:type="pct"/>
          </w:tcPr>
          <w:p w14:paraId="19A8B744"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ตรวจสอบความครบถ้วนด้วยระบบทะเบียน</w:t>
            </w:r>
          </w:p>
        </w:tc>
        <w:tc>
          <w:tcPr>
            <w:tcW w:w="685" w:type="pct"/>
          </w:tcPr>
          <w:p w14:paraId="788B7069"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เจ้าหน้าที่หลักสูตร</w:t>
            </w:r>
          </w:p>
        </w:tc>
        <w:tc>
          <w:tcPr>
            <w:tcW w:w="685" w:type="pct"/>
          </w:tcPr>
          <w:p w14:paraId="18645BA4"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อาจารย์ผู้รับผิดชอบหลักสูตร</w:t>
            </w:r>
          </w:p>
        </w:tc>
        <w:tc>
          <w:tcPr>
            <w:tcW w:w="684" w:type="pct"/>
          </w:tcPr>
          <w:p w14:paraId="5D1C60D8" w14:textId="77777777" w:rsidR="00FC072C" w:rsidRPr="00B60D70" w:rsidRDefault="00FC072C" w:rsidP="00D420AC">
            <w:pPr>
              <w:ind w:right="26"/>
              <w:jc w:val="left"/>
              <w:rPr>
                <w:rFonts w:ascii="TH SarabunPSK" w:hAnsi="TH SarabunPSK" w:cs="TH SarabunPSK"/>
                <w:sz w:val="28"/>
                <w:szCs w:val="28"/>
              </w:rPr>
            </w:pPr>
            <w:r w:rsidRPr="00B60D70">
              <w:rPr>
                <w:rFonts w:ascii="TH SarabunPSK" w:hAnsi="TH SarabunPSK" w:cs="TH SarabunPSK" w:hint="cs"/>
                <w:sz w:val="28"/>
                <w:szCs w:val="28"/>
                <w:cs/>
              </w:rPr>
              <w:t>เมื่อขอสำเร็จการศึกษา</w:t>
            </w:r>
          </w:p>
          <w:p w14:paraId="24BC1623" w14:textId="77777777" w:rsidR="00FC072C" w:rsidRPr="00B60D70" w:rsidRDefault="00FC072C" w:rsidP="00D420AC">
            <w:pPr>
              <w:ind w:right="26"/>
              <w:jc w:val="left"/>
              <w:rPr>
                <w:rFonts w:ascii="TH SarabunPSK" w:hAnsi="TH SarabunPSK" w:cs="TH SarabunPSK"/>
                <w:sz w:val="28"/>
                <w:szCs w:val="28"/>
                <w:cs/>
              </w:rPr>
            </w:pPr>
          </w:p>
        </w:tc>
      </w:tr>
      <w:tr w:rsidR="00B60D70" w:rsidRPr="00B60D70" w14:paraId="206C85B8" w14:textId="77777777" w:rsidTr="008D0407">
        <w:trPr>
          <w:jc w:val="center"/>
        </w:trPr>
        <w:tc>
          <w:tcPr>
            <w:tcW w:w="2946" w:type="pct"/>
            <w:gridSpan w:val="3"/>
          </w:tcPr>
          <w:p w14:paraId="6FF32B22" w14:textId="77777777" w:rsidR="00FC072C" w:rsidRPr="00B60D70" w:rsidRDefault="00FC072C" w:rsidP="00D420AC">
            <w:pPr>
              <w:pStyle w:val="af9"/>
              <w:ind w:left="454" w:right="26"/>
              <w:rPr>
                <w:rFonts w:ascii="TH SarabunPSK" w:hAnsi="TH SarabunPSK" w:cs="TH SarabunPSK"/>
                <w:sz w:val="28"/>
                <w:szCs w:val="28"/>
                <w:cs/>
              </w:rPr>
            </w:pPr>
          </w:p>
        </w:tc>
        <w:tc>
          <w:tcPr>
            <w:tcW w:w="2054" w:type="pct"/>
            <w:gridSpan w:val="3"/>
            <w:shd w:val="clear" w:color="auto" w:fill="F2F2F2" w:themeFill="background1" w:themeFillShade="F2"/>
          </w:tcPr>
          <w:p w14:paraId="5ECAAD70"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b/>
                <w:bCs/>
                <w:sz w:val="28"/>
                <w:szCs w:val="28"/>
                <w:cs/>
              </w:rPr>
              <w:t>การประเมินคุณภาพบัณฑิต</w:t>
            </w:r>
          </w:p>
        </w:tc>
      </w:tr>
      <w:tr w:rsidR="00B60D70" w:rsidRPr="00B60D70" w14:paraId="5F2DB3BC" w14:textId="77777777" w:rsidTr="008D0407">
        <w:trPr>
          <w:jc w:val="center"/>
        </w:trPr>
        <w:tc>
          <w:tcPr>
            <w:tcW w:w="833" w:type="pct"/>
            <w:vMerge w:val="restart"/>
          </w:tcPr>
          <w:p w14:paraId="7E52AA1F" w14:textId="77777777" w:rsidR="00FC072C" w:rsidRPr="00B60D70" w:rsidRDefault="00FC072C" w:rsidP="00D420AC">
            <w:pPr>
              <w:pStyle w:val="af9"/>
              <w:ind w:left="454" w:right="26"/>
              <w:rPr>
                <w:rFonts w:ascii="TH SarabunPSK" w:hAnsi="TH SarabunPSK" w:cs="TH SarabunPSK"/>
                <w:sz w:val="28"/>
                <w:szCs w:val="28"/>
                <w:cs/>
              </w:rPr>
            </w:pPr>
          </w:p>
        </w:tc>
        <w:tc>
          <w:tcPr>
            <w:tcW w:w="1056" w:type="pct"/>
          </w:tcPr>
          <w:p w14:paraId="44557600"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ภาวะการได้งานทำของบัณฑิตที่สำเร็จการศึกษา</w:t>
            </w:r>
          </w:p>
        </w:tc>
        <w:tc>
          <w:tcPr>
            <w:tcW w:w="1057" w:type="pct"/>
          </w:tcPr>
          <w:p w14:paraId="1D9CB8E4" w14:textId="77777777" w:rsidR="00FC072C" w:rsidRPr="00B60D70" w:rsidRDefault="00FC072C" w:rsidP="00D420AC">
            <w:pPr>
              <w:ind w:right="26"/>
              <w:jc w:val="left"/>
              <w:rPr>
                <w:rFonts w:ascii="TH SarabunPSK" w:hAnsi="TH SarabunPSK" w:cs="TH SarabunPSK"/>
                <w:sz w:val="28"/>
                <w:szCs w:val="28"/>
              </w:rPr>
            </w:pPr>
            <w:r w:rsidRPr="00B60D70">
              <w:rPr>
                <w:rFonts w:ascii="TH SarabunPSK" w:hAnsi="TH SarabunPSK" w:cs="TH SarabunPSK" w:hint="cs"/>
                <w:sz w:val="28"/>
                <w:szCs w:val="28"/>
                <w:cs/>
              </w:rPr>
              <w:t>สำรวจด้วยแบบสอบถาม</w:t>
            </w:r>
          </w:p>
          <w:p w14:paraId="206DC2F8" w14:textId="77777777" w:rsidR="00FC072C" w:rsidRPr="00B60D70" w:rsidRDefault="00FC072C" w:rsidP="00D420AC">
            <w:pPr>
              <w:ind w:right="26"/>
              <w:jc w:val="left"/>
              <w:rPr>
                <w:rFonts w:ascii="TH SarabunPSK" w:hAnsi="TH SarabunPSK" w:cs="TH SarabunPSK"/>
                <w:sz w:val="28"/>
                <w:szCs w:val="28"/>
                <w:cs/>
              </w:rPr>
            </w:pPr>
          </w:p>
        </w:tc>
        <w:tc>
          <w:tcPr>
            <w:tcW w:w="685" w:type="pct"/>
          </w:tcPr>
          <w:p w14:paraId="2DDD6A27" w14:textId="77777777" w:rsidR="00FC072C" w:rsidRPr="00B60D70" w:rsidRDefault="00FC072C" w:rsidP="00D420AC">
            <w:pPr>
              <w:pStyle w:val="af9"/>
              <w:ind w:left="47" w:right="26"/>
              <w:jc w:val="left"/>
              <w:rPr>
                <w:rFonts w:ascii="TH SarabunPSK" w:hAnsi="TH SarabunPSK" w:cs="TH SarabunPSK"/>
                <w:sz w:val="28"/>
                <w:szCs w:val="28"/>
                <w:cs/>
              </w:rPr>
            </w:pPr>
            <w:r w:rsidRPr="00B60D70">
              <w:rPr>
                <w:rFonts w:ascii="TH SarabunPSK" w:hAnsi="TH SarabunPSK" w:cs="TH SarabunPSK" w:hint="cs"/>
                <w:sz w:val="28"/>
                <w:szCs w:val="28"/>
                <w:cs/>
              </w:rPr>
              <w:t>อาจารย์และเจ้าหน้าที่หลักสูตร</w:t>
            </w:r>
          </w:p>
        </w:tc>
        <w:tc>
          <w:tcPr>
            <w:tcW w:w="685" w:type="pct"/>
          </w:tcPr>
          <w:p w14:paraId="223E2DA4"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อาจารย์ผู้รับผิดชอบหลักสูตร</w:t>
            </w:r>
          </w:p>
        </w:tc>
        <w:tc>
          <w:tcPr>
            <w:tcW w:w="684" w:type="pct"/>
          </w:tcPr>
          <w:p w14:paraId="4669AD64"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 xml:space="preserve">จัดทำทุก </w:t>
            </w:r>
            <w:r w:rsidRPr="00B60D70">
              <w:rPr>
                <w:rFonts w:ascii="TH SarabunPSK" w:hAnsi="TH SarabunPSK" w:cs="TH SarabunPSK" w:hint="cs"/>
                <w:sz w:val="28"/>
                <w:szCs w:val="28"/>
              </w:rPr>
              <w:t xml:space="preserve">6 </w:t>
            </w:r>
            <w:r w:rsidRPr="00B60D70">
              <w:rPr>
                <w:rFonts w:ascii="TH SarabunPSK" w:hAnsi="TH SarabunPSK" w:cs="TH SarabunPSK" w:hint="cs"/>
                <w:sz w:val="28"/>
                <w:szCs w:val="28"/>
                <w:cs/>
              </w:rPr>
              <w:t>เดือน หลังนักศึกษาสำเร็จการศึกษา</w:t>
            </w:r>
          </w:p>
        </w:tc>
      </w:tr>
      <w:tr w:rsidR="00B60D70" w:rsidRPr="00B60D70" w14:paraId="2A3BB3FB" w14:textId="77777777" w:rsidTr="008D0407">
        <w:trPr>
          <w:jc w:val="center"/>
        </w:trPr>
        <w:tc>
          <w:tcPr>
            <w:tcW w:w="833" w:type="pct"/>
            <w:vMerge/>
          </w:tcPr>
          <w:p w14:paraId="77552E67" w14:textId="77777777" w:rsidR="00FC072C" w:rsidRPr="00B60D70" w:rsidRDefault="00FC072C" w:rsidP="00D420AC">
            <w:pPr>
              <w:pStyle w:val="af9"/>
              <w:ind w:left="454" w:right="26"/>
              <w:rPr>
                <w:rFonts w:ascii="TH SarabunPSK" w:hAnsi="TH SarabunPSK" w:cs="TH SarabunPSK"/>
                <w:sz w:val="28"/>
                <w:szCs w:val="28"/>
                <w:cs/>
              </w:rPr>
            </w:pPr>
          </w:p>
        </w:tc>
        <w:tc>
          <w:tcPr>
            <w:tcW w:w="1056" w:type="pct"/>
          </w:tcPr>
          <w:p w14:paraId="19E20FF8"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ความก้าวหน้าในอาชีพหลังสำเร็จการศึกษา</w:t>
            </w:r>
          </w:p>
        </w:tc>
        <w:tc>
          <w:tcPr>
            <w:tcW w:w="1057" w:type="pct"/>
          </w:tcPr>
          <w:p w14:paraId="108B5BF6"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สำรวจด้วยแบบสอบถาม</w:t>
            </w:r>
          </w:p>
        </w:tc>
        <w:tc>
          <w:tcPr>
            <w:tcW w:w="685" w:type="pct"/>
          </w:tcPr>
          <w:p w14:paraId="4D53AF0E"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อาจารย์และเจ้าหน้าที่หลักสูตร</w:t>
            </w:r>
          </w:p>
        </w:tc>
        <w:tc>
          <w:tcPr>
            <w:tcW w:w="685" w:type="pct"/>
          </w:tcPr>
          <w:p w14:paraId="1E6F78E4"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อาจารย์ผู้รับผิดชอบหลักสูตร</w:t>
            </w:r>
          </w:p>
        </w:tc>
        <w:tc>
          <w:tcPr>
            <w:tcW w:w="684" w:type="pct"/>
          </w:tcPr>
          <w:p w14:paraId="357D7D46"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ทุกปีการศึกษา</w:t>
            </w:r>
          </w:p>
        </w:tc>
      </w:tr>
      <w:tr w:rsidR="00B60D70" w:rsidRPr="00B60D70" w14:paraId="28FD07C5" w14:textId="77777777" w:rsidTr="008D0407">
        <w:trPr>
          <w:trHeight w:val="1868"/>
          <w:jc w:val="center"/>
        </w:trPr>
        <w:tc>
          <w:tcPr>
            <w:tcW w:w="833" w:type="pct"/>
            <w:vMerge/>
            <w:tcBorders>
              <w:bottom w:val="single" w:sz="4" w:space="0" w:color="auto"/>
            </w:tcBorders>
          </w:tcPr>
          <w:p w14:paraId="4F747DF2" w14:textId="77777777" w:rsidR="00FC072C" w:rsidRPr="00B60D70" w:rsidRDefault="00FC072C" w:rsidP="00D420AC">
            <w:pPr>
              <w:pStyle w:val="af9"/>
              <w:ind w:left="454" w:right="26"/>
              <w:rPr>
                <w:rFonts w:ascii="TH SarabunPSK" w:hAnsi="TH SarabunPSK" w:cs="TH SarabunPSK"/>
                <w:sz w:val="28"/>
                <w:szCs w:val="28"/>
                <w:cs/>
              </w:rPr>
            </w:pPr>
          </w:p>
        </w:tc>
        <w:tc>
          <w:tcPr>
            <w:tcW w:w="1056" w:type="pct"/>
            <w:tcBorders>
              <w:bottom w:val="single" w:sz="4" w:space="0" w:color="auto"/>
            </w:tcBorders>
          </w:tcPr>
          <w:p w14:paraId="43109DFB"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การบรรลุวัตถุประสงค์ของหลักสูตร</w:t>
            </w:r>
          </w:p>
        </w:tc>
        <w:tc>
          <w:tcPr>
            <w:tcW w:w="1057" w:type="pct"/>
            <w:tcBorders>
              <w:bottom w:val="single" w:sz="4" w:space="0" w:color="auto"/>
            </w:tcBorders>
          </w:tcPr>
          <w:p w14:paraId="6F8983B1" w14:textId="77777777" w:rsidR="00FC072C" w:rsidRPr="00B60D70" w:rsidRDefault="00FC072C" w:rsidP="00FF7D50">
            <w:pPr>
              <w:pStyle w:val="af9"/>
              <w:numPr>
                <w:ilvl w:val="0"/>
                <w:numId w:val="7"/>
              </w:numPr>
              <w:ind w:left="198" w:right="26" w:hanging="180"/>
              <w:jc w:val="left"/>
              <w:rPr>
                <w:rFonts w:ascii="TH SarabunPSK" w:hAnsi="TH SarabunPSK" w:cs="TH SarabunPSK"/>
                <w:sz w:val="28"/>
                <w:szCs w:val="28"/>
              </w:rPr>
            </w:pPr>
            <w:r w:rsidRPr="00B60D70">
              <w:rPr>
                <w:rFonts w:ascii="TH SarabunPSK" w:hAnsi="TH SarabunPSK" w:cs="TH SarabunPSK" w:hint="cs"/>
                <w:sz w:val="28"/>
                <w:szCs w:val="28"/>
                <w:cs/>
              </w:rPr>
              <w:t>สำรวจผู้สำเร็จการศึกษาด้วยแบบสอบถาม</w:t>
            </w:r>
          </w:p>
          <w:p w14:paraId="098E1185" w14:textId="77777777" w:rsidR="00FC072C" w:rsidRPr="00B60D70" w:rsidRDefault="00FC072C" w:rsidP="00FF7D50">
            <w:pPr>
              <w:pStyle w:val="af9"/>
              <w:numPr>
                <w:ilvl w:val="0"/>
                <w:numId w:val="7"/>
              </w:numPr>
              <w:ind w:left="198" w:right="26" w:hanging="180"/>
              <w:jc w:val="left"/>
              <w:rPr>
                <w:rFonts w:ascii="TH SarabunPSK" w:hAnsi="TH SarabunPSK" w:cs="TH SarabunPSK"/>
                <w:sz w:val="28"/>
                <w:szCs w:val="28"/>
                <w:cs/>
              </w:rPr>
            </w:pPr>
            <w:r w:rsidRPr="00B60D70">
              <w:rPr>
                <w:rFonts w:ascii="TH SarabunPSK" w:hAnsi="TH SarabunPSK" w:cs="TH SarabunPSK" w:hint="cs"/>
                <w:sz w:val="28"/>
                <w:szCs w:val="28"/>
                <w:cs/>
              </w:rPr>
              <w:t>สำรวจหรือสัมภาษณ์ผู้ใช้บัณฑิตด้วยแบบประเมินความพึงพอใจในความสามารถของผู้สำเร็จการศึกษาในมิติวัตถุประสงค์ของหลักสูตร</w:t>
            </w:r>
          </w:p>
        </w:tc>
        <w:tc>
          <w:tcPr>
            <w:tcW w:w="685" w:type="pct"/>
            <w:tcBorders>
              <w:bottom w:val="single" w:sz="4" w:space="0" w:color="auto"/>
            </w:tcBorders>
          </w:tcPr>
          <w:p w14:paraId="2A42C44E"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อาจารย์และเจ้าหน้าที่หลักสูตร</w:t>
            </w:r>
          </w:p>
        </w:tc>
        <w:tc>
          <w:tcPr>
            <w:tcW w:w="685" w:type="pct"/>
            <w:tcBorders>
              <w:bottom w:val="single" w:sz="4" w:space="0" w:color="auto"/>
            </w:tcBorders>
          </w:tcPr>
          <w:p w14:paraId="5E71A586"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อาจารย์ผู้รับผิดชอบหลักสูตร</w:t>
            </w:r>
          </w:p>
        </w:tc>
        <w:tc>
          <w:tcPr>
            <w:tcW w:w="684" w:type="pct"/>
            <w:tcBorders>
              <w:bottom w:val="single" w:sz="4" w:space="0" w:color="auto"/>
            </w:tcBorders>
          </w:tcPr>
          <w:p w14:paraId="48E7E091" w14:textId="77777777" w:rsidR="00FC072C" w:rsidRPr="00B60D70" w:rsidRDefault="00FC072C" w:rsidP="00D420AC">
            <w:pPr>
              <w:tabs>
                <w:tab w:val="left" w:pos="567"/>
              </w:tabs>
              <w:ind w:right="26"/>
              <w:jc w:val="left"/>
              <w:rPr>
                <w:rFonts w:ascii="TH SarabunPSK" w:hAnsi="TH SarabunPSK" w:cs="TH SarabunPSK"/>
                <w:sz w:val="28"/>
                <w:szCs w:val="28"/>
              </w:rPr>
            </w:pPr>
            <w:r w:rsidRPr="00B60D70">
              <w:rPr>
                <w:rFonts w:ascii="TH SarabunPSK" w:hAnsi="TH SarabunPSK" w:cs="TH SarabunPSK" w:hint="cs"/>
                <w:sz w:val="28"/>
                <w:szCs w:val="28"/>
                <w:cs/>
              </w:rPr>
              <w:t>หลังสำเร็จการศึกษาแล้ว</w:t>
            </w:r>
          </w:p>
          <w:p w14:paraId="029F012F" w14:textId="77777777" w:rsidR="00FC072C" w:rsidRPr="00B60D70" w:rsidRDefault="00FC072C" w:rsidP="00D420AC">
            <w:pPr>
              <w:tabs>
                <w:tab w:val="left" w:pos="567"/>
              </w:tabs>
              <w:ind w:right="26"/>
              <w:jc w:val="left"/>
              <w:rPr>
                <w:rFonts w:ascii="TH SarabunPSK" w:hAnsi="TH SarabunPSK" w:cs="TH SarabunPSK"/>
                <w:sz w:val="28"/>
                <w:szCs w:val="28"/>
                <w:cs/>
              </w:rPr>
            </w:pPr>
            <w:r w:rsidRPr="00B60D70">
              <w:rPr>
                <w:rFonts w:ascii="TH SarabunPSK" w:hAnsi="TH SarabunPSK" w:cs="TH SarabunPSK" w:hint="cs"/>
                <w:sz w:val="28"/>
                <w:szCs w:val="28"/>
                <w:cs/>
              </w:rPr>
              <w:t>1-2 ปี หรือหลังได้งานทำ</w:t>
            </w:r>
          </w:p>
        </w:tc>
      </w:tr>
      <w:tr w:rsidR="00B60D70" w:rsidRPr="00B60D70" w14:paraId="6C337356" w14:textId="77777777" w:rsidTr="008D0407">
        <w:trPr>
          <w:jc w:val="center"/>
        </w:trPr>
        <w:tc>
          <w:tcPr>
            <w:tcW w:w="833" w:type="pct"/>
            <w:vMerge w:val="restart"/>
            <w:tcBorders>
              <w:top w:val="single" w:sz="4" w:space="0" w:color="auto"/>
            </w:tcBorders>
          </w:tcPr>
          <w:p w14:paraId="0E1FE40B" w14:textId="77777777" w:rsidR="00FC072C" w:rsidRPr="00B60D70" w:rsidRDefault="00FC072C" w:rsidP="00D420AC">
            <w:pPr>
              <w:ind w:right="26"/>
              <w:jc w:val="left"/>
              <w:rPr>
                <w:rFonts w:ascii="TH SarabunPSK" w:hAnsi="TH SarabunPSK" w:cs="TH SarabunPSK"/>
                <w:b/>
                <w:bCs/>
                <w:sz w:val="28"/>
                <w:szCs w:val="28"/>
                <w:cs/>
              </w:rPr>
            </w:pPr>
            <w:r w:rsidRPr="00B60D70">
              <w:rPr>
                <w:rFonts w:ascii="TH SarabunPSK" w:hAnsi="TH SarabunPSK" w:cs="TH SarabunPSK" w:hint="cs"/>
                <w:b/>
                <w:bCs/>
                <w:sz w:val="28"/>
                <w:szCs w:val="28"/>
                <w:cs/>
              </w:rPr>
              <w:t>3) นักศึกษา</w:t>
            </w:r>
          </w:p>
        </w:tc>
        <w:tc>
          <w:tcPr>
            <w:tcW w:w="1056" w:type="pct"/>
          </w:tcPr>
          <w:p w14:paraId="787C2B72" w14:textId="77777777" w:rsidR="00FC072C" w:rsidRPr="00B60D70" w:rsidRDefault="00FC072C" w:rsidP="00D420AC">
            <w:pPr>
              <w:ind w:right="26"/>
              <w:jc w:val="left"/>
              <w:rPr>
                <w:rFonts w:ascii="TH SarabunPSK" w:hAnsi="TH SarabunPSK" w:cs="TH SarabunPSK"/>
                <w:sz w:val="28"/>
                <w:szCs w:val="28"/>
              </w:rPr>
            </w:pPr>
            <w:r w:rsidRPr="00B60D70">
              <w:rPr>
                <w:rFonts w:ascii="TH SarabunPSK" w:hAnsi="TH SarabunPSK" w:cs="TH SarabunPSK" w:hint="cs"/>
                <w:sz w:val="28"/>
                <w:szCs w:val="28"/>
                <w:cs/>
              </w:rPr>
              <w:t>แผน-ผลการรับนักศึกษา</w:t>
            </w:r>
          </w:p>
          <w:p w14:paraId="4E9BB01F" w14:textId="77777777" w:rsidR="00FC072C" w:rsidRPr="00B60D70" w:rsidRDefault="00FC072C" w:rsidP="00D420AC">
            <w:pPr>
              <w:ind w:left="18" w:right="26"/>
              <w:jc w:val="left"/>
              <w:rPr>
                <w:rFonts w:ascii="TH SarabunPSK" w:hAnsi="TH SarabunPSK" w:cs="TH SarabunPSK"/>
                <w:sz w:val="28"/>
                <w:szCs w:val="28"/>
                <w:cs/>
              </w:rPr>
            </w:pPr>
          </w:p>
        </w:tc>
        <w:tc>
          <w:tcPr>
            <w:tcW w:w="1057" w:type="pct"/>
          </w:tcPr>
          <w:p w14:paraId="45C06AE8" w14:textId="4365AD4A"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ตรวจสอบจำนวนและตัวชี้วัด อาทิ อัตราส่วนระหว่างผู้สมัครต่อผู้เข้าเรียนในหลักสูตรด้วยระบบของมหาวิทยาลัย</w:t>
            </w:r>
          </w:p>
        </w:tc>
        <w:tc>
          <w:tcPr>
            <w:tcW w:w="685" w:type="pct"/>
          </w:tcPr>
          <w:p w14:paraId="01D2115D" w14:textId="77777777" w:rsidR="00FC072C" w:rsidRPr="00B60D70" w:rsidRDefault="00FC072C" w:rsidP="00D420AC">
            <w:pPr>
              <w:ind w:right="26"/>
              <w:jc w:val="left"/>
              <w:rPr>
                <w:rFonts w:ascii="TH SarabunPSK" w:hAnsi="TH SarabunPSK" w:cs="TH SarabunPSK"/>
                <w:sz w:val="28"/>
                <w:szCs w:val="28"/>
              </w:rPr>
            </w:pPr>
            <w:r w:rsidRPr="00B60D70">
              <w:rPr>
                <w:rFonts w:ascii="TH SarabunPSK" w:hAnsi="TH SarabunPSK" w:cs="TH SarabunPSK" w:hint="cs"/>
                <w:sz w:val="28"/>
                <w:szCs w:val="28"/>
                <w:cs/>
              </w:rPr>
              <w:t>อาจารย์และเจ้าหน้าที่หลักสูตร</w:t>
            </w:r>
          </w:p>
        </w:tc>
        <w:tc>
          <w:tcPr>
            <w:tcW w:w="685" w:type="pct"/>
          </w:tcPr>
          <w:p w14:paraId="72F0D068" w14:textId="77777777" w:rsidR="00FC072C" w:rsidRPr="00B60D70" w:rsidRDefault="00FC072C" w:rsidP="00D420AC">
            <w:pPr>
              <w:ind w:right="26"/>
              <w:jc w:val="left"/>
              <w:rPr>
                <w:rFonts w:ascii="TH SarabunPSK" w:hAnsi="TH SarabunPSK" w:cs="TH SarabunPSK"/>
                <w:sz w:val="28"/>
                <w:szCs w:val="28"/>
              </w:rPr>
            </w:pPr>
            <w:r w:rsidRPr="00B60D70">
              <w:rPr>
                <w:rFonts w:ascii="TH SarabunPSK" w:hAnsi="TH SarabunPSK" w:cs="TH SarabunPSK" w:hint="cs"/>
                <w:sz w:val="28"/>
                <w:szCs w:val="28"/>
                <w:cs/>
              </w:rPr>
              <w:t>อาจารย์ผู้รับผิดชอบหลักสูตร</w:t>
            </w:r>
          </w:p>
        </w:tc>
        <w:tc>
          <w:tcPr>
            <w:tcW w:w="684" w:type="pct"/>
          </w:tcPr>
          <w:p w14:paraId="1B782BC2" w14:textId="77777777" w:rsidR="00FC072C" w:rsidRPr="00B60D70" w:rsidRDefault="00FC072C" w:rsidP="00D420AC">
            <w:pPr>
              <w:ind w:right="26"/>
              <w:jc w:val="left"/>
              <w:rPr>
                <w:rFonts w:ascii="TH SarabunPSK" w:hAnsi="TH SarabunPSK" w:cs="TH SarabunPSK"/>
                <w:sz w:val="28"/>
                <w:szCs w:val="28"/>
              </w:rPr>
            </w:pPr>
            <w:r w:rsidRPr="00B60D70">
              <w:rPr>
                <w:rFonts w:ascii="TH SarabunPSK" w:hAnsi="TH SarabunPSK" w:cs="TH SarabunPSK" w:hint="cs"/>
                <w:sz w:val="28"/>
                <w:szCs w:val="28"/>
                <w:cs/>
              </w:rPr>
              <w:t>ทุกปีการศึกษา</w:t>
            </w:r>
          </w:p>
        </w:tc>
      </w:tr>
      <w:tr w:rsidR="00B60D70" w:rsidRPr="00B60D70" w14:paraId="00DCF879" w14:textId="77777777" w:rsidTr="008D0407">
        <w:trPr>
          <w:jc w:val="center"/>
        </w:trPr>
        <w:tc>
          <w:tcPr>
            <w:tcW w:w="833" w:type="pct"/>
            <w:vMerge/>
          </w:tcPr>
          <w:p w14:paraId="0CDC9D7C" w14:textId="77777777" w:rsidR="00FC072C" w:rsidRPr="00B60D70" w:rsidRDefault="00FC072C" w:rsidP="00D420AC">
            <w:pPr>
              <w:ind w:right="26"/>
              <w:jc w:val="left"/>
              <w:rPr>
                <w:rFonts w:ascii="TH SarabunPSK" w:hAnsi="TH SarabunPSK" w:cs="TH SarabunPSK"/>
                <w:b/>
                <w:bCs/>
                <w:sz w:val="28"/>
                <w:szCs w:val="28"/>
                <w:cs/>
              </w:rPr>
            </w:pPr>
          </w:p>
        </w:tc>
        <w:tc>
          <w:tcPr>
            <w:tcW w:w="1056" w:type="pct"/>
          </w:tcPr>
          <w:p w14:paraId="06925F9D"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ความสามารถแรกเริ่มเมื่อเทียบกับ</w:t>
            </w:r>
            <w:proofErr w:type="spellStart"/>
            <w:r w:rsidRPr="00B60D70">
              <w:rPr>
                <w:rFonts w:ascii="TH SarabunPSK" w:hAnsi="TH SarabunPSK" w:cs="TH SarabunPSK" w:hint="cs"/>
                <w:sz w:val="28"/>
                <w:szCs w:val="28"/>
                <w:cs/>
              </w:rPr>
              <w:t>สเกล</w:t>
            </w:r>
            <w:proofErr w:type="spellEnd"/>
            <w:r w:rsidRPr="00B60D70">
              <w:rPr>
                <w:rFonts w:ascii="TH SarabunPSK" w:hAnsi="TH SarabunPSK" w:cs="TH SarabunPSK" w:hint="cs"/>
                <w:sz w:val="28"/>
                <w:szCs w:val="28"/>
                <w:cs/>
              </w:rPr>
              <w:t>ความสามารถ</w:t>
            </w:r>
          </w:p>
        </w:tc>
        <w:tc>
          <w:tcPr>
            <w:tcW w:w="1057" w:type="pct"/>
          </w:tcPr>
          <w:p w14:paraId="386ABB0A" w14:textId="06FDB663" w:rsidR="00FC072C" w:rsidRPr="00B60D70" w:rsidRDefault="00FC072C" w:rsidP="00D420AC">
            <w:pPr>
              <w:ind w:right="26"/>
              <w:jc w:val="left"/>
              <w:rPr>
                <w:rFonts w:ascii="TH SarabunPSK" w:hAnsi="TH SarabunPSK" w:cs="TH SarabunPSK"/>
                <w:sz w:val="28"/>
                <w:szCs w:val="28"/>
              </w:rPr>
            </w:pPr>
            <w:r w:rsidRPr="00B60D70">
              <w:rPr>
                <w:rFonts w:ascii="TH SarabunPSK" w:hAnsi="TH SarabunPSK" w:cs="TH SarabunPSK" w:hint="cs"/>
                <w:sz w:val="28"/>
                <w:szCs w:val="28"/>
                <w:cs/>
              </w:rPr>
              <w:t>ประเมินระดับความสามารถแรกเริ่มด้วยแบบประเมินวินิจฉัย และเตรียมความพร้อมนักศึกษาก่อนเข้าศึกษา</w:t>
            </w:r>
            <w:r w:rsidRPr="00B60D70">
              <w:rPr>
                <w:rFonts w:ascii="TH SarabunPSK" w:hAnsi="TH SarabunPSK" w:cs="TH SarabunPSK" w:hint="cs"/>
                <w:sz w:val="28"/>
                <w:szCs w:val="28"/>
                <w:cs/>
              </w:rPr>
              <w:lastRenderedPageBreak/>
              <w:t>ของหลักสูตรด้วยการจัดกิจกรรมด้วยหลักสูต</w:t>
            </w:r>
            <w:r w:rsidR="00F5092F" w:rsidRPr="00B60D70">
              <w:rPr>
                <w:rFonts w:ascii="TH SarabunPSK" w:hAnsi="TH SarabunPSK" w:cs="TH SarabunPSK" w:hint="cs"/>
                <w:sz w:val="28"/>
                <w:szCs w:val="28"/>
                <w:cs/>
              </w:rPr>
              <w:t>รแบบ</w:t>
            </w:r>
            <w:r w:rsidRPr="00B60D70">
              <w:rPr>
                <w:rFonts w:ascii="TH SarabunPSK" w:hAnsi="TH SarabunPSK" w:cs="TH SarabunPSK" w:hint="cs"/>
                <w:sz w:val="28"/>
                <w:szCs w:val="28"/>
                <w:cs/>
              </w:rPr>
              <w:t>เข้มข้น</w:t>
            </w:r>
          </w:p>
        </w:tc>
        <w:tc>
          <w:tcPr>
            <w:tcW w:w="685" w:type="pct"/>
          </w:tcPr>
          <w:p w14:paraId="71964087" w14:textId="79E03438" w:rsidR="00FC072C" w:rsidRPr="00B60D70" w:rsidRDefault="00677A53"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lastRenderedPageBreak/>
              <w:t>อาจารย์และเจ้าหน้าที่หลักสูตร</w:t>
            </w:r>
          </w:p>
        </w:tc>
        <w:tc>
          <w:tcPr>
            <w:tcW w:w="685" w:type="pct"/>
          </w:tcPr>
          <w:p w14:paraId="2C366957" w14:textId="294045ED" w:rsidR="00FC072C" w:rsidRPr="00B60D70" w:rsidRDefault="00677A53"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อาจารย์ผู้รับผิดชอบหลักสูตร</w:t>
            </w:r>
          </w:p>
        </w:tc>
        <w:tc>
          <w:tcPr>
            <w:tcW w:w="684" w:type="pct"/>
          </w:tcPr>
          <w:p w14:paraId="3E73F078"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ทุกปีการศึกษาหลังจากรับผู้สมัครเป็น</w:t>
            </w:r>
            <w:r w:rsidRPr="00B60D70">
              <w:rPr>
                <w:rFonts w:ascii="TH SarabunPSK" w:hAnsi="TH SarabunPSK" w:cs="TH SarabunPSK" w:hint="cs"/>
                <w:sz w:val="28"/>
                <w:szCs w:val="28"/>
                <w:cs/>
              </w:rPr>
              <w:lastRenderedPageBreak/>
              <w:t>นักศึกษาตามระเบียบของมหาวิทยาลัย</w:t>
            </w:r>
          </w:p>
        </w:tc>
      </w:tr>
      <w:tr w:rsidR="00B60D70" w:rsidRPr="00B60D70" w14:paraId="04E33D5B" w14:textId="77777777" w:rsidTr="008D0407">
        <w:trPr>
          <w:jc w:val="center"/>
        </w:trPr>
        <w:tc>
          <w:tcPr>
            <w:tcW w:w="833" w:type="pct"/>
            <w:vMerge/>
          </w:tcPr>
          <w:p w14:paraId="35C764A2" w14:textId="77777777" w:rsidR="00FC072C" w:rsidRPr="00B60D70" w:rsidRDefault="00FC072C" w:rsidP="00D420AC">
            <w:pPr>
              <w:ind w:right="26"/>
              <w:jc w:val="left"/>
              <w:rPr>
                <w:rFonts w:ascii="TH SarabunPSK" w:hAnsi="TH SarabunPSK" w:cs="TH SarabunPSK"/>
                <w:b/>
                <w:bCs/>
                <w:sz w:val="28"/>
                <w:szCs w:val="28"/>
                <w:cs/>
              </w:rPr>
            </w:pPr>
          </w:p>
        </w:tc>
        <w:tc>
          <w:tcPr>
            <w:tcW w:w="1056" w:type="pct"/>
          </w:tcPr>
          <w:p w14:paraId="3D6C5871"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จำนวนนักศึกษาตกออก/ลาออก/กลับเข้าเรียน</w:t>
            </w:r>
          </w:p>
        </w:tc>
        <w:tc>
          <w:tcPr>
            <w:tcW w:w="1057" w:type="pct"/>
          </w:tcPr>
          <w:p w14:paraId="0089CCBC" w14:textId="3E60F8ED" w:rsidR="00FC072C" w:rsidRPr="00B60D70" w:rsidRDefault="00FC072C" w:rsidP="00D420AC">
            <w:pPr>
              <w:ind w:right="26"/>
              <w:jc w:val="left"/>
              <w:rPr>
                <w:rFonts w:ascii="TH SarabunPSK" w:hAnsi="TH SarabunPSK" w:cs="TH SarabunPSK"/>
                <w:sz w:val="28"/>
                <w:szCs w:val="28"/>
              </w:rPr>
            </w:pPr>
            <w:r w:rsidRPr="00B60D70">
              <w:rPr>
                <w:rFonts w:ascii="TH SarabunPSK" w:hAnsi="TH SarabunPSK" w:cs="TH SarabunPSK" w:hint="cs"/>
                <w:sz w:val="28"/>
                <w:szCs w:val="28"/>
                <w:cs/>
              </w:rPr>
              <w:t>วิเคราะห์สารสนเทศ</w:t>
            </w:r>
            <w:r w:rsidR="00807BE7" w:rsidRPr="00B60D70">
              <w:rPr>
                <w:rFonts w:ascii="TH SarabunPSK" w:hAnsi="TH SarabunPSK" w:cs="TH SarabunPSK" w:hint="cs"/>
                <w:sz w:val="28"/>
                <w:szCs w:val="28"/>
                <w:cs/>
              </w:rPr>
              <w:t>ที่ได้จากระบบรับ</w:t>
            </w:r>
            <w:r w:rsidR="00BA05ED" w:rsidRPr="00B60D70">
              <w:rPr>
                <w:rFonts w:ascii="TH SarabunPSK" w:hAnsi="TH SarabunPSK" w:cs="TH SarabunPSK" w:hint="cs"/>
                <w:sz w:val="28"/>
                <w:szCs w:val="28"/>
                <w:cs/>
              </w:rPr>
              <w:t>นักศึกษา</w:t>
            </w:r>
            <w:r w:rsidRPr="00B60D70">
              <w:rPr>
                <w:rFonts w:ascii="TH SarabunPSK" w:hAnsi="TH SarabunPSK" w:cs="TH SarabunPSK" w:hint="cs"/>
                <w:sz w:val="28"/>
                <w:szCs w:val="28"/>
                <w:cs/>
              </w:rPr>
              <w:t xml:space="preserve"> </w:t>
            </w:r>
          </w:p>
        </w:tc>
        <w:tc>
          <w:tcPr>
            <w:tcW w:w="685" w:type="pct"/>
          </w:tcPr>
          <w:p w14:paraId="417FE811"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เจ้าหน้าที่หลักสูตร</w:t>
            </w:r>
          </w:p>
        </w:tc>
        <w:tc>
          <w:tcPr>
            <w:tcW w:w="685" w:type="pct"/>
          </w:tcPr>
          <w:p w14:paraId="62F6AE9D"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อาจารย์ผู้รับผิดชอบหลักสูตร</w:t>
            </w:r>
          </w:p>
        </w:tc>
        <w:tc>
          <w:tcPr>
            <w:tcW w:w="684" w:type="pct"/>
          </w:tcPr>
          <w:p w14:paraId="2C95AB8E"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ทุกปลายภาคการศึกษา</w:t>
            </w:r>
          </w:p>
        </w:tc>
      </w:tr>
      <w:tr w:rsidR="00B60D70" w:rsidRPr="00B60D70" w14:paraId="54841E6A" w14:textId="77777777" w:rsidTr="008D0407">
        <w:trPr>
          <w:jc w:val="center"/>
        </w:trPr>
        <w:tc>
          <w:tcPr>
            <w:tcW w:w="833" w:type="pct"/>
            <w:vMerge/>
          </w:tcPr>
          <w:p w14:paraId="1CB58C93" w14:textId="77777777" w:rsidR="00FC072C" w:rsidRPr="00B60D70" w:rsidRDefault="00FC072C" w:rsidP="00D420AC">
            <w:pPr>
              <w:ind w:right="26"/>
              <w:jc w:val="left"/>
              <w:rPr>
                <w:rFonts w:ascii="TH SarabunPSK" w:hAnsi="TH SarabunPSK" w:cs="TH SarabunPSK"/>
                <w:b/>
                <w:bCs/>
                <w:sz w:val="28"/>
                <w:szCs w:val="28"/>
                <w:cs/>
              </w:rPr>
            </w:pPr>
          </w:p>
        </w:tc>
        <w:tc>
          <w:tcPr>
            <w:tcW w:w="1056" w:type="pct"/>
          </w:tcPr>
          <w:p w14:paraId="7BDEA5EF"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ความพึงพอใจต่อ</w:t>
            </w:r>
            <w:r w:rsidRPr="00B60D70">
              <w:rPr>
                <w:rFonts w:ascii="TH SarabunPSK" w:hAnsi="TH SarabunPSK" w:cs="TH SarabunPSK" w:hint="cs"/>
                <w:sz w:val="28"/>
                <w:szCs w:val="28"/>
                <w:cs/>
              </w:rPr>
              <w:br/>
              <w:t>การจัดการเรียนการสอน และสภาพความสัมพันธ์ระหว่างคณาจารย์และนักศึกษา</w:t>
            </w:r>
          </w:p>
        </w:tc>
        <w:tc>
          <w:tcPr>
            <w:tcW w:w="1057" w:type="pct"/>
          </w:tcPr>
          <w:p w14:paraId="2790CD6B" w14:textId="77777777" w:rsidR="00FC072C" w:rsidRPr="00B60D70" w:rsidRDefault="00FC072C" w:rsidP="00D420AC">
            <w:pPr>
              <w:ind w:right="26"/>
              <w:jc w:val="left"/>
              <w:rPr>
                <w:rFonts w:ascii="TH SarabunPSK" w:hAnsi="TH SarabunPSK" w:cs="TH SarabunPSK"/>
                <w:sz w:val="28"/>
                <w:szCs w:val="28"/>
              </w:rPr>
            </w:pPr>
            <w:r w:rsidRPr="00B60D70">
              <w:rPr>
                <w:rFonts w:ascii="TH SarabunPSK" w:hAnsi="TH SarabunPSK" w:cs="TH SarabunPSK" w:hint="cs"/>
                <w:sz w:val="28"/>
                <w:szCs w:val="28"/>
                <w:cs/>
              </w:rPr>
              <w:t>สำรวจสำรวจด้วยแบบสอบถาม</w:t>
            </w:r>
          </w:p>
          <w:p w14:paraId="792544A1"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หรือการสัมภาษณ์</w:t>
            </w:r>
          </w:p>
        </w:tc>
        <w:tc>
          <w:tcPr>
            <w:tcW w:w="685" w:type="pct"/>
          </w:tcPr>
          <w:p w14:paraId="25C6CEA0"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อาจารย์ผู้รับผิดชอบหลักสูตรและเจ้าหน้าที่หลักสูตร</w:t>
            </w:r>
          </w:p>
        </w:tc>
        <w:tc>
          <w:tcPr>
            <w:tcW w:w="685" w:type="pct"/>
          </w:tcPr>
          <w:p w14:paraId="56F18699"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อาจารย์ผู้รับผิดชอบหลักสูตร</w:t>
            </w:r>
          </w:p>
        </w:tc>
        <w:tc>
          <w:tcPr>
            <w:tcW w:w="684" w:type="pct"/>
          </w:tcPr>
          <w:p w14:paraId="0AC57773"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ทุกปลายภาคการศึกษา</w:t>
            </w:r>
          </w:p>
        </w:tc>
      </w:tr>
      <w:tr w:rsidR="00B60D70" w:rsidRPr="00B60D70" w14:paraId="6D7FBF68" w14:textId="77777777" w:rsidTr="008D0407">
        <w:trPr>
          <w:jc w:val="center"/>
        </w:trPr>
        <w:tc>
          <w:tcPr>
            <w:tcW w:w="833" w:type="pct"/>
            <w:vMerge w:val="restart"/>
          </w:tcPr>
          <w:p w14:paraId="6B8FA5B7" w14:textId="2127D489" w:rsidR="00FC072C" w:rsidRPr="00B60D70" w:rsidRDefault="00FC072C" w:rsidP="00D420AC">
            <w:pPr>
              <w:ind w:right="26"/>
              <w:jc w:val="left"/>
              <w:rPr>
                <w:rFonts w:ascii="TH SarabunPSK" w:hAnsi="TH SarabunPSK" w:cs="TH SarabunPSK"/>
                <w:b/>
                <w:bCs/>
                <w:sz w:val="28"/>
                <w:szCs w:val="28"/>
                <w:cs/>
              </w:rPr>
            </w:pPr>
            <w:r w:rsidRPr="00B60D70">
              <w:rPr>
                <w:rFonts w:ascii="TH SarabunPSK" w:hAnsi="TH SarabunPSK" w:cs="TH SarabunPSK" w:hint="cs"/>
                <w:b/>
                <w:bCs/>
                <w:sz w:val="28"/>
                <w:szCs w:val="28"/>
                <w:cs/>
              </w:rPr>
              <w:t xml:space="preserve">4) </w:t>
            </w:r>
            <w:r w:rsidR="00544F40" w:rsidRPr="00B60D70">
              <w:rPr>
                <w:rFonts w:ascii="TH SarabunPSK" w:hAnsi="TH SarabunPSK" w:cs="TH SarabunPSK" w:hint="cs"/>
                <w:b/>
                <w:bCs/>
                <w:sz w:val="28"/>
                <w:szCs w:val="28"/>
                <w:cs/>
              </w:rPr>
              <w:t>อ</w:t>
            </w:r>
            <w:r w:rsidRPr="00B60D70">
              <w:rPr>
                <w:rFonts w:ascii="TH SarabunPSK" w:hAnsi="TH SarabunPSK" w:cs="TH SarabunPSK" w:hint="cs"/>
                <w:b/>
                <w:bCs/>
                <w:sz w:val="28"/>
                <w:szCs w:val="28"/>
                <w:cs/>
              </w:rPr>
              <w:t>าจารย์</w:t>
            </w:r>
          </w:p>
        </w:tc>
        <w:tc>
          <w:tcPr>
            <w:tcW w:w="1056" w:type="pct"/>
          </w:tcPr>
          <w:p w14:paraId="00D55C30"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ตำแหน่งวิชาการของอาจารย์</w:t>
            </w:r>
          </w:p>
        </w:tc>
        <w:tc>
          <w:tcPr>
            <w:tcW w:w="1057" w:type="pct"/>
          </w:tcPr>
          <w:p w14:paraId="143E56E9" w14:textId="77777777" w:rsidR="00FC072C" w:rsidRPr="00B60D70" w:rsidRDefault="00FC072C" w:rsidP="00D420AC">
            <w:pPr>
              <w:ind w:right="26"/>
              <w:jc w:val="left"/>
              <w:rPr>
                <w:rFonts w:ascii="TH SarabunPSK" w:hAnsi="TH SarabunPSK" w:cs="TH SarabunPSK"/>
                <w:sz w:val="28"/>
                <w:szCs w:val="28"/>
              </w:rPr>
            </w:pPr>
            <w:r w:rsidRPr="00B60D70">
              <w:rPr>
                <w:rFonts w:ascii="TH SarabunPSK" w:hAnsi="TH SarabunPSK" w:cs="TH SarabunPSK" w:hint="cs"/>
                <w:sz w:val="28"/>
                <w:szCs w:val="28"/>
                <w:cs/>
              </w:rPr>
              <w:t>ส่งเสริมและสนับสนุนให้คณาจารย์ขอตำแหน่งวิชาการ โดยร่วมกันดำเนินงานวิจัย</w:t>
            </w:r>
          </w:p>
        </w:tc>
        <w:tc>
          <w:tcPr>
            <w:tcW w:w="685" w:type="pct"/>
          </w:tcPr>
          <w:p w14:paraId="3698E856"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อาจารย์</w:t>
            </w:r>
          </w:p>
        </w:tc>
        <w:tc>
          <w:tcPr>
            <w:tcW w:w="685" w:type="pct"/>
          </w:tcPr>
          <w:p w14:paraId="2315F95B"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อาจารย์ผู้รับผิดชอบหลักสูตร</w:t>
            </w:r>
          </w:p>
        </w:tc>
        <w:tc>
          <w:tcPr>
            <w:tcW w:w="684" w:type="pct"/>
          </w:tcPr>
          <w:p w14:paraId="1D0BEC95" w14:textId="77777777" w:rsidR="00FC072C" w:rsidRPr="00B60D70" w:rsidRDefault="00FC072C" w:rsidP="00D420AC">
            <w:pPr>
              <w:ind w:right="26"/>
              <w:jc w:val="left"/>
              <w:rPr>
                <w:rFonts w:ascii="TH SarabunPSK" w:hAnsi="TH SarabunPSK" w:cs="TH SarabunPSK"/>
                <w:sz w:val="28"/>
                <w:szCs w:val="28"/>
              </w:rPr>
            </w:pPr>
            <w:r w:rsidRPr="00B60D70">
              <w:rPr>
                <w:rFonts w:ascii="TH SarabunPSK" w:hAnsi="TH SarabunPSK" w:cs="TH SarabunPSK" w:hint="cs"/>
                <w:sz w:val="28"/>
                <w:szCs w:val="28"/>
                <w:cs/>
              </w:rPr>
              <w:t>ทุกปีการศึกษา</w:t>
            </w:r>
          </w:p>
        </w:tc>
      </w:tr>
      <w:tr w:rsidR="00B60D70" w:rsidRPr="00B60D70" w14:paraId="0F3F60A6" w14:textId="77777777" w:rsidTr="008D0407">
        <w:trPr>
          <w:jc w:val="center"/>
        </w:trPr>
        <w:tc>
          <w:tcPr>
            <w:tcW w:w="833" w:type="pct"/>
            <w:vMerge/>
          </w:tcPr>
          <w:p w14:paraId="58DEEA39" w14:textId="77777777" w:rsidR="00FC072C" w:rsidRPr="00B60D70" w:rsidRDefault="00FC072C" w:rsidP="00D420AC">
            <w:pPr>
              <w:ind w:right="26"/>
              <w:jc w:val="left"/>
              <w:rPr>
                <w:rFonts w:ascii="TH SarabunPSK" w:hAnsi="TH SarabunPSK" w:cs="TH SarabunPSK"/>
                <w:b/>
                <w:bCs/>
                <w:sz w:val="28"/>
                <w:szCs w:val="28"/>
                <w:cs/>
              </w:rPr>
            </w:pPr>
          </w:p>
        </w:tc>
        <w:tc>
          <w:tcPr>
            <w:tcW w:w="1056" w:type="pct"/>
          </w:tcPr>
          <w:p w14:paraId="7ACC66D8"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สมรรถนะด้านการสอนของอาจารย์</w:t>
            </w:r>
          </w:p>
        </w:tc>
        <w:tc>
          <w:tcPr>
            <w:tcW w:w="1057" w:type="pct"/>
          </w:tcPr>
          <w:p w14:paraId="0E925A04"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สนับสนุนอาจารย์ให้ได้รับ</w:t>
            </w:r>
            <w:r w:rsidRPr="00B60D70">
              <w:rPr>
                <w:rFonts w:ascii="TH SarabunPSK" w:hAnsi="TH SarabunPSK" w:cs="TH SarabunPSK" w:hint="cs"/>
                <w:sz w:val="28"/>
                <w:szCs w:val="28"/>
              </w:rPr>
              <w:br/>
            </w:r>
            <w:r w:rsidRPr="00B60D70">
              <w:rPr>
                <w:rFonts w:ascii="TH SarabunPSK" w:hAnsi="TH SarabunPSK" w:cs="TH SarabunPSK" w:hint="cs"/>
                <w:sz w:val="28"/>
                <w:szCs w:val="28"/>
                <w:cs/>
              </w:rPr>
              <w:t xml:space="preserve">การรับรอง </w:t>
            </w:r>
            <w:r w:rsidRPr="00B60D70">
              <w:rPr>
                <w:rFonts w:ascii="TH SarabunPSK" w:hAnsi="TH SarabunPSK" w:cs="TH SarabunPSK" w:hint="cs"/>
                <w:sz w:val="28"/>
                <w:szCs w:val="28"/>
              </w:rPr>
              <w:t xml:space="preserve">Thailand PSF </w:t>
            </w:r>
            <w:r w:rsidRPr="00B60D70">
              <w:rPr>
                <w:rFonts w:ascii="TH SarabunPSK" w:hAnsi="TH SarabunPSK" w:cs="TH SarabunPSK" w:hint="cs"/>
                <w:sz w:val="28"/>
                <w:szCs w:val="28"/>
                <w:cs/>
              </w:rPr>
              <w:t>หรือ</w:t>
            </w:r>
            <w:r w:rsidRPr="00B60D70">
              <w:rPr>
                <w:rFonts w:ascii="TH SarabunPSK" w:hAnsi="TH SarabunPSK" w:cs="TH SarabunPSK" w:hint="cs"/>
                <w:sz w:val="28"/>
                <w:szCs w:val="28"/>
              </w:rPr>
              <w:t xml:space="preserve"> KMUTT</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rPr>
              <w:t xml:space="preserve">PSF </w:t>
            </w:r>
            <w:r w:rsidRPr="00B60D70">
              <w:rPr>
                <w:rFonts w:ascii="TH SarabunPSK" w:hAnsi="TH SarabunPSK" w:cs="TH SarabunPSK" w:hint="cs"/>
                <w:sz w:val="28"/>
                <w:szCs w:val="28"/>
                <w:cs/>
              </w:rPr>
              <w:t>โดยจัดอบรม</w:t>
            </w:r>
            <w:r w:rsidRPr="00B60D70">
              <w:rPr>
                <w:rFonts w:ascii="TH SarabunPSK" w:hAnsi="TH SarabunPSK" w:cs="TH SarabunPSK" w:hint="cs"/>
                <w:sz w:val="28"/>
                <w:szCs w:val="28"/>
                <w:cs/>
              </w:rPr>
              <w:br/>
              <w:t>การเขียนหรือกำหนดให้มีพี่เลี้ยงเพื่อชี้แนะขอรับการรับรอง</w:t>
            </w:r>
          </w:p>
        </w:tc>
        <w:tc>
          <w:tcPr>
            <w:tcW w:w="685" w:type="pct"/>
          </w:tcPr>
          <w:p w14:paraId="1F941483"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อาจารย์ผู้รับผิดชอบหลักสูตร</w:t>
            </w:r>
          </w:p>
        </w:tc>
        <w:tc>
          <w:tcPr>
            <w:tcW w:w="685" w:type="pct"/>
          </w:tcPr>
          <w:p w14:paraId="0EE39CE4"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อาจารย์ผู้รับผิดชอบหลักสูตร</w:t>
            </w:r>
          </w:p>
        </w:tc>
        <w:tc>
          <w:tcPr>
            <w:tcW w:w="684" w:type="pct"/>
          </w:tcPr>
          <w:p w14:paraId="4D068C40" w14:textId="77777777" w:rsidR="00FC072C" w:rsidRPr="00B60D70" w:rsidRDefault="00FC072C" w:rsidP="00D420AC">
            <w:pPr>
              <w:ind w:right="26"/>
              <w:jc w:val="left"/>
              <w:rPr>
                <w:rFonts w:ascii="TH SarabunPSK" w:hAnsi="TH SarabunPSK" w:cs="TH SarabunPSK"/>
                <w:sz w:val="28"/>
                <w:szCs w:val="28"/>
              </w:rPr>
            </w:pPr>
            <w:r w:rsidRPr="00B60D70">
              <w:rPr>
                <w:rFonts w:ascii="TH SarabunPSK" w:hAnsi="TH SarabunPSK" w:cs="TH SarabunPSK" w:hint="cs"/>
                <w:sz w:val="28"/>
                <w:szCs w:val="28"/>
                <w:cs/>
              </w:rPr>
              <w:t>ทุกภาคการศึกษา</w:t>
            </w:r>
          </w:p>
        </w:tc>
      </w:tr>
      <w:tr w:rsidR="00B60D70" w:rsidRPr="00B60D70" w14:paraId="5CDD3D07" w14:textId="77777777" w:rsidTr="008D0407">
        <w:trPr>
          <w:jc w:val="center"/>
        </w:trPr>
        <w:tc>
          <w:tcPr>
            <w:tcW w:w="833" w:type="pct"/>
            <w:vMerge w:val="restart"/>
          </w:tcPr>
          <w:p w14:paraId="0D6B7B47" w14:textId="77777777" w:rsidR="00FC072C" w:rsidRPr="00B60D70" w:rsidRDefault="00FC072C" w:rsidP="00D420AC">
            <w:pPr>
              <w:ind w:right="26"/>
              <w:jc w:val="left"/>
              <w:rPr>
                <w:rFonts w:ascii="TH SarabunPSK" w:hAnsi="TH SarabunPSK" w:cs="TH SarabunPSK"/>
                <w:b/>
                <w:bCs/>
                <w:sz w:val="28"/>
                <w:szCs w:val="28"/>
                <w:cs/>
              </w:rPr>
            </w:pPr>
            <w:r w:rsidRPr="00B60D70">
              <w:rPr>
                <w:rFonts w:ascii="TH SarabunPSK" w:hAnsi="TH SarabunPSK" w:cs="TH SarabunPSK" w:hint="cs"/>
                <w:b/>
                <w:bCs/>
                <w:sz w:val="28"/>
                <w:szCs w:val="28"/>
                <w:cs/>
              </w:rPr>
              <w:t>5) หลักสูตรการเรียน</w:t>
            </w:r>
            <w:r w:rsidRPr="00B60D70">
              <w:rPr>
                <w:rFonts w:ascii="TH SarabunPSK" w:hAnsi="TH SarabunPSK" w:cs="TH SarabunPSK" w:hint="cs"/>
                <w:b/>
                <w:bCs/>
                <w:sz w:val="28"/>
                <w:szCs w:val="28"/>
                <w:cs/>
              </w:rPr>
              <w:br/>
              <w:t>การสอนการประเมินนักศึกษา</w:t>
            </w:r>
          </w:p>
        </w:tc>
        <w:tc>
          <w:tcPr>
            <w:tcW w:w="1056" w:type="pct"/>
          </w:tcPr>
          <w:p w14:paraId="6F650465" w14:textId="77777777" w:rsidR="00FC072C" w:rsidRPr="00B60D70" w:rsidRDefault="00FC072C" w:rsidP="00D420AC">
            <w:pPr>
              <w:ind w:right="26"/>
              <w:jc w:val="left"/>
              <w:rPr>
                <w:rFonts w:ascii="TH SarabunPSK" w:hAnsi="TH SarabunPSK" w:cs="TH SarabunPSK"/>
                <w:sz w:val="28"/>
                <w:szCs w:val="28"/>
              </w:rPr>
            </w:pP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 xml:space="preserve">การบรรลุ </w:t>
            </w:r>
            <w:r w:rsidRPr="00B60D70">
              <w:rPr>
                <w:rFonts w:ascii="TH SarabunPSK" w:hAnsi="TH SarabunPSK" w:cs="TH SarabunPSK" w:hint="cs"/>
                <w:sz w:val="28"/>
                <w:szCs w:val="28"/>
              </w:rPr>
              <w:t>CLOs</w:t>
            </w:r>
          </w:p>
        </w:tc>
        <w:tc>
          <w:tcPr>
            <w:tcW w:w="1057" w:type="pct"/>
          </w:tcPr>
          <w:p w14:paraId="116679F9" w14:textId="77777777" w:rsidR="00FC072C" w:rsidRPr="00B60D70" w:rsidRDefault="00FC072C" w:rsidP="00FF7D50">
            <w:pPr>
              <w:pStyle w:val="af9"/>
              <w:numPr>
                <w:ilvl w:val="0"/>
                <w:numId w:val="7"/>
              </w:numPr>
              <w:ind w:left="198" w:right="26" w:hanging="180"/>
              <w:jc w:val="left"/>
              <w:rPr>
                <w:rFonts w:ascii="TH SarabunPSK" w:hAnsi="TH SarabunPSK" w:cs="TH SarabunPSK"/>
                <w:sz w:val="28"/>
                <w:szCs w:val="28"/>
              </w:rPr>
            </w:pPr>
            <w:r w:rsidRPr="00B60D70">
              <w:rPr>
                <w:rFonts w:ascii="TH SarabunPSK" w:hAnsi="TH SarabunPSK" w:cs="TH SarabunPSK" w:hint="cs"/>
                <w:sz w:val="28"/>
                <w:szCs w:val="28"/>
                <w:cs/>
              </w:rPr>
              <w:t>สำรวจรายงานการสอน</w:t>
            </w:r>
            <w:r w:rsidRPr="00B60D70">
              <w:rPr>
                <w:rFonts w:ascii="TH SarabunPSK" w:hAnsi="TH SarabunPSK" w:cs="TH SarabunPSK" w:hint="cs"/>
                <w:sz w:val="28"/>
                <w:szCs w:val="28"/>
              </w:rPr>
              <w:t xml:space="preserve"> (Course Performance Report)</w:t>
            </w:r>
          </w:p>
          <w:p w14:paraId="236212DC" w14:textId="77777777" w:rsidR="00FC072C" w:rsidRPr="00B60D70" w:rsidRDefault="00FC072C" w:rsidP="00FF7D50">
            <w:pPr>
              <w:pStyle w:val="af9"/>
              <w:numPr>
                <w:ilvl w:val="0"/>
                <w:numId w:val="7"/>
              </w:numPr>
              <w:ind w:left="198" w:right="26" w:hanging="180"/>
              <w:jc w:val="left"/>
              <w:rPr>
                <w:rFonts w:ascii="TH SarabunPSK" w:hAnsi="TH SarabunPSK" w:cs="TH SarabunPSK"/>
                <w:sz w:val="28"/>
                <w:szCs w:val="28"/>
                <w:cs/>
              </w:rPr>
            </w:pPr>
            <w:r w:rsidRPr="00B60D70">
              <w:rPr>
                <w:rFonts w:ascii="TH SarabunPSK" w:hAnsi="TH SarabunPSK" w:cs="TH SarabunPSK" w:hint="cs"/>
                <w:sz w:val="28"/>
                <w:szCs w:val="28"/>
                <w:cs/>
              </w:rPr>
              <w:t xml:space="preserve">ตรวจสอบระดับ </w:t>
            </w:r>
            <w:r w:rsidRPr="00B60D70">
              <w:rPr>
                <w:rFonts w:ascii="TH SarabunPSK" w:hAnsi="TH SarabunPSK" w:cs="TH SarabunPSK" w:hint="cs"/>
                <w:sz w:val="28"/>
                <w:szCs w:val="28"/>
              </w:rPr>
              <w:t xml:space="preserve">CLOs </w:t>
            </w:r>
            <w:r w:rsidRPr="00B60D70">
              <w:rPr>
                <w:rFonts w:ascii="TH SarabunPSK" w:hAnsi="TH SarabunPSK" w:cs="TH SarabunPSK" w:hint="cs"/>
                <w:sz w:val="28"/>
                <w:szCs w:val="28"/>
                <w:cs/>
              </w:rPr>
              <w:t>ที่คาดหวังกับระดับที่เกิดขึ้นจริงจากการประเมินและการวัด</w:t>
            </w:r>
          </w:p>
        </w:tc>
        <w:tc>
          <w:tcPr>
            <w:tcW w:w="685" w:type="pct"/>
          </w:tcPr>
          <w:p w14:paraId="047A4DC1" w14:textId="77777777" w:rsidR="00FC072C" w:rsidRPr="00B60D70" w:rsidRDefault="00FC072C" w:rsidP="00D420AC">
            <w:pPr>
              <w:ind w:right="26"/>
              <w:jc w:val="left"/>
              <w:rPr>
                <w:rFonts w:ascii="TH SarabunPSK" w:hAnsi="TH SarabunPSK" w:cs="TH SarabunPSK"/>
                <w:sz w:val="28"/>
                <w:szCs w:val="28"/>
              </w:rPr>
            </w:pPr>
            <w:r w:rsidRPr="00B60D70">
              <w:rPr>
                <w:rFonts w:ascii="TH SarabunPSK" w:hAnsi="TH SarabunPSK" w:cs="TH SarabunPSK" w:hint="cs"/>
                <w:sz w:val="28"/>
                <w:szCs w:val="28"/>
                <w:cs/>
              </w:rPr>
              <w:t>อาจารย์ผู้รับผิดชอบรายวิชา</w:t>
            </w:r>
          </w:p>
          <w:p w14:paraId="630591B2" w14:textId="77777777" w:rsidR="00FC072C" w:rsidRPr="00B60D70" w:rsidRDefault="00FC072C" w:rsidP="00D420AC">
            <w:pPr>
              <w:ind w:right="26"/>
              <w:jc w:val="left"/>
              <w:rPr>
                <w:rFonts w:ascii="TH SarabunPSK" w:hAnsi="TH SarabunPSK" w:cs="TH SarabunPSK"/>
                <w:sz w:val="28"/>
                <w:szCs w:val="28"/>
                <w:cs/>
              </w:rPr>
            </w:pPr>
          </w:p>
        </w:tc>
        <w:tc>
          <w:tcPr>
            <w:tcW w:w="685" w:type="pct"/>
          </w:tcPr>
          <w:p w14:paraId="67B3366C" w14:textId="77777777" w:rsidR="00FC072C" w:rsidRPr="00B60D70" w:rsidRDefault="00FC072C" w:rsidP="00D420AC">
            <w:pPr>
              <w:ind w:right="26"/>
              <w:jc w:val="left"/>
              <w:rPr>
                <w:rFonts w:ascii="TH SarabunPSK" w:hAnsi="TH SarabunPSK" w:cs="TH SarabunPSK"/>
                <w:sz w:val="28"/>
                <w:szCs w:val="28"/>
              </w:rPr>
            </w:pPr>
            <w:r w:rsidRPr="00B60D70">
              <w:rPr>
                <w:rFonts w:ascii="TH SarabunPSK" w:hAnsi="TH SarabunPSK" w:cs="TH SarabunPSK" w:hint="cs"/>
                <w:sz w:val="28"/>
                <w:szCs w:val="28"/>
                <w:cs/>
              </w:rPr>
              <w:t>อาจารย์ผู้รับผิดชอบหลักสูตร</w:t>
            </w:r>
          </w:p>
        </w:tc>
        <w:tc>
          <w:tcPr>
            <w:tcW w:w="684" w:type="pct"/>
          </w:tcPr>
          <w:p w14:paraId="613BC87D" w14:textId="77777777" w:rsidR="00FC072C" w:rsidRPr="00B60D70" w:rsidRDefault="00FC072C" w:rsidP="00D420AC">
            <w:pPr>
              <w:ind w:right="26"/>
              <w:jc w:val="left"/>
              <w:rPr>
                <w:rFonts w:ascii="TH SarabunPSK" w:hAnsi="TH SarabunPSK" w:cs="TH SarabunPSK"/>
                <w:sz w:val="28"/>
                <w:szCs w:val="28"/>
              </w:rPr>
            </w:pPr>
            <w:r w:rsidRPr="00B60D70">
              <w:rPr>
                <w:rFonts w:ascii="TH SarabunPSK" w:hAnsi="TH SarabunPSK" w:cs="TH SarabunPSK" w:hint="cs"/>
                <w:sz w:val="28"/>
                <w:szCs w:val="28"/>
                <w:cs/>
              </w:rPr>
              <w:t>ทุกปลายภาคการศึกษา</w:t>
            </w:r>
            <w:r w:rsidRPr="00B60D70">
              <w:rPr>
                <w:rFonts w:ascii="TH SarabunPSK" w:hAnsi="TH SarabunPSK" w:cs="TH SarabunPSK" w:hint="cs"/>
                <w:sz w:val="28"/>
                <w:szCs w:val="28"/>
              </w:rPr>
              <w:t xml:space="preserve"> </w:t>
            </w:r>
          </w:p>
          <w:p w14:paraId="4D875BE5" w14:textId="77777777" w:rsidR="00FC072C" w:rsidRPr="00B60D70" w:rsidRDefault="00FC072C" w:rsidP="00D420AC">
            <w:pPr>
              <w:ind w:right="26"/>
              <w:jc w:val="left"/>
              <w:rPr>
                <w:rFonts w:ascii="TH SarabunPSK" w:hAnsi="TH SarabunPSK" w:cs="TH SarabunPSK"/>
                <w:sz w:val="28"/>
                <w:szCs w:val="28"/>
              </w:rPr>
            </w:pPr>
            <w:r w:rsidRPr="00B60D70">
              <w:rPr>
                <w:rFonts w:ascii="TH SarabunPSK" w:hAnsi="TH SarabunPSK" w:cs="TH SarabunPSK" w:hint="cs"/>
                <w:sz w:val="28"/>
                <w:szCs w:val="28"/>
              </w:rPr>
              <w:t>(</w:t>
            </w:r>
            <w:r w:rsidRPr="00B60D70">
              <w:rPr>
                <w:rFonts w:ascii="TH SarabunPSK" w:hAnsi="TH SarabunPSK" w:cs="TH SarabunPSK" w:hint="cs"/>
                <w:sz w:val="28"/>
                <w:szCs w:val="28"/>
                <w:cs/>
              </w:rPr>
              <w:t xml:space="preserve">ปีละ </w:t>
            </w:r>
            <w:r w:rsidRPr="00B60D70">
              <w:rPr>
                <w:rFonts w:ascii="TH SarabunPSK" w:hAnsi="TH SarabunPSK" w:cs="TH SarabunPSK" w:hint="cs"/>
                <w:sz w:val="28"/>
                <w:szCs w:val="28"/>
              </w:rPr>
              <w:t xml:space="preserve">2 </w:t>
            </w:r>
            <w:r w:rsidRPr="00B60D70">
              <w:rPr>
                <w:rFonts w:ascii="TH SarabunPSK" w:hAnsi="TH SarabunPSK" w:cs="TH SarabunPSK" w:hint="cs"/>
                <w:sz w:val="28"/>
                <w:szCs w:val="28"/>
                <w:cs/>
              </w:rPr>
              <w:t>ครั้ง</w:t>
            </w:r>
            <w:r w:rsidRPr="00B60D70">
              <w:rPr>
                <w:rFonts w:ascii="TH SarabunPSK" w:hAnsi="TH SarabunPSK" w:cs="TH SarabunPSK" w:hint="cs"/>
                <w:sz w:val="28"/>
                <w:szCs w:val="28"/>
              </w:rPr>
              <w:t>)</w:t>
            </w:r>
          </w:p>
        </w:tc>
      </w:tr>
      <w:tr w:rsidR="00B60D70" w:rsidRPr="00B60D70" w14:paraId="46E1E37C" w14:textId="77777777" w:rsidTr="008D0407">
        <w:trPr>
          <w:trHeight w:val="636"/>
          <w:jc w:val="center"/>
        </w:trPr>
        <w:tc>
          <w:tcPr>
            <w:tcW w:w="833" w:type="pct"/>
            <w:vMerge/>
          </w:tcPr>
          <w:p w14:paraId="667F6BE1" w14:textId="77777777" w:rsidR="00FC072C" w:rsidRPr="00B60D70" w:rsidRDefault="00FC072C" w:rsidP="00D420AC">
            <w:pPr>
              <w:pStyle w:val="af9"/>
              <w:ind w:left="454" w:right="26"/>
              <w:jc w:val="left"/>
              <w:rPr>
                <w:rFonts w:ascii="TH SarabunPSK" w:hAnsi="TH SarabunPSK" w:cs="TH SarabunPSK"/>
                <w:b/>
                <w:bCs/>
                <w:sz w:val="28"/>
                <w:szCs w:val="28"/>
                <w:cs/>
              </w:rPr>
            </w:pPr>
          </w:p>
        </w:tc>
        <w:tc>
          <w:tcPr>
            <w:tcW w:w="1056" w:type="pct"/>
          </w:tcPr>
          <w:p w14:paraId="415A7A9E" w14:textId="77777777" w:rsidR="00FC072C" w:rsidRPr="00B60D70" w:rsidRDefault="00FC072C" w:rsidP="00D420AC">
            <w:pPr>
              <w:ind w:right="26"/>
              <w:jc w:val="left"/>
              <w:rPr>
                <w:rFonts w:ascii="TH SarabunPSK" w:hAnsi="TH SarabunPSK" w:cs="TH SarabunPSK"/>
                <w:sz w:val="28"/>
                <w:szCs w:val="28"/>
              </w:rPr>
            </w:pPr>
            <w:r w:rsidRPr="00B60D70">
              <w:rPr>
                <w:rFonts w:ascii="TH SarabunPSK" w:hAnsi="TH SarabunPSK" w:cs="TH SarabunPSK" w:hint="cs"/>
                <w:sz w:val="28"/>
                <w:szCs w:val="28"/>
                <w:cs/>
              </w:rPr>
              <w:t>การบรรลุ</w:t>
            </w:r>
            <w:r w:rsidRPr="00B60D70">
              <w:rPr>
                <w:rFonts w:ascii="TH SarabunPSK" w:hAnsi="TH SarabunPSK" w:cs="TH SarabunPSK" w:hint="cs"/>
                <w:sz w:val="28"/>
                <w:szCs w:val="28"/>
              </w:rPr>
              <w:t xml:space="preserve"> PLOs </w:t>
            </w:r>
            <w:r w:rsidRPr="00B60D70">
              <w:rPr>
                <w:rFonts w:ascii="TH SarabunPSK" w:hAnsi="TH SarabunPSK" w:cs="TH SarabunPSK" w:hint="cs"/>
                <w:sz w:val="28"/>
                <w:szCs w:val="28"/>
                <w:cs/>
              </w:rPr>
              <w:t xml:space="preserve">ของนักศึกษาตามลำดับขั้นความก้าวหน้า </w:t>
            </w:r>
            <w:r w:rsidRPr="00B60D70">
              <w:rPr>
                <w:rFonts w:ascii="TH SarabunPSK" w:hAnsi="TH SarabunPSK" w:cs="TH SarabunPSK" w:hint="cs"/>
                <w:sz w:val="28"/>
                <w:szCs w:val="28"/>
                <w:cs/>
              </w:rPr>
              <w:br/>
              <w:t>(</w:t>
            </w:r>
            <w:r w:rsidRPr="00B60D70">
              <w:rPr>
                <w:rFonts w:ascii="TH SarabunPSK" w:hAnsi="TH SarabunPSK" w:cs="TH SarabunPSK" w:hint="cs"/>
                <w:sz w:val="28"/>
                <w:szCs w:val="28"/>
              </w:rPr>
              <w:t>Stage-LOs</w:t>
            </w:r>
            <w:r w:rsidRPr="00B60D70">
              <w:rPr>
                <w:rFonts w:ascii="TH SarabunPSK" w:hAnsi="TH SarabunPSK" w:cs="TH SarabunPSK" w:hint="cs"/>
                <w:sz w:val="28"/>
                <w:szCs w:val="28"/>
                <w:cs/>
              </w:rPr>
              <w:t>)</w:t>
            </w:r>
          </w:p>
        </w:tc>
        <w:tc>
          <w:tcPr>
            <w:tcW w:w="1057" w:type="pct"/>
          </w:tcPr>
          <w:p w14:paraId="471EDE1C" w14:textId="2B1767A5" w:rsidR="00FC072C" w:rsidRPr="00B60D70" w:rsidRDefault="00FC072C" w:rsidP="00D420AC">
            <w:pPr>
              <w:ind w:right="26"/>
              <w:jc w:val="left"/>
              <w:rPr>
                <w:rFonts w:ascii="TH SarabunPSK" w:hAnsi="TH SarabunPSK" w:cs="TH SarabunPSK"/>
                <w:sz w:val="28"/>
                <w:szCs w:val="28"/>
              </w:rPr>
            </w:pPr>
            <w:r w:rsidRPr="00B60D70">
              <w:rPr>
                <w:rFonts w:ascii="TH SarabunPSK" w:hAnsi="TH SarabunPSK" w:cs="TH SarabunPSK" w:hint="cs"/>
                <w:sz w:val="28"/>
                <w:szCs w:val="28"/>
                <w:cs/>
              </w:rPr>
              <w:t xml:space="preserve">การสรุปภาพรวมการบรรลุ </w:t>
            </w:r>
            <w:r w:rsidRPr="00B60D70">
              <w:rPr>
                <w:rFonts w:ascii="TH SarabunPSK" w:hAnsi="TH SarabunPSK" w:cs="TH SarabunPSK" w:hint="cs"/>
                <w:sz w:val="28"/>
                <w:szCs w:val="28"/>
              </w:rPr>
              <w:t>PLOs</w:t>
            </w:r>
            <w:r w:rsidRPr="00B60D70">
              <w:rPr>
                <w:rFonts w:ascii="TH SarabunPSK" w:hAnsi="TH SarabunPSK" w:cs="TH SarabunPSK" w:hint="cs"/>
                <w:sz w:val="28"/>
                <w:szCs w:val="28"/>
                <w:cs/>
              </w:rPr>
              <w:t xml:space="preserve"> ตามเกณฑ์ใน </w:t>
            </w:r>
            <w:r w:rsidRPr="00B60D70">
              <w:rPr>
                <w:rFonts w:ascii="TH SarabunPSK" w:hAnsi="TH SarabunPSK" w:cs="TH SarabunPSK" w:hint="cs"/>
                <w:sz w:val="28"/>
                <w:szCs w:val="28"/>
              </w:rPr>
              <w:t>Stage L</w:t>
            </w:r>
            <w:r w:rsidR="0058440C" w:rsidRPr="00B60D70">
              <w:rPr>
                <w:rFonts w:ascii="TH SarabunPSK" w:hAnsi="TH SarabunPSK" w:cs="TH SarabunPSK"/>
                <w:sz w:val="28"/>
                <w:szCs w:val="28"/>
              </w:rPr>
              <w:t>o</w:t>
            </w:r>
            <w:r w:rsidRPr="00B60D70">
              <w:rPr>
                <w:rFonts w:ascii="TH SarabunPSK" w:hAnsi="TH SarabunPSK" w:cs="TH SarabunPSK" w:hint="cs"/>
                <w:sz w:val="28"/>
                <w:szCs w:val="28"/>
              </w:rPr>
              <w:t>s</w:t>
            </w:r>
          </w:p>
        </w:tc>
        <w:tc>
          <w:tcPr>
            <w:tcW w:w="685" w:type="pct"/>
          </w:tcPr>
          <w:p w14:paraId="063BA26E"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อาจารย์ผู้รับผิดชอบหลักสูตร</w:t>
            </w:r>
          </w:p>
        </w:tc>
        <w:tc>
          <w:tcPr>
            <w:tcW w:w="685" w:type="pct"/>
          </w:tcPr>
          <w:p w14:paraId="38D309AA" w14:textId="25F4E9CF"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อาจารย์ผู้รับผิดชอบหลักสูตรร่วมกับอาจารย์</w:t>
            </w:r>
          </w:p>
        </w:tc>
        <w:tc>
          <w:tcPr>
            <w:tcW w:w="684" w:type="pct"/>
          </w:tcPr>
          <w:p w14:paraId="13267EF9"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ทุกปีการศึกษา</w:t>
            </w:r>
          </w:p>
        </w:tc>
      </w:tr>
      <w:tr w:rsidR="00B60D70" w:rsidRPr="00B60D70" w14:paraId="607331A4" w14:textId="77777777" w:rsidTr="008D0407">
        <w:tblPrEx>
          <w:jc w:val="left"/>
        </w:tblPrEx>
        <w:trPr>
          <w:trHeight w:val="1090"/>
        </w:trPr>
        <w:tc>
          <w:tcPr>
            <w:tcW w:w="833" w:type="pct"/>
          </w:tcPr>
          <w:p w14:paraId="62E0DB65" w14:textId="77777777" w:rsidR="00FC072C" w:rsidRPr="00B60D70" w:rsidRDefault="00FC072C" w:rsidP="00D420AC">
            <w:pPr>
              <w:pStyle w:val="Default"/>
              <w:rPr>
                <w:rFonts w:ascii="TH SarabunPSK" w:hAnsi="TH SarabunPSK" w:cs="TH SarabunPSK"/>
                <w:b/>
                <w:bCs/>
                <w:color w:val="auto"/>
                <w:sz w:val="28"/>
                <w:szCs w:val="28"/>
              </w:rPr>
            </w:pPr>
            <w:r w:rsidRPr="00B60D70">
              <w:rPr>
                <w:rFonts w:ascii="TH SarabunPSK" w:hAnsi="TH SarabunPSK" w:cs="TH SarabunPSK" w:hint="cs"/>
                <w:b/>
                <w:bCs/>
                <w:color w:val="auto"/>
                <w:sz w:val="28"/>
                <w:szCs w:val="28"/>
              </w:rPr>
              <w:t>6</w:t>
            </w:r>
            <w:r w:rsidRPr="00B60D70">
              <w:rPr>
                <w:rFonts w:ascii="TH SarabunPSK" w:hAnsi="TH SarabunPSK" w:cs="TH SarabunPSK" w:hint="cs"/>
                <w:b/>
                <w:bCs/>
                <w:color w:val="auto"/>
                <w:sz w:val="28"/>
                <w:szCs w:val="28"/>
                <w:cs/>
              </w:rPr>
              <w:t xml:space="preserve">) สิ่งสนับสนุนการเรียนรู้ </w:t>
            </w:r>
          </w:p>
          <w:p w14:paraId="674D993D" w14:textId="77777777" w:rsidR="00FC072C" w:rsidRPr="00B60D70" w:rsidRDefault="00FC072C" w:rsidP="00FF7D50">
            <w:pPr>
              <w:pStyle w:val="Default"/>
              <w:numPr>
                <w:ilvl w:val="0"/>
                <w:numId w:val="106"/>
              </w:numPr>
              <w:ind w:left="454" w:hanging="217"/>
              <w:rPr>
                <w:rFonts w:ascii="TH SarabunPSK" w:hAnsi="TH SarabunPSK" w:cs="TH SarabunPSK"/>
                <w:b/>
                <w:bCs/>
                <w:color w:val="auto"/>
                <w:sz w:val="28"/>
                <w:szCs w:val="28"/>
              </w:rPr>
            </w:pPr>
            <w:r w:rsidRPr="00B60D70">
              <w:rPr>
                <w:rFonts w:ascii="TH SarabunPSK" w:hAnsi="TH SarabunPSK" w:cs="TH SarabunPSK" w:hint="cs"/>
                <w:b/>
                <w:bCs/>
                <w:color w:val="auto"/>
                <w:sz w:val="28"/>
                <w:szCs w:val="28"/>
                <w:cs/>
              </w:rPr>
              <w:t>เครื่องมืออุปกรณ์</w:t>
            </w:r>
          </w:p>
          <w:p w14:paraId="26FCBA6A" w14:textId="77777777" w:rsidR="00FC072C" w:rsidRPr="00B60D70" w:rsidRDefault="00FC072C" w:rsidP="00FF7D50">
            <w:pPr>
              <w:pStyle w:val="Default"/>
              <w:numPr>
                <w:ilvl w:val="0"/>
                <w:numId w:val="106"/>
              </w:numPr>
              <w:ind w:left="454" w:hanging="217"/>
              <w:rPr>
                <w:rFonts w:ascii="TH SarabunPSK" w:hAnsi="TH SarabunPSK" w:cs="TH SarabunPSK"/>
                <w:b/>
                <w:bCs/>
                <w:color w:val="auto"/>
                <w:sz w:val="28"/>
                <w:szCs w:val="28"/>
              </w:rPr>
            </w:pPr>
            <w:r w:rsidRPr="00B60D70">
              <w:rPr>
                <w:rFonts w:ascii="TH SarabunPSK" w:hAnsi="TH SarabunPSK" w:cs="TH SarabunPSK" w:hint="cs"/>
                <w:b/>
                <w:bCs/>
                <w:color w:val="auto"/>
                <w:sz w:val="28"/>
                <w:szCs w:val="28"/>
                <w:cs/>
              </w:rPr>
              <w:t>สถานที่</w:t>
            </w:r>
          </w:p>
          <w:p w14:paraId="488834A5" w14:textId="77777777" w:rsidR="00FC072C" w:rsidRPr="00B60D70" w:rsidRDefault="00FC072C" w:rsidP="00FF7D50">
            <w:pPr>
              <w:pStyle w:val="Default"/>
              <w:numPr>
                <w:ilvl w:val="0"/>
                <w:numId w:val="106"/>
              </w:numPr>
              <w:ind w:left="454" w:hanging="217"/>
              <w:rPr>
                <w:rFonts w:ascii="TH SarabunPSK" w:hAnsi="TH SarabunPSK" w:cs="TH SarabunPSK"/>
                <w:b/>
                <w:bCs/>
                <w:color w:val="auto"/>
                <w:sz w:val="28"/>
                <w:szCs w:val="28"/>
              </w:rPr>
            </w:pPr>
            <w:r w:rsidRPr="00B60D70">
              <w:rPr>
                <w:rFonts w:ascii="TH SarabunPSK" w:hAnsi="TH SarabunPSK" w:cs="TH SarabunPSK" w:hint="cs"/>
                <w:b/>
                <w:bCs/>
                <w:color w:val="auto"/>
                <w:sz w:val="28"/>
                <w:szCs w:val="28"/>
                <w:cs/>
              </w:rPr>
              <w:t xml:space="preserve">เทคโนโลยี </w:t>
            </w:r>
          </w:p>
          <w:p w14:paraId="5BC0E541" w14:textId="08717F37" w:rsidR="00FC072C" w:rsidRPr="00B60D70" w:rsidRDefault="00FC072C" w:rsidP="00FF7D50">
            <w:pPr>
              <w:pStyle w:val="Default"/>
              <w:numPr>
                <w:ilvl w:val="0"/>
                <w:numId w:val="106"/>
              </w:numPr>
              <w:ind w:left="454" w:hanging="217"/>
              <w:rPr>
                <w:rFonts w:ascii="TH SarabunPSK" w:hAnsi="TH SarabunPSK" w:cs="TH SarabunPSK"/>
                <w:b/>
                <w:bCs/>
                <w:color w:val="auto"/>
                <w:sz w:val="28"/>
                <w:szCs w:val="28"/>
                <w:cs/>
              </w:rPr>
            </w:pPr>
            <w:r w:rsidRPr="00B60D70">
              <w:rPr>
                <w:rFonts w:ascii="TH SarabunPSK" w:hAnsi="TH SarabunPSK" w:cs="TH SarabunPSK" w:hint="cs"/>
                <w:b/>
                <w:bCs/>
                <w:color w:val="auto"/>
                <w:sz w:val="28"/>
                <w:szCs w:val="28"/>
                <w:cs/>
              </w:rPr>
              <w:t>อื่น</w:t>
            </w:r>
            <w:r w:rsidR="00D420AC" w:rsidRPr="00B60D70">
              <w:rPr>
                <w:rFonts w:ascii="TH SarabunPSK" w:hAnsi="TH SarabunPSK" w:cs="TH SarabunPSK" w:hint="cs"/>
                <w:b/>
                <w:bCs/>
                <w:color w:val="auto"/>
                <w:sz w:val="28"/>
                <w:szCs w:val="28"/>
                <w:cs/>
              </w:rPr>
              <w:t xml:space="preserve"> ๆ</w:t>
            </w:r>
            <w:r w:rsidRPr="00B60D70">
              <w:rPr>
                <w:rFonts w:ascii="TH SarabunPSK" w:hAnsi="TH SarabunPSK" w:cs="TH SarabunPSK" w:hint="cs"/>
                <w:b/>
                <w:bCs/>
                <w:color w:val="auto"/>
                <w:sz w:val="28"/>
                <w:szCs w:val="28"/>
                <w:cs/>
              </w:rPr>
              <w:t xml:space="preserve"> </w:t>
            </w:r>
          </w:p>
        </w:tc>
        <w:tc>
          <w:tcPr>
            <w:tcW w:w="1056" w:type="pct"/>
          </w:tcPr>
          <w:p w14:paraId="1227D5CB" w14:textId="748A6534" w:rsidR="00FC072C" w:rsidRPr="00B60D70" w:rsidRDefault="00FC072C" w:rsidP="00FF7D50">
            <w:pPr>
              <w:pStyle w:val="af9"/>
              <w:numPr>
                <w:ilvl w:val="0"/>
                <w:numId w:val="7"/>
              </w:numPr>
              <w:ind w:left="198" w:right="26" w:hanging="180"/>
              <w:jc w:val="left"/>
              <w:rPr>
                <w:rFonts w:ascii="TH SarabunPSK" w:hAnsi="TH SarabunPSK" w:cs="TH SarabunPSK"/>
                <w:sz w:val="28"/>
                <w:szCs w:val="28"/>
              </w:rPr>
            </w:pPr>
            <w:r w:rsidRPr="00B60D70">
              <w:rPr>
                <w:rFonts w:ascii="TH SarabunPSK" w:hAnsi="TH SarabunPSK" w:cs="TH SarabunPSK" w:hint="cs"/>
                <w:sz w:val="28"/>
                <w:szCs w:val="28"/>
                <w:cs/>
              </w:rPr>
              <w:t>ปริมาณที่เพียงพอและเหมาะสมต่อจ</w:t>
            </w:r>
            <w:r w:rsidR="00AA084A" w:rsidRPr="00B60D70">
              <w:rPr>
                <w:rFonts w:ascii="TH SarabunPSK" w:hAnsi="TH SarabunPSK" w:cs="TH SarabunPSK" w:hint="cs"/>
                <w:sz w:val="28"/>
                <w:szCs w:val="28"/>
                <w:cs/>
              </w:rPr>
              <w:t>ำ</w:t>
            </w:r>
            <w:r w:rsidRPr="00B60D70">
              <w:rPr>
                <w:rFonts w:ascii="TH SarabunPSK" w:hAnsi="TH SarabunPSK" w:cs="TH SarabunPSK" w:hint="cs"/>
                <w:sz w:val="28"/>
                <w:szCs w:val="28"/>
                <w:cs/>
              </w:rPr>
              <w:t xml:space="preserve">นวนนักศึกษา </w:t>
            </w:r>
          </w:p>
          <w:p w14:paraId="1D4184CB" w14:textId="77777777" w:rsidR="00FC072C" w:rsidRPr="00B60D70" w:rsidRDefault="00FC072C" w:rsidP="00FF7D50">
            <w:pPr>
              <w:pStyle w:val="af9"/>
              <w:numPr>
                <w:ilvl w:val="0"/>
                <w:numId w:val="7"/>
              </w:numPr>
              <w:ind w:left="198" w:right="26" w:hanging="180"/>
              <w:jc w:val="left"/>
              <w:rPr>
                <w:rFonts w:ascii="TH SarabunPSK" w:hAnsi="TH SarabunPSK" w:cs="TH SarabunPSK"/>
                <w:sz w:val="28"/>
                <w:szCs w:val="28"/>
              </w:rPr>
            </w:pPr>
            <w:r w:rsidRPr="00B60D70">
              <w:rPr>
                <w:rFonts w:ascii="TH SarabunPSK" w:hAnsi="TH SarabunPSK" w:cs="TH SarabunPSK" w:hint="cs"/>
                <w:sz w:val="28"/>
                <w:szCs w:val="28"/>
                <w:cs/>
              </w:rPr>
              <w:t xml:space="preserve">ความทันสมัย </w:t>
            </w:r>
          </w:p>
          <w:p w14:paraId="7590347D" w14:textId="77777777" w:rsidR="00FC072C" w:rsidRPr="00B60D70" w:rsidRDefault="00FC072C" w:rsidP="00D420AC">
            <w:pPr>
              <w:ind w:right="26"/>
              <w:jc w:val="left"/>
              <w:rPr>
                <w:rFonts w:ascii="TH SarabunPSK" w:hAnsi="TH SarabunPSK" w:cs="TH SarabunPSK"/>
                <w:sz w:val="28"/>
                <w:szCs w:val="28"/>
              </w:rPr>
            </w:pPr>
          </w:p>
        </w:tc>
        <w:tc>
          <w:tcPr>
            <w:tcW w:w="1057" w:type="pct"/>
          </w:tcPr>
          <w:p w14:paraId="383A89F6" w14:textId="77777777" w:rsidR="00FC072C" w:rsidRPr="00B60D70" w:rsidRDefault="00FC072C" w:rsidP="00FF7D50">
            <w:pPr>
              <w:pStyle w:val="af9"/>
              <w:numPr>
                <w:ilvl w:val="0"/>
                <w:numId w:val="7"/>
              </w:numPr>
              <w:ind w:left="198" w:right="26" w:hanging="180"/>
              <w:jc w:val="left"/>
              <w:rPr>
                <w:rFonts w:ascii="TH SarabunPSK" w:hAnsi="TH SarabunPSK" w:cs="TH SarabunPSK"/>
                <w:sz w:val="28"/>
                <w:szCs w:val="28"/>
              </w:rPr>
            </w:pPr>
            <w:r w:rsidRPr="00B60D70">
              <w:rPr>
                <w:rFonts w:ascii="TH SarabunPSK" w:hAnsi="TH SarabunPSK" w:cs="TH SarabunPSK" w:hint="cs"/>
                <w:sz w:val="28"/>
                <w:szCs w:val="28"/>
                <w:cs/>
              </w:rPr>
              <w:t>สำรวจปริมาณสิ่งสนับสนุนด้วยแบบสำรวจ</w:t>
            </w:r>
          </w:p>
          <w:p w14:paraId="38CB613C" w14:textId="77777777" w:rsidR="00FC072C" w:rsidRPr="00B60D70" w:rsidRDefault="00FC072C" w:rsidP="00FF7D50">
            <w:pPr>
              <w:pStyle w:val="af9"/>
              <w:numPr>
                <w:ilvl w:val="0"/>
                <w:numId w:val="7"/>
              </w:numPr>
              <w:ind w:left="198" w:right="26" w:hanging="180"/>
              <w:jc w:val="left"/>
              <w:rPr>
                <w:rFonts w:ascii="TH SarabunPSK" w:hAnsi="TH SarabunPSK" w:cs="TH SarabunPSK"/>
                <w:sz w:val="28"/>
                <w:szCs w:val="28"/>
              </w:rPr>
            </w:pPr>
            <w:r w:rsidRPr="00B60D70">
              <w:rPr>
                <w:rFonts w:ascii="TH SarabunPSK" w:hAnsi="TH SarabunPSK" w:cs="TH SarabunPSK" w:hint="cs"/>
                <w:sz w:val="28"/>
                <w:szCs w:val="28"/>
                <w:cs/>
              </w:rPr>
              <w:t>สำรวจสภาพสถานที่และ</w:t>
            </w:r>
          </w:p>
          <w:p w14:paraId="6D5DFD7B" w14:textId="77777777" w:rsidR="00FC072C" w:rsidRPr="00B60D70" w:rsidRDefault="00FC072C" w:rsidP="00D420AC">
            <w:pPr>
              <w:pStyle w:val="af9"/>
              <w:ind w:left="198" w:right="26"/>
              <w:jc w:val="left"/>
              <w:rPr>
                <w:rFonts w:ascii="TH SarabunPSK" w:hAnsi="TH SarabunPSK" w:cs="TH SarabunPSK"/>
                <w:sz w:val="28"/>
                <w:szCs w:val="28"/>
                <w:cs/>
              </w:rPr>
            </w:pPr>
            <w:r w:rsidRPr="00B60D70">
              <w:rPr>
                <w:rFonts w:ascii="TH SarabunPSK" w:hAnsi="TH SarabunPSK" w:cs="TH SarabunPSK" w:hint="cs"/>
                <w:sz w:val="28"/>
                <w:szCs w:val="28"/>
                <w:cs/>
              </w:rPr>
              <w:t>ความพร้อมต่อการจัดการเรียนการสอนและการเรียนรู้ของนักศึกษา</w:t>
            </w:r>
          </w:p>
        </w:tc>
        <w:tc>
          <w:tcPr>
            <w:tcW w:w="685" w:type="pct"/>
          </w:tcPr>
          <w:p w14:paraId="49D24AD9" w14:textId="77777777" w:rsidR="00FC072C" w:rsidRPr="00B60D70" w:rsidRDefault="00FC072C" w:rsidP="00D420AC">
            <w:pPr>
              <w:ind w:right="26"/>
              <w:jc w:val="left"/>
              <w:rPr>
                <w:rFonts w:ascii="TH SarabunPSK" w:hAnsi="TH SarabunPSK" w:cs="TH SarabunPSK"/>
                <w:sz w:val="28"/>
                <w:szCs w:val="28"/>
                <w:cs/>
              </w:rPr>
            </w:pPr>
            <w:r w:rsidRPr="00B60D70">
              <w:rPr>
                <w:rFonts w:ascii="TH SarabunPSK" w:hAnsi="TH SarabunPSK" w:cs="TH SarabunPSK" w:hint="cs"/>
                <w:sz w:val="28"/>
                <w:szCs w:val="28"/>
                <w:cs/>
              </w:rPr>
              <w:t>อาจารย์ผู้รับผิดชอบหลักสูตรและเจ้าหน้าที่หลักสูตร</w:t>
            </w:r>
          </w:p>
        </w:tc>
        <w:tc>
          <w:tcPr>
            <w:tcW w:w="685" w:type="pct"/>
          </w:tcPr>
          <w:p w14:paraId="238E47B7" w14:textId="77777777" w:rsidR="00FC072C" w:rsidRPr="00B60D70" w:rsidRDefault="00FC072C" w:rsidP="00D420AC">
            <w:pPr>
              <w:ind w:right="26"/>
              <w:jc w:val="left"/>
              <w:rPr>
                <w:rFonts w:ascii="TH SarabunPSK" w:hAnsi="TH SarabunPSK" w:cs="TH SarabunPSK"/>
                <w:sz w:val="28"/>
                <w:szCs w:val="28"/>
              </w:rPr>
            </w:pPr>
            <w:r w:rsidRPr="00B60D70">
              <w:rPr>
                <w:rFonts w:ascii="TH SarabunPSK" w:hAnsi="TH SarabunPSK" w:cs="TH SarabunPSK" w:hint="cs"/>
                <w:sz w:val="28"/>
                <w:szCs w:val="28"/>
                <w:cs/>
              </w:rPr>
              <w:t>อาจารย์ผู้รับผิดชอบหลักสูตร</w:t>
            </w:r>
          </w:p>
        </w:tc>
        <w:tc>
          <w:tcPr>
            <w:tcW w:w="684" w:type="pct"/>
          </w:tcPr>
          <w:p w14:paraId="24620C00" w14:textId="77777777" w:rsidR="00FC072C" w:rsidRPr="00B60D70" w:rsidRDefault="00FC072C" w:rsidP="00D420AC">
            <w:pPr>
              <w:ind w:right="26"/>
              <w:jc w:val="left"/>
              <w:rPr>
                <w:rFonts w:ascii="TH SarabunPSK" w:hAnsi="TH SarabunPSK" w:cs="TH SarabunPSK"/>
                <w:sz w:val="28"/>
                <w:szCs w:val="28"/>
              </w:rPr>
            </w:pPr>
            <w:r w:rsidRPr="00B60D70">
              <w:rPr>
                <w:rFonts w:ascii="TH SarabunPSK" w:hAnsi="TH SarabunPSK" w:cs="TH SarabunPSK" w:hint="cs"/>
                <w:sz w:val="28"/>
                <w:szCs w:val="28"/>
                <w:cs/>
              </w:rPr>
              <w:t>ทุกปลายภาคการศึกษา</w:t>
            </w:r>
            <w:r w:rsidRPr="00B60D70">
              <w:rPr>
                <w:rFonts w:ascii="TH SarabunPSK" w:hAnsi="TH SarabunPSK" w:cs="TH SarabunPSK" w:hint="cs"/>
                <w:sz w:val="28"/>
                <w:szCs w:val="28"/>
              </w:rPr>
              <w:t xml:space="preserve"> </w:t>
            </w:r>
          </w:p>
        </w:tc>
      </w:tr>
    </w:tbl>
    <w:p w14:paraId="3E445205" w14:textId="77777777" w:rsidR="00FC072C" w:rsidRPr="00B60D70" w:rsidRDefault="00FC072C" w:rsidP="00FC072C">
      <w:pPr>
        <w:autoSpaceDE w:val="0"/>
        <w:autoSpaceDN w:val="0"/>
        <w:adjustRightInd w:val="0"/>
        <w:rPr>
          <w:rFonts w:ascii="TH SarabunPSK" w:hAnsi="TH SarabunPSK" w:cs="TH SarabunPSK"/>
          <w:cs/>
        </w:rPr>
        <w:sectPr w:rsidR="00FC072C" w:rsidRPr="00B60D70" w:rsidSect="00FC072C">
          <w:pgSz w:w="16838" w:h="11906" w:orient="landscape" w:code="9"/>
          <w:pgMar w:top="1440" w:right="1440" w:bottom="1440" w:left="1440" w:header="709" w:footer="709" w:gutter="0"/>
          <w:cols w:space="708"/>
          <w:docGrid w:linePitch="360"/>
        </w:sectPr>
      </w:pPr>
    </w:p>
    <w:p w14:paraId="6C4687D7" w14:textId="1EE9BEB2" w:rsidR="009E6917" w:rsidRPr="00B60D70" w:rsidRDefault="00D756E0" w:rsidP="00FF7D50">
      <w:pPr>
        <w:pStyle w:val="1"/>
        <w:numPr>
          <w:ilvl w:val="0"/>
          <w:numId w:val="76"/>
        </w:numPr>
        <w:ind w:left="993" w:hanging="993"/>
        <w:rPr>
          <w:rFonts w:ascii="TH SarabunPSK" w:hAnsi="TH SarabunPSK" w:cs="TH SarabunPSK"/>
          <w:cs/>
        </w:rPr>
      </w:pPr>
      <w:bookmarkStart w:id="187" w:name="_Toc161400019"/>
      <w:bookmarkStart w:id="188" w:name="_Toc161496931"/>
      <w:bookmarkStart w:id="189" w:name="_Hlk117776717"/>
      <w:bookmarkStart w:id="190" w:name="_Toc179246012"/>
      <w:bookmarkStart w:id="191" w:name="_Toc179656380"/>
      <w:bookmarkStart w:id="192" w:name="_Toc180609460"/>
      <w:bookmarkStart w:id="193" w:name="_Toc191634076"/>
      <w:bookmarkEnd w:id="178"/>
      <w:bookmarkEnd w:id="185"/>
      <w:r w:rsidRPr="00B60D70">
        <w:rPr>
          <w:rFonts w:ascii="TH SarabunPSK" w:hAnsi="TH SarabunPSK" w:cs="TH SarabunPSK" w:hint="cs"/>
          <w:cs/>
        </w:rPr>
        <w:lastRenderedPageBreak/>
        <w:t>รายละเอียดเฉพาะของหลักสูตร (</w:t>
      </w:r>
      <w:proofErr w:type="spellStart"/>
      <w:r w:rsidRPr="00B60D70">
        <w:rPr>
          <w:rFonts w:ascii="TH SarabunPSK" w:hAnsi="TH SarabunPSK" w:cs="TH SarabunPSK" w:hint="cs"/>
        </w:rPr>
        <w:t>Program</w:t>
      </w:r>
      <w:proofErr w:type="spellEnd"/>
      <w:r w:rsidRPr="00B60D70">
        <w:rPr>
          <w:rFonts w:ascii="TH SarabunPSK" w:hAnsi="TH SarabunPSK" w:cs="TH SarabunPSK" w:hint="cs"/>
        </w:rPr>
        <w:t xml:space="preserve"> </w:t>
      </w:r>
      <w:proofErr w:type="spellStart"/>
      <w:r w:rsidRPr="00B60D70">
        <w:rPr>
          <w:rFonts w:ascii="TH SarabunPSK" w:hAnsi="TH SarabunPSK" w:cs="TH SarabunPSK" w:hint="cs"/>
        </w:rPr>
        <w:t>Specification</w:t>
      </w:r>
      <w:proofErr w:type="spellEnd"/>
      <w:r w:rsidRPr="00B60D70">
        <w:rPr>
          <w:rFonts w:ascii="TH SarabunPSK" w:hAnsi="TH SarabunPSK" w:cs="TH SarabunPSK" w:hint="cs"/>
        </w:rPr>
        <w:t>)</w:t>
      </w:r>
      <w:bookmarkEnd w:id="187"/>
      <w:bookmarkEnd w:id="188"/>
      <w:bookmarkEnd w:id="189"/>
      <w:bookmarkEnd w:id="190"/>
      <w:bookmarkEnd w:id="191"/>
      <w:bookmarkEnd w:id="192"/>
      <w:bookmarkEnd w:id="193"/>
    </w:p>
    <w:p w14:paraId="68D63A3D" w14:textId="77777777" w:rsidR="009E6917" w:rsidRPr="00B60D70" w:rsidRDefault="009E6917" w:rsidP="00592146">
      <w:pPr>
        <w:pStyle w:val="af9"/>
        <w:rPr>
          <w:rFonts w:ascii="TH SarabunPSK" w:hAnsi="TH SarabunPSK" w:cs="TH SarabunPSK"/>
        </w:rPr>
      </w:pPr>
      <w:bookmarkStart w:id="194" w:name="_Hlk117776132"/>
    </w:p>
    <w:p w14:paraId="7D852F2A" w14:textId="36D5EFAC" w:rsidR="009E6917" w:rsidRPr="00B60D70" w:rsidRDefault="00D756E0" w:rsidP="00FF7D50">
      <w:pPr>
        <w:pStyle w:val="2"/>
        <w:numPr>
          <w:ilvl w:val="1"/>
          <w:numId w:val="76"/>
        </w:numPr>
        <w:rPr>
          <w:rFonts w:ascii="TH SarabunPSK" w:hAnsi="TH SarabunPSK" w:cs="TH SarabunPSK"/>
        </w:rPr>
      </w:pPr>
      <w:bookmarkStart w:id="195" w:name="_Toc179246013"/>
      <w:bookmarkStart w:id="196" w:name="_Toc179656381"/>
      <w:bookmarkStart w:id="197" w:name="_Toc180609461"/>
      <w:bookmarkStart w:id="198" w:name="_Toc191634077"/>
      <w:r w:rsidRPr="00B60D70">
        <w:rPr>
          <w:rFonts w:ascii="TH SarabunPSK" w:hAnsi="TH SarabunPSK" w:cs="TH SarabunPSK" w:hint="cs"/>
          <w:cs/>
        </w:rPr>
        <w:t>รหัส</w:t>
      </w:r>
      <w:r w:rsidRPr="00B60D70">
        <w:rPr>
          <w:rFonts w:ascii="TH SarabunPSK" w:hAnsi="TH SarabunPSK" w:cs="TH SarabunPSK" w:hint="cs"/>
          <w:cs/>
          <w:lang w:val="th-TH"/>
        </w:rPr>
        <w:t>หลักสูตร</w:t>
      </w:r>
      <w:bookmarkEnd w:id="195"/>
      <w:bookmarkEnd w:id="196"/>
      <w:bookmarkEnd w:id="197"/>
      <w:bookmarkEnd w:id="198"/>
      <w:r w:rsidR="00BD7F9D" w:rsidRPr="00B60D70">
        <w:rPr>
          <w:rFonts w:ascii="TH SarabunPSK" w:hAnsi="TH SarabunPSK" w:cs="TH SarabunPSK" w:hint="cs"/>
          <w:cs/>
        </w:rPr>
        <w:t xml:space="preserve"> </w:t>
      </w:r>
      <w:r w:rsidRPr="00B60D70">
        <w:rPr>
          <w:rFonts w:ascii="TH SarabunPSK" w:hAnsi="TH SarabunPSK" w:cs="TH SarabunPSK" w:hint="cs"/>
          <w:cs/>
        </w:rPr>
        <w:t xml:space="preserve"> </w:t>
      </w:r>
      <w:bookmarkEnd w:id="194"/>
    </w:p>
    <w:p w14:paraId="0F71E609" w14:textId="3E64949A" w:rsidR="00FC072C" w:rsidRPr="00B60D70" w:rsidRDefault="00FC072C" w:rsidP="00FC072C">
      <w:pPr>
        <w:ind w:firstLine="576"/>
        <w:jc w:val="left"/>
        <w:rPr>
          <w:rFonts w:ascii="TH SarabunPSK" w:hAnsi="TH SarabunPSK" w:cs="TH SarabunPSK"/>
        </w:rPr>
      </w:pPr>
      <w:r w:rsidRPr="00B60D70">
        <w:rPr>
          <w:rFonts w:ascii="TH SarabunPSK" w:hAnsi="TH SarabunPSK" w:cs="TH SarabunPSK" w:hint="cs"/>
          <w:cs/>
        </w:rPr>
        <w:t xml:space="preserve">รหัส 14 หลักในระบบ </w:t>
      </w:r>
      <w:r w:rsidRPr="00B60D70">
        <w:rPr>
          <w:rFonts w:ascii="TH SarabunPSK" w:hAnsi="TH SarabunPSK" w:cs="TH SarabunPSK" w:hint="cs"/>
        </w:rPr>
        <w:t>CHECO</w:t>
      </w:r>
      <w:r w:rsidRPr="00B60D70">
        <w:rPr>
          <w:rFonts w:ascii="TH SarabunPSK" w:hAnsi="TH SarabunPSK" w:cs="TH SarabunPSK" w:hint="cs"/>
          <w:cs/>
        </w:rPr>
        <w:t xml:space="preserve"> </w:t>
      </w:r>
      <w:r w:rsidRPr="00B60D70">
        <w:rPr>
          <w:rFonts w:ascii="TH SarabunPSK" w:hAnsi="TH SarabunPSK" w:cs="TH SarabunPSK" w:hint="cs"/>
        </w:rPr>
        <w:t>: 25470141100615</w:t>
      </w:r>
    </w:p>
    <w:p w14:paraId="4A4E9FC4" w14:textId="77777777" w:rsidR="009E6917" w:rsidRPr="00B60D70" w:rsidRDefault="009E6917" w:rsidP="00592146">
      <w:pPr>
        <w:pStyle w:val="af9"/>
        <w:rPr>
          <w:rFonts w:ascii="TH SarabunPSK" w:hAnsi="TH SarabunPSK" w:cs="TH SarabunPSK"/>
          <w:sz w:val="20"/>
          <w:szCs w:val="20"/>
        </w:rPr>
      </w:pPr>
    </w:p>
    <w:p w14:paraId="45540BDA" w14:textId="77777777" w:rsidR="009E6917" w:rsidRPr="00B60D70" w:rsidRDefault="00D756E0" w:rsidP="00FF7D50">
      <w:pPr>
        <w:pStyle w:val="2"/>
        <w:numPr>
          <w:ilvl w:val="1"/>
          <w:numId w:val="76"/>
        </w:numPr>
        <w:rPr>
          <w:rFonts w:ascii="TH SarabunPSK" w:hAnsi="TH SarabunPSK" w:cs="TH SarabunPSK"/>
          <w:lang w:val="th-TH"/>
        </w:rPr>
      </w:pPr>
      <w:bookmarkStart w:id="199" w:name="_Hlk117776138"/>
      <w:bookmarkStart w:id="200" w:name="_Toc179246014"/>
      <w:bookmarkStart w:id="201" w:name="_Toc179656382"/>
      <w:bookmarkStart w:id="202" w:name="_Toc180609462"/>
      <w:bookmarkStart w:id="203" w:name="_Toc191634078"/>
      <w:r w:rsidRPr="00B60D70">
        <w:rPr>
          <w:rFonts w:ascii="TH SarabunPSK" w:hAnsi="TH SarabunPSK" w:cs="TH SarabunPSK" w:hint="cs"/>
          <w:cs/>
        </w:rPr>
        <w:t>ชื่อหลักสูตร</w:t>
      </w:r>
      <w:bookmarkEnd w:id="199"/>
      <w:bookmarkEnd w:id="200"/>
      <w:bookmarkEnd w:id="201"/>
      <w:bookmarkEnd w:id="202"/>
      <w:bookmarkEnd w:id="203"/>
      <w:r w:rsidRPr="00B60D70">
        <w:rPr>
          <w:rFonts w:ascii="TH SarabunPSK" w:hAnsi="TH SarabunPSK" w:cs="TH SarabunPSK" w:hint="cs"/>
          <w:cs/>
          <w:lang w:val="th-TH"/>
        </w:rPr>
        <w:tab/>
      </w:r>
    </w:p>
    <w:p w14:paraId="6D17D770" w14:textId="40483E8A" w:rsidR="009E6917" w:rsidRPr="00B60D70" w:rsidRDefault="00D756E0" w:rsidP="00BB497C">
      <w:pPr>
        <w:ind w:right="-472" w:firstLine="576"/>
        <w:rPr>
          <w:rFonts w:ascii="TH SarabunPSK" w:hAnsi="TH SarabunPSK" w:cs="TH SarabunPSK" w:hint="cs"/>
        </w:rPr>
      </w:pPr>
      <w:r w:rsidRPr="00B60D70">
        <w:rPr>
          <w:rFonts w:ascii="TH SarabunPSK" w:hAnsi="TH SarabunPSK" w:cs="TH SarabunPSK" w:hint="cs"/>
          <w:cs/>
        </w:rPr>
        <w:t>(</w:t>
      </w:r>
      <w:r w:rsidRPr="00B60D70">
        <w:rPr>
          <w:rFonts w:ascii="TH SarabunPSK" w:hAnsi="TH SarabunPSK" w:cs="TH SarabunPSK" w:hint="cs"/>
          <w:cs/>
          <w:lang w:val="th-TH"/>
        </w:rPr>
        <w:t>ภาษาไทย</w:t>
      </w:r>
      <w:r w:rsidRPr="00B60D70">
        <w:rPr>
          <w:rFonts w:ascii="TH SarabunPSK" w:hAnsi="TH SarabunPSK" w:cs="TH SarabunPSK" w:hint="cs"/>
          <w:cs/>
        </w:rPr>
        <w:t>)</w:t>
      </w:r>
      <w:r w:rsidRPr="00B60D70">
        <w:rPr>
          <w:rFonts w:ascii="TH SarabunPSK" w:hAnsi="TH SarabunPSK" w:cs="TH SarabunPSK" w:hint="cs"/>
        </w:rPr>
        <w:tab/>
      </w:r>
      <w:r w:rsidRPr="00B60D70">
        <w:rPr>
          <w:rFonts w:ascii="TH SarabunPSK" w:hAnsi="TH SarabunPSK" w:cs="TH SarabunPSK" w:hint="cs"/>
          <w:cs/>
        </w:rPr>
        <w:t xml:space="preserve">: </w:t>
      </w:r>
      <w:r w:rsidRPr="00B60D70">
        <w:rPr>
          <w:rFonts w:ascii="TH SarabunPSK" w:hAnsi="TH SarabunPSK" w:cs="TH SarabunPSK" w:hint="cs"/>
        </w:rPr>
        <w:tab/>
      </w:r>
      <w:r w:rsidRPr="00B60D70">
        <w:rPr>
          <w:rFonts w:ascii="TH SarabunPSK" w:hAnsi="TH SarabunPSK" w:cs="TH SarabunPSK" w:hint="cs"/>
          <w:cs/>
          <w:lang w:val="th-TH"/>
        </w:rPr>
        <w:t>หลักสูตรครุศาสตร์อุตสาหกรรมบัณฑิต สาขาวิชาวิศวกรรมโยธา</w:t>
      </w:r>
      <w:r w:rsidR="00BB497C">
        <w:rPr>
          <w:rFonts w:ascii="TH SarabunPSK" w:hAnsi="TH SarabunPSK" w:cs="TH SarabunPSK"/>
        </w:rPr>
        <w:t xml:space="preserve"> </w:t>
      </w:r>
      <w:r w:rsidR="00BB497C" w:rsidRPr="00BB497C">
        <w:rPr>
          <w:rFonts w:ascii="TH SarabunPSK" w:hAnsi="TH SarabunPSK" w:cs="TH SarabunPSK"/>
        </w:rPr>
        <w:t>(</w:t>
      </w:r>
      <w:r w:rsidR="00BB497C" w:rsidRPr="00BB497C">
        <w:rPr>
          <w:rFonts w:ascii="TH SarabunPSK" w:hAnsi="TH SarabunPSK" w:cs="TH SarabunPSK"/>
          <w:cs/>
        </w:rPr>
        <w:t xml:space="preserve">หลักสูตร </w:t>
      </w:r>
      <w:r w:rsidR="00BB497C" w:rsidRPr="00BB497C">
        <w:rPr>
          <w:rFonts w:ascii="TH SarabunPSK" w:hAnsi="TH SarabunPSK" w:cs="TH SarabunPSK"/>
        </w:rPr>
        <w:t xml:space="preserve">5 </w:t>
      </w:r>
      <w:r w:rsidR="00BB497C" w:rsidRPr="00BB497C">
        <w:rPr>
          <w:rFonts w:ascii="TH SarabunPSK" w:hAnsi="TH SarabunPSK" w:cs="TH SarabunPSK"/>
          <w:cs/>
        </w:rPr>
        <w:t>ป</w:t>
      </w:r>
      <w:r w:rsidR="00BB497C">
        <w:rPr>
          <w:rFonts w:ascii="TH SarabunPSK" w:hAnsi="TH SarabunPSK" w:cs="TH SarabunPSK" w:hint="cs"/>
          <w:cs/>
        </w:rPr>
        <w:t>ี)</w:t>
      </w:r>
    </w:p>
    <w:p w14:paraId="4E80F43A" w14:textId="77777777" w:rsidR="00F67501" w:rsidRPr="00B60D70" w:rsidRDefault="00D756E0" w:rsidP="00F67501">
      <w:pPr>
        <w:ind w:firstLine="576"/>
        <w:jc w:val="left"/>
        <w:rPr>
          <w:rFonts w:ascii="TH SarabunPSK" w:hAnsi="TH SarabunPSK" w:cs="TH SarabunPSK"/>
        </w:rPr>
      </w:pPr>
      <w:r w:rsidRPr="00B60D70">
        <w:rPr>
          <w:rFonts w:ascii="TH SarabunPSK" w:hAnsi="TH SarabunPSK" w:cs="TH SarabunPSK" w:hint="cs"/>
        </w:rPr>
        <w:t>(</w:t>
      </w:r>
      <w:r w:rsidRPr="00B60D70">
        <w:rPr>
          <w:rFonts w:ascii="TH SarabunPSK" w:hAnsi="TH SarabunPSK" w:cs="TH SarabunPSK" w:hint="cs"/>
          <w:cs/>
          <w:lang w:val="th-TH"/>
        </w:rPr>
        <w:t>ภาษาอังกฤษ</w:t>
      </w:r>
      <w:r w:rsidRPr="00B60D70">
        <w:rPr>
          <w:rFonts w:ascii="TH SarabunPSK" w:hAnsi="TH SarabunPSK" w:cs="TH SarabunPSK" w:hint="cs"/>
          <w:cs/>
        </w:rPr>
        <w:t>)</w:t>
      </w:r>
      <w:r w:rsidR="00F67501" w:rsidRPr="00B60D70">
        <w:rPr>
          <w:rFonts w:ascii="TH SarabunPSK" w:hAnsi="TH SarabunPSK" w:cs="TH SarabunPSK" w:hint="cs"/>
        </w:rPr>
        <w:tab/>
      </w:r>
      <w:r w:rsidRPr="00B60D70">
        <w:rPr>
          <w:rFonts w:ascii="TH SarabunPSK" w:hAnsi="TH SarabunPSK" w:cs="TH SarabunPSK" w:hint="cs"/>
          <w:cs/>
        </w:rPr>
        <w:t xml:space="preserve">: </w:t>
      </w:r>
      <w:r w:rsidRPr="00B60D70">
        <w:rPr>
          <w:rFonts w:ascii="TH SarabunPSK" w:hAnsi="TH SarabunPSK" w:cs="TH SarabunPSK" w:hint="cs"/>
        </w:rPr>
        <w:tab/>
        <w:t xml:space="preserve">Bachelor of Science in Industrial Education </w:t>
      </w:r>
    </w:p>
    <w:p w14:paraId="09BF039D" w14:textId="65D0C874" w:rsidR="009E6917" w:rsidRPr="00B60D70" w:rsidRDefault="00D756E0" w:rsidP="00F67501">
      <w:pPr>
        <w:ind w:left="2160" w:firstLine="720"/>
        <w:jc w:val="left"/>
        <w:rPr>
          <w:rFonts w:ascii="TH SarabunPSK" w:hAnsi="TH SarabunPSK" w:cs="TH SarabunPSK"/>
        </w:rPr>
      </w:pPr>
      <w:r w:rsidRPr="00B60D70">
        <w:rPr>
          <w:rFonts w:ascii="TH SarabunPSK" w:hAnsi="TH SarabunPSK" w:cs="TH SarabunPSK" w:hint="cs"/>
        </w:rPr>
        <w:t>Program in Civil Engineering</w:t>
      </w:r>
      <w:r w:rsidR="00BB497C">
        <w:rPr>
          <w:rFonts w:ascii="TH SarabunPSK" w:hAnsi="TH SarabunPSK" w:cs="TH SarabunPSK"/>
        </w:rPr>
        <w:t xml:space="preserve"> </w:t>
      </w:r>
      <w:r w:rsidR="00BB497C" w:rsidRPr="00BB497C">
        <w:rPr>
          <w:rFonts w:ascii="TH SarabunPSK" w:hAnsi="TH SarabunPSK" w:cs="TH SarabunPSK"/>
        </w:rPr>
        <w:t>(5 Years Program)</w:t>
      </w:r>
    </w:p>
    <w:p w14:paraId="7FFA6450" w14:textId="77777777" w:rsidR="009E6917" w:rsidRPr="00B60D70" w:rsidRDefault="00D756E0" w:rsidP="00592146">
      <w:pPr>
        <w:pStyle w:val="af9"/>
        <w:rPr>
          <w:rFonts w:ascii="TH SarabunPSK" w:hAnsi="TH SarabunPSK" w:cs="TH SarabunPSK"/>
          <w:sz w:val="20"/>
          <w:szCs w:val="20"/>
        </w:rPr>
      </w:pPr>
      <w:r w:rsidRPr="00B60D70">
        <w:rPr>
          <w:rFonts w:ascii="TH SarabunPSK" w:hAnsi="TH SarabunPSK" w:cs="TH SarabunPSK" w:hint="cs"/>
        </w:rPr>
        <w:tab/>
      </w:r>
    </w:p>
    <w:p w14:paraId="43E75FCD" w14:textId="77777777" w:rsidR="009E6917" w:rsidRPr="00B60D70" w:rsidRDefault="00D756E0" w:rsidP="00FF7D50">
      <w:pPr>
        <w:pStyle w:val="2"/>
        <w:numPr>
          <w:ilvl w:val="1"/>
          <w:numId w:val="76"/>
        </w:numPr>
        <w:rPr>
          <w:rFonts w:ascii="TH SarabunPSK" w:hAnsi="TH SarabunPSK" w:cs="TH SarabunPSK"/>
        </w:rPr>
      </w:pPr>
      <w:bookmarkStart w:id="204" w:name="_Toc179246015"/>
      <w:bookmarkStart w:id="205" w:name="_Toc179656383"/>
      <w:bookmarkStart w:id="206" w:name="_Toc180609463"/>
      <w:bookmarkStart w:id="207" w:name="_Toc191634079"/>
      <w:bookmarkStart w:id="208" w:name="_Hlk117776143"/>
      <w:r w:rsidRPr="00B60D70">
        <w:rPr>
          <w:rFonts w:ascii="TH SarabunPSK" w:hAnsi="TH SarabunPSK" w:cs="TH SarabunPSK" w:hint="cs"/>
          <w:cs/>
        </w:rPr>
        <w:t>ชื่อปริญญาและสาขาวิชา</w:t>
      </w:r>
      <w:r w:rsidRPr="00B60D70">
        <w:rPr>
          <w:rFonts w:ascii="TH SarabunPSK" w:hAnsi="TH SarabunPSK" w:cs="TH SarabunPSK" w:hint="cs"/>
        </w:rPr>
        <w:t xml:space="preserve"> </w:t>
      </w:r>
      <w:r w:rsidRPr="00B60D70">
        <w:rPr>
          <w:rFonts w:ascii="TH SarabunPSK" w:hAnsi="TH SarabunPSK" w:cs="TH SarabunPSK" w:hint="cs"/>
          <w:cs/>
        </w:rPr>
        <w:t>(ภาษาไทย/ภาษาอังกฤษ)</w:t>
      </w:r>
      <w:bookmarkEnd w:id="204"/>
      <w:bookmarkEnd w:id="205"/>
      <w:bookmarkEnd w:id="206"/>
      <w:bookmarkEnd w:id="207"/>
    </w:p>
    <w:bookmarkEnd w:id="208"/>
    <w:p w14:paraId="748DADEC" w14:textId="7EFFBD5B" w:rsidR="009E6917" w:rsidRPr="00B60D70" w:rsidRDefault="00D756E0" w:rsidP="00592146">
      <w:pPr>
        <w:pStyle w:val="af9"/>
        <w:rPr>
          <w:rFonts w:ascii="TH SarabunPSK" w:hAnsi="TH SarabunPSK" w:cs="TH SarabunPSK"/>
        </w:rPr>
      </w:pPr>
      <w:r w:rsidRPr="00B60D70">
        <w:rPr>
          <w:rFonts w:ascii="TH SarabunPSK" w:hAnsi="TH SarabunPSK" w:cs="TH SarabunPSK" w:hint="cs"/>
          <w:cs/>
        </w:rPr>
        <w:t>3.</w:t>
      </w:r>
      <w:r w:rsidRPr="00B60D70">
        <w:rPr>
          <w:rFonts w:ascii="TH SarabunPSK" w:hAnsi="TH SarabunPSK" w:cs="TH SarabunPSK" w:hint="cs"/>
        </w:rPr>
        <w:t xml:space="preserve">3.1 </w:t>
      </w:r>
      <w:r w:rsidRPr="00B60D70">
        <w:rPr>
          <w:rFonts w:ascii="TH SarabunPSK" w:hAnsi="TH SarabunPSK" w:cs="TH SarabunPSK" w:hint="cs"/>
          <w:cs/>
          <w:lang w:val="th-TH"/>
        </w:rPr>
        <w:t xml:space="preserve">ชื่อเต็ม </w:t>
      </w:r>
      <w:r w:rsidRPr="00B60D70">
        <w:rPr>
          <w:rFonts w:ascii="TH SarabunPSK" w:hAnsi="TH SarabunPSK" w:cs="TH SarabunPSK" w:hint="cs"/>
          <w:cs/>
        </w:rPr>
        <w:tab/>
        <w:t>(</w:t>
      </w:r>
      <w:r w:rsidRPr="00B60D70">
        <w:rPr>
          <w:rFonts w:ascii="TH SarabunPSK" w:hAnsi="TH SarabunPSK" w:cs="TH SarabunPSK" w:hint="cs"/>
          <w:cs/>
          <w:lang w:val="th-TH"/>
        </w:rPr>
        <w:t>ภาษาไทย</w:t>
      </w:r>
      <w:r w:rsidRPr="00B60D70">
        <w:rPr>
          <w:rFonts w:ascii="TH SarabunPSK" w:hAnsi="TH SarabunPSK" w:cs="TH SarabunPSK" w:hint="cs"/>
          <w:cs/>
        </w:rPr>
        <w:t xml:space="preserve">) </w:t>
      </w:r>
      <w:r w:rsidRPr="00B60D70">
        <w:rPr>
          <w:rFonts w:ascii="TH SarabunPSK" w:hAnsi="TH SarabunPSK" w:cs="TH SarabunPSK" w:hint="cs"/>
          <w:cs/>
        </w:rPr>
        <w:tab/>
        <w:t xml:space="preserve">: </w:t>
      </w:r>
      <w:r w:rsidR="00F67501" w:rsidRPr="00B60D70">
        <w:rPr>
          <w:rFonts w:ascii="TH SarabunPSK" w:hAnsi="TH SarabunPSK" w:cs="TH SarabunPSK" w:hint="cs"/>
        </w:rPr>
        <w:tab/>
      </w:r>
      <w:r w:rsidRPr="00B60D70">
        <w:rPr>
          <w:rFonts w:ascii="TH SarabunPSK" w:hAnsi="TH SarabunPSK" w:cs="TH SarabunPSK" w:hint="cs"/>
          <w:cs/>
          <w:lang w:val="th-TH"/>
        </w:rPr>
        <w:t xml:space="preserve">ครุศาสตร์อุตสาหกรรมบัณฑิต </w:t>
      </w:r>
      <w:r w:rsidRPr="00B60D70">
        <w:rPr>
          <w:rFonts w:ascii="TH SarabunPSK" w:hAnsi="TH SarabunPSK" w:cs="TH SarabunPSK" w:hint="cs"/>
          <w:cs/>
        </w:rPr>
        <w:t>(</w:t>
      </w:r>
      <w:r w:rsidRPr="00B60D70">
        <w:rPr>
          <w:rFonts w:ascii="TH SarabunPSK" w:hAnsi="TH SarabunPSK" w:cs="TH SarabunPSK" w:hint="cs"/>
          <w:cs/>
          <w:lang w:val="th-TH"/>
        </w:rPr>
        <w:t>วิศวกรรมโยธา</w:t>
      </w:r>
      <w:r w:rsidRPr="00B60D70">
        <w:rPr>
          <w:rFonts w:ascii="TH SarabunPSK" w:hAnsi="TH SarabunPSK" w:cs="TH SarabunPSK" w:hint="cs"/>
          <w:cs/>
        </w:rPr>
        <w:t>)</w:t>
      </w:r>
    </w:p>
    <w:p w14:paraId="7A562327" w14:textId="778F3253" w:rsidR="009E6917" w:rsidRPr="00B60D70" w:rsidRDefault="00BD7F9D" w:rsidP="00A26F6A">
      <w:pPr>
        <w:pStyle w:val="af9"/>
        <w:ind w:firstLine="720"/>
        <w:rPr>
          <w:rFonts w:ascii="TH SarabunPSK" w:hAnsi="TH SarabunPSK" w:cs="TH SarabunPSK"/>
        </w:rPr>
      </w:pPr>
      <w:r w:rsidRPr="00B60D70">
        <w:rPr>
          <w:rFonts w:ascii="TH SarabunPSK" w:hAnsi="TH SarabunPSK" w:cs="TH SarabunPSK" w:hint="cs"/>
        </w:rPr>
        <w:t xml:space="preserve">     </w:t>
      </w:r>
      <w:r w:rsidR="00D756E0" w:rsidRPr="00B60D70">
        <w:rPr>
          <w:rFonts w:ascii="TH SarabunPSK" w:hAnsi="TH SarabunPSK" w:cs="TH SarabunPSK" w:hint="cs"/>
        </w:rPr>
        <w:t xml:space="preserve"> </w:t>
      </w:r>
      <w:r w:rsidR="00D756E0" w:rsidRPr="00B60D70">
        <w:rPr>
          <w:rFonts w:ascii="TH SarabunPSK" w:hAnsi="TH SarabunPSK" w:cs="TH SarabunPSK" w:hint="cs"/>
          <w:cs/>
        </w:rPr>
        <w:tab/>
      </w:r>
      <w:r w:rsidR="00D756E0" w:rsidRPr="00B60D70">
        <w:rPr>
          <w:rFonts w:ascii="TH SarabunPSK" w:hAnsi="TH SarabunPSK" w:cs="TH SarabunPSK" w:hint="cs"/>
        </w:rPr>
        <w:t>(</w:t>
      </w:r>
      <w:r w:rsidR="00D756E0" w:rsidRPr="00B60D70">
        <w:rPr>
          <w:rFonts w:ascii="TH SarabunPSK" w:hAnsi="TH SarabunPSK" w:cs="TH SarabunPSK" w:hint="cs"/>
          <w:cs/>
          <w:lang w:val="th-TH"/>
        </w:rPr>
        <w:t>ภาษาอังกฤษ</w:t>
      </w:r>
      <w:r w:rsidR="00D756E0" w:rsidRPr="00B60D70">
        <w:rPr>
          <w:rFonts w:ascii="TH SarabunPSK" w:hAnsi="TH SarabunPSK" w:cs="TH SarabunPSK" w:hint="cs"/>
          <w:cs/>
        </w:rPr>
        <w:t>)</w:t>
      </w:r>
      <w:r w:rsidR="00D756E0" w:rsidRPr="00B60D70">
        <w:rPr>
          <w:rFonts w:ascii="TH SarabunPSK" w:hAnsi="TH SarabunPSK" w:cs="TH SarabunPSK" w:hint="cs"/>
          <w:cs/>
        </w:rPr>
        <w:tab/>
        <w:t xml:space="preserve">: </w:t>
      </w:r>
      <w:r w:rsidR="00F67501" w:rsidRPr="00B60D70">
        <w:rPr>
          <w:rFonts w:ascii="TH SarabunPSK" w:hAnsi="TH SarabunPSK" w:cs="TH SarabunPSK" w:hint="cs"/>
        </w:rPr>
        <w:tab/>
      </w:r>
      <w:r w:rsidR="00D756E0" w:rsidRPr="00B60D70">
        <w:rPr>
          <w:rFonts w:ascii="TH SarabunPSK" w:hAnsi="TH SarabunPSK" w:cs="TH SarabunPSK" w:hint="cs"/>
        </w:rPr>
        <w:t xml:space="preserve">Bachelor of Science in Industrial Education </w:t>
      </w:r>
    </w:p>
    <w:p w14:paraId="558F8913" w14:textId="71922957" w:rsidR="009E6917" w:rsidRPr="00B60D70" w:rsidRDefault="00D756E0" w:rsidP="00592146">
      <w:pPr>
        <w:pStyle w:val="af9"/>
        <w:rPr>
          <w:rFonts w:ascii="TH SarabunPSK" w:hAnsi="TH SarabunPSK" w:cs="TH SarabunPSK"/>
        </w:rPr>
      </w:pPr>
      <w:r w:rsidRPr="00B60D70">
        <w:rPr>
          <w:rFonts w:ascii="TH SarabunPSK" w:hAnsi="TH SarabunPSK" w:cs="TH SarabunPSK" w:hint="cs"/>
          <w:cs/>
        </w:rPr>
        <w:t xml:space="preserve"> </w:t>
      </w:r>
      <w:r w:rsidR="00F67501" w:rsidRPr="00B60D70">
        <w:rPr>
          <w:rFonts w:ascii="TH SarabunPSK" w:hAnsi="TH SarabunPSK" w:cs="TH SarabunPSK" w:hint="cs"/>
        </w:rPr>
        <w:tab/>
      </w:r>
      <w:r w:rsidR="00F67501" w:rsidRPr="00B60D70">
        <w:rPr>
          <w:rFonts w:ascii="TH SarabunPSK" w:hAnsi="TH SarabunPSK" w:cs="TH SarabunPSK" w:hint="cs"/>
        </w:rPr>
        <w:tab/>
      </w:r>
      <w:r w:rsidR="00F67501" w:rsidRPr="00B60D70">
        <w:rPr>
          <w:rFonts w:ascii="TH SarabunPSK" w:hAnsi="TH SarabunPSK" w:cs="TH SarabunPSK" w:hint="cs"/>
        </w:rPr>
        <w:tab/>
      </w:r>
      <w:r w:rsidR="00F67501" w:rsidRPr="00B60D70">
        <w:rPr>
          <w:rFonts w:ascii="TH SarabunPSK" w:hAnsi="TH SarabunPSK" w:cs="TH SarabunPSK" w:hint="cs"/>
        </w:rPr>
        <w:tab/>
      </w:r>
      <w:r w:rsidR="00F67501" w:rsidRPr="00B60D70">
        <w:rPr>
          <w:rFonts w:ascii="TH SarabunPSK" w:hAnsi="TH SarabunPSK" w:cs="TH SarabunPSK" w:hint="cs"/>
        </w:rPr>
        <w:tab/>
      </w:r>
      <w:r w:rsidRPr="00B60D70">
        <w:rPr>
          <w:rFonts w:ascii="TH SarabunPSK" w:hAnsi="TH SarabunPSK" w:cs="TH SarabunPSK" w:hint="cs"/>
        </w:rPr>
        <w:t>(Civil Engineering)</w:t>
      </w:r>
    </w:p>
    <w:p w14:paraId="7E8A8C1E" w14:textId="191DBEAB" w:rsidR="009E6917" w:rsidRPr="00B60D70" w:rsidRDefault="00D756E0" w:rsidP="00592146">
      <w:pPr>
        <w:pStyle w:val="af9"/>
        <w:rPr>
          <w:rFonts w:ascii="TH SarabunPSK" w:hAnsi="TH SarabunPSK" w:cs="TH SarabunPSK"/>
        </w:rPr>
      </w:pPr>
      <w:r w:rsidRPr="00B60D70">
        <w:rPr>
          <w:rFonts w:ascii="TH SarabunPSK" w:hAnsi="TH SarabunPSK" w:cs="TH SarabunPSK" w:hint="cs"/>
        </w:rPr>
        <w:t>3.</w:t>
      </w:r>
      <w:r w:rsidRPr="00B60D70">
        <w:rPr>
          <w:rFonts w:ascii="TH SarabunPSK" w:hAnsi="TH SarabunPSK" w:cs="TH SarabunPSK" w:hint="cs"/>
          <w:cs/>
        </w:rPr>
        <w:t>3.</w:t>
      </w:r>
      <w:r w:rsidRPr="00B60D70">
        <w:rPr>
          <w:rFonts w:ascii="TH SarabunPSK" w:hAnsi="TH SarabunPSK" w:cs="TH SarabunPSK" w:hint="cs"/>
        </w:rPr>
        <w:t xml:space="preserve">2 </w:t>
      </w:r>
      <w:r w:rsidRPr="00B60D70">
        <w:rPr>
          <w:rFonts w:ascii="TH SarabunPSK" w:hAnsi="TH SarabunPSK" w:cs="TH SarabunPSK" w:hint="cs"/>
          <w:cs/>
          <w:lang w:val="th-TH"/>
        </w:rPr>
        <w:t xml:space="preserve">ชื่อย่อ </w:t>
      </w:r>
      <w:r w:rsidRPr="00B60D70">
        <w:rPr>
          <w:rFonts w:ascii="TH SarabunPSK" w:hAnsi="TH SarabunPSK" w:cs="TH SarabunPSK" w:hint="cs"/>
          <w:cs/>
        </w:rPr>
        <w:tab/>
        <w:t>(</w:t>
      </w:r>
      <w:r w:rsidRPr="00B60D70">
        <w:rPr>
          <w:rFonts w:ascii="TH SarabunPSK" w:hAnsi="TH SarabunPSK" w:cs="TH SarabunPSK" w:hint="cs"/>
          <w:cs/>
          <w:lang w:val="th-TH"/>
        </w:rPr>
        <w:t>ภาษาไทย</w:t>
      </w:r>
      <w:r w:rsidRPr="00B60D70">
        <w:rPr>
          <w:rFonts w:ascii="TH SarabunPSK" w:hAnsi="TH SarabunPSK" w:cs="TH SarabunPSK" w:hint="cs"/>
          <w:cs/>
        </w:rPr>
        <w:t xml:space="preserve">) </w:t>
      </w:r>
      <w:r w:rsidRPr="00B60D70">
        <w:rPr>
          <w:rFonts w:ascii="TH SarabunPSK" w:hAnsi="TH SarabunPSK" w:cs="TH SarabunPSK" w:hint="cs"/>
          <w:cs/>
        </w:rPr>
        <w:tab/>
        <w:t xml:space="preserve">: </w:t>
      </w:r>
      <w:r w:rsidR="00F67501" w:rsidRPr="00B60D70">
        <w:rPr>
          <w:rFonts w:ascii="TH SarabunPSK" w:hAnsi="TH SarabunPSK" w:cs="TH SarabunPSK" w:hint="cs"/>
        </w:rPr>
        <w:tab/>
      </w:r>
      <w:r w:rsidRPr="00B60D70">
        <w:rPr>
          <w:rFonts w:ascii="TH SarabunPSK" w:hAnsi="TH SarabunPSK" w:cs="TH SarabunPSK" w:hint="cs"/>
          <w:cs/>
          <w:lang w:val="th-TH"/>
        </w:rPr>
        <w:t>ค</w:t>
      </w:r>
      <w:r w:rsidRPr="00B60D70">
        <w:rPr>
          <w:rFonts w:ascii="TH SarabunPSK" w:hAnsi="TH SarabunPSK" w:cs="TH SarabunPSK" w:hint="cs"/>
          <w:cs/>
        </w:rPr>
        <w:t>.</w:t>
      </w:r>
      <w:proofErr w:type="spellStart"/>
      <w:r w:rsidRPr="00B60D70">
        <w:rPr>
          <w:rFonts w:ascii="TH SarabunPSK" w:hAnsi="TH SarabunPSK" w:cs="TH SarabunPSK" w:hint="cs"/>
          <w:cs/>
          <w:lang w:val="th-TH"/>
        </w:rPr>
        <w:t>อ</w:t>
      </w:r>
      <w:r w:rsidRPr="00B60D70">
        <w:rPr>
          <w:rFonts w:ascii="TH SarabunPSK" w:hAnsi="TH SarabunPSK" w:cs="TH SarabunPSK" w:hint="cs"/>
          <w:cs/>
        </w:rPr>
        <w:t>.</w:t>
      </w:r>
      <w:r w:rsidRPr="00B60D70">
        <w:rPr>
          <w:rFonts w:ascii="TH SarabunPSK" w:hAnsi="TH SarabunPSK" w:cs="TH SarabunPSK" w:hint="cs"/>
          <w:cs/>
          <w:lang w:val="th-TH"/>
        </w:rPr>
        <w:t>บ</w:t>
      </w:r>
      <w:proofErr w:type="spellEnd"/>
      <w:r w:rsidRPr="00B60D70">
        <w:rPr>
          <w:rFonts w:ascii="TH SarabunPSK" w:hAnsi="TH SarabunPSK" w:cs="TH SarabunPSK" w:hint="cs"/>
          <w:cs/>
        </w:rPr>
        <w:t>. (</w:t>
      </w:r>
      <w:r w:rsidRPr="00B60D70">
        <w:rPr>
          <w:rFonts w:ascii="TH SarabunPSK" w:hAnsi="TH SarabunPSK" w:cs="TH SarabunPSK" w:hint="cs"/>
          <w:cs/>
          <w:lang w:val="th-TH"/>
        </w:rPr>
        <w:t>วิศวกรรมโยธา</w:t>
      </w:r>
      <w:r w:rsidRPr="00B60D70">
        <w:rPr>
          <w:rFonts w:ascii="TH SarabunPSK" w:hAnsi="TH SarabunPSK" w:cs="TH SarabunPSK" w:hint="cs"/>
          <w:cs/>
        </w:rPr>
        <w:t>)</w:t>
      </w:r>
    </w:p>
    <w:p w14:paraId="242E6285" w14:textId="252865E3" w:rsidR="009E6917" w:rsidRPr="00B60D70" w:rsidRDefault="00D756E0" w:rsidP="00592146">
      <w:pPr>
        <w:pStyle w:val="af9"/>
        <w:rPr>
          <w:rFonts w:ascii="TH SarabunPSK" w:hAnsi="TH SarabunPSK" w:cs="TH SarabunPSK"/>
        </w:rPr>
      </w:pPr>
      <w:r w:rsidRPr="00B60D70">
        <w:rPr>
          <w:rFonts w:ascii="TH SarabunPSK" w:hAnsi="TH SarabunPSK" w:cs="TH SarabunPSK" w:hint="cs"/>
        </w:rPr>
        <w:tab/>
      </w:r>
      <w:r w:rsidRPr="00B60D70">
        <w:rPr>
          <w:rFonts w:ascii="TH SarabunPSK" w:hAnsi="TH SarabunPSK" w:cs="TH SarabunPSK" w:hint="cs"/>
        </w:rPr>
        <w:tab/>
        <w:t>(</w:t>
      </w:r>
      <w:r w:rsidRPr="00B60D70">
        <w:rPr>
          <w:rFonts w:ascii="TH SarabunPSK" w:hAnsi="TH SarabunPSK" w:cs="TH SarabunPSK" w:hint="cs"/>
          <w:cs/>
          <w:lang w:val="th-TH"/>
        </w:rPr>
        <w:t>ภาษาอังกฤษ</w:t>
      </w:r>
      <w:r w:rsidRPr="00B60D70">
        <w:rPr>
          <w:rFonts w:ascii="TH SarabunPSK" w:hAnsi="TH SarabunPSK" w:cs="TH SarabunPSK" w:hint="cs"/>
          <w:cs/>
        </w:rPr>
        <w:t xml:space="preserve">) </w:t>
      </w:r>
      <w:r w:rsidRPr="00B60D70">
        <w:rPr>
          <w:rFonts w:ascii="TH SarabunPSK" w:hAnsi="TH SarabunPSK" w:cs="TH SarabunPSK" w:hint="cs"/>
          <w:cs/>
        </w:rPr>
        <w:tab/>
        <w:t xml:space="preserve">: </w:t>
      </w:r>
      <w:r w:rsidR="00F67501" w:rsidRPr="00B60D70">
        <w:rPr>
          <w:rFonts w:ascii="TH SarabunPSK" w:hAnsi="TH SarabunPSK" w:cs="TH SarabunPSK" w:hint="cs"/>
        </w:rPr>
        <w:tab/>
      </w:r>
      <w:proofErr w:type="spellStart"/>
      <w:r w:rsidRPr="00B60D70">
        <w:rPr>
          <w:rFonts w:ascii="TH SarabunPSK" w:hAnsi="TH SarabunPSK" w:cs="TH SarabunPSK" w:hint="cs"/>
        </w:rPr>
        <w:t>B.S.Ind.Ed</w:t>
      </w:r>
      <w:proofErr w:type="spellEnd"/>
      <w:r w:rsidRPr="00B60D70">
        <w:rPr>
          <w:rFonts w:ascii="TH SarabunPSK" w:hAnsi="TH SarabunPSK" w:cs="TH SarabunPSK" w:hint="cs"/>
        </w:rPr>
        <w:t>. (Civil Engineering)</w:t>
      </w:r>
    </w:p>
    <w:p w14:paraId="22865977" w14:textId="77777777" w:rsidR="009E6917" w:rsidRPr="00B60D70" w:rsidRDefault="009E6917" w:rsidP="00592146">
      <w:pPr>
        <w:pStyle w:val="af9"/>
        <w:rPr>
          <w:rFonts w:ascii="TH SarabunPSK" w:hAnsi="TH SarabunPSK" w:cs="TH SarabunPSK"/>
          <w:sz w:val="20"/>
          <w:szCs w:val="20"/>
        </w:rPr>
      </w:pPr>
    </w:p>
    <w:p w14:paraId="1722F935" w14:textId="77777777" w:rsidR="009E6917" w:rsidRPr="00B60D70" w:rsidRDefault="00D756E0" w:rsidP="00FF7D50">
      <w:pPr>
        <w:pStyle w:val="2"/>
        <w:numPr>
          <w:ilvl w:val="1"/>
          <w:numId w:val="76"/>
        </w:numPr>
        <w:rPr>
          <w:rFonts w:ascii="TH SarabunPSK" w:hAnsi="TH SarabunPSK" w:cs="TH SarabunPSK"/>
          <w:lang w:val="th-TH"/>
        </w:rPr>
      </w:pPr>
      <w:bookmarkStart w:id="209" w:name="_Toc179246016"/>
      <w:bookmarkStart w:id="210" w:name="_Toc179656384"/>
      <w:bookmarkStart w:id="211" w:name="_Toc180609464"/>
      <w:bookmarkStart w:id="212" w:name="_Toc191634080"/>
      <w:bookmarkStart w:id="213" w:name="_Hlk117776160"/>
      <w:r w:rsidRPr="00B60D70">
        <w:rPr>
          <w:rFonts w:ascii="TH SarabunPSK" w:hAnsi="TH SarabunPSK" w:cs="TH SarabunPSK" w:hint="cs"/>
          <w:cs/>
        </w:rPr>
        <w:t>วิชาเอก (ถ้ามี)</w:t>
      </w:r>
      <w:r w:rsidRPr="00B60D70">
        <w:rPr>
          <w:rFonts w:ascii="TH SarabunPSK" w:hAnsi="TH SarabunPSK" w:cs="TH SarabunPSK" w:hint="cs"/>
        </w:rPr>
        <w:t>:</w:t>
      </w:r>
      <w:bookmarkEnd w:id="209"/>
      <w:bookmarkEnd w:id="210"/>
      <w:bookmarkEnd w:id="211"/>
      <w:bookmarkEnd w:id="212"/>
      <w:r w:rsidRPr="00B60D70">
        <w:rPr>
          <w:rFonts w:ascii="TH SarabunPSK" w:hAnsi="TH SarabunPSK" w:cs="TH SarabunPSK" w:hint="cs"/>
          <w:lang w:val="th-TH"/>
        </w:rPr>
        <w:tab/>
      </w:r>
    </w:p>
    <w:p w14:paraId="47E00EDC" w14:textId="77777777" w:rsidR="009E6917" w:rsidRPr="00B60D70" w:rsidRDefault="00D756E0" w:rsidP="00F67501">
      <w:pPr>
        <w:ind w:firstLine="576"/>
        <w:rPr>
          <w:rFonts w:ascii="TH SarabunPSK" w:hAnsi="TH SarabunPSK" w:cs="TH SarabunPSK"/>
          <w:b/>
          <w:bCs/>
          <w:sz w:val="16"/>
          <w:szCs w:val="16"/>
        </w:rPr>
      </w:pPr>
      <w:r w:rsidRPr="00B60D70">
        <w:rPr>
          <w:rFonts w:ascii="TH SarabunPSK" w:hAnsi="TH SarabunPSK" w:cs="TH SarabunPSK" w:hint="cs"/>
          <w:cs/>
          <w:lang w:val="th-TH"/>
        </w:rPr>
        <w:t xml:space="preserve">ไม่มี </w:t>
      </w:r>
    </w:p>
    <w:p w14:paraId="14B3E2E4" w14:textId="77777777" w:rsidR="009E6917" w:rsidRPr="00B60D70" w:rsidRDefault="009E6917" w:rsidP="00592146">
      <w:pPr>
        <w:pStyle w:val="af9"/>
        <w:rPr>
          <w:rFonts w:ascii="TH SarabunPSK" w:hAnsi="TH SarabunPSK" w:cs="TH SarabunPSK"/>
          <w:sz w:val="20"/>
          <w:szCs w:val="20"/>
        </w:rPr>
      </w:pPr>
    </w:p>
    <w:p w14:paraId="54140C62" w14:textId="77777777" w:rsidR="009E6917" w:rsidRPr="00B60D70" w:rsidRDefault="00D756E0" w:rsidP="00FF7D50">
      <w:pPr>
        <w:pStyle w:val="2"/>
        <w:numPr>
          <w:ilvl w:val="1"/>
          <w:numId w:val="76"/>
        </w:numPr>
        <w:rPr>
          <w:rFonts w:ascii="TH SarabunPSK" w:hAnsi="TH SarabunPSK" w:cs="TH SarabunPSK"/>
        </w:rPr>
      </w:pPr>
      <w:bookmarkStart w:id="214" w:name="_Toc179246017"/>
      <w:bookmarkStart w:id="215" w:name="_Toc179656385"/>
      <w:bookmarkStart w:id="216" w:name="_Toc180609465"/>
      <w:bookmarkStart w:id="217" w:name="_Toc191634081"/>
      <w:r w:rsidRPr="00B60D70">
        <w:rPr>
          <w:rFonts w:ascii="TH SarabunPSK" w:hAnsi="TH SarabunPSK" w:cs="TH SarabunPSK" w:hint="cs"/>
          <w:cs/>
        </w:rPr>
        <w:t>จำนวนหน่วยกิตที่เรียนตลอดหลักสูตร</w:t>
      </w:r>
      <w:r w:rsidRPr="00B60D70">
        <w:rPr>
          <w:rFonts w:ascii="TH SarabunPSK" w:hAnsi="TH SarabunPSK" w:cs="TH SarabunPSK" w:hint="cs"/>
        </w:rPr>
        <w:t>:</w:t>
      </w:r>
      <w:bookmarkEnd w:id="214"/>
      <w:bookmarkEnd w:id="215"/>
      <w:bookmarkEnd w:id="216"/>
      <w:bookmarkEnd w:id="217"/>
      <w:r w:rsidRPr="00B60D70">
        <w:rPr>
          <w:rFonts w:ascii="TH SarabunPSK" w:hAnsi="TH SarabunPSK" w:cs="TH SarabunPSK" w:hint="cs"/>
        </w:rPr>
        <w:tab/>
      </w:r>
    </w:p>
    <w:p w14:paraId="51BCF2D0" w14:textId="77777777" w:rsidR="009E6917" w:rsidRPr="00B60D70" w:rsidRDefault="00D756E0" w:rsidP="00F67501">
      <w:pPr>
        <w:ind w:firstLine="576"/>
        <w:rPr>
          <w:rFonts w:ascii="TH SarabunPSK" w:hAnsi="TH SarabunPSK" w:cs="TH SarabunPSK"/>
          <w:b/>
          <w:bCs/>
        </w:rPr>
      </w:pPr>
      <w:r w:rsidRPr="00B60D70">
        <w:rPr>
          <w:rFonts w:ascii="TH SarabunPSK" w:hAnsi="TH SarabunPSK" w:cs="TH SarabunPSK" w:hint="cs"/>
        </w:rPr>
        <w:t xml:space="preserve">175 </w:t>
      </w:r>
      <w:r w:rsidRPr="00B60D70">
        <w:rPr>
          <w:rFonts w:ascii="TH SarabunPSK" w:hAnsi="TH SarabunPSK" w:cs="TH SarabunPSK" w:hint="cs"/>
          <w:cs/>
          <w:lang w:val="th-TH"/>
        </w:rPr>
        <w:t>หน่วยกิต</w:t>
      </w:r>
    </w:p>
    <w:p w14:paraId="58BBFB77" w14:textId="77777777" w:rsidR="009E6917" w:rsidRPr="00B60D70" w:rsidRDefault="009E6917" w:rsidP="00592146">
      <w:pPr>
        <w:rPr>
          <w:rFonts w:ascii="TH SarabunPSK" w:hAnsi="TH SarabunPSK" w:cs="TH SarabunPSK"/>
          <w:sz w:val="20"/>
          <w:szCs w:val="20"/>
        </w:rPr>
      </w:pPr>
    </w:p>
    <w:p w14:paraId="3EAADF45" w14:textId="0D3D7601" w:rsidR="009E6917" w:rsidRPr="00B60D70" w:rsidRDefault="00D756E0" w:rsidP="00FF7D50">
      <w:pPr>
        <w:pStyle w:val="2"/>
        <w:numPr>
          <w:ilvl w:val="1"/>
          <w:numId w:val="76"/>
        </w:numPr>
        <w:rPr>
          <w:rFonts w:ascii="TH SarabunPSK" w:hAnsi="TH SarabunPSK" w:cs="TH SarabunPSK"/>
        </w:rPr>
      </w:pPr>
      <w:bookmarkStart w:id="218" w:name="_Toc179246018"/>
      <w:bookmarkStart w:id="219" w:name="_Toc179656386"/>
      <w:bookmarkStart w:id="220" w:name="_Toc180609466"/>
      <w:bookmarkStart w:id="221" w:name="_Toc191634082"/>
      <w:r w:rsidRPr="00B60D70">
        <w:rPr>
          <w:rFonts w:ascii="TH SarabunPSK" w:hAnsi="TH SarabunPSK" w:cs="TH SarabunPSK" w:hint="cs"/>
          <w:cs/>
        </w:rPr>
        <w:t>รูปแบบ</w:t>
      </w:r>
      <w:bookmarkEnd w:id="218"/>
      <w:bookmarkEnd w:id="219"/>
      <w:bookmarkEnd w:id="220"/>
      <w:bookmarkEnd w:id="221"/>
    </w:p>
    <w:p w14:paraId="1DC4D142" w14:textId="1CA72588" w:rsidR="009E6917" w:rsidRPr="00B60D70" w:rsidRDefault="00D756E0" w:rsidP="00F67501">
      <w:pPr>
        <w:ind w:firstLine="576"/>
        <w:rPr>
          <w:rFonts w:ascii="TH SarabunPSK" w:hAnsi="TH SarabunPSK" w:cs="TH SarabunPSK"/>
        </w:rPr>
      </w:pPr>
      <w:r w:rsidRPr="00B60D70">
        <w:rPr>
          <w:rFonts w:ascii="TH SarabunPSK" w:hAnsi="TH SarabunPSK" w:cs="TH SarabunPSK" w:hint="cs"/>
          <w:cs/>
          <w:lang w:val="th-TH"/>
        </w:rPr>
        <w:t xml:space="preserve">ปริญญาตรี </w:t>
      </w:r>
      <w:r w:rsidRPr="00B60D70">
        <w:rPr>
          <w:rFonts w:ascii="TH SarabunPSK" w:hAnsi="TH SarabunPSK" w:cs="TH SarabunPSK" w:hint="cs"/>
          <w:cs/>
        </w:rPr>
        <w:t xml:space="preserve">5 </w:t>
      </w:r>
      <w:r w:rsidRPr="00B60D70">
        <w:rPr>
          <w:rFonts w:ascii="TH SarabunPSK" w:hAnsi="TH SarabunPSK" w:cs="TH SarabunPSK" w:hint="cs"/>
          <w:cs/>
          <w:lang w:val="th-TH"/>
        </w:rPr>
        <w:t>ปี</w:t>
      </w:r>
      <w:r w:rsidR="00BD7F9D" w:rsidRPr="00B60D70">
        <w:rPr>
          <w:rFonts w:ascii="TH SarabunPSK" w:hAnsi="TH SarabunPSK" w:cs="TH SarabunPSK" w:hint="cs"/>
          <w:cs/>
          <w:lang w:val="th-TH"/>
        </w:rPr>
        <w:t xml:space="preserve"> </w:t>
      </w:r>
    </w:p>
    <w:p w14:paraId="229CA533" w14:textId="77777777" w:rsidR="009E6917" w:rsidRPr="00B60D70" w:rsidRDefault="009E6917" w:rsidP="00592146">
      <w:pPr>
        <w:pStyle w:val="af9"/>
        <w:rPr>
          <w:rFonts w:ascii="TH SarabunPSK" w:hAnsi="TH SarabunPSK" w:cs="TH SarabunPSK"/>
          <w:sz w:val="20"/>
          <w:szCs w:val="20"/>
        </w:rPr>
      </w:pPr>
    </w:p>
    <w:p w14:paraId="6E7A4F4B" w14:textId="77777777" w:rsidR="009E6917" w:rsidRPr="00B60D70" w:rsidRDefault="00D756E0" w:rsidP="00FF7D50">
      <w:pPr>
        <w:pStyle w:val="2"/>
        <w:numPr>
          <w:ilvl w:val="1"/>
          <w:numId w:val="76"/>
        </w:numPr>
        <w:rPr>
          <w:rFonts w:ascii="TH SarabunPSK" w:hAnsi="TH SarabunPSK" w:cs="TH SarabunPSK"/>
        </w:rPr>
      </w:pPr>
      <w:bookmarkStart w:id="222" w:name="_Toc179246019"/>
      <w:bookmarkStart w:id="223" w:name="_Toc179656387"/>
      <w:bookmarkStart w:id="224" w:name="_Toc180609467"/>
      <w:bookmarkStart w:id="225" w:name="_Toc191634083"/>
      <w:r w:rsidRPr="00B60D70">
        <w:rPr>
          <w:rFonts w:ascii="TH SarabunPSK" w:hAnsi="TH SarabunPSK" w:cs="TH SarabunPSK" w:hint="cs"/>
          <w:cs/>
        </w:rPr>
        <w:t>ประเภทของหลักสูตร</w:t>
      </w:r>
      <w:bookmarkEnd w:id="222"/>
      <w:bookmarkEnd w:id="223"/>
      <w:bookmarkEnd w:id="224"/>
      <w:bookmarkEnd w:id="225"/>
    </w:p>
    <w:p w14:paraId="07975AA1" w14:textId="637E761D" w:rsidR="009E6917" w:rsidRPr="00B60D70" w:rsidRDefault="00DB6EAE" w:rsidP="00F67501">
      <w:pPr>
        <w:ind w:firstLine="576"/>
        <w:rPr>
          <w:rFonts w:ascii="TH SarabunPSK" w:hAnsi="TH SarabunPSK" w:cs="TH SarabunPSK"/>
        </w:rPr>
      </w:pPr>
      <w:r w:rsidRPr="00B60D70">
        <w:rPr>
          <w:rFonts w:ascii="TH SarabunPSK" w:eastAsia="Wingdings 2" w:hAnsi="TH SarabunPSK" w:cs="TH SarabunPSK" w:hint="cs"/>
        </w:rPr>
        <w:sym w:font="Wingdings 2" w:char="F052"/>
      </w:r>
      <w:r w:rsidR="00D756E0" w:rsidRPr="00B60D70">
        <w:rPr>
          <w:rFonts w:ascii="TH SarabunPSK" w:hAnsi="TH SarabunPSK" w:cs="TH SarabunPSK" w:hint="cs"/>
        </w:rPr>
        <w:t xml:space="preserve"> </w:t>
      </w:r>
      <w:r w:rsidR="00D756E0" w:rsidRPr="00B60D70">
        <w:rPr>
          <w:rFonts w:ascii="TH SarabunPSK" w:hAnsi="TH SarabunPSK" w:cs="TH SarabunPSK" w:hint="cs"/>
          <w:cs/>
          <w:lang w:val="th-TH"/>
        </w:rPr>
        <w:t>หลักสูตรระดับปริญญาตรีทางวิชาชีพ</w:t>
      </w:r>
    </w:p>
    <w:p w14:paraId="1A02DB7B" w14:textId="77777777" w:rsidR="009E6917" w:rsidRPr="00B60D70" w:rsidRDefault="009E6917" w:rsidP="00592146">
      <w:pPr>
        <w:pStyle w:val="af9"/>
        <w:rPr>
          <w:rFonts w:ascii="TH SarabunPSK" w:hAnsi="TH SarabunPSK" w:cs="TH SarabunPSK"/>
          <w:sz w:val="20"/>
          <w:szCs w:val="20"/>
          <w:cs/>
        </w:rPr>
      </w:pPr>
    </w:p>
    <w:p w14:paraId="7AAAB50D" w14:textId="77777777" w:rsidR="009E6917" w:rsidRPr="00B60D70" w:rsidRDefault="00D756E0" w:rsidP="00FF7D50">
      <w:pPr>
        <w:pStyle w:val="2"/>
        <w:numPr>
          <w:ilvl w:val="1"/>
          <w:numId w:val="76"/>
        </w:numPr>
        <w:rPr>
          <w:rFonts w:ascii="TH SarabunPSK" w:hAnsi="TH SarabunPSK" w:cs="TH SarabunPSK"/>
        </w:rPr>
      </w:pPr>
      <w:bookmarkStart w:id="226" w:name="_Toc179246020"/>
      <w:bookmarkStart w:id="227" w:name="_Toc179656388"/>
      <w:bookmarkStart w:id="228" w:name="_Toc180609468"/>
      <w:bookmarkStart w:id="229" w:name="_Toc191634084"/>
      <w:r w:rsidRPr="00B60D70">
        <w:rPr>
          <w:rFonts w:ascii="TH SarabunPSK" w:hAnsi="TH SarabunPSK" w:cs="TH SarabunPSK" w:hint="cs"/>
          <w:cs/>
        </w:rPr>
        <w:t>ภาษาที่ใช้</w:t>
      </w:r>
      <w:bookmarkEnd w:id="226"/>
      <w:bookmarkEnd w:id="227"/>
      <w:bookmarkEnd w:id="228"/>
      <w:bookmarkEnd w:id="229"/>
    </w:p>
    <w:bookmarkEnd w:id="213"/>
    <w:p w14:paraId="0B896D88" w14:textId="7FF2ED2A" w:rsidR="009E6917" w:rsidRPr="00B60D70" w:rsidRDefault="00D756E0" w:rsidP="00F67501">
      <w:pPr>
        <w:ind w:left="576"/>
        <w:rPr>
          <w:rFonts w:ascii="TH SarabunPSK" w:hAnsi="TH SarabunPSK" w:cs="TH SarabunPSK"/>
        </w:rPr>
      </w:pPr>
      <w:r w:rsidRPr="00B60D70">
        <w:rPr>
          <w:rFonts w:ascii="TH SarabunPSK" w:hAnsi="TH SarabunPSK" w:cs="TH SarabunPSK" w:hint="cs"/>
          <w:cs/>
          <w:lang w:val="th-TH"/>
        </w:rPr>
        <w:t>หลักสูตรจัดการศึกษาเป็นภาษาไทย</w:t>
      </w:r>
      <w:r w:rsidR="00F67501" w:rsidRPr="00B60D70">
        <w:rPr>
          <w:rFonts w:ascii="TH SarabunPSK" w:hAnsi="TH SarabunPSK" w:cs="TH SarabunPSK" w:hint="cs"/>
        </w:rPr>
        <w:t xml:space="preserve"> </w:t>
      </w:r>
      <w:r w:rsidRPr="00B60D70">
        <w:rPr>
          <w:rFonts w:ascii="TH SarabunPSK" w:hAnsi="TH SarabunPSK" w:cs="TH SarabunPSK" w:hint="cs"/>
          <w:cs/>
          <w:lang w:val="th-TH"/>
        </w:rPr>
        <w:t>โดยใช้หนังสือและเอกสารประกอบการสอนที่เป็นภาษาอังกฤษในบางรายวิชา</w:t>
      </w:r>
    </w:p>
    <w:p w14:paraId="39CF1A22" w14:textId="77777777" w:rsidR="009E6917" w:rsidRPr="00B60D70" w:rsidRDefault="009E6917" w:rsidP="00592146">
      <w:pPr>
        <w:pStyle w:val="af9"/>
        <w:rPr>
          <w:rFonts w:ascii="TH SarabunPSK" w:hAnsi="TH SarabunPSK" w:cs="TH SarabunPSK"/>
          <w:sz w:val="20"/>
          <w:szCs w:val="20"/>
          <w:cs/>
        </w:rPr>
      </w:pPr>
    </w:p>
    <w:p w14:paraId="592A67D3" w14:textId="77777777" w:rsidR="009E6917" w:rsidRPr="00B60D70" w:rsidRDefault="00D756E0" w:rsidP="00FF7D50">
      <w:pPr>
        <w:pStyle w:val="2"/>
        <w:numPr>
          <w:ilvl w:val="1"/>
          <w:numId w:val="76"/>
        </w:numPr>
        <w:rPr>
          <w:rFonts w:ascii="TH SarabunPSK" w:hAnsi="TH SarabunPSK" w:cs="TH SarabunPSK"/>
        </w:rPr>
      </w:pPr>
      <w:bookmarkStart w:id="230" w:name="_Toc179246021"/>
      <w:bookmarkStart w:id="231" w:name="_Toc179656389"/>
      <w:bookmarkStart w:id="232" w:name="_Toc180609469"/>
      <w:bookmarkStart w:id="233" w:name="_Toc191634085"/>
      <w:bookmarkStart w:id="234" w:name="_Hlk117776180"/>
      <w:r w:rsidRPr="00B60D70">
        <w:rPr>
          <w:rFonts w:ascii="TH SarabunPSK" w:hAnsi="TH SarabunPSK" w:cs="TH SarabunPSK" w:hint="cs"/>
          <w:cs/>
        </w:rPr>
        <w:lastRenderedPageBreak/>
        <w:t>ความร่วมมือกับสถาบันอื่น</w:t>
      </w:r>
      <w:bookmarkEnd w:id="230"/>
      <w:bookmarkEnd w:id="231"/>
      <w:bookmarkEnd w:id="232"/>
      <w:bookmarkEnd w:id="233"/>
      <w:r w:rsidRPr="00B60D70">
        <w:rPr>
          <w:rFonts w:ascii="TH SarabunPSK" w:hAnsi="TH SarabunPSK" w:cs="TH SarabunPSK" w:hint="cs"/>
        </w:rPr>
        <w:t xml:space="preserve"> </w:t>
      </w:r>
    </w:p>
    <w:bookmarkEnd w:id="234"/>
    <w:p w14:paraId="3DFA041C" w14:textId="78741C9B" w:rsidR="009E6917" w:rsidRPr="00B60D70" w:rsidRDefault="00D756E0" w:rsidP="00F67501">
      <w:pPr>
        <w:ind w:firstLine="576"/>
        <w:rPr>
          <w:rFonts w:ascii="TH SarabunPSK" w:hAnsi="TH SarabunPSK" w:cs="TH SarabunPSK"/>
          <w:cs/>
        </w:rPr>
      </w:pPr>
      <w:r w:rsidRPr="00B60D70">
        <w:rPr>
          <w:rFonts w:ascii="TH SarabunPSK" w:hAnsi="TH SarabunPSK" w:cs="TH SarabunPSK" w:hint="cs"/>
          <w:cs/>
          <w:lang w:val="th-TH"/>
        </w:rPr>
        <w:t>เป็นหลักสูตรเฉพาะของสถาบันที่จัดการเรียนการสอนโดยตรง</w:t>
      </w:r>
    </w:p>
    <w:p w14:paraId="30B276FF" w14:textId="77777777" w:rsidR="009E6917" w:rsidRPr="00B60D70" w:rsidRDefault="009E6917" w:rsidP="00592146">
      <w:pPr>
        <w:rPr>
          <w:rFonts w:ascii="TH SarabunPSK" w:hAnsi="TH SarabunPSK" w:cs="TH SarabunPSK"/>
          <w:sz w:val="20"/>
          <w:szCs w:val="20"/>
        </w:rPr>
      </w:pPr>
    </w:p>
    <w:p w14:paraId="60F9FF68" w14:textId="77777777" w:rsidR="000C3331" w:rsidRPr="00B60D70" w:rsidRDefault="00D756E0" w:rsidP="00FF7D50">
      <w:pPr>
        <w:pStyle w:val="2"/>
        <w:numPr>
          <w:ilvl w:val="1"/>
          <w:numId w:val="76"/>
        </w:numPr>
        <w:rPr>
          <w:rFonts w:ascii="TH SarabunPSK" w:hAnsi="TH SarabunPSK" w:cs="TH SarabunPSK"/>
        </w:rPr>
      </w:pPr>
      <w:bookmarkStart w:id="235" w:name="_Toc179246022"/>
      <w:bookmarkStart w:id="236" w:name="_Toc179656390"/>
      <w:bookmarkStart w:id="237" w:name="_Toc180609470"/>
      <w:bookmarkStart w:id="238" w:name="_Toc191634086"/>
      <w:bookmarkStart w:id="239" w:name="_Hlk117776185"/>
      <w:r w:rsidRPr="00B60D70">
        <w:rPr>
          <w:rFonts w:ascii="TH SarabunPSK" w:hAnsi="TH SarabunPSK" w:cs="TH SarabunPSK" w:hint="cs"/>
          <w:cs/>
        </w:rPr>
        <w:t>การให้ปริญญาแก่ผู้สำเร็จการศึกษา</w:t>
      </w:r>
      <w:bookmarkEnd w:id="235"/>
      <w:bookmarkEnd w:id="236"/>
      <w:bookmarkEnd w:id="237"/>
      <w:bookmarkEnd w:id="238"/>
      <w:r w:rsidRPr="00B60D70">
        <w:rPr>
          <w:rFonts w:ascii="TH SarabunPSK" w:hAnsi="TH SarabunPSK" w:cs="TH SarabunPSK" w:hint="cs"/>
          <w:cs/>
          <w:lang w:val="th-TH"/>
        </w:rPr>
        <w:tab/>
      </w:r>
    </w:p>
    <w:p w14:paraId="6BC3671E" w14:textId="26426328" w:rsidR="009E6917" w:rsidRPr="00B60D70" w:rsidRDefault="00D756E0" w:rsidP="00DB6EAE">
      <w:pPr>
        <w:ind w:firstLine="576"/>
        <w:rPr>
          <w:rFonts w:ascii="TH SarabunPSK" w:hAnsi="TH SarabunPSK" w:cs="TH SarabunPSK"/>
        </w:rPr>
      </w:pPr>
      <w:r w:rsidRPr="00B60D70">
        <w:rPr>
          <w:rFonts w:ascii="TH SarabunPSK" w:hAnsi="TH SarabunPSK" w:cs="TH SarabunPSK" w:hint="cs"/>
          <w:cs/>
          <w:lang w:val="th-TH"/>
        </w:rPr>
        <w:t>ให้ปริญญาเพียงสาขาวิชาเดียว</w:t>
      </w:r>
    </w:p>
    <w:p w14:paraId="4257D1F9" w14:textId="77777777" w:rsidR="009E6917" w:rsidRPr="00B60D70" w:rsidRDefault="00D756E0" w:rsidP="00FF7D50">
      <w:pPr>
        <w:pStyle w:val="2"/>
        <w:numPr>
          <w:ilvl w:val="1"/>
          <w:numId w:val="76"/>
        </w:numPr>
        <w:rPr>
          <w:rFonts w:ascii="TH SarabunPSK" w:hAnsi="TH SarabunPSK" w:cs="TH SarabunPSK"/>
        </w:rPr>
      </w:pPr>
      <w:bookmarkStart w:id="240" w:name="_Toc179246023"/>
      <w:bookmarkStart w:id="241" w:name="_Toc179656391"/>
      <w:bookmarkStart w:id="242" w:name="_Toc180609471"/>
      <w:bookmarkStart w:id="243" w:name="_Toc191634087"/>
      <w:bookmarkStart w:id="244" w:name="_Hlk117776189"/>
      <w:bookmarkEnd w:id="239"/>
      <w:r w:rsidRPr="00B60D70">
        <w:rPr>
          <w:rFonts w:ascii="TH SarabunPSK" w:hAnsi="TH SarabunPSK" w:cs="TH SarabunPSK" w:hint="cs"/>
          <w:cs/>
        </w:rPr>
        <w:t>สถานที่จัดการเรียน</w:t>
      </w:r>
      <w:bookmarkEnd w:id="240"/>
      <w:bookmarkEnd w:id="241"/>
      <w:bookmarkEnd w:id="242"/>
      <w:bookmarkEnd w:id="243"/>
    </w:p>
    <w:bookmarkEnd w:id="244"/>
    <w:p w14:paraId="3E1F22D6" w14:textId="77777777" w:rsidR="009E6917" w:rsidRPr="00B60D70" w:rsidRDefault="00D756E0" w:rsidP="00F67501">
      <w:pPr>
        <w:ind w:firstLine="576"/>
        <w:rPr>
          <w:rFonts w:ascii="TH SarabunPSK" w:hAnsi="TH SarabunPSK" w:cs="TH SarabunPSK"/>
        </w:rPr>
      </w:pPr>
      <w:r w:rsidRPr="00B60D70">
        <w:rPr>
          <w:rFonts w:ascii="TH SarabunPSK" w:hAnsi="TH SarabunPSK" w:cs="TH SarabunPSK" w:hint="cs"/>
          <w:cs/>
          <w:lang w:val="th-TH"/>
        </w:rPr>
        <w:t>สาขาวิชาครุศาสตร์โยธา คณะครุศาสตร์อุตสาหกรรมและเทคโนโลยี</w:t>
      </w:r>
    </w:p>
    <w:p w14:paraId="4B883C5D" w14:textId="5AE26EAA" w:rsidR="009E6917" w:rsidRPr="00B60D70" w:rsidRDefault="00D756E0" w:rsidP="00F67501">
      <w:pPr>
        <w:ind w:firstLine="576"/>
        <w:rPr>
          <w:rFonts w:ascii="TH SarabunPSK" w:hAnsi="TH SarabunPSK" w:cs="TH SarabunPSK"/>
        </w:rPr>
      </w:pPr>
      <w:r w:rsidRPr="00B60D70">
        <w:rPr>
          <w:rFonts w:ascii="TH SarabunPSK" w:hAnsi="TH SarabunPSK" w:cs="TH SarabunPSK" w:hint="cs"/>
          <w:cs/>
          <w:lang w:val="th-TH"/>
        </w:rPr>
        <w:t>มหาวิทยาลัยเทคโนโลยีพระจอมเกล้าธนบุรี พื้นที่การศึกษา</w:t>
      </w:r>
      <w:r w:rsidRPr="00B60D70">
        <w:rPr>
          <w:rFonts w:ascii="TH SarabunPSK" w:hAnsi="TH SarabunPSK" w:cs="TH SarabunPSK" w:hint="cs"/>
          <w:b/>
          <w:bCs/>
          <w:u w:val="single"/>
          <w:cs/>
          <w:lang w:val="th-TH"/>
        </w:rPr>
        <w:t>บางมด</w:t>
      </w:r>
    </w:p>
    <w:p w14:paraId="4480A6B5" w14:textId="77777777" w:rsidR="009E6917" w:rsidRPr="00B60D70" w:rsidRDefault="00D756E0" w:rsidP="00592146">
      <w:pPr>
        <w:rPr>
          <w:rFonts w:ascii="TH SarabunPSK" w:hAnsi="TH SarabunPSK" w:cs="TH SarabunPSK"/>
          <w:sz w:val="20"/>
          <w:szCs w:val="20"/>
          <w:u w:val="single"/>
          <w:cs/>
        </w:rPr>
      </w:pPr>
      <w:r w:rsidRPr="00B60D70">
        <w:rPr>
          <w:rFonts w:ascii="TH SarabunPSK" w:hAnsi="TH SarabunPSK" w:cs="TH SarabunPSK" w:hint="cs"/>
          <w:cs/>
        </w:rPr>
        <w:tab/>
      </w:r>
    </w:p>
    <w:p w14:paraId="16884F50" w14:textId="77777777" w:rsidR="009E6917" w:rsidRPr="00B60D70" w:rsidRDefault="00D756E0" w:rsidP="00FF7D50">
      <w:pPr>
        <w:pStyle w:val="2"/>
        <w:numPr>
          <w:ilvl w:val="1"/>
          <w:numId w:val="76"/>
        </w:numPr>
        <w:rPr>
          <w:rFonts w:ascii="TH SarabunPSK" w:hAnsi="TH SarabunPSK" w:cs="TH SarabunPSK"/>
        </w:rPr>
      </w:pPr>
      <w:bookmarkStart w:id="245" w:name="_Toc179246024"/>
      <w:bookmarkStart w:id="246" w:name="_Toc179656392"/>
      <w:bookmarkStart w:id="247" w:name="_Toc180609472"/>
      <w:bookmarkStart w:id="248" w:name="_Toc191634088"/>
      <w:bookmarkStart w:id="249" w:name="_Hlk117776191"/>
      <w:r w:rsidRPr="00B60D70">
        <w:rPr>
          <w:rFonts w:ascii="TH SarabunPSK" w:hAnsi="TH SarabunPSK" w:cs="TH SarabunPSK" w:hint="cs"/>
          <w:cs/>
        </w:rPr>
        <w:t>วัน</w:t>
      </w:r>
      <w:r w:rsidRPr="00B60D70">
        <w:rPr>
          <w:rFonts w:ascii="TH SarabunPSK" w:hAnsi="TH SarabunPSK" w:cs="TH SarabunPSK" w:hint="cs"/>
        </w:rPr>
        <w:t>-</w:t>
      </w:r>
      <w:r w:rsidRPr="00B60D70">
        <w:rPr>
          <w:rFonts w:ascii="TH SarabunPSK" w:hAnsi="TH SarabunPSK" w:cs="TH SarabunPSK" w:hint="cs"/>
          <w:cs/>
        </w:rPr>
        <w:t>เวลาในการดำเนินการเรียนการสอน</w:t>
      </w:r>
      <w:bookmarkEnd w:id="245"/>
      <w:bookmarkEnd w:id="246"/>
      <w:bookmarkEnd w:id="247"/>
      <w:bookmarkEnd w:id="248"/>
      <w:r w:rsidRPr="00B60D70">
        <w:rPr>
          <w:rFonts w:ascii="TH SarabunPSK" w:hAnsi="TH SarabunPSK" w:cs="TH SarabunPSK" w:hint="cs"/>
          <w:cs/>
        </w:rPr>
        <w:t xml:space="preserve"> </w:t>
      </w:r>
      <w:bookmarkEnd w:id="249"/>
    </w:p>
    <w:p w14:paraId="051DCA4F" w14:textId="77777777" w:rsidR="00F67501" w:rsidRPr="00B60D70" w:rsidRDefault="00D756E0" w:rsidP="00F67501">
      <w:pPr>
        <w:ind w:firstLine="576"/>
        <w:rPr>
          <w:rFonts w:ascii="TH SarabunPSK" w:hAnsi="TH SarabunPSK" w:cs="TH SarabunPSK"/>
        </w:rPr>
      </w:pPr>
      <w:r w:rsidRPr="00B60D70">
        <w:rPr>
          <w:rFonts w:ascii="TH SarabunPSK" w:hAnsi="TH SarabunPSK" w:cs="TH SarabunPSK" w:hint="cs"/>
          <w:cs/>
          <w:lang w:val="th-TH"/>
        </w:rPr>
        <w:t xml:space="preserve">ในวันเวลาราชการปกติ </w:t>
      </w:r>
      <w:r w:rsidRPr="00B60D70">
        <w:rPr>
          <w:rFonts w:ascii="TH SarabunPSK" w:hAnsi="TH SarabunPSK" w:cs="TH SarabunPSK" w:hint="cs"/>
          <w:cs/>
        </w:rPr>
        <w:t>(</w:t>
      </w:r>
      <w:r w:rsidRPr="00B60D70">
        <w:rPr>
          <w:rFonts w:ascii="TH SarabunPSK" w:hAnsi="TH SarabunPSK" w:cs="TH SarabunPSK" w:hint="cs"/>
          <w:cs/>
          <w:lang w:val="th-TH"/>
        </w:rPr>
        <w:t xml:space="preserve">จันทร์ </w:t>
      </w:r>
      <w:r w:rsidRPr="00B60D70">
        <w:rPr>
          <w:rFonts w:ascii="TH SarabunPSK" w:hAnsi="TH SarabunPSK" w:cs="TH SarabunPSK" w:hint="cs"/>
          <w:cs/>
        </w:rPr>
        <w:t xml:space="preserve">– </w:t>
      </w:r>
      <w:r w:rsidRPr="00B60D70">
        <w:rPr>
          <w:rFonts w:ascii="TH SarabunPSK" w:hAnsi="TH SarabunPSK" w:cs="TH SarabunPSK" w:hint="cs"/>
          <w:cs/>
          <w:lang w:val="th-TH"/>
        </w:rPr>
        <w:t xml:space="preserve">ศุกร์ เวลา </w:t>
      </w:r>
      <w:r w:rsidRPr="00B60D70">
        <w:rPr>
          <w:rFonts w:ascii="TH SarabunPSK" w:hAnsi="TH SarabunPSK" w:cs="TH SarabunPSK" w:hint="cs"/>
        </w:rPr>
        <w:t xml:space="preserve">08.30 – 16.30 </w:t>
      </w:r>
      <w:r w:rsidRPr="00B60D70">
        <w:rPr>
          <w:rFonts w:ascii="TH SarabunPSK" w:hAnsi="TH SarabunPSK" w:cs="TH SarabunPSK" w:hint="cs"/>
          <w:cs/>
          <w:lang w:val="th-TH"/>
        </w:rPr>
        <w:t>น</w:t>
      </w:r>
      <w:r w:rsidRPr="00B60D70">
        <w:rPr>
          <w:rFonts w:ascii="TH SarabunPSK" w:hAnsi="TH SarabunPSK" w:cs="TH SarabunPSK" w:hint="cs"/>
          <w:cs/>
        </w:rPr>
        <w:t>.)</w:t>
      </w:r>
    </w:p>
    <w:p w14:paraId="646C95F4" w14:textId="6D1D088D" w:rsidR="009E6917" w:rsidRPr="00B60D70" w:rsidRDefault="00D756E0" w:rsidP="00F67501">
      <w:pPr>
        <w:ind w:left="576"/>
        <w:rPr>
          <w:rFonts w:ascii="TH SarabunPSK" w:hAnsi="TH SarabunPSK" w:cs="TH SarabunPSK"/>
        </w:rPr>
      </w:pPr>
      <w:r w:rsidRPr="00B60D70">
        <w:rPr>
          <w:rFonts w:ascii="TH SarabunPSK" w:hAnsi="TH SarabunPSK" w:cs="TH SarabunPSK" w:hint="cs"/>
          <w:cs/>
          <w:lang w:val="th-TH"/>
        </w:rPr>
        <w:t>ทั้งนี้ วันเวลาในการดำเนินการเรียนการสอนอาจมีการเปลี่ยนแปลงได้ตามความเหมาะสม</w:t>
      </w:r>
      <w:r w:rsidR="00F67501" w:rsidRPr="00B60D70">
        <w:rPr>
          <w:rFonts w:ascii="TH SarabunPSK" w:hAnsi="TH SarabunPSK" w:cs="TH SarabunPSK" w:hint="cs"/>
        </w:rPr>
        <w:t xml:space="preserve"> </w:t>
      </w:r>
      <w:r w:rsidR="00F67501" w:rsidRPr="00B60D70">
        <w:rPr>
          <w:rFonts w:ascii="TH SarabunPSK" w:hAnsi="TH SarabunPSK" w:cs="TH SarabunPSK" w:hint="cs"/>
          <w:cs/>
        </w:rPr>
        <w:t>และอาจมีเพิ่มเติมในวันเสาร์-อาทิตย์</w:t>
      </w:r>
    </w:p>
    <w:p w14:paraId="34C1A674" w14:textId="4AD97262" w:rsidR="009E6917" w:rsidRPr="00B60D70" w:rsidRDefault="00D756E0" w:rsidP="00F67501">
      <w:pPr>
        <w:ind w:firstLine="576"/>
        <w:rPr>
          <w:rFonts w:ascii="TH SarabunPSK" w:hAnsi="TH SarabunPSK" w:cs="TH SarabunPSK"/>
          <w:u w:val="single"/>
          <w:lang w:val="th-TH"/>
        </w:rPr>
      </w:pPr>
      <w:r w:rsidRPr="00B60D70">
        <w:rPr>
          <w:rFonts w:ascii="TH SarabunPSK" w:hAnsi="TH SarabunPSK" w:cs="TH SarabunPSK" w:hint="cs"/>
          <w:u w:val="single"/>
          <w:cs/>
          <w:lang w:val="th-TH"/>
        </w:rPr>
        <w:t>ปฏิทินการศึกษา</w:t>
      </w:r>
    </w:p>
    <w:p w14:paraId="041B90CD" w14:textId="6460EB1A" w:rsidR="009E6917" w:rsidRPr="00B60D70" w:rsidRDefault="00D756E0" w:rsidP="00F67501">
      <w:pPr>
        <w:ind w:firstLine="576"/>
        <w:rPr>
          <w:rFonts w:ascii="TH SarabunPSK" w:hAnsi="TH SarabunPSK" w:cs="TH SarabunPSK"/>
        </w:rPr>
      </w:pPr>
      <w:r w:rsidRPr="00B60D70">
        <w:rPr>
          <w:rFonts w:ascii="TH SarabunPSK" w:hAnsi="TH SarabunPSK" w:cs="TH SarabunPSK" w:hint="cs"/>
          <w:cs/>
          <w:lang w:val="th-TH"/>
        </w:rPr>
        <w:t xml:space="preserve">ภาคการศึกษาที่ </w:t>
      </w:r>
      <w:r w:rsidRPr="00B60D70">
        <w:rPr>
          <w:rFonts w:ascii="TH SarabunPSK" w:hAnsi="TH SarabunPSK" w:cs="TH SarabunPSK" w:hint="cs"/>
          <w:cs/>
        </w:rPr>
        <w:t xml:space="preserve">1 </w:t>
      </w:r>
      <w:r w:rsidRPr="00B60D70">
        <w:rPr>
          <w:rFonts w:ascii="TH SarabunPSK" w:hAnsi="TH SarabunPSK" w:cs="TH SarabunPSK" w:hint="cs"/>
          <w:cs/>
          <w:lang w:val="th-TH"/>
        </w:rPr>
        <w:t>เริ่มเปิดสอนในเดือนสิงหาคม</w:t>
      </w:r>
      <w:r w:rsidR="00BD7F9D" w:rsidRPr="00B60D70">
        <w:rPr>
          <w:rFonts w:ascii="TH SarabunPSK" w:hAnsi="TH SarabunPSK" w:cs="TH SarabunPSK" w:hint="cs"/>
          <w:cs/>
          <w:lang w:val="th-TH"/>
        </w:rPr>
        <w:t xml:space="preserve"> </w:t>
      </w:r>
      <w:r w:rsidRPr="00B60D70">
        <w:rPr>
          <w:rFonts w:ascii="TH SarabunPSK" w:hAnsi="TH SarabunPSK" w:cs="TH SarabunPSK" w:hint="cs"/>
          <w:cs/>
        </w:rPr>
        <w:t xml:space="preserve">– </w:t>
      </w:r>
      <w:r w:rsidRPr="00B60D70">
        <w:rPr>
          <w:rFonts w:ascii="TH SarabunPSK" w:hAnsi="TH SarabunPSK" w:cs="TH SarabunPSK" w:hint="cs"/>
          <w:cs/>
          <w:lang w:val="th-TH"/>
        </w:rPr>
        <w:t>เดือนธันวาคม</w:t>
      </w:r>
    </w:p>
    <w:p w14:paraId="308EC817" w14:textId="21776D2A" w:rsidR="009E6917" w:rsidRPr="00B60D70" w:rsidRDefault="00D756E0" w:rsidP="00F67501">
      <w:pPr>
        <w:ind w:firstLine="576"/>
        <w:rPr>
          <w:rFonts w:ascii="TH SarabunPSK" w:hAnsi="TH SarabunPSK" w:cs="TH SarabunPSK"/>
        </w:rPr>
      </w:pPr>
      <w:r w:rsidRPr="00B60D70">
        <w:rPr>
          <w:rFonts w:ascii="TH SarabunPSK" w:hAnsi="TH SarabunPSK" w:cs="TH SarabunPSK" w:hint="cs"/>
          <w:cs/>
          <w:lang w:val="th-TH"/>
        </w:rPr>
        <w:t xml:space="preserve">ภาคการศึกษาที่ </w:t>
      </w:r>
      <w:r w:rsidRPr="00B60D70">
        <w:rPr>
          <w:rFonts w:ascii="TH SarabunPSK" w:hAnsi="TH SarabunPSK" w:cs="TH SarabunPSK" w:hint="cs"/>
          <w:cs/>
        </w:rPr>
        <w:t xml:space="preserve">2 </w:t>
      </w:r>
      <w:r w:rsidRPr="00B60D70">
        <w:rPr>
          <w:rFonts w:ascii="TH SarabunPSK" w:hAnsi="TH SarabunPSK" w:cs="TH SarabunPSK" w:hint="cs"/>
          <w:cs/>
          <w:lang w:val="th-TH"/>
        </w:rPr>
        <w:t>เริ่มเปิดสอนในเดือนมกราคม</w:t>
      </w:r>
      <w:r w:rsidR="00BD7F9D" w:rsidRPr="00B60D70">
        <w:rPr>
          <w:rFonts w:ascii="TH SarabunPSK" w:hAnsi="TH SarabunPSK" w:cs="TH SarabunPSK" w:hint="cs"/>
          <w:cs/>
          <w:lang w:val="th-TH"/>
        </w:rPr>
        <w:t xml:space="preserve"> </w:t>
      </w:r>
      <w:r w:rsidRPr="00B60D70">
        <w:rPr>
          <w:rFonts w:ascii="TH SarabunPSK" w:hAnsi="TH SarabunPSK" w:cs="TH SarabunPSK" w:hint="cs"/>
          <w:cs/>
        </w:rPr>
        <w:t xml:space="preserve">– </w:t>
      </w:r>
      <w:r w:rsidRPr="00B60D70">
        <w:rPr>
          <w:rFonts w:ascii="TH SarabunPSK" w:hAnsi="TH SarabunPSK" w:cs="TH SarabunPSK" w:hint="cs"/>
          <w:cs/>
          <w:lang w:val="th-TH"/>
        </w:rPr>
        <w:t>เดือนพฤษภาคม และ</w:t>
      </w:r>
    </w:p>
    <w:p w14:paraId="709ED5FF" w14:textId="02A471F2" w:rsidR="009E6917" w:rsidRPr="00B60D70" w:rsidRDefault="00F67501" w:rsidP="00F67501">
      <w:pPr>
        <w:ind w:firstLine="576"/>
        <w:rPr>
          <w:rFonts w:ascii="TH SarabunPSK" w:hAnsi="TH SarabunPSK" w:cs="TH SarabunPSK"/>
        </w:rPr>
      </w:pPr>
      <w:r w:rsidRPr="00B60D70">
        <w:rPr>
          <w:rFonts w:ascii="TH SarabunPSK" w:hAnsi="TH SarabunPSK" w:cs="TH SarabunPSK" w:hint="cs"/>
          <w:cs/>
        </w:rPr>
        <w:t>ภ</w:t>
      </w:r>
      <w:r w:rsidR="00D756E0" w:rsidRPr="00B60D70">
        <w:rPr>
          <w:rFonts w:ascii="TH SarabunPSK" w:hAnsi="TH SarabunPSK" w:cs="TH SarabunPSK" w:hint="cs"/>
          <w:cs/>
          <w:lang w:val="th-TH"/>
        </w:rPr>
        <w:t xml:space="preserve">าคการศึกษาพิเศษ เริ่มเปิดสอนในเดือนมิถุนายน </w:t>
      </w:r>
      <w:r w:rsidR="00D756E0" w:rsidRPr="00B60D70">
        <w:rPr>
          <w:rFonts w:ascii="TH SarabunPSK" w:hAnsi="TH SarabunPSK" w:cs="TH SarabunPSK" w:hint="cs"/>
          <w:cs/>
        </w:rPr>
        <w:t xml:space="preserve">– </w:t>
      </w:r>
      <w:r w:rsidR="00D756E0" w:rsidRPr="00B60D70">
        <w:rPr>
          <w:rFonts w:ascii="TH SarabunPSK" w:hAnsi="TH SarabunPSK" w:cs="TH SarabunPSK" w:hint="cs"/>
          <w:cs/>
          <w:lang w:val="th-TH"/>
        </w:rPr>
        <w:t xml:space="preserve">เดือนสิงหาคม </w:t>
      </w:r>
      <w:r w:rsidR="00D756E0" w:rsidRPr="00B60D70">
        <w:rPr>
          <w:rFonts w:ascii="TH SarabunPSK" w:hAnsi="TH SarabunPSK" w:cs="TH SarabunPSK" w:hint="cs"/>
          <w:cs/>
        </w:rPr>
        <w:t>(</w:t>
      </w:r>
      <w:r w:rsidR="00D756E0" w:rsidRPr="00B60D70">
        <w:rPr>
          <w:rFonts w:ascii="TH SarabunPSK" w:hAnsi="TH SarabunPSK" w:cs="TH SarabunPSK" w:hint="cs"/>
          <w:cs/>
          <w:lang w:val="th-TH"/>
        </w:rPr>
        <w:t>ถ้ามี</w:t>
      </w:r>
      <w:r w:rsidR="00D756E0" w:rsidRPr="00B60D70">
        <w:rPr>
          <w:rFonts w:ascii="TH SarabunPSK" w:hAnsi="TH SarabunPSK" w:cs="TH SarabunPSK" w:hint="cs"/>
          <w:cs/>
        </w:rPr>
        <w:t>)</w:t>
      </w:r>
    </w:p>
    <w:p w14:paraId="188487F5" w14:textId="77777777" w:rsidR="009E6917" w:rsidRPr="00B60D70" w:rsidRDefault="009E6917" w:rsidP="00592146">
      <w:pPr>
        <w:rPr>
          <w:rFonts w:ascii="TH SarabunPSK" w:hAnsi="TH SarabunPSK" w:cs="TH SarabunPSK"/>
          <w:sz w:val="20"/>
          <w:szCs w:val="20"/>
        </w:rPr>
      </w:pPr>
    </w:p>
    <w:p w14:paraId="2F608045" w14:textId="77777777" w:rsidR="009E6917" w:rsidRPr="00B60D70" w:rsidRDefault="00D756E0" w:rsidP="00FF7D50">
      <w:pPr>
        <w:pStyle w:val="2"/>
        <w:numPr>
          <w:ilvl w:val="1"/>
          <w:numId w:val="76"/>
        </w:numPr>
        <w:rPr>
          <w:rFonts w:ascii="TH SarabunPSK" w:hAnsi="TH SarabunPSK" w:cs="TH SarabunPSK"/>
        </w:rPr>
      </w:pPr>
      <w:bookmarkStart w:id="250" w:name="_Toc179246025"/>
      <w:bookmarkStart w:id="251" w:name="_Toc179656393"/>
      <w:bookmarkStart w:id="252" w:name="_Toc180609473"/>
      <w:bookmarkStart w:id="253" w:name="_Toc191634089"/>
      <w:bookmarkStart w:id="254" w:name="_Hlk117776194"/>
      <w:r w:rsidRPr="00B60D70">
        <w:rPr>
          <w:rFonts w:ascii="TH SarabunPSK" w:hAnsi="TH SarabunPSK" w:cs="TH SarabunPSK" w:hint="cs"/>
          <w:cs/>
        </w:rPr>
        <w:t>ระบบการจัดการศึกษาและระบบการศึกษา</w:t>
      </w:r>
      <w:bookmarkEnd w:id="250"/>
      <w:bookmarkEnd w:id="251"/>
      <w:bookmarkEnd w:id="252"/>
      <w:bookmarkEnd w:id="253"/>
    </w:p>
    <w:bookmarkEnd w:id="254"/>
    <w:p w14:paraId="54AD29B4" w14:textId="5CA3D400" w:rsidR="009E6917" w:rsidRPr="00B60D70" w:rsidRDefault="00D756E0" w:rsidP="00F67501">
      <w:pPr>
        <w:ind w:firstLine="576"/>
        <w:rPr>
          <w:rFonts w:ascii="TH SarabunPSK" w:hAnsi="TH SarabunPSK" w:cs="TH SarabunPSK"/>
          <w:u w:val="single"/>
        </w:rPr>
      </w:pPr>
      <w:r w:rsidRPr="00B60D70">
        <w:rPr>
          <w:rFonts w:ascii="TH SarabunPSK" w:hAnsi="TH SarabunPSK" w:cs="TH SarabunPSK" w:hint="cs"/>
          <w:u w:val="single"/>
          <w:cs/>
          <w:lang w:val="th-TH"/>
        </w:rPr>
        <w:t>ระบบการจัดการศึกษา</w:t>
      </w:r>
    </w:p>
    <w:p w14:paraId="1225BC34" w14:textId="45EFCFEE" w:rsidR="009E6917" w:rsidRPr="00B60D70" w:rsidRDefault="00DB6EAE" w:rsidP="00DB6EAE">
      <w:pPr>
        <w:ind w:left="938" w:hanging="362"/>
        <w:rPr>
          <w:rFonts w:ascii="TH SarabunPSK" w:hAnsi="TH SarabunPSK" w:cs="TH SarabunPSK"/>
        </w:rPr>
      </w:pPr>
      <w:r w:rsidRPr="00B60D70">
        <w:rPr>
          <w:rFonts w:ascii="TH SarabunPSK" w:eastAsia="Wingdings 2" w:hAnsi="TH SarabunPSK" w:cs="TH SarabunPSK" w:hint="cs"/>
        </w:rPr>
        <w:sym w:font="Wingdings 2" w:char="F052"/>
      </w:r>
      <w:r w:rsidRPr="00B60D70">
        <w:rPr>
          <w:rFonts w:ascii="TH SarabunPSK" w:hAnsi="TH SarabunPSK" w:cs="TH SarabunPSK" w:hint="cs"/>
          <w:cs/>
        </w:rPr>
        <w:t xml:space="preserve"> </w:t>
      </w:r>
      <w:r w:rsidR="00D756E0" w:rsidRPr="00B60D70">
        <w:rPr>
          <w:rFonts w:ascii="TH SarabunPSK" w:hAnsi="TH SarabunPSK" w:cs="TH SarabunPSK" w:hint="cs"/>
          <w:cs/>
          <w:lang w:val="th-TH"/>
        </w:rPr>
        <w:t xml:space="preserve">ใช้ระบบทวิภาค โดย </w:t>
      </w:r>
      <w:r w:rsidR="00D756E0" w:rsidRPr="00B60D70">
        <w:rPr>
          <w:rFonts w:ascii="TH SarabunPSK" w:hAnsi="TH SarabunPSK" w:cs="TH SarabunPSK" w:hint="cs"/>
          <w:cs/>
        </w:rPr>
        <w:t xml:space="preserve">1 </w:t>
      </w:r>
      <w:r w:rsidR="00D756E0" w:rsidRPr="00B60D70">
        <w:rPr>
          <w:rFonts w:ascii="TH SarabunPSK" w:hAnsi="TH SarabunPSK" w:cs="TH SarabunPSK" w:hint="cs"/>
          <w:cs/>
          <w:lang w:val="th-TH"/>
        </w:rPr>
        <w:t xml:space="preserve">ปีการศึกษาแบ่งออกเป็น </w:t>
      </w:r>
      <w:r w:rsidR="00D756E0" w:rsidRPr="00B60D70">
        <w:rPr>
          <w:rFonts w:ascii="TH SarabunPSK" w:hAnsi="TH SarabunPSK" w:cs="TH SarabunPSK" w:hint="cs"/>
          <w:cs/>
        </w:rPr>
        <w:t xml:space="preserve">2 </w:t>
      </w:r>
      <w:r w:rsidR="00D756E0" w:rsidRPr="00B60D70">
        <w:rPr>
          <w:rFonts w:ascii="TH SarabunPSK" w:hAnsi="TH SarabunPSK" w:cs="TH SarabunPSK" w:hint="cs"/>
          <w:cs/>
          <w:lang w:val="th-TH"/>
        </w:rPr>
        <w:t xml:space="preserve">ภาคการศึกษาปกติ </w:t>
      </w:r>
      <w:r w:rsidR="00D756E0" w:rsidRPr="00B60D70">
        <w:rPr>
          <w:rFonts w:ascii="TH SarabunPSK" w:hAnsi="TH SarabunPSK" w:cs="TH SarabunPSK" w:hint="cs"/>
          <w:cs/>
        </w:rPr>
        <w:t xml:space="preserve">1 </w:t>
      </w:r>
      <w:r w:rsidR="00D756E0" w:rsidRPr="00B60D70">
        <w:rPr>
          <w:rFonts w:ascii="TH SarabunPSK" w:hAnsi="TH SarabunPSK" w:cs="TH SarabunPSK" w:hint="cs"/>
          <w:cs/>
          <w:lang w:val="th-TH"/>
        </w:rPr>
        <w:t xml:space="preserve">ภาคการศึกษาปกติมีระยะเวลาศึกษาไม่น้อยกว่า </w:t>
      </w:r>
      <w:r w:rsidR="00D756E0" w:rsidRPr="00B60D70">
        <w:rPr>
          <w:rFonts w:ascii="TH SarabunPSK" w:hAnsi="TH SarabunPSK" w:cs="TH SarabunPSK" w:hint="cs"/>
          <w:cs/>
        </w:rPr>
        <w:t xml:space="preserve">15 </w:t>
      </w:r>
      <w:r w:rsidR="00D756E0" w:rsidRPr="00B60D70">
        <w:rPr>
          <w:rFonts w:ascii="TH SarabunPSK" w:hAnsi="TH SarabunPSK" w:cs="TH SarabunPSK" w:hint="cs"/>
          <w:cs/>
          <w:lang w:val="th-TH"/>
        </w:rPr>
        <w:t>สัปดาห์</w:t>
      </w:r>
    </w:p>
    <w:p w14:paraId="3CFC0B35" w14:textId="77777777" w:rsidR="00F67501" w:rsidRPr="00B60D70" w:rsidRDefault="00F67501" w:rsidP="00F67501">
      <w:pPr>
        <w:ind w:right="26" w:firstLine="574"/>
        <w:jc w:val="both"/>
        <w:rPr>
          <w:rFonts w:ascii="TH SarabunPSK" w:hAnsi="TH SarabunPSK" w:cs="TH SarabunPSK"/>
          <w:u w:val="single"/>
        </w:rPr>
      </w:pPr>
      <w:r w:rsidRPr="00B60D70">
        <w:rPr>
          <w:rFonts w:ascii="TH SarabunPSK" w:hAnsi="TH SarabunPSK" w:cs="TH SarabunPSK" w:hint="cs"/>
          <w:u w:val="single"/>
          <w:cs/>
        </w:rPr>
        <w:t>ระบบการศึกษา</w:t>
      </w:r>
    </w:p>
    <w:p w14:paraId="2C46C347" w14:textId="77777777" w:rsidR="00F67501" w:rsidRPr="00B60D70" w:rsidRDefault="00F67501" w:rsidP="00F67501">
      <w:pPr>
        <w:ind w:firstLine="588"/>
        <w:rPr>
          <w:rFonts w:ascii="TH SarabunPSK" w:hAnsi="TH SarabunPSK" w:cs="TH SarabunPSK"/>
        </w:rPr>
      </w:pPr>
      <w:r w:rsidRPr="00B60D70">
        <w:rPr>
          <w:rFonts w:ascii="TH SarabunPSK" w:hAnsi="TH SarabunPSK" w:cs="TH SarabunPSK" w:hint="cs"/>
        </w:rPr>
        <w:sym w:font="Wingdings 2" w:char="F052"/>
      </w:r>
      <w:r w:rsidRPr="00B60D70">
        <w:rPr>
          <w:rFonts w:ascii="TH SarabunPSK" w:hAnsi="TH SarabunPSK" w:cs="TH SarabunPSK" w:hint="cs"/>
          <w:cs/>
        </w:rPr>
        <w:t xml:space="preserve"> ระบบการศึกษาเป็นแบบชั้นเรียน และ/หรือการใช้สื่ออิเล็กทรอนิกส์</w:t>
      </w:r>
    </w:p>
    <w:p w14:paraId="00B29FBB" w14:textId="77777777" w:rsidR="00633FE0" w:rsidRPr="00B60D70" w:rsidRDefault="00633FE0" w:rsidP="00F67501">
      <w:pPr>
        <w:ind w:firstLine="588"/>
        <w:rPr>
          <w:rFonts w:ascii="TH SarabunPSK" w:hAnsi="TH SarabunPSK" w:cs="TH SarabunPSK"/>
        </w:rPr>
      </w:pPr>
    </w:p>
    <w:p w14:paraId="2A6C0A6D" w14:textId="77777777" w:rsidR="009E6917" w:rsidRPr="00B60D70" w:rsidRDefault="00D756E0" w:rsidP="00FF7D50">
      <w:pPr>
        <w:pStyle w:val="2"/>
        <w:numPr>
          <w:ilvl w:val="1"/>
          <w:numId w:val="76"/>
        </w:numPr>
        <w:rPr>
          <w:rFonts w:ascii="TH SarabunPSK" w:hAnsi="TH SarabunPSK" w:cs="TH SarabunPSK"/>
          <w:b/>
          <w:bCs w:val="0"/>
          <w:sz w:val="32"/>
          <w:szCs w:val="32"/>
          <w:lang w:val="th-TH"/>
        </w:rPr>
      </w:pPr>
      <w:bookmarkStart w:id="255" w:name="_Toc164329137"/>
      <w:bookmarkStart w:id="256" w:name="_Toc179246026"/>
      <w:bookmarkStart w:id="257" w:name="_Toc179656394"/>
      <w:bookmarkStart w:id="258" w:name="_Toc180609474"/>
      <w:bookmarkStart w:id="259" w:name="_Toc191634090"/>
      <w:bookmarkStart w:id="260" w:name="_Hlk117776203"/>
      <w:r w:rsidRPr="00B60D70">
        <w:rPr>
          <w:rFonts w:ascii="TH SarabunPSK" w:hAnsi="TH SarabunPSK" w:cs="TH SarabunPSK" w:hint="cs"/>
          <w:cs/>
        </w:rPr>
        <w:t>ชื่อ สกุล ตำแหน่งทางวิชาการ และประวัติการศึกษาของอาจารย์ผู้รับผิดชอบหลักสูตร</w:t>
      </w:r>
      <w:bookmarkEnd w:id="255"/>
      <w:bookmarkEnd w:id="256"/>
      <w:bookmarkEnd w:id="257"/>
      <w:bookmarkEnd w:id="258"/>
      <w:bookmarkEnd w:id="259"/>
      <w:r w:rsidRPr="00B60D70">
        <w:rPr>
          <w:rFonts w:ascii="TH SarabunPSK" w:hAnsi="TH SarabunPSK" w:cs="TH SarabunPSK" w:hint="cs"/>
          <w:cs/>
        </w:rPr>
        <w:t xml:space="preserve"> </w:t>
      </w:r>
      <w:bookmarkStart w:id="261" w:name="_Hlk117776208"/>
      <w:bookmarkEnd w:id="260"/>
    </w:p>
    <w:tbl>
      <w:tblPr>
        <w:tblStyle w:val="af6"/>
        <w:tblW w:w="5000" w:type="pct"/>
        <w:tblLook w:val="04A0" w:firstRow="1" w:lastRow="0" w:firstColumn="1" w:lastColumn="0" w:noHBand="0" w:noVBand="1"/>
      </w:tblPr>
      <w:tblGrid>
        <w:gridCol w:w="988"/>
        <w:gridCol w:w="2723"/>
        <w:gridCol w:w="5305"/>
      </w:tblGrid>
      <w:tr w:rsidR="00B60D70" w:rsidRPr="00B60D70" w14:paraId="1636A6AF" w14:textId="77777777" w:rsidTr="00D215E9">
        <w:trPr>
          <w:tblHeader/>
        </w:trPr>
        <w:tc>
          <w:tcPr>
            <w:tcW w:w="548" w:type="pct"/>
            <w:shd w:val="clear" w:color="auto" w:fill="F2F2F2" w:themeFill="background1" w:themeFillShade="F2"/>
            <w:vAlign w:val="center"/>
          </w:tcPr>
          <w:p w14:paraId="0DD8B1AC" w14:textId="77777777" w:rsidR="009E6917" w:rsidRPr="00B60D70" w:rsidRDefault="00D756E0" w:rsidP="00DB6EAE">
            <w:pPr>
              <w:jc w:val="center"/>
              <w:rPr>
                <w:rFonts w:ascii="TH SarabunPSK" w:hAnsi="TH SarabunPSK" w:cs="TH SarabunPSK"/>
                <w:b/>
                <w:bCs/>
                <w:sz w:val="28"/>
                <w:szCs w:val="28"/>
                <w:cs/>
              </w:rPr>
            </w:pPr>
            <w:r w:rsidRPr="00B60D70">
              <w:rPr>
                <w:rFonts w:ascii="TH SarabunPSK" w:hAnsi="TH SarabunPSK" w:cs="TH SarabunPSK" w:hint="cs"/>
                <w:b/>
                <w:bCs/>
                <w:sz w:val="28"/>
                <w:szCs w:val="28"/>
                <w:cs/>
                <w:lang w:val="th-TH"/>
              </w:rPr>
              <w:t>ลำดับที่</w:t>
            </w:r>
          </w:p>
        </w:tc>
        <w:tc>
          <w:tcPr>
            <w:tcW w:w="1510" w:type="pct"/>
            <w:shd w:val="clear" w:color="auto" w:fill="F2F2F2" w:themeFill="background1" w:themeFillShade="F2"/>
            <w:vAlign w:val="center"/>
          </w:tcPr>
          <w:p w14:paraId="4D24BE31" w14:textId="77777777" w:rsidR="009E6917" w:rsidRPr="00B60D70" w:rsidRDefault="00D756E0" w:rsidP="00DB6EAE">
            <w:pPr>
              <w:jc w:val="center"/>
              <w:rPr>
                <w:rFonts w:ascii="TH SarabunPSK" w:hAnsi="TH SarabunPSK" w:cs="TH SarabunPSK"/>
                <w:b/>
                <w:bCs/>
                <w:sz w:val="28"/>
                <w:szCs w:val="28"/>
                <w:cs/>
              </w:rPr>
            </w:pPr>
            <w:r w:rsidRPr="00B60D70">
              <w:rPr>
                <w:rFonts w:ascii="TH SarabunPSK" w:hAnsi="TH SarabunPSK" w:cs="TH SarabunPSK" w:hint="cs"/>
                <w:b/>
                <w:bCs/>
                <w:sz w:val="28"/>
                <w:szCs w:val="28"/>
                <w:cs/>
                <w:lang w:val="th-TH"/>
              </w:rPr>
              <w:t>ชื่อ</w:t>
            </w:r>
            <w:r w:rsidRPr="00B60D70">
              <w:rPr>
                <w:rFonts w:ascii="TH SarabunPSK" w:hAnsi="TH SarabunPSK" w:cs="TH SarabunPSK" w:hint="cs"/>
                <w:b/>
                <w:bCs/>
                <w:sz w:val="28"/>
                <w:szCs w:val="28"/>
              </w:rPr>
              <w:t>-</w:t>
            </w:r>
            <w:r w:rsidRPr="00B60D70">
              <w:rPr>
                <w:rFonts w:ascii="TH SarabunPSK" w:hAnsi="TH SarabunPSK" w:cs="TH SarabunPSK" w:hint="cs"/>
                <w:b/>
                <w:bCs/>
                <w:sz w:val="28"/>
                <w:szCs w:val="28"/>
                <w:cs/>
                <w:lang w:val="th-TH"/>
              </w:rPr>
              <w:t>สกุล</w:t>
            </w:r>
          </w:p>
        </w:tc>
        <w:tc>
          <w:tcPr>
            <w:tcW w:w="2942" w:type="pct"/>
            <w:shd w:val="clear" w:color="auto" w:fill="F2F2F2" w:themeFill="background1" w:themeFillShade="F2"/>
            <w:vAlign w:val="center"/>
          </w:tcPr>
          <w:p w14:paraId="15A14C2C" w14:textId="77777777" w:rsidR="009E6917" w:rsidRPr="00B60D70" w:rsidRDefault="00D756E0" w:rsidP="00DB6EAE">
            <w:pPr>
              <w:jc w:val="center"/>
              <w:rPr>
                <w:rFonts w:ascii="TH SarabunPSK" w:hAnsi="TH SarabunPSK" w:cs="TH SarabunPSK"/>
                <w:b/>
                <w:bCs/>
                <w:sz w:val="28"/>
                <w:szCs w:val="28"/>
              </w:rPr>
            </w:pPr>
            <w:r w:rsidRPr="00B60D70">
              <w:rPr>
                <w:rFonts w:ascii="TH SarabunPSK" w:hAnsi="TH SarabunPSK" w:cs="TH SarabunPSK" w:hint="cs"/>
                <w:b/>
                <w:bCs/>
                <w:sz w:val="28"/>
                <w:szCs w:val="28"/>
                <w:cs/>
                <w:lang w:val="th-TH"/>
              </w:rPr>
              <w:t xml:space="preserve">คุณวุฒิการศึกษา </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สาขาวิชา</w:t>
            </w:r>
            <w:r w:rsidRPr="00B60D70">
              <w:rPr>
                <w:rFonts w:ascii="TH SarabunPSK" w:hAnsi="TH SarabunPSK" w:cs="TH SarabunPSK" w:hint="cs"/>
                <w:b/>
                <w:bCs/>
                <w:sz w:val="28"/>
                <w:szCs w:val="28"/>
                <w:cs/>
              </w:rPr>
              <w:t xml:space="preserve">), </w:t>
            </w:r>
            <w:r w:rsidRPr="00B60D70">
              <w:rPr>
                <w:rFonts w:ascii="TH SarabunPSK" w:hAnsi="TH SarabunPSK" w:cs="TH SarabunPSK" w:hint="cs"/>
                <w:b/>
                <w:bCs/>
                <w:sz w:val="28"/>
                <w:szCs w:val="28"/>
                <w:cs/>
                <w:lang w:val="th-TH"/>
              </w:rPr>
              <w:t>สถาบันที่สำเร็จการศึกษา</w:t>
            </w:r>
            <w:r w:rsidRPr="00B60D70">
              <w:rPr>
                <w:rFonts w:ascii="TH SarabunPSK" w:hAnsi="TH SarabunPSK" w:cs="TH SarabunPSK" w:hint="cs"/>
                <w:b/>
                <w:bCs/>
                <w:sz w:val="28"/>
                <w:szCs w:val="28"/>
                <w:cs/>
              </w:rPr>
              <w:t xml:space="preserve">, </w:t>
            </w:r>
            <w:r w:rsidRPr="00B60D70">
              <w:rPr>
                <w:rFonts w:ascii="TH SarabunPSK" w:hAnsi="TH SarabunPSK" w:cs="TH SarabunPSK" w:hint="cs"/>
                <w:b/>
                <w:bCs/>
                <w:sz w:val="28"/>
                <w:szCs w:val="28"/>
                <w:cs/>
                <w:lang w:val="th-TH"/>
              </w:rPr>
              <w:t xml:space="preserve">ประเทศที่สำเร็จการศึกษา </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ปีที่สำเร็จการศึกษา</w:t>
            </w:r>
            <w:r w:rsidRPr="00B60D70">
              <w:rPr>
                <w:rFonts w:ascii="TH SarabunPSK" w:hAnsi="TH SarabunPSK" w:cs="TH SarabunPSK" w:hint="cs"/>
                <w:b/>
                <w:bCs/>
                <w:sz w:val="28"/>
                <w:szCs w:val="28"/>
                <w:cs/>
              </w:rPr>
              <w:t>)</w:t>
            </w:r>
          </w:p>
          <w:p w14:paraId="67F3FCD0" w14:textId="77777777" w:rsidR="009E6917" w:rsidRPr="00B60D70" w:rsidRDefault="00D756E0" w:rsidP="00DB6EAE">
            <w:pPr>
              <w:jc w:val="center"/>
              <w:rPr>
                <w:rFonts w:ascii="TH SarabunPSK" w:hAnsi="TH SarabunPSK" w:cs="TH SarabunPSK"/>
                <w:b/>
                <w:bCs/>
                <w:sz w:val="28"/>
                <w:szCs w:val="28"/>
              </w:rPr>
            </w:pP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เรียงจากคุณวุฒิสูงสุดจนถึงระดับปริญญาตรี</w:t>
            </w:r>
            <w:r w:rsidRPr="00B60D70">
              <w:rPr>
                <w:rFonts w:ascii="TH SarabunPSK" w:hAnsi="TH SarabunPSK" w:cs="TH SarabunPSK" w:hint="cs"/>
                <w:b/>
                <w:bCs/>
                <w:sz w:val="28"/>
                <w:szCs w:val="28"/>
                <w:cs/>
              </w:rPr>
              <w:t>)</w:t>
            </w:r>
          </w:p>
        </w:tc>
      </w:tr>
      <w:tr w:rsidR="00B60D70" w:rsidRPr="00B60D70" w14:paraId="56D3172B" w14:textId="77777777" w:rsidTr="00CF70B5">
        <w:tc>
          <w:tcPr>
            <w:tcW w:w="548" w:type="pct"/>
          </w:tcPr>
          <w:p w14:paraId="49A5495C" w14:textId="77777777" w:rsidR="00BF387D" w:rsidRPr="00B60D70" w:rsidRDefault="00BF387D" w:rsidP="00BF387D">
            <w:pPr>
              <w:jc w:val="center"/>
              <w:rPr>
                <w:rFonts w:ascii="TH SarabunPSK" w:hAnsi="TH SarabunPSK" w:cs="TH SarabunPSK"/>
                <w:b/>
                <w:bCs/>
                <w:sz w:val="28"/>
                <w:szCs w:val="28"/>
              </w:rPr>
            </w:pPr>
            <w:r w:rsidRPr="00B60D70">
              <w:rPr>
                <w:rFonts w:ascii="TH SarabunPSK" w:hAnsi="TH SarabunPSK" w:cs="TH SarabunPSK" w:hint="cs"/>
                <w:b/>
                <w:bCs/>
                <w:sz w:val="28"/>
                <w:szCs w:val="28"/>
                <w:cs/>
              </w:rPr>
              <w:t>1</w:t>
            </w:r>
          </w:p>
        </w:tc>
        <w:tc>
          <w:tcPr>
            <w:tcW w:w="1510" w:type="pct"/>
          </w:tcPr>
          <w:p w14:paraId="64FC3AB1" w14:textId="45136B68" w:rsidR="00BF387D" w:rsidRPr="00B60D70" w:rsidRDefault="00BF387D" w:rsidP="00BF387D">
            <w:pPr>
              <w:rPr>
                <w:rFonts w:ascii="TH SarabunPSK" w:hAnsi="TH SarabunPSK" w:cs="TH SarabunPSK"/>
                <w:b/>
                <w:bCs/>
                <w:sz w:val="28"/>
                <w:szCs w:val="28"/>
              </w:rPr>
            </w:pPr>
            <w:r w:rsidRPr="00B60D70">
              <w:rPr>
                <w:rFonts w:ascii="TH SarabunPSK" w:hAnsi="TH SarabunPSK" w:cs="TH SarabunPSK" w:hint="cs"/>
                <w:b/>
                <w:bCs/>
                <w:sz w:val="28"/>
                <w:szCs w:val="28"/>
                <w:cs/>
                <w:lang w:val="th-TH"/>
              </w:rPr>
              <w:t>รศ</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ดร</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สนิท วงษา</w:t>
            </w:r>
          </w:p>
        </w:tc>
        <w:tc>
          <w:tcPr>
            <w:tcW w:w="2942" w:type="pct"/>
          </w:tcPr>
          <w:p w14:paraId="150C481B" w14:textId="69F1E045" w:rsidR="00BF387D" w:rsidRPr="00B60D70" w:rsidRDefault="00BF387D" w:rsidP="00DB6EAE">
            <w:pPr>
              <w:jc w:val="left"/>
              <w:rPr>
                <w:rFonts w:ascii="TH SarabunPSK" w:hAnsi="TH SarabunPSK" w:cs="TH SarabunPSK"/>
                <w:sz w:val="28"/>
                <w:szCs w:val="28"/>
              </w:rPr>
            </w:pPr>
            <w:r w:rsidRPr="00B60D70">
              <w:rPr>
                <w:rFonts w:ascii="TH SarabunPSK" w:hAnsi="TH SarabunPSK" w:cs="TH SarabunPSK" w:hint="cs"/>
                <w:sz w:val="28"/>
                <w:szCs w:val="28"/>
              </w:rPr>
              <w:t>Ph.D. (Environment and Resources Engineering), Hokkaido University, Japan.</w:t>
            </w:r>
            <w:r w:rsidRPr="00B60D70">
              <w:rPr>
                <w:rFonts w:ascii="TH SarabunPSK" w:hAnsi="TH SarabunPSK" w:cs="TH SarabunPSK" w:hint="cs"/>
                <w:sz w:val="28"/>
                <w:szCs w:val="28"/>
                <w:cs/>
              </w:rPr>
              <w:t xml:space="preserve"> (</w:t>
            </w:r>
            <w:r w:rsidR="00377261" w:rsidRPr="00B60D70">
              <w:rPr>
                <w:rFonts w:ascii="TH SarabunPSK" w:hAnsi="TH SarabunPSK" w:cs="TH SarabunPSK"/>
                <w:sz w:val="28"/>
                <w:szCs w:val="28"/>
              </w:rPr>
              <w:t>2004</w:t>
            </w:r>
            <w:r w:rsidRPr="00B60D70">
              <w:rPr>
                <w:rFonts w:ascii="TH SarabunPSK" w:hAnsi="TH SarabunPSK" w:cs="TH SarabunPSK" w:hint="cs"/>
                <w:sz w:val="28"/>
                <w:szCs w:val="28"/>
              </w:rPr>
              <w:t>)</w:t>
            </w:r>
          </w:p>
          <w:p w14:paraId="1336E6B0" w14:textId="6428BE19" w:rsidR="00BF387D" w:rsidRPr="00B60D70" w:rsidRDefault="00BF387D" w:rsidP="00DB6EAE">
            <w:pPr>
              <w:jc w:val="left"/>
              <w:rPr>
                <w:rFonts w:ascii="TH SarabunPSK" w:hAnsi="TH SarabunPSK" w:cs="TH SarabunPSK"/>
                <w:sz w:val="28"/>
                <w:szCs w:val="28"/>
              </w:rPr>
            </w:pPr>
            <w:r w:rsidRPr="00B60D70">
              <w:rPr>
                <w:rFonts w:ascii="TH SarabunPSK" w:hAnsi="TH SarabunPSK" w:cs="TH SarabunPSK" w:hint="cs"/>
                <w:sz w:val="28"/>
                <w:szCs w:val="28"/>
              </w:rPr>
              <w:t>M.Eng. (Civil Engineering), Kyushu Institute of Technology, Japan.</w:t>
            </w:r>
            <w:r w:rsidRPr="00B60D70">
              <w:rPr>
                <w:rFonts w:ascii="TH SarabunPSK" w:hAnsi="TH SarabunPSK" w:cs="TH SarabunPSK" w:hint="cs"/>
                <w:sz w:val="28"/>
                <w:szCs w:val="28"/>
                <w:cs/>
              </w:rPr>
              <w:t xml:space="preserve"> (</w:t>
            </w:r>
            <w:r w:rsidR="00377261" w:rsidRPr="00B60D70">
              <w:rPr>
                <w:rFonts w:ascii="TH SarabunPSK" w:hAnsi="TH SarabunPSK" w:cs="TH SarabunPSK"/>
                <w:sz w:val="28"/>
                <w:szCs w:val="28"/>
              </w:rPr>
              <w:t>199</w:t>
            </w:r>
            <w:r w:rsidR="00D356CE">
              <w:rPr>
                <w:rFonts w:ascii="TH SarabunPSK" w:hAnsi="TH SarabunPSK" w:cs="TH SarabunPSK"/>
                <w:sz w:val="28"/>
                <w:szCs w:val="28"/>
              </w:rPr>
              <w:t>5</w:t>
            </w:r>
            <w:r w:rsidRPr="00B60D70">
              <w:rPr>
                <w:rFonts w:ascii="TH SarabunPSK" w:hAnsi="TH SarabunPSK" w:cs="TH SarabunPSK" w:hint="cs"/>
                <w:sz w:val="28"/>
                <w:szCs w:val="28"/>
              </w:rPr>
              <w:t>)</w:t>
            </w:r>
          </w:p>
          <w:p w14:paraId="4D1C6ECA" w14:textId="6509E75D" w:rsidR="00BF387D" w:rsidRPr="00B60D70" w:rsidRDefault="00BF387D" w:rsidP="00DB6EAE">
            <w:pPr>
              <w:jc w:val="left"/>
              <w:rPr>
                <w:rFonts w:ascii="TH SarabunPSK" w:hAnsi="TH SarabunPSK" w:cs="TH SarabunPSK"/>
                <w:sz w:val="28"/>
                <w:szCs w:val="28"/>
              </w:rPr>
            </w:pPr>
            <w:r w:rsidRPr="00B60D70">
              <w:rPr>
                <w:rFonts w:ascii="TH SarabunPSK" w:hAnsi="TH SarabunPSK" w:cs="TH SarabunPSK" w:hint="cs"/>
                <w:sz w:val="28"/>
                <w:szCs w:val="28"/>
              </w:rPr>
              <w:lastRenderedPageBreak/>
              <w:t>B.Eng. (Civil Engineering,) Kyushu Institute of Technology, Japan.</w:t>
            </w:r>
            <w:r w:rsidRPr="00B60D70">
              <w:rPr>
                <w:rFonts w:ascii="TH SarabunPSK" w:hAnsi="TH SarabunPSK" w:cs="TH SarabunPSK" w:hint="cs"/>
                <w:sz w:val="28"/>
                <w:szCs w:val="28"/>
                <w:cs/>
              </w:rPr>
              <w:t xml:space="preserve"> (</w:t>
            </w:r>
            <w:r w:rsidR="00377261" w:rsidRPr="00B60D70">
              <w:rPr>
                <w:rFonts w:ascii="TH SarabunPSK" w:hAnsi="TH SarabunPSK" w:cs="TH SarabunPSK" w:hint="cs"/>
                <w:sz w:val="28"/>
                <w:szCs w:val="28"/>
              </w:rPr>
              <w:t>199</w:t>
            </w:r>
            <w:r w:rsidR="00D356CE">
              <w:rPr>
                <w:rFonts w:ascii="TH SarabunPSK" w:hAnsi="TH SarabunPSK" w:cs="TH SarabunPSK"/>
                <w:sz w:val="28"/>
                <w:szCs w:val="28"/>
              </w:rPr>
              <w:t>3</w:t>
            </w:r>
            <w:r w:rsidRPr="00B60D70">
              <w:rPr>
                <w:rFonts w:ascii="TH SarabunPSK" w:hAnsi="TH SarabunPSK" w:cs="TH SarabunPSK" w:hint="cs"/>
                <w:sz w:val="28"/>
                <w:szCs w:val="28"/>
              </w:rPr>
              <w:t>)</w:t>
            </w:r>
          </w:p>
        </w:tc>
      </w:tr>
      <w:tr w:rsidR="00B60D70" w:rsidRPr="00B60D70" w14:paraId="72553F1D" w14:textId="77777777" w:rsidTr="00CF70B5">
        <w:tc>
          <w:tcPr>
            <w:tcW w:w="548" w:type="pct"/>
          </w:tcPr>
          <w:p w14:paraId="4EA3DA10" w14:textId="78F5F7FE" w:rsidR="00531664" w:rsidRPr="00B60D70" w:rsidRDefault="00FE3970" w:rsidP="00BF387D">
            <w:pPr>
              <w:jc w:val="center"/>
              <w:rPr>
                <w:rFonts w:ascii="TH SarabunPSK" w:hAnsi="TH SarabunPSK" w:cs="TH SarabunPSK"/>
                <w:b/>
                <w:bCs/>
                <w:sz w:val="28"/>
                <w:szCs w:val="28"/>
                <w:cs/>
              </w:rPr>
            </w:pPr>
            <w:r w:rsidRPr="00B60D70">
              <w:rPr>
                <w:rFonts w:ascii="TH SarabunPSK" w:hAnsi="TH SarabunPSK" w:cs="TH SarabunPSK" w:hint="cs"/>
                <w:b/>
                <w:bCs/>
                <w:sz w:val="28"/>
                <w:szCs w:val="28"/>
              </w:rPr>
              <w:lastRenderedPageBreak/>
              <w:t>2</w:t>
            </w:r>
          </w:p>
        </w:tc>
        <w:tc>
          <w:tcPr>
            <w:tcW w:w="1510" w:type="pct"/>
          </w:tcPr>
          <w:p w14:paraId="35FC53F6" w14:textId="77777777" w:rsidR="00531664" w:rsidRPr="00B60D70" w:rsidRDefault="00531664" w:rsidP="00BF387D">
            <w:pPr>
              <w:rPr>
                <w:rFonts w:ascii="TH SarabunPSK" w:hAnsi="TH SarabunPSK" w:cs="TH SarabunPSK"/>
                <w:b/>
                <w:bCs/>
                <w:sz w:val="28"/>
                <w:szCs w:val="28"/>
                <w:lang w:val="th-TH"/>
              </w:rPr>
            </w:pPr>
            <w:r w:rsidRPr="00B60D70">
              <w:rPr>
                <w:rFonts w:ascii="TH SarabunPSK" w:hAnsi="TH SarabunPSK" w:cs="TH SarabunPSK" w:hint="cs"/>
                <w:b/>
                <w:bCs/>
                <w:sz w:val="28"/>
                <w:szCs w:val="28"/>
                <w:cs/>
                <w:lang w:val="th-TH"/>
              </w:rPr>
              <w:t>ผศ.ดร.มงคล นามลักษณ์</w:t>
            </w:r>
          </w:p>
          <w:p w14:paraId="6DC85F3B" w14:textId="77777777" w:rsidR="00531664" w:rsidRPr="00B60D70" w:rsidRDefault="00531664" w:rsidP="00531664">
            <w:pPr>
              <w:rPr>
                <w:rFonts w:ascii="TH SarabunPSK" w:hAnsi="TH SarabunPSK" w:cs="TH SarabunPSK"/>
                <w:i/>
                <w:iCs/>
                <w:sz w:val="28"/>
                <w:szCs w:val="28"/>
              </w:rPr>
            </w:pPr>
            <w:r w:rsidRPr="00B60D70">
              <w:rPr>
                <w:rFonts w:ascii="TH SarabunPSK" w:hAnsi="TH SarabunPSK" w:cs="TH SarabunPSK" w:hint="cs"/>
                <w:i/>
                <w:iCs/>
                <w:sz w:val="28"/>
                <w:szCs w:val="28"/>
                <w:cs/>
              </w:rPr>
              <w:t>ใบประกอบวิชาชีพครู</w:t>
            </w:r>
          </w:p>
          <w:p w14:paraId="3AFA3E9D" w14:textId="77777777" w:rsidR="00531664" w:rsidRPr="00B60D70" w:rsidRDefault="00531664" w:rsidP="00531664">
            <w:pPr>
              <w:rPr>
                <w:rFonts w:ascii="TH SarabunPSK" w:hAnsi="TH SarabunPSK" w:cs="TH SarabunPSK"/>
                <w:i/>
                <w:iCs/>
                <w:sz w:val="28"/>
                <w:szCs w:val="28"/>
              </w:rPr>
            </w:pPr>
            <w:r w:rsidRPr="00B60D70">
              <w:rPr>
                <w:rFonts w:ascii="TH SarabunPSK" w:hAnsi="TH SarabunPSK" w:cs="TH SarabunPSK" w:hint="cs"/>
                <w:i/>
                <w:iCs/>
                <w:sz w:val="28"/>
                <w:szCs w:val="28"/>
                <w:cs/>
              </w:rPr>
              <w:t>ใบประกอบวิชาชีพวิศวกรรม</w:t>
            </w:r>
          </w:p>
          <w:p w14:paraId="7EF173AC" w14:textId="5AC1FDBC" w:rsidR="00531664" w:rsidRPr="00B60D70" w:rsidRDefault="00531664" w:rsidP="00531664">
            <w:pPr>
              <w:jc w:val="left"/>
              <w:rPr>
                <w:rFonts w:ascii="TH SarabunPSK" w:hAnsi="TH SarabunPSK" w:cs="TH SarabunPSK"/>
                <w:b/>
                <w:bCs/>
                <w:sz w:val="28"/>
                <w:szCs w:val="28"/>
                <w:cs/>
                <w:lang w:val="th-TH"/>
              </w:rPr>
            </w:pPr>
            <w:r w:rsidRPr="00B60D70">
              <w:rPr>
                <w:rFonts w:ascii="TH SarabunPSK" w:hAnsi="TH SarabunPSK" w:cs="TH SarabunPSK" w:hint="cs"/>
                <w:i/>
                <w:iCs/>
                <w:sz w:val="28"/>
                <w:szCs w:val="28"/>
                <w:cs/>
              </w:rPr>
              <w:t>ผู้ช่วยศาสตราจารย์</w:t>
            </w:r>
            <w:r w:rsidR="00581ACD" w:rsidRPr="00B60D70">
              <w:rPr>
                <w:rFonts w:ascii="TH SarabunPSK" w:hAnsi="TH SarabunPSK" w:cs="TH SarabunPSK" w:hint="cs"/>
                <w:i/>
                <w:iCs/>
                <w:sz w:val="28"/>
                <w:szCs w:val="28"/>
                <w:cs/>
              </w:rPr>
              <w:t>สาขาวิชาวิศวกรรมโยธา</w:t>
            </w:r>
          </w:p>
        </w:tc>
        <w:tc>
          <w:tcPr>
            <w:tcW w:w="2942" w:type="pct"/>
          </w:tcPr>
          <w:p w14:paraId="31EEFE47" w14:textId="77777777" w:rsidR="00531664" w:rsidRPr="00B60D70" w:rsidRDefault="00531664" w:rsidP="00DB6EAE">
            <w:pPr>
              <w:jc w:val="left"/>
              <w:rPr>
                <w:rFonts w:ascii="TH SarabunPSK" w:hAnsi="TH SarabunPSK" w:cs="TH SarabunPSK"/>
                <w:sz w:val="28"/>
                <w:szCs w:val="28"/>
              </w:rPr>
            </w:pPr>
            <w:r w:rsidRPr="00B60D70">
              <w:rPr>
                <w:rFonts w:ascii="TH SarabunPSK" w:hAnsi="TH SarabunPSK" w:cs="TH SarabunPSK" w:hint="cs"/>
                <w:sz w:val="28"/>
                <w:szCs w:val="28"/>
              </w:rPr>
              <w:t xml:space="preserve">Ph.D. (Solid waste, Resources, and </w:t>
            </w:r>
            <w:proofErr w:type="spellStart"/>
            <w:r w:rsidRPr="00B60D70">
              <w:rPr>
                <w:rFonts w:ascii="TH SarabunPSK" w:hAnsi="TH SarabunPSK" w:cs="TH SarabunPSK" w:hint="cs"/>
                <w:sz w:val="28"/>
                <w:szCs w:val="28"/>
              </w:rPr>
              <w:t>Geoenvironment</w:t>
            </w:r>
            <w:proofErr w:type="spellEnd"/>
            <w:r w:rsidRPr="00B60D70">
              <w:rPr>
                <w:rFonts w:ascii="TH SarabunPSK" w:hAnsi="TH SarabunPSK" w:cs="TH SarabunPSK" w:hint="cs"/>
                <w:sz w:val="28"/>
                <w:szCs w:val="28"/>
              </w:rPr>
              <w:t>) Hokkaido University, Japan (</w:t>
            </w:r>
            <w:r w:rsidRPr="00B60D70">
              <w:rPr>
                <w:rFonts w:ascii="TH SarabunPSK" w:hAnsi="TH SarabunPSK" w:cs="TH SarabunPSK" w:hint="cs"/>
                <w:sz w:val="28"/>
                <w:szCs w:val="28"/>
                <w:cs/>
              </w:rPr>
              <w:t>2011)</w:t>
            </w:r>
          </w:p>
          <w:p w14:paraId="389DBEEA" w14:textId="77777777" w:rsidR="00531664" w:rsidRPr="00B60D70" w:rsidRDefault="00531664" w:rsidP="00DB6EAE">
            <w:pPr>
              <w:jc w:val="left"/>
              <w:rPr>
                <w:rFonts w:ascii="TH SarabunPSK" w:hAnsi="TH SarabunPSK" w:cs="TH SarabunPSK"/>
                <w:sz w:val="28"/>
                <w:szCs w:val="28"/>
              </w:rPr>
            </w:pPr>
            <w:r w:rsidRPr="00B60D70">
              <w:rPr>
                <w:rFonts w:ascii="TH SarabunPSK" w:hAnsi="TH SarabunPSK" w:cs="TH SarabunPSK" w:hint="cs"/>
                <w:sz w:val="28"/>
                <w:szCs w:val="28"/>
                <w:cs/>
              </w:rPr>
              <w:t>วศ.ม. (วิศวกรรมโยธา) มหาวิทยาลัยเทคโนโลยีพระจอมเกล้าธนบุรี</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ประเทศไทย (2545)</w:t>
            </w:r>
          </w:p>
          <w:p w14:paraId="0FEF81DA" w14:textId="16B1D7AC" w:rsidR="00531664" w:rsidRPr="00B60D70" w:rsidRDefault="00531664" w:rsidP="00DB6EAE">
            <w:pPr>
              <w:jc w:val="left"/>
              <w:rPr>
                <w:rFonts w:ascii="TH SarabunPSK" w:hAnsi="TH SarabunPSK" w:cs="TH SarabunPSK"/>
                <w:sz w:val="28"/>
                <w:szCs w:val="28"/>
              </w:rPr>
            </w:pPr>
            <w:r w:rsidRPr="00B60D70">
              <w:rPr>
                <w:rFonts w:ascii="TH SarabunPSK" w:hAnsi="TH SarabunPSK" w:cs="TH SarabunPSK" w:hint="cs"/>
                <w:sz w:val="28"/>
                <w:szCs w:val="28"/>
                <w:cs/>
              </w:rPr>
              <w:t>ค.</w:t>
            </w:r>
            <w:proofErr w:type="spellStart"/>
            <w:r w:rsidRPr="00B60D70">
              <w:rPr>
                <w:rFonts w:ascii="TH SarabunPSK" w:hAnsi="TH SarabunPSK" w:cs="TH SarabunPSK" w:hint="cs"/>
                <w:sz w:val="28"/>
                <w:szCs w:val="28"/>
                <w:cs/>
              </w:rPr>
              <w:t>อ.บ</w:t>
            </w:r>
            <w:proofErr w:type="spellEnd"/>
            <w:r w:rsidRPr="00B60D70">
              <w:rPr>
                <w:rFonts w:ascii="TH SarabunPSK" w:hAnsi="TH SarabunPSK" w:cs="TH SarabunPSK" w:hint="cs"/>
                <w:sz w:val="28"/>
                <w:szCs w:val="28"/>
                <w:cs/>
              </w:rPr>
              <w:t>. (วิศวกรรมโยธา) สถาบันเทคโนโลยีพระจอมเกล้า ธนบุรี</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ประเทศไทย (2539)</w:t>
            </w:r>
          </w:p>
        </w:tc>
      </w:tr>
      <w:tr w:rsidR="00B60D70" w:rsidRPr="00B60D70" w14:paraId="533482D2" w14:textId="77777777" w:rsidTr="00CF70B5">
        <w:tc>
          <w:tcPr>
            <w:tcW w:w="548" w:type="pct"/>
          </w:tcPr>
          <w:p w14:paraId="72759855" w14:textId="674FBE0D" w:rsidR="00BF387D" w:rsidRPr="00B60D70" w:rsidRDefault="00FE3970" w:rsidP="00BF387D">
            <w:pPr>
              <w:jc w:val="center"/>
              <w:rPr>
                <w:rFonts w:ascii="TH SarabunPSK" w:hAnsi="TH SarabunPSK" w:cs="TH SarabunPSK"/>
                <w:b/>
                <w:bCs/>
                <w:sz w:val="28"/>
                <w:szCs w:val="28"/>
                <w:cs/>
              </w:rPr>
            </w:pPr>
            <w:r w:rsidRPr="00B60D70">
              <w:rPr>
                <w:rFonts w:ascii="TH SarabunPSK" w:hAnsi="TH SarabunPSK" w:cs="TH SarabunPSK" w:hint="cs"/>
                <w:b/>
                <w:bCs/>
                <w:sz w:val="28"/>
                <w:szCs w:val="28"/>
              </w:rPr>
              <w:t>3</w:t>
            </w:r>
          </w:p>
        </w:tc>
        <w:tc>
          <w:tcPr>
            <w:tcW w:w="1510" w:type="pct"/>
          </w:tcPr>
          <w:p w14:paraId="74B0D937" w14:textId="77777777" w:rsidR="00BF387D" w:rsidRPr="00B60D70" w:rsidRDefault="00BF387D" w:rsidP="00BF387D">
            <w:pPr>
              <w:rPr>
                <w:rFonts w:ascii="TH SarabunPSK" w:hAnsi="TH SarabunPSK" w:cs="TH SarabunPSK"/>
                <w:b/>
                <w:bCs/>
                <w:sz w:val="28"/>
                <w:szCs w:val="28"/>
              </w:rPr>
            </w:pPr>
            <w:r w:rsidRPr="00B60D70">
              <w:rPr>
                <w:rFonts w:ascii="TH SarabunPSK" w:hAnsi="TH SarabunPSK" w:cs="TH SarabunPSK" w:hint="cs"/>
                <w:b/>
                <w:bCs/>
                <w:sz w:val="28"/>
                <w:szCs w:val="28"/>
                <w:cs/>
              </w:rPr>
              <w:t>ผศ.ดร.ประภัสสร วงษ์ดี</w:t>
            </w:r>
          </w:p>
          <w:p w14:paraId="3F8A082B" w14:textId="77777777" w:rsidR="00BF387D" w:rsidRPr="00B60D70" w:rsidRDefault="00BF387D" w:rsidP="00BF387D">
            <w:pPr>
              <w:rPr>
                <w:rFonts w:ascii="TH SarabunPSK" w:hAnsi="TH SarabunPSK" w:cs="TH SarabunPSK"/>
                <w:i/>
                <w:iCs/>
                <w:sz w:val="28"/>
                <w:szCs w:val="28"/>
              </w:rPr>
            </w:pPr>
            <w:r w:rsidRPr="00B60D70">
              <w:rPr>
                <w:rFonts w:ascii="TH SarabunPSK" w:hAnsi="TH SarabunPSK" w:cs="TH SarabunPSK" w:hint="cs"/>
                <w:i/>
                <w:iCs/>
                <w:sz w:val="28"/>
                <w:szCs w:val="28"/>
                <w:cs/>
              </w:rPr>
              <w:t>ใบประกอบวิชาชีพครู</w:t>
            </w:r>
          </w:p>
          <w:p w14:paraId="2461ED24" w14:textId="3194D43C" w:rsidR="00BF387D" w:rsidRPr="00B60D70" w:rsidRDefault="00BF387D" w:rsidP="00BF387D">
            <w:pPr>
              <w:jc w:val="left"/>
              <w:rPr>
                <w:rFonts w:ascii="TH SarabunPSK" w:hAnsi="TH SarabunPSK" w:cs="TH SarabunPSK"/>
                <w:i/>
                <w:iCs/>
                <w:sz w:val="28"/>
                <w:szCs w:val="28"/>
                <w:cs/>
              </w:rPr>
            </w:pPr>
            <w:r w:rsidRPr="00B60D70">
              <w:rPr>
                <w:rFonts w:ascii="TH SarabunPSK" w:hAnsi="TH SarabunPSK" w:cs="TH SarabunPSK" w:hint="cs"/>
                <w:i/>
                <w:iCs/>
                <w:sz w:val="28"/>
                <w:szCs w:val="28"/>
                <w:cs/>
              </w:rPr>
              <w:t>ผู้ช่วยศาสตราจารย์ด้านการ</w:t>
            </w:r>
            <w:r w:rsidR="00C01C0E" w:rsidRPr="00B60D70">
              <w:rPr>
                <w:rFonts w:ascii="TH SarabunPSK" w:hAnsi="TH SarabunPSK" w:cs="TH SarabunPSK" w:hint="cs"/>
                <w:i/>
                <w:iCs/>
                <w:sz w:val="28"/>
                <w:szCs w:val="28"/>
                <w:cs/>
              </w:rPr>
              <w:t>วัดและ</w:t>
            </w:r>
            <w:r w:rsidRPr="00B60D70">
              <w:rPr>
                <w:rFonts w:ascii="TH SarabunPSK" w:hAnsi="TH SarabunPSK" w:cs="TH SarabunPSK" w:hint="cs"/>
                <w:i/>
                <w:iCs/>
                <w:sz w:val="28"/>
                <w:szCs w:val="28"/>
                <w:cs/>
              </w:rPr>
              <w:t>ประเมินผลการศึกษา</w:t>
            </w:r>
          </w:p>
        </w:tc>
        <w:tc>
          <w:tcPr>
            <w:tcW w:w="2942" w:type="pct"/>
          </w:tcPr>
          <w:p w14:paraId="2D6836C2" w14:textId="7701E593" w:rsidR="00BF387D" w:rsidRPr="00B60D70" w:rsidRDefault="00BF387D" w:rsidP="00DB6EAE">
            <w:pPr>
              <w:jc w:val="left"/>
              <w:rPr>
                <w:rFonts w:ascii="TH SarabunPSK" w:hAnsi="TH SarabunPSK" w:cs="TH SarabunPSK"/>
                <w:sz w:val="28"/>
                <w:szCs w:val="28"/>
              </w:rPr>
            </w:pPr>
            <w:r w:rsidRPr="00B60D70">
              <w:rPr>
                <w:rFonts w:ascii="TH SarabunPSK" w:hAnsi="TH SarabunPSK" w:cs="TH SarabunPSK" w:hint="cs"/>
                <w:sz w:val="28"/>
                <w:szCs w:val="28"/>
                <w:cs/>
              </w:rPr>
              <w:t>กศ.ด. (วิจัยและประเมินผลการศึกษา)</w:t>
            </w:r>
            <w:r w:rsidR="00DB6EAE" w:rsidRPr="00B60D70">
              <w:rPr>
                <w:rFonts w:ascii="TH SarabunPSK" w:hAnsi="TH SarabunPSK" w:cs="TH SarabunPSK" w:hint="cs"/>
                <w:sz w:val="28"/>
                <w:szCs w:val="28"/>
                <w:cs/>
              </w:rPr>
              <w:t>, มหาวิทยาลัยนเรศวร, ประเทศไทย (255</w:t>
            </w:r>
            <w:r w:rsidR="00913742">
              <w:rPr>
                <w:rFonts w:ascii="TH SarabunPSK" w:hAnsi="TH SarabunPSK" w:cs="TH SarabunPSK" w:hint="cs"/>
                <w:sz w:val="28"/>
                <w:szCs w:val="28"/>
                <w:cs/>
              </w:rPr>
              <w:t>6</w:t>
            </w:r>
            <w:r w:rsidR="00DB6EAE" w:rsidRPr="00B60D70">
              <w:rPr>
                <w:rFonts w:ascii="TH SarabunPSK" w:hAnsi="TH SarabunPSK" w:cs="TH SarabunPSK" w:hint="cs"/>
                <w:sz w:val="28"/>
                <w:szCs w:val="28"/>
                <w:cs/>
              </w:rPr>
              <w:t>)</w:t>
            </w:r>
          </w:p>
          <w:p w14:paraId="120981DA" w14:textId="5B448654" w:rsidR="00BF387D" w:rsidRPr="00B60D70" w:rsidRDefault="00BF387D" w:rsidP="00DB6EAE">
            <w:pPr>
              <w:jc w:val="left"/>
              <w:rPr>
                <w:rFonts w:ascii="TH SarabunPSK" w:hAnsi="TH SarabunPSK" w:cs="TH SarabunPSK"/>
                <w:sz w:val="28"/>
                <w:szCs w:val="28"/>
              </w:rPr>
            </w:pPr>
            <w:proofErr w:type="spellStart"/>
            <w:r w:rsidRPr="00B60D70">
              <w:rPr>
                <w:rFonts w:ascii="TH SarabunPSK" w:hAnsi="TH SarabunPSK" w:cs="TH SarabunPSK" w:hint="cs"/>
                <w:sz w:val="28"/>
                <w:szCs w:val="28"/>
                <w:cs/>
              </w:rPr>
              <w:t>ค.ม</w:t>
            </w:r>
            <w:proofErr w:type="spellEnd"/>
            <w:r w:rsidRPr="00B60D70">
              <w:rPr>
                <w:rFonts w:ascii="TH SarabunPSK" w:hAnsi="TH SarabunPSK" w:cs="TH SarabunPSK" w:hint="cs"/>
                <w:sz w:val="28"/>
                <w:szCs w:val="28"/>
                <w:cs/>
              </w:rPr>
              <w:t>. (วิจัยทางการศึกษา)</w:t>
            </w:r>
            <w:r w:rsidR="00DB6EAE" w:rsidRPr="00B60D70">
              <w:rPr>
                <w:rFonts w:ascii="TH SarabunPSK" w:hAnsi="TH SarabunPSK" w:cs="TH SarabunPSK" w:hint="cs"/>
                <w:sz w:val="28"/>
                <w:szCs w:val="28"/>
                <w:cs/>
              </w:rPr>
              <w:t>, จุฬาลงกรณ์มหาวิทยาลัย, ประเทศไทย (254</w:t>
            </w:r>
            <w:r w:rsidR="00913742">
              <w:rPr>
                <w:rFonts w:ascii="TH SarabunPSK" w:hAnsi="TH SarabunPSK" w:cs="TH SarabunPSK" w:hint="cs"/>
                <w:sz w:val="28"/>
                <w:szCs w:val="28"/>
                <w:cs/>
              </w:rPr>
              <w:t>2</w:t>
            </w:r>
            <w:r w:rsidR="00DB6EAE" w:rsidRPr="00B60D70">
              <w:rPr>
                <w:rFonts w:ascii="TH SarabunPSK" w:hAnsi="TH SarabunPSK" w:cs="TH SarabunPSK" w:hint="cs"/>
                <w:sz w:val="28"/>
                <w:szCs w:val="28"/>
                <w:cs/>
              </w:rPr>
              <w:t>)</w:t>
            </w:r>
          </w:p>
          <w:p w14:paraId="5BD34615" w14:textId="74B8EEF5" w:rsidR="00BF387D" w:rsidRPr="00B60D70" w:rsidRDefault="00BF387D" w:rsidP="00DB6EAE">
            <w:pPr>
              <w:jc w:val="left"/>
              <w:rPr>
                <w:rFonts w:ascii="TH SarabunPSK" w:hAnsi="TH SarabunPSK" w:cs="TH SarabunPSK"/>
                <w:sz w:val="28"/>
                <w:szCs w:val="28"/>
              </w:rPr>
            </w:pPr>
            <w:proofErr w:type="spellStart"/>
            <w:r w:rsidRPr="00B60D70">
              <w:rPr>
                <w:rFonts w:ascii="TH SarabunPSK" w:hAnsi="TH SarabunPSK" w:cs="TH SarabunPSK" w:hint="cs"/>
                <w:sz w:val="28"/>
                <w:szCs w:val="28"/>
                <w:cs/>
              </w:rPr>
              <w:t>ศษ</w:t>
            </w:r>
            <w:proofErr w:type="spellEnd"/>
            <w:r w:rsidRPr="00B60D70">
              <w:rPr>
                <w:rFonts w:ascii="TH SarabunPSK" w:hAnsi="TH SarabunPSK" w:cs="TH SarabunPSK" w:hint="cs"/>
                <w:sz w:val="28"/>
                <w:szCs w:val="28"/>
                <w:cs/>
              </w:rPr>
              <w:t>.บ. (ฟิสิกส์-คณิตศาสตร์)</w:t>
            </w:r>
            <w:r w:rsidR="00DB6EAE" w:rsidRPr="00B60D70">
              <w:rPr>
                <w:rFonts w:ascii="TH SarabunPSK" w:hAnsi="TH SarabunPSK" w:cs="TH SarabunPSK" w:hint="cs"/>
                <w:sz w:val="28"/>
                <w:szCs w:val="28"/>
                <w:cs/>
              </w:rPr>
              <w:t>, มหาวิทยาลัยขอนแก่น, ประเทศไทย (253</w:t>
            </w:r>
            <w:r w:rsidR="00913742">
              <w:rPr>
                <w:rFonts w:ascii="TH SarabunPSK" w:hAnsi="TH SarabunPSK" w:cs="TH SarabunPSK" w:hint="cs"/>
                <w:sz w:val="28"/>
                <w:szCs w:val="28"/>
                <w:cs/>
              </w:rPr>
              <w:t>5</w:t>
            </w:r>
            <w:r w:rsidR="00DB6EAE" w:rsidRPr="00B60D70">
              <w:rPr>
                <w:rFonts w:ascii="TH SarabunPSK" w:hAnsi="TH SarabunPSK" w:cs="TH SarabunPSK" w:hint="cs"/>
                <w:sz w:val="28"/>
                <w:szCs w:val="28"/>
                <w:cs/>
              </w:rPr>
              <w:t>)</w:t>
            </w:r>
          </w:p>
        </w:tc>
      </w:tr>
      <w:tr w:rsidR="00B60D70" w:rsidRPr="00B60D70" w14:paraId="2D4ECF3E" w14:textId="77777777" w:rsidTr="00CF70B5">
        <w:tc>
          <w:tcPr>
            <w:tcW w:w="548" w:type="pct"/>
          </w:tcPr>
          <w:p w14:paraId="0244631F" w14:textId="65CE54E1" w:rsidR="00BF387D" w:rsidRPr="00B60D70" w:rsidRDefault="00FE3970" w:rsidP="00BF387D">
            <w:pPr>
              <w:jc w:val="center"/>
              <w:rPr>
                <w:rFonts w:ascii="TH SarabunPSK" w:hAnsi="TH SarabunPSK" w:cs="TH SarabunPSK"/>
                <w:b/>
                <w:bCs/>
                <w:sz w:val="28"/>
                <w:szCs w:val="28"/>
                <w:cs/>
              </w:rPr>
            </w:pPr>
            <w:r w:rsidRPr="00B60D70">
              <w:rPr>
                <w:rFonts w:ascii="TH SarabunPSK" w:hAnsi="TH SarabunPSK" w:cs="TH SarabunPSK" w:hint="cs"/>
                <w:b/>
                <w:bCs/>
                <w:sz w:val="28"/>
                <w:szCs w:val="28"/>
              </w:rPr>
              <w:t>4</w:t>
            </w:r>
          </w:p>
        </w:tc>
        <w:tc>
          <w:tcPr>
            <w:tcW w:w="1510" w:type="pct"/>
          </w:tcPr>
          <w:p w14:paraId="6052F9A7" w14:textId="6B7B8812" w:rsidR="00BF387D" w:rsidRPr="00B60D70" w:rsidRDefault="00BF387D" w:rsidP="00BF387D">
            <w:pPr>
              <w:rPr>
                <w:rFonts w:ascii="TH SarabunPSK" w:hAnsi="TH SarabunPSK" w:cs="TH SarabunPSK"/>
                <w:b/>
                <w:bCs/>
                <w:sz w:val="28"/>
                <w:szCs w:val="28"/>
              </w:rPr>
            </w:pPr>
            <w:r w:rsidRPr="00B60D70">
              <w:rPr>
                <w:rFonts w:ascii="TH SarabunPSK" w:hAnsi="TH SarabunPSK" w:cs="TH SarabunPSK" w:hint="cs"/>
                <w:b/>
                <w:bCs/>
                <w:sz w:val="28"/>
                <w:szCs w:val="28"/>
                <w:cs/>
                <w:lang w:val="th-TH"/>
              </w:rPr>
              <w:t>ผศ</w:t>
            </w:r>
            <w:r w:rsidRPr="00B60D70">
              <w:rPr>
                <w:rFonts w:ascii="TH SarabunPSK" w:hAnsi="TH SarabunPSK" w:cs="TH SarabunPSK" w:hint="cs"/>
                <w:b/>
                <w:bCs/>
                <w:sz w:val="28"/>
                <w:szCs w:val="28"/>
                <w:cs/>
              </w:rPr>
              <w:t>.เอกรัตน์ รวยรวย</w:t>
            </w:r>
            <w:r w:rsidR="00531664" w:rsidRPr="00B60D70">
              <w:rPr>
                <w:rFonts w:ascii="TH SarabunPSK" w:hAnsi="TH SarabunPSK" w:cs="TH SarabunPSK" w:hint="cs"/>
                <w:b/>
                <w:bCs/>
                <w:sz w:val="28"/>
                <w:szCs w:val="28"/>
              </w:rPr>
              <w:t>*</w:t>
            </w:r>
          </w:p>
          <w:p w14:paraId="6A407799" w14:textId="77777777" w:rsidR="00BF387D" w:rsidRPr="00B60D70" w:rsidRDefault="00BF387D" w:rsidP="00BF387D">
            <w:pPr>
              <w:rPr>
                <w:rFonts w:ascii="TH SarabunPSK" w:hAnsi="TH SarabunPSK" w:cs="TH SarabunPSK"/>
                <w:i/>
                <w:iCs/>
                <w:sz w:val="28"/>
                <w:szCs w:val="28"/>
              </w:rPr>
            </w:pPr>
            <w:r w:rsidRPr="00B60D70">
              <w:rPr>
                <w:rFonts w:ascii="TH SarabunPSK" w:hAnsi="TH SarabunPSK" w:cs="TH SarabunPSK" w:hint="cs"/>
                <w:i/>
                <w:iCs/>
                <w:sz w:val="28"/>
                <w:szCs w:val="28"/>
                <w:cs/>
              </w:rPr>
              <w:t>ใบประกอบวิชาชีพครู</w:t>
            </w:r>
          </w:p>
          <w:p w14:paraId="4639130E" w14:textId="77777777" w:rsidR="00BF387D" w:rsidRPr="00B60D70" w:rsidRDefault="00BF387D" w:rsidP="00BF387D">
            <w:pPr>
              <w:rPr>
                <w:rFonts w:ascii="TH SarabunPSK" w:hAnsi="TH SarabunPSK" w:cs="TH SarabunPSK"/>
                <w:i/>
                <w:iCs/>
                <w:sz w:val="28"/>
                <w:szCs w:val="28"/>
              </w:rPr>
            </w:pPr>
            <w:r w:rsidRPr="00B60D70">
              <w:rPr>
                <w:rFonts w:ascii="TH SarabunPSK" w:hAnsi="TH SarabunPSK" w:cs="TH SarabunPSK" w:hint="cs"/>
                <w:i/>
                <w:iCs/>
                <w:sz w:val="28"/>
                <w:szCs w:val="28"/>
                <w:cs/>
              </w:rPr>
              <w:t>ใบประกอบวิชาชีพวิศวกรรม</w:t>
            </w:r>
          </w:p>
          <w:p w14:paraId="149B5330" w14:textId="47D380C9" w:rsidR="00BF387D" w:rsidRPr="00B60D70" w:rsidRDefault="00BF387D" w:rsidP="00BF387D">
            <w:pPr>
              <w:rPr>
                <w:rFonts w:ascii="TH SarabunPSK" w:hAnsi="TH SarabunPSK" w:cs="TH SarabunPSK"/>
                <w:i/>
                <w:iCs/>
                <w:sz w:val="28"/>
                <w:szCs w:val="28"/>
                <w:cs/>
              </w:rPr>
            </w:pPr>
            <w:r w:rsidRPr="00B60D70">
              <w:rPr>
                <w:rFonts w:ascii="TH SarabunPSK" w:hAnsi="TH SarabunPSK" w:cs="TH SarabunPSK" w:hint="cs"/>
                <w:i/>
                <w:iCs/>
                <w:sz w:val="28"/>
                <w:szCs w:val="28"/>
                <w:cs/>
              </w:rPr>
              <w:t>ผู้ช่วยศาสตราจารย์ด้านครุศาสตร์อุตสาหกรรม</w:t>
            </w:r>
          </w:p>
        </w:tc>
        <w:tc>
          <w:tcPr>
            <w:tcW w:w="2942" w:type="pct"/>
          </w:tcPr>
          <w:p w14:paraId="1B050367" w14:textId="2704B6C6" w:rsidR="00BF387D" w:rsidRPr="00B60D70" w:rsidRDefault="00BF387D" w:rsidP="00DB6EAE">
            <w:pPr>
              <w:jc w:val="left"/>
              <w:rPr>
                <w:rFonts w:ascii="TH SarabunPSK" w:hAnsi="TH SarabunPSK" w:cs="TH SarabunPSK"/>
                <w:sz w:val="28"/>
                <w:szCs w:val="28"/>
              </w:rPr>
            </w:pPr>
            <w:r w:rsidRPr="00B60D70">
              <w:rPr>
                <w:rFonts w:ascii="TH SarabunPSK" w:hAnsi="TH SarabunPSK" w:cs="TH SarabunPSK" w:hint="cs"/>
                <w:sz w:val="28"/>
                <w:szCs w:val="28"/>
                <w:cs/>
                <w:lang w:val="th-TH"/>
              </w:rPr>
              <w:t>วศ</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ม</w:t>
            </w:r>
            <w:r w:rsidRPr="00B60D70">
              <w:rPr>
                <w:rFonts w:ascii="TH SarabunPSK" w:hAnsi="TH SarabunPSK" w:cs="TH SarabunPSK" w:hint="cs"/>
                <w:sz w:val="28"/>
                <w:szCs w:val="28"/>
                <w:cs/>
              </w:rPr>
              <w:t>. (</w:t>
            </w:r>
            <w:r w:rsidRPr="00B60D70">
              <w:rPr>
                <w:rFonts w:ascii="TH SarabunPSK" w:hAnsi="TH SarabunPSK" w:cs="TH SarabunPSK" w:hint="cs"/>
                <w:sz w:val="28"/>
                <w:szCs w:val="28"/>
                <w:cs/>
                <w:lang w:val="th-TH"/>
              </w:rPr>
              <w:t>วิศวกรรมโยธา</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มหาวิทยาลัยเทคโนโลยีพระจอมเกล้าธนบุรี</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lang w:val="th-TH"/>
              </w:rPr>
              <w:t xml:space="preserve">ประเทศไทย </w:t>
            </w:r>
            <w:r w:rsidRPr="00B60D70">
              <w:rPr>
                <w:rFonts w:ascii="TH SarabunPSK" w:hAnsi="TH SarabunPSK" w:cs="TH SarabunPSK" w:hint="cs"/>
                <w:sz w:val="28"/>
                <w:szCs w:val="28"/>
                <w:cs/>
              </w:rPr>
              <w:t>(</w:t>
            </w:r>
            <w:r w:rsidRPr="00B60D70">
              <w:rPr>
                <w:rFonts w:ascii="TH SarabunPSK" w:hAnsi="TH SarabunPSK" w:cs="TH SarabunPSK" w:hint="cs"/>
                <w:sz w:val="28"/>
                <w:szCs w:val="28"/>
              </w:rPr>
              <w:t>254</w:t>
            </w:r>
            <w:r w:rsidR="00CE6F8C">
              <w:rPr>
                <w:rFonts w:ascii="TH SarabunPSK" w:hAnsi="TH SarabunPSK" w:cs="TH SarabunPSK"/>
                <w:sz w:val="28"/>
                <w:szCs w:val="28"/>
              </w:rPr>
              <w:t>3</w:t>
            </w:r>
            <w:r w:rsidRPr="00B60D70">
              <w:rPr>
                <w:rFonts w:ascii="TH SarabunPSK" w:hAnsi="TH SarabunPSK" w:cs="TH SarabunPSK" w:hint="cs"/>
                <w:sz w:val="28"/>
                <w:szCs w:val="28"/>
              </w:rPr>
              <w:t>)</w:t>
            </w:r>
          </w:p>
          <w:p w14:paraId="25D31163" w14:textId="1A9601F4" w:rsidR="00BF387D" w:rsidRPr="00B60D70" w:rsidRDefault="00BF387D" w:rsidP="00DB6EAE">
            <w:pPr>
              <w:jc w:val="left"/>
              <w:rPr>
                <w:rFonts w:ascii="TH SarabunPSK" w:hAnsi="TH SarabunPSK" w:cs="TH SarabunPSK"/>
                <w:sz w:val="28"/>
                <w:szCs w:val="28"/>
                <w:cs/>
                <w:lang w:val="th-TH"/>
              </w:rPr>
            </w:pPr>
            <w:r w:rsidRPr="00B60D70">
              <w:rPr>
                <w:rFonts w:ascii="TH SarabunPSK" w:hAnsi="TH SarabunPSK" w:cs="TH SarabunPSK" w:hint="cs"/>
                <w:sz w:val="28"/>
                <w:szCs w:val="28"/>
                <w:cs/>
                <w:lang w:val="th-TH"/>
              </w:rPr>
              <w:t>ค</w:t>
            </w:r>
            <w:r w:rsidRPr="00B60D70">
              <w:rPr>
                <w:rFonts w:ascii="TH SarabunPSK" w:hAnsi="TH SarabunPSK" w:cs="TH SarabunPSK" w:hint="cs"/>
                <w:sz w:val="28"/>
                <w:szCs w:val="28"/>
                <w:cs/>
              </w:rPr>
              <w:t>.</w:t>
            </w:r>
            <w:proofErr w:type="spellStart"/>
            <w:r w:rsidRPr="00B60D70">
              <w:rPr>
                <w:rFonts w:ascii="TH SarabunPSK" w:hAnsi="TH SarabunPSK" w:cs="TH SarabunPSK" w:hint="cs"/>
                <w:sz w:val="28"/>
                <w:szCs w:val="28"/>
                <w:cs/>
                <w:lang w:val="th-TH"/>
              </w:rPr>
              <w:t>อ</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บ</w:t>
            </w:r>
            <w:proofErr w:type="spellEnd"/>
            <w:r w:rsidRPr="00B60D70">
              <w:rPr>
                <w:rFonts w:ascii="TH SarabunPSK" w:hAnsi="TH SarabunPSK" w:cs="TH SarabunPSK" w:hint="cs"/>
                <w:sz w:val="28"/>
                <w:szCs w:val="28"/>
                <w:cs/>
              </w:rPr>
              <w:t>. (</w:t>
            </w:r>
            <w:r w:rsidRPr="00B60D70">
              <w:rPr>
                <w:rFonts w:ascii="TH SarabunPSK" w:hAnsi="TH SarabunPSK" w:cs="TH SarabunPSK" w:hint="cs"/>
                <w:sz w:val="28"/>
                <w:szCs w:val="28"/>
                <w:cs/>
                <w:lang w:val="th-TH"/>
              </w:rPr>
              <w:t>วิศวกรรมโยธา</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สถาบันเทคโนโลยีพระจอมเกล้าธนบุรี</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lang w:val="th-TH"/>
              </w:rPr>
              <w:t xml:space="preserve">ประเทศไทย </w:t>
            </w:r>
            <w:r w:rsidRPr="00B60D70">
              <w:rPr>
                <w:rFonts w:ascii="TH SarabunPSK" w:hAnsi="TH SarabunPSK" w:cs="TH SarabunPSK" w:hint="cs"/>
                <w:sz w:val="28"/>
                <w:szCs w:val="28"/>
                <w:cs/>
              </w:rPr>
              <w:t>(</w:t>
            </w:r>
            <w:r w:rsidRPr="00B60D70">
              <w:rPr>
                <w:rFonts w:ascii="TH SarabunPSK" w:hAnsi="TH SarabunPSK" w:cs="TH SarabunPSK" w:hint="cs"/>
                <w:sz w:val="28"/>
                <w:szCs w:val="28"/>
              </w:rPr>
              <w:t>2538)</w:t>
            </w:r>
          </w:p>
        </w:tc>
      </w:tr>
      <w:tr w:rsidR="00B60D70" w:rsidRPr="00B60D70" w14:paraId="0BFC88CC" w14:textId="77777777" w:rsidTr="00CF70B5">
        <w:tc>
          <w:tcPr>
            <w:tcW w:w="548" w:type="pct"/>
          </w:tcPr>
          <w:p w14:paraId="7B2CBA03" w14:textId="58C1E4F2" w:rsidR="00531664" w:rsidRPr="00B60D70" w:rsidRDefault="00FE3970" w:rsidP="00531664">
            <w:pPr>
              <w:jc w:val="center"/>
              <w:rPr>
                <w:rFonts w:ascii="TH SarabunPSK" w:hAnsi="TH SarabunPSK" w:cs="TH SarabunPSK"/>
                <w:b/>
                <w:bCs/>
                <w:sz w:val="28"/>
                <w:szCs w:val="28"/>
              </w:rPr>
            </w:pPr>
            <w:r w:rsidRPr="00B60D70">
              <w:rPr>
                <w:rFonts w:ascii="TH SarabunPSK" w:hAnsi="TH SarabunPSK" w:cs="TH SarabunPSK" w:hint="cs"/>
                <w:b/>
                <w:bCs/>
                <w:sz w:val="28"/>
                <w:szCs w:val="28"/>
              </w:rPr>
              <w:t>5</w:t>
            </w:r>
          </w:p>
        </w:tc>
        <w:tc>
          <w:tcPr>
            <w:tcW w:w="1510" w:type="pct"/>
          </w:tcPr>
          <w:p w14:paraId="0B01DDAA" w14:textId="77777777" w:rsidR="00531664" w:rsidRPr="00B60D70" w:rsidRDefault="00531664" w:rsidP="00531664">
            <w:pPr>
              <w:rPr>
                <w:rFonts w:ascii="TH SarabunPSK" w:hAnsi="TH SarabunPSK" w:cs="TH SarabunPSK"/>
                <w:b/>
                <w:bCs/>
                <w:sz w:val="28"/>
                <w:szCs w:val="28"/>
                <w:lang w:val="th-TH"/>
              </w:rPr>
            </w:pPr>
            <w:r w:rsidRPr="00B60D70">
              <w:rPr>
                <w:rFonts w:ascii="TH SarabunPSK" w:hAnsi="TH SarabunPSK" w:cs="TH SarabunPSK" w:hint="cs"/>
                <w:b/>
                <w:bCs/>
                <w:sz w:val="28"/>
                <w:szCs w:val="28"/>
                <w:cs/>
                <w:lang w:val="th-TH"/>
              </w:rPr>
              <w:t>อ</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อินทร์</w:t>
            </w:r>
            <w:proofErr w:type="spellStart"/>
            <w:r w:rsidRPr="00B60D70">
              <w:rPr>
                <w:rFonts w:ascii="TH SarabunPSK" w:hAnsi="TH SarabunPSK" w:cs="TH SarabunPSK" w:hint="cs"/>
                <w:b/>
                <w:bCs/>
                <w:sz w:val="28"/>
                <w:szCs w:val="28"/>
                <w:cs/>
                <w:lang w:val="th-TH"/>
              </w:rPr>
              <w:t>ธิ</w:t>
            </w:r>
            <w:proofErr w:type="spellEnd"/>
            <w:r w:rsidRPr="00B60D70">
              <w:rPr>
                <w:rFonts w:ascii="TH SarabunPSK" w:hAnsi="TH SarabunPSK" w:cs="TH SarabunPSK" w:hint="cs"/>
                <w:b/>
                <w:bCs/>
                <w:sz w:val="28"/>
                <w:szCs w:val="28"/>
                <w:cs/>
                <w:lang w:val="th-TH"/>
              </w:rPr>
              <w:t>รา คำ</w:t>
            </w:r>
            <w:proofErr w:type="spellStart"/>
            <w:r w:rsidRPr="00B60D70">
              <w:rPr>
                <w:rFonts w:ascii="TH SarabunPSK" w:hAnsi="TH SarabunPSK" w:cs="TH SarabunPSK" w:hint="cs"/>
                <w:b/>
                <w:bCs/>
                <w:sz w:val="28"/>
                <w:szCs w:val="28"/>
                <w:cs/>
                <w:lang w:val="th-TH"/>
              </w:rPr>
              <w:t>ภี</w:t>
            </w:r>
            <w:proofErr w:type="spellEnd"/>
            <w:r w:rsidRPr="00B60D70">
              <w:rPr>
                <w:rFonts w:ascii="TH SarabunPSK" w:hAnsi="TH SarabunPSK" w:cs="TH SarabunPSK" w:hint="cs"/>
                <w:b/>
                <w:bCs/>
                <w:sz w:val="28"/>
                <w:szCs w:val="28"/>
                <w:cs/>
                <w:lang w:val="th-TH"/>
              </w:rPr>
              <w:t>ระ</w:t>
            </w:r>
          </w:p>
          <w:p w14:paraId="61A171A9" w14:textId="77777777" w:rsidR="00531664" w:rsidRPr="00B60D70" w:rsidRDefault="00531664" w:rsidP="00531664">
            <w:pPr>
              <w:rPr>
                <w:rFonts w:ascii="TH SarabunPSK" w:hAnsi="TH SarabunPSK" w:cs="TH SarabunPSK"/>
                <w:i/>
                <w:iCs/>
                <w:sz w:val="28"/>
                <w:szCs w:val="28"/>
              </w:rPr>
            </w:pPr>
            <w:r w:rsidRPr="00B60D70">
              <w:rPr>
                <w:rFonts w:ascii="TH SarabunPSK" w:hAnsi="TH SarabunPSK" w:cs="TH SarabunPSK" w:hint="cs"/>
                <w:i/>
                <w:iCs/>
                <w:sz w:val="28"/>
                <w:szCs w:val="28"/>
                <w:cs/>
              </w:rPr>
              <w:t>ใบประกอบวิชาชีพครู</w:t>
            </w:r>
          </w:p>
          <w:p w14:paraId="0992555C" w14:textId="77777777" w:rsidR="00531664" w:rsidRPr="00B60D70" w:rsidRDefault="00531664" w:rsidP="00531664">
            <w:pPr>
              <w:rPr>
                <w:rFonts w:ascii="TH SarabunPSK" w:hAnsi="TH SarabunPSK" w:cs="TH SarabunPSK"/>
                <w:i/>
                <w:iCs/>
                <w:sz w:val="28"/>
                <w:szCs w:val="28"/>
              </w:rPr>
            </w:pPr>
            <w:r w:rsidRPr="00B60D70">
              <w:rPr>
                <w:rFonts w:ascii="TH SarabunPSK" w:hAnsi="TH SarabunPSK" w:cs="TH SarabunPSK" w:hint="cs"/>
                <w:i/>
                <w:iCs/>
                <w:sz w:val="28"/>
                <w:szCs w:val="28"/>
                <w:cs/>
              </w:rPr>
              <w:t>ใบประกอบวิชาชีพวิศวกรรม</w:t>
            </w:r>
          </w:p>
          <w:p w14:paraId="7DE90CC8" w14:textId="15605382" w:rsidR="00531664" w:rsidRPr="00B60D70" w:rsidRDefault="00531664" w:rsidP="00531664">
            <w:pPr>
              <w:rPr>
                <w:rFonts w:ascii="TH SarabunPSK" w:hAnsi="TH SarabunPSK" w:cs="TH SarabunPSK"/>
                <w:sz w:val="28"/>
                <w:szCs w:val="28"/>
                <w:cs/>
              </w:rPr>
            </w:pPr>
          </w:p>
        </w:tc>
        <w:tc>
          <w:tcPr>
            <w:tcW w:w="2942" w:type="pct"/>
          </w:tcPr>
          <w:p w14:paraId="4DE172A7" w14:textId="636B11A2" w:rsidR="00531664" w:rsidRPr="00B60D70" w:rsidRDefault="00531664" w:rsidP="00DB6EAE">
            <w:pPr>
              <w:jc w:val="left"/>
              <w:rPr>
                <w:rFonts w:ascii="TH SarabunPSK" w:hAnsi="TH SarabunPSK" w:cs="TH SarabunPSK"/>
                <w:sz w:val="28"/>
                <w:szCs w:val="28"/>
              </w:rPr>
            </w:pPr>
            <w:r w:rsidRPr="00B60D70">
              <w:rPr>
                <w:rFonts w:ascii="TH SarabunPSK" w:hAnsi="TH SarabunPSK" w:cs="TH SarabunPSK" w:hint="cs"/>
                <w:sz w:val="28"/>
                <w:szCs w:val="28"/>
                <w:cs/>
                <w:lang w:val="th-TH"/>
              </w:rPr>
              <w:t>ค</w:t>
            </w:r>
            <w:r w:rsidRPr="00B60D70">
              <w:rPr>
                <w:rFonts w:ascii="TH SarabunPSK" w:hAnsi="TH SarabunPSK" w:cs="TH SarabunPSK" w:hint="cs"/>
                <w:sz w:val="28"/>
                <w:szCs w:val="28"/>
                <w:cs/>
              </w:rPr>
              <w:t>.</w:t>
            </w:r>
            <w:proofErr w:type="spellStart"/>
            <w:r w:rsidRPr="00B60D70">
              <w:rPr>
                <w:rFonts w:ascii="TH SarabunPSK" w:hAnsi="TH SarabunPSK" w:cs="TH SarabunPSK" w:hint="cs"/>
                <w:sz w:val="28"/>
                <w:szCs w:val="28"/>
                <w:cs/>
                <w:lang w:val="th-TH"/>
              </w:rPr>
              <w:t>อ</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ม</w:t>
            </w:r>
            <w:proofErr w:type="spellEnd"/>
            <w:r w:rsidRPr="00B60D70">
              <w:rPr>
                <w:rFonts w:ascii="TH SarabunPSK" w:hAnsi="TH SarabunPSK" w:cs="TH SarabunPSK" w:hint="cs"/>
                <w:sz w:val="28"/>
                <w:szCs w:val="28"/>
                <w:cs/>
              </w:rPr>
              <w:t>. (</w:t>
            </w:r>
            <w:r w:rsidRPr="00B60D70">
              <w:rPr>
                <w:rFonts w:ascii="TH SarabunPSK" w:hAnsi="TH SarabunPSK" w:cs="TH SarabunPSK" w:hint="cs"/>
                <w:sz w:val="28"/>
                <w:szCs w:val="28"/>
                <w:cs/>
                <w:lang w:val="th-TH"/>
              </w:rPr>
              <w:t>วิศวกรรมโยธา</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มหาวิทยาลัยเทคโนโลยีพระจอมเกล้าธนบุรี</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lang w:val="th-TH"/>
              </w:rPr>
              <w:t xml:space="preserve">ประเทศไทย </w:t>
            </w:r>
            <w:r w:rsidRPr="00B60D70">
              <w:rPr>
                <w:rFonts w:ascii="TH SarabunPSK" w:hAnsi="TH SarabunPSK" w:cs="TH SarabunPSK" w:hint="cs"/>
                <w:sz w:val="28"/>
                <w:szCs w:val="28"/>
                <w:cs/>
              </w:rPr>
              <w:t>(2550)</w:t>
            </w:r>
          </w:p>
          <w:p w14:paraId="70C68C2D" w14:textId="1D906BD0" w:rsidR="00531664" w:rsidRPr="00B60D70" w:rsidRDefault="00531664" w:rsidP="00DB6EAE">
            <w:pPr>
              <w:jc w:val="left"/>
              <w:rPr>
                <w:rFonts w:ascii="TH SarabunPSK" w:hAnsi="TH SarabunPSK" w:cs="TH SarabunPSK"/>
                <w:sz w:val="28"/>
                <w:szCs w:val="28"/>
              </w:rPr>
            </w:pPr>
            <w:r w:rsidRPr="00B60D70">
              <w:rPr>
                <w:rFonts w:ascii="TH SarabunPSK" w:hAnsi="TH SarabunPSK" w:cs="TH SarabunPSK" w:hint="cs"/>
                <w:sz w:val="28"/>
                <w:szCs w:val="28"/>
                <w:cs/>
                <w:lang w:val="th-TH"/>
              </w:rPr>
              <w:t>ค</w:t>
            </w:r>
            <w:r w:rsidRPr="00B60D70">
              <w:rPr>
                <w:rFonts w:ascii="TH SarabunPSK" w:hAnsi="TH SarabunPSK" w:cs="TH SarabunPSK" w:hint="cs"/>
                <w:sz w:val="28"/>
                <w:szCs w:val="28"/>
                <w:cs/>
              </w:rPr>
              <w:t>.</w:t>
            </w:r>
            <w:proofErr w:type="spellStart"/>
            <w:r w:rsidRPr="00B60D70">
              <w:rPr>
                <w:rFonts w:ascii="TH SarabunPSK" w:hAnsi="TH SarabunPSK" w:cs="TH SarabunPSK" w:hint="cs"/>
                <w:sz w:val="28"/>
                <w:szCs w:val="28"/>
                <w:cs/>
                <w:lang w:val="th-TH"/>
              </w:rPr>
              <w:t>อ</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บ</w:t>
            </w:r>
            <w:proofErr w:type="spellEnd"/>
            <w:r w:rsidRPr="00B60D70">
              <w:rPr>
                <w:rFonts w:ascii="TH SarabunPSK" w:hAnsi="TH SarabunPSK" w:cs="TH SarabunPSK" w:hint="cs"/>
                <w:sz w:val="28"/>
                <w:szCs w:val="28"/>
                <w:cs/>
              </w:rPr>
              <w:t>. (</w:t>
            </w:r>
            <w:r w:rsidRPr="00B60D70">
              <w:rPr>
                <w:rFonts w:ascii="TH SarabunPSK" w:hAnsi="TH SarabunPSK" w:cs="TH SarabunPSK" w:hint="cs"/>
                <w:sz w:val="28"/>
                <w:szCs w:val="28"/>
                <w:cs/>
                <w:lang w:val="th-TH"/>
              </w:rPr>
              <w:t>วิศวกรรมโยธา</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มหาวิทยาลัยเทคโนโลยีพระจอมเกล้าธนบุรี</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lang w:val="th-TH"/>
              </w:rPr>
              <w:t xml:space="preserve">ประเทศไทย </w:t>
            </w:r>
            <w:r w:rsidRPr="00B60D70">
              <w:rPr>
                <w:rFonts w:ascii="TH SarabunPSK" w:hAnsi="TH SarabunPSK" w:cs="TH SarabunPSK" w:hint="cs"/>
                <w:sz w:val="28"/>
                <w:szCs w:val="28"/>
                <w:cs/>
              </w:rPr>
              <w:t>(2541)</w:t>
            </w:r>
          </w:p>
        </w:tc>
      </w:tr>
      <w:tr w:rsidR="00531664" w:rsidRPr="00B60D70" w14:paraId="470F44D9" w14:textId="77777777" w:rsidTr="00CF70B5">
        <w:tc>
          <w:tcPr>
            <w:tcW w:w="548" w:type="pct"/>
          </w:tcPr>
          <w:p w14:paraId="39DA2DAA" w14:textId="3B2C64C4" w:rsidR="00531664" w:rsidRPr="00B60D70" w:rsidRDefault="00FE3970" w:rsidP="00531664">
            <w:pPr>
              <w:jc w:val="center"/>
              <w:rPr>
                <w:rFonts w:ascii="TH SarabunPSK" w:hAnsi="TH SarabunPSK" w:cs="TH SarabunPSK"/>
                <w:b/>
                <w:bCs/>
                <w:sz w:val="28"/>
                <w:szCs w:val="28"/>
                <w:cs/>
              </w:rPr>
            </w:pPr>
            <w:r w:rsidRPr="00B60D70">
              <w:rPr>
                <w:rFonts w:ascii="TH SarabunPSK" w:hAnsi="TH SarabunPSK" w:cs="TH SarabunPSK" w:hint="cs"/>
                <w:b/>
                <w:bCs/>
                <w:sz w:val="28"/>
                <w:szCs w:val="28"/>
              </w:rPr>
              <w:t>6</w:t>
            </w:r>
          </w:p>
        </w:tc>
        <w:tc>
          <w:tcPr>
            <w:tcW w:w="1510" w:type="pct"/>
          </w:tcPr>
          <w:p w14:paraId="3CE4A82D" w14:textId="77777777" w:rsidR="00531664" w:rsidRPr="00B60D70" w:rsidRDefault="00531664" w:rsidP="00531664">
            <w:pPr>
              <w:rPr>
                <w:rFonts w:ascii="TH SarabunPSK" w:hAnsi="TH SarabunPSK" w:cs="TH SarabunPSK"/>
                <w:b/>
                <w:bCs/>
                <w:sz w:val="28"/>
                <w:szCs w:val="28"/>
                <w:lang w:val="th-TH"/>
              </w:rPr>
            </w:pPr>
            <w:r w:rsidRPr="00B60D70">
              <w:rPr>
                <w:rFonts w:ascii="TH SarabunPSK" w:hAnsi="TH SarabunPSK" w:cs="TH SarabunPSK" w:hint="cs"/>
                <w:b/>
                <w:bCs/>
                <w:sz w:val="28"/>
                <w:szCs w:val="28"/>
                <w:cs/>
                <w:lang w:val="th-TH"/>
              </w:rPr>
              <w:t>อ</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เศร</w:t>
            </w:r>
            <w:proofErr w:type="spellStart"/>
            <w:r w:rsidRPr="00B60D70">
              <w:rPr>
                <w:rFonts w:ascii="TH SarabunPSK" w:hAnsi="TH SarabunPSK" w:cs="TH SarabunPSK" w:hint="cs"/>
                <w:b/>
                <w:bCs/>
                <w:sz w:val="28"/>
                <w:szCs w:val="28"/>
                <w:cs/>
                <w:lang w:val="th-TH"/>
              </w:rPr>
              <w:t>ษฐ</w:t>
            </w:r>
            <w:proofErr w:type="spellEnd"/>
            <w:r w:rsidRPr="00B60D70">
              <w:rPr>
                <w:rFonts w:ascii="TH SarabunPSK" w:hAnsi="TH SarabunPSK" w:cs="TH SarabunPSK" w:hint="cs"/>
                <w:b/>
                <w:bCs/>
                <w:sz w:val="28"/>
                <w:szCs w:val="28"/>
                <w:cs/>
                <w:lang w:val="th-TH"/>
              </w:rPr>
              <w:t>พงศ์ ศรีวิริยานนท์</w:t>
            </w:r>
          </w:p>
          <w:p w14:paraId="2B148943" w14:textId="77777777" w:rsidR="00531664" w:rsidRPr="00B60D70" w:rsidRDefault="00531664" w:rsidP="00531664">
            <w:pPr>
              <w:rPr>
                <w:rFonts w:ascii="TH SarabunPSK" w:hAnsi="TH SarabunPSK" w:cs="TH SarabunPSK"/>
                <w:i/>
                <w:iCs/>
                <w:sz w:val="28"/>
                <w:szCs w:val="28"/>
              </w:rPr>
            </w:pPr>
            <w:r w:rsidRPr="00B60D70">
              <w:rPr>
                <w:rFonts w:ascii="TH SarabunPSK" w:hAnsi="TH SarabunPSK" w:cs="TH SarabunPSK" w:hint="cs"/>
                <w:i/>
                <w:iCs/>
                <w:sz w:val="28"/>
                <w:szCs w:val="28"/>
                <w:cs/>
              </w:rPr>
              <w:t>ใบประกอบวิชาชีพวิศวกรรม</w:t>
            </w:r>
          </w:p>
          <w:p w14:paraId="0216AAA7" w14:textId="53969D2A" w:rsidR="00531664" w:rsidRPr="00B60D70" w:rsidRDefault="00531664" w:rsidP="00531664">
            <w:pPr>
              <w:rPr>
                <w:rFonts w:ascii="TH SarabunPSK" w:hAnsi="TH SarabunPSK" w:cs="TH SarabunPSK"/>
                <w:sz w:val="28"/>
                <w:szCs w:val="28"/>
                <w:cs/>
              </w:rPr>
            </w:pPr>
          </w:p>
        </w:tc>
        <w:tc>
          <w:tcPr>
            <w:tcW w:w="2942" w:type="pct"/>
          </w:tcPr>
          <w:p w14:paraId="4DE28AAF" w14:textId="77777777" w:rsidR="00531664" w:rsidRPr="00B60D70" w:rsidRDefault="00531664" w:rsidP="00DB6EAE">
            <w:pPr>
              <w:jc w:val="left"/>
              <w:rPr>
                <w:rFonts w:ascii="TH SarabunPSK" w:hAnsi="TH SarabunPSK" w:cs="TH SarabunPSK"/>
                <w:sz w:val="28"/>
                <w:szCs w:val="28"/>
              </w:rPr>
            </w:pPr>
            <w:r w:rsidRPr="00B60D70">
              <w:rPr>
                <w:rFonts w:ascii="TH SarabunPSK" w:hAnsi="TH SarabunPSK" w:cs="TH SarabunPSK" w:hint="cs"/>
                <w:sz w:val="28"/>
                <w:szCs w:val="28"/>
                <w:cs/>
                <w:lang w:val="th-TH"/>
              </w:rPr>
              <w:t>วศ</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ม</w:t>
            </w:r>
            <w:r w:rsidRPr="00B60D70">
              <w:rPr>
                <w:rFonts w:ascii="TH SarabunPSK" w:hAnsi="TH SarabunPSK" w:cs="TH SarabunPSK" w:hint="cs"/>
                <w:sz w:val="28"/>
                <w:szCs w:val="28"/>
                <w:cs/>
              </w:rPr>
              <w:t>. (</w:t>
            </w:r>
            <w:r w:rsidRPr="00B60D70">
              <w:rPr>
                <w:rFonts w:ascii="TH SarabunPSK" w:hAnsi="TH SarabunPSK" w:cs="TH SarabunPSK" w:hint="cs"/>
                <w:sz w:val="28"/>
                <w:szCs w:val="28"/>
                <w:cs/>
                <w:lang w:val="th-TH"/>
              </w:rPr>
              <w:t>วิศวกรรมโยธา</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สถาบันเทคโนโลยีพระจอมเกล้าธนบุรี</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lang w:val="th-TH"/>
              </w:rPr>
              <w:t xml:space="preserve">ประเทศไทย </w:t>
            </w:r>
            <w:r w:rsidRPr="00B60D70">
              <w:rPr>
                <w:rFonts w:ascii="TH SarabunPSK" w:hAnsi="TH SarabunPSK" w:cs="TH SarabunPSK" w:hint="cs"/>
                <w:sz w:val="28"/>
                <w:szCs w:val="28"/>
                <w:cs/>
              </w:rPr>
              <w:t>(</w:t>
            </w:r>
            <w:r w:rsidRPr="00B60D70">
              <w:rPr>
                <w:rFonts w:ascii="TH SarabunPSK" w:hAnsi="TH SarabunPSK" w:cs="TH SarabunPSK" w:hint="cs"/>
                <w:sz w:val="28"/>
                <w:szCs w:val="28"/>
              </w:rPr>
              <w:t>2539)</w:t>
            </w:r>
          </w:p>
          <w:p w14:paraId="3A9D7E9E" w14:textId="06EF3006" w:rsidR="00531664" w:rsidRPr="00B60D70" w:rsidRDefault="00531664" w:rsidP="00DB6EAE">
            <w:pPr>
              <w:jc w:val="left"/>
              <w:rPr>
                <w:rFonts w:ascii="TH SarabunPSK" w:hAnsi="TH SarabunPSK" w:cs="TH SarabunPSK"/>
                <w:sz w:val="28"/>
                <w:szCs w:val="28"/>
              </w:rPr>
            </w:pPr>
            <w:r w:rsidRPr="00B60D70">
              <w:rPr>
                <w:rFonts w:ascii="TH SarabunPSK" w:hAnsi="TH SarabunPSK" w:cs="TH SarabunPSK" w:hint="cs"/>
                <w:sz w:val="28"/>
                <w:szCs w:val="28"/>
                <w:cs/>
                <w:lang w:val="th-TH"/>
              </w:rPr>
              <w:t>วศ</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บ</w:t>
            </w:r>
            <w:r w:rsidRPr="00B60D70">
              <w:rPr>
                <w:rFonts w:ascii="TH SarabunPSK" w:hAnsi="TH SarabunPSK" w:cs="TH SarabunPSK" w:hint="cs"/>
                <w:sz w:val="28"/>
                <w:szCs w:val="28"/>
                <w:cs/>
              </w:rPr>
              <w:t>. (</w:t>
            </w:r>
            <w:r w:rsidRPr="00B60D70">
              <w:rPr>
                <w:rFonts w:ascii="TH SarabunPSK" w:hAnsi="TH SarabunPSK" w:cs="TH SarabunPSK" w:hint="cs"/>
                <w:sz w:val="28"/>
                <w:szCs w:val="28"/>
                <w:cs/>
                <w:lang w:val="th-TH"/>
              </w:rPr>
              <w:t>วิศวกรรมโยธา</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สถาบันเทคโนโลยีพระจอมเกล้าธนบุรี</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lang w:val="th-TH"/>
              </w:rPr>
              <w:t xml:space="preserve">ประเทศไทย </w:t>
            </w:r>
            <w:r w:rsidRPr="00B60D70">
              <w:rPr>
                <w:rFonts w:ascii="TH SarabunPSK" w:hAnsi="TH SarabunPSK" w:cs="TH SarabunPSK" w:hint="cs"/>
                <w:sz w:val="28"/>
                <w:szCs w:val="28"/>
                <w:cs/>
              </w:rPr>
              <w:t>(</w:t>
            </w:r>
            <w:r w:rsidRPr="00B60D70">
              <w:rPr>
                <w:rFonts w:ascii="TH SarabunPSK" w:hAnsi="TH SarabunPSK" w:cs="TH SarabunPSK" w:hint="cs"/>
                <w:sz w:val="28"/>
                <w:szCs w:val="28"/>
              </w:rPr>
              <w:t>2535)</w:t>
            </w:r>
          </w:p>
        </w:tc>
      </w:tr>
    </w:tbl>
    <w:p w14:paraId="12437304" w14:textId="52290C0B" w:rsidR="00A07352" w:rsidRDefault="00A07352">
      <w:pPr>
        <w:jc w:val="left"/>
        <w:rPr>
          <w:rFonts w:ascii="TH SarabunPSK" w:eastAsiaTheme="majorEastAsia" w:hAnsi="TH SarabunPSK" w:cs="TH SarabunPSK"/>
          <w:bCs/>
          <w:sz w:val="36"/>
          <w:szCs w:val="36"/>
          <w:cs/>
        </w:rPr>
      </w:pPr>
    </w:p>
    <w:p w14:paraId="0BBFEE6C" w14:textId="77777777" w:rsidR="00A07352" w:rsidRDefault="00A07352">
      <w:pPr>
        <w:jc w:val="left"/>
        <w:rPr>
          <w:rFonts w:ascii="TH SarabunPSK" w:eastAsiaTheme="majorEastAsia" w:hAnsi="TH SarabunPSK" w:cs="TH SarabunPSK"/>
          <w:bCs/>
          <w:sz w:val="36"/>
          <w:szCs w:val="36"/>
          <w:cs/>
        </w:rPr>
      </w:pPr>
      <w:r>
        <w:rPr>
          <w:rFonts w:ascii="TH SarabunPSK" w:eastAsiaTheme="majorEastAsia" w:hAnsi="TH SarabunPSK" w:cs="TH SarabunPSK"/>
          <w:bCs/>
          <w:sz w:val="36"/>
          <w:szCs w:val="36"/>
          <w:cs/>
        </w:rPr>
        <w:br w:type="page"/>
      </w:r>
    </w:p>
    <w:p w14:paraId="4FBFADAF" w14:textId="2264DB72" w:rsidR="009E6917" w:rsidRPr="00B60D70" w:rsidRDefault="00D756E0" w:rsidP="00FF7D50">
      <w:pPr>
        <w:pStyle w:val="2"/>
        <w:numPr>
          <w:ilvl w:val="1"/>
          <w:numId w:val="76"/>
        </w:numPr>
        <w:rPr>
          <w:rFonts w:ascii="TH SarabunPSK" w:hAnsi="TH SarabunPSK" w:cs="TH SarabunPSK"/>
        </w:rPr>
      </w:pPr>
      <w:bookmarkStart w:id="262" w:name="_Toc164329138"/>
      <w:bookmarkStart w:id="263" w:name="_Toc179246027"/>
      <w:bookmarkStart w:id="264" w:name="_Toc179656395"/>
      <w:bookmarkStart w:id="265" w:name="_Toc180609475"/>
      <w:bookmarkStart w:id="266" w:name="_Toc191634091"/>
      <w:r w:rsidRPr="00B60D70">
        <w:rPr>
          <w:rFonts w:ascii="TH SarabunPSK" w:hAnsi="TH SarabunPSK" w:cs="TH SarabunPSK" w:hint="cs"/>
          <w:cs/>
        </w:rPr>
        <w:lastRenderedPageBreak/>
        <w:t>ชื่อ สกุล ตำแหน่งทางวิชาการ และประวัติของอาจารย์ประจำหลักสูตร</w:t>
      </w:r>
      <w:bookmarkEnd w:id="262"/>
      <w:bookmarkEnd w:id="263"/>
      <w:bookmarkEnd w:id="264"/>
      <w:bookmarkEnd w:id="265"/>
      <w:bookmarkEnd w:id="266"/>
    </w:p>
    <w:tbl>
      <w:tblPr>
        <w:tblStyle w:val="af6"/>
        <w:tblW w:w="5000" w:type="pct"/>
        <w:tblLook w:val="04A0" w:firstRow="1" w:lastRow="0" w:firstColumn="1" w:lastColumn="0" w:noHBand="0" w:noVBand="1"/>
      </w:tblPr>
      <w:tblGrid>
        <w:gridCol w:w="988"/>
        <w:gridCol w:w="2696"/>
        <w:gridCol w:w="1414"/>
        <w:gridCol w:w="3918"/>
      </w:tblGrid>
      <w:tr w:rsidR="00B60D70" w:rsidRPr="00B60D70" w14:paraId="77EDA1ED" w14:textId="77777777" w:rsidTr="00DB6EAE">
        <w:trPr>
          <w:tblHeader/>
        </w:trPr>
        <w:tc>
          <w:tcPr>
            <w:tcW w:w="548" w:type="pct"/>
            <w:shd w:val="clear" w:color="auto" w:fill="F2F2F2" w:themeFill="background1" w:themeFillShade="F2"/>
            <w:vAlign w:val="center"/>
          </w:tcPr>
          <w:p w14:paraId="0776E5E6" w14:textId="77777777" w:rsidR="009E6917" w:rsidRPr="00B60D70" w:rsidRDefault="00D756E0" w:rsidP="00DB6EAE">
            <w:pPr>
              <w:jc w:val="center"/>
              <w:rPr>
                <w:rFonts w:ascii="TH SarabunPSK" w:hAnsi="TH SarabunPSK" w:cs="TH SarabunPSK"/>
                <w:b/>
                <w:bCs/>
                <w:sz w:val="28"/>
                <w:szCs w:val="28"/>
                <w:cs/>
              </w:rPr>
            </w:pPr>
            <w:r w:rsidRPr="00B60D70">
              <w:rPr>
                <w:rFonts w:ascii="TH SarabunPSK" w:hAnsi="TH SarabunPSK" w:cs="TH SarabunPSK" w:hint="cs"/>
                <w:b/>
                <w:bCs/>
                <w:sz w:val="28"/>
                <w:szCs w:val="28"/>
                <w:cs/>
                <w:lang w:val="th-TH"/>
              </w:rPr>
              <w:t>ลำดับที่</w:t>
            </w:r>
          </w:p>
        </w:tc>
        <w:tc>
          <w:tcPr>
            <w:tcW w:w="1495" w:type="pct"/>
            <w:shd w:val="clear" w:color="auto" w:fill="F2F2F2" w:themeFill="background1" w:themeFillShade="F2"/>
            <w:vAlign w:val="center"/>
          </w:tcPr>
          <w:p w14:paraId="775E5B6E" w14:textId="77777777" w:rsidR="009E6917" w:rsidRPr="00B60D70" w:rsidRDefault="00D756E0" w:rsidP="00DB6EAE">
            <w:pPr>
              <w:jc w:val="center"/>
              <w:rPr>
                <w:rFonts w:ascii="TH SarabunPSK" w:hAnsi="TH SarabunPSK" w:cs="TH SarabunPSK"/>
                <w:b/>
                <w:bCs/>
                <w:sz w:val="28"/>
                <w:szCs w:val="28"/>
                <w:cs/>
              </w:rPr>
            </w:pPr>
            <w:r w:rsidRPr="00B60D70">
              <w:rPr>
                <w:rFonts w:ascii="TH SarabunPSK" w:hAnsi="TH SarabunPSK" w:cs="TH SarabunPSK" w:hint="cs"/>
                <w:b/>
                <w:bCs/>
                <w:sz w:val="28"/>
                <w:szCs w:val="28"/>
                <w:cs/>
                <w:lang w:val="th-TH"/>
              </w:rPr>
              <w:t>ชื่อ</w:t>
            </w:r>
            <w:r w:rsidRPr="00B60D70">
              <w:rPr>
                <w:rFonts w:ascii="TH SarabunPSK" w:hAnsi="TH SarabunPSK" w:cs="TH SarabunPSK" w:hint="cs"/>
                <w:b/>
                <w:bCs/>
                <w:sz w:val="28"/>
                <w:szCs w:val="28"/>
              </w:rPr>
              <w:t>-</w:t>
            </w:r>
            <w:r w:rsidRPr="00B60D70">
              <w:rPr>
                <w:rFonts w:ascii="TH SarabunPSK" w:hAnsi="TH SarabunPSK" w:cs="TH SarabunPSK" w:hint="cs"/>
                <w:b/>
                <w:bCs/>
                <w:sz w:val="28"/>
                <w:szCs w:val="28"/>
                <w:cs/>
                <w:lang w:val="th-TH"/>
              </w:rPr>
              <w:t>สกุล</w:t>
            </w:r>
          </w:p>
        </w:tc>
        <w:tc>
          <w:tcPr>
            <w:tcW w:w="784" w:type="pct"/>
            <w:shd w:val="clear" w:color="auto" w:fill="F2F2F2" w:themeFill="background1" w:themeFillShade="F2"/>
            <w:vAlign w:val="center"/>
          </w:tcPr>
          <w:p w14:paraId="79E6719C" w14:textId="77777777" w:rsidR="009E6917" w:rsidRPr="00B60D70" w:rsidRDefault="00D756E0" w:rsidP="00DB6EAE">
            <w:pPr>
              <w:jc w:val="center"/>
              <w:rPr>
                <w:rFonts w:ascii="TH SarabunPSK" w:hAnsi="TH SarabunPSK" w:cs="TH SarabunPSK"/>
                <w:b/>
                <w:bCs/>
                <w:sz w:val="28"/>
                <w:szCs w:val="28"/>
                <w:cs/>
              </w:rPr>
            </w:pPr>
            <w:r w:rsidRPr="00B60D70">
              <w:rPr>
                <w:rFonts w:ascii="TH SarabunPSK" w:hAnsi="TH SarabunPSK" w:cs="TH SarabunPSK" w:hint="cs"/>
                <w:b/>
                <w:bCs/>
                <w:sz w:val="28"/>
                <w:szCs w:val="28"/>
                <w:cs/>
                <w:lang w:val="th-TH"/>
              </w:rPr>
              <w:t>คุณวุฒิ</w:t>
            </w:r>
          </w:p>
        </w:tc>
        <w:tc>
          <w:tcPr>
            <w:tcW w:w="2173" w:type="pct"/>
            <w:shd w:val="clear" w:color="auto" w:fill="F2F2F2" w:themeFill="background1" w:themeFillShade="F2"/>
          </w:tcPr>
          <w:p w14:paraId="18A1682F" w14:textId="77777777" w:rsidR="009E6917" w:rsidRPr="00B60D70" w:rsidRDefault="00D756E0" w:rsidP="00256D5F">
            <w:pPr>
              <w:jc w:val="center"/>
              <w:rPr>
                <w:rFonts w:ascii="TH SarabunPSK" w:hAnsi="TH SarabunPSK" w:cs="TH SarabunPSK"/>
                <w:b/>
                <w:bCs/>
                <w:sz w:val="28"/>
                <w:szCs w:val="28"/>
              </w:rPr>
            </w:pPr>
            <w:r w:rsidRPr="00B60D70">
              <w:rPr>
                <w:rFonts w:ascii="TH SarabunPSK" w:hAnsi="TH SarabunPSK" w:cs="TH SarabunPSK" w:hint="cs"/>
                <w:b/>
                <w:bCs/>
                <w:sz w:val="28"/>
                <w:szCs w:val="28"/>
                <w:cs/>
                <w:lang w:val="th-TH"/>
              </w:rPr>
              <w:t>ความเชี่ยวชาญที่สัมพันธ์กับ</w:t>
            </w:r>
          </w:p>
          <w:p w14:paraId="032685F4" w14:textId="77777777" w:rsidR="009E6917" w:rsidRPr="00B60D70" w:rsidRDefault="00D756E0" w:rsidP="00256D5F">
            <w:pPr>
              <w:jc w:val="center"/>
              <w:rPr>
                <w:rFonts w:ascii="TH SarabunPSK" w:hAnsi="TH SarabunPSK" w:cs="TH SarabunPSK"/>
                <w:b/>
                <w:bCs/>
                <w:sz w:val="28"/>
                <w:szCs w:val="28"/>
              </w:rPr>
            </w:pPr>
            <w:r w:rsidRPr="00B60D70">
              <w:rPr>
                <w:rFonts w:ascii="TH SarabunPSK" w:hAnsi="TH SarabunPSK" w:cs="TH SarabunPSK" w:hint="cs"/>
                <w:b/>
                <w:bCs/>
                <w:sz w:val="28"/>
                <w:szCs w:val="28"/>
                <w:cs/>
                <w:lang w:val="th-TH"/>
              </w:rPr>
              <w:t xml:space="preserve">สาขาที่เปิดสอน </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อธิบาย</w:t>
            </w:r>
            <w:r w:rsidRPr="00B60D70">
              <w:rPr>
                <w:rFonts w:ascii="TH SarabunPSK" w:hAnsi="TH SarabunPSK" w:cs="TH SarabunPSK" w:hint="cs"/>
                <w:b/>
                <w:bCs/>
                <w:sz w:val="28"/>
                <w:szCs w:val="28"/>
                <w:cs/>
              </w:rPr>
              <w:t>)</w:t>
            </w:r>
          </w:p>
        </w:tc>
      </w:tr>
      <w:tr w:rsidR="00B60D70" w:rsidRPr="00B60D70" w14:paraId="154E52EC" w14:textId="77777777" w:rsidTr="00446695">
        <w:tc>
          <w:tcPr>
            <w:tcW w:w="548" w:type="pct"/>
          </w:tcPr>
          <w:p w14:paraId="7269FB75" w14:textId="77777777" w:rsidR="009E6917" w:rsidRPr="00B60D70" w:rsidRDefault="00D756E0" w:rsidP="00446695">
            <w:pPr>
              <w:jc w:val="center"/>
              <w:rPr>
                <w:rFonts w:ascii="TH SarabunPSK" w:hAnsi="TH SarabunPSK" w:cs="TH SarabunPSK"/>
                <w:sz w:val="28"/>
                <w:szCs w:val="28"/>
              </w:rPr>
            </w:pPr>
            <w:r w:rsidRPr="00B60D70">
              <w:rPr>
                <w:rFonts w:ascii="TH SarabunPSK" w:hAnsi="TH SarabunPSK" w:cs="TH SarabunPSK" w:hint="cs"/>
                <w:sz w:val="28"/>
                <w:szCs w:val="28"/>
              </w:rPr>
              <w:t>1.</w:t>
            </w:r>
          </w:p>
        </w:tc>
        <w:tc>
          <w:tcPr>
            <w:tcW w:w="1495" w:type="pct"/>
          </w:tcPr>
          <w:p w14:paraId="66E099BC" w14:textId="77777777" w:rsidR="009E6917" w:rsidRPr="00B60D70" w:rsidRDefault="00D756E0" w:rsidP="00F67501">
            <w:pPr>
              <w:rPr>
                <w:rFonts w:ascii="TH SarabunPSK" w:hAnsi="TH SarabunPSK" w:cs="TH SarabunPSK"/>
                <w:b/>
                <w:bCs/>
                <w:sz w:val="28"/>
                <w:szCs w:val="28"/>
              </w:rPr>
            </w:pPr>
            <w:r w:rsidRPr="00B60D70">
              <w:rPr>
                <w:rFonts w:ascii="TH SarabunPSK" w:hAnsi="TH SarabunPSK" w:cs="TH SarabunPSK" w:hint="cs"/>
                <w:sz w:val="28"/>
                <w:szCs w:val="28"/>
                <w:cs/>
                <w:lang w:val="th-TH"/>
              </w:rPr>
              <w:t>รศ</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ดร</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สนิท วงษา</w:t>
            </w:r>
          </w:p>
        </w:tc>
        <w:tc>
          <w:tcPr>
            <w:tcW w:w="784" w:type="pct"/>
          </w:tcPr>
          <w:p w14:paraId="5176A03B" w14:textId="77777777" w:rsidR="009E6917" w:rsidRPr="00B60D70" w:rsidRDefault="00D756E0" w:rsidP="00256D5F">
            <w:pPr>
              <w:jc w:val="center"/>
              <w:rPr>
                <w:rFonts w:ascii="TH SarabunPSK" w:hAnsi="TH SarabunPSK" w:cs="TH SarabunPSK"/>
                <w:sz w:val="28"/>
                <w:szCs w:val="28"/>
                <w:cs/>
              </w:rPr>
            </w:pPr>
            <w:r w:rsidRPr="00B60D70">
              <w:rPr>
                <w:rFonts w:ascii="TH SarabunPSK" w:hAnsi="TH SarabunPSK" w:cs="TH SarabunPSK" w:hint="cs"/>
                <w:sz w:val="28"/>
                <w:szCs w:val="28"/>
                <w:cs/>
                <w:lang w:val="th-TH"/>
              </w:rPr>
              <w:t>ตรง</w:t>
            </w:r>
          </w:p>
        </w:tc>
        <w:tc>
          <w:tcPr>
            <w:tcW w:w="2173" w:type="pct"/>
          </w:tcPr>
          <w:p w14:paraId="4EEDD698" w14:textId="77777777" w:rsidR="009E6917" w:rsidRPr="00B60D70" w:rsidRDefault="00D756E0" w:rsidP="00256D5F">
            <w:pPr>
              <w:jc w:val="left"/>
              <w:rPr>
                <w:rFonts w:ascii="TH SarabunPSK" w:hAnsi="TH SarabunPSK" w:cs="TH SarabunPSK"/>
                <w:sz w:val="28"/>
                <w:szCs w:val="28"/>
              </w:rPr>
            </w:pPr>
            <w:r w:rsidRPr="00B60D70">
              <w:rPr>
                <w:rFonts w:ascii="TH SarabunPSK" w:hAnsi="TH SarabunPSK" w:cs="TH SarabunPSK" w:hint="cs"/>
                <w:sz w:val="28"/>
                <w:szCs w:val="28"/>
              </w:rPr>
              <w:t>Numerical Modeling; Climate Change, Rainfall-Runoff, Flood Forecast and Warning, Urban flood, Sediment Transport, Bank Erosion, Meandering River, Morpho dynamics, Salinity Control</w:t>
            </w:r>
          </w:p>
        </w:tc>
      </w:tr>
      <w:tr w:rsidR="00B60D70" w:rsidRPr="00B60D70" w14:paraId="2D7B0D17" w14:textId="77777777" w:rsidTr="00446695">
        <w:tc>
          <w:tcPr>
            <w:tcW w:w="548" w:type="pct"/>
          </w:tcPr>
          <w:p w14:paraId="78CFE912" w14:textId="77777777" w:rsidR="009E6917" w:rsidRPr="00B60D70" w:rsidRDefault="00D756E0" w:rsidP="00446695">
            <w:pPr>
              <w:jc w:val="center"/>
              <w:rPr>
                <w:rFonts w:ascii="TH SarabunPSK" w:hAnsi="TH SarabunPSK" w:cs="TH SarabunPSK"/>
                <w:sz w:val="28"/>
                <w:szCs w:val="28"/>
              </w:rPr>
            </w:pPr>
            <w:r w:rsidRPr="00B60D70">
              <w:rPr>
                <w:rFonts w:ascii="TH SarabunPSK" w:hAnsi="TH SarabunPSK" w:cs="TH SarabunPSK" w:hint="cs"/>
                <w:sz w:val="28"/>
                <w:szCs w:val="28"/>
              </w:rPr>
              <w:t>2.</w:t>
            </w:r>
          </w:p>
        </w:tc>
        <w:tc>
          <w:tcPr>
            <w:tcW w:w="1495" w:type="pct"/>
          </w:tcPr>
          <w:p w14:paraId="5B2D405D" w14:textId="77777777" w:rsidR="009E6917" w:rsidRPr="00B60D70" w:rsidRDefault="00D756E0" w:rsidP="00F67501">
            <w:pPr>
              <w:rPr>
                <w:rFonts w:ascii="TH SarabunPSK" w:hAnsi="TH SarabunPSK" w:cs="TH SarabunPSK"/>
                <w:b/>
                <w:bCs/>
                <w:sz w:val="28"/>
                <w:szCs w:val="28"/>
              </w:rPr>
            </w:pPr>
            <w:r w:rsidRPr="00B60D70">
              <w:rPr>
                <w:rFonts w:ascii="TH SarabunPSK" w:hAnsi="TH SarabunPSK" w:cs="TH SarabunPSK" w:hint="cs"/>
                <w:sz w:val="28"/>
                <w:szCs w:val="28"/>
                <w:cs/>
                <w:lang w:val="th-TH"/>
              </w:rPr>
              <w:t>ผศ</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ดร</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มงคล นามลักษณ์</w:t>
            </w:r>
          </w:p>
        </w:tc>
        <w:tc>
          <w:tcPr>
            <w:tcW w:w="784" w:type="pct"/>
          </w:tcPr>
          <w:p w14:paraId="720B0E1E" w14:textId="77777777" w:rsidR="009E6917" w:rsidRPr="00B60D70" w:rsidRDefault="00D756E0" w:rsidP="00256D5F">
            <w:pPr>
              <w:jc w:val="center"/>
              <w:rPr>
                <w:rFonts w:ascii="TH SarabunPSK" w:hAnsi="TH SarabunPSK" w:cs="TH SarabunPSK"/>
                <w:b/>
                <w:bCs/>
                <w:sz w:val="28"/>
                <w:szCs w:val="28"/>
              </w:rPr>
            </w:pPr>
            <w:r w:rsidRPr="00B60D70">
              <w:rPr>
                <w:rFonts w:ascii="TH SarabunPSK" w:hAnsi="TH SarabunPSK" w:cs="TH SarabunPSK" w:hint="cs"/>
                <w:sz w:val="28"/>
                <w:szCs w:val="28"/>
                <w:cs/>
                <w:lang w:val="th-TH"/>
              </w:rPr>
              <w:t>ตรง</w:t>
            </w:r>
          </w:p>
        </w:tc>
        <w:tc>
          <w:tcPr>
            <w:tcW w:w="2173" w:type="pct"/>
          </w:tcPr>
          <w:p w14:paraId="2D29890A" w14:textId="77777777" w:rsidR="009E6917" w:rsidRPr="00B60D70" w:rsidRDefault="00D756E0" w:rsidP="00256D5F">
            <w:pPr>
              <w:jc w:val="left"/>
              <w:rPr>
                <w:rFonts w:ascii="TH SarabunPSK" w:hAnsi="TH SarabunPSK" w:cs="TH SarabunPSK"/>
                <w:sz w:val="28"/>
                <w:szCs w:val="28"/>
              </w:rPr>
            </w:pPr>
            <w:r w:rsidRPr="00B60D70">
              <w:rPr>
                <w:rFonts w:ascii="TH SarabunPSK" w:hAnsi="TH SarabunPSK" w:cs="TH SarabunPSK" w:hint="cs"/>
                <w:sz w:val="28"/>
                <w:szCs w:val="28"/>
              </w:rPr>
              <w:t>Cement hydration, Concrete materials, Eco-materials, Structural Sustainability, Vocational and Engineering Education, Learning assessment in engineering, Entrepreneurial education</w:t>
            </w:r>
          </w:p>
        </w:tc>
      </w:tr>
      <w:tr w:rsidR="00B60D70" w:rsidRPr="00B60D70" w14:paraId="354964BB" w14:textId="77777777" w:rsidTr="00446695">
        <w:tc>
          <w:tcPr>
            <w:tcW w:w="548" w:type="pct"/>
          </w:tcPr>
          <w:p w14:paraId="64B1F7A1" w14:textId="77777777" w:rsidR="009E6917" w:rsidRPr="00B60D70" w:rsidRDefault="00D756E0" w:rsidP="00446695">
            <w:pPr>
              <w:jc w:val="center"/>
              <w:rPr>
                <w:rFonts w:ascii="TH SarabunPSK" w:hAnsi="TH SarabunPSK" w:cs="TH SarabunPSK"/>
                <w:sz w:val="28"/>
                <w:szCs w:val="28"/>
                <w:cs/>
              </w:rPr>
            </w:pPr>
            <w:r w:rsidRPr="00B60D70">
              <w:rPr>
                <w:rFonts w:ascii="TH SarabunPSK" w:hAnsi="TH SarabunPSK" w:cs="TH SarabunPSK" w:hint="cs"/>
                <w:sz w:val="28"/>
                <w:szCs w:val="28"/>
              </w:rPr>
              <w:t>3.</w:t>
            </w:r>
          </w:p>
        </w:tc>
        <w:tc>
          <w:tcPr>
            <w:tcW w:w="1495" w:type="pct"/>
          </w:tcPr>
          <w:p w14:paraId="1A75D83F" w14:textId="77777777" w:rsidR="009E6917" w:rsidRPr="00B60D70" w:rsidRDefault="00D756E0" w:rsidP="00F67501">
            <w:pPr>
              <w:rPr>
                <w:rFonts w:ascii="TH SarabunPSK" w:hAnsi="TH SarabunPSK" w:cs="TH SarabunPSK"/>
                <w:b/>
                <w:bCs/>
                <w:sz w:val="28"/>
                <w:szCs w:val="28"/>
                <w:cs/>
              </w:rPr>
            </w:pPr>
            <w:r w:rsidRPr="00B60D70">
              <w:rPr>
                <w:rFonts w:ascii="TH SarabunPSK" w:hAnsi="TH SarabunPSK" w:cs="TH SarabunPSK" w:hint="cs"/>
                <w:sz w:val="28"/>
                <w:szCs w:val="28"/>
                <w:cs/>
                <w:lang w:val="th-TH"/>
              </w:rPr>
              <w:t>ผศ</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เอกรัตน์ รวยรวย</w:t>
            </w:r>
          </w:p>
        </w:tc>
        <w:tc>
          <w:tcPr>
            <w:tcW w:w="784" w:type="pct"/>
          </w:tcPr>
          <w:p w14:paraId="35F5ACEC" w14:textId="77777777" w:rsidR="009E6917" w:rsidRPr="00B60D70" w:rsidRDefault="00D756E0" w:rsidP="00256D5F">
            <w:pPr>
              <w:jc w:val="center"/>
              <w:rPr>
                <w:rFonts w:ascii="TH SarabunPSK" w:hAnsi="TH SarabunPSK" w:cs="TH SarabunPSK"/>
                <w:b/>
                <w:bCs/>
                <w:sz w:val="28"/>
                <w:szCs w:val="28"/>
              </w:rPr>
            </w:pPr>
            <w:r w:rsidRPr="00B60D70">
              <w:rPr>
                <w:rFonts w:ascii="TH SarabunPSK" w:hAnsi="TH SarabunPSK" w:cs="TH SarabunPSK" w:hint="cs"/>
                <w:sz w:val="28"/>
                <w:szCs w:val="28"/>
                <w:cs/>
                <w:lang w:val="th-TH"/>
              </w:rPr>
              <w:t>ตรง</w:t>
            </w:r>
          </w:p>
        </w:tc>
        <w:tc>
          <w:tcPr>
            <w:tcW w:w="2173" w:type="pct"/>
          </w:tcPr>
          <w:p w14:paraId="2CF7B0E1" w14:textId="77777777" w:rsidR="009E6917" w:rsidRPr="00B60D70" w:rsidRDefault="00D756E0" w:rsidP="00256D5F">
            <w:pPr>
              <w:jc w:val="left"/>
              <w:rPr>
                <w:rFonts w:ascii="TH SarabunPSK" w:hAnsi="TH SarabunPSK" w:cs="TH SarabunPSK"/>
                <w:sz w:val="28"/>
                <w:szCs w:val="28"/>
              </w:rPr>
            </w:pPr>
            <w:r w:rsidRPr="00B60D70">
              <w:rPr>
                <w:rFonts w:ascii="TH SarabunPSK" w:hAnsi="TH SarabunPSK" w:cs="TH SarabunPSK" w:hint="cs"/>
                <w:sz w:val="28"/>
                <w:szCs w:val="28"/>
              </w:rPr>
              <w:t>Soft Skill Training, Human Resource Development, Facilitator, Active Learning, Learning Design, Instructional Media, Work-Integrated Learning (</w:t>
            </w:r>
            <w:proofErr w:type="spellStart"/>
            <w:r w:rsidRPr="00B60D70">
              <w:rPr>
                <w:rFonts w:ascii="TH SarabunPSK" w:hAnsi="TH SarabunPSK" w:cs="TH SarabunPSK" w:hint="cs"/>
                <w:sz w:val="28"/>
                <w:szCs w:val="28"/>
              </w:rPr>
              <w:t>WiL</w:t>
            </w:r>
            <w:proofErr w:type="spellEnd"/>
            <w:r w:rsidRPr="00B60D70">
              <w:rPr>
                <w:rFonts w:ascii="TH SarabunPSK" w:hAnsi="TH SarabunPSK" w:cs="TH SarabunPSK" w:hint="cs"/>
                <w:sz w:val="28"/>
                <w:szCs w:val="28"/>
              </w:rPr>
              <w:t>), Project Evaluation, Construction Management., Computer Programming</w:t>
            </w:r>
          </w:p>
        </w:tc>
      </w:tr>
      <w:tr w:rsidR="00B60D70" w:rsidRPr="00B60D70" w14:paraId="725EFC0A" w14:textId="77777777" w:rsidTr="00446695">
        <w:tc>
          <w:tcPr>
            <w:tcW w:w="548" w:type="pct"/>
          </w:tcPr>
          <w:p w14:paraId="5BAA2E3A" w14:textId="77777777" w:rsidR="009E6917" w:rsidRPr="00B60D70" w:rsidRDefault="00D756E0" w:rsidP="00446695">
            <w:pPr>
              <w:jc w:val="center"/>
              <w:rPr>
                <w:rFonts w:ascii="TH SarabunPSK" w:hAnsi="TH SarabunPSK" w:cs="TH SarabunPSK"/>
                <w:sz w:val="28"/>
                <w:szCs w:val="28"/>
                <w:cs/>
              </w:rPr>
            </w:pPr>
            <w:r w:rsidRPr="00B60D70">
              <w:rPr>
                <w:rFonts w:ascii="TH SarabunPSK" w:hAnsi="TH SarabunPSK" w:cs="TH SarabunPSK" w:hint="cs"/>
                <w:sz w:val="28"/>
                <w:szCs w:val="28"/>
              </w:rPr>
              <w:t>4.</w:t>
            </w:r>
          </w:p>
        </w:tc>
        <w:tc>
          <w:tcPr>
            <w:tcW w:w="1495" w:type="pct"/>
          </w:tcPr>
          <w:p w14:paraId="2ABC4E2C" w14:textId="77777777" w:rsidR="009E6917" w:rsidRPr="00B60D70" w:rsidRDefault="00D756E0" w:rsidP="00F67501">
            <w:pPr>
              <w:rPr>
                <w:rFonts w:ascii="TH SarabunPSK" w:hAnsi="TH SarabunPSK" w:cs="TH SarabunPSK"/>
                <w:b/>
                <w:bCs/>
                <w:sz w:val="28"/>
                <w:szCs w:val="28"/>
              </w:rPr>
            </w:pPr>
            <w:r w:rsidRPr="00B60D70">
              <w:rPr>
                <w:rFonts w:ascii="TH SarabunPSK" w:hAnsi="TH SarabunPSK" w:cs="TH SarabunPSK" w:hint="cs"/>
                <w:sz w:val="28"/>
                <w:szCs w:val="28"/>
                <w:cs/>
                <w:lang w:val="th-TH"/>
              </w:rPr>
              <w:t>อ</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เศร</w:t>
            </w:r>
            <w:proofErr w:type="spellStart"/>
            <w:r w:rsidRPr="00B60D70">
              <w:rPr>
                <w:rFonts w:ascii="TH SarabunPSK" w:hAnsi="TH SarabunPSK" w:cs="TH SarabunPSK" w:hint="cs"/>
                <w:sz w:val="28"/>
                <w:szCs w:val="28"/>
                <w:cs/>
                <w:lang w:val="th-TH"/>
              </w:rPr>
              <w:t>ษฐ</w:t>
            </w:r>
            <w:proofErr w:type="spellEnd"/>
            <w:r w:rsidRPr="00B60D70">
              <w:rPr>
                <w:rFonts w:ascii="TH SarabunPSK" w:hAnsi="TH SarabunPSK" w:cs="TH SarabunPSK" w:hint="cs"/>
                <w:sz w:val="28"/>
                <w:szCs w:val="28"/>
                <w:cs/>
                <w:lang w:val="th-TH"/>
              </w:rPr>
              <w:t>พงศ์ ศรีวิริยานนท์</w:t>
            </w:r>
          </w:p>
        </w:tc>
        <w:tc>
          <w:tcPr>
            <w:tcW w:w="784" w:type="pct"/>
          </w:tcPr>
          <w:p w14:paraId="150FC56E" w14:textId="77777777" w:rsidR="009E6917" w:rsidRPr="00B60D70" w:rsidRDefault="00D756E0" w:rsidP="00256D5F">
            <w:pPr>
              <w:jc w:val="center"/>
              <w:rPr>
                <w:rFonts w:ascii="TH SarabunPSK" w:hAnsi="TH SarabunPSK" w:cs="TH SarabunPSK"/>
                <w:b/>
                <w:bCs/>
                <w:sz w:val="28"/>
                <w:szCs w:val="28"/>
              </w:rPr>
            </w:pPr>
            <w:r w:rsidRPr="00B60D70">
              <w:rPr>
                <w:rFonts w:ascii="TH SarabunPSK" w:hAnsi="TH SarabunPSK" w:cs="TH SarabunPSK" w:hint="cs"/>
                <w:sz w:val="28"/>
                <w:szCs w:val="28"/>
                <w:cs/>
                <w:lang w:val="th-TH"/>
              </w:rPr>
              <w:t>ตรง</w:t>
            </w:r>
          </w:p>
        </w:tc>
        <w:tc>
          <w:tcPr>
            <w:tcW w:w="2173" w:type="pct"/>
          </w:tcPr>
          <w:p w14:paraId="1915BF77" w14:textId="77777777" w:rsidR="009E6917" w:rsidRPr="00B60D70" w:rsidRDefault="00D756E0" w:rsidP="00256D5F">
            <w:pPr>
              <w:jc w:val="left"/>
              <w:rPr>
                <w:rFonts w:ascii="TH SarabunPSK" w:hAnsi="TH SarabunPSK" w:cs="TH SarabunPSK"/>
                <w:sz w:val="28"/>
                <w:szCs w:val="28"/>
              </w:rPr>
            </w:pPr>
            <w:r w:rsidRPr="00B60D70">
              <w:rPr>
                <w:rFonts w:ascii="TH SarabunPSK" w:hAnsi="TH SarabunPSK" w:cs="TH SarabunPSK" w:hint="cs"/>
                <w:sz w:val="28"/>
                <w:szCs w:val="28"/>
              </w:rPr>
              <w:t>Civil Engineering, Construction Management, Construction Cost, Construction Law, Construction Materials</w:t>
            </w:r>
          </w:p>
        </w:tc>
      </w:tr>
      <w:tr w:rsidR="00B60D70" w:rsidRPr="00B60D70" w14:paraId="4570112D" w14:textId="77777777" w:rsidTr="00446695">
        <w:tc>
          <w:tcPr>
            <w:tcW w:w="548" w:type="pct"/>
          </w:tcPr>
          <w:p w14:paraId="40F7F43C" w14:textId="77777777" w:rsidR="009E6917" w:rsidRPr="00B60D70" w:rsidRDefault="00D756E0" w:rsidP="00446695">
            <w:pPr>
              <w:jc w:val="center"/>
              <w:rPr>
                <w:rFonts w:ascii="TH SarabunPSK" w:hAnsi="TH SarabunPSK" w:cs="TH SarabunPSK"/>
                <w:sz w:val="28"/>
                <w:szCs w:val="28"/>
                <w:cs/>
              </w:rPr>
            </w:pPr>
            <w:r w:rsidRPr="00B60D70">
              <w:rPr>
                <w:rFonts w:ascii="TH SarabunPSK" w:hAnsi="TH SarabunPSK" w:cs="TH SarabunPSK" w:hint="cs"/>
                <w:sz w:val="28"/>
                <w:szCs w:val="28"/>
              </w:rPr>
              <w:t>5.</w:t>
            </w:r>
          </w:p>
        </w:tc>
        <w:tc>
          <w:tcPr>
            <w:tcW w:w="1495" w:type="pct"/>
          </w:tcPr>
          <w:p w14:paraId="03616B28" w14:textId="77777777" w:rsidR="009E6917" w:rsidRPr="00B60D70" w:rsidRDefault="00D756E0" w:rsidP="00F67501">
            <w:pPr>
              <w:rPr>
                <w:rFonts w:ascii="TH SarabunPSK" w:hAnsi="TH SarabunPSK" w:cs="TH SarabunPSK"/>
                <w:b/>
                <w:bCs/>
                <w:sz w:val="28"/>
                <w:szCs w:val="28"/>
              </w:rPr>
            </w:pPr>
            <w:r w:rsidRPr="00B60D70">
              <w:rPr>
                <w:rFonts w:ascii="TH SarabunPSK" w:hAnsi="TH SarabunPSK" w:cs="TH SarabunPSK" w:hint="cs"/>
                <w:sz w:val="28"/>
                <w:szCs w:val="28"/>
                <w:cs/>
                <w:lang w:val="th-TH"/>
              </w:rPr>
              <w:t>อ</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อินทร์</w:t>
            </w:r>
            <w:proofErr w:type="spellStart"/>
            <w:r w:rsidRPr="00B60D70">
              <w:rPr>
                <w:rFonts w:ascii="TH SarabunPSK" w:hAnsi="TH SarabunPSK" w:cs="TH SarabunPSK" w:hint="cs"/>
                <w:sz w:val="28"/>
                <w:szCs w:val="28"/>
                <w:cs/>
                <w:lang w:val="th-TH"/>
              </w:rPr>
              <w:t>ธิ</w:t>
            </w:r>
            <w:proofErr w:type="spellEnd"/>
            <w:r w:rsidRPr="00B60D70">
              <w:rPr>
                <w:rFonts w:ascii="TH SarabunPSK" w:hAnsi="TH SarabunPSK" w:cs="TH SarabunPSK" w:hint="cs"/>
                <w:sz w:val="28"/>
                <w:szCs w:val="28"/>
                <w:cs/>
                <w:lang w:val="th-TH"/>
              </w:rPr>
              <w:t>รา คำ</w:t>
            </w:r>
            <w:proofErr w:type="spellStart"/>
            <w:r w:rsidRPr="00B60D70">
              <w:rPr>
                <w:rFonts w:ascii="TH SarabunPSK" w:hAnsi="TH SarabunPSK" w:cs="TH SarabunPSK" w:hint="cs"/>
                <w:sz w:val="28"/>
                <w:szCs w:val="28"/>
                <w:cs/>
                <w:lang w:val="th-TH"/>
              </w:rPr>
              <w:t>ภี</w:t>
            </w:r>
            <w:proofErr w:type="spellEnd"/>
            <w:r w:rsidRPr="00B60D70">
              <w:rPr>
                <w:rFonts w:ascii="TH SarabunPSK" w:hAnsi="TH SarabunPSK" w:cs="TH SarabunPSK" w:hint="cs"/>
                <w:sz w:val="28"/>
                <w:szCs w:val="28"/>
                <w:cs/>
                <w:lang w:val="th-TH"/>
              </w:rPr>
              <w:t>ระ</w:t>
            </w:r>
          </w:p>
        </w:tc>
        <w:tc>
          <w:tcPr>
            <w:tcW w:w="784" w:type="pct"/>
          </w:tcPr>
          <w:p w14:paraId="4B588A57" w14:textId="77777777" w:rsidR="009E6917" w:rsidRPr="00B60D70" w:rsidRDefault="00D756E0" w:rsidP="00256D5F">
            <w:pPr>
              <w:jc w:val="center"/>
              <w:rPr>
                <w:rFonts w:ascii="TH SarabunPSK" w:hAnsi="TH SarabunPSK" w:cs="TH SarabunPSK"/>
                <w:b/>
                <w:bCs/>
                <w:sz w:val="28"/>
                <w:szCs w:val="28"/>
              </w:rPr>
            </w:pPr>
            <w:r w:rsidRPr="00B60D70">
              <w:rPr>
                <w:rFonts w:ascii="TH SarabunPSK" w:hAnsi="TH SarabunPSK" w:cs="TH SarabunPSK" w:hint="cs"/>
                <w:sz w:val="28"/>
                <w:szCs w:val="28"/>
                <w:cs/>
                <w:lang w:val="th-TH"/>
              </w:rPr>
              <w:t>ตรง</w:t>
            </w:r>
          </w:p>
        </w:tc>
        <w:tc>
          <w:tcPr>
            <w:tcW w:w="2173" w:type="pct"/>
          </w:tcPr>
          <w:p w14:paraId="5E0F3223" w14:textId="77777777" w:rsidR="00256D5F" w:rsidRPr="00B60D70" w:rsidRDefault="00D756E0" w:rsidP="00256D5F">
            <w:pPr>
              <w:jc w:val="left"/>
              <w:rPr>
                <w:rFonts w:ascii="TH SarabunPSK" w:hAnsi="TH SarabunPSK" w:cs="TH SarabunPSK"/>
                <w:sz w:val="28"/>
                <w:szCs w:val="28"/>
              </w:rPr>
            </w:pPr>
            <w:r w:rsidRPr="00B60D70">
              <w:rPr>
                <w:rFonts w:ascii="TH SarabunPSK" w:hAnsi="TH SarabunPSK" w:cs="TH SarabunPSK" w:hint="cs"/>
                <w:sz w:val="28"/>
                <w:szCs w:val="28"/>
              </w:rPr>
              <w:t>Technology in civil engineering drawings, Building Information Modeling (BIM), Professional personnel development,</w:t>
            </w:r>
          </w:p>
          <w:p w14:paraId="1EBFF6E9" w14:textId="31D546F0" w:rsidR="009E6917" w:rsidRPr="00B60D70" w:rsidRDefault="00D756E0" w:rsidP="00256D5F">
            <w:pPr>
              <w:jc w:val="left"/>
              <w:rPr>
                <w:rFonts w:ascii="TH SarabunPSK" w:hAnsi="TH SarabunPSK" w:cs="TH SarabunPSK"/>
                <w:sz w:val="28"/>
                <w:szCs w:val="28"/>
              </w:rPr>
            </w:pPr>
            <w:r w:rsidRPr="00B60D70">
              <w:rPr>
                <w:rFonts w:ascii="TH SarabunPSK" w:hAnsi="TH SarabunPSK" w:cs="TH SarabunPSK" w:hint="cs"/>
                <w:sz w:val="28"/>
                <w:szCs w:val="28"/>
              </w:rPr>
              <w:t>Teaching and Learning research and development, Educational quality assurance, Development of Learning management techniques in the 21st century, the development of a competency-oriented curriculum</w:t>
            </w:r>
          </w:p>
        </w:tc>
      </w:tr>
      <w:tr w:rsidR="00B60D70" w:rsidRPr="00B60D70" w14:paraId="740D6631" w14:textId="77777777" w:rsidTr="00446695">
        <w:tc>
          <w:tcPr>
            <w:tcW w:w="548" w:type="pct"/>
          </w:tcPr>
          <w:p w14:paraId="774FBE97" w14:textId="77777777" w:rsidR="009E6917" w:rsidRPr="00B60D70" w:rsidRDefault="00D756E0" w:rsidP="00446695">
            <w:pPr>
              <w:jc w:val="center"/>
              <w:rPr>
                <w:rFonts w:ascii="TH SarabunPSK" w:hAnsi="TH SarabunPSK" w:cs="TH SarabunPSK"/>
                <w:sz w:val="28"/>
                <w:szCs w:val="28"/>
                <w:cs/>
              </w:rPr>
            </w:pPr>
            <w:r w:rsidRPr="00B60D70">
              <w:rPr>
                <w:rFonts w:ascii="TH SarabunPSK" w:hAnsi="TH SarabunPSK" w:cs="TH SarabunPSK" w:hint="cs"/>
                <w:sz w:val="28"/>
                <w:szCs w:val="28"/>
              </w:rPr>
              <w:t>6.</w:t>
            </w:r>
          </w:p>
        </w:tc>
        <w:tc>
          <w:tcPr>
            <w:tcW w:w="1495" w:type="pct"/>
          </w:tcPr>
          <w:p w14:paraId="494F9F7D" w14:textId="77777777" w:rsidR="009E6917" w:rsidRPr="00B60D70" w:rsidRDefault="00D756E0" w:rsidP="00F67501">
            <w:pPr>
              <w:rPr>
                <w:rFonts w:ascii="TH SarabunPSK" w:hAnsi="TH SarabunPSK" w:cs="TH SarabunPSK"/>
                <w:sz w:val="28"/>
                <w:szCs w:val="28"/>
                <w:cs/>
              </w:rPr>
            </w:pPr>
            <w:r w:rsidRPr="00B60D70">
              <w:rPr>
                <w:rFonts w:ascii="TH SarabunPSK" w:hAnsi="TH SarabunPSK" w:cs="TH SarabunPSK" w:hint="cs"/>
                <w:sz w:val="28"/>
                <w:szCs w:val="28"/>
                <w:cs/>
                <w:lang w:val="th-TH"/>
              </w:rPr>
              <w:t>ดร</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เพิ่มพร บัวทอง</w:t>
            </w:r>
          </w:p>
        </w:tc>
        <w:tc>
          <w:tcPr>
            <w:tcW w:w="784" w:type="pct"/>
          </w:tcPr>
          <w:p w14:paraId="0EA66956" w14:textId="77777777" w:rsidR="009E6917" w:rsidRPr="00B60D70" w:rsidRDefault="00D756E0" w:rsidP="00256D5F">
            <w:pPr>
              <w:jc w:val="center"/>
              <w:rPr>
                <w:rFonts w:ascii="TH SarabunPSK" w:hAnsi="TH SarabunPSK" w:cs="TH SarabunPSK"/>
                <w:b/>
                <w:bCs/>
                <w:sz w:val="28"/>
                <w:szCs w:val="28"/>
              </w:rPr>
            </w:pPr>
            <w:r w:rsidRPr="00B60D70">
              <w:rPr>
                <w:rFonts w:ascii="TH SarabunPSK" w:hAnsi="TH SarabunPSK" w:cs="TH SarabunPSK" w:hint="cs"/>
                <w:sz w:val="28"/>
                <w:szCs w:val="28"/>
                <w:cs/>
                <w:lang w:val="th-TH"/>
              </w:rPr>
              <w:t>ตรง</w:t>
            </w:r>
          </w:p>
        </w:tc>
        <w:tc>
          <w:tcPr>
            <w:tcW w:w="2173" w:type="pct"/>
          </w:tcPr>
          <w:p w14:paraId="2123C370" w14:textId="77777777" w:rsidR="009E6917" w:rsidRPr="00B60D70" w:rsidRDefault="00D756E0" w:rsidP="00256D5F">
            <w:pPr>
              <w:rPr>
                <w:rFonts w:ascii="TH SarabunPSK" w:hAnsi="TH SarabunPSK" w:cs="TH SarabunPSK"/>
                <w:sz w:val="28"/>
                <w:szCs w:val="28"/>
              </w:rPr>
            </w:pPr>
            <w:r w:rsidRPr="00B60D70">
              <w:rPr>
                <w:rFonts w:ascii="TH SarabunPSK" w:hAnsi="TH SarabunPSK" w:cs="TH SarabunPSK" w:hint="cs"/>
                <w:sz w:val="28"/>
                <w:szCs w:val="28"/>
              </w:rPr>
              <w:t>Numerical Modelling in Geotechnical Engineering. Engineering Soil Behavior, Deep Excavation in Soft Clay</w:t>
            </w:r>
          </w:p>
        </w:tc>
      </w:tr>
      <w:tr w:rsidR="00B60D70" w:rsidRPr="00B60D70" w14:paraId="1CC72D20" w14:textId="77777777" w:rsidTr="00446695">
        <w:tc>
          <w:tcPr>
            <w:tcW w:w="548" w:type="pct"/>
          </w:tcPr>
          <w:p w14:paraId="41166315" w14:textId="77777777" w:rsidR="009E6917" w:rsidRPr="00B60D70" w:rsidRDefault="00D756E0" w:rsidP="00446695">
            <w:pPr>
              <w:jc w:val="center"/>
              <w:rPr>
                <w:rFonts w:ascii="TH SarabunPSK" w:hAnsi="TH SarabunPSK" w:cs="TH SarabunPSK"/>
                <w:sz w:val="28"/>
                <w:szCs w:val="28"/>
                <w:cs/>
              </w:rPr>
            </w:pPr>
            <w:r w:rsidRPr="00B60D70">
              <w:rPr>
                <w:rFonts w:ascii="TH SarabunPSK" w:hAnsi="TH SarabunPSK" w:cs="TH SarabunPSK" w:hint="cs"/>
                <w:sz w:val="28"/>
                <w:szCs w:val="28"/>
              </w:rPr>
              <w:t>7.</w:t>
            </w:r>
          </w:p>
        </w:tc>
        <w:tc>
          <w:tcPr>
            <w:tcW w:w="1495" w:type="pct"/>
          </w:tcPr>
          <w:p w14:paraId="12E3EB15" w14:textId="77777777" w:rsidR="009E6917" w:rsidRPr="00B60D70" w:rsidRDefault="00D756E0" w:rsidP="00F67501">
            <w:pPr>
              <w:rPr>
                <w:rFonts w:ascii="TH SarabunPSK" w:hAnsi="TH SarabunPSK" w:cs="TH SarabunPSK"/>
                <w:sz w:val="28"/>
                <w:szCs w:val="28"/>
                <w:cs/>
              </w:rPr>
            </w:pPr>
            <w:r w:rsidRPr="00B60D70">
              <w:rPr>
                <w:rFonts w:ascii="TH SarabunPSK" w:hAnsi="TH SarabunPSK" w:cs="TH SarabunPSK" w:hint="cs"/>
                <w:sz w:val="28"/>
                <w:szCs w:val="28"/>
                <w:cs/>
                <w:lang w:val="th-TH"/>
              </w:rPr>
              <w:t>รศ</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ดร</w:t>
            </w:r>
            <w:r w:rsidRPr="00B60D70">
              <w:rPr>
                <w:rFonts w:ascii="TH SarabunPSK" w:hAnsi="TH SarabunPSK" w:cs="TH SarabunPSK" w:hint="cs"/>
                <w:sz w:val="28"/>
                <w:szCs w:val="28"/>
                <w:cs/>
              </w:rPr>
              <w:t>.</w:t>
            </w:r>
            <w:proofErr w:type="spellStart"/>
            <w:r w:rsidRPr="00B60D70">
              <w:rPr>
                <w:rFonts w:ascii="TH SarabunPSK" w:hAnsi="TH SarabunPSK" w:cs="TH SarabunPSK" w:hint="cs"/>
                <w:sz w:val="28"/>
                <w:szCs w:val="28"/>
                <w:cs/>
                <w:lang w:val="th-TH"/>
              </w:rPr>
              <w:t>กิ</w:t>
            </w:r>
            <w:proofErr w:type="spellEnd"/>
            <w:r w:rsidRPr="00B60D70">
              <w:rPr>
                <w:rFonts w:ascii="TH SarabunPSK" w:hAnsi="TH SarabunPSK" w:cs="TH SarabunPSK" w:hint="cs"/>
                <w:sz w:val="28"/>
                <w:szCs w:val="28"/>
                <w:cs/>
                <w:lang w:val="th-TH"/>
              </w:rPr>
              <w:t>ติเดช สันติชัยอนันต์</w:t>
            </w:r>
          </w:p>
        </w:tc>
        <w:tc>
          <w:tcPr>
            <w:tcW w:w="784" w:type="pct"/>
          </w:tcPr>
          <w:p w14:paraId="4CBE3EEC" w14:textId="77777777" w:rsidR="009E6917" w:rsidRPr="00B60D70" w:rsidRDefault="00D756E0" w:rsidP="00256D5F">
            <w:pPr>
              <w:jc w:val="center"/>
              <w:rPr>
                <w:rFonts w:ascii="TH SarabunPSK" w:hAnsi="TH SarabunPSK" w:cs="TH SarabunPSK"/>
                <w:b/>
                <w:bCs/>
                <w:sz w:val="28"/>
                <w:szCs w:val="28"/>
              </w:rPr>
            </w:pPr>
            <w:r w:rsidRPr="00B60D70">
              <w:rPr>
                <w:rFonts w:ascii="TH SarabunPSK" w:hAnsi="TH SarabunPSK" w:cs="TH SarabunPSK" w:hint="cs"/>
                <w:sz w:val="28"/>
                <w:szCs w:val="28"/>
                <w:cs/>
                <w:lang w:val="th-TH"/>
              </w:rPr>
              <w:t>ตรง</w:t>
            </w:r>
          </w:p>
        </w:tc>
        <w:tc>
          <w:tcPr>
            <w:tcW w:w="2173" w:type="pct"/>
          </w:tcPr>
          <w:p w14:paraId="3980C9B6" w14:textId="2988606F" w:rsidR="009E6917" w:rsidRPr="00B60D70" w:rsidRDefault="00D756E0" w:rsidP="00256D5F">
            <w:pPr>
              <w:jc w:val="left"/>
              <w:rPr>
                <w:rFonts w:ascii="TH SarabunPSK" w:hAnsi="TH SarabunPSK" w:cs="TH SarabunPSK"/>
                <w:sz w:val="28"/>
                <w:szCs w:val="28"/>
              </w:rPr>
            </w:pPr>
            <w:r w:rsidRPr="00B60D70">
              <w:rPr>
                <w:rFonts w:ascii="TH SarabunPSK" w:hAnsi="TH SarabunPSK" w:cs="TH SarabunPSK" w:hint="cs"/>
                <w:sz w:val="28"/>
                <w:szCs w:val="28"/>
              </w:rPr>
              <w:t xml:space="preserve">Foundation Engineering, Advanced Geotechnical Laboratory Testing, Geotechnical Field monitoring and Testing, </w:t>
            </w:r>
            <w:r w:rsidR="00F551BD" w:rsidRPr="00B60D70">
              <w:rPr>
                <w:rFonts w:ascii="TH SarabunPSK" w:hAnsi="TH SarabunPSK" w:cs="TH SarabunPSK" w:hint="cs"/>
                <w:sz w:val="28"/>
                <w:szCs w:val="28"/>
              </w:rPr>
              <w:lastRenderedPageBreak/>
              <w:t xml:space="preserve">PHY </w:t>
            </w:r>
            <w:proofErr w:type="spellStart"/>
            <w:r w:rsidRPr="00B60D70">
              <w:rPr>
                <w:rFonts w:ascii="TH SarabunPSK" w:hAnsi="TH SarabunPSK" w:cs="TH SarabunPSK" w:hint="cs"/>
                <w:sz w:val="28"/>
                <w:szCs w:val="28"/>
              </w:rPr>
              <w:t>sical</w:t>
            </w:r>
            <w:proofErr w:type="spellEnd"/>
            <w:r w:rsidRPr="00B60D70">
              <w:rPr>
                <w:rFonts w:ascii="TH SarabunPSK" w:hAnsi="TH SarabunPSK" w:cs="TH SarabunPSK" w:hint="cs"/>
                <w:sz w:val="28"/>
                <w:szCs w:val="28"/>
              </w:rPr>
              <w:t xml:space="preserve"> Modelling in Geotechnical Engineering, Centrifuge Modelling in Geotechnical Engineering, Railway Technology, Professional Qualification and Competency Frameworks.</w:t>
            </w:r>
          </w:p>
        </w:tc>
      </w:tr>
      <w:tr w:rsidR="00B60D70" w:rsidRPr="00B60D70" w14:paraId="67ED949F" w14:textId="77777777" w:rsidTr="00446695">
        <w:tc>
          <w:tcPr>
            <w:tcW w:w="548" w:type="pct"/>
          </w:tcPr>
          <w:p w14:paraId="201AEE95" w14:textId="77777777" w:rsidR="009E6917" w:rsidRPr="00B60D70" w:rsidRDefault="00D756E0" w:rsidP="00446695">
            <w:pPr>
              <w:jc w:val="center"/>
              <w:rPr>
                <w:rFonts w:ascii="TH SarabunPSK" w:hAnsi="TH SarabunPSK" w:cs="TH SarabunPSK"/>
                <w:sz w:val="28"/>
                <w:szCs w:val="28"/>
                <w:cs/>
              </w:rPr>
            </w:pPr>
            <w:r w:rsidRPr="00B60D70">
              <w:rPr>
                <w:rFonts w:ascii="TH SarabunPSK" w:hAnsi="TH SarabunPSK" w:cs="TH SarabunPSK" w:hint="cs"/>
                <w:sz w:val="28"/>
                <w:szCs w:val="28"/>
              </w:rPr>
              <w:lastRenderedPageBreak/>
              <w:t>8.</w:t>
            </w:r>
          </w:p>
        </w:tc>
        <w:tc>
          <w:tcPr>
            <w:tcW w:w="1495" w:type="pct"/>
          </w:tcPr>
          <w:p w14:paraId="443F8852" w14:textId="77777777" w:rsidR="009E6917" w:rsidRPr="00B60D70" w:rsidRDefault="00D756E0" w:rsidP="00F67501">
            <w:pPr>
              <w:rPr>
                <w:rFonts w:ascii="TH SarabunPSK" w:hAnsi="TH SarabunPSK" w:cs="TH SarabunPSK"/>
                <w:sz w:val="28"/>
                <w:szCs w:val="28"/>
                <w:cs/>
              </w:rPr>
            </w:pPr>
            <w:r w:rsidRPr="00B60D70">
              <w:rPr>
                <w:rFonts w:ascii="TH SarabunPSK" w:hAnsi="TH SarabunPSK" w:cs="TH SarabunPSK" w:hint="cs"/>
                <w:sz w:val="28"/>
                <w:szCs w:val="28"/>
                <w:cs/>
                <w:lang w:val="th-TH"/>
              </w:rPr>
              <w:t>ผศ</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ดร</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ชูชัย สุจิวรกุล</w:t>
            </w:r>
          </w:p>
        </w:tc>
        <w:tc>
          <w:tcPr>
            <w:tcW w:w="784" w:type="pct"/>
          </w:tcPr>
          <w:p w14:paraId="545D827C" w14:textId="77777777" w:rsidR="009E6917" w:rsidRPr="00B60D70" w:rsidRDefault="00D756E0" w:rsidP="00256D5F">
            <w:pPr>
              <w:jc w:val="center"/>
              <w:rPr>
                <w:rFonts w:ascii="TH SarabunPSK" w:hAnsi="TH SarabunPSK" w:cs="TH SarabunPSK"/>
                <w:b/>
                <w:bCs/>
                <w:sz w:val="28"/>
                <w:szCs w:val="28"/>
              </w:rPr>
            </w:pPr>
            <w:r w:rsidRPr="00B60D70">
              <w:rPr>
                <w:rFonts w:ascii="TH SarabunPSK" w:hAnsi="TH SarabunPSK" w:cs="TH SarabunPSK" w:hint="cs"/>
                <w:sz w:val="28"/>
                <w:szCs w:val="28"/>
                <w:cs/>
                <w:lang w:val="th-TH"/>
              </w:rPr>
              <w:t>ตรง</w:t>
            </w:r>
          </w:p>
        </w:tc>
        <w:tc>
          <w:tcPr>
            <w:tcW w:w="2173" w:type="pct"/>
          </w:tcPr>
          <w:p w14:paraId="2263C0F1" w14:textId="77777777" w:rsidR="009E6917" w:rsidRPr="00B60D70" w:rsidRDefault="00D756E0" w:rsidP="00256D5F">
            <w:pPr>
              <w:jc w:val="left"/>
              <w:rPr>
                <w:rFonts w:ascii="TH SarabunPSK" w:hAnsi="TH SarabunPSK" w:cs="TH SarabunPSK"/>
                <w:sz w:val="28"/>
                <w:szCs w:val="28"/>
              </w:rPr>
            </w:pPr>
            <w:r w:rsidRPr="00B60D70">
              <w:rPr>
                <w:rFonts w:ascii="TH SarabunPSK" w:hAnsi="TH SarabunPSK" w:cs="TH SarabunPSK" w:hint="cs"/>
                <w:sz w:val="28"/>
                <w:szCs w:val="28"/>
              </w:rPr>
              <w:t>Structural Analysis and Mechanics; Fiber Reinforced Concrete, Reinforced Concrete, Prestressed Concrete, Precast Concrete, Concrete and Construction Materials</w:t>
            </w:r>
          </w:p>
        </w:tc>
      </w:tr>
      <w:tr w:rsidR="00B60D70" w:rsidRPr="00B60D70" w14:paraId="77BAE811" w14:textId="77777777" w:rsidTr="00446695">
        <w:tc>
          <w:tcPr>
            <w:tcW w:w="548" w:type="pct"/>
          </w:tcPr>
          <w:p w14:paraId="206B8502" w14:textId="77777777" w:rsidR="009E6917" w:rsidRPr="00B60D70" w:rsidRDefault="00D756E0" w:rsidP="00446695">
            <w:pPr>
              <w:jc w:val="center"/>
              <w:rPr>
                <w:rFonts w:ascii="TH SarabunPSK" w:hAnsi="TH SarabunPSK" w:cs="TH SarabunPSK"/>
                <w:sz w:val="28"/>
                <w:szCs w:val="28"/>
                <w:cs/>
              </w:rPr>
            </w:pPr>
            <w:r w:rsidRPr="00B60D70">
              <w:rPr>
                <w:rFonts w:ascii="TH SarabunPSK" w:hAnsi="TH SarabunPSK" w:cs="TH SarabunPSK" w:hint="cs"/>
                <w:sz w:val="28"/>
                <w:szCs w:val="28"/>
              </w:rPr>
              <w:t>9.</w:t>
            </w:r>
          </w:p>
        </w:tc>
        <w:tc>
          <w:tcPr>
            <w:tcW w:w="1495" w:type="pct"/>
          </w:tcPr>
          <w:p w14:paraId="57DA711F" w14:textId="77777777" w:rsidR="009E6917" w:rsidRPr="00B60D70" w:rsidRDefault="00D756E0" w:rsidP="00F67501">
            <w:pPr>
              <w:rPr>
                <w:rFonts w:ascii="TH SarabunPSK" w:hAnsi="TH SarabunPSK" w:cs="TH SarabunPSK"/>
                <w:sz w:val="28"/>
                <w:szCs w:val="28"/>
                <w:cs/>
              </w:rPr>
            </w:pPr>
            <w:r w:rsidRPr="00B60D70">
              <w:rPr>
                <w:rFonts w:ascii="TH SarabunPSK" w:hAnsi="TH SarabunPSK" w:cs="TH SarabunPSK" w:hint="cs"/>
                <w:sz w:val="28"/>
                <w:szCs w:val="28"/>
                <w:cs/>
                <w:lang w:val="th-TH"/>
              </w:rPr>
              <w:t>ดร</w:t>
            </w:r>
            <w:r w:rsidRPr="00B60D70">
              <w:rPr>
                <w:rFonts w:ascii="TH SarabunPSK" w:hAnsi="TH SarabunPSK" w:cs="TH SarabunPSK" w:hint="cs"/>
                <w:sz w:val="28"/>
                <w:szCs w:val="28"/>
                <w:cs/>
              </w:rPr>
              <w:t>.</w:t>
            </w:r>
            <w:proofErr w:type="spellStart"/>
            <w:r w:rsidRPr="00B60D70">
              <w:rPr>
                <w:rFonts w:ascii="TH SarabunPSK" w:hAnsi="TH SarabunPSK" w:cs="TH SarabunPSK" w:hint="cs"/>
                <w:sz w:val="28"/>
                <w:szCs w:val="28"/>
                <w:cs/>
                <w:lang w:val="th-TH"/>
              </w:rPr>
              <w:t>ธี</w:t>
            </w:r>
            <w:proofErr w:type="spellEnd"/>
            <w:r w:rsidRPr="00B60D70">
              <w:rPr>
                <w:rFonts w:ascii="TH SarabunPSK" w:hAnsi="TH SarabunPSK" w:cs="TH SarabunPSK" w:hint="cs"/>
                <w:sz w:val="28"/>
                <w:szCs w:val="28"/>
                <w:cs/>
                <w:lang w:val="th-TH"/>
              </w:rPr>
              <w:t>ระวุฒิ มู</w:t>
            </w:r>
            <w:proofErr w:type="spellStart"/>
            <w:r w:rsidRPr="00B60D70">
              <w:rPr>
                <w:rFonts w:ascii="TH SarabunPSK" w:hAnsi="TH SarabunPSK" w:cs="TH SarabunPSK" w:hint="cs"/>
                <w:sz w:val="28"/>
                <w:szCs w:val="28"/>
                <w:cs/>
                <w:lang w:val="th-TH"/>
              </w:rPr>
              <w:t>ฮำ</w:t>
            </w:r>
            <w:proofErr w:type="spellEnd"/>
            <w:r w:rsidRPr="00B60D70">
              <w:rPr>
                <w:rFonts w:ascii="TH SarabunPSK" w:hAnsi="TH SarabunPSK" w:cs="TH SarabunPSK" w:hint="cs"/>
                <w:sz w:val="28"/>
                <w:szCs w:val="28"/>
                <w:cs/>
                <w:lang w:val="th-TH"/>
              </w:rPr>
              <w:t>หมัด</w:t>
            </w:r>
          </w:p>
        </w:tc>
        <w:tc>
          <w:tcPr>
            <w:tcW w:w="784" w:type="pct"/>
          </w:tcPr>
          <w:p w14:paraId="72329278" w14:textId="77777777" w:rsidR="009E6917" w:rsidRPr="00B60D70" w:rsidRDefault="00D756E0" w:rsidP="00256D5F">
            <w:pPr>
              <w:jc w:val="center"/>
              <w:rPr>
                <w:rFonts w:ascii="TH SarabunPSK" w:hAnsi="TH SarabunPSK" w:cs="TH SarabunPSK"/>
                <w:b/>
                <w:bCs/>
                <w:sz w:val="28"/>
                <w:szCs w:val="28"/>
              </w:rPr>
            </w:pPr>
            <w:r w:rsidRPr="00B60D70">
              <w:rPr>
                <w:rFonts w:ascii="TH SarabunPSK" w:hAnsi="TH SarabunPSK" w:cs="TH SarabunPSK" w:hint="cs"/>
                <w:sz w:val="28"/>
                <w:szCs w:val="28"/>
                <w:cs/>
                <w:lang w:val="th-TH"/>
              </w:rPr>
              <w:t>ตรง</w:t>
            </w:r>
          </w:p>
        </w:tc>
        <w:tc>
          <w:tcPr>
            <w:tcW w:w="2173" w:type="pct"/>
          </w:tcPr>
          <w:p w14:paraId="1929E821" w14:textId="77777777" w:rsidR="009E6917" w:rsidRPr="00B60D70" w:rsidRDefault="00D756E0" w:rsidP="00256D5F">
            <w:pPr>
              <w:jc w:val="left"/>
              <w:rPr>
                <w:rFonts w:ascii="TH SarabunPSK" w:hAnsi="TH SarabunPSK" w:cs="TH SarabunPSK"/>
                <w:sz w:val="28"/>
                <w:szCs w:val="28"/>
              </w:rPr>
            </w:pPr>
            <w:r w:rsidRPr="00B60D70">
              <w:rPr>
                <w:rFonts w:ascii="TH SarabunPSK" w:hAnsi="TH SarabunPSK" w:cs="TH SarabunPSK" w:hint="cs"/>
                <w:sz w:val="28"/>
                <w:szCs w:val="28"/>
              </w:rPr>
              <w:t>Earthquake engineering, Steel and composite structure construction, BIM.</w:t>
            </w:r>
          </w:p>
        </w:tc>
      </w:tr>
      <w:tr w:rsidR="004764E0" w:rsidRPr="00B60D70" w14:paraId="165FAD42" w14:textId="77777777" w:rsidTr="00BD7F9D">
        <w:trPr>
          <w:trHeight w:val="191"/>
        </w:trPr>
        <w:tc>
          <w:tcPr>
            <w:tcW w:w="548" w:type="pct"/>
          </w:tcPr>
          <w:p w14:paraId="24347E05" w14:textId="7B3B718A" w:rsidR="004764E0" w:rsidRPr="00B60D70" w:rsidRDefault="004764E0" w:rsidP="00446695">
            <w:pPr>
              <w:jc w:val="center"/>
              <w:rPr>
                <w:rFonts w:ascii="TH SarabunPSK" w:hAnsi="TH SarabunPSK" w:cs="TH SarabunPSK"/>
                <w:sz w:val="28"/>
                <w:szCs w:val="28"/>
              </w:rPr>
            </w:pPr>
            <w:r w:rsidRPr="00B60D70">
              <w:rPr>
                <w:rFonts w:ascii="TH SarabunPSK" w:hAnsi="TH SarabunPSK" w:cs="TH SarabunPSK" w:hint="cs"/>
                <w:sz w:val="28"/>
                <w:szCs w:val="28"/>
                <w:cs/>
              </w:rPr>
              <w:t>10.</w:t>
            </w:r>
          </w:p>
        </w:tc>
        <w:tc>
          <w:tcPr>
            <w:tcW w:w="1495" w:type="pct"/>
          </w:tcPr>
          <w:p w14:paraId="0CD34941" w14:textId="009798CE" w:rsidR="004764E0" w:rsidRPr="00B60D70" w:rsidRDefault="004764E0" w:rsidP="00BD7F9D">
            <w:pPr>
              <w:rPr>
                <w:rFonts w:ascii="TH SarabunPSK" w:hAnsi="TH SarabunPSK" w:cs="TH SarabunPSK"/>
                <w:sz w:val="28"/>
                <w:szCs w:val="28"/>
                <w:cs/>
                <w:lang w:val="th-TH"/>
              </w:rPr>
            </w:pPr>
            <w:r w:rsidRPr="00B60D70">
              <w:rPr>
                <w:rFonts w:ascii="TH SarabunPSK" w:hAnsi="TH SarabunPSK" w:cs="TH SarabunPSK" w:hint="cs"/>
                <w:sz w:val="28"/>
                <w:szCs w:val="28"/>
                <w:cs/>
                <w:lang w:val="th-TH"/>
              </w:rPr>
              <w:t>ผศ.ดร.ประภัสสร วงษ์ดี</w:t>
            </w:r>
          </w:p>
        </w:tc>
        <w:tc>
          <w:tcPr>
            <w:tcW w:w="784" w:type="pct"/>
          </w:tcPr>
          <w:p w14:paraId="20AE0860" w14:textId="73E447B2" w:rsidR="004764E0" w:rsidRPr="00B60D70" w:rsidRDefault="00E35D8B" w:rsidP="00256D5F">
            <w:pPr>
              <w:jc w:val="center"/>
              <w:rPr>
                <w:rFonts w:ascii="TH SarabunPSK" w:hAnsi="TH SarabunPSK" w:cs="TH SarabunPSK"/>
                <w:sz w:val="28"/>
                <w:szCs w:val="28"/>
                <w:cs/>
              </w:rPr>
            </w:pPr>
            <w:r w:rsidRPr="00B60D70">
              <w:rPr>
                <w:rFonts w:ascii="TH SarabunPSK" w:hAnsi="TH SarabunPSK" w:cs="TH SarabunPSK" w:hint="cs"/>
                <w:sz w:val="28"/>
                <w:szCs w:val="28"/>
                <w:cs/>
              </w:rPr>
              <w:t>สัมพันธ์ทางด้านการศึกษา</w:t>
            </w:r>
          </w:p>
        </w:tc>
        <w:tc>
          <w:tcPr>
            <w:tcW w:w="2173" w:type="pct"/>
          </w:tcPr>
          <w:p w14:paraId="4F840279" w14:textId="7E193D99" w:rsidR="004764E0" w:rsidRPr="00B60D70" w:rsidRDefault="00256D5F" w:rsidP="00256D5F">
            <w:pPr>
              <w:rPr>
                <w:rFonts w:ascii="TH SarabunPSK" w:hAnsi="TH SarabunPSK" w:cs="TH SarabunPSK"/>
                <w:sz w:val="28"/>
                <w:szCs w:val="28"/>
              </w:rPr>
            </w:pPr>
            <w:r w:rsidRPr="00B60D70">
              <w:rPr>
                <w:rFonts w:ascii="TH SarabunPSK" w:hAnsi="TH SarabunPSK" w:cs="TH SarabunPSK" w:hint="cs"/>
                <w:sz w:val="28"/>
                <w:szCs w:val="28"/>
              </w:rPr>
              <w:t>Education Research and Evaluation</w:t>
            </w:r>
          </w:p>
        </w:tc>
      </w:tr>
    </w:tbl>
    <w:p w14:paraId="5B459F4F" w14:textId="5A2E5DA1" w:rsidR="00256D5F" w:rsidRPr="00B60D70" w:rsidRDefault="00256D5F">
      <w:pPr>
        <w:jc w:val="left"/>
        <w:rPr>
          <w:rFonts w:ascii="TH SarabunPSK" w:eastAsiaTheme="majorEastAsia" w:hAnsi="TH SarabunPSK" w:cs="TH SarabunPSK"/>
          <w:bCs/>
          <w:sz w:val="36"/>
          <w:szCs w:val="36"/>
        </w:rPr>
      </w:pPr>
    </w:p>
    <w:p w14:paraId="53E51254" w14:textId="40A028AF" w:rsidR="009E6917" w:rsidRPr="00B60D70" w:rsidRDefault="00D756E0" w:rsidP="00FF7D50">
      <w:pPr>
        <w:pStyle w:val="2"/>
        <w:numPr>
          <w:ilvl w:val="1"/>
          <w:numId w:val="76"/>
        </w:numPr>
        <w:rPr>
          <w:rFonts w:ascii="TH SarabunPSK" w:hAnsi="TH SarabunPSK" w:cs="TH SarabunPSK"/>
        </w:rPr>
      </w:pPr>
      <w:bookmarkStart w:id="267" w:name="_Toc179246028"/>
      <w:bookmarkStart w:id="268" w:name="_Toc179656396"/>
      <w:bookmarkStart w:id="269" w:name="_Toc180609476"/>
      <w:bookmarkStart w:id="270" w:name="_Toc191634092"/>
      <w:bookmarkStart w:id="271" w:name="_Toc164329139"/>
      <w:r w:rsidRPr="00B60D70">
        <w:rPr>
          <w:rFonts w:ascii="TH SarabunPSK" w:hAnsi="TH SarabunPSK" w:cs="TH SarabunPSK" w:hint="cs"/>
          <w:cs/>
        </w:rPr>
        <w:t>ชื่อ</w:t>
      </w:r>
      <w:r w:rsidRPr="00B60D70">
        <w:rPr>
          <w:rFonts w:ascii="TH SarabunPSK" w:hAnsi="TH SarabunPSK" w:cs="TH SarabunPSK" w:hint="cs"/>
          <w:b/>
        </w:rPr>
        <w:t>-</w:t>
      </w:r>
      <w:r w:rsidRPr="00B60D70">
        <w:rPr>
          <w:rFonts w:ascii="TH SarabunPSK" w:hAnsi="TH SarabunPSK" w:cs="TH SarabunPSK" w:hint="cs"/>
          <w:cs/>
        </w:rPr>
        <w:t>สกุล คุณวุฒิ ของอาจารย์ผู้สอนในรายวิชาฝึกประสบการณ์วิชาชีพ</w:t>
      </w:r>
      <w:r w:rsidRPr="00B60D70">
        <w:rPr>
          <w:rFonts w:ascii="TH SarabunPSK" w:hAnsi="TH SarabunPSK" w:cs="TH SarabunPSK" w:hint="cs"/>
          <w:cs/>
          <w:lang w:val="th-TH"/>
        </w:rPr>
        <w:t>ครู</w:t>
      </w:r>
      <w:bookmarkEnd w:id="267"/>
      <w:bookmarkEnd w:id="268"/>
      <w:bookmarkEnd w:id="269"/>
      <w:bookmarkEnd w:id="270"/>
      <w:r w:rsidRPr="00B60D70">
        <w:rPr>
          <w:rFonts w:ascii="TH SarabunPSK" w:hAnsi="TH SarabunPSK" w:cs="TH SarabunPSK" w:hint="cs"/>
        </w:rPr>
        <w:t> </w:t>
      </w:r>
      <w:bookmarkEnd w:id="271"/>
    </w:p>
    <w:tbl>
      <w:tblPr>
        <w:tblW w:w="89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3"/>
        <w:gridCol w:w="2410"/>
        <w:gridCol w:w="5670"/>
      </w:tblGrid>
      <w:tr w:rsidR="00B60D70" w:rsidRPr="00B60D70" w14:paraId="21A768CD" w14:textId="77777777" w:rsidTr="00D215E9">
        <w:trPr>
          <w:trHeight w:val="300"/>
          <w:tblHeader/>
        </w:trPr>
        <w:tc>
          <w:tcPr>
            <w:tcW w:w="843" w:type="dxa"/>
            <w:tcBorders>
              <w:top w:val="single" w:sz="6" w:space="0" w:color="auto"/>
              <w:left w:val="single" w:sz="6" w:space="0" w:color="auto"/>
              <w:bottom w:val="single" w:sz="6" w:space="0" w:color="auto"/>
              <w:right w:val="single" w:sz="6" w:space="0" w:color="auto"/>
            </w:tcBorders>
            <w:shd w:val="clear" w:color="auto" w:fill="F2F2F2"/>
            <w:vAlign w:val="center"/>
          </w:tcPr>
          <w:p w14:paraId="4384FF51" w14:textId="316FB234" w:rsidR="00256D5F" w:rsidRPr="00B60D70" w:rsidRDefault="00256D5F" w:rsidP="00256D5F">
            <w:pPr>
              <w:jc w:val="center"/>
              <w:rPr>
                <w:rFonts w:ascii="TH SarabunPSK" w:eastAsia="Times New Roman" w:hAnsi="TH SarabunPSK" w:cs="TH SarabunPSK"/>
                <w:b/>
                <w:bCs/>
                <w:sz w:val="28"/>
                <w:szCs w:val="28"/>
              </w:rPr>
            </w:pPr>
            <w:r w:rsidRPr="00B60D70">
              <w:rPr>
                <w:rFonts w:ascii="TH SarabunPSK" w:hAnsi="TH SarabunPSK" w:cs="TH SarabunPSK" w:hint="cs"/>
                <w:b/>
                <w:bCs/>
                <w:sz w:val="28"/>
                <w:szCs w:val="28"/>
                <w:cs/>
                <w:lang w:val="th-TH"/>
              </w:rPr>
              <w:t>ลำดับ</w:t>
            </w:r>
            <w:r w:rsidRPr="00B60D70">
              <w:rPr>
                <w:rFonts w:ascii="TH SarabunPSK" w:eastAsia="Times New Roman" w:hAnsi="TH SarabunPSK" w:cs="TH SarabunPSK" w:hint="cs"/>
                <w:b/>
                <w:bCs/>
                <w:sz w:val="28"/>
                <w:szCs w:val="28"/>
                <w:cs/>
                <w:lang w:val="th-TH"/>
              </w:rPr>
              <w:t>ที่</w:t>
            </w:r>
          </w:p>
        </w:tc>
        <w:tc>
          <w:tcPr>
            <w:tcW w:w="2410" w:type="dxa"/>
            <w:tcBorders>
              <w:top w:val="single" w:sz="6" w:space="0" w:color="auto"/>
              <w:left w:val="single" w:sz="6" w:space="0" w:color="auto"/>
              <w:bottom w:val="single" w:sz="6" w:space="0" w:color="auto"/>
              <w:right w:val="single" w:sz="6" w:space="0" w:color="auto"/>
            </w:tcBorders>
            <w:shd w:val="clear" w:color="auto" w:fill="F2F2F2"/>
            <w:vAlign w:val="center"/>
          </w:tcPr>
          <w:p w14:paraId="60438C7B" w14:textId="5ED944F2" w:rsidR="00256D5F" w:rsidRPr="00B60D70" w:rsidRDefault="00256D5F" w:rsidP="00256D5F">
            <w:pPr>
              <w:jc w:val="center"/>
              <w:rPr>
                <w:rFonts w:ascii="TH SarabunPSK" w:hAnsi="TH SarabunPSK" w:cs="TH SarabunPSK"/>
                <w:b/>
                <w:bCs/>
                <w:sz w:val="28"/>
                <w:szCs w:val="28"/>
              </w:rPr>
            </w:pPr>
            <w:r w:rsidRPr="00B60D70">
              <w:rPr>
                <w:rFonts w:ascii="TH SarabunPSK" w:hAnsi="TH SarabunPSK" w:cs="TH SarabunPSK" w:hint="cs"/>
                <w:b/>
                <w:bCs/>
                <w:sz w:val="28"/>
                <w:szCs w:val="28"/>
                <w:cs/>
                <w:lang w:val="th-TH"/>
              </w:rPr>
              <w:t>ชื่อ</w:t>
            </w:r>
            <w:r w:rsidRPr="00B60D70">
              <w:rPr>
                <w:rFonts w:ascii="TH SarabunPSK" w:hAnsi="TH SarabunPSK" w:cs="TH SarabunPSK" w:hint="cs"/>
                <w:b/>
                <w:bCs/>
                <w:sz w:val="28"/>
                <w:szCs w:val="28"/>
              </w:rPr>
              <w:t>-</w:t>
            </w:r>
            <w:r w:rsidRPr="00B60D70">
              <w:rPr>
                <w:rFonts w:ascii="TH SarabunPSK" w:hAnsi="TH SarabunPSK" w:cs="TH SarabunPSK" w:hint="cs"/>
                <w:b/>
                <w:bCs/>
                <w:sz w:val="28"/>
                <w:szCs w:val="28"/>
                <w:cs/>
                <w:lang w:val="th-TH"/>
              </w:rPr>
              <w:t>สกุล</w:t>
            </w:r>
          </w:p>
        </w:tc>
        <w:tc>
          <w:tcPr>
            <w:tcW w:w="5670" w:type="dxa"/>
            <w:tcBorders>
              <w:top w:val="single" w:sz="6" w:space="0" w:color="auto"/>
              <w:left w:val="single" w:sz="6" w:space="0" w:color="auto"/>
              <w:bottom w:val="single" w:sz="6" w:space="0" w:color="auto"/>
              <w:right w:val="single" w:sz="6" w:space="0" w:color="auto"/>
            </w:tcBorders>
            <w:shd w:val="clear" w:color="auto" w:fill="F2F2F2"/>
            <w:vAlign w:val="center"/>
          </w:tcPr>
          <w:p w14:paraId="1A714485" w14:textId="5036D02E" w:rsidR="00256D5F" w:rsidRPr="00B60D70" w:rsidRDefault="00256D5F" w:rsidP="00256D5F">
            <w:pPr>
              <w:jc w:val="center"/>
              <w:rPr>
                <w:rFonts w:ascii="TH SarabunPSK" w:hAnsi="TH SarabunPSK" w:cs="TH SarabunPSK"/>
                <w:b/>
                <w:bCs/>
                <w:sz w:val="28"/>
                <w:szCs w:val="28"/>
              </w:rPr>
            </w:pPr>
            <w:r w:rsidRPr="00B60D70">
              <w:rPr>
                <w:rFonts w:ascii="TH SarabunPSK" w:hAnsi="TH SarabunPSK" w:cs="TH SarabunPSK" w:hint="cs"/>
                <w:b/>
                <w:bCs/>
                <w:sz w:val="28"/>
                <w:szCs w:val="28"/>
                <w:cs/>
                <w:lang w:val="th-TH"/>
              </w:rPr>
              <w:t>คุณวุฒิ</w:t>
            </w:r>
          </w:p>
        </w:tc>
      </w:tr>
      <w:tr w:rsidR="00B60D70" w:rsidRPr="00B60D70" w14:paraId="4D3AD9C2" w14:textId="77777777" w:rsidTr="00BD7F9D">
        <w:trPr>
          <w:trHeight w:val="300"/>
        </w:trPr>
        <w:tc>
          <w:tcPr>
            <w:tcW w:w="843" w:type="dxa"/>
            <w:tcBorders>
              <w:top w:val="single" w:sz="6" w:space="0" w:color="auto"/>
              <w:left w:val="single" w:sz="6" w:space="0" w:color="auto"/>
              <w:bottom w:val="single" w:sz="6" w:space="0" w:color="auto"/>
              <w:right w:val="single" w:sz="6" w:space="0" w:color="auto"/>
            </w:tcBorders>
            <w:shd w:val="clear" w:color="auto" w:fill="auto"/>
          </w:tcPr>
          <w:p w14:paraId="0400A0C2" w14:textId="354D6905" w:rsidR="00256D5F" w:rsidRPr="00B60D70" w:rsidRDefault="00256D5F" w:rsidP="00256D5F">
            <w:pPr>
              <w:jc w:val="center"/>
              <w:rPr>
                <w:rFonts w:ascii="TH SarabunPSK" w:hAnsi="TH SarabunPSK" w:cs="TH SarabunPSK"/>
                <w:sz w:val="28"/>
                <w:szCs w:val="28"/>
              </w:rPr>
            </w:pPr>
            <w:r w:rsidRPr="00B60D70">
              <w:rPr>
                <w:rFonts w:ascii="TH SarabunPSK" w:hAnsi="TH SarabunPSK" w:cs="TH SarabunPSK" w:hint="cs"/>
                <w:sz w:val="28"/>
                <w:szCs w:val="28"/>
              </w:rPr>
              <w:t>1.</w:t>
            </w:r>
          </w:p>
        </w:tc>
        <w:tc>
          <w:tcPr>
            <w:tcW w:w="2410" w:type="dxa"/>
            <w:tcBorders>
              <w:top w:val="single" w:sz="6" w:space="0" w:color="auto"/>
              <w:left w:val="single" w:sz="6" w:space="0" w:color="auto"/>
              <w:bottom w:val="single" w:sz="6" w:space="0" w:color="auto"/>
              <w:right w:val="single" w:sz="6" w:space="0" w:color="auto"/>
            </w:tcBorders>
            <w:shd w:val="clear" w:color="auto" w:fill="auto"/>
          </w:tcPr>
          <w:p w14:paraId="2723D6BE" w14:textId="77777777" w:rsidR="00256D5F" w:rsidRPr="00B60D70" w:rsidRDefault="00256D5F" w:rsidP="00BD7F9D">
            <w:pPr>
              <w:ind w:left="46" w:right="132"/>
              <w:rPr>
                <w:rFonts w:ascii="TH SarabunPSK" w:hAnsi="TH SarabunPSK" w:cs="TH SarabunPSK"/>
                <w:sz w:val="28"/>
                <w:szCs w:val="28"/>
              </w:rPr>
            </w:pPr>
            <w:r w:rsidRPr="00B60D70">
              <w:rPr>
                <w:rFonts w:ascii="TH SarabunPSK" w:hAnsi="TH SarabunPSK" w:cs="TH SarabunPSK" w:hint="cs"/>
                <w:sz w:val="28"/>
                <w:szCs w:val="28"/>
                <w:cs/>
                <w:lang w:val="th-TH"/>
              </w:rPr>
              <w:t>ผศ</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ดร</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มงคล นามลักษณ์</w:t>
            </w:r>
          </w:p>
        </w:tc>
        <w:tc>
          <w:tcPr>
            <w:tcW w:w="5670" w:type="dxa"/>
            <w:tcBorders>
              <w:top w:val="single" w:sz="6" w:space="0" w:color="auto"/>
              <w:left w:val="single" w:sz="6" w:space="0" w:color="auto"/>
              <w:bottom w:val="single" w:sz="6" w:space="0" w:color="auto"/>
              <w:right w:val="single" w:sz="6" w:space="0" w:color="auto"/>
            </w:tcBorders>
            <w:shd w:val="clear" w:color="auto" w:fill="auto"/>
          </w:tcPr>
          <w:p w14:paraId="6F7E3EE6" w14:textId="1A3D1809" w:rsidR="007331FA" w:rsidRPr="00B60D70" w:rsidRDefault="00256D5F" w:rsidP="00256D5F">
            <w:pPr>
              <w:jc w:val="left"/>
              <w:rPr>
                <w:rFonts w:ascii="TH SarabunPSK" w:hAnsi="TH SarabunPSK" w:cs="TH SarabunPSK"/>
                <w:sz w:val="28"/>
                <w:szCs w:val="28"/>
              </w:rPr>
            </w:pPr>
            <w:r w:rsidRPr="00B60D70">
              <w:rPr>
                <w:rFonts w:ascii="TH SarabunPSK" w:hAnsi="TH SarabunPSK" w:cs="TH SarabunPSK" w:hint="cs"/>
                <w:sz w:val="28"/>
                <w:szCs w:val="28"/>
              </w:rPr>
              <w:t>Ph.D. (</w:t>
            </w:r>
            <w:r w:rsidR="00871258" w:rsidRPr="00B60D70">
              <w:rPr>
                <w:rFonts w:ascii="TH SarabunPSK" w:hAnsi="TH SarabunPSK" w:cs="TH SarabunPSK" w:hint="cs"/>
                <w:sz w:val="28"/>
                <w:szCs w:val="28"/>
              </w:rPr>
              <w:t>Environment and Resources Engineering</w:t>
            </w:r>
          </w:p>
          <w:p w14:paraId="1942F7CB" w14:textId="3928F7AB" w:rsidR="007331FA" w:rsidRPr="00B60D70" w:rsidRDefault="007331FA" w:rsidP="007331FA">
            <w:pPr>
              <w:jc w:val="left"/>
              <w:rPr>
                <w:rFonts w:ascii="TH SarabunPSK" w:hAnsi="TH SarabunPSK" w:cs="TH SarabunPSK"/>
                <w:sz w:val="28"/>
                <w:szCs w:val="28"/>
                <w:u w:val="single"/>
                <w:lang w:val="th-TH"/>
              </w:rPr>
            </w:pPr>
            <w:r w:rsidRPr="00B60D70">
              <w:rPr>
                <w:rFonts w:ascii="TH SarabunPSK" w:hAnsi="TH SarabunPSK" w:cs="TH SarabunPSK" w:hint="cs"/>
                <w:sz w:val="28"/>
                <w:szCs w:val="28"/>
                <w:cs/>
                <w:lang w:val="th-TH"/>
              </w:rPr>
              <w:t>วศ</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ม</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วิศวกรรมโยธา</w:t>
            </w:r>
            <w:r w:rsidRPr="00B60D70">
              <w:rPr>
                <w:rFonts w:ascii="TH SarabunPSK" w:hAnsi="TH SarabunPSK" w:cs="TH SarabunPSK" w:hint="cs"/>
                <w:sz w:val="28"/>
                <w:szCs w:val="28"/>
                <w:cs/>
              </w:rPr>
              <w:t>)</w:t>
            </w:r>
            <w:r w:rsidRPr="00B60D70">
              <w:rPr>
                <w:rFonts w:ascii="TH SarabunPSK" w:hAnsi="TH SarabunPSK" w:cs="TH SarabunPSK" w:hint="cs"/>
                <w:sz w:val="28"/>
                <w:szCs w:val="28"/>
              </w:rPr>
              <w:t> </w:t>
            </w:r>
          </w:p>
          <w:p w14:paraId="001FC035" w14:textId="1176E52F" w:rsidR="00256D5F" w:rsidRPr="00B60D70" w:rsidRDefault="007331FA" w:rsidP="007331FA">
            <w:pPr>
              <w:jc w:val="left"/>
              <w:rPr>
                <w:rFonts w:ascii="TH SarabunPSK" w:hAnsi="TH SarabunPSK" w:cs="TH SarabunPSK"/>
                <w:sz w:val="28"/>
                <w:szCs w:val="28"/>
                <w:u w:val="single"/>
              </w:rPr>
            </w:pPr>
            <w:r w:rsidRPr="00B60D70">
              <w:rPr>
                <w:rFonts w:ascii="TH SarabunPSK" w:hAnsi="TH SarabunPSK" w:cs="TH SarabunPSK" w:hint="cs"/>
                <w:sz w:val="28"/>
                <w:szCs w:val="28"/>
                <w:u w:val="single"/>
                <w:cs/>
                <w:lang w:val="th-TH"/>
              </w:rPr>
              <w:t>ค</w:t>
            </w:r>
            <w:r w:rsidRPr="00B60D70">
              <w:rPr>
                <w:rFonts w:ascii="TH SarabunPSK" w:hAnsi="TH SarabunPSK" w:cs="TH SarabunPSK" w:hint="cs"/>
                <w:sz w:val="28"/>
                <w:szCs w:val="28"/>
                <w:u w:val="single"/>
                <w:cs/>
              </w:rPr>
              <w:t>.</w:t>
            </w:r>
            <w:proofErr w:type="spellStart"/>
            <w:r w:rsidRPr="00B60D70">
              <w:rPr>
                <w:rFonts w:ascii="TH SarabunPSK" w:hAnsi="TH SarabunPSK" w:cs="TH SarabunPSK" w:hint="cs"/>
                <w:sz w:val="28"/>
                <w:szCs w:val="28"/>
                <w:u w:val="single"/>
                <w:cs/>
                <w:lang w:val="th-TH"/>
              </w:rPr>
              <w:t>อ</w:t>
            </w:r>
            <w:r w:rsidRPr="00B60D70">
              <w:rPr>
                <w:rFonts w:ascii="TH SarabunPSK" w:hAnsi="TH SarabunPSK" w:cs="TH SarabunPSK" w:hint="cs"/>
                <w:sz w:val="28"/>
                <w:szCs w:val="28"/>
                <w:u w:val="single"/>
                <w:cs/>
              </w:rPr>
              <w:t>.</w:t>
            </w:r>
            <w:r w:rsidRPr="00B60D70">
              <w:rPr>
                <w:rFonts w:ascii="TH SarabunPSK" w:hAnsi="TH SarabunPSK" w:cs="TH SarabunPSK" w:hint="cs"/>
                <w:sz w:val="28"/>
                <w:szCs w:val="28"/>
                <w:u w:val="single"/>
                <w:cs/>
                <w:lang w:val="th-TH"/>
              </w:rPr>
              <w:t>บ</w:t>
            </w:r>
            <w:proofErr w:type="spellEnd"/>
            <w:r w:rsidRPr="00B60D70">
              <w:rPr>
                <w:rFonts w:ascii="TH SarabunPSK" w:hAnsi="TH SarabunPSK" w:cs="TH SarabunPSK" w:hint="cs"/>
                <w:sz w:val="28"/>
                <w:szCs w:val="28"/>
                <w:u w:val="single"/>
                <w:cs/>
              </w:rPr>
              <w:t>.(</w:t>
            </w:r>
            <w:r w:rsidRPr="00B60D70">
              <w:rPr>
                <w:rFonts w:ascii="TH SarabunPSK" w:hAnsi="TH SarabunPSK" w:cs="TH SarabunPSK" w:hint="cs"/>
                <w:sz w:val="28"/>
                <w:szCs w:val="28"/>
                <w:u w:val="single"/>
                <w:cs/>
                <w:lang w:val="th-TH"/>
              </w:rPr>
              <w:t>วิศวกรรมโยธา</w:t>
            </w:r>
            <w:r w:rsidRPr="00B60D70">
              <w:rPr>
                <w:rFonts w:ascii="TH SarabunPSK" w:hAnsi="TH SarabunPSK" w:cs="TH SarabunPSK" w:hint="cs"/>
                <w:sz w:val="28"/>
                <w:szCs w:val="28"/>
                <w:u w:val="single"/>
                <w:cs/>
              </w:rPr>
              <w:t>)</w:t>
            </w:r>
            <w:r w:rsidRPr="00B60D70">
              <w:rPr>
                <w:rFonts w:ascii="TH SarabunPSK" w:hAnsi="TH SarabunPSK" w:cs="TH SarabunPSK" w:hint="cs"/>
                <w:sz w:val="28"/>
                <w:szCs w:val="28"/>
                <w:u w:val="single"/>
              </w:rPr>
              <w:t> </w:t>
            </w:r>
            <w:r w:rsidR="00256D5F" w:rsidRPr="00B60D70">
              <w:rPr>
                <w:rFonts w:ascii="TH SarabunPSK" w:hAnsi="TH SarabunPSK" w:cs="TH SarabunPSK" w:hint="cs"/>
                <w:sz w:val="28"/>
                <w:szCs w:val="28"/>
              </w:rPr>
              <w:t> </w:t>
            </w:r>
          </w:p>
        </w:tc>
      </w:tr>
      <w:tr w:rsidR="00B60D70" w:rsidRPr="00B60D70" w14:paraId="23148B2C" w14:textId="77777777" w:rsidTr="00BD7F9D">
        <w:trPr>
          <w:trHeight w:val="300"/>
        </w:trPr>
        <w:tc>
          <w:tcPr>
            <w:tcW w:w="843" w:type="dxa"/>
            <w:tcBorders>
              <w:top w:val="single" w:sz="6" w:space="0" w:color="auto"/>
              <w:left w:val="single" w:sz="6" w:space="0" w:color="auto"/>
              <w:bottom w:val="single" w:sz="6" w:space="0" w:color="auto"/>
              <w:right w:val="single" w:sz="6" w:space="0" w:color="auto"/>
            </w:tcBorders>
            <w:shd w:val="clear" w:color="auto" w:fill="auto"/>
          </w:tcPr>
          <w:p w14:paraId="65C0D5FE" w14:textId="75C2B057" w:rsidR="00256D5F" w:rsidRPr="00B60D70" w:rsidRDefault="00256D5F" w:rsidP="00256D5F">
            <w:pPr>
              <w:jc w:val="center"/>
              <w:rPr>
                <w:rFonts w:ascii="TH SarabunPSK" w:hAnsi="TH SarabunPSK" w:cs="TH SarabunPSK"/>
                <w:sz w:val="28"/>
                <w:szCs w:val="28"/>
              </w:rPr>
            </w:pPr>
            <w:r w:rsidRPr="00B60D70">
              <w:rPr>
                <w:rFonts w:ascii="TH SarabunPSK" w:hAnsi="TH SarabunPSK" w:cs="TH SarabunPSK" w:hint="cs"/>
                <w:sz w:val="28"/>
                <w:szCs w:val="28"/>
              </w:rPr>
              <w:t>2.</w:t>
            </w:r>
          </w:p>
        </w:tc>
        <w:tc>
          <w:tcPr>
            <w:tcW w:w="2410" w:type="dxa"/>
            <w:tcBorders>
              <w:top w:val="single" w:sz="6" w:space="0" w:color="auto"/>
              <w:left w:val="single" w:sz="6" w:space="0" w:color="auto"/>
              <w:bottom w:val="single" w:sz="6" w:space="0" w:color="auto"/>
              <w:right w:val="single" w:sz="6" w:space="0" w:color="auto"/>
            </w:tcBorders>
            <w:shd w:val="clear" w:color="auto" w:fill="auto"/>
          </w:tcPr>
          <w:p w14:paraId="31DE6E68" w14:textId="77777777" w:rsidR="00256D5F" w:rsidRPr="00B60D70" w:rsidRDefault="00256D5F" w:rsidP="00BD7F9D">
            <w:pPr>
              <w:ind w:left="46" w:right="132"/>
              <w:rPr>
                <w:rFonts w:ascii="TH SarabunPSK" w:hAnsi="TH SarabunPSK" w:cs="TH SarabunPSK"/>
                <w:sz w:val="28"/>
                <w:szCs w:val="28"/>
                <w:lang w:val="th-TH"/>
              </w:rPr>
            </w:pPr>
            <w:r w:rsidRPr="00B60D70">
              <w:rPr>
                <w:rFonts w:ascii="TH SarabunPSK" w:hAnsi="TH SarabunPSK" w:cs="TH SarabunPSK" w:hint="cs"/>
                <w:sz w:val="28"/>
                <w:szCs w:val="28"/>
                <w:cs/>
                <w:lang w:val="th-TH"/>
              </w:rPr>
              <w:t>ผศ.เอกรัตน์ รวยรวย</w:t>
            </w:r>
          </w:p>
        </w:tc>
        <w:tc>
          <w:tcPr>
            <w:tcW w:w="5670" w:type="dxa"/>
            <w:tcBorders>
              <w:top w:val="single" w:sz="6" w:space="0" w:color="auto"/>
              <w:left w:val="single" w:sz="6" w:space="0" w:color="auto"/>
              <w:bottom w:val="single" w:sz="6" w:space="0" w:color="auto"/>
              <w:right w:val="single" w:sz="6" w:space="0" w:color="auto"/>
            </w:tcBorders>
            <w:shd w:val="clear" w:color="auto" w:fill="auto"/>
          </w:tcPr>
          <w:p w14:paraId="373504A9" w14:textId="77777777" w:rsidR="00256D5F" w:rsidRPr="00B60D70" w:rsidRDefault="00256D5F" w:rsidP="00592146">
            <w:pPr>
              <w:rPr>
                <w:rFonts w:ascii="TH SarabunPSK" w:hAnsi="TH SarabunPSK" w:cs="TH SarabunPSK"/>
                <w:sz w:val="28"/>
                <w:szCs w:val="28"/>
              </w:rPr>
            </w:pPr>
            <w:r w:rsidRPr="00B60D70">
              <w:rPr>
                <w:rFonts w:ascii="TH SarabunPSK" w:hAnsi="TH SarabunPSK" w:cs="TH SarabunPSK" w:hint="cs"/>
                <w:sz w:val="28"/>
                <w:szCs w:val="28"/>
                <w:cs/>
                <w:lang w:val="th-TH"/>
              </w:rPr>
              <w:t>วศ</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ม</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วิศวกรรมโยธา</w:t>
            </w:r>
            <w:r w:rsidRPr="00B60D70">
              <w:rPr>
                <w:rFonts w:ascii="TH SarabunPSK" w:hAnsi="TH SarabunPSK" w:cs="TH SarabunPSK" w:hint="cs"/>
                <w:sz w:val="28"/>
                <w:szCs w:val="28"/>
                <w:cs/>
              </w:rPr>
              <w:t>)</w:t>
            </w:r>
            <w:r w:rsidRPr="00B60D70">
              <w:rPr>
                <w:rFonts w:ascii="TH SarabunPSK" w:hAnsi="TH SarabunPSK" w:cs="TH SarabunPSK" w:hint="cs"/>
                <w:sz w:val="28"/>
                <w:szCs w:val="28"/>
              </w:rPr>
              <w:t> </w:t>
            </w:r>
          </w:p>
          <w:p w14:paraId="1A01C226" w14:textId="659A6A2E" w:rsidR="007331FA" w:rsidRPr="00B60D70" w:rsidRDefault="007331FA" w:rsidP="007331FA">
            <w:pPr>
              <w:rPr>
                <w:rFonts w:ascii="TH SarabunPSK" w:hAnsi="TH SarabunPSK" w:cs="TH SarabunPSK"/>
                <w:sz w:val="28"/>
                <w:szCs w:val="28"/>
                <w:u w:val="single"/>
              </w:rPr>
            </w:pPr>
            <w:r w:rsidRPr="00B60D70">
              <w:rPr>
                <w:rFonts w:ascii="TH SarabunPSK" w:hAnsi="TH SarabunPSK" w:cs="TH SarabunPSK" w:hint="cs"/>
                <w:sz w:val="28"/>
                <w:szCs w:val="28"/>
                <w:u w:val="single"/>
                <w:cs/>
                <w:lang w:val="th-TH"/>
              </w:rPr>
              <w:t>ค</w:t>
            </w:r>
            <w:r w:rsidRPr="00B60D70">
              <w:rPr>
                <w:rFonts w:ascii="TH SarabunPSK" w:hAnsi="TH SarabunPSK" w:cs="TH SarabunPSK" w:hint="cs"/>
                <w:sz w:val="28"/>
                <w:szCs w:val="28"/>
                <w:u w:val="single"/>
                <w:cs/>
              </w:rPr>
              <w:t>.</w:t>
            </w:r>
            <w:proofErr w:type="spellStart"/>
            <w:r w:rsidRPr="00B60D70">
              <w:rPr>
                <w:rFonts w:ascii="TH SarabunPSK" w:hAnsi="TH SarabunPSK" w:cs="TH SarabunPSK" w:hint="cs"/>
                <w:sz w:val="28"/>
                <w:szCs w:val="28"/>
                <w:u w:val="single"/>
                <w:cs/>
                <w:lang w:val="th-TH"/>
              </w:rPr>
              <w:t>อ</w:t>
            </w:r>
            <w:r w:rsidRPr="00B60D70">
              <w:rPr>
                <w:rFonts w:ascii="TH SarabunPSK" w:hAnsi="TH SarabunPSK" w:cs="TH SarabunPSK" w:hint="cs"/>
                <w:sz w:val="28"/>
                <w:szCs w:val="28"/>
                <w:u w:val="single"/>
                <w:cs/>
              </w:rPr>
              <w:t>.</w:t>
            </w:r>
            <w:r w:rsidRPr="00B60D70">
              <w:rPr>
                <w:rFonts w:ascii="TH SarabunPSK" w:hAnsi="TH SarabunPSK" w:cs="TH SarabunPSK" w:hint="cs"/>
                <w:sz w:val="28"/>
                <w:szCs w:val="28"/>
                <w:u w:val="single"/>
                <w:cs/>
                <w:lang w:val="th-TH"/>
              </w:rPr>
              <w:t>บ</w:t>
            </w:r>
            <w:proofErr w:type="spellEnd"/>
            <w:r w:rsidRPr="00B60D70">
              <w:rPr>
                <w:rFonts w:ascii="TH SarabunPSK" w:hAnsi="TH SarabunPSK" w:cs="TH SarabunPSK" w:hint="cs"/>
                <w:sz w:val="28"/>
                <w:szCs w:val="28"/>
                <w:u w:val="single"/>
                <w:cs/>
              </w:rPr>
              <w:t>.(</w:t>
            </w:r>
            <w:r w:rsidRPr="00B60D70">
              <w:rPr>
                <w:rFonts w:ascii="TH SarabunPSK" w:hAnsi="TH SarabunPSK" w:cs="TH SarabunPSK" w:hint="cs"/>
                <w:sz w:val="28"/>
                <w:szCs w:val="28"/>
                <w:u w:val="single"/>
                <w:cs/>
                <w:lang w:val="th-TH"/>
              </w:rPr>
              <w:t>วิศวกรรมโยธา</w:t>
            </w:r>
            <w:r w:rsidRPr="00B60D70">
              <w:rPr>
                <w:rFonts w:ascii="TH SarabunPSK" w:hAnsi="TH SarabunPSK" w:cs="TH SarabunPSK" w:hint="cs"/>
                <w:sz w:val="28"/>
                <w:szCs w:val="28"/>
                <w:u w:val="single"/>
                <w:cs/>
              </w:rPr>
              <w:t>)</w:t>
            </w:r>
            <w:r w:rsidRPr="00B60D70">
              <w:rPr>
                <w:rFonts w:ascii="TH SarabunPSK" w:hAnsi="TH SarabunPSK" w:cs="TH SarabunPSK" w:hint="cs"/>
                <w:sz w:val="28"/>
                <w:szCs w:val="28"/>
                <w:u w:val="single"/>
              </w:rPr>
              <w:t> </w:t>
            </w:r>
          </w:p>
        </w:tc>
      </w:tr>
      <w:tr w:rsidR="00B60D70" w:rsidRPr="00B60D70" w14:paraId="7E9D2D79" w14:textId="77777777" w:rsidTr="00BD7F9D">
        <w:trPr>
          <w:trHeight w:val="300"/>
        </w:trPr>
        <w:tc>
          <w:tcPr>
            <w:tcW w:w="843" w:type="dxa"/>
            <w:tcBorders>
              <w:top w:val="single" w:sz="6" w:space="0" w:color="auto"/>
              <w:left w:val="single" w:sz="6" w:space="0" w:color="auto"/>
              <w:bottom w:val="single" w:sz="6" w:space="0" w:color="auto"/>
              <w:right w:val="single" w:sz="6" w:space="0" w:color="auto"/>
            </w:tcBorders>
            <w:shd w:val="clear" w:color="auto" w:fill="auto"/>
          </w:tcPr>
          <w:p w14:paraId="01893F24" w14:textId="56793E06" w:rsidR="00256D5F" w:rsidRPr="00B60D70" w:rsidRDefault="00256D5F" w:rsidP="00256D5F">
            <w:pPr>
              <w:jc w:val="center"/>
              <w:rPr>
                <w:rFonts w:ascii="TH SarabunPSK" w:hAnsi="TH SarabunPSK" w:cs="TH SarabunPSK"/>
                <w:sz w:val="28"/>
                <w:szCs w:val="28"/>
              </w:rPr>
            </w:pPr>
            <w:r w:rsidRPr="00B60D70">
              <w:rPr>
                <w:rFonts w:ascii="TH SarabunPSK" w:hAnsi="TH SarabunPSK" w:cs="TH SarabunPSK" w:hint="cs"/>
                <w:sz w:val="28"/>
                <w:szCs w:val="28"/>
              </w:rPr>
              <w:t>3.</w:t>
            </w:r>
          </w:p>
        </w:tc>
        <w:tc>
          <w:tcPr>
            <w:tcW w:w="2410" w:type="dxa"/>
            <w:tcBorders>
              <w:top w:val="single" w:sz="6" w:space="0" w:color="auto"/>
              <w:left w:val="single" w:sz="6" w:space="0" w:color="auto"/>
              <w:bottom w:val="single" w:sz="6" w:space="0" w:color="auto"/>
              <w:right w:val="single" w:sz="6" w:space="0" w:color="auto"/>
            </w:tcBorders>
            <w:shd w:val="clear" w:color="auto" w:fill="auto"/>
          </w:tcPr>
          <w:p w14:paraId="0947FD81" w14:textId="77777777" w:rsidR="00256D5F" w:rsidRPr="00B60D70" w:rsidRDefault="00256D5F" w:rsidP="00BD7F9D">
            <w:pPr>
              <w:ind w:left="46" w:right="132"/>
              <w:rPr>
                <w:rFonts w:ascii="TH SarabunPSK" w:hAnsi="TH SarabunPSK" w:cs="TH SarabunPSK"/>
                <w:sz w:val="28"/>
                <w:szCs w:val="28"/>
                <w:lang w:val="th-TH"/>
              </w:rPr>
            </w:pPr>
            <w:r w:rsidRPr="00B60D70">
              <w:rPr>
                <w:rFonts w:ascii="TH SarabunPSK" w:hAnsi="TH SarabunPSK" w:cs="TH SarabunPSK" w:hint="cs"/>
                <w:sz w:val="28"/>
                <w:szCs w:val="28"/>
                <w:cs/>
                <w:lang w:val="th-TH"/>
              </w:rPr>
              <w:t>อ.อินทร์</w:t>
            </w:r>
            <w:proofErr w:type="spellStart"/>
            <w:r w:rsidRPr="00B60D70">
              <w:rPr>
                <w:rFonts w:ascii="TH SarabunPSK" w:hAnsi="TH SarabunPSK" w:cs="TH SarabunPSK" w:hint="cs"/>
                <w:sz w:val="28"/>
                <w:szCs w:val="28"/>
                <w:cs/>
                <w:lang w:val="th-TH"/>
              </w:rPr>
              <w:t>ธิ</w:t>
            </w:r>
            <w:proofErr w:type="spellEnd"/>
            <w:r w:rsidRPr="00B60D70">
              <w:rPr>
                <w:rFonts w:ascii="TH SarabunPSK" w:hAnsi="TH SarabunPSK" w:cs="TH SarabunPSK" w:hint="cs"/>
                <w:sz w:val="28"/>
                <w:szCs w:val="28"/>
                <w:cs/>
                <w:lang w:val="th-TH"/>
              </w:rPr>
              <w:t>รา คำ</w:t>
            </w:r>
            <w:proofErr w:type="spellStart"/>
            <w:r w:rsidRPr="00B60D70">
              <w:rPr>
                <w:rFonts w:ascii="TH SarabunPSK" w:hAnsi="TH SarabunPSK" w:cs="TH SarabunPSK" w:hint="cs"/>
                <w:sz w:val="28"/>
                <w:szCs w:val="28"/>
                <w:cs/>
                <w:lang w:val="th-TH"/>
              </w:rPr>
              <w:t>ภี</w:t>
            </w:r>
            <w:proofErr w:type="spellEnd"/>
            <w:r w:rsidRPr="00B60D70">
              <w:rPr>
                <w:rFonts w:ascii="TH SarabunPSK" w:hAnsi="TH SarabunPSK" w:cs="TH SarabunPSK" w:hint="cs"/>
                <w:sz w:val="28"/>
                <w:szCs w:val="28"/>
                <w:cs/>
                <w:lang w:val="th-TH"/>
              </w:rPr>
              <w:t>ระ</w:t>
            </w:r>
          </w:p>
        </w:tc>
        <w:tc>
          <w:tcPr>
            <w:tcW w:w="5670" w:type="dxa"/>
            <w:tcBorders>
              <w:top w:val="single" w:sz="6" w:space="0" w:color="auto"/>
              <w:left w:val="single" w:sz="6" w:space="0" w:color="auto"/>
              <w:bottom w:val="single" w:sz="6" w:space="0" w:color="auto"/>
              <w:right w:val="single" w:sz="6" w:space="0" w:color="auto"/>
            </w:tcBorders>
            <w:shd w:val="clear" w:color="auto" w:fill="auto"/>
          </w:tcPr>
          <w:p w14:paraId="7D12A4D4" w14:textId="77777777" w:rsidR="00256D5F" w:rsidRPr="00B60D70" w:rsidRDefault="00256D5F" w:rsidP="00592146">
            <w:pPr>
              <w:rPr>
                <w:rFonts w:ascii="TH SarabunPSK" w:hAnsi="TH SarabunPSK" w:cs="TH SarabunPSK"/>
                <w:sz w:val="28"/>
                <w:szCs w:val="28"/>
              </w:rPr>
            </w:pPr>
            <w:r w:rsidRPr="00B60D70">
              <w:rPr>
                <w:rFonts w:ascii="TH SarabunPSK" w:hAnsi="TH SarabunPSK" w:cs="TH SarabunPSK" w:hint="cs"/>
                <w:sz w:val="28"/>
                <w:szCs w:val="28"/>
                <w:cs/>
                <w:lang w:val="th-TH"/>
              </w:rPr>
              <w:t>ค</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อ</w:t>
            </w:r>
            <w:r w:rsidRPr="00B60D70">
              <w:rPr>
                <w:rFonts w:ascii="TH SarabunPSK" w:hAnsi="TH SarabunPSK" w:cs="TH SarabunPSK" w:hint="cs"/>
                <w:sz w:val="28"/>
                <w:szCs w:val="28"/>
              </w:rPr>
              <w:t>.</w:t>
            </w:r>
            <w:r w:rsidRPr="00B60D70">
              <w:rPr>
                <w:rFonts w:ascii="TH SarabunPSK" w:hAnsi="TH SarabunPSK" w:cs="TH SarabunPSK" w:hint="cs"/>
                <w:sz w:val="28"/>
                <w:szCs w:val="28"/>
                <w:cs/>
                <w:lang w:val="th-TH"/>
              </w:rPr>
              <w:t>ม</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วิศวกรรมโยธา</w:t>
            </w:r>
            <w:r w:rsidRPr="00B60D70">
              <w:rPr>
                <w:rFonts w:ascii="TH SarabunPSK" w:hAnsi="TH SarabunPSK" w:cs="TH SarabunPSK" w:hint="cs"/>
                <w:sz w:val="28"/>
                <w:szCs w:val="28"/>
                <w:cs/>
              </w:rPr>
              <w:t>)</w:t>
            </w:r>
            <w:r w:rsidRPr="00B60D70">
              <w:rPr>
                <w:rFonts w:ascii="TH SarabunPSK" w:hAnsi="TH SarabunPSK" w:cs="TH SarabunPSK" w:hint="cs"/>
                <w:sz w:val="28"/>
                <w:szCs w:val="28"/>
              </w:rPr>
              <w:t> </w:t>
            </w:r>
          </w:p>
          <w:p w14:paraId="6C29B206" w14:textId="56F1BDAE" w:rsidR="007331FA" w:rsidRPr="00B60D70" w:rsidRDefault="007331FA" w:rsidP="007331FA">
            <w:pPr>
              <w:rPr>
                <w:rFonts w:ascii="TH SarabunPSK" w:hAnsi="TH SarabunPSK" w:cs="TH SarabunPSK"/>
                <w:sz w:val="28"/>
                <w:szCs w:val="28"/>
                <w:u w:val="single"/>
              </w:rPr>
            </w:pPr>
            <w:r w:rsidRPr="00B60D70">
              <w:rPr>
                <w:rFonts w:ascii="TH SarabunPSK" w:hAnsi="TH SarabunPSK" w:cs="TH SarabunPSK" w:hint="cs"/>
                <w:sz w:val="28"/>
                <w:szCs w:val="28"/>
                <w:u w:val="single"/>
                <w:cs/>
                <w:lang w:val="th-TH"/>
              </w:rPr>
              <w:t>ค</w:t>
            </w:r>
            <w:r w:rsidRPr="00B60D70">
              <w:rPr>
                <w:rFonts w:ascii="TH SarabunPSK" w:hAnsi="TH SarabunPSK" w:cs="TH SarabunPSK" w:hint="cs"/>
                <w:sz w:val="28"/>
                <w:szCs w:val="28"/>
                <w:u w:val="single"/>
                <w:cs/>
              </w:rPr>
              <w:t>.</w:t>
            </w:r>
            <w:proofErr w:type="spellStart"/>
            <w:r w:rsidRPr="00B60D70">
              <w:rPr>
                <w:rFonts w:ascii="TH SarabunPSK" w:hAnsi="TH SarabunPSK" w:cs="TH SarabunPSK" w:hint="cs"/>
                <w:sz w:val="28"/>
                <w:szCs w:val="28"/>
                <w:u w:val="single"/>
                <w:cs/>
                <w:lang w:val="th-TH"/>
              </w:rPr>
              <w:t>อ</w:t>
            </w:r>
            <w:r w:rsidRPr="00B60D70">
              <w:rPr>
                <w:rFonts w:ascii="TH SarabunPSK" w:hAnsi="TH SarabunPSK" w:cs="TH SarabunPSK" w:hint="cs"/>
                <w:sz w:val="28"/>
                <w:szCs w:val="28"/>
                <w:u w:val="single"/>
                <w:cs/>
              </w:rPr>
              <w:t>.</w:t>
            </w:r>
            <w:r w:rsidRPr="00B60D70">
              <w:rPr>
                <w:rFonts w:ascii="TH SarabunPSK" w:hAnsi="TH SarabunPSK" w:cs="TH SarabunPSK" w:hint="cs"/>
                <w:sz w:val="28"/>
                <w:szCs w:val="28"/>
                <w:u w:val="single"/>
                <w:cs/>
                <w:lang w:val="th-TH"/>
              </w:rPr>
              <w:t>บ</w:t>
            </w:r>
            <w:proofErr w:type="spellEnd"/>
            <w:r w:rsidRPr="00B60D70">
              <w:rPr>
                <w:rFonts w:ascii="TH SarabunPSK" w:hAnsi="TH SarabunPSK" w:cs="TH SarabunPSK" w:hint="cs"/>
                <w:sz w:val="28"/>
                <w:szCs w:val="28"/>
                <w:u w:val="single"/>
                <w:cs/>
              </w:rPr>
              <w:t>.(</w:t>
            </w:r>
            <w:r w:rsidRPr="00B60D70">
              <w:rPr>
                <w:rFonts w:ascii="TH SarabunPSK" w:hAnsi="TH SarabunPSK" w:cs="TH SarabunPSK" w:hint="cs"/>
                <w:sz w:val="28"/>
                <w:szCs w:val="28"/>
                <w:u w:val="single"/>
                <w:cs/>
                <w:lang w:val="th-TH"/>
              </w:rPr>
              <w:t>วิศวกรรมโยธา</w:t>
            </w:r>
            <w:r w:rsidRPr="00B60D70">
              <w:rPr>
                <w:rFonts w:ascii="TH SarabunPSK" w:hAnsi="TH SarabunPSK" w:cs="TH SarabunPSK" w:hint="cs"/>
                <w:sz w:val="28"/>
                <w:szCs w:val="28"/>
                <w:u w:val="single"/>
                <w:cs/>
              </w:rPr>
              <w:t>)</w:t>
            </w:r>
            <w:r w:rsidRPr="00B60D70">
              <w:rPr>
                <w:rFonts w:ascii="TH SarabunPSK" w:hAnsi="TH SarabunPSK" w:cs="TH SarabunPSK" w:hint="cs"/>
                <w:sz w:val="28"/>
                <w:szCs w:val="28"/>
                <w:u w:val="single"/>
              </w:rPr>
              <w:t> </w:t>
            </w:r>
          </w:p>
        </w:tc>
      </w:tr>
      <w:tr w:rsidR="00B60D70" w:rsidRPr="00B60D70" w14:paraId="216EE549" w14:textId="77777777" w:rsidTr="00BD7F9D">
        <w:trPr>
          <w:trHeight w:val="300"/>
        </w:trPr>
        <w:tc>
          <w:tcPr>
            <w:tcW w:w="843" w:type="dxa"/>
            <w:tcBorders>
              <w:top w:val="single" w:sz="6" w:space="0" w:color="auto"/>
              <w:left w:val="single" w:sz="6" w:space="0" w:color="auto"/>
              <w:bottom w:val="single" w:sz="6" w:space="0" w:color="auto"/>
              <w:right w:val="single" w:sz="6" w:space="0" w:color="auto"/>
            </w:tcBorders>
            <w:shd w:val="clear" w:color="auto" w:fill="auto"/>
          </w:tcPr>
          <w:p w14:paraId="4FA8D0E9" w14:textId="044D4845" w:rsidR="00256D5F" w:rsidRPr="00B60D70" w:rsidRDefault="00256D5F" w:rsidP="00256D5F">
            <w:pPr>
              <w:jc w:val="center"/>
              <w:rPr>
                <w:rFonts w:ascii="TH SarabunPSK" w:hAnsi="TH SarabunPSK" w:cs="TH SarabunPSK"/>
                <w:sz w:val="28"/>
                <w:szCs w:val="28"/>
              </w:rPr>
            </w:pPr>
            <w:r w:rsidRPr="00B60D70">
              <w:rPr>
                <w:rFonts w:ascii="TH SarabunPSK" w:hAnsi="TH SarabunPSK" w:cs="TH SarabunPSK" w:hint="cs"/>
                <w:sz w:val="28"/>
                <w:szCs w:val="28"/>
              </w:rPr>
              <w:t>4.</w:t>
            </w:r>
          </w:p>
        </w:tc>
        <w:tc>
          <w:tcPr>
            <w:tcW w:w="2410" w:type="dxa"/>
            <w:tcBorders>
              <w:top w:val="single" w:sz="6" w:space="0" w:color="auto"/>
              <w:left w:val="single" w:sz="6" w:space="0" w:color="auto"/>
              <w:bottom w:val="single" w:sz="6" w:space="0" w:color="auto"/>
              <w:right w:val="single" w:sz="6" w:space="0" w:color="auto"/>
            </w:tcBorders>
            <w:shd w:val="clear" w:color="auto" w:fill="auto"/>
          </w:tcPr>
          <w:p w14:paraId="1A636006" w14:textId="77777777" w:rsidR="00256D5F" w:rsidRPr="00B60D70" w:rsidRDefault="00256D5F" w:rsidP="00BD7F9D">
            <w:pPr>
              <w:ind w:left="46" w:right="132"/>
              <w:rPr>
                <w:rFonts w:ascii="TH SarabunPSK" w:hAnsi="TH SarabunPSK" w:cs="TH SarabunPSK"/>
                <w:sz w:val="28"/>
                <w:szCs w:val="28"/>
                <w:lang w:val="th-TH"/>
              </w:rPr>
            </w:pPr>
            <w:r w:rsidRPr="00B60D70">
              <w:rPr>
                <w:rFonts w:ascii="TH SarabunPSK" w:hAnsi="TH SarabunPSK" w:cs="TH SarabunPSK" w:hint="cs"/>
                <w:sz w:val="28"/>
                <w:szCs w:val="28"/>
                <w:cs/>
                <w:lang w:val="th-TH"/>
              </w:rPr>
              <w:t>ผศ.ดร.ประภัสสร วงษ์ดี</w:t>
            </w:r>
          </w:p>
        </w:tc>
        <w:tc>
          <w:tcPr>
            <w:tcW w:w="5670" w:type="dxa"/>
            <w:tcBorders>
              <w:top w:val="single" w:sz="6" w:space="0" w:color="auto"/>
              <w:left w:val="single" w:sz="6" w:space="0" w:color="auto"/>
              <w:bottom w:val="single" w:sz="6" w:space="0" w:color="auto"/>
              <w:right w:val="single" w:sz="6" w:space="0" w:color="auto"/>
            </w:tcBorders>
            <w:shd w:val="clear" w:color="auto" w:fill="auto"/>
          </w:tcPr>
          <w:p w14:paraId="76FBF678" w14:textId="77777777" w:rsidR="00256D5F" w:rsidRPr="00B60D70" w:rsidRDefault="00256D5F" w:rsidP="00592146">
            <w:pPr>
              <w:rPr>
                <w:rFonts w:ascii="TH SarabunPSK" w:hAnsi="TH SarabunPSK" w:cs="TH SarabunPSK"/>
                <w:sz w:val="28"/>
                <w:szCs w:val="28"/>
                <w:u w:val="single"/>
              </w:rPr>
            </w:pPr>
            <w:r w:rsidRPr="00B60D70">
              <w:rPr>
                <w:rFonts w:ascii="TH SarabunPSK" w:hAnsi="TH SarabunPSK" w:cs="TH SarabunPSK" w:hint="cs"/>
                <w:sz w:val="28"/>
                <w:szCs w:val="28"/>
                <w:u w:val="single"/>
                <w:cs/>
                <w:lang w:val="th-TH"/>
              </w:rPr>
              <w:t>กศ</w:t>
            </w:r>
            <w:r w:rsidRPr="00B60D70">
              <w:rPr>
                <w:rFonts w:ascii="TH SarabunPSK" w:hAnsi="TH SarabunPSK" w:cs="TH SarabunPSK" w:hint="cs"/>
                <w:sz w:val="28"/>
                <w:szCs w:val="28"/>
                <w:u w:val="single"/>
                <w:cs/>
              </w:rPr>
              <w:t>.</w:t>
            </w:r>
            <w:r w:rsidRPr="00B60D70">
              <w:rPr>
                <w:rFonts w:ascii="TH SarabunPSK" w:hAnsi="TH SarabunPSK" w:cs="TH SarabunPSK" w:hint="cs"/>
                <w:sz w:val="28"/>
                <w:szCs w:val="28"/>
                <w:u w:val="single"/>
                <w:cs/>
                <w:lang w:val="th-TH"/>
              </w:rPr>
              <w:t>ด</w:t>
            </w:r>
            <w:r w:rsidRPr="00B60D70">
              <w:rPr>
                <w:rFonts w:ascii="TH SarabunPSK" w:hAnsi="TH SarabunPSK" w:cs="TH SarabunPSK" w:hint="cs"/>
                <w:sz w:val="28"/>
                <w:szCs w:val="28"/>
                <w:u w:val="single"/>
                <w:cs/>
              </w:rPr>
              <w:t>.(</w:t>
            </w:r>
            <w:r w:rsidRPr="00B60D70">
              <w:rPr>
                <w:rFonts w:ascii="TH SarabunPSK" w:hAnsi="TH SarabunPSK" w:cs="TH SarabunPSK" w:hint="cs"/>
                <w:sz w:val="28"/>
                <w:szCs w:val="28"/>
                <w:u w:val="single"/>
                <w:cs/>
                <w:lang w:val="th-TH"/>
              </w:rPr>
              <w:t>วิจัยและประเมินผลการศึกษา</w:t>
            </w:r>
            <w:r w:rsidRPr="00B60D70">
              <w:rPr>
                <w:rFonts w:ascii="TH SarabunPSK" w:hAnsi="TH SarabunPSK" w:cs="TH SarabunPSK" w:hint="cs"/>
                <w:sz w:val="28"/>
                <w:szCs w:val="28"/>
                <w:u w:val="single"/>
                <w:cs/>
              </w:rPr>
              <w:t>)</w:t>
            </w:r>
            <w:r w:rsidRPr="00B60D70">
              <w:rPr>
                <w:rFonts w:ascii="TH SarabunPSK" w:hAnsi="TH SarabunPSK" w:cs="TH SarabunPSK" w:hint="cs"/>
                <w:sz w:val="28"/>
                <w:szCs w:val="28"/>
                <w:u w:val="single"/>
              </w:rPr>
              <w:t> </w:t>
            </w:r>
          </w:p>
          <w:p w14:paraId="77A52AAA" w14:textId="6A720C3E" w:rsidR="007331FA" w:rsidRPr="00B60D70" w:rsidRDefault="007331FA" w:rsidP="007331FA">
            <w:pPr>
              <w:rPr>
                <w:rFonts w:ascii="TH SarabunPSK" w:hAnsi="TH SarabunPSK" w:cs="TH SarabunPSK"/>
                <w:sz w:val="28"/>
                <w:szCs w:val="28"/>
              </w:rPr>
            </w:pPr>
            <w:proofErr w:type="spellStart"/>
            <w:r w:rsidRPr="00B60D70">
              <w:rPr>
                <w:rFonts w:ascii="TH SarabunPSK" w:hAnsi="TH SarabunPSK" w:cs="TH SarabunPSK" w:hint="cs"/>
                <w:sz w:val="28"/>
                <w:szCs w:val="28"/>
                <w:cs/>
                <w:lang w:val="th-TH"/>
              </w:rPr>
              <w:t>ค</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ม</w:t>
            </w:r>
            <w:proofErr w:type="spellEnd"/>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วิจัยทางการศึกษา</w:t>
            </w:r>
            <w:r w:rsidRPr="00B60D70">
              <w:rPr>
                <w:rFonts w:ascii="TH SarabunPSK" w:hAnsi="TH SarabunPSK" w:cs="TH SarabunPSK" w:hint="cs"/>
                <w:sz w:val="28"/>
                <w:szCs w:val="28"/>
                <w:cs/>
              </w:rPr>
              <w:t>)</w:t>
            </w:r>
            <w:r w:rsidRPr="00B60D70">
              <w:rPr>
                <w:rFonts w:ascii="TH SarabunPSK" w:hAnsi="TH SarabunPSK" w:cs="TH SarabunPSK" w:hint="cs"/>
                <w:sz w:val="28"/>
                <w:szCs w:val="28"/>
              </w:rPr>
              <w:t> </w:t>
            </w:r>
          </w:p>
          <w:p w14:paraId="623B0152" w14:textId="1268266F" w:rsidR="007331FA" w:rsidRPr="00B60D70" w:rsidRDefault="007331FA" w:rsidP="007331FA">
            <w:pPr>
              <w:rPr>
                <w:rFonts w:ascii="TH SarabunPSK" w:hAnsi="TH SarabunPSK" w:cs="TH SarabunPSK"/>
                <w:sz w:val="28"/>
                <w:szCs w:val="28"/>
              </w:rPr>
            </w:pPr>
            <w:proofErr w:type="spellStart"/>
            <w:r w:rsidRPr="00B60D70">
              <w:rPr>
                <w:rFonts w:ascii="TH SarabunPSK" w:hAnsi="TH SarabunPSK" w:cs="TH SarabunPSK" w:hint="cs"/>
                <w:sz w:val="28"/>
                <w:szCs w:val="28"/>
                <w:cs/>
                <w:lang w:val="th-TH"/>
              </w:rPr>
              <w:t>ศษ</w:t>
            </w:r>
            <w:proofErr w:type="spellEnd"/>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บ</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ฟิสิกส์</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คณิตศาสตร์</w:t>
            </w:r>
            <w:r w:rsidRPr="00B60D70">
              <w:rPr>
                <w:rFonts w:ascii="TH SarabunPSK" w:hAnsi="TH SarabunPSK" w:cs="TH SarabunPSK" w:hint="cs"/>
                <w:sz w:val="28"/>
                <w:szCs w:val="28"/>
                <w:cs/>
              </w:rPr>
              <w:t>)</w:t>
            </w:r>
            <w:r w:rsidRPr="00B60D70">
              <w:rPr>
                <w:rFonts w:ascii="TH SarabunPSK" w:hAnsi="TH SarabunPSK" w:cs="TH SarabunPSK" w:hint="cs"/>
                <w:sz w:val="28"/>
                <w:szCs w:val="28"/>
              </w:rPr>
              <w:t> </w:t>
            </w:r>
          </w:p>
        </w:tc>
      </w:tr>
      <w:tr w:rsidR="00B60D70" w:rsidRPr="00B60D70" w14:paraId="34E01F3E" w14:textId="77777777" w:rsidTr="00BD7F9D">
        <w:trPr>
          <w:trHeight w:val="300"/>
        </w:trPr>
        <w:tc>
          <w:tcPr>
            <w:tcW w:w="843" w:type="dxa"/>
            <w:tcBorders>
              <w:top w:val="single" w:sz="6" w:space="0" w:color="auto"/>
              <w:left w:val="single" w:sz="6" w:space="0" w:color="auto"/>
              <w:bottom w:val="single" w:sz="6" w:space="0" w:color="auto"/>
              <w:right w:val="single" w:sz="6" w:space="0" w:color="auto"/>
            </w:tcBorders>
            <w:shd w:val="clear" w:color="auto" w:fill="auto"/>
          </w:tcPr>
          <w:p w14:paraId="7C8D92FE" w14:textId="0B14FB24" w:rsidR="00256D5F" w:rsidRPr="00B60D70" w:rsidRDefault="00256D5F" w:rsidP="00256D5F">
            <w:pPr>
              <w:jc w:val="center"/>
              <w:rPr>
                <w:rFonts w:ascii="TH SarabunPSK" w:hAnsi="TH SarabunPSK" w:cs="TH SarabunPSK"/>
                <w:sz w:val="28"/>
                <w:szCs w:val="28"/>
              </w:rPr>
            </w:pPr>
            <w:r w:rsidRPr="00B60D70">
              <w:rPr>
                <w:rFonts w:ascii="TH SarabunPSK" w:hAnsi="TH SarabunPSK" w:cs="TH SarabunPSK" w:hint="cs"/>
                <w:sz w:val="28"/>
                <w:szCs w:val="28"/>
              </w:rPr>
              <w:t>5.</w:t>
            </w:r>
          </w:p>
        </w:tc>
        <w:tc>
          <w:tcPr>
            <w:tcW w:w="2410" w:type="dxa"/>
            <w:tcBorders>
              <w:top w:val="single" w:sz="6" w:space="0" w:color="auto"/>
              <w:left w:val="single" w:sz="6" w:space="0" w:color="auto"/>
              <w:bottom w:val="single" w:sz="6" w:space="0" w:color="auto"/>
              <w:right w:val="single" w:sz="6" w:space="0" w:color="auto"/>
            </w:tcBorders>
            <w:shd w:val="clear" w:color="auto" w:fill="auto"/>
          </w:tcPr>
          <w:p w14:paraId="5E4D0AD0" w14:textId="77777777" w:rsidR="00256D5F" w:rsidRPr="00B60D70" w:rsidRDefault="00256D5F" w:rsidP="00BD7F9D">
            <w:pPr>
              <w:ind w:left="46" w:right="132"/>
              <w:rPr>
                <w:rFonts w:ascii="TH SarabunPSK" w:hAnsi="TH SarabunPSK" w:cs="TH SarabunPSK"/>
                <w:sz w:val="28"/>
                <w:szCs w:val="28"/>
                <w:lang w:val="th-TH"/>
              </w:rPr>
            </w:pPr>
            <w:r w:rsidRPr="00B60D70">
              <w:rPr>
                <w:rFonts w:ascii="TH SarabunPSK" w:hAnsi="TH SarabunPSK" w:cs="TH SarabunPSK" w:hint="cs"/>
                <w:sz w:val="28"/>
                <w:szCs w:val="28"/>
                <w:cs/>
                <w:lang w:val="th-TH"/>
              </w:rPr>
              <w:t xml:space="preserve">ผศ.ดร.ปกรณ์ </w:t>
            </w:r>
            <w:proofErr w:type="spellStart"/>
            <w:r w:rsidRPr="00B60D70">
              <w:rPr>
                <w:rFonts w:ascii="TH SarabunPSK" w:hAnsi="TH SarabunPSK" w:cs="TH SarabunPSK" w:hint="cs"/>
                <w:sz w:val="28"/>
                <w:szCs w:val="28"/>
                <w:cs/>
                <w:lang w:val="th-TH"/>
              </w:rPr>
              <w:t>สุปิ</w:t>
            </w:r>
            <w:proofErr w:type="spellEnd"/>
            <w:r w:rsidRPr="00B60D70">
              <w:rPr>
                <w:rFonts w:ascii="TH SarabunPSK" w:hAnsi="TH SarabunPSK" w:cs="TH SarabunPSK" w:hint="cs"/>
                <w:sz w:val="28"/>
                <w:szCs w:val="28"/>
                <w:cs/>
                <w:lang w:val="th-TH"/>
              </w:rPr>
              <w:t>นานนท์</w:t>
            </w:r>
          </w:p>
        </w:tc>
        <w:tc>
          <w:tcPr>
            <w:tcW w:w="5670" w:type="dxa"/>
            <w:tcBorders>
              <w:top w:val="single" w:sz="6" w:space="0" w:color="auto"/>
              <w:left w:val="single" w:sz="6" w:space="0" w:color="auto"/>
              <w:bottom w:val="single" w:sz="6" w:space="0" w:color="auto"/>
              <w:right w:val="single" w:sz="6" w:space="0" w:color="auto"/>
            </w:tcBorders>
            <w:shd w:val="clear" w:color="auto" w:fill="auto"/>
          </w:tcPr>
          <w:p w14:paraId="4CA4C72C" w14:textId="0D6F9CA9" w:rsidR="00256D5F" w:rsidRPr="00B60D70" w:rsidRDefault="007331FA" w:rsidP="007331FA">
            <w:pPr>
              <w:rPr>
                <w:rFonts w:ascii="TH SarabunPSK" w:hAnsi="TH SarabunPSK" w:cs="TH SarabunPSK"/>
                <w:sz w:val="28"/>
                <w:szCs w:val="28"/>
                <w:lang w:val="th-TH"/>
              </w:rPr>
            </w:pPr>
            <w:r w:rsidRPr="00B60D70">
              <w:rPr>
                <w:rFonts w:ascii="TH SarabunPSK" w:hAnsi="TH SarabunPSK" w:cs="TH SarabunPSK" w:hint="cs"/>
                <w:sz w:val="28"/>
                <w:szCs w:val="28"/>
                <w:u w:val="single"/>
              </w:rPr>
              <w:t>Ph.D.(</w:t>
            </w:r>
            <w:r w:rsidRPr="00B60D70">
              <w:rPr>
                <w:rFonts w:ascii="TH SarabunPSK" w:hAnsi="TH SarabunPSK" w:cs="TH SarabunPSK" w:hint="cs"/>
                <w:sz w:val="28"/>
                <w:szCs w:val="28"/>
                <w:u w:val="single"/>
                <w:cs/>
                <w:lang w:val="th-TH"/>
              </w:rPr>
              <w:t>หลักสูตรและการสอน</w:t>
            </w:r>
            <w:r w:rsidRPr="00B60D70">
              <w:rPr>
                <w:rFonts w:ascii="TH SarabunPSK" w:hAnsi="TH SarabunPSK" w:cs="TH SarabunPSK" w:hint="cs"/>
                <w:sz w:val="28"/>
                <w:szCs w:val="28"/>
                <w:u w:val="single"/>
                <w:cs/>
              </w:rPr>
              <w:t>)</w:t>
            </w:r>
            <w:r w:rsidRPr="00B60D70">
              <w:rPr>
                <w:rFonts w:ascii="TH SarabunPSK" w:hAnsi="TH SarabunPSK" w:cs="TH SarabunPSK" w:hint="cs"/>
                <w:sz w:val="28"/>
                <w:szCs w:val="28"/>
                <w:u w:val="single"/>
              </w:rPr>
              <w:t> </w:t>
            </w:r>
            <w:r w:rsidR="00256D5F" w:rsidRPr="00B60D70">
              <w:rPr>
                <w:rFonts w:ascii="TH SarabunPSK" w:hAnsi="TH SarabunPSK" w:cs="TH SarabunPSK" w:hint="cs"/>
                <w:sz w:val="28"/>
                <w:szCs w:val="28"/>
              </w:rPr>
              <w:t> </w:t>
            </w:r>
          </w:p>
          <w:p w14:paraId="76958551" w14:textId="77777777" w:rsidR="00256D5F" w:rsidRPr="00B60D70" w:rsidRDefault="00256D5F" w:rsidP="007331FA">
            <w:pPr>
              <w:rPr>
                <w:rFonts w:ascii="TH SarabunPSK" w:hAnsi="TH SarabunPSK" w:cs="TH SarabunPSK"/>
                <w:sz w:val="28"/>
                <w:szCs w:val="28"/>
              </w:rPr>
            </w:pPr>
            <w:proofErr w:type="spellStart"/>
            <w:r w:rsidRPr="00B60D70">
              <w:rPr>
                <w:rFonts w:ascii="TH SarabunPSK" w:hAnsi="TH SarabunPSK" w:cs="TH SarabunPSK" w:hint="cs"/>
                <w:sz w:val="28"/>
                <w:szCs w:val="28"/>
                <w:cs/>
                <w:lang w:val="th-TH"/>
              </w:rPr>
              <w:t>ศษ</w:t>
            </w:r>
            <w:proofErr w:type="spellEnd"/>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ม</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เทคโนโลยีการศึกษา</w:t>
            </w:r>
            <w:r w:rsidRPr="00B60D70">
              <w:rPr>
                <w:rFonts w:ascii="TH SarabunPSK" w:hAnsi="TH SarabunPSK" w:cs="TH SarabunPSK" w:hint="cs"/>
                <w:sz w:val="28"/>
                <w:szCs w:val="28"/>
                <w:cs/>
              </w:rPr>
              <w:t>)</w:t>
            </w:r>
            <w:r w:rsidRPr="00B60D70">
              <w:rPr>
                <w:rFonts w:ascii="TH SarabunPSK" w:hAnsi="TH SarabunPSK" w:cs="TH SarabunPSK" w:hint="cs"/>
                <w:sz w:val="28"/>
                <w:szCs w:val="28"/>
              </w:rPr>
              <w:t> </w:t>
            </w:r>
          </w:p>
          <w:p w14:paraId="202B6963" w14:textId="272A2935" w:rsidR="007331FA" w:rsidRPr="00B60D70" w:rsidRDefault="007331FA" w:rsidP="007331FA">
            <w:pPr>
              <w:rPr>
                <w:rFonts w:ascii="TH SarabunPSK" w:hAnsi="TH SarabunPSK" w:cs="TH SarabunPSK"/>
                <w:sz w:val="28"/>
                <w:szCs w:val="28"/>
              </w:rPr>
            </w:pPr>
            <w:r w:rsidRPr="00B60D70">
              <w:rPr>
                <w:rFonts w:ascii="TH SarabunPSK" w:hAnsi="TH SarabunPSK" w:cs="TH SarabunPSK" w:hint="cs"/>
                <w:sz w:val="28"/>
                <w:szCs w:val="28"/>
                <w:cs/>
                <w:lang w:val="th-TH"/>
              </w:rPr>
              <w:t>ศ</w:t>
            </w:r>
            <w:proofErr w:type="spellStart"/>
            <w:r w:rsidRPr="00B60D70">
              <w:rPr>
                <w:rFonts w:ascii="TH SarabunPSK" w:hAnsi="TH SarabunPSK" w:cs="TH SarabunPSK" w:hint="cs"/>
                <w:sz w:val="28"/>
                <w:szCs w:val="28"/>
                <w:cs/>
                <w:lang w:val="th-TH"/>
              </w:rPr>
              <w:t>ศ</w:t>
            </w:r>
            <w:proofErr w:type="spellEnd"/>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บ</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ศึกษาศาสตร์</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คหกรรมศาสตร์)</w:t>
            </w:r>
          </w:p>
        </w:tc>
      </w:tr>
      <w:tr w:rsidR="00B60D70" w:rsidRPr="00B60D70" w14:paraId="2E1A52CD" w14:textId="77777777" w:rsidTr="00BD7F9D">
        <w:trPr>
          <w:trHeight w:val="300"/>
        </w:trPr>
        <w:tc>
          <w:tcPr>
            <w:tcW w:w="843" w:type="dxa"/>
            <w:tcBorders>
              <w:top w:val="single" w:sz="6" w:space="0" w:color="auto"/>
              <w:left w:val="single" w:sz="6" w:space="0" w:color="auto"/>
              <w:bottom w:val="single" w:sz="6" w:space="0" w:color="auto"/>
              <w:right w:val="single" w:sz="6" w:space="0" w:color="auto"/>
            </w:tcBorders>
            <w:shd w:val="clear" w:color="auto" w:fill="auto"/>
          </w:tcPr>
          <w:p w14:paraId="151B63B2" w14:textId="18C1A518" w:rsidR="00256D5F" w:rsidRPr="00B60D70" w:rsidRDefault="00256D5F" w:rsidP="00256D5F">
            <w:pPr>
              <w:jc w:val="center"/>
              <w:rPr>
                <w:rFonts w:ascii="TH SarabunPSK" w:hAnsi="TH SarabunPSK" w:cs="TH SarabunPSK"/>
                <w:sz w:val="28"/>
                <w:szCs w:val="28"/>
              </w:rPr>
            </w:pPr>
            <w:r w:rsidRPr="00B60D70">
              <w:rPr>
                <w:rFonts w:ascii="TH SarabunPSK" w:hAnsi="TH SarabunPSK" w:cs="TH SarabunPSK" w:hint="cs"/>
                <w:sz w:val="28"/>
                <w:szCs w:val="28"/>
              </w:rPr>
              <w:t>6.</w:t>
            </w:r>
          </w:p>
        </w:tc>
        <w:tc>
          <w:tcPr>
            <w:tcW w:w="2410" w:type="dxa"/>
            <w:tcBorders>
              <w:top w:val="single" w:sz="6" w:space="0" w:color="auto"/>
              <w:left w:val="single" w:sz="6" w:space="0" w:color="auto"/>
              <w:bottom w:val="single" w:sz="6" w:space="0" w:color="auto"/>
              <w:right w:val="single" w:sz="6" w:space="0" w:color="auto"/>
            </w:tcBorders>
            <w:shd w:val="clear" w:color="auto" w:fill="auto"/>
          </w:tcPr>
          <w:p w14:paraId="56CC52CB" w14:textId="77777777" w:rsidR="00256D5F" w:rsidRPr="00B60D70" w:rsidRDefault="00256D5F" w:rsidP="00BD7F9D">
            <w:pPr>
              <w:ind w:left="46" w:right="132"/>
              <w:rPr>
                <w:rFonts w:ascii="TH SarabunPSK" w:hAnsi="TH SarabunPSK" w:cs="TH SarabunPSK"/>
                <w:sz w:val="28"/>
                <w:szCs w:val="28"/>
                <w:lang w:val="th-TH"/>
              </w:rPr>
            </w:pPr>
            <w:r w:rsidRPr="00B60D70">
              <w:rPr>
                <w:rFonts w:ascii="TH SarabunPSK" w:hAnsi="TH SarabunPSK" w:cs="TH SarabunPSK" w:hint="cs"/>
                <w:sz w:val="28"/>
                <w:szCs w:val="28"/>
                <w:cs/>
                <w:lang w:val="th-TH"/>
              </w:rPr>
              <w:t>ผศ.ดร.พรรษา เอกพรประสิทธิ์</w:t>
            </w:r>
          </w:p>
        </w:tc>
        <w:tc>
          <w:tcPr>
            <w:tcW w:w="5670" w:type="dxa"/>
            <w:tcBorders>
              <w:top w:val="single" w:sz="6" w:space="0" w:color="auto"/>
              <w:left w:val="single" w:sz="6" w:space="0" w:color="auto"/>
              <w:bottom w:val="single" w:sz="6" w:space="0" w:color="auto"/>
              <w:right w:val="single" w:sz="6" w:space="0" w:color="auto"/>
            </w:tcBorders>
            <w:shd w:val="clear" w:color="auto" w:fill="auto"/>
          </w:tcPr>
          <w:p w14:paraId="7DEBC83A" w14:textId="77777777" w:rsidR="00256D5F" w:rsidRPr="00B60D70" w:rsidRDefault="00256D5F" w:rsidP="00592146">
            <w:pPr>
              <w:rPr>
                <w:rFonts w:ascii="TH SarabunPSK" w:hAnsi="TH SarabunPSK" w:cs="TH SarabunPSK"/>
                <w:sz w:val="28"/>
                <w:szCs w:val="28"/>
                <w:u w:val="single"/>
              </w:rPr>
            </w:pPr>
            <w:r w:rsidRPr="00B60D70">
              <w:rPr>
                <w:rFonts w:ascii="TH SarabunPSK" w:hAnsi="TH SarabunPSK" w:cs="TH SarabunPSK" w:hint="cs"/>
                <w:sz w:val="28"/>
                <w:szCs w:val="28"/>
                <w:u w:val="single"/>
                <w:cs/>
                <w:lang w:val="th-TH"/>
              </w:rPr>
              <w:t>ค</w:t>
            </w:r>
            <w:r w:rsidRPr="00B60D70">
              <w:rPr>
                <w:rFonts w:ascii="TH SarabunPSK" w:hAnsi="TH SarabunPSK" w:cs="TH SarabunPSK" w:hint="cs"/>
                <w:sz w:val="28"/>
                <w:szCs w:val="28"/>
                <w:u w:val="single"/>
                <w:cs/>
              </w:rPr>
              <w:t>.</w:t>
            </w:r>
            <w:r w:rsidRPr="00B60D70">
              <w:rPr>
                <w:rFonts w:ascii="TH SarabunPSK" w:hAnsi="TH SarabunPSK" w:cs="TH SarabunPSK" w:hint="cs"/>
                <w:sz w:val="28"/>
                <w:szCs w:val="28"/>
                <w:u w:val="single"/>
                <w:cs/>
                <w:lang w:val="th-TH"/>
              </w:rPr>
              <w:t>ด</w:t>
            </w:r>
            <w:r w:rsidRPr="00B60D70">
              <w:rPr>
                <w:rFonts w:ascii="TH SarabunPSK" w:hAnsi="TH SarabunPSK" w:cs="TH SarabunPSK" w:hint="cs"/>
                <w:sz w:val="28"/>
                <w:szCs w:val="28"/>
                <w:u w:val="single"/>
                <w:cs/>
              </w:rPr>
              <w:t>.(</w:t>
            </w:r>
            <w:r w:rsidRPr="00B60D70">
              <w:rPr>
                <w:rFonts w:ascii="TH SarabunPSK" w:hAnsi="TH SarabunPSK" w:cs="TH SarabunPSK" w:hint="cs"/>
                <w:sz w:val="28"/>
                <w:szCs w:val="28"/>
                <w:u w:val="single"/>
                <w:cs/>
                <w:lang w:val="th-TH"/>
              </w:rPr>
              <w:t>การศึกษานอกระบบโรงเรียน</w:t>
            </w:r>
            <w:r w:rsidRPr="00B60D70">
              <w:rPr>
                <w:rFonts w:ascii="TH SarabunPSK" w:hAnsi="TH SarabunPSK" w:cs="TH SarabunPSK" w:hint="cs"/>
                <w:sz w:val="28"/>
                <w:szCs w:val="28"/>
                <w:u w:val="single"/>
                <w:cs/>
              </w:rPr>
              <w:t>)</w:t>
            </w:r>
            <w:r w:rsidRPr="00B60D70">
              <w:rPr>
                <w:rFonts w:ascii="TH SarabunPSK" w:hAnsi="TH SarabunPSK" w:cs="TH SarabunPSK" w:hint="cs"/>
                <w:sz w:val="28"/>
                <w:szCs w:val="28"/>
                <w:u w:val="single"/>
              </w:rPr>
              <w:t> </w:t>
            </w:r>
          </w:p>
          <w:p w14:paraId="275F0A78" w14:textId="77777777" w:rsidR="007331FA" w:rsidRPr="00B60D70" w:rsidRDefault="007331FA" w:rsidP="007331FA">
            <w:pPr>
              <w:rPr>
                <w:rFonts w:ascii="TH SarabunPSK" w:hAnsi="TH SarabunPSK" w:cs="TH SarabunPSK"/>
                <w:sz w:val="28"/>
                <w:szCs w:val="28"/>
              </w:rPr>
            </w:pPr>
            <w:proofErr w:type="spellStart"/>
            <w:r w:rsidRPr="00B60D70">
              <w:rPr>
                <w:rFonts w:ascii="TH SarabunPSK" w:hAnsi="TH SarabunPSK" w:cs="TH SarabunPSK" w:hint="cs"/>
                <w:sz w:val="28"/>
                <w:szCs w:val="28"/>
                <w:cs/>
                <w:lang w:val="th-TH"/>
              </w:rPr>
              <w:t>ค</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ม</w:t>
            </w:r>
            <w:proofErr w:type="spellEnd"/>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การศึกษานอกระบบโรงเรียน</w:t>
            </w:r>
            <w:r w:rsidRPr="00B60D70">
              <w:rPr>
                <w:rFonts w:ascii="TH SarabunPSK" w:hAnsi="TH SarabunPSK" w:cs="TH SarabunPSK" w:hint="cs"/>
                <w:sz w:val="28"/>
                <w:szCs w:val="28"/>
                <w:cs/>
              </w:rPr>
              <w:t>)</w:t>
            </w:r>
            <w:r w:rsidRPr="00B60D70">
              <w:rPr>
                <w:rFonts w:ascii="TH SarabunPSK" w:hAnsi="TH SarabunPSK" w:cs="TH SarabunPSK" w:hint="cs"/>
                <w:sz w:val="28"/>
                <w:szCs w:val="28"/>
              </w:rPr>
              <w:t> </w:t>
            </w:r>
          </w:p>
          <w:p w14:paraId="6FA0E39D" w14:textId="73429711" w:rsidR="007331FA" w:rsidRPr="00B60D70" w:rsidRDefault="007331FA" w:rsidP="007331FA">
            <w:pPr>
              <w:rPr>
                <w:rFonts w:ascii="TH SarabunPSK" w:hAnsi="TH SarabunPSK" w:cs="TH SarabunPSK"/>
                <w:sz w:val="28"/>
                <w:szCs w:val="28"/>
              </w:rPr>
            </w:pPr>
            <w:r w:rsidRPr="00B60D70">
              <w:rPr>
                <w:rFonts w:ascii="TH SarabunPSK" w:hAnsi="TH SarabunPSK" w:cs="TH SarabunPSK" w:hint="cs"/>
                <w:sz w:val="28"/>
                <w:szCs w:val="28"/>
                <w:cs/>
                <w:lang w:val="th-TH"/>
              </w:rPr>
              <w:t>กศ</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บ</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เทคโนโลยีการศึกษา</w:t>
            </w:r>
            <w:r w:rsidRPr="00B60D70">
              <w:rPr>
                <w:rFonts w:ascii="TH SarabunPSK" w:hAnsi="TH SarabunPSK" w:cs="TH SarabunPSK" w:hint="cs"/>
                <w:sz w:val="28"/>
                <w:szCs w:val="28"/>
                <w:cs/>
              </w:rPr>
              <w:t>)</w:t>
            </w:r>
            <w:r w:rsidRPr="00B60D70">
              <w:rPr>
                <w:rFonts w:ascii="TH SarabunPSK" w:hAnsi="TH SarabunPSK" w:cs="TH SarabunPSK" w:hint="cs"/>
                <w:sz w:val="28"/>
                <w:szCs w:val="28"/>
              </w:rPr>
              <w:t> </w:t>
            </w:r>
          </w:p>
        </w:tc>
      </w:tr>
      <w:tr w:rsidR="00B60D70" w:rsidRPr="00B60D70" w14:paraId="1A8E3648" w14:textId="77777777" w:rsidTr="00BD7F9D">
        <w:trPr>
          <w:trHeight w:val="300"/>
        </w:trPr>
        <w:tc>
          <w:tcPr>
            <w:tcW w:w="843" w:type="dxa"/>
            <w:tcBorders>
              <w:top w:val="single" w:sz="6" w:space="0" w:color="auto"/>
              <w:left w:val="single" w:sz="6" w:space="0" w:color="auto"/>
              <w:bottom w:val="single" w:sz="6" w:space="0" w:color="auto"/>
              <w:right w:val="single" w:sz="6" w:space="0" w:color="auto"/>
            </w:tcBorders>
            <w:shd w:val="clear" w:color="auto" w:fill="auto"/>
          </w:tcPr>
          <w:p w14:paraId="42E751BF" w14:textId="5DB6123D" w:rsidR="00256D5F" w:rsidRPr="00B60D70" w:rsidRDefault="00256D5F" w:rsidP="00256D5F">
            <w:pPr>
              <w:jc w:val="center"/>
              <w:rPr>
                <w:rFonts w:ascii="TH SarabunPSK" w:hAnsi="TH SarabunPSK" w:cs="TH SarabunPSK"/>
                <w:sz w:val="28"/>
                <w:szCs w:val="28"/>
              </w:rPr>
            </w:pPr>
            <w:r w:rsidRPr="00B60D70">
              <w:rPr>
                <w:rFonts w:ascii="TH SarabunPSK" w:hAnsi="TH SarabunPSK" w:cs="TH SarabunPSK" w:hint="cs"/>
                <w:sz w:val="28"/>
                <w:szCs w:val="28"/>
              </w:rPr>
              <w:t>7.</w:t>
            </w:r>
          </w:p>
        </w:tc>
        <w:tc>
          <w:tcPr>
            <w:tcW w:w="2410" w:type="dxa"/>
            <w:tcBorders>
              <w:top w:val="single" w:sz="6" w:space="0" w:color="auto"/>
              <w:left w:val="single" w:sz="6" w:space="0" w:color="auto"/>
              <w:bottom w:val="single" w:sz="6" w:space="0" w:color="auto"/>
              <w:right w:val="single" w:sz="6" w:space="0" w:color="auto"/>
            </w:tcBorders>
            <w:shd w:val="clear" w:color="auto" w:fill="auto"/>
          </w:tcPr>
          <w:p w14:paraId="3F37ECF8" w14:textId="77777777" w:rsidR="00256D5F" w:rsidRPr="00B60D70" w:rsidRDefault="00256D5F" w:rsidP="00BD7F9D">
            <w:pPr>
              <w:ind w:left="46" w:right="132"/>
              <w:rPr>
                <w:rFonts w:ascii="TH SarabunPSK" w:hAnsi="TH SarabunPSK" w:cs="TH SarabunPSK"/>
                <w:sz w:val="28"/>
                <w:szCs w:val="28"/>
                <w:lang w:val="th-TH"/>
              </w:rPr>
            </w:pPr>
            <w:r w:rsidRPr="00B60D70">
              <w:rPr>
                <w:rFonts w:ascii="TH SarabunPSK" w:hAnsi="TH SarabunPSK" w:cs="TH SarabunPSK" w:hint="cs"/>
                <w:sz w:val="28"/>
                <w:szCs w:val="28"/>
                <w:cs/>
                <w:lang w:val="th-TH"/>
              </w:rPr>
              <w:t>ดร.ดา</w:t>
            </w:r>
            <w:proofErr w:type="spellStart"/>
            <w:r w:rsidRPr="00B60D70">
              <w:rPr>
                <w:rFonts w:ascii="TH SarabunPSK" w:hAnsi="TH SarabunPSK" w:cs="TH SarabunPSK" w:hint="cs"/>
                <w:sz w:val="28"/>
                <w:szCs w:val="28"/>
                <w:cs/>
                <w:lang w:val="th-TH"/>
              </w:rPr>
              <w:t>รุวรร</w:t>
            </w:r>
            <w:proofErr w:type="spellEnd"/>
            <w:r w:rsidRPr="00B60D70">
              <w:rPr>
                <w:rFonts w:ascii="TH SarabunPSK" w:hAnsi="TH SarabunPSK" w:cs="TH SarabunPSK" w:hint="cs"/>
                <w:sz w:val="28"/>
                <w:szCs w:val="28"/>
                <w:cs/>
                <w:lang w:val="th-TH"/>
              </w:rPr>
              <w:t>ณ ศรีแก้ว</w:t>
            </w:r>
          </w:p>
        </w:tc>
        <w:tc>
          <w:tcPr>
            <w:tcW w:w="5670" w:type="dxa"/>
            <w:tcBorders>
              <w:top w:val="single" w:sz="6" w:space="0" w:color="auto"/>
              <w:left w:val="single" w:sz="6" w:space="0" w:color="auto"/>
              <w:bottom w:val="single" w:sz="6" w:space="0" w:color="auto"/>
              <w:right w:val="single" w:sz="6" w:space="0" w:color="auto"/>
            </w:tcBorders>
            <w:shd w:val="clear" w:color="auto" w:fill="auto"/>
          </w:tcPr>
          <w:p w14:paraId="0FF30E63" w14:textId="2736FE76" w:rsidR="007331FA" w:rsidRPr="00B60D70" w:rsidRDefault="007331FA" w:rsidP="007331FA">
            <w:pPr>
              <w:rPr>
                <w:rFonts w:ascii="TH SarabunPSK" w:hAnsi="TH SarabunPSK" w:cs="TH SarabunPSK"/>
                <w:sz w:val="28"/>
                <w:szCs w:val="28"/>
                <w:u w:val="single"/>
              </w:rPr>
            </w:pPr>
            <w:r w:rsidRPr="00B60D70">
              <w:rPr>
                <w:rFonts w:ascii="TH SarabunPSK" w:hAnsi="TH SarabunPSK" w:cs="TH SarabunPSK" w:hint="cs"/>
                <w:sz w:val="28"/>
                <w:szCs w:val="28"/>
                <w:u w:val="single"/>
                <w:cs/>
                <w:lang w:val="th-TH"/>
              </w:rPr>
              <w:t>ค</w:t>
            </w:r>
            <w:r w:rsidRPr="00B60D70">
              <w:rPr>
                <w:rFonts w:ascii="TH SarabunPSK" w:hAnsi="TH SarabunPSK" w:cs="TH SarabunPSK" w:hint="cs"/>
                <w:sz w:val="28"/>
                <w:szCs w:val="28"/>
                <w:u w:val="single"/>
                <w:cs/>
              </w:rPr>
              <w:t>.</w:t>
            </w:r>
            <w:r w:rsidRPr="00B60D70">
              <w:rPr>
                <w:rFonts w:ascii="TH SarabunPSK" w:hAnsi="TH SarabunPSK" w:cs="TH SarabunPSK" w:hint="cs"/>
                <w:sz w:val="28"/>
                <w:szCs w:val="28"/>
                <w:u w:val="single"/>
                <w:cs/>
                <w:lang w:val="th-TH"/>
              </w:rPr>
              <w:t>ด</w:t>
            </w:r>
            <w:r w:rsidRPr="00B60D70">
              <w:rPr>
                <w:rFonts w:ascii="TH SarabunPSK" w:hAnsi="TH SarabunPSK" w:cs="TH SarabunPSK" w:hint="cs"/>
                <w:sz w:val="28"/>
                <w:szCs w:val="28"/>
                <w:u w:val="single"/>
                <w:cs/>
              </w:rPr>
              <w:t>.(</w:t>
            </w:r>
            <w:r w:rsidRPr="00B60D70">
              <w:rPr>
                <w:rFonts w:ascii="TH SarabunPSK" w:hAnsi="TH SarabunPSK" w:cs="TH SarabunPSK" w:hint="cs"/>
                <w:sz w:val="28"/>
                <w:szCs w:val="28"/>
                <w:u w:val="single"/>
                <w:cs/>
                <w:lang w:val="th-TH"/>
              </w:rPr>
              <w:t>การวัดและประเมินผลการศึกษา</w:t>
            </w:r>
            <w:r w:rsidRPr="00B60D70">
              <w:rPr>
                <w:rFonts w:ascii="TH SarabunPSK" w:hAnsi="TH SarabunPSK" w:cs="TH SarabunPSK" w:hint="cs"/>
                <w:sz w:val="28"/>
                <w:szCs w:val="28"/>
                <w:u w:val="single"/>
                <w:cs/>
              </w:rPr>
              <w:t>)</w:t>
            </w:r>
            <w:r w:rsidRPr="00B60D70">
              <w:rPr>
                <w:rFonts w:ascii="TH SarabunPSK" w:hAnsi="TH SarabunPSK" w:cs="TH SarabunPSK" w:hint="cs"/>
                <w:sz w:val="28"/>
                <w:szCs w:val="28"/>
                <w:u w:val="single"/>
              </w:rPr>
              <w:t> </w:t>
            </w:r>
          </w:p>
          <w:p w14:paraId="69B85C92" w14:textId="2ABF8236" w:rsidR="00256D5F" w:rsidRPr="00B60D70" w:rsidRDefault="00256D5F" w:rsidP="00592146">
            <w:pPr>
              <w:rPr>
                <w:rFonts w:ascii="TH SarabunPSK" w:hAnsi="TH SarabunPSK" w:cs="TH SarabunPSK"/>
                <w:sz w:val="28"/>
                <w:szCs w:val="28"/>
              </w:rPr>
            </w:pPr>
            <w:r w:rsidRPr="00B60D70">
              <w:rPr>
                <w:rFonts w:ascii="TH SarabunPSK" w:hAnsi="TH SarabunPSK" w:cs="TH SarabunPSK" w:hint="cs"/>
                <w:sz w:val="28"/>
                <w:szCs w:val="28"/>
                <w:cs/>
                <w:lang w:val="th-TH"/>
              </w:rPr>
              <w:t>วท</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ม</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การวิจัยพฤติกรรมศาสตร์ประยุกต์</w:t>
            </w:r>
            <w:r w:rsidRPr="00B60D70">
              <w:rPr>
                <w:rFonts w:ascii="TH SarabunPSK" w:hAnsi="TH SarabunPSK" w:cs="TH SarabunPSK" w:hint="cs"/>
                <w:sz w:val="28"/>
                <w:szCs w:val="28"/>
                <w:cs/>
              </w:rPr>
              <w:t>)</w:t>
            </w:r>
            <w:r w:rsidRPr="00B60D70">
              <w:rPr>
                <w:rFonts w:ascii="TH SarabunPSK" w:hAnsi="TH SarabunPSK" w:cs="TH SarabunPSK" w:hint="cs"/>
                <w:sz w:val="28"/>
                <w:szCs w:val="28"/>
              </w:rPr>
              <w:t> </w:t>
            </w:r>
          </w:p>
          <w:p w14:paraId="60C43CFB" w14:textId="34F79F12" w:rsidR="007331FA" w:rsidRPr="00B60D70" w:rsidRDefault="007331FA" w:rsidP="007331FA">
            <w:pPr>
              <w:rPr>
                <w:rFonts w:ascii="TH SarabunPSK" w:hAnsi="TH SarabunPSK" w:cs="TH SarabunPSK"/>
                <w:sz w:val="28"/>
                <w:szCs w:val="28"/>
              </w:rPr>
            </w:pPr>
            <w:proofErr w:type="spellStart"/>
            <w:r w:rsidRPr="00B60D70">
              <w:rPr>
                <w:rFonts w:ascii="TH SarabunPSK" w:hAnsi="TH SarabunPSK" w:cs="TH SarabunPSK" w:hint="cs"/>
                <w:sz w:val="28"/>
                <w:szCs w:val="28"/>
                <w:cs/>
                <w:lang w:val="th-TH"/>
              </w:rPr>
              <w:t>ศษ</w:t>
            </w:r>
            <w:proofErr w:type="spellEnd"/>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บ</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การประถมศึกษา</w:t>
            </w:r>
            <w:r w:rsidRPr="00B60D70">
              <w:rPr>
                <w:rFonts w:ascii="TH SarabunPSK" w:hAnsi="TH SarabunPSK" w:cs="TH SarabunPSK" w:hint="cs"/>
                <w:sz w:val="28"/>
                <w:szCs w:val="28"/>
                <w:cs/>
              </w:rPr>
              <w:t>)</w:t>
            </w:r>
            <w:r w:rsidRPr="00B60D70">
              <w:rPr>
                <w:rFonts w:ascii="TH SarabunPSK" w:hAnsi="TH SarabunPSK" w:cs="TH SarabunPSK" w:hint="cs"/>
                <w:sz w:val="28"/>
                <w:szCs w:val="28"/>
              </w:rPr>
              <w:t> </w:t>
            </w:r>
          </w:p>
        </w:tc>
      </w:tr>
      <w:tr w:rsidR="00B60D70" w:rsidRPr="00B60D70" w14:paraId="24AE88CA" w14:textId="77777777" w:rsidTr="00BD7F9D">
        <w:trPr>
          <w:trHeight w:val="300"/>
        </w:trPr>
        <w:tc>
          <w:tcPr>
            <w:tcW w:w="843" w:type="dxa"/>
            <w:tcBorders>
              <w:top w:val="single" w:sz="6" w:space="0" w:color="auto"/>
              <w:left w:val="single" w:sz="6" w:space="0" w:color="auto"/>
              <w:bottom w:val="single" w:sz="6" w:space="0" w:color="auto"/>
              <w:right w:val="single" w:sz="6" w:space="0" w:color="auto"/>
            </w:tcBorders>
            <w:shd w:val="clear" w:color="auto" w:fill="auto"/>
          </w:tcPr>
          <w:p w14:paraId="5CC531CF" w14:textId="25EA77EB" w:rsidR="00256D5F" w:rsidRPr="00B60D70" w:rsidRDefault="00256D5F" w:rsidP="00256D5F">
            <w:pPr>
              <w:jc w:val="center"/>
              <w:rPr>
                <w:rFonts w:ascii="TH SarabunPSK" w:hAnsi="TH SarabunPSK" w:cs="TH SarabunPSK"/>
                <w:sz w:val="28"/>
                <w:szCs w:val="28"/>
              </w:rPr>
            </w:pPr>
            <w:r w:rsidRPr="00B60D70">
              <w:rPr>
                <w:rFonts w:ascii="TH SarabunPSK" w:hAnsi="TH SarabunPSK" w:cs="TH SarabunPSK" w:hint="cs"/>
                <w:sz w:val="28"/>
                <w:szCs w:val="28"/>
              </w:rPr>
              <w:lastRenderedPageBreak/>
              <w:t>8.</w:t>
            </w:r>
          </w:p>
        </w:tc>
        <w:tc>
          <w:tcPr>
            <w:tcW w:w="2410" w:type="dxa"/>
            <w:tcBorders>
              <w:top w:val="single" w:sz="6" w:space="0" w:color="auto"/>
              <w:left w:val="single" w:sz="6" w:space="0" w:color="auto"/>
              <w:bottom w:val="single" w:sz="6" w:space="0" w:color="auto"/>
              <w:right w:val="single" w:sz="6" w:space="0" w:color="auto"/>
            </w:tcBorders>
            <w:shd w:val="clear" w:color="auto" w:fill="auto"/>
          </w:tcPr>
          <w:p w14:paraId="1414C13F" w14:textId="77777777" w:rsidR="00256D5F" w:rsidRPr="00B60D70" w:rsidRDefault="00256D5F" w:rsidP="00BD7F9D">
            <w:pPr>
              <w:ind w:left="46" w:right="132"/>
              <w:rPr>
                <w:rFonts w:ascii="TH SarabunPSK" w:hAnsi="TH SarabunPSK" w:cs="TH SarabunPSK"/>
                <w:sz w:val="28"/>
                <w:szCs w:val="28"/>
                <w:lang w:val="th-TH"/>
              </w:rPr>
            </w:pPr>
            <w:r w:rsidRPr="00B60D70">
              <w:rPr>
                <w:rFonts w:ascii="TH SarabunPSK" w:hAnsi="TH SarabunPSK" w:cs="TH SarabunPSK" w:hint="cs"/>
                <w:sz w:val="28"/>
                <w:szCs w:val="28"/>
                <w:cs/>
                <w:lang w:val="th-TH"/>
              </w:rPr>
              <w:t>ดร.ไพฑูรย์ กานต์ธัญลักษณ์</w:t>
            </w:r>
          </w:p>
        </w:tc>
        <w:tc>
          <w:tcPr>
            <w:tcW w:w="5670" w:type="dxa"/>
            <w:tcBorders>
              <w:top w:val="single" w:sz="6" w:space="0" w:color="auto"/>
              <w:left w:val="single" w:sz="6" w:space="0" w:color="auto"/>
              <w:bottom w:val="single" w:sz="6" w:space="0" w:color="auto"/>
              <w:right w:val="single" w:sz="6" w:space="0" w:color="auto"/>
            </w:tcBorders>
            <w:shd w:val="clear" w:color="auto" w:fill="auto"/>
          </w:tcPr>
          <w:p w14:paraId="7858A02A" w14:textId="7B057160" w:rsidR="007331FA" w:rsidRPr="00B60D70" w:rsidRDefault="007331FA" w:rsidP="00592146">
            <w:pPr>
              <w:rPr>
                <w:rFonts w:ascii="TH SarabunPSK" w:hAnsi="TH SarabunPSK" w:cs="TH SarabunPSK"/>
                <w:sz w:val="28"/>
                <w:szCs w:val="28"/>
                <w:lang w:val="th-TH"/>
              </w:rPr>
            </w:pPr>
            <w:proofErr w:type="spellStart"/>
            <w:r w:rsidRPr="00B60D70">
              <w:rPr>
                <w:rFonts w:ascii="TH SarabunPSK" w:hAnsi="TH SarabunPSK" w:cs="TH SarabunPSK" w:hint="cs"/>
                <w:sz w:val="28"/>
                <w:szCs w:val="28"/>
                <w:u w:val="single"/>
                <w:cs/>
              </w:rPr>
              <w:t>ปร</w:t>
            </w:r>
            <w:proofErr w:type="spellEnd"/>
            <w:r w:rsidRPr="00B60D70">
              <w:rPr>
                <w:rFonts w:ascii="TH SarabunPSK" w:hAnsi="TH SarabunPSK" w:cs="TH SarabunPSK" w:hint="cs"/>
                <w:sz w:val="28"/>
                <w:szCs w:val="28"/>
                <w:u w:val="single"/>
              </w:rPr>
              <w:t>.</w:t>
            </w:r>
            <w:r w:rsidRPr="00B60D70">
              <w:rPr>
                <w:rFonts w:ascii="TH SarabunPSK" w:hAnsi="TH SarabunPSK" w:cs="TH SarabunPSK" w:hint="cs"/>
                <w:sz w:val="28"/>
                <w:szCs w:val="28"/>
                <w:u w:val="single"/>
                <w:cs/>
              </w:rPr>
              <w:t>ด.</w:t>
            </w:r>
            <w:r w:rsidRPr="00B60D70">
              <w:rPr>
                <w:rFonts w:ascii="TH SarabunPSK" w:hAnsi="TH SarabunPSK" w:cs="TH SarabunPSK" w:hint="cs"/>
                <w:sz w:val="28"/>
                <w:szCs w:val="28"/>
                <w:u w:val="single"/>
              </w:rPr>
              <w:t xml:space="preserve"> (</w:t>
            </w:r>
            <w:r w:rsidRPr="00B60D70">
              <w:rPr>
                <w:rFonts w:ascii="TH SarabunPSK" w:hAnsi="TH SarabunPSK" w:cs="TH SarabunPSK" w:hint="cs"/>
                <w:sz w:val="28"/>
                <w:szCs w:val="28"/>
                <w:u w:val="single"/>
                <w:cs/>
                <w:lang w:val="th-TH"/>
              </w:rPr>
              <w:t>หลักสูตรและการสอน</w:t>
            </w:r>
            <w:r w:rsidRPr="00B60D70">
              <w:rPr>
                <w:rFonts w:ascii="TH SarabunPSK" w:hAnsi="TH SarabunPSK" w:cs="TH SarabunPSK" w:hint="cs"/>
                <w:sz w:val="28"/>
                <w:szCs w:val="28"/>
                <w:u w:val="single"/>
                <w:cs/>
              </w:rPr>
              <w:t>)</w:t>
            </w:r>
            <w:r w:rsidRPr="00B60D70">
              <w:rPr>
                <w:rFonts w:ascii="TH SarabunPSK" w:hAnsi="TH SarabunPSK" w:cs="TH SarabunPSK" w:hint="cs"/>
                <w:sz w:val="28"/>
                <w:szCs w:val="28"/>
                <w:u w:val="single"/>
              </w:rPr>
              <w:t> </w:t>
            </w:r>
          </w:p>
          <w:p w14:paraId="4743C34E" w14:textId="125C41E5" w:rsidR="007331FA" w:rsidRPr="00B60D70" w:rsidRDefault="007331FA" w:rsidP="00592146">
            <w:pPr>
              <w:rPr>
                <w:rFonts w:ascii="TH SarabunPSK" w:hAnsi="TH SarabunPSK" w:cs="TH SarabunPSK"/>
                <w:sz w:val="28"/>
                <w:szCs w:val="28"/>
                <w:lang w:val="th-TH"/>
              </w:rPr>
            </w:pPr>
            <w:r w:rsidRPr="00B60D70">
              <w:rPr>
                <w:rFonts w:ascii="TH SarabunPSK" w:hAnsi="TH SarabunPSK" w:cs="TH SarabunPSK" w:hint="cs"/>
                <w:sz w:val="28"/>
                <w:szCs w:val="28"/>
                <w:cs/>
                <w:lang w:val="th-TH"/>
              </w:rPr>
              <w:t>กศ</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ม</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เทคโนโลยีการศึกษา</w:t>
            </w:r>
            <w:r w:rsidRPr="00B60D70">
              <w:rPr>
                <w:rFonts w:ascii="TH SarabunPSK" w:hAnsi="TH SarabunPSK" w:cs="TH SarabunPSK" w:hint="cs"/>
                <w:sz w:val="28"/>
                <w:szCs w:val="28"/>
                <w:cs/>
              </w:rPr>
              <w:t>)</w:t>
            </w:r>
          </w:p>
          <w:p w14:paraId="4A97112E" w14:textId="1FD39087" w:rsidR="00256D5F" w:rsidRPr="00B60D70" w:rsidRDefault="00256D5F" w:rsidP="007331FA">
            <w:pPr>
              <w:rPr>
                <w:rFonts w:ascii="TH SarabunPSK" w:hAnsi="TH SarabunPSK" w:cs="TH SarabunPSK"/>
                <w:sz w:val="28"/>
                <w:szCs w:val="28"/>
              </w:rPr>
            </w:pPr>
            <w:r w:rsidRPr="00B60D70">
              <w:rPr>
                <w:rFonts w:ascii="TH SarabunPSK" w:hAnsi="TH SarabunPSK" w:cs="TH SarabunPSK" w:hint="cs"/>
                <w:sz w:val="28"/>
                <w:szCs w:val="28"/>
                <w:cs/>
                <w:lang w:val="th-TH"/>
              </w:rPr>
              <w:t>กศ</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บ</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เทคโนโลยีและนวัตกรรมการศึกษา</w:t>
            </w:r>
            <w:r w:rsidRPr="00B60D70">
              <w:rPr>
                <w:rFonts w:ascii="TH SarabunPSK" w:hAnsi="TH SarabunPSK" w:cs="TH SarabunPSK" w:hint="cs"/>
                <w:sz w:val="28"/>
                <w:szCs w:val="28"/>
                <w:cs/>
              </w:rPr>
              <w:t>)</w:t>
            </w:r>
            <w:r w:rsidRPr="00B60D70">
              <w:rPr>
                <w:rFonts w:ascii="TH SarabunPSK" w:hAnsi="TH SarabunPSK" w:cs="TH SarabunPSK" w:hint="cs"/>
                <w:sz w:val="28"/>
                <w:szCs w:val="28"/>
              </w:rPr>
              <w:t> </w:t>
            </w:r>
          </w:p>
        </w:tc>
      </w:tr>
      <w:tr w:rsidR="00B60D70" w:rsidRPr="00B60D70" w14:paraId="64609FA8" w14:textId="77777777" w:rsidTr="00BD7F9D">
        <w:trPr>
          <w:trHeight w:val="300"/>
        </w:trPr>
        <w:tc>
          <w:tcPr>
            <w:tcW w:w="843" w:type="dxa"/>
            <w:tcBorders>
              <w:top w:val="single" w:sz="6" w:space="0" w:color="auto"/>
              <w:left w:val="single" w:sz="6" w:space="0" w:color="auto"/>
              <w:bottom w:val="single" w:sz="6" w:space="0" w:color="auto"/>
              <w:right w:val="single" w:sz="6" w:space="0" w:color="auto"/>
            </w:tcBorders>
            <w:shd w:val="clear" w:color="auto" w:fill="auto"/>
          </w:tcPr>
          <w:p w14:paraId="236B91D7" w14:textId="4B3CEA01" w:rsidR="00256D5F" w:rsidRPr="00B60D70" w:rsidRDefault="00256D5F" w:rsidP="00256D5F">
            <w:pPr>
              <w:jc w:val="center"/>
              <w:rPr>
                <w:rFonts w:ascii="TH SarabunPSK" w:hAnsi="TH SarabunPSK" w:cs="TH SarabunPSK"/>
                <w:sz w:val="28"/>
                <w:szCs w:val="28"/>
              </w:rPr>
            </w:pPr>
            <w:r w:rsidRPr="00B60D70">
              <w:rPr>
                <w:rFonts w:ascii="TH SarabunPSK" w:hAnsi="TH SarabunPSK" w:cs="TH SarabunPSK" w:hint="cs"/>
                <w:sz w:val="28"/>
                <w:szCs w:val="28"/>
              </w:rPr>
              <w:t>9.</w:t>
            </w:r>
          </w:p>
        </w:tc>
        <w:tc>
          <w:tcPr>
            <w:tcW w:w="2410" w:type="dxa"/>
            <w:tcBorders>
              <w:top w:val="single" w:sz="6" w:space="0" w:color="auto"/>
              <w:left w:val="single" w:sz="6" w:space="0" w:color="auto"/>
              <w:bottom w:val="single" w:sz="6" w:space="0" w:color="auto"/>
              <w:right w:val="single" w:sz="6" w:space="0" w:color="auto"/>
            </w:tcBorders>
            <w:shd w:val="clear" w:color="auto" w:fill="auto"/>
          </w:tcPr>
          <w:p w14:paraId="70C6AEC2" w14:textId="19B7D426" w:rsidR="00256D5F" w:rsidRPr="00B60D70" w:rsidRDefault="00256D5F" w:rsidP="00BD7F9D">
            <w:pPr>
              <w:ind w:left="46" w:right="132"/>
              <w:rPr>
                <w:rFonts w:ascii="TH SarabunPSK" w:hAnsi="TH SarabunPSK" w:cs="TH SarabunPSK"/>
                <w:sz w:val="28"/>
                <w:szCs w:val="28"/>
                <w:lang w:val="th-TH"/>
              </w:rPr>
            </w:pPr>
            <w:r w:rsidRPr="00B60D70">
              <w:rPr>
                <w:rFonts w:ascii="TH SarabunPSK" w:hAnsi="TH SarabunPSK" w:cs="TH SarabunPSK" w:hint="cs"/>
                <w:sz w:val="28"/>
                <w:szCs w:val="28"/>
                <w:cs/>
                <w:lang w:val="th-TH"/>
              </w:rPr>
              <w:t>รศ.ดร.พงศ์ยุทธ์ จั่นทอง</w:t>
            </w:r>
          </w:p>
        </w:tc>
        <w:tc>
          <w:tcPr>
            <w:tcW w:w="5670" w:type="dxa"/>
            <w:tcBorders>
              <w:top w:val="single" w:sz="6" w:space="0" w:color="auto"/>
              <w:left w:val="single" w:sz="6" w:space="0" w:color="auto"/>
              <w:bottom w:val="single" w:sz="6" w:space="0" w:color="auto"/>
              <w:right w:val="single" w:sz="6" w:space="0" w:color="auto"/>
            </w:tcBorders>
            <w:shd w:val="clear" w:color="auto" w:fill="auto"/>
          </w:tcPr>
          <w:p w14:paraId="703677B3" w14:textId="625CC3E1" w:rsidR="007331FA" w:rsidRPr="00B60D70" w:rsidRDefault="007331FA" w:rsidP="00592146">
            <w:pPr>
              <w:rPr>
                <w:rFonts w:ascii="TH SarabunPSK" w:hAnsi="TH SarabunPSK" w:cs="TH SarabunPSK"/>
                <w:sz w:val="28"/>
                <w:szCs w:val="28"/>
                <w:u w:val="single"/>
              </w:rPr>
            </w:pPr>
            <w:proofErr w:type="spellStart"/>
            <w:r w:rsidRPr="00B60D70">
              <w:rPr>
                <w:rFonts w:ascii="TH SarabunPSK" w:hAnsi="TH SarabunPSK" w:cs="TH SarabunPSK" w:hint="cs"/>
                <w:sz w:val="28"/>
                <w:szCs w:val="28"/>
                <w:u w:val="single"/>
                <w:cs/>
                <w:lang w:val="th-TH"/>
              </w:rPr>
              <w:t>ปร</w:t>
            </w:r>
            <w:proofErr w:type="spellEnd"/>
            <w:r w:rsidRPr="00B60D70">
              <w:rPr>
                <w:rFonts w:ascii="TH SarabunPSK" w:hAnsi="TH SarabunPSK" w:cs="TH SarabunPSK" w:hint="cs"/>
                <w:sz w:val="28"/>
                <w:szCs w:val="28"/>
                <w:u w:val="single"/>
                <w:cs/>
              </w:rPr>
              <w:t>.</w:t>
            </w:r>
            <w:r w:rsidRPr="00B60D70">
              <w:rPr>
                <w:rFonts w:ascii="TH SarabunPSK" w:hAnsi="TH SarabunPSK" w:cs="TH SarabunPSK" w:hint="cs"/>
                <w:sz w:val="28"/>
                <w:szCs w:val="28"/>
                <w:u w:val="single"/>
                <w:cs/>
                <w:lang w:val="th-TH"/>
              </w:rPr>
              <w:t>ด</w:t>
            </w:r>
            <w:r w:rsidRPr="00B60D70">
              <w:rPr>
                <w:rFonts w:ascii="TH SarabunPSK" w:hAnsi="TH SarabunPSK" w:cs="TH SarabunPSK" w:hint="cs"/>
                <w:sz w:val="28"/>
                <w:szCs w:val="28"/>
                <w:u w:val="single"/>
                <w:cs/>
              </w:rPr>
              <w:t>.</w:t>
            </w:r>
            <w:r w:rsidRPr="00B60D70">
              <w:rPr>
                <w:rFonts w:ascii="TH SarabunPSK" w:hAnsi="TH SarabunPSK" w:cs="TH SarabunPSK" w:hint="cs"/>
                <w:sz w:val="28"/>
                <w:szCs w:val="28"/>
                <w:u w:val="single"/>
              </w:rPr>
              <w:t xml:space="preserve"> (</w:t>
            </w:r>
            <w:r w:rsidRPr="00B60D70">
              <w:rPr>
                <w:rFonts w:ascii="TH SarabunPSK" w:hAnsi="TH SarabunPSK" w:cs="TH SarabunPSK" w:hint="cs"/>
                <w:sz w:val="28"/>
                <w:szCs w:val="28"/>
                <w:u w:val="single"/>
                <w:cs/>
                <w:lang w:val="th-TH"/>
              </w:rPr>
              <w:t>นวัตกรรมการเรียนรู้ทางเทคโนโลยี</w:t>
            </w:r>
            <w:r w:rsidRPr="00B60D70">
              <w:rPr>
                <w:rFonts w:ascii="TH SarabunPSK" w:hAnsi="TH SarabunPSK" w:cs="TH SarabunPSK" w:hint="cs"/>
                <w:sz w:val="28"/>
                <w:szCs w:val="28"/>
                <w:u w:val="single"/>
                <w:cs/>
              </w:rPr>
              <w:t>)</w:t>
            </w:r>
            <w:r w:rsidRPr="00B60D70">
              <w:rPr>
                <w:rFonts w:ascii="TH SarabunPSK" w:hAnsi="TH SarabunPSK" w:cs="TH SarabunPSK" w:hint="cs"/>
                <w:sz w:val="28"/>
                <w:szCs w:val="28"/>
                <w:u w:val="single"/>
              </w:rPr>
              <w:t> </w:t>
            </w:r>
          </w:p>
          <w:p w14:paraId="19D85680" w14:textId="15CCB2C4" w:rsidR="007331FA" w:rsidRPr="00B60D70" w:rsidRDefault="007331FA" w:rsidP="00592146">
            <w:pPr>
              <w:rPr>
                <w:rFonts w:ascii="TH SarabunPSK" w:hAnsi="TH SarabunPSK" w:cs="TH SarabunPSK"/>
                <w:sz w:val="28"/>
                <w:szCs w:val="28"/>
                <w:lang w:val="th-TH"/>
              </w:rPr>
            </w:pPr>
            <w:r w:rsidRPr="00B60D70">
              <w:rPr>
                <w:rFonts w:ascii="TH SarabunPSK" w:hAnsi="TH SarabunPSK" w:cs="TH SarabunPSK" w:hint="cs"/>
                <w:sz w:val="28"/>
                <w:szCs w:val="28"/>
                <w:cs/>
                <w:lang w:val="th-TH"/>
              </w:rPr>
              <w:t>ค</w:t>
            </w:r>
            <w:r w:rsidRPr="00B60D70">
              <w:rPr>
                <w:rFonts w:ascii="TH SarabunPSK" w:hAnsi="TH SarabunPSK" w:cs="TH SarabunPSK" w:hint="cs"/>
                <w:sz w:val="28"/>
                <w:szCs w:val="28"/>
                <w:cs/>
              </w:rPr>
              <w:t>.</w:t>
            </w:r>
            <w:proofErr w:type="spellStart"/>
            <w:r w:rsidRPr="00B60D70">
              <w:rPr>
                <w:rFonts w:ascii="TH SarabunPSK" w:hAnsi="TH SarabunPSK" w:cs="TH SarabunPSK" w:hint="cs"/>
                <w:sz w:val="28"/>
                <w:szCs w:val="28"/>
                <w:cs/>
                <w:lang w:val="th-TH"/>
              </w:rPr>
              <w:t>อ</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ม</w:t>
            </w:r>
            <w:proofErr w:type="spellEnd"/>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คอมพิวเตอร์และเทคโนโลยีสารสนเทศ</w:t>
            </w:r>
            <w:r w:rsidRPr="00B60D70">
              <w:rPr>
                <w:rFonts w:ascii="TH SarabunPSK" w:hAnsi="TH SarabunPSK" w:cs="TH SarabunPSK" w:hint="cs"/>
                <w:sz w:val="28"/>
                <w:szCs w:val="28"/>
                <w:cs/>
              </w:rPr>
              <w:t>)</w:t>
            </w:r>
          </w:p>
          <w:p w14:paraId="40541A45" w14:textId="1E4DC31D" w:rsidR="00256D5F" w:rsidRPr="00B60D70" w:rsidRDefault="00256D5F" w:rsidP="007331FA">
            <w:pPr>
              <w:rPr>
                <w:rFonts w:ascii="TH SarabunPSK" w:hAnsi="TH SarabunPSK" w:cs="TH SarabunPSK"/>
                <w:sz w:val="28"/>
                <w:szCs w:val="28"/>
              </w:rPr>
            </w:pPr>
            <w:r w:rsidRPr="00B60D70">
              <w:rPr>
                <w:rFonts w:ascii="TH SarabunPSK" w:hAnsi="TH SarabunPSK" w:cs="TH SarabunPSK" w:hint="cs"/>
                <w:sz w:val="28"/>
                <w:szCs w:val="28"/>
                <w:cs/>
                <w:lang w:val="th-TH"/>
              </w:rPr>
              <w:t>ค</w:t>
            </w:r>
            <w:r w:rsidRPr="00B60D70">
              <w:rPr>
                <w:rFonts w:ascii="TH SarabunPSK" w:hAnsi="TH SarabunPSK" w:cs="TH SarabunPSK" w:hint="cs"/>
                <w:sz w:val="28"/>
                <w:szCs w:val="28"/>
                <w:cs/>
              </w:rPr>
              <w:t>.</w:t>
            </w:r>
            <w:proofErr w:type="spellStart"/>
            <w:r w:rsidRPr="00B60D70">
              <w:rPr>
                <w:rFonts w:ascii="TH SarabunPSK" w:hAnsi="TH SarabunPSK" w:cs="TH SarabunPSK" w:hint="cs"/>
                <w:sz w:val="28"/>
                <w:szCs w:val="28"/>
                <w:cs/>
                <w:lang w:val="th-TH"/>
              </w:rPr>
              <w:t>อ</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บ</w:t>
            </w:r>
            <w:proofErr w:type="spellEnd"/>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ครุศาสตร์เทคโนโลยี</w:t>
            </w:r>
            <w:r w:rsidRPr="00B60D70">
              <w:rPr>
                <w:rFonts w:ascii="TH SarabunPSK" w:hAnsi="TH SarabunPSK" w:cs="TH SarabunPSK" w:hint="cs"/>
                <w:sz w:val="28"/>
                <w:szCs w:val="28"/>
                <w:cs/>
              </w:rPr>
              <w:t>)</w:t>
            </w:r>
            <w:r w:rsidRPr="00B60D70">
              <w:rPr>
                <w:rFonts w:ascii="TH SarabunPSK" w:hAnsi="TH SarabunPSK" w:cs="TH SarabunPSK" w:hint="cs"/>
                <w:sz w:val="28"/>
                <w:szCs w:val="28"/>
              </w:rPr>
              <w:t> </w:t>
            </w:r>
          </w:p>
        </w:tc>
      </w:tr>
      <w:tr w:rsidR="00256D5F" w:rsidRPr="00B60D70" w14:paraId="033262B0" w14:textId="77777777" w:rsidTr="00BD7F9D">
        <w:trPr>
          <w:trHeight w:val="300"/>
        </w:trPr>
        <w:tc>
          <w:tcPr>
            <w:tcW w:w="843" w:type="dxa"/>
            <w:tcBorders>
              <w:top w:val="single" w:sz="6" w:space="0" w:color="auto"/>
              <w:left w:val="single" w:sz="6" w:space="0" w:color="auto"/>
              <w:bottom w:val="single" w:sz="6" w:space="0" w:color="auto"/>
              <w:right w:val="single" w:sz="6" w:space="0" w:color="auto"/>
            </w:tcBorders>
            <w:shd w:val="clear" w:color="auto" w:fill="auto"/>
          </w:tcPr>
          <w:p w14:paraId="1BDC3951" w14:textId="1C36EFB8" w:rsidR="00256D5F" w:rsidRPr="00B60D70" w:rsidRDefault="00256D5F" w:rsidP="00256D5F">
            <w:pPr>
              <w:jc w:val="center"/>
              <w:rPr>
                <w:rFonts w:ascii="TH SarabunPSK" w:hAnsi="TH SarabunPSK" w:cs="TH SarabunPSK"/>
                <w:sz w:val="28"/>
                <w:szCs w:val="28"/>
              </w:rPr>
            </w:pPr>
            <w:r w:rsidRPr="00B60D70">
              <w:rPr>
                <w:rFonts w:ascii="TH SarabunPSK" w:hAnsi="TH SarabunPSK" w:cs="TH SarabunPSK" w:hint="cs"/>
                <w:sz w:val="28"/>
                <w:szCs w:val="28"/>
              </w:rPr>
              <w:t>10.</w:t>
            </w:r>
          </w:p>
        </w:tc>
        <w:tc>
          <w:tcPr>
            <w:tcW w:w="2410" w:type="dxa"/>
            <w:tcBorders>
              <w:top w:val="single" w:sz="6" w:space="0" w:color="auto"/>
              <w:left w:val="single" w:sz="6" w:space="0" w:color="auto"/>
              <w:bottom w:val="single" w:sz="6" w:space="0" w:color="auto"/>
              <w:right w:val="single" w:sz="6" w:space="0" w:color="auto"/>
            </w:tcBorders>
            <w:shd w:val="clear" w:color="auto" w:fill="auto"/>
          </w:tcPr>
          <w:p w14:paraId="6A8FA813" w14:textId="77777777" w:rsidR="00256D5F" w:rsidRPr="00B60D70" w:rsidRDefault="00256D5F" w:rsidP="00BD7F9D">
            <w:pPr>
              <w:ind w:left="46" w:right="132"/>
              <w:rPr>
                <w:rFonts w:ascii="TH SarabunPSK" w:hAnsi="TH SarabunPSK" w:cs="TH SarabunPSK"/>
                <w:sz w:val="28"/>
                <w:szCs w:val="28"/>
                <w:lang w:val="th-TH"/>
              </w:rPr>
            </w:pPr>
            <w:r w:rsidRPr="00B60D70">
              <w:rPr>
                <w:rFonts w:ascii="TH SarabunPSK" w:hAnsi="TH SarabunPSK" w:cs="TH SarabunPSK" w:hint="cs"/>
                <w:sz w:val="28"/>
                <w:szCs w:val="28"/>
                <w:cs/>
                <w:lang w:val="th-TH"/>
              </w:rPr>
              <w:t>ผศ.ดร.สิริมลภัคน์</w:t>
            </w:r>
            <w:r w:rsidRPr="00B60D70">
              <w:rPr>
                <w:rFonts w:ascii="TH SarabunPSK" w:hAnsi="TH SarabunPSK" w:cs="TH SarabunPSK" w:hint="cs"/>
                <w:sz w:val="28"/>
                <w:szCs w:val="28"/>
                <w:lang w:val="th-TH"/>
              </w:rPr>
              <w:t xml:space="preserve"> </w:t>
            </w:r>
            <w:r w:rsidRPr="00B60D70">
              <w:rPr>
                <w:rFonts w:ascii="TH SarabunPSK" w:hAnsi="TH SarabunPSK" w:cs="TH SarabunPSK" w:hint="cs"/>
                <w:sz w:val="28"/>
                <w:szCs w:val="28"/>
                <w:cs/>
                <w:lang w:val="th-TH"/>
              </w:rPr>
              <w:t>สุวรรณคุณ</w:t>
            </w:r>
          </w:p>
        </w:tc>
        <w:tc>
          <w:tcPr>
            <w:tcW w:w="5670" w:type="dxa"/>
            <w:tcBorders>
              <w:top w:val="single" w:sz="6" w:space="0" w:color="auto"/>
              <w:left w:val="single" w:sz="6" w:space="0" w:color="auto"/>
              <w:bottom w:val="single" w:sz="6" w:space="0" w:color="auto"/>
              <w:right w:val="single" w:sz="6" w:space="0" w:color="auto"/>
            </w:tcBorders>
            <w:shd w:val="clear" w:color="auto" w:fill="auto"/>
          </w:tcPr>
          <w:p w14:paraId="19F540B2" w14:textId="70BFAB3A" w:rsidR="007331FA" w:rsidRPr="00B60D70" w:rsidRDefault="007331FA" w:rsidP="00592146">
            <w:pPr>
              <w:rPr>
                <w:rFonts w:ascii="TH SarabunPSK" w:hAnsi="TH SarabunPSK" w:cs="TH SarabunPSK"/>
                <w:sz w:val="28"/>
                <w:szCs w:val="28"/>
                <w:lang w:val="th-TH"/>
              </w:rPr>
            </w:pPr>
            <w:proofErr w:type="spellStart"/>
            <w:r w:rsidRPr="00B60D70">
              <w:rPr>
                <w:rFonts w:ascii="TH SarabunPSK" w:hAnsi="TH SarabunPSK" w:cs="TH SarabunPSK" w:hint="cs"/>
                <w:sz w:val="28"/>
                <w:szCs w:val="28"/>
                <w:u w:val="single"/>
                <w:cs/>
                <w:lang w:val="th-TH"/>
              </w:rPr>
              <w:t>ปร</w:t>
            </w:r>
            <w:proofErr w:type="spellEnd"/>
            <w:r w:rsidRPr="00B60D70">
              <w:rPr>
                <w:rFonts w:ascii="TH SarabunPSK" w:hAnsi="TH SarabunPSK" w:cs="TH SarabunPSK" w:hint="cs"/>
                <w:sz w:val="28"/>
                <w:szCs w:val="28"/>
                <w:u w:val="single"/>
                <w:cs/>
              </w:rPr>
              <w:t>.</w:t>
            </w:r>
            <w:r w:rsidRPr="00B60D70">
              <w:rPr>
                <w:rFonts w:ascii="TH SarabunPSK" w:hAnsi="TH SarabunPSK" w:cs="TH SarabunPSK" w:hint="cs"/>
                <w:sz w:val="28"/>
                <w:szCs w:val="28"/>
                <w:u w:val="single"/>
                <w:cs/>
                <w:lang w:val="th-TH"/>
              </w:rPr>
              <w:t>ด</w:t>
            </w:r>
            <w:r w:rsidRPr="00B60D70">
              <w:rPr>
                <w:rFonts w:ascii="TH SarabunPSK" w:hAnsi="TH SarabunPSK" w:cs="TH SarabunPSK" w:hint="cs"/>
                <w:sz w:val="28"/>
                <w:szCs w:val="28"/>
                <w:u w:val="single"/>
                <w:cs/>
              </w:rPr>
              <w:t>.</w:t>
            </w:r>
            <w:r w:rsidRPr="00B60D70">
              <w:rPr>
                <w:rFonts w:ascii="TH SarabunPSK" w:hAnsi="TH SarabunPSK" w:cs="TH SarabunPSK" w:hint="cs"/>
                <w:sz w:val="28"/>
                <w:szCs w:val="28"/>
                <w:u w:val="single"/>
              </w:rPr>
              <w:t xml:space="preserve"> (</w:t>
            </w:r>
            <w:r w:rsidRPr="00B60D70">
              <w:rPr>
                <w:rFonts w:ascii="TH SarabunPSK" w:hAnsi="TH SarabunPSK" w:cs="TH SarabunPSK" w:hint="cs"/>
                <w:sz w:val="28"/>
                <w:szCs w:val="28"/>
                <w:u w:val="single"/>
                <w:cs/>
                <w:lang w:val="th-TH"/>
              </w:rPr>
              <w:t>นวัตกรรมการเรียนรู้และเทคโนโลยี</w:t>
            </w:r>
            <w:r w:rsidRPr="00B60D70">
              <w:rPr>
                <w:rFonts w:ascii="TH SarabunPSK" w:hAnsi="TH SarabunPSK" w:cs="TH SarabunPSK" w:hint="cs"/>
                <w:sz w:val="28"/>
                <w:szCs w:val="28"/>
                <w:u w:val="single"/>
                <w:cs/>
              </w:rPr>
              <w:t>)</w:t>
            </w:r>
            <w:r w:rsidRPr="00B60D70">
              <w:rPr>
                <w:rFonts w:ascii="TH SarabunPSK" w:hAnsi="TH SarabunPSK" w:cs="TH SarabunPSK" w:hint="cs"/>
                <w:sz w:val="28"/>
                <w:szCs w:val="28"/>
                <w:u w:val="single"/>
              </w:rPr>
              <w:t> </w:t>
            </w:r>
          </w:p>
          <w:p w14:paraId="7C13FB3C" w14:textId="54D79A0E" w:rsidR="00256D5F" w:rsidRPr="00B60D70" w:rsidRDefault="00256D5F" w:rsidP="007331FA">
            <w:pPr>
              <w:rPr>
                <w:rFonts w:ascii="TH SarabunPSK" w:hAnsi="TH SarabunPSK" w:cs="TH SarabunPSK"/>
                <w:sz w:val="28"/>
                <w:szCs w:val="28"/>
              </w:rPr>
            </w:pPr>
            <w:r w:rsidRPr="00B60D70">
              <w:rPr>
                <w:rFonts w:ascii="TH SarabunPSK" w:hAnsi="TH SarabunPSK" w:cs="TH SarabunPSK" w:hint="cs"/>
                <w:sz w:val="28"/>
                <w:szCs w:val="28"/>
                <w:cs/>
                <w:lang w:val="th-TH"/>
              </w:rPr>
              <w:t>ค</w:t>
            </w:r>
            <w:r w:rsidRPr="00B60D70">
              <w:rPr>
                <w:rFonts w:ascii="TH SarabunPSK" w:hAnsi="TH SarabunPSK" w:cs="TH SarabunPSK" w:hint="cs"/>
                <w:sz w:val="28"/>
                <w:szCs w:val="28"/>
                <w:cs/>
              </w:rPr>
              <w:t>.</w:t>
            </w:r>
            <w:proofErr w:type="spellStart"/>
            <w:r w:rsidRPr="00B60D70">
              <w:rPr>
                <w:rFonts w:ascii="TH SarabunPSK" w:hAnsi="TH SarabunPSK" w:cs="TH SarabunPSK" w:hint="cs"/>
                <w:sz w:val="28"/>
                <w:szCs w:val="28"/>
                <w:cs/>
                <w:lang w:val="th-TH"/>
              </w:rPr>
              <w:t>อ</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ม</w:t>
            </w:r>
            <w:proofErr w:type="spellEnd"/>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วิศวกรรมไฟฟ้า</w:t>
            </w:r>
            <w:r w:rsidRPr="00B60D70">
              <w:rPr>
                <w:rFonts w:ascii="TH SarabunPSK" w:hAnsi="TH SarabunPSK" w:cs="TH SarabunPSK" w:hint="cs"/>
                <w:sz w:val="28"/>
                <w:szCs w:val="28"/>
                <w:cs/>
              </w:rPr>
              <w:t>)</w:t>
            </w:r>
            <w:r w:rsidRPr="00B60D70">
              <w:rPr>
                <w:rFonts w:ascii="TH SarabunPSK" w:hAnsi="TH SarabunPSK" w:cs="TH SarabunPSK" w:hint="cs"/>
                <w:sz w:val="28"/>
                <w:szCs w:val="28"/>
              </w:rPr>
              <w:t> </w:t>
            </w:r>
          </w:p>
          <w:p w14:paraId="0BC23B5B" w14:textId="789BB15B" w:rsidR="007331FA" w:rsidRPr="00B60D70" w:rsidRDefault="007331FA" w:rsidP="007331FA">
            <w:pPr>
              <w:rPr>
                <w:rFonts w:ascii="TH SarabunPSK" w:hAnsi="TH SarabunPSK" w:cs="TH SarabunPSK"/>
                <w:sz w:val="28"/>
                <w:szCs w:val="28"/>
              </w:rPr>
            </w:pPr>
            <w:r w:rsidRPr="00B60D70">
              <w:rPr>
                <w:rFonts w:ascii="TH SarabunPSK" w:hAnsi="TH SarabunPSK" w:cs="TH SarabunPSK" w:hint="cs"/>
                <w:sz w:val="28"/>
                <w:szCs w:val="28"/>
                <w:cs/>
                <w:lang w:val="th-TH"/>
              </w:rPr>
              <w:t>ค</w:t>
            </w:r>
            <w:r w:rsidRPr="00B60D70">
              <w:rPr>
                <w:rFonts w:ascii="TH SarabunPSK" w:hAnsi="TH SarabunPSK" w:cs="TH SarabunPSK" w:hint="cs"/>
                <w:sz w:val="28"/>
                <w:szCs w:val="28"/>
                <w:cs/>
              </w:rPr>
              <w:t>.</w:t>
            </w:r>
            <w:proofErr w:type="spellStart"/>
            <w:r w:rsidRPr="00B60D70">
              <w:rPr>
                <w:rFonts w:ascii="TH SarabunPSK" w:hAnsi="TH SarabunPSK" w:cs="TH SarabunPSK" w:hint="cs"/>
                <w:sz w:val="28"/>
                <w:szCs w:val="28"/>
                <w:cs/>
                <w:lang w:val="th-TH"/>
              </w:rPr>
              <w:t>อ</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บ</w:t>
            </w:r>
            <w:proofErr w:type="spellEnd"/>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วิศวกรรมไฟฟ้า</w:t>
            </w:r>
            <w:r w:rsidRPr="00B60D70">
              <w:rPr>
                <w:rFonts w:ascii="TH SarabunPSK" w:hAnsi="TH SarabunPSK" w:cs="TH SarabunPSK" w:hint="cs"/>
                <w:sz w:val="28"/>
                <w:szCs w:val="28"/>
                <w:cs/>
              </w:rPr>
              <w:t>)</w:t>
            </w:r>
            <w:r w:rsidRPr="00B60D70">
              <w:rPr>
                <w:rFonts w:ascii="TH SarabunPSK" w:hAnsi="TH SarabunPSK" w:cs="TH SarabunPSK" w:hint="cs"/>
                <w:sz w:val="28"/>
                <w:szCs w:val="28"/>
              </w:rPr>
              <w:t> </w:t>
            </w:r>
          </w:p>
        </w:tc>
      </w:tr>
    </w:tbl>
    <w:p w14:paraId="3F009BE1" w14:textId="77777777" w:rsidR="009E6917" w:rsidRPr="00B60D70" w:rsidRDefault="009E6917" w:rsidP="00592146">
      <w:pPr>
        <w:rPr>
          <w:rFonts w:ascii="TH SarabunPSK" w:hAnsi="TH SarabunPSK" w:cs="TH SarabunPSK"/>
          <w:sz w:val="20"/>
          <w:szCs w:val="20"/>
        </w:rPr>
      </w:pPr>
    </w:p>
    <w:p w14:paraId="1568EB72" w14:textId="77777777" w:rsidR="009E6917" w:rsidRPr="00B60D70" w:rsidRDefault="00D756E0" w:rsidP="00FF7D50">
      <w:pPr>
        <w:pStyle w:val="2"/>
        <w:numPr>
          <w:ilvl w:val="1"/>
          <w:numId w:val="76"/>
        </w:numPr>
        <w:rPr>
          <w:rFonts w:ascii="TH SarabunPSK" w:hAnsi="TH SarabunPSK" w:cs="TH SarabunPSK"/>
          <w:cs/>
        </w:rPr>
      </w:pPr>
      <w:bookmarkStart w:id="272" w:name="_Toc179246029"/>
      <w:bookmarkStart w:id="273" w:name="_Toc179656397"/>
      <w:bookmarkStart w:id="274" w:name="_Toc180609477"/>
      <w:bookmarkStart w:id="275" w:name="_Toc191634093"/>
      <w:r w:rsidRPr="00B60D70">
        <w:rPr>
          <w:rFonts w:ascii="TH SarabunPSK" w:hAnsi="TH SarabunPSK" w:cs="TH SarabunPSK" w:hint="cs"/>
          <w:cs/>
        </w:rPr>
        <w:t>คุณสมบัติของผู้เข้าศึกษา</w:t>
      </w:r>
      <w:bookmarkEnd w:id="272"/>
      <w:bookmarkEnd w:id="273"/>
      <w:bookmarkEnd w:id="274"/>
      <w:bookmarkEnd w:id="275"/>
      <w:r w:rsidRPr="00B60D70">
        <w:rPr>
          <w:rFonts w:ascii="TH SarabunPSK" w:hAnsi="TH SarabunPSK" w:cs="TH SarabunPSK" w:hint="cs"/>
          <w:cs/>
        </w:rPr>
        <w:t xml:space="preserve"> </w:t>
      </w:r>
    </w:p>
    <w:bookmarkEnd w:id="261"/>
    <w:p w14:paraId="224790BE" w14:textId="2B1A9B25" w:rsidR="00446695" w:rsidRPr="00B60D70" w:rsidRDefault="00446695" w:rsidP="00E57134">
      <w:pPr>
        <w:pStyle w:val="af9"/>
        <w:numPr>
          <w:ilvl w:val="1"/>
          <w:numId w:val="161"/>
        </w:numPr>
        <w:ind w:left="993" w:hanging="426"/>
        <w:rPr>
          <w:rFonts w:ascii="TH SarabunPSK" w:hAnsi="TH SarabunPSK" w:cs="TH SarabunPSK"/>
        </w:rPr>
      </w:pPr>
      <w:r w:rsidRPr="00B60D70">
        <w:rPr>
          <w:rFonts w:ascii="TH SarabunPSK" w:hAnsi="TH SarabunPSK" w:cs="TH SarabunPSK" w:hint="cs"/>
          <w:cs/>
        </w:rPr>
        <w:t>เป็นผู้สำเร็จการศึกษาระดับประกาศนียบัตรวิชาชีพ (ปวช.) สาขาวิชาช่างก่อสร้าง หรือช่างโยธา หรือช่างสำรวจ หรือสถาปัตยกรรม หรือสาขาวิชาอื่น</w:t>
      </w:r>
      <w:r w:rsidR="00D420AC" w:rsidRPr="00B60D70">
        <w:rPr>
          <w:rFonts w:ascii="TH SarabunPSK" w:hAnsi="TH SarabunPSK" w:cs="TH SarabunPSK" w:hint="cs"/>
          <w:cs/>
        </w:rPr>
        <w:t xml:space="preserve"> ๆ</w:t>
      </w:r>
      <w:r w:rsidRPr="00B60D70">
        <w:rPr>
          <w:rFonts w:ascii="TH SarabunPSK" w:hAnsi="TH SarabunPSK" w:cs="TH SarabunPSK" w:hint="cs"/>
          <w:cs/>
        </w:rPr>
        <w:t xml:space="preserve"> ที่เกี่ยวข้อง หรือ ระดับมัธยมศึกษาตอนปลาย (มัธยมศึกษาปีที่ </w:t>
      </w:r>
      <w:r w:rsidRPr="00B60D70">
        <w:rPr>
          <w:rFonts w:ascii="TH SarabunPSK" w:hAnsi="TH SarabunPSK" w:cs="TH SarabunPSK" w:hint="cs"/>
        </w:rPr>
        <w:t xml:space="preserve">6) </w:t>
      </w:r>
      <w:r w:rsidRPr="00B60D70">
        <w:rPr>
          <w:rFonts w:ascii="TH SarabunPSK" w:hAnsi="TH SarabunPSK" w:cs="TH SarabunPSK" w:hint="cs"/>
          <w:cs/>
        </w:rPr>
        <w:t xml:space="preserve">หรือกลุ่มสาระการเรียนรู้วิทยาศาสตร์และกลุ่มสาระการเรียนรู้คณิตศาสตร์ ช่วงชั้นที่ </w:t>
      </w:r>
      <w:r w:rsidRPr="00B60D70">
        <w:rPr>
          <w:rFonts w:ascii="TH SarabunPSK" w:hAnsi="TH SarabunPSK" w:cs="TH SarabunPSK" w:hint="cs"/>
        </w:rPr>
        <w:t>4</w:t>
      </w:r>
      <w:r w:rsidRPr="00B60D70">
        <w:rPr>
          <w:rFonts w:ascii="TH SarabunPSK" w:hAnsi="TH SarabunPSK" w:cs="TH SarabunPSK" w:hint="cs"/>
          <w:cs/>
        </w:rPr>
        <w:t xml:space="preserve"> หรือสายการเรียนวิทยาศาสตร์ – คณิตศาสตร์ หรือสายวิชาอื่น</w:t>
      </w:r>
      <w:r w:rsidR="00D420AC" w:rsidRPr="00B60D70">
        <w:rPr>
          <w:rFonts w:ascii="TH SarabunPSK" w:hAnsi="TH SarabunPSK" w:cs="TH SarabunPSK" w:hint="cs"/>
          <w:cs/>
        </w:rPr>
        <w:t xml:space="preserve"> ๆ</w:t>
      </w:r>
      <w:r w:rsidRPr="00B60D70">
        <w:rPr>
          <w:rFonts w:ascii="TH SarabunPSK" w:hAnsi="TH SarabunPSK" w:cs="TH SarabunPSK" w:hint="cs"/>
          <w:cs/>
        </w:rPr>
        <w:t xml:space="preserve"> ที่มี</w:t>
      </w:r>
      <w:r w:rsidR="0083277E" w:rsidRPr="00B60D70">
        <w:rPr>
          <w:rFonts w:ascii="TH SarabunPSK" w:hAnsi="TH SarabunPSK" w:cs="TH SarabunPSK" w:hint="cs"/>
          <w:cs/>
        </w:rPr>
        <w:t>หน่วย</w:t>
      </w:r>
      <w:proofErr w:type="spellStart"/>
      <w:r w:rsidR="0083277E" w:rsidRPr="00B60D70">
        <w:rPr>
          <w:rFonts w:ascii="TH SarabunPSK" w:hAnsi="TH SarabunPSK" w:cs="TH SarabunPSK" w:hint="cs"/>
          <w:cs/>
        </w:rPr>
        <w:t>กิ</w:t>
      </w:r>
      <w:proofErr w:type="spellEnd"/>
      <w:r w:rsidR="0083277E" w:rsidRPr="00B60D70">
        <w:rPr>
          <w:rFonts w:ascii="TH SarabunPSK" w:hAnsi="TH SarabunPSK" w:cs="TH SarabunPSK" w:hint="cs"/>
          <w:cs/>
        </w:rPr>
        <w:t>ต</w:t>
      </w:r>
      <w:r w:rsidRPr="00B60D70">
        <w:rPr>
          <w:rFonts w:ascii="TH SarabunPSK" w:hAnsi="TH SarabunPSK" w:cs="TH SarabunPSK" w:hint="cs"/>
          <w:cs/>
        </w:rPr>
        <w:t>กลุ่มสาระคณิตศาสตร์ วิทยาศาสตร์ ไม่น้อยกว่าที่มหาวิทยาลัย กำหนด</w:t>
      </w:r>
    </w:p>
    <w:p w14:paraId="2E887BE7" w14:textId="7EFF511C" w:rsidR="00446695" w:rsidRPr="00B60D70" w:rsidRDefault="00446695" w:rsidP="00E57134">
      <w:pPr>
        <w:pStyle w:val="af9"/>
        <w:numPr>
          <w:ilvl w:val="1"/>
          <w:numId w:val="161"/>
        </w:numPr>
        <w:ind w:left="993" w:hanging="426"/>
        <w:rPr>
          <w:rFonts w:ascii="TH SarabunPSK" w:hAnsi="TH SarabunPSK" w:cs="TH SarabunPSK"/>
        </w:rPr>
      </w:pPr>
      <w:r w:rsidRPr="00B60D70">
        <w:rPr>
          <w:rFonts w:ascii="TH SarabunPSK" w:hAnsi="TH SarabunPSK" w:cs="TH SarabunPSK" w:hint="cs"/>
          <w:cs/>
        </w:rPr>
        <w:t>มีคุณสมบัติอื่น</w:t>
      </w:r>
      <w:r w:rsidR="00D420AC" w:rsidRPr="00B60D70">
        <w:rPr>
          <w:rFonts w:ascii="TH SarabunPSK" w:hAnsi="TH SarabunPSK" w:cs="TH SarabunPSK" w:hint="cs"/>
          <w:cs/>
        </w:rPr>
        <w:t xml:space="preserve"> ๆ</w:t>
      </w:r>
      <w:r w:rsidRPr="00B60D70">
        <w:rPr>
          <w:rFonts w:ascii="TH SarabunPSK" w:hAnsi="TH SarabunPSK" w:cs="TH SarabunPSK" w:hint="cs"/>
          <w:cs/>
        </w:rPr>
        <w:t xml:space="preserve"> ตามเกณฑ์ที่ สป.</w:t>
      </w:r>
      <w:proofErr w:type="spellStart"/>
      <w:r w:rsidRPr="00B60D70">
        <w:rPr>
          <w:rFonts w:ascii="TH SarabunPSK" w:hAnsi="TH SarabunPSK" w:cs="TH SarabunPSK" w:hint="cs"/>
          <w:cs/>
        </w:rPr>
        <w:t>อว</w:t>
      </w:r>
      <w:proofErr w:type="spellEnd"/>
      <w:r w:rsidRPr="00B60D70">
        <w:rPr>
          <w:rFonts w:ascii="TH SarabunPSK" w:hAnsi="TH SarabunPSK" w:cs="TH SarabunPSK" w:hint="cs"/>
          <w:cs/>
        </w:rPr>
        <w:t xml:space="preserve">. กำหนด หรือเป็นผู้ที่ผ่านการคัดเลือกตามเกณฑ์ของมหาวิทยาลัยเทคโนโลยีพระจอมเกล้าธนบุรี </w:t>
      </w:r>
    </w:p>
    <w:p w14:paraId="58D9AE71" w14:textId="77777777" w:rsidR="00E53951" w:rsidRPr="00B60D70" w:rsidRDefault="00E53951" w:rsidP="00592146">
      <w:pPr>
        <w:rPr>
          <w:rFonts w:ascii="TH SarabunPSK" w:hAnsi="TH SarabunPSK" w:cs="TH SarabunPSK"/>
          <w:sz w:val="20"/>
          <w:szCs w:val="20"/>
        </w:rPr>
      </w:pPr>
    </w:p>
    <w:p w14:paraId="5010037F" w14:textId="77777777" w:rsidR="009E6917" w:rsidRPr="00B60D70" w:rsidRDefault="00D756E0" w:rsidP="00FF7D50">
      <w:pPr>
        <w:pStyle w:val="2"/>
        <w:numPr>
          <w:ilvl w:val="1"/>
          <w:numId w:val="76"/>
        </w:numPr>
        <w:rPr>
          <w:rFonts w:ascii="TH SarabunPSK" w:hAnsi="TH SarabunPSK" w:cs="TH SarabunPSK"/>
        </w:rPr>
      </w:pPr>
      <w:bookmarkStart w:id="276" w:name="_Toc179246030"/>
      <w:bookmarkStart w:id="277" w:name="_Toc179656398"/>
      <w:bookmarkStart w:id="278" w:name="_Toc180609478"/>
      <w:bookmarkStart w:id="279" w:name="_Toc191634094"/>
      <w:bookmarkStart w:id="280" w:name="_Hlk117776214"/>
      <w:r w:rsidRPr="00B60D70">
        <w:rPr>
          <w:rFonts w:ascii="TH SarabunPSK" w:hAnsi="TH SarabunPSK" w:cs="TH SarabunPSK" w:hint="cs"/>
          <w:cs/>
        </w:rPr>
        <w:t>สถานภาพของหลักสูตรและการพิจารณาอนุมัติ/เห็นชอบหลักสูตร</w:t>
      </w:r>
      <w:bookmarkEnd w:id="276"/>
      <w:bookmarkEnd w:id="277"/>
      <w:bookmarkEnd w:id="278"/>
      <w:bookmarkEnd w:id="279"/>
      <w:r w:rsidRPr="00B60D70">
        <w:rPr>
          <w:rFonts w:ascii="TH SarabunPSK" w:hAnsi="TH SarabunPSK" w:cs="TH SarabunPSK" w:hint="cs"/>
          <w:cs/>
        </w:rPr>
        <w:t xml:space="preserve"> </w:t>
      </w:r>
    </w:p>
    <w:bookmarkEnd w:id="280"/>
    <w:p w14:paraId="3B6944DF" w14:textId="44F221D3" w:rsidR="009E6917" w:rsidRPr="00B60D70" w:rsidRDefault="00DB6EAE" w:rsidP="00446695">
      <w:pPr>
        <w:ind w:firstLine="720"/>
        <w:rPr>
          <w:rFonts w:ascii="TH SarabunPSK" w:hAnsi="TH SarabunPSK" w:cs="TH SarabunPSK"/>
          <w:b/>
          <w:bCs/>
        </w:rPr>
      </w:pPr>
      <w:r w:rsidRPr="00B60D70">
        <w:rPr>
          <w:rFonts w:ascii="TH SarabunPSK" w:eastAsia="Wingdings 2" w:hAnsi="TH SarabunPSK" w:cs="TH SarabunPSK" w:hint="cs"/>
          <w:b/>
          <w:bCs/>
        </w:rPr>
        <w:sym w:font="Wingdings 2" w:char="F052"/>
      </w:r>
      <w:r w:rsidR="00D756E0" w:rsidRPr="00B60D70">
        <w:rPr>
          <w:rFonts w:ascii="TH SarabunPSK" w:hAnsi="TH SarabunPSK" w:cs="TH SarabunPSK" w:hint="cs"/>
          <w:cs/>
        </w:rPr>
        <w:t xml:space="preserve"> </w:t>
      </w:r>
      <w:r w:rsidR="00D756E0" w:rsidRPr="00B60D70">
        <w:rPr>
          <w:rFonts w:ascii="TH SarabunPSK" w:hAnsi="TH SarabunPSK" w:cs="TH SarabunPSK" w:hint="cs"/>
          <w:cs/>
          <w:lang w:val="th-TH"/>
        </w:rPr>
        <w:t xml:space="preserve">หลักสูตรปรับปรุง </w:t>
      </w:r>
      <w:r w:rsidR="00D756E0" w:rsidRPr="00B60D70">
        <w:rPr>
          <w:rFonts w:ascii="TH SarabunPSK" w:hAnsi="TH SarabunPSK" w:cs="TH SarabunPSK" w:hint="cs"/>
          <w:cs/>
        </w:rPr>
        <w:tab/>
      </w:r>
      <w:r w:rsidR="00D756E0" w:rsidRPr="00B60D70">
        <w:rPr>
          <w:rFonts w:ascii="TH SarabunPSK" w:hAnsi="TH SarabunPSK" w:cs="TH SarabunPSK" w:hint="cs"/>
          <w:u w:val="single"/>
          <w:cs/>
          <w:lang w:val="th-TH"/>
        </w:rPr>
        <w:t>กำหนดเปิดสอนเดือน สิงหาคม พ</w:t>
      </w:r>
      <w:r w:rsidR="00D756E0" w:rsidRPr="00B60D70">
        <w:rPr>
          <w:rFonts w:ascii="TH SarabunPSK" w:hAnsi="TH SarabunPSK" w:cs="TH SarabunPSK" w:hint="cs"/>
          <w:u w:val="single"/>
          <w:cs/>
        </w:rPr>
        <w:t>.</w:t>
      </w:r>
      <w:r w:rsidR="00D756E0" w:rsidRPr="00B60D70">
        <w:rPr>
          <w:rFonts w:ascii="TH SarabunPSK" w:hAnsi="TH SarabunPSK" w:cs="TH SarabunPSK" w:hint="cs"/>
          <w:u w:val="single"/>
          <w:cs/>
          <w:lang w:val="th-TH"/>
        </w:rPr>
        <w:t>ศ</w:t>
      </w:r>
      <w:r w:rsidR="00D756E0" w:rsidRPr="00B60D70">
        <w:rPr>
          <w:rFonts w:ascii="TH SarabunPSK" w:hAnsi="TH SarabunPSK" w:cs="TH SarabunPSK" w:hint="cs"/>
          <w:u w:val="single"/>
          <w:cs/>
        </w:rPr>
        <w:t xml:space="preserve">. </w:t>
      </w:r>
      <w:r w:rsidR="00D756E0" w:rsidRPr="00B60D70">
        <w:rPr>
          <w:rFonts w:ascii="TH SarabunPSK" w:hAnsi="TH SarabunPSK" w:cs="TH SarabunPSK" w:hint="cs"/>
          <w:u w:val="single"/>
        </w:rPr>
        <w:t>2568</w:t>
      </w:r>
    </w:p>
    <w:p w14:paraId="5083F076" w14:textId="57F94E5C" w:rsidR="009E6917" w:rsidRPr="00B60D70" w:rsidRDefault="00D756E0" w:rsidP="00592146">
      <w:pPr>
        <w:rPr>
          <w:rFonts w:ascii="TH SarabunPSK" w:hAnsi="TH SarabunPSK" w:cs="TH SarabunPSK"/>
          <w:u w:val="single"/>
        </w:rPr>
      </w:pPr>
      <w:r w:rsidRPr="00B60D70">
        <w:rPr>
          <w:rFonts w:ascii="TH SarabunPSK" w:hAnsi="TH SarabunPSK" w:cs="TH SarabunPSK" w:hint="cs"/>
          <w:b/>
          <w:bCs/>
          <w:cs/>
        </w:rPr>
        <w:tab/>
      </w:r>
      <w:r w:rsidRPr="00B60D70">
        <w:rPr>
          <w:rFonts w:ascii="TH SarabunPSK" w:hAnsi="TH SarabunPSK" w:cs="TH SarabunPSK" w:hint="cs"/>
          <w:b/>
          <w:bCs/>
          <w:cs/>
        </w:rPr>
        <w:tab/>
      </w:r>
      <w:r w:rsidRPr="00B60D70">
        <w:rPr>
          <w:rFonts w:ascii="TH SarabunPSK" w:hAnsi="TH SarabunPSK" w:cs="TH SarabunPSK" w:hint="cs"/>
          <w:b/>
          <w:bCs/>
          <w:cs/>
        </w:rPr>
        <w:tab/>
      </w:r>
      <w:r w:rsidR="00446695" w:rsidRPr="00B60D70">
        <w:rPr>
          <w:rFonts w:ascii="TH SarabunPSK" w:hAnsi="TH SarabunPSK" w:cs="TH SarabunPSK" w:hint="cs"/>
          <w:b/>
          <w:bCs/>
        </w:rPr>
        <w:tab/>
      </w:r>
      <w:r w:rsidRPr="00B60D70">
        <w:rPr>
          <w:rFonts w:ascii="TH SarabunPSK" w:hAnsi="TH SarabunPSK" w:cs="TH SarabunPSK" w:hint="cs"/>
          <w:u w:val="single"/>
          <w:cs/>
          <w:lang w:val="th-TH"/>
        </w:rPr>
        <w:t>ภาคการศึกษาที่</w:t>
      </w:r>
      <w:r w:rsidRPr="00B60D70">
        <w:rPr>
          <w:rFonts w:ascii="TH SarabunPSK" w:hAnsi="TH SarabunPSK" w:cs="TH SarabunPSK" w:hint="cs"/>
          <w:u w:val="single"/>
        </w:rPr>
        <w:t xml:space="preserve"> 1</w:t>
      </w:r>
      <w:r w:rsidRPr="00B60D70">
        <w:rPr>
          <w:rFonts w:ascii="TH SarabunPSK" w:hAnsi="TH SarabunPSK" w:cs="TH SarabunPSK" w:hint="cs"/>
          <w:u w:val="single"/>
          <w:cs/>
        </w:rPr>
        <w:t xml:space="preserve"> </w:t>
      </w:r>
      <w:r w:rsidRPr="00B60D70">
        <w:rPr>
          <w:rFonts w:ascii="TH SarabunPSK" w:hAnsi="TH SarabunPSK" w:cs="TH SarabunPSK" w:hint="cs"/>
          <w:u w:val="single"/>
          <w:cs/>
          <w:lang w:val="th-TH"/>
        </w:rPr>
        <w:t>ปีการศึกษา</w:t>
      </w:r>
      <w:r w:rsidRPr="00B60D70">
        <w:rPr>
          <w:rFonts w:ascii="TH SarabunPSK" w:hAnsi="TH SarabunPSK" w:cs="TH SarabunPSK" w:hint="cs"/>
          <w:u w:val="single"/>
        </w:rPr>
        <w:t xml:space="preserve"> 2568</w:t>
      </w:r>
    </w:p>
    <w:p w14:paraId="72F36A2E" w14:textId="77777777" w:rsidR="00212B07" w:rsidRPr="00B60D70" w:rsidRDefault="00212B07" w:rsidP="00212B07">
      <w:pPr>
        <w:rPr>
          <w:rFonts w:ascii="TH SarabunPSK" w:hAnsi="TH SarabunPSK" w:cs="TH SarabunPSK"/>
        </w:rPr>
      </w:pPr>
    </w:p>
    <w:p w14:paraId="5A0A7D6B" w14:textId="4E5F3DE4" w:rsidR="00446695" w:rsidRPr="00B60D70" w:rsidRDefault="00D756E0" w:rsidP="00BD7F9D">
      <w:pPr>
        <w:rPr>
          <w:rFonts w:ascii="TH SarabunPSK" w:hAnsi="TH SarabunPSK" w:cs="TH SarabunPSK"/>
        </w:rPr>
      </w:pPr>
      <w:r w:rsidRPr="00B60D70">
        <w:rPr>
          <w:rFonts w:ascii="TH SarabunPSK" w:hAnsi="TH SarabunPSK" w:cs="TH SarabunPSK" w:hint="cs"/>
          <w:cs/>
          <w:lang w:val="th-TH"/>
        </w:rPr>
        <w:t>เริ่มใช้มาตั้งแต่ปี พ</w:t>
      </w:r>
      <w:r w:rsidRPr="00B60D70">
        <w:rPr>
          <w:rFonts w:ascii="TH SarabunPSK" w:hAnsi="TH SarabunPSK" w:cs="TH SarabunPSK" w:hint="cs"/>
          <w:cs/>
        </w:rPr>
        <w:t>.</w:t>
      </w:r>
      <w:r w:rsidRPr="00B60D70">
        <w:rPr>
          <w:rFonts w:ascii="TH SarabunPSK" w:hAnsi="TH SarabunPSK" w:cs="TH SarabunPSK" w:hint="cs"/>
          <w:cs/>
          <w:lang w:val="th-TH"/>
        </w:rPr>
        <w:t>ศ</w:t>
      </w:r>
      <w:r w:rsidRPr="00B60D70">
        <w:rPr>
          <w:rFonts w:ascii="TH SarabunPSK" w:hAnsi="TH SarabunPSK" w:cs="TH SarabunPSK" w:hint="cs"/>
          <w:cs/>
        </w:rPr>
        <w:t xml:space="preserve">. </w:t>
      </w:r>
      <w:r w:rsidRPr="00B60D70">
        <w:rPr>
          <w:rFonts w:ascii="TH SarabunPSK" w:hAnsi="TH SarabunPSK" w:cs="TH SarabunPSK" w:hint="cs"/>
        </w:rPr>
        <w:t xml:space="preserve">2547 </w:t>
      </w:r>
      <w:r w:rsidR="00A7221B" w:rsidRPr="00B60D70">
        <w:rPr>
          <w:rFonts w:ascii="TH SarabunPSK" w:hAnsi="TH SarabunPSK" w:cs="TH SarabunPSK"/>
          <w:cs/>
          <w:lang w:val="th-TH"/>
        </w:rPr>
        <w:t>โดยปรับปรุงจากหลักสูตรครุศาสตร์อุตสาหกรรมบัณฑิต สาขาวิชาวิศวกรรมโยธา (หลักสูตร 5 ปี) หลักสูตรปรับปรุง พ.ศ. 2563</w:t>
      </w:r>
    </w:p>
    <w:p w14:paraId="0661BAF6" w14:textId="77777777" w:rsidR="00DA4597" w:rsidRPr="00DA4597" w:rsidRDefault="00DA4597" w:rsidP="00DA4597">
      <w:pPr>
        <w:rPr>
          <w:rFonts w:ascii="TH SarabunPSK" w:hAnsi="TH SarabunPSK" w:cs="TH SarabunPSK"/>
          <w:lang w:val="th-TH"/>
        </w:rPr>
      </w:pPr>
      <w:bookmarkStart w:id="281" w:name="_Hlk117783145"/>
      <w:r w:rsidRPr="00DA4597">
        <w:rPr>
          <w:rFonts w:ascii="TH SarabunPSK" w:hAnsi="TH SarabunPSK" w:cs="TH SarabunPSK"/>
          <w:cs/>
          <w:lang w:val="th-TH"/>
        </w:rPr>
        <w:t>ได้พิจารณากลั่นกรองโดยสภาวิชาการ  ในการประชุมครั้งที่ 3/2568</w:t>
      </w:r>
    </w:p>
    <w:p w14:paraId="6E4E16DA" w14:textId="77777777" w:rsidR="00DA4597" w:rsidRPr="00DA4597" w:rsidRDefault="00DA4597" w:rsidP="00DA4597">
      <w:pPr>
        <w:rPr>
          <w:rFonts w:ascii="TH SarabunPSK" w:hAnsi="TH SarabunPSK" w:cs="TH SarabunPSK"/>
          <w:lang w:val="th-TH"/>
        </w:rPr>
      </w:pPr>
      <w:r w:rsidRPr="00DA4597">
        <w:rPr>
          <w:rFonts w:ascii="TH SarabunPSK" w:hAnsi="TH SarabunPSK" w:cs="TH SarabunPSK"/>
          <w:cs/>
          <w:lang w:val="th-TH"/>
        </w:rPr>
        <w:t>เมื่อวันที่ 10 เดือน มีนาคม พ.ศ. 2568</w:t>
      </w:r>
    </w:p>
    <w:p w14:paraId="44CF9ED5" w14:textId="77777777" w:rsidR="00DA4597" w:rsidRPr="00DA4597" w:rsidRDefault="00DA4597" w:rsidP="00DA4597">
      <w:pPr>
        <w:rPr>
          <w:rFonts w:ascii="TH SarabunPSK" w:hAnsi="TH SarabunPSK" w:cs="TH SarabunPSK"/>
          <w:lang w:val="th-TH"/>
        </w:rPr>
      </w:pPr>
      <w:r w:rsidRPr="00DA4597">
        <w:rPr>
          <w:rFonts w:ascii="TH SarabunPSK" w:hAnsi="TH SarabunPSK" w:cs="TH SarabunPSK"/>
          <w:cs/>
          <w:lang w:val="th-TH"/>
        </w:rPr>
        <w:t>ได้รับอนุมัติ/เห็นชอบหลักสูตรจากสภามหาวิทยาลัยฯ ในการประชุมครั้งที่ 308</w:t>
      </w:r>
    </w:p>
    <w:p w14:paraId="079BD4FB" w14:textId="5148491E" w:rsidR="009E6917" w:rsidRPr="00DA4597" w:rsidRDefault="00DA4597" w:rsidP="00DA4597">
      <w:pPr>
        <w:rPr>
          <w:rFonts w:ascii="TH SarabunPSK" w:hAnsi="TH SarabunPSK" w:cs="TH SarabunPSK"/>
          <w:sz w:val="20"/>
          <w:szCs w:val="20"/>
        </w:rPr>
      </w:pPr>
      <w:r w:rsidRPr="00DA4597">
        <w:rPr>
          <w:rFonts w:ascii="TH SarabunPSK" w:hAnsi="TH SarabunPSK" w:cs="TH SarabunPSK"/>
          <w:cs/>
          <w:lang w:val="th-TH"/>
        </w:rPr>
        <w:t>เมื่อวันที่ 2 เดือน เมษายน พ.ศ. 2568</w:t>
      </w:r>
    </w:p>
    <w:p w14:paraId="5D29E1EF" w14:textId="77777777" w:rsidR="00DA4597" w:rsidRPr="00B60D70" w:rsidRDefault="00DA4597" w:rsidP="00DA4597">
      <w:pPr>
        <w:pStyle w:val="af9"/>
        <w:rPr>
          <w:rFonts w:ascii="TH SarabunPSK" w:hAnsi="TH SarabunPSK" w:cs="TH SarabunPSK" w:hint="cs"/>
          <w:sz w:val="20"/>
          <w:szCs w:val="20"/>
        </w:rPr>
      </w:pPr>
    </w:p>
    <w:p w14:paraId="00466359" w14:textId="77777777" w:rsidR="009E6917" w:rsidRPr="00B60D70" w:rsidRDefault="00D756E0" w:rsidP="00FF7D50">
      <w:pPr>
        <w:pStyle w:val="2"/>
        <w:numPr>
          <w:ilvl w:val="1"/>
          <w:numId w:val="76"/>
        </w:numPr>
        <w:rPr>
          <w:rFonts w:ascii="TH SarabunPSK" w:hAnsi="TH SarabunPSK" w:cs="TH SarabunPSK"/>
        </w:rPr>
      </w:pPr>
      <w:bookmarkStart w:id="282" w:name="_Toc179246031"/>
      <w:bookmarkStart w:id="283" w:name="_Toc179656399"/>
      <w:bookmarkStart w:id="284" w:name="_Toc180609479"/>
      <w:bookmarkStart w:id="285" w:name="_Toc191634095"/>
      <w:r w:rsidRPr="00B60D70">
        <w:rPr>
          <w:rFonts w:ascii="TH SarabunPSK" w:hAnsi="TH SarabunPSK" w:cs="TH SarabunPSK" w:hint="cs"/>
          <w:cs/>
        </w:rPr>
        <w:t>ความพร้อมในการเผยแพร่หลักสูตรที่มีคุณภาพและมาตรฐาน</w:t>
      </w:r>
      <w:bookmarkEnd w:id="282"/>
      <w:bookmarkEnd w:id="283"/>
      <w:bookmarkEnd w:id="284"/>
      <w:bookmarkEnd w:id="285"/>
      <w:r w:rsidRPr="00B60D70">
        <w:rPr>
          <w:rFonts w:ascii="TH SarabunPSK" w:hAnsi="TH SarabunPSK" w:cs="TH SarabunPSK" w:hint="cs"/>
          <w:cs/>
        </w:rPr>
        <w:t xml:space="preserve"> </w:t>
      </w:r>
    </w:p>
    <w:bookmarkEnd w:id="281"/>
    <w:p w14:paraId="275E0FB8" w14:textId="323D36D1" w:rsidR="009E6917" w:rsidRPr="00B60D70" w:rsidRDefault="00D756E0" w:rsidP="00446695">
      <w:pPr>
        <w:ind w:left="576"/>
        <w:rPr>
          <w:rFonts w:ascii="TH SarabunPSK" w:hAnsi="TH SarabunPSK" w:cs="TH SarabunPSK"/>
        </w:rPr>
      </w:pPr>
      <w:r w:rsidRPr="00B60D70">
        <w:rPr>
          <w:rFonts w:ascii="TH SarabunPSK" w:hAnsi="TH SarabunPSK" w:cs="TH SarabunPSK" w:hint="cs"/>
          <w:cs/>
          <w:lang w:val="th-TH"/>
        </w:rPr>
        <w:t>หลักสูตรมีความพร้อมเผยแพร่คุณภาพและมาตรฐานตามมาตรฐานคุณวุฒิระดับอุดมศึกษา</w:t>
      </w:r>
      <w:r w:rsidR="00446695" w:rsidRPr="00B60D70">
        <w:rPr>
          <w:rFonts w:ascii="TH SarabunPSK" w:hAnsi="TH SarabunPSK" w:cs="TH SarabunPSK" w:hint="cs"/>
        </w:rPr>
        <w:t xml:space="preserve"> </w:t>
      </w:r>
      <w:r w:rsidRPr="00B60D70">
        <w:rPr>
          <w:rFonts w:ascii="TH SarabunPSK" w:hAnsi="TH SarabunPSK" w:cs="TH SarabunPSK" w:hint="cs"/>
          <w:cs/>
          <w:lang w:val="th-TH"/>
        </w:rPr>
        <w:t>พ</w:t>
      </w:r>
      <w:r w:rsidRPr="00B60D70">
        <w:rPr>
          <w:rFonts w:ascii="TH SarabunPSK" w:hAnsi="TH SarabunPSK" w:cs="TH SarabunPSK" w:hint="cs"/>
          <w:cs/>
        </w:rPr>
        <w:t>.</w:t>
      </w:r>
      <w:r w:rsidRPr="00B60D70">
        <w:rPr>
          <w:rFonts w:ascii="TH SarabunPSK" w:hAnsi="TH SarabunPSK" w:cs="TH SarabunPSK" w:hint="cs"/>
          <w:cs/>
          <w:lang w:val="th-TH"/>
        </w:rPr>
        <w:t>ศ</w:t>
      </w:r>
      <w:r w:rsidRPr="00B60D70">
        <w:rPr>
          <w:rFonts w:ascii="TH SarabunPSK" w:hAnsi="TH SarabunPSK" w:cs="TH SarabunPSK" w:hint="cs"/>
          <w:cs/>
        </w:rPr>
        <w:t xml:space="preserve">. 2565 </w:t>
      </w:r>
      <w:r w:rsidRPr="00B60D70">
        <w:rPr>
          <w:rFonts w:ascii="TH SarabunPSK" w:hAnsi="TH SarabunPSK" w:cs="TH SarabunPSK" w:hint="cs"/>
          <w:cs/>
          <w:lang w:val="th-TH"/>
        </w:rPr>
        <w:t xml:space="preserve">ในปีการศึกษา </w:t>
      </w:r>
      <w:r w:rsidR="00287E3C" w:rsidRPr="00B60D70">
        <w:rPr>
          <w:rFonts w:ascii="TH SarabunPSK" w:hAnsi="TH SarabunPSK" w:cs="TH SarabunPSK" w:hint="cs"/>
        </w:rPr>
        <w:t>2570</w:t>
      </w:r>
    </w:p>
    <w:p w14:paraId="5E8DDD23" w14:textId="77777777" w:rsidR="009E6917" w:rsidRPr="00B60D70" w:rsidRDefault="009E6917" w:rsidP="00592146">
      <w:pPr>
        <w:rPr>
          <w:rFonts w:ascii="TH SarabunPSK" w:hAnsi="TH SarabunPSK" w:cs="TH SarabunPSK"/>
          <w:sz w:val="20"/>
          <w:szCs w:val="20"/>
        </w:rPr>
      </w:pPr>
    </w:p>
    <w:p w14:paraId="03696109" w14:textId="77777777" w:rsidR="009E6917" w:rsidRPr="00B60D70" w:rsidRDefault="00D756E0" w:rsidP="00FF7D50">
      <w:pPr>
        <w:pStyle w:val="2"/>
        <w:numPr>
          <w:ilvl w:val="1"/>
          <w:numId w:val="76"/>
        </w:numPr>
        <w:rPr>
          <w:rFonts w:ascii="TH SarabunPSK" w:hAnsi="TH SarabunPSK" w:cs="TH SarabunPSK"/>
        </w:rPr>
      </w:pPr>
      <w:bookmarkStart w:id="286" w:name="_Toc179246032"/>
      <w:bookmarkStart w:id="287" w:name="_Toc179656400"/>
      <w:bookmarkStart w:id="288" w:name="_Toc180609480"/>
      <w:bookmarkStart w:id="289" w:name="_Toc191634096"/>
      <w:r w:rsidRPr="00B60D70">
        <w:rPr>
          <w:rFonts w:ascii="TH SarabunPSK" w:hAnsi="TH SarabunPSK" w:cs="TH SarabunPSK" w:hint="cs"/>
          <w:cs/>
        </w:rPr>
        <w:lastRenderedPageBreak/>
        <w:t>อาชีพที่สามารถประกอบได้หลังสำเร็จการศึกษา</w:t>
      </w:r>
      <w:bookmarkEnd w:id="286"/>
      <w:bookmarkEnd w:id="287"/>
      <w:bookmarkEnd w:id="288"/>
      <w:bookmarkEnd w:id="289"/>
      <w:r w:rsidRPr="00B60D70">
        <w:rPr>
          <w:rFonts w:ascii="TH SarabunPSK" w:hAnsi="TH SarabunPSK" w:cs="TH SarabunPSK" w:hint="cs"/>
          <w:cs/>
        </w:rPr>
        <w:t xml:space="preserve"> </w:t>
      </w:r>
    </w:p>
    <w:p w14:paraId="5B9D1621" w14:textId="4C8E680B" w:rsidR="009E6917" w:rsidRPr="00B60D70" w:rsidRDefault="00D756E0" w:rsidP="00FF7D50">
      <w:pPr>
        <w:pStyle w:val="af9"/>
        <w:numPr>
          <w:ilvl w:val="0"/>
          <w:numId w:val="8"/>
        </w:numPr>
        <w:ind w:left="993" w:hanging="426"/>
        <w:rPr>
          <w:rFonts w:ascii="TH SarabunPSK" w:hAnsi="TH SarabunPSK" w:cs="TH SarabunPSK"/>
        </w:rPr>
      </w:pPr>
      <w:r w:rsidRPr="00B60D70">
        <w:rPr>
          <w:rFonts w:ascii="TH SarabunPSK" w:hAnsi="TH SarabunPSK" w:cs="TH SarabunPSK" w:hint="cs"/>
          <w:cs/>
          <w:lang w:val="th-TH"/>
        </w:rPr>
        <w:t>ครูผู้สอน</w:t>
      </w:r>
      <w:r w:rsidR="00581ACD" w:rsidRPr="00B60D70">
        <w:rPr>
          <w:rFonts w:ascii="TH SarabunPSK" w:hAnsi="TH SarabunPSK" w:cs="TH SarabunPSK" w:hint="cs"/>
          <w:cs/>
          <w:lang w:val="th-TH"/>
        </w:rPr>
        <w:t>สาขาวิชาวิศวกรรมโยธา</w:t>
      </w:r>
      <w:r w:rsidRPr="00B60D70">
        <w:rPr>
          <w:rFonts w:ascii="TH SarabunPSK" w:hAnsi="TH SarabunPSK" w:cs="TH SarabunPSK" w:hint="cs"/>
          <w:cs/>
          <w:lang w:val="th-TH"/>
        </w:rPr>
        <w:t>ในสถานศึกษาระดับอาชีวศึกษา ในสาขาวิชาช่างโยธา ช่าง</w:t>
      </w:r>
      <w:r w:rsidR="002A1D53" w:rsidRPr="00B60D70">
        <w:rPr>
          <w:rFonts w:ascii="TH SarabunPSK" w:hAnsi="TH SarabunPSK" w:cs="TH SarabunPSK" w:hint="cs"/>
          <w:cs/>
        </w:rPr>
        <w:t>ก่อสร้าง</w:t>
      </w:r>
      <w:r w:rsidRPr="00B60D70">
        <w:rPr>
          <w:rFonts w:ascii="TH SarabunPSK" w:hAnsi="TH SarabunPSK" w:cs="TH SarabunPSK" w:hint="cs"/>
          <w:cs/>
          <w:lang w:val="th-TH"/>
        </w:rPr>
        <w:t xml:space="preserve"> ช่างสำรวจ หรือครูสาขาวิชาชีพในสถานศึกษาระดับการศึกษาขั้นพื้นฐาน ในสาขาครูผู้สอนกลุ่มอาชีพและเทคโนโลยี </w:t>
      </w:r>
    </w:p>
    <w:p w14:paraId="3466E21B" w14:textId="1E8DA926" w:rsidR="009E6917" w:rsidRPr="00B60D70" w:rsidRDefault="00D756E0" w:rsidP="00FF7D50">
      <w:pPr>
        <w:pStyle w:val="af9"/>
        <w:numPr>
          <w:ilvl w:val="0"/>
          <w:numId w:val="8"/>
        </w:numPr>
        <w:ind w:left="993" w:hanging="426"/>
        <w:rPr>
          <w:rFonts w:ascii="TH SarabunPSK" w:hAnsi="TH SarabunPSK" w:cs="TH SarabunPSK"/>
          <w:lang w:val="th-TH"/>
        </w:rPr>
      </w:pPr>
      <w:r w:rsidRPr="00B60D70">
        <w:rPr>
          <w:rFonts w:ascii="TH SarabunPSK" w:hAnsi="TH SarabunPSK" w:cs="TH SarabunPSK" w:hint="cs"/>
          <w:cs/>
          <w:lang w:val="th-TH"/>
        </w:rPr>
        <w:t>พนักงานบริษัทในสายงานวิศวกรรมโยธาที่เน้นการสื่อสารองค์ความรู้ทางวิศวกรรมไปสู่การปฏิบัติ ได้แก่ นักถ่ายทอดงานวิศวกรรมโยธาในอุตสาหกรรม, พนักงานสนับสนุนให้คำปรึกษาทางด้านเทคนิค พนักงานให้คำปรึกษาหลังการขายเกี่ยวกับงานด้านวิศวกรรมโยธา เป็นต้น</w:t>
      </w:r>
    </w:p>
    <w:p w14:paraId="69FCF1C9" w14:textId="6BEC7BFB" w:rsidR="009E6917" w:rsidRPr="00B60D70" w:rsidRDefault="004764E0" w:rsidP="00FF7D50">
      <w:pPr>
        <w:pStyle w:val="af9"/>
        <w:numPr>
          <w:ilvl w:val="0"/>
          <w:numId w:val="8"/>
        </w:numPr>
        <w:ind w:left="993" w:hanging="426"/>
        <w:rPr>
          <w:rFonts w:ascii="TH SarabunPSK" w:hAnsi="TH SarabunPSK" w:cs="TH SarabunPSK"/>
          <w:lang w:val="th-TH"/>
        </w:rPr>
      </w:pPr>
      <w:r w:rsidRPr="00B60D70">
        <w:rPr>
          <w:rFonts w:ascii="TH SarabunPSK" w:hAnsi="TH SarabunPSK" w:cs="TH SarabunPSK" w:hint="cs"/>
          <w:cs/>
          <w:lang w:val="th-TH"/>
        </w:rPr>
        <w:t xml:space="preserve">นักฝึกอบรมด้านวิศวกรรมโยธาในสถานประกอบการด้านการก่อสร้าง </w:t>
      </w:r>
      <w:r w:rsidR="00D756E0" w:rsidRPr="00B60D70">
        <w:rPr>
          <w:rFonts w:ascii="TH SarabunPSK" w:hAnsi="TH SarabunPSK" w:cs="TH SarabunPSK" w:hint="cs"/>
          <w:cs/>
          <w:lang w:val="th-TH"/>
        </w:rPr>
        <w:t>พัฒนาสื่อการเรียนรู้ เอกสารโฆษณาประชาสัมพันธ์ด้านวิศวกรรมโยธา</w:t>
      </w:r>
    </w:p>
    <w:p w14:paraId="27D48CE7" w14:textId="77777777" w:rsidR="009E6917" w:rsidRPr="00B60D70" w:rsidRDefault="009E6917" w:rsidP="00592146">
      <w:pPr>
        <w:rPr>
          <w:rFonts w:ascii="TH SarabunPSK" w:hAnsi="TH SarabunPSK" w:cs="TH SarabunPSK"/>
        </w:rPr>
      </w:pPr>
    </w:p>
    <w:p w14:paraId="202E4E70" w14:textId="77777777" w:rsidR="009E6917" w:rsidRPr="00B60D70" w:rsidRDefault="009E6917" w:rsidP="00592146">
      <w:pPr>
        <w:rPr>
          <w:rFonts w:ascii="TH SarabunPSK" w:hAnsi="TH SarabunPSK" w:cs="TH SarabunPSK"/>
          <w:cs/>
        </w:rPr>
      </w:pPr>
    </w:p>
    <w:p w14:paraId="2B83F455" w14:textId="77777777" w:rsidR="009E6917" w:rsidRPr="00B60D70" w:rsidRDefault="009E6917" w:rsidP="00592146">
      <w:pPr>
        <w:rPr>
          <w:rFonts w:ascii="TH SarabunPSK" w:hAnsi="TH SarabunPSK" w:cs="TH SarabunPSK"/>
        </w:rPr>
      </w:pPr>
    </w:p>
    <w:p w14:paraId="00412BF6" w14:textId="77777777" w:rsidR="009E6917" w:rsidRPr="00B60D70" w:rsidRDefault="009E6917" w:rsidP="00592146">
      <w:pPr>
        <w:rPr>
          <w:rFonts w:ascii="TH SarabunPSK" w:hAnsi="TH SarabunPSK" w:cs="TH SarabunPSK"/>
        </w:rPr>
      </w:pPr>
    </w:p>
    <w:p w14:paraId="5F402FFE" w14:textId="77777777" w:rsidR="009E6917" w:rsidRPr="00B60D70" w:rsidRDefault="009E6917" w:rsidP="00592146">
      <w:pPr>
        <w:pStyle w:val="af9"/>
        <w:rPr>
          <w:rFonts w:ascii="TH SarabunPSK" w:hAnsi="TH SarabunPSK" w:cs="TH SarabunPSK"/>
        </w:rPr>
      </w:pPr>
    </w:p>
    <w:p w14:paraId="3C7E02E2" w14:textId="77777777" w:rsidR="009E6917" w:rsidRPr="00B60D70" w:rsidRDefault="009E6917" w:rsidP="00592146">
      <w:pPr>
        <w:pStyle w:val="af9"/>
        <w:rPr>
          <w:rFonts w:ascii="TH SarabunPSK" w:hAnsi="TH SarabunPSK" w:cs="TH SarabunPSK"/>
        </w:rPr>
      </w:pPr>
    </w:p>
    <w:p w14:paraId="494177A3" w14:textId="77777777" w:rsidR="009E6917" w:rsidRPr="00B60D70" w:rsidRDefault="00D756E0" w:rsidP="00592146">
      <w:pPr>
        <w:pStyle w:val="af9"/>
        <w:rPr>
          <w:rFonts w:ascii="TH SarabunPSK" w:hAnsi="TH SarabunPSK" w:cs="TH SarabunPSK"/>
          <w:cs/>
        </w:rPr>
      </w:pPr>
      <w:r w:rsidRPr="00B60D70">
        <w:rPr>
          <w:rFonts w:ascii="TH SarabunPSK" w:hAnsi="TH SarabunPSK" w:cs="TH SarabunPSK" w:hint="cs"/>
          <w:cs/>
        </w:rPr>
        <w:br w:type="page"/>
      </w:r>
    </w:p>
    <w:p w14:paraId="2A6EF606" w14:textId="77777777" w:rsidR="009E6917" w:rsidRPr="00B60D70" w:rsidRDefault="00D756E0" w:rsidP="00592146">
      <w:pPr>
        <w:pStyle w:val="1"/>
        <w:rPr>
          <w:rFonts w:ascii="TH SarabunPSK" w:hAnsi="TH SarabunPSK" w:cs="TH SarabunPSK"/>
          <w:u w:val="single"/>
        </w:rPr>
      </w:pPr>
      <w:bookmarkStart w:id="290" w:name="_Toc179226584"/>
      <w:bookmarkStart w:id="291" w:name="_Toc179246033"/>
      <w:bookmarkStart w:id="292" w:name="_Toc179656401"/>
      <w:bookmarkStart w:id="293" w:name="_Toc180609481"/>
      <w:bookmarkStart w:id="294" w:name="_Toc191634097"/>
      <w:r w:rsidRPr="00B60D70">
        <w:rPr>
          <w:rFonts w:ascii="TH SarabunPSK" w:hAnsi="TH SarabunPSK" w:cs="TH SarabunPSK" w:hint="cs"/>
          <w:cs/>
        </w:rPr>
        <w:lastRenderedPageBreak/>
        <w:t xml:space="preserve">ส่วนที่ </w:t>
      </w:r>
      <w:r w:rsidRPr="00B60D70">
        <w:rPr>
          <w:rFonts w:ascii="TH SarabunPSK" w:hAnsi="TH SarabunPSK" w:cs="TH SarabunPSK" w:hint="cs"/>
        </w:rPr>
        <w:t xml:space="preserve">4 </w:t>
      </w:r>
      <w:r w:rsidRPr="00B60D70">
        <w:rPr>
          <w:rFonts w:ascii="TH SarabunPSK" w:hAnsi="TH SarabunPSK" w:cs="TH SarabunPSK" w:hint="cs"/>
          <w:cs/>
        </w:rPr>
        <w:t>ภาคผนวก</w:t>
      </w:r>
      <w:bookmarkEnd w:id="290"/>
      <w:bookmarkEnd w:id="291"/>
      <w:bookmarkEnd w:id="292"/>
      <w:bookmarkEnd w:id="293"/>
      <w:bookmarkEnd w:id="294"/>
    </w:p>
    <w:p w14:paraId="200C5FCA" w14:textId="77777777" w:rsidR="009E6917" w:rsidRPr="00B60D70" w:rsidRDefault="009E6917" w:rsidP="00592146">
      <w:pPr>
        <w:rPr>
          <w:rFonts w:ascii="TH SarabunPSK" w:hAnsi="TH SarabunPSK" w:cs="TH SarabunPSK"/>
          <w:cs/>
        </w:rPr>
      </w:pPr>
    </w:p>
    <w:p w14:paraId="15C38CCC" w14:textId="4BCE7A74" w:rsidR="009E6917" w:rsidRPr="00B60D70" w:rsidRDefault="00D756E0" w:rsidP="00592146">
      <w:pPr>
        <w:rPr>
          <w:rFonts w:ascii="TH SarabunPSK" w:hAnsi="TH SarabunPSK" w:cs="TH SarabunPSK"/>
        </w:rPr>
      </w:pPr>
      <w:r w:rsidRPr="00B60D70">
        <w:rPr>
          <w:rFonts w:ascii="TH SarabunPSK" w:hAnsi="TH SarabunPSK" w:cs="TH SarabunPSK" w:hint="cs"/>
          <w:cs/>
          <w:lang w:val="th-TH"/>
        </w:rPr>
        <w:t>ภาคผนวก ก</w:t>
      </w:r>
      <w:r w:rsidRPr="00B60D70">
        <w:rPr>
          <w:rFonts w:ascii="TH SarabunPSK" w:hAnsi="TH SarabunPSK" w:cs="TH SarabunPSK" w:hint="cs"/>
          <w:cs/>
        </w:rPr>
        <w:tab/>
      </w:r>
      <w:r w:rsidRPr="00B60D70">
        <w:rPr>
          <w:rFonts w:ascii="TH SarabunPSK" w:hAnsi="TH SarabunPSK" w:cs="TH SarabunPSK" w:hint="cs"/>
          <w:cs/>
          <w:lang w:val="th-TH"/>
        </w:rPr>
        <w:t>ความคิดเห็นของผู้ทรงคุณวุฒิภายนอกและการดำเนินการตามคำแนะนำ</w:t>
      </w:r>
    </w:p>
    <w:p w14:paraId="09FD1B5F" w14:textId="4B3C842A" w:rsidR="009E6917" w:rsidRPr="00B60D70" w:rsidRDefault="00D756E0" w:rsidP="00592146">
      <w:pPr>
        <w:rPr>
          <w:rFonts w:ascii="TH SarabunPSK" w:hAnsi="TH SarabunPSK" w:cs="TH SarabunPSK"/>
        </w:rPr>
      </w:pPr>
      <w:r w:rsidRPr="00B60D70">
        <w:rPr>
          <w:rFonts w:ascii="TH SarabunPSK" w:hAnsi="TH SarabunPSK" w:cs="TH SarabunPSK" w:hint="cs"/>
          <w:cs/>
          <w:lang w:val="th-TH"/>
        </w:rPr>
        <w:t>ภาคผนวก ข</w:t>
      </w:r>
      <w:r w:rsidRPr="00B60D70">
        <w:rPr>
          <w:rFonts w:ascii="TH SarabunPSK" w:hAnsi="TH SarabunPSK" w:cs="TH SarabunPSK" w:hint="cs"/>
          <w:cs/>
        </w:rPr>
        <w:tab/>
      </w:r>
      <w:r w:rsidRPr="00B60D70">
        <w:rPr>
          <w:rFonts w:ascii="TH SarabunPSK" w:hAnsi="TH SarabunPSK" w:cs="TH SarabunPSK" w:hint="cs"/>
          <w:cs/>
          <w:lang w:val="th-TH"/>
        </w:rPr>
        <w:t>รายละเอียด</w:t>
      </w:r>
      <w:r w:rsidR="003D5697" w:rsidRPr="00B60D70">
        <w:rPr>
          <w:rFonts w:ascii="TH SarabunPSK" w:hAnsi="TH SarabunPSK" w:cs="TH SarabunPSK" w:hint="cs"/>
          <w:cs/>
        </w:rPr>
        <w:t>รายวิชา</w:t>
      </w:r>
      <w:r w:rsidRPr="00B60D70">
        <w:rPr>
          <w:rFonts w:ascii="TH SarabunPSK" w:hAnsi="TH SarabunPSK" w:cs="TH SarabunPSK" w:hint="cs"/>
          <w:cs/>
          <w:lang w:val="th-TH"/>
        </w:rPr>
        <w:t>ในหลักสูตร</w:t>
      </w:r>
    </w:p>
    <w:p w14:paraId="4E0FB3E6" w14:textId="3B8172BA" w:rsidR="009E6917" w:rsidRPr="00B60D70" w:rsidRDefault="00D756E0" w:rsidP="00592146">
      <w:pPr>
        <w:rPr>
          <w:rFonts w:ascii="TH SarabunPSK" w:hAnsi="TH SarabunPSK" w:cs="TH SarabunPSK"/>
        </w:rPr>
      </w:pPr>
      <w:r w:rsidRPr="00B60D70">
        <w:rPr>
          <w:rFonts w:ascii="TH SarabunPSK" w:hAnsi="TH SarabunPSK" w:cs="TH SarabunPSK" w:hint="cs"/>
          <w:cs/>
          <w:lang w:val="th-TH"/>
        </w:rPr>
        <w:t>ภาคผนวก ค</w:t>
      </w:r>
      <w:r w:rsidRPr="00B60D70">
        <w:rPr>
          <w:rFonts w:ascii="TH SarabunPSK" w:hAnsi="TH SarabunPSK" w:cs="TH SarabunPSK" w:hint="cs"/>
          <w:cs/>
        </w:rPr>
        <w:tab/>
      </w:r>
      <w:r w:rsidR="003D5697" w:rsidRPr="00B60D70">
        <w:rPr>
          <w:rFonts w:ascii="TH SarabunPSK" w:hAnsi="TH SarabunPSK" w:cs="TH SarabunPSK" w:hint="cs"/>
          <w:cs/>
          <w:lang w:val="th-TH"/>
        </w:rPr>
        <w:t>ประวัติอาจารย์ผู้รับผิด</w:t>
      </w:r>
      <w:r w:rsidR="00E37B6C" w:rsidRPr="00B60D70">
        <w:rPr>
          <w:rFonts w:ascii="TH SarabunPSK" w:hAnsi="TH SarabunPSK" w:cs="TH SarabunPSK" w:hint="cs"/>
          <w:cs/>
          <w:lang w:val="th-TH"/>
        </w:rPr>
        <w:t>ช</w:t>
      </w:r>
      <w:r w:rsidR="003D5697" w:rsidRPr="00B60D70">
        <w:rPr>
          <w:rFonts w:ascii="TH SarabunPSK" w:hAnsi="TH SarabunPSK" w:cs="TH SarabunPSK" w:hint="cs"/>
          <w:cs/>
          <w:lang w:val="th-TH"/>
        </w:rPr>
        <w:t>อบหลักสูตร อาจารย์ประจำหลักสูตร และเจ้าหน้าที่ในหลักสูตร</w:t>
      </w:r>
      <w:r w:rsidRPr="00B60D70">
        <w:rPr>
          <w:rFonts w:ascii="TH SarabunPSK" w:hAnsi="TH SarabunPSK" w:cs="TH SarabunPSK" w:hint="cs"/>
          <w:cs/>
        </w:rPr>
        <w:tab/>
      </w:r>
    </w:p>
    <w:p w14:paraId="4B7554B9" w14:textId="046F2646" w:rsidR="009E6917" w:rsidRPr="00B60D70" w:rsidRDefault="00D756E0" w:rsidP="00592146">
      <w:pPr>
        <w:rPr>
          <w:rFonts w:ascii="TH SarabunPSK" w:hAnsi="TH SarabunPSK" w:cs="TH SarabunPSK"/>
        </w:rPr>
      </w:pPr>
      <w:r w:rsidRPr="00B60D70">
        <w:rPr>
          <w:rFonts w:ascii="TH SarabunPSK" w:hAnsi="TH SarabunPSK" w:cs="TH SarabunPSK" w:hint="cs"/>
          <w:cs/>
          <w:lang w:val="th-TH"/>
        </w:rPr>
        <w:t>ภาคผนวก ง</w:t>
      </w:r>
      <w:r w:rsidRPr="00B60D70">
        <w:rPr>
          <w:rFonts w:ascii="TH SarabunPSK" w:hAnsi="TH SarabunPSK" w:cs="TH SarabunPSK" w:hint="cs"/>
          <w:cs/>
        </w:rPr>
        <w:tab/>
      </w:r>
      <w:r w:rsidRPr="00B60D70">
        <w:rPr>
          <w:rFonts w:ascii="TH SarabunPSK" w:hAnsi="TH SarabunPSK" w:cs="TH SarabunPSK" w:hint="cs"/>
          <w:cs/>
          <w:lang w:val="th-TH"/>
        </w:rPr>
        <w:t>คำสั่งแต่งตั้งคณะกรรมการพัฒนา</w:t>
      </w:r>
      <w:r w:rsidRPr="00B60D70">
        <w:rPr>
          <w:rFonts w:ascii="TH SarabunPSK" w:hAnsi="TH SarabunPSK" w:cs="TH SarabunPSK" w:hint="cs"/>
          <w:cs/>
        </w:rPr>
        <w:t>/</w:t>
      </w:r>
      <w:r w:rsidRPr="00B60D70">
        <w:rPr>
          <w:rFonts w:ascii="TH SarabunPSK" w:hAnsi="TH SarabunPSK" w:cs="TH SarabunPSK" w:hint="cs"/>
          <w:cs/>
          <w:lang w:val="th-TH"/>
        </w:rPr>
        <w:t>ปรับปรุงหลักสูตร</w:t>
      </w:r>
      <w:r w:rsidRPr="00B60D70">
        <w:rPr>
          <w:rFonts w:ascii="TH SarabunPSK" w:hAnsi="TH SarabunPSK" w:cs="TH SarabunPSK" w:hint="cs"/>
          <w:cs/>
        </w:rPr>
        <w:tab/>
      </w:r>
      <w:r w:rsidRPr="00B60D70">
        <w:rPr>
          <w:rFonts w:ascii="TH SarabunPSK" w:hAnsi="TH SarabunPSK" w:cs="TH SarabunPSK" w:hint="cs"/>
          <w:cs/>
        </w:rPr>
        <w:tab/>
      </w:r>
      <w:r w:rsidRPr="00B60D70">
        <w:rPr>
          <w:rFonts w:ascii="TH SarabunPSK" w:hAnsi="TH SarabunPSK" w:cs="TH SarabunPSK" w:hint="cs"/>
          <w:cs/>
        </w:rPr>
        <w:tab/>
      </w:r>
    </w:p>
    <w:p w14:paraId="6F4012B3" w14:textId="371C0F17" w:rsidR="009E6917" w:rsidRPr="00B60D70" w:rsidRDefault="00D756E0" w:rsidP="00592146">
      <w:pPr>
        <w:rPr>
          <w:rFonts w:ascii="TH SarabunPSK" w:hAnsi="TH SarabunPSK" w:cs="TH SarabunPSK"/>
        </w:rPr>
      </w:pPr>
      <w:r w:rsidRPr="00B60D70">
        <w:rPr>
          <w:rFonts w:ascii="TH SarabunPSK" w:hAnsi="TH SarabunPSK" w:cs="TH SarabunPSK" w:hint="cs"/>
          <w:cs/>
          <w:lang w:val="th-TH"/>
        </w:rPr>
        <w:t xml:space="preserve">ภาคผนวก จ </w:t>
      </w:r>
      <w:r w:rsidRPr="00B60D70">
        <w:rPr>
          <w:rFonts w:ascii="TH SarabunPSK" w:hAnsi="TH SarabunPSK" w:cs="TH SarabunPSK" w:hint="cs"/>
          <w:cs/>
        </w:rPr>
        <w:tab/>
      </w:r>
      <w:r w:rsidRPr="00B60D70">
        <w:rPr>
          <w:rFonts w:ascii="TH SarabunPSK" w:hAnsi="TH SarabunPSK" w:cs="TH SarabunPSK" w:hint="cs"/>
          <w:cs/>
          <w:lang w:val="th-TH"/>
        </w:rPr>
        <w:t>ระเบียบมหาวิทยาลัยเทคโนโลยีพระจอมเกล้าธนบุรีว่าด้วยการศึกษา</w:t>
      </w:r>
    </w:p>
    <w:p w14:paraId="081A4089" w14:textId="0882516B" w:rsidR="009E6917" w:rsidRPr="00B60D70" w:rsidRDefault="00D756E0" w:rsidP="00592146">
      <w:pPr>
        <w:rPr>
          <w:rFonts w:ascii="TH SarabunPSK" w:hAnsi="TH SarabunPSK" w:cs="TH SarabunPSK"/>
        </w:rPr>
      </w:pPr>
      <w:r w:rsidRPr="00B60D70">
        <w:rPr>
          <w:rFonts w:ascii="TH SarabunPSK" w:hAnsi="TH SarabunPSK" w:cs="TH SarabunPSK" w:hint="cs"/>
          <w:cs/>
        </w:rPr>
        <w:tab/>
      </w:r>
      <w:r w:rsidRPr="00B60D70">
        <w:rPr>
          <w:rFonts w:ascii="TH SarabunPSK" w:hAnsi="TH SarabunPSK" w:cs="TH SarabunPSK" w:hint="cs"/>
          <w:cs/>
        </w:rPr>
        <w:tab/>
      </w:r>
      <w:r w:rsidRPr="00B60D70">
        <w:rPr>
          <w:rFonts w:ascii="TH SarabunPSK" w:hAnsi="TH SarabunPSK" w:cs="TH SarabunPSK" w:hint="cs"/>
          <w:cs/>
          <w:lang w:val="th-TH"/>
        </w:rPr>
        <w:t xml:space="preserve">ระดับปริญญาตรี </w:t>
      </w:r>
      <w:r w:rsidRPr="00B60D70">
        <w:rPr>
          <w:rFonts w:ascii="TH SarabunPSK" w:hAnsi="TH SarabunPSK" w:cs="TH SarabunPSK" w:hint="cs"/>
          <w:cs/>
        </w:rPr>
        <w:t xml:space="preserve">/ </w:t>
      </w:r>
      <w:r w:rsidRPr="00B60D70">
        <w:rPr>
          <w:rFonts w:ascii="TH SarabunPSK" w:hAnsi="TH SarabunPSK" w:cs="TH SarabunPSK" w:hint="cs"/>
          <w:cs/>
          <w:lang w:val="th-TH"/>
        </w:rPr>
        <w:t>บัณฑิตศึกษา</w:t>
      </w:r>
    </w:p>
    <w:p w14:paraId="722A83A2" w14:textId="6EB6EC1F" w:rsidR="009E6917" w:rsidRPr="00B60D70" w:rsidRDefault="00D756E0" w:rsidP="00592146">
      <w:pPr>
        <w:rPr>
          <w:rFonts w:ascii="TH SarabunPSK" w:hAnsi="TH SarabunPSK" w:cs="TH SarabunPSK"/>
        </w:rPr>
      </w:pPr>
      <w:r w:rsidRPr="00B60D70">
        <w:rPr>
          <w:rFonts w:ascii="TH SarabunPSK" w:hAnsi="TH SarabunPSK" w:cs="TH SarabunPSK" w:hint="cs"/>
          <w:cs/>
          <w:lang w:val="th-TH"/>
        </w:rPr>
        <w:t>ภาคผนวก ฉ</w:t>
      </w:r>
      <w:r w:rsidRPr="00B60D70">
        <w:rPr>
          <w:rFonts w:ascii="TH SarabunPSK" w:hAnsi="TH SarabunPSK" w:cs="TH SarabunPSK" w:hint="cs"/>
          <w:cs/>
        </w:rPr>
        <w:tab/>
      </w:r>
      <w:r w:rsidR="003D5697" w:rsidRPr="00B60D70">
        <w:rPr>
          <w:rFonts w:ascii="TH SarabunPSK" w:hAnsi="TH SarabunPSK" w:cs="TH SarabunPSK" w:hint="cs"/>
          <w:cs/>
          <w:lang w:val="th-TH"/>
        </w:rPr>
        <w:t>ตารางการเปรียบเทียบรายวิชาระหว่างหลักสูตรเดิมและหลักสูตรปรับปรุง</w:t>
      </w:r>
    </w:p>
    <w:p w14:paraId="6408E312" w14:textId="60BD603E" w:rsidR="009E6917" w:rsidRPr="00B60D70" w:rsidRDefault="00D756E0" w:rsidP="00592146">
      <w:pPr>
        <w:rPr>
          <w:rFonts w:ascii="TH SarabunPSK" w:hAnsi="TH SarabunPSK" w:cs="TH SarabunPSK"/>
        </w:rPr>
      </w:pPr>
      <w:r w:rsidRPr="00B60D70">
        <w:rPr>
          <w:rFonts w:ascii="TH SarabunPSK" w:hAnsi="TH SarabunPSK" w:cs="TH SarabunPSK" w:hint="cs"/>
          <w:cs/>
          <w:lang w:val="th-TH"/>
        </w:rPr>
        <w:t>ภาคผนวก ช</w:t>
      </w:r>
      <w:r w:rsidRPr="00B60D70">
        <w:rPr>
          <w:rFonts w:ascii="TH SarabunPSK" w:hAnsi="TH SarabunPSK" w:cs="TH SarabunPSK" w:hint="cs"/>
          <w:cs/>
        </w:rPr>
        <w:tab/>
      </w:r>
      <w:r w:rsidR="003D5697" w:rsidRPr="00B60D70">
        <w:rPr>
          <w:rFonts w:ascii="TH SarabunPSK" w:hAnsi="TH SarabunPSK" w:cs="TH SarabunPSK" w:hint="cs"/>
          <w:cs/>
        </w:rPr>
        <w:t>รายชื่อสถานศึกษาที่มีความร่วมมือกับคณะ สาขาวิชา และหลักสูตร</w:t>
      </w:r>
    </w:p>
    <w:p w14:paraId="22467412" w14:textId="77777777" w:rsidR="00CA139B" w:rsidRPr="00B60D70" w:rsidRDefault="00CA139B" w:rsidP="00592146">
      <w:pPr>
        <w:rPr>
          <w:rFonts w:ascii="TH SarabunPSK" w:hAnsi="TH SarabunPSK" w:cs="TH SarabunPSK"/>
        </w:rPr>
      </w:pPr>
    </w:p>
    <w:p w14:paraId="1EE4533E" w14:textId="77777777" w:rsidR="009E6917" w:rsidRPr="00B60D70" w:rsidRDefault="009E6917" w:rsidP="00592146">
      <w:pPr>
        <w:rPr>
          <w:rFonts w:ascii="TH SarabunPSK" w:hAnsi="TH SarabunPSK" w:cs="TH SarabunPSK"/>
          <w:cs/>
        </w:rPr>
      </w:pPr>
    </w:p>
    <w:p w14:paraId="385A3842" w14:textId="77777777" w:rsidR="009E6917" w:rsidRPr="00B60D70" w:rsidRDefault="009E6917" w:rsidP="00592146">
      <w:pPr>
        <w:rPr>
          <w:rFonts w:ascii="TH SarabunPSK" w:hAnsi="TH SarabunPSK" w:cs="TH SarabunPSK"/>
        </w:rPr>
      </w:pPr>
    </w:p>
    <w:p w14:paraId="782D016F" w14:textId="77777777" w:rsidR="009E6917" w:rsidRPr="00B60D70" w:rsidRDefault="009E6917" w:rsidP="00592146">
      <w:pPr>
        <w:rPr>
          <w:rFonts w:ascii="TH SarabunPSK" w:hAnsi="TH SarabunPSK" w:cs="TH SarabunPSK"/>
        </w:rPr>
      </w:pPr>
    </w:p>
    <w:p w14:paraId="719CE7C6" w14:textId="77777777" w:rsidR="009E6917" w:rsidRPr="00B60D70" w:rsidRDefault="009E6917" w:rsidP="00592146">
      <w:pPr>
        <w:rPr>
          <w:rFonts w:ascii="TH SarabunPSK" w:hAnsi="TH SarabunPSK" w:cs="TH SarabunPSK"/>
        </w:rPr>
      </w:pPr>
    </w:p>
    <w:p w14:paraId="2B7478DD" w14:textId="77777777" w:rsidR="009E6917" w:rsidRPr="00B60D70" w:rsidRDefault="009E6917" w:rsidP="00592146">
      <w:pPr>
        <w:rPr>
          <w:rFonts w:ascii="TH SarabunPSK" w:hAnsi="TH SarabunPSK" w:cs="TH SarabunPSK"/>
        </w:rPr>
      </w:pPr>
    </w:p>
    <w:p w14:paraId="2E4D7959" w14:textId="77777777" w:rsidR="009E6917" w:rsidRPr="00B60D70" w:rsidRDefault="00D756E0" w:rsidP="00592146">
      <w:pPr>
        <w:rPr>
          <w:rFonts w:ascii="TH SarabunPSK" w:hAnsi="TH SarabunPSK" w:cs="TH SarabunPSK"/>
          <w:cs/>
        </w:rPr>
      </w:pPr>
      <w:r w:rsidRPr="00B60D70">
        <w:rPr>
          <w:rFonts w:ascii="TH SarabunPSK" w:hAnsi="TH SarabunPSK" w:cs="TH SarabunPSK" w:hint="cs"/>
          <w:cs/>
        </w:rPr>
        <w:br w:type="page"/>
      </w:r>
    </w:p>
    <w:p w14:paraId="4A45E2FE" w14:textId="77777777" w:rsidR="003D5697" w:rsidRPr="00B60D70" w:rsidRDefault="003D5697" w:rsidP="003D5697">
      <w:pPr>
        <w:rPr>
          <w:rFonts w:ascii="TH SarabunPSK" w:hAnsi="TH SarabunPSK" w:cs="TH SarabunPSK"/>
          <w:sz w:val="48"/>
          <w:szCs w:val="48"/>
        </w:rPr>
      </w:pPr>
      <w:bookmarkStart w:id="295" w:name="_Toc161400021"/>
      <w:bookmarkStart w:id="296" w:name="_Toc161496933"/>
    </w:p>
    <w:p w14:paraId="10D6CBCA" w14:textId="77777777" w:rsidR="003D5697" w:rsidRPr="00B60D70" w:rsidRDefault="003D5697" w:rsidP="003D5697">
      <w:pPr>
        <w:rPr>
          <w:rFonts w:ascii="TH SarabunPSK" w:hAnsi="TH SarabunPSK" w:cs="TH SarabunPSK"/>
          <w:sz w:val="48"/>
          <w:szCs w:val="48"/>
        </w:rPr>
      </w:pPr>
    </w:p>
    <w:p w14:paraId="1DAAF2C0" w14:textId="77777777" w:rsidR="003D5697" w:rsidRPr="00B60D70" w:rsidRDefault="003D5697" w:rsidP="003D5697">
      <w:pPr>
        <w:rPr>
          <w:rFonts w:ascii="TH SarabunPSK" w:hAnsi="TH SarabunPSK" w:cs="TH SarabunPSK"/>
          <w:sz w:val="48"/>
          <w:szCs w:val="48"/>
        </w:rPr>
      </w:pPr>
    </w:p>
    <w:p w14:paraId="2FEFEEE1" w14:textId="77777777" w:rsidR="003D5697" w:rsidRPr="00B60D70" w:rsidRDefault="003D5697" w:rsidP="003D5697">
      <w:pPr>
        <w:rPr>
          <w:rFonts w:ascii="TH SarabunPSK" w:hAnsi="TH SarabunPSK" w:cs="TH SarabunPSK"/>
          <w:sz w:val="48"/>
          <w:szCs w:val="48"/>
        </w:rPr>
      </w:pPr>
    </w:p>
    <w:p w14:paraId="3C77CCC4" w14:textId="77777777" w:rsidR="003D5697" w:rsidRPr="00B60D70" w:rsidRDefault="003D5697" w:rsidP="003D5697">
      <w:pPr>
        <w:rPr>
          <w:rFonts w:ascii="TH SarabunPSK" w:hAnsi="TH SarabunPSK" w:cs="TH SarabunPSK"/>
          <w:sz w:val="48"/>
          <w:szCs w:val="48"/>
        </w:rPr>
      </w:pPr>
    </w:p>
    <w:p w14:paraId="5D135DD7" w14:textId="77777777" w:rsidR="003D5697" w:rsidRPr="00B60D70" w:rsidRDefault="003D5697" w:rsidP="003D5697">
      <w:pPr>
        <w:rPr>
          <w:rFonts w:ascii="TH SarabunPSK" w:hAnsi="TH SarabunPSK" w:cs="TH SarabunPSK"/>
          <w:sz w:val="48"/>
          <w:szCs w:val="48"/>
        </w:rPr>
      </w:pPr>
    </w:p>
    <w:p w14:paraId="2CE18C0B" w14:textId="7621FC3E" w:rsidR="003D5697" w:rsidRPr="00B60D70" w:rsidRDefault="003D5697" w:rsidP="003D5697">
      <w:pPr>
        <w:pStyle w:val="1"/>
        <w:rPr>
          <w:rFonts w:ascii="TH SarabunPSK" w:hAnsi="TH SarabunPSK" w:cs="TH SarabunPSK"/>
          <w:sz w:val="48"/>
          <w:szCs w:val="48"/>
        </w:rPr>
      </w:pPr>
      <w:bookmarkStart w:id="297" w:name="_Toc179246034"/>
      <w:bookmarkStart w:id="298" w:name="_Toc179656402"/>
      <w:bookmarkStart w:id="299" w:name="_Toc180609482"/>
      <w:bookmarkStart w:id="300" w:name="_Toc191634098"/>
      <w:r w:rsidRPr="00B60D70">
        <w:rPr>
          <w:rFonts w:ascii="TH SarabunPSK" w:hAnsi="TH SarabunPSK" w:cs="TH SarabunPSK" w:hint="cs"/>
          <w:sz w:val="48"/>
          <w:szCs w:val="48"/>
          <w:cs/>
        </w:rPr>
        <w:t>ภาคผนวก ก</w:t>
      </w:r>
      <w:bookmarkEnd w:id="297"/>
      <w:bookmarkEnd w:id="298"/>
      <w:bookmarkEnd w:id="299"/>
      <w:bookmarkEnd w:id="300"/>
    </w:p>
    <w:p w14:paraId="360ACEA9" w14:textId="6732A20A" w:rsidR="009E6917" w:rsidRPr="00B60D70" w:rsidRDefault="003D5697" w:rsidP="00EA669C">
      <w:pPr>
        <w:rPr>
          <w:rFonts w:ascii="TH SarabunPSK" w:hAnsi="TH SarabunPSK" w:cs="TH SarabunPSK"/>
          <w:b/>
          <w:bCs/>
          <w:sz w:val="44"/>
          <w:szCs w:val="44"/>
        </w:rPr>
      </w:pPr>
      <w:r w:rsidRPr="00B60D70">
        <w:rPr>
          <w:rFonts w:ascii="TH SarabunPSK" w:hAnsi="TH SarabunPSK" w:cs="TH SarabunPSK" w:hint="cs"/>
          <w:b/>
          <w:bCs/>
          <w:sz w:val="44"/>
          <w:szCs w:val="44"/>
          <w:cs/>
        </w:rPr>
        <w:t>ความคิดเห็นของผู้ทรงคุณวุฒิภายนอกและการดำเนินการตามคำแนะนำ</w:t>
      </w:r>
    </w:p>
    <w:p w14:paraId="5972FD45" w14:textId="4B03E5E2" w:rsidR="003D5697" w:rsidRPr="00B60D70" w:rsidRDefault="003D5697">
      <w:pPr>
        <w:jc w:val="left"/>
        <w:rPr>
          <w:rFonts w:ascii="TH SarabunPSK" w:hAnsi="TH SarabunPSK" w:cs="TH SarabunPSK"/>
          <w:cs/>
        </w:rPr>
      </w:pPr>
      <w:r w:rsidRPr="00B60D70">
        <w:rPr>
          <w:rFonts w:ascii="TH SarabunPSK" w:hAnsi="TH SarabunPSK" w:cs="TH SarabunPSK" w:hint="cs"/>
          <w:cs/>
        </w:rPr>
        <w:br w:type="page"/>
      </w:r>
    </w:p>
    <w:tbl>
      <w:tblPr>
        <w:tblpPr w:leftFromText="180" w:rightFromText="180" w:vertAnchor="text" w:horzAnchor="margin" w:tblpY="264"/>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3"/>
        <w:gridCol w:w="4507"/>
      </w:tblGrid>
      <w:tr w:rsidR="00B60D70" w:rsidRPr="00B60D70" w14:paraId="270583CE" w14:textId="77777777">
        <w:trPr>
          <w:trHeight w:val="300"/>
        </w:trPr>
        <w:tc>
          <w:tcPr>
            <w:tcW w:w="9010" w:type="dxa"/>
            <w:gridSpan w:val="2"/>
            <w:tcBorders>
              <w:top w:val="single" w:sz="6" w:space="0" w:color="000000"/>
              <w:left w:val="single" w:sz="6" w:space="0" w:color="000000"/>
              <w:bottom w:val="single" w:sz="6" w:space="0" w:color="000000"/>
              <w:right w:val="single" w:sz="6" w:space="0" w:color="000000"/>
            </w:tcBorders>
            <w:shd w:val="clear" w:color="auto" w:fill="auto"/>
          </w:tcPr>
          <w:p w14:paraId="57A6F885" w14:textId="77777777" w:rsidR="009E6917" w:rsidRPr="00B60D70" w:rsidRDefault="00D756E0" w:rsidP="00EA669C">
            <w:pPr>
              <w:ind w:left="170" w:right="170"/>
              <w:rPr>
                <w:rFonts w:ascii="TH SarabunPSK" w:hAnsi="TH SarabunPSK" w:cs="TH SarabunPSK"/>
              </w:rPr>
            </w:pPr>
            <w:r w:rsidRPr="00B60D70">
              <w:rPr>
                <w:rFonts w:ascii="TH SarabunPSK" w:hAnsi="TH SarabunPSK" w:cs="TH SarabunPSK" w:hint="cs"/>
                <w:b/>
                <w:bCs/>
                <w:cs/>
                <w:lang w:val="th-TH"/>
              </w:rPr>
              <w:lastRenderedPageBreak/>
              <w:t>ชื่อ</w:t>
            </w:r>
            <w:r w:rsidRPr="00B60D70">
              <w:rPr>
                <w:rFonts w:ascii="TH SarabunPSK" w:hAnsi="TH SarabunPSK" w:cs="TH SarabunPSK" w:hint="cs"/>
                <w:b/>
                <w:bCs/>
                <w:cs/>
              </w:rPr>
              <w:t>-</w:t>
            </w:r>
            <w:r w:rsidRPr="00B60D70">
              <w:rPr>
                <w:rFonts w:ascii="TH SarabunPSK" w:hAnsi="TH SarabunPSK" w:cs="TH SarabunPSK" w:hint="cs"/>
                <w:b/>
                <w:bCs/>
                <w:cs/>
                <w:lang w:val="th-TH"/>
              </w:rPr>
              <w:t>สกุล</w:t>
            </w:r>
            <w:r w:rsidRPr="00B60D70">
              <w:rPr>
                <w:rFonts w:ascii="TH SarabunPSK" w:hAnsi="TH SarabunPSK" w:cs="TH SarabunPSK" w:hint="cs"/>
                <w:cs/>
              </w:rPr>
              <w:t xml:space="preserve"> </w:t>
            </w:r>
            <w:r w:rsidRPr="00B60D70">
              <w:rPr>
                <w:rFonts w:ascii="TH SarabunPSK" w:hAnsi="TH SarabunPSK" w:cs="TH SarabunPSK" w:hint="cs"/>
                <w:cs/>
                <w:lang w:val="th-TH"/>
              </w:rPr>
              <w:t>นางสาวอรนุช หงวน</w:t>
            </w:r>
            <w:proofErr w:type="spellStart"/>
            <w:r w:rsidRPr="00B60D70">
              <w:rPr>
                <w:rFonts w:ascii="TH SarabunPSK" w:hAnsi="TH SarabunPSK" w:cs="TH SarabunPSK" w:hint="cs"/>
                <w:cs/>
                <w:lang w:val="th-TH"/>
              </w:rPr>
              <w:t>ไธ</w:t>
            </w:r>
            <w:proofErr w:type="spellEnd"/>
            <w:r w:rsidRPr="00B60D70">
              <w:rPr>
                <w:rFonts w:ascii="TH SarabunPSK" w:hAnsi="TH SarabunPSK" w:cs="TH SarabunPSK" w:hint="cs"/>
                <w:cs/>
                <w:lang w:val="th-TH"/>
              </w:rPr>
              <w:t>สง</w:t>
            </w:r>
            <w:r w:rsidRPr="00B60D70">
              <w:rPr>
                <w:rFonts w:ascii="TH SarabunPSK" w:hAnsi="TH SarabunPSK" w:cs="TH SarabunPSK" w:hint="cs"/>
              </w:rPr>
              <w:t> </w:t>
            </w:r>
          </w:p>
          <w:p w14:paraId="3B98D8F7" w14:textId="77777777" w:rsidR="009E6917" w:rsidRPr="00B60D70" w:rsidRDefault="00D756E0" w:rsidP="00EA669C">
            <w:pPr>
              <w:ind w:left="170" w:right="170"/>
              <w:rPr>
                <w:rFonts w:ascii="TH SarabunPSK" w:hAnsi="TH SarabunPSK" w:cs="TH SarabunPSK"/>
              </w:rPr>
            </w:pPr>
            <w:r w:rsidRPr="00B60D70">
              <w:rPr>
                <w:rFonts w:ascii="TH SarabunPSK" w:hAnsi="TH SarabunPSK" w:cs="TH SarabunPSK" w:hint="cs"/>
                <w:b/>
                <w:bCs/>
                <w:cs/>
                <w:lang w:val="th-TH"/>
              </w:rPr>
              <w:t>ตำแหน่ง</w:t>
            </w:r>
            <w:r w:rsidRPr="00B60D70">
              <w:rPr>
                <w:rFonts w:ascii="TH SarabunPSK" w:hAnsi="TH SarabunPSK" w:cs="TH SarabunPSK" w:hint="cs"/>
                <w:cs/>
              </w:rPr>
              <w:t xml:space="preserve"> </w:t>
            </w:r>
            <w:r w:rsidRPr="00B60D70">
              <w:rPr>
                <w:rFonts w:ascii="TH SarabunPSK" w:hAnsi="TH SarabunPSK" w:cs="TH SarabunPSK" w:hint="cs"/>
                <w:cs/>
                <w:lang w:val="th-TH"/>
              </w:rPr>
              <w:t>ผู้อำนวยการกลุ่มรับรองปริญญา และประกาศนียบัตร</w:t>
            </w:r>
            <w:r w:rsidRPr="00B60D70">
              <w:rPr>
                <w:rFonts w:ascii="TH SarabunPSK" w:hAnsi="TH SarabunPSK" w:cs="TH SarabunPSK" w:hint="cs"/>
              </w:rPr>
              <w:t> </w:t>
            </w:r>
          </w:p>
          <w:p w14:paraId="71C83C9E" w14:textId="77777777" w:rsidR="009E6917" w:rsidRPr="00B60D70" w:rsidRDefault="00D756E0" w:rsidP="00EA669C">
            <w:pPr>
              <w:ind w:left="170" w:right="170"/>
              <w:rPr>
                <w:rFonts w:ascii="TH SarabunPSK" w:hAnsi="TH SarabunPSK" w:cs="TH SarabunPSK"/>
              </w:rPr>
            </w:pPr>
            <w:r w:rsidRPr="00B60D70">
              <w:rPr>
                <w:rFonts w:ascii="TH SarabunPSK" w:hAnsi="TH SarabunPSK" w:cs="TH SarabunPSK" w:hint="cs"/>
                <w:b/>
                <w:bCs/>
                <w:cs/>
                <w:lang w:val="th-TH"/>
              </w:rPr>
              <w:t>สังกัด</w:t>
            </w:r>
            <w:r w:rsidRPr="00B60D70">
              <w:rPr>
                <w:rFonts w:ascii="TH SarabunPSK" w:hAnsi="TH SarabunPSK" w:cs="TH SarabunPSK" w:hint="cs"/>
                <w:cs/>
              </w:rPr>
              <w:t xml:space="preserve"> </w:t>
            </w:r>
            <w:r w:rsidRPr="00B60D70">
              <w:rPr>
                <w:rFonts w:ascii="TH SarabunPSK" w:hAnsi="TH SarabunPSK" w:cs="TH SarabunPSK" w:hint="cs"/>
                <w:cs/>
                <w:lang w:val="th-TH"/>
              </w:rPr>
              <w:t>สำนักงานเลขาธิการคุรุสภา</w:t>
            </w:r>
            <w:r w:rsidRPr="00B60D70">
              <w:rPr>
                <w:rFonts w:ascii="TH SarabunPSK" w:hAnsi="TH SarabunPSK" w:cs="TH SarabunPSK" w:hint="cs"/>
              </w:rPr>
              <w:t> </w:t>
            </w:r>
          </w:p>
          <w:p w14:paraId="29CA5EC7" w14:textId="77777777" w:rsidR="009E6917" w:rsidRPr="00B60D70" w:rsidRDefault="00D756E0" w:rsidP="00EA669C">
            <w:pPr>
              <w:ind w:left="170" w:right="170"/>
              <w:rPr>
                <w:rFonts w:ascii="TH SarabunPSK" w:hAnsi="TH SarabunPSK" w:cs="TH SarabunPSK"/>
              </w:rPr>
            </w:pPr>
            <w:r w:rsidRPr="00B60D70">
              <w:rPr>
                <w:rFonts w:ascii="TH SarabunPSK" w:hAnsi="TH SarabunPSK" w:cs="TH SarabunPSK" w:hint="cs"/>
                <w:b/>
                <w:bCs/>
                <w:cs/>
                <w:lang w:val="th-TH"/>
              </w:rPr>
              <w:t>ผู้ทรงคุณวุฒิด้าน</w:t>
            </w:r>
            <w:r w:rsidRPr="00B60D70">
              <w:rPr>
                <w:rFonts w:ascii="TH SarabunPSK" w:hAnsi="TH SarabunPSK" w:cs="TH SarabunPSK" w:hint="cs"/>
                <w:cs/>
              </w:rPr>
              <w:t xml:space="preserve"> </w:t>
            </w:r>
            <w:r w:rsidRPr="00B60D70">
              <w:rPr>
                <w:rFonts w:ascii="TH SarabunPSK" w:hAnsi="TH SarabunPSK" w:cs="TH SarabunPSK" w:hint="cs"/>
                <w:i/>
                <w:iCs/>
              </w:rPr>
              <w:t>..</w:t>
            </w:r>
            <w:r w:rsidRPr="00B60D70">
              <w:rPr>
                <w:rFonts w:ascii="TH SarabunPSK" w:hAnsi="TH SarabunPSK" w:cs="TH SarabunPSK" w:hint="cs"/>
                <w:i/>
                <w:iCs/>
                <w:cs/>
                <w:lang w:val="th-TH"/>
              </w:rPr>
              <w:t>องค์กรวิชาชีพ</w:t>
            </w:r>
            <w:r w:rsidRPr="00B60D70">
              <w:rPr>
                <w:rFonts w:ascii="TH SarabunPSK" w:hAnsi="TH SarabunPSK" w:cs="TH SarabunPSK" w:hint="cs"/>
              </w:rPr>
              <w:t>.. </w:t>
            </w:r>
          </w:p>
          <w:p w14:paraId="53A2C8FD" w14:textId="77777777" w:rsidR="009E6917" w:rsidRPr="00B60D70" w:rsidRDefault="00D756E0" w:rsidP="00EA669C">
            <w:pPr>
              <w:ind w:left="170" w:right="170"/>
              <w:rPr>
                <w:rFonts w:ascii="TH SarabunPSK" w:hAnsi="TH SarabunPSK" w:cs="TH SarabunPSK"/>
              </w:rPr>
            </w:pPr>
            <w:r w:rsidRPr="00B60D70">
              <w:rPr>
                <w:rFonts w:ascii="TH SarabunPSK" w:hAnsi="TH SarabunPSK" w:cs="TH SarabunPSK" w:hint="cs"/>
                <w:cs/>
                <w:lang w:val="th-TH"/>
              </w:rPr>
              <w:t>เห็นด้วยกับรายละเอียดของหลักสูตร แต่มีข้อเสนอแนะดังนี้</w:t>
            </w:r>
            <w:r w:rsidRPr="00B60D70">
              <w:rPr>
                <w:rFonts w:ascii="TH SarabunPSK" w:hAnsi="TH SarabunPSK" w:cs="TH SarabunPSK" w:hint="cs"/>
              </w:rPr>
              <w:t> </w:t>
            </w:r>
          </w:p>
        </w:tc>
      </w:tr>
      <w:tr w:rsidR="00B60D70" w:rsidRPr="00B60D70" w14:paraId="4766E770" w14:textId="77777777">
        <w:trPr>
          <w:trHeight w:val="300"/>
        </w:trPr>
        <w:tc>
          <w:tcPr>
            <w:tcW w:w="4503" w:type="dxa"/>
            <w:tcBorders>
              <w:top w:val="single" w:sz="6" w:space="0" w:color="000000"/>
              <w:left w:val="single" w:sz="6" w:space="0" w:color="000000"/>
              <w:bottom w:val="single" w:sz="6" w:space="0" w:color="000000"/>
              <w:right w:val="single" w:sz="6" w:space="0" w:color="000000"/>
            </w:tcBorders>
            <w:shd w:val="clear" w:color="auto" w:fill="F2F2F2"/>
          </w:tcPr>
          <w:p w14:paraId="199E2CE9" w14:textId="1D1FEC1F" w:rsidR="009E6917" w:rsidRPr="00B60D70" w:rsidRDefault="00D756E0" w:rsidP="00EA669C">
            <w:pPr>
              <w:ind w:left="170" w:right="170"/>
              <w:jc w:val="center"/>
              <w:rPr>
                <w:rFonts w:ascii="TH SarabunPSK" w:hAnsi="TH SarabunPSK" w:cs="TH SarabunPSK"/>
                <w:b/>
                <w:bCs/>
              </w:rPr>
            </w:pPr>
            <w:r w:rsidRPr="00B60D70">
              <w:rPr>
                <w:rFonts w:ascii="TH SarabunPSK" w:hAnsi="TH SarabunPSK" w:cs="TH SarabunPSK" w:hint="cs"/>
                <w:b/>
                <w:bCs/>
                <w:cs/>
                <w:lang w:val="th-TH"/>
              </w:rPr>
              <w:t>ข้อเสนอแนะ</w:t>
            </w:r>
          </w:p>
        </w:tc>
        <w:tc>
          <w:tcPr>
            <w:tcW w:w="4507" w:type="dxa"/>
            <w:tcBorders>
              <w:top w:val="single" w:sz="6" w:space="0" w:color="000000"/>
              <w:left w:val="single" w:sz="6" w:space="0" w:color="000000"/>
              <w:bottom w:val="single" w:sz="6" w:space="0" w:color="000000"/>
              <w:right w:val="single" w:sz="6" w:space="0" w:color="000000"/>
            </w:tcBorders>
            <w:shd w:val="clear" w:color="auto" w:fill="F2F2F2"/>
          </w:tcPr>
          <w:p w14:paraId="642DAD86" w14:textId="6CB219FB" w:rsidR="009E6917" w:rsidRPr="00B60D70" w:rsidRDefault="00D756E0" w:rsidP="00EA669C">
            <w:pPr>
              <w:ind w:left="170" w:right="170"/>
              <w:jc w:val="center"/>
              <w:rPr>
                <w:rFonts w:ascii="TH SarabunPSK" w:hAnsi="TH SarabunPSK" w:cs="TH SarabunPSK"/>
                <w:b/>
                <w:bCs/>
              </w:rPr>
            </w:pPr>
            <w:r w:rsidRPr="00B60D70">
              <w:rPr>
                <w:rFonts w:ascii="TH SarabunPSK" w:hAnsi="TH SarabunPSK" w:cs="TH SarabunPSK" w:hint="cs"/>
                <w:b/>
                <w:bCs/>
                <w:cs/>
                <w:lang w:val="th-TH"/>
              </w:rPr>
              <w:t>การดำเนินการของหลักสูตร</w:t>
            </w:r>
          </w:p>
        </w:tc>
      </w:tr>
      <w:tr w:rsidR="00B60D70" w:rsidRPr="00B60D70" w14:paraId="32AB7F94" w14:textId="77777777">
        <w:trPr>
          <w:trHeight w:val="300"/>
        </w:trPr>
        <w:tc>
          <w:tcPr>
            <w:tcW w:w="4503" w:type="dxa"/>
            <w:tcBorders>
              <w:top w:val="single" w:sz="6" w:space="0" w:color="000000"/>
              <w:left w:val="single" w:sz="6" w:space="0" w:color="000000"/>
              <w:bottom w:val="single" w:sz="6" w:space="0" w:color="000000"/>
              <w:right w:val="single" w:sz="6" w:space="0" w:color="000000"/>
            </w:tcBorders>
            <w:shd w:val="clear" w:color="auto" w:fill="auto"/>
          </w:tcPr>
          <w:p w14:paraId="51C993E5" w14:textId="77777777" w:rsidR="009E6917" w:rsidRPr="00B60D70" w:rsidRDefault="00D756E0" w:rsidP="00EA669C">
            <w:pPr>
              <w:ind w:left="170" w:right="170"/>
              <w:jc w:val="left"/>
              <w:rPr>
                <w:rFonts w:ascii="TH SarabunPSK" w:hAnsi="TH SarabunPSK" w:cs="TH SarabunPSK"/>
              </w:rPr>
            </w:pPr>
            <w:r w:rsidRPr="00B60D70">
              <w:rPr>
                <w:rFonts w:ascii="TH SarabunPSK" w:hAnsi="TH SarabunPSK" w:cs="TH SarabunPSK" w:hint="cs"/>
                <w:cs/>
                <w:lang w:val="th-TH"/>
              </w:rPr>
              <w:t>การออกแบบผลลัพธ์การเรียนรู้ของหลักสูตรขอให้หลักสูตรพิจารณาผลลัพธ์การเรียนรู้ให้สอดคล้องกับมาตรฐานคุรุสภา ทั้งด้านการเรียนรู้ การปฏิบัติตน การปฏิบัติงาน รวมทั้งปรัชญา และวัตถุประสงค์ของหลักสูตรด้วย</w:t>
            </w:r>
            <w:r w:rsidRPr="00B60D70">
              <w:rPr>
                <w:rFonts w:ascii="TH SarabunPSK" w:hAnsi="TH SarabunPSK" w:cs="TH SarabunPSK" w:hint="cs"/>
              </w:rPr>
              <w:t> </w:t>
            </w:r>
          </w:p>
        </w:tc>
        <w:tc>
          <w:tcPr>
            <w:tcW w:w="4507" w:type="dxa"/>
            <w:tcBorders>
              <w:top w:val="single" w:sz="6" w:space="0" w:color="000000"/>
              <w:left w:val="single" w:sz="6" w:space="0" w:color="000000"/>
              <w:bottom w:val="single" w:sz="6" w:space="0" w:color="000000"/>
              <w:right w:val="single" w:sz="6" w:space="0" w:color="000000"/>
            </w:tcBorders>
            <w:shd w:val="clear" w:color="auto" w:fill="auto"/>
          </w:tcPr>
          <w:p w14:paraId="3D3B9AB9" w14:textId="3CF1C161" w:rsidR="009E6917" w:rsidRPr="00B60D70" w:rsidRDefault="00D756E0" w:rsidP="00EA669C">
            <w:pPr>
              <w:ind w:left="170" w:right="170"/>
              <w:jc w:val="left"/>
              <w:rPr>
                <w:rFonts w:ascii="TH SarabunPSK" w:hAnsi="TH SarabunPSK" w:cs="TH SarabunPSK"/>
              </w:rPr>
            </w:pPr>
            <w:r w:rsidRPr="00B60D70">
              <w:rPr>
                <w:rFonts w:ascii="TH SarabunPSK" w:hAnsi="TH SarabunPSK" w:cs="TH SarabunPSK" w:hint="cs"/>
                <w:cs/>
                <w:lang w:val="th-TH"/>
              </w:rPr>
              <w:t>หลักสูตรได้ดำเนินการออกแบบผลลัพธ์การเรียนรู้ของหลักสูตรให้สอดคล้องกับมาตรฐานคุรุสภา</w:t>
            </w:r>
            <w:r w:rsidR="00D433BF" w:rsidRPr="00B60D70">
              <w:rPr>
                <w:rFonts w:ascii="TH SarabunPSK" w:hAnsi="TH SarabunPSK" w:cs="TH SarabunPSK" w:hint="cs"/>
                <w:cs/>
                <w:lang w:val="th-TH"/>
              </w:rPr>
              <w:t xml:space="preserve"> </w:t>
            </w:r>
            <w:r w:rsidRPr="00B60D70">
              <w:rPr>
                <w:rFonts w:ascii="TH SarabunPSK" w:hAnsi="TH SarabunPSK" w:cs="TH SarabunPSK" w:hint="cs"/>
                <w:cs/>
                <w:lang w:val="th-TH"/>
              </w:rPr>
              <w:t xml:space="preserve">ทั้งด้านการเรียนรู้ การปฏิบัติตน การปฏิบัติงานดังแสดงในตารางหน้าที่ </w:t>
            </w:r>
            <w:r w:rsidR="00E35D02" w:rsidRPr="00B60D70">
              <w:rPr>
                <w:rFonts w:ascii="TH SarabunPSK" w:hAnsi="TH SarabunPSK" w:cs="TH SarabunPSK"/>
              </w:rPr>
              <w:t>44</w:t>
            </w:r>
          </w:p>
        </w:tc>
      </w:tr>
      <w:tr w:rsidR="00B60D70" w:rsidRPr="00B60D70" w14:paraId="6486578E" w14:textId="77777777">
        <w:trPr>
          <w:trHeight w:val="300"/>
        </w:trPr>
        <w:tc>
          <w:tcPr>
            <w:tcW w:w="4503" w:type="dxa"/>
            <w:tcBorders>
              <w:top w:val="single" w:sz="6" w:space="0" w:color="000000"/>
              <w:left w:val="single" w:sz="6" w:space="0" w:color="000000"/>
              <w:bottom w:val="single" w:sz="6" w:space="0" w:color="000000"/>
              <w:right w:val="single" w:sz="6" w:space="0" w:color="000000"/>
            </w:tcBorders>
            <w:shd w:val="clear" w:color="auto" w:fill="auto"/>
          </w:tcPr>
          <w:p w14:paraId="784A1878" w14:textId="77777777" w:rsidR="009E6917" w:rsidRPr="00B60D70" w:rsidRDefault="00D756E0" w:rsidP="00EA669C">
            <w:pPr>
              <w:ind w:left="170" w:right="170"/>
              <w:jc w:val="left"/>
              <w:rPr>
                <w:rFonts w:ascii="TH SarabunPSK" w:hAnsi="TH SarabunPSK" w:cs="TH SarabunPSK"/>
              </w:rPr>
            </w:pPr>
            <w:r w:rsidRPr="00B60D70">
              <w:rPr>
                <w:rFonts w:ascii="TH SarabunPSK" w:hAnsi="TH SarabunPSK" w:cs="TH SarabunPSK" w:hint="cs"/>
                <w:cs/>
                <w:lang w:val="th-TH"/>
              </w:rPr>
              <w:t xml:space="preserve">การจัดกลุ่มวิชาครูพื้นฐาน ขอให้หลักสูตรพิจารณารายวิชาให้มีความสอดคล้องกับมาตรฐานของคุรุสภา ซึ่งหลักสูตรสามารถแสดงให้เห็นความสอดคล้องเช่น ตาราง </w:t>
            </w:r>
            <w:r w:rsidRPr="00B60D70">
              <w:rPr>
                <w:rFonts w:ascii="TH SarabunPSK" w:hAnsi="TH SarabunPSK" w:cs="TH SarabunPSK" w:hint="cs"/>
              </w:rPr>
              <w:t xml:space="preserve">Mapping </w:t>
            </w:r>
            <w:r w:rsidRPr="00B60D70">
              <w:rPr>
                <w:rFonts w:ascii="TH SarabunPSK" w:hAnsi="TH SarabunPSK" w:cs="TH SarabunPSK" w:hint="cs"/>
                <w:cs/>
                <w:lang w:val="th-TH"/>
              </w:rPr>
              <w:t>รายวิชากับมาตรฐานของคุรุสภา</w:t>
            </w:r>
            <w:r w:rsidRPr="00B60D70">
              <w:rPr>
                <w:rFonts w:ascii="TH SarabunPSK" w:hAnsi="TH SarabunPSK" w:cs="TH SarabunPSK" w:hint="cs"/>
              </w:rPr>
              <w:t> </w:t>
            </w:r>
          </w:p>
        </w:tc>
        <w:tc>
          <w:tcPr>
            <w:tcW w:w="4507" w:type="dxa"/>
            <w:tcBorders>
              <w:top w:val="single" w:sz="6" w:space="0" w:color="000000"/>
              <w:left w:val="single" w:sz="6" w:space="0" w:color="000000"/>
              <w:bottom w:val="single" w:sz="6" w:space="0" w:color="000000"/>
              <w:right w:val="single" w:sz="6" w:space="0" w:color="000000"/>
            </w:tcBorders>
            <w:shd w:val="clear" w:color="auto" w:fill="auto"/>
          </w:tcPr>
          <w:p w14:paraId="1B995609" w14:textId="55C6762F" w:rsidR="009E6917" w:rsidRPr="00B60D70" w:rsidRDefault="00D756E0" w:rsidP="00BD7F9D">
            <w:pPr>
              <w:ind w:left="170" w:right="170"/>
              <w:jc w:val="left"/>
              <w:rPr>
                <w:rFonts w:ascii="TH SarabunPSK" w:hAnsi="TH SarabunPSK" w:cs="TH SarabunPSK"/>
              </w:rPr>
            </w:pPr>
            <w:r w:rsidRPr="00B60D70">
              <w:rPr>
                <w:rFonts w:ascii="TH SarabunPSK" w:hAnsi="TH SarabunPSK" w:cs="TH SarabunPSK" w:hint="cs"/>
                <w:cs/>
                <w:lang w:val="th-TH"/>
              </w:rPr>
              <w:t xml:space="preserve">หลักสูตรได้ดำเนินการแสดงความสัมพันธ์ผลลัพธ์การเรียนรู้ของหลักสูตร </w:t>
            </w:r>
            <w:r w:rsidRPr="00B60D70">
              <w:rPr>
                <w:rFonts w:ascii="TH SarabunPSK" w:hAnsi="TH SarabunPSK" w:cs="TH SarabunPSK" w:hint="cs"/>
                <w:cs/>
              </w:rPr>
              <w:t>(</w:t>
            </w:r>
            <w:r w:rsidRPr="00B60D70">
              <w:rPr>
                <w:rFonts w:ascii="TH SarabunPSK" w:hAnsi="TH SarabunPSK" w:cs="TH SarabunPSK" w:hint="cs"/>
              </w:rPr>
              <w:t>PLOs)</w:t>
            </w:r>
            <w:r w:rsidRPr="00B60D70">
              <w:rPr>
                <w:rFonts w:ascii="TH SarabunPSK" w:hAnsi="TH SarabunPSK" w:cs="TH SarabunPSK" w:hint="cs"/>
                <w:cs/>
              </w:rPr>
              <w:t xml:space="preserve"> </w:t>
            </w:r>
            <w:r w:rsidRPr="00B60D70">
              <w:rPr>
                <w:rFonts w:ascii="TH SarabunPSK" w:hAnsi="TH SarabunPSK" w:cs="TH SarabunPSK" w:hint="cs"/>
                <w:cs/>
                <w:lang w:val="th-TH"/>
              </w:rPr>
              <w:t>กับ</w:t>
            </w:r>
            <w:r w:rsidRPr="00B60D70">
              <w:rPr>
                <w:rFonts w:ascii="TH SarabunPSK" w:hAnsi="TH SarabunPSK" w:cs="TH SarabunPSK" w:hint="cs"/>
              </w:rPr>
              <w:t xml:space="preserve"> </w:t>
            </w:r>
            <w:r w:rsidRPr="00B60D70">
              <w:rPr>
                <w:rFonts w:ascii="TH SarabunPSK" w:hAnsi="TH SarabunPSK" w:cs="TH SarabunPSK" w:hint="cs"/>
                <w:cs/>
                <w:lang w:val="th-TH"/>
              </w:rPr>
              <w:t xml:space="preserve">คุณลักษณะบัณฑิตที่พึงประสงค์ของมหาวิทยาลัยเทคโนโลยีพระจอมเกล้าธนบุรี </w:t>
            </w:r>
            <w:r w:rsidRPr="00B60D70">
              <w:rPr>
                <w:rFonts w:ascii="TH SarabunPSK" w:hAnsi="TH SarabunPSK" w:cs="TH SarabunPSK" w:hint="cs"/>
                <w:cs/>
              </w:rPr>
              <w:t>(</w:t>
            </w:r>
            <w:r w:rsidRPr="00B60D70">
              <w:rPr>
                <w:rFonts w:ascii="TH SarabunPSK" w:hAnsi="TH SarabunPSK" w:cs="TH SarabunPSK" w:hint="cs"/>
              </w:rPr>
              <w:t xml:space="preserve">KMUTT student QF) </w:t>
            </w:r>
            <w:r w:rsidRPr="00B60D70">
              <w:rPr>
                <w:rFonts w:ascii="TH SarabunPSK" w:hAnsi="TH SarabunPSK" w:cs="TH SarabunPSK" w:hint="cs"/>
                <w:cs/>
                <w:lang w:val="th-TH"/>
              </w:rPr>
              <w:t>และผลลัพธ์การเรียนรู้ตามกรอบมาตรฐานคุณวุฒิ</w:t>
            </w:r>
            <w:r w:rsidRPr="00B60D70">
              <w:rPr>
                <w:rFonts w:ascii="TH SarabunPSK" w:eastAsia="Times New Roman" w:hAnsi="TH SarabunPSK" w:cs="TH SarabunPSK" w:hint="cs"/>
                <w:cs/>
                <w:lang w:val="th-TH"/>
              </w:rPr>
              <w:t>ระดับอุดมศึกษา</w:t>
            </w:r>
            <w:r w:rsidRPr="00B60D70">
              <w:rPr>
                <w:rFonts w:ascii="TH SarabunPSK" w:hAnsi="TH SarabunPSK" w:cs="TH SarabunPSK" w:hint="cs"/>
                <w:cs/>
                <w:lang w:val="th-TH"/>
              </w:rPr>
              <w:t>แห่งชาติ</w:t>
            </w:r>
            <w:r w:rsidRPr="00B60D70">
              <w:rPr>
                <w:rFonts w:ascii="TH SarabunPSK" w:hAnsi="TH SarabunPSK" w:cs="TH SarabunPSK" w:hint="cs"/>
              </w:rPr>
              <w:t xml:space="preserve"> (TQF)</w:t>
            </w:r>
            <w:r w:rsidRPr="00B60D70">
              <w:rPr>
                <w:rFonts w:ascii="TH SarabunPSK" w:hAnsi="TH SarabunPSK" w:cs="TH SarabunPSK" w:hint="cs"/>
                <w:cs/>
              </w:rPr>
              <w:t xml:space="preserve"> </w:t>
            </w:r>
            <w:r w:rsidRPr="00B60D70">
              <w:rPr>
                <w:rFonts w:ascii="TH SarabunPSK" w:hAnsi="TH SarabunPSK" w:cs="TH SarabunPSK" w:hint="cs"/>
                <w:cs/>
                <w:lang w:val="th-TH"/>
              </w:rPr>
              <w:t xml:space="preserve">และมาตรฐานวิชาชีพครู โดยแสดงไว้ในตารางหน้าที่ </w:t>
            </w:r>
            <w:r w:rsidRPr="00B60D70">
              <w:rPr>
                <w:rFonts w:ascii="TH SarabunPSK" w:hAnsi="TH SarabunPSK" w:cs="TH SarabunPSK" w:hint="cs"/>
              </w:rPr>
              <w:t>4</w:t>
            </w:r>
            <w:r w:rsidR="00E35D02" w:rsidRPr="00B60D70">
              <w:rPr>
                <w:rFonts w:ascii="TH SarabunPSK" w:hAnsi="TH SarabunPSK" w:cs="TH SarabunPSK"/>
              </w:rPr>
              <w:t>4</w:t>
            </w:r>
            <w:r w:rsidRPr="00B60D70">
              <w:rPr>
                <w:rFonts w:ascii="TH SarabunPSK" w:hAnsi="TH SarabunPSK" w:cs="TH SarabunPSK" w:hint="cs"/>
              </w:rPr>
              <w:t>-47</w:t>
            </w:r>
          </w:p>
        </w:tc>
      </w:tr>
      <w:tr w:rsidR="00B60D70" w:rsidRPr="00B60D70" w14:paraId="7A987C00" w14:textId="77777777">
        <w:trPr>
          <w:trHeight w:val="300"/>
        </w:trPr>
        <w:tc>
          <w:tcPr>
            <w:tcW w:w="4503" w:type="dxa"/>
            <w:tcBorders>
              <w:top w:val="single" w:sz="6" w:space="0" w:color="000000"/>
              <w:left w:val="single" w:sz="6" w:space="0" w:color="000000"/>
              <w:bottom w:val="single" w:sz="6" w:space="0" w:color="000000"/>
              <w:right w:val="single" w:sz="6" w:space="0" w:color="000000"/>
            </w:tcBorders>
            <w:shd w:val="clear" w:color="auto" w:fill="auto"/>
          </w:tcPr>
          <w:p w14:paraId="10D9DCF2" w14:textId="6B5D629B" w:rsidR="009E6917" w:rsidRPr="00B60D70" w:rsidRDefault="00D756E0" w:rsidP="00EA669C">
            <w:pPr>
              <w:ind w:left="170" w:right="170"/>
              <w:rPr>
                <w:rFonts w:ascii="TH SarabunPSK" w:hAnsi="TH SarabunPSK" w:cs="TH SarabunPSK"/>
              </w:rPr>
            </w:pPr>
            <w:r w:rsidRPr="00B60D70">
              <w:rPr>
                <w:rFonts w:ascii="TH SarabunPSK" w:hAnsi="TH SarabunPSK" w:cs="TH SarabunPSK" w:hint="cs"/>
                <w:cs/>
                <w:lang w:val="th-TH"/>
              </w:rPr>
              <w:t>การฝึกประสบการ</w:t>
            </w:r>
            <w:r w:rsidR="00A26F6A" w:rsidRPr="00B60D70">
              <w:rPr>
                <w:rFonts w:ascii="TH SarabunPSK" w:hAnsi="TH SarabunPSK" w:cs="TH SarabunPSK" w:hint="cs"/>
                <w:cs/>
                <w:lang w:val="th-TH"/>
              </w:rPr>
              <w:t>ณ์</w:t>
            </w:r>
            <w:r w:rsidRPr="00B60D70">
              <w:rPr>
                <w:rFonts w:ascii="TH SarabunPSK" w:hAnsi="TH SarabunPSK" w:cs="TH SarabunPSK" w:hint="cs"/>
                <w:cs/>
                <w:lang w:val="th-TH"/>
              </w:rPr>
              <w:t>วิชาชีพครู ขอให้หลักสูตร แสดงกระบวนการจัดการการฝึกประสบการณ์ให้เห็นว่าหลักสูตรมีกรอบแนวคิด การพัฒนานักศึกษาในแต่ละชั้นปีอย่างไร รวมถึงการบริหารจัดการอาจารย์นิเทศก์นักศึกษาด้วย</w:t>
            </w:r>
            <w:r w:rsidRPr="00B60D70">
              <w:rPr>
                <w:rFonts w:ascii="TH SarabunPSK" w:hAnsi="TH SarabunPSK" w:cs="TH SarabunPSK" w:hint="cs"/>
              </w:rPr>
              <w:t> </w:t>
            </w:r>
          </w:p>
        </w:tc>
        <w:tc>
          <w:tcPr>
            <w:tcW w:w="4507" w:type="dxa"/>
            <w:tcBorders>
              <w:top w:val="single" w:sz="6" w:space="0" w:color="000000"/>
              <w:left w:val="single" w:sz="6" w:space="0" w:color="000000"/>
              <w:bottom w:val="single" w:sz="6" w:space="0" w:color="000000"/>
              <w:right w:val="single" w:sz="6" w:space="0" w:color="000000"/>
            </w:tcBorders>
            <w:shd w:val="clear" w:color="auto" w:fill="auto"/>
          </w:tcPr>
          <w:p w14:paraId="10FDFB25" w14:textId="41A6A0C1" w:rsidR="009E6917" w:rsidRPr="00B60D70" w:rsidRDefault="00D756E0" w:rsidP="00EA669C">
            <w:pPr>
              <w:ind w:left="170" w:right="170"/>
              <w:rPr>
                <w:rFonts w:ascii="TH SarabunPSK" w:hAnsi="TH SarabunPSK" w:cs="TH SarabunPSK"/>
              </w:rPr>
            </w:pPr>
            <w:r w:rsidRPr="00B60D70">
              <w:rPr>
                <w:rFonts w:ascii="TH SarabunPSK" w:hAnsi="TH SarabunPSK" w:cs="TH SarabunPSK" w:hint="cs"/>
              </w:rPr>
              <w:t> </w:t>
            </w:r>
            <w:r w:rsidRPr="00B60D70">
              <w:rPr>
                <w:rFonts w:ascii="TH SarabunPSK" w:hAnsi="TH SarabunPSK" w:cs="TH SarabunPSK" w:hint="cs"/>
                <w:cs/>
                <w:lang w:val="th-TH"/>
              </w:rPr>
              <w:t xml:space="preserve">การจัดการการฝึกประสบการณ์วิชาชีพระหว่างเรียนและการฝึกปฏิบัติการสอนในสถานศึกษาของคณะครุศาสตร์อุตสาหกรรมและเทคโนโลยี มหาวิทยาลัยเทคโนโลยีพระจอมเกล้าธนบุรีโดยแสดงไว้ในหน้าที่ </w:t>
            </w:r>
            <w:r w:rsidR="00E35D02" w:rsidRPr="00B60D70">
              <w:rPr>
                <w:rFonts w:ascii="TH SarabunPSK" w:hAnsi="TH SarabunPSK" w:cs="TH SarabunPSK"/>
              </w:rPr>
              <w:t>61</w:t>
            </w:r>
          </w:p>
        </w:tc>
      </w:tr>
      <w:tr w:rsidR="00B60D70" w:rsidRPr="00B60D70" w14:paraId="59C89F0D" w14:textId="77777777">
        <w:trPr>
          <w:trHeight w:val="55"/>
        </w:trPr>
        <w:tc>
          <w:tcPr>
            <w:tcW w:w="4503" w:type="dxa"/>
            <w:tcBorders>
              <w:top w:val="single" w:sz="6" w:space="0" w:color="000000"/>
              <w:left w:val="single" w:sz="6" w:space="0" w:color="000000"/>
              <w:bottom w:val="single" w:sz="6" w:space="0" w:color="000000"/>
              <w:right w:val="single" w:sz="6" w:space="0" w:color="000000"/>
            </w:tcBorders>
            <w:shd w:val="clear" w:color="auto" w:fill="auto"/>
          </w:tcPr>
          <w:p w14:paraId="46DA09BB" w14:textId="77777777" w:rsidR="009E6917" w:rsidRPr="00B60D70" w:rsidRDefault="00D756E0" w:rsidP="00EA669C">
            <w:pPr>
              <w:ind w:left="170" w:right="170"/>
              <w:rPr>
                <w:rFonts w:ascii="TH SarabunPSK" w:hAnsi="TH SarabunPSK" w:cs="TH SarabunPSK"/>
                <w:lang w:val="th-TH"/>
              </w:rPr>
            </w:pPr>
            <w:r w:rsidRPr="00B60D70">
              <w:rPr>
                <w:rFonts w:ascii="TH SarabunPSK" w:hAnsi="TH SarabunPSK" w:cs="TH SarabunPSK" w:hint="cs"/>
                <w:cs/>
                <w:lang w:val="th-TH"/>
              </w:rPr>
              <w:t xml:space="preserve">กิจกรรมส่งเสริมความเป็นครู ขอให้หลักสูตรดำเนินการวางแผนการจัดกิจกรรมให้ครบ 6 กิจกรรมบังคับตามมาตรฐานของคุรุสภา โดยเฉพาะกิจกรรม </w:t>
            </w:r>
            <w:r w:rsidRPr="00B60D70">
              <w:rPr>
                <w:rFonts w:ascii="TH SarabunPSK" w:hAnsi="TH SarabunPSK" w:cs="TH SarabunPSK" w:hint="cs"/>
                <w:lang w:val="th-TH"/>
              </w:rPr>
              <w:t xml:space="preserve">EPLC </w:t>
            </w:r>
            <w:r w:rsidRPr="00B60D70">
              <w:rPr>
                <w:rFonts w:ascii="TH SarabunPSK" w:hAnsi="TH SarabunPSK" w:cs="TH SarabunPSK" w:hint="cs"/>
                <w:cs/>
                <w:lang w:val="th-TH"/>
              </w:rPr>
              <w:t>ที่จัดโดยคุรุสภา ขอให้หลักสูตรติดตามช่วงเวลาการจัดกิจกรรมและแจ้งให้นักศึกษาเข้าร่วมด้วย</w:t>
            </w:r>
            <w:r w:rsidRPr="00B60D70">
              <w:rPr>
                <w:rFonts w:ascii="TH SarabunPSK" w:hAnsi="TH SarabunPSK" w:cs="TH SarabunPSK" w:hint="cs"/>
                <w:lang w:val="th-TH"/>
              </w:rPr>
              <w:t> </w:t>
            </w:r>
          </w:p>
        </w:tc>
        <w:tc>
          <w:tcPr>
            <w:tcW w:w="4507" w:type="dxa"/>
            <w:tcBorders>
              <w:top w:val="single" w:sz="6" w:space="0" w:color="000000"/>
              <w:left w:val="single" w:sz="6" w:space="0" w:color="000000"/>
              <w:bottom w:val="single" w:sz="6" w:space="0" w:color="000000"/>
              <w:right w:val="single" w:sz="6" w:space="0" w:color="000000"/>
            </w:tcBorders>
            <w:shd w:val="clear" w:color="auto" w:fill="auto"/>
          </w:tcPr>
          <w:p w14:paraId="35B41CFB" w14:textId="563AAD45" w:rsidR="009E6917" w:rsidRPr="00B60D70" w:rsidRDefault="00D756E0" w:rsidP="00EA669C">
            <w:pPr>
              <w:ind w:left="170" w:right="170"/>
              <w:rPr>
                <w:rFonts w:ascii="TH SarabunPSK" w:hAnsi="TH SarabunPSK" w:cs="TH SarabunPSK"/>
              </w:rPr>
            </w:pPr>
            <w:r w:rsidRPr="00B60D70">
              <w:rPr>
                <w:rFonts w:ascii="TH SarabunPSK" w:hAnsi="TH SarabunPSK" w:cs="TH SarabunPSK" w:hint="cs"/>
                <w:lang w:val="th-TH"/>
              </w:rPr>
              <w:t> </w:t>
            </w:r>
            <w:r w:rsidRPr="00B60D70">
              <w:rPr>
                <w:rFonts w:ascii="TH SarabunPSK" w:hAnsi="TH SarabunPSK" w:cs="TH SarabunPSK" w:hint="cs"/>
                <w:cs/>
                <w:lang w:val="th-TH"/>
              </w:rPr>
              <w:t>หลักสูตรได้กำหนดให้มีกิจกรรมส่งเสริมความเป็นครู ตามมาตรฐานการพัฒนาผู้เรียนตามเกณฑ์การรับรองของค</w:t>
            </w:r>
            <w:r w:rsidR="004D616B" w:rsidRPr="00B60D70">
              <w:rPr>
                <w:rFonts w:ascii="TH SarabunPSK" w:hAnsi="TH SarabunPSK" w:cs="TH SarabunPSK" w:hint="cs"/>
                <w:cs/>
                <w:lang w:val="th-TH"/>
              </w:rPr>
              <w:t>ุ</w:t>
            </w:r>
            <w:r w:rsidRPr="00B60D70">
              <w:rPr>
                <w:rFonts w:ascii="TH SarabunPSK" w:hAnsi="TH SarabunPSK" w:cs="TH SarabunPSK" w:hint="cs"/>
                <w:cs/>
                <w:lang w:val="th-TH"/>
              </w:rPr>
              <w:t>รุสภาในด้านกิจกรรมส่งเสริมความเป็นครู ในทุกชั้นปี และได้กำหนดให้คณะกรรมการพัฒนานักศึกษาของหลักสูตรฯเป็นผู้ตรวจสอบการเข้าร่วมกิจกรรม ทั้งนี้ในแต่ละกิจกรรมหลักสูตรได้มีการวางแผนการดำเนินงานโดย หลักสูตรฯหรือสโมสรนักศึกษาคณะครุศาสตร์ฯ</w:t>
            </w:r>
            <w:r w:rsidR="00D433BF" w:rsidRPr="00B60D70">
              <w:rPr>
                <w:rFonts w:ascii="TH SarabunPSK" w:hAnsi="TH SarabunPSK" w:cs="TH SarabunPSK" w:hint="cs"/>
                <w:cs/>
                <w:lang w:val="th-TH"/>
              </w:rPr>
              <w:t xml:space="preserve"> </w:t>
            </w:r>
            <w:r w:rsidRPr="00B60D70">
              <w:rPr>
                <w:rFonts w:ascii="TH SarabunPSK" w:hAnsi="TH SarabunPSK" w:cs="TH SarabunPSK" w:hint="cs"/>
                <w:cs/>
                <w:lang w:val="th-TH"/>
              </w:rPr>
              <w:t xml:space="preserve">เป็นผู้รับผิดชอบดำเนินการ แสดงไว้ในหน้าที่ </w:t>
            </w:r>
            <w:r w:rsidR="00E35D02" w:rsidRPr="00B60D70">
              <w:rPr>
                <w:rFonts w:ascii="TH SarabunPSK" w:hAnsi="TH SarabunPSK" w:cs="TH SarabunPSK"/>
              </w:rPr>
              <w:t>62</w:t>
            </w:r>
            <w:r w:rsidR="00D433BF" w:rsidRPr="00B60D70">
              <w:rPr>
                <w:rFonts w:ascii="TH SarabunPSK" w:hAnsi="TH SarabunPSK" w:cs="TH SarabunPSK" w:hint="cs"/>
              </w:rPr>
              <w:t>-</w:t>
            </w:r>
            <w:r w:rsidR="00E35D02" w:rsidRPr="00B60D70">
              <w:rPr>
                <w:rFonts w:ascii="TH SarabunPSK" w:hAnsi="TH SarabunPSK" w:cs="TH SarabunPSK"/>
              </w:rPr>
              <w:t>63</w:t>
            </w:r>
          </w:p>
        </w:tc>
      </w:tr>
      <w:tr w:rsidR="00B60D70" w:rsidRPr="00B60D70" w14:paraId="00C17F60" w14:textId="77777777">
        <w:trPr>
          <w:trHeight w:val="300"/>
        </w:trPr>
        <w:tc>
          <w:tcPr>
            <w:tcW w:w="9010" w:type="dxa"/>
            <w:gridSpan w:val="2"/>
            <w:tcBorders>
              <w:top w:val="single" w:sz="6" w:space="0" w:color="000000"/>
              <w:left w:val="single" w:sz="6" w:space="0" w:color="000000"/>
              <w:bottom w:val="single" w:sz="6" w:space="0" w:color="000000"/>
              <w:right w:val="single" w:sz="6" w:space="0" w:color="000000"/>
            </w:tcBorders>
            <w:shd w:val="clear" w:color="auto" w:fill="auto"/>
          </w:tcPr>
          <w:p w14:paraId="5F9E0E61" w14:textId="77777777" w:rsidR="009E6917" w:rsidRPr="00B60D70" w:rsidRDefault="00D756E0" w:rsidP="00EA669C">
            <w:pPr>
              <w:ind w:left="170" w:right="170"/>
              <w:rPr>
                <w:rStyle w:val="normaltextrun"/>
                <w:rFonts w:ascii="TH SarabunPSK" w:hAnsi="TH SarabunPSK" w:cs="TH SarabunPSK"/>
                <w:shd w:val="clear" w:color="auto" w:fill="FFFFFF"/>
              </w:rPr>
            </w:pPr>
            <w:r w:rsidRPr="00B60D70">
              <w:rPr>
                <w:rFonts w:ascii="TH SarabunPSK" w:hAnsi="TH SarabunPSK" w:cs="TH SarabunPSK" w:hint="cs"/>
                <w:b/>
                <w:bCs/>
                <w:cs/>
                <w:lang w:val="th-TH"/>
              </w:rPr>
              <w:lastRenderedPageBreak/>
              <w:t>ชื่อ</w:t>
            </w:r>
            <w:r w:rsidRPr="00B60D70">
              <w:rPr>
                <w:rFonts w:ascii="TH SarabunPSK" w:hAnsi="TH SarabunPSK" w:cs="TH SarabunPSK" w:hint="cs"/>
                <w:b/>
                <w:bCs/>
                <w:cs/>
              </w:rPr>
              <w:t>-</w:t>
            </w:r>
            <w:r w:rsidRPr="00B60D70">
              <w:rPr>
                <w:rFonts w:ascii="TH SarabunPSK" w:hAnsi="TH SarabunPSK" w:cs="TH SarabunPSK" w:hint="cs"/>
                <w:b/>
                <w:bCs/>
                <w:cs/>
                <w:lang w:val="th-TH"/>
              </w:rPr>
              <w:t>สกุล</w:t>
            </w:r>
            <w:r w:rsidRPr="00B60D70">
              <w:rPr>
                <w:rFonts w:ascii="TH SarabunPSK" w:hAnsi="TH SarabunPSK" w:cs="TH SarabunPSK" w:hint="cs"/>
                <w:cs/>
              </w:rPr>
              <w:t xml:space="preserve"> </w:t>
            </w:r>
            <w:r w:rsidRPr="00B60D70">
              <w:rPr>
                <w:rFonts w:ascii="TH SarabunPSK" w:hAnsi="TH SarabunPSK" w:cs="TH SarabunPSK" w:hint="cs"/>
                <w:cs/>
                <w:lang w:val="th-TH"/>
              </w:rPr>
              <w:t>นายพาน</w:t>
            </w:r>
            <w:proofErr w:type="spellStart"/>
            <w:r w:rsidRPr="00B60D70">
              <w:rPr>
                <w:rFonts w:ascii="TH SarabunPSK" w:hAnsi="TH SarabunPSK" w:cs="TH SarabunPSK" w:hint="cs"/>
                <w:cs/>
                <w:lang w:val="th-TH"/>
              </w:rPr>
              <w:t>ิช</w:t>
            </w:r>
            <w:proofErr w:type="spellEnd"/>
            <w:r w:rsidRPr="00B60D70">
              <w:rPr>
                <w:rFonts w:ascii="TH SarabunPSK" w:hAnsi="TH SarabunPSK" w:cs="TH SarabunPSK" w:hint="cs"/>
                <w:cs/>
                <w:lang w:val="th-TH"/>
              </w:rPr>
              <w:t xml:space="preserve"> วุฒิพฤกษ์</w:t>
            </w:r>
            <w:r w:rsidRPr="00B60D70">
              <w:rPr>
                <w:rStyle w:val="normaltextrun"/>
                <w:rFonts w:ascii="TH SarabunPSK" w:hAnsi="TH SarabunPSK" w:cs="TH SarabunPSK" w:hint="cs"/>
                <w:shd w:val="clear" w:color="auto" w:fill="FFFFFF"/>
              </w:rPr>
              <w:t> </w:t>
            </w:r>
          </w:p>
          <w:p w14:paraId="4D9A7FF9" w14:textId="77777777" w:rsidR="009E6917" w:rsidRPr="00B60D70" w:rsidRDefault="00D756E0" w:rsidP="00EA669C">
            <w:pPr>
              <w:ind w:left="170" w:right="170"/>
              <w:rPr>
                <w:rFonts w:ascii="TH SarabunPSK" w:eastAsia="Times New Roman" w:hAnsi="TH SarabunPSK" w:cs="TH SarabunPSK"/>
                <w:sz w:val="30"/>
                <w:szCs w:val="30"/>
              </w:rPr>
            </w:pPr>
            <w:r w:rsidRPr="00B60D70">
              <w:rPr>
                <w:rStyle w:val="normaltextrun"/>
                <w:rFonts w:ascii="TH SarabunPSK" w:hAnsi="TH SarabunPSK" w:cs="TH SarabunPSK" w:hint="cs"/>
                <w:b/>
                <w:bCs/>
                <w:shd w:val="clear" w:color="auto" w:fill="FFFFFF"/>
                <w:cs/>
                <w:lang w:val="th-TH"/>
              </w:rPr>
              <w:t>ตำแหน่งทางวิชาการ</w:t>
            </w:r>
            <w:r w:rsidRPr="00B60D70">
              <w:rPr>
                <w:rStyle w:val="normaltextrun"/>
                <w:rFonts w:ascii="TH SarabunPSK" w:hAnsi="TH SarabunPSK" w:cs="TH SarabunPSK" w:hint="cs"/>
                <w:shd w:val="clear" w:color="auto" w:fill="FFFFFF"/>
                <w:cs/>
              </w:rPr>
              <w:t xml:space="preserve"> </w:t>
            </w:r>
            <w:r w:rsidRPr="00B60D70">
              <w:rPr>
                <w:rStyle w:val="normaltextrun"/>
                <w:rFonts w:ascii="TH SarabunPSK" w:hAnsi="TH SarabunPSK" w:cs="TH SarabunPSK" w:hint="cs"/>
                <w:cs/>
                <w:lang w:val="th-TH"/>
              </w:rPr>
              <w:t>ศาสตราจารย์</w:t>
            </w:r>
          </w:p>
          <w:p w14:paraId="3B2C4581" w14:textId="77777777" w:rsidR="009E6917" w:rsidRPr="00B60D70" w:rsidRDefault="00D756E0" w:rsidP="00EA669C">
            <w:pPr>
              <w:ind w:left="170" w:right="170"/>
              <w:rPr>
                <w:rFonts w:ascii="TH SarabunPSK" w:hAnsi="TH SarabunPSK" w:cs="TH SarabunPSK"/>
              </w:rPr>
            </w:pPr>
            <w:r w:rsidRPr="00B60D70">
              <w:rPr>
                <w:rFonts w:ascii="TH SarabunPSK" w:hAnsi="TH SarabunPSK" w:cs="TH SarabunPSK" w:hint="cs"/>
                <w:cs/>
                <w:lang w:val="th-TH"/>
              </w:rPr>
              <w:t>ตำแหน่งบริหาร</w:t>
            </w:r>
            <w:r w:rsidRPr="00B60D70">
              <w:rPr>
                <w:rFonts w:ascii="TH SarabunPSK" w:hAnsi="TH SarabunPSK" w:cs="TH SarabunPSK" w:hint="cs"/>
                <w:cs/>
              </w:rPr>
              <w:t xml:space="preserve"> </w:t>
            </w:r>
          </w:p>
          <w:p w14:paraId="2C733BBC" w14:textId="77777777" w:rsidR="009E6917" w:rsidRPr="00B60D70" w:rsidRDefault="00D756E0" w:rsidP="00EA669C">
            <w:pPr>
              <w:ind w:left="170" w:right="170"/>
              <w:rPr>
                <w:rFonts w:ascii="TH SarabunPSK" w:eastAsia="Times New Roman" w:hAnsi="TH SarabunPSK" w:cs="TH SarabunPSK"/>
                <w:sz w:val="30"/>
                <w:szCs w:val="30"/>
              </w:rPr>
            </w:pPr>
            <w:r w:rsidRPr="00B60D70">
              <w:rPr>
                <w:rFonts w:ascii="TH SarabunPSK" w:eastAsia="Times New Roman" w:hAnsi="TH SarabunPSK" w:cs="TH SarabunPSK" w:hint="cs"/>
                <w:b/>
                <w:bCs/>
                <w:sz w:val="30"/>
                <w:szCs w:val="30"/>
                <w:cs/>
                <w:lang w:val="th-TH"/>
              </w:rPr>
              <w:t>สังกัด</w:t>
            </w:r>
            <w:r w:rsidRPr="00B60D70">
              <w:rPr>
                <w:rFonts w:ascii="TH SarabunPSK" w:eastAsia="Times New Roman" w:hAnsi="TH SarabunPSK" w:cs="TH SarabunPSK" w:hint="cs"/>
                <w:sz w:val="30"/>
                <w:szCs w:val="30"/>
                <w:cs/>
              </w:rPr>
              <w:t xml:space="preserve"> </w:t>
            </w:r>
            <w:r w:rsidRPr="00B60D70">
              <w:rPr>
                <w:rStyle w:val="normaltextrun"/>
                <w:rFonts w:ascii="TH SarabunPSK" w:hAnsi="TH SarabunPSK" w:cs="TH SarabunPSK" w:hint="cs"/>
                <w:shd w:val="clear" w:color="auto" w:fill="FFFFFF"/>
                <w:cs/>
                <w:lang w:val="th-TH"/>
              </w:rPr>
              <w:t>มหาวิทยาลัยเทคโนโลยีพระจอมเกล้าพระนครเหนือ</w:t>
            </w:r>
            <w:r w:rsidRPr="00B60D70">
              <w:rPr>
                <w:rStyle w:val="eop"/>
                <w:rFonts w:ascii="TH SarabunPSK" w:hAnsi="TH SarabunPSK" w:cs="TH SarabunPSK" w:hint="cs"/>
                <w:shd w:val="clear" w:color="auto" w:fill="FFFFFF"/>
              </w:rPr>
              <w:t> </w:t>
            </w:r>
          </w:p>
          <w:p w14:paraId="5BC754EA" w14:textId="77777777" w:rsidR="009E6917" w:rsidRPr="00B60D70" w:rsidRDefault="00D756E0" w:rsidP="00EA669C">
            <w:pPr>
              <w:ind w:left="170" w:right="170"/>
              <w:rPr>
                <w:rFonts w:ascii="TH SarabunPSK" w:hAnsi="TH SarabunPSK" w:cs="TH SarabunPSK"/>
              </w:rPr>
            </w:pPr>
            <w:r w:rsidRPr="00B60D70">
              <w:rPr>
                <w:rFonts w:ascii="TH SarabunPSK" w:hAnsi="TH SarabunPSK" w:cs="TH SarabunPSK" w:hint="cs"/>
                <w:cs/>
                <w:lang w:val="th-TH"/>
              </w:rPr>
              <w:t>ผู้ทรงคุณวุฒิด้าน</w:t>
            </w:r>
            <w:r w:rsidRPr="00B60D70">
              <w:rPr>
                <w:rFonts w:ascii="TH SarabunPSK" w:hAnsi="TH SarabunPSK" w:cs="TH SarabunPSK" w:hint="cs"/>
                <w:cs/>
              </w:rPr>
              <w:t xml:space="preserve"> </w:t>
            </w:r>
            <w:r w:rsidRPr="00B60D70">
              <w:rPr>
                <w:rFonts w:ascii="TH SarabunPSK" w:hAnsi="TH SarabunPSK" w:cs="TH SarabunPSK" w:hint="cs"/>
                <w:i/>
                <w:iCs/>
              </w:rPr>
              <w:t>..</w:t>
            </w:r>
            <w:r w:rsidRPr="00B60D70">
              <w:rPr>
                <w:rFonts w:ascii="TH SarabunPSK" w:hAnsi="TH SarabunPSK" w:cs="TH SarabunPSK" w:hint="cs"/>
                <w:i/>
                <w:iCs/>
                <w:cs/>
                <w:lang w:val="th-TH"/>
              </w:rPr>
              <w:t>วิชาการ</w:t>
            </w:r>
            <w:r w:rsidRPr="00B60D70">
              <w:rPr>
                <w:rFonts w:ascii="TH SarabunPSK" w:hAnsi="TH SarabunPSK" w:cs="TH SarabunPSK" w:hint="cs"/>
              </w:rPr>
              <w:t>.. </w:t>
            </w:r>
          </w:p>
          <w:p w14:paraId="09118900" w14:textId="77777777" w:rsidR="009E6917" w:rsidRPr="00B60D70" w:rsidRDefault="00D756E0" w:rsidP="00EA669C">
            <w:pPr>
              <w:ind w:left="170" w:right="170"/>
              <w:rPr>
                <w:rFonts w:ascii="TH SarabunPSK" w:hAnsi="TH SarabunPSK" w:cs="TH SarabunPSK"/>
              </w:rPr>
            </w:pPr>
            <w:r w:rsidRPr="00B60D70">
              <w:rPr>
                <w:rFonts w:ascii="TH SarabunPSK" w:hAnsi="TH SarabunPSK" w:cs="TH SarabunPSK" w:hint="cs"/>
                <w:cs/>
                <w:lang w:val="th-TH"/>
              </w:rPr>
              <w:t>เห็นด้วยกับรายละเอียดของหลักสูตร แต่มีข้อเสนอแนะดังนี้</w:t>
            </w:r>
            <w:r w:rsidRPr="00B60D70">
              <w:rPr>
                <w:rFonts w:ascii="TH SarabunPSK" w:hAnsi="TH SarabunPSK" w:cs="TH SarabunPSK" w:hint="cs"/>
              </w:rPr>
              <w:t> </w:t>
            </w:r>
          </w:p>
        </w:tc>
      </w:tr>
      <w:tr w:rsidR="00B60D70" w:rsidRPr="00B60D70" w14:paraId="340EC424" w14:textId="77777777">
        <w:trPr>
          <w:trHeight w:val="300"/>
        </w:trPr>
        <w:tc>
          <w:tcPr>
            <w:tcW w:w="4503" w:type="dxa"/>
            <w:tcBorders>
              <w:top w:val="single" w:sz="6" w:space="0" w:color="000000"/>
              <w:left w:val="single" w:sz="6" w:space="0" w:color="000000"/>
              <w:bottom w:val="single" w:sz="6" w:space="0" w:color="000000"/>
              <w:right w:val="single" w:sz="6" w:space="0" w:color="000000"/>
            </w:tcBorders>
            <w:shd w:val="clear" w:color="auto" w:fill="F2F2F2"/>
          </w:tcPr>
          <w:p w14:paraId="1A402619" w14:textId="77777777" w:rsidR="009E6917" w:rsidRPr="00B60D70" w:rsidRDefault="00D756E0" w:rsidP="00EA669C">
            <w:pPr>
              <w:ind w:left="170" w:right="170"/>
              <w:rPr>
                <w:rFonts w:ascii="TH SarabunPSK" w:hAnsi="TH SarabunPSK" w:cs="TH SarabunPSK"/>
              </w:rPr>
            </w:pPr>
            <w:r w:rsidRPr="00B60D70">
              <w:rPr>
                <w:rFonts w:ascii="TH SarabunPSK" w:hAnsi="TH SarabunPSK" w:cs="TH SarabunPSK" w:hint="cs"/>
                <w:cs/>
                <w:lang w:val="th-TH"/>
              </w:rPr>
              <w:t>ข้อเสนอแนะ</w:t>
            </w:r>
            <w:r w:rsidRPr="00B60D70">
              <w:rPr>
                <w:rFonts w:ascii="TH SarabunPSK" w:hAnsi="TH SarabunPSK" w:cs="TH SarabunPSK" w:hint="cs"/>
              </w:rPr>
              <w:t> </w:t>
            </w:r>
          </w:p>
        </w:tc>
        <w:tc>
          <w:tcPr>
            <w:tcW w:w="4507" w:type="dxa"/>
            <w:tcBorders>
              <w:top w:val="single" w:sz="6" w:space="0" w:color="000000"/>
              <w:left w:val="single" w:sz="6" w:space="0" w:color="000000"/>
              <w:bottom w:val="single" w:sz="6" w:space="0" w:color="000000"/>
              <w:right w:val="single" w:sz="6" w:space="0" w:color="000000"/>
            </w:tcBorders>
            <w:shd w:val="clear" w:color="auto" w:fill="F2F2F2"/>
          </w:tcPr>
          <w:p w14:paraId="2A02449B" w14:textId="77777777" w:rsidR="009E6917" w:rsidRPr="00B60D70" w:rsidRDefault="00D756E0" w:rsidP="00EA669C">
            <w:pPr>
              <w:ind w:left="170" w:right="170"/>
              <w:rPr>
                <w:rFonts w:ascii="TH SarabunPSK" w:hAnsi="TH SarabunPSK" w:cs="TH SarabunPSK"/>
              </w:rPr>
            </w:pPr>
            <w:r w:rsidRPr="00B60D70">
              <w:rPr>
                <w:rFonts w:ascii="TH SarabunPSK" w:hAnsi="TH SarabunPSK" w:cs="TH SarabunPSK" w:hint="cs"/>
                <w:cs/>
                <w:lang w:val="th-TH"/>
              </w:rPr>
              <w:t>การดำเนินการของหลักสูตร</w:t>
            </w:r>
            <w:r w:rsidRPr="00B60D70">
              <w:rPr>
                <w:rFonts w:ascii="TH SarabunPSK" w:hAnsi="TH SarabunPSK" w:cs="TH SarabunPSK" w:hint="cs"/>
              </w:rPr>
              <w:t> </w:t>
            </w:r>
          </w:p>
        </w:tc>
      </w:tr>
      <w:tr w:rsidR="00B60D70" w:rsidRPr="00B60D70" w14:paraId="35B41175" w14:textId="77777777">
        <w:trPr>
          <w:trHeight w:val="300"/>
        </w:trPr>
        <w:tc>
          <w:tcPr>
            <w:tcW w:w="4503" w:type="dxa"/>
            <w:tcBorders>
              <w:top w:val="single" w:sz="6" w:space="0" w:color="000000"/>
              <w:left w:val="single" w:sz="6" w:space="0" w:color="000000"/>
              <w:bottom w:val="single" w:sz="6" w:space="0" w:color="000000"/>
              <w:right w:val="single" w:sz="6" w:space="0" w:color="000000"/>
            </w:tcBorders>
            <w:shd w:val="clear" w:color="auto" w:fill="auto"/>
          </w:tcPr>
          <w:p w14:paraId="35876265" w14:textId="77777777" w:rsidR="009E6917" w:rsidRPr="00B60D70" w:rsidRDefault="00D756E0" w:rsidP="00EA669C">
            <w:pPr>
              <w:ind w:left="170" w:right="170"/>
              <w:rPr>
                <w:rFonts w:ascii="TH SarabunPSK" w:hAnsi="TH SarabunPSK" w:cs="TH SarabunPSK"/>
              </w:rPr>
            </w:pPr>
            <w:r w:rsidRPr="00B60D70">
              <w:rPr>
                <w:rFonts w:ascii="TH SarabunPSK" w:hAnsi="TH SarabunPSK" w:cs="TH SarabunPSK" w:hint="cs"/>
                <w:cs/>
                <w:lang w:val="th-TH"/>
              </w:rPr>
              <w:t>หลักสูตรควรจัดให้ครอบคลุมเกณฑ์ของสภาวิศวกร</w:t>
            </w:r>
          </w:p>
        </w:tc>
        <w:tc>
          <w:tcPr>
            <w:tcW w:w="4507" w:type="dxa"/>
            <w:tcBorders>
              <w:top w:val="single" w:sz="6" w:space="0" w:color="000000"/>
              <w:left w:val="single" w:sz="6" w:space="0" w:color="000000"/>
              <w:bottom w:val="single" w:sz="6" w:space="0" w:color="000000"/>
              <w:right w:val="single" w:sz="6" w:space="0" w:color="000000"/>
            </w:tcBorders>
            <w:shd w:val="clear" w:color="auto" w:fill="auto"/>
          </w:tcPr>
          <w:p w14:paraId="25D69F90" w14:textId="77777777" w:rsidR="009E6917" w:rsidRPr="00B60D70" w:rsidRDefault="00D756E0" w:rsidP="00EA669C">
            <w:pPr>
              <w:ind w:left="170" w:right="170"/>
              <w:rPr>
                <w:rFonts w:ascii="TH SarabunPSK" w:hAnsi="TH SarabunPSK" w:cs="TH SarabunPSK"/>
              </w:rPr>
            </w:pPr>
            <w:r w:rsidRPr="00B60D70">
              <w:rPr>
                <w:rFonts w:ascii="TH SarabunPSK" w:hAnsi="TH SarabunPSK" w:cs="TH SarabunPSK" w:hint="cs"/>
                <w:cs/>
                <w:lang w:val="th-TH"/>
              </w:rPr>
              <w:t>หลักสูตรได้มีการทบทวน และจัดลำดับรายวิชาในกลุ่มวิชาบังคับพื้นฐานวิศวกรรม</w:t>
            </w:r>
            <w:r w:rsidRPr="00B60D70">
              <w:rPr>
                <w:rFonts w:ascii="TH SarabunPSK" w:hAnsi="TH SarabunPSK" w:cs="TH SarabunPSK" w:hint="cs"/>
                <w:cs/>
              </w:rPr>
              <w:t xml:space="preserve"> </w:t>
            </w:r>
            <w:r w:rsidRPr="00B60D70">
              <w:rPr>
                <w:rFonts w:ascii="TH SarabunPSK" w:hAnsi="TH SarabunPSK" w:cs="TH SarabunPSK" w:hint="cs"/>
                <w:cs/>
                <w:lang w:val="th-TH"/>
              </w:rPr>
              <w:t>และกลุ่มวิชาบังคับวิศวกรรม</w:t>
            </w:r>
            <w:proofErr w:type="spellStart"/>
            <w:r w:rsidRPr="00B60D70">
              <w:rPr>
                <w:rFonts w:ascii="TH SarabunPSK" w:hAnsi="TH SarabunPSK" w:cs="TH SarabunPSK" w:hint="cs"/>
                <w:cs/>
                <w:lang w:val="th-TH"/>
              </w:rPr>
              <w:t>อุต</w:t>
            </w:r>
            <w:proofErr w:type="spellEnd"/>
            <w:r w:rsidRPr="00B60D70">
              <w:rPr>
                <w:rFonts w:ascii="TH SarabunPSK" w:hAnsi="TH SarabunPSK" w:cs="TH SarabunPSK" w:hint="cs"/>
                <w:cs/>
                <w:lang w:val="th-TH"/>
              </w:rPr>
              <w:t>สาหการใหม่ให้สอคล้องตามคำแนะนำของผู้ทรงคุณวุฒิ</w:t>
            </w:r>
          </w:p>
        </w:tc>
      </w:tr>
      <w:tr w:rsidR="00B60D70" w:rsidRPr="00B60D70" w14:paraId="0D252398" w14:textId="77777777">
        <w:trPr>
          <w:trHeight w:val="300"/>
        </w:trPr>
        <w:tc>
          <w:tcPr>
            <w:tcW w:w="4503" w:type="dxa"/>
            <w:tcBorders>
              <w:top w:val="single" w:sz="6" w:space="0" w:color="000000"/>
              <w:left w:val="single" w:sz="6" w:space="0" w:color="000000"/>
              <w:bottom w:val="single" w:sz="6" w:space="0" w:color="000000"/>
              <w:right w:val="single" w:sz="6" w:space="0" w:color="000000"/>
            </w:tcBorders>
            <w:shd w:val="clear" w:color="auto" w:fill="auto"/>
          </w:tcPr>
          <w:p w14:paraId="580E8D8B" w14:textId="77777777" w:rsidR="009E6917" w:rsidRPr="00B60D70" w:rsidRDefault="00D756E0" w:rsidP="00EA669C">
            <w:pPr>
              <w:ind w:left="170" w:right="170"/>
              <w:rPr>
                <w:rFonts w:ascii="TH SarabunPSK" w:hAnsi="TH SarabunPSK" w:cs="TH SarabunPSK"/>
                <w:cs/>
              </w:rPr>
            </w:pPr>
            <w:r w:rsidRPr="00B60D70">
              <w:rPr>
                <w:rFonts w:ascii="TH SarabunPSK" w:hAnsi="TH SarabunPSK" w:cs="TH SarabunPSK" w:hint="cs"/>
                <w:cs/>
                <w:lang w:val="th-TH"/>
              </w:rPr>
              <w:t>ตรวจสอบวิชาพื้นฐานทางวิศวกรรมโยธาให้เป็นไปตามที่สภาวิศวกรกำหนด</w:t>
            </w:r>
          </w:p>
        </w:tc>
        <w:tc>
          <w:tcPr>
            <w:tcW w:w="4507" w:type="dxa"/>
            <w:tcBorders>
              <w:top w:val="single" w:sz="6" w:space="0" w:color="000000"/>
              <w:left w:val="single" w:sz="6" w:space="0" w:color="000000"/>
              <w:bottom w:val="single" w:sz="6" w:space="0" w:color="000000"/>
              <w:right w:val="single" w:sz="6" w:space="0" w:color="000000"/>
            </w:tcBorders>
            <w:shd w:val="clear" w:color="auto" w:fill="auto"/>
          </w:tcPr>
          <w:p w14:paraId="4158F7BF" w14:textId="77777777" w:rsidR="009E6917" w:rsidRPr="00B60D70" w:rsidRDefault="00D756E0" w:rsidP="00EA669C">
            <w:pPr>
              <w:ind w:left="170" w:right="170"/>
              <w:rPr>
                <w:rFonts w:ascii="TH SarabunPSK" w:hAnsi="TH SarabunPSK" w:cs="TH SarabunPSK"/>
                <w:cs/>
              </w:rPr>
            </w:pPr>
            <w:r w:rsidRPr="00B60D70">
              <w:rPr>
                <w:rFonts w:ascii="TH SarabunPSK" w:hAnsi="TH SarabunPSK" w:cs="TH SarabunPSK" w:hint="cs"/>
                <w:cs/>
                <w:lang w:val="th-TH"/>
              </w:rPr>
              <w:t>เพิ่มรายวิชาในหมวดพื้นฐานทางวิศวกรรมโยธาให้สอดคล้องกับเกณฑ์ที่สภาวิศวกรกำหนด</w:t>
            </w:r>
          </w:p>
        </w:tc>
      </w:tr>
      <w:tr w:rsidR="00B60D70" w:rsidRPr="00B60D70" w14:paraId="105503B9" w14:textId="77777777">
        <w:trPr>
          <w:trHeight w:val="300"/>
        </w:trPr>
        <w:tc>
          <w:tcPr>
            <w:tcW w:w="4503" w:type="dxa"/>
            <w:tcBorders>
              <w:top w:val="single" w:sz="6" w:space="0" w:color="000000"/>
              <w:left w:val="single" w:sz="6" w:space="0" w:color="000000"/>
              <w:bottom w:val="single" w:sz="6" w:space="0" w:color="000000"/>
              <w:right w:val="single" w:sz="6" w:space="0" w:color="000000"/>
            </w:tcBorders>
            <w:shd w:val="clear" w:color="auto" w:fill="auto"/>
          </w:tcPr>
          <w:p w14:paraId="64D34373" w14:textId="77777777" w:rsidR="009E6917" w:rsidRPr="00B60D70" w:rsidRDefault="00D756E0" w:rsidP="00EA669C">
            <w:pPr>
              <w:ind w:left="170" w:right="170"/>
              <w:rPr>
                <w:rFonts w:ascii="TH SarabunPSK" w:hAnsi="TH SarabunPSK" w:cs="TH SarabunPSK"/>
                <w:cs/>
              </w:rPr>
            </w:pPr>
            <w:r w:rsidRPr="00B60D70">
              <w:rPr>
                <w:rFonts w:ascii="TH SarabunPSK" w:hAnsi="TH SarabunPSK" w:cs="TH SarabunPSK" w:hint="cs"/>
                <w:cs/>
                <w:lang w:val="th-TH"/>
              </w:rPr>
              <w:t>จัดแผนการศึกษาให้มีความต่อเนื่องสอดคล้องกัน</w:t>
            </w:r>
          </w:p>
        </w:tc>
        <w:tc>
          <w:tcPr>
            <w:tcW w:w="4507" w:type="dxa"/>
            <w:tcBorders>
              <w:top w:val="single" w:sz="6" w:space="0" w:color="000000"/>
              <w:left w:val="single" w:sz="6" w:space="0" w:color="000000"/>
              <w:bottom w:val="single" w:sz="6" w:space="0" w:color="000000"/>
              <w:right w:val="single" w:sz="6" w:space="0" w:color="000000"/>
            </w:tcBorders>
            <w:shd w:val="clear" w:color="auto" w:fill="auto"/>
          </w:tcPr>
          <w:p w14:paraId="17CF8CB0" w14:textId="30825306" w:rsidR="009E6917" w:rsidRPr="00B60D70" w:rsidRDefault="00D756E0" w:rsidP="00EA669C">
            <w:pPr>
              <w:ind w:left="170" w:right="170"/>
              <w:rPr>
                <w:rFonts w:ascii="TH SarabunPSK" w:hAnsi="TH SarabunPSK" w:cs="TH SarabunPSK"/>
                <w:cs/>
              </w:rPr>
            </w:pPr>
            <w:r w:rsidRPr="00B60D70">
              <w:rPr>
                <w:rFonts w:ascii="TH SarabunPSK" w:hAnsi="TH SarabunPSK" w:cs="TH SarabunPSK" w:hint="cs"/>
                <w:cs/>
                <w:lang w:val="th-TH"/>
              </w:rPr>
              <w:t xml:space="preserve">ได้จัดทำ </w:t>
            </w:r>
            <w:r w:rsidRPr="00B60D70">
              <w:rPr>
                <w:rFonts w:ascii="TH SarabunPSK" w:hAnsi="TH SarabunPSK" w:cs="TH SarabunPSK" w:hint="cs"/>
              </w:rPr>
              <w:t xml:space="preserve">Course Flow </w:t>
            </w:r>
            <w:r w:rsidRPr="00B60D70">
              <w:rPr>
                <w:rFonts w:ascii="TH SarabunPSK" w:hAnsi="TH SarabunPSK" w:cs="TH SarabunPSK" w:hint="cs"/>
                <w:cs/>
                <w:lang w:val="th-TH"/>
              </w:rPr>
              <w:t>เพื่อให้แผนการจัดการศึกษามีความต่อเนื่องและสอดคล้อง</w:t>
            </w:r>
          </w:p>
        </w:tc>
      </w:tr>
      <w:tr w:rsidR="00B60D70" w:rsidRPr="00B60D70" w14:paraId="4D079F9F" w14:textId="77777777">
        <w:trPr>
          <w:trHeight w:val="300"/>
        </w:trPr>
        <w:tc>
          <w:tcPr>
            <w:tcW w:w="4503" w:type="dxa"/>
            <w:tcBorders>
              <w:top w:val="single" w:sz="6" w:space="0" w:color="000000"/>
              <w:left w:val="single" w:sz="6" w:space="0" w:color="000000"/>
              <w:bottom w:val="single" w:sz="6" w:space="0" w:color="000000"/>
              <w:right w:val="single" w:sz="6" w:space="0" w:color="000000"/>
            </w:tcBorders>
            <w:shd w:val="clear" w:color="auto" w:fill="auto"/>
          </w:tcPr>
          <w:p w14:paraId="287C8422" w14:textId="77777777" w:rsidR="009E6917" w:rsidRPr="00B60D70" w:rsidRDefault="00D756E0" w:rsidP="00EA669C">
            <w:pPr>
              <w:ind w:left="170" w:right="170"/>
              <w:rPr>
                <w:rFonts w:ascii="TH SarabunPSK" w:hAnsi="TH SarabunPSK" w:cs="TH SarabunPSK"/>
                <w:cs/>
              </w:rPr>
            </w:pPr>
            <w:r w:rsidRPr="00B60D70">
              <w:rPr>
                <w:rFonts w:ascii="TH SarabunPSK" w:hAnsi="TH SarabunPSK" w:cs="TH SarabunPSK" w:hint="cs"/>
                <w:cs/>
                <w:lang w:val="th-TH"/>
              </w:rPr>
              <w:t>แผนการเรียนรู้ควรมุ่งเน้นผลลัพธ์การเรียนรู้เชิงทักษะเป็นการวัดผลงานที่ผู้เรียนแสดงออกมาในเชิงประจักษ์</w:t>
            </w:r>
          </w:p>
        </w:tc>
        <w:tc>
          <w:tcPr>
            <w:tcW w:w="4507" w:type="dxa"/>
            <w:tcBorders>
              <w:top w:val="single" w:sz="6" w:space="0" w:color="000000"/>
              <w:left w:val="single" w:sz="6" w:space="0" w:color="000000"/>
              <w:bottom w:val="single" w:sz="6" w:space="0" w:color="000000"/>
              <w:right w:val="single" w:sz="6" w:space="0" w:color="000000"/>
            </w:tcBorders>
            <w:shd w:val="clear" w:color="auto" w:fill="auto"/>
          </w:tcPr>
          <w:p w14:paraId="4BE5E178" w14:textId="690E284A" w:rsidR="009E6917" w:rsidRPr="00B60D70" w:rsidRDefault="00D756E0" w:rsidP="00EA669C">
            <w:pPr>
              <w:ind w:left="170" w:right="170"/>
              <w:rPr>
                <w:rFonts w:ascii="TH SarabunPSK" w:hAnsi="TH SarabunPSK" w:cs="TH SarabunPSK"/>
                <w:lang w:val="th-TH"/>
              </w:rPr>
            </w:pPr>
            <w:r w:rsidRPr="00B60D70">
              <w:rPr>
                <w:rFonts w:ascii="TH SarabunPSK" w:hAnsi="TH SarabunPSK" w:cs="TH SarabunPSK" w:hint="cs"/>
                <w:cs/>
                <w:lang w:val="th-TH"/>
              </w:rPr>
              <w:t xml:space="preserve">เพิ่มกระบวนการจัดการเรียนรู้แบบ </w:t>
            </w:r>
            <w:r w:rsidRPr="00B60D70">
              <w:rPr>
                <w:rFonts w:ascii="TH SarabunPSK" w:hAnsi="TH SarabunPSK" w:cs="TH SarabunPSK" w:hint="cs"/>
                <w:lang w:val="th-TH"/>
              </w:rPr>
              <w:t xml:space="preserve">Project </w:t>
            </w:r>
            <w:proofErr w:type="spellStart"/>
            <w:r w:rsidRPr="00B60D70">
              <w:rPr>
                <w:rFonts w:ascii="TH SarabunPSK" w:hAnsi="TH SarabunPSK" w:cs="TH SarabunPSK" w:hint="cs"/>
                <w:lang w:val="th-TH"/>
              </w:rPr>
              <w:t>Based</w:t>
            </w:r>
            <w:proofErr w:type="spellEnd"/>
            <w:r w:rsidRPr="00B60D70">
              <w:rPr>
                <w:rFonts w:ascii="TH SarabunPSK" w:hAnsi="TH SarabunPSK" w:cs="TH SarabunPSK" w:hint="cs"/>
                <w:lang w:val="th-TH"/>
              </w:rPr>
              <w:t xml:space="preserve"> </w:t>
            </w:r>
            <w:proofErr w:type="spellStart"/>
            <w:r w:rsidRPr="00B60D70">
              <w:rPr>
                <w:rFonts w:ascii="TH SarabunPSK" w:hAnsi="TH SarabunPSK" w:cs="TH SarabunPSK" w:hint="cs"/>
                <w:lang w:val="th-TH"/>
              </w:rPr>
              <w:t>Learning</w:t>
            </w:r>
            <w:proofErr w:type="spellEnd"/>
            <w:r w:rsidRPr="00B60D70">
              <w:rPr>
                <w:rFonts w:ascii="TH SarabunPSK" w:hAnsi="TH SarabunPSK" w:cs="TH SarabunPSK" w:hint="cs"/>
                <w:lang w:val="th-TH"/>
              </w:rPr>
              <w:t xml:space="preserve">, </w:t>
            </w:r>
            <w:proofErr w:type="spellStart"/>
            <w:r w:rsidRPr="00B60D70">
              <w:rPr>
                <w:rFonts w:ascii="TH SarabunPSK" w:hAnsi="TH SarabunPSK" w:cs="TH SarabunPSK" w:hint="cs"/>
                <w:lang w:val="th-TH"/>
              </w:rPr>
              <w:t>Learning</w:t>
            </w:r>
            <w:proofErr w:type="spellEnd"/>
            <w:r w:rsidRPr="00B60D70">
              <w:rPr>
                <w:rFonts w:ascii="TH SarabunPSK" w:hAnsi="TH SarabunPSK" w:cs="TH SarabunPSK" w:hint="cs"/>
                <w:lang w:val="th-TH"/>
              </w:rPr>
              <w:t xml:space="preserve"> </w:t>
            </w:r>
            <w:proofErr w:type="spellStart"/>
            <w:r w:rsidRPr="00B60D70">
              <w:rPr>
                <w:rFonts w:ascii="TH SarabunPSK" w:hAnsi="TH SarabunPSK" w:cs="TH SarabunPSK" w:hint="cs"/>
                <w:lang w:val="th-TH"/>
              </w:rPr>
              <w:t>by</w:t>
            </w:r>
            <w:proofErr w:type="spellEnd"/>
            <w:r w:rsidRPr="00B60D70">
              <w:rPr>
                <w:rFonts w:ascii="TH SarabunPSK" w:hAnsi="TH SarabunPSK" w:cs="TH SarabunPSK" w:hint="cs"/>
                <w:lang w:val="th-TH"/>
              </w:rPr>
              <w:t xml:space="preserve"> </w:t>
            </w:r>
            <w:proofErr w:type="spellStart"/>
            <w:r w:rsidRPr="00B60D70">
              <w:rPr>
                <w:rFonts w:ascii="TH SarabunPSK" w:hAnsi="TH SarabunPSK" w:cs="TH SarabunPSK" w:hint="cs"/>
                <w:lang w:val="th-TH"/>
              </w:rPr>
              <w:t>Doing</w:t>
            </w:r>
            <w:proofErr w:type="spellEnd"/>
            <w:r w:rsidRPr="00B60D70">
              <w:rPr>
                <w:rFonts w:ascii="TH SarabunPSK" w:hAnsi="TH SarabunPSK" w:cs="TH SarabunPSK" w:hint="cs"/>
                <w:lang w:val="th-TH"/>
              </w:rPr>
              <w:t xml:space="preserve">, </w:t>
            </w:r>
            <w:proofErr w:type="spellStart"/>
            <w:r w:rsidRPr="00B60D70">
              <w:rPr>
                <w:rFonts w:ascii="TH SarabunPSK" w:hAnsi="TH SarabunPSK" w:cs="TH SarabunPSK" w:hint="cs"/>
                <w:lang w:val="th-TH"/>
              </w:rPr>
              <w:t>Experience</w:t>
            </w:r>
            <w:proofErr w:type="spellEnd"/>
            <w:r w:rsidRPr="00B60D70">
              <w:rPr>
                <w:rFonts w:ascii="TH SarabunPSK" w:hAnsi="TH SarabunPSK" w:cs="TH SarabunPSK" w:hint="cs"/>
                <w:lang w:val="th-TH"/>
              </w:rPr>
              <w:t xml:space="preserve"> </w:t>
            </w:r>
            <w:proofErr w:type="spellStart"/>
            <w:r w:rsidRPr="00B60D70">
              <w:rPr>
                <w:rFonts w:ascii="TH SarabunPSK" w:hAnsi="TH SarabunPSK" w:cs="TH SarabunPSK" w:hint="cs"/>
                <w:lang w:val="th-TH"/>
              </w:rPr>
              <w:t>Based</w:t>
            </w:r>
            <w:proofErr w:type="spellEnd"/>
            <w:r w:rsidRPr="00B60D70">
              <w:rPr>
                <w:rFonts w:ascii="TH SarabunPSK" w:hAnsi="TH SarabunPSK" w:cs="TH SarabunPSK" w:hint="cs"/>
                <w:lang w:val="th-TH"/>
              </w:rPr>
              <w:t xml:space="preserve"> </w:t>
            </w:r>
            <w:proofErr w:type="spellStart"/>
            <w:r w:rsidRPr="00B60D70">
              <w:rPr>
                <w:rFonts w:ascii="TH SarabunPSK" w:hAnsi="TH SarabunPSK" w:cs="TH SarabunPSK" w:hint="cs"/>
                <w:lang w:val="th-TH"/>
              </w:rPr>
              <w:t>Learning</w:t>
            </w:r>
            <w:proofErr w:type="spellEnd"/>
            <w:r w:rsidRPr="00B60D70">
              <w:rPr>
                <w:rFonts w:ascii="TH SarabunPSK" w:hAnsi="TH SarabunPSK" w:cs="TH SarabunPSK" w:hint="cs"/>
                <w:cs/>
                <w:lang w:val="th-TH"/>
              </w:rPr>
              <w:t xml:space="preserve"> ในกลุ่มวิชาวิศวกรรมโยธา และจัดการเรียนรู้แบบเน้นการฝึกปฏิบัติในกลุ่มวิชาชีพครู</w:t>
            </w:r>
          </w:p>
        </w:tc>
      </w:tr>
      <w:tr w:rsidR="00B60D70" w:rsidRPr="00B60D70" w14:paraId="6BADF374" w14:textId="77777777">
        <w:trPr>
          <w:trHeight w:val="300"/>
        </w:trPr>
        <w:tc>
          <w:tcPr>
            <w:tcW w:w="4503" w:type="dxa"/>
            <w:tcBorders>
              <w:top w:val="single" w:sz="6" w:space="0" w:color="000000"/>
              <w:left w:val="single" w:sz="6" w:space="0" w:color="000000"/>
              <w:bottom w:val="single" w:sz="6" w:space="0" w:color="000000"/>
              <w:right w:val="single" w:sz="6" w:space="0" w:color="000000"/>
            </w:tcBorders>
            <w:shd w:val="clear" w:color="auto" w:fill="auto"/>
          </w:tcPr>
          <w:p w14:paraId="3883673C" w14:textId="77777777" w:rsidR="009E6917" w:rsidRPr="00B60D70" w:rsidRDefault="00D756E0" w:rsidP="00EA669C">
            <w:pPr>
              <w:ind w:left="170" w:right="170"/>
              <w:rPr>
                <w:rFonts w:ascii="TH SarabunPSK" w:hAnsi="TH SarabunPSK" w:cs="TH SarabunPSK"/>
              </w:rPr>
            </w:pPr>
            <w:r w:rsidRPr="00B60D70">
              <w:rPr>
                <w:rFonts w:ascii="TH SarabunPSK" w:hAnsi="TH SarabunPSK" w:cs="TH SarabunPSK" w:hint="cs"/>
                <w:cs/>
                <w:lang w:val="th-TH"/>
              </w:rPr>
              <w:t xml:space="preserve">พิจารณารายละเอียดเนื้อหาวิชากลุ่มวิศวกรรมให้สอดคล้องกับเอกสารคำรับรองตนเอง </w:t>
            </w:r>
            <w:r w:rsidRPr="00B60D70">
              <w:rPr>
                <w:rFonts w:ascii="TH SarabunPSK" w:hAnsi="TH SarabunPSK" w:cs="TH SarabunPSK" w:hint="cs"/>
                <w:cs/>
              </w:rPr>
              <w:t>(</w:t>
            </w:r>
            <w:r w:rsidRPr="00B60D70">
              <w:rPr>
                <w:rFonts w:ascii="TH SarabunPSK" w:hAnsi="TH SarabunPSK" w:cs="TH SarabunPSK" w:hint="cs"/>
              </w:rPr>
              <w:t>Self-Declaration</w:t>
            </w:r>
            <w:r w:rsidRPr="00B60D70">
              <w:rPr>
                <w:rFonts w:ascii="TH SarabunPSK" w:hAnsi="TH SarabunPSK" w:cs="TH SarabunPSK" w:hint="cs"/>
                <w:cs/>
              </w:rPr>
              <w:t xml:space="preserve">) </w:t>
            </w:r>
            <w:r w:rsidRPr="00B60D70">
              <w:rPr>
                <w:rFonts w:ascii="TH SarabunPSK" w:hAnsi="TH SarabunPSK" w:cs="TH SarabunPSK" w:hint="cs"/>
                <w:cs/>
                <w:lang w:val="th-TH"/>
              </w:rPr>
              <w:t>ที่สภาวิศวกรกำหนด</w:t>
            </w:r>
          </w:p>
        </w:tc>
        <w:tc>
          <w:tcPr>
            <w:tcW w:w="4507" w:type="dxa"/>
            <w:tcBorders>
              <w:top w:val="single" w:sz="6" w:space="0" w:color="000000"/>
              <w:left w:val="single" w:sz="6" w:space="0" w:color="000000"/>
              <w:bottom w:val="single" w:sz="6" w:space="0" w:color="000000"/>
              <w:right w:val="single" w:sz="6" w:space="0" w:color="000000"/>
            </w:tcBorders>
            <w:shd w:val="clear" w:color="auto" w:fill="auto"/>
          </w:tcPr>
          <w:p w14:paraId="241C45C9" w14:textId="77777777" w:rsidR="009E6917" w:rsidRPr="00B60D70" w:rsidRDefault="00D756E0" w:rsidP="00EA669C">
            <w:pPr>
              <w:ind w:left="170" w:right="170"/>
              <w:rPr>
                <w:rFonts w:ascii="TH SarabunPSK" w:hAnsi="TH SarabunPSK" w:cs="TH SarabunPSK"/>
                <w:cs/>
              </w:rPr>
            </w:pPr>
            <w:r w:rsidRPr="00B60D70">
              <w:rPr>
                <w:rFonts w:ascii="TH SarabunPSK" w:hAnsi="TH SarabunPSK" w:cs="TH SarabunPSK" w:hint="cs"/>
                <w:cs/>
                <w:lang w:val="th-TH"/>
              </w:rPr>
              <w:t xml:space="preserve">วิเคราะห์คำอธิบายรายวิชาตามกรอบเอกสารคำรับรองตนเอง </w:t>
            </w:r>
            <w:r w:rsidRPr="00B60D70">
              <w:rPr>
                <w:rFonts w:ascii="TH SarabunPSK" w:hAnsi="TH SarabunPSK" w:cs="TH SarabunPSK" w:hint="cs"/>
                <w:cs/>
              </w:rPr>
              <w:t>(</w:t>
            </w:r>
            <w:r w:rsidRPr="00B60D70">
              <w:rPr>
                <w:rFonts w:ascii="TH SarabunPSK" w:hAnsi="TH SarabunPSK" w:cs="TH SarabunPSK" w:hint="cs"/>
              </w:rPr>
              <w:t>Self-Declaration</w:t>
            </w:r>
            <w:r w:rsidRPr="00B60D70">
              <w:rPr>
                <w:rFonts w:ascii="TH SarabunPSK" w:hAnsi="TH SarabunPSK" w:cs="TH SarabunPSK" w:hint="cs"/>
                <w:cs/>
              </w:rPr>
              <w:t xml:space="preserve">) </w:t>
            </w:r>
            <w:r w:rsidRPr="00B60D70">
              <w:rPr>
                <w:rFonts w:ascii="TH SarabunPSK" w:hAnsi="TH SarabunPSK" w:cs="TH SarabunPSK" w:hint="cs"/>
                <w:cs/>
                <w:lang w:val="th-TH"/>
              </w:rPr>
              <w:t>ที่สภาวิศวกรกำหนด</w:t>
            </w:r>
          </w:p>
        </w:tc>
      </w:tr>
    </w:tbl>
    <w:p w14:paraId="39A80960" w14:textId="5FFB6910" w:rsidR="00A07352" w:rsidRDefault="00A07352" w:rsidP="00592146">
      <w:pPr>
        <w:rPr>
          <w:rFonts w:ascii="TH SarabunPSK" w:hAnsi="TH SarabunPSK" w:cs="TH SarabunPSK"/>
          <w:cs/>
        </w:rPr>
      </w:pPr>
    </w:p>
    <w:p w14:paraId="4AFA85EB" w14:textId="77777777" w:rsidR="00A07352" w:rsidRDefault="00A07352">
      <w:pPr>
        <w:jc w:val="left"/>
        <w:rPr>
          <w:rFonts w:ascii="TH SarabunPSK" w:hAnsi="TH SarabunPSK" w:cs="TH SarabunPSK"/>
          <w:cs/>
        </w:rPr>
      </w:pPr>
      <w:r>
        <w:rPr>
          <w:rFonts w:ascii="TH SarabunPSK" w:hAnsi="TH SarabunPSK" w:cs="TH SarabunPSK"/>
          <w:cs/>
        </w:rPr>
        <w:br w:type="page"/>
      </w:r>
    </w:p>
    <w:tbl>
      <w:tblPr>
        <w:tblpPr w:leftFromText="180" w:rightFromText="180" w:vertAnchor="text" w:horzAnchor="margin" w:tblpY="264"/>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3"/>
        <w:gridCol w:w="4507"/>
      </w:tblGrid>
      <w:tr w:rsidR="00B60D70" w:rsidRPr="00B60D70" w14:paraId="5560773E" w14:textId="77777777">
        <w:trPr>
          <w:trHeight w:val="300"/>
        </w:trPr>
        <w:tc>
          <w:tcPr>
            <w:tcW w:w="9010" w:type="dxa"/>
            <w:gridSpan w:val="2"/>
            <w:tcBorders>
              <w:top w:val="single" w:sz="6" w:space="0" w:color="000000"/>
              <w:left w:val="single" w:sz="6" w:space="0" w:color="000000"/>
              <w:bottom w:val="single" w:sz="6" w:space="0" w:color="000000"/>
              <w:right w:val="single" w:sz="6" w:space="0" w:color="000000"/>
            </w:tcBorders>
            <w:shd w:val="clear" w:color="auto" w:fill="auto"/>
          </w:tcPr>
          <w:p w14:paraId="7E7C8023" w14:textId="77777777" w:rsidR="009E6917" w:rsidRPr="00B60D70" w:rsidRDefault="00D756E0" w:rsidP="00EA669C">
            <w:pPr>
              <w:ind w:left="170" w:right="170"/>
              <w:rPr>
                <w:rStyle w:val="normaltextrun"/>
                <w:rFonts w:ascii="TH SarabunPSK" w:hAnsi="TH SarabunPSK" w:cs="TH SarabunPSK"/>
                <w:shd w:val="clear" w:color="auto" w:fill="FFFFFF"/>
              </w:rPr>
            </w:pPr>
            <w:r w:rsidRPr="00B60D70">
              <w:rPr>
                <w:rFonts w:ascii="TH SarabunPSK" w:eastAsia="Times New Roman" w:hAnsi="TH SarabunPSK" w:cs="TH SarabunPSK" w:hint="cs"/>
                <w:b/>
                <w:bCs/>
                <w:sz w:val="30"/>
                <w:szCs w:val="30"/>
                <w:cs/>
                <w:lang w:val="th-TH"/>
              </w:rPr>
              <w:lastRenderedPageBreak/>
              <w:t>ชื่อ</w:t>
            </w:r>
            <w:r w:rsidRPr="00B60D70">
              <w:rPr>
                <w:rFonts w:ascii="TH SarabunPSK" w:eastAsia="Times New Roman" w:hAnsi="TH SarabunPSK" w:cs="TH SarabunPSK" w:hint="cs"/>
                <w:b/>
                <w:bCs/>
                <w:sz w:val="30"/>
                <w:szCs w:val="30"/>
                <w:cs/>
              </w:rPr>
              <w:t>-</w:t>
            </w:r>
            <w:r w:rsidRPr="00B60D70">
              <w:rPr>
                <w:rFonts w:ascii="TH SarabunPSK" w:eastAsia="Times New Roman" w:hAnsi="TH SarabunPSK" w:cs="TH SarabunPSK" w:hint="cs"/>
                <w:b/>
                <w:bCs/>
                <w:sz w:val="30"/>
                <w:szCs w:val="30"/>
                <w:cs/>
                <w:lang w:val="th-TH"/>
              </w:rPr>
              <w:t>สกุล</w:t>
            </w:r>
            <w:r w:rsidRPr="00B60D70">
              <w:rPr>
                <w:rFonts w:ascii="TH SarabunPSK" w:eastAsia="Times New Roman" w:hAnsi="TH SarabunPSK" w:cs="TH SarabunPSK" w:hint="cs"/>
                <w:sz w:val="30"/>
                <w:szCs w:val="30"/>
                <w:cs/>
              </w:rPr>
              <w:t xml:space="preserve"> </w:t>
            </w:r>
            <w:r w:rsidRPr="00B60D70">
              <w:rPr>
                <w:rStyle w:val="normaltextrun"/>
                <w:rFonts w:ascii="TH SarabunPSK" w:hAnsi="TH SarabunPSK" w:cs="TH SarabunPSK" w:hint="cs"/>
                <w:shd w:val="clear" w:color="auto" w:fill="FFFFFF"/>
                <w:cs/>
                <w:lang w:val="th-TH"/>
              </w:rPr>
              <w:t xml:space="preserve">นายวิรัช </w:t>
            </w:r>
            <w:proofErr w:type="spellStart"/>
            <w:r w:rsidRPr="00B60D70">
              <w:rPr>
                <w:rStyle w:val="normaltextrun"/>
                <w:rFonts w:ascii="TH SarabunPSK" w:hAnsi="TH SarabunPSK" w:cs="TH SarabunPSK" w:hint="cs"/>
                <w:shd w:val="clear" w:color="auto" w:fill="FFFFFF"/>
                <w:cs/>
                <w:lang w:val="th-TH"/>
              </w:rPr>
              <w:t>ปั</w:t>
            </w:r>
            <w:proofErr w:type="spellEnd"/>
            <w:r w:rsidRPr="00B60D70">
              <w:rPr>
                <w:rStyle w:val="normaltextrun"/>
                <w:rFonts w:ascii="TH SarabunPSK" w:hAnsi="TH SarabunPSK" w:cs="TH SarabunPSK" w:hint="cs"/>
                <w:shd w:val="clear" w:color="auto" w:fill="FFFFFF"/>
                <w:cs/>
                <w:lang w:val="th-TH"/>
              </w:rPr>
              <w:t>ณ</w:t>
            </w:r>
            <w:proofErr w:type="spellStart"/>
            <w:r w:rsidRPr="00B60D70">
              <w:rPr>
                <w:rStyle w:val="normaltextrun"/>
                <w:rFonts w:ascii="TH SarabunPSK" w:hAnsi="TH SarabunPSK" w:cs="TH SarabunPSK" w:hint="cs"/>
                <w:shd w:val="clear" w:color="auto" w:fill="FFFFFF"/>
                <w:cs/>
                <w:lang w:val="th-TH"/>
              </w:rPr>
              <w:t>ฑ์ศิ</w:t>
            </w:r>
            <w:proofErr w:type="spellEnd"/>
            <w:r w:rsidRPr="00B60D70">
              <w:rPr>
                <w:rStyle w:val="normaltextrun"/>
                <w:rFonts w:ascii="TH SarabunPSK" w:hAnsi="TH SarabunPSK" w:cs="TH SarabunPSK" w:hint="cs"/>
                <w:shd w:val="clear" w:color="auto" w:fill="FFFFFF"/>
                <w:cs/>
                <w:lang w:val="th-TH"/>
              </w:rPr>
              <w:t>ริโรจน์</w:t>
            </w:r>
          </w:p>
          <w:p w14:paraId="094CBDDF" w14:textId="77777777" w:rsidR="009E6917" w:rsidRPr="00B60D70" w:rsidRDefault="00D756E0" w:rsidP="00EA669C">
            <w:pPr>
              <w:ind w:left="170" w:right="170"/>
              <w:rPr>
                <w:rFonts w:ascii="TH SarabunPSK" w:eastAsia="Times New Roman" w:hAnsi="TH SarabunPSK" w:cs="TH SarabunPSK"/>
                <w:sz w:val="30"/>
                <w:szCs w:val="30"/>
              </w:rPr>
            </w:pPr>
            <w:r w:rsidRPr="00B60D70">
              <w:rPr>
                <w:rStyle w:val="normaltextrun"/>
                <w:rFonts w:ascii="TH SarabunPSK" w:hAnsi="TH SarabunPSK" w:cs="TH SarabunPSK" w:hint="cs"/>
                <w:b/>
                <w:bCs/>
                <w:shd w:val="clear" w:color="auto" w:fill="FFFFFF"/>
                <w:cs/>
                <w:lang w:val="th-TH"/>
              </w:rPr>
              <w:t>ตำแหน่งทางวิชาการ</w:t>
            </w:r>
            <w:r w:rsidRPr="00B60D70">
              <w:rPr>
                <w:rStyle w:val="normaltextrun"/>
                <w:rFonts w:ascii="TH SarabunPSK" w:hAnsi="TH SarabunPSK" w:cs="TH SarabunPSK" w:hint="cs"/>
                <w:shd w:val="clear" w:color="auto" w:fill="FFFFFF"/>
                <w:cs/>
              </w:rPr>
              <w:t xml:space="preserve"> -</w:t>
            </w:r>
          </w:p>
          <w:p w14:paraId="601CD0ED" w14:textId="77777777" w:rsidR="009E6917" w:rsidRPr="00B60D70" w:rsidRDefault="00D756E0" w:rsidP="00EA669C">
            <w:pPr>
              <w:ind w:left="170" w:right="170"/>
              <w:rPr>
                <w:rFonts w:ascii="TH SarabunPSK" w:eastAsia="Times New Roman" w:hAnsi="TH SarabunPSK" w:cs="TH SarabunPSK"/>
                <w:sz w:val="30"/>
                <w:szCs w:val="30"/>
              </w:rPr>
            </w:pPr>
            <w:r w:rsidRPr="00B60D70">
              <w:rPr>
                <w:rFonts w:ascii="TH SarabunPSK" w:eastAsia="Times New Roman" w:hAnsi="TH SarabunPSK" w:cs="TH SarabunPSK" w:hint="cs"/>
                <w:b/>
                <w:bCs/>
                <w:sz w:val="30"/>
                <w:szCs w:val="30"/>
                <w:cs/>
                <w:lang w:val="th-TH"/>
              </w:rPr>
              <w:t>ตำแหน่งบริหาร</w:t>
            </w:r>
            <w:r w:rsidRPr="00B60D70">
              <w:rPr>
                <w:rFonts w:ascii="TH SarabunPSK" w:eastAsia="Times New Roman" w:hAnsi="TH SarabunPSK" w:cs="TH SarabunPSK" w:hint="cs"/>
                <w:sz w:val="30"/>
                <w:szCs w:val="30"/>
                <w:cs/>
              </w:rPr>
              <w:t xml:space="preserve"> </w:t>
            </w:r>
            <w:r w:rsidRPr="00B60D70">
              <w:rPr>
                <w:rStyle w:val="normaltextrun"/>
                <w:rFonts w:ascii="TH SarabunPSK" w:hAnsi="TH SarabunPSK" w:cs="TH SarabunPSK" w:hint="cs"/>
                <w:u w:val="single"/>
                <w:shd w:val="clear" w:color="auto" w:fill="FFFFFF"/>
                <w:cs/>
                <w:lang w:val="th-TH"/>
              </w:rPr>
              <w:t>ผู้อำนวยการฝ่ายสถาบันการศึกษาและหน่วยงานภาครัฐ</w:t>
            </w:r>
          </w:p>
          <w:p w14:paraId="4C8807C9" w14:textId="77777777" w:rsidR="009E6917" w:rsidRPr="00B60D70" w:rsidRDefault="00D756E0" w:rsidP="00EA669C">
            <w:pPr>
              <w:ind w:left="170" w:right="170"/>
              <w:rPr>
                <w:rFonts w:ascii="TH SarabunPSK" w:eastAsia="Times New Roman" w:hAnsi="TH SarabunPSK" w:cs="TH SarabunPSK"/>
                <w:sz w:val="30"/>
                <w:szCs w:val="30"/>
                <w:cs/>
              </w:rPr>
            </w:pPr>
            <w:r w:rsidRPr="00B60D70">
              <w:rPr>
                <w:rFonts w:ascii="TH SarabunPSK" w:eastAsia="Times New Roman" w:hAnsi="TH SarabunPSK" w:cs="TH SarabunPSK" w:hint="cs"/>
                <w:b/>
                <w:bCs/>
                <w:sz w:val="30"/>
                <w:szCs w:val="30"/>
                <w:cs/>
                <w:lang w:val="th-TH"/>
              </w:rPr>
              <w:t>สังกัด</w:t>
            </w:r>
            <w:r w:rsidRPr="00B60D70">
              <w:rPr>
                <w:rFonts w:ascii="TH SarabunPSK" w:eastAsia="Times New Roman" w:hAnsi="TH SarabunPSK" w:cs="TH SarabunPSK" w:hint="cs"/>
                <w:sz w:val="30"/>
                <w:szCs w:val="30"/>
                <w:cs/>
              </w:rPr>
              <w:t xml:space="preserve"> </w:t>
            </w:r>
            <w:r w:rsidRPr="00B60D70">
              <w:rPr>
                <w:rStyle w:val="normaltextrun"/>
                <w:rFonts w:ascii="TH SarabunPSK" w:hAnsi="TH SarabunPSK" w:cs="TH SarabunPSK" w:hint="cs"/>
                <w:shd w:val="clear" w:color="auto" w:fill="FFFFFF"/>
                <w:cs/>
                <w:lang w:val="th-TH"/>
              </w:rPr>
              <w:t>บริษัท แอ</w:t>
            </w:r>
            <w:proofErr w:type="spellStart"/>
            <w:r w:rsidRPr="00B60D70">
              <w:rPr>
                <w:rStyle w:val="normaltextrun"/>
                <w:rFonts w:ascii="TH SarabunPSK" w:hAnsi="TH SarabunPSK" w:cs="TH SarabunPSK" w:hint="cs"/>
                <w:shd w:val="clear" w:color="auto" w:fill="FFFFFF"/>
                <w:cs/>
                <w:lang w:val="th-TH"/>
              </w:rPr>
              <w:t>พพ</w:t>
            </w:r>
            <w:proofErr w:type="spellEnd"/>
            <w:r w:rsidRPr="00B60D70">
              <w:rPr>
                <w:rStyle w:val="normaltextrun"/>
                <w:rFonts w:ascii="TH SarabunPSK" w:hAnsi="TH SarabunPSK" w:cs="TH SarabunPSK" w:hint="cs"/>
                <w:shd w:val="clear" w:color="auto" w:fill="FFFFFF"/>
                <w:cs/>
                <w:lang w:val="th-TH"/>
              </w:rPr>
              <w:t>ลิ</w:t>
            </w:r>
            <w:proofErr w:type="spellStart"/>
            <w:r w:rsidRPr="00B60D70">
              <w:rPr>
                <w:rStyle w:val="normaltextrun"/>
                <w:rFonts w:ascii="TH SarabunPSK" w:hAnsi="TH SarabunPSK" w:cs="TH SarabunPSK" w:hint="cs"/>
                <w:shd w:val="clear" w:color="auto" w:fill="FFFFFF"/>
                <w:cs/>
                <w:lang w:val="th-TH"/>
              </w:rPr>
              <w:t>แคด</w:t>
            </w:r>
            <w:proofErr w:type="spellEnd"/>
            <w:r w:rsidRPr="00B60D70">
              <w:rPr>
                <w:rStyle w:val="normaltextrun"/>
                <w:rFonts w:ascii="TH SarabunPSK" w:hAnsi="TH SarabunPSK" w:cs="TH SarabunPSK" w:hint="cs"/>
                <w:shd w:val="clear" w:color="auto" w:fill="FFFFFF"/>
                <w:cs/>
                <w:lang w:val="th-TH"/>
              </w:rPr>
              <w:t xml:space="preserve"> จํากัด </w:t>
            </w:r>
            <w:r w:rsidRPr="00B60D70">
              <w:rPr>
                <w:rStyle w:val="normaltextrun"/>
                <w:rFonts w:ascii="TH SarabunPSK" w:hAnsi="TH SarabunPSK" w:cs="TH SarabunPSK" w:hint="cs"/>
                <w:shd w:val="clear" w:color="auto" w:fill="FFFFFF"/>
                <w:cs/>
              </w:rPr>
              <w:t>(</w:t>
            </w:r>
            <w:r w:rsidRPr="00B60D70">
              <w:rPr>
                <w:rStyle w:val="normaltextrun"/>
                <w:rFonts w:ascii="TH SarabunPSK" w:hAnsi="TH SarabunPSK" w:cs="TH SarabunPSK" w:hint="cs"/>
                <w:shd w:val="clear" w:color="auto" w:fill="FFFFFF"/>
                <w:cs/>
                <w:lang w:val="th-TH"/>
              </w:rPr>
              <w:t>มหาชน</w:t>
            </w:r>
            <w:r w:rsidRPr="00B60D70">
              <w:rPr>
                <w:rStyle w:val="normaltextrun"/>
                <w:rFonts w:ascii="TH SarabunPSK" w:hAnsi="TH SarabunPSK" w:cs="TH SarabunPSK" w:hint="cs"/>
                <w:shd w:val="clear" w:color="auto" w:fill="FFFFFF"/>
                <w:cs/>
              </w:rPr>
              <w:t>)</w:t>
            </w:r>
          </w:p>
          <w:p w14:paraId="199F953F" w14:textId="77777777" w:rsidR="009E6917" w:rsidRPr="00B60D70" w:rsidRDefault="00D756E0" w:rsidP="00EA669C">
            <w:pPr>
              <w:ind w:left="170" w:right="170"/>
              <w:rPr>
                <w:rFonts w:ascii="TH SarabunPSK" w:eastAsia="Times New Roman" w:hAnsi="TH SarabunPSK" w:cs="TH SarabunPSK"/>
                <w:sz w:val="30"/>
                <w:szCs w:val="30"/>
              </w:rPr>
            </w:pPr>
            <w:r w:rsidRPr="00B60D70">
              <w:rPr>
                <w:rFonts w:ascii="TH SarabunPSK" w:eastAsia="Times New Roman" w:hAnsi="TH SarabunPSK" w:cs="TH SarabunPSK" w:hint="cs"/>
                <w:b/>
                <w:bCs/>
                <w:sz w:val="30"/>
                <w:szCs w:val="30"/>
                <w:cs/>
                <w:lang w:val="th-TH"/>
              </w:rPr>
              <w:t>ผู้ทรงคุณวุฒิด้าน</w:t>
            </w:r>
            <w:r w:rsidRPr="00B60D70">
              <w:rPr>
                <w:rFonts w:ascii="TH SarabunPSK" w:eastAsia="Times New Roman" w:hAnsi="TH SarabunPSK" w:cs="TH SarabunPSK" w:hint="cs"/>
                <w:sz w:val="30"/>
                <w:szCs w:val="30"/>
                <w:cs/>
              </w:rPr>
              <w:t xml:space="preserve"> </w:t>
            </w:r>
            <w:r w:rsidRPr="00B60D70">
              <w:rPr>
                <w:rFonts w:ascii="TH SarabunPSK" w:eastAsia="Times New Roman" w:hAnsi="TH SarabunPSK" w:cs="TH SarabunPSK" w:hint="cs"/>
                <w:i/>
                <w:iCs/>
                <w:sz w:val="30"/>
                <w:szCs w:val="30"/>
              </w:rPr>
              <w:t>..</w:t>
            </w:r>
            <w:r w:rsidRPr="00B60D70">
              <w:rPr>
                <w:rStyle w:val="normaltextrun"/>
                <w:rFonts w:ascii="TH SarabunPSK" w:hAnsi="TH SarabunPSK" w:cs="TH SarabunPSK" w:hint="cs"/>
                <w:shd w:val="clear" w:color="auto" w:fill="FFFFFF"/>
                <w:cs/>
                <w:lang w:val="th-TH"/>
              </w:rPr>
              <w:t>ผู้แทนผู้ใช้บัณฑิตด้านอุตสาหกรรม</w:t>
            </w:r>
          </w:p>
          <w:p w14:paraId="1A2D4298" w14:textId="77777777" w:rsidR="009E6917" w:rsidRPr="00B60D70" w:rsidRDefault="00D756E0" w:rsidP="00EA669C">
            <w:pPr>
              <w:ind w:left="170" w:right="170"/>
              <w:rPr>
                <w:rFonts w:ascii="TH SarabunPSK" w:hAnsi="TH SarabunPSK" w:cs="TH SarabunPSK"/>
              </w:rPr>
            </w:pPr>
            <w:r w:rsidRPr="00B60D70">
              <w:rPr>
                <w:rFonts w:ascii="TH SarabunPSK" w:hAnsi="TH SarabunPSK" w:cs="TH SarabunPSK" w:hint="cs"/>
                <w:cs/>
                <w:lang w:val="th-TH"/>
              </w:rPr>
              <w:t>เห็นด้วยกับรายละเอียดของหลักสูตร แต่มีข้อเสนอแนะดังนี้</w:t>
            </w:r>
            <w:r w:rsidRPr="00B60D70">
              <w:rPr>
                <w:rFonts w:ascii="TH SarabunPSK" w:hAnsi="TH SarabunPSK" w:cs="TH SarabunPSK" w:hint="cs"/>
              </w:rPr>
              <w:t> </w:t>
            </w:r>
          </w:p>
        </w:tc>
      </w:tr>
      <w:tr w:rsidR="00B60D70" w:rsidRPr="00B60D70" w14:paraId="53133A0B" w14:textId="77777777">
        <w:trPr>
          <w:trHeight w:val="300"/>
        </w:trPr>
        <w:tc>
          <w:tcPr>
            <w:tcW w:w="4503" w:type="dxa"/>
            <w:tcBorders>
              <w:top w:val="single" w:sz="6" w:space="0" w:color="000000"/>
              <w:left w:val="single" w:sz="6" w:space="0" w:color="000000"/>
              <w:bottom w:val="single" w:sz="6" w:space="0" w:color="000000"/>
              <w:right w:val="single" w:sz="6" w:space="0" w:color="000000"/>
            </w:tcBorders>
            <w:shd w:val="clear" w:color="auto" w:fill="F2F2F2"/>
          </w:tcPr>
          <w:p w14:paraId="70CB5DF0" w14:textId="77777777" w:rsidR="009E6917" w:rsidRPr="00B60D70" w:rsidRDefault="00D756E0" w:rsidP="00EA669C">
            <w:pPr>
              <w:ind w:left="170" w:right="170"/>
              <w:rPr>
                <w:rFonts w:ascii="TH SarabunPSK" w:hAnsi="TH SarabunPSK" w:cs="TH SarabunPSK"/>
              </w:rPr>
            </w:pPr>
            <w:r w:rsidRPr="00B60D70">
              <w:rPr>
                <w:rFonts w:ascii="TH SarabunPSK" w:hAnsi="TH SarabunPSK" w:cs="TH SarabunPSK" w:hint="cs"/>
                <w:cs/>
                <w:lang w:val="th-TH"/>
              </w:rPr>
              <w:t>ข้อเสนอแนะ</w:t>
            </w:r>
            <w:r w:rsidRPr="00B60D70">
              <w:rPr>
                <w:rFonts w:ascii="TH SarabunPSK" w:hAnsi="TH SarabunPSK" w:cs="TH SarabunPSK" w:hint="cs"/>
              </w:rPr>
              <w:t> </w:t>
            </w:r>
          </w:p>
        </w:tc>
        <w:tc>
          <w:tcPr>
            <w:tcW w:w="4507" w:type="dxa"/>
            <w:tcBorders>
              <w:top w:val="single" w:sz="6" w:space="0" w:color="000000"/>
              <w:left w:val="single" w:sz="6" w:space="0" w:color="000000"/>
              <w:bottom w:val="single" w:sz="6" w:space="0" w:color="000000"/>
              <w:right w:val="single" w:sz="6" w:space="0" w:color="000000"/>
            </w:tcBorders>
            <w:shd w:val="clear" w:color="auto" w:fill="F2F2F2"/>
          </w:tcPr>
          <w:p w14:paraId="44DFA6EA" w14:textId="77777777" w:rsidR="009E6917" w:rsidRPr="00B60D70" w:rsidRDefault="00D756E0" w:rsidP="00EA669C">
            <w:pPr>
              <w:ind w:left="170" w:right="170"/>
              <w:rPr>
                <w:rFonts w:ascii="TH SarabunPSK" w:hAnsi="TH SarabunPSK" w:cs="TH SarabunPSK"/>
              </w:rPr>
            </w:pPr>
            <w:r w:rsidRPr="00B60D70">
              <w:rPr>
                <w:rFonts w:ascii="TH SarabunPSK" w:hAnsi="TH SarabunPSK" w:cs="TH SarabunPSK" w:hint="cs"/>
                <w:cs/>
                <w:lang w:val="th-TH"/>
              </w:rPr>
              <w:t>การดำเนินการของหลักสูตร</w:t>
            </w:r>
            <w:r w:rsidRPr="00B60D70">
              <w:rPr>
                <w:rFonts w:ascii="TH SarabunPSK" w:hAnsi="TH SarabunPSK" w:cs="TH SarabunPSK" w:hint="cs"/>
              </w:rPr>
              <w:t> </w:t>
            </w:r>
          </w:p>
        </w:tc>
      </w:tr>
      <w:tr w:rsidR="00B60D70" w:rsidRPr="00B60D70" w14:paraId="3596E315" w14:textId="77777777">
        <w:trPr>
          <w:trHeight w:val="300"/>
        </w:trPr>
        <w:tc>
          <w:tcPr>
            <w:tcW w:w="4503" w:type="dxa"/>
            <w:tcBorders>
              <w:top w:val="single" w:sz="6" w:space="0" w:color="000000"/>
              <w:left w:val="single" w:sz="6" w:space="0" w:color="000000"/>
              <w:bottom w:val="single" w:sz="6" w:space="0" w:color="000000"/>
              <w:right w:val="single" w:sz="6" w:space="0" w:color="000000"/>
            </w:tcBorders>
            <w:shd w:val="clear" w:color="auto" w:fill="auto"/>
          </w:tcPr>
          <w:p w14:paraId="23A6AC70" w14:textId="77777777" w:rsidR="009E6917" w:rsidRPr="00B60D70" w:rsidRDefault="00D756E0" w:rsidP="00EA669C">
            <w:pPr>
              <w:ind w:left="170" w:right="170"/>
              <w:rPr>
                <w:rFonts w:ascii="TH SarabunPSK" w:hAnsi="TH SarabunPSK" w:cs="TH SarabunPSK"/>
              </w:rPr>
            </w:pPr>
            <w:r w:rsidRPr="00B60D70">
              <w:rPr>
                <w:rFonts w:ascii="TH SarabunPSK" w:hAnsi="TH SarabunPSK" w:cs="TH SarabunPSK" w:hint="cs"/>
                <w:cs/>
                <w:lang w:val="th-TH"/>
              </w:rPr>
              <w:t>หลักสูตรควรมีคุณลักษณะเด่นที่สามารถสื่อสารกับลูกค้าและควรเน้นเรื่องการจัดการพลังงานภายในอาคาร</w:t>
            </w:r>
          </w:p>
        </w:tc>
        <w:tc>
          <w:tcPr>
            <w:tcW w:w="4507" w:type="dxa"/>
            <w:tcBorders>
              <w:top w:val="single" w:sz="6" w:space="0" w:color="000000"/>
              <w:left w:val="single" w:sz="6" w:space="0" w:color="000000"/>
              <w:bottom w:val="single" w:sz="6" w:space="0" w:color="000000"/>
              <w:right w:val="single" w:sz="6" w:space="0" w:color="000000"/>
            </w:tcBorders>
            <w:shd w:val="clear" w:color="auto" w:fill="auto"/>
          </w:tcPr>
          <w:p w14:paraId="4C320281" w14:textId="7E7B0472" w:rsidR="009E6917" w:rsidRPr="00B60D70" w:rsidRDefault="00D756E0" w:rsidP="00EA669C">
            <w:pPr>
              <w:ind w:left="170" w:right="170"/>
              <w:rPr>
                <w:rFonts w:ascii="TH SarabunPSK" w:hAnsi="TH SarabunPSK" w:cs="TH SarabunPSK"/>
              </w:rPr>
            </w:pPr>
            <w:r w:rsidRPr="00B60D70">
              <w:rPr>
                <w:rFonts w:ascii="TH SarabunPSK" w:hAnsi="TH SarabunPSK" w:cs="TH SarabunPSK" w:hint="cs"/>
                <w:cs/>
                <w:lang w:val="th-TH"/>
              </w:rPr>
              <w:t xml:space="preserve">หลักสูตรได้มีการออกแบบการจัดกระบวนการเรียนรู้ที่กระตุ้นให้ผู้เรียนเกิดการเรียนรู้ตลอดชีวิต </w:t>
            </w:r>
            <w:r w:rsidRPr="00B60D70">
              <w:rPr>
                <w:rFonts w:ascii="TH SarabunPSK" w:hAnsi="TH SarabunPSK" w:cs="TH SarabunPSK" w:hint="cs"/>
                <w:cs/>
              </w:rPr>
              <w:t>(</w:t>
            </w:r>
            <w:r w:rsidRPr="00B60D70">
              <w:rPr>
                <w:rFonts w:ascii="TH SarabunPSK" w:hAnsi="TH SarabunPSK" w:cs="TH SarabunPSK" w:hint="cs"/>
              </w:rPr>
              <w:t xml:space="preserve">Lifelong Learning) </w:t>
            </w:r>
            <w:r w:rsidRPr="00B60D70">
              <w:rPr>
                <w:rFonts w:ascii="TH SarabunPSK" w:hAnsi="TH SarabunPSK" w:cs="TH SarabunPSK" w:hint="cs"/>
                <w:cs/>
                <w:lang w:val="th-TH"/>
              </w:rPr>
              <w:t xml:space="preserve">และเกิดกรอบการคิดแบบเติบโต </w:t>
            </w:r>
            <w:r w:rsidRPr="00B60D70">
              <w:rPr>
                <w:rFonts w:ascii="TH SarabunPSK" w:hAnsi="TH SarabunPSK" w:cs="TH SarabunPSK" w:hint="cs"/>
                <w:cs/>
              </w:rPr>
              <w:t>(</w:t>
            </w:r>
            <w:r w:rsidRPr="00B60D70">
              <w:rPr>
                <w:rFonts w:ascii="TH SarabunPSK" w:hAnsi="TH SarabunPSK" w:cs="TH SarabunPSK" w:hint="cs"/>
              </w:rPr>
              <w:t>Growth Mindset)</w:t>
            </w:r>
            <w:r w:rsidRPr="00B60D70">
              <w:rPr>
                <w:rFonts w:ascii="TH SarabunPSK" w:hAnsi="TH SarabunPSK" w:cs="TH SarabunPSK" w:hint="cs"/>
                <w:cs/>
              </w:rPr>
              <w:t xml:space="preserve"> </w:t>
            </w:r>
            <w:r w:rsidRPr="00B60D70">
              <w:rPr>
                <w:rFonts w:ascii="TH SarabunPSK" w:hAnsi="TH SarabunPSK" w:cs="TH SarabunPSK" w:hint="cs"/>
                <w:cs/>
                <w:lang w:val="th-TH"/>
              </w:rPr>
              <w:t xml:space="preserve">ในหน้าที่ </w:t>
            </w:r>
            <w:r w:rsidRPr="00B60D70">
              <w:rPr>
                <w:rFonts w:ascii="TH SarabunPSK" w:hAnsi="TH SarabunPSK" w:cs="TH SarabunPSK" w:hint="cs"/>
              </w:rPr>
              <w:t>7</w:t>
            </w:r>
            <w:r w:rsidR="00E35D02" w:rsidRPr="00B60D70">
              <w:rPr>
                <w:rFonts w:ascii="TH SarabunPSK" w:hAnsi="TH SarabunPSK" w:cs="TH SarabunPSK"/>
              </w:rPr>
              <w:t>3</w:t>
            </w:r>
          </w:p>
        </w:tc>
      </w:tr>
    </w:tbl>
    <w:p w14:paraId="04BA9A7F" w14:textId="77777777" w:rsidR="009E6917" w:rsidRPr="00B60D70" w:rsidRDefault="009E6917" w:rsidP="00592146">
      <w:pPr>
        <w:rPr>
          <w:rFonts w:ascii="TH SarabunPSK" w:hAnsi="TH SarabunPSK" w:cs="TH SarabunPSK"/>
        </w:rPr>
      </w:pPr>
    </w:p>
    <w:tbl>
      <w:tblPr>
        <w:tblpPr w:leftFromText="180" w:rightFromText="180" w:vertAnchor="text" w:horzAnchor="margin" w:tblpY="264"/>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3"/>
        <w:gridCol w:w="4507"/>
      </w:tblGrid>
      <w:tr w:rsidR="00B60D70" w:rsidRPr="00B60D70" w14:paraId="19DBED2C" w14:textId="77777777">
        <w:trPr>
          <w:trHeight w:val="300"/>
        </w:trPr>
        <w:tc>
          <w:tcPr>
            <w:tcW w:w="9010" w:type="dxa"/>
            <w:gridSpan w:val="2"/>
            <w:tcBorders>
              <w:top w:val="single" w:sz="6" w:space="0" w:color="000000"/>
              <w:left w:val="single" w:sz="6" w:space="0" w:color="000000"/>
              <w:bottom w:val="single" w:sz="6" w:space="0" w:color="000000"/>
              <w:right w:val="single" w:sz="6" w:space="0" w:color="000000"/>
            </w:tcBorders>
            <w:shd w:val="clear" w:color="auto" w:fill="auto"/>
          </w:tcPr>
          <w:p w14:paraId="05C5BD6D" w14:textId="77777777" w:rsidR="009E6917" w:rsidRPr="00B60D70" w:rsidRDefault="00D756E0" w:rsidP="00EA669C">
            <w:pPr>
              <w:ind w:left="170" w:right="170"/>
              <w:rPr>
                <w:rStyle w:val="normaltextrun"/>
                <w:rFonts w:ascii="TH SarabunPSK" w:hAnsi="TH SarabunPSK" w:cs="TH SarabunPSK"/>
                <w:shd w:val="clear" w:color="auto" w:fill="FFFFFF"/>
              </w:rPr>
            </w:pPr>
            <w:r w:rsidRPr="00B60D70">
              <w:rPr>
                <w:rFonts w:ascii="TH SarabunPSK" w:eastAsia="Times New Roman" w:hAnsi="TH SarabunPSK" w:cs="TH SarabunPSK" w:hint="cs"/>
                <w:b/>
                <w:bCs/>
                <w:sz w:val="30"/>
                <w:szCs w:val="30"/>
                <w:cs/>
                <w:lang w:val="th-TH"/>
              </w:rPr>
              <w:t>ชื่อ</w:t>
            </w:r>
            <w:r w:rsidRPr="00B60D70">
              <w:rPr>
                <w:rFonts w:ascii="TH SarabunPSK" w:eastAsia="Times New Roman" w:hAnsi="TH SarabunPSK" w:cs="TH SarabunPSK" w:hint="cs"/>
                <w:b/>
                <w:bCs/>
                <w:sz w:val="30"/>
                <w:szCs w:val="30"/>
                <w:cs/>
              </w:rPr>
              <w:t>-</w:t>
            </w:r>
            <w:r w:rsidRPr="00B60D70">
              <w:rPr>
                <w:rFonts w:ascii="TH SarabunPSK" w:eastAsia="Times New Roman" w:hAnsi="TH SarabunPSK" w:cs="TH SarabunPSK" w:hint="cs"/>
                <w:b/>
                <w:bCs/>
                <w:sz w:val="30"/>
                <w:szCs w:val="30"/>
                <w:cs/>
                <w:lang w:val="th-TH"/>
              </w:rPr>
              <w:t>สกุล</w:t>
            </w:r>
            <w:r w:rsidRPr="00B60D70">
              <w:rPr>
                <w:rFonts w:ascii="TH SarabunPSK" w:eastAsia="Times New Roman" w:hAnsi="TH SarabunPSK" w:cs="TH SarabunPSK" w:hint="cs"/>
                <w:sz w:val="30"/>
                <w:szCs w:val="30"/>
                <w:cs/>
              </w:rPr>
              <w:t xml:space="preserve"> </w:t>
            </w:r>
            <w:r w:rsidRPr="00B60D70">
              <w:rPr>
                <w:rStyle w:val="normaltextrun"/>
                <w:rFonts w:ascii="TH SarabunPSK" w:hAnsi="TH SarabunPSK" w:cs="TH SarabunPSK" w:hint="cs"/>
                <w:shd w:val="clear" w:color="auto" w:fill="FFFFFF"/>
                <w:cs/>
                <w:lang w:val="th-TH"/>
              </w:rPr>
              <w:t>ดร</w:t>
            </w:r>
            <w:r w:rsidRPr="00B60D70">
              <w:rPr>
                <w:rStyle w:val="normaltextrun"/>
                <w:rFonts w:ascii="TH SarabunPSK" w:hAnsi="TH SarabunPSK" w:cs="TH SarabunPSK" w:hint="cs"/>
                <w:shd w:val="clear" w:color="auto" w:fill="FFFFFF"/>
                <w:cs/>
              </w:rPr>
              <w:t>.</w:t>
            </w:r>
            <w:r w:rsidRPr="00B60D70">
              <w:rPr>
                <w:rStyle w:val="normaltextrun"/>
                <w:rFonts w:ascii="TH SarabunPSK" w:hAnsi="TH SarabunPSK" w:cs="TH SarabunPSK" w:hint="cs"/>
                <w:shd w:val="clear" w:color="auto" w:fill="FFFFFF"/>
                <w:cs/>
                <w:lang w:val="th-TH"/>
              </w:rPr>
              <w:t xml:space="preserve">วัชรพงศ์ </w:t>
            </w:r>
            <w:proofErr w:type="spellStart"/>
            <w:r w:rsidRPr="00B60D70">
              <w:rPr>
                <w:rStyle w:val="normaltextrun"/>
                <w:rFonts w:ascii="TH SarabunPSK" w:hAnsi="TH SarabunPSK" w:cs="TH SarabunPSK" w:hint="cs"/>
                <w:shd w:val="clear" w:color="auto" w:fill="FFFFFF"/>
                <w:cs/>
                <w:lang w:val="th-TH"/>
              </w:rPr>
              <w:t>ฝั้น</w:t>
            </w:r>
            <w:proofErr w:type="spellEnd"/>
            <w:r w:rsidRPr="00B60D70">
              <w:rPr>
                <w:rStyle w:val="normaltextrun"/>
                <w:rFonts w:ascii="TH SarabunPSK" w:hAnsi="TH SarabunPSK" w:cs="TH SarabunPSK" w:hint="cs"/>
                <w:shd w:val="clear" w:color="auto" w:fill="FFFFFF"/>
                <w:cs/>
                <w:lang w:val="th-TH"/>
              </w:rPr>
              <w:t>ติ</w:t>
            </w:r>
            <w:proofErr w:type="spellStart"/>
            <w:r w:rsidRPr="00B60D70">
              <w:rPr>
                <w:rStyle w:val="normaltextrun"/>
                <w:rFonts w:ascii="TH SarabunPSK" w:hAnsi="TH SarabunPSK" w:cs="TH SarabunPSK" w:hint="cs"/>
                <w:shd w:val="clear" w:color="auto" w:fill="FFFFFF"/>
                <w:cs/>
                <w:lang w:val="th-TH"/>
              </w:rPr>
              <w:t>๊บ</w:t>
            </w:r>
            <w:proofErr w:type="spellEnd"/>
          </w:p>
          <w:p w14:paraId="0E00B66C" w14:textId="77777777" w:rsidR="009E6917" w:rsidRPr="00B60D70" w:rsidRDefault="00D756E0" w:rsidP="00EA669C">
            <w:pPr>
              <w:ind w:left="170" w:right="170"/>
              <w:rPr>
                <w:rFonts w:ascii="TH SarabunPSK" w:eastAsia="Times New Roman" w:hAnsi="TH SarabunPSK" w:cs="TH SarabunPSK"/>
                <w:sz w:val="30"/>
                <w:szCs w:val="30"/>
              </w:rPr>
            </w:pPr>
            <w:r w:rsidRPr="00B60D70">
              <w:rPr>
                <w:rStyle w:val="normaltextrun"/>
                <w:rFonts w:ascii="TH SarabunPSK" w:hAnsi="TH SarabunPSK" w:cs="TH SarabunPSK" w:hint="cs"/>
                <w:b/>
                <w:bCs/>
                <w:shd w:val="clear" w:color="auto" w:fill="FFFFFF"/>
                <w:cs/>
                <w:lang w:val="th-TH"/>
              </w:rPr>
              <w:t>ตำแหน่งทางวิชาการ</w:t>
            </w:r>
            <w:r w:rsidRPr="00B60D70">
              <w:rPr>
                <w:rStyle w:val="normaltextrun"/>
                <w:rFonts w:ascii="TH SarabunPSK" w:hAnsi="TH SarabunPSK" w:cs="TH SarabunPSK" w:hint="cs"/>
                <w:shd w:val="clear" w:color="auto" w:fill="FFFFFF"/>
                <w:cs/>
              </w:rPr>
              <w:t xml:space="preserve"> </w:t>
            </w:r>
            <w:r w:rsidRPr="00B60D70">
              <w:rPr>
                <w:rStyle w:val="normaltextrun"/>
                <w:rFonts w:ascii="TH SarabunPSK" w:hAnsi="TH SarabunPSK" w:cs="TH SarabunPSK" w:hint="cs"/>
                <w:shd w:val="clear" w:color="auto" w:fill="FFFFFF"/>
                <w:cs/>
                <w:lang w:val="th-TH"/>
              </w:rPr>
              <w:t>ผู้อำนวยการระดับเชี่ยวชาญ</w:t>
            </w:r>
          </w:p>
          <w:p w14:paraId="4C630D13" w14:textId="77777777" w:rsidR="009E6917" w:rsidRPr="00B60D70" w:rsidRDefault="00D756E0" w:rsidP="00EA669C">
            <w:pPr>
              <w:ind w:left="170" w:right="170"/>
              <w:rPr>
                <w:rFonts w:ascii="TH SarabunPSK" w:eastAsia="Times New Roman" w:hAnsi="TH SarabunPSK" w:cs="TH SarabunPSK"/>
                <w:sz w:val="30"/>
                <w:szCs w:val="30"/>
              </w:rPr>
            </w:pPr>
            <w:r w:rsidRPr="00B60D70">
              <w:rPr>
                <w:rFonts w:ascii="TH SarabunPSK" w:eastAsia="Times New Roman" w:hAnsi="TH SarabunPSK" w:cs="TH SarabunPSK" w:hint="cs"/>
                <w:b/>
                <w:bCs/>
                <w:sz w:val="30"/>
                <w:szCs w:val="30"/>
                <w:cs/>
                <w:lang w:val="th-TH"/>
              </w:rPr>
              <w:t>ตำแหน่งบริหาร</w:t>
            </w:r>
            <w:r w:rsidRPr="00B60D70">
              <w:rPr>
                <w:rFonts w:ascii="TH SarabunPSK" w:eastAsia="Times New Roman" w:hAnsi="TH SarabunPSK" w:cs="TH SarabunPSK" w:hint="cs"/>
                <w:sz w:val="30"/>
                <w:szCs w:val="30"/>
                <w:cs/>
              </w:rPr>
              <w:t xml:space="preserve"> </w:t>
            </w:r>
            <w:r w:rsidRPr="00B60D70">
              <w:rPr>
                <w:rStyle w:val="normaltextrun"/>
                <w:rFonts w:ascii="TH SarabunPSK" w:hAnsi="TH SarabunPSK" w:cs="TH SarabunPSK" w:hint="cs"/>
                <w:cs/>
                <w:lang w:val="th-TH"/>
              </w:rPr>
              <w:t>ผู้อำนวยการวิทยาลัยเทคนิคเชียงใหม่</w:t>
            </w:r>
          </w:p>
          <w:p w14:paraId="0EF96274" w14:textId="77777777" w:rsidR="009E6917" w:rsidRPr="00B60D70" w:rsidRDefault="00D756E0" w:rsidP="00EA669C">
            <w:pPr>
              <w:ind w:left="170" w:right="170"/>
              <w:rPr>
                <w:rFonts w:ascii="TH SarabunPSK" w:eastAsia="Times New Roman" w:hAnsi="TH SarabunPSK" w:cs="TH SarabunPSK"/>
                <w:sz w:val="30"/>
                <w:szCs w:val="30"/>
              </w:rPr>
            </w:pPr>
            <w:r w:rsidRPr="00B60D70">
              <w:rPr>
                <w:rFonts w:ascii="TH SarabunPSK" w:eastAsia="Times New Roman" w:hAnsi="TH SarabunPSK" w:cs="TH SarabunPSK" w:hint="cs"/>
                <w:b/>
                <w:bCs/>
                <w:sz w:val="30"/>
                <w:szCs w:val="30"/>
                <w:cs/>
                <w:lang w:val="th-TH"/>
              </w:rPr>
              <w:t>สังกัด</w:t>
            </w:r>
            <w:r w:rsidRPr="00B60D70">
              <w:rPr>
                <w:rFonts w:ascii="TH SarabunPSK" w:eastAsia="Times New Roman" w:hAnsi="TH SarabunPSK" w:cs="TH SarabunPSK" w:hint="cs"/>
                <w:sz w:val="30"/>
                <w:szCs w:val="30"/>
                <w:cs/>
              </w:rPr>
              <w:t xml:space="preserve"> </w:t>
            </w:r>
            <w:r w:rsidRPr="00B60D70">
              <w:rPr>
                <w:rStyle w:val="normaltextrun"/>
                <w:rFonts w:ascii="TH SarabunPSK" w:hAnsi="TH SarabunPSK" w:cs="TH SarabunPSK" w:hint="cs"/>
                <w:cs/>
                <w:lang w:val="th-TH"/>
              </w:rPr>
              <w:t>วิทยาลัยเทคนิคเชียงใหม่</w:t>
            </w:r>
          </w:p>
          <w:p w14:paraId="1042B9BC" w14:textId="77777777" w:rsidR="009E6917" w:rsidRPr="00B60D70" w:rsidRDefault="00D756E0" w:rsidP="00EA669C">
            <w:pPr>
              <w:ind w:left="170" w:right="170"/>
              <w:rPr>
                <w:rStyle w:val="normaltextrun"/>
                <w:rFonts w:ascii="TH SarabunPSK" w:hAnsi="TH SarabunPSK" w:cs="TH SarabunPSK"/>
                <w:shd w:val="clear" w:color="auto" w:fill="FFFFFF"/>
              </w:rPr>
            </w:pPr>
            <w:r w:rsidRPr="00B60D70">
              <w:rPr>
                <w:rFonts w:ascii="TH SarabunPSK" w:eastAsia="Times New Roman" w:hAnsi="TH SarabunPSK" w:cs="TH SarabunPSK" w:hint="cs"/>
                <w:b/>
                <w:bCs/>
                <w:sz w:val="30"/>
                <w:szCs w:val="30"/>
                <w:cs/>
                <w:lang w:val="th-TH"/>
              </w:rPr>
              <w:t>ผู้ทรงคุณวุฒิด้าน</w:t>
            </w:r>
            <w:r w:rsidRPr="00B60D70">
              <w:rPr>
                <w:rFonts w:ascii="TH SarabunPSK" w:eastAsia="Times New Roman" w:hAnsi="TH SarabunPSK" w:cs="TH SarabunPSK" w:hint="cs"/>
                <w:sz w:val="30"/>
                <w:szCs w:val="30"/>
                <w:cs/>
              </w:rPr>
              <w:t xml:space="preserve"> </w:t>
            </w:r>
            <w:r w:rsidRPr="00B60D70">
              <w:rPr>
                <w:rFonts w:ascii="TH SarabunPSK" w:eastAsia="Times New Roman" w:hAnsi="TH SarabunPSK" w:cs="TH SarabunPSK" w:hint="cs"/>
                <w:i/>
                <w:iCs/>
                <w:sz w:val="30"/>
                <w:szCs w:val="30"/>
              </w:rPr>
              <w:t>..</w:t>
            </w:r>
            <w:r w:rsidRPr="00B60D70">
              <w:rPr>
                <w:rStyle w:val="normaltextrun"/>
                <w:rFonts w:ascii="TH SarabunPSK" w:hAnsi="TH SarabunPSK" w:cs="TH SarabunPSK" w:hint="cs"/>
                <w:shd w:val="clear" w:color="auto" w:fill="FFFFFF"/>
                <w:cs/>
                <w:lang w:val="th-TH"/>
              </w:rPr>
              <w:t>ผู้ทรงคุณวุฒิ ด้านอาชีวศึกษาและผู้ใช้บัณฑิต</w:t>
            </w:r>
          </w:p>
          <w:p w14:paraId="6ADC209C" w14:textId="77777777" w:rsidR="009E6917" w:rsidRPr="00B60D70" w:rsidRDefault="00D756E0" w:rsidP="00EA669C">
            <w:pPr>
              <w:ind w:left="170" w:right="170"/>
              <w:rPr>
                <w:rFonts w:ascii="TH SarabunPSK" w:hAnsi="TH SarabunPSK" w:cs="TH SarabunPSK"/>
              </w:rPr>
            </w:pPr>
            <w:r w:rsidRPr="00B60D70">
              <w:rPr>
                <w:rFonts w:ascii="TH SarabunPSK" w:hAnsi="TH SarabunPSK" w:cs="TH SarabunPSK" w:hint="cs"/>
                <w:cs/>
                <w:lang w:val="th-TH"/>
              </w:rPr>
              <w:t>เห็นด้วยกับรายละเอียดของหลักสูตร แต่มีข้อเสนอแนะดังนี้</w:t>
            </w:r>
            <w:r w:rsidRPr="00B60D70">
              <w:rPr>
                <w:rFonts w:ascii="TH SarabunPSK" w:hAnsi="TH SarabunPSK" w:cs="TH SarabunPSK" w:hint="cs"/>
              </w:rPr>
              <w:t> </w:t>
            </w:r>
          </w:p>
        </w:tc>
      </w:tr>
      <w:tr w:rsidR="00B60D70" w:rsidRPr="00B60D70" w14:paraId="0D61DAA7" w14:textId="77777777">
        <w:trPr>
          <w:trHeight w:val="300"/>
        </w:trPr>
        <w:tc>
          <w:tcPr>
            <w:tcW w:w="4503" w:type="dxa"/>
            <w:tcBorders>
              <w:top w:val="single" w:sz="6" w:space="0" w:color="000000"/>
              <w:left w:val="single" w:sz="6" w:space="0" w:color="000000"/>
              <w:bottom w:val="single" w:sz="6" w:space="0" w:color="000000"/>
              <w:right w:val="single" w:sz="6" w:space="0" w:color="000000"/>
            </w:tcBorders>
            <w:shd w:val="clear" w:color="auto" w:fill="F2F2F2"/>
          </w:tcPr>
          <w:p w14:paraId="25266510" w14:textId="77777777" w:rsidR="009E6917" w:rsidRPr="00B60D70" w:rsidRDefault="00D756E0" w:rsidP="00EA669C">
            <w:pPr>
              <w:ind w:left="170" w:right="170"/>
              <w:rPr>
                <w:rFonts w:ascii="TH SarabunPSK" w:hAnsi="TH SarabunPSK" w:cs="TH SarabunPSK"/>
              </w:rPr>
            </w:pPr>
            <w:r w:rsidRPr="00B60D70">
              <w:rPr>
                <w:rFonts w:ascii="TH SarabunPSK" w:hAnsi="TH SarabunPSK" w:cs="TH SarabunPSK" w:hint="cs"/>
                <w:cs/>
                <w:lang w:val="th-TH"/>
              </w:rPr>
              <w:t>ข้อเสนอแนะ</w:t>
            </w:r>
            <w:r w:rsidRPr="00B60D70">
              <w:rPr>
                <w:rFonts w:ascii="TH SarabunPSK" w:hAnsi="TH SarabunPSK" w:cs="TH SarabunPSK" w:hint="cs"/>
              </w:rPr>
              <w:t> </w:t>
            </w:r>
          </w:p>
        </w:tc>
        <w:tc>
          <w:tcPr>
            <w:tcW w:w="4507" w:type="dxa"/>
            <w:tcBorders>
              <w:top w:val="single" w:sz="6" w:space="0" w:color="000000"/>
              <w:left w:val="single" w:sz="6" w:space="0" w:color="000000"/>
              <w:bottom w:val="single" w:sz="6" w:space="0" w:color="000000"/>
              <w:right w:val="single" w:sz="6" w:space="0" w:color="000000"/>
            </w:tcBorders>
            <w:shd w:val="clear" w:color="auto" w:fill="F2F2F2"/>
          </w:tcPr>
          <w:p w14:paraId="4CFFD381" w14:textId="77777777" w:rsidR="009E6917" w:rsidRPr="00B60D70" w:rsidRDefault="00D756E0" w:rsidP="00EA669C">
            <w:pPr>
              <w:ind w:left="170" w:right="170"/>
              <w:rPr>
                <w:rFonts w:ascii="TH SarabunPSK" w:hAnsi="TH SarabunPSK" w:cs="TH SarabunPSK"/>
              </w:rPr>
            </w:pPr>
            <w:r w:rsidRPr="00B60D70">
              <w:rPr>
                <w:rFonts w:ascii="TH SarabunPSK" w:hAnsi="TH SarabunPSK" w:cs="TH SarabunPSK" w:hint="cs"/>
                <w:cs/>
                <w:lang w:val="th-TH"/>
              </w:rPr>
              <w:t>การดำเนินการของหลักสูตร</w:t>
            </w:r>
            <w:r w:rsidRPr="00B60D70">
              <w:rPr>
                <w:rFonts w:ascii="TH SarabunPSK" w:hAnsi="TH SarabunPSK" w:cs="TH SarabunPSK" w:hint="cs"/>
              </w:rPr>
              <w:t> </w:t>
            </w:r>
          </w:p>
        </w:tc>
      </w:tr>
      <w:tr w:rsidR="00B60D70" w:rsidRPr="00B60D70" w14:paraId="7513B592" w14:textId="77777777">
        <w:trPr>
          <w:trHeight w:val="300"/>
        </w:trPr>
        <w:tc>
          <w:tcPr>
            <w:tcW w:w="4503" w:type="dxa"/>
            <w:tcBorders>
              <w:top w:val="single" w:sz="6" w:space="0" w:color="000000"/>
              <w:left w:val="single" w:sz="6" w:space="0" w:color="000000"/>
              <w:bottom w:val="single" w:sz="6" w:space="0" w:color="000000"/>
              <w:right w:val="single" w:sz="6" w:space="0" w:color="000000"/>
            </w:tcBorders>
            <w:shd w:val="clear" w:color="auto" w:fill="auto"/>
          </w:tcPr>
          <w:p w14:paraId="7E0DE386" w14:textId="77777777" w:rsidR="009E6917" w:rsidRPr="00B60D70" w:rsidRDefault="00D756E0" w:rsidP="00EA669C">
            <w:pPr>
              <w:ind w:left="170" w:right="170"/>
              <w:rPr>
                <w:rFonts w:ascii="TH SarabunPSK" w:hAnsi="TH SarabunPSK" w:cs="TH SarabunPSK"/>
              </w:rPr>
            </w:pPr>
            <w:r w:rsidRPr="00B60D70">
              <w:rPr>
                <w:rFonts w:ascii="TH SarabunPSK" w:hAnsi="TH SarabunPSK" w:cs="TH SarabunPSK" w:hint="cs"/>
                <w:cs/>
                <w:lang w:val="th-TH"/>
              </w:rPr>
              <w:t>ควรเพิ่มคำว่าการจัดการเรียนรู้ในปรัชญาของหลักสูตร</w:t>
            </w:r>
          </w:p>
        </w:tc>
        <w:tc>
          <w:tcPr>
            <w:tcW w:w="4507" w:type="dxa"/>
            <w:tcBorders>
              <w:top w:val="single" w:sz="6" w:space="0" w:color="000000"/>
              <w:left w:val="single" w:sz="6" w:space="0" w:color="000000"/>
              <w:bottom w:val="single" w:sz="6" w:space="0" w:color="000000"/>
              <w:right w:val="single" w:sz="6" w:space="0" w:color="000000"/>
            </w:tcBorders>
            <w:shd w:val="clear" w:color="auto" w:fill="auto"/>
          </w:tcPr>
          <w:p w14:paraId="75DE87FC" w14:textId="77777777" w:rsidR="009E6917" w:rsidRPr="00B60D70" w:rsidRDefault="00D756E0" w:rsidP="00EA669C">
            <w:pPr>
              <w:ind w:left="170" w:right="170"/>
              <w:rPr>
                <w:rFonts w:ascii="TH SarabunPSK" w:hAnsi="TH SarabunPSK" w:cs="TH SarabunPSK"/>
              </w:rPr>
            </w:pPr>
            <w:r w:rsidRPr="00B60D70">
              <w:rPr>
                <w:rFonts w:ascii="TH SarabunPSK" w:hAnsi="TH SarabunPSK" w:cs="TH SarabunPSK" w:hint="cs"/>
                <w:cs/>
                <w:lang w:val="th-TH"/>
              </w:rPr>
              <w:t>เพิ่มคำว่าการจัดการเรียนรู้ในปรัชญาของหลักสูตร</w:t>
            </w:r>
          </w:p>
        </w:tc>
      </w:tr>
    </w:tbl>
    <w:p w14:paraId="26DD864F" w14:textId="77777777" w:rsidR="009E6917" w:rsidRPr="00B60D70" w:rsidRDefault="009E6917" w:rsidP="003D5697">
      <w:pPr>
        <w:rPr>
          <w:rFonts w:ascii="TH SarabunPSK" w:hAnsi="TH SarabunPSK" w:cs="TH SarabunPSK"/>
        </w:rPr>
      </w:pPr>
    </w:p>
    <w:p w14:paraId="777D28E2" w14:textId="0D3682EC" w:rsidR="003D5697" w:rsidRPr="00B60D70" w:rsidRDefault="003D5697" w:rsidP="003D5697">
      <w:pPr>
        <w:rPr>
          <w:rFonts w:ascii="TH SarabunPSK" w:hAnsi="TH SarabunPSK" w:cs="TH SarabunPSK"/>
          <w:lang w:val="th-TH"/>
        </w:rPr>
      </w:pPr>
    </w:p>
    <w:p w14:paraId="33F747AA" w14:textId="77777777" w:rsidR="003D5697" w:rsidRPr="00B60D70" w:rsidRDefault="003D5697" w:rsidP="003D5697">
      <w:pPr>
        <w:rPr>
          <w:rFonts w:ascii="TH SarabunPSK" w:hAnsi="TH SarabunPSK" w:cs="TH SarabunPSK"/>
          <w:sz w:val="48"/>
          <w:szCs w:val="48"/>
        </w:rPr>
      </w:pPr>
    </w:p>
    <w:p w14:paraId="7CC5D2D4" w14:textId="77777777" w:rsidR="003D5697" w:rsidRPr="00B60D70" w:rsidRDefault="003D5697" w:rsidP="003D5697">
      <w:pPr>
        <w:rPr>
          <w:rFonts w:ascii="TH SarabunPSK" w:hAnsi="TH SarabunPSK" w:cs="TH SarabunPSK"/>
          <w:sz w:val="48"/>
          <w:szCs w:val="48"/>
        </w:rPr>
      </w:pPr>
    </w:p>
    <w:p w14:paraId="527C774C" w14:textId="77777777" w:rsidR="003D5697" w:rsidRPr="00B60D70" w:rsidRDefault="003D5697" w:rsidP="003D5697">
      <w:pPr>
        <w:rPr>
          <w:rFonts w:ascii="TH SarabunPSK" w:hAnsi="TH SarabunPSK" w:cs="TH SarabunPSK"/>
          <w:sz w:val="48"/>
          <w:szCs w:val="48"/>
        </w:rPr>
      </w:pPr>
    </w:p>
    <w:p w14:paraId="7E1E3378" w14:textId="77777777" w:rsidR="003D5697" w:rsidRPr="00B60D70" w:rsidRDefault="003D5697" w:rsidP="003D5697">
      <w:pPr>
        <w:rPr>
          <w:rFonts w:ascii="TH SarabunPSK" w:hAnsi="TH SarabunPSK" w:cs="TH SarabunPSK"/>
          <w:sz w:val="48"/>
          <w:szCs w:val="48"/>
        </w:rPr>
      </w:pPr>
    </w:p>
    <w:p w14:paraId="142523CE" w14:textId="7926C6BF" w:rsidR="003D5697" w:rsidRPr="00B60D70" w:rsidRDefault="003D5697" w:rsidP="003D5697">
      <w:pPr>
        <w:rPr>
          <w:rFonts w:ascii="TH SarabunPSK" w:hAnsi="TH SarabunPSK" w:cs="TH SarabunPSK"/>
          <w:sz w:val="48"/>
          <w:szCs w:val="48"/>
        </w:rPr>
      </w:pPr>
    </w:p>
    <w:p w14:paraId="553491C9" w14:textId="161BE030" w:rsidR="00215535" w:rsidRPr="00B60D70" w:rsidRDefault="00215535">
      <w:pPr>
        <w:jc w:val="left"/>
        <w:rPr>
          <w:rFonts w:ascii="TH SarabunPSK" w:hAnsi="TH SarabunPSK" w:cs="TH SarabunPSK"/>
          <w:sz w:val="48"/>
          <w:szCs w:val="48"/>
        </w:rPr>
      </w:pPr>
    </w:p>
    <w:p w14:paraId="0F4BB67B" w14:textId="77777777" w:rsidR="00BD7F9D" w:rsidRPr="00B60D70" w:rsidRDefault="00BD7F9D" w:rsidP="003D5697">
      <w:pPr>
        <w:rPr>
          <w:rFonts w:ascii="TH SarabunPSK" w:hAnsi="TH SarabunPSK" w:cs="TH SarabunPSK"/>
          <w:sz w:val="48"/>
          <w:szCs w:val="48"/>
        </w:rPr>
      </w:pPr>
    </w:p>
    <w:p w14:paraId="3D828AE4" w14:textId="54171462" w:rsidR="00BD7F9D" w:rsidRPr="00B60D70" w:rsidRDefault="00BD7F9D" w:rsidP="003D5697">
      <w:pPr>
        <w:rPr>
          <w:rFonts w:ascii="TH SarabunPSK" w:hAnsi="TH SarabunPSK" w:cs="TH SarabunPSK"/>
          <w:sz w:val="48"/>
          <w:szCs w:val="48"/>
        </w:rPr>
      </w:pPr>
    </w:p>
    <w:p w14:paraId="1475DF5A" w14:textId="77777777" w:rsidR="00BD7F9D" w:rsidRPr="00B60D70" w:rsidRDefault="00BD7F9D" w:rsidP="003D5697">
      <w:pPr>
        <w:rPr>
          <w:rFonts w:ascii="TH SarabunPSK" w:hAnsi="TH SarabunPSK" w:cs="TH SarabunPSK"/>
          <w:sz w:val="48"/>
          <w:szCs w:val="48"/>
        </w:rPr>
      </w:pPr>
    </w:p>
    <w:p w14:paraId="6D5EFA07" w14:textId="77777777" w:rsidR="003D5697" w:rsidRPr="00B60D70" w:rsidRDefault="003D5697" w:rsidP="003D5697">
      <w:pPr>
        <w:rPr>
          <w:rFonts w:ascii="TH SarabunPSK" w:hAnsi="TH SarabunPSK" w:cs="TH SarabunPSK"/>
          <w:sz w:val="48"/>
          <w:szCs w:val="48"/>
        </w:rPr>
      </w:pPr>
    </w:p>
    <w:p w14:paraId="34CA6A38" w14:textId="354505AB" w:rsidR="003D5697" w:rsidRPr="00B60D70" w:rsidRDefault="003D5697" w:rsidP="003D5697">
      <w:pPr>
        <w:pStyle w:val="1"/>
        <w:rPr>
          <w:rFonts w:ascii="TH SarabunPSK" w:hAnsi="TH SarabunPSK" w:cs="TH SarabunPSK"/>
          <w:sz w:val="48"/>
          <w:szCs w:val="48"/>
        </w:rPr>
      </w:pPr>
      <w:bookmarkStart w:id="301" w:name="_Toc179246035"/>
      <w:bookmarkStart w:id="302" w:name="_Toc179656403"/>
      <w:bookmarkStart w:id="303" w:name="_Toc180609483"/>
      <w:bookmarkStart w:id="304" w:name="_Toc191634099"/>
      <w:r w:rsidRPr="00B60D70">
        <w:rPr>
          <w:rFonts w:ascii="TH SarabunPSK" w:hAnsi="TH SarabunPSK" w:cs="TH SarabunPSK" w:hint="cs"/>
          <w:sz w:val="48"/>
          <w:szCs w:val="48"/>
          <w:cs/>
        </w:rPr>
        <w:t>ภาคผนวก ข</w:t>
      </w:r>
      <w:bookmarkEnd w:id="301"/>
      <w:bookmarkEnd w:id="302"/>
      <w:bookmarkEnd w:id="303"/>
      <w:bookmarkEnd w:id="304"/>
    </w:p>
    <w:p w14:paraId="5459B1F2" w14:textId="77777777" w:rsidR="003D5697" w:rsidRPr="00B60D70" w:rsidRDefault="003D5697" w:rsidP="003D5697">
      <w:pPr>
        <w:jc w:val="center"/>
        <w:rPr>
          <w:rFonts w:ascii="TH SarabunPSK" w:hAnsi="TH SarabunPSK" w:cs="TH SarabunPSK"/>
          <w:b/>
          <w:bCs/>
          <w:sz w:val="44"/>
          <w:szCs w:val="44"/>
        </w:rPr>
      </w:pPr>
      <w:r w:rsidRPr="00B60D70">
        <w:rPr>
          <w:rFonts w:ascii="TH SarabunPSK" w:hAnsi="TH SarabunPSK" w:cs="TH SarabunPSK" w:hint="cs"/>
          <w:b/>
          <w:bCs/>
          <w:sz w:val="44"/>
          <w:szCs w:val="44"/>
          <w:cs/>
        </w:rPr>
        <w:t>รายละเอียดรายวิชาในหลักสูตร</w:t>
      </w:r>
    </w:p>
    <w:p w14:paraId="000AAE39" w14:textId="77777777" w:rsidR="003D5697" w:rsidRPr="00B60D70" w:rsidRDefault="003D5697" w:rsidP="003D5697">
      <w:pPr>
        <w:rPr>
          <w:rFonts w:ascii="TH SarabunPSK" w:hAnsi="TH SarabunPSK" w:cs="TH SarabunPSK"/>
          <w:lang w:val="th-TH"/>
        </w:rPr>
      </w:pPr>
    </w:p>
    <w:p w14:paraId="08753F9E" w14:textId="77777777" w:rsidR="003D5697" w:rsidRPr="00B60D70" w:rsidRDefault="003D5697">
      <w:pPr>
        <w:jc w:val="left"/>
        <w:rPr>
          <w:rFonts w:ascii="TH SarabunPSK" w:hAnsi="TH SarabunPSK" w:cs="TH SarabunPSK"/>
          <w:cs/>
          <w:lang w:val="th-TH"/>
        </w:rPr>
      </w:pPr>
      <w:r w:rsidRPr="00B60D70">
        <w:rPr>
          <w:rFonts w:ascii="TH SarabunPSK" w:hAnsi="TH SarabunPSK" w:cs="TH SarabunPSK" w:hint="cs"/>
          <w:cs/>
          <w:lang w:val="th-TH"/>
        </w:rPr>
        <w:br w:type="page"/>
      </w:r>
    </w:p>
    <w:p w14:paraId="7045700D" w14:textId="77777777" w:rsidR="009E6917" w:rsidRPr="00B60D70" w:rsidRDefault="00D756E0" w:rsidP="003D5697">
      <w:pPr>
        <w:pStyle w:val="1"/>
        <w:jc w:val="left"/>
        <w:rPr>
          <w:rFonts w:ascii="TH SarabunPSK" w:hAnsi="TH SarabunPSK" w:cs="TH SarabunPSK"/>
        </w:rPr>
      </w:pPr>
      <w:bookmarkStart w:id="305" w:name="_Toc161400022"/>
      <w:bookmarkStart w:id="306" w:name="_Toc161496934"/>
      <w:bookmarkStart w:id="307" w:name="_Toc164329142"/>
      <w:bookmarkStart w:id="308" w:name="_Toc179226586"/>
      <w:bookmarkStart w:id="309" w:name="_Toc179246036"/>
      <w:bookmarkStart w:id="310" w:name="_Toc179656404"/>
      <w:bookmarkStart w:id="311" w:name="_Toc180609484"/>
      <w:bookmarkStart w:id="312" w:name="_Toc191634100"/>
      <w:bookmarkEnd w:id="295"/>
      <w:bookmarkEnd w:id="296"/>
      <w:r w:rsidRPr="00B60D70">
        <w:rPr>
          <w:rFonts w:ascii="TH SarabunPSK" w:hAnsi="TH SarabunPSK" w:cs="TH SarabunPSK" w:hint="cs"/>
          <w:cs/>
        </w:rPr>
        <w:lastRenderedPageBreak/>
        <w:t xml:space="preserve">ก. หมวดวิชาศึกษาทั่วไป </w:t>
      </w:r>
      <w:r w:rsidRPr="00B60D70">
        <w:rPr>
          <w:rFonts w:ascii="TH SarabunPSK" w:hAnsi="TH SarabunPSK" w:cs="TH SarabunPSK" w:hint="cs"/>
        </w:rPr>
        <w:t>24</w:t>
      </w:r>
      <w:r w:rsidRPr="00B60D70">
        <w:rPr>
          <w:rFonts w:ascii="TH SarabunPSK" w:hAnsi="TH SarabunPSK" w:cs="TH SarabunPSK" w:hint="cs"/>
          <w:cs/>
        </w:rPr>
        <w:t xml:space="preserve"> หน่วยกิต</w:t>
      </w:r>
      <w:bookmarkEnd w:id="305"/>
      <w:bookmarkEnd w:id="306"/>
      <w:bookmarkEnd w:id="307"/>
      <w:bookmarkEnd w:id="308"/>
      <w:bookmarkEnd w:id="309"/>
      <w:bookmarkEnd w:id="310"/>
      <w:bookmarkEnd w:id="311"/>
      <w:bookmarkEnd w:id="312"/>
    </w:p>
    <w:p w14:paraId="32E89C2F" w14:textId="0960479B" w:rsidR="009E6917" w:rsidRPr="00B60D70" w:rsidRDefault="00F551BD" w:rsidP="003D5697">
      <w:pPr>
        <w:pStyle w:val="3"/>
        <w:numPr>
          <w:ilvl w:val="0"/>
          <w:numId w:val="0"/>
        </w:numPr>
        <w:shd w:val="clear" w:color="auto" w:fill="D9D9D9" w:themeFill="background1" w:themeFillShade="D9"/>
        <w:ind w:left="720" w:hanging="720"/>
        <w:rPr>
          <w:rFonts w:ascii="TH SarabunPSK" w:hAnsi="TH SarabunPSK" w:cs="TH SarabunPSK"/>
        </w:rPr>
      </w:pPr>
      <w:bookmarkStart w:id="313" w:name="_Toc161400023"/>
      <w:bookmarkStart w:id="314" w:name="_Toc161496935"/>
      <w:bookmarkStart w:id="315" w:name="_Toc164329143"/>
      <w:bookmarkStart w:id="316" w:name="_Toc179226587"/>
      <w:bookmarkStart w:id="317" w:name="_Toc179246037"/>
      <w:bookmarkStart w:id="318" w:name="_Toc179656405"/>
      <w:bookmarkStart w:id="319" w:name="_Toc180609485"/>
      <w:bookmarkStart w:id="320" w:name="_Toc191634101"/>
      <w:r w:rsidRPr="00B60D70">
        <w:rPr>
          <w:rFonts w:ascii="TH SarabunPSK" w:hAnsi="TH SarabunPSK" w:cs="TH SarabunPSK" w:hint="cs"/>
        </w:rPr>
        <w:t xml:space="preserve">GEN </w:t>
      </w:r>
      <w:r w:rsidR="00D756E0" w:rsidRPr="00B60D70">
        <w:rPr>
          <w:rFonts w:ascii="TH SarabunPSK" w:hAnsi="TH SarabunPSK" w:cs="TH SarabunPSK" w:hint="cs"/>
        </w:rPr>
        <w:t>111</w:t>
      </w:r>
      <w:r w:rsidR="003D5697" w:rsidRPr="00B60D70">
        <w:rPr>
          <w:rFonts w:ascii="TH SarabunPSK" w:hAnsi="TH SarabunPSK" w:cs="TH SarabunPSK" w:hint="cs"/>
          <w:cs/>
        </w:rPr>
        <w:tab/>
      </w:r>
      <w:r w:rsidR="00D756E0" w:rsidRPr="00B60D70">
        <w:rPr>
          <w:rFonts w:ascii="TH SarabunPSK" w:hAnsi="TH SarabunPSK" w:cs="TH SarabunPSK" w:hint="cs"/>
          <w:cs/>
          <w:lang w:val="th-TH"/>
        </w:rPr>
        <w:t>มนุษย์กับหลักจ</w:t>
      </w:r>
      <w:proofErr w:type="spellStart"/>
      <w:r w:rsidR="00D756E0" w:rsidRPr="00B60D70">
        <w:rPr>
          <w:rFonts w:ascii="TH SarabunPSK" w:hAnsi="TH SarabunPSK" w:cs="TH SarabunPSK" w:hint="cs"/>
          <w:cs/>
          <w:lang w:val="th-TH"/>
        </w:rPr>
        <w:t>ริย</w:t>
      </w:r>
      <w:proofErr w:type="spellEnd"/>
      <w:r w:rsidR="00D756E0" w:rsidRPr="00B60D70">
        <w:rPr>
          <w:rFonts w:ascii="TH SarabunPSK" w:hAnsi="TH SarabunPSK" w:cs="TH SarabunPSK" w:hint="cs"/>
          <w:cs/>
          <w:lang w:val="th-TH"/>
        </w:rPr>
        <w:t>ศาสตร์เพื่อการดำเนินชีวิต</w:t>
      </w:r>
      <w:r w:rsidR="00D756E0" w:rsidRPr="00B60D70">
        <w:rPr>
          <w:rFonts w:ascii="TH SarabunPSK" w:hAnsi="TH SarabunPSK" w:cs="TH SarabunPSK" w:hint="cs"/>
          <w:cs/>
        </w:rPr>
        <w:tab/>
      </w:r>
      <w:r w:rsidR="003D5697" w:rsidRPr="00B60D70">
        <w:rPr>
          <w:rFonts w:ascii="TH SarabunPSK" w:hAnsi="TH SarabunPSK" w:cs="TH SarabunPSK" w:hint="cs"/>
          <w:cs/>
        </w:rPr>
        <w:tab/>
      </w:r>
      <w:r w:rsidR="003D5697" w:rsidRPr="00B60D70">
        <w:rPr>
          <w:rFonts w:ascii="TH SarabunPSK" w:hAnsi="TH SarabunPSK" w:cs="TH SarabunPSK" w:hint="cs"/>
          <w:cs/>
        </w:rPr>
        <w:tab/>
      </w:r>
      <w:r w:rsidR="00FF6544" w:rsidRPr="00B60D70">
        <w:rPr>
          <w:rFonts w:ascii="TH SarabunPSK" w:hAnsi="TH SarabunPSK" w:cs="TH SarabunPSK"/>
        </w:rPr>
        <w:tab/>
      </w:r>
      <w:r w:rsidR="00D756E0" w:rsidRPr="00B60D70">
        <w:rPr>
          <w:rFonts w:ascii="TH SarabunPSK" w:hAnsi="TH SarabunPSK" w:cs="TH SarabunPSK" w:hint="cs"/>
        </w:rPr>
        <w:t>3 (3-0-6)</w:t>
      </w:r>
      <w:bookmarkEnd w:id="313"/>
      <w:bookmarkEnd w:id="314"/>
      <w:bookmarkEnd w:id="315"/>
      <w:bookmarkEnd w:id="316"/>
      <w:bookmarkEnd w:id="317"/>
      <w:bookmarkEnd w:id="318"/>
      <w:bookmarkEnd w:id="319"/>
      <w:bookmarkEnd w:id="320"/>
    </w:p>
    <w:p w14:paraId="20BC7B7C" w14:textId="069426BA" w:rsidR="009E6917" w:rsidRPr="00B60D70" w:rsidRDefault="00D756E0" w:rsidP="003D5697">
      <w:pPr>
        <w:shd w:val="clear" w:color="auto" w:fill="D9D9D9" w:themeFill="background1" w:themeFillShade="D9"/>
        <w:rPr>
          <w:rFonts w:ascii="TH SarabunPSK" w:hAnsi="TH SarabunPSK" w:cs="TH SarabunPSK"/>
        </w:rPr>
      </w:pPr>
      <w:r w:rsidRPr="00B60D70">
        <w:rPr>
          <w:rFonts w:ascii="TH SarabunPSK" w:hAnsi="TH SarabunPSK" w:cs="TH SarabunPSK" w:hint="cs"/>
          <w:cs/>
        </w:rPr>
        <w:tab/>
      </w:r>
      <w:r w:rsidR="003D5697" w:rsidRPr="00B60D70">
        <w:rPr>
          <w:rFonts w:ascii="TH SarabunPSK" w:hAnsi="TH SarabunPSK" w:cs="TH SarabunPSK" w:hint="cs"/>
          <w:cs/>
        </w:rPr>
        <w:tab/>
      </w:r>
      <w:r w:rsidRPr="00B60D70">
        <w:rPr>
          <w:rFonts w:ascii="TH SarabunPSK" w:hAnsi="TH SarabunPSK" w:cs="TH SarabunPSK" w:hint="cs"/>
          <w:cs/>
        </w:rPr>
        <w:t>(</w:t>
      </w:r>
      <w:r w:rsidRPr="00B60D70">
        <w:rPr>
          <w:rFonts w:ascii="TH SarabunPSK" w:hAnsi="TH SarabunPSK" w:cs="TH SarabunPSK" w:hint="cs"/>
        </w:rPr>
        <w:t>Man and Ethics of Living</w:t>
      </w:r>
      <w:r w:rsidRPr="00B60D70">
        <w:rPr>
          <w:rFonts w:ascii="TH SarabunPSK" w:hAnsi="TH SarabunPSK" w:cs="TH SarabunPSK" w:hint="cs"/>
          <w:cs/>
        </w:rPr>
        <w:t>)</w:t>
      </w:r>
    </w:p>
    <w:p w14:paraId="79DA17AA" w14:textId="77777777"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rPr>
        <w:t xml:space="preserve">: </w:t>
      </w:r>
      <w:r w:rsidRPr="00B60D70">
        <w:rPr>
          <w:rFonts w:ascii="TH SarabunPSK" w:hAnsi="TH SarabunPSK" w:cs="TH SarabunPSK" w:hint="cs"/>
          <w:b/>
          <w:bCs/>
          <w:cs/>
          <w:lang w:val="th-TH"/>
        </w:rPr>
        <w:t>ไม่มี</w:t>
      </w:r>
    </w:p>
    <w:p w14:paraId="3ECAC9DF" w14:textId="2F591C87" w:rsidR="009E6917" w:rsidRPr="00B60D70" w:rsidRDefault="00D756E0" w:rsidP="003D5697">
      <w:pPr>
        <w:ind w:firstLine="720"/>
        <w:rPr>
          <w:rFonts w:ascii="TH SarabunPSK" w:hAnsi="TH SarabunPSK" w:cs="TH SarabunPSK"/>
        </w:rPr>
      </w:pPr>
      <w:r w:rsidRPr="00B60D70">
        <w:rPr>
          <w:rFonts w:ascii="TH SarabunPSK" w:hAnsi="TH SarabunPSK" w:cs="TH SarabunPSK" w:hint="cs"/>
          <w:cs/>
          <w:lang w:val="th-TH"/>
        </w:rPr>
        <w:t>รายวิชานี้มุ่งเน้นแนวคิดในการดำเนินชีวิตและแนวทางในการทำงาน ตามแบบอย่างที่ดีที่เป็นแนวทางการปฏิบัติของสิ่งที่มหาวิทยาลัยเทคโนโลยีพระจอมเกล้าธนบุรีได้ตั้งเป้าหมายในการพัฒนาให้บัณฑิตของมหาวิทยาลัยเป็นบัณฑิตที่เก่งและดี และมีจรรยาบรรณในวิชาชีพ ตลอดจนปลูกฝังให้นักศึกษาเข้าใจถึงวิสัยทัศน์และเป้าหมายของมหาวิทยาลัยเทคโนโลยีพระจอมเกล้าธนบุรี โดยจัดการเรียนการสอนแบบบูรณ</w:t>
      </w:r>
      <w:r w:rsidR="000E4760" w:rsidRPr="00B60D70">
        <w:rPr>
          <w:rFonts w:ascii="TH SarabunPSK" w:hAnsi="TH SarabunPSK" w:cs="TH SarabunPSK" w:hint="cs"/>
          <w:cs/>
          <w:lang w:val="th-TH"/>
        </w:rPr>
        <w:t>า</w:t>
      </w:r>
      <w:r w:rsidRPr="00B60D70">
        <w:rPr>
          <w:rFonts w:ascii="TH SarabunPSK" w:hAnsi="TH SarabunPSK" w:cs="TH SarabunPSK" w:hint="cs"/>
          <w:cs/>
          <w:lang w:val="th-TH"/>
        </w:rPr>
        <w:t>การ องค์ความรู้ เพื่อสร้างทัศนคติที่ดีต่อการทำประโยชน์เพื่อส่วนรวม ความเป็นพลเมือง และนำความรู้และความถนัดในวิชาชีพของตนไปใช้ในการพัฒนาตนเองตลอดระยะเวลาที่ศึกษาอยู่ในมหาวิทยาลัยและสืบต่อเนื่องไปถึงการดำเนินชีวิตเพื่อประโยชน์แห่งตนเองและผู้อื่น เพื่อให้บัณฑิตมีคุณลักษณะที่พึงประสงค์ตามวิสัยทัศน์ของมหาวิทยาลัยเทคโนโลยีพระจอมเกล้าธนบุรี</w:t>
      </w:r>
    </w:p>
    <w:p w14:paraId="0EF5C710" w14:textId="6552601F" w:rsidR="00AC207D" w:rsidRPr="00B60D70" w:rsidRDefault="00D756E0" w:rsidP="00AC207D">
      <w:pPr>
        <w:ind w:firstLine="720"/>
        <w:rPr>
          <w:rFonts w:ascii="TH SarabunPSK" w:hAnsi="TH SarabunPSK" w:cs="TH SarabunPSK"/>
        </w:rPr>
      </w:pPr>
      <w:r w:rsidRPr="00B60D70">
        <w:rPr>
          <w:rFonts w:ascii="TH SarabunPSK" w:hAnsi="TH SarabunPSK" w:cs="TH SarabunPSK" w:hint="cs"/>
        </w:rPr>
        <w:t>This course studies the concept of living and working based on KMUTT’s Mission to develop its students to be the best academically, to have morality and work ethics, and to demonstrate the KMUTT vision and mission through the use of knowledge and integrative learning approaches. Students will be able to gain KMUTT’s desirable vision of the University such as, social responsibility, KMUTT Citizenship, professional skills, and to apply knowledge toward life in KMUTT and beyond for the benefit of themselves and others.</w:t>
      </w:r>
    </w:p>
    <w:p w14:paraId="53270813" w14:textId="3CC2B3FE" w:rsidR="009E6917" w:rsidRPr="00B60D70" w:rsidRDefault="00D756E0" w:rsidP="00592146">
      <w:pPr>
        <w:rPr>
          <w:rFonts w:ascii="TH SarabunPSK" w:hAnsi="TH SarabunPSK" w:cs="TH SarabunPSK"/>
          <w:b/>
          <w:bCs/>
        </w:rPr>
      </w:pPr>
      <w:bookmarkStart w:id="321" w:name="_Hlk534146844"/>
      <w:r w:rsidRPr="00B60D70">
        <w:rPr>
          <w:rFonts w:ascii="TH SarabunPSK" w:hAnsi="TH SarabunPSK" w:cs="TH SarabunPSK" w:hint="cs"/>
          <w:b/>
          <w:bCs/>
          <w:cs/>
          <w:lang w:val="th-TH"/>
        </w:rPr>
        <w:t>ผลลัพธ์การเรียนรู้ของรายวิชา</w:t>
      </w:r>
    </w:p>
    <w:p w14:paraId="2578D793" w14:textId="1F9EA68A" w:rsidR="00A1126C" w:rsidRPr="00B60D70" w:rsidRDefault="00A1126C" w:rsidP="00FF7D50">
      <w:pPr>
        <w:pStyle w:val="af9"/>
        <w:numPr>
          <w:ilvl w:val="0"/>
          <w:numId w:val="138"/>
        </w:numPr>
        <w:tabs>
          <w:tab w:val="left" w:pos="954"/>
          <w:tab w:val="left" w:pos="7905"/>
        </w:tabs>
        <w:ind w:left="567" w:hanging="283"/>
        <w:jc w:val="left"/>
      </w:pPr>
      <w:r w:rsidRPr="00B60D70">
        <w:rPr>
          <w:rFonts w:ascii="TH SarabunPSK" w:hAnsi="TH SarabunPSK" w:cs="TH SarabunPSK" w:hint="cs"/>
          <w:cs/>
          <w:lang w:val="th-TH"/>
        </w:rPr>
        <w:t>สามารถนำความรู้ความถนัดของตนเองมาใช้ในการพัฒนาโครงการที่เป็นประโยชน์ต่อส่วนรวมโดยคำนึงถึงผู้เกี่ยวข้องได้อย่างเหมาะสม</w:t>
      </w:r>
      <w:r w:rsidRPr="00B60D70">
        <w:rPr>
          <w:rFonts w:ascii="TH SarabunPSK" w:hAnsi="TH SarabunPSK" w:cs="TH SarabunPSK" w:hint="cs"/>
          <w:cs/>
          <w:lang w:val="th-TH"/>
        </w:rPr>
        <w:tab/>
      </w:r>
    </w:p>
    <w:p w14:paraId="27F2FB92" w14:textId="2467C6FD" w:rsidR="00A1126C" w:rsidRPr="00B60D70" w:rsidRDefault="00A1126C" w:rsidP="00FF7D50">
      <w:pPr>
        <w:pStyle w:val="af9"/>
        <w:numPr>
          <w:ilvl w:val="0"/>
          <w:numId w:val="138"/>
        </w:numPr>
        <w:tabs>
          <w:tab w:val="left" w:pos="954"/>
          <w:tab w:val="left" w:pos="7905"/>
        </w:tabs>
        <w:ind w:left="567" w:hanging="283"/>
        <w:jc w:val="left"/>
        <w:rPr>
          <w:rFonts w:ascii="TH SarabunPSK" w:hAnsi="TH SarabunPSK" w:cs="TH SarabunPSK"/>
          <w:b/>
          <w:bCs/>
        </w:rPr>
      </w:pPr>
      <w:r w:rsidRPr="00B60D70">
        <w:rPr>
          <w:rFonts w:ascii="TH SarabunPSK" w:hAnsi="TH SarabunPSK" w:cs="TH SarabunPSK" w:hint="cs"/>
          <w:cs/>
          <w:lang w:val="th-TH"/>
        </w:rPr>
        <w:t>มีความเข้าใจในบทบาทหน้าที่การทำงานของตน และสามารถรับผิดชอบการทำงานในหน้าที่ที่ได้รับมอบหมาย</w:t>
      </w:r>
      <w:r w:rsidRPr="00B60D70">
        <w:rPr>
          <w:rFonts w:ascii="TH SarabunPSK" w:hAnsi="TH SarabunPSK" w:cs="TH SarabunPSK"/>
          <w:cs/>
        </w:rPr>
        <w:tab/>
      </w:r>
    </w:p>
    <w:p w14:paraId="2FA9C95C" w14:textId="3C499CFF" w:rsidR="00A1126C" w:rsidRPr="00B60D70" w:rsidRDefault="00A1126C" w:rsidP="00FF7D50">
      <w:pPr>
        <w:pStyle w:val="af9"/>
        <w:numPr>
          <w:ilvl w:val="0"/>
          <w:numId w:val="138"/>
        </w:numPr>
        <w:tabs>
          <w:tab w:val="left" w:pos="954"/>
          <w:tab w:val="left" w:pos="7905"/>
        </w:tabs>
        <w:ind w:left="567" w:hanging="283"/>
        <w:jc w:val="left"/>
        <w:rPr>
          <w:rFonts w:ascii="TH SarabunPSK" w:hAnsi="TH SarabunPSK" w:cs="TH SarabunPSK"/>
          <w:b/>
          <w:bCs/>
        </w:rPr>
      </w:pPr>
      <w:r w:rsidRPr="00B60D70">
        <w:rPr>
          <w:rFonts w:ascii="TH SarabunPSK" w:hAnsi="TH SarabunPSK" w:cs="TH SarabunPSK" w:hint="cs"/>
          <w:cs/>
          <w:lang w:val="th-TH"/>
        </w:rPr>
        <w:t>มีความเข้าใจในพื้นฐานที่มาของจรรยาบรรณในวิชาชีพ ตลอดจนวิสัยทัศน์และเป้าหมายของมหาวิทยาลัยเทคโนโลยีพระจอมเกล้าธนบุรี</w:t>
      </w:r>
      <w:r w:rsidRPr="00B60D70">
        <w:rPr>
          <w:rFonts w:ascii="TH SarabunPSK" w:hAnsi="TH SarabunPSK" w:cs="TH SarabunPSK"/>
          <w:cs/>
        </w:rPr>
        <w:tab/>
      </w:r>
    </w:p>
    <w:bookmarkEnd w:id="321"/>
    <w:p w14:paraId="0F505720" w14:textId="77777777" w:rsidR="009E6917" w:rsidRPr="00B60D70" w:rsidRDefault="009E6917" w:rsidP="00592146">
      <w:pPr>
        <w:rPr>
          <w:rFonts w:ascii="TH SarabunPSK" w:hAnsi="TH SarabunPSK" w:cs="TH SarabunPSK"/>
        </w:rPr>
      </w:pPr>
    </w:p>
    <w:p w14:paraId="182B15FC" w14:textId="4DA043E6" w:rsidR="009E6917" w:rsidRPr="00B60D70" w:rsidRDefault="00F551BD" w:rsidP="003D5697">
      <w:pPr>
        <w:pStyle w:val="3"/>
        <w:numPr>
          <w:ilvl w:val="0"/>
          <w:numId w:val="0"/>
        </w:numPr>
        <w:shd w:val="clear" w:color="auto" w:fill="D9D9D9" w:themeFill="background1" w:themeFillShade="D9"/>
        <w:ind w:left="720" w:hanging="720"/>
        <w:rPr>
          <w:rFonts w:ascii="TH SarabunPSK" w:hAnsi="TH SarabunPSK" w:cs="TH SarabunPSK"/>
        </w:rPr>
      </w:pPr>
      <w:bookmarkStart w:id="322" w:name="_Toc161400024"/>
      <w:bookmarkStart w:id="323" w:name="_Toc161496936"/>
      <w:bookmarkStart w:id="324" w:name="_Toc164329144"/>
      <w:bookmarkStart w:id="325" w:name="_Toc179226588"/>
      <w:bookmarkStart w:id="326" w:name="_Toc179246038"/>
      <w:bookmarkStart w:id="327" w:name="_Toc179656406"/>
      <w:bookmarkStart w:id="328" w:name="_Toc180609486"/>
      <w:bookmarkStart w:id="329" w:name="_Toc191634102"/>
      <w:r w:rsidRPr="00B60D70">
        <w:rPr>
          <w:rFonts w:ascii="TH SarabunPSK" w:hAnsi="TH SarabunPSK" w:cs="TH SarabunPSK" w:hint="cs"/>
        </w:rPr>
        <w:t xml:space="preserve">GEN </w:t>
      </w:r>
      <w:r w:rsidR="00D756E0" w:rsidRPr="00B60D70">
        <w:rPr>
          <w:rFonts w:ascii="TH SarabunPSK" w:hAnsi="TH SarabunPSK" w:cs="TH SarabunPSK" w:hint="cs"/>
        </w:rPr>
        <w:t>121</w:t>
      </w:r>
      <w:r w:rsidR="00D756E0" w:rsidRPr="00B60D70">
        <w:rPr>
          <w:rFonts w:ascii="TH SarabunPSK" w:hAnsi="TH SarabunPSK" w:cs="TH SarabunPSK" w:hint="cs"/>
          <w:cs/>
        </w:rPr>
        <w:tab/>
      </w:r>
      <w:r w:rsidR="00D756E0" w:rsidRPr="00B60D70">
        <w:rPr>
          <w:rFonts w:ascii="TH SarabunPSK" w:hAnsi="TH SarabunPSK" w:cs="TH SarabunPSK" w:hint="cs"/>
          <w:cs/>
          <w:lang w:val="th-TH"/>
        </w:rPr>
        <w:t>ทักษะการเรียนรู้และการแก้ปัญหา</w:t>
      </w:r>
      <w:r w:rsidR="00D756E0" w:rsidRPr="00B60D70">
        <w:rPr>
          <w:rFonts w:ascii="TH SarabunPSK" w:hAnsi="TH SarabunPSK" w:cs="TH SarabunPSK" w:hint="cs"/>
          <w:cs/>
        </w:rPr>
        <w:tab/>
      </w:r>
      <w:r w:rsidR="003D5697" w:rsidRPr="00B60D70">
        <w:rPr>
          <w:rFonts w:ascii="TH SarabunPSK" w:hAnsi="TH SarabunPSK" w:cs="TH SarabunPSK" w:hint="cs"/>
          <w:cs/>
        </w:rPr>
        <w:tab/>
      </w:r>
      <w:r w:rsidR="003D5697" w:rsidRPr="00B60D70">
        <w:rPr>
          <w:rFonts w:ascii="TH SarabunPSK" w:hAnsi="TH SarabunPSK" w:cs="TH SarabunPSK" w:hint="cs"/>
          <w:cs/>
        </w:rPr>
        <w:tab/>
      </w:r>
      <w:r w:rsidR="003D5697" w:rsidRPr="00B60D70">
        <w:rPr>
          <w:rFonts w:ascii="TH SarabunPSK" w:hAnsi="TH SarabunPSK" w:cs="TH SarabunPSK" w:hint="cs"/>
          <w:cs/>
        </w:rPr>
        <w:tab/>
      </w:r>
      <w:r w:rsidR="003D5697" w:rsidRPr="00B60D70">
        <w:rPr>
          <w:rFonts w:ascii="TH SarabunPSK" w:hAnsi="TH SarabunPSK" w:cs="TH SarabunPSK" w:hint="cs"/>
          <w:cs/>
        </w:rPr>
        <w:tab/>
      </w:r>
      <w:r w:rsidR="00D756E0" w:rsidRPr="00B60D70">
        <w:rPr>
          <w:rFonts w:ascii="TH SarabunPSK" w:hAnsi="TH SarabunPSK" w:cs="TH SarabunPSK" w:hint="cs"/>
          <w:cs/>
        </w:rPr>
        <w:t>3 (</w:t>
      </w:r>
      <w:r w:rsidR="00D756E0" w:rsidRPr="00B60D70">
        <w:rPr>
          <w:rFonts w:ascii="TH SarabunPSK" w:hAnsi="TH SarabunPSK" w:cs="TH SarabunPSK" w:hint="cs"/>
        </w:rPr>
        <w:t>3</w:t>
      </w:r>
      <w:r w:rsidR="00D756E0" w:rsidRPr="00B60D70">
        <w:rPr>
          <w:rFonts w:ascii="TH SarabunPSK" w:hAnsi="TH SarabunPSK" w:cs="TH SarabunPSK" w:hint="cs"/>
          <w:cs/>
        </w:rPr>
        <w:t>-</w:t>
      </w:r>
      <w:r w:rsidR="00D756E0" w:rsidRPr="00B60D70">
        <w:rPr>
          <w:rFonts w:ascii="TH SarabunPSK" w:hAnsi="TH SarabunPSK" w:cs="TH SarabunPSK" w:hint="cs"/>
        </w:rPr>
        <w:t>0</w:t>
      </w:r>
      <w:r w:rsidR="00D756E0" w:rsidRPr="00B60D70">
        <w:rPr>
          <w:rFonts w:ascii="TH SarabunPSK" w:hAnsi="TH SarabunPSK" w:cs="TH SarabunPSK" w:hint="cs"/>
          <w:cs/>
        </w:rPr>
        <w:t>-</w:t>
      </w:r>
      <w:r w:rsidR="00D756E0" w:rsidRPr="00B60D70">
        <w:rPr>
          <w:rFonts w:ascii="TH SarabunPSK" w:hAnsi="TH SarabunPSK" w:cs="TH SarabunPSK" w:hint="cs"/>
        </w:rPr>
        <w:t>6</w:t>
      </w:r>
      <w:r w:rsidR="00D756E0" w:rsidRPr="00B60D70">
        <w:rPr>
          <w:rFonts w:ascii="TH SarabunPSK" w:hAnsi="TH SarabunPSK" w:cs="TH SarabunPSK" w:hint="cs"/>
          <w:cs/>
        </w:rPr>
        <w:t>)</w:t>
      </w:r>
      <w:bookmarkEnd w:id="322"/>
      <w:bookmarkEnd w:id="323"/>
      <w:bookmarkEnd w:id="324"/>
      <w:bookmarkEnd w:id="325"/>
      <w:bookmarkEnd w:id="326"/>
      <w:bookmarkEnd w:id="327"/>
      <w:bookmarkEnd w:id="328"/>
      <w:bookmarkEnd w:id="329"/>
    </w:p>
    <w:p w14:paraId="47F7103B" w14:textId="0C62CAED" w:rsidR="009E6917" w:rsidRPr="00B60D70" w:rsidRDefault="00D756E0" w:rsidP="003D5697">
      <w:pPr>
        <w:shd w:val="clear" w:color="auto" w:fill="D9D9D9" w:themeFill="background1" w:themeFillShade="D9"/>
        <w:rPr>
          <w:rFonts w:ascii="TH SarabunPSK" w:hAnsi="TH SarabunPSK" w:cs="TH SarabunPSK"/>
          <w:b/>
          <w:bCs/>
        </w:rPr>
      </w:pPr>
      <w:r w:rsidRPr="00B60D70">
        <w:rPr>
          <w:rFonts w:ascii="TH SarabunPSK" w:hAnsi="TH SarabunPSK" w:cs="TH SarabunPSK" w:hint="cs"/>
          <w:cs/>
        </w:rPr>
        <w:tab/>
      </w:r>
      <w:r w:rsidR="003D5697" w:rsidRPr="00B60D70">
        <w:rPr>
          <w:rFonts w:ascii="TH SarabunPSK" w:hAnsi="TH SarabunPSK" w:cs="TH SarabunPSK" w:hint="cs"/>
          <w:cs/>
        </w:rPr>
        <w:tab/>
      </w:r>
      <w:r w:rsidRPr="00B60D70">
        <w:rPr>
          <w:rFonts w:ascii="TH SarabunPSK" w:hAnsi="TH SarabunPSK" w:cs="TH SarabunPSK" w:hint="cs"/>
          <w:b/>
          <w:bCs/>
          <w:cs/>
        </w:rPr>
        <w:t>(</w:t>
      </w:r>
      <w:r w:rsidRPr="00B60D70">
        <w:rPr>
          <w:rFonts w:ascii="TH SarabunPSK" w:hAnsi="TH SarabunPSK" w:cs="TH SarabunPSK" w:hint="cs"/>
          <w:b/>
          <w:bCs/>
        </w:rPr>
        <w:t>Learning and Problem Solving Skills</w:t>
      </w:r>
      <w:r w:rsidRPr="00B60D70">
        <w:rPr>
          <w:rFonts w:ascii="TH SarabunPSK" w:hAnsi="TH SarabunPSK" w:cs="TH SarabunPSK" w:hint="cs"/>
          <w:b/>
          <w:bCs/>
          <w:cs/>
        </w:rPr>
        <w:t>)</w:t>
      </w:r>
    </w:p>
    <w:p w14:paraId="6C367D4D" w14:textId="77777777"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rPr>
        <w:t xml:space="preserve">: </w:t>
      </w:r>
      <w:r w:rsidRPr="00B60D70">
        <w:rPr>
          <w:rFonts w:ascii="TH SarabunPSK" w:hAnsi="TH SarabunPSK" w:cs="TH SarabunPSK" w:hint="cs"/>
          <w:b/>
          <w:bCs/>
          <w:cs/>
          <w:lang w:val="th-TH"/>
        </w:rPr>
        <w:t>ไม่มี</w:t>
      </w:r>
    </w:p>
    <w:p w14:paraId="0171D2F6" w14:textId="77777777" w:rsidR="009E6917" w:rsidRPr="00B60D70" w:rsidRDefault="00D756E0" w:rsidP="003D5697">
      <w:pPr>
        <w:ind w:firstLine="720"/>
        <w:rPr>
          <w:rFonts w:ascii="TH SarabunPSK" w:hAnsi="TH SarabunPSK" w:cs="TH SarabunPSK"/>
        </w:rPr>
      </w:pPr>
      <w:bookmarkStart w:id="330" w:name="_Hlk535833716"/>
      <w:r w:rsidRPr="00B60D70">
        <w:rPr>
          <w:rFonts w:ascii="TH SarabunPSK" w:hAnsi="TH SarabunPSK" w:cs="TH SarabunPSK" w:hint="cs"/>
          <w:cs/>
          <w:lang w:val="th-TH"/>
        </w:rPr>
        <w:t>วิชานี้เน้นการพัฒนาการเรียนรู้อย่างยั่งยืนของนักศึกษา ฝึกทักษะในการคิดเชิงบวก ศึกษาการจัดการความรู้</w:t>
      </w:r>
      <w:r w:rsidRPr="00B60D70">
        <w:rPr>
          <w:rFonts w:ascii="TH SarabunPSK" w:hAnsi="TH SarabunPSK" w:cs="TH SarabunPSK" w:hint="cs"/>
          <w:spacing w:val="-2"/>
          <w:cs/>
          <w:lang w:val="th-TH"/>
        </w:rPr>
        <w:t>และ</w:t>
      </w:r>
      <w:r w:rsidRPr="00B60D70">
        <w:rPr>
          <w:rFonts w:ascii="TH SarabunPSK" w:hAnsi="TH SarabunPSK" w:cs="TH SarabunPSK" w:hint="cs"/>
          <w:cs/>
          <w:lang w:val="th-TH"/>
        </w:rPr>
        <w:t xml:space="preserve">กระบวนการการเรียนรู้ ผ่านการทำโครงงานที่นักศึกษาสนใจ ที่เน้นการกำหนดเป้าหมายทางการเรียนรู้ รู้จักการตั้งโจทย์ การศึกษาวิธีการแสวงหาความรู้ การแยกแยะข้อมูลกับข้อเท็จจริง การอ่าน แก้ปัญหา </w:t>
      </w:r>
      <w:r w:rsidRPr="00B60D70">
        <w:rPr>
          <w:rFonts w:ascii="TH SarabunPSK" w:hAnsi="TH SarabunPSK" w:cs="TH SarabunPSK" w:hint="cs"/>
          <w:cs/>
          <w:lang w:val="th-TH"/>
        </w:rPr>
        <w:lastRenderedPageBreak/>
        <w:t xml:space="preserve">การสร้างความคิดการคิดอย่างสร้างสรรค์ การคิดเชิงขวาง การสร้างแบบจำลอง การตัดสินใจ การประเมินผล และการนำเสนอผลงาน </w:t>
      </w:r>
    </w:p>
    <w:p w14:paraId="105021A1" w14:textId="4F5E275F" w:rsidR="000E4760" w:rsidRPr="00B60D70" w:rsidRDefault="00D756E0" w:rsidP="003D5697">
      <w:pPr>
        <w:ind w:firstLine="720"/>
        <w:rPr>
          <w:rFonts w:ascii="TH SarabunPSK" w:hAnsi="TH SarabunPSK" w:cs="TH SarabunPSK"/>
        </w:rPr>
      </w:pPr>
      <w:r w:rsidRPr="00B60D70">
        <w:rPr>
          <w:rFonts w:ascii="TH SarabunPSK" w:hAnsi="TH SarabunPSK" w:cs="TH SarabunPSK" w:hint="cs"/>
        </w:rPr>
        <w:t xml:space="preserve">This course aims to equip students with the skills necessary for life-long learning. Students will learn how to </w:t>
      </w:r>
      <w:r w:rsidR="00F551BD" w:rsidRPr="00B60D70">
        <w:rPr>
          <w:rFonts w:ascii="TH SarabunPSK" w:hAnsi="TH SarabunPSK" w:cs="TH SarabunPSK" w:hint="cs"/>
        </w:rPr>
        <w:t>G</w:t>
      </w:r>
      <w:r w:rsidR="00C25F1B" w:rsidRPr="00B60D70">
        <w:rPr>
          <w:rFonts w:ascii="TH SarabunPSK" w:hAnsi="TH SarabunPSK" w:cs="TH SarabunPSK"/>
        </w:rPr>
        <w:t>en</w:t>
      </w:r>
      <w:r w:rsidRPr="00B60D70">
        <w:rPr>
          <w:rFonts w:ascii="TH SarabunPSK" w:hAnsi="TH SarabunPSK" w:cs="TH SarabunPSK" w:hint="cs"/>
        </w:rPr>
        <w:t xml:space="preserve">erate positive thinking, manage knowledge and be familiar with learning processes through projects based on their interest. These include setting up learning targets; defining the problems; searching for information; distinguishing between data and fact; </w:t>
      </w:r>
      <w:r w:rsidR="00C25F1B" w:rsidRPr="00B60D70">
        <w:rPr>
          <w:rFonts w:ascii="TH SarabunPSK" w:hAnsi="TH SarabunPSK" w:cs="TH SarabunPSK"/>
        </w:rPr>
        <w:t>gen</w:t>
      </w:r>
      <w:r w:rsidRPr="00B60D70">
        <w:rPr>
          <w:rFonts w:ascii="TH SarabunPSK" w:hAnsi="TH SarabunPSK" w:cs="TH SarabunPSK" w:hint="cs"/>
        </w:rPr>
        <w:t>erating ideas, thinking creatively and laterally; modeling; evaluating; and presenting the project.</w:t>
      </w:r>
    </w:p>
    <w:p w14:paraId="2E24B718" w14:textId="2CFD7E37"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0E2E9822" w14:textId="2DDA08B2" w:rsidR="00A1126C" w:rsidRPr="00B60D70" w:rsidRDefault="00A1126C" w:rsidP="00FF7D50">
      <w:pPr>
        <w:pStyle w:val="af9"/>
        <w:numPr>
          <w:ilvl w:val="0"/>
          <w:numId w:val="137"/>
        </w:numPr>
        <w:tabs>
          <w:tab w:val="left" w:pos="954"/>
          <w:tab w:val="left" w:pos="7905"/>
        </w:tabs>
        <w:ind w:left="567" w:hanging="283"/>
        <w:jc w:val="left"/>
      </w:pPr>
      <w:r w:rsidRPr="00B60D70">
        <w:rPr>
          <w:rFonts w:ascii="TH SarabunPSK" w:hAnsi="TH SarabunPSK" w:cs="TH SarabunPSK" w:hint="cs"/>
          <w:cs/>
        </w:rPr>
        <w:t>เข้าใจและสามารถนำกระบวนการในการแก้ปัญหามาใช้ในการออกแบบแนวทางในการแก้ปัญหาตามโจทย์ที่กำหนดไว้ได้อย่างเหมาะสม</w:t>
      </w:r>
      <w:r w:rsidRPr="00B60D70">
        <w:rPr>
          <w:rFonts w:ascii="TH SarabunPSK" w:hAnsi="TH SarabunPSK" w:cs="TH SarabunPSK"/>
          <w:cs/>
        </w:rPr>
        <w:tab/>
      </w:r>
    </w:p>
    <w:p w14:paraId="2C8F0D6B" w14:textId="208C6A02" w:rsidR="00A1126C" w:rsidRPr="00B60D70" w:rsidRDefault="00A1126C" w:rsidP="00FF7D50">
      <w:pPr>
        <w:pStyle w:val="af9"/>
        <w:numPr>
          <w:ilvl w:val="0"/>
          <w:numId w:val="137"/>
        </w:numPr>
        <w:tabs>
          <w:tab w:val="left" w:pos="954"/>
          <w:tab w:val="left" w:pos="7905"/>
        </w:tabs>
        <w:ind w:left="567" w:hanging="283"/>
        <w:jc w:val="left"/>
        <w:rPr>
          <w:rFonts w:ascii="TH SarabunPSK" w:hAnsi="TH SarabunPSK" w:cs="TH SarabunPSK"/>
          <w:b/>
          <w:bCs/>
        </w:rPr>
      </w:pPr>
      <w:r w:rsidRPr="00B60D70">
        <w:rPr>
          <w:rFonts w:ascii="TH SarabunPSK" w:hAnsi="TH SarabunPSK" w:cs="TH SarabunPSK" w:hint="cs"/>
          <w:cs/>
        </w:rPr>
        <w:t>มีความสามารถในการแสวงหาข้อมูล</w:t>
      </w:r>
      <w:r w:rsidRPr="00B60D70">
        <w:rPr>
          <w:rFonts w:ascii="TH SarabunPSK" w:hAnsi="TH SarabunPSK" w:cs="TH SarabunPSK"/>
          <w:cs/>
        </w:rPr>
        <w:t xml:space="preserve"> </w:t>
      </w:r>
      <w:r w:rsidRPr="00B60D70">
        <w:rPr>
          <w:rFonts w:ascii="TH SarabunPSK" w:hAnsi="TH SarabunPSK" w:cs="TH SarabunPSK" w:hint="cs"/>
          <w:cs/>
        </w:rPr>
        <w:t>วิเคราะห์</w:t>
      </w:r>
      <w:r w:rsidRPr="00B60D70">
        <w:rPr>
          <w:rFonts w:ascii="TH SarabunPSK" w:hAnsi="TH SarabunPSK" w:cs="TH SarabunPSK"/>
          <w:cs/>
        </w:rPr>
        <w:t xml:space="preserve"> </w:t>
      </w:r>
      <w:r w:rsidRPr="00B60D70">
        <w:rPr>
          <w:rFonts w:ascii="TH SarabunPSK" w:hAnsi="TH SarabunPSK" w:cs="TH SarabunPSK" w:hint="cs"/>
          <w:cs/>
        </w:rPr>
        <w:t>และแยกแยะข้อมูล</w:t>
      </w:r>
      <w:r w:rsidRPr="00B60D70">
        <w:rPr>
          <w:rFonts w:ascii="TH SarabunPSK" w:hAnsi="TH SarabunPSK" w:cs="TH SarabunPSK"/>
          <w:cs/>
        </w:rPr>
        <w:t xml:space="preserve"> </w:t>
      </w:r>
      <w:r w:rsidRPr="00B60D70">
        <w:rPr>
          <w:rFonts w:ascii="TH SarabunPSK" w:hAnsi="TH SarabunPSK" w:cs="TH SarabunPSK" w:hint="cs"/>
          <w:cs/>
        </w:rPr>
        <w:t>ข้อเท็จจริงได้</w:t>
      </w:r>
      <w:r w:rsidRPr="00B60D70">
        <w:rPr>
          <w:rFonts w:ascii="TH SarabunPSK" w:hAnsi="TH SarabunPSK" w:cs="TH SarabunPSK"/>
          <w:cs/>
        </w:rPr>
        <w:tab/>
      </w:r>
    </w:p>
    <w:p w14:paraId="07029D23" w14:textId="45CBA44B" w:rsidR="00A1126C" w:rsidRPr="00B60D70" w:rsidRDefault="00A1126C" w:rsidP="00FF7D50">
      <w:pPr>
        <w:pStyle w:val="af9"/>
        <w:numPr>
          <w:ilvl w:val="0"/>
          <w:numId w:val="137"/>
        </w:numPr>
        <w:tabs>
          <w:tab w:val="left" w:pos="954"/>
          <w:tab w:val="left" w:pos="7905"/>
        </w:tabs>
        <w:ind w:left="567" w:hanging="283"/>
        <w:jc w:val="left"/>
        <w:rPr>
          <w:rFonts w:ascii="TH SarabunPSK" w:hAnsi="TH SarabunPSK" w:cs="TH SarabunPSK"/>
          <w:b/>
          <w:bCs/>
        </w:rPr>
      </w:pPr>
      <w:r w:rsidRPr="00B60D70">
        <w:rPr>
          <w:rFonts w:ascii="TH SarabunPSK" w:hAnsi="TH SarabunPSK" w:cs="TH SarabunPSK" w:hint="cs"/>
          <w:cs/>
        </w:rPr>
        <w:t>มีความเข้าใจในรูปแบบการคิดเชิงบวก</w:t>
      </w:r>
      <w:r w:rsidRPr="00B60D70">
        <w:rPr>
          <w:rFonts w:ascii="TH SarabunPSK" w:hAnsi="TH SarabunPSK" w:cs="TH SarabunPSK"/>
          <w:cs/>
        </w:rPr>
        <w:t xml:space="preserve"> </w:t>
      </w:r>
      <w:r w:rsidRPr="00B60D70">
        <w:rPr>
          <w:rFonts w:ascii="TH SarabunPSK" w:hAnsi="TH SarabunPSK" w:cs="TH SarabunPSK" w:hint="cs"/>
          <w:cs/>
        </w:rPr>
        <w:t>การคิดอย่างสร้างสรรค์</w:t>
      </w:r>
      <w:r w:rsidRPr="00B60D70">
        <w:rPr>
          <w:rFonts w:ascii="TH SarabunPSK" w:hAnsi="TH SarabunPSK" w:cs="TH SarabunPSK"/>
          <w:cs/>
        </w:rPr>
        <w:t xml:space="preserve"> </w:t>
      </w:r>
      <w:r w:rsidRPr="00B60D70">
        <w:rPr>
          <w:rFonts w:ascii="TH SarabunPSK" w:hAnsi="TH SarabunPSK" w:cs="TH SarabunPSK" w:hint="cs"/>
          <w:cs/>
        </w:rPr>
        <w:t>การคิดเชิงขวาง</w:t>
      </w:r>
      <w:r w:rsidRPr="00B60D70">
        <w:rPr>
          <w:rFonts w:ascii="TH SarabunPSK" w:hAnsi="TH SarabunPSK" w:cs="TH SarabunPSK"/>
          <w:cs/>
        </w:rPr>
        <w:tab/>
      </w:r>
    </w:p>
    <w:p w14:paraId="0A530456" w14:textId="306ABBB8" w:rsidR="00A1126C" w:rsidRPr="00B60D70" w:rsidRDefault="00A1126C" w:rsidP="00FF7D50">
      <w:pPr>
        <w:pStyle w:val="af9"/>
        <w:numPr>
          <w:ilvl w:val="0"/>
          <w:numId w:val="137"/>
        </w:numPr>
        <w:tabs>
          <w:tab w:val="left" w:pos="954"/>
          <w:tab w:val="left" w:pos="7905"/>
        </w:tabs>
        <w:ind w:left="567" w:hanging="283"/>
        <w:jc w:val="left"/>
        <w:rPr>
          <w:rFonts w:ascii="TH SarabunPSK" w:hAnsi="TH SarabunPSK" w:cs="TH SarabunPSK"/>
          <w:b/>
          <w:bCs/>
        </w:rPr>
      </w:pPr>
      <w:r w:rsidRPr="00B60D70">
        <w:rPr>
          <w:rFonts w:ascii="TH SarabunPSK" w:hAnsi="TH SarabunPSK" w:cs="TH SarabunPSK" w:hint="cs"/>
          <w:cs/>
        </w:rPr>
        <w:t>สามารถสร้างแบบจำลองในการตัดสินใจ</w:t>
      </w:r>
      <w:r w:rsidRPr="00B60D70">
        <w:rPr>
          <w:rFonts w:ascii="TH SarabunPSK" w:hAnsi="TH SarabunPSK" w:cs="TH SarabunPSK"/>
          <w:cs/>
        </w:rPr>
        <w:t xml:space="preserve"> </w:t>
      </w:r>
      <w:r w:rsidRPr="00B60D70">
        <w:rPr>
          <w:rFonts w:ascii="TH SarabunPSK" w:hAnsi="TH SarabunPSK" w:cs="TH SarabunPSK" w:hint="cs"/>
          <w:cs/>
        </w:rPr>
        <w:t>การประเมินผล</w:t>
      </w:r>
      <w:r w:rsidRPr="00B60D70">
        <w:rPr>
          <w:rFonts w:ascii="TH SarabunPSK" w:hAnsi="TH SarabunPSK" w:cs="TH SarabunPSK"/>
          <w:cs/>
        </w:rPr>
        <w:t xml:space="preserve"> </w:t>
      </w:r>
      <w:r w:rsidRPr="00B60D70">
        <w:rPr>
          <w:rFonts w:ascii="TH SarabunPSK" w:hAnsi="TH SarabunPSK" w:cs="TH SarabunPSK" w:hint="cs"/>
          <w:cs/>
        </w:rPr>
        <w:t>ผ่านการนำเสนอผลงานได้อย่างเหมาะสม</w:t>
      </w:r>
      <w:r w:rsidRPr="00B60D70">
        <w:rPr>
          <w:rFonts w:ascii="TH SarabunPSK" w:hAnsi="TH SarabunPSK" w:cs="TH SarabunPSK"/>
          <w:cs/>
        </w:rPr>
        <w:tab/>
      </w:r>
    </w:p>
    <w:bookmarkEnd w:id="330"/>
    <w:p w14:paraId="003851A0" w14:textId="77777777" w:rsidR="009E6917" w:rsidRPr="00B60D70" w:rsidRDefault="009E6917" w:rsidP="00592146">
      <w:pPr>
        <w:rPr>
          <w:rFonts w:ascii="TH SarabunPSK" w:hAnsi="TH SarabunPSK" w:cs="TH SarabunPSK"/>
        </w:rPr>
      </w:pPr>
    </w:p>
    <w:p w14:paraId="0BA0070C" w14:textId="53846E90" w:rsidR="009E6917" w:rsidRPr="00B60D70" w:rsidRDefault="00F551BD" w:rsidP="00B67815">
      <w:pPr>
        <w:pStyle w:val="3"/>
        <w:numPr>
          <w:ilvl w:val="0"/>
          <w:numId w:val="0"/>
        </w:numPr>
        <w:shd w:val="clear" w:color="auto" w:fill="D9D9D9" w:themeFill="background1" w:themeFillShade="D9"/>
        <w:ind w:left="720" w:hanging="720"/>
        <w:rPr>
          <w:rFonts w:ascii="TH SarabunPSK" w:hAnsi="TH SarabunPSK" w:cs="TH SarabunPSK"/>
        </w:rPr>
      </w:pPr>
      <w:bookmarkStart w:id="331" w:name="_Toc161496937"/>
      <w:bookmarkStart w:id="332" w:name="_Toc161400025"/>
      <w:bookmarkStart w:id="333" w:name="_Toc164329145"/>
      <w:bookmarkStart w:id="334" w:name="_Toc179226589"/>
      <w:bookmarkStart w:id="335" w:name="_Toc179246039"/>
      <w:bookmarkStart w:id="336" w:name="_Toc179656407"/>
      <w:bookmarkStart w:id="337" w:name="_Toc180609487"/>
      <w:bookmarkStart w:id="338" w:name="_Toc191634103"/>
      <w:r w:rsidRPr="00B60D70">
        <w:rPr>
          <w:rFonts w:ascii="TH SarabunPSK" w:hAnsi="TH SarabunPSK" w:cs="TH SarabunPSK" w:hint="cs"/>
        </w:rPr>
        <w:t xml:space="preserve">GEN </w:t>
      </w:r>
      <w:r w:rsidR="00D756E0" w:rsidRPr="00B60D70">
        <w:rPr>
          <w:rFonts w:ascii="TH SarabunPSK" w:hAnsi="TH SarabunPSK" w:cs="TH SarabunPSK" w:hint="cs"/>
        </w:rPr>
        <w:t xml:space="preserve">231 </w:t>
      </w:r>
      <w:r w:rsidR="00B67815" w:rsidRPr="00B60D70">
        <w:rPr>
          <w:rFonts w:ascii="TH SarabunPSK" w:hAnsi="TH SarabunPSK" w:cs="TH SarabunPSK" w:hint="cs"/>
          <w:cs/>
        </w:rPr>
        <w:tab/>
      </w:r>
      <w:r w:rsidR="00D756E0" w:rsidRPr="00B60D70">
        <w:rPr>
          <w:rFonts w:ascii="TH SarabunPSK" w:hAnsi="TH SarabunPSK" w:cs="TH SarabunPSK" w:hint="cs"/>
          <w:cs/>
          <w:lang w:val="th-TH"/>
        </w:rPr>
        <w:t>มหัศจรรย์แห่งความคิด</w:t>
      </w:r>
      <w:r w:rsidR="00D756E0" w:rsidRPr="00B60D70">
        <w:rPr>
          <w:rFonts w:ascii="TH SarabunPSK" w:hAnsi="TH SarabunPSK" w:cs="TH SarabunPSK" w:hint="cs"/>
          <w:cs/>
        </w:rPr>
        <w:tab/>
      </w:r>
      <w:r w:rsidR="00B67815" w:rsidRPr="00B60D70">
        <w:rPr>
          <w:rFonts w:ascii="TH SarabunPSK" w:hAnsi="TH SarabunPSK" w:cs="TH SarabunPSK" w:hint="cs"/>
          <w:cs/>
        </w:rPr>
        <w:tab/>
      </w:r>
      <w:r w:rsidR="00B67815" w:rsidRPr="00B60D70">
        <w:rPr>
          <w:rFonts w:ascii="TH SarabunPSK" w:hAnsi="TH SarabunPSK" w:cs="TH SarabunPSK" w:hint="cs"/>
          <w:cs/>
        </w:rPr>
        <w:tab/>
      </w:r>
      <w:r w:rsidR="00B67815" w:rsidRPr="00B60D70">
        <w:rPr>
          <w:rFonts w:ascii="TH SarabunPSK" w:hAnsi="TH SarabunPSK" w:cs="TH SarabunPSK" w:hint="cs"/>
          <w:cs/>
        </w:rPr>
        <w:tab/>
      </w:r>
      <w:r w:rsidR="00B67815" w:rsidRPr="00B60D70">
        <w:rPr>
          <w:rFonts w:ascii="TH SarabunPSK" w:hAnsi="TH SarabunPSK" w:cs="TH SarabunPSK" w:hint="cs"/>
          <w:cs/>
        </w:rPr>
        <w:tab/>
      </w:r>
      <w:r w:rsidR="00B67815" w:rsidRPr="00B60D70">
        <w:rPr>
          <w:rFonts w:ascii="TH SarabunPSK" w:hAnsi="TH SarabunPSK" w:cs="TH SarabunPSK" w:hint="cs"/>
          <w:cs/>
        </w:rPr>
        <w:tab/>
      </w:r>
      <w:r w:rsidR="00B67815" w:rsidRPr="00B60D70">
        <w:rPr>
          <w:rFonts w:ascii="TH SarabunPSK" w:hAnsi="TH SarabunPSK" w:cs="TH SarabunPSK" w:hint="cs"/>
          <w:cs/>
        </w:rPr>
        <w:tab/>
      </w:r>
      <w:r w:rsidR="00D756E0" w:rsidRPr="00B60D70">
        <w:rPr>
          <w:rFonts w:ascii="TH SarabunPSK" w:hAnsi="TH SarabunPSK" w:cs="TH SarabunPSK" w:hint="cs"/>
          <w:cs/>
        </w:rPr>
        <w:t>3 (</w:t>
      </w:r>
      <w:r w:rsidR="00D756E0" w:rsidRPr="00B60D70">
        <w:rPr>
          <w:rFonts w:ascii="TH SarabunPSK" w:hAnsi="TH SarabunPSK" w:cs="TH SarabunPSK" w:hint="cs"/>
        </w:rPr>
        <w:t>3</w:t>
      </w:r>
      <w:r w:rsidR="00D756E0" w:rsidRPr="00B60D70">
        <w:rPr>
          <w:rFonts w:ascii="TH SarabunPSK" w:hAnsi="TH SarabunPSK" w:cs="TH SarabunPSK" w:hint="cs"/>
          <w:cs/>
        </w:rPr>
        <w:t>-</w:t>
      </w:r>
      <w:r w:rsidR="00D756E0" w:rsidRPr="00B60D70">
        <w:rPr>
          <w:rFonts w:ascii="TH SarabunPSK" w:hAnsi="TH SarabunPSK" w:cs="TH SarabunPSK" w:hint="cs"/>
        </w:rPr>
        <w:t>0</w:t>
      </w:r>
      <w:r w:rsidR="00D756E0" w:rsidRPr="00B60D70">
        <w:rPr>
          <w:rFonts w:ascii="TH SarabunPSK" w:hAnsi="TH SarabunPSK" w:cs="TH SarabunPSK" w:hint="cs"/>
          <w:cs/>
        </w:rPr>
        <w:t>-</w:t>
      </w:r>
      <w:r w:rsidR="00D756E0" w:rsidRPr="00B60D70">
        <w:rPr>
          <w:rFonts w:ascii="TH SarabunPSK" w:hAnsi="TH SarabunPSK" w:cs="TH SarabunPSK" w:hint="cs"/>
        </w:rPr>
        <w:t>6</w:t>
      </w:r>
      <w:r w:rsidR="00D756E0" w:rsidRPr="00B60D70">
        <w:rPr>
          <w:rFonts w:ascii="TH SarabunPSK" w:hAnsi="TH SarabunPSK" w:cs="TH SarabunPSK" w:hint="cs"/>
          <w:cs/>
        </w:rPr>
        <w:t>)</w:t>
      </w:r>
      <w:bookmarkEnd w:id="331"/>
      <w:bookmarkEnd w:id="332"/>
      <w:bookmarkEnd w:id="333"/>
      <w:bookmarkEnd w:id="334"/>
      <w:bookmarkEnd w:id="335"/>
      <w:bookmarkEnd w:id="336"/>
      <w:bookmarkEnd w:id="337"/>
      <w:bookmarkEnd w:id="338"/>
    </w:p>
    <w:p w14:paraId="153B1960" w14:textId="7C73A9A2" w:rsidR="009E6917" w:rsidRPr="00B60D70" w:rsidRDefault="00D756E0" w:rsidP="00B67815">
      <w:pPr>
        <w:shd w:val="clear" w:color="auto" w:fill="D9D9D9" w:themeFill="background1" w:themeFillShade="D9"/>
        <w:rPr>
          <w:rFonts w:ascii="TH SarabunPSK" w:hAnsi="TH SarabunPSK" w:cs="TH SarabunPSK"/>
          <w:b/>
          <w:bCs/>
        </w:rPr>
      </w:pPr>
      <w:r w:rsidRPr="00B60D70">
        <w:rPr>
          <w:rFonts w:ascii="TH SarabunPSK" w:hAnsi="TH SarabunPSK" w:cs="TH SarabunPSK" w:hint="cs"/>
          <w:cs/>
        </w:rPr>
        <w:tab/>
      </w:r>
      <w:r w:rsidR="00B67815" w:rsidRPr="00B60D70">
        <w:rPr>
          <w:rFonts w:ascii="TH SarabunPSK" w:hAnsi="TH SarabunPSK" w:cs="TH SarabunPSK" w:hint="cs"/>
          <w:cs/>
        </w:rPr>
        <w:tab/>
      </w:r>
      <w:r w:rsidRPr="00B60D70">
        <w:rPr>
          <w:rFonts w:ascii="TH SarabunPSK" w:hAnsi="TH SarabunPSK" w:cs="TH SarabunPSK" w:hint="cs"/>
          <w:b/>
          <w:bCs/>
          <w:cs/>
        </w:rPr>
        <w:t>(</w:t>
      </w:r>
      <w:r w:rsidRPr="00B60D70">
        <w:rPr>
          <w:rFonts w:ascii="TH SarabunPSK" w:hAnsi="TH SarabunPSK" w:cs="TH SarabunPSK" w:hint="cs"/>
          <w:b/>
          <w:bCs/>
        </w:rPr>
        <w:t>Miracle of Thinking</w:t>
      </w:r>
      <w:r w:rsidRPr="00B60D70">
        <w:rPr>
          <w:rFonts w:ascii="TH SarabunPSK" w:hAnsi="TH SarabunPSK" w:cs="TH SarabunPSK" w:hint="cs"/>
          <w:b/>
          <w:bCs/>
          <w:cs/>
        </w:rPr>
        <w:t>)</w:t>
      </w:r>
    </w:p>
    <w:p w14:paraId="17493AB4" w14:textId="77777777"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rPr>
        <w:t xml:space="preserve">: </w:t>
      </w:r>
      <w:r w:rsidRPr="00B60D70">
        <w:rPr>
          <w:rFonts w:ascii="TH SarabunPSK" w:hAnsi="TH SarabunPSK" w:cs="TH SarabunPSK" w:hint="cs"/>
          <w:b/>
          <w:bCs/>
          <w:cs/>
          <w:lang w:val="th-TH"/>
        </w:rPr>
        <w:t>ไม่มี</w:t>
      </w:r>
    </w:p>
    <w:p w14:paraId="6F5DD6E1" w14:textId="43D347AC" w:rsidR="009E6917" w:rsidRPr="00B60D70" w:rsidRDefault="00D756E0" w:rsidP="00B67815">
      <w:pPr>
        <w:ind w:firstLine="720"/>
        <w:rPr>
          <w:rFonts w:ascii="TH SarabunPSK" w:hAnsi="TH SarabunPSK" w:cs="TH SarabunPSK"/>
        </w:rPr>
      </w:pPr>
      <w:r w:rsidRPr="00B60D70">
        <w:rPr>
          <w:rFonts w:ascii="TH SarabunPSK" w:hAnsi="TH SarabunPSK" w:cs="TH SarabunPSK" w:hint="cs"/>
          <w:cs/>
          <w:lang w:val="th-TH"/>
        </w:rPr>
        <w:t xml:space="preserve">วิชานี้จะให้ความหมาย หลักการ คุณค่า แนวคิด ที่มาและธรรมชาติของการคิด โดยการสอนและพัฒนานักศึกษาให้มีการคิดเป็นระบบ การคิดเชิงระบบ การคิดเชิงวิพากษ์ และการคิดเชิงวิเคราะห์ การอธิบายทฤษฎีหมวก </w:t>
      </w:r>
      <w:r w:rsidRPr="00B60D70">
        <w:rPr>
          <w:rFonts w:ascii="TH SarabunPSK" w:hAnsi="TH SarabunPSK" w:cs="TH SarabunPSK" w:hint="cs"/>
          <w:cs/>
        </w:rPr>
        <w:t xml:space="preserve">6 </w:t>
      </w:r>
      <w:r w:rsidRPr="00B60D70">
        <w:rPr>
          <w:rFonts w:ascii="TH SarabunPSK" w:hAnsi="TH SarabunPSK" w:cs="TH SarabunPSK" w:hint="cs"/>
          <w:cs/>
          <w:lang w:val="th-TH"/>
        </w:rPr>
        <w:t>ใบที่เกี่ยวข้องกับการคิด นอกจากนี้ยังได้กล่าวถึงการเชื่อมโยงความคิด</w:t>
      </w:r>
      <w:r w:rsidRPr="00B60D70">
        <w:rPr>
          <w:rFonts w:ascii="TH SarabunPSK" w:hAnsi="TH SarabunPSK" w:cs="TH SarabunPSK" w:hint="cs"/>
          <w:cs/>
        </w:rPr>
        <w:t>/</w:t>
      </w:r>
      <w:r w:rsidRPr="00B60D70">
        <w:rPr>
          <w:rFonts w:ascii="TH SarabunPSK" w:hAnsi="TH SarabunPSK" w:cs="TH SarabunPSK" w:hint="cs"/>
          <w:cs/>
          <w:lang w:val="th-TH"/>
        </w:rPr>
        <w:t>การผูกเรื่อง การเขียน โดยมีการทำตัวอย่างหรือกรณีเพื่อศึกษาการแก้ปัญหาโดยวิธีการคิดเชิงระบบ ด้านวิทยาศาสตร์และเทคโนโลยี สังคม บริหารจัดการ สิ่งแวดล้อมและอื่น</w:t>
      </w:r>
      <w:r w:rsidR="00D420AC" w:rsidRPr="00B60D70">
        <w:rPr>
          <w:rFonts w:ascii="TH SarabunPSK" w:hAnsi="TH SarabunPSK" w:cs="TH SarabunPSK" w:hint="cs"/>
          <w:cs/>
          <w:lang w:val="th-TH"/>
        </w:rPr>
        <w:t xml:space="preserve"> ๆ</w:t>
      </w:r>
    </w:p>
    <w:p w14:paraId="66171466" w14:textId="43DE40A3" w:rsidR="001726BC" w:rsidRPr="00B60D70" w:rsidRDefault="00D756E0" w:rsidP="00B67815">
      <w:pPr>
        <w:ind w:firstLine="720"/>
        <w:rPr>
          <w:rFonts w:ascii="TH SarabunPSK" w:hAnsi="TH SarabunPSK" w:cs="TH SarabunPSK"/>
        </w:rPr>
      </w:pPr>
      <w:r w:rsidRPr="00B60D70">
        <w:rPr>
          <w:rFonts w:ascii="TH SarabunPSK" w:hAnsi="TH SarabunPSK" w:cs="TH SarabunPSK" w:hint="cs"/>
        </w:rPr>
        <w:t>This course aims to define the description, principle, value, concept and nature of thinking to enable developing students to acquire the skills of systematic thinking, systems thinking, critical thinking and analytical thinking. The Six Thinking Hats concept is included.</w:t>
      </w:r>
      <w:r w:rsidR="00BD7F9D" w:rsidRPr="00B60D70">
        <w:rPr>
          <w:rFonts w:ascii="TH SarabunPSK" w:hAnsi="TH SarabunPSK" w:cs="TH SarabunPSK" w:hint="cs"/>
        </w:rPr>
        <w:t xml:space="preserve"> </w:t>
      </w:r>
      <w:r w:rsidRPr="00B60D70">
        <w:rPr>
          <w:rFonts w:ascii="TH SarabunPSK" w:hAnsi="TH SarabunPSK" w:cs="TH SarabunPSK" w:hint="cs"/>
        </w:rPr>
        <w:t>Moreover, idea connection/story line and writing are explored.</w:t>
      </w:r>
      <w:r w:rsidR="00BD7F9D" w:rsidRPr="00B60D70">
        <w:rPr>
          <w:rFonts w:ascii="TH SarabunPSK" w:hAnsi="TH SarabunPSK" w:cs="TH SarabunPSK" w:hint="cs"/>
        </w:rPr>
        <w:t xml:space="preserve"> </w:t>
      </w:r>
      <w:r w:rsidRPr="00B60D70">
        <w:rPr>
          <w:rFonts w:ascii="TH SarabunPSK" w:hAnsi="TH SarabunPSK" w:cs="TH SarabunPSK" w:hint="cs"/>
        </w:rPr>
        <w:t>Examples or case studies are used for problem solving through systematic thinking using the knowledge of science and technology, social science, management, and environment, etc.</w:t>
      </w:r>
    </w:p>
    <w:p w14:paraId="4922E140" w14:textId="6B31A098" w:rsidR="009E6917" w:rsidRPr="00B60D70" w:rsidRDefault="00D756E0" w:rsidP="00592146">
      <w:pPr>
        <w:rPr>
          <w:rFonts w:ascii="TH SarabunPSK" w:hAnsi="TH SarabunPSK" w:cs="TH SarabunPSK"/>
          <w:b/>
          <w:bCs/>
        </w:rPr>
      </w:pPr>
      <w:bookmarkStart w:id="339" w:name="_Hlk534147194"/>
      <w:r w:rsidRPr="00B60D70">
        <w:rPr>
          <w:rFonts w:ascii="TH SarabunPSK" w:hAnsi="TH SarabunPSK" w:cs="TH SarabunPSK" w:hint="cs"/>
          <w:b/>
          <w:bCs/>
          <w:cs/>
          <w:lang w:val="th-TH"/>
        </w:rPr>
        <w:t>ผลลัพธ์การเรียนรู้ของรายวิชา</w:t>
      </w:r>
    </w:p>
    <w:p w14:paraId="7A8FF653" w14:textId="466D9884" w:rsidR="00A1126C" w:rsidRPr="00B60D70" w:rsidRDefault="00A1126C" w:rsidP="00FF7D50">
      <w:pPr>
        <w:pStyle w:val="af9"/>
        <w:numPr>
          <w:ilvl w:val="0"/>
          <w:numId w:val="136"/>
        </w:numPr>
        <w:tabs>
          <w:tab w:val="left" w:pos="1092"/>
          <w:tab w:val="left" w:pos="7925"/>
        </w:tabs>
        <w:ind w:left="567" w:hanging="283"/>
        <w:jc w:val="left"/>
      </w:pPr>
      <w:r w:rsidRPr="00B60D70">
        <w:rPr>
          <w:rFonts w:ascii="TH SarabunPSK" w:hAnsi="TH SarabunPSK" w:cs="TH SarabunPSK" w:hint="cs"/>
          <w:cs/>
          <w:lang w:val="th-TH"/>
        </w:rPr>
        <w:t>นักศึกษาเข้าใจองค์ประกอบของการคิดอย่างเป็นระบบ</w:t>
      </w:r>
      <w:r w:rsidRPr="00B60D70">
        <w:rPr>
          <w:rFonts w:ascii="TH SarabunPSK" w:hAnsi="TH SarabunPSK" w:cs="TH SarabunPSK"/>
          <w:cs/>
          <w:lang w:val="th-TH"/>
        </w:rPr>
        <w:t xml:space="preserve"> </w:t>
      </w:r>
      <w:r w:rsidRPr="00B60D70">
        <w:rPr>
          <w:rFonts w:ascii="TH SarabunPSK" w:hAnsi="TH SarabunPSK" w:cs="TH SarabunPSK" w:hint="cs"/>
          <w:cs/>
          <w:lang w:val="th-TH"/>
        </w:rPr>
        <w:t>คิดเชิงสร้างสรรค์</w:t>
      </w:r>
      <w:r w:rsidRPr="00B60D70">
        <w:rPr>
          <w:rFonts w:ascii="TH SarabunPSK" w:hAnsi="TH SarabunPSK" w:cs="TH SarabunPSK"/>
          <w:cs/>
          <w:lang w:val="th-TH"/>
        </w:rPr>
        <w:tab/>
      </w:r>
    </w:p>
    <w:p w14:paraId="7FE9C669" w14:textId="7580C8DB" w:rsidR="00A1126C" w:rsidRPr="00B60D70" w:rsidRDefault="00A1126C" w:rsidP="00FF7D50">
      <w:pPr>
        <w:pStyle w:val="af9"/>
        <w:numPr>
          <w:ilvl w:val="0"/>
          <w:numId w:val="136"/>
        </w:numPr>
        <w:tabs>
          <w:tab w:val="left" w:pos="1092"/>
          <w:tab w:val="left" w:pos="7925"/>
        </w:tabs>
        <w:ind w:left="567" w:hanging="283"/>
        <w:jc w:val="left"/>
        <w:rPr>
          <w:rFonts w:ascii="TH SarabunPSK" w:hAnsi="TH SarabunPSK" w:cs="TH SarabunPSK"/>
          <w:b/>
          <w:bCs/>
        </w:rPr>
      </w:pPr>
      <w:r w:rsidRPr="00B60D70">
        <w:rPr>
          <w:rFonts w:ascii="TH SarabunPSK" w:hAnsi="TH SarabunPSK" w:cs="TH SarabunPSK" w:hint="cs"/>
          <w:cs/>
          <w:lang w:val="th-TH"/>
        </w:rPr>
        <w:t>นักศึกษาสามารถนำทักษะการคิดไปประยุกต์ในการทำงานอย่างเป็นระบบ</w:t>
      </w:r>
      <w:r w:rsidRPr="00B60D70">
        <w:rPr>
          <w:rFonts w:ascii="TH SarabunPSK" w:hAnsi="TH SarabunPSK" w:cs="TH SarabunPSK"/>
          <w:cs/>
          <w:lang w:val="th-TH"/>
        </w:rPr>
        <w:t xml:space="preserve"> </w:t>
      </w:r>
      <w:r w:rsidRPr="00B60D70">
        <w:rPr>
          <w:rFonts w:ascii="TH SarabunPSK" w:hAnsi="TH SarabunPSK" w:cs="TH SarabunPSK" w:hint="cs"/>
          <w:cs/>
          <w:lang w:val="th-TH"/>
        </w:rPr>
        <w:t>สามารถเชื่อมโยงความคิดได้อย่างมีประสิทธิภาพ</w:t>
      </w:r>
      <w:r w:rsidRPr="00B60D70">
        <w:rPr>
          <w:rFonts w:ascii="TH SarabunPSK" w:hAnsi="TH SarabunPSK" w:cs="TH SarabunPSK"/>
          <w:cs/>
          <w:lang w:val="th-TH"/>
        </w:rPr>
        <w:tab/>
      </w:r>
    </w:p>
    <w:bookmarkEnd w:id="339"/>
    <w:p w14:paraId="6D1D30AF" w14:textId="77777777" w:rsidR="009E6917" w:rsidRPr="00B60D70" w:rsidRDefault="009E6917" w:rsidP="00592146">
      <w:pPr>
        <w:rPr>
          <w:rFonts w:ascii="TH SarabunPSK" w:hAnsi="TH SarabunPSK" w:cs="TH SarabunPSK"/>
        </w:rPr>
      </w:pPr>
    </w:p>
    <w:p w14:paraId="13E19134" w14:textId="5D6F7E39" w:rsidR="009E6917" w:rsidRPr="00B60D70" w:rsidRDefault="00F551BD" w:rsidP="00B67815">
      <w:pPr>
        <w:pStyle w:val="3"/>
        <w:numPr>
          <w:ilvl w:val="0"/>
          <w:numId w:val="0"/>
        </w:numPr>
        <w:shd w:val="clear" w:color="auto" w:fill="D9D9D9" w:themeFill="background1" w:themeFillShade="D9"/>
        <w:ind w:left="720" w:hanging="720"/>
        <w:rPr>
          <w:rFonts w:ascii="TH SarabunPSK" w:hAnsi="TH SarabunPSK" w:cs="TH SarabunPSK"/>
        </w:rPr>
      </w:pPr>
      <w:bookmarkStart w:id="340" w:name="_Toc161400026"/>
      <w:bookmarkStart w:id="341" w:name="_Toc161496938"/>
      <w:bookmarkStart w:id="342" w:name="_Toc164329146"/>
      <w:bookmarkStart w:id="343" w:name="_Toc179226590"/>
      <w:bookmarkStart w:id="344" w:name="_Toc179246040"/>
      <w:bookmarkStart w:id="345" w:name="_Toc179656408"/>
      <w:bookmarkStart w:id="346" w:name="_Toc180609488"/>
      <w:bookmarkStart w:id="347" w:name="_Toc191634104"/>
      <w:r w:rsidRPr="00B60D70">
        <w:rPr>
          <w:rFonts w:ascii="TH SarabunPSK" w:hAnsi="TH SarabunPSK" w:cs="TH SarabunPSK" w:hint="cs"/>
        </w:rPr>
        <w:t xml:space="preserve">GEN </w:t>
      </w:r>
      <w:r w:rsidR="00D756E0" w:rsidRPr="00B60D70">
        <w:rPr>
          <w:rFonts w:ascii="TH SarabunPSK" w:hAnsi="TH SarabunPSK" w:cs="TH SarabunPSK" w:hint="cs"/>
        </w:rPr>
        <w:t xml:space="preserve">241 </w:t>
      </w:r>
      <w:r w:rsidR="00B67815" w:rsidRPr="00B60D70">
        <w:rPr>
          <w:rFonts w:ascii="TH SarabunPSK" w:hAnsi="TH SarabunPSK" w:cs="TH SarabunPSK" w:hint="cs"/>
          <w:cs/>
        </w:rPr>
        <w:tab/>
      </w:r>
      <w:r w:rsidR="00D756E0" w:rsidRPr="00B60D70">
        <w:rPr>
          <w:rFonts w:ascii="TH SarabunPSK" w:hAnsi="TH SarabunPSK" w:cs="TH SarabunPSK" w:hint="cs"/>
          <w:cs/>
          <w:lang w:val="th-TH"/>
        </w:rPr>
        <w:t>ความงดงามแห่งชีวิต</w:t>
      </w:r>
      <w:r w:rsidR="00D756E0" w:rsidRPr="00B60D70">
        <w:rPr>
          <w:rFonts w:ascii="TH SarabunPSK" w:hAnsi="TH SarabunPSK" w:cs="TH SarabunPSK" w:hint="cs"/>
          <w:cs/>
        </w:rPr>
        <w:tab/>
      </w:r>
      <w:r w:rsidR="00B67815" w:rsidRPr="00B60D70">
        <w:rPr>
          <w:rFonts w:ascii="TH SarabunPSK" w:hAnsi="TH SarabunPSK" w:cs="TH SarabunPSK" w:hint="cs"/>
          <w:cs/>
        </w:rPr>
        <w:tab/>
      </w:r>
      <w:r w:rsidR="00B67815" w:rsidRPr="00B60D70">
        <w:rPr>
          <w:rFonts w:ascii="TH SarabunPSK" w:hAnsi="TH SarabunPSK" w:cs="TH SarabunPSK" w:hint="cs"/>
          <w:cs/>
        </w:rPr>
        <w:tab/>
      </w:r>
      <w:r w:rsidR="00B67815" w:rsidRPr="00B60D70">
        <w:rPr>
          <w:rFonts w:ascii="TH SarabunPSK" w:hAnsi="TH SarabunPSK" w:cs="TH SarabunPSK" w:hint="cs"/>
          <w:cs/>
        </w:rPr>
        <w:tab/>
      </w:r>
      <w:r w:rsidR="00B67815" w:rsidRPr="00B60D70">
        <w:rPr>
          <w:rFonts w:ascii="TH SarabunPSK" w:hAnsi="TH SarabunPSK" w:cs="TH SarabunPSK" w:hint="cs"/>
          <w:cs/>
        </w:rPr>
        <w:tab/>
      </w:r>
      <w:r w:rsidR="00B67815" w:rsidRPr="00B60D70">
        <w:rPr>
          <w:rFonts w:ascii="TH SarabunPSK" w:hAnsi="TH SarabunPSK" w:cs="TH SarabunPSK" w:hint="cs"/>
          <w:cs/>
        </w:rPr>
        <w:tab/>
      </w:r>
      <w:r w:rsidR="00B67815" w:rsidRPr="00B60D70">
        <w:rPr>
          <w:rFonts w:ascii="TH SarabunPSK" w:hAnsi="TH SarabunPSK" w:cs="TH SarabunPSK" w:hint="cs"/>
          <w:cs/>
        </w:rPr>
        <w:tab/>
      </w:r>
      <w:r w:rsidR="00D756E0" w:rsidRPr="00B60D70">
        <w:rPr>
          <w:rFonts w:ascii="TH SarabunPSK" w:hAnsi="TH SarabunPSK" w:cs="TH SarabunPSK" w:hint="cs"/>
          <w:cs/>
        </w:rPr>
        <w:t>3 (</w:t>
      </w:r>
      <w:r w:rsidR="00D756E0" w:rsidRPr="00B60D70">
        <w:rPr>
          <w:rFonts w:ascii="TH SarabunPSK" w:hAnsi="TH SarabunPSK" w:cs="TH SarabunPSK" w:hint="cs"/>
        </w:rPr>
        <w:t>3</w:t>
      </w:r>
      <w:r w:rsidR="00D756E0" w:rsidRPr="00B60D70">
        <w:rPr>
          <w:rFonts w:ascii="TH SarabunPSK" w:hAnsi="TH SarabunPSK" w:cs="TH SarabunPSK" w:hint="cs"/>
          <w:cs/>
        </w:rPr>
        <w:t>-</w:t>
      </w:r>
      <w:r w:rsidR="00D756E0" w:rsidRPr="00B60D70">
        <w:rPr>
          <w:rFonts w:ascii="TH SarabunPSK" w:hAnsi="TH SarabunPSK" w:cs="TH SarabunPSK" w:hint="cs"/>
        </w:rPr>
        <w:t>0</w:t>
      </w:r>
      <w:r w:rsidR="00D756E0" w:rsidRPr="00B60D70">
        <w:rPr>
          <w:rFonts w:ascii="TH SarabunPSK" w:hAnsi="TH SarabunPSK" w:cs="TH SarabunPSK" w:hint="cs"/>
          <w:cs/>
        </w:rPr>
        <w:t>-</w:t>
      </w:r>
      <w:r w:rsidR="00D756E0" w:rsidRPr="00B60D70">
        <w:rPr>
          <w:rFonts w:ascii="TH SarabunPSK" w:hAnsi="TH SarabunPSK" w:cs="TH SarabunPSK" w:hint="cs"/>
        </w:rPr>
        <w:t>6</w:t>
      </w:r>
      <w:r w:rsidR="00D756E0" w:rsidRPr="00B60D70">
        <w:rPr>
          <w:rFonts w:ascii="TH SarabunPSK" w:hAnsi="TH SarabunPSK" w:cs="TH SarabunPSK" w:hint="cs"/>
          <w:cs/>
        </w:rPr>
        <w:t>)</w:t>
      </w:r>
      <w:bookmarkEnd w:id="340"/>
      <w:bookmarkEnd w:id="341"/>
      <w:bookmarkEnd w:id="342"/>
      <w:bookmarkEnd w:id="343"/>
      <w:bookmarkEnd w:id="344"/>
      <w:bookmarkEnd w:id="345"/>
      <w:bookmarkEnd w:id="346"/>
      <w:bookmarkEnd w:id="347"/>
    </w:p>
    <w:p w14:paraId="4F8C3375" w14:textId="2A3C4944" w:rsidR="009E6917" w:rsidRPr="00B60D70" w:rsidRDefault="00D756E0" w:rsidP="00B67815">
      <w:pPr>
        <w:shd w:val="clear" w:color="auto" w:fill="D9D9D9" w:themeFill="background1" w:themeFillShade="D9"/>
        <w:rPr>
          <w:rFonts w:ascii="TH SarabunPSK" w:hAnsi="TH SarabunPSK" w:cs="TH SarabunPSK"/>
          <w:b/>
          <w:bCs/>
        </w:rPr>
      </w:pPr>
      <w:r w:rsidRPr="00B60D70">
        <w:rPr>
          <w:rFonts w:ascii="TH SarabunPSK" w:hAnsi="TH SarabunPSK" w:cs="TH SarabunPSK" w:hint="cs"/>
          <w:b/>
          <w:bCs/>
          <w:cs/>
        </w:rPr>
        <w:tab/>
      </w:r>
      <w:r w:rsidR="00B67815" w:rsidRPr="00B60D70">
        <w:rPr>
          <w:rFonts w:ascii="TH SarabunPSK" w:hAnsi="TH SarabunPSK" w:cs="TH SarabunPSK" w:hint="cs"/>
          <w:b/>
          <w:bCs/>
          <w:cs/>
        </w:rPr>
        <w:tab/>
      </w:r>
      <w:r w:rsidRPr="00B60D70">
        <w:rPr>
          <w:rFonts w:ascii="TH SarabunPSK" w:hAnsi="TH SarabunPSK" w:cs="TH SarabunPSK" w:hint="cs"/>
          <w:b/>
          <w:bCs/>
          <w:cs/>
        </w:rPr>
        <w:t>(</w:t>
      </w:r>
      <w:r w:rsidRPr="00B60D70">
        <w:rPr>
          <w:rFonts w:ascii="TH SarabunPSK" w:hAnsi="TH SarabunPSK" w:cs="TH SarabunPSK" w:hint="cs"/>
          <w:b/>
          <w:bCs/>
        </w:rPr>
        <w:t>Beauty of Life</w:t>
      </w:r>
      <w:r w:rsidRPr="00B60D70">
        <w:rPr>
          <w:rFonts w:ascii="TH SarabunPSK" w:hAnsi="TH SarabunPSK" w:cs="TH SarabunPSK" w:hint="cs"/>
          <w:b/>
          <w:bCs/>
          <w:cs/>
        </w:rPr>
        <w:t>)</w:t>
      </w:r>
    </w:p>
    <w:p w14:paraId="509EF8DA" w14:textId="77777777"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rPr>
        <w:t xml:space="preserve">: </w:t>
      </w:r>
      <w:r w:rsidRPr="00B60D70">
        <w:rPr>
          <w:rFonts w:ascii="TH SarabunPSK" w:hAnsi="TH SarabunPSK" w:cs="TH SarabunPSK" w:hint="cs"/>
          <w:b/>
          <w:bCs/>
          <w:cs/>
          <w:lang w:val="th-TH"/>
        </w:rPr>
        <w:t>ไม่มี</w:t>
      </w:r>
    </w:p>
    <w:p w14:paraId="7DBDABDE" w14:textId="4F0B2377" w:rsidR="009E6917" w:rsidRPr="00B60D70" w:rsidRDefault="00D756E0" w:rsidP="00B67815">
      <w:pPr>
        <w:ind w:firstLine="720"/>
        <w:rPr>
          <w:rFonts w:ascii="TH SarabunPSK" w:hAnsi="TH SarabunPSK" w:cs="TH SarabunPSK"/>
        </w:rPr>
      </w:pPr>
      <w:r w:rsidRPr="00B60D70">
        <w:rPr>
          <w:rFonts w:ascii="TH SarabunPSK" w:hAnsi="TH SarabunPSK" w:cs="TH SarabunPSK" w:hint="cs"/>
          <w:cs/>
          <w:lang w:val="th-TH"/>
        </w:rPr>
        <w:t>ศึกษาเกี่ยวกับความสัมพันธ์ระหว่างมนุษย์กับคุณค่าและความงามท่ามกลางความหลากหลายทางวัฒนธรรม เน้นที่การรับรู้คุณค่า การสัมผัสความงามและการแสดงออกทางอารมณ์ของมนุษย์ รับรู้และเรียนรู้เกี่ยวกับคุณค่าและความงามในด้านต่าง</w:t>
      </w:r>
      <w:r w:rsidR="00D420AC" w:rsidRPr="00B60D70">
        <w:rPr>
          <w:rFonts w:ascii="TH SarabunPSK" w:hAnsi="TH SarabunPSK" w:cs="TH SarabunPSK" w:hint="cs"/>
          <w:cs/>
          <w:lang w:val="th-TH"/>
        </w:rPr>
        <w:t xml:space="preserve"> ๆ</w:t>
      </w:r>
      <w:r w:rsidRPr="00B60D70">
        <w:rPr>
          <w:rFonts w:ascii="TH SarabunPSK" w:hAnsi="TH SarabunPSK" w:cs="TH SarabunPSK" w:hint="cs"/>
          <w:cs/>
          <w:lang w:val="th-TH"/>
        </w:rPr>
        <w:t xml:space="preserve"> ที่เกี่ยวกับการดำรงชีวิตมนุษย์ เช่น ชีวิตกับความงามในด้านศิลปะ ดนตรี วรรณกรรม รวมไปถึงความงามในธรรมชาติรอบ</w:t>
      </w:r>
      <w:r w:rsidR="00D420AC" w:rsidRPr="00B60D70">
        <w:rPr>
          <w:rFonts w:ascii="TH SarabunPSK" w:hAnsi="TH SarabunPSK" w:cs="TH SarabunPSK" w:hint="cs"/>
          <w:cs/>
          <w:lang w:val="th-TH"/>
        </w:rPr>
        <w:t xml:space="preserve"> ๆ</w:t>
      </w:r>
      <w:r w:rsidRPr="00B60D70">
        <w:rPr>
          <w:rFonts w:ascii="TH SarabunPSK" w:hAnsi="TH SarabunPSK" w:cs="TH SarabunPSK" w:hint="cs"/>
          <w:cs/>
          <w:lang w:val="th-TH"/>
        </w:rPr>
        <w:t xml:space="preserve"> ตัวมนุษย์ </w:t>
      </w:r>
    </w:p>
    <w:p w14:paraId="70775A55" w14:textId="125A0CF1" w:rsidR="009E6917" w:rsidRPr="00B60D70" w:rsidRDefault="00D756E0" w:rsidP="00B67815">
      <w:pPr>
        <w:ind w:firstLine="720"/>
        <w:rPr>
          <w:rFonts w:ascii="TH SarabunPSK" w:hAnsi="TH SarabunPSK" w:cs="TH SarabunPSK"/>
        </w:rPr>
      </w:pPr>
      <w:r w:rsidRPr="00B60D70">
        <w:rPr>
          <w:rFonts w:ascii="TH SarabunPSK" w:hAnsi="TH SarabunPSK" w:cs="TH SarabunPSK" w:hint="cs"/>
        </w:rPr>
        <w:t>This course aims to promote the understanding of the relationship between humans and aesthetics amidst the diversity of global culture.</w:t>
      </w:r>
      <w:r w:rsidR="00BD7F9D" w:rsidRPr="00B60D70">
        <w:rPr>
          <w:rFonts w:ascii="TH SarabunPSK" w:hAnsi="TH SarabunPSK" w:cs="TH SarabunPSK" w:hint="cs"/>
        </w:rPr>
        <w:t xml:space="preserve"> </w:t>
      </w:r>
      <w:r w:rsidRPr="00B60D70">
        <w:rPr>
          <w:rFonts w:ascii="TH SarabunPSK" w:hAnsi="TH SarabunPSK" w:cs="TH SarabunPSK" w:hint="cs"/>
        </w:rPr>
        <w:t>It is concerned with the perception, appreciation and expression of humans on aesthetics and value.</w:t>
      </w:r>
      <w:r w:rsidR="00BD7F9D" w:rsidRPr="00B60D70">
        <w:rPr>
          <w:rFonts w:ascii="TH SarabunPSK" w:hAnsi="TH SarabunPSK" w:cs="TH SarabunPSK" w:hint="cs"/>
        </w:rPr>
        <w:t xml:space="preserve"> </w:t>
      </w:r>
      <w:r w:rsidRPr="00B60D70">
        <w:rPr>
          <w:rFonts w:ascii="TH SarabunPSK" w:hAnsi="TH SarabunPSK" w:cs="TH SarabunPSK" w:hint="cs"/>
        </w:rPr>
        <w:t>Students are able to experience learning that stimulates an understanding of the beauty of life, artwork, music and literature, as well as the cultural and natural environments.</w:t>
      </w:r>
    </w:p>
    <w:p w14:paraId="2DD1644B" w14:textId="3FE18B0C" w:rsidR="009E6917" w:rsidRPr="00B60D70" w:rsidRDefault="00D756E0" w:rsidP="00592146">
      <w:pPr>
        <w:rPr>
          <w:rFonts w:ascii="TH SarabunPSK" w:hAnsi="TH SarabunPSK" w:cs="TH SarabunPSK"/>
          <w:b/>
          <w:bCs/>
        </w:rPr>
      </w:pPr>
      <w:bookmarkStart w:id="348" w:name="_Hlk534147232"/>
      <w:r w:rsidRPr="00B60D70">
        <w:rPr>
          <w:rFonts w:ascii="TH SarabunPSK" w:hAnsi="TH SarabunPSK" w:cs="TH SarabunPSK" w:hint="cs"/>
          <w:b/>
          <w:bCs/>
          <w:cs/>
          <w:lang w:val="th-TH"/>
        </w:rPr>
        <w:t>ผลลัพธ์การเรียนรู้ของรายวิชา</w:t>
      </w:r>
    </w:p>
    <w:bookmarkEnd w:id="348"/>
    <w:p w14:paraId="05B0D5E8" w14:textId="77777777" w:rsidR="009C1E03" w:rsidRPr="00B60D70" w:rsidRDefault="009C1E03" w:rsidP="00FF7D50">
      <w:pPr>
        <w:pStyle w:val="af9"/>
        <w:numPr>
          <w:ilvl w:val="3"/>
          <w:numId w:val="8"/>
        </w:numPr>
        <w:ind w:left="567" w:hanging="283"/>
        <w:rPr>
          <w:rFonts w:ascii="TH SarabunPSK" w:hAnsi="TH SarabunPSK" w:cs="TH SarabunPSK"/>
        </w:rPr>
      </w:pPr>
      <w:r w:rsidRPr="00B60D70">
        <w:rPr>
          <w:rFonts w:ascii="TH SarabunPSK" w:hAnsi="TH SarabunPSK" w:cs="TH SarabunPSK"/>
          <w:cs/>
        </w:rPr>
        <w:t>นักศึกษาเรียนรู้เกี่ยวกับคุณค่าและความงามในด้านต่าง ๆ ที่เกี่ยวกับการดำรงชีวิตมนุษย์</w:t>
      </w:r>
    </w:p>
    <w:p w14:paraId="6C0AE09F" w14:textId="77777777" w:rsidR="009C1E03" w:rsidRPr="00B60D70" w:rsidRDefault="009C1E03" w:rsidP="00FF7D50">
      <w:pPr>
        <w:pStyle w:val="af9"/>
        <w:numPr>
          <w:ilvl w:val="3"/>
          <w:numId w:val="8"/>
        </w:numPr>
        <w:ind w:left="567" w:hanging="283"/>
        <w:rPr>
          <w:rFonts w:ascii="TH SarabunPSK" w:hAnsi="TH SarabunPSK" w:cs="TH SarabunPSK"/>
        </w:rPr>
      </w:pPr>
      <w:r w:rsidRPr="00B60D70">
        <w:rPr>
          <w:rFonts w:ascii="TH SarabunPSK" w:hAnsi="TH SarabunPSK" w:cs="TH SarabunPSK"/>
          <w:cs/>
        </w:rPr>
        <w:t>นักศึกษาสามารถพัฒนาโครงการที่แสดงออกถึงคุณค่าและความงามด้วยการใช้ความคิดสร้างสรรค์</w:t>
      </w:r>
    </w:p>
    <w:p w14:paraId="78582E91" w14:textId="77777777" w:rsidR="009C1E03" w:rsidRPr="00B60D70" w:rsidRDefault="009C1E03" w:rsidP="00FF7D50">
      <w:pPr>
        <w:pStyle w:val="af9"/>
        <w:numPr>
          <w:ilvl w:val="3"/>
          <w:numId w:val="8"/>
        </w:numPr>
        <w:ind w:left="567" w:hanging="283"/>
        <w:rPr>
          <w:rFonts w:ascii="TH SarabunPSK" w:hAnsi="TH SarabunPSK" w:cs="TH SarabunPSK"/>
        </w:rPr>
      </w:pPr>
      <w:r w:rsidRPr="00B60D70">
        <w:rPr>
          <w:rFonts w:ascii="TH SarabunPSK" w:hAnsi="TH SarabunPSK" w:cs="TH SarabunPSK"/>
          <w:cs/>
        </w:rPr>
        <w:t>นักศึกษาสามารถทำงานเป็นทีมร่วมกับผู้อื่นอย่างสร้างสรรค์</w:t>
      </w:r>
    </w:p>
    <w:p w14:paraId="38346C4A" w14:textId="69FF65C9" w:rsidR="009E6917" w:rsidRPr="00B60D70" w:rsidRDefault="009C1E03" w:rsidP="00FF7D50">
      <w:pPr>
        <w:pStyle w:val="af9"/>
        <w:numPr>
          <w:ilvl w:val="3"/>
          <w:numId w:val="8"/>
        </w:numPr>
        <w:ind w:left="567" w:hanging="283"/>
        <w:rPr>
          <w:rFonts w:ascii="TH SarabunPSK" w:hAnsi="TH SarabunPSK" w:cs="TH SarabunPSK"/>
        </w:rPr>
      </w:pPr>
      <w:r w:rsidRPr="00B60D70">
        <w:rPr>
          <w:rFonts w:ascii="TH SarabunPSK" w:hAnsi="TH SarabunPSK" w:cs="TH SarabunPSK"/>
          <w:cs/>
        </w:rPr>
        <w:t>นักศึกษาตระหนักถึงคุณค่าของตนเองและผู้อื่น</w:t>
      </w:r>
    </w:p>
    <w:p w14:paraId="03288C58" w14:textId="77777777" w:rsidR="009C1E03" w:rsidRPr="00B60D70" w:rsidRDefault="009C1E03" w:rsidP="009C1E03">
      <w:pPr>
        <w:rPr>
          <w:rFonts w:ascii="TH SarabunPSK" w:hAnsi="TH SarabunPSK" w:cs="TH SarabunPSK"/>
        </w:rPr>
      </w:pPr>
    </w:p>
    <w:p w14:paraId="4E2B1E09" w14:textId="0AD87E47" w:rsidR="009E6917" w:rsidRPr="00B60D70" w:rsidRDefault="00F551BD" w:rsidP="00B67815">
      <w:pPr>
        <w:pStyle w:val="3"/>
        <w:numPr>
          <w:ilvl w:val="0"/>
          <w:numId w:val="0"/>
        </w:numPr>
        <w:shd w:val="clear" w:color="auto" w:fill="D9D9D9" w:themeFill="background1" w:themeFillShade="D9"/>
        <w:ind w:left="720" w:hanging="720"/>
        <w:rPr>
          <w:rFonts w:ascii="TH SarabunPSK" w:hAnsi="TH SarabunPSK" w:cs="TH SarabunPSK"/>
        </w:rPr>
      </w:pPr>
      <w:bookmarkStart w:id="349" w:name="_Toc161400027"/>
      <w:bookmarkStart w:id="350" w:name="_Toc161496939"/>
      <w:bookmarkStart w:id="351" w:name="_Toc164329147"/>
      <w:bookmarkStart w:id="352" w:name="_Toc179226591"/>
      <w:bookmarkStart w:id="353" w:name="_Toc179246041"/>
      <w:bookmarkStart w:id="354" w:name="_Toc179656409"/>
      <w:bookmarkStart w:id="355" w:name="_Toc180609489"/>
      <w:bookmarkStart w:id="356" w:name="_Toc191634105"/>
      <w:r w:rsidRPr="00B60D70">
        <w:rPr>
          <w:rFonts w:ascii="TH SarabunPSK" w:hAnsi="TH SarabunPSK" w:cs="TH SarabunPSK" w:hint="cs"/>
        </w:rPr>
        <w:t xml:space="preserve">GEN </w:t>
      </w:r>
      <w:r w:rsidR="00D756E0" w:rsidRPr="00B60D70">
        <w:rPr>
          <w:rFonts w:ascii="TH SarabunPSK" w:hAnsi="TH SarabunPSK" w:cs="TH SarabunPSK" w:hint="cs"/>
        </w:rPr>
        <w:t xml:space="preserve">351 </w:t>
      </w:r>
      <w:r w:rsidR="00B67815" w:rsidRPr="00B60D70">
        <w:rPr>
          <w:rFonts w:ascii="TH SarabunPSK" w:hAnsi="TH SarabunPSK" w:cs="TH SarabunPSK" w:hint="cs"/>
          <w:cs/>
        </w:rPr>
        <w:tab/>
      </w:r>
      <w:r w:rsidR="00D756E0" w:rsidRPr="00B60D70">
        <w:rPr>
          <w:rFonts w:ascii="TH SarabunPSK" w:hAnsi="TH SarabunPSK" w:cs="TH SarabunPSK" w:hint="cs"/>
          <w:cs/>
          <w:lang w:val="th-TH"/>
        </w:rPr>
        <w:t>การบริหารจัดการยุคใหม่และภาวะผู้นำ</w:t>
      </w:r>
      <w:r w:rsidR="00D756E0" w:rsidRPr="00B60D70">
        <w:rPr>
          <w:rFonts w:ascii="TH SarabunPSK" w:hAnsi="TH SarabunPSK" w:cs="TH SarabunPSK" w:hint="cs"/>
        </w:rPr>
        <w:tab/>
      </w:r>
      <w:r w:rsidR="00D756E0" w:rsidRPr="00B60D70">
        <w:rPr>
          <w:rFonts w:ascii="TH SarabunPSK" w:hAnsi="TH SarabunPSK" w:cs="TH SarabunPSK" w:hint="cs"/>
          <w:cs/>
        </w:rPr>
        <w:tab/>
      </w:r>
      <w:r w:rsidR="00B67815" w:rsidRPr="00B60D70">
        <w:rPr>
          <w:rFonts w:ascii="TH SarabunPSK" w:hAnsi="TH SarabunPSK" w:cs="TH SarabunPSK" w:hint="cs"/>
          <w:cs/>
        </w:rPr>
        <w:tab/>
      </w:r>
      <w:r w:rsidR="00B67815" w:rsidRPr="00B60D70">
        <w:rPr>
          <w:rFonts w:ascii="TH SarabunPSK" w:hAnsi="TH SarabunPSK" w:cs="TH SarabunPSK" w:hint="cs"/>
          <w:cs/>
        </w:rPr>
        <w:tab/>
      </w:r>
      <w:r w:rsidR="00B67815" w:rsidRPr="00B60D70">
        <w:rPr>
          <w:rFonts w:ascii="TH SarabunPSK" w:hAnsi="TH SarabunPSK" w:cs="TH SarabunPSK" w:hint="cs"/>
          <w:cs/>
        </w:rPr>
        <w:tab/>
      </w:r>
      <w:r w:rsidR="00D756E0" w:rsidRPr="00B60D70">
        <w:rPr>
          <w:rFonts w:ascii="TH SarabunPSK" w:hAnsi="TH SarabunPSK" w:cs="TH SarabunPSK" w:hint="cs"/>
        </w:rPr>
        <w:t>3(3-0-6)</w:t>
      </w:r>
      <w:bookmarkEnd w:id="349"/>
      <w:bookmarkEnd w:id="350"/>
      <w:bookmarkEnd w:id="351"/>
      <w:bookmarkEnd w:id="352"/>
      <w:bookmarkEnd w:id="353"/>
      <w:bookmarkEnd w:id="354"/>
      <w:bookmarkEnd w:id="355"/>
      <w:bookmarkEnd w:id="356"/>
    </w:p>
    <w:p w14:paraId="672C203A" w14:textId="33C9897C" w:rsidR="009E6917" w:rsidRPr="00B60D70" w:rsidRDefault="00D756E0" w:rsidP="00B67815">
      <w:pPr>
        <w:shd w:val="clear" w:color="auto" w:fill="D9D9D9" w:themeFill="background1" w:themeFillShade="D9"/>
        <w:rPr>
          <w:rFonts w:ascii="TH SarabunPSK" w:hAnsi="TH SarabunPSK" w:cs="TH SarabunPSK"/>
        </w:rPr>
      </w:pPr>
      <w:r w:rsidRPr="00B60D70">
        <w:rPr>
          <w:rFonts w:ascii="TH SarabunPSK" w:hAnsi="TH SarabunPSK" w:cs="TH SarabunPSK" w:hint="cs"/>
          <w:cs/>
        </w:rPr>
        <w:tab/>
      </w:r>
      <w:r w:rsidR="00B67815" w:rsidRPr="00B60D70">
        <w:rPr>
          <w:rFonts w:ascii="TH SarabunPSK" w:hAnsi="TH SarabunPSK" w:cs="TH SarabunPSK" w:hint="cs"/>
          <w:cs/>
        </w:rPr>
        <w:tab/>
      </w:r>
      <w:r w:rsidRPr="00B60D70">
        <w:rPr>
          <w:rFonts w:ascii="TH SarabunPSK" w:hAnsi="TH SarabunPSK" w:cs="TH SarabunPSK" w:hint="cs"/>
          <w:cs/>
        </w:rPr>
        <w:t>(</w:t>
      </w:r>
      <w:r w:rsidRPr="00B60D70">
        <w:rPr>
          <w:rFonts w:ascii="TH SarabunPSK" w:hAnsi="TH SarabunPSK" w:cs="TH SarabunPSK" w:hint="cs"/>
        </w:rPr>
        <w:t>Modern Management and Leadership)</w:t>
      </w:r>
    </w:p>
    <w:p w14:paraId="22DD2C8F" w14:textId="77777777"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rPr>
        <w:t xml:space="preserve">: </w:t>
      </w:r>
      <w:r w:rsidRPr="00B60D70">
        <w:rPr>
          <w:rFonts w:ascii="TH SarabunPSK" w:hAnsi="TH SarabunPSK" w:cs="TH SarabunPSK" w:hint="cs"/>
          <w:b/>
          <w:bCs/>
          <w:cs/>
          <w:lang w:val="th-TH"/>
        </w:rPr>
        <w:t>ไม่มี</w:t>
      </w:r>
    </w:p>
    <w:p w14:paraId="1A033B79" w14:textId="585F1799" w:rsidR="009E6917" w:rsidRPr="00B60D70" w:rsidRDefault="00D756E0" w:rsidP="00B67815">
      <w:pPr>
        <w:ind w:firstLine="720"/>
        <w:rPr>
          <w:rFonts w:ascii="TH SarabunPSK" w:hAnsi="TH SarabunPSK" w:cs="TH SarabunPSK"/>
          <w:cs/>
        </w:rPr>
      </w:pPr>
      <w:r w:rsidRPr="00B60D70">
        <w:rPr>
          <w:rFonts w:ascii="TH SarabunPSK" w:hAnsi="TH SarabunPSK" w:cs="TH SarabunPSK" w:hint="cs"/>
          <w:cs/>
          <w:lang w:val="th-TH"/>
        </w:rPr>
        <w:t>แนวคิดการบริหารจัดการยุคใหม่ หน้าที่พื้นฐานของการจัดการประกอบด้วย การวางแผน การจัดองค์กร การควบคุมการตัดสินใจ การสื่อสาร การจูงใจ ภาวะผู้นำ การจัดการทรัพยากรมนุษย์การจัดการระบบสารสนเทศ ความรับผิดชอบต่อสังคม ตลอดจนการประยุกต์ใช้สถานการณ์ต่าง</w:t>
      </w:r>
      <w:r w:rsidR="00D420AC" w:rsidRPr="00B60D70">
        <w:rPr>
          <w:rFonts w:ascii="TH SarabunPSK" w:hAnsi="TH SarabunPSK" w:cs="TH SarabunPSK" w:hint="cs"/>
          <w:cs/>
          <w:lang w:val="th-TH"/>
        </w:rPr>
        <w:t xml:space="preserve"> ๆ</w:t>
      </w:r>
    </w:p>
    <w:p w14:paraId="090D5C6A" w14:textId="77777777" w:rsidR="009E6917" w:rsidRPr="00B60D70" w:rsidRDefault="00D756E0" w:rsidP="00B67815">
      <w:pPr>
        <w:ind w:firstLine="720"/>
        <w:rPr>
          <w:rFonts w:ascii="TH SarabunPSK" w:hAnsi="TH SarabunPSK" w:cs="TH SarabunPSK"/>
        </w:rPr>
      </w:pPr>
      <w:r w:rsidRPr="00B60D70">
        <w:rPr>
          <w:rFonts w:ascii="TH SarabunPSK" w:hAnsi="TH SarabunPSK" w:cs="TH SarabunPSK" w:hint="cs"/>
        </w:rPr>
        <w:t>This course examines the modern management concept including basic functions of management—planning, organizing, controlling, decision-making, communication, motivation, leadership, human resource management, management of information systems, social responsibility</w:t>
      </w:r>
      <w:r w:rsidRPr="00B60D70">
        <w:rPr>
          <w:rFonts w:ascii="TH SarabunPSK" w:hAnsi="TH SarabunPSK" w:cs="TH SarabunPSK" w:hint="cs"/>
          <w:cs/>
        </w:rPr>
        <w:t xml:space="preserve"> </w:t>
      </w:r>
      <w:r w:rsidRPr="00B60D70">
        <w:rPr>
          <w:rFonts w:ascii="TH SarabunPSK" w:hAnsi="TH SarabunPSK" w:cs="TH SarabunPSK" w:hint="cs"/>
        </w:rPr>
        <w:t>and its application to particular circumstances.</w:t>
      </w:r>
    </w:p>
    <w:p w14:paraId="609EFE9C" w14:textId="3FFE74EF" w:rsidR="009E6917" w:rsidRPr="00B60D70" w:rsidRDefault="00D756E0" w:rsidP="00592146">
      <w:pPr>
        <w:rPr>
          <w:rFonts w:ascii="TH SarabunPSK" w:hAnsi="TH SarabunPSK" w:cs="TH SarabunPSK"/>
          <w:b/>
          <w:bCs/>
        </w:rPr>
      </w:pPr>
      <w:bookmarkStart w:id="357" w:name="_Hlk534147524"/>
      <w:r w:rsidRPr="00B60D70">
        <w:rPr>
          <w:rFonts w:ascii="TH SarabunPSK" w:hAnsi="TH SarabunPSK" w:cs="TH SarabunPSK" w:hint="cs"/>
          <w:b/>
          <w:bCs/>
          <w:cs/>
          <w:lang w:val="th-TH"/>
        </w:rPr>
        <w:t>ผลลัพธ์การเรียนรู้ของรายวิชา</w:t>
      </w:r>
    </w:p>
    <w:bookmarkEnd w:id="357"/>
    <w:p w14:paraId="5C71A262" w14:textId="0F9B5D7C" w:rsidR="00CE183F" w:rsidRPr="00B60D70" w:rsidRDefault="00CE183F" w:rsidP="00FF7D50">
      <w:pPr>
        <w:pStyle w:val="af9"/>
        <w:numPr>
          <w:ilvl w:val="3"/>
          <w:numId w:val="135"/>
        </w:numPr>
        <w:ind w:left="567" w:hanging="283"/>
        <w:rPr>
          <w:rFonts w:ascii="TH SarabunPSK" w:hAnsi="TH SarabunPSK" w:cs="TH SarabunPSK"/>
        </w:rPr>
      </w:pPr>
      <w:r w:rsidRPr="00B60D70">
        <w:rPr>
          <w:rFonts w:ascii="TH SarabunPSK" w:hAnsi="TH SarabunPSK" w:cs="TH SarabunPSK"/>
          <w:cs/>
        </w:rPr>
        <w:t>มีความรู้ความเข้าใจในภาพรวมกระบวนการบริหารจัดการยุคใหม่และภาวะผู้นำ</w:t>
      </w:r>
    </w:p>
    <w:p w14:paraId="0E6F688A" w14:textId="617A047F" w:rsidR="00CE183F" w:rsidRPr="00B60D70" w:rsidRDefault="00CE183F" w:rsidP="00FF7D50">
      <w:pPr>
        <w:pStyle w:val="af9"/>
        <w:numPr>
          <w:ilvl w:val="3"/>
          <w:numId w:val="135"/>
        </w:numPr>
        <w:ind w:left="567" w:hanging="283"/>
        <w:rPr>
          <w:rFonts w:ascii="TH SarabunPSK" w:hAnsi="TH SarabunPSK" w:cs="TH SarabunPSK"/>
        </w:rPr>
      </w:pPr>
      <w:r w:rsidRPr="00B60D70">
        <w:rPr>
          <w:rFonts w:ascii="TH SarabunPSK" w:hAnsi="TH SarabunPSK" w:cs="TH SarabunPSK"/>
          <w:cs/>
        </w:rPr>
        <w:t>สามารถออกแบบแผนการบริหารจัดการตนเอง โดยกำหนดเป้าหมาย วางแผนการใช้เวลา และการวางแผนการเงินเพื่อสนับสนุนการบรรลุเป้าหมายได้</w:t>
      </w:r>
    </w:p>
    <w:p w14:paraId="630A2EED" w14:textId="210B63EA" w:rsidR="00CE183F" w:rsidRPr="00B60D70" w:rsidRDefault="00CE183F" w:rsidP="00FF7D50">
      <w:pPr>
        <w:pStyle w:val="af9"/>
        <w:numPr>
          <w:ilvl w:val="3"/>
          <w:numId w:val="135"/>
        </w:numPr>
        <w:ind w:left="567" w:hanging="283"/>
        <w:rPr>
          <w:rFonts w:ascii="TH SarabunPSK" w:hAnsi="TH SarabunPSK" w:cs="TH SarabunPSK"/>
        </w:rPr>
      </w:pPr>
      <w:r w:rsidRPr="00B60D70">
        <w:rPr>
          <w:rFonts w:ascii="TH SarabunPSK" w:hAnsi="TH SarabunPSK" w:cs="TH SarabunPSK"/>
          <w:cs/>
        </w:rPr>
        <w:lastRenderedPageBreak/>
        <w:t>สามารถวางแผนการบริหารโครงการ การบริหารทีมงานและองค์กร และการกำหนดกลยุทธ์ในการทำงานเบื้องต้นได้อย่างเหมาะสม</w:t>
      </w:r>
    </w:p>
    <w:p w14:paraId="023D32E9" w14:textId="4D04D170" w:rsidR="009E6917" w:rsidRPr="00B60D70" w:rsidRDefault="00CE183F" w:rsidP="00FF7D50">
      <w:pPr>
        <w:pStyle w:val="af9"/>
        <w:numPr>
          <w:ilvl w:val="3"/>
          <w:numId w:val="135"/>
        </w:numPr>
        <w:ind w:left="567" w:hanging="283"/>
        <w:rPr>
          <w:rFonts w:ascii="TH SarabunPSK" w:hAnsi="TH SarabunPSK" w:cs="TH SarabunPSK"/>
        </w:rPr>
      </w:pPr>
      <w:r w:rsidRPr="00B60D70">
        <w:rPr>
          <w:rFonts w:ascii="TH SarabunPSK" w:hAnsi="TH SarabunPSK" w:cs="TH SarabunPSK"/>
          <w:cs/>
        </w:rPr>
        <w:t>สามารถวิเคราะห์คุณลักษณะที่สำคัญของผู้นำและสามารถวางแผนการพัฒนาตนเองให้มีทักษะผู้นำได้อย่างเหมาะสม</w:t>
      </w:r>
    </w:p>
    <w:p w14:paraId="2AF93215" w14:textId="77777777" w:rsidR="00CE183F" w:rsidRPr="00B60D70" w:rsidRDefault="00CE183F" w:rsidP="00CE183F">
      <w:pPr>
        <w:rPr>
          <w:rFonts w:ascii="TH SarabunPSK" w:hAnsi="TH SarabunPSK" w:cs="TH SarabunPSK"/>
        </w:rPr>
      </w:pPr>
    </w:p>
    <w:p w14:paraId="00D6B58B" w14:textId="75C06CFA" w:rsidR="009E6917" w:rsidRPr="00B60D70" w:rsidRDefault="00F551BD" w:rsidP="00B67815">
      <w:pPr>
        <w:pStyle w:val="3"/>
        <w:numPr>
          <w:ilvl w:val="0"/>
          <w:numId w:val="0"/>
        </w:numPr>
        <w:shd w:val="clear" w:color="auto" w:fill="D9D9D9" w:themeFill="background1" w:themeFillShade="D9"/>
        <w:ind w:left="720" w:hanging="720"/>
        <w:rPr>
          <w:rFonts w:ascii="TH SarabunPSK" w:hAnsi="TH SarabunPSK" w:cs="TH SarabunPSK"/>
        </w:rPr>
      </w:pPr>
      <w:bookmarkStart w:id="358" w:name="_Toc161400028"/>
      <w:bookmarkStart w:id="359" w:name="_Toc161496940"/>
      <w:bookmarkStart w:id="360" w:name="_Toc164329148"/>
      <w:bookmarkStart w:id="361" w:name="_Toc179226592"/>
      <w:bookmarkStart w:id="362" w:name="_Toc179246042"/>
      <w:bookmarkStart w:id="363" w:name="_Toc179656410"/>
      <w:bookmarkStart w:id="364" w:name="_Toc180609490"/>
      <w:bookmarkStart w:id="365" w:name="_Toc191634106"/>
      <w:r w:rsidRPr="00B60D70">
        <w:rPr>
          <w:rFonts w:ascii="TH SarabunPSK" w:hAnsi="TH SarabunPSK" w:cs="TH SarabunPSK" w:hint="cs"/>
        </w:rPr>
        <w:t xml:space="preserve">LNG </w:t>
      </w:r>
      <w:r w:rsidR="00D756E0" w:rsidRPr="00B60D70">
        <w:rPr>
          <w:rFonts w:ascii="TH SarabunPSK" w:hAnsi="TH SarabunPSK" w:cs="TH SarabunPSK" w:hint="cs"/>
        </w:rPr>
        <w:t>120</w:t>
      </w:r>
      <w:r w:rsidR="00D756E0" w:rsidRPr="00B60D70">
        <w:rPr>
          <w:rFonts w:ascii="TH SarabunPSK" w:hAnsi="TH SarabunPSK" w:cs="TH SarabunPSK" w:hint="cs"/>
          <w:cs/>
        </w:rPr>
        <w:t xml:space="preserve"> </w:t>
      </w:r>
      <w:r w:rsidR="00D756E0" w:rsidRPr="00B60D70">
        <w:rPr>
          <w:rFonts w:ascii="TH SarabunPSK" w:hAnsi="TH SarabunPSK" w:cs="TH SarabunPSK" w:hint="cs"/>
          <w:cs/>
        </w:rPr>
        <w:tab/>
      </w:r>
      <w:r w:rsidR="00D756E0" w:rsidRPr="00B60D70">
        <w:rPr>
          <w:rFonts w:ascii="TH SarabunPSK" w:hAnsi="TH SarabunPSK" w:cs="TH SarabunPSK" w:hint="cs"/>
          <w:cs/>
          <w:lang w:val="th-TH"/>
        </w:rPr>
        <w:t>ภาษาอังกฤษทั่วไป</w:t>
      </w:r>
      <w:r w:rsidR="00D756E0" w:rsidRPr="00B60D70">
        <w:rPr>
          <w:rFonts w:ascii="TH SarabunPSK" w:hAnsi="TH SarabunPSK" w:cs="TH SarabunPSK" w:hint="cs"/>
        </w:rPr>
        <w:tab/>
      </w:r>
      <w:r w:rsidR="00B67815" w:rsidRPr="00B60D70">
        <w:rPr>
          <w:rFonts w:ascii="TH SarabunPSK" w:hAnsi="TH SarabunPSK" w:cs="TH SarabunPSK" w:hint="cs"/>
          <w:cs/>
        </w:rPr>
        <w:tab/>
      </w:r>
      <w:r w:rsidR="00B67815" w:rsidRPr="00B60D70">
        <w:rPr>
          <w:rFonts w:ascii="TH SarabunPSK" w:hAnsi="TH SarabunPSK" w:cs="TH SarabunPSK" w:hint="cs"/>
          <w:cs/>
        </w:rPr>
        <w:tab/>
      </w:r>
      <w:r w:rsidR="00B67815" w:rsidRPr="00B60D70">
        <w:rPr>
          <w:rFonts w:ascii="TH SarabunPSK" w:hAnsi="TH SarabunPSK" w:cs="TH SarabunPSK" w:hint="cs"/>
          <w:cs/>
        </w:rPr>
        <w:tab/>
      </w:r>
      <w:r w:rsidR="00B67815" w:rsidRPr="00B60D70">
        <w:rPr>
          <w:rFonts w:ascii="TH SarabunPSK" w:hAnsi="TH SarabunPSK" w:cs="TH SarabunPSK" w:hint="cs"/>
          <w:cs/>
        </w:rPr>
        <w:tab/>
      </w:r>
      <w:r w:rsidR="00B67815" w:rsidRPr="00B60D70">
        <w:rPr>
          <w:rFonts w:ascii="TH SarabunPSK" w:hAnsi="TH SarabunPSK" w:cs="TH SarabunPSK" w:hint="cs"/>
          <w:cs/>
        </w:rPr>
        <w:tab/>
      </w:r>
      <w:r w:rsidR="00B67815" w:rsidRPr="00B60D70">
        <w:rPr>
          <w:rFonts w:ascii="TH SarabunPSK" w:hAnsi="TH SarabunPSK" w:cs="TH SarabunPSK" w:hint="cs"/>
          <w:cs/>
        </w:rPr>
        <w:tab/>
      </w:r>
      <w:r w:rsidR="00D756E0" w:rsidRPr="00B60D70">
        <w:rPr>
          <w:rFonts w:ascii="TH SarabunPSK" w:hAnsi="TH SarabunPSK" w:cs="TH SarabunPSK" w:hint="cs"/>
          <w:cs/>
        </w:rPr>
        <w:t>3 (</w:t>
      </w:r>
      <w:r w:rsidR="00D756E0" w:rsidRPr="00B60D70">
        <w:rPr>
          <w:rFonts w:ascii="TH SarabunPSK" w:hAnsi="TH SarabunPSK" w:cs="TH SarabunPSK" w:hint="cs"/>
        </w:rPr>
        <w:t>3</w:t>
      </w:r>
      <w:r w:rsidR="00D756E0" w:rsidRPr="00B60D70">
        <w:rPr>
          <w:rFonts w:ascii="TH SarabunPSK" w:hAnsi="TH SarabunPSK" w:cs="TH SarabunPSK" w:hint="cs"/>
          <w:cs/>
        </w:rPr>
        <w:t>-</w:t>
      </w:r>
      <w:r w:rsidR="00D756E0" w:rsidRPr="00B60D70">
        <w:rPr>
          <w:rFonts w:ascii="TH SarabunPSK" w:hAnsi="TH SarabunPSK" w:cs="TH SarabunPSK" w:hint="cs"/>
        </w:rPr>
        <w:t>0</w:t>
      </w:r>
      <w:r w:rsidR="00D756E0" w:rsidRPr="00B60D70">
        <w:rPr>
          <w:rFonts w:ascii="TH SarabunPSK" w:hAnsi="TH SarabunPSK" w:cs="TH SarabunPSK" w:hint="cs"/>
          <w:cs/>
        </w:rPr>
        <w:t>-</w:t>
      </w:r>
      <w:r w:rsidR="00D756E0" w:rsidRPr="00B60D70">
        <w:rPr>
          <w:rFonts w:ascii="TH SarabunPSK" w:hAnsi="TH SarabunPSK" w:cs="TH SarabunPSK" w:hint="cs"/>
        </w:rPr>
        <w:t>6</w:t>
      </w:r>
      <w:r w:rsidR="00D756E0" w:rsidRPr="00B60D70">
        <w:rPr>
          <w:rFonts w:ascii="TH SarabunPSK" w:hAnsi="TH SarabunPSK" w:cs="TH SarabunPSK" w:hint="cs"/>
          <w:cs/>
        </w:rPr>
        <w:t>)</w:t>
      </w:r>
      <w:bookmarkEnd w:id="358"/>
      <w:bookmarkEnd w:id="359"/>
      <w:bookmarkEnd w:id="360"/>
      <w:bookmarkEnd w:id="361"/>
      <w:bookmarkEnd w:id="362"/>
      <w:bookmarkEnd w:id="363"/>
      <w:bookmarkEnd w:id="364"/>
      <w:bookmarkEnd w:id="365"/>
    </w:p>
    <w:p w14:paraId="47FF3F02" w14:textId="6F909194" w:rsidR="009E6917" w:rsidRPr="00B60D70" w:rsidRDefault="00D756E0" w:rsidP="00B67815">
      <w:pPr>
        <w:shd w:val="clear" w:color="auto" w:fill="D9D9D9" w:themeFill="background1" w:themeFillShade="D9"/>
        <w:rPr>
          <w:rFonts w:ascii="TH SarabunPSK" w:hAnsi="TH SarabunPSK" w:cs="TH SarabunPSK"/>
        </w:rPr>
      </w:pPr>
      <w:r w:rsidRPr="00B60D70">
        <w:rPr>
          <w:rFonts w:ascii="TH SarabunPSK" w:hAnsi="TH SarabunPSK" w:cs="TH SarabunPSK" w:hint="cs"/>
          <w:cs/>
        </w:rPr>
        <w:tab/>
      </w:r>
      <w:r w:rsidR="00B67815" w:rsidRPr="00B60D70">
        <w:rPr>
          <w:rFonts w:ascii="TH SarabunPSK" w:hAnsi="TH SarabunPSK" w:cs="TH SarabunPSK" w:hint="cs"/>
          <w:cs/>
        </w:rPr>
        <w:tab/>
      </w:r>
      <w:r w:rsidRPr="00B60D70">
        <w:rPr>
          <w:rFonts w:ascii="TH SarabunPSK" w:hAnsi="TH SarabunPSK" w:cs="TH SarabunPSK" w:hint="cs"/>
          <w:cs/>
        </w:rPr>
        <w:t>(</w:t>
      </w:r>
      <w:r w:rsidR="00F551BD" w:rsidRPr="00B60D70">
        <w:rPr>
          <w:rFonts w:ascii="TH SarabunPSK" w:hAnsi="TH SarabunPSK" w:cs="TH SarabunPSK" w:hint="cs"/>
        </w:rPr>
        <w:t>G</w:t>
      </w:r>
      <w:r w:rsidR="00C25F1B" w:rsidRPr="00B60D70">
        <w:rPr>
          <w:rFonts w:ascii="TH SarabunPSK" w:hAnsi="TH SarabunPSK" w:cs="TH SarabunPSK"/>
        </w:rPr>
        <w:t>en</w:t>
      </w:r>
      <w:r w:rsidRPr="00B60D70">
        <w:rPr>
          <w:rFonts w:ascii="TH SarabunPSK" w:hAnsi="TH SarabunPSK" w:cs="TH SarabunPSK" w:hint="cs"/>
        </w:rPr>
        <w:t>eral English</w:t>
      </w:r>
      <w:r w:rsidRPr="00B60D70">
        <w:rPr>
          <w:rFonts w:ascii="TH SarabunPSK" w:hAnsi="TH SarabunPSK" w:cs="TH SarabunPSK" w:hint="cs"/>
          <w:cs/>
        </w:rPr>
        <w:t xml:space="preserve">) </w:t>
      </w:r>
    </w:p>
    <w:p w14:paraId="26211254" w14:textId="77777777" w:rsidR="009E6917" w:rsidRPr="00B60D70" w:rsidRDefault="00D756E0" w:rsidP="00592146">
      <w:pPr>
        <w:rPr>
          <w:rFonts w:ascii="TH SarabunPSK" w:eastAsia="Arial Unicode MS" w:hAnsi="TH SarabunPSK" w:cs="TH SarabunPSK"/>
          <w:b/>
          <w:bCs/>
          <w:rtl/>
          <w:cs/>
          <w:lang w:bidi="ar-SA"/>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rPr>
        <w:t xml:space="preserve">: </w:t>
      </w:r>
      <w:r w:rsidRPr="00B60D70">
        <w:rPr>
          <w:rFonts w:ascii="TH SarabunPSK" w:hAnsi="TH SarabunPSK" w:cs="TH SarabunPSK" w:hint="cs"/>
          <w:b/>
          <w:bCs/>
          <w:cs/>
          <w:lang w:val="th-TH"/>
        </w:rPr>
        <w:t>ไม่มี</w:t>
      </w:r>
    </w:p>
    <w:p w14:paraId="5DC8E8BF" w14:textId="12F8FCFF" w:rsidR="009E6917" w:rsidRPr="00B60D70" w:rsidRDefault="00D756E0" w:rsidP="00B67815">
      <w:pPr>
        <w:ind w:firstLine="720"/>
        <w:rPr>
          <w:rFonts w:ascii="TH SarabunPSK" w:hAnsi="TH SarabunPSK" w:cs="TH SarabunPSK"/>
          <w:lang w:eastAsia="zh-CN"/>
        </w:rPr>
      </w:pPr>
      <w:r w:rsidRPr="00B60D70">
        <w:rPr>
          <w:rFonts w:ascii="TH SarabunPSK" w:hAnsi="TH SarabunPSK" w:cs="TH SarabunPSK" w:hint="cs"/>
          <w:cs/>
          <w:lang w:val="th-TH" w:eastAsia="zh-CN"/>
        </w:rPr>
        <w:t xml:space="preserve">รายวิชานี้มีจุดมุ่งหมายเพื่อพัฒนาความรู้พื้นฐานทางภาษาอังกฤษและสร้างทัศนคติที่ดีต่อการเรียนภาษาให้กับนักศึกษา โดยบูรณาการการเรียนรู้ภาษาอังกฤษที่ใช้ในชีวิตประจำวัน กับการฝึกทักษะทางภาษาทั้ง </w:t>
      </w:r>
      <w:r w:rsidRPr="00B60D70">
        <w:rPr>
          <w:rFonts w:ascii="TH SarabunPSK" w:hAnsi="TH SarabunPSK" w:cs="TH SarabunPSK" w:hint="cs"/>
          <w:lang w:eastAsia="zh-CN"/>
        </w:rPr>
        <w:t>4</w:t>
      </w:r>
      <w:r w:rsidRPr="00B60D70">
        <w:rPr>
          <w:rFonts w:ascii="TH SarabunPSK" w:hAnsi="TH SarabunPSK" w:cs="TH SarabunPSK" w:hint="cs"/>
          <w:cs/>
          <w:lang w:eastAsia="zh-CN"/>
        </w:rPr>
        <w:t xml:space="preserve"> </w:t>
      </w:r>
      <w:r w:rsidRPr="00B60D70">
        <w:rPr>
          <w:rFonts w:ascii="TH SarabunPSK" w:hAnsi="TH SarabunPSK" w:cs="TH SarabunPSK" w:hint="cs"/>
          <w:cs/>
          <w:lang w:val="th-TH" w:eastAsia="zh-CN"/>
        </w:rPr>
        <w:t>ด้าน</w:t>
      </w:r>
      <w:r w:rsidR="00BD7F9D" w:rsidRPr="00B60D70">
        <w:rPr>
          <w:rFonts w:ascii="TH SarabunPSK" w:hAnsi="TH SarabunPSK" w:cs="TH SarabunPSK" w:hint="cs"/>
          <w:cs/>
          <w:lang w:val="th-TH" w:eastAsia="zh-CN"/>
        </w:rPr>
        <w:t xml:space="preserve"> </w:t>
      </w:r>
      <w:r w:rsidRPr="00B60D70">
        <w:rPr>
          <w:rFonts w:ascii="TH SarabunPSK" w:hAnsi="TH SarabunPSK" w:cs="TH SarabunPSK" w:hint="cs"/>
          <w:cs/>
          <w:lang w:val="th-TH" w:eastAsia="zh-CN"/>
        </w:rPr>
        <w:t>ตลอดจนกระตุ้นให้นักศึกษาเกิดความสนใจทั้งภาษาและการเรียนรู้ไปพร้อมกัน</w:t>
      </w:r>
      <w:r w:rsidR="00BD7F9D" w:rsidRPr="00B60D70">
        <w:rPr>
          <w:rFonts w:ascii="TH SarabunPSK" w:hAnsi="TH SarabunPSK" w:cs="TH SarabunPSK" w:hint="cs"/>
          <w:cs/>
          <w:lang w:val="th-TH" w:eastAsia="zh-CN"/>
        </w:rPr>
        <w:t xml:space="preserve"> </w:t>
      </w:r>
      <w:r w:rsidRPr="00B60D70">
        <w:rPr>
          <w:rFonts w:ascii="TH SarabunPSK" w:hAnsi="TH SarabunPSK" w:cs="TH SarabunPSK" w:hint="cs"/>
          <w:cs/>
          <w:lang w:val="th-TH" w:eastAsia="zh-CN"/>
        </w:rPr>
        <w:t>เพื่อให้นักศึกษาเข้าใจและใช้ภาษาอังกฤษได้คล่องแคล่วและมีประสิทธิภาพ</w:t>
      </w:r>
      <w:r w:rsidR="00BD7F9D" w:rsidRPr="00B60D70">
        <w:rPr>
          <w:rFonts w:ascii="TH SarabunPSK" w:hAnsi="TH SarabunPSK" w:cs="TH SarabunPSK" w:hint="cs"/>
          <w:cs/>
          <w:lang w:val="th-TH" w:eastAsia="zh-CN"/>
        </w:rPr>
        <w:t xml:space="preserve"> </w:t>
      </w:r>
      <w:r w:rsidRPr="00B60D70">
        <w:rPr>
          <w:rFonts w:ascii="TH SarabunPSK" w:hAnsi="TH SarabunPSK" w:cs="TH SarabunPSK" w:hint="cs"/>
          <w:cs/>
          <w:lang w:val="th-TH" w:eastAsia="zh-CN"/>
        </w:rPr>
        <w:t xml:space="preserve">นอกจากนี้ยังมุ่งเสริมสร้างทักษะการเรียนรู้ตลอดชีวิตให้กับนักศึกษา ด้วยการผสานการเรียนรู้ด้วยตนเองในศูนย์การเรียนรู้แบบพึ่งตนเองกับการเรียนภาษาอังกฤษในชั้นเรียนเพื่อให้ผู้เรียนได้เรียนตามความจำเป็นของแต่ละคนด้วยการทำกิจกรรมหรือโครงงานขนาดเล็กในการทำกิจกรรมและโครงงานดังกล่าว นักศึกษาจะมีโอกาสพัฒนาทักษะและประยุกต์ใช้ภาษาที่เรียนได้จริง </w:t>
      </w:r>
    </w:p>
    <w:p w14:paraId="7F95C51E" w14:textId="1F53CBCB" w:rsidR="009E6917" w:rsidRPr="00B60D70" w:rsidRDefault="00D756E0" w:rsidP="00B67815">
      <w:pPr>
        <w:ind w:firstLine="720"/>
        <w:rPr>
          <w:rFonts w:ascii="TH SarabunPSK" w:hAnsi="TH SarabunPSK" w:cs="TH SarabunPSK"/>
          <w:rtl/>
          <w:cs/>
          <w:lang w:eastAsia="zh-CN" w:bidi="ar-SA"/>
        </w:rPr>
      </w:pPr>
      <w:r w:rsidRPr="00B60D70">
        <w:rPr>
          <w:rFonts w:ascii="TH SarabunPSK" w:hAnsi="TH SarabunPSK" w:cs="TH SarabunPSK" w:hint="cs"/>
          <w:lang w:eastAsia="zh-CN"/>
        </w:rPr>
        <w:t>This course aims to strengthen basic knowledge of English and to build positive attitudes towards language learning</w:t>
      </w:r>
      <w:r w:rsidRPr="00B60D70">
        <w:rPr>
          <w:rFonts w:ascii="TH SarabunPSK" w:hAnsi="TH SarabunPSK" w:cs="TH SarabunPSK" w:hint="cs"/>
          <w:cs/>
          <w:lang w:eastAsia="zh-CN"/>
        </w:rPr>
        <w:t>.</w:t>
      </w:r>
      <w:r w:rsidR="00BD7F9D" w:rsidRPr="00B60D70">
        <w:rPr>
          <w:rFonts w:ascii="TH SarabunPSK" w:hAnsi="TH SarabunPSK" w:cs="TH SarabunPSK" w:hint="cs"/>
          <w:cs/>
          <w:lang w:eastAsia="zh-CN"/>
        </w:rPr>
        <w:t xml:space="preserve"> </w:t>
      </w:r>
      <w:r w:rsidRPr="00B60D70">
        <w:rPr>
          <w:rFonts w:ascii="TH SarabunPSK" w:hAnsi="TH SarabunPSK" w:cs="TH SarabunPSK" w:hint="cs"/>
          <w:lang w:eastAsia="zh-CN"/>
        </w:rPr>
        <w:t>Covering all four skills integrated through topics related to everyday English and basic skills</w:t>
      </w:r>
      <w:r w:rsidRPr="00B60D70">
        <w:rPr>
          <w:rFonts w:ascii="TH SarabunPSK" w:hAnsi="TH SarabunPSK" w:cs="TH SarabunPSK" w:hint="cs"/>
          <w:cs/>
          <w:lang w:eastAsia="zh-CN"/>
        </w:rPr>
        <w:t>-</w:t>
      </w:r>
      <w:r w:rsidRPr="00B60D70">
        <w:rPr>
          <w:rFonts w:ascii="TH SarabunPSK" w:hAnsi="TH SarabunPSK" w:cs="TH SarabunPSK" w:hint="cs"/>
          <w:lang w:eastAsia="zh-CN"/>
        </w:rPr>
        <w:t>oriented strategy training, the course raises the students’ awareness of both language and learning</w:t>
      </w:r>
      <w:r w:rsidRPr="00B60D70">
        <w:rPr>
          <w:rFonts w:ascii="TH SarabunPSK" w:hAnsi="TH SarabunPSK" w:cs="TH SarabunPSK" w:hint="cs"/>
          <w:cs/>
          <w:lang w:eastAsia="zh-CN"/>
        </w:rPr>
        <w:t xml:space="preserve">. </w:t>
      </w:r>
      <w:r w:rsidRPr="00B60D70">
        <w:rPr>
          <w:rFonts w:ascii="TH SarabunPSK" w:hAnsi="TH SarabunPSK" w:cs="TH SarabunPSK" w:hint="cs"/>
          <w:lang w:eastAsia="zh-CN"/>
        </w:rPr>
        <w:t>And it thus enabling them to understand and use English with relative ease and efficiency</w:t>
      </w:r>
      <w:r w:rsidRPr="00B60D70">
        <w:rPr>
          <w:rFonts w:ascii="TH SarabunPSK" w:hAnsi="TH SarabunPSK" w:cs="TH SarabunPSK" w:hint="cs"/>
          <w:cs/>
          <w:lang w:eastAsia="zh-CN"/>
        </w:rPr>
        <w:t xml:space="preserve">. </w:t>
      </w:r>
      <w:r w:rsidRPr="00B60D70">
        <w:rPr>
          <w:rFonts w:ascii="TH SarabunPSK" w:hAnsi="TH SarabunPSK" w:cs="TH SarabunPSK" w:hint="cs"/>
          <w:lang w:eastAsia="zh-CN"/>
        </w:rPr>
        <w:t>To enhance life</w:t>
      </w:r>
      <w:r w:rsidRPr="00B60D70">
        <w:rPr>
          <w:rFonts w:ascii="TH SarabunPSK" w:hAnsi="TH SarabunPSK" w:cs="TH SarabunPSK" w:hint="cs"/>
          <w:cs/>
          <w:lang w:eastAsia="zh-CN"/>
        </w:rPr>
        <w:t>-</w:t>
      </w:r>
      <w:r w:rsidRPr="00B60D70">
        <w:rPr>
          <w:rFonts w:ascii="TH SarabunPSK" w:hAnsi="TH SarabunPSK" w:cs="TH SarabunPSK" w:hint="cs"/>
          <w:lang w:eastAsia="zh-CN"/>
        </w:rPr>
        <w:t>long learning skills, the course then combines classroom learning with self</w:t>
      </w:r>
      <w:r w:rsidRPr="00B60D70">
        <w:rPr>
          <w:rFonts w:ascii="TH SarabunPSK" w:hAnsi="TH SarabunPSK" w:cs="TH SarabunPSK" w:hint="cs"/>
          <w:cs/>
          <w:lang w:eastAsia="zh-CN"/>
        </w:rPr>
        <w:t>-</w:t>
      </w:r>
      <w:r w:rsidRPr="00B60D70">
        <w:rPr>
          <w:rFonts w:ascii="TH SarabunPSK" w:hAnsi="TH SarabunPSK" w:cs="TH SarabunPSK" w:hint="cs"/>
          <w:lang w:eastAsia="zh-CN"/>
        </w:rPr>
        <w:t>access learning via the Self</w:t>
      </w:r>
      <w:r w:rsidRPr="00B60D70">
        <w:rPr>
          <w:rFonts w:ascii="TH SarabunPSK" w:hAnsi="TH SarabunPSK" w:cs="TH SarabunPSK" w:hint="cs"/>
          <w:cs/>
          <w:lang w:eastAsia="zh-CN"/>
        </w:rPr>
        <w:t>-</w:t>
      </w:r>
      <w:r w:rsidRPr="00B60D70">
        <w:rPr>
          <w:rFonts w:ascii="TH SarabunPSK" w:hAnsi="TH SarabunPSK" w:cs="TH SarabunPSK" w:hint="cs"/>
          <w:lang w:eastAsia="zh-CN"/>
        </w:rPr>
        <w:t>Access Learning Centre to encourage the students to focus on their own specific needs through a task or a mini</w:t>
      </w:r>
      <w:r w:rsidRPr="00B60D70">
        <w:rPr>
          <w:rFonts w:ascii="TH SarabunPSK" w:hAnsi="TH SarabunPSK" w:cs="TH SarabunPSK" w:hint="cs"/>
          <w:cs/>
          <w:lang w:eastAsia="zh-CN"/>
        </w:rPr>
        <w:t>-</w:t>
      </w:r>
      <w:r w:rsidRPr="00B60D70">
        <w:rPr>
          <w:rFonts w:ascii="TH SarabunPSK" w:hAnsi="TH SarabunPSK" w:cs="TH SarabunPSK" w:hint="cs"/>
          <w:lang w:eastAsia="zh-CN"/>
        </w:rPr>
        <w:t>project</w:t>
      </w:r>
      <w:r w:rsidRPr="00B60D70">
        <w:rPr>
          <w:rFonts w:ascii="TH SarabunPSK" w:hAnsi="TH SarabunPSK" w:cs="TH SarabunPSK" w:hint="cs"/>
          <w:cs/>
          <w:lang w:eastAsia="zh-CN"/>
        </w:rPr>
        <w:t>.</w:t>
      </w:r>
      <w:r w:rsidR="00BD7F9D" w:rsidRPr="00B60D70">
        <w:rPr>
          <w:rFonts w:ascii="TH SarabunPSK" w:hAnsi="TH SarabunPSK" w:cs="TH SarabunPSK" w:hint="cs"/>
          <w:cs/>
          <w:lang w:eastAsia="zh-CN"/>
        </w:rPr>
        <w:t xml:space="preserve"> </w:t>
      </w:r>
      <w:r w:rsidRPr="00B60D70">
        <w:rPr>
          <w:rFonts w:ascii="TH SarabunPSK" w:hAnsi="TH SarabunPSK" w:cs="TH SarabunPSK" w:hint="cs"/>
          <w:lang w:eastAsia="zh-CN"/>
        </w:rPr>
        <w:t>To accomplish the tasks, the students are expe</w:t>
      </w:r>
      <w:r w:rsidR="00C25F1B" w:rsidRPr="00B60D70">
        <w:rPr>
          <w:rFonts w:ascii="TH SarabunPSK" w:hAnsi="TH SarabunPSK" w:cs="TH SarabunPSK"/>
          <w:lang w:eastAsia="zh-CN"/>
        </w:rPr>
        <w:t>cted</w:t>
      </w:r>
      <w:r w:rsidR="00B91175" w:rsidRPr="00B60D70">
        <w:rPr>
          <w:rFonts w:ascii="TH SarabunPSK" w:hAnsi="TH SarabunPSK" w:cs="TH SarabunPSK" w:hint="cs"/>
          <w:lang w:eastAsia="zh-CN"/>
        </w:rPr>
        <w:t xml:space="preserve"> </w:t>
      </w:r>
      <w:r w:rsidRPr="00B60D70">
        <w:rPr>
          <w:rFonts w:ascii="TH SarabunPSK" w:hAnsi="TH SarabunPSK" w:cs="TH SarabunPSK" w:hint="cs"/>
          <w:lang w:eastAsia="zh-CN"/>
        </w:rPr>
        <w:t>d to develop language skills and apply strategies learned throughout the course</w:t>
      </w:r>
      <w:r w:rsidRPr="00B60D70">
        <w:rPr>
          <w:rFonts w:ascii="TH SarabunPSK" w:hAnsi="TH SarabunPSK" w:cs="TH SarabunPSK" w:hint="cs"/>
          <w:cs/>
          <w:lang w:eastAsia="zh-CN"/>
        </w:rPr>
        <w:t>.</w:t>
      </w:r>
    </w:p>
    <w:p w14:paraId="2FB81905" w14:textId="2383623C"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w:t>
      </w:r>
    </w:p>
    <w:p w14:paraId="44A497E1" w14:textId="77777777" w:rsidR="009E6917" w:rsidRPr="00B60D70" w:rsidRDefault="00D756E0" w:rsidP="00FF7D50">
      <w:pPr>
        <w:pStyle w:val="af9"/>
        <w:numPr>
          <w:ilvl w:val="0"/>
          <w:numId w:val="107"/>
        </w:numPr>
        <w:rPr>
          <w:rFonts w:ascii="TH SarabunPSK" w:hAnsi="TH SarabunPSK" w:cs="TH SarabunPSK"/>
        </w:rPr>
      </w:pPr>
      <w:r w:rsidRPr="00B60D70">
        <w:rPr>
          <w:rFonts w:ascii="TH SarabunPSK" w:hAnsi="TH SarabunPSK" w:cs="TH SarabunPSK" w:hint="cs"/>
        </w:rPr>
        <w:t>Read and write short paragraphs that consist mainly of high frequency everyday language of events, feelings, wishes, etc.</w:t>
      </w:r>
    </w:p>
    <w:p w14:paraId="79635C04" w14:textId="77777777" w:rsidR="009E6917" w:rsidRPr="00B60D70" w:rsidRDefault="00D756E0" w:rsidP="00FF7D50">
      <w:pPr>
        <w:pStyle w:val="af9"/>
        <w:numPr>
          <w:ilvl w:val="0"/>
          <w:numId w:val="107"/>
        </w:numPr>
        <w:rPr>
          <w:rFonts w:ascii="TH SarabunPSK" w:hAnsi="TH SarabunPSK" w:cs="TH SarabunPSK"/>
        </w:rPr>
      </w:pPr>
      <w:r w:rsidRPr="00B60D70">
        <w:rPr>
          <w:rFonts w:ascii="TH SarabunPSK" w:hAnsi="TH SarabunPSK" w:cs="TH SarabunPSK" w:hint="cs"/>
        </w:rPr>
        <w:t>Listen and respond to topics related to daily life events such as personalities, appearances, technology, past events, neighborhood and/or news.</w:t>
      </w:r>
    </w:p>
    <w:p w14:paraId="73CDF804" w14:textId="77777777" w:rsidR="009E6917" w:rsidRPr="00B60D70" w:rsidRDefault="00D756E0" w:rsidP="00FF7D50">
      <w:pPr>
        <w:pStyle w:val="af9"/>
        <w:numPr>
          <w:ilvl w:val="0"/>
          <w:numId w:val="107"/>
        </w:numPr>
        <w:rPr>
          <w:rFonts w:ascii="TH SarabunPSK" w:hAnsi="TH SarabunPSK" w:cs="TH SarabunPSK"/>
        </w:rPr>
      </w:pPr>
      <w:r w:rsidRPr="00B60D70">
        <w:rPr>
          <w:rFonts w:ascii="TH SarabunPSK" w:hAnsi="TH SarabunPSK" w:cs="TH SarabunPSK" w:hint="cs"/>
        </w:rPr>
        <w:t>Construct and extend a conversation in a variety of contexts.</w:t>
      </w:r>
    </w:p>
    <w:p w14:paraId="3FB0A751" w14:textId="77777777" w:rsidR="009E6917" w:rsidRPr="00B60D70" w:rsidRDefault="00D756E0" w:rsidP="00FF7D50">
      <w:pPr>
        <w:pStyle w:val="af9"/>
        <w:numPr>
          <w:ilvl w:val="0"/>
          <w:numId w:val="107"/>
        </w:numPr>
        <w:rPr>
          <w:rFonts w:ascii="TH SarabunPSK" w:hAnsi="TH SarabunPSK" w:cs="TH SarabunPSK"/>
        </w:rPr>
      </w:pPr>
      <w:r w:rsidRPr="00B60D70">
        <w:rPr>
          <w:rFonts w:ascii="TH SarabunPSK" w:hAnsi="TH SarabunPSK" w:cs="TH SarabunPSK" w:hint="cs"/>
        </w:rPr>
        <w:t>Do self-study to improve English skills.</w:t>
      </w:r>
    </w:p>
    <w:p w14:paraId="7349B61E" w14:textId="77777777" w:rsidR="001726BC" w:rsidRPr="00B60D70" w:rsidRDefault="00D756E0" w:rsidP="00FF7D50">
      <w:pPr>
        <w:pStyle w:val="af9"/>
        <w:numPr>
          <w:ilvl w:val="0"/>
          <w:numId w:val="107"/>
        </w:numPr>
        <w:rPr>
          <w:rFonts w:ascii="TH SarabunPSK" w:hAnsi="TH SarabunPSK" w:cs="TH SarabunPSK"/>
        </w:rPr>
      </w:pPr>
      <w:r w:rsidRPr="00B60D70">
        <w:rPr>
          <w:rFonts w:ascii="TH SarabunPSK" w:hAnsi="TH SarabunPSK" w:cs="TH SarabunPSK" w:hint="cs"/>
        </w:rPr>
        <w:lastRenderedPageBreak/>
        <w:t>Recognize and use appropriate words to communicate with others about daily life events.</w:t>
      </w:r>
    </w:p>
    <w:p w14:paraId="2D1EDCBE" w14:textId="671A33FF" w:rsidR="009E6917" w:rsidRPr="00B60D70" w:rsidRDefault="00D756E0" w:rsidP="00FF7D50">
      <w:pPr>
        <w:pStyle w:val="af9"/>
        <w:numPr>
          <w:ilvl w:val="0"/>
          <w:numId w:val="107"/>
        </w:numPr>
        <w:rPr>
          <w:rFonts w:ascii="TH SarabunPSK" w:hAnsi="TH SarabunPSK" w:cs="TH SarabunPSK"/>
        </w:rPr>
      </w:pPr>
      <w:r w:rsidRPr="00B60D70">
        <w:rPr>
          <w:rFonts w:ascii="TH SarabunPSK" w:hAnsi="TH SarabunPSK" w:cs="TH SarabunPSK" w:hint="cs"/>
        </w:rPr>
        <w:t>Have responsibility and ethical awareness.</w:t>
      </w:r>
    </w:p>
    <w:p w14:paraId="140721CB" w14:textId="5E11B878" w:rsidR="009E6917" w:rsidRPr="00B60D70" w:rsidRDefault="00BD7F9D" w:rsidP="00592146">
      <w:pPr>
        <w:rPr>
          <w:rFonts w:ascii="TH SarabunPSK" w:hAnsi="TH SarabunPSK" w:cs="TH SarabunPSK"/>
        </w:rPr>
      </w:pPr>
      <w:r w:rsidRPr="00B60D70">
        <w:rPr>
          <w:rFonts w:ascii="TH SarabunPSK" w:hAnsi="TH SarabunPSK" w:cs="TH SarabunPSK" w:hint="cs"/>
        </w:rPr>
        <w:t xml:space="preserve"> </w:t>
      </w:r>
      <w:r w:rsidR="00D756E0" w:rsidRPr="00B60D70">
        <w:rPr>
          <w:rFonts w:ascii="TH SarabunPSK" w:hAnsi="TH SarabunPSK" w:cs="TH SarabunPSK" w:hint="cs"/>
        </w:rPr>
        <w:t xml:space="preserve"> </w:t>
      </w:r>
    </w:p>
    <w:p w14:paraId="70A82822" w14:textId="0802244F" w:rsidR="009E6917" w:rsidRPr="00B60D70" w:rsidRDefault="00F551BD" w:rsidP="00B67815">
      <w:pPr>
        <w:pStyle w:val="3"/>
        <w:numPr>
          <w:ilvl w:val="0"/>
          <w:numId w:val="0"/>
        </w:numPr>
        <w:shd w:val="clear" w:color="auto" w:fill="D9D9D9" w:themeFill="background1" w:themeFillShade="D9"/>
        <w:ind w:left="720" w:hanging="720"/>
        <w:rPr>
          <w:rFonts w:ascii="TH SarabunPSK" w:hAnsi="TH SarabunPSK" w:cs="TH SarabunPSK"/>
        </w:rPr>
      </w:pPr>
      <w:bookmarkStart w:id="366" w:name="_Toc161400029"/>
      <w:bookmarkStart w:id="367" w:name="_Toc161496941"/>
      <w:bookmarkStart w:id="368" w:name="_Toc164329149"/>
      <w:bookmarkStart w:id="369" w:name="_Toc179226593"/>
      <w:bookmarkStart w:id="370" w:name="_Toc179246043"/>
      <w:bookmarkStart w:id="371" w:name="_Toc179656411"/>
      <w:bookmarkStart w:id="372" w:name="_Toc180609491"/>
      <w:bookmarkStart w:id="373" w:name="_Toc191634107"/>
      <w:r w:rsidRPr="00B60D70">
        <w:rPr>
          <w:rFonts w:ascii="TH SarabunPSK" w:hAnsi="TH SarabunPSK" w:cs="TH SarabunPSK" w:hint="cs"/>
        </w:rPr>
        <w:t xml:space="preserve">LNG </w:t>
      </w:r>
      <w:r w:rsidR="00D756E0" w:rsidRPr="00B60D70">
        <w:rPr>
          <w:rFonts w:ascii="TH SarabunPSK" w:hAnsi="TH SarabunPSK" w:cs="TH SarabunPSK" w:hint="cs"/>
        </w:rPr>
        <w:t>220</w:t>
      </w:r>
      <w:r w:rsidR="00D756E0" w:rsidRPr="00B60D70">
        <w:rPr>
          <w:rFonts w:ascii="TH SarabunPSK" w:hAnsi="TH SarabunPSK" w:cs="TH SarabunPSK" w:hint="cs"/>
          <w:cs/>
        </w:rPr>
        <w:t xml:space="preserve"> </w:t>
      </w:r>
      <w:r w:rsidR="00B67815" w:rsidRPr="00B60D70">
        <w:rPr>
          <w:rFonts w:ascii="TH SarabunPSK" w:hAnsi="TH SarabunPSK" w:cs="TH SarabunPSK" w:hint="cs"/>
          <w:cs/>
        </w:rPr>
        <w:tab/>
      </w:r>
      <w:r w:rsidR="00D756E0" w:rsidRPr="00B60D70">
        <w:rPr>
          <w:rFonts w:ascii="TH SarabunPSK" w:hAnsi="TH SarabunPSK" w:cs="TH SarabunPSK" w:hint="cs"/>
          <w:cs/>
          <w:lang w:val="th-TH"/>
        </w:rPr>
        <w:t>ภาษาอังกฤษเชิงวิชาการ</w:t>
      </w:r>
      <w:r w:rsidR="00B67815" w:rsidRPr="00B60D70">
        <w:rPr>
          <w:rFonts w:ascii="TH SarabunPSK" w:hAnsi="TH SarabunPSK" w:cs="TH SarabunPSK" w:hint="cs"/>
          <w:cs/>
          <w:lang w:val="th-TH"/>
        </w:rPr>
        <w:tab/>
      </w:r>
      <w:r w:rsidR="00D756E0" w:rsidRPr="00B60D70">
        <w:rPr>
          <w:rFonts w:ascii="TH SarabunPSK" w:hAnsi="TH SarabunPSK" w:cs="TH SarabunPSK" w:hint="cs"/>
        </w:rPr>
        <w:tab/>
      </w:r>
      <w:r w:rsidR="00B67815" w:rsidRPr="00B60D70">
        <w:rPr>
          <w:rFonts w:ascii="TH SarabunPSK" w:hAnsi="TH SarabunPSK" w:cs="TH SarabunPSK" w:hint="cs"/>
          <w:cs/>
        </w:rPr>
        <w:tab/>
      </w:r>
      <w:r w:rsidR="00B67815" w:rsidRPr="00B60D70">
        <w:rPr>
          <w:rFonts w:ascii="TH SarabunPSK" w:hAnsi="TH SarabunPSK" w:cs="TH SarabunPSK" w:hint="cs"/>
          <w:cs/>
        </w:rPr>
        <w:tab/>
      </w:r>
      <w:r w:rsidR="00B67815" w:rsidRPr="00B60D70">
        <w:rPr>
          <w:rFonts w:ascii="TH SarabunPSK" w:hAnsi="TH SarabunPSK" w:cs="TH SarabunPSK" w:hint="cs"/>
          <w:cs/>
        </w:rPr>
        <w:tab/>
      </w:r>
      <w:r w:rsidR="00B67815" w:rsidRPr="00B60D70">
        <w:rPr>
          <w:rFonts w:ascii="TH SarabunPSK" w:hAnsi="TH SarabunPSK" w:cs="TH SarabunPSK" w:hint="cs"/>
          <w:cs/>
        </w:rPr>
        <w:tab/>
      </w:r>
      <w:r w:rsidR="00B67815" w:rsidRPr="00B60D70">
        <w:rPr>
          <w:rFonts w:ascii="TH SarabunPSK" w:hAnsi="TH SarabunPSK" w:cs="TH SarabunPSK" w:hint="cs"/>
          <w:cs/>
        </w:rPr>
        <w:tab/>
      </w:r>
      <w:r w:rsidR="00D756E0" w:rsidRPr="00B60D70">
        <w:rPr>
          <w:rFonts w:ascii="TH SarabunPSK" w:hAnsi="TH SarabunPSK" w:cs="TH SarabunPSK" w:hint="cs"/>
          <w:cs/>
        </w:rPr>
        <w:t>3 (</w:t>
      </w:r>
      <w:r w:rsidR="00D756E0" w:rsidRPr="00B60D70">
        <w:rPr>
          <w:rFonts w:ascii="TH SarabunPSK" w:hAnsi="TH SarabunPSK" w:cs="TH SarabunPSK" w:hint="cs"/>
        </w:rPr>
        <w:t>3</w:t>
      </w:r>
      <w:r w:rsidR="00D756E0" w:rsidRPr="00B60D70">
        <w:rPr>
          <w:rFonts w:ascii="TH SarabunPSK" w:hAnsi="TH SarabunPSK" w:cs="TH SarabunPSK" w:hint="cs"/>
          <w:cs/>
        </w:rPr>
        <w:t>-</w:t>
      </w:r>
      <w:r w:rsidR="00D756E0" w:rsidRPr="00B60D70">
        <w:rPr>
          <w:rFonts w:ascii="TH SarabunPSK" w:hAnsi="TH SarabunPSK" w:cs="TH SarabunPSK" w:hint="cs"/>
        </w:rPr>
        <w:t>0</w:t>
      </w:r>
      <w:r w:rsidR="00D756E0" w:rsidRPr="00B60D70">
        <w:rPr>
          <w:rFonts w:ascii="TH SarabunPSK" w:hAnsi="TH SarabunPSK" w:cs="TH SarabunPSK" w:hint="cs"/>
          <w:cs/>
        </w:rPr>
        <w:t>-</w:t>
      </w:r>
      <w:r w:rsidR="00D756E0" w:rsidRPr="00B60D70">
        <w:rPr>
          <w:rFonts w:ascii="TH SarabunPSK" w:hAnsi="TH SarabunPSK" w:cs="TH SarabunPSK" w:hint="cs"/>
        </w:rPr>
        <w:t>6</w:t>
      </w:r>
      <w:r w:rsidR="00D756E0" w:rsidRPr="00B60D70">
        <w:rPr>
          <w:rFonts w:ascii="TH SarabunPSK" w:hAnsi="TH SarabunPSK" w:cs="TH SarabunPSK" w:hint="cs"/>
          <w:cs/>
        </w:rPr>
        <w:t>)</w:t>
      </w:r>
      <w:bookmarkEnd w:id="366"/>
      <w:bookmarkEnd w:id="367"/>
      <w:bookmarkEnd w:id="368"/>
      <w:bookmarkEnd w:id="369"/>
      <w:bookmarkEnd w:id="370"/>
      <w:bookmarkEnd w:id="371"/>
      <w:bookmarkEnd w:id="372"/>
      <w:bookmarkEnd w:id="373"/>
    </w:p>
    <w:p w14:paraId="7E1893D0" w14:textId="5F936BD7" w:rsidR="009E6917" w:rsidRPr="00B60D70" w:rsidRDefault="00D756E0" w:rsidP="00B67815">
      <w:pPr>
        <w:shd w:val="clear" w:color="auto" w:fill="D9D9D9" w:themeFill="background1" w:themeFillShade="D9"/>
        <w:rPr>
          <w:rFonts w:ascii="TH SarabunPSK" w:hAnsi="TH SarabunPSK" w:cs="TH SarabunPSK"/>
          <w:b/>
          <w:bCs/>
        </w:rPr>
      </w:pPr>
      <w:r w:rsidRPr="00B60D70">
        <w:rPr>
          <w:rFonts w:ascii="TH SarabunPSK" w:hAnsi="TH SarabunPSK" w:cs="TH SarabunPSK" w:hint="cs"/>
          <w:b/>
          <w:bCs/>
          <w:cs/>
        </w:rPr>
        <w:tab/>
      </w:r>
      <w:r w:rsidR="00B67815" w:rsidRPr="00B60D70">
        <w:rPr>
          <w:rFonts w:ascii="TH SarabunPSK" w:hAnsi="TH SarabunPSK" w:cs="TH SarabunPSK" w:hint="cs"/>
          <w:b/>
          <w:bCs/>
          <w:cs/>
        </w:rPr>
        <w:tab/>
      </w:r>
      <w:r w:rsidRPr="00B60D70">
        <w:rPr>
          <w:rFonts w:ascii="TH SarabunPSK" w:hAnsi="TH SarabunPSK" w:cs="TH SarabunPSK" w:hint="cs"/>
          <w:b/>
          <w:bCs/>
          <w:cs/>
        </w:rPr>
        <w:t>(</w:t>
      </w:r>
      <w:r w:rsidRPr="00B60D70">
        <w:rPr>
          <w:rFonts w:ascii="TH SarabunPSK" w:hAnsi="TH SarabunPSK" w:cs="TH SarabunPSK" w:hint="cs"/>
          <w:b/>
          <w:bCs/>
        </w:rPr>
        <w:t>Academic English</w:t>
      </w:r>
      <w:r w:rsidRPr="00B60D70">
        <w:rPr>
          <w:rFonts w:ascii="TH SarabunPSK" w:hAnsi="TH SarabunPSK" w:cs="TH SarabunPSK" w:hint="cs"/>
          <w:b/>
          <w:bCs/>
          <w:cs/>
        </w:rPr>
        <w:t>)</w:t>
      </w:r>
    </w:p>
    <w:p w14:paraId="0FEB8F52" w14:textId="575A8E36" w:rsidR="009E6917" w:rsidRPr="00B60D70" w:rsidRDefault="00D756E0" w:rsidP="00B67815">
      <w:pPr>
        <w:ind w:left="1560" w:hanging="1560"/>
        <w:rPr>
          <w:rFonts w:ascii="TH SarabunPSK" w:hAnsi="TH SarabunPSK" w:cs="TH SarabunPSK"/>
          <w:b/>
          <w:bCs/>
          <w:lang w:eastAsia="zh-CN"/>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rPr>
        <w:t>:</w:t>
      </w:r>
      <w:r w:rsidRPr="00B60D70">
        <w:rPr>
          <w:rFonts w:ascii="TH SarabunPSK" w:hAnsi="TH SarabunPSK" w:cs="TH SarabunPSK" w:hint="cs"/>
          <w:b/>
          <w:bCs/>
          <w:cs/>
        </w:rPr>
        <w:tab/>
      </w:r>
      <w:r w:rsidR="00F551BD" w:rsidRPr="00B60D70">
        <w:rPr>
          <w:rFonts w:ascii="TH SarabunPSK" w:hAnsi="TH SarabunPSK" w:cs="TH SarabunPSK" w:hint="cs"/>
          <w:lang w:eastAsia="zh-CN"/>
        </w:rPr>
        <w:t xml:space="preserve">LNG </w:t>
      </w:r>
      <w:r w:rsidRPr="00B60D70">
        <w:rPr>
          <w:rFonts w:ascii="TH SarabunPSK" w:hAnsi="TH SarabunPSK" w:cs="TH SarabunPSK" w:hint="cs"/>
          <w:lang w:eastAsia="zh-CN"/>
        </w:rPr>
        <w:t xml:space="preserve">120 </w:t>
      </w:r>
      <w:r w:rsidR="00F551BD" w:rsidRPr="00B60D70">
        <w:rPr>
          <w:rFonts w:ascii="TH SarabunPSK" w:hAnsi="TH SarabunPSK" w:cs="TH SarabunPSK" w:hint="cs"/>
          <w:lang w:eastAsia="zh-CN"/>
        </w:rPr>
        <w:t>G</w:t>
      </w:r>
      <w:r w:rsidR="00C25F1B" w:rsidRPr="00B60D70">
        <w:rPr>
          <w:rFonts w:ascii="TH SarabunPSK" w:hAnsi="TH SarabunPSK" w:cs="TH SarabunPSK"/>
          <w:lang w:eastAsia="zh-CN"/>
        </w:rPr>
        <w:t>en</w:t>
      </w:r>
      <w:r w:rsidRPr="00B60D70">
        <w:rPr>
          <w:rFonts w:ascii="TH SarabunPSK" w:hAnsi="TH SarabunPSK" w:cs="TH SarabunPSK" w:hint="cs"/>
          <w:lang w:eastAsia="zh-CN"/>
        </w:rPr>
        <w:t xml:space="preserve">eral English </w:t>
      </w:r>
      <w:r w:rsidRPr="00B60D70">
        <w:rPr>
          <w:rFonts w:ascii="TH SarabunPSK" w:hAnsi="TH SarabunPSK" w:cs="TH SarabunPSK" w:hint="cs"/>
          <w:cs/>
          <w:lang w:val="th-TH" w:eastAsia="zh-CN"/>
        </w:rPr>
        <w:t xml:space="preserve">หรือได้รับการยกเว้นไม่ต้องเรียนวิชา </w:t>
      </w:r>
      <w:r w:rsidR="00F551BD" w:rsidRPr="00B60D70">
        <w:rPr>
          <w:rFonts w:ascii="TH SarabunPSK" w:hAnsi="TH SarabunPSK" w:cs="TH SarabunPSK" w:hint="cs"/>
          <w:lang w:eastAsia="zh-CN"/>
        </w:rPr>
        <w:t xml:space="preserve">LNG </w:t>
      </w:r>
      <w:r w:rsidRPr="00B60D70">
        <w:rPr>
          <w:rFonts w:ascii="TH SarabunPSK" w:hAnsi="TH SarabunPSK" w:cs="TH SarabunPSK" w:hint="cs"/>
          <w:lang w:eastAsia="zh-CN"/>
        </w:rPr>
        <w:t>120</w:t>
      </w:r>
      <w:r w:rsidRPr="00B60D70">
        <w:rPr>
          <w:rFonts w:ascii="TH SarabunPSK" w:hAnsi="TH SarabunPSK" w:cs="TH SarabunPSK" w:hint="cs"/>
          <w:cs/>
          <w:lang w:eastAsia="zh-CN"/>
        </w:rPr>
        <w:t xml:space="preserve"> </w:t>
      </w:r>
      <w:r w:rsidRPr="00B60D70">
        <w:rPr>
          <w:rFonts w:ascii="TH SarabunPSK" w:hAnsi="TH SarabunPSK" w:cs="TH SarabunPSK" w:hint="cs"/>
          <w:cs/>
          <w:lang w:val="th-TH" w:eastAsia="zh-CN"/>
        </w:rPr>
        <w:t>ในกรณีคะแนนสอบ</w:t>
      </w:r>
      <w:r w:rsidRPr="00B60D70">
        <w:rPr>
          <w:rFonts w:ascii="TH SarabunPSK" w:hAnsi="TH SarabunPSK" w:cs="TH SarabunPSK" w:hint="cs"/>
          <w:lang w:eastAsia="zh-CN"/>
        </w:rPr>
        <w:t xml:space="preserve"> O-Net </w:t>
      </w:r>
      <w:r w:rsidRPr="00B60D70">
        <w:rPr>
          <w:rFonts w:ascii="TH SarabunPSK" w:hAnsi="TH SarabunPSK" w:cs="TH SarabunPSK" w:hint="cs"/>
          <w:cs/>
          <w:lang w:val="th-TH" w:eastAsia="zh-CN"/>
        </w:rPr>
        <w:t xml:space="preserve">สูงกว่า </w:t>
      </w:r>
      <w:r w:rsidRPr="00B60D70">
        <w:rPr>
          <w:rFonts w:ascii="TH SarabunPSK" w:hAnsi="TH SarabunPSK" w:cs="TH SarabunPSK" w:hint="cs"/>
          <w:lang w:eastAsia="zh-CN"/>
        </w:rPr>
        <w:t xml:space="preserve">40 </w:t>
      </w:r>
      <w:r w:rsidRPr="00B60D70">
        <w:rPr>
          <w:rFonts w:ascii="TH SarabunPSK" w:hAnsi="TH SarabunPSK" w:cs="TH SarabunPSK" w:hint="cs"/>
          <w:cs/>
          <w:lang w:val="th-TH" w:eastAsia="zh-CN"/>
        </w:rPr>
        <w:t>คะแนน</w:t>
      </w:r>
    </w:p>
    <w:p w14:paraId="5AE600E6" w14:textId="77777777" w:rsidR="009E6917" w:rsidRPr="00B60D70" w:rsidRDefault="00D756E0" w:rsidP="00B67815">
      <w:pPr>
        <w:ind w:firstLine="720"/>
        <w:rPr>
          <w:rFonts w:ascii="TH SarabunPSK" w:hAnsi="TH SarabunPSK" w:cs="TH SarabunPSK"/>
        </w:rPr>
      </w:pPr>
      <w:r w:rsidRPr="00B60D70">
        <w:rPr>
          <w:rFonts w:ascii="TH SarabunPSK" w:hAnsi="TH SarabunPSK" w:cs="TH SarabunPSK" w:hint="cs"/>
          <w:cs/>
          <w:lang w:val="th-TH"/>
        </w:rPr>
        <w:t>รายวิชามุ่งเน้นพัฒนาทักษะภาษาอังกฤษเพื่อการสื่อสาร ครอบคลุมทั้งด้านการฟัง การพูด การอ่านและ การเขียน โดยเน้นการฝึกใช้ทักษะเหล่านี้ผ่านการสื่อสารในการทำงานด้านวิชาการและการสื่อสารเชิงเทคนิค ผู้เรียนจะได้เรียนรู้ผ่านกิจกรรมการเรียนรู้ที่หลากหลายเพื่อพัฒนาทัศนคติที่ดีและเสริมสร้างความมั่นใจในการใช้ภาษาอังกฤษนอกจากนี้รายวิชายังส่งเสริมการเรียนรู้แบบพึ่งตนเองผ่านกิจกรรมการเรียนรู้ด้วยตนเองหลากหลายรูปแบบ</w:t>
      </w:r>
    </w:p>
    <w:p w14:paraId="77A5AD20" w14:textId="4139359D" w:rsidR="001726BC" w:rsidRPr="00B60D70" w:rsidRDefault="00D756E0" w:rsidP="00B67815">
      <w:pPr>
        <w:ind w:firstLine="720"/>
        <w:rPr>
          <w:rFonts w:ascii="TH SarabunPSK" w:hAnsi="TH SarabunPSK" w:cs="TH SarabunPSK"/>
        </w:rPr>
      </w:pPr>
      <w:r w:rsidRPr="00B60D70">
        <w:rPr>
          <w:rFonts w:ascii="TH SarabunPSK" w:hAnsi="TH SarabunPSK" w:cs="TH SarabunPSK" w:hint="cs"/>
        </w:rPr>
        <w:t>The course aims at developing English communication skills covering listening, speaking, reading, and writing. In particular, it emphasizes the use of these skills in meaningful communicative tasks in academic and technological contexts. The students will be engaged in a variety of learning activities that foster positive attitudes and confidence in using English. Independent learning skills will also be promoted via self-access learning modes.</w:t>
      </w:r>
    </w:p>
    <w:p w14:paraId="2E8C39FE" w14:textId="267D148E"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w:t>
      </w:r>
      <w:r w:rsidRPr="00B60D70">
        <w:rPr>
          <w:rFonts w:ascii="TH SarabunPSK" w:hAnsi="TH SarabunPSK" w:cs="TH SarabunPSK" w:hint="cs"/>
          <w:b/>
          <w:bCs/>
        </w:rPr>
        <w:t xml:space="preserve"> </w:t>
      </w:r>
    </w:p>
    <w:p w14:paraId="549999F1" w14:textId="77777777" w:rsidR="009E6917" w:rsidRPr="00B60D70" w:rsidRDefault="00D756E0" w:rsidP="00FF7D50">
      <w:pPr>
        <w:pStyle w:val="af9"/>
        <w:numPr>
          <w:ilvl w:val="0"/>
          <w:numId w:val="9"/>
        </w:numPr>
        <w:rPr>
          <w:rFonts w:ascii="TH SarabunPSK" w:hAnsi="TH SarabunPSK" w:cs="TH SarabunPSK"/>
        </w:rPr>
      </w:pPr>
      <w:r w:rsidRPr="00B60D70">
        <w:rPr>
          <w:rFonts w:ascii="TH SarabunPSK" w:hAnsi="TH SarabunPSK" w:cs="TH SarabunPSK" w:hint="cs"/>
        </w:rPr>
        <w:t>Identify purposes, main ideas and important details of texts on academic topics.</w:t>
      </w:r>
    </w:p>
    <w:p w14:paraId="23B39622" w14:textId="77777777" w:rsidR="009E6917" w:rsidRPr="00B60D70" w:rsidRDefault="00D756E0" w:rsidP="00FF7D50">
      <w:pPr>
        <w:pStyle w:val="af9"/>
        <w:numPr>
          <w:ilvl w:val="0"/>
          <w:numId w:val="9"/>
        </w:numPr>
        <w:rPr>
          <w:rFonts w:ascii="TH SarabunPSK" w:hAnsi="TH SarabunPSK" w:cs="TH SarabunPSK"/>
        </w:rPr>
      </w:pPr>
      <w:r w:rsidRPr="00B60D70">
        <w:rPr>
          <w:rFonts w:ascii="TH SarabunPSK" w:hAnsi="TH SarabunPSK" w:cs="TH SarabunPSK" w:hint="cs"/>
        </w:rPr>
        <w:t>Interact with others in order to describe ideas, opinions or give reasons.</w:t>
      </w:r>
    </w:p>
    <w:p w14:paraId="3B935930" w14:textId="77777777" w:rsidR="009E6917" w:rsidRPr="00B60D70" w:rsidRDefault="00D756E0" w:rsidP="00FF7D50">
      <w:pPr>
        <w:pStyle w:val="af9"/>
        <w:numPr>
          <w:ilvl w:val="0"/>
          <w:numId w:val="9"/>
        </w:numPr>
        <w:rPr>
          <w:rFonts w:ascii="TH SarabunPSK" w:hAnsi="TH SarabunPSK" w:cs="TH SarabunPSK"/>
        </w:rPr>
      </w:pPr>
      <w:r w:rsidRPr="00B60D70">
        <w:rPr>
          <w:rFonts w:ascii="TH SarabunPSK" w:hAnsi="TH SarabunPSK" w:cs="TH SarabunPSK" w:hint="cs"/>
        </w:rPr>
        <w:t>Ask and answer questions for information.</w:t>
      </w:r>
    </w:p>
    <w:p w14:paraId="1ED1612E" w14:textId="77777777" w:rsidR="009E6917" w:rsidRPr="00B60D70" w:rsidRDefault="00D756E0" w:rsidP="00FF7D50">
      <w:pPr>
        <w:pStyle w:val="af9"/>
        <w:numPr>
          <w:ilvl w:val="0"/>
          <w:numId w:val="9"/>
        </w:numPr>
        <w:rPr>
          <w:rFonts w:ascii="TH SarabunPSK" w:hAnsi="TH SarabunPSK" w:cs="TH SarabunPSK"/>
        </w:rPr>
      </w:pPr>
      <w:r w:rsidRPr="00B60D70">
        <w:rPr>
          <w:rFonts w:ascii="TH SarabunPSK" w:hAnsi="TH SarabunPSK" w:cs="TH SarabunPSK" w:hint="cs"/>
        </w:rPr>
        <w:t>Make effective presentations on topics of interest.</w:t>
      </w:r>
    </w:p>
    <w:p w14:paraId="6189D3E9" w14:textId="44792CEC" w:rsidR="009E6917" w:rsidRPr="00B60D70" w:rsidRDefault="00D756E0" w:rsidP="00FF7D50">
      <w:pPr>
        <w:pStyle w:val="af9"/>
        <w:numPr>
          <w:ilvl w:val="0"/>
          <w:numId w:val="9"/>
        </w:numPr>
        <w:rPr>
          <w:rFonts w:ascii="TH SarabunPSK" w:hAnsi="TH SarabunPSK" w:cs="TH SarabunPSK"/>
          <w:b/>
          <w:bCs/>
        </w:rPr>
      </w:pPr>
      <w:r w:rsidRPr="00B60D70">
        <w:rPr>
          <w:rFonts w:ascii="TH SarabunPSK" w:hAnsi="TH SarabunPSK" w:cs="TH SarabunPSK" w:hint="cs"/>
        </w:rPr>
        <w:t>Have responsibility and ethical awareness.</w:t>
      </w:r>
      <w:r w:rsidR="00BD7F9D" w:rsidRPr="00B60D70">
        <w:rPr>
          <w:rFonts w:ascii="TH SarabunPSK" w:hAnsi="TH SarabunPSK" w:cs="TH SarabunPSK" w:hint="cs"/>
        </w:rPr>
        <w:t xml:space="preserve"> </w:t>
      </w:r>
      <w:r w:rsidRPr="00B60D70">
        <w:rPr>
          <w:rFonts w:ascii="TH SarabunPSK" w:hAnsi="TH SarabunPSK" w:cs="TH SarabunPSK" w:hint="cs"/>
        </w:rPr>
        <w:t xml:space="preserve"> </w:t>
      </w:r>
    </w:p>
    <w:p w14:paraId="5994576B" w14:textId="77777777" w:rsidR="009E6917" w:rsidRPr="00B60D70" w:rsidRDefault="009E6917" w:rsidP="00592146">
      <w:pPr>
        <w:rPr>
          <w:rFonts w:ascii="TH SarabunPSK" w:hAnsi="TH SarabunPSK" w:cs="TH SarabunPSK"/>
        </w:rPr>
      </w:pPr>
    </w:p>
    <w:p w14:paraId="01F1E8D4" w14:textId="77777777" w:rsidR="00B67815" w:rsidRPr="00B60D70" w:rsidRDefault="00B67815" w:rsidP="00B67815">
      <w:pPr>
        <w:ind w:right="26"/>
        <w:jc w:val="left"/>
        <w:rPr>
          <w:rFonts w:ascii="TH SarabunPSK" w:hAnsi="TH SarabunPSK" w:cs="TH SarabunPSK"/>
          <w:b/>
          <w:bCs/>
        </w:rPr>
      </w:pPr>
      <w:bookmarkStart w:id="374" w:name="_Toc161496942"/>
      <w:bookmarkStart w:id="375" w:name="_Toc161400030"/>
      <w:bookmarkStart w:id="376" w:name="_Toc164329150"/>
      <w:bookmarkStart w:id="377" w:name="_Toc179226594"/>
      <w:r w:rsidRPr="00B60D70">
        <w:rPr>
          <w:rFonts w:ascii="TH SarabunPSK" w:hAnsi="TH SarabunPSK" w:cs="TH SarabunPSK" w:hint="cs"/>
          <w:b/>
          <w:bCs/>
          <w:cs/>
        </w:rPr>
        <w:t>วิชาบังคับเลือก</w:t>
      </w:r>
      <w:r w:rsidRPr="00B60D70">
        <w:rPr>
          <w:rFonts w:ascii="TH SarabunPSK" w:hAnsi="TH SarabunPSK" w:cs="TH SarabunPSK" w:hint="cs"/>
          <w:b/>
          <w:bCs/>
        </w:rPr>
        <w:tab/>
      </w:r>
      <w:r w:rsidRPr="00B60D70">
        <w:rPr>
          <w:rFonts w:ascii="TH SarabunPSK" w:hAnsi="TH SarabunPSK" w:cs="TH SarabunPSK" w:hint="cs"/>
          <w:b/>
          <w:bCs/>
          <w:cs/>
        </w:rPr>
        <w:t xml:space="preserve"> </w:t>
      </w:r>
      <w:r w:rsidRPr="00B60D70">
        <w:rPr>
          <w:rFonts w:ascii="TH SarabunPSK" w:hAnsi="TH SarabunPSK" w:cs="TH SarabunPSK" w:hint="cs"/>
          <w:b/>
          <w:bCs/>
        </w:rPr>
        <w:t>3</w:t>
      </w:r>
      <w:r w:rsidRPr="00B60D70">
        <w:rPr>
          <w:rFonts w:ascii="TH SarabunPSK" w:hAnsi="TH SarabunPSK" w:cs="TH SarabunPSK" w:hint="cs"/>
          <w:b/>
          <w:bCs/>
          <w:cs/>
        </w:rPr>
        <w:t xml:space="preserve"> หน่วยกิต</w:t>
      </w:r>
      <w:r w:rsidRPr="00B60D70">
        <w:rPr>
          <w:rFonts w:ascii="TH SarabunPSK" w:hAnsi="TH SarabunPSK" w:cs="TH SarabunPSK" w:hint="cs"/>
          <w:b/>
          <w:bCs/>
        </w:rPr>
        <w:t xml:space="preserve"> (</w:t>
      </w:r>
      <w:r w:rsidRPr="00B60D70">
        <w:rPr>
          <w:rFonts w:ascii="TH SarabunPSK" w:hAnsi="TH SarabunPSK" w:cs="TH SarabunPSK" w:hint="cs"/>
          <w:b/>
          <w:bCs/>
          <w:cs/>
        </w:rPr>
        <w:t>เป็นไปตามมาตรฐานคุรุสภา</w:t>
      </w:r>
      <w:r w:rsidRPr="00B60D70">
        <w:rPr>
          <w:rFonts w:ascii="TH SarabunPSK" w:hAnsi="TH SarabunPSK" w:cs="TH SarabunPSK" w:hint="cs"/>
          <w:b/>
          <w:bCs/>
        </w:rPr>
        <w:t>)</w:t>
      </w:r>
    </w:p>
    <w:p w14:paraId="03F35D9E" w14:textId="7BEF8776" w:rsidR="009E6917" w:rsidRPr="00B60D70" w:rsidRDefault="00F551BD" w:rsidP="00B67815">
      <w:pPr>
        <w:pStyle w:val="3"/>
        <w:numPr>
          <w:ilvl w:val="0"/>
          <w:numId w:val="0"/>
        </w:numPr>
        <w:shd w:val="clear" w:color="auto" w:fill="D9D9D9" w:themeFill="background1" w:themeFillShade="D9"/>
        <w:ind w:left="720" w:hanging="720"/>
        <w:rPr>
          <w:rFonts w:ascii="TH SarabunPSK" w:hAnsi="TH SarabunPSK" w:cs="TH SarabunPSK"/>
        </w:rPr>
      </w:pPr>
      <w:bookmarkStart w:id="378" w:name="_Toc179246044"/>
      <w:bookmarkStart w:id="379" w:name="_Toc179656412"/>
      <w:bookmarkStart w:id="380" w:name="_Toc180609492"/>
      <w:bookmarkStart w:id="381" w:name="_Toc191634108"/>
      <w:r w:rsidRPr="00B60D70">
        <w:rPr>
          <w:rFonts w:ascii="TH SarabunPSK" w:hAnsi="TH SarabunPSK" w:cs="TH SarabunPSK" w:hint="cs"/>
        </w:rPr>
        <w:t xml:space="preserve">LNG </w:t>
      </w:r>
      <w:r w:rsidR="006C30F6" w:rsidRPr="00B60D70">
        <w:rPr>
          <w:rFonts w:ascii="TH SarabunPSK" w:hAnsi="TH SarabunPSK" w:cs="TH SarabunPSK" w:hint="cs"/>
        </w:rPr>
        <w:t>250</w:t>
      </w:r>
      <w:r w:rsidR="006C30F6" w:rsidRPr="00B60D70">
        <w:rPr>
          <w:rFonts w:ascii="TH SarabunPSK" w:hAnsi="TH SarabunPSK" w:cs="TH SarabunPSK" w:hint="cs"/>
        </w:rPr>
        <w:tab/>
      </w:r>
      <w:r w:rsidR="006C30F6" w:rsidRPr="00B60D70">
        <w:rPr>
          <w:rFonts w:ascii="TH SarabunPSK" w:hAnsi="TH SarabunPSK" w:cs="TH SarabunPSK" w:hint="cs"/>
          <w:cs/>
        </w:rPr>
        <w:t>ภาษาไทยเพื่อการสื่อสารและงานอาชีพ</w:t>
      </w:r>
      <w:r w:rsidR="006C30F6" w:rsidRPr="00B60D70">
        <w:rPr>
          <w:rFonts w:ascii="TH SarabunPSK" w:hAnsi="TH SarabunPSK" w:cs="TH SarabunPSK" w:hint="cs"/>
        </w:rPr>
        <w:tab/>
      </w:r>
      <w:r w:rsidR="00B67815" w:rsidRPr="00B60D70">
        <w:rPr>
          <w:rFonts w:ascii="TH SarabunPSK" w:hAnsi="TH SarabunPSK" w:cs="TH SarabunPSK" w:hint="cs"/>
          <w:cs/>
        </w:rPr>
        <w:tab/>
      </w:r>
      <w:r w:rsidR="00B67815" w:rsidRPr="00B60D70">
        <w:rPr>
          <w:rFonts w:ascii="TH SarabunPSK" w:hAnsi="TH SarabunPSK" w:cs="TH SarabunPSK" w:hint="cs"/>
          <w:cs/>
        </w:rPr>
        <w:tab/>
      </w:r>
      <w:r w:rsidR="00B67815" w:rsidRPr="00B60D70">
        <w:rPr>
          <w:rFonts w:ascii="TH SarabunPSK" w:hAnsi="TH SarabunPSK" w:cs="TH SarabunPSK" w:hint="cs"/>
          <w:cs/>
        </w:rPr>
        <w:tab/>
      </w:r>
      <w:r w:rsidR="00B67815" w:rsidRPr="00B60D70">
        <w:rPr>
          <w:rFonts w:ascii="TH SarabunPSK" w:hAnsi="TH SarabunPSK" w:cs="TH SarabunPSK" w:hint="cs"/>
          <w:cs/>
        </w:rPr>
        <w:tab/>
      </w:r>
      <w:r w:rsidR="006C30F6" w:rsidRPr="00B60D70">
        <w:rPr>
          <w:rFonts w:ascii="TH SarabunPSK" w:hAnsi="TH SarabunPSK" w:cs="TH SarabunPSK" w:hint="cs"/>
          <w:cs/>
        </w:rPr>
        <w:t>3 (</w:t>
      </w:r>
      <w:r w:rsidR="006C30F6" w:rsidRPr="00B60D70">
        <w:rPr>
          <w:rFonts w:ascii="TH SarabunPSK" w:hAnsi="TH SarabunPSK" w:cs="TH SarabunPSK" w:hint="cs"/>
        </w:rPr>
        <w:t>3</w:t>
      </w:r>
      <w:r w:rsidR="006C30F6" w:rsidRPr="00B60D70">
        <w:rPr>
          <w:rFonts w:ascii="TH SarabunPSK" w:hAnsi="TH SarabunPSK" w:cs="TH SarabunPSK" w:hint="cs"/>
          <w:cs/>
        </w:rPr>
        <w:t>-</w:t>
      </w:r>
      <w:r w:rsidR="006C30F6" w:rsidRPr="00B60D70">
        <w:rPr>
          <w:rFonts w:ascii="TH SarabunPSK" w:hAnsi="TH SarabunPSK" w:cs="TH SarabunPSK" w:hint="cs"/>
        </w:rPr>
        <w:t>0</w:t>
      </w:r>
      <w:r w:rsidR="006C30F6" w:rsidRPr="00B60D70">
        <w:rPr>
          <w:rFonts w:ascii="TH SarabunPSK" w:hAnsi="TH SarabunPSK" w:cs="TH SarabunPSK" w:hint="cs"/>
          <w:cs/>
        </w:rPr>
        <w:t>-</w:t>
      </w:r>
      <w:r w:rsidR="006C30F6" w:rsidRPr="00B60D70">
        <w:rPr>
          <w:rFonts w:ascii="TH SarabunPSK" w:hAnsi="TH SarabunPSK" w:cs="TH SarabunPSK" w:hint="cs"/>
        </w:rPr>
        <w:t>6</w:t>
      </w:r>
      <w:r w:rsidR="006C30F6" w:rsidRPr="00B60D70">
        <w:rPr>
          <w:rFonts w:ascii="TH SarabunPSK" w:hAnsi="TH SarabunPSK" w:cs="TH SarabunPSK" w:hint="cs"/>
          <w:cs/>
        </w:rPr>
        <w:t>)</w:t>
      </w:r>
      <w:bookmarkEnd w:id="374"/>
      <w:bookmarkEnd w:id="375"/>
      <w:bookmarkEnd w:id="376"/>
      <w:bookmarkEnd w:id="377"/>
      <w:bookmarkEnd w:id="378"/>
      <w:bookmarkEnd w:id="379"/>
      <w:bookmarkEnd w:id="380"/>
      <w:bookmarkEnd w:id="381"/>
    </w:p>
    <w:p w14:paraId="2A5B2109" w14:textId="3E2D1CF0" w:rsidR="009E6917" w:rsidRPr="00B60D70" w:rsidRDefault="00D756E0" w:rsidP="00B67815">
      <w:pPr>
        <w:shd w:val="clear" w:color="auto" w:fill="D9D9D9" w:themeFill="background1" w:themeFillShade="D9"/>
        <w:ind w:firstLine="1440"/>
        <w:rPr>
          <w:rFonts w:ascii="TH SarabunPSK" w:hAnsi="TH SarabunPSK" w:cs="TH SarabunPSK"/>
          <w:b/>
          <w:bCs/>
        </w:rPr>
      </w:pPr>
      <w:r w:rsidRPr="00B60D70">
        <w:rPr>
          <w:rFonts w:ascii="TH SarabunPSK" w:hAnsi="TH SarabunPSK" w:cs="TH SarabunPSK" w:hint="cs"/>
          <w:b/>
          <w:bCs/>
        </w:rPr>
        <w:t>(Thai for Communication and Careers)</w:t>
      </w:r>
    </w:p>
    <w:p w14:paraId="050F1750" w14:textId="77777777" w:rsidR="009E6917" w:rsidRPr="00B60D70" w:rsidRDefault="00D756E0" w:rsidP="00592146">
      <w:pPr>
        <w:rPr>
          <w:rFonts w:ascii="TH SarabunPSK" w:eastAsia="Arial Unicode MS"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rPr>
        <w:t xml:space="preserve">: </w:t>
      </w:r>
      <w:r w:rsidRPr="00B60D70">
        <w:rPr>
          <w:rFonts w:ascii="TH SarabunPSK" w:hAnsi="TH SarabunPSK" w:cs="TH SarabunPSK" w:hint="cs"/>
          <w:b/>
          <w:bCs/>
          <w:cs/>
          <w:lang w:val="th-TH"/>
        </w:rPr>
        <w:t>ไม่มี</w:t>
      </w:r>
    </w:p>
    <w:p w14:paraId="5949F107" w14:textId="77777777" w:rsidR="001726BC" w:rsidRPr="00B60D70" w:rsidRDefault="001726BC" w:rsidP="00B67815">
      <w:pPr>
        <w:ind w:firstLine="720"/>
        <w:rPr>
          <w:rFonts w:ascii="TH SarabunPSK" w:hAnsi="TH SarabunPSK" w:cs="TH SarabunPSK"/>
        </w:rPr>
      </w:pPr>
      <w:r w:rsidRPr="00B60D70">
        <w:rPr>
          <w:rFonts w:ascii="TH SarabunPSK" w:hAnsi="TH SarabunPSK" w:cs="TH SarabunPSK" w:hint="cs"/>
          <w:cs/>
          <w:lang w:val="th-TH"/>
        </w:rPr>
        <w:t>ความรู้ทั่วไปเกี่ยวกับการสื่อสารและภาษาเพื่อการสื่อสาร ความรู้พื้นฐานเกี่ยวกับการฟังและการพัฒนาทักษะการฟัง ความรู้พื้นฐานเกี่ยวกับการอ่านและการพัฒนาทักษะการอ่าน ความรู้พื้นฐานเกี่ยวกับการพูดและการพัฒนาทักษะการพูด ความรู้พื้นฐานเกี่ยวกับการเขียนและการพัฒนาทักษะการเขียน การประยุกต์ใช้ทักษะการฟัง การอ่าน การพูด การเขียนเพื่องานอาชีพ</w:t>
      </w:r>
    </w:p>
    <w:p w14:paraId="2EFDFEA7" w14:textId="49DF1D99" w:rsidR="009E6917" w:rsidRPr="00B60D70" w:rsidRDefault="00F551BD" w:rsidP="00B67815">
      <w:pPr>
        <w:ind w:firstLine="720"/>
        <w:rPr>
          <w:rFonts w:ascii="TH SarabunPSK" w:hAnsi="TH SarabunPSK" w:cs="TH SarabunPSK"/>
        </w:rPr>
      </w:pPr>
      <w:r w:rsidRPr="00B60D70">
        <w:rPr>
          <w:rFonts w:ascii="TH SarabunPSK" w:hAnsi="TH SarabunPSK" w:cs="TH SarabunPSK" w:hint="cs"/>
        </w:rPr>
        <w:lastRenderedPageBreak/>
        <w:t>G</w:t>
      </w:r>
      <w:r w:rsidR="00C25F1B" w:rsidRPr="00B60D70">
        <w:rPr>
          <w:rFonts w:ascii="TH SarabunPSK" w:hAnsi="TH SarabunPSK" w:cs="TH SarabunPSK"/>
        </w:rPr>
        <w:t>en</w:t>
      </w:r>
      <w:r w:rsidR="00D756E0" w:rsidRPr="00B60D70">
        <w:rPr>
          <w:rFonts w:ascii="TH SarabunPSK" w:hAnsi="TH SarabunPSK" w:cs="TH SarabunPSK" w:hint="cs"/>
        </w:rPr>
        <w:t>eral knowledge of communication and language for communication, basic knowledge of listening and developing listening skills, basic knowledge of reading and developing reading skills, basic knowledge of speaking and developing speaking skills, basic knowledge of writing and developing writing skills, application of listening, reading, speaking and writing skills for careers</w:t>
      </w:r>
      <w:r w:rsidR="00D756E0" w:rsidRPr="00B60D70">
        <w:rPr>
          <w:rFonts w:ascii="TH SarabunPSK" w:hAnsi="TH SarabunPSK" w:cs="TH SarabunPSK" w:hint="cs"/>
          <w:cs/>
        </w:rPr>
        <w:t>.</w:t>
      </w:r>
    </w:p>
    <w:p w14:paraId="3123C27A" w14:textId="4C542C47" w:rsidR="00ED12F3" w:rsidRPr="00B60D70" w:rsidRDefault="00ED12F3"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w:t>
      </w:r>
    </w:p>
    <w:p w14:paraId="7D9F626B" w14:textId="77777777" w:rsidR="009E6917" w:rsidRPr="00B60D70" w:rsidRDefault="00D756E0" w:rsidP="00FF7D50">
      <w:pPr>
        <w:pStyle w:val="af9"/>
        <w:numPr>
          <w:ilvl w:val="0"/>
          <w:numId w:val="10"/>
        </w:numPr>
        <w:rPr>
          <w:rFonts w:ascii="TH SarabunPSK" w:hAnsi="TH SarabunPSK" w:cs="TH SarabunPSK"/>
        </w:rPr>
      </w:pPr>
      <w:r w:rsidRPr="00B60D70">
        <w:rPr>
          <w:rFonts w:ascii="TH SarabunPSK" w:hAnsi="TH SarabunPSK" w:cs="TH SarabunPSK" w:hint="cs"/>
          <w:cs/>
          <w:lang w:val="th-TH"/>
        </w:rPr>
        <w:t>บอกองค์ประกอบของการสื่อสารและข้อบกพร่องในการสื่อสารได้</w:t>
      </w:r>
    </w:p>
    <w:p w14:paraId="668F8CE5" w14:textId="77777777" w:rsidR="009E6917" w:rsidRPr="00B60D70" w:rsidRDefault="00D756E0" w:rsidP="00FF7D50">
      <w:pPr>
        <w:pStyle w:val="af9"/>
        <w:numPr>
          <w:ilvl w:val="0"/>
          <w:numId w:val="10"/>
        </w:numPr>
        <w:rPr>
          <w:rFonts w:ascii="TH SarabunPSK" w:hAnsi="TH SarabunPSK" w:cs="TH SarabunPSK"/>
        </w:rPr>
      </w:pPr>
      <w:r w:rsidRPr="00B60D70">
        <w:rPr>
          <w:rFonts w:ascii="TH SarabunPSK" w:hAnsi="TH SarabunPSK" w:cs="TH SarabunPSK" w:hint="cs"/>
          <w:cs/>
          <w:lang w:val="th-TH"/>
        </w:rPr>
        <w:t>ฟังเพื่อวิเคราะห์ ตีความ และสรุปประเด็น จากเรื่องที่กำหนดได้</w:t>
      </w:r>
    </w:p>
    <w:p w14:paraId="2C1D1378" w14:textId="77777777" w:rsidR="009E6917" w:rsidRPr="00B60D70" w:rsidRDefault="00D756E0" w:rsidP="00FF7D50">
      <w:pPr>
        <w:pStyle w:val="af9"/>
        <w:numPr>
          <w:ilvl w:val="0"/>
          <w:numId w:val="10"/>
        </w:numPr>
        <w:rPr>
          <w:rFonts w:ascii="TH SarabunPSK" w:hAnsi="TH SarabunPSK" w:cs="TH SarabunPSK"/>
        </w:rPr>
      </w:pPr>
      <w:r w:rsidRPr="00B60D70">
        <w:rPr>
          <w:rFonts w:ascii="TH SarabunPSK" w:hAnsi="TH SarabunPSK" w:cs="TH SarabunPSK" w:hint="cs"/>
          <w:cs/>
          <w:lang w:val="th-TH"/>
        </w:rPr>
        <w:t>พูดเล่าเรื่องตามหัวข้อที่กำหนดให้ได้</w:t>
      </w:r>
    </w:p>
    <w:p w14:paraId="7280BA1B" w14:textId="77777777" w:rsidR="009E6917" w:rsidRPr="00B60D70" w:rsidRDefault="00D756E0" w:rsidP="00FF7D50">
      <w:pPr>
        <w:pStyle w:val="af9"/>
        <w:numPr>
          <w:ilvl w:val="0"/>
          <w:numId w:val="10"/>
        </w:numPr>
        <w:rPr>
          <w:rFonts w:ascii="TH SarabunPSK" w:hAnsi="TH SarabunPSK" w:cs="TH SarabunPSK"/>
        </w:rPr>
      </w:pPr>
      <w:r w:rsidRPr="00B60D70">
        <w:rPr>
          <w:rFonts w:ascii="TH SarabunPSK" w:hAnsi="TH SarabunPSK" w:cs="TH SarabunPSK" w:hint="cs"/>
          <w:cs/>
          <w:lang w:val="th-TH"/>
        </w:rPr>
        <w:t>อ่านจับใจความสำคัญจากข้อความที่กำหนดให้ได้</w:t>
      </w:r>
    </w:p>
    <w:p w14:paraId="4F70A401" w14:textId="277B2E1E" w:rsidR="009E6917" w:rsidRPr="00B60D70" w:rsidRDefault="00D756E0" w:rsidP="00FF7D50">
      <w:pPr>
        <w:pStyle w:val="af9"/>
        <w:numPr>
          <w:ilvl w:val="0"/>
          <w:numId w:val="10"/>
        </w:numPr>
        <w:rPr>
          <w:rFonts w:ascii="TH SarabunPSK" w:hAnsi="TH SarabunPSK" w:cs="TH SarabunPSK"/>
        </w:rPr>
      </w:pPr>
      <w:r w:rsidRPr="00B60D70">
        <w:rPr>
          <w:rFonts w:ascii="TH SarabunPSK" w:hAnsi="TH SarabunPSK" w:cs="TH SarabunPSK" w:hint="cs"/>
          <w:cs/>
          <w:lang w:val="th-TH"/>
        </w:rPr>
        <w:t>เขียนขยายประโยคใจความสำคัญเป็นย่อหน</w:t>
      </w:r>
      <w:r w:rsidR="00AC291C" w:rsidRPr="00B60D70">
        <w:rPr>
          <w:rFonts w:ascii="TH SarabunPSK" w:hAnsi="TH SarabunPSK" w:cs="TH SarabunPSK" w:hint="cs"/>
          <w:cs/>
          <w:lang w:val="th-TH"/>
        </w:rPr>
        <w:t>้า</w:t>
      </w:r>
      <w:r w:rsidRPr="00B60D70">
        <w:rPr>
          <w:rFonts w:ascii="TH SarabunPSK" w:hAnsi="TH SarabunPSK" w:cs="TH SarabunPSK" w:hint="cs"/>
          <w:cs/>
          <w:lang w:val="th-TH"/>
        </w:rPr>
        <w:t>ที่สมบูรณ์ได้</w:t>
      </w:r>
    </w:p>
    <w:p w14:paraId="2F50A07E" w14:textId="77777777" w:rsidR="009E6917" w:rsidRPr="00B60D70" w:rsidRDefault="00D756E0" w:rsidP="00FF7D50">
      <w:pPr>
        <w:pStyle w:val="af9"/>
        <w:numPr>
          <w:ilvl w:val="0"/>
          <w:numId w:val="10"/>
        </w:numPr>
        <w:rPr>
          <w:rFonts w:ascii="TH SarabunPSK" w:hAnsi="TH SarabunPSK" w:cs="TH SarabunPSK"/>
        </w:rPr>
      </w:pPr>
      <w:r w:rsidRPr="00B60D70">
        <w:rPr>
          <w:rFonts w:ascii="TH SarabunPSK" w:hAnsi="TH SarabunPSK" w:cs="TH SarabunPSK" w:hint="cs"/>
          <w:cs/>
          <w:lang w:val="th-TH"/>
        </w:rPr>
        <w:t>สามารถเข้าใจองค์ประกอบ บทบาทและหน้าที่ของการจัดการประชุม และสามารถจัดการประชุมได้</w:t>
      </w:r>
    </w:p>
    <w:p w14:paraId="356B23C6" w14:textId="77777777" w:rsidR="009E6917" w:rsidRPr="00B60D70" w:rsidRDefault="009E6917" w:rsidP="00592146">
      <w:pPr>
        <w:rPr>
          <w:rFonts w:ascii="TH SarabunPSK" w:hAnsi="TH SarabunPSK" w:cs="TH SarabunPSK"/>
        </w:rPr>
      </w:pPr>
    </w:p>
    <w:p w14:paraId="6A4821DE" w14:textId="37182E09" w:rsidR="009E6917" w:rsidRPr="00B60D70" w:rsidRDefault="00D756E0" w:rsidP="00B67815">
      <w:pPr>
        <w:pStyle w:val="1"/>
        <w:jc w:val="left"/>
        <w:rPr>
          <w:rFonts w:ascii="TH SarabunPSK" w:hAnsi="TH SarabunPSK" w:cs="TH SarabunPSK"/>
          <w:cs/>
          <w:lang w:val="en-US"/>
        </w:rPr>
      </w:pPr>
      <w:bookmarkStart w:id="382" w:name="_Toc161496943"/>
      <w:bookmarkStart w:id="383" w:name="_Toc161400031"/>
      <w:bookmarkStart w:id="384" w:name="_Toc164329151"/>
      <w:bookmarkStart w:id="385" w:name="_Toc179226595"/>
      <w:bookmarkStart w:id="386" w:name="_Toc179246045"/>
      <w:bookmarkStart w:id="387" w:name="_Toc179656413"/>
      <w:bookmarkStart w:id="388" w:name="_Toc180609493"/>
      <w:bookmarkStart w:id="389" w:name="_Toc191634109"/>
      <w:r w:rsidRPr="00B60D70">
        <w:rPr>
          <w:rFonts w:ascii="TH SarabunPSK" w:hAnsi="TH SarabunPSK" w:cs="TH SarabunPSK" w:hint="cs"/>
          <w:cs/>
        </w:rPr>
        <w:t>ข. หมวดวิชาเฉพาะ</w:t>
      </w:r>
      <w:bookmarkEnd w:id="382"/>
      <w:bookmarkEnd w:id="383"/>
      <w:bookmarkEnd w:id="384"/>
      <w:bookmarkEnd w:id="385"/>
      <w:bookmarkEnd w:id="386"/>
      <w:r w:rsidR="00FE56B7" w:rsidRPr="00B60D70">
        <w:rPr>
          <w:rFonts w:ascii="TH SarabunPSK" w:hAnsi="TH SarabunPSK" w:cs="TH SarabunPSK" w:hint="cs"/>
          <w:lang w:val="en-US"/>
        </w:rPr>
        <w:t xml:space="preserve"> 145 </w:t>
      </w:r>
      <w:r w:rsidR="00FE56B7" w:rsidRPr="00B60D70">
        <w:rPr>
          <w:rFonts w:ascii="TH SarabunPSK" w:hAnsi="TH SarabunPSK" w:cs="TH SarabunPSK" w:hint="cs"/>
          <w:cs/>
          <w:lang w:val="en-US"/>
        </w:rPr>
        <w:t>หน่วยกิต</w:t>
      </w:r>
      <w:bookmarkEnd w:id="387"/>
      <w:bookmarkEnd w:id="388"/>
      <w:bookmarkEnd w:id="389"/>
    </w:p>
    <w:p w14:paraId="6C4831AA" w14:textId="0C39759E" w:rsidR="009E6917" w:rsidRPr="00B60D70" w:rsidRDefault="00D756E0" w:rsidP="00592146">
      <w:pPr>
        <w:pStyle w:val="2"/>
        <w:rPr>
          <w:rFonts w:ascii="TH SarabunPSK" w:hAnsi="TH SarabunPSK" w:cs="TH SarabunPSK"/>
        </w:rPr>
      </w:pPr>
      <w:bookmarkStart w:id="390" w:name="_Toc161496944"/>
      <w:bookmarkStart w:id="391" w:name="_Toc161400032"/>
      <w:bookmarkStart w:id="392" w:name="_Toc164329152"/>
      <w:bookmarkStart w:id="393" w:name="_Toc179226596"/>
      <w:bookmarkStart w:id="394" w:name="_Toc179246046"/>
      <w:bookmarkStart w:id="395" w:name="_Toc179656414"/>
      <w:bookmarkStart w:id="396" w:name="_Toc180609494"/>
      <w:bookmarkStart w:id="397" w:name="_Toc191634110"/>
      <w:r w:rsidRPr="00B60D70">
        <w:rPr>
          <w:rFonts w:ascii="TH SarabunPSK" w:hAnsi="TH SarabunPSK" w:cs="TH SarabunPSK" w:hint="cs"/>
          <w:cs/>
          <w:lang w:val="th-TH"/>
        </w:rPr>
        <w:t>ข</w:t>
      </w:r>
      <w:r w:rsidRPr="00B60D70">
        <w:rPr>
          <w:rFonts w:ascii="TH SarabunPSK" w:hAnsi="TH SarabunPSK" w:cs="TH SarabunPSK" w:hint="cs"/>
          <w:cs/>
        </w:rPr>
        <w:t>.</w:t>
      </w:r>
      <w:r w:rsidRPr="00B60D70">
        <w:rPr>
          <w:rFonts w:ascii="TH SarabunPSK" w:hAnsi="TH SarabunPSK" w:cs="TH SarabunPSK" w:hint="cs"/>
          <w:b/>
          <w:bCs w:val="0"/>
        </w:rPr>
        <w:t>1</w:t>
      </w:r>
      <w:r w:rsidRPr="00B60D70">
        <w:rPr>
          <w:rFonts w:ascii="TH SarabunPSK" w:hAnsi="TH SarabunPSK" w:cs="TH SarabunPSK" w:hint="cs"/>
        </w:rPr>
        <w:t xml:space="preserve"> </w:t>
      </w:r>
      <w:r w:rsidRPr="00B60D70">
        <w:rPr>
          <w:rFonts w:ascii="TH SarabunPSK" w:hAnsi="TH SarabunPSK" w:cs="TH SarabunPSK" w:hint="cs"/>
          <w:cs/>
          <w:lang w:val="th-TH"/>
        </w:rPr>
        <w:t>กลุ่มวิชาชีพครู</w:t>
      </w:r>
      <w:r w:rsidR="00FE56B7" w:rsidRPr="00B60D70">
        <w:rPr>
          <w:rFonts w:ascii="TH SarabunPSK" w:hAnsi="TH SarabunPSK" w:cs="TH SarabunPSK" w:hint="cs"/>
          <w:cs/>
          <w:lang w:val="th-TH"/>
        </w:rPr>
        <w:t xml:space="preserve"> </w:t>
      </w:r>
      <w:r w:rsidRPr="00B60D70">
        <w:rPr>
          <w:rFonts w:ascii="TH SarabunPSK" w:hAnsi="TH SarabunPSK" w:cs="TH SarabunPSK" w:hint="cs"/>
          <w:b/>
          <w:bCs w:val="0"/>
        </w:rPr>
        <w:t>46</w:t>
      </w:r>
      <w:r w:rsidRPr="00B60D70">
        <w:rPr>
          <w:rFonts w:ascii="TH SarabunPSK" w:hAnsi="TH SarabunPSK" w:cs="TH SarabunPSK" w:hint="cs"/>
        </w:rPr>
        <w:t xml:space="preserve"> </w:t>
      </w:r>
      <w:r w:rsidRPr="00B60D70">
        <w:rPr>
          <w:rFonts w:ascii="TH SarabunPSK" w:hAnsi="TH SarabunPSK" w:cs="TH SarabunPSK" w:hint="cs"/>
          <w:cs/>
          <w:lang w:val="th-TH"/>
        </w:rPr>
        <w:t>หน่วยกิต</w:t>
      </w:r>
      <w:bookmarkEnd w:id="390"/>
      <w:bookmarkEnd w:id="391"/>
      <w:bookmarkEnd w:id="392"/>
      <w:bookmarkEnd w:id="393"/>
      <w:bookmarkEnd w:id="394"/>
      <w:bookmarkEnd w:id="395"/>
      <w:bookmarkEnd w:id="396"/>
      <w:bookmarkEnd w:id="397"/>
    </w:p>
    <w:p w14:paraId="28A635CE" w14:textId="04C3AF7E" w:rsidR="009E6917" w:rsidRPr="00B60D70" w:rsidRDefault="00D756E0" w:rsidP="00B67815">
      <w:pPr>
        <w:pStyle w:val="3"/>
        <w:numPr>
          <w:ilvl w:val="0"/>
          <w:numId w:val="0"/>
        </w:numPr>
        <w:ind w:left="720" w:hanging="720"/>
        <w:rPr>
          <w:rFonts w:ascii="TH SarabunPSK" w:hAnsi="TH SarabunPSK" w:cs="TH SarabunPSK"/>
          <w:lang w:val="th-TH"/>
        </w:rPr>
      </w:pPr>
      <w:bookmarkStart w:id="398" w:name="_Toc161496945"/>
      <w:bookmarkStart w:id="399" w:name="_Toc161400033"/>
      <w:bookmarkStart w:id="400" w:name="_Toc164329153"/>
      <w:bookmarkStart w:id="401" w:name="_Toc179226597"/>
      <w:bookmarkStart w:id="402" w:name="_Toc179246047"/>
      <w:bookmarkStart w:id="403" w:name="_Toc179656415"/>
      <w:bookmarkStart w:id="404" w:name="_Toc180609495"/>
      <w:bookmarkStart w:id="405" w:name="_Toc191634111"/>
      <w:r w:rsidRPr="00B60D70">
        <w:rPr>
          <w:rFonts w:ascii="TH SarabunPSK" w:hAnsi="TH SarabunPSK" w:cs="TH SarabunPSK" w:hint="cs"/>
          <w:cs/>
          <w:lang w:val="th-TH"/>
        </w:rPr>
        <w:t>ข</w:t>
      </w:r>
      <w:r w:rsidRPr="00B60D70">
        <w:rPr>
          <w:rFonts w:ascii="TH SarabunPSK" w:hAnsi="TH SarabunPSK" w:cs="TH SarabunPSK" w:hint="cs"/>
        </w:rPr>
        <w:t>.1.1</w:t>
      </w:r>
      <w:r w:rsidRPr="00B60D70">
        <w:rPr>
          <w:rFonts w:ascii="TH SarabunPSK" w:hAnsi="TH SarabunPSK" w:cs="TH SarabunPSK" w:hint="cs"/>
          <w:cs/>
        </w:rPr>
        <w:t xml:space="preserve"> </w:t>
      </w:r>
      <w:r w:rsidRPr="00B60D70">
        <w:rPr>
          <w:rFonts w:ascii="TH SarabunPSK" w:hAnsi="TH SarabunPSK" w:cs="TH SarabunPSK" w:hint="cs"/>
          <w:cs/>
          <w:lang w:val="th-TH"/>
        </w:rPr>
        <w:t>วิชาชีพครูพื้นฐาน</w:t>
      </w:r>
      <w:r w:rsidRPr="00B60D70">
        <w:rPr>
          <w:rFonts w:ascii="TH SarabunPSK" w:hAnsi="TH SarabunPSK" w:cs="TH SarabunPSK" w:hint="cs"/>
        </w:rPr>
        <w:t xml:space="preserve"> 15 </w:t>
      </w:r>
      <w:r w:rsidRPr="00B60D70">
        <w:rPr>
          <w:rFonts w:ascii="TH SarabunPSK" w:hAnsi="TH SarabunPSK" w:cs="TH SarabunPSK" w:hint="cs"/>
          <w:cs/>
          <w:lang w:val="th-TH"/>
        </w:rPr>
        <w:t>หน่วยกิต</w:t>
      </w:r>
      <w:bookmarkEnd w:id="398"/>
      <w:bookmarkEnd w:id="399"/>
      <w:bookmarkEnd w:id="400"/>
      <w:bookmarkEnd w:id="401"/>
      <w:bookmarkEnd w:id="402"/>
      <w:bookmarkEnd w:id="403"/>
      <w:bookmarkEnd w:id="404"/>
      <w:bookmarkEnd w:id="405"/>
    </w:p>
    <w:p w14:paraId="58A26CEF" w14:textId="77777777" w:rsidR="00B67815" w:rsidRPr="00B60D70" w:rsidRDefault="00B67815" w:rsidP="00B67815">
      <w:pPr>
        <w:rPr>
          <w:rFonts w:ascii="TH SarabunPSK" w:hAnsi="TH SarabunPSK" w:cs="TH SarabunPSK"/>
          <w:cs/>
          <w:lang w:val="th-TH"/>
        </w:rPr>
      </w:pPr>
      <w:bookmarkStart w:id="406" w:name="_Hlk179548813"/>
    </w:p>
    <w:p w14:paraId="0210BEF7" w14:textId="1835FCAF" w:rsidR="00E803C0" w:rsidRPr="00B60D70" w:rsidRDefault="00F551BD" w:rsidP="00E30D46">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407" w:name="_Toc179246048"/>
      <w:bookmarkStart w:id="408" w:name="_Toc179656416"/>
      <w:bookmarkStart w:id="409" w:name="_Toc180609496"/>
      <w:bookmarkStart w:id="410" w:name="_Toc191634112"/>
      <w:r w:rsidRPr="00B60D70">
        <w:rPr>
          <w:rFonts w:ascii="TH SarabunPSK" w:hAnsi="TH SarabunPSK" w:cs="TH SarabunPSK" w:hint="cs"/>
        </w:rPr>
        <w:t xml:space="preserve">IED </w:t>
      </w:r>
      <w:r w:rsidR="00E803C0" w:rsidRPr="00B60D70">
        <w:rPr>
          <w:rFonts w:ascii="TH SarabunPSK" w:hAnsi="TH SarabunPSK" w:cs="TH SarabunPSK" w:hint="cs"/>
        </w:rPr>
        <w:t>111</w:t>
      </w:r>
      <w:r w:rsidR="00B67815" w:rsidRPr="00B60D70">
        <w:rPr>
          <w:rFonts w:ascii="TH SarabunPSK" w:hAnsi="TH SarabunPSK" w:cs="TH SarabunPSK" w:hint="cs"/>
          <w:cs/>
        </w:rPr>
        <w:tab/>
      </w:r>
      <w:r w:rsidR="00E803C0" w:rsidRPr="00B60D70">
        <w:rPr>
          <w:rFonts w:ascii="TH SarabunPSK" w:hAnsi="TH SarabunPSK" w:cs="TH SarabunPSK" w:hint="cs"/>
          <w:cs/>
        </w:rPr>
        <w:t>จิตวิทยาสำหรับการพัฒนาวิชาชีพ</w:t>
      </w:r>
      <w:r w:rsidR="00E803C0" w:rsidRPr="00B60D70">
        <w:rPr>
          <w:rFonts w:ascii="TH SarabunPSK" w:hAnsi="TH SarabunPSK" w:cs="TH SarabunPSK" w:hint="cs"/>
        </w:rPr>
        <w:tab/>
        <w:t>3</w:t>
      </w:r>
      <w:r w:rsidR="00E803C0" w:rsidRPr="00B60D70">
        <w:rPr>
          <w:rFonts w:ascii="TH SarabunPSK" w:hAnsi="TH SarabunPSK" w:cs="TH SarabunPSK" w:hint="cs"/>
          <w:cs/>
        </w:rPr>
        <w:t xml:space="preserve"> </w:t>
      </w:r>
      <w:r w:rsidR="00E803C0" w:rsidRPr="00B60D70">
        <w:rPr>
          <w:rFonts w:ascii="TH SarabunPSK" w:hAnsi="TH SarabunPSK" w:cs="TH SarabunPSK" w:hint="cs"/>
        </w:rPr>
        <w:t>(2-2-6)</w:t>
      </w:r>
      <w:bookmarkEnd w:id="407"/>
      <w:bookmarkEnd w:id="408"/>
      <w:bookmarkEnd w:id="409"/>
      <w:bookmarkEnd w:id="410"/>
    </w:p>
    <w:p w14:paraId="577AC2C0" w14:textId="241F0F32" w:rsidR="00E803C0" w:rsidRPr="00B60D70" w:rsidRDefault="00E30D46" w:rsidP="00E30D46">
      <w:pPr>
        <w:shd w:val="clear" w:color="auto" w:fill="D9D9D9" w:themeFill="background1" w:themeFillShade="D9"/>
        <w:tabs>
          <w:tab w:val="left" w:pos="993"/>
        </w:tabs>
        <w:rPr>
          <w:rFonts w:ascii="TH SarabunPSK" w:hAnsi="TH SarabunPSK" w:cs="TH SarabunPSK"/>
          <w:b/>
          <w:bCs/>
        </w:rPr>
      </w:pPr>
      <w:r w:rsidRPr="00B60D70">
        <w:rPr>
          <w:rFonts w:ascii="TH SarabunPSK" w:hAnsi="TH SarabunPSK" w:cs="TH SarabunPSK" w:hint="cs"/>
          <w:cs/>
        </w:rPr>
        <w:tab/>
      </w:r>
      <w:r w:rsidR="00E803C0" w:rsidRPr="00B60D70">
        <w:rPr>
          <w:rFonts w:ascii="TH SarabunPSK" w:hAnsi="TH SarabunPSK" w:cs="TH SarabunPSK" w:hint="cs"/>
          <w:b/>
          <w:bCs/>
        </w:rPr>
        <w:t>(</w:t>
      </w:r>
      <w:r w:rsidR="00E803C0" w:rsidRPr="00B60D70">
        <w:rPr>
          <w:rFonts w:ascii="TH SarabunPSK" w:hAnsi="TH SarabunPSK" w:cs="TH SarabunPSK" w:hint="cs"/>
          <w:b/>
          <w:bCs/>
          <w:shd w:val="clear" w:color="auto" w:fill="D9D9D9" w:themeFill="background1" w:themeFillShade="D9"/>
        </w:rPr>
        <w:t>Psychology</w:t>
      </w:r>
      <w:r w:rsidR="00E803C0" w:rsidRPr="00B60D70">
        <w:rPr>
          <w:rFonts w:ascii="TH SarabunPSK" w:hAnsi="TH SarabunPSK" w:cs="TH SarabunPSK" w:hint="cs"/>
          <w:b/>
          <w:bCs/>
        </w:rPr>
        <w:t xml:space="preserve"> for Professional Development)</w:t>
      </w:r>
    </w:p>
    <w:p w14:paraId="1B8E225C" w14:textId="37F38567" w:rsidR="00E803C0" w:rsidRPr="00B60D70" w:rsidRDefault="00E803C0" w:rsidP="00592146">
      <w:pPr>
        <w:rPr>
          <w:rFonts w:ascii="TH SarabunPSK" w:hAnsi="TH SarabunPSK" w:cs="TH SarabunPSK"/>
          <w:b/>
          <w:bCs/>
          <w:lang w:val="th-TH"/>
        </w:rPr>
      </w:pPr>
      <w:r w:rsidRPr="00B60D70">
        <w:rPr>
          <w:rFonts w:ascii="TH SarabunPSK" w:hAnsi="TH SarabunPSK" w:cs="TH SarabunPSK" w:hint="cs"/>
          <w:b/>
          <w:bCs/>
          <w:cs/>
          <w:lang w:val="th-TH"/>
        </w:rPr>
        <w:t>วิชาบังคับก่อน : ไม่มี</w:t>
      </w:r>
    </w:p>
    <w:p w14:paraId="775E990C" w14:textId="0F7F61F5" w:rsidR="00E803C0" w:rsidRPr="00B60D70" w:rsidRDefault="00E803C0" w:rsidP="00B67815">
      <w:pPr>
        <w:ind w:firstLine="720"/>
        <w:rPr>
          <w:rFonts w:ascii="TH SarabunPSK" w:hAnsi="TH SarabunPSK" w:cs="TH SarabunPSK"/>
          <w:lang w:val="th-TH"/>
        </w:rPr>
      </w:pPr>
      <w:r w:rsidRPr="00B60D70">
        <w:rPr>
          <w:rFonts w:ascii="TH SarabunPSK" w:hAnsi="TH SarabunPSK" w:cs="TH SarabunPSK" w:hint="cs"/>
          <w:cs/>
          <w:lang w:val="th-TH"/>
        </w:rPr>
        <w:t>ความเข้าใจหลักการและแนวคิดทางทฤษฎีจิตวิทยา การนำหลักการ แนวคิดของทฤษฎีต่าง</w:t>
      </w:r>
      <w:r w:rsidR="00D420AC" w:rsidRPr="00B60D70">
        <w:rPr>
          <w:rFonts w:ascii="TH SarabunPSK" w:hAnsi="TH SarabunPSK" w:cs="TH SarabunPSK" w:hint="cs"/>
          <w:cs/>
          <w:lang w:val="th-TH"/>
        </w:rPr>
        <w:t xml:space="preserve"> ๆ</w:t>
      </w:r>
      <w:r w:rsidRPr="00B60D70">
        <w:rPr>
          <w:rFonts w:ascii="TH SarabunPSK" w:hAnsi="TH SarabunPSK" w:cs="TH SarabunPSK" w:hint="cs"/>
          <w:cs/>
          <w:lang w:val="th-TH"/>
        </w:rPr>
        <w:t>ไปใช้อธิบายพฤติกรรมของมนุษย์ จิตวิทยาการเรียนรู้ การใช้หลักการและแนวคิดทางจิตวิทยาในการส่งเสริมการเรียนรู้ ความหมายของพัฒนาการของมนุษย์ พัฒนาการด้านต่าง</w:t>
      </w:r>
      <w:r w:rsidR="00D420AC" w:rsidRPr="00B60D70">
        <w:rPr>
          <w:rFonts w:ascii="TH SarabunPSK" w:hAnsi="TH SarabunPSK" w:cs="TH SarabunPSK" w:hint="cs"/>
          <w:cs/>
          <w:lang w:val="th-TH"/>
        </w:rPr>
        <w:t xml:space="preserve"> ๆ</w:t>
      </w:r>
      <w:r w:rsidR="00C25F1B" w:rsidRPr="00B60D70">
        <w:rPr>
          <w:rFonts w:ascii="TH SarabunPSK" w:hAnsi="TH SarabunPSK" w:cs="TH SarabunPSK" w:hint="cs"/>
          <w:cs/>
          <w:lang w:val="th-TH"/>
        </w:rPr>
        <w:t xml:space="preserve"> </w:t>
      </w:r>
      <w:r w:rsidRPr="00B60D70">
        <w:rPr>
          <w:rFonts w:ascii="TH SarabunPSK" w:hAnsi="TH SarabunPSK" w:cs="TH SarabunPSK" w:hint="cs"/>
          <w:cs/>
          <w:lang w:val="th-TH"/>
        </w:rPr>
        <w:t>และพัฒนาการตามช่วงวัยของมนุษย์ ทฤษฎีพัฒนาการ บุคลิกภาพ และความแตกต่างระหว่างบุคคล หลักการของการแนะแนว หลักการของการปรึกษาเชิงจิตวิทยา ขั้นตอนการปรึกษาเชิงจิตวิทยา และ ทักษะการโค้ช</w:t>
      </w:r>
    </w:p>
    <w:p w14:paraId="36C8EF66" w14:textId="14C601C8" w:rsidR="00E803C0" w:rsidRPr="00B60D70" w:rsidRDefault="00BD7F9D" w:rsidP="00592146">
      <w:pPr>
        <w:rPr>
          <w:rFonts w:ascii="TH SarabunPSK" w:hAnsi="TH SarabunPSK" w:cs="TH SarabunPSK"/>
        </w:rPr>
      </w:pPr>
      <w:r w:rsidRPr="00B60D70">
        <w:rPr>
          <w:rFonts w:ascii="TH SarabunPSK" w:hAnsi="TH SarabunPSK" w:cs="TH SarabunPSK" w:hint="cs"/>
          <w:cs/>
          <w:lang w:val="th-TH"/>
        </w:rPr>
        <w:t xml:space="preserve">    </w:t>
      </w:r>
      <w:r w:rsidR="00E803C0" w:rsidRPr="00B60D70">
        <w:rPr>
          <w:rFonts w:ascii="TH SarabunPSK" w:hAnsi="TH SarabunPSK" w:cs="TH SarabunPSK" w:hint="cs"/>
          <w:lang w:val="th-TH"/>
        </w:rPr>
        <w:t xml:space="preserve"> </w:t>
      </w:r>
      <w:r w:rsidR="00E803C0" w:rsidRPr="00B60D70">
        <w:rPr>
          <w:rFonts w:ascii="TH SarabunPSK" w:hAnsi="TH SarabunPSK" w:cs="TH SarabunPSK" w:hint="cs"/>
          <w:lang w:val="th-TH"/>
        </w:rPr>
        <w:tab/>
      </w:r>
      <w:r w:rsidR="00E803C0" w:rsidRPr="00B60D70">
        <w:rPr>
          <w:rFonts w:ascii="TH SarabunPSK" w:hAnsi="TH SarabunPSK" w:cs="TH SarabunPSK" w:hint="cs"/>
        </w:rPr>
        <w:t>Comprehension of principles and theoretical concepts of psychology involves adopting various theories to explain human behavior. Learning psychology,</w:t>
      </w:r>
      <w:r w:rsidR="006B4838" w:rsidRPr="00B60D70">
        <w:rPr>
          <w:rFonts w:ascii="TH SarabunPSK" w:hAnsi="TH SarabunPSK" w:cs="TH SarabunPSK" w:hint="cs"/>
        </w:rPr>
        <w:t xml:space="preserve"> </w:t>
      </w:r>
      <w:r w:rsidR="00E803C0" w:rsidRPr="00B60D70">
        <w:rPr>
          <w:rFonts w:ascii="TH SarabunPSK" w:hAnsi="TH SarabunPSK" w:cs="TH SarabunPSK" w:hint="cs"/>
        </w:rPr>
        <w:t>Utilizing psychological principles and concepts to promote effective learning. Definition of human development, Various changes and advancements that occur according to human age stages. Developmental theory, Personality and individual differences. The principles of guidance, the principles of counseling, counseling procedures, counseling skills, and coaching skills.</w:t>
      </w:r>
    </w:p>
    <w:p w14:paraId="5594FCF0" w14:textId="1D85FC81" w:rsidR="00E803C0" w:rsidRPr="00B60D70" w:rsidRDefault="00E803C0" w:rsidP="00592146">
      <w:pPr>
        <w:rPr>
          <w:rFonts w:ascii="TH SarabunPSK" w:hAnsi="TH SarabunPSK" w:cs="TH SarabunPSK"/>
          <w:b/>
          <w:bCs/>
          <w:sz w:val="24"/>
          <w:szCs w:val="24"/>
        </w:rPr>
      </w:pPr>
      <w:r w:rsidRPr="00B60D70">
        <w:rPr>
          <w:rFonts w:ascii="TH SarabunPSK" w:hAnsi="TH SarabunPSK" w:cs="TH SarabunPSK" w:hint="cs"/>
          <w:b/>
          <w:bCs/>
          <w:cs/>
        </w:rPr>
        <w:t>ผลลัพธ์การเรียนรู้ของรายวิชา</w:t>
      </w:r>
      <w:r w:rsidRPr="00B60D70">
        <w:rPr>
          <w:rFonts w:ascii="TH SarabunPSK" w:hAnsi="TH SarabunPSK" w:cs="TH SarabunPSK" w:hint="cs"/>
          <w:b/>
          <w:bCs/>
        </w:rPr>
        <w:t> </w:t>
      </w:r>
    </w:p>
    <w:p w14:paraId="4FB857B5" w14:textId="77777777" w:rsidR="00E803C0" w:rsidRPr="00B60D70" w:rsidRDefault="00E803C0" w:rsidP="00FF7D50">
      <w:pPr>
        <w:pStyle w:val="af9"/>
        <w:numPr>
          <w:ilvl w:val="0"/>
          <w:numId w:val="71"/>
        </w:numPr>
        <w:rPr>
          <w:rFonts w:ascii="TH SarabunPSK" w:hAnsi="TH SarabunPSK" w:cs="TH SarabunPSK"/>
        </w:rPr>
      </w:pPr>
      <w:r w:rsidRPr="00B60D70">
        <w:rPr>
          <w:rFonts w:ascii="TH SarabunPSK" w:hAnsi="TH SarabunPSK" w:cs="TH SarabunPSK" w:hint="cs"/>
          <w:cs/>
        </w:rPr>
        <w:lastRenderedPageBreak/>
        <w:t>ใช้แนวคิดทฤษฎีทางจิตวิทยาในการอธิบายพฤติกรรมของมนุษย์ได้</w:t>
      </w:r>
    </w:p>
    <w:p w14:paraId="6E099065" w14:textId="77777777" w:rsidR="00E803C0" w:rsidRPr="00B60D70" w:rsidRDefault="00E803C0" w:rsidP="00FF7D50">
      <w:pPr>
        <w:pStyle w:val="af9"/>
        <w:numPr>
          <w:ilvl w:val="0"/>
          <w:numId w:val="71"/>
        </w:numPr>
        <w:rPr>
          <w:rFonts w:ascii="TH SarabunPSK" w:hAnsi="TH SarabunPSK" w:cs="TH SarabunPSK"/>
        </w:rPr>
      </w:pPr>
      <w:r w:rsidRPr="00B60D70">
        <w:rPr>
          <w:rFonts w:ascii="TH SarabunPSK" w:hAnsi="TH SarabunPSK" w:cs="TH SarabunPSK" w:hint="cs"/>
          <w:cs/>
        </w:rPr>
        <w:t>อธิบายพัฒนาการของมนุษย์และแนวทางในการส่งเสริมพัฒนาการของมนุษย์ได้</w:t>
      </w:r>
    </w:p>
    <w:p w14:paraId="7FF56421" w14:textId="77777777" w:rsidR="00E803C0" w:rsidRPr="00B60D70" w:rsidRDefault="00E803C0" w:rsidP="00FF7D50">
      <w:pPr>
        <w:pStyle w:val="af9"/>
        <w:numPr>
          <w:ilvl w:val="0"/>
          <w:numId w:val="71"/>
        </w:numPr>
        <w:rPr>
          <w:rFonts w:ascii="TH SarabunPSK" w:hAnsi="TH SarabunPSK" w:cs="TH SarabunPSK"/>
        </w:rPr>
      </w:pPr>
      <w:r w:rsidRPr="00B60D70">
        <w:rPr>
          <w:rFonts w:ascii="TH SarabunPSK" w:hAnsi="TH SarabunPSK" w:cs="TH SarabunPSK" w:hint="cs"/>
          <w:cs/>
        </w:rPr>
        <w:t>อธิบายหลักการแนะแนวและใช้ทักษะการให้คำปรึกษาแก่ผู้เรียนได้</w:t>
      </w:r>
    </w:p>
    <w:p w14:paraId="040F467F" w14:textId="77777777" w:rsidR="00E803C0" w:rsidRPr="00B60D70" w:rsidRDefault="00E803C0" w:rsidP="00592146">
      <w:pPr>
        <w:rPr>
          <w:rFonts w:ascii="TH SarabunPSK" w:hAnsi="TH SarabunPSK" w:cs="TH SarabunPSK"/>
        </w:rPr>
      </w:pPr>
    </w:p>
    <w:p w14:paraId="1D6F5DA8" w14:textId="0B84F814" w:rsidR="00E803C0" w:rsidRPr="00B60D70" w:rsidRDefault="00F551BD" w:rsidP="00E30D46">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411" w:name="_Toc179246049"/>
      <w:bookmarkStart w:id="412" w:name="_Toc179656417"/>
      <w:bookmarkStart w:id="413" w:name="_Toc180609497"/>
      <w:bookmarkStart w:id="414" w:name="_Toc191634113"/>
      <w:r w:rsidRPr="00B60D70">
        <w:rPr>
          <w:rFonts w:ascii="TH SarabunPSK" w:hAnsi="TH SarabunPSK" w:cs="TH SarabunPSK" w:hint="cs"/>
        </w:rPr>
        <w:t xml:space="preserve">IED </w:t>
      </w:r>
      <w:r w:rsidR="00E803C0" w:rsidRPr="00B60D70">
        <w:rPr>
          <w:rFonts w:ascii="TH SarabunPSK" w:hAnsi="TH SarabunPSK" w:cs="TH SarabunPSK" w:hint="cs"/>
        </w:rPr>
        <w:t xml:space="preserve">221 </w:t>
      </w:r>
      <w:r w:rsidR="00E30D46" w:rsidRPr="00B60D70">
        <w:rPr>
          <w:rFonts w:ascii="TH SarabunPSK" w:hAnsi="TH SarabunPSK" w:cs="TH SarabunPSK" w:hint="cs"/>
          <w:cs/>
        </w:rPr>
        <w:tab/>
      </w:r>
      <w:r w:rsidR="00E803C0" w:rsidRPr="00B60D70">
        <w:rPr>
          <w:rFonts w:ascii="TH SarabunPSK" w:hAnsi="TH SarabunPSK" w:cs="TH SarabunPSK" w:hint="cs"/>
          <w:cs/>
        </w:rPr>
        <w:t>หลักสูตร</w:t>
      </w:r>
      <w:r w:rsidR="0051066B" w:rsidRPr="00B60D70">
        <w:rPr>
          <w:rFonts w:ascii="TH SarabunPSK" w:hAnsi="TH SarabunPSK" w:cs="TH SarabunPSK" w:hint="cs"/>
          <w:cs/>
        </w:rPr>
        <w:t>และการสอนสำหรับการจัดการเรียนรู้</w:t>
      </w:r>
      <w:r w:rsidR="00582757" w:rsidRPr="00B60D70">
        <w:rPr>
          <w:rFonts w:ascii="TH SarabunPSK" w:hAnsi="TH SarabunPSK" w:cs="TH SarabunPSK" w:hint="cs"/>
          <w:cs/>
        </w:rPr>
        <w:t>ทาง</w:t>
      </w:r>
      <w:r w:rsidR="0051066B" w:rsidRPr="00B60D70">
        <w:rPr>
          <w:rFonts w:ascii="TH SarabunPSK" w:hAnsi="TH SarabunPSK" w:cs="TH SarabunPSK" w:hint="cs"/>
          <w:cs/>
        </w:rPr>
        <w:t xml:space="preserve">วิชาชีพ </w:t>
      </w:r>
      <w:r w:rsidR="0051066B" w:rsidRPr="00B60D70">
        <w:rPr>
          <w:rFonts w:ascii="TH SarabunPSK" w:hAnsi="TH SarabunPSK" w:cs="TH SarabunPSK" w:hint="cs"/>
          <w:cs/>
        </w:rPr>
        <w:tab/>
      </w:r>
      <w:r w:rsidR="00E803C0" w:rsidRPr="00B60D70">
        <w:rPr>
          <w:rFonts w:ascii="TH SarabunPSK" w:hAnsi="TH SarabunPSK" w:cs="TH SarabunPSK" w:hint="cs"/>
        </w:rPr>
        <w:t xml:space="preserve">3 </w:t>
      </w:r>
      <w:r w:rsidR="00E803C0" w:rsidRPr="00B60D70">
        <w:rPr>
          <w:rFonts w:ascii="TH SarabunPSK" w:hAnsi="TH SarabunPSK" w:cs="TH SarabunPSK" w:hint="cs"/>
          <w:cs/>
        </w:rPr>
        <w:t>(</w:t>
      </w:r>
      <w:r w:rsidR="00E803C0" w:rsidRPr="00B60D70">
        <w:rPr>
          <w:rFonts w:ascii="TH SarabunPSK" w:hAnsi="TH SarabunPSK" w:cs="TH SarabunPSK" w:hint="cs"/>
        </w:rPr>
        <w:t>2-2-6)</w:t>
      </w:r>
      <w:bookmarkEnd w:id="411"/>
      <w:bookmarkEnd w:id="412"/>
      <w:bookmarkEnd w:id="413"/>
      <w:bookmarkEnd w:id="414"/>
      <w:r w:rsidR="00BD7F9D" w:rsidRPr="00B60D70">
        <w:rPr>
          <w:rFonts w:ascii="TH SarabunPSK" w:hAnsi="TH SarabunPSK" w:cs="TH SarabunPSK" w:hint="cs"/>
        </w:rPr>
        <w:t xml:space="preserve"> </w:t>
      </w:r>
    </w:p>
    <w:p w14:paraId="5468B9EA" w14:textId="0B8EF990" w:rsidR="00E803C0" w:rsidRPr="00B60D70" w:rsidRDefault="00E803C0" w:rsidP="00E30D46">
      <w:pPr>
        <w:shd w:val="clear" w:color="auto" w:fill="D9D9D9" w:themeFill="background1" w:themeFillShade="D9"/>
        <w:tabs>
          <w:tab w:val="left" w:pos="993"/>
        </w:tabs>
        <w:rPr>
          <w:rFonts w:ascii="TH SarabunPSK" w:hAnsi="TH SarabunPSK" w:cs="TH SarabunPSK"/>
          <w:b/>
          <w:bCs/>
          <w:sz w:val="24"/>
          <w:szCs w:val="24"/>
        </w:rPr>
      </w:pPr>
      <w:r w:rsidRPr="00B60D70">
        <w:rPr>
          <w:rFonts w:ascii="TH SarabunPSK" w:hAnsi="TH SarabunPSK" w:cs="TH SarabunPSK" w:hint="cs"/>
        </w:rPr>
        <w:tab/>
      </w:r>
      <w:r w:rsidR="00582757" w:rsidRPr="00B60D70">
        <w:rPr>
          <w:rFonts w:ascii="TH SarabunPSK" w:hAnsi="TH SarabunPSK" w:cs="TH SarabunPSK" w:hint="cs"/>
          <w:b/>
          <w:bCs/>
          <w:shd w:val="clear" w:color="auto" w:fill="D9D9D9" w:themeFill="background1" w:themeFillShade="D9"/>
        </w:rPr>
        <w:t>(Curriculum and Instruction for professional learning management)</w:t>
      </w:r>
      <w:r w:rsidRPr="00B60D70">
        <w:rPr>
          <w:rFonts w:ascii="TH SarabunPSK" w:hAnsi="TH SarabunPSK" w:cs="TH SarabunPSK" w:hint="cs"/>
          <w:b/>
          <w:bCs/>
          <w:shd w:val="clear" w:color="auto" w:fill="D9D9D9" w:themeFill="background1" w:themeFillShade="D9"/>
        </w:rPr>
        <w:tab/>
      </w:r>
    </w:p>
    <w:p w14:paraId="50B13593" w14:textId="127E451D" w:rsidR="00E803C0" w:rsidRPr="00B60D70" w:rsidRDefault="00E803C0" w:rsidP="00592146">
      <w:pPr>
        <w:rPr>
          <w:rFonts w:ascii="TH SarabunPSK" w:hAnsi="TH SarabunPSK" w:cs="TH SarabunPSK"/>
          <w:b/>
          <w:bCs/>
          <w:sz w:val="24"/>
          <w:szCs w:val="24"/>
        </w:rPr>
      </w:pPr>
      <w:r w:rsidRPr="00B60D70">
        <w:rPr>
          <w:rFonts w:ascii="TH SarabunPSK" w:hAnsi="TH SarabunPSK" w:cs="TH SarabunPSK" w:hint="cs"/>
          <w:b/>
          <w:bCs/>
          <w:cs/>
        </w:rPr>
        <w:t>วิชาบังคับก่อน : ไม่มี</w:t>
      </w:r>
    </w:p>
    <w:p w14:paraId="39613400" w14:textId="79B026E1" w:rsidR="00E803C0" w:rsidRPr="00B60D70" w:rsidRDefault="00E803C0" w:rsidP="00B67815">
      <w:pPr>
        <w:ind w:firstLine="720"/>
        <w:rPr>
          <w:rFonts w:ascii="TH SarabunPSK" w:hAnsi="TH SarabunPSK" w:cs="TH SarabunPSK"/>
          <w:sz w:val="24"/>
          <w:szCs w:val="24"/>
        </w:rPr>
      </w:pPr>
      <w:r w:rsidRPr="00B60D70">
        <w:rPr>
          <w:rFonts w:ascii="TH SarabunPSK" w:hAnsi="TH SarabunPSK" w:cs="TH SarabunPSK" w:hint="cs"/>
          <w:cs/>
        </w:rPr>
        <w:t>กรอบแนวคิดและทฤษฎีที่เกี่ยวข้องกับการพัฒนาหลักสูตร ความสัมพันธ์ระหว่างกรอบแนวคิดแบบต่าง</w:t>
      </w:r>
      <w:r w:rsidR="00D420AC" w:rsidRPr="00B60D70">
        <w:rPr>
          <w:rFonts w:ascii="TH SarabunPSK" w:hAnsi="TH SarabunPSK" w:cs="TH SarabunPSK" w:hint="cs"/>
          <w:cs/>
        </w:rPr>
        <w:t xml:space="preserve"> ๆ</w:t>
      </w:r>
      <w:r w:rsidR="00AE568F" w:rsidRPr="00B60D70">
        <w:rPr>
          <w:rFonts w:ascii="TH SarabunPSK" w:hAnsi="TH SarabunPSK" w:cs="TH SarabunPSK" w:hint="cs"/>
        </w:rPr>
        <w:t xml:space="preserve"> </w:t>
      </w:r>
      <w:r w:rsidRPr="00B60D70">
        <w:rPr>
          <w:rFonts w:ascii="TH SarabunPSK" w:hAnsi="TH SarabunPSK" w:cs="TH SarabunPSK" w:hint="cs"/>
          <w:cs/>
        </w:rPr>
        <w:t>ท</w:t>
      </w:r>
      <w:r w:rsidR="005E3417" w:rsidRPr="00B60D70">
        <w:rPr>
          <w:rFonts w:ascii="TH SarabunPSK" w:hAnsi="TH SarabunPSK" w:cs="TH SarabunPSK" w:hint="cs"/>
          <w:cs/>
        </w:rPr>
        <w:t>ี่</w:t>
      </w:r>
      <w:r w:rsidRPr="00B60D70">
        <w:rPr>
          <w:rFonts w:ascii="TH SarabunPSK" w:hAnsi="TH SarabunPSK" w:cs="TH SarabunPSK" w:hint="cs"/>
          <w:cs/>
        </w:rPr>
        <w:t>มีต่อลักษณะของหลักสูตรและทิศทางการพัฒนาหลักสูตร ความแตกต่างทางปรัชญาและวัฒนธรรมท</w:t>
      </w:r>
      <w:r w:rsidR="00C25F1B" w:rsidRPr="00B60D70">
        <w:rPr>
          <w:rFonts w:ascii="TH SarabunPSK" w:hAnsi="TH SarabunPSK" w:cs="TH SarabunPSK" w:hint="cs"/>
          <w:cs/>
        </w:rPr>
        <w:t>ี่</w:t>
      </w:r>
      <w:r w:rsidRPr="00B60D70">
        <w:rPr>
          <w:rFonts w:ascii="TH SarabunPSK" w:hAnsi="TH SarabunPSK" w:cs="TH SarabunPSK" w:hint="cs"/>
          <w:cs/>
        </w:rPr>
        <w:t>มีผลต่อการพัฒนาหลักสูตรและนวัตกรรมในการพัฒนาหลักสูตร พัฒนาการของศาสตร์และกรอบแนวคิดทางการสอน ทฤษฎี หลักการเรียนรู้และการสอน รูปแบบการสอน และวิธีการสอนต่าง</w:t>
      </w:r>
      <w:r w:rsidR="00D420AC" w:rsidRPr="00B60D70">
        <w:rPr>
          <w:rFonts w:ascii="TH SarabunPSK" w:hAnsi="TH SarabunPSK" w:cs="TH SarabunPSK" w:hint="cs"/>
          <w:cs/>
        </w:rPr>
        <w:t xml:space="preserve"> ๆ</w:t>
      </w:r>
      <w:r w:rsidRPr="00B60D70">
        <w:rPr>
          <w:rFonts w:ascii="TH SarabunPSK" w:hAnsi="TH SarabunPSK" w:cs="TH SarabunPSK" w:hint="cs"/>
          <w:cs/>
        </w:rPr>
        <w:t xml:space="preserve"> ซึ่ง</w:t>
      </w:r>
      <w:r w:rsidR="00F879F1" w:rsidRPr="00B60D70">
        <w:rPr>
          <w:rFonts w:ascii="TH SarabunPSK" w:hAnsi="TH SarabunPSK" w:cs="TH SarabunPSK" w:hint="cs"/>
          <w:cs/>
        </w:rPr>
        <w:t>นำ</w:t>
      </w:r>
      <w:r w:rsidRPr="00B60D70">
        <w:rPr>
          <w:rFonts w:ascii="TH SarabunPSK" w:hAnsi="TH SarabunPSK" w:cs="TH SarabunPSK" w:hint="cs"/>
          <w:cs/>
        </w:rPr>
        <w:t>ไปใช้ในการออกแบบการสอน กำหนดกลยุทธ์การสอนด้วยการโค้ชและ</w:t>
      </w:r>
      <w:r w:rsidR="0051066B" w:rsidRPr="00B60D70">
        <w:rPr>
          <w:rFonts w:ascii="TH SarabunPSK" w:hAnsi="TH SarabunPSK" w:cs="TH SarabunPSK" w:hint="cs"/>
          <w:cs/>
        </w:rPr>
        <w:t>การเกื้อหนุน</w:t>
      </w:r>
      <w:r w:rsidRPr="00B60D70">
        <w:rPr>
          <w:rFonts w:ascii="TH SarabunPSK" w:hAnsi="TH SarabunPSK" w:cs="TH SarabunPSK" w:hint="cs"/>
          <w:cs/>
        </w:rPr>
        <w:t>การเรียนรู้ ให้สอดคล้องกับพระราชบัญญัติการศึกษาแห่งชาติและตอบสนองต่อบริบทสังคม การวัดผลและประเมินผลการเรียนรู้ นวัตกรรมด้านการเรียนการสอน</w:t>
      </w:r>
    </w:p>
    <w:p w14:paraId="6114B78B" w14:textId="77777777" w:rsidR="00E803C0" w:rsidRPr="00B60D70" w:rsidRDefault="00E803C0" w:rsidP="00B67815">
      <w:pPr>
        <w:ind w:firstLine="720"/>
        <w:rPr>
          <w:rFonts w:ascii="TH SarabunPSK" w:hAnsi="TH SarabunPSK" w:cs="TH SarabunPSK"/>
          <w:sz w:val="24"/>
          <w:szCs w:val="24"/>
        </w:rPr>
      </w:pPr>
      <w:r w:rsidRPr="00B60D70">
        <w:rPr>
          <w:rFonts w:ascii="TH SarabunPSK" w:hAnsi="TH SarabunPSK" w:cs="TH SarabunPSK" w:hint="cs"/>
        </w:rPr>
        <w:t>Conceptual frameworks and theories concerning curriculum development; relationships between various conceptual frameworks and the curriculum attributes and the visions for curriculum developmental process; philosophical and cultural differences affecting curriculum development in each community context; trends and innovations in curriculum development. Development of pedagogical sciences and conceptual frameworks; learning and teaching theories and principles; models and methods of teaching for designing instruction, Coaching and Facilitate that are congruent with the National Education Act and appropriate to social context; learning assessment and evaluation; instructional innovations.</w:t>
      </w:r>
    </w:p>
    <w:p w14:paraId="72D23DA3" w14:textId="112E23FB" w:rsidR="00E803C0" w:rsidRPr="00B60D70" w:rsidRDefault="00E803C0" w:rsidP="00592146">
      <w:pPr>
        <w:rPr>
          <w:rFonts w:ascii="TH SarabunPSK" w:hAnsi="TH SarabunPSK" w:cs="TH SarabunPSK"/>
          <w:b/>
          <w:bCs/>
          <w:sz w:val="24"/>
          <w:szCs w:val="24"/>
        </w:rPr>
      </w:pPr>
      <w:r w:rsidRPr="00B60D70">
        <w:rPr>
          <w:rFonts w:ascii="TH SarabunPSK" w:hAnsi="TH SarabunPSK" w:cs="TH SarabunPSK" w:hint="cs"/>
          <w:b/>
          <w:bCs/>
          <w:cs/>
        </w:rPr>
        <w:t>ผลลัพธ์การเรียนรู้ของรายวิชา</w:t>
      </w:r>
    </w:p>
    <w:p w14:paraId="069396DF" w14:textId="42BBC421" w:rsidR="00E803C0" w:rsidRPr="00B60D70" w:rsidRDefault="00E803C0" w:rsidP="003A1B73">
      <w:pPr>
        <w:tabs>
          <w:tab w:val="left" w:pos="851"/>
        </w:tabs>
        <w:ind w:left="851" w:hanging="284"/>
        <w:rPr>
          <w:rFonts w:ascii="TH SarabunPSK" w:hAnsi="TH SarabunPSK" w:cs="TH SarabunPSK"/>
          <w:sz w:val="24"/>
          <w:szCs w:val="24"/>
        </w:rPr>
      </w:pPr>
      <w:r w:rsidRPr="00B60D70">
        <w:rPr>
          <w:rFonts w:ascii="TH SarabunPSK" w:hAnsi="TH SarabunPSK" w:cs="TH SarabunPSK" w:hint="cs"/>
        </w:rPr>
        <w:t xml:space="preserve">1. </w:t>
      </w:r>
      <w:r w:rsidR="003A1B73" w:rsidRPr="00B60D70">
        <w:rPr>
          <w:rFonts w:ascii="TH SarabunPSK" w:hAnsi="TH SarabunPSK" w:cs="TH SarabunPSK" w:hint="cs"/>
          <w:cs/>
        </w:rPr>
        <w:tab/>
      </w:r>
      <w:r w:rsidRPr="00B60D70">
        <w:rPr>
          <w:rFonts w:ascii="TH SarabunPSK" w:hAnsi="TH SarabunPSK" w:cs="TH SarabunPSK" w:hint="cs"/>
          <w:cs/>
        </w:rPr>
        <w:t>ระบุกฎหมายที่เกี่ยวข้องกับครู และวิชาชีพครู กฎหมายการศึกษาเกี่ยวกับการประกันคุณภาพ</w:t>
      </w:r>
    </w:p>
    <w:p w14:paraId="670F97D7" w14:textId="385FFFFA" w:rsidR="00E803C0" w:rsidRPr="00B60D70" w:rsidRDefault="00E803C0" w:rsidP="003A1B73">
      <w:pPr>
        <w:tabs>
          <w:tab w:val="left" w:pos="851"/>
        </w:tabs>
        <w:ind w:left="851" w:hanging="284"/>
        <w:rPr>
          <w:rFonts w:ascii="TH SarabunPSK" w:hAnsi="TH SarabunPSK" w:cs="TH SarabunPSK"/>
          <w:sz w:val="24"/>
          <w:szCs w:val="24"/>
        </w:rPr>
      </w:pPr>
      <w:r w:rsidRPr="00B60D70">
        <w:rPr>
          <w:rFonts w:ascii="TH SarabunPSK" w:hAnsi="TH SarabunPSK" w:cs="TH SarabunPSK" w:hint="cs"/>
        </w:rPr>
        <w:t xml:space="preserve">2. </w:t>
      </w:r>
      <w:r w:rsidR="003A1B73" w:rsidRPr="00B60D70">
        <w:rPr>
          <w:rFonts w:ascii="TH SarabunPSK" w:hAnsi="TH SarabunPSK" w:cs="TH SarabunPSK" w:hint="cs"/>
          <w:cs/>
        </w:rPr>
        <w:tab/>
      </w:r>
      <w:r w:rsidRPr="00B60D70">
        <w:rPr>
          <w:rFonts w:ascii="TH SarabunPSK" w:hAnsi="TH SarabunPSK" w:cs="TH SarabunPSK" w:hint="cs"/>
          <w:cs/>
        </w:rPr>
        <w:t>ออกแบบหลักสูตร เพื่อพัฒนาการเรียนรู้ของผู้เรียนได้เหมาะสมกับบริบท</w:t>
      </w:r>
    </w:p>
    <w:p w14:paraId="5C410119" w14:textId="7CD24B90" w:rsidR="00E803C0" w:rsidRPr="00B60D70" w:rsidRDefault="00E803C0" w:rsidP="003A1B73">
      <w:pPr>
        <w:tabs>
          <w:tab w:val="left" w:pos="851"/>
        </w:tabs>
        <w:ind w:left="851" w:hanging="284"/>
        <w:rPr>
          <w:rFonts w:ascii="TH SarabunPSK" w:hAnsi="TH SarabunPSK" w:cs="TH SarabunPSK"/>
          <w:sz w:val="24"/>
          <w:szCs w:val="24"/>
        </w:rPr>
      </w:pPr>
      <w:r w:rsidRPr="00B60D70">
        <w:rPr>
          <w:rFonts w:ascii="TH SarabunPSK" w:hAnsi="TH SarabunPSK" w:cs="TH SarabunPSK" w:hint="cs"/>
        </w:rPr>
        <w:t xml:space="preserve">3. </w:t>
      </w:r>
      <w:r w:rsidR="003A1B73" w:rsidRPr="00B60D70">
        <w:rPr>
          <w:rFonts w:ascii="TH SarabunPSK" w:hAnsi="TH SarabunPSK" w:cs="TH SarabunPSK" w:hint="cs"/>
          <w:cs/>
        </w:rPr>
        <w:tab/>
      </w:r>
      <w:r w:rsidRPr="00B60D70">
        <w:rPr>
          <w:rFonts w:ascii="TH SarabunPSK" w:hAnsi="TH SarabunPSK" w:cs="TH SarabunPSK" w:hint="cs"/>
          <w:cs/>
        </w:rPr>
        <w:t>ออกแบบกิจกรรมการเรียนรู้ และจัดกิจกรรมการเรียนรู้ ด้วยทักษะการโค้ช และการ</w:t>
      </w:r>
      <w:r w:rsidR="0051066B" w:rsidRPr="00B60D70">
        <w:rPr>
          <w:rFonts w:ascii="TH SarabunPSK" w:hAnsi="TH SarabunPSK" w:cs="TH SarabunPSK" w:hint="cs"/>
          <w:cs/>
        </w:rPr>
        <w:t>เกื้อหนุนการ</w:t>
      </w:r>
      <w:r w:rsidRPr="00B60D70">
        <w:rPr>
          <w:rFonts w:ascii="TH SarabunPSK" w:hAnsi="TH SarabunPSK" w:cs="TH SarabunPSK" w:hint="cs"/>
          <w:cs/>
        </w:rPr>
        <w:t>เรียนรู้ เพื่อสร้างการเปลี่ยนแปลงให้กับผู้เรียน</w:t>
      </w:r>
    </w:p>
    <w:p w14:paraId="44D40ECC" w14:textId="77777777" w:rsidR="00E803C0" w:rsidRPr="00B60D70" w:rsidRDefault="00E803C0" w:rsidP="00592146">
      <w:pPr>
        <w:rPr>
          <w:rFonts w:ascii="TH SarabunPSK" w:hAnsi="TH SarabunPSK" w:cs="TH SarabunPSK"/>
        </w:rPr>
      </w:pPr>
    </w:p>
    <w:p w14:paraId="75C9B232" w14:textId="0FD70DD1" w:rsidR="00E803C0" w:rsidRPr="00B60D70" w:rsidRDefault="00F551BD" w:rsidP="00E30D46">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415" w:name="_Toc179246050"/>
      <w:bookmarkStart w:id="416" w:name="_Toc179656418"/>
      <w:bookmarkStart w:id="417" w:name="_Toc180609498"/>
      <w:bookmarkStart w:id="418" w:name="_Toc191634114"/>
      <w:r w:rsidRPr="00B60D70">
        <w:rPr>
          <w:rFonts w:ascii="TH SarabunPSK" w:hAnsi="TH SarabunPSK" w:cs="TH SarabunPSK" w:hint="cs"/>
        </w:rPr>
        <w:t xml:space="preserve">IED </w:t>
      </w:r>
      <w:r w:rsidR="00E803C0" w:rsidRPr="00B60D70">
        <w:rPr>
          <w:rFonts w:ascii="TH SarabunPSK" w:hAnsi="TH SarabunPSK" w:cs="TH SarabunPSK" w:hint="cs"/>
        </w:rPr>
        <w:t xml:space="preserve">331 </w:t>
      </w:r>
      <w:r w:rsidR="003A1B73" w:rsidRPr="00B60D70">
        <w:rPr>
          <w:rFonts w:ascii="TH SarabunPSK" w:hAnsi="TH SarabunPSK" w:cs="TH SarabunPSK" w:hint="cs"/>
          <w:cs/>
        </w:rPr>
        <w:tab/>
      </w:r>
      <w:r w:rsidR="00E803C0" w:rsidRPr="00B60D70">
        <w:rPr>
          <w:rFonts w:ascii="TH SarabunPSK" w:hAnsi="TH SarabunPSK" w:cs="TH SarabunPSK" w:hint="cs"/>
          <w:cs/>
        </w:rPr>
        <w:t>นวัตกรรมและเทคโนโลยีดิจิทัลเพื่อการเรียนรู้ทางวิชาชีพ</w:t>
      </w:r>
      <w:r w:rsidR="00E803C0" w:rsidRPr="00B60D70">
        <w:rPr>
          <w:rFonts w:ascii="TH SarabunPSK" w:hAnsi="TH SarabunPSK" w:cs="TH SarabunPSK" w:hint="cs"/>
        </w:rPr>
        <w:t xml:space="preserve"> </w:t>
      </w:r>
      <w:r w:rsidR="00E803C0" w:rsidRPr="00B60D70">
        <w:rPr>
          <w:rFonts w:ascii="TH SarabunPSK" w:hAnsi="TH SarabunPSK" w:cs="TH SarabunPSK" w:hint="cs"/>
        </w:rPr>
        <w:tab/>
        <w:t>3 (2-2-6)</w:t>
      </w:r>
      <w:bookmarkEnd w:id="415"/>
      <w:bookmarkEnd w:id="416"/>
      <w:bookmarkEnd w:id="417"/>
      <w:bookmarkEnd w:id="418"/>
    </w:p>
    <w:p w14:paraId="55C62C09" w14:textId="02F973A7" w:rsidR="00E803C0" w:rsidRPr="00B60D70" w:rsidRDefault="003A1B73" w:rsidP="00E30D46">
      <w:pPr>
        <w:shd w:val="clear" w:color="auto" w:fill="D9D9D9" w:themeFill="background1" w:themeFillShade="D9"/>
        <w:tabs>
          <w:tab w:val="left" w:pos="993"/>
        </w:tabs>
        <w:rPr>
          <w:rFonts w:ascii="TH SarabunPSK" w:hAnsi="TH SarabunPSK" w:cs="TH SarabunPSK"/>
          <w:b/>
          <w:bCs/>
          <w:sz w:val="24"/>
          <w:szCs w:val="24"/>
        </w:rPr>
      </w:pPr>
      <w:r w:rsidRPr="00B60D70">
        <w:rPr>
          <w:rFonts w:ascii="TH SarabunPSK" w:hAnsi="TH SarabunPSK" w:cs="TH SarabunPSK" w:hint="cs"/>
          <w:b/>
          <w:bCs/>
          <w:cs/>
        </w:rPr>
        <w:tab/>
      </w:r>
      <w:r w:rsidR="00E803C0" w:rsidRPr="00B60D70">
        <w:rPr>
          <w:rFonts w:ascii="TH SarabunPSK" w:hAnsi="TH SarabunPSK" w:cs="TH SarabunPSK" w:hint="cs"/>
          <w:b/>
          <w:bCs/>
        </w:rPr>
        <w:t xml:space="preserve">(Innovation and </w:t>
      </w:r>
      <w:r w:rsidR="00E803C0" w:rsidRPr="00B60D70">
        <w:rPr>
          <w:rFonts w:ascii="TH SarabunPSK" w:hAnsi="TH SarabunPSK" w:cs="TH SarabunPSK" w:hint="cs"/>
          <w:b/>
          <w:bCs/>
          <w:shd w:val="clear" w:color="auto" w:fill="D9D9D9" w:themeFill="background1" w:themeFillShade="D9"/>
        </w:rPr>
        <w:t>digital</w:t>
      </w:r>
      <w:r w:rsidR="00E803C0" w:rsidRPr="00B60D70">
        <w:rPr>
          <w:rFonts w:ascii="TH SarabunPSK" w:hAnsi="TH SarabunPSK" w:cs="TH SarabunPSK" w:hint="cs"/>
          <w:b/>
          <w:bCs/>
        </w:rPr>
        <w:t xml:space="preserve"> technology for professional learni</w:t>
      </w:r>
      <w:r w:rsidR="00E803C0" w:rsidRPr="00B60D70">
        <w:rPr>
          <w:rFonts w:ascii="TH SarabunPSK" w:hAnsi="TH SarabunPSK" w:cs="TH SarabunPSK" w:hint="cs"/>
          <w:b/>
          <w:bCs/>
          <w:shd w:val="clear" w:color="auto" w:fill="D9D9D9" w:themeFill="background1" w:themeFillShade="D9"/>
        </w:rPr>
        <w:t>ng)</w:t>
      </w:r>
    </w:p>
    <w:p w14:paraId="2E94497C" w14:textId="7D4DB069" w:rsidR="00E803C0" w:rsidRPr="00B60D70" w:rsidRDefault="00E803C0" w:rsidP="00592146">
      <w:pPr>
        <w:rPr>
          <w:rFonts w:ascii="TH SarabunPSK" w:hAnsi="TH SarabunPSK" w:cs="TH SarabunPSK"/>
          <w:b/>
          <w:bCs/>
          <w:sz w:val="24"/>
          <w:szCs w:val="24"/>
        </w:rPr>
      </w:pPr>
      <w:r w:rsidRPr="00B60D70">
        <w:rPr>
          <w:rFonts w:ascii="TH SarabunPSK" w:hAnsi="TH SarabunPSK" w:cs="TH SarabunPSK" w:hint="cs"/>
          <w:b/>
          <w:bCs/>
          <w:cs/>
        </w:rPr>
        <w:t>วิชาบังคับก่อน : ไม่มี</w:t>
      </w:r>
    </w:p>
    <w:p w14:paraId="09D3E953" w14:textId="05B30B13" w:rsidR="00E803C0" w:rsidRPr="00B60D70" w:rsidRDefault="00E803C0" w:rsidP="003A1B73">
      <w:pPr>
        <w:ind w:firstLine="720"/>
        <w:rPr>
          <w:rFonts w:ascii="TH SarabunPSK" w:hAnsi="TH SarabunPSK" w:cs="TH SarabunPSK"/>
          <w:sz w:val="24"/>
          <w:szCs w:val="24"/>
        </w:rPr>
      </w:pPr>
      <w:r w:rsidRPr="00B60D70">
        <w:rPr>
          <w:rFonts w:ascii="TH SarabunPSK" w:hAnsi="TH SarabunPSK" w:cs="TH SarabunPSK" w:hint="cs"/>
          <w:cs/>
        </w:rPr>
        <w:t>แนวคิด หลักการ ทฤษฎีที่เกี่ยวข้องกับการสื่อสาร การเรียนรู้ การสร้างนวัตกรรมจากเทคโนโลยีดิจิทัลเพื่อการเรียนรู้ โดยมุ่งเน้นสมรรถนะผู้เรียนในด้านวิชาชีพ การวิเคราะห์ปัญหา การออกแบบและพัฒนาการ</w:t>
      </w:r>
      <w:r w:rsidRPr="00B60D70">
        <w:rPr>
          <w:rFonts w:ascii="TH SarabunPSK" w:hAnsi="TH SarabunPSK" w:cs="TH SarabunPSK" w:hint="cs"/>
          <w:cs/>
        </w:rPr>
        <w:lastRenderedPageBreak/>
        <w:t>เรียนการสอนการประยุกต์กลยุทธ์การเรียนรู้</w:t>
      </w:r>
      <w:r w:rsidR="00BD7F9D" w:rsidRPr="00B60D70">
        <w:rPr>
          <w:rFonts w:ascii="TH SarabunPSK" w:hAnsi="TH SarabunPSK" w:cs="TH SarabunPSK" w:hint="cs"/>
        </w:rPr>
        <w:t xml:space="preserve"> </w:t>
      </w:r>
      <w:r w:rsidRPr="00B60D70">
        <w:rPr>
          <w:rFonts w:ascii="TH SarabunPSK" w:hAnsi="TH SarabunPSK" w:cs="TH SarabunPSK" w:hint="cs"/>
          <w:cs/>
        </w:rPr>
        <w:t>การวัดการประเมินผล รวมถึงการตระหนักในกฎหมายและจริยธรรม ที่เกี่ยวข้อง</w:t>
      </w:r>
    </w:p>
    <w:p w14:paraId="21AACF60" w14:textId="77777777" w:rsidR="00E803C0" w:rsidRPr="00B60D70" w:rsidRDefault="00E803C0" w:rsidP="003A1B73">
      <w:pPr>
        <w:ind w:firstLine="720"/>
        <w:rPr>
          <w:rFonts w:ascii="TH SarabunPSK" w:hAnsi="TH SarabunPSK" w:cs="TH SarabunPSK"/>
          <w:sz w:val="24"/>
          <w:szCs w:val="24"/>
        </w:rPr>
      </w:pPr>
      <w:r w:rsidRPr="00B60D70">
        <w:rPr>
          <w:rFonts w:ascii="TH SarabunPSK" w:hAnsi="TH SarabunPSK" w:cs="TH SarabunPSK" w:hint="cs"/>
        </w:rPr>
        <w:t>Concepts, principles, and theories related to communication, learning, and the creation of innovation from a digital technology for learning, with a focus on learner competencies in professional fields such as problem analysis, instructional design and development, the application of learning strategies, assessment and evaluation, as well as awareness of relevant laws and ethics.</w:t>
      </w:r>
    </w:p>
    <w:p w14:paraId="30E24E86" w14:textId="2875BA49" w:rsidR="00E803C0" w:rsidRPr="00B60D70" w:rsidRDefault="00E803C0" w:rsidP="00592146">
      <w:pPr>
        <w:rPr>
          <w:rFonts w:ascii="TH SarabunPSK" w:hAnsi="TH SarabunPSK" w:cs="TH SarabunPSK"/>
          <w:b/>
          <w:bCs/>
          <w:sz w:val="24"/>
          <w:szCs w:val="24"/>
        </w:rPr>
      </w:pPr>
      <w:r w:rsidRPr="00B60D70">
        <w:rPr>
          <w:rFonts w:ascii="TH SarabunPSK" w:hAnsi="TH SarabunPSK" w:cs="TH SarabunPSK" w:hint="cs"/>
          <w:b/>
          <w:bCs/>
          <w:cs/>
        </w:rPr>
        <w:t>ผลลัพธ์การเรียนรู้ของรายวิชา</w:t>
      </w:r>
    </w:p>
    <w:p w14:paraId="01465FF9" w14:textId="77777777" w:rsidR="00CA3808" w:rsidRPr="00B60D70" w:rsidRDefault="00E803C0" w:rsidP="00FF7D50">
      <w:pPr>
        <w:pStyle w:val="af9"/>
        <w:numPr>
          <w:ilvl w:val="0"/>
          <w:numId w:val="74"/>
        </w:numPr>
        <w:rPr>
          <w:rFonts w:ascii="TH SarabunPSK" w:hAnsi="TH SarabunPSK" w:cs="TH SarabunPSK"/>
        </w:rPr>
      </w:pPr>
      <w:r w:rsidRPr="00B60D70">
        <w:rPr>
          <w:rFonts w:ascii="TH SarabunPSK" w:hAnsi="TH SarabunPSK" w:cs="TH SarabunPSK" w:hint="cs"/>
          <w:cs/>
        </w:rPr>
        <w:t>ออกแบบสื่อเพื่อการเรียนรู้ตามขั้นตอนกระบวนการพัฒนาสื่อได้</w:t>
      </w:r>
    </w:p>
    <w:p w14:paraId="47BB61B9" w14:textId="7F080442" w:rsidR="00CA3808" w:rsidRPr="00B60D70" w:rsidRDefault="00E803C0" w:rsidP="00FF7D50">
      <w:pPr>
        <w:pStyle w:val="af9"/>
        <w:numPr>
          <w:ilvl w:val="0"/>
          <w:numId w:val="74"/>
        </w:numPr>
        <w:rPr>
          <w:rFonts w:ascii="TH SarabunPSK" w:hAnsi="TH SarabunPSK" w:cs="TH SarabunPSK"/>
        </w:rPr>
      </w:pPr>
      <w:r w:rsidRPr="00B60D70">
        <w:rPr>
          <w:rFonts w:ascii="TH SarabunPSK" w:hAnsi="TH SarabunPSK" w:cs="TH SarabunPSK" w:hint="cs"/>
          <w:cs/>
        </w:rPr>
        <w:t>จัดทำสื่อทางด้านฮาร์ดแวร์ และซอฟต์แวร์ทางการสอนสำหรับการสอนช่างได้</w:t>
      </w:r>
    </w:p>
    <w:p w14:paraId="5E23B892" w14:textId="77777777" w:rsidR="00CA3808" w:rsidRPr="00B60D70" w:rsidRDefault="00E803C0" w:rsidP="00FF7D50">
      <w:pPr>
        <w:pStyle w:val="af9"/>
        <w:numPr>
          <w:ilvl w:val="0"/>
          <w:numId w:val="74"/>
        </w:numPr>
        <w:rPr>
          <w:rFonts w:ascii="TH SarabunPSK" w:hAnsi="TH SarabunPSK" w:cs="TH SarabunPSK"/>
        </w:rPr>
      </w:pPr>
      <w:r w:rsidRPr="00B60D70">
        <w:rPr>
          <w:rFonts w:ascii="TH SarabunPSK" w:hAnsi="TH SarabunPSK" w:cs="TH SarabunPSK" w:hint="cs"/>
          <w:cs/>
        </w:rPr>
        <w:t>ประยุกต์ใช้เครื่องมือและเทคโนโลยีสมัยใหม่ในการส่งเสริมการเรียนรู้ของผู้เรียนและการฝึกอบรมในภาคผลิตและบริการได้</w:t>
      </w:r>
    </w:p>
    <w:p w14:paraId="26353374" w14:textId="28F51B44" w:rsidR="00E803C0" w:rsidRPr="00B60D70" w:rsidRDefault="00E803C0" w:rsidP="00FF7D50">
      <w:pPr>
        <w:pStyle w:val="af9"/>
        <w:numPr>
          <w:ilvl w:val="0"/>
          <w:numId w:val="74"/>
        </w:numPr>
        <w:rPr>
          <w:rFonts w:ascii="TH SarabunPSK" w:hAnsi="TH SarabunPSK" w:cs="TH SarabunPSK"/>
        </w:rPr>
      </w:pPr>
      <w:r w:rsidRPr="00B60D70">
        <w:rPr>
          <w:rFonts w:ascii="TH SarabunPSK" w:hAnsi="TH SarabunPSK" w:cs="TH SarabunPSK" w:hint="cs"/>
          <w:cs/>
        </w:rPr>
        <w:t>ประเมินผลการสร้างสื่อเพื่อการจัดการเรียนรู้</w:t>
      </w:r>
      <w:r w:rsidRPr="00B60D70">
        <w:rPr>
          <w:rFonts w:ascii="TH SarabunPSK" w:hAnsi="TH SarabunPSK" w:cs="TH SarabunPSK" w:hint="cs"/>
        </w:rPr>
        <w:t> </w:t>
      </w:r>
    </w:p>
    <w:p w14:paraId="2A22AD5A" w14:textId="77777777" w:rsidR="00E803C0" w:rsidRPr="00B60D70" w:rsidRDefault="00E803C0" w:rsidP="00592146">
      <w:pPr>
        <w:rPr>
          <w:rFonts w:ascii="TH SarabunPSK" w:hAnsi="TH SarabunPSK" w:cs="TH SarabunPSK"/>
        </w:rPr>
      </w:pPr>
    </w:p>
    <w:p w14:paraId="0F612460" w14:textId="6A58A671" w:rsidR="00E803C0" w:rsidRPr="00B60D70" w:rsidRDefault="00F551BD" w:rsidP="003A1B73">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419" w:name="_Toc179246051"/>
      <w:bookmarkStart w:id="420" w:name="_Toc179656419"/>
      <w:bookmarkStart w:id="421" w:name="_Toc180609499"/>
      <w:bookmarkStart w:id="422" w:name="_Toc191634115"/>
      <w:r w:rsidRPr="00B60D70">
        <w:rPr>
          <w:rFonts w:ascii="TH SarabunPSK" w:hAnsi="TH SarabunPSK" w:cs="TH SarabunPSK" w:hint="cs"/>
        </w:rPr>
        <w:t xml:space="preserve">IED </w:t>
      </w:r>
      <w:r w:rsidR="00E803C0" w:rsidRPr="00B60D70">
        <w:rPr>
          <w:rFonts w:ascii="TH SarabunPSK" w:hAnsi="TH SarabunPSK" w:cs="TH SarabunPSK" w:hint="cs"/>
        </w:rPr>
        <w:t xml:space="preserve">441 </w:t>
      </w:r>
      <w:r w:rsidR="003A1B73" w:rsidRPr="00B60D70">
        <w:rPr>
          <w:rFonts w:ascii="TH SarabunPSK" w:hAnsi="TH SarabunPSK" w:cs="TH SarabunPSK" w:hint="cs"/>
          <w:cs/>
        </w:rPr>
        <w:tab/>
      </w:r>
      <w:r w:rsidR="00E803C0" w:rsidRPr="00B60D70">
        <w:rPr>
          <w:rFonts w:ascii="TH SarabunPSK" w:hAnsi="TH SarabunPSK" w:cs="TH SarabunPSK" w:hint="cs"/>
          <w:cs/>
        </w:rPr>
        <w:t>การวัดผล ประเมินผล และการประกันคุณภาพทางครุศาสตร์อุตสาหกรรม</w:t>
      </w:r>
      <w:r w:rsidR="00E803C0" w:rsidRPr="00B60D70">
        <w:rPr>
          <w:rFonts w:ascii="TH SarabunPSK" w:hAnsi="TH SarabunPSK" w:cs="TH SarabunPSK" w:hint="cs"/>
        </w:rPr>
        <w:tab/>
        <w:t>3 (2-2-6)</w:t>
      </w:r>
      <w:bookmarkEnd w:id="419"/>
      <w:bookmarkEnd w:id="420"/>
      <w:bookmarkEnd w:id="421"/>
      <w:bookmarkEnd w:id="422"/>
    </w:p>
    <w:p w14:paraId="1CBD1FB7" w14:textId="1BA55680" w:rsidR="00E803C0" w:rsidRPr="00B60D70" w:rsidRDefault="00E803C0" w:rsidP="003A1B73">
      <w:pPr>
        <w:shd w:val="clear" w:color="auto" w:fill="D9D9D9" w:themeFill="background1" w:themeFillShade="D9"/>
        <w:tabs>
          <w:tab w:val="left" w:pos="993"/>
        </w:tabs>
        <w:rPr>
          <w:rFonts w:ascii="TH SarabunPSK" w:hAnsi="TH SarabunPSK" w:cs="TH SarabunPSK"/>
          <w:b/>
          <w:bCs/>
          <w:sz w:val="24"/>
          <w:szCs w:val="24"/>
        </w:rPr>
      </w:pPr>
      <w:r w:rsidRPr="00B60D70">
        <w:rPr>
          <w:rFonts w:ascii="TH SarabunPSK" w:hAnsi="TH SarabunPSK" w:cs="TH SarabunPSK" w:hint="cs"/>
        </w:rPr>
        <w:tab/>
      </w:r>
      <w:r w:rsidR="00D4382C" w:rsidRPr="00B60D70">
        <w:rPr>
          <w:rFonts w:ascii="TH SarabunPSK" w:hAnsi="TH SarabunPSK" w:cs="TH SarabunPSK"/>
          <w:b/>
          <w:bCs/>
        </w:rPr>
        <w:t>(Measurement, Evaluation, and Quality Assurance in Industrial Education)</w:t>
      </w:r>
    </w:p>
    <w:p w14:paraId="1E7662BC" w14:textId="2C32F8DB" w:rsidR="00E803C0" w:rsidRPr="00B60D70" w:rsidRDefault="00E803C0" w:rsidP="00592146">
      <w:pPr>
        <w:rPr>
          <w:rFonts w:ascii="TH SarabunPSK" w:hAnsi="TH SarabunPSK" w:cs="TH SarabunPSK"/>
          <w:b/>
          <w:bCs/>
          <w:sz w:val="24"/>
          <w:szCs w:val="24"/>
        </w:rPr>
      </w:pPr>
      <w:r w:rsidRPr="00B60D70">
        <w:rPr>
          <w:rFonts w:ascii="TH SarabunPSK" w:hAnsi="TH SarabunPSK" w:cs="TH SarabunPSK" w:hint="cs"/>
          <w:b/>
          <w:bCs/>
          <w:cs/>
        </w:rPr>
        <w:t>วิชาบังคับก่อน : ไม่มี</w:t>
      </w:r>
    </w:p>
    <w:p w14:paraId="3EB68310" w14:textId="6B730161" w:rsidR="00E803C0" w:rsidRPr="00B60D70" w:rsidRDefault="00E803C0" w:rsidP="003A1B73">
      <w:pPr>
        <w:ind w:firstLine="720"/>
        <w:rPr>
          <w:rFonts w:ascii="TH SarabunPSK" w:hAnsi="TH SarabunPSK" w:cs="TH SarabunPSK"/>
          <w:sz w:val="24"/>
          <w:szCs w:val="24"/>
        </w:rPr>
      </w:pPr>
      <w:r w:rsidRPr="00B60D70">
        <w:rPr>
          <w:rFonts w:ascii="TH SarabunPSK" w:hAnsi="TH SarabunPSK" w:cs="TH SarabunPSK" w:hint="cs"/>
          <w:cs/>
        </w:rPr>
        <w:t>แนวคิด หลักการ และทฤษฎีเกี่ยวกับการประเมินผลทักษะการเรียนรู้ เครื่องมือในการวัดประเมินผล การประเมินสมรรถนะของผู้เรียนและคุณลักษณะอันพึงประสงค์ การประเมินระดับชาติและระดับนานาชาติ การสร้างเครื่องมือวัดผลการเรียนระหว่างเรียนและหลังเรียน</w:t>
      </w:r>
      <w:r w:rsidR="0082390E" w:rsidRPr="00B60D70">
        <w:rPr>
          <w:rFonts w:ascii="TH SarabunPSK" w:hAnsi="TH SarabunPSK" w:cs="TH SarabunPSK" w:hint="cs"/>
          <w:cs/>
        </w:rPr>
        <w:t xml:space="preserve"> </w:t>
      </w:r>
      <w:r w:rsidRPr="00B60D70">
        <w:rPr>
          <w:rFonts w:ascii="TH SarabunPSK" w:hAnsi="TH SarabunPSK" w:cs="TH SarabunPSK" w:hint="cs"/>
          <w:cs/>
        </w:rPr>
        <w:t>การตรวจสอบคุณภาพเครื่องมือวัดผลการเรียนรู้ การใช้เครื่องมือวัดผลและประเมินผลการประเมินตามสภาพจริงและประเมินแบบเน้นสมรรถนะ การนำผลการประเมินไปใช้ในการพัฒนาคุณภาพสถานศึกษา การใช้ข้อมูลเชิงสารสนเทศจากการประเมินและการออกแบบดำเนินการเกี่ยวกับการประกันคุณภาพการศึกษา</w:t>
      </w:r>
    </w:p>
    <w:p w14:paraId="7ACEE290" w14:textId="03618DA2" w:rsidR="00E803C0" w:rsidRPr="00B60D70" w:rsidRDefault="00E803C0" w:rsidP="003A1B73">
      <w:pPr>
        <w:ind w:firstLine="720"/>
        <w:rPr>
          <w:rFonts w:ascii="TH SarabunPSK" w:hAnsi="TH SarabunPSK" w:cs="TH SarabunPSK"/>
          <w:sz w:val="24"/>
          <w:szCs w:val="24"/>
        </w:rPr>
      </w:pPr>
      <w:r w:rsidRPr="00B60D70">
        <w:rPr>
          <w:rFonts w:ascii="TH SarabunPSK" w:hAnsi="TH SarabunPSK" w:cs="TH SarabunPSK" w:hint="cs"/>
        </w:rPr>
        <w:t xml:space="preserve">Concepts, principles and theories of evaluation of learning skills, evaluation tools, assessment of student performance and desirable </w:t>
      </w:r>
      <w:r w:rsidR="00C25F1B" w:rsidRPr="00B60D70">
        <w:rPr>
          <w:rFonts w:ascii="TH SarabunPSK" w:hAnsi="TH SarabunPSK" w:cs="TH SarabunPSK"/>
        </w:rPr>
        <w:t>characte</w:t>
      </w:r>
      <w:r w:rsidRPr="00B60D70">
        <w:rPr>
          <w:rFonts w:ascii="TH SarabunPSK" w:hAnsi="TH SarabunPSK" w:cs="TH SarabunPSK" w:hint="cs"/>
        </w:rPr>
        <w:t>ristics, national and international assessments. create tools for</w:t>
      </w:r>
      <w:r w:rsidR="0082390E" w:rsidRPr="00B60D70">
        <w:rPr>
          <w:rFonts w:ascii="TH SarabunPSK" w:hAnsi="TH SarabunPSK" w:cs="TH SarabunPSK" w:hint="cs"/>
          <w:cs/>
        </w:rPr>
        <w:t xml:space="preserve"> </w:t>
      </w:r>
      <w:r w:rsidRPr="00B60D70">
        <w:rPr>
          <w:rFonts w:ascii="TH SarabunPSK" w:hAnsi="TH SarabunPSK" w:cs="TH SarabunPSK" w:hint="cs"/>
        </w:rPr>
        <w:t>formative and summative evaluation, finding a quality of evaluation tools, using tools for authentic assessment</w:t>
      </w:r>
      <w:r w:rsidR="0082390E" w:rsidRPr="00B60D70">
        <w:rPr>
          <w:rFonts w:ascii="TH SarabunPSK" w:hAnsi="TH SarabunPSK" w:cs="TH SarabunPSK" w:hint="cs"/>
          <w:cs/>
        </w:rPr>
        <w:t xml:space="preserve"> </w:t>
      </w:r>
      <w:r w:rsidRPr="00B60D70">
        <w:rPr>
          <w:rFonts w:ascii="TH SarabunPSK" w:hAnsi="TH SarabunPSK" w:cs="TH SarabunPSK" w:hint="cs"/>
        </w:rPr>
        <w:t>and competency- based assessment. Using results of educational quality assessment for school development, using information assessment to conduct educational quality assurance.</w:t>
      </w:r>
    </w:p>
    <w:p w14:paraId="5E0925AF" w14:textId="77777777" w:rsidR="00E803C0" w:rsidRPr="00B60D70" w:rsidRDefault="00E803C0" w:rsidP="00592146">
      <w:pPr>
        <w:rPr>
          <w:rFonts w:ascii="TH SarabunPSK" w:hAnsi="TH SarabunPSK" w:cs="TH SarabunPSK"/>
          <w:b/>
          <w:bCs/>
          <w:sz w:val="24"/>
          <w:szCs w:val="24"/>
        </w:rPr>
      </w:pPr>
      <w:r w:rsidRPr="00B60D70">
        <w:rPr>
          <w:rFonts w:ascii="TH SarabunPSK" w:hAnsi="TH SarabunPSK" w:cs="TH SarabunPSK" w:hint="cs"/>
          <w:b/>
          <w:bCs/>
          <w:cs/>
        </w:rPr>
        <w:t>ผลลัพธ์การเรียนรู้ของรายวิชา</w:t>
      </w:r>
    </w:p>
    <w:p w14:paraId="10E4D693" w14:textId="77777777" w:rsidR="00E403E5" w:rsidRPr="00B60D70" w:rsidRDefault="00E803C0" w:rsidP="00FF7D50">
      <w:pPr>
        <w:pStyle w:val="af9"/>
        <w:numPr>
          <w:ilvl w:val="0"/>
          <w:numId w:val="72"/>
        </w:numPr>
        <w:rPr>
          <w:rFonts w:ascii="TH SarabunPSK" w:hAnsi="TH SarabunPSK" w:cs="TH SarabunPSK"/>
        </w:rPr>
      </w:pPr>
      <w:r w:rsidRPr="00B60D70">
        <w:rPr>
          <w:rFonts w:ascii="TH SarabunPSK" w:hAnsi="TH SarabunPSK" w:cs="TH SarabunPSK" w:hint="cs"/>
          <w:cs/>
        </w:rPr>
        <w:t xml:space="preserve">อธิบายแนวคิดการวัดและประเมินผลการเรียนรู้ และเลือกใช้เครื่องมือวัดผลและประเมินผลการเรียนรู้ได้อย่างสอดคล้องกับผลลัพธ์การเรียนรู้ที่คาดหวัง </w:t>
      </w:r>
    </w:p>
    <w:p w14:paraId="1FF7950D" w14:textId="6796EFA7" w:rsidR="00E803C0" w:rsidRPr="00B60D70" w:rsidRDefault="00E803C0" w:rsidP="00FF7D50">
      <w:pPr>
        <w:pStyle w:val="af9"/>
        <w:numPr>
          <w:ilvl w:val="0"/>
          <w:numId w:val="72"/>
        </w:numPr>
        <w:rPr>
          <w:rFonts w:ascii="TH SarabunPSK" w:hAnsi="TH SarabunPSK" w:cs="TH SarabunPSK"/>
        </w:rPr>
      </w:pPr>
      <w:r w:rsidRPr="00B60D70">
        <w:rPr>
          <w:rFonts w:ascii="TH SarabunPSK" w:hAnsi="TH SarabunPSK" w:cs="TH SarabunPSK" w:hint="cs"/>
          <w:cs/>
        </w:rPr>
        <w:t>อธิบายระบบการประกันคุณภาพและการพัฒนาคุณภาพในระดับอาชีวศึกษา</w:t>
      </w:r>
    </w:p>
    <w:p w14:paraId="781DCB77" w14:textId="5ECD5D0A" w:rsidR="00E803C0" w:rsidRPr="00B60D70" w:rsidRDefault="00E803C0" w:rsidP="00FF7D50">
      <w:pPr>
        <w:pStyle w:val="af9"/>
        <w:numPr>
          <w:ilvl w:val="0"/>
          <w:numId w:val="72"/>
        </w:numPr>
        <w:rPr>
          <w:rFonts w:ascii="TH SarabunPSK" w:hAnsi="TH SarabunPSK" w:cs="TH SarabunPSK"/>
        </w:rPr>
      </w:pPr>
      <w:r w:rsidRPr="00B60D70">
        <w:rPr>
          <w:rFonts w:ascii="TH SarabunPSK" w:hAnsi="TH SarabunPSK" w:cs="TH SarabunPSK" w:hint="cs"/>
          <w:cs/>
        </w:rPr>
        <w:lastRenderedPageBreak/>
        <w:t>สร้างเครื่องมือวัดผลการเรียนรู้ด้านความรู้ เจตคติ และทักษะปฏิบัติ และหาคุณภาพ</w:t>
      </w:r>
      <w:r w:rsidR="00AC5DFC" w:rsidRPr="00B60D70">
        <w:rPr>
          <w:rFonts w:ascii="TH SarabunPSK" w:hAnsi="TH SarabunPSK" w:cs="TH SarabunPSK" w:hint="cs"/>
          <w:cs/>
        </w:rPr>
        <w:t>เครื่องมือ</w:t>
      </w:r>
    </w:p>
    <w:p w14:paraId="2A1399D4" w14:textId="05CC672D" w:rsidR="00E803C0" w:rsidRPr="00B60D70" w:rsidRDefault="00E803C0" w:rsidP="00FF7D50">
      <w:pPr>
        <w:pStyle w:val="af9"/>
        <w:numPr>
          <w:ilvl w:val="0"/>
          <w:numId w:val="72"/>
        </w:numPr>
        <w:rPr>
          <w:rFonts w:ascii="TH SarabunPSK" w:hAnsi="TH SarabunPSK" w:cs="TH SarabunPSK"/>
        </w:rPr>
      </w:pPr>
      <w:r w:rsidRPr="00B60D70">
        <w:rPr>
          <w:rFonts w:ascii="TH SarabunPSK" w:hAnsi="TH SarabunPSK" w:cs="TH SarabunPSK" w:hint="cs"/>
          <w:cs/>
        </w:rPr>
        <w:t>สร้างเครื่องมือวัดประเมินผล และใช้ผลการวัดประเมิน เพื่อใช้ในการพัฒนาผู้เรียนด้วยการวิจัยเพื่อพัฒนาการเรียนรู้</w:t>
      </w:r>
    </w:p>
    <w:p w14:paraId="624580BE" w14:textId="53929B4E" w:rsidR="00E803C0" w:rsidRPr="00B60D70" w:rsidRDefault="00E803C0" w:rsidP="00592146">
      <w:pPr>
        <w:rPr>
          <w:rFonts w:ascii="TH SarabunPSK" w:hAnsi="TH SarabunPSK" w:cs="TH SarabunPSK"/>
        </w:rPr>
      </w:pPr>
    </w:p>
    <w:p w14:paraId="1F68EF43" w14:textId="2F70FCA1" w:rsidR="00E803C0" w:rsidRPr="00B60D70" w:rsidRDefault="00F551BD" w:rsidP="003A1B73">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423" w:name="_Toc179246052"/>
      <w:bookmarkStart w:id="424" w:name="_Toc179656420"/>
      <w:bookmarkStart w:id="425" w:name="_Toc180609500"/>
      <w:bookmarkStart w:id="426" w:name="_Toc191634116"/>
      <w:r w:rsidRPr="00B60D70">
        <w:rPr>
          <w:rFonts w:ascii="TH SarabunPSK" w:hAnsi="TH SarabunPSK" w:cs="TH SarabunPSK" w:hint="cs"/>
        </w:rPr>
        <w:t xml:space="preserve">IED </w:t>
      </w:r>
      <w:r w:rsidR="00E803C0" w:rsidRPr="00B60D70">
        <w:rPr>
          <w:rFonts w:ascii="TH SarabunPSK" w:hAnsi="TH SarabunPSK" w:cs="TH SarabunPSK" w:hint="cs"/>
        </w:rPr>
        <w:t>445</w:t>
      </w:r>
      <w:r w:rsidR="00E803C0" w:rsidRPr="00B60D70">
        <w:rPr>
          <w:rFonts w:ascii="TH SarabunPSK" w:hAnsi="TH SarabunPSK" w:cs="TH SarabunPSK" w:hint="cs"/>
        </w:rPr>
        <w:tab/>
      </w:r>
      <w:r w:rsidR="00E803C0" w:rsidRPr="00B60D70">
        <w:rPr>
          <w:rFonts w:ascii="TH SarabunPSK" w:hAnsi="TH SarabunPSK" w:cs="TH SarabunPSK" w:hint="cs"/>
          <w:cs/>
        </w:rPr>
        <w:t>การวิจัยพัฒนาการเรียนรู้เพื่อยกระดับสมรรถนะวิชาชีพ</w:t>
      </w:r>
      <w:r w:rsidR="00E803C0" w:rsidRPr="00B60D70">
        <w:rPr>
          <w:rFonts w:ascii="TH SarabunPSK" w:hAnsi="TH SarabunPSK" w:cs="TH SarabunPSK" w:hint="cs"/>
        </w:rPr>
        <w:t xml:space="preserve"> </w:t>
      </w:r>
      <w:r w:rsidR="00E803C0" w:rsidRPr="00B60D70">
        <w:rPr>
          <w:rFonts w:ascii="TH SarabunPSK" w:hAnsi="TH SarabunPSK" w:cs="TH SarabunPSK" w:hint="cs"/>
        </w:rPr>
        <w:tab/>
        <w:t>3 (2-2-6)</w:t>
      </w:r>
      <w:bookmarkEnd w:id="423"/>
      <w:bookmarkEnd w:id="424"/>
      <w:bookmarkEnd w:id="425"/>
      <w:bookmarkEnd w:id="426"/>
    </w:p>
    <w:p w14:paraId="17AFA8F2" w14:textId="1A0F6E43" w:rsidR="00E803C0" w:rsidRPr="00B60D70" w:rsidRDefault="00E803C0" w:rsidP="003A1B73">
      <w:pPr>
        <w:shd w:val="clear" w:color="auto" w:fill="D9D9D9" w:themeFill="background1" w:themeFillShade="D9"/>
        <w:tabs>
          <w:tab w:val="left" w:pos="993"/>
        </w:tabs>
        <w:rPr>
          <w:rFonts w:ascii="TH SarabunPSK" w:hAnsi="TH SarabunPSK" w:cs="TH SarabunPSK"/>
          <w:b/>
          <w:bCs/>
        </w:rPr>
      </w:pPr>
      <w:r w:rsidRPr="00B60D70">
        <w:rPr>
          <w:rFonts w:ascii="TH SarabunPSK" w:hAnsi="TH SarabunPSK" w:cs="TH SarabunPSK" w:hint="cs"/>
          <w:b/>
          <w:bCs/>
        </w:rPr>
        <w:tab/>
      </w:r>
      <w:r w:rsidR="00F92F69" w:rsidRPr="00B60D70">
        <w:rPr>
          <w:rFonts w:ascii="TH SarabunPSK" w:hAnsi="TH SarabunPSK" w:cs="TH SarabunPSK"/>
          <w:b/>
          <w:bCs/>
        </w:rPr>
        <w:t>(</w:t>
      </w:r>
      <w:r w:rsidRPr="00B60D70">
        <w:rPr>
          <w:rFonts w:ascii="TH SarabunPSK" w:hAnsi="TH SarabunPSK" w:cs="TH SarabunPSK" w:hint="cs"/>
          <w:b/>
          <w:bCs/>
        </w:rPr>
        <w:t xml:space="preserve">Research </w:t>
      </w:r>
      <w:r w:rsidR="00F92F69" w:rsidRPr="00B60D70">
        <w:rPr>
          <w:rFonts w:ascii="TH SarabunPSK" w:hAnsi="TH SarabunPSK" w:cs="TH SarabunPSK"/>
          <w:b/>
          <w:bCs/>
        </w:rPr>
        <w:t>on Learning Development to Enhance Professional Competency)</w:t>
      </w:r>
    </w:p>
    <w:p w14:paraId="48F109F4" w14:textId="5A488D20" w:rsidR="00E803C0" w:rsidRPr="00B60D70" w:rsidRDefault="00E803C0" w:rsidP="00592146">
      <w:pPr>
        <w:rPr>
          <w:rFonts w:ascii="TH SarabunPSK" w:hAnsi="TH SarabunPSK" w:cs="TH SarabunPSK"/>
          <w:b/>
          <w:bCs/>
          <w:sz w:val="24"/>
          <w:szCs w:val="24"/>
        </w:rPr>
      </w:pPr>
      <w:r w:rsidRPr="00B60D70">
        <w:rPr>
          <w:rFonts w:ascii="TH SarabunPSK" w:hAnsi="TH SarabunPSK" w:cs="TH SarabunPSK" w:hint="cs"/>
          <w:b/>
          <w:bCs/>
          <w:cs/>
        </w:rPr>
        <w:t>วิชาบังคับก่อน : ไม่มี</w:t>
      </w:r>
    </w:p>
    <w:p w14:paraId="6217BEC3" w14:textId="1B2E1100" w:rsidR="00E803C0" w:rsidRPr="00B60D70" w:rsidRDefault="00E803C0" w:rsidP="003A1B73">
      <w:pPr>
        <w:ind w:firstLine="720"/>
        <w:rPr>
          <w:rFonts w:ascii="TH SarabunPSK" w:hAnsi="TH SarabunPSK" w:cs="TH SarabunPSK"/>
          <w:sz w:val="24"/>
          <w:szCs w:val="24"/>
        </w:rPr>
      </w:pPr>
      <w:r w:rsidRPr="00B60D70">
        <w:rPr>
          <w:rFonts w:ascii="TH SarabunPSK" w:hAnsi="TH SarabunPSK" w:cs="TH SarabunPSK" w:hint="cs"/>
          <w:cs/>
        </w:rPr>
        <w:t>หลักการ แนวคิด แนวปฏิบัติในการวิจัย การใช้และผลิตงานวิจัยเพื่อพัฒนาการเรียนรู้ การ ประยุกต์ใช้เทคโนโลยีสารสนเทศเพื่อการสืบค้นสารสนเทศและการเรียนรู้ การระบุปัญหาวิจัย ทางช่างอุตสาหกรรม และการ วิจัยพัฒนาการจัดการเรียนรู้ การวิจัยเพื่อแก้ปัญหาในชั้นเรียน การพัฒนาและแก้ปัญหาผู้เรียนในสาขาช่าง อุตสาหกรรมออกแบบเครื่องมือวัดผลตัวแปร(ตาม) ที่เป็นปัญหา</w:t>
      </w:r>
      <w:r w:rsidR="00BD7F9D" w:rsidRPr="00B60D70">
        <w:rPr>
          <w:rFonts w:ascii="TH SarabunPSK" w:hAnsi="TH SarabunPSK" w:cs="TH SarabunPSK" w:hint="cs"/>
        </w:rPr>
        <w:t xml:space="preserve">  </w:t>
      </w:r>
      <w:r w:rsidRPr="00B60D70">
        <w:rPr>
          <w:rFonts w:ascii="TH SarabunPSK" w:hAnsi="TH SarabunPSK" w:cs="TH SarabunPSK" w:hint="cs"/>
          <w:cs/>
        </w:rPr>
        <w:t>การประยุกต์ใช้เทคโนโลยีสารสนเทศเพื่อการสืบค้นสารสนเทศและการเรียนรู้ เพื่อออกแบบการเรียนรู้ ประกอบด้วย แผนการจัดการเรียนรู้ กิจกรรม และสื่อต่าง</w:t>
      </w:r>
      <w:r w:rsidR="00D420AC" w:rsidRPr="00B60D70">
        <w:rPr>
          <w:rFonts w:ascii="TH SarabunPSK" w:hAnsi="TH SarabunPSK" w:cs="TH SarabunPSK" w:hint="cs"/>
          <w:cs/>
        </w:rPr>
        <w:t xml:space="preserve"> ๆ</w:t>
      </w:r>
      <w:r w:rsidRPr="00B60D70">
        <w:rPr>
          <w:rFonts w:ascii="TH SarabunPSK" w:hAnsi="TH SarabunPSK" w:cs="TH SarabunPSK" w:hint="cs"/>
          <w:cs/>
        </w:rPr>
        <w:t xml:space="preserve"> ได้ตามหลักการ และ สนับสนุนให้ผู้เรียนบรรลุผลลัพธ์การเรียนรู้ ทางช่างอุตสาหกรรม การปฏิบัติการวิจัย เพื่อส่งเสริมสมรรถนะผู้เรียน ด้วยการบูรณาการทักษะการโค้ช ร่วมกับแนวทางการเรียนรู้อื่น</w:t>
      </w:r>
      <w:r w:rsidR="00BD7F9D" w:rsidRPr="00B60D70">
        <w:rPr>
          <w:rFonts w:ascii="TH SarabunPSK" w:hAnsi="TH SarabunPSK" w:cs="TH SarabunPSK" w:hint="cs"/>
        </w:rPr>
        <w:t xml:space="preserve"> </w:t>
      </w:r>
      <w:r w:rsidRPr="00B60D70">
        <w:rPr>
          <w:rFonts w:ascii="TH SarabunPSK" w:hAnsi="TH SarabunPSK" w:cs="TH SarabunPSK" w:hint="cs"/>
        </w:rPr>
        <w:t xml:space="preserve"> </w:t>
      </w:r>
      <w:r w:rsidRPr="00B60D70">
        <w:rPr>
          <w:rFonts w:ascii="TH SarabunPSK" w:hAnsi="TH SarabunPSK" w:cs="TH SarabunPSK" w:hint="cs"/>
          <w:cs/>
        </w:rPr>
        <w:t>การเก็บข้อมูลตัวแปร ตามบริบทของปัญหาวิจัย การวิเคราะห์ข้อมูล การเขียนรายงานวิจัย ทางช่างอุตสาหกรรม และการวิจัยพัฒนาการจัดการเรียนรู้ การวิจัยเพื่อแก้ปัญหาในชั้นเรียน การพัฒนาและแก้ปัญหาผู้เรียนในสาขาช่าง อุตสาหกรรม</w:t>
      </w:r>
      <w:r w:rsidRPr="00B60D70">
        <w:rPr>
          <w:rFonts w:ascii="TH SarabunPSK" w:hAnsi="TH SarabunPSK" w:cs="TH SarabunPSK" w:hint="cs"/>
        </w:rPr>
        <w:t> </w:t>
      </w:r>
    </w:p>
    <w:p w14:paraId="43FE38F9" w14:textId="0F9CF14E" w:rsidR="00E803C0" w:rsidRPr="00B60D70" w:rsidRDefault="00E803C0" w:rsidP="003A1B73">
      <w:pPr>
        <w:ind w:firstLine="720"/>
        <w:rPr>
          <w:rFonts w:ascii="TH SarabunPSK" w:hAnsi="TH SarabunPSK" w:cs="TH SarabunPSK"/>
          <w:sz w:val="24"/>
          <w:szCs w:val="24"/>
        </w:rPr>
      </w:pPr>
      <w:r w:rsidRPr="00B60D70">
        <w:rPr>
          <w:rFonts w:ascii="TH SarabunPSK" w:hAnsi="TH SarabunPSK" w:cs="TH SarabunPSK" w:hint="cs"/>
        </w:rPr>
        <w:t xml:space="preserve">Principles, concept and guidelines for research. Using and producing research works to improve learning. Application of information technology for information and knowledge inquiry and learning. Identification the problem in </w:t>
      </w:r>
      <w:r w:rsidR="00F47A84" w:rsidRPr="00B60D70">
        <w:rPr>
          <w:rFonts w:ascii="TH SarabunPSK" w:hAnsi="TH SarabunPSK" w:cs="TH SarabunPSK" w:hint="cs"/>
        </w:rPr>
        <w:t>industrial research</w:t>
      </w:r>
      <w:r w:rsidRPr="00B60D70">
        <w:rPr>
          <w:rFonts w:ascii="TH SarabunPSK" w:hAnsi="TH SarabunPSK" w:cs="TH SarabunPSK" w:hint="cs"/>
        </w:rPr>
        <w:t xml:space="preserve"> and </w:t>
      </w:r>
      <w:r w:rsidR="00F47A84" w:rsidRPr="00B60D70">
        <w:rPr>
          <w:rFonts w:ascii="TH SarabunPSK" w:hAnsi="TH SarabunPSK" w:cs="TH SarabunPSK" w:hint="cs"/>
        </w:rPr>
        <w:t>research</w:t>
      </w:r>
      <w:r w:rsidRPr="00B60D70">
        <w:rPr>
          <w:rFonts w:ascii="TH SarabunPSK" w:hAnsi="TH SarabunPSK" w:cs="TH SarabunPSK" w:hint="cs"/>
        </w:rPr>
        <w:t xml:space="preserve"> for learning improvement and classroom or action research. Use of research in improvement of industrial students’ learning ability and their learning problems.</w:t>
      </w:r>
      <w:r w:rsidR="00F47A84" w:rsidRPr="00B60D70">
        <w:rPr>
          <w:rFonts w:ascii="TH SarabunPSK" w:hAnsi="TH SarabunPSK" w:cs="TH SarabunPSK" w:hint="cs"/>
          <w:cs/>
        </w:rPr>
        <w:t xml:space="preserve"> </w:t>
      </w:r>
      <w:r w:rsidRPr="00B60D70">
        <w:rPr>
          <w:rFonts w:ascii="TH SarabunPSK" w:hAnsi="TH SarabunPSK" w:cs="TH SarabunPSK" w:hint="cs"/>
        </w:rPr>
        <w:t>Application of information technology for information and knowledge inquiry and learning design learning approach consisting of a learning management plan, activities</w:t>
      </w:r>
      <w:r w:rsidR="00BD7F9D" w:rsidRPr="00B60D70">
        <w:rPr>
          <w:rFonts w:ascii="TH SarabunPSK" w:hAnsi="TH SarabunPSK" w:cs="TH SarabunPSK" w:hint="cs"/>
        </w:rPr>
        <w:t xml:space="preserve"> </w:t>
      </w:r>
      <w:r w:rsidRPr="00B60D70">
        <w:rPr>
          <w:rFonts w:ascii="TH SarabunPSK" w:hAnsi="TH SarabunPSK" w:cs="TH SarabunPSK" w:hint="cs"/>
        </w:rPr>
        <w:t>and various media according to the principles and support learners to achieve the .Organizing learning by integrating coaching skills and others learning approach</w:t>
      </w:r>
      <w:r w:rsidR="00BD7F9D" w:rsidRPr="00B60D70">
        <w:rPr>
          <w:rFonts w:ascii="TH SarabunPSK" w:hAnsi="TH SarabunPSK" w:cs="TH SarabunPSK" w:hint="cs"/>
        </w:rPr>
        <w:t xml:space="preserve"> </w:t>
      </w:r>
      <w:r w:rsidRPr="00B60D70">
        <w:rPr>
          <w:rFonts w:ascii="TH SarabunPSK" w:hAnsi="TH SarabunPSK" w:cs="TH SarabunPSK" w:hint="cs"/>
        </w:rPr>
        <w:t>for conducting a research to support students competencies , Data collection, assessment the variable of learning development in the context of the research problem, analysis data, writing research report in an industrial research and a research for learning improvement and classroom or action research. Use of research in improvement of industrial students’ learning ability and their learning problems.</w:t>
      </w:r>
    </w:p>
    <w:p w14:paraId="48ECAA5E" w14:textId="77777777" w:rsidR="00E803C0" w:rsidRPr="00B60D70" w:rsidRDefault="00E803C0" w:rsidP="00592146">
      <w:pPr>
        <w:rPr>
          <w:rFonts w:ascii="TH SarabunPSK" w:hAnsi="TH SarabunPSK" w:cs="TH SarabunPSK"/>
          <w:b/>
          <w:bCs/>
          <w:sz w:val="24"/>
          <w:szCs w:val="24"/>
        </w:rPr>
      </w:pPr>
      <w:r w:rsidRPr="00B60D70">
        <w:rPr>
          <w:rFonts w:ascii="TH SarabunPSK" w:hAnsi="TH SarabunPSK" w:cs="TH SarabunPSK" w:hint="cs"/>
          <w:b/>
          <w:bCs/>
          <w:cs/>
        </w:rPr>
        <w:t>ผลลัพธ์การเรียนรู้ของรายวิชา</w:t>
      </w:r>
    </w:p>
    <w:p w14:paraId="3A50AE64" w14:textId="77777777" w:rsidR="00E803C0" w:rsidRPr="00B60D70" w:rsidRDefault="00E803C0" w:rsidP="00FF7D50">
      <w:pPr>
        <w:pStyle w:val="af9"/>
        <w:numPr>
          <w:ilvl w:val="0"/>
          <w:numId w:val="73"/>
        </w:numPr>
        <w:rPr>
          <w:rFonts w:ascii="TH SarabunPSK" w:hAnsi="TH SarabunPSK" w:cs="TH SarabunPSK"/>
        </w:rPr>
      </w:pPr>
      <w:r w:rsidRPr="00B60D70">
        <w:rPr>
          <w:rFonts w:ascii="TH SarabunPSK" w:hAnsi="TH SarabunPSK" w:cs="TH SarabunPSK" w:hint="cs"/>
          <w:cs/>
        </w:rPr>
        <w:t>ระบุกลุ่มเป้าหมาย ระบุตัวแปรที่เป็นปัญหา หรือต้องการพัฒนา และออกแบบเครื่องมือวัดผลตัวแปร ได้มาตรฐาน</w:t>
      </w:r>
      <w:r w:rsidRPr="00B60D70">
        <w:rPr>
          <w:rFonts w:ascii="TH SarabunPSK" w:hAnsi="TH SarabunPSK" w:cs="TH SarabunPSK" w:hint="cs"/>
        </w:rPr>
        <w:t xml:space="preserve"> </w:t>
      </w:r>
      <w:r w:rsidRPr="00B60D70">
        <w:rPr>
          <w:rFonts w:ascii="TH SarabunPSK" w:hAnsi="TH SarabunPSK" w:cs="TH SarabunPSK" w:hint="cs"/>
          <w:cs/>
        </w:rPr>
        <w:t>มีคุณภาพตามหลักทฤษฎี</w:t>
      </w:r>
    </w:p>
    <w:p w14:paraId="443F0ECA" w14:textId="36CEFCCB" w:rsidR="00E803C0" w:rsidRPr="00B60D70" w:rsidRDefault="00E803C0" w:rsidP="00FF7D50">
      <w:pPr>
        <w:pStyle w:val="af9"/>
        <w:numPr>
          <w:ilvl w:val="0"/>
          <w:numId w:val="73"/>
        </w:numPr>
        <w:rPr>
          <w:rFonts w:ascii="TH SarabunPSK" w:hAnsi="TH SarabunPSK" w:cs="TH SarabunPSK"/>
        </w:rPr>
      </w:pPr>
      <w:r w:rsidRPr="00B60D70">
        <w:rPr>
          <w:rFonts w:ascii="TH SarabunPSK" w:hAnsi="TH SarabunPSK" w:cs="TH SarabunPSK" w:hint="cs"/>
          <w:cs/>
        </w:rPr>
        <w:lastRenderedPageBreak/>
        <w:t>ออกแบบการเรียนรู้ ประกอบด้วย แผนการจัดการเรียนรู้ กิจกรรม และ สื่อต่าง</w:t>
      </w:r>
      <w:r w:rsidR="00D420AC" w:rsidRPr="00B60D70">
        <w:rPr>
          <w:rFonts w:ascii="TH SarabunPSK" w:hAnsi="TH SarabunPSK" w:cs="TH SarabunPSK" w:hint="cs"/>
          <w:cs/>
        </w:rPr>
        <w:t xml:space="preserve"> ๆ</w:t>
      </w:r>
      <w:r w:rsidRPr="00B60D70">
        <w:rPr>
          <w:rFonts w:ascii="TH SarabunPSK" w:hAnsi="TH SarabunPSK" w:cs="TH SarabunPSK" w:hint="cs"/>
          <w:cs/>
        </w:rPr>
        <w:t xml:space="preserve"> เพื่อพัฒนาตัวชี้วัดของผลลัพธ์การเรียนรู้ โดยมีหลักการรองรับ</w:t>
      </w:r>
    </w:p>
    <w:p w14:paraId="42273AC4" w14:textId="7C027FE2" w:rsidR="00E803C0" w:rsidRPr="00B60D70" w:rsidRDefault="00E803C0" w:rsidP="00FF7D50">
      <w:pPr>
        <w:pStyle w:val="af9"/>
        <w:numPr>
          <w:ilvl w:val="0"/>
          <w:numId w:val="73"/>
        </w:numPr>
        <w:rPr>
          <w:rFonts w:ascii="TH SarabunPSK" w:hAnsi="TH SarabunPSK" w:cs="TH SarabunPSK"/>
        </w:rPr>
      </w:pPr>
      <w:r w:rsidRPr="00B60D70">
        <w:rPr>
          <w:rFonts w:ascii="TH SarabunPSK" w:hAnsi="TH SarabunPSK" w:cs="TH SarabunPSK" w:hint="cs"/>
          <w:cs/>
        </w:rPr>
        <w:t>ปฏิบัติการวิจัยพัฒนาสมรรถนะผู้เรียน ด้วยการจัดการเรียนรู้ที่บูรณาการทักษะการโค้ช ร่วมกับวิธีอื่น</w:t>
      </w:r>
      <w:r w:rsidR="00BD7F9D" w:rsidRPr="00B60D70">
        <w:rPr>
          <w:rFonts w:ascii="TH SarabunPSK" w:hAnsi="TH SarabunPSK" w:cs="TH SarabunPSK" w:hint="cs"/>
        </w:rPr>
        <w:t xml:space="preserve"> </w:t>
      </w:r>
      <w:r w:rsidRPr="00B60D70">
        <w:rPr>
          <w:rFonts w:ascii="TH SarabunPSK" w:hAnsi="TH SarabunPSK" w:cs="TH SarabunPSK" w:hint="cs"/>
          <w:cs/>
        </w:rPr>
        <w:t>เก็บข้อมูล วิเคราะห์ข้อมูลด้วยสถิติที่สอดคล้องกับข้อตกลงเบื้องต้น</w:t>
      </w:r>
      <w:r w:rsidR="00BD7F9D" w:rsidRPr="00B60D70">
        <w:rPr>
          <w:rFonts w:ascii="TH SarabunPSK" w:hAnsi="TH SarabunPSK" w:cs="TH SarabunPSK" w:hint="cs"/>
        </w:rPr>
        <w:t xml:space="preserve"> </w:t>
      </w:r>
      <w:r w:rsidRPr="00B60D70">
        <w:rPr>
          <w:rFonts w:ascii="TH SarabunPSK" w:hAnsi="TH SarabunPSK" w:cs="TH SarabunPSK" w:hint="cs"/>
          <w:cs/>
        </w:rPr>
        <w:t>นำเสนอผลการวิจัย อภิปรายผล และเสนอแนะ ได้กระชับ ครบถ้วน และถูกต้องตามหลักการ</w:t>
      </w:r>
    </w:p>
    <w:bookmarkEnd w:id="406"/>
    <w:p w14:paraId="760653CE" w14:textId="77777777" w:rsidR="00E803C0" w:rsidRPr="00B60D70" w:rsidRDefault="00E803C0" w:rsidP="00592146">
      <w:pPr>
        <w:rPr>
          <w:rFonts w:ascii="TH SarabunPSK" w:hAnsi="TH SarabunPSK" w:cs="TH SarabunPSK"/>
        </w:rPr>
      </w:pPr>
    </w:p>
    <w:p w14:paraId="3BC4881C" w14:textId="1A7EC6EB" w:rsidR="009E6917" w:rsidRPr="00B60D70" w:rsidRDefault="00D756E0" w:rsidP="003A1B73">
      <w:pPr>
        <w:pStyle w:val="3"/>
        <w:numPr>
          <w:ilvl w:val="0"/>
          <w:numId w:val="0"/>
        </w:numPr>
        <w:ind w:left="720" w:hanging="720"/>
        <w:rPr>
          <w:rFonts w:ascii="TH SarabunPSK" w:hAnsi="TH SarabunPSK" w:cs="TH SarabunPSK"/>
        </w:rPr>
      </w:pPr>
      <w:bookmarkStart w:id="427" w:name="_Toc161400034"/>
      <w:bookmarkStart w:id="428" w:name="_Toc161496946"/>
      <w:bookmarkStart w:id="429" w:name="_Toc164329154"/>
      <w:bookmarkStart w:id="430" w:name="_Toc179226598"/>
      <w:bookmarkStart w:id="431" w:name="_Toc179246053"/>
      <w:bookmarkStart w:id="432" w:name="_Toc179656421"/>
      <w:bookmarkStart w:id="433" w:name="_Toc180609501"/>
      <w:bookmarkStart w:id="434" w:name="_Toc191634117"/>
      <w:r w:rsidRPr="00B60D70">
        <w:rPr>
          <w:rFonts w:ascii="TH SarabunPSK" w:hAnsi="TH SarabunPSK" w:cs="TH SarabunPSK" w:hint="cs"/>
          <w:cs/>
          <w:lang w:val="th-TH"/>
        </w:rPr>
        <w:t>ข</w:t>
      </w:r>
      <w:r w:rsidRPr="00B60D70">
        <w:rPr>
          <w:rFonts w:ascii="TH SarabunPSK" w:hAnsi="TH SarabunPSK" w:cs="TH SarabunPSK" w:hint="cs"/>
        </w:rPr>
        <w:t>.1.2</w:t>
      </w:r>
      <w:r w:rsidRPr="00B60D70">
        <w:rPr>
          <w:rFonts w:ascii="TH SarabunPSK" w:hAnsi="TH SarabunPSK" w:cs="TH SarabunPSK" w:hint="cs"/>
          <w:cs/>
        </w:rPr>
        <w:t xml:space="preserve"> </w:t>
      </w:r>
      <w:r w:rsidRPr="00B60D70">
        <w:rPr>
          <w:rFonts w:ascii="TH SarabunPSK" w:hAnsi="TH SarabunPSK" w:cs="TH SarabunPSK" w:hint="cs"/>
          <w:cs/>
          <w:lang w:val="th-TH"/>
        </w:rPr>
        <w:t>วิชาชีพครูเฉพาะ</w:t>
      </w:r>
      <w:r w:rsidR="003570B6" w:rsidRPr="00B60D70">
        <w:rPr>
          <w:rFonts w:ascii="TH SarabunPSK" w:hAnsi="TH SarabunPSK" w:cs="TH SarabunPSK"/>
          <w:cs/>
          <w:lang w:val="th-TH"/>
        </w:rPr>
        <w:t>ทางครุศาสตร์โยธา</w:t>
      </w:r>
      <w:r w:rsidR="00BD7F9D" w:rsidRPr="00B60D70">
        <w:rPr>
          <w:rFonts w:ascii="TH SarabunPSK" w:hAnsi="TH SarabunPSK" w:cs="TH SarabunPSK" w:hint="cs"/>
        </w:rPr>
        <w:t xml:space="preserve"> </w:t>
      </w:r>
      <w:r w:rsidRPr="00B60D70">
        <w:rPr>
          <w:rFonts w:ascii="TH SarabunPSK" w:hAnsi="TH SarabunPSK" w:cs="TH SarabunPSK" w:hint="cs"/>
        </w:rPr>
        <w:t xml:space="preserve">22 </w:t>
      </w:r>
      <w:r w:rsidRPr="00B60D70">
        <w:rPr>
          <w:rFonts w:ascii="TH SarabunPSK" w:hAnsi="TH SarabunPSK" w:cs="TH SarabunPSK" w:hint="cs"/>
          <w:cs/>
          <w:lang w:val="th-TH"/>
        </w:rPr>
        <w:t>หน่วยกิต</w:t>
      </w:r>
      <w:bookmarkEnd w:id="427"/>
      <w:bookmarkEnd w:id="428"/>
      <w:bookmarkEnd w:id="429"/>
      <w:bookmarkEnd w:id="430"/>
      <w:bookmarkEnd w:id="431"/>
      <w:bookmarkEnd w:id="432"/>
      <w:bookmarkEnd w:id="433"/>
      <w:bookmarkEnd w:id="434"/>
    </w:p>
    <w:p w14:paraId="049582FF" w14:textId="77777777" w:rsidR="003A1B73" w:rsidRPr="00B60D70" w:rsidRDefault="003A1B73" w:rsidP="003A1B73">
      <w:pPr>
        <w:pStyle w:val="4"/>
        <w:numPr>
          <w:ilvl w:val="0"/>
          <w:numId w:val="0"/>
        </w:numPr>
        <w:ind w:left="864" w:hanging="864"/>
        <w:rPr>
          <w:rFonts w:ascii="TH SarabunPSK" w:hAnsi="TH SarabunPSK" w:cs="TH SarabunPSK"/>
        </w:rPr>
      </w:pPr>
      <w:bookmarkStart w:id="435" w:name="_Hlk159406076"/>
    </w:p>
    <w:p w14:paraId="7DA67309" w14:textId="0CE900C7" w:rsidR="009E6917" w:rsidRPr="00B60D70" w:rsidRDefault="00B91175" w:rsidP="003A1B73">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b w:val="0"/>
          <w:bCs w:val="0"/>
        </w:rPr>
      </w:pPr>
      <w:bookmarkStart w:id="436" w:name="_Toc179246054"/>
      <w:bookmarkStart w:id="437" w:name="_Toc179656422"/>
      <w:bookmarkStart w:id="438" w:name="_Toc180609502"/>
      <w:bookmarkStart w:id="439" w:name="_Toc191634118"/>
      <w:r w:rsidRPr="00B60D70">
        <w:rPr>
          <w:rFonts w:ascii="TH SarabunPSK" w:hAnsi="TH SarabunPSK" w:cs="TH SarabunPSK" w:hint="cs"/>
        </w:rPr>
        <w:t xml:space="preserve">CTE </w:t>
      </w:r>
      <w:r w:rsidR="00D756E0" w:rsidRPr="00B60D70">
        <w:rPr>
          <w:rFonts w:ascii="TH SarabunPSK" w:hAnsi="TH SarabunPSK" w:cs="TH SarabunPSK" w:hint="cs"/>
        </w:rPr>
        <w:t>301</w:t>
      </w:r>
      <w:r w:rsidR="00D756E0" w:rsidRPr="00B60D70">
        <w:rPr>
          <w:rFonts w:ascii="TH SarabunPSK" w:hAnsi="TH SarabunPSK" w:cs="TH SarabunPSK" w:hint="cs"/>
          <w:cs/>
        </w:rPr>
        <w:t xml:space="preserve"> </w:t>
      </w:r>
      <w:r w:rsidR="003A1B73" w:rsidRPr="00B60D70">
        <w:rPr>
          <w:rFonts w:ascii="TH SarabunPSK" w:hAnsi="TH SarabunPSK" w:cs="TH SarabunPSK" w:hint="cs"/>
          <w:cs/>
        </w:rPr>
        <w:tab/>
      </w:r>
      <w:r w:rsidR="00D756E0" w:rsidRPr="00B60D70">
        <w:rPr>
          <w:rFonts w:ascii="TH SarabunPSK" w:hAnsi="TH SarabunPSK" w:cs="TH SarabunPSK" w:hint="cs"/>
          <w:cs/>
        </w:rPr>
        <w:t>การพัฒนาทักษะการเป็นครูช่างโยธา</w:t>
      </w:r>
      <w:bookmarkEnd w:id="435"/>
      <w:r w:rsidR="00D756E0" w:rsidRPr="00B60D70">
        <w:rPr>
          <w:rFonts w:ascii="TH SarabunPSK" w:hAnsi="TH SarabunPSK" w:cs="TH SarabunPSK" w:hint="cs"/>
          <w:cs/>
        </w:rPr>
        <w:tab/>
        <w:t>3 (</w:t>
      </w:r>
      <w:r w:rsidR="00D756E0" w:rsidRPr="00B60D70">
        <w:rPr>
          <w:rFonts w:ascii="TH SarabunPSK" w:hAnsi="TH SarabunPSK" w:cs="TH SarabunPSK" w:hint="cs"/>
        </w:rPr>
        <w:t>1</w:t>
      </w:r>
      <w:r w:rsidR="00D756E0" w:rsidRPr="00B60D70">
        <w:rPr>
          <w:rFonts w:ascii="TH SarabunPSK" w:hAnsi="TH SarabunPSK" w:cs="TH SarabunPSK" w:hint="cs"/>
          <w:cs/>
        </w:rPr>
        <w:t>-</w:t>
      </w:r>
      <w:r w:rsidR="00D756E0" w:rsidRPr="00B60D70">
        <w:rPr>
          <w:rFonts w:ascii="TH SarabunPSK" w:hAnsi="TH SarabunPSK" w:cs="TH SarabunPSK" w:hint="cs"/>
        </w:rPr>
        <w:t>4</w:t>
      </w:r>
      <w:r w:rsidR="00D756E0" w:rsidRPr="00B60D70">
        <w:rPr>
          <w:rFonts w:ascii="TH SarabunPSK" w:hAnsi="TH SarabunPSK" w:cs="TH SarabunPSK" w:hint="cs"/>
          <w:cs/>
        </w:rPr>
        <w:t>-6)</w:t>
      </w:r>
      <w:bookmarkEnd w:id="436"/>
      <w:bookmarkEnd w:id="437"/>
      <w:bookmarkEnd w:id="438"/>
      <w:bookmarkEnd w:id="439"/>
    </w:p>
    <w:p w14:paraId="75980A71" w14:textId="77777777" w:rsidR="009E6917" w:rsidRPr="00B60D70" w:rsidRDefault="00D756E0" w:rsidP="003A1B73">
      <w:pPr>
        <w:shd w:val="clear" w:color="auto" w:fill="D9D9D9" w:themeFill="background1" w:themeFillShade="D9"/>
        <w:tabs>
          <w:tab w:val="left" w:pos="993"/>
        </w:tabs>
        <w:rPr>
          <w:rFonts w:ascii="TH SarabunPSK" w:hAnsi="TH SarabunPSK" w:cs="TH SarabunPSK"/>
          <w:b/>
          <w:bCs/>
        </w:rPr>
      </w:pPr>
      <w:bookmarkStart w:id="440" w:name="_Hlk47770672"/>
      <w:r w:rsidRPr="00B60D70">
        <w:rPr>
          <w:rFonts w:ascii="TH SarabunPSK" w:hAnsi="TH SarabunPSK" w:cs="TH SarabunPSK" w:hint="cs"/>
        </w:rPr>
        <w:tab/>
      </w:r>
      <w:r w:rsidRPr="00B60D70">
        <w:rPr>
          <w:rFonts w:ascii="TH SarabunPSK" w:hAnsi="TH SarabunPSK" w:cs="TH SarabunPSK" w:hint="cs"/>
          <w:b/>
          <w:bCs/>
        </w:rPr>
        <w:t>(Development of Teacher Skills for Civil Engineering Educator)</w:t>
      </w:r>
    </w:p>
    <w:p w14:paraId="64D579B9" w14:textId="77777777"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 xml:space="preserve">: </w:t>
      </w:r>
      <w:r w:rsidRPr="00B60D70">
        <w:rPr>
          <w:rFonts w:ascii="TH SarabunPSK" w:hAnsi="TH SarabunPSK" w:cs="TH SarabunPSK" w:hint="cs"/>
          <w:b/>
          <w:bCs/>
          <w:cs/>
          <w:lang w:val="th-TH"/>
        </w:rPr>
        <w:t>ไม่มี</w:t>
      </w:r>
    </w:p>
    <w:p w14:paraId="6CABA4F7" w14:textId="77777777" w:rsidR="009E6917" w:rsidRPr="00B60D70" w:rsidRDefault="00D756E0" w:rsidP="003A1B73">
      <w:pPr>
        <w:ind w:firstLine="720"/>
        <w:rPr>
          <w:rFonts w:ascii="TH SarabunPSK" w:hAnsi="TH SarabunPSK" w:cs="TH SarabunPSK"/>
          <w:cs/>
        </w:rPr>
      </w:pPr>
      <w:r w:rsidRPr="00B60D70">
        <w:rPr>
          <w:rFonts w:ascii="TH SarabunPSK" w:hAnsi="TH SarabunPSK" w:cs="TH SarabunPSK" w:hint="cs"/>
          <w:cs/>
          <w:lang w:val="th-TH"/>
        </w:rPr>
        <w:t>การพัฒนาบุคลิกลักษณะของความเป็นครู ได้แก่ การลำดับเพื่ออธิบายเนื้อหา การใช้น้ำเสียง การใช้สีหน้า การเคลื่อนไหว และการใช้ท่าทางที่เหมาะสมต่อการสอน ฝึกปฏิบัติทักษะการสอนแบบจุลภาค ประกอบด้วย ทักษะการเร้าความสนใจ ทักษะการตั้งคำถาม ทักษะการบรรยายประกอบภาพ และทักษะการเขียนกระดาน</w:t>
      </w:r>
      <w:r w:rsidRPr="00B60D70">
        <w:rPr>
          <w:rFonts w:ascii="TH SarabunPSK" w:hAnsi="TH SarabunPSK" w:cs="TH SarabunPSK" w:hint="cs"/>
        </w:rPr>
        <w:t xml:space="preserve"> </w:t>
      </w:r>
      <w:r w:rsidRPr="00B60D70">
        <w:rPr>
          <w:rFonts w:ascii="TH SarabunPSK" w:hAnsi="TH SarabunPSK" w:cs="TH SarabunPSK" w:hint="cs"/>
          <w:cs/>
          <w:lang w:val="th-TH"/>
        </w:rPr>
        <w:t>พัฒนาคุณลักษณะความเป็นครูโดยบูรณาการกับการฝึกประสบการณ์วิชาชีพครู</w:t>
      </w:r>
    </w:p>
    <w:bookmarkEnd w:id="440"/>
    <w:p w14:paraId="4F12E417" w14:textId="7D85CFFC" w:rsidR="009E6917" w:rsidRPr="00B60D70" w:rsidRDefault="00D756E0" w:rsidP="00592146">
      <w:pPr>
        <w:rPr>
          <w:rFonts w:ascii="TH SarabunPSK" w:hAnsi="TH SarabunPSK" w:cs="TH SarabunPSK"/>
        </w:rPr>
      </w:pPr>
      <w:r w:rsidRPr="00B60D70">
        <w:rPr>
          <w:rFonts w:ascii="TH SarabunPSK" w:hAnsi="TH SarabunPSK" w:cs="TH SarabunPSK" w:hint="cs"/>
        </w:rPr>
        <w:t>Developing the personality of a teacher includes sequencing to explain content. Use of tone of voice, use of facial expressions, movement and using appropriate postures for teaching Practice micro-teaching skills, including interest arousing skills Questioning skills Visual narration skills and board writing skills</w:t>
      </w:r>
      <w:r w:rsidRPr="00B60D70">
        <w:rPr>
          <w:rFonts w:ascii="TH SarabunPSK" w:hAnsi="TH SarabunPSK" w:cs="TH SarabunPSK" w:hint="cs"/>
          <w:cs/>
        </w:rPr>
        <w:t>.</w:t>
      </w:r>
      <w:r w:rsidRPr="00B60D70">
        <w:rPr>
          <w:rFonts w:ascii="TH SarabunPSK" w:hAnsi="TH SarabunPSK" w:cs="TH SarabunPSK" w:hint="cs"/>
        </w:rPr>
        <w:t xml:space="preserve"> Developing teacher chara</w:t>
      </w:r>
      <w:r w:rsidR="00825587" w:rsidRPr="00B60D70">
        <w:rPr>
          <w:rFonts w:ascii="TH SarabunPSK" w:hAnsi="TH SarabunPSK" w:cs="TH SarabunPSK"/>
        </w:rPr>
        <w:t>cte</w:t>
      </w:r>
      <w:r w:rsidRPr="00B60D70">
        <w:rPr>
          <w:rFonts w:ascii="TH SarabunPSK" w:hAnsi="TH SarabunPSK" w:cs="TH SarabunPSK" w:hint="cs"/>
        </w:rPr>
        <w:t>ristics through integrating professional teaching experiences</w:t>
      </w:r>
      <w:r w:rsidRPr="00B60D70">
        <w:rPr>
          <w:rFonts w:ascii="TH SarabunPSK" w:hAnsi="TH SarabunPSK" w:cs="TH SarabunPSK" w:hint="cs"/>
          <w:cs/>
        </w:rPr>
        <w:t>.</w:t>
      </w:r>
    </w:p>
    <w:p w14:paraId="22C5321B" w14:textId="45900FAA" w:rsidR="009E6917" w:rsidRPr="00B60D70" w:rsidRDefault="00D756E0" w:rsidP="00592146">
      <w:pPr>
        <w:rPr>
          <w:rFonts w:ascii="TH SarabunPSK" w:eastAsia="Calibri" w:hAnsi="TH SarabunPSK" w:cs="TH SarabunPSK"/>
          <w:b/>
          <w:bCs/>
        </w:rPr>
      </w:pPr>
      <w:r w:rsidRPr="00B60D70">
        <w:rPr>
          <w:rFonts w:ascii="TH SarabunPSK" w:hAnsi="TH SarabunPSK" w:cs="TH SarabunPSK" w:hint="cs"/>
          <w:b/>
          <w:bCs/>
          <w:cs/>
          <w:lang w:val="th-TH"/>
        </w:rPr>
        <w:t>ผลลัพธ์การเรียนรู้</w:t>
      </w:r>
      <w:r w:rsidRPr="00B60D70">
        <w:rPr>
          <w:rFonts w:ascii="TH SarabunPSK" w:eastAsia="TH SarabunPSK" w:hAnsi="TH SarabunPSK" w:cs="TH SarabunPSK" w:hint="cs"/>
          <w:b/>
          <w:bCs/>
          <w:cs/>
          <w:lang w:val="th-TH"/>
        </w:rPr>
        <w:t>ของรายวิชา</w:t>
      </w:r>
    </w:p>
    <w:p w14:paraId="021FF0EE" w14:textId="77777777" w:rsidR="009E6917" w:rsidRPr="00B60D70" w:rsidRDefault="00D756E0" w:rsidP="00FF7D50">
      <w:pPr>
        <w:pStyle w:val="af9"/>
        <w:numPr>
          <w:ilvl w:val="1"/>
          <w:numId w:val="11"/>
        </w:numPr>
        <w:ind w:left="851" w:hanging="284"/>
        <w:rPr>
          <w:rFonts w:ascii="TH SarabunPSK" w:hAnsi="TH SarabunPSK" w:cs="TH SarabunPSK"/>
        </w:rPr>
      </w:pPr>
      <w:r w:rsidRPr="00B60D70">
        <w:rPr>
          <w:rFonts w:ascii="TH SarabunPSK" w:hAnsi="TH SarabunPSK" w:cs="TH SarabunPSK" w:hint="cs"/>
          <w:cs/>
          <w:lang w:val="th-TH"/>
        </w:rPr>
        <w:t xml:space="preserve">แสดงบุคลิกลักษณะภายนอกที่เหมาะสมต่อการเป็นครูช่างโยธาได้ </w:t>
      </w:r>
    </w:p>
    <w:p w14:paraId="1E6A9A01" w14:textId="77777777" w:rsidR="009E6917" w:rsidRPr="00B60D70" w:rsidRDefault="00D756E0" w:rsidP="00FF7D50">
      <w:pPr>
        <w:pStyle w:val="af9"/>
        <w:numPr>
          <w:ilvl w:val="1"/>
          <w:numId w:val="11"/>
        </w:numPr>
        <w:ind w:left="851" w:hanging="284"/>
        <w:rPr>
          <w:rFonts w:ascii="TH SarabunPSK" w:hAnsi="TH SarabunPSK" w:cs="TH SarabunPSK"/>
        </w:rPr>
      </w:pPr>
      <w:r w:rsidRPr="00B60D70">
        <w:rPr>
          <w:rFonts w:ascii="TH SarabunPSK" w:hAnsi="TH SarabunPSK" w:cs="TH SarabunPSK" w:hint="cs"/>
          <w:cs/>
          <w:lang w:val="th-TH"/>
        </w:rPr>
        <w:t xml:space="preserve">แสดงออกทักษะการสอนขั้นพื้นฐานสำหรับครูช่างโยธาได้ </w:t>
      </w:r>
    </w:p>
    <w:p w14:paraId="7AA2CD09" w14:textId="77777777" w:rsidR="009E6917" w:rsidRPr="00B60D70" w:rsidRDefault="009E6917" w:rsidP="00592146">
      <w:pPr>
        <w:rPr>
          <w:rFonts w:ascii="TH SarabunPSK" w:hAnsi="TH SarabunPSK" w:cs="TH SarabunPSK"/>
        </w:rPr>
      </w:pPr>
    </w:p>
    <w:p w14:paraId="6F1CC68F" w14:textId="4435ADCD" w:rsidR="009E6917" w:rsidRPr="00B60D70" w:rsidRDefault="00B91175" w:rsidP="003A1B73">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441" w:name="_Toc179246055"/>
      <w:bookmarkStart w:id="442" w:name="_Toc179656423"/>
      <w:bookmarkStart w:id="443" w:name="_Toc180609503"/>
      <w:bookmarkStart w:id="444" w:name="_Toc191634119"/>
      <w:r w:rsidRPr="00B60D70">
        <w:rPr>
          <w:rFonts w:ascii="TH SarabunPSK" w:hAnsi="TH SarabunPSK" w:cs="TH SarabunPSK" w:hint="cs"/>
        </w:rPr>
        <w:t xml:space="preserve">CTE </w:t>
      </w:r>
      <w:r w:rsidR="00D756E0" w:rsidRPr="00B60D70">
        <w:rPr>
          <w:rFonts w:ascii="TH SarabunPSK" w:hAnsi="TH SarabunPSK" w:cs="TH SarabunPSK" w:hint="cs"/>
        </w:rPr>
        <w:t>302</w:t>
      </w:r>
      <w:r w:rsidR="00D756E0" w:rsidRPr="00B60D70">
        <w:rPr>
          <w:rFonts w:ascii="TH SarabunPSK" w:hAnsi="TH SarabunPSK" w:cs="TH SarabunPSK" w:hint="cs"/>
          <w:cs/>
        </w:rPr>
        <w:t xml:space="preserve"> </w:t>
      </w:r>
      <w:r w:rsidR="003A1B73" w:rsidRPr="00B60D70">
        <w:rPr>
          <w:rFonts w:ascii="TH SarabunPSK" w:hAnsi="TH SarabunPSK" w:cs="TH SarabunPSK" w:hint="cs"/>
          <w:cs/>
        </w:rPr>
        <w:tab/>
      </w:r>
      <w:r w:rsidR="00D756E0" w:rsidRPr="00B60D70">
        <w:rPr>
          <w:rFonts w:ascii="TH SarabunPSK" w:hAnsi="TH SarabunPSK" w:cs="TH SarabunPSK" w:hint="cs"/>
          <w:cs/>
        </w:rPr>
        <w:t>การพัฒนาทักษะการสอนรายวิชาเฉพาะช่างโยธา</w:t>
      </w:r>
      <w:r w:rsidR="00D756E0" w:rsidRPr="00B60D70">
        <w:rPr>
          <w:rFonts w:ascii="TH SarabunPSK" w:hAnsi="TH SarabunPSK" w:cs="TH SarabunPSK" w:hint="cs"/>
        </w:rPr>
        <w:tab/>
        <w:t>3</w:t>
      </w:r>
      <w:r w:rsidR="00D756E0" w:rsidRPr="00B60D70">
        <w:rPr>
          <w:rFonts w:ascii="TH SarabunPSK" w:hAnsi="TH SarabunPSK" w:cs="TH SarabunPSK" w:hint="cs"/>
          <w:cs/>
        </w:rPr>
        <w:t xml:space="preserve"> </w:t>
      </w:r>
      <w:r w:rsidR="00D756E0" w:rsidRPr="00B60D70">
        <w:rPr>
          <w:rFonts w:ascii="TH SarabunPSK" w:hAnsi="TH SarabunPSK" w:cs="TH SarabunPSK" w:hint="cs"/>
        </w:rPr>
        <w:t>(1-4-6)</w:t>
      </w:r>
      <w:bookmarkEnd w:id="441"/>
      <w:bookmarkEnd w:id="442"/>
      <w:bookmarkEnd w:id="443"/>
      <w:bookmarkEnd w:id="444"/>
    </w:p>
    <w:p w14:paraId="0EA7C54B" w14:textId="77777777" w:rsidR="003A1B73" w:rsidRPr="00B60D70" w:rsidRDefault="003A1B73" w:rsidP="003A1B73">
      <w:pPr>
        <w:shd w:val="clear" w:color="auto" w:fill="D9D9D9" w:themeFill="background1" w:themeFillShade="D9"/>
        <w:tabs>
          <w:tab w:val="left" w:pos="993"/>
        </w:tabs>
        <w:ind w:left="993" w:hanging="993"/>
        <w:rPr>
          <w:rFonts w:ascii="TH SarabunPSK" w:hAnsi="TH SarabunPSK" w:cs="TH SarabunPSK"/>
          <w:b/>
          <w:bCs/>
        </w:rPr>
      </w:pPr>
      <w:r w:rsidRPr="00B60D70">
        <w:rPr>
          <w:rFonts w:ascii="TH SarabunPSK" w:hAnsi="TH SarabunPSK" w:cs="TH SarabunPSK" w:hint="cs"/>
          <w:b/>
          <w:bCs/>
          <w:cs/>
        </w:rPr>
        <w:tab/>
      </w:r>
      <w:r w:rsidR="00D756E0" w:rsidRPr="00B60D70">
        <w:rPr>
          <w:rFonts w:ascii="TH SarabunPSK" w:hAnsi="TH SarabunPSK" w:cs="TH SarabunPSK" w:hint="cs"/>
          <w:b/>
          <w:bCs/>
        </w:rPr>
        <w:t xml:space="preserve">(Development of Teaching and Learning Process Skills for </w:t>
      </w:r>
    </w:p>
    <w:p w14:paraId="3DFA46A6" w14:textId="554882EB" w:rsidR="009E6917" w:rsidRPr="00B60D70" w:rsidRDefault="003A1B73" w:rsidP="003A1B73">
      <w:pPr>
        <w:shd w:val="clear" w:color="auto" w:fill="D9D9D9" w:themeFill="background1" w:themeFillShade="D9"/>
        <w:tabs>
          <w:tab w:val="left" w:pos="993"/>
        </w:tabs>
        <w:ind w:left="993" w:hanging="993"/>
        <w:rPr>
          <w:rFonts w:ascii="TH SarabunPSK" w:hAnsi="TH SarabunPSK" w:cs="TH SarabunPSK"/>
          <w:b/>
          <w:bCs/>
        </w:rPr>
      </w:pPr>
      <w:r w:rsidRPr="00B60D70">
        <w:rPr>
          <w:rFonts w:ascii="TH SarabunPSK" w:hAnsi="TH SarabunPSK" w:cs="TH SarabunPSK" w:hint="cs"/>
          <w:b/>
          <w:bCs/>
          <w:cs/>
        </w:rPr>
        <w:tab/>
      </w:r>
      <w:r w:rsidR="00D756E0" w:rsidRPr="00B60D70">
        <w:rPr>
          <w:rFonts w:ascii="TH SarabunPSK" w:hAnsi="TH SarabunPSK" w:cs="TH SarabunPSK" w:hint="cs"/>
          <w:b/>
          <w:bCs/>
        </w:rPr>
        <w:t>Civil Engineering Courses)</w:t>
      </w:r>
    </w:p>
    <w:p w14:paraId="45751AF5" w14:textId="700E7A3A"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b/>
          <w:bCs/>
        </w:rPr>
        <w:t xml:space="preserve"> </w:t>
      </w:r>
      <w:r w:rsidR="00B91175" w:rsidRPr="00B60D70">
        <w:rPr>
          <w:rFonts w:ascii="TH SarabunPSK" w:hAnsi="TH SarabunPSK" w:cs="TH SarabunPSK" w:hint="cs"/>
          <w:b/>
          <w:bCs/>
        </w:rPr>
        <w:t xml:space="preserve">CTE </w:t>
      </w:r>
      <w:r w:rsidRPr="00B60D70">
        <w:rPr>
          <w:rFonts w:ascii="TH SarabunPSK" w:hAnsi="TH SarabunPSK" w:cs="TH SarabunPSK" w:hint="cs"/>
          <w:b/>
          <w:bCs/>
        </w:rPr>
        <w:t>301</w:t>
      </w:r>
    </w:p>
    <w:p w14:paraId="3897FBE0" w14:textId="6C0DF7FB" w:rsidR="009E6917" w:rsidRPr="00B60D70" w:rsidRDefault="00D756E0" w:rsidP="003A1B73">
      <w:pPr>
        <w:ind w:firstLine="720"/>
        <w:rPr>
          <w:rFonts w:ascii="TH SarabunPSK" w:hAnsi="TH SarabunPSK" w:cs="TH SarabunPSK"/>
        </w:rPr>
      </w:pPr>
      <w:r w:rsidRPr="00B60D70">
        <w:rPr>
          <w:rFonts w:ascii="TH SarabunPSK" w:hAnsi="TH SarabunPSK" w:cs="TH SarabunPSK" w:hint="cs"/>
          <w:cs/>
          <w:lang w:val="th-TH"/>
        </w:rPr>
        <w:t>ความสำคัญที่มาและเป้าหมายของอาชีวศึกษาไทย ความสัมพันธ์ของปรัชญาอาชีวศึกษากับหลักสูตรและการเรียนการสอนในอาชีวศึกษา ประเภทของหลักสูตรของอาชีวศึกษาในระดับต่าง</w:t>
      </w:r>
      <w:r w:rsidR="00D420AC" w:rsidRPr="00B60D70">
        <w:rPr>
          <w:rFonts w:ascii="TH SarabunPSK" w:hAnsi="TH SarabunPSK" w:cs="TH SarabunPSK" w:hint="cs"/>
          <w:cs/>
          <w:lang w:val="th-TH"/>
        </w:rPr>
        <w:t xml:space="preserve"> ๆ</w:t>
      </w:r>
      <w:r w:rsidRPr="00B60D70">
        <w:rPr>
          <w:rFonts w:ascii="TH SarabunPSK" w:hAnsi="TH SarabunPSK" w:cs="TH SarabunPSK" w:hint="cs"/>
          <w:cs/>
          <w:lang w:val="th-TH"/>
        </w:rPr>
        <w:t xml:space="preserve"> รูปแบบการจัดการเรียนการสอนของอาชีวศึกษา องค์ประกอบของหลักสูตรในอาชีวศึกษาที่เกี่ยวข้องกับ</w:t>
      </w:r>
      <w:r w:rsidR="00581ACD" w:rsidRPr="00B60D70">
        <w:rPr>
          <w:rFonts w:ascii="TH SarabunPSK" w:hAnsi="TH SarabunPSK" w:cs="TH SarabunPSK" w:hint="cs"/>
          <w:cs/>
          <w:lang w:val="th-TH"/>
        </w:rPr>
        <w:t>สาขาวิชาวิศวกรรมโยธา</w:t>
      </w:r>
      <w:r w:rsidRPr="00B60D70">
        <w:rPr>
          <w:rFonts w:ascii="TH SarabunPSK" w:hAnsi="TH SarabunPSK" w:cs="TH SarabunPSK" w:hint="cs"/>
          <w:cs/>
          <w:lang w:val="th-TH"/>
        </w:rPr>
        <w:t xml:space="preserve"> การวางแผนการสอนระดับรายวิชา</w:t>
      </w:r>
      <w:r w:rsidRPr="00B60D70">
        <w:rPr>
          <w:rFonts w:ascii="TH SarabunPSK" w:hAnsi="TH SarabunPSK" w:cs="TH SarabunPSK" w:hint="cs"/>
          <w:cs/>
        </w:rPr>
        <w:t>/</w:t>
      </w:r>
      <w:r w:rsidRPr="00B60D70">
        <w:rPr>
          <w:rFonts w:ascii="TH SarabunPSK" w:hAnsi="TH SarabunPSK" w:cs="TH SarabunPSK" w:hint="cs"/>
          <w:cs/>
          <w:lang w:val="th-TH"/>
        </w:rPr>
        <w:t>โครงการสอนรายวิชา และการวางแผนการสอนการสอนย่อยรายครั้ง</w:t>
      </w:r>
      <w:r w:rsidRPr="00B60D70">
        <w:rPr>
          <w:rFonts w:ascii="TH SarabunPSK" w:hAnsi="TH SarabunPSK" w:cs="TH SarabunPSK" w:hint="cs"/>
          <w:cs/>
        </w:rPr>
        <w:t>/</w:t>
      </w:r>
      <w:r w:rsidRPr="00B60D70">
        <w:rPr>
          <w:rFonts w:ascii="TH SarabunPSK" w:hAnsi="TH SarabunPSK" w:cs="TH SarabunPSK" w:hint="cs"/>
          <w:cs/>
          <w:lang w:val="th-TH"/>
        </w:rPr>
        <w:t>รายสัปดาห์ การฝึกปฏิบัติการสอนรายวิชากลุ่มทฤษฎีช่างโยธา ได้แก่ กลุ่มวิชาเชิงทฤษฎี กลุ่มวิชาคำนวณ และ</w:t>
      </w:r>
      <w:r w:rsidRPr="00B60D70">
        <w:rPr>
          <w:rFonts w:ascii="TH SarabunPSK" w:hAnsi="TH SarabunPSK" w:cs="TH SarabunPSK" w:hint="cs"/>
          <w:cs/>
          <w:lang w:val="th-TH"/>
        </w:rPr>
        <w:lastRenderedPageBreak/>
        <w:t>กลุ่มวิชาปฏิบัติในห้องเรียน การฝึกปฏิบัติการสอนรายวิชากลุ่มปฏิบัติทางช่างโยธา ได้แก่ รายวิชาปฏิบัติในโรงฝึกงาน</w:t>
      </w:r>
      <w:r w:rsidRPr="00B60D70">
        <w:rPr>
          <w:rFonts w:ascii="TH SarabunPSK" w:hAnsi="TH SarabunPSK" w:cs="TH SarabunPSK" w:hint="cs"/>
          <w:cs/>
        </w:rPr>
        <w:t xml:space="preserve">, </w:t>
      </w:r>
      <w:r w:rsidRPr="00B60D70">
        <w:rPr>
          <w:rFonts w:ascii="TH SarabunPSK" w:hAnsi="TH SarabunPSK" w:cs="TH SarabunPSK" w:hint="cs"/>
          <w:cs/>
          <w:lang w:val="th-TH"/>
        </w:rPr>
        <w:t xml:space="preserve">รายวิชาปฏิบัติในห้องปฏิบัติการ และรายวิชาปฏิบัติในภาคสนาม การประเมินผลการเรียนรู้รายวิชาช่างโยธาตามสมรรถนะที่คาดหวัง พัฒนาคุณลักษณะความเป็นครูโดยบูรณาการกับการฝึกประสบการณ์วิชาชีพครู </w:t>
      </w:r>
    </w:p>
    <w:p w14:paraId="46DBC8A3" w14:textId="1F189BE9" w:rsidR="009E6917" w:rsidRPr="00B60D70" w:rsidRDefault="00D756E0" w:rsidP="003A1B73">
      <w:pPr>
        <w:ind w:firstLine="720"/>
        <w:rPr>
          <w:rFonts w:ascii="TH SarabunPSK" w:hAnsi="TH SarabunPSK" w:cs="TH SarabunPSK"/>
        </w:rPr>
      </w:pPr>
      <w:r w:rsidRPr="00B60D70">
        <w:rPr>
          <w:rFonts w:ascii="TH SarabunPSK" w:hAnsi="TH SarabunPSK" w:cs="TH SarabunPSK" w:hint="cs"/>
        </w:rPr>
        <w:t>The importance of the origin and goals of Thai vocational education</w:t>
      </w:r>
      <w:r w:rsidRPr="00B60D70">
        <w:rPr>
          <w:rFonts w:ascii="TH SarabunPSK" w:hAnsi="TH SarabunPSK" w:cs="TH SarabunPSK" w:hint="cs"/>
          <w:cs/>
        </w:rPr>
        <w:t>.</w:t>
      </w:r>
      <w:r w:rsidRPr="00B60D70">
        <w:rPr>
          <w:rFonts w:ascii="TH SarabunPSK" w:hAnsi="TH SarabunPSK" w:cs="TH SarabunPSK" w:hint="cs"/>
        </w:rPr>
        <w:t xml:space="preserve"> Relationship of vocational education philoso</w:t>
      </w:r>
      <w:r w:rsidR="00825587" w:rsidRPr="00B60D70">
        <w:rPr>
          <w:rFonts w:ascii="TH SarabunPSK" w:hAnsi="TH SarabunPSK" w:cs="TH SarabunPSK"/>
        </w:rPr>
        <w:t>phy</w:t>
      </w:r>
      <w:r w:rsidR="00F551BD" w:rsidRPr="00B60D70">
        <w:rPr>
          <w:rFonts w:ascii="TH SarabunPSK" w:hAnsi="TH SarabunPSK" w:cs="TH SarabunPSK" w:hint="cs"/>
        </w:rPr>
        <w:t xml:space="preserve"> </w:t>
      </w:r>
      <w:r w:rsidRPr="00B60D70">
        <w:rPr>
          <w:rFonts w:ascii="TH SarabunPSK" w:hAnsi="TH SarabunPSK" w:cs="TH SarabunPSK" w:hint="cs"/>
        </w:rPr>
        <w:t>to curriculum and teaching in vocational education. Types of vocational education courses at various levels Teaching and learning model of vocational education Components of the curriculum in vocational education related to the field of civil engineering Teaching planning at the course level/course teaching project and teaching planning for weekly/weekly mini-teaching Teaching practice for civil engineering theory subjects, including theoretical subjects. Mathematics subject group and classroom practice subjects Teaching practice courses in the civil engineering practice group, including workshop practical courses, laboratory practical courses. and practical courses in the field Evaluation of learning outcomes for the civil engineering subject according to expe</w:t>
      </w:r>
      <w:r w:rsidR="00825587" w:rsidRPr="00B60D70">
        <w:rPr>
          <w:rFonts w:ascii="TH SarabunPSK" w:hAnsi="TH SarabunPSK" w:cs="TH SarabunPSK"/>
        </w:rPr>
        <w:t>cte</w:t>
      </w:r>
      <w:r w:rsidRPr="00B60D70">
        <w:rPr>
          <w:rFonts w:ascii="TH SarabunPSK" w:hAnsi="TH SarabunPSK" w:cs="TH SarabunPSK" w:hint="cs"/>
        </w:rPr>
        <w:t>d competencies. Developing teacher chara</w:t>
      </w:r>
      <w:r w:rsidR="00825587" w:rsidRPr="00B60D70">
        <w:rPr>
          <w:rFonts w:ascii="TH SarabunPSK" w:hAnsi="TH SarabunPSK" w:cs="TH SarabunPSK"/>
        </w:rPr>
        <w:t>cte</w:t>
      </w:r>
      <w:r w:rsidRPr="00B60D70">
        <w:rPr>
          <w:rFonts w:ascii="TH SarabunPSK" w:hAnsi="TH SarabunPSK" w:cs="TH SarabunPSK" w:hint="cs"/>
        </w:rPr>
        <w:t>ristics through integrating professional teaching experiences</w:t>
      </w:r>
      <w:r w:rsidRPr="00B60D70">
        <w:rPr>
          <w:rFonts w:ascii="TH SarabunPSK" w:hAnsi="TH SarabunPSK" w:cs="TH SarabunPSK" w:hint="cs"/>
          <w:cs/>
        </w:rPr>
        <w:t>.</w:t>
      </w:r>
    </w:p>
    <w:p w14:paraId="1C254BBA" w14:textId="15F37CCD"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ผลลัพธ์การเรียนรู้ระดับรายวิชา</w:t>
      </w:r>
      <w:r w:rsidR="00BD7F9D" w:rsidRPr="00B60D70">
        <w:rPr>
          <w:rFonts w:ascii="TH SarabunPSK" w:hAnsi="TH SarabunPSK" w:cs="TH SarabunPSK" w:hint="cs"/>
          <w:b/>
          <w:bCs/>
          <w:cs/>
          <w:lang w:val="th-TH"/>
        </w:rPr>
        <w:t xml:space="preserve"> </w:t>
      </w:r>
    </w:p>
    <w:p w14:paraId="5DD6E8D3" w14:textId="77777777" w:rsidR="009E6917" w:rsidRPr="00B60D70" w:rsidRDefault="00D756E0" w:rsidP="00FF7D50">
      <w:pPr>
        <w:pStyle w:val="af9"/>
        <w:numPr>
          <w:ilvl w:val="0"/>
          <w:numId w:val="12"/>
        </w:numPr>
        <w:ind w:left="993" w:hanging="426"/>
        <w:rPr>
          <w:rFonts w:ascii="TH SarabunPSK" w:hAnsi="TH SarabunPSK" w:cs="TH SarabunPSK"/>
          <w:cs/>
        </w:rPr>
      </w:pPr>
      <w:r w:rsidRPr="00B60D70">
        <w:rPr>
          <w:rFonts w:ascii="TH SarabunPSK" w:hAnsi="TH SarabunPSK" w:cs="TH SarabunPSK" w:hint="cs"/>
          <w:cs/>
          <w:lang w:val="th-TH"/>
        </w:rPr>
        <w:t>จัดทำแผนการสอนรายวิชาช่างโยธาได้อย่างเหมาะสม</w:t>
      </w:r>
    </w:p>
    <w:p w14:paraId="18AEC0B8" w14:textId="77777777" w:rsidR="009E6917" w:rsidRPr="00B60D70" w:rsidRDefault="00D756E0" w:rsidP="00FF7D50">
      <w:pPr>
        <w:pStyle w:val="af9"/>
        <w:numPr>
          <w:ilvl w:val="0"/>
          <w:numId w:val="12"/>
        </w:numPr>
        <w:ind w:left="993" w:hanging="426"/>
        <w:rPr>
          <w:rFonts w:ascii="TH SarabunPSK" w:hAnsi="TH SarabunPSK" w:cs="TH SarabunPSK"/>
        </w:rPr>
      </w:pPr>
      <w:r w:rsidRPr="00B60D70">
        <w:rPr>
          <w:rFonts w:ascii="TH SarabunPSK" w:hAnsi="TH SarabunPSK" w:cs="TH SarabunPSK" w:hint="cs"/>
          <w:cs/>
          <w:lang w:val="th-TH"/>
        </w:rPr>
        <w:t>จัดการเรียนการสอนรายวิชาช่างโยธาได้อย่างเหมาะสม</w:t>
      </w:r>
    </w:p>
    <w:p w14:paraId="19FBF37A" w14:textId="5E4349BC" w:rsidR="009E6917" w:rsidRPr="00B60D70" w:rsidRDefault="00D0208B" w:rsidP="00FF7D50">
      <w:pPr>
        <w:pStyle w:val="af9"/>
        <w:numPr>
          <w:ilvl w:val="0"/>
          <w:numId w:val="12"/>
        </w:numPr>
        <w:ind w:left="993" w:hanging="426"/>
        <w:rPr>
          <w:rFonts w:ascii="TH SarabunPSK" w:hAnsi="TH SarabunPSK" w:cs="TH SarabunPSK"/>
          <w:lang w:val="th-TH"/>
        </w:rPr>
      </w:pPr>
      <w:r w:rsidRPr="00B60D70">
        <w:rPr>
          <w:rFonts w:ascii="TH SarabunPSK" w:hAnsi="TH SarabunPSK" w:cs="TH SarabunPSK" w:hint="cs"/>
          <w:cs/>
          <w:lang w:val="th-TH"/>
        </w:rPr>
        <w:t>สร้างเครื่องมือสำหรับประเมินสมรรถนะการเรียนรู้ของผู้เรียนในสาขาวิชาช่างโยธาได้</w:t>
      </w:r>
    </w:p>
    <w:p w14:paraId="449886AE" w14:textId="18B115D8" w:rsidR="00AA1B00" w:rsidRPr="00B60D70" w:rsidRDefault="00AA1B00" w:rsidP="00FF7D50">
      <w:pPr>
        <w:pStyle w:val="af9"/>
        <w:numPr>
          <w:ilvl w:val="0"/>
          <w:numId w:val="12"/>
        </w:numPr>
        <w:ind w:left="993" w:hanging="426"/>
        <w:rPr>
          <w:rFonts w:ascii="TH SarabunPSK" w:hAnsi="TH SarabunPSK" w:cs="TH SarabunPSK"/>
          <w:lang w:val="th-TH"/>
        </w:rPr>
      </w:pPr>
      <w:r w:rsidRPr="00B60D70">
        <w:rPr>
          <w:rFonts w:ascii="TH SarabunPSK" w:hAnsi="TH SarabunPSK" w:cs="TH SarabunPSK" w:hint="cs"/>
          <w:cs/>
          <w:lang w:val="th-TH"/>
        </w:rPr>
        <w:t>วิเคราะห์เนื้อหารายวิชาทางวิศวกรรมโยธาเพื่อใช้ในการสอนระดับประกาศ</w:t>
      </w:r>
      <w:r w:rsidR="00825587" w:rsidRPr="00B60D70">
        <w:rPr>
          <w:rFonts w:ascii="TH SarabunPSK" w:hAnsi="TH SarabunPSK" w:cs="TH SarabunPSK" w:hint="cs"/>
          <w:cs/>
          <w:lang w:val="th-TH"/>
        </w:rPr>
        <w:t>นียบัตร</w:t>
      </w:r>
      <w:r w:rsidRPr="00B60D70">
        <w:rPr>
          <w:rFonts w:ascii="TH SarabunPSK" w:hAnsi="TH SarabunPSK" w:cs="TH SarabunPSK" w:hint="cs"/>
          <w:cs/>
          <w:lang w:val="th-TH"/>
        </w:rPr>
        <w:t>วิชาชีพ</w:t>
      </w:r>
      <w:r w:rsidR="00BF7406" w:rsidRPr="00B60D70">
        <w:rPr>
          <w:rFonts w:ascii="TH SarabunPSK" w:hAnsi="TH SarabunPSK" w:cs="TH SarabunPSK"/>
        </w:rPr>
        <w:t xml:space="preserve"> </w:t>
      </w:r>
      <w:r w:rsidRPr="00B60D70">
        <w:rPr>
          <w:rFonts w:ascii="TH SarabunPSK" w:hAnsi="TH SarabunPSK" w:cs="TH SarabunPSK" w:hint="cs"/>
          <w:cs/>
          <w:lang w:val="th-TH"/>
        </w:rPr>
        <w:t>(ปวช.)</w:t>
      </w:r>
    </w:p>
    <w:p w14:paraId="3154492E" w14:textId="77777777" w:rsidR="009E6917" w:rsidRPr="00B60D70" w:rsidRDefault="009E6917" w:rsidP="00592146">
      <w:pPr>
        <w:rPr>
          <w:rFonts w:ascii="TH SarabunPSK" w:hAnsi="TH SarabunPSK" w:cs="TH SarabunPSK"/>
        </w:rPr>
      </w:pPr>
    </w:p>
    <w:p w14:paraId="09883EFC" w14:textId="4A2E4A5A" w:rsidR="009E6917" w:rsidRPr="00B60D70" w:rsidRDefault="00B91175" w:rsidP="003A1B73">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b w:val="0"/>
          <w:bCs w:val="0"/>
        </w:rPr>
      </w:pPr>
      <w:bookmarkStart w:id="445" w:name="_Toc179246056"/>
      <w:bookmarkStart w:id="446" w:name="_Toc179656424"/>
      <w:bookmarkStart w:id="447" w:name="_Toc180609504"/>
      <w:bookmarkStart w:id="448" w:name="_Toc191634120"/>
      <w:r w:rsidRPr="00B60D70">
        <w:rPr>
          <w:rFonts w:ascii="TH SarabunPSK" w:hAnsi="TH SarabunPSK" w:cs="TH SarabunPSK" w:hint="cs"/>
        </w:rPr>
        <w:t xml:space="preserve">CTE </w:t>
      </w:r>
      <w:r w:rsidR="00D756E0" w:rsidRPr="00B60D70">
        <w:rPr>
          <w:rFonts w:ascii="TH SarabunPSK" w:hAnsi="TH SarabunPSK" w:cs="TH SarabunPSK" w:hint="cs"/>
        </w:rPr>
        <w:t>30</w:t>
      </w:r>
      <w:r w:rsidR="00D756E0" w:rsidRPr="00B60D70">
        <w:rPr>
          <w:rFonts w:ascii="TH SarabunPSK" w:hAnsi="TH SarabunPSK" w:cs="TH SarabunPSK" w:hint="cs"/>
          <w:cs/>
        </w:rPr>
        <w:t xml:space="preserve">3 </w:t>
      </w:r>
      <w:r w:rsidR="003A1B73" w:rsidRPr="00B60D70">
        <w:rPr>
          <w:rFonts w:ascii="TH SarabunPSK" w:hAnsi="TH SarabunPSK" w:cs="TH SarabunPSK" w:hint="cs"/>
          <w:cs/>
        </w:rPr>
        <w:tab/>
      </w:r>
      <w:r w:rsidR="00D756E0" w:rsidRPr="00B60D70">
        <w:rPr>
          <w:rFonts w:ascii="TH SarabunPSK" w:hAnsi="TH SarabunPSK" w:cs="TH SarabunPSK" w:hint="cs"/>
          <w:cs/>
        </w:rPr>
        <w:t xml:space="preserve">การจัดการเรียนรู้รายวิชาช่างโยธาโดยใช้หลักการเกื้อหนุนและการโค้ช </w:t>
      </w:r>
      <w:r w:rsidR="00D756E0" w:rsidRPr="00B60D70">
        <w:rPr>
          <w:rFonts w:ascii="TH SarabunPSK" w:hAnsi="TH SarabunPSK" w:cs="TH SarabunPSK" w:hint="cs"/>
          <w:cs/>
        </w:rPr>
        <w:tab/>
      </w:r>
      <w:r w:rsidR="00D756E0" w:rsidRPr="00B60D70">
        <w:rPr>
          <w:rFonts w:ascii="TH SarabunPSK" w:hAnsi="TH SarabunPSK" w:cs="TH SarabunPSK" w:hint="cs"/>
        </w:rPr>
        <w:t>3</w:t>
      </w:r>
      <w:r w:rsidR="00D756E0" w:rsidRPr="00B60D70">
        <w:rPr>
          <w:rFonts w:ascii="TH SarabunPSK" w:hAnsi="TH SarabunPSK" w:cs="TH SarabunPSK" w:hint="cs"/>
          <w:cs/>
        </w:rPr>
        <w:t xml:space="preserve"> </w:t>
      </w:r>
      <w:r w:rsidR="00D756E0" w:rsidRPr="00B60D70">
        <w:rPr>
          <w:rFonts w:ascii="TH SarabunPSK" w:hAnsi="TH SarabunPSK" w:cs="TH SarabunPSK" w:hint="cs"/>
        </w:rPr>
        <w:t>(</w:t>
      </w:r>
      <w:r w:rsidR="00D756E0" w:rsidRPr="00B60D70">
        <w:rPr>
          <w:rFonts w:ascii="TH SarabunPSK" w:hAnsi="TH SarabunPSK" w:cs="TH SarabunPSK" w:hint="cs"/>
          <w:cs/>
        </w:rPr>
        <w:t>1</w:t>
      </w:r>
      <w:r w:rsidR="00D756E0" w:rsidRPr="00B60D70">
        <w:rPr>
          <w:rFonts w:ascii="TH SarabunPSK" w:hAnsi="TH SarabunPSK" w:cs="TH SarabunPSK" w:hint="cs"/>
        </w:rPr>
        <w:t>-</w:t>
      </w:r>
      <w:r w:rsidR="00D756E0" w:rsidRPr="00B60D70">
        <w:rPr>
          <w:rFonts w:ascii="TH SarabunPSK" w:hAnsi="TH SarabunPSK" w:cs="TH SarabunPSK" w:hint="cs"/>
          <w:cs/>
        </w:rPr>
        <w:t>4</w:t>
      </w:r>
      <w:r w:rsidR="00D756E0" w:rsidRPr="00B60D70">
        <w:rPr>
          <w:rFonts w:ascii="TH SarabunPSK" w:hAnsi="TH SarabunPSK" w:cs="TH SarabunPSK" w:hint="cs"/>
        </w:rPr>
        <w:t>-6)</w:t>
      </w:r>
      <w:bookmarkEnd w:id="445"/>
      <w:bookmarkEnd w:id="446"/>
      <w:bookmarkEnd w:id="447"/>
      <w:bookmarkEnd w:id="448"/>
    </w:p>
    <w:p w14:paraId="188E4C85" w14:textId="77777777" w:rsidR="003A1B73" w:rsidRPr="00B60D70" w:rsidRDefault="003A1B73" w:rsidP="003A1B73">
      <w:pPr>
        <w:shd w:val="clear" w:color="auto" w:fill="D9D9D9" w:themeFill="background1" w:themeFillShade="D9"/>
        <w:tabs>
          <w:tab w:val="left" w:pos="993"/>
        </w:tabs>
        <w:rPr>
          <w:rFonts w:ascii="TH SarabunPSK" w:hAnsi="TH SarabunPSK" w:cs="TH SarabunPSK"/>
          <w:b/>
          <w:bCs/>
        </w:rPr>
      </w:pPr>
      <w:r w:rsidRPr="00B60D70">
        <w:rPr>
          <w:rFonts w:ascii="TH SarabunPSK" w:hAnsi="TH SarabunPSK" w:cs="TH SarabunPSK" w:hint="cs"/>
          <w:b/>
          <w:bCs/>
          <w:cs/>
        </w:rPr>
        <w:tab/>
      </w:r>
      <w:r w:rsidR="00D756E0" w:rsidRPr="00B60D70">
        <w:rPr>
          <w:rFonts w:ascii="TH SarabunPSK" w:hAnsi="TH SarabunPSK" w:cs="TH SarabunPSK" w:hint="cs"/>
          <w:b/>
          <w:bCs/>
        </w:rPr>
        <w:t>(Teaching and Learning in Civil Engineering Courses</w:t>
      </w:r>
      <w:r w:rsidR="00D756E0" w:rsidRPr="00B60D70">
        <w:rPr>
          <w:rFonts w:ascii="TH SarabunPSK" w:hAnsi="TH SarabunPSK" w:cs="TH SarabunPSK" w:hint="cs"/>
          <w:b/>
          <w:bCs/>
          <w:cs/>
        </w:rPr>
        <w:t xml:space="preserve"> </w:t>
      </w:r>
    </w:p>
    <w:p w14:paraId="4AE4F1C8" w14:textId="261A570C" w:rsidR="009E6917" w:rsidRPr="00B60D70" w:rsidRDefault="003A1B73" w:rsidP="003A1B73">
      <w:pPr>
        <w:shd w:val="clear" w:color="auto" w:fill="D9D9D9" w:themeFill="background1" w:themeFillShade="D9"/>
        <w:tabs>
          <w:tab w:val="left" w:pos="993"/>
        </w:tabs>
        <w:rPr>
          <w:rFonts w:ascii="TH SarabunPSK" w:hAnsi="TH SarabunPSK" w:cs="TH SarabunPSK"/>
          <w:b/>
          <w:bCs/>
        </w:rPr>
      </w:pPr>
      <w:r w:rsidRPr="00B60D70">
        <w:rPr>
          <w:rFonts w:ascii="TH SarabunPSK" w:hAnsi="TH SarabunPSK" w:cs="TH SarabunPSK" w:hint="cs"/>
          <w:b/>
          <w:bCs/>
          <w:cs/>
        </w:rPr>
        <w:tab/>
      </w:r>
      <w:r w:rsidR="00D756E0" w:rsidRPr="00B60D70">
        <w:rPr>
          <w:rFonts w:ascii="TH SarabunPSK" w:hAnsi="TH SarabunPSK" w:cs="TH SarabunPSK" w:hint="cs"/>
          <w:b/>
          <w:bCs/>
        </w:rPr>
        <w:t>Based on Principle of Facilitation and Coaching)</w:t>
      </w:r>
    </w:p>
    <w:p w14:paraId="4C1C7440" w14:textId="5B104D37"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 xml:space="preserve">: </w:t>
      </w:r>
      <w:r w:rsidR="00B91175" w:rsidRPr="00B60D70">
        <w:rPr>
          <w:rFonts w:ascii="TH SarabunPSK" w:hAnsi="TH SarabunPSK" w:cs="TH SarabunPSK" w:hint="cs"/>
          <w:b/>
          <w:bCs/>
        </w:rPr>
        <w:t xml:space="preserve">CTE </w:t>
      </w:r>
      <w:r w:rsidRPr="00B60D70">
        <w:rPr>
          <w:rFonts w:ascii="TH SarabunPSK" w:hAnsi="TH SarabunPSK" w:cs="TH SarabunPSK" w:hint="cs"/>
          <w:b/>
          <w:bCs/>
        </w:rPr>
        <w:t>302</w:t>
      </w:r>
    </w:p>
    <w:p w14:paraId="178DDE4E" w14:textId="5A00759A" w:rsidR="009E6917" w:rsidRPr="00B60D70" w:rsidRDefault="00D756E0" w:rsidP="003A1B73">
      <w:pPr>
        <w:ind w:firstLine="720"/>
        <w:rPr>
          <w:rFonts w:ascii="TH SarabunPSK" w:hAnsi="TH SarabunPSK" w:cs="TH SarabunPSK"/>
        </w:rPr>
      </w:pPr>
      <w:bookmarkStart w:id="449" w:name="_Hlk47771313"/>
      <w:r w:rsidRPr="00B60D70">
        <w:rPr>
          <w:rFonts w:ascii="TH SarabunPSK" w:hAnsi="TH SarabunPSK" w:cs="TH SarabunPSK" w:hint="cs"/>
          <w:cs/>
          <w:lang w:val="th-TH"/>
        </w:rPr>
        <w:t>แนวคิดและหลักการการเกื้อหนุนและการโค้ชเพื่อการเรียนการสอน บทบาทของผู้เกื้อหนุนและโค้ชในการจัดการเรียนรู้ การสร้างพื้นที่ปลอดภัยเชิงจิตวิทยาในห้องเรียน การพัฒนาทักษะการ</w:t>
      </w:r>
      <w:r w:rsidR="00BA2D59" w:rsidRPr="00B60D70">
        <w:rPr>
          <w:rFonts w:ascii="TH SarabunPSK" w:hAnsi="TH SarabunPSK" w:cs="TH SarabunPSK" w:hint="cs"/>
          <w:cs/>
          <w:lang w:val="th-TH"/>
        </w:rPr>
        <w:t>เกื้อหนุน</w:t>
      </w:r>
      <w:r w:rsidRPr="00B60D70">
        <w:rPr>
          <w:rFonts w:ascii="TH SarabunPSK" w:hAnsi="TH SarabunPSK" w:cs="TH SarabunPSK" w:hint="cs"/>
          <w:cs/>
          <w:lang w:val="th-TH"/>
        </w:rPr>
        <w:t xml:space="preserve">และการโค้ชเพื่อการเรียนการสอนทางช่างโยธา การจัดกระบวนการกลุ่มเพื่อสร้างการเรียนรู้ให้กับผู้เรียน การตั้งคำถามแบบโค้ช การฟังเพื่อวินิจฉัยปัญหาของผู้เรียนและการให้ข้อมูลสะท้อนกลับเพื่อให้ผู้เรียนเกิดการเรียนรู้ด้วยตนเอง การบูรณาการบทบาทของผู้เกื้อหนุนและโค้ชเพื่อการจัดการเรียนรู้รายวิชาทางช่างโยธา พัฒนาคุณลักษณะความเป็นครูโดยบูรณาการกับการฝึกประสบการณ์วิชาชีพครู </w:t>
      </w:r>
    </w:p>
    <w:p w14:paraId="71592755" w14:textId="11A55F89" w:rsidR="009E6917" w:rsidRPr="00B60D70" w:rsidRDefault="00D756E0" w:rsidP="003A1B73">
      <w:pPr>
        <w:ind w:firstLine="720"/>
        <w:rPr>
          <w:rFonts w:ascii="TH SarabunPSK" w:hAnsi="TH SarabunPSK" w:cs="TH SarabunPSK"/>
          <w:cs/>
        </w:rPr>
      </w:pPr>
      <w:r w:rsidRPr="00B60D70">
        <w:rPr>
          <w:rFonts w:ascii="TH SarabunPSK" w:hAnsi="TH SarabunPSK" w:cs="TH SarabunPSK" w:hint="cs"/>
        </w:rPr>
        <w:t>Concepts and principles of support and coaching for teaching and learning</w:t>
      </w:r>
      <w:r w:rsidRPr="00B60D70">
        <w:rPr>
          <w:rFonts w:ascii="TH SarabunPSK" w:hAnsi="TH SarabunPSK" w:cs="TH SarabunPSK" w:hint="cs"/>
          <w:cs/>
        </w:rPr>
        <w:t>.</w:t>
      </w:r>
      <w:r w:rsidRPr="00B60D70">
        <w:rPr>
          <w:rFonts w:ascii="TH SarabunPSK" w:hAnsi="TH SarabunPSK" w:cs="TH SarabunPSK" w:hint="cs"/>
        </w:rPr>
        <w:t xml:space="preserve"> The role of supporters and coaches in learning management Creating a psychologically safe space in </w:t>
      </w:r>
      <w:r w:rsidRPr="00B60D70">
        <w:rPr>
          <w:rFonts w:ascii="TH SarabunPSK" w:hAnsi="TH SarabunPSK" w:cs="TH SarabunPSK" w:hint="cs"/>
        </w:rPr>
        <w:lastRenderedPageBreak/>
        <w:t xml:space="preserve">the classroom Developing facilitation and coaching skills for teaching civil engineering. Organizing group processes to create learning for students Asking questions like a coach Listening to diagnose student problems and providing feedback so that students can learn on their own. Integrating the role of supporter and coach for learning in civil engineering subjects. Developing teacher </w:t>
      </w:r>
      <w:r w:rsidR="00825587" w:rsidRPr="00B60D70">
        <w:rPr>
          <w:rFonts w:ascii="TH SarabunPSK" w:hAnsi="TH SarabunPSK" w:cs="TH SarabunPSK" w:hint="cs"/>
        </w:rPr>
        <w:t>characteristics</w:t>
      </w:r>
      <w:r w:rsidRPr="00B60D70">
        <w:rPr>
          <w:rFonts w:ascii="TH SarabunPSK" w:hAnsi="TH SarabunPSK" w:cs="TH SarabunPSK" w:hint="cs"/>
        </w:rPr>
        <w:t xml:space="preserve"> through integrating professional teaching experiences</w:t>
      </w:r>
      <w:r w:rsidRPr="00B60D70">
        <w:rPr>
          <w:rFonts w:ascii="TH SarabunPSK" w:hAnsi="TH SarabunPSK" w:cs="TH SarabunPSK" w:hint="cs"/>
          <w:cs/>
        </w:rPr>
        <w:t>.</w:t>
      </w:r>
    </w:p>
    <w:bookmarkEnd w:id="449"/>
    <w:p w14:paraId="2D30FFEF" w14:textId="77777777" w:rsidR="003A1B73" w:rsidRPr="00B60D70" w:rsidRDefault="003A1B73" w:rsidP="00592146">
      <w:pPr>
        <w:rPr>
          <w:rFonts w:ascii="TH SarabunPSK" w:hAnsi="TH SarabunPSK" w:cs="TH SarabunPSK"/>
          <w:lang w:val="th-TH"/>
        </w:rPr>
      </w:pPr>
    </w:p>
    <w:p w14:paraId="0446DA73" w14:textId="70E47C2D"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ผลลัพธ์การเรียนรู้ระดับรายวิชา</w:t>
      </w:r>
      <w:r w:rsidR="00BD7F9D" w:rsidRPr="00B60D70">
        <w:rPr>
          <w:rFonts w:ascii="TH SarabunPSK" w:hAnsi="TH SarabunPSK" w:cs="TH SarabunPSK" w:hint="cs"/>
          <w:b/>
          <w:bCs/>
          <w:cs/>
          <w:lang w:val="th-TH"/>
        </w:rPr>
        <w:t xml:space="preserve"> </w:t>
      </w:r>
    </w:p>
    <w:p w14:paraId="4CE7E380" w14:textId="028EF145" w:rsidR="00B5318D" w:rsidRPr="00B60D70" w:rsidRDefault="00B5318D" w:rsidP="00FF7D50">
      <w:pPr>
        <w:pStyle w:val="af9"/>
        <w:numPr>
          <w:ilvl w:val="0"/>
          <w:numId w:val="108"/>
        </w:numPr>
        <w:tabs>
          <w:tab w:val="left" w:pos="851"/>
        </w:tabs>
        <w:ind w:left="851" w:hanging="284"/>
        <w:rPr>
          <w:rFonts w:ascii="TH SarabunPSK" w:hAnsi="TH SarabunPSK" w:cs="TH SarabunPSK"/>
        </w:rPr>
      </w:pPr>
      <w:r w:rsidRPr="00B60D70">
        <w:rPr>
          <w:rFonts w:ascii="TH SarabunPSK" w:hAnsi="TH SarabunPSK" w:cs="TH SarabunPSK" w:hint="cs"/>
          <w:cs/>
        </w:rPr>
        <w:t>ประยุกต์หลักและวิธีการในการจัดการเรียนรู้เชิงรุกกับเนื้อหาวิศวกรรมโยธาได้</w:t>
      </w:r>
    </w:p>
    <w:p w14:paraId="4A3CBF78" w14:textId="77777777" w:rsidR="00AA1B00" w:rsidRPr="00B60D70" w:rsidRDefault="00AA1B00" w:rsidP="00FF7D50">
      <w:pPr>
        <w:pStyle w:val="af9"/>
        <w:numPr>
          <w:ilvl w:val="0"/>
          <w:numId w:val="108"/>
        </w:numPr>
        <w:tabs>
          <w:tab w:val="left" w:pos="851"/>
        </w:tabs>
        <w:ind w:left="851" w:hanging="284"/>
        <w:rPr>
          <w:rFonts w:ascii="TH SarabunPSK" w:hAnsi="TH SarabunPSK" w:cs="TH SarabunPSK"/>
          <w:lang w:val="th-TH"/>
        </w:rPr>
      </w:pPr>
      <w:r w:rsidRPr="00B60D70">
        <w:rPr>
          <w:rFonts w:ascii="TH SarabunPSK" w:hAnsi="TH SarabunPSK" w:cs="TH SarabunPSK" w:hint="cs"/>
          <w:cs/>
        </w:rPr>
        <w:t>ประยุกต์หลักของการเกื้อหนุนและการโค้ชมาใช้ในการจัดการเรียนรู้รายวิชาช่างโยธาได้</w:t>
      </w:r>
    </w:p>
    <w:p w14:paraId="3D5D8573" w14:textId="008889F0" w:rsidR="00532687" w:rsidRPr="00B60D70" w:rsidRDefault="00AA1B00" w:rsidP="00FF7D50">
      <w:pPr>
        <w:pStyle w:val="af9"/>
        <w:numPr>
          <w:ilvl w:val="0"/>
          <w:numId w:val="108"/>
        </w:numPr>
        <w:tabs>
          <w:tab w:val="left" w:pos="851"/>
        </w:tabs>
        <w:ind w:left="851" w:hanging="284"/>
        <w:rPr>
          <w:rFonts w:ascii="TH SarabunPSK" w:hAnsi="TH SarabunPSK" w:cs="TH SarabunPSK"/>
          <w:lang w:val="th-TH"/>
        </w:rPr>
      </w:pPr>
      <w:r w:rsidRPr="00B60D70">
        <w:rPr>
          <w:rFonts w:ascii="TH SarabunPSK" w:hAnsi="TH SarabunPSK" w:cs="TH SarabunPSK" w:hint="cs"/>
          <w:cs/>
          <w:lang w:val="th-TH"/>
        </w:rPr>
        <w:t>วิเคราะห์เนื้อหารายวิชาทางวิศวกรรมโยธาเพื่อใช้ในการจ</w:t>
      </w:r>
      <w:r w:rsidR="00866466" w:rsidRPr="00B60D70">
        <w:rPr>
          <w:rFonts w:ascii="TH SarabunPSK" w:hAnsi="TH SarabunPSK" w:cs="TH SarabunPSK" w:hint="cs"/>
          <w:cs/>
          <w:lang w:val="th-TH"/>
        </w:rPr>
        <w:t>ั</w:t>
      </w:r>
      <w:r w:rsidRPr="00B60D70">
        <w:rPr>
          <w:rFonts w:ascii="TH SarabunPSK" w:hAnsi="TH SarabunPSK" w:cs="TH SarabunPSK" w:hint="cs"/>
          <w:cs/>
          <w:lang w:val="th-TH"/>
        </w:rPr>
        <w:t>ดการเรียนรู้ในระดับประกาศนียบัต</w:t>
      </w:r>
      <w:r w:rsidR="00825587" w:rsidRPr="00B60D70">
        <w:rPr>
          <w:rFonts w:ascii="TH SarabunPSK" w:hAnsi="TH SarabunPSK" w:cs="TH SarabunPSK" w:hint="cs"/>
          <w:cs/>
          <w:lang w:val="th-TH"/>
        </w:rPr>
        <w:t>ร</w:t>
      </w:r>
      <w:r w:rsidRPr="00B60D70">
        <w:rPr>
          <w:rFonts w:ascii="TH SarabunPSK" w:hAnsi="TH SarabunPSK" w:cs="TH SarabunPSK" w:hint="cs"/>
          <w:cs/>
          <w:lang w:val="th-TH"/>
        </w:rPr>
        <w:t>วิชาชีพ</w:t>
      </w:r>
      <w:r w:rsidR="00F80C5C" w:rsidRPr="00B60D70">
        <w:rPr>
          <w:rFonts w:ascii="TH SarabunPSK" w:hAnsi="TH SarabunPSK" w:cs="TH SarabunPSK"/>
        </w:rPr>
        <w:t xml:space="preserve"> </w:t>
      </w:r>
      <w:r w:rsidRPr="00B60D70">
        <w:rPr>
          <w:rFonts w:ascii="TH SarabunPSK" w:hAnsi="TH SarabunPSK" w:cs="TH SarabunPSK" w:hint="cs"/>
          <w:cs/>
          <w:lang w:val="th-TH"/>
        </w:rPr>
        <w:t>(ปวช.)</w:t>
      </w:r>
    </w:p>
    <w:p w14:paraId="77AB6DE3" w14:textId="77777777" w:rsidR="009E6917" w:rsidRPr="00B60D70" w:rsidRDefault="009E6917" w:rsidP="00592146">
      <w:pPr>
        <w:rPr>
          <w:rFonts w:ascii="TH SarabunPSK" w:hAnsi="TH SarabunPSK" w:cs="TH SarabunPSK"/>
        </w:rPr>
      </w:pPr>
    </w:p>
    <w:p w14:paraId="1D5D1F1B" w14:textId="0711D95A" w:rsidR="009E6917" w:rsidRPr="00B60D70" w:rsidRDefault="00B91175" w:rsidP="003A1B73">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b w:val="0"/>
          <w:bCs w:val="0"/>
        </w:rPr>
      </w:pPr>
      <w:bookmarkStart w:id="450" w:name="_Toc179246057"/>
      <w:bookmarkStart w:id="451" w:name="_Toc179656425"/>
      <w:bookmarkStart w:id="452" w:name="_Toc180609505"/>
      <w:bookmarkStart w:id="453" w:name="_Toc191634121"/>
      <w:bookmarkStart w:id="454" w:name="_Hlk160375158"/>
      <w:r w:rsidRPr="00B60D70">
        <w:rPr>
          <w:rFonts w:ascii="TH SarabunPSK" w:hAnsi="TH SarabunPSK" w:cs="TH SarabunPSK" w:hint="cs"/>
        </w:rPr>
        <w:t xml:space="preserve">CTE </w:t>
      </w:r>
      <w:r w:rsidR="00D756E0" w:rsidRPr="00B60D70">
        <w:rPr>
          <w:rFonts w:ascii="TH SarabunPSK" w:hAnsi="TH SarabunPSK" w:cs="TH SarabunPSK" w:hint="cs"/>
        </w:rPr>
        <w:t>408</w:t>
      </w:r>
      <w:r w:rsidR="00D756E0" w:rsidRPr="00B60D70">
        <w:rPr>
          <w:rFonts w:ascii="TH SarabunPSK" w:hAnsi="TH SarabunPSK" w:cs="TH SarabunPSK" w:hint="cs"/>
          <w:cs/>
        </w:rPr>
        <w:t xml:space="preserve"> </w:t>
      </w:r>
      <w:r w:rsidR="00D756E0" w:rsidRPr="00B60D70">
        <w:rPr>
          <w:rFonts w:ascii="TH SarabunPSK" w:hAnsi="TH SarabunPSK" w:cs="TH SarabunPSK" w:hint="cs"/>
        </w:rPr>
        <w:tab/>
      </w:r>
      <w:r w:rsidR="00D756E0" w:rsidRPr="00B60D70">
        <w:rPr>
          <w:rFonts w:ascii="TH SarabunPSK" w:hAnsi="TH SarabunPSK" w:cs="TH SarabunPSK" w:hint="cs"/>
          <w:cs/>
        </w:rPr>
        <w:t xml:space="preserve">การจัดการเรียนรู้แบบเน้นผลลัพธ์การเรียนรู้ </w:t>
      </w:r>
      <w:r w:rsidR="00D756E0" w:rsidRPr="00B60D70">
        <w:rPr>
          <w:rFonts w:ascii="TH SarabunPSK" w:hAnsi="TH SarabunPSK" w:cs="TH SarabunPSK" w:hint="cs"/>
          <w:cs/>
        </w:rPr>
        <w:tab/>
      </w:r>
      <w:bookmarkEnd w:id="450"/>
      <w:bookmarkEnd w:id="451"/>
      <w:bookmarkEnd w:id="452"/>
      <w:r w:rsidR="00F92F69" w:rsidRPr="00B60D70">
        <w:rPr>
          <w:rFonts w:ascii="TH SarabunPSK" w:hAnsi="TH SarabunPSK" w:cs="TH SarabunPSK"/>
        </w:rPr>
        <w:t>3 (1-4-6)</w:t>
      </w:r>
      <w:bookmarkEnd w:id="453"/>
    </w:p>
    <w:p w14:paraId="187F1A30" w14:textId="77777777" w:rsidR="009E6917" w:rsidRPr="00B60D70" w:rsidRDefault="00D756E0" w:rsidP="003A1B73">
      <w:pPr>
        <w:shd w:val="clear" w:color="auto" w:fill="D9D9D9" w:themeFill="background1" w:themeFillShade="D9"/>
        <w:tabs>
          <w:tab w:val="left" w:pos="993"/>
        </w:tabs>
        <w:rPr>
          <w:rFonts w:ascii="TH SarabunPSK" w:hAnsi="TH SarabunPSK" w:cs="TH SarabunPSK"/>
          <w:b/>
          <w:bCs/>
        </w:rPr>
      </w:pPr>
      <w:r w:rsidRPr="00B60D70">
        <w:rPr>
          <w:rFonts w:ascii="TH SarabunPSK" w:hAnsi="TH SarabunPSK" w:cs="TH SarabunPSK" w:hint="cs"/>
          <w:cs/>
        </w:rPr>
        <w:tab/>
      </w:r>
      <w:r w:rsidRPr="00B60D70">
        <w:rPr>
          <w:rFonts w:ascii="TH SarabunPSK" w:hAnsi="TH SarabunPSK" w:cs="TH SarabunPSK" w:hint="cs"/>
          <w:b/>
          <w:bCs/>
        </w:rPr>
        <w:t xml:space="preserve">(Student </w:t>
      </w:r>
      <w:r w:rsidRPr="00B60D70">
        <w:rPr>
          <w:rFonts w:ascii="TH SarabunPSK" w:hAnsi="TH SarabunPSK" w:cs="TH SarabunPSK" w:hint="cs"/>
          <w:b/>
          <w:bCs/>
          <w:shd w:val="clear" w:color="auto" w:fill="D9D9D9" w:themeFill="background1" w:themeFillShade="D9"/>
        </w:rPr>
        <w:t>Development</w:t>
      </w:r>
      <w:r w:rsidRPr="00B60D70">
        <w:rPr>
          <w:rFonts w:ascii="TH SarabunPSK" w:hAnsi="TH SarabunPSK" w:cs="TH SarabunPSK" w:hint="cs"/>
          <w:b/>
          <w:bCs/>
        </w:rPr>
        <w:t xml:space="preserve"> Based on Learning Outcome)</w:t>
      </w:r>
    </w:p>
    <w:p w14:paraId="5F1C72EF" w14:textId="77777777" w:rsidR="009E6917" w:rsidRPr="00B60D70" w:rsidRDefault="00D756E0" w:rsidP="00592146">
      <w:pPr>
        <w:rPr>
          <w:rFonts w:ascii="TH SarabunPSK" w:hAnsi="TH SarabunPSK" w:cs="TH SarabunPSK"/>
          <w:b/>
          <w:bCs/>
          <w: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 xml:space="preserve">: </w:t>
      </w:r>
      <w:r w:rsidRPr="00B60D70">
        <w:rPr>
          <w:rFonts w:ascii="TH SarabunPSK" w:hAnsi="TH SarabunPSK" w:cs="TH SarabunPSK" w:hint="cs"/>
          <w:b/>
          <w:bCs/>
          <w:cs/>
          <w:lang w:val="th-TH"/>
        </w:rPr>
        <w:t>ไม่มี</w:t>
      </w:r>
    </w:p>
    <w:p w14:paraId="74B43FB5" w14:textId="08E3CA2E" w:rsidR="009E6917" w:rsidRPr="00B60D70" w:rsidRDefault="00D756E0" w:rsidP="003A1B73">
      <w:pPr>
        <w:ind w:firstLine="720"/>
        <w:rPr>
          <w:rFonts w:ascii="TH SarabunPSK" w:hAnsi="TH SarabunPSK" w:cs="TH SarabunPSK"/>
        </w:rPr>
      </w:pPr>
      <w:r w:rsidRPr="00B60D70">
        <w:rPr>
          <w:rFonts w:ascii="TH SarabunPSK" w:hAnsi="TH SarabunPSK" w:cs="TH SarabunPSK" w:hint="cs"/>
          <w:cs/>
          <w:lang w:val="th-TH"/>
        </w:rPr>
        <w:t xml:space="preserve">แนวคิดของการจัดการเรียนรู้ที่เน้นผู้เรียนเป็นสำคัญ หลักการ แนวคิดและทฤษฎี เกี่ยวกับการจัดการเรียนรู้ที่เน้นผลลัพธ์การเรียนรู้ การออกแบบวิธีการจัดการเรียนรู้เพื่อพัฒนาผลลัพธ์การเรียนรู้ให้กับผู้เรียน การเขียนผลลัพธ์การเรียนรู้ การเลือกวิธีการจัดการเรียนรู้และวิธีการวัดประเมินผลที่สอดคล้องกับผลลัพธ์การเรียนรู้ การพัฒนาเครื่องมือเพื่อการเรียนรู้และเครื่องมือในการประเมินผลการเรียนรู้ที่สอดคล้องกับผลลัพธ์การเรียนรู้ พัฒนาคุณลักษณะความเป็นครูโดยบูรณาการกับการฝึกประสบการณ์วิชาชีพครู </w:t>
      </w:r>
    </w:p>
    <w:p w14:paraId="1EAA0DE5" w14:textId="34EF4A5C" w:rsidR="009E6917" w:rsidRPr="00B60D70" w:rsidRDefault="00D756E0" w:rsidP="003A1B73">
      <w:pPr>
        <w:ind w:firstLine="720"/>
        <w:rPr>
          <w:rFonts w:ascii="TH SarabunPSK" w:hAnsi="TH SarabunPSK" w:cs="TH SarabunPSK"/>
        </w:rPr>
      </w:pPr>
      <w:r w:rsidRPr="00B60D70">
        <w:rPr>
          <w:rFonts w:ascii="TH SarabunPSK" w:hAnsi="TH SarabunPSK" w:cs="TH SarabunPSK" w:hint="cs"/>
        </w:rPr>
        <w:t>Concept of learning management focused on learner. Principles, concepts and theories in learning management emphasize outcome-based education (OBE). Design of learning management method to develop learning outcomes for learners. Writing learning outcome, selecting learning management method and measurement method align with</w:t>
      </w:r>
      <w:r w:rsidRPr="00B60D70">
        <w:rPr>
          <w:rFonts w:ascii="TH SarabunPSK" w:hAnsi="TH SarabunPSK" w:cs="TH SarabunPSK" w:hint="cs"/>
          <w:cs/>
        </w:rPr>
        <w:t xml:space="preserve"> </w:t>
      </w:r>
      <w:r w:rsidRPr="00B60D70">
        <w:rPr>
          <w:rFonts w:ascii="TH SarabunPSK" w:hAnsi="TH SarabunPSK" w:cs="TH SarabunPSK" w:hint="cs"/>
        </w:rPr>
        <w:t>of learning outcome, Development of learning tools and learning evaluation tools align with learning outcome</w:t>
      </w:r>
      <w:r w:rsidR="00CB0346" w:rsidRPr="00B60D70">
        <w:rPr>
          <w:rFonts w:ascii="TH SarabunPSK" w:hAnsi="TH SarabunPSK" w:cs="TH SarabunPSK" w:hint="cs"/>
          <w:cs/>
        </w:rPr>
        <w:t xml:space="preserve"> </w:t>
      </w:r>
      <w:r w:rsidRPr="00B60D70">
        <w:rPr>
          <w:rFonts w:ascii="TH SarabunPSK" w:hAnsi="TH SarabunPSK" w:cs="TH SarabunPSK" w:hint="cs"/>
        </w:rPr>
        <w:t xml:space="preserve">Developing teacher </w:t>
      </w:r>
      <w:r w:rsidR="00825587" w:rsidRPr="00B60D70">
        <w:rPr>
          <w:rFonts w:ascii="TH SarabunPSK" w:hAnsi="TH SarabunPSK" w:cs="TH SarabunPSK" w:hint="cs"/>
        </w:rPr>
        <w:t>characteristics</w:t>
      </w:r>
      <w:r w:rsidRPr="00B60D70">
        <w:rPr>
          <w:rFonts w:ascii="TH SarabunPSK" w:hAnsi="TH SarabunPSK" w:cs="TH SarabunPSK" w:hint="cs"/>
        </w:rPr>
        <w:t xml:space="preserve"> through integrating professional teaching experiences</w:t>
      </w:r>
      <w:r w:rsidRPr="00B60D70">
        <w:rPr>
          <w:rFonts w:ascii="TH SarabunPSK" w:hAnsi="TH SarabunPSK" w:cs="TH SarabunPSK" w:hint="cs"/>
          <w:cs/>
        </w:rPr>
        <w:t>.</w:t>
      </w:r>
    </w:p>
    <w:p w14:paraId="7CE3C262" w14:textId="629B3D9D" w:rsidR="009E6917" w:rsidRPr="00B60D70" w:rsidRDefault="00D756E0" w:rsidP="00592146">
      <w:pPr>
        <w:rPr>
          <w:rFonts w:ascii="TH SarabunPSK" w:eastAsia="Calibri" w:hAnsi="TH SarabunPSK" w:cs="TH SarabunPSK"/>
          <w:b/>
          <w:bCs/>
        </w:rPr>
      </w:pPr>
      <w:r w:rsidRPr="00B60D70">
        <w:rPr>
          <w:rFonts w:ascii="TH SarabunPSK" w:hAnsi="TH SarabunPSK" w:cs="TH SarabunPSK" w:hint="cs"/>
          <w:b/>
          <w:bCs/>
          <w:cs/>
          <w:lang w:val="th-TH"/>
        </w:rPr>
        <w:t>ผลลัพธ์การเรียนรู้</w:t>
      </w:r>
      <w:r w:rsidRPr="00B60D70">
        <w:rPr>
          <w:rFonts w:ascii="TH SarabunPSK" w:eastAsia="TH SarabunPSK" w:hAnsi="TH SarabunPSK" w:cs="TH SarabunPSK" w:hint="cs"/>
          <w:b/>
          <w:bCs/>
          <w:cs/>
          <w:lang w:val="th-TH"/>
        </w:rPr>
        <w:t>ของรายวิชา</w:t>
      </w:r>
    </w:p>
    <w:p w14:paraId="4D510A1B" w14:textId="77777777" w:rsidR="00AA1B00" w:rsidRPr="00B60D70" w:rsidRDefault="00AA1B00" w:rsidP="00FF7D50">
      <w:pPr>
        <w:pStyle w:val="af9"/>
        <w:numPr>
          <w:ilvl w:val="0"/>
          <w:numId w:val="70"/>
        </w:numPr>
        <w:ind w:left="851" w:hanging="284"/>
        <w:rPr>
          <w:rFonts w:ascii="TH SarabunPSK" w:hAnsi="TH SarabunPSK" w:cs="TH SarabunPSK"/>
          <w:lang w:val="th-TH"/>
        </w:rPr>
      </w:pPr>
      <w:r w:rsidRPr="00B60D70">
        <w:rPr>
          <w:rFonts w:ascii="TH SarabunPSK" w:hAnsi="TH SarabunPSK" w:cs="TH SarabunPSK" w:hint="cs"/>
          <w:cs/>
          <w:lang w:val="th-TH"/>
        </w:rPr>
        <w:t>อธิบายหลักการ แนวคิดและทฤษฎี เกี่ยวกับการจัดการเรียนรู้ที่เน้นผลลัพธ์การเรียนรู้</w:t>
      </w:r>
    </w:p>
    <w:p w14:paraId="38FD7E35" w14:textId="77777777" w:rsidR="00AA1B00" w:rsidRPr="00B60D70" w:rsidRDefault="00AA1B00" w:rsidP="00FF7D50">
      <w:pPr>
        <w:pStyle w:val="af9"/>
        <w:numPr>
          <w:ilvl w:val="0"/>
          <w:numId w:val="70"/>
        </w:numPr>
        <w:ind w:left="851" w:hanging="284"/>
        <w:rPr>
          <w:rFonts w:ascii="TH SarabunPSK" w:hAnsi="TH SarabunPSK" w:cs="TH SarabunPSK"/>
          <w:lang w:val="th-TH"/>
        </w:rPr>
      </w:pPr>
      <w:r w:rsidRPr="00B60D70">
        <w:rPr>
          <w:rFonts w:ascii="TH SarabunPSK" w:hAnsi="TH SarabunPSK" w:cs="TH SarabunPSK" w:hint="cs"/>
          <w:cs/>
          <w:lang w:val="th-TH"/>
        </w:rPr>
        <w:t>จัดการเรียนรู้เพื่อพัฒนาผลลัพธ์การเรียนรู้ให้กับผู้เรียนได้</w:t>
      </w:r>
    </w:p>
    <w:p w14:paraId="5FC32C79" w14:textId="6FDF8D45" w:rsidR="00D628A7" w:rsidRPr="00B60D70" w:rsidRDefault="00AA1B00" w:rsidP="00FF7D50">
      <w:pPr>
        <w:pStyle w:val="af9"/>
        <w:numPr>
          <w:ilvl w:val="0"/>
          <w:numId w:val="70"/>
        </w:numPr>
        <w:ind w:left="851" w:hanging="284"/>
        <w:rPr>
          <w:rFonts w:ascii="TH SarabunPSK" w:hAnsi="TH SarabunPSK" w:cs="TH SarabunPSK"/>
        </w:rPr>
      </w:pPr>
      <w:r w:rsidRPr="00B60D70">
        <w:rPr>
          <w:rFonts w:ascii="TH SarabunPSK" w:hAnsi="TH SarabunPSK" w:cs="TH SarabunPSK" w:hint="cs"/>
          <w:cs/>
          <w:lang w:val="th-TH"/>
        </w:rPr>
        <w:t>พัฒนาเครื่องมือในการประเมินผลการเรียนรู้ที่สอดคล้องกับผลลัพธ์การเรียนรู้</w:t>
      </w:r>
    </w:p>
    <w:p w14:paraId="7FC594B6" w14:textId="77777777" w:rsidR="00AA1B00" w:rsidRPr="00B60D70" w:rsidRDefault="00AA1B00" w:rsidP="00AA1B00">
      <w:pPr>
        <w:rPr>
          <w:rFonts w:ascii="TH SarabunPSK" w:hAnsi="TH SarabunPSK" w:cs="TH SarabunPSK"/>
        </w:rPr>
      </w:pPr>
    </w:p>
    <w:p w14:paraId="6D392B99" w14:textId="27519DD7" w:rsidR="009E6917" w:rsidRPr="00B60D70" w:rsidRDefault="00B91175" w:rsidP="003A1B73">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455" w:name="_Toc179246058"/>
      <w:bookmarkStart w:id="456" w:name="_Toc179656426"/>
      <w:bookmarkStart w:id="457" w:name="_Toc180609506"/>
      <w:bookmarkStart w:id="458" w:name="_Toc191634122"/>
      <w:r w:rsidRPr="00B60D70">
        <w:rPr>
          <w:rFonts w:ascii="TH SarabunPSK" w:hAnsi="TH SarabunPSK" w:cs="TH SarabunPSK" w:hint="cs"/>
        </w:rPr>
        <w:lastRenderedPageBreak/>
        <w:t xml:space="preserve">CTE </w:t>
      </w:r>
      <w:r w:rsidR="00D756E0" w:rsidRPr="00B60D70">
        <w:rPr>
          <w:rFonts w:ascii="TH SarabunPSK" w:hAnsi="TH SarabunPSK" w:cs="TH SarabunPSK" w:hint="cs"/>
        </w:rPr>
        <w:t>198</w:t>
      </w:r>
      <w:r w:rsidR="00D756E0" w:rsidRPr="00B60D70">
        <w:rPr>
          <w:rFonts w:ascii="TH SarabunPSK" w:hAnsi="TH SarabunPSK" w:cs="TH SarabunPSK" w:hint="cs"/>
          <w:cs/>
        </w:rPr>
        <w:t xml:space="preserve"> </w:t>
      </w:r>
      <w:r w:rsidR="003A1B73" w:rsidRPr="00B60D70">
        <w:rPr>
          <w:rFonts w:ascii="TH SarabunPSK" w:hAnsi="TH SarabunPSK" w:cs="TH SarabunPSK" w:hint="cs"/>
          <w:cs/>
        </w:rPr>
        <w:tab/>
      </w:r>
      <w:r w:rsidR="00D756E0" w:rsidRPr="00B60D70">
        <w:rPr>
          <w:rFonts w:ascii="TH SarabunPSK" w:hAnsi="TH SarabunPSK" w:cs="TH SarabunPSK" w:hint="cs"/>
          <w:cs/>
        </w:rPr>
        <w:t xml:space="preserve">การฝึกประสบการณ์วิชาชีพช่างโยธา </w:t>
      </w:r>
      <w:r w:rsidR="00D756E0" w:rsidRPr="00B60D70">
        <w:rPr>
          <w:rFonts w:ascii="TH SarabunPSK" w:hAnsi="TH SarabunPSK" w:cs="TH SarabunPSK" w:hint="cs"/>
        </w:rPr>
        <w:t>1</w:t>
      </w:r>
      <w:bookmarkEnd w:id="454"/>
      <w:r w:rsidR="00D756E0" w:rsidRPr="00B60D70">
        <w:rPr>
          <w:rFonts w:ascii="TH SarabunPSK" w:hAnsi="TH SarabunPSK" w:cs="TH SarabunPSK" w:hint="cs"/>
        </w:rPr>
        <w:tab/>
        <w:t>1 (0-</w:t>
      </w:r>
      <w:r w:rsidR="00321D56" w:rsidRPr="00B60D70">
        <w:rPr>
          <w:rFonts w:ascii="TH SarabunPSK" w:hAnsi="TH SarabunPSK" w:cs="TH SarabunPSK"/>
        </w:rPr>
        <w:t>3</w:t>
      </w:r>
      <w:r w:rsidR="00D756E0" w:rsidRPr="00B60D70">
        <w:rPr>
          <w:rFonts w:ascii="TH SarabunPSK" w:hAnsi="TH SarabunPSK" w:cs="TH SarabunPSK" w:hint="cs"/>
        </w:rPr>
        <w:t>-3)</w:t>
      </w:r>
      <w:bookmarkEnd w:id="455"/>
      <w:bookmarkEnd w:id="456"/>
      <w:bookmarkEnd w:id="457"/>
      <w:bookmarkEnd w:id="458"/>
    </w:p>
    <w:p w14:paraId="57E54E51" w14:textId="67702033" w:rsidR="009E6917" w:rsidRPr="00B60D70" w:rsidRDefault="00D756E0" w:rsidP="003A1B73">
      <w:pPr>
        <w:shd w:val="clear" w:color="auto" w:fill="D9D9D9" w:themeFill="background1" w:themeFillShade="D9"/>
        <w:tabs>
          <w:tab w:val="left" w:pos="993"/>
        </w:tabs>
        <w:rPr>
          <w:rFonts w:ascii="TH SarabunPSK" w:hAnsi="TH SarabunPSK" w:cs="TH SarabunPSK"/>
          <w:b/>
          <w:bCs/>
          <w:shd w:val="clear" w:color="auto" w:fill="D9D9D9" w:themeFill="background1" w:themeFillShade="D9"/>
        </w:rPr>
      </w:pPr>
      <w:r w:rsidRPr="00B60D70">
        <w:rPr>
          <w:rFonts w:ascii="TH SarabunPSK" w:hAnsi="TH SarabunPSK" w:cs="TH SarabunPSK" w:hint="cs"/>
        </w:rPr>
        <w:tab/>
      </w:r>
      <w:r w:rsidRPr="00B60D70">
        <w:rPr>
          <w:rFonts w:ascii="TH SarabunPSK" w:hAnsi="TH SarabunPSK" w:cs="TH SarabunPSK" w:hint="cs"/>
          <w:b/>
          <w:bCs/>
          <w:shd w:val="clear" w:color="auto" w:fill="D9D9D9" w:themeFill="background1" w:themeFillShade="D9"/>
        </w:rPr>
        <w:t>(Experience</w:t>
      </w:r>
      <w:r w:rsidRPr="00B60D70">
        <w:rPr>
          <w:rFonts w:ascii="TH SarabunPSK" w:hAnsi="TH SarabunPSK" w:cs="TH SarabunPSK" w:hint="cs"/>
          <w:b/>
          <w:bCs/>
          <w:shd w:val="clear" w:color="auto" w:fill="D9D9D9" w:themeFill="background1" w:themeFillShade="D9"/>
          <w:cs/>
        </w:rPr>
        <w:t xml:space="preserve"> </w:t>
      </w:r>
      <w:r w:rsidRPr="00B60D70">
        <w:rPr>
          <w:rFonts w:ascii="TH SarabunPSK" w:hAnsi="TH SarabunPSK" w:cs="TH SarabunPSK" w:hint="cs"/>
          <w:b/>
          <w:bCs/>
          <w:shd w:val="clear" w:color="auto" w:fill="D9D9D9" w:themeFill="background1" w:themeFillShade="D9"/>
        </w:rPr>
        <w:t xml:space="preserve">Learning for Civil Engineer Teacher </w:t>
      </w:r>
      <w:r w:rsidR="00484154" w:rsidRPr="00B60D70">
        <w:rPr>
          <w:rFonts w:ascii="TH SarabunPSK" w:hAnsi="TH SarabunPSK" w:cs="TH SarabunPSK"/>
          <w:b/>
          <w:bCs/>
          <w:shd w:val="clear" w:color="auto" w:fill="D9D9D9" w:themeFill="background1" w:themeFillShade="D9"/>
        </w:rPr>
        <w:t>I</w:t>
      </w:r>
      <w:r w:rsidRPr="00B60D70">
        <w:rPr>
          <w:rFonts w:ascii="TH SarabunPSK" w:hAnsi="TH SarabunPSK" w:cs="TH SarabunPSK" w:hint="cs"/>
          <w:b/>
          <w:bCs/>
          <w:shd w:val="clear" w:color="auto" w:fill="D9D9D9" w:themeFill="background1" w:themeFillShade="D9"/>
        </w:rPr>
        <w:t>)</w:t>
      </w:r>
    </w:p>
    <w:p w14:paraId="12FA64E0" w14:textId="77777777"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 xml:space="preserve">: </w:t>
      </w:r>
      <w:r w:rsidRPr="00B60D70">
        <w:rPr>
          <w:rFonts w:ascii="TH SarabunPSK" w:hAnsi="TH SarabunPSK" w:cs="TH SarabunPSK" w:hint="cs"/>
          <w:b/>
          <w:bCs/>
          <w:cs/>
          <w:lang w:val="th-TH"/>
        </w:rPr>
        <w:t>ไม่มี</w:t>
      </w:r>
    </w:p>
    <w:p w14:paraId="2AFCAAFC" w14:textId="60886BEF" w:rsidR="009E6917" w:rsidRPr="00B60D70" w:rsidRDefault="00D756E0" w:rsidP="003A1B73">
      <w:pPr>
        <w:ind w:firstLine="720"/>
        <w:rPr>
          <w:rFonts w:ascii="TH SarabunPSK" w:hAnsi="TH SarabunPSK" w:cs="TH SarabunPSK"/>
          <w:cs/>
        </w:rPr>
      </w:pPr>
      <w:r w:rsidRPr="00B60D70">
        <w:rPr>
          <w:rFonts w:ascii="TH SarabunPSK" w:hAnsi="TH SarabunPSK" w:cs="TH SarabunPSK" w:hint="cs"/>
          <w:cs/>
          <w:lang w:val="th-TH"/>
        </w:rPr>
        <w:t xml:space="preserve">สาระสำคัญของวิชานี้คือให้ผู้เรียนได้เรียนรู้สถานศึกษาระดับอาชีวศึกษา ในประเด็นที่เกี่ยวข้องกับ นโยบาย ภารกิจ วัฒนธรรมองค์กร ความสัมพันธ์ของหลักสูตรครุศาสตร์อุตสาหกรรมบัณฑิตกับสถานศึกษาระดับอาชีวศึกษา สาระสำคัญของหลักสูตรครุศาสตร์อุตสาหกรรมบัณฑิต ทั้งในส่วนของวิชาชีพวิศวกรรมโยธาและวิชาชีพครู เส้นทางความก้าวหน้าทางอาชีพของผู้จบการศึกษาจากหลักสูตรครุศาสตร์อุตสาหกรรมบัณฑิต </w:t>
      </w:r>
      <w:r w:rsidR="00581ACD" w:rsidRPr="00B60D70">
        <w:rPr>
          <w:rFonts w:ascii="TH SarabunPSK" w:hAnsi="TH SarabunPSK" w:cs="TH SarabunPSK" w:hint="cs"/>
          <w:cs/>
          <w:lang w:val="th-TH"/>
        </w:rPr>
        <w:t>สาขาวิชาวิศวกรรมโยธา</w:t>
      </w:r>
      <w:r w:rsidRPr="00B60D70">
        <w:rPr>
          <w:rFonts w:ascii="TH SarabunPSK" w:hAnsi="TH SarabunPSK" w:cs="TH SarabunPSK" w:hint="cs"/>
          <w:cs/>
          <w:lang w:val="th-TH"/>
        </w:rPr>
        <w:t xml:space="preserve"> ผู้เรียนจะได้ฝึกประสบการณ์ตรงในสถานศึกษาระดับอาชีวศึกษาเป็นเวลาไม่น้อยกว่า </w:t>
      </w:r>
      <w:r w:rsidR="008B5D79" w:rsidRPr="00B60D70">
        <w:rPr>
          <w:rFonts w:ascii="TH SarabunPSK" w:hAnsi="TH SarabunPSK" w:cs="TH SarabunPSK"/>
          <w:lang w:val="th-TH"/>
        </w:rPr>
        <w:t>45</w:t>
      </w:r>
      <w:r w:rsidRPr="00B60D70">
        <w:rPr>
          <w:rFonts w:ascii="TH SarabunPSK" w:hAnsi="TH SarabunPSK" w:cs="TH SarabunPSK" w:hint="cs"/>
          <w:lang w:val="th-TH"/>
        </w:rPr>
        <w:t xml:space="preserve"> </w:t>
      </w:r>
      <w:r w:rsidRPr="00B60D70">
        <w:rPr>
          <w:rFonts w:ascii="TH SarabunPSK" w:hAnsi="TH SarabunPSK" w:cs="TH SarabunPSK" w:hint="cs"/>
          <w:cs/>
          <w:lang w:val="th-TH"/>
        </w:rPr>
        <w:t>ชั่วโมง</w:t>
      </w:r>
    </w:p>
    <w:p w14:paraId="3A385592" w14:textId="1C22EA14" w:rsidR="009E6917" w:rsidRPr="00B60D70" w:rsidRDefault="00D756E0" w:rsidP="003A1B73">
      <w:pPr>
        <w:ind w:firstLine="720"/>
        <w:rPr>
          <w:rFonts w:ascii="TH SarabunPSK" w:hAnsi="TH SarabunPSK" w:cs="TH SarabunPSK"/>
        </w:rPr>
      </w:pPr>
      <w:r w:rsidRPr="00B60D70">
        <w:rPr>
          <w:rFonts w:ascii="TH SarabunPSK" w:hAnsi="TH SarabunPSK" w:cs="TH SarabunPSK" w:hint="cs"/>
        </w:rPr>
        <w:t>The essence of this subject is for students to learn about vocational educational institutions</w:t>
      </w:r>
      <w:r w:rsidRPr="00B60D70">
        <w:rPr>
          <w:rFonts w:ascii="TH SarabunPSK" w:hAnsi="TH SarabunPSK" w:cs="TH SarabunPSK" w:hint="cs"/>
          <w:cs/>
        </w:rPr>
        <w:t xml:space="preserve"> </w:t>
      </w:r>
      <w:r w:rsidRPr="00B60D70">
        <w:rPr>
          <w:rFonts w:ascii="TH SarabunPSK" w:hAnsi="TH SarabunPSK" w:cs="TH SarabunPSK" w:hint="cs"/>
        </w:rPr>
        <w:t>on issues related to policies, missions, and organizational culture</w:t>
      </w:r>
      <w:r w:rsidRPr="00B60D70">
        <w:rPr>
          <w:rFonts w:ascii="TH SarabunPSK" w:hAnsi="TH SarabunPSK" w:cs="TH SarabunPSK" w:hint="cs"/>
          <w:cs/>
        </w:rPr>
        <w:t>.</w:t>
      </w:r>
      <w:r w:rsidRPr="00B60D70">
        <w:rPr>
          <w:rFonts w:ascii="TH SarabunPSK" w:hAnsi="TH SarabunPSK" w:cs="TH SarabunPSK" w:hint="cs"/>
        </w:rPr>
        <w:t xml:space="preserve"> Relationship of the Bachelor of Industrial Education program with vocational education institutions</w:t>
      </w:r>
      <w:r w:rsidRPr="00B60D70">
        <w:rPr>
          <w:rFonts w:ascii="TH SarabunPSK" w:hAnsi="TH SarabunPSK" w:cs="TH SarabunPSK" w:hint="cs"/>
          <w:cs/>
        </w:rPr>
        <w:t>.</w:t>
      </w:r>
      <w:r w:rsidRPr="00B60D70">
        <w:rPr>
          <w:rFonts w:ascii="TH SarabunPSK" w:hAnsi="TH SarabunPSK" w:cs="TH SarabunPSK" w:hint="cs"/>
        </w:rPr>
        <w:t xml:space="preserve"> Essential elements of the Bachelor of Industrial Education curriculum Both in the civil engineering professional and the teaching professional. Career progression path for graduates from the Bachelor of Industrial Education program in Civil Engineering field. Learners will have direct experience in a vocational educational institution for no less than </w:t>
      </w:r>
      <w:r w:rsidR="00186377" w:rsidRPr="00B60D70">
        <w:rPr>
          <w:rFonts w:ascii="TH SarabunPSK" w:hAnsi="TH SarabunPSK" w:cs="TH SarabunPSK"/>
        </w:rPr>
        <w:t>45</w:t>
      </w:r>
      <w:r w:rsidRPr="00B60D70">
        <w:rPr>
          <w:rFonts w:ascii="TH SarabunPSK" w:hAnsi="TH SarabunPSK" w:cs="TH SarabunPSK" w:hint="cs"/>
          <w:cs/>
        </w:rPr>
        <w:t xml:space="preserve"> </w:t>
      </w:r>
      <w:r w:rsidRPr="00B60D70">
        <w:rPr>
          <w:rFonts w:ascii="TH SarabunPSK" w:hAnsi="TH SarabunPSK" w:cs="TH SarabunPSK" w:hint="cs"/>
        </w:rPr>
        <w:t>hours.</w:t>
      </w:r>
    </w:p>
    <w:p w14:paraId="1E379B95" w14:textId="0DB806F9"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4EB55ECE" w14:textId="51861C41" w:rsidR="00B13DC5" w:rsidRPr="00B60D70" w:rsidRDefault="00B13DC5" w:rsidP="00FF7D50">
      <w:pPr>
        <w:pStyle w:val="af9"/>
        <w:numPr>
          <w:ilvl w:val="0"/>
          <w:numId w:val="13"/>
        </w:numPr>
        <w:ind w:left="709" w:hanging="317"/>
        <w:rPr>
          <w:rFonts w:ascii="TH SarabunPSK" w:hAnsi="TH SarabunPSK" w:cs="TH SarabunPSK"/>
        </w:rPr>
      </w:pPr>
      <w:r w:rsidRPr="00B60D70">
        <w:rPr>
          <w:rFonts w:ascii="TH SarabunPSK" w:hAnsi="TH SarabunPSK" w:cs="TH SarabunPSK" w:hint="cs"/>
          <w:cs/>
          <w:lang w:val="th-TH"/>
        </w:rPr>
        <w:t>อธิบายความสัมพันธ์ระหว่างหลักสูตรครุศาสตร์อุตสาหกรรมบัณฑิตกับสถานศึกษาระดับอาชีวศึกษา</w:t>
      </w:r>
    </w:p>
    <w:p w14:paraId="1F02D683" w14:textId="77777777" w:rsidR="00B13DC5" w:rsidRPr="00B60D70" w:rsidRDefault="00B13DC5" w:rsidP="00FF7D50">
      <w:pPr>
        <w:pStyle w:val="af9"/>
        <w:numPr>
          <w:ilvl w:val="0"/>
          <w:numId w:val="13"/>
        </w:numPr>
        <w:ind w:left="709" w:hanging="317"/>
        <w:rPr>
          <w:rFonts w:ascii="TH SarabunPSK" w:hAnsi="TH SarabunPSK" w:cs="TH SarabunPSK"/>
          <w:lang w:val="th-TH"/>
        </w:rPr>
      </w:pPr>
      <w:r w:rsidRPr="00B60D70">
        <w:rPr>
          <w:rFonts w:ascii="TH SarabunPSK" w:hAnsi="TH SarabunPSK" w:cs="TH SarabunPSK" w:hint="cs"/>
          <w:cs/>
          <w:lang w:val="th-TH"/>
        </w:rPr>
        <w:t>บรรยายอิทธิพลของนโยบาย วิสัยทัศน์ พันธกิจ และวัฒนธรรม ที่มีต่อการเรียนการสอนและความก้าวหน้าในอาชีพ</w:t>
      </w:r>
    </w:p>
    <w:p w14:paraId="165865F9" w14:textId="0005FCE8" w:rsidR="009E6917" w:rsidRPr="00B60D70" w:rsidRDefault="00B13DC5" w:rsidP="00FF7D50">
      <w:pPr>
        <w:pStyle w:val="af9"/>
        <w:numPr>
          <w:ilvl w:val="0"/>
          <w:numId w:val="13"/>
        </w:numPr>
        <w:ind w:left="709" w:hanging="317"/>
        <w:rPr>
          <w:rFonts w:ascii="TH SarabunPSK" w:hAnsi="TH SarabunPSK" w:cs="TH SarabunPSK"/>
        </w:rPr>
      </w:pPr>
      <w:r w:rsidRPr="00B60D70">
        <w:rPr>
          <w:rFonts w:ascii="TH SarabunPSK" w:hAnsi="TH SarabunPSK" w:cs="TH SarabunPSK" w:hint="cs"/>
          <w:cs/>
          <w:lang w:val="th-TH"/>
        </w:rPr>
        <w:t>พัฒนาตนเองด้วยการแสวงหาความรู้ด้วยตนเอง ผ่านการสังเกตบริบทของสถานศึกษาในระดับอาชีวศึกษา</w:t>
      </w:r>
    </w:p>
    <w:p w14:paraId="36148019" w14:textId="77777777" w:rsidR="009E6917" w:rsidRPr="00B60D70" w:rsidRDefault="009E6917" w:rsidP="00592146">
      <w:pPr>
        <w:rPr>
          <w:rFonts w:ascii="TH SarabunPSK" w:hAnsi="TH SarabunPSK" w:cs="TH SarabunPSK"/>
        </w:rPr>
      </w:pPr>
    </w:p>
    <w:p w14:paraId="4B830417" w14:textId="0A818B4C" w:rsidR="009E6917" w:rsidRPr="00B60D70" w:rsidRDefault="00B91175" w:rsidP="00624356">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459" w:name="_Toc179246059"/>
      <w:bookmarkStart w:id="460" w:name="_Toc179656427"/>
      <w:bookmarkStart w:id="461" w:name="_Toc180609507"/>
      <w:bookmarkStart w:id="462" w:name="_Toc191634123"/>
      <w:r w:rsidRPr="00B60D70">
        <w:rPr>
          <w:rFonts w:ascii="TH SarabunPSK" w:hAnsi="TH SarabunPSK" w:cs="TH SarabunPSK" w:hint="cs"/>
        </w:rPr>
        <w:t xml:space="preserve">CTE </w:t>
      </w:r>
      <w:r w:rsidR="00D756E0" w:rsidRPr="00B60D70">
        <w:rPr>
          <w:rFonts w:ascii="TH SarabunPSK" w:hAnsi="TH SarabunPSK" w:cs="TH SarabunPSK" w:hint="cs"/>
        </w:rPr>
        <w:t>298</w:t>
      </w:r>
      <w:r w:rsidR="00D756E0" w:rsidRPr="00B60D70">
        <w:rPr>
          <w:rFonts w:ascii="TH SarabunPSK" w:hAnsi="TH SarabunPSK" w:cs="TH SarabunPSK" w:hint="cs"/>
          <w:cs/>
        </w:rPr>
        <w:t xml:space="preserve"> </w:t>
      </w:r>
      <w:r w:rsidR="00624356" w:rsidRPr="00B60D70">
        <w:rPr>
          <w:rFonts w:ascii="TH SarabunPSK" w:hAnsi="TH SarabunPSK" w:cs="TH SarabunPSK" w:hint="cs"/>
          <w:cs/>
        </w:rPr>
        <w:tab/>
      </w:r>
      <w:r w:rsidR="00D756E0" w:rsidRPr="00B60D70">
        <w:rPr>
          <w:rFonts w:ascii="TH SarabunPSK" w:hAnsi="TH SarabunPSK" w:cs="TH SarabunPSK" w:hint="cs"/>
          <w:cs/>
        </w:rPr>
        <w:t xml:space="preserve">การฝึกประสบการณ์วิชาชีพช่างโยธา </w:t>
      </w:r>
      <w:r w:rsidR="00D756E0" w:rsidRPr="00B60D70">
        <w:rPr>
          <w:rFonts w:ascii="TH SarabunPSK" w:hAnsi="TH SarabunPSK" w:cs="TH SarabunPSK" w:hint="cs"/>
        </w:rPr>
        <w:t>2</w:t>
      </w:r>
      <w:r w:rsidR="00D756E0" w:rsidRPr="00B60D70">
        <w:rPr>
          <w:rFonts w:ascii="TH SarabunPSK" w:hAnsi="TH SarabunPSK" w:cs="TH SarabunPSK" w:hint="cs"/>
        </w:rPr>
        <w:tab/>
        <w:t>1 (0-</w:t>
      </w:r>
      <w:r w:rsidR="00321D56" w:rsidRPr="00B60D70">
        <w:rPr>
          <w:rFonts w:ascii="TH SarabunPSK" w:hAnsi="TH SarabunPSK" w:cs="TH SarabunPSK"/>
        </w:rPr>
        <w:t>3</w:t>
      </w:r>
      <w:r w:rsidR="00D756E0" w:rsidRPr="00B60D70">
        <w:rPr>
          <w:rFonts w:ascii="TH SarabunPSK" w:hAnsi="TH SarabunPSK" w:cs="TH SarabunPSK" w:hint="cs"/>
        </w:rPr>
        <w:t>-3)</w:t>
      </w:r>
      <w:bookmarkEnd w:id="459"/>
      <w:bookmarkEnd w:id="460"/>
      <w:bookmarkEnd w:id="461"/>
      <w:bookmarkEnd w:id="462"/>
    </w:p>
    <w:p w14:paraId="7C40CB5B" w14:textId="53862CB0" w:rsidR="009E6917" w:rsidRPr="00B60D70" w:rsidRDefault="00D756E0" w:rsidP="00624356">
      <w:pPr>
        <w:shd w:val="clear" w:color="auto" w:fill="D9D9D9" w:themeFill="background1" w:themeFillShade="D9"/>
        <w:tabs>
          <w:tab w:val="left" w:pos="993"/>
        </w:tabs>
        <w:rPr>
          <w:rFonts w:ascii="TH SarabunPSK" w:hAnsi="TH SarabunPSK" w:cs="TH SarabunPSK"/>
          <w:b/>
          <w:bCs/>
        </w:rPr>
      </w:pPr>
      <w:r w:rsidRPr="00B60D70">
        <w:rPr>
          <w:rFonts w:ascii="TH SarabunPSK" w:hAnsi="TH SarabunPSK" w:cs="TH SarabunPSK" w:hint="cs"/>
        </w:rPr>
        <w:tab/>
      </w:r>
      <w:r w:rsidRPr="00B60D70">
        <w:rPr>
          <w:rFonts w:ascii="TH SarabunPSK" w:hAnsi="TH SarabunPSK" w:cs="TH SarabunPSK" w:hint="cs"/>
          <w:b/>
          <w:bCs/>
        </w:rPr>
        <w:t>(Experience</w:t>
      </w:r>
      <w:r w:rsidRPr="00B60D70">
        <w:rPr>
          <w:rFonts w:ascii="TH SarabunPSK" w:hAnsi="TH SarabunPSK" w:cs="TH SarabunPSK" w:hint="cs"/>
          <w:b/>
          <w:bCs/>
          <w:cs/>
        </w:rPr>
        <w:t xml:space="preserve"> </w:t>
      </w:r>
      <w:r w:rsidRPr="00B60D70">
        <w:rPr>
          <w:rFonts w:ascii="TH SarabunPSK" w:hAnsi="TH SarabunPSK" w:cs="TH SarabunPSK" w:hint="cs"/>
          <w:b/>
          <w:bCs/>
        </w:rPr>
        <w:t xml:space="preserve">Learning for Civil Engineer Teacher </w:t>
      </w:r>
      <w:r w:rsidR="00484154" w:rsidRPr="00B60D70">
        <w:rPr>
          <w:rFonts w:ascii="TH SarabunPSK" w:hAnsi="TH SarabunPSK" w:cs="TH SarabunPSK"/>
          <w:b/>
          <w:bCs/>
        </w:rPr>
        <w:t>II</w:t>
      </w:r>
      <w:r w:rsidRPr="00B60D70">
        <w:rPr>
          <w:rFonts w:ascii="TH SarabunPSK" w:hAnsi="TH SarabunPSK" w:cs="TH SarabunPSK" w:hint="cs"/>
          <w:b/>
          <w:bCs/>
        </w:rPr>
        <w:t>)</w:t>
      </w:r>
    </w:p>
    <w:p w14:paraId="5CC65C91" w14:textId="772B256B"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 xml:space="preserve">: </w:t>
      </w:r>
      <w:r w:rsidR="00B91175" w:rsidRPr="00B60D70">
        <w:rPr>
          <w:rFonts w:ascii="TH SarabunPSK" w:hAnsi="TH SarabunPSK" w:cs="TH SarabunPSK" w:hint="cs"/>
          <w:b/>
          <w:bCs/>
        </w:rPr>
        <w:t xml:space="preserve">CTE </w:t>
      </w:r>
      <w:r w:rsidRPr="00B60D70">
        <w:rPr>
          <w:rFonts w:ascii="TH SarabunPSK" w:hAnsi="TH SarabunPSK" w:cs="TH SarabunPSK" w:hint="cs"/>
          <w:b/>
          <w:bCs/>
        </w:rPr>
        <w:t>198</w:t>
      </w:r>
    </w:p>
    <w:p w14:paraId="40D9FFEA" w14:textId="34BFA50D" w:rsidR="009E6917" w:rsidRPr="00B60D70" w:rsidRDefault="00D756E0" w:rsidP="00624356">
      <w:pPr>
        <w:ind w:firstLine="720"/>
        <w:rPr>
          <w:rFonts w:ascii="TH SarabunPSK" w:hAnsi="TH SarabunPSK" w:cs="TH SarabunPSK"/>
          <w:cs/>
        </w:rPr>
      </w:pPr>
      <w:r w:rsidRPr="00B60D70">
        <w:rPr>
          <w:rFonts w:ascii="TH SarabunPSK" w:hAnsi="TH SarabunPSK" w:cs="TH SarabunPSK" w:hint="cs"/>
          <w:cs/>
          <w:lang w:val="th-TH"/>
        </w:rPr>
        <w:t xml:space="preserve">สาระสำคัญของวิชานี้คือให้ผู้เรียนได้เรียนรู้งานครู ได้แก่ บทบาทหน้าที่และความสำคัญของครูช่างโยธา เรียนรู้การทำงานของครูช่างโยธา คุณลักษณะของครูช่างโยธา จรรยาบรรณของวิชาชีพครู ทัศนคติของครูช่างโยธา เพื่อสร้างความตระหนักต่อคุณค่าและความภาคภูมิใจต่อการเป็นครู ผู้เรียนจะได้ฝึกประสบการณ์ตรงเกี่ยวกับงานของครูช่างโยธาในสถานศึกษาระดับอาชีวศึกษาเป็นเวลาไม่น้อยกว่า </w:t>
      </w:r>
      <w:r w:rsidR="004E754A" w:rsidRPr="00B60D70">
        <w:rPr>
          <w:rFonts w:ascii="TH SarabunPSK" w:hAnsi="TH SarabunPSK" w:cs="TH SarabunPSK" w:hint="cs"/>
        </w:rPr>
        <w:t>45</w:t>
      </w:r>
      <w:r w:rsidRPr="00B60D70">
        <w:rPr>
          <w:rFonts w:ascii="TH SarabunPSK" w:hAnsi="TH SarabunPSK" w:cs="TH SarabunPSK" w:hint="cs"/>
        </w:rPr>
        <w:t xml:space="preserve"> </w:t>
      </w:r>
      <w:r w:rsidRPr="00B60D70">
        <w:rPr>
          <w:rFonts w:ascii="TH SarabunPSK" w:hAnsi="TH SarabunPSK" w:cs="TH SarabunPSK" w:hint="cs"/>
          <w:cs/>
          <w:lang w:val="th-TH"/>
        </w:rPr>
        <w:t>ชั่วโมง</w:t>
      </w:r>
    </w:p>
    <w:p w14:paraId="063B9AAA" w14:textId="5C87C9C0" w:rsidR="009E6917" w:rsidRPr="00B60D70" w:rsidRDefault="00D756E0" w:rsidP="00624356">
      <w:pPr>
        <w:ind w:firstLine="720"/>
        <w:rPr>
          <w:rFonts w:ascii="TH SarabunPSK" w:hAnsi="TH SarabunPSK" w:cs="TH SarabunPSK"/>
        </w:rPr>
      </w:pPr>
      <w:r w:rsidRPr="00B60D70">
        <w:rPr>
          <w:rFonts w:ascii="TH SarabunPSK" w:hAnsi="TH SarabunPSK" w:cs="TH SarabunPSK" w:hint="cs"/>
        </w:rPr>
        <w:t xml:space="preserve">The essence of this subject is for students to learn about the work of teachers, including the roles, duties and importance of civil engineering teachers. Learn about the work of a civil engineering teacher. Qualifications of civil engineering teachers Ethics of the teaching </w:t>
      </w:r>
      <w:r w:rsidRPr="00B60D70">
        <w:rPr>
          <w:rFonts w:ascii="TH SarabunPSK" w:hAnsi="TH SarabunPSK" w:cs="TH SarabunPSK" w:hint="cs"/>
        </w:rPr>
        <w:lastRenderedPageBreak/>
        <w:t>profession Civil engineering teacher's attitude to create awareness of the value and pride in being a teacher.</w:t>
      </w:r>
      <w:r w:rsidRPr="00B60D70">
        <w:rPr>
          <w:rFonts w:ascii="TH SarabunPSK" w:hAnsi="TH SarabunPSK" w:cs="TH SarabunPSK" w:hint="cs"/>
          <w:cs/>
        </w:rPr>
        <w:t xml:space="preserve"> </w:t>
      </w:r>
      <w:r w:rsidRPr="00B60D70">
        <w:rPr>
          <w:rFonts w:ascii="TH SarabunPSK" w:hAnsi="TH SarabunPSK" w:cs="TH SarabunPSK" w:hint="cs"/>
        </w:rPr>
        <w:t xml:space="preserve">Students will gain direct experience in the work of civil engineering teachers in vocational educational institutions for no less than </w:t>
      </w:r>
      <w:r w:rsidR="004E754A" w:rsidRPr="00B60D70">
        <w:rPr>
          <w:rFonts w:ascii="TH SarabunPSK" w:hAnsi="TH SarabunPSK" w:cs="TH SarabunPSK" w:hint="cs"/>
        </w:rPr>
        <w:t>45</w:t>
      </w:r>
      <w:r w:rsidRPr="00B60D70">
        <w:rPr>
          <w:rFonts w:ascii="TH SarabunPSK" w:hAnsi="TH SarabunPSK" w:cs="TH SarabunPSK" w:hint="cs"/>
        </w:rPr>
        <w:t xml:space="preserve"> hours.</w:t>
      </w:r>
    </w:p>
    <w:p w14:paraId="37A91964" w14:textId="77777777" w:rsidR="009E6917" w:rsidRPr="00B60D70" w:rsidRDefault="00D756E0" w:rsidP="00592146">
      <w:pPr>
        <w:rPr>
          <w:rFonts w:ascii="TH SarabunPSK" w:eastAsia="Calibri" w:hAnsi="TH SarabunPSK" w:cs="TH SarabunPSK"/>
          <w:b/>
          <w:bCs/>
        </w:rPr>
      </w:pPr>
      <w:r w:rsidRPr="00B60D70">
        <w:rPr>
          <w:rFonts w:ascii="TH SarabunPSK" w:hAnsi="TH SarabunPSK" w:cs="TH SarabunPSK" w:hint="cs"/>
          <w:b/>
          <w:bCs/>
          <w:cs/>
          <w:lang w:val="th-TH"/>
        </w:rPr>
        <w:t>ผลลัพธ์การเรียนรู้</w:t>
      </w:r>
      <w:r w:rsidRPr="00B60D70">
        <w:rPr>
          <w:rFonts w:ascii="TH SarabunPSK" w:eastAsia="TH SarabunPSK" w:hAnsi="TH SarabunPSK" w:cs="TH SarabunPSK" w:hint="cs"/>
          <w:b/>
          <w:bCs/>
          <w:cs/>
          <w:lang w:val="th-TH"/>
        </w:rPr>
        <w:t>ของรายวิชา</w:t>
      </w:r>
    </w:p>
    <w:p w14:paraId="532816D6" w14:textId="77777777" w:rsidR="00B13DC5" w:rsidRPr="00B60D70" w:rsidRDefault="00B13DC5" w:rsidP="00FF7D50">
      <w:pPr>
        <w:pStyle w:val="af9"/>
        <w:numPr>
          <w:ilvl w:val="0"/>
          <w:numId w:val="14"/>
        </w:numPr>
        <w:rPr>
          <w:rFonts w:ascii="TH SarabunPSK" w:hAnsi="TH SarabunPSK" w:cs="TH SarabunPSK"/>
          <w:lang w:val="th-TH"/>
        </w:rPr>
      </w:pPr>
      <w:r w:rsidRPr="00B60D70">
        <w:rPr>
          <w:rFonts w:ascii="TH SarabunPSK" w:hAnsi="TH SarabunPSK" w:cs="TH SarabunPSK" w:hint="cs"/>
          <w:cs/>
          <w:lang w:val="th-TH"/>
        </w:rPr>
        <w:t>อธิบายบทบาทหน้าที่และภาระงานของครูช่างโยธา ช่างสำรวจ และช่างก่อสร้าง ได้</w:t>
      </w:r>
    </w:p>
    <w:p w14:paraId="4400F92B" w14:textId="772E9D29" w:rsidR="00B13DC5" w:rsidRPr="00B60D70" w:rsidRDefault="00B13DC5" w:rsidP="00FF7D50">
      <w:pPr>
        <w:pStyle w:val="af9"/>
        <w:numPr>
          <w:ilvl w:val="0"/>
          <w:numId w:val="14"/>
        </w:numPr>
        <w:rPr>
          <w:rFonts w:ascii="TH SarabunPSK" w:hAnsi="TH SarabunPSK" w:cs="TH SarabunPSK"/>
          <w:lang w:val="th-TH"/>
        </w:rPr>
      </w:pPr>
      <w:r w:rsidRPr="00B60D70">
        <w:rPr>
          <w:rFonts w:ascii="TH SarabunPSK" w:hAnsi="TH SarabunPSK" w:cs="TH SarabunPSK" w:hint="cs"/>
          <w:cs/>
          <w:lang w:val="th-TH"/>
        </w:rPr>
        <w:t>พัฒนาตนเองด้วยการแสวงหาความรู้ด้วยตนเอง ผ่านการสังเกตการป</w:t>
      </w:r>
      <w:r w:rsidR="00175A82" w:rsidRPr="00B60D70">
        <w:rPr>
          <w:rFonts w:ascii="TH SarabunPSK" w:hAnsi="TH SarabunPSK" w:cs="TH SarabunPSK" w:hint="cs"/>
          <w:cs/>
          <w:lang w:val="th-TH"/>
        </w:rPr>
        <w:t>ฏิ</w:t>
      </w:r>
      <w:r w:rsidRPr="00B60D70">
        <w:rPr>
          <w:rFonts w:ascii="TH SarabunPSK" w:hAnsi="TH SarabunPSK" w:cs="TH SarabunPSK" w:hint="cs"/>
          <w:cs/>
          <w:lang w:val="th-TH"/>
        </w:rPr>
        <w:t>บัติงานของครูช่างสถานศึกษาในระดับอาชีวศึกษา</w:t>
      </w:r>
    </w:p>
    <w:p w14:paraId="0A65BD8B" w14:textId="7463AFE6" w:rsidR="009E6917" w:rsidRPr="00B60D70" w:rsidRDefault="00B13DC5" w:rsidP="00FF7D50">
      <w:pPr>
        <w:pStyle w:val="af9"/>
        <w:numPr>
          <w:ilvl w:val="0"/>
          <w:numId w:val="14"/>
        </w:numPr>
        <w:rPr>
          <w:rFonts w:ascii="TH SarabunPSK" w:hAnsi="TH SarabunPSK" w:cs="TH SarabunPSK"/>
        </w:rPr>
      </w:pPr>
      <w:r w:rsidRPr="00B60D70">
        <w:rPr>
          <w:rFonts w:ascii="TH SarabunPSK" w:hAnsi="TH SarabunPSK" w:cs="TH SarabunPSK" w:hint="cs"/>
          <w:cs/>
          <w:lang w:val="th-TH"/>
        </w:rPr>
        <w:t>ระบุจรรยาบรรณและคุณธรรมในวิชาชีพของครูช่างโยธา</w:t>
      </w:r>
    </w:p>
    <w:p w14:paraId="41B01771" w14:textId="77777777" w:rsidR="00825587" w:rsidRPr="00B60D70" w:rsidRDefault="00825587" w:rsidP="00B13DC5">
      <w:pPr>
        <w:rPr>
          <w:rFonts w:ascii="TH SarabunPSK" w:hAnsi="TH SarabunPSK" w:cs="TH SarabunPSK"/>
        </w:rPr>
      </w:pPr>
    </w:p>
    <w:p w14:paraId="7C252E45" w14:textId="1CC3B05C" w:rsidR="009E6917" w:rsidRPr="00B60D70" w:rsidRDefault="00B91175" w:rsidP="00624356">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463" w:name="_Toc179246060"/>
      <w:bookmarkStart w:id="464" w:name="_Toc179656428"/>
      <w:bookmarkStart w:id="465" w:name="_Toc180609508"/>
      <w:bookmarkStart w:id="466" w:name="_Toc191634124"/>
      <w:r w:rsidRPr="00B60D70">
        <w:rPr>
          <w:rFonts w:ascii="TH SarabunPSK" w:hAnsi="TH SarabunPSK" w:cs="TH SarabunPSK" w:hint="cs"/>
        </w:rPr>
        <w:t xml:space="preserve">CTE </w:t>
      </w:r>
      <w:r w:rsidR="00D756E0" w:rsidRPr="00B60D70">
        <w:rPr>
          <w:rFonts w:ascii="TH SarabunPSK" w:hAnsi="TH SarabunPSK" w:cs="TH SarabunPSK" w:hint="cs"/>
        </w:rPr>
        <w:t xml:space="preserve">398 </w:t>
      </w:r>
      <w:r w:rsidR="00624356" w:rsidRPr="00B60D70">
        <w:rPr>
          <w:rFonts w:ascii="TH SarabunPSK" w:hAnsi="TH SarabunPSK" w:cs="TH SarabunPSK" w:hint="cs"/>
          <w:cs/>
        </w:rPr>
        <w:tab/>
      </w:r>
      <w:r w:rsidR="00D756E0" w:rsidRPr="00B60D70">
        <w:rPr>
          <w:rFonts w:ascii="TH SarabunPSK" w:hAnsi="TH SarabunPSK" w:cs="TH SarabunPSK" w:hint="cs"/>
          <w:cs/>
        </w:rPr>
        <w:t xml:space="preserve">การฝึกประสบการณ์วิชาชีพช่างโยธา </w:t>
      </w:r>
      <w:r w:rsidR="00D756E0" w:rsidRPr="00B60D70">
        <w:rPr>
          <w:rFonts w:ascii="TH SarabunPSK" w:hAnsi="TH SarabunPSK" w:cs="TH SarabunPSK" w:hint="cs"/>
        </w:rPr>
        <w:t>3</w:t>
      </w:r>
      <w:r w:rsidR="00D756E0" w:rsidRPr="00B60D70">
        <w:rPr>
          <w:rFonts w:ascii="TH SarabunPSK" w:hAnsi="TH SarabunPSK" w:cs="TH SarabunPSK" w:hint="cs"/>
          <w:cs/>
        </w:rPr>
        <w:tab/>
      </w:r>
      <w:r w:rsidR="00D756E0" w:rsidRPr="00B60D70">
        <w:rPr>
          <w:rFonts w:ascii="TH SarabunPSK" w:hAnsi="TH SarabunPSK" w:cs="TH SarabunPSK" w:hint="cs"/>
        </w:rPr>
        <w:t>1 (0-</w:t>
      </w:r>
      <w:r w:rsidR="00321D56" w:rsidRPr="00B60D70">
        <w:rPr>
          <w:rFonts w:ascii="TH SarabunPSK" w:hAnsi="TH SarabunPSK" w:cs="TH SarabunPSK"/>
        </w:rPr>
        <w:t>3</w:t>
      </w:r>
      <w:r w:rsidR="00D756E0" w:rsidRPr="00B60D70">
        <w:rPr>
          <w:rFonts w:ascii="TH SarabunPSK" w:hAnsi="TH SarabunPSK" w:cs="TH SarabunPSK" w:hint="cs"/>
        </w:rPr>
        <w:t>-3)</w:t>
      </w:r>
      <w:bookmarkEnd w:id="463"/>
      <w:bookmarkEnd w:id="464"/>
      <w:bookmarkEnd w:id="465"/>
      <w:bookmarkEnd w:id="466"/>
    </w:p>
    <w:p w14:paraId="396D16C9" w14:textId="4D0C9A76" w:rsidR="009E6917" w:rsidRPr="00B60D70" w:rsidRDefault="00D756E0" w:rsidP="00624356">
      <w:pPr>
        <w:shd w:val="clear" w:color="auto" w:fill="D9D9D9" w:themeFill="background1" w:themeFillShade="D9"/>
        <w:tabs>
          <w:tab w:val="left" w:pos="993"/>
        </w:tabs>
        <w:rPr>
          <w:rFonts w:ascii="TH SarabunPSK" w:eastAsia="Angsana New" w:hAnsi="TH SarabunPSK" w:cs="TH SarabunPSK"/>
        </w:rPr>
      </w:pPr>
      <w:r w:rsidRPr="00B60D70">
        <w:rPr>
          <w:rFonts w:ascii="TH SarabunPSK" w:eastAsia="Angsana New" w:hAnsi="TH SarabunPSK" w:cs="TH SarabunPSK" w:hint="cs"/>
        </w:rPr>
        <w:tab/>
      </w:r>
      <w:r w:rsidRPr="00B60D70">
        <w:rPr>
          <w:rFonts w:ascii="TH SarabunPSK" w:hAnsi="TH SarabunPSK" w:cs="TH SarabunPSK" w:hint="cs"/>
          <w:b/>
          <w:bCs/>
        </w:rPr>
        <w:t>(Experience</w:t>
      </w:r>
      <w:r w:rsidRPr="00B60D70">
        <w:rPr>
          <w:rFonts w:ascii="TH SarabunPSK" w:hAnsi="TH SarabunPSK" w:cs="TH SarabunPSK" w:hint="cs"/>
          <w:b/>
          <w:bCs/>
          <w:cs/>
        </w:rPr>
        <w:t xml:space="preserve"> </w:t>
      </w:r>
      <w:r w:rsidRPr="00B60D70">
        <w:rPr>
          <w:rFonts w:ascii="TH SarabunPSK" w:hAnsi="TH SarabunPSK" w:cs="TH SarabunPSK" w:hint="cs"/>
          <w:b/>
          <w:bCs/>
        </w:rPr>
        <w:t xml:space="preserve">Learning for Civil Engineer Teacher </w:t>
      </w:r>
      <w:r w:rsidR="00484154" w:rsidRPr="00B60D70">
        <w:rPr>
          <w:rFonts w:ascii="TH SarabunPSK" w:hAnsi="TH SarabunPSK" w:cs="TH SarabunPSK"/>
          <w:b/>
          <w:bCs/>
        </w:rPr>
        <w:t>III</w:t>
      </w:r>
      <w:r w:rsidRPr="00B60D70">
        <w:rPr>
          <w:rFonts w:ascii="TH SarabunPSK" w:hAnsi="TH SarabunPSK" w:cs="TH SarabunPSK" w:hint="cs"/>
          <w:b/>
          <w:bCs/>
        </w:rPr>
        <w:t>)</w:t>
      </w:r>
    </w:p>
    <w:p w14:paraId="290FF177" w14:textId="34BA9A22"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 xml:space="preserve">: </w:t>
      </w:r>
      <w:r w:rsidR="00B91175" w:rsidRPr="00B60D70">
        <w:rPr>
          <w:rFonts w:ascii="TH SarabunPSK" w:hAnsi="TH SarabunPSK" w:cs="TH SarabunPSK" w:hint="cs"/>
          <w:b/>
          <w:bCs/>
        </w:rPr>
        <w:t xml:space="preserve">CTE </w:t>
      </w:r>
      <w:r w:rsidRPr="00B60D70">
        <w:rPr>
          <w:rFonts w:ascii="TH SarabunPSK" w:eastAsia="Angsana New" w:hAnsi="TH SarabunPSK" w:cs="TH SarabunPSK" w:hint="cs"/>
          <w:b/>
          <w:bCs/>
        </w:rPr>
        <w:t>298</w:t>
      </w:r>
    </w:p>
    <w:p w14:paraId="63AF30E7" w14:textId="3BB8B8EA" w:rsidR="009E6917" w:rsidRPr="00B60D70" w:rsidRDefault="00D756E0" w:rsidP="00624356">
      <w:pPr>
        <w:ind w:firstLine="720"/>
        <w:rPr>
          <w:rFonts w:ascii="TH SarabunPSK" w:hAnsi="TH SarabunPSK" w:cs="TH SarabunPSK"/>
        </w:rPr>
      </w:pPr>
      <w:r w:rsidRPr="00B60D70">
        <w:rPr>
          <w:rFonts w:ascii="TH SarabunPSK" w:hAnsi="TH SarabunPSK" w:cs="TH SarabunPSK" w:hint="cs"/>
          <w:cs/>
          <w:lang w:val="th-TH"/>
        </w:rPr>
        <w:t xml:space="preserve">สาระสำคัญของวิชานี้คือให้ผู้เรียนได้สังเกตการจัดการเรียนรู้ บทบาทของครูในห้องเรียน และพฤติกรรมของผู้เรียนในการเรียนรู้ สามารถระบุปัญหาในการเรียนรู้ของผู้เรียนและวิธีการจัดการเรียนรู้ที่เหมาะสมต่อเนื้อหาและผู้เรียนได้ ผู้เรียนจะได้ฝึกประสบการณ์ตรงเกี่ยวกับการจัดการเรียนการสอนและการเรียนรู้ในสถานศึกษาระดับอาชีวศึกษาเป็นเวลาไม่น้อยกว่า </w:t>
      </w:r>
      <w:r w:rsidR="004E754A" w:rsidRPr="00B60D70">
        <w:rPr>
          <w:rFonts w:ascii="TH SarabunPSK" w:hAnsi="TH SarabunPSK" w:cs="TH SarabunPSK" w:hint="cs"/>
        </w:rPr>
        <w:t>45</w:t>
      </w:r>
      <w:r w:rsidRPr="00B60D70">
        <w:rPr>
          <w:rFonts w:ascii="TH SarabunPSK" w:hAnsi="TH SarabunPSK" w:cs="TH SarabunPSK" w:hint="cs"/>
          <w:cs/>
        </w:rPr>
        <w:t xml:space="preserve"> </w:t>
      </w:r>
      <w:r w:rsidRPr="00B60D70">
        <w:rPr>
          <w:rFonts w:ascii="TH SarabunPSK" w:hAnsi="TH SarabunPSK" w:cs="TH SarabunPSK" w:hint="cs"/>
          <w:cs/>
          <w:lang w:val="th-TH"/>
        </w:rPr>
        <w:t>ชั่วโมง</w:t>
      </w:r>
    </w:p>
    <w:p w14:paraId="52F4037B" w14:textId="77777777" w:rsidR="009E6917" w:rsidRPr="00B60D70" w:rsidRDefault="00D756E0" w:rsidP="00624356">
      <w:pPr>
        <w:ind w:firstLine="720"/>
        <w:rPr>
          <w:rFonts w:ascii="TH SarabunPSK" w:hAnsi="TH SarabunPSK" w:cs="TH SarabunPSK"/>
        </w:rPr>
      </w:pPr>
      <w:r w:rsidRPr="00B60D70">
        <w:rPr>
          <w:rFonts w:ascii="TH SarabunPSK" w:hAnsi="TH SarabunPSK" w:cs="TH SarabunPSK" w:hint="cs"/>
        </w:rPr>
        <w:t>The essence of this subject is for students to observing learning</w:t>
      </w:r>
      <w:r w:rsidRPr="00B60D70">
        <w:rPr>
          <w:rFonts w:ascii="TH SarabunPSK" w:hAnsi="TH SarabunPSK" w:cs="TH SarabunPSK" w:hint="cs"/>
          <w:cs/>
        </w:rPr>
        <w:t xml:space="preserve"> </w:t>
      </w:r>
      <w:r w:rsidRPr="00B60D70">
        <w:rPr>
          <w:rFonts w:ascii="TH SarabunPSK" w:hAnsi="TH SarabunPSK" w:cs="TH SarabunPSK" w:hint="cs"/>
        </w:rPr>
        <w:t>and teaching process</w:t>
      </w:r>
      <w:r w:rsidRPr="00B60D70">
        <w:rPr>
          <w:rFonts w:ascii="TH SarabunPSK" w:hAnsi="TH SarabunPSK" w:cs="TH SarabunPSK" w:hint="cs"/>
          <w:cs/>
        </w:rPr>
        <w:t>,</w:t>
      </w:r>
      <w:r w:rsidRPr="00B60D70">
        <w:rPr>
          <w:rFonts w:ascii="TH SarabunPSK" w:hAnsi="TH SarabunPSK" w:cs="TH SarabunPSK" w:hint="cs"/>
        </w:rPr>
        <w:t xml:space="preserve"> the role of the teacher in the classroom and behavior of students in learning able to identify students' learning problems and methods of organizing learning that are appropriate to the content and learners.</w:t>
      </w:r>
      <w:r w:rsidRPr="00B60D70">
        <w:rPr>
          <w:rFonts w:ascii="TH SarabunPSK" w:hAnsi="TH SarabunPSK" w:cs="TH SarabunPSK" w:hint="cs"/>
          <w:cs/>
        </w:rPr>
        <w:t xml:space="preserve"> </w:t>
      </w:r>
      <w:r w:rsidRPr="00B60D70">
        <w:rPr>
          <w:rFonts w:ascii="TH SarabunPSK" w:hAnsi="TH SarabunPSK" w:cs="TH SarabunPSK" w:hint="cs"/>
        </w:rPr>
        <w:t>Learners will gain direct experience in organizing teaching and learning in vocational educational institutions for no less than 60 hours.</w:t>
      </w:r>
    </w:p>
    <w:p w14:paraId="76365F4B" w14:textId="6A6EE3C5" w:rsidR="009E6917" w:rsidRPr="00B60D70" w:rsidRDefault="00D756E0" w:rsidP="00592146">
      <w:pPr>
        <w:rPr>
          <w:rFonts w:ascii="TH SarabunPSK" w:eastAsia="Calibri" w:hAnsi="TH SarabunPSK" w:cs="TH SarabunPSK"/>
          <w:b/>
          <w:bCs/>
        </w:rPr>
      </w:pPr>
      <w:r w:rsidRPr="00B60D70">
        <w:rPr>
          <w:rFonts w:ascii="TH SarabunPSK" w:hAnsi="TH SarabunPSK" w:cs="TH SarabunPSK" w:hint="cs"/>
          <w:b/>
          <w:bCs/>
          <w:cs/>
          <w:lang w:val="th-TH"/>
        </w:rPr>
        <w:t>ผลลัพธ์การเรียนรู้</w:t>
      </w:r>
      <w:r w:rsidRPr="00B60D70">
        <w:rPr>
          <w:rFonts w:ascii="TH SarabunPSK" w:eastAsia="TH SarabunPSK" w:hAnsi="TH SarabunPSK" w:cs="TH SarabunPSK" w:hint="cs"/>
          <w:b/>
          <w:bCs/>
          <w:cs/>
          <w:lang w:val="th-TH"/>
        </w:rPr>
        <w:t>ของรายวิชา</w:t>
      </w:r>
    </w:p>
    <w:p w14:paraId="513153E5" w14:textId="77777777" w:rsidR="00B13DC5" w:rsidRPr="00B60D70" w:rsidRDefault="00B13DC5" w:rsidP="00FF7D50">
      <w:pPr>
        <w:pStyle w:val="af9"/>
        <w:numPr>
          <w:ilvl w:val="0"/>
          <w:numId w:val="15"/>
        </w:numPr>
        <w:ind w:left="851" w:hanging="284"/>
        <w:rPr>
          <w:rFonts w:ascii="TH SarabunPSK" w:hAnsi="TH SarabunPSK" w:cs="TH SarabunPSK"/>
          <w:lang w:val="th-TH"/>
        </w:rPr>
      </w:pPr>
      <w:r w:rsidRPr="00B60D70">
        <w:rPr>
          <w:rFonts w:ascii="TH SarabunPSK" w:hAnsi="TH SarabunPSK" w:cs="TH SarabunPSK" w:hint="cs"/>
          <w:cs/>
        </w:rPr>
        <w:t>ระบุ</w:t>
      </w:r>
      <w:r w:rsidRPr="00B60D70">
        <w:rPr>
          <w:rFonts w:ascii="TH SarabunPSK" w:hAnsi="TH SarabunPSK" w:cs="TH SarabunPSK" w:hint="cs"/>
          <w:cs/>
          <w:lang w:val="th-TH"/>
        </w:rPr>
        <w:t>ปัญหาเกี่ยวกับในการเรียนรู้ของผู้เรียนได้อย่างถูกต้อง</w:t>
      </w:r>
    </w:p>
    <w:p w14:paraId="6C6C679B" w14:textId="15CA3802" w:rsidR="00B13DC5" w:rsidRPr="00B60D70" w:rsidRDefault="00B13DC5" w:rsidP="00FF7D50">
      <w:pPr>
        <w:pStyle w:val="af9"/>
        <w:numPr>
          <w:ilvl w:val="0"/>
          <w:numId w:val="15"/>
        </w:numPr>
        <w:ind w:left="851" w:hanging="284"/>
        <w:rPr>
          <w:rFonts w:ascii="TH SarabunPSK" w:hAnsi="TH SarabunPSK" w:cs="TH SarabunPSK"/>
          <w:lang w:val="th-TH"/>
        </w:rPr>
      </w:pPr>
      <w:r w:rsidRPr="00B60D70">
        <w:rPr>
          <w:rFonts w:ascii="TH SarabunPSK" w:hAnsi="TH SarabunPSK" w:cs="TH SarabunPSK" w:hint="cs"/>
          <w:cs/>
          <w:lang w:val="th-TH"/>
        </w:rPr>
        <w:t>พัฒนาตนเองด้วยการแสวงหาความรู้ด้วยตนเอง ผ่านการสังเกตในสถานศึกษาในระดับอาชีวศึกษาเกี่ยวกับการจัดการเรียนรู้และการ</w:t>
      </w:r>
      <w:r w:rsidR="00030031" w:rsidRPr="00B60D70">
        <w:rPr>
          <w:rFonts w:ascii="TH SarabunPSK" w:hAnsi="TH SarabunPSK" w:cs="TH SarabunPSK" w:hint="cs"/>
          <w:cs/>
          <w:lang w:val="th-TH"/>
        </w:rPr>
        <w:t>กำ</w:t>
      </w:r>
      <w:r w:rsidRPr="00B60D70">
        <w:rPr>
          <w:rFonts w:ascii="TH SarabunPSK" w:hAnsi="TH SarabunPSK" w:cs="TH SarabunPSK" w:hint="cs"/>
          <w:cs/>
          <w:lang w:val="th-TH"/>
        </w:rPr>
        <w:t>กับดูแลผู้เรียนของครูช่างโยธา</w:t>
      </w:r>
    </w:p>
    <w:p w14:paraId="1A509A97" w14:textId="15CFA956" w:rsidR="00B13DC5" w:rsidRPr="00B60D70" w:rsidRDefault="00B13DC5" w:rsidP="00FF7D50">
      <w:pPr>
        <w:pStyle w:val="af9"/>
        <w:numPr>
          <w:ilvl w:val="0"/>
          <w:numId w:val="15"/>
        </w:numPr>
        <w:ind w:left="851" w:hanging="284"/>
        <w:rPr>
          <w:rFonts w:ascii="TH SarabunPSK" w:hAnsi="TH SarabunPSK" w:cs="TH SarabunPSK"/>
          <w:lang w:val="th-TH"/>
        </w:rPr>
      </w:pPr>
      <w:r w:rsidRPr="00B60D70">
        <w:rPr>
          <w:rFonts w:ascii="TH SarabunPSK" w:hAnsi="TH SarabunPSK" w:cs="TH SarabunPSK" w:hint="cs"/>
          <w:cs/>
          <w:lang w:val="th-TH"/>
        </w:rPr>
        <w:t>อธิบายถึงคุณค่าวิชาชีพของครูช่างโยธาในการพัฒนาผู้เรียนและการพัฒนากำลังคนในวิชาชีพช่างโยธา</w:t>
      </w:r>
    </w:p>
    <w:p w14:paraId="196DB87B" w14:textId="77777777" w:rsidR="009E6917" w:rsidRPr="00B60D70" w:rsidRDefault="009E6917" w:rsidP="00592146">
      <w:pPr>
        <w:rPr>
          <w:rFonts w:ascii="TH SarabunPSK" w:hAnsi="TH SarabunPSK" w:cs="TH SarabunPSK"/>
        </w:rPr>
      </w:pPr>
    </w:p>
    <w:p w14:paraId="5E26E590" w14:textId="41CE3996" w:rsidR="009E6917" w:rsidRPr="00B60D70" w:rsidRDefault="00B91175" w:rsidP="00624356">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467" w:name="_Toc179246061"/>
      <w:bookmarkStart w:id="468" w:name="_Toc179656429"/>
      <w:bookmarkStart w:id="469" w:name="_Toc180609509"/>
      <w:bookmarkStart w:id="470" w:name="_Toc191634125"/>
      <w:r w:rsidRPr="00B60D70">
        <w:rPr>
          <w:rFonts w:ascii="TH SarabunPSK" w:hAnsi="TH SarabunPSK" w:cs="TH SarabunPSK" w:hint="cs"/>
        </w:rPr>
        <w:t xml:space="preserve">CTE </w:t>
      </w:r>
      <w:r w:rsidR="00D756E0" w:rsidRPr="00B60D70">
        <w:rPr>
          <w:rFonts w:ascii="TH SarabunPSK" w:hAnsi="TH SarabunPSK" w:cs="TH SarabunPSK" w:hint="cs"/>
        </w:rPr>
        <w:t xml:space="preserve">498 </w:t>
      </w:r>
      <w:r w:rsidR="00624356" w:rsidRPr="00B60D70">
        <w:rPr>
          <w:rFonts w:ascii="TH SarabunPSK" w:hAnsi="TH SarabunPSK" w:cs="TH SarabunPSK" w:hint="cs"/>
          <w:cs/>
        </w:rPr>
        <w:tab/>
      </w:r>
      <w:r w:rsidR="00D756E0" w:rsidRPr="00B60D70">
        <w:rPr>
          <w:rFonts w:ascii="TH SarabunPSK" w:hAnsi="TH SarabunPSK" w:cs="TH SarabunPSK" w:hint="cs"/>
          <w:cs/>
        </w:rPr>
        <w:t xml:space="preserve">การฝึกประสบการณ์วิชาชีพช่างโยธา </w:t>
      </w:r>
      <w:r w:rsidR="00D756E0" w:rsidRPr="00B60D70">
        <w:rPr>
          <w:rFonts w:ascii="TH SarabunPSK" w:hAnsi="TH SarabunPSK" w:cs="TH SarabunPSK" w:hint="cs"/>
        </w:rPr>
        <w:t>4</w:t>
      </w:r>
      <w:r w:rsidR="00D756E0" w:rsidRPr="00B60D70">
        <w:rPr>
          <w:rFonts w:ascii="TH SarabunPSK" w:hAnsi="TH SarabunPSK" w:cs="TH SarabunPSK" w:hint="cs"/>
          <w:cs/>
        </w:rPr>
        <w:tab/>
      </w:r>
      <w:r w:rsidR="00D756E0" w:rsidRPr="00B60D70">
        <w:rPr>
          <w:rFonts w:ascii="TH SarabunPSK" w:hAnsi="TH SarabunPSK" w:cs="TH SarabunPSK" w:hint="cs"/>
        </w:rPr>
        <w:t>1 (0-</w:t>
      </w:r>
      <w:r w:rsidR="00321D56" w:rsidRPr="00B60D70">
        <w:rPr>
          <w:rFonts w:ascii="TH SarabunPSK" w:hAnsi="TH SarabunPSK" w:cs="TH SarabunPSK"/>
        </w:rPr>
        <w:t>3</w:t>
      </w:r>
      <w:r w:rsidR="00D756E0" w:rsidRPr="00B60D70">
        <w:rPr>
          <w:rFonts w:ascii="TH SarabunPSK" w:hAnsi="TH SarabunPSK" w:cs="TH SarabunPSK" w:hint="cs"/>
        </w:rPr>
        <w:t>-3)</w:t>
      </w:r>
      <w:bookmarkEnd w:id="467"/>
      <w:bookmarkEnd w:id="468"/>
      <w:bookmarkEnd w:id="469"/>
      <w:bookmarkEnd w:id="470"/>
    </w:p>
    <w:p w14:paraId="1541BE8D" w14:textId="7F9FC2B0" w:rsidR="009E6917" w:rsidRPr="00B60D70" w:rsidRDefault="00D756E0" w:rsidP="00624356">
      <w:pPr>
        <w:shd w:val="clear" w:color="auto" w:fill="D9D9D9" w:themeFill="background1" w:themeFillShade="D9"/>
        <w:tabs>
          <w:tab w:val="left" w:pos="993"/>
        </w:tabs>
        <w:rPr>
          <w:rFonts w:ascii="TH SarabunPSK" w:hAnsi="TH SarabunPSK" w:cs="TH SarabunPSK"/>
          <w:b/>
          <w:bCs/>
        </w:rPr>
      </w:pPr>
      <w:r w:rsidRPr="00B60D70">
        <w:rPr>
          <w:rFonts w:ascii="TH SarabunPSK" w:eastAsia="Angsana New" w:hAnsi="TH SarabunPSK" w:cs="TH SarabunPSK" w:hint="cs"/>
        </w:rPr>
        <w:tab/>
      </w:r>
      <w:r w:rsidRPr="00B60D70">
        <w:rPr>
          <w:rFonts w:ascii="TH SarabunPSK" w:hAnsi="TH SarabunPSK" w:cs="TH SarabunPSK" w:hint="cs"/>
          <w:b/>
          <w:bCs/>
        </w:rPr>
        <w:t xml:space="preserve">(Experience Learning for Civil Engineer Teacher </w:t>
      </w:r>
      <w:r w:rsidR="00484154" w:rsidRPr="00B60D70">
        <w:rPr>
          <w:rFonts w:ascii="TH SarabunPSK" w:hAnsi="TH SarabunPSK" w:cs="TH SarabunPSK"/>
          <w:b/>
          <w:bCs/>
        </w:rPr>
        <w:t>IV</w:t>
      </w:r>
      <w:r w:rsidRPr="00B60D70">
        <w:rPr>
          <w:rFonts w:ascii="TH SarabunPSK" w:hAnsi="TH SarabunPSK" w:cs="TH SarabunPSK" w:hint="cs"/>
          <w:b/>
          <w:bCs/>
        </w:rPr>
        <w:t>)</w:t>
      </w:r>
    </w:p>
    <w:p w14:paraId="1637EDA8" w14:textId="2F0302F6"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 xml:space="preserve">: </w:t>
      </w:r>
      <w:r w:rsidR="00B91175" w:rsidRPr="00B60D70">
        <w:rPr>
          <w:rFonts w:ascii="TH SarabunPSK" w:hAnsi="TH SarabunPSK" w:cs="TH SarabunPSK" w:hint="cs"/>
          <w:b/>
          <w:bCs/>
        </w:rPr>
        <w:t xml:space="preserve">CTE </w:t>
      </w:r>
      <w:r w:rsidRPr="00B60D70">
        <w:rPr>
          <w:rFonts w:ascii="TH SarabunPSK" w:eastAsia="Angsana New" w:hAnsi="TH SarabunPSK" w:cs="TH SarabunPSK" w:hint="cs"/>
          <w:b/>
          <w:bCs/>
        </w:rPr>
        <w:t>398</w:t>
      </w:r>
    </w:p>
    <w:p w14:paraId="7AA515FA" w14:textId="7697BF6C" w:rsidR="009E6917" w:rsidRPr="00B60D70" w:rsidRDefault="00D756E0" w:rsidP="00624356">
      <w:pPr>
        <w:ind w:firstLine="720"/>
        <w:rPr>
          <w:rFonts w:ascii="TH SarabunPSK" w:hAnsi="TH SarabunPSK" w:cs="TH SarabunPSK"/>
        </w:rPr>
      </w:pPr>
      <w:r w:rsidRPr="00B60D70">
        <w:rPr>
          <w:rFonts w:ascii="TH SarabunPSK" w:hAnsi="TH SarabunPSK" w:cs="TH SarabunPSK" w:hint="cs"/>
          <w:cs/>
          <w:lang w:val="th-TH"/>
        </w:rPr>
        <w:t>สาระสำคัญของวิชานี้คือให้ผู้เรียนได้เรียนรู้การจัดการเรียนการสอนของครูผ่านการเป็นผู้ช่วยสอน โดยมีครูในสถานศึกษาระดับอาชีวศึกษาทำหน้าที่เป็นครูพี่เลี้ยง ผู้เรียนจะทำหน้าที่ช่วยเหลือและสนับสนุนการ</w:t>
      </w:r>
      <w:r w:rsidRPr="00B60D70">
        <w:rPr>
          <w:rFonts w:ascii="TH SarabunPSK" w:hAnsi="TH SarabunPSK" w:cs="TH SarabunPSK" w:hint="cs"/>
          <w:cs/>
          <w:lang w:val="th-TH"/>
        </w:rPr>
        <w:lastRenderedPageBreak/>
        <w:t xml:space="preserve">จัดการเรียนรู้ของครูพี่เลี้ยงในระหว่างการสอนทั้งในส่วนของการจัดเตรียมแผนการสอน การเตรียมสื่อการสอน เอกสารการสอน และประเมินผลการเรียนรู้ของผู้เรียน ช่วยเหลือครูพี่เลี้ยงในการแก้ปัญหาห้องเรียนด้วยวิธีการที่เหมาะสม ผู้เรียนจะได้ฝึกประสบการณ์ตรงเกี่ยวกับการจัดการเรียนรู้ในสถานศึกษาระดับอาชีวศึกษาเป็นเวลาไม่น้อยกว่า </w:t>
      </w:r>
      <w:r w:rsidR="004E754A" w:rsidRPr="00B60D70">
        <w:rPr>
          <w:rFonts w:ascii="TH SarabunPSK" w:hAnsi="TH SarabunPSK" w:cs="TH SarabunPSK" w:hint="cs"/>
          <w:lang w:val="th-TH"/>
        </w:rPr>
        <w:t>45</w:t>
      </w:r>
      <w:r w:rsidRPr="00B60D70">
        <w:rPr>
          <w:rFonts w:ascii="TH SarabunPSK" w:hAnsi="TH SarabunPSK" w:cs="TH SarabunPSK" w:hint="cs"/>
          <w:cs/>
          <w:lang w:val="th-TH"/>
        </w:rPr>
        <w:t xml:space="preserve"> ชั่วโมง</w:t>
      </w:r>
    </w:p>
    <w:p w14:paraId="217FF077" w14:textId="4805EB98" w:rsidR="00825587" w:rsidRPr="00B60D70" w:rsidRDefault="00D756E0" w:rsidP="008F3DAF">
      <w:pPr>
        <w:ind w:firstLine="720"/>
        <w:rPr>
          <w:rFonts w:ascii="TH SarabunPSK" w:hAnsi="TH SarabunPSK" w:cs="TH SarabunPSK"/>
        </w:rPr>
      </w:pPr>
      <w:r w:rsidRPr="00B60D70">
        <w:rPr>
          <w:rFonts w:ascii="TH SarabunPSK" w:hAnsi="TH SarabunPSK" w:cs="TH SarabunPSK" w:hint="cs"/>
        </w:rPr>
        <w:t xml:space="preserve">The essence of this subject is for students to learn how to organize teaching and learning by teachers through being a teaching assistant. with teachers in vocational educational institutions acting as mentors Learners will help and support the mentor teachers' learning management during teaching, both in preparing lesson plans. Preparing teaching media, teaching documents, and evaluating student learning results Help mentor teachers solve classroom problems in appropriate ways. Learners will have direct experience in organizing learning in vocational educational institutions for no less than </w:t>
      </w:r>
      <w:r w:rsidR="004E754A" w:rsidRPr="00B60D70">
        <w:rPr>
          <w:rFonts w:ascii="TH SarabunPSK" w:hAnsi="TH SarabunPSK" w:cs="TH SarabunPSK" w:hint="cs"/>
        </w:rPr>
        <w:t>45</w:t>
      </w:r>
      <w:r w:rsidRPr="00B60D70">
        <w:rPr>
          <w:rFonts w:ascii="TH SarabunPSK" w:hAnsi="TH SarabunPSK" w:cs="TH SarabunPSK" w:hint="cs"/>
        </w:rPr>
        <w:t xml:space="preserve"> hours.</w:t>
      </w:r>
    </w:p>
    <w:p w14:paraId="50149C8C" w14:textId="2A79E62C"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21621E04" w14:textId="77777777" w:rsidR="00B13DC5" w:rsidRPr="00B60D70" w:rsidRDefault="00B13DC5" w:rsidP="00FF7D50">
      <w:pPr>
        <w:pStyle w:val="af9"/>
        <w:numPr>
          <w:ilvl w:val="0"/>
          <w:numId w:val="16"/>
        </w:numPr>
        <w:ind w:left="851" w:hanging="284"/>
        <w:rPr>
          <w:rFonts w:ascii="TH SarabunPSK" w:hAnsi="TH SarabunPSK" w:cs="TH SarabunPSK"/>
        </w:rPr>
      </w:pPr>
      <w:r w:rsidRPr="00B60D70">
        <w:rPr>
          <w:rFonts w:ascii="TH SarabunPSK" w:hAnsi="TH SarabunPSK" w:cs="TH SarabunPSK" w:hint="cs"/>
          <w:cs/>
        </w:rPr>
        <w:t>บูรณาการความรู้ทั้งในส่วนของวิศวกรรมโยธาและศาสตร์การสอนมาสนับสนุนการจัดการเรียนรู้ในห้องเรียนของครูพี่เลี้ยงในสถานศึกษาระดับอาชีวศึกษา</w:t>
      </w:r>
    </w:p>
    <w:p w14:paraId="4726A798" w14:textId="1A17B864" w:rsidR="00B13DC5" w:rsidRPr="00B60D70" w:rsidRDefault="00B13DC5" w:rsidP="00FF7D50">
      <w:pPr>
        <w:pStyle w:val="af9"/>
        <w:numPr>
          <w:ilvl w:val="0"/>
          <w:numId w:val="16"/>
        </w:numPr>
        <w:ind w:left="851" w:hanging="284"/>
        <w:rPr>
          <w:rFonts w:ascii="TH SarabunPSK" w:hAnsi="TH SarabunPSK" w:cs="TH SarabunPSK"/>
        </w:rPr>
      </w:pPr>
      <w:r w:rsidRPr="00B60D70">
        <w:rPr>
          <w:rFonts w:ascii="TH SarabunPSK" w:hAnsi="TH SarabunPSK" w:cs="TH SarabunPSK" w:hint="cs"/>
          <w:cs/>
        </w:rPr>
        <w:t>พัฒนาตนเองด้วยการแสวงหาความรู้ด้วยตนเองผ่านกระบวนการสนับสนุนผู้สอนในสถานศึกษาระดับอาชีวศึกษาเกี่ยวกับการจัดการเรียนรู้ในห้องเรียน</w:t>
      </w:r>
    </w:p>
    <w:p w14:paraId="75F3D3D4" w14:textId="77777777" w:rsidR="009E6917" w:rsidRPr="00B60D70" w:rsidRDefault="009E6917" w:rsidP="00592146">
      <w:pPr>
        <w:rPr>
          <w:rFonts w:ascii="TH SarabunPSK" w:hAnsi="TH SarabunPSK" w:cs="TH SarabunPSK"/>
        </w:rPr>
      </w:pPr>
    </w:p>
    <w:p w14:paraId="263074E4" w14:textId="55D50FE4" w:rsidR="009E6917" w:rsidRPr="00B60D70" w:rsidRDefault="00B91175" w:rsidP="00624356">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471" w:name="_Toc179246062"/>
      <w:bookmarkStart w:id="472" w:name="_Toc179656430"/>
      <w:bookmarkStart w:id="473" w:name="_Toc180609510"/>
      <w:bookmarkStart w:id="474" w:name="_Toc191634126"/>
      <w:r w:rsidRPr="00B60D70">
        <w:rPr>
          <w:rFonts w:ascii="TH SarabunPSK" w:hAnsi="TH SarabunPSK" w:cs="TH SarabunPSK" w:hint="cs"/>
        </w:rPr>
        <w:t xml:space="preserve">CTE </w:t>
      </w:r>
      <w:r w:rsidR="00D756E0" w:rsidRPr="00B60D70">
        <w:rPr>
          <w:rFonts w:ascii="TH SarabunPSK" w:hAnsi="TH SarabunPSK" w:cs="TH SarabunPSK" w:hint="cs"/>
        </w:rPr>
        <w:t xml:space="preserve">499 </w:t>
      </w:r>
      <w:r w:rsidR="00624356" w:rsidRPr="00B60D70">
        <w:rPr>
          <w:rFonts w:ascii="TH SarabunPSK" w:hAnsi="TH SarabunPSK" w:cs="TH SarabunPSK" w:hint="cs"/>
          <w:cs/>
        </w:rPr>
        <w:tab/>
      </w:r>
      <w:r w:rsidR="00D756E0" w:rsidRPr="00B60D70">
        <w:rPr>
          <w:rFonts w:ascii="TH SarabunPSK" w:hAnsi="TH SarabunPSK" w:cs="TH SarabunPSK" w:hint="cs"/>
          <w:cs/>
        </w:rPr>
        <w:t xml:space="preserve">การฝึกประสบการณ์วิชาชีพช่างโยธา </w:t>
      </w:r>
      <w:r w:rsidR="00D756E0" w:rsidRPr="00B60D70">
        <w:rPr>
          <w:rFonts w:ascii="TH SarabunPSK" w:hAnsi="TH SarabunPSK" w:cs="TH SarabunPSK" w:hint="cs"/>
        </w:rPr>
        <w:t>5</w:t>
      </w:r>
      <w:r w:rsidR="00D756E0" w:rsidRPr="00B60D70">
        <w:rPr>
          <w:rFonts w:ascii="TH SarabunPSK" w:hAnsi="TH SarabunPSK" w:cs="TH SarabunPSK" w:hint="cs"/>
          <w:cs/>
        </w:rPr>
        <w:tab/>
      </w:r>
      <w:r w:rsidR="00D756E0" w:rsidRPr="00B60D70">
        <w:rPr>
          <w:rFonts w:ascii="TH SarabunPSK" w:hAnsi="TH SarabunPSK" w:cs="TH SarabunPSK" w:hint="cs"/>
        </w:rPr>
        <w:t>3 (0-</w:t>
      </w:r>
      <w:r w:rsidR="00934474" w:rsidRPr="00B60D70">
        <w:rPr>
          <w:rFonts w:ascii="TH SarabunPSK" w:hAnsi="TH SarabunPSK" w:cs="TH SarabunPSK" w:hint="cs"/>
        </w:rPr>
        <w:t>9</w:t>
      </w:r>
      <w:r w:rsidR="00D756E0" w:rsidRPr="00B60D70">
        <w:rPr>
          <w:rFonts w:ascii="TH SarabunPSK" w:hAnsi="TH SarabunPSK" w:cs="TH SarabunPSK" w:hint="cs"/>
        </w:rPr>
        <w:t>-9)</w:t>
      </w:r>
      <w:bookmarkEnd w:id="471"/>
      <w:bookmarkEnd w:id="472"/>
      <w:bookmarkEnd w:id="473"/>
      <w:bookmarkEnd w:id="474"/>
    </w:p>
    <w:p w14:paraId="2C011FFA" w14:textId="3693FA07" w:rsidR="009E6917" w:rsidRPr="00B60D70" w:rsidRDefault="00624356" w:rsidP="00624356">
      <w:pPr>
        <w:shd w:val="clear" w:color="auto" w:fill="D9D9D9" w:themeFill="background1" w:themeFillShade="D9"/>
        <w:tabs>
          <w:tab w:val="left" w:pos="993"/>
        </w:tabs>
        <w:rPr>
          <w:rFonts w:ascii="TH SarabunPSK" w:hAnsi="TH SarabunPSK" w:cs="TH SarabunPSK"/>
          <w:b/>
          <w:bCs/>
        </w:rPr>
      </w:pPr>
      <w:r w:rsidRPr="00B60D70">
        <w:rPr>
          <w:rFonts w:ascii="TH SarabunPSK" w:hAnsi="TH SarabunPSK" w:cs="TH SarabunPSK" w:hint="cs"/>
          <w:b/>
          <w:bCs/>
          <w:cs/>
        </w:rPr>
        <w:tab/>
      </w:r>
      <w:r w:rsidR="00D756E0" w:rsidRPr="00B60D70">
        <w:rPr>
          <w:rFonts w:ascii="TH SarabunPSK" w:hAnsi="TH SarabunPSK" w:cs="TH SarabunPSK" w:hint="cs"/>
          <w:b/>
          <w:bCs/>
        </w:rPr>
        <w:t xml:space="preserve">(Experience Learning for Civil Engineer Teacher </w:t>
      </w:r>
      <w:r w:rsidR="00484154" w:rsidRPr="00B60D70">
        <w:rPr>
          <w:rFonts w:ascii="TH SarabunPSK" w:hAnsi="TH SarabunPSK" w:cs="TH SarabunPSK"/>
          <w:b/>
          <w:bCs/>
        </w:rPr>
        <w:t>V</w:t>
      </w:r>
      <w:r w:rsidR="00D756E0" w:rsidRPr="00B60D70">
        <w:rPr>
          <w:rFonts w:ascii="TH SarabunPSK" w:hAnsi="TH SarabunPSK" w:cs="TH SarabunPSK" w:hint="cs"/>
          <w:b/>
          <w:bCs/>
        </w:rPr>
        <w:t>)</w:t>
      </w:r>
    </w:p>
    <w:p w14:paraId="423488CC" w14:textId="160DEFBC"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 xml:space="preserve">: </w:t>
      </w:r>
      <w:r w:rsidR="00B91175" w:rsidRPr="00B60D70">
        <w:rPr>
          <w:rFonts w:ascii="TH SarabunPSK" w:hAnsi="TH SarabunPSK" w:cs="TH SarabunPSK" w:hint="cs"/>
          <w:b/>
          <w:bCs/>
        </w:rPr>
        <w:t xml:space="preserve">CTE </w:t>
      </w:r>
      <w:r w:rsidRPr="00B60D70">
        <w:rPr>
          <w:rFonts w:ascii="TH SarabunPSK" w:hAnsi="TH SarabunPSK" w:cs="TH SarabunPSK" w:hint="cs"/>
          <w:b/>
          <w:bCs/>
        </w:rPr>
        <w:t>498</w:t>
      </w:r>
    </w:p>
    <w:p w14:paraId="7470BED1" w14:textId="69F0691B" w:rsidR="009E6917" w:rsidRPr="00B60D70" w:rsidRDefault="00D756E0" w:rsidP="00624356">
      <w:pPr>
        <w:ind w:firstLine="720"/>
        <w:rPr>
          <w:rFonts w:ascii="TH SarabunPSK" w:hAnsi="TH SarabunPSK" w:cs="TH SarabunPSK"/>
        </w:rPr>
      </w:pPr>
      <w:r w:rsidRPr="00B60D70">
        <w:rPr>
          <w:rFonts w:ascii="TH SarabunPSK" w:hAnsi="TH SarabunPSK" w:cs="TH SarabunPSK" w:hint="cs"/>
          <w:cs/>
          <w:lang w:val="th-TH"/>
        </w:rPr>
        <w:t xml:space="preserve">ศึกษาแนวทางในการจัดการเรียนการสอนในสถานศึกษาระดับอาชีวศึกษา โดยการฝึกปฏิบัติการสอนในสถานศึกษาระดับอาชีวศึกษาอย่างน้อย </w:t>
      </w:r>
      <w:r w:rsidRPr="00B60D70">
        <w:rPr>
          <w:rFonts w:ascii="TH SarabunPSK" w:hAnsi="TH SarabunPSK" w:cs="TH SarabunPSK" w:hint="cs"/>
        </w:rPr>
        <w:t xml:space="preserve">1 </w:t>
      </w:r>
      <w:r w:rsidRPr="00B60D70">
        <w:rPr>
          <w:rFonts w:ascii="TH SarabunPSK" w:hAnsi="TH SarabunPSK" w:cs="TH SarabunPSK" w:hint="cs"/>
          <w:cs/>
          <w:lang w:val="th-TH"/>
        </w:rPr>
        <w:t>รายวิชา ภายใต้การกำกับดูแลของครูพี่เลี้ยงซึ่งเป็นครูประจำการอย่างใกล้ชิด ได้แก่ การเตรียมการสอน การวางแผนการสอน จัดการเรียนรู้ การประเมินผลการเรียนรู้ การกำกับดูแลผู้เรียน การควบคุมชั้นเรียน และการสร้างการเรียนรู้ให้กับผู้เรียน เป็นต้น เรียนรู้วัฒนธรรมองค์กรของสถานศึกษาระดับอาชีวศึกษา มนุ</w:t>
      </w:r>
      <w:proofErr w:type="spellStart"/>
      <w:r w:rsidRPr="00B60D70">
        <w:rPr>
          <w:rFonts w:ascii="TH SarabunPSK" w:hAnsi="TH SarabunPSK" w:cs="TH SarabunPSK" w:hint="cs"/>
          <w:cs/>
          <w:lang w:val="th-TH"/>
        </w:rPr>
        <w:t>ษย</w:t>
      </w:r>
      <w:proofErr w:type="spellEnd"/>
      <w:r w:rsidRPr="00B60D70">
        <w:rPr>
          <w:rFonts w:ascii="TH SarabunPSK" w:hAnsi="TH SarabunPSK" w:cs="TH SarabunPSK" w:hint="cs"/>
          <w:cs/>
          <w:lang w:val="th-TH"/>
        </w:rPr>
        <w:t xml:space="preserve">สัมพันธ์ในองค์กร การสื่อสารในองค์กร การปฏิสัมพันธ์ระหว่างครูกับผู้เรียนและผู้ร่วมงาน การวางตัวให้เหมาะสมในที่ทำงาน ผู้เรียนจะได้ฝึกประสบการณ์ตรงเกี่ยวกับการจัดการเรียนรู้ในสถานศึกษาระดับอาชีวศึกษาเป็นเวลาไม่น้อยกว่า </w:t>
      </w:r>
      <w:r w:rsidRPr="00B60D70">
        <w:rPr>
          <w:rFonts w:ascii="TH SarabunPSK" w:hAnsi="TH SarabunPSK" w:cs="TH SarabunPSK" w:hint="cs"/>
        </w:rPr>
        <w:t>1</w:t>
      </w:r>
      <w:r w:rsidR="004E754A" w:rsidRPr="00B60D70">
        <w:rPr>
          <w:rFonts w:ascii="TH SarabunPSK" w:hAnsi="TH SarabunPSK" w:cs="TH SarabunPSK" w:hint="cs"/>
        </w:rPr>
        <w:t>35</w:t>
      </w:r>
      <w:r w:rsidRPr="00B60D70">
        <w:rPr>
          <w:rFonts w:ascii="TH SarabunPSK" w:hAnsi="TH SarabunPSK" w:cs="TH SarabunPSK" w:hint="cs"/>
          <w:cs/>
        </w:rPr>
        <w:t xml:space="preserve"> </w:t>
      </w:r>
      <w:r w:rsidRPr="00B60D70">
        <w:rPr>
          <w:rFonts w:ascii="TH SarabunPSK" w:hAnsi="TH SarabunPSK" w:cs="TH SarabunPSK" w:hint="cs"/>
          <w:cs/>
          <w:lang w:val="th-TH"/>
        </w:rPr>
        <w:t>ชั่วโมง</w:t>
      </w:r>
    </w:p>
    <w:p w14:paraId="76A1B87F" w14:textId="773B06A8" w:rsidR="009E6917" w:rsidRPr="00B60D70" w:rsidRDefault="00D756E0" w:rsidP="00624356">
      <w:pPr>
        <w:ind w:firstLine="720"/>
        <w:rPr>
          <w:rFonts w:ascii="TH SarabunPSK" w:hAnsi="TH SarabunPSK" w:cs="TH SarabunPSK"/>
        </w:rPr>
      </w:pPr>
      <w:r w:rsidRPr="00B60D70">
        <w:rPr>
          <w:rFonts w:ascii="TH SarabunPSK" w:hAnsi="TH SarabunPSK" w:cs="TH SarabunPSK" w:hint="cs"/>
        </w:rPr>
        <w:t xml:space="preserve">Study guidelines for organizing teaching and learning in vocational educational institutions. By practicing teaching in a vocational education institution, at least one subject under the close supervision of a mentor teacher who is a regular teacher, including teaching preparation. Lesson planning Organize learning Assessment of learning outcomes Student supervision Class control and creating learning for students, etc. Learn the organizational culture of vocational educational institutions. Human relations in organizations Organizational </w:t>
      </w:r>
      <w:r w:rsidRPr="00B60D70">
        <w:rPr>
          <w:rFonts w:ascii="TH SarabunPSK" w:hAnsi="TH SarabunPSK" w:cs="TH SarabunPSK" w:hint="cs"/>
        </w:rPr>
        <w:lastRenderedPageBreak/>
        <w:t>communication Interaction between teachers and students and colleagues’ Proper posture in the workplace</w:t>
      </w:r>
      <w:r w:rsidR="00624356" w:rsidRPr="00B60D70">
        <w:rPr>
          <w:rFonts w:ascii="TH SarabunPSK" w:hAnsi="TH SarabunPSK" w:cs="TH SarabunPSK" w:hint="cs"/>
          <w:cs/>
        </w:rPr>
        <w:t xml:space="preserve">. </w:t>
      </w:r>
      <w:r w:rsidRPr="00B60D70">
        <w:rPr>
          <w:rFonts w:ascii="TH SarabunPSK" w:hAnsi="TH SarabunPSK" w:cs="TH SarabunPSK" w:hint="cs"/>
        </w:rPr>
        <w:t>Learners will have direct experience in organizing learning in vocational educational institutions for no less than 1</w:t>
      </w:r>
      <w:r w:rsidR="004E754A" w:rsidRPr="00B60D70">
        <w:rPr>
          <w:rFonts w:ascii="TH SarabunPSK" w:hAnsi="TH SarabunPSK" w:cs="TH SarabunPSK" w:hint="cs"/>
        </w:rPr>
        <w:t>35</w:t>
      </w:r>
      <w:r w:rsidRPr="00B60D70">
        <w:rPr>
          <w:rFonts w:ascii="TH SarabunPSK" w:hAnsi="TH SarabunPSK" w:cs="TH SarabunPSK" w:hint="cs"/>
        </w:rPr>
        <w:t xml:space="preserve"> hours.</w:t>
      </w:r>
      <w:r w:rsidRPr="00B60D70">
        <w:rPr>
          <w:rFonts w:ascii="TH SarabunPSK" w:hAnsi="TH SarabunPSK" w:cs="TH SarabunPSK" w:hint="cs"/>
        </w:rPr>
        <w:tab/>
      </w:r>
    </w:p>
    <w:p w14:paraId="352FDE2B" w14:textId="2E7B420F" w:rsidR="009E6917" w:rsidRPr="00B60D70" w:rsidRDefault="00D756E0" w:rsidP="00592146">
      <w:pPr>
        <w:rPr>
          <w:rFonts w:ascii="TH SarabunPSK" w:eastAsia="Calibri" w:hAnsi="TH SarabunPSK" w:cs="TH SarabunPSK"/>
          <w:b/>
          <w:bCs/>
        </w:rPr>
      </w:pPr>
      <w:r w:rsidRPr="00B60D70">
        <w:rPr>
          <w:rFonts w:ascii="TH SarabunPSK" w:hAnsi="TH SarabunPSK" w:cs="TH SarabunPSK" w:hint="cs"/>
          <w:b/>
          <w:bCs/>
          <w:cs/>
          <w:lang w:val="th-TH"/>
        </w:rPr>
        <w:t>ผลลัพธ์การเรียนรู้</w:t>
      </w:r>
      <w:r w:rsidRPr="00B60D70">
        <w:rPr>
          <w:rFonts w:ascii="TH SarabunPSK" w:eastAsia="TH SarabunPSK" w:hAnsi="TH SarabunPSK" w:cs="TH SarabunPSK" w:hint="cs"/>
          <w:b/>
          <w:bCs/>
          <w:cs/>
          <w:lang w:val="th-TH"/>
        </w:rPr>
        <w:t>ของรายวิชา</w:t>
      </w:r>
    </w:p>
    <w:p w14:paraId="2B47AEEA" w14:textId="77777777" w:rsidR="00B13DC5" w:rsidRPr="00B60D70" w:rsidRDefault="00B13DC5" w:rsidP="00FF7D50">
      <w:pPr>
        <w:pStyle w:val="af9"/>
        <w:numPr>
          <w:ilvl w:val="0"/>
          <w:numId w:val="17"/>
        </w:numPr>
        <w:rPr>
          <w:rFonts w:ascii="TH SarabunPSK" w:hAnsi="TH SarabunPSK" w:cs="TH SarabunPSK"/>
          <w:lang w:val="th-TH"/>
        </w:rPr>
      </w:pPr>
      <w:r w:rsidRPr="00B60D70">
        <w:rPr>
          <w:rFonts w:ascii="TH SarabunPSK" w:hAnsi="TH SarabunPSK" w:cs="TH SarabunPSK" w:hint="cs"/>
          <w:cs/>
          <w:lang w:val="th-TH"/>
        </w:rPr>
        <w:t>วางแผนการจัดการเรียนรู้ จัดทำสื่อการเรียนรู้ แสดงการสอน การวัดและประเมินผลในรายวิชาช่างโยธาได้อย่างเหมาะสม</w:t>
      </w:r>
    </w:p>
    <w:p w14:paraId="780E1AD9" w14:textId="77777777" w:rsidR="00B13DC5" w:rsidRPr="00B60D70" w:rsidRDefault="00B13DC5" w:rsidP="00FF7D50">
      <w:pPr>
        <w:pStyle w:val="af9"/>
        <w:numPr>
          <w:ilvl w:val="0"/>
          <w:numId w:val="17"/>
        </w:numPr>
        <w:rPr>
          <w:rFonts w:ascii="TH SarabunPSK" w:hAnsi="TH SarabunPSK" w:cs="TH SarabunPSK"/>
          <w:lang w:val="th-TH"/>
        </w:rPr>
      </w:pPr>
      <w:r w:rsidRPr="00B60D70">
        <w:rPr>
          <w:rFonts w:ascii="TH SarabunPSK" w:hAnsi="TH SarabunPSK" w:cs="TH SarabunPSK" w:hint="cs"/>
          <w:cs/>
          <w:lang w:val="th-TH"/>
        </w:rPr>
        <w:t>ปฏิบัติการสอน การวัดและประเมินผลในรายวิชาช่างโยธาได้อย่างสอดคล้องกับเป้าหมายของรายวิชาและพื้นฐานของผู้เรียน</w:t>
      </w:r>
    </w:p>
    <w:p w14:paraId="3FFD5333" w14:textId="502900D9" w:rsidR="009E6917" w:rsidRPr="00B60D70" w:rsidRDefault="00B13DC5" w:rsidP="00FF7D50">
      <w:pPr>
        <w:pStyle w:val="af9"/>
        <w:numPr>
          <w:ilvl w:val="0"/>
          <w:numId w:val="17"/>
        </w:numPr>
        <w:rPr>
          <w:rFonts w:ascii="TH SarabunPSK" w:hAnsi="TH SarabunPSK" w:cs="TH SarabunPSK"/>
        </w:rPr>
      </w:pPr>
      <w:r w:rsidRPr="00B60D70">
        <w:rPr>
          <w:rFonts w:ascii="TH SarabunPSK" w:hAnsi="TH SarabunPSK" w:cs="TH SarabunPSK" w:hint="cs"/>
          <w:cs/>
          <w:lang w:val="th-TH"/>
        </w:rPr>
        <w:t>ปฏิบัติตนอย่างเหมาะสมตามกรอบของจรรยาบรรณของวิชาชีพครู</w:t>
      </w:r>
    </w:p>
    <w:p w14:paraId="40F16322" w14:textId="77777777" w:rsidR="00825587" w:rsidRPr="00B60D70" w:rsidRDefault="00825587" w:rsidP="00B13DC5">
      <w:pPr>
        <w:rPr>
          <w:rFonts w:ascii="TH SarabunPSK" w:hAnsi="TH SarabunPSK" w:cs="TH SarabunPSK"/>
        </w:rPr>
      </w:pPr>
    </w:p>
    <w:p w14:paraId="0A3B7173" w14:textId="61C53A78" w:rsidR="009E6917" w:rsidRPr="00B60D70" w:rsidRDefault="00B91175" w:rsidP="00624356">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cs/>
        </w:rPr>
      </w:pPr>
      <w:bookmarkStart w:id="475" w:name="_Toc179246063"/>
      <w:bookmarkStart w:id="476" w:name="_Toc179656431"/>
      <w:bookmarkStart w:id="477" w:name="_Toc180609511"/>
      <w:bookmarkStart w:id="478" w:name="_Toc191634127"/>
      <w:r w:rsidRPr="00B60D70">
        <w:rPr>
          <w:rFonts w:ascii="TH SarabunPSK" w:hAnsi="TH SarabunPSK" w:cs="TH SarabunPSK" w:hint="cs"/>
        </w:rPr>
        <w:t xml:space="preserve">CTE </w:t>
      </w:r>
      <w:r w:rsidR="00D756E0" w:rsidRPr="00B60D70">
        <w:rPr>
          <w:rFonts w:ascii="TH SarabunPSK" w:hAnsi="TH SarabunPSK" w:cs="TH SarabunPSK" w:hint="cs"/>
        </w:rPr>
        <w:t>491</w:t>
      </w:r>
      <w:r w:rsidR="00D756E0" w:rsidRPr="00B60D70">
        <w:rPr>
          <w:rFonts w:ascii="TH SarabunPSK" w:hAnsi="TH SarabunPSK" w:cs="TH SarabunPSK" w:hint="cs"/>
          <w:cs/>
        </w:rPr>
        <w:t xml:space="preserve"> </w:t>
      </w:r>
      <w:r w:rsidR="00624356" w:rsidRPr="00B60D70">
        <w:rPr>
          <w:rFonts w:ascii="TH SarabunPSK" w:hAnsi="TH SarabunPSK" w:cs="TH SarabunPSK" w:hint="cs"/>
          <w:cs/>
        </w:rPr>
        <w:tab/>
        <w:t>โครงงานทางครุศาสตร์โยธา 1</w:t>
      </w:r>
      <w:r w:rsidR="00D756E0" w:rsidRPr="00B60D70">
        <w:rPr>
          <w:rFonts w:ascii="TH SarabunPSK" w:hAnsi="TH SarabunPSK" w:cs="TH SarabunPSK" w:hint="cs"/>
        </w:rPr>
        <w:tab/>
        <w:t>1 (0-</w:t>
      </w:r>
      <w:r w:rsidR="003B4D54" w:rsidRPr="00B60D70">
        <w:rPr>
          <w:rFonts w:ascii="TH SarabunPSK" w:hAnsi="TH SarabunPSK" w:cs="TH SarabunPSK"/>
        </w:rPr>
        <w:t>3</w:t>
      </w:r>
      <w:r w:rsidR="003B4D54" w:rsidRPr="00B60D70">
        <w:rPr>
          <w:rFonts w:ascii="TH SarabunPSK" w:hAnsi="TH SarabunPSK" w:cs="TH SarabunPSK" w:hint="cs"/>
        </w:rPr>
        <w:t>-</w:t>
      </w:r>
      <w:r w:rsidR="003B4D54" w:rsidRPr="00B60D70">
        <w:rPr>
          <w:rFonts w:ascii="TH SarabunPSK" w:hAnsi="TH SarabunPSK" w:cs="TH SarabunPSK"/>
        </w:rPr>
        <w:t>3</w:t>
      </w:r>
      <w:r w:rsidR="00D756E0" w:rsidRPr="00B60D70">
        <w:rPr>
          <w:rFonts w:ascii="TH SarabunPSK" w:hAnsi="TH SarabunPSK" w:cs="TH SarabunPSK" w:hint="cs"/>
        </w:rPr>
        <w:t>)</w:t>
      </w:r>
      <w:bookmarkEnd w:id="475"/>
      <w:bookmarkEnd w:id="476"/>
      <w:bookmarkEnd w:id="477"/>
      <w:bookmarkEnd w:id="478"/>
    </w:p>
    <w:p w14:paraId="257BEE18" w14:textId="2A65F204" w:rsidR="009E6917" w:rsidRPr="00B60D70" w:rsidRDefault="00D756E0" w:rsidP="00624356">
      <w:pPr>
        <w:shd w:val="clear" w:color="auto" w:fill="D9D9D9" w:themeFill="background1" w:themeFillShade="D9"/>
        <w:tabs>
          <w:tab w:val="left" w:pos="993"/>
        </w:tabs>
        <w:rPr>
          <w:rFonts w:ascii="TH SarabunPSK" w:hAnsi="TH SarabunPSK" w:cs="TH SarabunPSK"/>
          <w:b/>
          <w:bCs/>
        </w:rPr>
      </w:pPr>
      <w:r w:rsidRPr="00B60D70">
        <w:rPr>
          <w:rFonts w:ascii="TH SarabunPSK" w:hAnsi="TH SarabunPSK" w:cs="TH SarabunPSK" w:hint="cs"/>
        </w:rPr>
        <w:tab/>
      </w:r>
      <w:r w:rsidRPr="00B60D70">
        <w:rPr>
          <w:rFonts w:ascii="TH SarabunPSK" w:hAnsi="TH SarabunPSK" w:cs="TH SarabunPSK" w:hint="cs"/>
          <w:b/>
          <w:bCs/>
          <w:cs/>
        </w:rPr>
        <w:t>(</w:t>
      </w:r>
      <w:r w:rsidRPr="00B60D70">
        <w:rPr>
          <w:rFonts w:ascii="TH SarabunPSK" w:hAnsi="TH SarabunPSK" w:cs="TH SarabunPSK" w:hint="cs"/>
          <w:b/>
          <w:bCs/>
        </w:rPr>
        <w:t xml:space="preserve">Civil Technology Education Project </w:t>
      </w:r>
      <w:r w:rsidR="00856F19" w:rsidRPr="00B60D70">
        <w:rPr>
          <w:rFonts w:ascii="TH SarabunPSK" w:hAnsi="TH SarabunPSK" w:cs="TH SarabunPSK"/>
          <w:b/>
          <w:bCs/>
        </w:rPr>
        <w:t>I</w:t>
      </w:r>
      <w:r w:rsidRPr="00B60D70">
        <w:rPr>
          <w:rFonts w:ascii="TH SarabunPSK" w:hAnsi="TH SarabunPSK" w:cs="TH SarabunPSK" w:hint="cs"/>
          <w:b/>
          <w:bCs/>
        </w:rPr>
        <w:t>)</w:t>
      </w:r>
    </w:p>
    <w:p w14:paraId="1E69D3BB" w14:textId="05EF7CA0"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 xml:space="preserve">: </w:t>
      </w:r>
      <w:r w:rsidR="003019DE" w:rsidRPr="00B60D70">
        <w:rPr>
          <w:rFonts w:ascii="TH SarabunPSK" w:hAnsi="TH SarabunPSK" w:cs="TH SarabunPSK" w:hint="cs"/>
          <w:b/>
          <w:bCs/>
          <w:cs/>
        </w:rPr>
        <w:t>ไม่มี</w:t>
      </w:r>
    </w:p>
    <w:p w14:paraId="47CD03D9" w14:textId="01E7214F" w:rsidR="000B26C4" w:rsidRPr="00B60D70" w:rsidRDefault="000B26C4" w:rsidP="000B26C4">
      <w:pPr>
        <w:ind w:firstLine="720"/>
        <w:rPr>
          <w:rFonts w:ascii="TH SarabunPSK" w:hAnsi="TH SarabunPSK" w:cs="TH SarabunPSK"/>
          <w:lang w:val="th-TH"/>
        </w:rPr>
      </w:pPr>
      <w:r w:rsidRPr="00B60D70">
        <w:rPr>
          <w:rFonts w:ascii="TH SarabunPSK" w:hAnsi="TH SarabunPSK" w:cs="TH SarabunPSK"/>
          <w:cs/>
          <w:lang w:val="th-TH"/>
        </w:rPr>
        <w:t>นักศึกษาจะทำการศึกษาเพียงคนเดียวหรือเป็นกลุ่มภายใต้การแนะนำของอาจารย์ที่ปรึกษา การศึกษาจะมุ่งไปที่การวิจัยและการพัฒนาในรูปแบบต่าง  ๆ อย่างมีระบบ ที่เกี่ยวข้องกับงานด้านครุศาสตร์โยธาและด้านอุตสาหกรรมก่อสร้างของไทย ศึกษาถึงเทคโนโลยีใหม่</w:t>
      </w:r>
      <w:r w:rsidR="002E3A50" w:rsidRPr="00B60D70">
        <w:rPr>
          <w:rFonts w:ascii="TH SarabunPSK" w:hAnsi="TH SarabunPSK" w:cs="TH SarabunPSK"/>
        </w:rPr>
        <w:t xml:space="preserve"> </w:t>
      </w:r>
      <w:r w:rsidRPr="00B60D70">
        <w:rPr>
          <w:rFonts w:ascii="TH SarabunPSK" w:hAnsi="TH SarabunPSK" w:cs="TH SarabunPSK"/>
          <w:cs/>
          <w:lang w:val="th-TH"/>
        </w:rPr>
        <w:t>ๆ</w:t>
      </w:r>
      <w:r w:rsidR="002E3A50" w:rsidRPr="00B60D70">
        <w:rPr>
          <w:rFonts w:ascii="TH SarabunPSK" w:hAnsi="TH SarabunPSK" w:cs="TH SarabunPSK"/>
        </w:rPr>
        <w:t xml:space="preserve"> </w:t>
      </w:r>
      <w:r w:rsidRPr="00B60D70">
        <w:rPr>
          <w:rFonts w:ascii="TH SarabunPSK" w:hAnsi="TH SarabunPSK" w:cs="TH SarabunPSK"/>
          <w:cs/>
          <w:lang w:val="th-TH"/>
        </w:rPr>
        <w:t>ที่มีอิทธิพลต่อสังคม และการศึกษาในครุศาสตร์โยธาเพื่อที่จะนำเสนอ เพื่อที่จะทำการศึกษา วิจัยและพัฒนาต่อไป</w:t>
      </w:r>
    </w:p>
    <w:p w14:paraId="6B8B9B82" w14:textId="77777777" w:rsidR="000B26C4" w:rsidRPr="00B60D70" w:rsidRDefault="000B26C4" w:rsidP="000B26C4">
      <w:pPr>
        <w:ind w:firstLine="720"/>
        <w:rPr>
          <w:rFonts w:ascii="TH SarabunPSK" w:hAnsi="TH SarabunPSK" w:cs="TH SarabunPSK"/>
        </w:rPr>
      </w:pPr>
      <w:r w:rsidRPr="00B60D70">
        <w:rPr>
          <w:rFonts w:ascii="TH SarabunPSK" w:hAnsi="TH SarabunPSK" w:cs="TH SarabunPSK"/>
        </w:rPr>
        <w:t>Students work either individual or in groups under supervision of faculty members. Each group is encouraged to develop a systematic research method to solve Civil Technology Education problems and related issues in industrial technology education in Thailand. New related technologies affecting to social and educational systems are studied, reported and proposed to fulfill further research and developments.</w:t>
      </w:r>
    </w:p>
    <w:p w14:paraId="78EC6605" w14:textId="50C6893C" w:rsidR="009E6917" w:rsidRPr="00B60D70" w:rsidRDefault="00D756E0" w:rsidP="000B26C4">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4D7BA648" w14:textId="77777777" w:rsidR="00B13DC5" w:rsidRPr="00B60D70" w:rsidRDefault="00B13DC5" w:rsidP="00FF7D50">
      <w:pPr>
        <w:pStyle w:val="af9"/>
        <w:numPr>
          <w:ilvl w:val="0"/>
          <w:numId w:val="18"/>
        </w:numPr>
        <w:ind w:left="851" w:hanging="284"/>
        <w:rPr>
          <w:rFonts w:ascii="TH SarabunPSK" w:hAnsi="TH SarabunPSK" w:cs="TH SarabunPSK"/>
          <w:lang w:val="th-TH"/>
        </w:rPr>
      </w:pPr>
      <w:r w:rsidRPr="00B60D70">
        <w:rPr>
          <w:rFonts w:ascii="TH SarabunPSK" w:hAnsi="TH SarabunPSK" w:cs="TH SarabunPSK" w:hint="cs"/>
          <w:cs/>
          <w:lang w:val="th-TH"/>
        </w:rPr>
        <w:t>อธิบายความรู้ที่เกี่ยวข้องกับวิชาชีพทางการศึกษาและการจัดการเรียนรู้ที่ทันสมัยและสอดคล้องกับความต้องการในปัจจุบันได้</w:t>
      </w:r>
    </w:p>
    <w:p w14:paraId="1BA6E496" w14:textId="77777777" w:rsidR="00B13DC5" w:rsidRPr="00B60D70" w:rsidRDefault="00B13DC5" w:rsidP="00FF7D50">
      <w:pPr>
        <w:pStyle w:val="af9"/>
        <w:numPr>
          <w:ilvl w:val="0"/>
          <w:numId w:val="18"/>
        </w:numPr>
        <w:ind w:left="851" w:hanging="284"/>
        <w:rPr>
          <w:rFonts w:ascii="TH SarabunPSK" w:hAnsi="TH SarabunPSK" w:cs="TH SarabunPSK"/>
          <w:lang w:val="th-TH"/>
        </w:rPr>
      </w:pPr>
      <w:r w:rsidRPr="00B60D70">
        <w:rPr>
          <w:rFonts w:ascii="TH SarabunPSK" w:hAnsi="TH SarabunPSK" w:cs="TH SarabunPSK" w:hint="cs"/>
          <w:cs/>
          <w:lang w:val="th-TH"/>
        </w:rPr>
        <w:t>เขียนรายงานข้อเสนอโครงการวิจัยที่เกี่ยวข้องกับวิชาชีพทางครุศาสตร์โยธาภายใต้กรอบมาตรฐานของจรรยาบรรณในการวิจัย</w:t>
      </w:r>
    </w:p>
    <w:p w14:paraId="5EFE48D5" w14:textId="6C9C0C75" w:rsidR="00B13DC5" w:rsidRPr="00B60D70" w:rsidRDefault="00B13DC5" w:rsidP="00FF7D50">
      <w:pPr>
        <w:pStyle w:val="af9"/>
        <w:numPr>
          <w:ilvl w:val="0"/>
          <w:numId w:val="18"/>
        </w:numPr>
        <w:ind w:left="851" w:hanging="284"/>
        <w:rPr>
          <w:rFonts w:ascii="TH SarabunPSK" w:hAnsi="TH SarabunPSK" w:cs="TH SarabunPSK"/>
        </w:rPr>
      </w:pPr>
      <w:r w:rsidRPr="00B60D70">
        <w:rPr>
          <w:rFonts w:ascii="TH SarabunPSK" w:hAnsi="TH SarabunPSK" w:cs="TH SarabunPSK" w:hint="cs"/>
          <w:cs/>
          <w:lang w:val="th-TH"/>
        </w:rPr>
        <w:t>การสืบค้นข้อมูล</w:t>
      </w:r>
      <w:r w:rsidRPr="00B60D70">
        <w:rPr>
          <w:rFonts w:ascii="TH SarabunPSK" w:hAnsi="TH SarabunPSK" w:cs="TH SarabunPSK" w:hint="cs"/>
          <w:cs/>
        </w:rPr>
        <w:t>ที่ทันสมัยและเกี่ยวข้องกับประเด็นที่ต้องการศึกษาได้ด้วยตนเอง</w:t>
      </w:r>
    </w:p>
    <w:p w14:paraId="0D5C5D38" w14:textId="77777777" w:rsidR="009E6917" w:rsidRPr="00B60D70" w:rsidRDefault="009E6917" w:rsidP="00592146">
      <w:pPr>
        <w:rPr>
          <w:rFonts w:ascii="TH SarabunPSK" w:hAnsi="TH SarabunPSK" w:cs="TH SarabunPSK"/>
        </w:rPr>
      </w:pPr>
    </w:p>
    <w:p w14:paraId="356662F8" w14:textId="185451EA" w:rsidR="009E6917" w:rsidRPr="00B60D70" w:rsidRDefault="00B91175" w:rsidP="00624356">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cs/>
        </w:rPr>
      </w:pPr>
      <w:bookmarkStart w:id="479" w:name="_Toc179246064"/>
      <w:bookmarkStart w:id="480" w:name="_Toc179656432"/>
      <w:bookmarkStart w:id="481" w:name="_Toc180609512"/>
      <w:bookmarkStart w:id="482" w:name="_Toc191634128"/>
      <w:r w:rsidRPr="00B60D70">
        <w:rPr>
          <w:rFonts w:ascii="TH SarabunPSK" w:hAnsi="TH SarabunPSK" w:cs="TH SarabunPSK" w:hint="cs"/>
        </w:rPr>
        <w:t xml:space="preserve">CTE </w:t>
      </w:r>
      <w:r w:rsidR="00D756E0" w:rsidRPr="00B60D70">
        <w:rPr>
          <w:rFonts w:ascii="TH SarabunPSK" w:hAnsi="TH SarabunPSK" w:cs="TH SarabunPSK" w:hint="cs"/>
        </w:rPr>
        <w:t>492</w:t>
      </w:r>
      <w:r w:rsidR="00D756E0" w:rsidRPr="00B60D70">
        <w:rPr>
          <w:rFonts w:ascii="TH SarabunPSK" w:hAnsi="TH SarabunPSK" w:cs="TH SarabunPSK" w:hint="cs"/>
          <w:cs/>
        </w:rPr>
        <w:t xml:space="preserve"> </w:t>
      </w:r>
      <w:r w:rsidR="00624356" w:rsidRPr="00B60D70">
        <w:rPr>
          <w:rFonts w:ascii="TH SarabunPSK" w:hAnsi="TH SarabunPSK" w:cs="TH SarabunPSK" w:hint="cs"/>
          <w:cs/>
        </w:rPr>
        <w:tab/>
        <w:t xml:space="preserve">โครงงานทางครุศาสตร์โยธา </w:t>
      </w:r>
      <w:r w:rsidR="00624356" w:rsidRPr="00B60D70">
        <w:rPr>
          <w:rFonts w:ascii="TH SarabunPSK" w:hAnsi="TH SarabunPSK" w:cs="TH SarabunPSK" w:hint="cs"/>
        </w:rPr>
        <w:t>2</w:t>
      </w:r>
      <w:r w:rsidR="00D756E0" w:rsidRPr="00B60D70">
        <w:rPr>
          <w:rFonts w:ascii="TH SarabunPSK" w:hAnsi="TH SarabunPSK" w:cs="TH SarabunPSK" w:hint="cs"/>
        </w:rPr>
        <w:tab/>
        <w:t>1 (0-</w:t>
      </w:r>
      <w:r w:rsidR="003B4D54" w:rsidRPr="00B60D70">
        <w:rPr>
          <w:rFonts w:ascii="TH SarabunPSK" w:hAnsi="TH SarabunPSK" w:cs="TH SarabunPSK"/>
        </w:rPr>
        <w:t>3</w:t>
      </w:r>
      <w:r w:rsidR="003B4D54" w:rsidRPr="00B60D70">
        <w:rPr>
          <w:rFonts w:ascii="TH SarabunPSK" w:hAnsi="TH SarabunPSK" w:cs="TH SarabunPSK" w:hint="cs"/>
        </w:rPr>
        <w:t>-</w:t>
      </w:r>
      <w:r w:rsidR="003B4D54" w:rsidRPr="00B60D70">
        <w:rPr>
          <w:rFonts w:ascii="TH SarabunPSK" w:hAnsi="TH SarabunPSK" w:cs="TH SarabunPSK"/>
        </w:rPr>
        <w:t>3</w:t>
      </w:r>
      <w:r w:rsidR="00D756E0" w:rsidRPr="00B60D70">
        <w:rPr>
          <w:rFonts w:ascii="TH SarabunPSK" w:hAnsi="TH SarabunPSK" w:cs="TH SarabunPSK" w:hint="cs"/>
        </w:rPr>
        <w:t>)</w:t>
      </w:r>
      <w:bookmarkEnd w:id="479"/>
      <w:bookmarkEnd w:id="480"/>
      <w:bookmarkEnd w:id="481"/>
      <w:bookmarkEnd w:id="482"/>
    </w:p>
    <w:p w14:paraId="33EF8761" w14:textId="7D128C72" w:rsidR="009E6917" w:rsidRPr="00B60D70" w:rsidRDefault="00D756E0" w:rsidP="00624356">
      <w:pPr>
        <w:shd w:val="clear" w:color="auto" w:fill="D9D9D9" w:themeFill="background1" w:themeFillShade="D9"/>
        <w:tabs>
          <w:tab w:val="left" w:pos="993"/>
        </w:tabs>
        <w:rPr>
          <w:rFonts w:ascii="TH SarabunPSK" w:hAnsi="TH SarabunPSK" w:cs="TH SarabunPSK"/>
          <w:b/>
          <w:bCs/>
        </w:rPr>
      </w:pPr>
      <w:r w:rsidRPr="00B60D70">
        <w:rPr>
          <w:rFonts w:ascii="TH SarabunPSK" w:hAnsi="TH SarabunPSK" w:cs="TH SarabunPSK" w:hint="cs"/>
          <w:b/>
          <w:bCs/>
        </w:rPr>
        <w:tab/>
      </w:r>
      <w:r w:rsidRPr="00B60D70">
        <w:rPr>
          <w:rFonts w:ascii="TH SarabunPSK" w:hAnsi="TH SarabunPSK" w:cs="TH SarabunPSK" w:hint="cs"/>
          <w:b/>
          <w:bCs/>
          <w:cs/>
        </w:rPr>
        <w:t>(</w:t>
      </w:r>
      <w:r w:rsidRPr="00B60D70">
        <w:rPr>
          <w:rFonts w:ascii="TH SarabunPSK" w:hAnsi="TH SarabunPSK" w:cs="TH SarabunPSK" w:hint="cs"/>
          <w:b/>
          <w:bCs/>
        </w:rPr>
        <w:t>Civil Technology Education Project</w:t>
      </w:r>
      <w:r w:rsidR="00624356" w:rsidRPr="00B60D70">
        <w:rPr>
          <w:rFonts w:ascii="TH SarabunPSK" w:hAnsi="TH SarabunPSK" w:cs="TH SarabunPSK" w:hint="cs"/>
          <w:b/>
          <w:bCs/>
          <w:cs/>
        </w:rPr>
        <w:t xml:space="preserve"> </w:t>
      </w:r>
      <w:r w:rsidR="00856F19" w:rsidRPr="00B60D70">
        <w:rPr>
          <w:rFonts w:ascii="TH SarabunPSK" w:hAnsi="TH SarabunPSK" w:cs="TH SarabunPSK"/>
          <w:b/>
          <w:bCs/>
        </w:rPr>
        <w:t>II</w:t>
      </w:r>
      <w:r w:rsidRPr="00B60D70">
        <w:rPr>
          <w:rFonts w:ascii="TH SarabunPSK" w:hAnsi="TH SarabunPSK" w:cs="TH SarabunPSK" w:hint="cs"/>
          <w:b/>
          <w:bCs/>
        </w:rPr>
        <w:t>)</w:t>
      </w:r>
    </w:p>
    <w:p w14:paraId="0729726D" w14:textId="038A5196"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 xml:space="preserve">: </w:t>
      </w:r>
      <w:r w:rsidR="00B91175" w:rsidRPr="00B60D70">
        <w:rPr>
          <w:rFonts w:ascii="TH SarabunPSK" w:hAnsi="TH SarabunPSK" w:cs="TH SarabunPSK" w:hint="cs"/>
          <w:b/>
          <w:bCs/>
        </w:rPr>
        <w:t xml:space="preserve">CTE </w:t>
      </w:r>
      <w:r w:rsidRPr="00B60D70">
        <w:rPr>
          <w:rFonts w:ascii="TH SarabunPSK" w:hAnsi="TH SarabunPSK" w:cs="TH SarabunPSK" w:hint="cs"/>
          <w:b/>
          <w:bCs/>
        </w:rPr>
        <w:t>491</w:t>
      </w:r>
    </w:p>
    <w:p w14:paraId="4848C55F" w14:textId="667C1742" w:rsidR="00B84281" w:rsidRPr="00B60D70" w:rsidRDefault="00B84281" w:rsidP="00B84281">
      <w:pPr>
        <w:ind w:firstLine="720"/>
        <w:rPr>
          <w:rFonts w:ascii="TH SarabunPSK" w:hAnsi="TH SarabunPSK" w:cs="TH SarabunPSK"/>
          <w:cs/>
        </w:rPr>
      </w:pPr>
      <w:r w:rsidRPr="00B60D70">
        <w:rPr>
          <w:rFonts w:ascii="TH SarabunPSK" w:hAnsi="TH SarabunPSK" w:cs="TH SarabunPSK"/>
          <w:cs/>
          <w:lang w:val="th-TH"/>
        </w:rPr>
        <w:lastRenderedPageBreak/>
        <w:t>นักศึกษาจะทำการศึกษาวิจัยและพัฒนาภายใต้คำแนะนำของอาจารย์ที่ปรึกษา จะต้องเรียนรู้ถึงระบบของการวิจัยและพัฒนา ที่เกี่ยวข้องกับงานด้านครุศาสตร์โยธาและด้านอุตสาหกรรมก่อสร้างของไทย ศึกษาถึงเทคโนโลยีใหม่ ๆ ที่มีอิทธิพลต่อสังคม และการศึกษาในครุศาสตร์โยธา ซึ่งเปลี่ยนไปตามยุคและสมัยของเทคโนโลยี นักศึกษาจะต้องแสดง</w:t>
      </w:r>
      <w:r w:rsidRPr="00B60D70">
        <w:rPr>
          <w:rFonts w:ascii="TH SarabunPSK" w:hAnsi="TH SarabunPSK" w:cs="TH SarabunPSK" w:hint="cs"/>
          <w:cs/>
        </w:rPr>
        <w:t>กระบวนการวิจัยและวิธีการเก็บข้อมูลอย่างเป็นระบบ</w:t>
      </w:r>
    </w:p>
    <w:p w14:paraId="2AC8ACBF" w14:textId="449C619F" w:rsidR="00B84281" w:rsidRPr="00B60D70" w:rsidRDefault="00B84281" w:rsidP="00B84281">
      <w:pPr>
        <w:ind w:firstLine="720"/>
        <w:rPr>
          <w:rFonts w:ascii="TH SarabunPSK" w:hAnsi="TH SarabunPSK" w:cs="TH SarabunPSK"/>
        </w:rPr>
      </w:pPr>
      <w:r w:rsidRPr="00B60D70">
        <w:rPr>
          <w:rFonts w:ascii="TH SarabunPSK" w:hAnsi="TH SarabunPSK" w:cs="TH SarabunPSK"/>
        </w:rPr>
        <w:t xml:space="preserve">Under supervision of a faculty members, students are encouraged to develop a systematic method of investigation and research involving civil technology and education in Thailand. </w:t>
      </w:r>
      <w:r w:rsidR="00BE605F" w:rsidRPr="00B60D70">
        <w:rPr>
          <w:rFonts w:ascii="TH SarabunPSK" w:hAnsi="TH SarabunPSK" w:cs="TH SarabunPSK"/>
        </w:rPr>
        <w:t>Students are required to demonstrate effective research processes and systematic methods for collecting data.</w:t>
      </w:r>
    </w:p>
    <w:p w14:paraId="41C22DC0" w14:textId="49504D85" w:rsidR="009E6917" w:rsidRPr="00B60D70" w:rsidRDefault="00D756E0" w:rsidP="0076689C">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1B845A91" w14:textId="77777777" w:rsidR="00B13DC5" w:rsidRPr="00B60D70" w:rsidRDefault="00B13DC5" w:rsidP="00FF7D50">
      <w:pPr>
        <w:pStyle w:val="af9"/>
        <w:numPr>
          <w:ilvl w:val="0"/>
          <w:numId w:val="66"/>
        </w:numPr>
        <w:rPr>
          <w:rFonts w:ascii="TH SarabunPSK" w:hAnsi="TH SarabunPSK" w:cs="TH SarabunPSK"/>
          <w:lang w:val="th-TH"/>
        </w:rPr>
      </w:pPr>
      <w:r w:rsidRPr="00B60D70">
        <w:rPr>
          <w:rFonts w:ascii="TH SarabunPSK" w:hAnsi="TH SarabunPSK" w:cs="TH SarabunPSK" w:hint="cs"/>
          <w:cs/>
          <w:lang w:val="th-TH"/>
        </w:rPr>
        <w:t>ออกแบบขั้นตอนการวิจัยทางครุศาสตร์โยธาได้ถูกต้องตามระเบียบวิธีการวิจัย</w:t>
      </w:r>
    </w:p>
    <w:p w14:paraId="3F931E47" w14:textId="77777777" w:rsidR="00B13DC5" w:rsidRPr="00B60D70" w:rsidRDefault="00B13DC5" w:rsidP="00FF7D50">
      <w:pPr>
        <w:pStyle w:val="af9"/>
        <w:numPr>
          <w:ilvl w:val="0"/>
          <w:numId w:val="66"/>
        </w:numPr>
        <w:rPr>
          <w:rFonts w:ascii="TH SarabunPSK" w:hAnsi="TH SarabunPSK" w:cs="TH SarabunPSK"/>
          <w:lang w:val="th-TH"/>
        </w:rPr>
      </w:pPr>
      <w:r w:rsidRPr="00B60D70">
        <w:rPr>
          <w:rFonts w:ascii="TH SarabunPSK" w:hAnsi="TH SarabunPSK" w:cs="TH SarabunPSK" w:hint="cs"/>
          <w:cs/>
          <w:lang w:val="th-TH"/>
        </w:rPr>
        <w:t>เก็บรวมรวมข้อมูลภายใต้กรอบการวิจัยทางครุศาสตร์โยธาโดยใช้ระเบียบวิธีการวิจัย</w:t>
      </w:r>
    </w:p>
    <w:p w14:paraId="379B5D6C" w14:textId="09FD6D14" w:rsidR="00B13DC5" w:rsidRPr="00B60D70" w:rsidRDefault="00B13DC5" w:rsidP="00FF7D50">
      <w:pPr>
        <w:pStyle w:val="af9"/>
        <w:numPr>
          <w:ilvl w:val="0"/>
          <w:numId w:val="66"/>
        </w:numPr>
        <w:rPr>
          <w:rFonts w:ascii="TH SarabunPSK" w:hAnsi="TH SarabunPSK" w:cs="TH SarabunPSK"/>
          <w:lang w:val="th-TH"/>
        </w:rPr>
      </w:pPr>
      <w:r w:rsidRPr="00B60D70">
        <w:rPr>
          <w:rFonts w:ascii="TH SarabunPSK" w:hAnsi="TH SarabunPSK" w:cs="TH SarabunPSK" w:hint="cs"/>
          <w:cs/>
          <w:lang w:val="th-TH"/>
        </w:rPr>
        <w:t>ดำเนินการวิจัยภายใต้กรอบมาตรฐานของจรรยาบรรณในการวิจัย</w:t>
      </w:r>
    </w:p>
    <w:p w14:paraId="46DFC4E9" w14:textId="77777777" w:rsidR="008D19C0" w:rsidRPr="00B60D70" w:rsidRDefault="008D19C0" w:rsidP="00592146">
      <w:pPr>
        <w:rPr>
          <w:rFonts w:ascii="TH SarabunPSK" w:hAnsi="TH SarabunPSK" w:cs="TH SarabunPSK"/>
        </w:rPr>
      </w:pPr>
    </w:p>
    <w:p w14:paraId="725E69AD" w14:textId="5D02232A" w:rsidR="009E6917" w:rsidRPr="00B60D70" w:rsidRDefault="00B91175" w:rsidP="00624356">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cs/>
        </w:rPr>
      </w:pPr>
      <w:bookmarkStart w:id="483" w:name="_Toc179246065"/>
      <w:bookmarkStart w:id="484" w:name="_Toc179656433"/>
      <w:bookmarkStart w:id="485" w:name="_Toc180609513"/>
      <w:bookmarkStart w:id="486" w:name="_Toc191634129"/>
      <w:r w:rsidRPr="00B60D70">
        <w:rPr>
          <w:rFonts w:ascii="TH SarabunPSK" w:hAnsi="TH SarabunPSK" w:cs="TH SarabunPSK" w:hint="cs"/>
        </w:rPr>
        <w:t xml:space="preserve">CTE </w:t>
      </w:r>
      <w:r w:rsidR="00D756E0" w:rsidRPr="00B60D70">
        <w:rPr>
          <w:rFonts w:ascii="TH SarabunPSK" w:hAnsi="TH SarabunPSK" w:cs="TH SarabunPSK" w:hint="cs"/>
        </w:rPr>
        <w:t>493</w:t>
      </w:r>
      <w:r w:rsidR="00D756E0" w:rsidRPr="00B60D70">
        <w:rPr>
          <w:rFonts w:ascii="TH SarabunPSK" w:hAnsi="TH SarabunPSK" w:cs="TH SarabunPSK" w:hint="cs"/>
          <w:cs/>
        </w:rPr>
        <w:t xml:space="preserve"> </w:t>
      </w:r>
      <w:r w:rsidR="00624356" w:rsidRPr="00B60D70">
        <w:rPr>
          <w:rFonts w:ascii="TH SarabunPSK" w:hAnsi="TH SarabunPSK" w:cs="TH SarabunPSK" w:hint="cs"/>
        </w:rPr>
        <w:tab/>
      </w:r>
      <w:r w:rsidR="00624356" w:rsidRPr="00B60D70">
        <w:rPr>
          <w:rFonts w:ascii="TH SarabunPSK" w:hAnsi="TH SarabunPSK" w:cs="TH SarabunPSK" w:hint="cs"/>
          <w:cs/>
        </w:rPr>
        <w:t xml:space="preserve">โครงงานทางครุศาสตร์โยธา </w:t>
      </w:r>
      <w:r w:rsidR="00624356" w:rsidRPr="00B60D70">
        <w:rPr>
          <w:rFonts w:ascii="TH SarabunPSK" w:hAnsi="TH SarabunPSK" w:cs="TH SarabunPSK" w:hint="cs"/>
        </w:rPr>
        <w:t>3</w:t>
      </w:r>
      <w:r w:rsidR="00D756E0" w:rsidRPr="00B60D70">
        <w:rPr>
          <w:rFonts w:ascii="TH SarabunPSK" w:hAnsi="TH SarabunPSK" w:cs="TH SarabunPSK" w:hint="cs"/>
        </w:rPr>
        <w:tab/>
        <w:t>1 (0-</w:t>
      </w:r>
      <w:r w:rsidR="003B4D54" w:rsidRPr="00B60D70">
        <w:rPr>
          <w:rFonts w:ascii="TH SarabunPSK" w:hAnsi="TH SarabunPSK" w:cs="TH SarabunPSK"/>
        </w:rPr>
        <w:t>3</w:t>
      </w:r>
      <w:r w:rsidR="003B4D54" w:rsidRPr="00B60D70">
        <w:rPr>
          <w:rFonts w:ascii="TH SarabunPSK" w:hAnsi="TH SarabunPSK" w:cs="TH SarabunPSK" w:hint="cs"/>
        </w:rPr>
        <w:t>-</w:t>
      </w:r>
      <w:r w:rsidR="003B4D54" w:rsidRPr="00B60D70">
        <w:rPr>
          <w:rFonts w:ascii="TH SarabunPSK" w:hAnsi="TH SarabunPSK" w:cs="TH SarabunPSK"/>
        </w:rPr>
        <w:t>3</w:t>
      </w:r>
      <w:r w:rsidR="00D756E0" w:rsidRPr="00B60D70">
        <w:rPr>
          <w:rFonts w:ascii="TH SarabunPSK" w:hAnsi="TH SarabunPSK" w:cs="TH SarabunPSK" w:hint="cs"/>
        </w:rPr>
        <w:t>)</w:t>
      </w:r>
      <w:bookmarkEnd w:id="483"/>
      <w:bookmarkEnd w:id="484"/>
      <w:bookmarkEnd w:id="485"/>
      <w:bookmarkEnd w:id="486"/>
    </w:p>
    <w:p w14:paraId="2B0908D6" w14:textId="7A7BFC81" w:rsidR="009E6917" w:rsidRPr="00B60D70" w:rsidRDefault="00D756E0" w:rsidP="00624356">
      <w:pPr>
        <w:shd w:val="clear" w:color="auto" w:fill="D9D9D9" w:themeFill="background1" w:themeFillShade="D9"/>
        <w:tabs>
          <w:tab w:val="left" w:pos="993"/>
        </w:tabs>
        <w:rPr>
          <w:rFonts w:ascii="TH SarabunPSK" w:hAnsi="TH SarabunPSK" w:cs="TH SarabunPSK"/>
        </w:rPr>
      </w:pPr>
      <w:r w:rsidRPr="00B60D70">
        <w:rPr>
          <w:rFonts w:ascii="TH SarabunPSK" w:hAnsi="TH SarabunPSK" w:cs="TH SarabunPSK" w:hint="cs"/>
        </w:rPr>
        <w:tab/>
      </w:r>
      <w:r w:rsidRPr="00B60D70">
        <w:rPr>
          <w:rFonts w:ascii="TH SarabunPSK" w:hAnsi="TH SarabunPSK" w:cs="TH SarabunPSK" w:hint="cs"/>
          <w:b/>
          <w:bCs/>
          <w:cs/>
        </w:rPr>
        <w:t>(</w:t>
      </w:r>
      <w:r w:rsidRPr="00B60D70">
        <w:rPr>
          <w:rFonts w:ascii="TH SarabunPSK" w:hAnsi="TH SarabunPSK" w:cs="TH SarabunPSK" w:hint="cs"/>
          <w:b/>
          <w:bCs/>
        </w:rPr>
        <w:t>Civil Technology Education Project</w:t>
      </w:r>
      <w:r w:rsidR="00624356" w:rsidRPr="00B60D70">
        <w:rPr>
          <w:rFonts w:ascii="TH SarabunPSK" w:hAnsi="TH SarabunPSK" w:cs="TH SarabunPSK" w:hint="cs"/>
          <w:b/>
          <w:bCs/>
        </w:rPr>
        <w:t xml:space="preserve"> </w:t>
      </w:r>
      <w:r w:rsidR="00856F19" w:rsidRPr="00B60D70">
        <w:rPr>
          <w:rFonts w:ascii="TH SarabunPSK" w:hAnsi="TH SarabunPSK" w:cs="TH SarabunPSK"/>
          <w:b/>
          <w:bCs/>
        </w:rPr>
        <w:t>III</w:t>
      </w:r>
      <w:r w:rsidRPr="00B60D70">
        <w:rPr>
          <w:rFonts w:ascii="TH SarabunPSK" w:hAnsi="TH SarabunPSK" w:cs="TH SarabunPSK" w:hint="cs"/>
          <w:b/>
          <w:bCs/>
        </w:rPr>
        <w:t>)</w:t>
      </w:r>
    </w:p>
    <w:p w14:paraId="14A4BE4E" w14:textId="5FCD1FA4"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 xml:space="preserve">: </w:t>
      </w:r>
      <w:r w:rsidR="00B91175" w:rsidRPr="00B60D70">
        <w:rPr>
          <w:rFonts w:ascii="TH SarabunPSK" w:hAnsi="TH SarabunPSK" w:cs="TH SarabunPSK" w:hint="cs"/>
          <w:b/>
          <w:bCs/>
        </w:rPr>
        <w:t xml:space="preserve">CTE </w:t>
      </w:r>
      <w:r w:rsidRPr="00B60D70">
        <w:rPr>
          <w:rFonts w:ascii="TH SarabunPSK" w:hAnsi="TH SarabunPSK" w:cs="TH SarabunPSK" w:hint="cs"/>
          <w:b/>
          <w:bCs/>
        </w:rPr>
        <w:t>492</w:t>
      </w:r>
    </w:p>
    <w:p w14:paraId="6AC0BEBA" w14:textId="77777777" w:rsidR="00B84281" w:rsidRPr="00B60D70" w:rsidRDefault="00B84281" w:rsidP="00B84281">
      <w:pPr>
        <w:ind w:firstLine="720"/>
        <w:rPr>
          <w:rFonts w:ascii="TH SarabunPSK" w:hAnsi="TH SarabunPSK" w:cs="TH SarabunPSK"/>
          <w:lang w:val="th-TH"/>
        </w:rPr>
      </w:pPr>
      <w:r w:rsidRPr="00B60D70">
        <w:rPr>
          <w:rFonts w:ascii="TH SarabunPSK" w:hAnsi="TH SarabunPSK" w:cs="TH SarabunPSK"/>
          <w:cs/>
          <w:lang w:val="th-TH"/>
        </w:rPr>
        <w:t>นักศึกษาจะทำการศึกษาวิจัยและพัฒนาภายใต้คำแนะนำของอาจารย์ที่ปรึกษา จะต้องเรียนรู้ถึงระบบของการวิจัยและพัฒนา ที่เกี่ยวข้องกับงานด้านครุศาสตร์โยธาและด้านอุตสาหกรรมก่อสร้างของไทย ศึกษาถึงเทคโนโลยีใหม่ ๆ ที่มีอิทธิพลต่อสังคม และการศึกษาในครุศาสตร์โยธา ซึ่งเปลี่ยนไปตามยุคและสมัยของเทคโนโลยี นักศึกษาจะต้องแสดงผลงานแต่ละจุดเป็นขั้นตอนต่อคณาจารย์ที่ปรึกษา แล้วนำผลงานที่สำเร็จเสนอต่อคณะกรรมการ</w:t>
      </w:r>
    </w:p>
    <w:p w14:paraId="7990AAE6" w14:textId="77777777" w:rsidR="00B84281" w:rsidRPr="00B60D70" w:rsidRDefault="00B84281" w:rsidP="00B84281">
      <w:pPr>
        <w:ind w:firstLine="720"/>
        <w:rPr>
          <w:rFonts w:ascii="TH SarabunPSK" w:hAnsi="TH SarabunPSK" w:cs="TH SarabunPSK"/>
        </w:rPr>
      </w:pPr>
      <w:r w:rsidRPr="00B60D70">
        <w:rPr>
          <w:rFonts w:ascii="TH SarabunPSK" w:hAnsi="TH SarabunPSK" w:cs="TH SarabunPSK"/>
        </w:rPr>
        <w:t>Under supervision of a faculty members, students are encouraged to develop a systematic method of investigation and research involving civil technology and education in Thailand. Student’s contribution: follow the presented proposal process, progress monthly reports and present in the final defend with report.</w:t>
      </w:r>
    </w:p>
    <w:p w14:paraId="39D7CBED" w14:textId="2A5AD456" w:rsidR="009E6917" w:rsidRPr="00B60D70" w:rsidRDefault="00D756E0" w:rsidP="00B84281">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0E3AA886" w14:textId="77777777" w:rsidR="00B13DC5" w:rsidRPr="00B60D70" w:rsidRDefault="00B13DC5" w:rsidP="00FF7D50">
      <w:pPr>
        <w:pStyle w:val="af9"/>
        <w:numPr>
          <w:ilvl w:val="0"/>
          <w:numId w:val="67"/>
        </w:numPr>
        <w:rPr>
          <w:rFonts w:ascii="TH SarabunPSK" w:hAnsi="TH SarabunPSK" w:cs="TH SarabunPSK"/>
        </w:rPr>
      </w:pPr>
      <w:r w:rsidRPr="00B60D70">
        <w:rPr>
          <w:rFonts w:ascii="TH SarabunPSK" w:hAnsi="TH SarabunPSK" w:cs="TH SarabunPSK" w:hint="cs"/>
          <w:cs/>
        </w:rPr>
        <w:t>วิเคราะห์และสรุปผลการวิจัยทางครุศาสตร์โยธาโดยแสดงผลในรูปแบบของรายงานการวิจัย</w:t>
      </w:r>
    </w:p>
    <w:p w14:paraId="06DC7F4C" w14:textId="7B5FD9F8" w:rsidR="00B13DC5" w:rsidRPr="00B60D70" w:rsidRDefault="00B13DC5" w:rsidP="00FF7D50">
      <w:pPr>
        <w:pStyle w:val="af9"/>
        <w:numPr>
          <w:ilvl w:val="0"/>
          <w:numId w:val="67"/>
        </w:numPr>
        <w:rPr>
          <w:rFonts w:ascii="TH SarabunPSK" w:hAnsi="TH SarabunPSK" w:cs="TH SarabunPSK"/>
        </w:rPr>
      </w:pPr>
      <w:r w:rsidRPr="00B60D70">
        <w:rPr>
          <w:rFonts w:ascii="TH SarabunPSK" w:hAnsi="TH SarabunPSK" w:cs="TH SarabunPSK" w:hint="cs"/>
          <w:cs/>
        </w:rPr>
        <w:t>เขียนรายงานวิจัยภายใต้กรอบของจรรยาบรรณการวิจัยได้อย่างเหมาะสม</w:t>
      </w:r>
    </w:p>
    <w:p w14:paraId="0415F58A" w14:textId="77777777" w:rsidR="0038542F" w:rsidRPr="00B60D70" w:rsidRDefault="0038542F" w:rsidP="00592146">
      <w:pPr>
        <w:pStyle w:val="af9"/>
        <w:rPr>
          <w:rFonts w:ascii="TH SarabunPSK" w:hAnsi="TH SarabunPSK" w:cs="TH SarabunPSK"/>
          <w:cs/>
        </w:rPr>
      </w:pPr>
    </w:p>
    <w:p w14:paraId="651B59D1" w14:textId="39E5F909" w:rsidR="009E6917" w:rsidRPr="00B60D70" w:rsidRDefault="00D756E0" w:rsidP="00624356">
      <w:pPr>
        <w:pStyle w:val="3"/>
        <w:numPr>
          <w:ilvl w:val="0"/>
          <w:numId w:val="0"/>
        </w:numPr>
        <w:ind w:left="720" w:hanging="720"/>
        <w:rPr>
          <w:rFonts w:ascii="TH SarabunPSK" w:hAnsi="TH SarabunPSK" w:cs="TH SarabunPSK"/>
          <w:cs/>
        </w:rPr>
      </w:pPr>
      <w:bookmarkStart w:id="487" w:name="_Toc161400035"/>
      <w:bookmarkStart w:id="488" w:name="_Toc161496947"/>
      <w:bookmarkStart w:id="489" w:name="_Toc164329155"/>
      <w:bookmarkStart w:id="490" w:name="_Toc179226599"/>
      <w:bookmarkStart w:id="491" w:name="_Toc179246066"/>
      <w:bookmarkStart w:id="492" w:name="_Toc179656434"/>
      <w:bookmarkStart w:id="493" w:name="_Toc180609514"/>
      <w:bookmarkStart w:id="494" w:name="_Toc191634130"/>
      <w:r w:rsidRPr="00B60D70">
        <w:rPr>
          <w:rFonts w:ascii="TH SarabunPSK" w:hAnsi="TH SarabunPSK" w:cs="TH SarabunPSK" w:hint="cs"/>
          <w:cs/>
          <w:lang w:val="th-TH"/>
        </w:rPr>
        <w:t>ข</w:t>
      </w:r>
      <w:r w:rsidRPr="00B60D70">
        <w:rPr>
          <w:rFonts w:ascii="TH SarabunPSK" w:hAnsi="TH SarabunPSK" w:cs="TH SarabunPSK" w:hint="cs"/>
        </w:rPr>
        <w:t>.1.3</w:t>
      </w:r>
      <w:r w:rsidR="003570B6" w:rsidRPr="00B60D70">
        <w:rPr>
          <w:rFonts w:ascii="TH SarabunPSK" w:hAnsi="TH SarabunPSK" w:cs="TH SarabunPSK" w:hint="cs"/>
          <w:cs/>
        </w:rPr>
        <w:t xml:space="preserve"> </w:t>
      </w:r>
      <w:r w:rsidRPr="00B60D70">
        <w:rPr>
          <w:rFonts w:ascii="TH SarabunPSK" w:hAnsi="TH SarabunPSK" w:cs="TH SarabunPSK" w:hint="cs"/>
          <w:cs/>
          <w:lang w:val="th-TH"/>
        </w:rPr>
        <w:t>วิชาชีพครูเลือกทางครุศาสตร์โยธา</w:t>
      </w:r>
      <w:r w:rsidR="00BD7F9D" w:rsidRPr="00B60D70">
        <w:rPr>
          <w:rFonts w:ascii="TH SarabunPSK" w:hAnsi="TH SarabunPSK" w:cs="TH SarabunPSK" w:hint="cs"/>
        </w:rPr>
        <w:t xml:space="preserve"> </w:t>
      </w:r>
      <w:r w:rsidRPr="00B60D70">
        <w:rPr>
          <w:rFonts w:ascii="TH SarabunPSK" w:hAnsi="TH SarabunPSK" w:cs="TH SarabunPSK" w:hint="cs"/>
        </w:rPr>
        <w:tab/>
        <w:t xml:space="preserve">3 </w:t>
      </w:r>
      <w:r w:rsidRPr="00B60D70">
        <w:rPr>
          <w:rFonts w:ascii="TH SarabunPSK" w:hAnsi="TH SarabunPSK" w:cs="TH SarabunPSK" w:hint="cs"/>
          <w:cs/>
          <w:lang w:val="th-TH"/>
        </w:rPr>
        <w:t>หน่วยกิต</w:t>
      </w:r>
      <w:bookmarkEnd w:id="487"/>
      <w:bookmarkEnd w:id="488"/>
      <w:bookmarkEnd w:id="489"/>
      <w:bookmarkEnd w:id="490"/>
      <w:bookmarkEnd w:id="491"/>
      <w:bookmarkEnd w:id="492"/>
      <w:bookmarkEnd w:id="493"/>
      <w:bookmarkEnd w:id="494"/>
    </w:p>
    <w:p w14:paraId="55F9CE9B" w14:textId="50DEF301" w:rsidR="009E6917" w:rsidRPr="00B60D70" w:rsidRDefault="00B91175" w:rsidP="00624356">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495" w:name="_Toc179246067"/>
      <w:bookmarkStart w:id="496" w:name="_Toc179656435"/>
      <w:bookmarkStart w:id="497" w:name="_Toc180609515"/>
      <w:bookmarkStart w:id="498" w:name="_Toc191634131"/>
      <w:r w:rsidRPr="00B60D70">
        <w:rPr>
          <w:rFonts w:ascii="TH SarabunPSK" w:hAnsi="TH SarabunPSK" w:cs="TH SarabunPSK" w:hint="cs"/>
        </w:rPr>
        <w:t xml:space="preserve">CTE </w:t>
      </w:r>
      <w:r w:rsidR="00D756E0" w:rsidRPr="00B60D70">
        <w:rPr>
          <w:rFonts w:ascii="TH SarabunPSK" w:hAnsi="TH SarabunPSK" w:cs="TH SarabunPSK" w:hint="cs"/>
        </w:rPr>
        <w:t>306</w:t>
      </w:r>
      <w:r w:rsidR="00D756E0" w:rsidRPr="00B60D70">
        <w:rPr>
          <w:rFonts w:ascii="TH SarabunPSK" w:hAnsi="TH SarabunPSK" w:cs="TH SarabunPSK" w:hint="cs"/>
          <w:cs/>
        </w:rPr>
        <w:t xml:space="preserve"> </w:t>
      </w:r>
      <w:r w:rsidR="00D756E0" w:rsidRPr="00B60D70">
        <w:rPr>
          <w:rFonts w:ascii="TH SarabunPSK" w:hAnsi="TH SarabunPSK" w:cs="TH SarabunPSK" w:hint="cs"/>
        </w:rPr>
        <w:tab/>
      </w:r>
      <w:r w:rsidR="00D756E0" w:rsidRPr="00B60D70">
        <w:rPr>
          <w:rFonts w:ascii="TH SarabunPSK" w:hAnsi="TH SarabunPSK" w:cs="TH SarabunPSK" w:hint="cs"/>
          <w:cs/>
        </w:rPr>
        <w:t>หลักสูตรและการฝึกอบรมในอุตสาหกรรมก่อสร้าง</w:t>
      </w:r>
      <w:r w:rsidR="00D756E0" w:rsidRPr="00B60D70">
        <w:rPr>
          <w:rFonts w:ascii="TH SarabunPSK" w:hAnsi="TH SarabunPSK" w:cs="TH SarabunPSK" w:hint="cs"/>
        </w:rPr>
        <w:tab/>
        <w:t>3</w:t>
      </w:r>
      <w:r w:rsidR="00D756E0" w:rsidRPr="00B60D70">
        <w:rPr>
          <w:rFonts w:ascii="TH SarabunPSK" w:hAnsi="TH SarabunPSK" w:cs="TH SarabunPSK" w:hint="cs"/>
          <w:cs/>
        </w:rPr>
        <w:t xml:space="preserve"> </w:t>
      </w:r>
      <w:r w:rsidR="00D756E0" w:rsidRPr="00B60D70">
        <w:rPr>
          <w:rFonts w:ascii="TH SarabunPSK" w:hAnsi="TH SarabunPSK" w:cs="TH SarabunPSK" w:hint="cs"/>
        </w:rPr>
        <w:t>(2-2-6)</w:t>
      </w:r>
      <w:bookmarkEnd w:id="495"/>
      <w:bookmarkEnd w:id="496"/>
      <w:bookmarkEnd w:id="497"/>
      <w:bookmarkEnd w:id="498"/>
    </w:p>
    <w:p w14:paraId="6B77E9C5" w14:textId="14DB795B" w:rsidR="009E6917" w:rsidRPr="00B60D70" w:rsidRDefault="00D756E0" w:rsidP="00624356">
      <w:pPr>
        <w:shd w:val="clear" w:color="auto" w:fill="D9D9D9" w:themeFill="background1" w:themeFillShade="D9"/>
        <w:tabs>
          <w:tab w:val="left" w:pos="993"/>
        </w:tabs>
        <w:rPr>
          <w:rFonts w:ascii="TH SarabunPSK" w:hAnsi="TH SarabunPSK" w:cs="TH SarabunPSK"/>
          <w:b/>
          <w:bCs/>
        </w:rPr>
      </w:pPr>
      <w:r w:rsidRPr="00B60D70">
        <w:rPr>
          <w:rFonts w:ascii="TH SarabunPSK" w:hAnsi="TH SarabunPSK" w:cs="TH SarabunPSK" w:hint="cs"/>
          <w:b/>
          <w:bCs/>
        </w:rPr>
        <w:tab/>
        <w:t xml:space="preserve">(Courses and </w:t>
      </w:r>
      <w:r w:rsidR="00651659" w:rsidRPr="00B60D70">
        <w:rPr>
          <w:rFonts w:ascii="TH SarabunPSK" w:hAnsi="TH SarabunPSK" w:cs="TH SarabunPSK"/>
          <w:b/>
          <w:bCs/>
        </w:rPr>
        <w:t>T</w:t>
      </w:r>
      <w:r w:rsidRPr="00B60D70">
        <w:rPr>
          <w:rFonts w:ascii="TH SarabunPSK" w:hAnsi="TH SarabunPSK" w:cs="TH SarabunPSK" w:hint="cs"/>
          <w:b/>
          <w:bCs/>
        </w:rPr>
        <w:t xml:space="preserve">raining in the </w:t>
      </w:r>
      <w:r w:rsidR="00651659" w:rsidRPr="00B60D70">
        <w:rPr>
          <w:rFonts w:ascii="TH SarabunPSK" w:hAnsi="TH SarabunPSK" w:cs="TH SarabunPSK"/>
          <w:b/>
          <w:bCs/>
        </w:rPr>
        <w:t>C</w:t>
      </w:r>
      <w:r w:rsidRPr="00B60D70">
        <w:rPr>
          <w:rFonts w:ascii="TH SarabunPSK" w:hAnsi="TH SarabunPSK" w:cs="TH SarabunPSK" w:hint="cs"/>
          <w:b/>
          <w:bCs/>
        </w:rPr>
        <w:t xml:space="preserve">onstruction </w:t>
      </w:r>
      <w:r w:rsidR="00651659" w:rsidRPr="00B60D70">
        <w:rPr>
          <w:rFonts w:ascii="TH SarabunPSK" w:hAnsi="TH SarabunPSK" w:cs="TH SarabunPSK"/>
          <w:b/>
          <w:bCs/>
        </w:rPr>
        <w:t>I</w:t>
      </w:r>
      <w:r w:rsidRPr="00B60D70">
        <w:rPr>
          <w:rFonts w:ascii="TH SarabunPSK" w:hAnsi="TH SarabunPSK" w:cs="TH SarabunPSK" w:hint="cs"/>
          <w:b/>
          <w:bCs/>
        </w:rPr>
        <w:t>ndustry)</w:t>
      </w:r>
    </w:p>
    <w:p w14:paraId="7250261F" w14:textId="106EF7D5" w:rsidR="009E6917" w:rsidRPr="00B60D70" w:rsidRDefault="00D756E0" w:rsidP="00592146">
      <w:pPr>
        <w:rPr>
          <w:rFonts w:ascii="TH SarabunPSK" w:eastAsia="Angsana New" w:hAnsi="TH SarabunPSK" w:cs="TH SarabunPSK"/>
          <w:b/>
          <w:bCs/>
          <w: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 xml:space="preserve">: </w:t>
      </w:r>
      <w:r w:rsidR="00624356" w:rsidRPr="00B60D70">
        <w:rPr>
          <w:rFonts w:ascii="TH SarabunPSK" w:hAnsi="TH SarabunPSK" w:cs="TH SarabunPSK" w:hint="cs"/>
          <w:b/>
          <w:bCs/>
          <w:cs/>
        </w:rPr>
        <w:t>ไม่มี</w:t>
      </w:r>
    </w:p>
    <w:p w14:paraId="07D36156" w14:textId="2D6784E4" w:rsidR="009E6917" w:rsidRPr="00B60D70" w:rsidRDefault="00D756E0" w:rsidP="00624356">
      <w:pPr>
        <w:ind w:firstLine="720"/>
        <w:rPr>
          <w:rFonts w:ascii="TH SarabunPSK" w:hAnsi="TH SarabunPSK" w:cs="TH SarabunPSK"/>
        </w:rPr>
      </w:pPr>
      <w:r w:rsidRPr="00B60D70">
        <w:rPr>
          <w:rFonts w:ascii="TH SarabunPSK" w:hAnsi="TH SarabunPSK" w:cs="TH SarabunPSK" w:hint="cs"/>
          <w:cs/>
          <w:lang w:val="th-TH"/>
        </w:rPr>
        <w:lastRenderedPageBreak/>
        <w:t>แนวคิดเกี่ยวกับการพัฒนาบุคลากรในภาคอุตสาหกรรมก่อสร้าง ประเภทของการฝึกอบรม การวิเคราะห์อาชีพ การวิเคราะห์งาน การหาความต้องการในการพัฒนาบุคคลากร การออกแบบหลักสูตรการฝึกอบรม วางแผน การจัดเตรียมงาน และงบประมาณสำหรับการฝึกอบรม เทคนิคที่ใช้ในการจัดอบรม</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 xml:space="preserve">และ การประเมินโครงการฝึกอบรม </w:t>
      </w:r>
    </w:p>
    <w:p w14:paraId="5349CD46" w14:textId="3296681F" w:rsidR="009E6917" w:rsidRPr="00B60D70" w:rsidRDefault="00D756E0" w:rsidP="00624356">
      <w:pPr>
        <w:ind w:firstLine="720"/>
        <w:rPr>
          <w:rFonts w:ascii="TH SarabunPSK" w:hAnsi="TH SarabunPSK" w:cs="TH SarabunPSK"/>
        </w:rPr>
      </w:pPr>
      <w:r w:rsidRPr="00B60D70">
        <w:rPr>
          <w:rFonts w:ascii="TH SarabunPSK" w:hAnsi="TH SarabunPSK" w:cs="TH SarabunPSK" w:hint="cs"/>
        </w:rPr>
        <w:t>Concept in personnel development in construction industry. Types of training course.</w:t>
      </w:r>
      <w:r w:rsidR="00BD7F9D" w:rsidRPr="00B60D70">
        <w:rPr>
          <w:rFonts w:ascii="TH SarabunPSK" w:hAnsi="TH SarabunPSK" w:cs="TH SarabunPSK" w:hint="cs"/>
        </w:rPr>
        <w:t xml:space="preserve"> </w:t>
      </w:r>
      <w:r w:rsidRPr="00B60D70">
        <w:rPr>
          <w:rFonts w:ascii="TH SarabunPSK" w:hAnsi="TH SarabunPSK" w:cs="TH SarabunPSK" w:hint="cs"/>
        </w:rPr>
        <w:t>Functional analysis. Job analysis. Need analysis in personnel development. Training curriculum design. Planning, preparation, and budget for a training course. Techniques to facilitate a training course.</w:t>
      </w:r>
      <w:r w:rsidR="00BD7F9D" w:rsidRPr="00B60D70">
        <w:rPr>
          <w:rFonts w:ascii="TH SarabunPSK" w:hAnsi="TH SarabunPSK" w:cs="TH SarabunPSK" w:hint="cs"/>
        </w:rPr>
        <w:t xml:space="preserve"> </w:t>
      </w:r>
      <w:r w:rsidRPr="00B60D70">
        <w:rPr>
          <w:rFonts w:ascii="TH SarabunPSK" w:hAnsi="TH SarabunPSK" w:cs="TH SarabunPSK" w:hint="cs"/>
        </w:rPr>
        <w:t>Evaluation of a training course.</w:t>
      </w:r>
    </w:p>
    <w:p w14:paraId="5154D6A3" w14:textId="6234387D"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ผลลัพธ์การเรียนรู้ระดับรายวิชา</w:t>
      </w:r>
      <w:r w:rsidR="00BD7F9D" w:rsidRPr="00B60D70">
        <w:rPr>
          <w:rFonts w:ascii="TH SarabunPSK" w:hAnsi="TH SarabunPSK" w:cs="TH SarabunPSK" w:hint="cs"/>
          <w:b/>
          <w:bCs/>
          <w:cs/>
          <w:lang w:val="th-TH"/>
        </w:rPr>
        <w:t xml:space="preserve"> </w:t>
      </w:r>
    </w:p>
    <w:p w14:paraId="3EBB0DBF" w14:textId="77777777" w:rsidR="009E6917" w:rsidRPr="00B60D70" w:rsidRDefault="00D756E0" w:rsidP="00FF7D50">
      <w:pPr>
        <w:pStyle w:val="af9"/>
        <w:numPr>
          <w:ilvl w:val="0"/>
          <w:numId w:val="20"/>
        </w:numPr>
        <w:ind w:left="851" w:hanging="284"/>
        <w:rPr>
          <w:rFonts w:ascii="TH SarabunPSK" w:hAnsi="TH SarabunPSK" w:cs="TH SarabunPSK"/>
        </w:rPr>
      </w:pPr>
      <w:r w:rsidRPr="00B60D70">
        <w:rPr>
          <w:rFonts w:ascii="TH SarabunPSK" w:hAnsi="TH SarabunPSK" w:cs="TH SarabunPSK" w:hint="cs"/>
          <w:cs/>
          <w:lang w:val="th-TH"/>
        </w:rPr>
        <w:t>วางแผน</w:t>
      </w:r>
      <w:r w:rsidRPr="00B60D70">
        <w:rPr>
          <w:rFonts w:ascii="TH SarabunPSK" w:hAnsi="TH SarabunPSK" w:cs="TH SarabunPSK" w:hint="cs"/>
        </w:rPr>
        <w:t xml:space="preserve"> </w:t>
      </w:r>
      <w:r w:rsidRPr="00B60D70">
        <w:rPr>
          <w:rFonts w:ascii="TH SarabunPSK" w:hAnsi="TH SarabunPSK" w:cs="TH SarabunPSK" w:hint="cs"/>
          <w:cs/>
          <w:lang w:val="th-TH"/>
        </w:rPr>
        <w:t>ออกแบบหลักสูตรสำหรับการฝึกอบรมในงาน ภาคอุตสาหกรรมก่อสร้าง</w:t>
      </w:r>
    </w:p>
    <w:p w14:paraId="290B2CC2" w14:textId="194FBC08" w:rsidR="009E6917" w:rsidRPr="00B60D70" w:rsidRDefault="00D756E0" w:rsidP="00FF7D50">
      <w:pPr>
        <w:pStyle w:val="af9"/>
        <w:numPr>
          <w:ilvl w:val="0"/>
          <w:numId w:val="20"/>
        </w:numPr>
        <w:ind w:left="851" w:hanging="284"/>
        <w:rPr>
          <w:rFonts w:ascii="TH SarabunPSK" w:hAnsi="TH SarabunPSK" w:cs="TH SarabunPSK"/>
        </w:rPr>
      </w:pPr>
      <w:r w:rsidRPr="00B60D70">
        <w:rPr>
          <w:rFonts w:ascii="TH SarabunPSK" w:hAnsi="TH SarabunPSK" w:cs="TH SarabunPSK" w:hint="cs"/>
          <w:cs/>
          <w:lang w:val="th-TH"/>
        </w:rPr>
        <w:t>นำเสนอเทคนิคที่ใช้ในการจัดอบรม</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และ การประเมินโครงการฝึกอบรม</w:t>
      </w:r>
    </w:p>
    <w:p w14:paraId="2CC0D62F" w14:textId="77777777" w:rsidR="009E6917" w:rsidRPr="00B60D70" w:rsidRDefault="009E6917" w:rsidP="00592146">
      <w:pPr>
        <w:rPr>
          <w:rFonts w:ascii="TH SarabunPSK" w:hAnsi="TH SarabunPSK" w:cs="TH SarabunPSK"/>
        </w:rPr>
      </w:pPr>
    </w:p>
    <w:p w14:paraId="2E683DD9" w14:textId="25076B10" w:rsidR="002C7006" w:rsidRPr="00B60D70" w:rsidRDefault="00B91175" w:rsidP="00624356">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499" w:name="_Toc179246068"/>
      <w:bookmarkStart w:id="500" w:name="_Toc179656436"/>
      <w:bookmarkStart w:id="501" w:name="_Toc180609516"/>
      <w:bookmarkStart w:id="502" w:name="_Toc191634132"/>
      <w:r w:rsidRPr="00B60D70">
        <w:rPr>
          <w:rFonts w:ascii="TH SarabunPSK" w:hAnsi="TH SarabunPSK" w:cs="TH SarabunPSK" w:hint="cs"/>
        </w:rPr>
        <w:t xml:space="preserve">CTE </w:t>
      </w:r>
      <w:r w:rsidR="002C7006" w:rsidRPr="00B60D70">
        <w:rPr>
          <w:rFonts w:ascii="TH SarabunPSK" w:hAnsi="TH SarabunPSK" w:cs="TH SarabunPSK" w:hint="cs"/>
        </w:rPr>
        <w:t>307</w:t>
      </w:r>
      <w:r w:rsidR="002C7006" w:rsidRPr="00B60D70">
        <w:rPr>
          <w:rFonts w:ascii="TH SarabunPSK" w:hAnsi="TH SarabunPSK" w:cs="TH SarabunPSK" w:hint="cs"/>
          <w:cs/>
        </w:rPr>
        <w:t xml:space="preserve"> </w:t>
      </w:r>
      <w:r w:rsidR="00624356" w:rsidRPr="00B60D70">
        <w:rPr>
          <w:rFonts w:ascii="TH SarabunPSK" w:hAnsi="TH SarabunPSK" w:cs="TH SarabunPSK" w:hint="cs"/>
          <w:cs/>
        </w:rPr>
        <w:tab/>
      </w:r>
      <w:r w:rsidR="002C7006" w:rsidRPr="00B60D70">
        <w:rPr>
          <w:rFonts w:ascii="TH SarabunPSK" w:hAnsi="TH SarabunPSK" w:cs="TH SarabunPSK" w:hint="cs"/>
          <w:cs/>
        </w:rPr>
        <w:t>นวัตกรรมการจัดการเรียนรู้สำหรับรายวิชาช่างโยธา</w:t>
      </w:r>
      <w:r w:rsidR="002C7006" w:rsidRPr="00B60D70">
        <w:rPr>
          <w:rFonts w:ascii="TH SarabunPSK" w:hAnsi="TH SarabunPSK" w:cs="TH SarabunPSK" w:hint="cs"/>
        </w:rPr>
        <w:tab/>
        <w:t>3</w:t>
      </w:r>
      <w:r w:rsidR="002C7006" w:rsidRPr="00B60D70">
        <w:rPr>
          <w:rFonts w:ascii="TH SarabunPSK" w:hAnsi="TH SarabunPSK" w:cs="TH SarabunPSK" w:hint="cs"/>
          <w:cs/>
        </w:rPr>
        <w:t xml:space="preserve"> </w:t>
      </w:r>
      <w:r w:rsidR="002C7006" w:rsidRPr="00B60D70">
        <w:rPr>
          <w:rFonts w:ascii="TH SarabunPSK" w:hAnsi="TH SarabunPSK" w:cs="TH SarabunPSK" w:hint="cs"/>
        </w:rPr>
        <w:t>(2-2-6)</w:t>
      </w:r>
      <w:bookmarkEnd w:id="499"/>
      <w:bookmarkEnd w:id="500"/>
      <w:bookmarkEnd w:id="501"/>
      <w:bookmarkEnd w:id="502"/>
    </w:p>
    <w:p w14:paraId="701976F6" w14:textId="77777777" w:rsidR="002C7006" w:rsidRPr="00B60D70" w:rsidRDefault="002C7006" w:rsidP="00624356">
      <w:pPr>
        <w:shd w:val="clear" w:color="auto" w:fill="D9D9D9" w:themeFill="background1" w:themeFillShade="D9"/>
        <w:tabs>
          <w:tab w:val="left" w:pos="993"/>
        </w:tabs>
        <w:rPr>
          <w:rFonts w:ascii="TH SarabunPSK" w:hAnsi="TH SarabunPSK" w:cs="TH SarabunPSK"/>
        </w:rPr>
      </w:pPr>
      <w:r w:rsidRPr="00B60D70">
        <w:rPr>
          <w:rFonts w:ascii="TH SarabunPSK" w:hAnsi="TH SarabunPSK" w:cs="TH SarabunPSK" w:hint="cs"/>
          <w:cs/>
        </w:rPr>
        <w:tab/>
      </w:r>
      <w:r w:rsidRPr="00B60D70">
        <w:rPr>
          <w:rFonts w:ascii="TH SarabunPSK" w:hAnsi="TH SarabunPSK" w:cs="TH SarabunPSK" w:hint="cs"/>
          <w:b/>
          <w:bCs/>
          <w:shd w:val="clear" w:color="auto" w:fill="D9D9D9" w:themeFill="background1" w:themeFillShade="D9"/>
        </w:rPr>
        <w:t>(Teaching and Learning Innovation for Civil Engineer Courses)</w:t>
      </w:r>
    </w:p>
    <w:p w14:paraId="1BF5A000" w14:textId="6AF16E09" w:rsidR="002C7006" w:rsidRPr="00B60D70" w:rsidRDefault="002C7006" w:rsidP="00592146">
      <w:pPr>
        <w:rPr>
          <w:rFonts w:ascii="TH SarabunPSK" w:eastAsia="Angsana New"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 xml:space="preserve">: </w:t>
      </w:r>
      <w:r w:rsidR="003019DE" w:rsidRPr="00B60D70">
        <w:rPr>
          <w:rFonts w:ascii="TH SarabunPSK" w:hAnsi="TH SarabunPSK" w:cs="TH SarabunPSK" w:hint="cs"/>
          <w:b/>
          <w:bCs/>
          <w:cs/>
        </w:rPr>
        <w:t>ไม่มี</w:t>
      </w:r>
    </w:p>
    <w:p w14:paraId="3907D161" w14:textId="61E43508" w:rsidR="002C7006" w:rsidRPr="00B60D70" w:rsidRDefault="002C7006" w:rsidP="00624356">
      <w:pPr>
        <w:ind w:firstLine="720"/>
        <w:rPr>
          <w:rFonts w:ascii="TH SarabunPSK" w:hAnsi="TH SarabunPSK" w:cs="TH SarabunPSK"/>
        </w:rPr>
      </w:pPr>
      <w:r w:rsidRPr="00B60D70">
        <w:rPr>
          <w:rFonts w:ascii="TH SarabunPSK" w:hAnsi="TH SarabunPSK" w:cs="TH SarabunPSK" w:hint="cs"/>
          <w:cs/>
          <w:lang w:val="th-TH"/>
        </w:rPr>
        <w:t>การประยุกต์เทคโนโลยีและรูปแบบการสอนเพื่อจัดการเรียนรู้ให้เหมาะสมกับเนื้อหาในระดับอาชีวศึกษา การออกแบบปรับปรุง ดัดแปลง หรือพัฒนา เทคโนโลยีและรูปแบบการจัดการเรียนรู้ให้มีความเหมาะสมต่อการพัฒนาผู้เรียนทั้งในด้านความรู้และคุณลักษณะที่พึงประสงค์ การจัดการปัญหาและอุปสรรคต่าง</w:t>
      </w:r>
      <w:r w:rsidR="00D420AC" w:rsidRPr="00B60D70">
        <w:rPr>
          <w:rFonts w:ascii="TH SarabunPSK" w:hAnsi="TH SarabunPSK" w:cs="TH SarabunPSK" w:hint="cs"/>
          <w:cs/>
          <w:lang w:val="th-TH"/>
        </w:rPr>
        <w:t xml:space="preserve"> ๆ</w:t>
      </w:r>
      <w:r w:rsidRPr="00B60D70">
        <w:rPr>
          <w:rFonts w:ascii="TH SarabunPSK" w:hAnsi="TH SarabunPSK" w:cs="TH SarabunPSK" w:hint="cs"/>
          <w:cs/>
          <w:lang w:val="th-TH"/>
        </w:rPr>
        <w:t xml:space="preserve"> ที่ส่งผลต่อการจัดการเรียนรู้ รวมทั้งแสวงหาวิธีการจัดการเรียนรู้และเทคโนโลยีที่ทันสมัยมาใช้ในการเรียนการสอน</w:t>
      </w:r>
    </w:p>
    <w:p w14:paraId="7BF8449C" w14:textId="467C0F61" w:rsidR="002C7006" w:rsidRPr="00B60D70" w:rsidRDefault="002C7006" w:rsidP="00825587">
      <w:pPr>
        <w:ind w:firstLine="720"/>
        <w:rPr>
          <w:rFonts w:ascii="TH SarabunPSK" w:hAnsi="TH SarabunPSK" w:cs="TH SarabunPSK"/>
        </w:rPr>
      </w:pPr>
      <w:r w:rsidRPr="00B60D70">
        <w:rPr>
          <w:rFonts w:ascii="TH SarabunPSK" w:hAnsi="TH SarabunPSK" w:cs="TH SarabunPSK" w:hint="cs"/>
        </w:rPr>
        <w:t>Application of technological tool and teaching approach for providing appropriate learning in vocational college. Adaptation and development technological tool and teaching approach to improve student knowledge and attributes. Solving problem and</w:t>
      </w:r>
      <w:r w:rsidRPr="00B60D70">
        <w:rPr>
          <w:rFonts w:ascii="TH SarabunPSK" w:hAnsi="TH SarabunPSK" w:cs="TH SarabunPSK" w:hint="cs"/>
          <w:cs/>
        </w:rPr>
        <w:t xml:space="preserve"> </w:t>
      </w:r>
      <w:r w:rsidRPr="00B60D70">
        <w:rPr>
          <w:rFonts w:ascii="TH SarabunPSK" w:hAnsi="TH SarabunPSK" w:cs="TH SarabunPSK" w:hint="cs"/>
        </w:rPr>
        <w:t>obstacle in learning process. Seek for learning approach and modern technology to enhance learning.</w:t>
      </w:r>
      <w:r w:rsidR="00BD7F9D" w:rsidRPr="00B60D70">
        <w:rPr>
          <w:rFonts w:ascii="TH SarabunPSK" w:hAnsi="TH SarabunPSK" w:cs="TH SarabunPSK" w:hint="cs"/>
        </w:rPr>
        <w:t xml:space="preserve"> </w:t>
      </w:r>
      <w:r w:rsidRPr="00B60D70">
        <w:rPr>
          <w:rFonts w:ascii="TH SarabunPSK" w:hAnsi="TH SarabunPSK" w:cs="TH SarabunPSK" w:hint="cs"/>
        </w:rPr>
        <w:t xml:space="preserve">  </w:t>
      </w:r>
    </w:p>
    <w:p w14:paraId="7E6D14B9" w14:textId="77777777" w:rsidR="002C7006" w:rsidRPr="00B60D70" w:rsidRDefault="002C7006" w:rsidP="00592146">
      <w:pPr>
        <w:rPr>
          <w:rFonts w:ascii="TH SarabunPSK" w:eastAsia="Calibri" w:hAnsi="TH SarabunPSK" w:cs="TH SarabunPSK"/>
          <w:b/>
          <w:bCs/>
        </w:rPr>
      </w:pPr>
      <w:r w:rsidRPr="00B60D70">
        <w:rPr>
          <w:rFonts w:ascii="TH SarabunPSK" w:hAnsi="TH SarabunPSK" w:cs="TH SarabunPSK" w:hint="cs"/>
          <w:b/>
          <w:bCs/>
          <w:cs/>
          <w:lang w:val="th-TH"/>
        </w:rPr>
        <w:t>ผลลัพธ์การเรียนรู้</w:t>
      </w:r>
      <w:r w:rsidRPr="00B60D70">
        <w:rPr>
          <w:rFonts w:ascii="TH SarabunPSK" w:eastAsia="TH SarabunPSK" w:hAnsi="TH SarabunPSK" w:cs="TH SarabunPSK" w:hint="cs"/>
          <w:b/>
          <w:bCs/>
          <w:cs/>
          <w:lang w:val="th-TH"/>
        </w:rPr>
        <w:t>ของรายวิชา</w:t>
      </w:r>
    </w:p>
    <w:p w14:paraId="39C0E762" w14:textId="77777777" w:rsidR="002C7006" w:rsidRPr="00B60D70" w:rsidRDefault="002C7006" w:rsidP="00FF7D50">
      <w:pPr>
        <w:pStyle w:val="af9"/>
        <w:numPr>
          <w:ilvl w:val="1"/>
          <w:numId w:val="19"/>
        </w:numPr>
        <w:ind w:left="851" w:hanging="284"/>
        <w:rPr>
          <w:rFonts w:ascii="TH SarabunPSK" w:hAnsi="TH SarabunPSK" w:cs="TH SarabunPSK"/>
        </w:rPr>
      </w:pPr>
      <w:r w:rsidRPr="00B60D70">
        <w:rPr>
          <w:rFonts w:ascii="TH SarabunPSK" w:hAnsi="TH SarabunPSK" w:cs="TH SarabunPSK" w:hint="cs"/>
          <w:cs/>
          <w:lang w:val="th-TH"/>
        </w:rPr>
        <w:t>เลือกใช้เทคโนโลยีและรูปแบบการจัดการเรียนการสอนเพื่อจัดการเรียนรู้ให้เหมาะสมกับเนื้อหาในระดับอาชีวศึกษา</w:t>
      </w:r>
      <w:r w:rsidRPr="00B60D70">
        <w:rPr>
          <w:rFonts w:ascii="TH SarabunPSK" w:hAnsi="TH SarabunPSK" w:cs="TH SarabunPSK" w:hint="cs"/>
        </w:rPr>
        <w:t xml:space="preserve"> </w:t>
      </w:r>
    </w:p>
    <w:p w14:paraId="38795CEA" w14:textId="77777777" w:rsidR="002C7006" w:rsidRPr="00B60D70" w:rsidRDefault="002C7006" w:rsidP="00FF7D50">
      <w:pPr>
        <w:pStyle w:val="af9"/>
        <w:numPr>
          <w:ilvl w:val="1"/>
          <w:numId w:val="19"/>
        </w:numPr>
        <w:ind w:left="851" w:hanging="284"/>
        <w:rPr>
          <w:rFonts w:ascii="TH SarabunPSK" w:hAnsi="TH SarabunPSK" w:cs="TH SarabunPSK"/>
        </w:rPr>
      </w:pPr>
      <w:r w:rsidRPr="00B60D70">
        <w:rPr>
          <w:rFonts w:ascii="TH SarabunPSK" w:hAnsi="TH SarabunPSK" w:cs="TH SarabunPSK" w:hint="cs"/>
          <w:cs/>
          <w:lang w:val="th-TH"/>
        </w:rPr>
        <w:t>ประยุกต์ใช้ความรู้ เทคโนโลยี และนวัตกรรมมาใช้ในการจัดการเรียนรู้ที่เหมาะสมกับนักศึกษาในระดับอาชีวศึกษา</w:t>
      </w:r>
    </w:p>
    <w:p w14:paraId="22EE4D55" w14:textId="69A1EFCE" w:rsidR="002C7006" w:rsidRPr="00B60D70" w:rsidRDefault="002C7006" w:rsidP="00FF7D50">
      <w:pPr>
        <w:pStyle w:val="af9"/>
        <w:numPr>
          <w:ilvl w:val="1"/>
          <w:numId w:val="19"/>
        </w:numPr>
        <w:ind w:left="851" w:hanging="284"/>
        <w:rPr>
          <w:rFonts w:ascii="TH SarabunPSK" w:hAnsi="TH SarabunPSK" w:cs="TH SarabunPSK"/>
        </w:rPr>
      </w:pPr>
      <w:r w:rsidRPr="00B60D70">
        <w:rPr>
          <w:rFonts w:ascii="TH SarabunPSK" w:hAnsi="TH SarabunPSK" w:cs="TH SarabunPSK" w:hint="cs"/>
          <w:cs/>
          <w:lang w:val="th-TH"/>
        </w:rPr>
        <w:t>แก้ปัญหาหรืออุปสรรคต่าง</w:t>
      </w:r>
      <w:r w:rsidR="00D420AC" w:rsidRPr="00B60D70">
        <w:rPr>
          <w:rFonts w:ascii="TH SarabunPSK" w:hAnsi="TH SarabunPSK" w:cs="TH SarabunPSK" w:hint="cs"/>
          <w:cs/>
          <w:lang w:val="th-TH"/>
        </w:rPr>
        <w:t xml:space="preserve"> ๆ</w:t>
      </w:r>
      <w:r w:rsidRPr="00B60D70">
        <w:rPr>
          <w:rFonts w:ascii="TH SarabunPSK" w:hAnsi="TH SarabunPSK" w:cs="TH SarabunPSK" w:hint="cs"/>
          <w:cs/>
          <w:lang w:val="th-TH"/>
        </w:rPr>
        <w:t xml:space="preserve"> ที่ส่งผลกระทบต่อการการจัดการเรียนรู้ด้วยวิธีการที่เหมาะสม</w:t>
      </w:r>
    </w:p>
    <w:p w14:paraId="2B1984EE" w14:textId="77777777" w:rsidR="002C7006" w:rsidRPr="00B60D70" w:rsidRDefault="002C7006" w:rsidP="00FF7D50">
      <w:pPr>
        <w:pStyle w:val="af9"/>
        <w:numPr>
          <w:ilvl w:val="1"/>
          <w:numId w:val="19"/>
        </w:numPr>
        <w:ind w:left="851" w:hanging="284"/>
        <w:rPr>
          <w:rFonts w:ascii="TH SarabunPSK" w:hAnsi="TH SarabunPSK" w:cs="TH SarabunPSK"/>
        </w:rPr>
      </w:pPr>
      <w:r w:rsidRPr="00B60D70">
        <w:rPr>
          <w:rFonts w:ascii="TH SarabunPSK" w:hAnsi="TH SarabunPSK" w:cs="TH SarabunPSK" w:hint="cs"/>
          <w:cs/>
          <w:lang w:val="th-TH"/>
        </w:rPr>
        <w:t>มีทักษะการแสวงหาความรู้และข้อมูลข่าวสารเพื่อการเรียนรู้ที่ทันสมัยและทันต่อการเปลี่ยนแปลงของโลก</w:t>
      </w:r>
    </w:p>
    <w:p w14:paraId="1A5728C2" w14:textId="77777777" w:rsidR="002C7006" w:rsidRPr="00B60D70" w:rsidRDefault="002C7006" w:rsidP="00592146">
      <w:pPr>
        <w:rPr>
          <w:rFonts w:ascii="TH SarabunPSK" w:hAnsi="TH SarabunPSK" w:cs="TH SarabunPSK"/>
          <w:cs/>
        </w:rPr>
      </w:pPr>
    </w:p>
    <w:p w14:paraId="64852B93" w14:textId="012CC96A" w:rsidR="002C7006" w:rsidRPr="00B60D70" w:rsidRDefault="00B91175" w:rsidP="00436D68">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503" w:name="_Toc179246069"/>
      <w:bookmarkStart w:id="504" w:name="_Toc179656437"/>
      <w:bookmarkStart w:id="505" w:name="_Toc180609517"/>
      <w:bookmarkStart w:id="506" w:name="_Toc191634133"/>
      <w:r w:rsidRPr="00B60D70">
        <w:rPr>
          <w:rFonts w:ascii="TH SarabunPSK" w:hAnsi="TH SarabunPSK" w:cs="TH SarabunPSK" w:hint="cs"/>
        </w:rPr>
        <w:lastRenderedPageBreak/>
        <w:t xml:space="preserve">CTE </w:t>
      </w:r>
      <w:r w:rsidR="002C7006" w:rsidRPr="00B60D70">
        <w:rPr>
          <w:rFonts w:ascii="TH SarabunPSK" w:hAnsi="TH SarabunPSK" w:cs="TH SarabunPSK" w:hint="cs"/>
        </w:rPr>
        <w:t>309</w:t>
      </w:r>
      <w:r w:rsidR="002C7006" w:rsidRPr="00B60D70">
        <w:rPr>
          <w:rFonts w:ascii="TH SarabunPSK" w:hAnsi="TH SarabunPSK" w:cs="TH SarabunPSK" w:hint="cs"/>
          <w:cs/>
        </w:rPr>
        <w:t xml:space="preserve"> การพัฒนาทักษะการสื่อสารขั้นสูง</w:t>
      </w:r>
      <w:r w:rsidR="002C7006" w:rsidRPr="00B60D70">
        <w:rPr>
          <w:rFonts w:ascii="TH SarabunPSK" w:hAnsi="TH SarabunPSK" w:cs="TH SarabunPSK" w:hint="cs"/>
        </w:rPr>
        <w:tab/>
        <w:t>3 (3-0-6)</w:t>
      </w:r>
      <w:bookmarkEnd w:id="503"/>
      <w:bookmarkEnd w:id="504"/>
      <w:bookmarkEnd w:id="505"/>
      <w:bookmarkEnd w:id="506"/>
    </w:p>
    <w:p w14:paraId="63E592BF" w14:textId="5360D475" w:rsidR="002C7006" w:rsidRPr="00B60D70" w:rsidRDefault="002C7006" w:rsidP="00436D68">
      <w:pPr>
        <w:shd w:val="clear" w:color="auto" w:fill="D9D9D9" w:themeFill="background1" w:themeFillShade="D9"/>
        <w:tabs>
          <w:tab w:val="left" w:pos="993"/>
        </w:tabs>
        <w:rPr>
          <w:rFonts w:ascii="TH SarabunPSK" w:hAnsi="TH SarabunPSK" w:cs="TH SarabunPSK"/>
          <w:b/>
          <w:bCs/>
        </w:rPr>
      </w:pPr>
      <w:r w:rsidRPr="00B60D70">
        <w:rPr>
          <w:rFonts w:ascii="TH SarabunPSK" w:hAnsi="TH SarabunPSK" w:cs="TH SarabunPSK" w:hint="cs"/>
          <w:cs/>
        </w:rPr>
        <w:tab/>
      </w:r>
      <w:r w:rsidRPr="00B60D70">
        <w:rPr>
          <w:rFonts w:ascii="TH SarabunPSK" w:hAnsi="TH SarabunPSK" w:cs="TH SarabunPSK" w:hint="cs"/>
          <w:b/>
          <w:bCs/>
        </w:rPr>
        <w:t>(</w:t>
      </w:r>
      <w:r w:rsidR="00C26260" w:rsidRPr="00B60D70">
        <w:rPr>
          <w:rFonts w:ascii="TH SarabunPSK" w:hAnsi="TH SarabunPSK" w:cs="TH SarabunPSK"/>
          <w:b/>
          <w:bCs/>
        </w:rPr>
        <w:t>Developing Advanced Communication Skills</w:t>
      </w:r>
      <w:r w:rsidRPr="00B60D70">
        <w:rPr>
          <w:rFonts w:ascii="TH SarabunPSK" w:hAnsi="TH SarabunPSK" w:cs="TH SarabunPSK" w:hint="cs"/>
          <w:b/>
          <w:bCs/>
        </w:rPr>
        <w:t>)</w:t>
      </w:r>
    </w:p>
    <w:p w14:paraId="793B9C40" w14:textId="2333C537" w:rsidR="002C7006" w:rsidRPr="00B60D70" w:rsidRDefault="002C7006" w:rsidP="00592146">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 xml:space="preserve">: </w:t>
      </w:r>
      <w:r w:rsidR="003019DE" w:rsidRPr="00B60D70">
        <w:rPr>
          <w:rFonts w:ascii="TH SarabunPSK" w:hAnsi="TH SarabunPSK" w:cs="TH SarabunPSK" w:hint="cs"/>
          <w:b/>
          <w:bCs/>
          <w:cs/>
        </w:rPr>
        <w:t>ไม่มี</w:t>
      </w:r>
    </w:p>
    <w:p w14:paraId="7EE62E8B" w14:textId="1E48F62D" w:rsidR="002C7006" w:rsidRPr="00B60D70" w:rsidRDefault="002C7006" w:rsidP="00436D68">
      <w:pPr>
        <w:ind w:firstLine="720"/>
        <w:rPr>
          <w:rFonts w:ascii="TH SarabunPSK" w:hAnsi="TH SarabunPSK" w:cs="TH SarabunPSK"/>
        </w:rPr>
      </w:pPr>
      <w:r w:rsidRPr="00B60D70">
        <w:rPr>
          <w:rFonts w:ascii="TH SarabunPSK" w:hAnsi="TH SarabunPSK" w:cs="TH SarabunPSK" w:hint="cs"/>
          <w:cs/>
          <w:lang w:val="th-TH"/>
        </w:rPr>
        <w:t>การสื่อสารในงานทางด้านวิศวกรรมกับทีมงาน</w:t>
      </w:r>
      <w:r w:rsidRPr="00B60D70">
        <w:rPr>
          <w:rFonts w:ascii="TH SarabunPSK" w:hAnsi="TH SarabunPSK" w:cs="TH SarabunPSK" w:hint="cs"/>
        </w:rPr>
        <w:t xml:space="preserve"> </w:t>
      </w:r>
      <w:r w:rsidRPr="00B60D70">
        <w:rPr>
          <w:rFonts w:ascii="TH SarabunPSK" w:hAnsi="TH SarabunPSK" w:cs="TH SarabunPSK" w:hint="cs"/>
          <w:cs/>
          <w:lang w:val="th-TH"/>
        </w:rPr>
        <w:t>ลูกค้า</w:t>
      </w:r>
      <w:r w:rsidRPr="00B60D70">
        <w:rPr>
          <w:rFonts w:ascii="TH SarabunPSK" w:hAnsi="TH SarabunPSK" w:cs="TH SarabunPSK" w:hint="cs"/>
        </w:rPr>
        <w:t xml:space="preserve"> </w:t>
      </w:r>
      <w:r w:rsidRPr="00B60D70">
        <w:rPr>
          <w:rFonts w:ascii="TH SarabunPSK" w:hAnsi="TH SarabunPSK" w:cs="TH SarabunPSK" w:hint="cs"/>
          <w:cs/>
          <w:lang w:val="th-TH"/>
        </w:rPr>
        <w:t>และผู้เกี่ยวข้อง เพื่อให้โครงการดำเนินไปได้ตามแผนและมีประสิทธิภาพ การสื่อสารกับทีมงานเพื่อแบ่งปันข้อมูล การให้ข้อมูลและรับข้อมูลอย่างมีประสิทธิภาพเกี่ยวกับโครงการ</w:t>
      </w:r>
      <w:r w:rsidRPr="00B60D70">
        <w:rPr>
          <w:rFonts w:ascii="TH SarabunPSK" w:hAnsi="TH SarabunPSK" w:cs="TH SarabunPSK" w:hint="cs"/>
        </w:rPr>
        <w:t xml:space="preserve"> </w:t>
      </w:r>
      <w:r w:rsidRPr="00B60D70">
        <w:rPr>
          <w:rFonts w:ascii="TH SarabunPSK" w:hAnsi="TH SarabunPSK" w:cs="TH SarabunPSK" w:hint="cs"/>
          <w:cs/>
          <w:lang w:val="th-TH"/>
        </w:rPr>
        <w:t>การวางแผน</w:t>
      </w:r>
      <w:r w:rsidRPr="00B60D70">
        <w:rPr>
          <w:rFonts w:ascii="TH SarabunPSK" w:hAnsi="TH SarabunPSK" w:cs="TH SarabunPSK" w:hint="cs"/>
        </w:rPr>
        <w:t xml:space="preserve">, </w:t>
      </w:r>
      <w:r w:rsidRPr="00B60D70">
        <w:rPr>
          <w:rFonts w:ascii="TH SarabunPSK" w:hAnsi="TH SarabunPSK" w:cs="TH SarabunPSK" w:hint="cs"/>
          <w:cs/>
          <w:lang w:val="th-TH"/>
        </w:rPr>
        <w:t>และการดำเนินการทางวิศวกรรม การสื่อสารเพื่อการทำงานร่วมกัน</w:t>
      </w:r>
      <w:r w:rsidRPr="00B60D70">
        <w:rPr>
          <w:rFonts w:ascii="TH SarabunPSK" w:hAnsi="TH SarabunPSK" w:cs="TH SarabunPSK" w:hint="cs"/>
        </w:rPr>
        <w:t xml:space="preserve"> </w:t>
      </w:r>
      <w:r w:rsidRPr="00B60D70">
        <w:rPr>
          <w:rFonts w:ascii="TH SarabunPSK" w:hAnsi="TH SarabunPSK" w:cs="TH SarabunPSK" w:hint="cs"/>
          <w:cs/>
          <w:lang w:val="th-TH"/>
        </w:rPr>
        <w:t>การแก้ไขข้อขัดแย้งและการควบคุมความขัดแย้ง</w:t>
      </w:r>
      <w:r w:rsidRPr="00B60D70">
        <w:rPr>
          <w:rFonts w:ascii="TH SarabunPSK" w:hAnsi="TH SarabunPSK" w:cs="TH SarabunPSK" w:hint="cs"/>
        </w:rPr>
        <w:t xml:space="preserve"> </w:t>
      </w:r>
      <w:r w:rsidRPr="00B60D70">
        <w:rPr>
          <w:rFonts w:ascii="TH SarabunPSK" w:hAnsi="TH SarabunPSK" w:cs="TH SarabunPSK" w:hint="cs"/>
          <w:cs/>
          <w:lang w:val="th-TH"/>
        </w:rPr>
        <w:t>และเสริมสร้างความเข้าใจร่วมกัน การสื่อสารทางธุรกิจ การสื่อสารกับลูกค้าเกี่ยวกับความคืบหน้าของโครงการ</w:t>
      </w:r>
      <w:r w:rsidRPr="00B60D70">
        <w:rPr>
          <w:rFonts w:ascii="TH SarabunPSK" w:hAnsi="TH SarabunPSK" w:cs="TH SarabunPSK" w:hint="cs"/>
        </w:rPr>
        <w:t xml:space="preserve"> </w:t>
      </w:r>
      <w:r w:rsidRPr="00B60D70">
        <w:rPr>
          <w:rFonts w:ascii="TH SarabunPSK" w:hAnsi="TH SarabunPSK" w:cs="TH SarabunPSK" w:hint="cs"/>
          <w:cs/>
          <w:lang w:val="th-TH"/>
        </w:rPr>
        <w:t>การฟังและเข้าใจความต้องการของลูกค้า</w:t>
      </w:r>
      <w:r w:rsidRPr="00B60D70">
        <w:rPr>
          <w:rFonts w:ascii="TH SarabunPSK" w:hAnsi="TH SarabunPSK" w:cs="TH SarabunPSK" w:hint="cs"/>
        </w:rPr>
        <w:t xml:space="preserve"> </w:t>
      </w:r>
      <w:r w:rsidRPr="00B60D70">
        <w:rPr>
          <w:rFonts w:ascii="TH SarabunPSK" w:hAnsi="TH SarabunPSK" w:cs="TH SarabunPSK" w:hint="cs"/>
          <w:cs/>
          <w:lang w:val="th-TH"/>
        </w:rPr>
        <w:t>และการแก้ไขปัญหา เพื่อเข้าถึงความต้องการของลูกค้าได้อย่างถูกต้อง ทักษะการสื่อสารเพื่ออธิบายแผนโครงการ</w:t>
      </w:r>
      <w:r w:rsidRPr="00B60D70">
        <w:rPr>
          <w:rFonts w:ascii="TH SarabunPSK" w:hAnsi="TH SarabunPSK" w:cs="TH SarabunPSK" w:hint="cs"/>
        </w:rPr>
        <w:t xml:space="preserve"> </w:t>
      </w:r>
      <w:r w:rsidRPr="00B60D70">
        <w:rPr>
          <w:rFonts w:ascii="TH SarabunPSK" w:hAnsi="TH SarabunPSK" w:cs="TH SarabunPSK" w:hint="cs"/>
          <w:cs/>
          <w:lang w:val="th-TH"/>
        </w:rPr>
        <w:t>ปัญหาที่เกิดขึ้น</w:t>
      </w:r>
      <w:r w:rsidRPr="00B60D70">
        <w:rPr>
          <w:rFonts w:ascii="TH SarabunPSK" w:hAnsi="TH SarabunPSK" w:cs="TH SarabunPSK" w:hint="cs"/>
        </w:rPr>
        <w:t xml:space="preserve"> </w:t>
      </w:r>
      <w:r w:rsidRPr="00B60D70">
        <w:rPr>
          <w:rFonts w:ascii="TH SarabunPSK" w:hAnsi="TH SarabunPSK" w:cs="TH SarabunPSK" w:hint="cs"/>
          <w:cs/>
          <w:lang w:val="th-TH"/>
        </w:rPr>
        <w:t>และแนวทางในการแก้ไข การสื่อสารเพื่อสร้างความร่วมมือทางวิศวกรรมกับผู้ที่เกี่ยวข้อง เช่น การสื่อสารกับผู้ผลิต</w:t>
      </w:r>
      <w:r w:rsidRPr="00B60D70">
        <w:rPr>
          <w:rFonts w:ascii="TH SarabunPSK" w:hAnsi="TH SarabunPSK" w:cs="TH SarabunPSK" w:hint="cs"/>
        </w:rPr>
        <w:t xml:space="preserve"> </w:t>
      </w:r>
      <w:r w:rsidRPr="00B60D70">
        <w:rPr>
          <w:rFonts w:ascii="TH SarabunPSK" w:hAnsi="TH SarabunPSK" w:cs="TH SarabunPSK" w:hint="cs"/>
          <w:cs/>
          <w:lang w:val="th-TH"/>
        </w:rPr>
        <w:t>ผู้จัดจำหน่าย</w:t>
      </w:r>
      <w:r w:rsidRPr="00B60D70">
        <w:rPr>
          <w:rFonts w:ascii="TH SarabunPSK" w:hAnsi="TH SarabunPSK" w:cs="TH SarabunPSK" w:hint="cs"/>
        </w:rPr>
        <w:t xml:space="preserve"> </w:t>
      </w:r>
      <w:r w:rsidRPr="00B60D70">
        <w:rPr>
          <w:rFonts w:ascii="TH SarabunPSK" w:hAnsi="TH SarabunPSK" w:cs="TH SarabunPSK" w:hint="cs"/>
          <w:cs/>
          <w:lang w:val="th-TH"/>
        </w:rPr>
        <w:t>หรือสถานประกอบอื่น</w:t>
      </w:r>
      <w:r w:rsidR="00D420AC" w:rsidRPr="00B60D70">
        <w:rPr>
          <w:rFonts w:ascii="TH SarabunPSK" w:hAnsi="TH SarabunPSK" w:cs="TH SarabunPSK" w:hint="cs"/>
          <w:cs/>
          <w:lang w:val="th-TH"/>
        </w:rPr>
        <w:t xml:space="preserve"> ๆ</w:t>
      </w:r>
      <w:r w:rsidRPr="00B60D70">
        <w:rPr>
          <w:rFonts w:ascii="TH SarabunPSK" w:hAnsi="TH SarabunPSK" w:cs="TH SarabunPSK" w:hint="cs"/>
          <w:cs/>
          <w:lang w:val="th-TH"/>
        </w:rPr>
        <w:t xml:space="preserve"> เพื่อปรับปรุงกระบวนการผลิตหรือแก้ไขปัญหาทางวิศวกรรม การนำเสนอโครงการให้กับทีมงานหรือผู้บริหารต้องทำได้อย่างชัดเจน</w:t>
      </w:r>
    </w:p>
    <w:p w14:paraId="5F948EE5" w14:textId="77777777" w:rsidR="002C7006" w:rsidRPr="00B60D70" w:rsidRDefault="002C7006" w:rsidP="00436D68">
      <w:pPr>
        <w:ind w:firstLine="720"/>
        <w:rPr>
          <w:rFonts w:ascii="TH SarabunPSK" w:hAnsi="TH SarabunPSK" w:cs="TH SarabunPSK"/>
        </w:rPr>
      </w:pPr>
      <w:r w:rsidRPr="00B60D70">
        <w:rPr>
          <w:rFonts w:ascii="TH SarabunPSK" w:hAnsi="TH SarabunPSK" w:cs="TH SarabunPSK" w:hint="cs"/>
        </w:rPr>
        <w:t>Communication in engineering work with teams, customers, and stakeholders In order for the project to proceed as planned and efficiently. Communicating with the team to share information Effectively providing information and obtaining information about projects, planning, and engineering operations. Communication for collaboration, conflict resolution and conflict control, and fostering mutual understanding. Business communication Communicating with clients regarding project progress, listening and understanding client needs, and resolving issues. To accurately reach the needs of customers. Communication to create engineering cooperation with related parties, such as communication with manufacturers, distributors, or other establishments. To improve production processes or solve engineering problems. Presenting the project to the team or management must be done clearly.</w:t>
      </w:r>
    </w:p>
    <w:p w14:paraId="613ABF88" w14:textId="42205C77" w:rsidR="002C7006" w:rsidRPr="00B60D70" w:rsidRDefault="002C7006"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25D2A42B" w14:textId="77777777" w:rsidR="002C7006" w:rsidRPr="00B60D70" w:rsidRDefault="002C7006" w:rsidP="00FF7D50">
      <w:pPr>
        <w:pStyle w:val="af9"/>
        <w:numPr>
          <w:ilvl w:val="0"/>
          <w:numId w:val="22"/>
        </w:numPr>
        <w:ind w:left="851" w:hanging="284"/>
        <w:rPr>
          <w:rFonts w:ascii="TH SarabunPSK" w:hAnsi="TH SarabunPSK" w:cs="TH SarabunPSK"/>
        </w:rPr>
      </w:pPr>
      <w:r w:rsidRPr="00B60D70">
        <w:rPr>
          <w:rFonts w:ascii="TH SarabunPSK" w:hAnsi="TH SarabunPSK" w:cs="TH SarabunPSK" w:hint="cs"/>
          <w:cs/>
          <w:lang w:val="th-TH"/>
        </w:rPr>
        <w:t>อธิบายวิธีการสื่อสารเพื่อจูงใจผู้ฟังได้</w:t>
      </w:r>
    </w:p>
    <w:p w14:paraId="1CF0BE58" w14:textId="77777777" w:rsidR="002C7006" w:rsidRPr="00B60D70" w:rsidRDefault="002C7006" w:rsidP="00FF7D50">
      <w:pPr>
        <w:pStyle w:val="af9"/>
        <w:numPr>
          <w:ilvl w:val="0"/>
          <w:numId w:val="22"/>
        </w:numPr>
        <w:ind w:left="851" w:hanging="284"/>
        <w:rPr>
          <w:rFonts w:ascii="TH SarabunPSK" w:hAnsi="TH SarabunPSK" w:cs="TH SarabunPSK"/>
        </w:rPr>
      </w:pPr>
      <w:r w:rsidRPr="00B60D70">
        <w:rPr>
          <w:rFonts w:ascii="TH SarabunPSK" w:hAnsi="TH SarabunPSK" w:cs="TH SarabunPSK" w:hint="cs"/>
          <w:cs/>
          <w:lang w:val="th-TH"/>
        </w:rPr>
        <w:t>แสดงทักษะในการสื่อสารเพื่อจูงใจผู้ฟังได้</w:t>
      </w:r>
    </w:p>
    <w:p w14:paraId="5AC2FCB3" w14:textId="77777777" w:rsidR="002C7006" w:rsidRPr="00B60D70" w:rsidRDefault="002C7006" w:rsidP="00FF7D50">
      <w:pPr>
        <w:pStyle w:val="af9"/>
        <w:numPr>
          <w:ilvl w:val="0"/>
          <w:numId w:val="22"/>
        </w:numPr>
        <w:ind w:left="851" w:hanging="284"/>
        <w:rPr>
          <w:rFonts w:ascii="TH SarabunPSK" w:hAnsi="TH SarabunPSK" w:cs="TH SarabunPSK"/>
        </w:rPr>
      </w:pPr>
      <w:r w:rsidRPr="00B60D70">
        <w:rPr>
          <w:rFonts w:ascii="TH SarabunPSK" w:hAnsi="TH SarabunPSK" w:cs="TH SarabunPSK" w:hint="cs"/>
          <w:cs/>
          <w:lang w:val="th-TH"/>
        </w:rPr>
        <w:t>ตระหนักถึงช่องทางในการประกอบอาชีพที่ต้องใช้ทักษะการสื่อสาร</w:t>
      </w:r>
    </w:p>
    <w:p w14:paraId="05654ADA" w14:textId="77777777" w:rsidR="002C7006" w:rsidRPr="00B60D70" w:rsidRDefault="002C7006" w:rsidP="00592146">
      <w:pPr>
        <w:rPr>
          <w:rFonts w:ascii="TH SarabunPSK" w:hAnsi="TH SarabunPSK" w:cs="TH SarabunPSK"/>
        </w:rPr>
      </w:pPr>
    </w:p>
    <w:p w14:paraId="443D37CE" w14:textId="54B8E27D" w:rsidR="009E6917" w:rsidRPr="00B60D70" w:rsidRDefault="00B91175" w:rsidP="00436D68">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507" w:name="_Toc179246070"/>
      <w:bookmarkStart w:id="508" w:name="_Toc179656438"/>
      <w:bookmarkStart w:id="509" w:name="_Toc180609518"/>
      <w:bookmarkStart w:id="510" w:name="_Toc191634134"/>
      <w:r w:rsidRPr="00B60D70">
        <w:rPr>
          <w:rFonts w:ascii="TH SarabunPSK" w:hAnsi="TH SarabunPSK" w:cs="TH SarabunPSK" w:hint="cs"/>
        </w:rPr>
        <w:t xml:space="preserve">CTE </w:t>
      </w:r>
      <w:r w:rsidR="00D756E0" w:rsidRPr="00B60D70">
        <w:rPr>
          <w:rFonts w:ascii="TH SarabunPSK" w:hAnsi="TH SarabunPSK" w:cs="TH SarabunPSK" w:hint="cs"/>
        </w:rPr>
        <w:t>407</w:t>
      </w:r>
      <w:r w:rsidR="00D756E0" w:rsidRPr="00B60D70">
        <w:rPr>
          <w:rFonts w:ascii="TH SarabunPSK" w:hAnsi="TH SarabunPSK" w:cs="TH SarabunPSK" w:hint="cs"/>
          <w:cs/>
        </w:rPr>
        <w:t xml:space="preserve"> </w:t>
      </w:r>
      <w:r w:rsidR="00436D68" w:rsidRPr="00B60D70">
        <w:rPr>
          <w:rFonts w:ascii="TH SarabunPSK" w:hAnsi="TH SarabunPSK" w:cs="TH SarabunPSK" w:hint="cs"/>
          <w:cs/>
        </w:rPr>
        <w:tab/>
      </w:r>
      <w:r w:rsidR="00D756E0" w:rsidRPr="00B60D70">
        <w:rPr>
          <w:rFonts w:ascii="TH SarabunPSK" w:hAnsi="TH SarabunPSK" w:cs="TH SarabunPSK" w:hint="cs"/>
          <w:cs/>
        </w:rPr>
        <w:t xml:space="preserve">การสร้างการมีส่วนร่วมในชุมชนในการจัดการเรียนรู้ </w:t>
      </w:r>
      <w:r w:rsidR="00D756E0" w:rsidRPr="00B60D70">
        <w:rPr>
          <w:rFonts w:ascii="TH SarabunPSK" w:hAnsi="TH SarabunPSK" w:cs="TH SarabunPSK" w:hint="cs"/>
        </w:rPr>
        <w:tab/>
        <w:t>3</w:t>
      </w:r>
      <w:r w:rsidR="00D756E0" w:rsidRPr="00B60D70">
        <w:rPr>
          <w:rFonts w:ascii="TH SarabunPSK" w:hAnsi="TH SarabunPSK" w:cs="TH SarabunPSK" w:hint="cs"/>
          <w:cs/>
        </w:rPr>
        <w:t xml:space="preserve"> </w:t>
      </w:r>
      <w:r w:rsidR="00D756E0" w:rsidRPr="00B60D70">
        <w:rPr>
          <w:rFonts w:ascii="TH SarabunPSK" w:hAnsi="TH SarabunPSK" w:cs="TH SarabunPSK" w:hint="cs"/>
        </w:rPr>
        <w:t>(3-0-6)</w:t>
      </w:r>
      <w:bookmarkEnd w:id="507"/>
      <w:bookmarkEnd w:id="508"/>
      <w:bookmarkEnd w:id="509"/>
      <w:bookmarkEnd w:id="510"/>
    </w:p>
    <w:p w14:paraId="7B92C1D5" w14:textId="67C66D31" w:rsidR="009E6917" w:rsidRPr="00B60D70" w:rsidRDefault="00D756E0" w:rsidP="00436D68">
      <w:pPr>
        <w:shd w:val="clear" w:color="auto" w:fill="D9D9D9" w:themeFill="background1" w:themeFillShade="D9"/>
        <w:tabs>
          <w:tab w:val="left" w:pos="993"/>
        </w:tabs>
        <w:rPr>
          <w:rFonts w:ascii="TH SarabunPSK" w:hAnsi="TH SarabunPSK" w:cs="TH SarabunPSK"/>
          <w:b/>
          <w:bCs/>
          <w:shd w:val="clear" w:color="auto" w:fill="D9D9D9" w:themeFill="background1" w:themeFillShade="D9"/>
        </w:rPr>
      </w:pPr>
      <w:r w:rsidRPr="00B60D70">
        <w:rPr>
          <w:rFonts w:ascii="TH SarabunPSK" w:hAnsi="TH SarabunPSK" w:cs="TH SarabunPSK" w:hint="cs"/>
          <w:b/>
          <w:bCs/>
          <w:shd w:val="clear" w:color="auto" w:fill="D9D9D9" w:themeFill="background1" w:themeFillShade="D9"/>
          <w:cs/>
        </w:rPr>
        <w:tab/>
      </w:r>
      <w:r w:rsidRPr="00B60D70">
        <w:rPr>
          <w:rFonts w:ascii="TH SarabunPSK" w:hAnsi="TH SarabunPSK" w:cs="TH SarabunPSK" w:hint="cs"/>
          <w:b/>
          <w:bCs/>
          <w:shd w:val="clear" w:color="auto" w:fill="D9D9D9" w:themeFill="background1" w:themeFillShade="D9"/>
        </w:rPr>
        <w:t>(</w:t>
      </w:r>
      <w:r w:rsidR="00400601" w:rsidRPr="00B60D70">
        <w:rPr>
          <w:rFonts w:ascii="TH SarabunPSK" w:hAnsi="TH SarabunPSK" w:cs="TH SarabunPSK"/>
          <w:b/>
          <w:bCs/>
          <w:shd w:val="clear" w:color="auto" w:fill="D9D9D9" w:themeFill="background1" w:themeFillShade="D9"/>
        </w:rPr>
        <w:t>Culture Communication and Creating Community Participation</w:t>
      </w:r>
      <w:r w:rsidRPr="00B60D70">
        <w:rPr>
          <w:rFonts w:ascii="TH SarabunPSK" w:hAnsi="TH SarabunPSK" w:cs="TH SarabunPSK" w:hint="cs"/>
          <w:b/>
          <w:bCs/>
          <w:shd w:val="clear" w:color="auto" w:fill="D9D9D9" w:themeFill="background1" w:themeFillShade="D9"/>
        </w:rPr>
        <w:t>)</w:t>
      </w:r>
    </w:p>
    <w:p w14:paraId="48230D14" w14:textId="77777777"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 xml:space="preserve">: </w:t>
      </w:r>
      <w:r w:rsidRPr="00B60D70">
        <w:rPr>
          <w:rFonts w:ascii="TH SarabunPSK" w:hAnsi="TH SarabunPSK" w:cs="TH SarabunPSK" w:hint="cs"/>
          <w:b/>
          <w:bCs/>
          <w:cs/>
          <w:lang w:val="th-TH"/>
        </w:rPr>
        <w:t>ไม่มี</w:t>
      </w:r>
    </w:p>
    <w:p w14:paraId="03B9861F" w14:textId="7B42AA35" w:rsidR="009E6917" w:rsidRPr="00B60D70" w:rsidRDefault="00D756E0" w:rsidP="00436D68">
      <w:pPr>
        <w:ind w:firstLine="720"/>
        <w:rPr>
          <w:rFonts w:ascii="TH SarabunPSK" w:hAnsi="TH SarabunPSK" w:cs="TH SarabunPSK"/>
          <w:lang w:val="th-TH"/>
        </w:rPr>
      </w:pPr>
      <w:r w:rsidRPr="00B60D70">
        <w:rPr>
          <w:rFonts w:ascii="TH SarabunPSK" w:hAnsi="TH SarabunPSK" w:cs="TH SarabunPSK" w:hint="cs"/>
          <w:cs/>
          <w:lang w:val="th-TH"/>
        </w:rPr>
        <w:t>การเข้าใจวัฒนธรรมของชาติ วัฒนธรรมท้องถิ่น เพื่อส่งเสริมสภาพแวดล้อมในการเรียนรู้ คุณค่าและความสำคัญของวัฒนธรรม ขนบธรรมเนียมประเพณี ศิลปะ คติความเชื่อ และค่านิยมในมิติของความ</w:t>
      </w:r>
      <w:r w:rsidRPr="00B60D70">
        <w:rPr>
          <w:rFonts w:ascii="TH SarabunPSK" w:hAnsi="TH SarabunPSK" w:cs="TH SarabunPSK" w:hint="cs"/>
          <w:cs/>
          <w:lang w:val="th-TH"/>
        </w:rPr>
        <w:lastRenderedPageBreak/>
        <w:t>หลากหลายทางวัฒนธรรม บทบาทของครูในการสืบสานและสร้างสรรค์วัฒนธรรมไทย ภาษาและวัฒนธรรมไทยเพื่อการเป็นครู การฝึกทักษะการฟัง พูด อ่าน และเขียน เพื่อการสื่อสารทั้งในชั้นเรียนและนอกชั้นเรียน การนำเสนอในสถานการณ์ต่าง</w:t>
      </w:r>
      <w:r w:rsidR="00D420AC" w:rsidRPr="00B60D70">
        <w:rPr>
          <w:rFonts w:ascii="TH SarabunPSK" w:hAnsi="TH SarabunPSK" w:cs="TH SarabunPSK" w:hint="cs"/>
          <w:cs/>
          <w:lang w:val="th-TH"/>
        </w:rPr>
        <w:t xml:space="preserve"> ๆ</w:t>
      </w:r>
      <w:r w:rsidRPr="00B60D70">
        <w:rPr>
          <w:rFonts w:ascii="TH SarabunPSK" w:hAnsi="TH SarabunPSK" w:cs="TH SarabunPSK" w:hint="cs"/>
          <w:cs/>
          <w:lang w:val="th-TH"/>
        </w:rPr>
        <w:t xml:space="preserve"> ในชีวิตประจำวันโดยเน้นกระบวนการทักษะสัมพันธ์ทางภาษา และใช้สำนวนภาษาที่เหมาะสมกับวัฒนธรรมไทย การใช้ภาษาต่างประเทศเพื่อพัฒนาวิชาชีพครู การใช้ภาษาและวัฒนธรรมเพื่อการอยู่ร่วมกันอย่างสันติ การเข้าถึงและสร้างสัมพันธ์กับชุมชนเพื่อความร่วมมือทางการศึกษา</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 xml:space="preserve"> </w:t>
      </w:r>
    </w:p>
    <w:p w14:paraId="7F5AFC2B" w14:textId="77777777" w:rsidR="009E6917" w:rsidRPr="00B60D70" w:rsidRDefault="00D756E0" w:rsidP="00436D68">
      <w:pPr>
        <w:ind w:firstLine="720"/>
        <w:rPr>
          <w:rFonts w:ascii="TH SarabunPSK" w:hAnsi="TH SarabunPSK" w:cs="TH SarabunPSK"/>
        </w:rPr>
      </w:pPr>
      <w:r w:rsidRPr="00B60D70">
        <w:rPr>
          <w:rFonts w:ascii="TH SarabunPSK" w:hAnsi="TH SarabunPSK" w:cs="TH SarabunPSK" w:hint="cs"/>
        </w:rPr>
        <w:t>Understanding the national culture, local culture, to sustain the learning environment, value and importance of culture, traditions, arts, beliefs, and values in the cultural diversity, nature of language, the roles of teacher as sustainer and creator of the Thai culture, Thai language and culture for teacher, practice in listening, speaking, reading and writing skills for communication both in class and outside the classroom, presentations in various situations in everyday life, focusing on the process of language skills and use appropriate language idioms for Thai culture , foreign language for teacher professional development, application of language and culture for peaceful being together, access to communities and building relationships with communities for educational cooperation</w:t>
      </w:r>
      <w:r w:rsidRPr="00B60D70">
        <w:rPr>
          <w:rFonts w:ascii="TH SarabunPSK" w:hAnsi="TH SarabunPSK" w:cs="TH SarabunPSK" w:hint="cs"/>
          <w:cs/>
          <w:lang w:val="th-TH"/>
        </w:rPr>
        <w:t>.</w:t>
      </w:r>
    </w:p>
    <w:p w14:paraId="60890491" w14:textId="77777777"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03810DC4" w14:textId="77777777" w:rsidR="009E6917" w:rsidRPr="00B60D70" w:rsidRDefault="00D756E0" w:rsidP="00FF7D50">
      <w:pPr>
        <w:pStyle w:val="af9"/>
        <w:numPr>
          <w:ilvl w:val="0"/>
          <w:numId w:val="21"/>
        </w:numPr>
        <w:ind w:left="851" w:hanging="284"/>
        <w:rPr>
          <w:rFonts w:ascii="TH SarabunPSK" w:hAnsi="TH SarabunPSK" w:cs="TH SarabunPSK"/>
        </w:rPr>
      </w:pPr>
      <w:r w:rsidRPr="00B60D70">
        <w:rPr>
          <w:rFonts w:ascii="TH SarabunPSK" w:hAnsi="TH SarabunPSK" w:cs="TH SarabunPSK" w:hint="cs"/>
          <w:cs/>
          <w:lang w:val="th-TH"/>
        </w:rPr>
        <w:t>อธิบายบทบาทของครูเกี่ยวกับคุณค่าของวัฒนธรรม การสืบสานและสร้างสรรค์วัฒนธรรมไทยได้</w:t>
      </w:r>
    </w:p>
    <w:p w14:paraId="08F9B893" w14:textId="4FFC40D6" w:rsidR="009E6917" w:rsidRPr="00B60D70" w:rsidRDefault="00D756E0" w:rsidP="00FF7D50">
      <w:pPr>
        <w:pStyle w:val="af9"/>
        <w:numPr>
          <w:ilvl w:val="0"/>
          <w:numId w:val="21"/>
        </w:numPr>
        <w:ind w:left="851" w:hanging="284"/>
        <w:rPr>
          <w:rFonts w:ascii="TH SarabunPSK" w:hAnsi="TH SarabunPSK" w:cs="TH SarabunPSK"/>
        </w:rPr>
      </w:pPr>
      <w:r w:rsidRPr="00B60D70">
        <w:rPr>
          <w:rFonts w:ascii="TH SarabunPSK" w:hAnsi="TH SarabunPSK" w:cs="TH SarabunPSK" w:hint="cs"/>
          <w:cs/>
          <w:lang w:val="th-TH"/>
        </w:rPr>
        <w:t>นำเสนอในสถานการณ์ต่าง</w:t>
      </w:r>
      <w:r w:rsidR="00D420AC" w:rsidRPr="00B60D70">
        <w:rPr>
          <w:rFonts w:ascii="TH SarabunPSK" w:hAnsi="TH SarabunPSK" w:cs="TH SarabunPSK" w:hint="cs"/>
          <w:cs/>
          <w:lang w:val="th-TH"/>
        </w:rPr>
        <w:t xml:space="preserve"> ๆ</w:t>
      </w:r>
      <w:r w:rsidRPr="00B60D70">
        <w:rPr>
          <w:rFonts w:ascii="TH SarabunPSK" w:hAnsi="TH SarabunPSK" w:cs="TH SarabunPSK" w:hint="cs"/>
          <w:cs/>
          <w:lang w:val="th-TH"/>
        </w:rPr>
        <w:t xml:space="preserve"> โดยใช้ทักษะการการฟัง พูด อ่าน และเขียนได้อย่างถูกต้อง </w:t>
      </w:r>
    </w:p>
    <w:p w14:paraId="41E4FCE1" w14:textId="77777777" w:rsidR="009E6917" w:rsidRPr="00B60D70" w:rsidRDefault="009E6917" w:rsidP="00592146">
      <w:pPr>
        <w:rPr>
          <w:rFonts w:ascii="TH SarabunPSK" w:hAnsi="TH SarabunPSK" w:cs="TH SarabunPSK"/>
        </w:rPr>
      </w:pPr>
    </w:p>
    <w:p w14:paraId="2A6EFE43" w14:textId="1AB92AC8" w:rsidR="009E6917" w:rsidRPr="00B60D70" w:rsidRDefault="00B91175" w:rsidP="00436D68">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511" w:name="_Toc179246071"/>
      <w:bookmarkStart w:id="512" w:name="_Toc179656439"/>
      <w:bookmarkStart w:id="513" w:name="_Toc180609519"/>
      <w:bookmarkStart w:id="514" w:name="_Toc191634135"/>
      <w:r w:rsidRPr="00B60D70">
        <w:rPr>
          <w:rFonts w:ascii="TH SarabunPSK" w:hAnsi="TH SarabunPSK" w:cs="TH SarabunPSK" w:hint="cs"/>
        </w:rPr>
        <w:t xml:space="preserve">CTE </w:t>
      </w:r>
      <w:r w:rsidR="00D756E0" w:rsidRPr="00B60D70">
        <w:rPr>
          <w:rFonts w:ascii="TH SarabunPSK" w:hAnsi="TH SarabunPSK" w:cs="TH SarabunPSK" w:hint="cs"/>
        </w:rPr>
        <w:t>481</w:t>
      </w:r>
      <w:r w:rsidR="00D756E0" w:rsidRPr="00B60D70">
        <w:rPr>
          <w:rFonts w:ascii="TH SarabunPSK" w:hAnsi="TH SarabunPSK" w:cs="TH SarabunPSK" w:hint="cs"/>
          <w:cs/>
        </w:rPr>
        <w:t xml:space="preserve"> </w:t>
      </w:r>
      <w:r w:rsidR="00436D68" w:rsidRPr="00B60D70">
        <w:rPr>
          <w:rFonts w:ascii="TH SarabunPSK" w:hAnsi="TH SarabunPSK" w:cs="TH SarabunPSK" w:hint="cs"/>
          <w:cs/>
        </w:rPr>
        <w:tab/>
      </w:r>
      <w:r w:rsidR="00D756E0" w:rsidRPr="00B60D70">
        <w:rPr>
          <w:rFonts w:ascii="TH SarabunPSK" w:hAnsi="TH SarabunPSK" w:cs="TH SarabunPSK" w:hint="cs"/>
          <w:cs/>
        </w:rPr>
        <w:t xml:space="preserve">หัวข้อพิเศษทางการศึกษาและการจัดการเรียนรู้ </w:t>
      </w:r>
      <w:r w:rsidR="00D756E0" w:rsidRPr="00B60D70">
        <w:rPr>
          <w:rFonts w:ascii="TH SarabunPSK" w:hAnsi="TH SarabunPSK" w:cs="TH SarabunPSK" w:hint="cs"/>
        </w:rPr>
        <w:t xml:space="preserve">1 </w:t>
      </w:r>
      <w:r w:rsidR="00D756E0" w:rsidRPr="00B60D70">
        <w:rPr>
          <w:rFonts w:ascii="TH SarabunPSK" w:hAnsi="TH SarabunPSK" w:cs="TH SarabunPSK" w:hint="cs"/>
        </w:rPr>
        <w:tab/>
      </w:r>
      <w:r w:rsidR="00D756E0" w:rsidRPr="00B60D70">
        <w:rPr>
          <w:rFonts w:ascii="TH SarabunPSK" w:hAnsi="TH SarabunPSK" w:cs="TH SarabunPSK" w:hint="cs"/>
          <w:cs/>
        </w:rPr>
        <w:t>3</w:t>
      </w:r>
      <w:r w:rsidR="00D756E0" w:rsidRPr="00B60D70">
        <w:rPr>
          <w:rFonts w:ascii="TH SarabunPSK" w:hAnsi="TH SarabunPSK" w:cs="TH SarabunPSK" w:hint="cs"/>
        </w:rPr>
        <w:t xml:space="preserve"> (</w:t>
      </w:r>
      <w:r w:rsidR="00D756E0" w:rsidRPr="00B60D70">
        <w:rPr>
          <w:rFonts w:ascii="TH SarabunPSK" w:hAnsi="TH SarabunPSK" w:cs="TH SarabunPSK" w:hint="cs"/>
          <w:cs/>
        </w:rPr>
        <w:t>3</w:t>
      </w:r>
      <w:r w:rsidR="00D756E0" w:rsidRPr="00B60D70">
        <w:rPr>
          <w:rFonts w:ascii="TH SarabunPSK" w:hAnsi="TH SarabunPSK" w:cs="TH SarabunPSK" w:hint="cs"/>
        </w:rPr>
        <w:t>-0-</w:t>
      </w:r>
      <w:r w:rsidR="00D756E0" w:rsidRPr="00B60D70">
        <w:rPr>
          <w:rFonts w:ascii="TH SarabunPSK" w:hAnsi="TH SarabunPSK" w:cs="TH SarabunPSK" w:hint="cs"/>
          <w:cs/>
        </w:rPr>
        <w:t>6</w:t>
      </w:r>
      <w:r w:rsidR="00D756E0" w:rsidRPr="00B60D70">
        <w:rPr>
          <w:rFonts w:ascii="TH SarabunPSK" w:hAnsi="TH SarabunPSK" w:cs="TH SarabunPSK" w:hint="cs"/>
        </w:rPr>
        <w:t>)</w:t>
      </w:r>
      <w:bookmarkEnd w:id="511"/>
      <w:bookmarkEnd w:id="512"/>
      <w:bookmarkEnd w:id="513"/>
      <w:bookmarkEnd w:id="514"/>
    </w:p>
    <w:p w14:paraId="7F1D1D96" w14:textId="25B0BD9C" w:rsidR="009E6917" w:rsidRPr="00B60D70" w:rsidRDefault="00D756E0" w:rsidP="00436D68">
      <w:pPr>
        <w:shd w:val="clear" w:color="auto" w:fill="D9D9D9" w:themeFill="background1" w:themeFillShade="D9"/>
        <w:tabs>
          <w:tab w:val="left" w:pos="993"/>
        </w:tabs>
        <w:rPr>
          <w:rFonts w:ascii="TH SarabunPSK" w:hAnsi="TH SarabunPSK" w:cs="TH SarabunPSK"/>
        </w:rPr>
      </w:pPr>
      <w:r w:rsidRPr="00B60D70">
        <w:rPr>
          <w:rFonts w:ascii="TH SarabunPSK" w:hAnsi="TH SarabunPSK" w:cs="TH SarabunPSK" w:hint="cs"/>
        </w:rPr>
        <w:tab/>
      </w:r>
      <w:r w:rsidRPr="00B60D70">
        <w:rPr>
          <w:rFonts w:ascii="TH SarabunPSK" w:hAnsi="TH SarabunPSK" w:cs="TH SarabunPSK" w:hint="cs"/>
          <w:b/>
          <w:bCs/>
          <w:shd w:val="clear" w:color="auto" w:fill="D9D9D9" w:themeFill="background1" w:themeFillShade="D9"/>
          <w:cs/>
        </w:rPr>
        <w:t>(</w:t>
      </w:r>
      <w:r w:rsidRPr="00B60D70">
        <w:rPr>
          <w:rFonts w:ascii="TH SarabunPSK" w:hAnsi="TH SarabunPSK" w:cs="TH SarabunPSK" w:hint="cs"/>
          <w:b/>
          <w:bCs/>
          <w:shd w:val="clear" w:color="auto" w:fill="D9D9D9" w:themeFill="background1" w:themeFillShade="D9"/>
        </w:rPr>
        <w:t xml:space="preserve">Special Topic for Education and Learning Management </w:t>
      </w:r>
      <w:r w:rsidR="00BE784F" w:rsidRPr="00B60D70">
        <w:rPr>
          <w:rFonts w:ascii="TH SarabunPSK" w:hAnsi="TH SarabunPSK" w:cs="TH SarabunPSK"/>
          <w:b/>
          <w:bCs/>
          <w:shd w:val="clear" w:color="auto" w:fill="D9D9D9" w:themeFill="background1" w:themeFillShade="D9"/>
        </w:rPr>
        <w:t>I</w:t>
      </w:r>
      <w:r w:rsidRPr="00B60D70">
        <w:rPr>
          <w:rFonts w:ascii="TH SarabunPSK" w:hAnsi="TH SarabunPSK" w:cs="TH SarabunPSK" w:hint="cs"/>
          <w:b/>
          <w:bCs/>
          <w:shd w:val="clear" w:color="auto" w:fill="D9D9D9" w:themeFill="background1" w:themeFillShade="D9"/>
        </w:rPr>
        <w:t>)</w:t>
      </w:r>
    </w:p>
    <w:p w14:paraId="1B050E1D" w14:textId="77777777"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 xml:space="preserve">: </w:t>
      </w:r>
      <w:r w:rsidRPr="00B60D70">
        <w:rPr>
          <w:rFonts w:ascii="TH SarabunPSK" w:hAnsi="TH SarabunPSK" w:cs="TH SarabunPSK" w:hint="cs"/>
          <w:b/>
          <w:bCs/>
          <w:cs/>
          <w:lang w:val="th-TH"/>
        </w:rPr>
        <w:t>ไม่มี</w:t>
      </w:r>
    </w:p>
    <w:p w14:paraId="2BFB2383" w14:textId="77777777" w:rsidR="009E6917" w:rsidRPr="00B60D70" w:rsidRDefault="00D756E0" w:rsidP="00436D68">
      <w:pPr>
        <w:ind w:firstLine="720"/>
        <w:rPr>
          <w:rFonts w:ascii="TH SarabunPSK" w:hAnsi="TH SarabunPSK" w:cs="TH SarabunPSK"/>
        </w:rPr>
      </w:pPr>
      <w:r w:rsidRPr="00B60D70">
        <w:rPr>
          <w:rFonts w:ascii="TH SarabunPSK" w:hAnsi="TH SarabunPSK" w:cs="TH SarabunPSK" w:hint="cs"/>
          <w:cs/>
          <w:lang w:val="th-TH"/>
        </w:rPr>
        <w:t>รายวิชานี้จะต้องมีเนื้อหาสาระที่ตอบสนองต่อความต้องการของหลักสูตรและ</w:t>
      </w:r>
      <w:r w:rsidRPr="00B60D70">
        <w:rPr>
          <w:rFonts w:ascii="TH SarabunPSK" w:hAnsi="TH SarabunPSK" w:cs="TH SarabunPSK" w:hint="cs"/>
          <w:cs/>
        </w:rPr>
        <w:t>/</w:t>
      </w:r>
      <w:r w:rsidRPr="00B60D70">
        <w:rPr>
          <w:rFonts w:ascii="TH SarabunPSK" w:hAnsi="TH SarabunPSK" w:cs="TH SarabunPSK" w:hint="cs"/>
          <w:cs/>
          <w:lang w:val="th-TH"/>
        </w:rPr>
        <w:t xml:space="preserve">หรือตอบสนองต่อการเปลี่ยนแปลงทางการศึกษาและการจัดการเรียนรู้ การเปิดรายวิชาดังกล่าวต้องเกิดประโยชน์โดยตรงต่อการประกอบอาชีพของนักศึกษาในอนาคต </w:t>
      </w:r>
    </w:p>
    <w:p w14:paraId="5C8E1C2C" w14:textId="77777777" w:rsidR="009E6917" w:rsidRPr="00B60D70" w:rsidRDefault="00D756E0" w:rsidP="00436D68">
      <w:pPr>
        <w:ind w:firstLine="720"/>
        <w:rPr>
          <w:rFonts w:ascii="TH SarabunPSK" w:hAnsi="TH SarabunPSK" w:cs="TH SarabunPSK"/>
        </w:rPr>
      </w:pPr>
      <w:r w:rsidRPr="00B60D70">
        <w:rPr>
          <w:rFonts w:ascii="TH SarabunPSK" w:hAnsi="TH SarabunPSK" w:cs="TH SarabunPSK" w:hint="cs"/>
        </w:rPr>
        <w:t>This course provides content corresponding to curriculum requirements and/or corresponding to Education and Learning Management. This course tends to show some benefits to students who pursue future careers.</w:t>
      </w:r>
    </w:p>
    <w:p w14:paraId="52DBBE0B" w14:textId="7725EDA1"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531681B7" w14:textId="77777777" w:rsidR="009E6917" w:rsidRPr="00B60D70" w:rsidRDefault="00D756E0" w:rsidP="00FF7D50">
      <w:pPr>
        <w:pStyle w:val="af9"/>
        <w:numPr>
          <w:ilvl w:val="0"/>
          <w:numId w:val="23"/>
        </w:numPr>
        <w:ind w:left="851" w:hanging="284"/>
        <w:rPr>
          <w:rFonts w:ascii="TH SarabunPSK" w:hAnsi="TH SarabunPSK" w:cs="TH SarabunPSK"/>
        </w:rPr>
      </w:pPr>
      <w:r w:rsidRPr="00B60D70">
        <w:rPr>
          <w:rFonts w:ascii="TH SarabunPSK" w:hAnsi="TH SarabunPSK" w:cs="TH SarabunPSK" w:hint="cs"/>
          <w:cs/>
          <w:lang w:val="th-TH"/>
        </w:rPr>
        <w:t>อธิบายความรู้ที่เกี่ยวข้องกับวิชาชีพทางการศึกษาและการจัดการเรียนรู้ที่ทันสมัยและสอดคล้องกับความต้องการในปัจจุบันได้</w:t>
      </w:r>
    </w:p>
    <w:p w14:paraId="217B1B87" w14:textId="77777777" w:rsidR="009E6917" w:rsidRPr="00B60D70" w:rsidRDefault="009E6917" w:rsidP="00592146">
      <w:pPr>
        <w:rPr>
          <w:rFonts w:ascii="TH SarabunPSK" w:hAnsi="TH SarabunPSK" w:cs="TH SarabunPSK"/>
        </w:rPr>
      </w:pPr>
    </w:p>
    <w:p w14:paraId="0ADBDFEA" w14:textId="5672FE0D" w:rsidR="009E6917" w:rsidRPr="00B60D70" w:rsidRDefault="00B91175" w:rsidP="00436D68">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515" w:name="_Toc179246072"/>
      <w:bookmarkStart w:id="516" w:name="_Toc179656440"/>
      <w:bookmarkStart w:id="517" w:name="_Toc180609520"/>
      <w:bookmarkStart w:id="518" w:name="_Toc191634136"/>
      <w:r w:rsidRPr="00B60D70">
        <w:rPr>
          <w:rFonts w:ascii="TH SarabunPSK" w:hAnsi="TH SarabunPSK" w:cs="TH SarabunPSK" w:hint="cs"/>
        </w:rPr>
        <w:t xml:space="preserve">CTE </w:t>
      </w:r>
      <w:r w:rsidR="00D756E0" w:rsidRPr="00B60D70">
        <w:rPr>
          <w:rFonts w:ascii="TH SarabunPSK" w:hAnsi="TH SarabunPSK" w:cs="TH SarabunPSK" w:hint="cs"/>
        </w:rPr>
        <w:t>482</w:t>
      </w:r>
      <w:r w:rsidR="00D756E0" w:rsidRPr="00B60D70">
        <w:rPr>
          <w:rFonts w:ascii="TH SarabunPSK" w:hAnsi="TH SarabunPSK" w:cs="TH SarabunPSK" w:hint="cs"/>
          <w:cs/>
        </w:rPr>
        <w:t xml:space="preserve"> </w:t>
      </w:r>
      <w:r w:rsidR="00436D68" w:rsidRPr="00B60D70">
        <w:rPr>
          <w:rFonts w:ascii="TH SarabunPSK" w:hAnsi="TH SarabunPSK" w:cs="TH SarabunPSK" w:hint="cs"/>
          <w:cs/>
        </w:rPr>
        <w:tab/>
      </w:r>
      <w:r w:rsidR="00D756E0" w:rsidRPr="00B60D70">
        <w:rPr>
          <w:rFonts w:ascii="TH SarabunPSK" w:hAnsi="TH SarabunPSK" w:cs="TH SarabunPSK" w:hint="cs"/>
          <w:cs/>
        </w:rPr>
        <w:t xml:space="preserve">หัวข้อพิเศษทางการศึกษาและการจัดการเรียนรู้ </w:t>
      </w:r>
      <w:r w:rsidR="00D756E0" w:rsidRPr="00B60D70">
        <w:rPr>
          <w:rFonts w:ascii="TH SarabunPSK" w:hAnsi="TH SarabunPSK" w:cs="TH SarabunPSK" w:hint="cs"/>
        </w:rPr>
        <w:t xml:space="preserve">2 </w:t>
      </w:r>
      <w:r w:rsidR="00D756E0" w:rsidRPr="00B60D70">
        <w:rPr>
          <w:rFonts w:ascii="TH SarabunPSK" w:hAnsi="TH SarabunPSK" w:cs="TH SarabunPSK" w:hint="cs"/>
        </w:rPr>
        <w:tab/>
      </w:r>
      <w:r w:rsidR="00D756E0" w:rsidRPr="00B60D70">
        <w:rPr>
          <w:rFonts w:ascii="TH SarabunPSK" w:hAnsi="TH SarabunPSK" w:cs="TH SarabunPSK" w:hint="cs"/>
          <w:cs/>
        </w:rPr>
        <w:t>3</w:t>
      </w:r>
      <w:r w:rsidR="00D756E0" w:rsidRPr="00B60D70">
        <w:rPr>
          <w:rFonts w:ascii="TH SarabunPSK" w:hAnsi="TH SarabunPSK" w:cs="TH SarabunPSK" w:hint="cs"/>
        </w:rPr>
        <w:t xml:space="preserve"> (</w:t>
      </w:r>
      <w:r w:rsidR="00D756E0" w:rsidRPr="00B60D70">
        <w:rPr>
          <w:rFonts w:ascii="TH SarabunPSK" w:hAnsi="TH SarabunPSK" w:cs="TH SarabunPSK" w:hint="cs"/>
          <w:cs/>
        </w:rPr>
        <w:t>3</w:t>
      </w:r>
      <w:r w:rsidR="00D756E0" w:rsidRPr="00B60D70">
        <w:rPr>
          <w:rFonts w:ascii="TH SarabunPSK" w:hAnsi="TH SarabunPSK" w:cs="TH SarabunPSK" w:hint="cs"/>
        </w:rPr>
        <w:t>-0-</w:t>
      </w:r>
      <w:r w:rsidR="00D756E0" w:rsidRPr="00B60D70">
        <w:rPr>
          <w:rFonts w:ascii="TH SarabunPSK" w:hAnsi="TH SarabunPSK" w:cs="TH SarabunPSK" w:hint="cs"/>
          <w:cs/>
        </w:rPr>
        <w:t>6</w:t>
      </w:r>
      <w:r w:rsidR="00D756E0" w:rsidRPr="00B60D70">
        <w:rPr>
          <w:rFonts w:ascii="TH SarabunPSK" w:hAnsi="TH SarabunPSK" w:cs="TH SarabunPSK" w:hint="cs"/>
        </w:rPr>
        <w:t>)</w:t>
      </w:r>
      <w:bookmarkEnd w:id="515"/>
      <w:bookmarkEnd w:id="516"/>
      <w:bookmarkEnd w:id="517"/>
      <w:bookmarkEnd w:id="518"/>
    </w:p>
    <w:p w14:paraId="3029CDA1" w14:textId="191BDC79" w:rsidR="009E6917" w:rsidRPr="00B60D70" w:rsidRDefault="00D756E0" w:rsidP="00436D68">
      <w:pPr>
        <w:shd w:val="clear" w:color="auto" w:fill="D9D9D9" w:themeFill="background1" w:themeFillShade="D9"/>
        <w:tabs>
          <w:tab w:val="left" w:pos="993"/>
        </w:tabs>
        <w:rPr>
          <w:rFonts w:ascii="TH SarabunPSK" w:hAnsi="TH SarabunPSK" w:cs="TH SarabunPSK"/>
          <w:b/>
          <w:bCs/>
          <w:shd w:val="clear" w:color="auto" w:fill="D9D9D9" w:themeFill="background1" w:themeFillShade="D9"/>
        </w:rPr>
      </w:pPr>
      <w:r w:rsidRPr="00B60D70">
        <w:rPr>
          <w:rFonts w:ascii="TH SarabunPSK" w:hAnsi="TH SarabunPSK" w:cs="TH SarabunPSK" w:hint="cs"/>
          <w:b/>
          <w:bCs/>
          <w:shd w:val="clear" w:color="auto" w:fill="D9D9D9" w:themeFill="background1" w:themeFillShade="D9"/>
        </w:rPr>
        <w:tab/>
      </w:r>
      <w:r w:rsidRPr="00B60D70">
        <w:rPr>
          <w:rFonts w:ascii="TH SarabunPSK" w:hAnsi="TH SarabunPSK" w:cs="TH SarabunPSK" w:hint="cs"/>
          <w:b/>
          <w:bCs/>
          <w:shd w:val="clear" w:color="auto" w:fill="D9D9D9" w:themeFill="background1" w:themeFillShade="D9"/>
          <w:cs/>
        </w:rPr>
        <w:t>(</w:t>
      </w:r>
      <w:r w:rsidRPr="00B60D70">
        <w:rPr>
          <w:rFonts w:ascii="TH SarabunPSK" w:hAnsi="TH SarabunPSK" w:cs="TH SarabunPSK" w:hint="cs"/>
          <w:b/>
          <w:bCs/>
          <w:shd w:val="clear" w:color="auto" w:fill="D9D9D9" w:themeFill="background1" w:themeFillShade="D9"/>
        </w:rPr>
        <w:t xml:space="preserve">Special Topic for Education and Learning Management </w:t>
      </w:r>
      <w:r w:rsidR="00BE784F" w:rsidRPr="00B60D70">
        <w:rPr>
          <w:rFonts w:ascii="TH SarabunPSK" w:hAnsi="TH SarabunPSK" w:cs="TH SarabunPSK"/>
          <w:b/>
          <w:bCs/>
          <w:shd w:val="clear" w:color="auto" w:fill="D9D9D9" w:themeFill="background1" w:themeFillShade="D9"/>
        </w:rPr>
        <w:t>II</w:t>
      </w:r>
      <w:r w:rsidRPr="00B60D70">
        <w:rPr>
          <w:rFonts w:ascii="TH SarabunPSK" w:hAnsi="TH SarabunPSK" w:cs="TH SarabunPSK" w:hint="cs"/>
          <w:b/>
          <w:bCs/>
          <w:shd w:val="clear" w:color="auto" w:fill="D9D9D9" w:themeFill="background1" w:themeFillShade="D9"/>
        </w:rPr>
        <w:t>)</w:t>
      </w:r>
    </w:p>
    <w:p w14:paraId="4EC2671D" w14:textId="77777777"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lastRenderedPageBreak/>
        <w:t xml:space="preserve">วิชาบังคับก่อน </w:t>
      </w:r>
      <w:r w:rsidRPr="00B60D70">
        <w:rPr>
          <w:rFonts w:ascii="TH SarabunPSK" w:hAnsi="TH SarabunPSK" w:cs="TH SarabunPSK" w:hint="cs"/>
          <w:b/>
          <w:bCs/>
          <w:cs/>
        </w:rPr>
        <w:t xml:space="preserve">: </w:t>
      </w:r>
      <w:r w:rsidRPr="00B60D70">
        <w:rPr>
          <w:rFonts w:ascii="TH SarabunPSK" w:hAnsi="TH SarabunPSK" w:cs="TH SarabunPSK" w:hint="cs"/>
          <w:b/>
          <w:bCs/>
          <w:cs/>
          <w:lang w:val="th-TH"/>
        </w:rPr>
        <w:t>ไม่มี</w:t>
      </w:r>
    </w:p>
    <w:p w14:paraId="12FAA445" w14:textId="77777777" w:rsidR="009E6917" w:rsidRPr="00B60D70" w:rsidRDefault="00D756E0" w:rsidP="00436D68">
      <w:pPr>
        <w:ind w:firstLine="720"/>
        <w:rPr>
          <w:rFonts w:ascii="TH SarabunPSK" w:hAnsi="TH SarabunPSK" w:cs="TH SarabunPSK"/>
        </w:rPr>
      </w:pPr>
      <w:r w:rsidRPr="00B60D70">
        <w:rPr>
          <w:rFonts w:ascii="TH SarabunPSK" w:hAnsi="TH SarabunPSK" w:cs="TH SarabunPSK" w:hint="cs"/>
          <w:cs/>
          <w:lang w:val="th-TH"/>
        </w:rPr>
        <w:t>รายวิชานี้จะต้องมีเนื้อหาสาระที่ตอบสนองต่อความต้องการของหลักสูตรและ</w:t>
      </w:r>
      <w:r w:rsidRPr="00B60D70">
        <w:rPr>
          <w:rFonts w:ascii="TH SarabunPSK" w:hAnsi="TH SarabunPSK" w:cs="TH SarabunPSK" w:hint="cs"/>
          <w:cs/>
        </w:rPr>
        <w:t>/</w:t>
      </w:r>
      <w:r w:rsidRPr="00B60D70">
        <w:rPr>
          <w:rFonts w:ascii="TH SarabunPSK" w:hAnsi="TH SarabunPSK" w:cs="TH SarabunPSK" w:hint="cs"/>
          <w:cs/>
          <w:lang w:val="th-TH"/>
        </w:rPr>
        <w:t xml:space="preserve">หรือตอบสนองต่อการเปลี่ยนแปลงทางการศึกษาและการจัดการเรียนรู้ การเปิดรายวิชาดังกล่าวต้องเกิดประโยชน์โดยตรงต่อการประกอบอาชีพของนักศึกษาในอนาคต </w:t>
      </w:r>
    </w:p>
    <w:p w14:paraId="347CB1A6" w14:textId="77777777" w:rsidR="009E6917" w:rsidRPr="00B60D70" w:rsidRDefault="00D756E0" w:rsidP="00436D68">
      <w:pPr>
        <w:ind w:firstLine="720"/>
        <w:rPr>
          <w:rFonts w:ascii="TH SarabunPSK" w:hAnsi="TH SarabunPSK" w:cs="TH SarabunPSK"/>
        </w:rPr>
      </w:pPr>
      <w:r w:rsidRPr="00B60D70">
        <w:rPr>
          <w:rFonts w:ascii="TH SarabunPSK" w:hAnsi="TH SarabunPSK" w:cs="TH SarabunPSK" w:hint="cs"/>
        </w:rPr>
        <w:t>This course provides content corresponding to curriculum requirements and/or corresponding to Education and Learning Management. This course tends to show some benefits to students who pursue future careers.</w:t>
      </w:r>
    </w:p>
    <w:p w14:paraId="2EB80B31" w14:textId="655AC454"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65922121" w14:textId="77777777" w:rsidR="009E6917" w:rsidRPr="00B60D70" w:rsidRDefault="00D756E0" w:rsidP="00FF7D50">
      <w:pPr>
        <w:pStyle w:val="af9"/>
        <w:numPr>
          <w:ilvl w:val="0"/>
          <w:numId w:val="24"/>
        </w:numPr>
        <w:ind w:left="851" w:hanging="284"/>
        <w:rPr>
          <w:rFonts w:ascii="TH SarabunPSK" w:hAnsi="TH SarabunPSK" w:cs="TH SarabunPSK"/>
        </w:rPr>
      </w:pPr>
      <w:r w:rsidRPr="00B60D70">
        <w:rPr>
          <w:rFonts w:ascii="TH SarabunPSK" w:hAnsi="TH SarabunPSK" w:cs="TH SarabunPSK" w:hint="cs"/>
          <w:cs/>
          <w:lang w:val="th-TH"/>
        </w:rPr>
        <w:t>อธิบายความรู้ที่เกี่ยวข้องกับวิชาชีพทางการศึกษาและการจัดการเรียนรู้ที่ทันสมัยและสอดคล้องกับความต้องการในปัจจุบันได้</w:t>
      </w:r>
    </w:p>
    <w:p w14:paraId="320DD006" w14:textId="77777777" w:rsidR="009E6917" w:rsidRPr="00B60D70" w:rsidRDefault="009E6917" w:rsidP="00592146">
      <w:pPr>
        <w:rPr>
          <w:rFonts w:ascii="TH SarabunPSK" w:hAnsi="TH SarabunPSK" w:cs="TH SarabunPSK"/>
        </w:rPr>
      </w:pPr>
    </w:p>
    <w:p w14:paraId="56F23245" w14:textId="22CF2D12" w:rsidR="009E6917" w:rsidRPr="00B60D70" w:rsidRDefault="00B91175" w:rsidP="00436D68">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519" w:name="_Toc179246073"/>
      <w:bookmarkStart w:id="520" w:name="_Toc179656441"/>
      <w:bookmarkStart w:id="521" w:name="_Toc180609521"/>
      <w:bookmarkStart w:id="522" w:name="_Toc191634137"/>
      <w:r w:rsidRPr="00B60D70">
        <w:rPr>
          <w:rFonts w:ascii="TH SarabunPSK" w:hAnsi="TH SarabunPSK" w:cs="TH SarabunPSK" w:hint="cs"/>
        </w:rPr>
        <w:t xml:space="preserve">CTE </w:t>
      </w:r>
      <w:r w:rsidR="00D756E0" w:rsidRPr="00B60D70">
        <w:rPr>
          <w:rFonts w:ascii="TH SarabunPSK" w:hAnsi="TH SarabunPSK" w:cs="TH SarabunPSK" w:hint="cs"/>
        </w:rPr>
        <w:t>483</w:t>
      </w:r>
      <w:r w:rsidR="00D756E0" w:rsidRPr="00B60D70">
        <w:rPr>
          <w:rFonts w:ascii="TH SarabunPSK" w:hAnsi="TH SarabunPSK" w:cs="TH SarabunPSK" w:hint="cs"/>
          <w:cs/>
        </w:rPr>
        <w:t xml:space="preserve"> </w:t>
      </w:r>
      <w:r w:rsidR="00436D68" w:rsidRPr="00B60D70">
        <w:rPr>
          <w:rFonts w:ascii="TH SarabunPSK" w:hAnsi="TH SarabunPSK" w:cs="TH SarabunPSK" w:hint="cs"/>
          <w:cs/>
        </w:rPr>
        <w:tab/>
      </w:r>
      <w:r w:rsidR="00D756E0" w:rsidRPr="00B60D70">
        <w:rPr>
          <w:rFonts w:ascii="TH SarabunPSK" w:hAnsi="TH SarabunPSK" w:cs="TH SarabunPSK" w:hint="cs"/>
          <w:cs/>
        </w:rPr>
        <w:t xml:space="preserve">หัวข้อพิเศษทางการศึกษาและการจัดการเรียนรู้ </w:t>
      </w:r>
      <w:r w:rsidR="00D756E0" w:rsidRPr="00B60D70">
        <w:rPr>
          <w:rFonts w:ascii="TH SarabunPSK" w:hAnsi="TH SarabunPSK" w:cs="TH SarabunPSK" w:hint="cs"/>
        </w:rPr>
        <w:t xml:space="preserve">3 </w:t>
      </w:r>
      <w:r w:rsidR="00436D68" w:rsidRPr="00B60D70">
        <w:rPr>
          <w:rFonts w:ascii="TH SarabunPSK" w:hAnsi="TH SarabunPSK" w:cs="TH SarabunPSK" w:hint="cs"/>
          <w:cs/>
        </w:rPr>
        <w:tab/>
      </w:r>
      <w:r w:rsidR="00D756E0" w:rsidRPr="00B60D70">
        <w:rPr>
          <w:rFonts w:ascii="TH SarabunPSK" w:hAnsi="TH SarabunPSK" w:cs="TH SarabunPSK" w:hint="cs"/>
          <w:cs/>
        </w:rPr>
        <w:t>3</w:t>
      </w:r>
      <w:r w:rsidR="00D756E0" w:rsidRPr="00B60D70">
        <w:rPr>
          <w:rFonts w:ascii="TH SarabunPSK" w:hAnsi="TH SarabunPSK" w:cs="TH SarabunPSK" w:hint="cs"/>
        </w:rPr>
        <w:t xml:space="preserve"> (</w:t>
      </w:r>
      <w:r w:rsidR="00D756E0" w:rsidRPr="00B60D70">
        <w:rPr>
          <w:rFonts w:ascii="TH SarabunPSK" w:hAnsi="TH SarabunPSK" w:cs="TH SarabunPSK" w:hint="cs"/>
          <w:cs/>
        </w:rPr>
        <w:t>3</w:t>
      </w:r>
      <w:r w:rsidR="00D756E0" w:rsidRPr="00B60D70">
        <w:rPr>
          <w:rFonts w:ascii="TH SarabunPSK" w:hAnsi="TH SarabunPSK" w:cs="TH SarabunPSK" w:hint="cs"/>
        </w:rPr>
        <w:t>-0-</w:t>
      </w:r>
      <w:r w:rsidR="00D756E0" w:rsidRPr="00B60D70">
        <w:rPr>
          <w:rFonts w:ascii="TH SarabunPSK" w:hAnsi="TH SarabunPSK" w:cs="TH SarabunPSK" w:hint="cs"/>
          <w:cs/>
        </w:rPr>
        <w:t>6</w:t>
      </w:r>
      <w:r w:rsidR="00D756E0" w:rsidRPr="00B60D70">
        <w:rPr>
          <w:rFonts w:ascii="TH SarabunPSK" w:hAnsi="TH SarabunPSK" w:cs="TH SarabunPSK" w:hint="cs"/>
        </w:rPr>
        <w:t>)</w:t>
      </w:r>
      <w:bookmarkEnd w:id="519"/>
      <w:bookmarkEnd w:id="520"/>
      <w:bookmarkEnd w:id="521"/>
      <w:bookmarkEnd w:id="522"/>
    </w:p>
    <w:p w14:paraId="247F74D5" w14:textId="3038E031" w:rsidR="009E6917" w:rsidRPr="00B60D70" w:rsidRDefault="00D756E0" w:rsidP="00436D68">
      <w:pPr>
        <w:shd w:val="clear" w:color="auto" w:fill="D9D9D9" w:themeFill="background1" w:themeFillShade="D9"/>
        <w:tabs>
          <w:tab w:val="left" w:pos="993"/>
        </w:tabs>
        <w:rPr>
          <w:rFonts w:ascii="TH SarabunPSK" w:hAnsi="TH SarabunPSK" w:cs="TH SarabunPSK"/>
          <w:b/>
          <w:bCs/>
        </w:rPr>
      </w:pPr>
      <w:r w:rsidRPr="00B60D70">
        <w:rPr>
          <w:rFonts w:ascii="TH SarabunPSK" w:hAnsi="TH SarabunPSK" w:cs="TH SarabunPSK" w:hint="cs"/>
          <w:b/>
          <w:bCs/>
        </w:rPr>
        <w:tab/>
      </w:r>
      <w:r w:rsidRPr="00B60D70">
        <w:rPr>
          <w:rFonts w:ascii="TH SarabunPSK" w:hAnsi="TH SarabunPSK" w:cs="TH SarabunPSK" w:hint="cs"/>
          <w:b/>
          <w:bCs/>
          <w:cs/>
        </w:rPr>
        <w:t>(</w:t>
      </w:r>
      <w:r w:rsidRPr="00B60D70">
        <w:rPr>
          <w:rFonts w:ascii="TH SarabunPSK" w:hAnsi="TH SarabunPSK" w:cs="TH SarabunPSK" w:hint="cs"/>
          <w:b/>
          <w:bCs/>
        </w:rPr>
        <w:t xml:space="preserve">Special Topic for Education and Learning Management </w:t>
      </w:r>
      <w:r w:rsidR="00BE784F" w:rsidRPr="00B60D70">
        <w:rPr>
          <w:rFonts w:ascii="TH SarabunPSK" w:hAnsi="TH SarabunPSK" w:cs="TH SarabunPSK"/>
          <w:b/>
          <w:bCs/>
        </w:rPr>
        <w:t>III</w:t>
      </w:r>
      <w:r w:rsidRPr="00B60D70">
        <w:rPr>
          <w:rFonts w:ascii="TH SarabunPSK" w:hAnsi="TH SarabunPSK" w:cs="TH SarabunPSK" w:hint="cs"/>
          <w:b/>
          <w:bCs/>
        </w:rPr>
        <w:t>)</w:t>
      </w:r>
    </w:p>
    <w:p w14:paraId="48B1DB35" w14:textId="77777777"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 xml:space="preserve">: </w:t>
      </w:r>
      <w:r w:rsidRPr="00B60D70">
        <w:rPr>
          <w:rFonts w:ascii="TH SarabunPSK" w:hAnsi="TH SarabunPSK" w:cs="TH SarabunPSK" w:hint="cs"/>
          <w:b/>
          <w:bCs/>
          <w:cs/>
          <w:lang w:val="th-TH"/>
        </w:rPr>
        <w:t>ไม่มี</w:t>
      </w:r>
    </w:p>
    <w:p w14:paraId="6A335333" w14:textId="77777777" w:rsidR="009E6917" w:rsidRPr="00B60D70" w:rsidRDefault="00D756E0" w:rsidP="00436D68">
      <w:pPr>
        <w:ind w:firstLine="720"/>
        <w:rPr>
          <w:rFonts w:ascii="TH SarabunPSK" w:hAnsi="TH SarabunPSK" w:cs="TH SarabunPSK"/>
        </w:rPr>
      </w:pPr>
      <w:r w:rsidRPr="00B60D70">
        <w:rPr>
          <w:rFonts w:ascii="TH SarabunPSK" w:hAnsi="TH SarabunPSK" w:cs="TH SarabunPSK" w:hint="cs"/>
          <w:cs/>
          <w:lang w:val="th-TH"/>
        </w:rPr>
        <w:t>รายวิชานี้จะต้องมีเนื้อหาสาระที่ตอบสนองต่อความต้องการของหลักสูตรและ</w:t>
      </w:r>
      <w:r w:rsidRPr="00B60D70">
        <w:rPr>
          <w:rFonts w:ascii="TH SarabunPSK" w:hAnsi="TH SarabunPSK" w:cs="TH SarabunPSK" w:hint="cs"/>
          <w:cs/>
        </w:rPr>
        <w:t>/</w:t>
      </w:r>
      <w:r w:rsidRPr="00B60D70">
        <w:rPr>
          <w:rFonts w:ascii="TH SarabunPSK" w:hAnsi="TH SarabunPSK" w:cs="TH SarabunPSK" w:hint="cs"/>
          <w:cs/>
          <w:lang w:val="th-TH"/>
        </w:rPr>
        <w:t xml:space="preserve">หรือตอบสนองต่อการเปลี่ยนแปลงทางการศึกษาและการจัดการเรียนรู้ การเปิดรายวิชาดังกล่าวต้องเกิดประโยชน์โดยตรงต่อการประกอบอาชีพของนักศึกษาในอนาคต </w:t>
      </w:r>
    </w:p>
    <w:p w14:paraId="4E0BA84A" w14:textId="77777777" w:rsidR="009E6917" w:rsidRPr="00B60D70" w:rsidRDefault="00D756E0" w:rsidP="00436D68">
      <w:pPr>
        <w:ind w:firstLine="720"/>
        <w:rPr>
          <w:rFonts w:ascii="TH SarabunPSK" w:hAnsi="TH SarabunPSK" w:cs="TH SarabunPSK"/>
        </w:rPr>
      </w:pPr>
      <w:r w:rsidRPr="00B60D70">
        <w:rPr>
          <w:rFonts w:ascii="TH SarabunPSK" w:hAnsi="TH SarabunPSK" w:cs="TH SarabunPSK" w:hint="cs"/>
        </w:rPr>
        <w:t>This course provides content corresponding to curriculum requirements and/or corresponding to Education and Learning Management. This course tends to show some benefits to students who pursue future careers.</w:t>
      </w:r>
    </w:p>
    <w:p w14:paraId="3043F3C7" w14:textId="3B3E871F"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39EBEB6A" w14:textId="77777777" w:rsidR="009E6917" w:rsidRPr="00B60D70" w:rsidRDefault="00D756E0" w:rsidP="00FF7D50">
      <w:pPr>
        <w:pStyle w:val="af9"/>
        <w:numPr>
          <w:ilvl w:val="0"/>
          <w:numId w:val="25"/>
        </w:numPr>
        <w:ind w:left="851" w:hanging="284"/>
        <w:rPr>
          <w:rFonts w:ascii="TH SarabunPSK" w:hAnsi="TH SarabunPSK" w:cs="TH SarabunPSK"/>
        </w:rPr>
      </w:pPr>
      <w:r w:rsidRPr="00B60D70">
        <w:rPr>
          <w:rFonts w:ascii="TH SarabunPSK" w:hAnsi="TH SarabunPSK" w:cs="TH SarabunPSK" w:hint="cs"/>
          <w:cs/>
          <w:lang w:val="th-TH"/>
        </w:rPr>
        <w:t>อธิบายความรู้ที่เกี่ยวข้องกับวิชาชีพทางการศึกษาและการจัดการเรียนรู้ที่ทันสมัยและสอดคล้องกับความต้องการในปัจจุบันได้</w:t>
      </w:r>
    </w:p>
    <w:p w14:paraId="2AB31E58" w14:textId="77777777" w:rsidR="009E6917" w:rsidRPr="00B60D70" w:rsidRDefault="009E6917" w:rsidP="00592146">
      <w:pPr>
        <w:rPr>
          <w:rFonts w:ascii="TH SarabunPSK" w:hAnsi="TH SarabunPSK" w:cs="TH SarabunPSK"/>
        </w:rPr>
      </w:pPr>
    </w:p>
    <w:p w14:paraId="6900E40A" w14:textId="2ACF2983" w:rsidR="009E6917" w:rsidRPr="00B60D70" w:rsidRDefault="00D756E0" w:rsidP="00436D68">
      <w:pPr>
        <w:pStyle w:val="3"/>
        <w:numPr>
          <w:ilvl w:val="0"/>
          <w:numId w:val="0"/>
        </w:numPr>
        <w:ind w:left="720" w:hanging="720"/>
        <w:rPr>
          <w:rFonts w:ascii="TH SarabunPSK" w:hAnsi="TH SarabunPSK" w:cs="TH SarabunPSK"/>
          <w:cs/>
        </w:rPr>
      </w:pPr>
      <w:bookmarkStart w:id="523" w:name="_Toc161496948"/>
      <w:bookmarkStart w:id="524" w:name="_Toc161400036"/>
      <w:bookmarkStart w:id="525" w:name="_Toc164329156"/>
      <w:bookmarkStart w:id="526" w:name="_Toc179226600"/>
      <w:bookmarkStart w:id="527" w:name="_Toc179246074"/>
      <w:bookmarkStart w:id="528" w:name="_Toc179656442"/>
      <w:bookmarkStart w:id="529" w:name="_Toc180609522"/>
      <w:bookmarkStart w:id="530" w:name="_Toc191634138"/>
      <w:r w:rsidRPr="00B60D70">
        <w:rPr>
          <w:rFonts w:ascii="TH SarabunPSK" w:hAnsi="TH SarabunPSK" w:cs="TH SarabunPSK" w:hint="cs"/>
          <w:cs/>
          <w:lang w:val="th-TH"/>
        </w:rPr>
        <w:t>ข</w:t>
      </w:r>
      <w:r w:rsidRPr="00B60D70">
        <w:rPr>
          <w:rFonts w:ascii="TH SarabunPSK" w:hAnsi="TH SarabunPSK" w:cs="TH SarabunPSK" w:hint="cs"/>
        </w:rPr>
        <w:t>.1.4</w:t>
      </w:r>
      <w:r w:rsidRPr="00B60D70">
        <w:rPr>
          <w:rFonts w:ascii="TH SarabunPSK" w:hAnsi="TH SarabunPSK" w:cs="TH SarabunPSK" w:hint="cs"/>
          <w:cs/>
        </w:rPr>
        <w:t xml:space="preserve"> </w:t>
      </w:r>
      <w:r w:rsidRPr="00B60D70">
        <w:rPr>
          <w:rFonts w:ascii="TH SarabunPSK" w:hAnsi="TH SarabunPSK" w:cs="TH SarabunPSK" w:hint="cs"/>
          <w:cs/>
          <w:lang w:val="th-TH"/>
        </w:rPr>
        <w:t>วิชาฝึกประสบการณ์วิชาชีพ</w:t>
      </w:r>
      <w:r w:rsidRPr="00B60D70">
        <w:rPr>
          <w:rFonts w:ascii="TH SarabunPSK" w:hAnsi="TH SarabunPSK" w:cs="TH SarabunPSK" w:hint="cs"/>
        </w:rPr>
        <w:tab/>
        <w:t xml:space="preserve">6 </w:t>
      </w:r>
      <w:r w:rsidRPr="00B60D70">
        <w:rPr>
          <w:rFonts w:ascii="TH SarabunPSK" w:hAnsi="TH SarabunPSK" w:cs="TH SarabunPSK" w:hint="cs"/>
          <w:cs/>
          <w:lang w:val="th-TH"/>
        </w:rPr>
        <w:t>หน่วยกิต</w:t>
      </w:r>
      <w:bookmarkEnd w:id="523"/>
      <w:bookmarkEnd w:id="524"/>
      <w:bookmarkEnd w:id="525"/>
      <w:bookmarkEnd w:id="526"/>
      <w:bookmarkEnd w:id="527"/>
      <w:bookmarkEnd w:id="528"/>
      <w:bookmarkEnd w:id="529"/>
      <w:bookmarkEnd w:id="530"/>
    </w:p>
    <w:p w14:paraId="623935DD" w14:textId="07EE2790" w:rsidR="009E6917" w:rsidRPr="00B60D70" w:rsidRDefault="00B91175" w:rsidP="00436D68">
      <w:pPr>
        <w:pStyle w:val="3"/>
        <w:numPr>
          <w:ilvl w:val="0"/>
          <w:numId w:val="0"/>
        </w:numPr>
        <w:shd w:val="clear" w:color="auto" w:fill="D9D9D9" w:themeFill="background1" w:themeFillShade="D9"/>
        <w:tabs>
          <w:tab w:val="left" w:pos="993"/>
          <w:tab w:val="left" w:pos="7655"/>
        </w:tabs>
        <w:ind w:left="993" w:hanging="993"/>
        <w:rPr>
          <w:rFonts w:ascii="TH SarabunPSK" w:hAnsi="TH SarabunPSK" w:cs="TH SarabunPSK"/>
        </w:rPr>
      </w:pPr>
      <w:bookmarkStart w:id="531" w:name="_Toc179246075"/>
      <w:bookmarkStart w:id="532" w:name="_Toc179656443"/>
      <w:bookmarkStart w:id="533" w:name="_Toc180609523"/>
      <w:bookmarkStart w:id="534" w:name="_Toc191634139"/>
      <w:r w:rsidRPr="00B60D70">
        <w:rPr>
          <w:rFonts w:ascii="TH SarabunPSK" w:hAnsi="TH SarabunPSK" w:cs="TH SarabunPSK" w:hint="cs"/>
        </w:rPr>
        <w:t xml:space="preserve">CTE </w:t>
      </w:r>
      <w:r w:rsidR="00D756E0" w:rsidRPr="00B60D70">
        <w:rPr>
          <w:rFonts w:ascii="TH SarabunPSK" w:hAnsi="TH SarabunPSK" w:cs="TH SarabunPSK" w:hint="cs"/>
        </w:rPr>
        <w:t>599</w:t>
      </w:r>
      <w:r w:rsidR="00D756E0" w:rsidRPr="00B60D70">
        <w:rPr>
          <w:rFonts w:ascii="TH SarabunPSK" w:hAnsi="TH SarabunPSK" w:cs="TH SarabunPSK" w:hint="cs"/>
          <w:cs/>
        </w:rPr>
        <w:t xml:space="preserve"> </w:t>
      </w:r>
      <w:r w:rsidR="00436D68" w:rsidRPr="00B60D70">
        <w:rPr>
          <w:rFonts w:ascii="TH SarabunPSK" w:hAnsi="TH SarabunPSK" w:cs="TH SarabunPSK" w:hint="cs"/>
          <w:cs/>
        </w:rPr>
        <w:tab/>
      </w:r>
      <w:r w:rsidR="00895910" w:rsidRPr="00B60D70">
        <w:rPr>
          <w:rFonts w:ascii="TH SarabunPSK" w:hAnsi="TH SarabunPSK" w:cs="TH SarabunPSK"/>
          <w:cs/>
        </w:rPr>
        <w:t>การปฏิบัติการสอนในสถานศึกษาในสาขาวิชาเฉพาะช่างโยธา</w:t>
      </w:r>
      <w:r w:rsidR="00436D68" w:rsidRPr="00B60D70">
        <w:rPr>
          <w:rFonts w:ascii="TH SarabunPSK" w:hAnsi="TH SarabunPSK" w:cs="TH SarabunPSK" w:hint="cs"/>
          <w:cs/>
        </w:rPr>
        <w:tab/>
      </w:r>
      <w:r w:rsidR="00D475A8" w:rsidRPr="00B60D70">
        <w:rPr>
          <w:rFonts w:ascii="TH SarabunPSK" w:hAnsi="TH SarabunPSK" w:cs="TH SarabunPSK" w:hint="cs"/>
          <w:cs/>
        </w:rPr>
        <w:t>6 (0-</w:t>
      </w:r>
      <w:r w:rsidR="00711CA3" w:rsidRPr="00B60D70">
        <w:rPr>
          <w:rFonts w:ascii="TH SarabunPSK" w:hAnsi="TH SarabunPSK" w:cs="TH SarabunPSK"/>
        </w:rPr>
        <w:t>18-18</w:t>
      </w:r>
      <w:r w:rsidR="00D475A8" w:rsidRPr="00B60D70">
        <w:rPr>
          <w:rFonts w:ascii="TH SarabunPSK" w:hAnsi="TH SarabunPSK" w:cs="TH SarabunPSK" w:hint="cs"/>
          <w:cs/>
        </w:rPr>
        <w:t>)</w:t>
      </w:r>
      <w:bookmarkEnd w:id="531"/>
      <w:bookmarkEnd w:id="532"/>
      <w:bookmarkEnd w:id="533"/>
      <w:bookmarkEnd w:id="534"/>
    </w:p>
    <w:p w14:paraId="47D43E25" w14:textId="20FC49AF" w:rsidR="009E6917" w:rsidRPr="00B60D70" w:rsidRDefault="00D756E0" w:rsidP="00436D68">
      <w:pPr>
        <w:shd w:val="clear" w:color="auto" w:fill="D9D9D9" w:themeFill="background1" w:themeFillShade="D9"/>
        <w:tabs>
          <w:tab w:val="left" w:pos="993"/>
        </w:tabs>
        <w:rPr>
          <w:rFonts w:ascii="TH SarabunPSK" w:hAnsi="TH SarabunPSK" w:cs="TH SarabunPSK"/>
        </w:rPr>
      </w:pPr>
      <w:r w:rsidRPr="00B60D70">
        <w:rPr>
          <w:rFonts w:ascii="TH SarabunPSK" w:hAnsi="TH SarabunPSK" w:cs="TH SarabunPSK" w:hint="cs"/>
          <w:cs/>
        </w:rPr>
        <w:tab/>
      </w:r>
      <w:r w:rsidRPr="00B60D70">
        <w:rPr>
          <w:rFonts w:ascii="TH SarabunPSK" w:hAnsi="TH SarabunPSK" w:cs="TH SarabunPSK" w:hint="cs"/>
          <w:b/>
          <w:bCs/>
        </w:rPr>
        <w:t>(</w:t>
      </w:r>
      <w:r w:rsidR="003810B9" w:rsidRPr="00B60D70">
        <w:rPr>
          <w:rFonts w:ascii="TH SarabunPSK" w:hAnsi="TH SarabunPSK" w:cs="TH SarabunPSK"/>
          <w:b/>
          <w:bCs/>
        </w:rPr>
        <w:t>Civil Engineering Teacher Professional Internship</w:t>
      </w:r>
      <w:r w:rsidRPr="00B60D70">
        <w:rPr>
          <w:rFonts w:ascii="TH SarabunPSK" w:hAnsi="TH SarabunPSK" w:cs="TH SarabunPSK" w:hint="cs"/>
          <w:b/>
          <w:bCs/>
        </w:rPr>
        <w:t>)</w:t>
      </w:r>
    </w:p>
    <w:p w14:paraId="3460E9A2" w14:textId="4F7CA51C"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 xml:space="preserve">: </w:t>
      </w:r>
      <w:r w:rsidR="00B91175" w:rsidRPr="00B60D70">
        <w:rPr>
          <w:rFonts w:ascii="TH SarabunPSK" w:hAnsi="TH SarabunPSK" w:cs="TH SarabunPSK" w:hint="cs"/>
          <w:b/>
          <w:bCs/>
        </w:rPr>
        <w:t xml:space="preserve">CTE </w:t>
      </w:r>
      <w:r w:rsidRPr="00B60D70">
        <w:rPr>
          <w:rFonts w:ascii="TH SarabunPSK" w:hAnsi="TH SarabunPSK" w:cs="TH SarabunPSK" w:hint="cs"/>
          <w:b/>
          <w:bCs/>
        </w:rPr>
        <w:t>499</w:t>
      </w:r>
    </w:p>
    <w:p w14:paraId="04EFBDAD" w14:textId="3E44F986" w:rsidR="009E6917" w:rsidRPr="00B60D70" w:rsidRDefault="00D756E0" w:rsidP="00436D68">
      <w:pPr>
        <w:ind w:firstLine="720"/>
        <w:rPr>
          <w:rFonts w:ascii="TH SarabunPSK" w:hAnsi="TH SarabunPSK" w:cs="TH SarabunPSK"/>
        </w:rPr>
      </w:pPr>
      <w:r w:rsidRPr="00B60D70">
        <w:rPr>
          <w:rFonts w:ascii="TH SarabunPSK" w:hAnsi="TH SarabunPSK" w:cs="TH SarabunPSK" w:hint="cs"/>
          <w:cs/>
          <w:lang w:val="th-TH"/>
        </w:rPr>
        <w:t xml:space="preserve">ฝึกปฏิบัติการสอนในสถานศึกษาในสาขาวิชาเฉพาะช่างโยธาและการจัดการเรียนการสอนในสถานศึกษาระดับอาชีวศึกษาไม่น้อยกว่า </w:t>
      </w:r>
      <w:r w:rsidRPr="00B60D70">
        <w:rPr>
          <w:rFonts w:ascii="TH SarabunPSK" w:hAnsi="TH SarabunPSK" w:cs="TH SarabunPSK" w:hint="cs"/>
          <w:cs/>
        </w:rPr>
        <w:t xml:space="preserve">15 </w:t>
      </w:r>
      <w:r w:rsidRPr="00B60D70">
        <w:rPr>
          <w:rFonts w:ascii="TH SarabunPSK" w:hAnsi="TH SarabunPSK" w:cs="TH SarabunPSK" w:hint="cs"/>
          <w:cs/>
          <w:lang w:val="th-TH"/>
        </w:rPr>
        <w:t xml:space="preserve">สัปดาห์หรือไม่น้อยกว่า </w:t>
      </w:r>
      <w:r w:rsidR="004E754A" w:rsidRPr="00B60D70">
        <w:rPr>
          <w:rFonts w:ascii="TH SarabunPSK" w:hAnsi="TH SarabunPSK" w:cs="TH SarabunPSK" w:hint="cs"/>
        </w:rPr>
        <w:t>32</w:t>
      </w:r>
      <w:r w:rsidRPr="00B60D70">
        <w:rPr>
          <w:rFonts w:ascii="TH SarabunPSK" w:hAnsi="TH SarabunPSK" w:cs="TH SarabunPSK" w:hint="cs"/>
          <w:cs/>
        </w:rPr>
        <w:t xml:space="preserve">0 </w:t>
      </w:r>
      <w:r w:rsidRPr="00B60D70">
        <w:rPr>
          <w:rFonts w:ascii="TH SarabunPSK" w:hAnsi="TH SarabunPSK" w:cs="TH SarabunPSK" w:hint="cs"/>
          <w:cs/>
          <w:lang w:val="th-TH"/>
        </w:rPr>
        <w:t xml:space="preserve">ชั่วโมงหรือปฏิบัติงานแบบเต็มเวลาตลอดระยะเวลา </w:t>
      </w:r>
      <w:r w:rsidRPr="00B60D70">
        <w:rPr>
          <w:rFonts w:ascii="TH SarabunPSK" w:hAnsi="TH SarabunPSK" w:cs="TH SarabunPSK" w:hint="cs"/>
        </w:rPr>
        <w:t xml:space="preserve">1 </w:t>
      </w:r>
      <w:r w:rsidRPr="00B60D70">
        <w:rPr>
          <w:rFonts w:ascii="TH SarabunPSK" w:hAnsi="TH SarabunPSK" w:cs="TH SarabunPSK" w:hint="cs"/>
          <w:cs/>
          <w:lang w:val="th-TH"/>
        </w:rPr>
        <w:t xml:space="preserve">ภาคเรียน ภายใต้ภาระงานตามกรอบที่สภาวิชาชีพครู </w:t>
      </w:r>
      <w:r w:rsidRPr="00B60D70">
        <w:rPr>
          <w:rFonts w:ascii="TH SarabunPSK" w:hAnsi="TH SarabunPSK" w:cs="TH SarabunPSK" w:hint="cs"/>
          <w:cs/>
        </w:rPr>
        <w:t>(</w:t>
      </w:r>
      <w:r w:rsidRPr="00B60D70">
        <w:rPr>
          <w:rFonts w:ascii="TH SarabunPSK" w:hAnsi="TH SarabunPSK" w:cs="TH SarabunPSK" w:hint="cs"/>
          <w:cs/>
          <w:lang w:val="th-TH"/>
        </w:rPr>
        <w:t>คุรุสภา</w:t>
      </w:r>
      <w:r w:rsidRPr="00B60D70">
        <w:rPr>
          <w:rFonts w:ascii="TH SarabunPSK" w:hAnsi="TH SarabunPSK" w:cs="TH SarabunPSK" w:hint="cs"/>
          <w:cs/>
        </w:rPr>
        <w:t xml:space="preserve">) </w:t>
      </w:r>
      <w:r w:rsidRPr="00B60D70">
        <w:rPr>
          <w:rFonts w:ascii="TH SarabunPSK" w:hAnsi="TH SarabunPSK" w:cs="TH SarabunPSK" w:hint="cs"/>
          <w:cs/>
          <w:lang w:val="th-TH"/>
        </w:rPr>
        <w:t>กำหนด ได้แก่ การพัฒนาผู้เรียน การจัดการเรียนรู้ การทำวิจัยในชั้นเรียน การร่วมมือกับผู้ปกครองและชุมชนในการพัฒนาผู้เรียน และ</w:t>
      </w:r>
      <w:r w:rsidRPr="00B60D70">
        <w:rPr>
          <w:rFonts w:ascii="TH SarabunPSK" w:hAnsi="TH SarabunPSK" w:cs="TH SarabunPSK" w:hint="cs"/>
          <w:cs/>
          <w:lang w:val="th-TH"/>
        </w:rPr>
        <w:lastRenderedPageBreak/>
        <w:t xml:space="preserve">การปฏิบัติหน้าที่ครูภายใต้จรรยาบรรณของวิชาชีพ ผู้เรียนจะต้องปฏิบัติการสอนภายใต้ภาระงานที่สถานศึกษากำหนดไม่น้อยกว่า </w:t>
      </w:r>
      <w:r w:rsidRPr="00B60D70">
        <w:rPr>
          <w:rFonts w:ascii="TH SarabunPSK" w:hAnsi="TH SarabunPSK" w:cs="TH SarabunPSK" w:hint="cs"/>
          <w:cs/>
        </w:rPr>
        <w:t xml:space="preserve">10 </w:t>
      </w:r>
      <w:r w:rsidRPr="00B60D70">
        <w:rPr>
          <w:rFonts w:ascii="TH SarabunPSK" w:hAnsi="TH SarabunPSK" w:cs="TH SarabunPSK" w:hint="cs"/>
          <w:cs/>
          <w:lang w:val="th-TH"/>
        </w:rPr>
        <w:t>ชั่วโมงต่อสัปดาห์</w:t>
      </w:r>
    </w:p>
    <w:p w14:paraId="7C4C56CF" w14:textId="349614C2" w:rsidR="009E6917" w:rsidRPr="00B60D70" w:rsidRDefault="00D756E0" w:rsidP="00436D68">
      <w:pPr>
        <w:ind w:firstLine="720"/>
        <w:rPr>
          <w:rFonts w:ascii="TH SarabunPSK" w:hAnsi="TH SarabunPSK" w:cs="TH SarabunPSK"/>
        </w:rPr>
      </w:pPr>
      <w:r w:rsidRPr="00B60D70">
        <w:rPr>
          <w:rFonts w:ascii="TH SarabunPSK" w:hAnsi="TH SarabunPSK" w:cs="TH SarabunPSK" w:hint="cs"/>
        </w:rPr>
        <w:t xml:space="preserve">Practice teaching in a vocational collage in the specialized field of civil engineering and teaching and learning in a vocational collage for not less than 15 weeks or not less than </w:t>
      </w:r>
      <w:r w:rsidR="004E754A" w:rsidRPr="00B60D70">
        <w:rPr>
          <w:rFonts w:ascii="TH SarabunPSK" w:hAnsi="TH SarabunPSK" w:cs="TH SarabunPSK" w:hint="cs"/>
        </w:rPr>
        <w:t>32</w:t>
      </w:r>
      <w:r w:rsidRPr="00B60D70">
        <w:rPr>
          <w:rFonts w:ascii="TH SarabunPSK" w:hAnsi="TH SarabunPSK" w:cs="TH SarabunPSK" w:hint="cs"/>
        </w:rPr>
        <w:t>0 hours, or work full-time for the duration of 1 semester under the workload according to the framework set by the Teachers Council (Teachers Council) includes student development</w:t>
      </w:r>
      <w:r w:rsidRPr="00B60D70">
        <w:rPr>
          <w:rFonts w:ascii="TH SarabunPSK" w:hAnsi="TH SarabunPSK" w:cs="TH SarabunPSK" w:hint="cs"/>
          <w:cs/>
        </w:rPr>
        <w:t>,</w:t>
      </w:r>
      <w:r w:rsidRPr="00B60D70">
        <w:rPr>
          <w:rFonts w:ascii="TH SarabunPSK" w:hAnsi="TH SarabunPSK" w:cs="TH SarabunPSK" w:hint="cs"/>
        </w:rPr>
        <w:t xml:space="preserve"> learning management</w:t>
      </w:r>
      <w:r w:rsidRPr="00B60D70">
        <w:rPr>
          <w:rFonts w:ascii="TH SarabunPSK" w:hAnsi="TH SarabunPSK" w:cs="TH SarabunPSK" w:hint="cs"/>
          <w:cs/>
        </w:rPr>
        <w:t>,</w:t>
      </w:r>
      <w:r w:rsidRPr="00B60D70">
        <w:rPr>
          <w:rFonts w:ascii="TH SarabunPSK" w:hAnsi="TH SarabunPSK" w:cs="TH SarabunPSK" w:hint="cs"/>
        </w:rPr>
        <w:t xml:space="preserve"> Classroom research, Collaborating with parents and communities in student development and performing the duties of teachers under professional ethics</w:t>
      </w:r>
      <w:r w:rsidRPr="00B60D70">
        <w:rPr>
          <w:rFonts w:ascii="TH SarabunPSK" w:hAnsi="TH SarabunPSK" w:cs="TH SarabunPSK" w:hint="cs"/>
          <w:cs/>
        </w:rPr>
        <w:t>.</w:t>
      </w:r>
      <w:r w:rsidRPr="00B60D70">
        <w:rPr>
          <w:rFonts w:ascii="TH SarabunPSK" w:hAnsi="TH SarabunPSK" w:cs="TH SarabunPSK" w:hint="cs"/>
        </w:rPr>
        <w:t xml:space="preserve"> Learners must teach under the workload </w:t>
      </w:r>
      <w:r w:rsidR="00825587" w:rsidRPr="00B60D70">
        <w:rPr>
          <w:rFonts w:ascii="TH SarabunPSK" w:hAnsi="TH SarabunPSK" w:cs="TH SarabunPSK"/>
        </w:rPr>
        <w:t>specified</w:t>
      </w:r>
      <w:r w:rsidR="00F551BD" w:rsidRPr="00B60D70">
        <w:rPr>
          <w:rFonts w:ascii="TH SarabunPSK" w:hAnsi="TH SarabunPSK" w:cs="TH SarabunPSK" w:hint="cs"/>
        </w:rPr>
        <w:t xml:space="preserve"> </w:t>
      </w:r>
      <w:r w:rsidRPr="00B60D70">
        <w:rPr>
          <w:rFonts w:ascii="TH SarabunPSK" w:hAnsi="TH SarabunPSK" w:cs="TH SarabunPSK" w:hint="cs"/>
        </w:rPr>
        <w:t xml:space="preserve">by the vocational collage for not less than </w:t>
      </w:r>
      <w:r w:rsidRPr="00B60D70">
        <w:rPr>
          <w:rFonts w:ascii="TH SarabunPSK" w:hAnsi="TH SarabunPSK" w:cs="TH SarabunPSK" w:hint="cs"/>
          <w:cs/>
        </w:rPr>
        <w:t xml:space="preserve">10 </w:t>
      </w:r>
      <w:r w:rsidRPr="00B60D70">
        <w:rPr>
          <w:rFonts w:ascii="TH SarabunPSK" w:hAnsi="TH SarabunPSK" w:cs="TH SarabunPSK" w:hint="cs"/>
        </w:rPr>
        <w:t>hours per week.</w:t>
      </w:r>
    </w:p>
    <w:p w14:paraId="1D4BDA83" w14:textId="77777777"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020AA677" w14:textId="77777777" w:rsidR="009E6917" w:rsidRPr="00B60D70" w:rsidRDefault="00D756E0" w:rsidP="00FF7D50">
      <w:pPr>
        <w:pStyle w:val="af9"/>
        <w:numPr>
          <w:ilvl w:val="0"/>
          <w:numId w:val="26"/>
        </w:numPr>
        <w:ind w:left="851" w:hanging="284"/>
        <w:rPr>
          <w:rFonts w:ascii="TH SarabunPSK" w:hAnsi="TH SarabunPSK" w:cs="TH SarabunPSK"/>
        </w:rPr>
      </w:pPr>
      <w:r w:rsidRPr="00B60D70">
        <w:rPr>
          <w:rFonts w:ascii="TH SarabunPSK" w:hAnsi="TH SarabunPSK" w:cs="TH SarabunPSK" w:hint="cs"/>
          <w:cs/>
          <w:lang w:val="th-TH"/>
        </w:rPr>
        <w:t>ปฏิบัติงานในวิชาชีพครูได้ครบตามมาตรฐานการฝึกประสบการณ์วิชาชีพครูตามที่สภาวิชาชีพครูกำหนด</w:t>
      </w:r>
    </w:p>
    <w:p w14:paraId="6DA0D2A8" w14:textId="77777777" w:rsidR="009E6917" w:rsidRPr="00B60D70" w:rsidRDefault="009E6917" w:rsidP="00592146">
      <w:pPr>
        <w:rPr>
          <w:rFonts w:ascii="TH SarabunPSK" w:hAnsi="TH SarabunPSK" w:cs="TH SarabunPSK"/>
        </w:rPr>
      </w:pPr>
    </w:p>
    <w:p w14:paraId="323D9421" w14:textId="342EB9FA" w:rsidR="009E6917" w:rsidRPr="00B60D70" w:rsidRDefault="00D756E0" w:rsidP="00592146">
      <w:pPr>
        <w:pStyle w:val="2"/>
        <w:rPr>
          <w:rFonts w:ascii="TH SarabunPSK" w:hAnsi="TH SarabunPSK" w:cs="TH SarabunPSK"/>
        </w:rPr>
      </w:pPr>
      <w:bookmarkStart w:id="535" w:name="_Toc161496949"/>
      <w:bookmarkStart w:id="536" w:name="_Toc161400037"/>
      <w:bookmarkStart w:id="537" w:name="_Toc164329157"/>
      <w:bookmarkStart w:id="538" w:name="_Toc179226601"/>
      <w:bookmarkStart w:id="539" w:name="_Toc179246076"/>
      <w:bookmarkStart w:id="540" w:name="_Toc179656444"/>
      <w:bookmarkStart w:id="541" w:name="_Toc180609524"/>
      <w:bookmarkStart w:id="542" w:name="_Toc191634140"/>
      <w:r w:rsidRPr="00B60D70">
        <w:rPr>
          <w:rFonts w:ascii="TH SarabunPSK" w:hAnsi="TH SarabunPSK" w:cs="TH SarabunPSK" w:hint="cs"/>
          <w:cs/>
          <w:lang w:val="th-TH"/>
        </w:rPr>
        <w:t>ข</w:t>
      </w:r>
      <w:r w:rsidRPr="00B60D70">
        <w:rPr>
          <w:rFonts w:ascii="TH SarabunPSK" w:hAnsi="TH SarabunPSK" w:cs="TH SarabunPSK" w:hint="cs"/>
        </w:rPr>
        <w:t xml:space="preserve">.2 </w:t>
      </w:r>
      <w:r w:rsidRPr="00B60D70">
        <w:rPr>
          <w:rFonts w:ascii="TH SarabunPSK" w:hAnsi="TH SarabunPSK" w:cs="TH SarabunPSK" w:hint="cs"/>
          <w:cs/>
          <w:lang w:val="th-TH"/>
        </w:rPr>
        <w:t>กลุ่มวิชา</w:t>
      </w:r>
      <w:r w:rsidR="00DB7F4A" w:rsidRPr="00B60D70">
        <w:rPr>
          <w:rFonts w:ascii="TH SarabunPSK" w:hAnsi="TH SarabunPSK" w:cs="TH SarabunPSK" w:hint="cs"/>
          <w:cs/>
          <w:lang w:val="th-TH"/>
        </w:rPr>
        <w:t>ชีพ</w:t>
      </w:r>
      <w:r w:rsidRPr="00B60D70">
        <w:rPr>
          <w:rFonts w:ascii="TH SarabunPSK" w:hAnsi="TH SarabunPSK" w:cs="TH SarabunPSK" w:hint="cs"/>
          <w:cs/>
          <w:lang w:val="th-TH"/>
        </w:rPr>
        <w:t>เอกทางวิศวกรรมโยธา</w:t>
      </w:r>
      <w:r w:rsidRPr="00B60D70">
        <w:rPr>
          <w:rFonts w:ascii="TH SarabunPSK" w:hAnsi="TH SarabunPSK" w:cs="TH SarabunPSK" w:hint="cs"/>
        </w:rPr>
        <w:tab/>
        <w:t xml:space="preserve">99 </w:t>
      </w:r>
      <w:r w:rsidRPr="00B60D70">
        <w:rPr>
          <w:rFonts w:ascii="TH SarabunPSK" w:hAnsi="TH SarabunPSK" w:cs="TH SarabunPSK" w:hint="cs"/>
          <w:cs/>
          <w:lang w:val="th-TH"/>
        </w:rPr>
        <w:t>หน่วยกิต</w:t>
      </w:r>
      <w:bookmarkEnd w:id="535"/>
      <w:bookmarkEnd w:id="536"/>
      <w:bookmarkEnd w:id="537"/>
      <w:bookmarkEnd w:id="538"/>
      <w:bookmarkEnd w:id="539"/>
      <w:bookmarkEnd w:id="540"/>
      <w:bookmarkEnd w:id="541"/>
      <w:bookmarkEnd w:id="542"/>
    </w:p>
    <w:p w14:paraId="7F6879CB" w14:textId="3DA915CA" w:rsidR="009E6917" w:rsidRPr="00B60D70" w:rsidRDefault="00D756E0" w:rsidP="00436D68">
      <w:pPr>
        <w:pStyle w:val="3"/>
        <w:numPr>
          <w:ilvl w:val="0"/>
          <w:numId w:val="0"/>
        </w:numPr>
        <w:ind w:left="720" w:hanging="720"/>
        <w:rPr>
          <w:rFonts w:ascii="TH SarabunPSK" w:hAnsi="TH SarabunPSK" w:cs="TH SarabunPSK"/>
          <w:lang w:val="th-TH"/>
        </w:rPr>
      </w:pPr>
      <w:bookmarkStart w:id="543" w:name="_Toc161400038"/>
      <w:bookmarkStart w:id="544" w:name="_Toc161496950"/>
      <w:bookmarkStart w:id="545" w:name="_Toc164329158"/>
      <w:bookmarkStart w:id="546" w:name="_Toc179226602"/>
      <w:bookmarkStart w:id="547" w:name="_Toc179246077"/>
      <w:bookmarkStart w:id="548" w:name="_Toc179656445"/>
      <w:bookmarkStart w:id="549" w:name="_Toc180609525"/>
      <w:bookmarkStart w:id="550" w:name="_Toc191634141"/>
      <w:r w:rsidRPr="00B60D70">
        <w:rPr>
          <w:rFonts w:ascii="TH SarabunPSK" w:hAnsi="TH SarabunPSK" w:cs="TH SarabunPSK" w:hint="cs"/>
          <w:cs/>
          <w:lang w:val="th-TH"/>
        </w:rPr>
        <w:t>ข</w:t>
      </w:r>
      <w:r w:rsidRPr="00B60D70">
        <w:rPr>
          <w:rFonts w:ascii="TH SarabunPSK" w:hAnsi="TH SarabunPSK" w:cs="TH SarabunPSK" w:hint="cs"/>
          <w:cs/>
        </w:rPr>
        <w:t>.</w:t>
      </w:r>
      <w:r w:rsidRPr="00B60D70">
        <w:rPr>
          <w:rFonts w:ascii="TH SarabunPSK" w:hAnsi="TH SarabunPSK" w:cs="TH SarabunPSK" w:hint="cs"/>
        </w:rPr>
        <w:t xml:space="preserve">2.1 </w:t>
      </w:r>
      <w:r w:rsidRPr="00B60D70">
        <w:rPr>
          <w:rFonts w:ascii="TH SarabunPSK" w:hAnsi="TH SarabunPSK" w:cs="TH SarabunPSK" w:hint="cs"/>
          <w:cs/>
          <w:lang w:val="th-TH"/>
        </w:rPr>
        <w:t xml:space="preserve">วิชาพื้นฐานวิทยาศาสตร์และคณิตศาสตร์ </w:t>
      </w:r>
      <w:r w:rsidRPr="00B60D70">
        <w:rPr>
          <w:rFonts w:ascii="TH SarabunPSK" w:hAnsi="TH SarabunPSK" w:cs="TH SarabunPSK" w:hint="cs"/>
        </w:rPr>
        <w:tab/>
        <w:t xml:space="preserve">24 </w:t>
      </w:r>
      <w:r w:rsidRPr="00B60D70">
        <w:rPr>
          <w:rFonts w:ascii="TH SarabunPSK" w:hAnsi="TH SarabunPSK" w:cs="TH SarabunPSK" w:hint="cs"/>
          <w:cs/>
          <w:lang w:val="th-TH"/>
        </w:rPr>
        <w:t>หน่วยกิต</w:t>
      </w:r>
      <w:bookmarkEnd w:id="543"/>
      <w:bookmarkEnd w:id="544"/>
      <w:bookmarkEnd w:id="545"/>
      <w:bookmarkEnd w:id="546"/>
      <w:bookmarkEnd w:id="547"/>
      <w:bookmarkEnd w:id="548"/>
      <w:bookmarkEnd w:id="549"/>
      <w:bookmarkEnd w:id="550"/>
    </w:p>
    <w:p w14:paraId="7193AD4C" w14:textId="77777777" w:rsidR="004766C9" w:rsidRPr="00B60D70" w:rsidRDefault="004766C9" w:rsidP="004766C9">
      <w:pPr>
        <w:rPr>
          <w:rFonts w:ascii="TH SarabunPSK" w:eastAsia="Calibri" w:hAnsi="TH SarabunPSK" w:cs="TH SarabunPSK"/>
          <w:b/>
          <w:bCs/>
        </w:rPr>
      </w:pPr>
    </w:p>
    <w:p w14:paraId="141994BD" w14:textId="62FD39CD" w:rsidR="004766C9" w:rsidRPr="00B60D70" w:rsidRDefault="004766C9" w:rsidP="004766C9">
      <w:pPr>
        <w:pStyle w:val="3"/>
        <w:numPr>
          <w:ilvl w:val="0"/>
          <w:numId w:val="0"/>
        </w:numPr>
        <w:shd w:val="clear" w:color="auto" w:fill="D9D9D9" w:themeFill="background1" w:themeFillShade="D9"/>
        <w:tabs>
          <w:tab w:val="left" w:pos="993"/>
          <w:tab w:val="left" w:pos="7088"/>
        </w:tabs>
        <w:ind w:left="993" w:hanging="993"/>
        <w:rPr>
          <w:rFonts w:ascii="TH SarabunPSK" w:eastAsia="Calibri" w:hAnsi="TH SarabunPSK" w:cs="TH SarabunPSK"/>
          <w:b w:val="0"/>
          <w:bCs w:val="0"/>
          <w:cs/>
        </w:rPr>
      </w:pPr>
      <w:bookmarkStart w:id="551" w:name="_Toc179656446"/>
      <w:bookmarkStart w:id="552" w:name="_Toc180609526"/>
      <w:bookmarkStart w:id="553" w:name="_Toc191634142"/>
      <w:r w:rsidRPr="00B60D70">
        <w:rPr>
          <w:rFonts w:ascii="TH SarabunPSK" w:eastAsia="Calibri" w:hAnsi="TH SarabunPSK" w:cs="TH SarabunPSK" w:hint="cs"/>
          <w:shd w:val="clear" w:color="auto" w:fill="D9D9D9" w:themeFill="background1" w:themeFillShade="D9"/>
          <w:cs/>
        </w:rPr>
        <w:t>รหัส</w:t>
      </w:r>
      <w:r w:rsidRPr="00B60D70">
        <w:rPr>
          <w:rFonts w:ascii="TH SarabunPSK" w:hAnsi="TH SarabunPSK" w:cs="TH SarabunPSK" w:hint="cs"/>
          <w:cs/>
        </w:rPr>
        <w:t>โมดูล</w:t>
      </w:r>
      <w:r w:rsidRPr="00B60D70">
        <w:rPr>
          <w:rFonts w:ascii="TH SarabunPSK" w:eastAsia="Calibri" w:hAnsi="TH SarabunPSK" w:cs="TH SarabunPSK" w:hint="cs"/>
          <w:shd w:val="clear" w:color="auto" w:fill="D9D9D9" w:themeFill="background1" w:themeFillShade="D9"/>
          <w:cs/>
        </w:rPr>
        <w:t xml:space="preserve"> </w:t>
      </w:r>
      <w:r w:rsidRPr="00B60D70">
        <w:rPr>
          <w:rFonts w:ascii="TH SarabunPSK" w:eastAsia="Calibri" w:hAnsi="TH SarabunPSK" w:cs="TH SarabunPSK" w:hint="cs"/>
          <w:shd w:val="clear" w:color="auto" w:fill="D9D9D9" w:themeFill="background1" w:themeFillShade="D9"/>
        </w:rPr>
        <w:t>:</w:t>
      </w:r>
      <w:r w:rsidR="00BD7F9D" w:rsidRPr="00B60D70">
        <w:rPr>
          <w:rFonts w:ascii="TH SarabunPSK" w:eastAsia="Calibri" w:hAnsi="TH SarabunPSK" w:cs="TH SarabunPSK" w:hint="cs"/>
          <w:shd w:val="clear" w:color="auto" w:fill="D9D9D9" w:themeFill="background1" w:themeFillShade="D9"/>
          <w:cs/>
        </w:rPr>
        <w:t xml:space="preserve"> </w:t>
      </w:r>
      <w:r w:rsidRPr="00B60D70">
        <w:rPr>
          <w:rFonts w:ascii="TH SarabunPSK" w:eastAsia="Calibri" w:hAnsi="TH SarabunPSK" w:cs="TH SarabunPSK" w:hint="cs"/>
          <w:shd w:val="clear" w:color="auto" w:fill="D9D9D9" w:themeFill="background1" w:themeFillShade="D9"/>
        </w:rPr>
        <w:t xml:space="preserve"> </w:t>
      </w:r>
      <w:bookmarkStart w:id="554" w:name="CHM10301"/>
      <w:r w:rsidR="00F551BD" w:rsidRPr="00B60D70">
        <w:rPr>
          <w:rFonts w:ascii="TH SarabunPSK" w:eastAsia="Calibri" w:hAnsi="TH SarabunPSK" w:cs="TH SarabunPSK" w:hint="cs"/>
          <w:noProof/>
          <w:shd w:val="clear" w:color="auto" w:fill="D9D9D9" w:themeFill="background1" w:themeFillShade="D9"/>
        </w:rPr>
        <w:t xml:space="preserve">CHM </w:t>
      </w:r>
      <w:r w:rsidRPr="00B60D70">
        <w:rPr>
          <w:rFonts w:ascii="TH SarabunPSK" w:eastAsia="Calibri" w:hAnsi="TH SarabunPSK" w:cs="TH SarabunPSK" w:hint="cs"/>
          <w:noProof/>
          <w:shd w:val="clear" w:color="auto" w:fill="D9D9D9" w:themeFill="background1" w:themeFillShade="D9"/>
          <w:cs/>
        </w:rPr>
        <w:t>10301</w:t>
      </w:r>
      <w:bookmarkEnd w:id="554"/>
      <w:r w:rsidRPr="00B60D70">
        <w:rPr>
          <w:rFonts w:ascii="TH SarabunPSK" w:eastAsia="Calibri" w:hAnsi="TH SarabunPSK" w:cs="TH SarabunPSK" w:hint="cs"/>
          <w:shd w:val="clear" w:color="auto" w:fill="D9D9D9" w:themeFill="background1" w:themeFillShade="D9"/>
        </w:rPr>
        <w:tab/>
      </w:r>
      <w:r w:rsidRPr="00B60D70">
        <w:rPr>
          <w:rFonts w:ascii="TH SarabunPSK" w:eastAsia="Calibri" w:hAnsi="TH SarabunPSK" w:cs="TH SarabunPSK" w:hint="cs"/>
          <w:shd w:val="clear" w:color="auto" w:fill="D9D9D9" w:themeFill="background1" w:themeFillShade="D9"/>
        </w:rPr>
        <w:tab/>
      </w:r>
      <w:r w:rsidRPr="00B60D70">
        <w:rPr>
          <w:rFonts w:ascii="TH SarabunPSK" w:eastAsia="Calibri" w:hAnsi="TH SarabunPSK" w:cs="TH SarabunPSK" w:hint="cs"/>
          <w:shd w:val="clear" w:color="auto" w:fill="D9D9D9" w:themeFill="background1" w:themeFillShade="D9"/>
          <w:cs/>
        </w:rPr>
        <w:t xml:space="preserve">จำนวน </w:t>
      </w:r>
      <w:r w:rsidRPr="00B60D70">
        <w:rPr>
          <w:rFonts w:ascii="TH SarabunPSK" w:eastAsia="Calibri" w:hAnsi="TH SarabunPSK" w:cs="TH SarabunPSK" w:hint="cs"/>
          <w:noProof/>
          <w:shd w:val="clear" w:color="auto" w:fill="D9D9D9" w:themeFill="background1" w:themeFillShade="D9"/>
        </w:rPr>
        <w:t>1</w:t>
      </w:r>
      <w:r w:rsidRPr="00B60D70">
        <w:rPr>
          <w:rFonts w:ascii="TH SarabunPSK" w:eastAsia="Calibri" w:hAnsi="TH SarabunPSK" w:cs="TH SarabunPSK" w:hint="cs"/>
          <w:shd w:val="clear" w:color="auto" w:fill="D9D9D9" w:themeFill="background1" w:themeFillShade="D9"/>
          <w:cs/>
        </w:rPr>
        <w:t xml:space="preserve"> หน่วยกิต</w:t>
      </w:r>
      <w:bookmarkEnd w:id="551"/>
      <w:bookmarkEnd w:id="552"/>
      <w:bookmarkEnd w:id="553"/>
    </w:p>
    <w:p w14:paraId="2755E575" w14:textId="77777777" w:rsidR="004766C9" w:rsidRPr="00B60D70" w:rsidRDefault="004766C9" w:rsidP="004766C9">
      <w:pPr>
        <w:rPr>
          <w:rFonts w:ascii="TH SarabunPSK" w:eastAsia="Cordia New" w:hAnsi="TH SarabunPSK" w:cs="TH SarabunPSK"/>
          <w:cs/>
        </w:rPr>
      </w:pPr>
      <w:r w:rsidRPr="00B60D70">
        <w:rPr>
          <w:rFonts w:ascii="TH SarabunPSK" w:eastAsia="Calibri" w:hAnsi="TH SarabunPSK" w:cs="TH SarabunPSK" w:hint="cs"/>
          <w:b/>
          <w:bCs/>
          <w:cs/>
        </w:rPr>
        <w:t>ชื่อโมดูลภาษาไทย</w:t>
      </w:r>
      <w:r w:rsidRPr="00B60D70">
        <w:rPr>
          <w:rFonts w:ascii="TH SarabunPSK" w:eastAsia="Cordia New" w:hAnsi="TH SarabunPSK" w:cs="TH SarabunPSK" w:hint="cs"/>
          <w:cs/>
        </w:rPr>
        <w:t xml:space="preserve"> </w:t>
      </w:r>
      <w:r w:rsidRPr="00B60D70">
        <w:rPr>
          <w:rFonts w:ascii="TH SarabunPSK" w:eastAsia="Cordia New" w:hAnsi="TH SarabunPSK" w:cs="TH SarabunPSK" w:hint="cs"/>
        </w:rPr>
        <w:t>:</w:t>
      </w:r>
      <w:r w:rsidRPr="00B60D70">
        <w:rPr>
          <w:rFonts w:ascii="TH SarabunPSK" w:eastAsia="Cordia New" w:hAnsi="TH SarabunPSK" w:cs="TH SarabunPSK" w:hint="cs"/>
          <w:cs/>
        </w:rPr>
        <w:tab/>
      </w:r>
      <w:r w:rsidRPr="00B60D70">
        <w:rPr>
          <w:rFonts w:ascii="TH SarabunPSK" w:eastAsia="Cordia New" w:hAnsi="TH SarabunPSK" w:cs="TH SarabunPSK" w:hint="cs"/>
          <w:noProof/>
          <w:cs/>
        </w:rPr>
        <w:t>ธาตุและสารประกอบ</w:t>
      </w:r>
      <w:r w:rsidRPr="00B60D70">
        <w:rPr>
          <w:rFonts w:ascii="TH SarabunPSK" w:eastAsia="Cordia New" w:hAnsi="TH SarabunPSK" w:cs="TH SarabunPSK" w:hint="cs"/>
          <w:cs/>
        </w:rPr>
        <w:t xml:space="preserve"> </w:t>
      </w:r>
    </w:p>
    <w:p w14:paraId="2550766C" w14:textId="77777777" w:rsidR="004766C9" w:rsidRPr="00B60D70" w:rsidRDefault="004766C9" w:rsidP="004766C9">
      <w:pPr>
        <w:rPr>
          <w:rFonts w:ascii="TH SarabunPSK" w:eastAsia="Cordia New" w:hAnsi="TH SarabunPSK" w:cs="TH SarabunPSK"/>
          <w:cs/>
        </w:rPr>
      </w:pPr>
      <w:r w:rsidRPr="00B60D70">
        <w:rPr>
          <w:rFonts w:ascii="TH SarabunPSK" w:eastAsia="Cordia New" w:hAnsi="TH SarabunPSK" w:cs="TH SarabunPSK" w:hint="cs"/>
          <w:b/>
          <w:bCs/>
          <w:cs/>
        </w:rPr>
        <w:t>ชื่อโมดูล</w:t>
      </w:r>
      <w:r w:rsidRPr="00B60D70">
        <w:rPr>
          <w:rFonts w:ascii="TH SarabunPSK" w:eastAsia="Calibri" w:hAnsi="TH SarabunPSK" w:cs="TH SarabunPSK" w:hint="cs"/>
          <w:b/>
          <w:bCs/>
          <w:cs/>
        </w:rPr>
        <w:t>ภาษาอังกฤษ</w:t>
      </w:r>
      <w:r w:rsidRPr="00B60D70">
        <w:rPr>
          <w:rFonts w:ascii="TH SarabunPSK" w:eastAsia="Cordia New" w:hAnsi="TH SarabunPSK" w:cs="TH SarabunPSK" w:hint="cs"/>
        </w:rPr>
        <w:t xml:space="preserve"> :</w:t>
      </w:r>
      <w:r w:rsidRPr="00B60D70">
        <w:rPr>
          <w:rFonts w:ascii="TH SarabunPSK" w:eastAsia="Cordia New" w:hAnsi="TH SarabunPSK" w:cs="TH SarabunPSK" w:hint="cs"/>
          <w:cs/>
        </w:rPr>
        <w:tab/>
      </w:r>
      <w:r w:rsidRPr="00B60D70">
        <w:rPr>
          <w:rFonts w:ascii="TH SarabunPSK" w:eastAsia="Cordia New" w:hAnsi="TH SarabunPSK" w:cs="TH SarabunPSK" w:hint="cs"/>
          <w:noProof/>
        </w:rPr>
        <w:t>ELEMENTS AND COMPOUNDS</w:t>
      </w:r>
      <w:r w:rsidRPr="00B60D70">
        <w:rPr>
          <w:rFonts w:ascii="TH SarabunPSK" w:eastAsia="Cordia New" w:hAnsi="TH SarabunPSK" w:cs="TH SarabunPSK" w:hint="cs"/>
          <w:cs/>
        </w:rPr>
        <w:t xml:space="preserve"> </w:t>
      </w:r>
    </w:p>
    <w:p w14:paraId="7F5C8B2B" w14:textId="1D22F3E8" w:rsidR="004766C9" w:rsidRPr="00B60D70" w:rsidRDefault="004766C9" w:rsidP="00825587">
      <w:pPr>
        <w:jc w:val="left"/>
        <w:rPr>
          <w:rFonts w:ascii="TH SarabunPSK" w:eastAsia="Cordia New" w:hAnsi="TH SarabunPSK" w:cs="TH SarabunPSK"/>
          <w:cs/>
        </w:rPr>
      </w:pPr>
      <w:r w:rsidRPr="00B60D70">
        <w:rPr>
          <w:rFonts w:ascii="TH SarabunPSK" w:eastAsia="Calibri" w:hAnsi="TH SarabunPSK" w:cs="TH SarabunPSK" w:hint="cs"/>
          <w:bCs/>
          <w:cs/>
        </w:rPr>
        <w:t xml:space="preserve">คำอธิบายโมดูล </w:t>
      </w:r>
      <w:r w:rsidRPr="00B60D70">
        <w:rPr>
          <w:rFonts w:ascii="TH SarabunPSK" w:eastAsia="Calibri" w:hAnsi="TH SarabunPSK" w:cs="TH SarabunPSK" w:hint="cs"/>
          <w:bCs/>
        </w:rPr>
        <w:t>:</w:t>
      </w:r>
      <w:r w:rsidR="00BD7F9D" w:rsidRPr="00B60D70">
        <w:rPr>
          <w:rFonts w:ascii="TH SarabunPSK" w:eastAsia="Calibri" w:hAnsi="TH SarabunPSK" w:cs="TH SarabunPSK" w:hint="cs"/>
          <w:bCs/>
          <w:cs/>
        </w:rPr>
        <w:t xml:space="preserve">  </w:t>
      </w:r>
      <w:r w:rsidRPr="00B60D70">
        <w:rPr>
          <w:rFonts w:ascii="TH SarabunPSK" w:eastAsia="Calibri" w:hAnsi="TH SarabunPSK" w:cs="TH SarabunPSK" w:hint="cs"/>
          <w:bCs/>
          <w:cs/>
        </w:rPr>
        <w:br/>
      </w:r>
      <w:r w:rsidRPr="00B60D70">
        <w:rPr>
          <w:rFonts w:ascii="TH SarabunPSK" w:eastAsia="Calibri" w:hAnsi="TH SarabunPSK" w:cs="TH SarabunPSK" w:hint="cs"/>
          <w:b/>
          <w:bCs/>
          <w:cs/>
        </w:rPr>
        <w:tab/>
      </w:r>
      <w:r w:rsidRPr="00B60D70">
        <w:rPr>
          <w:rFonts w:ascii="TH SarabunPSK" w:eastAsia="Cordia New" w:hAnsi="TH SarabunPSK" w:cs="TH SarabunPSK" w:hint="cs"/>
          <w:noProof/>
          <w:cs/>
        </w:rPr>
        <w:t>ผู้เรียนจะได้เรียนรู้เกี่ยวกับโครงสร้างอะตอม การใช้ประโยชน์จากตารางธาตุ ทั้งธาตุเรฟพรีเซนเททีฟและทรานสิชัน พันธะเคมีในการเกิดสารประกอบ โมล ธาตุองค์ประกอบ สูตรอย่างง่ายและสูตรโมเลกุล ผ่านการเรียนแบบบรรยาย การทำแบบฝึกหัด กิจกรรมในชั้นเรียนในหัวข้อที่เกี่ยวข้อง</w:t>
      </w:r>
    </w:p>
    <w:p w14:paraId="1C53EE0E" w14:textId="77777777" w:rsidR="004766C9" w:rsidRPr="00B60D70" w:rsidRDefault="004766C9" w:rsidP="004766C9">
      <w:pPr>
        <w:rPr>
          <w:rFonts w:ascii="TH SarabunPSK" w:eastAsia="Cordia New" w:hAnsi="TH SarabunPSK" w:cs="TH SarabunPSK"/>
        </w:rPr>
      </w:pPr>
      <w:r w:rsidRPr="00B60D70">
        <w:rPr>
          <w:rFonts w:ascii="TH SarabunPSK" w:eastAsia="Cordia New" w:hAnsi="TH SarabunPSK" w:cs="TH SarabunPSK" w:hint="cs"/>
          <w:cs/>
        </w:rPr>
        <w:tab/>
      </w:r>
      <w:r w:rsidRPr="00B60D70">
        <w:rPr>
          <w:rFonts w:ascii="TH SarabunPSK" w:eastAsia="Cordia New" w:hAnsi="TH SarabunPSK" w:cs="TH SarabunPSK" w:hint="cs"/>
          <w:noProof/>
        </w:rPr>
        <w:t>The students will study atomic structure, utilization of periodic table including representative and transition elements, chemical bonding in compounds, mole, elemental composition, empirical formula and molecular formula through lecture-based learning integrated with exercises and in-class activities</w:t>
      </w:r>
    </w:p>
    <w:p w14:paraId="3C640400" w14:textId="40608977" w:rsidR="004766C9" w:rsidRPr="00B60D70" w:rsidRDefault="004766C9" w:rsidP="004766C9">
      <w:pPr>
        <w:tabs>
          <w:tab w:val="left" w:pos="360"/>
          <w:tab w:val="center" w:pos="4513"/>
          <w:tab w:val="right" w:pos="9026"/>
        </w:tabs>
        <w:rPr>
          <w:rFonts w:ascii="TH SarabunPSK" w:eastAsia="Times New Roman" w:hAnsi="TH SarabunPSK" w:cs="TH SarabunPSK"/>
          <w:b/>
          <w:bCs/>
        </w:rPr>
      </w:pPr>
      <w:r w:rsidRPr="00B60D70">
        <w:rPr>
          <w:rFonts w:ascii="TH SarabunPSK" w:eastAsia="Times New Roman" w:hAnsi="TH SarabunPSK" w:cs="TH SarabunPSK" w:hint="cs"/>
          <w:b/>
          <w:bCs/>
          <w:cs/>
        </w:rPr>
        <w:t xml:space="preserve">โมดูลบังคับก่อน </w:t>
      </w:r>
      <w:r w:rsidRPr="00B60D70">
        <w:rPr>
          <w:rFonts w:ascii="TH SarabunPSK" w:eastAsia="Times New Roman" w:hAnsi="TH SarabunPSK" w:cs="TH SarabunPSK" w:hint="cs"/>
          <w:b/>
          <w:bCs/>
        </w:rPr>
        <w:t xml:space="preserve">: </w:t>
      </w:r>
      <w:r w:rsidRPr="00B60D70">
        <w:rPr>
          <w:rFonts w:ascii="TH SarabunPSK" w:eastAsia="Times New Roman" w:hAnsi="TH SarabunPSK" w:cs="TH SarabunPSK" w:hint="cs"/>
          <w:b/>
          <w:bCs/>
          <w:noProof/>
          <w:cs/>
        </w:rPr>
        <w:t>ไม่มี</w:t>
      </w:r>
      <w:r w:rsidR="00BD7F9D" w:rsidRPr="00B60D70">
        <w:rPr>
          <w:rFonts w:ascii="TH SarabunPSK" w:eastAsia="Times New Roman" w:hAnsi="TH SarabunPSK" w:cs="TH SarabunPSK" w:hint="cs"/>
          <w:b/>
          <w:bCs/>
        </w:rPr>
        <w:t xml:space="preserve"> </w:t>
      </w:r>
      <w:r w:rsidR="00BD7F9D" w:rsidRPr="00B60D70">
        <w:rPr>
          <w:rFonts w:ascii="TH SarabunPSK" w:eastAsia="Times New Roman" w:hAnsi="TH SarabunPSK" w:cs="TH SarabunPSK" w:hint="cs"/>
          <w:bCs/>
          <w:cs/>
          <w:lang w:val="en-AU"/>
        </w:rPr>
        <w:t xml:space="preserve"> </w:t>
      </w:r>
    </w:p>
    <w:p w14:paraId="63FA4FB6" w14:textId="77777777" w:rsidR="004766C9" w:rsidRPr="00B60D70" w:rsidRDefault="004766C9" w:rsidP="00825587">
      <w:pPr>
        <w:jc w:val="left"/>
        <w:rPr>
          <w:rFonts w:ascii="TH SarabunPSK" w:eastAsia="Calibri" w:hAnsi="TH SarabunPSK" w:cs="TH SarabunPSK"/>
          <w:b/>
          <w:bCs/>
        </w:rPr>
      </w:pPr>
      <w:r w:rsidRPr="00B60D70">
        <w:rPr>
          <w:rFonts w:ascii="TH SarabunPSK" w:eastAsia="Calibri" w:hAnsi="TH SarabunPSK" w:cs="TH SarabunPSK" w:hint="cs"/>
          <w:bCs/>
        </w:rPr>
        <w:t>Learning</w:t>
      </w:r>
      <w:r w:rsidRPr="00B60D70">
        <w:rPr>
          <w:rFonts w:ascii="TH SarabunPSK" w:eastAsia="Calibri" w:hAnsi="TH SarabunPSK" w:cs="TH SarabunPSK" w:hint="cs"/>
          <w:b/>
          <w:bCs/>
        </w:rPr>
        <w:t xml:space="preserve"> Outcome </w:t>
      </w:r>
    </w:p>
    <w:p w14:paraId="2C1CBCF3" w14:textId="6E50D2F5" w:rsidR="004766C9" w:rsidRPr="00B60D70" w:rsidRDefault="004766C9" w:rsidP="004766C9">
      <w:pPr>
        <w:autoSpaceDE w:val="0"/>
        <w:autoSpaceDN w:val="0"/>
        <w:adjustRightInd w:val="0"/>
        <w:rPr>
          <w:rFonts w:ascii="TH SarabunPSK" w:eastAsia="Calibri" w:hAnsi="TH SarabunPSK" w:cs="TH SarabunPSK"/>
        </w:rPr>
      </w:pPr>
      <w:r w:rsidRPr="00B60D70">
        <w:rPr>
          <w:rFonts w:ascii="TH SarabunPSK" w:eastAsia="Calibri" w:hAnsi="TH SarabunPSK" w:cs="TH SarabunPSK" w:hint="cs"/>
        </w:rPr>
        <w:tab/>
      </w:r>
      <w:r w:rsidRPr="00B60D70">
        <w:rPr>
          <w:rFonts w:ascii="TH SarabunPSK" w:eastAsia="Calibri" w:hAnsi="TH SarabunPSK" w:cs="TH SarabunPSK" w:hint="cs"/>
          <w:noProof/>
          <w:cs/>
        </w:rPr>
        <w:t>นักศึกษาสามารถอธิบายสมบัติของธาตุและสารประกอบ โดยใช้ความรู้จากจัดเรียงอิเล</w:t>
      </w:r>
      <w:r w:rsidR="00F814C8" w:rsidRPr="00B60D70">
        <w:rPr>
          <w:rFonts w:ascii="TH SarabunPSK" w:eastAsia="Calibri" w:hAnsi="TH SarabunPSK" w:cs="TH SarabunPSK" w:hint="cs"/>
          <w:noProof/>
          <w:cs/>
        </w:rPr>
        <w:t>็</w:t>
      </w:r>
      <w:r w:rsidRPr="00B60D70">
        <w:rPr>
          <w:rFonts w:ascii="TH SarabunPSK" w:eastAsia="Calibri" w:hAnsi="TH SarabunPSK" w:cs="TH SarabunPSK" w:hint="cs"/>
          <w:noProof/>
          <w:cs/>
        </w:rPr>
        <w:t>กตรอน การเกิดพันธะเคมี รูปร่างและโครงสร้างของสารประกอบ ตลอดจนสามารถใช้หลักการโมลสารเพื่อคำนวณหาปริมาณธาตุองค์ประกอบในสารประกอบ</w:t>
      </w:r>
    </w:p>
    <w:p w14:paraId="65898DDE" w14:textId="77777777" w:rsidR="004766C9" w:rsidRPr="00B60D70" w:rsidRDefault="004766C9" w:rsidP="004766C9">
      <w:pPr>
        <w:spacing w:before="240"/>
        <w:jc w:val="left"/>
        <w:rPr>
          <w:rFonts w:ascii="TH SarabunPSK" w:eastAsia="Cordia New" w:hAnsi="TH SarabunPSK" w:cs="TH SarabunPSK"/>
          <w:b/>
          <w:bCs/>
        </w:rPr>
      </w:pPr>
      <w:r w:rsidRPr="00B60D70">
        <w:rPr>
          <w:rFonts w:ascii="TH SarabunPSK" w:eastAsia="Cordia New" w:hAnsi="TH SarabunPSK" w:cs="TH SarabunPSK" w:hint="cs"/>
          <w:b/>
          <w:bCs/>
          <w:cs/>
        </w:rPr>
        <w:lastRenderedPageBreak/>
        <w:t>เกณฑ์การ</w:t>
      </w:r>
      <w:r w:rsidRPr="00B60D70">
        <w:rPr>
          <w:rFonts w:ascii="TH SarabunPSK" w:eastAsia="Calibri" w:hAnsi="TH SarabunPSK" w:cs="TH SarabunPSK" w:hint="cs"/>
          <w:bCs/>
          <w:cs/>
        </w:rPr>
        <w:t>ประเมินผล</w:t>
      </w:r>
      <w:r w:rsidRPr="00B60D70">
        <w:rPr>
          <w:rFonts w:ascii="TH SarabunPSK" w:eastAsia="Cordia New" w:hAnsi="TH SarabunPSK" w:cs="TH SarabunPSK" w:hint="cs"/>
          <w:b/>
          <w:bCs/>
          <w:cs/>
        </w:rPr>
        <w:t>ลัพธ์การเรียนรู้ (</w:t>
      </w:r>
      <w:r w:rsidRPr="00B60D70">
        <w:rPr>
          <w:rFonts w:ascii="TH SarabunPSK" w:eastAsia="Cordia New" w:hAnsi="TH SarabunPSK" w:cs="TH SarabunPSK" w:hint="cs"/>
          <w:b/>
          <w:bCs/>
        </w:rPr>
        <w:t>Rubric)</w:t>
      </w:r>
    </w:p>
    <w:tbl>
      <w:tblPr>
        <w:tblStyle w:val="12"/>
        <w:tblW w:w="9351" w:type="dxa"/>
        <w:tblLook w:val="04A0" w:firstRow="1" w:lastRow="0" w:firstColumn="1" w:lastColumn="0" w:noHBand="0" w:noVBand="1"/>
      </w:tblPr>
      <w:tblGrid>
        <w:gridCol w:w="1129"/>
        <w:gridCol w:w="8222"/>
      </w:tblGrid>
      <w:tr w:rsidR="00B60D70" w:rsidRPr="00B60D70" w14:paraId="183D161B" w14:textId="77777777" w:rsidTr="00D420AC">
        <w:trPr>
          <w:trHeight w:val="510"/>
        </w:trPr>
        <w:tc>
          <w:tcPr>
            <w:tcW w:w="1129" w:type="dxa"/>
            <w:shd w:val="clear" w:color="auto" w:fill="D0CECE"/>
            <w:vAlign w:val="center"/>
          </w:tcPr>
          <w:p w14:paraId="69146473" w14:textId="77777777" w:rsidR="004766C9" w:rsidRPr="00B60D70" w:rsidRDefault="004766C9"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Rubric</w:t>
            </w:r>
          </w:p>
        </w:tc>
        <w:tc>
          <w:tcPr>
            <w:tcW w:w="8222" w:type="dxa"/>
            <w:shd w:val="clear" w:color="auto" w:fill="D0CECE"/>
            <w:vAlign w:val="center"/>
          </w:tcPr>
          <w:p w14:paraId="4E5E71B5" w14:textId="77777777" w:rsidR="004766C9" w:rsidRPr="00B60D70" w:rsidRDefault="004766C9"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cs/>
              </w:rPr>
              <w:t>คำอธิบายลำดับขั้นในการประเมินผลการเรียน</w:t>
            </w:r>
          </w:p>
        </w:tc>
      </w:tr>
      <w:tr w:rsidR="00B60D70" w:rsidRPr="00B60D70" w14:paraId="3681F68B" w14:textId="77777777" w:rsidTr="004766C9">
        <w:trPr>
          <w:trHeight w:val="510"/>
        </w:trPr>
        <w:tc>
          <w:tcPr>
            <w:tcW w:w="1129" w:type="dxa"/>
          </w:tcPr>
          <w:p w14:paraId="7A85CC1E" w14:textId="77777777" w:rsidR="004766C9" w:rsidRPr="00B60D70" w:rsidRDefault="004766C9" w:rsidP="004766C9">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1</w:t>
            </w:r>
          </w:p>
        </w:tc>
        <w:tc>
          <w:tcPr>
            <w:tcW w:w="8222" w:type="dxa"/>
            <w:vAlign w:val="center"/>
          </w:tcPr>
          <w:p w14:paraId="79F49195" w14:textId="77777777"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ไม่ระบุ</w:t>
            </w:r>
          </w:p>
        </w:tc>
      </w:tr>
      <w:tr w:rsidR="00B60D70" w:rsidRPr="00B60D70" w14:paraId="2029F6F4" w14:textId="77777777" w:rsidTr="004766C9">
        <w:trPr>
          <w:trHeight w:val="510"/>
        </w:trPr>
        <w:tc>
          <w:tcPr>
            <w:tcW w:w="1129" w:type="dxa"/>
          </w:tcPr>
          <w:p w14:paraId="32DBFE40" w14:textId="77777777" w:rsidR="004766C9" w:rsidRPr="00B60D70" w:rsidRDefault="004766C9" w:rsidP="004766C9">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2</w:t>
            </w:r>
          </w:p>
        </w:tc>
        <w:tc>
          <w:tcPr>
            <w:tcW w:w="8222" w:type="dxa"/>
            <w:vAlign w:val="center"/>
          </w:tcPr>
          <w:p w14:paraId="3CB5A93A" w14:textId="2DB9FB10"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นักศึกษาสามารถจัดเรียงอิเล</w:t>
            </w:r>
            <w:r w:rsidR="00F814C8" w:rsidRPr="00B60D70">
              <w:rPr>
                <w:rFonts w:ascii="TH SarabunPSK" w:eastAsia="Calibri" w:hAnsi="TH SarabunPSK" w:cs="TH SarabunPSK" w:hint="cs"/>
                <w:noProof/>
                <w:sz w:val="30"/>
                <w:szCs w:val="30"/>
                <w:cs/>
              </w:rPr>
              <w:t>็</w:t>
            </w:r>
            <w:r w:rsidRPr="00B60D70">
              <w:rPr>
                <w:rFonts w:ascii="TH SarabunPSK" w:eastAsia="Calibri" w:hAnsi="TH SarabunPSK" w:cs="TH SarabunPSK" w:hint="cs"/>
                <w:noProof/>
                <w:sz w:val="30"/>
                <w:szCs w:val="30"/>
                <w:cs/>
              </w:rPr>
              <w:t>กตรอนและอธิบายสมบัติเบื้องต้นของธาตุตามตาราง ตลอดจนเขียนสูตรลิวอิสของสารประกอบ (ที่ไม่ซับซ้อน) คำนวณโมลของธาตุและสารประกอบได้ถูกต้อง</w:t>
            </w:r>
          </w:p>
        </w:tc>
      </w:tr>
      <w:tr w:rsidR="00B60D70" w:rsidRPr="00B60D70" w14:paraId="197D6637" w14:textId="77777777" w:rsidTr="004766C9">
        <w:trPr>
          <w:trHeight w:val="510"/>
        </w:trPr>
        <w:tc>
          <w:tcPr>
            <w:tcW w:w="1129" w:type="dxa"/>
            <w:shd w:val="clear" w:color="auto" w:fill="auto"/>
          </w:tcPr>
          <w:p w14:paraId="04F3C32A" w14:textId="77777777" w:rsidR="004766C9" w:rsidRPr="00B60D70" w:rsidRDefault="004766C9" w:rsidP="004766C9">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3</w:t>
            </w:r>
          </w:p>
        </w:tc>
        <w:tc>
          <w:tcPr>
            <w:tcW w:w="8222" w:type="dxa"/>
            <w:shd w:val="clear" w:color="auto" w:fill="auto"/>
            <w:vAlign w:val="center"/>
          </w:tcPr>
          <w:p w14:paraId="1692D18A" w14:textId="52E16A9B"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นักศึกษาสามารถจัดเรียงอิเล</w:t>
            </w:r>
            <w:r w:rsidR="00F814C8" w:rsidRPr="00B60D70">
              <w:rPr>
                <w:rFonts w:ascii="TH SarabunPSK" w:eastAsia="Calibri" w:hAnsi="TH SarabunPSK" w:cs="TH SarabunPSK" w:hint="cs"/>
                <w:noProof/>
                <w:sz w:val="30"/>
                <w:szCs w:val="30"/>
                <w:cs/>
              </w:rPr>
              <w:t>็</w:t>
            </w:r>
            <w:r w:rsidRPr="00B60D70">
              <w:rPr>
                <w:rFonts w:ascii="TH SarabunPSK" w:eastAsia="Calibri" w:hAnsi="TH SarabunPSK" w:cs="TH SarabunPSK" w:hint="cs"/>
                <w:noProof/>
                <w:sz w:val="30"/>
                <w:szCs w:val="30"/>
                <w:cs/>
              </w:rPr>
              <w:t>กตรอนและอธิบายสมบัติของธาตุต่าง</w:t>
            </w:r>
            <w:r w:rsidR="00D420AC" w:rsidRPr="00B60D70">
              <w:rPr>
                <w:rFonts w:ascii="TH SarabunPSK" w:eastAsia="Calibri" w:hAnsi="TH SarabunPSK" w:cs="TH SarabunPSK" w:hint="cs"/>
                <w:noProof/>
                <w:sz w:val="30"/>
                <w:szCs w:val="30"/>
                <w:cs/>
              </w:rPr>
              <w:t xml:space="preserve"> ๆ</w:t>
            </w:r>
            <w:r w:rsidRPr="00B60D70">
              <w:rPr>
                <w:rFonts w:ascii="TH SarabunPSK" w:eastAsia="Calibri" w:hAnsi="TH SarabunPSK" w:cs="TH SarabunPSK" w:hint="cs"/>
                <w:noProof/>
                <w:sz w:val="30"/>
                <w:szCs w:val="30"/>
                <w:cs/>
              </w:rPr>
              <w:t xml:space="preserve"> ในตารางธาตุ สามารถอธิบายการเกิดพันธะเคมีของสารประกอบชนิดต่าง</w:t>
            </w:r>
            <w:r w:rsidR="00D420AC" w:rsidRPr="00B60D70">
              <w:rPr>
                <w:rFonts w:ascii="TH SarabunPSK" w:eastAsia="Calibri" w:hAnsi="TH SarabunPSK" w:cs="TH SarabunPSK" w:hint="cs"/>
                <w:noProof/>
                <w:sz w:val="30"/>
                <w:szCs w:val="30"/>
                <w:cs/>
              </w:rPr>
              <w:t xml:space="preserve"> ๆ</w:t>
            </w:r>
            <w:r w:rsidRPr="00B60D70">
              <w:rPr>
                <w:rFonts w:ascii="TH SarabunPSK" w:eastAsia="Calibri" w:hAnsi="TH SarabunPSK" w:cs="TH SarabunPSK" w:hint="cs"/>
                <w:noProof/>
                <w:sz w:val="30"/>
                <w:szCs w:val="30"/>
                <w:cs/>
              </w:rPr>
              <w:t xml:space="preserve"> ได้ โดยใช้ทฤษฏีทางพันธะเคมี </w:t>
            </w:r>
            <w:r w:rsidRPr="00B60D70">
              <w:rPr>
                <w:rFonts w:ascii="TH SarabunPSK" w:eastAsia="Calibri" w:hAnsi="TH SarabunPSK" w:cs="TH SarabunPSK" w:hint="cs"/>
                <w:noProof/>
                <w:sz w:val="30"/>
                <w:szCs w:val="30"/>
              </w:rPr>
              <w:t xml:space="preserve">VB </w:t>
            </w:r>
            <w:r w:rsidRPr="00B60D70">
              <w:rPr>
                <w:rFonts w:ascii="TH SarabunPSK" w:eastAsia="Calibri" w:hAnsi="TH SarabunPSK" w:cs="TH SarabunPSK" w:hint="cs"/>
                <w:noProof/>
                <w:sz w:val="30"/>
                <w:szCs w:val="30"/>
                <w:cs/>
              </w:rPr>
              <w:t xml:space="preserve">และ </w:t>
            </w:r>
            <w:r w:rsidRPr="00B60D70">
              <w:rPr>
                <w:rFonts w:ascii="TH SarabunPSK" w:eastAsia="Calibri" w:hAnsi="TH SarabunPSK" w:cs="TH SarabunPSK" w:hint="cs"/>
                <w:noProof/>
                <w:sz w:val="30"/>
                <w:szCs w:val="30"/>
              </w:rPr>
              <w:t xml:space="preserve">VSEPR </w:t>
            </w:r>
            <w:r w:rsidRPr="00B60D70">
              <w:rPr>
                <w:rFonts w:ascii="TH SarabunPSK" w:eastAsia="Calibri" w:hAnsi="TH SarabunPSK" w:cs="TH SarabunPSK" w:hint="cs"/>
                <w:noProof/>
                <w:sz w:val="30"/>
                <w:szCs w:val="30"/>
                <w:cs/>
              </w:rPr>
              <w:t>ในการอธิบายโครงสร้าง และสภาพขั้วของสารประกอบ ตลอดจนสามารถใช้หลักการโมลสารเพื่อคำนวณหาปริมาณธาตุองค์ประกอบในสารประกอบ ภายใต้เงื่อนไขที่ไม่ซับซ้อนและบริบทที่คุ้นเคยได้อย่างถูกต้อง</w:t>
            </w:r>
          </w:p>
        </w:tc>
      </w:tr>
      <w:tr w:rsidR="00B60D70" w:rsidRPr="00B60D70" w14:paraId="64845484" w14:textId="77777777" w:rsidTr="004766C9">
        <w:trPr>
          <w:trHeight w:val="510"/>
        </w:trPr>
        <w:tc>
          <w:tcPr>
            <w:tcW w:w="1129" w:type="dxa"/>
          </w:tcPr>
          <w:p w14:paraId="7AC6FF9A" w14:textId="77777777" w:rsidR="004766C9" w:rsidRPr="00B60D70" w:rsidRDefault="004766C9" w:rsidP="004766C9">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4</w:t>
            </w:r>
          </w:p>
        </w:tc>
        <w:tc>
          <w:tcPr>
            <w:tcW w:w="8222" w:type="dxa"/>
            <w:vAlign w:val="center"/>
          </w:tcPr>
          <w:p w14:paraId="3F48BCEB" w14:textId="2CC39553"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นักศึกษาสามารถประยุกต์ใช้ความรู้จากการจัดเรียงอิเล</w:t>
            </w:r>
            <w:r w:rsidR="00F814C8" w:rsidRPr="00B60D70">
              <w:rPr>
                <w:rFonts w:ascii="TH SarabunPSK" w:eastAsia="Calibri" w:hAnsi="TH SarabunPSK" w:cs="TH SarabunPSK" w:hint="cs"/>
                <w:noProof/>
                <w:sz w:val="30"/>
                <w:szCs w:val="30"/>
                <w:cs/>
              </w:rPr>
              <w:t>็</w:t>
            </w:r>
            <w:r w:rsidRPr="00B60D70">
              <w:rPr>
                <w:rFonts w:ascii="TH SarabunPSK" w:eastAsia="Calibri" w:hAnsi="TH SarabunPSK" w:cs="TH SarabunPSK" w:hint="cs"/>
                <w:noProof/>
                <w:sz w:val="30"/>
                <w:szCs w:val="30"/>
                <w:cs/>
              </w:rPr>
              <w:t>กตรอนเพื่ออธิบายสมบัติของธาตุต่าง</w:t>
            </w:r>
            <w:r w:rsidR="00D420AC" w:rsidRPr="00B60D70">
              <w:rPr>
                <w:rFonts w:ascii="TH SarabunPSK" w:eastAsia="Calibri" w:hAnsi="TH SarabunPSK" w:cs="TH SarabunPSK" w:hint="cs"/>
                <w:noProof/>
                <w:sz w:val="30"/>
                <w:szCs w:val="30"/>
                <w:cs/>
              </w:rPr>
              <w:t xml:space="preserve"> ๆ</w:t>
            </w:r>
            <w:r w:rsidRPr="00B60D70">
              <w:rPr>
                <w:rFonts w:ascii="TH SarabunPSK" w:eastAsia="Calibri" w:hAnsi="TH SarabunPSK" w:cs="TH SarabunPSK" w:hint="cs"/>
                <w:noProof/>
                <w:sz w:val="30"/>
                <w:szCs w:val="30"/>
                <w:cs/>
              </w:rPr>
              <w:t xml:space="preserve"> ในตารางธาตุ ใช้โครงสร้างลิวอิส และทฤษฎีทางพันธะเคมี (</w:t>
            </w:r>
            <w:r w:rsidRPr="00B60D70">
              <w:rPr>
                <w:rFonts w:ascii="TH SarabunPSK" w:eastAsia="Calibri" w:hAnsi="TH SarabunPSK" w:cs="TH SarabunPSK" w:hint="cs"/>
                <w:noProof/>
                <w:sz w:val="30"/>
                <w:szCs w:val="30"/>
              </w:rPr>
              <w:t xml:space="preserve">VSEPR, VB, Hybridization, MO) </w:t>
            </w:r>
            <w:r w:rsidRPr="00B60D70">
              <w:rPr>
                <w:rFonts w:ascii="TH SarabunPSK" w:eastAsia="Calibri" w:hAnsi="TH SarabunPSK" w:cs="TH SarabunPSK" w:hint="cs"/>
                <w:noProof/>
                <w:sz w:val="30"/>
                <w:szCs w:val="30"/>
                <w:cs/>
              </w:rPr>
              <w:t>ในการทำนายโครงสร้างโมเลกุลและอธิบายโครงสร้างและสมบัติของสารประกอบที่มีโครงสร้างไม่ซับซ้อน ตลอดจนสามารถคำนวณหาปริมาณธาตุองค์ประกอบในสารประกอบและคำนวณหาสูตรเคมี ภายใต้เงื่อนไขที่ไม่ซับซ้อนได้</w:t>
            </w:r>
          </w:p>
        </w:tc>
      </w:tr>
      <w:tr w:rsidR="00B60D70" w:rsidRPr="00B60D70" w14:paraId="1282E623" w14:textId="77777777" w:rsidTr="004766C9">
        <w:trPr>
          <w:trHeight w:val="510"/>
        </w:trPr>
        <w:tc>
          <w:tcPr>
            <w:tcW w:w="1129" w:type="dxa"/>
          </w:tcPr>
          <w:p w14:paraId="43AB414A" w14:textId="77777777" w:rsidR="004766C9" w:rsidRPr="00B60D70" w:rsidRDefault="004766C9" w:rsidP="004766C9">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5</w:t>
            </w:r>
          </w:p>
        </w:tc>
        <w:tc>
          <w:tcPr>
            <w:tcW w:w="8222" w:type="dxa"/>
            <w:vAlign w:val="center"/>
          </w:tcPr>
          <w:p w14:paraId="1BF49EF5" w14:textId="664462E6"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นักศึกษาสามารถประยุกต์ใช้ความรู้จากการจัดเรียงอิเล</w:t>
            </w:r>
            <w:r w:rsidR="00F814C8" w:rsidRPr="00B60D70">
              <w:rPr>
                <w:rFonts w:ascii="TH SarabunPSK" w:eastAsia="Calibri" w:hAnsi="TH SarabunPSK" w:cs="TH SarabunPSK" w:hint="cs"/>
                <w:noProof/>
                <w:sz w:val="30"/>
                <w:szCs w:val="30"/>
                <w:cs/>
              </w:rPr>
              <w:t>็</w:t>
            </w:r>
            <w:r w:rsidRPr="00B60D70">
              <w:rPr>
                <w:rFonts w:ascii="TH SarabunPSK" w:eastAsia="Calibri" w:hAnsi="TH SarabunPSK" w:cs="TH SarabunPSK" w:hint="cs"/>
                <w:noProof/>
                <w:sz w:val="30"/>
                <w:szCs w:val="30"/>
                <w:cs/>
              </w:rPr>
              <w:t>กตรอน เพื่ออธิบายสมบัติของธาตุต่าง</w:t>
            </w:r>
            <w:r w:rsidR="00D420AC" w:rsidRPr="00B60D70">
              <w:rPr>
                <w:rFonts w:ascii="TH SarabunPSK" w:eastAsia="Calibri" w:hAnsi="TH SarabunPSK" w:cs="TH SarabunPSK" w:hint="cs"/>
                <w:noProof/>
                <w:sz w:val="30"/>
                <w:szCs w:val="30"/>
                <w:cs/>
              </w:rPr>
              <w:t xml:space="preserve"> ๆ</w:t>
            </w:r>
            <w:r w:rsidRPr="00B60D70">
              <w:rPr>
                <w:rFonts w:ascii="TH SarabunPSK" w:eastAsia="Calibri" w:hAnsi="TH SarabunPSK" w:cs="TH SarabunPSK" w:hint="cs"/>
                <w:noProof/>
                <w:sz w:val="30"/>
                <w:szCs w:val="30"/>
                <w:cs/>
              </w:rPr>
              <w:t xml:space="preserve"> ในตารางธาตุภายใต้เงื่อนไขที่มีความซับซ้อน ใช้โครงสร้างลิวอิส และทฤษฎีทางพันธะเคมี (</w:t>
            </w:r>
            <w:r w:rsidRPr="00B60D70">
              <w:rPr>
                <w:rFonts w:ascii="TH SarabunPSK" w:eastAsia="Calibri" w:hAnsi="TH SarabunPSK" w:cs="TH SarabunPSK" w:hint="cs"/>
                <w:noProof/>
                <w:sz w:val="30"/>
                <w:szCs w:val="30"/>
              </w:rPr>
              <w:t xml:space="preserve">VSEPR, VB, Hybridization, MO) </w:t>
            </w:r>
            <w:r w:rsidRPr="00B60D70">
              <w:rPr>
                <w:rFonts w:ascii="TH SarabunPSK" w:eastAsia="Calibri" w:hAnsi="TH SarabunPSK" w:cs="TH SarabunPSK" w:hint="cs"/>
                <w:noProof/>
                <w:sz w:val="30"/>
                <w:szCs w:val="30"/>
                <w:cs/>
              </w:rPr>
              <w:t>ในการทำนายโครงสร้างโมเลกุลและเปรียบเทียบสมบัติของสารประกอบที่มีโครงสร้างซับซ้อน ตลอดจนสามารถคำนวณหาสูตรเคมีและปริมาณธาตุองค์ประกอบในสารประกอบ ภายใต้เงื่อนไขที่ซับซ้อนได้</w:t>
            </w:r>
          </w:p>
        </w:tc>
      </w:tr>
    </w:tbl>
    <w:p w14:paraId="42C38AFB" w14:textId="77777777" w:rsidR="004766C9" w:rsidRPr="00B60D70" w:rsidRDefault="004766C9" w:rsidP="004766C9">
      <w:pPr>
        <w:rPr>
          <w:rFonts w:ascii="TH SarabunPSK" w:eastAsia="Calibri" w:hAnsi="TH SarabunPSK" w:cs="TH SarabunPSK"/>
          <w:b/>
          <w:bCs/>
          <w:cs/>
        </w:rPr>
        <w:sectPr w:rsidR="004766C9" w:rsidRPr="00B60D70" w:rsidSect="009C0E1F">
          <w:pgSz w:w="11906" w:h="16838"/>
          <w:pgMar w:top="1135" w:right="1440" w:bottom="1134" w:left="1440" w:header="708" w:footer="708" w:gutter="0"/>
          <w:cols w:space="708"/>
          <w:docGrid w:linePitch="360"/>
        </w:sectPr>
      </w:pPr>
    </w:p>
    <w:p w14:paraId="3822F09A" w14:textId="0BF45EA5" w:rsidR="004766C9" w:rsidRPr="00B60D70" w:rsidRDefault="004766C9" w:rsidP="004766C9">
      <w:pPr>
        <w:pStyle w:val="3"/>
        <w:numPr>
          <w:ilvl w:val="0"/>
          <w:numId w:val="0"/>
        </w:numPr>
        <w:shd w:val="clear" w:color="auto" w:fill="D9D9D9" w:themeFill="background1" w:themeFillShade="D9"/>
        <w:tabs>
          <w:tab w:val="left" w:pos="993"/>
          <w:tab w:val="left" w:pos="7088"/>
        </w:tabs>
        <w:ind w:left="993" w:hanging="993"/>
        <w:rPr>
          <w:rFonts w:ascii="TH SarabunPSK" w:eastAsia="Calibri" w:hAnsi="TH SarabunPSK" w:cs="TH SarabunPSK"/>
          <w:b w:val="0"/>
          <w:bCs w:val="0"/>
        </w:rPr>
      </w:pPr>
      <w:bookmarkStart w:id="555" w:name="_Toc179656447"/>
      <w:bookmarkStart w:id="556" w:name="_Toc180609527"/>
      <w:bookmarkStart w:id="557" w:name="_Toc191634143"/>
      <w:r w:rsidRPr="00B60D70">
        <w:rPr>
          <w:rFonts w:ascii="TH SarabunPSK" w:eastAsia="Calibri" w:hAnsi="TH SarabunPSK" w:cs="TH SarabunPSK" w:hint="cs"/>
          <w:cs/>
        </w:rPr>
        <w:lastRenderedPageBreak/>
        <w:t xml:space="preserve">รหัสโมดูล </w:t>
      </w:r>
      <w:r w:rsidRPr="00B60D70">
        <w:rPr>
          <w:rFonts w:ascii="TH SarabunPSK" w:eastAsia="Calibri" w:hAnsi="TH SarabunPSK" w:cs="TH SarabunPSK" w:hint="cs"/>
        </w:rPr>
        <w:t>:</w:t>
      </w:r>
      <w:r w:rsidR="00BD7F9D" w:rsidRPr="00B60D70">
        <w:rPr>
          <w:rFonts w:ascii="TH SarabunPSK" w:eastAsia="Calibri" w:hAnsi="TH SarabunPSK" w:cs="TH SarabunPSK" w:hint="cs"/>
          <w:cs/>
        </w:rPr>
        <w:t xml:space="preserve"> </w:t>
      </w:r>
      <w:r w:rsidRPr="00B60D70">
        <w:rPr>
          <w:rFonts w:ascii="TH SarabunPSK" w:eastAsia="Calibri" w:hAnsi="TH SarabunPSK" w:cs="TH SarabunPSK" w:hint="cs"/>
        </w:rPr>
        <w:t xml:space="preserve"> </w:t>
      </w:r>
      <w:bookmarkStart w:id="558" w:name="CHM10302"/>
      <w:r w:rsidR="00F551BD" w:rsidRPr="00B60D70">
        <w:rPr>
          <w:rFonts w:ascii="TH SarabunPSK" w:eastAsia="Calibri" w:hAnsi="TH SarabunPSK" w:cs="TH SarabunPSK" w:hint="cs"/>
          <w:noProof/>
        </w:rPr>
        <w:t xml:space="preserve">CHM </w:t>
      </w:r>
      <w:r w:rsidRPr="00B60D70">
        <w:rPr>
          <w:rFonts w:ascii="TH SarabunPSK" w:eastAsia="Calibri" w:hAnsi="TH SarabunPSK" w:cs="TH SarabunPSK" w:hint="cs"/>
          <w:noProof/>
          <w:cs/>
        </w:rPr>
        <w:t>10302</w:t>
      </w:r>
      <w:bookmarkEnd w:id="558"/>
      <w:r w:rsidRPr="00B60D70">
        <w:rPr>
          <w:rFonts w:ascii="TH SarabunPSK" w:eastAsia="Calibri" w:hAnsi="TH SarabunPSK" w:cs="TH SarabunPSK" w:hint="cs"/>
        </w:rPr>
        <w:tab/>
      </w:r>
      <w:r w:rsidRPr="00B60D70">
        <w:rPr>
          <w:rFonts w:ascii="TH SarabunPSK" w:eastAsia="Calibri" w:hAnsi="TH SarabunPSK" w:cs="TH SarabunPSK" w:hint="cs"/>
          <w:cs/>
        </w:rPr>
        <w:t xml:space="preserve">จำนวน </w:t>
      </w:r>
      <w:r w:rsidRPr="00B60D70">
        <w:rPr>
          <w:rFonts w:ascii="TH SarabunPSK" w:eastAsia="Calibri" w:hAnsi="TH SarabunPSK" w:cs="TH SarabunPSK" w:hint="cs"/>
          <w:noProof/>
        </w:rPr>
        <w:t>1</w:t>
      </w:r>
      <w:r w:rsidRPr="00B60D70">
        <w:rPr>
          <w:rFonts w:ascii="TH SarabunPSK" w:eastAsia="Calibri" w:hAnsi="TH SarabunPSK" w:cs="TH SarabunPSK" w:hint="cs"/>
          <w:cs/>
        </w:rPr>
        <w:t xml:space="preserve"> หน่วยกิต</w:t>
      </w:r>
      <w:bookmarkEnd w:id="555"/>
      <w:bookmarkEnd w:id="556"/>
      <w:bookmarkEnd w:id="557"/>
    </w:p>
    <w:p w14:paraId="2F7521C2" w14:textId="77777777" w:rsidR="004766C9" w:rsidRPr="00B60D70" w:rsidRDefault="004766C9" w:rsidP="004766C9">
      <w:pPr>
        <w:rPr>
          <w:rFonts w:ascii="TH SarabunPSK" w:eastAsia="Cordia New" w:hAnsi="TH SarabunPSK" w:cs="TH SarabunPSK"/>
          <w:cs/>
        </w:rPr>
      </w:pPr>
      <w:r w:rsidRPr="00B60D70">
        <w:rPr>
          <w:rFonts w:ascii="TH SarabunPSK" w:eastAsia="Calibri" w:hAnsi="TH SarabunPSK" w:cs="TH SarabunPSK" w:hint="cs"/>
          <w:b/>
          <w:bCs/>
          <w:cs/>
        </w:rPr>
        <w:t>ชื่อโมดูลภาษาไทย</w:t>
      </w:r>
      <w:r w:rsidRPr="00B60D70">
        <w:rPr>
          <w:rFonts w:ascii="TH SarabunPSK" w:eastAsia="Cordia New" w:hAnsi="TH SarabunPSK" w:cs="TH SarabunPSK" w:hint="cs"/>
          <w:cs/>
        </w:rPr>
        <w:t xml:space="preserve"> </w:t>
      </w:r>
      <w:r w:rsidRPr="00B60D70">
        <w:rPr>
          <w:rFonts w:ascii="TH SarabunPSK" w:eastAsia="Cordia New" w:hAnsi="TH SarabunPSK" w:cs="TH SarabunPSK" w:hint="cs"/>
        </w:rPr>
        <w:t>:</w:t>
      </w:r>
      <w:r w:rsidRPr="00B60D70">
        <w:rPr>
          <w:rFonts w:ascii="TH SarabunPSK" w:eastAsia="Cordia New" w:hAnsi="TH SarabunPSK" w:cs="TH SarabunPSK" w:hint="cs"/>
          <w:cs/>
        </w:rPr>
        <w:tab/>
      </w:r>
      <w:r w:rsidRPr="00B60D70">
        <w:rPr>
          <w:rFonts w:ascii="TH SarabunPSK" w:eastAsia="Cordia New" w:hAnsi="TH SarabunPSK" w:cs="TH SarabunPSK" w:hint="cs"/>
          <w:noProof/>
          <w:cs/>
        </w:rPr>
        <w:t>สสารและการเปลี่ยนแปลง</w:t>
      </w:r>
      <w:r w:rsidRPr="00B60D70">
        <w:rPr>
          <w:rFonts w:ascii="TH SarabunPSK" w:eastAsia="Cordia New" w:hAnsi="TH SarabunPSK" w:cs="TH SarabunPSK" w:hint="cs"/>
          <w:cs/>
        </w:rPr>
        <w:t xml:space="preserve"> </w:t>
      </w:r>
    </w:p>
    <w:p w14:paraId="0A5140E6" w14:textId="31C7A63A" w:rsidR="004766C9" w:rsidRPr="00B60D70" w:rsidRDefault="004766C9" w:rsidP="004766C9">
      <w:pPr>
        <w:rPr>
          <w:rFonts w:ascii="TH SarabunPSK" w:eastAsia="Cordia New" w:hAnsi="TH SarabunPSK" w:cs="TH SarabunPSK"/>
        </w:rPr>
      </w:pPr>
      <w:r w:rsidRPr="00B60D70">
        <w:rPr>
          <w:rFonts w:ascii="TH SarabunPSK" w:eastAsia="Cordia New" w:hAnsi="TH SarabunPSK" w:cs="TH SarabunPSK" w:hint="cs"/>
          <w:b/>
          <w:bCs/>
          <w:cs/>
        </w:rPr>
        <w:t>ชื่อโมดูล</w:t>
      </w:r>
      <w:r w:rsidRPr="00B60D70">
        <w:rPr>
          <w:rFonts w:ascii="TH SarabunPSK" w:eastAsia="Calibri" w:hAnsi="TH SarabunPSK" w:cs="TH SarabunPSK" w:hint="cs"/>
          <w:b/>
          <w:bCs/>
          <w:cs/>
        </w:rPr>
        <w:t>ภาษาอังกฤษ</w:t>
      </w:r>
      <w:r w:rsidRPr="00B60D70">
        <w:rPr>
          <w:rFonts w:ascii="TH SarabunPSK" w:eastAsia="Cordia New" w:hAnsi="TH SarabunPSK" w:cs="TH SarabunPSK" w:hint="cs"/>
        </w:rPr>
        <w:t xml:space="preserve"> :</w:t>
      </w:r>
      <w:r w:rsidRPr="00B60D70">
        <w:rPr>
          <w:rFonts w:ascii="TH SarabunPSK" w:eastAsia="Cordia New" w:hAnsi="TH SarabunPSK" w:cs="TH SarabunPSK" w:hint="cs"/>
          <w:cs/>
        </w:rPr>
        <w:tab/>
      </w:r>
      <w:r w:rsidRPr="00B60D70">
        <w:rPr>
          <w:rFonts w:ascii="TH SarabunPSK" w:eastAsia="Cordia New" w:hAnsi="TH SarabunPSK" w:cs="TH SarabunPSK" w:hint="cs"/>
          <w:noProof/>
        </w:rPr>
        <w:t>MATTERS AND CHANGES</w:t>
      </w:r>
      <w:r w:rsidRPr="00B60D70">
        <w:rPr>
          <w:rFonts w:ascii="TH SarabunPSK" w:eastAsia="Cordia New" w:hAnsi="TH SarabunPSK" w:cs="TH SarabunPSK" w:hint="cs"/>
          <w:cs/>
        </w:rPr>
        <w:t xml:space="preserve"> </w:t>
      </w:r>
    </w:p>
    <w:p w14:paraId="6A337345" w14:textId="3BE3F995" w:rsidR="004766C9" w:rsidRPr="00B60D70" w:rsidRDefault="004766C9" w:rsidP="00825587">
      <w:pPr>
        <w:jc w:val="left"/>
        <w:rPr>
          <w:rFonts w:ascii="TH SarabunPSK" w:eastAsia="Cordia New" w:hAnsi="TH SarabunPSK" w:cs="TH SarabunPSK"/>
          <w:cs/>
        </w:rPr>
      </w:pPr>
      <w:r w:rsidRPr="00B60D70">
        <w:rPr>
          <w:rFonts w:ascii="TH SarabunPSK" w:eastAsia="Calibri" w:hAnsi="TH SarabunPSK" w:cs="TH SarabunPSK" w:hint="cs"/>
          <w:bCs/>
          <w:cs/>
        </w:rPr>
        <w:t xml:space="preserve">คำอธิบายโมดูล </w:t>
      </w:r>
      <w:r w:rsidRPr="00B60D70">
        <w:rPr>
          <w:rFonts w:ascii="TH SarabunPSK" w:eastAsia="Calibri" w:hAnsi="TH SarabunPSK" w:cs="TH SarabunPSK" w:hint="cs"/>
          <w:bCs/>
        </w:rPr>
        <w:t>:</w:t>
      </w:r>
      <w:r w:rsidR="00BD7F9D" w:rsidRPr="00B60D70">
        <w:rPr>
          <w:rFonts w:ascii="TH SarabunPSK" w:eastAsia="Calibri" w:hAnsi="TH SarabunPSK" w:cs="TH SarabunPSK" w:hint="cs"/>
          <w:bCs/>
          <w:cs/>
        </w:rPr>
        <w:t xml:space="preserve">  </w:t>
      </w:r>
      <w:r w:rsidRPr="00B60D70">
        <w:rPr>
          <w:rFonts w:ascii="TH SarabunPSK" w:eastAsia="Calibri" w:hAnsi="TH SarabunPSK" w:cs="TH SarabunPSK" w:hint="cs"/>
          <w:bCs/>
          <w:cs/>
        </w:rPr>
        <w:br/>
      </w:r>
      <w:r w:rsidRPr="00B60D70">
        <w:rPr>
          <w:rFonts w:ascii="TH SarabunPSK" w:eastAsia="Calibri" w:hAnsi="TH SarabunPSK" w:cs="TH SarabunPSK" w:hint="cs"/>
          <w:b/>
          <w:bCs/>
          <w:cs/>
        </w:rPr>
        <w:tab/>
      </w:r>
      <w:r w:rsidRPr="00B60D70">
        <w:rPr>
          <w:rFonts w:ascii="TH SarabunPSK" w:eastAsia="Cordia New" w:hAnsi="TH SarabunPSK" w:cs="TH SarabunPSK" w:hint="cs"/>
          <w:noProof/>
          <w:cs/>
        </w:rPr>
        <w:t>ผู้เรียนจะได้เรียนรู้ความสัมพันธ์ระหว่างแรงระหว่างโมเลกุล กับสมบัติของของแข็ง ของเหลว และแก๊ส ลักษณะโครงสร้างของผลึกแบบต่าง</w:t>
      </w:r>
      <w:r w:rsidR="00D420AC" w:rsidRPr="00B60D70">
        <w:rPr>
          <w:rFonts w:ascii="TH SarabunPSK" w:eastAsia="Cordia New" w:hAnsi="TH SarabunPSK" w:cs="TH SarabunPSK" w:hint="cs"/>
          <w:noProof/>
          <w:cs/>
        </w:rPr>
        <w:t xml:space="preserve"> ๆ</w:t>
      </w:r>
      <w:r w:rsidRPr="00B60D70">
        <w:rPr>
          <w:rFonts w:ascii="TH SarabunPSK" w:eastAsia="Cordia New" w:hAnsi="TH SarabunPSK" w:cs="TH SarabunPSK" w:hint="cs"/>
          <w:noProof/>
          <w:cs/>
        </w:rPr>
        <w:t xml:space="preserve"> และจุดบกพร่องของผลึกที่มีผลต่อการนำไปใช้ประโยชน์ การเปลี่ยนแปลงสถานะ สารละลายและสมบัติคอลลิเกทีฟ การเกิดปฏิกิริยาเคมีของสสาร ปริมาณสารสัมพันธ์ ผ่านการเรียนแบบบรรยาย การทำแบบฝึกหัดและกิจกรรมในชั้นเรียนในหัวข้อที่เกี่ยวข้อง</w:t>
      </w:r>
    </w:p>
    <w:p w14:paraId="1371FE22" w14:textId="5340C547" w:rsidR="004766C9" w:rsidRPr="00B60D70" w:rsidRDefault="004766C9" w:rsidP="004766C9">
      <w:pPr>
        <w:rPr>
          <w:rFonts w:ascii="TH SarabunPSK" w:eastAsia="Cordia New" w:hAnsi="TH SarabunPSK" w:cs="TH SarabunPSK"/>
        </w:rPr>
      </w:pPr>
      <w:r w:rsidRPr="00B60D70">
        <w:rPr>
          <w:rFonts w:ascii="TH SarabunPSK" w:eastAsia="Cordia New" w:hAnsi="TH SarabunPSK" w:cs="TH SarabunPSK" w:hint="cs"/>
          <w:cs/>
        </w:rPr>
        <w:tab/>
      </w:r>
      <w:r w:rsidRPr="00B60D70">
        <w:rPr>
          <w:rFonts w:ascii="TH SarabunPSK" w:eastAsia="Cordia New" w:hAnsi="TH SarabunPSK" w:cs="TH SarabunPSK" w:hint="cs"/>
          <w:noProof/>
        </w:rPr>
        <w:t>The students will study the relationship of intermolecular forces between molecules, properties of solid, liquid and gas, structure of crystals and crystal defects and utilization, phase change, solution and colligative properties, chemical reaction and stoichiometry using lecture integrated with exercises and in-class activities</w:t>
      </w:r>
    </w:p>
    <w:p w14:paraId="027B72D3" w14:textId="07D490F8" w:rsidR="004766C9" w:rsidRPr="00B60D70" w:rsidRDefault="004766C9" w:rsidP="00825587">
      <w:pPr>
        <w:jc w:val="left"/>
        <w:rPr>
          <w:rFonts w:ascii="TH SarabunPSK" w:eastAsia="Times New Roman" w:hAnsi="TH SarabunPSK" w:cs="TH SarabunPSK"/>
          <w:b/>
          <w:bCs/>
        </w:rPr>
      </w:pPr>
      <w:r w:rsidRPr="00B60D70">
        <w:rPr>
          <w:rFonts w:ascii="TH SarabunPSK" w:eastAsia="Times New Roman" w:hAnsi="TH SarabunPSK" w:cs="TH SarabunPSK" w:hint="cs"/>
          <w:b/>
          <w:bCs/>
          <w:cs/>
        </w:rPr>
        <w:t>โมดูล</w:t>
      </w:r>
      <w:r w:rsidRPr="00B60D70">
        <w:rPr>
          <w:rFonts w:ascii="TH SarabunPSK" w:eastAsia="Calibri" w:hAnsi="TH SarabunPSK" w:cs="TH SarabunPSK" w:hint="cs"/>
          <w:bCs/>
          <w:cs/>
        </w:rPr>
        <w:t>บังคับ</w:t>
      </w:r>
      <w:r w:rsidRPr="00B60D70">
        <w:rPr>
          <w:rFonts w:ascii="TH SarabunPSK" w:eastAsia="Times New Roman" w:hAnsi="TH SarabunPSK" w:cs="TH SarabunPSK" w:hint="cs"/>
          <w:b/>
          <w:bCs/>
          <w:cs/>
        </w:rPr>
        <w:t xml:space="preserve">ก่อน </w:t>
      </w:r>
      <w:r w:rsidRPr="00B60D70">
        <w:rPr>
          <w:rFonts w:ascii="TH SarabunPSK" w:eastAsia="Times New Roman" w:hAnsi="TH SarabunPSK" w:cs="TH SarabunPSK" w:hint="cs"/>
          <w:b/>
          <w:bCs/>
        </w:rPr>
        <w:t xml:space="preserve">: </w:t>
      </w:r>
      <w:r w:rsidRPr="00B60D70">
        <w:rPr>
          <w:rFonts w:ascii="TH SarabunPSK" w:eastAsia="Times New Roman" w:hAnsi="TH SarabunPSK" w:cs="TH SarabunPSK" w:hint="cs"/>
          <w:b/>
          <w:bCs/>
          <w:noProof/>
          <w:cs/>
        </w:rPr>
        <w:t>ไม่มี</w:t>
      </w:r>
      <w:r w:rsidRPr="00B60D70">
        <w:rPr>
          <w:rFonts w:ascii="TH SarabunPSK" w:eastAsia="Times New Roman" w:hAnsi="TH SarabunPSK" w:cs="TH SarabunPSK" w:hint="cs"/>
          <w:b/>
          <w:bCs/>
        </w:rPr>
        <w:t xml:space="preserve"> </w:t>
      </w:r>
    </w:p>
    <w:p w14:paraId="54F0AB1E" w14:textId="77777777" w:rsidR="004766C9" w:rsidRPr="00B60D70" w:rsidRDefault="004766C9" w:rsidP="00825587">
      <w:pPr>
        <w:jc w:val="left"/>
        <w:rPr>
          <w:rFonts w:ascii="TH SarabunPSK" w:eastAsia="Calibri" w:hAnsi="TH SarabunPSK" w:cs="TH SarabunPSK"/>
          <w:b/>
          <w:bCs/>
        </w:rPr>
      </w:pPr>
      <w:r w:rsidRPr="00B60D70">
        <w:rPr>
          <w:rFonts w:ascii="TH SarabunPSK" w:eastAsia="Calibri" w:hAnsi="TH SarabunPSK" w:cs="TH SarabunPSK" w:hint="cs"/>
          <w:b/>
          <w:bCs/>
        </w:rPr>
        <w:t xml:space="preserve">Learning Outcome </w:t>
      </w:r>
    </w:p>
    <w:p w14:paraId="7AEBD19A" w14:textId="6E319E76" w:rsidR="004766C9" w:rsidRPr="00B60D70" w:rsidRDefault="004766C9" w:rsidP="004766C9">
      <w:pPr>
        <w:autoSpaceDE w:val="0"/>
        <w:autoSpaceDN w:val="0"/>
        <w:adjustRightInd w:val="0"/>
        <w:rPr>
          <w:rFonts w:ascii="TH SarabunPSK" w:eastAsia="Calibri" w:hAnsi="TH SarabunPSK" w:cs="TH SarabunPSK"/>
        </w:rPr>
      </w:pPr>
      <w:r w:rsidRPr="00B60D70">
        <w:rPr>
          <w:rFonts w:ascii="TH SarabunPSK" w:eastAsia="Calibri" w:hAnsi="TH SarabunPSK" w:cs="TH SarabunPSK" w:hint="cs"/>
        </w:rPr>
        <w:tab/>
      </w:r>
      <w:r w:rsidRPr="00B60D70">
        <w:rPr>
          <w:rFonts w:ascii="TH SarabunPSK" w:eastAsia="Calibri" w:hAnsi="TH SarabunPSK" w:cs="TH SarabunPSK" w:hint="cs"/>
          <w:noProof/>
          <w:cs/>
        </w:rPr>
        <w:t>นักศึกษาอธิบายสมบัติทางกายภาพของสสารโดยอาศัยแรงระหว่างโมเลกุลและการเปลี่ยนแปลงสถานะของสสารภายใต้สภาวะต่าง</w:t>
      </w:r>
      <w:r w:rsidR="00D420AC" w:rsidRPr="00B60D70">
        <w:rPr>
          <w:rFonts w:ascii="TH SarabunPSK" w:eastAsia="Calibri" w:hAnsi="TH SarabunPSK" w:cs="TH SarabunPSK" w:hint="cs"/>
          <w:noProof/>
          <w:cs/>
        </w:rPr>
        <w:t xml:space="preserve"> ๆ</w:t>
      </w:r>
      <w:r w:rsidRPr="00B60D70">
        <w:rPr>
          <w:rFonts w:ascii="TH SarabunPSK" w:eastAsia="Calibri" w:hAnsi="TH SarabunPSK" w:cs="TH SarabunPSK" w:hint="cs"/>
          <w:noProof/>
          <w:cs/>
        </w:rPr>
        <w:t xml:space="preserve"> ได้ และคำนวณปริมาณของสสารในปฏิกิริยาเคมีได้ถูกต้อง</w:t>
      </w:r>
    </w:p>
    <w:p w14:paraId="43D50A84" w14:textId="77777777" w:rsidR="004766C9" w:rsidRPr="00B60D70" w:rsidRDefault="004766C9" w:rsidP="004766C9">
      <w:pPr>
        <w:spacing w:before="240"/>
        <w:jc w:val="left"/>
        <w:rPr>
          <w:rFonts w:ascii="TH SarabunPSK" w:eastAsia="Cordia New" w:hAnsi="TH SarabunPSK" w:cs="TH SarabunPSK"/>
          <w:b/>
          <w:bCs/>
        </w:rPr>
      </w:pPr>
      <w:r w:rsidRPr="00B60D70">
        <w:rPr>
          <w:rFonts w:ascii="TH SarabunPSK" w:eastAsia="Cordia New" w:hAnsi="TH SarabunPSK" w:cs="TH SarabunPSK" w:hint="cs"/>
          <w:b/>
          <w:bCs/>
          <w:cs/>
        </w:rPr>
        <w:t>เกณฑ์</w:t>
      </w:r>
      <w:r w:rsidRPr="00B60D70">
        <w:rPr>
          <w:rFonts w:ascii="TH SarabunPSK" w:eastAsia="Calibri" w:hAnsi="TH SarabunPSK" w:cs="TH SarabunPSK" w:hint="cs"/>
          <w:bCs/>
          <w:cs/>
        </w:rPr>
        <w:t>การ</w:t>
      </w:r>
      <w:r w:rsidRPr="00B60D70">
        <w:rPr>
          <w:rFonts w:ascii="TH SarabunPSK" w:eastAsia="Cordia New" w:hAnsi="TH SarabunPSK" w:cs="TH SarabunPSK" w:hint="cs"/>
          <w:b/>
          <w:bCs/>
          <w:cs/>
        </w:rPr>
        <w:t>ประเมินผลลัพธ์การเรียนรู้ (</w:t>
      </w:r>
      <w:r w:rsidRPr="00B60D70">
        <w:rPr>
          <w:rFonts w:ascii="TH SarabunPSK" w:eastAsia="Cordia New" w:hAnsi="TH SarabunPSK" w:cs="TH SarabunPSK" w:hint="cs"/>
          <w:b/>
          <w:bCs/>
        </w:rPr>
        <w:t>Rubric)</w:t>
      </w:r>
    </w:p>
    <w:tbl>
      <w:tblPr>
        <w:tblStyle w:val="12"/>
        <w:tblW w:w="9351" w:type="dxa"/>
        <w:tblLook w:val="04A0" w:firstRow="1" w:lastRow="0" w:firstColumn="1" w:lastColumn="0" w:noHBand="0" w:noVBand="1"/>
      </w:tblPr>
      <w:tblGrid>
        <w:gridCol w:w="1129"/>
        <w:gridCol w:w="8222"/>
      </w:tblGrid>
      <w:tr w:rsidR="00B60D70" w:rsidRPr="00B60D70" w14:paraId="68D11AB0" w14:textId="77777777" w:rsidTr="00D420AC">
        <w:trPr>
          <w:trHeight w:val="510"/>
        </w:trPr>
        <w:tc>
          <w:tcPr>
            <w:tcW w:w="1129" w:type="dxa"/>
            <w:shd w:val="clear" w:color="auto" w:fill="D0CECE"/>
            <w:vAlign w:val="center"/>
          </w:tcPr>
          <w:p w14:paraId="5F01304F" w14:textId="77777777" w:rsidR="004766C9" w:rsidRPr="00B60D70" w:rsidRDefault="004766C9"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Rubric</w:t>
            </w:r>
          </w:p>
        </w:tc>
        <w:tc>
          <w:tcPr>
            <w:tcW w:w="8222" w:type="dxa"/>
            <w:shd w:val="clear" w:color="auto" w:fill="D0CECE"/>
            <w:vAlign w:val="center"/>
          </w:tcPr>
          <w:p w14:paraId="4BA7360B" w14:textId="77777777" w:rsidR="004766C9" w:rsidRPr="00B60D70" w:rsidRDefault="004766C9"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cs/>
              </w:rPr>
              <w:t>คำอธิบายลำดับขั้นในการประเมินผลการเรียน</w:t>
            </w:r>
          </w:p>
        </w:tc>
      </w:tr>
      <w:tr w:rsidR="00B60D70" w:rsidRPr="00B60D70" w14:paraId="566ED843" w14:textId="77777777" w:rsidTr="00D420AC">
        <w:trPr>
          <w:trHeight w:val="510"/>
        </w:trPr>
        <w:tc>
          <w:tcPr>
            <w:tcW w:w="1129" w:type="dxa"/>
            <w:vAlign w:val="center"/>
          </w:tcPr>
          <w:p w14:paraId="38F9B1D9" w14:textId="77777777" w:rsidR="004766C9" w:rsidRPr="00B60D70" w:rsidRDefault="004766C9"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1</w:t>
            </w:r>
          </w:p>
        </w:tc>
        <w:tc>
          <w:tcPr>
            <w:tcW w:w="8222" w:type="dxa"/>
            <w:vAlign w:val="center"/>
          </w:tcPr>
          <w:p w14:paraId="5E28987D" w14:textId="77777777"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ไม่ระบุ</w:t>
            </w:r>
          </w:p>
        </w:tc>
      </w:tr>
      <w:tr w:rsidR="00B60D70" w:rsidRPr="00B60D70" w14:paraId="27434BA9" w14:textId="77777777" w:rsidTr="00D420AC">
        <w:trPr>
          <w:trHeight w:val="510"/>
        </w:trPr>
        <w:tc>
          <w:tcPr>
            <w:tcW w:w="1129" w:type="dxa"/>
            <w:vAlign w:val="center"/>
          </w:tcPr>
          <w:p w14:paraId="756B6EE8" w14:textId="77777777" w:rsidR="004766C9" w:rsidRPr="00B60D70" w:rsidRDefault="004766C9"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2</w:t>
            </w:r>
          </w:p>
        </w:tc>
        <w:tc>
          <w:tcPr>
            <w:tcW w:w="8222" w:type="dxa"/>
            <w:vAlign w:val="center"/>
          </w:tcPr>
          <w:p w14:paraId="358AC20D" w14:textId="2CC969A5"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นักศึกษาระบุแรงระหว่างโมเลกุล สถานะของสสารภายใต้สภาวะต่าง</w:t>
            </w:r>
            <w:r w:rsidR="00D420AC" w:rsidRPr="00B60D70">
              <w:rPr>
                <w:rFonts w:ascii="TH SarabunPSK" w:eastAsia="Calibri" w:hAnsi="TH SarabunPSK" w:cs="TH SarabunPSK" w:hint="cs"/>
                <w:noProof/>
                <w:sz w:val="30"/>
                <w:szCs w:val="30"/>
                <w:cs/>
              </w:rPr>
              <w:t xml:space="preserve"> ๆ</w:t>
            </w:r>
            <w:r w:rsidRPr="00B60D70">
              <w:rPr>
                <w:rFonts w:ascii="TH SarabunPSK" w:eastAsia="Calibri" w:hAnsi="TH SarabunPSK" w:cs="TH SarabunPSK" w:hint="cs"/>
                <w:noProof/>
                <w:sz w:val="30"/>
                <w:szCs w:val="30"/>
                <w:cs/>
              </w:rPr>
              <w:t xml:space="preserve"> และ คำนวณความเข้มข้นสารประกอบภายใต้บริบทที่ไม่ซับซ้อนได้ถูกต้อง</w:t>
            </w:r>
          </w:p>
        </w:tc>
      </w:tr>
      <w:tr w:rsidR="00B60D70" w:rsidRPr="00B60D70" w14:paraId="72936A33" w14:textId="77777777" w:rsidTr="00D420AC">
        <w:trPr>
          <w:trHeight w:val="510"/>
        </w:trPr>
        <w:tc>
          <w:tcPr>
            <w:tcW w:w="1129" w:type="dxa"/>
            <w:shd w:val="clear" w:color="auto" w:fill="auto"/>
            <w:vAlign w:val="center"/>
          </w:tcPr>
          <w:p w14:paraId="5BBA4B30" w14:textId="77777777" w:rsidR="004766C9" w:rsidRPr="00B60D70" w:rsidRDefault="004766C9"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3</w:t>
            </w:r>
          </w:p>
        </w:tc>
        <w:tc>
          <w:tcPr>
            <w:tcW w:w="8222" w:type="dxa"/>
            <w:shd w:val="clear" w:color="auto" w:fill="auto"/>
            <w:vAlign w:val="center"/>
          </w:tcPr>
          <w:p w14:paraId="14E36481" w14:textId="42CC5993"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นักศึกษาสามารถอธิบายโครงสร้างการจัดเรียงอนุภาคของสสารอย่างง่ายได้ สามารถเปรียบเทียบแรงระหว่างโมเลกุลของสสาร และอธิบายสมบัติทางกายภาพและการเปลี่ยนแปลงสถานะโดยใช้กฎและทฤษฎีที่เกี่ยวข้องกับสมบัติของสสาร ตลอดจนคำนวณหาปริมาณสัมพันธ์ หาสูตรอย่างง่ายของสารประกอบจากปฏิกิริยาเคมี ภายใต้เงื่อนไขที่ไม่ซับซ้อนและบริบทที่คุ้นเคยได้อย่างถูกต้อง</w:t>
            </w:r>
          </w:p>
        </w:tc>
      </w:tr>
      <w:tr w:rsidR="00B60D70" w:rsidRPr="00B60D70" w14:paraId="450FD6AF" w14:textId="77777777" w:rsidTr="00D420AC">
        <w:trPr>
          <w:trHeight w:val="510"/>
        </w:trPr>
        <w:tc>
          <w:tcPr>
            <w:tcW w:w="1129" w:type="dxa"/>
            <w:vAlign w:val="center"/>
          </w:tcPr>
          <w:p w14:paraId="1C5E0F5B" w14:textId="77777777" w:rsidR="004766C9" w:rsidRPr="00B60D70" w:rsidRDefault="004766C9"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4</w:t>
            </w:r>
          </w:p>
        </w:tc>
        <w:tc>
          <w:tcPr>
            <w:tcW w:w="8222" w:type="dxa"/>
            <w:vAlign w:val="center"/>
          </w:tcPr>
          <w:p w14:paraId="5F7FCE07" w14:textId="5F529AAB"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นักศึกษาสามารถประยุกต์ใช้หลักการของแรงระหว่างโมเลกุล</w:t>
            </w:r>
            <w:r w:rsidR="00BD7F9D" w:rsidRPr="00B60D70">
              <w:rPr>
                <w:rFonts w:ascii="TH SarabunPSK" w:eastAsia="Calibri" w:hAnsi="TH SarabunPSK" w:cs="TH SarabunPSK" w:hint="cs"/>
                <w:noProof/>
                <w:sz w:val="30"/>
                <w:szCs w:val="30"/>
                <w:cs/>
              </w:rPr>
              <w:t xml:space="preserve"> </w:t>
            </w:r>
            <w:r w:rsidRPr="00B60D70">
              <w:rPr>
                <w:rFonts w:ascii="TH SarabunPSK" w:eastAsia="Calibri" w:hAnsi="TH SarabunPSK" w:cs="TH SarabunPSK" w:hint="cs"/>
                <w:noProof/>
                <w:sz w:val="30"/>
                <w:szCs w:val="30"/>
                <w:cs/>
              </w:rPr>
              <w:t>โครงสร้างการจัดเรียงอนุภาค กฎและทฤษฎีที่เกี่ยวกับสมบัติของทั้งสารบริสุทธิ์และสารละลาย ตลอดจนหลักการปริมาณสัมพันธ์ เพื่อทำนายพฤติกรรม สมบัติทางกายภาพ การเปลี่ยนแปลงสถานะของสสาร และคำนวณปริมาณสาร สูตรโมเลกุลของสาร ภายใต้เงื่อนไขและบริบทที่ไม่ค</w:t>
            </w:r>
            <w:r w:rsidR="00F049B4" w:rsidRPr="00B60D70">
              <w:rPr>
                <w:rFonts w:ascii="TH SarabunPSK" w:eastAsia="Calibri" w:hAnsi="TH SarabunPSK" w:cs="TH SarabunPSK" w:hint="cs"/>
                <w:noProof/>
                <w:sz w:val="30"/>
                <w:szCs w:val="30"/>
                <w:cs/>
              </w:rPr>
              <w:t>ุ้</w:t>
            </w:r>
            <w:r w:rsidRPr="00B60D70">
              <w:rPr>
                <w:rFonts w:ascii="TH SarabunPSK" w:eastAsia="Calibri" w:hAnsi="TH SarabunPSK" w:cs="TH SarabunPSK" w:hint="cs"/>
                <w:noProof/>
                <w:sz w:val="30"/>
                <w:szCs w:val="30"/>
                <w:cs/>
              </w:rPr>
              <w:t>นเคยแต่ไม่ซับซ้อนได้อย่างถูกต้อง</w:t>
            </w:r>
          </w:p>
        </w:tc>
      </w:tr>
      <w:tr w:rsidR="00B60D70" w:rsidRPr="00B60D70" w14:paraId="5D1070AF" w14:textId="77777777" w:rsidTr="00D420AC">
        <w:trPr>
          <w:trHeight w:val="510"/>
        </w:trPr>
        <w:tc>
          <w:tcPr>
            <w:tcW w:w="1129" w:type="dxa"/>
            <w:vAlign w:val="center"/>
          </w:tcPr>
          <w:p w14:paraId="0BABBFE2" w14:textId="77777777" w:rsidR="004766C9" w:rsidRPr="00B60D70" w:rsidRDefault="004766C9"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5</w:t>
            </w:r>
          </w:p>
        </w:tc>
        <w:tc>
          <w:tcPr>
            <w:tcW w:w="8222" w:type="dxa"/>
            <w:vAlign w:val="center"/>
          </w:tcPr>
          <w:p w14:paraId="56ECFF71" w14:textId="77777777"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นักศึกษาสามารถบูรณาการหลักการของแรงระหว่างโมเลกุล โครงสร้างการจัดเรียงอนุภาค กฎและทฤษฎีที่เกี่ยวกับสมบัติของสารบริสุทธิ์และสารละลาย เข้ากับความรู้เรื่องปริมาณสารสัมพันธ์และพันธะเคมี เพื่อทำนายพฤติกรรม สมบัติทางกายภาพ การเปลี่ยนแปลงสถานะ สูตรอย่างง่าย และสูตรโมเลกุลของสสาร ภายใต้เงื่อนไขที่มีความซับซ้อนได้อย่างถูกต้อง</w:t>
            </w:r>
          </w:p>
        </w:tc>
      </w:tr>
    </w:tbl>
    <w:p w14:paraId="5ABFD339" w14:textId="77777777" w:rsidR="004766C9" w:rsidRPr="00B60D70" w:rsidRDefault="004766C9" w:rsidP="004766C9">
      <w:pPr>
        <w:rPr>
          <w:rFonts w:ascii="TH SarabunPSK" w:eastAsia="Calibri" w:hAnsi="TH SarabunPSK" w:cs="TH SarabunPSK"/>
          <w:b/>
          <w:bCs/>
          <w:cs/>
        </w:rPr>
        <w:sectPr w:rsidR="004766C9" w:rsidRPr="00B60D70" w:rsidSect="0087260D">
          <w:pgSz w:w="11906" w:h="16838"/>
          <w:pgMar w:top="1135" w:right="1440" w:bottom="1134" w:left="1440" w:header="708" w:footer="708" w:gutter="0"/>
          <w:cols w:space="708"/>
          <w:docGrid w:linePitch="360"/>
        </w:sectPr>
      </w:pPr>
    </w:p>
    <w:p w14:paraId="0C170FE5" w14:textId="1E537B68" w:rsidR="004766C9" w:rsidRPr="00B60D70" w:rsidRDefault="004766C9" w:rsidP="004766C9">
      <w:pPr>
        <w:pStyle w:val="3"/>
        <w:numPr>
          <w:ilvl w:val="0"/>
          <w:numId w:val="0"/>
        </w:numPr>
        <w:shd w:val="clear" w:color="auto" w:fill="D9D9D9" w:themeFill="background1" w:themeFillShade="D9"/>
        <w:tabs>
          <w:tab w:val="left" w:pos="993"/>
          <w:tab w:val="left" w:pos="7088"/>
        </w:tabs>
        <w:ind w:left="993" w:hanging="993"/>
        <w:rPr>
          <w:rFonts w:ascii="TH SarabunPSK" w:eastAsia="Calibri" w:hAnsi="TH SarabunPSK" w:cs="TH SarabunPSK"/>
          <w:b w:val="0"/>
          <w:bCs w:val="0"/>
          <w:cs/>
        </w:rPr>
      </w:pPr>
      <w:bookmarkStart w:id="559" w:name="_Toc179656448"/>
      <w:bookmarkStart w:id="560" w:name="_Toc180609528"/>
      <w:bookmarkStart w:id="561" w:name="_Toc191634144"/>
      <w:r w:rsidRPr="00B60D70">
        <w:rPr>
          <w:rFonts w:ascii="TH SarabunPSK" w:eastAsia="Calibri" w:hAnsi="TH SarabunPSK" w:cs="TH SarabunPSK" w:hint="cs"/>
          <w:cs/>
        </w:rPr>
        <w:lastRenderedPageBreak/>
        <w:t>รหัส</w:t>
      </w:r>
      <w:r w:rsidRPr="00B60D70">
        <w:rPr>
          <w:rFonts w:ascii="TH SarabunPSK" w:hAnsi="TH SarabunPSK" w:cs="TH SarabunPSK" w:hint="cs"/>
          <w:cs/>
        </w:rPr>
        <w:t>โมดูล</w:t>
      </w:r>
      <w:r w:rsidRPr="00B60D70">
        <w:rPr>
          <w:rFonts w:ascii="TH SarabunPSK" w:eastAsia="Calibri" w:hAnsi="TH SarabunPSK" w:cs="TH SarabunPSK" w:hint="cs"/>
          <w:cs/>
        </w:rPr>
        <w:t xml:space="preserve"> </w:t>
      </w:r>
      <w:r w:rsidRPr="00B60D70">
        <w:rPr>
          <w:rFonts w:ascii="TH SarabunPSK" w:eastAsia="Calibri" w:hAnsi="TH SarabunPSK" w:cs="TH SarabunPSK" w:hint="cs"/>
        </w:rPr>
        <w:t>:</w:t>
      </w:r>
      <w:r w:rsidR="00BD7F9D" w:rsidRPr="00B60D70">
        <w:rPr>
          <w:rFonts w:ascii="TH SarabunPSK" w:eastAsia="Calibri" w:hAnsi="TH SarabunPSK" w:cs="TH SarabunPSK" w:hint="cs"/>
          <w:cs/>
        </w:rPr>
        <w:t xml:space="preserve"> </w:t>
      </w:r>
      <w:r w:rsidRPr="00B60D70">
        <w:rPr>
          <w:rFonts w:ascii="TH SarabunPSK" w:eastAsia="Calibri" w:hAnsi="TH SarabunPSK" w:cs="TH SarabunPSK" w:hint="cs"/>
        </w:rPr>
        <w:t xml:space="preserve"> </w:t>
      </w:r>
      <w:bookmarkStart w:id="562" w:name="CHM10303"/>
      <w:r w:rsidR="00F551BD" w:rsidRPr="00B60D70">
        <w:rPr>
          <w:rFonts w:ascii="TH SarabunPSK" w:eastAsia="Calibri" w:hAnsi="TH SarabunPSK" w:cs="TH SarabunPSK" w:hint="cs"/>
          <w:noProof/>
        </w:rPr>
        <w:t xml:space="preserve">CHM </w:t>
      </w:r>
      <w:r w:rsidRPr="00B60D70">
        <w:rPr>
          <w:rFonts w:ascii="TH SarabunPSK" w:eastAsia="Calibri" w:hAnsi="TH SarabunPSK" w:cs="TH SarabunPSK" w:hint="cs"/>
          <w:noProof/>
          <w:cs/>
        </w:rPr>
        <w:t>10303</w:t>
      </w:r>
      <w:bookmarkEnd w:id="562"/>
      <w:r w:rsidRPr="00B60D70">
        <w:rPr>
          <w:rFonts w:ascii="TH SarabunPSK" w:eastAsia="Calibri" w:hAnsi="TH SarabunPSK" w:cs="TH SarabunPSK" w:hint="cs"/>
        </w:rPr>
        <w:tab/>
      </w:r>
      <w:r w:rsidRPr="00B60D70">
        <w:rPr>
          <w:rFonts w:ascii="TH SarabunPSK" w:eastAsia="Calibri" w:hAnsi="TH SarabunPSK" w:cs="TH SarabunPSK" w:hint="cs"/>
          <w:cs/>
        </w:rPr>
        <w:t xml:space="preserve">จำนวน </w:t>
      </w:r>
      <w:r w:rsidRPr="00B60D70">
        <w:rPr>
          <w:rFonts w:ascii="TH SarabunPSK" w:eastAsia="Calibri" w:hAnsi="TH SarabunPSK" w:cs="TH SarabunPSK" w:hint="cs"/>
          <w:noProof/>
        </w:rPr>
        <w:t>1</w:t>
      </w:r>
      <w:r w:rsidRPr="00B60D70">
        <w:rPr>
          <w:rFonts w:ascii="TH SarabunPSK" w:eastAsia="Calibri" w:hAnsi="TH SarabunPSK" w:cs="TH SarabunPSK" w:hint="cs"/>
          <w:cs/>
        </w:rPr>
        <w:t xml:space="preserve"> หน่วยกิต</w:t>
      </w:r>
      <w:bookmarkEnd w:id="559"/>
      <w:bookmarkEnd w:id="560"/>
      <w:bookmarkEnd w:id="561"/>
    </w:p>
    <w:p w14:paraId="6BC98407" w14:textId="77777777" w:rsidR="004766C9" w:rsidRPr="00B60D70" w:rsidRDefault="004766C9" w:rsidP="004766C9">
      <w:pPr>
        <w:rPr>
          <w:rFonts w:ascii="TH SarabunPSK" w:eastAsia="Calibri" w:hAnsi="TH SarabunPSK" w:cs="TH SarabunPSK"/>
          <w:sz w:val="16"/>
          <w:szCs w:val="16"/>
          <w:shd w:val="clear" w:color="auto" w:fill="FFFFFF"/>
        </w:rPr>
      </w:pPr>
    </w:p>
    <w:p w14:paraId="2CDAF775" w14:textId="77777777" w:rsidR="004766C9" w:rsidRPr="00B60D70" w:rsidRDefault="004766C9" w:rsidP="004766C9">
      <w:pPr>
        <w:rPr>
          <w:rFonts w:ascii="TH SarabunPSK" w:eastAsia="Cordia New" w:hAnsi="TH SarabunPSK" w:cs="TH SarabunPSK"/>
          <w:cs/>
        </w:rPr>
      </w:pPr>
      <w:r w:rsidRPr="00B60D70">
        <w:rPr>
          <w:rFonts w:ascii="TH SarabunPSK" w:eastAsia="Calibri" w:hAnsi="TH SarabunPSK" w:cs="TH SarabunPSK" w:hint="cs"/>
          <w:b/>
          <w:bCs/>
          <w:cs/>
        </w:rPr>
        <w:t>ชื่อโมดูลภาษาไทย</w:t>
      </w:r>
      <w:r w:rsidRPr="00B60D70">
        <w:rPr>
          <w:rFonts w:ascii="TH SarabunPSK" w:eastAsia="Cordia New" w:hAnsi="TH SarabunPSK" w:cs="TH SarabunPSK" w:hint="cs"/>
          <w:cs/>
        </w:rPr>
        <w:t xml:space="preserve"> </w:t>
      </w:r>
      <w:r w:rsidRPr="00B60D70">
        <w:rPr>
          <w:rFonts w:ascii="TH SarabunPSK" w:eastAsia="Cordia New" w:hAnsi="TH SarabunPSK" w:cs="TH SarabunPSK" w:hint="cs"/>
        </w:rPr>
        <w:t>:</w:t>
      </w:r>
      <w:r w:rsidRPr="00B60D70">
        <w:rPr>
          <w:rFonts w:ascii="TH SarabunPSK" w:eastAsia="Cordia New" w:hAnsi="TH SarabunPSK" w:cs="TH SarabunPSK" w:hint="cs"/>
          <w:cs/>
        </w:rPr>
        <w:tab/>
      </w:r>
      <w:r w:rsidRPr="00B60D70">
        <w:rPr>
          <w:rFonts w:ascii="TH SarabunPSK" w:eastAsia="Cordia New" w:hAnsi="TH SarabunPSK" w:cs="TH SarabunPSK" w:hint="cs"/>
          <w:noProof/>
          <w:cs/>
        </w:rPr>
        <w:t>จลนศาสตร์ และ สมดุล</w:t>
      </w:r>
      <w:r w:rsidRPr="00B60D70">
        <w:rPr>
          <w:rFonts w:ascii="TH SarabunPSK" w:eastAsia="Cordia New" w:hAnsi="TH SarabunPSK" w:cs="TH SarabunPSK" w:hint="cs"/>
          <w:cs/>
        </w:rPr>
        <w:t xml:space="preserve"> </w:t>
      </w:r>
    </w:p>
    <w:p w14:paraId="231E884C" w14:textId="655F98A2" w:rsidR="004766C9" w:rsidRPr="00B60D70" w:rsidRDefault="004766C9" w:rsidP="004766C9">
      <w:pPr>
        <w:rPr>
          <w:rFonts w:ascii="TH SarabunPSK" w:eastAsia="Cordia New" w:hAnsi="TH SarabunPSK" w:cs="TH SarabunPSK"/>
        </w:rPr>
      </w:pPr>
      <w:r w:rsidRPr="00B60D70">
        <w:rPr>
          <w:rFonts w:ascii="TH SarabunPSK" w:eastAsia="Cordia New" w:hAnsi="TH SarabunPSK" w:cs="TH SarabunPSK" w:hint="cs"/>
          <w:b/>
          <w:bCs/>
          <w:cs/>
        </w:rPr>
        <w:t>ชื่อโมดูล</w:t>
      </w:r>
      <w:r w:rsidRPr="00B60D70">
        <w:rPr>
          <w:rFonts w:ascii="TH SarabunPSK" w:eastAsia="Calibri" w:hAnsi="TH SarabunPSK" w:cs="TH SarabunPSK" w:hint="cs"/>
          <w:b/>
          <w:bCs/>
          <w:cs/>
        </w:rPr>
        <w:t>ภาษาอังกฤษ</w:t>
      </w:r>
      <w:r w:rsidRPr="00B60D70">
        <w:rPr>
          <w:rFonts w:ascii="TH SarabunPSK" w:eastAsia="Cordia New" w:hAnsi="TH SarabunPSK" w:cs="TH SarabunPSK" w:hint="cs"/>
        </w:rPr>
        <w:t xml:space="preserve"> :</w:t>
      </w:r>
      <w:r w:rsidRPr="00B60D70">
        <w:rPr>
          <w:rFonts w:ascii="TH SarabunPSK" w:eastAsia="Cordia New" w:hAnsi="TH SarabunPSK" w:cs="TH SarabunPSK" w:hint="cs"/>
          <w:cs/>
        </w:rPr>
        <w:tab/>
      </w:r>
      <w:r w:rsidRPr="00B60D70">
        <w:rPr>
          <w:rFonts w:ascii="TH SarabunPSK" w:eastAsia="Cordia New" w:hAnsi="TH SarabunPSK" w:cs="TH SarabunPSK" w:hint="cs"/>
          <w:noProof/>
        </w:rPr>
        <w:t>KINETICS AND EQUILIBRIUM</w:t>
      </w:r>
      <w:r w:rsidRPr="00B60D70">
        <w:rPr>
          <w:rFonts w:ascii="TH SarabunPSK" w:eastAsia="Cordia New" w:hAnsi="TH SarabunPSK" w:cs="TH SarabunPSK" w:hint="cs"/>
          <w:cs/>
        </w:rPr>
        <w:t xml:space="preserve"> </w:t>
      </w:r>
    </w:p>
    <w:p w14:paraId="35C60814" w14:textId="61403FAF" w:rsidR="004766C9" w:rsidRPr="00B60D70" w:rsidRDefault="004766C9" w:rsidP="00825587">
      <w:pPr>
        <w:jc w:val="left"/>
        <w:rPr>
          <w:rFonts w:ascii="TH SarabunPSK" w:eastAsia="Cordia New" w:hAnsi="TH SarabunPSK" w:cs="TH SarabunPSK"/>
          <w:cs/>
        </w:rPr>
      </w:pPr>
      <w:r w:rsidRPr="00B60D70">
        <w:rPr>
          <w:rFonts w:ascii="TH SarabunPSK" w:eastAsia="Calibri" w:hAnsi="TH SarabunPSK" w:cs="TH SarabunPSK" w:hint="cs"/>
          <w:bCs/>
          <w:cs/>
        </w:rPr>
        <w:t xml:space="preserve">คำอธิบายโมดูล </w:t>
      </w:r>
      <w:r w:rsidRPr="00B60D70">
        <w:rPr>
          <w:rFonts w:ascii="TH SarabunPSK" w:eastAsia="Calibri" w:hAnsi="TH SarabunPSK" w:cs="TH SarabunPSK" w:hint="cs"/>
          <w:bCs/>
        </w:rPr>
        <w:t>:</w:t>
      </w:r>
      <w:r w:rsidR="00BD7F9D" w:rsidRPr="00B60D70">
        <w:rPr>
          <w:rFonts w:ascii="TH SarabunPSK" w:eastAsia="Calibri" w:hAnsi="TH SarabunPSK" w:cs="TH SarabunPSK" w:hint="cs"/>
          <w:bCs/>
          <w:cs/>
        </w:rPr>
        <w:t xml:space="preserve">  </w:t>
      </w:r>
      <w:r w:rsidRPr="00B60D70">
        <w:rPr>
          <w:rFonts w:ascii="TH SarabunPSK" w:eastAsia="Calibri" w:hAnsi="TH SarabunPSK" w:cs="TH SarabunPSK" w:hint="cs"/>
          <w:bCs/>
          <w:cs/>
        </w:rPr>
        <w:br/>
      </w:r>
      <w:r w:rsidRPr="00B60D70">
        <w:rPr>
          <w:rFonts w:ascii="TH SarabunPSK" w:eastAsia="Calibri" w:hAnsi="TH SarabunPSK" w:cs="TH SarabunPSK" w:hint="cs"/>
          <w:b/>
          <w:bCs/>
          <w:cs/>
        </w:rPr>
        <w:tab/>
      </w:r>
      <w:r w:rsidRPr="00B60D70">
        <w:rPr>
          <w:rFonts w:ascii="TH SarabunPSK" w:eastAsia="Cordia New" w:hAnsi="TH SarabunPSK" w:cs="TH SarabunPSK" w:hint="cs"/>
          <w:noProof/>
          <w:cs/>
        </w:rPr>
        <w:t xml:space="preserve">ผู้เรียนจะได้เรียนรู้เรื่องอัตราเร็วในการเกิดปฏิกิริยาเคมี จลนศาสตร์เคมี สมดุลของปฏิกิริยาเคมี สมดุลกรดเบส การหาค่า </w:t>
      </w:r>
      <w:r w:rsidRPr="00B60D70">
        <w:rPr>
          <w:rFonts w:ascii="TH SarabunPSK" w:eastAsia="Cordia New" w:hAnsi="TH SarabunPSK" w:cs="TH SarabunPSK" w:hint="cs"/>
          <w:noProof/>
        </w:rPr>
        <w:t xml:space="preserve">pH </w:t>
      </w:r>
      <w:r w:rsidRPr="00B60D70">
        <w:rPr>
          <w:rFonts w:ascii="TH SarabunPSK" w:eastAsia="Cordia New" w:hAnsi="TH SarabunPSK" w:cs="TH SarabunPSK" w:hint="cs"/>
          <w:noProof/>
          <w:cs/>
        </w:rPr>
        <w:t>สารละลายบัฟเฟอร์ ปฏิกิริยารีดอกซ์</w:t>
      </w:r>
      <w:r w:rsidR="00BD7F9D" w:rsidRPr="00B60D70">
        <w:rPr>
          <w:rFonts w:ascii="TH SarabunPSK" w:eastAsia="Cordia New" w:hAnsi="TH SarabunPSK" w:cs="TH SarabunPSK" w:hint="cs"/>
          <w:noProof/>
          <w:cs/>
        </w:rPr>
        <w:t xml:space="preserve"> </w:t>
      </w:r>
      <w:r w:rsidRPr="00B60D70">
        <w:rPr>
          <w:rFonts w:ascii="TH SarabunPSK" w:eastAsia="Cordia New" w:hAnsi="TH SarabunPSK" w:cs="TH SarabunPSK" w:hint="cs"/>
          <w:noProof/>
          <w:cs/>
        </w:rPr>
        <w:t>สมดุลของปฏิกิริยารีดอกซ์ในเซลล์ไฟฟ้าเคมี ตัวอย่างการใช้ประโยชน์ของเซลล์ไฟฟ้าเคมี ผ่านการเรียนการสอนทั้งแบบบรรยาย การทำแบบฝึกหัด และกิจกรรมในชั้นเรียนในหัวข้อที่เกี่ยวข้อง</w:t>
      </w:r>
    </w:p>
    <w:p w14:paraId="2E9258CD" w14:textId="29F4E193" w:rsidR="004766C9" w:rsidRPr="00B60D70" w:rsidRDefault="004766C9" w:rsidP="004766C9">
      <w:pPr>
        <w:rPr>
          <w:rFonts w:ascii="TH SarabunPSK" w:eastAsia="Cordia New" w:hAnsi="TH SarabunPSK" w:cs="TH SarabunPSK"/>
        </w:rPr>
      </w:pPr>
      <w:r w:rsidRPr="00B60D70">
        <w:rPr>
          <w:rFonts w:ascii="TH SarabunPSK" w:eastAsia="Cordia New" w:hAnsi="TH SarabunPSK" w:cs="TH SarabunPSK" w:hint="cs"/>
          <w:cs/>
        </w:rPr>
        <w:tab/>
      </w:r>
      <w:r w:rsidRPr="00B60D70">
        <w:rPr>
          <w:rFonts w:ascii="TH SarabunPSK" w:eastAsia="Cordia New" w:hAnsi="TH SarabunPSK" w:cs="TH SarabunPSK" w:hint="cs"/>
          <w:noProof/>
        </w:rPr>
        <w:t>The students will study on chemical kinetics, chemical equilibrium, acid-base equilibrium, pH calculation, buffer solution, redox reaction, equilibrium in electrochemical cells, and utilization of electrochemical cells through lecture-based learning integrated with exercises and in-class activities</w:t>
      </w:r>
    </w:p>
    <w:p w14:paraId="331F2BC4" w14:textId="736CA4A2" w:rsidR="004766C9" w:rsidRPr="00B60D70" w:rsidRDefault="004766C9" w:rsidP="00825587">
      <w:pPr>
        <w:jc w:val="left"/>
        <w:rPr>
          <w:rFonts w:ascii="TH SarabunPSK" w:eastAsia="Times New Roman" w:hAnsi="TH SarabunPSK" w:cs="TH SarabunPSK"/>
          <w:b/>
          <w:bCs/>
        </w:rPr>
      </w:pPr>
      <w:r w:rsidRPr="00B60D70">
        <w:rPr>
          <w:rFonts w:ascii="TH SarabunPSK" w:eastAsia="Times New Roman" w:hAnsi="TH SarabunPSK" w:cs="TH SarabunPSK" w:hint="cs"/>
          <w:b/>
          <w:bCs/>
          <w:cs/>
        </w:rPr>
        <w:t>โมดูล</w:t>
      </w:r>
      <w:r w:rsidRPr="00B60D70">
        <w:rPr>
          <w:rFonts w:ascii="TH SarabunPSK" w:eastAsia="Calibri" w:hAnsi="TH SarabunPSK" w:cs="TH SarabunPSK" w:hint="cs"/>
          <w:bCs/>
          <w:cs/>
        </w:rPr>
        <w:t>บังคับ</w:t>
      </w:r>
      <w:r w:rsidRPr="00B60D70">
        <w:rPr>
          <w:rFonts w:ascii="TH SarabunPSK" w:eastAsia="Times New Roman" w:hAnsi="TH SarabunPSK" w:cs="TH SarabunPSK" w:hint="cs"/>
          <w:b/>
          <w:bCs/>
          <w:cs/>
        </w:rPr>
        <w:t xml:space="preserve">ก่อน </w:t>
      </w:r>
      <w:r w:rsidRPr="00B60D70">
        <w:rPr>
          <w:rFonts w:ascii="TH SarabunPSK" w:eastAsia="Times New Roman" w:hAnsi="TH SarabunPSK" w:cs="TH SarabunPSK" w:hint="cs"/>
          <w:b/>
          <w:bCs/>
        </w:rPr>
        <w:t xml:space="preserve">: </w:t>
      </w:r>
      <w:r w:rsidRPr="00B60D70">
        <w:rPr>
          <w:rFonts w:ascii="TH SarabunPSK" w:eastAsia="Times New Roman" w:hAnsi="TH SarabunPSK" w:cs="TH SarabunPSK" w:hint="cs"/>
          <w:b/>
          <w:bCs/>
          <w:noProof/>
          <w:cs/>
        </w:rPr>
        <w:t>ไม่มี</w:t>
      </w:r>
      <w:r w:rsidRPr="00B60D70">
        <w:rPr>
          <w:rFonts w:ascii="TH SarabunPSK" w:eastAsia="Times New Roman" w:hAnsi="TH SarabunPSK" w:cs="TH SarabunPSK" w:hint="cs"/>
          <w:b/>
          <w:bCs/>
        </w:rPr>
        <w:t xml:space="preserve"> </w:t>
      </w:r>
    </w:p>
    <w:p w14:paraId="4DDEC28A" w14:textId="77777777" w:rsidR="004766C9" w:rsidRPr="00B60D70" w:rsidRDefault="004766C9" w:rsidP="00825587">
      <w:pPr>
        <w:jc w:val="left"/>
        <w:rPr>
          <w:rFonts w:ascii="TH SarabunPSK" w:eastAsia="Calibri" w:hAnsi="TH SarabunPSK" w:cs="TH SarabunPSK"/>
          <w:b/>
          <w:bCs/>
        </w:rPr>
      </w:pPr>
      <w:r w:rsidRPr="00B60D70">
        <w:rPr>
          <w:rFonts w:ascii="TH SarabunPSK" w:eastAsia="Calibri" w:hAnsi="TH SarabunPSK" w:cs="TH SarabunPSK" w:hint="cs"/>
          <w:b/>
          <w:bCs/>
        </w:rPr>
        <w:t xml:space="preserve">Learning Outcome </w:t>
      </w:r>
    </w:p>
    <w:p w14:paraId="459095E4" w14:textId="327E8EA8" w:rsidR="004766C9" w:rsidRPr="00B60D70" w:rsidRDefault="004766C9" w:rsidP="004766C9">
      <w:pPr>
        <w:autoSpaceDE w:val="0"/>
        <w:autoSpaceDN w:val="0"/>
        <w:adjustRightInd w:val="0"/>
        <w:rPr>
          <w:rFonts w:ascii="TH SarabunPSK" w:eastAsia="Calibri" w:hAnsi="TH SarabunPSK" w:cs="TH SarabunPSK"/>
        </w:rPr>
      </w:pPr>
      <w:r w:rsidRPr="00B60D70">
        <w:rPr>
          <w:rFonts w:ascii="TH SarabunPSK" w:eastAsia="Calibri" w:hAnsi="TH SarabunPSK" w:cs="TH SarabunPSK" w:hint="cs"/>
        </w:rPr>
        <w:tab/>
      </w:r>
      <w:r w:rsidRPr="00B60D70">
        <w:rPr>
          <w:rFonts w:ascii="TH SarabunPSK" w:eastAsia="Calibri" w:hAnsi="TH SarabunPSK" w:cs="TH SarabunPSK" w:hint="cs"/>
          <w:noProof/>
          <w:cs/>
        </w:rPr>
        <w:t>นักศึกษาสามารถคำนวณปริมาณสาร พลังงานอิสระของกิบบ์และศักย์ไฟฟ้าที่เกี่ยวข้องในปฏิกิริยาเคมี โดยอาศัยหลักการทางจลนศาสตร์ สมดุลทางเคมี และเคมีไฟฟ้า</w:t>
      </w:r>
    </w:p>
    <w:p w14:paraId="56D321C5" w14:textId="77777777" w:rsidR="004766C9" w:rsidRPr="00B60D70" w:rsidRDefault="004766C9" w:rsidP="004766C9">
      <w:pPr>
        <w:spacing w:before="240"/>
        <w:jc w:val="left"/>
        <w:rPr>
          <w:rFonts w:ascii="TH SarabunPSK" w:eastAsia="Cordia New" w:hAnsi="TH SarabunPSK" w:cs="TH SarabunPSK"/>
          <w:b/>
          <w:bCs/>
        </w:rPr>
      </w:pPr>
      <w:r w:rsidRPr="00B60D70">
        <w:rPr>
          <w:rFonts w:ascii="TH SarabunPSK" w:eastAsia="Cordia New" w:hAnsi="TH SarabunPSK" w:cs="TH SarabunPSK" w:hint="cs"/>
          <w:b/>
          <w:bCs/>
          <w:cs/>
        </w:rPr>
        <w:t>เกณฑ์</w:t>
      </w:r>
      <w:r w:rsidRPr="00B60D70">
        <w:rPr>
          <w:rFonts w:ascii="TH SarabunPSK" w:eastAsia="Calibri" w:hAnsi="TH SarabunPSK" w:cs="TH SarabunPSK" w:hint="cs"/>
          <w:bCs/>
          <w:cs/>
        </w:rPr>
        <w:t>การ</w:t>
      </w:r>
      <w:r w:rsidRPr="00B60D70">
        <w:rPr>
          <w:rFonts w:ascii="TH SarabunPSK" w:eastAsia="Cordia New" w:hAnsi="TH SarabunPSK" w:cs="TH SarabunPSK" w:hint="cs"/>
          <w:b/>
          <w:bCs/>
          <w:cs/>
        </w:rPr>
        <w:t>ประเมินผลลัพธ์การเรียนรู้ (</w:t>
      </w:r>
      <w:r w:rsidRPr="00B60D70">
        <w:rPr>
          <w:rFonts w:ascii="TH SarabunPSK" w:eastAsia="Cordia New" w:hAnsi="TH SarabunPSK" w:cs="TH SarabunPSK" w:hint="cs"/>
          <w:b/>
          <w:bCs/>
        </w:rPr>
        <w:t>Rubric)</w:t>
      </w:r>
    </w:p>
    <w:tbl>
      <w:tblPr>
        <w:tblStyle w:val="12"/>
        <w:tblW w:w="9351" w:type="dxa"/>
        <w:tblLook w:val="04A0" w:firstRow="1" w:lastRow="0" w:firstColumn="1" w:lastColumn="0" w:noHBand="0" w:noVBand="1"/>
      </w:tblPr>
      <w:tblGrid>
        <w:gridCol w:w="1129"/>
        <w:gridCol w:w="8222"/>
      </w:tblGrid>
      <w:tr w:rsidR="00B60D70" w:rsidRPr="00B60D70" w14:paraId="622B4578" w14:textId="77777777" w:rsidTr="00D420AC">
        <w:trPr>
          <w:trHeight w:val="510"/>
        </w:trPr>
        <w:tc>
          <w:tcPr>
            <w:tcW w:w="1129" w:type="dxa"/>
            <w:shd w:val="clear" w:color="auto" w:fill="D0CECE"/>
            <w:vAlign w:val="center"/>
          </w:tcPr>
          <w:p w14:paraId="7CC36984" w14:textId="77777777" w:rsidR="004766C9" w:rsidRPr="00B60D70" w:rsidRDefault="004766C9"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Rubric</w:t>
            </w:r>
          </w:p>
        </w:tc>
        <w:tc>
          <w:tcPr>
            <w:tcW w:w="8222" w:type="dxa"/>
            <w:shd w:val="clear" w:color="auto" w:fill="D0CECE"/>
            <w:vAlign w:val="center"/>
          </w:tcPr>
          <w:p w14:paraId="6FB3DCD2" w14:textId="77777777" w:rsidR="004766C9" w:rsidRPr="00B60D70" w:rsidRDefault="004766C9"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cs/>
              </w:rPr>
              <w:t>คำอธิบายลำดับขั้นในการประเมินผลการเรียน</w:t>
            </w:r>
          </w:p>
        </w:tc>
      </w:tr>
      <w:tr w:rsidR="00B60D70" w:rsidRPr="00B60D70" w14:paraId="7C3F5801" w14:textId="77777777" w:rsidTr="00D420AC">
        <w:trPr>
          <w:trHeight w:val="510"/>
        </w:trPr>
        <w:tc>
          <w:tcPr>
            <w:tcW w:w="1129" w:type="dxa"/>
            <w:vAlign w:val="center"/>
          </w:tcPr>
          <w:p w14:paraId="3114FD10" w14:textId="77777777" w:rsidR="004766C9" w:rsidRPr="00B60D70" w:rsidRDefault="004766C9"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1</w:t>
            </w:r>
          </w:p>
        </w:tc>
        <w:tc>
          <w:tcPr>
            <w:tcW w:w="8222" w:type="dxa"/>
            <w:vAlign w:val="center"/>
          </w:tcPr>
          <w:p w14:paraId="0D3D1AF1" w14:textId="77777777"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ไม่ระบุ</w:t>
            </w:r>
          </w:p>
        </w:tc>
      </w:tr>
      <w:tr w:rsidR="00B60D70" w:rsidRPr="00B60D70" w14:paraId="5E097B40" w14:textId="77777777" w:rsidTr="00D420AC">
        <w:trPr>
          <w:trHeight w:val="510"/>
        </w:trPr>
        <w:tc>
          <w:tcPr>
            <w:tcW w:w="1129" w:type="dxa"/>
            <w:vAlign w:val="center"/>
          </w:tcPr>
          <w:p w14:paraId="25201101" w14:textId="77777777" w:rsidR="004766C9" w:rsidRPr="00B60D70" w:rsidRDefault="004766C9"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2</w:t>
            </w:r>
          </w:p>
        </w:tc>
        <w:tc>
          <w:tcPr>
            <w:tcW w:w="8222" w:type="dxa"/>
            <w:vAlign w:val="center"/>
          </w:tcPr>
          <w:p w14:paraId="5A3929E7" w14:textId="77777777"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นักศึกษาอธิบายการเปลี่ยนแปลงทางเคมีในบริบทที่ไม่ซับซ้อนได้ เช่น หาอัตราการเกิดปฏิกิริยา หาปริมาณสารในสมดุลที่ไม่ซับซ้อน บอกการเปลี่ยนแปลงทางเคมีและศักย์ไฟฟ้าในเซลล์ไฟฟ้ามาตรฐานได้</w:t>
            </w:r>
          </w:p>
        </w:tc>
      </w:tr>
      <w:tr w:rsidR="00B60D70" w:rsidRPr="00B60D70" w14:paraId="470D1DEA" w14:textId="77777777" w:rsidTr="00D420AC">
        <w:trPr>
          <w:trHeight w:val="510"/>
        </w:trPr>
        <w:tc>
          <w:tcPr>
            <w:tcW w:w="1129" w:type="dxa"/>
            <w:shd w:val="clear" w:color="auto" w:fill="auto"/>
            <w:vAlign w:val="center"/>
          </w:tcPr>
          <w:p w14:paraId="2CCA3B84" w14:textId="77777777" w:rsidR="004766C9" w:rsidRPr="00B60D70" w:rsidRDefault="004766C9"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3</w:t>
            </w:r>
          </w:p>
        </w:tc>
        <w:tc>
          <w:tcPr>
            <w:tcW w:w="8222" w:type="dxa"/>
            <w:shd w:val="clear" w:color="auto" w:fill="auto"/>
            <w:vAlign w:val="center"/>
          </w:tcPr>
          <w:p w14:paraId="6559F4B1" w14:textId="0A34D799"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นักศึกษาคำนวณปริมาณสาร พลังงานอิสระของกิบบ์และศักย์ไฟฟ้าที่เกี่ยวข้องในปฏิกิริยาเคมีในบริบทที่ไม่ซับซ้อนได้ เช่น หาปริมาณสารในปฏิกิริยาเคมีที่เวลาต่าง</w:t>
            </w:r>
            <w:r w:rsidR="00D420AC" w:rsidRPr="00B60D70">
              <w:rPr>
                <w:rFonts w:ascii="TH SarabunPSK" w:eastAsia="Calibri" w:hAnsi="TH SarabunPSK" w:cs="TH SarabunPSK" w:hint="cs"/>
                <w:noProof/>
                <w:sz w:val="30"/>
                <w:szCs w:val="30"/>
                <w:cs/>
              </w:rPr>
              <w:t xml:space="preserve"> ๆ</w:t>
            </w:r>
            <w:r w:rsidRPr="00B60D70">
              <w:rPr>
                <w:rFonts w:ascii="TH SarabunPSK" w:eastAsia="Calibri" w:hAnsi="TH SarabunPSK" w:cs="TH SarabunPSK" w:hint="cs"/>
                <w:noProof/>
                <w:sz w:val="30"/>
                <w:szCs w:val="30"/>
                <w:cs/>
              </w:rPr>
              <w:t xml:space="preserve"> หรือในสภาวะสมดุลขั้นตอนเดียว หรือในเซลล์ไฟฟ้าเคมี ทราบปัจจัยที่มีผลต่อการเปลี่ยนแปลง และคำนวณศักย์ไฟฟ้าและพลังงานที่เกี่ยวข้องของเซลล์ไฟฟ้าได้</w:t>
            </w:r>
          </w:p>
        </w:tc>
      </w:tr>
      <w:tr w:rsidR="00B60D70" w:rsidRPr="00B60D70" w14:paraId="6CE2360D" w14:textId="77777777" w:rsidTr="00D420AC">
        <w:trPr>
          <w:trHeight w:val="510"/>
        </w:trPr>
        <w:tc>
          <w:tcPr>
            <w:tcW w:w="1129" w:type="dxa"/>
            <w:vAlign w:val="center"/>
          </w:tcPr>
          <w:p w14:paraId="5D417E43" w14:textId="77777777" w:rsidR="004766C9" w:rsidRPr="00B60D70" w:rsidRDefault="004766C9"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4</w:t>
            </w:r>
          </w:p>
        </w:tc>
        <w:tc>
          <w:tcPr>
            <w:tcW w:w="8222" w:type="dxa"/>
            <w:vAlign w:val="center"/>
          </w:tcPr>
          <w:p w14:paraId="3495AB87" w14:textId="32FB67A5"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นักศึกษาสามารถประยุกต์ใช้ความรู้ทางจลนศาสตร์ สมดุลเคมี และ ไฟฟ้าเคมีในการแก้โจทย์ปัญหา ทำนายการเปลี่ยนแปลงสารในปฏิกิริยาเคมี สมดุลหลายขั้นตอน เซลล์ไฟฟ้าเคมีที่สภาวะต่าง</w:t>
            </w:r>
            <w:r w:rsidR="00D420AC" w:rsidRPr="00B60D70">
              <w:rPr>
                <w:rFonts w:ascii="TH SarabunPSK" w:eastAsia="Calibri" w:hAnsi="TH SarabunPSK" w:cs="TH SarabunPSK" w:hint="cs"/>
                <w:noProof/>
                <w:sz w:val="30"/>
                <w:szCs w:val="30"/>
                <w:cs/>
              </w:rPr>
              <w:t xml:space="preserve"> ๆ</w:t>
            </w:r>
            <w:r w:rsidRPr="00B60D70">
              <w:rPr>
                <w:rFonts w:ascii="TH SarabunPSK" w:eastAsia="Calibri" w:hAnsi="TH SarabunPSK" w:cs="TH SarabunPSK" w:hint="cs"/>
                <w:noProof/>
                <w:sz w:val="30"/>
                <w:szCs w:val="30"/>
                <w:cs/>
              </w:rPr>
              <w:t xml:space="preserve"> ทราบปัจจัยที่มีผลต่อการเปลี่ยนแปลง และคำนวณศักย์ไฟฟ้าและพลังงานที่เกี่ยวข้องของเซลล์ไฟฟ้าได้</w:t>
            </w:r>
          </w:p>
        </w:tc>
      </w:tr>
      <w:tr w:rsidR="00B60D70" w:rsidRPr="00B60D70" w14:paraId="6A0EC4C3" w14:textId="77777777" w:rsidTr="00D420AC">
        <w:trPr>
          <w:trHeight w:val="510"/>
        </w:trPr>
        <w:tc>
          <w:tcPr>
            <w:tcW w:w="1129" w:type="dxa"/>
            <w:vAlign w:val="center"/>
          </w:tcPr>
          <w:p w14:paraId="3D409306" w14:textId="77777777" w:rsidR="004766C9" w:rsidRPr="00B60D70" w:rsidRDefault="004766C9"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5</w:t>
            </w:r>
          </w:p>
        </w:tc>
        <w:tc>
          <w:tcPr>
            <w:tcW w:w="8222" w:type="dxa"/>
            <w:vAlign w:val="center"/>
          </w:tcPr>
          <w:p w14:paraId="71552238" w14:textId="77777777"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นักศึกษาสามารถบูรณาการความรู้ทางจลนศาสตร์ สมดุลเคมี ไฟฟ้าเคมีและศาสตร์อื่นที่เกี่ยวข้องเพื่อแก้โจทย์ปัญหา ทำนายการเปลี่ยนแปลงทางเคมีทั้งในบริบทที่ซับซ้อนและไม่ซับซ้อนได้ถูกต้อง</w:t>
            </w:r>
          </w:p>
        </w:tc>
      </w:tr>
    </w:tbl>
    <w:p w14:paraId="539F67F2" w14:textId="77777777" w:rsidR="004766C9" w:rsidRPr="00B60D70" w:rsidRDefault="004766C9" w:rsidP="004766C9">
      <w:pPr>
        <w:rPr>
          <w:rFonts w:ascii="TH SarabunPSK" w:eastAsia="Calibri" w:hAnsi="TH SarabunPSK" w:cs="TH SarabunPSK"/>
          <w:b/>
          <w:bCs/>
          <w:cs/>
        </w:rPr>
        <w:sectPr w:rsidR="004766C9" w:rsidRPr="00B60D70" w:rsidSect="0087260D">
          <w:pgSz w:w="11906" w:h="16838"/>
          <w:pgMar w:top="1135" w:right="1440" w:bottom="1134" w:left="1440" w:header="708" w:footer="708" w:gutter="0"/>
          <w:cols w:space="708"/>
          <w:docGrid w:linePitch="360"/>
        </w:sectPr>
      </w:pPr>
    </w:p>
    <w:p w14:paraId="62512E55" w14:textId="27FA397B" w:rsidR="009E6917" w:rsidRPr="00B60D70" w:rsidRDefault="00F551BD" w:rsidP="00436D68">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563" w:name="_Toc179246079"/>
      <w:bookmarkStart w:id="564" w:name="_Toc179656449"/>
      <w:bookmarkStart w:id="565" w:name="_Toc180609529"/>
      <w:bookmarkStart w:id="566" w:name="_Toc191634145"/>
      <w:r w:rsidRPr="00B60D70">
        <w:rPr>
          <w:rFonts w:ascii="TH SarabunPSK" w:hAnsi="TH SarabunPSK" w:cs="TH SarabunPSK" w:hint="cs"/>
        </w:rPr>
        <w:lastRenderedPageBreak/>
        <w:t xml:space="preserve">CHM </w:t>
      </w:r>
      <w:r w:rsidR="00D756E0" w:rsidRPr="00B60D70">
        <w:rPr>
          <w:rFonts w:ascii="TH SarabunPSK" w:hAnsi="TH SarabunPSK" w:cs="TH SarabunPSK" w:hint="cs"/>
        </w:rPr>
        <w:t>160</w:t>
      </w:r>
      <w:r w:rsidR="00D756E0" w:rsidRPr="00B60D70">
        <w:rPr>
          <w:rFonts w:ascii="TH SarabunPSK" w:hAnsi="TH SarabunPSK" w:cs="TH SarabunPSK" w:hint="cs"/>
          <w:cs/>
        </w:rPr>
        <w:t xml:space="preserve"> </w:t>
      </w:r>
      <w:r w:rsidR="00436D68" w:rsidRPr="00B60D70">
        <w:rPr>
          <w:rFonts w:ascii="TH SarabunPSK" w:hAnsi="TH SarabunPSK" w:cs="TH SarabunPSK" w:hint="cs"/>
          <w:cs/>
        </w:rPr>
        <w:tab/>
      </w:r>
      <w:r w:rsidR="00D756E0" w:rsidRPr="00B60D70">
        <w:rPr>
          <w:rFonts w:ascii="TH SarabunPSK" w:hAnsi="TH SarabunPSK" w:cs="TH SarabunPSK" w:hint="cs"/>
          <w:cs/>
        </w:rPr>
        <w:t>ปฏิบัติการเคมี</w:t>
      </w:r>
      <w:r w:rsidR="00BD7F9D" w:rsidRPr="00B60D70">
        <w:rPr>
          <w:rFonts w:ascii="TH SarabunPSK" w:hAnsi="TH SarabunPSK" w:cs="TH SarabunPSK" w:hint="cs"/>
          <w:cs/>
        </w:rPr>
        <w:t xml:space="preserve">   </w:t>
      </w:r>
      <w:r w:rsidR="00D756E0" w:rsidRPr="00B60D70">
        <w:rPr>
          <w:rFonts w:ascii="TH SarabunPSK" w:hAnsi="TH SarabunPSK" w:cs="TH SarabunPSK" w:hint="cs"/>
          <w:cs/>
        </w:rPr>
        <w:tab/>
      </w:r>
      <w:r w:rsidR="00D756E0" w:rsidRPr="00B60D70">
        <w:rPr>
          <w:rFonts w:ascii="TH SarabunPSK" w:hAnsi="TH SarabunPSK" w:cs="TH SarabunPSK" w:hint="cs"/>
        </w:rPr>
        <w:t>1 (0-3-2)</w:t>
      </w:r>
      <w:bookmarkEnd w:id="563"/>
      <w:bookmarkEnd w:id="564"/>
      <w:bookmarkEnd w:id="565"/>
      <w:bookmarkEnd w:id="566"/>
      <w:r w:rsidR="00BD7F9D" w:rsidRPr="00B60D70">
        <w:rPr>
          <w:rFonts w:ascii="TH SarabunPSK" w:hAnsi="TH SarabunPSK" w:cs="TH SarabunPSK" w:hint="cs"/>
        </w:rPr>
        <w:t xml:space="preserve"> </w:t>
      </w:r>
    </w:p>
    <w:p w14:paraId="5F6B4B84" w14:textId="21BAF8E4" w:rsidR="009E6917" w:rsidRPr="00B60D70" w:rsidRDefault="00D756E0" w:rsidP="00436D68">
      <w:pPr>
        <w:shd w:val="clear" w:color="auto" w:fill="D9D9D9" w:themeFill="background1" w:themeFillShade="D9"/>
        <w:tabs>
          <w:tab w:val="left" w:pos="993"/>
        </w:tabs>
        <w:rPr>
          <w:rFonts w:ascii="TH SarabunPSK" w:hAnsi="TH SarabunPSK" w:cs="TH SarabunPSK"/>
          <w:b/>
          <w:bCs/>
        </w:rPr>
      </w:pPr>
      <w:r w:rsidRPr="00B60D70">
        <w:rPr>
          <w:rFonts w:ascii="TH SarabunPSK" w:hAnsi="TH SarabunPSK" w:cs="TH SarabunPSK" w:hint="cs"/>
          <w:b/>
          <w:bCs/>
          <w:cs/>
        </w:rPr>
        <w:tab/>
      </w:r>
      <w:r w:rsidRPr="00B60D70">
        <w:rPr>
          <w:rFonts w:ascii="TH SarabunPSK" w:hAnsi="TH SarabunPSK" w:cs="TH SarabunPSK" w:hint="cs"/>
          <w:b/>
          <w:bCs/>
        </w:rPr>
        <w:t>(Chemistry Laboratory)</w:t>
      </w:r>
    </w:p>
    <w:p w14:paraId="323D0296" w14:textId="7F81F195" w:rsidR="009E6917" w:rsidRPr="00B60D70" w:rsidRDefault="00D756E0" w:rsidP="00592146">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F551BD" w:rsidRPr="00B60D70">
        <w:rPr>
          <w:rFonts w:ascii="TH SarabunPSK" w:hAnsi="TH SarabunPSK" w:cs="TH SarabunPSK" w:hint="cs"/>
        </w:rPr>
        <w:t xml:space="preserve">CHM </w:t>
      </w:r>
      <w:r w:rsidRPr="00B60D70">
        <w:rPr>
          <w:rFonts w:ascii="TH SarabunPSK" w:hAnsi="TH SarabunPSK" w:cs="TH SarabunPSK" w:hint="cs"/>
          <w:cs/>
        </w:rPr>
        <w:t xml:space="preserve">103 </w:t>
      </w:r>
      <w:r w:rsidRPr="00B60D70">
        <w:rPr>
          <w:rFonts w:ascii="TH SarabunPSK" w:hAnsi="TH SarabunPSK" w:cs="TH SarabunPSK" w:hint="cs"/>
          <w:cs/>
          <w:lang w:val="th-TH"/>
        </w:rPr>
        <w:t xml:space="preserve">หรือเรียนพร้อมกับวิชา </w:t>
      </w:r>
      <w:r w:rsidR="00F551BD" w:rsidRPr="00B60D70">
        <w:rPr>
          <w:rFonts w:ascii="TH SarabunPSK" w:hAnsi="TH SarabunPSK" w:cs="TH SarabunPSK" w:hint="cs"/>
        </w:rPr>
        <w:t xml:space="preserve">CHM </w:t>
      </w:r>
      <w:r w:rsidRPr="00B60D70">
        <w:rPr>
          <w:rFonts w:ascii="TH SarabunPSK" w:hAnsi="TH SarabunPSK" w:cs="TH SarabunPSK" w:hint="cs"/>
          <w:cs/>
        </w:rPr>
        <w:t>103</w:t>
      </w:r>
    </w:p>
    <w:p w14:paraId="69990317" w14:textId="6BD44B8B" w:rsidR="009E6917" w:rsidRPr="00B60D70" w:rsidRDefault="00D756E0" w:rsidP="00436D68">
      <w:pPr>
        <w:ind w:firstLine="720"/>
        <w:rPr>
          <w:rFonts w:ascii="TH SarabunPSK" w:hAnsi="TH SarabunPSK" w:cs="TH SarabunPSK"/>
        </w:rPr>
      </w:pPr>
      <w:r w:rsidRPr="00B60D70">
        <w:rPr>
          <w:rFonts w:ascii="TH SarabunPSK" w:hAnsi="TH SarabunPSK" w:cs="TH SarabunPSK" w:hint="cs"/>
          <w:cs/>
          <w:lang w:val="th-TH"/>
        </w:rPr>
        <w:t>เทคนิคพื้นฐานที่ใช้สำหรับปฏิบัติการเคมีที่เกี่ยวข้องกับทฤษฎีต่าง</w:t>
      </w:r>
      <w:r w:rsidR="00D420AC" w:rsidRPr="00B60D70">
        <w:rPr>
          <w:rFonts w:ascii="TH SarabunPSK" w:hAnsi="TH SarabunPSK" w:cs="TH SarabunPSK" w:hint="cs"/>
          <w:cs/>
          <w:lang w:val="th-TH"/>
        </w:rPr>
        <w:t xml:space="preserve"> ๆ</w:t>
      </w:r>
      <w:r w:rsidR="00825587" w:rsidRPr="00B60D70">
        <w:rPr>
          <w:rFonts w:ascii="TH SarabunPSK" w:hAnsi="TH SarabunPSK" w:cs="TH SarabunPSK" w:hint="cs"/>
          <w:cs/>
          <w:lang w:val="th-TH"/>
        </w:rPr>
        <w:t xml:space="preserve"> </w:t>
      </w:r>
      <w:r w:rsidRPr="00B60D70">
        <w:rPr>
          <w:rFonts w:ascii="TH SarabunPSK" w:hAnsi="TH SarabunPSK" w:cs="TH SarabunPSK" w:hint="cs"/>
          <w:cs/>
          <w:lang w:val="th-TH"/>
        </w:rPr>
        <w:t xml:space="preserve">ที่ต้องเรียนในวิชา </w:t>
      </w:r>
      <w:r w:rsidR="00F551BD" w:rsidRPr="00B60D70">
        <w:rPr>
          <w:rFonts w:ascii="TH SarabunPSK" w:hAnsi="TH SarabunPSK" w:cs="TH SarabunPSK" w:hint="cs"/>
        </w:rPr>
        <w:t>CHM</w:t>
      </w:r>
      <w:r w:rsidR="00BD7F9D" w:rsidRPr="00B60D70">
        <w:rPr>
          <w:rFonts w:ascii="TH SarabunPSK" w:hAnsi="TH SarabunPSK" w:cs="TH SarabunPSK" w:hint="cs"/>
        </w:rPr>
        <w:t xml:space="preserve"> </w:t>
      </w:r>
      <w:r w:rsidRPr="00B60D70">
        <w:rPr>
          <w:rFonts w:ascii="TH SarabunPSK" w:hAnsi="TH SarabunPSK" w:cs="TH SarabunPSK" w:hint="cs"/>
          <w:cs/>
        </w:rPr>
        <w:t xml:space="preserve">103 </w:t>
      </w:r>
    </w:p>
    <w:p w14:paraId="2E1877F3" w14:textId="4C7BA74F" w:rsidR="009E6917" w:rsidRPr="00B60D70" w:rsidRDefault="00D756E0" w:rsidP="00436D68">
      <w:pPr>
        <w:ind w:firstLine="720"/>
        <w:rPr>
          <w:rFonts w:ascii="TH SarabunPSK" w:hAnsi="TH SarabunPSK" w:cs="TH SarabunPSK"/>
        </w:rPr>
      </w:pPr>
      <w:r w:rsidRPr="00B60D70">
        <w:rPr>
          <w:rFonts w:ascii="TH SarabunPSK" w:hAnsi="TH SarabunPSK" w:cs="TH SarabunPSK" w:hint="cs"/>
        </w:rPr>
        <w:t xml:space="preserve">Practice on basic laboratory techniques in topics concurrent with </w:t>
      </w:r>
      <w:r w:rsidR="00F551BD" w:rsidRPr="00B60D70">
        <w:rPr>
          <w:rFonts w:ascii="TH SarabunPSK" w:hAnsi="TH SarabunPSK" w:cs="TH SarabunPSK" w:hint="cs"/>
        </w:rPr>
        <w:t>CHM</w:t>
      </w:r>
      <w:r w:rsidR="00BD7F9D" w:rsidRPr="00B60D70">
        <w:rPr>
          <w:rFonts w:ascii="TH SarabunPSK" w:hAnsi="TH SarabunPSK" w:cs="TH SarabunPSK" w:hint="cs"/>
        </w:rPr>
        <w:t xml:space="preserve"> </w:t>
      </w:r>
      <w:r w:rsidRPr="00B60D70">
        <w:rPr>
          <w:rFonts w:ascii="TH SarabunPSK" w:hAnsi="TH SarabunPSK" w:cs="TH SarabunPSK" w:hint="cs"/>
          <w:cs/>
        </w:rPr>
        <w:t>103.</w:t>
      </w:r>
    </w:p>
    <w:p w14:paraId="7BBE8302" w14:textId="0550E0CE"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56B4ECD8" w14:textId="77777777" w:rsidR="009E6917" w:rsidRPr="00B60D70" w:rsidRDefault="00D756E0" w:rsidP="00FF7D50">
      <w:pPr>
        <w:pStyle w:val="af9"/>
        <w:numPr>
          <w:ilvl w:val="0"/>
          <w:numId w:val="27"/>
        </w:numPr>
        <w:ind w:left="851" w:hanging="284"/>
        <w:rPr>
          <w:rFonts w:ascii="TH SarabunPSK" w:hAnsi="TH SarabunPSK" w:cs="TH SarabunPSK"/>
          <w:lang w:val="th-TH"/>
        </w:rPr>
      </w:pPr>
      <w:r w:rsidRPr="00B60D70">
        <w:rPr>
          <w:rFonts w:ascii="TH SarabunPSK" w:hAnsi="TH SarabunPSK" w:cs="TH SarabunPSK" w:hint="cs"/>
          <w:cs/>
          <w:lang w:val="th-TH"/>
        </w:rPr>
        <w:t xml:space="preserve">ใช้สารเคมีพื้นฐานในการทำปฏิบัติการเคมีได้อย่างปลอดภัย ตระหนักถึงอันตรายของสารเคมีต่อตนเอง ผู้อื่นหรือสิ่งแวดล้อม </w:t>
      </w:r>
    </w:p>
    <w:p w14:paraId="75EF03E4" w14:textId="77777777" w:rsidR="009E6917" w:rsidRPr="00B60D70" w:rsidRDefault="00D756E0" w:rsidP="00FF7D50">
      <w:pPr>
        <w:pStyle w:val="af9"/>
        <w:numPr>
          <w:ilvl w:val="0"/>
          <w:numId w:val="27"/>
        </w:numPr>
        <w:ind w:left="851" w:hanging="284"/>
        <w:rPr>
          <w:rFonts w:ascii="TH SarabunPSK" w:hAnsi="TH SarabunPSK" w:cs="TH SarabunPSK"/>
          <w:lang w:val="th-TH"/>
        </w:rPr>
      </w:pPr>
      <w:r w:rsidRPr="00B60D70">
        <w:rPr>
          <w:rFonts w:ascii="TH SarabunPSK" w:hAnsi="TH SarabunPSK" w:cs="TH SarabunPSK" w:hint="cs"/>
          <w:cs/>
          <w:lang w:val="th-TH"/>
        </w:rPr>
        <w:t xml:space="preserve">เขียนแผนการทดลอง ทดลอง เก็บข้อมูล วิเคราะห์ และสรุปผลการทดลอง </w:t>
      </w:r>
    </w:p>
    <w:p w14:paraId="6D753178" w14:textId="77777777" w:rsidR="009E6917" w:rsidRPr="00B60D70" w:rsidRDefault="00D756E0" w:rsidP="00FF7D50">
      <w:pPr>
        <w:pStyle w:val="af9"/>
        <w:numPr>
          <w:ilvl w:val="0"/>
          <w:numId w:val="27"/>
        </w:numPr>
        <w:ind w:left="851" w:hanging="284"/>
        <w:rPr>
          <w:rFonts w:ascii="TH SarabunPSK" w:hAnsi="TH SarabunPSK" w:cs="TH SarabunPSK"/>
          <w:lang w:val="th-TH"/>
        </w:rPr>
      </w:pPr>
      <w:r w:rsidRPr="00B60D70">
        <w:rPr>
          <w:rFonts w:ascii="TH SarabunPSK" w:hAnsi="TH SarabunPSK" w:cs="TH SarabunPSK" w:hint="cs"/>
          <w:cs/>
          <w:lang w:val="th-TH"/>
        </w:rPr>
        <w:t xml:space="preserve">ใช้อุปกรณ์ปฏิบัติการเคมีพื้นฐาน และเทคนิคปฏิบัติการเคมีเบื้องต้นได้อย่างถูกต้อง </w:t>
      </w:r>
    </w:p>
    <w:p w14:paraId="43F7BB4F" w14:textId="77777777" w:rsidR="009E6917" w:rsidRPr="00B60D70" w:rsidRDefault="00D756E0" w:rsidP="00FF7D50">
      <w:pPr>
        <w:pStyle w:val="af9"/>
        <w:numPr>
          <w:ilvl w:val="0"/>
          <w:numId w:val="27"/>
        </w:numPr>
        <w:ind w:left="851" w:hanging="284"/>
        <w:rPr>
          <w:rFonts w:ascii="TH SarabunPSK" w:hAnsi="TH SarabunPSK" w:cs="TH SarabunPSK"/>
        </w:rPr>
      </w:pPr>
      <w:r w:rsidRPr="00B60D70">
        <w:rPr>
          <w:rFonts w:ascii="TH SarabunPSK" w:hAnsi="TH SarabunPSK" w:cs="TH SarabunPSK" w:hint="cs"/>
          <w:cs/>
          <w:lang w:val="th-TH"/>
        </w:rPr>
        <w:t>อธิบายวิเคราะห์ผลการทดลองด้วยหลักการทางเคมีพื้นฐานได้อย่างถูกต้อง</w:t>
      </w:r>
    </w:p>
    <w:p w14:paraId="492367BC" w14:textId="77777777" w:rsidR="004766C9" w:rsidRPr="00B60D70" w:rsidRDefault="004766C9" w:rsidP="004766C9">
      <w:pPr>
        <w:rPr>
          <w:rFonts w:ascii="TH SarabunPSK" w:hAnsi="TH SarabunPSK" w:cs="TH SarabunPSK"/>
        </w:rPr>
      </w:pPr>
    </w:p>
    <w:p w14:paraId="1BAF769C" w14:textId="4219E15C" w:rsidR="004766C9" w:rsidRPr="00B60D70" w:rsidRDefault="004766C9" w:rsidP="004766C9">
      <w:pPr>
        <w:pStyle w:val="3"/>
        <w:numPr>
          <w:ilvl w:val="0"/>
          <w:numId w:val="0"/>
        </w:numPr>
        <w:shd w:val="clear" w:color="auto" w:fill="D9D9D9" w:themeFill="background1" w:themeFillShade="D9"/>
        <w:tabs>
          <w:tab w:val="left" w:pos="993"/>
          <w:tab w:val="left" w:pos="7088"/>
        </w:tabs>
        <w:ind w:left="993" w:hanging="993"/>
        <w:rPr>
          <w:rFonts w:ascii="TH SarabunPSK" w:eastAsia="Calibri" w:hAnsi="TH SarabunPSK" w:cs="TH SarabunPSK"/>
          <w:b w:val="0"/>
          <w:bCs w:val="0"/>
        </w:rPr>
      </w:pPr>
      <w:bookmarkStart w:id="567" w:name="_Toc179656450"/>
      <w:bookmarkStart w:id="568" w:name="_Toc180609530"/>
      <w:bookmarkStart w:id="569" w:name="_Toc191634146"/>
      <w:r w:rsidRPr="00B60D70">
        <w:rPr>
          <w:rFonts w:ascii="TH SarabunPSK" w:eastAsia="Calibri" w:hAnsi="TH SarabunPSK" w:cs="TH SarabunPSK" w:hint="cs"/>
          <w:cs/>
        </w:rPr>
        <w:t xml:space="preserve">รหัสโมดูล </w:t>
      </w:r>
      <w:r w:rsidRPr="00B60D70">
        <w:rPr>
          <w:rFonts w:ascii="TH SarabunPSK" w:eastAsia="Calibri" w:hAnsi="TH SarabunPSK" w:cs="TH SarabunPSK" w:hint="cs"/>
        </w:rPr>
        <w:t>:</w:t>
      </w:r>
      <w:r w:rsidR="00BD7F9D" w:rsidRPr="00B60D70">
        <w:rPr>
          <w:rFonts w:ascii="TH SarabunPSK" w:eastAsia="Calibri" w:hAnsi="TH SarabunPSK" w:cs="TH SarabunPSK" w:hint="cs"/>
          <w:cs/>
        </w:rPr>
        <w:t xml:space="preserve"> </w:t>
      </w:r>
      <w:r w:rsidRPr="00B60D70">
        <w:rPr>
          <w:rFonts w:ascii="TH SarabunPSK" w:eastAsia="Calibri" w:hAnsi="TH SarabunPSK" w:cs="TH SarabunPSK" w:hint="cs"/>
        </w:rPr>
        <w:t xml:space="preserve"> </w:t>
      </w:r>
      <w:bookmarkStart w:id="570" w:name="PHY10101"/>
      <w:r w:rsidR="00F551BD" w:rsidRPr="00B60D70">
        <w:rPr>
          <w:rFonts w:ascii="TH SarabunPSK" w:eastAsia="Calibri" w:hAnsi="TH SarabunPSK" w:cs="TH SarabunPSK" w:hint="cs"/>
          <w:noProof/>
        </w:rPr>
        <w:t xml:space="preserve">PHY </w:t>
      </w:r>
      <w:bookmarkEnd w:id="570"/>
      <w:r w:rsidRPr="00B60D70">
        <w:rPr>
          <w:rFonts w:ascii="TH SarabunPSK" w:eastAsia="Calibri" w:hAnsi="TH SarabunPSK" w:cs="TH SarabunPSK" w:hint="cs"/>
          <w:noProof/>
          <w:cs/>
        </w:rPr>
        <w:t>10</w:t>
      </w:r>
      <w:r w:rsidR="006D4ACE" w:rsidRPr="00B60D70">
        <w:rPr>
          <w:rFonts w:ascii="TH SarabunPSK" w:eastAsia="Calibri" w:hAnsi="TH SarabunPSK" w:cs="TH SarabunPSK" w:hint="cs"/>
          <w:noProof/>
          <w:cs/>
        </w:rPr>
        <w:t>3</w:t>
      </w:r>
      <w:r w:rsidRPr="00B60D70">
        <w:rPr>
          <w:rFonts w:ascii="TH SarabunPSK" w:eastAsia="Calibri" w:hAnsi="TH SarabunPSK" w:cs="TH SarabunPSK" w:hint="cs"/>
          <w:noProof/>
          <w:cs/>
        </w:rPr>
        <w:t>01</w:t>
      </w:r>
      <w:r w:rsidRPr="00B60D70">
        <w:rPr>
          <w:rFonts w:ascii="TH SarabunPSK" w:eastAsia="Calibri" w:hAnsi="TH SarabunPSK" w:cs="TH SarabunPSK" w:hint="cs"/>
        </w:rPr>
        <w:tab/>
      </w:r>
      <w:r w:rsidRPr="00B60D70">
        <w:rPr>
          <w:rFonts w:ascii="TH SarabunPSK" w:eastAsia="Calibri" w:hAnsi="TH SarabunPSK" w:cs="TH SarabunPSK" w:hint="cs"/>
          <w:cs/>
        </w:rPr>
        <w:t xml:space="preserve">จำนวน </w:t>
      </w:r>
      <w:r w:rsidRPr="00B60D70">
        <w:rPr>
          <w:rFonts w:ascii="TH SarabunPSK" w:eastAsia="Calibri" w:hAnsi="TH SarabunPSK" w:cs="TH SarabunPSK" w:hint="cs"/>
          <w:noProof/>
        </w:rPr>
        <w:t>1</w:t>
      </w:r>
      <w:r w:rsidRPr="00B60D70">
        <w:rPr>
          <w:rFonts w:ascii="TH SarabunPSK" w:eastAsia="Calibri" w:hAnsi="TH SarabunPSK" w:cs="TH SarabunPSK" w:hint="cs"/>
          <w:cs/>
        </w:rPr>
        <w:t xml:space="preserve"> หน่วยกิต</w:t>
      </w:r>
      <w:bookmarkEnd w:id="567"/>
      <w:bookmarkEnd w:id="568"/>
      <w:bookmarkEnd w:id="569"/>
    </w:p>
    <w:p w14:paraId="356609E7" w14:textId="77777777" w:rsidR="004766C9" w:rsidRPr="00B60D70" w:rsidRDefault="004766C9" w:rsidP="00825587">
      <w:pPr>
        <w:rPr>
          <w:rFonts w:ascii="TH SarabunPSK" w:eastAsia="Cordia New" w:hAnsi="TH SarabunPSK" w:cs="TH SarabunPSK"/>
          <w:cs/>
        </w:rPr>
      </w:pPr>
      <w:r w:rsidRPr="00B60D70">
        <w:rPr>
          <w:rFonts w:ascii="TH SarabunPSK" w:eastAsia="Calibri" w:hAnsi="TH SarabunPSK" w:cs="TH SarabunPSK" w:hint="cs"/>
          <w:b/>
          <w:bCs/>
          <w:cs/>
        </w:rPr>
        <w:t>ชื่อโมดูลภาษาไทย</w:t>
      </w:r>
      <w:r w:rsidRPr="00B60D70">
        <w:rPr>
          <w:rFonts w:ascii="TH SarabunPSK" w:eastAsia="Cordia New" w:hAnsi="TH SarabunPSK" w:cs="TH SarabunPSK" w:hint="cs"/>
          <w:cs/>
        </w:rPr>
        <w:t xml:space="preserve"> </w:t>
      </w:r>
      <w:r w:rsidRPr="00B60D70">
        <w:rPr>
          <w:rFonts w:ascii="TH SarabunPSK" w:eastAsia="Cordia New" w:hAnsi="TH SarabunPSK" w:cs="TH SarabunPSK" w:hint="cs"/>
        </w:rPr>
        <w:t>:</w:t>
      </w:r>
      <w:r w:rsidRPr="00B60D70">
        <w:rPr>
          <w:rFonts w:ascii="TH SarabunPSK" w:eastAsia="Cordia New" w:hAnsi="TH SarabunPSK" w:cs="TH SarabunPSK" w:hint="cs"/>
          <w:cs/>
        </w:rPr>
        <w:tab/>
      </w:r>
      <w:r w:rsidRPr="00B60D70">
        <w:rPr>
          <w:rFonts w:ascii="TH SarabunPSK" w:eastAsia="Cordia New" w:hAnsi="TH SarabunPSK" w:cs="TH SarabunPSK" w:hint="cs"/>
          <w:noProof/>
          <w:cs/>
        </w:rPr>
        <w:t>แรงและการเคลื่อนที่</w:t>
      </w:r>
      <w:r w:rsidRPr="00B60D70">
        <w:rPr>
          <w:rFonts w:ascii="TH SarabunPSK" w:eastAsia="Cordia New" w:hAnsi="TH SarabunPSK" w:cs="TH SarabunPSK" w:hint="cs"/>
          <w:cs/>
        </w:rPr>
        <w:t xml:space="preserve"> </w:t>
      </w:r>
    </w:p>
    <w:p w14:paraId="7C30DA0C" w14:textId="31B1055A" w:rsidR="004766C9" w:rsidRPr="00B60D70" w:rsidRDefault="004766C9" w:rsidP="004766C9">
      <w:pPr>
        <w:rPr>
          <w:rFonts w:ascii="TH SarabunPSK" w:eastAsia="Cordia New" w:hAnsi="TH SarabunPSK" w:cs="TH SarabunPSK"/>
        </w:rPr>
      </w:pPr>
      <w:r w:rsidRPr="00B60D70">
        <w:rPr>
          <w:rFonts w:ascii="TH SarabunPSK" w:eastAsia="Cordia New" w:hAnsi="TH SarabunPSK" w:cs="TH SarabunPSK" w:hint="cs"/>
          <w:b/>
          <w:bCs/>
          <w:cs/>
        </w:rPr>
        <w:t>ชื่อโมดูล</w:t>
      </w:r>
      <w:r w:rsidRPr="00B60D70">
        <w:rPr>
          <w:rFonts w:ascii="TH SarabunPSK" w:eastAsia="Calibri" w:hAnsi="TH SarabunPSK" w:cs="TH SarabunPSK" w:hint="cs"/>
          <w:b/>
          <w:bCs/>
          <w:cs/>
        </w:rPr>
        <w:t>ภาษาอังกฤษ</w:t>
      </w:r>
      <w:r w:rsidRPr="00B60D70">
        <w:rPr>
          <w:rFonts w:ascii="TH SarabunPSK" w:eastAsia="Cordia New" w:hAnsi="TH SarabunPSK" w:cs="TH SarabunPSK" w:hint="cs"/>
        </w:rPr>
        <w:t xml:space="preserve"> :</w:t>
      </w:r>
      <w:r w:rsidRPr="00B60D70">
        <w:rPr>
          <w:rFonts w:ascii="TH SarabunPSK" w:eastAsia="Cordia New" w:hAnsi="TH SarabunPSK" w:cs="TH SarabunPSK" w:hint="cs"/>
          <w:cs/>
        </w:rPr>
        <w:tab/>
      </w:r>
      <w:r w:rsidRPr="00B60D70">
        <w:rPr>
          <w:rFonts w:ascii="TH SarabunPSK" w:eastAsia="Cordia New" w:hAnsi="TH SarabunPSK" w:cs="TH SarabunPSK" w:hint="cs"/>
          <w:noProof/>
        </w:rPr>
        <w:t>FORCE AND MOTION</w:t>
      </w:r>
      <w:r w:rsidRPr="00B60D70">
        <w:rPr>
          <w:rFonts w:ascii="TH SarabunPSK" w:eastAsia="Cordia New" w:hAnsi="TH SarabunPSK" w:cs="TH SarabunPSK" w:hint="cs"/>
          <w:cs/>
        </w:rPr>
        <w:t xml:space="preserve"> </w:t>
      </w:r>
    </w:p>
    <w:p w14:paraId="7929F69E" w14:textId="2C0C7A43" w:rsidR="004766C9" w:rsidRPr="00B60D70" w:rsidRDefault="004766C9" w:rsidP="00825587">
      <w:pPr>
        <w:jc w:val="left"/>
        <w:rPr>
          <w:rFonts w:ascii="TH SarabunPSK" w:eastAsia="Cordia New" w:hAnsi="TH SarabunPSK" w:cs="TH SarabunPSK"/>
          <w:cs/>
        </w:rPr>
      </w:pPr>
      <w:r w:rsidRPr="00B60D70">
        <w:rPr>
          <w:rFonts w:ascii="TH SarabunPSK" w:eastAsia="Calibri" w:hAnsi="TH SarabunPSK" w:cs="TH SarabunPSK" w:hint="cs"/>
          <w:b/>
          <w:bCs/>
          <w:cs/>
        </w:rPr>
        <w:t>คำอธิบาย</w:t>
      </w:r>
      <w:r w:rsidRPr="00B60D70">
        <w:rPr>
          <w:rFonts w:ascii="TH SarabunPSK" w:eastAsia="Calibri" w:hAnsi="TH SarabunPSK" w:cs="TH SarabunPSK" w:hint="cs"/>
          <w:bCs/>
          <w:cs/>
        </w:rPr>
        <w:t xml:space="preserve">โมดูล </w:t>
      </w:r>
      <w:r w:rsidRPr="00B60D70">
        <w:rPr>
          <w:rFonts w:ascii="TH SarabunPSK" w:eastAsia="Calibri" w:hAnsi="TH SarabunPSK" w:cs="TH SarabunPSK" w:hint="cs"/>
          <w:bCs/>
        </w:rPr>
        <w:t>:</w:t>
      </w:r>
      <w:r w:rsidR="00BD7F9D" w:rsidRPr="00B60D70">
        <w:rPr>
          <w:rFonts w:ascii="TH SarabunPSK" w:eastAsia="Calibri" w:hAnsi="TH SarabunPSK" w:cs="TH SarabunPSK" w:hint="cs"/>
          <w:bCs/>
          <w:cs/>
        </w:rPr>
        <w:t xml:space="preserve">  </w:t>
      </w:r>
      <w:r w:rsidRPr="00B60D70">
        <w:rPr>
          <w:rFonts w:ascii="TH SarabunPSK" w:eastAsia="Calibri" w:hAnsi="TH SarabunPSK" w:cs="TH SarabunPSK" w:hint="cs"/>
          <w:bCs/>
          <w:cs/>
        </w:rPr>
        <w:br/>
      </w:r>
      <w:r w:rsidRPr="00B60D70">
        <w:rPr>
          <w:rFonts w:ascii="TH SarabunPSK" w:eastAsia="Calibri" w:hAnsi="TH SarabunPSK" w:cs="TH SarabunPSK" w:hint="cs"/>
          <w:b/>
          <w:bCs/>
          <w:cs/>
        </w:rPr>
        <w:tab/>
      </w:r>
      <w:r w:rsidRPr="00B60D70">
        <w:rPr>
          <w:rFonts w:ascii="TH SarabunPSK" w:eastAsia="Cordia New" w:hAnsi="TH SarabunPSK" w:cs="TH SarabunPSK" w:hint="cs"/>
          <w:noProof/>
          <w:cs/>
        </w:rPr>
        <w:t>โมดูลนี้ศึกษาเกี่ยวกับการเคลื่อนที่ของอนุภาคผ่านการใช้กฎของนิวตันภายใต้แรงต่าง</w:t>
      </w:r>
      <w:r w:rsidR="00D420AC" w:rsidRPr="00B60D70">
        <w:rPr>
          <w:rFonts w:ascii="TH SarabunPSK" w:eastAsia="Cordia New" w:hAnsi="TH SarabunPSK" w:cs="TH SarabunPSK" w:hint="cs"/>
          <w:noProof/>
          <w:cs/>
        </w:rPr>
        <w:t xml:space="preserve"> ๆ</w:t>
      </w:r>
      <w:r w:rsidRPr="00B60D70">
        <w:rPr>
          <w:rFonts w:ascii="TH SarabunPSK" w:eastAsia="Cordia New" w:hAnsi="TH SarabunPSK" w:cs="TH SarabunPSK" w:hint="cs"/>
          <w:noProof/>
          <w:cs/>
        </w:rPr>
        <w:t xml:space="preserve"> ทางกลศาสตร์ การเคลื่อนที่มีทั้งการเคลื่อนที่เชิงเส้นและเชิงมุม การแก้ปัญหาเน้นการประยุกต์ใช้กฎการอนุรักษ์พลังงาน กฎอนุรักษ์โมเมนตัม และกฎอนุรักษ์โมเมนตัมเชิงมุมในการวิเคราะห์การเคลื่อนที่ในชีวิตประจำวัน เช่นในเกมกีฬาต่าง</w:t>
      </w:r>
      <w:r w:rsidR="00D420AC" w:rsidRPr="00B60D70">
        <w:rPr>
          <w:rFonts w:ascii="TH SarabunPSK" w:eastAsia="Cordia New" w:hAnsi="TH SarabunPSK" w:cs="TH SarabunPSK" w:hint="cs"/>
          <w:noProof/>
          <w:cs/>
        </w:rPr>
        <w:t xml:space="preserve"> ๆ</w:t>
      </w:r>
    </w:p>
    <w:p w14:paraId="0D08C37A" w14:textId="6F270C42" w:rsidR="004766C9" w:rsidRPr="00B60D70" w:rsidRDefault="004766C9" w:rsidP="004766C9">
      <w:pPr>
        <w:rPr>
          <w:rFonts w:ascii="TH SarabunPSK" w:eastAsia="Cordia New" w:hAnsi="TH SarabunPSK" w:cs="TH SarabunPSK"/>
        </w:rPr>
      </w:pPr>
      <w:r w:rsidRPr="00B60D70">
        <w:rPr>
          <w:rFonts w:ascii="TH SarabunPSK" w:eastAsia="Cordia New" w:hAnsi="TH SarabunPSK" w:cs="TH SarabunPSK" w:hint="cs"/>
          <w:cs/>
        </w:rPr>
        <w:tab/>
      </w:r>
      <w:r w:rsidRPr="00B60D70">
        <w:rPr>
          <w:rFonts w:ascii="TH SarabunPSK" w:eastAsia="Cordia New" w:hAnsi="TH SarabunPSK" w:cs="TH SarabunPSK" w:hint="cs"/>
          <w:noProof/>
        </w:rPr>
        <w:t>This module focuses on the study of particle motions under mechanical forces by using Newton’s laws. The motions covered in this module include linear and angular motions. Students will learn conservation of energy, conservation of momentum and conservation of angular momentum in various everyday situations.</w:t>
      </w:r>
    </w:p>
    <w:p w14:paraId="3E029F3E" w14:textId="2A7EEFDC" w:rsidR="004766C9" w:rsidRPr="00B60D70" w:rsidRDefault="004766C9" w:rsidP="00825587">
      <w:pPr>
        <w:rPr>
          <w:rFonts w:ascii="TH SarabunPSK" w:eastAsia="Times New Roman" w:hAnsi="TH SarabunPSK" w:cs="TH SarabunPSK"/>
          <w:b/>
          <w:bCs/>
        </w:rPr>
      </w:pPr>
      <w:r w:rsidRPr="00B60D70">
        <w:rPr>
          <w:rFonts w:ascii="TH SarabunPSK" w:eastAsia="Times New Roman" w:hAnsi="TH SarabunPSK" w:cs="TH SarabunPSK" w:hint="cs"/>
          <w:b/>
          <w:bCs/>
          <w:cs/>
        </w:rPr>
        <w:t>โมดูลบังคับ</w:t>
      </w:r>
      <w:r w:rsidRPr="00B60D70">
        <w:rPr>
          <w:rFonts w:ascii="TH SarabunPSK" w:eastAsia="Calibri" w:hAnsi="TH SarabunPSK" w:cs="TH SarabunPSK" w:hint="cs"/>
          <w:b/>
          <w:bCs/>
          <w:cs/>
        </w:rPr>
        <w:t>ก่อน</w:t>
      </w:r>
      <w:r w:rsidRPr="00B60D70">
        <w:rPr>
          <w:rFonts w:ascii="TH SarabunPSK" w:eastAsia="Times New Roman" w:hAnsi="TH SarabunPSK" w:cs="TH SarabunPSK" w:hint="cs"/>
          <w:b/>
          <w:bCs/>
          <w:cs/>
        </w:rPr>
        <w:t xml:space="preserve"> </w:t>
      </w:r>
      <w:r w:rsidRPr="00B60D70">
        <w:rPr>
          <w:rFonts w:ascii="TH SarabunPSK" w:eastAsia="Times New Roman" w:hAnsi="TH SarabunPSK" w:cs="TH SarabunPSK" w:hint="cs"/>
          <w:b/>
          <w:bCs/>
        </w:rPr>
        <w:t xml:space="preserve">: </w:t>
      </w:r>
      <w:r w:rsidRPr="00B60D70">
        <w:rPr>
          <w:rFonts w:ascii="TH SarabunPSK" w:eastAsia="Times New Roman" w:hAnsi="TH SarabunPSK" w:cs="TH SarabunPSK" w:hint="cs"/>
          <w:b/>
          <w:bCs/>
          <w:noProof/>
          <w:cs/>
        </w:rPr>
        <w:t>ไม่มี</w:t>
      </w:r>
      <w:r w:rsidR="00BD7F9D" w:rsidRPr="00B60D70">
        <w:rPr>
          <w:rFonts w:ascii="TH SarabunPSK" w:eastAsia="Times New Roman" w:hAnsi="TH SarabunPSK" w:cs="TH SarabunPSK" w:hint="cs"/>
          <w:b/>
          <w:bCs/>
        </w:rPr>
        <w:t xml:space="preserve"> </w:t>
      </w:r>
      <w:r w:rsidRPr="00B60D70">
        <w:rPr>
          <w:rFonts w:ascii="TH SarabunPSK" w:eastAsia="Times New Roman" w:hAnsi="TH SarabunPSK" w:cs="TH SarabunPSK" w:hint="cs"/>
          <w:bCs/>
          <w:cs/>
          <w:lang w:val="en-AU"/>
        </w:rPr>
        <w:t xml:space="preserve"> </w:t>
      </w:r>
    </w:p>
    <w:p w14:paraId="05A3D3CF" w14:textId="77777777" w:rsidR="004766C9" w:rsidRPr="00B60D70" w:rsidRDefault="004766C9" w:rsidP="00825587">
      <w:pPr>
        <w:rPr>
          <w:rFonts w:ascii="TH SarabunPSK" w:eastAsia="Calibri" w:hAnsi="TH SarabunPSK" w:cs="TH SarabunPSK"/>
          <w:b/>
          <w:bCs/>
        </w:rPr>
      </w:pPr>
      <w:r w:rsidRPr="00B60D70">
        <w:rPr>
          <w:rFonts w:ascii="TH SarabunPSK" w:eastAsia="Calibri" w:hAnsi="TH SarabunPSK" w:cs="TH SarabunPSK" w:hint="cs"/>
          <w:b/>
          <w:bCs/>
        </w:rPr>
        <w:t xml:space="preserve">Learning Outcome </w:t>
      </w:r>
    </w:p>
    <w:p w14:paraId="46EDE86E" w14:textId="18B2AB25" w:rsidR="004766C9" w:rsidRPr="00B60D70" w:rsidRDefault="004766C9" w:rsidP="004766C9">
      <w:pPr>
        <w:autoSpaceDE w:val="0"/>
        <w:autoSpaceDN w:val="0"/>
        <w:adjustRightInd w:val="0"/>
        <w:rPr>
          <w:rFonts w:ascii="TH SarabunPSK" w:eastAsia="Calibri" w:hAnsi="TH SarabunPSK" w:cs="TH SarabunPSK"/>
        </w:rPr>
      </w:pPr>
      <w:r w:rsidRPr="00B60D70">
        <w:rPr>
          <w:rFonts w:ascii="TH SarabunPSK" w:eastAsia="Calibri" w:hAnsi="TH SarabunPSK" w:cs="TH SarabunPSK" w:hint="cs"/>
        </w:rPr>
        <w:tab/>
      </w:r>
      <w:r w:rsidRPr="00B60D70">
        <w:rPr>
          <w:rFonts w:ascii="TH SarabunPSK" w:eastAsia="Calibri" w:hAnsi="TH SarabunPSK" w:cs="TH SarabunPSK" w:hint="cs"/>
          <w:noProof/>
          <w:cs/>
        </w:rPr>
        <w:t>สามารถอธิบายผลของแรงที่มีต่อการเคลื่อนที่ และสามารถประยุกต์ใช้เพื่อแก้ปัญหาทางกลศาสตร์ได้</w:t>
      </w:r>
    </w:p>
    <w:p w14:paraId="2FFAA37F" w14:textId="77777777" w:rsidR="004766C9" w:rsidRPr="00B60D70" w:rsidRDefault="004766C9" w:rsidP="00E86317">
      <w:pPr>
        <w:spacing w:before="240"/>
        <w:rPr>
          <w:rFonts w:ascii="TH SarabunPSK" w:eastAsia="Cordia New" w:hAnsi="TH SarabunPSK" w:cs="TH SarabunPSK"/>
          <w:b/>
          <w:bCs/>
        </w:rPr>
      </w:pPr>
      <w:r w:rsidRPr="00B60D70">
        <w:rPr>
          <w:rFonts w:ascii="TH SarabunPSK" w:eastAsia="Cordia New" w:hAnsi="TH SarabunPSK" w:cs="TH SarabunPSK" w:hint="cs"/>
          <w:b/>
          <w:bCs/>
          <w:cs/>
        </w:rPr>
        <w:t>เกณฑ์การประเมินผลลัพธ์การเรียนรู้ (</w:t>
      </w:r>
      <w:r w:rsidRPr="00B60D70">
        <w:rPr>
          <w:rFonts w:ascii="TH SarabunPSK" w:eastAsia="Cordia New" w:hAnsi="TH SarabunPSK" w:cs="TH SarabunPSK" w:hint="cs"/>
          <w:b/>
          <w:bCs/>
        </w:rPr>
        <w:t>Rubric)</w:t>
      </w:r>
    </w:p>
    <w:tbl>
      <w:tblPr>
        <w:tblStyle w:val="12"/>
        <w:tblW w:w="9351" w:type="dxa"/>
        <w:tblLook w:val="04A0" w:firstRow="1" w:lastRow="0" w:firstColumn="1" w:lastColumn="0" w:noHBand="0" w:noVBand="1"/>
      </w:tblPr>
      <w:tblGrid>
        <w:gridCol w:w="1129"/>
        <w:gridCol w:w="8222"/>
      </w:tblGrid>
      <w:tr w:rsidR="00B60D70" w:rsidRPr="00B60D70" w14:paraId="37F94804" w14:textId="77777777" w:rsidTr="00D420AC">
        <w:trPr>
          <w:trHeight w:val="510"/>
        </w:trPr>
        <w:tc>
          <w:tcPr>
            <w:tcW w:w="1129" w:type="dxa"/>
            <w:shd w:val="clear" w:color="auto" w:fill="D0CECE"/>
            <w:vAlign w:val="center"/>
          </w:tcPr>
          <w:p w14:paraId="3D5F0951" w14:textId="77777777" w:rsidR="004766C9" w:rsidRPr="00B60D70" w:rsidRDefault="004766C9"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Rubric</w:t>
            </w:r>
          </w:p>
        </w:tc>
        <w:tc>
          <w:tcPr>
            <w:tcW w:w="8222" w:type="dxa"/>
            <w:shd w:val="clear" w:color="auto" w:fill="D0CECE"/>
            <w:vAlign w:val="center"/>
          </w:tcPr>
          <w:p w14:paraId="01F53B86" w14:textId="77777777" w:rsidR="004766C9" w:rsidRPr="00B60D70" w:rsidRDefault="004766C9"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cs/>
              </w:rPr>
              <w:t>คำอธิบายลำดับขั้นในการประเมินผลการเรียน</w:t>
            </w:r>
          </w:p>
        </w:tc>
      </w:tr>
      <w:tr w:rsidR="00B60D70" w:rsidRPr="00B60D70" w14:paraId="609F8560" w14:textId="77777777" w:rsidTr="00825587">
        <w:trPr>
          <w:trHeight w:val="121"/>
        </w:trPr>
        <w:tc>
          <w:tcPr>
            <w:tcW w:w="1129" w:type="dxa"/>
            <w:vAlign w:val="center"/>
          </w:tcPr>
          <w:p w14:paraId="714C8E1B" w14:textId="77777777" w:rsidR="004766C9" w:rsidRPr="00B60D70" w:rsidRDefault="004766C9"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1</w:t>
            </w:r>
          </w:p>
        </w:tc>
        <w:tc>
          <w:tcPr>
            <w:tcW w:w="8222" w:type="dxa"/>
            <w:vAlign w:val="center"/>
          </w:tcPr>
          <w:p w14:paraId="20F48BAF" w14:textId="77777777"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ไม่ระบุ</w:t>
            </w:r>
          </w:p>
        </w:tc>
      </w:tr>
      <w:tr w:rsidR="00B60D70" w:rsidRPr="00B60D70" w14:paraId="4B2D6464" w14:textId="77777777" w:rsidTr="00825587">
        <w:trPr>
          <w:trHeight w:val="54"/>
        </w:trPr>
        <w:tc>
          <w:tcPr>
            <w:tcW w:w="1129" w:type="dxa"/>
            <w:vAlign w:val="center"/>
          </w:tcPr>
          <w:p w14:paraId="62CC94AE" w14:textId="77777777" w:rsidR="004766C9" w:rsidRPr="00B60D70" w:rsidRDefault="004766C9"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2</w:t>
            </w:r>
          </w:p>
        </w:tc>
        <w:tc>
          <w:tcPr>
            <w:tcW w:w="8222" w:type="dxa"/>
            <w:vAlign w:val="center"/>
          </w:tcPr>
          <w:p w14:paraId="5D70CB20" w14:textId="77777777"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รู้จักปรากฏการณ์ และใช้คำศัพท์เพื่อบรรยายเหตุการณ์ทางฟิสิกส์ได้อย่างเหมาะสม</w:t>
            </w:r>
          </w:p>
        </w:tc>
      </w:tr>
      <w:tr w:rsidR="00B60D70" w:rsidRPr="00B60D70" w14:paraId="2355D9B9" w14:textId="77777777" w:rsidTr="00825587">
        <w:trPr>
          <w:trHeight w:val="131"/>
        </w:trPr>
        <w:tc>
          <w:tcPr>
            <w:tcW w:w="1129" w:type="dxa"/>
            <w:shd w:val="clear" w:color="auto" w:fill="auto"/>
            <w:vAlign w:val="center"/>
          </w:tcPr>
          <w:p w14:paraId="27711B09" w14:textId="77777777" w:rsidR="004766C9" w:rsidRPr="00B60D70" w:rsidRDefault="004766C9"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3</w:t>
            </w:r>
          </w:p>
        </w:tc>
        <w:tc>
          <w:tcPr>
            <w:tcW w:w="8222" w:type="dxa"/>
            <w:shd w:val="clear" w:color="auto" w:fill="auto"/>
            <w:vAlign w:val="center"/>
          </w:tcPr>
          <w:p w14:paraId="3926DF6B" w14:textId="77777777"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สามารถอธิบายปรากฏการณ์ และสามารถระบุปัจจัยที่ส่งผลต่อปรากฏการณ์นั้น</w:t>
            </w:r>
          </w:p>
        </w:tc>
      </w:tr>
      <w:tr w:rsidR="00B60D70" w:rsidRPr="00B60D70" w14:paraId="6FA0C7B6" w14:textId="77777777" w:rsidTr="00825587">
        <w:trPr>
          <w:trHeight w:val="79"/>
        </w:trPr>
        <w:tc>
          <w:tcPr>
            <w:tcW w:w="1129" w:type="dxa"/>
            <w:vAlign w:val="center"/>
          </w:tcPr>
          <w:p w14:paraId="2F8E5D7C" w14:textId="77777777" w:rsidR="004766C9" w:rsidRPr="00B60D70" w:rsidRDefault="004766C9"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lastRenderedPageBreak/>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4</w:t>
            </w:r>
          </w:p>
        </w:tc>
        <w:tc>
          <w:tcPr>
            <w:tcW w:w="8222" w:type="dxa"/>
            <w:vAlign w:val="center"/>
          </w:tcPr>
          <w:p w14:paraId="03A51845" w14:textId="77777777"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สามารถอธิบายปรากฏการณ์เชิงลึก และแสดงสมการที่เกี่ยวข้อง สามารถใช้คณิตศาสตร์ในการแก้ปัญหาได้</w:t>
            </w:r>
          </w:p>
        </w:tc>
      </w:tr>
      <w:tr w:rsidR="00B60D70" w:rsidRPr="00B60D70" w14:paraId="5C731E2D" w14:textId="77777777" w:rsidTr="00D420AC">
        <w:trPr>
          <w:trHeight w:val="510"/>
        </w:trPr>
        <w:tc>
          <w:tcPr>
            <w:tcW w:w="1129" w:type="dxa"/>
            <w:vAlign w:val="center"/>
          </w:tcPr>
          <w:p w14:paraId="061A7740" w14:textId="77777777" w:rsidR="004766C9" w:rsidRPr="00B60D70" w:rsidRDefault="004766C9"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5</w:t>
            </w:r>
          </w:p>
        </w:tc>
        <w:tc>
          <w:tcPr>
            <w:tcW w:w="8222" w:type="dxa"/>
            <w:vAlign w:val="center"/>
          </w:tcPr>
          <w:p w14:paraId="405D758B" w14:textId="77777777"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สามารถเชื่อมโยงความรู้ได้ สามารถสร้างแบบจำลองคณิตศาสตร์เพื่อใช้ในการประเมินสถานการณ์ใหม่ได้</w:t>
            </w:r>
          </w:p>
        </w:tc>
      </w:tr>
    </w:tbl>
    <w:p w14:paraId="16DB6D45" w14:textId="77777777" w:rsidR="007240C2" w:rsidRDefault="007240C2" w:rsidP="007240C2">
      <w:pPr>
        <w:pStyle w:val="3"/>
        <w:numPr>
          <w:ilvl w:val="0"/>
          <w:numId w:val="0"/>
        </w:numPr>
        <w:tabs>
          <w:tab w:val="left" w:pos="993"/>
          <w:tab w:val="left" w:pos="7088"/>
        </w:tabs>
        <w:ind w:left="993" w:hanging="993"/>
        <w:rPr>
          <w:rFonts w:ascii="TH SarabunPSK" w:eastAsia="Calibri" w:hAnsi="TH SarabunPSK" w:cs="TH SarabunPSK"/>
        </w:rPr>
      </w:pPr>
      <w:bookmarkStart w:id="571" w:name="_Toc179656451"/>
      <w:bookmarkStart w:id="572" w:name="_Toc180609531"/>
      <w:bookmarkStart w:id="573" w:name="_Toc191634147"/>
    </w:p>
    <w:p w14:paraId="3A0699D9" w14:textId="19B02DD8" w:rsidR="004766C9" w:rsidRPr="00B60D70" w:rsidRDefault="004766C9" w:rsidP="00E86317">
      <w:pPr>
        <w:pStyle w:val="3"/>
        <w:numPr>
          <w:ilvl w:val="0"/>
          <w:numId w:val="0"/>
        </w:numPr>
        <w:shd w:val="clear" w:color="auto" w:fill="D9D9D9" w:themeFill="background1" w:themeFillShade="D9"/>
        <w:tabs>
          <w:tab w:val="left" w:pos="993"/>
          <w:tab w:val="left" w:pos="7088"/>
        </w:tabs>
        <w:ind w:left="993" w:hanging="993"/>
        <w:rPr>
          <w:rFonts w:ascii="TH SarabunPSK" w:eastAsia="Calibri" w:hAnsi="TH SarabunPSK" w:cs="TH SarabunPSK"/>
          <w:b w:val="0"/>
          <w:bCs w:val="0"/>
        </w:rPr>
      </w:pPr>
      <w:r w:rsidRPr="00B60D70">
        <w:rPr>
          <w:rFonts w:ascii="TH SarabunPSK" w:eastAsia="Calibri" w:hAnsi="TH SarabunPSK" w:cs="TH SarabunPSK" w:hint="cs"/>
          <w:cs/>
        </w:rPr>
        <w:t xml:space="preserve">รหัสโมดูล </w:t>
      </w:r>
      <w:r w:rsidRPr="00B60D70">
        <w:rPr>
          <w:rFonts w:ascii="TH SarabunPSK" w:eastAsia="Calibri" w:hAnsi="TH SarabunPSK" w:cs="TH SarabunPSK" w:hint="cs"/>
        </w:rPr>
        <w:t>:</w:t>
      </w:r>
      <w:r w:rsidR="00BD7F9D" w:rsidRPr="00B60D70">
        <w:rPr>
          <w:rFonts w:ascii="TH SarabunPSK" w:eastAsia="Calibri" w:hAnsi="TH SarabunPSK" w:cs="TH SarabunPSK" w:hint="cs"/>
          <w:cs/>
        </w:rPr>
        <w:t xml:space="preserve"> </w:t>
      </w:r>
      <w:r w:rsidRPr="00B60D70">
        <w:rPr>
          <w:rFonts w:ascii="TH SarabunPSK" w:eastAsia="Calibri" w:hAnsi="TH SarabunPSK" w:cs="TH SarabunPSK" w:hint="cs"/>
        </w:rPr>
        <w:t xml:space="preserve"> </w:t>
      </w:r>
      <w:bookmarkStart w:id="574" w:name="PHY10102"/>
      <w:r w:rsidR="00F551BD" w:rsidRPr="00B60D70">
        <w:rPr>
          <w:rFonts w:ascii="TH SarabunPSK" w:eastAsia="Calibri" w:hAnsi="TH SarabunPSK" w:cs="TH SarabunPSK" w:hint="cs"/>
          <w:noProof/>
        </w:rPr>
        <w:t xml:space="preserve">PHY </w:t>
      </w:r>
      <w:bookmarkEnd w:id="574"/>
      <w:r w:rsidRPr="00B60D70">
        <w:rPr>
          <w:rFonts w:ascii="TH SarabunPSK" w:eastAsia="Calibri" w:hAnsi="TH SarabunPSK" w:cs="TH SarabunPSK" w:hint="cs"/>
          <w:noProof/>
          <w:cs/>
        </w:rPr>
        <w:t>10</w:t>
      </w:r>
      <w:r w:rsidR="006D4ACE" w:rsidRPr="00B60D70">
        <w:rPr>
          <w:rFonts w:ascii="TH SarabunPSK" w:eastAsia="Calibri" w:hAnsi="TH SarabunPSK" w:cs="TH SarabunPSK" w:hint="cs"/>
          <w:noProof/>
          <w:cs/>
        </w:rPr>
        <w:t>3</w:t>
      </w:r>
      <w:r w:rsidRPr="00B60D70">
        <w:rPr>
          <w:rFonts w:ascii="TH SarabunPSK" w:eastAsia="Calibri" w:hAnsi="TH SarabunPSK" w:cs="TH SarabunPSK" w:hint="cs"/>
          <w:noProof/>
          <w:cs/>
        </w:rPr>
        <w:t>02</w:t>
      </w:r>
      <w:r w:rsidRPr="00B60D70">
        <w:rPr>
          <w:rFonts w:ascii="TH SarabunPSK" w:eastAsia="Calibri" w:hAnsi="TH SarabunPSK" w:cs="TH SarabunPSK" w:hint="cs"/>
        </w:rPr>
        <w:tab/>
      </w:r>
      <w:r w:rsidRPr="00B60D70">
        <w:rPr>
          <w:rFonts w:ascii="TH SarabunPSK" w:eastAsia="Calibri" w:hAnsi="TH SarabunPSK" w:cs="TH SarabunPSK" w:hint="cs"/>
          <w:cs/>
        </w:rPr>
        <w:t xml:space="preserve">จำนวน </w:t>
      </w:r>
      <w:r w:rsidRPr="00B60D70">
        <w:rPr>
          <w:rFonts w:ascii="TH SarabunPSK" w:eastAsia="Calibri" w:hAnsi="TH SarabunPSK" w:cs="TH SarabunPSK" w:hint="cs"/>
          <w:noProof/>
        </w:rPr>
        <w:t>1</w:t>
      </w:r>
      <w:r w:rsidRPr="00B60D70">
        <w:rPr>
          <w:rFonts w:ascii="TH SarabunPSK" w:eastAsia="Calibri" w:hAnsi="TH SarabunPSK" w:cs="TH SarabunPSK" w:hint="cs"/>
          <w:cs/>
        </w:rPr>
        <w:t xml:space="preserve"> หน่วยกิต</w:t>
      </w:r>
      <w:bookmarkEnd w:id="571"/>
      <w:bookmarkEnd w:id="572"/>
      <w:bookmarkEnd w:id="573"/>
    </w:p>
    <w:p w14:paraId="2A48E669" w14:textId="0467E208" w:rsidR="004766C9" w:rsidRPr="00B60D70" w:rsidRDefault="004766C9" w:rsidP="00825587">
      <w:pPr>
        <w:rPr>
          <w:rFonts w:ascii="TH SarabunPSK" w:eastAsia="Cordia New" w:hAnsi="TH SarabunPSK" w:cs="TH SarabunPSK"/>
          <w:cs/>
        </w:rPr>
      </w:pPr>
      <w:r w:rsidRPr="00B60D70">
        <w:rPr>
          <w:rFonts w:ascii="TH SarabunPSK" w:eastAsia="Calibri" w:hAnsi="TH SarabunPSK" w:cs="TH SarabunPSK" w:hint="cs"/>
          <w:b/>
          <w:bCs/>
          <w:cs/>
        </w:rPr>
        <w:t>ชื่อโมดูลภาษาไทย</w:t>
      </w:r>
      <w:r w:rsidRPr="00B60D70">
        <w:rPr>
          <w:rFonts w:ascii="TH SarabunPSK" w:eastAsia="Cordia New" w:hAnsi="TH SarabunPSK" w:cs="TH SarabunPSK" w:hint="cs"/>
          <w:cs/>
        </w:rPr>
        <w:t xml:space="preserve"> </w:t>
      </w:r>
      <w:r w:rsidRPr="00B60D70">
        <w:rPr>
          <w:rFonts w:ascii="TH SarabunPSK" w:eastAsia="Cordia New" w:hAnsi="TH SarabunPSK" w:cs="TH SarabunPSK" w:hint="cs"/>
        </w:rPr>
        <w:t>:</w:t>
      </w:r>
      <w:r w:rsidRPr="00B60D70">
        <w:rPr>
          <w:rFonts w:ascii="TH SarabunPSK" w:eastAsia="Cordia New" w:hAnsi="TH SarabunPSK" w:cs="TH SarabunPSK" w:hint="cs"/>
          <w:cs/>
        </w:rPr>
        <w:tab/>
        <w:t>การสั่นและ</w:t>
      </w:r>
      <w:r w:rsidR="003373BB" w:rsidRPr="00B60D70">
        <w:rPr>
          <w:rFonts w:ascii="TH SarabunPSK" w:eastAsia="Cordia New" w:hAnsi="TH SarabunPSK" w:cs="TH SarabunPSK" w:hint="cs"/>
          <w:noProof/>
          <w:cs/>
        </w:rPr>
        <w:t>คลื่น</w:t>
      </w:r>
    </w:p>
    <w:p w14:paraId="4FA6A446" w14:textId="13B303D9" w:rsidR="004766C9" w:rsidRPr="00B60D70" w:rsidRDefault="004766C9" w:rsidP="00E86317">
      <w:pPr>
        <w:rPr>
          <w:rFonts w:ascii="TH SarabunPSK" w:eastAsia="Cordia New" w:hAnsi="TH SarabunPSK" w:cs="TH SarabunPSK"/>
        </w:rPr>
      </w:pPr>
      <w:r w:rsidRPr="00B60D70">
        <w:rPr>
          <w:rFonts w:ascii="TH SarabunPSK" w:eastAsia="Cordia New" w:hAnsi="TH SarabunPSK" w:cs="TH SarabunPSK" w:hint="cs"/>
          <w:b/>
          <w:bCs/>
          <w:cs/>
        </w:rPr>
        <w:t>ชื่อโมดูล</w:t>
      </w:r>
      <w:r w:rsidRPr="00B60D70">
        <w:rPr>
          <w:rFonts w:ascii="TH SarabunPSK" w:eastAsia="Calibri" w:hAnsi="TH SarabunPSK" w:cs="TH SarabunPSK" w:hint="cs"/>
          <w:b/>
          <w:bCs/>
          <w:cs/>
        </w:rPr>
        <w:t>ภาษาอังกฤษ</w:t>
      </w:r>
      <w:r w:rsidRPr="00B60D70">
        <w:rPr>
          <w:rFonts w:ascii="TH SarabunPSK" w:eastAsia="Cordia New" w:hAnsi="TH SarabunPSK" w:cs="TH SarabunPSK" w:hint="cs"/>
        </w:rPr>
        <w:t xml:space="preserve"> :</w:t>
      </w:r>
      <w:r w:rsidRPr="00B60D70">
        <w:rPr>
          <w:rFonts w:ascii="TH SarabunPSK" w:eastAsia="Cordia New" w:hAnsi="TH SarabunPSK" w:cs="TH SarabunPSK" w:hint="cs"/>
          <w:cs/>
        </w:rPr>
        <w:tab/>
      </w:r>
      <w:r w:rsidRPr="00B60D70">
        <w:rPr>
          <w:rFonts w:ascii="TH SarabunPSK" w:eastAsia="Cordia New" w:hAnsi="TH SarabunPSK" w:cs="TH SarabunPSK" w:hint="cs"/>
        </w:rPr>
        <w:t xml:space="preserve">OSCILLATIONS AND </w:t>
      </w:r>
      <w:r w:rsidR="003373BB" w:rsidRPr="00B60D70">
        <w:rPr>
          <w:rFonts w:ascii="TH SarabunPSK" w:eastAsia="Cordia New" w:hAnsi="TH SarabunPSK" w:cs="TH SarabunPSK"/>
          <w:noProof/>
        </w:rPr>
        <w:t>WAVE</w:t>
      </w:r>
      <w:r w:rsidRPr="00B60D70">
        <w:rPr>
          <w:rFonts w:ascii="TH SarabunPSK" w:eastAsia="Cordia New" w:hAnsi="TH SarabunPSK" w:cs="TH SarabunPSK" w:hint="cs"/>
          <w:noProof/>
        </w:rPr>
        <w:t>S</w:t>
      </w:r>
      <w:r w:rsidRPr="00B60D70">
        <w:rPr>
          <w:rFonts w:ascii="TH SarabunPSK" w:eastAsia="Cordia New" w:hAnsi="TH SarabunPSK" w:cs="TH SarabunPSK" w:hint="cs"/>
          <w:cs/>
        </w:rPr>
        <w:t xml:space="preserve"> </w:t>
      </w:r>
    </w:p>
    <w:p w14:paraId="46F8EA12" w14:textId="6B70FB65" w:rsidR="004766C9" w:rsidRPr="00B60D70" w:rsidRDefault="004766C9" w:rsidP="00825587">
      <w:pPr>
        <w:jc w:val="left"/>
        <w:rPr>
          <w:rFonts w:ascii="TH SarabunPSK" w:eastAsia="Cordia New" w:hAnsi="TH SarabunPSK" w:cs="TH SarabunPSK"/>
          <w:cs/>
        </w:rPr>
      </w:pPr>
      <w:r w:rsidRPr="00B60D70">
        <w:rPr>
          <w:rFonts w:ascii="TH SarabunPSK" w:eastAsia="Calibri" w:hAnsi="TH SarabunPSK" w:cs="TH SarabunPSK" w:hint="cs"/>
          <w:bCs/>
          <w:cs/>
        </w:rPr>
        <w:t xml:space="preserve">คำอธิบายโมดูล </w:t>
      </w:r>
      <w:r w:rsidRPr="00B60D70">
        <w:rPr>
          <w:rFonts w:ascii="TH SarabunPSK" w:eastAsia="Calibri" w:hAnsi="TH SarabunPSK" w:cs="TH SarabunPSK" w:hint="cs"/>
          <w:bCs/>
        </w:rPr>
        <w:t>:</w:t>
      </w:r>
      <w:r w:rsidR="00BD7F9D" w:rsidRPr="00B60D70">
        <w:rPr>
          <w:rFonts w:ascii="TH SarabunPSK" w:eastAsia="Calibri" w:hAnsi="TH SarabunPSK" w:cs="TH SarabunPSK" w:hint="cs"/>
          <w:bCs/>
          <w:cs/>
        </w:rPr>
        <w:t xml:space="preserve">  </w:t>
      </w:r>
      <w:r w:rsidRPr="00B60D70">
        <w:rPr>
          <w:rFonts w:ascii="TH SarabunPSK" w:eastAsia="Calibri" w:hAnsi="TH SarabunPSK" w:cs="TH SarabunPSK" w:hint="cs"/>
          <w:bCs/>
          <w:cs/>
        </w:rPr>
        <w:br/>
      </w:r>
      <w:r w:rsidRPr="00B60D70">
        <w:rPr>
          <w:rFonts w:ascii="TH SarabunPSK" w:eastAsia="Calibri" w:hAnsi="TH SarabunPSK" w:cs="TH SarabunPSK" w:hint="cs"/>
          <w:b/>
          <w:bCs/>
          <w:cs/>
        </w:rPr>
        <w:tab/>
      </w:r>
      <w:r w:rsidRPr="00B60D70">
        <w:rPr>
          <w:rFonts w:ascii="TH SarabunPSK" w:eastAsia="Cordia New" w:hAnsi="TH SarabunPSK" w:cs="TH SarabunPSK" w:hint="cs"/>
          <w:noProof/>
          <w:cs/>
        </w:rPr>
        <w:t>โมดูลนี้ศึกษาสภาพและสมบัติของวัสดุ เช่นสภาพสมดุล สภาพความยืดหยุ่น และสภาพพลาสติก รวมถึงผลทางกลศาสตร์ของสภาพและสมบัติเหล่านี้ เช่นการเคลื่อนที่แบบกลับไปกลับมาแบบเป็นคาบ ปรากฏการณ์เรโซแนนส์ ปรากฏการณ์คลื่นในวัสดุ รวมถึงสมบัติการไหลสำหรับวัสดุที่เป็นของไหลด้วย</w:t>
      </w:r>
    </w:p>
    <w:p w14:paraId="520B98CC" w14:textId="1CDE9B54" w:rsidR="004766C9" w:rsidRPr="00B60D70" w:rsidRDefault="004766C9" w:rsidP="00E86317">
      <w:pPr>
        <w:rPr>
          <w:rFonts w:ascii="TH SarabunPSK" w:eastAsia="Cordia New" w:hAnsi="TH SarabunPSK" w:cs="TH SarabunPSK"/>
        </w:rPr>
      </w:pPr>
      <w:r w:rsidRPr="00B60D70">
        <w:rPr>
          <w:rFonts w:ascii="TH SarabunPSK" w:eastAsia="Cordia New" w:hAnsi="TH SarabunPSK" w:cs="TH SarabunPSK" w:hint="cs"/>
          <w:cs/>
        </w:rPr>
        <w:tab/>
      </w:r>
      <w:r w:rsidRPr="00B60D70">
        <w:rPr>
          <w:rFonts w:ascii="TH SarabunPSK" w:eastAsia="Cordia New" w:hAnsi="TH SarabunPSK" w:cs="TH SarabunPSK" w:hint="cs"/>
          <w:noProof/>
        </w:rPr>
        <w:t>This module focuses on basic principles of states and properties of materials such as equilibrium, elasticity and plasticity. The consequences of these states and properties will be discussed. This includes periodic motion of the material, possibility of resonance and wave phenomena in the materials. Particular attention will be paid to properties of flow in fluid materials.</w:t>
      </w:r>
    </w:p>
    <w:p w14:paraId="5147AF20" w14:textId="299D455B" w:rsidR="004766C9" w:rsidRPr="00B60D70" w:rsidRDefault="004766C9" w:rsidP="00825587">
      <w:pPr>
        <w:rPr>
          <w:rFonts w:ascii="TH SarabunPSK" w:eastAsia="Times New Roman" w:hAnsi="TH SarabunPSK" w:cs="TH SarabunPSK"/>
          <w:b/>
          <w:bCs/>
        </w:rPr>
      </w:pPr>
      <w:r w:rsidRPr="00B60D70">
        <w:rPr>
          <w:rFonts w:ascii="TH SarabunPSK" w:eastAsia="Times New Roman" w:hAnsi="TH SarabunPSK" w:cs="TH SarabunPSK" w:hint="cs"/>
          <w:b/>
          <w:bCs/>
          <w:cs/>
        </w:rPr>
        <w:t>โมดูล</w:t>
      </w:r>
      <w:r w:rsidRPr="00B60D70">
        <w:rPr>
          <w:rFonts w:ascii="TH SarabunPSK" w:eastAsia="Calibri" w:hAnsi="TH SarabunPSK" w:cs="TH SarabunPSK" w:hint="cs"/>
          <w:b/>
          <w:bCs/>
          <w:cs/>
        </w:rPr>
        <w:t>บังคับ</w:t>
      </w:r>
      <w:r w:rsidRPr="00B60D70">
        <w:rPr>
          <w:rFonts w:ascii="TH SarabunPSK" w:eastAsia="Times New Roman" w:hAnsi="TH SarabunPSK" w:cs="TH SarabunPSK" w:hint="cs"/>
          <w:b/>
          <w:bCs/>
          <w:cs/>
        </w:rPr>
        <w:t xml:space="preserve">ก่อน </w:t>
      </w:r>
      <w:r w:rsidRPr="00B60D70">
        <w:rPr>
          <w:rFonts w:ascii="TH SarabunPSK" w:eastAsia="Times New Roman" w:hAnsi="TH SarabunPSK" w:cs="TH SarabunPSK" w:hint="cs"/>
          <w:b/>
          <w:bCs/>
        </w:rPr>
        <w:t xml:space="preserve">: </w:t>
      </w:r>
      <w:r w:rsidRPr="00B60D70">
        <w:rPr>
          <w:rFonts w:ascii="TH SarabunPSK" w:eastAsia="Times New Roman" w:hAnsi="TH SarabunPSK" w:cs="TH SarabunPSK" w:hint="cs"/>
          <w:b/>
          <w:bCs/>
          <w:noProof/>
          <w:cs/>
        </w:rPr>
        <w:t>ไม่มี</w:t>
      </w:r>
      <w:r w:rsidR="00BD7F9D" w:rsidRPr="00B60D70">
        <w:rPr>
          <w:rFonts w:ascii="TH SarabunPSK" w:eastAsia="Times New Roman" w:hAnsi="TH SarabunPSK" w:cs="TH SarabunPSK" w:hint="cs"/>
          <w:b/>
          <w:bCs/>
        </w:rPr>
        <w:t xml:space="preserve"> </w:t>
      </w:r>
    </w:p>
    <w:p w14:paraId="46164161" w14:textId="77777777" w:rsidR="004766C9" w:rsidRPr="00B60D70" w:rsidRDefault="004766C9" w:rsidP="00825587">
      <w:pPr>
        <w:rPr>
          <w:rFonts w:ascii="TH SarabunPSK" w:eastAsia="Calibri" w:hAnsi="TH SarabunPSK" w:cs="TH SarabunPSK"/>
          <w:b/>
          <w:bCs/>
        </w:rPr>
      </w:pPr>
      <w:r w:rsidRPr="00B60D70">
        <w:rPr>
          <w:rFonts w:ascii="TH SarabunPSK" w:eastAsia="Calibri" w:hAnsi="TH SarabunPSK" w:cs="TH SarabunPSK" w:hint="cs"/>
          <w:b/>
          <w:bCs/>
        </w:rPr>
        <w:t xml:space="preserve">Learning Outcome </w:t>
      </w:r>
    </w:p>
    <w:p w14:paraId="7B7AF64B" w14:textId="50D76CD2" w:rsidR="004766C9" w:rsidRPr="00B60D70" w:rsidRDefault="004766C9" w:rsidP="00E86317">
      <w:pPr>
        <w:autoSpaceDE w:val="0"/>
        <w:autoSpaceDN w:val="0"/>
        <w:adjustRightInd w:val="0"/>
        <w:rPr>
          <w:rFonts w:ascii="TH SarabunPSK" w:eastAsia="Calibri" w:hAnsi="TH SarabunPSK" w:cs="TH SarabunPSK"/>
        </w:rPr>
      </w:pPr>
      <w:r w:rsidRPr="00B60D70">
        <w:rPr>
          <w:rFonts w:ascii="TH SarabunPSK" w:eastAsia="Calibri" w:hAnsi="TH SarabunPSK" w:cs="TH SarabunPSK" w:hint="cs"/>
        </w:rPr>
        <w:tab/>
      </w:r>
      <w:r w:rsidRPr="00B60D70">
        <w:rPr>
          <w:rFonts w:ascii="TH SarabunPSK" w:eastAsia="Calibri" w:hAnsi="TH SarabunPSK" w:cs="TH SarabunPSK" w:hint="cs"/>
          <w:noProof/>
          <w:cs/>
        </w:rPr>
        <w:t>สามารถอธิบายธรรมชาติของการสั่นและสมบัติของวัสดุ ตลอดจนสามารถประยุกต์หลักการทางฟิสิกส์ที่เกี่ยวข้องเพื่อแก้ปัญหาได้</w:t>
      </w:r>
    </w:p>
    <w:p w14:paraId="3747960E" w14:textId="77777777" w:rsidR="004766C9" w:rsidRPr="00B60D70" w:rsidRDefault="004766C9" w:rsidP="00E86317">
      <w:pPr>
        <w:spacing w:before="240"/>
        <w:rPr>
          <w:rFonts w:ascii="TH SarabunPSK" w:eastAsia="Cordia New" w:hAnsi="TH SarabunPSK" w:cs="TH SarabunPSK"/>
          <w:b/>
          <w:bCs/>
        </w:rPr>
      </w:pPr>
      <w:r w:rsidRPr="00B60D70">
        <w:rPr>
          <w:rFonts w:ascii="TH SarabunPSK" w:eastAsia="Cordia New" w:hAnsi="TH SarabunPSK" w:cs="TH SarabunPSK" w:hint="cs"/>
          <w:b/>
          <w:bCs/>
          <w:cs/>
        </w:rPr>
        <w:t>เกณฑ์การประเมินผลลัพธ์การเรียนรู้ (</w:t>
      </w:r>
      <w:r w:rsidRPr="00B60D70">
        <w:rPr>
          <w:rFonts w:ascii="TH SarabunPSK" w:eastAsia="Cordia New" w:hAnsi="TH SarabunPSK" w:cs="TH SarabunPSK" w:hint="cs"/>
          <w:b/>
          <w:bCs/>
        </w:rPr>
        <w:t>Rubric)</w:t>
      </w:r>
    </w:p>
    <w:tbl>
      <w:tblPr>
        <w:tblStyle w:val="12"/>
        <w:tblW w:w="9351" w:type="dxa"/>
        <w:tblLook w:val="04A0" w:firstRow="1" w:lastRow="0" w:firstColumn="1" w:lastColumn="0" w:noHBand="0" w:noVBand="1"/>
      </w:tblPr>
      <w:tblGrid>
        <w:gridCol w:w="1129"/>
        <w:gridCol w:w="8222"/>
      </w:tblGrid>
      <w:tr w:rsidR="00B60D70" w:rsidRPr="00B60D70" w14:paraId="609DF823" w14:textId="77777777" w:rsidTr="00D420AC">
        <w:trPr>
          <w:trHeight w:val="510"/>
        </w:trPr>
        <w:tc>
          <w:tcPr>
            <w:tcW w:w="1129" w:type="dxa"/>
            <w:shd w:val="clear" w:color="auto" w:fill="D0CECE"/>
            <w:vAlign w:val="center"/>
          </w:tcPr>
          <w:p w14:paraId="505465D6" w14:textId="77777777" w:rsidR="004766C9" w:rsidRPr="00B60D70" w:rsidRDefault="004766C9"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Rubric</w:t>
            </w:r>
          </w:p>
        </w:tc>
        <w:tc>
          <w:tcPr>
            <w:tcW w:w="8222" w:type="dxa"/>
            <w:shd w:val="clear" w:color="auto" w:fill="D0CECE"/>
            <w:vAlign w:val="center"/>
          </w:tcPr>
          <w:p w14:paraId="50D398E9" w14:textId="77777777" w:rsidR="004766C9" w:rsidRPr="00B60D70" w:rsidRDefault="004766C9"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cs/>
              </w:rPr>
              <w:t>คำอธิบายลำดับขั้นในการประเมินผลการเรียน</w:t>
            </w:r>
          </w:p>
        </w:tc>
      </w:tr>
      <w:tr w:rsidR="00B60D70" w:rsidRPr="00B60D70" w14:paraId="516DDE43" w14:textId="77777777" w:rsidTr="00D420AC">
        <w:trPr>
          <w:trHeight w:val="510"/>
        </w:trPr>
        <w:tc>
          <w:tcPr>
            <w:tcW w:w="1129" w:type="dxa"/>
            <w:vAlign w:val="center"/>
          </w:tcPr>
          <w:p w14:paraId="27453A39" w14:textId="77777777" w:rsidR="004766C9" w:rsidRPr="00B60D70" w:rsidRDefault="004766C9"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1</w:t>
            </w:r>
          </w:p>
        </w:tc>
        <w:tc>
          <w:tcPr>
            <w:tcW w:w="8222" w:type="dxa"/>
            <w:vAlign w:val="center"/>
          </w:tcPr>
          <w:p w14:paraId="25D75894" w14:textId="77777777"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ไม่ระบุ</w:t>
            </w:r>
          </w:p>
        </w:tc>
      </w:tr>
      <w:tr w:rsidR="00B60D70" w:rsidRPr="00B60D70" w14:paraId="121DE766" w14:textId="77777777" w:rsidTr="00D420AC">
        <w:trPr>
          <w:trHeight w:val="510"/>
        </w:trPr>
        <w:tc>
          <w:tcPr>
            <w:tcW w:w="1129" w:type="dxa"/>
            <w:vAlign w:val="center"/>
          </w:tcPr>
          <w:p w14:paraId="7EF48887" w14:textId="77777777" w:rsidR="004766C9" w:rsidRPr="00B60D70" w:rsidRDefault="004766C9"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2</w:t>
            </w:r>
          </w:p>
        </w:tc>
        <w:tc>
          <w:tcPr>
            <w:tcW w:w="8222" w:type="dxa"/>
            <w:vAlign w:val="center"/>
          </w:tcPr>
          <w:p w14:paraId="06269B3B" w14:textId="77777777"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รู้จักปรากฏการณ์ และใช้คำศัพท์เพื่อบรรยายเหตุการณ์ทางฟิสิกส์ได้อย่างเหมาะสม</w:t>
            </w:r>
          </w:p>
        </w:tc>
      </w:tr>
      <w:tr w:rsidR="00B60D70" w:rsidRPr="00B60D70" w14:paraId="5BB3E9A6" w14:textId="77777777" w:rsidTr="00D420AC">
        <w:trPr>
          <w:trHeight w:val="510"/>
        </w:trPr>
        <w:tc>
          <w:tcPr>
            <w:tcW w:w="1129" w:type="dxa"/>
            <w:shd w:val="clear" w:color="auto" w:fill="auto"/>
            <w:vAlign w:val="center"/>
          </w:tcPr>
          <w:p w14:paraId="2042FA0A" w14:textId="77777777" w:rsidR="004766C9" w:rsidRPr="00B60D70" w:rsidRDefault="004766C9"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3</w:t>
            </w:r>
          </w:p>
        </w:tc>
        <w:tc>
          <w:tcPr>
            <w:tcW w:w="8222" w:type="dxa"/>
            <w:shd w:val="clear" w:color="auto" w:fill="auto"/>
            <w:vAlign w:val="center"/>
          </w:tcPr>
          <w:p w14:paraId="447F1E22" w14:textId="77777777"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สามารถอธิบายปรากฏการณ์ และสามารถระบุปัจจัยที่ส่งผลต่อปรากฏการณ์นั้น</w:t>
            </w:r>
          </w:p>
        </w:tc>
      </w:tr>
      <w:tr w:rsidR="00B60D70" w:rsidRPr="00B60D70" w14:paraId="1E6EBBCE" w14:textId="77777777" w:rsidTr="00D420AC">
        <w:trPr>
          <w:trHeight w:val="510"/>
        </w:trPr>
        <w:tc>
          <w:tcPr>
            <w:tcW w:w="1129" w:type="dxa"/>
            <w:vAlign w:val="center"/>
          </w:tcPr>
          <w:p w14:paraId="20176358" w14:textId="77777777" w:rsidR="004766C9" w:rsidRPr="00B60D70" w:rsidRDefault="004766C9"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4</w:t>
            </w:r>
          </w:p>
        </w:tc>
        <w:tc>
          <w:tcPr>
            <w:tcW w:w="8222" w:type="dxa"/>
            <w:vAlign w:val="center"/>
          </w:tcPr>
          <w:p w14:paraId="3C4AD8DF" w14:textId="77777777"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สามารถอธิบายปรากฏการณ์เชิงลึก และแสดงสมการที่เกี่ยวข้อง สามารถใช้คณิตศาสตร์ในการแก้ปัญหาได้</w:t>
            </w:r>
          </w:p>
        </w:tc>
      </w:tr>
      <w:tr w:rsidR="00B60D70" w:rsidRPr="00B60D70" w14:paraId="2362D905" w14:textId="77777777" w:rsidTr="00D420AC">
        <w:trPr>
          <w:trHeight w:val="510"/>
        </w:trPr>
        <w:tc>
          <w:tcPr>
            <w:tcW w:w="1129" w:type="dxa"/>
            <w:vAlign w:val="center"/>
          </w:tcPr>
          <w:p w14:paraId="19278AAE" w14:textId="77777777" w:rsidR="004766C9" w:rsidRPr="00B60D70" w:rsidRDefault="004766C9"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5</w:t>
            </w:r>
          </w:p>
        </w:tc>
        <w:tc>
          <w:tcPr>
            <w:tcW w:w="8222" w:type="dxa"/>
            <w:vAlign w:val="center"/>
          </w:tcPr>
          <w:p w14:paraId="1CFFFB92" w14:textId="77777777"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สามารถเชื่อมโยงความรู้ได้ สามารถสร้างแบบจำลองคณิตศาสตร์เพื่อใช้ในการประเมินสถานการณ์ใหม่ได้</w:t>
            </w:r>
          </w:p>
        </w:tc>
      </w:tr>
    </w:tbl>
    <w:p w14:paraId="222C6B83" w14:textId="77777777" w:rsidR="004766C9" w:rsidRPr="00B60D70" w:rsidRDefault="004766C9" w:rsidP="004766C9">
      <w:pPr>
        <w:rPr>
          <w:rFonts w:ascii="TH SarabunPSK" w:eastAsia="Calibri" w:hAnsi="TH SarabunPSK" w:cs="TH SarabunPSK"/>
          <w:b/>
          <w:bCs/>
          <w:cs/>
        </w:rPr>
        <w:sectPr w:rsidR="004766C9" w:rsidRPr="00B60D70" w:rsidSect="0087260D">
          <w:pgSz w:w="11906" w:h="16838"/>
          <w:pgMar w:top="1135" w:right="1440" w:bottom="1134" w:left="1440" w:header="708" w:footer="708" w:gutter="0"/>
          <w:cols w:space="708"/>
          <w:docGrid w:linePitch="360"/>
        </w:sectPr>
      </w:pPr>
    </w:p>
    <w:p w14:paraId="3834175F" w14:textId="6F2007AC" w:rsidR="004766C9" w:rsidRPr="00B60D70" w:rsidRDefault="004766C9" w:rsidP="00E86317">
      <w:pPr>
        <w:pStyle w:val="3"/>
        <w:numPr>
          <w:ilvl w:val="0"/>
          <w:numId w:val="0"/>
        </w:numPr>
        <w:shd w:val="clear" w:color="auto" w:fill="D9D9D9" w:themeFill="background1" w:themeFillShade="D9"/>
        <w:tabs>
          <w:tab w:val="left" w:pos="993"/>
          <w:tab w:val="left" w:pos="7088"/>
        </w:tabs>
        <w:ind w:left="993" w:hanging="993"/>
        <w:rPr>
          <w:rFonts w:ascii="TH SarabunPSK" w:eastAsia="Calibri" w:hAnsi="TH SarabunPSK" w:cs="TH SarabunPSK"/>
          <w:b w:val="0"/>
          <w:bCs w:val="0"/>
        </w:rPr>
      </w:pPr>
      <w:bookmarkStart w:id="575" w:name="_Toc179656452"/>
      <w:bookmarkStart w:id="576" w:name="_Toc180609532"/>
      <w:bookmarkStart w:id="577" w:name="_Toc191634148"/>
      <w:r w:rsidRPr="00B60D70">
        <w:rPr>
          <w:rFonts w:ascii="TH SarabunPSK" w:eastAsia="Calibri" w:hAnsi="TH SarabunPSK" w:cs="TH SarabunPSK" w:hint="cs"/>
          <w:cs/>
        </w:rPr>
        <w:lastRenderedPageBreak/>
        <w:t xml:space="preserve">รหัสโมดูล </w:t>
      </w:r>
      <w:r w:rsidRPr="00B60D70">
        <w:rPr>
          <w:rFonts w:ascii="TH SarabunPSK" w:eastAsia="Calibri" w:hAnsi="TH SarabunPSK" w:cs="TH SarabunPSK" w:hint="cs"/>
        </w:rPr>
        <w:t>:</w:t>
      </w:r>
      <w:r w:rsidR="00BD7F9D" w:rsidRPr="00B60D70">
        <w:rPr>
          <w:rFonts w:ascii="TH SarabunPSK" w:eastAsia="Calibri" w:hAnsi="TH SarabunPSK" w:cs="TH SarabunPSK" w:hint="cs"/>
          <w:cs/>
        </w:rPr>
        <w:t xml:space="preserve"> </w:t>
      </w:r>
      <w:r w:rsidRPr="00B60D70">
        <w:rPr>
          <w:rFonts w:ascii="TH SarabunPSK" w:eastAsia="Calibri" w:hAnsi="TH SarabunPSK" w:cs="TH SarabunPSK" w:hint="cs"/>
        </w:rPr>
        <w:t xml:space="preserve"> </w:t>
      </w:r>
      <w:bookmarkStart w:id="578" w:name="PHY10103"/>
      <w:r w:rsidR="00F551BD" w:rsidRPr="00B60D70">
        <w:rPr>
          <w:rFonts w:ascii="TH SarabunPSK" w:eastAsia="Calibri" w:hAnsi="TH SarabunPSK" w:cs="TH SarabunPSK" w:hint="cs"/>
          <w:noProof/>
        </w:rPr>
        <w:t xml:space="preserve">PHY </w:t>
      </w:r>
      <w:bookmarkEnd w:id="578"/>
      <w:r w:rsidRPr="00B60D70">
        <w:rPr>
          <w:rFonts w:ascii="TH SarabunPSK" w:eastAsia="Calibri" w:hAnsi="TH SarabunPSK" w:cs="TH SarabunPSK" w:hint="cs"/>
          <w:noProof/>
          <w:cs/>
        </w:rPr>
        <w:t>10</w:t>
      </w:r>
      <w:r w:rsidR="006D4ACE" w:rsidRPr="00B60D70">
        <w:rPr>
          <w:rFonts w:ascii="TH SarabunPSK" w:eastAsia="Calibri" w:hAnsi="TH SarabunPSK" w:cs="TH SarabunPSK" w:hint="cs"/>
          <w:noProof/>
          <w:cs/>
        </w:rPr>
        <w:t>3</w:t>
      </w:r>
      <w:r w:rsidRPr="00B60D70">
        <w:rPr>
          <w:rFonts w:ascii="TH SarabunPSK" w:eastAsia="Calibri" w:hAnsi="TH SarabunPSK" w:cs="TH SarabunPSK" w:hint="cs"/>
          <w:noProof/>
          <w:cs/>
        </w:rPr>
        <w:t>03</w:t>
      </w:r>
      <w:r w:rsidRPr="00B60D70">
        <w:rPr>
          <w:rFonts w:ascii="TH SarabunPSK" w:eastAsia="Calibri" w:hAnsi="TH SarabunPSK" w:cs="TH SarabunPSK" w:hint="cs"/>
        </w:rPr>
        <w:tab/>
      </w:r>
      <w:r w:rsidRPr="00B60D70">
        <w:rPr>
          <w:rFonts w:ascii="TH SarabunPSK" w:eastAsia="Calibri" w:hAnsi="TH SarabunPSK" w:cs="TH SarabunPSK" w:hint="cs"/>
        </w:rPr>
        <w:tab/>
      </w:r>
      <w:r w:rsidRPr="00B60D70">
        <w:rPr>
          <w:rFonts w:ascii="TH SarabunPSK" w:eastAsia="Calibri" w:hAnsi="TH SarabunPSK" w:cs="TH SarabunPSK" w:hint="cs"/>
          <w:cs/>
        </w:rPr>
        <w:t xml:space="preserve">จำนวน </w:t>
      </w:r>
      <w:r w:rsidRPr="00B60D70">
        <w:rPr>
          <w:rFonts w:ascii="TH SarabunPSK" w:eastAsia="Calibri" w:hAnsi="TH SarabunPSK" w:cs="TH SarabunPSK" w:hint="cs"/>
          <w:noProof/>
        </w:rPr>
        <w:t>1</w:t>
      </w:r>
      <w:r w:rsidRPr="00B60D70">
        <w:rPr>
          <w:rFonts w:ascii="TH SarabunPSK" w:eastAsia="Calibri" w:hAnsi="TH SarabunPSK" w:cs="TH SarabunPSK" w:hint="cs"/>
          <w:cs/>
        </w:rPr>
        <w:t xml:space="preserve"> หน่วยกิต</w:t>
      </w:r>
      <w:bookmarkEnd w:id="575"/>
      <w:bookmarkEnd w:id="576"/>
      <w:bookmarkEnd w:id="577"/>
    </w:p>
    <w:p w14:paraId="41717C5E" w14:textId="77777777" w:rsidR="004766C9" w:rsidRPr="00B60D70" w:rsidRDefault="004766C9" w:rsidP="00E86317">
      <w:pPr>
        <w:spacing w:before="240"/>
        <w:rPr>
          <w:rFonts w:ascii="TH SarabunPSK" w:eastAsia="Cordia New" w:hAnsi="TH SarabunPSK" w:cs="TH SarabunPSK"/>
          <w:cs/>
        </w:rPr>
      </w:pPr>
      <w:r w:rsidRPr="00B60D70">
        <w:rPr>
          <w:rFonts w:ascii="TH SarabunPSK" w:eastAsia="Calibri" w:hAnsi="TH SarabunPSK" w:cs="TH SarabunPSK" w:hint="cs"/>
          <w:b/>
          <w:bCs/>
          <w:cs/>
        </w:rPr>
        <w:t>ชื่อโมดูลภาษาไทย</w:t>
      </w:r>
      <w:r w:rsidRPr="00B60D70">
        <w:rPr>
          <w:rFonts w:ascii="TH SarabunPSK" w:eastAsia="Cordia New" w:hAnsi="TH SarabunPSK" w:cs="TH SarabunPSK" w:hint="cs"/>
          <w:cs/>
        </w:rPr>
        <w:t xml:space="preserve"> </w:t>
      </w:r>
      <w:r w:rsidRPr="00B60D70">
        <w:rPr>
          <w:rFonts w:ascii="TH SarabunPSK" w:eastAsia="Cordia New" w:hAnsi="TH SarabunPSK" w:cs="TH SarabunPSK" w:hint="cs"/>
        </w:rPr>
        <w:t>:</w:t>
      </w:r>
      <w:r w:rsidRPr="00B60D70">
        <w:rPr>
          <w:rFonts w:ascii="TH SarabunPSK" w:eastAsia="Cordia New" w:hAnsi="TH SarabunPSK" w:cs="TH SarabunPSK" w:hint="cs"/>
          <w:cs/>
        </w:rPr>
        <w:tab/>
      </w:r>
      <w:r w:rsidRPr="00B60D70">
        <w:rPr>
          <w:rFonts w:ascii="TH SarabunPSK" w:eastAsia="Cordia New" w:hAnsi="TH SarabunPSK" w:cs="TH SarabunPSK" w:hint="cs"/>
          <w:noProof/>
          <w:cs/>
        </w:rPr>
        <w:t>ฟิสิกส์อุณหภาพ</w:t>
      </w:r>
      <w:r w:rsidRPr="00B60D70">
        <w:rPr>
          <w:rFonts w:ascii="TH SarabunPSK" w:eastAsia="Cordia New" w:hAnsi="TH SarabunPSK" w:cs="TH SarabunPSK" w:hint="cs"/>
          <w:cs/>
        </w:rPr>
        <w:t xml:space="preserve"> </w:t>
      </w:r>
    </w:p>
    <w:p w14:paraId="1F2ACC78" w14:textId="16345362" w:rsidR="004766C9" w:rsidRPr="00B60D70" w:rsidRDefault="004766C9" w:rsidP="00E86317">
      <w:pPr>
        <w:rPr>
          <w:rFonts w:ascii="TH SarabunPSK" w:eastAsia="Cordia New" w:hAnsi="TH SarabunPSK" w:cs="TH SarabunPSK"/>
        </w:rPr>
      </w:pPr>
      <w:r w:rsidRPr="00B60D70">
        <w:rPr>
          <w:rFonts w:ascii="TH SarabunPSK" w:eastAsia="Cordia New" w:hAnsi="TH SarabunPSK" w:cs="TH SarabunPSK" w:hint="cs"/>
          <w:b/>
          <w:bCs/>
          <w:cs/>
        </w:rPr>
        <w:t>ชื่อโมดูล</w:t>
      </w:r>
      <w:r w:rsidRPr="00B60D70">
        <w:rPr>
          <w:rFonts w:ascii="TH SarabunPSK" w:eastAsia="Calibri" w:hAnsi="TH SarabunPSK" w:cs="TH SarabunPSK" w:hint="cs"/>
          <w:b/>
          <w:bCs/>
          <w:cs/>
        </w:rPr>
        <w:t>ภาษาอังกฤษ</w:t>
      </w:r>
      <w:r w:rsidRPr="00B60D70">
        <w:rPr>
          <w:rFonts w:ascii="TH SarabunPSK" w:eastAsia="Cordia New" w:hAnsi="TH SarabunPSK" w:cs="TH SarabunPSK" w:hint="cs"/>
        </w:rPr>
        <w:t xml:space="preserve"> :</w:t>
      </w:r>
      <w:r w:rsidRPr="00B60D70">
        <w:rPr>
          <w:rFonts w:ascii="TH SarabunPSK" w:eastAsia="Cordia New" w:hAnsi="TH SarabunPSK" w:cs="TH SarabunPSK" w:hint="cs"/>
          <w:cs/>
        </w:rPr>
        <w:tab/>
      </w:r>
      <w:r w:rsidRPr="00B60D70">
        <w:rPr>
          <w:rFonts w:ascii="TH SarabunPSK" w:eastAsia="Cordia New" w:hAnsi="TH SarabunPSK" w:cs="TH SarabunPSK" w:hint="cs"/>
          <w:noProof/>
        </w:rPr>
        <w:t xml:space="preserve">THERMAL </w:t>
      </w:r>
      <w:r w:rsidR="00825587" w:rsidRPr="00B60D70">
        <w:rPr>
          <w:rFonts w:ascii="TH SarabunPSK" w:eastAsia="Cordia New" w:hAnsi="TH SarabunPSK" w:cs="TH SarabunPSK" w:hint="cs"/>
          <w:noProof/>
        </w:rPr>
        <w:t>PHYSICS</w:t>
      </w:r>
      <w:r w:rsidRPr="00B60D70">
        <w:rPr>
          <w:rFonts w:ascii="TH SarabunPSK" w:eastAsia="Cordia New" w:hAnsi="TH SarabunPSK" w:cs="TH SarabunPSK" w:hint="cs"/>
          <w:cs/>
        </w:rPr>
        <w:t xml:space="preserve"> </w:t>
      </w:r>
    </w:p>
    <w:p w14:paraId="47F2D02A" w14:textId="04A48881" w:rsidR="004766C9" w:rsidRPr="00B60D70" w:rsidRDefault="004766C9" w:rsidP="00825587">
      <w:pPr>
        <w:jc w:val="left"/>
        <w:rPr>
          <w:rFonts w:ascii="TH SarabunPSK" w:eastAsia="Cordia New" w:hAnsi="TH SarabunPSK" w:cs="TH SarabunPSK"/>
          <w:cs/>
        </w:rPr>
      </w:pPr>
      <w:r w:rsidRPr="00B60D70">
        <w:rPr>
          <w:rFonts w:ascii="TH SarabunPSK" w:eastAsia="Calibri" w:hAnsi="TH SarabunPSK" w:cs="TH SarabunPSK" w:hint="cs"/>
          <w:b/>
          <w:bCs/>
          <w:cs/>
        </w:rPr>
        <w:t>คำอธิบาย</w:t>
      </w:r>
      <w:r w:rsidRPr="00B60D70">
        <w:rPr>
          <w:rFonts w:ascii="TH SarabunPSK" w:eastAsia="Calibri" w:hAnsi="TH SarabunPSK" w:cs="TH SarabunPSK" w:hint="cs"/>
          <w:bCs/>
          <w:cs/>
        </w:rPr>
        <w:t xml:space="preserve">โมดูล </w:t>
      </w:r>
      <w:r w:rsidRPr="00B60D70">
        <w:rPr>
          <w:rFonts w:ascii="TH SarabunPSK" w:eastAsia="Calibri" w:hAnsi="TH SarabunPSK" w:cs="TH SarabunPSK" w:hint="cs"/>
          <w:bCs/>
        </w:rPr>
        <w:t>:</w:t>
      </w:r>
      <w:r w:rsidR="00BD7F9D" w:rsidRPr="00B60D70">
        <w:rPr>
          <w:rFonts w:ascii="TH SarabunPSK" w:eastAsia="Calibri" w:hAnsi="TH SarabunPSK" w:cs="TH SarabunPSK" w:hint="cs"/>
          <w:bCs/>
          <w:cs/>
        </w:rPr>
        <w:t xml:space="preserve">  </w:t>
      </w:r>
      <w:r w:rsidRPr="00B60D70">
        <w:rPr>
          <w:rFonts w:ascii="TH SarabunPSK" w:eastAsia="Calibri" w:hAnsi="TH SarabunPSK" w:cs="TH SarabunPSK" w:hint="cs"/>
          <w:bCs/>
          <w:cs/>
        </w:rPr>
        <w:br/>
      </w:r>
      <w:r w:rsidRPr="00B60D70">
        <w:rPr>
          <w:rFonts w:ascii="TH SarabunPSK" w:eastAsia="Calibri" w:hAnsi="TH SarabunPSK" w:cs="TH SarabunPSK" w:hint="cs"/>
          <w:b/>
          <w:bCs/>
          <w:cs/>
        </w:rPr>
        <w:tab/>
      </w:r>
      <w:r w:rsidRPr="00B60D70">
        <w:rPr>
          <w:rFonts w:ascii="TH SarabunPSK" w:eastAsia="Cordia New" w:hAnsi="TH SarabunPSK" w:cs="TH SarabunPSK" w:hint="cs"/>
          <w:noProof/>
          <w:cs/>
        </w:rPr>
        <w:t>โมดูลนี้ศึกษาการถ่ายเทความร้อนและผลของความร้อนที่มีต่อวัสดุ ซึ่งได้แก่การขยายตัว การเปลี่ยนแปลงอุณหภูมิ การเปลื่นแปลงสถานะ การทำงาน รวมถึงการเปลี่ยนแปลงเอนโทรปี</w:t>
      </w:r>
      <w:r w:rsidR="00BD7F9D" w:rsidRPr="00B60D70">
        <w:rPr>
          <w:rFonts w:ascii="TH SarabunPSK" w:eastAsia="Cordia New" w:hAnsi="TH SarabunPSK" w:cs="TH SarabunPSK" w:hint="cs"/>
          <w:noProof/>
          <w:cs/>
        </w:rPr>
        <w:t xml:space="preserve"> </w:t>
      </w:r>
      <w:r w:rsidRPr="00B60D70">
        <w:rPr>
          <w:rFonts w:ascii="TH SarabunPSK" w:eastAsia="Cordia New" w:hAnsi="TH SarabunPSK" w:cs="TH SarabunPSK" w:hint="cs"/>
          <w:noProof/>
          <w:cs/>
        </w:rPr>
        <w:t>บทเรียนเน้นการประยุกต์ใช้กฏของเทอร์โมไดนามิกส์ในการบรรยายและอธิบายการเปลี่ยนแปลงสภาวะของสสารในชีวิตประจำวัน ทั้งในเชิงคุณภาพและเชิงปริมาณ</w:t>
      </w:r>
    </w:p>
    <w:p w14:paraId="3A846893" w14:textId="4EA00646" w:rsidR="004766C9" w:rsidRPr="00B60D70" w:rsidRDefault="004766C9" w:rsidP="00E86317">
      <w:pPr>
        <w:rPr>
          <w:rFonts w:ascii="TH SarabunPSK" w:eastAsia="Cordia New" w:hAnsi="TH SarabunPSK" w:cs="TH SarabunPSK"/>
        </w:rPr>
      </w:pPr>
      <w:r w:rsidRPr="00B60D70">
        <w:rPr>
          <w:rFonts w:ascii="TH SarabunPSK" w:eastAsia="Cordia New" w:hAnsi="TH SarabunPSK" w:cs="TH SarabunPSK" w:hint="cs"/>
          <w:cs/>
        </w:rPr>
        <w:tab/>
      </w:r>
      <w:r w:rsidRPr="00B60D70">
        <w:rPr>
          <w:rFonts w:ascii="TH SarabunPSK" w:eastAsia="Cordia New" w:hAnsi="TH SarabunPSK" w:cs="TH SarabunPSK" w:hint="cs"/>
          <w:noProof/>
        </w:rPr>
        <w:t>This module focuses on learning heat transfer and its impact on substances, such as thermal expansion, change in temperatures, change of phases, work and change in entropy. The lessons apply laws of thermodynamics to, qualitatively and quantitatively, describe and explain states of matters in everyday life.</w:t>
      </w:r>
    </w:p>
    <w:p w14:paraId="6B398B7C" w14:textId="491A3350" w:rsidR="004766C9" w:rsidRPr="00B60D70" w:rsidRDefault="004766C9" w:rsidP="00825587">
      <w:pPr>
        <w:jc w:val="left"/>
        <w:rPr>
          <w:rFonts w:ascii="TH SarabunPSK" w:eastAsia="Times New Roman" w:hAnsi="TH SarabunPSK" w:cs="TH SarabunPSK"/>
          <w:b/>
          <w:bCs/>
        </w:rPr>
      </w:pPr>
      <w:r w:rsidRPr="00B60D70">
        <w:rPr>
          <w:rFonts w:ascii="TH SarabunPSK" w:eastAsia="Times New Roman" w:hAnsi="TH SarabunPSK" w:cs="TH SarabunPSK" w:hint="cs"/>
          <w:b/>
          <w:bCs/>
          <w:cs/>
        </w:rPr>
        <w:t>โมดูล</w:t>
      </w:r>
      <w:r w:rsidRPr="00B60D70">
        <w:rPr>
          <w:rFonts w:ascii="TH SarabunPSK" w:eastAsia="Calibri" w:hAnsi="TH SarabunPSK" w:cs="TH SarabunPSK" w:hint="cs"/>
          <w:b/>
          <w:bCs/>
          <w:cs/>
        </w:rPr>
        <w:t>บังคับ</w:t>
      </w:r>
      <w:r w:rsidRPr="00B60D70">
        <w:rPr>
          <w:rFonts w:ascii="TH SarabunPSK" w:eastAsia="Times New Roman" w:hAnsi="TH SarabunPSK" w:cs="TH SarabunPSK" w:hint="cs"/>
          <w:b/>
          <w:bCs/>
          <w:cs/>
        </w:rPr>
        <w:t xml:space="preserve">ก่อน </w:t>
      </w:r>
      <w:r w:rsidRPr="00B60D70">
        <w:rPr>
          <w:rFonts w:ascii="TH SarabunPSK" w:eastAsia="Times New Roman" w:hAnsi="TH SarabunPSK" w:cs="TH SarabunPSK" w:hint="cs"/>
          <w:b/>
          <w:bCs/>
        </w:rPr>
        <w:t xml:space="preserve">: </w:t>
      </w:r>
      <w:r w:rsidRPr="00B60D70">
        <w:rPr>
          <w:rFonts w:ascii="TH SarabunPSK" w:eastAsia="Times New Roman" w:hAnsi="TH SarabunPSK" w:cs="TH SarabunPSK" w:hint="cs"/>
          <w:b/>
          <w:bCs/>
          <w:noProof/>
          <w:cs/>
        </w:rPr>
        <w:t>ไม่มี</w:t>
      </w:r>
      <w:r w:rsidR="00BD7F9D" w:rsidRPr="00B60D70">
        <w:rPr>
          <w:rFonts w:ascii="TH SarabunPSK" w:eastAsia="Times New Roman" w:hAnsi="TH SarabunPSK" w:cs="TH SarabunPSK" w:hint="cs"/>
          <w:b/>
          <w:bCs/>
        </w:rPr>
        <w:t xml:space="preserve"> </w:t>
      </w:r>
      <w:r w:rsidR="00BD7F9D" w:rsidRPr="00B60D70">
        <w:rPr>
          <w:rFonts w:ascii="TH SarabunPSK" w:eastAsia="Times New Roman" w:hAnsi="TH SarabunPSK" w:cs="TH SarabunPSK" w:hint="cs"/>
          <w:bCs/>
          <w:cs/>
          <w:lang w:val="en-AU"/>
        </w:rPr>
        <w:t xml:space="preserve">  </w:t>
      </w:r>
    </w:p>
    <w:p w14:paraId="19A8F24F" w14:textId="77777777" w:rsidR="004766C9" w:rsidRPr="00B60D70" w:rsidRDefault="004766C9" w:rsidP="00825587">
      <w:pPr>
        <w:jc w:val="left"/>
        <w:rPr>
          <w:rFonts w:ascii="TH SarabunPSK" w:eastAsia="Calibri" w:hAnsi="TH SarabunPSK" w:cs="TH SarabunPSK"/>
          <w:b/>
          <w:bCs/>
        </w:rPr>
      </w:pPr>
      <w:r w:rsidRPr="00B60D70">
        <w:rPr>
          <w:rFonts w:ascii="TH SarabunPSK" w:eastAsia="Calibri" w:hAnsi="TH SarabunPSK" w:cs="TH SarabunPSK" w:hint="cs"/>
          <w:b/>
          <w:bCs/>
        </w:rPr>
        <w:t xml:space="preserve">Learning Outcome </w:t>
      </w:r>
    </w:p>
    <w:p w14:paraId="08B51266" w14:textId="33D74D37" w:rsidR="004766C9" w:rsidRPr="00B60D70" w:rsidRDefault="004766C9" w:rsidP="00E86317">
      <w:pPr>
        <w:autoSpaceDE w:val="0"/>
        <w:autoSpaceDN w:val="0"/>
        <w:adjustRightInd w:val="0"/>
        <w:rPr>
          <w:rFonts w:ascii="TH SarabunPSK" w:eastAsia="Calibri" w:hAnsi="TH SarabunPSK" w:cs="TH SarabunPSK"/>
        </w:rPr>
      </w:pPr>
      <w:r w:rsidRPr="00B60D70">
        <w:rPr>
          <w:rFonts w:ascii="TH SarabunPSK" w:eastAsia="Calibri" w:hAnsi="TH SarabunPSK" w:cs="TH SarabunPSK" w:hint="cs"/>
        </w:rPr>
        <w:tab/>
      </w:r>
      <w:r w:rsidRPr="00B60D70">
        <w:rPr>
          <w:rFonts w:ascii="TH SarabunPSK" w:eastAsia="Calibri" w:hAnsi="TH SarabunPSK" w:cs="TH SarabunPSK" w:hint="cs"/>
          <w:noProof/>
          <w:cs/>
        </w:rPr>
        <w:t>สามารถอธิบายผลของความร้อนที่มีต่อสสาร และสามารถประยุกต์ใช้หลักกการทางฟิสิกส์ที่เกี่ยวข้องเพื่อแก้ปัญหาได้</w:t>
      </w:r>
    </w:p>
    <w:p w14:paraId="258F88C8" w14:textId="77777777" w:rsidR="004766C9" w:rsidRPr="00B60D70" w:rsidRDefault="004766C9" w:rsidP="00E86317">
      <w:pPr>
        <w:spacing w:before="240"/>
        <w:jc w:val="left"/>
        <w:rPr>
          <w:rFonts w:ascii="TH SarabunPSK" w:eastAsia="Cordia New" w:hAnsi="TH SarabunPSK" w:cs="TH SarabunPSK"/>
          <w:b/>
          <w:bCs/>
        </w:rPr>
      </w:pPr>
      <w:r w:rsidRPr="00B60D70">
        <w:rPr>
          <w:rFonts w:ascii="TH SarabunPSK" w:eastAsia="Cordia New" w:hAnsi="TH SarabunPSK" w:cs="TH SarabunPSK" w:hint="cs"/>
          <w:b/>
          <w:bCs/>
          <w:cs/>
        </w:rPr>
        <w:t>เกณฑ์การ</w:t>
      </w:r>
      <w:r w:rsidRPr="00B60D70">
        <w:rPr>
          <w:rFonts w:ascii="TH SarabunPSK" w:eastAsia="Calibri" w:hAnsi="TH SarabunPSK" w:cs="TH SarabunPSK" w:hint="cs"/>
          <w:b/>
          <w:bCs/>
          <w:cs/>
        </w:rPr>
        <w:t>ประเมินผล</w:t>
      </w:r>
      <w:r w:rsidRPr="00B60D70">
        <w:rPr>
          <w:rFonts w:ascii="TH SarabunPSK" w:eastAsia="Cordia New" w:hAnsi="TH SarabunPSK" w:cs="TH SarabunPSK" w:hint="cs"/>
          <w:b/>
          <w:bCs/>
          <w:cs/>
        </w:rPr>
        <w:t>ลัพธ์การเรียนรู้ (</w:t>
      </w:r>
      <w:r w:rsidRPr="00B60D70">
        <w:rPr>
          <w:rFonts w:ascii="TH SarabunPSK" w:eastAsia="Cordia New" w:hAnsi="TH SarabunPSK" w:cs="TH SarabunPSK" w:hint="cs"/>
          <w:b/>
          <w:bCs/>
        </w:rPr>
        <w:t>Rubric)</w:t>
      </w:r>
    </w:p>
    <w:tbl>
      <w:tblPr>
        <w:tblStyle w:val="12"/>
        <w:tblW w:w="9351" w:type="dxa"/>
        <w:tblLook w:val="04A0" w:firstRow="1" w:lastRow="0" w:firstColumn="1" w:lastColumn="0" w:noHBand="0" w:noVBand="1"/>
      </w:tblPr>
      <w:tblGrid>
        <w:gridCol w:w="1129"/>
        <w:gridCol w:w="8222"/>
      </w:tblGrid>
      <w:tr w:rsidR="00B60D70" w:rsidRPr="00B60D70" w14:paraId="7757008E" w14:textId="77777777" w:rsidTr="00D420AC">
        <w:trPr>
          <w:trHeight w:val="510"/>
        </w:trPr>
        <w:tc>
          <w:tcPr>
            <w:tcW w:w="1129" w:type="dxa"/>
            <w:shd w:val="clear" w:color="auto" w:fill="D0CECE"/>
            <w:vAlign w:val="center"/>
          </w:tcPr>
          <w:p w14:paraId="0E7F28B4" w14:textId="77777777" w:rsidR="004766C9" w:rsidRPr="00B60D70" w:rsidRDefault="004766C9"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Rubric</w:t>
            </w:r>
          </w:p>
        </w:tc>
        <w:tc>
          <w:tcPr>
            <w:tcW w:w="8222" w:type="dxa"/>
            <w:shd w:val="clear" w:color="auto" w:fill="D0CECE"/>
            <w:vAlign w:val="center"/>
          </w:tcPr>
          <w:p w14:paraId="3F493A86" w14:textId="77777777" w:rsidR="004766C9" w:rsidRPr="00B60D70" w:rsidRDefault="004766C9"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cs/>
              </w:rPr>
              <w:t>คำอธิบายลำดับขั้นในการประเมินผลการเรียน</w:t>
            </w:r>
          </w:p>
        </w:tc>
      </w:tr>
      <w:tr w:rsidR="00B60D70" w:rsidRPr="00B60D70" w14:paraId="576A195A" w14:textId="77777777" w:rsidTr="00D420AC">
        <w:trPr>
          <w:trHeight w:val="510"/>
        </w:trPr>
        <w:tc>
          <w:tcPr>
            <w:tcW w:w="1129" w:type="dxa"/>
            <w:vAlign w:val="center"/>
          </w:tcPr>
          <w:p w14:paraId="5FBD2FE2" w14:textId="77777777" w:rsidR="004766C9" w:rsidRPr="00B60D70" w:rsidRDefault="004766C9"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1</w:t>
            </w:r>
          </w:p>
        </w:tc>
        <w:tc>
          <w:tcPr>
            <w:tcW w:w="8222" w:type="dxa"/>
            <w:vAlign w:val="center"/>
          </w:tcPr>
          <w:p w14:paraId="77E2EB4E" w14:textId="77777777"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ไม่ระบุ</w:t>
            </w:r>
          </w:p>
        </w:tc>
      </w:tr>
      <w:tr w:rsidR="00B60D70" w:rsidRPr="00B60D70" w14:paraId="3ABB37A4" w14:textId="77777777" w:rsidTr="00D420AC">
        <w:trPr>
          <w:trHeight w:val="510"/>
        </w:trPr>
        <w:tc>
          <w:tcPr>
            <w:tcW w:w="1129" w:type="dxa"/>
            <w:vAlign w:val="center"/>
          </w:tcPr>
          <w:p w14:paraId="1C5B8204" w14:textId="77777777" w:rsidR="004766C9" w:rsidRPr="00B60D70" w:rsidRDefault="004766C9"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2</w:t>
            </w:r>
          </w:p>
        </w:tc>
        <w:tc>
          <w:tcPr>
            <w:tcW w:w="8222" w:type="dxa"/>
            <w:vAlign w:val="center"/>
          </w:tcPr>
          <w:p w14:paraId="7D9791A4" w14:textId="77777777"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รู้จักปรากฏการณ์ และใช้คำศัพท์เพื่อบรรยายเหตุการณ์ทางฟิสิกส์ได้อย่างเหมาะสม</w:t>
            </w:r>
          </w:p>
        </w:tc>
      </w:tr>
      <w:tr w:rsidR="00B60D70" w:rsidRPr="00B60D70" w14:paraId="6731F0A8" w14:textId="77777777" w:rsidTr="00D420AC">
        <w:trPr>
          <w:trHeight w:val="510"/>
        </w:trPr>
        <w:tc>
          <w:tcPr>
            <w:tcW w:w="1129" w:type="dxa"/>
            <w:shd w:val="clear" w:color="auto" w:fill="auto"/>
            <w:vAlign w:val="center"/>
          </w:tcPr>
          <w:p w14:paraId="3B525A2E" w14:textId="77777777" w:rsidR="004766C9" w:rsidRPr="00B60D70" w:rsidRDefault="004766C9"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3</w:t>
            </w:r>
          </w:p>
        </w:tc>
        <w:tc>
          <w:tcPr>
            <w:tcW w:w="8222" w:type="dxa"/>
            <w:shd w:val="clear" w:color="auto" w:fill="auto"/>
            <w:vAlign w:val="center"/>
          </w:tcPr>
          <w:p w14:paraId="615A7B1D" w14:textId="77777777"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สามารถอธิบายปรากฏการณ์ และสามารถระบุปัจจัยที่ส่งผลต่อปรากฏการณ์นั้น</w:t>
            </w:r>
          </w:p>
        </w:tc>
      </w:tr>
      <w:tr w:rsidR="00B60D70" w:rsidRPr="00B60D70" w14:paraId="35298BD8" w14:textId="77777777" w:rsidTr="00D420AC">
        <w:trPr>
          <w:trHeight w:val="510"/>
        </w:trPr>
        <w:tc>
          <w:tcPr>
            <w:tcW w:w="1129" w:type="dxa"/>
            <w:vAlign w:val="center"/>
          </w:tcPr>
          <w:p w14:paraId="01EA572B" w14:textId="77777777" w:rsidR="004766C9" w:rsidRPr="00B60D70" w:rsidRDefault="004766C9"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4</w:t>
            </w:r>
          </w:p>
        </w:tc>
        <w:tc>
          <w:tcPr>
            <w:tcW w:w="8222" w:type="dxa"/>
            <w:vAlign w:val="center"/>
          </w:tcPr>
          <w:p w14:paraId="161EC2F2" w14:textId="77777777"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สามารถอธิบายปรากฏการณ์เชิงลึก และแสดงสมการที่เกี่ยวข้อง สามารถใช้คณิตศาสตร์ในการแก้ปัญหาได้</w:t>
            </w:r>
          </w:p>
        </w:tc>
      </w:tr>
      <w:tr w:rsidR="00B60D70" w:rsidRPr="00B60D70" w14:paraId="30AA2691" w14:textId="77777777" w:rsidTr="00D420AC">
        <w:trPr>
          <w:trHeight w:val="510"/>
        </w:trPr>
        <w:tc>
          <w:tcPr>
            <w:tcW w:w="1129" w:type="dxa"/>
            <w:vAlign w:val="center"/>
          </w:tcPr>
          <w:p w14:paraId="15E6A45B" w14:textId="77777777" w:rsidR="004766C9" w:rsidRPr="00B60D70" w:rsidRDefault="004766C9"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5</w:t>
            </w:r>
          </w:p>
        </w:tc>
        <w:tc>
          <w:tcPr>
            <w:tcW w:w="8222" w:type="dxa"/>
            <w:vAlign w:val="center"/>
          </w:tcPr>
          <w:p w14:paraId="4C3BE417" w14:textId="77777777" w:rsidR="004766C9" w:rsidRPr="00B60D70" w:rsidRDefault="004766C9"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สามารถเชื่อมโยงความรู้ได้ สามารถสร้างแบบจำลองคณิตศาสตร์เพื่อใช้ในการประเมินสถานการณ์ใหม่ได้</w:t>
            </w:r>
          </w:p>
        </w:tc>
      </w:tr>
    </w:tbl>
    <w:p w14:paraId="0A9644D9" w14:textId="77777777" w:rsidR="004766C9" w:rsidRPr="00B60D70" w:rsidRDefault="004766C9" w:rsidP="004766C9">
      <w:pPr>
        <w:rPr>
          <w:rFonts w:ascii="TH SarabunPSK" w:eastAsia="Calibri" w:hAnsi="TH SarabunPSK" w:cs="TH SarabunPSK"/>
          <w:b/>
          <w:bCs/>
          <w:cs/>
        </w:rPr>
        <w:sectPr w:rsidR="004766C9" w:rsidRPr="00B60D70" w:rsidSect="0087260D">
          <w:pgSz w:w="11906" w:h="16838"/>
          <w:pgMar w:top="1135" w:right="1440" w:bottom="1134" w:left="1440" w:header="708" w:footer="708" w:gutter="0"/>
          <w:cols w:space="708"/>
          <w:docGrid w:linePitch="360"/>
        </w:sectPr>
      </w:pPr>
    </w:p>
    <w:p w14:paraId="7AE9489A" w14:textId="4E870593" w:rsidR="009E6917" w:rsidRPr="00B60D70" w:rsidRDefault="00F551BD" w:rsidP="008A414B">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579" w:name="_Toc179246081"/>
      <w:bookmarkStart w:id="580" w:name="_Toc179656453"/>
      <w:bookmarkStart w:id="581" w:name="_Toc180609533"/>
      <w:bookmarkStart w:id="582" w:name="_Toc191634149"/>
      <w:r w:rsidRPr="00B60D70">
        <w:rPr>
          <w:rFonts w:ascii="TH SarabunPSK" w:hAnsi="TH SarabunPSK" w:cs="TH SarabunPSK" w:hint="cs"/>
        </w:rPr>
        <w:lastRenderedPageBreak/>
        <w:t xml:space="preserve">PHY </w:t>
      </w:r>
      <w:r w:rsidR="00D756E0" w:rsidRPr="00B60D70">
        <w:rPr>
          <w:rFonts w:ascii="TH SarabunPSK" w:hAnsi="TH SarabunPSK" w:cs="TH SarabunPSK" w:hint="cs"/>
        </w:rPr>
        <w:t>191</w:t>
      </w:r>
      <w:r w:rsidR="00D756E0" w:rsidRPr="00B60D70">
        <w:rPr>
          <w:rFonts w:ascii="TH SarabunPSK" w:hAnsi="TH SarabunPSK" w:cs="TH SarabunPSK" w:hint="cs"/>
          <w:cs/>
        </w:rPr>
        <w:t xml:space="preserve"> </w:t>
      </w:r>
      <w:r w:rsidR="008A414B" w:rsidRPr="00B60D70">
        <w:rPr>
          <w:rFonts w:ascii="TH SarabunPSK" w:hAnsi="TH SarabunPSK" w:cs="TH SarabunPSK" w:hint="cs"/>
          <w:cs/>
        </w:rPr>
        <w:tab/>
      </w:r>
      <w:r w:rsidR="00D756E0" w:rsidRPr="00B60D70">
        <w:rPr>
          <w:rFonts w:ascii="TH SarabunPSK" w:hAnsi="TH SarabunPSK" w:cs="TH SarabunPSK" w:hint="cs"/>
          <w:cs/>
        </w:rPr>
        <w:t xml:space="preserve">ปฏิบัติการฟิสิกส์ทั่วไป </w:t>
      </w:r>
      <w:r w:rsidR="00D756E0" w:rsidRPr="00B60D70">
        <w:rPr>
          <w:rFonts w:ascii="TH SarabunPSK" w:hAnsi="TH SarabunPSK" w:cs="TH SarabunPSK" w:hint="cs"/>
        </w:rPr>
        <w:t xml:space="preserve">1 </w:t>
      </w:r>
      <w:r w:rsidR="00D756E0" w:rsidRPr="00B60D70">
        <w:rPr>
          <w:rFonts w:ascii="TH SarabunPSK" w:hAnsi="TH SarabunPSK" w:cs="TH SarabunPSK" w:hint="cs"/>
        </w:rPr>
        <w:tab/>
        <w:t>1 (0-2-2)</w:t>
      </w:r>
      <w:bookmarkEnd w:id="579"/>
      <w:bookmarkEnd w:id="580"/>
      <w:bookmarkEnd w:id="581"/>
      <w:bookmarkEnd w:id="582"/>
    </w:p>
    <w:p w14:paraId="6293296A" w14:textId="7C543B47" w:rsidR="009E6917" w:rsidRPr="00B60D70" w:rsidRDefault="00D756E0" w:rsidP="008A414B">
      <w:pPr>
        <w:shd w:val="clear" w:color="auto" w:fill="D9D9D9" w:themeFill="background1" w:themeFillShade="D9"/>
        <w:tabs>
          <w:tab w:val="left" w:pos="993"/>
        </w:tabs>
        <w:rPr>
          <w:rFonts w:ascii="TH SarabunPSK" w:hAnsi="TH SarabunPSK" w:cs="TH SarabunPSK"/>
          <w:b/>
          <w:bCs/>
        </w:rPr>
      </w:pPr>
      <w:r w:rsidRPr="00B60D70">
        <w:rPr>
          <w:rFonts w:ascii="TH SarabunPSK" w:hAnsi="TH SarabunPSK" w:cs="TH SarabunPSK" w:hint="cs"/>
          <w:b/>
          <w:bCs/>
          <w:cs/>
        </w:rPr>
        <w:tab/>
      </w:r>
      <w:r w:rsidRPr="00B60D70">
        <w:rPr>
          <w:rFonts w:ascii="TH SarabunPSK" w:hAnsi="TH SarabunPSK" w:cs="TH SarabunPSK" w:hint="cs"/>
          <w:b/>
          <w:bCs/>
        </w:rPr>
        <w:t>(</w:t>
      </w:r>
      <w:r w:rsidR="00825587" w:rsidRPr="00B60D70">
        <w:rPr>
          <w:rFonts w:ascii="TH SarabunPSK" w:hAnsi="TH SarabunPSK" w:cs="TH SarabunPSK" w:hint="cs"/>
          <w:b/>
          <w:bCs/>
        </w:rPr>
        <w:t>Genera</w:t>
      </w:r>
      <w:r w:rsidRPr="00B60D70">
        <w:rPr>
          <w:rFonts w:ascii="TH SarabunPSK" w:hAnsi="TH SarabunPSK" w:cs="TH SarabunPSK" w:hint="cs"/>
          <w:b/>
          <w:bCs/>
        </w:rPr>
        <w:t xml:space="preserve">l </w:t>
      </w:r>
      <w:r w:rsidR="00825587" w:rsidRPr="00B60D70">
        <w:rPr>
          <w:rFonts w:ascii="TH SarabunPSK" w:hAnsi="TH SarabunPSK" w:cs="TH SarabunPSK" w:hint="cs"/>
          <w:b/>
          <w:bCs/>
        </w:rPr>
        <w:t>Physics</w:t>
      </w:r>
      <w:r w:rsidRPr="00B60D70">
        <w:rPr>
          <w:rFonts w:ascii="TH SarabunPSK" w:hAnsi="TH SarabunPSK" w:cs="TH SarabunPSK" w:hint="cs"/>
          <w:b/>
          <w:bCs/>
        </w:rPr>
        <w:t xml:space="preserve"> Laboratory I)</w:t>
      </w:r>
    </w:p>
    <w:p w14:paraId="42A8AFE2" w14:textId="231885BB" w:rsidR="009E6917" w:rsidRPr="00B60D70" w:rsidRDefault="00D756E0" w:rsidP="00592146">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F551BD" w:rsidRPr="00B60D70">
        <w:rPr>
          <w:rFonts w:ascii="TH SarabunPSK" w:hAnsi="TH SarabunPSK" w:cs="TH SarabunPSK" w:hint="cs"/>
        </w:rPr>
        <w:t xml:space="preserve">PHY </w:t>
      </w:r>
      <w:r w:rsidRPr="00B60D70">
        <w:rPr>
          <w:rFonts w:ascii="TH SarabunPSK" w:hAnsi="TH SarabunPSK" w:cs="TH SarabunPSK" w:hint="cs"/>
          <w:cs/>
        </w:rPr>
        <w:t>103</w:t>
      </w:r>
      <w:r w:rsidR="00BE7509" w:rsidRPr="00B60D70">
        <w:rPr>
          <w:rFonts w:ascii="TH SarabunPSK" w:hAnsi="TH SarabunPSK" w:cs="TH SarabunPSK"/>
        </w:rPr>
        <w:t>xx</w:t>
      </w:r>
      <w:r w:rsidR="00BD7F9D" w:rsidRPr="00B60D70">
        <w:rPr>
          <w:rFonts w:ascii="TH SarabunPSK" w:hAnsi="TH SarabunPSK" w:cs="TH SarabunPSK" w:hint="cs"/>
          <w:cs/>
        </w:rPr>
        <w:t xml:space="preserve"> </w:t>
      </w:r>
      <w:r w:rsidRPr="00B60D70">
        <w:rPr>
          <w:rFonts w:ascii="TH SarabunPSK" w:hAnsi="TH SarabunPSK" w:cs="TH SarabunPSK" w:hint="cs"/>
          <w:cs/>
          <w:lang w:val="th-TH"/>
        </w:rPr>
        <w:t xml:space="preserve">หรือ พร้อมกับ </w:t>
      </w:r>
      <w:r w:rsidR="00F551BD" w:rsidRPr="00B60D70">
        <w:rPr>
          <w:rFonts w:ascii="TH SarabunPSK" w:hAnsi="TH SarabunPSK" w:cs="TH SarabunPSK" w:hint="cs"/>
        </w:rPr>
        <w:t xml:space="preserve">PHY </w:t>
      </w:r>
      <w:r w:rsidRPr="00B60D70">
        <w:rPr>
          <w:rFonts w:ascii="TH SarabunPSK" w:hAnsi="TH SarabunPSK" w:cs="TH SarabunPSK" w:hint="cs"/>
          <w:cs/>
        </w:rPr>
        <w:t>103</w:t>
      </w:r>
      <w:r w:rsidR="00BE7509" w:rsidRPr="00B60D70">
        <w:rPr>
          <w:rFonts w:ascii="TH SarabunPSK" w:hAnsi="TH SarabunPSK" w:cs="TH SarabunPSK"/>
        </w:rPr>
        <w:t>xx</w:t>
      </w:r>
      <w:r w:rsidR="00BD7F9D" w:rsidRPr="00B60D70">
        <w:rPr>
          <w:rFonts w:ascii="TH SarabunPSK" w:hAnsi="TH SarabunPSK" w:cs="TH SarabunPSK" w:hint="cs"/>
          <w:cs/>
        </w:rPr>
        <w:t xml:space="preserve"> </w:t>
      </w:r>
      <w:r w:rsidRPr="00B60D70">
        <w:rPr>
          <w:rFonts w:ascii="TH SarabunPSK" w:hAnsi="TH SarabunPSK" w:cs="TH SarabunPSK" w:hint="cs"/>
          <w:cs/>
        </w:rPr>
        <w:t xml:space="preserve"> </w:t>
      </w:r>
    </w:p>
    <w:p w14:paraId="5C704BEA" w14:textId="15877237" w:rsidR="009E6917" w:rsidRPr="00B60D70" w:rsidRDefault="00D756E0" w:rsidP="00054A2B">
      <w:pPr>
        <w:ind w:firstLine="720"/>
        <w:rPr>
          <w:rFonts w:ascii="TH SarabunPSK" w:hAnsi="TH SarabunPSK" w:cs="TH SarabunPSK"/>
        </w:rPr>
      </w:pPr>
      <w:r w:rsidRPr="00B60D70">
        <w:rPr>
          <w:rFonts w:ascii="TH SarabunPSK" w:hAnsi="TH SarabunPSK" w:cs="TH SarabunPSK" w:hint="cs"/>
          <w:cs/>
          <w:lang w:val="th-TH"/>
        </w:rPr>
        <w:t xml:space="preserve">รายวิชานี้มุ่งเน้นเกิดความเข้าใจพื้นฐานทางฟิสิกส์จากการทดลองทางวิทยาศาสตร์และเขียนรายงานการทดลองฉบับย่อสำหรับการทดลองที่สอดคล้องกับเนื้อหาในรายวิชา </w:t>
      </w:r>
      <w:r w:rsidR="00F551BD" w:rsidRPr="00B60D70">
        <w:rPr>
          <w:rFonts w:ascii="TH SarabunPSK" w:hAnsi="TH SarabunPSK" w:cs="TH SarabunPSK" w:hint="cs"/>
        </w:rPr>
        <w:t xml:space="preserve">PHY </w:t>
      </w:r>
      <w:r w:rsidRPr="00B60D70">
        <w:rPr>
          <w:rFonts w:ascii="TH SarabunPSK" w:hAnsi="TH SarabunPSK" w:cs="TH SarabunPSK" w:hint="cs"/>
          <w:cs/>
        </w:rPr>
        <w:t>101</w:t>
      </w:r>
      <w:r w:rsidR="00BE7509" w:rsidRPr="00B60D70">
        <w:rPr>
          <w:rFonts w:ascii="TH SarabunPSK" w:hAnsi="TH SarabunPSK" w:cs="TH SarabunPSK"/>
        </w:rPr>
        <w:t>xx</w:t>
      </w:r>
      <w:r w:rsidRPr="00B60D70">
        <w:rPr>
          <w:rFonts w:ascii="TH SarabunPSK" w:hAnsi="TH SarabunPSK" w:cs="TH SarabunPSK" w:hint="cs"/>
          <w:cs/>
        </w:rPr>
        <w:t xml:space="preserve"> </w:t>
      </w:r>
      <w:r w:rsidRPr="00B60D70">
        <w:rPr>
          <w:rFonts w:ascii="TH SarabunPSK" w:hAnsi="TH SarabunPSK" w:cs="TH SarabunPSK" w:hint="cs"/>
          <w:cs/>
          <w:lang w:val="th-TH"/>
        </w:rPr>
        <w:t xml:space="preserve">และ </w:t>
      </w:r>
      <w:r w:rsidR="00F551BD" w:rsidRPr="00B60D70">
        <w:rPr>
          <w:rFonts w:ascii="TH SarabunPSK" w:hAnsi="TH SarabunPSK" w:cs="TH SarabunPSK" w:hint="cs"/>
        </w:rPr>
        <w:t xml:space="preserve">PHY </w:t>
      </w:r>
      <w:r w:rsidRPr="00B60D70">
        <w:rPr>
          <w:rFonts w:ascii="TH SarabunPSK" w:hAnsi="TH SarabunPSK" w:cs="TH SarabunPSK" w:hint="cs"/>
          <w:cs/>
        </w:rPr>
        <w:t>103</w:t>
      </w:r>
      <w:r w:rsidR="00BE7509" w:rsidRPr="00B60D70">
        <w:rPr>
          <w:rFonts w:ascii="TH SarabunPSK" w:hAnsi="TH SarabunPSK" w:cs="TH SarabunPSK"/>
        </w:rPr>
        <w:t>xx</w:t>
      </w:r>
      <w:r w:rsidRPr="00B60D70">
        <w:rPr>
          <w:rFonts w:ascii="TH SarabunPSK" w:hAnsi="TH SarabunPSK" w:cs="TH SarabunPSK" w:hint="cs"/>
          <w:cs/>
        </w:rPr>
        <w:t xml:space="preserve"> </w:t>
      </w:r>
      <w:r w:rsidRPr="00B60D70">
        <w:rPr>
          <w:rFonts w:ascii="TH SarabunPSK" w:hAnsi="TH SarabunPSK" w:cs="TH SarabunPSK" w:hint="cs"/>
          <w:cs/>
          <w:lang w:val="th-TH"/>
        </w:rPr>
        <w:t>เช่น การวัดอย่างละเอียด</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การเคลื่อนที่แบบซิม</w:t>
      </w:r>
      <w:proofErr w:type="spellStart"/>
      <w:r w:rsidRPr="00B60D70">
        <w:rPr>
          <w:rFonts w:ascii="TH SarabunPSK" w:hAnsi="TH SarabunPSK" w:cs="TH SarabunPSK" w:hint="cs"/>
          <w:cs/>
          <w:lang w:val="th-TH"/>
        </w:rPr>
        <w:t>เปิล</w:t>
      </w:r>
      <w:proofErr w:type="spellEnd"/>
      <w:r w:rsidRPr="00B60D70">
        <w:rPr>
          <w:rFonts w:ascii="TH SarabunPSK" w:hAnsi="TH SarabunPSK" w:cs="TH SarabunPSK" w:hint="cs"/>
          <w:cs/>
          <w:lang w:val="th-TH"/>
        </w:rPr>
        <w:t>ฮา</w:t>
      </w:r>
      <w:proofErr w:type="spellStart"/>
      <w:r w:rsidRPr="00B60D70">
        <w:rPr>
          <w:rFonts w:ascii="TH SarabunPSK" w:hAnsi="TH SarabunPSK" w:cs="TH SarabunPSK" w:hint="cs"/>
          <w:cs/>
          <w:lang w:val="th-TH"/>
        </w:rPr>
        <w:t>ร์</w:t>
      </w:r>
      <w:proofErr w:type="spellEnd"/>
      <w:r w:rsidRPr="00B60D70">
        <w:rPr>
          <w:rFonts w:ascii="TH SarabunPSK" w:hAnsi="TH SarabunPSK" w:cs="TH SarabunPSK" w:hint="cs"/>
          <w:cs/>
          <w:lang w:val="th-TH"/>
        </w:rPr>
        <w:t>มอ</w:t>
      </w:r>
      <w:proofErr w:type="spellStart"/>
      <w:r w:rsidRPr="00B60D70">
        <w:rPr>
          <w:rFonts w:ascii="TH SarabunPSK" w:hAnsi="TH SarabunPSK" w:cs="TH SarabunPSK" w:hint="cs"/>
          <w:cs/>
          <w:lang w:val="th-TH"/>
        </w:rPr>
        <w:t>นิก</w:t>
      </w:r>
      <w:proofErr w:type="spellEnd"/>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คลื่นยืนนิ่งในเส้นเชือก</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โมเมนต์ความเฉื่อย</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ความร้อนจำเพาะของของเหลว</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การหาอัตราเร็วของเสียงในอากาศโดยใช้ท่อ</w:t>
      </w:r>
      <w:proofErr w:type="spellStart"/>
      <w:r w:rsidRPr="00B60D70">
        <w:rPr>
          <w:rFonts w:ascii="TH SarabunPSK" w:hAnsi="TH SarabunPSK" w:cs="TH SarabunPSK" w:hint="cs"/>
          <w:cs/>
          <w:lang w:val="th-TH"/>
        </w:rPr>
        <w:t>เร</w:t>
      </w:r>
      <w:proofErr w:type="spellEnd"/>
      <w:r w:rsidRPr="00B60D70">
        <w:rPr>
          <w:rFonts w:ascii="TH SarabunPSK" w:hAnsi="TH SarabunPSK" w:cs="TH SarabunPSK" w:hint="cs"/>
          <w:cs/>
          <w:lang w:val="th-TH"/>
        </w:rPr>
        <w:t>โซแนน</w:t>
      </w:r>
      <w:proofErr w:type="spellStart"/>
      <w:r w:rsidRPr="00B60D70">
        <w:rPr>
          <w:rFonts w:ascii="TH SarabunPSK" w:hAnsi="TH SarabunPSK" w:cs="TH SarabunPSK" w:hint="cs"/>
          <w:cs/>
          <w:lang w:val="th-TH"/>
        </w:rPr>
        <w:t>ซ์</w:t>
      </w:r>
      <w:proofErr w:type="spellEnd"/>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ความตึงผิวของของเหลว</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ความหนืดของของเหลว</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การเคลื่อนที่แบบกลิ้งบนพื้นเอียง</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โมดูลัสของยัง</w:t>
      </w:r>
    </w:p>
    <w:p w14:paraId="5B1D2F8A" w14:textId="4A0EE232" w:rsidR="009E6917" w:rsidRPr="00B60D70" w:rsidRDefault="00D756E0" w:rsidP="00054A2B">
      <w:pPr>
        <w:ind w:firstLine="720"/>
        <w:rPr>
          <w:rFonts w:ascii="TH SarabunPSK" w:hAnsi="TH SarabunPSK" w:cs="TH SarabunPSK"/>
        </w:rPr>
      </w:pPr>
      <w:r w:rsidRPr="00B60D70">
        <w:rPr>
          <w:rFonts w:ascii="TH SarabunPSK" w:hAnsi="TH SarabunPSK" w:cs="TH SarabunPSK" w:hint="cs"/>
        </w:rPr>
        <w:t>This course aims to emphasize on the basic understandings of the fundamental</w:t>
      </w:r>
      <w:r w:rsidRPr="00B60D70">
        <w:rPr>
          <w:rFonts w:ascii="TH SarabunPSK" w:hAnsi="TH SarabunPSK" w:cs="TH SarabunPSK" w:hint="cs"/>
          <w:cs/>
        </w:rPr>
        <w:t xml:space="preserve"> </w:t>
      </w:r>
      <w:r w:rsidR="00825587" w:rsidRPr="00B60D70">
        <w:rPr>
          <w:rFonts w:ascii="TH SarabunPSK" w:hAnsi="TH SarabunPSK" w:cs="TH SarabunPSK" w:hint="cs"/>
        </w:rPr>
        <w:t>Physics</w:t>
      </w:r>
      <w:r w:rsidRPr="00B60D70">
        <w:rPr>
          <w:rFonts w:ascii="TH SarabunPSK" w:hAnsi="TH SarabunPSK" w:cs="TH SarabunPSK" w:hint="cs"/>
        </w:rPr>
        <w:t xml:space="preserve"> in practices and writing shot reports. All topics will be related to </w:t>
      </w:r>
      <w:r w:rsidR="00F551BD" w:rsidRPr="00B60D70">
        <w:rPr>
          <w:rFonts w:ascii="TH SarabunPSK" w:hAnsi="TH SarabunPSK" w:cs="TH SarabunPSK" w:hint="cs"/>
        </w:rPr>
        <w:t xml:space="preserve">PHY </w:t>
      </w:r>
      <w:r w:rsidRPr="00B60D70">
        <w:rPr>
          <w:rFonts w:ascii="TH SarabunPSK" w:hAnsi="TH SarabunPSK" w:cs="TH SarabunPSK" w:hint="cs"/>
          <w:cs/>
        </w:rPr>
        <w:t>101</w:t>
      </w:r>
      <w:r w:rsidR="00BE7509" w:rsidRPr="00B60D70">
        <w:rPr>
          <w:rFonts w:ascii="TH SarabunPSK" w:hAnsi="TH SarabunPSK" w:cs="TH SarabunPSK"/>
        </w:rPr>
        <w:t>xx</w:t>
      </w:r>
      <w:r w:rsidRPr="00B60D70">
        <w:rPr>
          <w:rFonts w:ascii="TH SarabunPSK" w:hAnsi="TH SarabunPSK" w:cs="TH SarabunPSK" w:hint="cs"/>
        </w:rPr>
        <w:t xml:space="preserve"> and </w:t>
      </w:r>
      <w:r w:rsidR="00F551BD" w:rsidRPr="00B60D70">
        <w:rPr>
          <w:rFonts w:ascii="TH SarabunPSK" w:hAnsi="TH SarabunPSK" w:cs="TH SarabunPSK" w:hint="cs"/>
        </w:rPr>
        <w:t xml:space="preserve">PHY </w:t>
      </w:r>
      <w:r w:rsidRPr="00B60D70">
        <w:rPr>
          <w:rFonts w:ascii="TH SarabunPSK" w:hAnsi="TH SarabunPSK" w:cs="TH SarabunPSK" w:hint="cs"/>
          <w:cs/>
        </w:rPr>
        <w:t>103</w:t>
      </w:r>
      <w:r w:rsidR="00BE7509" w:rsidRPr="00B60D70">
        <w:rPr>
          <w:rFonts w:ascii="TH SarabunPSK" w:hAnsi="TH SarabunPSK" w:cs="TH SarabunPSK"/>
        </w:rPr>
        <w:t>xx</w:t>
      </w:r>
      <w:r w:rsidRPr="00B60D70">
        <w:rPr>
          <w:rFonts w:ascii="TH SarabunPSK" w:hAnsi="TH SarabunPSK" w:cs="TH SarabunPSK" w:hint="cs"/>
          <w:cs/>
        </w:rPr>
        <w:t xml:space="preserve"> </w:t>
      </w:r>
      <w:r w:rsidRPr="00B60D70">
        <w:rPr>
          <w:rFonts w:ascii="TH SarabunPSK" w:hAnsi="TH SarabunPSK" w:cs="TH SarabunPSK" w:hint="cs"/>
        </w:rPr>
        <w:t>such as the accurate measurements, simple harmonic motion, standing wave on string, moment</w:t>
      </w:r>
      <w:r w:rsidRPr="00B60D70">
        <w:rPr>
          <w:rFonts w:ascii="TH SarabunPSK" w:hAnsi="TH SarabunPSK" w:cs="TH SarabunPSK" w:hint="cs"/>
          <w:cs/>
        </w:rPr>
        <w:t xml:space="preserve"> </w:t>
      </w:r>
      <w:r w:rsidRPr="00B60D70">
        <w:rPr>
          <w:rFonts w:ascii="TH SarabunPSK" w:hAnsi="TH SarabunPSK" w:cs="TH SarabunPSK" w:hint="cs"/>
        </w:rPr>
        <w:t>of inertia, specific heat of liquid, speed of sound: resonance tube, surface tension of liquids,</w:t>
      </w:r>
      <w:r w:rsidRPr="00B60D70">
        <w:rPr>
          <w:rFonts w:ascii="TH SarabunPSK" w:hAnsi="TH SarabunPSK" w:cs="TH SarabunPSK" w:hint="cs"/>
          <w:cs/>
        </w:rPr>
        <w:t xml:space="preserve"> </w:t>
      </w:r>
      <w:r w:rsidRPr="00B60D70">
        <w:rPr>
          <w:rFonts w:ascii="TH SarabunPSK" w:hAnsi="TH SarabunPSK" w:cs="TH SarabunPSK" w:hint="cs"/>
        </w:rPr>
        <w:t>viscosity, rolling on inclined plane and Young’s modulus of wire by stretching.</w:t>
      </w:r>
    </w:p>
    <w:p w14:paraId="09B5B1AE" w14:textId="296A4BA8"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1A6E0CF2" w14:textId="724AF34F" w:rsidR="009E6917" w:rsidRPr="00B60D70" w:rsidRDefault="00D756E0" w:rsidP="00FF7D50">
      <w:pPr>
        <w:pStyle w:val="af9"/>
        <w:numPr>
          <w:ilvl w:val="0"/>
          <w:numId w:val="28"/>
        </w:numPr>
        <w:ind w:left="851" w:hanging="284"/>
        <w:rPr>
          <w:rFonts w:ascii="TH SarabunPSK" w:hAnsi="TH SarabunPSK" w:cs="TH SarabunPSK"/>
          <w:b/>
          <w:bCs/>
        </w:rPr>
      </w:pPr>
      <w:r w:rsidRPr="00B60D70">
        <w:rPr>
          <w:rFonts w:ascii="TH SarabunPSK" w:hAnsi="TH SarabunPSK" w:cs="TH SarabunPSK" w:hint="cs"/>
          <w:cs/>
          <w:lang w:val="th-TH"/>
        </w:rPr>
        <w:t>มีความรับผิดชอบต่องานที่ได้รับมอบหมาย ส่งงานตรงต่อเวลา และไม่คัดลอกงานของผู้อื่น</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 xml:space="preserve"> </w:t>
      </w:r>
    </w:p>
    <w:p w14:paraId="0AF36441" w14:textId="77777777" w:rsidR="009E6917" w:rsidRPr="00B60D70" w:rsidRDefault="00D756E0" w:rsidP="00FF7D50">
      <w:pPr>
        <w:pStyle w:val="af9"/>
        <w:numPr>
          <w:ilvl w:val="0"/>
          <w:numId w:val="28"/>
        </w:numPr>
        <w:ind w:left="851" w:hanging="284"/>
        <w:rPr>
          <w:rFonts w:ascii="TH SarabunPSK" w:hAnsi="TH SarabunPSK" w:cs="TH SarabunPSK"/>
          <w:b/>
          <w:bCs/>
        </w:rPr>
      </w:pPr>
      <w:r w:rsidRPr="00B60D70">
        <w:rPr>
          <w:rFonts w:ascii="TH SarabunPSK" w:hAnsi="TH SarabunPSK" w:cs="TH SarabunPSK" w:hint="cs"/>
          <w:cs/>
          <w:lang w:val="th-TH"/>
        </w:rPr>
        <w:t>ใช้ เทคนิค ความชำนาญ เครื่องมือวิทยาศาสตร์ที่ทันสมัยและเครื่องมือช่าง ที่จำเป็นสำหรับ</w:t>
      </w:r>
      <w:r w:rsidRPr="00B60D70">
        <w:rPr>
          <w:rFonts w:ascii="TH SarabunPSK" w:hAnsi="TH SarabunPSK" w:cs="TH SarabunPSK" w:hint="cs"/>
        </w:rPr>
        <w:cr/>
      </w:r>
      <w:r w:rsidRPr="00B60D70">
        <w:rPr>
          <w:rFonts w:ascii="TH SarabunPSK" w:hAnsi="TH SarabunPSK" w:cs="TH SarabunPSK" w:hint="cs"/>
          <w:cs/>
          <w:lang w:val="th-TH"/>
        </w:rPr>
        <w:t xml:space="preserve">การทดลองฟิสิกส์ที่เกี่ยวข้องกับกลศาสตร์ได้ </w:t>
      </w:r>
    </w:p>
    <w:p w14:paraId="7B02944C" w14:textId="77777777" w:rsidR="00E86317" w:rsidRPr="00B60D70" w:rsidRDefault="00E86317" w:rsidP="00E86317">
      <w:pPr>
        <w:rPr>
          <w:rFonts w:ascii="TH SarabunPSK" w:hAnsi="TH SarabunPSK" w:cs="TH SarabunPSK"/>
          <w:b/>
          <w:bCs/>
        </w:rPr>
      </w:pPr>
    </w:p>
    <w:p w14:paraId="0F05271A" w14:textId="7FC934CD" w:rsidR="00E86317" w:rsidRPr="00B60D70" w:rsidRDefault="00E86317" w:rsidP="00E86317">
      <w:pPr>
        <w:pStyle w:val="3"/>
        <w:numPr>
          <w:ilvl w:val="0"/>
          <w:numId w:val="0"/>
        </w:numPr>
        <w:shd w:val="clear" w:color="auto" w:fill="D9D9D9" w:themeFill="background1" w:themeFillShade="D9"/>
        <w:tabs>
          <w:tab w:val="left" w:pos="993"/>
          <w:tab w:val="left" w:pos="7088"/>
        </w:tabs>
        <w:ind w:left="993" w:hanging="993"/>
        <w:rPr>
          <w:rFonts w:ascii="TH SarabunPSK" w:eastAsia="Calibri" w:hAnsi="TH SarabunPSK" w:cs="TH SarabunPSK"/>
          <w:b w:val="0"/>
          <w:bCs w:val="0"/>
        </w:rPr>
      </w:pPr>
      <w:bookmarkStart w:id="583" w:name="_Toc179656454"/>
      <w:bookmarkStart w:id="584" w:name="_Toc180609534"/>
      <w:bookmarkStart w:id="585" w:name="_Toc191634150"/>
      <w:r w:rsidRPr="00B60D70">
        <w:rPr>
          <w:rFonts w:ascii="TH SarabunPSK" w:eastAsia="Calibri" w:hAnsi="TH SarabunPSK" w:cs="TH SarabunPSK" w:hint="cs"/>
          <w:cs/>
        </w:rPr>
        <w:t>รหัส</w:t>
      </w:r>
      <w:r w:rsidRPr="00B60D70">
        <w:rPr>
          <w:rFonts w:ascii="TH SarabunPSK" w:hAnsi="TH SarabunPSK" w:cs="TH SarabunPSK" w:hint="cs"/>
          <w:cs/>
        </w:rPr>
        <w:t>โมดูล</w:t>
      </w:r>
      <w:r w:rsidRPr="00B60D70">
        <w:rPr>
          <w:rFonts w:ascii="TH SarabunPSK" w:eastAsia="Calibri" w:hAnsi="TH SarabunPSK" w:cs="TH SarabunPSK" w:hint="cs"/>
          <w:cs/>
        </w:rPr>
        <w:t xml:space="preserve"> </w:t>
      </w:r>
      <w:r w:rsidRPr="00B60D70">
        <w:rPr>
          <w:rFonts w:ascii="TH SarabunPSK" w:eastAsia="Calibri" w:hAnsi="TH SarabunPSK" w:cs="TH SarabunPSK" w:hint="cs"/>
        </w:rPr>
        <w:t>:</w:t>
      </w:r>
      <w:r w:rsidR="00BD7F9D" w:rsidRPr="00B60D70">
        <w:rPr>
          <w:rFonts w:ascii="TH SarabunPSK" w:eastAsia="Calibri" w:hAnsi="TH SarabunPSK" w:cs="TH SarabunPSK" w:hint="cs"/>
          <w:cs/>
        </w:rPr>
        <w:t xml:space="preserve"> </w:t>
      </w:r>
      <w:r w:rsidRPr="00B60D70">
        <w:rPr>
          <w:rFonts w:ascii="TH SarabunPSK" w:eastAsia="Calibri" w:hAnsi="TH SarabunPSK" w:cs="TH SarabunPSK" w:hint="cs"/>
        </w:rPr>
        <w:t xml:space="preserve"> </w:t>
      </w:r>
      <w:bookmarkStart w:id="586" w:name="PHY10411"/>
      <w:r w:rsidR="00F551BD" w:rsidRPr="00B60D70">
        <w:rPr>
          <w:rFonts w:ascii="TH SarabunPSK" w:eastAsia="Calibri" w:hAnsi="TH SarabunPSK" w:cs="TH SarabunPSK" w:hint="cs"/>
          <w:noProof/>
        </w:rPr>
        <w:t xml:space="preserve">PHY </w:t>
      </w:r>
      <w:r w:rsidRPr="00B60D70">
        <w:rPr>
          <w:rFonts w:ascii="TH SarabunPSK" w:eastAsia="Calibri" w:hAnsi="TH SarabunPSK" w:cs="TH SarabunPSK" w:hint="cs"/>
          <w:noProof/>
          <w:cs/>
        </w:rPr>
        <w:t>10411</w:t>
      </w:r>
      <w:bookmarkEnd w:id="586"/>
      <w:r w:rsidRPr="00B60D70">
        <w:rPr>
          <w:rFonts w:ascii="TH SarabunPSK" w:eastAsia="Calibri" w:hAnsi="TH SarabunPSK" w:cs="TH SarabunPSK" w:hint="cs"/>
        </w:rPr>
        <w:tab/>
      </w:r>
      <w:r w:rsidRPr="00B60D70">
        <w:rPr>
          <w:rFonts w:ascii="TH SarabunPSK" w:eastAsia="Calibri" w:hAnsi="TH SarabunPSK" w:cs="TH SarabunPSK" w:hint="cs"/>
          <w:cs/>
        </w:rPr>
        <w:t xml:space="preserve">จำนวน </w:t>
      </w:r>
      <w:r w:rsidRPr="00B60D70">
        <w:rPr>
          <w:rFonts w:ascii="TH SarabunPSK" w:eastAsia="Calibri" w:hAnsi="TH SarabunPSK" w:cs="TH SarabunPSK" w:hint="cs"/>
          <w:noProof/>
        </w:rPr>
        <w:t>1</w:t>
      </w:r>
      <w:r w:rsidRPr="00B60D70">
        <w:rPr>
          <w:rFonts w:ascii="TH SarabunPSK" w:eastAsia="Calibri" w:hAnsi="TH SarabunPSK" w:cs="TH SarabunPSK" w:hint="cs"/>
          <w:cs/>
        </w:rPr>
        <w:t xml:space="preserve"> หน่วยกิต</w:t>
      </w:r>
      <w:bookmarkEnd w:id="583"/>
      <w:bookmarkEnd w:id="584"/>
      <w:bookmarkEnd w:id="585"/>
    </w:p>
    <w:p w14:paraId="53B9BFCD" w14:textId="77777777" w:rsidR="00E86317" w:rsidRPr="00B60D70" w:rsidRDefault="00E86317" w:rsidP="00E86317">
      <w:pPr>
        <w:rPr>
          <w:rFonts w:ascii="TH SarabunPSK" w:eastAsia="Cordia New" w:hAnsi="TH SarabunPSK" w:cs="TH SarabunPSK"/>
          <w:cs/>
        </w:rPr>
      </w:pPr>
      <w:r w:rsidRPr="00B60D70">
        <w:rPr>
          <w:rFonts w:ascii="TH SarabunPSK" w:eastAsia="Calibri" w:hAnsi="TH SarabunPSK" w:cs="TH SarabunPSK" w:hint="cs"/>
          <w:b/>
          <w:bCs/>
          <w:cs/>
        </w:rPr>
        <w:t>ชื่อโมดูลภาษาไทย</w:t>
      </w:r>
      <w:r w:rsidRPr="00B60D70">
        <w:rPr>
          <w:rFonts w:ascii="TH SarabunPSK" w:eastAsia="Cordia New" w:hAnsi="TH SarabunPSK" w:cs="TH SarabunPSK" w:hint="cs"/>
          <w:cs/>
        </w:rPr>
        <w:t xml:space="preserve"> </w:t>
      </w:r>
      <w:r w:rsidRPr="00B60D70">
        <w:rPr>
          <w:rFonts w:ascii="TH SarabunPSK" w:eastAsia="Cordia New" w:hAnsi="TH SarabunPSK" w:cs="TH SarabunPSK" w:hint="cs"/>
        </w:rPr>
        <w:t>:</w:t>
      </w:r>
      <w:r w:rsidRPr="00B60D70">
        <w:rPr>
          <w:rFonts w:ascii="TH SarabunPSK" w:eastAsia="Cordia New" w:hAnsi="TH SarabunPSK" w:cs="TH SarabunPSK" w:hint="cs"/>
          <w:cs/>
        </w:rPr>
        <w:tab/>
      </w:r>
      <w:r w:rsidRPr="00B60D70">
        <w:rPr>
          <w:rFonts w:ascii="TH SarabunPSK" w:eastAsia="Cordia New" w:hAnsi="TH SarabunPSK" w:cs="TH SarabunPSK" w:hint="cs"/>
          <w:noProof/>
          <w:cs/>
        </w:rPr>
        <w:t>ไฟฟ้าและแม่เหล็ก</w:t>
      </w:r>
      <w:r w:rsidRPr="00B60D70">
        <w:rPr>
          <w:rFonts w:ascii="TH SarabunPSK" w:eastAsia="Cordia New" w:hAnsi="TH SarabunPSK" w:cs="TH SarabunPSK" w:hint="cs"/>
          <w:cs/>
        </w:rPr>
        <w:t xml:space="preserve"> </w:t>
      </w:r>
    </w:p>
    <w:p w14:paraId="5047DD2F" w14:textId="5B0CD71E" w:rsidR="00E86317" w:rsidRPr="00B60D70" w:rsidRDefault="00E86317" w:rsidP="00E86317">
      <w:pPr>
        <w:jc w:val="left"/>
        <w:rPr>
          <w:rFonts w:ascii="TH SarabunPSK" w:eastAsia="Cordia New" w:hAnsi="TH SarabunPSK" w:cs="TH SarabunPSK"/>
        </w:rPr>
      </w:pPr>
      <w:r w:rsidRPr="00B60D70">
        <w:rPr>
          <w:rFonts w:ascii="TH SarabunPSK" w:eastAsia="Cordia New" w:hAnsi="TH SarabunPSK" w:cs="TH SarabunPSK" w:hint="cs"/>
          <w:b/>
          <w:bCs/>
          <w:cs/>
        </w:rPr>
        <w:t>ชื่อโมดูล</w:t>
      </w:r>
      <w:r w:rsidRPr="00B60D70">
        <w:rPr>
          <w:rFonts w:ascii="TH SarabunPSK" w:eastAsia="Calibri" w:hAnsi="TH SarabunPSK" w:cs="TH SarabunPSK" w:hint="cs"/>
          <w:b/>
          <w:bCs/>
          <w:cs/>
        </w:rPr>
        <w:t>ภาษาอังกฤษ</w:t>
      </w:r>
      <w:r w:rsidRPr="00B60D70">
        <w:rPr>
          <w:rFonts w:ascii="TH SarabunPSK" w:eastAsia="Cordia New" w:hAnsi="TH SarabunPSK" w:cs="TH SarabunPSK" w:hint="cs"/>
        </w:rPr>
        <w:t xml:space="preserve"> :</w:t>
      </w:r>
      <w:r w:rsidRPr="00B60D70">
        <w:rPr>
          <w:rFonts w:ascii="TH SarabunPSK" w:eastAsia="Cordia New" w:hAnsi="TH SarabunPSK" w:cs="TH SarabunPSK" w:hint="cs"/>
          <w:cs/>
        </w:rPr>
        <w:tab/>
      </w:r>
      <w:r w:rsidRPr="00B60D70">
        <w:rPr>
          <w:rFonts w:ascii="TH SarabunPSK" w:eastAsia="Cordia New" w:hAnsi="TH SarabunPSK" w:cs="TH SarabunPSK" w:hint="cs"/>
          <w:noProof/>
        </w:rPr>
        <w:t>ELECTRICITY AND MAGNETISM</w:t>
      </w:r>
      <w:r w:rsidRPr="00B60D70">
        <w:rPr>
          <w:rFonts w:ascii="TH SarabunPSK" w:eastAsia="Cordia New" w:hAnsi="TH SarabunPSK" w:cs="TH SarabunPSK" w:hint="cs"/>
          <w:cs/>
        </w:rPr>
        <w:t xml:space="preserve"> </w:t>
      </w:r>
    </w:p>
    <w:p w14:paraId="6FFD340E" w14:textId="353DBDF0" w:rsidR="00E86317" w:rsidRPr="00B60D70" w:rsidRDefault="00E86317" w:rsidP="00081CC2">
      <w:pPr>
        <w:jc w:val="left"/>
        <w:rPr>
          <w:rFonts w:ascii="TH SarabunPSK" w:eastAsia="Cordia New" w:hAnsi="TH SarabunPSK" w:cs="TH SarabunPSK"/>
          <w:cs/>
        </w:rPr>
      </w:pPr>
      <w:r w:rsidRPr="00B60D70">
        <w:rPr>
          <w:rFonts w:ascii="TH SarabunPSK" w:eastAsia="Calibri" w:hAnsi="TH SarabunPSK" w:cs="TH SarabunPSK" w:hint="cs"/>
          <w:b/>
          <w:bCs/>
          <w:cs/>
        </w:rPr>
        <w:t>คำอธิบาย</w:t>
      </w:r>
      <w:r w:rsidRPr="00B60D70">
        <w:rPr>
          <w:rFonts w:ascii="TH SarabunPSK" w:eastAsia="Calibri" w:hAnsi="TH SarabunPSK" w:cs="TH SarabunPSK" w:hint="cs"/>
          <w:bCs/>
          <w:cs/>
        </w:rPr>
        <w:t xml:space="preserve">โมดูล </w:t>
      </w:r>
      <w:r w:rsidRPr="00B60D70">
        <w:rPr>
          <w:rFonts w:ascii="TH SarabunPSK" w:eastAsia="Calibri" w:hAnsi="TH SarabunPSK" w:cs="TH SarabunPSK" w:hint="cs"/>
          <w:bCs/>
        </w:rPr>
        <w:t>:</w:t>
      </w:r>
      <w:r w:rsidR="00BD7F9D" w:rsidRPr="00B60D70">
        <w:rPr>
          <w:rFonts w:ascii="TH SarabunPSK" w:eastAsia="Calibri" w:hAnsi="TH SarabunPSK" w:cs="TH SarabunPSK" w:hint="cs"/>
          <w:bCs/>
          <w:cs/>
        </w:rPr>
        <w:t xml:space="preserve">  </w:t>
      </w:r>
      <w:r w:rsidRPr="00B60D70">
        <w:rPr>
          <w:rFonts w:ascii="TH SarabunPSK" w:eastAsia="Calibri" w:hAnsi="TH SarabunPSK" w:cs="TH SarabunPSK" w:hint="cs"/>
          <w:bCs/>
          <w:cs/>
        </w:rPr>
        <w:br/>
      </w:r>
      <w:r w:rsidRPr="00B60D70">
        <w:rPr>
          <w:rFonts w:ascii="TH SarabunPSK" w:eastAsia="Calibri" w:hAnsi="TH SarabunPSK" w:cs="TH SarabunPSK" w:hint="cs"/>
          <w:b/>
          <w:bCs/>
          <w:cs/>
        </w:rPr>
        <w:tab/>
      </w:r>
      <w:r w:rsidRPr="00B60D70">
        <w:rPr>
          <w:rFonts w:ascii="TH SarabunPSK" w:eastAsia="Cordia New" w:hAnsi="TH SarabunPSK" w:cs="TH SarabunPSK" w:hint="cs"/>
          <w:noProof/>
          <w:cs/>
        </w:rPr>
        <w:t>โมดูลนี้ศึกษาเกี่ยวกับธรรมชาติของสนามไฟฟ้าและสนามแม่เหล็กสถิต โดยเริ่มต้นจากนิยามของประจุไฟฟ้า แรงไฟฟ้าสถิต สนามไฟฟ้า ต่อด้วยแนวคิดเกี่ยวกับศักย์และพลังงานศักย์ไฟฟ้าซึ่งนำไปสู่การอธิบายปรากฏการณ์และอุปกรณ์ต่าง</w:t>
      </w:r>
      <w:r w:rsidR="00D420AC" w:rsidRPr="00B60D70">
        <w:rPr>
          <w:rFonts w:ascii="TH SarabunPSK" w:eastAsia="Cordia New" w:hAnsi="TH SarabunPSK" w:cs="TH SarabunPSK" w:hint="cs"/>
          <w:noProof/>
          <w:cs/>
        </w:rPr>
        <w:t xml:space="preserve"> ๆ</w:t>
      </w:r>
      <w:r w:rsidRPr="00B60D70">
        <w:rPr>
          <w:rFonts w:ascii="TH SarabunPSK" w:eastAsia="Cordia New" w:hAnsi="TH SarabunPSK" w:cs="TH SarabunPSK" w:hint="cs"/>
          <w:noProof/>
          <w:cs/>
        </w:rPr>
        <w:t xml:space="preserve"> ที่ใช้หลักการทางไฟฟ้าสถิต จากนั้นจึงอภิปรายเกี่ยวกับการเกิดสนามแม่เหล็ก รวมทั้งแรงและทอร์กจากสนามแม่เหล็กซึ่งนำไปสู่การสร้างอุปกรณ์ เช่น มอเตอร์ไฟฟ้า</w:t>
      </w:r>
    </w:p>
    <w:p w14:paraId="5FC2F113" w14:textId="77777777" w:rsidR="00E86317" w:rsidRPr="00B60D70" w:rsidRDefault="00E86317" w:rsidP="00E86317">
      <w:pPr>
        <w:rPr>
          <w:rFonts w:ascii="TH SarabunPSK" w:eastAsia="Cordia New" w:hAnsi="TH SarabunPSK" w:cs="TH SarabunPSK"/>
        </w:rPr>
      </w:pPr>
      <w:r w:rsidRPr="00B60D70">
        <w:rPr>
          <w:rFonts w:ascii="TH SarabunPSK" w:eastAsia="Cordia New" w:hAnsi="TH SarabunPSK" w:cs="TH SarabunPSK" w:hint="cs"/>
          <w:cs/>
        </w:rPr>
        <w:tab/>
      </w:r>
      <w:r w:rsidRPr="00B60D70">
        <w:rPr>
          <w:rFonts w:ascii="TH SarabunPSK" w:eastAsia="Cordia New" w:hAnsi="TH SarabunPSK" w:cs="TH SarabunPSK" w:hint="cs"/>
          <w:noProof/>
        </w:rPr>
        <w:t>This module focuses on the nature of electrostatic and magnetostatic fields, beginning with the definitions of electric charge, electrostatic force, electric field, following by the concepts of electric potential and potential energy, which lead to the explanations on the related phenomena and instruments. Then, sources of magnetic field, along with force and torque caused by magnetic fields are discussed, which lead to the idea for the creation of electric motors.</w:t>
      </w:r>
    </w:p>
    <w:p w14:paraId="304DA1CC" w14:textId="77777777" w:rsidR="00E86317" w:rsidRPr="00B60D70" w:rsidRDefault="00E86317" w:rsidP="00081CC2">
      <w:pPr>
        <w:rPr>
          <w:rFonts w:ascii="TH SarabunPSK" w:eastAsia="Times New Roman" w:hAnsi="TH SarabunPSK" w:cs="TH SarabunPSK"/>
          <w:b/>
          <w:bCs/>
        </w:rPr>
      </w:pPr>
      <w:r w:rsidRPr="00B60D70">
        <w:rPr>
          <w:rFonts w:ascii="TH SarabunPSK" w:eastAsia="Times New Roman" w:hAnsi="TH SarabunPSK" w:cs="TH SarabunPSK" w:hint="cs"/>
          <w:b/>
          <w:bCs/>
          <w:cs/>
        </w:rPr>
        <w:t>โมดูล</w:t>
      </w:r>
      <w:r w:rsidRPr="00B60D70">
        <w:rPr>
          <w:rFonts w:ascii="TH SarabunPSK" w:eastAsia="Calibri" w:hAnsi="TH SarabunPSK" w:cs="TH SarabunPSK" w:hint="cs"/>
          <w:b/>
          <w:bCs/>
          <w:cs/>
        </w:rPr>
        <w:t>บังคับ</w:t>
      </w:r>
      <w:r w:rsidRPr="00B60D70">
        <w:rPr>
          <w:rFonts w:ascii="TH SarabunPSK" w:eastAsia="Times New Roman" w:hAnsi="TH SarabunPSK" w:cs="TH SarabunPSK" w:hint="cs"/>
          <w:b/>
          <w:bCs/>
          <w:cs/>
        </w:rPr>
        <w:t xml:space="preserve">ก่อน </w:t>
      </w:r>
      <w:r w:rsidRPr="00B60D70">
        <w:rPr>
          <w:rFonts w:ascii="TH SarabunPSK" w:eastAsia="Times New Roman" w:hAnsi="TH SarabunPSK" w:cs="TH SarabunPSK" w:hint="cs"/>
          <w:b/>
          <w:bCs/>
        </w:rPr>
        <w:t xml:space="preserve">: </w:t>
      </w:r>
      <w:r w:rsidRPr="00B60D70">
        <w:rPr>
          <w:rFonts w:ascii="TH SarabunPSK" w:eastAsia="Times New Roman" w:hAnsi="TH SarabunPSK" w:cs="TH SarabunPSK" w:hint="cs"/>
          <w:b/>
          <w:bCs/>
          <w:noProof/>
          <w:cs/>
        </w:rPr>
        <w:t>ไม่มี</w:t>
      </w:r>
      <w:r w:rsidRPr="00B60D70">
        <w:rPr>
          <w:rFonts w:ascii="TH SarabunPSK" w:eastAsia="Times New Roman" w:hAnsi="TH SarabunPSK" w:cs="TH SarabunPSK" w:hint="cs"/>
          <w:b/>
          <w:bCs/>
        </w:rPr>
        <w:t xml:space="preserve"> </w:t>
      </w:r>
    </w:p>
    <w:p w14:paraId="4844BCF7" w14:textId="77777777" w:rsidR="00E86317" w:rsidRPr="00B60D70" w:rsidRDefault="00E86317" w:rsidP="00081CC2">
      <w:pPr>
        <w:rPr>
          <w:rFonts w:ascii="TH SarabunPSK" w:eastAsia="Calibri" w:hAnsi="TH SarabunPSK" w:cs="TH SarabunPSK"/>
          <w:b/>
          <w:bCs/>
        </w:rPr>
      </w:pPr>
      <w:r w:rsidRPr="00B60D70">
        <w:rPr>
          <w:rFonts w:ascii="TH SarabunPSK" w:eastAsia="Calibri" w:hAnsi="TH SarabunPSK" w:cs="TH SarabunPSK" w:hint="cs"/>
          <w:b/>
          <w:bCs/>
        </w:rPr>
        <w:lastRenderedPageBreak/>
        <w:t xml:space="preserve">Learning Outcome </w:t>
      </w:r>
    </w:p>
    <w:p w14:paraId="24E58B4C" w14:textId="0157CF54" w:rsidR="00E86317" w:rsidRPr="00B60D70" w:rsidRDefault="00E86317" w:rsidP="00E86317">
      <w:pPr>
        <w:autoSpaceDE w:val="0"/>
        <w:autoSpaceDN w:val="0"/>
        <w:adjustRightInd w:val="0"/>
        <w:rPr>
          <w:rFonts w:ascii="TH SarabunPSK" w:eastAsia="Calibri" w:hAnsi="TH SarabunPSK" w:cs="TH SarabunPSK"/>
        </w:rPr>
      </w:pPr>
      <w:r w:rsidRPr="00B60D70">
        <w:rPr>
          <w:rFonts w:ascii="TH SarabunPSK" w:eastAsia="Calibri" w:hAnsi="TH SarabunPSK" w:cs="TH SarabunPSK" w:hint="cs"/>
        </w:rPr>
        <w:tab/>
      </w:r>
      <w:r w:rsidRPr="00B60D70">
        <w:rPr>
          <w:rFonts w:ascii="TH SarabunPSK" w:eastAsia="Calibri" w:hAnsi="TH SarabunPSK" w:cs="TH SarabunPSK" w:hint="cs"/>
          <w:noProof/>
          <w:cs/>
        </w:rPr>
        <w:t>สามารถคำนวณค่าปริมาณทางไฟฟ้าและแม่เหล็กสถิตภายใต้เงื่อนไขต่าง</w:t>
      </w:r>
      <w:r w:rsidR="00D420AC" w:rsidRPr="00B60D70">
        <w:rPr>
          <w:rFonts w:ascii="TH SarabunPSK" w:eastAsia="Calibri" w:hAnsi="TH SarabunPSK" w:cs="TH SarabunPSK" w:hint="cs"/>
          <w:noProof/>
          <w:cs/>
        </w:rPr>
        <w:t xml:space="preserve"> ๆ</w:t>
      </w:r>
      <w:r w:rsidRPr="00B60D70">
        <w:rPr>
          <w:rFonts w:ascii="TH SarabunPSK" w:eastAsia="Calibri" w:hAnsi="TH SarabunPSK" w:cs="TH SarabunPSK" w:hint="cs"/>
          <w:noProof/>
          <w:cs/>
        </w:rPr>
        <w:t xml:space="preserve"> รวมทั้งสามารถคำนวณแรง พลังงาน และการเคลื่อนที่ของประจุหรือการเคลื่อนที่ของวัตถุที่เกิดจากสนามไฟฟ้าและสนามแม่เหล็กได้</w:t>
      </w:r>
    </w:p>
    <w:p w14:paraId="151DB003" w14:textId="77777777" w:rsidR="00E86317" w:rsidRPr="00B60D70" w:rsidRDefault="00E86317" w:rsidP="00E86317">
      <w:pPr>
        <w:spacing w:before="240"/>
        <w:rPr>
          <w:rFonts w:ascii="TH SarabunPSK" w:eastAsia="Cordia New" w:hAnsi="TH SarabunPSK" w:cs="TH SarabunPSK"/>
          <w:b/>
          <w:bCs/>
        </w:rPr>
      </w:pPr>
      <w:r w:rsidRPr="00B60D70">
        <w:rPr>
          <w:rFonts w:ascii="TH SarabunPSK" w:eastAsia="Cordia New" w:hAnsi="TH SarabunPSK" w:cs="TH SarabunPSK" w:hint="cs"/>
          <w:b/>
          <w:bCs/>
          <w:cs/>
        </w:rPr>
        <w:t>เกณฑ์การ</w:t>
      </w:r>
      <w:r w:rsidRPr="00B60D70">
        <w:rPr>
          <w:rFonts w:ascii="TH SarabunPSK" w:eastAsia="Calibri" w:hAnsi="TH SarabunPSK" w:cs="TH SarabunPSK" w:hint="cs"/>
          <w:b/>
          <w:bCs/>
          <w:cs/>
        </w:rPr>
        <w:t>ประเมินผล</w:t>
      </w:r>
      <w:r w:rsidRPr="00B60D70">
        <w:rPr>
          <w:rFonts w:ascii="TH SarabunPSK" w:eastAsia="Cordia New" w:hAnsi="TH SarabunPSK" w:cs="TH SarabunPSK" w:hint="cs"/>
          <w:b/>
          <w:bCs/>
          <w:cs/>
        </w:rPr>
        <w:t>ลัพธ์การเรียนรู้ (</w:t>
      </w:r>
      <w:r w:rsidRPr="00B60D70">
        <w:rPr>
          <w:rFonts w:ascii="TH SarabunPSK" w:eastAsia="Cordia New" w:hAnsi="TH SarabunPSK" w:cs="TH SarabunPSK" w:hint="cs"/>
          <w:b/>
          <w:bCs/>
        </w:rPr>
        <w:t>Rubric)</w:t>
      </w:r>
    </w:p>
    <w:tbl>
      <w:tblPr>
        <w:tblStyle w:val="12"/>
        <w:tblW w:w="9351" w:type="dxa"/>
        <w:tblLook w:val="04A0" w:firstRow="1" w:lastRow="0" w:firstColumn="1" w:lastColumn="0" w:noHBand="0" w:noVBand="1"/>
      </w:tblPr>
      <w:tblGrid>
        <w:gridCol w:w="1129"/>
        <w:gridCol w:w="8222"/>
      </w:tblGrid>
      <w:tr w:rsidR="00B60D70" w:rsidRPr="00B60D70" w14:paraId="0E48C031" w14:textId="77777777" w:rsidTr="00D420AC">
        <w:trPr>
          <w:trHeight w:val="510"/>
        </w:trPr>
        <w:tc>
          <w:tcPr>
            <w:tcW w:w="1129" w:type="dxa"/>
            <w:shd w:val="clear" w:color="auto" w:fill="D0CECE"/>
            <w:vAlign w:val="center"/>
          </w:tcPr>
          <w:p w14:paraId="2EF62EEB" w14:textId="77777777" w:rsidR="00E86317" w:rsidRPr="00B60D70" w:rsidRDefault="00E86317"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Rubric</w:t>
            </w:r>
          </w:p>
        </w:tc>
        <w:tc>
          <w:tcPr>
            <w:tcW w:w="8222" w:type="dxa"/>
            <w:shd w:val="clear" w:color="auto" w:fill="D0CECE"/>
            <w:vAlign w:val="center"/>
          </w:tcPr>
          <w:p w14:paraId="3572C051" w14:textId="77777777" w:rsidR="00E86317" w:rsidRPr="00B60D70" w:rsidRDefault="00E86317"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cs/>
              </w:rPr>
              <w:t>คำอธิบายลำดับขั้นในการประเมินผลการเรียน</w:t>
            </w:r>
          </w:p>
        </w:tc>
      </w:tr>
      <w:tr w:rsidR="00B60D70" w:rsidRPr="00B60D70" w14:paraId="212245D7" w14:textId="77777777" w:rsidTr="00D420AC">
        <w:trPr>
          <w:trHeight w:val="510"/>
        </w:trPr>
        <w:tc>
          <w:tcPr>
            <w:tcW w:w="1129" w:type="dxa"/>
            <w:vAlign w:val="center"/>
          </w:tcPr>
          <w:p w14:paraId="1801C656"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1</w:t>
            </w:r>
          </w:p>
        </w:tc>
        <w:tc>
          <w:tcPr>
            <w:tcW w:w="8222" w:type="dxa"/>
            <w:vAlign w:val="center"/>
          </w:tcPr>
          <w:p w14:paraId="17227D01"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ไม่ระบุ</w:t>
            </w:r>
          </w:p>
        </w:tc>
      </w:tr>
      <w:tr w:rsidR="00B60D70" w:rsidRPr="00B60D70" w14:paraId="6F3209E8" w14:textId="77777777" w:rsidTr="00D420AC">
        <w:trPr>
          <w:trHeight w:val="510"/>
        </w:trPr>
        <w:tc>
          <w:tcPr>
            <w:tcW w:w="1129" w:type="dxa"/>
            <w:vAlign w:val="center"/>
          </w:tcPr>
          <w:p w14:paraId="3ADDFE9B"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2</w:t>
            </w:r>
          </w:p>
        </w:tc>
        <w:tc>
          <w:tcPr>
            <w:tcW w:w="8222" w:type="dxa"/>
            <w:vAlign w:val="center"/>
          </w:tcPr>
          <w:p w14:paraId="717D4E4E"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รู้จักปรากฏการณ์ และใช้คำศัพท์เพื่อบรรยายเหตุการณ์ทางฟิสิกส์ได้อย่างเหมาะสม</w:t>
            </w:r>
          </w:p>
        </w:tc>
      </w:tr>
      <w:tr w:rsidR="00B60D70" w:rsidRPr="00B60D70" w14:paraId="076E255F" w14:textId="77777777" w:rsidTr="00D420AC">
        <w:trPr>
          <w:trHeight w:val="510"/>
        </w:trPr>
        <w:tc>
          <w:tcPr>
            <w:tcW w:w="1129" w:type="dxa"/>
            <w:shd w:val="clear" w:color="auto" w:fill="auto"/>
            <w:vAlign w:val="center"/>
          </w:tcPr>
          <w:p w14:paraId="6DB307FC"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3</w:t>
            </w:r>
          </w:p>
        </w:tc>
        <w:tc>
          <w:tcPr>
            <w:tcW w:w="8222" w:type="dxa"/>
            <w:shd w:val="clear" w:color="auto" w:fill="auto"/>
            <w:vAlign w:val="center"/>
          </w:tcPr>
          <w:p w14:paraId="08462E62"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สามารถอธิบายปรากฏการณ์ และสามารถระบุปัจจัยที่ส่งผลต่อปรากฏการณ์นั้น</w:t>
            </w:r>
          </w:p>
        </w:tc>
      </w:tr>
      <w:tr w:rsidR="00B60D70" w:rsidRPr="00B60D70" w14:paraId="374ABA3F" w14:textId="77777777" w:rsidTr="00D420AC">
        <w:trPr>
          <w:trHeight w:val="510"/>
        </w:trPr>
        <w:tc>
          <w:tcPr>
            <w:tcW w:w="1129" w:type="dxa"/>
            <w:vAlign w:val="center"/>
          </w:tcPr>
          <w:p w14:paraId="279C50BB"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4</w:t>
            </w:r>
          </w:p>
        </w:tc>
        <w:tc>
          <w:tcPr>
            <w:tcW w:w="8222" w:type="dxa"/>
            <w:vAlign w:val="center"/>
          </w:tcPr>
          <w:p w14:paraId="32D1D7A6"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สามารถอธิบายปรากฏการณ์เชิงลึก และแสดงสมการที่เกี่ยวข้อง สามารถใช้คณิตศาสตร์ในการแก้ปัญหาได้</w:t>
            </w:r>
          </w:p>
        </w:tc>
      </w:tr>
      <w:tr w:rsidR="00B60D70" w:rsidRPr="00B60D70" w14:paraId="2AA2D488" w14:textId="77777777" w:rsidTr="00D420AC">
        <w:trPr>
          <w:trHeight w:val="510"/>
        </w:trPr>
        <w:tc>
          <w:tcPr>
            <w:tcW w:w="1129" w:type="dxa"/>
            <w:vAlign w:val="center"/>
          </w:tcPr>
          <w:p w14:paraId="48D7CC8B"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5</w:t>
            </w:r>
          </w:p>
        </w:tc>
        <w:tc>
          <w:tcPr>
            <w:tcW w:w="8222" w:type="dxa"/>
            <w:vAlign w:val="center"/>
          </w:tcPr>
          <w:p w14:paraId="19CEB92E"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สามารถเชื่อมโยงความรู้ได้ สามารถสร้างแบบจำลองคณิตศาสตร์เพื่อใช้ในการประเมินสถานการณ์ใหม่ได้</w:t>
            </w:r>
          </w:p>
        </w:tc>
      </w:tr>
    </w:tbl>
    <w:p w14:paraId="2525017F" w14:textId="77777777" w:rsidR="007240C2" w:rsidRDefault="007240C2" w:rsidP="007240C2">
      <w:pPr>
        <w:pStyle w:val="3"/>
        <w:numPr>
          <w:ilvl w:val="0"/>
          <w:numId w:val="0"/>
        </w:numPr>
        <w:tabs>
          <w:tab w:val="left" w:pos="993"/>
          <w:tab w:val="left" w:pos="7088"/>
        </w:tabs>
        <w:ind w:left="993" w:hanging="993"/>
        <w:rPr>
          <w:rFonts w:ascii="TH SarabunPSK" w:eastAsia="Calibri" w:hAnsi="TH SarabunPSK" w:cs="TH SarabunPSK"/>
        </w:rPr>
      </w:pPr>
      <w:bookmarkStart w:id="587" w:name="_Toc179656455"/>
      <w:bookmarkStart w:id="588" w:name="_Toc180609535"/>
      <w:bookmarkStart w:id="589" w:name="_Toc191634151"/>
    </w:p>
    <w:p w14:paraId="3EE8A0D9" w14:textId="7AFBB393" w:rsidR="00E86317" w:rsidRPr="00B60D70" w:rsidRDefault="00E86317" w:rsidP="00E86317">
      <w:pPr>
        <w:pStyle w:val="3"/>
        <w:numPr>
          <w:ilvl w:val="0"/>
          <w:numId w:val="0"/>
        </w:numPr>
        <w:shd w:val="clear" w:color="auto" w:fill="D9D9D9" w:themeFill="background1" w:themeFillShade="D9"/>
        <w:tabs>
          <w:tab w:val="left" w:pos="993"/>
          <w:tab w:val="left" w:pos="7088"/>
        </w:tabs>
        <w:ind w:left="993" w:hanging="993"/>
        <w:rPr>
          <w:rFonts w:ascii="TH SarabunPSK" w:eastAsia="Calibri" w:hAnsi="TH SarabunPSK" w:cs="TH SarabunPSK"/>
          <w:b w:val="0"/>
          <w:bCs w:val="0"/>
          <w:cs/>
        </w:rPr>
      </w:pPr>
      <w:r w:rsidRPr="00B60D70">
        <w:rPr>
          <w:rFonts w:ascii="TH SarabunPSK" w:eastAsia="Calibri" w:hAnsi="TH SarabunPSK" w:cs="TH SarabunPSK" w:hint="cs"/>
          <w:cs/>
        </w:rPr>
        <w:t xml:space="preserve">รหัสโมดูล </w:t>
      </w:r>
      <w:r w:rsidRPr="00B60D70">
        <w:rPr>
          <w:rFonts w:ascii="TH SarabunPSK" w:eastAsia="Calibri" w:hAnsi="TH SarabunPSK" w:cs="TH SarabunPSK" w:hint="cs"/>
        </w:rPr>
        <w:t>:</w:t>
      </w:r>
      <w:r w:rsidR="00BD7F9D" w:rsidRPr="00B60D70">
        <w:rPr>
          <w:rFonts w:ascii="TH SarabunPSK" w:eastAsia="Calibri" w:hAnsi="TH SarabunPSK" w:cs="TH SarabunPSK" w:hint="cs"/>
          <w:cs/>
        </w:rPr>
        <w:t xml:space="preserve"> </w:t>
      </w:r>
      <w:r w:rsidRPr="00B60D70">
        <w:rPr>
          <w:rFonts w:ascii="TH SarabunPSK" w:eastAsia="Calibri" w:hAnsi="TH SarabunPSK" w:cs="TH SarabunPSK" w:hint="cs"/>
        </w:rPr>
        <w:t xml:space="preserve"> </w:t>
      </w:r>
      <w:bookmarkStart w:id="590" w:name="PHY10412"/>
      <w:r w:rsidR="00F551BD" w:rsidRPr="00B60D70">
        <w:rPr>
          <w:rFonts w:ascii="TH SarabunPSK" w:hAnsi="TH SarabunPSK" w:cs="TH SarabunPSK" w:hint="cs"/>
        </w:rPr>
        <w:t xml:space="preserve">PHY </w:t>
      </w:r>
      <w:r w:rsidRPr="00B60D70">
        <w:rPr>
          <w:rFonts w:ascii="TH SarabunPSK" w:hAnsi="TH SarabunPSK" w:cs="TH SarabunPSK" w:hint="cs"/>
          <w:cs/>
        </w:rPr>
        <w:t>10412</w:t>
      </w:r>
      <w:bookmarkEnd w:id="590"/>
      <w:r w:rsidRPr="00B60D70">
        <w:rPr>
          <w:rFonts w:ascii="TH SarabunPSK" w:eastAsia="Calibri" w:hAnsi="TH SarabunPSK" w:cs="TH SarabunPSK" w:hint="cs"/>
        </w:rPr>
        <w:tab/>
      </w:r>
      <w:r w:rsidRPr="00B60D70">
        <w:rPr>
          <w:rFonts w:ascii="TH SarabunPSK" w:eastAsia="Calibri" w:hAnsi="TH SarabunPSK" w:cs="TH SarabunPSK" w:hint="cs"/>
          <w:cs/>
        </w:rPr>
        <w:t xml:space="preserve">จำนวน </w:t>
      </w:r>
      <w:r w:rsidRPr="00B60D70">
        <w:rPr>
          <w:rFonts w:ascii="TH SarabunPSK" w:eastAsia="Calibri" w:hAnsi="TH SarabunPSK" w:cs="TH SarabunPSK" w:hint="cs"/>
          <w:noProof/>
        </w:rPr>
        <w:t>1</w:t>
      </w:r>
      <w:r w:rsidRPr="00B60D70">
        <w:rPr>
          <w:rFonts w:ascii="TH SarabunPSK" w:eastAsia="Calibri" w:hAnsi="TH SarabunPSK" w:cs="TH SarabunPSK" w:hint="cs"/>
          <w:cs/>
        </w:rPr>
        <w:t xml:space="preserve"> หน่วยกิต</w:t>
      </w:r>
      <w:bookmarkEnd w:id="587"/>
      <w:bookmarkEnd w:id="588"/>
      <w:bookmarkEnd w:id="589"/>
    </w:p>
    <w:p w14:paraId="375E950C" w14:textId="77777777" w:rsidR="00E86317" w:rsidRPr="00B60D70" w:rsidRDefault="00E86317" w:rsidP="00E86317">
      <w:pPr>
        <w:rPr>
          <w:rFonts w:ascii="TH SarabunPSK" w:eastAsia="Cordia New" w:hAnsi="TH SarabunPSK" w:cs="TH SarabunPSK"/>
          <w:cs/>
        </w:rPr>
      </w:pPr>
      <w:r w:rsidRPr="00B60D70">
        <w:rPr>
          <w:rFonts w:ascii="TH SarabunPSK" w:eastAsia="Calibri" w:hAnsi="TH SarabunPSK" w:cs="TH SarabunPSK" w:hint="cs"/>
          <w:b/>
          <w:bCs/>
          <w:cs/>
        </w:rPr>
        <w:t>ชื่อโมดูลภาษาไทย</w:t>
      </w:r>
      <w:r w:rsidRPr="00B60D70">
        <w:rPr>
          <w:rFonts w:ascii="TH SarabunPSK" w:eastAsia="Cordia New" w:hAnsi="TH SarabunPSK" w:cs="TH SarabunPSK" w:hint="cs"/>
          <w:cs/>
        </w:rPr>
        <w:t xml:space="preserve"> </w:t>
      </w:r>
      <w:r w:rsidRPr="00B60D70">
        <w:rPr>
          <w:rFonts w:ascii="TH SarabunPSK" w:eastAsia="Cordia New" w:hAnsi="TH SarabunPSK" w:cs="TH SarabunPSK" w:hint="cs"/>
        </w:rPr>
        <w:t>:</w:t>
      </w:r>
      <w:r w:rsidRPr="00B60D70">
        <w:rPr>
          <w:rFonts w:ascii="TH SarabunPSK" w:eastAsia="Cordia New" w:hAnsi="TH SarabunPSK" w:cs="TH SarabunPSK" w:hint="cs"/>
          <w:cs/>
        </w:rPr>
        <w:tab/>
      </w:r>
      <w:r w:rsidRPr="00B60D70">
        <w:rPr>
          <w:rFonts w:ascii="TH SarabunPSK" w:eastAsia="Cordia New" w:hAnsi="TH SarabunPSK" w:cs="TH SarabunPSK" w:hint="cs"/>
          <w:noProof/>
          <w:cs/>
        </w:rPr>
        <w:t>วงจรไฟฟ้า</w:t>
      </w:r>
      <w:r w:rsidRPr="00B60D70">
        <w:rPr>
          <w:rFonts w:ascii="TH SarabunPSK" w:eastAsia="Cordia New" w:hAnsi="TH SarabunPSK" w:cs="TH SarabunPSK" w:hint="cs"/>
          <w:cs/>
        </w:rPr>
        <w:t xml:space="preserve"> </w:t>
      </w:r>
    </w:p>
    <w:p w14:paraId="145480F2" w14:textId="49CFB5B8" w:rsidR="00E86317" w:rsidRPr="00B60D70" w:rsidRDefault="00E86317" w:rsidP="00E86317">
      <w:pPr>
        <w:rPr>
          <w:rFonts w:ascii="TH SarabunPSK" w:eastAsia="Cordia New" w:hAnsi="TH SarabunPSK" w:cs="TH SarabunPSK"/>
        </w:rPr>
      </w:pPr>
      <w:r w:rsidRPr="00B60D70">
        <w:rPr>
          <w:rFonts w:ascii="TH SarabunPSK" w:eastAsia="Cordia New" w:hAnsi="TH SarabunPSK" w:cs="TH SarabunPSK" w:hint="cs"/>
          <w:b/>
          <w:bCs/>
          <w:cs/>
        </w:rPr>
        <w:t>ชื่อโมดูล</w:t>
      </w:r>
      <w:r w:rsidRPr="00B60D70">
        <w:rPr>
          <w:rFonts w:ascii="TH SarabunPSK" w:eastAsia="Calibri" w:hAnsi="TH SarabunPSK" w:cs="TH SarabunPSK" w:hint="cs"/>
          <w:b/>
          <w:bCs/>
          <w:cs/>
        </w:rPr>
        <w:t>ภาษาอังกฤษ</w:t>
      </w:r>
      <w:r w:rsidRPr="00B60D70">
        <w:rPr>
          <w:rFonts w:ascii="TH SarabunPSK" w:eastAsia="Cordia New" w:hAnsi="TH SarabunPSK" w:cs="TH SarabunPSK" w:hint="cs"/>
        </w:rPr>
        <w:t xml:space="preserve"> :</w:t>
      </w:r>
      <w:r w:rsidRPr="00B60D70">
        <w:rPr>
          <w:rFonts w:ascii="TH SarabunPSK" w:eastAsia="Cordia New" w:hAnsi="TH SarabunPSK" w:cs="TH SarabunPSK" w:hint="cs"/>
          <w:cs/>
        </w:rPr>
        <w:tab/>
      </w:r>
      <w:r w:rsidRPr="00B60D70">
        <w:rPr>
          <w:rFonts w:ascii="TH SarabunPSK" w:eastAsia="Cordia New" w:hAnsi="TH SarabunPSK" w:cs="TH SarabunPSK" w:hint="cs"/>
          <w:noProof/>
        </w:rPr>
        <w:t>ELECTRIC CIRCUITS</w:t>
      </w:r>
      <w:r w:rsidRPr="00B60D70">
        <w:rPr>
          <w:rFonts w:ascii="TH SarabunPSK" w:eastAsia="Cordia New" w:hAnsi="TH SarabunPSK" w:cs="TH SarabunPSK" w:hint="cs"/>
          <w:cs/>
        </w:rPr>
        <w:t xml:space="preserve"> </w:t>
      </w:r>
    </w:p>
    <w:p w14:paraId="08E36EB4" w14:textId="2D2C1DC4" w:rsidR="00E86317" w:rsidRPr="00B60D70" w:rsidRDefault="00E86317" w:rsidP="00081CC2">
      <w:pPr>
        <w:jc w:val="left"/>
        <w:rPr>
          <w:rFonts w:ascii="TH SarabunPSK" w:eastAsia="Cordia New" w:hAnsi="TH SarabunPSK" w:cs="TH SarabunPSK"/>
          <w:cs/>
        </w:rPr>
      </w:pPr>
      <w:r w:rsidRPr="00B60D70">
        <w:rPr>
          <w:rFonts w:ascii="TH SarabunPSK" w:eastAsia="Calibri" w:hAnsi="TH SarabunPSK" w:cs="TH SarabunPSK" w:hint="cs"/>
          <w:b/>
          <w:bCs/>
          <w:cs/>
        </w:rPr>
        <w:t>คำอธิบาย</w:t>
      </w:r>
      <w:r w:rsidRPr="00B60D70">
        <w:rPr>
          <w:rFonts w:ascii="TH SarabunPSK" w:eastAsia="Calibri" w:hAnsi="TH SarabunPSK" w:cs="TH SarabunPSK" w:hint="cs"/>
          <w:bCs/>
          <w:cs/>
        </w:rPr>
        <w:t xml:space="preserve">โมดูล </w:t>
      </w:r>
      <w:r w:rsidRPr="00B60D70">
        <w:rPr>
          <w:rFonts w:ascii="TH SarabunPSK" w:eastAsia="Calibri" w:hAnsi="TH SarabunPSK" w:cs="TH SarabunPSK" w:hint="cs"/>
          <w:bCs/>
        </w:rPr>
        <w:t>:</w:t>
      </w:r>
      <w:r w:rsidR="00BD7F9D" w:rsidRPr="00B60D70">
        <w:rPr>
          <w:rFonts w:ascii="TH SarabunPSK" w:eastAsia="Calibri" w:hAnsi="TH SarabunPSK" w:cs="TH SarabunPSK" w:hint="cs"/>
          <w:bCs/>
          <w:cs/>
        </w:rPr>
        <w:t xml:space="preserve">  </w:t>
      </w:r>
      <w:r w:rsidRPr="00B60D70">
        <w:rPr>
          <w:rFonts w:ascii="TH SarabunPSK" w:eastAsia="Calibri" w:hAnsi="TH SarabunPSK" w:cs="TH SarabunPSK" w:hint="cs"/>
          <w:bCs/>
          <w:cs/>
        </w:rPr>
        <w:br/>
      </w:r>
      <w:r w:rsidRPr="00B60D70">
        <w:rPr>
          <w:rFonts w:ascii="TH SarabunPSK" w:eastAsia="Calibri" w:hAnsi="TH SarabunPSK" w:cs="TH SarabunPSK" w:hint="cs"/>
          <w:b/>
          <w:bCs/>
          <w:cs/>
        </w:rPr>
        <w:tab/>
      </w:r>
      <w:r w:rsidRPr="00B60D70">
        <w:rPr>
          <w:rFonts w:ascii="TH SarabunPSK" w:eastAsia="Cordia New" w:hAnsi="TH SarabunPSK" w:cs="TH SarabunPSK" w:hint="cs"/>
          <w:noProof/>
          <w:cs/>
        </w:rPr>
        <w:t>โมดูลนี้เริ่มด้วยศึกษาเกี่ยวกับนิยามของกระแสไฟฟ้า ความต้านทาน ความต่างศักย์ และกำลังไฟฟ้า จากนั้นผู้เรียนจะได้เรียนรู้การคำนวณหาปริมาณเหล่านี้ภายในวงจรกระแสตรงรูปแบบต่าง</w:t>
      </w:r>
      <w:r w:rsidR="00D420AC" w:rsidRPr="00B60D70">
        <w:rPr>
          <w:rFonts w:ascii="TH SarabunPSK" w:eastAsia="Cordia New" w:hAnsi="TH SarabunPSK" w:cs="TH SarabunPSK" w:hint="cs"/>
          <w:noProof/>
          <w:cs/>
        </w:rPr>
        <w:t xml:space="preserve"> ๆ</w:t>
      </w:r>
      <w:r w:rsidRPr="00B60D70">
        <w:rPr>
          <w:rFonts w:ascii="TH SarabunPSK" w:eastAsia="Cordia New" w:hAnsi="TH SarabunPSK" w:cs="TH SarabunPSK" w:hint="cs"/>
          <w:noProof/>
          <w:cs/>
        </w:rPr>
        <w:t xml:space="preserve"> ต่อด้วยการศึกษาการชาร์จและดิสชาร์จในวงจรที่มีตัวเก็บประจุ การเหนี่ยวนำแม่เหล็กตามกฎของฟาราเดย์ และวงจรไฟฟ้ากระแสสลับรวมทั้งการเกิดเรโซแนนซ์ทางไฟฟ้า</w:t>
      </w:r>
    </w:p>
    <w:p w14:paraId="4F462312" w14:textId="2CC6EE98" w:rsidR="00E86317" w:rsidRPr="00B60D70" w:rsidRDefault="00E86317" w:rsidP="00E86317">
      <w:pPr>
        <w:rPr>
          <w:rFonts w:ascii="TH SarabunPSK" w:eastAsia="Cordia New" w:hAnsi="TH SarabunPSK" w:cs="TH SarabunPSK"/>
        </w:rPr>
      </w:pPr>
      <w:r w:rsidRPr="00B60D70">
        <w:rPr>
          <w:rFonts w:ascii="TH SarabunPSK" w:eastAsia="Cordia New" w:hAnsi="TH SarabunPSK" w:cs="TH SarabunPSK" w:hint="cs"/>
          <w:cs/>
        </w:rPr>
        <w:tab/>
      </w:r>
      <w:r w:rsidRPr="00B60D70">
        <w:rPr>
          <w:rFonts w:ascii="TH SarabunPSK" w:eastAsia="Cordia New" w:hAnsi="TH SarabunPSK" w:cs="TH SarabunPSK" w:hint="cs"/>
          <w:noProof/>
        </w:rPr>
        <w:t>This module starts with the definition of electric current, resistance, potential difference, and power. Then, the calculations of these quantities within different types of direct current (DC) circuits will be stud</w:t>
      </w:r>
      <w:r w:rsidR="00F551BD" w:rsidRPr="00B60D70">
        <w:rPr>
          <w:rFonts w:ascii="TH SarabunPSK" w:eastAsia="Cordia New" w:hAnsi="TH SarabunPSK" w:cs="TH SarabunPSK" w:hint="cs"/>
          <w:noProof/>
        </w:rPr>
        <w:t xml:space="preserve">IED </w:t>
      </w:r>
      <w:r w:rsidRPr="00B60D70">
        <w:rPr>
          <w:rFonts w:ascii="TH SarabunPSK" w:eastAsia="Cordia New" w:hAnsi="TH SarabunPSK" w:cs="TH SarabunPSK" w:hint="cs"/>
          <w:noProof/>
        </w:rPr>
        <w:t>, followed by charging and discharging the capacitors, magnetic induction explained through the Faraday’s law, alternating current (AC) circuits, and electric resonance.</w:t>
      </w:r>
    </w:p>
    <w:p w14:paraId="50BC5908" w14:textId="77777777" w:rsidR="00E86317" w:rsidRPr="00B60D70" w:rsidRDefault="00E86317" w:rsidP="00081CC2">
      <w:pPr>
        <w:rPr>
          <w:rFonts w:ascii="TH SarabunPSK" w:eastAsia="Times New Roman" w:hAnsi="TH SarabunPSK" w:cs="TH SarabunPSK"/>
          <w:b/>
          <w:bCs/>
        </w:rPr>
      </w:pPr>
      <w:r w:rsidRPr="00B60D70">
        <w:rPr>
          <w:rFonts w:ascii="TH SarabunPSK" w:eastAsia="Times New Roman" w:hAnsi="TH SarabunPSK" w:cs="TH SarabunPSK" w:hint="cs"/>
          <w:b/>
          <w:bCs/>
          <w:cs/>
        </w:rPr>
        <w:t>โมดูล</w:t>
      </w:r>
      <w:r w:rsidRPr="00B60D70">
        <w:rPr>
          <w:rFonts w:ascii="TH SarabunPSK" w:eastAsia="Calibri" w:hAnsi="TH SarabunPSK" w:cs="TH SarabunPSK" w:hint="cs"/>
          <w:b/>
          <w:bCs/>
          <w:cs/>
        </w:rPr>
        <w:t>บังคับ</w:t>
      </w:r>
      <w:r w:rsidRPr="00B60D70">
        <w:rPr>
          <w:rFonts w:ascii="TH SarabunPSK" w:eastAsia="Times New Roman" w:hAnsi="TH SarabunPSK" w:cs="TH SarabunPSK" w:hint="cs"/>
          <w:b/>
          <w:bCs/>
          <w:cs/>
        </w:rPr>
        <w:t xml:space="preserve">ก่อน </w:t>
      </w:r>
      <w:r w:rsidRPr="00B60D70">
        <w:rPr>
          <w:rFonts w:ascii="TH SarabunPSK" w:eastAsia="Times New Roman" w:hAnsi="TH SarabunPSK" w:cs="TH SarabunPSK" w:hint="cs"/>
          <w:b/>
          <w:bCs/>
        </w:rPr>
        <w:t xml:space="preserve">: </w:t>
      </w:r>
      <w:r w:rsidRPr="00B60D70">
        <w:rPr>
          <w:rFonts w:ascii="TH SarabunPSK" w:eastAsia="Times New Roman" w:hAnsi="TH SarabunPSK" w:cs="TH SarabunPSK" w:hint="cs"/>
          <w:b/>
          <w:bCs/>
          <w:noProof/>
          <w:cs/>
        </w:rPr>
        <w:t>ไม่มี</w:t>
      </w:r>
      <w:r w:rsidRPr="00B60D70">
        <w:rPr>
          <w:rFonts w:ascii="TH SarabunPSK" w:eastAsia="Times New Roman" w:hAnsi="TH SarabunPSK" w:cs="TH SarabunPSK" w:hint="cs"/>
          <w:b/>
          <w:bCs/>
        </w:rPr>
        <w:t xml:space="preserve"> </w:t>
      </w:r>
    </w:p>
    <w:p w14:paraId="5F409B6F" w14:textId="77777777" w:rsidR="00E86317" w:rsidRPr="00B60D70" w:rsidRDefault="00E86317" w:rsidP="00081CC2">
      <w:pPr>
        <w:rPr>
          <w:rFonts w:ascii="TH SarabunPSK" w:eastAsia="Calibri" w:hAnsi="TH SarabunPSK" w:cs="TH SarabunPSK"/>
          <w:b/>
          <w:bCs/>
        </w:rPr>
      </w:pPr>
      <w:r w:rsidRPr="00B60D70">
        <w:rPr>
          <w:rFonts w:ascii="TH SarabunPSK" w:eastAsia="Calibri" w:hAnsi="TH SarabunPSK" w:cs="TH SarabunPSK" w:hint="cs"/>
          <w:b/>
          <w:bCs/>
        </w:rPr>
        <w:t xml:space="preserve">Learning Outcome </w:t>
      </w:r>
    </w:p>
    <w:p w14:paraId="79567987" w14:textId="7AEBF9BC" w:rsidR="00E86317" w:rsidRPr="00B60D70" w:rsidRDefault="00E86317" w:rsidP="00E86317">
      <w:pPr>
        <w:autoSpaceDE w:val="0"/>
        <w:autoSpaceDN w:val="0"/>
        <w:adjustRightInd w:val="0"/>
        <w:rPr>
          <w:rFonts w:ascii="TH SarabunPSK" w:eastAsia="Calibri" w:hAnsi="TH SarabunPSK" w:cs="TH SarabunPSK"/>
        </w:rPr>
      </w:pPr>
      <w:r w:rsidRPr="00B60D70">
        <w:rPr>
          <w:rFonts w:ascii="TH SarabunPSK" w:eastAsia="Calibri" w:hAnsi="TH SarabunPSK" w:cs="TH SarabunPSK" w:hint="cs"/>
        </w:rPr>
        <w:tab/>
      </w:r>
      <w:r w:rsidRPr="00B60D70">
        <w:rPr>
          <w:rFonts w:ascii="TH SarabunPSK" w:eastAsia="Calibri" w:hAnsi="TH SarabunPSK" w:cs="TH SarabunPSK" w:hint="cs"/>
          <w:noProof/>
          <w:cs/>
        </w:rPr>
        <w:t>สามารถคำนวณค่ากระแส ความต่างศักย์ และ/หรือกำลังไฟฟ้าภายในส่วนประกอบของวงจรไฟฟ้ากระแสตรงและกระแสสลับ รวมถึงการคำนวณผลที่เกิดจากตัวเก็บประจุและการเหนี่ยวนำไฟฟ้าได้</w:t>
      </w:r>
    </w:p>
    <w:p w14:paraId="058119C5" w14:textId="77777777" w:rsidR="00E86317" w:rsidRPr="00B60D70" w:rsidRDefault="00E86317" w:rsidP="00E86317">
      <w:pPr>
        <w:spacing w:before="240"/>
        <w:rPr>
          <w:rFonts w:ascii="TH SarabunPSK" w:eastAsia="Cordia New" w:hAnsi="TH SarabunPSK" w:cs="TH SarabunPSK"/>
          <w:b/>
          <w:bCs/>
        </w:rPr>
      </w:pPr>
      <w:r w:rsidRPr="00B60D70">
        <w:rPr>
          <w:rFonts w:ascii="TH SarabunPSK" w:eastAsia="Cordia New" w:hAnsi="TH SarabunPSK" w:cs="TH SarabunPSK" w:hint="cs"/>
          <w:b/>
          <w:bCs/>
          <w:cs/>
        </w:rPr>
        <w:t>เกณฑ์การ</w:t>
      </w:r>
      <w:r w:rsidRPr="00B60D70">
        <w:rPr>
          <w:rFonts w:ascii="TH SarabunPSK" w:eastAsia="Calibri" w:hAnsi="TH SarabunPSK" w:cs="TH SarabunPSK" w:hint="cs"/>
          <w:b/>
          <w:bCs/>
          <w:cs/>
        </w:rPr>
        <w:t>ประเมินผล</w:t>
      </w:r>
      <w:r w:rsidRPr="00B60D70">
        <w:rPr>
          <w:rFonts w:ascii="TH SarabunPSK" w:eastAsia="Cordia New" w:hAnsi="TH SarabunPSK" w:cs="TH SarabunPSK" w:hint="cs"/>
          <w:b/>
          <w:bCs/>
          <w:cs/>
        </w:rPr>
        <w:t>ลัพธ์การเรียนรู้ (</w:t>
      </w:r>
      <w:r w:rsidRPr="00B60D70">
        <w:rPr>
          <w:rFonts w:ascii="TH SarabunPSK" w:eastAsia="Cordia New" w:hAnsi="TH SarabunPSK" w:cs="TH SarabunPSK" w:hint="cs"/>
          <w:b/>
          <w:bCs/>
        </w:rPr>
        <w:t>Rubric)</w:t>
      </w:r>
    </w:p>
    <w:tbl>
      <w:tblPr>
        <w:tblStyle w:val="12"/>
        <w:tblW w:w="9351" w:type="dxa"/>
        <w:tblLook w:val="04A0" w:firstRow="1" w:lastRow="0" w:firstColumn="1" w:lastColumn="0" w:noHBand="0" w:noVBand="1"/>
      </w:tblPr>
      <w:tblGrid>
        <w:gridCol w:w="1129"/>
        <w:gridCol w:w="8222"/>
      </w:tblGrid>
      <w:tr w:rsidR="00B60D70" w:rsidRPr="00B60D70" w14:paraId="2829D1E5" w14:textId="77777777" w:rsidTr="00D420AC">
        <w:trPr>
          <w:trHeight w:val="510"/>
        </w:trPr>
        <w:tc>
          <w:tcPr>
            <w:tcW w:w="1129" w:type="dxa"/>
            <w:shd w:val="clear" w:color="auto" w:fill="D0CECE"/>
            <w:vAlign w:val="center"/>
          </w:tcPr>
          <w:p w14:paraId="44C6596E" w14:textId="77777777" w:rsidR="00E86317" w:rsidRPr="00B60D70" w:rsidRDefault="00E86317"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lastRenderedPageBreak/>
              <w:t>Rubric</w:t>
            </w:r>
          </w:p>
        </w:tc>
        <w:tc>
          <w:tcPr>
            <w:tcW w:w="8222" w:type="dxa"/>
            <w:shd w:val="clear" w:color="auto" w:fill="D0CECE"/>
            <w:vAlign w:val="center"/>
          </w:tcPr>
          <w:p w14:paraId="0861BA04" w14:textId="77777777" w:rsidR="00E86317" w:rsidRPr="00B60D70" w:rsidRDefault="00E86317"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cs/>
              </w:rPr>
              <w:t>คำอธิบายลำดับขั้นในการประเมินผลการเรียน</w:t>
            </w:r>
          </w:p>
        </w:tc>
      </w:tr>
      <w:tr w:rsidR="00B60D70" w:rsidRPr="00B60D70" w14:paraId="7D7402F7" w14:textId="77777777" w:rsidTr="00D420AC">
        <w:trPr>
          <w:trHeight w:val="510"/>
        </w:trPr>
        <w:tc>
          <w:tcPr>
            <w:tcW w:w="1129" w:type="dxa"/>
            <w:vAlign w:val="center"/>
          </w:tcPr>
          <w:p w14:paraId="6765F8A2"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1</w:t>
            </w:r>
          </w:p>
        </w:tc>
        <w:tc>
          <w:tcPr>
            <w:tcW w:w="8222" w:type="dxa"/>
            <w:vAlign w:val="center"/>
          </w:tcPr>
          <w:p w14:paraId="4E0052C4"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ไม่ระบุ</w:t>
            </w:r>
          </w:p>
        </w:tc>
      </w:tr>
      <w:tr w:rsidR="00B60D70" w:rsidRPr="00B60D70" w14:paraId="6E99727B" w14:textId="77777777" w:rsidTr="00D420AC">
        <w:trPr>
          <w:trHeight w:val="510"/>
        </w:trPr>
        <w:tc>
          <w:tcPr>
            <w:tcW w:w="1129" w:type="dxa"/>
            <w:vAlign w:val="center"/>
          </w:tcPr>
          <w:p w14:paraId="66A2AECC"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2</w:t>
            </w:r>
          </w:p>
        </w:tc>
        <w:tc>
          <w:tcPr>
            <w:tcW w:w="8222" w:type="dxa"/>
            <w:vAlign w:val="center"/>
          </w:tcPr>
          <w:p w14:paraId="0A18A5B3"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รู้จักปรากฏการณ์ และใช้คำศัพท์เพื่อบรรยายเหตุการณ์ทางฟิสิกส์ได้อย่างเหมาะสม</w:t>
            </w:r>
          </w:p>
        </w:tc>
      </w:tr>
      <w:tr w:rsidR="00B60D70" w:rsidRPr="00B60D70" w14:paraId="12E63B68" w14:textId="77777777" w:rsidTr="00D420AC">
        <w:trPr>
          <w:trHeight w:val="510"/>
        </w:trPr>
        <w:tc>
          <w:tcPr>
            <w:tcW w:w="1129" w:type="dxa"/>
            <w:shd w:val="clear" w:color="auto" w:fill="auto"/>
            <w:vAlign w:val="center"/>
          </w:tcPr>
          <w:p w14:paraId="0FC9CA34"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3</w:t>
            </w:r>
          </w:p>
        </w:tc>
        <w:tc>
          <w:tcPr>
            <w:tcW w:w="8222" w:type="dxa"/>
            <w:shd w:val="clear" w:color="auto" w:fill="auto"/>
            <w:vAlign w:val="center"/>
          </w:tcPr>
          <w:p w14:paraId="4B5EE78F"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สามารถอธิบายปรากฏการณ์ และสามารถระบุปัจจัยที่ส่งผลต่อปรากฏการณ์นั้น</w:t>
            </w:r>
          </w:p>
        </w:tc>
      </w:tr>
      <w:tr w:rsidR="00B60D70" w:rsidRPr="00B60D70" w14:paraId="5C2010DD" w14:textId="77777777" w:rsidTr="00D420AC">
        <w:trPr>
          <w:trHeight w:val="510"/>
        </w:trPr>
        <w:tc>
          <w:tcPr>
            <w:tcW w:w="1129" w:type="dxa"/>
            <w:vAlign w:val="center"/>
          </w:tcPr>
          <w:p w14:paraId="2581D22F"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4</w:t>
            </w:r>
          </w:p>
        </w:tc>
        <w:tc>
          <w:tcPr>
            <w:tcW w:w="8222" w:type="dxa"/>
            <w:vAlign w:val="center"/>
          </w:tcPr>
          <w:p w14:paraId="006920E8"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สามารถอธิบายปรากฏการณ์เชิงลึก และแสดงสมการที่เกี่ยวข้อง สามารถใช้คณิตศาสตร์ในการแก้ปัญหาได้</w:t>
            </w:r>
          </w:p>
        </w:tc>
      </w:tr>
      <w:tr w:rsidR="00B60D70" w:rsidRPr="00B60D70" w14:paraId="34FE56E8" w14:textId="77777777" w:rsidTr="00D420AC">
        <w:trPr>
          <w:trHeight w:val="510"/>
        </w:trPr>
        <w:tc>
          <w:tcPr>
            <w:tcW w:w="1129" w:type="dxa"/>
            <w:vAlign w:val="center"/>
          </w:tcPr>
          <w:p w14:paraId="5533CB0C"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5</w:t>
            </w:r>
          </w:p>
        </w:tc>
        <w:tc>
          <w:tcPr>
            <w:tcW w:w="8222" w:type="dxa"/>
            <w:vAlign w:val="center"/>
          </w:tcPr>
          <w:p w14:paraId="3F016EA4"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สามารถเชื่อมโยงความรู้ได้ สามารถสร้างแบบจำลองคณิตศาสตร์เพื่อใช้ในการประเมินสถานการณ์ใหม่ได้</w:t>
            </w:r>
          </w:p>
        </w:tc>
      </w:tr>
    </w:tbl>
    <w:p w14:paraId="663810B4" w14:textId="77777777" w:rsidR="007240C2" w:rsidRDefault="007240C2" w:rsidP="007240C2">
      <w:pPr>
        <w:pStyle w:val="3"/>
        <w:numPr>
          <w:ilvl w:val="0"/>
          <w:numId w:val="0"/>
        </w:numPr>
        <w:tabs>
          <w:tab w:val="left" w:pos="993"/>
          <w:tab w:val="left" w:pos="7088"/>
        </w:tabs>
        <w:ind w:left="993" w:hanging="993"/>
        <w:rPr>
          <w:rFonts w:ascii="TH SarabunPSK" w:eastAsia="Calibri" w:hAnsi="TH SarabunPSK" w:cs="TH SarabunPSK"/>
        </w:rPr>
      </w:pPr>
      <w:bookmarkStart w:id="591" w:name="_Toc179656456"/>
      <w:bookmarkStart w:id="592" w:name="_Toc180609536"/>
      <w:bookmarkStart w:id="593" w:name="_Toc191634152"/>
    </w:p>
    <w:p w14:paraId="6B3972D3" w14:textId="17B7189E" w:rsidR="00E86317" w:rsidRPr="00B60D70" w:rsidRDefault="00E86317" w:rsidP="00E86317">
      <w:pPr>
        <w:pStyle w:val="3"/>
        <w:numPr>
          <w:ilvl w:val="0"/>
          <w:numId w:val="0"/>
        </w:numPr>
        <w:shd w:val="clear" w:color="auto" w:fill="D9D9D9" w:themeFill="background1" w:themeFillShade="D9"/>
        <w:tabs>
          <w:tab w:val="left" w:pos="993"/>
          <w:tab w:val="left" w:pos="7088"/>
        </w:tabs>
        <w:ind w:left="993" w:hanging="993"/>
        <w:rPr>
          <w:rFonts w:ascii="TH SarabunPSK" w:eastAsia="Calibri" w:hAnsi="TH SarabunPSK" w:cs="TH SarabunPSK"/>
          <w:b w:val="0"/>
          <w:bCs w:val="0"/>
        </w:rPr>
      </w:pPr>
      <w:r w:rsidRPr="00B60D70">
        <w:rPr>
          <w:rFonts w:ascii="TH SarabunPSK" w:eastAsia="Calibri" w:hAnsi="TH SarabunPSK" w:cs="TH SarabunPSK" w:hint="cs"/>
          <w:cs/>
        </w:rPr>
        <w:t xml:space="preserve">รหัสโมดูล </w:t>
      </w:r>
      <w:r w:rsidRPr="00B60D70">
        <w:rPr>
          <w:rFonts w:ascii="TH SarabunPSK" w:eastAsia="Calibri" w:hAnsi="TH SarabunPSK" w:cs="TH SarabunPSK" w:hint="cs"/>
        </w:rPr>
        <w:t>:</w:t>
      </w:r>
      <w:r w:rsidR="00BD7F9D" w:rsidRPr="00B60D70">
        <w:rPr>
          <w:rFonts w:ascii="TH SarabunPSK" w:eastAsia="Calibri" w:hAnsi="TH SarabunPSK" w:cs="TH SarabunPSK" w:hint="cs"/>
          <w:cs/>
        </w:rPr>
        <w:t xml:space="preserve"> </w:t>
      </w:r>
      <w:r w:rsidRPr="00B60D70">
        <w:rPr>
          <w:rFonts w:ascii="TH SarabunPSK" w:eastAsia="Calibri" w:hAnsi="TH SarabunPSK" w:cs="TH SarabunPSK" w:hint="cs"/>
        </w:rPr>
        <w:t xml:space="preserve"> </w:t>
      </w:r>
      <w:bookmarkStart w:id="594" w:name="PHY10413"/>
      <w:r w:rsidR="00F551BD" w:rsidRPr="00B60D70">
        <w:rPr>
          <w:rFonts w:ascii="TH SarabunPSK" w:eastAsia="Calibri" w:hAnsi="TH SarabunPSK" w:cs="TH SarabunPSK" w:hint="cs"/>
          <w:noProof/>
        </w:rPr>
        <w:t xml:space="preserve">PHY </w:t>
      </w:r>
      <w:r w:rsidRPr="00B60D70">
        <w:rPr>
          <w:rFonts w:ascii="TH SarabunPSK" w:eastAsia="Calibri" w:hAnsi="TH SarabunPSK" w:cs="TH SarabunPSK" w:hint="cs"/>
          <w:noProof/>
          <w:cs/>
        </w:rPr>
        <w:t>10413</w:t>
      </w:r>
      <w:bookmarkEnd w:id="594"/>
      <w:r w:rsidRPr="00B60D70">
        <w:rPr>
          <w:rFonts w:ascii="TH SarabunPSK" w:eastAsia="Calibri" w:hAnsi="TH SarabunPSK" w:cs="TH SarabunPSK" w:hint="cs"/>
        </w:rPr>
        <w:tab/>
      </w:r>
      <w:r w:rsidRPr="00B60D70">
        <w:rPr>
          <w:rFonts w:ascii="TH SarabunPSK" w:eastAsia="Calibri" w:hAnsi="TH SarabunPSK" w:cs="TH SarabunPSK" w:hint="cs"/>
          <w:cs/>
        </w:rPr>
        <w:t xml:space="preserve">จำนวน </w:t>
      </w:r>
      <w:r w:rsidRPr="00B60D70">
        <w:rPr>
          <w:rFonts w:ascii="TH SarabunPSK" w:eastAsia="Calibri" w:hAnsi="TH SarabunPSK" w:cs="TH SarabunPSK" w:hint="cs"/>
          <w:noProof/>
        </w:rPr>
        <w:t>1</w:t>
      </w:r>
      <w:r w:rsidRPr="00B60D70">
        <w:rPr>
          <w:rFonts w:ascii="TH SarabunPSK" w:eastAsia="Calibri" w:hAnsi="TH SarabunPSK" w:cs="TH SarabunPSK" w:hint="cs"/>
          <w:cs/>
        </w:rPr>
        <w:t xml:space="preserve"> หน่วยกิต</w:t>
      </w:r>
      <w:bookmarkEnd w:id="591"/>
      <w:bookmarkEnd w:id="592"/>
      <w:bookmarkEnd w:id="593"/>
    </w:p>
    <w:p w14:paraId="15F7076F" w14:textId="77777777" w:rsidR="00E86317" w:rsidRPr="00B60D70" w:rsidRDefault="00E86317" w:rsidP="00E86317">
      <w:pPr>
        <w:rPr>
          <w:rFonts w:ascii="TH SarabunPSK" w:eastAsia="Cordia New" w:hAnsi="TH SarabunPSK" w:cs="TH SarabunPSK"/>
          <w:cs/>
        </w:rPr>
      </w:pPr>
      <w:r w:rsidRPr="00B60D70">
        <w:rPr>
          <w:rFonts w:ascii="TH SarabunPSK" w:eastAsia="Calibri" w:hAnsi="TH SarabunPSK" w:cs="TH SarabunPSK" w:hint="cs"/>
          <w:b/>
          <w:bCs/>
          <w:cs/>
        </w:rPr>
        <w:t>ชื่อโมดูลภาษาไทย</w:t>
      </w:r>
      <w:r w:rsidRPr="00B60D70">
        <w:rPr>
          <w:rFonts w:ascii="TH SarabunPSK" w:eastAsia="Cordia New" w:hAnsi="TH SarabunPSK" w:cs="TH SarabunPSK" w:hint="cs"/>
          <w:cs/>
        </w:rPr>
        <w:t xml:space="preserve"> </w:t>
      </w:r>
      <w:r w:rsidRPr="00B60D70">
        <w:rPr>
          <w:rFonts w:ascii="TH SarabunPSK" w:eastAsia="Cordia New" w:hAnsi="TH SarabunPSK" w:cs="TH SarabunPSK" w:hint="cs"/>
        </w:rPr>
        <w:t>:</w:t>
      </w:r>
      <w:r w:rsidRPr="00B60D70">
        <w:rPr>
          <w:rFonts w:ascii="TH SarabunPSK" w:eastAsia="Cordia New" w:hAnsi="TH SarabunPSK" w:cs="TH SarabunPSK" w:hint="cs"/>
          <w:cs/>
        </w:rPr>
        <w:tab/>
      </w:r>
      <w:r w:rsidRPr="00B60D70">
        <w:rPr>
          <w:rFonts w:ascii="TH SarabunPSK" w:eastAsia="Cordia New" w:hAnsi="TH SarabunPSK" w:cs="TH SarabunPSK" w:hint="cs"/>
          <w:noProof/>
          <w:cs/>
        </w:rPr>
        <w:t>ทัศนศาสตร์และฟิสิกส์ยุคใหม่</w:t>
      </w:r>
      <w:r w:rsidRPr="00B60D70">
        <w:rPr>
          <w:rFonts w:ascii="TH SarabunPSK" w:eastAsia="Cordia New" w:hAnsi="TH SarabunPSK" w:cs="TH SarabunPSK" w:hint="cs"/>
          <w:cs/>
        </w:rPr>
        <w:t xml:space="preserve"> </w:t>
      </w:r>
    </w:p>
    <w:p w14:paraId="297F53E7" w14:textId="72F6A3F2" w:rsidR="00E86317" w:rsidRPr="00B60D70" w:rsidRDefault="00E86317" w:rsidP="00E86317">
      <w:pPr>
        <w:rPr>
          <w:rFonts w:ascii="TH SarabunPSK" w:eastAsia="Cordia New" w:hAnsi="TH SarabunPSK" w:cs="TH SarabunPSK"/>
        </w:rPr>
      </w:pPr>
      <w:r w:rsidRPr="00B60D70">
        <w:rPr>
          <w:rFonts w:ascii="TH SarabunPSK" w:eastAsia="Cordia New" w:hAnsi="TH SarabunPSK" w:cs="TH SarabunPSK" w:hint="cs"/>
          <w:b/>
          <w:bCs/>
          <w:cs/>
        </w:rPr>
        <w:t>ชื่อโมดูล</w:t>
      </w:r>
      <w:r w:rsidRPr="00B60D70">
        <w:rPr>
          <w:rFonts w:ascii="TH SarabunPSK" w:eastAsia="Calibri" w:hAnsi="TH SarabunPSK" w:cs="TH SarabunPSK" w:hint="cs"/>
          <w:b/>
          <w:bCs/>
          <w:cs/>
        </w:rPr>
        <w:t>ภาษาอังกฤษ</w:t>
      </w:r>
      <w:r w:rsidRPr="00B60D70">
        <w:rPr>
          <w:rFonts w:ascii="TH SarabunPSK" w:eastAsia="Cordia New" w:hAnsi="TH SarabunPSK" w:cs="TH SarabunPSK" w:hint="cs"/>
        </w:rPr>
        <w:t xml:space="preserve"> :</w:t>
      </w:r>
      <w:r w:rsidRPr="00B60D70">
        <w:rPr>
          <w:rFonts w:ascii="TH SarabunPSK" w:eastAsia="Cordia New" w:hAnsi="TH SarabunPSK" w:cs="TH SarabunPSK" w:hint="cs"/>
          <w:cs/>
        </w:rPr>
        <w:tab/>
      </w:r>
      <w:r w:rsidRPr="00B60D70">
        <w:rPr>
          <w:rFonts w:ascii="TH SarabunPSK" w:eastAsia="Cordia New" w:hAnsi="TH SarabunPSK" w:cs="TH SarabunPSK" w:hint="cs"/>
          <w:noProof/>
        </w:rPr>
        <w:t xml:space="preserve">OPTICS AND MODERN </w:t>
      </w:r>
      <w:r w:rsidR="00825587" w:rsidRPr="00B60D70">
        <w:rPr>
          <w:rFonts w:ascii="TH SarabunPSK" w:eastAsia="Cordia New" w:hAnsi="TH SarabunPSK" w:cs="TH SarabunPSK" w:hint="cs"/>
          <w:noProof/>
        </w:rPr>
        <w:t>PHYSICS</w:t>
      </w:r>
      <w:r w:rsidRPr="00B60D70">
        <w:rPr>
          <w:rFonts w:ascii="TH SarabunPSK" w:eastAsia="Cordia New" w:hAnsi="TH SarabunPSK" w:cs="TH SarabunPSK" w:hint="cs"/>
          <w:cs/>
        </w:rPr>
        <w:t xml:space="preserve"> </w:t>
      </w:r>
    </w:p>
    <w:p w14:paraId="14C28C07" w14:textId="348ADA27" w:rsidR="00E86317" w:rsidRPr="00B60D70" w:rsidRDefault="00E86317" w:rsidP="00081CC2">
      <w:pPr>
        <w:jc w:val="left"/>
        <w:rPr>
          <w:rFonts w:ascii="TH SarabunPSK" w:eastAsia="Cordia New" w:hAnsi="TH SarabunPSK" w:cs="TH SarabunPSK"/>
          <w:cs/>
        </w:rPr>
      </w:pPr>
      <w:r w:rsidRPr="00B60D70">
        <w:rPr>
          <w:rFonts w:ascii="TH SarabunPSK" w:eastAsia="Calibri" w:hAnsi="TH SarabunPSK" w:cs="TH SarabunPSK" w:hint="cs"/>
          <w:b/>
          <w:bCs/>
          <w:cs/>
        </w:rPr>
        <w:t>คำอธิบาย</w:t>
      </w:r>
      <w:r w:rsidRPr="00B60D70">
        <w:rPr>
          <w:rFonts w:ascii="TH SarabunPSK" w:eastAsia="Calibri" w:hAnsi="TH SarabunPSK" w:cs="TH SarabunPSK" w:hint="cs"/>
          <w:bCs/>
          <w:cs/>
        </w:rPr>
        <w:t xml:space="preserve">โมดูล </w:t>
      </w:r>
      <w:r w:rsidRPr="00B60D70">
        <w:rPr>
          <w:rFonts w:ascii="TH SarabunPSK" w:eastAsia="Calibri" w:hAnsi="TH SarabunPSK" w:cs="TH SarabunPSK" w:hint="cs"/>
          <w:bCs/>
        </w:rPr>
        <w:t>:</w:t>
      </w:r>
      <w:r w:rsidR="00BD7F9D" w:rsidRPr="00B60D70">
        <w:rPr>
          <w:rFonts w:ascii="TH SarabunPSK" w:eastAsia="Calibri" w:hAnsi="TH SarabunPSK" w:cs="TH SarabunPSK" w:hint="cs"/>
          <w:bCs/>
          <w:cs/>
        </w:rPr>
        <w:t xml:space="preserve">  </w:t>
      </w:r>
      <w:r w:rsidRPr="00B60D70">
        <w:rPr>
          <w:rFonts w:ascii="TH SarabunPSK" w:eastAsia="Calibri" w:hAnsi="TH SarabunPSK" w:cs="TH SarabunPSK" w:hint="cs"/>
          <w:bCs/>
          <w:cs/>
        </w:rPr>
        <w:br/>
      </w:r>
      <w:r w:rsidRPr="00B60D70">
        <w:rPr>
          <w:rFonts w:ascii="TH SarabunPSK" w:eastAsia="Calibri" w:hAnsi="TH SarabunPSK" w:cs="TH SarabunPSK" w:hint="cs"/>
          <w:b/>
          <w:bCs/>
          <w:cs/>
        </w:rPr>
        <w:tab/>
      </w:r>
      <w:r w:rsidRPr="00B60D70">
        <w:rPr>
          <w:rFonts w:ascii="TH SarabunPSK" w:eastAsia="Cordia New" w:hAnsi="TH SarabunPSK" w:cs="TH SarabunPSK" w:hint="cs"/>
          <w:noProof/>
          <w:cs/>
        </w:rPr>
        <w:t>โมดูลนี้เริ่มด้วยการอภิปรายเกี่ยวกับสมการแมกซ์เวลล์ที่เป็นการรวมกฏของสนามแม่ไฟฟ้าและสนามแม่เหล็กเข้าไว้ด้วยกัน เป็นที่มาของการนิยามคลื่นแม่เหล็กไฟฟ้าที่อธิบายธรรมชาติของแสงและอื่น</w:t>
      </w:r>
      <w:r w:rsidR="00D420AC" w:rsidRPr="00B60D70">
        <w:rPr>
          <w:rFonts w:ascii="TH SarabunPSK" w:eastAsia="Cordia New" w:hAnsi="TH SarabunPSK" w:cs="TH SarabunPSK" w:hint="cs"/>
          <w:noProof/>
          <w:cs/>
        </w:rPr>
        <w:t xml:space="preserve"> ๆ</w:t>
      </w:r>
      <w:r w:rsidRPr="00B60D70">
        <w:rPr>
          <w:rFonts w:ascii="TH SarabunPSK" w:eastAsia="Cordia New" w:hAnsi="TH SarabunPSK" w:cs="TH SarabunPSK" w:hint="cs"/>
          <w:noProof/>
          <w:cs/>
        </w:rPr>
        <w:t xml:space="preserve"> โดยจะมีการกล่าวถึงคุณสมบัติในการถ่ายทอดพลังงาน รวมทั้งการสะท้อน หักเห แทรกสอด เลี้ยวเบน และโพลาไรเซชั่น จากนั้นในบทสุดท้ายจะกล่าวถึงฟิสิกส์ยุคใหม่โดยเน้นไปที่ปรากฎการณ์ซึ่งนำไปสู่การคิดค้นทฤษฎีควอนตัม</w:t>
      </w:r>
    </w:p>
    <w:p w14:paraId="5DD30487" w14:textId="402F008C" w:rsidR="00E86317" w:rsidRPr="00B60D70" w:rsidRDefault="00E86317" w:rsidP="00E86317">
      <w:pPr>
        <w:rPr>
          <w:rFonts w:ascii="TH SarabunPSK" w:eastAsia="Cordia New" w:hAnsi="TH SarabunPSK" w:cs="TH SarabunPSK"/>
        </w:rPr>
      </w:pPr>
      <w:r w:rsidRPr="00B60D70">
        <w:rPr>
          <w:rFonts w:ascii="TH SarabunPSK" w:eastAsia="Cordia New" w:hAnsi="TH SarabunPSK" w:cs="TH SarabunPSK" w:hint="cs"/>
          <w:cs/>
        </w:rPr>
        <w:tab/>
      </w:r>
      <w:r w:rsidRPr="00B60D70">
        <w:rPr>
          <w:rFonts w:ascii="TH SarabunPSK" w:eastAsia="Cordia New" w:hAnsi="TH SarabunPSK" w:cs="TH SarabunPSK" w:hint="cs"/>
          <w:noProof/>
        </w:rPr>
        <w:t xml:space="preserve">This module starts with the Maxwell Equations for electric and magnetic fields that define the ‘electromagnetic waves (EMW)’, e.g., light. Properties of EMWs on the energy transfer, reflection, refraction, interference, and diffraction are mentioned. Finally, the last chapter ‘Modern </w:t>
      </w:r>
      <w:r w:rsidR="00825587" w:rsidRPr="00B60D70">
        <w:rPr>
          <w:rFonts w:ascii="TH SarabunPSK" w:eastAsia="Cordia New" w:hAnsi="TH SarabunPSK" w:cs="TH SarabunPSK" w:hint="cs"/>
          <w:noProof/>
        </w:rPr>
        <w:t>Physics</w:t>
      </w:r>
      <w:r w:rsidRPr="00B60D70">
        <w:rPr>
          <w:rFonts w:ascii="TH SarabunPSK" w:eastAsia="Cordia New" w:hAnsi="TH SarabunPSK" w:cs="TH SarabunPSK" w:hint="cs"/>
          <w:noProof/>
        </w:rPr>
        <w:t>’ will emphasize on the phenomena that lead to the discovery of the ‘Quantum Theory’.</w:t>
      </w:r>
    </w:p>
    <w:p w14:paraId="5145A6D5" w14:textId="1D16421F" w:rsidR="00E86317" w:rsidRPr="00B60D70" w:rsidRDefault="00E86317" w:rsidP="00081CC2">
      <w:pPr>
        <w:rPr>
          <w:rFonts w:ascii="TH SarabunPSK" w:eastAsia="Times New Roman" w:hAnsi="TH SarabunPSK" w:cs="TH SarabunPSK"/>
          <w:b/>
          <w:bCs/>
        </w:rPr>
      </w:pPr>
      <w:r w:rsidRPr="00B60D70">
        <w:rPr>
          <w:rFonts w:ascii="TH SarabunPSK" w:eastAsia="Times New Roman" w:hAnsi="TH SarabunPSK" w:cs="TH SarabunPSK" w:hint="cs"/>
          <w:b/>
          <w:bCs/>
          <w:cs/>
        </w:rPr>
        <w:t xml:space="preserve">โมดูลบังคับก่อน </w:t>
      </w:r>
      <w:r w:rsidRPr="00B60D70">
        <w:rPr>
          <w:rFonts w:ascii="TH SarabunPSK" w:eastAsia="Times New Roman" w:hAnsi="TH SarabunPSK" w:cs="TH SarabunPSK" w:hint="cs"/>
          <w:b/>
          <w:bCs/>
        </w:rPr>
        <w:t xml:space="preserve">: </w:t>
      </w:r>
      <w:r w:rsidRPr="00B60D70">
        <w:rPr>
          <w:rFonts w:ascii="TH SarabunPSK" w:eastAsia="Times New Roman" w:hAnsi="TH SarabunPSK" w:cs="TH SarabunPSK" w:hint="cs"/>
          <w:b/>
          <w:bCs/>
          <w:noProof/>
          <w:cs/>
        </w:rPr>
        <w:t>ไม่มี</w:t>
      </w:r>
      <w:r w:rsidR="00BD7F9D" w:rsidRPr="00B60D70">
        <w:rPr>
          <w:rFonts w:ascii="TH SarabunPSK" w:eastAsia="Times New Roman" w:hAnsi="TH SarabunPSK" w:cs="TH SarabunPSK" w:hint="cs"/>
          <w:b/>
          <w:bCs/>
        </w:rPr>
        <w:t xml:space="preserve"> </w:t>
      </w:r>
      <w:r w:rsidRPr="00B60D70">
        <w:rPr>
          <w:rFonts w:ascii="TH SarabunPSK" w:eastAsia="Times New Roman" w:hAnsi="TH SarabunPSK" w:cs="TH SarabunPSK" w:hint="cs"/>
          <w:bCs/>
          <w:cs/>
          <w:lang w:val="en-AU"/>
        </w:rPr>
        <w:t xml:space="preserve"> </w:t>
      </w:r>
    </w:p>
    <w:p w14:paraId="781E0FFE" w14:textId="77777777" w:rsidR="00E86317" w:rsidRPr="00B60D70" w:rsidRDefault="00E86317" w:rsidP="00081CC2">
      <w:pPr>
        <w:rPr>
          <w:rFonts w:ascii="TH SarabunPSK" w:eastAsia="Calibri" w:hAnsi="TH SarabunPSK" w:cs="TH SarabunPSK"/>
          <w:b/>
          <w:bCs/>
        </w:rPr>
      </w:pPr>
      <w:r w:rsidRPr="00B60D70">
        <w:rPr>
          <w:rFonts w:ascii="TH SarabunPSK" w:eastAsia="Calibri" w:hAnsi="TH SarabunPSK" w:cs="TH SarabunPSK" w:hint="cs"/>
          <w:b/>
          <w:bCs/>
        </w:rPr>
        <w:t xml:space="preserve">Learning Outcome </w:t>
      </w:r>
    </w:p>
    <w:p w14:paraId="4296329F" w14:textId="42AB0E4F" w:rsidR="00E86317" w:rsidRPr="00B60D70" w:rsidRDefault="00E86317" w:rsidP="00E86317">
      <w:pPr>
        <w:autoSpaceDE w:val="0"/>
        <w:autoSpaceDN w:val="0"/>
        <w:adjustRightInd w:val="0"/>
        <w:rPr>
          <w:rFonts w:ascii="TH SarabunPSK" w:eastAsia="Calibri" w:hAnsi="TH SarabunPSK" w:cs="TH SarabunPSK"/>
        </w:rPr>
      </w:pPr>
      <w:r w:rsidRPr="00B60D70">
        <w:rPr>
          <w:rFonts w:ascii="TH SarabunPSK" w:eastAsia="Calibri" w:hAnsi="TH SarabunPSK" w:cs="TH SarabunPSK" w:hint="cs"/>
        </w:rPr>
        <w:tab/>
      </w:r>
      <w:r w:rsidRPr="00B60D70">
        <w:rPr>
          <w:rFonts w:ascii="TH SarabunPSK" w:eastAsia="Calibri" w:hAnsi="TH SarabunPSK" w:cs="TH SarabunPSK" w:hint="cs"/>
          <w:noProof/>
          <w:cs/>
        </w:rPr>
        <w:t>สามารถอธิบายปรากฏการณ์และคำนวณปริมาณทางฟิสิกส์ที่เกี่ยวของกับสมบัติของคลื่นแม่เหล็กไฟฟ้า และอธิบายปรากฏการณ์ที่เกี่ยวข้องกับแนวคิดเบื้องต้นของทฤษฎีควอนตัม เช่น โฟโตอิเล็กทริก คลื่นสสาร การดูดกลืนและการคายคลื่นแม่เหล็กไฟฟ้าได้</w:t>
      </w:r>
    </w:p>
    <w:p w14:paraId="1720C2D9" w14:textId="77777777" w:rsidR="00E86317" w:rsidRPr="00B60D70" w:rsidRDefault="00E86317" w:rsidP="00E86317">
      <w:pPr>
        <w:spacing w:before="240"/>
        <w:rPr>
          <w:rFonts w:ascii="TH SarabunPSK" w:eastAsia="Cordia New" w:hAnsi="TH SarabunPSK" w:cs="TH SarabunPSK"/>
          <w:b/>
          <w:bCs/>
        </w:rPr>
      </w:pPr>
      <w:r w:rsidRPr="00B60D70">
        <w:rPr>
          <w:rFonts w:ascii="TH SarabunPSK" w:eastAsia="Cordia New" w:hAnsi="TH SarabunPSK" w:cs="TH SarabunPSK" w:hint="cs"/>
          <w:b/>
          <w:bCs/>
          <w:cs/>
        </w:rPr>
        <w:t>เกณฑ์</w:t>
      </w:r>
      <w:r w:rsidRPr="00B60D70">
        <w:rPr>
          <w:rFonts w:ascii="TH SarabunPSK" w:eastAsia="Calibri" w:hAnsi="TH SarabunPSK" w:cs="TH SarabunPSK" w:hint="cs"/>
          <w:b/>
          <w:bCs/>
          <w:cs/>
        </w:rPr>
        <w:t>การ</w:t>
      </w:r>
      <w:r w:rsidRPr="00B60D70">
        <w:rPr>
          <w:rFonts w:ascii="TH SarabunPSK" w:eastAsia="Cordia New" w:hAnsi="TH SarabunPSK" w:cs="TH SarabunPSK" w:hint="cs"/>
          <w:b/>
          <w:bCs/>
          <w:cs/>
        </w:rPr>
        <w:t>ประเมินผลลัพธ์การเรียนรู้ (</w:t>
      </w:r>
      <w:r w:rsidRPr="00B60D70">
        <w:rPr>
          <w:rFonts w:ascii="TH SarabunPSK" w:eastAsia="Cordia New" w:hAnsi="TH SarabunPSK" w:cs="TH SarabunPSK" w:hint="cs"/>
          <w:b/>
          <w:bCs/>
        </w:rPr>
        <w:t>Rubric)</w:t>
      </w:r>
    </w:p>
    <w:tbl>
      <w:tblPr>
        <w:tblStyle w:val="12"/>
        <w:tblW w:w="9351" w:type="dxa"/>
        <w:tblLook w:val="04A0" w:firstRow="1" w:lastRow="0" w:firstColumn="1" w:lastColumn="0" w:noHBand="0" w:noVBand="1"/>
      </w:tblPr>
      <w:tblGrid>
        <w:gridCol w:w="1129"/>
        <w:gridCol w:w="8222"/>
      </w:tblGrid>
      <w:tr w:rsidR="00B60D70" w:rsidRPr="00B60D70" w14:paraId="4C9CF971" w14:textId="77777777" w:rsidTr="00D420AC">
        <w:trPr>
          <w:trHeight w:val="510"/>
        </w:trPr>
        <w:tc>
          <w:tcPr>
            <w:tcW w:w="1129" w:type="dxa"/>
            <w:shd w:val="clear" w:color="auto" w:fill="D0CECE"/>
            <w:vAlign w:val="center"/>
          </w:tcPr>
          <w:p w14:paraId="5EDFC470" w14:textId="77777777" w:rsidR="00E86317" w:rsidRPr="00B60D70" w:rsidRDefault="00E86317"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Rubric</w:t>
            </w:r>
          </w:p>
        </w:tc>
        <w:tc>
          <w:tcPr>
            <w:tcW w:w="8222" w:type="dxa"/>
            <w:shd w:val="clear" w:color="auto" w:fill="D0CECE"/>
            <w:vAlign w:val="center"/>
          </w:tcPr>
          <w:p w14:paraId="497FF313" w14:textId="77777777" w:rsidR="00E86317" w:rsidRPr="00B60D70" w:rsidRDefault="00E86317"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cs/>
              </w:rPr>
              <w:t>คำอธิบายลำดับขั้นในการประเมินผลการเรียน</w:t>
            </w:r>
          </w:p>
        </w:tc>
      </w:tr>
      <w:tr w:rsidR="00B60D70" w:rsidRPr="00B60D70" w14:paraId="2AC34B80" w14:textId="77777777" w:rsidTr="00D420AC">
        <w:trPr>
          <w:trHeight w:val="510"/>
        </w:trPr>
        <w:tc>
          <w:tcPr>
            <w:tcW w:w="1129" w:type="dxa"/>
            <w:vAlign w:val="center"/>
          </w:tcPr>
          <w:p w14:paraId="3D1A4037"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1</w:t>
            </w:r>
          </w:p>
        </w:tc>
        <w:tc>
          <w:tcPr>
            <w:tcW w:w="8222" w:type="dxa"/>
            <w:vAlign w:val="center"/>
          </w:tcPr>
          <w:p w14:paraId="331E417E"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ไม่ระบุ</w:t>
            </w:r>
          </w:p>
        </w:tc>
      </w:tr>
      <w:tr w:rsidR="00B60D70" w:rsidRPr="00B60D70" w14:paraId="6D74CB2E" w14:textId="77777777" w:rsidTr="00D420AC">
        <w:trPr>
          <w:trHeight w:val="510"/>
        </w:trPr>
        <w:tc>
          <w:tcPr>
            <w:tcW w:w="1129" w:type="dxa"/>
            <w:vAlign w:val="center"/>
          </w:tcPr>
          <w:p w14:paraId="21344757"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lastRenderedPageBreak/>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2</w:t>
            </w:r>
          </w:p>
        </w:tc>
        <w:tc>
          <w:tcPr>
            <w:tcW w:w="8222" w:type="dxa"/>
            <w:vAlign w:val="center"/>
          </w:tcPr>
          <w:p w14:paraId="6DA1A646"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รู้จักปรากฏการณ์ และใช้คำศัพท์เพื่อบรรยายเหตุการณ์ทางฟิสิกส์ได้อย่างเหมาะสม</w:t>
            </w:r>
          </w:p>
        </w:tc>
      </w:tr>
      <w:tr w:rsidR="00B60D70" w:rsidRPr="00B60D70" w14:paraId="01912E50" w14:textId="77777777" w:rsidTr="00D420AC">
        <w:trPr>
          <w:trHeight w:val="510"/>
        </w:trPr>
        <w:tc>
          <w:tcPr>
            <w:tcW w:w="1129" w:type="dxa"/>
            <w:shd w:val="clear" w:color="auto" w:fill="auto"/>
            <w:vAlign w:val="center"/>
          </w:tcPr>
          <w:p w14:paraId="34A39860"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3</w:t>
            </w:r>
          </w:p>
        </w:tc>
        <w:tc>
          <w:tcPr>
            <w:tcW w:w="8222" w:type="dxa"/>
            <w:shd w:val="clear" w:color="auto" w:fill="auto"/>
            <w:vAlign w:val="center"/>
          </w:tcPr>
          <w:p w14:paraId="03196DAD"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สามารถอธิบายปรากฏการณ์ และสามารถระบุปัจจัยที่ส่งผลต่อปรากฏการณ์นั้น</w:t>
            </w:r>
          </w:p>
        </w:tc>
      </w:tr>
      <w:tr w:rsidR="00B60D70" w:rsidRPr="00B60D70" w14:paraId="14D5633F" w14:textId="77777777" w:rsidTr="00D420AC">
        <w:trPr>
          <w:trHeight w:val="510"/>
        </w:trPr>
        <w:tc>
          <w:tcPr>
            <w:tcW w:w="1129" w:type="dxa"/>
            <w:vAlign w:val="center"/>
          </w:tcPr>
          <w:p w14:paraId="39AA69D7"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4</w:t>
            </w:r>
          </w:p>
        </w:tc>
        <w:tc>
          <w:tcPr>
            <w:tcW w:w="8222" w:type="dxa"/>
            <w:vAlign w:val="center"/>
          </w:tcPr>
          <w:p w14:paraId="59AB1F1C"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สามารถอธิบายปรากฏการณ์เชิงลึก และแสดงสมการที่เกี่ยวข้อง สามารถใช้คณิตศาสตร์ในการแก้ปัญหาได้</w:t>
            </w:r>
          </w:p>
        </w:tc>
      </w:tr>
      <w:tr w:rsidR="00E86317" w:rsidRPr="00B60D70" w14:paraId="2207B568" w14:textId="77777777" w:rsidTr="00D420AC">
        <w:trPr>
          <w:trHeight w:val="510"/>
        </w:trPr>
        <w:tc>
          <w:tcPr>
            <w:tcW w:w="1129" w:type="dxa"/>
            <w:vAlign w:val="center"/>
          </w:tcPr>
          <w:p w14:paraId="594D14D8"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5</w:t>
            </w:r>
          </w:p>
        </w:tc>
        <w:tc>
          <w:tcPr>
            <w:tcW w:w="8222" w:type="dxa"/>
            <w:vAlign w:val="center"/>
          </w:tcPr>
          <w:p w14:paraId="7D257BB4"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cs/>
              </w:rPr>
              <w:t>สามารถเชื่อมโยงความรู้ได้ สามารถสร้างแบบจำลองคณิตศาสตร์เพื่อใช้ในการประเมินสถานการณ์ใหม่ได้</w:t>
            </w:r>
          </w:p>
        </w:tc>
      </w:tr>
    </w:tbl>
    <w:p w14:paraId="25E712B6" w14:textId="77777777" w:rsidR="00E86317" w:rsidRPr="00B60D70" w:rsidRDefault="00E86317" w:rsidP="00E86317">
      <w:pPr>
        <w:rPr>
          <w:rFonts w:ascii="TH SarabunPSK" w:hAnsi="TH SarabunPSK" w:cs="TH SarabunPSK"/>
          <w:b/>
          <w:bCs/>
        </w:rPr>
      </w:pPr>
    </w:p>
    <w:p w14:paraId="618C64E2" w14:textId="641C0431" w:rsidR="009E6917" w:rsidRPr="00B60D70" w:rsidRDefault="00F551BD" w:rsidP="00054A2B">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595" w:name="_Toc179246083"/>
      <w:bookmarkStart w:id="596" w:name="_Toc179656457"/>
      <w:bookmarkStart w:id="597" w:name="_Toc180609537"/>
      <w:bookmarkStart w:id="598" w:name="_Toc191634153"/>
      <w:r w:rsidRPr="00B60D70">
        <w:rPr>
          <w:rFonts w:ascii="TH SarabunPSK" w:hAnsi="TH SarabunPSK" w:cs="TH SarabunPSK" w:hint="cs"/>
        </w:rPr>
        <w:t xml:space="preserve">PHY </w:t>
      </w:r>
      <w:r w:rsidR="00D756E0" w:rsidRPr="00B60D70">
        <w:rPr>
          <w:rFonts w:ascii="TH SarabunPSK" w:hAnsi="TH SarabunPSK" w:cs="TH SarabunPSK" w:hint="cs"/>
        </w:rPr>
        <w:t>192</w:t>
      </w:r>
      <w:r w:rsidR="00D756E0" w:rsidRPr="00B60D70">
        <w:rPr>
          <w:rFonts w:ascii="TH SarabunPSK" w:hAnsi="TH SarabunPSK" w:cs="TH SarabunPSK" w:hint="cs"/>
          <w:cs/>
        </w:rPr>
        <w:t xml:space="preserve"> </w:t>
      </w:r>
      <w:r w:rsidR="00054A2B" w:rsidRPr="00B60D70">
        <w:rPr>
          <w:rFonts w:ascii="TH SarabunPSK" w:hAnsi="TH SarabunPSK" w:cs="TH SarabunPSK" w:hint="cs"/>
          <w:cs/>
        </w:rPr>
        <w:tab/>
      </w:r>
      <w:r w:rsidR="00D756E0" w:rsidRPr="00B60D70">
        <w:rPr>
          <w:rFonts w:ascii="TH SarabunPSK" w:hAnsi="TH SarabunPSK" w:cs="TH SarabunPSK" w:hint="cs"/>
          <w:cs/>
        </w:rPr>
        <w:t xml:space="preserve">ปฏิบัติการฟิสิกส์ทั่วไป </w:t>
      </w:r>
      <w:r w:rsidR="00D756E0" w:rsidRPr="00B60D70">
        <w:rPr>
          <w:rFonts w:ascii="TH SarabunPSK" w:hAnsi="TH SarabunPSK" w:cs="TH SarabunPSK" w:hint="cs"/>
        </w:rPr>
        <w:t xml:space="preserve">2 </w:t>
      </w:r>
      <w:r w:rsidR="00D756E0" w:rsidRPr="00B60D70">
        <w:rPr>
          <w:rFonts w:ascii="TH SarabunPSK" w:hAnsi="TH SarabunPSK" w:cs="TH SarabunPSK" w:hint="cs"/>
        </w:rPr>
        <w:tab/>
        <w:t>1 (0-2-2)</w:t>
      </w:r>
      <w:bookmarkEnd w:id="595"/>
      <w:bookmarkEnd w:id="596"/>
      <w:bookmarkEnd w:id="597"/>
      <w:bookmarkEnd w:id="598"/>
    </w:p>
    <w:p w14:paraId="62071574" w14:textId="16040F5B" w:rsidR="009E6917" w:rsidRPr="00B60D70" w:rsidRDefault="00D756E0" w:rsidP="00054A2B">
      <w:pPr>
        <w:shd w:val="clear" w:color="auto" w:fill="D9D9D9" w:themeFill="background1" w:themeFillShade="D9"/>
        <w:tabs>
          <w:tab w:val="left" w:pos="993"/>
        </w:tabs>
        <w:rPr>
          <w:rFonts w:ascii="TH SarabunPSK" w:hAnsi="TH SarabunPSK" w:cs="TH SarabunPSK"/>
          <w:b/>
          <w:bCs/>
        </w:rPr>
      </w:pPr>
      <w:r w:rsidRPr="00B60D70">
        <w:rPr>
          <w:rFonts w:ascii="TH SarabunPSK" w:hAnsi="TH SarabunPSK" w:cs="TH SarabunPSK" w:hint="cs"/>
          <w:b/>
          <w:bCs/>
          <w:cs/>
        </w:rPr>
        <w:tab/>
      </w:r>
      <w:r w:rsidRPr="00B60D70">
        <w:rPr>
          <w:rFonts w:ascii="TH SarabunPSK" w:hAnsi="TH SarabunPSK" w:cs="TH SarabunPSK" w:hint="cs"/>
          <w:b/>
          <w:bCs/>
        </w:rPr>
        <w:t>(</w:t>
      </w:r>
      <w:r w:rsidR="00825587" w:rsidRPr="00B60D70">
        <w:rPr>
          <w:rFonts w:ascii="TH SarabunPSK" w:hAnsi="TH SarabunPSK" w:cs="TH SarabunPSK" w:hint="cs"/>
          <w:b/>
          <w:bCs/>
        </w:rPr>
        <w:t>Genera</w:t>
      </w:r>
      <w:r w:rsidRPr="00B60D70">
        <w:rPr>
          <w:rFonts w:ascii="TH SarabunPSK" w:hAnsi="TH SarabunPSK" w:cs="TH SarabunPSK" w:hint="cs"/>
          <w:b/>
          <w:bCs/>
        </w:rPr>
        <w:t xml:space="preserve">l </w:t>
      </w:r>
      <w:r w:rsidR="00825587" w:rsidRPr="00B60D70">
        <w:rPr>
          <w:rFonts w:ascii="TH SarabunPSK" w:hAnsi="TH SarabunPSK" w:cs="TH SarabunPSK" w:hint="cs"/>
          <w:b/>
          <w:bCs/>
        </w:rPr>
        <w:t>Physics</w:t>
      </w:r>
      <w:r w:rsidRPr="00B60D70">
        <w:rPr>
          <w:rFonts w:ascii="TH SarabunPSK" w:hAnsi="TH SarabunPSK" w:cs="TH SarabunPSK" w:hint="cs"/>
          <w:b/>
          <w:bCs/>
        </w:rPr>
        <w:t xml:space="preserve"> Laboratory II)</w:t>
      </w:r>
    </w:p>
    <w:p w14:paraId="44CEFDCC" w14:textId="7B4A4981" w:rsidR="009E6917" w:rsidRPr="00B60D70" w:rsidRDefault="00D756E0" w:rsidP="00592146">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F551BD" w:rsidRPr="00B60D70">
        <w:rPr>
          <w:rFonts w:ascii="TH SarabunPSK" w:hAnsi="TH SarabunPSK" w:cs="TH SarabunPSK" w:hint="cs"/>
        </w:rPr>
        <w:t xml:space="preserve">PHY </w:t>
      </w:r>
      <w:r w:rsidRPr="00B60D70">
        <w:rPr>
          <w:rFonts w:ascii="TH SarabunPSK" w:hAnsi="TH SarabunPSK" w:cs="TH SarabunPSK" w:hint="cs"/>
          <w:cs/>
        </w:rPr>
        <w:t>10</w:t>
      </w:r>
      <w:r w:rsidRPr="00B60D70">
        <w:rPr>
          <w:rFonts w:ascii="TH SarabunPSK" w:hAnsi="TH SarabunPSK" w:cs="TH SarabunPSK" w:hint="cs"/>
        </w:rPr>
        <w:t>4</w:t>
      </w:r>
      <w:r w:rsidR="00612662" w:rsidRPr="00B60D70">
        <w:rPr>
          <w:rFonts w:ascii="TH SarabunPSK" w:hAnsi="TH SarabunPSK" w:cs="TH SarabunPSK"/>
        </w:rPr>
        <w:t>xx</w:t>
      </w:r>
      <w:r w:rsidR="00BD7F9D" w:rsidRPr="00B60D70">
        <w:rPr>
          <w:rFonts w:ascii="TH SarabunPSK" w:hAnsi="TH SarabunPSK" w:cs="TH SarabunPSK" w:hint="cs"/>
          <w:cs/>
        </w:rPr>
        <w:t xml:space="preserve"> </w:t>
      </w:r>
      <w:r w:rsidRPr="00B60D70">
        <w:rPr>
          <w:rFonts w:ascii="TH SarabunPSK" w:hAnsi="TH SarabunPSK" w:cs="TH SarabunPSK" w:hint="cs"/>
          <w:cs/>
          <w:lang w:val="th-TH"/>
        </w:rPr>
        <w:t xml:space="preserve">หรือ พร้อมกับ </w:t>
      </w:r>
      <w:r w:rsidR="00F551BD" w:rsidRPr="00B60D70">
        <w:rPr>
          <w:rFonts w:ascii="TH SarabunPSK" w:hAnsi="TH SarabunPSK" w:cs="TH SarabunPSK" w:hint="cs"/>
        </w:rPr>
        <w:t xml:space="preserve">PHY </w:t>
      </w:r>
      <w:r w:rsidRPr="00B60D70">
        <w:rPr>
          <w:rFonts w:ascii="TH SarabunPSK" w:hAnsi="TH SarabunPSK" w:cs="TH SarabunPSK" w:hint="cs"/>
          <w:cs/>
        </w:rPr>
        <w:t>10</w:t>
      </w:r>
      <w:r w:rsidRPr="00B60D70">
        <w:rPr>
          <w:rFonts w:ascii="TH SarabunPSK" w:hAnsi="TH SarabunPSK" w:cs="TH SarabunPSK" w:hint="cs"/>
        </w:rPr>
        <w:t>4</w:t>
      </w:r>
      <w:r w:rsidR="00612662" w:rsidRPr="00B60D70">
        <w:rPr>
          <w:rFonts w:ascii="TH SarabunPSK" w:hAnsi="TH SarabunPSK" w:cs="TH SarabunPSK"/>
        </w:rPr>
        <w:t>xx</w:t>
      </w:r>
      <w:r w:rsidR="00BD7F9D" w:rsidRPr="00B60D70">
        <w:rPr>
          <w:rFonts w:ascii="TH SarabunPSK" w:hAnsi="TH SarabunPSK" w:cs="TH SarabunPSK" w:hint="cs"/>
          <w:cs/>
        </w:rPr>
        <w:t xml:space="preserve"> </w:t>
      </w:r>
      <w:r w:rsidRPr="00B60D70">
        <w:rPr>
          <w:rFonts w:ascii="TH SarabunPSK" w:hAnsi="TH SarabunPSK" w:cs="TH SarabunPSK" w:hint="cs"/>
          <w:cs/>
        </w:rPr>
        <w:t xml:space="preserve"> </w:t>
      </w:r>
    </w:p>
    <w:p w14:paraId="53EB6236" w14:textId="64B68C69" w:rsidR="009E6917" w:rsidRPr="00B60D70" w:rsidRDefault="00D756E0" w:rsidP="00054A2B">
      <w:pPr>
        <w:ind w:firstLine="720"/>
        <w:rPr>
          <w:rFonts w:ascii="TH SarabunPSK" w:hAnsi="TH SarabunPSK" w:cs="TH SarabunPSK"/>
        </w:rPr>
      </w:pPr>
      <w:r w:rsidRPr="00B60D70">
        <w:rPr>
          <w:rFonts w:ascii="TH SarabunPSK" w:hAnsi="TH SarabunPSK" w:cs="TH SarabunPSK" w:hint="cs"/>
          <w:cs/>
          <w:lang w:val="th-TH"/>
        </w:rPr>
        <w:t xml:space="preserve">รายวิชานี้มุ่งเน้นเกิดความเข้าใจพื้นฐานทางฟิสิกส์จากการทดลองทางวิทยาศาสตร์และเขียนรายงานการทดลองฉบับย่อสำหรับการทดลองที่สอดคล้องกับเนื้อหาในรายวิชา </w:t>
      </w:r>
      <w:r w:rsidR="00F551BD" w:rsidRPr="00B60D70">
        <w:rPr>
          <w:rFonts w:ascii="TH SarabunPSK" w:hAnsi="TH SarabunPSK" w:cs="TH SarabunPSK" w:hint="cs"/>
        </w:rPr>
        <w:t xml:space="preserve">PHY </w:t>
      </w:r>
      <w:r w:rsidRPr="00B60D70">
        <w:rPr>
          <w:rFonts w:ascii="TH SarabunPSK" w:hAnsi="TH SarabunPSK" w:cs="TH SarabunPSK" w:hint="cs"/>
          <w:cs/>
        </w:rPr>
        <w:t>101</w:t>
      </w:r>
      <w:r w:rsidR="00612662" w:rsidRPr="00B60D70">
        <w:rPr>
          <w:rFonts w:ascii="TH SarabunPSK" w:hAnsi="TH SarabunPSK" w:cs="TH SarabunPSK"/>
        </w:rPr>
        <w:t>xx</w:t>
      </w:r>
      <w:r w:rsidRPr="00B60D70">
        <w:rPr>
          <w:rFonts w:ascii="TH SarabunPSK" w:hAnsi="TH SarabunPSK" w:cs="TH SarabunPSK" w:hint="cs"/>
          <w:cs/>
        </w:rPr>
        <w:t xml:space="preserve"> </w:t>
      </w:r>
      <w:r w:rsidRPr="00B60D70">
        <w:rPr>
          <w:rFonts w:ascii="TH SarabunPSK" w:hAnsi="TH SarabunPSK" w:cs="TH SarabunPSK" w:hint="cs"/>
          <w:cs/>
          <w:lang w:val="th-TH"/>
        </w:rPr>
        <w:t xml:space="preserve">และ </w:t>
      </w:r>
      <w:r w:rsidR="00F551BD" w:rsidRPr="00B60D70">
        <w:rPr>
          <w:rFonts w:ascii="TH SarabunPSK" w:hAnsi="TH SarabunPSK" w:cs="TH SarabunPSK" w:hint="cs"/>
        </w:rPr>
        <w:t xml:space="preserve">PHY </w:t>
      </w:r>
      <w:r w:rsidRPr="00B60D70">
        <w:rPr>
          <w:rFonts w:ascii="TH SarabunPSK" w:hAnsi="TH SarabunPSK" w:cs="TH SarabunPSK" w:hint="cs"/>
          <w:cs/>
        </w:rPr>
        <w:t>103</w:t>
      </w:r>
      <w:r w:rsidR="00612662" w:rsidRPr="00B60D70">
        <w:rPr>
          <w:rFonts w:ascii="TH SarabunPSK" w:hAnsi="TH SarabunPSK" w:cs="TH SarabunPSK"/>
        </w:rPr>
        <w:t>xx</w:t>
      </w:r>
      <w:r w:rsidRPr="00B60D70">
        <w:rPr>
          <w:rFonts w:ascii="TH SarabunPSK" w:hAnsi="TH SarabunPSK" w:cs="TH SarabunPSK" w:hint="cs"/>
          <w:cs/>
        </w:rPr>
        <w:t xml:space="preserve"> </w:t>
      </w:r>
      <w:r w:rsidRPr="00B60D70">
        <w:rPr>
          <w:rFonts w:ascii="TH SarabunPSK" w:hAnsi="TH SarabunPSK" w:cs="TH SarabunPSK" w:hint="cs"/>
          <w:cs/>
          <w:lang w:val="th-TH"/>
        </w:rPr>
        <w:t>เช่น การวัดอย่างละเอียด</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การเคลื่อนที่แบบซิม</w:t>
      </w:r>
      <w:proofErr w:type="spellStart"/>
      <w:r w:rsidRPr="00B60D70">
        <w:rPr>
          <w:rFonts w:ascii="TH SarabunPSK" w:hAnsi="TH SarabunPSK" w:cs="TH SarabunPSK" w:hint="cs"/>
          <w:cs/>
          <w:lang w:val="th-TH"/>
        </w:rPr>
        <w:t>เปิล</w:t>
      </w:r>
      <w:proofErr w:type="spellEnd"/>
      <w:r w:rsidRPr="00B60D70">
        <w:rPr>
          <w:rFonts w:ascii="TH SarabunPSK" w:hAnsi="TH SarabunPSK" w:cs="TH SarabunPSK" w:hint="cs"/>
          <w:cs/>
          <w:lang w:val="th-TH"/>
        </w:rPr>
        <w:t>ฮา</w:t>
      </w:r>
      <w:proofErr w:type="spellStart"/>
      <w:r w:rsidRPr="00B60D70">
        <w:rPr>
          <w:rFonts w:ascii="TH SarabunPSK" w:hAnsi="TH SarabunPSK" w:cs="TH SarabunPSK" w:hint="cs"/>
          <w:cs/>
          <w:lang w:val="th-TH"/>
        </w:rPr>
        <w:t>ร์</w:t>
      </w:r>
      <w:proofErr w:type="spellEnd"/>
      <w:r w:rsidRPr="00B60D70">
        <w:rPr>
          <w:rFonts w:ascii="TH SarabunPSK" w:hAnsi="TH SarabunPSK" w:cs="TH SarabunPSK" w:hint="cs"/>
          <w:cs/>
          <w:lang w:val="th-TH"/>
        </w:rPr>
        <w:t>มอ</w:t>
      </w:r>
      <w:proofErr w:type="spellStart"/>
      <w:r w:rsidRPr="00B60D70">
        <w:rPr>
          <w:rFonts w:ascii="TH SarabunPSK" w:hAnsi="TH SarabunPSK" w:cs="TH SarabunPSK" w:hint="cs"/>
          <w:cs/>
          <w:lang w:val="th-TH"/>
        </w:rPr>
        <w:t>นิก</w:t>
      </w:r>
      <w:proofErr w:type="spellEnd"/>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คลื่นยืนนิ่งในเส้นเชือก</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โมเมนต์ความเฉื่อย</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ความร้อนจำเพาะของของเหลว</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การหาอัตราเร็วของเสียงในอากาศโดยใช้ท่อ</w:t>
      </w:r>
      <w:proofErr w:type="spellStart"/>
      <w:r w:rsidRPr="00B60D70">
        <w:rPr>
          <w:rFonts w:ascii="TH SarabunPSK" w:hAnsi="TH SarabunPSK" w:cs="TH SarabunPSK" w:hint="cs"/>
          <w:cs/>
          <w:lang w:val="th-TH"/>
        </w:rPr>
        <w:t>เร</w:t>
      </w:r>
      <w:proofErr w:type="spellEnd"/>
      <w:r w:rsidRPr="00B60D70">
        <w:rPr>
          <w:rFonts w:ascii="TH SarabunPSK" w:hAnsi="TH SarabunPSK" w:cs="TH SarabunPSK" w:hint="cs"/>
          <w:cs/>
          <w:lang w:val="th-TH"/>
        </w:rPr>
        <w:t>โซแนน</w:t>
      </w:r>
      <w:proofErr w:type="spellStart"/>
      <w:r w:rsidRPr="00B60D70">
        <w:rPr>
          <w:rFonts w:ascii="TH SarabunPSK" w:hAnsi="TH SarabunPSK" w:cs="TH SarabunPSK" w:hint="cs"/>
          <w:cs/>
          <w:lang w:val="th-TH"/>
        </w:rPr>
        <w:t>ซ์</w:t>
      </w:r>
      <w:proofErr w:type="spellEnd"/>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ความตึงผิวของของเหลว</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ความหนืดของของเหลว</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การเคลื่อนที่แบบกลิ้งบนพื้นเอียง</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โมดูลัสของยัง</w:t>
      </w:r>
    </w:p>
    <w:p w14:paraId="08238910" w14:textId="267ACA3F" w:rsidR="009E6917" w:rsidRPr="00B60D70" w:rsidRDefault="00D756E0" w:rsidP="00054A2B">
      <w:pPr>
        <w:ind w:firstLine="720"/>
        <w:rPr>
          <w:rFonts w:ascii="TH SarabunPSK" w:hAnsi="TH SarabunPSK" w:cs="TH SarabunPSK"/>
        </w:rPr>
      </w:pPr>
      <w:r w:rsidRPr="00B60D70">
        <w:rPr>
          <w:rFonts w:ascii="TH SarabunPSK" w:hAnsi="TH SarabunPSK" w:cs="TH SarabunPSK" w:hint="cs"/>
        </w:rPr>
        <w:t>This course aims to emphasize on the basic understandings of the fundamental</w:t>
      </w:r>
      <w:r w:rsidRPr="00B60D70">
        <w:rPr>
          <w:rFonts w:ascii="TH SarabunPSK" w:hAnsi="TH SarabunPSK" w:cs="TH SarabunPSK" w:hint="cs"/>
          <w:cs/>
        </w:rPr>
        <w:t xml:space="preserve"> </w:t>
      </w:r>
      <w:r w:rsidR="00825587" w:rsidRPr="00B60D70">
        <w:rPr>
          <w:rFonts w:ascii="TH SarabunPSK" w:hAnsi="TH SarabunPSK" w:cs="TH SarabunPSK" w:hint="cs"/>
        </w:rPr>
        <w:t>Physics</w:t>
      </w:r>
      <w:r w:rsidRPr="00B60D70">
        <w:rPr>
          <w:rFonts w:ascii="TH SarabunPSK" w:hAnsi="TH SarabunPSK" w:cs="TH SarabunPSK" w:hint="cs"/>
        </w:rPr>
        <w:t xml:space="preserve"> in practices and writing shot reports. All topics will be related to </w:t>
      </w:r>
      <w:r w:rsidR="00F551BD" w:rsidRPr="00B60D70">
        <w:rPr>
          <w:rFonts w:ascii="TH SarabunPSK" w:hAnsi="TH SarabunPSK" w:cs="TH SarabunPSK" w:hint="cs"/>
        </w:rPr>
        <w:t xml:space="preserve">PHY </w:t>
      </w:r>
      <w:r w:rsidRPr="00B60D70">
        <w:rPr>
          <w:rFonts w:ascii="TH SarabunPSK" w:hAnsi="TH SarabunPSK" w:cs="TH SarabunPSK" w:hint="cs"/>
          <w:cs/>
        </w:rPr>
        <w:t>101</w:t>
      </w:r>
      <w:r w:rsidR="00612662" w:rsidRPr="00B60D70">
        <w:rPr>
          <w:rFonts w:ascii="TH SarabunPSK" w:hAnsi="TH SarabunPSK" w:cs="TH SarabunPSK"/>
        </w:rPr>
        <w:t>xx</w:t>
      </w:r>
      <w:r w:rsidRPr="00B60D70">
        <w:rPr>
          <w:rFonts w:ascii="TH SarabunPSK" w:hAnsi="TH SarabunPSK" w:cs="TH SarabunPSK" w:hint="cs"/>
        </w:rPr>
        <w:t xml:space="preserve"> and </w:t>
      </w:r>
      <w:r w:rsidR="00F551BD" w:rsidRPr="00B60D70">
        <w:rPr>
          <w:rFonts w:ascii="TH SarabunPSK" w:hAnsi="TH SarabunPSK" w:cs="TH SarabunPSK" w:hint="cs"/>
        </w:rPr>
        <w:t xml:space="preserve">PHY </w:t>
      </w:r>
      <w:r w:rsidRPr="00B60D70">
        <w:rPr>
          <w:rFonts w:ascii="TH SarabunPSK" w:hAnsi="TH SarabunPSK" w:cs="TH SarabunPSK" w:hint="cs"/>
          <w:cs/>
        </w:rPr>
        <w:t>103</w:t>
      </w:r>
      <w:r w:rsidR="00612662" w:rsidRPr="00B60D70">
        <w:rPr>
          <w:rFonts w:ascii="TH SarabunPSK" w:hAnsi="TH SarabunPSK" w:cs="TH SarabunPSK"/>
        </w:rPr>
        <w:t>xx</w:t>
      </w:r>
      <w:r w:rsidRPr="00B60D70">
        <w:rPr>
          <w:rFonts w:ascii="TH SarabunPSK" w:hAnsi="TH SarabunPSK" w:cs="TH SarabunPSK" w:hint="cs"/>
          <w:cs/>
        </w:rPr>
        <w:t xml:space="preserve"> </w:t>
      </w:r>
      <w:r w:rsidRPr="00B60D70">
        <w:rPr>
          <w:rFonts w:ascii="TH SarabunPSK" w:hAnsi="TH SarabunPSK" w:cs="TH SarabunPSK" w:hint="cs"/>
        </w:rPr>
        <w:t>such as the accurate measurements, simple harmonic motion, standing wave on string, moment</w:t>
      </w:r>
      <w:r w:rsidRPr="00B60D70">
        <w:rPr>
          <w:rFonts w:ascii="TH SarabunPSK" w:hAnsi="TH SarabunPSK" w:cs="TH SarabunPSK" w:hint="cs"/>
          <w:cs/>
        </w:rPr>
        <w:t xml:space="preserve"> </w:t>
      </w:r>
      <w:r w:rsidRPr="00B60D70">
        <w:rPr>
          <w:rFonts w:ascii="TH SarabunPSK" w:hAnsi="TH SarabunPSK" w:cs="TH SarabunPSK" w:hint="cs"/>
        </w:rPr>
        <w:t>of inertia, specific heat of liquid, speed of sound: resonance tube, surface tension of liquids,</w:t>
      </w:r>
      <w:r w:rsidRPr="00B60D70">
        <w:rPr>
          <w:rFonts w:ascii="TH SarabunPSK" w:hAnsi="TH SarabunPSK" w:cs="TH SarabunPSK" w:hint="cs"/>
          <w:cs/>
        </w:rPr>
        <w:t xml:space="preserve"> </w:t>
      </w:r>
      <w:r w:rsidRPr="00B60D70">
        <w:rPr>
          <w:rFonts w:ascii="TH SarabunPSK" w:hAnsi="TH SarabunPSK" w:cs="TH SarabunPSK" w:hint="cs"/>
        </w:rPr>
        <w:t>viscosity, rolling on inclined plane and Young’s modulus of wire by stretching.</w:t>
      </w:r>
    </w:p>
    <w:p w14:paraId="564DDD50" w14:textId="22FF3EDD"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0430303D" w14:textId="16EF6E5F" w:rsidR="009E6917" w:rsidRPr="00B60D70" w:rsidRDefault="00D756E0" w:rsidP="00FF7D50">
      <w:pPr>
        <w:pStyle w:val="af9"/>
        <w:numPr>
          <w:ilvl w:val="0"/>
          <w:numId w:val="29"/>
        </w:numPr>
        <w:rPr>
          <w:rFonts w:ascii="TH SarabunPSK" w:hAnsi="TH SarabunPSK" w:cs="TH SarabunPSK"/>
          <w:b/>
          <w:bCs/>
        </w:rPr>
      </w:pPr>
      <w:r w:rsidRPr="00B60D70">
        <w:rPr>
          <w:rFonts w:ascii="TH SarabunPSK" w:hAnsi="TH SarabunPSK" w:cs="TH SarabunPSK" w:hint="cs"/>
          <w:cs/>
          <w:lang w:val="th-TH"/>
        </w:rPr>
        <w:t>มีความรับผิดชอบต่องานที่ได้รับมอบหมาย ส่งงานตรงต่อเวลา และไม่คัดลอกงานของผู้อื่น</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 xml:space="preserve"> </w:t>
      </w:r>
    </w:p>
    <w:p w14:paraId="47B75666" w14:textId="77777777" w:rsidR="009E6917" w:rsidRPr="00B60D70" w:rsidRDefault="00D756E0" w:rsidP="00FF7D50">
      <w:pPr>
        <w:pStyle w:val="af9"/>
        <w:numPr>
          <w:ilvl w:val="0"/>
          <w:numId w:val="29"/>
        </w:numPr>
        <w:rPr>
          <w:rFonts w:ascii="TH SarabunPSK" w:hAnsi="TH SarabunPSK" w:cs="TH SarabunPSK"/>
          <w:b/>
          <w:bCs/>
        </w:rPr>
      </w:pPr>
      <w:r w:rsidRPr="00B60D70">
        <w:rPr>
          <w:rFonts w:ascii="TH SarabunPSK" w:hAnsi="TH SarabunPSK" w:cs="TH SarabunPSK" w:hint="cs"/>
          <w:cs/>
          <w:lang w:val="th-TH"/>
        </w:rPr>
        <w:t>ใช้ เทคนิค ความชำนาญ เครื่องมือวิทยาศาสตร์ที่ทันสมัยและเครื่องมือช่าง ที่จำเป็นสำหรับ</w:t>
      </w:r>
      <w:r w:rsidRPr="00B60D70">
        <w:rPr>
          <w:rFonts w:ascii="TH SarabunPSK" w:hAnsi="TH SarabunPSK" w:cs="TH SarabunPSK" w:hint="cs"/>
        </w:rPr>
        <w:cr/>
      </w:r>
      <w:r w:rsidRPr="00B60D70">
        <w:rPr>
          <w:rFonts w:ascii="TH SarabunPSK" w:hAnsi="TH SarabunPSK" w:cs="TH SarabunPSK" w:hint="cs"/>
          <w:cs/>
          <w:lang w:val="th-TH"/>
        </w:rPr>
        <w:t xml:space="preserve">การทดลองฟิสิกส์ที่เกี่ยวข้องกับกลศาสตร์ได้ </w:t>
      </w:r>
    </w:p>
    <w:p w14:paraId="5F7A5068" w14:textId="77777777" w:rsidR="009E6917" w:rsidRPr="00B60D70" w:rsidRDefault="009E6917" w:rsidP="00592146">
      <w:pPr>
        <w:rPr>
          <w:rFonts w:ascii="TH SarabunPSK" w:hAnsi="TH SarabunPSK" w:cs="TH SarabunPSK"/>
        </w:rPr>
      </w:pPr>
    </w:p>
    <w:p w14:paraId="0CC754F3" w14:textId="4AF99478" w:rsidR="00E86317" w:rsidRPr="00B60D70" w:rsidRDefault="00E86317" w:rsidP="009D7264">
      <w:pPr>
        <w:pStyle w:val="3"/>
        <w:numPr>
          <w:ilvl w:val="0"/>
          <w:numId w:val="0"/>
        </w:numPr>
        <w:shd w:val="clear" w:color="auto" w:fill="D9D9D9" w:themeFill="background1" w:themeFillShade="D9"/>
        <w:tabs>
          <w:tab w:val="left" w:pos="993"/>
          <w:tab w:val="left" w:pos="7088"/>
        </w:tabs>
        <w:ind w:left="993" w:hanging="993"/>
        <w:rPr>
          <w:rFonts w:ascii="TH SarabunPSK" w:eastAsia="Calibri" w:hAnsi="TH SarabunPSK" w:cs="TH SarabunPSK"/>
          <w:b w:val="0"/>
          <w:bCs w:val="0"/>
        </w:rPr>
      </w:pPr>
      <w:bookmarkStart w:id="599" w:name="_Toc179656458"/>
      <w:bookmarkStart w:id="600" w:name="_Toc180609538"/>
      <w:bookmarkStart w:id="601" w:name="_Toc191634154"/>
      <w:r w:rsidRPr="00B60D70">
        <w:rPr>
          <w:rFonts w:ascii="TH SarabunPSK" w:eastAsia="Calibri" w:hAnsi="TH SarabunPSK" w:cs="TH SarabunPSK" w:hint="cs"/>
          <w:cs/>
        </w:rPr>
        <w:t>รหัส</w:t>
      </w:r>
      <w:r w:rsidRPr="00B60D70">
        <w:rPr>
          <w:rFonts w:ascii="TH SarabunPSK" w:hAnsi="TH SarabunPSK" w:cs="TH SarabunPSK" w:hint="cs"/>
          <w:cs/>
        </w:rPr>
        <w:t>โมดูล</w:t>
      </w:r>
      <w:r w:rsidRPr="00B60D70">
        <w:rPr>
          <w:rFonts w:ascii="TH SarabunPSK" w:eastAsia="Calibri" w:hAnsi="TH SarabunPSK" w:cs="TH SarabunPSK" w:hint="cs"/>
          <w:cs/>
        </w:rPr>
        <w:t xml:space="preserve"> </w:t>
      </w:r>
      <w:r w:rsidRPr="00B60D70">
        <w:rPr>
          <w:rFonts w:ascii="TH SarabunPSK" w:eastAsia="Calibri" w:hAnsi="TH SarabunPSK" w:cs="TH SarabunPSK" w:hint="cs"/>
        </w:rPr>
        <w:t>:</w:t>
      </w:r>
      <w:r w:rsidR="00BD7F9D" w:rsidRPr="00B60D70">
        <w:rPr>
          <w:rFonts w:ascii="TH SarabunPSK" w:eastAsia="Calibri" w:hAnsi="TH SarabunPSK" w:cs="TH SarabunPSK" w:hint="cs"/>
          <w:cs/>
        </w:rPr>
        <w:t xml:space="preserve"> </w:t>
      </w:r>
      <w:r w:rsidRPr="00B60D70">
        <w:rPr>
          <w:rFonts w:ascii="TH SarabunPSK" w:eastAsia="Calibri" w:hAnsi="TH SarabunPSK" w:cs="TH SarabunPSK" w:hint="cs"/>
        </w:rPr>
        <w:t xml:space="preserve"> </w:t>
      </w:r>
      <w:bookmarkStart w:id="602" w:name="MTH10101"/>
      <w:r w:rsidR="00F551BD" w:rsidRPr="00B60D70">
        <w:rPr>
          <w:rFonts w:ascii="TH SarabunPSK" w:eastAsia="Calibri" w:hAnsi="TH SarabunPSK" w:cs="TH SarabunPSK" w:hint="cs"/>
          <w:noProof/>
        </w:rPr>
        <w:t xml:space="preserve">MTH </w:t>
      </w:r>
      <w:r w:rsidRPr="00B60D70">
        <w:rPr>
          <w:rFonts w:ascii="TH SarabunPSK" w:eastAsia="Calibri" w:hAnsi="TH SarabunPSK" w:cs="TH SarabunPSK" w:hint="cs"/>
          <w:noProof/>
          <w:cs/>
        </w:rPr>
        <w:t>10101</w:t>
      </w:r>
      <w:bookmarkEnd w:id="602"/>
      <w:r w:rsidRPr="00B60D70">
        <w:rPr>
          <w:rFonts w:ascii="TH SarabunPSK" w:eastAsia="Calibri" w:hAnsi="TH SarabunPSK" w:cs="TH SarabunPSK" w:hint="cs"/>
        </w:rPr>
        <w:tab/>
      </w:r>
      <w:r w:rsidRPr="00B60D70">
        <w:rPr>
          <w:rFonts w:ascii="TH SarabunPSK" w:eastAsia="Calibri" w:hAnsi="TH SarabunPSK" w:cs="TH SarabunPSK" w:hint="cs"/>
          <w:cs/>
        </w:rPr>
        <w:t xml:space="preserve">จำนวน </w:t>
      </w:r>
      <w:r w:rsidRPr="00B60D70">
        <w:rPr>
          <w:rFonts w:ascii="TH SarabunPSK" w:eastAsia="Calibri" w:hAnsi="TH SarabunPSK" w:cs="TH SarabunPSK" w:hint="cs"/>
          <w:noProof/>
        </w:rPr>
        <w:t>2</w:t>
      </w:r>
      <w:r w:rsidRPr="00B60D70">
        <w:rPr>
          <w:rFonts w:ascii="TH SarabunPSK" w:eastAsia="Calibri" w:hAnsi="TH SarabunPSK" w:cs="TH SarabunPSK" w:hint="cs"/>
          <w:cs/>
        </w:rPr>
        <w:t xml:space="preserve"> หน่วยกิต</w:t>
      </w:r>
      <w:bookmarkEnd w:id="599"/>
      <w:bookmarkEnd w:id="600"/>
      <w:bookmarkEnd w:id="601"/>
    </w:p>
    <w:p w14:paraId="5612A965" w14:textId="77777777" w:rsidR="00E86317" w:rsidRPr="00B60D70" w:rsidRDefault="00E86317" w:rsidP="00E86317">
      <w:pPr>
        <w:rPr>
          <w:rFonts w:ascii="TH SarabunPSK" w:eastAsia="Cordia New" w:hAnsi="TH SarabunPSK" w:cs="TH SarabunPSK"/>
          <w:cs/>
        </w:rPr>
      </w:pPr>
      <w:r w:rsidRPr="00B60D70">
        <w:rPr>
          <w:rFonts w:ascii="TH SarabunPSK" w:eastAsia="Calibri" w:hAnsi="TH SarabunPSK" w:cs="TH SarabunPSK" w:hint="cs"/>
          <w:b/>
          <w:bCs/>
          <w:cs/>
        </w:rPr>
        <w:t>ชื่อโมดูลภาษาไทย</w:t>
      </w:r>
      <w:r w:rsidRPr="00B60D70">
        <w:rPr>
          <w:rFonts w:ascii="TH SarabunPSK" w:eastAsia="Cordia New" w:hAnsi="TH SarabunPSK" w:cs="TH SarabunPSK" w:hint="cs"/>
          <w:cs/>
        </w:rPr>
        <w:t xml:space="preserve"> </w:t>
      </w:r>
      <w:r w:rsidRPr="00B60D70">
        <w:rPr>
          <w:rFonts w:ascii="TH SarabunPSK" w:eastAsia="Cordia New" w:hAnsi="TH SarabunPSK" w:cs="TH SarabunPSK" w:hint="cs"/>
        </w:rPr>
        <w:t>:</w:t>
      </w:r>
      <w:r w:rsidRPr="00B60D70">
        <w:rPr>
          <w:rFonts w:ascii="TH SarabunPSK" w:eastAsia="Cordia New" w:hAnsi="TH SarabunPSK" w:cs="TH SarabunPSK" w:hint="cs"/>
          <w:cs/>
        </w:rPr>
        <w:tab/>
      </w:r>
      <w:r w:rsidRPr="00B60D70">
        <w:rPr>
          <w:rFonts w:ascii="TH SarabunPSK" w:eastAsia="Cordia New" w:hAnsi="TH SarabunPSK" w:cs="TH SarabunPSK" w:hint="cs"/>
          <w:noProof/>
          <w:cs/>
        </w:rPr>
        <w:t>ลิมิต ความต่อเนื่อง และอนุพันธ์</w:t>
      </w:r>
      <w:r w:rsidRPr="00B60D70">
        <w:rPr>
          <w:rFonts w:ascii="TH SarabunPSK" w:eastAsia="Cordia New" w:hAnsi="TH SarabunPSK" w:cs="TH SarabunPSK" w:hint="cs"/>
          <w:cs/>
        </w:rPr>
        <w:t xml:space="preserve"> </w:t>
      </w:r>
    </w:p>
    <w:p w14:paraId="0FEE3B43" w14:textId="507D36D7" w:rsidR="00E86317" w:rsidRPr="00B60D70" w:rsidRDefault="00E86317" w:rsidP="009D7264">
      <w:pPr>
        <w:rPr>
          <w:rFonts w:ascii="TH SarabunPSK" w:eastAsia="Cordia New" w:hAnsi="TH SarabunPSK" w:cs="TH SarabunPSK"/>
        </w:rPr>
      </w:pPr>
      <w:r w:rsidRPr="00B60D70">
        <w:rPr>
          <w:rFonts w:ascii="TH SarabunPSK" w:eastAsia="Cordia New" w:hAnsi="TH SarabunPSK" w:cs="TH SarabunPSK" w:hint="cs"/>
          <w:b/>
          <w:bCs/>
          <w:cs/>
        </w:rPr>
        <w:t>ชื่อโมดูล</w:t>
      </w:r>
      <w:r w:rsidRPr="00B60D70">
        <w:rPr>
          <w:rFonts w:ascii="TH SarabunPSK" w:eastAsia="Calibri" w:hAnsi="TH SarabunPSK" w:cs="TH SarabunPSK" w:hint="cs"/>
          <w:b/>
          <w:bCs/>
          <w:cs/>
        </w:rPr>
        <w:t>ภาษาอังกฤษ</w:t>
      </w:r>
      <w:r w:rsidRPr="00B60D70">
        <w:rPr>
          <w:rFonts w:ascii="TH SarabunPSK" w:eastAsia="Cordia New" w:hAnsi="TH SarabunPSK" w:cs="TH SarabunPSK" w:hint="cs"/>
        </w:rPr>
        <w:t xml:space="preserve"> :</w:t>
      </w:r>
      <w:r w:rsidRPr="00B60D70">
        <w:rPr>
          <w:rFonts w:ascii="TH SarabunPSK" w:eastAsia="Cordia New" w:hAnsi="TH SarabunPSK" w:cs="TH SarabunPSK" w:hint="cs"/>
          <w:cs/>
        </w:rPr>
        <w:tab/>
      </w:r>
      <w:r w:rsidRPr="00B60D70">
        <w:rPr>
          <w:rFonts w:ascii="TH SarabunPSK" w:eastAsia="Cordia New" w:hAnsi="TH SarabunPSK" w:cs="TH SarabunPSK" w:hint="cs"/>
          <w:noProof/>
        </w:rPr>
        <w:t>LIMIT, CONTINUITY AND DERIVATIVES</w:t>
      </w:r>
      <w:r w:rsidRPr="00B60D70">
        <w:rPr>
          <w:rFonts w:ascii="TH SarabunPSK" w:eastAsia="Cordia New" w:hAnsi="TH SarabunPSK" w:cs="TH SarabunPSK" w:hint="cs"/>
          <w:cs/>
        </w:rPr>
        <w:t xml:space="preserve"> </w:t>
      </w:r>
    </w:p>
    <w:p w14:paraId="4164210D" w14:textId="47695636" w:rsidR="00E86317" w:rsidRPr="00B60D70" w:rsidRDefault="00E86317" w:rsidP="00081CC2">
      <w:pPr>
        <w:jc w:val="left"/>
        <w:rPr>
          <w:rFonts w:ascii="TH SarabunPSK" w:eastAsia="Cordia New" w:hAnsi="TH SarabunPSK" w:cs="TH SarabunPSK"/>
          <w:noProof/>
        </w:rPr>
      </w:pPr>
      <w:r w:rsidRPr="00B60D70">
        <w:rPr>
          <w:rFonts w:ascii="TH SarabunPSK" w:eastAsia="Calibri" w:hAnsi="TH SarabunPSK" w:cs="TH SarabunPSK" w:hint="cs"/>
          <w:bCs/>
          <w:cs/>
        </w:rPr>
        <w:t xml:space="preserve">คำอธิบายโมดูล </w:t>
      </w:r>
      <w:r w:rsidRPr="00B60D70">
        <w:rPr>
          <w:rFonts w:ascii="TH SarabunPSK" w:eastAsia="Calibri" w:hAnsi="TH SarabunPSK" w:cs="TH SarabunPSK" w:hint="cs"/>
          <w:bCs/>
        </w:rPr>
        <w:t>:</w:t>
      </w:r>
      <w:r w:rsidR="00BD7F9D" w:rsidRPr="00B60D70">
        <w:rPr>
          <w:rFonts w:ascii="TH SarabunPSK" w:eastAsia="Calibri" w:hAnsi="TH SarabunPSK" w:cs="TH SarabunPSK" w:hint="cs"/>
          <w:bCs/>
          <w:cs/>
        </w:rPr>
        <w:t xml:space="preserve">  </w:t>
      </w:r>
      <w:r w:rsidRPr="00B60D70">
        <w:rPr>
          <w:rFonts w:ascii="TH SarabunPSK" w:eastAsia="Calibri" w:hAnsi="TH SarabunPSK" w:cs="TH SarabunPSK" w:hint="cs"/>
          <w:bCs/>
          <w:cs/>
        </w:rPr>
        <w:br/>
      </w:r>
      <w:r w:rsidRPr="00B60D70">
        <w:rPr>
          <w:rFonts w:ascii="TH SarabunPSK" w:eastAsia="Calibri" w:hAnsi="TH SarabunPSK" w:cs="TH SarabunPSK" w:hint="cs"/>
          <w:b/>
          <w:bCs/>
          <w:cs/>
        </w:rPr>
        <w:tab/>
      </w:r>
      <w:r w:rsidRPr="00B60D70">
        <w:rPr>
          <w:rFonts w:ascii="TH SarabunPSK" w:eastAsia="Cordia New" w:hAnsi="TH SarabunPSK" w:cs="TH SarabunPSK" w:hint="cs"/>
          <w:noProof/>
          <w:cs/>
        </w:rPr>
        <w:t>ลิมิตและความต่อเนื่อง: ความคิดรวบยอดของลิมิต</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การคณนาของลิมิต</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ลิมิตเกี่ยวพันอนันต์</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ความต่อเนื่อง</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ลิมิตและความต่อเนื่องของฟังก์ชันตรีโกณมิติ</w:t>
      </w:r>
    </w:p>
    <w:p w14:paraId="3954D3E7" w14:textId="5C273321" w:rsidR="00E86317" w:rsidRPr="00B60D70" w:rsidRDefault="00E86317" w:rsidP="00E86317">
      <w:pPr>
        <w:rPr>
          <w:rFonts w:ascii="TH SarabunPSK" w:eastAsia="Cordia New" w:hAnsi="TH SarabunPSK" w:cs="TH SarabunPSK"/>
          <w:noProof/>
          <w:cs/>
        </w:rPr>
      </w:pPr>
      <w:r w:rsidRPr="00B60D70">
        <w:rPr>
          <w:rFonts w:ascii="TH SarabunPSK" w:eastAsia="Cordia New" w:hAnsi="TH SarabunPSK" w:cs="TH SarabunPSK" w:hint="cs"/>
          <w:noProof/>
          <w:cs/>
        </w:rPr>
        <w:lastRenderedPageBreak/>
        <w:t>อนุพันธ์: ความชันและอัตราการเปลี่ยนแปลง</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อนุพันธ์</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กฎลูกโซ่</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อนุพันธ์อันดับสูง</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อนุพันธ์ของฟังก์ชันอดิสัย (ตรีโกณมิติ</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ตรีโกณมิติผกผัน</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ลอการิทึม</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เอ็กโปเนนเชียล และฟังก์ชันไฮเปอร์โบลิก)</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การหาอนุพันธ์โดยปริยาย</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ผลต่างเชิงอนุพันธ์</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การประมาณค่าเชิงเส้น</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ทฤษฎีบทค่ามัชฌิม</w:t>
      </w:r>
    </w:p>
    <w:p w14:paraId="06521924" w14:textId="491183B0" w:rsidR="00E86317" w:rsidRPr="00B60D70" w:rsidRDefault="00E86317" w:rsidP="00E86317">
      <w:pPr>
        <w:rPr>
          <w:rFonts w:ascii="TH SarabunPSK" w:eastAsia="Cordia New" w:hAnsi="TH SarabunPSK" w:cs="TH SarabunPSK"/>
          <w:noProof/>
          <w:cs/>
        </w:rPr>
      </w:pPr>
      <w:r w:rsidRPr="00B60D70">
        <w:rPr>
          <w:rFonts w:ascii="TH SarabunPSK" w:eastAsia="Cordia New" w:hAnsi="TH SarabunPSK" w:cs="TH SarabunPSK" w:hint="cs"/>
          <w:noProof/>
          <w:cs/>
        </w:rPr>
        <w:tab/>
        <w:t>การประยุกต์ของการหาอนุพันธ์</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ค่าสูงสุดและค่าต่ำสุด</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ประยุกต์ปัญหาสูงสุดและต่ำสุด</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ฟังก์ชันเพิ่มและฟังก์ชันลด</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ความเว้าและจุดเปลี่ยนเว้า</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การอธิบายโดยสรุปของการวาดภาพเส้นโค้ง</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อัตราสัมพัทธ์</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รูปแบบยังไม่กำหนดและกฏโลปิตาล</w:t>
      </w:r>
    </w:p>
    <w:p w14:paraId="169B33DA" w14:textId="2FC56271" w:rsidR="00E86317" w:rsidRPr="00B60D70" w:rsidRDefault="00E86317" w:rsidP="00E86317">
      <w:pPr>
        <w:rPr>
          <w:rFonts w:ascii="TH SarabunPSK" w:eastAsia="Cordia New" w:hAnsi="TH SarabunPSK" w:cs="TH SarabunPSK"/>
          <w:cs/>
        </w:rPr>
      </w:pPr>
      <w:r w:rsidRPr="00B60D70">
        <w:rPr>
          <w:rFonts w:ascii="TH SarabunPSK" w:eastAsia="Cordia New" w:hAnsi="TH SarabunPSK" w:cs="TH SarabunPSK" w:hint="cs"/>
          <w:noProof/>
          <w:cs/>
        </w:rPr>
        <w:tab/>
        <w:t>ฟังก์ชันหลายตัวแปร : กราฟของสมการ</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ลิมิตและความต่อเนื่อง</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อนุพันธ์ย่อย</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ผลต่างเชิงอนุพันธ์</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กฎลูกโซ่</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จุดวิกฤต</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อนุพันธ์อันดับสอง</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สุดขีดสัมพัทธ์</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สูงสุดและต่ำสุด</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จุดอานม้า</w:t>
      </w:r>
    </w:p>
    <w:p w14:paraId="5B20E765" w14:textId="0B9312F8" w:rsidR="00E86317" w:rsidRPr="00B60D70" w:rsidRDefault="00E86317" w:rsidP="00E86317">
      <w:pPr>
        <w:rPr>
          <w:rFonts w:ascii="TH SarabunPSK" w:eastAsia="Cordia New" w:hAnsi="TH SarabunPSK" w:cs="TH SarabunPSK"/>
          <w:noProof/>
        </w:rPr>
      </w:pPr>
      <w:r w:rsidRPr="00B60D70">
        <w:rPr>
          <w:rFonts w:ascii="TH SarabunPSK" w:eastAsia="Cordia New" w:hAnsi="TH SarabunPSK" w:cs="TH SarabunPSK" w:hint="cs"/>
          <w:cs/>
        </w:rPr>
        <w:tab/>
      </w:r>
      <w:r w:rsidRPr="00B60D70">
        <w:rPr>
          <w:rFonts w:ascii="TH SarabunPSK" w:eastAsia="Cordia New" w:hAnsi="TH SarabunPSK" w:cs="TH SarabunPSK" w:hint="cs"/>
          <w:noProof/>
        </w:rPr>
        <w:t>Limits and Continuity: The concept of limit, Computation of limits, Limits involving infinity, Continuity, Limits and continuity of trigonometric functions</w:t>
      </w:r>
      <w:r w:rsidR="00BD7F9D" w:rsidRPr="00B60D70">
        <w:rPr>
          <w:rFonts w:ascii="TH SarabunPSK" w:eastAsia="Cordia New" w:hAnsi="TH SarabunPSK" w:cs="TH SarabunPSK" w:hint="cs"/>
          <w:noProof/>
        </w:rPr>
        <w:t xml:space="preserve">   </w:t>
      </w:r>
    </w:p>
    <w:p w14:paraId="1859E62F" w14:textId="77777777" w:rsidR="00E86317" w:rsidRPr="00B60D70" w:rsidRDefault="00E86317" w:rsidP="00E86317">
      <w:pPr>
        <w:rPr>
          <w:rFonts w:ascii="TH SarabunPSK" w:eastAsia="Cordia New" w:hAnsi="TH SarabunPSK" w:cs="TH SarabunPSK"/>
          <w:noProof/>
          <w:cs/>
        </w:rPr>
      </w:pPr>
      <w:r w:rsidRPr="00B60D70">
        <w:rPr>
          <w:rFonts w:ascii="TH SarabunPSK" w:eastAsia="Cordia New" w:hAnsi="TH SarabunPSK" w:cs="TH SarabunPSK" w:hint="cs"/>
          <w:noProof/>
        </w:rPr>
        <w:t>The Derivative: Slopes and rates of change, The derivative, The chain rule, Higher order derivatives, Derivatives of transcendental functions (Trigonometric, Inverse trigonometric, Logarithmic, Exponential, and Hyperbolic functions), Implicit differentiation, Differentials, Linear approximation, The mean value theorem</w:t>
      </w:r>
    </w:p>
    <w:p w14:paraId="4BE06068" w14:textId="7509EC30" w:rsidR="00E86317" w:rsidRPr="00B60D70" w:rsidRDefault="00E86317" w:rsidP="00E86317">
      <w:pPr>
        <w:rPr>
          <w:rFonts w:ascii="TH SarabunPSK" w:eastAsia="Cordia New" w:hAnsi="TH SarabunPSK" w:cs="TH SarabunPSK"/>
          <w:noProof/>
          <w:cs/>
        </w:rPr>
      </w:pPr>
      <w:r w:rsidRPr="00B60D70">
        <w:rPr>
          <w:rFonts w:ascii="TH SarabunPSK" w:eastAsia="Cordia New" w:hAnsi="TH SarabunPSK" w:cs="TH SarabunPSK" w:hint="cs"/>
          <w:noProof/>
        </w:rPr>
        <w:t xml:space="preserve">Applications of Differentiation: Maximum and minimum values, </w:t>
      </w:r>
      <w:r w:rsidR="00081CC2" w:rsidRPr="00B60D70">
        <w:rPr>
          <w:rFonts w:ascii="TH SarabunPSK" w:eastAsia="Cordia New" w:hAnsi="TH SarabunPSK" w:cs="TH SarabunPSK" w:hint="cs"/>
          <w:noProof/>
        </w:rPr>
        <w:t>Applied</w:t>
      </w:r>
      <w:r w:rsidR="00F551BD"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rPr>
        <w:t>maximum and minimum problems, Increasing and decreasing functions, Concavity and inflection points, Overview of curve sketching, Related rates, Indeterminate forms and L’Hopital’s rule</w:t>
      </w:r>
    </w:p>
    <w:p w14:paraId="068B5D9C" w14:textId="6EADB08B" w:rsidR="00E86317" w:rsidRPr="00B60D70" w:rsidRDefault="00E86317" w:rsidP="009D7264">
      <w:pPr>
        <w:rPr>
          <w:rFonts w:ascii="TH SarabunPSK" w:eastAsia="Cordia New" w:hAnsi="TH SarabunPSK" w:cs="TH SarabunPSK"/>
        </w:rPr>
      </w:pPr>
      <w:r w:rsidRPr="00B60D70">
        <w:rPr>
          <w:rFonts w:ascii="TH SarabunPSK" w:eastAsia="Cordia New" w:hAnsi="TH SarabunPSK" w:cs="TH SarabunPSK" w:hint="cs"/>
          <w:noProof/>
        </w:rPr>
        <w:t>Function of several variables: Graph of equation, Limit and continuity, Partial derivative, Differentials, Chain rule, Critical points, Second order partial derivative, Relative extrema, Maxima and minima, Saddle points</w:t>
      </w:r>
    </w:p>
    <w:p w14:paraId="3DE43956" w14:textId="1204AF8A" w:rsidR="00E86317" w:rsidRPr="00B60D70" w:rsidRDefault="00E86317" w:rsidP="00081CC2">
      <w:pPr>
        <w:jc w:val="left"/>
        <w:rPr>
          <w:rFonts w:ascii="TH SarabunPSK" w:eastAsia="Times New Roman" w:hAnsi="TH SarabunPSK" w:cs="TH SarabunPSK"/>
          <w:b/>
          <w:bCs/>
        </w:rPr>
      </w:pPr>
      <w:r w:rsidRPr="00B60D70">
        <w:rPr>
          <w:rFonts w:ascii="TH SarabunPSK" w:eastAsia="Calibri" w:hAnsi="TH SarabunPSK" w:cs="TH SarabunPSK" w:hint="cs"/>
          <w:bCs/>
          <w:cs/>
        </w:rPr>
        <w:t>โมดูล</w:t>
      </w:r>
      <w:r w:rsidRPr="00B60D70">
        <w:rPr>
          <w:rFonts w:ascii="TH SarabunPSK" w:eastAsia="Times New Roman" w:hAnsi="TH SarabunPSK" w:cs="TH SarabunPSK" w:hint="cs"/>
          <w:b/>
          <w:bCs/>
          <w:cs/>
        </w:rPr>
        <w:t xml:space="preserve">บังคับก่อน </w:t>
      </w:r>
      <w:r w:rsidRPr="00B60D70">
        <w:rPr>
          <w:rFonts w:ascii="TH SarabunPSK" w:eastAsia="Times New Roman" w:hAnsi="TH SarabunPSK" w:cs="TH SarabunPSK" w:hint="cs"/>
          <w:b/>
          <w:bCs/>
        </w:rPr>
        <w:t xml:space="preserve">: </w:t>
      </w:r>
      <w:r w:rsidRPr="00B60D70">
        <w:rPr>
          <w:rFonts w:ascii="TH SarabunPSK" w:eastAsia="Times New Roman" w:hAnsi="TH SarabunPSK" w:cs="TH SarabunPSK" w:hint="cs"/>
          <w:b/>
          <w:bCs/>
          <w:noProof/>
          <w:cs/>
        </w:rPr>
        <w:t>ไม่มี</w:t>
      </w:r>
      <w:r w:rsidR="00BD7F9D" w:rsidRPr="00B60D70">
        <w:rPr>
          <w:rFonts w:ascii="TH SarabunPSK" w:eastAsia="Times New Roman" w:hAnsi="TH SarabunPSK" w:cs="TH SarabunPSK" w:hint="cs"/>
          <w:b/>
          <w:bCs/>
        </w:rPr>
        <w:t xml:space="preserve"> </w:t>
      </w:r>
      <w:r w:rsidR="00BD7F9D" w:rsidRPr="00B60D70">
        <w:rPr>
          <w:rFonts w:ascii="TH SarabunPSK" w:eastAsia="Times New Roman" w:hAnsi="TH SarabunPSK" w:cs="TH SarabunPSK" w:hint="cs"/>
          <w:bCs/>
          <w:cs/>
          <w:lang w:val="en-AU"/>
        </w:rPr>
        <w:t xml:space="preserve"> </w:t>
      </w:r>
      <w:r w:rsidRPr="00B60D70">
        <w:rPr>
          <w:rFonts w:ascii="TH SarabunPSK" w:eastAsia="Times New Roman" w:hAnsi="TH SarabunPSK" w:cs="TH SarabunPSK" w:hint="cs"/>
          <w:bCs/>
          <w:cs/>
          <w:lang w:val="en-AU"/>
        </w:rPr>
        <w:t xml:space="preserve"> </w:t>
      </w:r>
    </w:p>
    <w:p w14:paraId="77787586" w14:textId="77777777" w:rsidR="00E86317" w:rsidRPr="00B60D70" w:rsidRDefault="00E86317" w:rsidP="00081CC2">
      <w:pPr>
        <w:jc w:val="left"/>
        <w:rPr>
          <w:rFonts w:ascii="TH SarabunPSK" w:eastAsia="Calibri" w:hAnsi="TH SarabunPSK" w:cs="TH SarabunPSK"/>
          <w:b/>
          <w:bCs/>
        </w:rPr>
      </w:pPr>
      <w:r w:rsidRPr="00B60D70">
        <w:rPr>
          <w:rFonts w:ascii="TH SarabunPSK" w:eastAsia="Calibri" w:hAnsi="TH SarabunPSK" w:cs="TH SarabunPSK" w:hint="cs"/>
          <w:bCs/>
        </w:rPr>
        <w:t>Learning</w:t>
      </w:r>
      <w:r w:rsidRPr="00B60D70">
        <w:rPr>
          <w:rFonts w:ascii="TH SarabunPSK" w:eastAsia="Calibri" w:hAnsi="TH SarabunPSK" w:cs="TH SarabunPSK" w:hint="cs"/>
          <w:b/>
          <w:bCs/>
        </w:rPr>
        <w:t xml:space="preserve"> Outcome </w:t>
      </w:r>
    </w:p>
    <w:p w14:paraId="66F1A755" w14:textId="16BEE001" w:rsidR="00E86317" w:rsidRPr="00B60D70" w:rsidRDefault="00E86317" w:rsidP="009D7264">
      <w:pPr>
        <w:autoSpaceDE w:val="0"/>
        <w:autoSpaceDN w:val="0"/>
        <w:adjustRightInd w:val="0"/>
        <w:rPr>
          <w:rFonts w:ascii="TH SarabunPSK" w:eastAsia="Calibri" w:hAnsi="TH SarabunPSK" w:cs="TH SarabunPSK"/>
        </w:rPr>
      </w:pPr>
      <w:r w:rsidRPr="00B60D70">
        <w:rPr>
          <w:rFonts w:ascii="TH SarabunPSK" w:eastAsia="Calibri" w:hAnsi="TH SarabunPSK" w:cs="TH SarabunPSK" w:hint="cs"/>
        </w:rPr>
        <w:tab/>
      </w:r>
      <w:r w:rsidRPr="00B60D70">
        <w:rPr>
          <w:rFonts w:ascii="TH SarabunPSK" w:eastAsia="Calibri" w:hAnsi="TH SarabunPSK" w:cs="TH SarabunPSK" w:hint="cs"/>
          <w:noProof/>
        </w:rPr>
        <w:t>Students can evaluate limits and continuity of functions of one and several variables, also calculate and apply derivatives of these functions along with interpreting their meaning.</w:t>
      </w:r>
    </w:p>
    <w:p w14:paraId="5FAD4756" w14:textId="77777777" w:rsidR="00E86317" w:rsidRPr="00B60D70" w:rsidRDefault="00E86317" w:rsidP="009D7264">
      <w:pPr>
        <w:spacing w:before="240"/>
        <w:jc w:val="left"/>
        <w:rPr>
          <w:rFonts w:ascii="TH SarabunPSK" w:eastAsia="Cordia New" w:hAnsi="TH SarabunPSK" w:cs="TH SarabunPSK"/>
          <w:b/>
          <w:bCs/>
        </w:rPr>
      </w:pPr>
      <w:r w:rsidRPr="00B60D70">
        <w:rPr>
          <w:rFonts w:ascii="TH SarabunPSK" w:eastAsia="Calibri" w:hAnsi="TH SarabunPSK" w:cs="TH SarabunPSK" w:hint="cs"/>
          <w:bCs/>
          <w:cs/>
        </w:rPr>
        <w:t>เกณฑ์</w:t>
      </w:r>
      <w:r w:rsidRPr="00B60D70">
        <w:rPr>
          <w:rFonts w:ascii="TH SarabunPSK" w:eastAsia="Cordia New" w:hAnsi="TH SarabunPSK" w:cs="TH SarabunPSK" w:hint="cs"/>
          <w:b/>
          <w:bCs/>
          <w:cs/>
        </w:rPr>
        <w:t>การประเมินผลลัพธ์การเรียนรู้ (</w:t>
      </w:r>
      <w:r w:rsidRPr="00B60D70">
        <w:rPr>
          <w:rFonts w:ascii="TH SarabunPSK" w:eastAsia="Cordia New" w:hAnsi="TH SarabunPSK" w:cs="TH SarabunPSK" w:hint="cs"/>
          <w:b/>
          <w:bCs/>
        </w:rPr>
        <w:t>Rubric)</w:t>
      </w:r>
    </w:p>
    <w:tbl>
      <w:tblPr>
        <w:tblStyle w:val="12"/>
        <w:tblW w:w="9351" w:type="dxa"/>
        <w:tblLook w:val="04A0" w:firstRow="1" w:lastRow="0" w:firstColumn="1" w:lastColumn="0" w:noHBand="0" w:noVBand="1"/>
      </w:tblPr>
      <w:tblGrid>
        <w:gridCol w:w="1129"/>
        <w:gridCol w:w="8222"/>
      </w:tblGrid>
      <w:tr w:rsidR="00B60D70" w:rsidRPr="00B60D70" w14:paraId="51EAC367" w14:textId="77777777" w:rsidTr="00D420AC">
        <w:trPr>
          <w:trHeight w:val="510"/>
        </w:trPr>
        <w:tc>
          <w:tcPr>
            <w:tcW w:w="1129" w:type="dxa"/>
            <w:shd w:val="clear" w:color="auto" w:fill="D0CECE"/>
            <w:vAlign w:val="center"/>
          </w:tcPr>
          <w:p w14:paraId="159697D2" w14:textId="77777777" w:rsidR="00E86317" w:rsidRPr="00B60D70" w:rsidRDefault="00E86317"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Rubric</w:t>
            </w:r>
          </w:p>
        </w:tc>
        <w:tc>
          <w:tcPr>
            <w:tcW w:w="8222" w:type="dxa"/>
            <w:shd w:val="clear" w:color="auto" w:fill="D0CECE"/>
            <w:vAlign w:val="center"/>
          </w:tcPr>
          <w:p w14:paraId="4D4B0424" w14:textId="77777777" w:rsidR="00E86317" w:rsidRPr="00B60D70" w:rsidRDefault="00E86317"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cs/>
              </w:rPr>
              <w:t>คำอธิบายลำดับขั้นในการประเมินผลการเรียน</w:t>
            </w:r>
          </w:p>
        </w:tc>
      </w:tr>
      <w:tr w:rsidR="00B60D70" w:rsidRPr="00B60D70" w14:paraId="1CD03ECD" w14:textId="77777777" w:rsidTr="00D420AC">
        <w:trPr>
          <w:trHeight w:val="510"/>
        </w:trPr>
        <w:tc>
          <w:tcPr>
            <w:tcW w:w="1129" w:type="dxa"/>
            <w:vAlign w:val="center"/>
          </w:tcPr>
          <w:p w14:paraId="36571698"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1</w:t>
            </w:r>
          </w:p>
        </w:tc>
        <w:tc>
          <w:tcPr>
            <w:tcW w:w="8222" w:type="dxa"/>
            <w:vAlign w:val="center"/>
          </w:tcPr>
          <w:p w14:paraId="460A8655"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No evidence</w:t>
            </w:r>
          </w:p>
        </w:tc>
      </w:tr>
      <w:tr w:rsidR="00B60D70" w:rsidRPr="00B60D70" w14:paraId="5B099353" w14:textId="77777777" w:rsidTr="00D420AC">
        <w:trPr>
          <w:trHeight w:val="510"/>
        </w:trPr>
        <w:tc>
          <w:tcPr>
            <w:tcW w:w="1129" w:type="dxa"/>
            <w:vAlign w:val="center"/>
          </w:tcPr>
          <w:p w14:paraId="7C0602BB"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2</w:t>
            </w:r>
          </w:p>
        </w:tc>
        <w:tc>
          <w:tcPr>
            <w:tcW w:w="8222" w:type="dxa"/>
            <w:vAlign w:val="center"/>
          </w:tcPr>
          <w:p w14:paraId="0DA3ABFC"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Able to evaluate limits of functions of one and several variables and able to calculate simple derivatives and these functions.</w:t>
            </w:r>
          </w:p>
        </w:tc>
      </w:tr>
      <w:tr w:rsidR="00B60D70" w:rsidRPr="00B60D70" w14:paraId="43DA8945" w14:textId="77777777" w:rsidTr="00D420AC">
        <w:trPr>
          <w:trHeight w:val="510"/>
        </w:trPr>
        <w:tc>
          <w:tcPr>
            <w:tcW w:w="1129" w:type="dxa"/>
            <w:shd w:val="clear" w:color="auto" w:fill="auto"/>
            <w:vAlign w:val="center"/>
          </w:tcPr>
          <w:p w14:paraId="1965BA83"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3</w:t>
            </w:r>
          </w:p>
        </w:tc>
        <w:tc>
          <w:tcPr>
            <w:tcW w:w="8222" w:type="dxa"/>
            <w:shd w:val="clear" w:color="auto" w:fill="auto"/>
            <w:vAlign w:val="center"/>
          </w:tcPr>
          <w:p w14:paraId="6EB0E185" w14:textId="77777777" w:rsidR="00E86317" w:rsidRPr="00B60D70" w:rsidRDefault="00E86317" w:rsidP="00D420AC">
            <w:pPr>
              <w:rPr>
                <w:rFonts w:ascii="TH SarabunPSK" w:eastAsia="Calibri" w:hAnsi="TH SarabunPSK" w:cs="TH SarabunPSK"/>
                <w:noProof/>
                <w:sz w:val="30"/>
                <w:szCs w:val="30"/>
              </w:rPr>
            </w:pPr>
            <w:r w:rsidRPr="00B60D70">
              <w:rPr>
                <w:rFonts w:ascii="TH SarabunPSK" w:eastAsia="Calibri" w:hAnsi="TH SarabunPSK" w:cs="TH SarabunPSK" w:hint="cs"/>
                <w:noProof/>
                <w:sz w:val="30"/>
                <w:szCs w:val="30"/>
              </w:rPr>
              <w:t>Able to calculate limits and determine continuity of simple functions such as rational functions and can apply limit theorems.</w:t>
            </w:r>
          </w:p>
          <w:p w14:paraId="12C8926C" w14:textId="77777777" w:rsidR="00E86317" w:rsidRPr="00B60D70" w:rsidRDefault="00E86317" w:rsidP="00D420AC">
            <w:pPr>
              <w:rPr>
                <w:rFonts w:ascii="TH SarabunPSK" w:eastAsia="Calibri" w:hAnsi="TH SarabunPSK" w:cs="TH SarabunPSK"/>
                <w:noProof/>
                <w:sz w:val="30"/>
                <w:szCs w:val="30"/>
                <w:cs/>
              </w:rPr>
            </w:pPr>
            <w:r w:rsidRPr="00B60D70">
              <w:rPr>
                <w:rFonts w:ascii="TH SarabunPSK" w:eastAsia="Calibri" w:hAnsi="TH SarabunPSK" w:cs="TH SarabunPSK" w:hint="cs"/>
                <w:noProof/>
                <w:sz w:val="30"/>
                <w:szCs w:val="30"/>
              </w:rPr>
              <w:lastRenderedPageBreak/>
              <w:t xml:space="preserve">Able to calculate derivatives of functions using chain rule and implicit differentiation and relate their meaning to simple applications. </w:t>
            </w:r>
          </w:p>
          <w:p w14:paraId="33A5EA50" w14:textId="77777777" w:rsidR="00E86317" w:rsidRPr="00B60D70" w:rsidRDefault="00E86317" w:rsidP="00D420AC">
            <w:pPr>
              <w:rPr>
                <w:rFonts w:ascii="TH SarabunPSK" w:eastAsia="Calibri" w:hAnsi="TH SarabunPSK" w:cs="TH SarabunPSK"/>
                <w:noProof/>
                <w:sz w:val="30"/>
                <w:szCs w:val="30"/>
                <w:cs/>
              </w:rPr>
            </w:pPr>
            <w:r w:rsidRPr="00B60D70">
              <w:rPr>
                <w:rFonts w:ascii="TH SarabunPSK" w:eastAsia="Calibri" w:hAnsi="TH SarabunPSK" w:cs="TH SarabunPSK" w:hint="cs"/>
                <w:noProof/>
                <w:sz w:val="30"/>
                <w:szCs w:val="30"/>
              </w:rPr>
              <w:t xml:space="preserve">Able to identify the graph of two-variable functions. </w:t>
            </w:r>
          </w:p>
          <w:p w14:paraId="7F1AD7ED"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Able to calculate limits and determine continuity of functions of several variables and calculate partial derivatives of simple functions, apply, and relate the meaning to simple real situation.</w:t>
            </w:r>
          </w:p>
        </w:tc>
      </w:tr>
      <w:tr w:rsidR="00B60D70" w:rsidRPr="00B60D70" w14:paraId="280EA2DC" w14:textId="77777777" w:rsidTr="00D420AC">
        <w:trPr>
          <w:trHeight w:val="510"/>
        </w:trPr>
        <w:tc>
          <w:tcPr>
            <w:tcW w:w="1129" w:type="dxa"/>
            <w:vAlign w:val="center"/>
          </w:tcPr>
          <w:p w14:paraId="31D104BE"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lastRenderedPageBreak/>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4</w:t>
            </w:r>
          </w:p>
        </w:tc>
        <w:tc>
          <w:tcPr>
            <w:tcW w:w="8222" w:type="dxa"/>
            <w:vAlign w:val="center"/>
          </w:tcPr>
          <w:p w14:paraId="3AAFBD59" w14:textId="77777777" w:rsidR="00E86317" w:rsidRPr="00B60D70" w:rsidRDefault="00E86317" w:rsidP="00D420AC">
            <w:pPr>
              <w:rPr>
                <w:rFonts w:ascii="TH SarabunPSK" w:eastAsia="Calibri" w:hAnsi="TH SarabunPSK" w:cs="TH SarabunPSK"/>
                <w:noProof/>
                <w:sz w:val="30"/>
                <w:szCs w:val="30"/>
              </w:rPr>
            </w:pPr>
            <w:r w:rsidRPr="00B60D70">
              <w:rPr>
                <w:rFonts w:ascii="TH SarabunPSK" w:eastAsia="Calibri" w:hAnsi="TH SarabunPSK" w:cs="TH SarabunPSK" w:hint="cs"/>
                <w:noProof/>
                <w:sz w:val="30"/>
                <w:szCs w:val="30"/>
              </w:rPr>
              <w:t>Able to logically explain and calculate limit and continuity of functions.</w:t>
            </w:r>
          </w:p>
          <w:p w14:paraId="02FFCE63" w14:textId="77777777" w:rsidR="00E86317" w:rsidRPr="00B60D70" w:rsidRDefault="00E86317" w:rsidP="00D420AC">
            <w:pPr>
              <w:rPr>
                <w:rFonts w:ascii="TH SarabunPSK" w:eastAsia="Calibri" w:hAnsi="TH SarabunPSK" w:cs="TH SarabunPSK"/>
                <w:noProof/>
                <w:sz w:val="30"/>
                <w:szCs w:val="30"/>
                <w:cs/>
              </w:rPr>
            </w:pPr>
            <w:r w:rsidRPr="00B60D70">
              <w:rPr>
                <w:rFonts w:ascii="TH SarabunPSK" w:eastAsia="Calibri" w:hAnsi="TH SarabunPSK" w:cs="TH SarabunPSK" w:hint="cs"/>
                <w:noProof/>
                <w:sz w:val="30"/>
                <w:szCs w:val="30"/>
              </w:rPr>
              <w:t>Able to explain the concept of derivatives, can calculate, apply and relate the meaning to complex situations.</w:t>
            </w:r>
          </w:p>
          <w:p w14:paraId="2A9D5148" w14:textId="77777777" w:rsidR="00E86317" w:rsidRPr="00B60D70" w:rsidRDefault="00E86317" w:rsidP="00D420AC">
            <w:pPr>
              <w:rPr>
                <w:rFonts w:ascii="TH SarabunPSK" w:eastAsia="Calibri" w:hAnsi="TH SarabunPSK" w:cs="TH SarabunPSK"/>
                <w:noProof/>
                <w:sz w:val="30"/>
                <w:szCs w:val="30"/>
                <w:cs/>
              </w:rPr>
            </w:pPr>
            <w:r w:rsidRPr="00B60D70">
              <w:rPr>
                <w:rFonts w:ascii="TH SarabunPSK" w:eastAsia="Calibri" w:hAnsi="TH SarabunPSK" w:cs="TH SarabunPSK" w:hint="cs"/>
                <w:noProof/>
                <w:sz w:val="30"/>
                <w:szCs w:val="30"/>
              </w:rPr>
              <w:t xml:space="preserve">Able to sketch the graph of two-variable functions. </w:t>
            </w:r>
          </w:p>
          <w:p w14:paraId="7043FC2A" w14:textId="77777777" w:rsidR="00E86317" w:rsidRPr="00B60D70" w:rsidRDefault="00E86317" w:rsidP="00D420AC">
            <w:pPr>
              <w:rPr>
                <w:rFonts w:ascii="TH SarabunPSK" w:eastAsia="Calibri" w:hAnsi="TH SarabunPSK" w:cs="TH SarabunPSK"/>
                <w:noProof/>
                <w:sz w:val="30"/>
                <w:szCs w:val="30"/>
                <w:cs/>
              </w:rPr>
            </w:pPr>
            <w:r w:rsidRPr="00B60D70">
              <w:rPr>
                <w:rFonts w:ascii="TH SarabunPSK" w:eastAsia="Calibri" w:hAnsi="TH SarabunPSK" w:cs="TH SarabunPSK" w:hint="cs"/>
                <w:noProof/>
                <w:sz w:val="30"/>
                <w:szCs w:val="30"/>
              </w:rPr>
              <w:t>Able to calculate partial derivatives of complicated functions using derivative theorems.</w:t>
            </w:r>
          </w:p>
          <w:p w14:paraId="7B2DD343"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Able to apply and relate the meaning to complex real situation.</w:t>
            </w:r>
          </w:p>
        </w:tc>
      </w:tr>
      <w:tr w:rsidR="00B60D70" w:rsidRPr="00B60D70" w14:paraId="4D280465" w14:textId="77777777" w:rsidTr="00D420AC">
        <w:trPr>
          <w:trHeight w:val="510"/>
        </w:trPr>
        <w:tc>
          <w:tcPr>
            <w:tcW w:w="1129" w:type="dxa"/>
            <w:vAlign w:val="center"/>
          </w:tcPr>
          <w:p w14:paraId="548A8C97"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5</w:t>
            </w:r>
          </w:p>
        </w:tc>
        <w:tc>
          <w:tcPr>
            <w:tcW w:w="8222" w:type="dxa"/>
            <w:vAlign w:val="center"/>
          </w:tcPr>
          <w:p w14:paraId="62405F4F" w14:textId="77777777" w:rsidR="00E86317" w:rsidRPr="00B60D70" w:rsidRDefault="00E86317" w:rsidP="00D420AC">
            <w:pPr>
              <w:rPr>
                <w:rFonts w:ascii="TH SarabunPSK" w:eastAsia="Calibri" w:hAnsi="TH SarabunPSK" w:cs="TH SarabunPSK"/>
                <w:noProof/>
                <w:sz w:val="30"/>
                <w:szCs w:val="30"/>
              </w:rPr>
            </w:pPr>
            <w:r w:rsidRPr="00B60D70">
              <w:rPr>
                <w:rFonts w:ascii="TH SarabunPSK" w:eastAsia="Calibri" w:hAnsi="TH SarabunPSK" w:cs="TH SarabunPSK" w:hint="cs"/>
                <w:noProof/>
                <w:sz w:val="30"/>
                <w:szCs w:val="30"/>
              </w:rPr>
              <w:t>Clearly explain the concept of derivatives, can calculate, apply, and relate the meaning to complex situations. Clearly identify theorems behind the calculation.</w:t>
            </w:r>
          </w:p>
          <w:p w14:paraId="5A954D76" w14:textId="77777777" w:rsidR="00E86317" w:rsidRPr="00B60D70" w:rsidRDefault="00E86317" w:rsidP="00D420AC">
            <w:pPr>
              <w:rPr>
                <w:rFonts w:ascii="TH SarabunPSK" w:eastAsia="Calibri" w:hAnsi="TH SarabunPSK" w:cs="TH SarabunPSK"/>
                <w:noProof/>
                <w:sz w:val="30"/>
                <w:szCs w:val="30"/>
                <w:cs/>
              </w:rPr>
            </w:pPr>
            <w:r w:rsidRPr="00B60D70">
              <w:rPr>
                <w:rFonts w:ascii="TH SarabunPSK" w:eastAsia="Calibri" w:hAnsi="TH SarabunPSK" w:cs="TH SarabunPSK" w:hint="cs"/>
                <w:noProof/>
                <w:sz w:val="30"/>
                <w:szCs w:val="30"/>
              </w:rPr>
              <w:t xml:space="preserve">Able to clearly explain the concept of derivatives of functions of several variables. </w:t>
            </w:r>
          </w:p>
          <w:p w14:paraId="2CC99A0F"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Able to calculate partial derivatives of complicated functions using derivative theorems showing precise calculation. Able to apply and relate the meaning to complex situations.</w:t>
            </w:r>
          </w:p>
        </w:tc>
      </w:tr>
    </w:tbl>
    <w:p w14:paraId="7D625EAA" w14:textId="77777777" w:rsidR="007240C2" w:rsidRDefault="007240C2" w:rsidP="007240C2">
      <w:pPr>
        <w:pStyle w:val="3"/>
        <w:numPr>
          <w:ilvl w:val="0"/>
          <w:numId w:val="0"/>
        </w:numPr>
        <w:tabs>
          <w:tab w:val="left" w:pos="993"/>
          <w:tab w:val="left" w:pos="7088"/>
        </w:tabs>
        <w:ind w:left="993" w:hanging="993"/>
        <w:rPr>
          <w:rFonts w:ascii="TH SarabunPSK" w:eastAsia="Calibri" w:hAnsi="TH SarabunPSK" w:cs="TH SarabunPSK"/>
        </w:rPr>
      </w:pPr>
      <w:bookmarkStart w:id="603" w:name="_Toc179656459"/>
      <w:bookmarkStart w:id="604" w:name="_Toc180609539"/>
      <w:bookmarkStart w:id="605" w:name="_Toc191634155"/>
    </w:p>
    <w:p w14:paraId="37587164" w14:textId="0FE5C926" w:rsidR="00E86317" w:rsidRPr="00B60D70" w:rsidRDefault="00E86317" w:rsidP="009D7264">
      <w:pPr>
        <w:pStyle w:val="3"/>
        <w:numPr>
          <w:ilvl w:val="0"/>
          <w:numId w:val="0"/>
        </w:numPr>
        <w:shd w:val="clear" w:color="auto" w:fill="D9D9D9" w:themeFill="background1" w:themeFillShade="D9"/>
        <w:tabs>
          <w:tab w:val="left" w:pos="993"/>
          <w:tab w:val="left" w:pos="7088"/>
        </w:tabs>
        <w:ind w:left="993" w:hanging="993"/>
        <w:rPr>
          <w:rFonts w:ascii="TH SarabunPSK" w:eastAsia="Calibri" w:hAnsi="TH SarabunPSK" w:cs="TH SarabunPSK"/>
          <w:b w:val="0"/>
          <w:bCs w:val="0"/>
        </w:rPr>
      </w:pPr>
      <w:r w:rsidRPr="00B60D70">
        <w:rPr>
          <w:rFonts w:ascii="TH SarabunPSK" w:eastAsia="Calibri" w:hAnsi="TH SarabunPSK" w:cs="TH SarabunPSK" w:hint="cs"/>
          <w:cs/>
        </w:rPr>
        <w:t xml:space="preserve">รหัสโมดูล </w:t>
      </w:r>
      <w:r w:rsidRPr="00B60D70">
        <w:rPr>
          <w:rFonts w:ascii="TH SarabunPSK" w:eastAsia="Calibri" w:hAnsi="TH SarabunPSK" w:cs="TH SarabunPSK" w:hint="cs"/>
        </w:rPr>
        <w:t>:</w:t>
      </w:r>
      <w:r w:rsidR="00BD7F9D" w:rsidRPr="00B60D70">
        <w:rPr>
          <w:rFonts w:ascii="TH SarabunPSK" w:eastAsia="Calibri" w:hAnsi="TH SarabunPSK" w:cs="TH SarabunPSK" w:hint="cs"/>
          <w:cs/>
        </w:rPr>
        <w:t xml:space="preserve"> </w:t>
      </w:r>
      <w:r w:rsidRPr="00B60D70">
        <w:rPr>
          <w:rFonts w:ascii="TH SarabunPSK" w:eastAsia="Calibri" w:hAnsi="TH SarabunPSK" w:cs="TH SarabunPSK" w:hint="cs"/>
        </w:rPr>
        <w:t xml:space="preserve"> </w:t>
      </w:r>
      <w:bookmarkStart w:id="606" w:name="MTH10102"/>
      <w:r w:rsidR="00F551BD" w:rsidRPr="00B60D70">
        <w:rPr>
          <w:rFonts w:ascii="TH SarabunPSK" w:eastAsia="Calibri" w:hAnsi="TH SarabunPSK" w:cs="TH SarabunPSK" w:hint="cs"/>
          <w:noProof/>
        </w:rPr>
        <w:t xml:space="preserve">MTH </w:t>
      </w:r>
      <w:r w:rsidRPr="00B60D70">
        <w:rPr>
          <w:rFonts w:ascii="TH SarabunPSK" w:eastAsia="Calibri" w:hAnsi="TH SarabunPSK" w:cs="TH SarabunPSK" w:hint="cs"/>
          <w:noProof/>
          <w:cs/>
        </w:rPr>
        <w:t>10102</w:t>
      </w:r>
      <w:bookmarkEnd w:id="606"/>
      <w:r w:rsidRPr="00B60D70">
        <w:rPr>
          <w:rFonts w:ascii="TH SarabunPSK" w:eastAsia="Calibri" w:hAnsi="TH SarabunPSK" w:cs="TH SarabunPSK" w:hint="cs"/>
        </w:rPr>
        <w:tab/>
      </w:r>
      <w:r w:rsidRPr="00B60D70">
        <w:rPr>
          <w:rFonts w:ascii="TH SarabunPSK" w:eastAsia="Calibri" w:hAnsi="TH SarabunPSK" w:cs="TH SarabunPSK" w:hint="cs"/>
          <w:cs/>
        </w:rPr>
        <w:t xml:space="preserve">จำนวน </w:t>
      </w:r>
      <w:r w:rsidRPr="00B60D70">
        <w:rPr>
          <w:rFonts w:ascii="TH SarabunPSK" w:eastAsia="Calibri" w:hAnsi="TH SarabunPSK" w:cs="TH SarabunPSK" w:hint="cs"/>
          <w:noProof/>
        </w:rPr>
        <w:t>1</w:t>
      </w:r>
      <w:r w:rsidRPr="00B60D70">
        <w:rPr>
          <w:rFonts w:ascii="TH SarabunPSK" w:eastAsia="Calibri" w:hAnsi="TH SarabunPSK" w:cs="TH SarabunPSK" w:hint="cs"/>
          <w:cs/>
        </w:rPr>
        <w:t xml:space="preserve"> หน่วยกิต</w:t>
      </w:r>
      <w:bookmarkEnd w:id="603"/>
      <w:bookmarkEnd w:id="604"/>
      <w:bookmarkEnd w:id="605"/>
    </w:p>
    <w:p w14:paraId="5702E62A" w14:textId="77777777" w:rsidR="00E86317" w:rsidRPr="00B60D70" w:rsidRDefault="00E86317" w:rsidP="00E86317">
      <w:pPr>
        <w:rPr>
          <w:rFonts w:ascii="TH SarabunPSK" w:eastAsia="Cordia New" w:hAnsi="TH SarabunPSK" w:cs="TH SarabunPSK"/>
          <w:cs/>
        </w:rPr>
      </w:pPr>
      <w:r w:rsidRPr="00B60D70">
        <w:rPr>
          <w:rFonts w:ascii="TH SarabunPSK" w:eastAsia="Calibri" w:hAnsi="TH SarabunPSK" w:cs="TH SarabunPSK" w:hint="cs"/>
          <w:b/>
          <w:bCs/>
          <w:cs/>
        </w:rPr>
        <w:t>ชื่อโมดูลภาษาไทย</w:t>
      </w:r>
      <w:r w:rsidRPr="00B60D70">
        <w:rPr>
          <w:rFonts w:ascii="TH SarabunPSK" w:eastAsia="Cordia New" w:hAnsi="TH SarabunPSK" w:cs="TH SarabunPSK" w:hint="cs"/>
          <w:cs/>
        </w:rPr>
        <w:t xml:space="preserve"> </w:t>
      </w:r>
      <w:r w:rsidRPr="00B60D70">
        <w:rPr>
          <w:rFonts w:ascii="TH SarabunPSK" w:eastAsia="Cordia New" w:hAnsi="TH SarabunPSK" w:cs="TH SarabunPSK" w:hint="cs"/>
        </w:rPr>
        <w:t>:</w:t>
      </w:r>
      <w:r w:rsidRPr="00B60D70">
        <w:rPr>
          <w:rFonts w:ascii="TH SarabunPSK" w:eastAsia="Cordia New" w:hAnsi="TH SarabunPSK" w:cs="TH SarabunPSK" w:hint="cs"/>
          <w:cs/>
        </w:rPr>
        <w:tab/>
      </w:r>
      <w:r w:rsidRPr="00B60D70">
        <w:rPr>
          <w:rFonts w:ascii="TH SarabunPSK" w:eastAsia="Cordia New" w:hAnsi="TH SarabunPSK" w:cs="TH SarabunPSK" w:hint="cs"/>
          <w:noProof/>
          <w:cs/>
        </w:rPr>
        <w:t>ปริพันธ์</w:t>
      </w:r>
      <w:r w:rsidRPr="00B60D70">
        <w:rPr>
          <w:rFonts w:ascii="TH SarabunPSK" w:eastAsia="Cordia New" w:hAnsi="TH SarabunPSK" w:cs="TH SarabunPSK" w:hint="cs"/>
          <w:cs/>
        </w:rPr>
        <w:t xml:space="preserve"> </w:t>
      </w:r>
    </w:p>
    <w:p w14:paraId="57E53443" w14:textId="405F86DA" w:rsidR="00E86317" w:rsidRPr="00B60D70" w:rsidRDefault="00E86317" w:rsidP="009D7264">
      <w:pPr>
        <w:rPr>
          <w:rFonts w:ascii="TH SarabunPSK" w:eastAsia="Cordia New" w:hAnsi="TH SarabunPSK" w:cs="TH SarabunPSK"/>
        </w:rPr>
      </w:pPr>
      <w:r w:rsidRPr="00B60D70">
        <w:rPr>
          <w:rFonts w:ascii="TH SarabunPSK" w:eastAsia="Cordia New" w:hAnsi="TH SarabunPSK" w:cs="TH SarabunPSK" w:hint="cs"/>
          <w:b/>
          <w:bCs/>
          <w:cs/>
        </w:rPr>
        <w:t>ชื่อโมดูล</w:t>
      </w:r>
      <w:r w:rsidRPr="00B60D70">
        <w:rPr>
          <w:rFonts w:ascii="TH SarabunPSK" w:eastAsia="Calibri" w:hAnsi="TH SarabunPSK" w:cs="TH SarabunPSK" w:hint="cs"/>
          <w:b/>
          <w:bCs/>
          <w:cs/>
        </w:rPr>
        <w:t>ภาษาอังกฤษ</w:t>
      </w:r>
      <w:r w:rsidRPr="00B60D70">
        <w:rPr>
          <w:rFonts w:ascii="TH SarabunPSK" w:eastAsia="Cordia New" w:hAnsi="TH SarabunPSK" w:cs="TH SarabunPSK" w:hint="cs"/>
        </w:rPr>
        <w:t xml:space="preserve"> :</w:t>
      </w:r>
      <w:r w:rsidRPr="00B60D70">
        <w:rPr>
          <w:rFonts w:ascii="TH SarabunPSK" w:eastAsia="Cordia New" w:hAnsi="TH SarabunPSK" w:cs="TH SarabunPSK" w:hint="cs"/>
          <w:cs/>
        </w:rPr>
        <w:tab/>
      </w:r>
      <w:r w:rsidRPr="00B60D70">
        <w:rPr>
          <w:rFonts w:ascii="TH SarabunPSK" w:eastAsia="Cordia New" w:hAnsi="TH SarabunPSK" w:cs="TH SarabunPSK" w:hint="cs"/>
          <w:noProof/>
        </w:rPr>
        <w:t>INTEGRALS</w:t>
      </w:r>
      <w:r w:rsidRPr="00B60D70">
        <w:rPr>
          <w:rFonts w:ascii="TH SarabunPSK" w:eastAsia="Cordia New" w:hAnsi="TH SarabunPSK" w:cs="TH SarabunPSK" w:hint="cs"/>
          <w:cs/>
        </w:rPr>
        <w:t xml:space="preserve"> </w:t>
      </w:r>
    </w:p>
    <w:p w14:paraId="0F12CB8E" w14:textId="61528B51" w:rsidR="00E86317" w:rsidRPr="00B60D70" w:rsidRDefault="00E86317" w:rsidP="00081CC2">
      <w:pPr>
        <w:jc w:val="left"/>
        <w:rPr>
          <w:rFonts w:ascii="TH SarabunPSK" w:eastAsia="Cordia New" w:hAnsi="TH SarabunPSK" w:cs="TH SarabunPSK"/>
          <w:noProof/>
        </w:rPr>
      </w:pPr>
      <w:r w:rsidRPr="00B60D70">
        <w:rPr>
          <w:rFonts w:ascii="TH SarabunPSK" w:eastAsia="Calibri" w:hAnsi="TH SarabunPSK" w:cs="TH SarabunPSK" w:hint="cs"/>
          <w:bCs/>
          <w:cs/>
        </w:rPr>
        <w:t xml:space="preserve">คำอธิบายโมดูล </w:t>
      </w:r>
      <w:r w:rsidRPr="00B60D70">
        <w:rPr>
          <w:rFonts w:ascii="TH SarabunPSK" w:eastAsia="Calibri" w:hAnsi="TH SarabunPSK" w:cs="TH SarabunPSK" w:hint="cs"/>
          <w:bCs/>
        </w:rPr>
        <w:t>:</w:t>
      </w:r>
      <w:r w:rsidR="00BD7F9D" w:rsidRPr="00B60D70">
        <w:rPr>
          <w:rFonts w:ascii="TH SarabunPSK" w:eastAsia="Calibri" w:hAnsi="TH SarabunPSK" w:cs="TH SarabunPSK" w:hint="cs"/>
          <w:bCs/>
          <w:cs/>
        </w:rPr>
        <w:t xml:space="preserve">  </w:t>
      </w:r>
      <w:r w:rsidRPr="00B60D70">
        <w:rPr>
          <w:rFonts w:ascii="TH SarabunPSK" w:eastAsia="Calibri" w:hAnsi="TH SarabunPSK" w:cs="TH SarabunPSK" w:hint="cs"/>
          <w:bCs/>
          <w:cs/>
        </w:rPr>
        <w:br/>
      </w:r>
      <w:r w:rsidRPr="00B60D70">
        <w:rPr>
          <w:rFonts w:ascii="TH SarabunPSK" w:eastAsia="Calibri" w:hAnsi="TH SarabunPSK" w:cs="TH SarabunPSK" w:hint="cs"/>
          <w:b/>
          <w:bCs/>
          <w:cs/>
        </w:rPr>
        <w:tab/>
      </w:r>
      <w:r w:rsidRPr="00B60D70">
        <w:rPr>
          <w:rFonts w:ascii="TH SarabunPSK" w:eastAsia="Cordia New" w:hAnsi="TH SarabunPSK" w:cs="TH SarabunPSK" w:hint="cs"/>
          <w:noProof/>
          <w:cs/>
        </w:rPr>
        <w:t>การหาปริพันธ์: ปฏิยานุพันธ์และปริพันธ์ไม่จำกัดเขต</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ปริพันธ์จำกัดเขต</w:t>
      </w:r>
      <w:r w:rsidR="00081CC2" w:rsidRPr="00B60D70">
        <w:rPr>
          <w:rFonts w:ascii="TH SarabunPSK" w:eastAsia="Cordia New" w:hAnsi="TH SarabunPSK" w:cs="TH SarabunPSK"/>
          <w:noProof/>
        </w:rPr>
        <w:t xml:space="preserve"> </w:t>
      </w:r>
      <w:r w:rsidRPr="00B60D70">
        <w:rPr>
          <w:rFonts w:ascii="TH SarabunPSK" w:eastAsia="Cordia New" w:hAnsi="TH SarabunPSK" w:cs="TH SarabunPSK" w:hint="cs"/>
          <w:noProof/>
          <w:cs/>
        </w:rPr>
        <w:t>ค่าเฉลี่ยและทฤษฎีหลักมูลของแคลคูลลัส</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การหาปริพันธ์โดยการแทนค่า</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เทคนิคการหาปริพันธ์ (การหาปริพันธ์โดยการแยกส่วน</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การหาปริพันธ์ของฟังก์ชันตรรกยะโดยใช้เศษส่วนย่อย)</w:t>
      </w:r>
    </w:p>
    <w:p w14:paraId="5F17B890" w14:textId="77777777" w:rsidR="00E86317" w:rsidRPr="00B60D70" w:rsidRDefault="00E86317" w:rsidP="00E86317">
      <w:pPr>
        <w:rPr>
          <w:rFonts w:ascii="TH SarabunPSK" w:eastAsia="Cordia New" w:hAnsi="TH SarabunPSK" w:cs="TH SarabunPSK"/>
          <w:noProof/>
          <w:cs/>
        </w:rPr>
      </w:pPr>
      <w:r w:rsidRPr="00B60D70">
        <w:rPr>
          <w:rFonts w:ascii="TH SarabunPSK" w:eastAsia="Cordia New" w:hAnsi="TH SarabunPSK" w:cs="TH SarabunPSK" w:hint="cs"/>
          <w:noProof/>
          <w:cs/>
        </w:rPr>
        <w:tab/>
        <w:t>การประยุกต์ของปริพันธ์จำกัดเขต: พื้นที่ระหว่างเส้นโค้ง</w:t>
      </w:r>
    </w:p>
    <w:p w14:paraId="2C104C13" w14:textId="3CD89851" w:rsidR="00E86317" w:rsidRPr="00B60D70" w:rsidRDefault="00E86317" w:rsidP="00E86317">
      <w:pPr>
        <w:rPr>
          <w:rFonts w:ascii="TH SarabunPSK" w:eastAsia="Cordia New" w:hAnsi="TH SarabunPSK" w:cs="TH SarabunPSK"/>
          <w:noProof/>
          <w:cs/>
        </w:rPr>
      </w:pPr>
      <w:r w:rsidRPr="00B60D70">
        <w:rPr>
          <w:rFonts w:ascii="TH SarabunPSK" w:eastAsia="Cordia New" w:hAnsi="TH SarabunPSK" w:cs="TH SarabunPSK" w:hint="cs"/>
          <w:noProof/>
          <w:cs/>
        </w:rPr>
        <w:t>ปริพันธ์ไม่ตรงแบบ: ปริพันธ์ไม่ตรงแบบกับช่วงอนันต์ของการหาปริพันธ์</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ปริพันธ์ไม่ตรงแบบกับภาวะไม่ต่อเนื่องอนันต์ในช่วงของการหาปริพันธ์</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ปริพันธ์ไม่ตรงแบบกับภาวะไม่ต่อเนื่องอนันต์ในช่วงอนันต์ของการหาปริพันธ์</w:t>
      </w:r>
    </w:p>
    <w:p w14:paraId="08432DA0" w14:textId="77777777" w:rsidR="00E86317" w:rsidRPr="00B60D70" w:rsidRDefault="00E86317" w:rsidP="00E86317">
      <w:pPr>
        <w:rPr>
          <w:rFonts w:ascii="TH SarabunPSK" w:eastAsia="Cordia New" w:hAnsi="TH SarabunPSK" w:cs="TH SarabunPSK"/>
          <w:cs/>
        </w:rPr>
      </w:pPr>
      <w:r w:rsidRPr="00B60D70">
        <w:rPr>
          <w:rFonts w:ascii="TH SarabunPSK" w:eastAsia="Cordia New" w:hAnsi="TH SarabunPSK" w:cs="TH SarabunPSK" w:hint="cs"/>
          <w:noProof/>
          <w:cs/>
        </w:rPr>
        <w:tab/>
        <w:t>การหาปริพันธ์เชิงตัวเลข : หลักเกณฑ์เชิงสี่เหลี่ยมคางหมูและหลักเกณฑ์ซิมสันป์</w:t>
      </w:r>
    </w:p>
    <w:p w14:paraId="143A19DC" w14:textId="77777777" w:rsidR="00E86317" w:rsidRPr="00B60D70" w:rsidRDefault="00E86317" w:rsidP="00E86317">
      <w:pPr>
        <w:rPr>
          <w:rFonts w:ascii="TH SarabunPSK" w:eastAsia="Cordia New" w:hAnsi="TH SarabunPSK" w:cs="TH SarabunPSK"/>
          <w:noProof/>
        </w:rPr>
      </w:pPr>
      <w:r w:rsidRPr="00B60D70">
        <w:rPr>
          <w:rFonts w:ascii="TH SarabunPSK" w:eastAsia="Cordia New" w:hAnsi="TH SarabunPSK" w:cs="TH SarabunPSK" w:hint="cs"/>
          <w:cs/>
        </w:rPr>
        <w:tab/>
      </w:r>
      <w:r w:rsidRPr="00B60D70">
        <w:rPr>
          <w:rFonts w:ascii="TH SarabunPSK" w:eastAsia="Cordia New" w:hAnsi="TH SarabunPSK" w:cs="TH SarabunPSK" w:hint="cs"/>
          <w:noProof/>
        </w:rPr>
        <w:t>Integration : Antiderivatives and indefinite integrals, The definite integrals, Average values and the fundamental theorem of calculus, Integration by substitution, Techniques of integration (Integration by parts, Integration of rational functions using partial fractions)</w:t>
      </w:r>
    </w:p>
    <w:p w14:paraId="13FED262" w14:textId="77777777" w:rsidR="00E86317" w:rsidRPr="00B60D70" w:rsidRDefault="00E86317" w:rsidP="00E86317">
      <w:pPr>
        <w:rPr>
          <w:rFonts w:ascii="TH SarabunPSK" w:eastAsia="Cordia New" w:hAnsi="TH SarabunPSK" w:cs="TH SarabunPSK"/>
          <w:noProof/>
          <w:cs/>
        </w:rPr>
      </w:pPr>
      <w:r w:rsidRPr="00B60D70">
        <w:rPr>
          <w:rFonts w:ascii="TH SarabunPSK" w:eastAsia="Cordia New" w:hAnsi="TH SarabunPSK" w:cs="TH SarabunPSK" w:hint="cs"/>
          <w:noProof/>
        </w:rPr>
        <w:t>Applications of the Definite Integral : Area between curves</w:t>
      </w:r>
    </w:p>
    <w:p w14:paraId="31D9BBB1" w14:textId="77777777" w:rsidR="00E86317" w:rsidRPr="00B60D70" w:rsidRDefault="00E86317" w:rsidP="00E86317">
      <w:pPr>
        <w:rPr>
          <w:rFonts w:ascii="TH SarabunPSK" w:eastAsia="Cordia New" w:hAnsi="TH SarabunPSK" w:cs="TH SarabunPSK"/>
          <w:noProof/>
          <w:cs/>
        </w:rPr>
      </w:pPr>
      <w:r w:rsidRPr="00B60D70">
        <w:rPr>
          <w:rFonts w:ascii="TH SarabunPSK" w:eastAsia="Cordia New" w:hAnsi="TH SarabunPSK" w:cs="TH SarabunPSK" w:hint="cs"/>
          <w:noProof/>
        </w:rPr>
        <w:lastRenderedPageBreak/>
        <w:t>Improper Integrals : Improper integrals with infinite intervals of integration, Improper integrals with infinite discontinuities in the interval of integration, Improper integrals with infinite discontinuities over infinite intervals of integration</w:t>
      </w:r>
    </w:p>
    <w:p w14:paraId="3413DE42" w14:textId="633A8673" w:rsidR="00E86317" w:rsidRPr="00B60D70" w:rsidRDefault="00E86317" w:rsidP="009D7264">
      <w:pPr>
        <w:rPr>
          <w:rFonts w:ascii="TH SarabunPSK" w:eastAsia="Cordia New" w:hAnsi="TH SarabunPSK" w:cs="TH SarabunPSK"/>
        </w:rPr>
      </w:pPr>
      <w:r w:rsidRPr="00B60D70">
        <w:rPr>
          <w:rFonts w:ascii="TH SarabunPSK" w:eastAsia="Cordia New" w:hAnsi="TH SarabunPSK" w:cs="TH SarabunPSK" w:hint="cs"/>
          <w:noProof/>
        </w:rPr>
        <w:t>Numerical Integration :</w:t>
      </w:r>
      <w:r w:rsidR="00BD7F9D"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rPr>
        <w:t>trapezoidal rule and Simpson's rule</w:t>
      </w:r>
    </w:p>
    <w:p w14:paraId="00B1B4FC" w14:textId="05D75EE3" w:rsidR="00E86317" w:rsidRPr="00B60D70" w:rsidRDefault="00E86317" w:rsidP="00081CC2">
      <w:pPr>
        <w:jc w:val="left"/>
        <w:rPr>
          <w:rFonts w:ascii="TH SarabunPSK" w:eastAsia="Times New Roman" w:hAnsi="TH SarabunPSK" w:cs="TH SarabunPSK"/>
          <w:b/>
          <w:bCs/>
        </w:rPr>
      </w:pPr>
      <w:r w:rsidRPr="00B60D70">
        <w:rPr>
          <w:rFonts w:ascii="TH SarabunPSK" w:eastAsia="Calibri" w:hAnsi="TH SarabunPSK" w:cs="TH SarabunPSK" w:hint="cs"/>
          <w:bCs/>
          <w:cs/>
        </w:rPr>
        <w:t>โมดูล</w:t>
      </w:r>
      <w:r w:rsidRPr="00B60D70">
        <w:rPr>
          <w:rFonts w:ascii="TH SarabunPSK" w:eastAsia="Times New Roman" w:hAnsi="TH SarabunPSK" w:cs="TH SarabunPSK" w:hint="cs"/>
          <w:b/>
          <w:bCs/>
          <w:cs/>
        </w:rPr>
        <w:t xml:space="preserve">บังคับก่อน </w:t>
      </w:r>
      <w:r w:rsidRPr="00B60D70">
        <w:rPr>
          <w:rFonts w:ascii="TH SarabunPSK" w:eastAsia="Times New Roman" w:hAnsi="TH SarabunPSK" w:cs="TH SarabunPSK" w:hint="cs"/>
          <w:b/>
          <w:bCs/>
        </w:rPr>
        <w:t xml:space="preserve">: </w:t>
      </w:r>
      <w:r w:rsidRPr="00B60D70">
        <w:rPr>
          <w:rFonts w:ascii="TH SarabunPSK" w:eastAsia="Times New Roman" w:hAnsi="TH SarabunPSK" w:cs="TH SarabunPSK" w:hint="cs"/>
          <w:b/>
          <w:bCs/>
          <w:noProof/>
          <w:cs/>
        </w:rPr>
        <w:t>ไม่มี</w:t>
      </w:r>
      <w:r w:rsidR="00BD7F9D" w:rsidRPr="00B60D70">
        <w:rPr>
          <w:rFonts w:ascii="TH SarabunPSK" w:eastAsia="Times New Roman" w:hAnsi="TH SarabunPSK" w:cs="TH SarabunPSK" w:hint="cs"/>
          <w:b/>
          <w:bCs/>
        </w:rPr>
        <w:t xml:space="preserve"> </w:t>
      </w:r>
      <w:r w:rsidR="00BD7F9D" w:rsidRPr="00B60D70">
        <w:rPr>
          <w:rFonts w:ascii="TH SarabunPSK" w:eastAsia="Times New Roman" w:hAnsi="TH SarabunPSK" w:cs="TH SarabunPSK" w:hint="cs"/>
          <w:bCs/>
          <w:cs/>
          <w:lang w:val="en-AU"/>
        </w:rPr>
        <w:t xml:space="preserve">  </w:t>
      </w:r>
    </w:p>
    <w:p w14:paraId="3C78D76D" w14:textId="77777777" w:rsidR="00E86317" w:rsidRPr="00B60D70" w:rsidRDefault="00E86317" w:rsidP="00081CC2">
      <w:pPr>
        <w:jc w:val="left"/>
        <w:rPr>
          <w:rFonts w:ascii="TH SarabunPSK" w:eastAsia="Calibri" w:hAnsi="TH SarabunPSK" w:cs="TH SarabunPSK"/>
          <w:b/>
          <w:bCs/>
        </w:rPr>
      </w:pPr>
      <w:r w:rsidRPr="00B60D70">
        <w:rPr>
          <w:rFonts w:ascii="TH SarabunPSK" w:eastAsia="Calibri" w:hAnsi="TH SarabunPSK" w:cs="TH SarabunPSK" w:hint="cs"/>
          <w:bCs/>
        </w:rPr>
        <w:t>Learning</w:t>
      </w:r>
      <w:r w:rsidRPr="00B60D70">
        <w:rPr>
          <w:rFonts w:ascii="TH SarabunPSK" w:eastAsia="Calibri" w:hAnsi="TH SarabunPSK" w:cs="TH SarabunPSK" w:hint="cs"/>
          <w:b/>
          <w:bCs/>
        </w:rPr>
        <w:t xml:space="preserve"> Outcome </w:t>
      </w:r>
    </w:p>
    <w:p w14:paraId="64B2234C" w14:textId="7FE7BEBC" w:rsidR="00E86317" w:rsidRPr="00B60D70" w:rsidRDefault="00E86317" w:rsidP="009D7264">
      <w:pPr>
        <w:autoSpaceDE w:val="0"/>
        <w:autoSpaceDN w:val="0"/>
        <w:adjustRightInd w:val="0"/>
        <w:rPr>
          <w:rFonts w:ascii="TH SarabunPSK" w:eastAsia="Calibri" w:hAnsi="TH SarabunPSK" w:cs="TH SarabunPSK"/>
        </w:rPr>
      </w:pPr>
      <w:r w:rsidRPr="00B60D70">
        <w:rPr>
          <w:rFonts w:ascii="TH SarabunPSK" w:eastAsia="Calibri" w:hAnsi="TH SarabunPSK" w:cs="TH SarabunPSK" w:hint="cs"/>
        </w:rPr>
        <w:tab/>
      </w:r>
      <w:r w:rsidRPr="00B60D70">
        <w:rPr>
          <w:rFonts w:ascii="TH SarabunPSK" w:eastAsia="Calibri" w:hAnsi="TH SarabunPSK" w:cs="TH SarabunPSK" w:hint="cs"/>
          <w:noProof/>
        </w:rPr>
        <w:t>Students can calculate and apply integrations.</w:t>
      </w:r>
    </w:p>
    <w:p w14:paraId="2100F534" w14:textId="77777777" w:rsidR="00E86317" w:rsidRPr="00B60D70" w:rsidRDefault="00E86317" w:rsidP="009D7264">
      <w:pPr>
        <w:spacing w:before="240"/>
        <w:jc w:val="left"/>
        <w:rPr>
          <w:rFonts w:ascii="TH SarabunPSK" w:eastAsia="Cordia New" w:hAnsi="TH SarabunPSK" w:cs="TH SarabunPSK"/>
          <w:b/>
          <w:bCs/>
        </w:rPr>
      </w:pPr>
      <w:r w:rsidRPr="00B60D70">
        <w:rPr>
          <w:rFonts w:ascii="TH SarabunPSK" w:eastAsia="Cordia New" w:hAnsi="TH SarabunPSK" w:cs="TH SarabunPSK" w:hint="cs"/>
          <w:b/>
          <w:bCs/>
          <w:cs/>
        </w:rPr>
        <w:t>เกณฑ์การประเมินผลลัพธ์การเรียนรู้ (</w:t>
      </w:r>
      <w:r w:rsidRPr="00B60D70">
        <w:rPr>
          <w:rFonts w:ascii="TH SarabunPSK" w:eastAsia="Cordia New" w:hAnsi="TH SarabunPSK" w:cs="TH SarabunPSK" w:hint="cs"/>
          <w:b/>
          <w:bCs/>
        </w:rPr>
        <w:t>Rubric)</w:t>
      </w:r>
    </w:p>
    <w:tbl>
      <w:tblPr>
        <w:tblStyle w:val="12"/>
        <w:tblW w:w="9351" w:type="dxa"/>
        <w:tblLook w:val="04A0" w:firstRow="1" w:lastRow="0" w:firstColumn="1" w:lastColumn="0" w:noHBand="0" w:noVBand="1"/>
      </w:tblPr>
      <w:tblGrid>
        <w:gridCol w:w="1129"/>
        <w:gridCol w:w="8222"/>
      </w:tblGrid>
      <w:tr w:rsidR="00B60D70" w:rsidRPr="00B60D70" w14:paraId="7860F84E" w14:textId="77777777" w:rsidTr="00D420AC">
        <w:trPr>
          <w:trHeight w:val="510"/>
        </w:trPr>
        <w:tc>
          <w:tcPr>
            <w:tcW w:w="1129" w:type="dxa"/>
            <w:shd w:val="clear" w:color="auto" w:fill="D0CECE"/>
            <w:vAlign w:val="center"/>
          </w:tcPr>
          <w:p w14:paraId="3CCB8729" w14:textId="77777777" w:rsidR="00E86317" w:rsidRPr="00B60D70" w:rsidRDefault="00E86317"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Rubric</w:t>
            </w:r>
          </w:p>
        </w:tc>
        <w:tc>
          <w:tcPr>
            <w:tcW w:w="8222" w:type="dxa"/>
            <w:shd w:val="clear" w:color="auto" w:fill="D0CECE"/>
            <w:vAlign w:val="center"/>
          </w:tcPr>
          <w:p w14:paraId="670CFD5E" w14:textId="77777777" w:rsidR="00E86317" w:rsidRPr="00B60D70" w:rsidRDefault="00E86317"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cs/>
              </w:rPr>
              <w:t>คำอธิบายลำดับขั้นในการประเมินผลการเรียน</w:t>
            </w:r>
          </w:p>
        </w:tc>
      </w:tr>
      <w:tr w:rsidR="00B60D70" w:rsidRPr="00B60D70" w14:paraId="70B9154C" w14:textId="77777777" w:rsidTr="00D420AC">
        <w:trPr>
          <w:trHeight w:val="510"/>
        </w:trPr>
        <w:tc>
          <w:tcPr>
            <w:tcW w:w="1129" w:type="dxa"/>
            <w:vAlign w:val="center"/>
          </w:tcPr>
          <w:p w14:paraId="3B22BD86"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1</w:t>
            </w:r>
          </w:p>
        </w:tc>
        <w:tc>
          <w:tcPr>
            <w:tcW w:w="8222" w:type="dxa"/>
            <w:vAlign w:val="center"/>
          </w:tcPr>
          <w:p w14:paraId="3ECD9AD1"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No evidence.</w:t>
            </w:r>
          </w:p>
        </w:tc>
      </w:tr>
      <w:tr w:rsidR="00B60D70" w:rsidRPr="00B60D70" w14:paraId="6CEB6962" w14:textId="77777777" w:rsidTr="00D420AC">
        <w:trPr>
          <w:trHeight w:val="510"/>
        </w:trPr>
        <w:tc>
          <w:tcPr>
            <w:tcW w:w="1129" w:type="dxa"/>
            <w:vAlign w:val="center"/>
          </w:tcPr>
          <w:p w14:paraId="0772E87E"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2</w:t>
            </w:r>
          </w:p>
        </w:tc>
        <w:tc>
          <w:tcPr>
            <w:tcW w:w="8222" w:type="dxa"/>
            <w:vAlign w:val="center"/>
          </w:tcPr>
          <w:p w14:paraId="5E4DE231"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Able to find anti-derivatives of basic functions like polynomials, exponential and trigonometric functions.</w:t>
            </w:r>
          </w:p>
        </w:tc>
      </w:tr>
      <w:tr w:rsidR="00B60D70" w:rsidRPr="00B60D70" w14:paraId="6F65162B" w14:textId="77777777" w:rsidTr="00D420AC">
        <w:trPr>
          <w:trHeight w:val="510"/>
        </w:trPr>
        <w:tc>
          <w:tcPr>
            <w:tcW w:w="1129" w:type="dxa"/>
            <w:shd w:val="clear" w:color="auto" w:fill="auto"/>
            <w:vAlign w:val="center"/>
          </w:tcPr>
          <w:p w14:paraId="1E36D0E9"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3</w:t>
            </w:r>
          </w:p>
        </w:tc>
        <w:tc>
          <w:tcPr>
            <w:tcW w:w="8222" w:type="dxa"/>
            <w:shd w:val="clear" w:color="auto" w:fill="auto"/>
            <w:vAlign w:val="center"/>
          </w:tcPr>
          <w:p w14:paraId="37F93B4F"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Able to use integration techniques to simple functions and apply it to find area between curves.</w:t>
            </w:r>
          </w:p>
        </w:tc>
      </w:tr>
      <w:tr w:rsidR="00B60D70" w:rsidRPr="00B60D70" w14:paraId="5E485FD2" w14:textId="77777777" w:rsidTr="00D420AC">
        <w:trPr>
          <w:trHeight w:val="510"/>
        </w:trPr>
        <w:tc>
          <w:tcPr>
            <w:tcW w:w="1129" w:type="dxa"/>
            <w:vAlign w:val="center"/>
          </w:tcPr>
          <w:p w14:paraId="141072F9"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4</w:t>
            </w:r>
          </w:p>
        </w:tc>
        <w:tc>
          <w:tcPr>
            <w:tcW w:w="8222" w:type="dxa"/>
            <w:vAlign w:val="center"/>
          </w:tcPr>
          <w:p w14:paraId="56177DF7" w14:textId="0E217475"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Able to use integration techniques to more complicated functions. Able to classify improper integrals and determine the conver</w:t>
            </w:r>
            <w:r w:rsidR="00F551BD" w:rsidRPr="00B60D70">
              <w:rPr>
                <w:rFonts w:ascii="TH SarabunPSK" w:eastAsia="Calibri" w:hAnsi="TH SarabunPSK" w:cs="TH SarabunPSK" w:hint="cs"/>
                <w:noProof/>
                <w:sz w:val="30"/>
                <w:szCs w:val="30"/>
              </w:rPr>
              <w:t xml:space="preserve">GEN </w:t>
            </w:r>
            <w:r w:rsidRPr="00B60D70">
              <w:rPr>
                <w:rFonts w:ascii="TH SarabunPSK" w:eastAsia="Calibri" w:hAnsi="TH SarabunPSK" w:cs="TH SarabunPSK" w:hint="cs"/>
                <w:noProof/>
                <w:sz w:val="30"/>
                <w:szCs w:val="30"/>
              </w:rPr>
              <w:t>ce of improper integrals. Able to apply numerical integration technique.</w:t>
            </w:r>
          </w:p>
        </w:tc>
      </w:tr>
      <w:tr w:rsidR="00B60D70" w:rsidRPr="00B60D70" w14:paraId="7E8440C8" w14:textId="77777777" w:rsidTr="00D420AC">
        <w:trPr>
          <w:trHeight w:val="510"/>
        </w:trPr>
        <w:tc>
          <w:tcPr>
            <w:tcW w:w="1129" w:type="dxa"/>
            <w:vAlign w:val="center"/>
          </w:tcPr>
          <w:p w14:paraId="1990D521"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5</w:t>
            </w:r>
          </w:p>
        </w:tc>
        <w:tc>
          <w:tcPr>
            <w:tcW w:w="8222" w:type="dxa"/>
            <w:vAlign w:val="center"/>
          </w:tcPr>
          <w:p w14:paraId="644D24A9"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Able to evaluate integrals that require various integration techniques.</w:t>
            </w:r>
          </w:p>
        </w:tc>
      </w:tr>
    </w:tbl>
    <w:p w14:paraId="32B62D3F" w14:textId="77777777" w:rsidR="00E86317" w:rsidRPr="00B60D70" w:rsidRDefault="00E86317" w:rsidP="00E86317">
      <w:pPr>
        <w:rPr>
          <w:rFonts w:ascii="TH SarabunPSK" w:eastAsia="Calibri" w:hAnsi="TH SarabunPSK" w:cs="TH SarabunPSK"/>
          <w:b/>
          <w:bCs/>
          <w:cs/>
        </w:rPr>
        <w:sectPr w:rsidR="00E86317" w:rsidRPr="00B60D70" w:rsidSect="0087260D">
          <w:pgSz w:w="11906" w:h="16838"/>
          <w:pgMar w:top="1135" w:right="1440" w:bottom="1134" w:left="1440" w:header="708" w:footer="708" w:gutter="0"/>
          <w:cols w:space="708"/>
          <w:docGrid w:linePitch="360"/>
        </w:sectPr>
      </w:pPr>
    </w:p>
    <w:p w14:paraId="2263808F" w14:textId="218A86F8" w:rsidR="00E86317" w:rsidRPr="00B60D70" w:rsidRDefault="00E86317" w:rsidP="009D7264">
      <w:pPr>
        <w:pStyle w:val="3"/>
        <w:numPr>
          <w:ilvl w:val="0"/>
          <w:numId w:val="0"/>
        </w:numPr>
        <w:shd w:val="clear" w:color="auto" w:fill="D9D9D9" w:themeFill="background1" w:themeFillShade="D9"/>
        <w:tabs>
          <w:tab w:val="left" w:pos="993"/>
          <w:tab w:val="left" w:pos="7088"/>
        </w:tabs>
        <w:ind w:left="993" w:hanging="993"/>
        <w:rPr>
          <w:rFonts w:ascii="TH SarabunPSK" w:eastAsia="Calibri" w:hAnsi="TH SarabunPSK" w:cs="TH SarabunPSK"/>
          <w:b w:val="0"/>
          <w:bCs w:val="0"/>
        </w:rPr>
      </w:pPr>
      <w:bookmarkStart w:id="607" w:name="_Toc179656460"/>
      <w:bookmarkStart w:id="608" w:name="_Toc180609540"/>
      <w:bookmarkStart w:id="609" w:name="_Toc191634156"/>
      <w:r w:rsidRPr="00B60D70">
        <w:rPr>
          <w:rFonts w:ascii="TH SarabunPSK" w:eastAsia="Calibri" w:hAnsi="TH SarabunPSK" w:cs="TH SarabunPSK" w:hint="cs"/>
          <w:cs/>
        </w:rPr>
        <w:lastRenderedPageBreak/>
        <w:t>รหัส</w:t>
      </w:r>
      <w:r w:rsidRPr="00B60D70">
        <w:rPr>
          <w:rFonts w:ascii="TH SarabunPSK" w:hAnsi="TH SarabunPSK" w:cs="TH SarabunPSK" w:hint="cs"/>
          <w:cs/>
        </w:rPr>
        <w:t>โมดูล</w:t>
      </w:r>
      <w:r w:rsidRPr="00B60D70">
        <w:rPr>
          <w:rFonts w:ascii="TH SarabunPSK" w:eastAsia="Calibri" w:hAnsi="TH SarabunPSK" w:cs="TH SarabunPSK" w:hint="cs"/>
          <w:cs/>
        </w:rPr>
        <w:t xml:space="preserve"> </w:t>
      </w:r>
      <w:r w:rsidRPr="00B60D70">
        <w:rPr>
          <w:rFonts w:ascii="TH SarabunPSK" w:eastAsia="Calibri" w:hAnsi="TH SarabunPSK" w:cs="TH SarabunPSK" w:hint="cs"/>
        </w:rPr>
        <w:t>:</w:t>
      </w:r>
      <w:r w:rsidR="00BD7F9D" w:rsidRPr="00B60D70">
        <w:rPr>
          <w:rFonts w:ascii="TH SarabunPSK" w:eastAsia="Calibri" w:hAnsi="TH SarabunPSK" w:cs="TH SarabunPSK" w:hint="cs"/>
          <w:cs/>
        </w:rPr>
        <w:t xml:space="preserve"> </w:t>
      </w:r>
      <w:r w:rsidRPr="00B60D70">
        <w:rPr>
          <w:rFonts w:ascii="TH SarabunPSK" w:eastAsia="Calibri" w:hAnsi="TH SarabunPSK" w:cs="TH SarabunPSK" w:hint="cs"/>
        </w:rPr>
        <w:t xml:space="preserve"> </w:t>
      </w:r>
      <w:bookmarkStart w:id="610" w:name="MTH10201"/>
      <w:r w:rsidR="00F551BD" w:rsidRPr="00B60D70">
        <w:rPr>
          <w:rFonts w:ascii="TH SarabunPSK" w:eastAsia="Calibri" w:hAnsi="TH SarabunPSK" w:cs="TH SarabunPSK" w:hint="cs"/>
          <w:noProof/>
        </w:rPr>
        <w:t xml:space="preserve">MTH </w:t>
      </w:r>
      <w:r w:rsidRPr="00B60D70">
        <w:rPr>
          <w:rFonts w:ascii="TH SarabunPSK" w:eastAsia="Calibri" w:hAnsi="TH SarabunPSK" w:cs="TH SarabunPSK" w:hint="cs"/>
          <w:noProof/>
          <w:cs/>
        </w:rPr>
        <w:t>10201</w:t>
      </w:r>
      <w:bookmarkEnd w:id="610"/>
      <w:r w:rsidRPr="00B60D70">
        <w:rPr>
          <w:rFonts w:ascii="TH SarabunPSK" w:eastAsia="Calibri" w:hAnsi="TH SarabunPSK" w:cs="TH SarabunPSK" w:hint="cs"/>
        </w:rPr>
        <w:tab/>
      </w:r>
      <w:r w:rsidRPr="00B60D70">
        <w:rPr>
          <w:rFonts w:ascii="TH SarabunPSK" w:eastAsia="Calibri" w:hAnsi="TH SarabunPSK" w:cs="TH SarabunPSK" w:hint="cs"/>
          <w:cs/>
        </w:rPr>
        <w:t xml:space="preserve">จำนวน </w:t>
      </w:r>
      <w:r w:rsidRPr="00B60D70">
        <w:rPr>
          <w:rFonts w:ascii="TH SarabunPSK" w:eastAsia="Calibri" w:hAnsi="TH SarabunPSK" w:cs="TH SarabunPSK" w:hint="cs"/>
          <w:noProof/>
        </w:rPr>
        <w:t>1</w:t>
      </w:r>
      <w:r w:rsidRPr="00B60D70">
        <w:rPr>
          <w:rFonts w:ascii="TH SarabunPSK" w:eastAsia="Calibri" w:hAnsi="TH SarabunPSK" w:cs="TH SarabunPSK" w:hint="cs"/>
          <w:cs/>
        </w:rPr>
        <w:t xml:space="preserve"> หน่วยกิต</w:t>
      </w:r>
      <w:bookmarkEnd w:id="607"/>
      <w:bookmarkEnd w:id="608"/>
      <w:bookmarkEnd w:id="609"/>
    </w:p>
    <w:p w14:paraId="5E47A877" w14:textId="77777777" w:rsidR="00E86317" w:rsidRPr="00B60D70" w:rsidRDefault="00E86317" w:rsidP="00E86317">
      <w:pPr>
        <w:rPr>
          <w:rFonts w:ascii="TH SarabunPSK" w:eastAsia="Cordia New" w:hAnsi="TH SarabunPSK" w:cs="TH SarabunPSK"/>
          <w:cs/>
        </w:rPr>
      </w:pPr>
      <w:r w:rsidRPr="00B60D70">
        <w:rPr>
          <w:rFonts w:ascii="TH SarabunPSK" w:eastAsia="Calibri" w:hAnsi="TH SarabunPSK" w:cs="TH SarabunPSK" w:hint="cs"/>
          <w:b/>
          <w:bCs/>
          <w:cs/>
        </w:rPr>
        <w:t>ชื่อโมดูลภาษาไทย</w:t>
      </w:r>
      <w:r w:rsidRPr="00B60D70">
        <w:rPr>
          <w:rFonts w:ascii="TH SarabunPSK" w:eastAsia="Cordia New" w:hAnsi="TH SarabunPSK" w:cs="TH SarabunPSK" w:hint="cs"/>
          <w:cs/>
        </w:rPr>
        <w:t xml:space="preserve"> </w:t>
      </w:r>
      <w:r w:rsidRPr="00B60D70">
        <w:rPr>
          <w:rFonts w:ascii="TH SarabunPSK" w:eastAsia="Cordia New" w:hAnsi="TH SarabunPSK" w:cs="TH SarabunPSK" w:hint="cs"/>
        </w:rPr>
        <w:t>:</w:t>
      </w:r>
      <w:r w:rsidRPr="00B60D70">
        <w:rPr>
          <w:rFonts w:ascii="TH SarabunPSK" w:eastAsia="Cordia New" w:hAnsi="TH SarabunPSK" w:cs="TH SarabunPSK" w:hint="cs"/>
          <w:cs/>
        </w:rPr>
        <w:tab/>
      </w:r>
      <w:r w:rsidRPr="00B60D70">
        <w:rPr>
          <w:rFonts w:ascii="TH SarabunPSK" w:eastAsia="Cordia New" w:hAnsi="TH SarabunPSK" w:cs="TH SarabunPSK" w:hint="cs"/>
          <w:noProof/>
          <w:cs/>
        </w:rPr>
        <w:t>อุปนัยเชิงคณิตศาสตร์ ลำดับและอนุกรม</w:t>
      </w:r>
      <w:r w:rsidRPr="00B60D70">
        <w:rPr>
          <w:rFonts w:ascii="TH SarabunPSK" w:eastAsia="Cordia New" w:hAnsi="TH SarabunPSK" w:cs="TH SarabunPSK" w:hint="cs"/>
          <w:cs/>
        </w:rPr>
        <w:t xml:space="preserve"> </w:t>
      </w:r>
    </w:p>
    <w:p w14:paraId="4D6DA62D" w14:textId="5D191BC3" w:rsidR="00E86317" w:rsidRPr="00B60D70" w:rsidRDefault="00E86317" w:rsidP="009D7264">
      <w:pPr>
        <w:rPr>
          <w:rFonts w:ascii="TH SarabunPSK" w:eastAsia="Cordia New" w:hAnsi="TH SarabunPSK" w:cs="TH SarabunPSK"/>
        </w:rPr>
      </w:pPr>
      <w:r w:rsidRPr="00B60D70">
        <w:rPr>
          <w:rFonts w:ascii="TH SarabunPSK" w:eastAsia="Cordia New" w:hAnsi="TH SarabunPSK" w:cs="TH SarabunPSK" w:hint="cs"/>
          <w:b/>
          <w:bCs/>
          <w:cs/>
        </w:rPr>
        <w:t>ชื่อโมดูล</w:t>
      </w:r>
      <w:r w:rsidRPr="00B60D70">
        <w:rPr>
          <w:rFonts w:ascii="TH SarabunPSK" w:eastAsia="Calibri" w:hAnsi="TH SarabunPSK" w:cs="TH SarabunPSK" w:hint="cs"/>
          <w:b/>
          <w:bCs/>
          <w:cs/>
        </w:rPr>
        <w:t>ภาษาอังกฤษ</w:t>
      </w:r>
      <w:r w:rsidRPr="00B60D70">
        <w:rPr>
          <w:rFonts w:ascii="TH SarabunPSK" w:eastAsia="Cordia New" w:hAnsi="TH SarabunPSK" w:cs="TH SarabunPSK" w:hint="cs"/>
        </w:rPr>
        <w:t xml:space="preserve"> :</w:t>
      </w:r>
      <w:r w:rsidRPr="00B60D70">
        <w:rPr>
          <w:rFonts w:ascii="TH SarabunPSK" w:eastAsia="Cordia New" w:hAnsi="TH SarabunPSK" w:cs="TH SarabunPSK" w:hint="cs"/>
          <w:cs/>
        </w:rPr>
        <w:tab/>
      </w:r>
      <w:r w:rsidRPr="00B60D70">
        <w:rPr>
          <w:rFonts w:ascii="TH SarabunPSK" w:eastAsia="Cordia New" w:hAnsi="TH SarabunPSK" w:cs="TH SarabunPSK" w:hint="cs"/>
          <w:noProof/>
        </w:rPr>
        <w:t>MATHEMATICAL INDUCTION, SEQUENCES AND SERIES</w:t>
      </w:r>
      <w:r w:rsidRPr="00B60D70">
        <w:rPr>
          <w:rFonts w:ascii="TH SarabunPSK" w:eastAsia="Cordia New" w:hAnsi="TH SarabunPSK" w:cs="TH SarabunPSK" w:hint="cs"/>
          <w:cs/>
        </w:rPr>
        <w:t xml:space="preserve"> </w:t>
      </w:r>
    </w:p>
    <w:p w14:paraId="028CFDDE" w14:textId="17895198" w:rsidR="00E86317" w:rsidRPr="00B60D70" w:rsidRDefault="00E86317" w:rsidP="00081CC2">
      <w:pPr>
        <w:jc w:val="left"/>
        <w:rPr>
          <w:rFonts w:ascii="TH SarabunPSK" w:eastAsia="Cordia New" w:hAnsi="TH SarabunPSK" w:cs="TH SarabunPSK"/>
          <w:cs/>
        </w:rPr>
      </w:pPr>
      <w:r w:rsidRPr="00B60D70">
        <w:rPr>
          <w:rFonts w:ascii="TH SarabunPSK" w:eastAsia="Calibri" w:hAnsi="TH SarabunPSK" w:cs="TH SarabunPSK" w:hint="cs"/>
          <w:bCs/>
          <w:cs/>
        </w:rPr>
        <w:t xml:space="preserve">คำอธิบายโมดูล </w:t>
      </w:r>
      <w:r w:rsidRPr="00B60D70">
        <w:rPr>
          <w:rFonts w:ascii="TH SarabunPSK" w:eastAsia="Calibri" w:hAnsi="TH SarabunPSK" w:cs="TH SarabunPSK" w:hint="cs"/>
          <w:bCs/>
        </w:rPr>
        <w:t>:</w:t>
      </w:r>
      <w:r w:rsidR="00BD7F9D" w:rsidRPr="00B60D70">
        <w:rPr>
          <w:rFonts w:ascii="TH SarabunPSK" w:eastAsia="Calibri" w:hAnsi="TH SarabunPSK" w:cs="TH SarabunPSK" w:hint="cs"/>
          <w:bCs/>
          <w:cs/>
        </w:rPr>
        <w:t xml:space="preserve">  </w:t>
      </w:r>
      <w:r w:rsidRPr="00B60D70">
        <w:rPr>
          <w:rFonts w:ascii="TH SarabunPSK" w:eastAsia="Calibri" w:hAnsi="TH SarabunPSK" w:cs="TH SarabunPSK" w:hint="cs"/>
          <w:bCs/>
          <w:cs/>
        </w:rPr>
        <w:br/>
      </w:r>
      <w:r w:rsidRPr="00B60D70">
        <w:rPr>
          <w:rFonts w:ascii="TH SarabunPSK" w:eastAsia="Calibri" w:hAnsi="TH SarabunPSK" w:cs="TH SarabunPSK" w:hint="cs"/>
          <w:b/>
          <w:bCs/>
          <w:cs/>
        </w:rPr>
        <w:tab/>
      </w:r>
      <w:r w:rsidRPr="00B60D70">
        <w:rPr>
          <w:rFonts w:ascii="TH SarabunPSK" w:eastAsia="Cordia New" w:hAnsi="TH SarabunPSK" w:cs="TH SarabunPSK" w:hint="cs"/>
          <w:noProof/>
          <w:cs/>
        </w:rPr>
        <w:t>อุปนัยเชิงคณิตศาสตร์ ลำดับ อนุกรม การทดสอบด้วยปริพันธ์ การทดสอบด้วยการเปรียบเทียบ การทดสอบด้วยอัตราส่วน</w:t>
      </w:r>
      <w:r w:rsidR="00BD7F9D" w:rsidRPr="00B60D70">
        <w:rPr>
          <w:rFonts w:ascii="TH SarabunPSK" w:eastAsia="Cordia New" w:hAnsi="TH SarabunPSK" w:cs="TH SarabunPSK" w:hint="cs"/>
          <w:noProof/>
          <w:cs/>
        </w:rPr>
        <w:t xml:space="preserve"> </w:t>
      </w:r>
      <w:r w:rsidRPr="00B60D70">
        <w:rPr>
          <w:rFonts w:ascii="TH SarabunPSK" w:eastAsia="Cordia New" w:hAnsi="TH SarabunPSK" w:cs="TH SarabunPSK" w:hint="cs"/>
          <w:noProof/>
          <w:cs/>
        </w:rPr>
        <w:t>อนุกรมสลับและการทดสอบการลู่เข้าสัมบูรณ์ อนุกรมกำลัง อนุกรมเทย์เลอร์ อนุกรมแมคลอริน อนุกรมทวินาม ฟังก์ชันเป็นคาบ อนุกรมฟูเรียร์</w:t>
      </w:r>
    </w:p>
    <w:p w14:paraId="29216E04" w14:textId="09CC5AE9" w:rsidR="00E86317" w:rsidRPr="00B60D70" w:rsidRDefault="00E86317" w:rsidP="009D7264">
      <w:pPr>
        <w:rPr>
          <w:rFonts w:ascii="TH SarabunPSK" w:eastAsia="Cordia New" w:hAnsi="TH SarabunPSK" w:cs="TH SarabunPSK"/>
        </w:rPr>
      </w:pPr>
      <w:r w:rsidRPr="00B60D70">
        <w:rPr>
          <w:rFonts w:ascii="TH SarabunPSK" w:eastAsia="Cordia New" w:hAnsi="TH SarabunPSK" w:cs="TH SarabunPSK" w:hint="cs"/>
          <w:cs/>
        </w:rPr>
        <w:tab/>
      </w:r>
      <w:r w:rsidRPr="00B60D70">
        <w:rPr>
          <w:rFonts w:ascii="TH SarabunPSK" w:eastAsia="Cordia New" w:hAnsi="TH SarabunPSK" w:cs="TH SarabunPSK" w:hint="cs"/>
          <w:noProof/>
        </w:rPr>
        <w:t>Mathematical induction. Sequences, series, the integral test, the comparison test, the ratio test, the alternating series and absolute conver</w:t>
      </w:r>
      <w:r w:rsidR="00F551BD" w:rsidRPr="00B60D70">
        <w:rPr>
          <w:rFonts w:ascii="TH SarabunPSK" w:eastAsia="Cordia New" w:hAnsi="TH SarabunPSK" w:cs="TH SarabunPSK" w:hint="cs"/>
          <w:noProof/>
        </w:rPr>
        <w:t xml:space="preserve">GEN </w:t>
      </w:r>
      <w:r w:rsidRPr="00B60D70">
        <w:rPr>
          <w:rFonts w:ascii="TH SarabunPSK" w:eastAsia="Cordia New" w:hAnsi="TH SarabunPSK" w:cs="TH SarabunPSK" w:hint="cs"/>
          <w:noProof/>
        </w:rPr>
        <w:t>ce tests, power series, Taylor’s formula, Binomial expansion.</w:t>
      </w:r>
      <w:r w:rsidR="00BD7F9D"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rPr>
        <w:t>Periodic functions, Fourier series.</w:t>
      </w:r>
    </w:p>
    <w:p w14:paraId="75F5DCC8" w14:textId="1CEEE014" w:rsidR="00E86317" w:rsidRPr="00B60D70" w:rsidRDefault="00E86317" w:rsidP="00081CC2">
      <w:pPr>
        <w:jc w:val="left"/>
        <w:rPr>
          <w:rFonts w:ascii="TH SarabunPSK" w:eastAsia="Times New Roman" w:hAnsi="TH SarabunPSK" w:cs="TH SarabunPSK"/>
          <w:b/>
          <w:bCs/>
        </w:rPr>
      </w:pPr>
      <w:r w:rsidRPr="00B60D70">
        <w:rPr>
          <w:rFonts w:ascii="TH SarabunPSK" w:eastAsia="Calibri" w:hAnsi="TH SarabunPSK" w:cs="TH SarabunPSK" w:hint="cs"/>
          <w:bCs/>
          <w:cs/>
        </w:rPr>
        <w:t>โมดูล</w:t>
      </w:r>
      <w:r w:rsidRPr="00B60D70">
        <w:rPr>
          <w:rFonts w:ascii="TH SarabunPSK" w:eastAsia="Times New Roman" w:hAnsi="TH SarabunPSK" w:cs="TH SarabunPSK" w:hint="cs"/>
          <w:b/>
          <w:bCs/>
          <w:cs/>
        </w:rPr>
        <w:t xml:space="preserve">บังคับก่อน </w:t>
      </w:r>
      <w:r w:rsidRPr="00B60D70">
        <w:rPr>
          <w:rFonts w:ascii="TH SarabunPSK" w:eastAsia="Times New Roman" w:hAnsi="TH SarabunPSK" w:cs="TH SarabunPSK" w:hint="cs"/>
          <w:b/>
          <w:bCs/>
        </w:rPr>
        <w:t xml:space="preserve">: </w:t>
      </w:r>
      <w:r w:rsidRPr="00B60D70">
        <w:rPr>
          <w:rFonts w:ascii="TH SarabunPSK" w:eastAsia="Times New Roman" w:hAnsi="TH SarabunPSK" w:cs="TH SarabunPSK" w:hint="cs"/>
          <w:b/>
          <w:bCs/>
          <w:noProof/>
          <w:cs/>
        </w:rPr>
        <w:t>ไม่มี</w:t>
      </w:r>
      <w:r w:rsidR="00BD7F9D" w:rsidRPr="00B60D70">
        <w:rPr>
          <w:rFonts w:ascii="TH SarabunPSK" w:eastAsia="Times New Roman" w:hAnsi="TH SarabunPSK" w:cs="TH SarabunPSK" w:hint="cs"/>
          <w:b/>
          <w:bCs/>
        </w:rPr>
        <w:t xml:space="preserve"> </w:t>
      </w:r>
      <w:r w:rsidR="00BD7F9D" w:rsidRPr="00B60D70">
        <w:rPr>
          <w:rFonts w:ascii="TH SarabunPSK" w:eastAsia="Times New Roman" w:hAnsi="TH SarabunPSK" w:cs="TH SarabunPSK" w:hint="cs"/>
          <w:bCs/>
          <w:cs/>
          <w:lang w:val="en-AU"/>
        </w:rPr>
        <w:t xml:space="preserve"> </w:t>
      </w:r>
    </w:p>
    <w:p w14:paraId="7423E24F" w14:textId="77777777" w:rsidR="00E86317" w:rsidRPr="00B60D70" w:rsidRDefault="00E86317" w:rsidP="00081CC2">
      <w:pPr>
        <w:jc w:val="left"/>
        <w:rPr>
          <w:rFonts w:ascii="TH SarabunPSK" w:eastAsia="Calibri" w:hAnsi="TH SarabunPSK" w:cs="TH SarabunPSK"/>
          <w:b/>
          <w:bCs/>
        </w:rPr>
      </w:pPr>
      <w:r w:rsidRPr="00B60D70">
        <w:rPr>
          <w:rFonts w:ascii="TH SarabunPSK" w:eastAsia="Calibri" w:hAnsi="TH SarabunPSK" w:cs="TH SarabunPSK" w:hint="cs"/>
          <w:bCs/>
        </w:rPr>
        <w:t>Learning</w:t>
      </w:r>
      <w:r w:rsidRPr="00B60D70">
        <w:rPr>
          <w:rFonts w:ascii="TH SarabunPSK" w:eastAsia="Calibri" w:hAnsi="TH SarabunPSK" w:cs="TH SarabunPSK" w:hint="cs"/>
          <w:b/>
          <w:bCs/>
        </w:rPr>
        <w:t xml:space="preserve"> Outcome </w:t>
      </w:r>
    </w:p>
    <w:p w14:paraId="703611B2" w14:textId="719EB038" w:rsidR="00E86317" w:rsidRPr="00B60D70" w:rsidRDefault="00E86317" w:rsidP="009D7264">
      <w:pPr>
        <w:autoSpaceDE w:val="0"/>
        <w:autoSpaceDN w:val="0"/>
        <w:adjustRightInd w:val="0"/>
        <w:rPr>
          <w:rFonts w:ascii="TH SarabunPSK" w:eastAsia="Calibri" w:hAnsi="TH SarabunPSK" w:cs="TH SarabunPSK"/>
        </w:rPr>
      </w:pPr>
      <w:r w:rsidRPr="00B60D70">
        <w:rPr>
          <w:rFonts w:ascii="TH SarabunPSK" w:eastAsia="Calibri" w:hAnsi="TH SarabunPSK" w:cs="TH SarabunPSK" w:hint="cs"/>
        </w:rPr>
        <w:tab/>
      </w:r>
      <w:r w:rsidRPr="00B60D70">
        <w:rPr>
          <w:rFonts w:ascii="TH SarabunPSK" w:eastAsia="Calibri" w:hAnsi="TH SarabunPSK" w:cs="TH SarabunPSK" w:hint="cs"/>
          <w:noProof/>
        </w:rPr>
        <w:t>Able to prove statements by mathematical induction, determine the conver</w:t>
      </w:r>
      <w:r w:rsidR="00F551BD" w:rsidRPr="00B60D70">
        <w:rPr>
          <w:rFonts w:ascii="TH SarabunPSK" w:eastAsia="Calibri" w:hAnsi="TH SarabunPSK" w:cs="TH SarabunPSK" w:hint="cs"/>
          <w:noProof/>
        </w:rPr>
        <w:t xml:space="preserve">GEN </w:t>
      </w:r>
      <w:r w:rsidRPr="00B60D70">
        <w:rPr>
          <w:rFonts w:ascii="TH SarabunPSK" w:eastAsia="Calibri" w:hAnsi="TH SarabunPSK" w:cs="TH SarabunPSK" w:hint="cs"/>
          <w:noProof/>
        </w:rPr>
        <w:t>ce of sequences and series, and calculate the Fourier series of periodic functions.</w:t>
      </w:r>
    </w:p>
    <w:p w14:paraId="6551C94E" w14:textId="77777777" w:rsidR="00E86317" w:rsidRPr="00B60D70" w:rsidRDefault="00E86317" w:rsidP="009D7264">
      <w:pPr>
        <w:spacing w:before="240"/>
        <w:jc w:val="left"/>
        <w:rPr>
          <w:rFonts w:ascii="TH SarabunPSK" w:eastAsia="Cordia New" w:hAnsi="TH SarabunPSK" w:cs="TH SarabunPSK"/>
          <w:b/>
          <w:bCs/>
        </w:rPr>
      </w:pPr>
      <w:r w:rsidRPr="00B60D70">
        <w:rPr>
          <w:rFonts w:ascii="TH SarabunPSK" w:eastAsia="Calibri" w:hAnsi="TH SarabunPSK" w:cs="TH SarabunPSK" w:hint="cs"/>
          <w:bCs/>
          <w:cs/>
        </w:rPr>
        <w:t>เกณฑ์</w:t>
      </w:r>
      <w:r w:rsidRPr="00B60D70">
        <w:rPr>
          <w:rFonts w:ascii="TH SarabunPSK" w:eastAsia="Cordia New" w:hAnsi="TH SarabunPSK" w:cs="TH SarabunPSK" w:hint="cs"/>
          <w:b/>
          <w:bCs/>
          <w:cs/>
        </w:rPr>
        <w:t>การประเมินผลลัพธ์การเรียนรู้ (</w:t>
      </w:r>
      <w:r w:rsidRPr="00B60D70">
        <w:rPr>
          <w:rFonts w:ascii="TH SarabunPSK" w:eastAsia="Cordia New" w:hAnsi="TH SarabunPSK" w:cs="TH SarabunPSK" w:hint="cs"/>
          <w:b/>
          <w:bCs/>
        </w:rPr>
        <w:t>Rubric)</w:t>
      </w:r>
    </w:p>
    <w:tbl>
      <w:tblPr>
        <w:tblStyle w:val="12"/>
        <w:tblW w:w="9351" w:type="dxa"/>
        <w:tblLook w:val="04A0" w:firstRow="1" w:lastRow="0" w:firstColumn="1" w:lastColumn="0" w:noHBand="0" w:noVBand="1"/>
      </w:tblPr>
      <w:tblGrid>
        <w:gridCol w:w="1129"/>
        <w:gridCol w:w="8222"/>
      </w:tblGrid>
      <w:tr w:rsidR="00B60D70" w:rsidRPr="00B60D70" w14:paraId="40A183E8" w14:textId="77777777" w:rsidTr="00D420AC">
        <w:trPr>
          <w:trHeight w:val="510"/>
        </w:trPr>
        <w:tc>
          <w:tcPr>
            <w:tcW w:w="1129" w:type="dxa"/>
            <w:shd w:val="clear" w:color="auto" w:fill="D0CECE"/>
            <w:vAlign w:val="center"/>
          </w:tcPr>
          <w:p w14:paraId="0DA4A80E" w14:textId="77777777" w:rsidR="00E86317" w:rsidRPr="00B60D70" w:rsidRDefault="00E86317"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Rubric</w:t>
            </w:r>
          </w:p>
        </w:tc>
        <w:tc>
          <w:tcPr>
            <w:tcW w:w="8222" w:type="dxa"/>
            <w:shd w:val="clear" w:color="auto" w:fill="D0CECE"/>
            <w:vAlign w:val="center"/>
          </w:tcPr>
          <w:p w14:paraId="00CFD816" w14:textId="77777777" w:rsidR="00E86317" w:rsidRPr="00B60D70" w:rsidRDefault="00E86317"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cs/>
              </w:rPr>
              <w:t>คำอธิบายลำดับขั้นในการประเมินผลการเรียน</w:t>
            </w:r>
          </w:p>
        </w:tc>
      </w:tr>
      <w:tr w:rsidR="00B60D70" w:rsidRPr="00B60D70" w14:paraId="7BC61ED0" w14:textId="77777777" w:rsidTr="00D420AC">
        <w:trPr>
          <w:trHeight w:val="510"/>
        </w:trPr>
        <w:tc>
          <w:tcPr>
            <w:tcW w:w="1129" w:type="dxa"/>
            <w:vAlign w:val="center"/>
          </w:tcPr>
          <w:p w14:paraId="0F4E32CD"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1</w:t>
            </w:r>
          </w:p>
        </w:tc>
        <w:tc>
          <w:tcPr>
            <w:tcW w:w="8222" w:type="dxa"/>
            <w:vAlign w:val="center"/>
          </w:tcPr>
          <w:p w14:paraId="45FFA768"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No evidence</w:t>
            </w:r>
          </w:p>
        </w:tc>
      </w:tr>
      <w:tr w:rsidR="00B60D70" w:rsidRPr="00B60D70" w14:paraId="319F0B43" w14:textId="77777777" w:rsidTr="00D420AC">
        <w:trPr>
          <w:trHeight w:val="510"/>
        </w:trPr>
        <w:tc>
          <w:tcPr>
            <w:tcW w:w="1129" w:type="dxa"/>
            <w:vAlign w:val="center"/>
          </w:tcPr>
          <w:p w14:paraId="7A991030"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2</w:t>
            </w:r>
          </w:p>
        </w:tc>
        <w:tc>
          <w:tcPr>
            <w:tcW w:w="8222" w:type="dxa"/>
            <w:vAlign w:val="center"/>
          </w:tcPr>
          <w:p w14:paraId="5D0F00BD" w14:textId="77777777" w:rsidR="00E86317" w:rsidRPr="00B60D70" w:rsidRDefault="00E86317" w:rsidP="00D420AC">
            <w:pPr>
              <w:rPr>
                <w:rFonts w:ascii="TH SarabunPSK" w:eastAsia="Calibri" w:hAnsi="TH SarabunPSK" w:cs="TH SarabunPSK"/>
                <w:noProof/>
                <w:sz w:val="30"/>
                <w:szCs w:val="30"/>
              </w:rPr>
            </w:pPr>
            <w:r w:rsidRPr="00B60D70">
              <w:rPr>
                <w:rFonts w:ascii="TH SarabunPSK" w:eastAsia="Calibri" w:hAnsi="TH SarabunPSK" w:cs="TH SarabunPSK" w:hint="cs"/>
                <w:noProof/>
                <w:sz w:val="30"/>
                <w:szCs w:val="30"/>
              </w:rPr>
              <w:t>Able to prove simple statements by mathematical induction.</w:t>
            </w:r>
          </w:p>
          <w:p w14:paraId="239C43E1" w14:textId="77777777" w:rsidR="00E86317" w:rsidRPr="00B60D70" w:rsidRDefault="00E86317" w:rsidP="00D420AC">
            <w:pPr>
              <w:rPr>
                <w:rFonts w:ascii="TH SarabunPSK" w:eastAsia="Calibri" w:hAnsi="TH SarabunPSK" w:cs="TH SarabunPSK"/>
                <w:noProof/>
                <w:sz w:val="30"/>
                <w:szCs w:val="30"/>
                <w:cs/>
              </w:rPr>
            </w:pPr>
            <w:r w:rsidRPr="00B60D70">
              <w:rPr>
                <w:rFonts w:ascii="TH SarabunPSK" w:eastAsia="Calibri" w:hAnsi="TH SarabunPSK" w:cs="TH SarabunPSK" w:hint="cs"/>
                <w:noProof/>
                <w:sz w:val="30"/>
                <w:szCs w:val="30"/>
              </w:rPr>
              <w:t>Able to identify monotonically increasing and decreasing sequences</w:t>
            </w:r>
          </w:p>
          <w:p w14:paraId="3CE4D3D3"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Able to identify periodic functions.</w:t>
            </w:r>
          </w:p>
        </w:tc>
      </w:tr>
      <w:tr w:rsidR="00B60D70" w:rsidRPr="00B60D70" w14:paraId="329BD3A8" w14:textId="77777777" w:rsidTr="00D420AC">
        <w:trPr>
          <w:trHeight w:val="510"/>
        </w:trPr>
        <w:tc>
          <w:tcPr>
            <w:tcW w:w="1129" w:type="dxa"/>
            <w:shd w:val="clear" w:color="auto" w:fill="auto"/>
            <w:vAlign w:val="center"/>
          </w:tcPr>
          <w:p w14:paraId="3D7FD95D"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3</w:t>
            </w:r>
          </w:p>
        </w:tc>
        <w:tc>
          <w:tcPr>
            <w:tcW w:w="8222" w:type="dxa"/>
            <w:shd w:val="clear" w:color="auto" w:fill="auto"/>
            <w:vAlign w:val="center"/>
          </w:tcPr>
          <w:p w14:paraId="6CC29E52" w14:textId="4A02AABB" w:rsidR="00E86317" w:rsidRPr="00B60D70" w:rsidRDefault="00E86317" w:rsidP="00D420AC">
            <w:pPr>
              <w:rPr>
                <w:rFonts w:ascii="TH SarabunPSK" w:eastAsia="Calibri" w:hAnsi="TH SarabunPSK" w:cs="TH SarabunPSK"/>
                <w:noProof/>
                <w:sz w:val="30"/>
                <w:szCs w:val="30"/>
              </w:rPr>
            </w:pPr>
            <w:r w:rsidRPr="00B60D70">
              <w:rPr>
                <w:rFonts w:ascii="TH SarabunPSK" w:eastAsia="Calibri" w:hAnsi="TH SarabunPSK" w:cs="TH SarabunPSK" w:hint="cs"/>
                <w:noProof/>
                <w:sz w:val="30"/>
                <w:szCs w:val="30"/>
              </w:rPr>
              <w:t>Determine the conver</w:t>
            </w:r>
            <w:r w:rsidR="00F551BD" w:rsidRPr="00B60D70">
              <w:rPr>
                <w:rFonts w:ascii="TH SarabunPSK" w:eastAsia="Calibri" w:hAnsi="TH SarabunPSK" w:cs="TH SarabunPSK" w:hint="cs"/>
                <w:noProof/>
                <w:sz w:val="30"/>
                <w:szCs w:val="30"/>
              </w:rPr>
              <w:t xml:space="preserve">GEN </w:t>
            </w:r>
            <w:r w:rsidRPr="00B60D70">
              <w:rPr>
                <w:rFonts w:ascii="TH SarabunPSK" w:eastAsia="Calibri" w:hAnsi="TH SarabunPSK" w:cs="TH SarabunPSK" w:hint="cs"/>
                <w:noProof/>
                <w:sz w:val="30"/>
                <w:szCs w:val="30"/>
              </w:rPr>
              <w:t xml:space="preserve">ce of a sequence. </w:t>
            </w:r>
          </w:p>
          <w:p w14:paraId="0140B251" w14:textId="77777777" w:rsidR="00E86317" w:rsidRPr="00B60D70" w:rsidRDefault="00E86317" w:rsidP="00D420AC">
            <w:pPr>
              <w:rPr>
                <w:rFonts w:ascii="TH SarabunPSK" w:eastAsia="Calibri" w:hAnsi="TH SarabunPSK" w:cs="TH SarabunPSK"/>
                <w:noProof/>
                <w:sz w:val="30"/>
                <w:szCs w:val="30"/>
                <w:cs/>
              </w:rPr>
            </w:pPr>
            <w:r w:rsidRPr="00B60D70">
              <w:rPr>
                <w:rFonts w:ascii="TH SarabunPSK" w:eastAsia="Calibri" w:hAnsi="TH SarabunPSK" w:cs="TH SarabunPSK" w:hint="cs"/>
                <w:noProof/>
                <w:sz w:val="30"/>
                <w:szCs w:val="30"/>
              </w:rPr>
              <w:t xml:space="preserve">Able to explain and determine whether a given series converges or diverges. </w:t>
            </w:r>
          </w:p>
          <w:p w14:paraId="2A059116"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Able to calculate the Fourier series of periodic functions.</w:t>
            </w:r>
          </w:p>
        </w:tc>
      </w:tr>
      <w:tr w:rsidR="00B60D70" w:rsidRPr="00B60D70" w14:paraId="1E10033F" w14:textId="77777777" w:rsidTr="00D420AC">
        <w:trPr>
          <w:trHeight w:val="510"/>
        </w:trPr>
        <w:tc>
          <w:tcPr>
            <w:tcW w:w="1129" w:type="dxa"/>
            <w:vAlign w:val="center"/>
          </w:tcPr>
          <w:p w14:paraId="1F13B122"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4</w:t>
            </w:r>
          </w:p>
        </w:tc>
        <w:tc>
          <w:tcPr>
            <w:tcW w:w="8222" w:type="dxa"/>
            <w:vAlign w:val="center"/>
          </w:tcPr>
          <w:p w14:paraId="517F200F" w14:textId="77777777" w:rsidR="00E86317" w:rsidRPr="00B60D70" w:rsidRDefault="00E86317" w:rsidP="00D420AC">
            <w:pPr>
              <w:rPr>
                <w:rFonts w:ascii="TH SarabunPSK" w:eastAsia="Calibri" w:hAnsi="TH SarabunPSK" w:cs="TH SarabunPSK"/>
                <w:noProof/>
                <w:sz w:val="30"/>
                <w:szCs w:val="30"/>
              </w:rPr>
            </w:pPr>
            <w:r w:rsidRPr="00B60D70">
              <w:rPr>
                <w:rFonts w:ascii="TH SarabunPSK" w:eastAsia="Calibri" w:hAnsi="TH SarabunPSK" w:cs="TH SarabunPSK" w:hint="cs"/>
                <w:noProof/>
                <w:sz w:val="30"/>
                <w:szCs w:val="30"/>
              </w:rPr>
              <w:t xml:space="preserve">Able to prove statements by mathematical induction </w:t>
            </w:r>
          </w:p>
          <w:p w14:paraId="14FDB236" w14:textId="77777777" w:rsidR="00E86317" w:rsidRPr="00B60D70" w:rsidRDefault="00E86317" w:rsidP="00D420AC">
            <w:pPr>
              <w:rPr>
                <w:rFonts w:ascii="TH SarabunPSK" w:eastAsia="Calibri" w:hAnsi="TH SarabunPSK" w:cs="TH SarabunPSK"/>
                <w:noProof/>
                <w:sz w:val="30"/>
                <w:szCs w:val="30"/>
                <w:cs/>
              </w:rPr>
            </w:pPr>
            <w:r w:rsidRPr="00B60D70">
              <w:rPr>
                <w:rFonts w:ascii="TH SarabunPSK" w:eastAsia="Calibri" w:hAnsi="TH SarabunPSK" w:cs="TH SarabunPSK" w:hint="cs"/>
                <w:noProof/>
                <w:sz w:val="30"/>
                <w:szCs w:val="30"/>
              </w:rPr>
              <w:t xml:space="preserve">Able to decide whether series, alternating series and power series converge or diverge by choosing suitable test. </w:t>
            </w:r>
          </w:p>
          <w:p w14:paraId="63AA79D0"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Able to convert functions to power, Taylor’s or Fourier series.</w:t>
            </w:r>
          </w:p>
        </w:tc>
      </w:tr>
      <w:tr w:rsidR="00B60D70" w:rsidRPr="00B60D70" w14:paraId="242F8F8A" w14:textId="77777777" w:rsidTr="00D420AC">
        <w:trPr>
          <w:trHeight w:val="510"/>
        </w:trPr>
        <w:tc>
          <w:tcPr>
            <w:tcW w:w="1129" w:type="dxa"/>
            <w:vAlign w:val="center"/>
          </w:tcPr>
          <w:p w14:paraId="675943D4"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5</w:t>
            </w:r>
          </w:p>
        </w:tc>
        <w:tc>
          <w:tcPr>
            <w:tcW w:w="8222" w:type="dxa"/>
            <w:vAlign w:val="center"/>
          </w:tcPr>
          <w:p w14:paraId="668C01D7" w14:textId="72F94322"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Able to find the interval of conver</w:t>
            </w:r>
            <w:r w:rsidR="00F551BD" w:rsidRPr="00B60D70">
              <w:rPr>
                <w:rFonts w:ascii="TH SarabunPSK" w:eastAsia="Calibri" w:hAnsi="TH SarabunPSK" w:cs="TH SarabunPSK" w:hint="cs"/>
                <w:noProof/>
                <w:sz w:val="30"/>
                <w:szCs w:val="30"/>
              </w:rPr>
              <w:t xml:space="preserve">GEN </w:t>
            </w:r>
            <w:r w:rsidRPr="00B60D70">
              <w:rPr>
                <w:rFonts w:ascii="TH SarabunPSK" w:eastAsia="Calibri" w:hAnsi="TH SarabunPSK" w:cs="TH SarabunPSK" w:hint="cs"/>
                <w:noProof/>
                <w:sz w:val="30"/>
                <w:szCs w:val="30"/>
              </w:rPr>
              <w:t>ce of a power series.</w:t>
            </w:r>
          </w:p>
        </w:tc>
      </w:tr>
    </w:tbl>
    <w:p w14:paraId="4FA27354" w14:textId="77777777" w:rsidR="00E86317" w:rsidRPr="00B60D70" w:rsidRDefault="00E86317" w:rsidP="00E86317">
      <w:pPr>
        <w:rPr>
          <w:rFonts w:ascii="TH SarabunPSK" w:eastAsia="Calibri" w:hAnsi="TH SarabunPSK" w:cs="TH SarabunPSK"/>
          <w:b/>
          <w:bCs/>
          <w:cs/>
        </w:rPr>
        <w:sectPr w:rsidR="00E86317" w:rsidRPr="00B60D70" w:rsidSect="0087260D">
          <w:pgSz w:w="11906" w:h="16838"/>
          <w:pgMar w:top="1135" w:right="1440" w:bottom="1134" w:left="1440" w:header="708" w:footer="708" w:gutter="0"/>
          <w:cols w:space="708"/>
          <w:docGrid w:linePitch="360"/>
        </w:sectPr>
      </w:pPr>
    </w:p>
    <w:p w14:paraId="7DE9BE87" w14:textId="7AB1EC9A" w:rsidR="00E86317" w:rsidRPr="00B60D70" w:rsidRDefault="00E86317" w:rsidP="009D7264">
      <w:pPr>
        <w:pStyle w:val="3"/>
        <w:numPr>
          <w:ilvl w:val="0"/>
          <w:numId w:val="0"/>
        </w:numPr>
        <w:shd w:val="clear" w:color="auto" w:fill="D9D9D9" w:themeFill="background1" w:themeFillShade="D9"/>
        <w:tabs>
          <w:tab w:val="left" w:pos="993"/>
          <w:tab w:val="left" w:pos="7088"/>
        </w:tabs>
        <w:ind w:left="993" w:hanging="993"/>
        <w:rPr>
          <w:rFonts w:ascii="TH SarabunPSK" w:eastAsia="Calibri" w:hAnsi="TH SarabunPSK" w:cs="TH SarabunPSK"/>
          <w:b w:val="0"/>
          <w:bCs w:val="0"/>
        </w:rPr>
      </w:pPr>
      <w:bookmarkStart w:id="611" w:name="_Toc179656461"/>
      <w:bookmarkStart w:id="612" w:name="_Toc180609541"/>
      <w:bookmarkStart w:id="613" w:name="_Toc191634157"/>
      <w:r w:rsidRPr="00B60D70">
        <w:rPr>
          <w:rFonts w:ascii="TH SarabunPSK" w:eastAsia="Calibri" w:hAnsi="TH SarabunPSK" w:cs="TH SarabunPSK" w:hint="cs"/>
          <w:cs/>
        </w:rPr>
        <w:lastRenderedPageBreak/>
        <w:t>รหัส</w:t>
      </w:r>
      <w:r w:rsidRPr="00B60D70">
        <w:rPr>
          <w:rFonts w:ascii="TH SarabunPSK" w:hAnsi="TH SarabunPSK" w:cs="TH SarabunPSK" w:hint="cs"/>
          <w:cs/>
        </w:rPr>
        <w:t>โมดูล</w:t>
      </w:r>
      <w:r w:rsidRPr="00B60D70">
        <w:rPr>
          <w:rFonts w:ascii="TH SarabunPSK" w:eastAsia="Calibri" w:hAnsi="TH SarabunPSK" w:cs="TH SarabunPSK" w:hint="cs"/>
          <w:cs/>
        </w:rPr>
        <w:t xml:space="preserve"> </w:t>
      </w:r>
      <w:r w:rsidRPr="00B60D70">
        <w:rPr>
          <w:rFonts w:ascii="TH SarabunPSK" w:eastAsia="Calibri" w:hAnsi="TH SarabunPSK" w:cs="TH SarabunPSK" w:hint="cs"/>
        </w:rPr>
        <w:t>:</w:t>
      </w:r>
      <w:r w:rsidR="00BD7F9D" w:rsidRPr="00B60D70">
        <w:rPr>
          <w:rFonts w:ascii="TH SarabunPSK" w:eastAsia="Calibri" w:hAnsi="TH SarabunPSK" w:cs="TH SarabunPSK" w:hint="cs"/>
          <w:cs/>
        </w:rPr>
        <w:t xml:space="preserve"> </w:t>
      </w:r>
      <w:r w:rsidRPr="00B60D70">
        <w:rPr>
          <w:rFonts w:ascii="TH SarabunPSK" w:eastAsia="Calibri" w:hAnsi="TH SarabunPSK" w:cs="TH SarabunPSK" w:hint="cs"/>
        </w:rPr>
        <w:t xml:space="preserve"> </w:t>
      </w:r>
      <w:bookmarkStart w:id="614" w:name="MTH10202"/>
      <w:r w:rsidR="00F551BD" w:rsidRPr="00B60D70">
        <w:rPr>
          <w:rFonts w:ascii="TH SarabunPSK" w:eastAsia="Calibri" w:hAnsi="TH SarabunPSK" w:cs="TH SarabunPSK" w:hint="cs"/>
          <w:noProof/>
        </w:rPr>
        <w:t xml:space="preserve">MTH </w:t>
      </w:r>
      <w:r w:rsidRPr="00B60D70">
        <w:rPr>
          <w:rFonts w:ascii="TH SarabunPSK" w:eastAsia="Calibri" w:hAnsi="TH SarabunPSK" w:cs="TH SarabunPSK" w:hint="cs"/>
          <w:noProof/>
          <w:cs/>
        </w:rPr>
        <w:t>10202</w:t>
      </w:r>
      <w:bookmarkEnd w:id="614"/>
      <w:r w:rsidRPr="00B60D70">
        <w:rPr>
          <w:rFonts w:ascii="TH SarabunPSK" w:eastAsia="Calibri" w:hAnsi="TH SarabunPSK" w:cs="TH SarabunPSK" w:hint="cs"/>
        </w:rPr>
        <w:tab/>
      </w:r>
      <w:r w:rsidRPr="00B60D70">
        <w:rPr>
          <w:rFonts w:ascii="TH SarabunPSK" w:eastAsia="Calibri" w:hAnsi="TH SarabunPSK" w:cs="TH SarabunPSK" w:hint="cs"/>
          <w:cs/>
        </w:rPr>
        <w:t xml:space="preserve">จำนวน </w:t>
      </w:r>
      <w:r w:rsidRPr="00B60D70">
        <w:rPr>
          <w:rFonts w:ascii="TH SarabunPSK" w:eastAsia="Calibri" w:hAnsi="TH SarabunPSK" w:cs="TH SarabunPSK" w:hint="cs"/>
          <w:noProof/>
        </w:rPr>
        <w:t>1</w:t>
      </w:r>
      <w:r w:rsidRPr="00B60D70">
        <w:rPr>
          <w:rFonts w:ascii="TH SarabunPSK" w:eastAsia="Calibri" w:hAnsi="TH SarabunPSK" w:cs="TH SarabunPSK" w:hint="cs"/>
          <w:cs/>
        </w:rPr>
        <w:t xml:space="preserve"> หน่วยกิต</w:t>
      </w:r>
      <w:bookmarkEnd w:id="611"/>
      <w:bookmarkEnd w:id="612"/>
      <w:bookmarkEnd w:id="613"/>
    </w:p>
    <w:p w14:paraId="0B3F35C9" w14:textId="77777777" w:rsidR="00E86317" w:rsidRPr="00B60D70" w:rsidRDefault="00E86317" w:rsidP="00E86317">
      <w:pPr>
        <w:rPr>
          <w:rFonts w:ascii="TH SarabunPSK" w:eastAsia="Cordia New" w:hAnsi="TH SarabunPSK" w:cs="TH SarabunPSK"/>
          <w:cs/>
        </w:rPr>
      </w:pPr>
      <w:r w:rsidRPr="00B60D70">
        <w:rPr>
          <w:rFonts w:ascii="TH SarabunPSK" w:eastAsia="Calibri" w:hAnsi="TH SarabunPSK" w:cs="TH SarabunPSK" w:hint="cs"/>
          <w:b/>
          <w:bCs/>
          <w:cs/>
        </w:rPr>
        <w:t>ชื่อโมดูลภาษาไทย</w:t>
      </w:r>
      <w:r w:rsidRPr="00B60D70">
        <w:rPr>
          <w:rFonts w:ascii="TH SarabunPSK" w:eastAsia="Cordia New" w:hAnsi="TH SarabunPSK" w:cs="TH SarabunPSK" w:hint="cs"/>
          <w:cs/>
        </w:rPr>
        <w:t xml:space="preserve"> </w:t>
      </w:r>
      <w:r w:rsidRPr="00B60D70">
        <w:rPr>
          <w:rFonts w:ascii="TH SarabunPSK" w:eastAsia="Cordia New" w:hAnsi="TH SarabunPSK" w:cs="TH SarabunPSK" w:hint="cs"/>
        </w:rPr>
        <w:t>:</w:t>
      </w:r>
      <w:r w:rsidRPr="00B60D70">
        <w:rPr>
          <w:rFonts w:ascii="TH SarabunPSK" w:eastAsia="Cordia New" w:hAnsi="TH SarabunPSK" w:cs="TH SarabunPSK" w:hint="cs"/>
          <w:cs/>
        </w:rPr>
        <w:tab/>
      </w:r>
      <w:r w:rsidRPr="00B60D70">
        <w:rPr>
          <w:rFonts w:ascii="TH SarabunPSK" w:eastAsia="Cordia New" w:hAnsi="TH SarabunPSK" w:cs="TH SarabunPSK" w:hint="cs"/>
          <w:noProof/>
          <w:cs/>
        </w:rPr>
        <w:t>เวคเตอร์ เส้นตรงและระนาบในปริภูมิสามมิติ และฟังก์ชันเวกเตอร์</w:t>
      </w:r>
      <w:r w:rsidRPr="00B60D70">
        <w:rPr>
          <w:rFonts w:ascii="TH SarabunPSK" w:eastAsia="Cordia New" w:hAnsi="TH SarabunPSK" w:cs="TH SarabunPSK" w:hint="cs"/>
          <w:cs/>
        </w:rPr>
        <w:t xml:space="preserve"> </w:t>
      </w:r>
    </w:p>
    <w:p w14:paraId="5E9BC0CF" w14:textId="06C2DC84" w:rsidR="00E86317" w:rsidRPr="00B60D70" w:rsidRDefault="00E86317" w:rsidP="009D7264">
      <w:pPr>
        <w:rPr>
          <w:rFonts w:ascii="TH SarabunPSK" w:eastAsia="Cordia New" w:hAnsi="TH SarabunPSK" w:cs="TH SarabunPSK"/>
        </w:rPr>
      </w:pPr>
      <w:r w:rsidRPr="00B60D70">
        <w:rPr>
          <w:rFonts w:ascii="TH SarabunPSK" w:eastAsia="Cordia New" w:hAnsi="TH SarabunPSK" w:cs="TH SarabunPSK" w:hint="cs"/>
          <w:b/>
          <w:bCs/>
          <w:cs/>
        </w:rPr>
        <w:t>ชื่อโมดูล</w:t>
      </w:r>
      <w:r w:rsidRPr="00B60D70">
        <w:rPr>
          <w:rFonts w:ascii="TH SarabunPSK" w:eastAsia="Calibri" w:hAnsi="TH SarabunPSK" w:cs="TH SarabunPSK" w:hint="cs"/>
          <w:b/>
          <w:bCs/>
          <w:cs/>
        </w:rPr>
        <w:t>ภาษาอังกฤษ</w:t>
      </w:r>
      <w:r w:rsidRPr="00B60D70">
        <w:rPr>
          <w:rFonts w:ascii="TH SarabunPSK" w:eastAsia="Cordia New" w:hAnsi="TH SarabunPSK" w:cs="TH SarabunPSK" w:hint="cs"/>
        </w:rPr>
        <w:t xml:space="preserve"> :</w:t>
      </w:r>
      <w:r w:rsidRPr="00B60D70">
        <w:rPr>
          <w:rFonts w:ascii="TH SarabunPSK" w:eastAsia="Cordia New" w:hAnsi="TH SarabunPSK" w:cs="TH SarabunPSK" w:hint="cs"/>
          <w:cs/>
        </w:rPr>
        <w:tab/>
      </w:r>
      <w:r w:rsidRPr="00B60D70">
        <w:rPr>
          <w:rFonts w:ascii="TH SarabunPSK" w:eastAsia="Cordia New" w:hAnsi="TH SarabunPSK" w:cs="TH SarabunPSK" w:hint="cs"/>
          <w:noProof/>
        </w:rPr>
        <w:t>VECTORS, LINES AND PLANES IN A 3D-SPACE AND VECTOR FUNCTIONS</w:t>
      </w:r>
      <w:r w:rsidRPr="00B60D70">
        <w:rPr>
          <w:rFonts w:ascii="TH SarabunPSK" w:eastAsia="Cordia New" w:hAnsi="TH SarabunPSK" w:cs="TH SarabunPSK" w:hint="cs"/>
          <w:cs/>
        </w:rPr>
        <w:t xml:space="preserve"> </w:t>
      </w:r>
    </w:p>
    <w:p w14:paraId="18409E97" w14:textId="3C38337C" w:rsidR="00E86317" w:rsidRPr="00B60D70" w:rsidRDefault="00E86317" w:rsidP="00081CC2">
      <w:pPr>
        <w:jc w:val="left"/>
        <w:rPr>
          <w:rFonts w:ascii="TH SarabunPSK" w:eastAsia="Cordia New" w:hAnsi="TH SarabunPSK" w:cs="TH SarabunPSK"/>
          <w:cs/>
        </w:rPr>
      </w:pPr>
      <w:r w:rsidRPr="00B60D70">
        <w:rPr>
          <w:rFonts w:ascii="TH SarabunPSK" w:eastAsia="Calibri" w:hAnsi="TH SarabunPSK" w:cs="TH SarabunPSK" w:hint="cs"/>
          <w:bCs/>
          <w:cs/>
        </w:rPr>
        <w:t xml:space="preserve">คำอธิบายโมดูล </w:t>
      </w:r>
      <w:r w:rsidRPr="00B60D70">
        <w:rPr>
          <w:rFonts w:ascii="TH SarabunPSK" w:eastAsia="Calibri" w:hAnsi="TH SarabunPSK" w:cs="TH SarabunPSK" w:hint="cs"/>
          <w:bCs/>
        </w:rPr>
        <w:t>:</w:t>
      </w:r>
      <w:r w:rsidR="00BD7F9D" w:rsidRPr="00B60D70">
        <w:rPr>
          <w:rFonts w:ascii="TH SarabunPSK" w:eastAsia="Calibri" w:hAnsi="TH SarabunPSK" w:cs="TH SarabunPSK" w:hint="cs"/>
          <w:bCs/>
          <w:cs/>
        </w:rPr>
        <w:t xml:space="preserve">  </w:t>
      </w:r>
      <w:r w:rsidRPr="00B60D70">
        <w:rPr>
          <w:rFonts w:ascii="TH SarabunPSK" w:eastAsia="Calibri" w:hAnsi="TH SarabunPSK" w:cs="TH SarabunPSK" w:hint="cs"/>
          <w:bCs/>
          <w:cs/>
        </w:rPr>
        <w:br/>
      </w:r>
      <w:r w:rsidRPr="00B60D70">
        <w:rPr>
          <w:rFonts w:ascii="TH SarabunPSK" w:eastAsia="Calibri" w:hAnsi="TH SarabunPSK" w:cs="TH SarabunPSK" w:hint="cs"/>
          <w:b/>
          <w:bCs/>
          <w:cs/>
        </w:rPr>
        <w:tab/>
      </w:r>
      <w:r w:rsidRPr="00B60D70">
        <w:rPr>
          <w:rFonts w:ascii="TH SarabunPSK" w:eastAsia="Cordia New" w:hAnsi="TH SarabunPSK" w:cs="TH SarabunPSK" w:hint="cs"/>
          <w:noProof/>
          <w:cs/>
        </w:rPr>
        <w:t>สเกลาร์และเวกเตอร์ ผลคูณภายใน ผลคูณเชิงเวกเตอร์ ผลคูณเชิงสเกลาร์ของสามเวกเตอร์ เส้นตรงและระนาบในปริภูมิสามมิติ ฟังก์ชันเวกเตอร์ เส้นโค้ง เส้นสัมผัส ความเร็วและความเร่ง ค่าความโค้งและการบิดของเส้นโค้ง</w:t>
      </w:r>
    </w:p>
    <w:p w14:paraId="5ACB5261" w14:textId="69E46728" w:rsidR="00E86317" w:rsidRPr="00B60D70" w:rsidRDefault="00E86317" w:rsidP="009D7264">
      <w:pPr>
        <w:rPr>
          <w:rFonts w:ascii="TH SarabunPSK" w:eastAsia="Cordia New" w:hAnsi="TH SarabunPSK" w:cs="TH SarabunPSK"/>
        </w:rPr>
      </w:pPr>
      <w:r w:rsidRPr="00B60D70">
        <w:rPr>
          <w:rFonts w:ascii="TH SarabunPSK" w:eastAsia="Cordia New" w:hAnsi="TH SarabunPSK" w:cs="TH SarabunPSK" w:hint="cs"/>
          <w:cs/>
        </w:rPr>
        <w:tab/>
      </w:r>
      <w:r w:rsidRPr="00B60D70">
        <w:rPr>
          <w:rFonts w:ascii="TH SarabunPSK" w:eastAsia="Cordia New" w:hAnsi="TH SarabunPSK" w:cs="TH SarabunPSK" w:hint="cs"/>
          <w:noProof/>
        </w:rPr>
        <w:t>Scalars and vectors, inner product, vectors product, scalar triple product, line and plane in 3D-space, vector function, curves, tan</w:t>
      </w:r>
      <w:r w:rsidR="00F551BD" w:rsidRPr="00B60D70">
        <w:rPr>
          <w:rFonts w:ascii="TH SarabunPSK" w:eastAsia="Cordia New" w:hAnsi="TH SarabunPSK" w:cs="TH SarabunPSK" w:hint="cs"/>
          <w:noProof/>
        </w:rPr>
        <w:t xml:space="preserve">GEN </w:t>
      </w:r>
      <w:r w:rsidRPr="00B60D70">
        <w:rPr>
          <w:rFonts w:ascii="TH SarabunPSK" w:eastAsia="Cordia New" w:hAnsi="TH SarabunPSK" w:cs="TH SarabunPSK" w:hint="cs"/>
          <w:noProof/>
        </w:rPr>
        <w:t>t, velocity and acceleration, curvature and torsion of a curve.</w:t>
      </w:r>
    </w:p>
    <w:p w14:paraId="1B8E36A7" w14:textId="4C23A469" w:rsidR="00E86317" w:rsidRPr="00B60D70" w:rsidRDefault="00E86317" w:rsidP="00081CC2">
      <w:pPr>
        <w:jc w:val="left"/>
        <w:rPr>
          <w:rFonts w:ascii="TH SarabunPSK" w:eastAsia="Times New Roman" w:hAnsi="TH SarabunPSK" w:cs="TH SarabunPSK"/>
          <w:b/>
          <w:bCs/>
        </w:rPr>
      </w:pPr>
      <w:r w:rsidRPr="00B60D70">
        <w:rPr>
          <w:rFonts w:ascii="TH SarabunPSK" w:eastAsia="Times New Roman" w:hAnsi="TH SarabunPSK" w:cs="TH SarabunPSK" w:hint="cs"/>
          <w:b/>
          <w:bCs/>
          <w:cs/>
        </w:rPr>
        <w:t>โมดูล</w:t>
      </w:r>
      <w:r w:rsidRPr="00B60D70">
        <w:rPr>
          <w:rFonts w:ascii="TH SarabunPSK" w:eastAsia="Calibri" w:hAnsi="TH SarabunPSK" w:cs="TH SarabunPSK" w:hint="cs"/>
          <w:bCs/>
          <w:cs/>
        </w:rPr>
        <w:t>บังคับ</w:t>
      </w:r>
      <w:r w:rsidRPr="00B60D70">
        <w:rPr>
          <w:rFonts w:ascii="TH SarabunPSK" w:eastAsia="Times New Roman" w:hAnsi="TH SarabunPSK" w:cs="TH SarabunPSK" w:hint="cs"/>
          <w:b/>
          <w:bCs/>
          <w:cs/>
        </w:rPr>
        <w:t xml:space="preserve">ก่อน </w:t>
      </w:r>
      <w:r w:rsidRPr="00B60D70">
        <w:rPr>
          <w:rFonts w:ascii="TH SarabunPSK" w:eastAsia="Times New Roman" w:hAnsi="TH SarabunPSK" w:cs="TH SarabunPSK" w:hint="cs"/>
          <w:b/>
          <w:bCs/>
        </w:rPr>
        <w:t xml:space="preserve">: </w:t>
      </w:r>
      <w:r w:rsidRPr="00B60D70">
        <w:rPr>
          <w:rFonts w:ascii="TH SarabunPSK" w:eastAsia="Times New Roman" w:hAnsi="TH SarabunPSK" w:cs="TH SarabunPSK" w:hint="cs"/>
          <w:b/>
          <w:bCs/>
          <w:noProof/>
          <w:cs/>
        </w:rPr>
        <w:t>ไม่มี</w:t>
      </w:r>
      <w:r w:rsidR="00BD7F9D" w:rsidRPr="00B60D70">
        <w:rPr>
          <w:rFonts w:ascii="TH SarabunPSK" w:eastAsia="Times New Roman" w:hAnsi="TH SarabunPSK" w:cs="TH SarabunPSK" w:hint="cs"/>
          <w:bCs/>
          <w:cs/>
          <w:lang w:val="en-AU"/>
        </w:rPr>
        <w:t xml:space="preserve">  </w:t>
      </w:r>
    </w:p>
    <w:p w14:paraId="39D3701F" w14:textId="77777777" w:rsidR="00E86317" w:rsidRPr="00B60D70" w:rsidRDefault="00E86317" w:rsidP="00081CC2">
      <w:pPr>
        <w:jc w:val="left"/>
        <w:rPr>
          <w:rFonts w:ascii="TH SarabunPSK" w:eastAsia="Calibri" w:hAnsi="TH SarabunPSK" w:cs="TH SarabunPSK"/>
          <w:b/>
          <w:bCs/>
        </w:rPr>
      </w:pPr>
      <w:r w:rsidRPr="00B60D70">
        <w:rPr>
          <w:rFonts w:ascii="TH SarabunPSK" w:eastAsia="Calibri" w:hAnsi="TH SarabunPSK" w:cs="TH SarabunPSK" w:hint="cs"/>
          <w:bCs/>
        </w:rPr>
        <w:t>Learning</w:t>
      </w:r>
      <w:r w:rsidRPr="00B60D70">
        <w:rPr>
          <w:rFonts w:ascii="TH SarabunPSK" w:eastAsia="Calibri" w:hAnsi="TH SarabunPSK" w:cs="TH SarabunPSK" w:hint="cs"/>
          <w:b/>
          <w:bCs/>
        </w:rPr>
        <w:t xml:space="preserve"> Outcome </w:t>
      </w:r>
    </w:p>
    <w:p w14:paraId="19776FF1" w14:textId="19B80554" w:rsidR="00E86317" w:rsidRPr="00B60D70" w:rsidRDefault="00E86317" w:rsidP="009D7264">
      <w:pPr>
        <w:autoSpaceDE w:val="0"/>
        <w:autoSpaceDN w:val="0"/>
        <w:adjustRightInd w:val="0"/>
        <w:rPr>
          <w:rFonts w:ascii="TH SarabunPSK" w:eastAsia="Calibri" w:hAnsi="TH SarabunPSK" w:cs="TH SarabunPSK"/>
        </w:rPr>
      </w:pPr>
      <w:r w:rsidRPr="00B60D70">
        <w:rPr>
          <w:rFonts w:ascii="TH SarabunPSK" w:eastAsia="Calibri" w:hAnsi="TH SarabunPSK" w:cs="TH SarabunPSK" w:hint="cs"/>
        </w:rPr>
        <w:tab/>
      </w:r>
      <w:r w:rsidRPr="00B60D70">
        <w:rPr>
          <w:rFonts w:ascii="TH SarabunPSK" w:eastAsia="Calibri" w:hAnsi="TH SarabunPSK" w:cs="TH SarabunPSK" w:hint="cs"/>
          <w:noProof/>
        </w:rPr>
        <w:t>Able to calculate vector operations, to express the equations of lines and planes in a 3D-space, and to analyze vector functions.</w:t>
      </w:r>
    </w:p>
    <w:p w14:paraId="160E1D49" w14:textId="77777777" w:rsidR="00E86317" w:rsidRPr="00B60D70" w:rsidRDefault="00E86317" w:rsidP="009D7264">
      <w:pPr>
        <w:spacing w:before="240"/>
        <w:jc w:val="left"/>
        <w:rPr>
          <w:rFonts w:ascii="TH SarabunPSK" w:eastAsia="Cordia New" w:hAnsi="TH SarabunPSK" w:cs="TH SarabunPSK"/>
          <w:b/>
          <w:bCs/>
        </w:rPr>
      </w:pPr>
      <w:r w:rsidRPr="00B60D70">
        <w:rPr>
          <w:rFonts w:ascii="TH SarabunPSK" w:eastAsia="Calibri" w:hAnsi="TH SarabunPSK" w:cs="TH SarabunPSK" w:hint="cs"/>
          <w:bCs/>
          <w:cs/>
        </w:rPr>
        <w:t>เกณฑ์</w:t>
      </w:r>
      <w:r w:rsidRPr="00B60D70">
        <w:rPr>
          <w:rFonts w:ascii="TH SarabunPSK" w:eastAsia="Cordia New" w:hAnsi="TH SarabunPSK" w:cs="TH SarabunPSK" w:hint="cs"/>
          <w:b/>
          <w:bCs/>
          <w:cs/>
        </w:rPr>
        <w:t>การประเมินผลลัพธ์การเรียนรู้ (</w:t>
      </w:r>
      <w:r w:rsidRPr="00B60D70">
        <w:rPr>
          <w:rFonts w:ascii="TH SarabunPSK" w:eastAsia="Cordia New" w:hAnsi="TH SarabunPSK" w:cs="TH SarabunPSK" w:hint="cs"/>
          <w:b/>
          <w:bCs/>
        </w:rPr>
        <w:t>Rubric)</w:t>
      </w:r>
    </w:p>
    <w:tbl>
      <w:tblPr>
        <w:tblStyle w:val="12"/>
        <w:tblW w:w="9351" w:type="dxa"/>
        <w:tblLook w:val="04A0" w:firstRow="1" w:lastRow="0" w:firstColumn="1" w:lastColumn="0" w:noHBand="0" w:noVBand="1"/>
      </w:tblPr>
      <w:tblGrid>
        <w:gridCol w:w="1129"/>
        <w:gridCol w:w="8222"/>
      </w:tblGrid>
      <w:tr w:rsidR="00B60D70" w:rsidRPr="00B60D70" w14:paraId="2D8A357D" w14:textId="77777777" w:rsidTr="00D420AC">
        <w:trPr>
          <w:trHeight w:val="510"/>
        </w:trPr>
        <w:tc>
          <w:tcPr>
            <w:tcW w:w="1129" w:type="dxa"/>
            <w:shd w:val="clear" w:color="auto" w:fill="D0CECE"/>
            <w:vAlign w:val="center"/>
          </w:tcPr>
          <w:p w14:paraId="36863DDB" w14:textId="77777777" w:rsidR="00E86317" w:rsidRPr="00B60D70" w:rsidRDefault="00E86317"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Rubric</w:t>
            </w:r>
          </w:p>
        </w:tc>
        <w:tc>
          <w:tcPr>
            <w:tcW w:w="8222" w:type="dxa"/>
            <w:shd w:val="clear" w:color="auto" w:fill="D0CECE"/>
            <w:vAlign w:val="center"/>
          </w:tcPr>
          <w:p w14:paraId="56FFC736" w14:textId="77777777" w:rsidR="00E86317" w:rsidRPr="00B60D70" w:rsidRDefault="00E86317"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cs/>
              </w:rPr>
              <w:t>คำอธิบายลำดับขั้นในการประเมินผลการเรียน</w:t>
            </w:r>
          </w:p>
        </w:tc>
      </w:tr>
      <w:tr w:rsidR="00B60D70" w:rsidRPr="00B60D70" w14:paraId="56D1AF07" w14:textId="77777777" w:rsidTr="00D420AC">
        <w:trPr>
          <w:trHeight w:val="510"/>
        </w:trPr>
        <w:tc>
          <w:tcPr>
            <w:tcW w:w="1129" w:type="dxa"/>
            <w:vAlign w:val="center"/>
          </w:tcPr>
          <w:p w14:paraId="2A32D234"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1</w:t>
            </w:r>
          </w:p>
        </w:tc>
        <w:tc>
          <w:tcPr>
            <w:tcW w:w="8222" w:type="dxa"/>
            <w:vAlign w:val="center"/>
          </w:tcPr>
          <w:p w14:paraId="7AB6EDE7"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No evidence</w:t>
            </w:r>
          </w:p>
        </w:tc>
      </w:tr>
      <w:tr w:rsidR="00B60D70" w:rsidRPr="00B60D70" w14:paraId="4BF79B32" w14:textId="77777777" w:rsidTr="00D420AC">
        <w:trPr>
          <w:trHeight w:val="510"/>
        </w:trPr>
        <w:tc>
          <w:tcPr>
            <w:tcW w:w="1129" w:type="dxa"/>
            <w:vAlign w:val="center"/>
          </w:tcPr>
          <w:p w14:paraId="45347FFA"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2</w:t>
            </w:r>
          </w:p>
        </w:tc>
        <w:tc>
          <w:tcPr>
            <w:tcW w:w="8222" w:type="dxa"/>
            <w:vAlign w:val="center"/>
          </w:tcPr>
          <w:p w14:paraId="0A1E6AE5"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Able to calculate simple vector operations including the derivative of vector functions.</w:t>
            </w:r>
          </w:p>
        </w:tc>
      </w:tr>
      <w:tr w:rsidR="00B60D70" w:rsidRPr="00B60D70" w14:paraId="575D3B91" w14:textId="77777777" w:rsidTr="00D420AC">
        <w:trPr>
          <w:trHeight w:val="510"/>
        </w:trPr>
        <w:tc>
          <w:tcPr>
            <w:tcW w:w="1129" w:type="dxa"/>
            <w:shd w:val="clear" w:color="auto" w:fill="auto"/>
            <w:vAlign w:val="center"/>
          </w:tcPr>
          <w:p w14:paraId="7509BC5B"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3</w:t>
            </w:r>
          </w:p>
        </w:tc>
        <w:tc>
          <w:tcPr>
            <w:tcW w:w="8222" w:type="dxa"/>
            <w:shd w:val="clear" w:color="auto" w:fill="auto"/>
            <w:vAlign w:val="center"/>
          </w:tcPr>
          <w:p w14:paraId="118BDE2E" w14:textId="77777777" w:rsidR="00E86317" w:rsidRPr="00B60D70" w:rsidRDefault="00E86317" w:rsidP="00D420AC">
            <w:pPr>
              <w:rPr>
                <w:rFonts w:ascii="TH SarabunPSK" w:eastAsia="Calibri" w:hAnsi="TH SarabunPSK" w:cs="TH SarabunPSK"/>
                <w:noProof/>
                <w:sz w:val="30"/>
                <w:szCs w:val="30"/>
              </w:rPr>
            </w:pPr>
            <w:r w:rsidRPr="00B60D70">
              <w:rPr>
                <w:rFonts w:ascii="TH SarabunPSK" w:eastAsia="Calibri" w:hAnsi="TH SarabunPSK" w:cs="TH SarabunPSK" w:hint="cs"/>
                <w:noProof/>
                <w:sz w:val="30"/>
                <w:szCs w:val="30"/>
              </w:rPr>
              <w:t xml:space="preserve">Able to find area and volume formed by vectors. </w:t>
            </w:r>
          </w:p>
          <w:p w14:paraId="3DD74C93" w14:textId="77777777" w:rsidR="00E86317" w:rsidRPr="00B60D70" w:rsidRDefault="00E86317" w:rsidP="00D420AC">
            <w:pPr>
              <w:rPr>
                <w:rFonts w:ascii="TH SarabunPSK" w:eastAsia="Calibri" w:hAnsi="TH SarabunPSK" w:cs="TH SarabunPSK"/>
                <w:noProof/>
                <w:sz w:val="30"/>
                <w:szCs w:val="30"/>
                <w:cs/>
              </w:rPr>
            </w:pPr>
            <w:r w:rsidRPr="00B60D70">
              <w:rPr>
                <w:rFonts w:ascii="TH SarabunPSK" w:eastAsia="Calibri" w:hAnsi="TH SarabunPSK" w:cs="TH SarabunPSK" w:hint="cs"/>
                <w:noProof/>
                <w:sz w:val="30"/>
                <w:szCs w:val="30"/>
              </w:rPr>
              <w:t xml:space="preserve">Able to write equations of lines and planes in a </w:t>
            </w:r>
            <w:r w:rsidRPr="00B60D70">
              <w:rPr>
                <w:rFonts w:ascii="TH SarabunPSK" w:eastAsia="Calibri" w:hAnsi="TH SarabunPSK" w:cs="TH SarabunPSK" w:hint="cs"/>
                <w:noProof/>
                <w:sz w:val="30"/>
                <w:szCs w:val="30"/>
                <w:cs/>
              </w:rPr>
              <w:t>3</w:t>
            </w:r>
            <w:r w:rsidRPr="00B60D70">
              <w:rPr>
                <w:rFonts w:ascii="TH SarabunPSK" w:eastAsia="Calibri" w:hAnsi="TH SarabunPSK" w:cs="TH SarabunPSK" w:hint="cs"/>
                <w:noProof/>
                <w:sz w:val="30"/>
                <w:szCs w:val="30"/>
              </w:rPr>
              <w:t xml:space="preserve">D-space. </w:t>
            </w:r>
          </w:p>
          <w:p w14:paraId="07A17048"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Able to find the curvature and torsion.</w:t>
            </w:r>
          </w:p>
        </w:tc>
      </w:tr>
      <w:tr w:rsidR="00B60D70" w:rsidRPr="00B60D70" w14:paraId="709DF57A" w14:textId="77777777" w:rsidTr="00D420AC">
        <w:trPr>
          <w:trHeight w:val="510"/>
        </w:trPr>
        <w:tc>
          <w:tcPr>
            <w:tcW w:w="1129" w:type="dxa"/>
            <w:vAlign w:val="center"/>
          </w:tcPr>
          <w:p w14:paraId="2EC31978"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4</w:t>
            </w:r>
          </w:p>
        </w:tc>
        <w:tc>
          <w:tcPr>
            <w:tcW w:w="8222" w:type="dxa"/>
            <w:vAlign w:val="center"/>
          </w:tcPr>
          <w:p w14:paraId="0DB4EABC"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Understand about vectors, lines and planes by showing calculation in vector operations and be able to analyze the concept of vector functions used in applications.</w:t>
            </w:r>
          </w:p>
        </w:tc>
      </w:tr>
      <w:tr w:rsidR="00B60D70" w:rsidRPr="00B60D70" w14:paraId="234099BE" w14:textId="77777777" w:rsidTr="00D420AC">
        <w:trPr>
          <w:trHeight w:val="510"/>
        </w:trPr>
        <w:tc>
          <w:tcPr>
            <w:tcW w:w="1129" w:type="dxa"/>
            <w:vAlign w:val="center"/>
          </w:tcPr>
          <w:p w14:paraId="76DF3896"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5</w:t>
            </w:r>
          </w:p>
        </w:tc>
        <w:tc>
          <w:tcPr>
            <w:tcW w:w="8222" w:type="dxa"/>
            <w:vAlign w:val="center"/>
          </w:tcPr>
          <w:p w14:paraId="6C8AC8A7" w14:textId="205EDD59"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 xml:space="preserve">Understand completely about vectors, lines and planes by showing correct calculation in vector operations and be able precisely describe lines and planes in a 3D-space using mathematics equations in applications and analyze the concepts used in applications and provide </w:t>
            </w:r>
            <w:r w:rsidR="00F551BD" w:rsidRPr="00B60D70">
              <w:rPr>
                <w:rFonts w:ascii="TH SarabunPSK" w:eastAsia="Calibri" w:hAnsi="TH SarabunPSK" w:cs="TH SarabunPSK" w:hint="cs"/>
                <w:noProof/>
                <w:sz w:val="30"/>
                <w:szCs w:val="30"/>
              </w:rPr>
              <w:t xml:space="preserve">PHY </w:t>
            </w:r>
            <w:r w:rsidRPr="00B60D70">
              <w:rPr>
                <w:rFonts w:ascii="TH SarabunPSK" w:eastAsia="Calibri" w:hAnsi="TH SarabunPSK" w:cs="TH SarabunPSK" w:hint="cs"/>
                <w:noProof/>
                <w:sz w:val="30"/>
                <w:szCs w:val="30"/>
              </w:rPr>
              <w:t>sical interpretation.</w:t>
            </w:r>
          </w:p>
        </w:tc>
      </w:tr>
    </w:tbl>
    <w:p w14:paraId="0056D73C" w14:textId="77777777" w:rsidR="00E86317" w:rsidRPr="00B60D70" w:rsidRDefault="00E86317" w:rsidP="00E86317">
      <w:pPr>
        <w:rPr>
          <w:rFonts w:ascii="TH SarabunPSK" w:eastAsia="Calibri" w:hAnsi="TH SarabunPSK" w:cs="TH SarabunPSK"/>
          <w:b/>
          <w:bCs/>
          <w:cs/>
        </w:rPr>
        <w:sectPr w:rsidR="00E86317" w:rsidRPr="00B60D70" w:rsidSect="0087260D">
          <w:pgSz w:w="11906" w:h="16838"/>
          <w:pgMar w:top="1135" w:right="1440" w:bottom="1134" w:left="1440" w:header="708" w:footer="708" w:gutter="0"/>
          <w:cols w:space="708"/>
          <w:docGrid w:linePitch="360"/>
        </w:sectPr>
      </w:pPr>
    </w:p>
    <w:p w14:paraId="7111EEAA" w14:textId="258088B5" w:rsidR="00E86317" w:rsidRPr="00B60D70" w:rsidRDefault="00E86317" w:rsidP="009D7264">
      <w:pPr>
        <w:pStyle w:val="3"/>
        <w:numPr>
          <w:ilvl w:val="0"/>
          <w:numId w:val="0"/>
        </w:numPr>
        <w:shd w:val="clear" w:color="auto" w:fill="D9D9D9" w:themeFill="background1" w:themeFillShade="D9"/>
        <w:tabs>
          <w:tab w:val="left" w:pos="993"/>
          <w:tab w:val="left" w:pos="7088"/>
        </w:tabs>
        <w:ind w:left="993" w:hanging="993"/>
        <w:rPr>
          <w:rFonts w:ascii="TH SarabunPSK" w:eastAsia="Calibri" w:hAnsi="TH SarabunPSK" w:cs="TH SarabunPSK"/>
          <w:b w:val="0"/>
          <w:bCs w:val="0"/>
        </w:rPr>
      </w:pPr>
      <w:bookmarkStart w:id="615" w:name="_Toc179656462"/>
      <w:bookmarkStart w:id="616" w:name="_Toc180609542"/>
      <w:bookmarkStart w:id="617" w:name="_Toc191634158"/>
      <w:r w:rsidRPr="00B60D70">
        <w:rPr>
          <w:rFonts w:ascii="TH SarabunPSK" w:eastAsia="Calibri" w:hAnsi="TH SarabunPSK" w:cs="TH SarabunPSK" w:hint="cs"/>
          <w:cs/>
        </w:rPr>
        <w:lastRenderedPageBreak/>
        <w:t>รหัส</w:t>
      </w:r>
      <w:r w:rsidRPr="00B60D70">
        <w:rPr>
          <w:rFonts w:ascii="TH SarabunPSK" w:hAnsi="TH SarabunPSK" w:cs="TH SarabunPSK" w:hint="cs"/>
          <w:cs/>
        </w:rPr>
        <w:t>โมดูล</w:t>
      </w:r>
      <w:r w:rsidRPr="00B60D70">
        <w:rPr>
          <w:rFonts w:ascii="TH SarabunPSK" w:eastAsia="Calibri" w:hAnsi="TH SarabunPSK" w:cs="TH SarabunPSK" w:hint="cs"/>
          <w:cs/>
        </w:rPr>
        <w:t xml:space="preserve"> </w:t>
      </w:r>
      <w:r w:rsidRPr="00B60D70">
        <w:rPr>
          <w:rFonts w:ascii="TH SarabunPSK" w:eastAsia="Calibri" w:hAnsi="TH SarabunPSK" w:cs="TH SarabunPSK" w:hint="cs"/>
        </w:rPr>
        <w:t>:</w:t>
      </w:r>
      <w:r w:rsidR="00BD7F9D" w:rsidRPr="00B60D70">
        <w:rPr>
          <w:rFonts w:ascii="TH SarabunPSK" w:eastAsia="Calibri" w:hAnsi="TH SarabunPSK" w:cs="TH SarabunPSK" w:hint="cs"/>
          <w:cs/>
        </w:rPr>
        <w:t xml:space="preserve"> </w:t>
      </w:r>
      <w:r w:rsidRPr="00B60D70">
        <w:rPr>
          <w:rFonts w:ascii="TH SarabunPSK" w:eastAsia="Calibri" w:hAnsi="TH SarabunPSK" w:cs="TH SarabunPSK" w:hint="cs"/>
        </w:rPr>
        <w:t xml:space="preserve"> </w:t>
      </w:r>
      <w:bookmarkStart w:id="618" w:name="MTH10203"/>
      <w:r w:rsidR="00F551BD" w:rsidRPr="00B60D70">
        <w:rPr>
          <w:rFonts w:ascii="TH SarabunPSK" w:eastAsia="Calibri" w:hAnsi="TH SarabunPSK" w:cs="TH SarabunPSK" w:hint="cs"/>
          <w:noProof/>
        </w:rPr>
        <w:t xml:space="preserve">MTH </w:t>
      </w:r>
      <w:r w:rsidRPr="00B60D70">
        <w:rPr>
          <w:rFonts w:ascii="TH SarabunPSK" w:eastAsia="Calibri" w:hAnsi="TH SarabunPSK" w:cs="TH SarabunPSK" w:hint="cs"/>
          <w:noProof/>
          <w:cs/>
        </w:rPr>
        <w:t>10203</w:t>
      </w:r>
      <w:bookmarkEnd w:id="618"/>
      <w:r w:rsidRPr="00B60D70">
        <w:rPr>
          <w:rFonts w:ascii="TH SarabunPSK" w:eastAsia="Calibri" w:hAnsi="TH SarabunPSK" w:cs="TH SarabunPSK" w:hint="cs"/>
        </w:rPr>
        <w:tab/>
      </w:r>
      <w:r w:rsidRPr="00B60D70">
        <w:rPr>
          <w:rFonts w:ascii="TH SarabunPSK" w:eastAsia="Calibri" w:hAnsi="TH SarabunPSK" w:cs="TH SarabunPSK" w:hint="cs"/>
          <w:cs/>
        </w:rPr>
        <w:t xml:space="preserve">จำนวน </w:t>
      </w:r>
      <w:r w:rsidRPr="00B60D70">
        <w:rPr>
          <w:rFonts w:ascii="TH SarabunPSK" w:eastAsia="Calibri" w:hAnsi="TH SarabunPSK" w:cs="TH SarabunPSK" w:hint="cs"/>
          <w:noProof/>
        </w:rPr>
        <w:t>1</w:t>
      </w:r>
      <w:r w:rsidRPr="00B60D70">
        <w:rPr>
          <w:rFonts w:ascii="TH SarabunPSK" w:eastAsia="Calibri" w:hAnsi="TH SarabunPSK" w:cs="TH SarabunPSK" w:hint="cs"/>
          <w:cs/>
        </w:rPr>
        <w:t xml:space="preserve"> หน่วยกิต</w:t>
      </w:r>
      <w:bookmarkEnd w:id="615"/>
      <w:bookmarkEnd w:id="616"/>
      <w:bookmarkEnd w:id="617"/>
    </w:p>
    <w:p w14:paraId="57FDEC4A" w14:textId="77777777" w:rsidR="00E86317" w:rsidRPr="00B60D70" w:rsidRDefault="00E86317" w:rsidP="00E86317">
      <w:pPr>
        <w:rPr>
          <w:rFonts w:ascii="TH SarabunPSK" w:eastAsia="Cordia New" w:hAnsi="TH SarabunPSK" w:cs="TH SarabunPSK"/>
          <w:cs/>
        </w:rPr>
      </w:pPr>
      <w:r w:rsidRPr="00B60D70">
        <w:rPr>
          <w:rFonts w:ascii="TH SarabunPSK" w:eastAsia="Calibri" w:hAnsi="TH SarabunPSK" w:cs="TH SarabunPSK" w:hint="cs"/>
          <w:b/>
          <w:bCs/>
          <w:cs/>
        </w:rPr>
        <w:t>ชื่อโมดูลภาษาไทย</w:t>
      </w:r>
      <w:r w:rsidRPr="00B60D70">
        <w:rPr>
          <w:rFonts w:ascii="TH SarabunPSK" w:eastAsia="Cordia New" w:hAnsi="TH SarabunPSK" w:cs="TH SarabunPSK" w:hint="cs"/>
          <w:cs/>
        </w:rPr>
        <w:t xml:space="preserve"> </w:t>
      </w:r>
      <w:r w:rsidRPr="00B60D70">
        <w:rPr>
          <w:rFonts w:ascii="TH SarabunPSK" w:eastAsia="Cordia New" w:hAnsi="TH SarabunPSK" w:cs="TH SarabunPSK" w:hint="cs"/>
        </w:rPr>
        <w:t>:</w:t>
      </w:r>
      <w:r w:rsidRPr="00B60D70">
        <w:rPr>
          <w:rFonts w:ascii="TH SarabunPSK" w:eastAsia="Cordia New" w:hAnsi="TH SarabunPSK" w:cs="TH SarabunPSK" w:hint="cs"/>
          <w:cs/>
        </w:rPr>
        <w:tab/>
      </w:r>
      <w:r w:rsidRPr="00B60D70">
        <w:rPr>
          <w:rFonts w:ascii="TH SarabunPSK" w:eastAsia="Cordia New" w:hAnsi="TH SarabunPSK" w:cs="TH SarabunPSK" w:hint="cs"/>
          <w:noProof/>
          <w:cs/>
        </w:rPr>
        <w:t>ปริพันธ์หลายชั้น</w:t>
      </w:r>
      <w:r w:rsidRPr="00B60D70">
        <w:rPr>
          <w:rFonts w:ascii="TH SarabunPSK" w:eastAsia="Cordia New" w:hAnsi="TH SarabunPSK" w:cs="TH SarabunPSK" w:hint="cs"/>
          <w:cs/>
        </w:rPr>
        <w:t xml:space="preserve"> </w:t>
      </w:r>
    </w:p>
    <w:p w14:paraId="21740E20" w14:textId="7C14D790" w:rsidR="00E86317" w:rsidRPr="00B60D70" w:rsidRDefault="00E86317" w:rsidP="009D7264">
      <w:pPr>
        <w:rPr>
          <w:rFonts w:ascii="TH SarabunPSK" w:eastAsia="Cordia New" w:hAnsi="TH SarabunPSK" w:cs="TH SarabunPSK"/>
        </w:rPr>
      </w:pPr>
      <w:r w:rsidRPr="00B60D70">
        <w:rPr>
          <w:rFonts w:ascii="TH SarabunPSK" w:eastAsia="Cordia New" w:hAnsi="TH SarabunPSK" w:cs="TH SarabunPSK" w:hint="cs"/>
          <w:b/>
          <w:bCs/>
          <w:cs/>
        </w:rPr>
        <w:t>ชื่อโมดูล</w:t>
      </w:r>
      <w:r w:rsidRPr="00B60D70">
        <w:rPr>
          <w:rFonts w:ascii="TH SarabunPSK" w:eastAsia="Calibri" w:hAnsi="TH SarabunPSK" w:cs="TH SarabunPSK" w:hint="cs"/>
          <w:b/>
          <w:bCs/>
          <w:cs/>
        </w:rPr>
        <w:t>ภาษาอังกฤษ</w:t>
      </w:r>
      <w:r w:rsidRPr="00B60D70">
        <w:rPr>
          <w:rFonts w:ascii="TH SarabunPSK" w:eastAsia="Cordia New" w:hAnsi="TH SarabunPSK" w:cs="TH SarabunPSK" w:hint="cs"/>
        </w:rPr>
        <w:t xml:space="preserve"> :</w:t>
      </w:r>
      <w:r w:rsidRPr="00B60D70">
        <w:rPr>
          <w:rFonts w:ascii="TH SarabunPSK" w:eastAsia="Cordia New" w:hAnsi="TH SarabunPSK" w:cs="TH SarabunPSK" w:hint="cs"/>
          <w:cs/>
        </w:rPr>
        <w:tab/>
      </w:r>
      <w:r w:rsidRPr="00B60D70">
        <w:rPr>
          <w:rFonts w:ascii="TH SarabunPSK" w:eastAsia="Cordia New" w:hAnsi="TH SarabunPSK" w:cs="TH SarabunPSK" w:hint="cs"/>
          <w:noProof/>
        </w:rPr>
        <w:t>MULTIPLE INTEGRALS</w:t>
      </w:r>
      <w:r w:rsidRPr="00B60D70">
        <w:rPr>
          <w:rFonts w:ascii="TH SarabunPSK" w:eastAsia="Cordia New" w:hAnsi="TH SarabunPSK" w:cs="TH SarabunPSK" w:hint="cs"/>
          <w:cs/>
        </w:rPr>
        <w:t xml:space="preserve"> </w:t>
      </w:r>
    </w:p>
    <w:p w14:paraId="7C4E953F" w14:textId="1CF6C6A9" w:rsidR="00E86317" w:rsidRPr="00B60D70" w:rsidRDefault="00E86317" w:rsidP="00081CC2">
      <w:pPr>
        <w:jc w:val="left"/>
        <w:rPr>
          <w:rFonts w:ascii="TH SarabunPSK" w:eastAsia="Cordia New" w:hAnsi="TH SarabunPSK" w:cs="TH SarabunPSK"/>
          <w:cs/>
        </w:rPr>
      </w:pPr>
      <w:r w:rsidRPr="00B60D70">
        <w:rPr>
          <w:rFonts w:ascii="TH SarabunPSK" w:eastAsia="Calibri" w:hAnsi="TH SarabunPSK" w:cs="TH SarabunPSK" w:hint="cs"/>
          <w:bCs/>
          <w:cs/>
        </w:rPr>
        <w:t xml:space="preserve">คำอธิบายโมดูล </w:t>
      </w:r>
      <w:r w:rsidRPr="00B60D70">
        <w:rPr>
          <w:rFonts w:ascii="TH SarabunPSK" w:eastAsia="Calibri" w:hAnsi="TH SarabunPSK" w:cs="TH SarabunPSK" w:hint="cs"/>
          <w:bCs/>
        </w:rPr>
        <w:t>:</w:t>
      </w:r>
      <w:r w:rsidR="00BD7F9D" w:rsidRPr="00B60D70">
        <w:rPr>
          <w:rFonts w:ascii="TH SarabunPSK" w:eastAsia="Calibri" w:hAnsi="TH SarabunPSK" w:cs="TH SarabunPSK" w:hint="cs"/>
          <w:bCs/>
          <w:cs/>
        </w:rPr>
        <w:t xml:space="preserve">  </w:t>
      </w:r>
      <w:r w:rsidRPr="00B60D70">
        <w:rPr>
          <w:rFonts w:ascii="TH SarabunPSK" w:eastAsia="Calibri" w:hAnsi="TH SarabunPSK" w:cs="TH SarabunPSK" w:hint="cs"/>
          <w:bCs/>
          <w:cs/>
        </w:rPr>
        <w:br/>
      </w:r>
      <w:r w:rsidRPr="00B60D70">
        <w:rPr>
          <w:rFonts w:ascii="TH SarabunPSK" w:eastAsia="Calibri" w:hAnsi="TH SarabunPSK" w:cs="TH SarabunPSK" w:hint="cs"/>
          <w:b/>
          <w:bCs/>
          <w:cs/>
        </w:rPr>
        <w:tab/>
      </w:r>
      <w:r w:rsidRPr="00B60D70">
        <w:rPr>
          <w:rFonts w:ascii="TH SarabunPSK" w:eastAsia="Cordia New" w:hAnsi="TH SarabunPSK" w:cs="TH SarabunPSK" w:hint="cs"/>
          <w:noProof/>
          <w:cs/>
        </w:rPr>
        <w:t>พิกัดเชิงขั้ว พื้นที่ในพิกัดเชิงขั้ว ปริพันธ์จํากัดเขตบนระนาบและบริเวณทรงตัน ปริพันธ์สองชั้นในพิกัดฉาก ปริพันธ์สองชั้นในพิกัดเชิงขั้ว การแปลงของตัวแปรในปริพันธ์หลายชั้น ปริพันธ์สามชั้นในพิกัดฉาก ปริพันธ์สามชั้นในพิกัดทรงกระบอกและพิกัดทรงกลม</w:t>
      </w:r>
    </w:p>
    <w:p w14:paraId="108EA413" w14:textId="469EAF5D" w:rsidR="00E86317" w:rsidRPr="00B60D70" w:rsidRDefault="00E86317" w:rsidP="009D7264">
      <w:pPr>
        <w:rPr>
          <w:rFonts w:ascii="TH SarabunPSK" w:eastAsia="Cordia New" w:hAnsi="TH SarabunPSK" w:cs="TH SarabunPSK"/>
        </w:rPr>
      </w:pPr>
      <w:r w:rsidRPr="00B60D70">
        <w:rPr>
          <w:rFonts w:ascii="TH SarabunPSK" w:eastAsia="Cordia New" w:hAnsi="TH SarabunPSK" w:cs="TH SarabunPSK" w:hint="cs"/>
          <w:cs/>
        </w:rPr>
        <w:tab/>
      </w:r>
      <w:r w:rsidRPr="00B60D70">
        <w:rPr>
          <w:rFonts w:ascii="TH SarabunPSK" w:eastAsia="Cordia New" w:hAnsi="TH SarabunPSK" w:cs="TH SarabunPSK" w:hint="cs"/>
          <w:noProof/>
        </w:rPr>
        <w:t>Polar coordinates, areas in polar coordinates. Definite integral over plane and solid regions. Double integrals in rectangular coordinates, double integrals in polar form, transformation of variable in multiple integrals. Triple integrals in rectangular coordinates, triple integrals in cylindrical and spherical coordinates.</w:t>
      </w:r>
    </w:p>
    <w:p w14:paraId="67FE0D88" w14:textId="38099C57" w:rsidR="00E86317" w:rsidRPr="00B60D70" w:rsidRDefault="00E86317" w:rsidP="00081CC2">
      <w:pPr>
        <w:jc w:val="left"/>
        <w:rPr>
          <w:rFonts w:ascii="TH SarabunPSK" w:eastAsia="Times New Roman" w:hAnsi="TH SarabunPSK" w:cs="TH SarabunPSK"/>
          <w:b/>
          <w:bCs/>
        </w:rPr>
      </w:pPr>
      <w:r w:rsidRPr="00B60D70">
        <w:rPr>
          <w:rFonts w:ascii="TH SarabunPSK" w:eastAsia="Times New Roman" w:hAnsi="TH SarabunPSK" w:cs="TH SarabunPSK" w:hint="cs"/>
          <w:b/>
          <w:bCs/>
          <w:cs/>
        </w:rPr>
        <w:t>โมดูล</w:t>
      </w:r>
      <w:r w:rsidRPr="00B60D70">
        <w:rPr>
          <w:rFonts w:ascii="TH SarabunPSK" w:eastAsia="Calibri" w:hAnsi="TH SarabunPSK" w:cs="TH SarabunPSK" w:hint="cs"/>
          <w:bCs/>
          <w:cs/>
        </w:rPr>
        <w:t>บังคับ</w:t>
      </w:r>
      <w:r w:rsidRPr="00B60D70">
        <w:rPr>
          <w:rFonts w:ascii="TH SarabunPSK" w:eastAsia="Times New Roman" w:hAnsi="TH SarabunPSK" w:cs="TH SarabunPSK" w:hint="cs"/>
          <w:b/>
          <w:bCs/>
          <w:cs/>
        </w:rPr>
        <w:t xml:space="preserve">ก่อน </w:t>
      </w:r>
      <w:r w:rsidRPr="00B60D70">
        <w:rPr>
          <w:rFonts w:ascii="TH SarabunPSK" w:eastAsia="Times New Roman" w:hAnsi="TH SarabunPSK" w:cs="TH SarabunPSK" w:hint="cs"/>
          <w:b/>
          <w:bCs/>
        </w:rPr>
        <w:t xml:space="preserve">: </w:t>
      </w:r>
      <w:r w:rsidR="00F551BD" w:rsidRPr="00B60D70">
        <w:rPr>
          <w:rFonts w:ascii="TH SarabunPSK" w:eastAsia="Times New Roman" w:hAnsi="TH SarabunPSK" w:cs="TH SarabunPSK" w:hint="cs"/>
          <w:b/>
          <w:bCs/>
          <w:noProof/>
        </w:rPr>
        <w:t xml:space="preserve">MTH </w:t>
      </w:r>
      <w:r w:rsidRPr="00B60D70">
        <w:rPr>
          <w:rFonts w:ascii="TH SarabunPSK" w:eastAsia="Times New Roman" w:hAnsi="TH SarabunPSK" w:cs="TH SarabunPSK" w:hint="cs"/>
          <w:b/>
          <w:bCs/>
          <w:noProof/>
        </w:rPr>
        <w:t>10102</w:t>
      </w:r>
      <w:r w:rsidR="00BD7F9D" w:rsidRPr="00B60D70">
        <w:rPr>
          <w:rFonts w:ascii="TH SarabunPSK" w:eastAsia="Times New Roman" w:hAnsi="TH SarabunPSK" w:cs="TH SarabunPSK" w:hint="cs"/>
          <w:b/>
          <w:bCs/>
        </w:rPr>
        <w:t xml:space="preserve"> </w:t>
      </w:r>
      <w:r w:rsidR="00BD7F9D" w:rsidRPr="00B60D70">
        <w:rPr>
          <w:rFonts w:ascii="TH SarabunPSK" w:eastAsia="Times New Roman" w:hAnsi="TH SarabunPSK" w:cs="TH SarabunPSK" w:hint="cs"/>
          <w:bCs/>
          <w:cs/>
          <w:lang w:val="en-AU"/>
        </w:rPr>
        <w:t xml:space="preserve">  </w:t>
      </w:r>
    </w:p>
    <w:p w14:paraId="185A05C8" w14:textId="77777777" w:rsidR="00E86317" w:rsidRPr="00B60D70" w:rsidRDefault="00E86317" w:rsidP="00081CC2">
      <w:pPr>
        <w:jc w:val="left"/>
        <w:rPr>
          <w:rFonts w:ascii="TH SarabunPSK" w:eastAsia="Calibri" w:hAnsi="TH SarabunPSK" w:cs="TH SarabunPSK"/>
          <w:b/>
          <w:bCs/>
        </w:rPr>
      </w:pPr>
      <w:r w:rsidRPr="00B60D70">
        <w:rPr>
          <w:rFonts w:ascii="TH SarabunPSK" w:eastAsia="Calibri" w:hAnsi="TH SarabunPSK" w:cs="TH SarabunPSK" w:hint="cs"/>
          <w:bCs/>
        </w:rPr>
        <w:t>Learning</w:t>
      </w:r>
      <w:r w:rsidRPr="00B60D70">
        <w:rPr>
          <w:rFonts w:ascii="TH SarabunPSK" w:eastAsia="Calibri" w:hAnsi="TH SarabunPSK" w:cs="TH SarabunPSK" w:hint="cs"/>
          <w:b/>
          <w:bCs/>
        </w:rPr>
        <w:t xml:space="preserve"> Outcome </w:t>
      </w:r>
    </w:p>
    <w:p w14:paraId="20259FC2" w14:textId="451D2F09" w:rsidR="00E86317" w:rsidRPr="00B60D70" w:rsidRDefault="00E86317" w:rsidP="009D7264">
      <w:pPr>
        <w:autoSpaceDE w:val="0"/>
        <w:autoSpaceDN w:val="0"/>
        <w:adjustRightInd w:val="0"/>
        <w:rPr>
          <w:rFonts w:ascii="TH SarabunPSK" w:eastAsia="Calibri" w:hAnsi="TH SarabunPSK" w:cs="TH SarabunPSK"/>
        </w:rPr>
      </w:pPr>
      <w:r w:rsidRPr="00B60D70">
        <w:rPr>
          <w:rFonts w:ascii="TH SarabunPSK" w:eastAsia="Calibri" w:hAnsi="TH SarabunPSK" w:cs="TH SarabunPSK" w:hint="cs"/>
        </w:rPr>
        <w:tab/>
      </w:r>
      <w:r w:rsidRPr="00B60D70">
        <w:rPr>
          <w:rFonts w:ascii="TH SarabunPSK" w:eastAsia="Calibri" w:hAnsi="TH SarabunPSK" w:cs="TH SarabunPSK" w:hint="cs"/>
          <w:noProof/>
        </w:rPr>
        <w:t>Able</w:t>
      </w:r>
      <w:r w:rsidR="00BD7F9D" w:rsidRPr="00B60D70">
        <w:rPr>
          <w:rFonts w:ascii="TH SarabunPSK" w:eastAsia="Calibri" w:hAnsi="TH SarabunPSK" w:cs="TH SarabunPSK" w:hint="cs"/>
          <w:noProof/>
        </w:rPr>
        <w:t xml:space="preserve"> </w:t>
      </w:r>
      <w:r w:rsidRPr="00B60D70">
        <w:rPr>
          <w:rFonts w:ascii="TH SarabunPSK" w:eastAsia="Calibri" w:hAnsi="TH SarabunPSK" w:cs="TH SarabunPSK" w:hint="cs"/>
          <w:noProof/>
        </w:rPr>
        <w:t>to evaluate multiple integrals by using rectangular coordinates and polar coordinates.</w:t>
      </w:r>
    </w:p>
    <w:p w14:paraId="5E6E8847" w14:textId="77777777" w:rsidR="00E86317" w:rsidRPr="00B60D70" w:rsidRDefault="00E86317" w:rsidP="009D7264">
      <w:pPr>
        <w:spacing w:before="240"/>
        <w:jc w:val="left"/>
        <w:rPr>
          <w:rFonts w:ascii="TH SarabunPSK" w:eastAsia="Cordia New" w:hAnsi="TH SarabunPSK" w:cs="TH SarabunPSK"/>
          <w:b/>
          <w:bCs/>
        </w:rPr>
      </w:pPr>
      <w:r w:rsidRPr="00B60D70">
        <w:rPr>
          <w:rFonts w:ascii="TH SarabunPSK" w:eastAsia="Cordia New" w:hAnsi="TH SarabunPSK" w:cs="TH SarabunPSK" w:hint="cs"/>
          <w:b/>
          <w:bCs/>
          <w:cs/>
        </w:rPr>
        <w:t>เกณฑ์การประเมินผลลัพธ์การเรียนรู้ (</w:t>
      </w:r>
      <w:r w:rsidRPr="00B60D70">
        <w:rPr>
          <w:rFonts w:ascii="TH SarabunPSK" w:eastAsia="Cordia New" w:hAnsi="TH SarabunPSK" w:cs="TH SarabunPSK" w:hint="cs"/>
          <w:b/>
          <w:bCs/>
        </w:rPr>
        <w:t>Rubric)</w:t>
      </w:r>
    </w:p>
    <w:tbl>
      <w:tblPr>
        <w:tblStyle w:val="12"/>
        <w:tblW w:w="9351" w:type="dxa"/>
        <w:tblLook w:val="04A0" w:firstRow="1" w:lastRow="0" w:firstColumn="1" w:lastColumn="0" w:noHBand="0" w:noVBand="1"/>
      </w:tblPr>
      <w:tblGrid>
        <w:gridCol w:w="1129"/>
        <w:gridCol w:w="8222"/>
      </w:tblGrid>
      <w:tr w:rsidR="00B60D70" w:rsidRPr="00B60D70" w14:paraId="3CC1B68B" w14:textId="77777777" w:rsidTr="00D420AC">
        <w:trPr>
          <w:trHeight w:val="510"/>
        </w:trPr>
        <w:tc>
          <w:tcPr>
            <w:tcW w:w="1129" w:type="dxa"/>
            <w:shd w:val="clear" w:color="auto" w:fill="D0CECE"/>
            <w:vAlign w:val="center"/>
          </w:tcPr>
          <w:p w14:paraId="516EEB7A" w14:textId="77777777" w:rsidR="00E86317" w:rsidRPr="00B60D70" w:rsidRDefault="00E86317"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Rubric</w:t>
            </w:r>
          </w:p>
        </w:tc>
        <w:tc>
          <w:tcPr>
            <w:tcW w:w="8222" w:type="dxa"/>
            <w:shd w:val="clear" w:color="auto" w:fill="D0CECE"/>
            <w:vAlign w:val="center"/>
          </w:tcPr>
          <w:p w14:paraId="274C7F70" w14:textId="77777777" w:rsidR="00E86317" w:rsidRPr="00B60D70" w:rsidRDefault="00E86317"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cs/>
              </w:rPr>
              <w:t>คำอธิบายลำดับขั้นในการประเมินผลการเรียน</w:t>
            </w:r>
          </w:p>
        </w:tc>
      </w:tr>
      <w:tr w:rsidR="00B60D70" w:rsidRPr="00B60D70" w14:paraId="76EDE6C1" w14:textId="77777777" w:rsidTr="00D420AC">
        <w:trPr>
          <w:trHeight w:val="510"/>
        </w:trPr>
        <w:tc>
          <w:tcPr>
            <w:tcW w:w="1129" w:type="dxa"/>
            <w:vAlign w:val="center"/>
          </w:tcPr>
          <w:p w14:paraId="6E84B794"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1</w:t>
            </w:r>
          </w:p>
        </w:tc>
        <w:tc>
          <w:tcPr>
            <w:tcW w:w="8222" w:type="dxa"/>
            <w:vAlign w:val="center"/>
          </w:tcPr>
          <w:p w14:paraId="748394BC"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No evidence</w:t>
            </w:r>
          </w:p>
        </w:tc>
      </w:tr>
      <w:tr w:rsidR="00B60D70" w:rsidRPr="00B60D70" w14:paraId="07BF7D81" w14:textId="77777777" w:rsidTr="00D420AC">
        <w:trPr>
          <w:trHeight w:val="510"/>
        </w:trPr>
        <w:tc>
          <w:tcPr>
            <w:tcW w:w="1129" w:type="dxa"/>
            <w:vAlign w:val="center"/>
          </w:tcPr>
          <w:p w14:paraId="1FBA8110"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2</w:t>
            </w:r>
          </w:p>
        </w:tc>
        <w:tc>
          <w:tcPr>
            <w:tcW w:w="8222" w:type="dxa"/>
            <w:vAlign w:val="center"/>
          </w:tcPr>
          <w:p w14:paraId="50F5FB88"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Able to convert points and equations between rectangular coordinates and polar coordinates. Able to calculate basic double integrals in rectangular domain.</w:t>
            </w:r>
          </w:p>
        </w:tc>
      </w:tr>
      <w:tr w:rsidR="00B60D70" w:rsidRPr="00B60D70" w14:paraId="5D750AF1" w14:textId="77777777" w:rsidTr="00D420AC">
        <w:trPr>
          <w:trHeight w:val="510"/>
        </w:trPr>
        <w:tc>
          <w:tcPr>
            <w:tcW w:w="1129" w:type="dxa"/>
            <w:shd w:val="clear" w:color="auto" w:fill="auto"/>
            <w:vAlign w:val="center"/>
          </w:tcPr>
          <w:p w14:paraId="583E8352"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3</w:t>
            </w:r>
          </w:p>
        </w:tc>
        <w:tc>
          <w:tcPr>
            <w:tcW w:w="8222" w:type="dxa"/>
            <w:shd w:val="clear" w:color="auto" w:fill="auto"/>
            <w:vAlign w:val="center"/>
          </w:tcPr>
          <w:p w14:paraId="7140C93D"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Able to select the appropriate coordinates (rectangular coordinates or polar coordinates) to evaluate double integrals. Able to evaluate basic triple integrals.</w:t>
            </w:r>
          </w:p>
        </w:tc>
      </w:tr>
      <w:tr w:rsidR="00B60D70" w:rsidRPr="00B60D70" w14:paraId="22F63F05" w14:textId="77777777" w:rsidTr="00D420AC">
        <w:trPr>
          <w:trHeight w:val="510"/>
        </w:trPr>
        <w:tc>
          <w:tcPr>
            <w:tcW w:w="1129" w:type="dxa"/>
            <w:vAlign w:val="center"/>
          </w:tcPr>
          <w:p w14:paraId="6E319B09"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4</w:t>
            </w:r>
          </w:p>
        </w:tc>
        <w:tc>
          <w:tcPr>
            <w:tcW w:w="8222" w:type="dxa"/>
            <w:vAlign w:val="center"/>
          </w:tcPr>
          <w:p w14:paraId="0015A029" w14:textId="77777777" w:rsidR="00E86317" w:rsidRPr="00B60D70" w:rsidRDefault="00E86317" w:rsidP="00D420AC">
            <w:pPr>
              <w:rPr>
                <w:rFonts w:ascii="TH SarabunPSK" w:eastAsia="Calibri" w:hAnsi="TH SarabunPSK" w:cs="TH SarabunPSK"/>
                <w:noProof/>
                <w:sz w:val="30"/>
                <w:szCs w:val="30"/>
              </w:rPr>
            </w:pPr>
            <w:r w:rsidRPr="00B60D70">
              <w:rPr>
                <w:rFonts w:ascii="TH SarabunPSK" w:eastAsia="Calibri" w:hAnsi="TH SarabunPSK" w:cs="TH SarabunPSK" w:hint="cs"/>
                <w:noProof/>
                <w:sz w:val="30"/>
                <w:szCs w:val="30"/>
              </w:rPr>
              <w:t xml:space="preserve">Able to switch the order of multiple integrals. </w:t>
            </w:r>
          </w:p>
          <w:p w14:paraId="58ADE9FC"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Able to calculate multiple integrals using cylindrical or spherical coordinates.</w:t>
            </w:r>
          </w:p>
        </w:tc>
      </w:tr>
      <w:tr w:rsidR="00B60D70" w:rsidRPr="00B60D70" w14:paraId="33F17FD2" w14:textId="77777777" w:rsidTr="00D420AC">
        <w:trPr>
          <w:trHeight w:val="510"/>
        </w:trPr>
        <w:tc>
          <w:tcPr>
            <w:tcW w:w="1129" w:type="dxa"/>
            <w:vAlign w:val="center"/>
          </w:tcPr>
          <w:p w14:paraId="5BDC5518"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5</w:t>
            </w:r>
          </w:p>
        </w:tc>
        <w:tc>
          <w:tcPr>
            <w:tcW w:w="8222" w:type="dxa"/>
            <w:vAlign w:val="center"/>
          </w:tcPr>
          <w:p w14:paraId="2EB94EFD" w14:textId="77777777" w:rsidR="00E86317" w:rsidRPr="00B60D70" w:rsidRDefault="00E86317" w:rsidP="00D420AC">
            <w:pPr>
              <w:rPr>
                <w:rFonts w:ascii="TH SarabunPSK" w:eastAsia="Calibri" w:hAnsi="TH SarabunPSK" w:cs="TH SarabunPSK"/>
                <w:noProof/>
                <w:sz w:val="30"/>
                <w:szCs w:val="30"/>
              </w:rPr>
            </w:pPr>
            <w:r w:rsidRPr="00B60D70">
              <w:rPr>
                <w:rFonts w:ascii="TH SarabunPSK" w:eastAsia="Calibri" w:hAnsi="TH SarabunPSK" w:cs="TH SarabunPSK" w:hint="cs"/>
                <w:noProof/>
                <w:sz w:val="30"/>
                <w:szCs w:val="30"/>
              </w:rPr>
              <w:t xml:space="preserve">Able to calculate multiple integrals using change of variables. </w:t>
            </w:r>
          </w:p>
          <w:p w14:paraId="16180E83"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Able to find the volumes of some solid shapes by calculating appropriate multiple integrals.</w:t>
            </w:r>
          </w:p>
        </w:tc>
      </w:tr>
    </w:tbl>
    <w:p w14:paraId="52C17906" w14:textId="77777777" w:rsidR="00E86317" w:rsidRPr="00B60D70" w:rsidRDefault="00E86317" w:rsidP="00E86317">
      <w:pPr>
        <w:rPr>
          <w:rFonts w:ascii="TH SarabunPSK" w:eastAsia="Calibri" w:hAnsi="TH SarabunPSK" w:cs="TH SarabunPSK"/>
          <w:b/>
          <w:bCs/>
          <w:cs/>
        </w:rPr>
        <w:sectPr w:rsidR="00E86317" w:rsidRPr="00B60D70" w:rsidSect="0087260D">
          <w:pgSz w:w="11906" w:h="16838"/>
          <w:pgMar w:top="1135" w:right="1440" w:bottom="1134" w:left="1440" w:header="708" w:footer="708" w:gutter="0"/>
          <w:cols w:space="708"/>
          <w:docGrid w:linePitch="360"/>
        </w:sectPr>
      </w:pPr>
    </w:p>
    <w:p w14:paraId="75C96CC3" w14:textId="6DA757FA" w:rsidR="00E86317" w:rsidRPr="00B60D70" w:rsidRDefault="00E86317" w:rsidP="009D7264">
      <w:pPr>
        <w:pStyle w:val="3"/>
        <w:numPr>
          <w:ilvl w:val="0"/>
          <w:numId w:val="0"/>
        </w:numPr>
        <w:shd w:val="clear" w:color="auto" w:fill="D9D9D9" w:themeFill="background1" w:themeFillShade="D9"/>
        <w:tabs>
          <w:tab w:val="left" w:pos="993"/>
          <w:tab w:val="left" w:pos="7088"/>
        </w:tabs>
        <w:ind w:left="993" w:hanging="993"/>
        <w:rPr>
          <w:rFonts w:ascii="TH SarabunPSK" w:eastAsia="Calibri" w:hAnsi="TH SarabunPSK" w:cs="TH SarabunPSK"/>
          <w:b w:val="0"/>
          <w:bCs w:val="0"/>
        </w:rPr>
      </w:pPr>
      <w:bookmarkStart w:id="619" w:name="_Toc179656463"/>
      <w:bookmarkStart w:id="620" w:name="_Toc180609543"/>
      <w:bookmarkStart w:id="621" w:name="_Toc191634159"/>
      <w:r w:rsidRPr="00B60D70">
        <w:rPr>
          <w:rFonts w:ascii="TH SarabunPSK" w:eastAsia="Calibri" w:hAnsi="TH SarabunPSK" w:cs="TH SarabunPSK" w:hint="cs"/>
          <w:cs/>
        </w:rPr>
        <w:lastRenderedPageBreak/>
        <w:t xml:space="preserve">รหัสโมดูล </w:t>
      </w:r>
      <w:r w:rsidRPr="00B60D70">
        <w:rPr>
          <w:rFonts w:ascii="TH SarabunPSK" w:eastAsia="Calibri" w:hAnsi="TH SarabunPSK" w:cs="TH SarabunPSK" w:hint="cs"/>
        </w:rPr>
        <w:t>:</w:t>
      </w:r>
      <w:r w:rsidR="00BD7F9D" w:rsidRPr="00B60D70">
        <w:rPr>
          <w:rFonts w:ascii="TH SarabunPSK" w:eastAsia="Calibri" w:hAnsi="TH SarabunPSK" w:cs="TH SarabunPSK" w:hint="cs"/>
          <w:cs/>
        </w:rPr>
        <w:t xml:space="preserve"> </w:t>
      </w:r>
      <w:r w:rsidRPr="00B60D70">
        <w:rPr>
          <w:rFonts w:ascii="TH SarabunPSK" w:eastAsia="Calibri" w:hAnsi="TH SarabunPSK" w:cs="TH SarabunPSK" w:hint="cs"/>
        </w:rPr>
        <w:t xml:space="preserve"> </w:t>
      </w:r>
      <w:bookmarkStart w:id="622" w:name="MTH20101"/>
      <w:r w:rsidR="00F551BD" w:rsidRPr="00B60D70">
        <w:rPr>
          <w:rFonts w:ascii="TH SarabunPSK" w:eastAsia="Calibri" w:hAnsi="TH SarabunPSK" w:cs="TH SarabunPSK" w:hint="cs"/>
          <w:noProof/>
        </w:rPr>
        <w:t xml:space="preserve">MTH </w:t>
      </w:r>
      <w:r w:rsidRPr="00B60D70">
        <w:rPr>
          <w:rFonts w:ascii="TH SarabunPSK" w:eastAsia="Calibri" w:hAnsi="TH SarabunPSK" w:cs="TH SarabunPSK" w:hint="cs"/>
          <w:noProof/>
          <w:cs/>
        </w:rPr>
        <w:t>20101</w:t>
      </w:r>
      <w:bookmarkEnd w:id="622"/>
      <w:r w:rsidRPr="00B60D70">
        <w:rPr>
          <w:rFonts w:ascii="TH SarabunPSK" w:eastAsia="Calibri" w:hAnsi="TH SarabunPSK" w:cs="TH SarabunPSK" w:hint="cs"/>
        </w:rPr>
        <w:tab/>
      </w:r>
      <w:r w:rsidRPr="00B60D70">
        <w:rPr>
          <w:rFonts w:ascii="TH SarabunPSK" w:eastAsia="Calibri" w:hAnsi="TH SarabunPSK" w:cs="TH SarabunPSK" w:hint="cs"/>
        </w:rPr>
        <w:tab/>
      </w:r>
      <w:r w:rsidRPr="00B60D70">
        <w:rPr>
          <w:rFonts w:ascii="TH SarabunPSK" w:eastAsia="Calibri" w:hAnsi="TH SarabunPSK" w:cs="TH SarabunPSK" w:hint="cs"/>
          <w:cs/>
        </w:rPr>
        <w:t xml:space="preserve">จำนวน </w:t>
      </w:r>
      <w:r w:rsidRPr="00B60D70">
        <w:rPr>
          <w:rFonts w:ascii="TH SarabunPSK" w:eastAsia="Calibri" w:hAnsi="TH SarabunPSK" w:cs="TH SarabunPSK" w:hint="cs"/>
          <w:noProof/>
        </w:rPr>
        <w:t>1</w:t>
      </w:r>
      <w:r w:rsidRPr="00B60D70">
        <w:rPr>
          <w:rFonts w:ascii="TH SarabunPSK" w:eastAsia="Calibri" w:hAnsi="TH SarabunPSK" w:cs="TH SarabunPSK" w:hint="cs"/>
          <w:cs/>
        </w:rPr>
        <w:t xml:space="preserve"> หน่วยกิต</w:t>
      </w:r>
      <w:bookmarkEnd w:id="619"/>
      <w:bookmarkEnd w:id="620"/>
      <w:bookmarkEnd w:id="621"/>
    </w:p>
    <w:p w14:paraId="4B5E647C" w14:textId="77777777" w:rsidR="00E86317" w:rsidRPr="00B60D70" w:rsidRDefault="00E86317" w:rsidP="00E86317">
      <w:pPr>
        <w:rPr>
          <w:rFonts w:ascii="TH SarabunPSK" w:eastAsia="Cordia New" w:hAnsi="TH SarabunPSK" w:cs="TH SarabunPSK"/>
          <w:cs/>
        </w:rPr>
      </w:pPr>
      <w:r w:rsidRPr="00B60D70">
        <w:rPr>
          <w:rFonts w:ascii="TH SarabunPSK" w:eastAsia="Calibri" w:hAnsi="TH SarabunPSK" w:cs="TH SarabunPSK" w:hint="cs"/>
          <w:b/>
          <w:bCs/>
          <w:cs/>
        </w:rPr>
        <w:t>ชื่อโมดูลภาษาไทย</w:t>
      </w:r>
      <w:r w:rsidRPr="00B60D70">
        <w:rPr>
          <w:rFonts w:ascii="TH SarabunPSK" w:eastAsia="Cordia New" w:hAnsi="TH SarabunPSK" w:cs="TH SarabunPSK" w:hint="cs"/>
          <w:cs/>
        </w:rPr>
        <w:t xml:space="preserve"> </w:t>
      </w:r>
      <w:r w:rsidRPr="00B60D70">
        <w:rPr>
          <w:rFonts w:ascii="TH SarabunPSK" w:eastAsia="Cordia New" w:hAnsi="TH SarabunPSK" w:cs="TH SarabunPSK" w:hint="cs"/>
        </w:rPr>
        <w:t>:</w:t>
      </w:r>
      <w:r w:rsidRPr="00B60D70">
        <w:rPr>
          <w:rFonts w:ascii="TH SarabunPSK" w:eastAsia="Cordia New" w:hAnsi="TH SarabunPSK" w:cs="TH SarabunPSK" w:hint="cs"/>
          <w:cs/>
        </w:rPr>
        <w:tab/>
      </w:r>
      <w:r w:rsidRPr="00B60D70">
        <w:rPr>
          <w:rFonts w:ascii="TH SarabunPSK" w:eastAsia="Cordia New" w:hAnsi="TH SarabunPSK" w:cs="TH SarabunPSK" w:hint="cs"/>
          <w:noProof/>
          <w:cs/>
        </w:rPr>
        <w:t>แคลคูลัสเชิงเวกเตอร์</w:t>
      </w:r>
      <w:r w:rsidRPr="00B60D70">
        <w:rPr>
          <w:rFonts w:ascii="TH SarabunPSK" w:eastAsia="Cordia New" w:hAnsi="TH SarabunPSK" w:cs="TH SarabunPSK" w:hint="cs"/>
          <w:cs/>
        </w:rPr>
        <w:t xml:space="preserve"> </w:t>
      </w:r>
    </w:p>
    <w:p w14:paraId="16D8E76B" w14:textId="665911F8" w:rsidR="00E86317" w:rsidRPr="00B60D70" w:rsidRDefault="00E86317" w:rsidP="009D7264">
      <w:pPr>
        <w:rPr>
          <w:rFonts w:ascii="TH SarabunPSK" w:eastAsia="Cordia New" w:hAnsi="TH SarabunPSK" w:cs="TH SarabunPSK"/>
        </w:rPr>
      </w:pPr>
      <w:r w:rsidRPr="00B60D70">
        <w:rPr>
          <w:rFonts w:ascii="TH SarabunPSK" w:eastAsia="Cordia New" w:hAnsi="TH SarabunPSK" w:cs="TH SarabunPSK" w:hint="cs"/>
          <w:b/>
          <w:bCs/>
          <w:cs/>
        </w:rPr>
        <w:t>ชื่อโมดูล</w:t>
      </w:r>
      <w:r w:rsidRPr="00B60D70">
        <w:rPr>
          <w:rFonts w:ascii="TH SarabunPSK" w:eastAsia="Calibri" w:hAnsi="TH SarabunPSK" w:cs="TH SarabunPSK" w:hint="cs"/>
          <w:b/>
          <w:bCs/>
          <w:cs/>
        </w:rPr>
        <w:t>ภาษาอังกฤษ</w:t>
      </w:r>
      <w:r w:rsidRPr="00B60D70">
        <w:rPr>
          <w:rFonts w:ascii="TH SarabunPSK" w:eastAsia="Cordia New" w:hAnsi="TH SarabunPSK" w:cs="TH SarabunPSK" w:hint="cs"/>
        </w:rPr>
        <w:t xml:space="preserve"> :</w:t>
      </w:r>
      <w:r w:rsidRPr="00B60D70">
        <w:rPr>
          <w:rFonts w:ascii="TH SarabunPSK" w:eastAsia="Cordia New" w:hAnsi="TH SarabunPSK" w:cs="TH SarabunPSK" w:hint="cs"/>
          <w:cs/>
        </w:rPr>
        <w:tab/>
      </w:r>
      <w:r w:rsidR="00D76794" w:rsidRPr="00B60D70">
        <w:rPr>
          <w:rFonts w:ascii="TH SarabunPSK" w:eastAsia="Cordia New" w:hAnsi="TH SarabunPSK" w:cs="TH SarabunPSK" w:hint="cs"/>
          <w:noProof/>
        </w:rPr>
        <w:t>Vector Calculus</w:t>
      </w:r>
      <w:r w:rsidRPr="00B60D70">
        <w:rPr>
          <w:rFonts w:ascii="TH SarabunPSK" w:eastAsia="Cordia New" w:hAnsi="TH SarabunPSK" w:cs="TH SarabunPSK" w:hint="cs"/>
          <w:cs/>
        </w:rPr>
        <w:t xml:space="preserve"> </w:t>
      </w:r>
    </w:p>
    <w:p w14:paraId="1A32B3F0" w14:textId="3A8BD679" w:rsidR="00E86317" w:rsidRPr="00B60D70" w:rsidRDefault="00E86317" w:rsidP="00081CC2">
      <w:pPr>
        <w:jc w:val="left"/>
        <w:rPr>
          <w:rFonts w:ascii="TH SarabunPSK" w:eastAsia="Cordia New" w:hAnsi="TH SarabunPSK" w:cs="TH SarabunPSK"/>
          <w:cs/>
        </w:rPr>
      </w:pPr>
      <w:r w:rsidRPr="00B60D70">
        <w:rPr>
          <w:rFonts w:ascii="TH SarabunPSK" w:eastAsia="Calibri" w:hAnsi="TH SarabunPSK" w:cs="TH SarabunPSK" w:hint="cs"/>
          <w:bCs/>
          <w:cs/>
        </w:rPr>
        <w:t xml:space="preserve">คำอธิบายโมดูล </w:t>
      </w:r>
      <w:r w:rsidRPr="00B60D70">
        <w:rPr>
          <w:rFonts w:ascii="TH SarabunPSK" w:eastAsia="Calibri" w:hAnsi="TH SarabunPSK" w:cs="TH SarabunPSK" w:hint="cs"/>
          <w:bCs/>
        </w:rPr>
        <w:t>:</w:t>
      </w:r>
      <w:r w:rsidR="00BD7F9D" w:rsidRPr="00B60D70">
        <w:rPr>
          <w:rFonts w:ascii="TH SarabunPSK" w:eastAsia="Calibri" w:hAnsi="TH SarabunPSK" w:cs="TH SarabunPSK" w:hint="cs"/>
          <w:bCs/>
          <w:cs/>
        </w:rPr>
        <w:t xml:space="preserve">  </w:t>
      </w:r>
      <w:r w:rsidRPr="00B60D70">
        <w:rPr>
          <w:rFonts w:ascii="TH SarabunPSK" w:eastAsia="Calibri" w:hAnsi="TH SarabunPSK" w:cs="TH SarabunPSK" w:hint="cs"/>
          <w:bCs/>
          <w:cs/>
        </w:rPr>
        <w:br/>
      </w:r>
      <w:r w:rsidRPr="00B60D70">
        <w:rPr>
          <w:rFonts w:ascii="TH SarabunPSK" w:eastAsia="Calibri" w:hAnsi="TH SarabunPSK" w:cs="TH SarabunPSK" w:hint="cs"/>
          <w:b/>
          <w:bCs/>
          <w:cs/>
        </w:rPr>
        <w:tab/>
      </w:r>
      <w:r w:rsidRPr="00B60D70">
        <w:rPr>
          <w:rFonts w:ascii="TH SarabunPSK" w:eastAsia="Cordia New" w:hAnsi="TH SarabunPSK" w:cs="TH SarabunPSK" w:hint="cs"/>
          <w:noProof/>
          <w:cs/>
        </w:rPr>
        <w:t>ฟังก์ชันเวกเตอร์ เส้นโค้ง เส้นสัมผัส ความเร็วและความเร่ง ค่าความโค้งและการบิดของเส้นโค้ง เกรเดียนต์ของสเกลาร์ฟิลด์ ไดเวอร์เจนซ์ของเวกเตอร์ฟิลด์ เคิร์ลของเวกเตอร์ฟิลด์ การหาปริพันธ์เวกเตอร์ ปริพันธ์ตามเส้น ปริพันธ์ตามผิว ปริพันธ์ตามปริมาตร</w:t>
      </w:r>
    </w:p>
    <w:p w14:paraId="43C32462" w14:textId="5C0EAEF6" w:rsidR="00E86317" w:rsidRPr="00B60D70" w:rsidRDefault="00E86317" w:rsidP="009D7264">
      <w:pPr>
        <w:rPr>
          <w:rFonts w:ascii="TH SarabunPSK" w:eastAsia="Cordia New" w:hAnsi="TH SarabunPSK" w:cs="TH SarabunPSK"/>
        </w:rPr>
      </w:pPr>
      <w:r w:rsidRPr="00B60D70">
        <w:rPr>
          <w:rFonts w:ascii="TH SarabunPSK" w:eastAsia="Cordia New" w:hAnsi="TH SarabunPSK" w:cs="TH SarabunPSK" w:hint="cs"/>
          <w:cs/>
        </w:rPr>
        <w:tab/>
      </w:r>
      <w:r w:rsidRPr="00B60D70">
        <w:rPr>
          <w:rFonts w:ascii="TH SarabunPSK" w:eastAsia="Cordia New" w:hAnsi="TH SarabunPSK" w:cs="TH SarabunPSK" w:hint="cs"/>
          <w:noProof/>
        </w:rPr>
        <w:t>Vector function, curves, tan</w:t>
      </w:r>
      <w:r w:rsidR="00F551BD" w:rsidRPr="00B60D70">
        <w:rPr>
          <w:rFonts w:ascii="TH SarabunPSK" w:eastAsia="Cordia New" w:hAnsi="TH SarabunPSK" w:cs="TH SarabunPSK" w:hint="cs"/>
          <w:noProof/>
        </w:rPr>
        <w:t xml:space="preserve">GEN </w:t>
      </w:r>
      <w:r w:rsidRPr="00B60D70">
        <w:rPr>
          <w:rFonts w:ascii="TH SarabunPSK" w:eastAsia="Cordia New" w:hAnsi="TH SarabunPSK" w:cs="TH SarabunPSK" w:hint="cs"/>
          <w:noProof/>
        </w:rPr>
        <w:t>t, velocity and acceleration, curvature and torsion of a curve, gradient of scalar field, diver</w:t>
      </w:r>
      <w:r w:rsidR="00F551BD" w:rsidRPr="00B60D70">
        <w:rPr>
          <w:rFonts w:ascii="TH SarabunPSK" w:eastAsia="Cordia New" w:hAnsi="TH SarabunPSK" w:cs="TH SarabunPSK" w:hint="cs"/>
          <w:noProof/>
        </w:rPr>
        <w:t xml:space="preserve">GEN </w:t>
      </w:r>
      <w:r w:rsidRPr="00B60D70">
        <w:rPr>
          <w:rFonts w:ascii="TH SarabunPSK" w:eastAsia="Cordia New" w:hAnsi="TH SarabunPSK" w:cs="TH SarabunPSK" w:hint="cs"/>
          <w:noProof/>
        </w:rPr>
        <w:t>ce of a vector field, curl of a vector field. Vector integration, line integrals, surface integrals, volume integrals.</w:t>
      </w:r>
    </w:p>
    <w:p w14:paraId="2E31135A" w14:textId="3BA436D6" w:rsidR="00E86317" w:rsidRPr="00B60D70" w:rsidRDefault="00E86317" w:rsidP="00081CC2">
      <w:pPr>
        <w:jc w:val="left"/>
        <w:rPr>
          <w:rFonts w:ascii="TH SarabunPSK" w:eastAsia="Times New Roman" w:hAnsi="TH SarabunPSK" w:cs="TH SarabunPSK"/>
          <w:b/>
          <w:bCs/>
        </w:rPr>
      </w:pPr>
      <w:r w:rsidRPr="00B60D70">
        <w:rPr>
          <w:rFonts w:ascii="TH SarabunPSK" w:eastAsia="Times New Roman" w:hAnsi="TH SarabunPSK" w:cs="TH SarabunPSK" w:hint="cs"/>
          <w:b/>
          <w:bCs/>
          <w:cs/>
        </w:rPr>
        <w:t>โมดูล</w:t>
      </w:r>
      <w:r w:rsidRPr="00B60D70">
        <w:rPr>
          <w:rFonts w:ascii="TH SarabunPSK" w:eastAsia="Calibri" w:hAnsi="TH SarabunPSK" w:cs="TH SarabunPSK" w:hint="cs"/>
          <w:bCs/>
          <w:cs/>
        </w:rPr>
        <w:t>บังคับ</w:t>
      </w:r>
      <w:r w:rsidRPr="00B60D70">
        <w:rPr>
          <w:rFonts w:ascii="TH SarabunPSK" w:eastAsia="Times New Roman" w:hAnsi="TH SarabunPSK" w:cs="TH SarabunPSK" w:hint="cs"/>
          <w:b/>
          <w:bCs/>
          <w:cs/>
        </w:rPr>
        <w:t xml:space="preserve">ก่อน </w:t>
      </w:r>
      <w:r w:rsidRPr="00B60D70">
        <w:rPr>
          <w:rFonts w:ascii="TH SarabunPSK" w:eastAsia="Times New Roman" w:hAnsi="TH SarabunPSK" w:cs="TH SarabunPSK" w:hint="cs"/>
          <w:b/>
          <w:bCs/>
        </w:rPr>
        <w:t xml:space="preserve">: </w:t>
      </w:r>
      <w:r w:rsidR="00F551BD" w:rsidRPr="00B60D70">
        <w:rPr>
          <w:rFonts w:ascii="TH SarabunPSK" w:eastAsia="Times New Roman" w:hAnsi="TH SarabunPSK" w:cs="TH SarabunPSK" w:hint="cs"/>
          <w:b/>
          <w:bCs/>
          <w:noProof/>
        </w:rPr>
        <w:t xml:space="preserve">MTH </w:t>
      </w:r>
      <w:r w:rsidRPr="00B60D70">
        <w:rPr>
          <w:rFonts w:ascii="TH SarabunPSK" w:eastAsia="Times New Roman" w:hAnsi="TH SarabunPSK" w:cs="TH SarabunPSK" w:hint="cs"/>
          <w:b/>
          <w:bCs/>
          <w:noProof/>
        </w:rPr>
        <w:t>10203</w:t>
      </w:r>
      <w:r w:rsidR="00BD7F9D" w:rsidRPr="00B60D70">
        <w:rPr>
          <w:rFonts w:ascii="TH SarabunPSK" w:eastAsia="Times New Roman" w:hAnsi="TH SarabunPSK" w:cs="TH SarabunPSK" w:hint="cs"/>
          <w:b/>
          <w:bCs/>
        </w:rPr>
        <w:t xml:space="preserve"> </w:t>
      </w:r>
      <w:r w:rsidR="00BD7F9D" w:rsidRPr="00B60D70">
        <w:rPr>
          <w:rFonts w:ascii="TH SarabunPSK" w:eastAsia="Times New Roman" w:hAnsi="TH SarabunPSK" w:cs="TH SarabunPSK" w:hint="cs"/>
          <w:bCs/>
          <w:cs/>
          <w:lang w:val="en-AU"/>
        </w:rPr>
        <w:t xml:space="preserve">  </w:t>
      </w:r>
    </w:p>
    <w:p w14:paraId="2BC026AF" w14:textId="77777777" w:rsidR="00E86317" w:rsidRPr="00B60D70" w:rsidRDefault="00E86317" w:rsidP="00081CC2">
      <w:pPr>
        <w:jc w:val="left"/>
        <w:rPr>
          <w:rFonts w:ascii="TH SarabunPSK" w:eastAsia="Calibri" w:hAnsi="TH SarabunPSK" w:cs="TH SarabunPSK"/>
          <w:b/>
          <w:bCs/>
        </w:rPr>
      </w:pPr>
      <w:r w:rsidRPr="00B60D70">
        <w:rPr>
          <w:rFonts w:ascii="TH SarabunPSK" w:eastAsia="Calibri" w:hAnsi="TH SarabunPSK" w:cs="TH SarabunPSK" w:hint="cs"/>
          <w:bCs/>
        </w:rPr>
        <w:t>Learning</w:t>
      </w:r>
      <w:r w:rsidRPr="00B60D70">
        <w:rPr>
          <w:rFonts w:ascii="TH SarabunPSK" w:eastAsia="Calibri" w:hAnsi="TH SarabunPSK" w:cs="TH SarabunPSK" w:hint="cs"/>
          <w:b/>
          <w:bCs/>
        </w:rPr>
        <w:t xml:space="preserve"> Outcome </w:t>
      </w:r>
    </w:p>
    <w:p w14:paraId="5185D9CA" w14:textId="516363B7" w:rsidR="00E86317" w:rsidRPr="00B60D70" w:rsidRDefault="00E86317" w:rsidP="009D7264">
      <w:pPr>
        <w:autoSpaceDE w:val="0"/>
        <w:autoSpaceDN w:val="0"/>
        <w:adjustRightInd w:val="0"/>
        <w:rPr>
          <w:rFonts w:ascii="TH SarabunPSK" w:eastAsia="Calibri" w:hAnsi="TH SarabunPSK" w:cs="TH SarabunPSK"/>
        </w:rPr>
      </w:pPr>
      <w:r w:rsidRPr="00B60D70">
        <w:rPr>
          <w:rFonts w:ascii="TH SarabunPSK" w:eastAsia="Calibri" w:hAnsi="TH SarabunPSK" w:cs="TH SarabunPSK" w:hint="cs"/>
        </w:rPr>
        <w:tab/>
      </w:r>
      <w:r w:rsidRPr="00B60D70">
        <w:rPr>
          <w:rFonts w:ascii="TH SarabunPSK" w:eastAsia="Calibri" w:hAnsi="TH SarabunPSK" w:cs="TH SarabunPSK" w:hint="cs"/>
          <w:noProof/>
        </w:rPr>
        <w:t>Be able to find derivative and integration of vector, calculate line and surface integral and apply to solve some related problem.</w:t>
      </w:r>
    </w:p>
    <w:p w14:paraId="1700E96F" w14:textId="77777777" w:rsidR="00E86317" w:rsidRPr="00B60D70" w:rsidRDefault="00E86317" w:rsidP="009D7264">
      <w:pPr>
        <w:spacing w:before="240"/>
        <w:jc w:val="left"/>
        <w:rPr>
          <w:rFonts w:ascii="TH SarabunPSK" w:eastAsia="Cordia New" w:hAnsi="TH SarabunPSK" w:cs="TH SarabunPSK"/>
          <w:b/>
          <w:bCs/>
        </w:rPr>
      </w:pPr>
      <w:r w:rsidRPr="00B60D70">
        <w:rPr>
          <w:rFonts w:ascii="TH SarabunPSK" w:eastAsia="Cordia New" w:hAnsi="TH SarabunPSK" w:cs="TH SarabunPSK" w:hint="cs"/>
          <w:b/>
          <w:bCs/>
          <w:cs/>
        </w:rPr>
        <w:t>เกณฑ์</w:t>
      </w:r>
      <w:r w:rsidRPr="00B60D70">
        <w:rPr>
          <w:rFonts w:ascii="TH SarabunPSK" w:eastAsia="Calibri" w:hAnsi="TH SarabunPSK" w:cs="TH SarabunPSK" w:hint="cs"/>
          <w:bCs/>
          <w:cs/>
        </w:rPr>
        <w:t>การ</w:t>
      </w:r>
      <w:r w:rsidRPr="00B60D70">
        <w:rPr>
          <w:rFonts w:ascii="TH SarabunPSK" w:eastAsia="Cordia New" w:hAnsi="TH SarabunPSK" w:cs="TH SarabunPSK" w:hint="cs"/>
          <w:b/>
          <w:bCs/>
          <w:cs/>
        </w:rPr>
        <w:t>ประเมินผลลัพธ์การเรียนรู้ (</w:t>
      </w:r>
      <w:r w:rsidRPr="00B60D70">
        <w:rPr>
          <w:rFonts w:ascii="TH SarabunPSK" w:eastAsia="Cordia New" w:hAnsi="TH SarabunPSK" w:cs="TH SarabunPSK" w:hint="cs"/>
          <w:b/>
          <w:bCs/>
        </w:rPr>
        <w:t>Rubric)</w:t>
      </w:r>
    </w:p>
    <w:tbl>
      <w:tblPr>
        <w:tblStyle w:val="12"/>
        <w:tblW w:w="9351" w:type="dxa"/>
        <w:tblLook w:val="04A0" w:firstRow="1" w:lastRow="0" w:firstColumn="1" w:lastColumn="0" w:noHBand="0" w:noVBand="1"/>
      </w:tblPr>
      <w:tblGrid>
        <w:gridCol w:w="1129"/>
        <w:gridCol w:w="8222"/>
      </w:tblGrid>
      <w:tr w:rsidR="00B60D70" w:rsidRPr="00B60D70" w14:paraId="240C6B84" w14:textId="77777777" w:rsidTr="00D420AC">
        <w:trPr>
          <w:trHeight w:val="510"/>
        </w:trPr>
        <w:tc>
          <w:tcPr>
            <w:tcW w:w="1129" w:type="dxa"/>
            <w:shd w:val="clear" w:color="auto" w:fill="D0CECE"/>
            <w:vAlign w:val="center"/>
          </w:tcPr>
          <w:p w14:paraId="19081301" w14:textId="77777777" w:rsidR="00E86317" w:rsidRPr="00B60D70" w:rsidRDefault="00E86317"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Rubric</w:t>
            </w:r>
          </w:p>
        </w:tc>
        <w:tc>
          <w:tcPr>
            <w:tcW w:w="8222" w:type="dxa"/>
            <w:shd w:val="clear" w:color="auto" w:fill="D0CECE"/>
            <w:vAlign w:val="center"/>
          </w:tcPr>
          <w:p w14:paraId="65CDD25F" w14:textId="77777777" w:rsidR="00E86317" w:rsidRPr="00B60D70" w:rsidRDefault="00E86317"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cs/>
              </w:rPr>
              <w:t>คำอธิบายลำดับขั้นในการประเมินผลการเรียน</w:t>
            </w:r>
          </w:p>
        </w:tc>
      </w:tr>
      <w:tr w:rsidR="00B60D70" w:rsidRPr="00B60D70" w14:paraId="434A1B92" w14:textId="77777777" w:rsidTr="00D420AC">
        <w:trPr>
          <w:trHeight w:val="510"/>
        </w:trPr>
        <w:tc>
          <w:tcPr>
            <w:tcW w:w="1129" w:type="dxa"/>
            <w:vAlign w:val="center"/>
          </w:tcPr>
          <w:p w14:paraId="0B857B1A"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1</w:t>
            </w:r>
          </w:p>
        </w:tc>
        <w:tc>
          <w:tcPr>
            <w:tcW w:w="8222" w:type="dxa"/>
            <w:vAlign w:val="center"/>
          </w:tcPr>
          <w:p w14:paraId="1AD04740"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No evidence</w:t>
            </w:r>
          </w:p>
        </w:tc>
      </w:tr>
      <w:tr w:rsidR="00B60D70" w:rsidRPr="00B60D70" w14:paraId="2927680D" w14:textId="77777777" w:rsidTr="00D420AC">
        <w:trPr>
          <w:trHeight w:val="510"/>
        </w:trPr>
        <w:tc>
          <w:tcPr>
            <w:tcW w:w="1129" w:type="dxa"/>
            <w:vAlign w:val="center"/>
          </w:tcPr>
          <w:p w14:paraId="0D108828"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2</w:t>
            </w:r>
          </w:p>
        </w:tc>
        <w:tc>
          <w:tcPr>
            <w:tcW w:w="8222" w:type="dxa"/>
            <w:vAlign w:val="center"/>
          </w:tcPr>
          <w:p w14:paraId="4E443162"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Able to calculate derivative of vector functions, and compute line integrals and surface integrals in real valued form.</w:t>
            </w:r>
          </w:p>
        </w:tc>
      </w:tr>
      <w:tr w:rsidR="00B60D70" w:rsidRPr="00B60D70" w14:paraId="71AAD374" w14:textId="77777777" w:rsidTr="00D420AC">
        <w:trPr>
          <w:trHeight w:val="510"/>
        </w:trPr>
        <w:tc>
          <w:tcPr>
            <w:tcW w:w="1129" w:type="dxa"/>
            <w:shd w:val="clear" w:color="auto" w:fill="auto"/>
            <w:vAlign w:val="center"/>
          </w:tcPr>
          <w:p w14:paraId="67CF8054"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3</w:t>
            </w:r>
          </w:p>
        </w:tc>
        <w:tc>
          <w:tcPr>
            <w:tcW w:w="8222" w:type="dxa"/>
            <w:shd w:val="clear" w:color="auto" w:fill="auto"/>
            <w:vAlign w:val="center"/>
          </w:tcPr>
          <w:p w14:paraId="1E7B0CE8"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Able to calculate derivative of vector functions, and compute line integrals and surface integrals in real valued and vector forms. Can provide examples when these concepts are used in applications and tell their meanings.</w:t>
            </w:r>
          </w:p>
        </w:tc>
      </w:tr>
      <w:tr w:rsidR="00B60D70" w:rsidRPr="00B60D70" w14:paraId="7347B462" w14:textId="77777777" w:rsidTr="00D420AC">
        <w:trPr>
          <w:trHeight w:val="510"/>
        </w:trPr>
        <w:tc>
          <w:tcPr>
            <w:tcW w:w="1129" w:type="dxa"/>
            <w:vAlign w:val="center"/>
          </w:tcPr>
          <w:p w14:paraId="417F0BAA"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4</w:t>
            </w:r>
          </w:p>
        </w:tc>
        <w:tc>
          <w:tcPr>
            <w:tcW w:w="8222" w:type="dxa"/>
            <w:vAlign w:val="center"/>
          </w:tcPr>
          <w:p w14:paraId="41EF62C8" w14:textId="77777777" w:rsidR="00E86317" w:rsidRPr="00B60D70" w:rsidRDefault="00E86317" w:rsidP="00D420AC">
            <w:pPr>
              <w:rPr>
                <w:rFonts w:ascii="TH SarabunPSK" w:eastAsia="Calibri" w:hAnsi="TH SarabunPSK" w:cs="TH SarabunPSK"/>
                <w:noProof/>
                <w:sz w:val="30"/>
                <w:szCs w:val="30"/>
              </w:rPr>
            </w:pPr>
            <w:r w:rsidRPr="00B60D70">
              <w:rPr>
                <w:rFonts w:ascii="TH SarabunPSK" w:eastAsia="Calibri" w:hAnsi="TH SarabunPSK" w:cs="TH SarabunPSK" w:hint="cs"/>
                <w:noProof/>
                <w:sz w:val="30"/>
                <w:szCs w:val="30"/>
              </w:rPr>
              <w:t>Able to explain the concept of vector functions, line and surface integrals.</w:t>
            </w:r>
          </w:p>
          <w:p w14:paraId="17AD6D53"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Can calculate derivative of vector functions, and compute line integrals and surface integrals in real valued and vector forms with the application of theorems in vector calculus. Can analyze the concepts used in applications.</w:t>
            </w:r>
          </w:p>
        </w:tc>
      </w:tr>
      <w:tr w:rsidR="00B60D70" w:rsidRPr="00B60D70" w14:paraId="3E4D8A8D" w14:textId="77777777" w:rsidTr="00D420AC">
        <w:trPr>
          <w:trHeight w:val="510"/>
        </w:trPr>
        <w:tc>
          <w:tcPr>
            <w:tcW w:w="1129" w:type="dxa"/>
            <w:vAlign w:val="center"/>
          </w:tcPr>
          <w:p w14:paraId="20E00C63"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5</w:t>
            </w:r>
          </w:p>
        </w:tc>
        <w:tc>
          <w:tcPr>
            <w:tcW w:w="8222" w:type="dxa"/>
            <w:vAlign w:val="center"/>
          </w:tcPr>
          <w:p w14:paraId="4E48044F" w14:textId="77777777" w:rsidR="00E86317" w:rsidRPr="00B60D70" w:rsidRDefault="00E86317" w:rsidP="00D420AC">
            <w:pPr>
              <w:rPr>
                <w:rFonts w:ascii="TH SarabunPSK" w:eastAsia="Calibri" w:hAnsi="TH SarabunPSK" w:cs="TH SarabunPSK"/>
                <w:noProof/>
                <w:sz w:val="30"/>
                <w:szCs w:val="30"/>
              </w:rPr>
            </w:pPr>
            <w:r w:rsidRPr="00B60D70">
              <w:rPr>
                <w:rFonts w:ascii="TH SarabunPSK" w:eastAsia="Calibri" w:hAnsi="TH SarabunPSK" w:cs="TH SarabunPSK" w:hint="cs"/>
                <w:noProof/>
                <w:sz w:val="30"/>
                <w:szCs w:val="30"/>
              </w:rPr>
              <w:t>Clearly explain the concept of vector functions, line and surface integrals.</w:t>
            </w:r>
          </w:p>
          <w:p w14:paraId="3BDA3C71" w14:textId="2C0DEDA9"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 xml:space="preserve">Can calculate derivative of vector functions, and compute line integrals and surface integrals in real valued and vector forms with the application of theorems in vector calculus. Can analyze the concepts used in applications and provide </w:t>
            </w:r>
            <w:r w:rsidR="00F551BD" w:rsidRPr="00B60D70">
              <w:rPr>
                <w:rFonts w:ascii="TH SarabunPSK" w:eastAsia="Calibri" w:hAnsi="TH SarabunPSK" w:cs="TH SarabunPSK" w:hint="cs"/>
                <w:noProof/>
                <w:sz w:val="30"/>
                <w:szCs w:val="30"/>
              </w:rPr>
              <w:t xml:space="preserve">PHY </w:t>
            </w:r>
            <w:r w:rsidRPr="00B60D70">
              <w:rPr>
                <w:rFonts w:ascii="TH SarabunPSK" w:eastAsia="Calibri" w:hAnsi="TH SarabunPSK" w:cs="TH SarabunPSK" w:hint="cs"/>
                <w:noProof/>
                <w:sz w:val="30"/>
                <w:szCs w:val="30"/>
              </w:rPr>
              <w:t>sical interpretation.</w:t>
            </w:r>
          </w:p>
        </w:tc>
      </w:tr>
    </w:tbl>
    <w:p w14:paraId="3FC91259" w14:textId="77777777" w:rsidR="00E86317" w:rsidRPr="00B60D70" w:rsidRDefault="00E86317" w:rsidP="00E86317">
      <w:pPr>
        <w:rPr>
          <w:rFonts w:ascii="TH SarabunPSK" w:eastAsia="Calibri" w:hAnsi="TH SarabunPSK" w:cs="TH SarabunPSK"/>
          <w:b/>
          <w:bCs/>
          <w:cs/>
        </w:rPr>
        <w:sectPr w:rsidR="00E86317" w:rsidRPr="00B60D70" w:rsidSect="0087260D">
          <w:pgSz w:w="11906" w:h="16838"/>
          <w:pgMar w:top="1135" w:right="1440" w:bottom="1134" w:left="1440" w:header="708" w:footer="708" w:gutter="0"/>
          <w:cols w:space="708"/>
          <w:docGrid w:linePitch="360"/>
        </w:sectPr>
      </w:pPr>
    </w:p>
    <w:p w14:paraId="4ACC0812" w14:textId="7C4E8B63" w:rsidR="00E86317" w:rsidRPr="00B60D70" w:rsidRDefault="00E86317" w:rsidP="009D7264">
      <w:pPr>
        <w:pStyle w:val="3"/>
        <w:numPr>
          <w:ilvl w:val="0"/>
          <w:numId w:val="0"/>
        </w:numPr>
        <w:shd w:val="clear" w:color="auto" w:fill="D9D9D9" w:themeFill="background1" w:themeFillShade="D9"/>
        <w:tabs>
          <w:tab w:val="left" w:pos="993"/>
          <w:tab w:val="left" w:pos="7088"/>
        </w:tabs>
        <w:ind w:left="993" w:hanging="993"/>
        <w:rPr>
          <w:rFonts w:ascii="TH SarabunPSK" w:eastAsia="Calibri" w:hAnsi="TH SarabunPSK" w:cs="TH SarabunPSK"/>
          <w:b w:val="0"/>
          <w:bCs w:val="0"/>
        </w:rPr>
      </w:pPr>
      <w:bookmarkStart w:id="623" w:name="_Toc179656464"/>
      <w:bookmarkStart w:id="624" w:name="_Toc180609544"/>
      <w:bookmarkStart w:id="625" w:name="_Toc191634160"/>
      <w:r w:rsidRPr="00B60D70">
        <w:rPr>
          <w:rFonts w:ascii="TH SarabunPSK" w:eastAsia="Calibri" w:hAnsi="TH SarabunPSK" w:cs="TH SarabunPSK" w:hint="cs"/>
          <w:cs/>
        </w:rPr>
        <w:lastRenderedPageBreak/>
        <w:t>รหัส</w:t>
      </w:r>
      <w:r w:rsidRPr="00B60D70">
        <w:rPr>
          <w:rFonts w:ascii="TH SarabunPSK" w:hAnsi="TH SarabunPSK" w:cs="TH SarabunPSK" w:hint="cs"/>
          <w:cs/>
        </w:rPr>
        <w:t>โมดูล</w:t>
      </w:r>
      <w:r w:rsidRPr="00B60D70">
        <w:rPr>
          <w:rFonts w:ascii="TH SarabunPSK" w:eastAsia="Calibri" w:hAnsi="TH SarabunPSK" w:cs="TH SarabunPSK" w:hint="cs"/>
          <w:cs/>
        </w:rPr>
        <w:t xml:space="preserve"> </w:t>
      </w:r>
      <w:r w:rsidRPr="00B60D70">
        <w:rPr>
          <w:rFonts w:ascii="TH SarabunPSK" w:eastAsia="Calibri" w:hAnsi="TH SarabunPSK" w:cs="TH SarabunPSK" w:hint="cs"/>
        </w:rPr>
        <w:t>:</w:t>
      </w:r>
      <w:r w:rsidR="00BD7F9D" w:rsidRPr="00B60D70">
        <w:rPr>
          <w:rFonts w:ascii="TH SarabunPSK" w:eastAsia="Calibri" w:hAnsi="TH SarabunPSK" w:cs="TH SarabunPSK" w:hint="cs"/>
          <w:cs/>
        </w:rPr>
        <w:t xml:space="preserve"> </w:t>
      </w:r>
      <w:r w:rsidRPr="00B60D70">
        <w:rPr>
          <w:rFonts w:ascii="TH SarabunPSK" w:eastAsia="Calibri" w:hAnsi="TH SarabunPSK" w:cs="TH SarabunPSK" w:hint="cs"/>
        </w:rPr>
        <w:t xml:space="preserve"> </w:t>
      </w:r>
      <w:bookmarkStart w:id="626" w:name="MTH20102"/>
      <w:r w:rsidR="00F551BD" w:rsidRPr="00B60D70">
        <w:rPr>
          <w:rFonts w:ascii="TH SarabunPSK" w:eastAsia="Calibri" w:hAnsi="TH SarabunPSK" w:cs="TH SarabunPSK" w:hint="cs"/>
          <w:noProof/>
        </w:rPr>
        <w:t xml:space="preserve">MTH </w:t>
      </w:r>
      <w:r w:rsidRPr="00B60D70">
        <w:rPr>
          <w:rFonts w:ascii="TH SarabunPSK" w:eastAsia="Calibri" w:hAnsi="TH SarabunPSK" w:cs="TH SarabunPSK" w:hint="cs"/>
          <w:noProof/>
          <w:cs/>
        </w:rPr>
        <w:t>20102</w:t>
      </w:r>
      <w:bookmarkEnd w:id="626"/>
      <w:r w:rsidRPr="00B60D70">
        <w:rPr>
          <w:rFonts w:ascii="TH SarabunPSK" w:eastAsia="Calibri" w:hAnsi="TH SarabunPSK" w:cs="TH SarabunPSK" w:hint="cs"/>
        </w:rPr>
        <w:tab/>
      </w:r>
      <w:r w:rsidRPr="00B60D70">
        <w:rPr>
          <w:rFonts w:ascii="TH SarabunPSK" w:eastAsia="Calibri" w:hAnsi="TH SarabunPSK" w:cs="TH SarabunPSK" w:hint="cs"/>
          <w:cs/>
        </w:rPr>
        <w:t xml:space="preserve">จำนวน </w:t>
      </w:r>
      <w:r w:rsidRPr="00B60D70">
        <w:rPr>
          <w:rFonts w:ascii="TH SarabunPSK" w:eastAsia="Calibri" w:hAnsi="TH SarabunPSK" w:cs="TH SarabunPSK" w:hint="cs"/>
          <w:noProof/>
        </w:rPr>
        <w:t>2</w:t>
      </w:r>
      <w:r w:rsidRPr="00B60D70">
        <w:rPr>
          <w:rFonts w:ascii="TH SarabunPSK" w:eastAsia="Calibri" w:hAnsi="TH SarabunPSK" w:cs="TH SarabunPSK" w:hint="cs"/>
          <w:cs/>
        </w:rPr>
        <w:t xml:space="preserve"> หน่วยกิต</w:t>
      </w:r>
      <w:bookmarkEnd w:id="623"/>
      <w:bookmarkEnd w:id="624"/>
      <w:bookmarkEnd w:id="625"/>
    </w:p>
    <w:p w14:paraId="105E7FEC" w14:textId="77777777" w:rsidR="00E86317" w:rsidRPr="00B60D70" w:rsidRDefault="00E86317" w:rsidP="00E86317">
      <w:pPr>
        <w:rPr>
          <w:rFonts w:ascii="TH SarabunPSK" w:eastAsia="Cordia New" w:hAnsi="TH SarabunPSK" w:cs="TH SarabunPSK"/>
          <w:cs/>
        </w:rPr>
      </w:pPr>
      <w:r w:rsidRPr="00B60D70">
        <w:rPr>
          <w:rFonts w:ascii="TH SarabunPSK" w:eastAsia="Calibri" w:hAnsi="TH SarabunPSK" w:cs="TH SarabunPSK" w:hint="cs"/>
          <w:b/>
          <w:bCs/>
          <w:cs/>
        </w:rPr>
        <w:t>ชื่อโมดูลภาษาไทย</w:t>
      </w:r>
      <w:r w:rsidRPr="00B60D70">
        <w:rPr>
          <w:rFonts w:ascii="TH SarabunPSK" w:eastAsia="Cordia New" w:hAnsi="TH SarabunPSK" w:cs="TH SarabunPSK" w:hint="cs"/>
          <w:cs/>
        </w:rPr>
        <w:t xml:space="preserve"> </w:t>
      </w:r>
      <w:r w:rsidRPr="00B60D70">
        <w:rPr>
          <w:rFonts w:ascii="TH SarabunPSK" w:eastAsia="Cordia New" w:hAnsi="TH SarabunPSK" w:cs="TH SarabunPSK" w:hint="cs"/>
        </w:rPr>
        <w:t>:</w:t>
      </w:r>
      <w:r w:rsidRPr="00B60D70">
        <w:rPr>
          <w:rFonts w:ascii="TH SarabunPSK" w:eastAsia="Cordia New" w:hAnsi="TH SarabunPSK" w:cs="TH SarabunPSK" w:hint="cs"/>
          <w:cs/>
        </w:rPr>
        <w:tab/>
      </w:r>
      <w:r w:rsidRPr="00B60D70">
        <w:rPr>
          <w:rFonts w:ascii="TH SarabunPSK" w:eastAsia="Cordia New" w:hAnsi="TH SarabunPSK" w:cs="TH SarabunPSK" w:hint="cs"/>
          <w:noProof/>
          <w:cs/>
        </w:rPr>
        <w:t>สมการเชิงอนุพันธ์เบื้องต้นและการแปลงลาปลาซ</w:t>
      </w:r>
      <w:r w:rsidRPr="00B60D70">
        <w:rPr>
          <w:rFonts w:ascii="TH SarabunPSK" w:eastAsia="Cordia New" w:hAnsi="TH SarabunPSK" w:cs="TH SarabunPSK" w:hint="cs"/>
          <w:cs/>
        </w:rPr>
        <w:t xml:space="preserve"> </w:t>
      </w:r>
    </w:p>
    <w:p w14:paraId="7BA43D31" w14:textId="73C07E74" w:rsidR="00E86317" w:rsidRPr="00B60D70" w:rsidRDefault="00E86317" w:rsidP="009D7264">
      <w:pPr>
        <w:rPr>
          <w:rFonts w:ascii="TH SarabunPSK" w:eastAsia="Cordia New" w:hAnsi="TH SarabunPSK" w:cs="TH SarabunPSK"/>
        </w:rPr>
      </w:pPr>
      <w:r w:rsidRPr="00B60D70">
        <w:rPr>
          <w:rFonts w:ascii="TH SarabunPSK" w:eastAsia="Cordia New" w:hAnsi="TH SarabunPSK" w:cs="TH SarabunPSK" w:hint="cs"/>
          <w:b/>
          <w:bCs/>
          <w:cs/>
        </w:rPr>
        <w:t>ชื่อโมดูล</w:t>
      </w:r>
      <w:r w:rsidRPr="00B60D70">
        <w:rPr>
          <w:rFonts w:ascii="TH SarabunPSK" w:eastAsia="Calibri" w:hAnsi="TH SarabunPSK" w:cs="TH SarabunPSK" w:hint="cs"/>
          <w:b/>
          <w:bCs/>
          <w:cs/>
        </w:rPr>
        <w:t>ภาษาอังกฤษ</w:t>
      </w:r>
      <w:r w:rsidRPr="00B60D70">
        <w:rPr>
          <w:rFonts w:ascii="TH SarabunPSK" w:eastAsia="Cordia New" w:hAnsi="TH SarabunPSK" w:cs="TH SarabunPSK" w:hint="cs"/>
        </w:rPr>
        <w:t xml:space="preserve"> :</w:t>
      </w:r>
      <w:r w:rsidRPr="00B60D70">
        <w:rPr>
          <w:rFonts w:ascii="TH SarabunPSK" w:eastAsia="Cordia New" w:hAnsi="TH SarabunPSK" w:cs="TH SarabunPSK" w:hint="cs"/>
          <w:cs/>
        </w:rPr>
        <w:tab/>
      </w:r>
      <w:r w:rsidR="00D76794" w:rsidRPr="00B60D70">
        <w:rPr>
          <w:rFonts w:ascii="TH SarabunPSK" w:eastAsia="Cordia New" w:hAnsi="TH SarabunPSK" w:cs="TH SarabunPSK" w:hint="cs"/>
          <w:noProof/>
        </w:rPr>
        <w:t>Basic Differential Equations and Laplace Transform</w:t>
      </w:r>
      <w:r w:rsidRPr="00B60D70">
        <w:rPr>
          <w:rFonts w:ascii="TH SarabunPSK" w:eastAsia="Cordia New" w:hAnsi="TH SarabunPSK" w:cs="TH SarabunPSK" w:hint="cs"/>
          <w:cs/>
        </w:rPr>
        <w:t xml:space="preserve"> </w:t>
      </w:r>
    </w:p>
    <w:p w14:paraId="66CC88B8" w14:textId="536947AE" w:rsidR="00E86317" w:rsidRPr="00B60D70" w:rsidRDefault="00E86317" w:rsidP="00081CC2">
      <w:pPr>
        <w:jc w:val="left"/>
        <w:rPr>
          <w:rFonts w:ascii="TH SarabunPSK" w:eastAsia="Cordia New" w:hAnsi="TH SarabunPSK" w:cs="TH SarabunPSK"/>
          <w:cs/>
        </w:rPr>
      </w:pPr>
      <w:r w:rsidRPr="00B60D70">
        <w:rPr>
          <w:rFonts w:ascii="TH SarabunPSK" w:eastAsia="Calibri" w:hAnsi="TH SarabunPSK" w:cs="TH SarabunPSK" w:hint="cs"/>
          <w:bCs/>
          <w:cs/>
        </w:rPr>
        <w:t xml:space="preserve">คำอธิบายโมดูล </w:t>
      </w:r>
      <w:r w:rsidRPr="00B60D70">
        <w:rPr>
          <w:rFonts w:ascii="TH SarabunPSK" w:eastAsia="Calibri" w:hAnsi="TH SarabunPSK" w:cs="TH SarabunPSK" w:hint="cs"/>
          <w:bCs/>
        </w:rPr>
        <w:t>:</w:t>
      </w:r>
      <w:r w:rsidR="00BD7F9D" w:rsidRPr="00B60D70">
        <w:rPr>
          <w:rFonts w:ascii="TH SarabunPSK" w:eastAsia="Calibri" w:hAnsi="TH SarabunPSK" w:cs="TH SarabunPSK" w:hint="cs"/>
          <w:bCs/>
          <w:cs/>
        </w:rPr>
        <w:t xml:space="preserve">  </w:t>
      </w:r>
      <w:r w:rsidRPr="00B60D70">
        <w:rPr>
          <w:rFonts w:ascii="TH SarabunPSK" w:eastAsia="Calibri" w:hAnsi="TH SarabunPSK" w:cs="TH SarabunPSK" w:hint="cs"/>
          <w:bCs/>
          <w:cs/>
        </w:rPr>
        <w:br/>
      </w:r>
      <w:r w:rsidRPr="00B60D70">
        <w:rPr>
          <w:rFonts w:ascii="TH SarabunPSK" w:eastAsia="Calibri" w:hAnsi="TH SarabunPSK" w:cs="TH SarabunPSK" w:hint="cs"/>
          <w:b/>
          <w:bCs/>
          <w:cs/>
        </w:rPr>
        <w:tab/>
      </w:r>
      <w:r w:rsidRPr="00B60D70">
        <w:rPr>
          <w:rFonts w:ascii="TH SarabunPSK" w:eastAsia="Cordia New" w:hAnsi="TH SarabunPSK" w:cs="TH SarabunPSK" w:hint="cs"/>
          <w:noProof/>
          <w:cs/>
        </w:rPr>
        <w:t>ความคิดรวบยอดพื้นฐานของชนิด อันดับ และระดับขั้น สมการอันดับหนึ่ง ตัวแปรแยกกันได้ สมการเอกพันธ์ สมการแม่นตรงและไม่แม่นตรง ตัวประกอบปริพันธ์ สมการเชิงเส้นอันดับหนึ่งสมการแบร์นูลลี สมการอันดับสูง สมการเชิงเส้น คำตอบของสมการเชิงเส้นที่มีสัมประสิทธิ์ค่าคงที่และสัมประสิทธิ์เป็นตัวแปร การประยุกต์สมการอันดับหนึ่งและอันดับสอง การแปลงลาปลาซ สมการเชิงอนุพันธ์ย่อยเบื้องต้น</w:t>
      </w:r>
    </w:p>
    <w:p w14:paraId="2ABCEE24" w14:textId="501F3B56" w:rsidR="00E86317" w:rsidRPr="00B60D70" w:rsidRDefault="00E86317" w:rsidP="009D7264">
      <w:pPr>
        <w:rPr>
          <w:rFonts w:ascii="TH SarabunPSK" w:eastAsia="Cordia New" w:hAnsi="TH SarabunPSK" w:cs="TH SarabunPSK"/>
        </w:rPr>
      </w:pPr>
      <w:r w:rsidRPr="00B60D70">
        <w:rPr>
          <w:rFonts w:ascii="TH SarabunPSK" w:eastAsia="Cordia New" w:hAnsi="TH SarabunPSK" w:cs="TH SarabunPSK" w:hint="cs"/>
          <w:cs/>
        </w:rPr>
        <w:tab/>
      </w:r>
      <w:r w:rsidRPr="00B60D70">
        <w:rPr>
          <w:rFonts w:ascii="TH SarabunPSK" w:eastAsia="Cordia New" w:hAnsi="TH SarabunPSK" w:cs="TH SarabunPSK" w:hint="cs"/>
          <w:noProof/>
        </w:rPr>
        <w:t>Basic concepts of types, order and degree. First order equations, separation of variable, homo</w:t>
      </w:r>
      <w:r w:rsidR="00F551BD" w:rsidRPr="00B60D70">
        <w:rPr>
          <w:rFonts w:ascii="TH SarabunPSK" w:eastAsia="Cordia New" w:hAnsi="TH SarabunPSK" w:cs="TH SarabunPSK" w:hint="cs"/>
          <w:noProof/>
        </w:rPr>
        <w:t xml:space="preserve">GEN </w:t>
      </w:r>
      <w:r w:rsidRPr="00B60D70">
        <w:rPr>
          <w:rFonts w:ascii="TH SarabunPSK" w:eastAsia="Cordia New" w:hAnsi="TH SarabunPSK" w:cs="TH SarabunPSK" w:hint="cs"/>
          <w:noProof/>
        </w:rPr>
        <w:t>eous equations, exact and non-exact equations, integrating factor, first order linear equations, Bernoulli’s equations. Higher order equations, linear equation, and solution of linear equation with constant coefficients and with variable coefficients. Applications of first and second order equations. Laplace transforms, introduction to partial differential equations.</w:t>
      </w:r>
    </w:p>
    <w:p w14:paraId="3F204EED" w14:textId="5260451E" w:rsidR="00E86317" w:rsidRPr="00B60D70" w:rsidRDefault="00E86317" w:rsidP="00081CC2">
      <w:pPr>
        <w:jc w:val="left"/>
        <w:rPr>
          <w:rFonts w:ascii="TH SarabunPSK" w:eastAsia="Times New Roman" w:hAnsi="TH SarabunPSK" w:cs="TH SarabunPSK"/>
          <w:b/>
          <w:bCs/>
        </w:rPr>
      </w:pPr>
      <w:r w:rsidRPr="00B60D70">
        <w:rPr>
          <w:rFonts w:ascii="TH SarabunPSK" w:eastAsia="Times New Roman" w:hAnsi="TH SarabunPSK" w:cs="TH SarabunPSK" w:hint="cs"/>
          <w:b/>
          <w:bCs/>
          <w:cs/>
        </w:rPr>
        <w:t xml:space="preserve">โมดูลบังคับก่อน </w:t>
      </w:r>
      <w:r w:rsidRPr="00B60D70">
        <w:rPr>
          <w:rFonts w:ascii="TH SarabunPSK" w:eastAsia="Times New Roman" w:hAnsi="TH SarabunPSK" w:cs="TH SarabunPSK" w:hint="cs"/>
          <w:b/>
          <w:bCs/>
        </w:rPr>
        <w:t xml:space="preserve">: </w:t>
      </w:r>
      <w:r w:rsidR="00F551BD" w:rsidRPr="00B60D70">
        <w:rPr>
          <w:rFonts w:ascii="TH SarabunPSK" w:eastAsia="Times New Roman" w:hAnsi="TH SarabunPSK" w:cs="TH SarabunPSK" w:hint="cs"/>
          <w:b/>
          <w:bCs/>
          <w:noProof/>
        </w:rPr>
        <w:t xml:space="preserve">MTH </w:t>
      </w:r>
      <w:r w:rsidRPr="00B60D70">
        <w:rPr>
          <w:rFonts w:ascii="TH SarabunPSK" w:eastAsia="Times New Roman" w:hAnsi="TH SarabunPSK" w:cs="TH SarabunPSK" w:hint="cs"/>
          <w:b/>
          <w:bCs/>
          <w:noProof/>
        </w:rPr>
        <w:t>10203</w:t>
      </w:r>
      <w:r w:rsidR="00BD7F9D" w:rsidRPr="00B60D70">
        <w:rPr>
          <w:rFonts w:ascii="TH SarabunPSK" w:eastAsia="Times New Roman" w:hAnsi="TH SarabunPSK" w:cs="TH SarabunPSK" w:hint="cs"/>
          <w:b/>
          <w:bCs/>
        </w:rPr>
        <w:t xml:space="preserve"> </w:t>
      </w:r>
      <w:r w:rsidR="00BD7F9D" w:rsidRPr="00B60D70">
        <w:rPr>
          <w:rFonts w:ascii="TH SarabunPSK" w:eastAsia="Times New Roman" w:hAnsi="TH SarabunPSK" w:cs="TH SarabunPSK" w:hint="cs"/>
          <w:bCs/>
          <w:cs/>
          <w:lang w:val="en-AU"/>
        </w:rPr>
        <w:t xml:space="preserve">  </w:t>
      </w:r>
    </w:p>
    <w:p w14:paraId="5580B908" w14:textId="77777777" w:rsidR="00E86317" w:rsidRPr="00B60D70" w:rsidRDefault="00E86317" w:rsidP="00081CC2">
      <w:pPr>
        <w:jc w:val="left"/>
        <w:rPr>
          <w:rFonts w:ascii="TH SarabunPSK" w:eastAsia="Calibri" w:hAnsi="TH SarabunPSK" w:cs="TH SarabunPSK"/>
          <w:b/>
          <w:bCs/>
        </w:rPr>
      </w:pPr>
      <w:r w:rsidRPr="00B60D70">
        <w:rPr>
          <w:rFonts w:ascii="TH SarabunPSK" w:eastAsia="Calibri" w:hAnsi="TH SarabunPSK" w:cs="TH SarabunPSK" w:hint="cs"/>
          <w:bCs/>
        </w:rPr>
        <w:t>Learning</w:t>
      </w:r>
      <w:r w:rsidRPr="00B60D70">
        <w:rPr>
          <w:rFonts w:ascii="TH SarabunPSK" w:eastAsia="Calibri" w:hAnsi="TH SarabunPSK" w:cs="TH SarabunPSK" w:hint="cs"/>
          <w:b/>
          <w:bCs/>
        </w:rPr>
        <w:t xml:space="preserve"> Outcome </w:t>
      </w:r>
    </w:p>
    <w:p w14:paraId="377E24E1" w14:textId="2020A272" w:rsidR="00E86317" w:rsidRPr="00B60D70" w:rsidRDefault="00E86317" w:rsidP="009D7264">
      <w:pPr>
        <w:autoSpaceDE w:val="0"/>
        <w:autoSpaceDN w:val="0"/>
        <w:adjustRightInd w:val="0"/>
        <w:rPr>
          <w:rFonts w:ascii="TH SarabunPSK" w:eastAsia="Calibri" w:hAnsi="TH SarabunPSK" w:cs="TH SarabunPSK"/>
        </w:rPr>
      </w:pPr>
      <w:r w:rsidRPr="00B60D70">
        <w:rPr>
          <w:rFonts w:ascii="TH SarabunPSK" w:eastAsia="Calibri" w:hAnsi="TH SarabunPSK" w:cs="TH SarabunPSK" w:hint="cs"/>
        </w:rPr>
        <w:tab/>
      </w:r>
      <w:r w:rsidRPr="00B60D70">
        <w:rPr>
          <w:rFonts w:ascii="TH SarabunPSK" w:eastAsia="Calibri" w:hAnsi="TH SarabunPSK" w:cs="TH SarabunPSK" w:hint="cs"/>
          <w:noProof/>
        </w:rPr>
        <w:t>Be able to select the appropriate analytical methods to solve differential equations and interpret solution to real situation.</w:t>
      </w:r>
    </w:p>
    <w:p w14:paraId="7D598D13" w14:textId="77777777" w:rsidR="00E86317" w:rsidRPr="00B60D70" w:rsidRDefault="00E86317" w:rsidP="009D7264">
      <w:pPr>
        <w:spacing w:before="240"/>
        <w:jc w:val="left"/>
        <w:rPr>
          <w:rFonts w:ascii="TH SarabunPSK" w:eastAsia="Cordia New" w:hAnsi="TH SarabunPSK" w:cs="TH SarabunPSK"/>
          <w:b/>
          <w:bCs/>
        </w:rPr>
      </w:pPr>
      <w:r w:rsidRPr="00B60D70">
        <w:rPr>
          <w:rFonts w:ascii="TH SarabunPSK" w:eastAsia="Cordia New" w:hAnsi="TH SarabunPSK" w:cs="TH SarabunPSK" w:hint="cs"/>
          <w:b/>
          <w:bCs/>
          <w:cs/>
        </w:rPr>
        <w:t>เกณฑ์การประเมินผลลัพธ์การเรียนรู้ (</w:t>
      </w:r>
      <w:r w:rsidRPr="00B60D70">
        <w:rPr>
          <w:rFonts w:ascii="TH SarabunPSK" w:eastAsia="Cordia New" w:hAnsi="TH SarabunPSK" w:cs="TH SarabunPSK" w:hint="cs"/>
          <w:b/>
          <w:bCs/>
        </w:rPr>
        <w:t>Rubric)</w:t>
      </w:r>
    </w:p>
    <w:tbl>
      <w:tblPr>
        <w:tblStyle w:val="12"/>
        <w:tblW w:w="9351" w:type="dxa"/>
        <w:tblLook w:val="04A0" w:firstRow="1" w:lastRow="0" w:firstColumn="1" w:lastColumn="0" w:noHBand="0" w:noVBand="1"/>
      </w:tblPr>
      <w:tblGrid>
        <w:gridCol w:w="1129"/>
        <w:gridCol w:w="8222"/>
      </w:tblGrid>
      <w:tr w:rsidR="00B60D70" w:rsidRPr="00B60D70" w14:paraId="04CD8523" w14:textId="77777777" w:rsidTr="00D420AC">
        <w:trPr>
          <w:trHeight w:val="510"/>
        </w:trPr>
        <w:tc>
          <w:tcPr>
            <w:tcW w:w="1129" w:type="dxa"/>
            <w:shd w:val="clear" w:color="auto" w:fill="D0CECE"/>
            <w:vAlign w:val="center"/>
          </w:tcPr>
          <w:p w14:paraId="6F85FAB9" w14:textId="77777777" w:rsidR="00E86317" w:rsidRPr="00B60D70" w:rsidRDefault="00E86317"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Rubric</w:t>
            </w:r>
          </w:p>
        </w:tc>
        <w:tc>
          <w:tcPr>
            <w:tcW w:w="8222" w:type="dxa"/>
            <w:shd w:val="clear" w:color="auto" w:fill="D0CECE"/>
            <w:vAlign w:val="center"/>
          </w:tcPr>
          <w:p w14:paraId="01F08FE9" w14:textId="77777777" w:rsidR="00E86317" w:rsidRPr="00B60D70" w:rsidRDefault="00E86317" w:rsidP="00D420AC">
            <w:pPr>
              <w:jc w:val="center"/>
              <w:rPr>
                <w:rFonts w:ascii="TH SarabunPSK" w:eastAsia="Calibri" w:hAnsi="TH SarabunPSK" w:cs="TH SarabunPSK"/>
                <w:b/>
                <w:bCs/>
                <w:sz w:val="30"/>
                <w:szCs w:val="30"/>
              </w:rPr>
            </w:pPr>
            <w:r w:rsidRPr="00B60D70">
              <w:rPr>
                <w:rFonts w:ascii="TH SarabunPSK" w:eastAsia="Calibri" w:hAnsi="TH SarabunPSK" w:cs="TH SarabunPSK" w:hint="cs"/>
                <w:b/>
                <w:bCs/>
                <w:sz w:val="30"/>
                <w:szCs w:val="30"/>
                <w:cs/>
              </w:rPr>
              <w:t>คำอธิบายลำดับขั้นในการประเมินผลการเรียน</w:t>
            </w:r>
          </w:p>
        </w:tc>
      </w:tr>
      <w:tr w:rsidR="00B60D70" w:rsidRPr="00B60D70" w14:paraId="0BDE450D" w14:textId="77777777" w:rsidTr="00D420AC">
        <w:trPr>
          <w:trHeight w:val="510"/>
        </w:trPr>
        <w:tc>
          <w:tcPr>
            <w:tcW w:w="1129" w:type="dxa"/>
            <w:vAlign w:val="center"/>
          </w:tcPr>
          <w:p w14:paraId="5B7938A0"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1</w:t>
            </w:r>
          </w:p>
        </w:tc>
        <w:tc>
          <w:tcPr>
            <w:tcW w:w="8222" w:type="dxa"/>
            <w:vAlign w:val="center"/>
          </w:tcPr>
          <w:p w14:paraId="547E49B3"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No evidence</w:t>
            </w:r>
          </w:p>
        </w:tc>
      </w:tr>
      <w:tr w:rsidR="00B60D70" w:rsidRPr="00B60D70" w14:paraId="76C3D8D7" w14:textId="77777777" w:rsidTr="00D420AC">
        <w:trPr>
          <w:trHeight w:val="510"/>
        </w:trPr>
        <w:tc>
          <w:tcPr>
            <w:tcW w:w="1129" w:type="dxa"/>
            <w:vAlign w:val="center"/>
          </w:tcPr>
          <w:p w14:paraId="690BC236"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2</w:t>
            </w:r>
          </w:p>
        </w:tc>
        <w:tc>
          <w:tcPr>
            <w:tcW w:w="8222" w:type="dxa"/>
            <w:vAlign w:val="center"/>
          </w:tcPr>
          <w:p w14:paraId="03267E31" w14:textId="72C30ED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 xml:space="preserve">Able to determine basic </w:t>
            </w:r>
            <w:r w:rsidR="00825587" w:rsidRPr="00B60D70">
              <w:rPr>
                <w:rFonts w:ascii="TH SarabunPSK" w:eastAsia="Calibri" w:hAnsi="TH SarabunPSK" w:cs="TH SarabunPSK" w:hint="cs"/>
                <w:noProof/>
                <w:sz w:val="30"/>
                <w:szCs w:val="30"/>
              </w:rPr>
              <w:t>characteristics</w:t>
            </w:r>
            <w:r w:rsidRPr="00B60D70">
              <w:rPr>
                <w:rFonts w:ascii="TH SarabunPSK" w:eastAsia="Calibri" w:hAnsi="TH SarabunPSK" w:cs="TH SarabunPSK" w:hint="cs"/>
                <w:noProof/>
                <w:sz w:val="30"/>
                <w:szCs w:val="30"/>
              </w:rPr>
              <w:t xml:space="preserve"> of differential equations. Able to recall the definition of Laplace transform, find the Laplace transform and inverse Laplace transform of some elementary functions.</w:t>
            </w:r>
          </w:p>
        </w:tc>
      </w:tr>
      <w:tr w:rsidR="00B60D70" w:rsidRPr="00B60D70" w14:paraId="4592E6C3" w14:textId="77777777" w:rsidTr="00D420AC">
        <w:trPr>
          <w:trHeight w:val="510"/>
        </w:trPr>
        <w:tc>
          <w:tcPr>
            <w:tcW w:w="1129" w:type="dxa"/>
            <w:shd w:val="clear" w:color="auto" w:fill="auto"/>
            <w:vAlign w:val="center"/>
          </w:tcPr>
          <w:p w14:paraId="5262B568"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3</w:t>
            </w:r>
          </w:p>
        </w:tc>
        <w:tc>
          <w:tcPr>
            <w:tcW w:w="8222" w:type="dxa"/>
            <w:shd w:val="clear" w:color="auto" w:fill="auto"/>
            <w:vAlign w:val="center"/>
          </w:tcPr>
          <w:p w14:paraId="2FD62695"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Able to solve simple differential equations. Able to relate the meaning and interpret solution to simple real situation. Able to find Laplace transform and inverse Laplace transform using simple properties, solve simple differential equations using Laplace transform and inverse Laplace transform</w:t>
            </w:r>
          </w:p>
        </w:tc>
      </w:tr>
      <w:tr w:rsidR="00B60D70" w:rsidRPr="00B60D70" w14:paraId="2EF13E10" w14:textId="77777777" w:rsidTr="00D420AC">
        <w:trPr>
          <w:trHeight w:val="510"/>
        </w:trPr>
        <w:tc>
          <w:tcPr>
            <w:tcW w:w="1129" w:type="dxa"/>
            <w:vAlign w:val="center"/>
          </w:tcPr>
          <w:p w14:paraId="2FABAF5E"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4</w:t>
            </w:r>
          </w:p>
        </w:tc>
        <w:tc>
          <w:tcPr>
            <w:tcW w:w="8222" w:type="dxa"/>
            <w:vAlign w:val="center"/>
          </w:tcPr>
          <w:p w14:paraId="68736B88" w14:textId="6854793B"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Able to select appropriate analytical methods to solve differential equations. Able to relate the meaning and interpret solution to complex situation.</w:t>
            </w:r>
            <w:r w:rsidR="00BD7F9D" w:rsidRPr="00B60D70">
              <w:rPr>
                <w:rFonts w:ascii="TH SarabunPSK" w:eastAsia="Calibri" w:hAnsi="TH SarabunPSK" w:cs="TH SarabunPSK" w:hint="cs"/>
                <w:noProof/>
                <w:sz w:val="30"/>
                <w:szCs w:val="30"/>
              </w:rPr>
              <w:t xml:space="preserve"> </w:t>
            </w:r>
            <w:r w:rsidRPr="00B60D70">
              <w:rPr>
                <w:rFonts w:ascii="TH SarabunPSK" w:eastAsia="Calibri" w:hAnsi="TH SarabunPSK" w:cs="TH SarabunPSK" w:hint="cs"/>
                <w:noProof/>
                <w:sz w:val="30"/>
                <w:szCs w:val="30"/>
              </w:rPr>
              <w:t>Able to find</w:t>
            </w:r>
            <w:r w:rsidR="00BD7F9D" w:rsidRPr="00B60D70">
              <w:rPr>
                <w:rFonts w:ascii="TH SarabunPSK" w:eastAsia="Calibri" w:hAnsi="TH SarabunPSK" w:cs="TH SarabunPSK" w:hint="cs"/>
                <w:noProof/>
                <w:sz w:val="30"/>
                <w:szCs w:val="30"/>
              </w:rPr>
              <w:t xml:space="preserve"> </w:t>
            </w:r>
            <w:r w:rsidRPr="00B60D70">
              <w:rPr>
                <w:rFonts w:ascii="TH SarabunPSK" w:eastAsia="Calibri" w:hAnsi="TH SarabunPSK" w:cs="TH SarabunPSK" w:hint="cs"/>
                <w:noProof/>
                <w:sz w:val="30"/>
                <w:szCs w:val="30"/>
              </w:rPr>
              <w:t>Laplace transform and inverse Laplace transform using a more complex properties such as unit step functions, and apply to solve some differential equations.</w:t>
            </w:r>
          </w:p>
        </w:tc>
      </w:tr>
      <w:tr w:rsidR="00B60D70" w:rsidRPr="00B60D70" w14:paraId="5BCEB7D4" w14:textId="77777777" w:rsidTr="00D420AC">
        <w:trPr>
          <w:trHeight w:val="510"/>
        </w:trPr>
        <w:tc>
          <w:tcPr>
            <w:tcW w:w="1129" w:type="dxa"/>
            <w:vAlign w:val="center"/>
          </w:tcPr>
          <w:p w14:paraId="77E6B6BD" w14:textId="77777777" w:rsidR="00E86317" w:rsidRPr="00B60D70" w:rsidRDefault="00E86317" w:rsidP="00D420AC">
            <w:pPr>
              <w:rPr>
                <w:rFonts w:ascii="TH SarabunPSK" w:eastAsia="Calibri" w:hAnsi="TH SarabunPSK" w:cs="TH SarabunPSK"/>
                <w:b/>
                <w:bCs/>
                <w:sz w:val="30"/>
                <w:szCs w:val="30"/>
              </w:rPr>
            </w:pPr>
            <w:r w:rsidRPr="00B60D70">
              <w:rPr>
                <w:rFonts w:ascii="TH SarabunPSK" w:eastAsia="Calibri" w:hAnsi="TH SarabunPSK" w:cs="TH SarabunPSK" w:hint="cs"/>
                <w:b/>
                <w:bCs/>
                <w:sz w:val="30"/>
                <w:szCs w:val="30"/>
              </w:rPr>
              <w:lastRenderedPageBreak/>
              <w:t>Level</w:t>
            </w:r>
            <w:r w:rsidRPr="00B60D70">
              <w:rPr>
                <w:rFonts w:ascii="TH SarabunPSK" w:eastAsia="Calibri" w:hAnsi="TH SarabunPSK" w:cs="TH SarabunPSK" w:hint="cs"/>
                <w:b/>
                <w:bCs/>
                <w:sz w:val="30"/>
                <w:szCs w:val="30"/>
                <w:cs/>
              </w:rPr>
              <w:t xml:space="preserve"> </w:t>
            </w:r>
            <w:r w:rsidRPr="00B60D70">
              <w:rPr>
                <w:rFonts w:ascii="TH SarabunPSK" w:eastAsia="Calibri" w:hAnsi="TH SarabunPSK" w:cs="TH SarabunPSK" w:hint="cs"/>
                <w:b/>
                <w:bCs/>
                <w:sz w:val="30"/>
                <w:szCs w:val="30"/>
              </w:rPr>
              <w:t>5</w:t>
            </w:r>
          </w:p>
        </w:tc>
        <w:tc>
          <w:tcPr>
            <w:tcW w:w="8222" w:type="dxa"/>
            <w:vAlign w:val="center"/>
          </w:tcPr>
          <w:p w14:paraId="68FD6313" w14:textId="77777777" w:rsidR="00E86317" w:rsidRPr="00B60D70" w:rsidRDefault="00E86317" w:rsidP="00D420AC">
            <w:pPr>
              <w:rPr>
                <w:rFonts w:ascii="TH SarabunPSK" w:eastAsia="Calibri" w:hAnsi="TH SarabunPSK" w:cs="TH SarabunPSK"/>
                <w:sz w:val="30"/>
                <w:szCs w:val="30"/>
              </w:rPr>
            </w:pPr>
            <w:r w:rsidRPr="00B60D70">
              <w:rPr>
                <w:rFonts w:ascii="TH SarabunPSK" w:eastAsia="Calibri" w:hAnsi="TH SarabunPSK" w:cs="TH SarabunPSK" w:hint="cs"/>
                <w:noProof/>
                <w:sz w:val="30"/>
                <w:szCs w:val="30"/>
              </w:rPr>
              <w:t>Clearly explain about solutions of differential equations. Able to analyze the situation and apply analytical technique for finding the solution to the related problems. Clearly explain the concept of Laplace transform and inverse Laplace transform, and apply to solve some real world problems.</w:t>
            </w:r>
          </w:p>
        </w:tc>
      </w:tr>
    </w:tbl>
    <w:p w14:paraId="5FA70A6D" w14:textId="77777777" w:rsidR="007240C2" w:rsidRDefault="007240C2" w:rsidP="007240C2">
      <w:pPr>
        <w:pStyle w:val="3"/>
        <w:numPr>
          <w:ilvl w:val="0"/>
          <w:numId w:val="0"/>
        </w:numPr>
        <w:tabs>
          <w:tab w:val="left" w:pos="993"/>
          <w:tab w:val="left" w:pos="7938"/>
        </w:tabs>
        <w:ind w:left="993" w:hanging="993"/>
        <w:rPr>
          <w:rFonts w:ascii="TH SarabunPSK" w:hAnsi="TH SarabunPSK" w:cs="TH SarabunPSK"/>
        </w:rPr>
      </w:pPr>
      <w:bookmarkStart w:id="627" w:name="_Toc179246087"/>
      <w:bookmarkStart w:id="628" w:name="_Toc179656465"/>
      <w:bookmarkStart w:id="629" w:name="_Toc180609545"/>
      <w:bookmarkStart w:id="630" w:name="_Toc191634161"/>
      <w:bookmarkStart w:id="631" w:name="_Toc161400039"/>
      <w:bookmarkStart w:id="632" w:name="_Toc161496951"/>
      <w:bookmarkStart w:id="633" w:name="_Toc164329159"/>
    </w:p>
    <w:p w14:paraId="7A704759" w14:textId="41D691E0" w:rsidR="0023012A" w:rsidRPr="00B60D70" w:rsidRDefault="00B91175" w:rsidP="00054A2B">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r w:rsidRPr="00B60D70">
        <w:rPr>
          <w:rFonts w:ascii="TH SarabunPSK" w:hAnsi="TH SarabunPSK" w:cs="TH SarabunPSK" w:hint="cs"/>
        </w:rPr>
        <w:t xml:space="preserve">CTE </w:t>
      </w:r>
      <w:r w:rsidR="0023012A" w:rsidRPr="00B60D70">
        <w:rPr>
          <w:rFonts w:ascii="TH SarabunPSK" w:hAnsi="TH SarabunPSK" w:cs="TH SarabunPSK" w:hint="cs"/>
          <w:cs/>
        </w:rPr>
        <w:t>1</w:t>
      </w:r>
      <w:r w:rsidR="0023012A" w:rsidRPr="00B60D70">
        <w:rPr>
          <w:rFonts w:ascii="TH SarabunPSK" w:hAnsi="TH SarabunPSK" w:cs="TH SarabunPSK" w:hint="cs"/>
        </w:rPr>
        <w:t>1</w:t>
      </w:r>
      <w:r w:rsidR="0023012A" w:rsidRPr="00B60D70">
        <w:rPr>
          <w:rFonts w:ascii="TH SarabunPSK" w:hAnsi="TH SarabunPSK" w:cs="TH SarabunPSK" w:hint="cs"/>
          <w:cs/>
        </w:rPr>
        <w:t xml:space="preserve">3 </w:t>
      </w:r>
      <w:r w:rsidR="00054A2B" w:rsidRPr="00B60D70">
        <w:rPr>
          <w:rFonts w:ascii="TH SarabunPSK" w:hAnsi="TH SarabunPSK" w:cs="TH SarabunPSK" w:hint="cs"/>
          <w:cs/>
        </w:rPr>
        <w:tab/>
      </w:r>
      <w:r w:rsidR="0023012A" w:rsidRPr="00B60D70">
        <w:rPr>
          <w:rFonts w:ascii="TH SarabunPSK" w:hAnsi="TH SarabunPSK" w:cs="TH SarabunPSK" w:hint="cs"/>
          <w:cs/>
        </w:rPr>
        <w:t>สถิติสำหรับวิศวกรรมโยธา</w:t>
      </w:r>
      <w:r w:rsidR="0023012A" w:rsidRPr="00B60D70">
        <w:rPr>
          <w:rFonts w:ascii="TH SarabunPSK" w:hAnsi="TH SarabunPSK" w:cs="TH SarabunPSK" w:hint="cs"/>
          <w:cs/>
        </w:rPr>
        <w:tab/>
      </w:r>
      <w:r w:rsidR="0023012A" w:rsidRPr="00B60D70">
        <w:rPr>
          <w:rFonts w:ascii="TH SarabunPSK" w:hAnsi="TH SarabunPSK" w:cs="TH SarabunPSK" w:hint="cs"/>
        </w:rPr>
        <w:t>3</w:t>
      </w:r>
      <w:r w:rsidR="0023012A" w:rsidRPr="00B60D70">
        <w:rPr>
          <w:rFonts w:ascii="TH SarabunPSK" w:hAnsi="TH SarabunPSK" w:cs="TH SarabunPSK" w:hint="cs"/>
          <w:cs/>
        </w:rPr>
        <w:t xml:space="preserve"> </w:t>
      </w:r>
      <w:r w:rsidR="0023012A" w:rsidRPr="00B60D70">
        <w:rPr>
          <w:rFonts w:ascii="TH SarabunPSK" w:hAnsi="TH SarabunPSK" w:cs="TH SarabunPSK" w:hint="cs"/>
        </w:rPr>
        <w:t>(3-0-6)</w:t>
      </w:r>
      <w:bookmarkEnd w:id="627"/>
      <w:bookmarkEnd w:id="628"/>
      <w:bookmarkEnd w:id="629"/>
      <w:bookmarkEnd w:id="630"/>
    </w:p>
    <w:p w14:paraId="406E15FF" w14:textId="77777777" w:rsidR="0023012A" w:rsidRPr="00B60D70" w:rsidRDefault="0023012A" w:rsidP="00054A2B">
      <w:pPr>
        <w:shd w:val="clear" w:color="auto" w:fill="D9D9D9" w:themeFill="background1" w:themeFillShade="D9"/>
        <w:tabs>
          <w:tab w:val="left" w:pos="993"/>
        </w:tabs>
        <w:rPr>
          <w:rFonts w:ascii="TH SarabunPSK" w:hAnsi="TH SarabunPSK" w:cs="TH SarabunPSK"/>
          <w:b/>
          <w:bCs/>
        </w:rPr>
      </w:pPr>
      <w:r w:rsidRPr="00B60D70">
        <w:rPr>
          <w:rFonts w:ascii="TH SarabunPSK" w:hAnsi="TH SarabunPSK" w:cs="TH SarabunPSK" w:hint="cs"/>
          <w:b/>
          <w:bCs/>
          <w:cs/>
        </w:rPr>
        <w:tab/>
      </w:r>
      <w:r w:rsidRPr="00B60D70">
        <w:rPr>
          <w:rFonts w:ascii="TH SarabunPSK" w:hAnsi="TH SarabunPSK" w:cs="TH SarabunPSK" w:hint="cs"/>
          <w:b/>
          <w:bCs/>
        </w:rPr>
        <w:t>(Statistics for Civil Engineering)</w:t>
      </w:r>
    </w:p>
    <w:p w14:paraId="5A4EAA6E" w14:textId="0C9FB41C" w:rsidR="0023012A" w:rsidRPr="00B60D70" w:rsidRDefault="0023012A" w:rsidP="00592146">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 xml:space="preserve">: </w:t>
      </w:r>
      <w:r w:rsidR="00F551BD" w:rsidRPr="00B60D70">
        <w:rPr>
          <w:rFonts w:ascii="TH SarabunPSK" w:hAnsi="TH SarabunPSK" w:cs="TH SarabunPSK" w:hint="cs"/>
          <w:b/>
          <w:bCs/>
        </w:rPr>
        <w:t xml:space="preserve">MTH </w:t>
      </w:r>
      <w:r w:rsidRPr="00B60D70">
        <w:rPr>
          <w:rFonts w:ascii="TH SarabunPSK" w:hAnsi="TH SarabunPSK" w:cs="TH SarabunPSK" w:hint="cs"/>
          <w:b/>
          <w:bCs/>
        </w:rPr>
        <w:t>101</w:t>
      </w:r>
    </w:p>
    <w:p w14:paraId="16ED3327" w14:textId="680CBF99" w:rsidR="0023012A" w:rsidRPr="00B60D70" w:rsidRDefault="0023012A" w:rsidP="00054A2B">
      <w:pPr>
        <w:ind w:firstLine="720"/>
        <w:rPr>
          <w:rFonts w:ascii="TH SarabunPSK" w:hAnsi="TH SarabunPSK" w:cs="TH SarabunPSK"/>
          <w:cs/>
        </w:rPr>
      </w:pPr>
      <w:r w:rsidRPr="00B60D70">
        <w:rPr>
          <w:rFonts w:ascii="TH SarabunPSK" w:hAnsi="TH SarabunPSK" w:cs="TH SarabunPSK" w:hint="cs"/>
          <w:cs/>
          <w:lang w:val="th-TH"/>
        </w:rPr>
        <w:t>บทบาทของสถิติในงานวิศวกรรมโยธา</w:t>
      </w:r>
      <w:r w:rsidRPr="00B60D70">
        <w:rPr>
          <w:rFonts w:ascii="TH SarabunPSK" w:hAnsi="TH SarabunPSK" w:cs="TH SarabunPSK" w:hint="cs"/>
        </w:rPr>
        <w:t xml:space="preserve"> </w:t>
      </w:r>
      <w:r w:rsidRPr="00B60D70">
        <w:rPr>
          <w:rFonts w:ascii="TH SarabunPSK" w:hAnsi="TH SarabunPSK" w:cs="TH SarabunPSK" w:hint="cs"/>
          <w:cs/>
          <w:lang w:val="th-TH"/>
        </w:rPr>
        <w:t>ความน่าจะเป็น ตัวแปรสุ่มแบบไม่ต่อเนื่อง ตัวแปรสุ่มแบบต่อเนื่อง</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การกระจายตัวของความน่าจะเป็นแบบร่วม การกระจายตัวของความน่าจะเป็นแบบไม่ต่อเนื่องและแบบต่อเนื่องที่พบบ่อย</w:t>
      </w:r>
      <w:r w:rsidRPr="00B60D70">
        <w:rPr>
          <w:rFonts w:ascii="TH SarabunPSK" w:hAnsi="TH SarabunPSK" w:cs="TH SarabunPSK" w:hint="cs"/>
        </w:rPr>
        <w:t xml:space="preserve"> </w:t>
      </w:r>
      <w:r w:rsidRPr="00B60D70">
        <w:rPr>
          <w:rFonts w:ascii="TH SarabunPSK" w:hAnsi="TH SarabunPSK" w:cs="TH SarabunPSK" w:hint="cs"/>
          <w:cs/>
          <w:lang w:val="th-TH"/>
        </w:rPr>
        <w:t>สถิติเชิงพรรณนา การกระจายตัวของการสุ่มตัวอย่างและการประเมินค่าแบบจุดของพารามิเตอร์</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ช่วงเชิงสถิติสำหรับตัวอย่างเดียว การทดสอบสมมติฐานสำหรับตัวอย่างเดียว การอนุมานเชิงสถิติสำหรับสองตัวอย่าง สมการถดถอยเชิงเส้นอย่างง่ายและสหสัมพันธ์</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หัวข้ออื่นในสมการถดถอยเชิงเส้น การวิเคราะห์ข้อมูลเบื้องต้น</w:t>
      </w:r>
      <w:r w:rsidRPr="00B60D70">
        <w:rPr>
          <w:rFonts w:ascii="TH SarabunPSK" w:hAnsi="TH SarabunPSK" w:cs="TH SarabunPSK" w:hint="cs"/>
        </w:rPr>
        <w:t xml:space="preserve"> + </w:t>
      </w:r>
      <w:r w:rsidRPr="00B60D70">
        <w:rPr>
          <w:rFonts w:ascii="TH SarabunPSK" w:hAnsi="TH SarabunPSK" w:cs="TH SarabunPSK" w:hint="cs"/>
          <w:cs/>
          <w:lang w:val="th-TH"/>
        </w:rPr>
        <w:t>เพิ่มเนื้อหาประยุกต์ที่นำสถิติมาใช้ในงานวิศวกรรมโยธา</w:t>
      </w:r>
    </w:p>
    <w:p w14:paraId="24D015F1" w14:textId="68153DE9" w:rsidR="0023012A" w:rsidRPr="00B60D70" w:rsidRDefault="0023012A" w:rsidP="00054A2B">
      <w:pPr>
        <w:ind w:firstLine="720"/>
        <w:rPr>
          <w:rFonts w:ascii="TH SarabunPSK" w:hAnsi="TH SarabunPSK" w:cs="TH SarabunPSK"/>
        </w:rPr>
      </w:pPr>
      <w:r w:rsidRPr="00B60D70">
        <w:rPr>
          <w:rFonts w:ascii="TH SarabunPSK" w:hAnsi="TH SarabunPSK" w:cs="TH SarabunPSK" w:hint="cs"/>
        </w:rPr>
        <w:t>Role of statistics in civil engineering.</w:t>
      </w:r>
      <w:r w:rsidRPr="00B60D70">
        <w:rPr>
          <w:rFonts w:ascii="TH SarabunPSK" w:hAnsi="TH SarabunPSK" w:cs="TH SarabunPSK" w:hint="cs"/>
          <w:cs/>
        </w:rPr>
        <w:t xml:space="preserve"> </w:t>
      </w:r>
      <w:r w:rsidRPr="00B60D70">
        <w:rPr>
          <w:rFonts w:ascii="TH SarabunPSK" w:hAnsi="TH SarabunPSK" w:cs="TH SarabunPSK" w:hint="cs"/>
        </w:rPr>
        <w:t>Probability.</w:t>
      </w:r>
      <w:r w:rsidRPr="00B60D70">
        <w:rPr>
          <w:rFonts w:ascii="TH SarabunPSK" w:hAnsi="TH SarabunPSK" w:cs="TH SarabunPSK" w:hint="cs"/>
          <w:cs/>
        </w:rPr>
        <w:t xml:space="preserve"> </w:t>
      </w:r>
      <w:r w:rsidRPr="00B60D70">
        <w:rPr>
          <w:rFonts w:ascii="TH SarabunPSK" w:hAnsi="TH SarabunPSK" w:cs="TH SarabunPSK" w:hint="cs"/>
        </w:rPr>
        <w:t>Discrete random variables.</w:t>
      </w:r>
      <w:r w:rsidRPr="00B60D70">
        <w:rPr>
          <w:rFonts w:ascii="TH SarabunPSK" w:hAnsi="TH SarabunPSK" w:cs="TH SarabunPSK" w:hint="cs"/>
          <w:cs/>
        </w:rPr>
        <w:t xml:space="preserve"> </w:t>
      </w:r>
      <w:r w:rsidRPr="00B60D70">
        <w:rPr>
          <w:rFonts w:ascii="TH SarabunPSK" w:hAnsi="TH SarabunPSK" w:cs="TH SarabunPSK" w:hint="cs"/>
        </w:rPr>
        <w:t>Continuous random variables.</w:t>
      </w:r>
      <w:r w:rsidRPr="00B60D70">
        <w:rPr>
          <w:rFonts w:ascii="TH SarabunPSK" w:hAnsi="TH SarabunPSK" w:cs="TH SarabunPSK" w:hint="cs"/>
          <w:cs/>
        </w:rPr>
        <w:t xml:space="preserve"> </w:t>
      </w:r>
      <w:r w:rsidRPr="00B60D70">
        <w:rPr>
          <w:rFonts w:ascii="TH SarabunPSK" w:hAnsi="TH SarabunPSK" w:cs="TH SarabunPSK" w:hint="cs"/>
        </w:rPr>
        <w:t>Joint probability distributions. Common discrete</w:t>
      </w:r>
      <w:r w:rsidRPr="00B60D70">
        <w:rPr>
          <w:rFonts w:ascii="TH SarabunPSK" w:hAnsi="TH SarabunPSK" w:cs="TH SarabunPSK" w:hint="cs"/>
          <w:cs/>
        </w:rPr>
        <w:t xml:space="preserve"> </w:t>
      </w:r>
      <w:r w:rsidRPr="00B60D70">
        <w:rPr>
          <w:rFonts w:ascii="TH SarabunPSK" w:hAnsi="TH SarabunPSK" w:cs="TH SarabunPSK" w:hint="cs"/>
        </w:rPr>
        <w:t>probability distributions.</w:t>
      </w:r>
      <w:r w:rsidR="00BD7F9D" w:rsidRPr="00B60D70">
        <w:rPr>
          <w:rFonts w:ascii="TH SarabunPSK" w:hAnsi="TH SarabunPSK" w:cs="TH SarabunPSK" w:hint="cs"/>
        </w:rPr>
        <w:t xml:space="preserve"> </w:t>
      </w:r>
      <w:r w:rsidRPr="00B60D70">
        <w:rPr>
          <w:rFonts w:ascii="TH SarabunPSK" w:hAnsi="TH SarabunPSK" w:cs="TH SarabunPSK" w:hint="cs"/>
        </w:rPr>
        <w:t>Common continuous probability distributions.</w:t>
      </w:r>
      <w:r w:rsidRPr="00B60D70">
        <w:rPr>
          <w:rFonts w:ascii="TH SarabunPSK" w:hAnsi="TH SarabunPSK" w:cs="TH SarabunPSK" w:hint="cs"/>
          <w:cs/>
        </w:rPr>
        <w:t xml:space="preserve"> </w:t>
      </w:r>
      <w:r w:rsidRPr="00B60D70">
        <w:rPr>
          <w:rFonts w:ascii="TH SarabunPSK" w:hAnsi="TH SarabunPSK" w:cs="TH SarabunPSK" w:hint="cs"/>
        </w:rPr>
        <w:t>Descriptive</w:t>
      </w:r>
      <w:r w:rsidRPr="00B60D70">
        <w:rPr>
          <w:rFonts w:ascii="TH SarabunPSK" w:hAnsi="TH SarabunPSK" w:cs="TH SarabunPSK" w:hint="cs"/>
          <w:cs/>
        </w:rPr>
        <w:t xml:space="preserve"> </w:t>
      </w:r>
      <w:r w:rsidRPr="00B60D70">
        <w:rPr>
          <w:rFonts w:ascii="TH SarabunPSK" w:hAnsi="TH SarabunPSK" w:cs="TH SarabunPSK" w:hint="cs"/>
        </w:rPr>
        <w:t>statistics.</w:t>
      </w:r>
      <w:r w:rsidRPr="00B60D70">
        <w:rPr>
          <w:rFonts w:ascii="TH SarabunPSK" w:hAnsi="TH SarabunPSK" w:cs="TH SarabunPSK" w:hint="cs"/>
          <w:cs/>
        </w:rPr>
        <w:t xml:space="preserve"> </w:t>
      </w:r>
      <w:r w:rsidRPr="00B60D70">
        <w:rPr>
          <w:rFonts w:ascii="TH SarabunPSK" w:hAnsi="TH SarabunPSK" w:cs="TH SarabunPSK" w:hint="cs"/>
        </w:rPr>
        <w:t>Sampling distributions and point estimation of parameters.</w:t>
      </w:r>
      <w:r w:rsidRPr="00B60D70">
        <w:rPr>
          <w:rFonts w:ascii="TH SarabunPSK" w:hAnsi="TH SarabunPSK" w:cs="TH SarabunPSK" w:hint="cs"/>
          <w:cs/>
        </w:rPr>
        <w:t xml:space="preserve"> </w:t>
      </w:r>
      <w:r w:rsidRPr="00B60D70">
        <w:rPr>
          <w:rFonts w:ascii="TH SarabunPSK" w:hAnsi="TH SarabunPSK" w:cs="TH SarabunPSK" w:hint="cs"/>
        </w:rPr>
        <w:t>Statistical</w:t>
      </w:r>
      <w:r w:rsidRPr="00B60D70">
        <w:rPr>
          <w:rFonts w:ascii="TH SarabunPSK" w:hAnsi="TH SarabunPSK" w:cs="TH SarabunPSK" w:hint="cs"/>
          <w:cs/>
        </w:rPr>
        <w:t xml:space="preserve"> </w:t>
      </w:r>
      <w:r w:rsidRPr="00B60D70">
        <w:rPr>
          <w:rFonts w:ascii="TH SarabunPSK" w:hAnsi="TH SarabunPSK" w:cs="TH SarabunPSK" w:hint="cs"/>
        </w:rPr>
        <w:t>intervals for a single sample.</w:t>
      </w:r>
      <w:r w:rsidRPr="00B60D70">
        <w:rPr>
          <w:rFonts w:ascii="TH SarabunPSK" w:hAnsi="TH SarabunPSK" w:cs="TH SarabunPSK" w:hint="cs"/>
          <w:cs/>
        </w:rPr>
        <w:t xml:space="preserve"> </w:t>
      </w:r>
      <w:bookmarkStart w:id="634" w:name="_Hlk159924083"/>
      <w:r w:rsidRPr="00B60D70">
        <w:rPr>
          <w:rFonts w:ascii="TH SarabunPSK" w:hAnsi="TH SarabunPSK" w:cs="TH SarabunPSK" w:hint="cs"/>
        </w:rPr>
        <w:t xml:space="preserve">Tests of hypotheses </w:t>
      </w:r>
      <w:bookmarkEnd w:id="634"/>
      <w:r w:rsidRPr="00B60D70">
        <w:rPr>
          <w:rFonts w:ascii="TH SarabunPSK" w:hAnsi="TH SarabunPSK" w:cs="TH SarabunPSK" w:hint="cs"/>
        </w:rPr>
        <w:t>for a single sample.</w:t>
      </w:r>
      <w:r w:rsidR="00BD7F9D" w:rsidRPr="00B60D70">
        <w:rPr>
          <w:rFonts w:ascii="TH SarabunPSK" w:hAnsi="TH SarabunPSK" w:cs="TH SarabunPSK" w:hint="cs"/>
        </w:rPr>
        <w:t xml:space="preserve"> </w:t>
      </w:r>
      <w:r w:rsidRPr="00B60D70">
        <w:rPr>
          <w:rFonts w:ascii="TH SarabunPSK" w:hAnsi="TH SarabunPSK" w:cs="TH SarabunPSK" w:hint="cs"/>
        </w:rPr>
        <w:t>Statistical</w:t>
      </w:r>
      <w:r w:rsidRPr="00B60D70">
        <w:rPr>
          <w:rFonts w:ascii="TH SarabunPSK" w:hAnsi="TH SarabunPSK" w:cs="TH SarabunPSK" w:hint="cs"/>
          <w:cs/>
        </w:rPr>
        <w:t xml:space="preserve"> </w:t>
      </w:r>
      <w:r w:rsidRPr="00B60D70">
        <w:rPr>
          <w:rFonts w:ascii="TH SarabunPSK" w:hAnsi="TH SarabunPSK" w:cs="TH SarabunPSK" w:hint="cs"/>
        </w:rPr>
        <w:t>inference for two samples.</w:t>
      </w:r>
      <w:r w:rsidR="00BD7F9D" w:rsidRPr="00B60D70">
        <w:rPr>
          <w:rFonts w:ascii="TH SarabunPSK" w:hAnsi="TH SarabunPSK" w:cs="TH SarabunPSK" w:hint="cs"/>
        </w:rPr>
        <w:t xml:space="preserve"> </w:t>
      </w:r>
      <w:r w:rsidRPr="00B60D70">
        <w:rPr>
          <w:rFonts w:ascii="TH SarabunPSK" w:hAnsi="TH SarabunPSK" w:cs="TH SarabunPSK" w:hint="cs"/>
        </w:rPr>
        <w:t>Simple linear regression and correlation.</w:t>
      </w:r>
      <w:r w:rsidR="00BD7F9D" w:rsidRPr="00B60D70">
        <w:rPr>
          <w:rFonts w:ascii="TH SarabunPSK" w:hAnsi="TH SarabunPSK" w:cs="TH SarabunPSK" w:hint="cs"/>
        </w:rPr>
        <w:t xml:space="preserve"> </w:t>
      </w:r>
      <w:r w:rsidRPr="00B60D70">
        <w:rPr>
          <w:rFonts w:ascii="TH SarabunPSK" w:hAnsi="TH SarabunPSK" w:cs="TH SarabunPSK" w:hint="cs"/>
        </w:rPr>
        <w:t>Other topics in</w:t>
      </w:r>
      <w:r w:rsidRPr="00B60D70">
        <w:rPr>
          <w:rFonts w:ascii="TH SarabunPSK" w:hAnsi="TH SarabunPSK" w:cs="TH SarabunPSK" w:hint="cs"/>
          <w:cs/>
        </w:rPr>
        <w:t xml:space="preserve"> </w:t>
      </w:r>
      <w:r w:rsidRPr="00B60D70">
        <w:rPr>
          <w:rFonts w:ascii="TH SarabunPSK" w:hAnsi="TH SarabunPSK" w:cs="TH SarabunPSK" w:hint="cs"/>
        </w:rPr>
        <w:t>linear regression. Introduction to data analytic.</w:t>
      </w:r>
    </w:p>
    <w:p w14:paraId="712C349C" w14:textId="77777777" w:rsidR="0023012A" w:rsidRPr="00B60D70" w:rsidRDefault="0023012A"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47EB49BF" w14:textId="77777777" w:rsidR="0023012A" w:rsidRPr="00B60D70" w:rsidRDefault="0023012A" w:rsidP="00FF7D50">
      <w:pPr>
        <w:pStyle w:val="af9"/>
        <w:numPr>
          <w:ilvl w:val="0"/>
          <w:numId w:val="30"/>
        </w:numPr>
        <w:rPr>
          <w:rFonts w:ascii="TH SarabunPSK" w:hAnsi="TH SarabunPSK" w:cs="TH SarabunPSK"/>
        </w:rPr>
      </w:pPr>
      <w:r w:rsidRPr="00B60D70">
        <w:rPr>
          <w:rFonts w:ascii="TH SarabunPSK" w:hAnsi="TH SarabunPSK" w:cs="TH SarabunPSK" w:hint="cs"/>
          <w:cs/>
          <w:lang w:val="th-TH"/>
        </w:rPr>
        <w:t>ประยุกต์ใช้การกระจายความน่าจะเป็นแบบไม่ต่อเนื่องและต่อเนื่องในปัญหาทางวิศวกรรมโยธา</w:t>
      </w:r>
    </w:p>
    <w:p w14:paraId="2878EEA4" w14:textId="77777777" w:rsidR="0023012A" w:rsidRPr="00B60D70" w:rsidRDefault="0023012A" w:rsidP="00FF7D50">
      <w:pPr>
        <w:pStyle w:val="af9"/>
        <w:numPr>
          <w:ilvl w:val="0"/>
          <w:numId w:val="30"/>
        </w:numPr>
        <w:rPr>
          <w:rFonts w:ascii="TH SarabunPSK" w:hAnsi="TH SarabunPSK" w:cs="TH SarabunPSK"/>
        </w:rPr>
      </w:pPr>
      <w:r w:rsidRPr="00B60D70">
        <w:rPr>
          <w:rFonts w:ascii="TH SarabunPSK" w:hAnsi="TH SarabunPSK" w:cs="TH SarabunPSK" w:hint="cs"/>
          <w:cs/>
          <w:lang w:val="th-TH"/>
        </w:rPr>
        <w:t>ประมาณค่าแบบจุดและแบบช่วง สำหรับพารามิเตอร์ ในปัญหาทางวิศวกรรมโยธาได้</w:t>
      </w:r>
    </w:p>
    <w:p w14:paraId="4267E3A4" w14:textId="77777777" w:rsidR="0023012A" w:rsidRPr="00B60D70" w:rsidRDefault="0023012A" w:rsidP="00FF7D50">
      <w:pPr>
        <w:pStyle w:val="af9"/>
        <w:numPr>
          <w:ilvl w:val="0"/>
          <w:numId w:val="30"/>
        </w:numPr>
        <w:rPr>
          <w:rFonts w:ascii="TH SarabunPSK" w:hAnsi="TH SarabunPSK" w:cs="TH SarabunPSK"/>
        </w:rPr>
      </w:pPr>
      <w:r w:rsidRPr="00B60D70">
        <w:rPr>
          <w:rFonts w:ascii="TH SarabunPSK" w:hAnsi="TH SarabunPSK" w:cs="TH SarabunPSK" w:hint="cs"/>
          <w:cs/>
          <w:lang w:val="th-TH"/>
        </w:rPr>
        <w:t>ทดสอบสมมติฐาน ในปัญหาทางวิศวกรรมโยธาได้</w:t>
      </w:r>
    </w:p>
    <w:p w14:paraId="2694F128" w14:textId="77777777" w:rsidR="0023012A" w:rsidRPr="00B60D70" w:rsidRDefault="0023012A" w:rsidP="00FF7D50">
      <w:pPr>
        <w:pStyle w:val="af9"/>
        <w:numPr>
          <w:ilvl w:val="0"/>
          <w:numId w:val="30"/>
        </w:numPr>
        <w:rPr>
          <w:rFonts w:ascii="TH SarabunPSK" w:hAnsi="TH SarabunPSK" w:cs="TH SarabunPSK"/>
        </w:rPr>
      </w:pPr>
      <w:r w:rsidRPr="00B60D70">
        <w:rPr>
          <w:rFonts w:ascii="TH SarabunPSK" w:hAnsi="TH SarabunPSK" w:cs="TH SarabunPSK" w:hint="cs"/>
          <w:cs/>
          <w:lang w:val="th-TH"/>
        </w:rPr>
        <w:t>ประมาณค่าพารามิเตอร์ของสมการถดถอยเชิงเส้น ในปัญหาทางวิศวกรรมโยธาได้</w:t>
      </w:r>
    </w:p>
    <w:p w14:paraId="3AF4588F" w14:textId="07F401EC" w:rsidR="0023012A" w:rsidRPr="00B60D70" w:rsidRDefault="0023012A" w:rsidP="00FF7D50">
      <w:pPr>
        <w:pStyle w:val="af9"/>
        <w:numPr>
          <w:ilvl w:val="0"/>
          <w:numId w:val="30"/>
        </w:numPr>
        <w:rPr>
          <w:rFonts w:ascii="TH SarabunPSK" w:hAnsi="TH SarabunPSK" w:cs="TH SarabunPSK"/>
        </w:rPr>
      </w:pPr>
      <w:r w:rsidRPr="00B60D70">
        <w:rPr>
          <w:rFonts w:ascii="TH SarabunPSK" w:hAnsi="TH SarabunPSK" w:cs="TH SarabunPSK" w:hint="cs"/>
          <w:cs/>
          <w:lang w:val="th-TH"/>
        </w:rPr>
        <w:t>วิเคราะห์ข้อมูลเบื้องต้น</w:t>
      </w:r>
      <w:r w:rsidR="00650A69" w:rsidRPr="00B60D70">
        <w:rPr>
          <w:rFonts w:ascii="TH SarabunPSK" w:hAnsi="TH SarabunPSK" w:cs="TH SarabunPSK"/>
          <w:cs/>
          <w:lang w:val="th-TH"/>
        </w:rPr>
        <w:t>โดยใช้หลักการทางสถิติ</w:t>
      </w:r>
      <w:r w:rsidRPr="00B60D70">
        <w:rPr>
          <w:rFonts w:ascii="TH SarabunPSK" w:hAnsi="TH SarabunPSK" w:cs="TH SarabunPSK" w:hint="cs"/>
          <w:cs/>
          <w:lang w:val="th-TH"/>
        </w:rPr>
        <w:t>ได้</w:t>
      </w:r>
    </w:p>
    <w:p w14:paraId="13C7BC0D" w14:textId="77777777" w:rsidR="0023012A" w:rsidRPr="00B60D70" w:rsidRDefault="0023012A" w:rsidP="00592146">
      <w:pPr>
        <w:rPr>
          <w:rFonts w:ascii="TH SarabunPSK" w:hAnsi="TH SarabunPSK" w:cs="TH SarabunPSK"/>
        </w:rPr>
      </w:pPr>
    </w:p>
    <w:p w14:paraId="03FB4F2E" w14:textId="7568DD63" w:rsidR="0047283D" w:rsidRPr="00B60D70" w:rsidRDefault="00D756E0" w:rsidP="0047283D">
      <w:pPr>
        <w:pStyle w:val="3"/>
        <w:numPr>
          <w:ilvl w:val="0"/>
          <w:numId w:val="0"/>
        </w:numPr>
        <w:ind w:left="720" w:hanging="720"/>
        <w:rPr>
          <w:rFonts w:ascii="TH SarabunPSK" w:hAnsi="TH SarabunPSK" w:cs="TH SarabunPSK"/>
          <w:lang w:val="th-TH"/>
        </w:rPr>
      </w:pPr>
      <w:bookmarkStart w:id="635" w:name="_Toc179226603"/>
      <w:bookmarkStart w:id="636" w:name="_Toc179246088"/>
      <w:bookmarkStart w:id="637" w:name="_Toc179656466"/>
      <w:bookmarkStart w:id="638" w:name="_Toc180609546"/>
      <w:bookmarkStart w:id="639" w:name="_Toc191634162"/>
      <w:r w:rsidRPr="00B60D70">
        <w:rPr>
          <w:rFonts w:ascii="TH SarabunPSK" w:hAnsi="TH SarabunPSK" w:cs="TH SarabunPSK" w:hint="cs"/>
          <w:cs/>
          <w:lang w:val="th-TH"/>
        </w:rPr>
        <w:t>ข</w:t>
      </w:r>
      <w:r w:rsidRPr="00B60D70">
        <w:rPr>
          <w:rFonts w:ascii="TH SarabunPSK" w:hAnsi="TH SarabunPSK" w:cs="TH SarabunPSK" w:hint="cs"/>
        </w:rPr>
        <w:t xml:space="preserve">2.2 </w:t>
      </w:r>
      <w:r w:rsidRPr="00B60D70">
        <w:rPr>
          <w:rFonts w:ascii="TH SarabunPSK" w:hAnsi="TH SarabunPSK" w:cs="TH SarabunPSK" w:hint="cs"/>
          <w:cs/>
          <w:lang w:val="th-TH"/>
        </w:rPr>
        <w:t>วิชาพื้นฐานทางวิศวกรรมโยธา</w:t>
      </w:r>
      <w:r w:rsidRPr="00B60D70">
        <w:rPr>
          <w:rFonts w:ascii="TH SarabunPSK" w:hAnsi="TH SarabunPSK" w:cs="TH SarabunPSK" w:hint="cs"/>
        </w:rPr>
        <w:tab/>
        <w:t>2</w:t>
      </w:r>
      <w:r w:rsidRPr="00B60D70">
        <w:rPr>
          <w:rFonts w:ascii="TH SarabunPSK" w:hAnsi="TH SarabunPSK" w:cs="TH SarabunPSK" w:hint="cs"/>
          <w:cs/>
        </w:rPr>
        <w:t>0</w:t>
      </w:r>
      <w:r w:rsidRPr="00B60D70">
        <w:rPr>
          <w:rFonts w:ascii="TH SarabunPSK" w:hAnsi="TH SarabunPSK" w:cs="TH SarabunPSK" w:hint="cs"/>
        </w:rPr>
        <w:t xml:space="preserve"> </w:t>
      </w:r>
      <w:r w:rsidRPr="00B60D70">
        <w:rPr>
          <w:rFonts w:ascii="TH SarabunPSK" w:hAnsi="TH SarabunPSK" w:cs="TH SarabunPSK" w:hint="cs"/>
          <w:cs/>
          <w:lang w:val="th-TH"/>
        </w:rPr>
        <w:t>หน่วยกิต</w:t>
      </w:r>
      <w:bookmarkEnd w:id="631"/>
      <w:bookmarkEnd w:id="632"/>
      <w:bookmarkEnd w:id="633"/>
      <w:bookmarkEnd w:id="635"/>
      <w:bookmarkEnd w:id="636"/>
      <w:bookmarkEnd w:id="637"/>
      <w:bookmarkEnd w:id="638"/>
      <w:bookmarkEnd w:id="639"/>
    </w:p>
    <w:p w14:paraId="0AA391BF" w14:textId="77777777" w:rsidR="00A00948" w:rsidRPr="00B60D70" w:rsidRDefault="00A00948" w:rsidP="00F92395">
      <w:pPr>
        <w:pStyle w:val="3"/>
        <w:numPr>
          <w:ilvl w:val="0"/>
          <w:numId w:val="0"/>
        </w:numPr>
        <w:shd w:val="clear" w:color="auto" w:fill="D9D9D9" w:themeFill="background1" w:themeFillShade="D9"/>
        <w:tabs>
          <w:tab w:val="left" w:pos="993"/>
          <w:tab w:val="left" w:pos="7088"/>
        </w:tabs>
        <w:spacing w:before="0"/>
        <w:ind w:left="720" w:hanging="720"/>
        <w:rPr>
          <w:rFonts w:ascii="TH SarabunPSK" w:eastAsia="Calibri" w:hAnsi="TH SarabunPSK" w:cs="TH SarabunPSK"/>
          <w:b w:val="0"/>
          <w:bCs w:val="0"/>
        </w:rPr>
      </w:pPr>
      <w:bookmarkStart w:id="640" w:name="_Toc191634163"/>
      <w:r w:rsidRPr="00B60D70">
        <w:rPr>
          <w:rFonts w:ascii="TH SarabunPSK" w:eastAsia="Calibri" w:hAnsi="TH SarabunPSK" w:cs="TH SarabunPSK" w:hint="cs"/>
          <w:cs/>
        </w:rPr>
        <w:t>รหัส</w:t>
      </w:r>
      <w:r w:rsidRPr="00B60D70">
        <w:rPr>
          <w:rFonts w:ascii="TH SarabunPSK" w:hAnsi="TH SarabunPSK" w:cs="TH SarabunPSK" w:hint="cs"/>
          <w:cs/>
        </w:rPr>
        <w:t>โมดูล</w:t>
      </w:r>
      <w:r w:rsidRPr="00B60D70">
        <w:rPr>
          <w:rFonts w:ascii="TH SarabunPSK" w:eastAsia="Calibri" w:hAnsi="TH SarabunPSK" w:cs="TH SarabunPSK" w:hint="cs"/>
          <w:cs/>
        </w:rPr>
        <w:t xml:space="preserve"> </w:t>
      </w:r>
      <w:r w:rsidRPr="00B60D70">
        <w:rPr>
          <w:rFonts w:ascii="TH SarabunPSK" w:eastAsia="Calibri" w:hAnsi="TH SarabunPSK" w:cs="TH SarabunPSK" w:hint="cs"/>
        </w:rPr>
        <w:t>:</w:t>
      </w:r>
      <w:r w:rsidR="00BD7F9D" w:rsidRPr="00B60D70">
        <w:rPr>
          <w:rFonts w:ascii="TH SarabunPSK" w:eastAsia="Calibri" w:hAnsi="TH SarabunPSK" w:cs="TH SarabunPSK" w:hint="cs"/>
          <w:cs/>
        </w:rPr>
        <w:t xml:space="preserve"> </w:t>
      </w:r>
      <w:r w:rsidRPr="00B60D70">
        <w:rPr>
          <w:rFonts w:ascii="TH SarabunPSK" w:eastAsia="Calibri" w:hAnsi="TH SarabunPSK" w:cs="TH SarabunPSK" w:hint="cs"/>
        </w:rPr>
        <w:t xml:space="preserve"> </w:t>
      </w:r>
      <w:r w:rsidR="00B91175" w:rsidRPr="00B60D70">
        <w:rPr>
          <w:rFonts w:ascii="TH SarabunPSK" w:eastAsia="Calibri" w:hAnsi="TH SarabunPSK" w:cs="TH SarabunPSK" w:hint="cs"/>
          <w:noProof/>
        </w:rPr>
        <w:t xml:space="preserve">CTE </w:t>
      </w:r>
      <w:r w:rsidR="008C05FA" w:rsidRPr="00B60D70">
        <w:rPr>
          <w:rFonts w:ascii="TH SarabunPSK" w:eastAsia="Calibri" w:hAnsi="TH SarabunPSK" w:cs="TH SarabunPSK"/>
          <w:noProof/>
        </w:rPr>
        <w:t>12100</w:t>
      </w:r>
      <w:r w:rsidR="00F66EDC" w:rsidRPr="00B60D70">
        <w:rPr>
          <w:rFonts w:ascii="TH SarabunPSK" w:eastAsia="Calibri" w:hAnsi="TH SarabunPSK" w:cs="TH SarabunPSK" w:hint="cs"/>
          <w:noProof/>
        </w:rPr>
        <w:t xml:space="preserve"> </w:t>
      </w:r>
      <w:r w:rsidR="00F66EDC" w:rsidRPr="00B60D70">
        <w:rPr>
          <w:rFonts w:ascii="TH SarabunPSK" w:eastAsia="Cordia New" w:hAnsi="TH SarabunPSK" w:cs="TH SarabunPSK" w:hint="cs"/>
          <w:noProof/>
          <w:cs/>
        </w:rPr>
        <w:t>การเขียนแบบวิศวกรรม</w:t>
      </w:r>
      <w:bookmarkEnd w:id="640"/>
      <w:r w:rsidRPr="00B60D70">
        <w:rPr>
          <w:rFonts w:ascii="TH SarabunPSK" w:eastAsia="Calibri" w:hAnsi="TH SarabunPSK" w:cs="TH SarabunPSK" w:hint="cs"/>
        </w:rPr>
        <w:tab/>
      </w:r>
    </w:p>
    <w:p w14:paraId="401B0C3A" w14:textId="77777777" w:rsidR="00A00948" w:rsidRPr="00B60D70" w:rsidRDefault="00A00948" w:rsidP="008E0ABA">
      <w:pPr>
        <w:rPr>
          <w:rFonts w:ascii="TH SarabunPSK" w:eastAsia="Cordia New" w:hAnsi="TH SarabunPSK" w:cs="TH SarabunPSK"/>
          <w:cs/>
        </w:rPr>
      </w:pPr>
      <w:r w:rsidRPr="00B60D70">
        <w:rPr>
          <w:rFonts w:ascii="TH SarabunPSK" w:eastAsia="Calibri" w:hAnsi="TH SarabunPSK" w:cs="TH SarabunPSK" w:hint="cs"/>
          <w:b/>
          <w:bCs/>
          <w:cs/>
        </w:rPr>
        <w:t>ชื่อโมดูลภาษาไทย</w:t>
      </w:r>
      <w:r w:rsidRPr="00B60D70">
        <w:rPr>
          <w:rFonts w:ascii="TH SarabunPSK" w:eastAsia="Cordia New" w:hAnsi="TH SarabunPSK" w:cs="TH SarabunPSK" w:hint="cs"/>
          <w:cs/>
        </w:rPr>
        <w:t xml:space="preserve"> </w:t>
      </w:r>
      <w:r w:rsidRPr="00B60D70">
        <w:rPr>
          <w:rFonts w:ascii="TH SarabunPSK" w:eastAsia="Cordia New" w:hAnsi="TH SarabunPSK" w:cs="TH SarabunPSK" w:hint="cs"/>
        </w:rPr>
        <w:t>:</w:t>
      </w:r>
      <w:r w:rsidRPr="00B60D70">
        <w:rPr>
          <w:rFonts w:ascii="TH SarabunPSK" w:eastAsia="Cordia New" w:hAnsi="TH SarabunPSK" w:cs="TH SarabunPSK" w:hint="cs"/>
          <w:cs/>
        </w:rPr>
        <w:tab/>
      </w:r>
      <w:r w:rsidRPr="00B60D70">
        <w:rPr>
          <w:rFonts w:ascii="TH SarabunPSK" w:eastAsia="Cordia New" w:hAnsi="TH SarabunPSK" w:cs="TH SarabunPSK" w:hint="cs"/>
          <w:noProof/>
          <w:cs/>
        </w:rPr>
        <w:t>การเขียนแบบวิศวกรรม</w:t>
      </w:r>
    </w:p>
    <w:p w14:paraId="68B0DD9E" w14:textId="77777777" w:rsidR="00A00948" w:rsidRPr="00B60D70" w:rsidRDefault="00A00948" w:rsidP="008E0ABA">
      <w:pPr>
        <w:rPr>
          <w:rFonts w:ascii="TH SarabunPSK" w:eastAsia="Cordia New" w:hAnsi="TH SarabunPSK" w:cs="TH SarabunPSK"/>
          <w:noProof/>
        </w:rPr>
      </w:pPr>
      <w:r w:rsidRPr="00B60D70">
        <w:rPr>
          <w:rFonts w:ascii="TH SarabunPSK" w:eastAsia="Cordia New" w:hAnsi="TH SarabunPSK" w:cs="TH SarabunPSK" w:hint="cs"/>
          <w:b/>
          <w:bCs/>
          <w:cs/>
        </w:rPr>
        <w:t>ชื่อโมดูล</w:t>
      </w:r>
      <w:r w:rsidRPr="00B60D70">
        <w:rPr>
          <w:rFonts w:ascii="TH SarabunPSK" w:eastAsia="Calibri" w:hAnsi="TH SarabunPSK" w:cs="TH SarabunPSK" w:hint="cs"/>
          <w:b/>
          <w:bCs/>
          <w:cs/>
        </w:rPr>
        <w:t>ภาษาอังกฤษ</w:t>
      </w:r>
      <w:r w:rsidRPr="00B60D70">
        <w:rPr>
          <w:rFonts w:ascii="TH SarabunPSK" w:eastAsia="Cordia New" w:hAnsi="TH SarabunPSK" w:cs="TH SarabunPSK" w:hint="cs"/>
        </w:rPr>
        <w:t xml:space="preserve"> :</w:t>
      </w:r>
      <w:r w:rsidRPr="00B60D70">
        <w:rPr>
          <w:rFonts w:ascii="TH SarabunPSK" w:eastAsia="Cordia New" w:hAnsi="TH SarabunPSK" w:cs="TH SarabunPSK" w:hint="cs"/>
          <w:cs/>
        </w:rPr>
        <w:tab/>
      </w:r>
      <w:r w:rsidRPr="00B60D70">
        <w:rPr>
          <w:rFonts w:ascii="TH SarabunPSK" w:eastAsia="Cordia New" w:hAnsi="TH SarabunPSK" w:cs="TH SarabunPSK" w:hint="cs"/>
          <w:noProof/>
        </w:rPr>
        <w:t>(Engineering Drawing)</w:t>
      </w:r>
    </w:p>
    <w:p w14:paraId="7F4E95DA" w14:textId="77777777" w:rsidR="00742CEE" w:rsidRPr="00B60D70" w:rsidRDefault="00742CEE" w:rsidP="00742CEE">
      <w:pPr>
        <w:shd w:val="clear" w:color="auto" w:fill="F2F2F2" w:themeFill="background1" w:themeFillShade="F2"/>
        <w:jc w:val="left"/>
        <w:rPr>
          <w:rFonts w:ascii="TH SarabunPSK" w:eastAsia="Calibri" w:hAnsi="TH SarabunPSK" w:cs="TH SarabunPSK"/>
          <w:bCs/>
          <w:cs/>
        </w:rPr>
      </w:pPr>
      <w:r w:rsidRPr="00B60D70">
        <w:rPr>
          <w:rFonts w:ascii="TH SarabunPSK" w:eastAsia="Calibri" w:hAnsi="TH SarabunPSK" w:cs="TH SarabunPSK" w:hint="cs"/>
          <w:bCs/>
          <w:cs/>
        </w:rPr>
        <w:t xml:space="preserve">จำนวนหน่วยกิต </w:t>
      </w:r>
      <w:r w:rsidRPr="00B60D70">
        <w:rPr>
          <w:rFonts w:ascii="TH SarabunPSK" w:eastAsia="Calibri" w:hAnsi="TH SarabunPSK" w:cs="TH SarabunPSK" w:hint="cs"/>
          <w:bCs/>
          <w:cs/>
        </w:rPr>
        <w:tab/>
      </w:r>
      <w:r w:rsidRPr="00B60D70">
        <w:rPr>
          <w:rFonts w:ascii="TH SarabunPSK" w:eastAsia="Calibri" w:hAnsi="TH SarabunPSK" w:cs="TH SarabunPSK" w:hint="cs"/>
          <w:bCs/>
        </w:rPr>
        <w:t xml:space="preserve">3 (1-4-6) </w:t>
      </w:r>
      <w:r w:rsidRPr="00B60D70">
        <w:rPr>
          <w:rFonts w:ascii="TH SarabunPSK" w:eastAsia="Calibri" w:hAnsi="TH SarabunPSK" w:cs="TH SarabunPSK" w:hint="cs"/>
          <w:b/>
          <w:cs/>
        </w:rPr>
        <w:t>หรือ จำนวนเวลาที่ใช้ในการจัดการเรียนรู้ 75 ชั่วโมง</w:t>
      </w:r>
    </w:p>
    <w:p w14:paraId="04D7D6BE" w14:textId="77777777" w:rsidR="00742CEE" w:rsidRPr="00B60D70" w:rsidRDefault="00742CEE" w:rsidP="00742CEE">
      <w:pPr>
        <w:rPr>
          <w:rFonts w:ascii="TH SarabunPSK" w:hAnsi="TH SarabunPSK" w:cs="TH SarabunPSK"/>
        </w:rPr>
      </w:pPr>
      <w:r w:rsidRPr="00B60D70">
        <w:rPr>
          <w:rFonts w:ascii="TH SarabunPSK" w:eastAsia="Times New Roman" w:hAnsi="TH SarabunPSK" w:cs="TH SarabunPSK" w:hint="cs"/>
          <w:b/>
          <w:bCs/>
          <w:cs/>
        </w:rPr>
        <w:lastRenderedPageBreak/>
        <w:t xml:space="preserve">โมดูลบังคับก่อน </w:t>
      </w:r>
      <w:r w:rsidRPr="00B60D70">
        <w:rPr>
          <w:rFonts w:ascii="TH SarabunPSK" w:eastAsia="Times New Roman" w:hAnsi="TH SarabunPSK" w:cs="TH SarabunPSK" w:hint="cs"/>
          <w:b/>
          <w:bCs/>
        </w:rPr>
        <w:t xml:space="preserve">: </w:t>
      </w:r>
      <w:r w:rsidRPr="00B60D70">
        <w:rPr>
          <w:rFonts w:ascii="TH SarabunPSK" w:eastAsia="Times New Roman" w:hAnsi="TH SarabunPSK" w:cs="TH SarabunPSK" w:hint="cs"/>
          <w:b/>
          <w:bCs/>
          <w:cs/>
        </w:rPr>
        <w:tab/>
      </w:r>
      <w:r w:rsidRPr="00B60D70">
        <w:rPr>
          <w:rFonts w:ascii="TH SarabunPSK" w:eastAsia="Times New Roman" w:hAnsi="TH SarabunPSK" w:cs="TH SarabunPSK" w:hint="cs"/>
          <w:b/>
          <w:bCs/>
          <w:noProof/>
          <w:cs/>
        </w:rPr>
        <w:t>ไม่มี</w:t>
      </w:r>
      <w:r w:rsidRPr="00B60D70">
        <w:rPr>
          <w:rFonts w:ascii="TH SarabunPSK" w:eastAsia="Times New Roman" w:hAnsi="TH SarabunPSK" w:cs="TH SarabunPSK" w:hint="cs"/>
          <w:bCs/>
          <w:cs/>
          <w:lang w:val="en-AU"/>
        </w:rPr>
        <w:t xml:space="preserve">  </w:t>
      </w:r>
    </w:p>
    <w:p w14:paraId="5ACB2D8F" w14:textId="77777777" w:rsidR="004D7C7F" w:rsidRPr="00B60D70" w:rsidRDefault="004D7C7F" w:rsidP="004D7C7F">
      <w:pPr>
        <w:ind w:left="2127" w:hanging="2127"/>
        <w:rPr>
          <w:rFonts w:ascii="TH SarabunPSK" w:eastAsia="Cordia New" w:hAnsi="TH SarabunPSK" w:cs="TH SarabunPSK"/>
          <w:strike/>
          <w:cs/>
        </w:rPr>
      </w:pPr>
      <w:r w:rsidRPr="00B60D70">
        <w:rPr>
          <w:rFonts w:ascii="TH SarabunPSK" w:eastAsia="Times New Roman" w:hAnsi="TH SarabunPSK" w:cs="TH SarabunPSK" w:hint="cs"/>
          <w:b/>
          <w:bCs/>
          <w:cs/>
        </w:rPr>
        <w:t>คำอธิบาย</w:t>
      </w:r>
      <w:r w:rsidRPr="00B60D70">
        <w:rPr>
          <w:rFonts w:ascii="TH SarabunPSK" w:eastAsia="Calibri" w:hAnsi="TH SarabunPSK" w:cs="TH SarabunPSK" w:hint="cs"/>
          <w:bCs/>
          <w:cs/>
        </w:rPr>
        <w:t xml:space="preserve">โมดูล </w:t>
      </w:r>
      <w:r w:rsidRPr="00B60D70">
        <w:rPr>
          <w:rFonts w:ascii="TH SarabunPSK" w:eastAsia="Calibri" w:hAnsi="TH SarabunPSK" w:cs="TH SarabunPSK" w:hint="cs"/>
          <w:bCs/>
        </w:rPr>
        <w:t>:</w:t>
      </w:r>
      <w:r w:rsidRPr="00B60D70">
        <w:rPr>
          <w:rFonts w:ascii="TH SarabunPSK" w:eastAsia="Calibri" w:hAnsi="TH SarabunPSK" w:cs="TH SarabunPSK" w:hint="cs"/>
          <w:bCs/>
          <w:cs/>
        </w:rPr>
        <w:t xml:space="preserve"> </w:t>
      </w:r>
      <w:r w:rsidRPr="00B60D70">
        <w:rPr>
          <w:rFonts w:ascii="TH SarabunPSK" w:eastAsia="Calibri" w:hAnsi="TH SarabunPSK" w:cs="TH SarabunPSK" w:hint="cs"/>
          <w:bCs/>
          <w:cs/>
        </w:rPr>
        <w:tab/>
      </w:r>
      <w:r w:rsidRPr="00B60D70">
        <w:rPr>
          <w:rFonts w:ascii="TH SarabunPSK" w:eastAsia="Cordia New" w:hAnsi="TH SarabunPSK" w:cs="TH SarabunPSK" w:hint="cs"/>
          <w:noProof/>
          <w:cs/>
        </w:rPr>
        <w:t>อุปกรณ์ในงานเขียนแบบและการประยุกต์ใช้รูปทรงพื้นฐานการเขียนตัวอักษร การสเกตภาพ มาตราฐานในงานเขียนที่เกี่ยวข้องกับงานวิศวกรรม การบอกขนาดภาพ การใช้ข้อความ ประกอบภาพและความคลาดเคลื่อนของระยะ ภาพฉายภาพไอโซเมตริก ภาพช่วย ภาพตัด การอ่านแบบก่อสร้าง และส่วนประกอบแบบที่ใช้ในการก่อสร้าง โปรแกรมคอมพิวเตอร์สำหรับการเขียนแบบก่อสร้าง</w:t>
      </w:r>
    </w:p>
    <w:p w14:paraId="3F9FA549" w14:textId="77777777" w:rsidR="004D7C7F" w:rsidRPr="00B60D70" w:rsidRDefault="004D7C7F" w:rsidP="004D7C7F">
      <w:pPr>
        <w:tabs>
          <w:tab w:val="left" w:pos="2127"/>
        </w:tabs>
        <w:ind w:left="2126" w:hanging="2126"/>
        <w:jc w:val="left"/>
        <w:rPr>
          <w:rFonts w:ascii="TH SarabunPSK" w:eastAsia="Cordia New" w:hAnsi="TH SarabunPSK" w:cs="TH SarabunPSK"/>
          <w:noProof/>
        </w:rPr>
      </w:pPr>
      <w:r w:rsidRPr="00B60D70">
        <w:rPr>
          <w:rFonts w:ascii="TH SarabunPSK" w:eastAsia="Cordia New" w:hAnsi="TH SarabunPSK" w:cs="TH SarabunPSK" w:hint="cs"/>
          <w:cs/>
        </w:rPr>
        <w:tab/>
      </w:r>
      <w:r w:rsidRPr="00B60D70">
        <w:rPr>
          <w:rFonts w:ascii="TH SarabunPSK" w:eastAsia="Cordia New" w:hAnsi="TH SarabunPSK" w:cs="TH SarabunPSK" w:hint="cs"/>
          <w:noProof/>
        </w:rPr>
        <w:t>Instruments and their uses, Applied geometry, freehand sketches, engineering drawing’s standard, dimensions notes and tolerance, projection, isometric drawing, auxiliary view, section view, reading and drawings engineering work, basic computer aided drawing</w:t>
      </w:r>
      <w:r w:rsidRPr="00B60D70">
        <w:rPr>
          <w:rFonts w:ascii="TH SarabunPSK" w:eastAsia="Cordia New" w:hAnsi="TH SarabunPSK" w:cs="TH SarabunPSK" w:hint="cs"/>
          <w:strike/>
          <w:noProof/>
        </w:rPr>
        <w:t xml:space="preserve">, </w:t>
      </w:r>
    </w:p>
    <w:p w14:paraId="6432DA5A" w14:textId="77777777" w:rsidR="00F92395" w:rsidRPr="00B60D70" w:rsidRDefault="00F92395" w:rsidP="00F92395">
      <w:pPr>
        <w:shd w:val="clear" w:color="auto" w:fill="F2F2F2" w:themeFill="background1" w:themeFillShade="F2"/>
        <w:rPr>
          <w:rFonts w:ascii="TH SarabunPSK" w:eastAsia="Cordia New" w:hAnsi="TH SarabunPSK" w:cs="TH SarabunPSK"/>
          <w:b/>
          <w:bCs/>
        </w:rPr>
      </w:pPr>
      <w:r w:rsidRPr="00B60D70">
        <w:rPr>
          <w:rFonts w:ascii="TH SarabunPSK" w:eastAsia="Cordia New" w:hAnsi="TH SarabunPSK" w:cs="TH SarabunPSK" w:hint="cs"/>
          <w:b/>
          <w:bCs/>
        </w:rPr>
        <w:t>Learning Outcome</w:t>
      </w:r>
    </w:p>
    <w:p w14:paraId="0DEF9460" w14:textId="77777777" w:rsidR="00AA5952" w:rsidRPr="00B60D70" w:rsidRDefault="00AA5952" w:rsidP="008E0ABA">
      <w:pPr>
        <w:ind w:left="720"/>
        <w:rPr>
          <w:rFonts w:ascii="TH SarabunPSK" w:eastAsia="Cordia New" w:hAnsi="TH SarabunPSK" w:cs="TH SarabunPSK"/>
          <w:cs/>
        </w:rPr>
      </w:pPr>
      <w:r w:rsidRPr="00B60D70">
        <w:rPr>
          <w:rFonts w:ascii="TH SarabunPSK" w:eastAsia="Cordia New" w:hAnsi="TH SarabunPSK" w:cs="TH SarabunPSK" w:hint="cs"/>
          <w:cs/>
        </w:rPr>
        <w:t>ผู้เรียนสามารถนำโปรแกรมคอมพิวเตอร์เฉพาะทางมาเขียนแบบก่อสร้างได้ถูกต้องตามหลักการในการเขียนแบบทางวิศวกรรมโยธา</w:t>
      </w:r>
    </w:p>
    <w:p w14:paraId="3B1BED02" w14:textId="77777777" w:rsidR="00F92395" w:rsidRPr="00B60D70" w:rsidRDefault="00F92395" w:rsidP="00F92395">
      <w:pPr>
        <w:shd w:val="clear" w:color="auto" w:fill="F2F2F2" w:themeFill="background1" w:themeFillShade="F2"/>
        <w:rPr>
          <w:rFonts w:ascii="TH SarabunPSK" w:eastAsia="Cordia New" w:hAnsi="TH SarabunPSK" w:cs="TH SarabunPSK"/>
          <w:b/>
          <w:bCs/>
        </w:rPr>
      </w:pPr>
      <w:r w:rsidRPr="00B60D70">
        <w:rPr>
          <w:rFonts w:ascii="TH SarabunPSK" w:eastAsia="Cordia New" w:hAnsi="TH SarabunPSK" w:cs="TH SarabunPSK" w:hint="cs"/>
          <w:b/>
          <w:bCs/>
          <w:cs/>
        </w:rPr>
        <w:t>ระดับของ</w:t>
      </w:r>
      <w:r w:rsidRPr="00B60D70">
        <w:rPr>
          <w:rFonts w:ascii="TH SarabunPSK" w:eastAsia="Cordia New" w:hAnsi="TH SarabunPSK" w:cs="TH SarabunPSK"/>
          <w:b/>
          <w:bCs/>
          <w:cs/>
        </w:rPr>
        <w:t xml:space="preserve"> </w:t>
      </w:r>
      <w:r w:rsidRPr="00B60D70">
        <w:rPr>
          <w:rFonts w:ascii="TH SarabunPSK" w:eastAsia="Cordia New" w:hAnsi="TH SarabunPSK" w:cs="TH SarabunPSK"/>
          <w:b/>
          <w:bCs/>
        </w:rPr>
        <w:t xml:space="preserve">Competency </w:t>
      </w:r>
      <w:r w:rsidRPr="00B60D70">
        <w:rPr>
          <w:rFonts w:ascii="TH SarabunPSK" w:eastAsia="Cordia New" w:hAnsi="TH SarabunPSK" w:cs="TH SarabunPSK" w:hint="cs"/>
          <w:b/>
          <w:bCs/>
          <w:cs/>
        </w:rPr>
        <w:t>ของ</w:t>
      </w:r>
      <w:r w:rsidRPr="00B60D70">
        <w:rPr>
          <w:rFonts w:ascii="TH SarabunPSK" w:eastAsia="Cordia New" w:hAnsi="TH SarabunPSK" w:cs="TH SarabunPSK"/>
          <w:b/>
          <w:bCs/>
          <w:cs/>
        </w:rPr>
        <w:t xml:space="preserve"> </w:t>
      </w:r>
      <w:r w:rsidRPr="00B60D70">
        <w:rPr>
          <w:rFonts w:ascii="TH SarabunPSK" w:eastAsia="Cordia New" w:hAnsi="TH SarabunPSK" w:cs="TH SarabunPSK"/>
          <w:b/>
          <w:bCs/>
        </w:rPr>
        <w:t>Learning Outcome</w:t>
      </w:r>
    </w:p>
    <w:p w14:paraId="3960402A" w14:textId="77777777" w:rsidR="00F92395" w:rsidRPr="00B60D70" w:rsidRDefault="00F92395" w:rsidP="00F92395">
      <w:pPr>
        <w:ind w:left="720"/>
        <w:rPr>
          <w:rFonts w:cs="Cordia New"/>
          <w:szCs w:val="30"/>
        </w:rPr>
      </w:pPr>
      <w:r w:rsidRPr="00B60D70">
        <w:rPr>
          <w:rFonts w:ascii="TH SarabunPSK" w:eastAsia="Cordia New" w:hAnsi="TH SarabunPSK" w:cs="TH SarabunPSK" w:hint="cs"/>
          <w:cs/>
        </w:rPr>
        <w:t xml:space="preserve">ในหลักสูตรได้กำหนดให้โมดูลนี้อยู่ในระดับ </w:t>
      </w:r>
      <w:r w:rsidRPr="00B60D70">
        <w:rPr>
          <w:rFonts w:ascii="TH SarabunPSK" w:eastAsia="Cordia New" w:hAnsi="TH SarabunPSK" w:cs="TH SarabunPSK" w:hint="cs"/>
        </w:rPr>
        <w:t>B-S</w:t>
      </w:r>
      <w:r w:rsidRPr="00B60D70">
        <w:rPr>
          <w:rFonts w:ascii="TH SarabunPSK" w:eastAsia="Cordia New" w:hAnsi="TH SarabunPSK" w:cs="TH SarabunPSK" w:hint="cs"/>
          <w:cs/>
        </w:rPr>
        <w:t>2 หมายถึง เป็นเนื้อหาวิชาที่อยู่ในหมวดรายวิชาพื้นฐานทางวิศวกรรมโยธา ที่คาดหวังทักษะ (</w:t>
      </w:r>
      <w:r w:rsidRPr="00B60D70">
        <w:rPr>
          <w:rFonts w:ascii="TH SarabunPSK" w:eastAsia="Cordia New" w:hAnsi="TH SarabunPSK" w:cs="TH SarabunPSK"/>
          <w:b/>
          <w:bCs/>
        </w:rPr>
        <w:t>S</w:t>
      </w:r>
      <w:r w:rsidRPr="00B60D70">
        <w:rPr>
          <w:rFonts w:ascii="TH SarabunPSK" w:eastAsia="Cordia New" w:hAnsi="TH SarabunPSK" w:cs="TH SarabunPSK"/>
        </w:rPr>
        <w:t>kill</w:t>
      </w:r>
      <w:r w:rsidRPr="00B60D70">
        <w:rPr>
          <w:rFonts w:ascii="TH SarabunPSK" w:eastAsia="Cordia New" w:hAnsi="TH SarabunPSK" w:cs="TH SarabunPSK" w:hint="cs"/>
          <w:cs/>
        </w:rPr>
        <w:t>) ในระดับ</w:t>
      </w:r>
      <w:r w:rsidRPr="00B60D70">
        <w:rPr>
          <w:rFonts w:ascii="TH SarabunPSK" w:eastAsia="Cordia New" w:hAnsi="TH SarabunPSK" w:cs="TH SarabunPSK"/>
        </w:rPr>
        <w:t xml:space="preserve"> 2 </w:t>
      </w:r>
      <w:r w:rsidRPr="00B60D70">
        <w:rPr>
          <w:rFonts w:ascii="TH SarabunPSK" w:eastAsia="Cordia New" w:hAnsi="TH SarabunPSK" w:cs="TH SarabunPSK" w:hint="cs"/>
          <w:cs/>
        </w:rPr>
        <w:t xml:space="preserve">จัดกระทำได้ (สร้าง ทำ) ตามกรอบของ </w:t>
      </w:r>
      <w:r w:rsidRPr="00B60D70">
        <w:rPr>
          <w:rFonts w:ascii="TH SarabunPSK" w:eastAsia="Cordia New" w:hAnsi="TH SarabunPSK" w:cs="TH SarabunPSK"/>
        </w:rPr>
        <w:t xml:space="preserve">Bloom’s Taxonomy </w:t>
      </w:r>
      <w:r w:rsidRPr="00B60D70">
        <w:rPr>
          <w:rFonts w:ascii="TH SarabunPSK" w:eastAsia="Cordia New" w:hAnsi="TH SarabunPSK" w:cs="TH SarabunPSK" w:hint="cs"/>
          <w:cs/>
        </w:rPr>
        <w:t xml:space="preserve">เทียบกับระดับความสามารถที่กำหนดโดย </w:t>
      </w:r>
      <w:r w:rsidRPr="00B60D70">
        <w:rPr>
          <w:rFonts w:ascii="TH SarabunPSK" w:eastAsia="Cordia New" w:hAnsi="TH SarabunPSK" w:cs="TH SarabunPSK"/>
        </w:rPr>
        <w:t>Miller’s</w:t>
      </w:r>
      <w:r w:rsidRPr="00B60D70">
        <w:rPr>
          <w:rFonts w:ascii="TH SarabunPSK" w:eastAsia="Cordia New" w:hAnsi="TH SarabunPSK" w:cs="TH SarabunPSK" w:hint="cs"/>
          <w:cs/>
        </w:rPr>
        <w:t xml:space="preserve"> ในระดับ</w:t>
      </w:r>
      <w:r w:rsidRPr="00B60D70">
        <w:t xml:space="preserve"> </w:t>
      </w:r>
    </w:p>
    <w:p w14:paraId="3C8A6E50" w14:textId="77777777" w:rsidR="00F92395" w:rsidRPr="00B60D70" w:rsidRDefault="00F92395" w:rsidP="00F92395">
      <w:pPr>
        <w:ind w:left="720"/>
        <w:rPr>
          <w:rFonts w:ascii="TH SarabunPSK" w:hAnsi="TH SarabunPSK" w:cs="TH SarabunPSK"/>
          <w:b/>
          <w:bCs/>
          <w:cs/>
          <w:lang w:val="en-AU"/>
        </w:rPr>
      </w:pPr>
      <w:r w:rsidRPr="00B60D70">
        <w:rPr>
          <w:rFonts w:ascii="TH SarabunPSK" w:hAnsi="TH SarabunPSK" w:cs="TH SarabunPSK" w:hint="cs"/>
          <w:b/>
          <w:bCs/>
          <w:lang w:val="en-AU"/>
        </w:rPr>
        <w:sym w:font="Wingdings 2" w:char="F052"/>
      </w:r>
      <w:r w:rsidRPr="00B60D70">
        <w:rPr>
          <w:rFonts w:ascii="TH SarabunPSK" w:hAnsi="TH SarabunPSK" w:cs="TH SarabunPSK" w:hint="cs"/>
          <w:b/>
          <w:bCs/>
          <w:lang w:val="en-AU"/>
        </w:rPr>
        <w:t xml:space="preserve"> Shows</w:t>
      </w:r>
      <w:r w:rsidRPr="00B60D70">
        <w:rPr>
          <w:rFonts w:ascii="TH SarabunPSK" w:hAnsi="TH SarabunPSK" w:cs="TH SarabunPSK" w:hint="cs"/>
          <w:b/>
          <w:bCs/>
          <w:cs/>
          <w:lang w:val="en-AU"/>
        </w:rPr>
        <w:t xml:space="preserve"> </w:t>
      </w:r>
      <w:r w:rsidRPr="00B60D70">
        <w:rPr>
          <w:rFonts w:ascii="TH SarabunPSK" w:hAnsi="TH SarabunPSK" w:cs="TH SarabunPSK" w:hint="cs"/>
          <w:b/>
          <w:bCs/>
          <w:lang w:val="en-AU"/>
        </w:rPr>
        <w:t>(Real world demonstration)</w:t>
      </w:r>
      <w:r w:rsidRPr="00B60D70">
        <w:rPr>
          <w:rFonts w:ascii="TH SarabunPSK" w:hAnsi="TH SarabunPSK" w:cs="TH SarabunPSK" w:hint="cs"/>
          <w:b/>
          <w:bCs/>
          <w:cs/>
          <w:lang w:val="en-AU"/>
        </w:rPr>
        <w:t xml:space="preserve"> </w:t>
      </w:r>
      <w:r w:rsidRPr="00B60D70">
        <w:rPr>
          <w:rFonts w:ascii="TH SarabunPSK" w:hAnsi="TH SarabunPSK" w:cs="TH SarabunPSK" w:hint="cs"/>
          <w:cs/>
          <w:lang w:val="en-AU"/>
        </w:rPr>
        <w:t>ผลการเรียนรู้มีประโยชน์กับอาชีพหรือการทำงานในอนาคตของผู้เรียนโดยเห็นหลักฐานการทำได้ทำเป็นผ่านการทำโจทย์ที่จำลองจากปัญหาจริงหรือสถานการณ์จริงแต่ยังไม่ใช่งานจริง</w:t>
      </w:r>
    </w:p>
    <w:p w14:paraId="25B6D1D9" w14:textId="77777777" w:rsidR="00F92395" w:rsidRPr="00B60D70" w:rsidRDefault="00F92395" w:rsidP="00F92395">
      <w:pPr>
        <w:ind w:firstLine="720"/>
        <w:rPr>
          <w:rFonts w:ascii="TH SarabunPSK" w:eastAsia="Cordia New" w:hAnsi="TH SarabunPSK" w:cs="TH SarabunPSK"/>
          <w:b/>
          <w:bCs/>
        </w:rPr>
      </w:pPr>
    </w:p>
    <w:p w14:paraId="719D430D" w14:textId="77777777" w:rsidR="00F92395" w:rsidRPr="00B60D70" w:rsidRDefault="00F92395" w:rsidP="00F92395">
      <w:pPr>
        <w:shd w:val="clear" w:color="auto" w:fill="F2F2F2" w:themeFill="background1" w:themeFillShade="F2"/>
        <w:rPr>
          <w:rFonts w:ascii="TH SarabunPSK" w:eastAsia="Cordia New" w:hAnsi="TH SarabunPSK" w:cs="TH SarabunPSK"/>
          <w:b/>
          <w:bCs/>
        </w:rPr>
      </w:pPr>
      <w:r w:rsidRPr="00B60D70">
        <w:rPr>
          <w:rFonts w:ascii="TH SarabunPSK" w:eastAsia="Cordia New" w:hAnsi="TH SarabunPSK" w:cs="TH SarabunPSK" w:hint="cs"/>
          <w:b/>
          <w:bCs/>
          <w:cs/>
        </w:rPr>
        <w:t>เกณฑ์การประเมินผลลัพธ์การเรียนรู้</w:t>
      </w:r>
      <w:r w:rsidRPr="00B60D70">
        <w:rPr>
          <w:rFonts w:ascii="TH SarabunPSK" w:eastAsia="Cordia New" w:hAnsi="TH SarabunPSK" w:cs="TH SarabunPSK"/>
          <w:b/>
          <w:bCs/>
          <w:cs/>
        </w:rPr>
        <w:t xml:space="preserve"> (</w:t>
      </w:r>
      <w:r w:rsidRPr="00B60D70">
        <w:rPr>
          <w:rFonts w:ascii="TH SarabunPSK" w:eastAsia="Cordia New" w:hAnsi="TH SarabunPSK" w:cs="TH SarabunPSK"/>
          <w:b/>
          <w:bCs/>
        </w:rPr>
        <w:t>Rubric)</w:t>
      </w:r>
    </w:p>
    <w:p w14:paraId="39224608" w14:textId="77777777" w:rsidR="00A00948" w:rsidRPr="00B60D70" w:rsidRDefault="00A00948" w:rsidP="00AA5952">
      <w:pPr>
        <w:ind w:left="720"/>
        <w:rPr>
          <w:rFonts w:ascii="TH SarabunPSK" w:eastAsia="Cordia New" w:hAnsi="TH SarabunPSK" w:cs="TH SarabunPSK"/>
        </w:rPr>
      </w:pPr>
      <w:r w:rsidRPr="00B60D70">
        <w:rPr>
          <w:rFonts w:ascii="TH SarabunPSK" w:eastAsia="Cordia New" w:hAnsi="TH SarabunPSK" w:cs="TH SarabunPSK" w:hint="cs"/>
          <w:cs/>
        </w:rPr>
        <w:t>ผู้เรียนจะพัฒนาความสามารถตามระดับผลสัมฤทธิ์และจะผ่าน</w:t>
      </w:r>
      <w:r w:rsidR="006307F3" w:rsidRPr="00B60D70">
        <w:rPr>
          <w:rFonts w:ascii="TH SarabunPSK" w:eastAsia="Cordia New" w:hAnsi="TH SarabunPSK" w:cs="TH SarabunPSK" w:hint="cs"/>
          <w:cs/>
        </w:rPr>
        <w:t>โมดูล</w:t>
      </w:r>
      <w:r w:rsidRPr="00B60D70">
        <w:rPr>
          <w:rFonts w:ascii="TH SarabunPSK" w:eastAsia="Cordia New" w:hAnsi="TH SarabunPSK" w:cs="TH SarabunPSK" w:hint="cs"/>
          <w:cs/>
        </w:rPr>
        <w:t>การเรียนรู้นี้ได้เมื่อหลักฐานการเรียนรู้ที่ผู้เรียนนำเสนอเพื่อการประเมินแสดงให้เห็นว่า บรรลุระดับผลสัมฤทธิ์ตั้งแต่ระดับ 3 ขึ้นไป</w:t>
      </w:r>
    </w:p>
    <w:p w14:paraId="72E56191" w14:textId="77777777" w:rsidR="00A00948" w:rsidRPr="00B60D70" w:rsidRDefault="00A00948" w:rsidP="00A00948">
      <w:pPr>
        <w:ind w:firstLine="720"/>
        <w:rPr>
          <w:rFonts w:ascii="TH SarabunPSK" w:eastAsia="Cordia New" w:hAnsi="TH SarabunPSK" w:cs="TH SarabunPSK"/>
        </w:rPr>
      </w:pPr>
    </w:p>
    <w:tbl>
      <w:tblPr>
        <w:tblStyle w:val="af6"/>
        <w:tblW w:w="9014" w:type="dxa"/>
        <w:tblLook w:val="04A0" w:firstRow="1" w:lastRow="0" w:firstColumn="1" w:lastColumn="0" w:noHBand="0" w:noVBand="1"/>
      </w:tblPr>
      <w:tblGrid>
        <w:gridCol w:w="858"/>
        <w:gridCol w:w="8156"/>
      </w:tblGrid>
      <w:tr w:rsidR="00B60D70" w:rsidRPr="00B60D70" w14:paraId="27D754F2" w14:textId="77777777" w:rsidTr="002F6E8F">
        <w:trPr>
          <w:trHeight w:val="397"/>
        </w:trPr>
        <w:tc>
          <w:tcPr>
            <w:tcW w:w="850" w:type="dxa"/>
            <w:shd w:val="clear" w:color="auto" w:fill="F2F2F2" w:themeFill="background1" w:themeFillShade="F2"/>
            <w:vAlign w:val="center"/>
          </w:tcPr>
          <w:p w14:paraId="64DCEE83" w14:textId="77777777" w:rsidR="00F92395" w:rsidRPr="00B60D70" w:rsidRDefault="00F92395" w:rsidP="002F6E8F">
            <w:pPr>
              <w:rPr>
                <w:rFonts w:ascii="TH SarabunPSK" w:hAnsi="TH SarabunPSK" w:cs="TH SarabunPSK"/>
                <w:b/>
                <w:bCs/>
              </w:rPr>
            </w:pPr>
            <w:r w:rsidRPr="00B60D70">
              <w:rPr>
                <w:rFonts w:ascii="TH SarabunPSK" w:hAnsi="TH SarabunPSK" w:cs="TH SarabunPSK"/>
                <w:b/>
                <w:bCs/>
              </w:rPr>
              <w:t>Rubric</w:t>
            </w:r>
          </w:p>
        </w:tc>
        <w:tc>
          <w:tcPr>
            <w:tcW w:w="8164" w:type="dxa"/>
            <w:shd w:val="clear" w:color="auto" w:fill="F2F2F2" w:themeFill="background1" w:themeFillShade="F2"/>
            <w:vAlign w:val="center"/>
          </w:tcPr>
          <w:p w14:paraId="0AB6F4BB" w14:textId="77777777" w:rsidR="00F92395" w:rsidRPr="00B60D70" w:rsidRDefault="00F92395" w:rsidP="002F6E8F">
            <w:pPr>
              <w:jc w:val="center"/>
              <w:rPr>
                <w:rFonts w:ascii="TH SarabunPSK" w:hAnsi="TH SarabunPSK" w:cs="TH SarabunPSK"/>
                <w:b/>
                <w:bCs/>
              </w:rPr>
            </w:pPr>
            <w:r w:rsidRPr="00B60D70">
              <w:rPr>
                <w:rFonts w:ascii="TH SarabunPSK" w:hAnsi="TH SarabunPSK" w:cs="TH SarabunPSK" w:hint="cs"/>
                <w:b/>
                <w:bCs/>
                <w:cs/>
              </w:rPr>
              <w:t>คำอธิบายลำดับขั้นในการประเมินผลการเรียน</w:t>
            </w:r>
          </w:p>
        </w:tc>
      </w:tr>
      <w:tr w:rsidR="00B60D70" w:rsidRPr="00B60D70" w14:paraId="5337AFBD" w14:textId="77777777" w:rsidTr="002F6E8F">
        <w:trPr>
          <w:trHeight w:val="397"/>
        </w:trPr>
        <w:tc>
          <w:tcPr>
            <w:tcW w:w="850" w:type="dxa"/>
            <w:shd w:val="clear" w:color="auto" w:fill="auto"/>
          </w:tcPr>
          <w:p w14:paraId="0AE2856F" w14:textId="77777777" w:rsidR="00F92395" w:rsidRPr="00B60D70" w:rsidRDefault="00F92395" w:rsidP="002F6E8F">
            <w:pPr>
              <w:jc w:val="center"/>
              <w:rPr>
                <w:rFonts w:ascii="TH SarabunPSK" w:hAnsi="TH SarabunPSK" w:cs="TH SarabunPSK"/>
              </w:rPr>
            </w:pPr>
            <w:r w:rsidRPr="00B60D70">
              <w:rPr>
                <w:rFonts w:ascii="TH SarabunPSK" w:hAnsi="TH SarabunPSK" w:cs="TH SarabunPSK" w:hint="cs"/>
              </w:rPr>
              <w:t>1</w:t>
            </w:r>
          </w:p>
        </w:tc>
        <w:tc>
          <w:tcPr>
            <w:tcW w:w="8164" w:type="dxa"/>
            <w:shd w:val="clear" w:color="auto" w:fill="auto"/>
            <w:vAlign w:val="center"/>
          </w:tcPr>
          <w:p w14:paraId="2F25ABAC" w14:textId="77777777" w:rsidR="00F92395" w:rsidRPr="00B60D70" w:rsidRDefault="00F92395" w:rsidP="002F6E8F">
            <w:pPr>
              <w:rPr>
                <w:rFonts w:ascii="TH SarabunPSK" w:eastAsia="Cordia New" w:hAnsi="TH SarabunPSK" w:cs="TH SarabunPSK"/>
                <w:cs/>
              </w:rPr>
            </w:pPr>
            <w:r w:rsidRPr="00B60D70">
              <w:rPr>
                <w:rFonts w:ascii="TH SarabunPSK" w:eastAsia="Cordia New" w:hAnsi="TH SarabunPSK" w:cs="TH SarabunPSK" w:hint="cs"/>
                <w:cs/>
              </w:rPr>
              <w:t>ผู้เรียนไม่สามารถใช้โปรแกรมคอมพิวเตอร์เฉพาะทางในการเขียนแบบก่อสร้างได้ หรือใช้ได้อย่างไม่ถูกต้องตามหลักการเขียนแบบทางวิศวกรรมโยธา ผลงานที่ได้ไม่สะท้อนถึงความเข้าใจในการใช้โปรแกรมหรือหลักการเขียนแบบที่ถูกต้อง</w:t>
            </w:r>
          </w:p>
        </w:tc>
      </w:tr>
      <w:tr w:rsidR="00B60D70" w:rsidRPr="00B60D70" w14:paraId="6B24A60B" w14:textId="77777777" w:rsidTr="002F6E8F">
        <w:trPr>
          <w:trHeight w:val="397"/>
        </w:trPr>
        <w:tc>
          <w:tcPr>
            <w:tcW w:w="850" w:type="dxa"/>
            <w:shd w:val="clear" w:color="auto" w:fill="auto"/>
          </w:tcPr>
          <w:p w14:paraId="1A5DBFBA" w14:textId="77777777" w:rsidR="00F92395" w:rsidRPr="00B60D70" w:rsidRDefault="00F92395" w:rsidP="002F6E8F">
            <w:pPr>
              <w:jc w:val="center"/>
              <w:rPr>
                <w:rFonts w:ascii="TH SarabunPSK" w:hAnsi="TH SarabunPSK" w:cs="TH SarabunPSK"/>
              </w:rPr>
            </w:pPr>
            <w:r w:rsidRPr="00B60D70">
              <w:rPr>
                <w:rFonts w:ascii="TH SarabunPSK" w:hAnsi="TH SarabunPSK" w:cs="TH SarabunPSK" w:hint="cs"/>
              </w:rPr>
              <w:t>2</w:t>
            </w:r>
          </w:p>
        </w:tc>
        <w:tc>
          <w:tcPr>
            <w:tcW w:w="8164" w:type="dxa"/>
            <w:shd w:val="clear" w:color="auto" w:fill="auto"/>
            <w:vAlign w:val="center"/>
          </w:tcPr>
          <w:p w14:paraId="199102C9" w14:textId="77777777" w:rsidR="00F92395" w:rsidRPr="00B60D70" w:rsidRDefault="00F92395" w:rsidP="002F6E8F">
            <w:pPr>
              <w:rPr>
                <w:rFonts w:ascii="TH SarabunPSK" w:hAnsi="TH SarabunPSK" w:cs="TH SarabunPSK"/>
                <w:b/>
                <w:bCs/>
                <w:cs/>
              </w:rPr>
            </w:pPr>
            <w:r w:rsidRPr="00B60D70">
              <w:rPr>
                <w:rFonts w:ascii="TH SarabunPSK" w:eastAsia="Cordia New" w:hAnsi="TH SarabunPSK" w:cs="TH SarabunPSK" w:hint="cs"/>
                <w:cs/>
              </w:rPr>
              <w:t>ผู้เรียนสามารถใช้ฟังก์ชันพื้นฐานของโปรแกรมคอมพิวเตอร์เฉพาะทางในการเขียนแบบก่อสร้างได้บ้าง แต่ยังต้องการคำแนะนำและการดูแลอย่างใกล้ชิดจากผู้มีประสบการณ์ สามารถเขียนแบบอย่างง่ายได้ แต่อาจยังไม่สมบูรณ์หรือไม่เป็นไปตามมาตรฐานทางวิศวกรรมโยธาทั้งหมด</w:t>
            </w:r>
          </w:p>
        </w:tc>
      </w:tr>
      <w:tr w:rsidR="00B60D70" w:rsidRPr="00B60D70" w14:paraId="20FDE72C" w14:textId="77777777" w:rsidTr="002F6E8F">
        <w:trPr>
          <w:trHeight w:val="397"/>
        </w:trPr>
        <w:tc>
          <w:tcPr>
            <w:tcW w:w="850" w:type="dxa"/>
            <w:shd w:val="clear" w:color="auto" w:fill="FBE4D5" w:themeFill="accent2" w:themeFillTint="33"/>
          </w:tcPr>
          <w:p w14:paraId="7802E9B5" w14:textId="77777777" w:rsidR="00F92395" w:rsidRPr="00B60D70" w:rsidRDefault="00F92395" w:rsidP="002F6E8F">
            <w:pPr>
              <w:jc w:val="center"/>
              <w:rPr>
                <w:rFonts w:ascii="TH SarabunPSK" w:hAnsi="TH SarabunPSK" w:cs="TH SarabunPSK"/>
              </w:rPr>
            </w:pPr>
            <w:r w:rsidRPr="00B60D70">
              <w:rPr>
                <w:rFonts w:ascii="TH SarabunPSK" w:hAnsi="TH SarabunPSK" w:cs="TH SarabunPSK" w:hint="cs"/>
              </w:rPr>
              <w:lastRenderedPageBreak/>
              <w:t>3*</w:t>
            </w:r>
          </w:p>
        </w:tc>
        <w:tc>
          <w:tcPr>
            <w:tcW w:w="8164" w:type="dxa"/>
            <w:shd w:val="clear" w:color="auto" w:fill="FBE4D5" w:themeFill="accent2" w:themeFillTint="33"/>
            <w:vAlign w:val="center"/>
          </w:tcPr>
          <w:p w14:paraId="22CCAC62" w14:textId="77777777" w:rsidR="00F92395" w:rsidRPr="00B60D70" w:rsidRDefault="00F92395" w:rsidP="002F6E8F">
            <w:pPr>
              <w:rPr>
                <w:rFonts w:ascii="TH SarabunPSK" w:eastAsia="Cordia New" w:hAnsi="TH SarabunPSK" w:cs="TH SarabunPSK"/>
                <w:cs/>
              </w:rPr>
            </w:pPr>
            <w:r w:rsidRPr="00B60D70">
              <w:rPr>
                <w:rFonts w:ascii="TH SarabunPSK" w:eastAsia="Cordia New" w:hAnsi="TH SarabunPSK" w:cs="TH SarabunPSK" w:hint="cs"/>
                <w:cs/>
              </w:rPr>
              <w:t>ผู้เรียนสามารถใช้โปรแกรมคอมพิวเตอร์เฉพาะทางในการเขียนแบบก่อสร้างได้ครบถ้วนในระดับพื้นฐาน และเริ่มใช้ฟังก์ชันขั้นสูงบางอย่างได้ สามารถเขียนแบบที่ซับซ้อนขึ้นได้โดยอาศัยการเรียนรู้ด้วยตนเองและขอคำแนะนำจากผู้เชี่ยวชาญเป็นครั้งคราว แบบที่เขียนส่วนใหญ่เป็นไปตามหลักการทางวิศวกรรมโยธา แต่อาจยังมีข้อผิดพลาดเพียงเล็กน้อย</w:t>
            </w:r>
          </w:p>
        </w:tc>
      </w:tr>
      <w:tr w:rsidR="00B60D70" w:rsidRPr="00B60D70" w14:paraId="03180CE5" w14:textId="77777777" w:rsidTr="002F6E8F">
        <w:trPr>
          <w:trHeight w:val="397"/>
        </w:trPr>
        <w:tc>
          <w:tcPr>
            <w:tcW w:w="850" w:type="dxa"/>
            <w:shd w:val="clear" w:color="auto" w:fill="auto"/>
          </w:tcPr>
          <w:p w14:paraId="479A45F8" w14:textId="77777777" w:rsidR="00F92395" w:rsidRPr="00B60D70" w:rsidRDefault="00F92395" w:rsidP="002F6E8F">
            <w:pPr>
              <w:jc w:val="center"/>
              <w:rPr>
                <w:rFonts w:ascii="TH SarabunPSK" w:hAnsi="TH SarabunPSK" w:cs="TH SarabunPSK"/>
              </w:rPr>
            </w:pPr>
            <w:r w:rsidRPr="00B60D70">
              <w:rPr>
                <w:rFonts w:ascii="TH SarabunPSK" w:hAnsi="TH SarabunPSK" w:cs="TH SarabunPSK" w:hint="cs"/>
              </w:rPr>
              <w:t>4</w:t>
            </w:r>
          </w:p>
        </w:tc>
        <w:tc>
          <w:tcPr>
            <w:tcW w:w="8164" w:type="dxa"/>
            <w:shd w:val="clear" w:color="auto" w:fill="auto"/>
            <w:vAlign w:val="center"/>
          </w:tcPr>
          <w:p w14:paraId="047B23C6" w14:textId="77777777" w:rsidR="00F92395" w:rsidRPr="00B60D70" w:rsidRDefault="00F92395" w:rsidP="002F6E8F">
            <w:pPr>
              <w:rPr>
                <w:rFonts w:ascii="TH SarabunPSK" w:hAnsi="TH SarabunPSK" w:cs="TH SarabunPSK"/>
                <w:cs/>
              </w:rPr>
            </w:pPr>
            <w:r w:rsidRPr="00B60D70">
              <w:rPr>
                <w:rFonts w:ascii="TH SarabunPSK" w:hAnsi="TH SarabunPSK" w:cs="TH SarabunPSK" w:hint="cs"/>
                <w:cs/>
              </w:rPr>
              <w:t>ผู้เรียนสามารถใช้โปรแกรมคอมพิวเตอร์เฉพาะทางเพื่อเขียนแบบก่อสร้างได้อย่างถูกต้องตามหลักการวิศวกรรมโยธาในสถานการณ์ที่หลากหลาย สามารถแก้ปัญหาที่เกิดขึ้นระหว่างการเขียนแบบได้ด้วยตนเอง และขอคำแนะนำจากผู้เชี่ยวชาญเฉพาะในกรณีที่ซับซ้อนมากเท่านั้น สามารถแลกเปลี่ยนความรู้และเป็นแบบอย่างในการใช้โปรแกรมและการเขียนแบบให้แก่ผู้อื่นได้</w:t>
            </w:r>
          </w:p>
        </w:tc>
      </w:tr>
      <w:tr w:rsidR="00F92395" w:rsidRPr="00B60D70" w14:paraId="6C0338E1" w14:textId="77777777" w:rsidTr="002F6E8F">
        <w:trPr>
          <w:trHeight w:val="397"/>
        </w:trPr>
        <w:tc>
          <w:tcPr>
            <w:tcW w:w="850" w:type="dxa"/>
            <w:shd w:val="clear" w:color="auto" w:fill="auto"/>
          </w:tcPr>
          <w:p w14:paraId="4CB355E1" w14:textId="77777777" w:rsidR="00F92395" w:rsidRPr="00B60D70" w:rsidRDefault="00F92395" w:rsidP="002F6E8F">
            <w:pPr>
              <w:jc w:val="center"/>
              <w:rPr>
                <w:rFonts w:ascii="TH SarabunPSK" w:hAnsi="TH SarabunPSK" w:cs="TH SarabunPSK"/>
              </w:rPr>
            </w:pPr>
            <w:r w:rsidRPr="00B60D70">
              <w:rPr>
                <w:rFonts w:ascii="TH SarabunPSK" w:hAnsi="TH SarabunPSK" w:cs="TH SarabunPSK" w:hint="cs"/>
              </w:rPr>
              <w:t>5</w:t>
            </w:r>
          </w:p>
        </w:tc>
        <w:tc>
          <w:tcPr>
            <w:tcW w:w="8164" w:type="dxa"/>
            <w:shd w:val="clear" w:color="auto" w:fill="auto"/>
            <w:vAlign w:val="center"/>
          </w:tcPr>
          <w:p w14:paraId="16F2646C" w14:textId="77777777" w:rsidR="00F92395" w:rsidRPr="00B60D70" w:rsidRDefault="00F92395" w:rsidP="002F6E8F">
            <w:pPr>
              <w:rPr>
                <w:rFonts w:ascii="TH SarabunPSK" w:hAnsi="TH SarabunPSK" w:cs="TH SarabunPSK"/>
                <w:cs/>
              </w:rPr>
            </w:pPr>
            <w:r w:rsidRPr="00B60D70">
              <w:rPr>
                <w:rFonts w:ascii="TH SarabunPSK" w:hAnsi="TH SarabunPSK" w:cs="TH SarabunPSK" w:hint="cs"/>
                <w:cs/>
              </w:rPr>
              <w:t>ผู้เรียนสามารถใช้โปรแกรมคอมพิวเตอร์เฉพาะทางเพื่อเขียนแบบก่อสร้างได้อย่างถูกต้องตามหลักการวิศวกรรมโยธา สามารถประยุกต์ใช้โปรแกรมในการแก้ปัญหาการเขียนแบบที่ซับซ้อนและท้าทายได้อย่างอิสระ ผลงานมีความถูกต้องสมบูรณ์ตามหลักการวิศวกรรมโยธาในระดับสูง สามารถพัฒนาเทคนิคการใช้โปรแกรมใหม่ ๆ เพื่อเพิ่มประสิทธิภาพในการเขียนแบบ และสามารถเป็นผู้นำในการสอนและพัฒนาทักษะการใช้โปรแกรมและการเขียนแบบให้แก่ผู้อื่นได้</w:t>
            </w:r>
          </w:p>
        </w:tc>
      </w:tr>
    </w:tbl>
    <w:p w14:paraId="52AA120A" w14:textId="77777777" w:rsidR="00F92395" w:rsidRPr="00B60D70" w:rsidRDefault="00F92395" w:rsidP="00F92395">
      <w:pPr>
        <w:tabs>
          <w:tab w:val="left" w:pos="20"/>
          <w:tab w:val="left" w:pos="270"/>
        </w:tabs>
        <w:autoSpaceDE w:val="0"/>
        <w:autoSpaceDN w:val="0"/>
        <w:adjustRightInd w:val="0"/>
        <w:rPr>
          <w:rFonts w:ascii="TH SarabunPSK" w:hAnsi="TH SarabunPSK" w:cs="TH SarabunPSK"/>
          <w:b/>
          <w:bCs/>
        </w:rPr>
      </w:pPr>
    </w:p>
    <w:p w14:paraId="6182DEAD" w14:textId="77777777" w:rsidR="00F92395" w:rsidRPr="00B60D70" w:rsidRDefault="00F92395" w:rsidP="00F92395">
      <w:pPr>
        <w:tabs>
          <w:tab w:val="left" w:pos="20"/>
          <w:tab w:val="left" w:pos="270"/>
        </w:tabs>
        <w:autoSpaceDE w:val="0"/>
        <w:autoSpaceDN w:val="0"/>
        <w:adjustRightInd w:val="0"/>
        <w:rPr>
          <w:rFonts w:ascii="TH SarabunPSK" w:hAnsi="TH SarabunPSK" w:cs="TH SarabunPSK"/>
          <w:cs/>
        </w:rPr>
      </w:pPr>
      <w:r w:rsidRPr="00B60D70">
        <w:rPr>
          <w:rFonts w:ascii="TH SarabunPSK" w:hAnsi="TH SarabunPSK" w:cs="TH SarabunPSK" w:hint="cs"/>
          <w:b/>
          <w:bCs/>
          <w:cs/>
        </w:rPr>
        <w:t>ผู้เรียนจะได้รับ ผู้เรียนได้รับ</w:t>
      </w:r>
      <w:r w:rsidRPr="00B60D70">
        <w:rPr>
          <w:rFonts w:ascii="TH SarabunPSK" w:hAnsi="TH SarabunPSK" w:cs="TH SarabunPSK"/>
          <w:b/>
          <w:bCs/>
          <w:cs/>
        </w:rPr>
        <w:t xml:space="preserve"> </w:t>
      </w:r>
      <w:r w:rsidRPr="00B60D70">
        <w:rPr>
          <w:rFonts w:ascii="TH SarabunPSK" w:hAnsi="TH SarabunPSK" w:cs="TH SarabunPSK"/>
          <w:b/>
          <w:bCs/>
        </w:rPr>
        <w:t xml:space="preserve">Knowledge / Skills / Ethics / Character </w:t>
      </w:r>
      <w:r w:rsidRPr="00B60D70">
        <w:rPr>
          <w:rFonts w:ascii="TH SarabunPSK" w:hAnsi="TH SarabunPSK" w:cs="TH SarabunPSK" w:hint="cs"/>
          <w:b/>
          <w:bCs/>
          <w:cs/>
        </w:rPr>
        <w:t xml:space="preserve">ดังนี้ </w:t>
      </w:r>
      <w:r w:rsidRPr="00B60D70">
        <w:rPr>
          <w:rFonts w:ascii="TH SarabunPSK" w:hAnsi="TH SarabunPSK" w:cs="TH SarabunPSK" w:hint="cs"/>
          <w:cs/>
        </w:rPr>
        <w:t xml:space="preserve">(ระบุเป็น </w:t>
      </w:r>
      <w:r w:rsidRPr="00B60D70">
        <w:rPr>
          <w:rFonts w:ascii="TH SarabunPSK" w:hAnsi="TH SarabunPSK" w:cs="TH SarabunPSK" w:hint="cs"/>
        </w:rPr>
        <w:t>Keyword</w:t>
      </w:r>
      <w:r w:rsidRPr="00B60D70">
        <w:rPr>
          <w:rFonts w:ascii="TH SarabunPSK" w:hAnsi="TH SarabunPSK" w:cs="TH SarabunPSK" w:hint="cs"/>
          <w:cs/>
        </w:rPr>
        <w:t>)</w:t>
      </w:r>
    </w:p>
    <w:p w14:paraId="74A572E7" w14:textId="77777777" w:rsidR="0047283D" w:rsidRPr="00B60D70" w:rsidRDefault="0047283D" w:rsidP="0047283D">
      <w:pPr>
        <w:tabs>
          <w:tab w:val="left" w:pos="270"/>
        </w:tabs>
        <w:autoSpaceDE w:val="0"/>
        <w:autoSpaceDN w:val="0"/>
        <w:adjustRightInd w:val="0"/>
        <w:jc w:val="both"/>
        <w:rPr>
          <w:rFonts w:ascii="TH SarabunPSK" w:hAnsi="TH SarabunPSK" w:cs="TH SarabunPSK"/>
          <w:b/>
          <w:bCs/>
          <w:lang w:val="en-AU"/>
        </w:rPr>
      </w:pPr>
      <w:r w:rsidRPr="00B60D70">
        <w:rPr>
          <w:rFonts w:ascii="TH SarabunPSK" w:hAnsi="TH SarabunPSK" w:cs="TH SarabunPSK" w:hint="cs"/>
          <w:b/>
          <w:bCs/>
          <w:lang w:val="en-AU"/>
        </w:rPr>
        <w:sym w:font="Wingdings" w:char="F06E"/>
      </w:r>
      <w:r w:rsidR="00BD7F9D" w:rsidRPr="00B60D70">
        <w:rPr>
          <w:rFonts w:ascii="TH SarabunPSK" w:hAnsi="TH SarabunPSK" w:cs="TH SarabunPSK" w:hint="cs"/>
          <w:b/>
          <w:bCs/>
          <w:cs/>
          <w:lang w:val="en-AU"/>
        </w:rPr>
        <w:t xml:space="preserve"> </w:t>
      </w:r>
      <w:r w:rsidRPr="00B60D70">
        <w:rPr>
          <w:rFonts w:ascii="TH SarabunPSK" w:hAnsi="TH SarabunPSK" w:cs="TH SarabunPSK" w:hint="cs"/>
          <w:b/>
          <w:bCs/>
          <w:lang w:val="en-AU"/>
        </w:rPr>
        <w:t xml:space="preserve"> </w:t>
      </w:r>
      <w:r w:rsidRPr="00B60D70">
        <w:rPr>
          <w:rFonts w:ascii="TH SarabunPSK" w:hAnsi="TH SarabunPSK" w:cs="TH SarabunPSK" w:hint="cs"/>
          <w:b/>
          <w:bCs/>
          <w:cs/>
          <w:lang w:val="en-AU"/>
        </w:rPr>
        <w:t>ความรู้ในเนื้อหา</w:t>
      </w:r>
      <w:r w:rsidRPr="00B60D70">
        <w:rPr>
          <w:rFonts w:ascii="TH SarabunPSK" w:hAnsi="TH SarabunPSK" w:cs="TH SarabunPSK" w:hint="cs"/>
          <w:b/>
          <w:bCs/>
          <w:lang w:val="en-AU"/>
        </w:rPr>
        <w:t xml:space="preserve"> (Content Knowledge)</w:t>
      </w:r>
      <w:r w:rsidRPr="00B60D70">
        <w:rPr>
          <w:rFonts w:ascii="TH SarabunPSK" w:hAnsi="TH SarabunPSK" w:cs="TH SarabunPSK" w:hint="cs"/>
          <w:b/>
          <w:bCs/>
          <w:cs/>
          <w:lang w:val="en-AU"/>
        </w:rPr>
        <w:t xml:space="preserve"> </w:t>
      </w:r>
    </w:p>
    <w:p w14:paraId="0A3602E1" w14:textId="77777777" w:rsidR="0047283D" w:rsidRPr="00B60D70" w:rsidRDefault="00BA71B4" w:rsidP="0047283D">
      <w:pPr>
        <w:tabs>
          <w:tab w:val="left" w:pos="20"/>
          <w:tab w:val="left" w:pos="270"/>
        </w:tabs>
        <w:autoSpaceDE w:val="0"/>
        <w:autoSpaceDN w:val="0"/>
        <w:adjustRightInd w:val="0"/>
        <w:rPr>
          <w:rFonts w:ascii="TH SarabunPSK" w:hAnsi="TH SarabunPSK" w:cs="TH SarabunPSK"/>
        </w:rPr>
      </w:pPr>
      <w:r w:rsidRPr="00B60D70">
        <w:rPr>
          <w:rFonts w:ascii="TH SarabunPSK" w:hAnsi="TH SarabunPSK" w:cs="TH SarabunPSK" w:hint="cs"/>
          <w:cs/>
        </w:rPr>
        <w:t xml:space="preserve">การอ่านและเขียนแบบทางวิศวกรรม มาตรฐานการเขียนแบบ องค์ประกอบของโครงสร้าง การจัดวางเหล็กเสริม แปลนพื้นและภาพตัด และโปรแกรม </w:t>
      </w:r>
      <w:r w:rsidRPr="00B60D70">
        <w:rPr>
          <w:rFonts w:ascii="TH SarabunPSK" w:hAnsi="TH SarabunPSK" w:cs="TH SarabunPSK" w:hint="cs"/>
        </w:rPr>
        <w:t>AutoCAD</w:t>
      </w:r>
    </w:p>
    <w:p w14:paraId="5519280F" w14:textId="77777777" w:rsidR="0047283D" w:rsidRPr="00B60D70" w:rsidRDefault="0047283D" w:rsidP="0047283D">
      <w:pPr>
        <w:tabs>
          <w:tab w:val="left" w:pos="270"/>
        </w:tabs>
        <w:autoSpaceDE w:val="0"/>
        <w:autoSpaceDN w:val="0"/>
        <w:adjustRightInd w:val="0"/>
        <w:rPr>
          <w:rFonts w:ascii="TH SarabunPSK" w:hAnsi="TH SarabunPSK" w:cs="TH SarabunPSK"/>
          <w:b/>
          <w:bCs/>
        </w:rPr>
      </w:pPr>
      <w:r w:rsidRPr="00B60D70">
        <w:rPr>
          <w:rFonts w:ascii="TH SarabunPSK" w:hAnsi="TH SarabunPSK" w:cs="TH SarabunPSK" w:hint="cs"/>
          <w:b/>
          <w:bCs/>
          <w:lang w:val="en-AU"/>
        </w:rPr>
        <w:sym w:font="Wingdings" w:char="F06E"/>
      </w:r>
      <w:r w:rsidR="00BD7F9D" w:rsidRPr="00B60D70">
        <w:rPr>
          <w:rFonts w:ascii="TH SarabunPSK" w:hAnsi="TH SarabunPSK" w:cs="TH SarabunPSK" w:hint="cs"/>
          <w:b/>
          <w:bCs/>
          <w:cs/>
          <w:lang w:val="en-AU"/>
        </w:rPr>
        <w:t xml:space="preserve"> </w:t>
      </w:r>
      <w:r w:rsidRPr="00B60D70">
        <w:rPr>
          <w:rFonts w:ascii="TH SarabunPSK" w:hAnsi="TH SarabunPSK" w:cs="TH SarabunPSK" w:hint="cs"/>
          <w:b/>
          <w:bCs/>
          <w:lang w:val="en-AU"/>
        </w:rPr>
        <w:t xml:space="preserve"> </w:t>
      </w:r>
      <w:r w:rsidRPr="00B60D70">
        <w:rPr>
          <w:rFonts w:ascii="TH SarabunPSK" w:hAnsi="TH SarabunPSK" w:cs="TH SarabunPSK" w:hint="cs"/>
          <w:b/>
          <w:bCs/>
          <w:cs/>
          <w:lang w:val="en-AU"/>
        </w:rPr>
        <w:t>ทักษะที่เกิดขึ้นกับผู้เรียน</w:t>
      </w:r>
      <w:r w:rsidRPr="00B60D70">
        <w:rPr>
          <w:rFonts w:ascii="TH SarabunPSK" w:hAnsi="TH SarabunPSK" w:cs="TH SarabunPSK" w:hint="cs"/>
          <w:b/>
          <w:bCs/>
          <w:lang w:val="en-AU"/>
        </w:rPr>
        <w:t xml:space="preserve"> (Skills)</w:t>
      </w:r>
    </w:p>
    <w:p w14:paraId="4122BBBD" w14:textId="77777777" w:rsidR="0047283D" w:rsidRPr="00B60D70" w:rsidRDefault="00BA71B4" w:rsidP="0047283D">
      <w:pPr>
        <w:rPr>
          <w:rFonts w:ascii="TH SarabunPSK" w:hAnsi="TH SarabunPSK" w:cs="TH SarabunPSK"/>
        </w:rPr>
      </w:pPr>
      <w:r w:rsidRPr="00B60D70">
        <w:rPr>
          <w:rFonts w:ascii="TH SarabunPSK" w:hAnsi="TH SarabunPSK" w:cs="TH SarabunPSK" w:hint="cs"/>
          <w:cs/>
        </w:rPr>
        <w:t>ทักษะ</w:t>
      </w:r>
      <w:r w:rsidR="0047283D" w:rsidRPr="00B60D70">
        <w:rPr>
          <w:rFonts w:ascii="TH SarabunPSK" w:hAnsi="TH SarabunPSK" w:cs="TH SarabunPSK" w:hint="cs"/>
          <w:cs/>
        </w:rPr>
        <w:t>การแก้ปัญหา</w:t>
      </w:r>
      <w:r w:rsidR="0047283D" w:rsidRPr="00B60D70">
        <w:rPr>
          <w:rFonts w:ascii="TH SarabunPSK" w:hAnsi="TH SarabunPSK" w:cs="TH SarabunPSK" w:hint="cs"/>
        </w:rPr>
        <w:t>,</w:t>
      </w:r>
      <w:r w:rsidR="0047283D" w:rsidRPr="00B60D70">
        <w:rPr>
          <w:rFonts w:ascii="TH SarabunPSK" w:hAnsi="TH SarabunPSK" w:cs="TH SarabunPSK" w:hint="cs"/>
          <w:cs/>
        </w:rPr>
        <w:t xml:space="preserve"> </w:t>
      </w:r>
      <w:r w:rsidRPr="00B60D70">
        <w:rPr>
          <w:rFonts w:ascii="TH SarabunPSK" w:hAnsi="TH SarabunPSK" w:cs="TH SarabunPSK" w:hint="cs"/>
          <w:cs/>
        </w:rPr>
        <w:t>ทักษะการสื่อสารและการทำงานเป็นทีม ทักษะการตรวจสอบและปรับปรุงแบบ และทักษะการถ่ายทอดความรู้</w:t>
      </w:r>
    </w:p>
    <w:p w14:paraId="6C8917E6" w14:textId="77777777" w:rsidR="0047283D" w:rsidRPr="00B60D70" w:rsidRDefault="0047283D" w:rsidP="0047283D">
      <w:pPr>
        <w:tabs>
          <w:tab w:val="left" w:pos="270"/>
        </w:tabs>
        <w:autoSpaceDE w:val="0"/>
        <w:autoSpaceDN w:val="0"/>
        <w:adjustRightInd w:val="0"/>
        <w:rPr>
          <w:rFonts w:ascii="TH SarabunPSK" w:hAnsi="TH SarabunPSK" w:cs="TH SarabunPSK"/>
          <w:b/>
          <w:bCs/>
          <w:lang w:val="en-AU"/>
        </w:rPr>
      </w:pPr>
      <w:r w:rsidRPr="00B60D70">
        <w:rPr>
          <w:rFonts w:ascii="TH SarabunPSK" w:hAnsi="TH SarabunPSK" w:cs="TH SarabunPSK" w:hint="cs"/>
          <w:b/>
          <w:bCs/>
          <w:lang w:val="en-AU"/>
        </w:rPr>
        <w:sym w:font="Wingdings" w:char="F06E"/>
      </w:r>
      <w:r w:rsidR="00BD7F9D" w:rsidRPr="00B60D70">
        <w:rPr>
          <w:rFonts w:ascii="TH SarabunPSK" w:hAnsi="TH SarabunPSK" w:cs="TH SarabunPSK" w:hint="cs"/>
          <w:b/>
          <w:bCs/>
          <w:cs/>
          <w:lang w:val="en-AU"/>
        </w:rPr>
        <w:t xml:space="preserve"> </w:t>
      </w:r>
      <w:r w:rsidRPr="00B60D70">
        <w:rPr>
          <w:rFonts w:ascii="TH SarabunPSK" w:hAnsi="TH SarabunPSK" w:cs="TH SarabunPSK" w:hint="cs"/>
          <w:b/>
          <w:bCs/>
          <w:lang w:val="en-AU"/>
        </w:rPr>
        <w:t xml:space="preserve"> </w:t>
      </w:r>
      <w:r w:rsidRPr="00B60D70">
        <w:rPr>
          <w:rFonts w:ascii="TH SarabunPSK" w:hAnsi="TH SarabunPSK" w:cs="TH SarabunPSK" w:hint="cs"/>
          <w:b/>
          <w:bCs/>
          <w:cs/>
          <w:lang w:val="en-AU"/>
        </w:rPr>
        <w:t>พฤติกรรมหรือการกระทำที่สะท้อนถึงความเป็นผู้มีคุณธรรม</w:t>
      </w:r>
      <w:r w:rsidRPr="00B60D70">
        <w:rPr>
          <w:rFonts w:ascii="TH SarabunPSK" w:hAnsi="TH SarabunPSK" w:cs="TH SarabunPSK" w:hint="cs"/>
          <w:b/>
          <w:bCs/>
          <w:lang w:val="en-AU"/>
        </w:rPr>
        <w:t xml:space="preserve"> (Ethics)</w:t>
      </w:r>
    </w:p>
    <w:p w14:paraId="6266D561" w14:textId="77777777" w:rsidR="0047283D" w:rsidRPr="00B60D70" w:rsidRDefault="00BA71B4" w:rsidP="0047283D">
      <w:pPr>
        <w:tabs>
          <w:tab w:val="left" w:pos="270"/>
        </w:tabs>
        <w:autoSpaceDE w:val="0"/>
        <w:autoSpaceDN w:val="0"/>
        <w:adjustRightInd w:val="0"/>
        <w:rPr>
          <w:rFonts w:ascii="TH SarabunPSK" w:hAnsi="TH SarabunPSK" w:cs="TH SarabunPSK"/>
        </w:rPr>
      </w:pPr>
      <w:r w:rsidRPr="00B60D70">
        <w:rPr>
          <w:rFonts w:ascii="TH SarabunPSK" w:hAnsi="TH SarabunPSK" w:cs="TH SarabunPSK" w:hint="cs"/>
          <w:cs/>
        </w:rPr>
        <w:t>ความซื่อสัตย์และความถูกต้องเป็นไปตามหลักวิศวกรรมอย่างเคร่งครัดไม่บิดเบือนข้อมูล ตระหนักถึงความรับผิดชอบต่อสังคม</w:t>
      </w:r>
      <w:r w:rsidR="004412B9" w:rsidRPr="00B60D70">
        <w:rPr>
          <w:rFonts w:ascii="TH SarabunPSK" w:hAnsi="TH SarabunPSK" w:cs="TH SarabunPSK" w:hint="cs"/>
          <w:cs/>
        </w:rPr>
        <w:t>ที่อาจส่งผลกระทบต่อชีวิตและทรัพย์สินของผู้อื่น ไม่แสวงหาประโยชน์จากผู้อื่น การละเมิดลิขสิทธิ์หรือทรัพย์สินทางปัญญา</w:t>
      </w:r>
      <w:r w:rsidRPr="00B60D70">
        <w:rPr>
          <w:rFonts w:ascii="TH SarabunPSK" w:hAnsi="TH SarabunPSK" w:cs="TH SarabunPSK" w:hint="cs"/>
          <w:cs/>
        </w:rPr>
        <w:t xml:space="preserve"> </w:t>
      </w:r>
    </w:p>
    <w:p w14:paraId="1E14C9C6" w14:textId="77777777" w:rsidR="0047283D" w:rsidRPr="00B60D70" w:rsidRDefault="0047283D" w:rsidP="0047283D">
      <w:pPr>
        <w:tabs>
          <w:tab w:val="left" w:pos="270"/>
        </w:tabs>
        <w:autoSpaceDE w:val="0"/>
        <w:autoSpaceDN w:val="0"/>
        <w:adjustRightInd w:val="0"/>
        <w:rPr>
          <w:rFonts w:ascii="TH SarabunPSK" w:hAnsi="TH SarabunPSK" w:cs="TH SarabunPSK"/>
          <w:b/>
          <w:bCs/>
          <w:lang w:val="en-AU"/>
        </w:rPr>
      </w:pPr>
      <w:r w:rsidRPr="00B60D70">
        <w:rPr>
          <w:rFonts w:ascii="TH SarabunPSK" w:hAnsi="TH SarabunPSK" w:cs="TH SarabunPSK" w:hint="cs"/>
          <w:b/>
          <w:bCs/>
          <w:lang w:val="en-AU"/>
        </w:rPr>
        <w:sym w:font="Wingdings" w:char="F06E"/>
      </w:r>
      <w:r w:rsidR="00BD7F9D" w:rsidRPr="00B60D70">
        <w:rPr>
          <w:rFonts w:ascii="TH SarabunPSK" w:hAnsi="TH SarabunPSK" w:cs="TH SarabunPSK" w:hint="cs"/>
          <w:b/>
          <w:bCs/>
          <w:cs/>
          <w:lang w:val="en-AU"/>
        </w:rPr>
        <w:t xml:space="preserve"> </w:t>
      </w:r>
      <w:r w:rsidRPr="00B60D70">
        <w:rPr>
          <w:rFonts w:ascii="TH SarabunPSK" w:hAnsi="TH SarabunPSK" w:cs="TH SarabunPSK" w:hint="cs"/>
          <w:b/>
          <w:bCs/>
          <w:lang w:val="en-AU"/>
        </w:rPr>
        <w:t xml:space="preserve"> </w:t>
      </w:r>
      <w:r w:rsidRPr="00B60D70">
        <w:rPr>
          <w:rFonts w:ascii="TH SarabunPSK" w:hAnsi="TH SarabunPSK" w:cs="TH SarabunPSK" w:hint="cs"/>
          <w:b/>
          <w:bCs/>
          <w:cs/>
          <w:lang w:val="en-AU"/>
        </w:rPr>
        <w:t>บุคลิกภาพ ลักษณะนิสัย และค่านิยมที่สะท้อนคุณลักษณะเฉพาะศาสตร์</w:t>
      </w:r>
      <w:r w:rsidRPr="00B60D70">
        <w:rPr>
          <w:rFonts w:ascii="TH SarabunPSK" w:hAnsi="TH SarabunPSK" w:cs="TH SarabunPSK" w:hint="cs"/>
          <w:b/>
          <w:bCs/>
          <w:lang w:val="en-AU"/>
        </w:rPr>
        <w:t xml:space="preserve"> (</w:t>
      </w:r>
      <w:r w:rsidR="00081CC2" w:rsidRPr="00B60D70">
        <w:rPr>
          <w:rFonts w:ascii="TH SarabunPSK" w:hAnsi="TH SarabunPSK" w:cs="TH SarabunPSK" w:hint="cs"/>
          <w:b/>
          <w:bCs/>
        </w:rPr>
        <w:t>Character</w:t>
      </w:r>
      <w:r w:rsidRPr="00B60D70">
        <w:rPr>
          <w:rFonts w:ascii="TH SarabunPSK" w:hAnsi="TH SarabunPSK" w:cs="TH SarabunPSK" w:hint="cs"/>
          <w:b/>
          <w:bCs/>
        </w:rPr>
        <w:t>)</w:t>
      </w:r>
    </w:p>
    <w:p w14:paraId="1E8D7B1C" w14:textId="77777777" w:rsidR="0047283D" w:rsidRPr="00B60D70" w:rsidRDefault="004412B9" w:rsidP="0047283D">
      <w:pPr>
        <w:tabs>
          <w:tab w:val="left" w:pos="270"/>
        </w:tabs>
        <w:autoSpaceDE w:val="0"/>
        <w:autoSpaceDN w:val="0"/>
        <w:adjustRightInd w:val="0"/>
        <w:rPr>
          <w:rFonts w:ascii="TH SarabunPSK" w:hAnsi="TH SarabunPSK" w:cs="TH SarabunPSK"/>
          <w:cs/>
        </w:rPr>
      </w:pPr>
      <w:r w:rsidRPr="00B60D70">
        <w:rPr>
          <w:rFonts w:ascii="TH SarabunPSK" w:hAnsi="TH SarabunPSK" w:cs="TH SarabunPSK" w:hint="cs"/>
          <w:cs/>
        </w:rPr>
        <w:t>ความละเอียดรอบคอบ วิเคราะห์และแก้ปัญหา ทำงานภายใต้ความกดดัน ปรับตัวและเรียนรู้ ความรับผิดชอบต่อคุณภาพงาน</w:t>
      </w:r>
    </w:p>
    <w:p w14:paraId="3AA5829D" w14:textId="2647DF73" w:rsidR="007240C2" w:rsidRDefault="007240C2">
      <w:pPr>
        <w:jc w:val="left"/>
        <w:rPr>
          <w:rFonts w:ascii="TH SarabunPSK" w:hAnsi="TH SarabunPSK" w:cs="TH SarabunPSK"/>
        </w:rPr>
      </w:pPr>
      <w:r>
        <w:rPr>
          <w:rFonts w:ascii="TH SarabunPSK" w:hAnsi="TH SarabunPSK" w:cs="TH SarabunPSK"/>
        </w:rPr>
        <w:br w:type="page"/>
      </w:r>
    </w:p>
    <w:p w14:paraId="2E540F2D" w14:textId="77777777" w:rsidR="00A00948" w:rsidRPr="00B60D70" w:rsidRDefault="00A00948" w:rsidP="00592146">
      <w:pPr>
        <w:rPr>
          <w:rFonts w:ascii="TH SarabunPSK" w:hAnsi="TH SarabunPSK" w:cs="TH SarabunPSK"/>
        </w:rPr>
      </w:pPr>
    </w:p>
    <w:p w14:paraId="27468FDA" w14:textId="0CC69AF8" w:rsidR="009E6917" w:rsidRPr="00B60D70" w:rsidRDefault="00B91175" w:rsidP="00054A2B">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cs/>
        </w:rPr>
      </w:pPr>
      <w:bookmarkStart w:id="641" w:name="_Toc179246090"/>
      <w:bookmarkStart w:id="642" w:name="_Toc179656468"/>
      <w:bookmarkStart w:id="643" w:name="_Toc180609548"/>
      <w:bookmarkStart w:id="644" w:name="_Toc191634164"/>
      <w:r w:rsidRPr="00B60D70">
        <w:rPr>
          <w:rFonts w:ascii="TH SarabunPSK" w:hAnsi="TH SarabunPSK" w:cs="TH SarabunPSK" w:hint="cs"/>
        </w:rPr>
        <w:t xml:space="preserve">CTE </w:t>
      </w:r>
      <w:r w:rsidR="00D756E0" w:rsidRPr="00B60D70">
        <w:rPr>
          <w:rFonts w:ascii="TH SarabunPSK" w:hAnsi="TH SarabunPSK" w:cs="TH SarabunPSK" w:hint="cs"/>
        </w:rPr>
        <w:t xml:space="preserve">123 </w:t>
      </w:r>
      <w:r w:rsidR="00054A2B" w:rsidRPr="00B60D70">
        <w:rPr>
          <w:rFonts w:ascii="TH SarabunPSK" w:hAnsi="TH SarabunPSK" w:cs="TH SarabunPSK" w:hint="cs"/>
          <w:cs/>
        </w:rPr>
        <w:tab/>
      </w:r>
      <w:r w:rsidR="00D756E0" w:rsidRPr="00B60D70">
        <w:rPr>
          <w:rFonts w:ascii="TH SarabunPSK" w:hAnsi="TH SarabunPSK" w:cs="TH SarabunPSK" w:hint="cs"/>
          <w:cs/>
        </w:rPr>
        <w:t>วัสดุวิศวกรรม</w:t>
      </w:r>
      <w:r w:rsidR="00BD7F9D" w:rsidRPr="00B60D70">
        <w:rPr>
          <w:rFonts w:ascii="TH SarabunPSK" w:hAnsi="TH SarabunPSK" w:cs="TH SarabunPSK" w:hint="cs"/>
          <w:cs/>
        </w:rPr>
        <w:t xml:space="preserve">  </w:t>
      </w:r>
      <w:r w:rsidR="00D756E0" w:rsidRPr="00B60D70">
        <w:rPr>
          <w:rFonts w:ascii="TH SarabunPSK" w:hAnsi="TH SarabunPSK" w:cs="TH SarabunPSK" w:hint="cs"/>
          <w:cs/>
        </w:rPr>
        <w:tab/>
      </w:r>
      <w:r w:rsidR="00D756E0" w:rsidRPr="00B60D70">
        <w:rPr>
          <w:rFonts w:ascii="TH SarabunPSK" w:hAnsi="TH SarabunPSK" w:cs="TH SarabunPSK" w:hint="cs"/>
        </w:rPr>
        <w:t>3 (3-0-6)</w:t>
      </w:r>
      <w:bookmarkEnd w:id="641"/>
      <w:bookmarkEnd w:id="642"/>
      <w:bookmarkEnd w:id="643"/>
      <w:bookmarkEnd w:id="644"/>
    </w:p>
    <w:p w14:paraId="5909764F" w14:textId="77777777" w:rsidR="009E6917" w:rsidRPr="00B60D70" w:rsidRDefault="00D756E0" w:rsidP="00054A2B">
      <w:pPr>
        <w:shd w:val="clear" w:color="auto" w:fill="D9D9D9" w:themeFill="background1" w:themeFillShade="D9"/>
        <w:tabs>
          <w:tab w:val="left" w:pos="993"/>
        </w:tabs>
        <w:rPr>
          <w:rFonts w:ascii="TH SarabunPSK" w:hAnsi="TH SarabunPSK" w:cs="TH SarabunPSK"/>
        </w:rPr>
      </w:pPr>
      <w:r w:rsidRPr="00B60D70">
        <w:rPr>
          <w:rFonts w:ascii="TH SarabunPSK" w:hAnsi="TH SarabunPSK" w:cs="TH SarabunPSK" w:hint="cs"/>
          <w:cs/>
        </w:rPr>
        <w:tab/>
      </w:r>
      <w:r w:rsidRPr="00B60D70">
        <w:rPr>
          <w:rFonts w:ascii="TH SarabunPSK" w:hAnsi="TH SarabunPSK" w:cs="TH SarabunPSK" w:hint="cs"/>
          <w:b/>
          <w:bCs/>
        </w:rPr>
        <w:t>(Engineering Materials)</w:t>
      </w:r>
    </w:p>
    <w:p w14:paraId="5B0CA5EA" w14:textId="4CC13016"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054A2B" w:rsidRPr="00B60D70">
        <w:rPr>
          <w:rFonts w:ascii="TH SarabunPSK" w:hAnsi="TH SarabunPSK" w:cs="TH SarabunPSK" w:hint="cs"/>
          <w:cs/>
        </w:rPr>
        <w:t>ไม่มี</w:t>
      </w:r>
    </w:p>
    <w:p w14:paraId="0F45ED75" w14:textId="77777777" w:rsidR="009E6917" w:rsidRPr="00B60D70" w:rsidRDefault="00D756E0" w:rsidP="00054A2B">
      <w:pPr>
        <w:ind w:firstLine="720"/>
        <w:rPr>
          <w:rFonts w:ascii="TH SarabunPSK" w:hAnsi="TH SarabunPSK" w:cs="TH SarabunPSK"/>
        </w:rPr>
      </w:pPr>
      <w:r w:rsidRPr="00B60D70">
        <w:rPr>
          <w:rFonts w:ascii="TH SarabunPSK" w:hAnsi="TH SarabunPSK" w:cs="TH SarabunPSK" w:hint="cs"/>
          <w:cs/>
          <w:lang w:val="th-TH"/>
        </w:rPr>
        <w:t>โครงสร้างและรูปทรงของผลึก</w:t>
      </w:r>
      <w:r w:rsidRPr="00B60D70">
        <w:rPr>
          <w:rFonts w:ascii="TH SarabunPSK" w:hAnsi="TH SarabunPSK" w:cs="TH SarabunPSK" w:hint="cs"/>
          <w:cs/>
        </w:rPr>
        <w:t xml:space="preserve"> </w:t>
      </w:r>
      <w:r w:rsidRPr="00B60D70">
        <w:rPr>
          <w:rFonts w:ascii="TH SarabunPSK" w:hAnsi="TH SarabunPSK" w:cs="TH SarabunPSK" w:hint="cs"/>
          <w:cs/>
          <w:lang w:val="th-TH"/>
        </w:rPr>
        <w:t>ความบกพร่อง</w:t>
      </w:r>
      <w:r w:rsidRPr="00B60D70">
        <w:rPr>
          <w:rFonts w:ascii="TH SarabunPSK" w:hAnsi="TH SarabunPSK" w:cs="TH SarabunPSK" w:hint="cs"/>
          <w:cs/>
        </w:rPr>
        <w:t xml:space="preserve"> </w:t>
      </w:r>
      <w:r w:rsidRPr="00B60D70">
        <w:rPr>
          <w:rFonts w:ascii="TH SarabunPSK" w:hAnsi="TH SarabunPSK" w:cs="TH SarabunPSK" w:hint="cs"/>
          <w:cs/>
          <w:lang w:val="th-TH"/>
        </w:rPr>
        <w:t>ความไม่สมบูรณ์และการแพร่ในของแข็ง</w:t>
      </w:r>
      <w:r w:rsidRPr="00B60D70">
        <w:rPr>
          <w:rFonts w:ascii="TH SarabunPSK" w:hAnsi="TH SarabunPSK" w:cs="TH SarabunPSK" w:hint="cs"/>
          <w:cs/>
        </w:rPr>
        <w:t xml:space="preserve"> </w:t>
      </w:r>
      <w:r w:rsidRPr="00B60D70">
        <w:rPr>
          <w:rFonts w:ascii="TH SarabunPSK" w:hAnsi="TH SarabunPSK" w:cs="TH SarabunPSK" w:hint="cs"/>
          <w:cs/>
          <w:lang w:val="th-TH"/>
        </w:rPr>
        <w:t>คุณสมบัติพื้นฐานของโลหะ</w:t>
      </w:r>
      <w:r w:rsidRPr="00B60D70">
        <w:rPr>
          <w:rFonts w:ascii="TH SarabunPSK" w:hAnsi="TH SarabunPSK" w:cs="TH SarabunPSK" w:hint="cs"/>
          <w:cs/>
        </w:rPr>
        <w:t xml:space="preserve"> </w:t>
      </w:r>
      <w:r w:rsidRPr="00B60D70">
        <w:rPr>
          <w:rFonts w:ascii="TH SarabunPSK" w:hAnsi="TH SarabunPSK" w:cs="TH SarabunPSK" w:hint="cs"/>
          <w:cs/>
          <w:lang w:val="th-TH"/>
        </w:rPr>
        <w:t>และแผนของวัฏภาค</w:t>
      </w:r>
      <w:r w:rsidRPr="00B60D70">
        <w:rPr>
          <w:rFonts w:ascii="TH SarabunPSK" w:hAnsi="TH SarabunPSK" w:cs="TH SarabunPSK" w:hint="cs"/>
          <w:cs/>
        </w:rPr>
        <w:t xml:space="preserve"> </w:t>
      </w:r>
      <w:r w:rsidRPr="00B60D70">
        <w:rPr>
          <w:rFonts w:ascii="TH SarabunPSK" w:hAnsi="TH SarabunPSK" w:cs="TH SarabunPSK" w:hint="cs"/>
          <w:cs/>
          <w:lang w:val="th-TH"/>
        </w:rPr>
        <w:t>การควบคุมโครงสร้าง</w:t>
      </w:r>
      <w:r w:rsidRPr="00B60D70">
        <w:rPr>
          <w:rFonts w:ascii="TH SarabunPSK" w:hAnsi="TH SarabunPSK" w:cs="TH SarabunPSK" w:hint="cs"/>
          <w:cs/>
        </w:rPr>
        <w:t xml:space="preserve"> </w:t>
      </w:r>
      <w:r w:rsidRPr="00B60D70">
        <w:rPr>
          <w:rFonts w:ascii="TH SarabunPSK" w:hAnsi="TH SarabunPSK" w:cs="TH SarabunPSK" w:hint="cs"/>
          <w:cs/>
          <w:lang w:val="th-TH"/>
        </w:rPr>
        <w:t>จุลภาคเหล็กกล้าคาร์บอนและเหล็กกล้าเจือ</w:t>
      </w:r>
      <w:r w:rsidRPr="00B60D70">
        <w:rPr>
          <w:rFonts w:ascii="TH SarabunPSK" w:hAnsi="TH SarabunPSK" w:cs="TH SarabunPSK" w:hint="cs"/>
          <w:cs/>
        </w:rPr>
        <w:t xml:space="preserve"> </w:t>
      </w:r>
      <w:r w:rsidRPr="00B60D70">
        <w:rPr>
          <w:rFonts w:ascii="TH SarabunPSK" w:hAnsi="TH SarabunPSK" w:cs="TH SarabunPSK" w:hint="cs"/>
          <w:cs/>
          <w:lang w:val="th-TH"/>
        </w:rPr>
        <w:t>โลหะผสมนอกกลุ่มเหล็ก</w:t>
      </w:r>
      <w:r w:rsidRPr="00B60D70">
        <w:rPr>
          <w:rFonts w:ascii="TH SarabunPSK" w:hAnsi="TH SarabunPSK" w:cs="TH SarabunPSK" w:hint="cs"/>
          <w:cs/>
        </w:rPr>
        <w:t xml:space="preserve"> </w:t>
      </w:r>
      <w:r w:rsidRPr="00B60D70">
        <w:rPr>
          <w:rFonts w:ascii="TH SarabunPSK" w:hAnsi="TH SarabunPSK" w:cs="TH SarabunPSK" w:hint="cs"/>
          <w:cs/>
          <w:lang w:val="th-TH"/>
        </w:rPr>
        <w:t>เซรา</w:t>
      </w:r>
      <w:proofErr w:type="spellStart"/>
      <w:r w:rsidRPr="00B60D70">
        <w:rPr>
          <w:rFonts w:ascii="TH SarabunPSK" w:hAnsi="TH SarabunPSK" w:cs="TH SarabunPSK" w:hint="cs"/>
          <w:cs/>
          <w:lang w:val="th-TH"/>
        </w:rPr>
        <w:t>มิกส์</w:t>
      </w:r>
      <w:proofErr w:type="spellEnd"/>
      <w:r w:rsidRPr="00B60D70">
        <w:rPr>
          <w:rFonts w:ascii="TH SarabunPSK" w:hAnsi="TH SarabunPSK" w:cs="TH SarabunPSK" w:hint="cs"/>
          <w:cs/>
        </w:rPr>
        <w:t xml:space="preserve"> </w:t>
      </w:r>
      <w:r w:rsidRPr="00B60D70">
        <w:rPr>
          <w:rFonts w:ascii="TH SarabunPSK" w:hAnsi="TH SarabunPSK" w:cs="TH SarabunPSK" w:hint="cs"/>
          <w:cs/>
          <w:lang w:val="th-TH"/>
        </w:rPr>
        <w:t>พอลิเมอร์</w:t>
      </w:r>
      <w:r w:rsidRPr="00B60D70">
        <w:rPr>
          <w:rFonts w:ascii="TH SarabunPSK" w:hAnsi="TH SarabunPSK" w:cs="TH SarabunPSK" w:hint="cs"/>
          <w:cs/>
        </w:rPr>
        <w:t xml:space="preserve"> </w:t>
      </w:r>
      <w:r w:rsidRPr="00B60D70">
        <w:rPr>
          <w:rFonts w:ascii="TH SarabunPSK" w:hAnsi="TH SarabunPSK" w:cs="TH SarabunPSK" w:hint="cs"/>
          <w:cs/>
          <w:lang w:val="th-TH"/>
        </w:rPr>
        <w:t>วัสดุผสม</w:t>
      </w:r>
      <w:r w:rsidRPr="00B60D70">
        <w:rPr>
          <w:rFonts w:ascii="TH SarabunPSK" w:hAnsi="TH SarabunPSK" w:cs="TH SarabunPSK" w:hint="cs"/>
          <w:cs/>
        </w:rPr>
        <w:t xml:space="preserve"> </w:t>
      </w:r>
      <w:r w:rsidRPr="00B60D70">
        <w:rPr>
          <w:rFonts w:ascii="TH SarabunPSK" w:hAnsi="TH SarabunPSK" w:cs="TH SarabunPSK" w:hint="cs"/>
          <w:cs/>
          <w:lang w:val="th-TH"/>
        </w:rPr>
        <w:t>การวิบัติ</w:t>
      </w:r>
      <w:r w:rsidRPr="00B60D70">
        <w:rPr>
          <w:rFonts w:ascii="TH SarabunPSK" w:hAnsi="TH SarabunPSK" w:cs="TH SarabunPSK" w:hint="cs"/>
          <w:cs/>
        </w:rPr>
        <w:t xml:space="preserve"> </w:t>
      </w:r>
      <w:r w:rsidRPr="00B60D70">
        <w:rPr>
          <w:rFonts w:ascii="TH SarabunPSK" w:hAnsi="TH SarabunPSK" w:cs="TH SarabunPSK" w:hint="cs"/>
          <w:cs/>
          <w:lang w:val="th-TH"/>
        </w:rPr>
        <w:t>การกัดกร่อน</w:t>
      </w:r>
      <w:r w:rsidRPr="00B60D70">
        <w:rPr>
          <w:rFonts w:ascii="TH SarabunPSK" w:hAnsi="TH SarabunPSK" w:cs="TH SarabunPSK" w:hint="cs"/>
          <w:cs/>
        </w:rPr>
        <w:t xml:space="preserve"> </w:t>
      </w:r>
      <w:r w:rsidRPr="00B60D70">
        <w:rPr>
          <w:rFonts w:ascii="TH SarabunPSK" w:hAnsi="TH SarabunPSK" w:cs="TH SarabunPSK" w:hint="cs"/>
          <w:cs/>
          <w:lang w:val="th-TH"/>
        </w:rPr>
        <w:t>การออกแบบ</w:t>
      </w:r>
      <w:r w:rsidRPr="00B60D70">
        <w:rPr>
          <w:rFonts w:ascii="TH SarabunPSK" w:hAnsi="TH SarabunPSK" w:cs="TH SarabunPSK" w:hint="cs"/>
          <w:cs/>
        </w:rPr>
        <w:t xml:space="preserve"> </w:t>
      </w:r>
      <w:r w:rsidRPr="00B60D70">
        <w:rPr>
          <w:rFonts w:ascii="TH SarabunPSK" w:hAnsi="TH SarabunPSK" w:cs="TH SarabunPSK" w:hint="cs"/>
          <w:cs/>
          <w:lang w:val="th-TH"/>
        </w:rPr>
        <w:t>และกระบวนการเลือกใช้วัสดุ</w:t>
      </w:r>
    </w:p>
    <w:p w14:paraId="08B3671E" w14:textId="3069D0AC" w:rsidR="009E6917" w:rsidRPr="00B60D70" w:rsidRDefault="00D756E0" w:rsidP="00054A2B">
      <w:pPr>
        <w:ind w:firstLine="720"/>
        <w:rPr>
          <w:rFonts w:ascii="TH SarabunPSK" w:hAnsi="TH SarabunPSK" w:cs="TH SarabunPSK"/>
        </w:rPr>
      </w:pPr>
      <w:r w:rsidRPr="00B60D70">
        <w:rPr>
          <w:rFonts w:ascii="TH SarabunPSK" w:hAnsi="TH SarabunPSK" w:cs="TH SarabunPSK" w:hint="cs"/>
        </w:rPr>
        <w:t>Atomic and crystalline</w:t>
      </w:r>
      <w:r w:rsidRPr="00B60D70">
        <w:rPr>
          <w:rFonts w:ascii="TH SarabunPSK" w:hAnsi="TH SarabunPSK" w:cs="TH SarabunPSK" w:hint="cs"/>
          <w:cs/>
        </w:rPr>
        <w:t xml:space="preserve"> </w:t>
      </w:r>
      <w:r w:rsidRPr="00B60D70">
        <w:rPr>
          <w:rFonts w:ascii="TH SarabunPSK" w:hAnsi="TH SarabunPSK" w:cs="TH SarabunPSK" w:hint="cs"/>
        </w:rPr>
        <w:t>solid’s</w:t>
      </w:r>
      <w:r w:rsidRPr="00B60D70">
        <w:rPr>
          <w:rFonts w:ascii="TH SarabunPSK" w:hAnsi="TH SarabunPSK" w:cs="TH SarabunPSK" w:hint="cs"/>
          <w:cs/>
        </w:rPr>
        <w:t xml:space="preserve"> </w:t>
      </w:r>
      <w:r w:rsidRPr="00B60D70">
        <w:rPr>
          <w:rFonts w:ascii="TH SarabunPSK" w:hAnsi="TH SarabunPSK" w:cs="TH SarabunPSK" w:hint="cs"/>
        </w:rPr>
        <w:t>structure. Defects and imperfections in solids. Diffusion.</w:t>
      </w:r>
      <w:r w:rsidR="00BD7F9D" w:rsidRPr="00B60D70">
        <w:rPr>
          <w:rFonts w:ascii="TH SarabunPSK" w:hAnsi="TH SarabunPSK" w:cs="TH SarabunPSK" w:hint="cs"/>
        </w:rPr>
        <w:t xml:space="preserve"> </w:t>
      </w:r>
      <w:r w:rsidRPr="00B60D70">
        <w:rPr>
          <w:rFonts w:ascii="TH SarabunPSK" w:hAnsi="TH SarabunPSK" w:cs="TH SarabunPSK" w:hint="cs"/>
        </w:rPr>
        <w:t xml:space="preserve"> Mechanical behavior</w:t>
      </w:r>
      <w:r w:rsidRPr="00B60D70">
        <w:rPr>
          <w:rFonts w:ascii="TH SarabunPSK" w:hAnsi="TH SarabunPSK" w:cs="TH SarabunPSK" w:hint="cs"/>
          <w:cs/>
        </w:rPr>
        <w:t xml:space="preserve"> </w:t>
      </w:r>
      <w:r w:rsidRPr="00B60D70">
        <w:rPr>
          <w:rFonts w:ascii="TH SarabunPSK" w:hAnsi="TH SarabunPSK" w:cs="TH SarabunPSK" w:hint="cs"/>
        </w:rPr>
        <w:t>and</w:t>
      </w:r>
      <w:r w:rsidRPr="00B60D70">
        <w:rPr>
          <w:rFonts w:ascii="TH SarabunPSK" w:hAnsi="TH SarabunPSK" w:cs="TH SarabunPSK" w:hint="cs"/>
          <w:cs/>
        </w:rPr>
        <w:t xml:space="preserve"> </w:t>
      </w:r>
      <w:r w:rsidRPr="00B60D70">
        <w:rPr>
          <w:rFonts w:ascii="TH SarabunPSK" w:hAnsi="TH SarabunPSK" w:cs="TH SarabunPSK" w:hint="cs"/>
        </w:rPr>
        <w:t>properties.</w:t>
      </w:r>
      <w:r w:rsidRPr="00B60D70">
        <w:rPr>
          <w:rFonts w:ascii="TH SarabunPSK" w:hAnsi="TH SarabunPSK" w:cs="TH SarabunPSK" w:hint="cs"/>
          <w:cs/>
        </w:rPr>
        <w:t xml:space="preserve"> </w:t>
      </w:r>
      <w:r w:rsidRPr="00B60D70">
        <w:rPr>
          <w:rFonts w:ascii="TH SarabunPSK" w:hAnsi="TH SarabunPSK" w:cs="TH SarabunPSK" w:hint="cs"/>
        </w:rPr>
        <w:t>Dislocation and strengthening</w:t>
      </w:r>
      <w:r w:rsidRPr="00B60D70">
        <w:rPr>
          <w:rFonts w:ascii="TH SarabunPSK" w:hAnsi="TH SarabunPSK" w:cs="TH SarabunPSK" w:hint="cs"/>
          <w:cs/>
        </w:rPr>
        <w:t xml:space="preserve"> </w:t>
      </w:r>
      <w:r w:rsidRPr="00B60D70">
        <w:rPr>
          <w:rFonts w:ascii="TH SarabunPSK" w:hAnsi="TH SarabunPSK" w:cs="TH SarabunPSK" w:hint="cs"/>
        </w:rPr>
        <w:t>mechanisms.</w:t>
      </w:r>
      <w:r w:rsidRPr="00B60D70">
        <w:rPr>
          <w:rFonts w:ascii="TH SarabunPSK" w:hAnsi="TH SarabunPSK" w:cs="TH SarabunPSK" w:hint="cs"/>
          <w:cs/>
        </w:rPr>
        <w:t xml:space="preserve"> </w:t>
      </w:r>
      <w:r w:rsidRPr="00B60D70">
        <w:rPr>
          <w:rFonts w:ascii="TH SarabunPSK" w:hAnsi="TH SarabunPSK" w:cs="TH SarabunPSK" w:hint="cs"/>
        </w:rPr>
        <w:t>Phase diagrams.</w:t>
      </w:r>
      <w:r w:rsidRPr="00B60D70">
        <w:rPr>
          <w:rFonts w:ascii="TH SarabunPSK" w:hAnsi="TH SarabunPSK" w:cs="TH SarabunPSK" w:hint="cs"/>
          <w:cs/>
        </w:rPr>
        <w:t xml:space="preserve"> </w:t>
      </w:r>
      <w:r w:rsidRPr="00B60D70">
        <w:rPr>
          <w:rFonts w:ascii="TH SarabunPSK" w:hAnsi="TH SarabunPSK" w:cs="TH SarabunPSK" w:hint="cs"/>
        </w:rPr>
        <w:t>Phase transformations and thermal processing of</w:t>
      </w:r>
      <w:r w:rsidRPr="00B60D70">
        <w:rPr>
          <w:rFonts w:ascii="TH SarabunPSK" w:hAnsi="TH SarabunPSK" w:cs="TH SarabunPSK" w:hint="cs"/>
          <w:cs/>
        </w:rPr>
        <w:t xml:space="preserve"> </w:t>
      </w:r>
      <w:r w:rsidRPr="00B60D70">
        <w:rPr>
          <w:rFonts w:ascii="TH SarabunPSK" w:hAnsi="TH SarabunPSK" w:cs="TH SarabunPSK" w:hint="cs"/>
        </w:rPr>
        <w:t>metals. Metallic and non-metallic materials structures</w:t>
      </w:r>
      <w:r w:rsidRPr="00B60D70">
        <w:rPr>
          <w:rFonts w:ascii="TH SarabunPSK" w:hAnsi="TH SarabunPSK" w:cs="TH SarabunPSK" w:hint="cs"/>
          <w:cs/>
        </w:rPr>
        <w:t xml:space="preserve"> </w:t>
      </w:r>
      <w:r w:rsidRPr="00B60D70">
        <w:rPr>
          <w:rFonts w:ascii="TH SarabunPSK" w:hAnsi="TH SarabunPSK" w:cs="TH SarabunPSK" w:hint="cs"/>
        </w:rPr>
        <w:t>and their</w:t>
      </w:r>
      <w:r w:rsidRPr="00B60D70">
        <w:rPr>
          <w:rFonts w:ascii="TH SarabunPSK" w:hAnsi="TH SarabunPSK" w:cs="TH SarabunPSK" w:hint="cs"/>
          <w:cs/>
        </w:rPr>
        <w:t xml:space="preserve"> </w:t>
      </w:r>
      <w:r w:rsidRPr="00B60D70">
        <w:rPr>
          <w:rFonts w:ascii="TH SarabunPSK" w:hAnsi="TH SarabunPSK" w:cs="TH SarabunPSK" w:hint="cs"/>
        </w:rPr>
        <w:t>applications including</w:t>
      </w:r>
      <w:r w:rsidRPr="00B60D70">
        <w:rPr>
          <w:rFonts w:ascii="TH SarabunPSK" w:hAnsi="TH SarabunPSK" w:cs="TH SarabunPSK" w:hint="cs"/>
          <w:cs/>
        </w:rPr>
        <w:t xml:space="preserve"> </w:t>
      </w:r>
      <w:r w:rsidRPr="00B60D70">
        <w:rPr>
          <w:rFonts w:ascii="TH SarabunPSK" w:hAnsi="TH SarabunPSK" w:cs="TH SarabunPSK" w:hint="cs"/>
        </w:rPr>
        <w:t>ferrous</w:t>
      </w:r>
      <w:r w:rsidRPr="00B60D70">
        <w:rPr>
          <w:rFonts w:ascii="TH SarabunPSK" w:hAnsi="TH SarabunPSK" w:cs="TH SarabunPSK" w:hint="cs"/>
          <w:cs/>
        </w:rPr>
        <w:t xml:space="preserve"> </w:t>
      </w:r>
      <w:r w:rsidRPr="00B60D70">
        <w:rPr>
          <w:rFonts w:ascii="TH SarabunPSK" w:hAnsi="TH SarabunPSK" w:cs="TH SarabunPSK" w:hint="cs"/>
        </w:rPr>
        <w:t>alloys,</w:t>
      </w:r>
      <w:r w:rsidRPr="00B60D70">
        <w:rPr>
          <w:rFonts w:ascii="TH SarabunPSK" w:hAnsi="TH SarabunPSK" w:cs="TH SarabunPSK" w:hint="cs"/>
          <w:cs/>
        </w:rPr>
        <w:t xml:space="preserve"> </w:t>
      </w:r>
      <w:r w:rsidRPr="00B60D70">
        <w:rPr>
          <w:rFonts w:ascii="TH SarabunPSK" w:hAnsi="TH SarabunPSK" w:cs="TH SarabunPSK" w:hint="cs"/>
        </w:rPr>
        <w:t>non-ferrous alloys. Ceramics, polymers, composite, etc. Corrosion and</w:t>
      </w:r>
      <w:r w:rsidRPr="00B60D70">
        <w:rPr>
          <w:rFonts w:ascii="TH SarabunPSK" w:hAnsi="TH SarabunPSK" w:cs="TH SarabunPSK" w:hint="cs"/>
          <w:cs/>
        </w:rPr>
        <w:t xml:space="preserve"> </w:t>
      </w:r>
      <w:r w:rsidRPr="00B60D70">
        <w:rPr>
          <w:rFonts w:ascii="TH SarabunPSK" w:hAnsi="TH SarabunPSK" w:cs="TH SarabunPSK" w:hint="cs"/>
        </w:rPr>
        <w:t>degradation of materials.</w:t>
      </w:r>
    </w:p>
    <w:p w14:paraId="6587938E" w14:textId="2A5E9C80"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1D34AE7E" w14:textId="17342B0B" w:rsidR="009E6917" w:rsidRPr="00B60D70" w:rsidRDefault="00D756E0" w:rsidP="00FF7D50">
      <w:pPr>
        <w:pStyle w:val="af9"/>
        <w:numPr>
          <w:ilvl w:val="0"/>
          <w:numId w:val="31"/>
        </w:numPr>
        <w:ind w:left="851" w:hanging="284"/>
        <w:rPr>
          <w:rFonts w:ascii="TH SarabunPSK" w:hAnsi="TH SarabunPSK" w:cs="TH SarabunPSK"/>
        </w:rPr>
      </w:pPr>
      <w:r w:rsidRPr="00B60D70">
        <w:rPr>
          <w:rFonts w:ascii="TH SarabunPSK" w:hAnsi="TH SarabunPSK" w:cs="TH SarabunPSK" w:hint="cs"/>
          <w:cs/>
          <w:lang w:val="th-TH"/>
        </w:rPr>
        <w:t>อธิบายกระบวนการผลิตผลิตภัณฑ์ที่ใช้วัสดุทางวิศวกรรมต่าง</w:t>
      </w:r>
      <w:r w:rsidR="00D420AC" w:rsidRPr="00B60D70">
        <w:rPr>
          <w:rFonts w:ascii="TH SarabunPSK" w:hAnsi="TH SarabunPSK" w:cs="TH SarabunPSK" w:hint="cs"/>
          <w:cs/>
          <w:lang w:val="th-TH"/>
        </w:rPr>
        <w:t xml:space="preserve"> ๆ</w:t>
      </w:r>
      <w:r w:rsidRPr="00B60D70">
        <w:rPr>
          <w:rFonts w:ascii="TH SarabunPSK" w:hAnsi="TH SarabunPSK" w:cs="TH SarabunPSK" w:hint="cs"/>
          <w:cs/>
          <w:lang w:val="th-TH"/>
        </w:rPr>
        <w:t xml:space="preserve"> ได้แก่ โลหะและโลหะผสม</w:t>
      </w:r>
      <w:r w:rsidRPr="00B60D70">
        <w:rPr>
          <w:rFonts w:ascii="TH SarabunPSK" w:hAnsi="TH SarabunPSK" w:cs="TH SarabunPSK" w:hint="cs"/>
        </w:rPr>
        <w:t xml:space="preserve"> </w:t>
      </w:r>
      <w:r w:rsidRPr="00B60D70">
        <w:rPr>
          <w:rFonts w:ascii="TH SarabunPSK" w:hAnsi="TH SarabunPSK" w:cs="TH SarabunPSK" w:hint="cs"/>
          <w:cs/>
          <w:lang w:val="th-TH"/>
        </w:rPr>
        <w:t>พลาสติก ยางมะตอย</w:t>
      </w:r>
      <w:r w:rsidRPr="00B60D70">
        <w:rPr>
          <w:rFonts w:ascii="TH SarabunPSK" w:hAnsi="TH SarabunPSK" w:cs="TH SarabunPSK" w:hint="cs"/>
        </w:rPr>
        <w:t xml:space="preserve"> </w:t>
      </w:r>
      <w:r w:rsidRPr="00B60D70">
        <w:rPr>
          <w:rFonts w:ascii="TH SarabunPSK" w:hAnsi="TH SarabunPSK" w:cs="TH SarabunPSK" w:hint="cs"/>
          <w:cs/>
          <w:lang w:val="th-TH"/>
        </w:rPr>
        <w:t>ไม้</w:t>
      </w:r>
      <w:r w:rsidRPr="00B60D70">
        <w:rPr>
          <w:rFonts w:ascii="TH SarabunPSK" w:hAnsi="TH SarabunPSK" w:cs="TH SarabunPSK" w:hint="cs"/>
        </w:rPr>
        <w:t xml:space="preserve"> </w:t>
      </w:r>
      <w:r w:rsidRPr="00B60D70">
        <w:rPr>
          <w:rFonts w:ascii="TH SarabunPSK" w:hAnsi="TH SarabunPSK" w:cs="TH SarabunPSK" w:hint="cs"/>
          <w:cs/>
          <w:lang w:val="th-TH"/>
        </w:rPr>
        <w:t>เซรา</w:t>
      </w:r>
      <w:proofErr w:type="spellStart"/>
      <w:r w:rsidRPr="00B60D70">
        <w:rPr>
          <w:rFonts w:ascii="TH SarabunPSK" w:hAnsi="TH SarabunPSK" w:cs="TH SarabunPSK" w:hint="cs"/>
          <w:cs/>
          <w:lang w:val="th-TH"/>
        </w:rPr>
        <w:t>มิก</w:t>
      </w:r>
      <w:proofErr w:type="spellEnd"/>
      <w:r w:rsidRPr="00B60D70">
        <w:rPr>
          <w:rFonts w:ascii="TH SarabunPSK" w:hAnsi="TH SarabunPSK" w:cs="TH SarabunPSK" w:hint="cs"/>
        </w:rPr>
        <w:t xml:space="preserve"> </w:t>
      </w:r>
      <w:r w:rsidRPr="00B60D70">
        <w:rPr>
          <w:rFonts w:ascii="TH SarabunPSK" w:hAnsi="TH SarabunPSK" w:cs="TH SarabunPSK" w:hint="cs"/>
          <w:cs/>
          <w:lang w:val="th-TH"/>
        </w:rPr>
        <w:t>และคอนกรีต</w:t>
      </w:r>
      <w:r w:rsidRPr="00B60D70">
        <w:rPr>
          <w:rFonts w:ascii="TH SarabunPSK" w:hAnsi="TH SarabunPSK" w:cs="TH SarabunPSK" w:hint="cs"/>
        </w:rPr>
        <w:t xml:space="preserve"> </w:t>
      </w:r>
    </w:p>
    <w:p w14:paraId="0916CD93" w14:textId="4D3A91C3" w:rsidR="009E6917" w:rsidRPr="00B60D70" w:rsidRDefault="00D756E0" w:rsidP="00FF7D50">
      <w:pPr>
        <w:pStyle w:val="af9"/>
        <w:numPr>
          <w:ilvl w:val="0"/>
          <w:numId w:val="31"/>
        </w:numPr>
        <w:ind w:left="851" w:hanging="284"/>
        <w:rPr>
          <w:rFonts w:ascii="TH SarabunPSK" w:hAnsi="TH SarabunPSK" w:cs="TH SarabunPSK"/>
        </w:rPr>
      </w:pPr>
      <w:r w:rsidRPr="00B60D70">
        <w:rPr>
          <w:rFonts w:ascii="TH SarabunPSK" w:hAnsi="TH SarabunPSK" w:cs="TH SarabunPSK" w:hint="cs"/>
          <w:cs/>
          <w:lang w:val="th-TH"/>
        </w:rPr>
        <w:t>อธิบายพื้นฐานของความสัมพันธ์ของโครงสร้าง สมบัติด้านต่าง</w:t>
      </w:r>
      <w:r w:rsidR="00D420AC" w:rsidRPr="00B60D70">
        <w:rPr>
          <w:rFonts w:ascii="TH SarabunPSK" w:hAnsi="TH SarabunPSK" w:cs="TH SarabunPSK" w:hint="cs"/>
          <w:cs/>
          <w:lang w:val="th-TH"/>
        </w:rPr>
        <w:t xml:space="preserve"> ๆ</w:t>
      </w:r>
      <w:r w:rsidRPr="00B60D70">
        <w:rPr>
          <w:rFonts w:ascii="TH SarabunPSK" w:hAnsi="TH SarabunPSK" w:cs="TH SarabunPSK" w:hint="cs"/>
          <w:cs/>
          <w:lang w:val="th-TH"/>
        </w:rPr>
        <w:t xml:space="preserve"> กระบวนการ ผลิตและกระบวนการออกแบบของวัสดุ</w:t>
      </w:r>
    </w:p>
    <w:p w14:paraId="4AD943EA" w14:textId="77777777" w:rsidR="009E6917" w:rsidRPr="00B60D70" w:rsidRDefault="00D756E0" w:rsidP="00FF7D50">
      <w:pPr>
        <w:pStyle w:val="af9"/>
        <w:numPr>
          <w:ilvl w:val="0"/>
          <w:numId w:val="31"/>
        </w:numPr>
        <w:ind w:left="851" w:hanging="284"/>
        <w:rPr>
          <w:rFonts w:ascii="TH SarabunPSK" w:hAnsi="TH SarabunPSK" w:cs="TH SarabunPSK"/>
        </w:rPr>
      </w:pPr>
      <w:r w:rsidRPr="00B60D70">
        <w:rPr>
          <w:rFonts w:ascii="TH SarabunPSK" w:hAnsi="TH SarabunPSK" w:cs="TH SarabunPSK" w:hint="cs"/>
          <w:cs/>
          <w:lang w:val="th-TH"/>
        </w:rPr>
        <w:t>อธิบายสมบัติพื้นฐานของวัสดุวิศวกรรมและการเลือกใช้วัสดุเบื้องต้น</w:t>
      </w:r>
    </w:p>
    <w:p w14:paraId="1EFCDFB9" w14:textId="77777777" w:rsidR="009E6917" w:rsidRPr="00B60D70" w:rsidRDefault="009E6917" w:rsidP="00592146">
      <w:pPr>
        <w:rPr>
          <w:rFonts w:ascii="TH SarabunPSK" w:hAnsi="TH SarabunPSK" w:cs="TH SarabunPSK"/>
        </w:rPr>
      </w:pPr>
    </w:p>
    <w:p w14:paraId="661F90B9" w14:textId="3C31D00D" w:rsidR="009E6917" w:rsidRPr="00B60D70" w:rsidRDefault="00B91175" w:rsidP="00054A2B">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645" w:name="_Hlk163743914"/>
      <w:bookmarkStart w:id="646" w:name="_Toc179246091"/>
      <w:bookmarkStart w:id="647" w:name="_Toc179656469"/>
      <w:bookmarkStart w:id="648" w:name="_Toc180609549"/>
      <w:bookmarkStart w:id="649" w:name="_Toc191634165"/>
      <w:r w:rsidRPr="00B60D70">
        <w:rPr>
          <w:rFonts w:ascii="TH SarabunPSK" w:hAnsi="TH SarabunPSK" w:cs="TH SarabunPSK" w:hint="cs"/>
        </w:rPr>
        <w:t xml:space="preserve">CTE </w:t>
      </w:r>
      <w:r w:rsidR="00D756E0" w:rsidRPr="00B60D70">
        <w:rPr>
          <w:rFonts w:ascii="TH SarabunPSK" w:hAnsi="TH SarabunPSK" w:cs="TH SarabunPSK" w:hint="cs"/>
          <w:cs/>
        </w:rPr>
        <w:t>2</w:t>
      </w:r>
      <w:r w:rsidR="00D756E0" w:rsidRPr="00B60D70">
        <w:rPr>
          <w:rFonts w:ascii="TH SarabunPSK" w:hAnsi="TH SarabunPSK" w:cs="TH SarabunPSK" w:hint="cs"/>
        </w:rPr>
        <w:t>61</w:t>
      </w:r>
      <w:r w:rsidR="00D756E0" w:rsidRPr="00B60D70">
        <w:rPr>
          <w:rFonts w:ascii="TH SarabunPSK" w:hAnsi="TH SarabunPSK" w:cs="TH SarabunPSK" w:hint="cs"/>
          <w:cs/>
        </w:rPr>
        <w:t xml:space="preserve"> </w:t>
      </w:r>
      <w:r w:rsidR="00054A2B" w:rsidRPr="00B60D70">
        <w:rPr>
          <w:rFonts w:ascii="TH SarabunPSK" w:hAnsi="TH SarabunPSK" w:cs="TH SarabunPSK" w:hint="cs"/>
          <w:cs/>
        </w:rPr>
        <w:tab/>
      </w:r>
      <w:r w:rsidR="00D756E0" w:rsidRPr="00B60D70">
        <w:rPr>
          <w:rFonts w:ascii="TH SarabunPSK" w:hAnsi="TH SarabunPSK" w:cs="TH SarabunPSK" w:hint="cs"/>
          <w:cs/>
        </w:rPr>
        <w:t>การเขียนโปรแกรมคอมพิวเตอร์สำหรับวิศวกรรมโยธา</w:t>
      </w:r>
      <w:bookmarkEnd w:id="645"/>
      <w:r w:rsidR="00D756E0" w:rsidRPr="00B60D70">
        <w:rPr>
          <w:rFonts w:ascii="TH SarabunPSK" w:hAnsi="TH SarabunPSK" w:cs="TH SarabunPSK" w:hint="cs"/>
        </w:rPr>
        <w:tab/>
        <w:t>3</w:t>
      </w:r>
      <w:r w:rsidR="00D756E0" w:rsidRPr="00B60D70">
        <w:rPr>
          <w:rFonts w:ascii="TH SarabunPSK" w:hAnsi="TH SarabunPSK" w:cs="TH SarabunPSK" w:hint="cs"/>
          <w:cs/>
        </w:rPr>
        <w:t xml:space="preserve"> </w:t>
      </w:r>
      <w:r w:rsidR="00D756E0" w:rsidRPr="00B60D70">
        <w:rPr>
          <w:rFonts w:ascii="TH SarabunPSK" w:hAnsi="TH SarabunPSK" w:cs="TH SarabunPSK" w:hint="cs"/>
        </w:rPr>
        <w:t>(3-0-6)</w:t>
      </w:r>
      <w:bookmarkEnd w:id="646"/>
      <w:bookmarkEnd w:id="647"/>
      <w:bookmarkEnd w:id="648"/>
      <w:bookmarkEnd w:id="649"/>
    </w:p>
    <w:p w14:paraId="4660E75F" w14:textId="77777777" w:rsidR="009E6917" w:rsidRPr="00B60D70" w:rsidRDefault="00D756E0" w:rsidP="00054A2B">
      <w:pPr>
        <w:shd w:val="clear" w:color="auto" w:fill="D9D9D9" w:themeFill="background1" w:themeFillShade="D9"/>
        <w:tabs>
          <w:tab w:val="left" w:pos="993"/>
        </w:tabs>
        <w:rPr>
          <w:rFonts w:ascii="TH SarabunPSK" w:hAnsi="TH SarabunPSK" w:cs="TH SarabunPSK"/>
        </w:rPr>
      </w:pPr>
      <w:r w:rsidRPr="00B60D70">
        <w:rPr>
          <w:rFonts w:ascii="TH SarabunPSK" w:hAnsi="TH SarabunPSK" w:cs="TH SarabunPSK" w:hint="cs"/>
          <w:cs/>
        </w:rPr>
        <w:tab/>
      </w:r>
      <w:r w:rsidRPr="00B60D70">
        <w:rPr>
          <w:rFonts w:ascii="TH SarabunPSK" w:hAnsi="TH SarabunPSK" w:cs="TH SarabunPSK" w:hint="cs"/>
          <w:b/>
          <w:bCs/>
        </w:rPr>
        <w:t>(Computer Programming for Civil Engineering)</w:t>
      </w:r>
    </w:p>
    <w:p w14:paraId="074FCBAC" w14:textId="77777777" w:rsidR="00054A2B" w:rsidRPr="00B60D70" w:rsidRDefault="00054A2B" w:rsidP="00054A2B">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ไม่มี</w:t>
      </w:r>
    </w:p>
    <w:p w14:paraId="1E938E58" w14:textId="77777777" w:rsidR="009E6917" w:rsidRPr="00B60D70" w:rsidRDefault="00D756E0" w:rsidP="00054A2B">
      <w:pPr>
        <w:ind w:firstLine="720"/>
        <w:rPr>
          <w:rFonts w:ascii="TH SarabunPSK" w:hAnsi="TH SarabunPSK" w:cs="TH SarabunPSK"/>
        </w:rPr>
      </w:pPr>
      <w:r w:rsidRPr="00B60D70">
        <w:rPr>
          <w:rFonts w:ascii="TH SarabunPSK" w:hAnsi="TH SarabunPSK" w:cs="TH SarabunPSK" w:hint="cs"/>
          <w:cs/>
          <w:lang w:val="th-TH"/>
        </w:rPr>
        <w:t>รายวิชานี้เป็นการศึกษาและปฏิบัติที่เน้นในการพัฒนาทักษะในการเขียนโปรแกรมคอมพิวเตอร์ เพื่อให้นักศึกษาเรียนรู้การสร้างและแก้ไขโค้ดคอมพิวเตอร์อย่างมีประสิทธิภาพ เนื้อหาประกอบด้วยหลักการและกระบวนการในการเขียนโปรแกรม ฝึกทักษะในการใช้ภาษาโปรแกรม ทักษะในการแก้ปัญหาที่เกี่ยวข้องกับการเขียนโปรแกรม ทั้งในรูปแบบของโจทย์ปัญหาและการแก้ไขบั๊ก โครงสร้างข้อมูลและอัลกอริทึมที่เป็นพื้นฐานในการเขียนโปรแกรม ทดสอบโปรแกรมเพื่อค้นหาข้อผิดพลาดและวิธีการดูแลรักษาโปรแกรมให้มีประสิทธิภาพ</w:t>
      </w:r>
    </w:p>
    <w:p w14:paraId="1DC88B0E" w14:textId="77777777" w:rsidR="009E6917" w:rsidRPr="00B60D70" w:rsidRDefault="00D756E0" w:rsidP="00054A2B">
      <w:pPr>
        <w:ind w:firstLine="720"/>
        <w:rPr>
          <w:rFonts w:ascii="TH SarabunPSK" w:hAnsi="TH SarabunPSK" w:cs="TH SarabunPSK"/>
        </w:rPr>
      </w:pPr>
      <w:r w:rsidRPr="00B60D70">
        <w:rPr>
          <w:rFonts w:ascii="TH SarabunPSK" w:hAnsi="TH SarabunPSK" w:cs="TH SarabunPSK" w:hint="cs"/>
        </w:rPr>
        <w:t xml:space="preserve">This course is study and practice that focuses on developing computer programming skills. To enable students to learn how to create and edit computer code efficiently the content consists of principles and processes in programming. Practice skills in using </w:t>
      </w:r>
      <w:r w:rsidRPr="00B60D70">
        <w:rPr>
          <w:rFonts w:ascii="TH SarabunPSK" w:hAnsi="TH SarabunPSK" w:cs="TH SarabunPSK" w:hint="cs"/>
        </w:rPr>
        <w:lastRenderedPageBreak/>
        <w:t>programming languages Skills in solving problems related to programming. Both in the form of problems and bug fixes. Data structures and algorithms are the basis for programming. Test the program to find errors and how to maintain the program for efficiency.</w:t>
      </w:r>
    </w:p>
    <w:p w14:paraId="318B5DB2" w14:textId="1B4545B4"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4A9645B0" w14:textId="77777777" w:rsidR="009E6917" w:rsidRPr="00B60D70" w:rsidRDefault="00D756E0" w:rsidP="00FF7D50">
      <w:pPr>
        <w:pStyle w:val="af9"/>
        <w:numPr>
          <w:ilvl w:val="0"/>
          <w:numId w:val="32"/>
        </w:numPr>
        <w:ind w:left="851" w:hanging="284"/>
        <w:rPr>
          <w:rFonts w:ascii="TH SarabunPSK" w:hAnsi="TH SarabunPSK" w:cs="TH SarabunPSK"/>
        </w:rPr>
      </w:pPr>
      <w:r w:rsidRPr="00B60D70">
        <w:rPr>
          <w:rFonts w:ascii="TH SarabunPSK" w:hAnsi="TH SarabunPSK" w:cs="TH SarabunPSK" w:hint="cs"/>
          <w:cs/>
          <w:lang w:val="th-TH"/>
        </w:rPr>
        <w:t>เขียนโครงสร้างข้อมูลและอัลกอริทึมพื้นฐานด้วยโปรแกรมคอมพิวเตอร์ได้อย่างถูกต้อง</w:t>
      </w:r>
    </w:p>
    <w:p w14:paraId="01FC4A7B" w14:textId="77777777" w:rsidR="009E6917" w:rsidRPr="00B60D70" w:rsidRDefault="00D756E0" w:rsidP="00FF7D50">
      <w:pPr>
        <w:pStyle w:val="af9"/>
        <w:numPr>
          <w:ilvl w:val="0"/>
          <w:numId w:val="32"/>
        </w:numPr>
        <w:ind w:left="851" w:hanging="284"/>
        <w:rPr>
          <w:rFonts w:ascii="TH SarabunPSK" w:hAnsi="TH SarabunPSK" w:cs="TH SarabunPSK"/>
        </w:rPr>
      </w:pPr>
      <w:r w:rsidRPr="00B60D70">
        <w:rPr>
          <w:rFonts w:ascii="TH SarabunPSK" w:hAnsi="TH SarabunPSK" w:cs="TH SarabunPSK" w:hint="cs"/>
          <w:cs/>
          <w:lang w:val="th-TH"/>
        </w:rPr>
        <w:t>เขียนโปรแกรมคอมพิวเตอร์เพื่อการคำนวณทางวิศวกรรมโยธาได้อย่างถูกต้อง</w:t>
      </w:r>
    </w:p>
    <w:p w14:paraId="46C2067B" w14:textId="77777777" w:rsidR="009E6917" w:rsidRPr="00B60D70" w:rsidRDefault="009E6917" w:rsidP="00592146">
      <w:pPr>
        <w:rPr>
          <w:rFonts w:ascii="TH SarabunPSK" w:hAnsi="TH SarabunPSK" w:cs="TH SarabunPSK"/>
        </w:rPr>
      </w:pPr>
    </w:p>
    <w:p w14:paraId="34A32A43" w14:textId="50E1B2C1" w:rsidR="009E6917" w:rsidRPr="00B60D70" w:rsidRDefault="00B91175" w:rsidP="00054A2B">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650" w:name="_Hlk159700094"/>
      <w:bookmarkStart w:id="651" w:name="_Toc179246092"/>
      <w:bookmarkStart w:id="652" w:name="_Toc179656470"/>
      <w:bookmarkStart w:id="653" w:name="_Toc180609550"/>
      <w:bookmarkStart w:id="654" w:name="_Toc191634166"/>
      <w:r w:rsidRPr="00B60D70">
        <w:rPr>
          <w:rFonts w:ascii="TH SarabunPSK" w:hAnsi="TH SarabunPSK" w:cs="TH SarabunPSK" w:hint="cs"/>
        </w:rPr>
        <w:t xml:space="preserve">CTE </w:t>
      </w:r>
      <w:r w:rsidR="00D756E0" w:rsidRPr="00B60D70">
        <w:rPr>
          <w:rFonts w:ascii="TH SarabunPSK" w:hAnsi="TH SarabunPSK" w:cs="TH SarabunPSK" w:hint="cs"/>
        </w:rPr>
        <w:t xml:space="preserve">221 </w:t>
      </w:r>
      <w:r w:rsidR="00054A2B" w:rsidRPr="00B60D70">
        <w:rPr>
          <w:rFonts w:ascii="TH SarabunPSK" w:hAnsi="TH SarabunPSK" w:cs="TH SarabunPSK" w:hint="cs"/>
          <w:cs/>
        </w:rPr>
        <w:tab/>
      </w:r>
      <w:r w:rsidR="00D756E0" w:rsidRPr="00B60D70">
        <w:rPr>
          <w:rFonts w:ascii="TH SarabunPSK" w:hAnsi="TH SarabunPSK" w:cs="TH SarabunPSK" w:hint="cs"/>
          <w:cs/>
        </w:rPr>
        <w:t>กลศาสตร์วิศวกรรม</w:t>
      </w:r>
      <w:bookmarkEnd w:id="650"/>
      <w:r w:rsidR="00D756E0" w:rsidRPr="00B60D70">
        <w:rPr>
          <w:rFonts w:ascii="TH SarabunPSK" w:hAnsi="TH SarabunPSK" w:cs="TH SarabunPSK" w:hint="cs"/>
          <w:cs/>
        </w:rPr>
        <w:tab/>
      </w:r>
      <w:r w:rsidR="00D756E0" w:rsidRPr="00B60D70">
        <w:rPr>
          <w:rFonts w:ascii="TH SarabunPSK" w:hAnsi="TH SarabunPSK" w:cs="TH SarabunPSK" w:hint="cs"/>
        </w:rPr>
        <w:t>3</w:t>
      </w:r>
      <w:r w:rsidR="00D756E0" w:rsidRPr="00B60D70">
        <w:rPr>
          <w:rFonts w:ascii="TH SarabunPSK" w:hAnsi="TH SarabunPSK" w:cs="TH SarabunPSK" w:hint="cs"/>
          <w:cs/>
        </w:rPr>
        <w:t xml:space="preserve"> </w:t>
      </w:r>
      <w:r w:rsidR="00D756E0" w:rsidRPr="00B60D70">
        <w:rPr>
          <w:rFonts w:ascii="TH SarabunPSK" w:hAnsi="TH SarabunPSK" w:cs="TH SarabunPSK" w:hint="cs"/>
        </w:rPr>
        <w:t>(3-0-6)</w:t>
      </w:r>
      <w:bookmarkEnd w:id="651"/>
      <w:bookmarkEnd w:id="652"/>
      <w:bookmarkEnd w:id="653"/>
      <w:bookmarkEnd w:id="654"/>
    </w:p>
    <w:p w14:paraId="7923BB54" w14:textId="77777777" w:rsidR="009E6917" w:rsidRPr="00B60D70" w:rsidRDefault="00D756E0" w:rsidP="00054A2B">
      <w:pPr>
        <w:shd w:val="clear" w:color="auto" w:fill="D9D9D9" w:themeFill="background1" w:themeFillShade="D9"/>
        <w:tabs>
          <w:tab w:val="left" w:pos="993"/>
        </w:tabs>
        <w:rPr>
          <w:rFonts w:ascii="TH SarabunPSK" w:hAnsi="TH SarabunPSK" w:cs="TH SarabunPSK"/>
          <w:b/>
          <w:bCs/>
          <w:shd w:val="clear" w:color="auto" w:fill="D9D9D9" w:themeFill="background1" w:themeFillShade="D9"/>
        </w:rPr>
      </w:pPr>
      <w:r w:rsidRPr="00B60D70">
        <w:rPr>
          <w:rFonts w:ascii="TH SarabunPSK" w:hAnsi="TH SarabunPSK" w:cs="TH SarabunPSK" w:hint="cs"/>
          <w:b/>
          <w:bCs/>
          <w:shd w:val="clear" w:color="auto" w:fill="D9D9D9" w:themeFill="background1" w:themeFillShade="D9"/>
          <w:cs/>
        </w:rPr>
        <w:tab/>
      </w:r>
      <w:r w:rsidRPr="00B60D70">
        <w:rPr>
          <w:rFonts w:ascii="TH SarabunPSK" w:hAnsi="TH SarabunPSK" w:cs="TH SarabunPSK" w:hint="cs"/>
          <w:b/>
          <w:bCs/>
          <w:shd w:val="clear" w:color="auto" w:fill="D9D9D9" w:themeFill="background1" w:themeFillShade="D9"/>
        </w:rPr>
        <w:t>(Engineering Mechanics)</w:t>
      </w:r>
    </w:p>
    <w:p w14:paraId="6AD67156" w14:textId="77777777"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 xml:space="preserve">: </w:t>
      </w:r>
      <w:r w:rsidRPr="00B60D70">
        <w:rPr>
          <w:rFonts w:ascii="TH SarabunPSK" w:hAnsi="TH SarabunPSK" w:cs="TH SarabunPSK" w:hint="cs"/>
          <w:b/>
          <w:bCs/>
          <w:cs/>
          <w:lang w:val="th-TH"/>
        </w:rPr>
        <w:t>ไม่มี</w:t>
      </w:r>
    </w:p>
    <w:p w14:paraId="4E570578" w14:textId="77777777" w:rsidR="00F62E3B" w:rsidRPr="00B60D70" w:rsidRDefault="00F62E3B" w:rsidP="00F62E3B">
      <w:pPr>
        <w:ind w:firstLine="720"/>
        <w:rPr>
          <w:rFonts w:ascii="TH SarabunPSK" w:hAnsi="TH SarabunPSK" w:cs="TH SarabunPSK"/>
        </w:rPr>
      </w:pPr>
      <w:r w:rsidRPr="00B60D70">
        <w:rPr>
          <w:rFonts w:ascii="TH SarabunPSK" w:hAnsi="TH SarabunPSK" w:cs="TH SarabunPSK" w:hint="cs"/>
          <w:cs/>
          <w:lang w:val="th-TH"/>
        </w:rPr>
        <w:t xml:space="preserve">ระบบแรง </w:t>
      </w:r>
      <w:r w:rsidRPr="00B60D70">
        <w:rPr>
          <w:rFonts w:ascii="TH SarabunPSK" w:hAnsi="TH SarabunPSK" w:cs="TH SarabunPSK" w:hint="cs"/>
          <w:cs/>
        </w:rPr>
        <w:t>(</w:t>
      </w:r>
      <w:r w:rsidRPr="00B60D70">
        <w:rPr>
          <w:rFonts w:ascii="TH SarabunPSK" w:hAnsi="TH SarabunPSK" w:cs="TH SarabunPSK" w:hint="cs"/>
          <w:cs/>
          <w:lang w:val="th-TH"/>
        </w:rPr>
        <w:t xml:space="preserve">ในระนาบและใน </w:t>
      </w:r>
      <w:r w:rsidRPr="00B60D70">
        <w:rPr>
          <w:rFonts w:ascii="TH SarabunPSK" w:hAnsi="TH SarabunPSK" w:cs="TH SarabunPSK" w:hint="cs"/>
          <w:cs/>
        </w:rPr>
        <w:t xml:space="preserve">3 </w:t>
      </w:r>
      <w:r w:rsidRPr="00B60D70">
        <w:rPr>
          <w:rFonts w:ascii="TH SarabunPSK" w:hAnsi="TH SarabunPSK" w:cs="TH SarabunPSK" w:hint="cs"/>
          <w:cs/>
          <w:lang w:val="th-TH"/>
        </w:rPr>
        <w:t>มิติ</w:t>
      </w:r>
      <w:r w:rsidRPr="00B60D70">
        <w:rPr>
          <w:rFonts w:ascii="TH SarabunPSK" w:hAnsi="TH SarabunPSK" w:cs="TH SarabunPSK" w:hint="cs"/>
          <w:cs/>
        </w:rPr>
        <w:t xml:space="preserve">) </w:t>
      </w:r>
      <w:r w:rsidRPr="00B60D70">
        <w:rPr>
          <w:rFonts w:ascii="TH SarabunPSK" w:hAnsi="TH SarabunPSK" w:cs="TH SarabunPSK" w:hint="cs"/>
          <w:cs/>
          <w:lang w:val="th-TH"/>
        </w:rPr>
        <w:t>บนอนุภาคและบนวัตถุเกร็ง</w:t>
      </w:r>
      <w:r w:rsidRPr="00B60D70">
        <w:rPr>
          <w:rFonts w:ascii="TH SarabunPSK" w:hAnsi="TH SarabunPSK" w:cs="TH SarabunPSK"/>
        </w:rPr>
        <w:t xml:space="preserve"> </w:t>
      </w:r>
      <w:r w:rsidRPr="00B60D70">
        <w:rPr>
          <w:rFonts w:ascii="TH SarabunPSK" w:hAnsi="TH SarabunPSK" w:cs="TH SarabunPSK" w:hint="cs"/>
          <w:cs/>
          <w:lang w:val="th-TH"/>
        </w:rPr>
        <w:t>การสมดุลของวัตถุเกร็ง แรงกระจาย การวิเคราะห์แรงเบื้องต้นในโครงข้อหมุนและโครงข้อแข็ง</w:t>
      </w:r>
      <w:r w:rsidRPr="00B60D70">
        <w:rPr>
          <w:rFonts w:ascii="TH SarabunPSK" w:hAnsi="TH SarabunPSK" w:cs="TH SarabunPSK"/>
        </w:rPr>
        <w:t xml:space="preserve"> </w:t>
      </w:r>
      <w:r w:rsidRPr="00B60D70">
        <w:rPr>
          <w:rFonts w:ascii="TH SarabunPSK" w:hAnsi="TH SarabunPSK" w:cs="TH SarabunPSK" w:hint="cs"/>
          <w:cs/>
          <w:lang w:val="th-TH"/>
        </w:rPr>
        <w:t>แรงในคานและสายเคเบิล แรงเสียดทาน หลักการของงานเสมือนและเสถียรภาพของการสมดุล</w:t>
      </w:r>
    </w:p>
    <w:p w14:paraId="7B79B3EB" w14:textId="77777777" w:rsidR="00F62E3B" w:rsidRPr="00B60D70" w:rsidRDefault="00F62E3B" w:rsidP="00F62E3B">
      <w:pPr>
        <w:rPr>
          <w:rFonts w:ascii="TH SarabunPSK" w:hAnsi="TH SarabunPSK" w:cs="TH SarabunPSK"/>
        </w:rPr>
      </w:pPr>
      <w:bookmarkStart w:id="655" w:name="_Hlk159924472"/>
      <w:r w:rsidRPr="00B60D70">
        <w:rPr>
          <w:rFonts w:ascii="TH SarabunPSK" w:hAnsi="TH SarabunPSK" w:cs="TH SarabunPSK" w:hint="cs"/>
        </w:rPr>
        <w:t xml:space="preserve"> </w:t>
      </w:r>
      <w:r w:rsidRPr="00B60D70">
        <w:rPr>
          <w:rFonts w:ascii="TH SarabunPSK" w:hAnsi="TH SarabunPSK" w:cs="TH SarabunPSK" w:hint="cs"/>
          <w:cs/>
        </w:rPr>
        <w:tab/>
      </w:r>
      <w:r w:rsidRPr="00B60D70">
        <w:rPr>
          <w:rFonts w:ascii="TH SarabunPSK" w:hAnsi="TH SarabunPSK" w:cs="TH SarabunPSK" w:hint="cs"/>
        </w:rPr>
        <w:t xml:space="preserve">System of forces (in plane and </w:t>
      </w:r>
      <w:r w:rsidRPr="00B60D70">
        <w:rPr>
          <w:rFonts w:ascii="TH SarabunPSK" w:hAnsi="TH SarabunPSK" w:cs="TH SarabunPSK" w:hint="cs"/>
          <w:cs/>
        </w:rPr>
        <w:t>3</w:t>
      </w:r>
      <w:r w:rsidRPr="00B60D70">
        <w:rPr>
          <w:rFonts w:ascii="TH SarabunPSK" w:hAnsi="TH SarabunPSK" w:cs="TH SarabunPSK" w:hint="cs"/>
        </w:rPr>
        <w:t xml:space="preserve">D) on particles and rigid bodies, equilibrium of rigid bodies, distributed forces, </w:t>
      </w:r>
      <w:bookmarkEnd w:id="655"/>
      <w:r w:rsidRPr="00B60D70">
        <w:rPr>
          <w:rFonts w:ascii="TH SarabunPSK" w:hAnsi="TH SarabunPSK" w:cs="TH SarabunPSK" w:hint="cs"/>
        </w:rPr>
        <w:t>analysis of simple trusses and frames, forces in beams and cables, friction, principle of virtual work and stability.</w:t>
      </w:r>
    </w:p>
    <w:p w14:paraId="48B1AACD" w14:textId="39BE75C8"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2EEBA842" w14:textId="7BFE58EB" w:rsidR="00884664" w:rsidRPr="00B60D70" w:rsidRDefault="00BE47C0" w:rsidP="00FF7D50">
      <w:pPr>
        <w:pStyle w:val="af9"/>
        <w:numPr>
          <w:ilvl w:val="0"/>
          <w:numId w:val="33"/>
        </w:numPr>
        <w:ind w:left="851" w:hanging="284"/>
        <w:rPr>
          <w:rFonts w:ascii="TH SarabunPSK" w:hAnsi="TH SarabunPSK" w:cs="TH SarabunPSK"/>
        </w:rPr>
      </w:pPr>
      <w:r w:rsidRPr="00B60D70">
        <w:rPr>
          <w:rFonts w:ascii="TH SarabunPSK" w:hAnsi="TH SarabunPSK" w:cs="TH SarabunPSK" w:hint="cs"/>
          <w:cs/>
          <w:lang w:val="th-TH"/>
        </w:rPr>
        <w:t>วิเคราะห์</w:t>
      </w:r>
      <w:r w:rsidR="001D5C29" w:rsidRPr="00B60D70">
        <w:rPr>
          <w:rFonts w:ascii="TH SarabunPSK" w:hAnsi="TH SarabunPSK" w:cs="TH SarabunPSK" w:hint="cs"/>
          <w:cs/>
          <w:lang w:val="th-TH"/>
        </w:rPr>
        <w:t>ระบบแรงบนอนุภาคและวัตถุเกร็ง</w:t>
      </w:r>
    </w:p>
    <w:p w14:paraId="087EF15F" w14:textId="1706DCD5" w:rsidR="009E6917" w:rsidRPr="00B60D70" w:rsidRDefault="00D756E0" w:rsidP="00FF7D50">
      <w:pPr>
        <w:pStyle w:val="af9"/>
        <w:numPr>
          <w:ilvl w:val="0"/>
          <w:numId w:val="33"/>
        </w:numPr>
        <w:ind w:left="851" w:hanging="284"/>
        <w:rPr>
          <w:rFonts w:ascii="TH SarabunPSK" w:hAnsi="TH SarabunPSK" w:cs="TH SarabunPSK"/>
        </w:rPr>
      </w:pPr>
      <w:r w:rsidRPr="00B60D70">
        <w:rPr>
          <w:rFonts w:ascii="TH SarabunPSK" w:hAnsi="TH SarabunPSK" w:cs="TH SarabunPSK" w:hint="cs"/>
          <w:cs/>
          <w:lang w:val="th-TH"/>
        </w:rPr>
        <w:t>คำนวณหาแรงภายใน ได้แก่ แรงตามแนวแกน แรงเฉือน และโมเมนต์ดัด ของโครงสร้างอย่างง่าย</w:t>
      </w:r>
    </w:p>
    <w:p w14:paraId="08FE877B" w14:textId="25A65FDE" w:rsidR="009E6917" w:rsidRPr="00B60D70" w:rsidRDefault="00D2554C" w:rsidP="00FF7D50">
      <w:pPr>
        <w:pStyle w:val="af9"/>
        <w:numPr>
          <w:ilvl w:val="0"/>
          <w:numId w:val="33"/>
        </w:numPr>
        <w:ind w:left="851" w:hanging="284"/>
        <w:rPr>
          <w:rFonts w:ascii="TH SarabunPSK" w:hAnsi="TH SarabunPSK" w:cs="TH SarabunPSK"/>
        </w:rPr>
      </w:pPr>
      <w:r w:rsidRPr="00B60D70">
        <w:rPr>
          <w:rFonts w:ascii="TH SarabunPSK" w:hAnsi="TH SarabunPSK" w:cs="TH SarabunPSK" w:hint="cs"/>
          <w:cs/>
          <w:lang w:val="th-TH"/>
        </w:rPr>
        <w:t>ประยุกต์ใช้หลักของแรงกระจายเพื่อ</w:t>
      </w:r>
      <w:r w:rsidR="00D756E0" w:rsidRPr="00B60D70">
        <w:rPr>
          <w:rFonts w:ascii="TH SarabunPSK" w:hAnsi="TH SarabunPSK" w:cs="TH SarabunPSK" w:hint="cs"/>
          <w:cs/>
          <w:lang w:val="th-TH"/>
        </w:rPr>
        <w:t>คำนวณหาจุดศูนย์กลางของหน้าตัดจุดศูนย์กลางมวลของวัตถุและโมเมนต์อินเนอร์</w:t>
      </w:r>
      <w:proofErr w:type="spellStart"/>
      <w:r w:rsidR="00D756E0" w:rsidRPr="00B60D70">
        <w:rPr>
          <w:rFonts w:ascii="TH SarabunPSK" w:hAnsi="TH SarabunPSK" w:cs="TH SarabunPSK" w:hint="cs"/>
          <w:cs/>
          <w:lang w:val="th-TH"/>
        </w:rPr>
        <w:t>เชีย</w:t>
      </w:r>
      <w:proofErr w:type="spellEnd"/>
      <w:r w:rsidR="00D756E0" w:rsidRPr="00B60D70">
        <w:rPr>
          <w:rFonts w:ascii="TH SarabunPSK" w:hAnsi="TH SarabunPSK" w:cs="TH SarabunPSK" w:hint="cs"/>
          <w:cs/>
          <w:lang w:val="th-TH"/>
        </w:rPr>
        <w:t>ของหน้าตัด</w:t>
      </w:r>
    </w:p>
    <w:p w14:paraId="09B79289" w14:textId="77777777" w:rsidR="006A56B2" w:rsidRPr="00B60D70" w:rsidRDefault="006A56B2" w:rsidP="006A56B2">
      <w:pPr>
        <w:rPr>
          <w:rFonts w:ascii="TH SarabunPSK" w:hAnsi="TH SarabunPSK" w:cs="TH SarabunPSK"/>
        </w:rPr>
      </w:pPr>
    </w:p>
    <w:p w14:paraId="423F4433" w14:textId="143D3A8E" w:rsidR="009E6917" w:rsidRPr="00B60D70" w:rsidRDefault="00B91175" w:rsidP="00054A2B">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656" w:name="_Toc179246093"/>
      <w:bookmarkStart w:id="657" w:name="_Toc179656471"/>
      <w:bookmarkStart w:id="658" w:name="_Toc180609551"/>
      <w:bookmarkStart w:id="659" w:name="_Toc191634167"/>
      <w:r w:rsidRPr="00B60D70">
        <w:rPr>
          <w:rFonts w:ascii="TH SarabunPSK" w:hAnsi="TH SarabunPSK" w:cs="TH SarabunPSK" w:hint="cs"/>
        </w:rPr>
        <w:t xml:space="preserve">CTE </w:t>
      </w:r>
      <w:r w:rsidR="00D756E0" w:rsidRPr="00B60D70">
        <w:rPr>
          <w:rFonts w:ascii="TH SarabunPSK" w:hAnsi="TH SarabunPSK" w:cs="TH SarabunPSK" w:hint="cs"/>
        </w:rPr>
        <w:t xml:space="preserve">223 </w:t>
      </w:r>
      <w:r w:rsidR="00054A2B" w:rsidRPr="00B60D70">
        <w:rPr>
          <w:rFonts w:ascii="TH SarabunPSK" w:hAnsi="TH SarabunPSK" w:cs="TH SarabunPSK" w:hint="cs"/>
          <w:cs/>
        </w:rPr>
        <w:tab/>
      </w:r>
      <w:r w:rsidR="00D756E0" w:rsidRPr="00B60D70">
        <w:rPr>
          <w:rFonts w:ascii="TH SarabunPSK" w:hAnsi="TH SarabunPSK" w:cs="TH SarabunPSK" w:hint="cs"/>
          <w:cs/>
        </w:rPr>
        <w:t xml:space="preserve">การสำรวจ </w:t>
      </w:r>
      <w:r w:rsidR="00D756E0" w:rsidRPr="00B60D70">
        <w:rPr>
          <w:rFonts w:ascii="TH SarabunPSK" w:hAnsi="TH SarabunPSK" w:cs="TH SarabunPSK" w:hint="cs"/>
          <w:cs/>
        </w:rPr>
        <w:tab/>
      </w:r>
      <w:r w:rsidR="00D756E0" w:rsidRPr="00B60D70">
        <w:rPr>
          <w:rFonts w:ascii="TH SarabunPSK" w:hAnsi="TH SarabunPSK" w:cs="TH SarabunPSK" w:hint="cs"/>
        </w:rPr>
        <w:t>3 (</w:t>
      </w:r>
      <w:r w:rsidR="00D756E0" w:rsidRPr="00B60D70">
        <w:rPr>
          <w:rFonts w:ascii="TH SarabunPSK" w:hAnsi="TH SarabunPSK" w:cs="TH SarabunPSK" w:hint="cs"/>
          <w:cs/>
        </w:rPr>
        <w:t>2</w:t>
      </w:r>
      <w:r w:rsidR="00D756E0" w:rsidRPr="00B60D70">
        <w:rPr>
          <w:rFonts w:ascii="TH SarabunPSK" w:hAnsi="TH SarabunPSK" w:cs="TH SarabunPSK" w:hint="cs"/>
        </w:rPr>
        <w:t>-2-6)</w:t>
      </w:r>
      <w:bookmarkEnd w:id="656"/>
      <w:bookmarkEnd w:id="657"/>
      <w:bookmarkEnd w:id="658"/>
      <w:bookmarkEnd w:id="659"/>
    </w:p>
    <w:p w14:paraId="10281F90" w14:textId="77777777" w:rsidR="009E6917" w:rsidRPr="00B60D70" w:rsidRDefault="00D756E0" w:rsidP="00054A2B">
      <w:pPr>
        <w:shd w:val="clear" w:color="auto" w:fill="D9D9D9" w:themeFill="background1" w:themeFillShade="D9"/>
        <w:tabs>
          <w:tab w:val="left" w:pos="993"/>
        </w:tabs>
        <w:rPr>
          <w:rFonts w:ascii="TH SarabunPSK" w:hAnsi="TH SarabunPSK" w:cs="TH SarabunPSK"/>
        </w:rPr>
      </w:pPr>
      <w:r w:rsidRPr="00B60D70">
        <w:rPr>
          <w:rFonts w:ascii="TH SarabunPSK" w:hAnsi="TH SarabunPSK" w:cs="TH SarabunPSK" w:hint="cs"/>
          <w:cs/>
        </w:rPr>
        <w:tab/>
      </w:r>
      <w:r w:rsidRPr="00B60D70">
        <w:rPr>
          <w:rFonts w:ascii="TH SarabunPSK" w:hAnsi="TH SarabunPSK" w:cs="TH SarabunPSK" w:hint="cs"/>
          <w:b/>
          <w:bCs/>
        </w:rPr>
        <w:t>(Surveying)</w:t>
      </w:r>
    </w:p>
    <w:p w14:paraId="6E4F9247" w14:textId="3163D8C1" w:rsidR="009E6917" w:rsidRPr="00B60D70" w:rsidRDefault="00D756E0" w:rsidP="00592146">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054A2B" w:rsidRPr="00B60D70">
        <w:rPr>
          <w:rFonts w:ascii="TH SarabunPSK" w:hAnsi="TH SarabunPSK" w:cs="TH SarabunPSK" w:hint="cs"/>
          <w:cs/>
        </w:rPr>
        <w:t>ไม่มี</w:t>
      </w:r>
    </w:p>
    <w:p w14:paraId="5FD1E532" w14:textId="62B6EBDC" w:rsidR="00CB60D9" w:rsidRPr="00B60D70" w:rsidRDefault="00CB60D9" w:rsidP="00CB60D9">
      <w:pPr>
        <w:ind w:firstLine="720"/>
        <w:rPr>
          <w:rFonts w:ascii="TH SarabunPSK" w:hAnsi="TH SarabunPSK" w:cs="TH SarabunPSK"/>
          <w:lang w:val="th-TH"/>
        </w:rPr>
      </w:pPr>
      <w:bookmarkStart w:id="660" w:name="_Hlk167592290"/>
      <w:r w:rsidRPr="00B60D70">
        <w:rPr>
          <w:rFonts w:ascii="TH SarabunPSK" w:hAnsi="TH SarabunPSK" w:cs="TH SarabunPSK"/>
          <w:cs/>
          <w:lang w:val="th-TH"/>
        </w:rPr>
        <w:t>ความรู้เบื้องต้นเกี่ยวกับการสำรวจและการระดับ</w:t>
      </w:r>
      <w:r w:rsidR="00BD08D1" w:rsidRPr="00B60D70">
        <w:rPr>
          <w:rFonts w:ascii="TH SarabunPSK" w:hAnsi="TH SarabunPSK" w:cs="TH SarabunPSK" w:hint="cs"/>
          <w:cs/>
          <w:lang w:val="th-TH"/>
        </w:rPr>
        <w:t xml:space="preserve"> </w:t>
      </w:r>
      <w:r w:rsidRPr="00B60D70">
        <w:rPr>
          <w:rFonts w:ascii="TH SarabunPSK" w:hAnsi="TH SarabunPSK" w:cs="TH SarabunPSK"/>
          <w:cs/>
          <w:lang w:val="th-TH"/>
        </w:rPr>
        <w:t>หลักการและการประยุกต์ใช้กล้องวัดมุม ความผิดพลาดและการปรับแก้เนื่องจากงานสำรวจ</w:t>
      </w:r>
      <w:r w:rsidR="00BD08D1" w:rsidRPr="00B60D70">
        <w:rPr>
          <w:rFonts w:ascii="TH SarabunPSK" w:hAnsi="TH SarabunPSK" w:cs="TH SarabunPSK" w:hint="cs"/>
          <w:cs/>
          <w:lang w:val="th-TH"/>
        </w:rPr>
        <w:t xml:space="preserve"> </w:t>
      </w:r>
      <w:r w:rsidRPr="00B60D70">
        <w:rPr>
          <w:rFonts w:ascii="TH SarabunPSK" w:hAnsi="TH SarabunPSK" w:cs="TH SarabunPSK"/>
          <w:cs/>
          <w:lang w:val="th-TH"/>
        </w:rPr>
        <w:t>การวัดระยะทางและทิศทาง ความคลาดเคลื่อนและชั้นงานในการสำรวจ การปรับแก้ข้อมูล โครงข่ายสามเหลี่ยม การหาแอซิ</w:t>
      </w:r>
      <w:proofErr w:type="spellStart"/>
      <w:r w:rsidRPr="00B60D70">
        <w:rPr>
          <w:rFonts w:ascii="TH SarabunPSK" w:hAnsi="TH SarabunPSK" w:cs="TH SarabunPSK"/>
          <w:cs/>
          <w:lang w:val="th-TH"/>
        </w:rPr>
        <w:t>มุธ</w:t>
      </w:r>
      <w:proofErr w:type="spellEnd"/>
      <w:r w:rsidRPr="00B60D70">
        <w:rPr>
          <w:rFonts w:ascii="TH SarabunPSK" w:hAnsi="TH SarabunPSK" w:cs="TH SarabunPSK"/>
          <w:cs/>
          <w:lang w:val="th-TH"/>
        </w:rPr>
        <w:t>และระบบพิกัดทางราบของงานวงรอบอย่างละเอียด การทำระดับอย่างละเอียด การสำรวจและเขียนแผนที่ภูมิประเทศ เส้นโครงแผนที่ ระบบพิกัดฉากยูทีเอ็มและหลักการจีพีเอ</w:t>
      </w:r>
      <w:proofErr w:type="spellStart"/>
      <w:r w:rsidRPr="00B60D70">
        <w:rPr>
          <w:rFonts w:ascii="TH SarabunPSK" w:hAnsi="TH SarabunPSK" w:cs="TH SarabunPSK"/>
          <w:cs/>
          <w:lang w:val="th-TH"/>
        </w:rPr>
        <w:t>สเบื้</w:t>
      </w:r>
      <w:proofErr w:type="spellEnd"/>
      <w:r w:rsidRPr="00B60D70">
        <w:rPr>
          <w:rFonts w:ascii="TH SarabunPSK" w:hAnsi="TH SarabunPSK" w:cs="TH SarabunPSK"/>
          <w:cs/>
          <w:lang w:val="th-TH"/>
        </w:rPr>
        <w:t>องต้น</w:t>
      </w:r>
      <w:r w:rsidRPr="00B60D70">
        <w:rPr>
          <w:rFonts w:ascii="TH SarabunPSK" w:hAnsi="TH SarabunPSK" w:cs="TH SarabunPSK"/>
          <w:cs/>
          <w:lang w:val="th-TH"/>
        </w:rPr>
        <w:tab/>
      </w:r>
    </w:p>
    <w:p w14:paraId="3DF704B1" w14:textId="12529345" w:rsidR="009E6917" w:rsidRPr="00B60D70" w:rsidRDefault="00CB60D9" w:rsidP="00CB60D9">
      <w:pPr>
        <w:ind w:firstLine="720"/>
        <w:rPr>
          <w:rFonts w:ascii="TH SarabunPSK" w:hAnsi="TH SarabunPSK" w:cs="TH SarabunPSK"/>
        </w:rPr>
      </w:pPr>
      <w:r w:rsidRPr="00B60D70">
        <w:rPr>
          <w:rFonts w:ascii="TH SarabunPSK" w:hAnsi="TH SarabunPSK" w:cs="TH SarabunPSK"/>
        </w:rPr>
        <w:t xml:space="preserve">Introduction to surveying work and leveling, error and class in surveying, principles and application of theodolites, distance and direction measurement, error in surveying and </w:t>
      </w:r>
      <w:r w:rsidRPr="00B60D70">
        <w:rPr>
          <w:rFonts w:ascii="TH SarabunPSK" w:hAnsi="TH SarabunPSK" w:cs="TH SarabunPSK"/>
        </w:rPr>
        <w:lastRenderedPageBreak/>
        <w:t>acceptable error, data correction, triangulation; precise determination of azimuth, precise traverse plane coordinate system, precise leveling, topographic survey, map plotting; precise leveling, map projection, UTM coordinates and fundamental of GPS system.</w:t>
      </w:r>
      <w:r w:rsidR="00D756E0" w:rsidRPr="00B60D70">
        <w:rPr>
          <w:rFonts w:ascii="TH SarabunPSK" w:hAnsi="TH SarabunPSK" w:cs="TH SarabunPSK" w:hint="cs"/>
        </w:rPr>
        <w:tab/>
      </w:r>
    </w:p>
    <w:bookmarkEnd w:id="660"/>
    <w:p w14:paraId="487BD5A3" w14:textId="77777777"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51BFB82A" w14:textId="7245B463" w:rsidR="009E6917" w:rsidRPr="00B60D70" w:rsidRDefault="00D756E0" w:rsidP="00FF7D50">
      <w:pPr>
        <w:pStyle w:val="af9"/>
        <w:numPr>
          <w:ilvl w:val="0"/>
          <w:numId w:val="34"/>
        </w:numPr>
        <w:ind w:left="851" w:hanging="284"/>
        <w:rPr>
          <w:rFonts w:ascii="TH SarabunPSK" w:hAnsi="TH SarabunPSK" w:cs="TH SarabunPSK"/>
        </w:rPr>
      </w:pPr>
      <w:bookmarkStart w:id="661" w:name="_Hlk167592266"/>
      <w:r w:rsidRPr="00B60D70">
        <w:rPr>
          <w:rFonts w:ascii="TH SarabunPSK" w:hAnsi="TH SarabunPSK" w:cs="TH SarabunPSK" w:hint="cs"/>
          <w:cs/>
          <w:lang w:val="th-TH"/>
        </w:rPr>
        <w:t>ปรับแก้และหาค่าความคลาดเคลื่อนในการวัดระยะทาง</w:t>
      </w:r>
    </w:p>
    <w:p w14:paraId="4308F6F4" w14:textId="009F405C" w:rsidR="009E6917" w:rsidRPr="00B60D70" w:rsidRDefault="00D756E0" w:rsidP="00FF7D50">
      <w:pPr>
        <w:pStyle w:val="af9"/>
        <w:numPr>
          <w:ilvl w:val="0"/>
          <w:numId w:val="34"/>
        </w:numPr>
        <w:ind w:left="851" w:hanging="284"/>
        <w:rPr>
          <w:rFonts w:ascii="TH SarabunPSK" w:hAnsi="TH SarabunPSK" w:cs="TH SarabunPSK"/>
        </w:rPr>
      </w:pPr>
      <w:r w:rsidRPr="00B60D70">
        <w:rPr>
          <w:rFonts w:ascii="TH SarabunPSK" w:hAnsi="TH SarabunPSK" w:cs="TH SarabunPSK" w:hint="cs"/>
          <w:cs/>
          <w:lang w:val="th-TH"/>
        </w:rPr>
        <w:t>คำนวณและปรับแก้ค่าระดับ</w:t>
      </w:r>
    </w:p>
    <w:p w14:paraId="49F6C45C" w14:textId="00B8EDC8" w:rsidR="009E6917" w:rsidRPr="00B60D70" w:rsidRDefault="00D756E0" w:rsidP="00FF7D50">
      <w:pPr>
        <w:pStyle w:val="af9"/>
        <w:numPr>
          <w:ilvl w:val="0"/>
          <w:numId w:val="34"/>
        </w:numPr>
        <w:ind w:left="851" w:hanging="284"/>
        <w:rPr>
          <w:rFonts w:ascii="TH SarabunPSK" w:hAnsi="TH SarabunPSK" w:cs="TH SarabunPSK"/>
          <w:b/>
          <w:bCs/>
        </w:rPr>
      </w:pPr>
      <w:r w:rsidRPr="00B60D70">
        <w:rPr>
          <w:rFonts w:ascii="TH SarabunPSK" w:hAnsi="TH SarabunPSK" w:cs="TH SarabunPSK" w:hint="cs"/>
          <w:cs/>
          <w:lang w:val="th-TH"/>
        </w:rPr>
        <w:t>คำนวณมุมแอซิ</w:t>
      </w:r>
      <w:proofErr w:type="spellStart"/>
      <w:r w:rsidRPr="00B60D70">
        <w:rPr>
          <w:rFonts w:ascii="TH SarabunPSK" w:hAnsi="TH SarabunPSK" w:cs="TH SarabunPSK" w:hint="cs"/>
          <w:cs/>
          <w:lang w:val="th-TH"/>
        </w:rPr>
        <w:t>มุธ</w:t>
      </w:r>
      <w:proofErr w:type="spellEnd"/>
      <w:r w:rsidRPr="00B60D70">
        <w:rPr>
          <w:rFonts w:ascii="TH SarabunPSK" w:hAnsi="TH SarabunPSK" w:cs="TH SarabunPSK" w:hint="cs"/>
          <w:cs/>
          <w:lang w:val="th-TH"/>
        </w:rPr>
        <w:t xml:space="preserve"> และระบบพิกัด ในงานวงรอบ</w:t>
      </w:r>
    </w:p>
    <w:bookmarkEnd w:id="661"/>
    <w:p w14:paraId="6A9B00B3" w14:textId="77777777" w:rsidR="009E6917" w:rsidRPr="00B60D70" w:rsidRDefault="009E6917" w:rsidP="00592146">
      <w:pPr>
        <w:rPr>
          <w:rFonts w:ascii="TH SarabunPSK" w:hAnsi="TH SarabunPSK" w:cs="TH SarabunPSK"/>
        </w:rPr>
      </w:pPr>
    </w:p>
    <w:p w14:paraId="5776D2EE" w14:textId="2F058FC3" w:rsidR="009E6917" w:rsidRPr="00B60D70" w:rsidRDefault="00B91175" w:rsidP="00054A2B">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662" w:name="_Toc179246094"/>
      <w:bookmarkStart w:id="663" w:name="_Toc179656472"/>
      <w:bookmarkStart w:id="664" w:name="_Toc180609552"/>
      <w:bookmarkStart w:id="665" w:name="_Toc191634168"/>
      <w:r w:rsidRPr="00B60D70">
        <w:rPr>
          <w:rFonts w:ascii="TH SarabunPSK" w:hAnsi="TH SarabunPSK" w:cs="TH SarabunPSK" w:hint="cs"/>
        </w:rPr>
        <w:t xml:space="preserve">CTE </w:t>
      </w:r>
      <w:r w:rsidR="00D756E0" w:rsidRPr="00B60D70">
        <w:rPr>
          <w:rFonts w:ascii="TH SarabunPSK" w:hAnsi="TH SarabunPSK" w:cs="TH SarabunPSK" w:hint="cs"/>
          <w:cs/>
        </w:rPr>
        <w:t xml:space="preserve">225 </w:t>
      </w:r>
      <w:r w:rsidR="00054A2B" w:rsidRPr="00B60D70">
        <w:rPr>
          <w:rFonts w:ascii="TH SarabunPSK" w:hAnsi="TH SarabunPSK" w:cs="TH SarabunPSK" w:hint="cs"/>
          <w:cs/>
        </w:rPr>
        <w:tab/>
      </w:r>
      <w:r w:rsidR="00D756E0" w:rsidRPr="00B60D70">
        <w:rPr>
          <w:rFonts w:ascii="TH SarabunPSK" w:hAnsi="TH SarabunPSK" w:cs="TH SarabunPSK" w:hint="cs"/>
          <w:cs/>
        </w:rPr>
        <w:t xml:space="preserve">การฝึกภาคสนามวิชาสำรวจ </w:t>
      </w:r>
      <w:r w:rsidR="00D756E0" w:rsidRPr="00B60D70">
        <w:rPr>
          <w:rFonts w:ascii="TH SarabunPSK" w:hAnsi="TH SarabunPSK" w:cs="TH SarabunPSK" w:hint="cs"/>
        </w:rPr>
        <w:tab/>
      </w:r>
      <w:r w:rsidR="00D756E0" w:rsidRPr="00B60D70">
        <w:rPr>
          <w:rFonts w:ascii="TH SarabunPSK" w:hAnsi="TH SarabunPSK" w:cs="TH SarabunPSK" w:hint="cs"/>
          <w:cs/>
        </w:rPr>
        <w:t>1 (</w:t>
      </w:r>
      <w:r w:rsidR="00D756E0" w:rsidRPr="00B60D70">
        <w:rPr>
          <w:rFonts w:ascii="TH SarabunPSK" w:hAnsi="TH SarabunPSK" w:cs="TH SarabunPSK" w:hint="cs"/>
        </w:rPr>
        <w:t>S/U)</w:t>
      </w:r>
      <w:bookmarkEnd w:id="662"/>
      <w:bookmarkEnd w:id="663"/>
      <w:bookmarkEnd w:id="664"/>
      <w:bookmarkEnd w:id="665"/>
    </w:p>
    <w:p w14:paraId="0486D0A0" w14:textId="77777777" w:rsidR="009E6917" w:rsidRPr="00B60D70" w:rsidRDefault="00D756E0" w:rsidP="00054A2B">
      <w:pPr>
        <w:shd w:val="clear" w:color="auto" w:fill="D9D9D9" w:themeFill="background1" w:themeFillShade="D9"/>
        <w:tabs>
          <w:tab w:val="left" w:pos="993"/>
        </w:tabs>
        <w:rPr>
          <w:rFonts w:ascii="TH SarabunPSK" w:hAnsi="TH SarabunPSK" w:cs="TH SarabunPSK"/>
        </w:rPr>
      </w:pPr>
      <w:r w:rsidRPr="00B60D70">
        <w:rPr>
          <w:rFonts w:ascii="TH SarabunPSK" w:hAnsi="TH SarabunPSK" w:cs="TH SarabunPSK" w:hint="cs"/>
          <w:cs/>
        </w:rPr>
        <w:tab/>
      </w:r>
      <w:r w:rsidRPr="00B60D70">
        <w:rPr>
          <w:rFonts w:ascii="TH SarabunPSK" w:hAnsi="TH SarabunPSK" w:cs="TH SarabunPSK" w:hint="cs"/>
          <w:b/>
          <w:bCs/>
        </w:rPr>
        <w:t>(Surveying Field Camp</w:t>
      </w:r>
      <w:r w:rsidRPr="00B60D70">
        <w:rPr>
          <w:rFonts w:ascii="TH SarabunPSK" w:hAnsi="TH SarabunPSK" w:cs="TH SarabunPSK" w:hint="cs"/>
          <w:b/>
          <w:bCs/>
          <w:cs/>
        </w:rPr>
        <w:t>)</w:t>
      </w:r>
    </w:p>
    <w:p w14:paraId="42FE4DA3" w14:textId="638A887E"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 xml:space="preserve">: </w:t>
      </w:r>
      <w:r w:rsidR="00B91175" w:rsidRPr="00B60D70">
        <w:rPr>
          <w:rFonts w:ascii="TH SarabunPSK" w:hAnsi="TH SarabunPSK" w:cs="TH SarabunPSK" w:hint="cs"/>
          <w:b/>
          <w:bCs/>
        </w:rPr>
        <w:t xml:space="preserve">CTE </w:t>
      </w:r>
      <w:r w:rsidRPr="00B60D70">
        <w:rPr>
          <w:rFonts w:ascii="TH SarabunPSK" w:hAnsi="TH SarabunPSK" w:cs="TH SarabunPSK" w:hint="cs"/>
          <w:b/>
          <w:bCs/>
        </w:rPr>
        <w:t>223</w:t>
      </w:r>
    </w:p>
    <w:p w14:paraId="30F532F1" w14:textId="77777777" w:rsidR="009E6917" w:rsidRPr="00B60D70" w:rsidRDefault="00D756E0" w:rsidP="00054A2B">
      <w:pPr>
        <w:ind w:firstLine="720"/>
        <w:rPr>
          <w:rFonts w:ascii="TH SarabunPSK" w:hAnsi="TH SarabunPSK" w:cs="TH SarabunPSK"/>
        </w:rPr>
      </w:pPr>
      <w:r w:rsidRPr="00B60D70">
        <w:rPr>
          <w:rFonts w:ascii="TH SarabunPSK" w:hAnsi="TH SarabunPSK" w:cs="TH SarabunPSK" w:hint="cs"/>
          <w:cs/>
          <w:lang w:val="th-TH"/>
        </w:rPr>
        <w:t xml:space="preserve">การสำรวจนอกสถานที่เป็นระยะเวลารวม </w:t>
      </w:r>
      <w:r w:rsidRPr="00B60D70">
        <w:rPr>
          <w:rFonts w:ascii="TH SarabunPSK" w:hAnsi="TH SarabunPSK" w:cs="TH SarabunPSK" w:hint="cs"/>
          <w:cs/>
        </w:rPr>
        <w:t xml:space="preserve">80 </w:t>
      </w:r>
      <w:r w:rsidRPr="00B60D70">
        <w:rPr>
          <w:rFonts w:ascii="TH SarabunPSK" w:hAnsi="TH SarabunPSK" w:cs="TH SarabunPSK" w:hint="cs"/>
          <w:cs/>
          <w:lang w:val="th-TH"/>
        </w:rPr>
        <w:t>ชั่วโมง โดยมีงานสนามดังนี้ การวางแนวทางในการสำรวจและการทำวงรอบการวางโค้งการหาปริมาตรและพื้นที่ของงานดินโดยการทำระดับตามแนวยาวและตามขวางซึ่งเป็นการสำรวจเส้นทางและการสำรวจก่อสร้างการหาเส้นชั้นความสูงการทำโครงข่ายสามเหลี่ยม การทำแผนที่ภูมิประเทศและการเก็บรายละเอียด การทำแผนที่ด้วยโดรน จีพีเอส ซึ่งแต่ละกลุ่มจะทำรายงานผลแต่ละงานทุกชิ้น</w:t>
      </w:r>
    </w:p>
    <w:p w14:paraId="49B02164" w14:textId="77777777" w:rsidR="009E6917" w:rsidRPr="00B60D70" w:rsidRDefault="00D756E0" w:rsidP="00054A2B">
      <w:pPr>
        <w:ind w:firstLine="720"/>
        <w:rPr>
          <w:rFonts w:ascii="TH SarabunPSK" w:hAnsi="TH SarabunPSK" w:cs="TH SarabunPSK"/>
        </w:rPr>
      </w:pPr>
      <w:r w:rsidRPr="00B60D70">
        <w:rPr>
          <w:rFonts w:ascii="TH SarabunPSK" w:hAnsi="TH SarabunPSK" w:cs="TH SarabunPSK" w:hint="cs"/>
        </w:rPr>
        <w:t>An eighty-hour field camp. Field exercises include: plan and management</w:t>
      </w:r>
      <w:r w:rsidRPr="00B60D70">
        <w:rPr>
          <w:rFonts w:ascii="TH SarabunPSK" w:hAnsi="TH SarabunPSK" w:cs="TH SarabunPSK" w:hint="cs"/>
          <w:cs/>
        </w:rPr>
        <w:t xml:space="preserve"> </w:t>
      </w:r>
      <w:r w:rsidRPr="00B60D70">
        <w:rPr>
          <w:rFonts w:ascii="TH SarabunPSK" w:hAnsi="TH SarabunPSK" w:cs="TH SarabunPSK" w:hint="cs"/>
        </w:rPr>
        <w:t>surveying works, reconnaissance survey, alignment survey and traverse, volume and</w:t>
      </w:r>
      <w:r w:rsidRPr="00B60D70">
        <w:rPr>
          <w:rFonts w:ascii="TH SarabunPSK" w:hAnsi="TH SarabunPSK" w:cs="TH SarabunPSK" w:hint="cs"/>
          <w:cs/>
        </w:rPr>
        <w:t xml:space="preserve"> </w:t>
      </w:r>
      <w:r w:rsidRPr="00B60D70">
        <w:rPr>
          <w:rFonts w:ascii="TH SarabunPSK" w:hAnsi="TH SarabunPSK" w:cs="TH SarabunPSK" w:hint="cs"/>
        </w:rPr>
        <w:t>area of earth work by computer program, construction survey, contours, topographic</w:t>
      </w:r>
      <w:r w:rsidRPr="00B60D70">
        <w:rPr>
          <w:rFonts w:ascii="TH SarabunPSK" w:hAnsi="TH SarabunPSK" w:cs="TH SarabunPSK" w:hint="cs"/>
          <w:cs/>
        </w:rPr>
        <w:t xml:space="preserve"> </w:t>
      </w:r>
      <w:r w:rsidRPr="00B60D70">
        <w:rPr>
          <w:rFonts w:ascii="TH SarabunPSK" w:hAnsi="TH SarabunPSK" w:cs="TH SarabunPSK" w:hint="cs"/>
        </w:rPr>
        <w:t>map, drone mapping, GPS. In addition to group field reports on each exercise.</w:t>
      </w:r>
    </w:p>
    <w:p w14:paraId="04FDCB01" w14:textId="0C02B593"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1620028E" w14:textId="0D418EFD" w:rsidR="009E6917" w:rsidRPr="00B60D70" w:rsidRDefault="0025378A" w:rsidP="00FF7D50">
      <w:pPr>
        <w:pStyle w:val="af9"/>
        <w:numPr>
          <w:ilvl w:val="0"/>
          <w:numId w:val="35"/>
        </w:numPr>
        <w:rPr>
          <w:rFonts w:ascii="TH SarabunPSK" w:hAnsi="TH SarabunPSK" w:cs="TH SarabunPSK"/>
        </w:rPr>
      </w:pPr>
      <w:r w:rsidRPr="00B60D70">
        <w:rPr>
          <w:rFonts w:ascii="TH SarabunPSK" w:hAnsi="TH SarabunPSK" w:cs="TH SarabunPSK" w:hint="cs"/>
          <w:cs/>
        </w:rPr>
        <w:t>ปฏิบัติการทำ</w:t>
      </w:r>
      <w:r w:rsidR="00D756E0" w:rsidRPr="00B60D70">
        <w:rPr>
          <w:rFonts w:ascii="TH SarabunPSK" w:hAnsi="TH SarabunPSK" w:cs="TH SarabunPSK" w:hint="cs"/>
          <w:cs/>
          <w:lang w:val="th-TH"/>
        </w:rPr>
        <w:t>ระดับแบบเดี่ยวและโครงข่ายระดับ</w:t>
      </w:r>
    </w:p>
    <w:p w14:paraId="650ECD56" w14:textId="6AF6EB49" w:rsidR="009E6917" w:rsidRPr="00B60D70" w:rsidRDefault="0017243E" w:rsidP="00FF7D50">
      <w:pPr>
        <w:pStyle w:val="af9"/>
        <w:numPr>
          <w:ilvl w:val="0"/>
          <w:numId w:val="35"/>
        </w:numPr>
        <w:rPr>
          <w:rFonts w:ascii="TH SarabunPSK" w:hAnsi="TH SarabunPSK" w:cs="TH SarabunPSK"/>
        </w:rPr>
      </w:pPr>
      <w:r w:rsidRPr="00B60D70">
        <w:rPr>
          <w:rFonts w:ascii="TH SarabunPSK" w:hAnsi="TH SarabunPSK" w:cs="TH SarabunPSK" w:hint="cs"/>
          <w:cs/>
          <w:lang w:val="th-TH"/>
        </w:rPr>
        <w:t>ปฏิบัติการทำ</w:t>
      </w:r>
      <w:r w:rsidR="00D756E0" w:rsidRPr="00B60D70">
        <w:rPr>
          <w:rFonts w:ascii="TH SarabunPSK" w:hAnsi="TH SarabunPSK" w:cs="TH SarabunPSK" w:hint="cs"/>
          <w:cs/>
          <w:lang w:val="th-TH"/>
        </w:rPr>
        <w:t>วงรอบเดี่ยวและโครงข่ายวงรอบ</w:t>
      </w:r>
    </w:p>
    <w:p w14:paraId="03E84E96" w14:textId="259A4A86" w:rsidR="009E6917" w:rsidRPr="00B60D70" w:rsidRDefault="0017243E" w:rsidP="00FF7D50">
      <w:pPr>
        <w:pStyle w:val="af9"/>
        <w:numPr>
          <w:ilvl w:val="0"/>
          <w:numId w:val="35"/>
        </w:numPr>
        <w:rPr>
          <w:rFonts w:ascii="TH SarabunPSK" w:hAnsi="TH SarabunPSK" w:cs="TH SarabunPSK"/>
        </w:rPr>
      </w:pPr>
      <w:r w:rsidRPr="00B60D70">
        <w:rPr>
          <w:rFonts w:ascii="TH SarabunPSK" w:hAnsi="TH SarabunPSK" w:cs="TH SarabunPSK" w:hint="cs"/>
          <w:cs/>
          <w:lang w:val="th-TH"/>
        </w:rPr>
        <w:t>ปฏิบัติการเขียน</w:t>
      </w:r>
      <w:r w:rsidR="00D756E0" w:rsidRPr="00B60D70">
        <w:rPr>
          <w:rFonts w:ascii="TH SarabunPSK" w:hAnsi="TH SarabunPSK" w:cs="TH SarabunPSK" w:hint="cs"/>
          <w:cs/>
          <w:lang w:val="th-TH"/>
        </w:rPr>
        <w:t>แผนที่เส้นชั้นความสูง</w:t>
      </w:r>
    </w:p>
    <w:p w14:paraId="0A23A616" w14:textId="77777777" w:rsidR="009E6917" w:rsidRPr="00B60D70" w:rsidRDefault="009E6917" w:rsidP="00592146">
      <w:pPr>
        <w:rPr>
          <w:rFonts w:ascii="TH SarabunPSK" w:hAnsi="TH SarabunPSK" w:cs="TH SarabunPSK"/>
        </w:rPr>
      </w:pPr>
    </w:p>
    <w:p w14:paraId="14A7465A" w14:textId="119A0FB6" w:rsidR="009E6917" w:rsidRPr="00B60D70" w:rsidRDefault="00B91175" w:rsidP="00054A2B">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666" w:name="_Toc179246095"/>
      <w:bookmarkStart w:id="667" w:name="_Toc179656473"/>
      <w:bookmarkStart w:id="668" w:name="_Toc180609553"/>
      <w:bookmarkStart w:id="669" w:name="_Toc191634169"/>
      <w:bookmarkStart w:id="670" w:name="_Toc161400040"/>
      <w:bookmarkStart w:id="671" w:name="_Toc161496952"/>
      <w:r w:rsidRPr="00B60D70">
        <w:rPr>
          <w:rFonts w:ascii="TH SarabunPSK" w:hAnsi="TH SarabunPSK" w:cs="TH SarabunPSK" w:hint="cs"/>
        </w:rPr>
        <w:t xml:space="preserve">CTE </w:t>
      </w:r>
      <w:r w:rsidR="00D756E0" w:rsidRPr="00B60D70">
        <w:rPr>
          <w:rFonts w:ascii="TH SarabunPSK" w:hAnsi="TH SarabunPSK" w:cs="TH SarabunPSK" w:hint="cs"/>
        </w:rPr>
        <w:t xml:space="preserve">351 </w:t>
      </w:r>
      <w:r w:rsidR="00054A2B" w:rsidRPr="00B60D70">
        <w:rPr>
          <w:rFonts w:ascii="TH SarabunPSK" w:hAnsi="TH SarabunPSK" w:cs="TH SarabunPSK" w:hint="cs"/>
          <w:cs/>
        </w:rPr>
        <w:tab/>
      </w:r>
      <w:r w:rsidR="00EC3841" w:rsidRPr="00B60D70">
        <w:rPr>
          <w:rFonts w:ascii="TH SarabunPSK" w:hAnsi="TH SarabunPSK" w:cs="TH SarabunPSK" w:hint="cs"/>
          <w:cs/>
        </w:rPr>
        <w:t>กลศาสตร์ของดิน</w:t>
      </w:r>
      <w:r w:rsidR="00D756E0" w:rsidRPr="00B60D70">
        <w:rPr>
          <w:rFonts w:ascii="TH SarabunPSK" w:hAnsi="TH SarabunPSK" w:cs="TH SarabunPSK" w:hint="cs"/>
          <w:cs/>
        </w:rPr>
        <w:tab/>
        <w:t xml:space="preserve">3 </w:t>
      </w:r>
      <w:r w:rsidR="00D756E0" w:rsidRPr="00B60D70">
        <w:rPr>
          <w:rFonts w:ascii="TH SarabunPSK" w:hAnsi="TH SarabunPSK" w:cs="TH SarabunPSK" w:hint="cs"/>
        </w:rPr>
        <w:t>(3-0-6)</w:t>
      </w:r>
      <w:bookmarkEnd w:id="666"/>
      <w:bookmarkEnd w:id="667"/>
      <w:bookmarkEnd w:id="668"/>
      <w:bookmarkEnd w:id="669"/>
    </w:p>
    <w:p w14:paraId="49C8AC7B" w14:textId="77777777" w:rsidR="009E6917" w:rsidRPr="00B60D70" w:rsidRDefault="00D756E0" w:rsidP="00054A2B">
      <w:pPr>
        <w:shd w:val="clear" w:color="auto" w:fill="D9D9D9" w:themeFill="background1" w:themeFillShade="D9"/>
        <w:tabs>
          <w:tab w:val="left" w:pos="993"/>
        </w:tabs>
        <w:rPr>
          <w:rFonts w:ascii="TH SarabunPSK" w:hAnsi="TH SarabunPSK" w:cs="TH SarabunPSK"/>
          <w:b/>
          <w:bCs/>
        </w:rPr>
      </w:pPr>
      <w:r w:rsidRPr="00B60D70">
        <w:rPr>
          <w:rFonts w:ascii="TH SarabunPSK" w:hAnsi="TH SarabunPSK" w:cs="TH SarabunPSK" w:hint="cs"/>
          <w:b/>
          <w:bCs/>
          <w:cs/>
        </w:rPr>
        <w:tab/>
      </w:r>
      <w:r w:rsidRPr="00B60D70">
        <w:rPr>
          <w:rFonts w:ascii="TH SarabunPSK" w:hAnsi="TH SarabunPSK" w:cs="TH SarabunPSK" w:hint="cs"/>
          <w:b/>
          <w:bCs/>
        </w:rPr>
        <w:t>(Soil Mechanics)</w:t>
      </w:r>
    </w:p>
    <w:p w14:paraId="328DBBD5" w14:textId="58D5C28E" w:rsidR="009E6917" w:rsidRPr="00B60D70" w:rsidRDefault="00D756E0" w:rsidP="00592146">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054A2B" w:rsidRPr="00B60D70">
        <w:rPr>
          <w:rFonts w:ascii="TH SarabunPSK" w:hAnsi="TH SarabunPSK" w:cs="TH SarabunPSK" w:hint="cs"/>
          <w:cs/>
        </w:rPr>
        <w:t>ไม่มี</w:t>
      </w:r>
    </w:p>
    <w:p w14:paraId="774CCCC4" w14:textId="574495B9" w:rsidR="009E6917" w:rsidRPr="00B60D70" w:rsidRDefault="00D756E0" w:rsidP="00054A2B">
      <w:pPr>
        <w:ind w:firstLine="720"/>
        <w:rPr>
          <w:rFonts w:ascii="TH SarabunPSK" w:hAnsi="TH SarabunPSK" w:cs="TH SarabunPSK"/>
        </w:rPr>
      </w:pPr>
      <w:r w:rsidRPr="00B60D70">
        <w:rPr>
          <w:rFonts w:ascii="TH SarabunPSK" w:hAnsi="TH SarabunPSK" w:cs="TH SarabunPSK" w:hint="cs"/>
          <w:cs/>
          <w:lang w:val="th-TH"/>
        </w:rPr>
        <w:t>การกำเนิดของดิน คุณสมบัติและดัชนีเพื่อการจำแนกประเภทของดิน การบดอัดดิน การซึมผ่านและการไหลของน้ำในดิน ความเค้นประสิทธิผล การกระจายความเค้นในมวลดิน กำลังรับแรงเฉือนของดิน การยุบตัวของดิน ทฤษฎีแรงดันดินด้านข้าง</w:t>
      </w:r>
      <w:r w:rsidRPr="00B60D70">
        <w:rPr>
          <w:rFonts w:ascii="TH SarabunPSK" w:hAnsi="TH SarabunPSK" w:cs="TH SarabunPSK" w:hint="cs"/>
        </w:rPr>
        <w:t xml:space="preserve"> </w:t>
      </w:r>
      <w:r w:rsidRPr="00B60D70">
        <w:rPr>
          <w:rFonts w:ascii="TH SarabunPSK" w:hAnsi="TH SarabunPSK" w:cs="TH SarabunPSK" w:hint="cs"/>
          <w:cs/>
          <w:lang w:val="th-TH"/>
        </w:rPr>
        <w:t>โปรแกรมคอมพิวเตอร์เพื่อการวิเคราะห์งานดินทางวิศวกรรมโยธา</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 xml:space="preserve"> </w:t>
      </w:r>
      <w:r w:rsidRPr="00B60D70">
        <w:rPr>
          <w:rFonts w:ascii="TH SarabunPSK" w:hAnsi="TH SarabunPSK" w:cs="TH SarabunPSK" w:hint="cs"/>
          <w:cs/>
        </w:rPr>
        <w:tab/>
      </w:r>
      <w:r w:rsidRPr="00B60D70">
        <w:rPr>
          <w:rFonts w:ascii="TH SarabunPSK" w:hAnsi="TH SarabunPSK" w:cs="TH SarabunPSK" w:hint="cs"/>
        </w:rPr>
        <w:t xml:space="preserve">Soil formation, Index properties and classification of soil, Compaction, Permeability and </w:t>
      </w:r>
      <w:r w:rsidRPr="00B60D70">
        <w:rPr>
          <w:rFonts w:ascii="TH SarabunPSK" w:hAnsi="TH SarabunPSK" w:cs="TH SarabunPSK" w:hint="cs"/>
        </w:rPr>
        <w:lastRenderedPageBreak/>
        <w:t>flow of water in soil, Effective stresses, Stress distribution in soil mass, Shear strength of soil, Compressibility of soils and Lateral earth pressure theory.</w:t>
      </w:r>
      <w:r w:rsidRPr="00B60D70">
        <w:rPr>
          <w:rFonts w:ascii="TH SarabunPSK" w:hAnsi="TH SarabunPSK" w:cs="TH SarabunPSK" w:hint="cs"/>
          <w:cs/>
        </w:rPr>
        <w:t xml:space="preserve"> </w:t>
      </w:r>
      <w:r w:rsidRPr="00B60D70">
        <w:rPr>
          <w:rFonts w:ascii="TH SarabunPSK" w:hAnsi="TH SarabunPSK" w:cs="TH SarabunPSK" w:hint="cs"/>
        </w:rPr>
        <w:t>Using software for analyzing earthworks in civil engineering.</w:t>
      </w:r>
      <w:r w:rsidRPr="00B60D70">
        <w:rPr>
          <w:rFonts w:ascii="TH SarabunPSK" w:hAnsi="TH SarabunPSK" w:cs="TH SarabunPSK" w:hint="cs"/>
        </w:rPr>
        <w:tab/>
      </w:r>
    </w:p>
    <w:p w14:paraId="53022A5F" w14:textId="77777777"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304C94D9" w14:textId="77777777" w:rsidR="009B61B5" w:rsidRPr="00B60D70" w:rsidRDefault="009B61B5" w:rsidP="00FF7D50">
      <w:pPr>
        <w:pStyle w:val="af9"/>
        <w:numPr>
          <w:ilvl w:val="0"/>
          <w:numId w:val="36"/>
        </w:numPr>
        <w:ind w:left="567" w:hanging="283"/>
        <w:rPr>
          <w:rFonts w:ascii="TH SarabunPSK" w:hAnsi="TH SarabunPSK" w:cs="TH SarabunPSK"/>
          <w:lang w:val="th-TH"/>
        </w:rPr>
      </w:pPr>
      <w:r w:rsidRPr="00B60D70">
        <w:rPr>
          <w:rFonts w:ascii="TH SarabunPSK" w:hAnsi="TH SarabunPSK" w:cs="TH SarabunPSK"/>
          <w:cs/>
          <w:lang w:val="th-TH"/>
        </w:rPr>
        <w:t>อธิบายการกำเนิดดิน คุณสมบัติของดินในทางวิศวกรรม จำแนกประเภทของดินในทางวิศวกรรม การบดอัดดินได้ และเลือกนำไปใช้งานทางวิศวกรรมให้เหมาะสม</w:t>
      </w:r>
    </w:p>
    <w:p w14:paraId="7599D287" w14:textId="579A5662" w:rsidR="009E6917" w:rsidRPr="00B60D70" w:rsidRDefault="009B61B5" w:rsidP="00FF7D50">
      <w:pPr>
        <w:pStyle w:val="af9"/>
        <w:numPr>
          <w:ilvl w:val="0"/>
          <w:numId w:val="36"/>
        </w:numPr>
        <w:ind w:left="567" w:hanging="283"/>
        <w:rPr>
          <w:rFonts w:ascii="TH SarabunPSK" w:hAnsi="TH SarabunPSK" w:cs="TH SarabunPSK"/>
        </w:rPr>
      </w:pPr>
      <w:r w:rsidRPr="00B60D70">
        <w:rPr>
          <w:rFonts w:ascii="TH SarabunPSK" w:hAnsi="TH SarabunPSK" w:cs="TH SarabunPSK"/>
          <w:cs/>
          <w:lang w:val="th-TH"/>
        </w:rPr>
        <w:t>แสดงรายการคำนวณทางกลศาสตร์ของดิน ได้แก่ การไหลซึมผ่านของน้ำใต้ดิน ความเค้นของดิน แรงเฉือน การยุบตัวและแรงดันดินด้าน</w:t>
      </w:r>
      <w:r w:rsidR="00C65EAC" w:rsidRPr="00B60D70">
        <w:rPr>
          <w:rFonts w:ascii="TH SarabunPSK" w:hAnsi="TH SarabunPSK" w:cs="TH SarabunPSK" w:hint="cs"/>
          <w:cs/>
          <w:lang w:val="th-TH"/>
        </w:rPr>
        <w:t>ข้</w:t>
      </w:r>
      <w:r w:rsidRPr="00B60D70">
        <w:rPr>
          <w:rFonts w:ascii="TH SarabunPSK" w:hAnsi="TH SarabunPSK" w:cs="TH SarabunPSK"/>
          <w:cs/>
          <w:lang w:val="th-TH"/>
        </w:rPr>
        <w:t>าง</w:t>
      </w:r>
      <w:r w:rsidR="00D756E0" w:rsidRPr="00B60D70">
        <w:rPr>
          <w:rFonts w:ascii="TH SarabunPSK" w:hAnsi="TH SarabunPSK" w:cs="TH SarabunPSK" w:hint="cs"/>
          <w:cs/>
          <w:lang w:val="th-TH"/>
        </w:rPr>
        <w:t>อธิบายและคำนวณทฤษฎีแรงดันดินด้านข้างได้</w:t>
      </w:r>
      <w:r w:rsidR="00BD7F9D" w:rsidRPr="00B60D70">
        <w:rPr>
          <w:rFonts w:ascii="TH SarabunPSK" w:hAnsi="TH SarabunPSK" w:cs="TH SarabunPSK" w:hint="cs"/>
          <w:cs/>
          <w:lang w:val="th-TH"/>
        </w:rPr>
        <w:t xml:space="preserve">   </w:t>
      </w:r>
      <w:r w:rsidR="00D756E0" w:rsidRPr="00B60D70">
        <w:rPr>
          <w:rFonts w:ascii="TH SarabunPSK" w:hAnsi="TH SarabunPSK" w:cs="TH SarabunPSK" w:hint="cs"/>
          <w:cs/>
          <w:lang w:val="th-TH"/>
        </w:rPr>
        <w:t xml:space="preserve"> </w:t>
      </w:r>
      <w:r w:rsidR="00D756E0" w:rsidRPr="00B60D70">
        <w:rPr>
          <w:rFonts w:ascii="TH SarabunPSK" w:hAnsi="TH SarabunPSK" w:cs="TH SarabunPSK" w:hint="cs"/>
          <w:cs/>
        </w:rPr>
        <w:tab/>
      </w:r>
    </w:p>
    <w:p w14:paraId="55A1AD2E" w14:textId="77777777" w:rsidR="009E6917" w:rsidRPr="00B60D70" w:rsidRDefault="009E6917" w:rsidP="00592146">
      <w:pPr>
        <w:rPr>
          <w:rFonts w:ascii="TH SarabunPSK" w:hAnsi="TH SarabunPSK" w:cs="TH SarabunPSK"/>
        </w:rPr>
      </w:pPr>
    </w:p>
    <w:p w14:paraId="367DAE1B" w14:textId="170B9C72" w:rsidR="009E6917" w:rsidRPr="00B60D70" w:rsidRDefault="00B91175" w:rsidP="00054A2B">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672" w:name="_Toc179246096"/>
      <w:bookmarkStart w:id="673" w:name="_Toc179656474"/>
      <w:bookmarkStart w:id="674" w:name="_Toc180609554"/>
      <w:bookmarkStart w:id="675" w:name="_Toc191634170"/>
      <w:r w:rsidRPr="00B60D70">
        <w:rPr>
          <w:rFonts w:ascii="TH SarabunPSK" w:hAnsi="TH SarabunPSK" w:cs="TH SarabunPSK" w:hint="cs"/>
        </w:rPr>
        <w:t xml:space="preserve">CTE </w:t>
      </w:r>
      <w:r w:rsidR="00D756E0" w:rsidRPr="00B60D70">
        <w:rPr>
          <w:rFonts w:ascii="TH SarabunPSK" w:hAnsi="TH SarabunPSK" w:cs="TH SarabunPSK" w:hint="cs"/>
        </w:rPr>
        <w:t>3</w:t>
      </w:r>
      <w:r w:rsidR="00D756E0" w:rsidRPr="00B60D70">
        <w:rPr>
          <w:rFonts w:ascii="TH SarabunPSK" w:hAnsi="TH SarabunPSK" w:cs="TH SarabunPSK" w:hint="cs"/>
          <w:cs/>
        </w:rPr>
        <w:t xml:space="preserve">55 </w:t>
      </w:r>
      <w:r w:rsidR="00054A2B" w:rsidRPr="00B60D70">
        <w:rPr>
          <w:rFonts w:ascii="TH SarabunPSK" w:hAnsi="TH SarabunPSK" w:cs="TH SarabunPSK" w:hint="cs"/>
          <w:cs/>
        </w:rPr>
        <w:tab/>
      </w:r>
      <w:r w:rsidRPr="00B60D70">
        <w:rPr>
          <w:rFonts w:ascii="TH SarabunPSK" w:hAnsi="TH SarabunPSK" w:cs="TH SarabunPSK" w:hint="cs"/>
          <w:cs/>
        </w:rPr>
        <w:t>ปฏิบัติ</w:t>
      </w:r>
      <w:r w:rsidR="00D756E0" w:rsidRPr="00B60D70">
        <w:rPr>
          <w:rFonts w:ascii="TH SarabunPSK" w:hAnsi="TH SarabunPSK" w:cs="TH SarabunPSK" w:hint="cs"/>
          <w:cs/>
        </w:rPr>
        <w:t>การปฐพีกลศาสตร์</w:t>
      </w:r>
      <w:r w:rsidR="00D756E0" w:rsidRPr="00B60D70">
        <w:rPr>
          <w:rFonts w:ascii="TH SarabunPSK" w:hAnsi="TH SarabunPSK" w:cs="TH SarabunPSK" w:hint="cs"/>
          <w:cs/>
        </w:rPr>
        <w:tab/>
        <w:t>1 (0-3-</w:t>
      </w:r>
      <w:r w:rsidR="00D26FF1" w:rsidRPr="00B60D70">
        <w:rPr>
          <w:rFonts w:ascii="TH SarabunPSK" w:hAnsi="TH SarabunPSK" w:cs="TH SarabunPSK"/>
        </w:rPr>
        <w:t>2</w:t>
      </w:r>
      <w:r w:rsidR="00D756E0" w:rsidRPr="00B60D70">
        <w:rPr>
          <w:rFonts w:ascii="TH SarabunPSK" w:hAnsi="TH SarabunPSK" w:cs="TH SarabunPSK" w:hint="cs"/>
          <w:cs/>
        </w:rPr>
        <w:t>)</w:t>
      </w:r>
      <w:bookmarkEnd w:id="672"/>
      <w:bookmarkEnd w:id="673"/>
      <w:bookmarkEnd w:id="674"/>
      <w:bookmarkEnd w:id="675"/>
    </w:p>
    <w:p w14:paraId="535124AB" w14:textId="77777777" w:rsidR="009E6917" w:rsidRPr="00B60D70" w:rsidRDefault="00D756E0" w:rsidP="00054A2B">
      <w:pPr>
        <w:shd w:val="clear" w:color="auto" w:fill="D9D9D9" w:themeFill="background1" w:themeFillShade="D9"/>
        <w:tabs>
          <w:tab w:val="left" w:pos="993"/>
        </w:tabs>
        <w:rPr>
          <w:rFonts w:ascii="TH SarabunPSK" w:hAnsi="TH SarabunPSK" w:cs="TH SarabunPSK"/>
        </w:rPr>
      </w:pPr>
      <w:r w:rsidRPr="00B60D70">
        <w:rPr>
          <w:rFonts w:ascii="TH SarabunPSK" w:hAnsi="TH SarabunPSK" w:cs="TH SarabunPSK" w:hint="cs"/>
          <w:cs/>
        </w:rPr>
        <w:tab/>
      </w:r>
      <w:r w:rsidRPr="00B60D70">
        <w:rPr>
          <w:rFonts w:ascii="TH SarabunPSK" w:hAnsi="TH SarabunPSK" w:cs="TH SarabunPSK" w:hint="cs"/>
          <w:b/>
          <w:bCs/>
        </w:rPr>
        <w:t>(Soil Mechanics Laboratory)</w:t>
      </w:r>
    </w:p>
    <w:p w14:paraId="6AF8A662" w14:textId="1841395B" w:rsidR="009E6917" w:rsidRPr="00B60D70" w:rsidRDefault="00D756E0" w:rsidP="00592146">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Pr="00B60D70">
        <w:rPr>
          <w:rFonts w:ascii="TH SarabunPSK" w:hAnsi="TH SarabunPSK" w:cs="TH SarabunPSK" w:hint="cs"/>
          <w:cs/>
          <w:lang w:val="th-TH"/>
        </w:rPr>
        <w:t xml:space="preserve">เรียนพร้อมหรือเรียนก่อน </w:t>
      </w:r>
      <w:r w:rsidR="00B91175" w:rsidRPr="00B60D70">
        <w:rPr>
          <w:rFonts w:ascii="TH SarabunPSK" w:hAnsi="TH SarabunPSK" w:cs="TH SarabunPSK" w:hint="cs"/>
        </w:rPr>
        <w:t xml:space="preserve">CTE </w:t>
      </w:r>
      <w:r w:rsidRPr="00B60D70">
        <w:rPr>
          <w:rFonts w:ascii="TH SarabunPSK" w:hAnsi="TH SarabunPSK" w:cs="TH SarabunPSK" w:hint="cs"/>
        </w:rPr>
        <w:t>351</w:t>
      </w:r>
      <w:r w:rsidRPr="00B60D70">
        <w:rPr>
          <w:rFonts w:ascii="TH SarabunPSK" w:hAnsi="TH SarabunPSK" w:cs="TH SarabunPSK" w:hint="cs"/>
          <w:cs/>
        </w:rPr>
        <w:t xml:space="preserve"> </w:t>
      </w:r>
    </w:p>
    <w:p w14:paraId="6013FDE1" w14:textId="6D5DC68E" w:rsidR="009E6917" w:rsidRPr="00B60D70" w:rsidRDefault="00D756E0" w:rsidP="00054A2B">
      <w:pPr>
        <w:ind w:firstLine="720"/>
        <w:rPr>
          <w:rFonts w:ascii="TH SarabunPSK" w:hAnsi="TH SarabunPSK" w:cs="TH SarabunPSK"/>
        </w:rPr>
      </w:pPr>
      <w:r w:rsidRPr="00B60D70">
        <w:rPr>
          <w:rFonts w:ascii="TH SarabunPSK" w:hAnsi="TH SarabunPSK" w:cs="TH SarabunPSK" w:hint="cs"/>
          <w:cs/>
          <w:lang w:val="th-TH"/>
        </w:rPr>
        <w:t>การทดสอบหาขีดจำกัดของอ</w:t>
      </w:r>
      <w:proofErr w:type="spellStart"/>
      <w:r w:rsidRPr="00B60D70">
        <w:rPr>
          <w:rFonts w:ascii="TH SarabunPSK" w:hAnsi="TH SarabunPSK" w:cs="TH SarabunPSK" w:hint="cs"/>
          <w:cs/>
          <w:lang w:val="th-TH"/>
        </w:rPr>
        <w:t>ัตเต</w:t>
      </w:r>
      <w:proofErr w:type="spellEnd"/>
      <w:r w:rsidRPr="00B60D70">
        <w:rPr>
          <w:rFonts w:ascii="TH SarabunPSK" w:hAnsi="TH SarabunPSK" w:cs="TH SarabunPSK" w:hint="cs"/>
          <w:cs/>
          <w:lang w:val="th-TH"/>
        </w:rPr>
        <w:t>อร์</w:t>
      </w:r>
      <w:proofErr w:type="spellStart"/>
      <w:r w:rsidRPr="00B60D70">
        <w:rPr>
          <w:rFonts w:ascii="TH SarabunPSK" w:hAnsi="TH SarabunPSK" w:cs="TH SarabunPSK" w:hint="cs"/>
          <w:cs/>
          <w:lang w:val="th-TH"/>
        </w:rPr>
        <w:t>เบิร์ก</w:t>
      </w:r>
      <w:proofErr w:type="spellEnd"/>
      <w:r w:rsidRPr="00B60D70">
        <w:rPr>
          <w:rFonts w:ascii="TH SarabunPSK" w:hAnsi="TH SarabunPSK" w:cs="TH SarabunPSK" w:hint="cs"/>
          <w:cs/>
          <w:lang w:val="th-TH"/>
        </w:rPr>
        <w:t xml:space="preserve"> การวิเคราะห์หาขนาดของเม็ดดิน การหาค่าความถ่วงจำเพาะ การทดสอบการซึมน้ำของดิน การทดสอบการบดอัดของดิน การทดสอบความ หนาแน่นของดินในสนาม การทดสอบหาค่าแคลิฟอร์เนียแบ</w:t>
      </w:r>
      <w:proofErr w:type="spellStart"/>
      <w:r w:rsidRPr="00B60D70">
        <w:rPr>
          <w:rFonts w:ascii="TH SarabunPSK" w:hAnsi="TH SarabunPSK" w:cs="TH SarabunPSK" w:hint="cs"/>
          <w:cs/>
          <w:lang w:val="th-TH"/>
        </w:rPr>
        <w:t>ริ่งเรโช</w:t>
      </w:r>
      <w:proofErr w:type="spellEnd"/>
      <w:r w:rsidRPr="00B60D70">
        <w:rPr>
          <w:rFonts w:ascii="TH SarabunPSK" w:hAnsi="TH SarabunPSK" w:cs="TH SarabunPSK" w:hint="cs"/>
          <w:cs/>
          <w:lang w:val="th-TH"/>
        </w:rPr>
        <w:t xml:space="preserve"> การทดสอบแรงอัดแบบไม่ถูกจำกัด การทดสอบกำลังรับแรงเฉือนโดยตรง การทดสอบกำลังรับแรงอัดสามทิศทาง</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การทดสอบ การยุบตัวของดิน</w:t>
      </w:r>
      <w:r w:rsidRPr="00B60D70">
        <w:rPr>
          <w:rFonts w:ascii="TH SarabunPSK" w:hAnsi="TH SarabunPSK" w:cs="TH SarabunPSK" w:hint="cs"/>
          <w:cs/>
        </w:rPr>
        <w:tab/>
      </w:r>
    </w:p>
    <w:p w14:paraId="79FF7960" w14:textId="77777777" w:rsidR="009E6917" w:rsidRPr="00B60D70" w:rsidRDefault="00D756E0" w:rsidP="00054A2B">
      <w:pPr>
        <w:ind w:firstLine="720"/>
        <w:rPr>
          <w:rFonts w:ascii="TH SarabunPSK" w:hAnsi="TH SarabunPSK" w:cs="TH SarabunPSK"/>
        </w:rPr>
      </w:pPr>
      <w:r w:rsidRPr="00B60D70">
        <w:rPr>
          <w:rFonts w:ascii="TH SarabunPSK" w:hAnsi="TH SarabunPSK" w:cs="TH SarabunPSK" w:hint="cs"/>
        </w:rPr>
        <w:t>Atterberg limits, Grain size analysis, Specific gravity, Soil permeability test, Compaction test, Field density test, California bearing ratio test, Unconfined compression test, Direct shear test, Triaxial test, Consolidation test.</w:t>
      </w:r>
      <w:r w:rsidRPr="00B60D70">
        <w:rPr>
          <w:rFonts w:ascii="TH SarabunPSK" w:hAnsi="TH SarabunPSK" w:cs="TH SarabunPSK" w:hint="cs"/>
        </w:rPr>
        <w:tab/>
      </w:r>
    </w:p>
    <w:p w14:paraId="58E05381" w14:textId="2BC63AD0"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3FF555A4" w14:textId="77777777" w:rsidR="0028074C" w:rsidRPr="00B60D70" w:rsidRDefault="0028074C" w:rsidP="00FF7D50">
      <w:pPr>
        <w:pStyle w:val="af9"/>
        <w:numPr>
          <w:ilvl w:val="0"/>
          <w:numId w:val="139"/>
        </w:numPr>
        <w:rPr>
          <w:rFonts w:ascii="TH SarabunPSK" w:hAnsi="TH SarabunPSK" w:cs="TH SarabunPSK"/>
          <w:lang w:val="th-TH"/>
        </w:rPr>
      </w:pPr>
      <w:r w:rsidRPr="00B60D70">
        <w:rPr>
          <w:rFonts w:ascii="TH SarabunPSK" w:hAnsi="TH SarabunPSK" w:cs="TH SarabunPSK"/>
          <w:cs/>
          <w:lang w:val="th-TH"/>
        </w:rPr>
        <w:t>อธิบายกระบวนการ ขั้นตอนและวิธีการทดสอบคุณสมบัติของดินเชิงวิศวกรรม</w:t>
      </w:r>
    </w:p>
    <w:p w14:paraId="41E33E3C" w14:textId="77777777" w:rsidR="0028074C" w:rsidRPr="00B60D70" w:rsidRDefault="0028074C" w:rsidP="00FF7D50">
      <w:pPr>
        <w:pStyle w:val="af9"/>
        <w:numPr>
          <w:ilvl w:val="0"/>
          <w:numId w:val="139"/>
        </w:numPr>
        <w:rPr>
          <w:rFonts w:ascii="TH SarabunPSK" w:hAnsi="TH SarabunPSK" w:cs="TH SarabunPSK"/>
          <w:lang w:val="th-TH"/>
        </w:rPr>
      </w:pPr>
      <w:r w:rsidRPr="00B60D70">
        <w:rPr>
          <w:rFonts w:ascii="TH SarabunPSK" w:hAnsi="TH SarabunPSK" w:cs="TH SarabunPSK"/>
          <w:cs/>
          <w:lang w:val="th-TH"/>
        </w:rPr>
        <w:t>ใช้เครื่องมือชุดทดลอง ทำการทดลองได้ถูกต้อง คำนวณผลจากการทดลองได้</w:t>
      </w:r>
    </w:p>
    <w:p w14:paraId="108A9E98" w14:textId="45D74C7A" w:rsidR="009E6917" w:rsidRPr="00B60D70" w:rsidRDefault="0028074C" w:rsidP="00FF7D50">
      <w:pPr>
        <w:pStyle w:val="af9"/>
        <w:numPr>
          <w:ilvl w:val="0"/>
          <w:numId w:val="139"/>
        </w:numPr>
        <w:rPr>
          <w:rFonts w:ascii="TH SarabunPSK" w:hAnsi="TH SarabunPSK" w:cs="TH SarabunPSK"/>
        </w:rPr>
      </w:pPr>
      <w:r w:rsidRPr="00B60D70">
        <w:rPr>
          <w:rFonts w:ascii="TH SarabunPSK" w:hAnsi="TH SarabunPSK" w:cs="TH SarabunPSK"/>
          <w:cs/>
          <w:lang w:val="th-TH"/>
        </w:rPr>
        <w:t>วิเคราะห์และรายงานผลการทดลองทางปฐพีกลศาสตร์</w:t>
      </w:r>
    </w:p>
    <w:p w14:paraId="1F82EC66" w14:textId="77777777" w:rsidR="0028074C" w:rsidRPr="00B60D70" w:rsidRDefault="0028074C" w:rsidP="0028074C">
      <w:pPr>
        <w:rPr>
          <w:rFonts w:ascii="TH SarabunPSK" w:hAnsi="TH SarabunPSK" w:cs="TH SarabunPSK"/>
        </w:rPr>
      </w:pPr>
    </w:p>
    <w:p w14:paraId="5A3CC76E" w14:textId="47479A66" w:rsidR="009E6917" w:rsidRPr="00B60D70" w:rsidRDefault="00D756E0" w:rsidP="00054A2B">
      <w:pPr>
        <w:pStyle w:val="3"/>
        <w:numPr>
          <w:ilvl w:val="0"/>
          <w:numId w:val="0"/>
        </w:numPr>
        <w:ind w:left="720" w:hanging="720"/>
        <w:rPr>
          <w:rFonts w:ascii="TH SarabunPSK" w:hAnsi="TH SarabunPSK" w:cs="TH SarabunPSK"/>
        </w:rPr>
      </w:pPr>
      <w:bookmarkStart w:id="676" w:name="_Toc164329160"/>
      <w:bookmarkStart w:id="677" w:name="_Toc179226604"/>
      <w:bookmarkStart w:id="678" w:name="_Toc179246097"/>
      <w:bookmarkStart w:id="679" w:name="_Toc179656475"/>
      <w:bookmarkStart w:id="680" w:name="_Toc180609555"/>
      <w:bookmarkStart w:id="681" w:name="_Toc191634171"/>
      <w:r w:rsidRPr="00B60D70">
        <w:rPr>
          <w:rFonts w:ascii="TH SarabunPSK" w:hAnsi="TH SarabunPSK" w:cs="TH SarabunPSK" w:hint="cs"/>
          <w:cs/>
          <w:lang w:val="th-TH"/>
        </w:rPr>
        <w:t>ข</w:t>
      </w:r>
      <w:r w:rsidRPr="00B60D70">
        <w:rPr>
          <w:rFonts w:ascii="TH SarabunPSK" w:hAnsi="TH SarabunPSK" w:cs="TH SarabunPSK" w:hint="cs"/>
        </w:rPr>
        <w:t xml:space="preserve">2.3 </w:t>
      </w:r>
      <w:r w:rsidRPr="00B60D70">
        <w:rPr>
          <w:rFonts w:ascii="TH SarabunPSK" w:hAnsi="TH SarabunPSK" w:cs="TH SarabunPSK" w:hint="cs"/>
          <w:cs/>
          <w:lang w:val="th-TH"/>
        </w:rPr>
        <w:t>วิชาบังคับทางวิศวกรรมโยธา</w:t>
      </w:r>
      <w:r w:rsidRPr="00B60D70">
        <w:rPr>
          <w:rFonts w:ascii="TH SarabunPSK" w:hAnsi="TH SarabunPSK" w:cs="TH SarabunPSK" w:hint="cs"/>
        </w:rPr>
        <w:tab/>
      </w:r>
      <w:r w:rsidR="00586A00" w:rsidRPr="00B60D70">
        <w:rPr>
          <w:rFonts w:ascii="TH SarabunPSK" w:hAnsi="TH SarabunPSK" w:cs="TH SarabunPSK" w:hint="cs"/>
        </w:rPr>
        <w:t>52</w:t>
      </w:r>
      <w:r w:rsidRPr="00B60D70">
        <w:rPr>
          <w:rFonts w:ascii="TH SarabunPSK" w:hAnsi="TH SarabunPSK" w:cs="TH SarabunPSK" w:hint="cs"/>
        </w:rPr>
        <w:t xml:space="preserve"> </w:t>
      </w:r>
      <w:r w:rsidRPr="00B60D70">
        <w:rPr>
          <w:rFonts w:ascii="TH SarabunPSK" w:hAnsi="TH SarabunPSK" w:cs="TH SarabunPSK" w:hint="cs"/>
          <w:cs/>
          <w:lang w:val="th-TH"/>
        </w:rPr>
        <w:t>หน่วยกิต</w:t>
      </w:r>
      <w:bookmarkEnd w:id="670"/>
      <w:bookmarkEnd w:id="671"/>
      <w:bookmarkEnd w:id="676"/>
      <w:bookmarkEnd w:id="677"/>
      <w:bookmarkEnd w:id="678"/>
      <w:bookmarkEnd w:id="679"/>
      <w:bookmarkEnd w:id="680"/>
      <w:bookmarkEnd w:id="681"/>
    </w:p>
    <w:p w14:paraId="2E0CB3E8" w14:textId="132BE57E" w:rsidR="009E6917" w:rsidRPr="00B60D70" w:rsidRDefault="00B91175" w:rsidP="00054A2B">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cs/>
        </w:rPr>
      </w:pPr>
      <w:bookmarkStart w:id="682" w:name="_Toc179246098"/>
      <w:bookmarkStart w:id="683" w:name="_Toc179656476"/>
      <w:bookmarkStart w:id="684" w:name="_Toc180609556"/>
      <w:bookmarkStart w:id="685" w:name="_Toc191634172"/>
      <w:r w:rsidRPr="00B60D70">
        <w:rPr>
          <w:rFonts w:ascii="TH SarabunPSK" w:hAnsi="TH SarabunPSK" w:cs="TH SarabunPSK" w:hint="cs"/>
        </w:rPr>
        <w:t xml:space="preserve">CTE </w:t>
      </w:r>
      <w:r w:rsidR="00D756E0" w:rsidRPr="00B60D70">
        <w:rPr>
          <w:rFonts w:ascii="TH SarabunPSK" w:hAnsi="TH SarabunPSK" w:cs="TH SarabunPSK" w:hint="cs"/>
        </w:rPr>
        <w:t xml:space="preserve">112 </w:t>
      </w:r>
      <w:r w:rsidR="00054A2B" w:rsidRPr="00B60D70">
        <w:rPr>
          <w:rFonts w:ascii="TH SarabunPSK" w:hAnsi="TH SarabunPSK" w:cs="TH SarabunPSK" w:hint="cs"/>
          <w:cs/>
        </w:rPr>
        <w:tab/>
      </w:r>
      <w:r w:rsidR="00D756E0" w:rsidRPr="00B60D70">
        <w:rPr>
          <w:rFonts w:ascii="TH SarabunPSK" w:hAnsi="TH SarabunPSK" w:cs="TH SarabunPSK" w:hint="cs"/>
          <w:cs/>
        </w:rPr>
        <w:t>คณิตศาสตร์ประยุกต์สำหรับวิศวกรรมโยธา</w:t>
      </w:r>
      <w:r w:rsidR="00D756E0" w:rsidRPr="00B60D70">
        <w:rPr>
          <w:rFonts w:ascii="TH SarabunPSK" w:hAnsi="TH SarabunPSK" w:cs="TH SarabunPSK" w:hint="cs"/>
          <w:cs/>
        </w:rPr>
        <w:tab/>
      </w:r>
      <w:r w:rsidR="0016715A" w:rsidRPr="00B60D70">
        <w:rPr>
          <w:rFonts w:ascii="TH SarabunPSK" w:hAnsi="TH SarabunPSK" w:cs="TH SarabunPSK" w:hint="cs"/>
        </w:rPr>
        <w:t>3</w:t>
      </w:r>
      <w:r w:rsidR="00D756E0" w:rsidRPr="00B60D70">
        <w:rPr>
          <w:rFonts w:ascii="TH SarabunPSK" w:hAnsi="TH SarabunPSK" w:cs="TH SarabunPSK" w:hint="cs"/>
          <w:cs/>
        </w:rPr>
        <w:t xml:space="preserve"> </w:t>
      </w:r>
      <w:r w:rsidR="00D756E0" w:rsidRPr="00B60D70">
        <w:rPr>
          <w:rFonts w:ascii="TH SarabunPSK" w:hAnsi="TH SarabunPSK" w:cs="TH SarabunPSK" w:hint="cs"/>
        </w:rPr>
        <w:t>(</w:t>
      </w:r>
      <w:r w:rsidR="0016715A" w:rsidRPr="00B60D70">
        <w:rPr>
          <w:rFonts w:ascii="TH SarabunPSK" w:hAnsi="TH SarabunPSK" w:cs="TH SarabunPSK" w:hint="cs"/>
        </w:rPr>
        <w:t>3-0</w:t>
      </w:r>
      <w:r w:rsidR="00D756E0" w:rsidRPr="00B60D70">
        <w:rPr>
          <w:rFonts w:ascii="TH SarabunPSK" w:hAnsi="TH SarabunPSK" w:cs="TH SarabunPSK" w:hint="cs"/>
        </w:rPr>
        <w:t>-</w:t>
      </w:r>
      <w:r w:rsidR="0016715A" w:rsidRPr="00B60D70">
        <w:rPr>
          <w:rFonts w:ascii="TH SarabunPSK" w:hAnsi="TH SarabunPSK" w:cs="TH SarabunPSK" w:hint="cs"/>
        </w:rPr>
        <w:t>6</w:t>
      </w:r>
      <w:r w:rsidR="00D756E0" w:rsidRPr="00B60D70">
        <w:rPr>
          <w:rFonts w:ascii="TH SarabunPSK" w:hAnsi="TH SarabunPSK" w:cs="TH SarabunPSK" w:hint="cs"/>
        </w:rPr>
        <w:t>)</w:t>
      </w:r>
      <w:bookmarkEnd w:id="682"/>
      <w:bookmarkEnd w:id="683"/>
      <w:bookmarkEnd w:id="684"/>
      <w:bookmarkEnd w:id="685"/>
    </w:p>
    <w:p w14:paraId="1F3F86F9" w14:textId="5E218FB9" w:rsidR="009E6917" w:rsidRPr="00B60D70" w:rsidRDefault="00D756E0" w:rsidP="00054A2B">
      <w:pPr>
        <w:shd w:val="clear" w:color="auto" w:fill="D9D9D9" w:themeFill="background1" w:themeFillShade="D9"/>
        <w:tabs>
          <w:tab w:val="left" w:pos="993"/>
        </w:tabs>
        <w:rPr>
          <w:rFonts w:ascii="TH SarabunPSK" w:hAnsi="TH SarabunPSK" w:cs="TH SarabunPSK"/>
        </w:rPr>
      </w:pPr>
      <w:r w:rsidRPr="00B60D70">
        <w:rPr>
          <w:rFonts w:ascii="TH SarabunPSK" w:hAnsi="TH SarabunPSK" w:cs="TH SarabunPSK" w:hint="cs"/>
          <w:cs/>
        </w:rPr>
        <w:tab/>
      </w:r>
      <w:r w:rsidRPr="00B60D70">
        <w:rPr>
          <w:rFonts w:ascii="TH SarabunPSK" w:hAnsi="TH SarabunPSK" w:cs="TH SarabunPSK" w:hint="cs"/>
          <w:b/>
          <w:bCs/>
        </w:rPr>
        <w:t>(</w:t>
      </w:r>
      <w:r w:rsidR="00081CC2" w:rsidRPr="00B60D70">
        <w:rPr>
          <w:rFonts w:ascii="TH SarabunPSK" w:hAnsi="TH SarabunPSK" w:cs="TH SarabunPSK" w:hint="cs"/>
          <w:b/>
          <w:bCs/>
        </w:rPr>
        <w:t>Applied</w:t>
      </w:r>
      <w:r w:rsidR="00F551BD" w:rsidRPr="00B60D70">
        <w:rPr>
          <w:rFonts w:ascii="TH SarabunPSK" w:hAnsi="TH SarabunPSK" w:cs="TH SarabunPSK" w:hint="cs"/>
          <w:b/>
          <w:bCs/>
        </w:rPr>
        <w:t xml:space="preserve"> </w:t>
      </w:r>
      <w:r w:rsidRPr="00B60D70">
        <w:rPr>
          <w:rFonts w:ascii="TH SarabunPSK" w:hAnsi="TH SarabunPSK" w:cs="TH SarabunPSK" w:hint="cs"/>
          <w:b/>
          <w:bCs/>
        </w:rPr>
        <w:t>Mathematics for Civil Engineers)</w:t>
      </w:r>
    </w:p>
    <w:p w14:paraId="6329CF74" w14:textId="555CB47B"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 xml:space="preserve">: </w:t>
      </w:r>
      <w:r w:rsidR="00F551BD" w:rsidRPr="00B60D70">
        <w:rPr>
          <w:rFonts w:ascii="TH SarabunPSK" w:hAnsi="TH SarabunPSK" w:cs="TH SarabunPSK" w:hint="cs"/>
          <w:b/>
          <w:bCs/>
        </w:rPr>
        <w:t xml:space="preserve">MTH </w:t>
      </w:r>
      <w:r w:rsidRPr="00B60D70">
        <w:rPr>
          <w:rFonts w:ascii="TH SarabunPSK" w:hAnsi="TH SarabunPSK" w:cs="TH SarabunPSK" w:hint="cs"/>
          <w:b/>
          <w:bCs/>
        </w:rPr>
        <w:t>101</w:t>
      </w:r>
    </w:p>
    <w:p w14:paraId="56087C8A" w14:textId="77777777" w:rsidR="009E6917" w:rsidRPr="00B60D70" w:rsidRDefault="00D756E0" w:rsidP="00054A2B">
      <w:pPr>
        <w:ind w:firstLine="720"/>
        <w:rPr>
          <w:rFonts w:ascii="TH SarabunPSK" w:hAnsi="TH SarabunPSK" w:cs="TH SarabunPSK"/>
        </w:rPr>
      </w:pPr>
      <w:r w:rsidRPr="00B60D70">
        <w:rPr>
          <w:rFonts w:ascii="TH SarabunPSK" w:hAnsi="TH SarabunPSK" w:cs="TH SarabunPSK" w:hint="cs"/>
          <w:cs/>
          <w:lang w:val="th-TH"/>
        </w:rPr>
        <w:t>ค่าความผิดพลาดเชิงตัวเลข พีชคณิตเชิงเส้นและการวิเคราะห์</w:t>
      </w:r>
      <w:proofErr w:type="spellStart"/>
      <w:r w:rsidRPr="00B60D70">
        <w:rPr>
          <w:rFonts w:ascii="TH SarabunPSK" w:hAnsi="TH SarabunPSK" w:cs="TH SarabunPSK" w:hint="cs"/>
          <w:cs/>
          <w:lang w:val="th-TH"/>
        </w:rPr>
        <w:t>เมตริกซ์</w:t>
      </w:r>
      <w:proofErr w:type="spellEnd"/>
      <w:r w:rsidRPr="00B60D70">
        <w:rPr>
          <w:rFonts w:ascii="TH SarabunPSK" w:hAnsi="TH SarabunPSK" w:cs="TH SarabunPSK" w:hint="cs"/>
          <w:cs/>
          <w:lang w:val="th-TH"/>
        </w:rPr>
        <w:t xml:space="preserve"> ปัญหาค่าเจาะจง การถดถอยแบบกำลังสองน้อยสุด การประมาณค่าในช่วง วิธีการเชิงตัวเลขสำหรับสมการไม่เป็นเชิงเส้น การอินท</w:t>
      </w:r>
      <w:proofErr w:type="spellStart"/>
      <w:r w:rsidRPr="00B60D70">
        <w:rPr>
          <w:rFonts w:ascii="TH SarabunPSK" w:hAnsi="TH SarabunPSK" w:cs="TH SarabunPSK" w:hint="cs"/>
          <w:cs/>
          <w:lang w:val="th-TH"/>
        </w:rPr>
        <w:t>ิเ</w:t>
      </w:r>
      <w:proofErr w:type="spellEnd"/>
      <w:r w:rsidRPr="00B60D70">
        <w:rPr>
          <w:rFonts w:ascii="TH SarabunPSK" w:hAnsi="TH SarabunPSK" w:cs="TH SarabunPSK" w:hint="cs"/>
          <w:cs/>
          <w:lang w:val="th-TH"/>
        </w:rPr>
        <w:t>กรตเชิงตัวเลข การหาอนุพันธ์เชิงตัวเลข ทบทวนสมการเชิงอนุพันธ์สามัญและสมการเชิงอนุพันธ์ย่อย ปัญหาค่าเริ่มต้น ปัญหาค่าขอบ วิธีไฟไน</w:t>
      </w:r>
      <w:proofErr w:type="spellStart"/>
      <w:r w:rsidRPr="00B60D70">
        <w:rPr>
          <w:rFonts w:ascii="TH SarabunPSK" w:hAnsi="TH SarabunPSK" w:cs="TH SarabunPSK" w:hint="cs"/>
          <w:cs/>
          <w:lang w:val="th-TH"/>
        </w:rPr>
        <w:t>ต์ดิฟเฟ</w:t>
      </w:r>
      <w:proofErr w:type="spellEnd"/>
      <w:r w:rsidRPr="00B60D70">
        <w:rPr>
          <w:rFonts w:ascii="TH SarabunPSK" w:hAnsi="TH SarabunPSK" w:cs="TH SarabunPSK" w:hint="cs"/>
          <w:cs/>
          <w:lang w:val="th-TH"/>
        </w:rPr>
        <w:t>อร์</w:t>
      </w:r>
      <w:proofErr w:type="spellStart"/>
      <w:r w:rsidRPr="00B60D70">
        <w:rPr>
          <w:rFonts w:ascii="TH SarabunPSK" w:hAnsi="TH SarabunPSK" w:cs="TH SarabunPSK" w:hint="cs"/>
          <w:cs/>
          <w:lang w:val="th-TH"/>
        </w:rPr>
        <w:t>เร้</w:t>
      </w:r>
      <w:proofErr w:type="spellEnd"/>
      <w:r w:rsidRPr="00B60D70">
        <w:rPr>
          <w:rFonts w:ascii="TH SarabunPSK" w:hAnsi="TH SarabunPSK" w:cs="TH SarabunPSK" w:hint="cs"/>
          <w:cs/>
          <w:lang w:val="th-TH"/>
        </w:rPr>
        <w:t>นท์สำหรับแก้ปัญหาสมการเชิงอนุพันธ์ย่อย</w:t>
      </w:r>
    </w:p>
    <w:p w14:paraId="4870DD28" w14:textId="00A960C8" w:rsidR="009E6917" w:rsidRPr="00B60D70" w:rsidRDefault="00D756E0" w:rsidP="00054A2B">
      <w:pPr>
        <w:ind w:firstLine="720"/>
        <w:rPr>
          <w:rFonts w:ascii="TH SarabunPSK" w:hAnsi="TH SarabunPSK" w:cs="TH SarabunPSK"/>
        </w:rPr>
      </w:pPr>
      <w:r w:rsidRPr="00B60D70">
        <w:rPr>
          <w:rFonts w:ascii="TH SarabunPSK" w:hAnsi="TH SarabunPSK" w:cs="TH SarabunPSK" w:hint="cs"/>
        </w:rPr>
        <w:lastRenderedPageBreak/>
        <w:t xml:space="preserve">Numerical errors, linear algebraic equations and matrix analysis, </w:t>
      </w:r>
      <w:r w:rsidR="00081CC2" w:rsidRPr="00B60D70">
        <w:rPr>
          <w:rFonts w:ascii="TH SarabunPSK" w:hAnsi="TH SarabunPSK" w:cs="TH SarabunPSK" w:hint="cs"/>
        </w:rPr>
        <w:t>eigen</w:t>
      </w:r>
      <w:r w:rsidR="00F551BD" w:rsidRPr="00B60D70">
        <w:rPr>
          <w:rFonts w:ascii="TH SarabunPSK" w:hAnsi="TH SarabunPSK" w:cs="TH SarabunPSK" w:hint="cs"/>
        </w:rPr>
        <w:t xml:space="preserve"> </w:t>
      </w:r>
      <w:r w:rsidRPr="00B60D70">
        <w:rPr>
          <w:rFonts w:ascii="TH SarabunPSK" w:hAnsi="TH SarabunPSK" w:cs="TH SarabunPSK" w:hint="cs"/>
        </w:rPr>
        <w:t>value</w:t>
      </w:r>
      <w:r w:rsidRPr="00B60D70">
        <w:rPr>
          <w:rFonts w:ascii="TH SarabunPSK" w:hAnsi="TH SarabunPSK" w:cs="TH SarabunPSK" w:hint="cs"/>
          <w:cs/>
        </w:rPr>
        <w:t xml:space="preserve"> </w:t>
      </w:r>
      <w:r w:rsidRPr="00B60D70">
        <w:rPr>
          <w:rFonts w:ascii="TH SarabunPSK" w:hAnsi="TH SarabunPSK" w:cs="TH SarabunPSK" w:hint="cs"/>
        </w:rPr>
        <w:t>problems, least squares regression, interpolation, Numerical methods for nonlinear</w:t>
      </w:r>
      <w:r w:rsidRPr="00B60D70">
        <w:rPr>
          <w:rFonts w:ascii="TH SarabunPSK" w:hAnsi="TH SarabunPSK" w:cs="TH SarabunPSK" w:hint="cs"/>
          <w:cs/>
        </w:rPr>
        <w:t xml:space="preserve"> </w:t>
      </w:r>
      <w:r w:rsidRPr="00B60D70">
        <w:rPr>
          <w:rFonts w:ascii="TH SarabunPSK" w:hAnsi="TH SarabunPSK" w:cs="TH SarabunPSK" w:hint="cs"/>
        </w:rPr>
        <w:t>equations, numerical integration, numerical differentiation, review of ordinary</w:t>
      </w:r>
      <w:r w:rsidRPr="00B60D70">
        <w:rPr>
          <w:rFonts w:ascii="TH SarabunPSK" w:hAnsi="TH SarabunPSK" w:cs="TH SarabunPSK" w:hint="cs"/>
          <w:cs/>
        </w:rPr>
        <w:t xml:space="preserve"> </w:t>
      </w:r>
      <w:r w:rsidRPr="00B60D70">
        <w:rPr>
          <w:rFonts w:ascii="TH SarabunPSK" w:hAnsi="TH SarabunPSK" w:cs="TH SarabunPSK" w:hint="cs"/>
        </w:rPr>
        <w:t>differential equation and partial differential equation, initial value problems, boundary value problems, finite different method for solving partial differential equations.</w:t>
      </w:r>
    </w:p>
    <w:p w14:paraId="2CE13334" w14:textId="45425C26"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56762C67" w14:textId="2D4CA052" w:rsidR="009E6917" w:rsidRPr="00B60D70" w:rsidRDefault="007B2E0F" w:rsidP="00FF7D50">
      <w:pPr>
        <w:pStyle w:val="af9"/>
        <w:numPr>
          <w:ilvl w:val="0"/>
          <w:numId w:val="38"/>
        </w:numPr>
        <w:rPr>
          <w:rFonts w:ascii="TH SarabunPSK" w:hAnsi="TH SarabunPSK" w:cs="TH SarabunPSK"/>
          <w:b/>
          <w:bCs/>
        </w:rPr>
      </w:pPr>
      <w:r w:rsidRPr="00B60D70">
        <w:rPr>
          <w:rFonts w:ascii="TH SarabunPSK" w:hAnsi="TH SarabunPSK" w:cs="TH SarabunPSK" w:hint="cs"/>
          <w:cs/>
          <w:lang w:val="th-TH"/>
        </w:rPr>
        <w:t>ประยุกต์ใช้หลักการทางคณิตศาสตร์มาประยุกต์ใช้ เพื่อแก้ปัญหาทางวิศวกรรมโยธา</w:t>
      </w:r>
    </w:p>
    <w:p w14:paraId="6B371E70" w14:textId="77777777" w:rsidR="009E6917" w:rsidRPr="00B60D70" w:rsidRDefault="009E6917" w:rsidP="00592146">
      <w:pPr>
        <w:rPr>
          <w:rFonts w:ascii="TH SarabunPSK" w:hAnsi="TH SarabunPSK" w:cs="TH SarabunPSK"/>
        </w:rPr>
      </w:pPr>
    </w:p>
    <w:p w14:paraId="1CB19E2D" w14:textId="7E9FB5CF" w:rsidR="00E17279" w:rsidRPr="00B60D70" w:rsidRDefault="00B91175" w:rsidP="00054A2B">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686" w:name="_Toc179246099"/>
      <w:bookmarkStart w:id="687" w:name="_Toc179656477"/>
      <w:bookmarkStart w:id="688" w:name="_Toc180609557"/>
      <w:bookmarkStart w:id="689" w:name="_Toc191634173"/>
      <w:r w:rsidRPr="00B60D70">
        <w:rPr>
          <w:rFonts w:ascii="TH SarabunPSK" w:hAnsi="TH SarabunPSK" w:cs="TH SarabunPSK" w:hint="cs"/>
        </w:rPr>
        <w:t xml:space="preserve">CTE </w:t>
      </w:r>
      <w:r w:rsidR="00E17279" w:rsidRPr="00B60D70">
        <w:rPr>
          <w:rFonts w:ascii="TH SarabunPSK" w:hAnsi="TH SarabunPSK" w:cs="TH SarabunPSK" w:hint="cs"/>
        </w:rPr>
        <w:t xml:space="preserve">122 </w:t>
      </w:r>
      <w:r w:rsidR="00054A2B" w:rsidRPr="00B60D70">
        <w:rPr>
          <w:rFonts w:ascii="TH SarabunPSK" w:hAnsi="TH SarabunPSK" w:cs="TH SarabunPSK" w:hint="cs"/>
          <w:cs/>
        </w:rPr>
        <w:tab/>
      </w:r>
      <w:r w:rsidR="00E17279" w:rsidRPr="00B60D70">
        <w:rPr>
          <w:rFonts w:ascii="TH SarabunPSK" w:hAnsi="TH SarabunPSK" w:cs="TH SarabunPSK" w:hint="cs"/>
          <w:cs/>
        </w:rPr>
        <w:t>ปฏิบัติการเทคนิคการก่อสร้างอาคาร</w:t>
      </w:r>
      <w:r w:rsidR="00E17279" w:rsidRPr="00B60D70">
        <w:rPr>
          <w:rFonts w:ascii="TH SarabunPSK" w:hAnsi="TH SarabunPSK" w:cs="TH SarabunPSK" w:hint="cs"/>
          <w:cs/>
        </w:rPr>
        <w:tab/>
      </w:r>
      <w:bookmarkEnd w:id="686"/>
      <w:bookmarkEnd w:id="687"/>
      <w:bookmarkEnd w:id="688"/>
      <w:r w:rsidR="00C51163" w:rsidRPr="00B60D70">
        <w:rPr>
          <w:rFonts w:ascii="TH SarabunPSK" w:hAnsi="TH SarabunPSK" w:cs="TH SarabunPSK"/>
        </w:rPr>
        <w:t>3 (1-4-6)</w:t>
      </w:r>
      <w:bookmarkEnd w:id="689"/>
    </w:p>
    <w:p w14:paraId="650DDEB7" w14:textId="77777777" w:rsidR="00E17279" w:rsidRPr="00B60D70" w:rsidRDefault="00E17279" w:rsidP="00054A2B">
      <w:pPr>
        <w:shd w:val="clear" w:color="auto" w:fill="D9D9D9" w:themeFill="background1" w:themeFillShade="D9"/>
        <w:tabs>
          <w:tab w:val="left" w:pos="993"/>
        </w:tabs>
        <w:rPr>
          <w:rFonts w:ascii="TH SarabunPSK" w:hAnsi="TH SarabunPSK" w:cs="TH SarabunPSK"/>
        </w:rPr>
      </w:pPr>
      <w:r w:rsidRPr="00B60D70">
        <w:rPr>
          <w:rFonts w:ascii="TH SarabunPSK" w:hAnsi="TH SarabunPSK" w:cs="TH SarabunPSK" w:hint="cs"/>
          <w:cs/>
        </w:rPr>
        <w:tab/>
      </w:r>
      <w:r w:rsidRPr="00B60D70">
        <w:rPr>
          <w:rFonts w:ascii="TH SarabunPSK" w:hAnsi="TH SarabunPSK" w:cs="TH SarabunPSK" w:hint="cs"/>
          <w:b/>
          <w:bCs/>
        </w:rPr>
        <w:t>(Practice on Building Construction Techniques)</w:t>
      </w:r>
    </w:p>
    <w:p w14:paraId="6025FF6D" w14:textId="2DF6BC5A" w:rsidR="00E17279" w:rsidRPr="00B60D70" w:rsidRDefault="00E17279" w:rsidP="00592146">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 xml:space="preserve">: </w:t>
      </w:r>
      <w:r w:rsidR="00054A2B" w:rsidRPr="00B60D70">
        <w:rPr>
          <w:rFonts w:ascii="TH SarabunPSK" w:hAnsi="TH SarabunPSK" w:cs="TH SarabunPSK" w:hint="cs"/>
          <w:cs/>
        </w:rPr>
        <w:t>ไม่มี</w:t>
      </w:r>
    </w:p>
    <w:p w14:paraId="36836523" w14:textId="77777777" w:rsidR="004D5530" w:rsidRPr="00B60D70" w:rsidRDefault="00E17279" w:rsidP="004D5530">
      <w:pPr>
        <w:rPr>
          <w:rFonts w:ascii="TH SarabunPSK" w:hAnsi="TH SarabunPSK" w:cs="TH SarabunPSK"/>
        </w:rPr>
      </w:pPr>
      <w:r w:rsidRPr="00B60D70">
        <w:rPr>
          <w:rFonts w:ascii="TH SarabunPSK" w:hAnsi="TH SarabunPSK" w:cs="TH SarabunPSK" w:hint="cs"/>
          <w:cs/>
          <w:lang w:val="th-TH"/>
        </w:rPr>
        <w:t>ศึกษาส่วนประกอบขององค์อาคารบ้านพักอาศัย และหรืออาคารพาณิชย์ ทั้งระบบ ได้แก่ ฐานราก คาน เสา พื้น โครงหลังคา วัสดุมุง ฝ้าเพดาน ผนัง ประตู หน้าต่าง บันได ห้องน้ำ ห้องส้วม บ่อเกรอะ</w:t>
      </w:r>
      <w:r w:rsidRPr="00B60D70">
        <w:rPr>
          <w:rFonts w:ascii="TH SarabunPSK" w:hAnsi="TH SarabunPSK" w:cs="TH SarabunPSK" w:hint="cs"/>
          <w:cs/>
        </w:rPr>
        <w:t>-</w:t>
      </w:r>
      <w:r w:rsidRPr="00B60D70">
        <w:rPr>
          <w:rFonts w:ascii="TH SarabunPSK" w:hAnsi="TH SarabunPSK" w:cs="TH SarabunPSK" w:hint="cs"/>
          <w:cs/>
          <w:lang w:val="th-TH"/>
        </w:rPr>
        <w:t>บ่อซึม งานสุขาภิบาล วัสดุตกแต่ง เป็นต้น และส่วนประกอบต่าง</w:t>
      </w:r>
      <w:r w:rsidR="00D420AC" w:rsidRPr="00B60D70">
        <w:rPr>
          <w:rFonts w:ascii="TH SarabunPSK" w:hAnsi="TH SarabunPSK" w:cs="TH SarabunPSK" w:hint="cs"/>
          <w:cs/>
          <w:lang w:val="th-TH"/>
        </w:rPr>
        <w:t xml:space="preserve"> ๆ</w:t>
      </w:r>
      <w:r w:rsidRPr="00B60D70">
        <w:rPr>
          <w:rFonts w:ascii="TH SarabunPSK" w:hAnsi="TH SarabunPSK" w:cs="TH SarabunPSK" w:hint="cs"/>
          <w:cs/>
          <w:lang w:val="th-TH"/>
        </w:rPr>
        <w:t xml:space="preserve"> ของอาคาร ฝึกปฏิบัติการในโรงฝึกงานเกี่ยวกับ งานไม้เบื้องต้น เช่น</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 xml:space="preserve">งานไส งานวัดขนาด งานเพลาะไม้ เสริมไม้ ต่อไม้ เข้าไม้ การทำวงกบ การทำเฟอร์นิเจอร์ และ สร้างอาคารไม้ขนาดเล็ก การใช้เครื่องมือทางไฟฟ้าสำหรับงานไม้ นักศึกษาจะต้องฝึกปฏิบัติการงานก่ออิฐ ฉาบปูน งานคอนกรีต งานแบบหล่อ งานเหล็กเสริมคอนกรีต งานหล่อคอนกรีตเสริมเหล็ก งานปูกระเบื้อง งานหินล้างหินขัด </w:t>
      </w:r>
      <w:r w:rsidR="002F3811" w:rsidRPr="00B60D70">
        <w:rPr>
          <w:rFonts w:ascii="TH SarabunPSK" w:hAnsi="TH SarabunPSK" w:cs="TH SarabunPSK" w:hint="cs"/>
          <w:cs/>
          <w:lang w:val="th-TH"/>
        </w:rPr>
        <w:t>กฎหมาย และข้อกำหนด</w:t>
      </w:r>
      <w:proofErr w:type="spellStart"/>
      <w:r w:rsidR="002F3811" w:rsidRPr="00B60D70">
        <w:rPr>
          <w:rFonts w:ascii="TH SarabunPSK" w:hAnsi="TH SarabunPSK" w:cs="TH SarabunPSK" w:hint="cs"/>
          <w:cs/>
          <w:lang w:val="th-TH"/>
        </w:rPr>
        <w:t>ต่างๆ</w:t>
      </w:r>
      <w:proofErr w:type="spellEnd"/>
      <w:r w:rsidR="002F3811" w:rsidRPr="00B60D70">
        <w:rPr>
          <w:rFonts w:ascii="TH SarabunPSK" w:hAnsi="TH SarabunPSK" w:cs="TH SarabunPSK" w:hint="cs"/>
          <w:cs/>
          <w:lang w:val="th-TH"/>
        </w:rPr>
        <w:t xml:space="preserve"> ที่เกี่ยวข้องกับความปลอดภัยในการทำงาน</w:t>
      </w:r>
      <w:r w:rsidR="00566B22" w:rsidRPr="00B60D70">
        <w:rPr>
          <w:rFonts w:ascii="TH SarabunPSK" w:hAnsi="TH SarabunPSK" w:cs="TH SarabunPSK" w:hint="cs"/>
          <w:cs/>
          <w:lang w:val="th-TH"/>
        </w:rPr>
        <w:t xml:space="preserve"> </w:t>
      </w:r>
      <w:r w:rsidR="00460482" w:rsidRPr="00B60D70">
        <w:rPr>
          <w:rFonts w:ascii="TH SarabunPSK" w:hAnsi="TH SarabunPSK" w:cs="TH SarabunPSK" w:hint="cs"/>
          <w:cs/>
          <w:lang w:val="th-TH"/>
        </w:rPr>
        <w:t>แนวทางการปฏิบัติในการก่อสร้าง  อันตรา</w:t>
      </w:r>
      <w:r w:rsidR="00FF0D61" w:rsidRPr="00B60D70">
        <w:rPr>
          <w:rFonts w:ascii="TH SarabunPSK" w:hAnsi="TH SarabunPSK" w:cs="TH SarabunPSK" w:hint="cs"/>
          <w:cs/>
          <w:lang w:val="th-TH"/>
        </w:rPr>
        <w:t>ยในการก่อสร้างและมาตรการในการควบคุม</w:t>
      </w:r>
      <w:r w:rsidR="00802753" w:rsidRPr="00B60D70">
        <w:rPr>
          <w:rFonts w:ascii="TH SarabunPSK" w:hAnsi="TH SarabunPSK" w:cs="TH SarabunPSK" w:hint="cs"/>
          <w:cs/>
          <w:lang w:val="th-TH"/>
        </w:rPr>
        <w:t xml:space="preserve"> กระบวนการ</w:t>
      </w:r>
      <w:r w:rsidR="003D56AE" w:rsidRPr="00B60D70">
        <w:rPr>
          <w:rFonts w:ascii="TH SarabunPSK" w:hAnsi="TH SarabunPSK" w:cs="TH SarabunPSK" w:hint="cs"/>
          <w:cs/>
          <w:lang w:val="th-TH"/>
        </w:rPr>
        <w:t>ในการสื่อสารและการจัดทำรายงานอาชีวอนามัยและความปลอดภัยในการทำงาน</w:t>
      </w:r>
      <w:r w:rsidR="003D56AE" w:rsidRPr="00B60D70">
        <w:rPr>
          <w:rFonts w:ascii="TH SarabunPSK" w:hAnsi="TH SarabunPSK" w:cs="TH SarabunPSK" w:hint="cs"/>
          <w:cs/>
        </w:rPr>
        <w:t xml:space="preserve"> </w:t>
      </w:r>
      <w:r w:rsidR="002F3811" w:rsidRPr="00B60D70">
        <w:rPr>
          <w:rFonts w:ascii="TH SarabunPSK" w:hAnsi="TH SarabunPSK" w:cs="TH SarabunPSK" w:hint="cs"/>
          <w:cs/>
        </w:rPr>
        <w:t xml:space="preserve"> </w:t>
      </w:r>
      <w:r w:rsidR="004D5530" w:rsidRPr="00B60D70">
        <w:rPr>
          <w:rFonts w:ascii="TH SarabunPSK" w:hAnsi="TH SarabunPSK" w:cs="TH SarabunPSK" w:hint="cs"/>
          <w:cs/>
          <w:lang w:val="th-TH"/>
        </w:rPr>
        <w:t>กฎหมาย และข้อกำหนด</w:t>
      </w:r>
      <w:proofErr w:type="spellStart"/>
      <w:r w:rsidR="004D5530" w:rsidRPr="00B60D70">
        <w:rPr>
          <w:rFonts w:ascii="TH SarabunPSK" w:hAnsi="TH SarabunPSK" w:cs="TH SarabunPSK" w:hint="cs"/>
          <w:cs/>
          <w:lang w:val="th-TH"/>
        </w:rPr>
        <w:t>ต่างๆ</w:t>
      </w:r>
      <w:proofErr w:type="spellEnd"/>
      <w:r w:rsidR="004D5530" w:rsidRPr="00B60D70">
        <w:rPr>
          <w:rFonts w:ascii="TH SarabunPSK" w:hAnsi="TH SarabunPSK" w:cs="TH SarabunPSK" w:hint="cs"/>
          <w:cs/>
          <w:lang w:val="th-TH"/>
        </w:rPr>
        <w:t xml:space="preserve"> ที่เกี่ยวข้องกับความปลอดภัยในการทำงาน แนวทางการปฏิบัติในการก่อสร้าง  อันตรายในการก่อสร้างและมาตรการในการควบคุม กระบวนการในการสื่อสารและการจัดทำรายงานอาชีวอนามัยและความปลอดภัยในการทำงาน</w:t>
      </w:r>
      <w:r w:rsidR="004D5530" w:rsidRPr="00B60D70">
        <w:rPr>
          <w:rFonts w:ascii="TH SarabunPSK" w:hAnsi="TH SarabunPSK" w:cs="TH SarabunPSK" w:hint="cs"/>
          <w:cs/>
        </w:rPr>
        <w:t xml:space="preserve">  </w:t>
      </w:r>
    </w:p>
    <w:p w14:paraId="7ACE8A58" w14:textId="2BE1A83B" w:rsidR="007241C0" w:rsidRPr="00B60D70" w:rsidRDefault="00E17279" w:rsidP="007241C0">
      <w:pPr>
        <w:ind w:firstLine="720"/>
        <w:rPr>
          <w:rFonts w:ascii="TH SarabunPSK" w:hAnsi="TH SarabunPSK" w:cs="TH SarabunPSK"/>
        </w:rPr>
      </w:pPr>
      <w:r w:rsidRPr="00B60D70">
        <w:rPr>
          <w:rFonts w:ascii="TH SarabunPSK" w:hAnsi="TH SarabunPSK" w:cs="TH SarabunPSK" w:hint="cs"/>
        </w:rPr>
        <w:t>Study of structural elements of house and/or commercial building such as foundation, beam, column, slab, roof truss, roof finishing, ceiling, wall, door, stair, rest room, sanitary tank, sanitary work and finishing material and other components on the building.</w:t>
      </w:r>
      <w:r w:rsidRPr="00B60D70">
        <w:rPr>
          <w:rFonts w:ascii="TH SarabunPSK" w:hAnsi="TH SarabunPSK" w:cs="TH SarabunPSK" w:hint="cs"/>
          <w:cs/>
        </w:rPr>
        <w:t xml:space="preserve"> </w:t>
      </w:r>
      <w:r w:rsidRPr="00B60D70">
        <w:rPr>
          <w:rFonts w:ascii="TH SarabunPSK" w:hAnsi="TH SarabunPSK" w:cs="TH SarabunPSK" w:hint="cs"/>
        </w:rPr>
        <w:t>Training in the laboratory on basic woodwork such as shoving, measuring, and jointing. Furniture workshop and small building construction practice. Using power tools and machine tools for woodworking.</w:t>
      </w:r>
      <w:r w:rsidRPr="00B60D70">
        <w:rPr>
          <w:rFonts w:ascii="TH SarabunPSK" w:hAnsi="TH SarabunPSK" w:cs="TH SarabunPSK" w:hint="cs"/>
          <w:cs/>
        </w:rPr>
        <w:t xml:space="preserve"> </w:t>
      </w:r>
      <w:r w:rsidRPr="00B60D70">
        <w:rPr>
          <w:rFonts w:ascii="TH SarabunPSK" w:hAnsi="TH SarabunPSK" w:cs="TH SarabunPSK" w:hint="cs"/>
        </w:rPr>
        <w:t>Students will have practical training on brick layering, mortar plastering, concrete work, wood formwork, rebar work, concrete casting, tiling, and floor finishing works.</w:t>
      </w:r>
      <w:r w:rsidR="00334F05" w:rsidRPr="00B60D70">
        <w:rPr>
          <w:rFonts w:hint="cs"/>
          <w:cs/>
        </w:rPr>
        <w:t xml:space="preserve"> </w:t>
      </w:r>
      <w:r w:rsidR="007241C0" w:rsidRPr="00B60D70">
        <w:rPr>
          <w:rFonts w:ascii="TH SarabunPSK" w:hAnsi="TH SarabunPSK" w:cs="TH SarabunPSK"/>
        </w:rPr>
        <w:t>Laws and regulations related to workplace safety, construction practices, construction hazards and control measures, communication processes, and the preparation of occupational health and safety reports.</w:t>
      </w:r>
    </w:p>
    <w:p w14:paraId="5ED5C2BC" w14:textId="6DA48EC0" w:rsidR="00E17279" w:rsidRPr="00B60D70" w:rsidRDefault="00E17279" w:rsidP="00592146">
      <w:pPr>
        <w:rPr>
          <w:rFonts w:ascii="TH SarabunPSK" w:hAnsi="TH SarabunPSK" w:cs="TH SarabunPSK"/>
          <w:b/>
          <w:bCs/>
        </w:rPr>
      </w:pPr>
      <w:r w:rsidRPr="00B60D70">
        <w:rPr>
          <w:rFonts w:ascii="TH SarabunPSK" w:hAnsi="TH SarabunPSK" w:cs="TH SarabunPSK" w:hint="cs"/>
          <w:b/>
          <w:bCs/>
          <w:cs/>
          <w:lang w:val="th-TH"/>
        </w:rPr>
        <w:lastRenderedPageBreak/>
        <w:t>ผลลัพธ์การเรียนรู้ของรายวิชา</w:t>
      </w:r>
    </w:p>
    <w:p w14:paraId="683EF9B9" w14:textId="5290E369" w:rsidR="00334F05" w:rsidRPr="00B60D70" w:rsidRDefault="00334F05" w:rsidP="00FF7D50">
      <w:pPr>
        <w:pStyle w:val="af9"/>
        <w:numPr>
          <w:ilvl w:val="0"/>
          <w:numId w:val="37"/>
        </w:numPr>
        <w:rPr>
          <w:rFonts w:ascii="TH SarabunPSK" w:hAnsi="TH SarabunPSK" w:cs="TH SarabunPSK"/>
          <w:lang w:val="th-TH"/>
        </w:rPr>
      </w:pPr>
      <w:r w:rsidRPr="00B60D70">
        <w:rPr>
          <w:rFonts w:ascii="TH SarabunPSK" w:hAnsi="TH SarabunPSK" w:cs="TH SarabunPSK"/>
          <w:cs/>
          <w:lang w:val="th-TH"/>
        </w:rPr>
        <w:t>อธิบายวิธีการก่อสร้างอาคารโครงสร้างไม้</w:t>
      </w:r>
      <w:r w:rsidR="00C00B41" w:rsidRPr="00B60D70">
        <w:rPr>
          <w:rFonts w:ascii="TH SarabunPSK" w:hAnsi="TH SarabunPSK" w:cs="TH SarabunPSK" w:hint="cs"/>
          <w:cs/>
        </w:rPr>
        <w:t>และคอนกรีต</w:t>
      </w:r>
      <w:r w:rsidRPr="00B60D70">
        <w:rPr>
          <w:rFonts w:ascii="TH SarabunPSK" w:hAnsi="TH SarabunPSK" w:cs="TH SarabunPSK"/>
          <w:cs/>
          <w:lang w:val="th-TH"/>
        </w:rPr>
        <w:t>ประเภทบ้านพักอาศัย</w:t>
      </w:r>
    </w:p>
    <w:p w14:paraId="52FF1D7A" w14:textId="5758E6F1" w:rsidR="00334F05" w:rsidRPr="00B60D70" w:rsidRDefault="00334F05" w:rsidP="00FF7D50">
      <w:pPr>
        <w:pStyle w:val="af9"/>
        <w:numPr>
          <w:ilvl w:val="0"/>
          <w:numId w:val="37"/>
        </w:numPr>
        <w:rPr>
          <w:rFonts w:ascii="TH SarabunPSK" w:hAnsi="TH SarabunPSK" w:cs="TH SarabunPSK"/>
          <w:lang w:val="th-TH"/>
        </w:rPr>
      </w:pPr>
      <w:r w:rsidRPr="00B60D70">
        <w:rPr>
          <w:rFonts w:ascii="TH SarabunPSK" w:hAnsi="TH SarabunPSK" w:cs="TH SarabunPSK"/>
          <w:cs/>
          <w:lang w:val="th-TH"/>
        </w:rPr>
        <w:t>แสดงทักษะการใช้เครื่องมืองานไม้โดยสร้างชิ้นงานเฟอร์นิเจอร์ที่ทำด้วยไม้</w:t>
      </w:r>
    </w:p>
    <w:p w14:paraId="66E56C9E" w14:textId="36BFB4BC" w:rsidR="00334F05" w:rsidRPr="00B60D70" w:rsidRDefault="00334F05" w:rsidP="00FF7D50">
      <w:pPr>
        <w:pStyle w:val="af9"/>
        <w:numPr>
          <w:ilvl w:val="0"/>
          <w:numId w:val="37"/>
        </w:numPr>
        <w:rPr>
          <w:rFonts w:ascii="TH SarabunPSK" w:hAnsi="TH SarabunPSK" w:cs="TH SarabunPSK"/>
        </w:rPr>
      </w:pPr>
      <w:r w:rsidRPr="00B60D70">
        <w:rPr>
          <w:rFonts w:ascii="TH SarabunPSK" w:hAnsi="TH SarabunPSK" w:cs="TH SarabunPSK"/>
          <w:cs/>
          <w:lang w:val="th-TH"/>
        </w:rPr>
        <w:t>แสดงทักษะการใช้เครื่องมืองานปูนโดยสร้างชิ้นงานที่เป็นส่วนประกอบของอาคาร</w:t>
      </w:r>
    </w:p>
    <w:p w14:paraId="6FD72F7A" w14:textId="53BA101F" w:rsidR="00EA5854" w:rsidRPr="00B60D70" w:rsidRDefault="00EA5854" w:rsidP="00FF7D50">
      <w:pPr>
        <w:pStyle w:val="af9"/>
        <w:numPr>
          <w:ilvl w:val="0"/>
          <w:numId w:val="37"/>
        </w:numPr>
        <w:rPr>
          <w:rFonts w:ascii="TH SarabunPSK" w:hAnsi="TH SarabunPSK" w:cs="TH SarabunPSK"/>
        </w:rPr>
      </w:pPr>
      <w:r w:rsidRPr="00B60D70">
        <w:rPr>
          <w:rFonts w:ascii="TH SarabunPSK" w:hAnsi="TH SarabunPSK" w:cs="TH SarabunPSK" w:hint="cs"/>
          <w:cs/>
          <w:lang w:val="th-TH"/>
        </w:rPr>
        <w:t>อธิบาย</w:t>
      </w:r>
      <w:r w:rsidRPr="00B60D70">
        <w:rPr>
          <w:rFonts w:ascii="TH SarabunPSK" w:hAnsi="TH SarabunPSK" w:cs="TH SarabunPSK"/>
          <w:cs/>
          <w:lang w:val="th-TH"/>
        </w:rPr>
        <w:t>กฎหมาย และข้อกำหนด</w:t>
      </w:r>
      <w:proofErr w:type="spellStart"/>
      <w:r w:rsidRPr="00B60D70">
        <w:rPr>
          <w:rFonts w:ascii="TH SarabunPSK" w:hAnsi="TH SarabunPSK" w:cs="TH SarabunPSK"/>
          <w:cs/>
          <w:lang w:val="th-TH"/>
        </w:rPr>
        <w:t>ต่างๆ</w:t>
      </w:r>
      <w:proofErr w:type="spellEnd"/>
      <w:r w:rsidRPr="00B60D70">
        <w:rPr>
          <w:rFonts w:ascii="TH SarabunPSK" w:hAnsi="TH SarabunPSK" w:cs="TH SarabunPSK"/>
          <w:cs/>
          <w:lang w:val="th-TH"/>
        </w:rPr>
        <w:t xml:space="preserve"> ที่เกี่ยวข้องกับความปลอดภัยในการทำงาน</w:t>
      </w:r>
    </w:p>
    <w:p w14:paraId="2076B1A8" w14:textId="77777777" w:rsidR="00E17279" w:rsidRPr="00B60D70" w:rsidRDefault="00E17279" w:rsidP="00592146">
      <w:pPr>
        <w:rPr>
          <w:rFonts w:ascii="TH SarabunPSK" w:hAnsi="TH SarabunPSK" w:cs="TH SarabunPSK"/>
        </w:rPr>
      </w:pPr>
    </w:p>
    <w:p w14:paraId="636AE96B" w14:textId="6D8E4DF1" w:rsidR="00E17279" w:rsidRPr="00B60D70" w:rsidRDefault="00B91175" w:rsidP="00054A2B">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690" w:name="_Toc179246100"/>
      <w:bookmarkStart w:id="691" w:name="_Toc179656478"/>
      <w:bookmarkStart w:id="692" w:name="_Toc180609558"/>
      <w:bookmarkStart w:id="693" w:name="_Toc191634174"/>
      <w:r w:rsidRPr="00B60D70">
        <w:rPr>
          <w:rFonts w:ascii="TH SarabunPSK" w:hAnsi="TH SarabunPSK" w:cs="TH SarabunPSK" w:hint="cs"/>
        </w:rPr>
        <w:t xml:space="preserve">CTE </w:t>
      </w:r>
      <w:r w:rsidR="00E17279" w:rsidRPr="00B60D70">
        <w:rPr>
          <w:rFonts w:ascii="TH SarabunPSK" w:hAnsi="TH SarabunPSK" w:cs="TH SarabunPSK" w:hint="cs"/>
        </w:rPr>
        <w:t xml:space="preserve">211 </w:t>
      </w:r>
      <w:r w:rsidR="00054A2B" w:rsidRPr="00B60D70">
        <w:rPr>
          <w:rFonts w:ascii="TH SarabunPSK" w:hAnsi="TH SarabunPSK" w:cs="TH SarabunPSK" w:hint="cs"/>
          <w:cs/>
        </w:rPr>
        <w:tab/>
      </w:r>
      <w:r w:rsidR="00E17279" w:rsidRPr="00B60D70">
        <w:rPr>
          <w:rFonts w:ascii="TH SarabunPSK" w:hAnsi="TH SarabunPSK" w:cs="TH SarabunPSK" w:hint="cs"/>
          <w:cs/>
        </w:rPr>
        <w:t>วัสดุก่อสร้างและเทคโนโลยีคอนกรีต</w:t>
      </w:r>
      <w:r w:rsidR="00E17279" w:rsidRPr="00B60D70">
        <w:rPr>
          <w:rFonts w:ascii="TH SarabunPSK" w:hAnsi="TH SarabunPSK" w:cs="TH SarabunPSK" w:hint="cs"/>
        </w:rPr>
        <w:tab/>
        <w:t>3 (</w:t>
      </w:r>
      <w:r w:rsidR="0045725D" w:rsidRPr="00B60D70">
        <w:rPr>
          <w:rFonts w:ascii="TH SarabunPSK" w:hAnsi="TH SarabunPSK" w:cs="TH SarabunPSK"/>
        </w:rPr>
        <w:t>2</w:t>
      </w:r>
      <w:r w:rsidR="00E17279" w:rsidRPr="00B60D70">
        <w:rPr>
          <w:rFonts w:ascii="TH SarabunPSK" w:hAnsi="TH SarabunPSK" w:cs="TH SarabunPSK" w:hint="cs"/>
        </w:rPr>
        <w:t>-</w:t>
      </w:r>
      <w:r w:rsidR="0045725D" w:rsidRPr="00B60D70">
        <w:rPr>
          <w:rFonts w:ascii="TH SarabunPSK" w:hAnsi="TH SarabunPSK" w:cs="TH SarabunPSK"/>
        </w:rPr>
        <w:t>2</w:t>
      </w:r>
      <w:r w:rsidR="00E17279" w:rsidRPr="00B60D70">
        <w:rPr>
          <w:rFonts w:ascii="TH SarabunPSK" w:hAnsi="TH SarabunPSK" w:cs="TH SarabunPSK" w:hint="cs"/>
        </w:rPr>
        <w:t>-6)</w:t>
      </w:r>
      <w:bookmarkEnd w:id="690"/>
      <w:bookmarkEnd w:id="691"/>
      <w:bookmarkEnd w:id="692"/>
      <w:bookmarkEnd w:id="693"/>
    </w:p>
    <w:p w14:paraId="1789A336" w14:textId="77777777" w:rsidR="00E17279" w:rsidRPr="00B60D70" w:rsidRDefault="00E17279" w:rsidP="00054A2B">
      <w:pPr>
        <w:shd w:val="clear" w:color="auto" w:fill="D9D9D9" w:themeFill="background1" w:themeFillShade="D9"/>
        <w:tabs>
          <w:tab w:val="left" w:pos="993"/>
        </w:tabs>
        <w:rPr>
          <w:rFonts w:ascii="TH SarabunPSK" w:hAnsi="TH SarabunPSK" w:cs="TH SarabunPSK"/>
        </w:rPr>
      </w:pPr>
      <w:r w:rsidRPr="00B60D70">
        <w:rPr>
          <w:rFonts w:ascii="TH SarabunPSK" w:hAnsi="TH SarabunPSK" w:cs="TH SarabunPSK" w:hint="cs"/>
          <w:cs/>
        </w:rPr>
        <w:tab/>
      </w:r>
      <w:r w:rsidRPr="00B60D70">
        <w:rPr>
          <w:rFonts w:ascii="TH SarabunPSK" w:hAnsi="TH SarabunPSK" w:cs="TH SarabunPSK" w:hint="cs"/>
          <w:b/>
          <w:bCs/>
        </w:rPr>
        <w:t>(Construction Materials and Concrete Technology)</w:t>
      </w:r>
    </w:p>
    <w:p w14:paraId="16471354" w14:textId="4CA66003" w:rsidR="00E17279" w:rsidRPr="00B60D70" w:rsidRDefault="00E17279" w:rsidP="00592146">
      <w:pPr>
        <w:rPr>
          <w:rFonts w:ascii="TH SarabunPSK" w:hAnsi="TH SarabunPSK" w:cs="TH SarabunPSK"/>
          <w: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E077BF" w:rsidRPr="00B60D70">
        <w:rPr>
          <w:rFonts w:ascii="TH SarabunPSK" w:hAnsi="TH SarabunPSK" w:cs="TH SarabunPSK" w:hint="cs"/>
          <w:cs/>
        </w:rPr>
        <w:t>ไม่มี</w:t>
      </w:r>
    </w:p>
    <w:p w14:paraId="0B5DF98F" w14:textId="77777777" w:rsidR="00244443" w:rsidRPr="00B60D70" w:rsidRDefault="00244443" w:rsidP="00244443">
      <w:pPr>
        <w:ind w:firstLine="720"/>
        <w:rPr>
          <w:rFonts w:ascii="TH SarabunPSK" w:hAnsi="TH SarabunPSK" w:cs="TH SarabunPSK"/>
        </w:rPr>
      </w:pPr>
      <w:r w:rsidRPr="00B60D70">
        <w:rPr>
          <w:rFonts w:ascii="TH SarabunPSK" w:hAnsi="TH SarabunPSK" w:cs="TH SarabunPSK" w:hint="cs"/>
          <w:cs/>
          <w:lang w:val="th-TH"/>
        </w:rPr>
        <w:t xml:space="preserve">ชนิดและคุณสมบัติของปูนซีเมนต์ มวลรวม สารผสมเพิ่มและสารเคมีผสมเพิ่ม การออกแบบส่วนผสมของคอนกรีตและการควบคุม การทดสอบคอนกรีตสดและคอนกรีตที่แข็งตัวแล้ว การทดสอบวัสดุที่ใช้เป็นส่วนผสมคอนกรีต คุณสมบัติของคอนกรีต ข้อแนะนำในเรื่องความทนทานของคอนกรีต วัสดุปอซโซลาน ความรู้เบื้องต้นของคอนกรีตกำลังสูง และวัสดุที่เป็นมิตรต่อสิ่งแวดล้อม </w:t>
      </w:r>
      <w:r w:rsidRPr="00B60D70">
        <w:rPr>
          <w:rFonts w:ascii="TH SarabunPSK" w:hAnsi="TH SarabunPSK" w:cs="TH SarabunPSK" w:hint="cs"/>
          <w:cs/>
        </w:rPr>
        <w:tab/>
      </w:r>
    </w:p>
    <w:p w14:paraId="2F3BA2A4" w14:textId="77777777" w:rsidR="00244443" w:rsidRPr="00B60D70" w:rsidRDefault="00244443" w:rsidP="00244443">
      <w:pPr>
        <w:ind w:firstLine="720"/>
        <w:rPr>
          <w:rFonts w:ascii="TH SarabunPSK" w:hAnsi="TH SarabunPSK" w:cs="TH SarabunPSK"/>
        </w:rPr>
      </w:pPr>
      <w:r w:rsidRPr="00B60D70">
        <w:rPr>
          <w:rFonts w:ascii="TH SarabunPSK" w:hAnsi="TH SarabunPSK" w:cs="TH SarabunPSK" w:hint="cs"/>
        </w:rPr>
        <w:t xml:space="preserve">Classification and properties of cements, aggregates, additives and admixtures, concrete mix design and quality control, testing of fresh and hardened concrete, </w:t>
      </w:r>
      <w:r w:rsidRPr="00B60D70">
        <w:rPr>
          <w:rFonts w:ascii="TH SarabunPSK" w:hAnsi="TH SarabunPSK" w:cs="TH SarabunPSK"/>
        </w:rPr>
        <w:t xml:space="preserve">testing of materials used in concrete mixtures, </w:t>
      </w:r>
      <w:r w:rsidRPr="00B60D70">
        <w:rPr>
          <w:rFonts w:ascii="TH SarabunPSK" w:hAnsi="TH SarabunPSK" w:cs="TH SarabunPSK" w:hint="cs"/>
        </w:rPr>
        <w:t>properties of concrete, guide to durable concrete, pozzolanic materials, introduction to high strength concrete</w:t>
      </w:r>
      <w:r w:rsidRPr="00B60D70">
        <w:rPr>
          <w:rFonts w:ascii="TH SarabunPSK" w:hAnsi="TH SarabunPSK" w:cs="TH SarabunPSK" w:hint="cs"/>
          <w:cs/>
        </w:rPr>
        <w:t xml:space="preserve"> </w:t>
      </w:r>
      <w:r w:rsidRPr="00B60D70">
        <w:rPr>
          <w:rFonts w:ascii="TH SarabunPSK" w:hAnsi="TH SarabunPSK" w:cs="TH SarabunPSK"/>
        </w:rPr>
        <w:t xml:space="preserve">and environmentally friendly materials. </w:t>
      </w:r>
    </w:p>
    <w:p w14:paraId="1DDB3031" w14:textId="77777777" w:rsidR="00244443" w:rsidRPr="00B60D70" w:rsidRDefault="00244443" w:rsidP="00244443">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7CD48DA1" w14:textId="77777777" w:rsidR="00244443" w:rsidRPr="00B60D70" w:rsidRDefault="00244443" w:rsidP="00244443">
      <w:pPr>
        <w:pStyle w:val="af9"/>
        <w:numPr>
          <w:ilvl w:val="0"/>
          <w:numId w:val="42"/>
        </w:numPr>
        <w:rPr>
          <w:rFonts w:ascii="TH SarabunPSK" w:hAnsi="TH SarabunPSK" w:cs="TH SarabunPSK"/>
          <w:lang w:val="th-TH"/>
        </w:rPr>
      </w:pPr>
      <w:r w:rsidRPr="00B60D70">
        <w:rPr>
          <w:rFonts w:ascii="TH SarabunPSK" w:hAnsi="TH SarabunPSK" w:cs="TH SarabunPSK"/>
          <w:cs/>
          <w:lang w:val="th-TH"/>
        </w:rPr>
        <w:t>บอกชนิด</w:t>
      </w:r>
      <w:r w:rsidRPr="00B60D70">
        <w:rPr>
          <w:rFonts w:ascii="TH SarabunPSK" w:hAnsi="TH SarabunPSK" w:cs="TH SarabunPSK" w:hint="cs"/>
          <w:cs/>
        </w:rPr>
        <w:t>และสมบัติของ</w:t>
      </w:r>
      <w:r w:rsidRPr="00B60D70">
        <w:rPr>
          <w:rFonts w:ascii="TH SarabunPSK" w:hAnsi="TH SarabunPSK" w:cs="TH SarabunPSK"/>
          <w:cs/>
          <w:lang w:val="th-TH"/>
        </w:rPr>
        <w:t>วัสดุแต่ละประเภทที่ใช้ในงานก่อสร้าง</w:t>
      </w:r>
    </w:p>
    <w:p w14:paraId="014A64C9" w14:textId="77777777" w:rsidR="00244443" w:rsidRPr="00B60D70" w:rsidRDefault="00244443" w:rsidP="00244443">
      <w:pPr>
        <w:pStyle w:val="af9"/>
        <w:numPr>
          <w:ilvl w:val="0"/>
          <w:numId w:val="42"/>
        </w:numPr>
        <w:rPr>
          <w:rFonts w:ascii="TH SarabunPSK" w:hAnsi="TH SarabunPSK" w:cs="TH SarabunPSK"/>
        </w:rPr>
      </w:pPr>
      <w:r w:rsidRPr="00B60D70">
        <w:rPr>
          <w:rFonts w:ascii="TH SarabunPSK" w:hAnsi="TH SarabunPSK" w:cs="TH SarabunPSK"/>
          <w:cs/>
          <w:lang w:val="th-TH"/>
        </w:rPr>
        <w:t>แสดงวิธีการออกแบบส่วนผสมของคอนกรีตเพื่อนำไปใช้ในงานก่อสร้างแต่ละชนิด</w:t>
      </w:r>
      <w:r w:rsidRPr="00B60D70">
        <w:rPr>
          <w:rFonts w:ascii="TH SarabunPSK" w:hAnsi="TH SarabunPSK" w:cs="TH SarabunPSK" w:hint="cs"/>
          <w:cs/>
          <w:lang w:val="th-TH"/>
        </w:rPr>
        <w:t xml:space="preserve"> </w:t>
      </w:r>
    </w:p>
    <w:p w14:paraId="1E0919E9" w14:textId="295FECB5" w:rsidR="00244443" w:rsidRPr="00B60D70" w:rsidRDefault="00244443" w:rsidP="00244443">
      <w:pPr>
        <w:pStyle w:val="af9"/>
        <w:numPr>
          <w:ilvl w:val="0"/>
          <w:numId w:val="42"/>
        </w:numPr>
        <w:rPr>
          <w:rFonts w:ascii="TH SarabunPSK" w:hAnsi="TH SarabunPSK" w:cs="TH SarabunPSK"/>
        </w:rPr>
      </w:pPr>
      <w:r w:rsidRPr="00B60D70">
        <w:rPr>
          <w:rFonts w:ascii="TH SarabunPSK" w:hAnsi="TH SarabunPSK" w:cs="TH SarabunPSK" w:hint="cs"/>
          <w:cs/>
          <w:lang w:val="th-TH"/>
        </w:rPr>
        <w:t xml:space="preserve">ระบุรายละเอียดวัสดุใหม่และวัสดุที่เป็นมิตรต่อสิ่งแวดล้อมที่ใช้ในอาคาร </w:t>
      </w:r>
    </w:p>
    <w:p w14:paraId="708A4FD0" w14:textId="77777777" w:rsidR="00E17279" w:rsidRPr="00B60D70" w:rsidRDefault="00E17279" w:rsidP="00592146">
      <w:pPr>
        <w:rPr>
          <w:rFonts w:ascii="TH SarabunPSK" w:hAnsi="TH SarabunPSK" w:cs="TH SarabunPSK"/>
          <w:sz w:val="20"/>
          <w:szCs w:val="20"/>
        </w:rPr>
      </w:pPr>
    </w:p>
    <w:p w14:paraId="3C979856" w14:textId="19A9AC15" w:rsidR="009E6917" w:rsidRPr="00B60D70" w:rsidRDefault="00B91175" w:rsidP="00586A00">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694" w:name="_Toc179246101"/>
      <w:bookmarkStart w:id="695" w:name="_Toc179656479"/>
      <w:bookmarkStart w:id="696" w:name="_Toc180609559"/>
      <w:bookmarkStart w:id="697" w:name="_Toc191634175"/>
      <w:r w:rsidRPr="00B60D70">
        <w:rPr>
          <w:rFonts w:ascii="TH SarabunPSK" w:hAnsi="TH SarabunPSK" w:cs="TH SarabunPSK" w:hint="cs"/>
        </w:rPr>
        <w:t xml:space="preserve">CTE </w:t>
      </w:r>
      <w:r w:rsidR="00D756E0" w:rsidRPr="00B60D70">
        <w:rPr>
          <w:rFonts w:ascii="TH SarabunPSK" w:hAnsi="TH SarabunPSK" w:cs="TH SarabunPSK" w:hint="cs"/>
        </w:rPr>
        <w:t xml:space="preserve">212 </w:t>
      </w:r>
      <w:r w:rsidR="00586A00" w:rsidRPr="00B60D70">
        <w:rPr>
          <w:rFonts w:ascii="TH SarabunPSK" w:hAnsi="TH SarabunPSK" w:cs="TH SarabunPSK" w:hint="cs"/>
          <w:cs/>
        </w:rPr>
        <w:tab/>
      </w:r>
      <w:r w:rsidR="00D756E0" w:rsidRPr="00B60D70">
        <w:rPr>
          <w:rFonts w:ascii="TH SarabunPSK" w:hAnsi="TH SarabunPSK" w:cs="TH SarabunPSK" w:hint="cs"/>
          <w:cs/>
        </w:rPr>
        <w:t xml:space="preserve">กลศาสตร์วัสดุ </w:t>
      </w:r>
      <w:r w:rsidR="00D756E0" w:rsidRPr="00B60D70">
        <w:rPr>
          <w:rFonts w:ascii="TH SarabunPSK" w:hAnsi="TH SarabunPSK" w:cs="TH SarabunPSK" w:hint="cs"/>
          <w:cs/>
        </w:rPr>
        <w:tab/>
      </w:r>
      <w:r w:rsidR="00D756E0" w:rsidRPr="00B60D70">
        <w:rPr>
          <w:rFonts w:ascii="TH SarabunPSK" w:hAnsi="TH SarabunPSK" w:cs="TH SarabunPSK" w:hint="cs"/>
        </w:rPr>
        <w:t>3 (3-0-6)</w:t>
      </w:r>
      <w:bookmarkEnd w:id="694"/>
      <w:bookmarkEnd w:id="695"/>
      <w:bookmarkEnd w:id="696"/>
      <w:bookmarkEnd w:id="697"/>
    </w:p>
    <w:p w14:paraId="2C62708B" w14:textId="77777777" w:rsidR="009E6917" w:rsidRPr="00B60D70" w:rsidRDefault="00D756E0" w:rsidP="00586A00">
      <w:pPr>
        <w:shd w:val="clear" w:color="auto" w:fill="D9D9D9" w:themeFill="background1" w:themeFillShade="D9"/>
        <w:tabs>
          <w:tab w:val="left" w:pos="993"/>
        </w:tabs>
        <w:rPr>
          <w:rFonts w:ascii="TH SarabunPSK" w:hAnsi="TH SarabunPSK" w:cs="TH SarabunPSK"/>
        </w:rPr>
      </w:pPr>
      <w:r w:rsidRPr="00B60D70">
        <w:rPr>
          <w:rFonts w:ascii="TH SarabunPSK" w:hAnsi="TH SarabunPSK" w:cs="TH SarabunPSK" w:hint="cs"/>
          <w:cs/>
        </w:rPr>
        <w:tab/>
      </w:r>
      <w:r w:rsidRPr="00B60D70">
        <w:rPr>
          <w:rFonts w:ascii="TH SarabunPSK" w:hAnsi="TH SarabunPSK" w:cs="TH SarabunPSK" w:hint="cs"/>
          <w:b/>
          <w:bCs/>
        </w:rPr>
        <w:t>(Mechanics of Materials)</w:t>
      </w:r>
    </w:p>
    <w:p w14:paraId="57844CCD" w14:textId="764C5AF3" w:rsidR="009E6917" w:rsidRPr="00B60D70" w:rsidRDefault="00D756E0" w:rsidP="00592146">
      <w:pPr>
        <w:rPr>
          <w:rFonts w:ascii="TH SarabunPSK" w:hAnsi="TH SarabunPSK" w:cs="TH SarabunPSK"/>
          <w: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B91175" w:rsidRPr="00B60D70">
        <w:rPr>
          <w:rFonts w:ascii="TH SarabunPSK" w:hAnsi="TH SarabunPSK" w:cs="TH SarabunPSK" w:hint="cs"/>
        </w:rPr>
        <w:t xml:space="preserve">CTE </w:t>
      </w:r>
      <w:r w:rsidR="00E077BF" w:rsidRPr="00B60D70">
        <w:rPr>
          <w:rFonts w:ascii="TH SarabunPSK" w:hAnsi="TH SarabunPSK" w:cs="TH SarabunPSK" w:hint="cs"/>
        </w:rPr>
        <w:t>221</w:t>
      </w:r>
    </w:p>
    <w:p w14:paraId="0983392E" w14:textId="77777777" w:rsidR="009E6917" w:rsidRPr="00B60D70" w:rsidRDefault="00D756E0" w:rsidP="00586A00">
      <w:pPr>
        <w:ind w:firstLine="720"/>
        <w:rPr>
          <w:rFonts w:ascii="TH SarabunPSK" w:hAnsi="TH SarabunPSK" w:cs="TH SarabunPSK"/>
        </w:rPr>
      </w:pPr>
      <w:r w:rsidRPr="00B60D70">
        <w:rPr>
          <w:rFonts w:ascii="TH SarabunPSK" w:hAnsi="TH SarabunPSK" w:cs="TH SarabunPSK" w:hint="cs"/>
          <w:cs/>
          <w:lang w:val="th-TH"/>
        </w:rPr>
        <w:t>แรงและความเค้น ความสัมพันธ์ระหว่างความเค้นกับความเครียด การวิบัติของวัสดุเหนียว และวัสดุเปราะ ผังแรงเฉือนและโมเมนต์ การแอ่นตัวของคาน ความเค้นในคาน แรงบิด การโก่งเดาะของเสา วงกลมมอร์และความเค้นกระทำร่วม</w:t>
      </w:r>
    </w:p>
    <w:p w14:paraId="0A3551FC" w14:textId="77777777" w:rsidR="009E6917" w:rsidRPr="00B60D70" w:rsidRDefault="00D756E0" w:rsidP="00586A00">
      <w:pPr>
        <w:ind w:firstLine="720"/>
        <w:rPr>
          <w:rFonts w:ascii="TH SarabunPSK" w:hAnsi="TH SarabunPSK" w:cs="TH SarabunPSK"/>
        </w:rPr>
      </w:pPr>
      <w:r w:rsidRPr="00B60D70">
        <w:rPr>
          <w:rFonts w:ascii="TH SarabunPSK" w:hAnsi="TH SarabunPSK" w:cs="TH SarabunPSK" w:hint="cs"/>
        </w:rPr>
        <w:t>Force and stress, stress-strain relationships, ductile and brittle failure, shear force and bending moment diagrams, deflection of beam, stress in beams, torsion, buckling of column. Mohr’s circle and combined stress.</w:t>
      </w:r>
    </w:p>
    <w:p w14:paraId="3A96F3D5" w14:textId="1B3A1C0D"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4C151090" w14:textId="77777777" w:rsidR="009E6917" w:rsidRPr="00B60D70" w:rsidRDefault="00D756E0" w:rsidP="00FF7D50">
      <w:pPr>
        <w:pStyle w:val="af9"/>
        <w:numPr>
          <w:ilvl w:val="0"/>
          <w:numId w:val="39"/>
        </w:numPr>
        <w:ind w:left="851" w:hanging="284"/>
        <w:rPr>
          <w:rFonts w:ascii="TH SarabunPSK" w:hAnsi="TH SarabunPSK" w:cs="TH SarabunPSK"/>
        </w:rPr>
      </w:pPr>
      <w:r w:rsidRPr="00B60D70">
        <w:rPr>
          <w:rFonts w:ascii="TH SarabunPSK" w:hAnsi="TH SarabunPSK" w:cs="TH SarabunPSK" w:hint="cs"/>
          <w:cs/>
          <w:lang w:val="th-TH"/>
        </w:rPr>
        <w:lastRenderedPageBreak/>
        <w:t xml:space="preserve">วิเคราะห์หาความเค้นและการเสียรูปร่างที่เกิดขึ้นในชิ้นส่วนของโครงสร้างที่รับแรงดึง แรงอัด แรงบิด และการเปลี่ยนแปลงของอุณหภูมิ </w:t>
      </w:r>
    </w:p>
    <w:p w14:paraId="5F294A83" w14:textId="39825D15" w:rsidR="009E6917" w:rsidRPr="00B60D70" w:rsidRDefault="00D756E0" w:rsidP="00FF7D50">
      <w:pPr>
        <w:pStyle w:val="af9"/>
        <w:numPr>
          <w:ilvl w:val="0"/>
          <w:numId w:val="39"/>
        </w:numPr>
        <w:ind w:left="851" w:hanging="284"/>
        <w:rPr>
          <w:rFonts w:ascii="TH SarabunPSK" w:hAnsi="TH SarabunPSK" w:cs="TH SarabunPSK"/>
        </w:rPr>
      </w:pPr>
      <w:r w:rsidRPr="00B60D70">
        <w:rPr>
          <w:rFonts w:ascii="TH SarabunPSK" w:hAnsi="TH SarabunPSK" w:cs="TH SarabunPSK" w:hint="cs"/>
          <w:cs/>
          <w:lang w:val="th-TH"/>
        </w:rPr>
        <w:t>วิเคราะห์หาสถานะของความเค้นที่ตำแหน่งใด</w:t>
      </w:r>
      <w:r w:rsidR="00D420AC" w:rsidRPr="00B60D70">
        <w:rPr>
          <w:rFonts w:ascii="TH SarabunPSK" w:hAnsi="TH SarabunPSK" w:cs="TH SarabunPSK" w:hint="cs"/>
          <w:cs/>
          <w:lang w:val="th-TH"/>
        </w:rPr>
        <w:t xml:space="preserve"> ๆ</w:t>
      </w:r>
      <w:r w:rsidRPr="00B60D70">
        <w:rPr>
          <w:rFonts w:ascii="TH SarabunPSK" w:hAnsi="TH SarabunPSK" w:cs="TH SarabunPSK" w:hint="cs"/>
          <w:cs/>
          <w:lang w:val="th-TH"/>
        </w:rPr>
        <w:t xml:space="preserve"> พร้อมสามารถวิเคราะห์หาความเค้นหลักพร้อมระนาบ</w:t>
      </w:r>
    </w:p>
    <w:p w14:paraId="2B258EA5" w14:textId="77777777" w:rsidR="008E0ABA" w:rsidRPr="00B60D70" w:rsidRDefault="008E0ABA" w:rsidP="00592146">
      <w:pPr>
        <w:rPr>
          <w:rFonts w:ascii="TH SarabunPSK" w:hAnsi="TH SarabunPSK" w:cs="TH SarabunPSK"/>
          <w:sz w:val="20"/>
          <w:szCs w:val="20"/>
        </w:rPr>
      </w:pPr>
    </w:p>
    <w:p w14:paraId="2B83C027" w14:textId="4E02AF43" w:rsidR="009E6917" w:rsidRPr="00B60D70" w:rsidRDefault="00B91175" w:rsidP="00586A00">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cs/>
        </w:rPr>
      </w:pPr>
      <w:bookmarkStart w:id="698" w:name="_Toc179246102"/>
      <w:bookmarkStart w:id="699" w:name="_Toc179656480"/>
      <w:bookmarkStart w:id="700" w:name="_Toc180609560"/>
      <w:bookmarkStart w:id="701" w:name="_Toc191634176"/>
      <w:r w:rsidRPr="00B60D70">
        <w:rPr>
          <w:rFonts w:ascii="TH SarabunPSK" w:hAnsi="TH SarabunPSK" w:cs="TH SarabunPSK" w:hint="cs"/>
        </w:rPr>
        <w:t xml:space="preserve">CTE </w:t>
      </w:r>
      <w:r w:rsidR="00D756E0" w:rsidRPr="00B60D70">
        <w:rPr>
          <w:rFonts w:ascii="TH SarabunPSK" w:hAnsi="TH SarabunPSK" w:cs="TH SarabunPSK" w:hint="cs"/>
        </w:rPr>
        <w:t xml:space="preserve">215 </w:t>
      </w:r>
      <w:r w:rsidR="00586A00" w:rsidRPr="00B60D70">
        <w:rPr>
          <w:rFonts w:ascii="TH SarabunPSK" w:hAnsi="TH SarabunPSK" w:cs="TH SarabunPSK" w:hint="cs"/>
          <w:cs/>
        </w:rPr>
        <w:tab/>
      </w:r>
      <w:r w:rsidR="00D756E0" w:rsidRPr="00B60D70">
        <w:rPr>
          <w:rFonts w:ascii="TH SarabunPSK" w:hAnsi="TH SarabunPSK" w:cs="TH SarabunPSK" w:hint="cs"/>
          <w:cs/>
        </w:rPr>
        <w:t>ปฏิบัติการทดสอบวัสดุ</w:t>
      </w:r>
      <w:r w:rsidR="00D756E0" w:rsidRPr="00B60D70">
        <w:rPr>
          <w:rFonts w:ascii="TH SarabunPSK" w:hAnsi="TH SarabunPSK" w:cs="TH SarabunPSK" w:hint="cs"/>
        </w:rPr>
        <w:tab/>
        <w:t>1 (0-3-</w:t>
      </w:r>
      <w:r w:rsidR="00593C8A" w:rsidRPr="00B60D70">
        <w:rPr>
          <w:rFonts w:ascii="TH SarabunPSK" w:hAnsi="TH SarabunPSK" w:cs="TH SarabunPSK"/>
        </w:rPr>
        <w:t>2</w:t>
      </w:r>
      <w:r w:rsidR="00D756E0" w:rsidRPr="00B60D70">
        <w:rPr>
          <w:rFonts w:ascii="TH SarabunPSK" w:hAnsi="TH SarabunPSK" w:cs="TH SarabunPSK" w:hint="cs"/>
        </w:rPr>
        <w:t>)</w:t>
      </w:r>
      <w:bookmarkEnd w:id="698"/>
      <w:bookmarkEnd w:id="699"/>
      <w:bookmarkEnd w:id="700"/>
      <w:bookmarkEnd w:id="701"/>
    </w:p>
    <w:p w14:paraId="59BE21B9" w14:textId="52086BD6" w:rsidR="009E6917" w:rsidRPr="00B60D70" w:rsidRDefault="00D756E0" w:rsidP="00586A00">
      <w:pPr>
        <w:shd w:val="clear" w:color="auto" w:fill="D9D9D9" w:themeFill="background1" w:themeFillShade="D9"/>
        <w:tabs>
          <w:tab w:val="left" w:pos="993"/>
        </w:tabs>
        <w:rPr>
          <w:rFonts w:ascii="TH SarabunPSK" w:hAnsi="TH SarabunPSK" w:cs="TH SarabunPSK"/>
          <w:b/>
          <w:bCs/>
        </w:rPr>
      </w:pPr>
      <w:r w:rsidRPr="00B60D70">
        <w:rPr>
          <w:rFonts w:ascii="TH SarabunPSK" w:hAnsi="TH SarabunPSK" w:cs="TH SarabunPSK" w:hint="cs"/>
          <w:cs/>
        </w:rPr>
        <w:tab/>
      </w:r>
      <w:r w:rsidRPr="00B60D70">
        <w:rPr>
          <w:rFonts w:ascii="TH SarabunPSK" w:hAnsi="TH SarabunPSK" w:cs="TH SarabunPSK" w:hint="cs"/>
          <w:b/>
          <w:bCs/>
        </w:rPr>
        <w:t>(Materials Testing Laboratory)</w:t>
      </w:r>
    </w:p>
    <w:p w14:paraId="6E209F8E" w14:textId="79CEC8F6" w:rsidR="009E6917" w:rsidRPr="00B60D70" w:rsidRDefault="00D756E0" w:rsidP="00592146">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Pr="00B60D70">
        <w:rPr>
          <w:rFonts w:ascii="TH SarabunPSK" w:hAnsi="TH SarabunPSK" w:cs="TH SarabunPSK" w:hint="cs"/>
          <w:cs/>
          <w:lang w:val="th-TH"/>
        </w:rPr>
        <w:t xml:space="preserve">เรียนก่อนหรือพร้อมกับ </w:t>
      </w:r>
      <w:r w:rsidR="00B91175" w:rsidRPr="00B60D70">
        <w:rPr>
          <w:rFonts w:ascii="TH SarabunPSK" w:hAnsi="TH SarabunPSK" w:cs="TH SarabunPSK" w:hint="cs"/>
        </w:rPr>
        <w:t xml:space="preserve">CTE </w:t>
      </w:r>
      <w:r w:rsidRPr="00B60D70">
        <w:rPr>
          <w:rFonts w:ascii="TH SarabunPSK" w:hAnsi="TH SarabunPSK" w:cs="TH SarabunPSK" w:hint="cs"/>
        </w:rPr>
        <w:t>212</w:t>
      </w:r>
    </w:p>
    <w:p w14:paraId="7495F342" w14:textId="2216F42B" w:rsidR="009E6917" w:rsidRPr="00B60D70" w:rsidRDefault="00D756E0" w:rsidP="00586A00">
      <w:pPr>
        <w:ind w:firstLine="720"/>
        <w:rPr>
          <w:rFonts w:ascii="TH SarabunPSK" w:hAnsi="TH SarabunPSK" w:cs="TH SarabunPSK"/>
        </w:rPr>
      </w:pPr>
      <w:r w:rsidRPr="00B60D70">
        <w:rPr>
          <w:rFonts w:ascii="TH SarabunPSK" w:hAnsi="TH SarabunPSK" w:cs="TH SarabunPSK" w:hint="cs"/>
          <w:cs/>
          <w:lang w:val="th-TH"/>
        </w:rPr>
        <w:t>ศึกษาวิธีการใช้เครื่องมือและอุปกรณ์ทดสอบ การสอบเทียบเครื่องทดสอบ การทดสอบการดัดของไม้</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 xml:space="preserve">การทดสอบการอัดขนานเสี้ยนและตั้งฉากเสี้ยนของไม้ การทดสอบแรงเฉือนขนานเสี้ยนของไม้ การทดสอบแรงเฉือนของเหล็ก การทดสอบแรงดึงและการดัดโค้งเย็นของเหล็ก การทดสอบค่าโมดูลัสความยืดหยุ่นของคอนกรีตและการทดสอบคอนกรีตแบบไม่ทำลาย การทดสอบอิฐและคอนกรีตบล็อก การทดสอบการบรรทุกน้ำหนักของโครงสร้าง </w:t>
      </w:r>
      <w:r w:rsidRPr="00B60D70">
        <w:rPr>
          <w:rFonts w:ascii="TH SarabunPSK" w:hAnsi="TH SarabunPSK" w:cs="TH SarabunPSK" w:hint="cs"/>
          <w:cs/>
        </w:rPr>
        <w:tab/>
      </w:r>
    </w:p>
    <w:p w14:paraId="37A221BD" w14:textId="0BCC08D3" w:rsidR="009E6917" w:rsidRPr="00B60D70" w:rsidRDefault="00D756E0" w:rsidP="00586A00">
      <w:pPr>
        <w:ind w:firstLine="720"/>
        <w:rPr>
          <w:rFonts w:ascii="TH SarabunPSK" w:hAnsi="TH SarabunPSK" w:cs="TH SarabunPSK"/>
        </w:rPr>
      </w:pPr>
      <w:r w:rsidRPr="00B60D70">
        <w:rPr>
          <w:rFonts w:ascii="TH SarabunPSK" w:hAnsi="TH SarabunPSK" w:cs="TH SarabunPSK" w:hint="cs"/>
        </w:rPr>
        <w:t>Study on the use of testing machine and gauges, calibration of testing machine, static bending test of wood, compression parallel and perpendicular of grain test of wood, shear parallel of grain test of wood, direct shear test of steel, tension and cold test of steel, compression and modulus of elasticity test of concrete, non – destructive test of concrete, test of brick and concrete block, Load test of structure.</w:t>
      </w:r>
      <w:r w:rsidR="00BD7F9D" w:rsidRPr="00B60D70">
        <w:rPr>
          <w:rFonts w:ascii="TH SarabunPSK" w:hAnsi="TH SarabunPSK" w:cs="TH SarabunPSK" w:hint="cs"/>
        </w:rPr>
        <w:t xml:space="preserve"> </w:t>
      </w:r>
      <w:r w:rsidRPr="00B60D70">
        <w:rPr>
          <w:rFonts w:ascii="TH SarabunPSK" w:hAnsi="TH SarabunPSK" w:cs="TH SarabunPSK" w:hint="cs"/>
        </w:rPr>
        <w:t xml:space="preserve"> </w:t>
      </w:r>
    </w:p>
    <w:p w14:paraId="07CAA583" w14:textId="77777777" w:rsidR="00E13367" w:rsidRPr="00B60D70" w:rsidRDefault="00E13367" w:rsidP="00E13367">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043C580D" w14:textId="77777777" w:rsidR="00E13367" w:rsidRPr="00B60D70" w:rsidRDefault="00E13367" w:rsidP="00E13367">
      <w:pPr>
        <w:pStyle w:val="af9"/>
        <w:numPr>
          <w:ilvl w:val="0"/>
          <w:numId w:val="140"/>
        </w:numPr>
        <w:rPr>
          <w:rFonts w:ascii="TH SarabunPSK" w:hAnsi="TH SarabunPSK" w:cs="TH SarabunPSK"/>
          <w:lang w:val="th-TH"/>
        </w:rPr>
      </w:pPr>
      <w:r w:rsidRPr="00B60D70">
        <w:rPr>
          <w:rFonts w:ascii="TH SarabunPSK" w:hAnsi="TH SarabunPSK" w:cs="TH SarabunPSK"/>
          <w:cs/>
          <w:lang w:val="th-TH"/>
        </w:rPr>
        <w:t>อธิบายกระบวนการ ขั้นตอนและวิธีการทดสอบกลศาสตร์ของ ไม้ เหล็ก และคอนกรีตตามมาตรฐานการทดสอบทางวิศวกรรมโยธา</w:t>
      </w:r>
    </w:p>
    <w:p w14:paraId="1A0AACD0" w14:textId="77777777" w:rsidR="00E13367" w:rsidRPr="00B60D70" w:rsidRDefault="00E13367" w:rsidP="00E13367">
      <w:pPr>
        <w:pStyle w:val="af9"/>
        <w:numPr>
          <w:ilvl w:val="0"/>
          <w:numId w:val="140"/>
        </w:numPr>
        <w:rPr>
          <w:rFonts w:ascii="TH SarabunPSK" w:hAnsi="TH SarabunPSK" w:cs="TH SarabunPSK"/>
          <w:lang w:val="th-TH"/>
        </w:rPr>
      </w:pPr>
      <w:r w:rsidRPr="00B60D70">
        <w:rPr>
          <w:rFonts w:ascii="TH SarabunPSK" w:hAnsi="TH SarabunPSK" w:cs="TH SarabunPSK"/>
          <w:cs/>
          <w:lang w:val="th-TH"/>
        </w:rPr>
        <w:t>ใช้เครื่องมือ เพื่อปฏิบัติการทดสอบวัสดุในงานวิศวกรรมโยธา ได้แก่ ไม้ เหล็ก คอนกรีต</w:t>
      </w:r>
      <w:r w:rsidRPr="00B60D70">
        <w:rPr>
          <w:rFonts w:ascii="TH SarabunPSK" w:hAnsi="TH SarabunPSK" w:cs="TH SarabunPSK"/>
        </w:rPr>
        <w:t xml:space="preserve"> </w:t>
      </w:r>
      <w:r w:rsidRPr="00B60D70">
        <w:rPr>
          <w:rFonts w:ascii="TH SarabunPSK" w:hAnsi="TH SarabunPSK" w:cs="TH SarabunPSK" w:hint="cs"/>
          <w:cs/>
        </w:rPr>
        <w:t>และวัสดุก่อ</w:t>
      </w:r>
    </w:p>
    <w:p w14:paraId="269462FC" w14:textId="77777777" w:rsidR="00E13367" w:rsidRPr="00B60D70" w:rsidRDefault="00E13367" w:rsidP="00E13367">
      <w:pPr>
        <w:pStyle w:val="af9"/>
        <w:numPr>
          <w:ilvl w:val="0"/>
          <w:numId w:val="140"/>
        </w:numPr>
        <w:rPr>
          <w:rFonts w:ascii="TH SarabunPSK" w:hAnsi="TH SarabunPSK" w:cs="TH SarabunPSK"/>
        </w:rPr>
      </w:pPr>
      <w:r w:rsidRPr="00B60D70">
        <w:rPr>
          <w:rFonts w:ascii="TH SarabunPSK" w:hAnsi="TH SarabunPSK" w:cs="TH SarabunPSK"/>
          <w:cs/>
          <w:lang w:val="th-TH"/>
        </w:rPr>
        <w:t>วิเคราะห์และรายงานผลการทดลองทางกลศาสตร์ของ ไม้ เหล็ก คอน</w:t>
      </w:r>
      <w:r w:rsidRPr="00B60D70">
        <w:rPr>
          <w:rFonts w:ascii="TH SarabunPSK" w:hAnsi="TH SarabunPSK" w:cs="TH SarabunPSK" w:hint="cs"/>
          <w:cs/>
          <w:lang w:val="th-TH"/>
        </w:rPr>
        <w:t>ก</w:t>
      </w:r>
      <w:r w:rsidRPr="00B60D70">
        <w:rPr>
          <w:rFonts w:ascii="TH SarabunPSK" w:hAnsi="TH SarabunPSK" w:cs="TH SarabunPSK"/>
          <w:cs/>
          <w:lang w:val="th-TH"/>
        </w:rPr>
        <w:t>รีต</w:t>
      </w:r>
      <w:r w:rsidRPr="00B60D70">
        <w:rPr>
          <w:rFonts w:ascii="TH SarabunPSK" w:hAnsi="TH SarabunPSK" w:cs="TH SarabunPSK" w:hint="cs"/>
          <w:cs/>
          <w:lang w:val="th-TH"/>
        </w:rPr>
        <w:t xml:space="preserve"> และวัสดุก่อ</w:t>
      </w:r>
      <w:r w:rsidRPr="00B60D70">
        <w:rPr>
          <w:rFonts w:ascii="TH SarabunPSK" w:hAnsi="TH SarabunPSK" w:cs="TH SarabunPSK"/>
          <w:cs/>
          <w:lang w:val="th-TH"/>
        </w:rPr>
        <w:t>ในงานวิศวกรรมโยธา</w:t>
      </w:r>
    </w:p>
    <w:p w14:paraId="23CCE1E5" w14:textId="77777777" w:rsidR="00B959B4" w:rsidRPr="00B60D70" w:rsidRDefault="00B959B4" w:rsidP="00B959B4">
      <w:pPr>
        <w:rPr>
          <w:rFonts w:ascii="TH SarabunPSK" w:hAnsi="TH SarabunPSK" w:cs="TH SarabunPSK"/>
        </w:rPr>
      </w:pPr>
    </w:p>
    <w:p w14:paraId="255E814C" w14:textId="65DD9D22" w:rsidR="009E6917" w:rsidRPr="00B60D70" w:rsidRDefault="00B91175" w:rsidP="00586A00">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702" w:name="_Toc179246103"/>
      <w:bookmarkStart w:id="703" w:name="_Toc179656481"/>
      <w:bookmarkStart w:id="704" w:name="_Toc180609561"/>
      <w:bookmarkStart w:id="705" w:name="_Toc191634177"/>
      <w:r w:rsidRPr="00B60D70">
        <w:rPr>
          <w:rFonts w:ascii="TH SarabunPSK" w:hAnsi="TH SarabunPSK" w:cs="TH SarabunPSK" w:hint="cs"/>
        </w:rPr>
        <w:t xml:space="preserve">CTE </w:t>
      </w:r>
      <w:r w:rsidR="00D756E0" w:rsidRPr="00B60D70">
        <w:rPr>
          <w:rFonts w:ascii="TH SarabunPSK" w:hAnsi="TH SarabunPSK" w:cs="TH SarabunPSK" w:hint="cs"/>
        </w:rPr>
        <w:t xml:space="preserve">312 </w:t>
      </w:r>
      <w:r w:rsidR="00586A00" w:rsidRPr="00B60D70">
        <w:rPr>
          <w:rFonts w:ascii="TH SarabunPSK" w:hAnsi="TH SarabunPSK" w:cs="TH SarabunPSK" w:hint="cs"/>
        </w:rPr>
        <w:tab/>
      </w:r>
      <w:r w:rsidR="00D756E0" w:rsidRPr="00B60D70">
        <w:rPr>
          <w:rFonts w:ascii="TH SarabunPSK" w:hAnsi="TH SarabunPSK" w:cs="TH SarabunPSK" w:hint="cs"/>
          <w:cs/>
        </w:rPr>
        <w:t>การวิเคราะห์โครงสร้าง</w:t>
      </w:r>
      <w:r w:rsidR="00D756E0" w:rsidRPr="00B60D70">
        <w:rPr>
          <w:rFonts w:ascii="TH SarabunPSK" w:hAnsi="TH SarabunPSK" w:cs="TH SarabunPSK" w:hint="cs"/>
        </w:rPr>
        <w:t xml:space="preserve"> 1</w:t>
      </w:r>
      <w:r w:rsidR="00D756E0" w:rsidRPr="00B60D70">
        <w:rPr>
          <w:rFonts w:ascii="TH SarabunPSK" w:hAnsi="TH SarabunPSK" w:cs="TH SarabunPSK" w:hint="cs"/>
          <w:cs/>
        </w:rPr>
        <w:t xml:space="preserve"> </w:t>
      </w:r>
      <w:r w:rsidR="00D756E0" w:rsidRPr="00B60D70">
        <w:rPr>
          <w:rFonts w:ascii="TH SarabunPSK" w:hAnsi="TH SarabunPSK" w:cs="TH SarabunPSK" w:hint="cs"/>
          <w:cs/>
        </w:rPr>
        <w:tab/>
      </w:r>
      <w:r w:rsidR="00D756E0" w:rsidRPr="00B60D70">
        <w:rPr>
          <w:rFonts w:ascii="TH SarabunPSK" w:hAnsi="TH SarabunPSK" w:cs="TH SarabunPSK" w:hint="cs"/>
        </w:rPr>
        <w:t>3 (3-0-6)</w:t>
      </w:r>
      <w:bookmarkEnd w:id="702"/>
      <w:bookmarkEnd w:id="703"/>
      <w:bookmarkEnd w:id="704"/>
      <w:bookmarkEnd w:id="705"/>
    </w:p>
    <w:p w14:paraId="663F8CE6" w14:textId="77777777" w:rsidR="009E6917" w:rsidRPr="00B60D70" w:rsidRDefault="00D756E0" w:rsidP="00586A00">
      <w:pPr>
        <w:shd w:val="clear" w:color="auto" w:fill="D9D9D9" w:themeFill="background1" w:themeFillShade="D9"/>
        <w:tabs>
          <w:tab w:val="left" w:pos="993"/>
        </w:tabs>
        <w:rPr>
          <w:rFonts w:ascii="TH SarabunPSK" w:hAnsi="TH SarabunPSK" w:cs="TH SarabunPSK"/>
          <w:b/>
          <w:bCs/>
        </w:rPr>
      </w:pPr>
      <w:r w:rsidRPr="00B60D70">
        <w:rPr>
          <w:rFonts w:ascii="TH SarabunPSK" w:hAnsi="TH SarabunPSK" w:cs="TH SarabunPSK" w:hint="cs"/>
          <w:b/>
          <w:bCs/>
          <w:cs/>
        </w:rPr>
        <w:tab/>
      </w:r>
      <w:r w:rsidRPr="00B60D70">
        <w:rPr>
          <w:rFonts w:ascii="TH SarabunPSK" w:hAnsi="TH SarabunPSK" w:cs="TH SarabunPSK" w:hint="cs"/>
          <w:b/>
          <w:bCs/>
        </w:rPr>
        <w:t>(Structural Analysis 1)</w:t>
      </w:r>
    </w:p>
    <w:p w14:paraId="72019593" w14:textId="77777777" w:rsidR="00B63E1C" w:rsidRPr="00B60D70" w:rsidRDefault="00B63E1C" w:rsidP="00B63E1C">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Pr="00B60D70">
        <w:rPr>
          <w:rFonts w:ascii="TH SarabunPSK" w:hAnsi="TH SarabunPSK" w:cs="TH SarabunPSK" w:hint="cs"/>
        </w:rPr>
        <w:t>CTE 221</w:t>
      </w:r>
    </w:p>
    <w:p w14:paraId="41D41B91" w14:textId="77777777" w:rsidR="00B63E1C" w:rsidRPr="00B60D70" w:rsidRDefault="00B63E1C" w:rsidP="00B63E1C">
      <w:pPr>
        <w:ind w:firstLine="720"/>
        <w:rPr>
          <w:rFonts w:ascii="TH SarabunPSK" w:hAnsi="TH SarabunPSK" w:cs="TH SarabunPSK"/>
        </w:rPr>
      </w:pPr>
      <w:r w:rsidRPr="00B60D70">
        <w:rPr>
          <w:rFonts w:ascii="TH SarabunPSK" w:hAnsi="TH SarabunPSK" w:cs="TH SarabunPSK" w:hint="cs"/>
          <w:cs/>
          <w:lang w:val="th-TH"/>
        </w:rPr>
        <w:t>การวิเคราะห์โครงสร้างเบื้องต้น สมดุลของแรงเฉือน โมเมนต์ในคานและโครงข้อแข็ง การวิเคราะห์โครงข้อหมุน การวิเคราะห์ระยะแอ่นของคานและโครงข้อแข็งโดยวิธีงานเสมือน และพลังงานความเครียด  โครงสร้างรับน้ำหนักบรรทุกเคลื่อนที่ เส้นบทบาท การวิเคราะห์โครงสร้างอินดีเทอร์</w:t>
      </w:r>
      <w:proofErr w:type="spellStart"/>
      <w:r w:rsidRPr="00B60D70">
        <w:rPr>
          <w:rFonts w:ascii="TH SarabunPSK" w:hAnsi="TH SarabunPSK" w:cs="TH SarabunPSK" w:hint="cs"/>
          <w:cs/>
          <w:lang w:val="th-TH"/>
        </w:rPr>
        <w:t>มิเ</w:t>
      </w:r>
      <w:proofErr w:type="spellEnd"/>
      <w:r w:rsidRPr="00B60D70">
        <w:rPr>
          <w:rFonts w:ascii="TH SarabunPSK" w:hAnsi="TH SarabunPSK" w:cs="TH SarabunPSK" w:hint="cs"/>
          <w:cs/>
          <w:lang w:val="th-TH"/>
        </w:rPr>
        <w:t>นทโดยวิธีการเปลี่ยนรูปร่างสอดคล้อง แนวคิดสำหรับโครงสร้างที่มีช่วงยาว การประยุกต์ใช้โปรแกรมคอมพิวเตอร์วิเคราะห์โครงสร้างอย่างง่ายและโครงสร้างที่มีความซับซ้อน</w:t>
      </w:r>
    </w:p>
    <w:p w14:paraId="01326A90" w14:textId="77777777" w:rsidR="00B63E1C" w:rsidRPr="00B60D70" w:rsidRDefault="00B63E1C" w:rsidP="00B63E1C">
      <w:pPr>
        <w:ind w:firstLine="720"/>
        <w:rPr>
          <w:rFonts w:ascii="TH SarabunPSK" w:hAnsi="TH SarabunPSK" w:cs="TH SarabunPSK"/>
        </w:rPr>
      </w:pPr>
      <w:r w:rsidRPr="00B60D70">
        <w:rPr>
          <w:rFonts w:ascii="TH SarabunPSK" w:hAnsi="TH SarabunPSK" w:cs="TH SarabunPSK" w:hint="cs"/>
        </w:rPr>
        <w:lastRenderedPageBreak/>
        <w:t>Introduction to structural analysis</w:t>
      </w:r>
      <w:r w:rsidRPr="00B60D70">
        <w:rPr>
          <w:rFonts w:ascii="TH SarabunPSK" w:hAnsi="TH SarabunPSK" w:cs="TH SarabunPSK"/>
        </w:rPr>
        <w:t>:</w:t>
      </w:r>
      <w:r w:rsidRPr="00B60D70">
        <w:rPr>
          <w:rFonts w:ascii="TH SarabunPSK" w:hAnsi="TH SarabunPSK" w:cs="TH SarabunPSK" w:hint="cs"/>
        </w:rPr>
        <w:t xml:space="preserve"> equilibrium of shear force, moment in beam and frame, analysis of truss</w:t>
      </w:r>
      <w:r w:rsidRPr="00B60D70">
        <w:rPr>
          <w:rFonts w:ascii="TH SarabunPSK" w:hAnsi="TH SarabunPSK" w:cs="TH SarabunPSK"/>
        </w:rPr>
        <w:t>.</w:t>
      </w:r>
      <w:r w:rsidRPr="00B60D70">
        <w:rPr>
          <w:rFonts w:ascii="TH SarabunPSK" w:hAnsi="TH SarabunPSK" w:cs="TH SarabunPSK" w:hint="cs"/>
        </w:rPr>
        <w:t xml:space="preserve"> </w:t>
      </w:r>
      <w:r w:rsidRPr="00B60D70">
        <w:rPr>
          <w:rFonts w:ascii="TH SarabunPSK" w:hAnsi="TH SarabunPSK" w:cs="TH SarabunPSK"/>
        </w:rPr>
        <w:t>D</w:t>
      </w:r>
      <w:r w:rsidRPr="00B60D70">
        <w:rPr>
          <w:rFonts w:ascii="TH SarabunPSK" w:hAnsi="TH SarabunPSK" w:cs="TH SarabunPSK" w:hint="cs"/>
        </w:rPr>
        <w:t>eflections of beams and frames by methods of virtual work and strain energy, structures subjected to moving load, influence lines, analysis of statically indeterminate structures by method of consistent deformation, concept of long span structures. Using a Software to analyze simple structures and complex structures.</w:t>
      </w:r>
    </w:p>
    <w:p w14:paraId="062EC479" w14:textId="77777777" w:rsidR="00B63E1C" w:rsidRPr="00B60D70" w:rsidRDefault="00B63E1C" w:rsidP="00B63E1C">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4B34053D" w14:textId="77777777" w:rsidR="00B63E1C" w:rsidRPr="00B60D70" w:rsidRDefault="00B63E1C" w:rsidP="00B63E1C">
      <w:pPr>
        <w:pStyle w:val="af9"/>
        <w:numPr>
          <w:ilvl w:val="0"/>
          <w:numId w:val="40"/>
        </w:numPr>
        <w:ind w:left="851" w:hanging="284"/>
        <w:rPr>
          <w:rFonts w:ascii="TH SarabunPSK" w:hAnsi="TH SarabunPSK" w:cs="TH SarabunPSK"/>
        </w:rPr>
      </w:pPr>
      <w:r w:rsidRPr="00B60D70">
        <w:rPr>
          <w:rFonts w:ascii="TH SarabunPSK" w:hAnsi="TH SarabunPSK" w:cs="TH SarabunPSK" w:hint="cs"/>
          <w:cs/>
          <w:lang w:val="th-TH"/>
        </w:rPr>
        <w:t>คำนวณหาแรงภายในโครงสร้างอย่างง่าย ประเภทคานโครงข้อแข็งและโครงข้อหมุน</w:t>
      </w:r>
    </w:p>
    <w:p w14:paraId="25B9CBBD" w14:textId="77777777" w:rsidR="00B63E1C" w:rsidRPr="00B60D70" w:rsidRDefault="00B63E1C" w:rsidP="00B63E1C">
      <w:pPr>
        <w:pStyle w:val="af9"/>
        <w:numPr>
          <w:ilvl w:val="0"/>
          <w:numId w:val="40"/>
        </w:numPr>
        <w:ind w:left="851" w:hanging="284"/>
        <w:rPr>
          <w:rFonts w:ascii="TH SarabunPSK" w:hAnsi="TH SarabunPSK" w:cs="TH SarabunPSK"/>
        </w:rPr>
      </w:pPr>
      <w:r w:rsidRPr="00B60D70">
        <w:rPr>
          <w:rFonts w:ascii="TH SarabunPSK" w:hAnsi="TH SarabunPSK" w:cs="TH SarabunPSK" w:hint="cs"/>
          <w:cs/>
          <w:lang w:val="th-TH"/>
        </w:rPr>
        <w:t>คำนวณระยะการเคลื่อนตัวของโครงสร้างอย่างง่ายเนื่องจากแรงภายนอกมากระทำ</w:t>
      </w:r>
    </w:p>
    <w:p w14:paraId="4A4C95D6" w14:textId="7946F9BE" w:rsidR="009E6917" w:rsidRPr="00B60D70" w:rsidRDefault="00B63E1C" w:rsidP="00B63E1C">
      <w:pPr>
        <w:pStyle w:val="af9"/>
        <w:numPr>
          <w:ilvl w:val="0"/>
          <w:numId w:val="40"/>
        </w:numPr>
        <w:ind w:left="851" w:hanging="284"/>
        <w:rPr>
          <w:rFonts w:ascii="TH SarabunPSK" w:hAnsi="TH SarabunPSK" w:cs="TH SarabunPSK"/>
        </w:rPr>
      </w:pPr>
      <w:r w:rsidRPr="00B60D70">
        <w:rPr>
          <w:rFonts w:ascii="TH SarabunPSK" w:hAnsi="TH SarabunPSK" w:cs="TH SarabunPSK" w:hint="cs"/>
          <w:cs/>
          <w:lang w:val="th-TH"/>
        </w:rPr>
        <w:t>คำนวณหาแรงภายในโครงสร้าง</w:t>
      </w:r>
      <w:r w:rsidRPr="00B60D70">
        <w:rPr>
          <w:rFonts w:ascii="TH SarabunPSK" w:hAnsi="TH SarabunPSK" w:cs="TH SarabunPSK"/>
          <w:cs/>
          <w:lang w:val="th-TH"/>
        </w:rPr>
        <w:t>โครงสร้างอินดีเทอร์</w:t>
      </w:r>
      <w:proofErr w:type="spellStart"/>
      <w:r w:rsidRPr="00B60D70">
        <w:rPr>
          <w:rFonts w:ascii="TH SarabunPSK" w:hAnsi="TH SarabunPSK" w:cs="TH SarabunPSK"/>
          <w:cs/>
          <w:lang w:val="th-TH"/>
        </w:rPr>
        <w:t>มิเ</w:t>
      </w:r>
      <w:proofErr w:type="spellEnd"/>
      <w:r w:rsidRPr="00B60D70">
        <w:rPr>
          <w:rFonts w:ascii="TH SarabunPSK" w:hAnsi="TH SarabunPSK" w:cs="TH SarabunPSK"/>
          <w:cs/>
          <w:lang w:val="th-TH"/>
        </w:rPr>
        <w:t>นท</w:t>
      </w:r>
      <w:r w:rsidRPr="00B60D70">
        <w:rPr>
          <w:rFonts w:ascii="TH SarabunPSK" w:hAnsi="TH SarabunPSK" w:cs="TH SarabunPSK"/>
        </w:rPr>
        <w:t xml:space="preserve"> </w:t>
      </w:r>
      <w:r w:rsidRPr="00B60D70">
        <w:rPr>
          <w:rFonts w:ascii="TH SarabunPSK" w:hAnsi="TH SarabunPSK" w:cs="TH SarabunPSK"/>
          <w:cs/>
          <w:lang w:val="th-TH"/>
        </w:rPr>
        <w:t>โดยวิธีการเปลี่ยนรูปร่างสอดคล้อง</w:t>
      </w:r>
    </w:p>
    <w:p w14:paraId="771D13C5" w14:textId="77777777" w:rsidR="009E6917" w:rsidRPr="00B60D70" w:rsidRDefault="009E6917" w:rsidP="00592146">
      <w:pPr>
        <w:rPr>
          <w:rFonts w:ascii="TH SarabunPSK" w:hAnsi="TH SarabunPSK" w:cs="TH SarabunPSK"/>
        </w:rPr>
      </w:pPr>
    </w:p>
    <w:p w14:paraId="5A22F263" w14:textId="00B37EE1" w:rsidR="009E6917" w:rsidRPr="00B60D70" w:rsidRDefault="00B91175" w:rsidP="00586A00">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706" w:name="_Toc179246104"/>
      <w:bookmarkStart w:id="707" w:name="_Toc179656482"/>
      <w:bookmarkStart w:id="708" w:name="_Toc180609562"/>
      <w:bookmarkStart w:id="709" w:name="_Toc191634178"/>
      <w:r w:rsidRPr="00B60D70">
        <w:rPr>
          <w:rFonts w:ascii="TH SarabunPSK" w:hAnsi="TH SarabunPSK" w:cs="TH SarabunPSK" w:hint="cs"/>
        </w:rPr>
        <w:t xml:space="preserve">CTE </w:t>
      </w:r>
      <w:r w:rsidR="00D756E0" w:rsidRPr="00B60D70">
        <w:rPr>
          <w:rFonts w:ascii="TH SarabunPSK" w:hAnsi="TH SarabunPSK" w:cs="TH SarabunPSK" w:hint="cs"/>
        </w:rPr>
        <w:t xml:space="preserve">313 </w:t>
      </w:r>
      <w:r w:rsidR="00586A00" w:rsidRPr="00B60D70">
        <w:rPr>
          <w:rFonts w:ascii="TH SarabunPSK" w:hAnsi="TH SarabunPSK" w:cs="TH SarabunPSK" w:hint="cs"/>
        </w:rPr>
        <w:tab/>
      </w:r>
      <w:r w:rsidR="00D756E0" w:rsidRPr="00B60D70">
        <w:rPr>
          <w:rFonts w:ascii="TH SarabunPSK" w:hAnsi="TH SarabunPSK" w:cs="TH SarabunPSK" w:hint="cs"/>
          <w:cs/>
        </w:rPr>
        <w:t xml:space="preserve">การออกแบบโครงสร้างเหล็กและไม้ </w:t>
      </w:r>
      <w:r w:rsidR="00D756E0" w:rsidRPr="00B60D70">
        <w:rPr>
          <w:rFonts w:ascii="TH SarabunPSK" w:hAnsi="TH SarabunPSK" w:cs="TH SarabunPSK" w:hint="cs"/>
          <w:cs/>
        </w:rPr>
        <w:tab/>
      </w:r>
      <w:r w:rsidR="00D756E0" w:rsidRPr="00B60D70">
        <w:rPr>
          <w:rFonts w:ascii="TH SarabunPSK" w:hAnsi="TH SarabunPSK" w:cs="TH SarabunPSK" w:hint="cs"/>
        </w:rPr>
        <w:t>3 (2-2-6)</w:t>
      </w:r>
      <w:bookmarkEnd w:id="706"/>
      <w:bookmarkEnd w:id="707"/>
      <w:bookmarkEnd w:id="708"/>
      <w:bookmarkEnd w:id="709"/>
    </w:p>
    <w:p w14:paraId="320EB156" w14:textId="77777777" w:rsidR="009E6917" w:rsidRPr="00B60D70" w:rsidRDefault="00D756E0" w:rsidP="00586A00">
      <w:pPr>
        <w:shd w:val="clear" w:color="auto" w:fill="D9D9D9" w:themeFill="background1" w:themeFillShade="D9"/>
        <w:tabs>
          <w:tab w:val="left" w:pos="993"/>
        </w:tabs>
        <w:rPr>
          <w:rFonts w:ascii="TH SarabunPSK" w:hAnsi="TH SarabunPSK" w:cs="TH SarabunPSK"/>
        </w:rPr>
      </w:pPr>
      <w:r w:rsidRPr="00B60D70">
        <w:rPr>
          <w:rFonts w:ascii="TH SarabunPSK" w:hAnsi="TH SarabunPSK" w:cs="TH SarabunPSK" w:hint="cs"/>
          <w:cs/>
        </w:rPr>
        <w:tab/>
      </w:r>
      <w:r w:rsidRPr="00B60D70">
        <w:rPr>
          <w:rFonts w:ascii="TH SarabunPSK" w:hAnsi="TH SarabunPSK" w:cs="TH SarabunPSK" w:hint="cs"/>
          <w:b/>
          <w:bCs/>
        </w:rPr>
        <w:t>(Design of Steel and Timber Structures)</w:t>
      </w:r>
    </w:p>
    <w:p w14:paraId="78B5EC8E" w14:textId="1E198BA6" w:rsidR="009E6917" w:rsidRPr="00B60D70" w:rsidRDefault="00D756E0" w:rsidP="00592146">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B91175" w:rsidRPr="00B60D70">
        <w:rPr>
          <w:rFonts w:ascii="TH SarabunPSK" w:hAnsi="TH SarabunPSK" w:cs="TH SarabunPSK" w:hint="cs"/>
        </w:rPr>
        <w:t xml:space="preserve">CTE </w:t>
      </w:r>
      <w:r w:rsidRPr="00B60D70">
        <w:rPr>
          <w:rFonts w:ascii="TH SarabunPSK" w:hAnsi="TH SarabunPSK" w:cs="TH SarabunPSK" w:hint="cs"/>
        </w:rPr>
        <w:t>312</w:t>
      </w:r>
    </w:p>
    <w:p w14:paraId="4406C49E" w14:textId="6974F533" w:rsidR="00617B22" w:rsidRPr="00B60D70" w:rsidRDefault="00617B22" w:rsidP="00617B22">
      <w:pPr>
        <w:ind w:firstLine="720"/>
        <w:rPr>
          <w:rFonts w:ascii="TH SarabunPSK" w:hAnsi="TH SarabunPSK" w:cs="TH SarabunPSK"/>
        </w:rPr>
      </w:pPr>
      <w:r w:rsidRPr="00B60D70">
        <w:rPr>
          <w:rFonts w:ascii="TH SarabunPSK" w:hAnsi="TH SarabunPSK" w:cs="TH SarabunPSK" w:hint="cs"/>
          <w:cs/>
          <w:lang w:val="th-TH"/>
        </w:rPr>
        <w:t>ศึกษาคุณสมบัติเชิงกลของไม้และเหล็ก พฤติกรรมและการออกแบบโครงสร้างไม้และเหล็กภายใต้แรงตามแนวแกน แรงดัด แรงเฉือน และแรงกระทบร่วมกัน ออกแบบจุดยึดต่อโครงสร้างไม้และเหล็ก โครงสร้างวัสดุผสม โครงสร้างประกอบ คานประกอบ หลักการออกแบบโดยวิธีหน่วยแรงที่ยอมให้ และวิธีตัวคูณความต้านทานและน้ำหนักบรรทุก ฝึกออกแบบอาคารไม้และเหล็ก เทคนิคก่อสร้าง การประยุกต์ใช้โปรแกรมคอมพิวเตอร์เพื่อการออกแบบโครงสร้างเหล็ก</w:t>
      </w:r>
    </w:p>
    <w:p w14:paraId="52B1C461" w14:textId="46EF9CF7" w:rsidR="00617B22" w:rsidRPr="00B60D70" w:rsidRDefault="00617B22" w:rsidP="00617B22">
      <w:pPr>
        <w:ind w:firstLine="720"/>
        <w:rPr>
          <w:rFonts w:ascii="TH SarabunPSK" w:hAnsi="TH SarabunPSK" w:cs="TH SarabunPSK"/>
        </w:rPr>
      </w:pPr>
      <w:r w:rsidRPr="00B60D70">
        <w:rPr>
          <w:rFonts w:ascii="TH SarabunPSK" w:hAnsi="TH SarabunPSK" w:cs="TH SarabunPSK" w:hint="cs"/>
        </w:rPr>
        <w:t>Study on structural properties of steel and timber, behavior and design of steel and timber structures subjected to axial loads, bending moments, shear forces, and combined actions, design of joint connections of steel and timber structures, design of composite structures, design of built-up members, design of plate girder. Principle of Allowable Stress Design (ASD), and Load and Resistance Factor Design (LRFD), design practices, construction technique. Using a Software for steel structure design.</w:t>
      </w:r>
    </w:p>
    <w:p w14:paraId="08C7950F" w14:textId="77777777" w:rsidR="00617B22" w:rsidRPr="00B60D70" w:rsidRDefault="00617B22" w:rsidP="00617B22">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6BAE0F6D" w14:textId="77777777" w:rsidR="00617B22" w:rsidRPr="00B60D70" w:rsidRDefault="00617B22" w:rsidP="00617B22">
      <w:pPr>
        <w:pStyle w:val="af9"/>
        <w:numPr>
          <w:ilvl w:val="0"/>
          <w:numId w:val="43"/>
        </w:numPr>
        <w:ind w:left="851" w:hanging="284"/>
        <w:rPr>
          <w:rFonts w:ascii="TH SarabunPSK" w:hAnsi="TH SarabunPSK" w:cs="TH SarabunPSK"/>
          <w:cs/>
        </w:rPr>
      </w:pPr>
      <w:r w:rsidRPr="00B60D70">
        <w:rPr>
          <w:rFonts w:ascii="TH SarabunPSK" w:hAnsi="TH SarabunPSK" w:cs="TH SarabunPSK" w:hint="cs"/>
          <w:cs/>
          <w:lang w:val="th-TH"/>
        </w:rPr>
        <w:t>วิเคราะห์และออกแบบชิ้นส่วนองค์อาคารต่าง ๆ ของโครงสร้างไม้และโครงสร้างเหล็กได้</w:t>
      </w:r>
    </w:p>
    <w:p w14:paraId="0F92C488" w14:textId="77777777" w:rsidR="00617B22" w:rsidRPr="00B60D70" w:rsidRDefault="00617B22" w:rsidP="00617B22">
      <w:pPr>
        <w:pStyle w:val="af9"/>
        <w:numPr>
          <w:ilvl w:val="0"/>
          <w:numId w:val="43"/>
        </w:numPr>
        <w:ind w:left="851" w:hanging="284"/>
        <w:rPr>
          <w:rFonts w:ascii="TH SarabunPSK" w:hAnsi="TH SarabunPSK" w:cs="TH SarabunPSK"/>
        </w:rPr>
      </w:pPr>
      <w:r w:rsidRPr="00B60D70">
        <w:rPr>
          <w:rFonts w:ascii="TH SarabunPSK" w:hAnsi="TH SarabunPSK" w:cs="TH SarabunPSK" w:hint="cs"/>
          <w:cs/>
          <w:lang w:val="th-TH"/>
        </w:rPr>
        <w:t>วิเคราะห์และออกแบบรอยต่อองค์อาคารของโครงสร้างไม้และโครงสร้างเหล็กได้</w:t>
      </w:r>
    </w:p>
    <w:p w14:paraId="6C10A7B7" w14:textId="56E34B6A" w:rsidR="009E6917" w:rsidRPr="00B60D70" w:rsidRDefault="00617B22" w:rsidP="00617B22">
      <w:pPr>
        <w:pStyle w:val="af9"/>
        <w:numPr>
          <w:ilvl w:val="0"/>
          <w:numId w:val="43"/>
        </w:numPr>
        <w:ind w:left="851" w:hanging="284"/>
        <w:rPr>
          <w:rFonts w:ascii="TH SarabunPSK" w:hAnsi="TH SarabunPSK" w:cs="TH SarabunPSK"/>
        </w:rPr>
      </w:pPr>
      <w:r w:rsidRPr="00B60D70">
        <w:rPr>
          <w:rFonts w:ascii="TH SarabunPSK" w:hAnsi="TH SarabunPSK" w:cs="TH SarabunPSK" w:hint="cs"/>
          <w:cs/>
          <w:lang w:val="th-TH"/>
        </w:rPr>
        <w:t>ออกแบบโครงสร้างอาคาร</w:t>
      </w:r>
      <w:r w:rsidRPr="00B60D70">
        <w:rPr>
          <w:rFonts w:ascii="TH SarabunPSK" w:hAnsi="TH SarabunPSK" w:cs="TH SarabunPSK" w:hint="cs"/>
          <w:cs/>
        </w:rPr>
        <w:t>ที่ใช้</w:t>
      </w:r>
      <w:r w:rsidRPr="00B60D70">
        <w:rPr>
          <w:rFonts w:ascii="TH SarabunPSK" w:hAnsi="TH SarabunPSK" w:cs="TH SarabunPSK" w:hint="cs"/>
          <w:cs/>
          <w:lang w:val="th-TH"/>
        </w:rPr>
        <w:t>ไม้และเหล็กได้</w:t>
      </w:r>
    </w:p>
    <w:p w14:paraId="55FF0FBD" w14:textId="69D7075D" w:rsidR="007240C2" w:rsidRDefault="007240C2">
      <w:pPr>
        <w:jc w:val="left"/>
        <w:rPr>
          <w:rFonts w:ascii="TH SarabunPSK" w:hAnsi="TH SarabunPSK" w:cs="TH SarabunPSK"/>
        </w:rPr>
      </w:pPr>
      <w:r>
        <w:rPr>
          <w:rFonts w:ascii="TH SarabunPSK" w:hAnsi="TH SarabunPSK" w:cs="TH SarabunPSK"/>
        </w:rPr>
        <w:br w:type="page"/>
      </w:r>
    </w:p>
    <w:p w14:paraId="794268B4" w14:textId="77777777" w:rsidR="009E6917" w:rsidRPr="00B60D70" w:rsidRDefault="009E6917" w:rsidP="00592146">
      <w:pPr>
        <w:rPr>
          <w:rFonts w:ascii="TH SarabunPSK" w:hAnsi="TH SarabunPSK" w:cs="TH SarabunPSK"/>
        </w:rPr>
      </w:pPr>
    </w:p>
    <w:p w14:paraId="4B4F9BA3" w14:textId="2765D596" w:rsidR="009E6917" w:rsidRPr="00B60D70" w:rsidRDefault="00B91175" w:rsidP="00586A00">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cs/>
        </w:rPr>
      </w:pPr>
      <w:bookmarkStart w:id="710" w:name="_Toc179246105"/>
      <w:bookmarkStart w:id="711" w:name="_Toc179656483"/>
      <w:bookmarkStart w:id="712" w:name="_Toc180609563"/>
      <w:bookmarkStart w:id="713" w:name="_Toc191634179"/>
      <w:r w:rsidRPr="00B60D70">
        <w:rPr>
          <w:rFonts w:ascii="TH SarabunPSK" w:hAnsi="TH SarabunPSK" w:cs="TH SarabunPSK" w:hint="cs"/>
        </w:rPr>
        <w:t xml:space="preserve">CTE </w:t>
      </w:r>
      <w:r w:rsidR="00D756E0" w:rsidRPr="00B60D70">
        <w:rPr>
          <w:rFonts w:ascii="TH SarabunPSK" w:hAnsi="TH SarabunPSK" w:cs="TH SarabunPSK" w:hint="cs"/>
        </w:rPr>
        <w:t xml:space="preserve">314 </w:t>
      </w:r>
      <w:r w:rsidR="00586A00" w:rsidRPr="00B60D70">
        <w:rPr>
          <w:rFonts w:ascii="TH SarabunPSK" w:hAnsi="TH SarabunPSK" w:cs="TH SarabunPSK" w:hint="cs"/>
        </w:rPr>
        <w:tab/>
      </w:r>
      <w:r w:rsidR="00D756E0" w:rsidRPr="00B60D70">
        <w:rPr>
          <w:rFonts w:ascii="TH SarabunPSK" w:hAnsi="TH SarabunPSK" w:cs="TH SarabunPSK" w:hint="cs"/>
          <w:cs/>
        </w:rPr>
        <w:t>การออกแบบคอนกรีตเสริมเหล็ก</w:t>
      </w:r>
      <w:r w:rsidR="00D756E0" w:rsidRPr="00B60D70">
        <w:rPr>
          <w:rFonts w:ascii="TH SarabunPSK" w:hAnsi="TH SarabunPSK" w:cs="TH SarabunPSK" w:hint="cs"/>
        </w:rPr>
        <w:t xml:space="preserve"> 1</w:t>
      </w:r>
      <w:r w:rsidR="00D756E0" w:rsidRPr="00B60D70">
        <w:rPr>
          <w:rFonts w:ascii="TH SarabunPSK" w:hAnsi="TH SarabunPSK" w:cs="TH SarabunPSK" w:hint="cs"/>
          <w:cs/>
        </w:rPr>
        <w:tab/>
      </w:r>
      <w:r w:rsidR="00D756E0" w:rsidRPr="00B60D70">
        <w:rPr>
          <w:rFonts w:ascii="TH SarabunPSK" w:hAnsi="TH SarabunPSK" w:cs="TH SarabunPSK" w:hint="cs"/>
        </w:rPr>
        <w:t>3 (2-2-6)</w:t>
      </w:r>
      <w:bookmarkEnd w:id="710"/>
      <w:bookmarkEnd w:id="711"/>
      <w:bookmarkEnd w:id="712"/>
      <w:bookmarkEnd w:id="713"/>
    </w:p>
    <w:p w14:paraId="09FFA0B0" w14:textId="77777777" w:rsidR="009E6917" w:rsidRPr="00B60D70" w:rsidRDefault="00D756E0" w:rsidP="00586A00">
      <w:pPr>
        <w:shd w:val="clear" w:color="auto" w:fill="D9D9D9" w:themeFill="background1" w:themeFillShade="D9"/>
        <w:tabs>
          <w:tab w:val="left" w:pos="993"/>
        </w:tabs>
        <w:rPr>
          <w:rFonts w:ascii="TH SarabunPSK" w:hAnsi="TH SarabunPSK" w:cs="TH SarabunPSK"/>
          <w:b/>
          <w:bCs/>
        </w:rPr>
      </w:pPr>
      <w:r w:rsidRPr="00B60D70">
        <w:rPr>
          <w:rFonts w:ascii="TH SarabunPSK" w:hAnsi="TH SarabunPSK" w:cs="TH SarabunPSK" w:hint="cs"/>
          <w:b/>
          <w:bCs/>
          <w:cs/>
        </w:rPr>
        <w:tab/>
      </w:r>
      <w:r w:rsidRPr="00B60D70">
        <w:rPr>
          <w:rFonts w:ascii="TH SarabunPSK" w:hAnsi="TH SarabunPSK" w:cs="TH SarabunPSK" w:hint="cs"/>
          <w:b/>
          <w:bCs/>
        </w:rPr>
        <w:t>(Reinforced Concrete Design 1)</w:t>
      </w:r>
    </w:p>
    <w:p w14:paraId="2EC42E18" w14:textId="05A1AA6C" w:rsidR="009E6917" w:rsidRPr="00B60D70" w:rsidRDefault="00D756E0" w:rsidP="00592146">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B91175" w:rsidRPr="00B60D70">
        <w:rPr>
          <w:rFonts w:ascii="TH SarabunPSK" w:hAnsi="TH SarabunPSK" w:cs="TH SarabunPSK" w:hint="cs"/>
        </w:rPr>
        <w:t xml:space="preserve">CTE </w:t>
      </w:r>
      <w:r w:rsidRPr="00B60D70">
        <w:rPr>
          <w:rFonts w:ascii="TH SarabunPSK" w:hAnsi="TH SarabunPSK" w:cs="TH SarabunPSK" w:hint="cs"/>
        </w:rPr>
        <w:t>312</w:t>
      </w:r>
    </w:p>
    <w:p w14:paraId="4AE00367" w14:textId="77777777" w:rsidR="00E4410C" w:rsidRPr="00B60D70" w:rsidRDefault="00E4410C" w:rsidP="00E4410C">
      <w:pPr>
        <w:ind w:firstLine="720"/>
        <w:rPr>
          <w:rFonts w:ascii="TH SarabunPSK" w:hAnsi="TH SarabunPSK" w:cs="TH SarabunPSK"/>
        </w:rPr>
      </w:pPr>
      <w:r w:rsidRPr="00B60D70">
        <w:rPr>
          <w:rFonts w:ascii="TH SarabunPSK" w:hAnsi="TH SarabunPSK" w:cs="TH SarabunPSK" w:hint="cs"/>
          <w:cs/>
          <w:lang w:val="th-TH"/>
        </w:rPr>
        <w:t>แนวคิดในการออกแบบโดยวิธีหน่วยแรงใช้งาน คุณสมบัติของคอนกรีต และเหล็กเสริม ข้อกำหนดในการออกแบบ พฤติกรรมพื้นฐานของโครงสร้างคอนกรีตเสริมเหล็กภายใต้แรงอัด แรงดัด แรงบิด แรงเฉือน แรงยึดเหนี่ยวและปฏิสัมพันธ์ระหว่างแรงเหล่านี้ การออกแบบองค์อาคารโครงสร้างคอนกรีตเสริมเหล็กโดยหน่วยแรงใช้งาน ฝึกการออกแบบอาคารคอนกรีตเสริมเหล็กและเทคนิคก่อสร้าง</w:t>
      </w:r>
    </w:p>
    <w:p w14:paraId="4064CEDD" w14:textId="77777777" w:rsidR="009E6917" w:rsidRPr="00B60D70" w:rsidRDefault="00D756E0" w:rsidP="00586A00">
      <w:pPr>
        <w:ind w:firstLine="720"/>
        <w:rPr>
          <w:rFonts w:ascii="TH SarabunPSK" w:hAnsi="TH SarabunPSK" w:cs="TH SarabunPSK"/>
        </w:rPr>
      </w:pPr>
      <w:r w:rsidRPr="00B60D70">
        <w:rPr>
          <w:rFonts w:ascii="TH SarabunPSK" w:hAnsi="TH SarabunPSK" w:cs="TH SarabunPSK" w:hint="cs"/>
        </w:rPr>
        <w:t>Design concepts of working stress design, properties of concrete and reinforcing steel bars, building</w:t>
      </w:r>
      <w:r w:rsidRPr="00B60D70">
        <w:rPr>
          <w:rFonts w:ascii="TH SarabunPSK" w:hAnsi="TH SarabunPSK" w:cs="TH SarabunPSK" w:hint="cs"/>
          <w:cs/>
        </w:rPr>
        <w:t xml:space="preserve"> </w:t>
      </w:r>
      <w:r w:rsidRPr="00B60D70">
        <w:rPr>
          <w:rFonts w:ascii="TH SarabunPSK" w:hAnsi="TH SarabunPSK" w:cs="TH SarabunPSK" w:hint="cs"/>
        </w:rPr>
        <w:t>codes requirements. Fundamental behavior in thrust, flexure, torsion, shear, bond and interaction</w:t>
      </w:r>
      <w:r w:rsidRPr="00B60D70">
        <w:rPr>
          <w:rFonts w:ascii="TH SarabunPSK" w:hAnsi="TH SarabunPSK" w:cs="TH SarabunPSK" w:hint="cs"/>
          <w:cs/>
        </w:rPr>
        <w:t xml:space="preserve"> </w:t>
      </w:r>
      <w:r w:rsidRPr="00B60D70">
        <w:rPr>
          <w:rFonts w:ascii="TH SarabunPSK" w:hAnsi="TH SarabunPSK" w:cs="TH SarabunPSK" w:hint="cs"/>
        </w:rPr>
        <w:t>among each other’s. Design of reinforced concrete structural members by working stress design</w:t>
      </w:r>
      <w:r w:rsidRPr="00B60D70">
        <w:rPr>
          <w:rFonts w:ascii="TH SarabunPSK" w:hAnsi="TH SarabunPSK" w:cs="TH SarabunPSK" w:hint="cs"/>
          <w:cs/>
        </w:rPr>
        <w:t xml:space="preserve"> </w:t>
      </w:r>
      <w:r w:rsidRPr="00B60D70">
        <w:rPr>
          <w:rFonts w:ascii="TH SarabunPSK" w:hAnsi="TH SarabunPSK" w:cs="TH SarabunPSK" w:hint="cs"/>
        </w:rPr>
        <w:t>concepts, design practice and construction technique.</w:t>
      </w:r>
    </w:p>
    <w:p w14:paraId="7660CE45" w14:textId="754052ED"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7AD63309" w14:textId="7482F44B" w:rsidR="009E6917" w:rsidRPr="00B60D70" w:rsidRDefault="00D756E0" w:rsidP="00FF7D50">
      <w:pPr>
        <w:pStyle w:val="af9"/>
        <w:numPr>
          <w:ilvl w:val="0"/>
          <w:numId w:val="44"/>
        </w:numPr>
        <w:ind w:left="851" w:hanging="284"/>
        <w:rPr>
          <w:rFonts w:ascii="TH SarabunPSK" w:hAnsi="TH SarabunPSK" w:cs="TH SarabunPSK"/>
        </w:rPr>
      </w:pPr>
      <w:r w:rsidRPr="00B60D70">
        <w:rPr>
          <w:rFonts w:ascii="TH SarabunPSK" w:hAnsi="TH SarabunPSK" w:cs="TH SarabunPSK" w:hint="cs"/>
          <w:cs/>
          <w:lang w:val="th-TH"/>
        </w:rPr>
        <w:t>อธิบายหลักการในการออกแบบด้วยวิธีหน่วยแรงใช้งาน</w:t>
      </w:r>
    </w:p>
    <w:p w14:paraId="0670D7C9" w14:textId="68580E41" w:rsidR="009E6917" w:rsidRPr="00B60D70" w:rsidRDefault="00D756E0" w:rsidP="00FF7D50">
      <w:pPr>
        <w:pStyle w:val="af9"/>
        <w:numPr>
          <w:ilvl w:val="0"/>
          <w:numId w:val="44"/>
        </w:numPr>
        <w:ind w:left="851" w:hanging="284"/>
        <w:rPr>
          <w:rFonts w:ascii="TH SarabunPSK" w:hAnsi="TH SarabunPSK" w:cs="TH SarabunPSK"/>
        </w:rPr>
      </w:pPr>
      <w:r w:rsidRPr="00B60D70">
        <w:rPr>
          <w:rFonts w:ascii="TH SarabunPSK" w:hAnsi="TH SarabunPSK" w:cs="TH SarabunPSK" w:hint="cs"/>
          <w:cs/>
          <w:lang w:val="th-TH"/>
        </w:rPr>
        <w:t>วิเคราะห์หาแรงที่สามารถรับได้ของโครงสร้างอย่างง่าย</w:t>
      </w:r>
    </w:p>
    <w:p w14:paraId="3212E2B5" w14:textId="0D8D18BF" w:rsidR="009E6917" w:rsidRPr="00B60D70" w:rsidRDefault="00D756E0" w:rsidP="00FF7D50">
      <w:pPr>
        <w:pStyle w:val="af9"/>
        <w:numPr>
          <w:ilvl w:val="0"/>
          <w:numId w:val="44"/>
        </w:numPr>
        <w:ind w:left="851" w:hanging="284"/>
        <w:rPr>
          <w:rFonts w:ascii="TH SarabunPSK" w:hAnsi="TH SarabunPSK" w:cs="TH SarabunPSK"/>
        </w:rPr>
      </w:pPr>
      <w:r w:rsidRPr="00B60D70">
        <w:rPr>
          <w:rFonts w:ascii="TH SarabunPSK" w:hAnsi="TH SarabunPSK" w:cs="TH SarabunPSK" w:hint="cs"/>
          <w:cs/>
          <w:lang w:val="th-TH"/>
        </w:rPr>
        <w:t>ออกแบบโครงสร้างสำหรับอาคารขนาดเล็ก</w:t>
      </w:r>
    </w:p>
    <w:p w14:paraId="735F77EC" w14:textId="77777777" w:rsidR="001F0A32" w:rsidRPr="00B60D70" w:rsidRDefault="001F0A32" w:rsidP="00592146">
      <w:pPr>
        <w:rPr>
          <w:rFonts w:ascii="TH SarabunPSK" w:hAnsi="TH SarabunPSK" w:cs="TH SarabunPSK"/>
        </w:rPr>
      </w:pPr>
    </w:p>
    <w:p w14:paraId="601118AA" w14:textId="59BCB622" w:rsidR="001F0A32" w:rsidRPr="00B60D70" w:rsidRDefault="00B91175" w:rsidP="00586A00">
      <w:pPr>
        <w:pStyle w:val="3"/>
        <w:numPr>
          <w:ilvl w:val="0"/>
          <w:numId w:val="0"/>
        </w:numPr>
        <w:shd w:val="clear" w:color="auto" w:fill="D9D9D9" w:themeFill="background1" w:themeFillShade="D9"/>
        <w:tabs>
          <w:tab w:val="left" w:pos="993"/>
          <w:tab w:val="left" w:pos="7938"/>
        </w:tabs>
        <w:ind w:left="993" w:hanging="993"/>
        <w:rPr>
          <w:rFonts w:ascii="TH SarabunPSK" w:hAnsi="TH SarabunPSK" w:cs="TH SarabunPSK"/>
        </w:rPr>
      </w:pPr>
      <w:bookmarkStart w:id="714" w:name="_Toc179246106"/>
      <w:bookmarkStart w:id="715" w:name="_Toc179656484"/>
      <w:bookmarkStart w:id="716" w:name="_Toc180609564"/>
      <w:bookmarkStart w:id="717" w:name="_Toc191634180"/>
      <w:r w:rsidRPr="00B60D70">
        <w:rPr>
          <w:rFonts w:ascii="TH SarabunPSK" w:hAnsi="TH SarabunPSK" w:cs="TH SarabunPSK" w:hint="cs"/>
        </w:rPr>
        <w:t xml:space="preserve">CTE </w:t>
      </w:r>
      <w:r w:rsidR="001F0A32" w:rsidRPr="00B60D70">
        <w:rPr>
          <w:rFonts w:ascii="TH SarabunPSK" w:hAnsi="TH SarabunPSK" w:cs="TH SarabunPSK" w:hint="cs"/>
        </w:rPr>
        <w:t xml:space="preserve">316 </w:t>
      </w:r>
      <w:r w:rsidR="00586A00" w:rsidRPr="00B60D70">
        <w:rPr>
          <w:rFonts w:ascii="TH SarabunPSK" w:hAnsi="TH SarabunPSK" w:cs="TH SarabunPSK" w:hint="cs"/>
        </w:rPr>
        <w:tab/>
      </w:r>
      <w:r w:rsidR="001F0A32" w:rsidRPr="00B60D70">
        <w:rPr>
          <w:rFonts w:ascii="TH SarabunPSK" w:hAnsi="TH SarabunPSK" w:cs="TH SarabunPSK" w:hint="cs"/>
          <w:cs/>
        </w:rPr>
        <w:t xml:space="preserve">การวิเคราะห์โครงสร้าง </w:t>
      </w:r>
      <w:r w:rsidR="001F0A32" w:rsidRPr="00B60D70">
        <w:rPr>
          <w:rFonts w:ascii="TH SarabunPSK" w:hAnsi="TH SarabunPSK" w:cs="TH SarabunPSK" w:hint="cs"/>
        </w:rPr>
        <w:t>2</w:t>
      </w:r>
      <w:r w:rsidR="001F0A32" w:rsidRPr="00B60D70">
        <w:rPr>
          <w:rFonts w:ascii="TH SarabunPSK" w:hAnsi="TH SarabunPSK" w:cs="TH SarabunPSK" w:hint="cs"/>
          <w:cs/>
        </w:rPr>
        <w:tab/>
      </w:r>
      <w:r w:rsidR="001F0A32" w:rsidRPr="00B60D70">
        <w:rPr>
          <w:rFonts w:ascii="TH SarabunPSK" w:hAnsi="TH SarabunPSK" w:cs="TH SarabunPSK" w:hint="cs"/>
        </w:rPr>
        <w:t>3</w:t>
      </w:r>
      <w:r w:rsidR="001F0A32" w:rsidRPr="00B60D70">
        <w:rPr>
          <w:rFonts w:ascii="TH SarabunPSK" w:hAnsi="TH SarabunPSK" w:cs="TH SarabunPSK" w:hint="cs"/>
          <w:cs/>
        </w:rPr>
        <w:t xml:space="preserve"> </w:t>
      </w:r>
      <w:r w:rsidR="001F0A32" w:rsidRPr="00B60D70">
        <w:rPr>
          <w:rFonts w:ascii="TH SarabunPSK" w:hAnsi="TH SarabunPSK" w:cs="TH SarabunPSK" w:hint="cs"/>
        </w:rPr>
        <w:t>(3-0-6)</w:t>
      </w:r>
      <w:bookmarkEnd w:id="714"/>
      <w:bookmarkEnd w:id="715"/>
      <w:bookmarkEnd w:id="716"/>
      <w:bookmarkEnd w:id="717"/>
    </w:p>
    <w:p w14:paraId="0AEC2992" w14:textId="77777777" w:rsidR="001F0A32" w:rsidRPr="00B60D70" w:rsidRDefault="001F0A32" w:rsidP="00586A00">
      <w:pPr>
        <w:shd w:val="clear" w:color="auto" w:fill="D9D9D9" w:themeFill="background1" w:themeFillShade="D9"/>
        <w:tabs>
          <w:tab w:val="left" w:pos="993"/>
        </w:tabs>
        <w:rPr>
          <w:rFonts w:ascii="TH SarabunPSK" w:hAnsi="TH SarabunPSK" w:cs="TH SarabunPSK"/>
        </w:rPr>
      </w:pPr>
      <w:r w:rsidRPr="00B60D70">
        <w:rPr>
          <w:rFonts w:ascii="TH SarabunPSK" w:hAnsi="TH SarabunPSK" w:cs="TH SarabunPSK" w:hint="cs"/>
          <w:cs/>
        </w:rPr>
        <w:tab/>
      </w:r>
      <w:r w:rsidRPr="00B60D70">
        <w:rPr>
          <w:rFonts w:ascii="TH SarabunPSK" w:hAnsi="TH SarabunPSK" w:cs="TH SarabunPSK" w:hint="cs"/>
          <w:b/>
          <w:bCs/>
        </w:rPr>
        <w:t>(Structural Analysis 2)</w:t>
      </w:r>
    </w:p>
    <w:p w14:paraId="21038A87" w14:textId="023AF0FE" w:rsidR="001F0A32" w:rsidRPr="00B60D70" w:rsidRDefault="001F0A32" w:rsidP="00592146">
      <w:pPr>
        <w:rPr>
          <w:rFonts w:ascii="TH SarabunPSK" w:hAnsi="TH SarabunPSK" w:cs="TH SarabunPSK"/>
          <w:b/>
          <w:bCs/>
          <w: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586A00" w:rsidRPr="00B60D70">
        <w:rPr>
          <w:rFonts w:ascii="TH SarabunPSK" w:hAnsi="TH SarabunPSK" w:cs="TH SarabunPSK" w:hint="cs"/>
          <w:cs/>
        </w:rPr>
        <w:t>ไม่มี</w:t>
      </w:r>
    </w:p>
    <w:p w14:paraId="1E5018A2" w14:textId="3F1DCD56" w:rsidR="006A7068" w:rsidRPr="00B60D70" w:rsidRDefault="006A7068" w:rsidP="006A7068">
      <w:pPr>
        <w:ind w:firstLine="720"/>
        <w:rPr>
          <w:rFonts w:ascii="TH SarabunPSK" w:hAnsi="TH SarabunPSK" w:cs="TH SarabunPSK"/>
        </w:rPr>
      </w:pPr>
      <w:r w:rsidRPr="00B60D70">
        <w:rPr>
          <w:rFonts w:ascii="TH SarabunPSK" w:hAnsi="TH SarabunPSK" w:cs="TH SarabunPSK" w:hint="cs"/>
          <w:cs/>
          <w:lang w:val="th-TH"/>
        </w:rPr>
        <w:t>หลักการทั่วไปของโครงสร้างอินดีเทอร์</w:t>
      </w:r>
      <w:proofErr w:type="spellStart"/>
      <w:r w:rsidRPr="00B60D70">
        <w:rPr>
          <w:rFonts w:ascii="TH SarabunPSK" w:hAnsi="TH SarabunPSK" w:cs="TH SarabunPSK" w:hint="cs"/>
          <w:cs/>
          <w:lang w:val="th-TH"/>
        </w:rPr>
        <w:t>มิเ</w:t>
      </w:r>
      <w:proofErr w:type="spellEnd"/>
      <w:r w:rsidRPr="00B60D70">
        <w:rPr>
          <w:rFonts w:ascii="TH SarabunPSK" w:hAnsi="TH SarabunPSK" w:cs="TH SarabunPSK" w:hint="cs"/>
          <w:cs/>
          <w:lang w:val="th-TH"/>
        </w:rPr>
        <w:t>นทในสภาวะสถิต ดีกรีของอินดีเทอร์</w:t>
      </w:r>
      <w:proofErr w:type="spellStart"/>
      <w:r w:rsidRPr="00B60D70">
        <w:rPr>
          <w:rFonts w:ascii="TH SarabunPSK" w:hAnsi="TH SarabunPSK" w:cs="TH SarabunPSK" w:hint="cs"/>
          <w:cs/>
          <w:lang w:val="th-TH"/>
        </w:rPr>
        <w:t>มิเ</w:t>
      </w:r>
      <w:proofErr w:type="spellEnd"/>
      <w:r w:rsidRPr="00B60D70">
        <w:rPr>
          <w:rFonts w:ascii="TH SarabunPSK" w:hAnsi="TH SarabunPSK" w:cs="TH SarabunPSK" w:hint="cs"/>
          <w:cs/>
          <w:lang w:val="th-TH"/>
        </w:rPr>
        <w:t>นททางสถิตและดีกรีอิสระ แนวความคิดของวิธีแรงและวิธีการเปลี่ยนตำแหน่ง การวิเคราะห์โครงสร้างอินดีเทอร์</w:t>
      </w:r>
      <w:proofErr w:type="spellStart"/>
      <w:r w:rsidRPr="00B60D70">
        <w:rPr>
          <w:rFonts w:ascii="TH SarabunPSK" w:hAnsi="TH SarabunPSK" w:cs="TH SarabunPSK" w:hint="cs"/>
          <w:cs/>
          <w:lang w:val="th-TH"/>
        </w:rPr>
        <w:t>มิเน</w:t>
      </w:r>
      <w:proofErr w:type="spellEnd"/>
      <w:r w:rsidRPr="00B60D70">
        <w:rPr>
          <w:rFonts w:ascii="TH SarabunPSK" w:hAnsi="TH SarabunPSK" w:cs="TH SarabunPSK" w:hint="cs"/>
          <w:cs/>
          <w:lang w:val="th-TH"/>
        </w:rPr>
        <w:t>ทด</w:t>
      </w:r>
      <w:proofErr w:type="spellStart"/>
      <w:r w:rsidRPr="00B60D70">
        <w:rPr>
          <w:rFonts w:ascii="TH SarabunPSK" w:hAnsi="TH SarabunPSK" w:cs="TH SarabunPSK" w:hint="cs"/>
          <w:cs/>
          <w:lang w:val="th-TH"/>
        </w:rPr>
        <w:t>้วย</w:t>
      </w:r>
      <w:proofErr w:type="spellEnd"/>
      <w:r w:rsidRPr="00B60D70">
        <w:rPr>
          <w:rFonts w:ascii="TH SarabunPSK" w:hAnsi="TH SarabunPSK" w:cs="TH SarabunPSK" w:hint="cs"/>
          <w:cs/>
          <w:lang w:val="th-TH"/>
        </w:rPr>
        <w:t>วิธีการโก่งตัว</w:t>
      </w:r>
      <w:r w:rsidRPr="00B60D70">
        <w:rPr>
          <w:rFonts w:ascii="TH SarabunPSK" w:hAnsi="TH SarabunPSK" w:cs="TH SarabunPSK" w:hint="cs"/>
          <w:cs/>
        </w:rPr>
        <w:t>-</w:t>
      </w:r>
      <w:r w:rsidRPr="00B60D70">
        <w:rPr>
          <w:rFonts w:ascii="TH SarabunPSK" w:hAnsi="TH SarabunPSK" w:cs="TH SarabunPSK" w:hint="cs"/>
          <w:cs/>
          <w:lang w:val="th-TH"/>
        </w:rPr>
        <w:t>มุมหมุน และการกระจายโมเมนต์ เส้นอิน</w:t>
      </w:r>
      <w:proofErr w:type="spellStart"/>
      <w:r w:rsidRPr="00B60D70">
        <w:rPr>
          <w:rFonts w:ascii="TH SarabunPSK" w:hAnsi="TH SarabunPSK" w:cs="TH SarabunPSK" w:hint="cs"/>
          <w:cs/>
          <w:lang w:val="th-TH"/>
        </w:rPr>
        <w:t>ฟลู</w:t>
      </w:r>
      <w:proofErr w:type="spellEnd"/>
      <w:r w:rsidRPr="00B60D70">
        <w:rPr>
          <w:rFonts w:ascii="TH SarabunPSK" w:hAnsi="TH SarabunPSK" w:cs="TH SarabunPSK" w:hint="cs"/>
          <w:cs/>
          <w:lang w:val="th-TH"/>
        </w:rPr>
        <w:t>เอน</w:t>
      </w:r>
      <w:proofErr w:type="spellStart"/>
      <w:r w:rsidRPr="00B60D70">
        <w:rPr>
          <w:rFonts w:ascii="TH SarabunPSK" w:hAnsi="TH SarabunPSK" w:cs="TH SarabunPSK" w:hint="cs"/>
          <w:cs/>
          <w:lang w:val="th-TH"/>
        </w:rPr>
        <w:t>ซ์</w:t>
      </w:r>
      <w:proofErr w:type="spellEnd"/>
      <w:r w:rsidRPr="00B60D70">
        <w:rPr>
          <w:rFonts w:ascii="TH SarabunPSK" w:hAnsi="TH SarabunPSK" w:cs="TH SarabunPSK" w:hint="cs"/>
          <w:cs/>
          <w:lang w:val="th-TH"/>
        </w:rPr>
        <w:t>ของโครงสร้างอินดีเทอร์</w:t>
      </w:r>
      <w:proofErr w:type="spellStart"/>
      <w:r w:rsidRPr="00B60D70">
        <w:rPr>
          <w:rFonts w:ascii="TH SarabunPSK" w:hAnsi="TH SarabunPSK" w:cs="TH SarabunPSK" w:hint="cs"/>
          <w:cs/>
          <w:lang w:val="th-TH"/>
        </w:rPr>
        <w:t>มิเ</w:t>
      </w:r>
      <w:proofErr w:type="spellEnd"/>
      <w:r w:rsidRPr="00B60D70">
        <w:rPr>
          <w:rFonts w:ascii="TH SarabunPSK" w:hAnsi="TH SarabunPSK" w:cs="TH SarabunPSK" w:hint="cs"/>
          <w:cs/>
          <w:lang w:val="th-TH"/>
        </w:rPr>
        <w:t>นท วิธีวิเคราะห์โครงสร้างด้วยเมทริก</w:t>
      </w:r>
      <w:proofErr w:type="spellStart"/>
      <w:r w:rsidRPr="00B60D70">
        <w:rPr>
          <w:rFonts w:ascii="TH SarabunPSK" w:hAnsi="TH SarabunPSK" w:cs="TH SarabunPSK" w:hint="cs"/>
          <w:cs/>
          <w:lang w:val="th-TH"/>
        </w:rPr>
        <w:t>ซ์</w:t>
      </w:r>
      <w:proofErr w:type="spellEnd"/>
      <w:r w:rsidRPr="00B60D70">
        <w:rPr>
          <w:rFonts w:ascii="TH SarabunPSK" w:hAnsi="TH SarabunPSK" w:cs="TH SarabunPSK" w:hint="cs"/>
          <w:cs/>
          <w:lang w:val="th-TH"/>
        </w:rPr>
        <w:t>เบื้องต้น พลศาสตร์โครงสร้างเบื้องต้นและการคำนวณหาแรงสั่นสะเทือนของแผ่นดินไหวโดยวิธีแรงสถิตเทียบเท่า การประยุกต์ใช้โปรแกรมคอมพิวเตอร์ วิเคราะห์โครงสร้างอย่างง่ายและโครงสร้างที่มีความซับซ้อน</w:t>
      </w:r>
    </w:p>
    <w:p w14:paraId="58314EB2" w14:textId="1A827B10" w:rsidR="001F0A32" w:rsidRPr="00B60D70" w:rsidRDefault="00825587" w:rsidP="00586A00">
      <w:pPr>
        <w:ind w:firstLine="720"/>
        <w:rPr>
          <w:rFonts w:ascii="TH SarabunPSK" w:hAnsi="TH SarabunPSK" w:cs="TH SarabunPSK"/>
        </w:rPr>
      </w:pPr>
      <w:r w:rsidRPr="00B60D70">
        <w:rPr>
          <w:rFonts w:ascii="TH SarabunPSK" w:hAnsi="TH SarabunPSK" w:cs="TH SarabunPSK" w:hint="cs"/>
        </w:rPr>
        <w:t>Genera</w:t>
      </w:r>
      <w:r w:rsidR="001F0A32" w:rsidRPr="00B60D70">
        <w:rPr>
          <w:rFonts w:ascii="TH SarabunPSK" w:hAnsi="TH SarabunPSK" w:cs="TH SarabunPSK" w:hint="cs"/>
        </w:rPr>
        <w:t>l principles for statically indeterminate structures; degree of statically</w:t>
      </w:r>
      <w:r w:rsidR="001F0A32" w:rsidRPr="00B60D70">
        <w:rPr>
          <w:rFonts w:ascii="TH SarabunPSK" w:hAnsi="TH SarabunPSK" w:cs="TH SarabunPSK" w:hint="cs"/>
          <w:cs/>
        </w:rPr>
        <w:t xml:space="preserve"> </w:t>
      </w:r>
      <w:r w:rsidR="001F0A32" w:rsidRPr="00B60D70">
        <w:rPr>
          <w:rFonts w:ascii="TH SarabunPSK" w:hAnsi="TH SarabunPSK" w:cs="TH SarabunPSK" w:hint="cs"/>
        </w:rPr>
        <w:t>and kinematically indeterminacy, concepts of force and displacement methods,</w:t>
      </w:r>
      <w:r w:rsidR="001F0A32" w:rsidRPr="00B60D70">
        <w:rPr>
          <w:rFonts w:ascii="TH SarabunPSK" w:hAnsi="TH SarabunPSK" w:cs="TH SarabunPSK" w:hint="cs"/>
          <w:cs/>
        </w:rPr>
        <w:t xml:space="preserve"> </w:t>
      </w:r>
      <w:r w:rsidR="001F0A32" w:rsidRPr="00B60D70">
        <w:rPr>
          <w:rFonts w:ascii="TH SarabunPSK" w:hAnsi="TH SarabunPSK" w:cs="TH SarabunPSK" w:hint="cs"/>
        </w:rPr>
        <w:t>analysis of indeterminate structure by slope- deflection method and moment</w:t>
      </w:r>
      <w:r w:rsidR="001F0A32" w:rsidRPr="00B60D70">
        <w:rPr>
          <w:rFonts w:ascii="TH SarabunPSK" w:hAnsi="TH SarabunPSK" w:cs="TH SarabunPSK" w:hint="cs"/>
          <w:cs/>
        </w:rPr>
        <w:t xml:space="preserve"> </w:t>
      </w:r>
      <w:r w:rsidR="001F0A32" w:rsidRPr="00B60D70">
        <w:rPr>
          <w:rFonts w:ascii="TH SarabunPSK" w:hAnsi="TH SarabunPSK" w:cs="TH SarabunPSK" w:hint="cs"/>
        </w:rPr>
        <w:t>distribution, influence lines of indeterminate structures, introduction to matrix analysis</w:t>
      </w:r>
      <w:r w:rsidR="001F0A32" w:rsidRPr="00B60D70">
        <w:rPr>
          <w:rFonts w:ascii="TH SarabunPSK" w:hAnsi="TH SarabunPSK" w:cs="TH SarabunPSK" w:hint="cs"/>
          <w:cs/>
        </w:rPr>
        <w:t xml:space="preserve"> </w:t>
      </w:r>
      <w:r w:rsidR="001F0A32" w:rsidRPr="00B60D70">
        <w:rPr>
          <w:rFonts w:ascii="TH SarabunPSK" w:hAnsi="TH SarabunPSK" w:cs="TH SarabunPSK" w:hint="cs"/>
        </w:rPr>
        <w:t>of structure, introduction to structural dynamics and equivalent static analysis of</w:t>
      </w:r>
      <w:r w:rsidR="001F0A32" w:rsidRPr="00B60D70">
        <w:rPr>
          <w:rFonts w:ascii="TH SarabunPSK" w:hAnsi="TH SarabunPSK" w:cs="TH SarabunPSK" w:hint="cs"/>
          <w:cs/>
        </w:rPr>
        <w:t xml:space="preserve"> </w:t>
      </w:r>
      <w:r w:rsidR="001F0A32" w:rsidRPr="00B60D70">
        <w:rPr>
          <w:rFonts w:ascii="TH SarabunPSK" w:hAnsi="TH SarabunPSK" w:cs="TH SarabunPSK" w:hint="cs"/>
        </w:rPr>
        <w:t xml:space="preserve">structures </w:t>
      </w:r>
      <w:r w:rsidR="00081CC2" w:rsidRPr="00B60D70">
        <w:rPr>
          <w:rFonts w:ascii="TH SarabunPSK" w:hAnsi="TH SarabunPSK" w:cs="TH SarabunPSK" w:hint="cs"/>
        </w:rPr>
        <w:t>subjected</w:t>
      </w:r>
      <w:r w:rsidR="001F0A32" w:rsidRPr="00B60D70">
        <w:rPr>
          <w:rFonts w:ascii="TH SarabunPSK" w:hAnsi="TH SarabunPSK" w:cs="TH SarabunPSK" w:hint="cs"/>
        </w:rPr>
        <w:t xml:space="preserve"> to seismic actions.</w:t>
      </w:r>
      <w:r w:rsidR="001F0A32" w:rsidRPr="00B60D70">
        <w:rPr>
          <w:rFonts w:ascii="TH SarabunPSK" w:hAnsi="TH SarabunPSK" w:cs="TH SarabunPSK" w:hint="cs"/>
          <w:cs/>
        </w:rPr>
        <w:t xml:space="preserve"> </w:t>
      </w:r>
      <w:r w:rsidR="001F0A32" w:rsidRPr="00B60D70">
        <w:rPr>
          <w:rFonts w:ascii="TH SarabunPSK" w:hAnsi="TH SarabunPSK" w:cs="TH SarabunPSK" w:hint="cs"/>
        </w:rPr>
        <w:t>Application of computer programs to analyze simple structures and complex structures.</w:t>
      </w:r>
    </w:p>
    <w:p w14:paraId="76A4D934" w14:textId="2A3BF7DF" w:rsidR="001F0A32" w:rsidRPr="00B60D70" w:rsidRDefault="001F0A32" w:rsidP="00592146">
      <w:pPr>
        <w:rPr>
          <w:rFonts w:ascii="TH SarabunPSK" w:hAnsi="TH SarabunPSK" w:cs="TH SarabunPSK"/>
          <w:b/>
          <w:bCs/>
        </w:rPr>
      </w:pPr>
      <w:r w:rsidRPr="00B60D70">
        <w:rPr>
          <w:rFonts w:ascii="TH SarabunPSK" w:hAnsi="TH SarabunPSK" w:cs="TH SarabunPSK" w:hint="cs"/>
          <w:b/>
          <w:bCs/>
          <w:cs/>
          <w:lang w:val="th-TH"/>
        </w:rPr>
        <w:lastRenderedPageBreak/>
        <w:t>ผลลัพธ์การเรียนรู้ระดับรายวิชา</w:t>
      </w:r>
    </w:p>
    <w:p w14:paraId="2D2D983A" w14:textId="66602754" w:rsidR="001F0A32" w:rsidRPr="00B60D70" w:rsidRDefault="001F0A32" w:rsidP="00FF7D50">
      <w:pPr>
        <w:pStyle w:val="af9"/>
        <w:numPr>
          <w:ilvl w:val="0"/>
          <w:numId w:val="41"/>
        </w:numPr>
        <w:ind w:left="851" w:hanging="284"/>
        <w:rPr>
          <w:rFonts w:ascii="TH SarabunPSK" w:hAnsi="TH SarabunPSK" w:cs="TH SarabunPSK"/>
        </w:rPr>
      </w:pPr>
      <w:r w:rsidRPr="00B60D70">
        <w:rPr>
          <w:rFonts w:ascii="TH SarabunPSK" w:hAnsi="TH SarabunPSK" w:cs="TH SarabunPSK" w:hint="cs"/>
          <w:cs/>
          <w:lang w:val="th-TH"/>
        </w:rPr>
        <w:t>คำนวณสมดุลของแรงของระบบโครงสร้างแบบอินดีเทอร์มิ</w:t>
      </w:r>
      <w:proofErr w:type="spellStart"/>
      <w:r w:rsidRPr="00B60D70">
        <w:rPr>
          <w:rFonts w:ascii="TH SarabunPSK" w:hAnsi="TH SarabunPSK" w:cs="TH SarabunPSK" w:hint="cs"/>
          <w:cs/>
          <w:lang w:val="th-TH"/>
        </w:rPr>
        <w:t>เนต</w:t>
      </w:r>
      <w:proofErr w:type="spellEnd"/>
    </w:p>
    <w:p w14:paraId="4935B81F" w14:textId="77777777" w:rsidR="001F0A32" w:rsidRPr="00B60D70" w:rsidRDefault="001F0A32" w:rsidP="00FF7D50">
      <w:pPr>
        <w:pStyle w:val="af9"/>
        <w:numPr>
          <w:ilvl w:val="0"/>
          <w:numId w:val="41"/>
        </w:numPr>
        <w:ind w:left="851" w:hanging="284"/>
        <w:rPr>
          <w:rFonts w:ascii="TH SarabunPSK" w:hAnsi="TH SarabunPSK" w:cs="TH SarabunPSK"/>
        </w:rPr>
      </w:pPr>
      <w:r w:rsidRPr="00B60D70">
        <w:rPr>
          <w:rFonts w:ascii="TH SarabunPSK" w:hAnsi="TH SarabunPSK" w:cs="TH SarabunPSK" w:hint="cs"/>
          <w:cs/>
          <w:lang w:val="th-TH"/>
        </w:rPr>
        <w:t>คำนวณหาแรงและหลักการวิเคราะห์โครงสร้างภายใต้แรงแผ่นดินไหว</w:t>
      </w:r>
    </w:p>
    <w:p w14:paraId="3A3939E9" w14:textId="77777777" w:rsidR="001F0A32" w:rsidRPr="00B60D70" w:rsidRDefault="001F0A32" w:rsidP="00592146">
      <w:pPr>
        <w:rPr>
          <w:rFonts w:ascii="TH SarabunPSK" w:hAnsi="TH SarabunPSK" w:cs="TH SarabunPSK"/>
        </w:rPr>
      </w:pPr>
    </w:p>
    <w:p w14:paraId="257EF4C4" w14:textId="77777777" w:rsidR="001F0A32" w:rsidRPr="00B60D70" w:rsidRDefault="001F0A32" w:rsidP="00592146">
      <w:pPr>
        <w:rPr>
          <w:rFonts w:ascii="TH SarabunPSK" w:hAnsi="TH SarabunPSK" w:cs="TH SarabunPSK"/>
          <w:b/>
          <w:bCs/>
        </w:rPr>
      </w:pPr>
      <w:r w:rsidRPr="00B60D70">
        <w:rPr>
          <w:rFonts w:ascii="TH SarabunPSK" w:hAnsi="TH SarabunPSK" w:cs="TH SarabunPSK" w:hint="cs"/>
          <w:b/>
          <w:bCs/>
          <w:cs/>
          <w:lang w:val="th-TH"/>
        </w:rPr>
        <w:t xml:space="preserve">กลุ่มที่ </w:t>
      </w:r>
      <w:r w:rsidRPr="00B60D70">
        <w:rPr>
          <w:rFonts w:ascii="TH SarabunPSK" w:hAnsi="TH SarabunPSK" w:cs="TH SarabunPSK" w:hint="cs"/>
          <w:b/>
          <w:bCs/>
        </w:rPr>
        <w:t>2</w:t>
      </w:r>
      <w:r w:rsidRPr="00B60D70">
        <w:rPr>
          <w:rFonts w:ascii="TH SarabunPSK" w:hAnsi="TH SarabunPSK" w:cs="TH SarabunPSK" w:hint="cs"/>
          <w:b/>
          <w:bCs/>
          <w:cs/>
        </w:rPr>
        <w:t xml:space="preserve"> </w:t>
      </w:r>
      <w:r w:rsidRPr="00B60D70">
        <w:rPr>
          <w:rFonts w:ascii="TH SarabunPSK" w:hAnsi="TH SarabunPSK" w:cs="TH SarabunPSK" w:hint="cs"/>
          <w:b/>
          <w:bCs/>
          <w:cs/>
          <w:lang w:val="th-TH"/>
        </w:rPr>
        <w:t>วิศวกรรมการก่อสร้างและการจัดการ</w:t>
      </w:r>
    </w:p>
    <w:p w14:paraId="59AD503E" w14:textId="77777777" w:rsidR="0047283D" w:rsidRPr="00B60D70" w:rsidRDefault="0047283D" w:rsidP="001A0B6A">
      <w:pPr>
        <w:pStyle w:val="3"/>
        <w:numPr>
          <w:ilvl w:val="0"/>
          <w:numId w:val="0"/>
        </w:numPr>
        <w:shd w:val="clear" w:color="auto" w:fill="D9D9D9" w:themeFill="background1" w:themeFillShade="D9"/>
        <w:tabs>
          <w:tab w:val="left" w:pos="993"/>
          <w:tab w:val="left" w:pos="7088"/>
        </w:tabs>
        <w:spacing w:before="0"/>
        <w:ind w:left="720" w:hanging="720"/>
        <w:rPr>
          <w:rFonts w:ascii="TH SarabunPSK" w:eastAsia="Calibri" w:hAnsi="TH SarabunPSK" w:cs="TH SarabunPSK"/>
          <w:b w:val="0"/>
          <w:bCs w:val="0"/>
        </w:rPr>
      </w:pPr>
      <w:bookmarkStart w:id="718" w:name="_Toc191634181"/>
      <w:r w:rsidRPr="00B60D70">
        <w:rPr>
          <w:rFonts w:ascii="TH SarabunPSK" w:eastAsia="Calibri" w:hAnsi="TH SarabunPSK" w:cs="TH SarabunPSK" w:hint="cs"/>
          <w:cs/>
        </w:rPr>
        <w:t>รหัส</w:t>
      </w:r>
      <w:r w:rsidRPr="00B60D70">
        <w:rPr>
          <w:rFonts w:ascii="TH SarabunPSK" w:hAnsi="TH SarabunPSK" w:cs="TH SarabunPSK" w:hint="cs"/>
          <w:cs/>
        </w:rPr>
        <w:t>โมดูล</w:t>
      </w:r>
      <w:r w:rsidRPr="00B60D70">
        <w:rPr>
          <w:rFonts w:ascii="TH SarabunPSK" w:eastAsia="Calibri" w:hAnsi="TH SarabunPSK" w:cs="TH SarabunPSK" w:hint="cs"/>
          <w:cs/>
        </w:rPr>
        <w:t xml:space="preserve"> </w:t>
      </w:r>
      <w:r w:rsidRPr="00B60D70">
        <w:rPr>
          <w:rFonts w:ascii="TH SarabunPSK" w:eastAsia="Calibri" w:hAnsi="TH SarabunPSK" w:cs="TH SarabunPSK" w:hint="cs"/>
        </w:rPr>
        <w:t>:</w:t>
      </w:r>
      <w:r w:rsidR="00BD7F9D" w:rsidRPr="00B60D70">
        <w:rPr>
          <w:rFonts w:ascii="TH SarabunPSK" w:eastAsia="Calibri" w:hAnsi="TH SarabunPSK" w:cs="TH SarabunPSK" w:hint="cs"/>
          <w:cs/>
        </w:rPr>
        <w:t xml:space="preserve"> </w:t>
      </w:r>
      <w:r w:rsidRPr="00B60D70">
        <w:rPr>
          <w:rFonts w:ascii="TH SarabunPSK" w:eastAsia="Calibri" w:hAnsi="TH SarabunPSK" w:cs="TH SarabunPSK" w:hint="cs"/>
        </w:rPr>
        <w:t xml:space="preserve"> </w:t>
      </w:r>
      <w:r w:rsidR="00B91175" w:rsidRPr="00B60D70">
        <w:rPr>
          <w:rFonts w:ascii="TH SarabunPSK" w:hAnsi="TH SarabunPSK" w:cs="TH SarabunPSK" w:hint="cs"/>
        </w:rPr>
        <w:t xml:space="preserve">CTE </w:t>
      </w:r>
      <w:r w:rsidRPr="00B60D70">
        <w:rPr>
          <w:rFonts w:ascii="TH SarabunPSK" w:hAnsi="TH SarabunPSK" w:cs="TH SarabunPSK" w:hint="cs"/>
        </w:rPr>
        <w:t>4210</w:t>
      </w:r>
      <w:r w:rsidR="00D517C7" w:rsidRPr="00B60D70">
        <w:rPr>
          <w:rFonts w:ascii="TH SarabunPSK" w:hAnsi="TH SarabunPSK" w:cs="TH SarabunPSK"/>
        </w:rPr>
        <w:t>0</w:t>
      </w:r>
      <w:r w:rsidR="003C0C75" w:rsidRPr="00B60D70">
        <w:rPr>
          <w:rFonts w:ascii="TH SarabunPSK" w:hAnsi="TH SarabunPSK" w:cs="TH SarabunPSK" w:hint="cs"/>
          <w:cs/>
        </w:rPr>
        <w:t xml:space="preserve"> การประมาณราคาและข้อกำหนดการก่อสร้าง</w:t>
      </w:r>
      <w:bookmarkEnd w:id="718"/>
      <w:r w:rsidRPr="00B60D70">
        <w:rPr>
          <w:rFonts w:ascii="TH SarabunPSK" w:eastAsia="Calibri" w:hAnsi="TH SarabunPSK" w:cs="TH SarabunPSK" w:hint="cs"/>
        </w:rPr>
        <w:tab/>
      </w:r>
    </w:p>
    <w:p w14:paraId="68EC47EB" w14:textId="77777777" w:rsidR="0047283D" w:rsidRPr="00B60D70" w:rsidRDefault="0047283D" w:rsidP="008E0ABA">
      <w:pPr>
        <w:rPr>
          <w:rFonts w:ascii="TH SarabunPSK" w:eastAsia="Cordia New" w:hAnsi="TH SarabunPSK" w:cs="TH SarabunPSK"/>
          <w:cs/>
        </w:rPr>
      </w:pPr>
      <w:r w:rsidRPr="00B60D70">
        <w:rPr>
          <w:rFonts w:ascii="TH SarabunPSK" w:eastAsia="Calibri" w:hAnsi="TH SarabunPSK" w:cs="TH SarabunPSK" w:hint="cs"/>
          <w:b/>
          <w:bCs/>
          <w:cs/>
        </w:rPr>
        <w:t>ชื่อโมดูลภาษาไทย</w:t>
      </w:r>
      <w:r w:rsidRPr="00B60D70">
        <w:rPr>
          <w:rFonts w:ascii="TH SarabunPSK" w:eastAsia="Cordia New" w:hAnsi="TH SarabunPSK" w:cs="TH SarabunPSK" w:hint="cs"/>
          <w:cs/>
        </w:rPr>
        <w:t xml:space="preserve"> </w:t>
      </w:r>
      <w:r w:rsidRPr="00B60D70">
        <w:rPr>
          <w:rFonts w:ascii="TH SarabunPSK" w:eastAsia="Cordia New" w:hAnsi="TH SarabunPSK" w:cs="TH SarabunPSK" w:hint="cs"/>
        </w:rPr>
        <w:t>:</w:t>
      </w:r>
      <w:r w:rsidRPr="00B60D70">
        <w:rPr>
          <w:rFonts w:ascii="TH SarabunPSK" w:eastAsia="Cordia New" w:hAnsi="TH SarabunPSK" w:cs="TH SarabunPSK" w:hint="cs"/>
          <w:cs/>
        </w:rPr>
        <w:tab/>
      </w:r>
      <w:r w:rsidRPr="00B60D70">
        <w:rPr>
          <w:rFonts w:ascii="TH SarabunPSK" w:eastAsia="Cordia New" w:hAnsi="TH SarabunPSK" w:cs="TH SarabunPSK" w:hint="cs"/>
          <w:noProof/>
          <w:cs/>
        </w:rPr>
        <w:t>การประมาณราคาและข้อกำหนดการก่อสร้าง</w:t>
      </w:r>
    </w:p>
    <w:p w14:paraId="4B8FE3B4" w14:textId="77777777" w:rsidR="0047283D" w:rsidRPr="00B60D70" w:rsidRDefault="0047283D" w:rsidP="008E0ABA">
      <w:pPr>
        <w:rPr>
          <w:rFonts w:ascii="TH SarabunPSK" w:eastAsia="Cordia New" w:hAnsi="TH SarabunPSK" w:cs="TH SarabunPSK"/>
          <w:noProof/>
        </w:rPr>
      </w:pPr>
      <w:r w:rsidRPr="00B60D70">
        <w:rPr>
          <w:rFonts w:ascii="TH SarabunPSK" w:eastAsia="Cordia New" w:hAnsi="TH SarabunPSK" w:cs="TH SarabunPSK" w:hint="cs"/>
          <w:b/>
          <w:bCs/>
          <w:cs/>
        </w:rPr>
        <w:t>ชื่อโมดูล</w:t>
      </w:r>
      <w:r w:rsidRPr="00B60D70">
        <w:rPr>
          <w:rFonts w:ascii="TH SarabunPSK" w:eastAsia="Calibri" w:hAnsi="TH SarabunPSK" w:cs="TH SarabunPSK" w:hint="cs"/>
          <w:b/>
          <w:bCs/>
          <w:cs/>
        </w:rPr>
        <w:t>ภาษาอังกฤษ</w:t>
      </w:r>
      <w:r w:rsidRPr="00B60D70">
        <w:rPr>
          <w:rFonts w:ascii="TH SarabunPSK" w:eastAsia="Cordia New" w:hAnsi="TH SarabunPSK" w:cs="TH SarabunPSK" w:hint="cs"/>
        </w:rPr>
        <w:t xml:space="preserve"> :</w:t>
      </w:r>
      <w:r w:rsidRPr="00B60D70">
        <w:rPr>
          <w:rFonts w:ascii="TH SarabunPSK" w:eastAsia="Cordia New" w:hAnsi="TH SarabunPSK" w:cs="TH SarabunPSK" w:hint="cs"/>
          <w:cs/>
        </w:rPr>
        <w:tab/>
      </w:r>
      <w:r w:rsidRPr="00B60D70">
        <w:rPr>
          <w:rFonts w:ascii="TH SarabunPSK" w:eastAsia="Cordia New" w:hAnsi="TH SarabunPSK" w:cs="TH SarabunPSK" w:hint="cs"/>
          <w:noProof/>
        </w:rPr>
        <w:t>(Construction Estimating and Specification)</w:t>
      </w:r>
    </w:p>
    <w:p w14:paraId="6B6A8E00" w14:textId="77777777" w:rsidR="00742CEE" w:rsidRPr="00B60D70" w:rsidRDefault="00742CEE" w:rsidP="00742CEE">
      <w:pPr>
        <w:shd w:val="clear" w:color="auto" w:fill="F2F2F2" w:themeFill="background1" w:themeFillShade="F2"/>
        <w:jc w:val="left"/>
        <w:rPr>
          <w:rFonts w:ascii="TH SarabunPSK" w:eastAsia="Calibri" w:hAnsi="TH SarabunPSK" w:cs="TH SarabunPSK"/>
          <w:bCs/>
          <w:cs/>
        </w:rPr>
      </w:pPr>
      <w:r w:rsidRPr="00B60D70">
        <w:rPr>
          <w:rFonts w:ascii="TH SarabunPSK" w:eastAsia="Calibri" w:hAnsi="TH SarabunPSK" w:cs="TH SarabunPSK" w:hint="cs"/>
          <w:bCs/>
          <w:cs/>
        </w:rPr>
        <w:t xml:space="preserve">จำนวนหน่วยกิต </w:t>
      </w:r>
      <w:r w:rsidRPr="00B60D70">
        <w:rPr>
          <w:rFonts w:ascii="TH SarabunPSK" w:eastAsia="Calibri" w:hAnsi="TH SarabunPSK" w:cs="TH SarabunPSK" w:hint="cs"/>
          <w:bCs/>
          <w:cs/>
        </w:rPr>
        <w:tab/>
      </w:r>
      <w:r w:rsidRPr="00B60D70">
        <w:rPr>
          <w:rFonts w:ascii="TH SarabunPSK" w:eastAsia="Calibri" w:hAnsi="TH SarabunPSK" w:cs="TH SarabunPSK" w:hint="cs"/>
          <w:bCs/>
        </w:rPr>
        <w:t xml:space="preserve">3 (2-2-6) </w:t>
      </w:r>
      <w:r w:rsidRPr="00B60D70">
        <w:rPr>
          <w:rFonts w:ascii="TH SarabunPSK" w:eastAsia="Calibri" w:hAnsi="TH SarabunPSK" w:cs="TH SarabunPSK" w:hint="cs"/>
          <w:b/>
          <w:cs/>
        </w:rPr>
        <w:t>หรือ จำนวนเวลาที่ใช้ในการจัดการเรียนรู้</w:t>
      </w:r>
      <w:r w:rsidRPr="00B60D70">
        <w:rPr>
          <w:rFonts w:ascii="TH SarabunPSK" w:eastAsia="Calibri" w:hAnsi="TH SarabunPSK" w:cs="TH SarabunPSK" w:hint="cs"/>
          <w:bCs/>
          <w:cs/>
        </w:rPr>
        <w:t xml:space="preserve"> </w:t>
      </w:r>
      <w:r w:rsidRPr="00B60D70">
        <w:rPr>
          <w:rFonts w:ascii="TH SarabunPSK" w:eastAsia="Calibri" w:hAnsi="TH SarabunPSK" w:cs="TH SarabunPSK" w:hint="cs"/>
          <w:bCs/>
        </w:rPr>
        <w:t>60</w:t>
      </w:r>
      <w:r w:rsidRPr="00B60D70">
        <w:rPr>
          <w:rFonts w:ascii="TH SarabunPSK" w:eastAsia="Calibri" w:hAnsi="TH SarabunPSK" w:cs="TH SarabunPSK" w:hint="cs"/>
          <w:b/>
          <w:cs/>
        </w:rPr>
        <w:t xml:space="preserve"> ชั่วโมง</w:t>
      </w:r>
    </w:p>
    <w:p w14:paraId="2ECC3719" w14:textId="7484E11D" w:rsidR="00742CEE" w:rsidRPr="00B60D70" w:rsidRDefault="00742CEE" w:rsidP="00742CEE">
      <w:pPr>
        <w:rPr>
          <w:rFonts w:ascii="TH SarabunPSK" w:hAnsi="TH SarabunPSK" w:cs="TH SarabunPSK"/>
        </w:rPr>
      </w:pPr>
      <w:r w:rsidRPr="00B60D70">
        <w:rPr>
          <w:rFonts w:ascii="TH SarabunPSK" w:eastAsia="Times New Roman" w:hAnsi="TH SarabunPSK" w:cs="TH SarabunPSK" w:hint="cs"/>
          <w:b/>
          <w:bCs/>
          <w:cs/>
        </w:rPr>
        <w:t xml:space="preserve">โมดูลบังคับก่อน </w:t>
      </w:r>
      <w:r w:rsidRPr="00B60D70">
        <w:rPr>
          <w:rFonts w:ascii="TH SarabunPSK" w:eastAsia="Times New Roman" w:hAnsi="TH SarabunPSK" w:cs="TH SarabunPSK" w:hint="cs"/>
          <w:b/>
          <w:bCs/>
        </w:rPr>
        <w:t xml:space="preserve">: </w:t>
      </w:r>
      <w:r w:rsidRPr="00B60D70">
        <w:rPr>
          <w:rFonts w:ascii="TH SarabunPSK" w:eastAsia="Times New Roman" w:hAnsi="TH SarabunPSK" w:cs="TH SarabunPSK" w:hint="cs"/>
          <w:b/>
          <w:bCs/>
          <w:cs/>
        </w:rPr>
        <w:tab/>
      </w:r>
      <w:r w:rsidRPr="00B60D70">
        <w:rPr>
          <w:rFonts w:ascii="TH SarabunPSK" w:eastAsia="Times New Roman" w:hAnsi="TH SarabunPSK" w:cs="TH SarabunPSK"/>
          <w:noProof/>
        </w:rPr>
        <w:t>CTE 12100</w:t>
      </w:r>
      <w:r w:rsidRPr="00B60D70">
        <w:rPr>
          <w:rFonts w:ascii="TH SarabunPSK" w:eastAsia="Times New Roman" w:hAnsi="TH SarabunPSK" w:cs="TH SarabunPSK" w:hint="cs"/>
          <w:bCs/>
          <w:cs/>
          <w:lang w:val="en-AU"/>
        </w:rPr>
        <w:t xml:space="preserve">  </w:t>
      </w:r>
    </w:p>
    <w:p w14:paraId="4C0895FD" w14:textId="77777777" w:rsidR="00BF7618" w:rsidRPr="00B60D70" w:rsidRDefault="00BF7618" w:rsidP="00BF7618">
      <w:pPr>
        <w:ind w:left="2127" w:hanging="2127"/>
        <w:rPr>
          <w:rFonts w:ascii="TH SarabunPSK" w:eastAsia="Cordia New" w:hAnsi="TH SarabunPSK" w:cs="TH SarabunPSK"/>
          <w:noProof/>
          <w:cs/>
        </w:rPr>
      </w:pPr>
      <w:r w:rsidRPr="00B60D70">
        <w:rPr>
          <w:rFonts w:ascii="TH SarabunPSK" w:eastAsia="Times New Roman" w:hAnsi="TH SarabunPSK" w:cs="TH SarabunPSK" w:hint="cs"/>
          <w:b/>
          <w:bCs/>
          <w:cs/>
        </w:rPr>
        <w:t>คำอธิบาย</w:t>
      </w:r>
      <w:r w:rsidRPr="00B60D70">
        <w:rPr>
          <w:rFonts w:ascii="TH SarabunPSK" w:eastAsia="Calibri" w:hAnsi="TH SarabunPSK" w:cs="TH SarabunPSK" w:hint="cs"/>
          <w:bCs/>
          <w:cs/>
        </w:rPr>
        <w:t xml:space="preserve">โมดูล </w:t>
      </w:r>
      <w:r w:rsidRPr="00B60D70">
        <w:rPr>
          <w:rFonts w:ascii="TH SarabunPSK" w:eastAsia="Calibri" w:hAnsi="TH SarabunPSK" w:cs="TH SarabunPSK" w:hint="cs"/>
          <w:bCs/>
        </w:rPr>
        <w:t>:</w:t>
      </w:r>
      <w:r w:rsidRPr="00B60D70">
        <w:rPr>
          <w:rFonts w:ascii="TH SarabunPSK" w:eastAsia="Calibri" w:hAnsi="TH SarabunPSK" w:cs="TH SarabunPSK" w:hint="cs"/>
          <w:bCs/>
          <w:cs/>
        </w:rPr>
        <w:t xml:space="preserve"> </w:t>
      </w:r>
      <w:r w:rsidRPr="00B60D70">
        <w:rPr>
          <w:rFonts w:ascii="TH SarabunPSK" w:eastAsia="Calibri" w:hAnsi="TH SarabunPSK" w:cs="TH SarabunPSK" w:hint="cs"/>
          <w:bCs/>
          <w:cs/>
        </w:rPr>
        <w:tab/>
      </w:r>
      <w:r w:rsidRPr="00B60D70">
        <w:rPr>
          <w:rFonts w:ascii="TH SarabunPSK" w:eastAsia="Cordia New" w:hAnsi="TH SarabunPSK" w:cs="TH SarabunPSK" w:hint="cs"/>
          <w:noProof/>
          <w:cs/>
        </w:rPr>
        <w:t>หลักการประมาณราคา การจัดเตรียมเครื่องมือในงานก่อสร้างและวัสดุ ผลกำไร การเสนอราคาและการประมูล การศึกษาเฉพาะกรณีของการประมาณราคาการก่อสร้าง สัญญา ก่อสร้าง การเตรียมเอกสารในการประมูลเสนอราคา และกฎหมายที่เกี่ยวข้องกับการก่อสร้าง</w:t>
      </w:r>
      <w:r w:rsidRPr="00B60D70">
        <w:rPr>
          <w:rFonts w:ascii="TH SarabunPSK" w:eastAsia="Cordia New" w:hAnsi="TH SarabunPSK" w:cs="TH SarabunPSK"/>
          <w:noProof/>
        </w:rPr>
        <w:t xml:space="preserve"> </w:t>
      </w:r>
    </w:p>
    <w:p w14:paraId="006EEF18" w14:textId="77777777" w:rsidR="00BF7618" w:rsidRPr="00B60D70" w:rsidRDefault="00BF7618" w:rsidP="00BF7618">
      <w:pPr>
        <w:tabs>
          <w:tab w:val="left" w:pos="2127"/>
        </w:tabs>
        <w:ind w:left="2127" w:hanging="2127"/>
        <w:rPr>
          <w:rFonts w:ascii="TH SarabunPSK" w:eastAsia="Cordia New" w:hAnsi="TH SarabunPSK" w:cs="TH SarabunPSK"/>
          <w:noProof/>
        </w:rPr>
      </w:pPr>
      <w:r w:rsidRPr="00B60D70">
        <w:rPr>
          <w:rFonts w:ascii="TH SarabunPSK" w:eastAsia="Cordia New" w:hAnsi="TH SarabunPSK" w:cs="TH SarabunPSK" w:hint="cs"/>
          <w:noProof/>
        </w:rPr>
        <w:tab/>
        <w:t>Principle of estimating, construction equipment and materials, profit, bidding and tendering, case study of cost estimating. Construction contract, preparation of bidding documents and laws related with construction.</w:t>
      </w:r>
    </w:p>
    <w:p w14:paraId="6A1F485B" w14:textId="77777777" w:rsidR="001A0B6A" w:rsidRPr="00B60D70" w:rsidRDefault="001A0B6A" w:rsidP="001A0B6A">
      <w:pPr>
        <w:shd w:val="clear" w:color="auto" w:fill="F2F2F2" w:themeFill="background1" w:themeFillShade="F2"/>
        <w:rPr>
          <w:rFonts w:ascii="TH SarabunPSK" w:eastAsia="Cordia New" w:hAnsi="TH SarabunPSK" w:cs="TH SarabunPSK"/>
        </w:rPr>
      </w:pPr>
      <w:r w:rsidRPr="00B60D70">
        <w:rPr>
          <w:rFonts w:ascii="TH SarabunPSK" w:eastAsia="Cordia New" w:hAnsi="TH SarabunPSK" w:cs="TH SarabunPSK" w:hint="cs"/>
          <w:b/>
          <w:bCs/>
        </w:rPr>
        <w:t>Learning Outcome</w:t>
      </w:r>
    </w:p>
    <w:p w14:paraId="4D27AE57" w14:textId="77777777" w:rsidR="001A0B6A" w:rsidRPr="00B60D70" w:rsidRDefault="001A0B6A" w:rsidP="001A0B6A">
      <w:pPr>
        <w:ind w:left="720"/>
        <w:rPr>
          <w:rFonts w:ascii="TH SarabunPSK" w:eastAsia="Cordia New" w:hAnsi="TH SarabunPSK" w:cs="TH SarabunPSK"/>
          <w:cs/>
        </w:rPr>
      </w:pPr>
      <w:r w:rsidRPr="00B60D70">
        <w:rPr>
          <w:rFonts w:ascii="TH SarabunPSK" w:eastAsia="Cordia New" w:hAnsi="TH SarabunPSK" w:cs="TH SarabunPSK" w:hint="cs"/>
          <w:cs/>
        </w:rPr>
        <w:t xml:space="preserve">ผู้เรียนสามารถถอดปริมาณวัสดุจากแบบบ้านพักอาศัย </w:t>
      </w:r>
      <w:r w:rsidRPr="00B60D70">
        <w:rPr>
          <w:rFonts w:ascii="TH SarabunPSK" w:eastAsia="Cordia New" w:hAnsi="TH SarabunPSK" w:cs="TH SarabunPSK" w:hint="cs"/>
        </w:rPr>
        <w:t xml:space="preserve">2 </w:t>
      </w:r>
      <w:r w:rsidRPr="00B60D70">
        <w:rPr>
          <w:rFonts w:ascii="TH SarabunPSK" w:eastAsia="Cordia New" w:hAnsi="TH SarabunPSK" w:cs="TH SarabunPSK" w:hint="cs"/>
          <w:cs/>
        </w:rPr>
        <w:t>ชั้นโดยแสดงในรูปแบบรายงานรายการปริมาณวัสดุพร้อมทั้งแสดงราคาที่จำแนกตามรายการวัสดุ หมวดวัสดุและในภาพรวม</w:t>
      </w:r>
    </w:p>
    <w:p w14:paraId="06580CEF" w14:textId="77777777" w:rsidR="001A0B6A" w:rsidRPr="00B60D70" w:rsidRDefault="001A0B6A" w:rsidP="001A0B6A">
      <w:pPr>
        <w:shd w:val="clear" w:color="auto" w:fill="F2F2F2" w:themeFill="background1" w:themeFillShade="F2"/>
        <w:rPr>
          <w:rFonts w:ascii="TH SarabunPSK" w:eastAsia="Cordia New" w:hAnsi="TH SarabunPSK" w:cs="TH SarabunPSK"/>
          <w:b/>
          <w:bCs/>
        </w:rPr>
      </w:pPr>
      <w:r w:rsidRPr="00B60D70">
        <w:rPr>
          <w:rFonts w:ascii="TH SarabunPSK" w:eastAsia="Cordia New" w:hAnsi="TH SarabunPSK" w:cs="TH SarabunPSK" w:hint="cs"/>
          <w:b/>
          <w:bCs/>
          <w:cs/>
        </w:rPr>
        <w:t>ระดับของ</w:t>
      </w:r>
      <w:r w:rsidRPr="00B60D70">
        <w:rPr>
          <w:rFonts w:ascii="TH SarabunPSK" w:eastAsia="Cordia New" w:hAnsi="TH SarabunPSK" w:cs="TH SarabunPSK"/>
          <w:b/>
          <w:bCs/>
          <w:cs/>
        </w:rPr>
        <w:t xml:space="preserve"> </w:t>
      </w:r>
      <w:r w:rsidRPr="00B60D70">
        <w:rPr>
          <w:rFonts w:ascii="TH SarabunPSK" w:eastAsia="Cordia New" w:hAnsi="TH SarabunPSK" w:cs="TH SarabunPSK"/>
          <w:b/>
          <w:bCs/>
        </w:rPr>
        <w:t xml:space="preserve">Competency </w:t>
      </w:r>
      <w:r w:rsidRPr="00B60D70">
        <w:rPr>
          <w:rFonts w:ascii="TH SarabunPSK" w:eastAsia="Cordia New" w:hAnsi="TH SarabunPSK" w:cs="TH SarabunPSK" w:hint="cs"/>
          <w:b/>
          <w:bCs/>
          <w:cs/>
        </w:rPr>
        <w:t>ของ</w:t>
      </w:r>
      <w:r w:rsidRPr="00B60D70">
        <w:rPr>
          <w:rFonts w:ascii="TH SarabunPSK" w:eastAsia="Cordia New" w:hAnsi="TH SarabunPSK" w:cs="TH SarabunPSK"/>
          <w:b/>
          <w:bCs/>
          <w:cs/>
        </w:rPr>
        <w:t xml:space="preserve"> </w:t>
      </w:r>
      <w:r w:rsidRPr="00B60D70">
        <w:rPr>
          <w:rFonts w:ascii="TH SarabunPSK" w:eastAsia="Cordia New" w:hAnsi="TH SarabunPSK" w:cs="TH SarabunPSK"/>
          <w:b/>
          <w:bCs/>
        </w:rPr>
        <w:t>Learning Outcome</w:t>
      </w:r>
    </w:p>
    <w:p w14:paraId="7AF4F1AE" w14:textId="77777777" w:rsidR="001A0B6A" w:rsidRPr="00B60D70" w:rsidRDefault="001A0B6A" w:rsidP="001A0B6A">
      <w:pPr>
        <w:ind w:left="720"/>
        <w:rPr>
          <w:rFonts w:cs="Cordia New"/>
          <w:szCs w:val="30"/>
        </w:rPr>
      </w:pPr>
      <w:r w:rsidRPr="00B60D70">
        <w:rPr>
          <w:rFonts w:ascii="TH SarabunPSK" w:eastAsia="Cordia New" w:hAnsi="TH SarabunPSK" w:cs="TH SarabunPSK" w:hint="cs"/>
          <w:cs/>
        </w:rPr>
        <w:t xml:space="preserve">ในหลักสูตรได้กำหนดให้โมดูลนี้อยู่ในระดับ </w:t>
      </w:r>
      <w:r w:rsidRPr="00B60D70">
        <w:rPr>
          <w:rFonts w:ascii="TH SarabunPSK" w:eastAsia="Cordia New" w:hAnsi="TH SarabunPSK" w:cs="TH SarabunPSK"/>
        </w:rPr>
        <w:t>P-K3</w:t>
      </w:r>
      <w:r w:rsidRPr="00B60D70">
        <w:rPr>
          <w:rFonts w:ascii="TH SarabunPSK" w:eastAsia="Cordia New" w:hAnsi="TH SarabunPSK" w:cs="TH SarabunPSK" w:hint="cs"/>
          <w:cs/>
        </w:rPr>
        <w:t xml:space="preserve"> หมายถึง เป็นเนื้อหาวิชาที่อยู่ในระดับวิชาชีพเฉพาะ (</w:t>
      </w:r>
      <w:r w:rsidRPr="00B60D70">
        <w:rPr>
          <w:rFonts w:ascii="TH SarabunPSK" w:eastAsia="Cordia New" w:hAnsi="TH SarabunPSK" w:cs="TH SarabunPSK"/>
        </w:rPr>
        <w:t>Professional</w:t>
      </w:r>
      <w:r w:rsidRPr="00B60D70">
        <w:rPr>
          <w:rFonts w:ascii="TH SarabunPSK" w:eastAsia="Cordia New" w:hAnsi="TH SarabunPSK" w:cs="TH SarabunPSK" w:hint="cs"/>
          <w:cs/>
        </w:rPr>
        <w:t>) ทางวิศวกรรมโยธา คาดหวังความรู้ (</w:t>
      </w:r>
      <w:r w:rsidRPr="00B60D70">
        <w:rPr>
          <w:rFonts w:ascii="TH SarabunPSK" w:eastAsia="Cordia New" w:hAnsi="TH SarabunPSK" w:cs="TH SarabunPSK"/>
          <w:b/>
          <w:bCs/>
        </w:rPr>
        <w:t>Knowledge</w:t>
      </w:r>
      <w:r w:rsidRPr="00B60D70">
        <w:rPr>
          <w:rFonts w:ascii="TH SarabunPSK" w:eastAsia="Cordia New" w:hAnsi="TH SarabunPSK" w:cs="TH SarabunPSK" w:hint="cs"/>
          <w:cs/>
        </w:rPr>
        <w:t>) ในระดับ</w:t>
      </w:r>
      <w:r w:rsidRPr="00B60D70">
        <w:rPr>
          <w:rFonts w:ascii="TH SarabunPSK" w:eastAsia="Cordia New" w:hAnsi="TH SarabunPSK" w:cs="TH SarabunPSK"/>
        </w:rPr>
        <w:t xml:space="preserve"> 3 </w:t>
      </w:r>
      <w:r w:rsidRPr="00B60D70">
        <w:rPr>
          <w:rFonts w:ascii="TH SarabunPSK" w:eastAsia="Cordia New" w:hAnsi="TH SarabunPSK" w:cs="TH SarabunPSK" w:hint="cs"/>
          <w:cs/>
        </w:rPr>
        <w:t xml:space="preserve">ประยุกต์ใช้ได้ ตามกรอบของ </w:t>
      </w:r>
      <w:r w:rsidRPr="00B60D70">
        <w:rPr>
          <w:rFonts w:ascii="TH SarabunPSK" w:eastAsia="Cordia New" w:hAnsi="TH SarabunPSK" w:cs="TH SarabunPSK"/>
        </w:rPr>
        <w:t xml:space="preserve">Bloom’s Taxonomy </w:t>
      </w:r>
      <w:r w:rsidRPr="00B60D70">
        <w:rPr>
          <w:rFonts w:ascii="TH SarabunPSK" w:eastAsia="Cordia New" w:hAnsi="TH SarabunPSK" w:cs="TH SarabunPSK" w:hint="cs"/>
          <w:cs/>
        </w:rPr>
        <w:t xml:space="preserve">เทียบกับระดับความสามารถที่กำหนดโดย </w:t>
      </w:r>
      <w:r w:rsidRPr="00B60D70">
        <w:rPr>
          <w:rFonts w:ascii="TH SarabunPSK" w:eastAsia="Cordia New" w:hAnsi="TH SarabunPSK" w:cs="TH SarabunPSK"/>
        </w:rPr>
        <w:t>Miller’s</w:t>
      </w:r>
      <w:r w:rsidRPr="00B60D70">
        <w:rPr>
          <w:rFonts w:ascii="TH SarabunPSK" w:eastAsia="Cordia New" w:hAnsi="TH SarabunPSK" w:cs="TH SarabunPSK" w:hint="cs"/>
          <w:cs/>
        </w:rPr>
        <w:t xml:space="preserve"> ในระดับ</w:t>
      </w:r>
      <w:r w:rsidRPr="00B60D70">
        <w:t xml:space="preserve"> </w:t>
      </w:r>
    </w:p>
    <w:p w14:paraId="21E89DA5" w14:textId="77777777" w:rsidR="001A0B6A" w:rsidRPr="00B60D70" w:rsidRDefault="001A0B6A" w:rsidP="001A0B6A">
      <w:pPr>
        <w:ind w:left="720"/>
        <w:rPr>
          <w:rFonts w:ascii="TH SarabunPSK" w:eastAsia="Cordia New" w:hAnsi="TH SarabunPSK" w:cs="TH SarabunPSK"/>
        </w:rPr>
      </w:pPr>
      <w:r w:rsidRPr="00B60D70">
        <w:rPr>
          <w:rFonts w:ascii="TH SarabunPSK" w:eastAsia="Cordia New" w:hAnsi="TH SarabunPSK" w:cs="TH SarabunPSK"/>
          <w:b/>
          <w:bCs/>
        </w:rPr>
        <w:sym w:font="Wingdings 2" w:char="F052"/>
      </w:r>
      <w:r w:rsidRPr="00B60D70">
        <w:rPr>
          <w:rFonts w:ascii="TH SarabunPSK" w:eastAsia="Cordia New" w:hAnsi="TH SarabunPSK" w:cs="TH SarabunPSK"/>
          <w:b/>
          <w:bCs/>
          <w:cs/>
        </w:rPr>
        <w:t xml:space="preserve">  </w:t>
      </w:r>
      <w:r w:rsidRPr="00B60D70">
        <w:rPr>
          <w:rFonts w:ascii="TH SarabunPSK" w:eastAsia="Cordia New" w:hAnsi="TH SarabunPSK" w:cs="TH SarabunPSK"/>
          <w:b/>
          <w:bCs/>
        </w:rPr>
        <w:t>Knows how (Concept application)</w:t>
      </w:r>
      <w:r w:rsidRPr="00B60D70">
        <w:rPr>
          <w:rFonts w:ascii="TH SarabunPSK" w:eastAsia="Cordia New" w:hAnsi="TH SarabunPSK" w:cs="TH SarabunPSK" w:hint="cs"/>
          <w:b/>
          <w:bCs/>
          <w:cs/>
        </w:rPr>
        <w:t xml:space="preserve"> </w:t>
      </w:r>
      <w:r w:rsidRPr="00B60D70">
        <w:rPr>
          <w:rFonts w:ascii="TH SarabunPSK" w:eastAsia="Cordia New" w:hAnsi="TH SarabunPSK" w:cs="TH SarabunPSK" w:hint="cs"/>
          <w:cs/>
        </w:rPr>
        <w:t>ผลการเรียนรู้เป็นพื้นฐานสำคัญสำหรับการต่อยอดการเรียนรู้ในระดับ</w:t>
      </w:r>
      <w:r w:rsidRPr="00B60D70">
        <w:rPr>
          <w:rFonts w:ascii="TH SarabunPSK" w:eastAsia="Cordia New" w:hAnsi="TH SarabunPSK" w:cs="TH SarabunPSK"/>
          <w:cs/>
        </w:rPr>
        <w:t xml:space="preserve"> </w:t>
      </w:r>
      <w:r w:rsidRPr="00B60D70">
        <w:rPr>
          <w:rFonts w:ascii="TH SarabunPSK" w:eastAsia="Cordia New" w:hAnsi="TH SarabunPSK" w:cs="TH SarabunPSK"/>
        </w:rPr>
        <w:t xml:space="preserve">Show </w:t>
      </w:r>
      <w:r w:rsidRPr="00B60D70">
        <w:rPr>
          <w:rFonts w:ascii="TH SarabunPSK" w:eastAsia="Cordia New" w:hAnsi="TH SarabunPSK" w:cs="TH SarabunPSK" w:hint="cs"/>
          <w:cs/>
        </w:rPr>
        <w:t>หรือ</w:t>
      </w:r>
      <w:r w:rsidRPr="00B60D70">
        <w:rPr>
          <w:rFonts w:ascii="TH SarabunPSK" w:eastAsia="Cordia New" w:hAnsi="TH SarabunPSK" w:cs="TH SarabunPSK"/>
          <w:cs/>
        </w:rPr>
        <w:t xml:space="preserve"> </w:t>
      </w:r>
      <w:r w:rsidRPr="00B60D70">
        <w:rPr>
          <w:rFonts w:ascii="TH SarabunPSK" w:eastAsia="Cordia New" w:hAnsi="TH SarabunPSK" w:cs="TH SarabunPSK"/>
        </w:rPr>
        <w:t xml:space="preserve">Does </w:t>
      </w:r>
      <w:r w:rsidRPr="00B60D70">
        <w:rPr>
          <w:rFonts w:ascii="TH SarabunPSK" w:eastAsia="Cordia New" w:hAnsi="TH SarabunPSK" w:cs="TH SarabunPSK" w:hint="cs"/>
          <w:cs/>
        </w:rPr>
        <w:t>โดยสามารถเห็นหลักฐานผ่านการวัด</w:t>
      </w:r>
      <w:r w:rsidRPr="00B60D70">
        <w:rPr>
          <w:rFonts w:ascii="TH SarabunPSK" w:eastAsia="Cordia New" w:hAnsi="TH SarabunPSK" w:cs="TH SarabunPSK"/>
          <w:cs/>
        </w:rPr>
        <w:t xml:space="preserve"> </w:t>
      </w:r>
      <w:r w:rsidRPr="00B60D70">
        <w:rPr>
          <w:rFonts w:ascii="TH SarabunPSK" w:eastAsia="Cordia New" w:hAnsi="TH SarabunPSK" w:cs="TH SarabunPSK"/>
        </w:rPr>
        <w:t xml:space="preserve">Cognitive Outcome </w:t>
      </w:r>
      <w:r w:rsidRPr="00B60D70">
        <w:rPr>
          <w:rFonts w:ascii="TH SarabunPSK" w:eastAsia="Cordia New" w:hAnsi="TH SarabunPSK" w:cs="TH SarabunPSK" w:hint="cs"/>
          <w:cs/>
        </w:rPr>
        <w:t>ในระดับ</w:t>
      </w:r>
      <w:r w:rsidRPr="00B60D70">
        <w:rPr>
          <w:rFonts w:ascii="TH SarabunPSK" w:eastAsia="Cordia New" w:hAnsi="TH SarabunPSK" w:cs="TH SarabunPSK"/>
          <w:cs/>
        </w:rPr>
        <w:t xml:space="preserve"> </w:t>
      </w:r>
      <w:r w:rsidRPr="00B60D70">
        <w:rPr>
          <w:rFonts w:ascii="TH SarabunPSK" w:eastAsia="Cordia New" w:hAnsi="TH SarabunPSK" w:cs="TH SarabunPSK"/>
        </w:rPr>
        <w:t>Applying (Use Information in a new situation)</w:t>
      </w:r>
    </w:p>
    <w:p w14:paraId="73F4791D" w14:textId="77777777" w:rsidR="001A0B6A" w:rsidRPr="00B60D70" w:rsidRDefault="001A0B6A" w:rsidP="001A0B6A">
      <w:pPr>
        <w:rPr>
          <w:rFonts w:ascii="TH SarabunPSK" w:eastAsia="Cordia New" w:hAnsi="TH SarabunPSK" w:cs="TH SarabunPSK"/>
          <w:b/>
          <w:bCs/>
        </w:rPr>
      </w:pPr>
    </w:p>
    <w:p w14:paraId="04D733E4" w14:textId="77777777" w:rsidR="001A0B6A" w:rsidRPr="00B60D70" w:rsidRDefault="001A0B6A" w:rsidP="001A0B6A">
      <w:pPr>
        <w:shd w:val="clear" w:color="auto" w:fill="F2F2F2" w:themeFill="background1" w:themeFillShade="F2"/>
        <w:rPr>
          <w:rFonts w:ascii="TH SarabunPSK" w:eastAsia="Cordia New" w:hAnsi="TH SarabunPSK" w:cs="TH SarabunPSK"/>
          <w:b/>
          <w:bCs/>
        </w:rPr>
      </w:pPr>
      <w:r w:rsidRPr="00B60D70">
        <w:rPr>
          <w:rFonts w:ascii="TH SarabunPSK" w:eastAsia="Cordia New" w:hAnsi="TH SarabunPSK" w:cs="TH SarabunPSK" w:hint="cs"/>
          <w:b/>
          <w:bCs/>
          <w:cs/>
        </w:rPr>
        <w:t>เกณฑ์การประเมินผลลัพธ์การเรียนรู้</w:t>
      </w:r>
      <w:r w:rsidRPr="00B60D70">
        <w:rPr>
          <w:rFonts w:ascii="TH SarabunPSK" w:eastAsia="Cordia New" w:hAnsi="TH SarabunPSK" w:cs="TH SarabunPSK"/>
          <w:b/>
          <w:bCs/>
          <w:cs/>
        </w:rPr>
        <w:t xml:space="preserve"> (</w:t>
      </w:r>
      <w:r w:rsidRPr="00B60D70">
        <w:rPr>
          <w:rFonts w:ascii="TH SarabunPSK" w:eastAsia="Cordia New" w:hAnsi="TH SarabunPSK" w:cs="TH SarabunPSK"/>
          <w:b/>
          <w:bCs/>
        </w:rPr>
        <w:t>Rubric)</w:t>
      </w:r>
    </w:p>
    <w:p w14:paraId="4EEE6A19" w14:textId="77777777" w:rsidR="0047283D" w:rsidRPr="00B60D70" w:rsidRDefault="0047283D" w:rsidP="001A0B6A">
      <w:pPr>
        <w:ind w:left="720"/>
        <w:rPr>
          <w:rFonts w:ascii="TH SarabunPSK" w:eastAsia="Cordia New" w:hAnsi="TH SarabunPSK" w:cs="TH SarabunPSK"/>
        </w:rPr>
      </w:pPr>
      <w:r w:rsidRPr="00B60D70">
        <w:rPr>
          <w:rFonts w:ascii="TH SarabunPSK" w:eastAsia="Cordia New" w:hAnsi="TH SarabunPSK" w:cs="TH SarabunPSK" w:hint="cs"/>
          <w:cs/>
        </w:rPr>
        <w:t>ผู้เรียนจะพัฒนาความสามารถตามระดับผลสัมฤทธิ์และจะผ่าน</w:t>
      </w:r>
      <w:r w:rsidR="006307F3" w:rsidRPr="00B60D70">
        <w:rPr>
          <w:rFonts w:ascii="TH SarabunPSK" w:eastAsia="Cordia New" w:hAnsi="TH SarabunPSK" w:cs="TH SarabunPSK" w:hint="cs"/>
          <w:cs/>
        </w:rPr>
        <w:t>โมดูล</w:t>
      </w:r>
      <w:r w:rsidRPr="00B60D70">
        <w:rPr>
          <w:rFonts w:ascii="TH SarabunPSK" w:eastAsia="Cordia New" w:hAnsi="TH SarabunPSK" w:cs="TH SarabunPSK" w:hint="cs"/>
          <w:cs/>
        </w:rPr>
        <w:t>การเรียนรู้นี้ได้เมื่อหลักฐานการเรียนรู้ที่ผู้เรียนนำเสนอเพื่อการประเมินแสดงให้เห็นว่า บรรลุระดับผลสัมฤทธิ์ตั้งแต่ระดับ 3 ขึ้นไป</w:t>
      </w:r>
    </w:p>
    <w:p w14:paraId="2B692ABC" w14:textId="77777777" w:rsidR="0047283D" w:rsidRPr="00B60D70" w:rsidRDefault="0047283D" w:rsidP="0047283D">
      <w:pPr>
        <w:ind w:firstLine="720"/>
        <w:rPr>
          <w:rFonts w:ascii="TH SarabunPSK" w:eastAsia="Cordia New" w:hAnsi="TH SarabunPSK" w:cs="TH SarabunPSK"/>
        </w:rPr>
      </w:pPr>
    </w:p>
    <w:tbl>
      <w:tblPr>
        <w:tblStyle w:val="af6"/>
        <w:tblW w:w="9014" w:type="dxa"/>
        <w:tblLook w:val="04A0" w:firstRow="1" w:lastRow="0" w:firstColumn="1" w:lastColumn="0" w:noHBand="0" w:noVBand="1"/>
      </w:tblPr>
      <w:tblGrid>
        <w:gridCol w:w="1075"/>
        <w:gridCol w:w="7939"/>
      </w:tblGrid>
      <w:tr w:rsidR="00B60D70" w:rsidRPr="00B60D70" w14:paraId="44AD3CFE" w14:textId="77777777" w:rsidTr="002F6E8F">
        <w:trPr>
          <w:trHeight w:val="397"/>
        </w:trPr>
        <w:tc>
          <w:tcPr>
            <w:tcW w:w="1075" w:type="dxa"/>
            <w:shd w:val="clear" w:color="auto" w:fill="F2F2F2" w:themeFill="background1" w:themeFillShade="F2"/>
            <w:vAlign w:val="center"/>
          </w:tcPr>
          <w:p w14:paraId="7C99261D" w14:textId="77777777" w:rsidR="001A0B6A" w:rsidRPr="00B60D70" w:rsidRDefault="001A0B6A" w:rsidP="002F6E8F">
            <w:pPr>
              <w:jc w:val="center"/>
              <w:rPr>
                <w:rFonts w:ascii="TH SarabunPSK" w:hAnsi="TH SarabunPSK" w:cs="TH SarabunPSK"/>
                <w:b/>
                <w:bCs/>
              </w:rPr>
            </w:pPr>
            <w:r w:rsidRPr="00B60D70">
              <w:rPr>
                <w:rFonts w:ascii="TH SarabunPSK" w:hAnsi="TH SarabunPSK" w:cs="TH SarabunPSK"/>
                <w:b/>
                <w:bCs/>
              </w:rPr>
              <w:lastRenderedPageBreak/>
              <w:t>Rubric</w:t>
            </w:r>
          </w:p>
        </w:tc>
        <w:tc>
          <w:tcPr>
            <w:tcW w:w="7939" w:type="dxa"/>
            <w:shd w:val="clear" w:color="auto" w:fill="F2F2F2" w:themeFill="background1" w:themeFillShade="F2"/>
            <w:vAlign w:val="center"/>
          </w:tcPr>
          <w:p w14:paraId="1A58331A" w14:textId="77777777" w:rsidR="001A0B6A" w:rsidRPr="00B60D70" w:rsidRDefault="001A0B6A" w:rsidP="002F6E8F">
            <w:pPr>
              <w:jc w:val="center"/>
              <w:rPr>
                <w:rFonts w:ascii="TH SarabunPSK" w:hAnsi="TH SarabunPSK" w:cs="TH SarabunPSK"/>
                <w:b/>
                <w:bCs/>
              </w:rPr>
            </w:pPr>
            <w:r w:rsidRPr="00B60D70">
              <w:rPr>
                <w:rFonts w:ascii="TH SarabunPSK" w:hAnsi="TH SarabunPSK" w:cs="TH SarabunPSK" w:hint="cs"/>
                <w:b/>
                <w:bCs/>
                <w:cs/>
              </w:rPr>
              <w:t>คำอธิบายลำดับขั้นในการประเมินผลการเรียน</w:t>
            </w:r>
          </w:p>
        </w:tc>
      </w:tr>
      <w:tr w:rsidR="00B60D70" w:rsidRPr="00B60D70" w14:paraId="4DACC9E2" w14:textId="77777777" w:rsidTr="002F6E8F">
        <w:trPr>
          <w:trHeight w:val="397"/>
        </w:trPr>
        <w:tc>
          <w:tcPr>
            <w:tcW w:w="1075" w:type="dxa"/>
            <w:shd w:val="clear" w:color="auto" w:fill="auto"/>
          </w:tcPr>
          <w:p w14:paraId="4509C03A" w14:textId="77777777" w:rsidR="001A0B6A" w:rsidRPr="00B60D70" w:rsidRDefault="001A0B6A" w:rsidP="002F6E8F">
            <w:pPr>
              <w:jc w:val="center"/>
              <w:rPr>
                <w:rFonts w:ascii="TH SarabunPSK" w:hAnsi="TH SarabunPSK" w:cs="TH SarabunPSK"/>
              </w:rPr>
            </w:pPr>
            <w:r w:rsidRPr="00B60D70">
              <w:rPr>
                <w:rFonts w:ascii="TH SarabunPSK" w:hAnsi="TH SarabunPSK" w:cs="TH SarabunPSK"/>
              </w:rPr>
              <w:t xml:space="preserve">Level </w:t>
            </w:r>
            <w:r w:rsidRPr="00B60D70">
              <w:rPr>
                <w:rFonts w:ascii="TH SarabunPSK" w:hAnsi="TH SarabunPSK" w:cs="TH SarabunPSK" w:hint="cs"/>
              </w:rPr>
              <w:t>1</w:t>
            </w:r>
          </w:p>
        </w:tc>
        <w:tc>
          <w:tcPr>
            <w:tcW w:w="7939" w:type="dxa"/>
            <w:shd w:val="clear" w:color="auto" w:fill="auto"/>
            <w:vAlign w:val="center"/>
          </w:tcPr>
          <w:p w14:paraId="222056C0" w14:textId="77777777" w:rsidR="001A0B6A" w:rsidRPr="00B60D70" w:rsidRDefault="001A0B6A" w:rsidP="002F6E8F">
            <w:pPr>
              <w:rPr>
                <w:rFonts w:ascii="TH SarabunPSK" w:hAnsi="TH SarabunPSK" w:cs="TH SarabunPSK"/>
                <w:cs/>
              </w:rPr>
            </w:pPr>
            <w:r w:rsidRPr="00B60D70">
              <w:rPr>
                <w:rFonts w:ascii="TH SarabunPSK" w:hAnsi="TH SarabunPSK" w:cs="TH SarabunPSK" w:hint="cs"/>
                <w:cs/>
              </w:rPr>
              <w:t>ผู้เรียนไม่สามารถถอดปริมาณวัสดุจากแบบบ้านพักอาศัย 2 ชั้นได้อย่างถูกต้อง หรือทำได้เพียงบางส่วนแต่มีข้อผิดพลาดมาก ไม่สามารถจัดทำรายงานรายการปริมาณวัสดุและแสดงราคาได้ ผลงานไม่สะท้อนถึงความเข้าใจในกระบวนการถอดแบบคำนวณปริมาณวัสดุและการประมาณราคา</w:t>
            </w:r>
          </w:p>
        </w:tc>
      </w:tr>
      <w:tr w:rsidR="00B60D70" w:rsidRPr="00B60D70" w14:paraId="3BBA225F" w14:textId="77777777" w:rsidTr="002F6E8F">
        <w:trPr>
          <w:trHeight w:val="397"/>
        </w:trPr>
        <w:tc>
          <w:tcPr>
            <w:tcW w:w="1075" w:type="dxa"/>
            <w:shd w:val="clear" w:color="auto" w:fill="auto"/>
          </w:tcPr>
          <w:p w14:paraId="78C9BD89" w14:textId="77777777" w:rsidR="001A0B6A" w:rsidRPr="00B60D70" w:rsidRDefault="001A0B6A" w:rsidP="002F6E8F">
            <w:pPr>
              <w:jc w:val="center"/>
              <w:rPr>
                <w:rFonts w:ascii="TH SarabunPSK" w:hAnsi="TH SarabunPSK" w:cs="TH SarabunPSK"/>
              </w:rPr>
            </w:pPr>
            <w:r w:rsidRPr="00B60D70">
              <w:rPr>
                <w:rFonts w:ascii="TH SarabunPSK" w:hAnsi="TH SarabunPSK" w:cs="TH SarabunPSK"/>
              </w:rPr>
              <w:t xml:space="preserve">Level </w:t>
            </w:r>
            <w:r w:rsidRPr="00B60D70">
              <w:rPr>
                <w:rFonts w:ascii="TH SarabunPSK" w:hAnsi="TH SarabunPSK" w:cs="TH SarabunPSK" w:hint="cs"/>
              </w:rPr>
              <w:t>1</w:t>
            </w:r>
          </w:p>
        </w:tc>
        <w:tc>
          <w:tcPr>
            <w:tcW w:w="7939" w:type="dxa"/>
            <w:shd w:val="clear" w:color="auto" w:fill="auto"/>
            <w:vAlign w:val="center"/>
          </w:tcPr>
          <w:p w14:paraId="6E793A2F" w14:textId="77777777" w:rsidR="001A0B6A" w:rsidRPr="00B60D70" w:rsidRDefault="001A0B6A" w:rsidP="002F6E8F">
            <w:pPr>
              <w:rPr>
                <w:rFonts w:ascii="TH SarabunPSK" w:hAnsi="TH SarabunPSK" w:cs="TH SarabunPSK"/>
                <w:cs/>
              </w:rPr>
            </w:pPr>
            <w:r w:rsidRPr="00B60D70">
              <w:rPr>
                <w:rFonts w:ascii="TH SarabunPSK" w:hAnsi="TH SarabunPSK" w:cs="TH SarabunPSK" w:hint="cs"/>
                <w:cs/>
              </w:rPr>
              <w:t>ผู้เรียนสามารถถอดปริมาณวัสดุจากแบบบ้านพักอาศัย 2 ชั้นได้บางส่วน โดยเฉพาะในส่วนที่เป็นโครงสร้างพื้นฐาน แต่อาจมีข้อผิดพลาดหรือไม่ครบถ้วน สามารถจัดทำรายงานรายการปริมาณวัสดุในรูปแบบพื้นฐานได้ แต่การแสดงราคาและการจำแนกตามหมวดหมู่ยังไม่สมบูรณ์ ต้องการคำแนะนำและการดูแลอย่างใกล้ชิดจากผู้มีประสบการณ์</w:t>
            </w:r>
          </w:p>
        </w:tc>
      </w:tr>
      <w:tr w:rsidR="00B60D70" w:rsidRPr="00B60D70" w14:paraId="2BBFFDD1" w14:textId="77777777" w:rsidTr="002F6E8F">
        <w:trPr>
          <w:trHeight w:val="397"/>
        </w:trPr>
        <w:tc>
          <w:tcPr>
            <w:tcW w:w="1075" w:type="dxa"/>
            <w:shd w:val="clear" w:color="auto" w:fill="FBE4D5" w:themeFill="accent2" w:themeFillTint="33"/>
          </w:tcPr>
          <w:p w14:paraId="6EC575BE" w14:textId="77777777" w:rsidR="001A0B6A" w:rsidRPr="00B60D70" w:rsidRDefault="001A0B6A" w:rsidP="002F6E8F">
            <w:pPr>
              <w:jc w:val="center"/>
              <w:rPr>
                <w:rFonts w:ascii="TH SarabunPSK" w:hAnsi="TH SarabunPSK" w:cs="TH SarabunPSK"/>
                <w:b/>
                <w:bCs/>
              </w:rPr>
            </w:pPr>
            <w:r w:rsidRPr="00B60D70">
              <w:rPr>
                <w:rFonts w:ascii="TH SarabunPSK" w:hAnsi="TH SarabunPSK" w:cs="TH SarabunPSK"/>
                <w:b/>
                <w:bCs/>
              </w:rPr>
              <w:t xml:space="preserve">Level </w:t>
            </w:r>
            <w:r w:rsidRPr="00B60D70">
              <w:rPr>
                <w:rFonts w:ascii="TH SarabunPSK" w:hAnsi="TH SarabunPSK" w:cs="TH SarabunPSK" w:hint="cs"/>
                <w:b/>
                <w:bCs/>
              </w:rPr>
              <w:t>3*</w:t>
            </w:r>
          </w:p>
        </w:tc>
        <w:tc>
          <w:tcPr>
            <w:tcW w:w="7939" w:type="dxa"/>
            <w:shd w:val="clear" w:color="auto" w:fill="FBE4D5" w:themeFill="accent2" w:themeFillTint="33"/>
            <w:vAlign w:val="center"/>
          </w:tcPr>
          <w:p w14:paraId="2842F50F" w14:textId="77777777" w:rsidR="001A0B6A" w:rsidRPr="00B60D70" w:rsidRDefault="001A0B6A" w:rsidP="002F6E8F">
            <w:pPr>
              <w:rPr>
                <w:rFonts w:ascii="TH SarabunPSK" w:hAnsi="TH SarabunPSK" w:cs="TH SarabunPSK"/>
                <w:cs/>
              </w:rPr>
            </w:pPr>
            <w:r w:rsidRPr="00B60D70">
              <w:rPr>
                <w:rFonts w:ascii="TH SarabunPSK" w:hAnsi="TH SarabunPSK" w:cs="TH SarabunPSK" w:hint="cs"/>
                <w:cs/>
              </w:rPr>
              <w:t>ผู้เรียนสามารถถอดปริมาณวัสดุจากแบบบ้านพักอาศัย 2 ชั้นได้ครบถ้วนในระดับพื้นฐาน และเริ่มจัดการกับรายละเอียดที่ซับซ้อนขึ้นได้บางส่วน สามารถจัดทำรายงานรายการปริมาณวัสดุที่แสดงราคาตามรายการวัสดุและหมวดวัสดุได้ แต่อาจยังมีข้อผิดพลาดในการคำนวณหรือการจัดหมวดหมู่บางส่วน สามารถแก้ปัญหาที่พบบ่อยได้ด้วยตนเอง แต่ยังต้องการคำแนะนำจากผู้เชี่ยวชาญสำหรับปัญหาที่ซับซ้อน</w:t>
            </w:r>
          </w:p>
        </w:tc>
      </w:tr>
      <w:tr w:rsidR="00B60D70" w:rsidRPr="00B60D70" w14:paraId="032E8213" w14:textId="77777777" w:rsidTr="002F6E8F">
        <w:trPr>
          <w:trHeight w:val="397"/>
        </w:trPr>
        <w:tc>
          <w:tcPr>
            <w:tcW w:w="1075" w:type="dxa"/>
            <w:shd w:val="clear" w:color="auto" w:fill="auto"/>
          </w:tcPr>
          <w:p w14:paraId="7F790BB2" w14:textId="77777777" w:rsidR="001A0B6A" w:rsidRPr="00B60D70" w:rsidRDefault="001A0B6A" w:rsidP="002F6E8F">
            <w:pPr>
              <w:jc w:val="center"/>
              <w:rPr>
                <w:rFonts w:ascii="TH SarabunPSK" w:hAnsi="TH SarabunPSK" w:cs="TH SarabunPSK"/>
              </w:rPr>
            </w:pPr>
            <w:r w:rsidRPr="00B60D70">
              <w:rPr>
                <w:rFonts w:ascii="TH SarabunPSK" w:hAnsi="TH SarabunPSK" w:cs="TH SarabunPSK"/>
              </w:rPr>
              <w:t xml:space="preserve">Level </w:t>
            </w:r>
            <w:r w:rsidRPr="00B60D70">
              <w:rPr>
                <w:rFonts w:ascii="TH SarabunPSK" w:hAnsi="TH SarabunPSK" w:cs="TH SarabunPSK" w:hint="cs"/>
              </w:rPr>
              <w:t>4</w:t>
            </w:r>
          </w:p>
        </w:tc>
        <w:tc>
          <w:tcPr>
            <w:tcW w:w="7939" w:type="dxa"/>
            <w:shd w:val="clear" w:color="auto" w:fill="auto"/>
            <w:vAlign w:val="center"/>
          </w:tcPr>
          <w:p w14:paraId="61C2A486" w14:textId="77777777" w:rsidR="001A0B6A" w:rsidRPr="00B60D70" w:rsidRDefault="001A0B6A" w:rsidP="002F6E8F">
            <w:pPr>
              <w:rPr>
                <w:rFonts w:ascii="TH SarabunPSK" w:hAnsi="TH SarabunPSK" w:cs="TH SarabunPSK"/>
                <w:cs/>
              </w:rPr>
            </w:pPr>
            <w:r w:rsidRPr="00B60D70">
              <w:rPr>
                <w:rFonts w:ascii="TH SarabunPSK" w:hAnsi="TH SarabunPSK" w:cs="TH SarabunPSK" w:hint="cs"/>
                <w:cs/>
              </w:rPr>
              <w:t>ผู้เรียนสามารถถอดปริมาณวัสดุจากแบบบ้านพักอาศัย 2 ชั้นได้อย่างครบถ้วนและถูกต้อง สามารถจัดทำรายงานรายการปริมาณวัสดุที่แสดงราคาจำแนกตามรายการวัสดุ หมวดวัสดุ และในภาพรวมได้อย่างชัดเจนและเป็นระบบ สามารถแก้ไขปัญหาที่เกิดขึ้นระหว่างการทำงานได้ด้วยตนเอง และต้องการคำแนะนำจากผู้เชี่ยวชาญเฉพาะในกรณีที่ซับซ้อนมากเท่านั้น สามารถแลกเปลี่ยนความรู้และเป็นแบบอย่างในการถอดแบบและจัดทำรายงานให้แก่ผู้อื่นได้</w:t>
            </w:r>
          </w:p>
        </w:tc>
      </w:tr>
      <w:tr w:rsidR="001A0B6A" w:rsidRPr="00B60D70" w14:paraId="77E2E5FB" w14:textId="77777777" w:rsidTr="002F6E8F">
        <w:trPr>
          <w:trHeight w:val="397"/>
        </w:trPr>
        <w:tc>
          <w:tcPr>
            <w:tcW w:w="1075" w:type="dxa"/>
            <w:shd w:val="clear" w:color="auto" w:fill="auto"/>
          </w:tcPr>
          <w:p w14:paraId="2A40BAC4" w14:textId="77777777" w:rsidR="001A0B6A" w:rsidRPr="00B60D70" w:rsidRDefault="001A0B6A" w:rsidP="002F6E8F">
            <w:pPr>
              <w:jc w:val="center"/>
              <w:rPr>
                <w:rFonts w:ascii="TH SarabunPSK" w:hAnsi="TH SarabunPSK" w:cs="TH SarabunPSK"/>
              </w:rPr>
            </w:pPr>
            <w:r w:rsidRPr="00B60D70">
              <w:rPr>
                <w:rFonts w:ascii="TH SarabunPSK" w:hAnsi="TH SarabunPSK" w:cs="TH SarabunPSK"/>
              </w:rPr>
              <w:t xml:space="preserve">Level </w:t>
            </w:r>
            <w:r w:rsidRPr="00B60D70">
              <w:rPr>
                <w:rFonts w:ascii="TH SarabunPSK" w:hAnsi="TH SarabunPSK" w:cs="TH SarabunPSK" w:hint="cs"/>
              </w:rPr>
              <w:t>5</w:t>
            </w:r>
          </w:p>
        </w:tc>
        <w:tc>
          <w:tcPr>
            <w:tcW w:w="7939" w:type="dxa"/>
            <w:shd w:val="clear" w:color="auto" w:fill="auto"/>
            <w:vAlign w:val="center"/>
          </w:tcPr>
          <w:p w14:paraId="1049BCF6" w14:textId="77777777" w:rsidR="001A0B6A" w:rsidRPr="00B60D70" w:rsidRDefault="001A0B6A" w:rsidP="002F6E8F">
            <w:pPr>
              <w:rPr>
                <w:rFonts w:ascii="TH SarabunPSK" w:hAnsi="TH SarabunPSK" w:cs="TH SarabunPSK"/>
                <w:cs/>
              </w:rPr>
            </w:pPr>
            <w:r w:rsidRPr="00B60D70">
              <w:rPr>
                <w:rFonts w:ascii="TH SarabunPSK" w:hAnsi="TH SarabunPSK" w:cs="TH SarabunPSK" w:hint="cs"/>
                <w:cs/>
              </w:rPr>
              <w:t>ผู้เรียนสามารถถอดปริมาณวัสดุจากแบบบ้านพักอาศัย 2 ชั้น สามารถจัดทำรายงานรายการปริมาณวัสดุที่แสดงราคาจำแนกตามรายการวัสดุ หมวดวัสดุ และในภาพรวมได้อย่างละเอียด ถูกต้อง และมีประสิทธิภาพสูง สามารถประยุกต์ความรู้และทักษะในการแก้ปัญหาที่ซับซ้อนหรือไม่คาดคิดได้อย่างอิสระ สามารถพัฒนาเทคนิคหรือวิธีการใหม่ ๆ ในการถอดแบบและจัดทำรายงานเพื่อเพิ่มประสิทธิภาพการทำงาน และสามารถเป็นผู้นำในการสอนและพัฒนาทักษะการถอดแบบและการจัดทำรายงานให้แก่ผู้อื่นได้</w:t>
            </w:r>
          </w:p>
        </w:tc>
      </w:tr>
    </w:tbl>
    <w:p w14:paraId="569DCC5D" w14:textId="77777777" w:rsidR="001A0B6A" w:rsidRPr="00B60D70" w:rsidRDefault="001A0B6A" w:rsidP="001A0B6A">
      <w:pPr>
        <w:tabs>
          <w:tab w:val="left" w:pos="20"/>
          <w:tab w:val="left" w:pos="270"/>
        </w:tabs>
        <w:autoSpaceDE w:val="0"/>
        <w:autoSpaceDN w:val="0"/>
        <w:adjustRightInd w:val="0"/>
        <w:rPr>
          <w:rFonts w:ascii="TH SarabunPSK" w:hAnsi="TH SarabunPSK" w:cs="TH SarabunPSK"/>
          <w:b/>
          <w:bCs/>
        </w:rPr>
      </w:pPr>
    </w:p>
    <w:p w14:paraId="7EB5E120" w14:textId="77777777" w:rsidR="001A0B6A" w:rsidRPr="00B60D70" w:rsidRDefault="001A0B6A" w:rsidP="001A0B6A">
      <w:pPr>
        <w:tabs>
          <w:tab w:val="left" w:pos="20"/>
          <w:tab w:val="left" w:pos="270"/>
        </w:tabs>
        <w:autoSpaceDE w:val="0"/>
        <w:autoSpaceDN w:val="0"/>
        <w:adjustRightInd w:val="0"/>
        <w:rPr>
          <w:rFonts w:ascii="TH SarabunPSK" w:hAnsi="TH SarabunPSK" w:cs="TH SarabunPSK"/>
          <w:cs/>
        </w:rPr>
      </w:pPr>
      <w:r w:rsidRPr="00B60D70">
        <w:rPr>
          <w:rFonts w:ascii="TH SarabunPSK" w:hAnsi="TH SarabunPSK" w:cs="TH SarabunPSK" w:hint="cs"/>
          <w:b/>
          <w:bCs/>
          <w:cs/>
        </w:rPr>
        <w:t xml:space="preserve">ผู้เรียนจะได้รับ </w:t>
      </w:r>
      <w:r w:rsidRPr="00B60D70">
        <w:rPr>
          <w:rFonts w:ascii="TH SarabunPSK" w:hAnsi="TH SarabunPSK" w:cs="TH SarabunPSK"/>
          <w:b/>
          <w:bCs/>
        </w:rPr>
        <w:t xml:space="preserve">Knowledge / Skills / Ethics / Character </w:t>
      </w:r>
      <w:r w:rsidRPr="00B60D70">
        <w:rPr>
          <w:rFonts w:ascii="TH SarabunPSK" w:hAnsi="TH SarabunPSK" w:cs="TH SarabunPSK" w:hint="cs"/>
          <w:b/>
          <w:bCs/>
          <w:cs/>
        </w:rPr>
        <w:t xml:space="preserve">ดังนี้ </w:t>
      </w:r>
      <w:r w:rsidRPr="00B60D70">
        <w:rPr>
          <w:rFonts w:ascii="TH SarabunPSK" w:hAnsi="TH SarabunPSK" w:cs="TH SarabunPSK" w:hint="cs"/>
          <w:cs/>
        </w:rPr>
        <w:t xml:space="preserve">(ระบุเป็น </w:t>
      </w:r>
      <w:r w:rsidRPr="00B60D70">
        <w:rPr>
          <w:rFonts w:ascii="TH SarabunPSK" w:hAnsi="TH SarabunPSK" w:cs="TH SarabunPSK" w:hint="cs"/>
        </w:rPr>
        <w:t>Keyword</w:t>
      </w:r>
      <w:r w:rsidRPr="00B60D70">
        <w:rPr>
          <w:rFonts w:ascii="TH SarabunPSK" w:hAnsi="TH SarabunPSK" w:cs="TH SarabunPSK" w:hint="cs"/>
          <w:cs/>
        </w:rPr>
        <w:t>)</w:t>
      </w:r>
    </w:p>
    <w:p w14:paraId="228A848F" w14:textId="77777777" w:rsidR="0047283D" w:rsidRPr="00B60D70" w:rsidRDefault="0047283D" w:rsidP="0047283D">
      <w:pPr>
        <w:tabs>
          <w:tab w:val="left" w:pos="270"/>
        </w:tabs>
        <w:autoSpaceDE w:val="0"/>
        <w:autoSpaceDN w:val="0"/>
        <w:adjustRightInd w:val="0"/>
        <w:jc w:val="both"/>
        <w:rPr>
          <w:rFonts w:ascii="TH SarabunPSK" w:hAnsi="TH SarabunPSK" w:cs="TH SarabunPSK"/>
          <w:b/>
          <w:bCs/>
          <w:lang w:val="en-AU"/>
        </w:rPr>
      </w:pPr>
      <w:r w:rsidRPr="00B60D70">
        <w:rPr>
          <w:rFonts w:ascii="TH SarabunPSK" w:hAnsi="TH SarabunPSK" w:cs="TH SarabunPSK" w:hint="cs"/>
          <w:b/>
          <w:bCs/>
          <w:lang w:val="en-AU"/>
        </w:rPr>
        <w:sym w:font="Wingdings" w:char="F06E"/>
      </w:r>
      <w:r w:rsidR="00BD7F9D" w:rsidRPr="00B60D70">
        <w:rPr>
          <w:rFonts w:ascii="TH SarabunPSK" w:hAnsi="TH SarabunPSK" w:cs="TH SarabunPSK" w:hint="cs"/>
          <w:b/>
          <w:bCs/>
          <w:cs/>
          <w:lang w:val="en-AU"/>
        </w:rPr>
        <w:t xml:space="preserve"> </w:t>
      </w:r>
      <w:r w:rsidRPr="00B60D70">
        <w:rPr>
          <w:rFonts w:ascii="TH SarabunPSK" w:hAnsi="TH SarabunPSK" w:cs="TH SarabunPSK" w:hint="cs"/>
          <w:b/>
          <w:bCs/>
          <w:lang w:val="en-AU"/>
        </w:rPr>
        <w:t xml:space="preserve"> </w:t>
      </w:r>
      <w:r w:rsidRPr="00B60D70">
        <w:rPr>
          <w:rFonts w:ascii="TH SarabunPSK" w:hAnsi="TH SarabunPSK" w:cs="TH SarabunPSK" w:hint="cs"/>
          <w:b/>
          <w:bCs/>
          <w:cs/>
          <w:lang w:val="en-AU"/>
        </w:rPr>
        <w:t>ความรู้ในเนื้อหา</w:t>
      </w:r>
      <w:r w:rsidRPr="00B60D70">
        <w:rPr>
          <w:rFonts w:ascii="TH SarabunPSK" w:hAnsi="TH SarabunPSK" w:cs="TH SarabunPSK" w:hint="cs"/>
          <w:b/>
          <w:bCs/>
          <w:lang w:val="en-AU"/>
        </w:rPr>
        <w:t xml:space="preserve"> (Content Knowledge)</w:t>
      </w:r>
      <w:r w:rsidRPr="00B60D70">
        <w:rPr>
          <w:rFonts w:ascii="TH SarabunPSK" w:hAnsi="TH SarabunPSK" w:cs="TH SarabunPSK" w:hint="cs"/>
          <w:b/>
          <w:bCs/>
          <w:cs/>
          <w:lang w:val="en-AU"/>
        </w:rPr>
        <w:t xml:space="preserve"> </w:t>
      </w:r>
    </w:p>
    <w:p w14:paraId="370C2636" w14:textId="77777777" w:rsidR="0047283D" w:rsidRPr="00B60D70" w:rsidRDefault="004412B9" w:rsidP="0047283D">
      <w:pPr>
        <w:tabs>
          <w:tab w:val="left" w:pos="20"/>
          <w:tab w:val="left" w:pos="270"/>
        </w:tabs>
        <w:autoSpaceDE w:val="0"/>
        <w:autoSpaceDN w:val="0"/>
        <w:adjustRightInd w:val="0"/>
        <w:rPr>
          <w:rFonts w:ascii="TH SarabunPSK" w:hAnsi="TH SarabunPSK" w:cs="TH SarabunPSK"/>
        </w:rPr>
      </w:pPr>
      <w:r w:rsidRPr="00B60D70">
        <w:rPr>
          <w:rFonts w:ascii="TH SarabunPSK" w:hAnsi="TH SarabunPSK" w:cs="TH SarabunPSK" w:hint="cs"/>
          <w:cs/>
        </w:rPr>
        <w:t>การคำนวณปริมาณวัสดุ การอ่านแบบแปลน การคำนวณขนาดพื้นที่ ราคาของวัสดุและค่าแรง</w:t>
      </w:r>
      <w:r w:rsidR="00F43DC7" w:rsidRPr="00B60D70">
        <w:rPr>
          <w:rFonts w:ascii="TH SarabunPSK" w:hAnsi="TH SarabunPSK" w:cs="TH SarabunPSK" w:hint="cs"/>
          <w:cs/>
        </w:rPr>
        <w:t xml:space="preserve"> </w:t>
      </w:r>
      <w:r w:rsidRPr="00B60D70">
        <w:rPr>
          <w:rFonts w:ascii="TH SarabunPSK" w:hAnsi="TH SarabunPSK" w:cs="TH SarabunPSK" w:hint="cs"/>
          <w:cs/>
        </w:rPr>
        <w:t>ก</w:t>
      </w:r>
      <w:r w:rsidR="008E0ABA" w:rsidRPr="00B60D70">
        <w:rPr>
          <w:rFonts w:ascii="TH SarabunPSK" w:hAnsi="TH SarabunPSK" w:cs="TH SarabunPSK" w:hint="cs"/>
          <w:cs/>
        </w:rPr>
        <w:t>ฎ</w:t>
      </w:r>
      <w:r w:rsidRPr="00B60D70">
        <w:rPr>
          <w:rFonts w:ascii="TH SarabunPSK" w:hAnsi="TH SarabunPSK" w:cs="TH SarabunPSK" w:hint="cs"/>
          <w:cs/>
        </w:rPr>
        <w:t>หมายหรือก</w:t>
      </w:r>
      <w:r w:rsidR="008E0ABA" w:rsidRPr="00B60D70">
        <w:rPr>
          <w:rFonts w:ascii="TH SarabunPSK" w:hAnsi="TH SarabunPSK" w:cs="TH SarabunPSK" w:hint="cs"/>
          <w:cs/>
        </w:rPr>
        <w:t>ฎ</w:t>
      </w:r>
      <w:r w:rsidRPr="00B60D70">
        <w:rPr>
          <w:rFonts w:ascii="TH SarabunPSK" w:hAnsi="TH SarabunPSK" w:cs="TH SarabunPSK" w:hint="cs"/>
          <w:cs/>
        </w:rPr>
        <w:t>ระเบีย</w:t>
      </w:r>
      <w:r w:rsidR="00F43DC7" w:rsidRPr="00B60D70">
        <w:rPr>
          <w:rFonts w:ascii="TH SarabunPSK" w:hAnsi="TH SarabunPSK" w:cs="TH SarabunPSK" w:hint="cs"/>
          <w:cs/>
        </w:rPr>
        <w:t>บ</w:t>
      </w:r>
      <w:r w:rsidRPr="00B60D70">
        <w:rPr>
          <w:rFonts w:ascii="TH SarabunPSK" w:hAnsi="TH SarabunPSK" w:cs="TH SarabunPSK" w:hint="cs"/>
          <w:cs/>
        </w:rPr>
        <w:t>ที่เกี่ยวข้อง การใช้ซอฟต์แวร์ช่วยในการประมาณราคา</w:t>
      </w:r>
    </w:p>
    <w:p w14:paraId="6822AB4C" w14:textId="77777777" w:rsidR="0047283D" w:rsidRPr="00B60D70" w:rsidRDefault="0047283D" w:rsidP="0047283D">
      <w:pPr>
        <w:tabs>
          <w:tab w:val="left" w:pos="270"/>
        </w:tabs>
        <w:autoSpaceDE w:val="0"/>
        <w:autoSpaceDN w:val="0"/>
        <w:adjustRightInd w:val="0"/>
        <w:rPr>
          <w:rFonts w:ascii="TH SarabunPSK" w:hAnsi="TH SarabunPSK" w:cs="TH SarabunPSK"/>
          <w:b/>
          <w:bCs/>
        </w:rPr>
      </w:pPr>
      <w:r w:rsidRPr="00B60D70">
        <w:rPr>
          <w:rFonts w:ascii="TH SarabunPSK" w:hAnsi="TH SarabunPSK" w:cs="TH SarabunPSK" w:hint="cs"/>
          <w:b/>
          <w:bCs/>
          <w:lang w:val="en-AU"/>
        </w:rPr>
        <w:sym w:font="Wingdings" w:char="F06E"/>
      </w:r>
      <w:r w:rsidR="00BD7F9D" w:rsidRPr="00B60D70">
        <w:rPr>
          <w:rFonts w:ascii="TH SarabunPSK" w:hAnsi="TH SarabunPSK" w:cs="TH SarabunPSK" w:hint="cs"/>
          <w:b/>
          <w:bCs/>
          <w:cs/>
          <w:lang w:val="en-AU"/>
        </w:rPr>
        <w:t xml:space="preserve"> </w:t>
      </w:r>
      <w:r w:rsidRPr="00B60D70">
        <w:rPr>
          <w:rFonts w:ascii="TH SarabunPSK" w:hAnsi="TH SarabunPSK" w:cs="TH SarabunPSK" w:hint="cs"/>
          <w:b/>
          <w:bCs/>
          <w:lang w:val="en-AU"/>
        </w:rPr>
        <w:t xml:space="preserve"> </w:t>
      </w:r>
      <w:r w:rsidRPr="00B60D70">
        <w:rPr>
          <w:rFonts w:ascii="TH SarabunPSK" w:hAnsi="TH SarabunPSK" w:cs="TH SarabunPSK" w:hint="cs"/>
          <w:b/>
          <w:bCs/>
          <w:cs/>
          <w:lang w:val="en-AU"/>
        </w:rPr>
        <w:t>ทักษะที่เกิดขึ้นกับผู้เรียน</w:t>
      </w:r>
      <w:r w:rsidRPr="00B60D70">
        <w:rPr>
          <w:rFonts w:ascii="TH SarabunPSK" w:hAnsi="TH SarabunPSK" w:cs="TH SarabunPSK" w:hint="cs"/>
          <w:b/>
          <w:bCs/>
          <w:lang w:val="en-AU"/>
        </w:rPr>
        <w:t xml:space="preserve"> (Skills)</w:t>
      </w:r>
    </w:p>
    <w:p w14:paraId="15127FF8" w14:textId="77777777" w:rsidR="0047283D" w:rsidRPr="00B60D70" w:rsidRDefault="004412B9" w:rsidP="0047283D">
      <w:pPr>
        <w:rPr>
          <w:rFonts w:ascii="TH SarabunPSK" w:hAnsi="TH SarabunPSK" w:cs="TH SarabunPSK"/>
        </w:rPr>
      </w:pPr>
      <w:r w:rsidRPr="00B60D70">
        <w:rPr>
          <w:rFonts w:ascii="TH SarabunPSK" w:hAnsi="TH SarabunPSK" w:cs="TH SarabunPSK" w:hint="cs"/>
          <w:cs/>
        </w:rPr>
        <w:t>ทักษะ</w:t>
      </w:r>
      <w:r w:rsidR="0047283D" w:rsidRPr="00B60D70">
        <w:rPr>
          <w:rFonts w:ascii="TH SarabunPSK" w:hAnsi="TH SarabunPSK" w:cs="TH SarabunPSK" w:hint="cs"/>
          <w:cs/>
        </w:rPr>
        <w:t>การแก้ปัญหา</w:t>
      </w:r>
      <w:r w:rsidRPr="00B60D70">
        <w:rPr>
          <w:rFonts w:ascii="TH SarabunPSK" w:hAnsi="TH SarabunPSK" w:cs="TH SarabunPSK" w:hint="cs"/>
          <w:cs/>
        </w:rPr>
        <w:t xml:space="preserve"> ทักษะการจัดระเบียบข้อมูล ทักษะการสื่อสาร</w:t>
      </w:r>
    </w:p>
    <w:p w14:paraId="01C3FC27" w14:textId="77777777" w:rsidR="0047283D" w:rsidRPr="00B60D70" w:rsidRDefault="0047283D" w:rsidP="0047283D">
      <w:pPr>
        <w:tabs>
          <w:tab w:val="left" w:pos="270"/>
        </w:tabs>
        <w:autoSpaceDE w:val="0"/>
        <w:autoSpaceDN w:val="0"/>
        <w:adjustRightInd w:val="0"/>
        <w:rPr>
          <w:rFonts w:ascii="TH SarabunPSK" w:hAnsi="TH SarabunPSK" w:cs="TH SarabunPSK"/>
          <w:b/>
          <w:bCs/>
          <w:lang w:val="en-AU"/>
        </w:rPr>
      </w:pPr>
      <w:r w:rsidRPr="00B60D70">
        <w:rPr>
          <w:rFonts w:ascii="TH SarabunPSK" w:hAnsi="TH SarabunPSK" w:cs="TH SarabunPSK" w:hint="cs"/>
          <w:b/>
          <w:bCs/>
          <w:lang w:val="en-AU"/>
        </w:rPr>
        <w:lastRenderedPageBreak/>
        <w:sym w:font="Wingdings" w:char="F06E"/>
      </w:r>
      <w:r w:rsidR="00BD7F9D" w:rsidRPr="00B60D70">
        <w:rPr>
          <w:rFonts w:ascii="TH SarabunPSK" w:hAnsi="TH SarabunPSK" w:cs="TH SarabunPSK" w:hint="cs"/>
          <w:b/>
          <w:bCs/>
          <w:cs/>
          <w:lang w:val="en-AU"/>
        </w:rPr>
        <w:t xml:space="preserve"> </w:t>
      </w:r>
      <w:r w:rsidRPr="00B60D70">
        <w:rPr>
          <w:rFonts w:ascii="TH SarabunPSK" w:hAnsi="TH SarabunPSK" w:cs="TH SarabunPSK" w:hint="cs"/>
          <w:b/>
          <w:bCs/>
          <w:lang w:val="en-AU"/>
        </w:rPr>
        <w:t xml:space="preserve"> </w:t>
      </w:r>
      <w:r w:rsidRPr="00B60D70">
        <w:rPr>
          <w:rFonts w:ascii="TH SarabunPSK" w:hAnsi="TH SarabunPSK" w:cs="TH SarabunPSK" w:hint="cs"/>
          <w:b/>
          <w:bCs/>
          <w:cs/>
          <w:lang w:val="en-AU"/>
        </w:rPr>
        <w:t>พฤติกรรมหรือการกระทำที่สะท้อนถึงความเป็นผู้มีคุณธรรม</w:t>
      </w:r>
      <w:r w:rsidRPr="00B60D70">
        <w:rPr>
          <w:rFonts w:ascii="TH SarabunPSK" w:hAnsi="TH SarabunPSK" w:cs="TH SarabunPSK" w:hint="cs"/>
          <w:b/>
          <w:bCs/>
          <w:lang w:val="en-AU"/>
        </w:rPr>
        <w:t xml:space="preserve"> (Ethics)</w:t>
      </w:r>
    </w:p>
    <w:p w14:paraId="56AD1A57" w14:textId="77777777" w:rsidR="0047283D" w:rsidRPr="00B60D70" w:rsidRDefault="007701B6" w:rsidP="0047283D">
      <w:pPr>
        <w:tabs>
          <w:tab w:val="left" w:pos="270"/>
        </w:tabs>
        <w:autoSpaceDE w:val="0"/>
        <w:autoSpaceDN w:val="0"/>
        <w:adjustRightInd w:val="0"/>
        <w:rPr>
          <w:rFonts w:ascii="TH SarabunPSK" w:hAnsi="TH SarabunPSK" w:cs="TH SarabunPSK"/>
          <w:cs/>
        </w:rPr>
      </w:pPr>
      <w:r w:rsidRPr="00B60D70">
        <w:rPr>
          <w:rFonts w:ascii="TH SarabunPSK" w:hAnsi="TH SarabunPSK" w:cs="TH SarabunPSK" w:hint="cs"/>
          <w:cs/>
        </w:rPr>
        <w:t>ความซ</w:t>
      </w:r>
      <w:r w:rsidR="008E0ABA" w:rsidRPr="00B60D70">
        <w:rPr>
          <w:rFonts w:ascii="TH SarabunPSK" w:hAnsi="TH SarabunPSK" w:cs="TH SarabunPSK" w:hint="cs"/>
          <w:cs/>
        </w:rPr>
        <w:t>ื่อ</w:t>
      </w:r>
      <w:r w:rsidRPr="00B60D70">
        <w:rPr>
          <w:rFonts w:ascii="TH SarabunPSK" w:hAnsi="TH SarabunPSK" w:cs="TH SarabunPSK" w:hint="cs"/>
          <w:cs/>
        </w:rPr>
        <w:t>สัตย์และความถูกต้อง ปราศจากการบิดเบือนข้อมูล ไม่ละเว้นข้อมูลที่อาจก่อให้เกิดความเสียหาย ความรับผิดชอบงาน ความโปร่งใส ชัดเจนตรวจสอบได้ ความยุติธรรมไม่เอื้</w:t>
      </w:r>
      <w:r w:rsidR="008E0ABA" w:rsidRPr="00B60D70">
        <w:rPr>
          <w:rFonts w:ascii="TH SarabunPSK" w:hAnsi="TH SarabunPSK" w:cs="TH SarabunPSK" w:hint="cs"/>
          <w:cs/>
        </w:rPr>
        <w:t>อ</w:t>
      </w:r>
      <w:r w:rsidRPr="00B60D70">
        <w:rPr>
          <w:rFonts w:ascii="TH SarabunPSK" w:hAnsi="TH SarabunPSK" w:cs="TH SarabunPSK" w:hint="cs"/>
          <w:cs/>
        </w:rPr>
        <w:t xml:space="preserve">ประโยชน์ให้ผ่ายใดฝ่ายหนึ่ง </w:t>
      </w:r>
    </w:p>
    <w:p w14:paraId="49D861F6" w14:textId="77777777" w:rsidR="0047283D" w:rsidRPr="00B60D70" w:rsidRDefault="0047283D" w:rsidP="0047283D">
      <w:pPr>
        <w:tabs>
          <w:tab w:val="left" w:pos="270"/>
        </w:tabs>
        <w:autoSpaceDE w:val="0"/>
        <w:autoSpaceDN w:val="0"/>
        <w:adjustRightInd w:val="0"/>
        <w:rPr>
          <w:rFonts w:ascii="TH SarabunPSK" w:hAnsi="TH SarabunPSK" w:cs="TH SarabunPSK"/>
          <w:b/>
          <w:bCs/>
          <w:lang w:val="en-AU"/>
        </w:rPr>
      </w:pPr>
      <w:r w:rsidRPr="00B60D70">
        <w:rPr>
          <w:rFonts w:ascii="TH SarabunPSK" w:hAnsi="TH SarabunPSK" w:cs="TH SarabunPSK" w:hint="cs"/>
          <w:b/>
          <w:bCs/>
          <w:lang w:val="en-AU"/>
        </w:rPr>
        <w:sym w:font="Wingdings" w:char="F06E"/>
      </w:r>
      <w:r w:rsidR="00BD7F9D" w:rsidRPr="00B60D70">
        <w:rPr>
          <w:rFonts w:ascii="TH SarabunPSK" w:hAnsi="TH SarabunPSK" w:cs="TH SarabunPSK" w:hint="cs"/>
          <w:b/>
          <w:bCs/>
          <w:cs/>
          <w:lang w:val="en-AU"/>
        </w:rPr>
        <w:t xml:space="preserve"> </w:t>
      </w:r>
      <w:r w:rsidRPr="00B60D70">
        <w:rPr>
          <w:rFonts w:ascii="TH SarabunPSK" w:hAnsi="TH SarabunPSK" w:cs="TH SarabunPSK" w:hint="cs"/>
          <w:b/>
          <w:bCs/>
          <w:lang w:val="en-AU"/>
        </w:rPr>
        <w:t xml:space="preserve"> </w:t>
      </w:r>
      <w:r w:rsidRPr="00B60D70">
        <w:rPr>
          <w:rFonts w:ascii="TH SarabunPSK" w:hAnsi="TH SarabunPSK" w:cs="TH SarabunPSK" w:hint="cs"/>
          <w:b/>
          <w:bCs/>
          <w:cs/>
          <w:lang w:val="en-AU"/>
        </w:rPr>
        <w:t>บุคลิกภาพ ลักษณะนิสัย และค่านิยมที่สะท้อนคุณลักษณะเฉพาะศาสตร์</w:t>
      </w:r>
      <w:r w:rsidRPr="00B60D70">
        <w:rPr>
          <w:rFonts w:ascii="TH SarabunPSK" w:hAnsi="TH SarabunPSK" w:cs="TH SarabunPSK" w:hint="cs"/>
          <w:b/>
          <w:bCs/>
          <w:lang w:val="en-AU"/>
        </w:rPr>
        <w:t xml:space="preserve"> (</w:t>
      </w:r>
      <w:r w:rsidR="00081CC2" w:rsidRPr="00B60D70">
        <w:rPr>
          <w:rFonts w:ascii="TH SarabunPSK" w:hAnsi="TH SarabunPSK" w:cs="TH SarabunPSK" w:hint="cs"/>
          <w:b/>
          <w:bCs/>
        </w:rPr>
        <w:t>Character</w:t>
      </w:r>
      <w:r w:rsidRPr="00B60D70">
        <w:rPr>
          <w:rFonts w:ascii="TH SarabunPSK" w:hAnsi="TH SarabunPSK" w:cs="TH SarabunPSK" w:hint="cs"/>
          <w:b/>
          <w:bCs/>
        </w:rPr>
        <w:t>)</w:t>
      </w:r>
    </w:p>
    <w:p w14:paraId="1E9E811D" w14:textId="0D32E97F" w:rsidR="0047283D" w:rsidRPr="00B60D70" w:rsidRDefault="007701B6" w:rsidP="0047283D">
      <w:pPr>
        <w:tabs>
          <w:tab w:val="left" w:pos="270"/>
        </w:tabs>
        <w:autoSpaceDE w:val="0"/>
        <w:autoSpaceDN w:val="0"/>
        <w:adjustRightInd w:val="0"/>
        <w:rPr>
          <w:rFonts w:ascii="TH SarabunPSK" w:hAnsi="TH SarabunPSK" w:cs="TH SarabunPSK"/>
          <w:sz w:val="28"/>
          <w:cs/>
        </w:rPr>
      </w:pPr>
      <w:r w:rsidRPr="00B60D70">
        <w:rPr>
          <w:rFonts w:ascii="TH SarabunPSK" w:hAnsi="TH SarabunPSK" w:cs="TH SarabunPSK" w:hint="cs"/>
          <w:cs/>
        </w:rPr>
        <w:t>ความละเอียดรอบคอบ ความคิดที่เป็นระบบ การแก้ปัญหาระหว่างการทำงาน การจัดลำดับความสำคัญ การตัดสินใจอย่างมีเหตุผล</w:t>
      </w:r>
    </w:p>
    <w:p w14:paraId="2D6190A2" w14:textId="77777777" w:rsidR="008E0ABA" w:rsidRPr="00B60D70" w:rsidRDefault="008E0ABA" w:rsidP="008E0ABA">
      <w:pPr>
        <w:tabs>
          <w:tab w:val="left" w:pos="2127"/>
        </w:tabs>
        <w:ind w:left="2126" w:hanging="2126"/>
        <w:jc w:val="left"/>
        <w:rPr>
          <w:rFonts w:ascii="TH SarabunPSK" w:eastAsia="Cordia New" w:hAnsi="TH SarabunPSK" w:cs="TH SarabunPSK"/>
          <w:b/>
          <w:bCs/>
        </w:rPr>
      </w:pPr>
    </w:p>
    <w:p w14:paraId="6A832D42" w14:textId="77777777" w:rsidR="000F727E" w:rsidRPr="00B60D70" w:rsidRDefault="000F727E" w:rsidP="00FD5AEA">
      <w:pPr>
        <w:pStyle w:val="3"/>
        <w:numPr>
          <w:ilvl w:val="0"/>
          <w:numId w:val="0"/>
        </w:numPr>
        <w:shd w:val="clear" w:color="auto" w:fill="D9D9D9" w:themeFill="background1" w:themeFillShade="D9"/>
        <w:tabs>
          <w:tab w:val="left" w:pos="993"/>
          <w:tab w:val="left" w:pos="7088"/>
        </w:tabs>
        <w:spacing w:before="0"/>
        <w:ind w:left="720" w:hanging="720"/>
        <w:rPr>
          <w:rFonts w:ascii="TH SarabunPSK" w:eastAsia="Calibri" w:hAnsi="TH SarabunPSK" w:cs="TH SarabunPSK"/>
          <w:b w:val="0"/>
          <w:bCs w:val="0"/>
        </w:rPr>
      </w:pPr>
      <w:bookmarkStart w:id="719" w:name="_Toc191634182"/>
      <w:r w:rsidRPr="00B60D70">
        <w:rPr>
          <w:rFonts w:ascii="TH SarabunPSK" w:eastAsia="Calibri" w:hAnsi="TH SarabunPSK" w:cs="TH SarabunPSK" w:hint="cs"/>
          <w:cs/>
        </w:rPr>
        <w:t>รหัส</w:t>
      </w:r>
      <w:r w:rsidRPr="00B60D70">
        <w:rPr>
          <w:rFonts w:ascii="TH SarabunPSK" w:hAnsi="TH SarabunPSK" w:cs="TH SarabunPSK" w:hint="cs"/>
          <w:cs/>
        </w:rPr>
        <w:t>โมดูล</w:t>
      </w:r>
      <w:r w:rsidRPr="00B60D70">
        <w:rPr>
          <w:rFonts w:ascii="TH SarabunPSK" w:eastAsia="Calibri" w:hAnsi="TH SarabunPSK" w:cs="TH SarabunPSK" w:hint="cs"/>
          <w:cs/>
        </w:rPr>
        <w:t xml:space="preserve"> </w:t>
      </w:r>
      <w:r w:rsidRPr="00B60D70">
        <w:rPr>
          <w:rFonts w:ascii="TH SarabunPSK" w:eastAsia="Calibri" w:hAnsi="TH SarabunPSK" w:cs="TH SarabunPSK" w:hint="cs"/>
        </w:rPr>
        <w:t>:</w:t>
      </w:r>
      <w:r w:rsidRPr="00B60D70">
        <w:rPr>
          <w:rFonts w:ascii="TH SarabunPSK" w:eastAsia="Calibri" w:hAnsi="TH SarabunPSK" w:cs="TH SarabunPSK" w:hint="cs"/>
          <w:cs/>
        </w:rPr>
        <w:t xml:space="preserve"> </w:t>
      </w:r>
      <w:r w:rsidRPr="00B60D70">
        <w:rPr>
          <w:rFonts w:ascii="TH SarabunPSK" w:eastAsia="Calibri" w:hAnsi="TH SarabunPSK" w:cs="TH SarabunPSK" w:hint="cs"/>
        </w:rPr>
        <w:t xml:space="preserve"> </w:t>
      </w:r>
      <w:r w:rsidR="004A4AF5" w:rsidRPr="00B60D70">
        <w:rPr>
          <w:rFonts w:ascii="TH SarabunPSK" w:eastAsia="Calibri" w:hAnsi="TH SarabunPSK" w:cs="TH SarabunPSK"/>
          <w:noProof/>
        </w:rPr>
        <w:t>CTE 42200</w:t>
      </w:r>
      <w:r w:rsidR="009B7C1F" w:rsidRPr="00B60D70">
        <w:rPr>
          <w:rFonts w:ascii="TH SarabunPSK" w:eastAsia="Calibri" w:hAnsi="TH SarabunPSK" w:cs="TH SarabunPSK" w:hint="cs"/>
          <w:noProof/>
          <w:cs/>
        </w:rPr>
        <w:t xml:space="preserve"> </w:t>
      </w:r>
      <w:r w:rsidR="009B7C1F" w:rsidRPr="00B60D70">
        <w:rPr>
          <w:rFonts w:ascii="TH SarabunPSK" w:eastAsia="Cordia New" w:hAnsi="TH SarabunPSK" w:cs="TH SarabunPSK"/>
          <w:noProof/>
          <w:cs/>
        </w:rPr>
        <w:t>การบริหารงานก่อสร้าง</w:t>
      </w:r>
      <w:bookmarkEnd w:id="719"/>
      <w:r w:rsidRPr="00B60D70">
        <w:rPr>
          <w:rFonts w:ascii="TH SarabunPSK" w:eastAsia="Calibri" w:hAnsi="TH SarabunPSK" w:cs="TH SarabunPSK" w:hint="cs"/>
        </w:rPr>
        <w:tab/>
      </w:r>
    </w:p>
    <w:p w14:paraId="456C3529" w14:textId="77777777" w:rsidR="000F727E" w:rsidRPr="00B60D70" w:rsidRDefault="000F727E" w:rsidP="000F727E">
      <w:pPr>
        <w:rPr>
          <w:rFonts w:ascii="TH SarabunPSK" w:eastAsia="Cordia New" w:hAnsi="TH SarabunPSK" w:cs="TH SarabunPSK"/>
          <w:cs/>
        </w:rPr>
      </w:pPr>
      <w:r w:rsidRPr="00B60D70">
        <w:rPr>
          <w:rFonts w:ascii="TH SarabunPSK" w:eastAsia="Calibri" w:hAnsi="TH SarabunPSK" w:cs="TH SarabunPSK" w:hint="cs"/>
          <w:b/>
          <w:bCs/>
          <w:cs/>
        </w:rPr>
        <w:t>ชื่อโมดูลภาษาไทย</w:t>
      </w:r>
      <w:r w:rsidRPr="00B60D70">
        <w:rPr>
          <w:rFonts w:ascii="TH SarabunPSK" w:eastAsia="Cordia New" w:hAnsi="TH SarabunPSK" w:cs="TH SarabunPSK" w:hint="cs"/>
          <w:cs/>
        </w:rPr>
        <w:t xml:space="preserve"> </w:t>
      </w:r>
      <w:r w:rsidRPr="00B60D70">
        <w:rPr>
          <w:rFonts w:ascii="TH SarabunPSK" w:eastAsia="Cordia New" w:hAnsi="TH SarabunPSK" w:cs="TH SarabunPSK" w:hint="cs"/>
        </w:rPr>
        <w:t>:</w:t>
      </w:r>
      <w:r w:rsidRPr="00B60D70">
        <w:rPr>
          <w:rFonts w:ascii="TH SarabunPSK" w:eastAsia="Cordia New" w:hAnsi="TH SarabunPSK" w:cs="TH SarabunPSK" w:hint="cs"/>
          <w:cs/>
        </w:rPr>
        <w:tab/>
      </w:r>
      <w:r w:rsidR="004A4AF5" w:rsidRPr="00B60D70">
        <w:rPr>
          <w:rFonts w:ascii="TH SarabunPSK" w:eastAsia="Cordia New" w:hAnsi="TH SarabunPSK" w:cs="TH SarabunPSK"/>
          <w:noProof/>
          <w:cs/>
        </w:rPr>
        <w:t>การบริหารงานก่อสร้าง</w:t>
      </w:r>
    </w:p>
    <w:p w14:paraId="63404D38" w14:textId="77777777" w:rsidR="000F727E" w:rsidRPr="00B60D70" w:rsidRDefault="000F727E" w:rsidP="000F727E">
      <w:pPr>
        <w:rPr>
          <w:rFonts w:ascii="TH SarabunPSK" w:eastAsia="Cordia New" w:hAnsi="TH SarabunPSK" w:cs="TH SarabunPSK"/>
          <w:noProof/>
        </w:rPr>
      </w:pPr>
      <w:r w:rsidRPr="00B60D70">
        <w:rPr>
          <w:rFonts w:ascii="TH SarabunPSK" w:eastAsia="Cordia New" w:hAnsi="TH SarabunPSK" w:cs="TH SarabunPSK" w:hint="cs"/>
          <w:b/>
          <w:bCs/>
          <w:cs/>
        </w:rPr>
        <w:t>ชื่อโมดูล</w:t>
      </w:r>
      <w:r w:rsidRPr="00B60D70">
        <w:rPr>
          <w:rFonts w:ascii="TH SarabunPSK" w:eastAsia="Calibri" w:hAnsi="TH SarabunPSK" w:cs="TH SarabunPSK" w:hint="cs"/>
          <w:b/>
          <w:bCs/>
          <w:cs/>
        </w:rPr>
        <w:t>ภาษาอังกฤษ</w:t>
      </w:r>
      <w:r w:rsidRPr="00B60D70">
        <w:rPr>
          <w:rFonts w:ascii="TH SarabunPSK" w:eastAsia="Cordia New" w:hAnsi="TH SarabunPSK" w:cs="TH SarabunPSK" w:hint="cs"/>
        </w:rPr>
        <w:t xml:space="preserve"> :</w:t>
      </w:r>
      <w:r w:rsidRPr="00B60D70">
        <w:rPr>
          <w:rFonts w:ascii="TH SarabunPSK" w:eastAsia="Cordia New" w:hAnsi="TH SarabunPSK" w:cs="TH SarabunPSK" w:hint="cs"/>
          <w:cs/>
        </w:rPr>
        <w:tab/>
      </w:r>
      <w:r w:rsidRPr="00B60D70">
        <w:rPr>
          <w:rFonts w:ascii="TH SarabunPSK" w:eastAsia="Cordia New" w:hAnsi="TH SarabunPSK" w:cs="TH SarabunPSK" w:hint="cs"/>
          <w:noProof/>
        </w:rPr>
        <w:t>(</w:t>
      </w:r>
      <w:r w:rsidR="004A4AF5" w:rsidRPr="00B60D70">
        <w:rPr>
          <w:rFonts w:ascii="TH SarabunPSK" w:eastAsia="Cordia New" w:hAnsi="TH SarabunPSK" w:cs="TH SarabunPSK"/>
          <w:noProof/>
        </w:rPr>
        <w:t>Construction Management</w:t>
      </w:r>
      <w:r w:rsidRPr="00B60D70">
        <w:rPr>
          <w:rFonts w:ascii="TH SarabunPSK" w:eastAsia="Cordia New" w:hAnsi="TH SarabunPSK" w:cs="TH SarabunPSK" w:hint="cs"/>
          <w:noProof/>
        </w:rPr>
        <w:t>)</w:t>
      </w:r>
    </w:p>
    <w:p w14:paraId="34E56BF6" w14:textId="77777777" w:rsidR="00742CEE" w:rsidRPr="00B60D70" w:rsidRDefault="00742CEE" w:rsidP="00742CEE">
      <w:pPr>
        <w:shd w:val="clear" w:color="auto" w:fill="F2F2F2" w:themeFill="background1" w:themeFillShade="F2"/>
        <w:jc w:val="left"/>
        <w:rPr>
          <w:rFonts w:ascii="TH SarabunPSK" w:eastAsia="Calibri" w:hAnsi="TH SarabunPSK" w:cs="TH SarabunPSK"/>
          <w:bCs/>
          <w:cs/>
        </w:rPr>
      </w:pPr>
      <w:r w:rsidRPr="00B60D70">
        <w:rPr>
          <w:rFonts w:ascii="TH SarabunPSK" w:eastAsia="Calibri" w:hAnsi="TH SarabunPSK" w:cs="TH SarabunPSK" w:hint="cs"/>
          <w:bCs/>
          <w:cs/>
        </w:rPr>
        <w:t xml:space="preserve">จำนวนหน่วยกิต </w:t>
      </w:r>
      <w:r w:rsidRPr="00B60D70">
        <w:rPr>
          <w:rFonts w:ascii="TH SarabunPSK" w:eastAsia="Calibri" w:hAnsi="TH SarabunPSK" w:cs="TH SarabunPSK" w:hint="cs"/>
          <w:bCs/>
          <w:cs/>
        </w:rPr>
        <w:tab/>
      </w:r>
      <w:r w:rsidRPr="00B60D70">
        <w:rPr>
          <w:rFonts w:ascii="TH SarabunPSK" w:eastAsia="Calibri" w:hAnsi="TH SarabunPSK" w:cs="TH SarabunPSK"/>
          <w:bCs/>
        </w:rPr>
        <w:t>3 (3-0-6)</w:t>
      </w:r>
      <w:r w:rsidRPr="00B60D70">
        <w:rPr>
          <w:rFonts w:ascii="TH SarabunPSK" w:eastAsia="Calibri" w:hAnsi="TH SarabunPSK" w:cs="TH SarabunPSK" w:hint="cs"/>
          <w:bCs/>
          <w:cs/>
        </w:rPr>
        <w:t xml:space="preserve"> </w:t>
      </w:r>
      <w:r w:rsidRPr="00B60D70">
        <w:rPr>
          <w:rFonts w:ascii="TH SarabunPSK" w:eastAsia="Calibri" w:hAnsi="TH SarabunPSK" w:cs="TH SarabunPSK" w:hint="cs"/>
          <w:b/>
          <w:cs/>
        </w:rPr>
        <w:t xml:space="preserve">หรือ จำนวนเวลาที่ใช้ในการจัดการเรียนรู้ </w:t>
      </w:r>
      <w:r w:rsidRPr="00B60D70">
        <w:rPr>
          <w:rFonts w:ascii="TH SarabunPSK" w:eastAsia="Calibri" w:hAnsi="TH SarabunPSK" w:cs="TH SarabunPSK"/>
          <w:b/>
        </w:rPr>
        <w:t>4</w:t>
      </w:r>
      <w:r w:rsidRPr="00B60D70">
        <w:rPr>
          <w:rFonts w:ascii="TH SarabunPSK" w:eastAsia="Calibri" w:hAnsi="TH SarabunPSK" w:cs="TH SarabunPSK" w:hint="cs"/>
          <w:b/>
          <w:cs/>
        </w:rPr>
        <w:t>5 ชั่วโมง</w:t>
      </w:r>
    </w:p>
    <w:p w14:paraId="5F2F4E8D" w14:textId="4FBF431D" w:rsidR="00742CEE" w:rsidRPr="00B60D70" w:rsidRDefault="00742CEE" w:rsidP="00742CEE">
      <w:pPr>
        <w:rPr>
          <w:rFonts w:ascii="TH SarabunPSK" w:hAnsi="TH SarabunPSK" w:cs="TH SarabunPSK"/>
        </w:rPr>
      </w:pPr>
      <w:r w:rsidRPr="00B60D70">
        <w:rPr>
          <w:rFonts w:ascii="TH SarabunPSK" w:eastAsia="Times New Roman" w:hAnsi="TH SarabunPSK" w:cs="TH SarabunPSK" w:hint="cs"/>
          <w:b/>
          <w:bCs/>
          <w:cs/>
        </w:rPr>
        <w:t xml:space="preserve">โมดูลบังคับก่อน </w:t>
      </w:r>
      <w:r w:rsidRPr="00B60D70">
        <w:rPr>
          <w:rFonts w:ascii="TH SarabunPSK" w:eastAsia="Times New Roman" w:hAnsi="TH SarabunPSK" w:cs="TH SarabunPSK" w:hint="cs"/>
          <w:b/>
          <w:bCs/>
        </w:rPr>
        <w:t xml:space="preserve">: </w:t>
      </w:r>
      <w:r w:rsidRPr="00B60D70">
        <w:rPr>
          <w:rFonts w:ascii="TH SarabunPSK" w:eastAsia="Times New Roman" w:hAnsi="TH SarabunPSK" w:cs="TH SarabunPSK" w:hint="cs"/>
          <w:b/>
          <w:bCs/>
          <w:cs/>
        </w:rPr>
        <w:tab/>
      </w:r>
      <w:r w:rsidRPr="00B60D70">
        <w:rPr>
          <w:rFonts w:ascii="TH SarabunPSK" w:eastAsia="Times New Roman" w:hAnsi="TH SarabunPSK" w:cs="TH SarabunPSK"/>
          <w:b/>
          <w:bCs/>
          <w:noProof/>
        </w:rPr>
        <w:t>CTE 42100</w:t>
      </w:r>
    </w:p>
    <w:p w14:paraId="3D4A8BF6" w14:textId="77777777" w:rsidR="00BF7618" w:rsidRPr="00B60D70" w:rsidRDefault="00BF7618" w:rsidP="00BF7618">
      <w:pPr>
        <w:ind w:left="2127" w:hanging="2127"/>
        <w:rPr>
          <w:rFonts w:ascii="TH SarabunPSK" w:eastAsia="Cordia New" w:hAnsi="TH SarabunPSK" w:cs="TH SarabunPSK"/>
          <w:strike/>
          <w:cs/>
        </w:rPr>
      </w:pPr>
      <w:r w:rsidRPr="00B60D70">
        <w:rPr>
          <w:rFonts w:ascii="TH SarabunPSK" w:eastAsia="Times New Roman" w:hAnsi="TH SarabunPSK" w:cs="TH SarabunPSK" w:hint="cs"/>
          <w:b/>
          <w:bCs/>
          <w:cs/>
        </w:rPr>
        <w:t>คำอธิบาย</w:t>
      </w:r>
      <w:r w:rsidRPr="00B60D70">
        <w:rPr>
          <w:rFonts w:ascii="TH SarabunPSK" w:eastAsia="Calibri" w:hAnsi="TH SarabunPSK" w:cs="TH SarabunPSK" w:hint="cs"/>
          <w:bCs/>
          <w:cs/>
        </w:rPr>
        <w:t xml:space="preserve">โมดูล </w:t>
      </w:r>
      <w:r w:rsidRPr="00B60D70">
        <w:rPr>
          <w:rFonts w:ascii="TH SarabunPSK" w:eastAsia="Calibri" w:hAnsi="TH SarabunPSK" w:cs="TH SarabunPSK" w:hint="cs"/>
          <w:bCs/>
        </w:rPr>
        <w:t>:</w:t>
      </w:r>
      <w:r w:rsidRPr="00B60D70">
        <w:rPr>
          <w:rFonts w:ascii="TH SarabunPSK" w:eastAsia="Calibri" w:hAnsi="TH SarabunPSK" w:cs="TH SarabunPSK" w:hint="cs"/>
          <w:bCs/>
          <w:cs/>
        </w:rPr>
        <w:t xml:space="preserve"> </w:t>
      </w:r>
      <w:r w:rsidRPr="00B60D70">
        <w:rPr>
          <w:rFonts w:ascii="TH SarabunPSK" w:eastAsia="Calibri" w:hAnsi="TH SarabunPSK" w:cs="TH SarabunPSK" w:hint="cs"/>
          <w:bCs/>
          <w:cs/>
        </w:rPr>
        <w:tab/>
      </w:r>
      <w:r w:rsidRPr="00B60D70">
        <w:rPr>
          <w:rFonts w:ascii="TH SarabunPSK" w:eastAsia="Cordia New" w:hAnsi="TH SarabunPSK" w:cs="TH SarabunPSK"/>
          <w:noProof/>
          <w:cs/>
        </w:rPr>
        <w:t>แนวคิดของการบริหารจัดการงานก่อสร้าง การจัดองค์กรและโครงสร้างองค์กรของบริษัทก่อสร้าง ความรู้เบื้องต้นเกี่ยวกับเศรษฐศาสตร์วิศวกรรมเพื่องานก่อสร้าง แบบจำลองทางการให้ประโยชน์ การจัดผังบริเวณ การวางแผนงานก่อสร้าง การวิเคราะห์งาน การจัดทำแผนงาน การวิเคราะห์เส้นทางวิกฤติของโครงการ การวางแผนทรัพยากรที่ใช้ในงานก่อสร้าง การติดตามควบคุมโครงการและเร่งงาน การรายงานความก้าวหน้า กฎหมาย ระเบียบ และความปลอดภัยในการทำงานก่อสร้าง การบริหารบุคลากร และการจัดระบบประกันคุณภาพ การประยุกต์ใช้โปรแกรมสำหรับการบริหารจัดการงานก่อสร้าง</w:t>
      </w:r>
    </w:p>
    <w:p w14:paraId="6FE82BB7" w14:textId="3A5F98CF" w:rsidR="00BF7618" w:rsidRDefault="00BF7618" w:rsidP="00BF7618">
      <w:pPr>
        <w:tabs>
          <w:tab w:val="left" w:pos="2127"/>
        </w:tabs>
        <w:ind w:left="2126" w:hanging="2126"/>
        <w:rPr>
          <w:rFonts w:ascii="TH SarabunPSK" w:eastAsia="Cordia New" w:hAnsi="TH SarabunPSK" w:cs="TH SarabunPSK"/>
          <w:noProof/>
        </w:rPr>
      </w:pPr>
      <w:r w:rsidRPr="00B60D70">
        <w:rPr>
          <w:rFonts w:ascii="TH SarabunPSK" w:eastAsia="Cordia New" w:hAnsi="TH SarabunPSK" w:cs="TH SarabunPSK" w:hint="cs"/>
          <w:cs/>
        </w:rPr>
        <w:tab/>
      </w:r>
      <w:r w:rsidRPr="00B60D70">
        <w:rPr>
          <w:rFonts w:ascii="TH SarabunPSK" w:eastAsia="Cordia New" w:hAnsi="TH SarabunPSK" w:cs="TH SarabunPSK"/>
          <w:noProof/>
        </w:rPr>
        <w:t>Principle of Construction Management. Organization and Project Management in construction industry, Introduction to Engineering Economic for Construction Work. Profitability Model, Site Layout. Construction Planning: Work Breakdown Structure (WBS), Gantt Chart Critical Path Method (CPM), PERT, Line of Balance, Resource Management: Man, Material, Machine and Money. Monitoring and controlling of Construction Project: construction regulation, Progress Project Report. Laws and Regularity and safety in construction work. Human resource management, quality assurance system. Using a Software for Construction Management.</w:t>
      </w:r>
    </w:p>
    <w:p w14:paraId="00761000" w14:textId="59B41733" w:rsidR="007240C2" w:rsidRDefault="007240C2" w:rsidP="00BF7618">
      <w:pPr>
        <w:tabs>
          <w:tab w:val="left" w:pos="2127"/>
        </w:tabs>
        <w:ind w:left="2126" w:hanging="2126"/>
        <w:rPr>
          <w:rFonts w:ascii="TH SarabunPSK" w:eastAsia="Cordia New" w:hAnsi="TH SarabunPSK" w:cs="TH SarabunPSK"/>
          <w:noProof/>
        </w:rPr>
      </w:pPr>
    </w:p>
    <w:p w14:paraId="6CEADB63" w14:textId="77777777" w:rsidR="007240C2" w:rsidRPr="00B60D70" w:rsidRDefault="007240C2" w:rsidP="00BF7618">
      <w:pPr>
        <w:tabs>
          <w:tab w:val="left" w:pos="2127"/>
        </w:tabs>
        <w:ind w:left="2126" w:hanging="2126"/>
        <w:rPr>
          <w:rFonts w:ascii="TH SarabunPSK" w:eastAsia="Cordia New" w:hAnsi="TH SarabunPSK" w:cs="TH SarabunPSK"/>
          <w:noProof/>
        </w:rPr>
      </w:pPr>
    </w:p>
    <w:p w14:paraId="34DF49B1" w14:textId="77777777" w:rsidR="000F727E" w:rsidRPr="00B60D70" w:rsidRDefault="000F727E" w:rsidP="000F727E">
      <w:pPr>
        <w:shd w:val="clear" w:color="auto" w:fill="F2F2F2" w:themeFill="background1" w:themeFillShade="F2"/>
        <w:rPr>
          <w:rFonts w:ascii="TH SarabunPSK" w:eastAsia="Cordia New" w:hAnsi="TH SarabunPSK" w:cs="TH SarabunPSK"/>
          <w:b/>
          <w:bCs/>
        </w:rPr>
      </w:pPr>
      <w:r w:rsidRPr="00B60D70">
        <w:rPr>
          <w:rFonts w:ascii="TH SarabunPSK" w:eastAsia="Cordia New" w:hAnsi="TH SarabunPSK" w:cs="TH SarabunPSK" w:hint="cs"/>
          <w:b/>
          <w:bCs/>
          <w:cs/>
        </w:rPr>
        <w:lastRenderedPageBreak/>
        <w:t xml:space="preserve">ผลลัพธ์การเรียนรู้สูงสุดของโมดูล </w:t>
      </w:r>
      <w:r w:rsidRPr="00B60D70">
        <w:rPr>
          <w:rFonts w:ascii="TH SarabunPSK" w:eastAsia="Cordia New" w:hAnsi="TH SarabunPSK" w:cs="TH SarabunPSK" w:hint="cs"/>
          <w:b/>
          <w:bCs/>
        </w:rPr>
        <w:t>(Ultimate Learning Outcome)</w:t>
      </w:r>
    </w:p>
    <w:p w14:paraId="751AD7CD" w14:textId="77777777" w:rsidR="00FD5AEA" w:rsidRPr="00B60D70" w:rsidRDefault="00FD5AEA" w:rsidP="00FD5AEA">
      <w:pPr>
        <w:ind w:left="720"/>
        <w:rPr>
          <w:rFonts w:ascii="TH SarabunPSK" w:eastAsia="Cordia New" w:hAnsi="TH SarabunPSK" w:cs="TH SarabunPSK"/>
          <w:cs/>
        </w:rPr>
      </w:pPr>
      <w:r w:rsidRPr="00B60D70">
        <w:rPr>
          <w:rFonts w:ascii="TH SarabunPSK" w:eastAsia="Cordia New" w:hAnsi="TH SarabunPSK" w:cs="TH SarabunPSK" w:hint="cs"/>
          <w:cs/>
        </w:rPr>
        <w:t>ผู้เรียนสามารถนำโปรแกรมคอมพิวเตอร์มาใช้ในการบริหารโครงการก่อสร้าง โดยวางแผน ติดตามและรายงานผลความก้าวหน้างานก่อสร้างได้</w:t>
      </w:r>
    </w:p>
    <w:p w14:paraId="21D5BEC6" w14:textId="77777777" w:rsidR="00FD5AEA" w:rsidRPr="00B60D70" w:rsidRDefault="00FD5AEA" w:rsidP="00FD5AEA">
      <w:pPr>
        <w:shd w:val="clear" w:color="auto" w:fill="F2F2F2" w:themeFill="background1" w:themeFillShade="F2"/>
        <w:rPr>
          <w:rFonts w:ascii="TH SarabunPSK" w:eastAsia="Cordia New" w:hAnsi="TH SarabunPSK" w:cs="TH SarabunPSK"/>
          <w:b/>
          <w:bCs/>
        </w:rPr>
      </w:pPr>
      <w:r w:rsidRPr="00B60D70">
        <w:rPr>
          <w:rFonts w:ascii="TH SarabunPSK" w:eastAsia="Cordia New" w:hAnsi="TH SarabunPSK" w:cs="TH SarabunPSK" w:hint="cs"/>
          <w:b/>
          <w:bCs/>
          <w:cs/>
        </w:rPr>
        <w:t>ระดับของ</w:t>
      </w:r>
      <w:r w:rsidRPr="00B60D70">
        <w:rPr>
          <w:rFonts w:ascii="TH SarabunPSK" w:eastAsia="Cordia New" w:hAnsi="TH SarabunPSK" w:cs="TH SarabunPSK"/>
          <w:b/>
          <w:bCs/>
          <w:cs/>
        </w:rPr>
        <w:t xml:space="preserve"> </w:t>
      </w:r>
      <w:r w:rsidRPr="00B60D70">
        <w:rPr>
          <w:rFonts w:ascii="TH SarabunPSK" w:eastAsia="Cordia New" w:hAnsi="TH SarabunPSK" w:cs="TH SarabunPSK"/>
          <w:b/>
          <w:bCs/>
        </w:rPr>
        <w:t xml:space="preserve">Competency </w:t>
      </w:r>
      <w:r w:rsidRPr="00B60D70">
        <w:rPr>
          <w:rFonts w:ascii="TH SarabunPSK" w:eastAsia="Cordia New" w:hAnsi="TH SarabunPSK" w:cs="TH SarabunPSK" w:hint="cs"/>
          <w:b/>
          <w:bCs/>
          <w:cs/>
        </w:rPr>
        <w:t>ของ</w:t>
      </w:r>
      <w:r w:rsidRPr="00B60D70">
        <w:rPr>
          <w:rFonts w:ascii="TH SarabunPSK" w:eastAsia="Cordia New" w:hAnsi="TH SarabunPSK" w:cs="TH SarabunPSK"/>
          <w:b/>
          <w:bCs/>
          <w:cs/>
        </w:rPr>
        <w:t xml:space="preserve"> </w:t>
      </w:r>
      <w:r w:rsidRPr="00B60D70">
        <w:rPr>
          <w:rFonts w:ascii="TH SarabunPSK" w:eastAsia="Cordia New" w:hAnsi="TH SarabunPSK" w:cs="TH SarabunPSK"/>
          <w:b/>
          <w:bCs/>
        </w:rPr>
        <w:t>Learning Outcome</w:t>
      </w:r>
    </w:p>
    <w:p w14:paraId="2004699B" w14:textId="77777777" w:rsidR="00FD5AEA" w:rsidRPr="00B60D70" w:rsidRDefault="00FD5AEA" w:rsidP="00FD5AEA">
      <w:pPr>
        <w:ind w:left="720"/>
        <w:rPr>
          <w:rFonts w:cs="Cordia New"/>
          <w:szCs w:val="30"/>
        </w:rPr>
      </w:pPr>
      <w:r w:rsidRPr="00B60D70">
        <w:rPr>
          <w:rFonts w:ascii="TH SarabunPSK" w:eastAsia="Cordia New" w:hAnsi="TH SarabunPSK" w:cs="TH SarabunPSK" w:hint="cs"/>
          <w:cs/>
        </w:rPr>
        <w:t xml:space="preserve">ในหลักสูตรได้กำหนดให้โมดูลนี้อยู่ในระดับ </w:t>
      </w:r>
      <w:r w:rsidRPr="00B60D70">
        <w:rPr>
          <w:rFonts w:ascii="TH SarabunPSK" w:eastAsia="Cordia New" w:hAnsi="TH SarabunPSK" w:cs="TH SarabunPSK"/>
        </w:rPr>
        <w:t>P</w:t>
      </w:r>
      <w:r w:rsidRPr="00B60D70">
        <w:rPr>
          <w:rFonts w:ascii="TH SarabunPSK" w:eastAsia="Cordia New" w:hAnsi="TH SarabunPSK" w:cs="TH SarabunPSK" w:hint="cs"/>
        </w:rPr>
        <w:t>-S</w:t>
      </w:r>
      <w:r w:rsidRPr="00B60D70">
        <w:rPr>
          <w:rFonts w:ascii="TH SarabunPSK" w:eastAsia="Cordia New" w:hAnsi="TH SarabunPSK" w:cs="TH SarabunPSK" w:hint="cs"/>
          <w:cs/>
        </w:rPr>
        <w:t>2 หมายถึง เป็นเนื้อหาวิชาที่อยู่ในระดับวิชาชีพเฉพาะ (</w:t>
      </w:r>
      <w:r w:rsidRPr="00B60D70">
        <w:rPr>
          <w:rFonts w:ascii="TH SarabunPSK" w:eastAsia="Cordia New" w:hAnsi="TH SarabunPSK" w:cs="TH SarabunPSK"/>
        </w:rPr>
        <w:t>Professional</w:t>
      </w:r>
      <w:r w:rsidRPr="00B60D70">
        <w:rPr>
          <w:rFonts w:ascii="TH SarabunPSK" w:eastAsia="Cordia New" w:hAnsi="TH SarabunPSK" w:cs="TH SarabunPSK" w:hint="cs"/>
          <w:cs/>
        </w:rPr>
        <w:t>) ทางวิศวกรรมโยธา ที่คาดหวังทักษะ (</w:t>
      </w:r>
      <w:r w:rsidRPr="00B60D70">
        <w:rPr>
          <w:rFonts w:ascii="TH SarabunPSK" w:eastAsia="Cordia New" w:hAnsi="TH SarabunPSK" w:cs="TH SarabunPSK"/>
          <w:b/>
          <w:bCs/>
        </w:rPr>
        <w:t>S</w:t>
      </w:r>
      <w:r w:rsidRPr="00B60D70">
        <w:rPr>
          <w:rFonts w:ascii="TH SarabunPSK" w:eastAsia="Cordia New" w:hAnsi="TH SarabunPSK" w:cs="TH SarabunPSK"/>
        </w:rPr>
        <w:t>kill</w:t>
      </w:r>
      <w:r w:rsidRPr="00B60D70">
        <w:rPr>
          <w:rFonts w:ascii="TH SarabunPSK" w:eastAsia="Cordia New" w:hAnsi="TH SarabunPSK" w:cs="TH SarabunPSK" w:hint="cs"/>
          <w:cs/>
        </w:rPr>
        <w:t>) ในระดับ</w:t>
      </w:r>
      <w:r w:rsidRPr="00B60D70">
        <w:rPr>
          <w:rFonts w:ascii="TH SarabunPSK" w:eastAsia="Cordia New" w:hAnsi="TH SarabunPSK" w:cs="TH SarabunPSK"/>
        </w:rPr>
        <w:t xml:space="preserve"> 2 </w:t>
      </w:r>
      <w:r w:rsidRPr="00B60D70">
        <w:rPr>
          <w:rFonts w:ascii="TH SarabunPSK" w:eastAsia="Cordia New" w:hAnsi="TH SarabunPSK" w:cs="TH SarabunPSK" w:hint="cs"/>
          <w:cs/>
        </w:rPr>
        <w:t xml:space="preserve">จัดกระทำได้ (สร้าง ทำ) ตามกรอบของ </w:t>
      </w:r>
      <w:r w:rsidRPr="00B60D70">
        <w:rPr>
          <w:rFonts w:ascii="TH SarabunPSK" w:eastAsia="Cordia New" w:hAnsi="TH SarabunPSK" w:cs="TH SarabunPSK"/>
        </w:rPr>
        <w:t xml:space="preserve">Bloom’s Taxonomy </w:t>
      </w:r>
      <w:r w:rsidRPr="00B60D70">
        <w:rPr>
          <w:rFonts w:ascii="TH SarabunPSK" w:eastAsia="Cordia New" w:hAnsi="TH SarabunPSK" w:cs="TH SarabunPSK" w:hint="cs"/>
          <w:cs/>
        </w:rPr>
        <w:t xml:space="preserve">เทียบกับระดับความสามารถที่กำหนดโดย </w:t>
      </w:r>
      <w:r w:rsidRPr="00B60D70">
        <w:rPr>
          <w:rFonts w:ascii="TH SarabunPSK" w:eastAsia="Cordia New" w:hAnsi="TH SarabunPSK" w:cs="TH SarabunPSK"/>
        </w:rPr>
        <w:t>Miller’s</w:t>
      </w:r>
      <w:r w:rsidRPr="00B60D70">
        <w:rPr>
          <w:rFonts w:ascii="TH SarabunPSK" w:eastAsia="Cordia New" w:hAnsi="TH SarabunPSK" w:cs="TH SarabunPSK" w:hint="cs"/>
          <w:cs/>
        </w:rPr>
        <w:t xml:space="preserve"> อยู่ในระดับ</w:t>
      </w:r>
      <w:r w:rsidRPr="00B60D70">
        <w:t xml:space="preserve"> </w:t>
      </w:r>
    </w:p>
    <w:p w14:paraId="64541135" w14:textId="77777777" w:rsidR="00FD5AEA" w:rsidRPr="00B60D70" w:rsidRDefault="00FD5AEA" w:rsidP="00FD5AEA">
      <w:pPr>
        <w:ind w:left="720"/>
        <w:rPr>
          <w:rFonts w:ascii="TH SarabunPSK" w:hAnsi="TH SarabunPSK" w:cs="TH SarabunPSK"/>
          <w:b/>
          <w:bCs/>
          <w:cs/>
          <w:lang w:val="en-AU"/>
        </w:rPr>
      </w:pPr>
      <w:r w:rsidRPr="00B60D70">
        <w:rPr>
          <w:rFonts w:ascii="TH SarabunPSK" w:hAnsi="TH SarabunPSK" w:cs="TH SarabunPSK" w:hint="cs"/>
          <w:b/>
          <w:bCs/>
          <w:lang w:val="en-AU"/>
        </w:rPr>
        <w:sym w:font="Wingdings 2" w:char="F052"/>
      </w:r>
      <w:r w:rsidRPr="00B60D70">
        <w:rPr>
          <w:rFonts w:ascii="TH SarabunPSK" w:hAnsi="TH SarabunPSK" w:cs="TH SarabunPSK" w:hint="cs"/>
          <w:b/>
          <w:bCs/>
          <w:lang w:val="en-AU"/>
        </w:rPr>
        <w:t xml:space="preserve"> Shows</w:t>
      </w:r>
      <w:r w:rsidRPr="00B60D70">
        <w:rPr>
          <w:rFonts w:ascii="TH SarabunPSK" w:hAnsi="TH SarabunPSK" w:cs="TH SarabunPSK" w:hint="cs"/>
          <w:b/>
          <w:bCs/>
          <w:cs/>
          <w:lang w:val="en-AU"/>
        </w:rPr>
        <w:t xml:space="preserve"> </w:t>
      </w:r>
      <w:r w:rsidRPr="00B60D70">
        <w:rPr>
          <w:rFonts w:ascii="TH SarabunPSK" w:hAnsi="TH SarabunPSK" w:cs="TH SarabunPSK" w:hint="cs"/>
          <w:b/>
          <w:bCs/>
          <w:lang w:val="en-AU"/>
        </w:rPr>
        <w:t>(Real world demonstration)</w:t>
      </w:r>
      <w:r w:rsidRPr="00B60D70">
        <w:rPr>
          <w:rFonts w:ascii="TH SarabunPSK" w:hAnsi="TH SarabunPSK" w:cs="TH SarabunPSK" w:hint="cs"/>
          <w:b/>
          <w:bCs/>
          <w:cs/>
          <w:lang w:val="en-AU"/>
        </w:rPr>
        <w:t xml:space="preserve"> </w:t>
      </w:r>
      <w:r w:rsidRPr="00B60D70">
        <w:rPr>
          <w:rFonts w:ascii="TH SarabunPSK" w:hAnsi="TH SarabunPSK" w:cs="TH SarabunPSK" w:hint="cs"/>
          <w:cs/>
          <w:lang w:val="en-AU"/>
        </w:rPr>
        <w:t>ผลการเรียนรู้มีประโยชน์กับอาชีพหรือการทำงานในอนาคตของผู้เรียนโดยเห็นหลักฐานการทำได้ทำเป็นผ่านการทำโจทย์ที่จำลองจากปัญหาจริงหรือสถานการณ์จริงแต่ยังไม่ใช่งานจริง</w:t>
      </w:r>
    </w:p>
    <w:p w14:paraId="08251D69" w14:textId="77777777" w:rsidR="00FD5AEA" w:rsidRPr="00B60D70" w:rsidRDefault="00FD5AEA" w:rsidP="00FD5AEA">
      <w:pPr>
        <w:ind w:left="720"/>
        <w:rPr>
          <w:rFonts w:ascii="TH SarabunPSK" w:eastAsia="Cordia New" w:hAnsi="TH SarabunPSK" w:cs="TH SarabunPSK"/>
          <w:b/>
          <w:bCs/>
          <w:lang w:val="en-AU"/>
        </w:rPr>
      </w:pPr>
    </w:p>
    <w:p w14:paraId="12E601FD" w14:textId="77777777" w:rsidR="00FD5AEA" w:rsidRPr="00B60D70" w:rsidRDefault="00FD5AEA" w:rsidP="00FD5AEA">
      <w:pPr>
        <w:shd w:val="clear" w:color="auto" w:fill="F2F2F2" w:themeFill="background1" w:themeFillShade="F2"/>
        <w:rPr>
          <w:rFonts w:ascii="TH SarabunPSK" w:eastAsia="Cordia New" w:hAnsi="TH SarabunPSK" w:cs="TH SarabunPSK"/>
          <w:b/>
          <w:bCs/>
        </w:rPr>
      </w:pPr>
      <w:r w:rsidRPr="00B60D70">
        <w:rPr>
          <w:rFonts w:ascii="TH SarabunPSK" w:eastAsia="Cordia New" w:hAnsi="TH SarabunPSK" w:cs="TH SarabunPSK" w:hint="cs"/>
          <w:b/>
          <w:bCs/>
          <w:cs/>
        </w:rPr>
        <w:t>เกณฑ์การประเมินผลลัพธ์การเรียนรู้</w:t>
      </w:r>
      <w:r w:rsidRPr="00B60D70">
        <w:rPr>
          <w:rFonts w:ascii="TH SarabunPSK" w:eastAsia="Cordia New" w:hAnsi="TH SarabunPSK" w:cs="TH SarabunPSK"/>
          <w:b/>
          <w:bCs/>
          <w:cs/>
        </w:rPr>
        <w:t xml:space="preserve"> (</w:t>
      </w:r>
      <w:r w:rsidRPr="00B60D70">
        <w:rPr>
          <w:rFonts w:ascii="TH SarabunPSK" w:eastAsia="Cordia New" w:hAnsi="TH SarabunPSK" w:cs="TH SarabunPSK"/>
          <w:b/>
          <w:bCs/>
        </w:rPr>
        <w:t xml:space="preserve">Rubric) </w:t>
      </w:r>
    </w:p>
    <w:p w14:paraId="1CE70D45" w14:textId="77777777" w:rsidR="000F727E" w:rsidRPr="00B60D70" w:rsidRDefault="000F727E" w:rsidP="000F727E">
      <w:pPr>
        <w:ind w:left="720"/>
        <w:rPr>
          <w:rFonts w:ascii="TH SarabunPSK" w:eastAsia="Cordia New" w:hAnsi="TH SarabunPSK" w:cs="TH SarabunPSK"/>
        </w:rPr>
      </w:pPr>
      <w:r w:rsidRPr="00B60D70">
        <w:rPr>
          <w:rFonts w:ascii="TH SarabunPSK" w:eastAsia="Cordia New" w:hAnsi="TH SarabunPSK" w:cs="TH SarabunPSK" w:hint="cs"/>
          <w:cs/>
        </w:rPr>
        <w:t>ผู้เรียนจะพัฒนาความสามารถตามระดับผลสัมฤทธิ์และจะผ่าน</w:t>
      </w:r>
      <w:r w:rsidR="006307F3" w:rsidRPr="00B60D70">
        <w:rPr>
          <w:rFonts w:ascii="TH SarabunPSK" w:eastAsia="Cordia New" w:hAnsi="TH SarabunPSK" w:cs="TH SarabunPSK" w:hint="cs"/>
          <w:cs/>
        </w:rPr>
        <w:t>โมดูล</w:t>
      </w:r>
      <w:r w:rsidRPr="00B60D70">
        <w:rPr>
          <w:rFonts w:ascii="TH SarabunPSK" w:eastAsia="Cordia New" w:hAnsi="TH SarabunPSK" w:cs="TH SarabunPSK" w:hint="cs"/>
          <w:cs/>
        </w:rPr>
        <w:t>การเรียนรู้นี้ได้เมื่อหลักฐานการเรียนรู้ที่ผู้เรียนนำเสนอเพื่อการประเมินแสดงให้เห็นว่า บรรลุระดับผลสัมฤทธิ์ตั้งแต่ระดับ 3 ขึ้นไป</w:t>
      </w:r>
    </w:p>
    <w:p w14:paraId="66F4D90B" w14:textId="77777777" w:rsidR="000F727E" w:rsidRPr="00B60D70" w:rsidRDefault="000F727E" w:rsidP="000F727E">
      <w:pPr>
        <w:ind w:firstLine="720"/>
        <w:rPr>
          <w:rFonts w:ascii="TH SarabunPSK" w:eastAsia="Cordia New" w:hAnsi="TH SarabunPSK" w:cs="TH SarabunPSK"/>
        </w:rPr>
      </w:pPr>
    </w:p>
    <w:tbl>
      <w:tblPr>
        <w:tblStyle w:val="af6"/>
        <w:tblW w:w="9014" w:type="dxa"/>
        <w:tblLook w:val="04A0" w:firstRow="1" w:lastRow="0" w:firstColumn="1" w:lastColumn="0" w:noHBand="0" w:noVBand="1"/>
      </w:tblPr>
      <w:tblGrid>
        <w:gridCol w:w="1075"/>
        <w:gridCol w:w="7939"/>
      </w:tblGrid>
      <w:tr w:rsidR="00B60D70" w:rsidRPr="00B60D70" w14:paraId="73D88F82" w14:textId="77777777" w:rsidTr="002F6E8F">
        <w:trPr>
          <w:trHeight w:val="397"/>
        </w:trPr>
        <w:tc>
          <w:tcPr>
            <w:tcW w:w="1075" w:type="dxa"/>
            <w:shd w:val="clear" w:color="auto" w:fill="F2F2F2" w:themeFill="background1" w:themeFillShade="F2"/>
            <w:vAlign w:val="center"/>
          </w:tcPr>
          <w:p w14:paraId="5A37780D" w14:textId="77777777" w:rsidR="00FD5AEA" w:rsidRPr="00B60D70" w:rsidRDefault="00FD5AEA" w:rsidP="002F6E8F">
            <w:pPr>
              <w:rPr>
                <w:rFonts w:ascii="TH SarabunPSK" w:hAnsi="TH SarabunPSK" w:cs="TH SarabunPSK"/>
                <w:b/>
                <w:bCs/>
              </w:rPr>
            </w:pPr>
            <w:r w:rsidRPr="00B60D70">
              <w:rPr>
                <w:rFonts w:ascii="TH SarabunPSK" w:hAnsi="TH SarabunPSK" w:cs="TH SarabunPSK"/>
                <w:b/>
                <w:bCs/>
              </w:rPr>
              <w:t>Rubric</w:t>
            </w:r>
          </w:p>
        </w:tc>
        <w:tc>
          <w:tcPr>
            <w:tcW w:w="7939" w:type="dxa"/>
            <w:shd w:val="clear" w:color="auto" w:fill="F2F2F2" w:themeFill="background1" w:themeFillShade="F2"/>
            <w:vAlign w:val="center"/>
          </w:tcPr>
          <w:p w14:paraId="1D056AA2" w14:textId="77777777" w:rsidR="00FD5AEA" w:rsidRPr="00B60D70" w:rsidRDefault="00FD5AEA" w:rsidP="002F6E8F">
            <w:pPr>
              <w:jc w:val="center"/>
              <w:rPr>
                <w:rFonts w:ascii="TH SarabunPSK" w:hAnsi="TH SarabunPSK" w:cs="TH SarabunPSK"/>
                <w:b/>
                <w:bCs/>
              </w:rPr>
            </w:pPr>
            <w:r w:rsidRPr="00B60D70">
              <w:rPr>
                <w:rFonts w:ascii="TH SarabunPSK" w:hAnsi="TH SarabunPSK" w:cs="TH SarabunPSK" w:hint="cs"/>
                <w:b/>
                <w:bCs/>
                <w:cs/>
              </w:rPr>
              <w:t>คำอธิบายลำดับขั้นในการประเมินผลการเรียน</w:t>
            </w:r>
          </w:p>
        </w:tc>
      </w:tr>
      <w:tr w:rsidR="00B60D70" w:rsidRPr="00B60D70" w14:paraId="701B3CE3" w14:textId="77777777" w:rsidTr="002F6E8F">
        <w:trPr>
          <w:trHeight w:val="397"/>
        </w:trPr>
        <w:tc>
          <w:tcPr>
            <w:tcW w:w="1075" w:type="dxa"/>
            <w:shd w:val="clear" w:color="auto" w:fill="auto"/>
          </w:tcPr>
          <w:p w14:paraId="56065314" w14:textId="77777777" w:rsidR="00FD5AEA" w:rsidRPr="00B60D70" w:rsidRDefault="00FD5AEA" w:rsidP="002F6E8F">
            <w:pPr>
              <w:jc w:val="center"/>
              <w:rPr>
                <w:rFonts w:ascii="TH SarabunPSK" w:hAnsi="TH SarabunPSK" w:cs="TH SarabunPSK"/>
              </w:rPr>
            </w:pPr>
            <w:r w:rsidRPr="00B60D70">
              <w:rPr>
                <w:rFonts w:ascii="TH SarabunPSK" w:hAnsi="TH SarabunPSK" w:cs="TH SarabunPSK"/>
              </w:rPr>
              <w:t xml:space="preserve">Level </w:t>
            </w:r>
            <w:r w:rsidRPr="00B60D70">
              <w:rPr>
                <w:rFonts w:ascii="TH SarabunPSK" w:hAnsi="TH SarabunPSK" w:cs="TH SarabunPSK" w:hint="cs"/>
              </w:rPr>
              <w:t>1</w:t>
            </w:r>
          </w:p>
        </w:tc>
        <w:tc>
          <w:tcPr>
            <w:tcW w:w="7939" w:type="dxa"/>
            <w:shd w:val="clear" w:color="auto" w:fill="auto"/>
            <w:vAlign w:val="center"/>
          </w:tcPr>
          <w:p w14:paraId="4BAE12FC" w14:textId="77777777" w:rsidR="00FD5AEA" w:rsidRPr="00B60D70" w:rsidRDefault="00FD5AEA" w:rsidP="002F6E8F">
            <w:pPr>
              <w:rPr>
                <w:rFonts w:ascii="TH SarabunPSK" w:eastAsia="Cordia New" w:hAnsi="TH SarabunPSK" w:cs="TH SarabunPSK"/>
                <w:cs/>
              </w:rPr>
            </w:pPr>
            <w:r w:rsidRPr="00B60D70">
              <w:rPr>
                <w:rFonts w:ascii="TH SarabunPSK" w:eastAsia="Cordia New" w:hAnsi="TH SarabunPSK" w:cs="TH SarabunPSK" w:hint="cs"/>
                <w:cs/>
              </w:rPr>
              <w:t>ผู้เรียนไม่สามารถอธิบายหลักของการบริหารงานก่อสร้าง และไม่สามารถนำโปรแกรมคอมพิวเตอร์มาประยุกต์ใช้ในการบริหารงานก่อสร้าง ตั้งแต่การวางแผน ติดตามและรายงานผลความก้าวหน้างานก่อสร้าง</w:t>
            </w:r>
          </w:p>
        </w:tc>
      </w:tr>
      <w:tr w:rsidR="00B60D70" w:rsidRPr="00B60D70" w14:paraId="0AA4229A" w14:textId="77777777" w:rsidTr="002F6E8F">
        <w:trPr>
          <w:trHeight w:val="397"/>
        </w:trPr>
        <w:tc>
          <w:tcPr>
            <w:tcW w:w="1075" w:type="dxa"/>
            <w:shd w:val="clear" w:color="auto" w:fill="auto"/>
          </w:tcPr>
          <w:p w14:paraId="5FFBCD85" w14:textId="77777777" w:rsidR="00FD5AEA" w:rsidRPr="00B60D70" w:rsidRDefault="00FD5AEA" w:rsidP="002F6E8F">
            <w:pPr>
              <w:jc w:val="center"/>
              <w:rPr>
                <w:rFonts w:ascii="TH SarabunPSK" w:hAnsi="TH SarabunPSK" w:cs="TH SarabunPSK"/>
              </w:rPr>
            </w:pPr>
            <w:r w:rsidRPr="00B60D70">
              <w:rPr>
                <w:rFonts w:ascii="TH SarabunPSK" w:hAnsi="TH SarabunPSK" w:cs="TH SarabunPSK"/>
              </w:rPr>
              <w:t xml:space="preserve">Level </w:t>
            </w:r>
            <w:r w:rsidRPr="00B60D70">
              <w:rPr>
                <w:rFonts w:ascii="TH SarabunPSK" w:hAnsi="TH SarabunPSK" w:cs="TH SarabunPSK" w:hint="cs"/>
              </w:rPr>
              <w:t>1</w:t>
            </w:r>
          </w:p>
        </w:tc>
        <w:tc>
          <w:tcPr>
            <w:tcW w:w="7939" w:type="dxa"/>
            <w:shd w:val="clear" w:color="auto" w:fill="auto"/>
            <w:vAlign w:val="center"/>
          </w:tcPr>
          <w:p w14:paraId="5A08474C" w14:textId="77777777" w:rsidR="00FD5AEA" w:rsidRPr="00B60D70" w:rsidRDefault="00FD5AEA" w:rsidP="002F6E8F">
            <w:pPr>
              <w:rPr>
                <w:rFonts w:ascii="TH SarabunPSK" w:hAnsi="TH SarabunPSK" w:cs="TH SarabunPSK"/>
                <w:cs/>
              </w:rPr>
            </w:pPr>
            <w:r w:rsidRPr="00B60D70">
              <w:rPr>
                <w:rFonts w:ascii="TH SarabunPSK" w:hAnsi="TH SarabunPSK" w:cs="TH SarabunPSK" w:hint="cs"/>
                <w:cs/>
              </w:rPr>
              <w:t>ผู้เรียนสามารถ</w:t>
            </w:r>
            <w:r w:rsidRPr="00B60D70">
              <w:rPr>
                <w:rFonts w:ascii="TH SarabunPSK" w:eastAsia="Cordia New" w:hAnsi="TH SarabunPSK" w:cs="TH SarabunPSK" w:hint="cs"/>
                <w:cs/>
              </w:rPr>
              <w:t>อธิบายหลักของการบริหารงานก่อสร้างได้บ้างในบางส่วนและสามารถนำโปรแกรมคอมพิวเตอร์มาประยุกต์ใช้ในการบริหารงานก่อสร้างได้</w:t>
            </w:r>
            <w:r w:rsidRPr="00B60D70">
              <w:rPr>
                <w:rFonts w:ascii="TH SarabunPSK" w:hAnsi="TH SarabunPSK" w:cs="TH SarabunPSK" w:hint="cs"/>
                <w:cs/>
              </w:rPr>
              <w:t>อย่างจำกัดในสถานการณ์ที่คุ้นเคย ภายใต้คำแนะนำและการดูแลใกล้ชิดจากผู้มีประสบการณ์ สามารถอธิบายการบริหารงานก่อสร้างตั้งแต่การวางแผน การติดตามและการรายงานได้เพียงเล็กน้อยยังไม่เพียงพอ</w:t>
            </w:r>
          </w:p>
        </w:tc>
      </w:tr>
      <w:tr w:rsidR="00B60D70" w:rsidRPr="00B60D70" w14:paraId="0BCD949D" w14:textId="77777777" w:rsidTr="002F6E8F">
        <w:trPr>
          <w:trHeight w:val="397"/>
        </w:trPr>
        <w:tc>
          <w:tcPr>
            <w:tcW w:w="1075" w:type="dxa"/>
            <w:shd w:val="clear" w:color="auto" w:fill="FBE4D5" w:themeFill="accent2" w:themeFillTint="33"/>
          </w:tcPr>
          <w:p w14:paraId="55D02850" w14:textId="77777777" w:rsidR="00FD5AEA" w:rsidRPr="00B60D70" w:rsidRDefault="00FD5AEA" w:rsidP="002F6E8F">
            <w:pPr>
              <w:jc w:val="center"/>
              <w:rPr>
                <w:rFonts w:ascii="TH SarabunPSK" w:hAnsi="TH SarabunPSK" w:cs="TH SarabunPSK"/>
              </w:rPr>
            </w:pPr>
            <w:r w:rsidRPr="00B60D70">
              <w:rPr>
                <w:rFonts w:ascii="TH SarabunPSK" w:hAnsi="TH SarabunPSK" w:cs="TH SarabunPSK"/>
                <w:b/>
                <w:bCs/>
              </w:rPr>
              <w:t xml:space="preserve">Level </w:t>
            </w:r>
            <w:r w:rsidRPr="00B60D70">
              <w:rPr>
                <w:rFonts w:ascii="TH SarabunPSK" w:hAnsi="TH SarabunPSK" w:cs="TH SarabunPSK" w:hint="cs"/>
                <w:b/>
                <w:bCs/>
              </w:rPr>
              <w:t>3*</w:t>
            </w:r>
          </w:p>
        </w:tc>
        <w:tc>
          <w:tcPr>
            <w:tcW w:w="7939" w:type="dxa"/>
            <w:shd w:val="clear" w:color="auto" w:fill="FBE4D5" w:themeFill="accent2" w:themeFillTint="33"/>
            <w:vAlign w:val="center"/>
          </w:tcPr>
          <w:p w14:paraId="2DA77202" w14:textId="77777777" w:rsidR="00FD5AEA" w:rsidRPr="00B60D70" w:rsidRDefault="00FD5AEA" w:rsidP="002F6E8F">
            <w:pPr>
              <w:rPr>
                <w:rFonts w:ascii="TH SarabunPSK" w:eastAsia="Cordia New" w:hAnsi="TH SarabunPSK" w:cs="TH SarabunPSK"/>
                <w:cs/>
              </w:rPr>
            </w:pPr>
            <w:r w:rsidRPr="00B60D70">
              <w:rPr>
                <w:rFonts w:ascii="TH SarabunPSK" w:eastAsia="Cordia New" w:hAnsi="TH SarabunPSK" w:cs="TH SarabunPSK" w:hint="cs"/>
                <w:cs/>
              </w:rPr>
              <w:t>ผู้เรียนสามารถอธิบายหลักการบริหารงานก่อสร้างได้ในระดับพื้นฐานและโดยประยุกต์หลักการมาอธิบายวิธีการแก้ปัญหาในสถานการณ์ที่คุ้นเคย นำโปรแกรมคอมพิวเตอร์มาใช้ในการวางแผนงานก่อสร้างได้แก่ การวางแผน การติดตามและรายงานผลความก้าวหน้างานก่อสร้างในสถานการณ์ที่คุ้นเคย</w:t>
            </w:r>
          </w:p>
        </w:tc>
      </w:tr>
      <w:tr w:rsidR="00B60D70" w:rsidRPr="00B60D70" w14:paraId="4FBE4162" w14:textId="77777777" w:rsidTr="002F6E8F">
        <w:trPr>
          <w:trHeight w:val="397"/>
        </w:trPr>
        <w:tc>
          <w:tcPr>
            <w:tcW w:w="1075" w:type="dxa"/>
            <w:shd w:val="clear" w:color="auto" w:fill="auto"/>
          </w:tcPr>
          <w:p w14:paraId="68CB155D" w14:textId="77777777" w:rsidR="00FD5AEA" w:rsidRPr="00B60D70" w:rsidRDefault="00FD5AEA" w:rsidP="002F6E8F">
            <w:pPr>
              <w:jc w:val="center"/>
              <w:rPr>
                <w:rFonts w:ascii="TH SarabunPSK" w:hAnsi="TH SarabunPSK" w:cs="TH SarabunPSK"/>
              </w:rPr>
            </w:pPr>
            <w:r w:rsidRPr="00B60D70">
              <w:rPr>
                <w:rFonts w:ascii="TH SarabunPSK" w:hAnsi="TH SarabunPSK" w:cs="TH SarabunPSK"/>
              </w:rPr>
              <w:t xml:space="preserve">Level </w:t>
            </w:r>
            <w:r w:rsidRPr="00B60D70">
              <w:rPr>
                <w:rFonts w:ascii="TH SarabunPSK" w:hAnsi="TH SarabunPSK" w:cs="TH SarabunPSK" w:hint="cs"/>
              </w:rPr>
              <w:t>4</w:t>
            </w:r>
          </w:p>
        </w:tc>
        <w:tc>
          <w:tcPr>
            <w:tcW w:w="7939" w:type="dxa"/>
            <w:shd w:val="clear" w:color="auto" w:fill="auto"/>
            <w:vAlign w:val="center"/>
          </w:tcPr>
          <w:p w14:paraId="51FF71D1" w14:textId="77777777" w:rsidR="00FD5AEA" w:rsidRPr="00B60D70" w:rsidRDefault="00FD5AEA" w:rsidP="002F6E8F">
            <w:pPr>
              <w:rPr>
                <w:rFonts w:ascii="TH SarabunPSK" w:hAnsi="TH SarabunPSK" w:cs="TH SarabunPSK"/>
                <w:cs/>
              </w:rPr>
            </w:pPr>
            <w:r w:rsidRPr="00B60D70">
              <w:rPr>
                <w:rFonts w:ascii="TH SarabunPSK" w:hAnsi="TH SarabunPSK" w:cs="TH SarabunPSK" w:hint="cs"/>
                <w:cs/>
              </w:rPr>
              <w:t>ผู้เรียนแสดงความชำนาญตามในผลลัพธ์การเรียนรู้โดยประยุกต์ความรู้และทักษะในการแก้ปัญหาในสถานการณ์ที่หลากหลายและสามารถคาดการณ์ได้ด้วยตนเองหรือด้วยคำแนะนำจากผู้มีประสบการณ์เฉพาะเท่าที่จำเป็น รวมทั้งแลกเปลี่ยนความรู้หรือประสบการณ์และเป็น</w:t>
            </w:r>
            <w:r w:rsidRPr="00B60D70">
              <w:rPr>
                <w:rFonts w:ascii="TH SarabunPSK" w:hAnsi="TH SarabunPSK" w:cs="TH SarabunPSK" w:hint="cs"/>
                <w:cs/>
              </w:rPr>
              <w:lastRenderedPageBreak/>
              <w:t>แบบอย่างให้แก่ผู้อื่นในการนำโปรแกรมคอมพิวเตอร์มาใช้ในการติดตามและรายงานผลความก้าวหน้างานก่อสร้าง</w:t>
            </w:r>
          </w:p>
        </w:tc>
      </w:tr>
      <w:tr w:rsidR="00FD5AEA" w:rsidRPr="00B60D70" w14:paraId="76117EBE" w14:textId="77777777" w:rsidTr="002F6E8F">
        <w:trPr>
          <w:trHeight w:val="397"/>
        </w:trPr>
        <w:tc>
          <w:tcPr>
            <w:tcW w:w="1075" w:type="dxa"/>
            <w:shd w:val="clear" w:color="auto" w:fill="auto"/>
          </w:tcPr>
          <w:p w14:paraId="50DF1A00" w14:textId="77777777" w:rsidR="00FD5AEA" w:rsidRPr="00B60D70" w:rsidRDefault="00FD5AEA" w:rsidP="002F6E8F">
            <w:pPr>
              <w:jc w:val="center"/>
              <w:rPr>
                <w:rFonts w:ascii="TH SarabunPSK" w:hAnsi="TH SarabunPSK" w:cs="TH SarabunPSK"/>
              </w:rPr>
            </w:pPr>
            <w:r w:rsidRPr="00B60D70">
              <w:rPr>
                <w:rFonts w:ascii="TH SarabunPSK" w:hAnsi="TH SarabunPSK" w:cs="TH SarabunPSK"/>
              </w:rPr>
              <w:lastRenderedPageBreak/>
              <w:t xml:space="preserve">Level </w:t>
            </w:r>
            <w:r w:rsidRPr="00B60D70">
              <w:rPr>
                <w:rFonts w:ascii="TH SarabunPSK" w:hAnsi="TH SarabunPSK" w:cs="TH SarabunPSK" w:hint="cs"/>
              </w:rPr>
              <w:t>5</w:t>
            </w:r>
          </w:p>
        </w:tc>
        <w:tc>
          <w:tcPr>
            <w:tcW w:w="7939" w:type="dxa"/>
            <w:shd w:val="clear" w:color="auto" w:fill="auto"/>
            <w:vAlign w:val="center"/>
          </w:tcPr>
          <w:p w14:paraId="19F56432" w14:textId="77777777" w:rsidR="00FD5AEA" w:rsidRPr="00B60D70" w:rsidRDefault="00FD5AEA" w:rsidP="002F6E8F">
            <w:pPr>
              <w:rPr>
                <w:rFonts w:ascii="TH SarabunPSK" w:hAnsi="TH SarabunPSK" w:cs="TH SarabunPSK"/>
                <w:cs/>
              </w:rPr>
            </w:pPr>
            <w:r w:rsidRPr="00B60D70">
              <w:rPr>
                <w:rFonts w:ascii="TH SarabunPSK" w:hAnsi="TH SarabunPSK" w:cs="TH SarabunPSK" w:hint="cs"/>
                <w:cs/>
              </w:rPr>
              <w:t>ผู้เรียนแสดงความเชี่ยวชาญขั้นสูงเหนือกว่าความคาดหวังในผลลัพธ์การเรียนรู้ ประยุกต์ความสามารถเหล่านี้อย่างอิสระในการแก้ปัญหาในสถานการณ์ที่ซับซ้อนคาดการณ์ได้ยากและท้าทาย และชี้นำผู้อื่นในการพัฒนาความสามารถในการนำโปรแกรมคอมพิวเตอร์มาใช้ในการติดตามและรายงานผลความก้าวหน้างานก่อสร้าง</w:t>
            </w:r>
          </w:p>
        </w:tc>
      </w:tr>
    </w:tbl>
    <w:p w14:paraId="18384227" w14:textId="77777777" w:rsidR="000F727E" w:rsidRPr="00B60D70" w:rsidRDefault="000F727E" w:rsidP="000F727E">
      <w:pPr>
        <w:tabs>
          <w:tab w:val="left" w:pos="20"/>
          <w:tab w:val="left" w:pos="270"/>
        </w:tabs>
        <w:autoSpaceDE w:val="0"/>
        <w:autoSpaceDN w:val="0"/>
        <w:adjustRightInd w:val="0"/>
        <w:rPr>
          <w:rFonts w:ascii="TH SarabunPSK" w:hAnsi="TH SarabunPSK" w:cs="TH SarabunPSK"/>
          <w:b/>
          <w:bCs/>
        </w:rPr>
      </w:pPr>
    </w:p>
    <w:p w14:paraId="414E80D9" w14:textId="77777777" w:rsidR="00FD5AEA" w:rsidRPr="00B60D70" w:rsidRDefault="00FD5AEA" w:rsidP="00FD5AEA">
      <w:pPr>
        <w:tabs>
          <w:tab w:val="left" w:pos="270"/>
        </w:tabs>
        <w:autoSpaceDE w:val="0"/>
        <w:autoSpaceDN w:val="0"/>
        <w:adjustRightInd w:val="0"/>
        <w:jc w:val="both"/>
        <w:rPr>
          <w:rFonts w:ascii="TH SarabunPSK" w:hAnsi="TH SarabunPSK" w:cs="TH SarabunPSK"/>
          <w:b/>
          <w:bCs/>
        </w:rPr>
      </w:pPr>
      <w:r w:rsidRPr="00B60D70">
        <w:rPr>
          <w:rFonts w:ascii="TH SarabunPSK" w:hAnsi="TH SarabunPSK" w:cs="TH SarabunPSK" w:hint="cs"/>
          <w:b/>
          <w:bCs/>
          <w:cs/>
        </w:rPr>
        <w:t>ผู้เรียนจะได้รับ</w:t>
      </w:r>
      <w:r w:rsidRPr="00B60D70">
        <w:rPr>
          <w:rFonts w:ascii="TH SarabunPSK" w:hAnsi="TH SarabunPSK" w:cs="TH SarabunPSK"/>
          <w:b/>
          <w:bCs/>
          <w:cs/>
        </w:rPr>
        <w:t xml:space="preserve"> </w:t>
      </w:r>
      <w:r w:rsidRPr="00B60D70">
        <w:rPr>
          <w:rFonts w:ascii="TH SarabunPSK" w:hAnsi="TH SarabunPSK" w:cs="TH SarabunPSK"/>
          <w:b/>
          <w:bCs/>
        </w:rPr>
        <w:t xml:space="preserve">Knowledge / Skills / Ethics / Character </w:t>
      </w:r>
      <w:r w:rsidRPr="00B60D70">
        <w:rPr>
          <w:rFonts w:ascii="TH SarabunPSK" w:hAnsi="TH SarabunPSK" w:cs="TH SarabunPSK" w:hint="cs"/>
          <w:b/>
          <w:bCs/>
          <w:cs/>
        </w:rPr>
        <w:t>ดังนี้</w:t>
      </w:r>
      <w:r w:rsidRPr="00B60D70">
        <w:rPr>
          <w:rFonts w:ascii="TH SarabunPSK" w:hAnsi="TH SarabunPSK" w:cs="TH SarabunPSK"/>
          <w:b/>
          <w:bCs/>
          <w:cs/>
        </w:rPr>
        <w:t xml:space="preserve"> (</w:t>
      </w:r>
      <w:r w:rsidRPr="00B60D70">
        <w:rPr>
          <w:rFonts w:ascii="TH SarabunPSK" w:hAnsi="TH SarabunPSK" w:cs="TH SarabunPSK" w:hint="cs"/>
          <w:b/>
          <w:bCs/>
          <w:cs/>
        </w:rPr>
        <w:t>ระบุเป็น</w:t>
      </w:r>
      <w:r w:rsidRPr="00B60D70">
        <w:rPr>
          <w:rFonts w:ascii="TH SarabunPSK" w:hAnsi="TH SarabunPSK" w:cs="TH SarabunPSK"/>
          <w:b/>
          <w:bCs/>
          <w:cs/>
        </w:rPr>
        <w:t xml:space="preserve"> </w:t>
      </w:r>
      <w:r w:rsidRPr="00B60D70">
        <w:rPr>
          <w:rFonts w:ascii="TH SarabunPSK" w:hAnsi="TH SarabunPSK" w:cs="TH SarabunPSK"/>
          <w:b/>
          <w:bCs/>
        </w:rPr>
        <w:t>Keyword)</w:t>
      </w:r>
    </w:p>
    <w:p w14:paraId="7BB1E4E3" w14:textId="77777777" w:rsidR="000F727E" w:rsidRPr="00B60D70" w:rsidRDefault="000F727E" w:rsidP="000F727E">
      <w:pPr>
        <w:tabs>
          <w:tab w:val="left" w:pos="270"/>
        </w:tabs>
        <w:autoSpaceDE w:val="0"/>
        <w:autoSpaceDN w:val="0"/>
        <w:adjustRightInd w:val="0"/>
        <w:jc w:val="both"/>
        <w:rPr>
          <w:rFonts w:ascii="TH SarabunPSK" w:hAnsi="TH SarabunPSK" w:cs="TH SarabunPSK"/>
          <w:b/>
          <w:bCs/>
          <w:lang w:val="en-AU"/>
        </w:rPr>
      </w:pPr>
      <w:r w:rsidRPr="00B60D70">
        <w:rPr>
          <w:rFonts w:ascii="TH SarabunPSK" w:hAnsi="TH SarabunPSK" w:cs="TH SarabunPSK" w:hint="cs"/>
          <w:b/>
          <w:bCs/>
          <w:lang w:val="en-AU"/>
        </w:rPr>
        <w:sym w:font="Wingdings" w:char="F06E"/>
      </w:r>
      <w:r w:rsidRPr="00B60D70">
        <w:rPr>
          <w:rFonts w:ascii="TH SarabunPSK" w:hAnsi="TH SarabunPSK" w:cs="TH SarabunPSK" w:hint="cs"/>
          <w:b/>
          <w:bCs/>
          <w:cs/>
          <w:lang w:val="en-AU"/>
        </w:rPr>
        <w:t xml:space="preserve"> </w:t>
      </w:r>
      <w:r w:rsidRPr="00B60D70">
        <w:rPr>
          <w:rFonts w:ascii="TH SarabunPSK" w:hAnsi="TH SarabunPSK" w:cs="TH SarabunPSK" w:hint="cs"/>
          <w:b/>
          <w:bCs/>
          <w:lang w:val="en-AU"/>
        </w:rPr>
        <w:t xml:space="preserve"> </w:t>
      </w:r>
      <w:r w:rsidRPr="00B60D70">
        <w:rPr>
          <w:rFonts w:ascii="TH SarabunPSK" w:hAnsi="TH SarabunPSK" w:cs="TH SarabunPSK" w:hint="cs"/>
          <w:b/>
          <w:bCs/>
          <w:cs/>
          <w:lang w:val="en-AU"/>
        </w:rPr>
        <w:t>ความรู้ในเนื้อหา</w:t>
      </w:r>
      <w:r w:rsidRPr="00B60D70">
        <w:rPr>
          <w:rFonts w:ascii="TH SarabunPSK" w:hAnsi="TH SarabunPSK" w:cs="TH SarabunPSK" w:hint="cs"/>
          <w:b/>
          <w:bCs/>
          <w:lang w:val="en-AU"/>
        </w:rPr>
        <w:t xml:space="preserve"> (Content Knowledge)</w:t>
      </w:r>
      <w:r w:rsidRPr="00B60D70">
        <w:rPr>
          <w:rFonts w:ascii="TH SarabunPSK" w:hAnsi="TH SarabunPSK" w:cs="TH SarabunPSK" w:hint="cs"/>
          <w:b/>
          <w:bCs/>
          <w:cs/>
          <w:lang w:val="en-AU"/>
        </w:rPr>
        <w:t xml:space="preserve"> </w:t>
      </w:r>
    </w:p>
    <w:p w14:paraId="72A6D36B" w14:textId="77777777" w:rsidR="00CB5F18" w:rsidRPr="00B60D70" w:rsidRDefault="00CB5F18" w:rsidP="0015660F">
      <w:pPr>
        <w:tabs>
          <w:tab w:val="left" w:pos="270"/>
        </w:tabs>
        <w:autoSpaceDE w:val="0"/>
        <w:autoSpaceDN w:val="0"/>
        <w:adjustRightInd w:val="0"/>
        <w:rPr>
          <w:rFonts w:ascii="TH SarabunPSK" w:hAnsi="TH SarabunPSK" w:cs="TH SarabunPSK"/>
        </w:rPr>
      </w:pPr>
      <w:r w:rsidRPr="00B60D70">
        <w:rPr>
          <w:rFonts w:ascii="TH SarabunPSK" w:hAnsi="TH SarabunPSK" w:cs="TH SarabunPSK"/>
          <w:cs/>
        </w:rPr>
        <w:t>แนวคิดของการบริหารจัดการงานก่อสร้าง</w:t>
      </w:r>
      <w:r w:rsidRPr="00B60D70">
        <w:rPr>
          <w:rFonts w:ascii="TH SarabunPSK" w:hAnsi="TH SarabunPSK" w:cs="TH SarabunPSK" w:hint="cs"/>
          <w:cs/>
        </w:rPr>
        <w:t xml:space="preserve"> </w:t>
      </w:r>
      <w:r w:rsidRPr="00B60D70">
        <w:rPr>
          <w:rFonts w:ascii="TH SarabunPSK" w:hAnsi="TH SarabunPSK" w:cs="TH SarabunPSK"/>
          <w:cs/>
        </w:rPr>
        <w:t>การจัดองค์กรและโครงสร้างองค์กรของบริษัทก่อสร้าง</w:t>
      </w:r>
      <w:r w:rsidR="00AD396E" w:rsidRPr="00B60D70">
        <w:rPr>
          <w:rFonts w:ascii="TH SarabunPSK" w:hAnsi="TH SarabunPSK" w:cs="TH SarabunPSK" w:hint="cs"/>
          <w:cs/>
        </w:rPr>
        <w:t xml:space="preserve"> </w:t>
      </w:r>
      <w:r w:rsidR="00AD396E" w:rsidRPr="00B60D70">
        <w:rPr>
          <w:rFonts w:ascii="TH SarabunPSK" w:hAnsi="TH SarabunPSK" w:cs="TH SarabunPSK"/>
          <w:cs/>
        </w:rPr>
        <w:t>เศรษฐศาสตร์วิศวกรรมเพื่องานก่อสร้าง</w:t>
      </w:r>
      <w:r w:rsidR="00AD396E" w:rsidRPr="00B60D70">
        <w:rPr>
          <w:rFonts w:ascii="TH SarabunPSK" w:hAnsi="TH SarabunPSK" w:cs="TH SarabunPSK" w:hint="cs"/>
          <w:cs/>
        </w:rPr>
        <w:t xml:space="preserve"> </w:t>
      </w:r>
      <w:r w:rsidR="00AD396E" w:rsidRPr="00B60D70">
        <w:rPr>
          <w:rFonts w:ascii="TH SarabunPSK" w:hAnsi="TH SarabunPSK" w:cs="TH SarabunPSK"/>
          <w:cs/>
        </w:rPr>
        <w:t>แบบจำลองทางการให้ประโยชน์</w:t>
      </w:r>
      <w:r w:rsidR="00AD396E" w:rsidRPr="00B60D70">
        <w:rPr>
          <w:rFonts w:ascii="TH SarabunPSK" w:hAnsi="TH SarabunPSK" w:cs="TH SarabunPSK" w:hint="cs"/>
          <w:cs/>
        </w:rPr>
        <w:t xml:space="preserve"> </w:t>
      </w:r>
      <w:r w:rsidR="00AD396E" w:rsidRPr="00B60D70">
        <w:rPr>
          <w:rFonts w:ascii="TH SarabunPSK" w:hAnsi="TH SarabunPSK" w:cs="TH SarabunPSK"/>
          <w:cs/>
        </w:rPr>
        <w:t>การวางแผนงานก่อสร้าง</w:t>
      </w:r>
      <w:r w:rsidR="00AD396E" w:rsidRPr="00B60D70">
        <w:rPr>
          <w:rFonts w:ascii="TH SarabunPSK" w:hAnsi="TH SarabunPSK" w:cs="TH SarabunPSK" w:hint="cs"/>
          <w:cs/>
        </w:rPr>
        <w:t xml:space="preserve"> </w:t>
      </w:r>
      <w:r w:rsidR="00AD396E" w:rsidRPr="00B60D70">
        <w:rPr>
          <w:rFonts w:ascii="TH SarabunPSK" w:hAnsi="TH SarabunPSK" w:cs="TH SarabunPSK"/>
          <w:cs/>
        </w:rPr>
        <w:t>การวางแผนทรัพยากรที่ใช้ในงานก่อสร้าง</w:t>
      </w:r>
      <w:r w:rsidR="00AD396E" w:rsidRPr="00B60D70">
        <w:rPr>
          <w:rFonts w:ascii="TH SarabunPSK" w:hAnsi="TH SarabunPSK" w:cs="TH SarabunPSK" w:hint="cs"/>
          <w:cs/>
        </w:rPr>
        <w:t xml:space="preserve"> </w:t>
      </w:r>
      <w:r w:rsidR="00AD396E" w:rsidRPr="00B60D70">
        <w:rPr>
          <w:rFonts w:ascii="TH SarabunPSK" w:hAnsi="TH SarabunPSK" w:cs="TH SarabunPSK"/>
          <w:cs/>
        </w:rPr>
        <w:t>การติดตามควบคุมโครงการและเร่งงาน</w:t>
      </w:r>
      <w:r w:rsidR="0015660F" w:rsidRPr="00B60D70">
        <w:rPr>
          <w:rFonts w:ascii="TH SarabunPSK" w:hAnsi="TH SarabunPSK" w:cs="TH SarabunPSK" w:hint="cs"/>
          <w:cs/>
        </w:rPr>
        <w:t xml:space="preserve"> </w:t>
      </w:r>
      <w:r w:rsidR="0015660F" w:rsidRPr="00B60D70">
        <w:rPr>
          <w:rFonts w:ascii="TH SarabunPSK" w:hAnsi="TH SarabunPSK" w:cs="TH SarabunPSK"/>
          <w:cs/>
        </w:rPr>
        <w:t>กฎหมาย ระเบียบ และความปลอดภัยในการทำงานก่อสร้าง</w:t>
      </w:r>
      <w:r w:rsidR="0015660F" w:rsidRPr="00B60D70">
        <w:rPr>
          <w:rFonts w:ascii="TH SarabunPSK" w:hAnsi="TH SarabunPSK" w:cs="TH SarabunPSK" w:hint="cs"/>
          <w:cs/>
        </w:rPr>
        <w:t xml:space="preserve"> </w:t>
      </w:r>
      <w:r w:rsidR="0015660F" w:rsidRPr="00B60D70">
        <w:rPr>
          <w:rFonts w:ascii="TH SarabunPSK" w:hAnsi="TH SarabunPSK" w:cs="TH SarabunPSK"/>
          <w:cs/>
        </w:rPr>
        <w:t>การประยุกต์ใช้โปรแกรมสำหรับการบริหารจัดการงานก่อสร้าง</w:t>
      </w:r>
    </w:p>
    <w:p w14:paraId="0509B2ED" w14:textId="77777777" w:rsidR="000F727E" w:rsidRPr="00B60D70" w:rsidRDefault="000F727E" w:rsidP="000F727E">
      <w:pPr>
        <w:tabs>
          <w:tab w:val="left" w:pos="270"/>
        </w:tabs>
        <w:autoSpaceDE w:val="0"/>
        <w:autoSpaceDN w:val="0"/>
        <w:adjustRightInd w:val="0"/>
        <w:rPr>
          <w:rFonts w:ascii="TH SarabunPSK" w:hAnsi="TH SarabunPSK" w:cs="TH SarabunPSK"/>
          <w:b/>
          <w:bCs/>
        </w:rPr>
      </w:pPr>
      <w:r w:rsidRPr="00B60D70">
        <w:rPr>
          <w:rFonts w:ascii="TH SarabunPSK" w:hAnsi="TH SarabunPSK" w:cs="TH SarabunPSK" w:hint="cs"/>
          <w:b/>
          <w:bCs/>
          <w:lang w:val="en-AU"/>
        </w:rPr>
        <w:sym w:font="Wingdings" w:char="F06E"/>
      </w:r>
      <w:r w:rsidRPr="00B60D70">
        <w:rPr>
          <w:rFonts w:ascii="TH SarabunPSK" w:hAnsi="TH SarabunPSK" w:cs="TH SarabunPSK" w:hint="cs"/>
          <w:b/>
          <w:bCs/>
          <w:cs/>
          <w:lang w:val="en-AU"/>
        </w:rPr>
        <w:t xml:space="preserve"> </w:t>
      </w:r>
      <w:r w:rsidRPr="00B60D70">
        <w:rPr>
          <w:rFonts w:ascii="TH SarabunPSK" w:hAnsi="TH SarabunPSK" w:cs="TH SarabunPSK" w:hint="cs"/>
          <w:b/>
          <w:bCs/>
          <w:lang w:val="en-AU"/>
        </w:rPr>
        <w:t xml:space="preserve"> </w:t>
      </w:r>
      <w:r w:rsidRPr="00B60D70">
        <w:rPr>
          <w:rFonts w:ascii="TH SarabunPSK" w:hAnsi="TH SarabunPSK" w:cs="TH SarabunPSK" w:hint="cs"/>
          <w:b/>
          <w:bCs/>
          <w:cs/>
          <w:lang w:val="en-AU"/>
        </w:rPr>
        <w:t>ทักษะที่เกิดขึ้นกับผู้เรียน</w:t>
      </w:r>
      <w:r w:rsidRPr="00B60D70">
        <w:rPr>
          <w:rFonts w:ascii="TH SarabunPSK" w:hAnsi="TH SarabunPSK" w:cs="TH SarabunPSK" w:hint="cs"/>
          <w:b/>
          <w:bCs/>
          <w:lang w:val="en-AU"/>
        </w:rPr>
        <w:t xml:space="preserve"> (Skills)</w:t>
      </w:r>
    </w:p>
    <w:p w14:paraId="6021D5BC" w14:textId="77777777" w:rsidR="00E25172" w:rsidRPr="00B60D70" w:rsidRDefault="00E25172" w:rsidP="000F727E">
      <w:pPr>
        <w:tabs>
          <w:tab w:val="left" w:pos="270"/>
        </w:tabs>
        <w:autoSpaceDE w:val="0"/>
        <w:autoSpaceDN w:val="0"/>
        <w:adjustRightInd w:val="0"/>
        <w:rPr>
          <w:rFonts w:ascii="TH SarabunPSK" w:hAnsi="TH SarabunPSK" w:cs="TH SarabunPSK"/>
        </w:rPr>
      </w:pPr>
      <w:r w:rsidRPr="00B60D70">
        <w:rPr>
          <w:rFonts w:ascii="TH SarabunPSK" w:hAnsi="TH SarabunPSK" w:cs="TH SarabunPSK"/>
          <w:cs/>
        </w:rPr>
        <w:t>ทักษะการวางแผนและการจัดการ</w:t>
      </w:r>
      <w:r w:rsidRPr="00B60D70">
        <w:rPr>
          <w:rFonts w:ascii="TH SarabunPSK" w:hAnsi="TH SarabunPSK" w:cs="TH SarabunPSK"/>
        </w:rPr>
        <w:t xml:space="preserve"> </w:t>
      </w:r>
      <w:r w:rsidR="00D764EE" w:rsidRPr="00B60D70">
        <w:rPr>
          <w:rFonts w:ascii="TH SarabunPSK" w:hAnsi="TH SarabunPSK" w:cs="TH SarabunPSK"/>
          <w:cs/>
        </w:rPr>
        <w:t>ทักษะการวิเคราะห์และการตัดสินใจ</w:t>
      </w:r>
      <w:r w:rsidR="00D764EE" w:rsidRPr="00B60D70">
        <w:rPr>
          <w:rFonts w:ascii="TH SarabunPSK" w:hAnsi="TH SarabunPSK" w:cs="TH SarabunPSK"/>
        </w:rPr>
        <w:t xml:space="preserve"> </w:t>
      </w:r>
      <w:r w:rsidR="00D764EE" w:rsidRPr="00B60D70">
        <w:rPr>
          <w:rFonts w:ascii="TH SarabunPSK" w:hAnsi="TH SarabunPSK" w:cs="TH SarabunPSK"/>
          <w:cs/>
        </w:rPr>
        <w:t>ทักษะการวิเคราะห์ทางการเงิน</w:t>
      </w:r>
      <w:r w:rsidR="00D764EE" w:rsidRPr="00B60D70">
        <w:rPr>
          <w:rFonts w:ascii="TH SarabunPSK" w:hAnsi="TH SarabunPSK" w:cs="TH SarabunPSK"/>
        </w:rPr>
        <w:t xml:space="preserve"> </w:t>
      </w:r>
      <w:r w:rsidR="00D764EE" w:rsidRPr="00B60D70">
        <w:rPr>
          <w:rFonts w:ascii="TH SarabunPSK" w:hAnsi="TH SarabunPSK" w:cs="TH SarabunPSK"/>
          <w:cs/>
        </w:rPr>
        <w:t>ทักษะการจัดการเวลา</w:t>
      </w:r>
      <w:r w:rsidR="00D764EE" w:rsidRPr="00B60D70">
        <w:rPr>
          <w:rFonts w:ascii="TH SarabunPSK" w:hAnsi="TH SarabunPSK" w:cs="TH SarabunPSK"/>
        </w:rPr>
        <w:t xml:space="preserve"> </w:t>
      </w:r>
      <w:r w:rsidR="00D764EE" w:rsidRPr="00B60D70">
        <w:rPr>
          <w:rFonts w:ascii="TH SarabunPSK" w:hAnsi="TH SarabunPSK" w:cs="TH SarabunPSK"/>
          <w:cs/>
        </w:rPr>
        <w:t>ทักษะการวิเคราะห์และการแก้ปัญหา</w:t>
      </w:r>
      <w:r w:rsidR="00984929" w:rsidRPr="00B60D70">
        <w:rPr>
          <w:rFonts w:ascii="TH SarabunPSK" w:hAnsi="TH SarabunPSK" w:cs="TH SarabunPSK"/>
        </w:rPr>
        <w:t xml:space="preserve"> </w:t>
      </w:r>
      <w:r w:rsidR="00984929" w:rsidRPr="00B60D70">
        <w:rPr>
          <w:rFonts w:ascii="TH SarabunPSK" w:hAnsi="TH SarabunPSK" w:cs="TH SarabunPSK"/>
          <w:cs/>
        </w:rPr>
        <w:t>ทักษะการสื่อสาร</w:t>
      </w:r>
      <w:r w:rsidR="00984929" w:rsidRPr="00B60D70">
        <w:rPr>
          <w:rFonts w:ascii="TH SarabunPSK" w:hAnsi="TH SarabunPSK" w:cs="TH SarabunPSK"/>
        </w:rPr>
        <w:t xml:space="preserve"> </w:t>
      </w:r>
      <w:r w:rsidR="00984929" w:rsidRPr="00B60D70">
        <w:rPr>
          <w:rFonts w:ascii="TH SarabunPSK" w:hAnsi="TH SarabunPSK" w:cs="TH SarabunPSK"/>
          <w:cs/>
        </w:rPr>
        <w:t>ทักษะการเขียนรายงาน</w:t>
      </w:r>
      <w:r w:rsidR="00984929" w:rsidRPr="00B60D70">
        <w:rPr>
          <w:rFonts w:ascii="TH SarabunPSK" w:hAnsi="TH SarabunPSK" w:cs="TH SarabunPSK"/>
        </w:rPr>
        <w:t xml:space="preserve"> </w:t>
      </w:r>
      <w:r w:rsidR="00984929" w:rsidRPr="00B60D70">
        <w:rPr>
          <w:rFonts w:ascii="TH SarabunPSK" w:hAnsi="TH SarabunPSK" w:cs="TH SarabunPSK"/>
          <w:cs/>
        </w:rPr>
        <w:t>ทักษะการบริหารทีม</w:t>
      </w:r>
      <w:r w:rsidR="00667EC4" w:rsidRPr="00B60D70">
        <w:rPr>
          <w:rFonts w:ascii="TH SarabunPSK" w:hAnsi="TH SarabunPSK" w:cs="TH SarabunPSK"/>
        </w:rPr>
        <w:t xml:space="preserve"> </w:t>
      </w:r>
      <w:r w:rsidR="00667EC4" w:rsidRPr="00B60D70">
        <w:rPr>
          <w:rFonts w:ascii="TH SarabunPSK" w:hAnsi="TH SarabunPSK" w:cs="TH SarabunPSK"/>
          <w:cs/>
        </w:rPr>
        <w:t>ทักษะการวิเคราะห์ข้อมูล</w:t>
      </w:r>
    </w:p>
    <w:p w14:paraId="0D116A83" w14:textId="77777777" w:rsidR="000F727E" w:rsidRPr="00B60D70" w:rsidRDefault="000F727E" w:rsidP="000F727E">
      <w:pPr>
        <w:tabs>
          <w:tab w:val="left" w:pos="270"/>
        </w:tabs>
        <w:autoSpaceDE w:val="0"/>
        <w:autoSpaceDN w:val="0"/>
        <w:adjustRightInd w:val="0"/>
        <w:rPr>
          <w:rFonts w:ascii="TH SarabunPSK" w:hAnsi="TH SarabunPSK" w:cs="TH SarabunPSK"/>
          <w:b/>
          <w:bCs/>
          <w:lang w:val="en-AU"/>
        </w:rPr>
      </w:pPr>
      <w:r w:rsidRPr="00B60D70">
        <w:rPr>
          <w:rFonts w:ascii="TH SarabunPSK" w:hAnsi="TH SarabunPSK" w:cs="TH SarabunPSK" w:hint="cs"/>
          <w:b/>
          <w:bCs/>
          <w:lang w:val="en-AU"/>
        </w:rPr>
        <w:sym w:font="Wingdings" w:char="F06E"/>
      </w:r>
      <w:r w:rsidRPr="00B60D70">
        <w:rPr>
          <w:rFonts w:ascii="TH SarabunPSK" w:hAnsi="TH SarabunPSK" w:cs="TH SarabunPSK" w:hint="cs"/>
          <w:b/>
          <w:bCs/>
          <w:cs/>
          <w:lang w:val="en-AU"/>
        </w:rPr>
        <w:t xml:space="preserve"> </w:t>
      </w:r>
      <w:r w:rsidRPr="00B60D70">
        <w:rPr>
          <w:rFonts w:ascii="TH SarabunPSK" w:hAnsi="TH SarabunPSK" w:cs="TH SarabunPSK" w:hint="cs"/>
          <w:b/>
          <w:bCs/>
          <w:lang w:val="en-AU"/>
        </w:rPr>
        <w:t xml:space="preserve"> </w:t>
      </w:r>
      <w:r w:rsidRPr="00B60D70">
        <w:rPr>
          <w:rFonts w:ascii="TH SarabunPSK" w:hAnsi="TH SarabunPSK" w:cs="TH SarabunPSK" w:hint="cs"/>
          <w:b/>
          <w:bCs/>
          <w:cs/>
          <w:lang w:val="en-AU"/>
        </w:rPr>
        <w:t>พฤติกรรมหรือการกระทำที่สะท้อนถึงความเป็นผู้มีคุณธรรม</w:t>
      </w:r>
      <w:r w:rsidRPr="00B60D70">
        <w:rPr>
          <w:rFonts w:ascii="TH SarabunPSK" w:hAnsi="TH SarabunPSK" w:cs="TH SarabunPSK" w:hint="cs"/>
          <w:b/>
          <w:bCs/>
          <w:lang w:val="en-AU"/>
        </w:rPr>
        <w:t xml:space="preserve"> (Ethics)</w:t>
      </w:r>
    </w:p>
    <w:p w14:paraId="702FD590" w14:textId="77777777" w:rsidR="00072C64" w:rsidRPr="00B60D70" w:rsidRDefault="00072C64" w:rsidP="003B0A38">
      <w:pPr>
        <w:tabs>
          <w:tab w:val="left" w:pos="270"/>
        </w:tabs>
        <w:autoSpaceDE w:val="0"/>
        <w:autoSpaceDN w:val="0"/>
        <w:adjustRightInd w:val="0"/>
        <w:rPr>
          <w:rFonts w:ascii="TH SarabunPSK" w:hAnsi="TH SarabunPSK" w:cs="TH SarabunPSK"/>
        </w:rPr>
      </w:pPr>
      <w:r w:rsidRPr="00B60D70">
        <w:rPr>
          <w:rFonts w:ascii="TH SarabunPSK" w:hAnsi="TH SarabunPSK" w:cs="TH SarabunPSK"/>
          <w:cs/>
        </w:rPr>
        <w:t>ความซื่อสัตย์และความโปร่งใส</w:t>
      </w:r>
      <w:r w:rsidR="003B0A38" w:rsidRPr="00B60D70">
        <w:rPr>
          <w:rFonts w:ascii="TH SarabunPSK" w:hAnsi="TH SarabunPSK" w:cs="TH SarabunPSK" w:hint="cs"/>
          <w:cs/>
        </w:rPr>
        <w:t xml:space="preserve"> </w:t>
      </w:r>
      <w:r w:rsidR="003B0A38" w:rsidRPr="00B60D70">
        <w:rPr>
          <w:rFonts w:ascii="TH SarabunPSK" w:hAnsi="TH SarabunPSK" w:cs="TH SarabunPSK"/>
          <w:cs/>
        </w:rPr>
        <w:t>ความรับผิดชอบ</w:t>
      </w:r>
      <w:r w:rsidR="003B0A38" w:rsidRPr="00B60D70">
        <w:rPr>
          <w:rFonts w:ascii="TH SarabunPSK" w:hAnsi="TH SarabunPSK" w:cs="TH SarabunPSK" w:hint="cs"/>
          <w:cs/>
        </w:rPr>
        <w:t xml:space="preserve"> </w:t>
      </w:r>
      <w:r w:rsidR="003B0A38" w:rsidRPr="00B60D70">
        <w:rPr>
          <w:rFonts w:ascii="TH SarabunPSK" w:hAnsi="TH SarabunPSK" w:cs="TH SarabunPSK"/>
          <w:cs/>
        </w:rPr>
        <w:t>ความมีเมตตาและการช่วยเหลือผู้อื่น</w:t>
      </w:r>
      <w:r w:rsidR="00670654" w:rsidRPr="00B60D70">
        <w:rPr>
          <w:rFonts w:ascii="TH SarabunPSK" w:hAnsi="TH SarabunPSK" w:cs="TH SarabunPSK" w:hint="cs"/>
          <w:cs/>
        </w:rPr>
        <w:t xml:space="preserve"> </w:t>
      </w:r>
      <w:r w:rsidR="00670654" w:rsidRPr="00B60D70">
        <w:rPr>
          <w:rFonts w:ascii="TH SarabunPSK" w:hAnsi="TH SarabunPSK" w:cs="TH SarabunPSK"/>
          <w:cs/>
        </w:rPr>
        <w:t>ความมุ่งมั่นและการพัฒนาตนเอง</w:t>
      </w:r>
    </w:p>
    <w:p w14:paraId="7620FB6E" w14:textId="77777777" w:rsidR="000F727E" w:rsidRPr="00B60D70" w:rsidRDefault="000F727E" w:rsidP="000F727E">
      <w:pPr>
        <w:tabs>
          <w:tab w:val="left" w:pos="270"/>
        </w:tabs>
        <w:autoSpaceDE w:val="0"/>
        <w:autoSpaceDN w:val="0"/>
        <w:adjustRightInd w:val="0"/>
        <w:rPr>
          <w:rFonts w:ascii="TH SarabunPSK" w:hAnsi="TH SarabunPSK" w:cs="TH SarabunPSK"/>
          <w:b/>
          <w:bCs/>
          <w:lang w:val="en-AU"/>
        </w:rPr>
      </w:pPr>
      <w:r w:rsidRPr="00B60D70">
        <w:rPr>
          <w:rFonts w:ascii="TH SarabunPSK" w:hAnsi="TH SarabunPSK" w:cs="TH SarabunPSK" w:hint="cs"/>
          <w:b/>
          <w:bCs/>
          <w:lang w:val="en-AU"/>
        </w:rPr>
        <w:sym w:font="Wingdings" w:char="F06E"/>
      </w:r>
      <w:r w:rsidRPr="00B60D70">
        <w:rPr>
          <w:rFonts w:ascii="TH SarabunPSK" w:hAnsi="TH SarabunPSK" w:cs="TH SarabunPSK" w:hint="cs"/>
          <w:b/>
          <w:bCs/>
          <w:cs/>
          <w:lang w:val="en-AU"/>
        </w:rPr>
        <w:t xml:space="preserve"> </w:t>
      </w:r>
      <w:r w:rsidRPr="00B60D70">
        <w:rPr>
          <w:rFonts w:ascii="TH SarabunPSK" w:hAnsi="TH SarabunPSK" w:cs="TH SarabunPSK" w:hint="cs"/>
          <w:b/>
          <w:bCs/>
          <w:lang w:val="en-AU"/>
        </w:rPr>
        <w:t xml:space="preserve"> </w:t>
      </w:r>
      <w:r w:rsidRPr="00B60D70">
        <w:rPr>
          <w:rFonts w:ascii="TH SarabunPSK" w:hAnsi="TH SarabunPSK" w:cs="TH SarabunPSK" w:hint="cs"/>
          <w:b/>
          <w:bCs/>
          <w:cs/>
          <w:lang w:val="en-AU"/>
        </w:rPr>
        <w:t>บุคลิกภาพ ลักษณะนิสัย และค่านิยมที่สะท้อนคุณลักษณะเฉพาะศาสตร์</w:t>
      </w:r>
      <w:r w:rsidRPr="00B60D70">
        <w:rPr>
          <w:rFonts w:ascii="TH SarabunPSK" w:hAnsi="TH SarabunPSK" w:cs="TH SarabunPSK" w:hint="cs"/>
          <w:b/>
          <w:bCs/>
          <w:lang w:val="en-AU"/>
        </w:rPr>
        <w:t xml:space="preserve"> (</w:t>
      </w:r>
      <w:r w:rsidRPr="00B60D70">
        <w:rPr>
          <w:rFonts w:ascii="TH SarabunPSK" w:hAnsi="TH SarabunPSK" w:cs="TH SarabunPSK" w:hint="cs"/>
          <w:b/>
          <w:bCs/>
        </w:rPr>
        <w:t>Character)</w:t>
      </w:r>
    </w:p>
    <w:p w14:paraId="5CA12FDC" w14:textId="6A5AB08E" w:rsidR="000F727E" w:rsidRPr="00B60D70" w:rsidRDefault="00B63CD1" w:rsidP="008E0ABA">
      <w:pPr>
        <w:tabs>
          <w:tab w:val="left" w:pos="2127"/>
        </w:tabs>
        <w:ind w:left="2126" w:hanging="2126"/>
        <w:jc w:val="left"/>
        <w:rPr>
          <w:rFonts w:ascii="TH SarabunPSK" w:eastAsia="Cordia New" w:hAnsi="TH SarabunPSK" w:cs="TH SarabunPSK"/>
        </w:rPr>
      </w:pPr>
      <w:r w:rsidRPr="00B60D70">
        <w:rPr>
          <w:rFonts w:ascii="TH SarabunPSK" w:eastAsia="Cordia New" w:hAnsi="TH SarabunPSK" w:cs="TH SarabunPSK"/>
          <w:cs/>
        </w:rPr>
        <w:t>ความเป็นผู้นำ</w:t>
      </w:r>
      <w:r w:rsidRPr="00B60D70">
        <w:rPr>
          <w:rFonts w:ascii="TH SarabunPSK" w:eastAsia="Cordia New" w:hAnsi="TH SarabunPSK" w:cs="TH SarabunPSK" w:hint="cs"/>
          <w:cs/>
        </w:rPr>
        <w:t xml:space="preserve"> </w:t>
      </w:r>
      <w:r w:rsidRPr="00B60D70">
        <w:rPr>
          <w:rFonts w:ascii="TH SarabunPSK" w:eastAsia="Cordia New" w:hAnsi="TH SarabunPSK" w:cs="TH SarabunPSK"/>
          <w:cs/>
        </w:rPr>
        <w:t>ความซื่อสัตย์</w:t>
      </w:r>
      <w:r w:rsidR="008B5DD8" w:rsidRPr="00B60D70">
        <w:rPr>
          <w:rFonts w:ascii="TH SarabunPSK" w:eastAsia="Cordia New" w:hAnsi="TH SarabunPSK" w:cs="TH SarabunPSK" w:hint="cs"/>
          <w:cs/>
        </w:rPr>
        <w:t xml:space="preserve"> </w:t>
      </w:r>
      <w:r w:rsidR="008B5DD8" w:rsidRPr="00B60D70">
        <w:rPr>
          <w:rFonts w:ascii="TH SarabunPSK" w:eastAsia="Cordia New" w:hAnsi="TH SarabunPSK" w:cs="TH SarabunPSK"/>
          <w:cs/>
        </w:rPr>
        <w:t>ความรับผิดชอบ</w:t>
      </w:r>
      <w:r w:rsidR="008B5DD8" w:rsidRPr="00B60D70">
        <w:rPr>
          <w:rFonts w:ascii="TH SarabunPSK" w:eastAsia="Cordia New" w:hAnsi="TH SarabunPSK" w:cs="TH SarabunPSK" w:hint="cs"/>
          <w:cs/>
        </w:rPr>
        <w:t xml:space="preserve"> </w:t>
      </w:r>
      <w:r w:rsidR="008B5DD8" w:rsidRPr="00B60D70">
        <w:rPr>
          <w:rFonts w:ascii="TH SarabunPSK" w:eastAsia="Cordia New" w:hAnsi="TH SarabunPSK" w:cs="TH SarabunPSK"/>
          <w:cs/>
        </w:rPr>
        <w:t>ความมุ่งมั่นในการพัฒนา</w:t>
      </w:r>
    </w:p>
    <w:p w14:paraId="5F371B72" w14:textId="77777777" w:rsidR="008B5DD8" w:rsidRPr="00B60D70" w:rsidRDefault="008B5DD8" w:rsidP="00592146">
      <w:pPr>
        <w:rPr>
          <w:rFonts w:ascii="TH SarabunPSK" w:hAnsi="TH SarabunPSK" w:cs="TH SarabunPSK"/>
          <w:b/>
          <w:bCs/>
        </w:rPr>
      </w:pPr>
    </w:p>
    <w:p w14:paraId="456269DC" w14:textId="51EE8A42" w:rsidR="001F0A32" w:rsidRPr="00B60D70" w:rsidRDefault="001F0A32" w:rsidP="00592146">
      <w:pPr>
        <w:rPr>
          <w:rFonts w:ascii="TH SarabunPSK" w:hAnsi="TH SarabunPSK" w:cs="TH SarabunPSK"/>
          <w:b/>
          <w:bCs/>
        </w:rPr>
      </w:pPr>
      <w:r w:rsidRPr="00B60D70">
        <w:rPr>
          <w:rFonts w:ascii="TH SarabunPSK" w:hAnsi="TH SarabunPSK" w:cs="TH SarabunPSK" w:hint="cs"/>
          <w:b/>
          <w:bCs/>
          <w:cs/>
        </w:rPr>
        <w:t>กลุ</w:t>
      </w:r>
      <w:r w:rsidR="00646CA2" w:rsidRPr="00B60D70">
        <w:rPr>
          <w:rFonts w:ascii="TH SarabunPSK" w:hAnsi="TH SarabunPSK" w:cs="TH SarabunPSK" w:hint="cs"/>
          <w:b/>
          <w:bCs/>
          <w:cs/>
        </w:rPr>
        <w:t>่</w:t>
      </w:r>
      <w:r w:rsidRPr="00B60D70">
        <w:rPr>
          <w:rFonts w:ascii="TH SarabunPSK" w:hAnsi="TH SarabunPSK" w:cs="TH SarabunPSK" w:hint="cs"/>
          <w:b/>
          <w:bCs/>
          <w:cs/>
        </w:rPr>
        <w:t xml:space="preserve">มที่ </w:t>
      </w:r>
      <w:r w:rsidRPr="00B60D70">
        <w:rPr>
          <w:rFonts w:ascii="TH SarabunPSK" w:hAnsi="TH SarabunPSK" w:cs="TH SarabunPSK" w:hint="cs"/>
          <w:b/>
          <w:bCs/>
        </w:rPr>
        <w:t xml:space="preserve">3 </w:t>
      </w:r>
      <w:r w:rsidRPr="00B60D70">
        <w:rPr>
          <w:rFonts w:ascii="TH SarabunPSK" w:hAnsi="TH SarabunPSK" w:cs="TH SarabunPSK" w:hint="cs"/>
          <w:b/>
          <w:bCs/>
          <w:cs/>
        </w:rPr>
        <w:t>วิศวกรรมขนส</w:t>
      </w:r>
      <w:r w:rsidR="00646CA2" w:rsidRPr="00B60D70">
        <w:rPr>
          <w:rFonts w:ascii="TH SarabunPSK" w:hAnsi="TH SarabunPSK" w:cs="TH SarabunPSK" w:hint="cs"/>
          <w:b/>
          <w:bCs/>
          <w:cs/>
        </w:rPr>
        <w:t>่</w:t>
      </w:r>
      <w:r w:rsidRPr="00B60D70">
        <w:rPr>
          <w:rFonts w:ascii="TH SarabunPSK" w:hAnsi="TH SarabunPSK" w:cs="TH SarabunPSK" w:hint="cs"/>
          <w:b/>
          <w:bCs/>
          <w:cs/>
        </w:rPr>
        <w:t>ง</w:t>
      </w:r>
    </w:p>
    <w:p w14:paraId="41D143C6" w14:textId="676F78CC" w:rsidR="001F0A32" w:rsidRPr="00B60D70" w:rsidRDefault="00B91175" w:rsidP="00586A00">
      <w:pPr>
        <w:pStyle w:val="3"/>
        <w:numPr>
          <w:ilvl w:val="0"/>
          <w:numId w:val="0"/>
        </w:numPr>
        <w:shd w:val="clear" w:color="auto" w:fill="D9D9D9" w:themeFill="background1" w:themeFillShade="D9"/>
        <w:tabs>
          <w:tab w:val="left" w:pos="1134"/>
          <w:tab w:val="left" w:pos="2127"/>
          <w:tab w:val="left" w:pos="7938"/>
        </w:tabs>
        <w:ind w:left="1134" w:hanging="1134"/>
        <w:rPr>
          <w:rFonts w:ascii="TH SarabunPSK" w:hAnsi="TH SarabunPSK" w:cs="TH SarabunPSK"/>
        </w:rPr>
      </w:pPr>
      <w:bookmarkStart w:id="720" w:name="_Toc179246109"/>
      <w:bookmarkStart w:id="721" w:name="_Toc179656488"/>
      <w:bookmarkStart w:id="722" w:name="_Toc180609568"/>
      <w:bookmarkStart w:id="723" w:name="_Toc191634183"/>
      <w:r w:rsidRPr="00B60D70">
        <w:rPr>
          <w:rFonts w:ascii="TH SarabunPSK" w:hAnsi="TH SarabunPSK" w:cs="TH SarabunPSK" w:hint="cs"/>
        </w:rPr>
        <w:t xml:space="preserve">CTE </w:t>
      </w:r>
      <w:r w:rsidR="001F0A32" w:rsidRPr="00B60D70">
        <w:rPr>
          <w:rFonts w:ascii="TH SarabunPSK" w:hAnsi="TH SarabunPSK" w:cs="TH SarabunPSK" w:hint="cs"/>
        </w:rPr>
        <w:t xml:space="preserve">331 </w:t>
      </w:r>
      <w:r w:rsidR="00586A00" w:rsidRPr="00B60D70">
        <w:rPr>
          <w:rFonts w:ascii="TH SarabunPSK" w:hAnsi="TH SarabunPSK" w:cs="TH SarabunPSK" w:hint="cs"/>
          <w:cs/>
        </w:rPr>
        <w:tab/>
      </w:r>
      <w:r w:rsidR="001F0A32" w:rsidRPr="00B60D70">
        <w:rPr>
          <w:rFonts w:ascii="TH SarabunPSK" w:hAnsi="TH SarabunPSK" w:cs="TH SarabunPSK" w:hint="cs"/>
          <w:cs/>
        </w:rPr>
        <w:t xml:space="preserve">วิศวกรรมการทาง </w:t>
      </w:r>
      <w:r w:rsidR="001F0A32" w:rsidRPr="00B60D70">
        <w:rPr>
          <w:rFonts w:ascii="TH SarabunPSK" w:hAnsi="TH SarabunPSK" w:cs="TH SarabunPSK" w:hint="cs"/>
        </w:rPr>
        <w:tab/>
        <w:t>3 (3-0-6)</w:t>
      </w:r>
      <w:bookmarkEnd w:id="720"/>
      <w:bookmarkEnd w:id="721"/>
      <w:bookmarkEnd w:id="722"/>
      <w:bookmarkEnd w:id="723"/>
    </w:p>
    <w:p w14:paraId="1421EC82" w14:textId="77777777" w:rsidR="001F0A32" w:rsidRPr="00B60D70" w:rsidRDefault="001F0A32" w:rsidP="00586A00">
      <w:pPr>
        <w:shd w:val="clear" w:color="auto" w:fill="D9D9D9" w:themeFill="background1" w:themeFillShade="D9"/>
        <w:tabs>
          <w:tab w:val="left" w:pos="1134"/>
        </w:tabs>
        <w:rPr>
          <w:rFonts w:ascii="TH SarabunPSK" w:hAnsi="TH SarabunPSK" w:cs="TH SarabunPSK"/>
        </w:rPr>
      </w:pPr>
      <w:r w:rsidRPr="00B60D70">
        <w:rPr>
          <w:rFonts w:ascii="TH SarabunPSK" w:hAnsi="TH SarabunPSK" w:cs="TH SarabunPSK" w:hint="cs"/>
          <w:cs/>
        </w:rPr>
        <w:tab/>
      </w:r>
      <w:r w:rsidRPr="00B60D70">
        <w:rPr>
          <w:rFonts w:ascii="TH SarabunPSK" w:hAnsi="TH SarabunPSK" w:cs="TH SarabunPSK" w:hint="cs"/>
          <w:b/>
          <w:bCs/>
          <w:shd w:val="clear" w:color="auto" w:fill="D9D9D9" w:themeFill="background1" w:themeFillShade="D9"/>
        </w:rPr>
        <w:t>(Highway Engineering)</w:t>
      </w:r>
    </w:p>
    <w:p w14:paraId="747AE814" w14:textId="608E2781" w:rsidR="001F0A32" w:rsidRPr="00B60D70" w:rsidRDefault="001F0A32" w:rsidP="00592146">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00586A00" w:rsidRPr="00B60D70">
        <w:rPr>
          <w:rFonts w:ascii="TH SarabunPSK" w:hAnsi="TH SarabunPSK" w:cs="TH SarabunPSK" w:hint="cs"/>
          <w:cs/>
        </w:rPr>
        <w:t xml:space="preserve"> ไม่มี</w:t>
      </w:r>
      <w:r w:rsidRPr="00B60D70">
        <w:rPr>
          <w:rFonts w:ascii="TH SarabunPSK" w:hAnsi="TH SarabunPSK" w:cs="TH SarabunPSK" w:hint="cs"/>
          <w:cs/>
        </w:rPr>
        <w:t xml:space="preserve"> </w:t>
      </w:r>
    </w:p>
    <w:p w14:paraId="0380549B" w14:textId="77777777" w:rsidR="00DE530E" w:rsidRPr="00B60D70" w:rsidRDefault="00DE530E" w:rsidP="00DE530E">
      <w:pPr>
        <w:ind w:firstLine="720"/>
        <w:rPr>
          <w:rFonts w:ascii="TH SarabunPSK" w:hAnsi="TH SarabunPSK" w:cs="TH SarabunPSK"/>
        </w:rPr>
      </w:pPr>
      <w:r w:rsidRPr="00B60D70">
        <w:rPr>
          <w:rFonts w:ascii="TH SarabunPSK" w:hAnsi="TH SarabunPSK" w:cs="TH SarabunPSK" w:hint="cs"/>
          <w:cs/>
          <w:lang w:val="th-TH"/>
        </w:rPr>
        <w:t>ประวัติความเป็นมาและวิวัฒนาการของทางหลวง องค์กรที่เกี่ยวข้องกับงานทางหลวง หลักการของการวางแผนทางหลวง การศึกษาด้านจราจร การออกแบบถนนทางด้านเรขาคณิต และการควบคุมการใช้งานทางหลวง การศึกษาความเหมาะสมของการลงทุนด้านการเงินและเศรษฐกิจ รูปตัดโดยทั่วไปของถนนและดินคันทาง การออกแบบถนนลาดยาง และถนนคอนกรีต วัสดุงานทาง การก่อสร้างถนนและการซ่อมบำรุงถนน</w:t>
      </w:r>
    </w:p>
    <w:p w14:paraId="16493E1B" w14:textId="77777777" w:rsidR="001F0A32" w:rsidRPr="00B60D70" w:rsidRDefault="001F0A32" w:rsidP="00586A00">
      <w:pPr>
        <w:ind w:firstLine="720"/>
        <w:rPr>
          <w:rFonts w:ascii="TH SarabunPSK" w:hAnsi="TH SarabunPSK" w:cs="TH SarabunPSK"/>
          <w:b/>
          <w:bCs/>
        </w:rPr>
      </w:pPr>
      <w:r w:rsidRPr="00B60D70">
        <w:rPr>
          <w:rFonts w:ascii="TH SarabunPSK" w:hAnsi="TH SarabunPSK" w:cs="TH SarabunPSK" w:hint="cs"/>
        </w:rPr>
        <w:lastRenderedPageBreak/>
        <w:t>Historical development of highways; department of highway administration; principles of highway planning; traffic study; geometric design and operations; highway finance and economics; subgrade soils; flexible and rigid pavement design; highway materials; and construction and maintenance of highways.</w:t>
      </w:r>
    </w:p>
    <w:p w14:paraId="12E059E5" w14:textId="488E6C96" w:rsidR="001F0A32" w:rsidRPr="00B60D70" w:rsidRDefault="001F0A32"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57C0AAF6" w14:textId="1635BF4D" w:rsidR="001F0A32" w:rsidRPr="00B60D70" w:rsidRDefault="007A3837" w:rsidP="00FF7D50">
      <w:pPr>
        <w:pStyle w:val="af9"/>
        <w:numPr>
          <w:ilvl w:val="0"/>
          <w:numId w:val="141"/>
        </w:numPr>
        <w:rPr>
          <w:rFonts w:ascii="TH SarabunPSK" w:hAnsi="TH SarabunPSK" w:cs="TH SarabunPSK"/>
        </w:rPr>
      </w:pPr>
      <w:r w:rsidRPr="00B60D70">
        <w:rPr>
          <w:rFonts w:ascii="TH SarabunPSK" w:hAnsi="TH SarabunPSK" w:cs="TH SarabunPSK"/>
          <w:cs/>
          <w:lang w:val="th-TH"/>
        </w:rPr>
        <w:t>อธิบายประวัติความเป็นมาและวิวัฒนาการของทางหลวง</w:t>
      </w:r>
    </w:p>
    <w:p w14:paraId="59AB5CA2" w14:textId="01A01D1A" w:rsidR="007A3837" w:rsidRPr="00B60D70" w:rsidRDefault="00E658AC" w:rsidP="00FF7D50">
      <w:pPr>
        <w:pStyle w:val="af9"/>
        <w:numPr>
          <w:ilvl w:val="0"/>
          <w:numId w:val="141"/>
        </w:numPr>
        <w:rPr>
          <w:rFonts w:ascii="TH SarabunPSK" w:hAnsi="TH SarabunPSK" w:cs="TH SarabunPSK"/>
        </w:rPr>
      </w:pPr>
      <w:r w:rsidRPr="00B60D70">
        <w:rPr>
          <w:rFonts w:ascii="TH SarabunPSK" w:hAnsi="TH SarabunPSK" w:cs="TH SarabunPSK"/>
          <w:cs/>
        </w:rPr>
        <w:t>อธิบายหลักการของการวางแผนทางหลวงและการศึกษาด้านจราจร</w:t>
      </w:r>
    </w:p>
    <w:p w14:paraId="06A4E3E0" w14:textId="3177885F" w:rsidR="00E658AC" w:rsidRPr="00B60D70" w:rsidRDefault="00E658AC" w:rsidP="00FF7D50">
      <w:pPr>
        <w:pStyle w:val="af9"/>
        <w:numPr>
          <w:ilvl w:val="0"/>
          <w:numId w:val="141"/>
        </w:numPr>
        <w:rPr>
          <w:rFonts w:ascii="TH SarabunPSK" w:hAnsi="TH SarabunPSK" w:cs="TH SarabunPSK"/>
        </w:rPr>
      </w:pPr>
      <w:r w:rsidRPr="00B60D70">
        <w:rPr>
          <w:rFonts w:ascii="TH SarabunPSK" w:hAnsi="TH SarabunPSK" w:cs="TH SarabunPSK"/>
          <w:cs/>
        </w:rPr>
        <w:t>อธิบายกระบวนการและเทคนิคในการก่อสร้างถนนลาดยางและถนนคอนกรีต</w:t>
      </w:r>
    </w:p>
    <w:p w14:paraId="066BC066" w14:textId="77777777" w:rsidR="00E658AC" w:rsidRPr="00B60D70" w:rsidRDefault="00E658AC" w:rsidP="00E658AC">
      <w:pPr>
        <w:rPr>
          <w:rFonts w:ascii="TH SarabunPSK" w:hAnsi="TH SarabunPSK" w:cs="TH SarabunPSK"/>
        </w:rPr>
      </w:pPr>
    </w:p>
    <w:p w14:paraId="112BD8D0" w14:textId="5E34FD88" w:rsidR="009E6917" w:rsidRPr="00B60D70" w:rsidRDefault="00B91175" w:rsidP="00586A00">
      <w:pPr>
        <w:pStyle w:val="3"/>
        <w:numPr>
          <w:ilvl w:val="0"/>
          <w:numId w:val="0"/>
        </w:numPr>
        <w:shd w:val="clear" w:color="auto" w:fill="D9D9D9" w:themeFill="background1" w:themeFillShade="D9"/>
        <w:tabs>
          <w:tab w:val="left" w:pos="1134"/>
          <w:tab w:val="left" w:pos="2127"/>
          <w:tab w:val="left" w:pos="7938"/>
        </w:tabs>
        <w:ind w:left="1134" w:hanging="1134"/>
        <w:rPr>
          <w:rFonts w:ascii="TH SarabunPSK" w:hAnsi="TH SarabunPSK" w:cs="TH SarabunPSK"/>
        </w:rPr>
      </w:pPr>
      <w:bookmarkStart w:id="724" w:name="_Toc179246110"/>
      <w:bookmarkStart w:id="725" w:name="_Toc179656489"/>
      <w:bookmarkStart w:id="726" w:name="_Toc180609569"/>
      <w:bookmarkStart w:id="727" w:name="_Toc191634184"/>
      <w:r w:rsidRPr="00B60D70">
        <w:rPr>
          <w:rFonts w:ascii="TH SarabunPSK" w:hAnsi="TH SarabunPSK" w:cs="TH SarabunPSK" w:hint="cs"/>
        </w:rPr>
        <w:t xml:space="preserve">CTE </w:t>
      </w:r>
      <w:r w:rsidR="00D756E0" w:rsidRPr="00B60D70">
        <w:rPr>
          <w:rFonts w:ascii="TH SarabunPSK" w:hAnsi="TH SarabunPSK" w:cs="TH SarabunPSK" w:hint="cs"/>
        </w:rPr>
        <w:t xml:space="preserve">432 </w:t>
      </w:r>
      <w:r w:rsidR="00563304" w:rsidRPr="00B60D70">
        <w:rPr>
          <w:rFonts w:ascii="TH SarabunPSK" w:hAnsi="TH SarabunPSK" w:cs="TH SarabunPSK" w:hint="cs"/>
          <w:cs/>
        </w:rPr>
        <w:tab/>
      </w:r>
      <w:r w:rsidR="00D756E0" w:rsidRPr="00B60D70">
        <w:rPr>
          <w:rFonts w:ascii="TH SarabunPSK" w:hAnsi="TH SarabunPSK" w:cs="TH SarabunPSK" w:hint="cs"/>
          <w:cs/>
        </w:rPr>
        <w:t>สำรวจเส้นทาง</w:t>
      </w:r>
      <w:r w:rsidR="00D756E0" w:rsidRPr="00B60D70">
        <w:rPr>
          <w:rFonts w:ascii="TH SarabunPSK" w:hAnsi="TH SarabunPSK" w:cs="TH SarabunPSK" w:hint="cs"/>
        </w:rPr>
        <w:tab/>
        <w:t>3 (2-2-6)</w:t>
      </w:r>
      <w:bookmarkEnd w:id="724"/>
      <w:bookmarkEnd w:id="725"/>
      <w:bookmarkEnd w:id="726"/>
      <w:bookmarkEnd w:id="727"/>
    </w:p>
    <w:p w14:paraId="024A0649" w14:textId="77777777" w:rsidR="009E6917" w:rsidRPr="00B60D70" w:rsidRDefault="00D756E0" w:rsidP="00563304">
      <w:pPr>
        <w:shd w:val="clear" w:color="auto" w:fill="D9D9D9" w:themeFill="background1" w:themeFillShade="D9"/>
        <w:tabs>
          <w:tab w:val="left" w:pos="1134"/>
        </w:tabs>
        <w:rPr>
          <w:rFonts w:ascii="TH SarabunPSK" w:hAnsi="TH SarabunPSK" w:cs="TH SarabunPSK"/>
          <w:b/>
          <w:bCs/>
        </w:rPr>
      </w:pPr>
      <w:r w:rsidRPr="00B60D70">
        <w:rPr>
          <w:rFonts w:ascii="TH SarabunPSK" w:hAnsi="TH SarabunPSK" w:cs="TH SarabunPSK" w:hint="cs"/>
          <w:b/>
          <w:bCs/>
          <w:cs/>
        </w:rPr>
        <w:tab/>
      </w:r>
      <w:r w:rsidRPr="00B60D70">
        <w:rPr>
          <w:rFonts w:ascii="TH SarabunPSK" w:hAnsi="TH SarabunPSK" w:cs="TH SarabunPSK" w:hint="cs"/>
          <w:b/>
          <w:bCs/>
        </w:rPr>
        <w:t>(Route Surveying)</w:t>
      </w:r>
    </w:p>
    <w:p w14:paraId="6CDFE194" w14:textId="135EE761" w:rsidR="009E6917" w:rsidRPr="00B60D70" w:rsidRDefault="00D756E0" w:rsidP="00592146">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2736BC" w:rsidRPr="00B60D70">
        <w:rPr>
          <w:rFonts w:ascii="TH SarabunPSK" w:hAnsi="TH SarabunPSK" w:cs="TH SarabunPSK"/>
        </w:rPr>
        <w:t>CTE223</w:t>
      </w:r>
    </w:p>
    <w:p w14:paraId="63DDDA69" w14:textId="77777777" w:rsidR="009E6917" w:rsidRPr="00B60D70" w:rsidRDefault="00D756E0" w:rsidP="00563304">
      <w:pPr>
        <w:ind w:firstLine="720"/>
        <w:rPr>
          <w:rFonts w:ascii="TH SarabunPSK" w:hAnsi="TH SarabunPSK" w:cs="TH SarabunPSK"/>
        </w:rPr>
      </w:pPr>
      <w:r w:rsidRPr="00B60D70">
        <w:rPr>
          <w:rFonts w:ascii="TH SarabunPSK" w:hAnsi="TH SarabunPSK" w:cs="TH SarabunPSK" w:hint="cs"/>
          <w:cs/>
          <w:lang w:val="th-TH"/>
        </w:rPr>
        <w:t>เทคนิคการสำรวจเส้นทาง การกำหนดที่ตั้งและการออกแบบเส้นทาง โค้งราบและโค้งดิ่ง</w:t>
      </w:r>
      <w:r w:rsidRPr="00B60D70">
        <w:rPr>
          <w:rFonts w:ascii="TH SarabunPSK" w:hAnsi="TH SarabunPSK" w:cs="TH SarabunPSK" w:hint="cs"/>
          <w:cs/>
        </w:rPr>
        <w:t xml:space="preserve"> </w:t>
      </w:r>
      <w:r w:rsidRPr="00B60D70">
        <w:rPr>
          <w:rFonts w:ascii="TH SarabunPSK" w:hAnsi="TH SarabunPSK" w:cs="TH SarabunPSK" w:hint="cs"/>
          <w:cs/>
          <w:lang w:val="th-TH"/>
        </w:rPr>
        <w:t>งานดิน การวางแนวเส้นทาง การสำรวจเพื่อการก่อสร้างทาง</w:t>
      </w:r>
    </w:p>
    <w:p w14:paraId="5110D16C" w14:textId="77777777" w:rsidR="009E6917" w:rsidRPr="00B60D70" w:rsidRDefault="00D756E0" w:rsidP="00563304">
      <w:pPr>
        <w:ind w:firstLine="720"/>
        <w:rPr>
          <w:rFonts w:ascii="TH SarabunPSK" w:hAnsi="TH SarabunPSK" w:cs="TH SarabunPSK"/>
        </w:rPr>
      </w:pPr>
      <w:r w:rsidRPr="00B60D70">
        <w:rPr>
          <w:rFonts w:ascii="TH SarabunPSK" w:hAnsi="TH SarabunPSK" w:cs="TH SarabunPSK" w:hint="cs"/>
        </w:rPr>
        <w:t>Techniques of route surveying; route location and design; horizontal and</w:t>
      </w:r>
      <w:r w:rsidRPr="00B60D70">
        <w:rPr>
          <w:rFonts w:ascii="TH SarabunPSK" w:hAnsi="TH SarabunPSK" w:cs="TH SarabunPSK" w:hint="cs"/>
          <w:cs/>
        </w:rPr>
        <w:t xml:space="preserve"> </w:t>
      </w:r>
      <w:r w:rsidRPr="00B60D70">
        <w:rPr>
          <w:rFonts w:ascii="TH SarabunPSK" w:hAnsi="TH SarabunPSK" w:cs="TH SarabunPSK" w:hint="cs"/>
        </w:rPr>
        <w:t>vertical curve; earthwork; route alignment; construction surveying.</w:t>
      </w:r>
    </w:p>
    <w:p w14:paraId="0D3F0FED" w14:textId="1DFE36A8"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ผลลัพธ์การเรียนรู้ระดับรายวิชา</w:t>
      </w:r>
    </w:p>
    <w:p w14:paraId="4752BBF5" w14:textId="77777777" w:rsidR="009E6917" w:rsidRPr="00B60D70" w:rsidRDefault="00D756E0" w:rsidP="00FF7D50">
      <w:pPr>
        <w:pStyle w:val="af9"/>
        <w:numPr>
          <w:ilvl w:val="0"/>
          <w:numId w:val="45"/>
        </w:numPr>
        <w:ind w:left="851" w:hanging="284"/>
        <w:rPr>
          <w:rFonts w:ascii="TH SarabunPSK" w:hAnsi="TH SarabunPSK" w:cs="TH SarabunPSK"/>
        </w:rPr>
      </w:pPr>
      <w:r w:rsidRPr="00B60D70">
        <w:rPr>
          <w:rFonts w:ascii="TH SarabunPSK" w:hAnsi="TH SarabunPSK" w:cs="TH SarabunPSK" w:hint="cs"/>
          <w:cs/>
          <w:lang w:val="th-TH"/>
        </w:rPr>
        <w:t>อธิบายหลักการสำรวจเพื่อการก่อสร้างทางได้อย่างถูกต้อง</w:t>
      </w:r>
    </w:p>
    <w:p w14:paraId="3C6ADA36" w14:textId="40ED7AB9" w:rsidR="009E6917" w:rsidRPr="00B60D70" w:rsidRDefault="00D756E0" w:rsidP="00FF7D50">
      <w:pPr>
        <w:pStyle w:val="af9"/>
        <w:numPr>
          <w:ilvl w:val="0"/>
          <w:numId w:val="45"/>
        </w:numPr>
        <w:ind w:left="851" w:hanging="284"/>
        <w:rPr>
          <w:rFonts w:ascii="TH SarabunPSK" w:hAnsi="TH SarabunPSK" w:cs="TH SarabunPSK"/>
        </w:rPr>
      </w:pPr>
      <w:r w:rsidRPr="00B60D70">
        <w:rPr>
          <w:rFonts w:ascii="TH SarabunPSK" w:hAnsi="TH SarabunPSK" w:cs="TH SarabunPSK" w:hint="cs"/>
          <w:cs/>
          <w:lang w:val="th-TH"/>
        </w:rPr>
        <w:t>ออกแบบเส้นทาง ได้แก่ การวางแนวเส้นทาง โค้งทางราบและทางดิ่งได้</w:t>
      </w:r>
    </w:p>
    <w:p w14:paraId="6190FBEE" w14:textId="77777777" w:rsidR="008E0ABA" w:rsidRPr="00B60D70" w:rsidRDefault="008E0ABA" w:rsidP="00563304">
      <w:pPr>
        <w:rPr>
          <w:rFonts w:ascii="TH SarabunPSK" w:hAnsi="TH SarabunPSK" w:cs="TH SarabunPSK"/>
        </w:rPr>
      </w:pPr>
    </w:p>
    <w:p w14:paraId="6A4216A4" w14:textId="2D55D58B" w:rsidR="009E6917" w:rsidRPr="00B60D70" w:rsidRDefault="00B91175" w:rsidP="00563304">
      <w:pPr>
        <w:pStyle w:val="3"/>
        <w:numPr>
          <w:ilvl w:val="0"/>
          <w:numId w:val="0"/>
        </w:numPr>
        <w:shd w:val="clear" w:color="auto" w:fill="D9D9D9" w:themeFill="background1" w:themeFillShade="D9"/>
        <w:tabs>
          <w:tab w:val="left" w:pos="1134"/>
          <w:tab w:val="left" w:pos="2127"/>
          <w:tab w:val="left" w:pos="7938"/>
        </w:tabs>
        <w:ind w:left="1134" w:hanging="1134"/>
        <w:rPr>
          <w:rFonts w:ascii="TH SarabunPSK" w:hAnsi="TH SarabunPSK" w:cs="TH SarabunPSK"/>
        </w:rPr>
      </w:pPr>
      <w:bookmarkStart w:id="728" w:name="_Toc179246111"/>
      <w:bookmarkStart w:id="729" w:name="_Toc179656490"/>
      <w:bookmarkStart w:id="730" w:name="_Toc180609570"/>
      <w:bookmarkStart w:id="731" w:name="_Toc191634185"/>
      <w:r w:rsidRPr="00B60D70">
        <w:rPr>
          <w:rFonts w:ascii="TH SarabunPSK" w:hAnsi="TH SarabunPSK" w:cs="TH SarabunPSK" w:hint="cs"/>
        </w:rPr>
        <w:t xml:space="preserve">CTE </w:t>
      </w:r>
      <w:r w:rsidR="00D756E0" w:rsidRPr="00B60D70">
        <w:rPr>
          <w:rFonts w:ascii="TH SarabunPSK" w:hAnsi="TH SarabunPSK" w:cs="TH SarabunPSK" w:hint="cs"/>
        </w:rPr>
        <w:t xml:space="preserve">335 </w:t>
      </w:r>
      <w:r w:rsidR="00563304" w:rsidRPr="00B60D70">
        <w:rPr>
          <w:rFonts w:ascii="TH SarabunPSK" w:hAnsi="TH SarabunPSK" w:cs="TH SarabunPSK" w:hint="cs"/>
          <w:cs/>
        </w:rPr>
        <w:tab/>
      </w:r>
      <w:r w:rsidR="00D756E0" w:rsidRPr="00B60D70">
        <w:rPr>
          <w:rFonts w:ascii="TH SarabunPSK" w:hAnsi="TH SarabunPSK" w:cs="TH SarabunPSK" w:hint="cs"/>
          <w:cs/>
        </w:rPr>
        <w:t>ปฏิบัติการทดสอบวิศวกรรมการทาง</w:t>
      </w:r>
      <w:r w:rsidR="00D756E0" w:rsidRPr="00B60D70">
        <w:rPr>
          <w:rFonts w:ascii="TH SarabunPSK" w:hAnsi="TH SarabunPSK" w:cs="TH SarabunPSK" w:hint="cs"/>
          <w:cs/>
        </w:rPr>
        <w:tab/>
      </w:r>
      <w:r w:rsidR="00D756E0" w:rsidRPr="00B60D70">
        <w:rPr>
          <w:rFonts w:ascii="TH SarabunPSK" w:hAnsi="TH SarabunPSK" w:cs="TH SarabunPSK" w:hint="cs"/>
        </w:rPr>
        <w:t>1</w:t>
      </w:r>
      <w:r w:rsidR="00D756E0" w:rsidRPr="00B60D70">
        <w:rPr>
          <w:rFonts w:ascii="TH SarabunPSK" w:hAnsi="TH SarabunPSK" w:cs="TH SarabunPSK" w:hint="cs"/>
          <w:cs/>
        </w:rPr>
        <w:t xml:space="preserve"> </w:t>
      </w:r>
      <w:r w:rsidR="00D756E0" w:rsidRPr="00B60D70">
        <w:rPr>
          <w:rFonts w:ascii="TH SarabunPSK" w:hAnsi="TH SarabunPSK" w:cs="TH SarabunPSK" w:hint="cs"/>
        </w:rPr>
        <w:t>(0-3-</w:t>
      </w:r>
      <w:r w:rsidR="008E495C" w:rsidRPr="00B60D70">
        <w:rPr>
          <w:rFonts w:ascii="TH SarabunPSK" w:hAnsi="TH SarabunPSK" w:cs="TH SarabunPSK"/>
        </w:rPr>
        <w:t>2</w:t>
      </w:r>
      <w:r w:rsidR="00D756E0" w:rsidRPr="00B60D70">
        <w:rPr>
          <w:rFonts w:ascii="TH SarabunPSK" w:hAnsi="TH SarabunPSK" w:cs="TH SarabunPSK" w:hint="cs"/>
        </w:rPr>
        <w:t>)</w:t>
      </w:r>
      <w:bookmarkEnd w:id="728"/>
      <w:bookmarkEnd w:id="729"/>
      <w:bookmarkEnd w:id="730"/>
      <w:bookmarkEnd w:id="731"/>
    </w:p>
    <w:p w14:paraId="2C32096F" w14:textId="77777777" w:rsidR="009E6917" w:rsidRPr="00B60D70" w:rsidRDefault="00D756E0" w:rsidP="00563304">
      <w:pPr>
        <w:shd w:val="clear" w:color="auto" w:fill="D9D9D9" w:themeFill="background1" w:themeFillShade="D9"/>
        <w:tabs>
          <w:tab w:val="left" w:pos="1134"/>
        </w:tabs>
        <w:rPr>
          <w:rFonts w:ascii="TH SarabunPSK" w:hAnsi="TH SarabunPSK" w:cs="TH SarabunPSK"/>
        </w:rPr>
      </w:pPr>
      <w:r w:rsidRPr="00B60D70">
        <w:rPr>
          <w:rFonts w:ascii="TH SarabunPSK" w:hAnsi="TH SarabunPSK" w:cs="TH SarabunPSK" w:hint="cs"/>
          <w:cs/>
        </w:rPr>
        <w:tab/>
      </w:r>
      <w:r w:rsidRPr="00B60D70">
        <w:rPr>
          <w:rFonts w:ascii="TH SarabunPSK" w:hAnsi="TH SarabunPSK" w:cs="TH SarabunPSK" w:hint="cs"/>
          <w:b/>
          <w:bCs/>
        </w:rPr>
        <w:t>(Highway Materials Testing)</w:t>
      </w:r>
    </w:p>
    <w:p w14:paraId="16A0C237" w14:textId="460C8D35" w:rsidR="009E6917" w:rsidRPr="00B60D70" w:rsidRDefault="00D756E0" w:rsidP="00592146">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Pr="00B60D70">
        <w:rPr>
          <w:rFonts w:ascii="TH SarabunPSK" w:hAnsi="TH SarabunPSK" w:cs="TH SarabunPSK" w:hint="cs"/>
          <w:cs/>
          <w:lang w:val="th-TH"/>
        </w:rPr>
        <w:t xml:space="preserve">เรียนพร้อมหรือเรียนหลัง </w:t>
      </w:r>
      <w:r w:rsidR="00B91175" w:rsidRPr="00B60D70">
        <w:rPr>
          <w:rFonts w:ascii="TH SarabunPSK" w:hAnsi="TH SarabunPSK" w:cs="TH SarabunPSK" w:hint="cs"/>
        </w:rPr>
        <w:t xml:space="preserve">CTE </w:t>
      </w:r>
      <w:r w:rsidRPr="00B60D70">
        <w:rPr>
          <w:rFonts w:ascii="TH SarabunPSK" w:hAnsi="TH SarabunPSK" w:cs="TH SarabunPSK" w:hint="cs"/>
        </w:rPr>
        <w:t>331</w:t>
      </w:r>
    </w:p>
    <w:p w14:paraId="3047781F" w14:textId="77777777" w:rsidR="009E6917" w:rsidRPr="00B60D70" w:rsidRDefault="00D756E0" w:rsidP="00563304">
      <w:pPr>
        <w:ind w:firstLine="720"/>
        <w:rPr>
          <w:rFonts w:ascii="TH SarabunPSK" w:hAnsi="TH SarabunPSK" w:cs="TH SarabunPSK"/>
        </w:rPr>
      </w:pPr>
      <w:r w:rsidRPr="00B60D70">
        <w:rPr>
          <w:rFonts w:ascii="TH SarabunPSK" w:hAnsi="TH SarabunPSK" w:cs="TH SarabunPSK" w:hint="cs"/>
          <w:cs/>
          <w:lang w:val="th-TH"/>
        </w:rPr>
        <w:t>การทดสอบหาสมบัติ และลักษณะของวัสดุผสมยาง ส่วนผสมของวัสดุผสมยาง ส่วนผสมของยางมะตอย การทดลองส่วนผสมแอส</w:t>
      </w:r>
      <w:proofErr w:type="spellStart"/>
      <w:r w:rsidRPr="00B60D70">
        <w:rPr>
          <w:rFonts w:ascii="TH SarabunPSK" w:hAnsi="TH SarabunPSK" w:cs="TH SarabunPSK" w:hint="cs"/>
          <w:cs/>
          <w:lang w:val="th-TH"/>
        </w:rPr>
        <w:t>ฟัลท์</w:t>
      </w:r>
      <w:proofErr w:type="spellEnd"/>
      <w:r w:rsidRPr="00B60D70">
        <w:rPr>
          <w:rFonts w:ascii="TH SarabunPSK" w:hAnsi="TH SarabunPSK" w:cs="TH SarabunPSK" w:hint="cs"/>
          <w:cs/>
          <w:lang w:val="th-TH"/>
        </w:rPr>
        <w:t>คอนกรีต การทดสอบสมบัติของแอส</w:t>
      </w:r>
      <w:proofErr w:type="spellStart"/>
      <w:r w:rsidRPr="00B60D70">
        <w:rPr>
          <w:rFonts w:ascii="TH SarabunPSK" w:hAnsi="TH SarabunPSK" w:cs="TH SarabunPSK" w:hint="cs"/>
          <w:cs/>
          <w:lang w:val="th-TH"/>
        </w:rPr>
        <w:t>ฟัลท์</w:t>
      </w:r>
      <w:proofErr w:type="spellEnd"/>
      <w:r w:rsidRPr="00B60D70">
        <w:rPr>
          <w:rFonts w:ascii="TH SarabunPSK" w:hAnsi="TH SarabunPSK" w:cs="TH SarabunPSK" w:hint="cs"/>
          <w:cs/>
          <w:lang w:val="th-TH"/>
        </w:rPr>
        <w:t xml:space="preserve"> หินและแอส</w:t>
      </w:r>
      <w:proofErr w:type="spellStart"/>
      <w:r w:rsidRPr="00B60D70">
        <w:rPr>
          <w:rFonts w:ascii="TH SarabunPSK" w:hAnsi="TH SarabunPSK" w:cs="TH SarabunPSK" w:hint="cs"/>
          <w:cs/>
          <w:lang w:val="th-TH"/>
        </w:rPr>
        <w:t>ฟัลท์</w:t>
      </w:r>
      <w:proofErr w:type="spellEnd"/>
      <w:r w:rsidRPr="00B60D70">
        <w:rPr>
          <w:rFonts w:ascii="TH SarabunPSK" w:hAnsi="TH SarabunPSK" w:cs="TH SarabunPSK" w:hint="cs"/>
          <w:cs/>
          <w:lang w:val="th-TH"/>
        </w:rPr>
        <w:t>คอนกรีต</w:t>
      </w:r>
    </w:p>
    <w:p w14:paraId="40D80352" w14:textId="4697F4CB" w:rsidR="009E6917" w:rsidRPr="00B60D70" w:rsidRDefault="00D756E0" w:rsidP="00563304">
      <w:pPr>
        <w:ind w:firstLine="720"/>
        <w:rPr>
          <w:rFonts w:ascii="TH SarabunPSK" w:hAnsi="TH SarabunPSK" w:cs="TH SarabunPSK"/>
        </w:rPr>
      </w:pPr>
      <w:r w:rsidRPr="00B60D70">
        <w:rPr>
          <w:rFonts w:ascii="TH SarabunPSK" w:hAnsi="TH SarabunPSK" w:cs="TH SarabunPSK" w:hint="cs"/>
        </w:rPr>
        <w:t xml:space="preserve">Test for property and </w:t>
      </w:r>
      <w:r w:rsidR="00081CC2" w:rsidRPr="00B60D70">
        <w:rPr>
          <w:rFonts w:ascii="TH SarabunPSK" w:hAnsi="TH SarabunPSK" w:cs="TH SarabunPSK" w:hint="cs"/>
        </w:rPr>
        <w:t>Character</w:t>
      </w:r>
      <w:r w:rsidRPr="00B60D70">
        <w:rPr>
          <w:rFonts w:ascii="TH SarabunPSK" w:hAnsi="TH SarabunPSK" w:cs="TH SarabunPSK" w:hint="cs"/>
        </w:rPr>
        <w:t>istic of bitumen compound; mixture of</w:t>
      </w:r>
      <w:r w:rsidRPr="00B60D70">
        <w:rPr>
          <w:rFonts w:ascii="TH SarabunPSK" w:hAnsi="TH SarabunPSK" w:cs="TH SarabunPSK" w:hint="cs"/>
          <w:cs/>
        </w:rPr>
        <w:t xml:space="preserve"> </w:t>
      </w:r>
      <w:r w:rsidRPr="00B60D70">
        <w:rPr>
          <w:rFonts w:ascii="TH SarabunPSK" w:hAnsi="TH SarabunPSK" w:cs="TH SarabunPSK" w:hint="cs"/>
        </w:rPr>
        <w:t>bitumen compound; mixture of asphalt; test for mix of asphalt concrete; test for asphalt</w:t>
      </w:r>
      <w:r w:rsidRPr="00B60D70">
        <w:rPr>
          <w:rFonts w:ascii="TH SarabunPSK" w:hAnsi="TH SarabunPSK" w:cs="TH SarabunPSK" w:hint="cs"/>
          <w:cs/>
        </w:rPr>
        <w:t xml:space="preserve"> </w:t>
      </w:r>
      <w:r w:rsidRPr="00B60D70">
        <w:rPr>
          <w:rFonts w:ascii="TH SarabunPSK" w:hAnsi="TH SarabunPSK" w:cs="TH SarabunPSK" w:hint="cs"/>
        </w:rPr>
        <w:t>property; coarse aggregate and asphalt concrete.</w:t>
      </w:r>
    </w:p>
    <w:p w14:paraId="3A043443" w14:textId="77777777"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4E55AF27" w14:textId="77777777" w:rsidR="009E6917" w:rsidRPr="00B60D70" w:rsidRDefault="00D756E0" w:rsidP="00FF7D50">
      <w:pPr>
        <w:pStyle w:val="af9"/>
        <w:numPr>
          <w:ilvl w:val="0"/>
          <w:numId w:val="46"/>
        </w:numPr>
        <w:ind w:left="851" w:hanging="284"/>
        <w:rPr>
          <w:rFonts w:ascii="TH SarabunPSK" w:hAnsi="TH SarabunPSK" w:cs="TH SarabunPSK"/>
        </w:rPr>
      </w:pPr>
      <w:r w:rsidRPr="00B60D70">
        <w:rPr>
          <w:rFonts w:ascii="TH SarabunPSK" w:hAnsi="TH SarabunPSK" w:cs="TH SarabunPSK" w:hint="cs"/>
          <w:cs/>
          <w:lang w:val="th-TH"/>
        </w:rPr>
        <w:t>ปฏิบัติการทดสอบ และใช้เครื่องมือ อุปกรณ์สำหรับทดสอบวัสดุในงานทางได้ตามมาตรฐานสากล</w:t>
      </w:r>
    </w:p>
    <w:p w14:paraId="482D4994" w14:textId="77777777" w:rsidR="009E6917" w:rsidRPr="00B60D70" w:rsidRDefault="00D756E0" w:rsidP="00FF7D50">
      <w:pPr>
        <w:pStyle w:val="af9"/>
        <w:numPr>
          <w:ilvl w:val="0"/>
          <w:numId w:val="46"/>
        </w:numPr>
        <w:ind w:left="851" w:hanging="284"/>
        <w:rPr>
          <w:rFonts w:ascii="TH SarabunPSK" w:hAnsi="TH SarabunPSK" w:cs="TH SarabunPSK"/>
        </w:rPr>
      </w:pPr>
      <w:r w:rsidRPr="00B60D70">
        <w:rPr>
          <w:rFonts w:ascii="TH SarabunPSK" w:hAnsi="TH SarabunPSK" w:cs="TH SarabunPSK" w:hint="cs"/>
          <w:cs/>
          <w:lang w:val="th-TH"/>
        </w:rPr>
        <w:t>วิเคราะห์ผลที่ได้จากการทดสอบวัสดุในงานทางได้</w:t>
      </w:r>
    </w:p>
    <w:p w14:paraId="0C6C8783" w14:textId="77777777" w:rsidR="009E6917" w:rsidRPr="00B60D70" w:rsidRDefault="00D756E0" w:rsidP="00FF7D50">
      <w:pPr>
        <w:pStyle w:val="af9"/>
        <w:numPr>
          <w:ilvl w:val="0"/>
          <w:numId w:val="46"/>
        </w:numPr>
        <w:ind w:left="851" w:hanging="284"/>
        <w:rPr>
          <w:rFonts w:ascii="TH SarabunPSK" w:hAnsi="TH SarabunPSK" w:cs="TH SarabunPSK"/>
        </w:rPr>
      </w:pPr>
      <w:r w:rsidRPr="00B60D70">
        <w:rPr>
          <w:rFonts w:ascii="TH SarabunPSK" w:hAnsi="TH SarabunPSK" w:cs="TH SarabunPSK" w:hint="cs"/>
          <w:cs/>
          <w:lang w:val="th-TH"/>
        </w:rPr>
        <w:t>จัดทำรายงานผลการทดสอบและอธิบายผลจากการทดสอบได้อย่างถูกต้อง</w:t>
      </w:r>
    </w:p>
    <w:p w14:paraId="4910EC7C" w14:textId="77777777" w:rsidR="005232AC" w:rsidRPr="00B60D70" w:rsidRDefault="005232AC" w:rsidP="005232AC">
      <w:pPr>
        <w:rPr>
          <w:rFonts w:ascii="TH SarabunPSK" w:hAnsi="TH SarabunPSK" w:cs="TH SarabunPSK"/>
        </w:rPr>
      </w:pPr>
    </w:p>
    <w:p w14:paraId="02C19C38" w14:textId="77777777" w:rsidR="009E6917" w:rsidRPr="00B60D70" w:rsidRDefault="009E6917" w:rsidP="00592146">
      <w:pPr>
        <w:rPr>
          <w:rFonts w:ascii="TH SarabunPSK" w:hAnsi="TH SarabunPSK" w:cs="TH SarabunPSK"/>
          <w:sz w:val="8"/>
          <w:szCs w:val="8"/>
        </w:rPr>
      </w:pPr>
    </w:p>
    <w:p w14:paraId="5892BFEC" w14:textId="4BC928B3"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กลุ่มที่ </w:t>
      </w:r>
      <w:r w:rsidRPr="00B60D70">
        <w:rPr>
          <w:rFonts w:ascii="TH SarabunPSK" w:hAnsi="TH SarabunPSK" w:cs="TH SarabunPSK" w:hint="cs"/>
          <w:b/>
          <w:bCs/>
        </w:rPr>
        <w:t>4</w:t>
      </w:r>
      <w:r w:rsidRPr="00B60D70">
        <w:rPr>
          <w:rFonts w:ascii="TH SarabunPSK" w:hAnsi="TH SarabunPSK" w:cs="TH SarabunPSK" w:hint="cs"/>
          <w:b/>
          <w:bCs/>
          <w:cs/>
        </w:rPr>
        <w:t xml:space="preserve"> </w:t>
      </w:r>
      <w:r w:rsidRPr="00B60D70">
        <w:rPr>
          <w:rFonts w:ascii="TH SarabunPSK" w:hAnsi="TH SarabunPSK" w:cs="TH SarabunPSK" w:hint="cs"/>
          <w:b/>
          <w:bCs/>
          <w:cs/>
          <w:lang w:val="th-TH"/>
        </w:rPr>
        <w:t xml:space="preserve">วิศวกรรมแหล่งน้ำ </w:t>
      </w:r>
      <w:r w:rsidR="00E462B1" w:rsidRPr="00B60D70">
        <w:rPr>
          <w:rFonts w:ascii="TH SarabunPSK" w:hAnsi="TH SarabunPSK" w:cs="TH SarabunPSK" w:hint="cs"/>
          <w:b/>
          <w:bCs/>
          <w:cs/>
        </w:rPr>
        <w:t>(</w:t>
      </w:r>
      <w:r w:rsidR="00E462B1" w:rsidRPr="00B60D70">
        <w:rPr>
          <w:rFonts w:ascii="TH SarabunPSK" w:hAnsi="TH SarabunPSK" w:cs="TH SarabunPSK" w:hint="cs"/>
          <w:b/>
          <w:bCs/>
        </w:rPr>
        <w:t>Water Resources</w:t>
      </w:r>
      <w:r w:rsidR="00E462B1" w:rsidRPr="00B60D70">
        <w:rPr>
          <w:rFonts w:ascii="TH SarabunPSK" w:hAnsi="TH SarabunPSK" w:cs="TH SarabunPSK"/>
          <w:b/>
          <w:bCs/>
        </w:rPr>
        <w:t xml:space="preserve"> Engineering)</w:t>
      </w:r>
    </w:p>
    <w:p w14:paraId="10D9A7B1" w14:textId="7794A866" w:rsidR="009E6917" w:rsidRPr="00B60D70" w:rsidRDefault="00B91175" w:rsidP="00563304">
      <w:pPr>
        <w:pStyle w:val="3"/>
        <w:numPr>
          <w:ilvl w:val="0"/>
          <w:numId w:val="0"/>
        </w:numPr>
        <w:shd w:val="clear" w:color="auto" w:fill="D9D9D9" w:themeFill="background1" w:themeFillShade="D9"/>
        <w:tabs>
          <w:tab w:val="left" w:pos="1134"/>
          <w:tab w:val="left" w:pos="2127"/>
          <w:tab w:val="left" w:pos="7938"/>
        </w:tabs>
        <w:ind w:left="1134" w:hanging="1134"/>
        <w:rPr>
          <w:rFonts w:ascii="TH SarabunPSK" w:hAnsi="TH SarabunPSK" w:cs="TH SarabunPSK"/>
        </w:rPr>
      </w:pPr>
      <w:bookmarkStart w:id="732" w:name="_Toc179246112"/>
      <w:bookmarkStart w:id="733" w:name="_Toc179656491"/>
      <w:bookmarkStart w:id="734" w:name="_Toc180609571"/>
      <w:bookmarkStart w:id="735" w:name="_Toc191634186"/>
      <w:r w:rsidRPr="00B60D70">
        <w:rPr>
          <w:rFonts w:ascii="TH SarabunPSK" w:hAnsi="TH SarabunPSK" w:cs="TH SarabunPSK" w:hint="cs"/>
        </w:rPr>
        <w:t xml:space="preserve">CTE </w:t>
      </w:r>
      <w:r w:rsidR="00D756E0" w:rsidRPr="00B60D70">
        <w:rPr>
          <w:rFonts w:ascii="TH SarabunPSK" w:hAnsi="TH SarabunPSK" w:cs="TH SarabunPSK" w:hint="cs"/>
        </w:rPr>
        <w:t xml:space="preserve">341 </w:t>
      </w:r>
      <w:r w:rsidR="00563304" w:rsidRPr="00B60D70">
        <w:rPr>
          <w:rFonts w:ascii="TH SarabunPSK" w:hAnsi="TH SarabunPSK" w:cs="TH SarabunPSK" w:hint="cs"/>
          <w:cs/>
        </w:rPr>
        <w:tab/>
      </w:r>
      <w:r w:rsidR="00D756E0" w:rsidRPr="00B60D70">
        <w:rPr>
          <w:rFonts w:ascii="TH SarabunPSK" w:hAnsi="TH SarabunPSK" w:cs="TH SarabunPSK" w:hint="cs"/>
          <w:cs/>
        </w:rPr>
        <w:t>กลศาสตร์ของไหลและชลศาสตร์</w:t>
      </w:r>
      <w:r w:rsidR="00D756E0" w:rsidRPr="00B60D70">
        <w:rPr>
          <w:rFonts w:ascii="TH SarabunPSK" w:hAnsi="TH SarabunPSK" w:cs="TH SarabunPSK" w:hint="cs"/>
        </w:rPr>
        <w:tab/>
        <w:t>3 (3-0-6)</w:t>
      </w:r>
      <w:bookmarkEnd w:id="732"/>
      <w:bookmarkEnd w:id="733"/>
      <w:bookmarkEnd w:id="734"/>
      <w:bookmarkEnd w:id="735"/>
    </w:p>
    <w:p w14:paraId="500F4C74" w14:textId="77777777" w:rsidR="009E6917" w:rsidRPr="00B60D70" w:rsidRDefault="00D756E0" w:rsidP="00563304">
      <w:pPr>
        <w:shd w:val="clear" w:color="auto" w:fill="D9D9D9" w:themeFill="background1" w:themeFillShade="D9"/>
        <w:tabs>
          <w:tab w:val="left" w:pos="1134"/>
        </w:tabs>
        <w:rPr>
          <w:rFonts w:ascii="TH SarabunPSK" w:hAnsi="TH SarabunPSK" w:cs="TH SarabunPSK"/>
          <w:b/>
          <w:bCs/>
        </w:rPr>
      </w:pPr>
      <w:r w:rsidRPr="00B60D70">
        <w:rPr>
          <w:rFonts w:ascii="TH SarabunPSK" w:hAnsi="TH SarabunPSK" w:cs="TH SarabunPSK" w:hint="cs"/>
          <w:b/>
          <w:bCs/>
          <w:cs/>
        </w:rPr>
        <w:tab/>
      </w:r>
      <w:r w:rsidRPr="00B60D70">
        <w:rPr>
          <w:rFonts w:ascii="TH SarabunPSK" w:hAnsi="TH SarabunPSK" w:cs="TH SarabunPSK" w:hint="cs"/>
          <w:b/>
          <w:bCs/>
        </w:rPr>
        <w:t>(Fluid Mechanics</w:t>
      </w:r>
      <w:r w:rsidRPr="00B60D70">
        <w:rPr>
          <w:rFonts w:ascii="TH SarabunPSK" w:hAnsi="TH SarabunPSK" w:cs="TH SarabunPSK" w:hint="cs"/>
          <w:b/>
          <w:bCs/>
          <w:cs/>
        </w:rPr>
        <w:t xml:space="preserve"> </w:t>
      </w:r>
      <w:r w:rsidRPr="00B60D70">
        <w:rPr>
          <w:rFonts w:ascii="TH SarabunPSK" w:hAnsi="TH SarabunPSK" w:cs="TH SarabunPSK" w:hint="cs"/>
          <w:b/>
          <w:bCs/>
        </w:rPr>
        <w:t>and Hydraulic)</w:t>
      </w:r>
    </w:p>
    <w:p w14:paraId="75F4E863" w14:textId="7408E806" w:rsidR="009E6917" w:rsidRPr="00B60D70" w:rsidRDefault="00D756E0" w:rsidP="00592146">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563304" w:rsidRPr="00B60D70">
        <w:rPr>
          <w:rFonts w:ascii="TH SarabunPSK" w:hAnsi="TH SarabunPSK" w:cs="TH SarabunPSK" w:hint="cs"/>
          <w:cs/>
        </w:rPr>
        <w:t>ไม่มี</w:t>
      </w:r>
    </w:p>
    <w:p w14:paraId="6E9ED792" w14:textId="44540CB5" w:rsidR="004B4A20" w:rsidRPr="00B60D70" w:rsidRDefault="004B4A20" w:rsidP="004B4A20">
      <w:pPr>
        <w:ind w:firstLine="720"/>
        <w:rPr>
          <w:rFonts w:ascii="TH SarabunPSK" w:hAnsi="TH SarabunPSK" w:cs="TH SarabunPSK"/>
        </w:rPr>
      </w:pPr>
      <w:r w:rsidRPr="00B60D70">
        <w:rPr>
          <w:rFonts w:ascii="TH SarabunPSK" w:hAnsi="TH SarabunPSK" w:cs="TH SarabunPSK" w:hint="cs"/>
          <w:cs/>
          <w:lang w:val="th-TH"/>
        </w:rPr>
        <w:t>สมบัติของของไหล ของไหลสถิต สมดุลของมวล พลังงาน และโมเมน</w:t>
      </w:r>
      <w:proofErr w:type="spellStart"/>
      <w:r w:rsidRPr="00B60D70">
        <w:rPr>
          <w:rFonts w:ascii="TH SarabunPSK" w:hAnsi="TH SarabunPSK" w:cs="TH SarabunPSK" w:hint="cs"/>
          <w:cs/>
          <w:lang w:val="th-TH"/>
        </w:rPr>
        <w:t>ตัม</w:t>
      </w:r>
      <w:proofErr w:type="spellEnd"/>
      <w:r w:rsidRPr="00B60D70">
        <w:rPr>
          <w:rFonts w:ascii="TH SarabunPSK" w:hAnsi="TH SarabunPSK" w:cs="TH SarabunPSK" w:hint="cs"/>
          <w:cs/>
          <w:lang w:val="th-TH"/>
        </w:rPr>
        <w:t>ในการไหล</w:t>
      </w:r>
      <w:r w:rsidRPr="00B60D70">
        <w:rPr>
          <w:rFonts w:ascii="TH SarabunPSK" w:hAnsi="TH SarabunPSK" w:cs="TH SarabunPSK" w:hint="cs"/>
        </w:rPr>
        <w:t xml:space="preserve"> </w:t>
      </w:r>
      <w:r w:rsidRPr="00B60D70">
        <w:rPr>
          <w:rFonts w:ascii="TH SarabunPSK" w:hAnsi="TH SarabunPSK" w:cs="TH SarabunPSK" w:hint="cs"/>
          <w:cs/>
          <w:lang w:val="th-TH"/>
        </w:rPr>
        <w:t>แบบคงที่ของของไหลประเภทบีบอัดไม่ได้ การไหลแบบไร้ความหนืด ความคล้ายทางชลศาสตร์และการวิเคราะห์มิติ การไหลของของไหลจริง การไหลแบบคงที่เบื้องต้นในท่อปิดและในรางน้ำเปิด การวัดปริมาณการไหล การประยุกต์ของของไหลในการศึกษาและปฏิบัติการทางวิศวกรรมชลศาสตร์ การออกแบบ และวิเคราะห์ระบบท่อแรงดันและเครือข่าย ปรากฏการณ์วอ</w:t>
      </w:r>
      <w:proofErr w:type="spellStart"/>
      <w:r w:rsidRPr="00B60D70">
        <w:rPr>
          <w:rFonts w:ascii="TH SarabunPSK" w:hAnsi="TH SarabunPSK" w:cs="TH SarabunPSK" w:hint="cs"/>
          <w:cs/>
          <w:lang w:val="th-TH"/>
        </w:rPr>
        <w:t>เต</w:t>
      </w:r>
      <w:proofErr w:type="spellEnd"/>
      <w:r w:rsidRPr="00B60D70">
        <w:rPr>
          <w:rFonts w:ascii="TH SarabunPSK" w:hAnsi="TH SarabunPSK" w:cs="TH SarabunPSK" w:hint="cs"/>
          <w:cs/>
          <w:lang w:val="th-TH"/>
        </w:rPr>
        <w:t>อร์แฮมเมอร์ กังหันน้ำ และเครื่องสูบน้ำ การไหลในรางเปิดและการออกแบบรางเปิด ความรู้เบื้องต้นของการเคลื่อนที่ของตะกอนใน ลำน้ำ อ่างเก็บน้ำ เขื่อน ทางระบายน้ำล้น แบบจำลองชลศาสตร์ การระบายน้ำ</w:t>
      </w:r>
    </w:p>
    <w:p w14:paraId="18080615" w14:textId="2F7DA2E5" w:rsidR="009E6917" w:rsidRPr="00B60D70" w:rsidRDefault="00D756E0" w:rsidP="00563304">
      <w:pPr>
        <w:ind w:firstLine="720"/>
        <w:rPr>
          <w:rFonts w:ascii="TH SarabunPSK" w:hAnsi="TH SarabunPSK" w:cs="TH SarabunPSK"/>
        </w:rPr>
      </w:pPr>
      <w:r w:rsidRPr="00B60D70">
        <w:rPr>
          <w:rFonts w:ascii="TH SarabunPSK" w:hAnsi="TH SarabunPSK" w:cs="TH SarabunPSK" w:hint="cs"/>
        </w:rPr>
        <w:t>Properties of fluid, fluid statics, macroscopic balance of mass, energy and</w:t>
      </w:r>
      <w:r w:rsidRPr="00B60D70">
        <w:rPr>
          <w:rFonts w:ascii="TH SarabunPSK" w:hAnsi="TH SarabunPSK" w:cs="TH SarabunPSK" w:hint="cs"/>
          <w:cs/>
        </w:rPr>
        <w:t xml:space="preserve"> </w:t>
      </w:r>
      <w:r w:rsidRPr="00B60D70">
        <w:rPr>
          <w:rFonts w:ascii="TH SarabunPSK" w:hAnsi="TH SarabunPSK" w:cs="TH SarabunPSK" w:hint="cs"/>
        </w:rPr>
        <w:t>momentum in steady incompressible flow, flow of inviscid fluid, similitude and</w:t>
      </w:r>
      <w:r w:rsidRPr="00B60D70">
        <w:rPr>
          <w:rFonts w:ascii="TH SarabunPSK" w:hAnsi="TH SarabunPSK" w:cs="TH SarabunPSK" w:hint="cs"/>
          <w:cs/>
        </w:rPr>
        <w:t xml:space="preserve"> </w:t>
      </w:r>
      <w:r w:rsidRPr="00B60D70">
        <w:rPr>
          <w:rFonts w:ascii="TH SarabunPSK" w:hAnsi="TH SarabunPSK" w:cs="TH SarabunPSK" w:hint="cs"/>
        </w:rPr>
        <w:t>dimensional analysis, phenomena of real fluid flow, steady incompressible flow in</w:t>
      </w:r>
      <w:r w:rsidRPr="00B60D70">
        <w:rPr>
          <w:rFonts w:ascii="TH SarabunPSK" w:hAnsi="TH SarabunPSK" w:cs="TH SarabunPSK" w:hint="cs"/>
          <w:cs/>
        </w:rPr>
        <w:t xml:space="preserve"> </w:t>
      </w:r>
      <w:r w:rsidRPr="00B60D70">
        <w:rPr>
          <w:rFonts w:ascii="TH SarabunPSK" w:hAnsi="TH SarabunPSK" w:cs="TH SarabunPSK" w:hint="cs"/>
        </w:rPr>
        <w:t>closed conduits, open channel flow, flow measurements.</w:t>
      </w:r>
      <w:r w:rsidRPr="00B60D70">
        <w:rPr>
          <w:rFonts w:ascii="TH SarabunPSK" w:hAnsi="TH SarabunPSK" w:cs="TH SarabunPSK" w:hint="cs"/>
          <w:cs/>
        </w:rPr>
        <w:t xml:space="preserve"> </w:t>
      </w:r>
      <w:r w:rsidRPr="00B60D70">
        <w:rPr>
          <w:rFonts w:ascii="TH SarabunPSK" w:hAnsi="TH SarabunPSK" w:cs="TH SarabunPSK" w:hint="cs"/>
        </w:rPr>
        <w:t>Application of fluid mechanic principles to study and practice of hydraulic</w:t>
      </w:r>
      <w:r w:rsidRPr="00B60D70">
        <w:rPr>
          <w:rFonts w:ascii="TH SarabunPSK" w:hAnsi="TH SarabunPSK" w:cs="TH SarabunPSK" w:hint="cs"/>
          <w:cs/>
        </w:rPr>
        <w:t xml:space="preserve"> </w:t>
      </w:r>
      <w:r w:rsidRPr="00B60D70">
        <w:rPr>
          <w:rFonts w:ascii="TH SarabunPSK" w:hAnsi="TH SarabunPSK" w:cs="TH SarabunPSK" w:hint="cs"/>
        </w:rPr>
        <w:t>engineering.</w:t>
      </w:r>
      <w:r w:rsidR="00BD7F9D" w:rsidRPr="00B60D70">
        <w:rPr>
          <w:rFonts w:ascii="TH SarabunPSK" w:hAnsi="TH SarabunPSK" w:cs="TH SarabunPSK" w:hint="cs"/>
        </w:rPr>
        <w:t xml:space="preserve"> </w:t>
      </w:r>
      <w:r w:rsidRPr="00B60D70">
        <w:rPr>
          <w:rFonts w:ascii="TH SarabunPSK" w:hAnsi="TH SarabunPSK" w:cs="TH SarabunPSK" w:hint="cs"/>
        </w:rPr>
        <w:t>design and analysis of piping systems and pipe network, water hammer</w:t>
      </w:r>
      <w:r w:rsidRPr="00B60D70">
        <w:rPr>
          <w:rFonts w:ascii="TH SarabunPSK" w:hAnsi="TH SarabunPSK" w:cs="TH SarabunPSK" w:hint="cs"/>
        </w:rPr>
        <w:cr/>
        <w:t>phenomena, turbines and pumps, open channel flow and design, basic of sediment</w:t>
      </w:r>
      <w:r w:rsidRPr="00B60D70">
        <w:rPr>
          <w:rFonts w:ascii="TH SarabunPSK" w:hAnsi="TH SarabunPSK" w:cs="TH SarabunPSK" w:hint="cs"/>
          <w:cs/>
        </w:rPr>
        <w:t xml:space="preserve"> </w:t>
      </w:r>
      <w:r w:rsidRPr="00B60D70">
        <w:rPr>
          <w:rFonts w:ascii="TH SarabunPSK" w:hAnsi="TH SarabunPSK" w:cs="TH SarabunPSK" w:hint="cs"/>
        </w:rPr>
        <w:t>transport in stream, reservoirs, dams, spillways, hydraulic models, drainage.</w:t>
      </w:r>
    </w:p>
    <w:p w14:paraId="06DE07C8" w14:textId="14BA3547"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59792B06" w14:textId="77777777" w:rsidR="00EB673E" w:rsidRPr="00B60D70" w:rsidRDefault="00EB673E" w:rsidP="00FF7D50">
      <w:pPr>
        <w:pStyle w:val="af9"/>
        <w:numPr>
          <w:ilvl w:val="0"/>
          <w:numId w:val="142"/>
        </w:numPr>
        <w:rPr>
          <w:rFonts w:ascii="TH SarabunPSK" w:hAnsi="TH SarabunPSK" w:cs="TH SarabunPSK"/>
          <w:lang w:val="th-TH"/>
        </w:rPr>
      </w:pPr>
      <w:r w:rsidRPr="00B60D70">
        <w:rPr>
          <w:rFonts w:ascii="TH SarabunPSK" w:hAnsi="TH SarabunPSK" w:cs="TH SarabunPSK"/>
          <w:cs/>
          <w:lang w:val="th-TH"/>
        </w:rPr>
        <w:t>อธิบายหลักการพื้นฐานของของไหลสถิต ระบบการไหลและงานวิศวกรรมชลศาสตร์</w:t>
      </w:r>
    </w:p>
    <w:p w14:paraId="18747E0B" w14:textId="77777777" w:rsidR="00EB673E" w:rsidRPr="00B60D70" w:rsidRDefault="00EB673E" w:rsidP="00FF7D50">
      <w:pPr>
        <w:pStyle w:val="af9"/>
        <w:numPr>
          <w:ilvl w:val="0"/>
          <w:numId w:val="142"/>
        </w:numPr>
        <w:rPr>
          <w:rFonts w:ascii="TH SarabunPSK" w:hAnsi="TH SarabunPSK" w:cs="TH SarabunPSK"/>
          <w:lang w:val="th-TH"/>
        </w:rPr>
      </w:pPr>
      <w:r w:rsidRPr="00B60D70">
        <w:rPr>
          <w:rFonts w:ascii="TH SarabunPSK" w:hAnsi="TH SarabunPSK" w:cs="TH SarabunPSK"/>
          <w:cs/>
          <w:lang w:val="th-TH"/>
        </w:rPr>
        <w:t>แก้ปัญหาพื้นฐานโดยใช้สมการควบคุมเพื่อแก้ปัญหาทางชลศาสตร์</w:t>
      </w:r>
    </w:p>
    <w:p w14:paraId="43E16541" w14:textId="48141EF2" w:rsidR="005232AC" w:rsidRPr="00B60D70" w:rsidRDefault="00EB673E" w:rsidP="00FF7D50">
      <w:pPr>
        <w:pStyle w:val="af9"/>
        <w:numPr>
          <w:ilvl w:val="0"/>
          <w:numId w:val="142"/>
        </w:numPr>
        <w:rPr>
          <w:rFonts w:ascii="TH SarabunPSK" w:hAnsi="TH SarabunPSK" w:cs="TH SarabunPSK"/>
        </w:rPr>
      </w:pPr>
      <w:r w:rsidRPr="00B60D70">
        <w:rPr>
          <w:rFonts w:ascii="TH SarabunPSK" w:hAnsi="TH SarabunPSK" w:cs="TH SarabunPSK"/>
          <w:cs/>
          <w:lang w:val="th-TH"/>
        </w:rPr>
        <w:t>แสดงรายการคำนวณการไหลในทางน้ำเปิด การไหลในท่อและระบบท่อ</w:t>
      </w:r>
    </w:p>
    <w:p w14:paraId="77A829FA" w14:textId="77777777" w:rsidR="00EB673E" w:rsidRPr="00B60D70" w:rsidRDefault="00EB673E" w:rsidP="00EB673E">
      <w:pPr>
        <w:rPr>
          <w:rFonts w:ascii="TH SarabunPSK" w:hAnsi="TH SarabunPSK" w:cs="TH SarabunPSK"/>
        </w:rPr>
      </w:pPr>
    </w:p>
    <w:p w14:paraId="2704EFF0" w14:textId="040B5670" w:rsidR="009E6917" w:rsidRPr="00B60D70" w:rsidRDefault="00B91175" w:rsidP="00563304">
      <w:pPr>
        <w:pStyle w:val="3"/>
        <w:numPr>
          <w:ilvl w:val="0"/>
          <w:numId w:val="0"/>
        </w:numPr>
        <w:shd w:val="clear" w:color="auto" w:fill="D9D9D9" w:themeFill="background1" w:themeFillShade="D9"/>
        <w:tabs>
          <w:tab w:val="left" w:pos="1134"/>
          <w:tab w:val="left" w:pos="2127"/>
          <w:tab w:val="left" w:pos="7938"/>
        </w:tabs>
        <w:ind w:left="1134" w:hanging="1134"/>
        <w:rPr>
          <w:rFonts w:ascii="TH SarabunPSK" w:hAnsi="TH SarabunPSK" w:cs="TH SarabunPSK"/>
          <w:b w:val="0"/>
          <w:bCs w:val="0"/>
        </w:rPr>
      </w:pPr>
      <w:bookmarkStart w:id="736" w:name="_Toc179246113"/>
      <w:bookmarkStart w:id="737" w:name="_Toc179656492"/>
      <w:bookmarkStart w:id="738" w:name="_Toc180609572"/>
      <w:bookmarkStart w:id="739" w:name="_Toc191634187"/>
      <w:r w:rsidRPr="00B60D70">
        <w:rPr>
          <w:rFonts w:ascii="TH SarabunPSK" w:hAnsi="TH SarabunPSK" w:cs="TH SarabunPSK" w:hint="cs"/>
        </w:rPr>
        <w:t xml:space="preserve">CTE </w:t>
      </w:r>
      <w:r w:rsidR="00D756E0" w:rsidRPr="00B60D70">
        <w:rPr>
          <w:rFonts w:ascii="TH SarabunPSK" w:hAnsi="TH SarabunPSK" w:cs="TH SarabunPSK" w:hint="cs"/>
        </w:rPr>
        <w:t xml:space="preserve">442 </w:t>
      </w:r>
      <w:r w:rsidR="00563304" w:rsidRPr="00B60D70">
        <w:rPr>
          <w:rFonts w:ascii="TH SarabunPSK" w:hAnsi="TH SarabunPSK" w:cs="TH SarabunPSK" w:hint="cs"/>
          <w:cs/>
        </w:rPr>
        <w:tab/>
      </w:r>
      <w:r w:rsidR="00D756E0" w:rsidRPr="00B60D70">
        <w:rPr>
          <w:rFonts w:ascii="TH SarabunPSK" w:hAnsi="TH SarabunPSK" w:cs="TH SarabunPSK" w:hint="cs"/>
          <w:cs/>
        </w:rPr>
        <w:t xml:space="preserve">อุทกวิทยาและการบริหารจัดการน้ำ </w:t>
      </w:r>
      <w:r w:rsidR="00D756E0" w:rsidRPr="00B60D70">
        <w:rPr>
          <w:rFonts w:ascii="TH SarabunPSK" w:hAnsi="TH SarabunPSK" w:cs="TH SarabunPSK" w:hint="cs"/>
        </w:rPr>
        <w:tab/>
        <w:t>3 (3 0 6)</w:t>
      </w:r>
      <w:bookmarkEnd w:id="736"/>
      <w:bookmarkEnd w:id="737"/>
      <w:bookmarkEnd w:id="738"/>
      <w:bookmarkEnd w:id="739"/>
    </w:p>
    <w:p w14:paraId="50D24CDB" w14:textId="77777777" w:rsidR="009E6917" w:rsidRPr="00B60D70" w:rsidRDefault="00D756E0" w:rsidP="00563304">
      <w:pPr>
        <w:shd w:val="clear" w:color="auto" w:fill="D9D9D9" w:themeFill="background1" w:themeFillShade="D9"/>
        <w:tabs>
          <w:tab w:val="left" w:pos="1134"/>
        </w:tabs>
        <w:rPr>
          <w:rFonts w:ascii="TH SarabunPSK" w:hAnsi="TH SarabunPSK" w:cs="TH SarabunPSK"/>
        </w:rPr>
      </w:pPr>
      <w:r w:rsidRPr="00B60D70">
        <w:rPr>
          <w:rFonts w:ascii="TH SarabunPSK" w:hAnsi="TH SarabunPSK" w:cs="TH SarabunPSK" w:hint="cs"/>
          <w:cs/>
        </w:rPr>
        <w:tab/>
      </w:r>
      <w:r w:rsidRPr="00B60D70">
        <w:rPr>
          <w:rFonts w:ascii="TH SarabunPSK" w:hAnsi="TH SarabunPSK" w:cs="TH SarabunPSK" w:hint="cs"/>
          <w:b/>
          <w:bCs/>
        </w:rPr>
        <w:t>(Hydrology and Water Management)</w:t>
      </w:r>
    </w:p>
    <w:p w14:paraId="2EDB4BE5" w14:textId="717F4DCC" w:rsidR="009E6917" w:rsidRPr="00B60D70" w:rsidRDefault="00D756E0" w:rsidP="00592146">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00563304" w:rsidRPr="00B60D70">
        <w:rPr>
          <w:rFonts w:ascii="TH SarabunPSK" w:hAnsi="TH SarabunPSK" w:cs="TH SarabunPSK" w:hint="cs"/>
          <w:cs/>
        </w:rPr>
        <w:t xml:space="preserve"> </w:t>
      </w:r>
      <w:r w:rsidR="002B72B7" w:rsidRPr="00B60D70">
        <w:rPr>
          <w:rFonts w:ascii="TH SarabunPSK" w:hAnsi="TH SarabunPSK" w:cs="TH SarabunPSK"/>
        </w:rPr>
        <w:t>CTE341</w:t>
      </w:r>
    </w:p>
    <w:p w14:paraId="2DFB5DF8" w14:textId="61E26BD2" w:rsidR="009E6917" w:rsidRPr="00B60D70" w:rsidRDefault="00D756E0" w:rsidP="00563304">
      <w:pPr>
        <w:ind w:firstLine="720"/>
        <w:rPr>
          <w:rFonts w:ascii="TH SarabunPSK" w:hAnsi="TH SarabunPSK" w:cs="TH SarabunPSK"/>
        </w:rPr>
      </w:pPr>
      <w:r w:rsidRPr="00B60D70">
        <w:rPr>
          <w:rFonts w:ascii="TH SarabunPSK" w:hAnsi="TH SarabunPSK" w:cs="TH SarabunPSK" w:hint="cs"/>
          <w:cs/>
          <w:lang w:val="th-TH"/>
        </w:rPr>
        <w:t>ลุ่มน้ำและอิทธิพลของลุ่มน้ำต่อกราฟน้ำท่าการวิเคราะห์ข้อมูลน้ำฝน การออกแบบพายุฝน การออกแบบปริมาณน้ำท่วมสูงสุด การออกแบบอ่างเก็บน้ำการตกตะกอนในอ่างเก็บน้ำ แบบจำลอง</w:t>
      </w:r>
      <w:r w:rsidRPr="00B60D70">
        <w:rPr>
          <w:rFonts w:ascii="TH SarabunPSK" w:hAnsi="TH SarabunPSK" w:cs="TH SarabunPSK" w:hint="cs"/>
        </w:rPr>
        <w:t xml:space="preserve"> </w:t>
      </w:r>
      <w:r w:rsidRPr="00B60D70">
        <w:rPr>
          <w:rFonts w:ascii="TH SarabunPSK" w:hAnsi="TH SarabunPSK" w:cs="TH SarabunPSK" w:hint="cs"/>
          <w:cs/>
          <w:lang w:val="th-TH"/>
        </w:rPr>
        <w:t>ทางอุทกวิทยา การนำอุทกวิทยาไปประยุกต์ใช้กับปัญหาทางวิศวกรรม</w:t>
      </w:r>
      <w:r w:rsidRPr="00B60D70">
        <w:rPr>
          <w:rFonts w:ascii="TH SarabunPSK" w:hAnsi="TH SarabunPSK" w:cs="TH SarabunPSK" w:hint="cs"/>
        </w:rPr>
        <w:t xml:space="preserve"> </w:t>
      </w:r>
      <w:r w:rsidRPr="00B60D70">
        <w:rPr>
          <w:rFonts w:ascii="TH SarabunPSK" w:hAnsi="TH SarabunPSK" w:cs="TH SarabunPSK" w:hint="cs"/>
          <w:cs/>
          <w:lang w:val="th-TH"/>
        </w:rPr>
        <w:t>การวิเคราะห์ปริมาณน้ำท่าเพื่อผลิตไฟฟ้า การบรรเทาอุทกภัย สาเหตุของการเกิดน้ำท่วม ความเสียหายจากน้ำท่วม การประเมินขอบเขต</w:t>
      </w:r>
      <w:r w:rsidRPr="00B60D70">
        <w:rPr>
          <w:rFonts w:ascii="TH SarabunPSK" w:hAnsi="TH SarabunPSK" w:cs="TH SarabunPSK" w:hint="cs"/>
        </w:rPr>
        <w:t xml:space="preserve"> </w:t>
      </w:r>
      <w:r w:rsidRPr="00B60D70">
        <w:rPr>
          <w:rFonts w:ascii="TH SarabunPSK" w:hAnsi="TH SarabunPSK" w:cs="TH SarabunPSK" w:hint="cs"/>
          <w:cs/>
          <w:lang w:val="th-TH"/>
        </w:rPr>
        <w:t>พื้นที่น้ำท่วม และวิธีการบรรเทาอุทกภัยวิศวกรรมแม่น้ำ สมดุลและการเปลี่ยนแปลงสภาพแม่น้ำ ตามธรรมชาติ การเคลื่อนย้าย</w:t>
      </w:r>
      <w:r w:rsidRPr="00B60D70">
        <w:rPr>
          <w:rFonts w:ascii="TH SarabunPSK" w:hAnsi="TH SarabunPSK" w:cs="TH SarabunPSK" w:hint="cs"/>
          <w:cs/>
          <w:lang w:val="th-TH"/>
        </w:rPr>
        <w:lastRenderedPageBreak/>
        <w:t>ตะกอน</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การควบคุมรักษาสภาพลำน้ำ และการป้องกันการกัดเซาะตลิ่ง</w:t>
      </w:r>
      <w:r w:rsidRPr="00B60D70">
        <w:rPr>
          <w:rFonts w:ascii="TH SarabunPSK" w:hAnsi="TH SarabunPSK" w:cs="TH SarabunPSK" w:hint="cs"/>
        </w:rPr>
        <w:t xml:space="preserve"> </w:t>
      </w:r>
      <w:r w:rsidRPr="00B60D70">
        <w:rPr>
          <w:rFonts w:ascii="TH SarabunPSK" w:hAnsi="TH SarabunPSK" w:cs="TH SarabunPSK" w:hint="cs"/>
          <w:cs/>
          <w:lang w:val="th-TH"/>
        </w:rPr>
        <w:t>โปรแกรมสำเร็จรูปสำหรับงานวิศวกรรม ทรัพยากรน้ำ เช่น แบบจำลองอุทกวิทยา ชลศาสตร์ น้ำใต้ดิน คุณภาพน้ำ วิศวกรรมชายฝั่งทะเล และระบบทรัพยากรน้ำ</w:t>
      </w:r>
      <w:r w:rsidRPr="00B60D70">
        <w:rPr>
          <w:rFonts w:ascii="TH SarabunPSK" w:hAnsi="TH SarabunPSK" w:cs="TH SarabunPSK" w:hint="cs"/>
        </w:rPr>
        <w:t xml:space="preserve"> </w:t>
      </w:r>
      <w:r w:rsidRPr="00B60D70">
        <w:rPr>
          <w:rFonts w:ascii="TH SarabunPSK" w:hAnsi="TH SarabunPSK" w:cs="TH SarabunPSK" w:hint="cs"/>
          <w:cs/>
          <w:lang w:val="th-TH"/>
        </w:rPr>
        <w:t>การประยุกต์ใช้โปรแกรมคอมพิวเตอร์เพื่องานวิศวกรรมชลศาสตร์</w:t>
      </w:r>
    </w:p>
    <w:p w14:paraId="77321CC1" w14:textId="4EAB0572" w:rsidR="009E6917" w:rsidRPr="00B60D70" w:rsidRDefault="00D756E0" w:rsidP="00563304">
      <w:pPr>
        <w:ind w:firstLine="720"/>
        <w:rPr>
          <w:rFonts w:ascii="TH SarabunPSK" w:hAnsi="TH SarabunPSK" w:cs="TH SarabunPSK"/>
        </w:rPr>
      </w:pPr>
      <w:r w:rsidRPr="00B60D70">
        <w:rPr>
          <w:rFonts w:ascii="TH SarabunPSK" w:hAnsi="TH SarabunPSK" w:cs="TH SarabunPSK" w:hint="cs"/>
        </w:rPr>
        <w:t>Watershed and its influence on hydrograph, rainfall data analysis, design</w:t>
      </w:r>
      <w:r w:rsidRPr="00B60D70">
        <w:rPr>
          <w:rFonts w:ascii="TH SarabunPSK" w:hAnsi="TH SarabunPSK" w:cs="TH SarabunPSK" w:hint="cs"/>
          <w:cs/>
        </w:rPr>
        <w:t xml:space="preserve"> </w:t>
      </w:r>
      <w:r w:rsidRPr="00B60D70">
        <w:rPr>
          <w:rFonts w:ascii="TH SarabunPSK" w:hAnsi="TH SarabunPSK" w:cs="TH SarabunPSK" w:hint="cs"/>
        </w:rPr>
        <w:t>storms, design of flood peak, reservoir design, reservoir sedimentation, hydrologic</w:t>
      </w:r>
      <w:r w:rsidRPr="00B60D70">
        <w:rPr>
          <w:rFonts w:ascii="TH SarabunPSK" w:hAnsi="TH SarabunPSK" w:cs="TH SarabunPSK" w:hint="cs"/>
          <w:cs/>
        </w:rPr>
        <w:t xml:space="preserve"> </w:t>
      </w:r>
      <w:r w:rsidRPr="00B60D70">
        <w:rPr>
          <w:rFonts w:ascii="TH SarabunPSK" w:hAnsi="TH SarabunPSK" w:cs="TH SarabunPSK" w:hint="cs"/>
        </w:rPr>
        <w:t>modelling, applications to engineering problems.</w:t>
      </w:r>
      <w:r w:rsidRPr="00B60D70">
        <w:rPr>
          <w:rFonts w:ascii="TH SarabunPSK" w:hAnsi="TH SarabunPSK" w:cs="TH SarabunPSK" w:hint="cs"/>
          <w:cs/>
        </w:rPr>
        <w:t xml:space="preserve"> </w:t>
      </w:r>
      <w:r w:rsidRPr="00B60D70">
        <w:rPr>
          <w:rFonts w:ascii="TH SarabunPSK" w:hAnsi="TH SarabunPSK" w:cs="TH SarabunPSK" w:hint="cs"/>
        </w:rPr>
        <w:t>Analysis of stream flow data. Flood Damage Mitigation: causes of flooding, design flood, delineation of flood plain, flood mitigation measures, levees and floodwalls, channel improvement, flood by passes, flood plain management. River Engineering: river morphology and regime, sediment transport, river training works, riverbank protections. Computer programming revision, software package in water resources engineering such as hydrology, hydraulics, groundwater, water quality, coastal engineering, and water resources system.</w:t>
      </w:r>
      <w:r w:rsidRPr="00B60D70">
        <w:rPr>
          <w:rFonts w:ascii="TH SarabunPSK" w:hAnsi="TH SarabunPSK" w:cs="TH SarabunPSK" w:hint="cs"/>
          <w:cs/>
        </w:rPr>
        <w:t xml:space="preserve"> </w:t>
      </w:r>
      <w:r w:rsidRPr="00B60D70">
        <w:rPr>
          <w:rFonts w:ascii="TH SarabunPSK" w:hAnsi="TH SarabunPSK" w:cs="TH SarabunPSK" w:hint="cs"/>
        </w:rPr>
        <w:t>Using a software for hydraulic engineering.</w:t>
      </w:r>
    </w:p>
    <w:p w14:paraId="58861D1C" w14:textId="68600178"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2C17A4E6" w14:textId="1C0F9B7C" w:rsidR="009E6917" w:rsidRPr="00B60D70" w:rsidRDefault="00D756E0" w:rsidP="00FF7D50">
      <w:pPr>
        <w:pStyle w:val="af9"/>
        <w:numPr>
          <w:ilvl w:val="0"/>
          <w:numId w:val="47"/>
        </w:numPr>
        <w:ind w:left="851" w:hanging="284"/>
        <w:rPr>
          <w:rFonts w:ascii="TH SarabunPSK" w:hAnsi="TH SarabunPSK" w:cs="TH SarabunPSK"/>
        </w:rPr>
      </w:pPr>
      <w:r w:rsidRPr="00B60D70">
        <w:rPr>
          <w:rFonts w:ascii="TH SarabunPSK" w:hAnsi="TH SarabunPSK" w:cs="TH SarabunPSK" w:hint="cs"/>
          <w:cs/>
          <w:lang w:val="th-TH"/>
        </w:rPr>
        <w:t>อธิบายกระบวนการของวัฏจักรของน้ำทั้งในสภาพแวดล้อมแบบในเมืองและนอกเมือง</w:t>
      </w:r>
      <w:r w:rsidRPr="00B60D70">
        <w:rPr>
          <w:rFonts w:ascii="TH SarabunPSK" w:hAnsi="TH SarabunPSK" w:cs="TH SarabunPSK" w:hint="cs"/>
        </w:rPr>
        <w:t xml:space="preserve"> </w:t>
      </w:r>
      <w:r w:rsidRPr="00B60D70">
        <w:rPr>
          <w:rFonts w:ascii="TH SarabunPSK" w:hAnsi="TH SarabunPSK" w:cs="TH SarabunPSK" w:hint="cs"/>
          <w:cs/>
          <w:lang w:val="th-TH"/>
        </w:rPr>
        <w:t>เพื่อแก้ปัญหาที่เกี่ยวข้องกับสมดุลน้ำ การคายระเหย กราฟน้ำท่า การวิเคราะห์ความถี่ การประเมินความเสี่ยงทางน้ำ และอื่น</w:t>
      </w:r>
      <w:r w:rsidR="00D420AC" w:rsidRPr="00B60D70">
        <w:rPr>
          <w:rFonts w:ascii="TH SarabunPSK" w:hAnsi="TH SarabunPSK" w:cs="TH SarabunPSK" w:hint="cs"/>
          <w:cs/>
          <w:lang w:val="th-TH"/>
        </w:rPr>
        <w:t xml:space="preserve"> ๆ</w:t>
      </w:r>
    </w:p>
    <w:p w14:paraId="221DCA59" w14:textId="77777777" w:rsidR="009E6917" w:rsidRPr="00B60D70" w:rsidRDefault="00D756E0" w:rsidP="00FF7D50">
      <w:pPr>
        <w:pStyle w:val="af9"/>
        <w:numPr>
          <w:ilvl w:val="0"/>
          <w:numId w:val="47"/>
        </w:numPr>
        <w:ind w:left="851" w:hanging="284"/>
        <w:rPr>
          <w:rFonts w:ascii="TH SarabunPSK" w:hAnsi="TH SarabunPSK" w:cs="TH SarabunPSK"/>
        </w:rPr>
      </w:pPr>
      <w:r w:rsidRPr="00B60D70">
        <w:rPr>
          <w:rFonts w:ascii="TH SarabunPSK" w:hAnsi="TH SarabunPSK" w:cs="TH SarabunPSK" w:hint="cs"/>
          <w:cs/>
          <w:lang w:val="th-TH"/>
        </w:rPr>
        <w:t>ใช้ระบบความรู้ในการสร้างแบบจำลองสำหรับกระบวนการที่เกี่ยวข้องกับน้ำ</w:t>
      </w:r>
    </w:p>
    <w:p w14:paraId="6BE8740C" w14:textId="77777777" w:rsidR="009E6917" w:rsidRPr="00B60D70" w:rsidRDefault="00D756E0" w:rsidP="00FF7D50">
      <w:pPr>
        <w:pStyle w:val="af9"/>
        <w:numPr>
          <w:ilvl w:val="0"/>
          <w:numId w:val="47"/>
        </w:numPr>
        <w:ind w:left="851" w:hanging="284"/>
        <w:rPr>
          <w:rFonts w:ascii="TH SarabunPSK" w:hAnsi="TH SarabunPSK" w:cs="TH SarabunPSK"/>
          <w:b/>
          <w:bCs/>
        </w:rPr>
      </w:pPr>
      <w:r w:rsidRPr="00B60D70">
        <w:rPr>
          <w:rFonts w:ascii="TH SarabunPSK" w:hAnsi="TH SarabunPSK" w:cs="TH SarabunPSK" w:hint="cs"/>
          <w:cs/>
          <w:lang w:val="th-TH"/>
        </w:rPr>
        <w:t>อธิบายองค์ประกอบหลักของพื้นที่ลุ่มน้ำและความมีอิทธิพลต่อกราฟน้ำท่า การวิเคราะห์</w:t>
      </w:r>
      <w:r w:rsidRPr="00B60D70">
        <w:rPr>
          <w:rFonts w:ascii="TH SarabunPSK" w:hAnsi="TH SarabunPSK" w:cs="TH SarabunPSK" w:hint="cs"/>
        </w:rPr>
        <w:cr/>
      </w:r>
      <w:r w:rsidRPr="00B60D70">
        <w:rPr>
          <w:rFonts w:ascii="TH SarabunPSK" w:hAnsi="TH SarabunPSK" w:cs="TH SarabunPSK" w:hint="cs"/>
          <w:cs/>
          <w:lang w:val="th-TH"/>
        </w:rPr>
        <w:t>ข้อมูลฝน การออกแบบพายุ การออกแบบน้ำท่วมสูงสุด การออกแบบอ่างเก็บน้ำ แบบจำลองอุทก</w:t>
      </w:r>
      <w:r w:rsidRPr="00B60D70">
        <w:rPr>
          <w:rFonts w:ascii="TH SarabunPSK" w:hAnsi="TH SarabunPSK" w:cs="TH SarabunPSK" w:hint="cs"/>
        </w:rPr>
        <w:cr/>
      </w:r>
      <w:r w:rsidRPr="00B60D70">
        <w:rPr>
          <w:rFonts w:ascii="TH SarabunPSK" w:hAnsi="TH SarabunPSK" w:cs="TH SarabunPSK" w:hint="cs"/>
          <w:cs/>
          <w:lang w:val="th-TH"/>
        </w:rPr>
        <w:t>วิทยา และการประยุกต์ใช้เพื่อแก้ปัญหาทางวิศวกรรม</w:t>
      </w:r>
    </w:p>
    <w:p w14:paraId="6D2AA3D5" w14:textId="77777777" w:rsidR="009E6917" w:rsidRPr="00B60D70" w:rsidRDefault="009E6917" w:rsidP="00592146">
      <w:pPr>
        <w:rPr>
          <w:rFonts w:ascii="TH SarabunPSK" w:hAnsi="TH SarabunPSK" w:cs="TH SarabunPSK"/>
        </w:rPr>
      </w:pPr>
    </w:p>
    <w:p w14:paraId="17DC188B" w14:textId="6CD55ECF" w:rsidR="009E6917" w:rsidRPr="00B60D70" w:rsidRDefault="00B91175" w:rsidP="00563304">
      <w:pPr>
        <w:pStyle w:val="3"/>
        <w:numPr>
          <w:ilvl w:val="0"/>
          <w:numId w:val="0"/>
        </w:numPr>
        <w:shd w:val="clear" w:color="auto" w:fill="D9D9D9" w:themeFill="background1" w:themeFillShade="D9"/>
        <w:tabs>
          <w:tab w:val="left" w:pos="1134"/>
          <w:tab w:val="left" w:pos="2127"/>
          <w:tab w:val="left" w:pos="7938"/>
        </w:tabs>
        <w:ind w:left="1134" w:hanging="1134"/>
        <w:rPr>
          <w:rFonts w:ascii="TH SarabunPSK" w:hAnsi="TH SarabunPSK" w:cs="TH SarabunPSK"/>
        </w:rPr>
      </w:pPr>
      <w:bookmarkStart w:id="740" w:name="_Toc179246114"/>
      <w:bookmarkStart w:id="741" w:name="_Toc179656493"/>
      <w:bookmarkStart w:id="742" w:name="_Toc180609573"/>
      <w:bookmarkStart w:id="743" w:name="_Toc191634188"/>
      <w:r w:rsidRPr="00B60D70">
        <w:rPr>
          <w:rFonts w:ascii="TH SarabunPSK" w:hAnsi="TH SarabunPSK" w:cs="TH SarabunPSK" w:hint="cs"/>
        </w:rPr>
        <w:t xml:space="preserve">CTE </w:t>
      </w:r>
      <w:r w:rsidR="00D756E0" w:rsidRPr="00B60D70">
        <w:rPr>
          <w:rFonts w:ascii="TH SarabunPSK" w:hAnsi="TH SarabunPSK" w:cs="TH SarabunPSK" w:hint="cs"/>
        </w:rPr>
        <w:t xml:space="preserve">345 </w:t>
      </w:r>
      <w:r w:rsidR="00563304" w:rsidRPr="00B60D70">
        <w:rPr>
          <w:rFonts w:ascii="TH SarabunPSK" w:hAnsi="TH SarabunPSK" w:cs="TH SarabunPSK" w:hint="cs"/>
          <w:cs/>
        </w:rPr>
        <w:tab/>
      </w:r>
      <w:r w:rsidR="00D756E0" w:rsidRPr="00B60D70">
        <w:rPr>
          <w:rFonts w:ascii="TH SarabunPSK" w:hAnsi="TH SarabunPSK" w:cs="TH SarabunPSK" w:hint="cs"/>
          <w:cs/>
        </w:rPr>
        <w:t xml:space="preserve">การทดลองชลศาสตร์ </w:t>
      </w:r>
      <w:r w:rsidR="00D756E0" w:rsidRPr="00B60D70">
        <w:rPr>
          <w:rFonts w:ascii="TH SarabunPSK" w:hAnsi="TH SarabunPSK" w:cs="TH SarabunPSK" w:hint="cs"/>
          <w:cs/>
        </w:rPr>
        <w:tab/>
      </w:r>
      <w:r w:rsidR="00D756E0" w:rsidRPr="00B60D70">
        <w:rPr>
          <w:rFonts w:ascii="TH SarabunPSK" w:hAnsi="TH SarabunPSK" w:cs="TH SarabunPSK" w:hint="cs"/>
        </w:rPr>
        <w:t>1 (0-3-2)</w:t>
      </w:r>
      <w:bookmarkEnd w:id="740"/>
      <w:bookmarkEnd w:id="741"/>
      <w:bookmarkEnd w:id="742"/>
      <w:bookmarkEnd w:id="743"/>
    </w:p>
    <w:p w14:paraId="14862763" w14:textId="77777777" w:rsidR="009E6917" w:rsidRPr="00B60D70" w:rsidRDefault="00D756E0" w:rsidP="00563304">
      <w:pPr>
        <w:shd w:val="clear" w:color="auto" w:fill="D9D9D9" w:themeFill="background1" w:themeFillShade="D9"/>
        <w:tabs>
          <w:tab w:val="left" w:pos="1134"/>
        </w:tabs>
        <w:rPr>
          <w:rFonts w:ascii="TH SarabunPSK" w:hAnsi="TH SarabunPSK" w:cs="TH SarabunPSK"/>
          <w:b/>
          <w:bCs/>
        </w:rPr>
      </w:pPr>
      <w:r w:rsidRPr="00B60D70">
        <w:rPr>
          <w:rFonts w:ascii="TH SarabunPSK" w:hAnsi="TH SarabunPSK" w:cs="TH SarabunPSK" w:hint="cs"/>
          <w:b/>
          <w:bCs/>
          <w:cs/>
        </w:rPr>
        <w:tab/>
      </w:r>
      <w:r w:rsidRPr="00B60D70">
        <w:rPr>
          <w:rFonts w:ascii="TH SarabunPSK" w:hAnsi="TH SarabunPSK" w:cs="TH SarabunPSK" w:hint="cs"/>
          <w:b/>
          <w:bCs/>
        </w:rPr>
        <w:t>(Hydraulics Laboratory)</w:t>
      </w:r>
    </w:p>
    <w:p w14:paraId="79A1BF3A" w14:textId="270A9254" w:rsidR="009E6917" w:rsidRPr="00B60D70" w:rsidRDefault="00D756E0" w:rsidP="00592146">
      <w:pPr>
        <w:rPr>
          <w:rFonts w:ascii="TH SarabunPSK" w:hAnsi="TH SarabunPSK" w:cs="TH SarabunPSK"/>
          <w: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8D3617" w:rsidRPr="00B60D70">
        <w:rPr>
          <w:rFonts w:ascii="TH SarabunPSK" w:hAnsi="TH SarabunPSK" w:cs="TH SarabunPSK"/>
        </w:rPr>
        <w:t xml:space="preserve">CTE341 </w:t>
      </w:r>
      <w:r w:rsidR="008D3617" w:rsidRPr="00B60D70">
        <w:rPr>
          <w:rFonts w:ascii="TH SarabunPSK" w:hAnsi="TH SarabunPSK" w:cs="TH SarabunPSK" w:hint="cs"/>
          <w:cs/>
        </w:rPr>
        <w:t>หรือเรียนพร้อมกัน</w:t>
      </w:r>
    </w:p>
    <w:p w14:paraId="4D321219" w14:textId="77777777" w:rsidR="009E6917" w:rsidRPr="00B60D70" w:rsidRDefault="00D756E0" w:rsidP="00563304">
      <w:pPr>
        <w:ind w:firstLine="720"/>
        <w:rPr>
          <w:rFonts w:ascii="TH SarabunPSK" w:hAnsi="TH SarabunPSK" w:cs="TH SarabunPSK"/>
        </w:rPr>
      </w:pPr>
      <w:r w:rsidRPr="00B60D70">
        <w:rPr>
          <w:rFonts w:ascii="TH SarabunPSK" w:hAnsi="TH SarabunPSK" w:cs="TH SarabunPSK" w:hint="cs"/>
          <w:cs/>
          <w:lang w:val="th-TH"/>
        </w:rPr>
        <w:t>ปฏิบัติการทดลอง วิเคราะห์ผลและจัดทำรายงานการทดลองเกี่ยวกับคุณสมบัติของไหล ของไหลสถิต หลักการพลังงานและสมการโมเมน</w:t>
      </w:r>
      <w:proofErr w:type="spellStart"/>
      <w:r w:rsidRPr="00B60D70">
        <w:rPr>
          <w:rFonts w:ascii="TH SarabunPSK" w:hAnsi="TH SarabunPSK" w:cs="TH SarabunPSK" w:hint="cs"/>
          <w:cs/>
          <w:lang w:val="th-TH"/>
        </w:rPr>
        <w:t>ตัม</w:t>
      </w:r>
      <w:proofErr w:type="spellEnd"/>
      <w:r w:rsidRPr="00B60D70">
        <w:rPr>
          <w:rFonts w:ascii="TH SarabunPSK" w:hAnsi="TH SarabunPSK" w:cs="TH SarabunPSK" w:hint="cs"/>
          <w:cs/>
          <w:lang w:val="th-TH"/>
        </w:rPr>
        <w:t xml:space="preserve"> การสูญเสียพลังงานการไหลและการวัดอัตราการไหลในท่อปิด การไหลและการวัดอัตราไหลในรางเปิด </w:t>
      </w:r>
      <w:proofErr w:type="spellStart"/>
      <w:r w:rsidRPr="00B60D70">
        <w:rPr>
          <w:rFonts w:ascii="TH SarabunPSK" w:hAnsi="TH SarabunPSK" w:cs="TH SarabunPSK" w:hint="cs"/>
          <w:cs/>
          <w:lang w:val="th-TH"/>
        </w:rPr>
        <w:t>ไฮโ</w:t>
      </w:r>
      <w:proofErr w:type="spellEnd"/>
      <w:r w:rsidRPr="00B60D70">
        <w:rPr>
          <w:rFonts w:ascii="TH SarabunPSK" w:hAnsi="TH SarabunPSK" w:cs="TH SarabunPSK" w:hint="cs"/>
          <w:cs/>
          <w:lang w:val="th-TH"/>
        </w:rPr>
        <w:t>ดร</w:t>
      </w:r>
      <w:proofErr w:type="spellStart"/>
      <w:r w:rsidRPr="00B60D70">
        <w:rPr>
          <w:rFonts w:ascii="TH SarabunPSK" w:hAnsi="TH SarabunPSK" w:cs="TH SarabunPSK" w:hint="cs"/>
          <w:cs/>
          <w:lang w:val="th-TH"/>
        </w:rPr>
        <w:t>ลิกซ์จั๊ม</w:t>
      </w:r>
      <w:proofErr w:type="spellEnd"/>
      <w:r w:rsidRPr="00B60D70">
        <w:rPr>
          <w:rFonts w:ascii="TH SarabunPSK" w:hAnsi="TH SarabunPSK" w:cs="TH SarabunPSK" w:hint="cs"/>
          <w:cs/>
          <w:lang w:val="th-TH"/>
        </w:rPr>
        <w:t xml:space="preserve"> เครื่องจักรกลชลศาสตร์ </w:t>
      </w:r>
    </w:p>
    <w:p w14:paraId="14ED3701" w14:textId="77777777" w:rsidR="009E6917" w:rsidRPr="00B60D70" w:rsidRDefault="00D756E0" w:rsidP="00563304">
      <w:pPr>
        <w:ind w:firstLine="720"/>
        <w:rPr>
          <w:rFonts w:ascii="TH SarabunPSK" w:hAnsi="TH SarabunPSK" w:cs="TH SarabunPSK"/>
        </w:rPr>
      </w:pPr>
      <w:r w:rsidRPr="00B60D70">
        <w:rPr>
          <w:rFonts w:ascii="TH SarabunPSK" w:hAnsi="TH SarabunPSK" w:cs="TH SarabunPSK" w:hint="cs"/>
        </w:rPr>
        <w:t>Experimental works including presentation and analysis of results on fluid</w:t>
      </w:r>
      <w:r w:rsidRPr="00B60D70">
        <w:rPr>
          <w:rFonts w:ascii="TH SarabunPSK" w:hAnsi="TH SarabunPSK" w:cs="TH SarabunPSK" w:hint="cs"/>
          <w:cs/>
        </w:rPr>
        <w:t xml:space="preserve"> </w:t>
      </w:r>
      <w:r w:rsidRPr="00B60D70">
        <w:rPr>
          <w:rFonts w:ascii="TH SarabunPSK" w:hAnsi="TH SarabunPSK" w:cs="TH SarabunPSK" w:hint="cs"/>
        </w:rPr>
        <w:t>properties, fluid statics, principle of energy and momentum equation, energy loss in</w:t>
      </w:r>
      <w:r w:rsidRPr="00B60D70">
        <w:rPr>
          <w:rFonts w:ascii="TH SarabunPSK" w:hAnsi="TH SarabunPSK" w:cs="TH SarabunPSK" w:hint="cs"/>
          <w:cs/>
        </w:rPr>
        <w:t xml:space="preserve"> </w:t>
      </w:r>
      <w:r w:rsidRPr="00B60D70">
        <w:rPr>
          <w:rFonts w:ascii="TH SarabunPSK" w:hAnsi="TH SarabunPSK" w:cs="TH SarabunPSK" w:hint="cs"/>
        </w:rPr>
        <w:t>pipe, flow measurement in pipe, flow measurements in open channel, hydraulic jump,</w:t>
      </w:r>
      <w:r w:rsidRPr="00B60D70">
        <w:rPr>
          <w:rFonts w:ascii="TH SarabunPSK" w:hAnsi="TH SarabunPSK" w:cs="TH SarabunPSK" w:hint="cs"/>
          <w:cs/>
        </w:rPr>
        <w:t xml:space="preserve"> </w:t>
      </w:r>
      <w:r w:rsidRPr="00B60D70">
        <w:rPr>
          <w:rFonts w:ascii="TH SarabunPSK" w:hAnsi="TH SarabunPSK" w:cs="TH SarabunPSK" w:hint="cs"/>
        </w:rPr>
        <w:t>hydraulic machines.</w:t>
      </w:r>
    </w:p>
    <w:p w14:paraId="72980EDE" w14:textId="77777777"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6FC405C1" w14:textId="77777777" w:rsidR="00EA5374" w:rsidRPr="00B60D70" w:rsidRDefault="00EA5374" w:rsidP="00FF7D50">
      <w:pPr>
        <w:pStyle w:val="af9"/>
        <w:numPr>
          <w:ilvl w:val="0"/>
          <w:numId w:val="143"/>
        </w:numPr>
        <w:rPr>
          <w:rFonts w:ascii="TH SarabunPSK" w:hAnsi="TH SarabunPSK" w:cs="TH SarabunPSK"/>
          <w:lang w:val="th-TH"/>
        </w:rPr>
      </w:pPr>
      <w:r w:rsidRPr="00B60D70">
        <w:rPr>
          <w:rFonts w:ascii="TH SarabunPSK" w:hAnsi="TH SarabunPSK" w:cs="TH SarabunPSK"/>
          <w:cs/>
          <w:lang w:val="th-TH"/>
        </w:rPr>
        <w:lastRenderedPageBreak/>
        <w:t>อธิบายกระบวนการ ขั้นตอนและวิธีการทดลองทางชลศาสตร์</w:t>
      </w:r>
    </w:p>
    <w:p w14:paraId="4E1DB78C" w14:textId="77777777" w:rsidR="00EA5374" w:rsidRPr="00B60D70" w:rsidRDefault="00EA5374" w:rsidP="00FF7D50">
      <w:pPr>
        <w:pStyle w:val="af9"/>
        <w:numPr>
          <w:ilvl w:val="0"/>
          <w:numId w:val="143"/>
        </w:numPr>
        <w:rPr>
          <w:rFonts w:ascii="TH SarabunPSK" w:hAnsi="TH SarabunPSK" w:cs="TH SarabunPSK"/>
          <w:lang w:val="th-TH"/>
        </w:rPr>
      </w:pPr>
      <w:r w:rsidRPr="00B60D70">
        <w:rPr>
          <w:rFonts w:ascii="TH SarabunPSK" w:hAnsi="TH SarabunPSK" w:cs="TH SarabunPSK"/>
          <w:cs/>
          <w:lang w:val="th-TH"/>
        </w:rPr>
        <w:t>ใช้เครื่องมือ เพื่อปฏิบัติการทดลองทางชลศาสตร์</w:t>
      </w:r>
    </w:p>
    <w:p w14:paraId="56C06355" w14:textId="65174834" w:rsidR="009E6917" w:rsidRPr="00B60D70" w:rsidRDefault="00EA5374" w:rsidP="00FF7D50">
      <w:pPr>
        <w:pStyle w:val="af9"/>
        <w:numPr>
          <w:ilvl w:val="0"/>
          <w:numId w:val="143"/>
        </w:numPr>
        <w:rPr>
          <w:rFonts w:ascii="TH SarabunPSK" w:hAnsi="TH SarabunPSK" w:cs="TH SarabunPSK"/>
        </w:rPr>
      </w:pPr>
      <w:r w:rsidRPr="00B60D70">
        <w:rPr>
          <w:rFonts w:ascii="TH SarabunPSK" w:hAnsi="TH SarabunPSK" w:cs="TH SarabunPSK"/>
          <w:cs/>
          <w:lang w:val="th-TH"/>
        </w:rPr>
        <w:t>วิเคราะห์และรายงานผลการทดลองทางชลศาสตร์</w:t>
      </w:r>
    </w:p>
    <w:p w14:paraId="73BF3147" w14:textId="77777777" w:rsidR="00EA5374" w:rsidRPr="00B60D70" w:rsidRDefault="00EA5374" w:rsidP="00EA5374">
      <w:pPr>
        <w:rPr>
          <w:rFonts w:ascii="TH SarabunPSK" w:hAnsi="TH SarabunPSK" w:cs="TH SarabunPSK"/>
        </w:rPr>
      </w:pPr>
    </w:p>
    <w:p w14:paraId="2DAF9596" w14:textId="77777777"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กลุ่มที่ </w:t>
      </w:r>
      <w:r w:rsidRPr="00B60D70">
        <w:rPr>
          <w:rFonts w:ascii="TH SarabunPSK" w:hAnsi="TH SarabunPSK" w:cs="TH SarabunPSK" w:hint="cs"/>
          <w:b/>
          <w:bCs/>
        </w:rPr>
        <w:t>5</w:t>
      </w:r>
      <w:r w:rsidRPr="00B60D70">
        <w:rPr>
          <w:rFonts w:ascii="TH SarabunPSK" w:hAnsi="TH SarabunPSK" w:cs="TH SarabunPSK" w:hint="cs"/>
          <w:b/>
          <w:bCs/>
          <w:cs/>
        </w:rPr>
        <w:t xml:space="preserve"> </w:t>
      </w:r>
      <w:r w:rsidRPr="00B60D70">
        <w:rPr>
          <w:rFonts w:ascii="TH SarabunPSK" w:hAnsi="TH SarabunPSK" w:cs="TH SarabunPSK" w:hint="cs"/>
          <w:b/>
          <w:bCs/>
          <w:cs/>
          <w:lang w:val="th-TH"/>
        </w:rPr>
        <w:t xml:space="preserve">วิศวกรรมเทคนิคธรณี </w:t>
      </w:r>
      <w:r w:rsidRPr="00B60D70">
        <w:rPr>
          <w:rFonts w:ascii="TH SarabunPSK" w:hAnsi="TH SarabunPSK" w:cs="TH SarabunPSK" w:hint="cs"/>
          <w:b/>
          <w:bCs/>
          <w:cs/>
        </w:rPr>
        <w:t>(</w:t>
      </w:r>
      <w:r w:rsidRPr="00B60D70">
        <w:rPr>
          <w:rFonts w:ascii="TH SarabunPSK" w:hAnsi="TH SarabunPSK" w:cs="TH SarabunPSK" w:hint="cs"/>
          <w:b/>
          <w:bCs/>
        </w:rPr>
        <w:t>Geotechnical)</w:t>
      </w:r>
    </w:p>
    <w:p w14:paraId="440A6FF0" w14:textId="18AF1FDA" w:rsidR="009E6917" w:rsidRPr="00B60D70" w:rsidRDefault="00B91175" w:rsidP="00563304">
      <w:pPr>
        <w:pStyle w:val="3"/>
        <w:numPr>
          <w:ilvl w:val="0"/>
          <w:numId w:val="0"/>
        </w:numPr>
        <w:shd w:val="clear" w:color="auto" w:fill="D9D9D9" w:themeFill="background1" w:themeFillShade="D9"/>
        <w:tabs>
          <w:tab w:val="left" w:pos="1134"/>
          <w:tab w:val="left" w:pos="2127"/>
          <w:tab w:val="left" w:pos="7938"/>
        </w:tabs>
        <w:ind w:left="1134" w:hanging="1134"/>
        <w:rPr>
          <w:rFonts w:ascii="TH SarabunPSK" w:hAnsi="TH SarabunPSK" w:cs="TH SarabunPSK"/>
        </w:rPr>
      </w:pPr>
      <w:bookmarkStart w:id="744" w:name="_Toc179246115"/>
      <w:bookmarkStart w:id="745" w:name="_Toc179656494"/>
      <w:bookmarkStart w:id="746" w:name="_Toc180609574"/>
      <w:bookmarkStart w:id="747" w:name="_Toc191634189"/>
      <w:r w:rsidRPr="00B60D70">
        <w:rPr>
          <w:rFonts w:ascii="TH SarabunPSK" w:hAnsi="TH SarabunPSK" w:cs="TH SarabunPSK" w:hint="cs"/>
        </w:rPr>
        <w:t xml:space="preserve">CTE </w:t>
      </w:r>
      <w:r w:rsidR="00D756E0" w:rsidRPr="00B60D70">
        <w:rPr>
          <w:rFonts w:ascii="TH SarabunPSK" w:hAnsi="TH SarabunPSK" w:cs="TH SarabunPSK" w:hint="cs"/>
        </w:rPr>
        <w:t xml:space="preserve">452 </w:t>
      </w:r>
      <w:r w:rsidR="00563304" w:rsidRPr="00B60D70">
        <w:rPr>
          <w:rFonts w:ascii="TH SarabunPSK" w:hAnsi="TH SarabunPSK" w:cs="TH SarabunPSK" w:hint="cs"/>
          <w:cs/>
        </w:rPr>
        <w:tab/>
      </w:r>
      <w:r w:rsidR="00D756E0" w:rsidRPr="00B60D70">
        <w:rPr>
          <w:rFonts w:ascii="TH SarabunPSK" w:hAnsi="TH SarabunPSK" w:cs="TH SarabunPSK" w:hint="cs"/>
          <w:cs/>
        </w:rPr>
        <w:t>วิศวกรรมฐานราก</w:t>
      </w:r>
      <w:r w:rsidR="00D756E0" w:rsidRPr="00B60D70">
        <w:rPr>
          <w:rFonts w:ascii="TH SarabunPSK" w:hAnsi="TH SarabunPSK" w:cs="TH SarabunPSK" w:hint="cs"/>
        </w:rPr>
        <w:tab/>
        <w:t>3</w:t>
      </w:r>
      <w:r w:rsidR="00D756E0" w:rsidRPr="00B60D70">
        <w:rPr>
          <w:rFonts w:ascii="TH SarabunPSK" w:hAnsi="TH SarabunPSK" w:cs="TH SarabunPSK" w:hint="cs"/>
          <w:cs/>
        </w:rPr>
        <w:t xml:space="preserve"> </w:t>
      </w:r>
      <w:r w:rsidR="00D756E0" w:rsidRPr="00B60D70">
        <w:rPr>
          <w:rFonts w:ascii="TH SarabunPSK" w:hAnsi="TH SarabunPSK" w:cs="TH SarabunPSK" w:hint="cs"/>
        </w:rPr>
        <w:t>(3-0-6)</w:t>
      </w:r>
      <w:bookmarkEnd w:id="744"/>
      <w:bookmarkEnd w:id="745"/>
      <w:bookmarkEnd w:id="746"/>
      <w:bookmarkEnd w:id="747"/>
    </w:p>
    <w:p w14:paraId="2A47A57C" w14:textId="77777777" w:rsidR="009E6917" w:rsidRPr="00B60D70" w:rsidRDefault="00D756E0" w:rsidP="00563304">
      <w:pPr>
        <w:shd w:val="clear" w:color="auto" w:fill="D9D9D9" w:themeFill="background1" w:themeFillShade="D9"/>
        <w:tabs>
          <w:tab w:val="left" w:pos="1134"/>
        </w:tabs>
        <w:rPr>
          <w:rFonts w:ascii="TH SarabunPSK" w:hAnsi="TH SarabunPSK" w:cs="TH SarabunPSK"/>
          <w:b/>
          <w:bCs/>
        </w:rPr>
      </w:pPr>
      <w:r w:rsidRPr="00B60D70">
        <w:rPr>
          <w:rFonts w:ascii="TH SarabunPSK" w:hAnsi="TH SarabunPSK" w:cs="TH SarabunPSK" w:hint="cs"/>
          <w:b/>
          <w:bCs/>
          <w:cs/>
        </w:rPr>
        <w:tab/>
      </w:r>
      <w:r w:rsidRPr="00B60D70">
        <w:rPr>
          <w:rFonts w:ascii="TH SarabunPSK" w:hAnsi="TH SarabunPSK" w:cs="TH SarabunPSK" w:hint="cs"/>
          <w:b/>
          <w:bCs/>
        </w:rPr>
        <w:t>(Foundation Engineering)</w:t>
      </w:r>
    </w:p>
    <w:p w14:paraId="19A45FAA" w14:textId="0ABD7AAE" w:rsidR="009E6917" w:rsidRPr="00B60D70" w:rsidRDefault="00D756E0" w:rsidP="00592146">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B91175" w:rsidRPr="00B60D70">
        <w:rPr>
          <w:rFonts w:ascii="TH SarabunPSK" w:hAnsi="TH SarabunPSK" w:cs="TH SarabunPSK" w:hint="cs"/>
        </w:rPr>
        <w:t xml:space="preserve">CTE </w:t>
      </w:r>
      <w:r w:rsidRPr="00B60D70">
        <w:rPr>
          <w:rFonts w:ascii="TH SarabunPSK" w:hAnsi="TH SarabunPSK" w:cs="TH SarabunPSK" w:hint="cs"/>
          <w:cs/>
        </w:rPr>
        <w:t>351</w:t>
      </w:r>
    </w:p>
    <w:p w14:paraId="51F6B986" w14:textId="69C8C8E2" w:rsidR="009E6917" w:rsidRPr="00B60D70" w:rsidRDefault="00D756E0" w:rsidP="00563304">
      <w:pPr>
        <w:ind w:firstLine="720"/>
        <w:rPr>
          <w:rFonts w:ascii="TH SarabunPSK" w:hAnsi="TH SarabunPSK" w:cs="TH SarabunPSK"/>
          <w:cs/>
        </w:rPr>
      </w:pPr>
      <w:r w:rsidRPr="00B60D70">
        <w:rPr>
          <w:rFonts w:ascii="TH SarabunPSK" w:hAnsi="TH SarabunPSK" w:cs="TH SarabunPSK" w:hint="cs"/>
          <w:cs/>
          <w:lang w:val="th-TH"/>
        </w:rPr>
        <w:t>การสำรวจและเก็บตัวอย่างดินที่ใช้ในงานวิศวกรรมเทคนิคธรณี การรับน้ำหนัก การออกแบบ</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และการก่อสร้างฐานรากตื้นและฐานรากเสาเข็ม การประเมินการทรุดตัวของฐานราก กำแพงกันดินรับแรงดันดินด้านข้าง เข็มพืด ระบบค้ำยันเพื่องานขุด การวิเคราะห์เสถียรภาพของงานขุด เสถียรภาพของลาดดิน</w:t>
      </w:r>
      <w:r w:rsidRPr="00B60D70">
        <w:rPr>
          <w:rFonts w:ascii="TH SarabunPSK" w:hAnsi="TH SarabunPSK" w:cs="TH SarabunPSK" w:hint="cs"/>
        </w:rPr>
        <w:t xml:space="preserve"> </w:t>
      </w:r>
      <w:r w:rsidRPr="00B60D70">
        <w:rPr>
          <w:rFonts w:ascii="TH SarabunPSK" w:hAnsi="TH SarabunPSK" w:cs="TH SarabunPSK" w:hint="cs"/>
          <w:cs/>
          <w:lang w:val="th-TH"/>
        </w:rPr>
        <w:t>การประยุกต์ใช้โปรแกรมคอมพิวเตอร์เพื่องานวิศวกรรมฐานราก</w:t>
      </w:r>
    </w:p>
    <w:p w14:paraId="01382F70" w14:textId="77777777" w:rsidR="009E6917" w:rsidRPr="00B60D70" w:rsidRDefault="00D756E0" w:rsidP="00563304">
      <w:pPr>
        <w:ind w:firstLine="720"/>
        <w:rPr>
          <w:rFonts w:ascii="TH SarabunPSK" w:hAnsi="TH SarabunPSK" w:cs="TH SarabunPSK"/>
        </w:rPr>
      </w:pPr>
      <w:r w:rsidRPr="00B60D70">
        <w:rPr>
          <w:rFonts w:ascii="TH SarabunPSK" w:hAnsi="TH SarabunPSK" w:cs="TH SarabunPSK" w:hint="cs"/>
        </w:rPr>
        <w:t>Subsurface investigations and samplings, capacity, design and construction of shallow and pile foundation, foundation settlement prediction, earth pressure and retaining structures,</w:t>
      </w:r>
      <w:r w:rsidRPr="00B60D70">
        <w:rPr>
          <w:rFonts w:ascii="TH SarabunPSK" w:hAnsi="TH SarabunPSK" w:cs="TH SarabunPSK" w:hint="cs"/>
          <w:cs/>
        </w:rPr>
        <w:t xml:space="preserve"> </w:t>
      </w:r>
      <w:r w:rsidRPr="00B60D70">
        <w:rPr>
          <w:rFonts w:ascii="TH SarabunPSK" w:hAnsi="TH SarabunPSK" w:cs="TH SarabunPSK" w:hint="cs"/>
        </w:rPr>
        <w:t>sheet piles, excavation support, excavation stability and slope stability. Using Software for analyzing earthworks in civil engineering</w:t>
      </w:r>
    </w:p>
    <w:p w14:paraId="6380826C" w14:textId="6DB185EF"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ผลลัพธ์การเรียนรู้ระดับรายวิชา</w:t>
      </w:r>
      <w:r w:rsidR="00BD7F9D" w:rsidRPr="00B60D70">
        <w:rPr>
          <w:rFonts w:ascii="TH SarabunPSK" w:hAnsi="TH SarabunPSK" w:cs="TH SarabunPSK" w:hint="cs"/>
          <w:b/>
          <w:bCs/>
          <w:cs/>
          <w:lang w:val="th-TH"/>
        </w:rPr>
        <w:t xml:space="preserve"> </w:t>
      </w:r>
    </w:p>
    <w:p w14:paraId="7F7D418C" w14:textId="4BA9B99D" w:rsidR="001D787A" w:rsidRPr="00B60D70" w:rsidRDefault="001D787A" w:rsidP="00FF7D50">
      <w:pPr>
        <w:pStyle w:val="af9"/>
        <w:numPr>
          <w:ilvl w:val="0"/>
          <w:numId w:val="144"/>
        </w:numPr>
        <w:rPr>
          <w:rFonts w:ascii="TH SarabunPSK" w:hAnsi="TH SarabunPSK" w:cs="TH SarabunPSK"/>
          <w:lang w:val="th-TH"/>
        </w:rPr>
      </w:pPr>
      <w:r w:rsidRPr="00B60D70">
        <w:rPr>
          <w:rFonts w:ascii="TH SarabunPSK" w:hAnsi="TH SarabunPSK" w:cs="TH SarabunPSK"/>
          <w:cs/>
          <w:lang w:val="th-TH"/>
        </w:rPr>
        <w:t>อธิบาย วิธีและขั้นตอน การเจาะสำรวจและหาข้อมูล เพื่อการออกแบบและก่อสร้างฐานราก ที่มีใช้ในประเทศทั่วไป</w:t>
      </w:r>
    </w:p>
    <w:p w14:paraId="03489F09" w14:textId="7C4C7DC1" w:rsidR="001D787A" w:rsidRPr="00B60D70" w:rsidRDefault="001D787A" w:rsidP="00FF7D50">
      <w:pPr>
        <w:pStyle w:val="af9"/>
        <w:numPr>
          <w:ilvl w:val="0"/>
          <w:numId w:val="144"/>
        </w:numPr>
        <w:rPr>
          <w:rFonts w:ascii="TH SarabunPSK" w:hAnsi="TH SarabunPSK" w:cs="TH SarabunPSK"/>
          <w:lang w:val="th-TH"/>
        </w:rPr>
      </w:pPr>
      <w:r w:rsidRPr="00B60D70">
        <w:rPr>
          <w:rFonts w:ascii="TH SarabunPSK" w:hAnsi="TH SarabunPSK" w:cs="TH SarabunPSK"/>
          <w:cs/>
          <w:lang w:val="th-TH"/>
        </w:rPr>
        <w:t>อธิบายการรับน้ำหนัก หลักการและคำนวณออกแบบ ฐานรากตื้นและเสาเข็ม ที่นิยมใช้ในประเทศ</w:t>
      </w:r>
    </w:p>
    <w:p w14:paraId="7A312BF9" w14:textId="3A941D6E" w:rsidR="009E6917" w:rsidRPr="00B60D70" w:rsidRDefault="001D787A" w:rsidP="00FF7D50">
      <w:pPr>
        <w:pStyle w:val="af9"/>
        <w:numPr>
          <w:ilvl w:val="0"/>
          <w:numId w:val="144"/>
        </w:numPr>
        <w:rPr>
          <w:rFonts w:ascii="TH SarabunPSK" w:hAnsi="TH SarabunPSK" w:cs="TH SarabunPSK"/>
        </w:rPr>
      </w:pPr>
      <w:r w:rsidRPr="00B60D70">
        <w:rPr>
          <w:rFonts w:ascii="TH SarabunPSK" w:hAnsi="TH SarabunPSK" w:cs="TH SarabunPSK"/>
          <w:cs/>
          <w:lang w:val="th-TH"/>
        </w:rPr>
        <w:t>อธิบายการรับน้ำหนักหลักการและคำนวณออกแบบและวิเคราะห์เสถียรภาพของกำแพงกันดินและเข็มพืด ที่นิยมใช้ในประเทศ</w:t>
      </w:r>
    </w:p>
    <w:p w14:paraId="556B6E97" w14:textId="77777777" w:rsidR="001D787A" w:rsidRPr="00B60D70" w:rsidRDefault="001D787A" w:rsidP="001D787A">
      <w:pPr>
        <w:rPr>
          <w:rFonts w:ascii="TH SarabunPSK" w:hAnsi="TH SarabunPSK" w:cs="TH SarabunPSK"/>
        </w:rPr>
      </w:pPr>
    </w:p>
    <w:p w14:paraId="2677E814" w14:textId="5EE1BA89" w:rsidR="00EC3841" w:rsidRPr="00B60D70" w:rsidRDefault="00EC3841" w:rsidP="00592146">
      <w:pPr>
        <w:rPr>
          <w:rFonts w:ascii="TH SarabunPSK" w:hAnsi="TH SarabunPSK" w:cs="TH SarabunPSK"/>
          <w:b/>
          <w:bCs/>
          <w:lang w:val="th-TH"/>
        </w:rPr>
      </w:pPr>
      <w:r w:rsidRPr="00B60D70">
        <w:rPr>
          <w:rFonts w:ascii="TH SarabunPSK" w:hAnsi="TH SarabunPSK" w:cs="TH SarabunPSK" w:hint="cs"/>
          <w:b/>
          <w:bCs/>
          <w:cs/>
          <w:lang w:val="th-TH"/>
        </w:rPr>
        <w:t>กลุ</w:t>
      </w:r>
      <w:r w:rsidR="008D6FE5" w:rsidRPr="00B60D70">
        <w:rPr>
          <w:rFonts w:ascii="TH SarabunPSK" w:hAnsi="TH SarabunPSK" w:cs="TH SarabunPSK" w:hint="cs"/>
          <w:b/>
          <w:bCs/>
          <w:cs/>
          <w:lang w:val="th-TH"/>
        </w:rPr>
        <w:t>่</w:t>
      </w:r>
      <w:r w:rsidRPr="00B60D70">
        <w:rPr>
          <w:rFonts w:ascii="TH SarabunPSK" w:hAnsi="TH SarabunPSK" w:cs="TH SarabunPSK" w:hint="cs"/>
          <w:b/>
          <w:bCs/>
          <w:cs/>
          <w:lang w:val="th-TH"/>
        </w:rPr>
        <w:t xml:space="preserve">มที่ </w:t>
      </w:r>
      <w:r w:rsidRPr="00B60D70">
        <w:rPr>
          <w:rFonts w:ascii="TH SarabunPSK" w:hAnsi="TH SarabunPSK" w:cs="TH SarabunPSK" w:hint="cs"/>
          <w:b/>
          <w:bCs/>
          <w:lang w:val="th-TH"/>
        </w:rPr>
        <w:t>6</w:t>
      </w:r>
      <w:r w:rsidRPr="00B60D70">
        <w:rPr>
          <w:rFonts w:ascii="TH SarabunPSK" w:hAnsi="TH SarabunPSK" w:cs="TH SarabunPSK" w:hint="cs"/>
          <w:b/>
          <w:bCs/>
          <w:cs/>
          <w:lang w:val="th-TH"/>
        </w:rPr>
        <w:t xml:space="preserve"> อื่น</w:t>
      </w:r>
      <w:r w:rsidR="00D420AC" w:rsidRPr="00B60D70">
        <w:rPr>
          <w:rFonts w:ascii="TH SarabunPSK" w:hAnsi="TH SarabunPSK" w:cs="TH SarabunPSK" w:hint="cs"/>
          <w:b/>
          <w:bCs/>
          <w:cs/>
          <w:lang w:val="th-TH"/>
        </w:rPr>
        <w:t xml:space="preserve"> ๆ</w:t>
      </w:r>
      <w:r w:rsidRPr="00B60D70">
        <w:rPr>
          <w:rFonts w:ascii="TH SarabunPSK" w:hAnsi="TH SarabunPSK" w:cs="TH SarabunPSK" w:hint="cs"/>
          <w:b/>
          <w:bCs/>
          <w:cs/>
          <w:lang w:val="th-TH"/>
        </w:rPr>
        <w:t xml:space="preserve"> ทางวิศวกรรมโยธา</w:t>
      </w:r>
    </w:p>
    <w:p w14:paraId="4B70F3B5" w14:textId="149CC567" w:rsidR="009E6917" w:rsidRPr="00B60D70" w:rsidRDefault="00B91175" w:rsidP="00563304">
      <w:pPr>
        <w:pStyle w:val="3"/>
        <w:numPr>
          <w:ilvl w:val="0"/>
          <w:numId w:val="0"/>
        </w:numPr>
        <w:shd w:val="clear" w:color="auto" w:fill="D9D9D9" w:themeFill="background1" w:themeFillShade="D9"/>
        <w:tabs>
          <w:tab w:val="left" w:pos="1134"/>
          <w:tab w:val="left" w:pos="2127"/>
          <w:tab w:val="left" w:pos="7938"/>
        </w:tabs>
        <w:ind w:left="1134" w:hanging="1134"/>
        <w:rPr>
          <w:rFonts w:ascii="TH SarabunPSK" w:hAnsi="TH SarabunPSK" w:cs="TH SarabunPSK"/>
        </w:rPr>
      </w:pPr>
      <w:bookmarkStart w:id="748" w:name="_Toc179246116"/>
      <w:bookmarkStart w:id="749" w:name="_Toc179656495"/>
      <w:bookmarkStart w:id="750" w:name="_Toc180609575"/>
      <w:bookmarkStart w:id="751" w:name="_Toc191634190"/>
      <w:r w:rsidRPr="00B60D70">
        <w:rPr>
          <w:rFonts w:ascii="TH SarabunPSK" w:hAnsi="TH SarabunPSK" w:cs="TH SarabunPSK" w:hint="cs"/>
        </w:rPr>
        <w:t xml:space="preserve">CTE </w:t>
      </w:r>
      <w:r w:rsidR="00D756E0" w:rsidRPr="00B60D70">
        <w:rPr>
          <w:rFonts w:ascii="TH SarabunPSK" w:hAnsi="TH SarabunPSK" w:cs="TH SarabunPSK" w:hint="cs"/>
        </w:rPr>
        <w:t xml:space="preserve">395 </w:t>
      </w:r>
      <w:r w:rsidR="00563304" w:rsidRPr="00B60D70">
        <w:rPr>
          <w:rFonts w:ascii="TH SarabunPSK" w:hAnsi="TH SarabunPSK" w:cs="TH SarabunPSK" w:hint="cs"/>
          <w:cs/>
        </w:rPr>
        <w:tab/>
      </w:r>
      <w:r w:rsidR="00D756E0" w:rsidRPr="00B60D70">
        <w:rPr>
          <w:rFonts w:ascii="TH SarabunPSK" w:hAnsi="TH SarabunPSK" w:cs="TH SarabunPSK" w:hint="cs"/>
          <w:cs/>
        </w:rPr>
        <w:t>การฝึกงานทางวิศวกรรมโยธา</w:t>
      </w:r>
      <w:r w:rsidR="00D756E0" w:rsidRPr="00B60D70">
        <w:rPr>
          <w:rFonts w:ascii="TH SarabunPSK" w:hAnsi="TH SarabunPSK" w:cs="TH SarabunPSK" w:hint="cs"/>
          <w:cs/>
        </w:rPr>
        <w:tab/>
      </w:r>
      <w:r w:rsidR="00D756E0" w:rsidRPr="00B60D70">
        <w:rPr>
          <w:rFonts w:ascii="TH SarabunPSK" w:hAnsi="TH SarabunPSK" w:cs="TH SarabunPSK" w:hint="cs"/>
        </w:rPr>
        <w:t>1 (S/U)</w:t>
      </w:r>
      <w:bookmarkEnd w:id="748"/>
      <w:bookmarkEnd w:id="749"/>
      <w:bookmarkEnd w:id="750"/>
      <w:bookmarkEnd w:id="751"/>
    </w:p>
    <w:p w14:paraId="47423128" w14:textId="77777777" w:rsidR="009E6917" w:rsidRPr="00B60D70" w:rsidRDefault="00D756E0" w:rsidP="00563304">
      <w:pPr>
        <w:shd w:val="clear" w:color="auto" w:fill="D9D9D9" w:themeFill="background1" w:themeFillShade="D9"/>
        <w:tabs>
          <w:tab w:val="left" w:pos="1134"/>
        </w:tabs>
        <w:rPr>
          <w:rFonts w:ascii="TH SarabunPSK" w:hAnsi="TH SarabunPSK" w:cs="TH SarabunPSK"/>
          <w:b/>
          <w:bCs/>
        </w:rPr>
      </w:pPr>
      <w:r w:rsidRPr="00B60D70">
        <w:rPr>
          <w:rFonts w:ascii="TH SarabunPSK" w:hAnsi="TH SarabunPSK" w:cs="TH SarabunPSK" w:hint="cs"/>
          <w:b/>
          <w:bCs/>
          <w:cs/>
        </w:rPr>
        <w:tab/>
      </w:r>
      <w:r w:rsidRPr="00B60D70">
        <w:rPr>
          <w:rFonts w:ascii="TH SarabunPSK" w:hAnsi="TH SarabunPSK" w:cs="TH SarabunPSK" w:hint="cs"/>
          <w:b/>
          <w:bCs/>
        </w:rPr>
        <w:t>(Field Experience in Civil Engineering)</w:t>
      </w:r>
    </w:p>
    <w:p w14:paraId="5164B388" w14:textId="7DCC4EEC" w:rsidR="009E6917" w:rsidRPr="00B60D70" w:rsidRDefault="00D756E0" w:rsidP="00592146">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563304" w:rsidRPr="00B60D70">
        <w:rPr>
          <w:rFonts w:ascii="TH SarabunPSK" w:hAnsi="TH SarabunPSK" w:cs="TH SarabunPSK" w:hint="cs"/>
          <w:cs/>
        </w:rPr>
        <w:t>ไม่มี</w:t>
      </w:r>
    </w:p>
    <w:p w14:paraId="1F4846BE" w14:textId="4A8D973B" w:rsidR="009E6917" w:rsidRPr="00B60D70" w:rsidRDefault="00D756E0" w:rsidP="00563304">
      <w:pPr>
        <w:ind w:firstLine="720"/>
        <w:rPr>
          <w:rFonts w:ascii="TH SarabunPSK" w:hAnsi="TH SarabunPSK" w:cs="TH SarabunPSK"/>
        </w:rPr>
      </w:pPr>
      <w:r w:rsidRPr="00B60D70">
        <w:rPr>
          <w:rFonts w:ascii="TH SarabunPSK" w:hAnsi="TH SarabunPSK" w:cs="TH SarabunPSK" w:hint="cs"/>
          <w:cs/>
          <w:lang w:val="th-TH"/>
        </w:rPr>
        <w:t xml:space="preserve">การฝึกงานในสถานประกอบการด้านการก่อสร้างหรือโยธา ที่สอดคล้องกับผลลัพธ์ที่คาดหวังของหลักสูตร โดยฝึกปฏิบัติในสถานที่จริงผ่านประสบการณ์ตรง ไม่น้อยกว่า </w:t>
      </w:r>
      <w:r w:rsidRPr="00B60D70">
        <w:rPr>
          <w:rFonts w:ascii="TH SarabunPSK" w:hAnsi="TH SarabunPSK" w:cs="TH SarabunPSK" w:hint="cs"/>
        </w:rPr>
        <w:t>3</w:t>
      </w:r>
      <w:r w:rsidRPr="00B60D70">
        <w:rPr>
          <w:rFonts w:ascii="TH SarabunPSK" w:hAnsi="TH SarabunPSK" w:cs="TH SarabunPSK" w:hint="cs"/>
          <w:cs/>
        </w:rPr>
        <w:t xml:space="preserve">0 </w:t>
      </w:r>
      <w:r w:rsidRPr="00B60D70">
        <w:rPr>
          <w:rFonts w:ascii="TH SarabunPSK" w:hAnsi="TH SarabunPSK" w:cs="TH SarabunPSK" w:hint="cs"/>
          <w:cs/>
          <w:lang w:val="th-TH"/>
        </w:rPr>
        <w:t xml:space="preserve">วัน หรือ </w:t>
      </w:r>
      <w:r w:rsidRPr="00B60D70">
        <w:rPr>
          <w:rFonts w:ascii="TH SarabunPSK" w:hAnsi="TH SarabunPSK" w:cs="TH SarabunPSK" w:hint="cs"/>
        </w:rPr>
        <w:t>28</w:t>
      </w:r>
      <w:r w:rsidRPr="00B60D70">
        <w:rPr>
          <w:rFonts w:ascii="TH SarabunPSK" w:hAnsi="TH SarabunPSK" w:cs="TH SarabunPSK" w:hint="cs"/>
          <w:cs/>
        </w:rPr>
        <w:t xml:space="preserve">0 </w:t>
      </w:r>
      <w:r w:rsidRPr="00B60D70">
        <w:rPr>
          <w:rFonts w:ascii="TH SarabunPSK" w:hAnsi="TH SarabunPSK" w:cs="TH SarabunPSK" w:hint="cs"/>
          <w:cs/>
          <w:lang w:val="th-TH"/>
        </w:rPr>
        <w:t>ชั่วโมง</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 xml:space="preserve"> </w:t>
      </w:r>
    </w:p>
    <w:p w14:paraId="32CEB4CD" w14:textId="414C4161" w:rsidR="009E6917" w:rsidRPr="00B60D70" w:rsidRDefault="00D756E0" w:rsidP="00563304">
      <w:pPr>
        <w:ind w:firstLine="720"/>
        <w:rPr>
          <w:rFonts w:ascii="TH SarabunPSK" w:hAnsi="TH SarabunPSK" w:cs="TH SarabunPSK"/>
        </w:rPr>
      </w:pPr>
      <w:r w:rsidRPr="00B60D70">
        <w:rPr>
          <w:rFonts w:ascii="TH SarabunPSK" w:hAnsi="TH SarabunPSK" w:cs="TH SarabunPSK" w:hint="cs"/>
        </w:rPr>
        <w:t xml:space="preserve">Training in construction or civil worksite corresponding to the </w:t>
      </w:r>
      <w:r w:rsidR="008E0ABA" w:rsidRPr="00B60D70">
        <w:rPr>
          <w:rFonts w:ascii="TH SarabunPSK" w:hAnsi="TH SarabunPSK" w:cs="TH SarabunPSK" w:hint="cs"/>
        </w:rPr>
        <w:t>expected</w:t>
      </w:r>
      <w:r w:rsidRPr="00B60D70">
        <w:rPr>
          <w:rFonts w:ascii="TH SarabunPSK" w:hAnsi="TH SarabunPSK" w:cs="TH SarabunPSK" w:hint="cs"/>
        </w:rPr>
        <w:t xml:space="preserve"> learning outcomes of the curriculum, not less than 3</w:t>
      </w:r>
      <w:r w:rsidRPr="00B60D70">
        <w:rPr>
          <w:rFonts w:ascii="TH SarabunPSK" w:hAnsi="TH SarabunPSK" w:cs="TH SarabunPSK" w:hint="cs"/>
          <w:cs/>
        </w:rPr>
        <w:t xml:space="preserve">0 </w:t>
      </w:r>
      <w:r w:rsidRPr="00B60D70">
        <w:rPr>
          <w:rFonts w:ascii="TH SarabunPSK" w:hAnsi="TH SarabunPSK" w:cs="TH SarabunPSK" w:hint="cs"/>
        </w:rPr>
        <w:t>man-days or 28</w:t>
      </w:r>
      <w:r w:rsidRPr="00B60D70">
        <w:rPr>
          <w:rFonts w:ascii="TH SarabunPSK" w:hAnsi="TH SarabunPSK" w:cs="TH SarabunPSK" w:hint="cs"/>
          <w:cs/>
        </w:rPr>
        <w:t xml:space="preserve">0 </w:t>
      </w:r>
      <w:r w:rsidRPr="00B60D70">
        <w:rPr>
          <w:rFonts w:ascii="TH SarabunPSK" w:hAnsi="TH SarabunPSK" w:cs="TH SarabunPSK" w:hint="cs"/>
        </w:rPr>
        <w:t>man-hours.</w:t>
      </w:r>
    </w:p>
    <w:p w14:paraId="3EFAE4C7" w14:textId="21FCBE6E"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3A278AFF" w14:textId="77777777" w:rsidR="009E6917" w:rsidRPr="00B60D70" w:rsidRDefault="00D756E0" w:rsidP="00FF7D50">
      <w:pPr>
        <w:pStyle w:val="af9"/>
        <w:numPr>
          <w:ilvl w:val="0"/>
          <w:numId w:val="48"/>
        </w:numPr>
        <w:ind w:left="851" w:hanging="284"/>
        <w:rPr>
          <w:rFonts w:ascii="TH SarabunPSK" w:hAnsi="TH SarabunPSK" w:cs="TH SarabunPSK"/>
        </w:rPr>
      </w:pPr>
      <w:r w:rsidRPr="00B60D70">
        <w:rPr>
          <w:rFonts w:ascii="TH SarabunPSK" w:hAnsi="TH SarabunPSK" w:cs="TH SarabunPSK" w:hint="cs"/>
          <w:cs/>
          <w:lang w:val="th-TH"/>
        </w:rPr>
        <w:lastRenderedPageBreak/>
        <w:t>นำประมวลองค์ความรู้งานก่อสร้างใช้ในการฝึกงานภาคปฏิบัติจริง</w:t>
      </w:r>
    </w:p>
    <w:p w14:paraId="1A0C3746" w14:textId="77777777" w:rsidR="009E6917" w:rsidRPr="00B60D70" w:rsidRDefault="00D756E0" w:rsidP="00FF7D50">
      <w:pPr>
        <w:pStyle w:val="af9"/>
        <w:numPr>
          <w:ilvl w:val="0"/>
          <w:numId w:val="48"/>
        </w:numPr>
        <w:ind w:left="851" w:hanging="284"/>
        <w:rPr>
          <w:rFonts w:ascii="TH SarabunPSK" w:hAnsi="TH SarabunPSK" w:cs="TH SarabunPSK"/>
        </w:rPr>
      </w:pPr>
      <w:r w:rsidRPr="00B60D70">
        <w:rPr>
          <w:rFonts w:ascii="TH SarabunPSK" w:hAnsi="TH SarabunPSK" w:cs="TH SarabunPSK" w:hint="cs"/>
          <w:cs/>
          <w:lang w:val="th-TH"/>
        </w:rPr>
        <w:t>ประยุกต์ความรู้ ทักษะ และความเป็นมืออาชีพในการปฏิบัติจริงอย่างถูกต้อง</w:t>
      </w:r>
    </w:p>
    <w:p w14:paraId="1F82A4EA" w14:textId="77777777" w:rsidR="00563304" w:rsidRPr="00B60D70" w:rsidRDefault="00563304" w:rsidP="00563304">
      <w:pPr>
        <w:rPr>
          <w:rFonts w:ascii="TH SarabunPSK" w:hAnsi="TH SarabunPSK" w:cs="TH SarabunPSK"/>
        </w:rPr>
      </w:pPr>
    </w:p>
    <w:p w14:paraId="2B5670AD" w14:textId="77777777" w:rsidR="00DF5073" w:rsidRPr="00B60D70" w:rsidRDefault="00DF5073" w:rsidP="00FD5AEA">
      <w:pPr>
        <w:pStyle w:val="3"/>
        <w:numPr>
          <w:ilvl w:val="0"/>
          <w:numId w:val="0"/>
        </w:numPr>
        <w:shd w:val="clear" w:color="auto" w:fill="D9D9D9" w:themeFill="background1" w:themeFillShade="D9"/>
        <w:tabs>
          <w:tab w:val="left" w:pos="993"/>
          <w:tab w:val="left" w:pos="7088"/>
        </w:tabs>
        <w:spacing w:before="0"/>
        <w:ind w:left="720" w:hanging="720"/>
        <w:rPr>
          <w:rFonts w:ascii="TH SarabunPSK" w:eastAsia="Calibri" w:hAnsi="TH SarabunPSK" w:cs="TH SarabunPSK"/>
          <w:b w:val="0"/>
          <w:bCs w:val="0"/>
        </w:rPr>
      </w:pPr>
      <w:bookmarkStart w:id="752" w:name="_Toc191634191"/>
      <w:bookmarkStart w:id="753" w:name="_Toc179246118"/>
      <w:bookmarkStart w:id="754" w:name="_Toc179656497"/>
      <w:bookmarkStart w:id="755" w:name="_Toc180609577"/>
      <w:r w:rsidRPr="00B60D70">
        <w:rPr>
          <w:rFonts w:ascii="TH SarabunPSK" w:eastAsia="Calibri" w:hAnsi="TH SarabunPSK" w:cs="TH SarabunPSK" w:hint="cs"/>
          <w:cs/>
        </w:rPr>
        <w:t>รหัส</w:t>
      </w:r>
      <w:r w:rsidRPr="00B60D70">
        <w:rPr>
          <w:rFonts w:ascii="TH SarabunPSK" w:hAnsi="TH SarabunPSK" w:cs="TH SarabunPSK" w:hint="cs"/>
          <w:cs/>
        </w:rPr>
        <w:t>โมดูล</w:t>
      </w:r>
      <w:r w:rsidRPr="00B60D70">
        <w:rPr>
          <w:rFonts w:ascii="TH SarabunPSK" w:eastAsia="Calibri" w:hAnsi="TH SarabunPSK" w:cs="TH SarabunPSK" w:hint="cs"/>
          <w:cs/>
        </w:rPr>
        <w:t xml:space="preserve"> </w:t>
      </w:r>
      <w:r w:rsidRPr="00B60D70">
        <w:rPr>
          <w:rFonts w:ascii="TH SarabunPSK" w:eastAsia="Calibri" w:hAnsi="TH SarabunPSK" w:cs="TH SarabunPSK" w:hint="cs"/>
        </w:rPr>
        <w:t>:</w:t>
      </w:r>
      <w:r w:rsidRPr="00B60D70">
        <w:rPr>
          <w:rFonts w:ascii="TH SarabunPSK" w:eastAsia="Calibri" w:hAnsi="TH SarabunPSK" w:cs="TH SarabunPSK" w:hint="cs"/>
          <w:cs/>
        </w:rPr>
        <w:t xml:space="preserve"> </w:t>
      </w:r>
      <w:r w:rsidRPr="00B60D70">
        <w:rPr>
          <w:rFonts w:ascii="TH SarabunPSK" w:eastAsia="Calibri" w:hAnsi="TH SarabunPSK" w:cs="TH SarabunPSK" w:hint="cs"/>
        </w:rPr>
        <w:t xml:space="preserve"> </w:t>
      </w:r>
      <w:r w:rsidRPr="00B60D70">
        <w:rPr>
          <w:rFonts w:ascii="TH SarabunPSK" w:hAnsi="TH SarabunPSK" w:cs="TH SarabunPSK" w:hint="cs"/>
        </w:rPr>
        <w:t>CTE 46601</w:t>
      </w:r>
      <w:r w:rsidRPr="00B60D70">
        <w:rPr>
          <w:rFonts w:ascii="TH SarabunPSK" w:hAnsi="TH SarabunPSK" w:cs="TH SarabunPSK" w:hint="cs"/>
          <w:cs/>
        </w:rPr>
        <w:t xml:space="preserve"> </w:t>
      </w:r>
      <w:r w:rsidRPr="00B60D70">
        <w:rPr>
          <w:rFonts w:ascii="TH SarabunPSK" w:eastAsia="Cordia New" w:hAnsi="TH SarabunPSK" w:cs="TH SarabunPSK" w:hint="cs"/>
          <w:noProof/>
          <w:cs/>
        </w:rPr>
        <w:t>แบบจำลองสารสนเทศอาคาร</w:t>
      </w:r>
      <w:bookmarkEnd w:id="752"/>
      <w:r w:rsidRPr="00B60D70">
        <w:rPr>
          <w:rFonts w:ascii="TH SarabunPSK" w:eastAsia="Calibri" w:hAnsi="TH SarabunPSK" w:cs="TH SarabunPSK" w:hint="cs"/>
        </w:rPr>
        <w:tab/>
      </w:r>
    </w:p>
    <w:p w14:paraId="2E2D750A" w14:textId="77777777" w:rsidR="00DF5073" w:rsidRPr="00B60D70" w:rsidRDefault="00DF5073" w:rsidP="00DF5073">
      <w:pPr>
        <w:rPr>
          <w:rFonts w:ascii="TH SarabunPSK" w:eastAsia="Cordia New" w:hAnsi="TH SarabunPSK" w:cs="TH SarabunPSK"/>
          <w:cs/>
        </w:rPr>
      </w:pPr>
      <w:r w:rsidRPr="00B60D70">
        <w:rPr>
          <w:rFonts w:ascii="TH SarabunPSK" w:eastAsia="Calibri" w:hAnsi="TH SarabunPSK" w:cs="TH SarabunPSK" w:hint="cs"/>
          <w:b/>
          <w:bCs/>
          <w:cs/>
        </w:rPr>
        <w:t>ชื่อโมดูลภาษาไทย</w:t>
      </w:r>
      <w:r w:rsidRPr="00B60D70">
        <w:rPr>
          <w:rFonts w:ascii="TH SarabunPSK" w:eastAsia="Cordia New" w:hAnsi="TH SarabunPSK" w:cs="TH SarabunPSK" w:hint="cs"/>
          <w:cs/>
        </w:rPr>
        <w:t xml:space="preserve"> </w:t>
      </w:r>
      <w:r w:rsidRPr="00B60D70">
        <w:rPr>
          <w:rFonts w:ascii="TH SarabunPSK" w:eastAsia="Cordia New" w:hAnsi="TH SarabunPSK" w:cs="TH SarabunPSK" w:hint="cs"/>
        </w:rPr>
        <w:t>:</w:t>
      </w:r>
      <w:r w:rsidRPr="00B60D70">
        <w:rPr>
          <w:rFonts w:ascii="TH SarabunPSK" w:eastAsia="Cordia New" w:hAnsi="TH SarabunPSK" w:cs="TH SarabunPSK" w:hint="cs"/>
          <w:cs/>
        </w:rPr>
        <w:tab/>
      </w:r>
      <w:r w:rsidRPr="00B60D70">
        <w:rPr>
          <w:rFonts w:ascii="TH SarabunPSK" w:eastAsia="Cordia New" w:hAnsi="TH SarabunPSK" w:cs="TH SarabunPSK" w:hint="cs"/>
          <w:noProof/>
          <w:cs/>
        </w:rPr>
        <w:t>แบบจำลองสารสนเทศอาคาร</w:t>
      </w:r>
    </w:p>
    <w:p w14:paraId="20EFD275" w14:textId="77777777" w:rsidR="00DF5073" w:rsidRPr="00B60D70" w:rsidRDefault="00DF5073" w:rsidP="00DF5073">
      <w:pPr>
        <w:rPr>
          <w:rFonts w:ascii="TH SarabunPSK" w:eastAsia="Cordia New" w:hAnsi="TH SarabunPSK" w:cs="TH SarabunPSK"/>
          <w:noProof/>
        </w:rPr>
      </w:pPr>
      <w:r w:rsidRPr="00B60D70">
        <w:rPr>
          <w:rFonts w:ascii="TH SarabunPSK" w:eastAsia="Cordia New" w:hAnsi="TH SarabunPSK" w:cs="TH SarabunPSK" w:hint="cs"/>
          <w:b/>
          <w:bCs/>
          <w:cs/>
        </w:rPr>
        <w:t>ชื่อโมดูล</w:t>
      </w:r>
      <w:r w:rsidRPr="00B60D70">
        <w:rPr>
          <w:rFonts w:ascii="TH SarabunPSK" w:eastAsia="Calibri" w:hAnsi="TH SarabunPSK" w:cs="TH SarabunPSK" w:hint="cs"/>
          <w:b/>
          <w:bCs/>
          <w:cs/>
        </w:rPr>
        <w:t>ภาษาอังกฤษ</w:t>
      </w:r>
      <w:r w:rsidRPr="00B60D70">
        <w:rPr>
          <w:rFonts w:ascii="TH SarabunPSK" w:eastAsia="Cordia New" w:hAnsi="TH SarabunPSK" w:cs="TH SarabunPSK" w:hint="cs"/>
        </w:rPr>
        <w:t xml:space="preserve"> :</w:t>
      </w:r>
      <w:r w:rsidRPr="00B60D70">
        <w:rPr>
          <w:rFonts w:ascii="TH SarabunPSK" w:eastAsia="Cordia New" w:hAnsi="TH SarabunPSK" w:cs="TH SarabunPSK" w:hint="cs"/>
          <w:cs/>
        </w:rPr>
        <w:tab/>
      </w:r>
      <w:r w:rsidRPr="00B60D70">
        <w:rPr>
          <w:rFonts w:ascii="TH SarabunPSK" w:eastAsia="Cordia New" w:hAnsi="TH SarabunPSK" w:cs="TH SarabunPSK" w:hint="cs"/>
          <w:noProof/>
        </w:rPr>
        <w:t>(Building Information Modeling)</w:t>
      </w:r>
    </w:p>
    <w:p w14:paraId="5BD65B37" w14:textId="77777777" w:rsidR="00FC3EFF" w:rsidRPr="00B60D70" w:rsidRDefault="00FC3EFF" w:rsidP="00FC3EFF">
      <w:pPr>
        <w:shd w:val="clear" w:color="auto" w:fill="F2F2F2" w:themeFill="background1" w:themeFillShade="F2"/>
        <w:jc w:val="left"/>
        <w:rPr>
          <w:rFonts w:ascii="TH SarabunPSK" w:eastAsia="Calibri" w:hAnsi="TH SarabunPSK" w:cs="TH SarabunPSK"/>
          <w:bCs/>
          <w:cs/>
        </w:rPr>
      </w:pPr>
      <w:r w:rsidRPr="00B60D70">
        <w:rPr>
          <w:rFonts w:ascii="TH SarabunPSK" w:eastAsia="Calibri" w:hAnsi="TH SarabunPSK" w:cs="TH SarabunPSK" w:hint="cs"/>
          <w:bCs/>
          <w:cs/>
        </w:rPr>
        <w:t xml:space="preserve">จำนวนหน่วยกิต </w:t>
      </w:r>
      <w:r w:rsidRPr="00B60D70">
        <w:rPr>
          <w:rFonts w:ascii="TH SarabunPSK" w:eastAsia="Calibri" w:hAnsi="TH SarabunPSK" w:cs="TH SarabunPSK" w:hint="cs"/>
          <w:bCs/>
          <w:cs/>
        </w:rPr>
        <w:tab/>
      </w:r>
      <w:r w:rsidRPr="00B60D70">
        <w:rPr>
          <w:rFonts w:ascii="TH SarabunPSK" w:eastAsia="Calibri" w:hAnsi="TH SarabunPSK" w:cs="TH SarabunPSK" w:hint="cs"/>
          <w:bCs/>
        </w:rPr>
        <w:t xml:space="preserve">1 (1-0-2) </w:t>
      </w:r>
      <w:r w:rsidRPr="00B60D70">
        <w:rPr>
          <w:rFonts w:ascii="TH SarabunPSK" w:eastAsia="Calibri" w:hAnsi="TH SarabunPSK" w:cs="TH SarabunPSK" w:hint="cs"/>
          <w:b/>
          <w:cs/>
        </w:rPr>
        <w:t>หรือ จำนวนเวลาที่ใช้ในการจัดการเรียนรู้</w:t>
      </w:r>
      <w:r w:rsidRPr="00B60D70">
        <w:rPr>
          <w:rFonts w:ascii="TH SarabunPSK" w:eastAsia="Calibri" w:hAnsi="TH SarabunPSK" w:cs="TH SarabunPSK" w:hint="cs"/>
          <w:bCs/>
          <w:cs/>
        </w:rPr>
        <w:t xml:space="preserve"> </w:t>
      </w:r>
      <w:r w:rsidRPr="00B60D70">
        <w:rPr>
          <w:rFonts w:ascii="TH SarabunPSK" w:eastAsia="Calibri" w:hAnsi="TH SarabunPSK" w:cs="TH SarabunPSK" w:hint="cs"/>
          <w:bCs/>
        </w:rPr>
        <w:t>15</w:t>
      </w:r>
      <w:r w:rsidRPr="00B60D70">
        <w:rPr>
          <w:rFonts w:ascii="TH SarabunPSK" w:eastAsia="Calibri" w:hAnsi="TH SarabunPSK" w:cs="TH SarabunPSK" w:hint="cs"/>
          <w:b/>
          <w:cs/>
        </w:rPr>
        <w:t xml:space="preserve"> ชั่วโมง</w:t>
      </w:r>
    </w:p>
    <w:p w14:paraId="497630A3" w14:textId="711556D2" w:rsidR="00FC3EFF" w:rsidRPr="00B60D70" w:rsidRDefault="00FC3EFF" w:rsidP="00FC3EFF">
      <w:pPr>
        <w:rPr>
          <w:rFonts w:ascii="TH SarabunPSK" w:hAnsi="TH SarabunPSK" w:cs="TH SarabunPSK"/>
        </w:rPr>
      </w:pPr>
      <w:r w:rsidRPr="00B60D70">
        <w:rPr>
          <w:rFonts w:ascii="TH SarabunPSK" w:eastAsia="Times New Roman" w:hAnsi="TH SarabunPSK" w:cs="TH SarabunPSK" w:hint="cs"/>
          <w:b/>
          <w:bCs/>
          <w:cs/>
        </w:rPr>
        <w:t xml:space="preserve">โมดูลบังคับก่อน </w:t>
      </w:r>
      <w:r w:rsidRPr="00B60D70">
        <w:rPr>
          <w:rFonts w:ascii="TH SarabunPSK" w:eastAsia="Times New Roman" w:hAnsi="TH SarabunPSK" w:cs="TH SarabunPSK" w:hint="cs"/>
          <w:b/>
          <w:bCs/>
        </w:rPr>
        <w:t xml:space="preserve">: </w:t>
      </w:r>
      <w:r w:rsidRPr="00B60D70">
        <w:rPr>
          <w:rFonts w:ascii="TH SarabunPSK" w:eastAsia="Times New Roman" w:hAnsi="TH SarabunPSK" w:cs="TH SarabunPSK" w:hint="cs"/>
          <w:b/>
          <w:bCs/>
          <w:cs/>
        </w:rPr>
        <w:tab/>
      </w:r>
      <w:r w:rsidR="00383ADD" w:rsidRPr="00B60D70">
        <w:rPr>
          <w:rFonts w:ascii="TH SarabunPSK" w:eastAsia="Times New Roman" w:hAnsi="TH SarabunPSK" w:cs="TH SarabunPSK"/>
          <w:noProof/>
          <w:cs/>
        </w:rPr>
        <w:t xml:space="preserve">เรียนพร้อมหรือเรียนก่อน </w:t>
      </w:r>
      <w:r w:rsidR="00383ADD" w:rsidRPr="00B60D70">
        <w:rPr>
          <w:rFonts w:ascii="TH SarabunPSK" w:eastAsia="Times New Roman" w:hAnsi="TH SarabunPSK" w:cs="TH SarabunPSK"/>
          <w:noProof/>
        </w:rPr>
        <w:t>CTE42200</w:t>
      </w:r>
    </w:p>
    <w:p w14:paraId="698029FF" w14:textId="77777777" w:rsidR="00BF7618" w:rsidRPr="00B60D70" w:rsidRDefault="00BF7618" w:rsidP="00BF7618">
      <w:pPr>
        <w:ind w:left="2127" w:hanging="2127"/>
        <w:rPr>
          <w:rFonts w:ascii="TH SarabunPSK" w:eastAsia="Cordia New" w:hAnsi="TH SarabunPSK" w:cs="TH SarabunPSK"/>
          <w:noProof/>
        </w:rPr>
      </w:pPr>
      <w:r w:rsidRPr="00B60D70">
        <w:rPr>
          <w:rFonts w:ascii="TH SarabunPSK" w:eastAsia="Times New Roman" w:hAnsi="TH SarabunPSK" w:cs="TH SarabunPSK" w:hint="cs"/>
          <w:b/>
          <w:bCs/>
          <w:cs/>
        </w:rPr>
        <w:t>คำอธิบาย</w:t>
      </w:r>
      <w:r w:rsidRPr="00B60D70">
        <w:rPr>
          <w:rFonts w:ascii="TH SarabunPSK" w:eastAsia="Calibri" w:hAnsi="TH SarabunPSK" w:cs="TH SarabunPSK" w:hint="cs"/>
          <w:bCs/>
          <w:cs/>
        </w:rPr>
        <w:t xml:space="preserve">โมดูล </w:t>
      </w:r>
      <w:r w:rsidRPr="00B60D70">
        <w:rPr>
          <w:rFonts w:ascii="TH SarabunPSK" w:eastAsia="Calibri" w:hAnsi="TH SarabunPSK" w:cs="TH SarabunPSK" w:hint="cs"/>
          <w:bCs/>
        </w:rPr>
        <w:t>:</w:t>
      </w:r>
      <w:r w:rsidRPr="00B60D70">
        <w:rPr>
          <w:rFonts w:ascii="TH SarabunPSK" w:eastAsia="Calibri" w:hAnsi="TH SarabunPSK" w:cs="TH SarabunPSK" w:hint="cs"/>
          <w:bCs/>
          <w:cs/>
        </w:rPr>
        <w:t xml:space="preserve"> </w:t>
      </w:r>
      <w:r w:rsidRPr="00B60D70">
        <w:rPr>
          <w:rFonts w:ascii="TH SarabunPSK" w:eastAsia="Calibri" w:hAnsi="TH SarabunPSK" w:cs="TH SarabunPSK" w:hint="cs"/>
          <w:bCs/>
          <w:cs/>
        </w:rPr>
        <w:tab/>
      </w:r>
      <w:r w:rsidRPr="00B60D70">
        <w:rPr>
          <w:rFonts w:ascii="TH SarabunPSK" w:eastAsia="Cordia New" w:hAnsi="TH SarabunPSK" w:cs="TH SarabunPSK" w:hint="cs"/>
          <w:noProof/>
          <w:cs/>
        </w:rPr>
        <w:t>ความสำคัญและที่มาของแบบจำลองสารสนเทศอาคาร (</w:t>
      </w:r>
      <w:r w:rsidRPr="00B60D70">
        <w:rPr>
          <w:rFonts w:ascii="TH SarabunPSK" w:eastAsia="Cordia New" w:hAnsi="TH SarabunPSK" w:cs="TH SarabunPSK" w:hint="cs"/>
          <w:noProof/>
        </w:rPr>
        <w:t xml:space="preserve">Building Information Management, BIM) </w:t>
      </w:r>
      <w:r w:rsidRPr="00B60D70">
        <w:rPr>
          <w:rFonts w:ascii="TH SarabunPSK" w:eastAsia="Cordia New" w:hAnsi="TH SarabunPSK" w:cs="TH SarabunPSK" w:hint="cs"/>
          <w:noProof/>
          <w:cs/>
        </w:rPr>
        <w:t xml:space="preserve">แนวคิดเกี่ยวกับแบบจำลองสารสนเทศอาคาร การประยุกต์ใช้แบบจำลองสารสนเทศอาคาร ในงานทางวิศวกรรมโยธา ความเชื่อมโยงของการสร้างแบบ </w:t>
      </w:r>
      <w:r w:rsidRPr="00B60D70">
        <w:rPr>
          <w:rFonts w:ascii="TH SarabunPSK" w:eastAsia="Cordia New" w:hAnsi="TH SarabunPSK" w:cs="TH SarabunPSK" w:hint="cs"/>
          <w:noProof/>
        </w:rPr>
        <w:t>3</w:t>
      </w:r>
      <w:r w:rsidRPr="00B60D70">
        <w:rPr>
          <w:rFonts w:ascii="TH SarabunPSK" w:eastAsia="Cordia New" w:hAnsi="TH SarabunPSK" w:cs="TH SarabunPSK" w:hint="cs"/>
          <w:noProof/>
          <w:cs/>
        </w:rPr>
        <w:t xml:space="preserve"> มิติ</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ขั้นตอนการก่อสร้าง</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การคำนวณปริมาณวัสดุ</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ราคา</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และการบริหารทรัพย์สิน</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วางแผนและจัดการกระบวนการ</w:t>
      </w:r>
      <w:r w:rsidRPr="00B60D70">
        <w:rPr>
          <w:rFonts w:ascii="TH SarabunPSK" w:eastAsia="Cordia New" w:hAnsi="TH SarabunPSK" w:cs="TH SarabunPSK" w:hint="cs"/>
          <w:noProof/>
        </w:rPr>
        <w:t xml:space="preserve"> </w:t>
      </w:r>
      <w:r w:rsidRPr="00B60D70">
        <w:rPr>
          <w:rFonts w:ascii="TH SarabunPSK" w:eastAsia="Cordia New" w:hAnsi="TH SarabunPSK" w:cs="TH SarabunPSK" w:hint="cs"/>
          <w:noProof/>
          <w:cs/>
        </w:rPr>
        <w:t>การวิเคราะห์การใช้ทรัพยากร โปรแกรมคอมพิวเตอร์ที่สอดคล้องกับแนวคิดแบบจำลองสารสนเทศอาคาร</w:t>
      </w:r>
    </w:p>
    <w:p w14:paraId="74D8032F" w14:textId="77777777" w:rsidR="00BF7618" w:rsidRPr="00B60D70" w:rsidRDefault="00BF7618" w:rsidP="00BF7618">
      <w:pPr>
        <w:tabs>
          <w:tab w:val="left" w:pos="2127"/>
        </w:tabs>
        <w:ind w:left="2127" w:hanging="2127"/>
        <w:rPr>
          <w:rFonts w:ascii="TH SarabunPSK" w:eastAsia="Cordia New" w:hAnsi="TH SarabunPSK" w:cs="TH SarabunPSK"/>
          <w:noProof/>
        </w:rPr>
      </w:pPr>
      <w:r w:rsidRPr="00B60D70">
        <w:rPr>
          <w:rFonts w:ascii="TH SarabunPSK" w:eastAsia="Cordia New" w:hAnsi="TH SarabunPSK" w:cs="TH SarabunPSK" w:hint="cs"/>
          <w:noProof/>
        </w:rPr>
        <w:tab/>
        <w:t>Importance and origin of building information models (Building Information Management, BIM) Building information modeling concepts Application of building information models in civil engineering Interconnection of 3D modeling, construction process, material quantity calculation, price, and asset management, process planning and management, resource usage analysis. Computer programs that are consistent with building information modeling concepts.</w:t>
      </w:r>
    </w:p>
    <w:p w14:paraId="2B699378" w14:textId="77777777" w:rsidR="00DF5073" w:rsidRPr="00B60D70" w:rsidRDefault="00DF5073" w:rsidP="00FD5AEA">
      <w:pPr>
        <w:shd w:val="clear" w:color="auto" w:fill="F2F2F2" w:themeFill="background1" w:themeFillShade="F2"/>
        <w:rPr>
          <w:rFonts w:ascii="TH SarabunPSK" w:eastAsia="Cordia New" w:hAnsi="TH SarabunPSK" w:cs="TH SarabunPSK"/>
          <w:b/>
          <w:bCs/>
        </w:rPr>
      </w:pPr>
      <w:r w:rsidRPr="00B60D70">
        <w:rPr>
          <w:rFonts w:ascii="TH SarabunPSK" w:eastAsia="Cordia New" w:hAnsi="TH SarabunPSK" w:cs="TH SarabunPSK" w:hint="cs"/>
          <w:b/>
          <w:bCs/>
          <w:cs/>
        </w:rPr>
        <w:t xml:space="preserve">ผลลัพธ์การเรียนรู้สูงสุดของโมดูล </w:t>
      </w:r>
      <w:r w:rsidRPr="00B60D70">
        <w:rPr>
          <w:rFonts w:ascii="TH SarabunPSK" w:eastAsia="Cordia New" w:hAnsi="TH SarabunPSK" w:cs="TH SarabunPSK" w:hint="cs"/>
          <w:b/>
          <w:bCs/>
        </w:rPr>
        <w:t>(Ultimate Learning Outcome)</w:t>
      </w:r>
    </w:p>
    <w:p w14:paraId="0C4B2895" w14:textId="77777777" w:rsidR="00DF5073" w:rsidRPr="00B60D70" w:rsidRDefault="00DF5073" w:rsidP="00DF5073">
      <w:pPr>
        <w:rPr>
          <w:rFonts w:ascii="TH SarabunPSK" w:eastAsia="Cordia New" w:hAnsi="TH SarabunPSK" w:cs="TH SarabunPSK"/>
          <w:cs/>
        </w:rPr>
      </w:pPr>
      <w:r w:rsidRPr="00B60D70">
        <w:rPr>
          <w:rFonts w:ascii="TH SarabunPSK" w:eastAsia="Cordia New" w:hAnsi="TH SarabunPSK" w:cs="TH SarabunPSK" w:hint="cs"/>
          <w:b/>
          <w:bCs/>
        </w:rPr>
        <w:tab/>
      </w:r>
      <w:r w:rsidRPr="00B60D70">
        <w:rPr>
          <w:rFonts w:ascii="TH SarabunPSK" w:eastAsia="Cordia New" w:hAnsi="TH SarabunPSK" w:cs="TH SarabunPSK" w:hint="cs"/>
          <w:cs/>
        </w:rPr>
        <w:t>อธิบายวิธีการประยุกต์แบบจำลองสารสนเทศอาคารมาใช้ในงานวิศวกรรมโยธา</w:t>
      </w:r>
    </w:p>
    <w:p w14:paraId="3A608245" w14:textId="77777777" w:rsidR="00FD5AEA" w:rsidRPr="00B60D70" w:rsidRDefault="00FD5AEA" w:rsidP="00FD5AEA">
      <w:pPr>
        <w:shd w:val="clear" w:color="auto" w:fill="F2F2F2" w:themeFill="background1" w:themeFillShade="F2"/>
        <w:rPr>
          <w:rFonts w:ascii="TH SarabunPSK" w:eastAsia="Cordia New" w:hAnsi="TH SarabunPSK" w:cs="TH SarabunPSK"/>
          <w:b/>
          <w:bCs/>
        </w:rPr>
      </w:pPr>
      <w:r w:rsidRPr="00B60D70">
        <w:rPr>
          <w:rFonts w:ascii="TH SarabunPSK" w:eastAsia="Cordia New" w:hAnsi="TH SarabunPSK" w:cs="TH SarabunPSK" w:hint="cs"/>
          <w:b/>
          <w:bCs/>
          <w:cs/>
        </w:rPr>
        <w:t>ระดับของ</w:t>
      </w:r>
      <w:r w:rsidRPr="00B60D70">
        <w:rPr>
          <w:rFonts w:ascii="TH SarabunPSK" w:eastAsia="Cordia New" w:hAnsi="TH SarabunPSK" w:cs="TH SarabunPSK"/>
          <w:b/>
          <w:bCs/>
          <w:cs/>
        </w:rPr>
        <w:t xml:space="preserve"> </w:t>
      </w:r>
      <w:r w:rsidRPr="00B60D70">
        <w:rPr>
          <w:rFonts w:ascii="TH SarabunPSK" w:eastAsia="Cordia New" w:hAnsi="TH SarabunPSK" w:cs="TH SarabunPSK"/>
          <w:b/>
          <w:bCs/>
        </w:rPr>
        <w:t xml:space="preserve">Competency </w:t>
      </w:r>
      <w:r w:rsidRPr="00B60D70">
        <w:rPr>
          <w:rFonts w:ascii="TH SarabunPSK" w:eastAsia="Cordia New" w:hAnsi="TH SarabunPSK" w:cs="TH SarabunPSK" w:hint="cs"/>
          <w:b/>
          <w:bCs/>
          <w:cs/>
        </w:rPr>
        <w:t>ของ</w:t>
      </w:r>
      <w:r w:rsidRPr="00B60D70">
        <w:rPr>
          <w:rFonts w:ascii="TH SarabunPSK" w:eastAsia="Cordia New" w:hAnsi="TH SarabunPSK" w:cs="TH SarabunPSK"/>
          <w:b/>
          <w:bCs/>
          <w:cs/>
        </w:rPr>
        <w:t xml:space="preserve"> </w:t>
      </w:r>
      <w:r w:rsidRPr="00B60D70">
        <w:rPr>
          <w:rFonts w:ascii="TH SarabunPSK" w:eastAsia="Cordia New" w:hAnsi="TH SarabunPSK" w:cs="TH SarabunPSK"/>
          <w:b/>
          <w:bCs/>
        </w:rPr>
        <w:t>Learning Outcome</w:t>
      </w:r>
    </w:p>
    <w:p w14:paraId="23725601" w14:textId="77777777" w:rsidR="00FD5AEA" w:rsidRPr="00B60D70" w:rsidRDefault="00FD5AEA" w:rsidP="00FD5AEA">
      <w:pPr>
        <w:ind w:left="720"/>
        <w:jc w:val="left"/>
        <w:rPr>
          <w:rFonts w:ascii="TH SarabunPSK" w:eastAsia="Cordia New" w:hAnsi="TH SarabunPSK" w:cs="TH SarabunPSK"/>
          <w:b/>
          <w:bCs/>
        </w:rPr>
      </w:pPr>
      <w:r w:rsidRPr="00B60D70">
        <w:rPr>
          <w:rFonts w:ascii="TH SarabunPSK" w:eastAsia="Cordia New" w:hAnsi="TH SarabunPSK" w:cs="TH SarabunPSK" w:hint="cs"/>
          <w:cs/>
        </w:rPr>
        <w:t>ในหลักสูตรได้กำหนดให้โมดูลนี้อยู่ในระดับ</w:t>
      </w:r>
      <w:r w:rsidRPr="00B60D70">
        <w:rPr>
          <w:rFonts w:ascii="TH SarabunPSK" w:eastAsia="Cordia New" w:hAnsi="TH SarabunPSK" w:cs="TH SarabunPSK"/>
          <w:b/>
          <w:bCs/>
        </w:rPr>
        <w:t xml:space="preserve"> P-K2 </w:t>
      </w:r>
      <w:r w:rsidRPr="00B60D70">
        <w:rPr>
          <w:rFonts w:ascii="TH SarabunPSK" w:eastAsia="Cordia New" w:hAnsi="TH SarabunPSK" w:cs="TH SarabunPSK" w:hint="cs"/>
          <w:cs/>
        </w:rPr>
        <w:t>หมายถึง เป็นเนื้อหาวิชาที่อยู่ในระดับวิชาชีพเฉพาะ (</w:t>
      </w:r>
      <w:r w:rsidRPr="00B60D70">
        <w:rPr>
          <w:rFonts w:ascii="TH SarabunPSK" w:eastAsia="Cordia New" w:hAnsi="TH SarabunPSK" w:cs="TH SarabunPSK"/>
        </w:rPr>
        <w:t>Professional</w:t>
      </w:r>
      <w:r w:rsidRPr="00B60D70">
        <w:rPr>
          <w:rFonts w:ascii="TH SarabunPSK" w:eastAsia="Cordia New" w:hAnsi="TH SarabunPSK" w:cs="TH SarabunPSK" w:hint="cs"/>
          <w:cs/>
        </w:rPr>
        <w:t>) ทางวิศวกรรมโยธา คาดหวังความรู้ (</w:t>
      </w:r>
      <w:r w:rsidRPr="00B60D70">
        <w:rPr>
          <w:rFonts w:ascii="TH SarabunPSK" w:eastAsia="Cordia New" w:hAnsi="TH SarabunPSK" w:cs="TH SarabunPSK"/>
          <w:b/>
          <w:bCs/>
        </w:rPr>
        <w:t>Knowledge</w:t>
      </w:r>
      <w:r w:rsidRPr="00B60D70">
        <w:rPr>
          <w:rFonts w:ascii="TH SarabunPSK" w:eastAsia="Cordia New" w:hAnsi="TH SarabunPSK" w:cs="TH SarabunPSK" w:hint="cs"/>
          <w:cs/>
        </w:rPr>
        <w:t>) ในระดับ</w:t>
      </w:r>
      <w:r w:rsidRPr="00B60D70">
        <w:rPr>
          <w:rFonts w:ascii="TH SarabunPSK" w:eastAsia="Cordia New" w:hAnsi="TH SarabunPSK" w:cs="TH SarabunPSK"/>
        </w:rPr>
        <w:t xml:space="preserve"> 2 </w:t>
      </w:r>
      <w:r w:rsidRPr="00B60D70">
        <w:rPr>
          <w:rFonts w:ascii="TH SarabunPSK" w:eastAsia="Cordia New" w:hAnsi="TH SarabunPSK" w:cs="TH SarabunPSK" w:hint="cs"/>
          <w:cs/>
        </w:rPr>
        <w:t xml:space="preserve">เข้าใจ (อธิบาย ขยายความ อภิปราย) ตามกรอบของ </w:t>
      </w:r>
      <w:r w:rsidRPr="00B60D70">
        <w:rPr>
          <w:rFonts w:ascii="TH SarabunPSK" w:eastAsia="Cordia New" w:hAnsi="TH SarabunPSK" w:cs="TH SarabunPSK"/>
        </w:rPr>
        <w:t xml:space="preserve">Bloom’s Taxonomy </w:t>
      </w:r>
      <w:r w:rsidRPr="00B60D70">
        <w:rPr>
          <w:rFonts w:ascii="TH SarabunPSK" w:eastAsia="Cordia New" w:hAnsi="TH SarabunPSK" w:cs="TH SarabunPSK" w:hint="cs"/>
          <w:cs/>
        </w:rPr>
        <w:t xml:space="preserve">เทียบกับระดับความสามารถที่กำหนดโดย </w:t>
      </w:r>
      <w:r w:rsidRPr="00B60D70">
        <w:rPr>
          <w:rFonts w:ascii="TH SarabunPSK" w:eastAsia="Cordia New" w:hAnsi="TH SarabunPSK" w:cs="TH SarabunPSK"/>
        </w:rPr>
        <w:t>Miller’s</w:t>
      </w:r>
      <w:r w:rsidRPr="00B60D70">
        <w:rPr>
          <w:rFonts w:ascii="TH SarabunPSK" w:eastAsia="Cordia New" w:hAnsi="TH SarabunPSK" w:cs="TH SarabunPSK" w:hint="cs"/>
          <w:cs/>
        </w:rPr>
        <w:t xml:space="preserve"> อยู่ในระดับ</w:t>
      </w:r>
    </w:p>
    <w:p w14:paraId="745A1C08" w14:textId="77777777" w:rsidR="00FD5AEA" w:rsidRPr="00B60D70" w:rsidRDefault="00FD5AEA" w:rsidP="00FD5AEA">
      <w:pPr>
        <w:ind w:left="720"/>
        <w:rPr>
          <w:rFonts w:ascii="TH SarabunPSK" w:eastAsia="Cordia New" w:hAnsi="TH SarabunPSK" w:cs="TH SarabunPSK"/>
          <w:b/>
          <w:bCs/>
        </w:rPr>
      </w:pPr>
      <w:r w:rsidRPr="00B60D70">
        <w:rPr>
          <w:rFonts w:ascii="TH SarabunPSK" w:eastAsia="Cordia New" w:hAnsi="TH SarabunPSK" w:cs="TH SarabunPSK"/>
          <w:b/>
          <w:bCs/>
        </w:rPr>
        <w:sym w:font="Wingdings 2" w:char="F052"/>
      </w:r>
      <w:r w:rsidRPr="00B60D70">
        <w:rPr>
          <w:rFonts w:ascii="TH SarabunPSK" w:eastAsia="Cordia New" w:hAnsi="TH SarabunPSK" w:cs="TH SarabunPSK"/>
          <w:b/>
          <w:bCs/>
          <w:cs/>
        </w:rPr>
        <w:t xml:space="preserve">  </w:t>
      </w:r>
      <w:r w:rsidRPr="00B60D70">
        <w:rPr>
          <w:rFonts w:ascii="TH SarabunPSK" w:eastAsia="Cordia New" w:hAnsi="TH SarabunPSK" w:cs="TH SarabunPSK"/>
          <w:b/>
          <w:bCs/>
        </w:rPr>
        <w:t>Knows how (Concept application)</w:t>
      </w:r>
    </w:p>
    <w:p w14:paraId="3FF25D89" w14:textId="08EF5955" w:rsidR="00FD5AEA" w:rsidRDefault="00FD5AEA" w:rsidP="00FD5AEA">
      <w:pPr>
        <w:ind w:left="720"/>
        <w:rPr>
          <w:rFonts w:ascii="TH SarabunPSK" w:eastAsia="Cordia New" w:hAnsi="TH SarabunPSK" w:cs="TH SarabunPSK"/>
        </w:rPr>
      </w:pPr>
      <w:r w:rsidRPr="00B60D70">
        <w:rPr>
          <w:rFonts w:ascii="TH SarabunPSK" w:eastAsia="Cordia New" w:hAnsi="TH SarabunPSK" w:cs="TH SarabunPSK"/>
          <w:b/>
          <w:bCs/>
          <w:cs/>
        </w:rPr>
        <w:tab/>
      </w:r>
      <w:r w:rsidRPr="00B60D70">
        <w:rPr>
          <w:rFonts w:ascii="TH SarabunPSK" w:eastAsia="Cordia New" w:hAnsi="TH SarabunPSK" w:cs="TH SarabunPSK" w:hint="cs"/>
          <w:cs/>
        </w:rPr>
        <w:t>ผลการเรียนรู้เป็นพื้นฐานสำคัญสำหรับการต่อยอดการเรียนรู้ในระดับ</w:t>
      </w:r>
      <w:r w:rsidRPr="00B60D70">
        <w:rPr>
          <w:rFonts w:ascii="TH SarabunPSK" w:eastAsia="Cordia New" w:hAnsi="TH SarabunPSK" w:cs="TH SarabunPSK"/>
          <w:cs/>
        </w:rPr>
        <w:t xml:space="preserve"> </w:t>
      </w:r>
      <w:r w:rsidRPr="00B60D70">
        <w:rPr>
          <w:rFonts w:ascii="TH SarabunPSK" w:eastAsia="Cordia New" w:hAnsi="TH SarabunPSK" w:cs="TH SarabunPSK"/>
        </w:rPr>
        <w:t xml:space="preserve">Show </w:t>
      </w:r>
      <w:r w:rsidRPr="00B60D70">
        <w:rPr>
          <w:rFonts w:ascii="TH SarabunPSK" w:eastAsia="Cordia New" w:hAnsi="TH SarabunPSK" w:cs="TH SarabunPSK" w:hint="cs"/>
          <w:cs/>
        </w:rPr>
        <w:t>หรือ</w:t>
      </w:r>
      <w:r w:rsidRPr="00B60D70">
        <w:rPr>
          <w:rFonts w:ascii="TH SarabunPSK" w:eastAsia="Cordia New" w:hAnsi="TH SarabunPSK" w:cs="TH SarabunPSK"/>
          <w:cs/>
        </w:rPr>
        <w:t xml:space="preserve"> </w:t>
      </w:r>
      <w:r w:rsidRPr="00B60D70">
        <w:rPr>
          <w:rFonts w:ascii="TH SarabunPSK" w:eastAsia="Cordia New" w:hAnsi="TH SarabunPSK" w:cs="TH SarabunPSK"/>
        </w:rPr>
        <w:t xml:space="preserve">Does </w:t>
      </w:r>
      <w:r w:rsidRPr="00B60D70">
        <w:rPr>
          <w:rFonts w:ascii="TH SarabunPSK" w:eastAsia="Cordia New" w:hAnsi="TH SarabunPSK" w:cs="TH SarabunPSK" w:hint="cs"/>
          <w:cs/>
        </w:rPr>
        <w:t>โดยสามารถเห็นหลักฐานผ่านการวัด</w:t>
      </w:r>
      <w:r w:rsidRPr="00B60D70">
        <w:rPr>
          <w:rFonts w:ascii="TH SarabunPSK" w:eastAsia="Cordia New" w:hAnsi="TH SarabunPSK" w:cs="TH SarabunPSK"/>
          <w:cs/>
        </w:rPr>
        <w:t xml:space="preserve"> </w:t>
      </w:r>
      <w:r w:rsidRPr="00B60D70">
        <w:rPr>
          <w:rFonts w:ascii="TH SarabunPSK" w:eastAsia="Cordia New" w:hAnsi="TH SarabunPSK" w:cs="TH SarabunPSK"/>
        </w:rPr>
        <w:t xml:space="preserve">Cognitive Outcome </w:t>
      </w:r>
      <w:r w:rsidRPr="00B60D70">
        <w:rPr>
          <w:rFonts w:ascii="TH SarabunPSK" w:eastAsia="Cordia New" w:hAnsi="TH SarabunPSK" w:cs="TH SarabunPSK" w:hint="cs"/>
          <w:cs/>
        </w:rPr>
        <w:t>ในระดับ</w:t>
      </w:r>
      <w:r w:rsidRPr="00B60D70">
        <w:rPr>
          <w:rFonts w:ascii="TH SarabunPSK" w:eastAsia="Cordia New" w:hAnsi="TH SarabunPSK" w:cs="TH SarabunPSK"/>
          <w:cs/>
        </w:rPr>
        <w:t xml:space="preserve"> </w:t>
      </w:r>
      <w:r w:rsidRPr="00B60D70">
        <w:rPr>
          <w:rFonts w:ascii="TH SarabunPSK" w:eastAsia="Cordia New" w:hAnsi="TH SarabunPSK" w:cs="TH SarabunPSK"/>
        </w:rPr>
        <w:t>Applying (Use Information in a new situation)</w:t>
      </w:r>
    </w:p>
    <w:p w14:paraId="6142C8CD" w14:textId="77777777" w:rsidR="007240C2" w:rsidRPr="00B60D70" w:rsidRDefault="007240C2" w:rsidP="00FD5AEA">
      <w:pPr>
        <w:ind w:left="720"/>
        <w:rPr>
          <w:rFonts w:ascii="TH SarabunPSK" w:eastAsia="Cordia New" w:hAnsi="TH SarabunPSK" w:cs="TH SarabunPSK"/>
        </w:rPr>
      </w:pPr>
    </w:p>
    <w:p w14:paraId="4FFB29B5" w14:textId="77777777" w:rsidR="00FD5AEA" w:rsidRPr="00B60D70" w:rsidRDefault="00FD5AEA" w:rsidP="00FD5AEA">
      <w:pPr>
        <w:shd w:val="clear" w:color="auto" w:fill="F2F2F2" w:themeFill="background1" w:themeFillShade="F2"/>
        <w:rPr>
          <w:rFonts w:ascii="TH SarabunPSK" w:eastAsia="Cordia New" w:hAnsi="TH SarabunPSK" w:cs="TH SarabunPSK"/>
          <w:b/>
          <w:bCs/>
        </w:rPr>
      </w:pPr>
      <w:r w:rsidRPr="00B60D70">
        <w:rPr>
          <w:rFonts w:ascii="TH SarabunPSK" w:eastAsia="Cordia New" w:hAnsi="TH SarabunPSK" w:cs="TH SarabunPSK" w:hint="cs"/>
          <w:b/>
          <w:bCs/>
          <w:cs/>
        </w:rPr>
        <w:lastRenderedPageBreak/>
        <w:t>เกณฑ์การประเมินผลลัพธ์การเรียนรู้</w:t>
      </w:r>
      <w:r w:rsidRPr="00B60D70">
        <w:rPr>
          <w:rFonts w:ascii="TH SarabunPSK" w:eastAsia="Cordia New" w:hAnsi="TH SarabunPSK" w:cs="TH SarabunPSK"/>
          <w:b/>
          <w:bCs/>
          <w:cs/>
        </w:rPr>
        <w:t xml:space="preserve"> (</w:t>
      </w:r>
      <w:r w:rsidRPr="00B60D70">
        <w:rPr>
          <w:rFonts w:ascii="TH SarabunPSK" w:eastAsia="Cordia New" w:hAnsi="TH SarabunPSK" w:cs="TH SarabunPSK"/>
          <w:b/>
          <w:bCs/>
        </w:rPr>
        <w:t>Rubric)</w:t>
      </w:r>
    </w:p>
    <w:p w14:paraId="717BF5E5" w14:textId="77777777" w:rsidR="00DF5073" w:rsidRPr="00B60D70" w:rsidRDefault="00DF5073" w:rsidP="00DF5073">
      <w:pPr>
        <w:ind w:firstLine="720"/>
        <w:rPr>
          <w:rFonts w:ascii="TH SarabunPSK" w:eastAsia="Cordia New" w:hAnsi="TH SarabunPSK" w:cs="TH SarabunPSK"/>
        </w:rPr>
      </w:pPr>
      <w:r w:rsidRPr="00B60D70">
        <w:rPr>
          <w:rFonts w:ascii="TH SarabunPSK" w:eastAsia="Cordia New" w:hAnsi="TH SarabunPSK" w:cs="TH SarabunPSK" w:hint="cs"/>
          <w:cs/>
        </w:rPr>
        <w:t>ผู้เรียนจะพัฒนาความสามารถตามระดับผลสัมฤทธิ์และจะผ่าน</w:t>
      </w:r>
      <w:r w:rsidR="006307F3" w:rsidRPr="00B60D70">
        <w:rPr>
          <w:rFonts w:ascii="TH SarabunPSK" w:eastAsia="Cordia New" w:hAnsi="TH SarabunPSK" w:cs="TH SarabunPSK" w:hint="cs"/>
          <w:cs/>
        </w:rPr>
        <w:t>โมดูล</w:t>
      </w:r>
      <w:r w:rsidRPr="00B60D70">
        <w:rPr>
          <w:rFonts w:ascii="TH SarabunPSK" w:eastAsia="Cordia New" w:hAnsi="TH SarabunPSK" w:cs="TH SarabunPSK" w:hint="cs"/>
          <w:cs/>
        </w:rPr>
        <w:t>การเรียนรู้นี้ได้เมื่อหลักฐานการเรียนรู้ที่ผู้เรียนนำเสนอเพื่อการประเมินแสดงให้เห็นว่า บรรลุระดับผลสัมฤทธิ์ตั้งแต่ระดับ 3 ขึ้นไป</w:t>
      </w:r>
    </w:p>
    <w:tbl>
      <w:tblPr>
        <w:tblStyle w:val="af6"/>
        <w:tblW w:w="9014" w:type="dxa"/>
        <w:tblLook w:val="04A0" w:firstRow="1" w:lastRow="0" w:firstColumn="1" w:lastColumn="0" w:noHBand="0" w:noVBand="1"/>
      </w:tblPr>
      <w:tblGrid>
        <w:gridCol w:w="1165"/>
        <w:gridCol w:w="7849"/>
      </w:tblGrid>
      <w:tr w:rsidR="00B60D70" w:rsidRPr="00B60D70" w14:paraId="6C7FA37F" w14:textId="77777777" w:rsidTr="002F6E8F">
        <w:trPr>
          <w:trHeight w:val="397"/>
        </w:trPr>
        <w:tc>
          <w:tcPr>
            <w:tcW w:w="1165" w:type="dxa"/>
            <w:shd w:val="clear" w:color="auto" w:fill="F2F2F2" w:themeFill="background1" w:themeFillShade="F2"/>
            <w:vAlign w:val="center"/>
          </w:tcPr>
          <w:p w14:paraId="3B9536AC" w14:textId="77777777" w:rsidR="00FD5AEA" w:rsidRPr="00B60D70" w:rsidRDefault="00FD5AEA" w:rsidP="002F6E8F">
            <w:pPr>
              <w:rPr>
                <w:rFonts w:ascii="TH SarabunPSK" w:hAnsi="TH SarabunPSK" w:cs="TH SarabunPSK"/>
                <w:b/>
                <w:bCs/>
              </w:rPr>
            </w:pPr>
            <w:r w:rsidRPr="00B60D70">
              <w:rPr>
                <w:rFonts w:ascii="TH SarabunPSK" w:hAnsi="TH SarabunPSK" w:cs="TH SarabunPSK"/>
                <w:b/>
                <w:bCs/>
              </w:rPr>
              <w:t>Rubric</w:t>
            </w:r>
          </w:p>
        </w:tc>
        <w:tc>
          <w:tcPr>
            <w:tcW w:w="7849" w:type="dxa"/>
            <w:shd w:val="clear" w:color="auto" w:fill="F2F2F2" w:themeFill="background1" w:themeFillShade="F2"/>
            <w:vAlign w:val="center"/>
          </w:tcPr>
          <w:p w14:paraId="665F2E49" w14:textId="77777777" w:rsidR="00FD5AEA" w:rsidRPr="00B60D70" w:rsidRDefault="00FD5AEA" w:rsidP="002F6E8F">
            <w:pPr>
              <w:jc w:val="center"/>
              <w:rPr>
                <w:rFonts w:ascii="TH SarabunPSK" w:hAnsi="TH SarabunPSK" w:cs="TH SarabunPSK"/>
                <w:b/>
                <w:bCs/>
              </w:rPr>
            </w:pPr>
            <w:r w:rsidRPr="00B60D70">
              <w:rPr>
                <w:rFonts w:ascii="TH SarabunPSK" w:hAnsi="TH SarabunPSK" w:cs="TH SarabunPSK" w:hint="cs"/>
                <w:b/>
                <w:bCs/>
                <w:cs/>
              </w:rPr>
              <w:t>คำอธิบายลำดับขั้นในการประเมินผลการเรียน</w:t>
            </w:r>
          </w:p>
        </w:tc>
      </w:tr>
      <w:tr w:rsidR="00B60D70" w:rsidRPr="00B60D70" w14:paraId="37986C71" w14:textId="77777777" w:rsidTr="002F6E8F">
        <w:trPr>
          <w:trHeight w:val="397"/>
        </w:trPr>
        <w:tc>
          <w:tcPr>
            <w:tcW w:w="1165" w:type="dxa"/>
          </w:tcPr>
          <w:p w14:paraId="77B03E70" w14:textId="77777777" w:rsidR="00FD5AEA" w:rsidRPr="00B60D70" w:rsidRDefault="00FD5AEA" w:rsidP="002F6E8F">
            <w:pPr>
              <w:jc w:val="center"/>
              <w:rPr>
                <w:rFonts w:ascii="TH SarabunPSK" w:hAnsi="TH SarabunPSK" w:cs="TH SarabunPSK"/>
              </w:rPr>
            </w:pPr>
            <w:r w:rsidRPr="00B60D70">
              <w:rPr>
                <w:rFonts w:ascii="TH SarabunPSK" w:hAnsi="TH SarabunPSK" w:cs="TH SarabunPSK"/>
              </w:rPr>
              <w:t xml:space="preserve">Level </w:t>
            </w:r>
            <w:r w:rsidRPr="00B60D70">
              <w:rPr>
                <w:rFonts w:ascii="TH SarabunPSK" w:hAnsi="TH SarabunPSK" w:cs="TH SarabunPSK" w:hint="cs"/>
              </w:rPr>
              <w:t>1</w:t>
            </w:r>
          </w:p>
        </w:tc>
        <w:tc>
          <w:tcPr>
            <w:tcW w:w="7849" w:type="dxa"/>
            <w:shd w:val="clear" w:color="auto" w:fill="auto"/>
            <w:vAlign w:val="center"/>
          </w:tcPr>
          <w:p w14:paraId="3F583FE8" w14:textId="77777777" w:rsidR="00FD5AEA" w:rsidRPr="00B60D70" w:rsidRDefault="00FD5AEA" w:rsidP="002F6E8F">
            <w:pPr>
              <w:rPr>
                <w:rFonts w:ascii="TH SarabunPSK" w:hAnsi="TH SarabunPSK" w:cs="TH SarabunPSK"/>
                <w:cs/>
              </w:rPr>
            </w:pPr>
            <w:r w:rsidRPr="00B60D70">
              <w:rPr>
                <w:rFonts w:ascii="TH SarabunPSK" w:hAnsi="TH SarabunPSK" w:cs="TH SarabunPSK" w:hint="cs"/>
                <w:cs/>
              </w:rPr>
              <w:t>ผู้เรียนไม่สามารถอธิบายวิธีการประยุกต์แบบจำลองสารสนเทศอาคาร (</w:t>
            </w:r>
            <w:r w:rsidRPr="00B60D70">
              <w:rPr>
                <w:rFonts w:ascii="TH SarabunPSK" w:hAnsi="TH SarabunPSK" w:cs="TH SarabunPSK" w:hint="cs"/>
              </w:rPr>
              <w:t xml:space="preserve">BIM) </w:t>
            </w:r>
            <w:r w:rsidRPr="00B60D70">
              <w:rPr>
                <w:rFonts w:ascii="TH SarabunPSK" w:hAnsi="TH SarabunPSK" w:cs="TH SarabunPSK" w:hint="cs"/>
                <w:cs/>
              </w:rPr>
              <w:t xml:space="preserve">ในงานวิศวกรรมโยธาได้อย่างชัดเจน หรืออธิบายได้เพียงเล็กน้อยแต่ไม่ถูกต้อง ไม่สามารถระบุประโยชน์หรือการนำไปใช้ในงานวิศวกรรมโยธาได้ ผลงานหรือคำอธิบายไม่สะท้อนถึงความเข้าใจในหลักการพื้นฐานของ </w:t>
            </w:r>
            <w:r w:rsidRPr="00B60D70">
              <w:rPr>
                <w:rFonts w:ascii="TH SarabunPSK" w:hAnsi="TH SarabunPSK" w:cs="TH SarabunPSK" w:hint="cs"/>
              </w:rPr>
              <w:t>BIM</w:t>
            </w:r>
          </w:p>
        </w:tc>
      </w:tr>
      <w:tr w:rsidR="00B60D70" w:rsidRPr="00B60D70" w14:paraId="634E8151" w14:textId="77777777" w:rsidTr="002F6E8F">
        <w:trPr>
          <w:trHeight w:val="397"/>
        </w:trPr>
        <w:tc>
          <w:tcPr>
            <w:tcW w:w="1165" w:type="dxa"/>
          </w:tcPr>
          <w:p w14:paraId="6D84F7A0" w14:textId="0FE418F7" w:rsidR="00FD5AEA" w:rsidRPr="00B60D70" w:rsidRDefault="00FD5AEA" w:rsidP="002F6E8F">
            <w:pPr>
              <w:jc w:val="center"/>
              <w:rPr>
                <w:rFonts w:ascii="TH SarabunPSK" w:hAnsi="TH SarabunPSK" w:cs="TH SarabunPSK"/>
              </w:rPr>
            </w:pPr>
            <w:r w:rsidRPr="00B60D70">
              <w:rPr>
                <w:rFonts w:ascii="TH SarabunPSK" w:hAnsi="TH SarabunPSK" w:cs="TH SarabunPSK"/>
              </w:rPr>
              <w:t xml:space="preserve">Level </w:t>
            </w:r>
            <w:r w:rsidR="00BF7618" w:rsidRPr="00B60D70">
              <w:rPr>
                <w:rFonts w:ascii="TH SarabunPSK" w:hAnsi="TH SarabunPSK" w:cs="TH SarabunPSK" w:hint="cs"/>
                <w:cs/>
              </w:rPr>
              <w:t>2</w:t>
            </w:r>
          </w:p>
        </w:tc>
        <w:tc>
          <w:tcPr>
            <w:tcW w:w="7849" w:type="dxa"/>
            <w:shd w:val="clear" w:color="auto" w:fill="auto"/>
            <w:vAlign w:val="center"/>
          </w:tcPr>
          <w:p w14:paraId="211CA765" w14:textId="77777777" w:rsidR="00FD5AEA" w:rsidRPr="00B60D70" w:rsidRDefault="00FD5AEA" w:rsidP="002F6E8F">
            <w:pPr>
              <w:rPr>
                <w:rFonts w:ascii="TH SarabunPSK" w:hAnsi="TH SarabunPSK" w:cs="TH SarabunPSK"/>
                <w:cs/>
              </w:rPr>
            </w:pPr>
            <w:r w:rsidRPr="00B60D70">
              <w:rPr>
                <w:rFonts w:ascii="TH SarabunPSK" w:hAnsi="TH SarabunPSK" w:cs="TH SarabunPSK" w:hint="cs"/>
                <w:cs/>
              </w:rPr>
              <w:t>ผู้เรียนสามารถอธิบายแนวคิดพื้นฐานของแบบจำลองสารสนเทศอาคาร (</w:t>
            </w:r>
            <w:r w:rsidRPr="00B60D70">
              <w:rPr>
                <w:rFonts w:ascii="TH SarabunPSK" w:hAnsi="TH SarabunPSK" w:cs="TH SarabunPSK" w:hint="cs"/>
              </w:rPr>
              <w:t xml:space="preserve">BIM) </w:t>
            </w:r>
            <w:r w:rsidRPr="00B60D70">
              <w:rPr>
                <w:rFonts w:ascii="TH SarabunPSK" w:hAnsi="TH SarabunPSK" w:cs="TH SarabunPSK" w:hint="cs"/>
                <w:cs/>
              </w:rPr>
              <w:t xml:space="preserve">ได้ และสามารถระบุการประยุกต์ใช้ </w:t>
            </w:r>
            <w:r w:rsidRPr="00B60D70">
              <w:rPr>
                <w:rFonts w:ascii="TH SarabunPSK" w:hAnsi="TH SarabunPSK" w:cs="TH SarabunPSK" w:hint="cs"/>
              </w:rPr>
              <w:t xml:space="preserve">BIM </w:t>
            </w:r>
            <w:r w:rsidRPr="00B60D70">
              <w:rPr>
                <w:rFonts w:ascii="TH SarabunPSK" w:hAnsi="TH SarabunPSK" w:cs="TH SarabunPSK" w:hint="cs"/>
                <w:cs/>
              </w:rPr>
              <w:t xml:space="preserve">ในงานวิศวกรรมโยธาได้บางส่วน เช่น การใช้ในการออกแบบโครงสร้างอาคารขั้นพื้นฐาน แต่การอธิบายยังไม่ลึกซึ้งและต้องการคำแนะนำจากผู้มีประสบการณ์ในการเชื่อมโยง </w:t>
            </w:r>
            <w:r w:rsidRPr="00B60D70">
              <w:rPr>
                <w:rFonts w:ascii="TH SarabunPSK" w:hAnsi="TH SarabunPSK" w:cs="TH SarabunPSK" w:hint="cs"/>
              </w:rPr>
              <w:t xml:space="preserve">BIM </w:t>
            </w:r>
            <w:r w:rsidRPr="00B60D70">
              <w:rPr>
                <w:rFonts w:ascii="TH SarabunPSK" w:hAnsi="TH SarabunPSK" w:cs="TH SarabunPSK" w:hint="cs"/>
                <w:cs/>
              </w:rPr>
              <w:t>กับงานวิศวกรรมโยธาที่ซับซ้อนขึ้น</w:t>
            </w:r>
          </w:p>
        </w:tc>
      </w:tr>
      <w:tr w:rsidR="00B60D70" w:rsidRPr="00B60D70" w14:paraId="1CA8F9D9" w14:textId="77777777" w:rsidTr="002F6E8F">
        <w:trPr>
          <w:trHeight w:val="397"/>
        </w:trPr>
        <w:tc>
          <w:tcPr>
            <w:tcW w:w="1165" w:type="dxa"/>
            <w:shd w:val="clear" w:color="auto" w:fill="FBE4D5" w:themeFill="accent2" w:themeFillTint="33"/>
          </w:tcPr>
          <w:p w14:paraId="55C3E009" w14:textId="77777777" w:rsidR="00FD5AEA" w:rsidRPr="00B60D70" w:rsidRDefault="00FD5AEA" w:rsidP="002F6E8F">
            <w:pPr>
              <w:jc w:val="center"/>
              <w:rPr>
                <w:rFonts w:ascii="TH SarabunPSK" w:hAnsi="TH SarabunPSK" w:cs="TH SarabunPSK"/>
                <w:b/>
                <w:bCs/>
              </w:rPr>
            </w:pPr>
            <w:r w:rsidRPr="00B60D70">
              <w:rPr>
                <w:rFonts w:ascii="TH SarabunPSK" w:hAnsi="TH SarabunPSK" w:cs="TH SarabunPSK"/>
                <w:b/>
                <w:bCs/>
              </w:rPr>
              <w:t xml:space="preserve">Level </w:t>
            </w:r>
            <w:r w:rsidRPr="00B60D70">
              <w:rPr>
                <w:rFonts w:ascii="TH SarabunPSK" w:hAnsi="TH SarabunPSK" w:cs="TH SarabunPSK" w:hint="cs"/>
                <w:b/>
                <w:bCs/>
              </w:rPr>
              <w:t>3*</w:t>
            </w:r>
          </w:p>
        </w:tc>
        <w:tc>
          <w:tcPr>
            <w:tcW w:w="7849" w:type="dxa"/>
            <w:shd w:val="clear" w:color="auto" w:fill="FBE4D5" w:themeFill="accent2" w:themeFillTint="33"/>
            <w:vAlign w:val="center"/>
          </w:tcPr>
          <w:p w14:paraId="56768A6A" w14:textId="77777777" w:rsidR="00FD5AEA" w:rsidRPr="00B60D70" w:rsidRDefault="00FD5AEA" w:rsidP="002F6E8F">
            <w:pPr>
              <w:rPr>
                <w:rFonts w:ascii="TH SarabunPSK" w:hAnsi="TH SarabunPSK" w:cs="TH SarabunPSK"/>
                <w:cs/>
              </w:rPr>
            </w:pPr>
            <w:r w:rsidRPr="00B60D70">
              <w:rPr>
                <w:rFonts w:ascii="TH SarabunPSK" w:hAnsi="TH SarabunPSK" w:cs="TH SarabunPSK" w:hint="cs"/>
                <w:cs/>
              </w:rPr>
              <w:t xml:space="preserve">ผู้เรียนสามารถอธิบายวิธีการประยุกต์ </w:t>
            </w:r>
            <w:r w:rsidRPr="00B60D70">
              <w:rPr>
                <w:rFonts w:ascii="TH SarabunPSK" w:hAnsi="TH SarabunPSK" w:cs="TH SarabunPSK" w:hint="cs"/>
              </w:rPr>
              <w:t xml:space="preserve">BIM </w:t>
            </w:r>
            <w:r w:rsidRPr="00B60D70">
              <w:rPr>
                <w:rFonts w:ascii="TH SarabunPSK" w:hAnsi="TH SarabunPSK" w:cs="TH SarabunPSK" w:hint="cs"/>
                <w:cs/>
              </w:rPr>
              <w:t xml:space="preserve">ในงานวิศวกรรมโยธาได้ครบถ้วนในระดับพื้นฐาน เช่น การใช้ในการออกแบบโครงสร้าง การประมาณราคา และการวางแผนงานก่อสร้าง สามารถอธิบายประโยชน์ของ </w:t>
            </w:r>
            <w:r w:rsidRPr="00B60D70">
              <w:rPr>
                <w:rFonts w:ascii="TH SarabunPSK" w:hAnsi="TH SarabunPSK" w:cs="TH SarabunPSK" w:hint="cs"/>
              </w:rPr>
              <w:t xml:space="preserve">BIM </w:t>
            </w:r>
            <w:r w:rsidRPr="00B60D70">
              <w:rPr>
                <w:rFonts w:ascii="TH SarabunPSK" w:hAnsi="TH SarabunPSK" w:cs="TH SarabunPSK" w:hint="cs"/>
                <w:cs/>
              </w:rPr>
              <w:t xml:space="preserve">ในการแก้ปัญหาทั่วไปในงานวิศวกรรมโยธาได้ และเริ่มเข้าใจการใช้ </w:t>
            </w:r>
            <w:r w:rsidRPr="00B60D70">
              <w:rPr>
                <w:rFonts w:ascii="TH SarabunPSK" w:hAnsi="TH SarabunPSK" w:cs="TH SarabunPSK" w:hint="cs"/>
              </w:rPr>
              <w:t xml:space="preserve">BIM </w:t>
            </w:r>
            <w:r w:rsidRPr="00B60D70">
              <w:rPr>
                <w:rFonts w:ascii="TH SarabunPSK" w:hAnsi="TH SarabunPSK" w:cs="TH SarabunPSK" w:hint="cs"/>
                <w:cs/>
              </w:rPr>
              <w:t xml:space="preserve">ในงานที่ซับซ้อนขึ้น เช่น การวิเคราะห์พลังงานอาคาร แต่ยังต้องการคำแนะนำจากผู้สอนในการอธิบายการประยุกต์ใช้ </w:t>
            </w:r>
            <w:r w:rsidRPr="00B60D70">
              <w:rPr>
                <w:rFonts w:ascii="TH SarabunPSK" w:hAnsi="TH SarabunPSK" w:cs="TH SarabunPSK" w:hint="cs"/>
              </w:rPr>
              <w:t xml:space="preserve">BIM </w:t>
            </w:r>
            <w:r w:rsidRPr="00B60D70">
              <w:rPr>
                <w:rFonts w:ascii="TH SarabunPSK" w:hAnsi="TH SarabunPSK" w:cs="TH SarabunPSK" w:hint="cs"/>
                <w:cs/>
              </w:rPr>
              <w:t>ในสถานการณ์ที่ซับซ้อนหรือไม่คุ้นเคย</w:t>
            </w:r>
          </w:p>
        </w:tc>
      </w:tr>
      <w:tr w:rsidR="00B60D70" w:rsidRPr="00B60D70" w14:paraId="7CF115C0" w14:textId="77777777" w:rsidTr="002F6E8F">
        <w:trPr>
          <w:trHeight w:val="397"/>
        </w:trPr>
        <w:tc>
          <w:tcPr>
            <w:tcW w:w="1165" w:type="dxa"/>
          </w:tcPr>
          <w:p w14:paraId="1985BE8B" w14:textId="77777777" w:rsidR="00FD5AEA" w:rsidRPr="00B60D70" w:rsidRDefault="00FD5AEA" w:rsidP="002F6E8F">
            <w:pPr>
              <w:jc w:val="center"/>
              <w:rPr>
                <w:rFonts w:ascii="TH SarabunPSK" w:hAnsi="TH SarabunPSK" w:cs="TH SarabunPSK"/>
              </w:rPr>
            </w:pPr>
            <w:r w:rsidRPr="00B60D70">
              <w:rPr>
                <w:rFonts w:ascii="TH SarabunPSK" w:hAnsi="TH SarabunPSK" w:cs="TH SarabunPSK"/>
              </w:rPr>
              <w:t xml:space="preserve">Level </w:t>
            </w:r>
            <w:r w:rsidRPr="00B60D70">
              <w:rPr>
                <w:rFonts w:ascii="TH SarabunPSK" w:hAnsi="TH SarabunPSK" w:cs="TH SarabunPSK" w:hint="cs"/>
              </w:rPr>
              <w:t>4</w:t>
            </w:r>
          </w:p>
        </w:tc>
        <w:tc>
          <w:tcPr>
            <w:tcW w:w="7849" w:type="dxa"/>
            <w:shd w:val="clear" w:color="auto" w:fill="auto"/>
            <w:vAlign w:val="center"/>
          </w:tcPr>
          <w:p w14:paraId="3AEBA3A0" w14:textId="77777777" w:rsidR="00FD5AEA" w:rsidRPr="00B60D70" w:rsidRDefault="00FD5AEA" w:rsidP="002F6E8F">
            <w:pPr>
              <w:rPr>
                <w:rFonts w:ascii="TH SarabunPSK" w:hAnsi="TH SarabunPSK" w:cs="TH SarabunPSK"/>
                <w:cs/>
              </w:rPr>
            </w:pPr>
            <w:r w:rsidRPr="00B60D70">
              <w:rPr>
                <w:rFonts w:ascii="TH SarabunPSK" w:hAnsi="TH SarabunPSK" w:cs="TH SarabunPSK" w:hint="cs"/>
                <w:cs/>
              </w:rPr>
              <w:t xml:space="preserve">ผู้เรียนสามารถอธิบายวิธีการประยุกต์ </w:t>
            </w:r>
            <w:r w:rsidRPr="00B60D70">
              <w:rPr>
                <w:rFonts w:ascii="TH SarabunPSK" w:hAnsi="TH SarabunPSK" w:cs="TH SarabunPSK" w:hint="cs"/>
              </w:rPr>
              <w:t xml:space="preserve">BIM </w:t>
            </w:r>
            <w:r w:rsidRPr="00B60D70">
              <w:rPr>
                <w:rFonts w:ascii="TH SarabunPSK" w:hAnsi="TH SarabunPSK" w:cs="TH SarabunPSK" w:hint="cs"/>
                <w:cs/>
              </w:rPr>
              <w:t xml:space="preserve">ในงานวิศวกรรมโยธาได้อย่างครอบคลุมและลึกซึ้ง สามารถอธิบายการใช้ </w:t>
            </w:r>
            <w:r w:rsidRPr="00B60D70">
              <w:rPr>
                <w:rFonts w:ascii="TH SarabunPSK" w:hAnsi="TH SarabunPSK" w:cs="TH SarabunPSK" w:hint="cs"/>
              </w:rPr>
              <w:t xml:space="preserve">BIM </w:t>
            </w:r>
            <w:r w:rsidRPr="00B60D70">
              <w:rPr>
                <w:rFonts w:ascii="TH SarabunPSK" w:hAnsi="TH SarabunPSK" w:cs="TH SarabunPSK" w:hint="cs"/>
                <w:cs/>
              </w:rPr>
              <w:t xml:space="preserve">ในการแก้ปัญหาที่ซับซ้อนในงานวิศวกรรมโยธา เช่น การจัดการความขัดแย้งในการก่อสร้าง การวิเคราะห์โครงสร้างแบบซับซ้อน และการจำลองสถานการณ์ต่าง ๆ สามารถเชื่อมโยง </w:t>
            </w:r>
            <w:r w:rsidRPr="00B60D70">
              <w:rPr>
                <w:rFonts w:ascii="TH SarabunPSK" w:hAnsi="TH SarabunPSK" w:cs="TH SarabunPSK" w:hint="cs"/>
              </w:rPr>
              <w:t xml:space="preserve">BIM </w:t>
            </w:r>
            <w:r w:rsidRPr="00B60D70">
              <w:rPr>
                <w:rFonts w:ascii="TH SarabunPSK" w:hAnsi="TH SarabunPSK" w:cs="TH SarabunPSK" w:hint="cs"/>
                <w:cs/>
              </w:rPr>
              <w:t xml:space="preserve">กับเทคโนโลยีอื่น ๆ ในงานวิศวกรรมโยธา เช่น การใช้ร่วมกับ </w:t>
            </w:r>
            <w:r w:rsidRPr="00B60D70">
              <w:rPr>
                <w:rFonts w:ascii="TH SarabunPSK" w:hAnsi="TH SarabunPSK" w:cs="TH SarabunPSK" w:hint="cs"/>
              </w:rPr>
              <w:t xml:space="preserve">GIS </w:t>
            </w:r>
            <w:r w:rsidRPr="00B60D70">
              <w:rPr>
                <w:rFonts w:ascii="TH SarabunPSK" w:hAnsi="TH SarabunPSK" w:cs="TH SarabunPSK" w:hint="cs"/>
                <w:cs/>
              </w:rPr>
              <w:t xml:space="preserve">หรือ </w:t>
            </w:r>
            <w:r w:rsidRPr="00B60D70">
              <w:rPr>
                <w:rFonts w:ascii="TH SarabunPSK" w:hAnsi="TH SarabunPSK" w:cs="TH SarabunPSK" w:hint="cs"/>
              </w:rPr>
              <w:t xml:space="preserve">IoT </w:t>
            </w:r>
            <w:r w:rsidRPr="00B60D70">
              <w:rPr>
                <w:rFonts w:ascii="TH SarabunPSK" w:hAnsi="TH SarabunPSK" w:cs="TH SarabunPSK" w:hint="cs"/>
                <w:cs/>
              </w:rPr>
              <w:t xml:space="preserve">ได้ สามารถแลกเปลี่ยนความรู้และประสบการณ์เกี่ยวกับการใช้ </w:t>
            </w:r>
            <w:r w:rsidRPr="00B60D70">
              <w:rPr>
                <w:rFonts w:ascii="TH SarabunPSK" w:hAnsi="TH SarabunPSK" w:cs="TH SarabunPSK" w:hint="cs"/>
              </w:rPr>
              <w:t xml:space="preserve">BIM </w:t>
            </w:r>
            <w:r w:rsidRPr="00B60D70">
              <w:rPr>
                <w:rFonts w:ascii="TH SarabunPSK" w:hAnsi="TH SarabunPSK" w:cs="TH SarabunPSK" w:hint="cs"/>
                <w:cs/>
              </w:rPr>
              <w:t>ในงานวิศวกรรมโยธากับผู้อื่นได้</w:t>
            </w:r>
          </w:p>
        </w:tc>
      </w:tr>
      <w:tr w:rsidR="00B60D70" w:rsidRPr="00B60D70" w14:paraId="0FFB475E" w14:textId="77777777" w:rsidTr="002F6E8F">
        <w:trPr>
          <w:trHeight w:val="397"/>
        </w:trPr>
        <w:tc>
          <w:tcPr>
            <w:tcW w:w="1165" w:type="dxa"/>
          </w:tcPr>
          <w:p w14:paraId="47DC64C7" w14:textId="77777777" w:rsidR="00FD5AEA" w:rsidRPr="00B60D70" w:rsidRDefault="00FD5AEA" w:rsidP="002F6E8F">
            <w:pPr>
              <w:jc w:val="center"/>
              <w:rPr>
                <w:rFonts w:ascii="TH SarabunPSK" w:hAnsi="TH SarabunPSK" w:cs="TH SarabunPSK"/>
              </w:rPr>
            </w:pPr>
            <w:r w:rsidRPr="00B60D70">
              <w:rPr>
                <w:rFonts w:ascii="TH SarabunPSK" w:hAnsi="TH SarabunPSK" w:cs="TH SarabunPSK"/>
              </w:rPr>
              <w:t xml:space="preserve">Level </w:t>
            </w:r>
            <w:r w:rsidRPr="00B60D70">
              <w:rPr>
                <w:rFonts w:ascii="TH SarabunPSK" w:hAnsi="TH SarabunPSK" w:cs="TH SarabunPSK" w:hint="cs"/>
              </w:rPr>
              <w:t>5</w:t>
            </w:r>
          </w:p>
        </w:tc>
        <w:tc>
          <w:tcPr>
            <w:tcW w:w="7849" w:type="dxa"/>
            <w:shd w:val="clear" w:color="auto" w:fill="auto"/>
            <w:vAlign w:val="center"/>
          </w:tcPr>
          <w:p w14:paraId="6D131436" w14:textId="77777777" w:rsidR="00FD5AEA" w:rsidRPr="00B60D70" w:rsidRDefault="00FD5AEA" w:rsidP="002F6E8F">
            <w:pPr>
              <w:rPr>
                <w:rFonts w:ascii="TH SarabunPSK" w:hAnsi="TH SarabunPSK" w:cs="TH SarabunPSK"/>
                <w:cs/>
              </w:rPr>
            </w:pPr>
            <w:r w:rsidRPr="00B60D70">
              <w:rPr>
                <w:rFonts w:ascii="TH SarabunPSK" w:hAnsi="TH SarabunPSK" w:cs="TH SarabunPSK" w:hint="cs"/>
                <w:cs/>
              </w:rPr>
              <w:t xml:space="preserve">ผู้เรียนสามารถอธิบายวิธีการประยุกต์ </w:t>
            </w:r>
            <w:r w:rsidRPr="00B60D70">
              <w:rPr>
                <w:rFonts w:ascii="TH SarabunPSK" w:hAnsi="TH SarabunPSK" w:cs="TH SarabunPSK" w:hint="cs"/>
              </w:rPr>
              <w:t xml:space="preserve">BIM </w:t>
            </w:r>
            <w:r w:rsidRPr="00B60D70">
              <w:rPr>
                <w:rFonts w:ascii="TH SarabunPSK" w:hAnsi="TH SarabunPSK" w:cs="TH SarabunPSK" w:hint="cs"/>
                <w:cs/>
              </w:rPr>
              <w:t xml:space="preserve">ในงานวิศวกรรมโยธา สามารถอธิบายการใช้ </w:t>
            </w:r>
            <w:r w:rsidRPr="00B60D70">
              <w:rPr>
                <w:rFonts w:ascii="TH SarabunPSK" w:hAnsi="TH SarabunPSK" w:cs="TH SarabunPSK" w:hint="cs"/>
              </w:rPr>
              <w:t xml:space="preserve">BIM </w:t>
            </w:r>
            <w:r w:rsidRPr="00B60D70">
              <w:rPr>
                <w:rFonts w:ascii="TH SarabunPSK" w:hAnsi="TH SarabunPSK" w:cs="TH SarabunPSK" w:hint="cs"/>
                <w:cs/>
              </w:rPr>
              <w:t xml:space="preserve">ในการแก้ปัญหาที่ซับซ้อนและท้าทายในงานวิศวกรรมโยธาได้อย่างลึกซึ้ง เช่น การใช้ </w:t>
            </w:r>
            <w:r w:rsidRPr="00B60D70">
              <w:rPr>
                <w:rFonts w:ascii="TH SarabunPSK" w:hAnsi="TH SarabunPSK" w:cs="TH SarabunPSK" w:hint="cs"/>
              </w:rPr>
              <w:t xml:space="preserve">BIM </w:t>
            </w:r>
            <w:r w:rsidRPr="00B60D70">
              <w:rPr>
                <w:rFonts w:ascii="TH SarabunPSK" w:hAnsi="TH SarabunPSK" w:cs="TH SarabunPSK" w:hint="cs"/>
                <w:cs/>
              </w:rPr>
              <w:t xml:space="preserve">ในการออกแบบและบริหารจัดการโครงสร้างพื้นฐานขนาดใหญ่ การวิเคราะห์ผลกระทบด้านสิ่งแวดล้อมของโครงการก่อสร้าง หรือการใช้ </w:t>
            </w:r>
            <w:r w:rsidRPr="00B60D70">
              <w:rPr>
                <w:rFonts w:ascii="TH SarabunPSK" w:hAnsi="TH SarabunPSK" w:cs="TH SarabunPSK" w:hint="cs"/>
              </w:rPr>
              <w:t xml:space="preserve">BIM </w:t>
            </w:r>
            <w:r w:rsidRPr="00B60D70">
              <w:rPr>
                <w:rFonts w:ascii="TH SarabunPSK" w:hAnsi="TH SarabunPSK" w:cs="TH SarabunPSK" w:hint="cs"/>
                <w:cs/>
              </w:rPr>
              <w:t xml:space="preserve">ร่วมกับ </w:t>
            </w:r>
            <w:r w:rsidRPr="00B60D70">
              <w:rPr>
                <w:rFonts w:ascii="TH SarabunPSK" w:hAnsi="TH SarabunPSK" w:cs="TH SarabunPSK" w:hint="cs"/>
              </w:rPr>
              <w:t xml:space="preserve">AI </w:t>
            </w:r>
            <w:r w:rsidRPr="00B60D70">
              <w:rPr>
                <w:rFonts w:ascii="TH SarabunPSK" w:hAnsi="TH SarabunPSK" w:cs="TH SarabunPSK" w:hint="cs"/>
                <w:cs/>
              </w:rPr>
              <w:t xml:space="preserve">ในการออกแบบอัตโนมัติ สามารถนำเสนอแนวคิดใหม่ ๆ ในการประยุกต์ใช้ </w:t>
            </w:r>
            <w:r w:rsidRPr="00B60D70">
              <w:rPr>
                <w:rFonts w:ascii="TH SarabunPSK" w:hAnsi="TH SarabunPSK" w:cs="TH SarabunPSK" w:hint="cs"/>
              </w:rPr>
              <w:t xml:space="preserve">BIM </w:t>
            </w:r>
            <w:r w:rsidRPr="00B60D70">
              <w:rPr>
                <w:rFonts w:ascii="TH SarabunPSK" w:hAnsi="TH SarabunPSK" w:cs="TH SarabunPSK" w:hint="cs"/>
                <w:cs/>
              </w:rPr>
              <w:t xml:space="preserve">เพื่อพัฒนาวงการวิศวกรรมโยธา และสามารถเป็นผู้นำในการถ่ายทอดความรู้และพัฒนาแนวทางการใช้ </w:t>
            </w:r>
            <w:r w:rsidRPr="00B60D70">
              <w:rPr>
                <w:rFonts w:ascii="TH SarabunPSK" w:hAnsi="TH SarabunPSK" w:cs="TH SarabunPSK" w:hint="cs"/>
              </w:rPr>
              <w:t xml:space="preserve">BIM </w:t>
            </w:r>
            <w:r w:rsidRPr="00B60D70">
              <w:rPr>
                <w:rFonts w:ascii="TH SarabunPSK" w:hAnsi="TH SarabunPSK" w:cs="TH SarabunPSK" w:hint="cs"/>
                <w:cs/>
              </w:rPr>
              <w:t>ในงานวิศวกรรมโยธาให้แก่ผู้อื่นได้</w:t>
            </w:r>
          </w:p>
        </w:tc>
      </w:tr>
    </w:tbl>
    <w:p w14:paraId="35ED9C6B" w14:textId="77777777" w:rsidR="00DF5073" w:rsidRPr="00B60D70" w:rsidRDefault="00DF5073" w:rsidP="00DF5073">
      <w:pPr>
        <w:tabs>
          <w:tab w:val="left" w:pos="20"/>
          <w:tab w:val="left" w:pos="270"/>
        </w:tabs>
        <w:autoSpaceDE w:val="0"/>
        <w:autoSpaceDN w:val="0"/>
        <w:adjustRightInd w:val="0"/>
        <w:rPr>
          <w:rFonts w:ascii="TH SarabunPSK" w:hAnsi="TH SarabunPSK" w:cs="TH SarabunPSK"/>
          <w:cs/>
        </w:rPr>
      </w:pPr>
      <w:r w:rsidRPr="00B60D70">
        <w:rPr>
          <w:rFonts w:ascii="TH SarabunPSK" w:hAnsi="TH SarabunPSK" w:cs="TH SarabunPSK" w:hint="cs"/>
          <w:b/>
          <w:bCs/>
          <w:cs/>
        </w:rPr>
        <w:lastRenderedPageBreak/>
        <w:t>เพื่อให้บรรลุ</w:t>
      </w:r>
      <w:r w:rsidRPr="00B60D70">
        <w:rPr>
          <w:rFonts w:ascii="TH SarabunPSK" w:eastAsia="Cordia New" w:hAnsi="TH SarabunPSK" w:cs="TH SarabunPSK" w:hint="cs"/>
          <w:b/>
          <w:bCs/>
          <w:cs/>
        </w:rPr>
        <w:t>ระดับผลสัมฤทธิ์</w:t>
      </w:r>
      <w:r w:rsidRPr="00B60D70">
        <w:rPr>
          <w:rFonts w:ascii="TH SarabunPSK" w:hAnsi="TH SarabunPSK" w:cs="TH SarabunPSK" w:hint="cs"/>
          <w:b/>
          <w:bCs/>
          <w:cs/>
        </w:rPr>
        <w:t xml:space="preserve"> </w:t>
      </w:r>
      <w:r w:rsidRPr="00B60D70">
        <w:rPr>
          <w:rFonts w:ascii="TH SarabunPSK" w:hAnsi="TH SarabunPSK" w:cs="TH SarabunPSK" w:hint="cs"/>
          <w:b/>
          <w:bCs/>
        </w:rPr>
        <w:t xml:space="preserve">3 </w:t>
      </w:r>
      <w:r w:rsidRPr="00B60D70">
        <w:rPr>
          <w:rFonts w:ascii="TH SarabunPSK" w:hAnsi="TH SarabunPSK" w:cs="TH SarabunPSK" w:hint="cs"/>
          <w:b/>
          <w:bCs/>
          <w:cs/>
        </w:rPr>
        <w:t>ผู้เรียนจะได้เรียนรู้ความรู้และสร้างความเข้าใจ ฝึกทักษะ และบ่มเพาะคุณลักษณะ</w:t>
      </w:r>
      <w:r w:rsidRPr="00B60D70">
        <w:rPr>
          <w:rFonts w:ascii="TH SarabunPSK" w:hAnsi="TH SarabunPSK" w:cs="TH SarabunPSK" w:hint="cs"/>
          <w:b/>
          <w:bCs/>
        </w:rPr>
        <w:t xml:space="preserve"> </w:t>
      </w:r>
      <w:r w:rsidRPr="00B60D70">
        <w:rPr>
          <w:rFonts w:ascii="TH SarabunPSK" w:hAnsi="TH SarabunPSK" w:cs="TH SarabunPSK" w:hint="cs"/>
          <w:b/>
          <w:bCs/>
          <w:cs/>
        </w:rPr>
        <w:t xml:space="preserve">และคุณธรรมดังนี้ </w:t>
      </w:r>
      <w:r w:rsidRPr="00B60D70">
        <w:rPr>
          <w:rFonts w:ascii="TH SarabunPSK" w:hAnsi="TH SarabunPSK" w:cs="TH SarabunPSK" w:hint="cs"/>
          <w:cs/>
        </w:rPr>
        <w:t xml:space="preserve">(ระบุเป็น </w:t>
      </w:r>
      <w:r w:rsidRPr="00B60D70">
        <w:rPr>
          <w:rFonts w:ascii="TH SarabunPSK" w:hAnsi="TH SarabunPSK" w:cs="TH SarabunPSK" w:hint="cs"/>
        </w:rPr>
        <w:t>Keyword</w:t>
      </w:r>
      <w:r w:rsidRPr="00B60D70">
        <w:rPr>
          <w:rFonts w:ascii="TH SarabunPSK" w:hAnsi="TH SarabunPSK" w:cs="TH SarabunPSK" w:hint="cs"/>
          <w:cs/>
        </w:rPr>
        <w:t>)</w:t>
      </w:r>
    </w:p>
    <w:p w14:paraId="77968258" w14:textId="77777777" w:rsidR="00DF5073" w:rsidRPr="00B60D70" w:rsidRDefault="00DF5073" w:rsidP="00DF5073">
      <w:pPr>
        <w:tabs>
          <w:tab w:val="left" w:pos="270"/>
        </w:tabs>
        <w:autoSpaceDE w:val="0"/>
        <w:autoSpaceDN w:val="0"/>
        <w:adjustRightInd w:val="0"/>
        <w:jc w:val="both"/>
        <w:rPr>
          <w:rFonts w:ascii="TH SarabunPSK" w:hAnsi="TH SarabunPSK" w:cs="TH SarabunPSK"/>
          <w:b/>
          <w:bCs/>
          <w:lang w:val="en-AU"/>
        </w:rPr>
      </w:pPr>
      <w:r w:rsidRPr="00B60D70">
        <w:rPr>
          <w:rFonts w:ascii="TH SarabunPSK" w:hAnsi="TH SarabunPSK" w:cs="TH SarabunPSK" w:hint="cs"/>
          <w:b/>
          <w:bCs/>
          <w:lang w:val="en-AU"/>
        </w:rPr>
        <w:sym w:font="Wingdings" w:char="F06E"/>
      </w:r>
      <w:r w:rsidRPr="00B60D70">
        <w:rPr>
          <w:rFonts w:ascii="TH SarabunPSK" w:hAnsi="TH SarabunPSK" w:cs="TH SarabunPSK" w:hint="cs"/>
          <w:b/>
          <w:bCs/>
          <w:cs/>
          <w:lang w:val="en-AU"/>
        </w:rPr>
        <w:t xml:space="preserve"> </w:t>
      </w:r>
      <w:r w:rsidRPr="00B60D70">
        <w:rPr>
          <w:rFonts w:ascii="TH SarabunPSK" w:hAnsi="TH SarabunPSK" w:cs="TH SarabunPSK" w:hint="cs"/>
          <w:b/>
          <w:bCs/>
          <w:lang w:val="en-AU"/>
        </w:rPr>
        <w:t xml:space="preserve"> </w:t>
      </w:r>
      <w:r w:rsidRPr="00B60D70">
        <w:rPr>
          <w:rFonts w:ascii="TH SarabunPSK" w:hAnsi="TH SarabunPSK" w:cs="TH SarabunPSK" w:hint="cs"/>
          <w:b/>
          <w:bCs/>
          <w:cs/>
          <w:lang w:val="en-AU"/>
        </w:rPr>
        <w:t>ความรู้ในเนื้อหา</w:t>
      </w:r>
      <w:r w:rsidRPr="00B60D70">
        <w:rPr>
          <w:rFonts w:ascii="TH SarabunPSK" w:hAnsi="TH SarabunPSK" w:cs="TH SarabunPSK" w:hint="cs"/>
          <w:b/>
          <w:bCs/>
          <w:lang w:val="en-AU"/>
        </w:rPr>
        <w:t xml:space="preserve"> (Content Knowledge)</w:t>
      </w:r>
      <w:r w:rsidRPr="00B60D70">
        <w:rPr>
          <w:rFonts w:ascii="TH SarabunPSK" w:hAnsi="TH SarabunPSK" w:cs="TH SarabunPSK" w:hint="cs"/>
          <w:b/>
          <w:bCs/>
          <w:cs/>
          <w:lang w:val="en-AU"/>
        </w:rPr>
        <w:t xml:space="preserve"> </w:t>
      </w:r>
    </w:p>
    <w:p w14:paraId="64136320" w14:textId="77777777" w:rsidR="00DF5073" w:rsidRPr="00B60D70" w:rsidRDefault="00DF5073" w:rsidP="00DF5073">
      <w:pPr>
        <w:tabs>
          <w:tab w:val="left" w:pos="20"/>
          <w:tab w:val="left" w:pos="270"/>
        </w:tabs>
        <w:autoSpaceDE w:val="0"/>
        <w:autoSpaceDN w:val="0"/>
        <w:adjustRightInd w:val="0"/>
        <w:rPr>
          <w:rFonts w:ascii="TH SarabunPSK" w:hAnsi="TH SarabunPSK" w:cs="TH SarabunPSK"/>
          <w:cs/>
        </w:rPr>
      </w:pPr>
      <w:r w:rsidRPr="00B60D70">
        <w:rPr>
          <w:rFonts w:ascii="TH SarabunPSK" w:hAnsi="TH SarabunPSK" w:cs="TH SarabunPSK" w:hint="cs"/>
          <w:cs/>
        </w:rPr>
        <w:t xml:space="preserve">ความเข้าใจเกี่ยวกับแนวคิดและหลักการของ </w:t>
      </w:r>
      <w:r w:rsidRPr="00B60D70">
        <w:rPr>
          <w:rFonts w:ascii="TH SarabunPSK" w:hAnsi="TH SarabunPSK" w:cs="TH SarabunPSK" w:hint="cs"/>
        </w:rPr>
        <w:t xml:space="preserve">BIM </w:t>
      </w:r>
      <w:r w:rsidRPr="00B60D70">
        <w:rPr>
          <w:rFonts w:ascii="TH SarabunPSK" w:hAnsi="TH SarabunPSK" w:cs="TH SarabunPSK" w:hint="cs"/>
          <w:cs/>
        </w:rPr>
        <w:t xml:space="preserve">วิธีสร้างโมเดล การใช้ </w:t>
      </w:r>
      <w:r w:rsidRPr="00B60D70">
        <w:rPr>
          <w:rFonts w:ascii="TH SarabunPSK" w:hAnsi="TH SarabunPSK" w:cs="TH SarabunPSK" w:hint="cs"/>
        </w:rPr>
        <w:t xml:space="preserve">BIM </w:t>
      </w:r>
      <w:r w:rsidRPr="00B60D70">
        <w:rPr>
          <w:rFonts w:ascii="TH SarabunPSK" w:hAnsi="TH SarabunPSK" w:cs="TH SarabunPSK" w:hint="cs"/>
          <w:cs/>
        </w:rPr>
        <w:t xml:space="preserve">ในการตรวจสอบความขัดแย้งขององค์ประกอบต่าง ๆ การนำ </w:t>
      </w:r>
      <w:r w:rsidRPr="00B60D70">
        <w:rPr>
          <w:rFonts w:ascii="TH SarabunPSK" w:hAnsi="TH SarabunPSK" w:cs="TH SarabunPSK" w:hint="cs"/>
        </w:rPr>
        <w:t xml:space="preserve">BIM </w:t>
      </w:r>
      <w:r w:rsidRPr="00B60D70">
        <w:rPr>
          <w:rFonts w:ascii="TH SarabunPSK" w:hAnsi="TH SarabunPSK" w:cs="TH SarabunPSK" w:hint="cs"/>
          <w:cs/>
        </w:rPr>
        <w:t xml:space="preserve">ไปประยุกต์ใช้ในโครงการต่าง ๆ </w:t>
      </w:r>
    </w:p>
    <w:p w14:paraId="56CEB7E3" w14:textId="77777777" w:rsidR="00DF5073" w:rsidRPr="00B60D70" w:rsidRDefault="00DF5073" w:rsidP="00DF5073">
      <w:pPr>
        <w:tabs>
          <w:tab w:val="left" w:pos="270"/>
        </w:tabs>
        <w:autoSpaceDE w:val="0"/>
        <w:autoSpaceDN w:val="0"/>
        <w:adjustRightInd w:val="0"/>
        <w:rPr>
          <w:rFonts w:ascii="TH SarabunPSK" w:hAnsi="TH SarabunPSK" w:cs="TH SarabunPSK"/>
          <w:b/>
          <w:bCs/>
        </w:rPr>
      </w:pPr>
      <w:r w:rsidRPr="00B60D70">
        <w:rPr>
          <w:rFonts w:ascii="TH SarabunPSK" w:hAnsi="TH SarabunPSK" w:cs="TH SarabunPSK" w:hint="cs"/>
          <w:b/>
          <w:bCs/>
          <w:lang w:val="en-AU"/>
        </w:rPr>
        <w:sym w:font="Wingdings" w:char="F06E"/>
      </w:r>
      <w:r w:rsidRPr="00B60D70">
        <w:rPr>
          <w:rFonts w:ascii="TH SarabunPSK" w:hAnsi="TH SarabunPSK" w:cs="TH SarabunPSK" w:hint="cs"/>
          <w:b/>
          <w:bCs/>
          <w:cs/>
          <w:lang w:val="en-AU"/>
        </w:rPr>
        <w:t xml:space="preserve"> </w:t>
      </w:r>
      <w:r w:rsidRPr="00B60D70">
        <w:rPr>
          <w:rFonts w:ascii="TH SarabunPSK" w:hAnsi="TH SarabunPSK" w:cs="TH SarabunPSK" w:hint="cs"/>
          <w:b/>
          <w:bCs/>
          <w:lang w:val="en-AU"/>
        </w:rPr>
        <w:t xml:space="preserve"> </w:t>
      </w:r>
      <w:r w:rsidRPr="00B60D70">
        <w:rPr>
          <w:rFonts w:ascii="TH SarabunPSK" w:hAnsi="TH SarabunPSK" w:cs="TH SarabunPSK" w:hint="cs"/>
          <w:b/>
          <w:bCs/>
          <w:cs/>
          <w:lang w:val="en-AU"/>
        </w:rPr>
        <w:t>ทักษะที่เกิดขึ้นกับผู้เรียน</w:t>
      </w:r>
      <w:r w:rsidRPr="00B60D70">
        <w:rPr>
          <w:rFonts w:ascii="TH SarabunPSK" w:hAnsi="TH SarabunPSK" w:cs="TH SarabunPSK" w:hint="cs"/>
          <w:b/>
          <w:bCs/>
          <w:lang w:val="en-AU"/>
        </w:rPr>
        <w:t xml:space="preserve"> (Skills)</w:t>
      </w:r>
    </w:p>
    <w:p w14:paraId="53716391" w14:textId="77777777" w:rsidR="00DF5073" w:rsidRPr="00B60D70" w:rsidRDefault="00DF5073" w:rsidP="00DF5073">
      <w:pPr>
        <w:rPr>
          <w:rFonts w:ascii="TH SarabunPSK" w:hAnsi="TH SarabunPSK" w:cs="TH SarabunPSK"/>
        </w:rPr>
      </w:pPr>
      <w:r w:rsidRPr="00B60D70">
        <w:rPr>
          <w:rFonts w:ascii="TH SarabunPSK" w:hAnsi="TH SarabunPSK" w:cs="TH SarabunPSK" w:hint="cs"/>
          <w:cs/>
        </w:rPr>
        <w:t>ทักษะการแก้ปัญหาที่เกิดจากความขัดแย้ง</w:t>
      </w:r>
      <w:r w:rsidRPr="00B60D70">
        <w:rPr>
          <w:rFonts w:ascii="TH SarabunPSK" w:hAnsi="TH SarabunPSK" w:cs="TH SarabunPSK" w:hint="cs"/>
        </w:rPr>
        <w:t>,</w:t>
      </w:r>
      <w:r w:rsidRPr="00B60D70">
        <w:rPr>
          <w:rFonts w:ascii="TH SarabunPSK" w:hAnsi="TH SarabunPSK" w:cs="TH SarabunPSK" w:hint="cs"/>
          <w:cs/>
        </w:rPr>
        <w:t xml:space="preserve"> การคิดเชิงระบบและความเชื่อมโยง</w:t>
      </w:r>
      <w:r w:rsidRPr="00B60D70">
        <w:rPr>
          <w:rFonts w:ascii="TH SarabunPSK" w:hAnsi="TH SarabunPSK" w:cs="TH SarabunPSK" w:hint="cs"/>
        </w:rPr>
        <w:t xml:space="preserve">, </w:t>
      </w:r>
      <w:r w:rsidRPr="00B60D70">
        <w:rPr>
          <w:rFonts w:ascii="TH SarabunPSK" w:hAnsi="TH SarabunPSK" w:cs="TH SarabunPSK" w:hint="cs"/>
          <w:cs/>
        </w:rPr>
        <w:t>ทักษะการเรียนรู้ ทักษะการใช้โปรแกรมคอมพิวเตอร์และสารสนเทศ</w:t>
      </w:r>
    </w:p>
    <w:p w14:paraId="4005A54A" w14:textId="77777777" w:rsidR="00DF5073" w:rsidRPr="00B60D70" w:rsidRDefault="00DF5073" w:rsidP="00DF5073">
      <w:pPr>
        <w:tabs>
          <w:tab w:val="left" w:pos="270"/>
        </w:tabs>
        <w:autoSpaceDE w:val="0"/>
        <w:autoSpaceDN w:val="0"/>
        <w:adjustRightInd w:val="0"/>
        <w:rPr>
          <w:rFonts w:ascii="TH SarabunPSK" w:hAnsi="TH SarabunPSK" w:cs="TH SarabunPSK"/>
          <w:b/>
          <w:bCs/>
          <w:lang w:val="en-AU"/>
        </w:rPr>
      </w:pPr>
      <w:r w:rsidRPr="00B60D70">
        <w:rPr>
          <w:rFonts w:ascii="TH SarabunPSK" w:hAnsi="TH SarabunPSK" w:cs="TH SarabunPSK" w:hint="cs"/>
          <w:b/>
          <w:bCs/>
          <w:lang w:val="en-AU"/>
        </w:rPr>
        <w:sym w:font="Wingdings" w:char="F06E"/>
      </w:r>
      <w:r w:rsidRPr="00B60D70">
        <w:rPr>
          <w:rFonts w:ascii="TH SarabunPSK" w:hAnsi="TH SarabunPSK" w:cs="TH SarabunPSK" w:hint="cs"/>
          <w:b/>
          <w:bCs/>
          <w:cs/>
          <w:lang w:val="en-AU"/>
        </w:rPr>
        <w:t xml:space="preserve"> </w:t>
      </w:r>
      <w:r w:rsidRPr="00B60D70">
        <w:rPr>
          <w:rFonts w:ascii="TH SarabunPSK" w:hAnsi="TH SarabunPSK" w:cs="TH SarabunPSK" w:hint="cs"/>
          <w:b/>
          <w:bCs/>
          <w:lang w:val="en-AU"/>
        </w:rPr>
        <w:t xml:space="preserve"> </w:t>
      </w:r>
      <w:r w:rsidRPr="00B60D70">
        <w:rPr>
          <w:rFonts w:ascii="TH SarabunPSK" w:hAnsi="TH SarabunPSK" w:cs="TH SarabunPSK" w:hint="cs"/>
          <w:b/>
          <w:bCs/>
          <w:cs/>
          <w:lang w:val="en-AU"/>
        </w:rPr>
        <w:t>พฤติกรรมหรือการกระทำที่สะท้อนถึงความเป็นผู้มีคุณธรรม</w:t>
      </w:r>
      <w:r w:rsidRPr="00B60D70">
        <w:rPr>
          <w:rFonts w:ascii="TH SarabunPSK" w:hAnsi="TH SarabunPSK" w:cs="TH SarabunPSK" w:hint="cs"/>
          <w:b/>
          <w:bCs/>
          <w:lang w:val="en-AU"/>
        </w:rPr>
        <w:t xml:space="preserve"> (Ethics)</w:t>
      </w:r>
    </w:p>
    <w:p w14:paraId="33A2EC23" w14:textId="77777777" w:rsidR="00DF5073" w:rsidRPr="00B60D70" w:rsidRDefault="00DF5073" w:rsidP="00DF5073">
      <w:pPr>
        <w:tabs>
          <w:tab w:val="left" w:pos="270"/>
        </w:tabs>
        <w:autoSpaceDE w:val="0"/>
        <w:autoSpaceDN w:val="0"/>
        <w:adjustRightInd w:val="0"/>
        <w:rPr>
          <w:rFonts w:ascii="TH SarabunPSK" w:hAnsi="TH SarabunPSK" w:cs="TH SarabunPSK"/>
          <w:cs/>
        </w:rPr>
      </w:pPr>
      <w:r w:rsidRPr="00B60D70">
        <w:rPr>
          <w:rFonts w:ascii="TH SarabunPSK" w:hAnsi="TH SarabunPSK" w:cs="TH SarabunPSK" w:hint="cs"/>
          <w:cs/>
        </w:rPr>
        <w:t xml:space="preserve">ความรับผิดชอบต่อสังคม การสื่อสารข้อมูลระหว่างทีม </w:t>
      </w:r>
      <w:r w:rsidR="00FD5AEA" w:rsidRPr="00B60D70">
        <w:rPr>
          <w:rFonts w:ascii="TH SarabunPSK" w:hAnsi="TH SarabunPSK" w:cs="TH SarabunPSK" w:hint="cs"/>
          <w:cs/>
        </w:rPr>
        <w:t>รักษา</w:t>
      </w:r>
      <w:r w:rsidRPr="00B60D70">
        <w:rPr>
          <w:rFonts w:ascii="TH SarabunPSK" w:hAnsi="TH SarabunPSK" w:cs="TH SarabunPSK" w:hint="cs"/>
          <w:cs/>
        </w:rPr>
        <w:t>ความซื่อสัตย์ในการจัดการข้อมูล วิเคราะห์ปัญหาโดยไม่ทำให้เกิดความเสียหายต่อฝ่ายใดฝ่ายหนึ่ง ปฏิบัติตาม</w:t>
      </w:r>
      <w:proofErr w:type="spellStart"/>
      <w:r w:rsidRPr="00B60D70">
        <w:rPr>
          <w:rFonts w:ascii="TH SarabunPSK" w:hAnsi="TH SarabunPSK" w:cs="TH SarabunPSK" w:hint="cs"/>
          <w:cs/>
        </w:rPr>
        <w:t>กฏ</w:t>
      </w:r>
      <w:proofErr w:type="spellEnd"/>
      <w:r w:rsidRPr="00B60D70">
        <w:rPr>
          <w:rFonts w:ascii="TH SarabunPSK" w:hAnsi="TH SarabunPSK" w:cs="TH SarabunPSK" w:hint="cs"/>
          <w:cs/>
        </w:rPr>
        <w:t>ระเบียบและมาตรฐาน</w:t>
      </w:r>
    </w:p>
    <w:p w14:paraId="0C49D5E8" w14:textId="77777777" w:rsidR="00DF5073" w:rsidRPr="00B60D70" w:rsidRDefault="00DF5073" w:rsidP="00DF5073">
      <w:pPr>
        <w:tabs>
          <w:tab w:val="left" w:pos="270"/>
        </w:tabs>
        <w:autoSpaceDE w:val="0"/>
        <w:autoSpaceDN w:val="0"/>
        <w:adjustRightInd w:val="0"/>
        <w:rPr>
          <w:rFonts w:ascii="TH SarabunPSK" w:hAnsi="TH SarabunPSK" w:cs="TH SarabunPSK"/>
          <w:b/>
          <w:bCs/>
          <w:lang w:val="en-AU"/>
        </w:rPr>
      </w:pPr>
      <w:r w:rsidRPr="00B60D70">
        <w:rPr>
          <w:rFonts w:ascii="TH SarabunPSK" w:hAnsi="TH SarabunPSK" w:cs="TH SarabunPSK" w:hint="cs"/>
          <w:b/>
          <w:bCs/>
          <w:lang w:val="en-AU"/>
        </w:rPr>
        <w:sym w:font="Wingdings" w:char="F06E"/>
      </w:r>
      <w:r w:rsidRPr="00B60D70">
        <w:rPr>
          <w:rFonts w:ascii="TH SarabunPSK" w:hAnsi="TH SarabunPSK" w:cs="TH SarabunPSK" w:hint="cs"/>
          <w:b/>
          <w:bCs/>
          <w:cs/>
          <w:lang w:val="en-AU"/>
        </w:rPr>
        <w:t xml:space="preserve"> </w:t>
      </w:r>
      <w:r w:rsidRPr="00B60D70">
        <w:rPr>
          <w:rFonts w:ascii="TH SarabunPSK" w:hAnsi="TH SarabunPSK" w:cs="TH SarabunPSK" w:hint="cs"/>
          <w:b/>
          <w:bCs/>
          <w:lang w:val="en-AU"/>
        </w:rPr>
        <w:t xml:space="preserve"> </w:t>
      </w:r>
      <w:r w:rsidRPr="00B60D70">
        <w:rPr>
          <w:rFonts w:ascii="TH SarabunPSK" w:hAnsi="TH SarabunPSK" w:cs="TH SarabunPSK" w:hint="cs"/>
          <w:b/>
          <w:bCs/>
          <w:cs/>
          <w:lang w:val="en-AU"/>
        </w:rPr>
        <w:t>บุคลิกภาพ ลักษณะนิสัย และค่านิยมที่สะท้อนคุณลักษณะเฉพาะศาสตร์</w:t>
      </w:r>
      <w:r w:rsidRPr="00B60D70">
        <w:rPr>
          <w:rFonts w:ascii="TH SarabunPSK" w:hAnsi="TH SarabunPSK" w:cs="TH SarabunPSK" w:hint="cs"/>
          <w:b/>
          <w:bCs/>
          <w:lang w:val="en-AU"/>
        </w:rPr>
        <w:t xml:space="preserve"> (</w:t>
      </w:r>
      <w:r w:rsidRPr="00B60D70">
        <w:rPr>
          <w:rFonts w:ascii="TH SarabunPSK" w:hAnsi="TH SarabunPSK" w:cs="TH SarabunPSK" w:hint="cs"/>
          <w:b/>
          <w:bCs/>
        </w:rPr>
        <w:t>Character)</w:t>
      </w:r>
    </w:p>
    <w:p w14:paraId="160E6ECE" w14:textId="079FDAEF" w:rsidR="00DF5073" w:rsidRPr="00B60D70" w:rsidRDefault="00DF5073" w:rsidP="00DF5073">
      <w:pPr>
        <w:tabs>
          <w:tab w:val="left" w:pos="270"/>
        </w:tabs>
        <w:autoSpaceDE w:val="0"/>
        <w:autoSpaceDN w:val="0"/>
        <w:adjustRightInd w:val="0"/>
        <w:rPr>
          <w:rFonts w:ascii="TH SarabunPSK" w:hAnsi="TH SarabunPSK" w:cs="TH SarabunPSK"/>
          <w:sz w:val="28"/>
          <w:cs/>
        </w:rPr>
      </w:pPr>
      <w:r w:rsidRPr="00B60D70">
        <w:rPr>
          <w:rFonts w:ascii="TH SarabunPSK" w:hAnsi="TH SarabunPSK" w:cs="TH SarabunPSK" w:hint="cs"/>
          <w:cs/>
        </w:rPr>
        <w:t>การสื่อสารและทำงานร่วมกัน มองเห็นภาพรวมและเชื่อมโยง การจัดการความขัดแย้ง</w:t>
      </w:r>
      <w:r w:rsidRPr="00B60D70">
        <w:rPr>
          <w:rFonts w:ascii="TH SarabunPSK" w:hAnsi="TH SarabunPSK" w:cs="TH SarabunPSK" w:hint="cs"/>
        </w:rPr>
        <w:t xml:space="preserve"> </w:t>
      </w:r>
      <w:r w:rsidRPr="00B60D70">
        <w:rPr>
          <w:rFonts w:ascii="TH SarabunPSK" w:hAnsi="TH SarabunPSK" w:cs="TH SarabunPSK" w:hint="cs"/>
          <w:cs/>
        </w:rPr>
        <w:t>วางแผนการทำงาน การพัฒนาตนเองอย่างต่อเนื่อง</w:t>
      </w:r>
    </w:p>
    <w:p w14:paraId="001CC8F5" w14:textId="77777777" w:rsidR="00DF5073" w:rsidRPr="00B60D70" w:rsidRDefault="00DF5073" w:rsidP="00DF5073">
      <w:pPr>
        <w:rPr>
          <w:rFonts w:ascii="TH SarabunPSK" w:hAnsi="TH SarabunPSK" w:cs="TH SarabunPSK"/>
        </w:rPr>
      </w:pPr>
    </w:p>
    <w:p w14:paraId="1DD9D7C6" w14:textId="77777777" w:rsidR="00713B55" w:rsidRPr="00B60D70" w:rsidRDefault="00713B55" w:rsidP="00FD5AEA">
      <w:pPr>
        <w:pStyle w:val="3"/>
        <w:numPr>
          <w:ilvl w:val="0"/>
          <w:numId w:val="0"/>
        </w:numPr>
        <w:shd w:val="clear" w:color="auto" w:fill="D9D9D9" w:themeFill="background1" w:themeFillShade="D9"/>
        <w:tabs>
          <w:tab w:val="left" w:pos="993"/>
          <w:tab w:val="left" w:pos="7088"/>
        </w:tabs>
        <w:spacing w:before="0"/>
        <w:ind w:left="720" w:hanging="720"/>
        <w:rPr>
          <w:rFonts w:ascii="TH SarabunPSK" w:eastAsia="Calibri" w:hAnsi="TH SarabunPSK" w:cs="TH SarabunPSK"/>
          <w:b w:val="0"/>
          <w:bCs w:val="0"/>
        </w:rPr>
      </w:pPr>
      <w:bookmarkStart w:id="756" w:name="_Toc191634192"/>
      <w:bookmarkStart w:id="757" w:name="_Toc179656498"/>
      <w:bookmarkStart w:id="758" w:name="_Toc180609578"/>
      <w:bookmarkStart w:id="759" w:name="_Toc179246117"/>
      <w:bookmarkStart w:id="760" w:name="_Toc179656496"/>
      <w:bookmarkStart w:id="761" w:name="_Toc180609576"/>
      <w:bookmarkStart w:id="762" w:name="_Toc161400041"/>
      <w:bookmarkStart w:id="763" w:name="_Toc161496953"/>
      <w:bookmarkStart w:id="764" w:name="_Toc164329161"/>
      <w:bookmarkStart w:id="765" w:name="_Toc179226605"/>
      <w:bookmarkEnd w:id="753"/>
      <w:bookmarkEnd w:id="754"/>
      <w:bookmarkEnd w:id="755"/>
      <w:r w:rsidRPr="00B60D70">
        <w:rPr>
          <w:rFonts w:ascii="TH SarabunPSK" w:eastAsia="Calibri" w:hAnsi="TH SarabunPSK" w:cs="TH SarabunPSK" w:hint="cs"/>
          <w:cs/>
        </w:rPr>
        <w:t>รหัส</w:t>
      </w:r>
      <w:r w:rsidRPr="00B60D70">
        <w:rPr>
          <w:rFonts w:ascii="TH SarabunPSK" w:hAnsi="TH SarabunPSK" w:cs="TH SarabunPSK" w:hint="cs"/>
          <w:cs/>
        </w:rPr>
        <w:t>โมดูล</w:t>
      </w:r>
      <w:r w:rsidRPr="00B60D70">
        <w:rPr>
          <w:rFonts w:ascii="TH SarabunPSK" w:eastAsia="Calibri" w:hAnsi="TH SarabunPSK" w:cs="TH SarabunPSK" w:hint="cs"/>
          <w:cs/>
        </w:rPr>
        <w:t xml:space="preserve"> </w:t>
      </w:r>
      <w:r w:rsidRPr="00B60D70">
        <w:rPr>
          <w:rFonts w:ascii="TH SarabunPSK" w:eastAsia="Calibri" w:hAnsi="TH SarabunPSK" w:cs="TH SarabunPSK" w:hint="cs"/>
        </w:rPr>
        <w:t>:</w:t>
      </w:r>
      <w:r w:rsidRPr="00B60D70">
        <w:rPr>
          <w:rFonts w:ascii="TH SarabunPSK" w:eastAsia="Calibri" w:hAnsi="TH SarabunPSK" w:cs="TH SarabunPSK" w:hint="cs"/>
          <w:cs/>
        </w:rPr>
        <w:t xml:space="preserve"> </w:t>
      </w:r>
      <w:r w:rsidRPr="00B60D70">
        <w:rPr>
          <w:rFonts w:ascii="TH SarabunPSK" w:eastAsia="Calibri" w:hAnsi="TH SarabunPSK" w:cs="TH SarabunPSK" w:hint="cs"/>
        </w:rPr>
        <w:t xml:space="preserve"> </w:t>
      </w:r>
      <w:r w:rsidRPr="00B60D70">
        <w:rPr>
          <w:rFonts w:ascii="TH SarabunPSK" w:hAnsi="TH SarabunPSK" w:cs="TH SarabunPSK" w:hint="cs"/>
        </w:rPr>
        <w:t>CTE 46602</w:t>
      </w:r>
      <w:r w:rsidRPr="00B60D70">
        <w:rPr>
          <w:rFonts w:ascii="TH SarabunPSK" w:hAnsi="TH SarabunPSK" w:cs="TH SarabunPSK" w:hint="cs"/>
          <w:cs/>
        </w:rPr>
        <w:t xml:space="preserve"> </w:t>
      </w:r>
      <w:r w:rsidRPr="00B60D70">
        <w:rPr>
          <w:rFonts w:ascii="TH SarabunPSK" w:eastAsia="Cordia New" w:hAnsi="TH SarabunPSK" w:cs="TH SarabunPSK" w:hint="cs"/>
          <w:noProof/>
          <w:cs/>
        </w:rPr>
        <w:t>คอมพิวเตอร์ประยุกต์ในงานวิศวกรรมโยธา</w:t>
      </w:r>
      <w:bookmarkEnd w:id="756"/>
      <w:r w:rsidRPr="00B60D70">
        <w:rPr>
          <w:rFonts w:ascii="TH SarabunPSK" w:eastAsia="Calibri" w:hAnsi="TH SarabunPSK" w:cs="TH SarabunPSK" w:hint="cs"/>
        </w:rPr>
        <w:tab/>
      </w:r>
    </w:p>
    <w:p w14:paraId="49377DA1" w14:textId="77777777" w:rsidR="00713B55" w:rsidRPr="00B60D70" w:rsidRDefault="00713B55" w:rsidP="00713B55">
      <w:pPr>
        <w:rPr>
          <w:rFonts w:ascii="TH SarabunPSK" w:eastAsia="Cordia New" w:hAnsi="TH SarabunPSK" w:cs="TH SarabunPSK"/>
          <w:cs/>
        </w:rPr>
      </w:pPr>
      <w:r w:rsidRPr="00B60D70">
        <w:rPr>
          <w:rFonts w:ascii="TH SarabunPSK" w:eastAsia="Calibri" w:hAnsi="TH SarabunPSK" w:cs="TH SarabunPSK" w:hint="cs"/>
          <w:b/>
          <w:bCs/>
          <w:cs/>
        </w:rPr>
        <w:t>ชื่อโมดูลภาษาไทย</w:t>
      </w:r>
      <w:r w:rsidRPr="00B60D70">
        <w:rPr>
          <w:rFonts w:ascii="TH SarabunPSK" w:eastAsia="Cordia New" w:hAnsi="TH SarabunPSK" w:cs="TH SarabunPSK" w:hint="cs"/>
          <w:cs/>
        </w:rPr>
        <w:t xml:space="preserve"> </w:t>
      </w:r>
      <w:r w:rsidRPr="00B60D70">
        <w:rPr>
          <w:rFonts w:ascii="TH SarabunPSK" w:eastAsia="Cordia New" w:hAnsi="TH SarabunPSK" w:cs="TH SarabunPSK" w:hint="cs"/>
        </w:rPr>
        <w:t>:</w:t>
      </w:r>
      <w:r w:rsidRPr="00B60D70">
        <w:rPr>
          <w:rFonts w:ascii="TH SarabunPSK" w:eastAsia="Cordia New" w:hAnsi="TH SarabunPSK" w:cs="TH SarabunPSK" w:hint="cs"/>
          <w:cs/>
        </w:rPr>
        <w:tab/>
      </w:r>
      <w:r w:rsidRPr="00B60D70">
        <w:rPr>
          <w:rFonts w:ascii="TH SarabunPSK" w:eastAsia="Cordia New" w:hAnsi="TH SarabunPSK" w:cs="TH SarabunPSK" w:hint="cs"/>
          <w:noProof/>
          <w:cs/>
        </w:rPr>
        <w:t>คอมพิวเตอร์ประยุกต์ในงานวิศวกรรมโยธา</w:t>
      </w:r>
    </w:p>
    <w:p w14:paraId="70DB53E4" w14:textId="77777777" w:rsidR="00713B55" w:rsidRPr="00B60D70" w:rsidRDefault="00713B55" w:rsidP="00713B55">
      <w:pPr>
        <w:rPr>
          <w:rFonts w:ascii="TH SarabunPSK" w:eastAsia="Cordia New" w:hAnsi="TH SarabunPSK" w:cs="TH SarabunPSK"/>
          <w:noProof/>
        </w:rPr>
      </w:pPr>
      <w:r w:rsidRPr="00B60D70">
        <w:rPr>
          <w:rFonts w:ascii="TH SarabunPSK" w:eastAsia="Cordia New" w:hAnsi="TH SarabunPSK" w:cs="TH SarabunPSK" w:hint="cs"/>
          <w:b/>
          <w:bCs/>
          <w:cs/>
        </w:rPr>
        <w:t>ชื่อโมดูล</w:t>
      </w:r>
      <w:r w:rsidRPr="00B60D70">
        <w:rPr>
          <w:rFonts w:ascii="TH SarabunPSK" w:eastAsia="Calibri" w:hAnsi="TH SarabunPSK" w:cs="TH SarabunPSK" w:hint="cs"/>
          <w:b/>
          <w:bCs/>
          <w:cs/>
        </w:rPr>
        <w:t>ภาษาอังกฤษ</w:t>
      </w:r>
      <w:r w:rsidRPr="00B60D70">
        <w:rPr>
          <w:rFonts w:ascii="TH SarabunPSK" w:eastAsia="Cordia New" w:hAnsi="TH SarabunPSK" w:cs="TH SarabunPSK" w:hint="cs"/>
        </w:rPr>
        <w:t xml:space="preserve"> :</w:t>
      </w:r>
      <w:r w:rsidRPr="00B60D70">
        <w:rPr>
          <w:rFonts w:ascii="TH SarabunPSK" w:eastAsia="Cordia New" w:hAnsi="TH SarabunPSK" w:cs="TH SarabunPSK" w:hint="cs"/>
          <w:cs/>
        </w:rPr>
        <w:tab/>
      </w:r>
      <w:r w:rsidRPr="00B60D70">
        <w:rPr>
          <w:rFonts w:ascii="TH SarabunPSK" w:eastAsia="Cordia New" w:hAnsi="TH SarabunPSK" w:cs="TH SarabunPSK" w:hint="cs"/>
          <w:noProof/>
        </w:rPr>
        <w:t>(Computer Application and Information for Civil Engineering)</w:t>
      </w:r>
    </w:p>
    <w:p w14:paraId="5AD5B12C" w14:textId="77777777" w:rsidR="00FC3EFF" w:rsidRPr="00B60D70" w:rsidRDefault="00FC3EFF" w:rsidP="00FC3EFF">
      <w:pPr>
        <w:shd w:val="clear" w:color="auto" w:fill="F2F2F2" w:themeFill="background1" w:themeFillShade="F2"/>
        <w:jc w:val="left"/>
        <w:rPr>
          <w:rFonts w:ascii="TH SarabunPSK" w:eastAsia="Calibri" w:hAnsi="TH SarabunPSK" w:cs="TH SarabunPSK"/>
          <w:bCs/>
          <w:cs/>
        </w:rPr>
      </w:pPr>
      <w:r w:rsidRPr="00B60D70">
        <w:rPr>
          <w:rFonts w:ascii="TH SarabunPSK" w:eastAsia="Calibri" w:hAnsi="TH SarabunPSK" w:cs="TH SarabunPSK" w:hint="cs"/>
          <w:bCs/>
          <w:cs/>
        </w:rPr>
        <w:t xml:space="preserve">จำนวนหน่วยกิต </w:t>
      </w:r>
      <w:r w:rsidRPr="00B60D70">
        <w:rPr>
          <w:rFonts w:ascii="TH SarabunPSK" w:eastAsia="Calibri" w:hAnsi="TH SarabunPSK" w:cs="TH SarabunPSK" w:hint="cs"/>
          <w:bCs/>
          <w:cs/>
        </w:rPr>
        <w:tab/>
      </w:r>
      <w:r w:rsidRPr="00B60D70">
        <w:rPr>
          <w:rFonts w:ascii="TH SarabunPSK" w:eastAsia="Calibri" w:hAnsi="TH SarabunPSK" w:cs="TH SarabunPSK" w:hint="cs"/>
          <w:bCs/>
        </w:rPr>
        <w:t xml:space="preserve">2 (0-4-4) </w:t>
      </w:r>
      <w:r w:rsidRPr="00B60D70">
        <w:rPr>
          <w:rFonts w:ascii="TH SarabunPSK" w:eastAsia="Calibri" w:hAnsi="TH SarabunPSK" w:cs="TH SarabunPSK" w:hint="cs"/>
          <w:b/>
          <w:cs/>
        </w:rPr>
        <w:t>หรือ จำนวนเวลาที่ใช้ในการจัดการเรียนรู้</w:t>
      </w:r>
      <w:r w:rsidRPr="00B60D70">
        <w:rPr>
          <w:rFonts w:ascii="TH SarabunPSK" w:eastAsia="Calibri" w:hAnsi="TH SarabunPSK" w:cs="TH SarabunPSK" w:hint="cs"/>
          <w:bCs/>
          <w:cs/>
        </w:rPr>
        <w:t xml:space="preserve"> </w:t>
      </w:r>
      <w:r w:rsidRPr="00B60D70">
        <w:rPr>
          <w:rFonts w:ascii="TH SarabunPSK" w:eastAsia="Calibri" w:hAnsi="TH SarabunPSK" w:cs="TH SarabunPSK" w:hint="cs"/>
          <w:bCs/>
        </w:rPr>
        <w:t>60</w:t>
      </w:r>
      <w:r w:rsidRPr="00B60D70">
        <w:rPr>
          <w:rFonts w:ascii="TH SarabunPSK" w:eastAsia="Calibri" w:hAnsi="TH SarabunPSK" w:cs="TH SarabunPSK" w:hint="cs"/>
          <w:b/>
          <w:cs/>
        </w:rPr>
        <w:t xml:space="preserve"> ชั่วโมง</w:t>
      </w:r>
    </w:p>
    <w:p w14:paraId="52FAC484" w14:textId="62A803C1" w:rsidR="00FC3EFF" w:rsidRPr="00B60D70" w:rsidRDefault="00FC3EFF" w:rsidP="00FC3EFF">
      <w:pPr>
        <w:rPr>
          <w:rFonts w:ascii="TH SarabunPSK" w:hAnsi="TH SarabunPSK" w:cs="TH SarabunPSK"/>
          <w:cs/>
        </w:rPr>
      </w:pPr>
      <w:r w:rsidRPr="00B60D70">
        <w:rPr>
          <w:rFonts w:ascii="TH SarabunPSK" w:eastAsia="Times New Roman" w:hAnsi="TH SarabunPSK" w:cs="TH SarabunPSK" w:hint="cs"/>
          <w:b/>
          <w:bCs/>
          <w:cs/>
        </w:rPr>
        <w:t xml:space="preserve">โมดูลบังคับก่อน </w:t>
      </w:r>
      <w:r w:rsidRPr="00B60D70">
        <w:rPr>
          <w:rFonts w:ascii="TH SarabunPSK" w:eastAsia="Times New Roman" w:hAnsi="TH SarabunPSK" w:cs="TH SarabunPSK" w:hint="cs"/>
          <w:b/>
          <w:bCs/>
        </w:rPr>
        <w:t xml:space="preserve">: </w:t>
      </w:r>
      <w:r w:rsidRPr="00B60D70">
        <w:rPr>
          <w:rFonts w:ascii="TH SarabunPSK" w:eastAsia="Times New Roman" w:hAnsi="TH SarabunPSK" w:cs="TH SarabunPSK" w:hint="cs"/>
          <w:b/>
          <w:bCs/>
          <w:cs/>
        </w:rPr>
        <w:tab/>
      </w:r>
      <w:r w:rsidR="00383ADD" w:rsidRPr="00B60D70">
        <w:rPr>
          <w:rFonts w:ascii="TH SarabunPSK" w:eastAsia="Times New Roman" w:hAnsi="TH SarabunPSK" w:cs="TH SarabunPSK"/>
        </w:rPr>
        <w:t xml:space="preserve">CTE46601 </w:t>
      </w:r>
      <w:r w:rsidR="00383ADD" w:rsidRPr="00B60D70">
        <w:rPr>
          <w:rFonts w:ascii="TH SarabunPSK" w:eastAsia="Times New Roman" w:hAnsi="TH SarabunPSK" w:cs="TH SarabunPSK" w:hint="cs"/>
          <w:cs/>
        </w:rPr>
        <w:t xml:space="preserve">และ </w:t>
      </w:r>
      <w:r w:rsidR="00383ADD" w:rsidRPr="00B60D70">
        <w:rPr>
          <w:rFonts w:ascii="TH SarabunPSK" w:eastAsia="Times New Roman" w:hAnsi="TH SarabunPSK" w:cs="TH SarabunPSK"/>
          <w:noProof/>
          <w:cs/>
        </w:rPr>
        <w:t xml:space="preserve">เรียนพร้อมหรือเรียนก่อน </w:t>
      </w:r>
      <w:r w:rsidR="00383ADD" w:rsidRPr="00B60D70">
        <w:rPr>
          <w:rFonts w:ascii="TH SarabunPSK" w:eastAsia="Times New Roman" w:hAnsi="TH SarabunPSK" w:cs="TH SarabunPSK"/>
          <w:noProof/>
        </w:rPr>
        <w:t>CTE42200</w:t>
      </w:r>
    </w:p>
    <w:p w14:paraId="05D6DFD6" w14:textId="77777777" w:rsidR="00BF7618" w:rsidRPr="00B60D70" w:rsidRDefault="00BF7618" w:rsidP="00BF7618">
      <w:pPr>
        <w:ind w:left="2127" w:hanging="2127"/>
        <w:rPr>
          <w:rFonts w:ascii="TH SarabunPSK" w:eastAsia="Cordia New" w:hAnsi="TH SarabunPSK" w:cs="TH SarabunPSK"/>
          <w:noProof/>
        </w:rPr>
      </w:pPr>
      <w:r w:rsidRPr="00B60D70">
        <w:rPr>
          <w:rFonts w:ascii="TH SarabunPSK" w:eastAsia="Times New Roman" w:hAnsi="TH SarabunPSK" w:cs="TH SarabunPSK" w:hint="cs"/>
          <w:b/>
          <w:bCs/>
          <w:cs/>
        </w:rPr>
        <w:t>คำอธิบาย</w:t>
      </w:r>
      <w:r w:rsidRPr="00B60D70">
        <w:rPr>
          <w:rFonts w:ascii="TH SarabunPSK" w:eastAsia="Calibri" w:hAnsi="TH SarabunPSK" w:cs="TH SarabunPSK" w:hint="cs"/>
          <w:bCs/>
          <w:cs/>
        </w:rPr>
        <w:t xml:space="preserve">โมดูล </w:t>
      </w:r>
      <w:r w:rsidRPr="00B60D70">
        <w:rPr>
          <w:rFonts w:ascii="TH SarabunPSK" w:eastAsia="Calibri" w:hAnsi="TH SarabunPSK" w:cs="TH SarabunPSK" w:hint="cs"/>
          <w:bCs/>
        </w:rPr>
        <w:t>:</w:t>
      </w:r>
      <w:r w:rsidRPr="00B60D70">
        <w:rPr>
          <w:rFonts w:ascii="TH SarabunPSK" w:eastAsia="Calibri" w:hAnsi="TH SarabunPSK" w:cs="TH SarabunPSK" w:hint="cs"/>
          <w:bCs/>
          <w:cs/>
        </w:rPr>
        <w:t xml:space="preserve"> </w:t>
      </w:r>
      <w:r w:rsidRPr="00B60D70">
        <w:rPr>
          <w:rFonts w:ascii="TH SarabunPSK" w:eastAsia="Calibri" w:hAnsi="TH SarabunPSK" w:cs="TH SarabunPSK" w:hint="cs"/>
          <w:bCs/>
          <w:cs/>
        </w:rPr>
        <w:tab/>
      </w:r>
      <w:r w:rsidRPr="00B60D70">
        <w:rPr>
          <w:rFonts w:ascii="TH SarabunPSK" w:eastAsia="Cordia New" w:hAnsi="TH SarabunPSK" w:cs="TH SarabunPSK" w:hint="cs"/>
          <w:noProof/>
          <w:cs/>
        </w:rPr>
        <w:t xml:space="preserve">แนวคิดเบื้องต้นเกี่ยวกับโปรแกรมคอมพิวเตอร์ที่นำมาใช้สำหรับงานวิศวกรรมโยธา ประกอบด้วย งานสถาปัตยกรรม วิศวกรรมทางด้านก่อสร้าง วิศวกรรมวัสดุ การทำแผนและออกแบบ โปรแกรมในการเขียนแบบ </w:t>
      </w:r>
      <w:r w:rsidRPr="00B60D70">
        <w:rPr>
          <w:rFonts w:ascii="TH SarabunPSK" w:eastAsia="Cordia New" w:hAnsi="TH SarabunPSK" w:cs="TH SarabunPSK" w:hint="cs"/>
          <w:noProof/>
        </w:rPr>
        <w:t xml:space="preserve">2D </w:t>
      </w:r>
      <w:r w:rsidRPr="00B60D70">
        <w:rPr>
          <w:rFonts w:ascii="TH SarabunPSK" w:eastAsia="Cordia New" w:hAnsi="TH SarabunPSK" w:cs="TH SarabunPSK" w:hint="cs"/>
          <w:noProof/>
          <w:cs/>
        </w:rPr>
        <w:t xml:space="preserve">และ </w:t>
      </w:r>
      <w:r w:rsidRPr="00B60D70">
        <w:rPr>
          <w:rFonts w:ascii="TH SarabunPSK" w:eastAsia="Cordia New" w:hAnsi="TH SarabunPSK" w:cs="TH SarabunPSK" w:hint="cs"/>
          <w:noProof/>
        </w:rPr>
        <w:t xml:space="preserve">3D </w:t>
      </w:r>
      <w:r w:rsidRPr="00B60D70">
        <w:rPr>
          <w:rFonts w:ascii="TH SarabunPSK" w:eastAsia="Cordia New" w:hAnsi="TH SarabunPSK" w:cs="TH SarabunPSK" w:hint="cs"/>
          <w:noProof/>
          <w:cs/>
        </w:rPr>
        <w:t>โปรกรมสำหรับการออกแบบและจำลองสถาปัตยกรรม โปรแกรมที่ใช้สำหรับงานวิศวกรรมโยธาและก่อสร้าง การจำลองและวิเคราะห์โครงสร้าง การจำลองการไหลของน้ำและน้ำท่วม: การจำลองระบบน้ำฝนและน้ำเสีย การวางแผนและจัดการโครงการ โปรแกรมที่ใช้สำหรับการคำนวณทางวิศวกรรม โปรแกรมที่ใช้สำหรับการวิเคราะห์ข้อมูล ใช้สำหรับการวิเคราะห์และออกแบบชั้นพื้นดินและโครงสร้างใต้ดิน โปรแกรมใช้สำหรับการจัดการข้อมูลโครงการและการทำงานร่วมกันในโครงการ ฝึกปฏิบัติการใช้โปรแกรมคอมพิวเตอร์เพื่อทำให้การวางแผน ออกแบบ และดำเนินโครงการให้เป็นไปอย่างมีประสิทธิภาพและปลอดภัย</w:t>
      </w:r>
      <w:r w:rsidRPr="00B60D70">
        <w:rPr>
          <w:rFonts w:ascii="TH SarabunPSK" w:eastAsia="Cordia New" w:hAnsi="TH SarabunPSK" w:cs="TH SarabunPSK"/>
          <w:noProof/>
        </w:rPr>
        <w:t xml:space="preserve"> </w:t>
      </w:r>
      <w:r w:rsidRPr="00B60D70">
        <w:rPr>
          <w:rFonts w:ascii="TH SarabunPSK" w:hAnsi="TH SarabunPSK" w:cs="TH SarabunPSK"/>
          <w:cs/>
          <w:lang w:val="th-TH"/>
        </w:rPr>
        <w:t xml:space="preserve">นำแบบจำลองสารสนเทศอาคารทุกระบบทั้งหมดมารวมกัน โดยอ้างอิงจุด </w:t>
      </w:r>
      <w:proofErr w:type="spellStart"/>
      <w:r w:rsidRPr="00B60D70">
        <w:rPr>
          <w:rFonts w:ascii="TH SarabunPSK" w:hAnsi="TH SarabunPSK" w:cs="TH SarabunPSK"/>
          <w:lang w:val="th-TH"/>
        </w:rPr>
        <w:t>reference</w:t>
      </w:r>
      <w:proofErr w:type="spellEnd"/>
      <w:r w:rsidRPr="00B60D70">
        <w:rPr>
          <w:rFonts w:ascii="TH SarabunPSK" w:hAnsi="TH SarabunPSK" w:cs="TH SarabunPSK"/>
          <w:lang w:val="th-TH"/>
        </w:rPr>
        <w:t xml:space="preserve"> </w:t>
      </w:r>
      <w:proofErr w:type="spellStart"/>
      <w:r w:rsidRPr="00B60D70">
        <w:rPr>
          <w:rFonts w:ascii="TH SarabunPSK" w:hAnsi="TH SarabunPSK" w:cs="TH SarabunPSK"/>
          <w:lang w:val="th-TH"/>
        </w:rPr>
        <w:t>point</w:t>
      </w:r>
      <w:proofErr w:type="spellEnd"/>
      <w:r w:rsidRPr="00B60D70">
        <w:rPr>
          <w:rFonts w:ascii="Arial" w:hAnsi="Arial" w:cs="Arial"/>
          <w:lang w:val="th-TH"/>
        </w:rPr>
        <w:t>​</w:t>
      </w:r>
      <w:r w:rsidRPr="00B60D70">
        <w:rPr>
          <w:rFonts w:ascii="TH SarabunPSK" w:eastAsia="Cordia New" w:hAnsi="TH SarabunPSK" w:cs="TH SarabunPSK"/>
          <w:noProof/>
        </w:rPr>
        <w:t xml:space="preserve"> </w:t>
      </w:r>
      <w:r w:rsidRPr="00B60D70">
        <w:rPr>
          <w:rFonts w:ascii="TH SarabunPSK" w:hAnsi="TH SarabunPSK" w:cs="TH SarabunPSK"/>
          <w:cs/>
          <w:lang w:val="th-TH"/>
        </w:rPr>
        <w:t>ใช้โปรแกรมสำเร็จรูปที่ใช้เป็น</w:t>
      </w:r>
      <w:r w:rsidRPr="00B60D70">
        <w:rPr>
          <w:rFonts w:ascii="TH SarabunPSK" w:hAnsi="TH SarabunPSK" w:cs="TH SarabunPSK"/>
          <w:cs/>
          <w:lang w:val="th-TH"/>
        </w:rPr>
        <w:lastRenderedPageBreak/>
        <w:t>เครื่องมือในการตรวจสอบข้อขัดแย้งของแบบจำลองสารสนเทศอาคาร แยกองค์ประกอบของแบบจำลองสารสนเทศอาคาร เพื่อใช้ในการตรวจสอบข้อขัดแย้งได้ตามแผนปฏิบัติการ</w:t>
      </w:r>
      <w:r w:rsidRPr="00B60D70">
        <w:rPr>
          <w:rFonts w:ascii="Arial" w:hAnsi="Arial" w:cs="Arial"/>
          <w:lang w:val="th-TH"/>
        </w:rPr>
        <w:t>​</w:t>
      </w:r>
      <w:r w:rsidRPr="00B60D70">
        <w:rPr>
          <w:rFonts w:ascii="TH SarabunPSK" w:eastAsia="Cordia New" w:hAnsi="TH SarabunPSK" w:cs="TH SarabunPSK"/>
          <w:noProof/>
        </w:rPr>
        <w:t xml:space="preserve"> </w:t>
      </w:r>
      <w:r w:rsidRPr="00B60D70">
        <w:rPr>
          <w:rFonts w:ascii="TH SarabunPSK" w:hAnsi="TH SarabunPSK" w:cs="TH SarabunPSK"/>
          <w:cs/>
          <w:lang w:val="th-TH"/>
        </w:rPr>
        <w:t>การบริหารทรัพยากรในงานก่อสร้าง</w:t>
      </w:r>
      <w:r w:rsidRPr="00B60D70">
        <w:rPr>
          <w:rFonts w:ascii="Arial" w:hAnsi="Arial" w:cs="Arial"/>
          <w:lang w:val="th-TH"/>
        </w:rPr>
        <w:t>​</w:t>
      </w:r>
      <w:r w:rsidRPr="00B60D70">
        <w:rPr>
          <w:rFonts w:ascii="TH SarabunPSK" w:hAnsi="TH SarabunPSK" w:cs="TH SarabunPSK" w:hint="cs"/>
          <w:cs/>
          <w:lang w:val="th-TH"/>
        </w:rPr>
        <w:t xml:space="preserve"> </w:t>
      </w:r>
      <w:r w:rsidRPr="00B60D70">
        <w:rPr>
          <w:rFonts w:ascii="TH SarabunPSK" w:hAnsi="TH SarabunPSK" w:cs="TH SarabunPSK"/>
          <w:cs/>
          <w:lang w:val="th-TH"/>
        </w:rPr>
        <w:t>ประสานการทำงานทางเทคนิคกับผู้ร่วมงานทุกฝ่ายด้วยมาตรฐาน</w:t>
      </w:r>
      <w:r w:rsidRPr="00B60D70">
        <w:rPr>
          <w:rFonts w:ascii="TH SarabunPSK" w:hAnsi="TH SarabunPSK" w:cs="TH SarabunPSK"/>
          <w:lang w:val="th-TH"/>
        </w:rPr>
        <w:t xml:space="preserve">, </w:t>
      </w:r>
      <w:r w:rsidRPr="00B60D70">
        <w:rPr>
          <w:rFonts w:ascii="TH SarabunPSK" w:hAnsi="TH SarabunPSK" w:cs="TH SarabunPSK"/>
          <w:cs/>
          <w:lang w:val="th-TH"/>
        </w:rPr>
        <w:t xml:space="preserve">ข้อมูลความต้องการของโครงการ ซึ่งกำหนดจากแผนการทำงานโดย </w:t>
      </w:r>
      <w:r w:rsidRPr="00B60D70">
        <w:rPr>
          <w:rFonts w:ascii="TH SarabunPSK" w:hAnsi="TH SarabunPSK" w:cs="TH SarabunPSK"/>
          <w:lang w:val="th-TH"/>
        </w:rPr>
        <w:t xml:space="preserve">BIM </w:t>
      </w:r>
      <w:proofErr w:type="spellStart"/>
      <w:r w:rsidRPr="00B60D70">
        <w:rPr>
          <w:rFonts w:ascii="TH SarabunPSK" w:hAnsi="TH SarabunPSK" w:cs="TH SarabunPSK"/>
          <w:lang w:val="th-TH"/>
        </w:rPr>
        <w:t>Manager</w:t>
      </w:r>
      <w:proofErr w:type="spellEnd"/>
    </w:p>
    <w:p w14:paraId="1F55C659" w14:textId="77777777" w:rsidR="00BF7618" w:rsidRPr="00B60D70" w:rsidRDefault="00BF7618" w:rsidP="00BF7618">
      <w:pPr>
        <w:ind w:left="2127" w:hanging="2127"/>
        <w:rPr>
          <w:rFonts w:ascii="TH SarabunPSK" w:eastAsia="Cordia New" w:hAnsi="TH SarabunPSK" w:cs="TH SarabunPSK"/>
          <w:noProof/>
        </w:rPr>
      </w:pPr>
    </w:p>
    <w:p w14:paraId="38A70140" w14:textId="77777777" w:rsidR="00BF7618" w:rsidRPr="00B60D70" w:rsidRDefault="00BF7618" w:rsidP="00BF7618">
      <w:pPr>
        <w:ind w:left="2127" w:hanging="2127"/>
        <w:rPr>
          <w:rFonts w:ascii="TH SarabunPSK" w:eastAsia="Cordia New" w:hAnsi="TH SarabunPSK" w:cs="TH SarabunPSK"/>
          <w:noProof/>
        </w:rPr>
      </w:pPr>
      <w:r w:rsidRPr="00B60D70">
        <w:rPr>
          <w:rFonts w:ascii="TH SarabunPSK" w:eastAsia="Cordia New" w:hAnsi="TH SarabunPSK" w:cs="TH SarabunPSK" w:hint="cs"/>
          <w:noProof/>
        </w:rPr>
        <w:tab/>
        <w:t>Basic concepts about computer programs used for civil engineering include architecture, Construction, engineering Materials, engineering plans, and designing Programs for 2D and 3D drafting, programs for architectural design and simulation. Program used for civil engineering and construction work. Structural simulation and analysis Simulation of water flow and flooding: Simulation of stormwater and wastewater systems. Project planning and management Program used for engineering calculations Programs used for data analysis Used for analysis and design of ground floors and underground structures. The program is used for managing project information and collaborating on projects. Practice using computer programs to make planning, designing, and executing projects efficient and safe.</w:t>
      </w:r>
      <w:r w:rsidRPr="00B60D70">
        <w:rPr>
          <w:rFonts w:ascii="TH SarabunPSK" w:eastAsia="Cordia New" w:hAnsi="TH SarabunPSK" w:cs="TH SarabunPSK" w:hint="cs"/>
          <w:noProof/>
          <w:cs/>
        </w:rPr>
        <w:t xml:space="preserve"> </w:t>
      </w:r>
      <w:r w:rsidRPr="00B60D70">
        <w:rPr>
          <w:rFonts w:ascii="TH SarabunPSK" w:eastAsia="Cordia New" w:hAnsi="TH SarabunPSK" w:cs="TH SarabunPSK"/>
          <w:noProof/>
        </w:rPr>
        <w:t>Combine all building information models (BIM) systems by referencing a reference point. Use specialized software tools to check for conflicts within the BIM. Separate the components of the BIM to check for conflicts according to the execution plan. Manage construction resources and coordinate technical work with all team members using standards and project requirements as defined by the BIM Manager's work plan</w:t>
      </w:r>
      <w:r w:rsidRPr="00B60D70">
        <w:rPr>
          <w:rFonts w:ascii="TH SarabunPSK" w:eastAsia="Cordia New" w:hAnsi="TH SarabunPSK" w:cs="TH SarabunPSK" w:hint="cs"/>
          <w:noProof/>
          <w:cs/>
        </w:rPr>
        <w:t>.</w:t>
      </w:r>
    </w:p>
    <w:p w14:paraId="292E39D5" w14:textId="77777777" w:rsidR="00FD5AEA" w:rsidRPr="00B60D70" w:rsidRDefault="00FD5AEA" w:rsidP="00FD5AEA">
      <w:pPr>
        <w:shd w:val="clear" w:color="auto" w:fill="F2F2F2" w:themeFill="background1" w:themeFillShade="F2"/>
        <w:rPr>
          <w:rFonts w:ascii="TH SarabunPSK" w:eastAsia="Cordia New" w:hAnsi="TH SarabunPSK" w:cs="TH SarabunPSK"/>
        </w:rPr>
      </w:pPr>
      <w:r w:rsidRPr="00B60D70">
        <w:rPr>
          <w:rFonts w:ascii="TH SarabunPSK" w:eastAsia="Cordia New" w:hAnsi="TH SarabunPSK" w:cs="TH SarabunPSK" w:hint="cs"/>
          <w:b/>
          <w:bCs/>
        </w:rPr>
        <w:t>Learning Outcome</w:t>
      </w:r>
    </w:p>
    <w:p w14:paraId="16E34279" w14:textId="582FACD3" w:rsidR="00FD5AEA" w:rsidRPr="00B60D70" w:rsidRDefault="00713B55" w:rsidP="00FC3EFF">
      <w:pPr>
        <w:rPr>
          <w:rFonts w:ascii="TH SarabunPSK" w:eastAsia="Cordia New" w:hAnsi="TH SarabunPSK" w:cs="TH SarabunPSK"/>
          <w:cs/>
        </w:rPr>
      </w:pPr>
      <w:r w:rsidRPr="00B60D70">
        <w:rPr>
          <w:rFonts w:ascii="TH SarabunPSK" w:eastAsia="Cordia New" w:hAnsi="TH SarabunPSK" w:cs="TH SarabunPSK" w:hint="cs"/>
          <w:b/>
          <w:bCs/>
        </w:rPr>
        <w:tab/>
      </w:r>
      <w:r w:rsidRPr="00B60D70">
        <w:rPr>
          <w:rFonts w:ascii="TH SarabunPSK" w:eastAsia="Cordia New" w:hAnsi="TH SarabunPSK" w:cs="TH SarabunPSK" w:hint="cs"/>
          <w:cs/>
        </w:rPr>
        <w:t>ประยุกต์ใช้โปรแกรมคอมพิวเตอร์เฉพาะทางในงานวิศวกรรมโยธาที่สอดคล้องกับกรอบแนวคิดแบบจำลองสารสนเทศอาคาร</w:t>
      </w:r>
    </w:p>
    <w:p w14:paraId="2779E46A" w14:textId="77777777" w:rsidR="00FD5AEA" w:rsidRPr="00B60D70" w:rsidRDefault="00FD5AEA" w:rsidP="00FD5AEA">
      <w:pPr>
        <w:shd w:val="clear" w:color="auto" w:fill="F2F2F2" w:themeFill="background1" w:themeFillShade="F2"/>
        <w:rPr>
          <w:rFonts w:ascii="TH SarabunPSK" w:eastAsia="Cordia New" w:hAnsi="TH SarabunPSK" w:cs="TH SarabunPSK"/>
          <w:b/>
          <w:bCs/>
        </w:rPr>
      </w:pPr>
      <w:r w:rsidRPr="00B60D70">
        <w:rPr>
          <w:rFonts w:ascii="TH SarabunPSK" w:eastAsia="Cordia New" w:hAnsi="TH SarabunPSK" w:cs="TH SarabunPSK" w:hint="cs"/>
          <w:b/>
          <w:bCs/>
          <w:cs/>
        </w:rPr>
        <w:t>ระดับของ</w:t>
      </w:r>
      <w:r w:rsidRPr="00B60D70">
        <w:rPr>
          <w:rFonts w:ascii="TH SarabunPSK" w:eastAsia="Cordia New" w:hAnsi="TH SarabunPSK" w:cs="TH SarabunPSK"/>
          <w:b/>
          <w:bCs/>
          <w:cs/>
        </w:rPr>
        <w:t xml:space="preserve"> </w:t>
      </w:r>
      <w:r w:rsidRPr="00B60D70">
        <w:rPr>
          <w:rFonts w:ascii="TH SarabunPSK" w:eastAsia="Cordia New" w:hAnsi="TH SarabunPSK" w:cs="TH SarabunPSK"/>
          <w:b/>
          <w:bCs/>
        </w:rPr>
        <w:t xml:space="preserve">Competency </w:t>
      </w:r>
      <w:r w:rsidRPr="00B60D70">
        <w:rPr>
          <w:rFonts w:ascii="TH SarabunPSK" w:eastAsia="Cordia New" w:hAnsi="TH SarabunPSK" w:cs="TH SarabunPSK" w:hint="cs"/>
          <w:b/>
          <w:bCs/>
          <w:cs/>
        </w:rPr>
        <w:t>ของ</w:t>
      </w:r>
      <w:r w:rsidRPr="00B60D70">
        <w:rPr>
          <w:rFonts w:ascii="TH SarabunPSK" w:eastAsia="Cordia New" w:hAnsi="TH SarabunPSK" w:cs="TH SarabunPSK"/>
          <w:b/>
          <w:bCs/>
          <w:cs/>
        </w:rPr>
        <w:t xml:space="preserve"> </w:t>
      </w:r>
      <w:r w:rsidRPr="00B60D70">
        <w:rPr>
          <w:rFonts w:ascii="TH SarabunPSK" w:eastAsia="Cordia New" w:hAnsi="TH SarabunPSK" w:cs="TH SarabunPSK"/>
          <w:b/>
          <w:bCs/>
        </w:rPr>
        <w:t>Learning Outcome</w:t>
      </w:r>
    </w:p>
    <w:p w14:paraId="0A3C82CA" w14:textId="77777777" w:rsidR="00FD5AEA" w:rsidRPr="00B60D70" w:rsidRDefault="00FD5AEA" w:rsidP="00FD5AEA">
      <w:pPr>
        <w:ind w:firstLine="720"/>
        <w:rPr>
          <w:rFonts w:ascii="TH SarabunPSK" w:eastAsia="Cordia New" w:hAnsi="TH SarabunPSK" w:cs="TH SarabunPSK"/>
          <w:cs/>
        </w:rPr>
      </w:pPr>
      <w:r w:rsidRPr="00B60D70">
        <w:rPr>
          <w:rFonts w:ascii="TH SarabunPSK" w:eastAsia="Cordia New" w:hAnsi="TH SarabunPSK" w:cs="TH SarabunPSK" w:hint="cs"/>
          <w:cs/>
        </w:rPr>
        <w:t xml:space="preserve">ในหลักสูตรได้กำหนดให้โมดูลนี้อยู่ในระดับ </w:t>
      </w:r>
      <w:r w:rsidRPr="00B60D70">
        <w:rPr>
          <w:rFonts w:ascii="TH SarabunPSK" w:eastAsia="Cordia New" w:hAnsi="TH SarabunPSK" w:cs="TH SarabunPSK"/>
        </w:rPr>
        <w:t>P</w:t>
      </w:r>
      <w:r w:rsidRPr="00B60D70">
        <w:rPr>
          <w:rFonts w:ascii="TH SarabunPSK" w:eastAsia="Cordia New" w:hAnsi="TH SarabunPSK" w:cs="TH SarabunPSK" w:hint="cs"/>
        </w:rPr>
        <w:t>-S</w:t>
      </w:r>
      <w:r w:rsidRPr="00B60D70">
        <w:rPr>
          <w:rFonts w:ascii="TH SarabunPSK" w:eastAsia="Cordia New" w:hAnsi="TH SarabunPSK" w:cs="TH SarabunPSK" w:hint="cs"/>
          <w:cs/>
        </w:rPr>
        <w:t>2 หมายถึง เป็นเนื้อหาวิชาที่อยู่ในหมวดรายวิชาพื้นฐานทางวิศวกรรมโยธา ที่คาดหวังทักษะ (</w:t>
      </w:r>
      <w:r w:rsidRPr="00B60D70">
        <w:rPr>
          <w:rFonts w:ascii="TH SarabunPSK" w:eastAsia="Cordia New" w:hAnsi="TH SarabunPSK" w:cs="TH SarabunPSK"/>
          <w:b/>
          <w:bCs/>
        </w:rPr>
        <w:t>S</w:t>
      </w:r>
      <w:r w:rsidRPr="00B60D70">
        <w:rPr>
          <w:rFonts w:ascii="TH SarabunPSK" w:eastAsia="Cordia New" w:hAnsi="TH SarabunPSK" w:cs="TH SarabunPSK"/>
        </w:rPr>
        <w:t>kill</w:t>
      </w:r>
      <w:r w:rsidRPr="00B60D70">
        <w:rPr>
          <w:rFonts w:ascii="TH SarabunPSK" w:eastAsia="Cordia New" w:hAnsi="TH SarabunPSK" w:cs="TH SarabunPSK" w:hint="cs"/>
          <w:cs/>
        </w:rPr>
        <w:t>) ในระดับ</w:t>
      </w:r>
      <w:r w:rsidRPr="00B60D70">
        <w:rPr>
          <w:rFonts w:ascii="TH SarabunPSK" w:eastAsia="Cordia New" w:hAnsi="TH SarabunPSK" w:cs="TH SarabunPSK"/>
        </w:rPr>
        <w:t xml:space="preserve"> 2 </w:t>
      </w:r>
      <w:r w:rsidRPr="00B60D70">
        <w:rPr>
          <w:rFonts w:ascii="TH SarabunPSK" w:eastAsia="Cordia New" w:hAnsi="TH SarabunPSK" w:cs="TH SarabunPSK" w:hint="cs"/>
          <w:cs/>
        </w:rPr>
        <w:t xml:space="preserve">จัดกระทำได้ (สร้าง ทำ) ตาม </w:t>
      </w:r>
      <w:r w:rsidRPr="00B60D70">
        <w:rPr>
          <w:rFonts w:ascii="TH SarabunPSK" w:eastAsia="Cordia New" w:hAnsi="TH SarabunPSK" w:cs="TH SarabunPSK"/>
        </w:rPr>
        <w:t xml:space="preserve">Bloom’s Taxonomy </w:t>
      </w:r>
      <w:r w:rsidRPr="00B60D70">
        <w:rPr>
          <w:rFonts w:ascii="TH SarabunPSK" w:eastAsia="Cordia New" w:hAnsi="TH SarabunPSK" w:cs="TH SarabunPSK" w:hint="cs"/>
          <w:cs/>
        </w:rPr>
        <w:t xml:space="preserve">เทียบกับระดับความสามารถที่กำหนดโดย </w:t>
      </w:r>
      <w:r w:rsidRPr="00B60D70">
        <w:rPr>
          <w:rFonts w:ascii="TH SarabunPSK" w:eastAsia="Cordia New" w:hAnsi="TH SarabunPSK" w:cs="TH SarabunPSK"/>
        </w:rPr>
        <w:t>Miller’s</w:t>
      </w:r>
      <w:r w:rsidRPr="00B60D70">
        <w:rPr>
          <w:rFonts w:ascii="TH SarabunPSK" w:eastAsia="Cordia New" w:hAnsi="TH SarabunPSK" w:cs="TH SarabunPSK" w:hint="cs"/>
          <w:cs/>
        </w:rPr>
        <w:t xml:space="preserve"> ในระดับ</w:t>
      </w:r>
      <w:r w:rsidRPr="00B60D70">
        <w:t xml:space="preserve"> </w:t>
      </w:r>
      <w:r w:rsidRPr="00B60D70">
        <w:rPr>
          <w:rFonts w:ascii="TH SarabunPSK" w:eastAsia="Cordia New" w:hAnsi="TH SarabunPSK" w:cs="TH SarabunPSK"/>
        </w:rPr>
        <w:t xml:space="preserve">Shows (Real world demonstration) </w:t>
      </w:r>
      <w:r w:rsidRPr="00B60D70">
        <w:rPr>
          <w:rFonts w:ascii="TH SarabunPSK" w:eastAsia="Cordia New" w:hAnsi="TH SarabunPSK" w:cs="TH SarabunPSK" w:hint="cs"/>
          <w:cs/>
        </w:rPr>
        <w:t>ในระดับ</w:t>
      </w:r>
    </w:p>
    <w:p w14:paraId="4E722F69" w14:textId="77777777" w:rsidR="00FD5AEA" w:rsidRPr="00B60D70" w:rsidRDefault="00FD5AEA" w:rsidP="00FD5AEA">
      <w:pPr>
        <w:tabs>
          <w:tab w:val="left" w:pos="270"/>
        </w:tabs>
        <w:autoSpaceDE w:val="0"/>
        <w:autoSpaceDN w:val="0"/>
        <w:adjustRightInd w:val="0"/>
        <w:rPr>
          <w:rFonts w:ascii="TH SarabunPSK" w:hAnsi="TH SarabunPSK" w:cs="TH SarabunPSK"/>
          <w:b/>
          <w:bCs/>
          <w:lang w:val="en-AU"/>
        </w:rPr>
      </w:pPr>
      <w:r w:rsidRPr="00B60D70">
        <w:rPr>
          <w:rFonts w:ascii="TH SarabunPSK" w:hAnsi="TH SarabunPSK" w:cs="TH SarabunPSK"/>
          <w:b/>
          <w:bCs/>
          <w:cs/>
          <w:lang w:val="en-AU"/>
        </w:rPr>
        <w:tab/>
      </w:r>
      <w:r w:rsidRPr="00B60D70">
        <w:rPr>
          <w:rFonts w:ascii="TH SarabunPSK" w:hAnsi="TH SarabunPSK" w:cs="TH SarabunPSK" w:hint="cs"/>
          <w:b/>
          <w:bCs/>
          <w:lang w:val="en-AU"/>
        </w:rPr>
        <w:sym w:font="Wingdings 2" w:char="F052"/>
      </w:r>
      <w:r w:rsidRPr="00B60D70">
        <w:rPr>
          <w:rFonts w:ascii="TH SarabunPSK" w:hAnsi="TH SarabunPSK" w:cs="TH SarabunPSK" w:hint="cs"/>
          <w:b/>
          <w:bCs/>
          <w:lang w:val="en-AU"/>
        </w:rPr>
        <w:t xml:space="preserve"> </w:t>
      </w:r>
      <w:r w:rsidRPr="00B60D70">
        <w:rPr>
          <w:rFonts w:ascii="TH SarabunPSK" w:hAnsi="TH SarabunPSK" w:cs="TH SarabunPSK" w:hint="cs"/>
          <w:b/>
          <w:bCs/>
          <w:cs/>
          <w:lang w:val="en-AU"/>
        </w:rPr>
        <w:t xml:space="preserve"> </w:t>
      </w:r>
      <w:r w:rsidRPr="00B60D70">
        <w:rPr>
          <w:rFonts w:ascii="TH SarabunPSK" w:hAnsi="TH SarabunPSK" w:cs="TH SarabunPSK" w:hint="cs"/>
          <w:b/>
          <w:bCs/>
          <w:lang w:val="en-AU"/>
        </w:rPr>
        <w:t>Shows</w:t>
      </w:r>
      <w:r w:rsidRPr="00B60D70">
        <w:rPr>
          <w:rFonts w:ascii="TH SarabunPSK" w:hAnsi="TH SarabunPSK" w:cs="TH SarabunPSK" w:hint="cs"/>
          <w:b/>
          <w:bCs/>
          <w:cs/>
          <w:lang w:val="en-AU"/>
        </w:rPr>
        <w:t xml:space="preserve"> </w:t>
      </w:r>
      <w:r w:rsidRPr="00B60D70">
        <w:rPr>
          <w:rFonts w:ascii="TH SarabunPSK" w:hAnsi="TH SarabunPSK" w:cs="TH SarabunPSK" w:hint="cs"/>
          <w:b/>
          <w:bCs/>
          <w:lang w:val="en-AU"/>
        </w:rPr>
        <w:t>(Real world demonstration)</w:t>
      </w:r>
      <w:r w:rsidRPr="00B60D70">
        <w:rPr>
          <w:rFonts w:ascii="TH SarabunPSK" w:hAnsi="TH SarabunPSK" w:cs="TH SarabunPSK" w:hint="cs"/>
          <w:b/>
          <w:bCs/>
          <w:cs/>
          <w:lang w:val="en-AU"/>
        </w:rPr>
        <w:t xml:space="preserve"> </w:t>
      </w:r>
    </w:p>
    <w:p w14:paraId="0D91B98C" w14:textId="77777777" w:rsidR="00FD5AEA" w:rsidRPr="00B60D70" w:rsidRDefault="00FD5AEA" w:rsidP="00FD5AEA">
      <w:pPr>
        <w:tabs>
          <w:tab w:val="left" w:pos="270"/>
        </w:tabs>
        <w:autoSpaceDE w:val="0"/>
        <w:autoSpaceDN w:val="0"/>
        <w:adjustRightInd w:val="0"/>
        <w:ind w:left="270"/>
        <w:rPr>
          <w:rFonts w:ascii="TH SarabunPSK" w:hAnsi="TH SarabunPSK" w:cs="TH SarabunPSK"/>
          <w:b/>
          <w:bCs/>
          <w:cs/>
          <w:lang w:val="en-AU"/>
        </w:rPr>
      </w:pPr>
      <w:r w:rsidRPr="00B60D70">
        <w:rPr>
          <w:rFonts w:ascii="TH SarabunPSK" w:hAnsi="TH SarabunPSK" w:cs="TH SarabunPSK" w:hint="cs"/>
          <w:b/>
          <w:bCs/>
          <w:cs/>
          <w:lang w:val="en-AU"/>
        </w:rPr>
        <w:lastRenderedPageBreak/>
        <w:tab/>
      </w:r>
      <w:r w:rsidRPr="00B60D70">
        <w:rPr>
          <w:rFonts w:ascii="TH SarabunPSK" w:hAnsi="TH SarabunPSK" w:cs="TH SarabunPSK" w:hint="cs"/>
          <w:cs/>
          <w:lang w:val="en-AU"/>
        </w:rPr>
        <w:t>ผลการเรียนรู้มีประโยชน์กับอาชีพหรือการทำงานในอนาคตของผู้เรียนโดยเห็นหลักฐานการทำได้ทำเป็นผ่านการทำโจทย์ที่จำลองจากปัญหาจริงหรือสถานการณ์จริงแต่ยังไม่ใช่งานจริง</w:t>
      </w:r>
    </w:p>
    <w:p w14:paraId="2A87E0A4" w14:textId="77777777" w:rsidR="00FD5AEA" w:rsidRPr="00B60D70" w:rsidRDefault="00FD5AEA" w:rsidP="00FD5AEA">
      <w:pPr>
        <w:rPr>
          <w:rFonts w:ascii="TH SarabunPSK" w:eastAsia="Cordia New" w:hAnsi="TH SarabunPSK" w:cs="TH SarabunPSK"/>
          <w:b/>
          <w:bCs/>
        </w:rPr>
      </w:pPr>
    </w:p>
    <w:p w14:paraId="39C1B092" w14:textId="77777777" w:rsidR="00FD5AEA" w:rsidRPr="00B60D70" w:rsidRDefault="00FD5AEA" w:rsidP="00FD5AEA">
      <w:pPr>
        <w:shd w:val="clear" w:color="auto" w:fill="F2F2F2" w:themeFill="background1" w:themeFillShade="F2"/>
        <w:rPr>
          <w:rFonts w:ascii="TH SarabunPSK" w:eastAsia="Cordia New" w:hAnsi="TH SarabunPSK" w:cs="TH SarabunPSK"/>
          <w:b/>
          <w:bCs/>
        </w:rPr>
      </w:pPr>
      <w:r w:rsidRPr="00B60D70">
        <w:rPr>
          <w:rFonts w:ascii="TH SarabunPSK" w:eastAsia="Cordia New" w:hAnsi="TH SarabunPSK" w:cs="TH SarabunPSK" w:hint="cs"/>
          <w:b/>
          <w:bCs/>
          <w:cs/>
        </w:rPr>
        <w:t>เกณฑ์การประเมินผลลัพธ์การเรียนรู้</w:t>
      </w:r>
      <w:r w:rsidRPr="00B60D70">
        <w:rPr>
          <w:rFonts w:ascii="TH SarabunPSK" w:eastAsia="Cordia New" w:hAnsi="TH SarabunPSK" w:cs="TH SarabunPSK"/>
          <w:b/>
          <w:bCs/>
          <w:cs/>
        </w:rPr>
        <w:t xml:space="preserve"> (</w:t>
      </w:r>
      <w:r w:rsidRPr="00B60D70">
        <w:rPr>
          <w:rFonts w:ascii="TH SarabunPSK" w:eastAsia="Cordia New" w:hAnsi="TH SarabunPSK" w:cs="TH SarabunPSK"/>
          <w:b/>
          <w:bCs/>
        </w:rPr>
        <w:t>Rubric)</w:t>
      </w:r>
    </w:p>
    <w:p w14:paraId="569FA555" w14:textId="77777777" w:rsidR="00713B55" w:rsidRPr="00B60D70" w:rsidRDefault="00713B55" w:rsidP="00713B55">
      <w:pPr>
        <w:ind w:firstLine="720"/>
        <w:rPr>
          <w:rFonts w:ascii="TH SarabunPSK" w:eastAsia="Cordia New" w:hAnsi="TH SarabunPSK" w:cs="TH SarabunPSK"/>
        </w:rPr>
      </w:pPr>
      <w:r w:rsidRPr="00B60D70">
        <w:rPr>
          <w:rFonts w:ascii="TH SarabunPSK" w:eastAsia="Cordia New" w:hAnsi="TH SarabunPSK" w:cs="TH SarabunPSK" w:hint="cs"/>
          <w:cs/>
        </w:rPr>
        <w:t>ผู้เรียนจะพัฒนาความสามารถตามระดับผลสัมฤทธิ์และจะผ่าน</w:t>
      </w:r>
      <w:r w:rsidR="006307F3" w:rsidRPr="00B60D70">
        <w:rPr>
          <w:rFonts w:ascii="TH SarabunPSK" w:eastAsia="Cordia New" w:hAnsi="TH SarabunPSK" w:cs="TH SarabunPSK" w:hint="cs"/>
          <w:cs/>
        </w:rPr>
        <w:t>โมดูล</w:t>
      </w:r>
      <w:r w:rsidRPr="00B60D70">
        <w:rPr>
          <w:rFonts w:ascii="TH SarabunPSK" w:eastAsia="Cordia New" w:hAnsi="TH SarabunPSK" w:cs="TH SarabunPSK" w:hint="cs"/>
          <w:cs/>
        </w:rPr>
        <w:t>การเรียนรู้นี้ได้เมื่อหลักฐานการเรียนรู้ที่ผู้เรียนนำเสนอเพื่อการประเมินแสดงให้เห็นว่า บรรลุระดับผลสัมฤทธิ์ตั้งแต่ระดับ 3 ขึ้นไป</w:t>
      </w:r>
    </w:p>
    <w:p w14:paraId="459694FB" w14:textId="77777777" w:rsidR="00713B55" w:rsidRPr="00B60D70" w:rsidRDefault="00713B55" w:rsidP="00713B55">
      <w:pPr>
        <w:ind w:firstLine="720"/>
        <w:rPr>
          <w:rFonts w:ascii="TH SarabunPSK" w:eastAsia="Cordia New" w:hAnsi="TH SarabunPSK" w:cs="TH SarabunPSK"/>
        </w:rPr>
      </w:pPr>
    </w:p>
    <w:tbl>
      <w:tblPr>
        <w:tblStyle w:val="af6"/>
        <w:tblW w:w="9014" w:type="dxa"/>
        <w:tblLook w:val="04A0" w:firstRow="1" w:lastRow="0" w:firstColumn="1" w:lastColumn="0" w:noHBand="0" w:noVBand="1"/>
      </w:tblPr>
      <w:tblGrid>
        <w:gridCol w:w="1129"/>
        <w:gridCol w:w="7885"/>
      </w:tblGrid>
      <w:tr w:rsidR="00B60D70" w:rsidRPr="00B60D70" w14:paraId="10911616" w14:textId="77777777" w:rsidTr="002F6E8F">
        <w:trPr>
          <w:trHeight w:val="397"/>
        </w:trPr>
        <w:tc>
          <w:tcPr>
            <w:tcW w:w="1129" w:type="dxa"/>
            <w:shd w:val="clear" w:color="auto" w:fill="F2F2F2" w:themeFill="background1" w:themeFillShade="F2"/>
            <w:vAlign w:val="center"/>
          </w:tcPr>
          <w:p w14:paraId="3CDE38A0" w14:textId="77777777" w:rsidR="00FD5AEA" w:rsidRPr="00B60D70" w:rsidRDefault="00FD5AEA" w:rsidP="002F6E8F">
            <w:pPr>
              <w:jc w:val="center"/>
              <w:rPr>
                <w:rFonts w:ascii="TH SarabunPSK" w:hAnsi="TH SarabunPSK" w:cs="TH SarabunPSK"/>
                <w:b/>
                <w:bCs/>
              </w:rPr>
            </w:pPr>
            <w:r w:rsidRPr="00B60D70">
              <w:rPr>
                <w:rFonts w:ascii="TH SarabunPSK" w:hAnsi="TH SarabunPSK" w:cs="TH SarabunPSK"/>
                <w:b/>
                <w:bCs/>
              </w:rPr>
              <w:t>Rubric</w:t>
            </w:r>
          </w:p>
        </w:tc>
        <w:tc>
          <w:tcPr>
            <w:tcW w:w="7885" w:type="dxa"/>
            <w:shd w:val="clear" w:color="auto" w:fill="F2F2F2" w:themeFill="background1" w:themeFillShade="F2"/>
          </w:tcPr>
          <w:p w14:paraId="342F2AFE" w14:textId="77777777" w:rsidR="00FD5AEA" w:rsidRPr="00B60D70" w:rsidRDefault="00FD5AEA" w:rsidP="002F6E8F">
            <w:pPr>
              <w:jc w:val="center"/>
              <w:rPr>
                <w:rFonts w:ascii="TH SarabunPSK" w:hAnsi="TH SarabunPSK" w:cs="TH SarabunPSK"/>
                <w:b/>
                <w:bCs/>
              </w:rPr>
            </w:pPr>
            <w:r w:rsidRPr="00B60D70">
              <w:rPr>
                <w:rFonts w:ascii="TH SarabunPSK" w:hAnsi="TH SarabunPSK" w:cs="TH SarabunPSK" w:hint="cs"/>
                <w:b/>
                <w:bCs/>
                <w:cs/>
              </w:rPr>
              <w:t>คำอธิบายลำดับขั้นในการประเมินผลการเรียน</w:t>
            </w:r>
          </w:p>
        </w:tc>
      </w:tr>
      <w:tr w:rsidR="00B60D70" w:rsidRPr="00B60D70" w14:paraId="01BCA48F" w14:textId="77777777" w:rsidTr="002F6E8F">
        <w:trPr>
          <w:trHeight w:val="397"/>
        </w:trPr>
        <w:tc>
          <w:tcPr>
            <w:tcW w:w="1129" w:type="dxa"/>
          </w:tcPr>
          <w:p w14:paraId="29090C3B" w14:textId="77777777" w:rsidR="00FD5AEA" w:rsidRPr="00B60D70" w:rsidRDefault="00FD5AEA" w:rsidP="002F6E8F">
            <w:pPr>
              <w:jc w:val="center"/>
              <w:rPr>
                <w:rFonts w:ascii="TH SarabunPSK" w:hAnsi="TH SarabunPSK" w:cs="TH SarabunPSK"/>
              </w:rPr>
            </w:pPr>
            <w:r w:rsidRPr="00B60D70">
              <w:rPr>
                <w:rFonts w:ascii="TH SarabunPSK" w:hAnsi="TH SarabunPSK" w:cs="TH SarabunPSK"/>
              </w:rPr>
              <w:t xml:space="preserve">Level </w:t>
            </w:r>
            <w:r w:rsidRPr="00B60D70">
              <w:rPr>
                <w:rFonts w:ascii="TH SarabunPSK" w:hAnsi="TH SarabunPSK" w:cs="TH SarabunPSK" w:hint="cs"/>
              </w:rPr>
              <w:t>1</w:t>
            </w:r>
          </w:p>
        </w:tc>
        <w:tc>
          <w:tcPr>
            <w:tcW w:w="7885" w:type="dxa"/>
            <w:shd w:val="clear" w:color="auto" w:fill="auto"/>
            <w:vAlign w:val="center"/>
          </w:tcPr>
          <w:p w14:paraId="5B26FCC9" w14:textId="77777777" w:rsidR="00FD5AEA" w:rsidRPr="00B60D70" w:rsidRDefault="00FD5AEA" w:rsidP="002F6E8F">
            <w:pPr>
              <w:rPr>
                <w:rFonts w:ascii="TH SarabunPSK" w:hAnsi="TH SarabunPSK" w:cs="TH SarabunPSK"/>
                <w:cs/>
              </w:rPr>
            </w:pPr>
            <w:r w:rsidRPr="00B60D70">
              <w:rPr>
                <w:rFonts w:ascii="TH SarabunPSK" w:hAnsi="TH SarabunPSK" w:cs="TH SarabunPSK" w:hint="cs"/>
                <w:cs/>
              </w:rPr>
              <w:t>ผู้เรียนไม่สามารถประยุกต์ใช้โปรแกรมคอมพิวเตอร์เฉพาะทางในงานวิศวกรรมโยธาที่สอดคล้องกับกรอบแนวคิดแบบจำลองสารสนเทศอาคาร (</w:t>
            </w:r>
            <w:r w:rsidRPr="00B60D70">
              <w:rPr>
                <w:rFonts w:ascii="TH SarabunPSK" w:hAnsi="TH SarabunPSK" w:cs="TH SarabunPSK" w:hint="cs"/>
              </w:rPr>
              <w:t xml:space="preserve">BIM) </w:t>
            </w:r>
            <w:r w:rsidRPr="00B60D70">
              <w:rPr>
                <w:rFonts w:ascii="TH SarabunPSK" w:hAnsi="TH SarabunPSK" w:cs="TH SarabunPSK" w:hint="cs"/>
                <w:cs/>
              </w:rPr>
              <w:t xml:space="preserve">ได้อย่างมีประสิทธิภาพ ไม่เข้าใจความเชื่อมโยงระหว่างโปรแกรมและแนวคิด </w:t>
            </w:r>
            <w:r w:rsidRPr="00B60D70">
              <w:rPr>
                <w:rFonts w:ascii="TH SarabunPSK" w:hAnsi="TH SarabunPSK" w:cs="TH SarabunPSK" w:hint="cs"/>
              </w:rPr>
              <w:t xml:space="preserve">BIM </w:t>
            </w:r>
            <w:r w:rsidRPr="00B60D70">
              <w:rPr>
                <w:rFonts w:ascii="TH SarabunPSK" w:hAnsi="TH SarabunPSK" w:cs="TH SarabunPSK" w:hint="cs"/>
                <w:cs/>
              </w:rPr>
              <w:t xml:space="preserve">ผลงานที่ได้ไม่สะท้อนถึงการใช้งานโปรแกรมหรือการนำแนวคิด </w:t>
            </w:r>
            <w:r w:rsidRPr="00B60D70">
              <w:rPr>
                <w:rFonts w:ascii="TH SarabunPSK" w:hAnsi="TH SarabunPSK" w:cs="TH SarabunPSK" w:hint="cs"/>
              </w:rPr>
              <w:t xml:space="preserve">BIM </w:t>
            </w:r>
            <w:r w:rsidRPr="00B60D70">
              <w:rPr>
                <w:rFonts w:ascii="TH SarabunPSK" w:hAnsi="TH SarabunPSK" w:cs="TH SarabunPSK" w:hint="cs"/>
                <w:cs/>
              </w:rPr>
              <w:t>มาประยุกต์ใช้ในงานวิศวกรรมโยธา</w:t>
            </w:r>
          </w:p>
        </w:tc>
      </w:tr>
      <w:tr w:rsidR="00B60D70" w:rsidRPr="00B60D70" w14:paraId="6B1450AB" w14:textId="77777777" w:rsidTr="002F6E8F">
        <w:trPr>
          <w:trHeight w:val="397"/>
        </w:trPr>
        <w:tc>
          <w:tcPr>
            <w:tcW w:w="1129" w:type="dxa"/>
          </w:tcPr>
          <w:p w14:paraId="3D01A6E4" w14:textId="24EF17FF" w:rsidR="00FD5AEA" w:rsidRPr="00B60D70" w:rsidRDefault="00FD5AEA" w:rsidP="002F6E8F">
            <w:pPr>
              <w:jc w:val="center"/>
              <w:rPr>
                <w:rFonts w:ascii="TH SarabunPSK" w:hAnsi="TH SarabunPSK" w:cs="TH SarabunPSK"/>
              </w:rPr>
            </w:pPr>
            <w:r w:rsidRPr="00B60D70">
              <w:rPr>
                <w:rFonts w:ascii="TH SarabunPSK" w:hAnsi="TH SarabunPSK" w:cs="TH SarabunPSK"/>
              </w:rPr>
              <w:t xml:space="preserve">Level </w:t>
            </w:r>
            <w:r w:rsidR="00BF7618" w:rsidRPr="00B60D70">
              <w:rPr>
                <w:rFonts w:ascii="TH SarabunPSK" w:hAnsi="TH SarabunPSK" w:cs="TH SarabunPSK" w:hint="cs"/>
                <w:cs/>
              </w:rPr>
              <w:t>2</w:t>
            </w:r>
          </w:p>
        </w:tc>
        <w:tc>
          <w:tcPr>
            <w:tcW w:w="7885" w:type="dxa"/>
            <w:shd w:val="clear" w:color="auto" w:fill="auto"/>
            <w:vAlign w:val="center"/>
          </w:tcPr>
          <w:p w14:paraId="036C415D" w14:textId="77777777" w:rsidR="00FD5AEA" w:rsidRPr="00B60D70" w:rsidRDefault="00FD5AEA" w:rsidP="002F6E8F">
            <w:pPr>
              <w:rPr>
                <w:rFonts w:ascii="TH SarabunPSK" w:hAnsi="TH SarabunPSK" w:cs="TH SarabunPSK"/>
                <w:cs/>
              </w:rPr>
            </w:pPr>
            <w:r w:rsidRPr="00B60D70">
              <w:rPr>
                <w:rFonts w:ascii="TH SarabunPSK" w:hAnsi="TH SarabunPSK" w:cs="TH SarabunPSK" w:hint="cs"/>
                <w:cs/>
              </w:rPr>
              <w:t xml:space="preserve">ผู้เรียนสามารถใช้ฟังก์ชันพื้นฐานของโปรแกรมคอมพิวเตอร์เฉพาะทางในงานวิศวกรรมโยธาได้ และเริ่มเข้าใจความเชื่อมโยงกับแนวคิด </w:t>
            </w:r>
            <w:r w:rsidRPr="00B60D70">
              <w:rPr>
                <w:rFonts w:ascii="TH SarabunPSK" w:hAnsi="TH SarabunPSK" w:cs="TH SarabunPSK" w:hint="cs"/>
              </w:rPr>
              <w:t xml:space="preserve">BIM </w:t>
            </w:r>
            <w:r w:rsidRPr="00B60D70">
              <w:rPr>
                <w:rFonts w:ascii="TH SarabunPSK" w:hAnsi="TH SarabunPSK" w:cs="TH SarabunPSK" w:hint="cs"/>
                <w:cs/>
              </w:rPr>
              <w:t xml:space="preserve">สามารถสร้างโมเดลอาคารอย่างง่ายหรือทำการวิเคราะห์โครงสร้างขั้นพื้นฐานโดยใช้โปรแกรม </w:t>
            </w:r>
            <w:r w:rsidRPr="00B60D70">
              <w:rPr>
                <w:rFonts w:ascii="TH SarabunPSK" w:hAnsi="TH SarabunPSK" w:cs="TH SarabunPSK" w:hint="cs"/>
              </w:rPr>
              <w:t xml:space="preserve">BIM </w:t>
            </w:r>
            <w:r w:rsidRPr="00B60D70">
              <w:rPr>
                <w:rFonts w:ascii="TH SarabunPSK" w:hAnsi="TH SarabunPSK" w:cs="TH SarabunPSK" w:hint="cs"/>
                <w:cs/>
              </w:rPr>
              <w:t>ได้ แต่ยังต้องการคำแนะนำและการดูแลอย่างใกล้ชิดจากผู้มีประสบการณ์ในการประยุกต์ใช้งานจริง</w:t>
            </w:r>
          </w:p>
        </w:tc>
      </w:tr>
      <w:tr w:rsidR="00B60D70" w:rsidRPr="00B60D70" w14:paraId="2D4B5130" w14:textId="77777777" w:rsidTr="002F6E8F">
        <w:trPr>
          <w:trHeight w:val="397"/>
        </w:trPr>
        <w:tc>
          <w:tcPr>
            <w:tcW w:w="1129" w:type="dxa"/>
            <w:shd w:val="clear" w:color="auto" w:fill="FBE4D5" w:themeFill="accent2" w:themeFillTint="33"/>
          </w:tcPr>
          <w:p w14:paraId="05679FB1" w14:textId="77777777" w:rsidR="00FD5AEA" w:rsidRPr="00B60D70" w:rsidRDefault="00FD5AEA" w:rsidP="002F6E8F">
            <w:pPr>
              <w:jc w:val="center"/>
              <w:rPr>
                <w:rFonts w:ascii="TH SarabunPSK" w:hAnsi="TH SarabunPSK" w:cs="TH SarabunPSK"/>
                <w:b/>
                <w:bCs/>
              </w:rPr>
            </w:pPr>
            <w:r w:rsidRPr="00B60D70">
              <w:rPr>
                <w:rFonts w:ascii="TH SarabunPSK" w:hAnsi="TH SarabunPSK" w:cs="TH SarabunPSK"/>
                <w:b/>
                <w:bCs/>
              </w:rPr>
              <w:t xml:space="preserve">Level </w:t>
            </w:r>
            <w:r w:rsidRPr="00B60D70">
              <w:rPr>
                <w:rFonts w:ascii="TH SarabunPSK" w:hAnsi="TH SarabunPSK" w:cs="TH SarabunPSK" w:hint="cs"/>
                <w:b/>
                <w:bCs/>
              </w:rPr>
              <w:t>3*</w:t>
            </w:r>
          </w:p>
        </w:tc>
        <w:tc>
          <w:tcPr>
            <w:tcW w:w="7885" w:type="dxa"/>
            <w:shd w:val="clear" w:color="auto" w:fill="FBE4D5" w:themeFill="accent2" w:themeFillTint="33"/>
            <w:vAlign w:val="center"/>
          </w:tcPr>
          <w:p w14:paraId="73660E9B" w14:textId="77777777" w:rsidR="00FD5AEA" w:rsidRPr="00B60D70" w:rsidRDefault="00FD5AEA" w:rsidP="002F6E8F">
            <w:pPr>
              <w:rPr>
                <w:rFonts w:ascii="TH SarabunPSK" w:hAnsi="TH SarabunPSK" w:cs="TH SarabunPSK"/>
                <w:cs/>
              </w:rPr>
            </w:pPr>
            <w:r w:rsidRPr="00B60D70">
              <w:rPr>
                <w:rFonts w:ascii="TH SarabunPSK" w:hAnsi="TH SarabunPSK" w:cs="TH SarabunPSK" w:hint="cs"/>
                <w:cs/>
              </w:rPr>
              <w:t xml:space="preserve">ผู้เรียนสามารถใช้โปรแกรมคอมพิวเตอร์เฉพาะทางในงานวิศวกรรมโยธาที่สอดคล้องกับ </w:t>
            </w:r>
            <w:r w:rsidRPr="00B60D70">
              <w:rPr>
                <w:rFonts w:ascii="TH SarabunPSK" w:hAnsi="TH SarabunPSK" w:cs="TH SarabunPSK" w:hint="cs"/>
              </w:rPr>
              <w:t xml:space="preserve">BIM </w:t>
            </w:r>
            <w:r w:rsidRPr="00B60D70">
              <w:rPr>
                <w:rFonts w:ascii="TH SarabunPSK" w:hAnsi="TH SarabunPSK" w:cs="TH SarabunPSK" w:hint="cs"/>
                <w:cs/>
              </w:rPr>
              <w:t xml:space="preserve">ได้ในระดับที่ซับซ้อนขึ้น เช่น การสร้างโมเดลอาคารที่มีรายละเอียดมากขึ้น การวิเคราะห์โครงสร้างที่ซับซ้อน หรือการประมาณราคาก่อสร้างโดยใช้ข้อมูลจากโมเดล </w:t>
            </w:r>
            <w:r w:rsidRPr="00B60D70">
              <w:rPr>
                <w:rFonts w:ascii="TH SarabunPSK" w:hAnsi="TH SarabunPSK" w:cs="TH SarabunPSK" w:hint="cs"/>
              </w:rPr>
              <w:t xml:space="preserve">BIM </w:t>
            </w:r>
            <w:r w:rsidRPr="00B60D70">
              <w:rPr>
                <w:rFonts w:ascii="TH SarabunPSK" w:hAnsi="TH SarabunPSK" w:cs="TH SarabunPSK" w:hint="cs"/>
                <w:cs/>
              </w:rPr>
              <w:t>สามารถแก้ปัญหาที่พบบ่อยได้ด้วยตนเอง แต่ยังต้องการคำแนะนำจากผู้เชี่ยวชาญสำหรับการประยุกต์ใช้งานในสถานการณ์ที่ซับซ้อนหรือไม่คุ้นเคย</w:t>
            </w:r>
          </w:p>
        </w:tc>
      </w:tr>
      <w:tr w:rsidR="00B60D70" w:rsidRPr="00B60D70" w14:paraId="2D33F7FC" w14:textId="77777777" w:rsidTr="002F6E8F">
        <w:trPr>
          <w:trHeight w:val="397"/>
        </w:trPr>
        <w:tc>
          <w:tcPr>
            <w:tcW w:w="1129" w:type="dxa"/>
          </w:tcPr>
          <w:p w14:paraId="3D766219" w14:textId="77777777" w:rsidR="00FD5AEA" w:rsidRPr="00B60D70" w:rsidRDefault="00FD5AEA" w:rsidP="002F6E8F">
            <w:pPr>
              <w:jc w:val="center"/>
              <w:rPr>
                <w:rFonts w:ascii="TH SarabunPSK" w:hAnsi="TH SarabunPSK" w:cs="TH SarabunPSK"/>
                <w:b/>
                <w:bCs/>
              </w:rPr>
            </w:pPr>
            <w:r w:rsidRPr="00B60D70">
              <w:rPr>
                <w:rFonts w:ascii="TH SarabunPSK" w:hAnsi="TH SarabunPSK" w:cs="TH SarabunPSK"/>
              </w:rPr>
              <w:t xml:space="preserve">Level </w:t>
            </w:r>
            <w:r w:rsidRPr="00B60D70">
              <w:rPr>
                <w:rFonts w:ascii="TH SarabunPSK" w:hAnsi="TH SarabunPSK" w:cs="TH SarabunPSK" w:hint="cs"/>
              </w:rPr>
              <w:t>4</w:t>
            </w:r>
          </w:p>
        </w:tc>
        <w:tc>
          <w:tcPr>
            <w:tcW w:w="7885" w:type="dxa"/>
            <w:shd w:val="clear" w:color="auto" w:fill="auto"/>
            <w:vAlign w:val="center"/>
          </w:tcPr>
          <w:p w14:paraId="019E33C0" w14:textId="77777777" w:rsidR="00FD5AEA" w:rsidRPr="00B60D70" w:rsidRDefault="00FD5AEA" w:rsidP="002F6E8F">
            <w:pPr>
              <w:rPr>
                <w:rFonts w:ascii="TH SarabunPSK" w:hAnsi="TH SarabunPSK" w:cs="TH SarabunPSK"/>
                <w:cs/>
              </w:rPr>
            </w:pPr>
            <w:r w:rsidRPr="00B60D70">
              <w:rPr>
                <w:rFonts w:ascii="TH SarabunPSK" w:hAnsi="TH SarabunPSK" w:cs="TH SarabunPSK" w:hint="cs"/>
                <w:cs/>
              </w:rPr>
              <w:t xml:space="preserve">ผู้เรียนสามารถใช้โปรแกรมคอมพิวเตอร์เฉพาะทางในงานวิศวกรรมโยธาที่สอดคล้องกับ </w:t>
            </w:r>
            <w:r w:rsidRPr="00B60D70">
              <w:rPr>
                <w:rFonts w:ascii="TH SarabunPSK" w:hAnsi="TH SarabunPSK" w:cs="TH SarabunPSK" w:hint="cs"/>
              </w:rPr>
              <w:t xml:space="preserve">BIM </w:t>
            </w:r>
            <w:r w:rsidRPr="00B60D70">
              <w:rPr>
                <w:rFonts w:ascii="TH SarabunPSK" w:hAnsi="TH SarabunPSK" w:cs="TH SarabunPSK" w:hint="cs"/>
                <w:cs/>
              </w:rPr>
              <w:t xml:space="preserve">ได้อย่างมีประสิทธิภาพ สามารถประยุกต์ใช้โปรแกรมในการทำงานที่หลากหลาย เช่น การออกแบบและวิเคราะห์โครงสร้างซับซ้อน การจัดการงานก่อสร้าง การวิเคราะห์พลังงานอาคาร หรือการตรวจสอบการขัดแย้งของระบบต่าง ๆ ในอาคาร สามารถแก้ไขปัญหาที่เกิดขึ้นระหว่างการทำงานได้ด้วยตนเอง และต้องการคำแนะนำจากผู้เชี่ยวชาญเฉพาะในกรณีที่ซับซ้อนมากเท่านั้น สามารถแลกเปลี่ยนความรู้และเป็นแบบอย่างในการใช้โปรแกรม </w:t>
            </w:r>
            <w:r w:rsidRPr="00B60D70">
              <w:rPr>
                <w:rFonts w:ascii="TH SarabunPSK" w:hAnsi="TH SarabunPSK" w:cs="TH SarabunPSK" w:hint="cs"/>
              </w:rPr>
              <w:t xml:space="preserve">BIM </w:t>
            </w:r>
            <w:r w:rsidRPr="00B60D70">
              <w:rPr>
                <w:rFonts w:ascii="TH SarabunPSK" w:hAnsi="TH SarabunPSK" w:cs="TH SarabunPSK" w:hint="cs"/>
                <w:cs/>
              </w:rPr>
              <w:t>ให้แก่ผู้อื่นได้</w:t>
            </w:r>
          </w:p>
        </w:tc>
      </w:tr>
      <w:tr w:rsidR="00FD5AEA" w:rsidRPr="00B60D70" w14:paraId="571B529D" w14:textId="77777777" w:rsidTr="002F6E8F">
        <w:trPr>
          <w:trHeight w:val="397"/>
        </w:trPr>
        <w:tc>
          <w:tcPr>
            <w:tcW w:w="1129" w:type="dxa"/>
          </w:tcPr>
          <w:p w14:paraId="3DBD50F8" w14:textId="77777777" w:rsidR="00FD5AEA" w:rsidRPr="00B60D70" w:rsidRDefault="00FD5AEA" w:rsidP="002F6E8F">
            <w:pPr>
              <w:jc w:val="center"/>
              <w:rPr>
                <w:rFonts w:ascii="TH SarabunPSK" w:hAnsi="TH SarabunPSK" w:cs="TH SarabunPSK"/>
              </w:rPr>
            </w:pPr>
            <w:r w:rsidRPr="00B60D70">
              <w:rPr>
                <w:rFonts w:ascii="TH SarabunPSK" w:hAnsi="TH SarabunPSK" w:cs="TH SarabunPSK"/>
              </w:rPr>
              <w:t xml:space="preserve">Level </w:t>
            </w:r>
            <w:r w:rsidRPr="00B60D70">
              <w:rPr>
                <w:rFonts w:ascii="TH SarabunPSK" w:hAnsi="TH SarabunPSK" w:cs="TH SarabunPSK" w:hint="cs"/>
              </w:rPr>
              <w:t>5</w:t>
            </w:r>
          </w:p>
        </w:tc>
        <w:tc>
          <w:tcPr>
            <w:tcW w:w="7885" w:type="dxa"/>
            <w:shd w:val="clear" w:color="auto" w:fill="auto"/>
            <w:vAlign w:val="center"/>
          </w:tcPr>
          <w:p w14:paraId="22D817F2" w14:textId="77777777" w:rsidR="00FD5AEA" w:rsidRPr="00B60D70" w:rsidRDefault="00FD5AEA" w:rsidP="002F6E8F">
            <w:pPr>
              <w:rPr>
                <w:rFonts w:ascii="TH SarabunPSK" w:hAnsi="TH SarabunPSK" w:cs="TH SarabunPSK"/>
                <w:cs/>
              </w:rPr>
            </w:pPr>
            <w:r w:rsidRPr="00B60D70">
              <w:rPr>
                <w:rFonts w:ascii="TH SarabunPSK" w:hAnsi="TH SarabunPSK" w:cs="TH SarabunPSK" w:hint="cs"/>
                <w:cs/>
              </w:rPr>
              <w:t xml:space="preserve">ผู้เรียนสามารถใช้โปรแกรมคอมพิวเตอร์เฉพาะทางในงานวิศวกรรมโยธาที่สอดคล้องกับ </w:t>
            </w:r>
            <w:r w:rsidRPr="00B60D70">
              <w:rPr>
                <w:rFonts w:ascii="TH SarabunPSK" w:hAnsi="TH SarabunPSK" w:cs="TH SarabunPSK" w:hint="cs"/>
              </w:rPr>
              <w:t xml:space="preserve">BIM </w:t>
            </w:r>
            <w:r w:rsidRPr="00B60D70">
              <w:rPr>
                <w:rFonts w:ascii="TH SarabunPSK" w:hAnsi="TH SarabunPSK" w:cs="TH SarabunPSK" w:hint="cs"/>
                <w:cs/>
              </w:rPr>
              <w:t xml:space="preserve">สามารถใช้โปรแกรมในการแก้ปัญหาที่ซับซ้อนและท้าทาย เช่น การออกแบบอาคารที่มีความซับซ้อนสูง การจำลองสถานการณ์ภัยพิบัติต่ออาคาร หรือการวิเคราะห์ผลกระทบด้านสิ่งแวดล้อมของโครงการขนาดใหญ่ สามารถพัฒนาวิธีการใหม่ ๆ ในการใช้โปรแกรม </w:t>
            </w:r>
            <w:r w:rsidRPr="00B60D70">
              <w:rPr>
                <w:rFonts w:ascii="TH SarabunPSK" w:hAnsi="TH SarabunPSK" w:cs="TH SarabunPSK" w:hint="cs"/>
              </w:rPr>
              <w:t xml:space="preserve">BIM </w:t>
            </w:r>
            <w:r w:rsidRPr="00B60D70">
              <w:rPr>
                <w:rFonts w:ascii="TH SarabunPSK" w:hAnsi="TH SarabunPSK" w:cs="TH SarabunPSK" w:hint="cs"/>
                <w:cs/>
              </w:rPr>
              <w:t>เพื่อ</w:t>
            </w:r>
            <w:r w:rsidRPr="00B60D70">
              <w:rPr>
                <w:rFonts w:ascii="TH SarabunPSK" w:hAnsi="TH SarabunPSK" w:cs="TH SarabunPSK" w:hint="cs"/>
                <w:cs/>
              </w:rPr>
              <w:lastRenderedPageBreak/>
              <w:t xml:space="preserve">เพิ่มประสิทธิภาพในงานวิศวกรรมโยธา สามารถบูรณาการการใช้โปรแกรม </w:t>
            </w:r>
            <w:r w:rsidRPr="00B60D70">
              <w:rPr>
                <w:rFonts w:ascii="TH SarabunPSK" w:hAnsi="TH SarabunPSK" w:cs="TH SarabunPSK" w:hint="cs"/>
              </w:rPr>
              <w:t xml:space="preserve">BIM </w:t>
            </w:r>
            <w:r w:rsidRPr="00B60D70">
              <w:rPr>
                <w:rFonts w:ascii="TH SarabunPSK" w:hAnsi="TH SarabunPSK" w:cs="TH SarabunPSK" w:hint="cs"/>
                <w:cs/>
              </w:rPr>
              <w:t xml:space="preserve">กับเทคโนโลยีขั้นสูงอื่น ๆ เช่น </w:t>
            </w:r>
            <w:r w:rsidRPr="00B60D70">
              <w:rPr>
                <w:rFonts w:ascii="TH SarabunPSK" w:hAnsi="TH SarabunPSK" w:cs="TH SarabunPSK" w:hint="cs"/>
              </w:rPr>
              <w:t xml:space="preserve">AI, IoT </w:t>
            </w:r>
            <w:r w:rsidRPr="00B60D70">
              <w:rPr>
                <w:rFonts w:ascii="TH SarabunPSK" w:hAnsi="TH SarabunPSK" w:cs="TH SarabunPSK" w:hint="cs"/>
                <w:cs/>
              </w:rPr>
              <w:t xml:space="preserve">หรือ </w:t>
            </w:r>
            <w:r w:rsidRPr="00B60D70">
              <w:rPr>
                <w:rFonts w:ascii="TH SarabunPSK" w:hAnsi="TH SarabunPSK" w:cs="TH SarabunPSK" w:hint="cs"/>
              </w:rPr>
              <w:t xml:space="preserve">Digital Twin </w:t>
            </w:r>
            <w:r w:rsidRPr="00B60D70">
              <w:rPr>
                <w:rFonts w:ascii="TH SarabunPSK" w:hAnsi="TH SarabunPSK" w:cs="TH SarabunPSK" w:hint="cs"/>
                <w:cs/>
              </w:rPr>
              <w:t xml:space="preserve">และสามารถเป็นผู้นำในการพัฒนาและถ่ายทอดความรู้เกี่ยวกับการประยุกต์ใช้โปรแกรม </w:t>
            </w:r>
            <w:r w:rsidRPr="00B60D70">
              <w:rPr>
                <w:rFonts w:ascii="TH SarabunPSK" w:hAnsi="TH SarabunPSK" w:cs="TH SarabunPSK" w:hint="cs"/>
              </w:rPr>
              <w:t xml:space="preserve">BIM </w:t>
            </w:r>
            <w:r w:rsidRPr="00B60D70">
              <w:rPr>
                <w:rFonts w:ascii="TH SarabunPSK" w:hAnsi="TH SarabunPSK" w:cs="TH SarabunPSK" w:hint="cs"/>
                <w:cs/>
              </w:rPr>
              <w:t>ในงานวิศวกรรมโยธาให้แก่ผู้อื่นได้</w:t>
            </w:r>
          </w:p>
        </w:tc>
      </w:tr>
    </w:tbl>
    <w:p w14:paraId="4E3D379D" w14:textId="77777777" w:rsidR="00FD5AEA" w:rsidRPr="00B60D70" w:rsidRDefault="00FD5AEA" w:rsidP="00FD5AEA">
      <w:pPr>
        <w:tabs>
          <w:tab w:val="left" w:pos="20"/>
          <w:tab w:val="left" w:pos="270"/>
        </w:tabs>
        <w:autoSpaceDE w:val="0"/>
        <w:autoSpaceDN w:val="0"/>
        <w:adjustRightInd w:val="0"/>
        <w:rPr>
          <w:rFonts w:ascii="TH SarabunPSK" w:hAnsi="TH SarabunPSK" w:cs="TH SarabunPSK"/>
          <w:b/>
          <w:bCs/>
        </w:rPr>
      </w:pPr>
    </w:p>
    <w:p w14:paraId="1D8B4F10" w14:textId="77777777" w:rsidR="00713B55" w:rsidRPr="00B60D70" w:rsidRDefault="00713B55" w:rsidP="00713B55">
      <w:pPr>
        <w:tabs>
          <w:tab w:val="left" w:pos="20"/>
          <w:tab w:val="left" w:pos="270"/>
        </w:tabs>
        <w:autoSpaceDE w:val="0"/>
        <w:autoSpaceDN w:val="0"/>
        <w:adjustRightInd w:val="0"/>
        <w:rPr>
          <w:rFonts w:ascii="TH SarabunPSK" w:hAnsi="TH SarabunPSK" w:cs="TH SarabunPSK"/>
          <w:cs/>
        </w:rPr>
      </w:pPr>
      <w:r w:rsidRPr="00B60D70">
        <w:rPr>
          <w:rFonts w:ascii="TH SarabunPSK" w:hAnsi="TH SarabunPSK" w:cs="TH SarabunPSK" w:hint="cs"/>
          <w:b/>
          <w:bCs/>
          <w:cs/>
        </w:rPr>
        <w:t>เพื่อให้บรรลุ</w:t>
      </w:r>
      <w:r w:rsidRPr="00B60D70">
        <w:rPr>
          <w:rFonts w:ascii="TH SarabunPSK" w:eastAsia="Cordia New" w:hAnsi="TH SarabunPSK" w:cs="TH SarabunPSK" w:hint="cs"/>
          <w:b/>
          <w:bCs/>
          <w:cs/>
        </w:rPr>
        <w:t>ระดับผลสัมฤทธิ์</w:t>
      </w:r>
      <w:r w:rsidRPr="00B60D70">
        <w:rPr>
          <w:rFonts w:ascii="TH SarabunPSK" w:hAnsi="TH SarabunPSK" w:cs="TH SarabunPSK" w:hint="cs"/>
          <w:b/>
          <w:bCs/>
          <w:cs/>
        </w:rPr>
        <w:t xml:space="preserve"> </w:t>
      </w:r>
      <w:r w:rsidRPr="00B60D70">
        <w:rPr>
          <w:rFonts w:ascii="TH SarabunPSK" w:hAnsi="TH SarabunPSK" w:cs="TH SarabunPSK" w:hint="cs"/>
          <w:b/>
          <w:bCs/>
        </w:rPr>
        <w:t xml:space="preserve">3 </w:t>
      </w:r>
      <w:r w:rsidRPr="00B60D70">
        <w:rPr>
          <w:rFonts w:ascii="TH SarabunPSK" w:hAnsi="TH SarabunPSK" w:cs="TH SarabunPSK" w:hint="cs"/>
          <w:b/>
          <w:bCs/>
          <w:cs/>
        </w:rPr>
        <w:t>ผู้เรียนจะได้เรียนรู้ความรู้และสร้างความเข้าใจ ฝึกทักษะ และบ่มเพาะคุณลักษณะ</w:t>
      </w:r>
      <w:r w:rsidRPr="00B60D70">
        <w:rPr>
          <w:rFonts w:ascii="TH SarabunPSK" w:hAnsi="TH SarabunPSK" w:cs="TH SarabunPSK" w:hint="cs"/>
          <w:b/>
          <w:bCs/>
        </w:rPr>
        <w:t xml:space="preserve"> </w:t>
      </w:r>
      <w:r w:rsidRPr="00B60D70">
        <w:rPr>
          <w:rFonts w:ascii="TH SarabunPSK" w:hAnsi="TH SarabunPSK" w:cs="TH SarabunPSK" w:hint="cs"/>
          <w:b/>
          <w:bCs/>
          <w:cs/>
        </w:rPr>
        <w:t xml:space="preserve">และคุณธรรมดังนี้ </w:t>
      </w:r>
      <w:r w:rsidRPr="00B60D70">
        <w:rPr>
          <w:rFonts w:ascii="TH SarabunPSK" w:hAnsi="TH SarabunPSK" w:cs="TH SarabunPSK" w:hint="cs"/>
          <w:cs/>
        </w:rPr>
        <w:t xml:space="preserve">(ระบุเป็น </w:t>
      </w:r>
      <w:r w:rsidRPr="00B60D70">
        <w:rPr>
          <w:rFonts w:ascii="TH SarabunPSK" w:hAnsi="TH SarabunPSK" w:cs="TH SarabunPSK" w:hint="cs"/>
        </w:rPr>
        <w:t>Keyword</w:t>
      </w:r>
      <w:r w:rsidRPr="00B60D70">
        <w:rPr>
          <w:rFonts w:ascii="TH SarabunPSK" w:hAnsi="TH SarabunPSK" w:cs="TH SarabunPSK" w:hint="cs"/>
          <w:cs/>
        </w:rPr>
        <w:t>)</w:t>
      </w:r>
    </w:p>
    <w:p w14:paraId="0464E82A" w14:textId="77777777" w:rsidR="00713B55" w:rsidRPr="00B60D70" w:rsidRDefault="00713B55" w:rsidP="00713B55">
      <w:pPr>
        <w:tabs>
          <w:tab w:val="left" w:pos="270"/>
        </w:tabs>
        <w:autoSpaceDE w:val="0"/>
        <w:autoSpaceDN w:val="0"/>
        <w:adjustRightInd w:val="0"/>
        <w:jc w:val="both"/>
        <w:rPr>
          <w:rFonts w:ascii="TH SarabunPSK" w:hAnsi="TH SarabunPSK" w:cs="TH SarabunPSK"/>
          <w:b/>
          <w:bCs/>
          <w:lang w:val="en-AU"/>
        </w:rPr>
      </w:pPr>
      <w:r w:rsidRPr="00B60D70">
        <w:rPr>
          <w:rFonts w:ascii="TH SarabunPSK" w:hAnsi="TH SarabunPSK" w:cs="TH SarabunPSK" w:hint="cs"/>
          <w:b/>
          <w:bCs/>
          <w:lang w:val="en-AU"/>
        </w:rPr>
        <w:sym w:font="Wingdings" w:char="F06E"/>
      </w:r>
      <w:r w:rsidRPr="00B60D70">
        <w:rPr>
          <w:rFonts w:ascii="TH SarabunPSK" w:hAnsi="TH SarabunPSK" w:cs="TH SarabunPSK" w:hint="cs"/>
          <w:b/>
          <w:bCs/>
          <w:cs/>
          <w:lang w:val="en-AU"/>
        </w:rPr>
        <w:t xml:space="preserve"> </w:t>
      </w:r>
      <w:r w:rsidRPr="00B60D70">
        <w:rPr>
          <w:rFonts w:ascii="TH SarabunPSK" w:hAnsi="TH SarabunPSK" w:cs="TH SarabunPSK" w:hint="cs"/>
          <w:b/>
          <w:bCs/>
          <w:lang w:val="en-AU"/>
        </w:rPr>
        <w:t xml:space="preserve"> </w:t>
      </w:r>
      <w:r w:rsidRPr="00B60D70">
        <w:rPr>
          <w:rFonts w:ascii="TH SarabunPSK" w:hAnsi="TH SarabunPSK" w:cs="TH SarabunPSK" w:hint="cs"/>
          <w:b/>
          <w:bCs/>
          <w:cs/>
          <w:lang w:val="en-AU"/>
        </w:rPr>
        <w:t>ความรู้ในเนื้อหา</w:t>
      </w:r>
      <w:r w:rsidRPr="00B60D70">
        <w:rPr>
          <w:rFonts w:ascii="TH SarabunPSK" w:hAnsi="TH SarabunPSK" w:cs="TH SarabunPSK" w:hint="cs"/>
          <w:b/>
          <w:bCs/>
          <w:lang w:val="en-AU"/>
        </w:rPr>
        <w:t xml:space="preserve"> (Content Knowledge)</w:t>
      </w:r>
      <w:r w:rsidRPr="00B60D70">
        <w:rPr>
          <w:rFonts w:ascii="TH SarabunPSK" w:hAnsi="TH SarabunPSK" w:cs="TH SarabunPSK" w:hint="cs"/>
          <w:b/>
          <w:bCs/>
          <w:cs/>
          <w:lang w:val="en-AU"/>
        </w:rPr>
        <w:t xml:space="preserve"> </w:t>
      </w:r>
    </w:p>
    <w:p w14:paraId="2E2B5472" w14:textId="77777777" w:rsidR="00713B55" w:rsidRPr="00B60D70" w:rsidRDefault="00713B55" w:rsidP="00713B55">
      <w:pPr>
        <w:tabs>
          <w:tab w:val="left" w:pos="20"/>
          <w:tab w:val="left" w:pos="270"/>
        </w:tabs>
        <w:autoSpaceDE w:val="0"/>
        <w:autoSpaceDN w:val="0"/>
        <w:adjustRightInd w:val="0"/>
        <w:rPr>
          <w:rFonts w:ascii="TH SarabunPSK" w:hAnsi="TH SarabunPSK" w:cs="TH SarabunPSK"/>
          <w:cs/>
        </w:rPr>
      </w:pPr>
      <w:r w:rsidRPr="00B60D70">
        <w:rPr>
          <w:rFonts w:ascii="TH SarabunPSK" w:hAnsi="TH SarabunPSK" w:cs="TH SarabunPSK" w:hint="cs"/>
          <w:cs/>
        </w:rPr>
        <w:t xml:space="preserve">การใช้โปรแกรม </w:t>
      </w:r>
      <w:r w:rsidRPr="00B60D70">
        <w:rPr>
          <w:rFonts w:ascii="TH SarabunPSK" w:hAnsi="TH SarabunPSK" w:cs="TH SarabunPSK" w:hint="cs"/>
        </w:rPr>
        <w:t xml:space="preserve">BIM </w:t>
      </w:r>
      <w:r w:rsidRPr="00B60D70">
        <w:rPr>
          <w:rFonts w:ascii="TH SarabunPSK" w:hAnsi="TH SarabunPSK" w:cs="TH SarabunPSK" w:hint="cs"/>
          <w:cs/>
        </w:rPr>
        <w:t xml:space="preserve">เช่น </w:t>
      </w:r>
      <w:r w:rsidRPr="00B60D70">
        <w:rPr>
          <w:rFonts w:ascii="TH SarabunPSK" w:hAnsi="TH SarabunPSK" w:cs="TH SarabunPSK" w:hint="cs"/>
        </w:rPr>
        <w:t xml:space="preserve">Revit, ArchiCAD </w:t>
      </w:r>
      <w:r w:rsidRPr="00B60D70">
        <w:rPr>
          <w:rFonts w:ascii="TH SarabunPSK" w:hAnsi="TH SarabunPSK" w:cs="TH SarabunPSK" w:hint="cs"/>
          <w:cs/>
        </w:rPr>
        <w:t xml:space="preserve">หรือ </w:t>
      </w:r>
      <w:r w:rsidRPr="00B60D70">
        <w:rPr>
          <w:rFonts w:ascii="TH SarabunPSK" w:hAnsi="TH SarabunPSK" w:cs="TH SarabunPSK" w:hint="cs"/>
        </w:rPr>
        <w:t xml:space="preserve">Tekla Structure </w:t>
      </w:r>
      <w:r w:rsidRPr="00B60D70">
        <w:rPr>
          <w:rFonts w:ascii="TH SarabunPSK" w:hAnsi="TH SarabunPSK" w:cs="TH SarabunPSK" w:hint="cs"/>
          <w:cs/>
        </w:rPr>
        <w:t xml:space="preserve">ในการสร้างแบบจำลองอาคาร </w:t>
      </w:r>
      <w:r w:rsidRPr="00B60D70">
        <w:rPr>
          <w:rFonts w:ascii="TH SarabunPSK" w:hAnsi="TH SarabunPSK" w:cs="TH SarabunPSK" w:hint="cs"/>
        </w:rPr>
        <w:t xml:space="preserve">3 </w:t>
      </w:r>
      <w:r w:rsidRPr="00B60D70">
        <w:rPr>
          <w:rFonts w:ascii="TH SarabunPSK" w:hAnsi="TH SarabunPSK" w:cs="TH SarabunPSK" w:hint="cs"/>
          <w:cs/>
        </w:rPr>
        <w:t xml:space="preserve">มิติ การใช้โปรแกรมในการวิเคราะห์และออกแบบโครงสร้าง ตรวจสอบความปลอดภัยและความมั่นคงของโครงสร้างอาคาร </w:t>
      </w:r>
    </w:p>
    <w:p w14:paraId="4F53744D" w14:textId="77777777" w:rsidR="00713B55" w:rsidRPr="00B60D70" w:rsidRDefault="00713B55" w:rsidP="00713B55">
      <w:pPr>
        <w:tabs>
          <w:tab w:val="left" w:pos="270"/>
        </w:tabs>
        <w:autoSpaceDE w:val="0"/>
        <w:autoSpaceDN w:val="0"/>
        <w:adjustRightInd w:val="0"/>
        <w:rPr>
          <w:rFonts w:ascii="TH SarabunPSK" w:hAnsi="TH SarabunPSK" w:cs="TH SarabunPSK"/>
          <w:b/>
          <w:bCs/>
        </w:rPr>
      </w:pPr>
      <w:r w:rsidRPr="00B60D70">
        <w:rPr>
          <w:rFonts w:ascii="TH SarabunPSK" w:hAnsi="TH SarabunPSK" w:cs="TH SarabunPSK" w:hint="cs"/>
          <w:b/>
          <w:bCs/>
          <w:lang w:val="en-AU"/>
        </w:rPr>
        <w:sym w:font="Wingdings" w:char="F06E"/>
      </w:r>
      <w:r w:rsidRPr="00B60D70">
        <w:rPr>
          <w:rFonts w:ascii="TH SarabunPSK" w:hAnsi="TH SarabunPSK" w:cs="TH SarabunPSK" w:hint="cs"/>
          <w:b/>
          <w:bCs/>
          <w:cs/>
          <w:lang w:val="en-AU"/>
        </w:rPr>
        <w:t xml:space="preserve"> </w:t>
      </w:r>
      <w:r w:rsidRPr="00B60D70">
        <w:rPr>
          <w:rFonts w:ascii="TH SarabunPSK" w:hAnsi="TH SarabunPSK" w:cs="TH SarabunPSK" w:hint="cs"/>
          <w:b/>
          <w:bCs/>
          <w:lang w:val="en-AU"/>
        </w:rPr>
        <w:t xml:space="preserve"> </w:t>
      </w:r>
      <w:r w:rsidRPr="00B60D70">
        <w:rPr>
          <w:rFonts w:ascii="TH SarabunPSK" w:hAnsi="TH SarabunPSK" w:cs="TH SarabunPSK" w:hint="cs"/>
          <w:b/>
          <w:bCs/>
          <w:cs/>
          <w:lang w:val="en-AU"/>
        </w:rPr>
        <w:t>ทักษะที่เกิดขึ้นกับผู้เรียน</w:t>
      </w:r>
      <w:r w:rsidRPr="00B60D70">
        <w:rPr>
          <w:rFonts w:ascii="TH SarabunPSK" w:hAnsi="TH SarabunPSK" w:cs="TH SarabunPSK" w:hint="cs"/>
          <w:b/>
          <w:bCs/>
          <w:lang w:val="en-AU"/>
        </w:rPr>
        <w:t xml:space="preserve"> (Skills)</w:t>
      </w:r>
    </w:p>
    <w:p w14:paraId="4FA19479" w14:textId="77777777" w:rsidR="00713B55" w:rsidRPr="00B60D70" w:rsidRDefault="00713B55" w:rsidP="00713B55">
      <w:pPr>
        <w:rPr>
          <w:rFonts w:ascii="TH SarabunPSK" w:hAnsi="TH SarabunPSK" w:cs="TH SarabunPSK"/>
        </w:rPr>
      </w:pPr>
      <w:r w:rsidRPr="00B60D70">
        <w:rPr>
          <w:rFonts w:ascii="TH SarabunPSK" w:hAnsi="TH SarabunPSK" w:cs="TH SarabunPSK" w:hint="cs"/>
          <w:cs/>
        </w:rPr>
        <w:t>การแก้ไขปัญหา การจัดการข้อมูล การสื่อสาร การเรียนรู้ การใช้โปรแกรมคอมพิวเตอร์และสารสนเทศ</w:t>
      </w:r>
    </w:p>
    <w:p w14:paraId="04C9D262" w14:textId="77777777" w:rsidR="00713B55" w:rsidRPr="00B60D70" w:rsidRDefault="00713B55" w:rsidP="00713B55">
      <w:pPr>
        <w:tabs>
          <w:tab w:val="left" w:pos="270"/>
        </w:tabs>
        <w:autoSpaceDE w:val="0"/>
        <w:autoSpaceDN w:val="0"/>
        <w:adjustRightInd w:val="0"/>
        <w:rPr>
          <w:rFonts w:ascii="TH SarabunPSK" w:hAnsi="TH SarabunPSK" w:cs="TH SarabunPSK"/>
          <w:b/>
          <w:bCs/>
          <w:lang w:val="en-AU"/>
        </w:rPr>
      </w:pPr>
      <w:r w:rsidRPr="00B60D70">
        <w:rPr>
          <w:rFonts w:ascii="TH SarabunPSK" w:hAnsi="TH SarabunPSK" w:cs="TH SarabunPSK" w:hint="cs"/>
          <w:b/>
          <w:bCs/>
          <w:lang w:val="en-AU"/>
        </w:rPr>
        <w:sym w:font="Wingdings" w:char="F06E"/>
      </w:r>
      <w:r w:rsidRPr="00B60D70">
        <w:rPr>
          <w:rFonts w:ascii="TH SarabunPSK" w:hAnsi="TH SarabunPSK" w:cs="TH SarabunPSK" w:hint="cs"/>
          <w:b/>
          <w:bCs/>
          <w:cs/>
          <w:lang w:val="en-AU"/>
        </w:rPr>
        <w:t xml:space="preserve"> </w:t>
      </w:r>
      <w:r w:rsidRPr="00B60D70">
        <w:rPr>
          <w:rFonts w:ascii="TH SarabunPSK" w:hAnsi="TH SarabunPSK" w:cs="TH SarabunPSK" w:hint="cs"/>
          <w:b/>
          <w:bCs/>
          <w:lang w:val="en-AU"/>
        </w:rPr>
        <w:t xml:space="preserve"> </w:t>
      </w:r>
      <w:r w:rsidRPr="00B60D70">
        <w:rPr>
          <w:rFonts w:ascii="TH SarabunPSK" w:hAnsi="TH SarabunPSK" w:cs="TH SarabunPSK" w:hint="cs"/>
          <w:b/>
          <w:bCs/>
          <w:cs/>
          <w:lang w:val="en-AU"/>
        </w:rPr>
        <w:t>พฤติกรรมหรือการกระทำที่สะท้อนถึงความเป็นผู้มีคุณธรรม</w:t>
      </w:r>
      <w:r w:rsidRPr="00B60D70">
        <w:rPr>
          <w:rFonts w:ascii="TH SarabunPSK" w:hAnsi="TH SarabunPSK" w:cs="TH SarabunPSK" w:hint="cs"/>
          <w:b/>
          <w:bCs/>
          <w:lang w:val="en-AU"/>
        </w:rPr>
        <w:t xml:space="preserve"> (Ethics)</w:t>
      </w:r>
    </w:p>
    <w:p w14:paraId="4D98A6B5" w14:textId="77777777" w:rsidR="00713B55" w:rsidRPr="00B60D70" w:rsidRDefault="00713B55" w:rsidP="00713B55">
      <w:pPr>
        <w:tabs>
          <w:tab w:val="left" w:pos="270"/>
        </w:tabs>
        <w:autoSpaceDE w:val="0"/>
        <w:autoSpaceDN w:val="0"/>
        <w:adjustRightInd w:val="0"/>
        <w:rPr>
          <w:rFonts w:ascii="TH SarabunPSK" w:hAnsi="TH SarabunPSK" w:cs="TH SarabunPSK"/>
          <w:cs/>
        </w:rPr>
      </w:pPr>
      <w:r w:rsidRPr="00B60D70">
        <w:rPr>
          <w:rFonts w:ascii="TH SarabunPSK" w:hAnsi="TH SarabunPSK" w:cs="TH SarabunPSK" w:hint="cs"/>
          <w:cs/>
        </w:rPr>
        <w:t>ความรับผิดชอบในการทำงาน การเคารพลิขสิทธิ์ของซอฟต์แวร์ การสื่อสารอย่างโปร่งใส เคารพความคิดเห็นของผู้ร่วมงานแบ่งปันความรู้ด้วยความเต็มใจ ปฏิบัติตามมาตรฐานวิชาชีพ</w:t>
      </w:r>
    </w:p>
    <w:p w14:paraId="744054ED" w14:textId="77777777" w:rsidR="00713B55" w:rsidRPr="00B60D70" w:rsidRDefault="00713B55" w:rsidP="00713B55">
      <w:pPr>
        <w:tabs>
          <w:tab w:val="left" w:pos="270"/>
        </w:tabs>
        <w:autoSpaceDE w:val="0"/>
        <w:autoSpaceDN w:val="0"/>
        <w:adjustRightInd w:val="0"/>
        <w:rPr>
          <w:rFonts w:ascii="TH SarabunPSK" w:hAnsi="TH SarabunPSK" w:cs="TH SarabunPSK"/>
          <w:b/>
          <w:bCs/>
          <w:lang w:val="en-AU"/>
        </w:rPr>
      </w:pPr>
      <w:r w:rsidRPr="00B60D70">
        <w:rPr>
          <w:rFonts w:ascii="TH SarabunPSK" w:hAnsi="TH SarabunPSK" w:cs="TH SarabunPSK" w:hint="cs"/>
          <w:b/>
          <w:bCs/>
          <w:lang w:val="en-AU"/>
        </w:rPr>
        <w:sym w:font="Wingdings" w:char="F06E"/>
      </w:r>
      <w:r w:rsidRPr="00B60D70">
        <w:rPr>
          <w:rFonts w:ascii="TH SarabunPSK" w:hAnsi="TH SarabunPSK" w:cs="TH SarabunPSK" w:hint="cs"/>
          <w:b/>
          <w:bCs/>
          <w:cs/>
          <w:lang w:val="en-AU"/>
        </w:rPr>
        <w:t xml:space="preserve"> </w:t>
      </w:r>
      <w:r w:rsidRPr="00B60D70">
        <w:rPr>
          <w:rFonts w:ascii="TH SarabunPSK" w:hAnsi="TH SarabunPSK" w:cs="TH SarabunPSK" w:hint="cs"/>
          <w:b/>
          <w:bCs/>
          <w:lang w:val="en-AU"/>
        </w:rPr>
        <w:t xml:space="preserve"> </w:t>
      </w:r>
      <w:r w:rsidRPr="00B60D70">
        <w:rPr>
          <w:rFonts w:ascii="TH SarabunPSK" w:hAnsi="TH SarabunPSK" w:cs="TH SarabunPSK" w:hint="cs"/>
          <w:b/>
          <w:bCs/>
          <w:cs/>
          <w:lang w:val="en-AU"/>
        </w:rPr>
        <w:t>บุคลิกภาพ ลักษณะนิสัย และค่านิยมที่สะท้อนคุณลักษณะเฉพาะศาสตร์</w:t>
      </w:r>
      <w:r w:rsidRPr="00B60D70">
        <w:rPr>
          <w:rFonts w:ascii="TH SarabunPSK" w:hAnsi="TH SarabunPSK" w:cs="TH SarabunPSK" w:hint="cs"/>
          <w:b/>
          <w:bCs/>
          <w:lang w:val="en-AU"/>
        </w:rPr>
        <w:t xml:space="preserve"> (</w:t>
      </w:r>
      <w:r w:rsidRPr="00B60D70">
        <w:rPr>
          <w:rFonts w:ascii="TH SarabunPSK" w:hAnsi="TH SarabunPSK" w:cs="TH SarabunPSK" w:hint="cs"/>
          <w:b/>
          <w:bCs/>
        </w:rPr>
        <w:t>Character)</w:t>
      </w:r>
    </w:p>
    <w:p w14:paraId="13933C8D" w14:textId="63070CDE" w:rsidR="00713B55" w:rsidRPr="00B60D70" w:rsidRDefault="00713B55" w:rsidP="00713B55">
      <w:pPr>
        <w:tabs>
          <w:tab w:val="left" w:pos="270"/>
        </w:tabs>
        <w:autoSpaceDE w:val="0"/>
        <w:autoSpaceDN w:val="0"/>
        <w:adjustRightInd w:val="0"/>
        <w:rPr>
          <w:rFonts w:ascii="TH SarabunPSK" w:hAnsi="TH SarabunPSK" w:cs="TH SarabunPSK"/>
          <w:sz w:val="28"/>
          <w:cs/>
        </w:rPr>
      </w:pPr>
      <w:r w:rsidRPr="00B60D70">
        <w:rPr>
          <w:rFonts w:ascii="TH SarabunPSK" w:hAnsi="TH SarabunPSK" w:cs="TH SarabunPSK" w:hint="cs"/>
          <w:cs/>
        </w:rPr>
        <w:t>ความคิดสร้างสรรค์ การวิเคราะห์และแก้ปัญหา การสื่อสารที่มีประสิทธิภาพ การทำงานเป็นทีม ความรับผิดชอบ</w:t>
      </w:r>
    </w:p>
    <w:p w14:paraId="0A59C228" w14:textId="77777777" w:rsidR="00FE5FC8" w:rsidRPr="00B60D70" w:rsidRDefault="00FE5FC8" w:rsidP="00713B55">
      <w:pPr>
        <w:tabs>
          <w:tab w:val="left" w:pos="270"/>
        </w:tabs>
        <w:autoSpaceDE w:val="0"/>
        <w:autoSpaceDN w:val="0"/>
        <w:adjustRightInd w:val="0"/>
        <w:rPr>
          <w:rFonts w:ascii="TH SarabunPSK" w:hAnsi="TH SarabunPSK" w:cs="TH SarabunPSK"/>
          <w:sz w:val="28"/>
          <w:cs/>
        </w:rPr>
      </w:pPr>
    </w:p>
    <w:p w14:paraId="042C30C7" w14:textId="2DC3B19A" w:rsidR="009E6917" w:rsidRPr="00B60D70" w:rsidRDefault="00D756E0" w:rsidP="00C94EF5">
      <w:pPr>
        <w:pStyle w:val="3"/>
        <w:numPr>
          <w:ilvl w:val="0"/>
          <w:numId w:val="0"/>
        </w:numPr>
        <w:ind w:left="720" w:hanging="720"/>
        <w:rPr>
          <w:rFonts w:ascii="TH SarabunPSK" w:hAnsi="TH SarabunPSK" w:cs="TH SarabunPSK"/>
          <w:cs/>
        </w:rPr>
      </w:pPr>
      <w:bookmarkStart w:id="766" w:name="_Toc179246119"/>
      <w:bookmarkStart w:id="767" w:name="_Toc179656500"/>
      <w:bookmarkStart w:id="768" w:name="_Toc180609580"/>
      <w:bookmarkStart w:id="769" w:name="_Toc191634193"/>
      <w:bookmarkEnd w:id="757"/>
      <w:bookmarkEnd w:id="758"/>
      <w:bookmarkEnd w:id="759"/>
      <w:bookmarkEnd w:id="760"/>
      <w:bookmarkEnd w:id="761"/>
      <w:r w:rsidRPr="00B60D70">
        <w:rPr>
          <w:rFonts w:ascii="TH SarabunPSK" w:hAnsi="TH SarabunPSK" w:cs="TH SarabunPSK" w:hint="cs"/>
          <w:cs/>
          <w:lang w:val="th-TH"/>
        </w:rPr>
        <w:t>ข</w:t>
      </w:r>
      <w:r w:rsidRPr="00B60D70">
        <w:rPr>
          <w:rFonts w:ascii="TH SarabunPSK" w:hAnsi="TH SarabunPSK" w:cs="TH SarabunPSK" w:hint="cs"/>
        </w:rPr>
        <w:t xml:space="preserve">.2.4 </w:t>
      </w:r>
      <w:r w:rsidRPr="00B60D70">
        <w:rPr>
          <w:rFonts w:ascii="TH SarabunPSK" w:hAnsi="TH SarabunPSK" w:cs="TH SarabunPSK" w:hint="cs"/>
          <w:cs/>
          <w:lang w:val="th-TH"/>
        </w:rPr>
        <w:t>วิชาเลือกทางวิศวกรรมโยธา</w:t>
      </w:r>
      <w:r w:rsidRPr="00B60D70">
        <w:rPr>
          <w:rFonts w:ascii="TH SarabunPSK" w:hAnsi="TH SarabunPSK" w:cs="TH SarabunPSK" w:hint="cs"/>
        </w:rPr>
        <w:t xml:space="preserve"> </w:t>
      </w:r>
      <w:r w:rsidR="00563304" w:rsidRPr="00B60D70">
        <w:rPr>
          <w:rFonts w:ascii="TH SarabunPSK" w:hAnsi="TH SarabunPSK" w:cs="TH SarabunPSK" w:hint="cs"/>
        </w:rPr>
        <w:t>3</w:t>
      </w:r>
      <w:r w:rsidRPr="00B60D70">
        <w:rPr>
          <w:rFonts w:ascii="TH SarabunPSK" w:hAnsi="TH SarabunPSK" w:cs="TH SarabunPSK" w:hint="cs"/>
        </w:rPr>
        <w:t xml:space="preserve"> </w:t>
      </w:r>
      <w:r w:rsidRPr="00B60D70">
        <w:rPr>
          <w:rFonts w:ascii="TH SarabunPSK" w:hAnsi="TH SarabunPSK" w:cs="TH SarabunPSK" w:hint="cs"/>
          <w:cs/>
          <w:lang w:val="th-TH"/>
        </w:rPr>
        <w:t>หน่วยกิต</w:t>
      </w:r>
      <w:bookmarkEnd w:id="762"/>
      <w:bookmarkEnd w:id="763"/>
      <w:bookmarkEnd w:id="764"/>
      <w:bookmarkEnd w:id="765"/>
      <w:bookmarkEnd w:id="766"/>
      <w:bookmarkEnd w:id="767"/>
      <w:bookmarkEnd w:id="768"/>
      <w:bookmarkEnd w:id="769"/>
    </w:p>
    <w:p w14:paraId="37DD0B89" w14:textId="522D70C0" w:rsidR="00563304" w:rsidRPr="00B60D70" w:rsidRDefault="00B91175" w:rsidP="00563304">
      <w:pPr>
        <w:pStyle w:val="3"/>
        <w:numPr>
          <w:ilvl w:val="0"/>
          <w:numId w:val="0"/>
        </w:numPr>
        <w:shd w:val="clear" w:color="auto" w:fill="D9D9D9" w:themeFill="background1" w:themeFillShade="D9"/>
        <w:tabs>
          <w:tab w:val="left" w:pos="1134"/>
          <w:tab w:val="left" w:pos="2127"/>
          <w:tab w:val="left" w:pos="7938"/>
        </w:tabs>
        <w:ind w:left="1134" w:hanging="1134"/>
        <w:rPr>
          <w:rFonts w:ascii="TH SarabunPSK" w:hAnsi="TH SarabunPSK" w:cs="TH SarabunPSK"/>
          <w:lang w:val="th-TH"/>
        </w:rPr>
      </w:pPr>
      <w:bookmarkStart w:id="770" w:name="_Toc179246120"/>
      <w:bookmarkStart w:id="771" w:name="_Toc179656501"/>
      <w:bookmarkStart w:id="772" w:name="_Toc180609581"/>
      <w:bookmarkStart w:id="773" w:name="_Toc191634194"/>
      <w:r w:rsidRPr="00B60D70">
        <w:rPr>
          <w:rFonts w:ascii="TH SarabunPSK" w:hAnsi="TH SarabunPSK" w:cs="TH SarabunPSK" w:hint="cs"/>
        </w:rPr>
        <w:t xml:space="preserve">CTE </w:t>
      </w:r>
      <w:r w:rsidR="001A7F60" w:rsidRPr="00B60D70">
        <w:rPr>
          <w:rFonts w:ascii="TH SarabunPSK" w:hAnsi="TH SarabunPSK" w:cs="TH SarabunPSK" w:hint="cs"/>
        </w:rPr>
        <w:t>226</w:t>
      </w:r>
      <w:r w:rsidR="001A7F60" w:rsidRPr="00B60D70">
        <w:rPr>
          <w:rFonts w:ascii="TH SarabunPSK" w:hAnsi="TH SarabunPSK" w:cs="TH SarabunPSK" w:hint="cs"/>
          <w:cs/>
        </w:rPr>
        <w:t xml:space="preserve"> </w:t>
      </w:r>
      <w:r w:rsidR="00563304" w:rsidRPr="00B60D70">
        <w:rPr>
          <w:rFonts w:ascii="TH SarabunPSK" w:hAnsi="TH SarabunPSK" w:cs="TH SarabunPSK" w:hint="cs"/>
        </w:rPr>
        <w:tab/>
      </w:r>
      <w:r w:rsidR="001A7F60" w:rsidRPr="00B60D70">
        <w:rPr>
          <w:rFonts w:ascii="TH SarabunPSK" w:hAnsi="TH SarabunPSK" w:cs="TH SarabunPSK" w:hint="cs"/>
          <w:cs/>
        </w:rPr>
        <w:t>การสำรวจด้วยดาวเทียม</w:t>
      </w:r>
      <w:r w:rsidR="001A7F60" w:rsidRPr="00B60D70">
        <w:rPr>
          <w:rFonts w:ascii="TH SarabunPSK" w:hAnsi="TH SarabunPSK" w:cs="TH SarabunPSK" w:hint="cs"/>
          <w:cs/>
        </w:rPr>
        <w:tab/>
      </w:r>
      <w:r w:rsidR="001A7F60" w:rsidRPr="00B60D70">
        <w:rPr>
          <w:rFonts w:ascii="TH SarabunPSK" w:hAnsi="TH SarabunPSK" w:cs="TH SarabunPSK" w:hint="cs"/>
        </w:rPr>
        <w:t>3 (3-0-6)</w:t>
      </w:r>
      <w:bookmarkEnd w:id="770"/>
      <w:bookmarkEnd w:id="771"/>
      <w:bookmarkEnd w:id="772"/>
      <w:bookmarkEnd w:id="773"/>
      <w:r w:rsidR="001A7F60" w:rsidRPr="00B60D70">
        <w:rPr>
          <w:rFonts w:ascii="TH SarabunPSK" w:hAnsi="TH SarabunPSK" w:cs="TH SarabunPSK" w:hint="cs"/>
        </w:rPr>
        <w:t xml:space="preserve"> </w:t>
      </w:r>
    </w:p>
    <w:p w14:paraId="0F2C5F78" w14:textId="6B045943" w:rsidR="001A7F60" w:rsidRPr="00B60D70" w:rsidRDefault="00563304" w:rsidP="00563304">
      <w:pPr>
        <w:shd w:val="clear" w:color="auto" w:fill="D9D9D9" w:themeFill="background1" w:themeFillShade="D9"/>
        <w:tabs>
          <w:tab w:val="left" w:pos="1134"/>
        </w:tabs>
        <w:rPr>
          <w:rFonts w:ascii="TH SarabunPSK" w:hAnsi="TH SarabunPSK" w:cs="TH SarabunPSK"/>
          <w:b/>
          <w:bCs/>
          <w:cs/>
        </w:rPr>
      </w:pPr>
      <w:r w:rsidRPr="00B60D70">
        <w:rPr>
          <w:rFonts w:ascii="TH SarabunPSK" w:hAnsi="TH SarabunPSK" w:cs="TH SarabunPSK" w:hint="cs"/>
          <w:b/>
          <w:bCs/>
        </w:rPr>
        <w:tab/>
      </w:r>
      <w:r w:rsidR="001A7F60" w:rsidRPr="00B60D70">
        <w:rPr>
          <w:rFonts w:ascii="TH SarabunPSK" w:hAnsi="TH SarabunPSK" w:cs="TH SarabunPSK" w:hint="cs"/>
          <w:b/>
          <w:bCs/>
        </w:rPr>
        <w:t>(Satellite Surveying)</w:t>
      </w:r>
    </w:p>
    <w:p w14:paraId="3457349E" w14:textId="153C361A" w:rsidR="001A7F60" w:rsidRPr="00B60D70" w:rsidRDefault="001A7F60" w:rsidP="00592146">
      <w:pPr>
        <w:rPr>
          <w:rFonts w:ascii="TH SarabunPSK" w:hAnsi="TH SarabunPSK" w:cs="TH SarabunPSK"/>
          <w: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563304" w:rsidRPr="00B60D70">
        <w:rPr>
          <w:rFonts w:ascii="TH SarabunPSK" w:hAnsi="TH SarabunPSK" w:cs="TH SarabunPSK" w:hint="cs"/>
          <w:cs/>
        </w:rPr>
        <w:t>ไม่มี</w:t>
      </w:r>
    </w:p>
    <w:p w14:paraId="108A69D1" w14:textId="77777777" w:rsidR="001A7F60" w:rsidRPr="00B60D70" w:rsidRDefault="001A7F60" w:rsidP="00563304">
      <w:pPr>
        <w:ind w:firstLine="720"/>
        <w:rPr>
          <w:rFonts w:ascii="TH SarabunPSK" w:hAnsi="TH SarabunPSK" w:cs="TH SarabunPSK"/>
        </w:rPr>
      </w:pPr>
      <w:r w:rsidRPr="00B60D70">
        <w:rPr>
          <w:rFonts w:ascii="TH SarabunPSK" w:hAnsi="TH SarabunPSK" w:cs="TH SarabunPSK" w:hint="cs"/>
          <w:cs/>
          <w:lang w:val="th-TH"/>
        </w:rPr>
        <w:t>อธิบายลักษณะของเครื่องหาตำแหน่งด้วยสัญญาณดาวเทียม</w:t>
      </w:r>
      <w:r w:rsidRPr="00B60D70">
        <w:rPr>
          <w:rFonts w:ascii="TH SarabunPSK" w:hAnsi="TH SarabunPSK" w:cs="TH SarabunPSK" w:hint="cs"/>
          <w:cs/>
        </w:rPr>
        <w:t xml:space="preserve"> </w:t>
      </w:r>
      <w:r w:rsidRPr="00B60D70">
        <w:rPr>
          <w:rFonts w:ascii="TH SarabunPSK" w:hAnsi="TH SarabunPSK" w:cs="TH SarabunPSK" w:hint="cs"/>
          <w:cs/>
          <w:lang w:val="th-TH"/>
        </w:rPr>
        <w:t>คุณสมบัติของเครื่องหาตำแหน่งระบบพิกัดพื้นดิน</w:t>
      </w:r>
      <w:r w:rsidRPr="00B60D70">
        <w:rPr>
          <w:rFonts w:ascii="TH SarabunPSK" w:hAnsi="TH SarabunPSK" w:cs="TH SarabunPSK" w:hint="cs"/>
          <w:cs/>
        </w:rPr>
        <w:t xml:space="preserve"> </w:t>
      </w:r>
      <w:r w:rsidRPr="00B60D70">
        <w:rPr>
          <w:rFonts w:ascii="TH SarabunPSK" w:hAnsi="TH SarabunPSK" w:cs="TH SarabunPSK" w:hint="cs"/>
          <w:cs/>
          <w:lang w:val="th-TH"/>
        </w:rPr>
        <w:t>ระบบเวลาการเคลื่อนที่ของดาวเทียม</w:t>
      </w:r>
      <w:r w:rsidRPr="00B60D70">
        <w:rPr>
          <w:rFonts w:ascii="TH SarabunPSK" w:hAnsi="TH SarabunPSK" w:cs="TH SarabunPSK" w:hint="cs"/>
          <w:cs/>
        </w:rPr>
        <w:t xml:space="preserve"> </w:t>
      </w:r>
      <w:r w:rsidRPr="00B60D70">
        <w:rPr>
          <w:rFonts w:ascii="TH SarabunPSK" w:hAnsi="TH SarabunPSK" w:cs="TH SarabunPSK" w:hint="cs"/>
          <w:cs/>
          <w:lang w:val="th-TH"/>
        </w:rPr>
        <w:t>การวิเคราะห์บรรยากาศผลกระทบทำให้เกิดความผิดพลาดแบบคงที่และไม่คงที่</w:t>
      </w:r>
      <w:r w:rsidRPr="00B60D70">
        <w:rPr>
          <w:rFonts w:ascii="TH SarabunPSK" w:hAnsi="TH SarabunPSK" w:cs="TH SarabunPSK" w:hint="cs"/>
          <w:cs/>
        </w:rPr>
        <w:t xml:space="preserve"> </w:t>
      </w:r>
      <w:r w:rsidRPr="00B60D70">
        <w:rPr>
          <w:rFonts w:ascii="TH SarabunPSK" w:hAnsi="TH SarabunPSK" w:cs="TH SarabunPSK" w:hint="cs"/>
          <w:cs/>
          <w:lang w:val="th-TH"/>
        </w:rPr>
        <w:t>รูปแบบทางคณิตศาสตร์ของการดูดกลืนสัญญาณและความแตกต่างของการวัดแบบคงที่และเคลื่อนที่ในการหาตำแหน่งการวัดแบบคงที่และเคลื่อนที่ในการหาตำแหน่งค่าพิกัดความถูกต้องของการรังวัดด้วยสัญญาณดาวเทียม</w:t>
      </w:r>
      <w:r w:rsidRPr="00B60D70">
        <w:rPr>
          <w:rFonts w:ascii="TH SarabunPSK" w:hAnsi="TH SarabunPSK" w:cs="TH SarabunPSK" w:hint="cs"/>
          <w:cs/>
        </w:rPr>
        <w:t xml:space="preserve"> </w:t>
      </w:r>
      <w:r w:rsidRPr="00B60D70">
        <w:rPr>
          <w:rFonts w:ascii="TH SarabunPSK" w:hAnsi="TH SarabunPSK" w:cs="TH SarabunPSK" w:hint="cs"/>
          <w:cs/>
          <w:lang w:val="th-TH"/>
        </w:rPr>
        <w:t>การปรับแก้โครงข่ายค่าพิกัดดาวเทียมแนะนำการนำ เครื่องหาตำแหน่งด้วยสัญญาณดาวเทียมมาควบคุมคุณภาพงานและการปรับแก้โครงข่าย</w:t>
      </w:r>
    </w:p>
    <w:p w14:paraId="290A374A" w14:textId="3C04E478" w:rsidR="001A7F60" w:rsidRPr="00B60D70" w:rsidRDefault="001A7F60" w:rsidP="00563304">
      <w:pPr>
        <w:ind w:firstLine="720"/>
        <w:rPr>
          <w:rFonts w:ascii="TH SarabunPSK" w:hAnsi="TH SarabunPSK" w:cs="TH SarabunPSK"/>
        </w:rPr>
      </w:pPr>
      <w:r w:rsidRPr="00B60D70">
        <w:rPr>
          <w:rFonts w:ascii="TH SarabunPSK" w:hAnsi="TH SarabunPSK" w:cs="TH SarabunPSK" w:hint="cs"/>
        </w:rPr>
        <w:t xml:space="preserve">Description of GPS signal structure and derivation of observables, </w:t>
      </w:r>
      <w:r w:rsidR="00825587" w:rsidRPr="00B60D70">
        <w:rPr>
          <w:rFonts w:ascii="TH SarabunPSK" w:hAnsi="TH SarabunPSK" w:cs="TH SarabunPSK" w:hint="cs"/>
        </w:rPr>
        <w:t>characteristics</w:t>
      </w:r>
      <w:r w:rsidRPr="00B60D70">
        <w:rPr>
          <w:rFonts w:ascii="TH SarabunPSK" w:hAnsi="TH SarabunPSK" w:cs="TH SarabunPSK" w:hint="cs"/>
        </w:rPr>
        <w:t xml:space="preserve"> of instrumentation, geocentric coordinate system, time system, satellite orbital motion, analysis of atmospheric, random and non-random effects, derivation of mathematical models used for </w:t>
      </w:r>
      <w:r w:rsidRPr="00B60D70">
        <w:rPr>
          <w:rFonts w:ascii="TH SarabunPSK" w:hAnsi="TH SarabunPSK" w:cs="TH SarabunPSK" w:hint="cs"/>
        </w:rPr>
        <w:lastRenderedPageBreak/>
        <w:t>absolute and differential static and kinematic positioning, static and kinematic survey procedures and operational aspects, introduction to GPS quality control and network adjustment.</w:t>
      </w:r>
    </w:p>
    <w:p w14:paraId="07F7ECD9" w14:textId="77777777" w:rsidR="001A7F60" w:rsidRPr="00B60D70" w:rsidRDefault="001A7F6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ผลลัพธ์การเรียนรู้ระดับรายวิชา</w:t>
      </w:r>
    </w:p>
    <w:p w14:paraId="4D4607F0" w14:textId="77777777" w:rsidR="001A7F60" w:rsidRPr="00B60D70" w:rsidRDefault="001A7F60" w:rsidP="00FF7D50">
      <w:pPr>
        <w:pStyle w:val="af9"/>
        <w:numPr>
          <w:ilvl w:val="0"/>
          <w:numId w:val="61"/>
        </w:numPr>
        <w:ind w:left="851" w:hanging="284"/>
        <w:rPr>
          <w:rFonts w:ascii="TH SarabunPSK" w:hAnsi="TH SarabunPSK" w:cs="TH SarabunPSK"/>
        </w:rPr>
      </w:pPr>
      <w:r w:rsidRPr="00B60D70">
        <w:rPr>
          <w:rFonts w:ascii="TH SarabunPSK" w:hAnsi="TH SarabunPSK" w:cs="TH SarabunPSK" w:hint="cs"/>
          <w:cs/>
          <w:lang w:val="th-TH"/>
        </w:rPr>
        <w:t>คำนวณและปรับแก้ค่าพิกัดทางราบและดิ่งบนเครื่องหาตำแหน่งด้วยสัญญาณดาวเทียม</w:t>
      </w:r>
    </w:p>
    <w:p w14:paraId="12AB6A7E" w14:textId="77777777" w:rsidR="001A7F60" w:rsidRPr="00B60D70" w:rsidRDefault="001A7F60" w:rsidP="00FF7D50">
      <w:pPr>
        <w:pStyle w:val="af9"/>
        <w:numPr>
          <w:ilvl w:val="0"/>
          <w:numId w:val="61"/>
        </w:numPr>
        <w:ind w:left="851" w:hanging="284"/>
        <w:rPr>
          <w:rFonts w:ascii="TH SarabunPSK" w:hAnsi="TH SarabunPSK" w:cs="TH SarabunPSK"/>
        </w:rPr>
      </w:pPr>
      <w:r w:rsidRPr="00B60D70">
        <w:rPr>
          <w:rFonts w:ascii="TH SarabunPSK" w:hAnsi="TH SarabunPSK" w:cs="TH SarabunPSK" w:hint="cs"/>
          <w:cs/>
          <w:lang w:val="th-TH"/>
        </w:rPr>
        <w:t>นักศึกษาสามารถทำงานแบบโครงข่ายด้วยเครื่องหาตำแหน่งด้วยสัญญาณดาวเทียม</w:t>
      </w:r>
    </w:p>
    <w:p w14:paraId="11271250" w14:textId="77777777" w:rsidR="00FE5FC8" w:rsidRPr="00B60D70" w:rsidRDefault="00FE5FC8" w:rsidP="00FE5FC8">
      <w:pPr>
        <w:rPr>
          <w:rFonts w:ascii="TH SarabunPSK" w:hAnsi="TH SarabunPSK" w:cs="TH SarabunPSK"/>
        </w:rPr>
      </w:pPr>
    </w:p>
    <w:p w14:paraId="55211141" w14:textId="77777777" w:rsidR="001A7F60" w:rsidRPr="00B60D70" w:rsidRDefault="001A7F60" w:rsidP="00592146">
      <w:pPr>
        <w:rPr>
          <w:rFonts w:ascii="TH SarabunPSK" w:hAnsi="TH SarabunPSK" w:cs="TH SarabunPSK"/>
          <w:sz w:val="6"/>
          <w:szCs w:val="6"/>
        </w:rPr>
      </w:pPr>
    </w:p>
    <w:p w14:paraId="1A1762E4" w14:textId="3FF2E2AD" w:rsidR="001A7F60" w:rsidRPr="00B60D70" w:rsidRDefault="00B91175" w:rsidP="00563304">
      <w:pPr>
        <w:pStyle w:val="3"/>
        <w:numPr>
          <w:ilvl w:val="0"/>
          <w:numId w:val="0"/>
        </w:numPr>
        <w:shd w:val="clear" w:color="auto" w:fill="D9D9D9" w:themeFill="background1" w:themeFillShade="D9"/>
        <w:tabs>
          <w:tab w:val="left" w:pos="1134"/>
          <w:tab w:val="left" w:pos="2127"/>
          <w:tab w:val="left" w:pos="7938"/>
        </w:tabs>
        <w:ind w:left="1134" w:hanging="1134"/>
        <w:rPr>
          <w:rFonts w:ascii="TH SarabunPSK" w:hAnsi="TH SarabunPSK" w:cs="TH SarabunPSK"/>
        </w:rPr>
      </w:pPr>
      <w:bookmarkStart w:id="774" w:name="_Toc179246121"/>
      <w:bookmarkStart w:id="775" w:name="_Toc179656502"/>
      <w:bookmarkStart w:id="776" w:name="_Toc180609582"/>
      <w:bookmarkStart w:id="777" w:name="_Toc191634195"/>
      <w:r w:rsidRPr="00B60D70">
        <w:rPr>
          <w:rFonts w:ascii="TH SarabunPSK" w:hAnsi="TH SarabunPSK" w:cs="TH SarabunPSK" w:hint="cs"/>
        </w:rPr>
        <w:t xml:space="preserve">CTE </w:t>
      </w:r>
      <w:r w:rsidR="001A7F60" w:rsidRPr="00B60D70">
        <w:rPr>
          <w:rFonts w:ascii="TH SarabunPSK" w:hAnsi="TH SarabunPSK" w:cs="TH SarabunPSK" w:hint="cs"/>
        </w:rPr>
        <w:t>227</w:t>
      </w:r>
      <w:r w:rsidR="001A7F60" w:rsidRPr="00B60D70">
        <w:rPr>
          <w:rFonts w:ascii="TH SarabunPSK" w:hAnsi="TH SarabunPSK" w:cs="TH SarabunPSK" w:hint="cs"/>
          <w:cs/>
        </w:rPr>
        <w:t xml:space="preserve"> </w:t>
      </w:r>
      <w:r w:rsidR="00563304" w:rsidRPr="00B60D70">
        <w:rPr>
          <w:rFonts w:ascii="TH SarabunPSK" w:hAnsi="TH SarabunPSK" w:cs="TH SarabunPSK" w:hint="cs"/>
          <w:cs/>
        </w:rPr>
        <w:tab/>
      </w:r>
      <w:r w:rsidR="001A7F60" w:rsidRPr="00B60D70">
        <w:rPr>
          <w:rFonts w:ascii="TH SarabunPSK" w:hAnsi="TH SarabunPSK" w:cs="TH SarabunPSK" w:hint="cs"/>
          <w:cs/>
        </w:rPr>
        <w:t>ระบบสารสนเทศภูมิศาสตร์เบื้องต้น</w:t>
      </w:r>
      <w:r w:rsidR="001A7F60" w:rsidRPr="00B60D70">
        <w:rPr>
          <w:rFonts w:ascii="TH SarabunPSK" w:hAnsi="TH SarabunPSK" w:cs="TH SarabunPSK" w:hint="cs"/>
        </w:rPr>
        <w:tab/>
        <w:t>3 (3-0-6</w:t>
      </w:r>
      <w:r w:rsidR="001A7F60" w:rsidRPr="00B60D70">
        <w:rPr>
          <w:rFonts w:ascii="TH SarabunPSK" w:hAnsi="TH SarabunPSK" w:cs="TH SarabunPSK" w:hint="cs"/>
          <w:cs/>
        </w:rPr>
        <w:t>)</w:t>
      </w:r>
      <w:bookmarkEnd w:id="774"/>
      <w:bookmarkEnd w:id="775"/>
      <w:bookmarkEnd w:id="776"/>
      <w:bookmarkEnd w:id="777"/>
    </w:p>
    <w:p w14:paraId="0E39960E" w14:textId="77777777" w:rsidR="001A7F60" w:rsidRPr="00B60D70" w:rsidRDefault="001A7F60" w:rsidP="00563304">
      <w:pPr>
        <w:shd w:val="clear" w:color="auto" w:fill="D9D9D9" w:themeFill="background1" w:themeFillShade="D9"/>
        <w:tabs>
          <w:tab w:val="left" w:pos="1134"/>
        </w:tabs>
        <w:rPr>
          <w:rFonts w:ascii="TH SarabunPSK" w:hAnsi="TH SarabunPSK" w:cs="TH SarabunPSK"/>
        </w:rPr>
      </w:pPr>
      <w:r w:rsidRPr="00B60D70">
        <w:rPr>
          <w:rFonts w:ascii="TH SarabunPSK" w:hAnsi="TH SarabunPSK" w:cs="TH SarabunPSK" w:hint="cs"/>
          <w:cs/>
        </w:rPr>
        <w:tab/>
      </w:r>
      <w:r w:rsidRPr="00B60D70">
        <w:rPr>
          <w:rFonts w:ascii="TH SarabunPSK" w:hAnsi="TH SarabunPSK" w:cs="TH SarabunPSK" w:hint="cs"/>
          <w:b/>
          <w:bCs/>
        </w:rPr>
        <w:t>(Introduction to Geographic Information System)</w:t>
      </w:r>
    </w:p>
    <w:p w14:paraId="523E46AA" w14:textId="79353C0E" w:rsidR="001A7F60" w:rsidRPr="00B60D70" w:rsidRDefault="001A7F60" w:rsidP="00592146">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D5065F" w:rsidRPr="00B60D70">
        <w:rPr>
          <w:rFonts w:ascii="TH SarabunPSK" w:hAnsi="TH SarabunPSK" w:cs="TH SarabunPSK" w:hint="cs"/>
          <w:cs/>
        </w:rPr>
        <w:t>ไม่มี</w:t>
      </w:r>
    </w:p>
    <w:p w14:paraId="3A29CEB6" w14:textId="7EF99FCB" w:rsidR="001A7F60" w:rsidRPr="00B60D70" w:rsidRDefault="001A7F60" w:rsidP="00D5065F">
      <w:pPr>
        <w:ind w:firstLine="720"/>
        <w:rPr>
          <w:rFonts w:ascii="TH SarabunPSK" w:hAnsi="TH SarabunPSK" w:cs="TH SarabunPSK"/>
        </w:rPr>
      </w:pPr>
      <w:r w:rsidRPr="00B60D70">
        <w:rPr>
          <w:rFonts w:ascii="TH SarabunPSK" w:hAnsi="TH SarabunPSK" w:cs="TH SarabunPSK" w:hint="cs"/>
          <w:cs/>
          <w:lang w:val="th-TH"/>
        </w:rPr>
        <w:t>วิวัฒนาการและลักษณะการประยุกต์ใช้ระบบสารสนเทศภูมิศาสตร์ลักษณะแผนที่และการฉายแผนที่ลักษณะต่าง</w:t>
      </w:r>
      <w:r w:rsidR="00D420AC" w:rsidRPr="00B60D70">
        <w:rPr>
          <w:rFonts w:ascii="TH SarabunPSK" w:hAnsi="TH SarabunPSK" w:cs="TH SarabunPSK" w:hint="cs"/>
          <w:cs/>
          <w:lang w:val="th-TH"/>
        </w:rPr>
        <w:t xml:space="preserve"> ๆ</w:t>
      </w:r>
      <w:r w:rsidR="008E0ABA" w:rsidRPr="00B60D70">
        <w:rPr>
          <w:rFonts w:ascii="TH SarabunPSK" w:hAnsi="TH SarabunPSK" w:cs="TH SarabunPSK" w:hint="cs"/>
          <w:cs/>
          <w:lang w:val="th-TH"/>
        </w:rPr>
        <w:t xml:space="preserve"> </w:t>
      </w:r>
      <w:r w:rsidRPr="00B60D70">
        <w:rPr>
          <w:rFonts w:ascii="TH SarabunPSK" w:hAnsi="TH SarabunPSK" w:cs="TH SarabunPSK" w:hint="cs"/>
          <w:cs/>
          <w:lang w:val="th-TH"/>
        </w:rPr>
        <w:t>ข้อมูลแบบตำแหน่งข้อมูลแบบมีระยะและทิศทางข้อมูลเชิงพื้นที่และไม่เชิงพื้นที่การแปลงข้อมูลความถูกต้องในการสแกนภาพการใช้ข้อมูลจากการสื่อสารระยะไกลและข้อมูลจากเครื่องหาตำแหน่งด้วยสัญญาณดาวเทียมการปรับปรุงข้อมูล</w:t>
      </w:r>
      <w:r w:rsidRPr="00B60D70">
        <w:rPr>
          <w:rFonts w:ascii="TH SarabunPSK" w:hAnsi="TH SarabunPSK" w:cs="TH SarabunPSK" w:hint="cs"/>
          <w:cs/>
        </w:rPr>
        <w:t xml:space="preserve"> </w:t>
      </w:r>
      <w:r w:rsidRPr="00B60D70">
        <w:rPr>
          <w:rFonts w:ascii="TH SarabunPSK" w:hAnsi="TH SarabunPSK" w:cs="TH SarabunPSK" w:hint="cs"/>
          <w:cs/>
          <w:lang w:val="th-TH"/>
        </w:rPr>
        <w:t>การวิเคราะห์เชิงพื้นที่โดยทางสถิติและทางเรขาคณิตความถูกต้องในการจัดการข้อมูลการนำเสนอแผนที่แผนที่แบบตอบโต้กับผู้ใช้แผนภูมิและการนำเสนอโดยใช้ระบบสารสนเทศภูมิศาสตร์</w:t>
      </w:r>
    </w:p>
    <w:p w14:paraId="70EBE59F" w14:textId="2D390175" w:rsidR="001A7F60" w:rsidRPr="00B60D70" w:rsidRDefault="001A7F60" w:rsidP="00D5065F">
      <w:pPr>
        <w:ind w:firstLine="720"/>
        <w:rPr>
          <w:rFonts w:ascii="TH SarabunPSK" w:hAnsi="TH SarabunPSK" w:cs="TH SarabunPSK"/>
        </w:rPr>
      </w:pPr>
      <w:r w:rsidRPr="00B60D70">
        <w:rPr>
          <w:rFonts w:ascii="TH SarabunPSK" w:hAnsi="TH SarabunPSK" w:cs="TH SarabunPSK" w:hint="cs"/>
        </w:rPr>
        <w:t>Overview, history and concepts of GIS scope and application areas, map</w:t>
      </w:r>
      <w:r w:rsidRPr="00B60D70">
        <w:rPr>
          <w:rFonts w:ascii="TH SarabunPSK" w:hAnsi="TH SarabunPSK" w:cs="TH SarabunPSK" w:hint="cs"/>
          <w:cs/>
        </w:rPr>
        <w:t xml:space="preserve"> </w:t>
      </w:r>
      <w:r w:rsidRPr="00B60D70">
        <w:rPr>
          <w:rFonts w:ascii="TH SarabunPSK" w:hAnsi="TH SarabunPSK" w:cs="TH SarabunPSK" w:hint="cs"/>
        </w:rPr>
        <w:t>concept and map projection, raster data structure, vector data structure, spatial and</w:t>
      </w:r>
      <w:r w:rsidRPr="00B60D70">
        <w:rPr>
          <w:rFonts w:ascii="TH SarabunPSK" w:hAnsi="TH SarabunPSK" w:cs="TH SarabunPSK" w:hint="cs"/>
          <w:cs/>
        </w:rPr>
        <w:t xml:space="preserve"> </w:t>
      </w:r>
      <w:r w:rsidRPr="00B60D70">
        <w:rPr>
          <w:rFonts w:ascii="TH SarabunPSK" w:hAnsi="TH SarabunPSK" w:cs="TH SarabunPSK" w:hint="cs"/>
        </w:rPr>
        <w:t>non-spatial data, analogue to digital conversion, accuracy of digitization, data from</w:t>
      </w:r>
      <w:r w:rsidRPr="00B60D70">
        <w:rPr>
          <w:rFonts w:ascii="TH SarabunPSK" w:hAnsi="TH SarabunPSK" w:cs="TH SarabunPSK" w:hint="cs"/>
          <w:cs/>
        </w:rPr>
        <w:t xml:space="preserve"> </w:t>
      </w:r>
      <w:r w:rsidRPr="00B60D70">
        <w:rPr>
          <w:rFonts w:ascii="TH SarabunPSK" w:hAnsi="TH SarabunPSK" w:cs="TH SarabunPSK" w:hint="cs"/>
        </w:rPr>
        <w:t>remote sensing imagery, global positioning system (GPS) based data acquisition, data</w:t>
      </w:r>
      <w:r w:rsidRPr="00B60D70">
        <w:rPr>
          <w:rFonts w:ascii="TH SarabunPSK" w:hAnsi="TH SarabunPSK" w:cs="TH SarabunPSK" w:hint="cs"/>
          <w:cs/>
        </w:rPr>
        <w:t xml:space="preserve"> </w:t>
      </w:r>
      <w:r w:rsidRPr="00B60D70">
        <w:rPr>
          <w:rFonts w:ascii="TH SarabunPSK" w:hAnsi="TH SarabunPSK" w:cs="TH SarabunPSK" w:hint="cs"/>
        </w:rPr>
        <w:t>manipulation techniques, spatial analysis techniques– statistical and geometrical,</w:t>
      </w:r>
      <w:r w:rsidRPr="00B60D70">
        <w:rPr>
          <w:rFonts w:ascii="TH SarabunPSK" w:hAnsi="TH SarabunPSK" w:cs="TH SarabunPSK" w:hint="cs"/>
          <w:cs/>
        </w:rPr>
        <w:t xml:space="preserve"> </w:t>
      </w:r>
      <w:r w:rsidRPr="00B60D70">
        <w:rPr>
          <w:rFonts w:ascii="TH SarabunPSK" w:hAnsi="TH SarabunPSK" w:cs="TH SarabunPSK" w:hint="cs"/>
        </w:rPr>
        <w:t xml:space="preserve">accuracy assessment, layout of maps, </w:t>
      </w:r>
      <w:r w:rsidR="008E0ABA" w:rsidRPr="00B60D70">
        <w:rPr>
          <w:rFonts w:ascii="TH SarabunPSK" w:hAnsi="TH SarabunPSK" w:cs="TH SarabunPSK" w:hint="cs"/>
        </w:rPr>
        <w:t>intelligent</w:t>
      </w:r>
      <w:r w:rsidRPr="00B60D70">
        <w:rPr>
          <w:rFonts w:ascii="TH SarabunPSK" w:hAnsi="TH SarabunPSK" w:cs="TH SarabunPSK" w:hint="cs"/>
        </w:rPr>
        <w:t xml:space="preserve"> maps, charting and tabular</w:t>
      </w:r>
      <w:r w:rsidRPr="00B60D70">
        <w:rPr>
          <w:rFonts w:ascii="TH SarabunPSK" w:hAnsi="TH SarabunPSK" w:cs="TH SarabunPSK" w:hint="cs"/>
          <w:cs/>
        </w:rPr>
        <w:t xml:space="preserve"> </w:t>
      </w:r>
      <w:r w:rsidRPr="00B60D70">
        <w:rPr>
          <w:rFonts w:ascii="TH SarabunPSK" w:hAnsi="TH SarabunPSK" w:cs="TH SarabunPSK" w:hint="cs"/>
        </w:rPr>
        <w:t>representation of the results using GIS.</w:t>
      </w:r>
    </w:p>
    <w:p w14:paraId="16835F13" w14:textId="77777777" w:rsidR="001A7F60" w:rsidRPr="00B60D70" w:rsidRDefault="001A7F6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ผลลัพธ์การเรียนรู้ระดับรายวิชา</w:t>
      </w:r>
    </w:p>
    <w:p w14:paraId="48E3252F" w14:textId="77777777" w:rsidR="001A7F60" w:rsidRPr="00B60D70" w:rsidRDefault="001A7F60" w:rsidP="00FF7D50">
      <w:pPr>
        <w:pStyle w:val="af9"/>
        <w:numPr>
          <w:ilvl w:val="0"/>
          <w:numId w:val="62"/>
        </w:numPr>
        <w:ind w:left="851" w:hanging="284"/>
        <w:rPr>
          <w:rFonts w:ascii="TH SarabunPSK" w:hAnsi="TH SarabunPSK" w:cs="TH SarabunPSK"/>
        </w:rPr>
      </w:pPr>
      <w:r w:rsidRPr="00B60D70">
        <w:rPr>
          <w:rFonts w:ascii="TH SarabunPSK" w:hAnsi="TH SarabunPSK" w:cs="TH SarabunPSK" w:hint="cs"/>
          <w:cs/>
          <w:lang w:val="th-TH"/>
        </w:rPr>
        <w:t>อธิบายลักษณะระบบสารสนเทศภูมิศาสตร์</w:t>
      </w:r>
    </w:p>
    <w:p w14:paraId="4D164847" w14:textId="77777777" w:rsidR="001A7F60" w:rsidRPr="00B60D70" w:rsidRDefault="001A7F60" w:rsidP="00FF7D50">
      <w:pPr>
        <w:pStyle w:val="af9"/>
        <w:numPr>
          <w:ilvl w:val="0"/>
          <w:numId w:val="62"/>
        </w:numPr>
        <w:ind w:left="851" w:hanging="284"/>
        <w:rPr>
          <w:rFonts w:ascii="TH SarabunPSK" w:hAnsi="TH SarabunPSK" w:cs="TH SarabunPSK"/>
        </w:rPr>
      </w:pPr>
      <w:r w:rsidRPr="00B60D70">
        <w:rPr>
          <w:rFonts w:ascii="TH SarabunPSK" w:hAnsi="TH SarabunPSK" w:cs="TH SarabunPSK" w:hint="cs"/>
          <w:cs/>
          <w:lang w:val="th-TH"/>
        </w:rPr>
        <w:t>วิเคราะห์ข้อมูลด้วยระบบสารสนเทศภูมิศาสตร์</w:t>
      </w:r>
    </w:p>
    <w:p w14:paraId="2FBE9D00" w14:textId="77777777" w:rsidR="00FE5FC8" w:rsidRPr="00B60D70" w:rsidRDefault="00FE5FC8" w:rsidP="00FE5FC8">
      <w:pPr>
        <w:rPr>
          <w:rFonts w:ascii="TH SarabunPSK" w:hAnsi="TH SarabunPSK" w:cs="TH SarabunPSK"/>
        </w:rPr>
      </w:pPr>
    </w:p>
    <w:p w14:paraId="44D31569" w14:textId="65DF378A" w:rsidR="001A7F60" w:rsidRPr="00B60D70" w:rsidRDefault="00B91175" w:rsidP="00D5065F">
      <w:pPr>
        <w:pStyle w:val="3"/>
        <w:numPr>
          <w:ilvl w:val="0"/>
          <w:numId w:val="0"/>
        </w:numPr>
        <w:shd w:val="clear" w:color="auto" w:fill="D9D9D9" w:themeFill="background1" w:themeFillShade="D9"/>
        <w:tabs>
          <w:tab w:val="left" w:pos="1134"/>
          <w:tab w:val="left" w:pos="2127"/>
          <w:tab w:val="left" w:pos="7938"/>
        </w:tabs>
        <w:ind w:left="1134" w:hanging="1134"/>
        <w:rPr>
          <w:rFonts w:ascii="TH SarabunPSK" w:hAnsi="TH SarabunPSK" w:cs="TH SarabunPSK"/>
        </w:rPr>
      </w:pPr>
      <w:bookmarkStart w:id="778" w:name="_Toc179246122"/>
      <w:bookmarkStart w:id="779" w:name="_Toc179656503"/>
      <w:bookmarkStart w:id="780" w:name="_Toc180609583"/>
      <w:bookmarkStart w:id="781" w:name="_Toc191634196"/>
      <w:r w:rsidRPr="00B60D70">
        <w:rPr>
          <w:rFonts w:ascii="TH SarabunPSK" w:hAnsi="TH SarabunPSK" w:cs="TH SarabunPSK" w:hint="cs"/>
        </w:rPr>
        <w:t xml:space="preserve">CTE </w:t>
      </w:r>
      <w:r w:rsidR="001A7F60" w:rsidRPr="00B60D70">
        <w:rPr>
          <w:rFonts w:ascii="TH SarabunPSK" w:hAnsi="TH SarabunPSK" w:cs="TH SarabunPSK" w:hint="cs"/>
        </w:rPr>
        <w:t>317</w:t>
      </w:r>
      <w:r w:rsidR="001A7F60" w:rsidRPr="00B60D70">
        <w:rPr>
          <w:rFonts w:ascii="TH SarabunPSK" w:hAnsi="TH SarabunPSK" w:cs="TH SarabunPSK" w:hint="cs"/>
          <w:cs/>
        </w:rPr>
        <w:t xml:space="preserve"> </w:t>
      </w:r>
      <w:bookmarkStart w:id="782" w:name="_Hlk163747378"/>
      <w:r w:rsidR="00D5065F" w:rsidRPr="00B60D70">
        <w:rPr>
          <w:rFonts w:ascii="TH SarabunPSK" w:hAnsi="TH SarabunPSK" w:cs="TH SarabunPSK" w:hint="cs"/>
          <w:cs/>
        </w:rPr>
        <w:tab/>
      </w:r>
      <w:r w:rsidR="001A7F60" w:rsidRPr="00B60D70">
        <w:rPr>
          <w:rFonts w:ascii="TH SarabunPSK" w:hAnsi="TH SarabunPSK" w:cs="TH SarabunPSK" w:hint="cs"/>
          <w:cs/>
        </w:rPr>
        <w:t>ระบบและพฤติกรรมของโครงสร้าง</w:t>
      </w:r>
      <w:bookmarkEnd w:id="782"/>
      <w:r w:rsidR="001A7F60" w:rsidRPr="00B60D70">
        <w:rPr>
          <w:rFonts w:ascii="TH SarabunPSK" w:hAnsi="TH SarabunPSK" w:cs="TH SarabunPSK" w:hint="cs"/>
          <w:cs/>
        </w:rPr>
        <w:tab/>
      </w:r>
      <w:r w:rsidR="001A7F60" w:rsidRPr="00B60D70">
        <w:rPr>
          <w:rFonts w:ascii="TH SarabunPSK" w:hAnsi="TH SarabunPSK" w:cs="TH SarabunPSK" w:hint="cs"/>
        </w:rPr>
        <w:t>3</w:t>
      </w:r>
      <w:r w:rsidR="001A7F60" w:rsidRPr="00B60D70">
        <w:rPr>
          <w:rFonts w:ascii="TH SarabunPSK" w:hAnsi="TH SarabunPSK" w:cs="TH SarabunPSK" w:hint="cs"/>
          <w:cs/>
        </w:rPr>
        <w:t xml:space="preserve"> </w:t>
      </w:r>
      <w:r w:rsidR="001A7F60" w:rsidRPr="00B60D70">
        <w:rPr>
          <w:rFonts w:ascii="TH SarabunPSK" w:hAnsi="TH SarabunPSK" w:cs="TH SarabunPSK" w:hint="cs"/>
        </w:rPr>
        <w:t>(3-0-6)</w:t>
      </w:r>
      <w:bookmarkEnd w:id="778"/>
      <w:bookmarkEnd w:id="779"/>
      <w:bookmarkEnd w:id="780"/>
      <w:bookmarkEnd w:id="781"/>
    </w:p>
    <w:p w14:paraId="70E92992" w14:textId="77777777" w:rsidR="001A7F60" w:rsidRPr="00B60D70" w:rsidRDefault="001A7F60" w:rsidP="00D5065F">
      <w:pPr>
        <w:shd w:val="clear" w:color="auto" w:fill="D9D9D9" w:themeFill="background1" w:themeFillShade="D9"/>
        <w:tabs>
          <w:tab w:val="left" w:pos="1134"/>
        </w:tabs>
        <w:rPr>
          <w:rFonts w:ascii="TH SarabunPSK" w:hAnsi="TH SarabunPSK" w:cs="TH SarabunPSK"/>
          <w:b/>
          <w:bCs/>
        </w:rPr>
      </w:pPr>
      <w:r w:rsidRPr="00B60D70">
        <w:rPr>
          <w:rFonts w:ascii="TH SarabunPSK" w:hAnsi="TH SarabunPSK" w:cs="TH SarabunPSK" w:hint="cs"/>
          <w:b/>
          <w:bCs/>
          <w:cs/>
        </w:rPr>
        <w:tab/>
      </w:r>
      <w:r w:rsidRPr="00B60D70">
        <w:rPr>
          <w:rFonts w:ascii="TH SarabunPSK" w:hAnsi="TH SarabunPSK" w:cs="TH SarabunPSK" w:hint="cs"/>
          <w:b/>
          <w:bCs/>
        </w:rPr>
        <w:t>(Structural Systems and Behaviors)</w:t>
      </w:r>
    </w:p>
    <w:p w14:paraId="3BECAA5E" w14:textId="7A197113" w:rsidR="001A7F60" w:rsidRPr="00B60D70" w:rsidRDefault="001A7F60" w:rsidP="00592146">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B91175" w:rsidRPr="00B60D70">
        <w:rPr>
          <w:rFonts w:ascii="TH SarabunPSK" w:hAnsi="TH SarabunPSK" w:cs="TH SarabunPSK" w:hint="cs"/>
        </w:rPr>
        <w:t xml:space="preserve">CTE </w:t>
      </w:r>
      <w:r w:rsidRPr="00B60D70">
        <w:rPr>
          <w:rFonts w:ascii="TH SarabunPSK" w:hAnsi="TH SarabunPSK" w:cs="TH SarabunPSK" w:hint="cs"/>
        </w:rPr>
        <w:t>312</w:t>
      </w:r>
    </w:p>
    <w:p w14:paraId="0150BA62" w14:textId="01261AED" w:rsidR="001A7F60" w:rsidRPr="00B60D70" w:rsidRDefault="001A7F60" w:rsidP="00D5065F">
      <w:pPr>
        <w:ind w:firstLine="720"/>
        <w:rPr>
          <w:rFonts w:ascii="TH SarabunPSK" w:hAnsi="TH SarabunPSK" w:cs="TH SarabunPSK"/>
        </w:rPr>
      </w:pPr>
      <w:r w:rsidRPr="00B60D70">
        <w:rPr>
          <w:rFonts w:ascii="TH SarabunPSK" w:hAnsi="TH SarabunPSK" w:cs="TH SarabunPSK" w:hint="cs"/>
          <w:cs/>
          <w:lang w:val="th-TH"/>
        </w:rPr>
        <w:t xml:space="preserve">ชนิดของโครงสร้าง </w:t>
      </w:r>
      <w:r w:rsidRPr="00B60D70">
        <w:rPr>
          <w:rFonts w:ascii="TH SarabunPSK" w:hAnsi="TH SarabunPSK" w:cs="TH SarabunPSK" w:hint="cs"/>
          <w:cs/>
        </w:rPr>
        <w:t>(</w:t>
      </w:r>
      <w:r w:rsidRPr="00B60D70">
        <w:rPr>
          <w:rFonts w:ascii="TH SarabunPSK" w:hAnsi="TH SarabunPSK" w:cs="TH SarabunPSK" w:hint="cs"/>
          <w:cs/>
          <w:lang w:val="th-TH"/>
        </w:rPr>
        <w:t>โครงสร้างคอนกรีตเสริมเหล็ก และโครงสร้างเหล็ก</w:t>
      </w:r>
      <w:r w:rsidRPr="00B60D70">
        <w:rPr>
          <w:rFonts w:ascii="TH SarabunPSK" w:hAnsi="TH SarabunPSK" w:cs="TH SarabunPSK" w:hint="cs"/>
          <w:cs/>
        </w:rPr>
        <w:t xml:space="preserve">) </w:t>
      </w:r>
      <w:r w:rsidRPr="00B60D70">
        <w:rPr>
          <w:rFonts w:ascii="TH SarabunPSK" w:hAnsi="TH SarabunPSK" w:cs="TH SarabunPSK" w:hint="cs"/>
          <w:cs/>
          <w:lang w:val="th-TH"/>
        </w:rPr>
        <w:t>ระบบโครงสร้างอาคารต่าง</w:t>
      </w:r>
      <w:r w:rsidR="00D420AC" w:rsidRPr="00B60D70">
        <w:rPr>
          <w:rFonts w:ascii="TH SarabunPSK" w:hAnsi="TH SarabunPSK" w:cs="TH SarabunPSK" w:hint="cs"/>
          <w:cs/>
          <w:lang w:val="th-TH"/>
        </w:rPr>
        <w:t xml:space="preserve"> ๆ</w:t>
      </w:r>
      <w:r w:rsidRPr="00B60D70">
        <w:rPr>
          <w:rFonts w:ascii="TH SarabunPSK" w:hAnsi="TH SarabunPSK" w:cs="TH SarabunPSK" w:hint="cs"/>
          <w:cs/>
          <w:lang w:val="th-TH"/>
        </w:rPr>
        <w:t xml:space="preserve"> </w:t>
      </w:r>
      <w:r w:rsidRPr="00B60D70">
        <w:rPr>
          <w:rFonts w:ascii="TH SarabunPSK" w:hAnsi="TH SarabunPSK" w:cs="TH SarabunPSK" w:hint="cs"/>
          <w:cs/>
        </w:rPr>
        <w:t>(</w:t>
      </w:r>
      <w:r w:rsidRPr="00B60D70">
        <w:rPr>
          <w:rFonts w:ascii="TH SarabunPSK" w:hAnsi="TH SarabunPSK" w:cs="TH SarabunPSK" w:hint="cs"/>
          <w:cs/>
          <w:lang w:val="th-TH"/>
        </w:rPr>
        <w:t>เช่น ระบบโครงข้อแข็ง กำแพงรับแรงเฉือน โครงหลังคา</w:t>
      </w:r>
      <w:r w:rsidRPr="00B60D70">
        <w:rPr>
          <w:rFonts w:ascii="TH SarabunPSK" w:hAnsi="TH SarabunPSK" w:cs="TH SarabunPSK" w:hint="cs"/>
          <w:cs/>
        </w:rPr>
        <w:t xml:space="preserve">) </w:t>
      </w:r>
      <w:r w:rsidRPr="00B60D70">
        <w:rPr>
          <w:rFonts w:ascii="TH SarabunPSK" w:hAnsi="TH SarabunPSK" w:cs="TH SarabunPSK" w:hint="cs"/>
          <w:cs/>
          <w:lang w:val="th-TH"/>
        </w:rPr>
        <w:t>และสะพานแบบต่าง</w:t>
      </w:r>
      <w:r w:rsidR="00D420AC" w:rsidRPr="00B60D70">
        <w:rPr>
          <w:rFonts w:ascii="TH SarabunPSK" w:hAnsi="TH SarabunPSK" w:cs="TH SarabunPSK" w:hint="cs"/>
          <w:cs/>
          <w:lang w:val="th-TH"/>
        </w:rPr>
        <w:t xml:space="preserve"> ๆ</w:t>
      </w:r>
      <w:r w:rsidRPr="00B60D70">
        <w:rPr>
          <w:rFonts w:ascii="TH SarabunPSK" w:hAnsi="TH SarabunPSK" w:cs="TH SarabunPSK" w:hint="cs"/>
          <w:cs/>
          <w:lang w:val="th-TH"/>
        </w:rPr>
        <w:t xml:space="preserve"> </w:t>
      </w:r>
      <w:r w:rsidRPr="00B60D70">
        <w:rPr>
          <w:rFonts w:ascii="TH SarabunPSK" w:hAnsi="TH SarabunPSK" w:cs="TH SarabunPSK" w:hint="cs"/>
          <w:cs/>
        </w:rPr>
        <w:t>(</w:t>
      </w:r>
      <w:r w:rsidRPr="00B60D70">
        <w:rPr>
          <w:rFonts w:ascii="TH SarabunPSK" w:hAnsi="TH SarabunPSK" w:cs="TH SarabunPSK" w:hint="cs"/>
          <w:cs/>
          <w:lang w:val="th-TH"/>
        </w:rPr>
        <w:t>สะพานขึง สะพานแขวน</w:t>
      </w:r>
      <w:r w:rsidRPr="00B60D70">
        <w:rPr>
          <w:rFonts w:ascii="TH SarabunPSK" w:hAnsi="TH SarabunPSK" w:cs="TH SarabunPSK" w:hint="cs"/>
          <w:cs/>
        </w:rPr>
        <w:t xml:space="preserve">) </w:t>
      </w:r>
      <w:r w:rsidRPr="00B60D70">
        <w:rPr>
          <w:rFonts w:ascii="TH SarabunPSK" w:hAnsi="TH SarabunPSK" w:cs="TH SarabunPSK" w:hint="cs"/>
          <w:cs/>
          <w:lang w:val="th-TH"/>
        </w:rPr>
        <w:t>ประวัติของการพัฒนาระบบโครงสร้างแบบต่าง</w:t>
      </w:r>
      <w:r w:rsidR="00D420AC" w:rsidRPr="00B60D70">
        <w:rPr>
          <w:rFonts w:ascii="TH SarabunPSK" w:hAnsi="TH SarabunPSK" w:cs="TH SarabunPSK" w:hint="cs"/>
          <w:cs/>
          <w:lang w:val="th-TH"/>
        </w:rPr>
        <w:t xml:space="preserve"> ๆ</w:t>
      </w:r>
      <w:r w:rsidRPr="00B60D70">
        <w:rPr>
          <w:rFonts w:ascii="TH SarabunPSK" w:hAnsi="TH SarabunPSK" w:cs="TH SarabunPSK" w:hint="cs"/>
          <w:cs/>
          <w:lang w:val="th-TH"/>
        </w:rPr>
        <w:t xml:space="preserve"> การเลือกใช้ชนิดและระบบของโครงสร้าง พฤติกรรมระยะ</w:t>
      </w:r>
      <w:r w:rsidRPr="00B60D70">
        <w:rPr>
          <w:rFonts w:ascii="TH SarabunPSK" w:hAnsi="TH SarabunPSK" w:cs="TH SarabunPSK" w:hint="cs"/>
          <w:cs/>
          <w:lang w:val="th-TH"/>
        </w:rPr>
        <w:lastRenderedPageBreak/>
        <w:t>สั้นและระยะยาวของโครงสร้าง</w:t>
      </w:r>
      <w:r w:rsidRPr="00B60D70">
        <w:rPr>
          <w:rFonts w:ascii="TH SarabunPSK" w:hAnsi="TH SarabunPSK" w:cs="TH SarabunPSK" w:hint="cs"/>
          <w:cs/>
        </w:rPr>
        <w:t xml:space="preserve"> (</w:t>
      </w:r>
      <w:r w:rsidRPr="00B60D70">
        <w:rPr>
          <w:rFonts w:ascii="TH SarabunPSK" w:hAnsi="TH SarabunPSK" w:cs="TH SarabunPSK" w:hint="cs"/>
          <w:cs/>
          <w:lang w:val="th-TH"/>
        </w:rPr>
        <w:t>หน่วยแรงคงค้าง</w:t>
      </w:r>
      <w:r w:rsidRPr="00B60D70">
        <w:rPr>
          <w:rFonts w:ascii="TH SarabunPSK" w:hAnsi="TH SarabunPSK" w:cs="TH SarabunPSK" w:hint="cs"/>
          <w:cs/>
        </w:rPr>
        <w:t xml:space="preserve"> </w:t>
      </w:r>
      <w:r w:rsidRPr="00B60D70">
        <w:rPr>
          <w:rFonts w:ascii="TH SarabunPSK" w:hAnsi="TH SarabunPSK" w:cs="TH SarabunPSK" w:hint="cs"/>
          <w:cs/>
          <w:lang w:val="th-TH"/>
        </w:rPr>
        <w:t>การโก่งตัวและการเสียรูปเนื่องจากน้ำหนักบรรทุกและการเปลี่ยนแปลงอุณหภูมิ การเสียรูปถาวร การคืบ ความล้า ความทนทานของโครงสร้าง</w:t>
      </w:r>
      <w:r w:rsidRPr="00B60D70">
        <w:rPr>
          <w:rFonts w:ascii="TH SarabunPSK" w:hAnsi="TH SarabunPSK" w:cs="TH SarabunPSK" w:hint="cs"/>
          <w:cs/>
        </w:rPr>
        <w:t xml:space="preserve">) </w:t>
      </w:r>
      <w:r w:rsidRPr="00B60D70">
        <w:rPr>
          <w:rFonts w:ascii="TH SarabunPSK" w:hAnsi="TH SarabunPSK" w:cs="TH SarabunPSK" w:hint="cs"/>
          <w:cs/>
          <w:lang w:val="th-TH"/>
        </w:rPr>
        <w:t>การซ่อมแซมและเสริมกำลังให้โครงสร้าง การใช้โปรแกรมคอมพิวเตอร์สร้างแบบจำลองอาคารสำหรับการวิเคราะห์และศึกษาพฤติกรรมของโครงสร้างอาคารภายใต้น้ำหนักบรรทุกแบบต่าง</w:t>
      </w:r>
      <w:r w:rsidR="00D420AC" w:rsidRPr="00B60D70">
        <w:rPr>
          <w:rFonts w:ascii="TH SarabunPSK" w:hAnsi="TH SarabunPSK" w:cs="TH SarabunPSK" w:hint="cs"/>
          <w:cs/>
          <w:lang w:val="th-TH"/>
        </w:rPr>
        <w:t xml:space="preserve"> ๆ</w:t>
      </w:r>
      <w:r w:rsidRPr="00B60D70">
        <w:rPr>
          <w:rFonts w:ascii="TH SarabunPSK" w:hAnsi="TH SarabunPSK" w:cs="TH SarabunPSK" w:hint="cs"/>
          <w:cs/>
          <w:lang w:val="th-TH"/>
        </w:rPr>
        <w:t xml:space="preserve"> การประยุกต์ใช้โปรแกรมคอมพิวเตอร์เพื่อการวิเคราะห์พฤติกรรมของแรงในโครงสร้าง</w:t>
      </w:r>
    </w:p>
    <w:p w14:paraId="110AFA1A" w14:textId="1BDB5EE5" w:rsidR="001A7F60" w:rsidRPr="00B60D70" w:rsidRDefault="001A7F60" w:rsidP="00D5065F">
      <w:pPr>
        <w:ind w:firstLine="720"/>
        <w:rPr>
          <w:rFonts w:ascii="TH SarabunPSK" w:hAnsi="TH SarabunPSK" w:cs="TH SarabunPSK"/>
        </w:rPr>
      </w:pPr>
      <w:r w:rsidRPr="00B60D70">
        <w:rPr>
          <w:rFonts w:ascii="TH SarabunPSK" w:hAnsi="TH SarabunPSK" w:cs="TH SarabunPSK" w:hint="cs"/>
        </w:rPr>
        <w:t xml:space="preserve">Reinforced concrete and steel structures, structural systems of buildings (i.e., moment frames, shear walls, roof trusses) and bridges (i.e., cable-stayed bridges, suspension bridges), history and development of structural systems, selection of structural system, short- and long-term behaviors of structures (i.e., residual stress, deflection and deformation of members due to external loads and temperature change, permanent deformation, creep, fatigue and fracture, durability of structures), repairing and strengthening of structures, modeling and analyzing of structures </w:t>
      </w:r>
      <w:r w:rsidR="00081CC2" w:rsidRPr="00B60D70">
        <w:rPr>
          <w:rFonts w:ascii="TH SarabunPSK" w:hAnsi="TH SarabunPSK" w:cs="TH SarabunPSK" w:hint="cs"/>
        </w:rPr>
        <w:t>subjected</w:t>
      </w:r>
      <w:r w:rsidRPr="00B60D70">
        <w:rPr>
          <w:rFonts w:ascii="TH SarabunPSK" w:hAnsi="TH SarabunPSK" w:cs="TH SarabunPSK" w:hint="cs"/>
        </w:rPr>
        <w:t xml:space="preserve"> to combined loading using computer.</w:t>
      </w:r>
    </w:p>
    <w:p w14:paraId="6D296945" w14:textId="7EC780D0" w:rsidR="001A7F60" w:rsidRPr="00B60D70" w:rsidRDefault="001A7F6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ผลลัพธ์การเรียนรู้ระดับรายวิชา</w:t>
      </w:r>
      <w:r w:rsidR="00BD7F9D" w:rsidRPr="00B60D70">
        <w:rPr>
          <w:rFonts w:ascii="TH SarabunPSK" w:hAnsi="TH SarabunPSK" w:cs="TH SarabunPSK" w:hint="cs"/>
          <w:b/>
          <w:bCs/>
          <w:cs/>
          <w:lang w:val="th-TH"/>
        </w:rPr>
        <w:t xml:space="preserve"> </w:t>
      </w:r>
    </w:p>
    <w:p w14:paraId="68B87FC0" w14:textId="4B7CFEEE" w:rsidR="001A7F60" w:rsidRPr="00B60D70" w:rsidRDefault="001A7F60" w:rsidP="00FF7D50">
      <w:pPr>
        <w:pStyle w:val="af9"/>
        <w:numPr>
          <w:ilvl w:val="0"/>
          <w:numId w:val="51"/>
        </w:numPr>
        <w:ind w:left="851" w:hanging="284"/>
        <w:rPr>
          <w:rFonts w:ascii="TH SarabunPSK" w:hAnsi="TH SarabunPSK" w:cs="TH SarabunPSK"/>
        </w:rPr>
      </w:pPr>
      <w:r w:rsidRPr="00B60D70">
        <w:rPr>
          <w:rFonts w:ascii="TH SarabunPSK" w:hAnsi="TH SarabunPSK" w:cs="TH SarabunPSK" w:hint="cs"/>
          <w:cs/>
          <w:lang w:val="th-TH"/>
        </w:rPr>
        <w:t>อธิบายความแตกต่างและแนวทางการเลือกใช้โครงสร้างชนิดต่าง</w:t>
      </w:r>
      <w:r w:rsidR="00D420AC" w:rsidRPr="00B60D70">
        <w:rPr>
          <w:rFonts w:ascii="TH SarabunPSK" w:hAnsi="TH SarabunPSK" w:cs="TH SarabunPSK" w:hint="cs"/>
          <w:cs/>
          <w:lang w:val="th-TH"/>
        </w:rPr>
        <w:t xml:space="preserve"> ๆ</w:t>
      </w:r>
    </w:p>
    <w:p w14:paraId="0909DEC4" w14:textId="0C6D33BC" w:rsidR="001A7F60" w:rsidRPr="00B60D70" w:rsidRDefault="001A7F60" w:rsidP="00FF7D50">
      <w:pPr>
        <w:pStyle w:val="af9"/>
        <w:numPr>
          <w:ilvl w:val="0"/>
          <w:numId w:val="51"/>
        </w:numPr>
        <w:ind w:left="851" w:hanging="284"/>
        <w:rPr>
          <w:rFonts w:ascii="TH SarabunPSK" w:hAnsi="TH SarabunPSK" w:cs="TH SarabunPSK"/>
        </w:rPr>
      </w:pPr>
      <w:r w:rsidRPr="00B60D70">
        <w:rPr>
          <w:rFonts w:ascii="TH SarabunPSK" w:hAnsi="TH SarabunPSK" w:cs="TH SarabunPSK" w:hint="cs"/>
          <w:cs/>
          <w:lang w:val="th-TH"/>
        </w:rPr>
        <w:t>อธิบายประวัติการพัฒนาและแนวทางการเลือกใช้ระบบโครงสร้างแบบต่าง</w:t>
      </w:r>
      <w:r w:rsidR="00D420AC" w:rsidRPr="00B60D70">
        <w:rPr>
          <w:rFonts w:ascii="TH SarabunPSK" w:hAnsi="TH SarabunPSK" w:cs="TH SarabunPSK" w:hint="cs"/>
          <w:cs/>
          <w:lang w:val="th-TH"/>
        </w:rPr>
        <w:t xml:space="preserve"> ๆ</w:t>
      </w:r>
      <w:r w:rsidRPr="00B60D70">
        <w:rPr>
          <w:rFonts w:ascii="TH SarabunPSK" w:hAnsi="TH SarabunPSK" w:cs="TH SarabunPSK" w:hint="cs"/>
          <w:cs/>
          <w:lang w:val="th-TH"/>
        </w:rPr>
        <w:t xml:space="preserve"> ได้</w:t>
      </w:r>
    </w:p>
    <w:p w14:paraId="5AB3BBE6" w14:textId="77777777" w:rsidR="001A7F60" w:rsidRPr="00B60D70" w:rsidRDefault="001A7F60" w:rsidP="00FF7D50">
      <w:pPr>
        <w:pStyle w:val="af9"/>
        <w:numPr>
          <w:ilvl w:val="0"/>
          <w:numId w:val="51"/>
        </w:numPr>
        <w:ind w:left="851" w:hanging="284"/>
        <w:rPr>
          <w:rFonts w:ascii="TH SarabunPSK" w:hAnsi="TH SarabunPSK" w:cs="TH SarabunPSK"/>
        </w:rPr>
      </w:pPr>
      <w:r w:rsidRPr="00B60D70">
        <w:rPr>
          <w:rFonts w:ascii="TH SarabunPSK" w:hAnsi="TH SarabunPSK" w:cs="TH SarabunPSK" w:hint="cs"/>
          <w:cs/>
          <w:lang w:val="th-TH"/>
        </w:rPr>
        <w:t>อธิบายการเปลี่ยนแปลงพฤติกรรมโครงสร้างในระยะสั้นและระยะยาว ภายใต้แรงกระทำและสภาวะแวดล้อมได้</w:t>
      </w:r>
    </w:p>
    <w:p w14:paraId="3C3C5753" w14:textId="6E18CC19" w:rsidR="001A7F60" w:rsidRPr="00B60D70" w:rsidRDefault="001A7F60" w:rsidP="00FF7D50">
      <w:pPr>
        <w:pStyle w:val="af9"/>
        <w:numPr>
          <w:ilvl w:val="0"/>
          <w:numId w:val="51"/>
        </w:numPr>
        <w:ind w:left="851" w:hanging="284"/>
        <w:rPr>
          <w:rFonts w:ascii="TH SarabunPSK" w:hAnsi="TH SarabunPSK" w:cs="TH SarabunPSK"/>
        </w:rPr>
      </w:pPr>
      <w:r w:rsidRPr="00B60D70">
        <w:rPr>
          <w:rFonts w:ascii="TH SarabunPSK" w:hAnsi="TH SarabunPSK" w:cs="TH SarabunPSK" w:hint="cs"/>
          <w:cs/>
          <w:lang w:val="th-TH"/>
        </w:rPr>
        <w:t>ใช้โปรแกรมคอมพิวเตอร์สร้างแบบจำลองอาคารสำหรับการวิเคราะห์และศึกษาพฤติกรรมของโครงสร้างอาคารภายใต้น้ำหนักบรรทุกแบบต่าง</w:t>
      </w:r>
      <w:r w:rsidR="00D420AC" w:rsidRPr="00B60D70">
        <w:rPr>
          <w:rFonts w:ascii="TH SarabunPSK" w:hAnsi="TH SarabunPSK" w:cs="TH SarabunPSK" w:hint="cs"/>
          <w:cs/>
          <w:lang w:val="th-TH"/>
        </w:rPr>
        <w:t xml:space="preserve"> ๆ</w:t>
      </w:r>
      <w:r w:rsidRPr="00B60D70">
        <w:rPr>
          <w:rFonts w:ascii="TH SarabunPSK" w:hAnsi="TH SarabunPSK" w:cs="TH SarabunPSK" w:hint="cs"/>
          <w:cs/>
          <w:lang w:val="th-TH"/>
        </w:rPr>
        <w:t xml:space="preserve"> ได้</w:t>
      </w:r>
    </w:p>
    <w:p w14:paraId="71EECCC9" w14:textId="77777777" w:rsidR="001A7F60" w:rsidRPr="00B60D70" w:rsidRDefault="001A7F60" w:rsidP="00FF7D50">
      <w:pPr>
        <w:pStyle w:val="af9"/>
        <w:numPr>
          <w:ilvl w:val="0"/>
          <w:numId w:val="51"/>
        </w:numPr>
        <w:ind w:left="851" w:hanging="284"/>
        <w:rPr>
          <w:rFonts w:ascii="TH SarabunPSK" w:hAnsi="TH SarabunPSK" w:cs="TH SarabunPSK"/>
        </w:rPr>
      </w:pPr>
      <w:r w:rsidRPr="00B60D70">
        <w:rPr>
          <w:rFonts w:ascii="TH SarabunPSK" w:hAnsi="TH SarabunPSK" w:cs="TH SarabunPSK" w:hint="cs"/>
          <w:cs/>
          <w:lang w:val="th-TH"/>
        </w:rPr>
        <w:t>อธิบายแนวคิดในการซ่อมแซมและเสริมกำลังให้กับโครงสร้างได้</w:t>
      </w:r>
    </w:p>
    <w:p w14:paraId="5BEE1FE4" w14:textId="77777777" w:rsidR="001A7F60" w:rsidRPr="00B60D70" w:rsidRDefault="001A7F60" w:rsidP="00592146">
      <w:pPr>
        <w:rPr>
          <w:rFonts w:ascii="TH SarabunPSK" w:hAnsi="TH SarabunPSK" w:cs="TH SarabunPSK"/>
        </w:rPr>
      </w:pPr>
    </w:p>
    <w:p w14:paraId="08ED1C92" w14:textId="749CAA5D" w:rsidR="001A7F60" w:rsidRPr="00B60D70" w:rsidRDefault="00B91175" w:rsidP="00D5065F">
      <w:pPr>
        <w:pStyle w:val="3"/>
        <w:numPr>
          <w:ilvl w:val="0"/>
          <w:numId w:val="0"/>
        </w:numPr>
        <w:shd w:val="clear" w:color="auto" w:fill="D9D9D9" w:themeFill="background1" w:themeFillShade="D9"/>
        <w:tabs>
          <w:tab w:val="left" w:pos="1134"/>
          <w:tab w:val="left" w:pos="2127"/>
          <w:tab w:val="left" w:pos="7938"/>
        </w:tabs>
        <w:ind w:left="1134" w:hanging="1134"/>
        <w:rPr>
          <w:rFonts w:ascii="TH SarabunPSK" w:hAnsi="TH SarabunPSK" w:cs="TH SarabunPSK"/>
        </w:rPr>
      </w:pPr>
      <w:bookmarkStart w:id="783" w:name="_Toc179246123"/>
      <w:bookmarkStart w:id="784" w:name="_Toc179656504"/>
      <w:bookmarkStart w:id="785" w:name="_Toc180609584"/>
      <w:bookmarkStart w:id="786" w:name="_Toc191634197"/>
      <w:r w:rsidRPr="00B60D70">
        <w:rPr>
          <w:rFonts w:ascii="TH SarabunPSK" w:hAnsi="TH SarabunPSK" w:cs="TH SarabunPSK" w:hint="cs"/>
        </w:rPr>
        <w:t xml:space="preserve">CTE </w:t>
      </w:r>
      <w:r w:rsidR="001A7F60" w:rsidRPr="00B60D70">
        <w:rPr>
          <w:rFonts w:ascii="TH SarabunPSK" w:hAnsi="TH SarabunPSK" w:cs="TH SarabunPSK" w:hint="cs"/>
        </w:rPr>
        <w:t xml:space="preserve">318 </w:t>
      </w:r>
      <w:r w:rsidR="00D5065F" w:rsidRPr="00B60D70">
        <w:rPr>
          <w:rFonts w:ascii="TH SarabunPSK" w:hAnsi="TH SarabunPSK" w:cs="TH SarabunPSK" w:hint="cs"/>
          <w:cs/>
        </w:rPr>
        <w:tab/>
      </w:r>
      <w:r w:rsidR="001A7F60" w:rsidRPr="00B60D70">
        <w:rPr>
          <w:rFonts w:ascii="TH SarabunPSK" w:hAnsi="TH SarabunPSK" w:cs="TH SarabunPSK" w:hint="cs"/>
          <w:cs/>
        </w:rPr>
        <w:t>การตรวจสอบและการซ่อมบำรุงอาคาร</w:t>
      </w:r>
      <w:r w:rsidR="001A7F60" w:rsidRPr="00B60D70">
        <w:rPr>
          <w:rFonts w:ascii="TH SarabunPSK" w:hAnsi="TH SarabunPSK" w:cs="TH SarabunPSK" w:hint="cs"/>
          <w:cs/>
        </w:rPr>
        <w:tab/>
      </w:r>
      <w:r w:rsidR="001A7F60" w:rsidRPr="00B60D70">
        <w:rPr>
          <w:rFonts w:ascii="TH SarabunPSK" w:hAnsi="TH SarabunPSK" w:cs="TH SarabunPSK" w:hint="cs"/>
        </w:rPr>
        <w:t>3</w:t>
      </w:r>
      <w:r w:rsidR="001A7F60" w:rsidRPr="00B60D70">
        <w:rPr>
          <w:rFonts w:ascii="TH SarabunPSK" w:hAnsi="TH SarabunPSK" w:cs="TH SarabunPSK" w:hint="cs"/>
          <w:cs/>
        </w:rPr>
        <w:t xml:space="preserve"> </w:t>
      </w:r>
      <w:r w:rsidR="001A7F60" w:rsidRPr="00B60D70">
        <w:rPr>
          <w:rFonts w:ascii="TH SarabunPSK" w:hAnsi="TH SarabunPSK" w:cs="TH SarabunPSK" w:hint="cs"/>
        </w:rPr>
        <w:t>(3-0-6)</w:t>
      </w:r>
      <w:bookmarkEnd w:id="783"/>
      <w:bookmarkEnd w:id="784"/>
      <w:bookmarkEnd w:id="785"/>
      <w:bookmarkEnd w:id="786"/>
    </w:p>
    <w:p w14:paraId="0B6DCADC" w14:textId="77777777" w:rsidR="001A7F60" w:rsidRPr="00B60D70" w:rsidRDefault="001A7F60" w:rsidP="00D5065F">
      <w:pPr>
        <w:shd w:val="clear" w:color="auto" w:fill="D9D9D9" w:themeFill="background1" w:themeFillShade="D9"/>
        <w:tabs>
          <w:tab w:val="left" w:pos="1134"/>
        </w:tabs>
        <w:rPr>
          <w:rFonts w:ascii="TH SarabunPSK" w:hAnsi="TH SarabunPSK" w:cs="TH SarabunPSK"/>
        </w:rPr>
      </w:pPr>
      <w:r w:rsidRPr="00B60D70">
        <w:rPr>
          <w:rFonts w:ascii="TH SarabunPSK" w:hAnsi="TH SarabunPSK" w:cs="TH SarabunPSK" w:hint="cs"/>
          <w:cs/>
        </w:rPr>
        <w:tab/>
      </w:r>
      <w:r w:rsidRPr="00B60D70">
        <w:rPr>
          <w:rFonts w:ascii="TH SarabunPSK" w:hAnsi="TH SarabunPSK" w:cs="TH SarabunPSK" w:hint="cs"/>
          <w:b/>
          <w:bCs/>
        </w:rPr>
        <w:t>(Building inspection and maintenance)</w:t>
      </w:r>
    </w:p>
    <w:p w14:paraId="0E0C07C8" w14:textId="7E040B7B" w:rsidR="001A7F60" w:rsidRPr="00B60D70" w:rsidRDefault="001A7F60" w:rsidP="00592146">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1C7B03" w:rsidRPr="00B60D70">
        <w:rPr>
          <w:rFonts w:ascii="TH SarabunPSK" w:hAnsi="TH SarabunPSK" w:cs="TH SarabunPSK" w:hint="cs"/>
          <w:cs/>
        </w:rPr>
        <w:t>ไม่มี</w:t>
      </w:r>
    </w:p>
    <w:p w14:paraId="7E933D6C" w14:textId="2585AD9D" w:rsidR="001A7F60" w:rsidRPr="00B60D70" w:rsidRDefault="001A7F60" w:rsidP="00D5065F">
      <w:pPr>
        <w:ind w:firstLine="720"/>
        <w:rPr>
          <w:rFonts w:ascii="TH SarabunPSK" w:hAnsi="TH SarabunPSK" w:cs="TH SarabunPSK"/>
        </w:rPr>
      </w:pPr>
      <w:r w:rsidRPr="00B60D70">
        <w:rPr>
          <w:rFonts w:ascii="TH SarabunPSK" w:hAnsi="TH SarabunPSK" w:cs="TH SarabunPSK" w:hint="cs"/>
          <w:cs/>
          <w:lang w:val="th-TH"/>
        </w:rPr>
        <w:t xml:space="preserve">หลักการและกระบวนการในการตรวจสอบและซ่อมบำรุงอาคาร การวิเคราะห์และประเมินสภาพอาคารการตรวจสอบโครงสร้างและส่วนประกอบของอาคาร การตรวจสอบระบบสาธารณูปโภคภายในอาคาร </w:t>
      </w:r>
      <w:r w:rsidRPr="00B60D70">
        <w:rPr>
          <w:rFonts w:ascii="TH SarabunPSK" w:hAnsi="TH SarabunPSK" w:cs="TH SarabunPSK" w:hint="cs"/>
          <w:cs/>
        </w:rPr>
        <w:t>(</w:t>
      </w:r>
      <w:r w:rsidRPr="00B60D70">
        <w:rPr>
          <w:rFonts w:ascii="TH SarabunPSK" w:hAnsi="TH SarabunPSK" w:cs="TH SarabunPSK" w:hint="cs"/>
          <w:cs/>
          <w:lang w:val="th-TH"/>
        </w:rPr>
        <w:t>ไฟฟ้า</w:t>
      </w:r>
      <w:r w:rsidRPr="00B60D70">
        <w:rPr>
          <w:rFonts w:ascii="TH SarabunPSK" w:hAnsi="TH SarabunPSK" w:cs="TH SarabunPSK" w:hint="cs"/>
        </w:rPr>
        <w:t xml:space="preserve"> </w:t>
      </w:r>
      <w:r w:rsidRPr="00B60D70">
        <w:rPr>
          <w:rFonts w:ascii="TH SarabunPSK" w:hAnsi="TH SarabunPSK" w:cs="TH SarabunPSK" w:hint="cs"/>
          <w:cs/>
          <w:lang w:val="th-TH"/>
        </w:rPr>
        <w:t>ประปา</w:t>
      </w:r>
      <w:r w:rsidRPr="00B60D70">
        <w:rPr>
          <w:rFonts w:ascii="TH SarabunPSK" w:hAnsi="TH SarabunPSK" w:cs="TH SarabunPSK" w:hint="cs"/>
        </w:rPr>
        <w:t xml:space="preserve"> </w:t>
      </w:r>
      <w:r w:rsidRPr="00B60D70">
        <w:rPr>
          <w:rFonts w:ascii="TH SarabunPSK" w:hAnsi="TH SarabunPSK" w:cs="TH SarabunPSK" w:hint="cs"/>
          <w:cs/>
          <w:lang w:val="th-TH"/>
        </w:rPr>
        <w:t>ท่อน้ำ</w:t>
      </w:r>
      <w:r w:rsidRPr="00B60D70">
        <w:rPr>
          <w:rFonts w:ascii="TH SarabunPSK" w:hAnsi="TH SarabunPSK" w:cs="TH SarabunPSK" w:hint="cs"/>
          <w:cs/>
        </w:rPr>
        <w:t xml:space="preserve">) </w:t>
      </w:r>
      <w:r w:rsidRPr="00B60D70">
        <w:rPr>
          <w:rFonts w:ascii="TH SarabunPSK" w:hAnsi="TH SarabunPSK" w:cs="TH SarabunPSK" w:hint="cs"/>
          <w:cs/>
          <w:lang w:val="th-TH"/>
        </w:rPr>
        <w:t>หลักการวิเคราะห์และประเมินสภาพอาคาร การดูแลรักษาอาคารเพื่อรักษาความทนทานและประสิทธิภาพของสิ่งก่อสร้างในระยะยาว การเลือกใช้วัสดุและเครื่องมือที่เหมาะสมในการซ่อมบำรุง วิธีการบำรุงรักษาและซ่อมแซมอาคาร การตรวจสอบและวางแผนการซ่อมบำรุงอาคาร</w:t>
      </w:r>
    </w:p>
    <w:p w14:paraId="71A85A28" w14:textId="77777777" w:rsidR="001A7F60" w:rsidRPr="00B60D70" w:rsidRDefault="001A7F60" w:rsidP="00D5065F">
      <w:pPr>
        <w:ind w:firstLine="720"/>
        <w:rPr>
          <w:rFonts w:ascii="TH SarabunPSK" w:hAnsi="TH SarabunPSK" w:cs="TH SarabunPSK"/>
        </w:rPr>
      </w:pPr>
      <w:r w:rsidRPr="00B60D70">
        <w:rPr>
          <w:rFonts w:ascii="TH SarabunPSK" w:hAnsi="TH SarabunPSK" w:cs="TH SarabunPSK" w:hint="cs"/>
        </w:rPr>
        <w:t xml:space="preserve">Principles and processes for building inspection and maintenance. Analysis and assessment of building conditions, inspection of building structures and components. Inspection of utility systems within buildings (electricity, water supply, water pipes). Principles </w:t>
      </w:r>
      <w:r w:rsidRPr="00B60D70">
        <w:rPr>
          <w:rFonts w:ascii="TH SarabunPSK" w:hAnsi="TH SarabunPSK" w:cs="TH SarabunPSK" w:hint="cs"/>
        </w:rPr>
        <w:lastRenderedPageBreak/>
        <w:t>of analyzing and evaluating building conditions. Maintaining buildings to maintain their long-term durability and performance. Selecting appropriate materials and tools for maintenance How to maintain and repair buildings Building maintenance inspection and planning</w:t>
      </w:r>
      <w:r w:rsidRPr="00B60D70">
        <w:rPr>
          <w:rFonts w:ascii="TH SarabunPSK" w:hAnsi="TH SarabunPSK" w:cs="TH SarabunPSK" w:hint="cs"/>
          <w:cs/>
        </w:rPr>
        <w:t>.</w:t>
      </w:r>
    </w:p>
    <w:p w14:paraId="7035F01C" w14:textId="77777777" w:rsidR="001A7F60" w:rsidRPr="00B60D70" w:rsidRDefault="001A7F6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60495E1A" w14:textId="77777777" w:rsidR="001A7F60" w:rsidRPr="00B60D70" w:rsidRDefault="001A7F60" w:rsidP="00FF7D50">
      <w:pPr>
        <w:pStyle w:val="af9"/>
        <w:numPr>
          <w:ilvl w:val="0"/>
          <w:numId w:val="60"/>
        </w:numPr>
        <w:rPr>
          <w:rFonts w:ascii="TH SarabunPSK" w:hAnsi="TH SarabunPSK" w:cs="TH SarabunPSK"/>
          <w:b/>
          <w:bCs/>
        </w:rPr>
      </w:pPr>
      <w:r w:rsidRPr="00B60D70">
        <w:rPr>
          <w:rFonts w:ascii="TH SarabunPSK" w:hAnsi="TH SarabunPSK" w:cs="TH SarabunPSK" w:hint="cs"/>
          <w:cs/>
          <w:lang w:val="th-TH"/>
        </w:rPr>
        <w:t>อธิบายวิธีการซ่อมบำรุงอาคารได้อย่างถูกต้องตามหลักการทางวิศวกรรมโยธา</w:t>
      </w:r>
    </w:p>
    <w:p w14:paraId="2EF67F3E" w14:textId="77777777" w:rsidR="001A7F60" w:rsidRPr="00B60D70" w:rsidRDefault="001A7F60" w:rsidP="00592146">
      <w:pPr>
        <w:rPr>
          <w:rFonts w:ascii="TH SarabunPSK" w:hAnsi="TH SarabunPSK" w:cs="TH SarabunPSK"/>
        </w:rPr>
      </w:pPr>
    </w:p>
    <w:p w14:paraId="2E57F911" w14:textId="41A9908C" w:rsidR="009E6917" w:rsidRPr="00B60D70" w:rsidRDefault="00B91175" w:rsidP="00D5065F">
      <w:pPr>
        <w:pStyle w:val="3"/>
        <w:numPr>
          <w:ilvl w:val="0"/>
          <w:numId w:val="0"/>
        </w:numPr>
        <w:shd w:val="clear" w:color="auto" w:fill="D9D9D9" w:themeFill="background1" w:themeFillShade="D9"/>
        <w:tabs>
          <w:tab w:val="left" w:pos="1134"/>
          <w:tab w:val="left" w:pos="2127"/>
          <w:tab w:val="left" w:pos="7938"/>
        </w:tabs>
        <w:ind w:left="1134" w:hanging="1134"/>
        <w:rPr>
          <w:rFonts w:ascii="TH SarabunPSK" w:hAnsi="TH SarabunPSK" w:cs="TH SarabunPSK"/>
        </w:rPr>
      </w:pPr>
      <w:bookmarkStart w:id="787" w:name="_Toc179246124"/>
      <w:bookmarkStart w:id="788" w:name="_Toc179656505"/>
      <w:bookmarkStart w:id="789" w:name="_Toc180609585"/>
      <w:bookmarkStart w:id="790" w:name="_Toc191634198"/>
      <w:r w:rsidRPr="00B60D70">
        <w:rPr>
          <w:rFonts w:ascii="TH SarabunPSK" w:hAnsi="TH SarabunPSK" w:cs="TH SarabunPSK" w:hint="cs"/>
        </w:rPr>
        <w:t xml:space="preserve">CTE </w:t>
      </w:r>
      <w:r w:rsidR="00D756E0" w:rsidRPr="00B60D70">
        <w:rPr>
          <w:rFonts w:ascii="TH SarabunPSK" w:hAnsi="TH SarabunPSK" w:cs="TH SarabunPSK" w:hint="cs"/>
          <w:cs/>
        </w:rPr>
        <w:t>32</w:t>
      </w:r>
      <w:r w:rsidR="00D756E0" w:rsidRPr="00B60D70">
        <w:rPr>
          <w:rFonts w:ascii="TH SarabunPSK" w:hAnsi="TH SarabunPSK" w:cs="TH SarabunPSK" w:hint="cs"/>
        </w:rPr>
        <w:t>6</w:t>
      </w:r>
      <w:r w:rsidR="00D756E0" w:rsidRPr="00B60D70">
        <w:rPr>
          <w:rFonts w:ascii="TH SarabunPSK" w:hAnsi="TH SarabunPSK" w:cs="TH SarabunPSK" w:hint="cs"/>
          <w:cs/>
        </w:rPr>
        <w:t xml:space="preserve"> </w:t>
      </w:r>
      <w:r w:rsidR="00D5065F" w:rsidRPr="00B60D70">
        <w:rPr>
          <w:rFonts w:ascii="TH SarabunPSK" w:hAnsi="TH SarabunPSK" w:cs="TH SarabunPSK" w:hint="cs"/>
          <w:cs/>
        </w:rPr>
        <w:tab/>
      </w:r>
      <w:r w:rsidR="00D756E0" w:rsidRPr="00B60D70">
        <w:rPr>
          <w:rFonts w:ascii="TH SarabunPSK" w:hAnsi="TH SarabunPSK" w:cs="TH SarabunPSK" w:hint="cs"/>
          <w:cs/>
        </w:rPr>
        <w:t>อุปกรณ์และงานระบบภายในอาคาร</w:t>
      </w:r>
      <w:r w:rsidR="00D756E0" w:rsidRPr="00B60D70">
        <w:rPr>
          <w:rFonts w:ascii="TH SarabunPSK" w:hAnsi="TH SarabunPSK" w:cs="TH SarabunPSK" w:hint="cs"/>
          <w:cs/>
        </w:rPr>
        <w:tab/>
      </w:r>
      <w:r w:rsidR="00D756E0" w:rsidRPr="00B60D70">
        <w:rPr>
          <w:rFonts w:ascii="TH SarabunPSK" w:hAnsi="TH SarabunPSK" w:cs="TH SarabunPSK" w:hint="cs"/>
        </w:rPr>
        <w:t>3</w:t>
      </w:r>
      <w:r w:rsidR="00D756E0" w:rsidRPr="00B60D70">
        <w:rPr>
          <w:rFonts w:ascii="TH SarabunPSK" w:hAnsi="TH SarabunPSK" w:cs="TH SarabunPSK" w:hint="cs"/>
          <w:cs/>
        </w:rPr>
        <w:t xml:space="preserve"> </w:t>
      </w:r>
      <w:r w:rsidR="00D756E0" w:rsidRPr="00B60D70">
        <w:rPr>
          <w:rFonts w:ascii="TH SarabunPSK" w:hAnsi="TH SarabunPSK" w:cs="TH SarabunPSK" w:hint="cs"/>
        </w:rPr>
        <w:t>(3-0-6)</w:t>
      </w:r>
      <w:bookmarkEnd w:id="787"/>
      <w:bookmarkEnd w:id="788"/>
      <w:bookmarkEnd w:id="789"/>
      <w:bookmarkEnd w:id="790"/>
    </w:p>
    <w:p w14:paraId="7FFAD28B" w14:textId="77777777" w:rsidR="009E6917" w:rsidRPr="00B60D70" w:rsidRDefault="00D756E0" w:rsidP="00D5065F">
      <w:pPr>
        <w:shd w:val="clear" w:color="auto" w:fill="D9D9D9" w:themeFill="background1" w:themeFillShade="D9"/>
        <w:tabs>
          <w:tab w:val="left" w:pos="1134"/>
        </w:tabs>
        <w:rPr>
          <w:rFonts w:ascii="TH SarabunPSK" w:hAnsi="TH SarabunPSK" w:cs="TH SarabunPSK"/>
        </w:rPr>
      </w:pPr>
      <w:r w:rsidRPr="00B60D70">
        <w:rPr>
          <w:rFonts w:ascii="TH SarabunPSK" w:hAnsi="TH SarabunPSK" w:cs="TH SarabunPSK" w:hint="cs"/>
          <w:cs/>
        </w:rPr>
        <w:tab/>
      </w:r>
      <w:r w:rsidRPr="00B60D70">
        <w:rPr>
          <w:rFonts w:ascii="TH SarabunPSK" w:hAnsi="TH SarabunPSK" w:cs="TH SarabunPSK" w:hint="cs"/>
          <w:b/>
          <w:bCs/>
          <w:shd w:val="clear" w:color="auto" w:fill="D9D9D9" w:themeFill="background1" w:themeFillShade="D9"/>
        </w:rPr>
        <w:t>(Equipment and systems within the building)</w:t>
      </w:r>
    </w:p>
    <w:p w14:paraId="546C28BD" w14:textId="3FFBA092" w:rsidR="009E6917" w:rsidRPr="00B60D70" w:rsidRDefault="00D756E0" w:rsidP="00592146">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00D5065F" w:rsidRPr="00B60D70">
        <w:rPr>
          <w:rFonts w:ascii="TH SarabunPSK" w:hAnsi="TH SarabunPSK" w:cs="TH SarabunPSK" w:hint="cs"/>
          <w:cs/>
        </w:rPr>
        <w:t xml:space="preserve"> ไม่มี</w:t>
      </w:r>
      <w:r w:rsidRPr="00B60D70">
        <w:rPr>
          <w:rFonts w:ascii="TH SarabunPSK" w:hAnsi="TH SarabunPSK" w:cs="TH SarabunPSK" w:hint="cs"/>
          <w:cs/>
        </w:rPr>
        <w:t xml:space="preserve"> </w:t>
      </w:r>
    </w:p>
    <w:p w14:paraId="5463B972" w14:textId="25320CC7" w:rsidR="009E6917" w:rsidRPr="00B60D70" w:rsidRDefault="00D756E0" w:rsidP="00D5065F">
      <w:pPr>
        <w:ind w:firstLine="720"/>
        <w:rPr>
          <w:rFonts w:ascii="TH SarabunPSK" w:hAnsi="TH SarabunPSK" w:cs="TH SarabunPSK"/>
        </w:rPr>
      </w:pPr>
      <w:r w:rsidRPr="00B60D70">
        <w:rPr>
          <w:rFonts w:ascii="TH SarabunPSK" w:hAnsi="TH SarabunPSK" w:cs="TH SarabunPSK" w:hint="cs"/>
          <w:cs/>
          <w:lang w:val="th-TH"/>
        </w:rPr>
        <w:t>ระบบน้ำภายในอาคาร ระบบน้ำใช้ ระบบน้ำเสีย ระบบบำบัดน้ำเสียภายในอาคาร ระบบสุขภัณฑ์ การติดตั้งระบบน้ำและอุปกรณ์ของระบบบำบัดน้ำและสิ่งปฏิกูล การติดตั้งท่อระบายน้ำ อุปกรณ์สุขภัณฑ์ เช่น ฝักบัว</w:t>
      </w:r>
      <w:r w:rsidRPr="00B60D70">
        <w:rPr>
          <w:rFonts w:ascii="TH SarabunPSK" w:hAnsi="TH SarabunPSK" w:cs="TH SarabunPSK" w:hint="cs"/>
        </w:rPr>
        <w:t xml:space="preserve"> </w:t>
      </w:r>
      <w:r w:rsidRPr="00B60D70">
        <w:rPr>
          <w:rFonts w:ascii="TH SarabunPSK" w:hAnsi="TH SarabunPSK" w:cs="TH SarabunPSK" w:hint="cs"/>
          <w:cs/>
          <w:lang w:val="th-TH"/>
        </w:rPr>
        <w:t>อ่างล้างหน้า ฯลฯ</w:t>
      </w:r>
      <w:r w:rsidRPr="00B60D70">
        <w:rPr>
          <w:rFonts w:ascii="TH SarabunPSK" w:hAnsi="TH SarabunPSK" w:cs="TH SarabunPSK" w:hint="cs"/>
          <w:b/>
          <w:bCs/>
          <w:cs/>
        </w:rPr>
        <w:t xml:space="preserve"> </w:t>
      </w:r>
      <w:r w:rsidRPr="00B60D70">
        <w:rPr>
          <w:rFonts w:ascii="TH SarabunPSK" w:hAnsi="TH SarabunPSK" w:cs="TH SarabunPSK" w:hint="cs"/>
          <w:cs/>
          <w:lang w:val="th-TH"/>
        </w:rPr>
        <w:t>การออกแบบและจัดการระบบแสงภายในอาคาร การวางแผนและออกแบบระบบแสงที่เหมาะสมในอาคารเลือกใช้แหล่งแสงที่เหมาะสม</w:t>
      </w:r>
      <w:r w:rsidRPr="00B60D70">
        <w:rPr>
          <w:rFonts w:ascii="TH SarabunPSK" w:hAnsi="TH SarabunPSK" w:cs="TH SarabunPSK" w:hint="cs"/>
        </w:rPr>
        <w:t xml:space="preserve"> </w:t>
      </w:r>
      <w:r w:rsidRPr="00B60D70">
        <w:rPr>
          <w:rFonts w:ascii="TH SarabunPSK" w:hAnsi="TH SarabunPSK" w:cs="TH SarabunPSK" w:hint="cs"/>
          <w:cs/>
          <w:lang w:val="th-TH"/>
        </w:rPr>
        <w:t>การวางแผนการกระจายแสงในพื้นที่ต่าง</w:t>
      </w:r>
      <w:r w:rsidR="00D420AC" w:rsidRPr="00B60D70">
        <w:rPr>
          <w:rFonts w:ascii="TH SarabunPSK" w:hAnsi="TH SarabunPSK" w:cs="TH SarabunPSK" w:hint="cs"/>
          <w:cs/>
          <w:lang w:val="th-TH"/>
        </w:rPr>
        <w:t xml:space="preserve"> ๆ</w:t>
      </w:r>
      <w:r w:rsidRPr="00B60D70">
        <w:rPr>
          <w:rFonts w:ascii="TH SarabunPSK" w:hAnsi="TH SarabunPSK" w:cs="TH SarabunPSK" w:hint="cs"/>
        </w:rPr>
        <w:t xml:space="preserve"> </w:t>
      </w:r>
      <w:r w:rsidRPr="00B60D70">
        <w:rPr>
          <w:rFonts w:ascii="TH SarabunPSK" w:hAnsi="TH SarabunPSK" w:cs="TH SarabunPSK" w:hint="cs"/>
          <w:cs/>
          <w:lang w:val="th-TH"/>
        </w:rPr>
        <w:t xml:space="preserve">การใช้เทคโนโลยี </w:t>
      </w:r>
      <w:r w:rsidRPr="00B60D70">
        <w:rPr>
          <w:rFonts w:ascii="TH SarabunPSK" w:hAnsi="TH SarabunPSK" w:cs="TH SarabunPSK" w:hint="cs"/>
        </w:rPr>
        <w:t xml:space="preserve">LED </w:t>
      </w:r>
      <w:r w:rsidRPr="00B60D70">
        <w:rPr>
          <w:rFonts w:ascii="TH SarabunPSK" w:hAnsi="TH SarabunPSK" w:cs="TH SarabunPSK" w:hint="cs"/>
          <w:cs/>
          <w:lang w:val="th-TH"/>
        </w:rPr>
        <w:t>และระบบควบคุมอัตโนมัติ</w:t>
      </w:r>
      <w:r w:rsidRPr="00B60D70">
        <w:rPr>
          <w:rFonts w:ascii="TH SarabunPSK" w:hAnsi="TH SarabunPSK" w:cs="TH SarabunPSK" w:hint="cs"/>
        </w:rPr>
        <w:t xml:space="preserve"> </w:t>
      </w:r>
      <w:r w:rsidRPr="00B60D70">
        <w:rPr>
          <w:rFonts w:ascii="TH SarabunPSK" w:hAnsi="TH SarabunPSK" w:cs="TH SarabunPSK" w:hint="cs"/>
          <w:cs/>
          <w:lang w:val="th-TH"/>
        </w:rPr>
        <w:t>การปรับแต่งสีแส</w:t>
      </w:r>
      <w:r w:rsidR="00BA0684" w:rsidRPr="00B60D70">
        <w:rPr>
          <w:rFonts w:ascii="TH SarabunPSK" w:hAnsi="TH SarabunPSK" w:cs="TH SarabunPSK" w:hint="cs"/>
          <w:cs/>
          <w:lang w:val="th-TH"/>
        </w:rPr>
        <w:t>ง</w:t>
      </w:r>
      <w:r w:rsidRPr="00B60D70">
        <w:rPr>
          <w:rFonts w:ascii="TH SarabunPSK" w:hAnsi="TH SarabunPSK" w:cs="TH SarabunPSK" w:hint="cs"/>
        </w:rPr>
        <w:t xml:space="preserve"> </w:t>
      </w:r>
      <w:r w:rsidRPr="00B60D70">
        <w:rPr>
          <w:rFonts w:ascii="TH SarabunPSK" w:hAnsi="TH SarabunPSK" w:cs="TH SarabunPSK" w:hint="cs"/>
          <w:cs/>
          <w:lang w:val="th-TH"/>
        </w:rPr>
        <w:t>และการประหยัดพลังงาน</w:t>
      </w:r>
      <w:r w:rsidRPr="00B60D70">
        <w:rPr>
          <w:rFonts w:ascii="TH SarabunPSK" w:hAnsi="TH SarabunPSK" w:cs="TH SarabunPSK" w:hint="cs"/>
          <w:cs/>
        </w:rPr>
        <w:t xml:space="preserve"> </w:t>
      </w:r>
      <w:r w:rsidRPr="00B60D70">
        <w:rPr>
          <w:rFonts w:ascii="TH SarabunPSK" w:hAnsi="TH SarabunPSK" w:cs="TH SarabunPSK" w:hint="cs"/>
          <w:cs/>
          <w:lang w:val="th-TH"/>
        </w:rPr>
        <w:t>พื้นฐานการติดตั้งระบบแสงสว่างภายในอาคาร ระบบไฟฟ้าภายในอาคารและอุปกรณ์ประกอบ ทฤษฎีพื้นฐานของ</w:t>
      </w:r>
      <w:proofErr w:type="spellStart"/>
      <w:r w:rsidRPr="00B60D70">
        <w:rPr>
          <w:rFonts w:ascii="TH SarabunPSK" w:hAnsi="TH SarabunPSK" w:cs="TH SarabunPSK" w:hint="cs"/>
          <w:cs/>
          <w:lang w:val="th-TH"/>
        </w:rPr>
        <w:t>ลิฟท์</w:t>
      </w:r>
      <w:proofErr w:type="spellEnd"/>
      <w:r w:rsidRPr="00B60D70">
        <w:rPr>
          <w:rFonts w:ascii="TH SarabunPSK" w:hAnsi="TH SarabunPSK" w:cs="TH SarabunPSK" w:hint="cs"/>
          <w:cs/>
          <w:lang w:val="th-TH"/>
        </w:rPr>
        <w:t>และบันไดเลื่อน หลักการทำงานของ</w:t>
      </w:r>
      <w:proofErr w:type="spellStart"/>
      <w:r w:rsidRPr="00B60D70">
        <w:rPr>
          <w:rFonts w:ascii="TH SarabunPSK" w:hAnsi="TH SarabunPSK" w:cs="TH SarabunPSK" w:hint="cs"/>
          <w:cs/>
          <w:lang w:val="th-TH"/>
        </w:rPr>
        <w:t>ลิฟท์</w:t>
      </w:r>
      <w:proofErr w:type="spellEnd"/>
      <w:r w:rsidRPr="00B60D70">
        <w:rPr>
          <w:rFonts w:ascii="TH SarabunPSK" w:hAnsi="TH SarabunPSK" w:cs="TH SarabunPSK" w:hint="cs"/>
          <w:cs/>
          <w:lang w:val="th-TH"/>
        </w:rPr>
        <w:t>และบันไดเลื่อน หลักการที่เกี่ยวข้องกับไฟฟ้ากำลังและการควบคุม การออกแบบและการติดตั้ง</w:t>
      </w:r>
      <w:proofErr w:type="spellStart"/>
      <w:r w:rsidRPr="00B60D70">
        <w:rPr>
          <w:rFonts w:ascii="TH SarabunPSK" w:hAnsi="TH SarabunPSK" w:cs="TH SarabunPSK" w:hint="cs"/>
          <w:cs/>
          <w:lang w:val="th-TH"/>
        </w:rPr>
        <w:t>ลิฟท์</w:t>
      </w:r>
      <w:proofErr w:type="spellEnd"/>
      <w:r w:rsidRPr="00B60D70">
        <w:rPr>
          <w:rFonts w:ascii="TH SarabunPSK" w:hAnsi="TH SarabunPSK" w:cs="TH SarabunPSK" w:hint="cs"/>
          <w:cs/>
          <w:lang w:val="th-TH"/>
        </w:rPr>
        <w:t>และบันไดเลื่อน เทคโนโลยี</w:t>
      </w:r>
      <w:proofErr w:type="spellStart"/>
      <w:r w:rsidRPr="00B60D70">
        <w:rPr>
          <w:rFonts w:ascii="TH SarabunPSK" w:hAnsi="TH SarabunPSK" w:cs="TH SarabunPSK" w:hint="cs"/>
          <w:cs/>
          <w:lang w:val="th-TH"/>
        </w:rPr>
        <w:t>ลิฟท์</w:t>
      </w:r>
      <w:proofErr w:type="spellEnd"/>
      <w:r w:rsidRPr="00B60D70">
        <w:rPr>
          <w:rFonts w:ascii="TH SarabunPSK" w:hAnsi="TH SarabunPSK" w:cs="TH SarabunPSK" w:hint="cs"/>
          <w:cs/>
          <w:lang w:val="th-TH"/>
        </w:rPr>
        <w:t>และบันไดเลื่อน การตรวจสอบความปลอดภัย</w:t>
      </w:r>
      <w:r w:rsidRPr="00B60D70">
        <w:rPr>
          <w:rFonts w:ascii="TH SarabunPSK" w:hAnsi="TH SarabunPSK" w:cs="TH SarabunPSK" w:hint="cs"/>
        </w:rPr>
        <w:t xml:space="preserve"> </w:t>
      </w:r>
      <w:r w:rsidRPr="00B60D70">
        <w:rPr>
          <w:rFonts w:ascii="TH SarabunPSK" w:hAnsi="TH SarabunPSK" w:cs="TH SarabunPSK" w:hint="cs"/>
          <w:cs/>
          <w:lang w:val="th-TH"/>
        </w:rPr>
        <w:t>และการบำรุงรักษา มาตรฐานความปลอดภัยและการป้องกันอุบัติเหตุ</w:t>
      </w:r>
    </w:p>
    <w:p w14:paraId="10CE1BA4" w14:textId="77777777" w:rsidR="009E6917" w:rsidRPr="00B60D70" w:rsidRDefault="00D756E0" w:rsidP="00D5065F">
      <w:pPr>
        <w:ind w:firstLine="720"/>
        <w:rPr>
          <w:rFonts w:ascii="TH SarabunPSK" w:hAnsi="TH SarabunPSK" w:cs="TH SarabunPSK"/>
        </w:rPr>
      </w:pPr>
      <w:r w:rsidRPr="00B60D70">
        <w:rPr>
          <w:rFonts w:ascii="TH SarabunPSK" w:hAnsi="TH SarabunPSK" w:cs="TH SarabunPSK" w:hint="cs"/>
        </w:rPr>
        <w:t>Water systems within buildings, water systems, wastewater systems, wastewater treatment systems within buildings, sanitary systems, installation of water systems and equipment of water and sewage treatment systems. Drainpipe installation Sanitary equipment such as shower, sink, etc.</w:t>
      </w:r>
      <w:r w:rsidRPr="00B60D70">
        <w:rPr>
          <w:rFonts w:ascii="TH SarabunPSK" w:hAnsi="TH SarabunPSK" w:cs="TH SarabunPSK" w:hint="cs"/>
          <w:cs/>
        </w:rPr>
        <w:t xml:space="preserve"> </w:t>
      </w:r>
      <w:r w:rsidRPr="00B60D70">
        <w:rPr>
          <w:rFonts w:ascii="TH SarabunPSK" w:hAnsi="TH SarabunPSK" w:cs="TH SarabunPSK" w:hint="cs"/>
        </w:rPr>
        <w:t>Design and manage lighting systems within buildings Planning and designing appropriate lighting systems in buildings, selecting suitable light sources, planning light distribution in different areas, using LED technology and automatic control systems, customizing light colors, and saving energy. Basics of installing lighting systems within buildings Electrical systems within the building and equipment</w:t>
      </w:r>
      <w:r w:rsidRPr="00B60D70">
        <w:rPr>
          <w:rFonts w:ascii="TH SarabunPSK" w:hAnsi="TH SarabunPSK" w:cs="TH SarabunPSK" w:hint="cs"/>
          <w:cs/>
        </w:rPr>
        <w:t xml:space="preserve">. </w:t>
      </w:r>
      <w:r w:rsidRPr="00B60D70">
        <w:rPr>
          <w:rFonts w:ascii="TH SarabunPSK" w:hAnsi="TH SarabunPSK" w:cs="TH SarabunPSK" w:hint="cs"/>
        </w:rPr>
        <w:t>Basic theory of elevators and escalators Principles of operation of elevators and escalators Principles related to electrical power and control Design and installation of elevators and escalators Elevator and escalator technology Safety inspection, and maintenance Safety standards and accident prevention</w:t>
      </w:r>
      <w:r w:rsidRPr="00B60D70">
        <w:rPr>
          <w:rFonts w:ascii="TH SarabunPSK" w:hAnsi="TH SarabunPSK" w:cs="TH SarabunPSK" w:hint="cs"/>
          <w:cs/>
        </w:rPr>
        <w:t>.</w:t>
      </w:r>
    </w:p>
    <w:p w14:paraId="28D1B18E" w14:textId="77777777"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0F954F56" w14:textId="77777777" w:rsidR="009E6917" w:rsidRPr="00B60D70" w:rsidRDefault="00D756E0" w:rsidP="00FF7D50">
      <w:pPr>
        <w:pStyle w:val="af9"/>
        <w:numPr>
          <w:ilvl w:val="0"/>
          <w:numId w:val="49"/>
        </w:numPr>
        <w:ind w:left="851" w:hanging="284"/>
        <w:rPr>
          <w:rFonts w:ascii="TH SarabunPSK" w:hAnsi="TH SarabunPSK" w:cs="TH SarabunPSK"/>
        </w:rPr>
      </w:pPr>
      <w:r w:rsidRPr="00B60D70">
        <w:rPr>
          <w:rFonts w:ascii="TH SarabunPSK" w:hAnsi="TH SarabunPSK" w:cs="TH SarabunPSK" w:hint="cs"/>
          <w:cs/>
          <w:lang w:val="th-TH"/>
        </w:rPr>
        <w:t>อธิบายระบบน้ำภายในอาคารและอุปกรณ์ที่เกี่ยวข้องกับระบบน้ำได้อย่างถูกต้อง</w:t>
      </w:r>
    </w:p>
    <w:p w14:paraId="6E114153" w14:textId="77777777" w:rsidR="009E6917" w:rsidRPr="00B60D70" w:rsidRDefault="00D756E0" w:rsidP="00FF7D50">
      <w:pPr>
        <w:pStyle w:val="af9"/>
        <w:numPr>
          <w:ilvl w:val="0"/>
          <w:numId w:val="49"/>
        </w:numPr>
        <w:ind w:left="851" w:hanging="284"/>
        <w:rPr>
          <w:rFonts w:ascii="TH SarabunPSK" w:hAnsi="TH SarabunPSK" w:cs="TH SarabunPSK"/>
        </w:rPr>
      </w:pPr>
      <w:r w:rsidRPr="00B60D70">
        <w:rPr>
          <w:rFonts w:ascii="TH SarabunPSK" w:hAnsi="TH SarabunPSK" w:cs="TH SarabunPSK" w:hint="cs"/>
          <w:cs/>
          <w:lang w:val="th-TH"/>
        </w:rPr>
        <w:t>อธิบายวิธีการติดตั้งและใช้งานระบบน้ำและสุขภัณฑ์ได้อย่างถูกต้อง</w:t>
      </w:r>
    </w:p>
    <w:p w14:paraId="2703F800" w14:textId="77777777" w:rsidR="009E6917" w:rsidRPr="00B60D70" w:rsidRDefault="00D756E0" w:rsidP="00FF7D50">
      <w:pPr>
        <w:pStyle w:val="af9"/>
        <w:numPr>
          <w:ilvl w:val="0"/>
          <w:numId w:val="49"/>
        </w:numPr>
        <w:ind w:left="851" w:hanging="284"/>
        <w:rPr>
          <w:rFonts w:ascii="TH SarabunPSK" w:hAnsi="TH SarabunPSK" w:cs="TH SarabunPSK"/>
        </w:rPr>
      </w:pPr>
      <w:r w:rsidRPr="00B60D70">
        <w:rPr>
          <w:rFonts w:ascii="TH SarabunPSK" w:hAnsi="TH SarabunPSK" w:cs="TH SarabunPSK" w:hint="cs"/>
          <w:cs/>
          <w:lang w:val="th-TH"/>
        </w:rPr>
        <w:lastRenderedPageBreak/>
        <w:t>อธิบายวิธีการออกแบบระบบแสงภายในอาคารได้อย่างมีประสิทธิภาพ</w:t>
      </w:r>
    </w:p>
    <w:p w14:paraId="5E4DF2BD" w14:textId="77777777" w:rsidR="009E6917" w:rsidRPr="00B60D70" w:rsidRDefault="00D756E0" w:rsidP="00FF7D50">
      <w:pPr>
        <w:pStyle w:val="af9"/>
        <w:numPr>
          <w:ilvl w:val="0"/>
          <w:numId w:val="49"/>
        </w:numPr>
        <w:ind w:left="851" w:hanging="284"/>
        <w:rPr>
          <w:rFonts w:ascii="TH SarabunPSK" w:hAnsi="TH SarabunPSK" w:cs="TH SarabunPSK"/>
        </w:rPr>
      </w:pPr>
      <w:r w:rsidRPr="00B60D70">
        <w:rPr>
          <w:rFonts w:ascii="TH SarabunPSK" w:hAnsi="TH SarabunPSK" w:cs="TH SarabunPSK" w:hint="cs"/>
          <w:cs/>
          <w:lang w:val="th-TH"/>
        </w:rPr>
        <w:t>อธิบายวิธีการติดตั้งระบบแสงสว่างภายในอาคารได้อย่างถูกต้อง</w:t>
      </w:r>
    </w:p>
    <w:p w14:paraId="6F661539" w14:textId="77777777" w:rsidR="009E6917" w:rsidRPr="00B60D70" w:rsidRDefault="00D756E0" w:rsidP="00FF7D50">
      <w:pPr>
        <w:pStyle w:val="af9"/>
        <w:numPr>
          <w:ilvl w:val="0"/>
          <w:numId w:val="49"/>
        </w:numPr>
        <w:ind w:left="851" w:hanging="284"/>
        <w:rPr>
          <w:rFonts w:ascii="TH SarabunPSK" w:hAnsi="TH SarabunPSK" w:cs="TH SarabunPSK"/>
        </w:rPr>
      </w:pPr>
      <w:r w:rsidRPr="00B60D70">
        <w:rPr>
          <w:rFonts w:ascii="TH SarabunPSK" w:hAnsi="TH SarabunPSK" w:cs="TH SarabunPSK" w:hint="cs"/>
          <w:cs/>
          <w:lang w:val="th-TH"/>
        </w:rPr>
        <w:t>อธิบายวิธีการประกอบและติดตั้ง</w:t>
      </w:r>
      <w:proofErr w:type="spellStart"/>
      <w:r w:rsidRPr="00B60D70">
        <w:rPr>
          <w:rFonts w:ascii="TH SarabunPSK" w:hAnsi="TH SarabunPSK" w:cs="TH SarabunPSK" w:hint="cs"/>
          <w:cs/>
          <w:lang w:val="th-TH"/>
        </w:rPr>
        <w:t>ลิฟท์</w:t>
      </w:r>
      <w:proofErr w:type="spellEnd"/>
      <w:r w:rsidRPr="00B60D70">
        <w:rPr>
          <w:rFonts w:ascii="TH SarabunPSK" w:hAnsi="TH SarabunPSK" w:cs="TH SarabunPSK" w:hint="cs"/>
          <w:cs/>
          <w:lang w:val="th-TH"/>
        </w:rPr>
        <w:t>และบันไดเลื่อนได้อย่างถูกต้อง</w:t>
      </w:r>
    </w:p>
    <w:p w14:paraId="02A49B67" w14:textId="77777777" w:rsidR="009E6917" w:rsidRPr="00B60D70" w:rsidRDefault="009E6917" w:rsidP="00592146">
      <w:pPr>
        <w:rPr>
          <w:rFonts w:ascii="TH SarabunPSK" w:hAnsi="TH SarabunPSK" w:cs="TH SarabunPSK"/>
        </w:rPr>
      </w:pPr>
    </w:p>
    <w:p w14:paraId="7FEA6407" w14:textId="15806AA3" w:rsidR="009E6917" w:rsidRPr="00B60D70" w:rsidRDefault="00B91175" w:rsidP="00D5065F">
      <w:pPr>
        <w:pStyle w:val="3"/>
        <w:numPr>
          <w:ilvl w:val="0"/>
          <w:numId w:val="0"/>
        </w:numPr>
        <w:shd w:val="clear" w:color="auto" w:fill="D9D9D9" w:themeFill="background1" w:themeFillShade="D9"/>
        <w:tabs>
          <w:tab w:val="left" w:pos="1134"/>
          <w:tab w:val="left" w:pos="2127"/>
          <w:tab w:val="left" w:pos="7938"/>
        </w:tabs>
        <w:ind w:left="1134" w:hanging="1134"/>
        <w:rPr>
          <w:rFonts w:ascii="TH SarabunPSK" w:hAnsi="TH SarabunPSK" w:cs="TH SarabunPSK"/>
          <w:cs/>
        </w:rPr>
      </w:pPr>
      <w:bookmarkStart w:id="791" w:name="_Toc179246125"/>
      <w:bookmarkStart w:id="792" w:name="_Toc179656506"/>
      <w:bookmarkStart w:id="793" w:name="_Toc180609586"/>
      <w:bookmarkStart w:id="794" w:name="_Toc191634199"/>
      <w:r w:rsidRPr="00B60D70">
        <w:rPr>
          <w:rFonts w:ascii="TH SarabunPSK" w:hAnsi="TH SarabunPSK" w:cs="TH SarabunPSK" w:hint="cs"/>
        </w:rPr>
        <w:t xml:space="preserve">CTE </w:t>
      </w:r>
      <w:r w:rsidR="00D756E0" w:rsidRPr="00B60D70">
        <w:rPr>
          <w:rFonts w:ascii="TH SarabunPSK" w:hAnsi="TH SarabunPSK" w:cs="TH SarabunPSK" w:hint="cs"/>
        </w:rPr>
        <w:t xml:space="preserve">327 </w:t>
      </w:r>
      <w:r w:rsidR="00D5065F" w:rsidRPr="00B60D70">
        <w:rPr>
          <w:rFonts w:ascii="TH SarabunPSK" w:hAnsi="TH SarabunPSK" w:cs="TH SarabunPSK" w:hint="cs"/>
          <w:cs/>
        </w:rPr>
        <w:tab/>
      </w:r>
      <w:r w:rsidR="00D756E0" w:rsidRPr="00B60D70">
        <w:rPr>
          <w:rFonts w:ascii="TH SarabunPSK" w:hAnsi="TH SarabunPSK" w:cs="TH SarabunPSK" w:hint="cs"/>
          <w:cs/>
        </w:rPr>
        <w:t>เทคโนโลยีการก่อสร้างโครงสร้างพื้นฐาน</w:t>
      </w:r>
      <w:r w:rsidR="00D756E0" w:rsidRPr="00B60D70">
        <w:rPr>
          <w:rFonts w:ascii="TH SarabunPSK" w:hAnsi="TH SarabunPSK" w:cs="TH SarabunPSK" w:hint="cs"/>
          <w:cs/>
        </w:rPr>
        <w:tab/>
      </w:r>
      <w:r w:rsidR="00D756E0" w:rsidRPr="00B60D70">
        <w:rPr>
          <w:rFonts w:ascii="TH SarabunPSK" w:hAnsi="TH SarabunPSK" w:cs="TH SarabunPSK" w:hint="cs"/>
        </w:rPr>
        <w:t>3</w:t>
      </w:r>
      <w:r w:rsidR="00D756E0" w:rsidRPr="00B60D70">
        <w:rPr>
          <w:rFonts w:ascii="TH SarabunPSK" w:hAnsi="TH SarabunPSK" w:cs="TH SarabunPSK" w:hint="cs"/>
          <w:cs/>
        </w:rPr>
        <w:t xml:space="preserve"> </w:t>
      </w:r>
      <w:r w:rsidR="00D756E0" w:rsidRPr="00B60D70">
        <w:rPr>
          <w:rFonts w:ascii="TH SarabunPSK" w:hAnsi="TH SarabunPSK" w:cs="TH SarabunPSK" w:hint="cs"/>
        </w:rPr>
        <w:t>(3-0-6)</w:t>
      </w:r>
      <w:bookmarkEnd w:id="791"/>
      <w:bookmarkEnd w:id="792"/>
      <w:bookmarkEnd w:id="793"/>
      <w:bookmarkEnd w:id="794"/>
    </w:p>
    <w:p w14:paraId="1CF69BE8" w14:textId="77777777" w:rsidR="009E6917" w:rsidRPr="00B60D70" w:rsidRDefault="00D756E0" w:rsidP="00D5065F">
      <w:pPr>
        <w:shd w:val="clear" w:color="auto" w:fill="D9D9D9" w:themeFill="background1" w:themeFillShade="D9"/>
        <w:tabs>
          <w:tab w:val="left" w:pos="1134"/>
        </w:tabs>
        <w:rPr>
          <w:rFonts w:ascii="TH SarabunPSK" w:hAnsi="TH SarabunPSK" w:cs="TH SarabunPSK"/>
        </w:rPr>
      </w:pPr>
      <w:r w:rsidRPr="00B60D70">
        <w:rPr>
          <w:rFonts w:ascii="TH SarabunPSK" w:hAnsi="TH SarabunPSK" w:cs="TH SarabunPSK" w:hint="cs"/>
          <w:cs/>
        </w:rPr>
        <w:tab/>
      </w:r>
      <w:r w:rsidRPr="00B60D70">
        <w:rPr>
          <w:rFonts w:ascii="TH SarabunPSK" w:hAnsi="TH SarabunPSK" w:cs="TH SarabunPSK" w:hint="cs"/>
          <w:b/>
          <w:bCs/>
        </w:rPr>
        <w:t>(Construction Technologies for Infrastructures)</w:t>
      </w:r>
    </w:p>
    <w:p w14:paraId="3BC7DFDC" w14:textId="6D45CB15" w:rsidR="009E6917" w:rsidRPr="00B60D70" w:rsidRDefault="00D756E0" w:rsidP="00592146">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D5065F" w:rsidRPr="00B60D70">
        <w:rPr>
          <w:rFonts w:ascii="TH SarabunPSK" w:hAnsi="TH SarabunPSK" w:cs="TH SarabunPSK" w:hint="cs"/>
          <w:cs/>
        </w:rPr>
        <w:t>ไม่มี</w:t>
      </w:r>
    </w:p>
    <w:p w14:paraId="7DE3C6D2" w14:textId="68592802" w:rsidR="009E6917" w:rsidRPr="00B60D70" w:rsidRDefault="00D756E0" w:rsidP="00D5065F">
      <w:pPr>
        <w:ind w:firstLine="720"/>
        <w:rPr>
          <w:rFonts w:ascii="TH SarabunPSK" w:hAnsi="TH SarabunPSK" w:cs="TH SarabunPSK"/>
        </w:rPr>
      </w:pPr>
      <w:r w:rsidRPr="00B60D70">
        <w:rPr>
          <w:rFonts w:ascii="TH SarabunPSK" w:hAnsi="TH SarabunPSK" w:cs="TH SarabunPSK" w:hint="cs"/>
          <w:cs/>
          <w:lang w:val="th-TH"/>
        </w:rPr>
        <w:t>นิยามและความสำคัญของโครงสร้างพื้นฐานทางวิศวกรรมโยธา</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 xml:space="preserve">ตัวอย่างโครงสร้างพื้นฐานที่สำคัญในประเทศไทย เทคโนโลยีการก่อสร้างโครงสร้างพื้นฐานด้านการขนส่ง </w:t>
      </w:r>
      <w:r w:rsidRPr="00B60D70">
        <w:rPr>
          <w:rFonts w:ascii="TH SarabunPSK" w:hAnsi="TH SarabunPSK" w:cs="TH SarabunPSK" w:hint="cs"/>
        </w:rPr>
        <w:t>(</w:t>
      </w:r>
      <w:r w:rsidRPr="00B60D70">
        <w:rPr>
          <w:rFonts w:ascii="TH SarabunPSK" w:hAnsi="TH SarabunPSK" w:cs="TH SarabunPSK" w:hint="cs"/>
          <w:cs/>
          <w:lang w:val="th-TH"/>
        </w:rPr>
        <w:t>เช่น</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ถนนและสะพานขนาดใหญ่</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อุโมงค์</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ทางรถไฟ สถานีรถไฟ สนามบิน</w:t>
      </w:r>
      <w:r w:rsidRPr="00B60D70">
        <w:rPr>
          <w:rFonts w:ascii="TH SarabunPSK" w:hAnsi="TH SarabunPSK" w:cs="TH SarabunPSK" w:hint="cs"/>
        </w:rPr>
        <w:t>)</w:t>
      </w:r>
      <w:r w:rsidRPr="00B60D70">
        <w:rPr>
          <w:rFonts w:ascii="TH SarabunPSK" w:hAnsi="TH SarabunPSK" w:cs="TH SarabunPSK" w:hint="cs"/>
          <w:cs/>
        </w:rPr>
        <w:t xml:space="preserve"> </w:t>
      </w:r>
      <w:r w:rsidRPr="00B60D70">
        <w:rPr>
          <w:rFonts w:ascii="TH SarabunPSK" w:hAnsi="TH SarabunPSK" w:cs="TH SarabunPSK" w:hint="cs"/>
          <w:cs/>
          <w:lang w:val="th-TH"/>
        </w:rPr>
        <w:t xml:space="preserve">เทคโนโลยีการก่อสร้างโครงสร้างพื้นฐานที่เกี่ยวข้องกับแหล่งน้ำ </w:t>
      </w:r>
      <w:r w:rsidRPr="00B60D70">
        <w:rPr>
          <w:rFonts w:ascii="TH SarabunPSK" w:hAnsi="TH SarabunPSK" w:cs="TH SarabunPSK" w:hint="cs"/>
        </w:rPr>
        <w:t>(</w:t>
      </w:r>
      <w:r w:rsidRPr="00B60D70">
        <w:rPr>
          <w:rFonts w:ascii="TH SarabunPSK" w:hAnsi="TH SarabunPSK" w:cs="TH SarabunPSK" w:hint="cs"/>
          <w:cs/>
          <w:lang w:val="th-TH"/>
        </w:rPr>
        <w:t xml:space="preserve">เช่น เขื่อนและอ่างเก็บน้ำ </w:t>
      </w:r>
      <w:r w:rsidR="00BA0684" w:rsidRPr="00B60D70">
        <w:rPr>
          <w:rFonts w:ascii="TH SarabunPSK" w:hAnsi="TH SarabunPSK" w:cs="TH SarabunPSK" w:hint="cs"/>
          <w:cs/>
          <w:lang w:val="th-TH"/>
        </w:rPr>
        <w:t>ผ</w:t>
      </w:r>
      <w:r w:rsidRPr="00B60D70">
        <w:rPr>
          <w:rFonts w:ascii="TH SarabunPSK" w:hAnsi="TH SarabunPSK" w:cs="TH SarabunPSK" w:hint="cs"/>
          <w:cs/>
          <w:lang w:val="th-TH"/>
        </w:rPr>
        <w:t>นังกันน้ำ ประตูน้ำ คลองชลประทาน การถมทะเล</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ท่าเทียบเรือ</w:t>
      </w:r>
      <w:r w:rsidRPr="00B60D70">
        <w:rPr>
          <w:rFonts w:ascii="TH SarabunPSK" w:hAnsi="TH SarabunPSK" w:cs="TH SarabunPSK" w:hint="cs"/>
        </w:rPr>
        <w:t>)</w:t>
      </w:r>
    </w:p>
    <w:p w14:paraId="651F75B1" w14:textId="005C1592" w:rsidR="009E6917" w:rsidRPr="00B60D70" w:rsidRDefault="00D756E0" w:rsidP="00D5065F">
      <w:pPr>
        <w:ind w:firstLine="720"/>
        <w:rPr>
          <w:rFonts w:ascii="TH SarabunPSK" w:hAnsi="TH SarabunPSK" w:cs="TH SarabunPSK"/>
        </w:rPr>
      </w:pPr>
      <w:r w:rsidRPr="00B60D70">
        <w:rPr>
          <w:rFonts w:ascii="TH SarabunPSK" w:hAnsi="TH SarabunPSK" w:cs="TH SarabunPSK" w:hint="cs"/>
        </w:rPr>
        <w:t>Definition and importance of infrastructures in civil engineering, example of important Infrastructures in Thailand, Construction technologies in transportation infrastructures (e.g., highway and large bridge, tunnel, railroad, airport)</w:t>
      </w:r>
      <w:r w:rsidR="00D5065F" w:rsidRPr="00B60D70">
        <w:rPr>
          <w:rFonts w:ascii="TH SarabunPSK" w:hAnsi="TH SarabunPSK" w:cs="TH SarabunPSK" w:hint="cs"/>
          <w:cs/>
        </w:rPr>
        <w:t xml:space="preserve"> </w:t>
      </w:r>
      <w:r w:rsidRPr="00B60D70">
        <w:rPr>
          <w:rFonts w:ascii="TH SarabunPSK" w:hAnsi="TH SarabunPSK" w:cs="TH SarabunPSK" w:hint="cs"/>
        </w:rPr>
        <w:t>Construction technologies involving water resources infrastructures (e.g., dam</w:t>
      </w:r>
      <w:r w:rsidRPr="00B60D70">
        <w:rPr>
          <w:rFonts w:ascii="TH SarabunPSK" w:hAnsi="TH SarabunPSK" w:cs="TH SarabunPSK" w:hint="cs"/>
          <w:cs/>
        </w:rPr>
        <w:t xml:space="preserve"> </w:t>
      </w:r>
      <w:r w:rsidRPr="00B60D70">
        <w:rPr>
          <w:rFonts w:ascii="TH SarabunPSK" w:hAnsi="TH SarabunPSK" w:cs="TH SarabunPSK" w:hint="cs"/>
        </w:rPr>
        <w:t>and reservoir, levee, water gateway, irrigation canal, land reclamation, ship dock).</w:t>
      </w:r>
    </w:p>
    <w:p w14:paraId="3EC484EF" w14:textId="67B42939"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ผลลัพธ์การเรียนรู้ระดับรายวิชา</w:t>
      </w:r>
    </w:p>
    <w:p w14:paraId="142CA291" w14:textId="77777777" w:rsidR="009E6917" w:rsidRPr="00B60D70" w:rsidRDefault="00D756E0" w:rsidP="00FF7D50">
      <w:pPr>
        <w:pStyle w:val="af9"/>
        <w:numPr>
          <w:ilvl w:val="0"/>
          <w:numId w:val="50"/>
        </w:numPr>
        <w:ind w:left="851" w:hanging="284"/>
        <w:rPr>
          <w:rFonts w:ascii="TH SarabunPSK" w:hAnsi="TH SarabunPSK" w:cs="TH SarabunPSK"/>
        </w:rPr>
      </w:pPr>
      <w:r w:rsidRPr="00B60D70">
        <w:rPr>
          <w:rFonts w:ascii="TH SarabunPSK" w:hAnsi="TH SarabunPSK" w:cs="TH SarabunPSK" w:hint="cs"/>
          <w:cs/>
          <w:lang w:val="th-TH"/>
        </w:rPr>
        <w:t xml:space="preserve">สามารถอธิบายกระบวนการ เทคโนโลยีที่ใช้ ขั้นตอนและวิธีการก่อสร้างโครงสร้างพื้นฐานด้านการขนส่งได้ </w:t>
      </w:r>
    </w:p>
    <w:p w14:paraId="0F6541B6" w14:textId="77777777" w:rsidR="009E6917" w:rsidRPr="00B60D70" w:rsidRDefault="00D756E0" w:rsidP="00FF7D50">
      <w:pPr>
        <w:pStyle w:val="af9"/>
        <w:numPr>
          <w:ilvl w:val="0"/>
          <w:numId w:val="50"/>
        </w:numPr>
        <w:ind w:left="851" w:hanging="284"/>
        <w:rPr>
          <w:rFonts w:ascii="TH SarabunPSK" w:hAnsi="TH SarabunPSK" w:cs="TH SarabunPSK"/>
        </w:rPr>
      </w:pPr>
      <w:r w:rsidRPr="00B60D70">
        <w:rPr>
          <w:rFonts w:ascii="TH SarabunPSK" w:hAnsi="TH SarabunPSK" w:cs="TH SarabunPSK" w:hint="cs"/>
          <w:cs/>
          <w:lang w:val="th-TH"/>
        </w:rPr>
        <w:t>สามารถอธิบายกระบวนการ เทคโนโลยีที่ใช้ ขั้นตอนและวิธีการก่อสร้างโครงสร้างพื้นฐานที่เกี่ยวข้องกับแหล่งน้ำได้</w:t>
      </w:r>
    </w:p>
    <w:p w14:paraId="2FCBBE89" w14:textId="77777777" w:rsidR="009E6917" w:rsidRPr="00B60D70" w:rsidRDefault="009E6917" w:rsidP="00592146">
      <w:pPr>
        <w:rPr>
          <w:rFonts w:ascii="TH SarabunPSK" w:hAnsi="TH SarabunPSK" w:cs="TH SarabunPSK"/>
        </w:rPr>
      </w:pPr>
    </w:p>
    <w:p w14:paraId="128E9403" w14:textId="6C3C3AA8" w:rsidR="001A7F60" w:rsidRPr="00B60D70" w:rsidRDefault="00B91175" w:rsidP="00D5065F">
      <w:pPr>
        <w:pStyle w:val="3"/>
        <w:numPr>
          <w:ilvl w:val="0"/>
          <w:numId w:val="0"/>
        </w:numPr>
        <w:shd w:val="clear" w:color="auto" w:fill="D9D9D9" w:themeFill="background1" w:themeFillShade="D9"/>
        <w:tabs>
          <w:tab w:val="left" w:pos="1134"/>
          <w:tab w:val="left" w:pos="2127"/>
          <w:tab w:val="left" w:pos="7938"/>
        </w:tabs>
        <w:ind w:left="1134" w:hanging="1134"/>
        <w:rPr>
          <w:rFonts w:ascii="TH SarabunPSK" w:hAnsi="TH SarabunPSK" w:cs="TH SarabunPSK"/>
        </w:rPr>
      </w:pPr>
      <w:bookmarkStart w:id="795" w:name="_Toc179246126"/>
      <w:bookmarkStart w:id="796" w:name="_Toc179656507"/>
      <w:bookmarkStart w:id="797" w:name="_Toc180609587"/>
      <w:bookmarkStart w:id="798" w:name="_Toc191634200"/>
      <w:r w:rsidRPr="00B60D70">
        <w:rPr>
          <w:rFonts w:ascii="TH SarabunPSK" w:hAnsi="TH SarabunPSK" w:cs="TH SarabunPSK" w:hint="cs"/>
        </w:rPr>
        <w:t xml:space="preserve">CTE </w:t>
      </w:r>
      <w:r w:rsidR="001A7F60" w:rsidRPr="00B60D70">
        <w:rPr>
          <w:rFonts w:ascii="TH SarabunPSK" w:hAnsi="TH SarabunPSK" w:cs="TH SarabunPSK" w:hint="cs"/>
        </w:rPr>
        <w:t xml:space="preserve">328 </w:t>
      </w:r>
      <w:r w:rsidR="00D5065F" w:rsidRPr="00B60D70">
        <w:rPr>
          <w:rFonts w:ascii="TH SarabunPSK" w:hAnsi="TH SarabunPSK" w:cs="TH SarabunPSK" w:hint="cs"/>
          <w:cs/>
        </w:rPr>
        <w:tab/>
      </w:r>
      <w:r w:rsidR="001A7F60" w:rsidRPr="00B60D70">
        <w:rPr>
          <w:rFonts w:ascii="TH SarabunPSK" w:hAnsi="TH SarabunPSK" w:cs="TH SarabunPSK" w:hint="cs"/>
          <w:cs/>
        </w:rPr>
        <w:t>การบริหารงานวิศวกรรม</w:t>
      </w:r>
      <w:r w:rsidR="001A7F60" w:rsidRPr="00B60D70">
        <w:rPr>
          <w:rFonts w:ascii="TH SarabunPSK" w:hAnsi="TH SarabunPSK" w:cs="TH SarabunPSK" w:hint="cs"/>
          <w:cs/>
        </w:rPr>
        <w:tab/>
      </w:r>
      <w:r w:rsidR="001A7F60" w:rsidRPr="00B60D70">
        <w:rPr>
          <w:rFonts w:ascii="TH SarabunPSK" w:hAnsi="TH SarabunPSK" w:cs="TH SarabunPSK" w:hint="cs"/>
        </w:rPr>
        <w:t>3</w:t>
      </w:r>
      <w:r w:rsidR="001A7F60" w:rsidRPr="00B60D70">
        <w:rPr>
          <w:rFonts w:ascii="TH SarabunPSK" w:hAnsi="TH SarabunPSK" w:cs="TH SarabunPSK" w:hint="cs"/>
          <w:cs/>
        </w:rPr>
        <w:t xml:space="preserve"> </w:t>
      </w:r>
      <w:r w:rsidR="001A7F60" w:rsidRPr="00B60D70">
        <w:rPr>
          <w:rFonts w:ascii="TH SarabunPSK" w:hAnsi="TH SarabunPSK" w:cs="TH SarabunPSK" w:hint="cs"/>
        </w:rPr>
        <w:t>(3-0-6)</w:t>
      </w:r>
      <w:bookmarkEnd w:id="795"/>
      <w:bookmarkEnd w:id="796"/>
      <w:bookmarkEnd w:id="797"/>
      <w:bookmarkEnd w:id="798"/>
    </w:p>
    <w:p w14:paraId="02D0F50F" w14:textId="77777777" w:rsidR="001A7F60" w:rsidRPr="00B60D70" w:rsidRDefault="001A7F60" w:rsidP="00D5065F">
      <w:pPr>
        <w:shd w:val="clear" w:color="auto" w:fill="D9D9D9" w:themeFill="background1" w:themeFillShade="D9"/>
        <w:tabs>
          <w:tab w:val="left" w:pos="1134"/>
        </w:tabs>
        <w:rPr>
          <w:rFonts w:ascii="TH SarabunPSK" w:hAnsi="TH SarabunPSK" w:cs="TH SarabunPSK"/>
          <w:b/>
          <w:bCs/>
        </w:rPr>
      </w:pPr>
      <w:r w:rsidRPr="00B60D70">
        <w:rPr>
          <w:rFonts w:ascii="TH SarabunPSK" w:hAnsi="TH SarabunPSK" w:cs="TH SarabunPSK" w:hint="cs"/>
          <w:b/>
          <w:bCs/>
          <w:cs/>
        </w:rPr>
        <w:tab/>
      </w:r>
      <w:r w:rsidRPr="00B60D70">
        <w:rPr>
          <w:rFonts w:ascii="TH SarabunPSK" w:hAnsi="TH SarabunPSK" w:cs="TH SarabunPSK" w:hint="cs"/>
          <w:b/>
          <w:bCs/>
        </w:rPr>
        <w:t>(Engineering Management)</w:t>
      </w:r>
    </w:p>
    <w:p w14:paraId="2555FC3E" w14:textId="0908087E" w:rsidR="001A7F60" w:rsidRPr="00B60D70" w:rsidRDefault="001A7F60" w:rsidP="00592146">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D5065F" w:rsidRPr="00B60D70">
        <w:rPr>
          <w:rFonts w:ascii="TH SarabunPSK" w:hAnsi="TH SarabunPSK" w:cs="TH SarabunPSK" w:hint="cs"/>
          <w:cs/>
        </w:rPr>
        <w:t>ไม่มี</w:t>
      </w:r>
    </w:p>
    <w:p w14:paraId="6EBAAE6A" w14:textId="77777777" w:rsidR="001A7F60" w:rsidRPr="00B60D70" w:rsidRDefault="001A7F60" w:rsidP="00D5065F">
      <w:pPr>
        <w:ind w:firstLine="720"/>
        <w:rPr>
          <w:rFonts w:ascii="TH SarabunPSK" w:hAnsi="TH SarabunPSK" w:cs="TH SarabunPSK"/>
        </w:rPr>
      </w:pPr>
      <w:r w:rsidRPr="00B60D70">
        <w:rPr>
          <w:rFonts w:ascii="TH SarabunPSK" w:hAnsi="TH SarabunPSK" w:cs="TH SarabunPSK" w:hint="cs"/>
          <w:cs/>
          <w:lang w:val="th-TH"/>
        </w:rPr>
        <w:t>หลักการการบริหาร</w:t>
      </w:r>
      <w:r w:rsidRPr="00B60D70">
        <w:rPr>
          <w:rFonts w:ascii="TH SarabunPSK" w:hAnsi="TH SarabunPSK" w:cs="TH SarabunPSK" w:hint="cs"/>
          <w:cs/>
        </w:rPr>
        <w:t xml:space="preserve"> </w:t>
      </w:r>
      <w:r w:rsidRPr="00B60D70">
        <w:rPr>
          <w:rFonts w:ascii="TH SarabunPSK" w:hAnsi="TH SarabunPSK" w:cs="TH SarabunPSK" w:hint="cs"/>
          <w:cs/>
          <w:lang w:val="th-TH"/>
        </w:rPr>
        <w:t>การจัดการการเพิ่มผลิตภาพ</w:t>
      </w:r>
      <w:r w:rsidRPr="00B60D70">
        <w:rPr>
          <w:rFonts w:ascii="TH SarabunPSK" w:hAnsi="TH SarabunPSK" w:cs="TH SarabunPSK" w:hint="cs"/>
          <w:cs/>
        </w:rPr>
        <w:t xml:space="preserve"> </w:t>
      </w:r>
      <w:r w:rsidRPr="00B60D70">
        <w:rPr>
          <w:rFonts w:ascii="TH SarabunPSK" w:hAnsi="TH SarabunPSK" w:cs="TH SarabunPSK" w:hint="cs"/>
          <w:cs/>
          <w:lang w:val="th-TH"/>
        </w:rPr>
        <w:t>มนุ</w:t>
      </w:r>
      <w:proofErr w:type="spellStart"/>
      <w:r w:rsidRPr="00B60D70">
        <w:rPr>
          <w:rFonts w:ascii="TH SarabunPSK" w:hAnsi="TH SarabunPSK" w:cs="TH SarabunPSK" w:hint="cs"/>
          <w:cs/>
          <w:lang w:val="th-TH"/>
        </w:rPr>
        <w:t>ษย</w:t>
      </w:r>
      <w:proofErr w:type="spellEnd"/>
      <w:r w:rsidRPr="00B60D70">
        <w:rPr>
          <w:rFonts w:ascii="TH SarabunPSK" w:hAnsi="TH SarabunPSK" w:cs="TH SarabunPSK" w:hint="cs"/>
          <w:cs/>
          <w:lang w:val="th-TH"/>
        </w:rPr>
        <w:t>สัมพันธ์และความปลอดภัยในงานวิศวกรรม</w:t>
      </w:r>
      <w:r w:rsidRPr="00B60D70">
        <w:rPr>
          <w:rFonts w:ascii="TH SarabunPSK" w:hAnsi="TH SarabunPSK" w:cs="TH SarabunPSK" w:hint="cs"/>
          <w:cs/>
        </w:rPr>
        <w:t xml:space="preserve"> </w:t>
      </w:r>
      <w:r w:rsidRPr="00B60D70">
        <w:rPr>
          <w:rFonts w:ascii="TH SarabunPSK" w:hAnsi="TH SarabunPSK" w:cs="TH SarabunPSK" w:hint="cs"/>
          <w:cs/>
          <w:lang w:val="th-TH"/>
        </w:rPr>
        <w:t>งานวิศวกรรมกับการพัฒนาที่ยั่งยืน</w:t>
      </w:r>
      <w:r w:rsidRPr="00B60D70">
        <w:rPr>
          <w:rFonts w:ascii="TH SarabunPSK" w:hAnsi="TH SarabunPSK" w:cs="TH SarabunPSK" w:hint="cs"/>
          <w:cs/>
        </w:rPr>
        <w:t xml:space="preserve"> </w:t>
      </w:r>
      <w:r w:rsidRPr="00B60D70">
        <w:rPr>
          <w:rFonts w:ascii="TH SarabunPSK" w:hAnsi="TH SarabunPSK" w:cs="TH SarabunPSK" w:hint="cs"/>
          <w:cs/>
          <w:lang w:val="th-TH"/>
        </w:rPr>
        <w:t>กฎหมายธุรกิจ</w:t>
      </w:r>
      <w:r w:rsidRPr="00B60D70">
        <w:rPr>
          <w:rFonts w:ascii="TH SarabunPSK" w:hAnsi="TH SarabunPSK" w:cs="TH SarabunPSK" w:hint="cs"/>
          <w:cs/>
        </w:rPr>
        <w:t xml:space="preserve"> </w:t>
      </w:r>
      <w:r w:rsidRPr="00B60D70">
        <w:rPr>
          <w:rFonts w:ascii="TH SarabunPSK" w:hAnsi="TH SarabunPSK" w:cs="TH SarabunPSK" w:hint="cs"/>
          <w:cs/>
          <w:lang w:val="th-TH"/>
        </w:rPr>
        <w:t>การตลาด</w:t>
      </w:r>
      <w:r w:rsidRPr="00B60D70">
        <w:rPr>
          <w:rFonts w:ascii="TH SarabunPSK" w:hAnsi="TH SarabunPSK" w:cs="TH SarabunPSK" w:hint="cs"/>
          <w:cs/>
        </w:rPr>
        <w:t xml:space="preserve"> </w:t>
      </w:r>
      <w:r w:rsidRPr="00B60D70">
        <w:rPr>
          <w:rFonts w:ascii="TH SarabunPSK" w:hAnsi="TH SarabunPSK" w:cs="TH SarabunPSK" w:hint="cs"/>
          <w:cs/>
          <w:lang w:val="th-TH"/>
        </w:rPr>
        <w:t>การบริหารโครงการด้านวิศวกรรม การจัดการเทคโนโลยี</w:t>
      </w:r>
    </w:p>
    <w:p w14:paraId="0AC20BD3" w14:textId="77777777" w:rsidR="001A7F60" w:rsidRPr="00B60D70" w:rsidRDefault="001A7F60" w:rsidP="00D5065F">
      <w:pPr>
        <w:ind w:firstLine="720"/>
        <w:rPr>
          <w:rFonts w:ascii="TH SarabunPSK" w:hAnsi="TH SarabunPSK" w:cs="TH SarabunPSK"/>
        </w:rPr>
      </w:pPr>
      <w:r w:rsidRPr="00B60D70">
        <w:rPr>
          <w:rFonts w:ascii="TH SarabunPSK" w:hAnsi="TH SarabunPSK" w:cs="TH SarabunPSK" w:hint="cs"/>
        </w:rPr>
        <w:t>Principle of management, productivity improvement, human relation, safety,</w:t>
      </w:r>
      <w:r w:rsidRPr="00B60D70">
        <w:rPr>
          <w:rFonts w:ascii="TH SarabunPSK" w:hAnsi="TH SarabunPSK" w:cs="TH SarabunPSK" w:hint="cs"/>
          <w:cs/>
        </w:rPr>
        <w:t xml:space="preserve"> </w:t>
      </w:r>
      <w:r w:rsidRPr="00B60D70">
        <w:rPr>
          <w:rFonts w:ascii="TH SarabunPSK" w:hAnsi="TH SarabunPSK" w:cs="TH SarabunPSK" w:hint="cs"/>
        </w:rPr>
        <w:t>engineering and sustainability, business laws, marketing, engineering project</w:t>
      </w:r>
      <w:r w:rsidRPr="00B60D70">
        <w:rPr>
          <w:rFonts w:ascii="TH SarabunPSK" w:hAnsi="TH SarabunPSK" w:cs="TH SarabunPSK" w:hint="cs"/>
          <w:cs/>
        </w:rPr>
        <w:t xml:space="preserve"> </w:t>
      </w:r>
      <w:r w:rsidRPr="00B60D70">
        <w:rPr>
          <w:rFonts w:ascii="TH SarabunPSK" w:hAnsi="TH SarabunPSK" w:cs="TH SarabunPSK" w:hint="cs"/>
        </w:rPr>
        <w:t>management, technology management.</w:t>
      </w:r>
    </w:p>
    <w:p w14:paraId="7AF60C72" w14:textId="77777777" w:rsidR="001A7F60" w:rsidRPr="00B60D70" w:rsidRDefault="001A7F6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ผลลัพธ์การเรียนรู้ระดับรายวิชา</w:t>
      </w:r>
    </w:p>
    <w:p w14:paraId="4C486E2B" w14:textId="77777777" w:rsidR="001A7F60" w:rsidRPr="00B60D70" w:rsidRDefault="001A7F60" w:rsidP="00FF7D50">
      <w:pPr>
        <w:pStyle w:val="af9"/>
        <w:numPr>
          <w:ilvl w:val="0"/>
          <w:numId w:val="57"/>
        </w:numPr>
        <w:ind w:left="851" w:hanging="284"/>
        <w:rPr>
          <w:rFonts w:ascii="TH SarabunPSK" w:hAnsi="TH SarabunPSK" w:cs="TH SarabunPSK"/>
        </w:rPr>
      </w:pPr>
      <w:r w:rsidRPr="00B60D70">
        <w:rPr>
          <w:rFonts w:ascii="TH SarabunPSK" w:hAnsi="TH SarabunPSK" w:cs="TH SarabunPSK" w:hint="cs"/>
          <w:cs/>
          <w:lang w:val="th-TH"/>
        </w:rPr>
        <w:lastRenderedPageBreak/>
        <w:t>ผู้เรียนอธิบายหลักการพื้นฐานของการบริหารงานวิศวกรรม</w:t>
      </w:r>
    </w:p>
    <w:p w14:paraId="08D649D4" w14:textId="75A89931" w:rsidR="001A7F60" w:rsidRPr="00B60D70" w:rsidRDefault="001A7F60" w:rsidP="00FF7D50">
      <w:pPr>
        <w:pStyle w:val="af9"/>
        <w:numPr>
          <w:ilvl w:val="0"/>
          <w:numId w:val="57"/>
        </w:numPr>
        <w:ind w:left="851" w:hanging="284"/>
        <w:rPr>
          <w:rFonts w:ascii="TH SarabunPSK" w:hAnsi="TH SarabunPSK" w:cs="TH SarabunPSK"/>
        </w:rPr>
      </w:pPr>
      <w:r w:rsidRPr="00B60D70">
        <w:rPr>
          <w:rFonts w:ascii="TH SarabunPSK" w:hAnsi="TH SarabunPSK" w:cs="TH SarabunPSK" w:hint="cs"/>
          <w:cs/>
          <w:lang w:val="th-TH"/>
        </w:rPr>
        <w:t>ผู้เรียนสามารถวิเคราะห์และให้ข้อเสนอแนะในการปรับปรุงกระบวนการท</w:t>
      </w:r>
      <w:r w:rsidR="00272490" w:rsidRPr="00B60D70">
        <w:rPr>
          <w:rFonts w:ascii="TH SarabunPSK" w:hAnsi="TH SarabunPSK" w:cs="TH SarabunPSK" w:hint="cs"/>
          <w:cs/>
          <w:lang w:val="th-TH"/>
        </w:rPr>
        <w:t>ำ</w:t>
      </w:r>
      <w:r w:rsidRPr="00B60D70">
        <w:rPr>
          <w:rFonts w:ascii="TH SarabunPSK" w:hAnsi="TH SarabunPSK" w:cs="TH SarabunPSK" w:hint="cs"/>
          <w:cs/>
          <w:lang w:val="th-TH"/>
        </w:rPr>
        <w:t>งานวิศวกรรมได้ โดย</w:t>
      </w:r>
      <w:r w:rsidRPr="00B60D70">
        <w:rPr>
          <w:rFonts w:ascii="TH SarabunPSK" w:hAnsi="TH SarabunPSK" w:cs="TH SarabunPSK" w:hint="cs"/>
        </w:rPr>
        <w:cr/>
      </w:r>
      <w:r w:rsidRPr="00B60D70">
        <w:rPr>
          <w:rFonts w:ascii="TH SarabunPSK" w:hAnsi="TH SarabunPSK" w:cs="TH SarabunPSK" w:hint="cs"/>
          <w:cs/>
          <w:lang w:val="th-TH"/>
        </w:rPr>
        <w:t>อ้างอิงหลักการทางวิชาการ</w:t>
      </w:r>
    </w:p>
    <w:p w14:paraId="1FDB0570" w14:textId="77777777" w:rsidR="001A7F60" w:rsidRPr="00B60D70" w:rsidRDefault="001A7F60" w:rsidP="00592146">
      <w:pPr>
        <w:rPr>
          <w:rFonts w:ascii="TH SarabunPSK" w:hAnsi="TH SarabunPSK" w:cs="TH SarabunPSK"/>
        </w:rPr>
      </w:pPr>
    </w:p>
    <w:p w14:paraId="2995FD11" w14:textId="1CC49914" w:rsidR="009E6917" w:rsidRPr="00B60D70" w:rsidRDefault="00B91175" w:rsidP="00D5065F">
      <w:pPr>
        <w:pStyle w:val="3"/>
        <w:numPr>
          <w:ilvl w:val="0"/>
          <w:numId w:val="0"/>
        </w:numPr>
        <w:shd w:val="clear" w:color="auto" w:fill="D9D9D9" w:themeFill="background1" w:themeFillShade="D9"/>
        <w:tabs>
          <w:tab w:val="left" w:pos="1134"/>
          <w:tab w:val="left" w:pos="2127"/>
          <w:tab w:val="left" w:pos="7938"/>
        </w:tabs>
        <w:ind w:left="1134" w:hanging="1134"/>
        <w:rPr>
          <w:rFonts w:ascii="TH SarabunPSK" w:hAnsi="TH SarabunPSK" w:cs="TH SarabunPSK"/>
        </w:rPr>
      </w:pPr>
      <w:bookmarkStart w:id="799" w:name="_Toc179246127"/>
      <w:bookmarkStart w:id="800" w:name="_Toc179656508"/>
      <w:bookmarkStart w:id="801" w:name="_Toc180609588"/>
      <w:bookmarkStart w:id="802" w:name="_Toc191634201"/>
      <w:r w:rsidRPr="00B60D70">
        <w:rPr>
          <w:rFonts w:ascii="TH SarabunPSK" w:hAnsi="TH SarabunPSK" w:cs="TH SarabunPSK" w:hint="cs"/>
        </w:rPr>
        <w:t xml:space="preserve">CTE </w:t>
      </w:r>
      <w:r w:rsidR="00D756E0" w:rsidRPr="00B60D70">
        <w:rPr>
          <w:rFonts w:ascii="TH SarabunPSK" w:hAnsi="TH SarabunPSK" w:cs="TH SarabunPSK" w:hint="cs"/>
        </w:rPr>
        <w:t>416</w:t>
      </w:r>
      <w:r w:rsidR="00D756E0" w:rsidRPr="00B60D70">
        <w:rPr>
          <w:rFonts w:ascii="TH SarabunPSK" w:hAnsi="TH SarabunPSK" w:cs="TH SarabunPSK" w:hint="cs"/>
          <w:cs/>
        </w:rPr>
        <w:t xml:space="preserve"> </w:t>
      </w:r>
      <w:r w:rsidR="00D5065F" w:rsidRPr="00B60D70">
        <w:rPr>
          <w:rFonts w:ascii="TH SarabunPSK" w:hAnsi="TH SarabunPSK" w:cs="TH SarabunPSK" w:hint="cs"/>
          <w:cs/>
        </w:rPr>
        <w:tab/>
      </w:r>
      <w:r w:rsidR="00D756E0" w:rsidRPr="00B60D70">
        <w:rPr>
          <w:rFonts w:ascii="TH SarabunPSK" w:hAnsi="TH SarabunPSK" w:cs="TH SarabunPSK" w:hint="cs"/>
          <w:cs/>
        </w:rPr>
        <w:t>การออกแบบคอนกรีตเสริมเหล็ก</w:t>
      </w:r>
      <w:r w:rsidR="00D756E0" w:rsidRPr="00B60D70">
        <w:rPr>
          <w:rFonts w:ascii="TH SarabunPSK" w:hAnsi="TH SarabunPSK" w:cs="TH SarabunPSK" w:hint="cs"/>
        </w:rPr>
        <w:t xml:space="preserve"> 2</w:t>
      </w:r>
      <w:r w:rsidR="00D756E0" w:rsidRPr="00B60D70">
        <w:rPr>
          <w:rFonts w:ascii="TH SarabunPSK" w:hAnsi="TH SarabunPSK" w:cs="TH SarabunPSK" w:hint="cs"/>
          <w:cs/>
        </w:rPr>
        <w:tab/>
      </w:r>
      <w:r w:rsidR="00D756E0" w:rsidRPr="00B60D70">
        <w:rPr>
          <w:rFonts w:ascii="TH SarabunPSK" w:hAnsi="TH SarabunPSK" w:cs="TH SarabunPSK" w:hint="cs"/>
        </w:rPr>
        <w:t>3</w:t>
      </w:r>
      <w:r w:rsidR="00D756E0" w:rsidRPr="00B60D70">
        <w:rPr>
          <w:rFonts w:ascii="TH SarabunPSK" w:hAnsi="TH SarabunPSK" w:cs="TH SarabunPSK" w:hint="cs"/>
          <w:cs/>
        </w:rPr>
        <w:t xml:space="preserve"> </w:t>
      </w:r>
      <w:r w:rsidR="00D756E0" w:rsidRPr="00B60D70">
        <w:rPr>
          <w:rFonts w:ascii="TH SarabunPSK" w:hAnsi="TH SarabunPSK" w:cs="TH SarabunPSK" w:hint="cs"/>
        </w:rPr>
        <w:t>(</w:t>
      </w:r>
      <w:r w:rsidR="004545B8" w:rsidRPr="00B60D70">
        <w:rPr>
          <w:rFonts w:ascii="TH SarabunPSK" w:hAnsi="TH SarabunPSK" w:cs="TH SarabunPSK"/>
        </w:rPr>
        <w:t>2</w:t>
      </w:r>
      <w:r w:rsidR="00D756E0" w:rsidRPr="00B60D70">
        <w:rPr>
          <w:rFonts w:ascii="TH SarabunPSK" w:hAnsi="TH SarabunPSK" w:cs="TH SarabunPSK" w:hint="cs"/>
        </w:rPr>
        <w:t>-</w:t>
      </w:r>
      <w:r w:rsidR="004545B8" w:rsidRPr="00B60D70">
        <w:rPr>
          <w:rFonts w:ascii="TH SarabunPSK" w:hAnsi="TH SarabunPSK" w:cs="TH SarabunPSK"/>
        </w:rPr>
        <w:t>2</w:t>
      </w:r>
      <w:r w:rsidR="00D756E0" w:rsidRPr="00B60D70">
        <w:rPr>
          <w:rFonts w:ascii="TH SarabunPSK" w:hAnsi="TH SarabunPSK" w:cs="TH SarabunPSK" w:hint="cs"/>
        </w:rPr>
        <w:t>-6)</w:t>
      </w:r>
      <w:bookmarkEnd w:id="799"/>
      <w:bookmarkEnd w:id="800"/>
      <w:bookmarkEnd w:id="801"/>
      <w:bookmarkEnd w:id="802"/>
    </w:p>
    <w:p w14:paraId="5BA71D08" w14:textId="6E23C67A" w:rsidR="009E6917" w:rsidRPr="00B60D70" w:rsidRDefault="00D756E0" w:rsidP="00D5065F">
      <w:pPr>
        <w:shd w:val="clear" w:color="auto" w:fill="D9D9D9" w:themeFill="background1" w:themeFillShade="D9"/>
        <w:tabs>
          <w:tab w:val="left" w:pos="1134"/>
        </w:tabs>
        <w:rPr>
          <w:rFonts w:ascii="TH SarabunPSK" w:hAnsi="TH SarabunPSK" w:cs="TH SarabunPSK"/>
          <w:b/>
          <w:bCs/>
        </w:rPr>
      </w:pPr>
      <w:r w:rsidRPr="00B60D70">
        <w:rPr>
          <w:rFonts w:ascii="TH SarabunPSK" w:hAnsi="TH SarabunPSK" w:cs="TH SarabunPSK" w:hint="cs"/>
          <w:b/>
          <w:bCs/>
          <w:cs/>
        </w:rPr>
        <w:tab/>
      </w:r>
      <w:r w:rsidRPr="00B60D70">
        <w:rPr>
          <w:rFonts w:ascii="TH SarabunPSK" w:hAnsi="TH SarabunPSK" w:cs="TH SarabunPSK" w:hint="cs"/>
          <w:b/>
          <w:bCs/>
        </w:rPr>
        <w:t>(Reinforced Concrete Design 2)</w:t>
      </w:r>
    </w:p>
    <w:p w14:paraId="3511AF39" w14:textId="13B31607" w:rsidR="009E6917" w:rsidRPr="00B60D70" w:rsidRDefault="00D756E0" w:rsidP="00592146">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00D5065F" w:rsidRPr="00B60D70">
        <w:rPr>
          <w:rFonts w:ascii="TH SarabunPSK" w:hAnsi="TH SarabunPSK" w:cs="TH SarabunPSK" w:hint="cs"/>
          <w:cs/>
        </w:rPr>
        <w:t xml:space="preserve"> </w:t>
      </w:r>
      <w:r w:rsidR="0056664A" w:rsidRPr="00B60D70">
        <w:rPr>
          <w:rFonts w:ascii="TH SarabunPSK" w:hAnsi="TH SarabunPSK" w:cs="TH SarabunPSK"/>
        </w:rPr>
        <w:t>CTE312</w:t>
      </w:r>
    </w:p>
    <w:p w14:paraId="027BE618" w14:textId="69E15F87" w:rsidR="009E6917" w:rsidRPr="00B60D70" w:rsidRDefault="00D756E0" w:rsidP="00D5065F">
      <w:pPr>
        <w:ind w:firstLine="720"/>
        <w:rPr>
          <w:rFonts w:ascii="TH SarabunPSK" w:hAnsi="TH SarabunPSK" w:cs="TH SarabunPSK"/>
        </w:rPr>
      </w:pPr>
      <w:r w:rsidRPr="00B60D70">
        <w:rPr>
          <w:rFonts w:ascii="TH SarabunPSK" w:hAnsi="TH SarabunPSK" w:cs="TH SarabunPSK" w:hint="cs"/>
          <w:cs/>
          <w:lang w:val="th-TH"/>
        </w:rPr>
        <w:t>แนวคิดในการออกแบบโดยวิธีกำลัง คุณสมบัติของคอนกรีต และเหล็กเสริมข้อกำหนดในการออกแบบพฤติกรรมพื้นฐานของโครงสร้างคอนกรีตเสริมเหล็กภายใต้แรงอัด แรงดัด แรงบิด แรงเฉือน แรงยึดเหนี่ยวและปฏิสัมพันธ์ระหว่างแรงเหล่านี้ การออกแบบองค์อาคารโครงสร้างคอนกรีตเสริมเหล็กโดยวิธีกำลัง ฝึกการออกแบบอาคารคอนกรีตเสริมเหล็ก</w:t>
      </w:r>
    </w:p>
    <w:p w14:paraId="4C4EA359" w14:textId="77777777" w:rsidR="00DB08D9" w:rsidRPr="00B60D70" w:rsidRDefault="00DB08D9" w:rsidP="00DB08D9">
      <w:pPr>
        <w:ind w:firstLine="720"/>
        <w:rPr>
          <w:rFonts w:ascii="TH SarabunPSK" w:hAnsi="TH SarabunPSK" w:cs="TH SarabunPSK"/>
        </w:rPr>
      </w:pPr>
      <w:r w:rsidRPr="00B60D70">
        <w:rPr>
          <w:rFonts w:ascii="TH SarabunPSK" w:hAnsi="TH SarabunPSK" w:cs="TH SarabunPSK" w:hint="cs"/>
        </w:rPr>
        <w:t>Design concepts of strength design, properties of concrete and reinforcing steel bars, building codes</w:t>
      </w:r>
      <w:r w:rsidRPr="00B60D70">
        <w:rPr>
          <w:rFonts w:ascii="TH SarabunPSK" w:hAnsi="TH SarabunPSK" w:cs="TH SarabunPSK" w:hint="cs"/>
          <w:cs/>
        </w:rPr>
        <w:t xml:space="preserve"> </w:t>
      </w:r>
      <w:r w:rsidRPr="00B60D70">
        <w:rPr>
          <w:rFonts w:ascii="TH SarabunPSK" w:hAnsi="TH SarabunPSK" w:cs="TH SarabunPSK" w:hint="cs"/>
        </w:rPr>
        <w:t>requirements. Fundamental behavior in</w:t>
      </w:r>
      <w:r w:rsidRPr="00B60D70">
        <w:rPr>
          <w:rFonts w:ascii="TH SarabunPSK" w:hAnsi="TH SarabunPSK" w:cs="TH SarabunPSK"/>
        </w:rPr>
        <w:t xml:space="preserve"> compression</w:t>
      </w:r>
      <w:r w:rsidRPr="00B60D70">
        <w:rPr>
          <w:rFonts w:ascii="TH SarabunPSK" w:hAnsi="TH SarabunPSK" w:cs="TH SarabunPSK" w:hint="cs"/>
        </w:rPr>
        <w:t>, flexure, torsion, shear, bond and interaction among each</w:t>
      </w:r>
      <w:r w:rsidRPr="00B60D70">
        <w:rPr>
          <w:rFonts w:ascii="TH SarabunPSK" w:hAnsi="TH SarabunPSK" w:cs="TH SarabunPSK" w:hint="cs"/>
          <w:cs/>
        </w:rPr>
        <w:t xml:space="preserve"> </w:t>
      </w:r>
      <w:r w:rsidRPr="00B60D70">
        <w:rPr>
          <w:rFonts w:ascii="TH SarabunPSK" w:hAnsi="TH SarabunPSK" w:cs="TH SarabunPSK" w:hint="cs"/>
        </w:rPr>
        <w:t>other’s. Design of reinforced concrete structural members by strength design concepts, design practice</w:t>
      </w:r>
      <w:r w:rsidRPr="00B60D70">
        <w:rPr>
          <w:rFonts w:ascii="TH SarabunPSK" w:hAnsi="TH SarabunPSK" w:cs="TH SarabunPSK"/>
        </w:rPr>
        <w:t xml:space="preserve"> of reinforced concrete buildings</w:t>
      </w:r>
      <w:r w:rsidRPr="00B60D70">
        <w:rPr>
          <w:rFonts w:ascii="TH SarabunPSK" w:hAnsi="TH SarabunPSK" w:cs="TH SarabunPSK" w:hint="cs"/>
        </w:rPr>
        <w:t>.</w:t>
      </w:r>
    </w:p>
    <w:p w14:paraId="5E49E546" w14:textId="77777777"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53ED8918" w14:textId="77777777" w:rsidR="009E6917" w:rsidRPr="00B60D70" w:rsidRDefault="00D756E0" w:rsidP="00FF7D50">
      <w:pPr>
        <w:pStyle w:val="af9"/>
        <w:numPr>
          <w:ilvl w:val="0"/>
          <w:numId w:val="52"/>
        </w:numPr>
        <w:ind w:left="851" w:hanging="284"/>
        <w:rPr>
          <w:rFonts w:ascii="TH SarabunPSK" w:hAnsi="TH SarabunPSK" w:cs="TH SarabunPSK"/>
        </w:rPr>
      </w:pPr>
      <w:r w:rsidRPr="00B60D70">
        <w:rPr>
          <w:rFonts w:ascii="TH SarabunPSK" w:hAnsi="TH SarabunPSK" w:cs="TH SarabunPSK" w:hint="cs"/>
          <w:cs/>
          <w:lang w:val="th-TH"/>
        </w:rPr>
        <w:t>อธิบายหลักการในการออกแบบด้วยวิธีกำลัง</w:t>
      </w:r>
    </w:p>
    <w:p w14:paraId="5AB12F50" w14:textId="77777777" w:rsidR="009E6917" w:rsidRPr="00B60D70" w:rsidRDefault="00D756E0" w:rsidP="00FF7D50">
      <w:pPr>
        <w:pStyle w:val="af9"/>
        <w:numPr>
          <w:ilvl w:val="0"/>
          <w:numId w:val="52"/>
        </w:numPr>
        <w:ind w:left="851" w:hanging="284"/>
        <w:rPr>
          <w:rFonts w:ascii="TH SarabunPSK" w:hAnsi="TH SarabunPSK" w:cs="TH SarabunPSK"/>
        </w:rPr>
      </w:pPr>
      <w:r w:rsidRPr="00B60D70">
        <w:rPr>
          <w:rFonts w:ascii="TH SarabunPSK" w:hAnsi="TH SarabunPSK" w:cs="TH SarabunPSK" w:hint="cs"/>
          <w:cs/>
          <w:lang w:val="th-TH"/>
        </w:rPr>
        <w:t>วิเคราะห์หาแรงที่สามารถรับได้ของโครงสร้างอย่างง่ายได้</w:t>
      </w:r>
    </w:p>
    <w:p w14:paraId="5A7108D8" w14:textId="77777777" w:rsidR="009E6917" w:rsidRPr="00B60D70" w:rsidRDefault="00D756E0" w:rsidP="00FF7D50">
      <w:pPr>
        <w:pStyle w:val="af9"/>
        <w:numPr>
          <w:ilvl w:val="0"/>
          <w:numId w:val="52"/>
        </w:numPr>
        <w:ind w:left="851" w:hanging="284"/>
        <w:rPr>
          <w:rFonts w:ascii="TH SarabunPSK" w:hAnsi="TH SarabunPSK" w:cs="TH SarabunPSK"/>
        </w:rPr>
      </w:pPr>
      <w:r w:rsidRPr="00B60D70">
        <w:rPr>
          <w:rFonts w:ascii="TH SarabunPSK" w:hAnsi="TH SarabunPSK" w:cs="TH SarabunPSK" w:hint="cs"/>
          <w:cs/>
          <w:lang w:val="th-TH"/>
        </w:rPr>
        <w:t>ออกแบบโครงสร้างสำหรับอาคารขนาดเล็กได้</w:t>
      </w:r>
    </w:p>
    <w:p w14:paraId="4E1C8610" w14:textId="77777777" w:rsidR="009E6917" w:rsidRPr="00B60D70" w:rsidRDefault="009E6917" w:rsidP="00592146">
      <w:pPr>
        <w:rPr>
          <w:rFonts w:ascii="TH SarabunPSK" w:hAnsi="TH SarabunPSK" w:cs="TH SarabunPSK"/>
        </w:rPr>
      </w:pPr>
    </w:p>
    <w:p w14:paraId="374FFA2A" w14:textId="7E053F5D" w:rsidR="009E6917" w:rsidRPr="00B60D70" w:rsidRDefault="00B91175" w:rsidP="00D5065F">
      <w:pPr>
        <w:pStyle w:val="3"/>
        <w:numPr>
          <w:ilvl w:val="0"/>
          <w:numId w:val="0"/>
        </w:numPr>
        <w:shd w:val="clear" w:color="auto" w:fill="D9D9D9" w:themeFill="background1" w:themeFillShade="D9"/>
        <w:tabs>
          <w:tab w:val="left" w:pos="1134"/>
          <w:tab w:val="left" w:pos="2127"/>
          <w:tab w:val="left" w:pos="7938"/>
        </w:tabs>
        <w:ind w:left="1134" w:hanging="1134"/>
        <w:rPr>
          <w:rFonts w:ascii="TH SarabunPSK" w:hAnsi="TH SarabunPSK" w:cs="TH SarabunPSK"/>
        </w:rPr>
      </w:pPr>
      <w:bookmarkStart w:id="803" w:name="_Toc179246128"/>
      <w:bookmarkStart w:id="804" w:name="_Toc179656509"/>
      <w:bookmarkStart w:id="805" w:name="_Toc180609589"/>
      <w:bookmarkStart w:id="806" w:name="_Toc191634202"/>
      <w:r w:rsidRPr="00B60D70">
        <w:rPr>
          <w:rFonts w:ascii="TH SarabunPSK" w:hAnsi="TH SarabunPSK" w:cs="TH SarabunPSK" w:hint="cs"/>
        </w:rPr>
        <w:t xml:space="preserve">CTE </w:t>
      </w:r>
      <w:r w:rsidR="00D756E0" w:rsidRPr="00B60D70">
        <w:rPr>
          <w:rFonts w:ascii="TH SarabunPSK" w:hAnsi="TH SarabunPSK" w:cs="TH SarabunPSK" w:hint="cs"/>
          <w:cs/>
        </w:rPr>
        <w:t>41</w:t>
      </w:r>
      <w:r w:rsidR="00D756E0" w:rsidRPr="00B60D70">
        <w:rPr>
          <w:rFonts w:ascii="TH SarabunPSK" w:hAnsi="TH SarabunPSK" w:cs="TH SarabunPSK" w:hint="cs"/>
        </w:rPr>
        <w:t>7</w:t>
      </w:r>
      <w:r w:rsidR="00D756E0" w:rsidRPr="00B60D70">
        <w:rPr>
          <w:rFonts w:ascii="TH SarabunPSK" w:hAnsi="TH SarabunPSK" w:cs="TH SarabunPSK" w:hint="cs"/>
          <w:cs/>
        </w:rPr>
        <w:t xml:space="preserve"> </w:t>
      </w:r>
      <w:r w:rsidR="00D5065F" w:rsidRPr="00B60D70">
        <w:rPr>
          <w:rFonts w:ascii="TH SarabunPSK" w:hAnsi="TH SarabunPSK" w:cs="TH SarabunPSK" w:hint="cs"/>
          <w:cs/>
        </w:rPr>
        <w:tab/>
      </w:r>
      <w:r w:rsidR="00D756E0" w:rsidRPr="00B60D70">
        <w:rPr>
          <w:rFonts w:ascii="TH SarabunPSK" w:hAnsi="TH SarabunPSK" w:cs="TH SarabunPSK" w:hint="cs"/>
          <w:cs/>
        </w:rPr>
        <w:t>การออกแบบคอนกรีตอัดแรง</w:t>
      </w:r>
      <w:r w:rsidR="00D756E0" w:rsidRPr="00B60D70">
        <w:rPr>
          <w:rFonts w:ascii="TH SarabunPSK" w:hAnsi="TH SarabunPSK" w:cs="TH SarabunPSK" w:hint="cs"/>
          <w:cs/>
        </w:rPr>
        <w:tab/>
      </w:r>
      <w:r w:rsidR="00D756E0" w:rsidRPr="00B60D70">
        <w:rPr>
          <w:rFonts w:ascii="TH SarabunPSK" w:hAnsi="TH SarabunPSK" w:cs="TH SarabunPSK" w:hint="cs"/>
        </w:rPr>
        <w:t>3</w:t>
      </w:r>
      <w:r w:rsidR="00D756E0" w:rsidRPr="00B60D70">
        <w:rPr>
          <w:rFonts w:ascii="TH SarabunPSK" w:hAnsi="TH SarabunPSK" w:cs="TH SarabunPSK" w:hint="cs"/>
          <w:cs/>
        </w:rPr>
        <w:t xml:space="preserve"> </w:t>
      </w:r>
      <w:r w:rsidR="00D756E0" w:rsidRPr="00B60D70">
        <w:rPr>
          <w:rFonts w:ascii="TH SarabunPSK" w:hAnsi="TH SarabunPSK" w:cs="TH SarabunPSK" w:hint="cs"/>
        </w:rPr>
        <w:t>(3-0-6)</w:t>
      </w:r>
      <w:bookmarkEnd w:id="803"/>
      <w:bookmarkEnd w:id="804"/>
      <w:bookmarkEnd w:id="805"/>
      <w:bookmarkEnd w:id="806"/>
    </w:p>
    <w:p w14:paraId="489283BC" w14:textId="77777777" w:rsidR="009E6917" w:rsidRPr="00B60D70" w:rsidRDefault="00D756E0" w:rsidP="00D5065F">
      <w:pPr>
        <w:shd w:val="clear" w:color="auto" w:fill="D9D9D9" w:themeFill="background1" w:themeFillShade="D9"/>
        <w:tabs>
          <w:tab w:val="left" w:pos="1134"/>
        </w:tabs>
        <w:rPr>
          <w:rFonts w:ascii="TH SarabunPSK" w:hAnsi="TH SarabunPSK" w:cs="TH SarabunPSK"/>
        </w:rPr>
      </w:pPr>
      <w:r w:rsidRPr="00B60D70">
        <w:rPr>
          <w:rFonts w:ascii="TH SarabunPSK" w:hAnsi="TH SarabunPSK" w:cs="TH SarabunPSK" w:hint="cs"/>
          <w:cs/>
        </w:rPr>
        <w:tab/>
      </w:r>
      <w:r w:rsidRPr="00B60D70">
        <w:rPr>
          <w:rFonts w:ascii="TH SarabunPSK" w:hAnsi="TH SarabunPSK" w:cs="TH SarabunPSK" w:hint="cs"/>
          <w:b/>
          <w:bCs/>
        </w:rPr>
        <w:t>(Prestressed Concrete Design)</w:t>
      </w:r>
    </w:p>
    <w:p w14:paraId="37D4A9BA" w14:textId="5F7F2848" w:rsidR="009E6917" w:rsidRPr="00B60D70" w:rsidRDefault="00D756E0" w:rsidP="00592146">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B91175" w:rsidRPr="00B60D70">
        <w:rPr>
          <w:rFonts w:ascii="TH SarabunPSK" w:hAnsi="TH SarabunPSK" w:cs="TH SarabunPSK" w:hint="cs"/>
        </w:rPr>
        <w:t xml:space="preserve">CTE </w:t>
      </w:r>
      <w:r w:rsidRPr="00B60D70">
        <w:rPr>
          <w:rFonts w:ascii="TH SarabunPSK" w:hAnsi="TH SarabunPSK" w:cs="TH SarabunPSK" w:hint="cs"/>
          <w:cs/>
        </w:rPr>
        <w:t>322</w:t>
      </w:r>
    </w:p>
    <w:p w14:paraId="32C16025" w14:textId="77777777" w:rsidR="00E02FC5" w:rsidRPr="00B60D70" w:rsidRDefault="00E02FC5" w:rsidP="00E02FC5">
      <w:pPr>
        <w:ind w:firstLine="720"/>
        <w:rPr>
          <w:rFonts w:ascii="TH SarabunPSK" w:hAnsi="TH SarabunPSK" w:cs="TH SarabunPSK"/>
        </w:rPr>
      </w:pPr>
      <w:r w:rsidRPr="00B60D70">
        <w:rPr>
          <w:rFonts w:ascii="TH SarabunPSK" w:hAnsi="TH SarabunPSK" w:cs="TH SarabunPSK" w:hint="cs"/>
          <w:cs/>
          <w:lang w:val="th-TH"/>
        </w:rPr>
        <w:t>วัสดุและวิธีการที่ใช้ในคอนกรีตอัดแรง การสูญเสียการอัดแรง คานช่วงเดียวและคานต่อเนื่อง แนวการวางลวดอัดแรงและน้ำหนักบรรทุกเทียบเท่าที่สอดคล้องกัน โมเมนต์เพิ่มที่เกิดจากการอัดแรง การคำนวณหาจำนวนเส้นลวดที่ใช้อัดแรงและแสดงรายละเอียดในการเขียนแบบ การเสริมเหล็กรับแรงเฉือน คานประกอบ</w:t>
      </w:r>
      <w:r w:rsidRPr="00B60D70">
        <w:rPr>
          <w:rFonts w:ascii="TH SarabunPSK" w:hAnsi="TH SarabunPSK" w:cs="TH SarabunPSK"/>
        </w:rPr>
        <w:t xml:space="preserve"> </w:t>
      </w:r>
      <w:r w:rsidRPr="00B60D70">
        <w:rPr>
          <w:rFonts w:ascii="TH SarabunPSK" w:hAnsi="TH SarabunPSK" w:cs="TH SarabunPSK" w:hint="cs"/>
          <w:cs/>
        </w:rPr>
        <w:t>การคำนวณการแอ่นตัวของคาน</w:t>
      </w:r>
      <w:r w:rsidRPr="00B60D70">
        <w:rPr>
          <w:rFonts w:ascii="TH SarabunPSK" w:hAnsi="TH SarabunPSK" w:cs="TH SarabunPSK" w:hint="cs"/>
          <w:cs/>
          <w:lang w:val="th-TH"/>
        </w:rPr>
        <w:t xml:space="preserve"> </w:t>
      </w:r>
    </w:p>
    <w:p w14:paraId="3F922D61" w14:textId="77777777" w:rsidR="00E02FC5" w:rsidRPr="00B60D70" w:rsidRDefault="00E02FC5" w:rsidP="00E02FC5">
      <w:pPr>
        <w:ind w:firstLine="720"/>
        <w:rPr>
          <w:rFonts w:ascii="TH SarabunPSK" w:hAnsi="TH SarabunPSK" w:cs="TH SarabunPSK"/>
        </w:rPr>
      </w:pPr>
      <w:r w:rsidRPr="00B60D70">
        <w:rPr>
          <w:rFonts w:ascii="TH SarabunPSK" w:hAnsi="TH SarabunPSK" w:cs="TH SarabunPSK" w:hint="cs"/>
        </w:rPr>
        <w:t>Materials and methods used in prestressing, loss of prestresses, single span and continuous beam, tendon geometry and its equivalent loading, secondary moments, determination of prestressing tendons and their detailing in the drawing, shear reinforcement, composite</w:t>
      </w:r>
      <w:r w:rsidRPr="00B60D70">
        <w:rPr>
          <w:rFonts w:ascii="TH SarabunPSK" w:hAnsi="TH SarabunPSK" w:cs="TH SarabunPSK" w:hint="cs"/>
          <w:cs/>
        </w:rPr>
        <w:t xml:space="preserve"> </w:t>
      </w:r>
      <w:r w:rsidRPr="00B60D70">
        <w:rPr>
          <w:rFonts w:ascii="TH SarabunPSK" w:hAnsi="TH SarabunPSK" w:cs="TH SarabunPSK" w:hint="cs"/>
        </w:rPr>
        <w:t>beams</w:t>
      </w:r>
      <w:r w:rsidRPr="00B60D70">
        <w:t xml:space="preserve">, </w:t>
      </w:r>
      <w:r w:rsidRPr="00B60D70">
        <w:rPr>
          <w:rFonts w:ascii="TH SarabunPSK" w:hAnsi="TH SarabunPSK" w:cs="TH SarabunPSK"/>
        </w:rPr>
        <w:t>calculation of beam deflection</w:t>
      </w:r>
      <w:r w:rsidRPr="00B60D70">
        <w:rPr>
          <w:rFonts w:ascii="TH SarabunPSK" w:hAnsi="TH SarabunPSK" w:cs="TH SarabunPSK" w:hint="cs"/>
        </w:rPr>
        <w:t xml:space="preserve">. </w:t>
      </w:r>
    </w:p>
    <w:p w14:paraId="1791E336" w14:textId="132C08C8" w:rsidR="009E6917" w:rsidRPr="00B60D70" w:rsidRDefault="00D756E0" w:rsidP="00592146">
      <w:pPr>
        <w:rPr>
          <w:rFonts w:ascii="TH SarabunPSK" w:hAnsi="TH SarabunPSK" w:cs="TH SarabunPSK"/>
          <w:b/>
          <w:bCs/>
        </w:rPr>
      </w:pPr>
      <w:r w:rsidRPr="00B60D70">
        <w:rPr>
          <w:rFonts w:ascii="TH SarabunPSK" w:hAnsi="TH SarabunPSK" w:cs="TH SarabunPSK" w:hint="cs"/>
          <w:cs/>
        </w:rPr>
        <w:t xml:space="preserve"> </w:t>
      </w:r>
      <w:r w:rsidRPr="00B60D70">
        <w:rPr>
          <w:rFonts w:ascii="TH SarabunPSK" w:hAnsi="TH SarabunPSK" w:cs="TH SarabunPSK" w:hint="cs"/>
          <w:b/>
          <w:bCs/>
          <w:cs/>
          <w:lang w:val="th-TH"/>
        </w:rPr>
        <w:t>ผลลัพธ์การเรียนรู้ระดับรายวิชา</w:t>
      </w:r>
      <w:r w:rsidR="00BD7F9D" w:rsidRPr="00B60D70">
        <w:rPr>
          <w:rFonts w:ascii="TH SarabunPSK" w:hAnsi="TH SarabunPSK" w:cs="TH SarabunPSK" w:hint="cs"/>
          <w:b/>
          <w:bCs/>
          <w:cs/>
          <w:lang w:val="th-TH"/>
        </w:rPr>
        <w:t xml:space="preserve"> </w:t>
      </w:r>
    </w:p>
    <w:p w14:paraId="52C65473" w14:textId="03F769CB" w:rsidR="009E6917" w:rsidRPr="00B60D70" w:rsidRDefault="00D756E0" w:rsidP="00FF7D50">
      <w:pPr>
        <w:pStyle w:val="af9"/>
        <w:numPr>
          <w:ilvl w:val="0"/>
          <w:numId w:val="53"/>
        </w:numPr>
        <w:ind w:left="851" w:hanging="284"/>
        <w:rPr>
          <w:rFonts w:ascii="TH SarabunPSK" w:hAnsi="TH SarabunPSK" w:cs="TH SarabunPSK"/>
        </w:rPr>
      </w:pPr>
      <w:r w:rsidRPr="00B60D70">
        <w:rPr>
          <w:rFonts w:ascii="TH SarabunPSK" w:hAnsi="TH SarabunPSK" w:cs="TH SarabunPSK" w:hint="cs"/>
          <w:cs/>
          <w:lang w:val="th-TH"/>
        </w:rPr>
        <w:lastRenderedPageBreak/>
        <w:t>อธิบาย การใช้วัสดุ วิธีการอัดแรง สาเหตุการสูญเสียการอัดแรงขององค์อาคารที่ใช้คอนกรีตอัดแรง</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 xml:space="preserve"> </w:t>
      </w:r>
    </w:p>
    <w:p w14:paraId="1DA2A4B5" w14:textId="7D3FAEF4" w:rsidR="009E6917" w:rsidRPr="00B60D70" w:rsidRDefault="00D756E0" w:rsidP="00FF7D50">
      <w:pPr>
        <w:pStyle w:val="af9"/>
        <w:numPr>
          <w:ilvl w:val="0"/>
          <w:numId w:val="53"/>
        </w:numPr>
        <w:ind w:left="851" w:hanging="284"/>
        <w:rPr>
          <w:rFonts w:ascii="TH SarabunPSK" w:hAnsi="TH SarabunPSK" w:cs="TH SarabunPSK"/>
        </w:rPr>
      </w:pPr>
      <w:r w:rsidRPr="00B60D70">
        <w:rPr>
          <w:rFonts w:ascii="TH SarabunPSK" w:hAnsi="TH SarabunPSK" w:cs="TH SarabunPSK" w:hint="cs"/>
          <w:cs/>
          <w:lang w:val="th-TH"/>
        </w:rPr>
        <w:t>วิเคราะห์และออกแบบคานช่วงเดียวที่ใช้คอนกรีตอัดแรง โดยคิดผลของแรงดัด แรงเฉือน รวมถึงการโก่งตัวที่เกิดขึ้นทั้งนระยะสั้นและระยะยาว</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 xml:space="preserve"> </w:t>
      </w:r>
    </w:p>
    <w:p w14:paraId="039580EF" w14:textId="77777777" w:rsidR="009E6917" w:rsidRPr="00B60D70" w:rsidRDefault="00D756E0" w:rsidP="00FF7D50">
      <w:pPr>
        <w:pStyle w:val="af9"/>
        <w:numPr>
          <w:ilvl w:val="0"/>
          <w:numId w:val="53"/>
        </w:numPr>
        <w:ind w:left="851" w:hanging="284"/>
        <w:rPr>
          <w:rFonts w:ascii="TH SarabunPSK" w:hAnsi="TH SarabunPSK" w:cs="TH SarabunPSK"/>
        </w:rPr>
      </w:pPr>
      <w:r w:rsidRPr="00B60D70">
        <w:rPr>
          <w:rFonts w:ascii="TH SarabunPSK" w:hAnsi="TH SarabunPSK" w:cs="TH SarabunPSK" w:hint="cs"/>
          <w:cs/>
          <w:lang w:val="th-TH"/>
        </w:rPr>
        <w:t xml:space="preserve">วิเคราะห์และออกแบบคานต่อเนื่องที่ใช้คอนกรีตอัดแรง โดยพิจารณาโมเมนต์เพิ่มที่เกิดจากการอัดแรง </w:t>
      </w:r>
    </w:p>
    <w:p w14:paraId="198007C0" w14:textId="0B9FE0B9" w:rsidR="009E6917" w:rsidRPr="00B60D70" w:rsidRDefault="00D756E0" w:rsidP="00FF7D50">
      <w:pPr>
        <w:pStyle w:val="af9"/>
        <w:numPr>
          <w:ilvl w:val="0"/>
          <w:numId w:val="53"/>
        </w:numPr>
        <w:ind w:left="851" w:hanging="284"/>
        <w:rPr>
          <w:rFonts w:ascii="TH SarabunPSK" w:hAnsi="TH SarabunPSK" w:cs="TH SarabunPSK"/>
        </w:rPr>
      </w:pPr>
      <w:r w:rsidRPr="00B60D70">
        <w:rPr>
          <w:rFonts w:ascii="TH SarabunPSK" w:hAnsi="TH SarabunPSK" w:cs="TH SarabunPSK" w:hint="cs"/>
          <w:cs/>
          <w:lang w:val="th-TH"/>
        </w:rPr>
        <w:t>วิเคราะห์และออกแบบคานประกอบที่เกิดจากชิ้นส่วนคอนกรีตอัดแรงสำเร็จรูป และคอนกรีตหล่อในที่ พร้อมทั้งเข้าใจพฤติกรรมการรับน้ำหนักและความเค้นที่เกิดขึ้น ทั้งกรณีที่มีการค</w:t>
      </w:r>
      <w:r w:rsidR="00C3183B" w:rsidRPr="00B60D70">
        <w:rPr>
          <w:rFonts w:ascii="TH SarabunPSK" w:hAnsi="TH SarabunPSK" w:cs="TH SarabunPSK" w:hint="cs"/>
          <w:cs/>
          <w:lang w:val="th-TH"/>
        </w:rPr>
        <w:t>้ำ</w:t>
      </w:r>
      <w:r w:rsidRPr="00B60D70">
        <w:rPr>
          <w:rFonts w:ascii="TH SarabunPSK" w:hAnsi="TH SarabunPSK" w:cs="TH SarabunPSK" w:hint="cs"/>
          <w:cs/>
          <w:lang w:val="th-TH"/>
        </w:rPr>
        <w:t>ยันและไม่มีการค้ำยัน</w:t>
      </w:r>
    </w:p>
    <w:p w14:paraId="16335C94" w14:textId="77777777" w:rsidR="009E6917" w:rsidRPr="00B60D70" w:rsidRDefault="009E6917" w:rsidP="00592146">
      <w:pPr>
        <w:rPr>
          <w:rFonts w:ascii="TH SarabunPSK" w:hAnsi="TH SarabunPSK" w:cs="TH SarabunPSK"/>
        </w:rPr>
      </w:pPr>
    </w:p>
    <w:p w14:paraId="4B73576E" w14:textId="05C62BAF" w:rsidR="009E6917" w:rsidRPr="00B60D70" w:rsidRDefault="00B91175" w:rsidP="00D5065F">
      <w:pPr>
        <w:pStyle w:val="3"/>
        <w:numPr>
          <w:ilvl w:val="0"/>
          <w:numId w:val="0"/>
        </w:numPr>
        <w:shd w:val="clear" w:color="auto" w:fill="D9D9D9" w:themeFill="background1" w:themeFillShade="D9"/>
        <w:tabs>
          <w:tab w:val="left" w:pos="1134"/>
          <w:tab w:val="left" w:pos="2127"/>
          <w:tab w:val="left" w:pos="7938"/>
        </w:tabs>
        <w:ind w:left="1134" w:hanging="1134"/>
        <w:rPr>
          <w:rFonts w:ascii="TH SarabunPSK" w:hAnsi="TH SarabunPSK" w:cs="TH SarabunPSK"/>
          <w:cs/>
        </w:rPr>
      </w:pPr>
      <w:bookmarkStart w:id="807" w:name="_Toc179246129"/>
      <w:bookmarkStart w:id="808" w:name="_Toc179656510"/>
      <w:bookmarkStart w:id="809" w:name="_Toc180609590"/>
      <w:bookmarkStart w:id="810" w:name="_Toc191634203"/>
      <w:r w:rsidRPr="00B60D70">
        <w:rPr>
          <w:rFonts w:ascii="TH SarabunPSK" w:hAnsi="TH SarabunPSK" w:cs="TH SarabunPSK" w:hint="cs"/>
        </w:rPr>
        <w:t xml:space="preserve">CTE </w:t>
      </w:r>
      <w:r w:rsidR="00D756E0" w:rsidRPr="00B60D70">
        <w:rPr>
          <w:rFonts w:ascii="TH SarabunPSK" w:hAnsi="TH SarabunPSK" w:cs="TH SarabunPSK" w:hint="cs"/>
        </w:rPr>
        <w:t xml:space="preserve">418 </w:t>
      </w:r>
      <w:r w:rsidR="00D5065F" w:rsidRPr="00B60D70">
        <w:rPr>
          <w:rFonts w:ascii="TH SarabunPSK" w:hAnsi="TH SarabunPSK" w:cs="TH SarabunPSK" w:hint="cs"/>
          <w:cs/>
        </w:rPr>
        <w:tab/>
      </w:r>
      <w:r w:rsidR="00D756E0" w:rsidRPr="00B60D70">
        <w:rPr>
          <w:rFonts w:ascii="TH SarabunPSK" w:hAnsi="TH SarabunPSK" w:cs="TH SarabunPSK" w:hint="cs"/>
          <w:cs/>
        </w:rPr>
        <w:t>เทคโนโลยีชิ้นส่วนคอนกรีตสำเร็จรูป</w:t>
      </w:r>
      <w:r w:rsidR="00D756E0" w:rsidRPr="00B60D70">
        <w:rPr>
          <w:rFonts w:ascii="TH SarabunPSK" w:hAnsi="TH SarabunPSK" w:cs="TH SarabunPSK" w:hint="cs"/>
          <w:cs/>
        </w:rPr>
        <w:tab/>
      </w:r>
      <w:r w:rsidR="00D756E0" w:rsidRPr="00B60D70">
        <w:rPr>
          <w:rFonts w:ascii="TH SarabunPSK" w:hAnsi="TH SarabunPSK" w:cs="TH SarabunPSK" w:hint="cs"/>
        </w:rPr>
        <w:t>3</w:t>
      </w:r>
      <w:r w:rsidR="00D756E0" w:rsidRPr="00B60D70">
        <w:rPr>
          <w:rFonts w:ascii="TH SarabunPSK" w:hAnsi="TH SarabunPSK" w:cs="TH SarabunPSK" w:hint="cs"/>
          <w:cs/>
        </w:rPr>
        <w:t xml:space="preserve"> </w:t>
      </w:r>
      <w:r w:rsidR="00D756E0" w:rsidRPr="00B60D70">
        <w:rPr>
          <w:rFonts w:ascii="TH SarabunPSK" w:hAnsi="TH SarabunPSK" w:cs="TH SarabunPSK" w:hint="cs"/>
        </w:rPr>
        <w:t>(3-0-6)</w:t>
      </w:r>
      <w:bookmarkEnd w:id="807"/>
      <w:bookmarkEnd w:id="808"/>
      <w:bookmarkEnd w:id="809"/>
      <w:bookmarkEnd w:id="810"/>
    </w:p>
    <w:p w14:paraId="200D39B0" w14:textId="77777777" w:rsidR="009E6917" w:rsidRPr="00B60D70" w:rsidRDefault="00D756E0" w:rsidP="00D5065F">
      <w:pPr>
        <w:shd w:val="clear" w:color="auto" w:fill="D9D9D9" w:themeFill="background1" w:themeFillShade="D9"/>
        <w:tabs>
          <w:tab w:val="left" w:pos="1134"/>
        </w:tabs>
        <w:rPr>
          <w:rFonts w:ascii="TH SarabunPSK" w:hAnsi="TH SarabunPSK" w:cs="TH SarabunPSK"/>
          <w:b/>
          <w:bCs/>
        </w:rPr>
      </w:pPr>
      <w:r w:rsidRPr="00B60D70">
        <w:rPr>
          <w:rFonts w:ascii="TH SarabunPSK" w:hAnsi="TH SarabunPSK" w:cs="TH SarabunPSK" w:hint="cs"/>
          <w:b/>
          <w:bCs/>
          <w:cs/>
        </w:rPr>
        <w:tab/>
      </w:r>
      <w:r w:rsidRPr="00B60D70">
        <w:rPr>
          <w:rFonts w:ascii="TH SarabunPSK" w:hAnsi="TH SarabunPSK" w:cs="TH SarabunPSK" w:hint="cs"/>
          <w:b/>
          <w:bCs/>
        </w:rPr>
        <w:t>(Technology of Precast Concrete Members)</w:t>
      </w:r>
    </w:p>
    <w:p w14:paraId="366AC963" w14:textId="2C0E3CA2" w:rsidR="009E6917" w:rsidRPr="00B60D70" w:rsidRDefault="00D756E0" w:rsidP="00592146">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B91175" w:rsidRPr="00B60D70">
        <w:rPr>
          <w:rFonts w:ascii="TH SarabunPSK" w:hAnsi="TH SarabunPSK" w:cs="TH SarabunPSK" w:hint="cs"/>
        </w:rPr>
        <w:t xml:space="preserve">CTE </w:t>
      </w:r>
      <w:r w:rsidRPr="00B60D70">
        <w:rPr>
          <w:rFonts w:ascii="TH SarabunPSK" w:hAnsi="TH SarabunPSK" w:cs="TH SarabunPSK" w:hint="cs"/>
        </w:rPr>
        <w:t>322</w:t>
      </w:r>
    </w:p>
    <w:p w14:paraId="39BCBA80" w14:textId="72D1D9BF" w:rsidR="009E6917" w:rsidRPr="00B60D70" w:rsidRDefault="00D756E0" w:rsidP="00D5065F">
      <w:pPr>
        <w:ind w:firstLine="720"/>
        <w:rPr>
          <w:rFonts w:ascii="TH SarabunPSK" w:hAnsi="TH SarabunPSK" w:cs="TH SarabunPSK"/>
        </w:rPr>
      </w:pPr>
      <w:r w:rsidRPr="00B60D70">
        <w:rPr>
          <w:rFonts w:ascii="TH SarabunPSK" w:hAnsi="TH SarabunPSK" w:cs="TH SarabunPSK" w:hint="cs"/>
          <w:cs/>
          <w:lang w:val="th-TH"/>
        </w:rPr>
        <w:t>ระบบของชิ้นส่วนคอนกรีตสำเร็จรูป ทฤษฎีพื้นฐานที่ใช้การออกแบบชิ้นส่วนคอนกรีตเสริมเหล็ก และชิ้นส่วนคอนกรีตอัดแรง</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การออกแบบและการก่อสร้างชิ้นส่วนสำเร็จรูปที่รับโมเมนต์ดัดและแรงอัด ได้แก่ พื้น คาน ผนัง เสา การออกแบบและการก่อสร้างจุดต่อขององค์อาคาร ได้แก่ จุดต่อระหว่างฐานรากและเสา จุดต่อระหว่างเสาและคาน จุดต่อระหว่างผนังกับผนัง การผลิตชิ้นส่วนในโรงงาน ข้อคำนึงในการขนส่ง และวิธีการติดตั้งชิ้นส่วนอาคาร</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 xml:space="preserve"> </w:t>
      </w:r>
    </w:p>
    <w:p w14:paraId="2219D0A2" w14:textId="77777777" w:rsidR="004274B4" w:rsidRPr="00B60D70" w:rsidRDefault="004274B4" w:rsidP="004274B4">
      <w:pPr>
        <w:ind w:firstLine="720"/>
        <w:rPr>
          <w:rFonts w:ascii="TH SarabunPSK" w:hAnsi="TH SarabunPSK" w:cs="TH SarabunPSK"/>
        </w:rPr>
      </w:pPr>
      <w:r w:rsidRPr="00B60D70">
        <w:rPr>
          <w:rFonts w:ascii="TH SarabunPSK" w:hAnsi="TH SarabunPSK" w:cs="TH SarabunPSK" w:hint="cs"/>
        </w:rPr>
        <w:t xml:space="preserve">System of precast </w:t>
      </w:r>
      <w:r w:rsidRPr="00B60D70">
        <w:rPr>
          <w:rFonts w:ascii="TH SarabunPSK" w:hAnsi="TH SarabunPSK" w:cs="TH SarabunPSK" w:hint="cs"/>
          <w:lang w:val="en-GB"/>
        </w:rPr>
        <w:t xml:space="preserve">concrete </w:t>
      </w:r>
      <w:r w:rsidRPr="00B60D70">
        <w:rPr>
          <w:rFonts w:ascii="TH SarabunPSK" w:hAnsi="TH SarabunPSK" w:cs="TH SarabunPSK" w:hint="cs"/>
        </w:rPr>
        <w:t>members</w:t>
      </w:r>
      <w:r w:rsidRPr="00B60D70">
        <w:rPr>
          <w:rFonts w:ascii="TH SarabunPSK" w:hAnsi="TH SarabunPSK" w:cs="TH SarabunPSK" w:hint="cs"/>
          <w:lang w:val="en-GB"/>
        </w:rPr>
        <w:t>,</w:t>
      </w:r>
      <w:r w:rsidRPr="00B60D70">
        <w:rPr>
          <w:rFonts w:ascii="TH SarabunPSK" w:hAnsi="TH SarabunPSK" w:cs="TH SarabunPSK" w:hint="cs"/>
          <w:cs/>
        </w:rPr>
        <w:t xml:space="preserve"> </w:t>
      </w:r>
      <w:r w:rsidRPr="00B60D70">
        <w:rPr>
          <w:rFonts w:ascii="TH SarabunPSK" w:hAnsi="TH SarabunPSK" w:cs="TH SarabunPSK" w:hint="cs"/>
        </w:rPr>
        <w:t>theory background of the design of reinforced concrete</w:t>
      </w:r>
      <w:r w:rsidRPr="00B60D70">
        <w:rPr>
          <w:rFonts w:ascii="TH SarabunPSK" w:hAnsi="TH SarabunPSK" w:cs="TH SarabunPSK" w:hint="cs"/>
          <w:cs/>
        </w:rPr>
        <w:t xml:space="preserve"> </w:t>
      </w:r>
      <w:r w:rsidRPr="00B60D70">
        <w:rPr>
          <w:rFonts w:ascii="TH SarabunPSK" w:hAnsi="TH SarabunPSK" w:cs="TH SarabunPSK" w:hint="cs"/>
          <w:lang w:val="en-GB"/>
        </w:rPr>
        <w:t xml:space="preserve">member </w:t>
      </w:r>
      <w:r w:rsidRPr="00B60D70">
        <w:rPr>
          <w:rFonts w:ascii="TH SarabunPSK" w:hAnsi="TH SarabunPSK" w:cs="TH SarabunPSK" w:hint="cs"/>
        </w:rPr>
        <w:t>and prestressed concrete member</w:t>
      </w:r>
      <w:r w:rsidRPr="00B60D70">
        <w:rPr>
          <w:rFonts w:ascii="TH SarabunPSK" w:hAnsi="TH SarabunPSK" w:cs="TH SarabunPSK" w:hint="cs"/>
          <w:lang w:val="en-GB"/>
        </w:rPr>
        <w:t>,</w:t>
      </w:r>
      <w:r w:rsidRPr="00B60D70">
        <w:rPr>
          <w:rFonts w:ascii="TH SarabunPSK" w:hAnsi="TH SarabunPSK" w:cs="TH SarabunPSK" w:hint="cs"/>
          <w:cs/>
        </w:rPr>
        <w:t xml:space="preserve"> </w:t>
      </w:r>
      <w:r w:rsidRPr="00B60D70">
        <w:rPr>
          <w:rFonts w:ascii="TH SarabunPSK" w:hAnsi="TH SarabunPSK" w:cs="TH SarabunPSK" w:hint="cs"/>
        </w:rPr>
        <w:t>design and construction of flexural and compression members such as slabs, beam, wall</w:t>
      </w:r>
      <w:r w:rsidRPr="00B60D70">
        <w:rPr>
          <w:rFonts w:ascii="TH SarabunPSK" w:hAnsi="TH SarabunPSK" w:cs="TH SarabunPSK"/>
        </w:rPr>
        <w:t xml:space="preserve"> and</w:t>
      </w:r>
      <w:r w:rsidRPr="00B60D70">
        <w:rPr>
          <w:rFonts w:ascii="TH SarabunPSK" w:hAnsi="TH SarabunPSK" w:cs="TH SarabunPSK" w:hint="cs"/>
        </w:rPr>
        <w:t xml:space="preserve"> column</w:t>
      </w:r>
      <w:r w:rsidRPr="00B60D70">
        <w:rPr>
          <w:rFonts w:ascii="TH SarabunPSK" w:hAnsi="TH SarabunPSK" w:cs="TH SarabunPSK" w:hint="cs"/>
          <w:lang w:val="en-GB"/>
        </w:rPr>
        <w:t>s,</w:t>
      </w:r>
      <w:r w:rsidRPr="00B60D70">
        <w:rPr>
          <w:rFonts w:ascii="TH SarabunPSK" w:hAnsi="TH SarabunPSK" w:cs="TH SarabunPSK" w:hint="cs"/>
          <w:cs/>
        </w:rPr>
        <w:t xml:space="preserve"> </w:t>
      </w:r>
      <w:r w:rsidRPr="00B60D70">
        <w:rPr>
          <w:rFonts w:ascii="TH SarabunPSK" w:hAnsi="TH SarabunPSK" w:cs="TH SarabunPSK" w:hint="cs"/>
          <w:lang w:val="en-GB"/>
        </w:rPr>
        <w:t>d</w:t>
      </w:r>
      <w:proofErr w:type="spellStart"/>
      <w:r w:rsidRPr="00B60D70">
        <w:rPr>
          <w:rFonts w:ascii="TH SarabunPSK" w:hAnsi="TH SarabunPSK" w:cs="TH SarabunPSK" w:hint="cs"/>
        </w:rPr>
        <w:t>esign</w:t>
      </w:r>
      <w:proofErr w:type="spellEnd"/>
      <w:r w:rsidRPr="00B60D70">
        <w:rPr>
          <w:rFonts w:ascii="TH SarabunPSK" w:hAnsi="TH SarabunPSK" w:cs="TH SarabunPSK" w:hint="cs"/>
        </w:rPr>
        <w:t xml:space="preserve"> and construction of structural member connections such as foundation</w:t>
      </w:r>
      <w:r w:rsidRPr="00B60D70">
        <w:rPr>
          <w:rFonts w:ascii="TH SarabunPSK" w:hAnsi="TH SarabunPSK" w:cs="TH SarabunPSK" w:hint="cs"/>
          <w:cs/>
        </w:rPr>
        <w:t>-</w:t>
      </w:r>
      <w:r w:rsidRPr="00B60D70">
        <w:rPr>
          <w:rFonts w:ascii="TH SarabunPSK" w:hAnsi="TH SarabunPSK" w:cs="TH SarabunPSK" w:hint="cs"/>
        </w:rPr>
        <w:t>column connection, beam</w:t>
      </w:r>
      <w:r w:rsidRPr="00B60D70">
        <w:rPr>
          <w:rFonts w:ascii="TH SarabunPSK" w:hAnsi="TH SarabunPSK" w:cs="TH SarabunPSK" w:hint="cs"/>
          <w:cs/>
        </w:rPr>
        <w:t>-</w:t>
      </w:r>
      <w:r w:rsidRPr="00B60D70">
        <w:rPr>
          <w:rFonts w:ascii="TH SarabunPSK" w:hAnsi="TH SarabunPSK" w:cs="TH SarabunPSK" w:hint="cs"/>
        </w:rPr>
        <w:t>column connection, wall</w:t>
      </w:r>
      <w:r w:rsidRPr="00B60D70">
        <w:rPr>
          <w:rFonts w:ascii="TH SarabunPSK" w:hAnsi="TH SarabunPSK" w:cs="TH SarabunPSK" w:hint="cs"/>
          <w:cs/>
        </w:rPr>
        <w:t>-</w:t>
      </w:r>
      <w:r w:rsidRPr="00B60D70">
        <w:rPr>
          <w:rFonts w:ascii="TH SarabunPSK" w:hAnsi="TH SarabunPSK" w:cs="TH SarabunPSK" w:hint="cs"/>
        </w:rPr>
        <w:t>wall connectio</w:t>
      </w:r>
      <w:r w:rsidRPr="00B60D70">
        <w:rPr>
          <w:rFonts w:ascii="TH SarabunPSK" w:hAnsi="TH SarabunPSK" w:cs="TH SarabunPSK"/>
        </w:rPr>
        <w:t>n,</w:t>
      </w:r>
      <w:r w:rsidRPr="00B60D70">
        <w:rPr>
          <w:rFonts w:ascii="TH SarabunPSK" w:hAnsi="TH SarabunPSK" w:cs="TH SarabunPSK" w:hint="cs"/>
          <w:cs/>
        </w:rPr>
        <w:t xml:space="preserve"> </w:t>
      </w:r>
      <w:r w:rsidRPr="00B60D70">
        <w:rPr>
          <w:rFonts w:ascii="TH SarabunPSK" w:hAnsi="TH SarabunPSK" w:cs="TH SarabunPSK" w:hint="cs"/>
        </w:rPr>
        <w:t>production in factory, transportation consideration, and installation techniques</w:t>
      </w:r>
      <w:r w:rsidRPr="00B60D70">
        <w:rPr>
          <w:rFonts w:ascii="TH SarabunPSK" w:hAnsi="TH SarabunPSK" w:cs="TH SarabunPSK" w:hint="cs"/>
          <w:cs/>
        </w:rPr>
        <w:t xml:space="preserve">. </w:t>
      </w:r>
    </w:p>
    <w:p w14:paraId="2514084F" w14:textId="1DEBE799"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ผลลัพธ์การเรียนรู้ระดับรายวิชา</w:t>
      </w:r>
      <w:r w:rsidR="00BD7F9D" w:rsidRPr="00B60D70">
        <w:rPr>
          <w:rFonts w:ascii="TH SarabunPSK" w:hAnsi="TH SarabunPSK" w:cs="TH SarabunPSK" w:hint="cs"/>
          <w:b/>
          <w:bCs/>
          <w:cs/>
          <w:lang w:val="th-TH"/>
        </w:rPr>
        <w:t xml:space="preserve"> </w:t>
      </w:r>
    </w:p>
    <w:p w14:paraId="0C8F830A" w14:textId="77777777" w:rsidR="009E6917" w:rsidRPr="00B60D70" w:rsidRDefault="00D756E0" w:rsidP="00FF7D50">
      <w:pPr>
        <w:pStyle w:val="af9"/>
        <w:numPr>
          <w:ilvl w:val="0"/>
          <w:numId w:val="54"/>
        </w:numPr>
        <w:ind w:left="851" w:hanging="284"/>
        <w:rPr>
          <w:rFonts w:ascii="TH SarabunPSK" w:hAnsi="TH SarabunPSK" w:cs="TH SarabunPSK"/>
        </w:rPr>
      </w:pPr>
      <w:r w:rsidRPr="00B60D70">
        <w:rPr>
          <w:rFonts w:ascii="TH SarabunPSK" w:hAnsi="TH SarabunPSK" w:cs="TH SarabunPSK" w:hint="cs"/>
          <w:cs/>
          <w:lang w:val="th-TH"/>
        </w:rPr>
        <w:t xml:space="preserve">มีความรู้ระบบชิ้นส่วนคอนกรีตสำเร็จรูป และสามารถเลือกใช้ระบบชิ้นส่วนสำเร็จรูปที่เหมาะสมสำหรับการก่อสร้างอาคาร </w:t>
      </w:r>
    </w:p>
    <w:p w14:paraId="78A2BCEB" w14:textId="4489CC04" w:rsidR="009E6917" w:rsidRPr="00B60D70" w:rsidRDefault="00D756E0" w:rsidP="00FF7D50">
      <w:pPr>
        <w:pStyle w:val="af9"/>
        <w:numPr>
          <w:ilvl w:val="0"/>
          <w:numId w:val="54"/>
        </w:numPr>
        <w:ind w:left="851" w:hanging="284"/>
        <w:rPr>
          <w:rFonts w:ascii="TH SarabunPSK" w:hAnsi="TH SarabunPSK" w:cs="TH SarabunPSK"/>
        </w:rPr>
      </w:pPr>
      <w:r w:rsidRPr="00B60D70">
        <w:rPr>
          <w:rFonts w:ascii="TH SarabunPSK" w:hAnsi="TH SarabunPSK" w:cs="TH SarabunPSK" w:hint="cs"/>
          <w:cs/>
          <w:lang w:val="th-TH"/>
        </w:rPr>
        <w:t>สามารถวิเคราะห์และออกแบบชิ้นส่วนคอนกรีตสำเร็จรูปที่รับโมเมนต์ดัดและแรงอัด ได้แก่ พื้น คาน ผนัง เสา</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 xml:space="preserve"> </w:t>
      </w:r>
    </w:p>
    <w:p w14:paraId="16367C9C" w14:textId="766BEB16" w:rsidR="009E6917" w:rsidRPr="00B60D70" w:rsidRDefault="00D756E0" w:rsidP="00FF7D50">
      <w:pPr>
        <w:pStyle w:val="af9"/>
        <w:numPr>
          <w:ilvl w:val="0"/>
          <w:numId w:val="54"/>
        </w:numPr>
        <w:ind w:left="851" w:hanging="284"/>
        <w:rPr>
          <w:rFonts w:ascii="TH SarabunPSK" w:hAnsi="TH SarabunPSK" w:cs="TH SarabunPSK"/>
        </w:rPr>
      </w:pPr>
      <w:r w:rsidRPr="00B60D70">
        <w:rPr>
          <w:rFonts w:ascii="TH SarabunPSK" w:hAnsi="TH SarabunPSK" w:cs="TH SarabunPSK" w:hint="cs"/>
          <w:cs/>
          <w:lang w:val="th-TH"/>
        </w:rPr>
        <w:t>สามารถออกแบบจุดต่อระหว่างชิ้นส่วนสำเร็จรูปได้อย่างถูกต้องและปลอดภัย ได้แก่ จุดต่อระหว่างฐานรากและเสา จุดต่อระหว่างเสาและคาน จุดต่อระหว่างผนังกับผนัง</w:t>
      </w:r>
      <w:r w:rsidR="00BD7F9D" w:rsidRPr="00B60D70">
        <w:rPr>
          <w:rFonts w:ascii="TH SarabunPSK" w:hAnsi="TH SarabunPSK" w:cs="TH SarabunPSK" w:hint="cs"/>
          <w:cs/>
          <w:lang w:val="th-TH"/>
        </w:rPr>
        <w:t xml:space="preserve">  </w:t>
      </w:r>
    </w:p>
    <w:p w14:paraId="43571C40" w14:textId="1B599EED" w:rsidR="009E6917" w:rsidRPr="00B60D70" w:rsidRDefault="00D756E0" w:rsidP="00FF7D50">
      <w:pPr>
        <w:pStyle w:val="af9"/>
        <w:numPr>
          <w:ilvl w:val="0"/>
          <w:numId w:val="54"/>
        </w:numPr>
        <w:ind w:left="851" w:hanging="284"/>
        <w:rPr>
          <w:rFonts w:ascii="TH SarabunPSK" w:hAnsi="TH SarabunPSK" w:cs="TH SarabunPSK"/>
        </w:rPr>
      </w:pPr>
      <w:r w:rsidRPr="00B60D70">
        <w:rPr>
          <w:rFonts w:ascii="TH SarabunPSK" w:hAnsi="TH SarabunPSK" w:cs="TH SarabunPSK" w:hint="cs"/>
          <w:cs/>
          <w:lang w:val="th-TH"/>
        </w:rPr>
        <w:t>อธิบายการปฏิบัติงานต่าง</w:t>
      </w:r>
      <w:r w:rsidR="00D420AC" w:rsidRPr="00B60D70">
        <w:rPr>
          <w:rFonts w:ascii="TH SarabunPSK" w:hAnsi="TH SarabunPSK" w:cs="TH SarabunPSK" w:hint="cs"/>
          <w:cs/>
          <w:lang w:val="th-TH"/>
        </w:rPr>
        <w:t xml:space="preserve"> ๆ</w:t>
      </w:r>
      <w:r w:rsidRPr="00B60D70">
        <w:rPr>
          <w:rFonts w:ascii="TH SarabunPSK" w:hAnsi="TH SarabunPSK" w:cs="TH SarabunPSK" w:hint="cs"/>
          <w:cs/>
          <w:lang w:val="th-TH"/>
        </w:rPr>
        <w:t xml:space="preserve"> ที่เกี่ยวข้องกับชิ้นส่วนคอนกรีตสำเร็จ ได้แก่ กระบวนการผลิตในโรงงาน ข้อคำนึงในการขนส่ง และ เทคนิคการติดตั้งชิ้นส่วนคอนกรีตสำเร็จรูป</w:t>
      </w:r>
      <w:r w:rsidR="00BD7F9D" w:rsidRPr="00B60D70">
        <w:rPr>
          <w:rFonts w:ascii="TH SarabunPSK" w:hAnsi="TH SarabunPSK" w:cs="TH SarabunPSK" w:hint="cs"/>
          <w:cs/>
          <w:lang w:val="th-TH"/>
        </w:rPr>
        <w:t xml:space="preserve">  </w:t>
      </w:r>
    </w:p>
    <w:p w14:paraId="3A38EB45" w14:textId="77777777" w:rsidR="009E6917" w:rsidRPr="00B60D70" w:rsidRDefault="009E6917" w:rsidP="00592146">
      <w:pPr>
        <w:rPr>
          <w:rFonts w:ascii="TH SarabunPSK" w:hAnsi="TH SarabunPSK" w:cs="TH SarabunPSK"/>
        </w:rPr>
      </w:pPr>
    </w:p>
    <w:p w14:paraId="502CFED6" w14:textId="24479A99" w:rsidR="001A7F60" w:rsidRPr="00B60D70" w:rsidRDefault="00B91175" w:rsidP="00D5065F">
      <w:pPr>
        <w:pStyle w:val="3"/>
        <w:numPr>
          <w:ilvl w:val="0"/>
          <w:numId w:val="0"/>
        </w:numPr>
        <w:shd w:val="clear" w:color="auto" w:fill="D9D9D9" w:themeFill="background1" w:themeFillShade="D9"/>
        <w:tabs>
          <w:tab w:val="left" w:pos="1134"/>
          <w:tab w:val="left" w:pos="2127"/>
          <w:tab w:val="left" w:pos="7938"/>
        </w:tabs>
        <w:ind w:left="1134" w:hanging="1134"/>
        <w:rPr>
          <w:rFonts w:ascii="TH SarabunPSK" w:hAnsi="TH SarabunPSK" w:cs="TH SarabunPSK"/>
        </w:rPr>
      </w:pPr>
      <w:bookmarkStart w:id="811" w:name="_Toc179246130"/>
      <w:bookmarkStart w:id="812" w:name="_Toc179656511"/>
      <w:bookmarkStart w:id="813" w:name="_Toc180609591"/>
      <w:bookmarkStart w:id="814" w:name="_Toc191634204"/>
      <w:r w:rsidRPr="00B60D70">
        <w:rPr>
          <w:rFonts w:ascii="TH SarabunPSK" w:hAnsi="TH SarabunPSK" w:cs="TH SarabunPSK" w:hint="cs"/>
        </w:rPr>
        <w:t xml:space="preserve">CTE </w:t>
      </w:r>
      <w:r w:rsidR="001A7F60" w:rsidRPr="00B60D70">
        <w:rPr>
          <w:rFonts w:ascii="TH SarabunPSK" w:hAnsi="TH SarabunPSK" w:cs="TH SarabunPSK" w:hint="cs"/>
        </w:rPr>
        <w:t xml:space="preserve">436 </w:t>
      </w:r>
      <w:r w:rsidR="00D5065F" w:rsidRPr="00B60D70">
        <w:rPr>
          <w:rFonts w:ascii="TH SarabunPSK" w:hAnsi="TH SarabunPSK" w:cs="TH SarabunPSK" w:hint="cs"/>
          <w:cs/>
        </w:rPr>
        <w:tab/>
      </w:r>
      <w:r w:rsidR="001A7F60" w:rsidRPr="00B60D70">
        <w:rPr>
          <w:rFonts w:ascii="TH SarabunPSK" w:hAnsi="TH SarabunPSK" w:cs="TH SarabunPSK" w:hint="cs"/>
          <w:cs/>
        </w:rPr>
        <w:t>วิศวกรรมขนส่ง</w:t>
      </w:r>
      <w:r w:rsidR="001A7F60" w:rsidRPr="00B60D70">
        <w:rPr>
          <w:rFonts w:ascii="TH SarabunPSK" w:hAnsi="TH SarabunPSK" w:cs="TH SarabunPSK" w:hint="cs"/>
        </w:rPr>
        <w:tab/>
        <w:t>3</w:t>
      </w:r>
      <w:r w:rsidR="001A7F60" w:rsidRPr="00B60D70">
        <w:rPr>
          <w:rFonts w:ascii="TH SarabunPSK" w:hAnsi="TH SarabunPSK" w:cs="TH SarabunPSK" w:hint="cs"/>
          <w:cs/>
        </w:rPr>
        <w:t xml:space="preserve"> </w:t>
      </w:r>
      <w:r w:rsidR="001A7F60" w:rsidRPr="00B60D70">
        <w:rPr>
          <w:rFonts w:ascii="TH SarabunPSK" w:hAnsi="TH SarabunPSK" w:cs="TH SarabunPSK" w:hint="cs"/>
        </w:rPr>
        <w:t>(3-0-6)</w:t>
      </w:r>
      <w:bookmarkEnd w:id="811"/>
      <w:bookmarkEnd w:id="812"/>
      <w:bookmarkEnd w:id="813"/>
      <w:bookmarkEnd w:id="814"/>
    </w:p>
    <w:p w14:paraId="693926B7" w14:textId="77777777" w:rsidR="001A7F60" w:rsidRPr="00B60D70" w:rsidRDefault="001A7F60" w:rsidP="00D5065F">
      <w:pPr>
        <w:shd w:val="clear" w:color="auto" w:fill="D9D9D9" w:themeFill="background1" w:themeFillShade="D9"/>
        <w:tabs>
          <w:tab w:val="left" w:pos="1134"/>
        </w:tabs>
        <w:rPr>
          <w:rFonts w:ascii="TH SarabunPSK" w:hAnsi="TH SarabunPSK" w:cs="TH SarabunPSK"/>
        </w:rPr>
      </w:pPr>
      <w:r w:rsidRPr="00B60D70">
        <w:rPr>
          <w:rFonts w:ascii="TH SarabunPSK" w:hAnsi="TH SarabunPSK" w:cs="TH SarabunPSK" w:hint="cs"/>
          <w:cs/>
        </w:rPr>
        <w:tab/>
      </w:r>
      <w:r w:rsidRPr="00B60D70">
        <w:rPr>
          <w:rFonts w:ascii="TH SarabunPSK" w:hAnsi="TH SarabunPSK" w:cs="TH SarabunPSK" w:hint="cs"/>
          <w:b/>
          <w:bCs/>
        </w:rPr>
        <w:t>(Transportation Engineering)</w:t>
      </w:r>
    </w:p>
    <w:p w14:paraId="508F258D" w14:textId="2E96ED82" w:rsidR="001A7F60" w:rsidRPr="00B60D70" w:rsidRDefault="001A7F60" w:rsidP="00592146">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B91175" w:rsidRPr="00B60D70">
        <w:rPr>
          <w:rFonts w:ascii="TH SarabunPSK" w:hAnsi="TH SarabunPSK" w:cs="TH SarabunPSK" w:hint="cs"/>
        </w:rPr>
        <w:t xml:space="preserve">CTE </w:t>
      </w:r>
      <w:r w:rsidRPr="00B60D70">
        <w:rPr>
          <w:rFonts w:ascii="TH SarabunPSK" w:hAnsi="TH SarabunPSK" w:cs="TH SarabunPSK" w:hint="cs"/>
        </w:rPr>
        <w:t>331</w:t>
      </w:r>
    </w:p>
    <w:p w14:paraId="1EA081B8" w14:textId="77777777" w:rsidR="001A7F60" w:rsidRPr="00B60D70" w:rsidRDefault="001A7F60" w:rsidP="00D5065F">
      <w:pPr>
        <w:ind w:firstLine="720"/>
        <w:rPr>
          <w:rFonts w:ascii="TH SarabunPSK" w:hAnsi="TH SarabunPSK" w:cs="TH SarabunPSK"/>
        </w:rPr>
      </w:pPr>
      <w:r w:rsidRPr="00B60D70">
        <w:rPr>
          <w:rFonts w:ascii="TH SarabunPSK" w:hAnsi="TH SarabunPSK" w:cs="TH SarabunPSK" w:hint="cs"/>
          <w:cs/>
          <w:lang w:val="th-TH"/>
        </w:rPr>
        <w:t>อาชีพการขนส่ง ระบบการขนส่ง การวางแผนการขนส่ง หลักทฤษฎีการเคลื่อนตัวของการจราจร การวิเคราะห์ความจุการขนส่ง การออกแบบทางแยกและการควบคุมการจราจรบริเวณทางแยก การออกแบบสัญญาณไฟจราจรและการจัดรอบสัญญาณไฟจราจร การขนส่งสินค้าและ</w:t>
      </w:r>
      <w:proofErr w:type="spellStart"/>
      <w:r w:rsidRPr="00B60D70">
        <w:rPr>
          <w:rFonts w:ascii="TH SarabunPSK" w:hAnsi="TH SarabunPSK" w:cs="TH SarabunPSK" w:hint="cs"/>
          <w:cs/>
          <w:lang w:val="th-TH"/>
        </w:rPr>
        <w:t>โล</w:t>
      </w:r>
      <w:proofErr w:type="spellEnd"/>
      <w:r w:rsidRPr="00B60D70">
        <w:rPr>
          <w:rFonts w:ascii="TH SarabunPSK" w:hAnsi="TH SarabunPSK" w:cs="TH SarabunPSK" w:hint="cs"/>
          <w:cs/>
          <w:lang w:val="th-TH"/>
        </w:rPr>
        <w:t>จิสติ</w:t>
      </w:r>
      <w:proofErr w:type="spellStart"/>
      <w:r w:rsidRPr="00B60D70">
        <w:rPr>
          <w:rFonts w:ascii="TH SarabunPSK" w:hAnsi="TH SarabunPSK" w:cs="TH SarabunPSK" w:hint="cs"/>
          <w:cs/>
          <w:lang w:val="th-TH"/>
        </w:rPr>
        <w:t>กส์</w:t>
      </w:r>
      <w:proofErr w:type="spellEnd"/>
    </w:p>
    <w:p w14:paraId="0E9D2E1D" w14:textId="77777777" w:rsidR="001A7F60" w:rsidRPr="00B60D70" w:rsidRDefault="001A7F60" w:rsidP="00D5065F">
      <w:pPr>
        <w:ind w:firstLine="720"/>
        <w:rPr>
          <w:rFonts w:ascii="TH SarabunPSK" w:hAnsi="TH SarabunPSK" w:cs="TH SarabunPSK"/>
        </w:rPr>
      </w:pPr>
      <w:r w:rsidRPr="00B60D70">
        <w:rPr>
          <w:rFonts w:ascii="TH SarabunPSK" w:hAnsi="TH SarabunPSK" w:cs="TH SarabunPSK" w:hint="cs"/>
        </w:rPr>
        <w:t>Profession of transportation; transportation systems; transportation planning;</w:t>
      </w:r>
      <w:r w:rsidRPr="00B60D70">
        <w:rPr>
          <w:rFonts w:ascii="TH SarabunPSK" w:hAnsi="TH SarabunPSK" w:cs="TH SarabunPSK" w:hint="cs"/>
          <w:cs/>
        </w:rPr>
        <w:t xml:space="preserve"> </w:t>
      </w:r>
      <w:r w:rsidRPr="00B60D70">
        <w:rPr>
          <w:rFonts w:ascii="TH SarabunPSK" w:hAnsi="TH SarabunPSK" w:cs="TH SarabunPSK" w:hint="cs"/>
        </w:rPr>
        <w:t>fundamental principles of traffic flow; transportation capacity analysis; intersection</w:t>
      </w:r>
      <w:r w:rsidRPr="00B60D70">
        <w:rPr>
          <w:rFonts w:ascii="TH SarabunPSK" w:hAnsi="TH SarabunPSK" w:cs="TH SarabunPSK" w:hint="cs"/>
          <w:cs/>
        </w:rPr>
        <w:t xml:space="preserve"> </w:t>
      </w:r>
      <w:r w:rsidRPr="00B60D70">
        <w:rPr>
          <w:rFonts w:ascii="TH SarabunPSK" w:hAnsi="TH SarabunPSK" w:cs="TH SarabunPSK" w:hint="cs"/>
        </w:rPr>
        <w:t>design and control; traffic signal design and timing; freight transportation and logistics.</w:t>
      </w:r>
    </w:p>
    <w:p w14:paraId="3EFEBFD7" w14:textId="57DB6385" w:rsidR="001A7F60" w:rsidRPr="00B60D70" w:rsidRDefault="001A7F6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4E126283" w14:textId="613256B1" w:rsidR="001A7F60" w:rsidRPr="00B60D70" w:rsidRDefault="001A7F60" w:rsidP="00FF7D50">
      <w:pPr>
        <w:pStyle w:val="af9"/>
        <w:numPr>
          <w:ilvl w:val="0"/>
          <w:numId w:val="55"/>
        </w:numPr>
        <w:ind w:left="851" w:hanging="284"/>
        <w:rPr>
          <w:rFonts w:ascii="TH SarabunPSK" w:hAnsi="TH SarabunPSK" w:cs="TH SarabunPSK"/>
        </w:rPr>
      </w:pPr>
      <w:r w:rsidRPr="00B60D70">
        <w:rPr>
          <w:rFonts w:ascii="TH SarabunPSK" w:hAnsi="TH SarabunPSK" w:cs="TH SarabunPSK" w:hint="cs"/>
          <w:cs/>
          <w:lang w:val="th-TH"/>
        </w:rPr>
        <w:t>คำนวณค่าความจุของการขนส่งรูปแบบต่าง</w:t>
      </w:r>
      <w:r w:rsidR="00D420AC" w:rsidRPr="00B60D70">
        <w:rPr>
          <w:rFonts w:ascii="TH SarabunPSK" w:hAnsi="TH SarabunPSK" w:cs="TH SarabunPSK" w:hint="cs"/>
          <w:cs/>
          <w:lang w:val="th-TH"/>
        </w:rPr>
        <w:t xml:space="preserve"> ๆ</w:t>
      </w:r>
      <w:r w:rsidRPr="00B60D70">
        <w:rPr>
          <w:rFonts w:ascii="TH SarabunPSK" w:hAnsi="TH SarabunPSK" w:cs="TH SarabunPSK" w:hint="cs"/>
          <w:cs/>
          <w:lang w:val="th-TH"/>
        </w:rPr>
        <w:t xml:space="preserve"> ได้</w:t>
      </w:r>
    </w:p>
    <w:p w14:paraId="325A1967" w14:textId="77777777" w:rsidR="001A7F60" w:rsidRPr="00B60D70" w:rsidRDefault="001A7F60" w:rsidP="00FF7D50">
      <w:pPr>
        <w:pStyle w:val="af9"/>
        <w:numPr>
          <w:ilvl w:val="0"/>
          <w:numId w:val="55"/>
        </w:numPr>
        <w:ind w:left="851" w:hanging="284"/>
        <w:rPr>
          <w:rFonts w:ascii="TH SarabunPSK" w:hAnsi="TH SarabunPSK" w:cs="TH SarabunPSK"/>
        </w:rPr>
      </w:pPr>
      <w:r w:rsidRPr="00B60D70">
        <w:rPr>
          <w:rFonts w:ascii="TH SarabunPSK" w:hAnsi="TH SarabunPSK" w:cs="TH SarabunPSK" w:hint="cs"/>
          <w:cs/>
          <w:lang w:val="th-TH"/>
        </w:rPr>
        <w:t>วิเคราะห์ออกแบบการควบคุมจราจรบริเวณทางแยก</w:t>
      </w:r>
    </w:p>
    <w:p w14:paraId="458D47C7" w14:textId="77777777" w:rsidR="001A7F60" w:rsidRPr="00B60D70" w:rsidRDefault="001A7F60" w:rsidP="00FF7D50">
      <w:pPr>
        <w:pStyle w:val="af9"/>
        <w:numPr>
          <w:ilvl w:val="0"/>
          <w:numId w:val="55"/>
        </w:numPr>
        <w:ind w:left="851" w:hanging="284"/>
        <w:rPr>
          <w:rFonts w:ascii="TH SarabunPSK" w:hAnsi="TH SarabunPSK" w:cs="TH SarabunPSK"/>
        </w:rPr>
      </w:pPr>
      <w:r w:rsidRPr="00B60D70">
        <w:rPr>
          <w:rFonts w:ascii="TH SarabunPSK" w:hAnsi="TH SarabunPSK" w:cs="TH SarabunPSK" w:hint="cs"/>
          <w:cs/>
          <w:lang w:val="th-TH"/>
        </w:rPr>
        <w:t>ออกแบบและจัดรอบสัญญาณไฟจราจรบริเวณทางแยก</w:t>
      </w:r>
    </w:p>
    <w:p w14:paraId="58078272" w14:textId="77777777" w:rsidR="001A7F60" w:rsidRPr="00B60D70" w:rsidRDefault="001A7F60" w:rsidP="00FF7D50">
      <w:pPr>
        <w:pStyle w:val="af9"/>
        <w:numPr>
          <w:ilvl w:val="0"/>
          <w:numId w:val="55"/>
        </w:numPr>
        <w:ind w:left="851" w:hanging="284"/>
        <w:rPr>
          <w:rFonts w:ascii="TH SarabunPSK" w:hAnsi="TH SarabunPSK" w:cs="TH SarabunPSK"/>
        </w:rPr>
      </w:pPr>
      <w:r w:rsidRPr="00B60D70">
        <w:rPr>
          <w:rFonts w:ascii="TH SarabunPSK" w:hAnsi="TH SarabunPSK" w:cs="TH SarabunPSK" w:hint="cs"/>
          <w:cs/>
          <w:lang w:val="th-TH"/>
        </w:rPr>
        <w:t>วิเคราะห์เส้นทางการขนส่งสินค้าและการจัดการทาง</w:t>
      </w:r>
      <w:proofErr w:type="spellStart"/>
      <w:r w:rsidRPr="00B60D70">
        <w:rPr>
          <w:rFonts w:ascii="TH SarabunPSK" w:hAnsi="TH SarabunPSK" w:cs="TH SarabunPSK" w:hint="cs"/>
          <w:cs/>
          <w:lang w:val="th-TH"/>
        </w:rPr>
        <w:t>โล</w:t>
      </w:r>
      <w:proofErr w:type="spellEnd"/>
      <w:r w:rsidRPr="00B60D70">
        <w:rPr>
          <w:rFonts w:ascii="TH SarabunPSK" w:hAnsi="TH SarabunPSK" w:cs="TH SarabunPSK" w:hint="cs"/>
          <w:cs/>
          <w:lang w:val="th-TH"/>
        </w:rPr>
        <w:t>จิสติ</w:t>
      </w:r>
      <w:proofErr w:type="spellStart"/>
      <w:r w:rsidRPr="00B60D70">
        <w:rPr>
          <w:rFonts w:ascii="TH SarabunPSK" w:hAnsi="TH SarabunPSK" w:cs="TH SarabunPSK" w:hint="cs"/>
          <w:cs/>
          <w:lang w:val="th-TH"/>
        </w:rPr>
        <w:t>กส์</w:t>
      </w:r>
      <w:proofErr w:type="spellEnd"/>
    </w:p>
    <w:p w14:paraId="64FDCB7A" w14:textId="77777777" w:rsidR="00071E19" w:rsidRPr="00B60D70" w:rsidRDefault="00071E19" w:rsidP="00592146">
      <w:pPr>
        <w:rPr>
          <w:rFonts w:ascii="TH SarabunPSK" w:hAnsi="TH SarabunPSK" w:cs="TH SarabunPSK"/>
        </w:rPr>
      </w:pPr>
    </w:p>
    <w:p w14:paraId="271384EB" w14:textId="1519688B" w:rsidR="001A7F60" w:rsidRPr="00B60D70" w:rsidRDefault="00B91175" w:rsidP="00D5065F">
      <w:pPr>
        <w:pStyle w:val="3"/>
        <w:numPr>
          <w:ilvl w:val="0"/>
          <w:numId w:val="0"/>
        </w:numPr>
        <w:shd w:val="clear" w:color="auto" w:fill="D9D9D9" w:themeFill="background1" w:themeFillShade="D9"/>
        <w:tabs>
          <w:tab w:val="left" w:pos="1134"/>
          <w:tab w:val="left" w:pos="2127"/>
          <w:tab w:val="left" w:pos="7938"/>
        </w:tabs>
        <w:ind w:left="1134" w:hanging="1134"/>
        <w:rPr>
          <w:rFonts w:ascii="TH SarabunPSK" w:hAnsi="TH SarabunPSK" w:cs="TH SarabunPSK"/>
        </w:rPr>
      </w:pPr>
      <w:bookmarkStart w:id="815" w:name="_Toc179246131"/>
      <w:bookmarkStart w:id="816" w:name="_Toc179656512"/>
      <w:bookmarkStart w:id="817" w:name="_Toc180609592"/>
      <w:bookmarkStart w:id="818" w:name="_Toc191634205"/>
      <w:r w:rsidRPr="00B60D70">
        <w:rPr>
          <w:rFonts w:ascii="TH SarabunPSK" w:hAnsi="TH SarabunPSK" w:cs="TH SarabunPSK" w:hint="cs"/>
        </w:rPr>
        <w:t xml:space="preserve">CTE </w:t>
      </w:r>
      <w:r w:rsidR="001A7F60" w:rsidRPr="00B60D70">
        <w:rPr>
          <w:rFonts w:ascii="TH SarabunPSK" w:hAnsi="TH SarabunPSK" w:cs="TH SarabunPSK" w:hint="cs"/>
        </w:rPr>
        <w:t>446</w:t>
      </w:r>
      <w:r w:rsidR="001A7F60" w:rsidRPr="00B60D70">
        <w:rPr>
          <w:rFonts w:ascii="TH SarabunPSK" w:hAnsi="TH SarabunPSK" w:cs="TH SarabunPSK" w:hint="cs"/>
          <w:cs/>
        </w:rPr>
        <w:t xml:space="preserve"> </w:t>
      </w:r>
      <w:r w:rsidR="00D5065F" w:rsidRPr="00B60D70">
        <w:rPr>
          <w:rFonts w:ascii="TH SarabunPSK" w:hAnsi="TH SarabunPSK" w:cs="TH SarabunPSK" w:hint="cs"/>
          <w:cs/>
        </w:rPr>
        <w:tab/>
      </w:r>
      <w:r w:rsidR="001A7F60" w:rsidRPr="00B60D70">
        <w:rPr>
          <w:rFonts w:ascii="TH SarabunPSK" w:hAnsi="TH SarabunPSK" w:cs="TH SarabunPSK" w:hint="cs"/>
          <w:cs/>
        </w:rPr>
        <w:t>โครงสร้างทางชลศาสตร์</w:t>
      </w:r>
      <w:r w:rsidR="001A7F60" w:rsidRPr="00B60D70">
        <w:rPr>
          <w:rFonts w:ascii="TH SarabunPSK" w:hAnsi="TH SarabunPSK" w:cs="TH SarabunPSK" w:hint="cs"/>
          <w:cs/>
        </w:rPr>
        <w:tab/>
      </w:r>
      <w:r w:rsidR="001A7F60" w:rsidRPr="00B60D70">
        <w:rPr>
          <w:rFonts w:ascii="TH SarabunPSK" w:hAnsi="TH SarabunPSK" w:cs="TH SarabunPSK" w:hint="cs"/>
        </w:rPr>
        <w:t>3</w:t>
      </w:r>
      <w:r w:rsidR="001A7F60" w:rsidRPr="00B60D70">
        <w:rPr>
          <w:rFonts w:ascii="TH SarabunPSK" w:hAnsi="TH SarabunPSK" w:cs="TH SarabunPSK" w:hint="cs"/>
          <w:cs/>
        </w:rPr>
        <w:t xml:space="preserve"> </w:t>
      </w:r>
      <w:r w:rsidR="001A7F60" w:rsidRPr="00B60D70">
        <w:rPr>
          <w:rFonts w:ascii="TH SarabunPSK" w:hAnsi="TH SarabunPSK" w:cs="TH SarabunPSK" w:hint="cs"/>
        </w:rPr>
        <w:t>(3-0-6)</w:t>
      </w:r>
      <w:bookmarkEnd w:id="815"/>
      <w:bookmarkEnd w:id="816"/>
      <w:bookmarkEnd w:id="817"/>
      <w:bookmarkEnd w:id="818"/>
    </w:p>
    <w:p w14:paraId="32DEFC4B" w14:textId="77777777" w:rsidR="001A7F60" w:rsidRPr="00B60D70" w:rsidRDefault="001A7F60" w:rsidP="00D5065F">
      <w:pPr>
        <w:shd w:val="clear" w:color="auto" w:fill="D9D9D9" w:themeFill="background1" w:themeFillShade="D9"/>
        <w:tabs>
          <w:tab w:val="left" w:pos="1134"/>
        </w:tabs>
        <w:rPr>
          <w:rFonts w:ascii="TH SarabunPSK" w:hAnsi="TH SarabunPSK" w:cs="TH SarabunPSK"/>
        </w:rPr>
      </w:pPr>
      <w:r w:rsidRPr="00B60D70">
        <w:rPr>
          <w:rFonts w:ascii="TH SarabunPSK" w:hAnsi="TH SarabunPSK" w:cs="TH SarabunPSK" w:hint="cs"/>
          <w:b/>
          <w:bCs/>
          <w:cs/>
        </w:rPr>
        <w:tab/>
      </w:r>
      <w:r w:rsidRPr="00B60D70">
        <w:rPr>
          <w:rFonts w:ascii="TH SarabunPSK" w:hAnsi="TH SarabunPSK" w:cs="TH SarabunPSK" w:hint="cs"/>
          <w:b/>
          <w:bCs/>
        </w:rPr>
        <w:t>(Hydraulics Structures)</w:t>
      </w:r>
    </w:p>
    <w:p w14:paraId="2F81A9AE" w14:textId="02C14E42" w:rsidR="001A7F60" w:rsidRPr="00B60D70" w:rsidRDefault="001A7F60" w:rsidP="00D5065F">
      <w:pPr>
        <w:tabs>
          <w:tab w:val="left" w:pos="1560"/>
        </w:tabs>
        <w:ind w:left="1560" w:hanging="1560"/>
        <w:jc w:val="left"/>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D5065F" w:rsidRPr="00B60D70">
        <w:rPr>
          <w:rFonts w:ascii="TH SarabunPSK" w:hAnsi="TH SarabunPSK" w:cs="TH SarabunPSK" w:hint="cs"/>
          <w:cs/>
        </w:rPr>
        <w:tab/>
      </w:r>
      <w:r w:rsidR="00B91175" w:rsidRPr="00B60D70">
        <w:rPr>
          <w:rFonts w:ascii="TH SarabunPSK" w:hAnsi="TH SarabunPSK" w:cs="TH SarabunPSK" w:hint="cs"/>
        </w:rPr>
        <w:t xml:space="preserve">CTE </w:t>
      </w:r>
      <w:r w:rsidRPr="00B60D70">
        <w:rPr>
          <w:rFonts w:ascii="TH SarabunPSK" w:hAnsi="TH SarabunPSK" w:cs="TH SarabunPSK" w:hint="cs"/>
        </w:rPr>
        <w:t>341</w:t>
      </w:r>
      <w:r w:rsidRPr="00B60D70">
        <w:rPr>
          <w:rFonts w:ascii="TH SarabunPSK" w:hAnsi="TH SarabunPSK" w:cs="TH SarabunPSK" w:hint="cs"/>
          <w:cs/>
        </w:rPr>
        <w:t xml:space="preserve"> </w:t>
      </w:r>
      <w:r w:rsidRPr="00B60D70">
        <w:rPr>
          <w:rFonts w:ascii="TH SarabunPSK" w:hAnsi="TH SarabunPSK" w:cs="TH SarabunPSK" w:hint="cs"/>
        </w:rPr>
        <w:t>Fluid Mechanics and Hydraulic</w:t>
      </w:r>
    </w:p>
    <w:p w14:paraId="1C574949" w14:textId="77777777" w:rsidR="001A7F60" w:rsidRPr="00B60D70" w:rsidRDefault="001A7F60" w:rsidP="00D5065F">
      <w:pPr>
        <w:ind w:firstLine="720"/>
        <w:rPr>
          <w:rFonts w:ascii="TH SarabunPSK" w:hAnsi="TH SarabunPSK" w:cs="TH SarabunPSK"/>
        </w:rPr>
      </w:pPr>
      <w:r w:rsidRPr="00B60D70">
        <w:rPr>
          <w:rFonts w:ascii="TH SarabunPSK" w:hAnsi="TH SarabunPSK" w:cs="TH SarabunPSK" w:hint="cs"/>
          <w:cs/>
          <w:lang w:val="th-TH"/>
        </w:rPr>
        <w:t>การจำแนกประเภทของอาคารชลศาสตร์ อาคารชลศาสตร์สำหรับอ่างเก็บน้ำ</w:t>
      </w:r>
      <w:r w:rsidRPr="00B60D70">
        <w:rPr>
          <w:rFonts w:ascii="TH SarabunPSK" w:hAnsi="TH SarabunPSK" w:cs="TH SarabunPSK" w:hint="cs"/>
          <w:cs/>
        </w:rPr>
        <w:t xml:space="preserve"> </w:t>
      </w:r>
      <w:r w:rsidRPr="00B60D70">
        <w:rPr>
          <w:rFonts w:ascii="TH SarabunPSK" w:hAnsi="TH SarabunPSK" w:cs="TH SarabunPSK" w:hint="cs"/>
          <w:cs/>
          <w:lang w:val="th-TH"/>
        </w:rPr>
        <w:t>การออกแบบอาคารชลศาสตร์ เบื้องต้น ได้แก่ เขื่อนคอนกรีตและเขื่อนดิน ทางระบายน้ำล้น อาคารสลายพลังงาน และอาคารปล่อยน้ำจากอ่างเก็บน้ำอาคารชลประทานที่หัวงาน อาคารควบคุมบังคับน้ำในระบบคลองชลประทานคันป้องกันน้ำท่วมและสถานีสูบน้ำสำหรับการระบายน้ำ</w:t>
      </w:r>
    </w:p>
    <w:p w14:paraId="5BA33D86" w14:textId="77777777" w:rsidR="001A7F60" w:rsidRPr="00B60D70" w:rsidRDefault="001A7F60" w:rsidP="00D5065F">
      <w:pPr>
        <w:ind w:firstLine="720"/>
        <w:rPr>
          <w:rFonts w:ascii="TH SarabunPSK" w:hAnsi="TH SarabunPSK" w:cs="TH SarabunPSK"/>
        </w:rPr>
      </w:pPr>
      <w:r w:rsidRPr="00B60D70">
        <w:rPr>
          <w:rFonts w:ascii="TH SarabunPSK" w:hAnsi="TH SarabunPSK" w:cs="TH SarabunPSK" w:hint="cs"/>
        </w:rPr>
        <w:t>Types of hydraulic structures, Hydraulic structures at a reservoir, Preliminary</w:t>
      </w:r>
      <w:r w:rsidRPr="00B60D70">
        <w:rPr>
          <w:rFonts w:ascii="TH SarabunPSK" w:hAnsi="TH SarabunPSK" w:cs="TH SarabunPSK" w:hint="cs"/>
          <w:cs/>
        </w:rPr>
        <w:t xml:space="preserve"> </w:t>
      </w:r>
      <w:r w:rsidRPr="00B60D70">
        <w:rPr>
          <w:rFonts w:ascii="TH SarabunPSK" w:hAnsi="TH SarabunPSK" w:cs="TH SarabunPSK" w:hint="cs"/>
        </w:rPr>
        <w:t>design of</w:t>
      </w:r>
      <w:r w:rsidRPr="00B60D70">
        <w:rPr>
          <w:rFonts w:ascii="TH SarabunPSK" w:hAnsi="TH SarabunPSK" w:cs="TH SarabunPSK" w:hint="cs"/>
          <w:cs/>
        </w:rPr>
        <w:t xml:space="preserve"> </w:t>
      </w:r>
      <w:r w:rsidRPr="00B60D70">
        <w:rPr>
          <w:rFonts w:ascii="TH SarabunPSK" w:hAnsi="TH SarabunPSK" w:cs="TH SarabunPSK" w:hint="cs"/>
        </w:rPr>
        <w:t>concrete gravity dam and earth dam, spillways, energy dissipaters and outlet</w:t>
      </w:r>
      <w:r w:rsidRPr="00B60D70">
        <w:rPr>
          <w:rFonts w:ascii="TH SarabunPSK" w:hAnsi="TH SarabunPSK" w:cs="TH SarabunPSK" w:hint="cs"/>
          <w:cs/>
        </w:rPr>
        <w:t xml:space="preserve"> </w:t>
      </w:r>
      <w:r w:rsidRPr="00B60D70">
        <w:rPr>
          <w:rFonts w:ascii="TH SarabunPSK" w:hAnsi="TH SarabunPSK" w:cs="TH SarabunPSK" w:hint="cs"/>
        </w:rPr>
        <w:t>work. Irrigation headworks, control structures in irrigation canals. Flood protection</w:t>
      </w:r>
      <w:r w:rsidRPr="00B60D70">
        <w:rPr>
          <w:rFonts w:ascii="TH SarabunPSK" w:hAnsi="TH SarabunPSK" w:cs="TH SarabunPSK" w:hint="cs"/>
          <w:cs/>
        </w:rPr>
        <w:t xml:space="preserve"> </w:t>
      </w:r>
      <w:r w:rsidRPr="00B60D70">
        <w:rPr>
          <w:rFonts w:ascii="TH SarabunPSK" w:hAnsi="TH SarabunPSK" w:cs="TH SarabunPSK" w:hint="cs"/>
        </w:rPr>
        <w:t>dike and pumping station for drainage.</w:t>
      </w:r>
    </w:p>
    <w:p w14:paraId="207C2CE0" w14:textId="77777777" w:rsidR="001A7F60" w:rsidRPr="00B60D70" w:rsidRDefault="001A7F60" w:rsidP="00592146">
      <w:pPr>
        <w:rPr>
          <w:rFonts w:ascii="TH SarabunPSK" w:hAnsi="TH SarabunPSK" w:cs="TH SarabunPSK"/>
          <w:b/>
          <w:bCs/>
        </w:rPr>
      </w:pPr>
      <w:r w:rsidRPr="00B60D70">
        <w:rPr>
          <w:rFonts w:ascii="TH SarabunPSK" w:hAnsi="TH SarabunPSK" w:cs="TH SarabunPSK" w:hint="cs"/>
          <w:b/>
          <w:bCs/>
          <w:cs/>
          <w:lang w:val="th-TH"/>
        </w:rPr>
        <w:t>ผลลัพธ์การเรียนรู้ระดับรายวิชา</w:t>
      </w:r>
    </w:p>
    <w:p w14:paraId="56D25621" w14:textId="77777777" w:rsidR="001A7F60" w:rsidRPr="00B60D70" w:rsidRDefault="001A7F60" w:rsidP="00FF7D50">
      <w:pPr>
        <w:pStyle w:val="af9"/>
        <w:numPr>
          <w:ilvl w:val="0"/>
          <w:numId w:val="56"/>
        </w:numPr>
        <w:ind w:left="851" w:hanging="284"/>
        <w:rPr>
          <w:rFonts w:ascii="TH SarabunPSK" w:hAnsi="TH SarabunPSK" w:cs="TH SarabunPSK"/>
        </w:rPr>
      </w:pPr>
      <w:r w:rsidRPr="00B60D70">
        <w:rPr>
          <w:rFonts w:ascii="TH SarabunPSK" w:hAnsi="TH SarabunPSK" w:cs="TH SarabunPSK" w:hint="cs"/>
          <w:cs/>
          <w:lang w:val="th-TH"/>
        </w:rPr>
        <w:t>ประยุกต์ใช้หลักการพื้นฐานเพื่อออกแบบโครงสร้างทางชลศาสตร์</w:t>
      </w:r>
    </w:p>
    <w:p w14:paraId="5E3F1823" w14:textId="77777777" w:rsidR="001A7F60" w:rsidRPr="00B60D70" w:rsidRDefault="001A7F60" w:rsidP="00FF7D50">
      <w:pPr>
        <w:pStyle w:val="af9"/>
        <w:numPr>
          <w:ilvl w:val="0"/>
          <w:numId w:val="56"/>
        </w:numPr>
        <w:ind w:left="851" w:hanging="284"/>
        <w:rPr>
          <w:rFonts w:ascii="TH SarabunPSK" w:hAnsi="TH SarabunPSK" w:cs="TH SarabunPSK"/>
        </w:rPr>
      </w:pPr>
      <w:r w:rsidRPr="00B60D70">
        <w:rPr>
          <w:rFonts w:ascii="TH SarabunPSK" w:hAnsi="TH SarabunPSK" w:cs="TH SarabunPSK" w:hint="cs"/>
          <w:cs/>
          <w:lang w:val="th-TH"/>
        </w:rPr>
        <w:t>วิเคราะห์และออกแบบโครงสร้างทางชลศาสตร์โดยใช้มาตรฐานการออกแบบที่เหมาะสมและถูกต้อง</w:t>
      </w:r>
    </w:p>
    <w:p w14:paraId="6B2E75AB" w14:textId="77777777" w:rsidR="00C94EF5" w:rsidRPr="00B60D70" w:rsidRDefault="00C94EF5" w:rsidP="00C94EF5">
      <w:pPr>
        <w:ind w:right="26"/>
        <w:jc w:val="both"/>
        <w:rPr>
          <w:rFonts w:ascii="TH SarabunPSK" w:hAnsi="TH SarabunPSK" w:cs="TH SarabunPSK"/>
          <w:b/>
          <w:bCs/>
        </w:rPr>
      </w:pPr>
    </w:p>
    <w:p w14:paraId="70650D17" w14:textId="1C51BDD2" w:rsidR="00C94EF5" w:rsidRPr="00B60D70" w:rsidRDefault="00B91175" w:rsidP="00C94EF5">
      <w:pPr>
        <w:pStyle w:val="3"/>
        <w:numPr>
          <w:ilvl w:val="0"/>
          <w:numId w:val="0"/>
        </w:numPr>
        <w:shd w:val="clear" w:color="auto" w:fill="D9D9D9" w:themeFill="background1" w:themeFillShade="D9"/>
        <w:tabs>
          <w:tab w:val="left" w:pos="1134"/>
          <w:tab w:val="left" w:pos="2127"/>
          <w:tab w:val="left" w:pos="7938"/>
        </w:tabs>
        <w:ind w:left="1134" w:hanging="1134"/>
        <w:rPr>
          <w:rFonts w:ascii="TH SarabunPSK" w:hAnsi="TH SarabunPSK" w:cs="TH SarabunPSK"/>
        </w:rPr>
      </w:pPr>
      <w:bookmarkStart w:id="819" w:name="_Toc179246132"/>
      <w:bookmarkStart w:id="820" w:name="_Toc179656513"/>
      <w:bookmarkStart w:id="821" w:name="_Toc180609593"/>
      <w:bookmarkStart w:id="822" w:name="_Toc191634206"/>
      <w:r w:rsidRPr="00B60D70">
        <w:rPr>
          <w:rFonts w:ascii="TH SarabunPSK" w:hAnsi="TH SarabunPSK" w:cs="TH SarabunPSK" w:hint="cs"/>
        </w:rPr>
        <w:lastRenderedPageBreak/>
        <w:t xml:space="preserve">CTE </w:t>
      </w:r>
      <w:r w:rsidR="00C94EF5" w:rsidRPr="00B60D70">
        <w:rPr>
          <w:rFonts w:ascii="TH SarabunPSK" w:hAnsi="TH SarabunPSK" w:cs="TH SarabunPSK" w:hint="cs"/>
          <w:cs/>
        </w:rPr>
        <w:t>42</w:t>
      </w:r>
      <w:r w:rsidR="00C94EF5" w:rsidRPr="00B60D70">
        <w:rPr>
          <w:rFonts w:ascii="TH SarabunPSK" w:hAnsi="TH SarabunPSK" w:cs="TH SarabunPSK" w:hint="cs"/>
        </w:rPr>
        <w:t>6</w:t>
      </w:r>
      <w:r w:rsidR="00C94EF5" w:rsidRPr="00B60D70">
        <w:rPr>
          <w:rFonts w:ascii="TH SarabunPSK" w:hAnsi="TH SarabunPSK" w:cs="TH SarabunPSK" w:hint="cs"/>
          <w:cs/>
        </w:rPr>
        <w:t xml:space="preserve"> </w:t>
      </w:r>
      <w:r w:rsidR="00C94EF5" w:rsidRPr="00B60D70">
        <w:rPr>
          <w:rFonts w:ascii="TH SarabunPSK" w:hAnsi="TH SarabunPSK" w:cs="TH SarabunPSK" w:hint="cs"/>
          <w:cs/>
        </w:rPr>
        <w:tab/>
        <w:t>การพัฒนาตนเองเป็นผู้ประกอบการ</w:t>
      </w:r>
      <w:r w:rsidR="00C94EF5" w:rsidRPr="00B60D70">
        <w:rPr>
          <w:rFonts w:ascii="TH SarabunPSK" w:hAnsi="TH SarabunPSK" w:cs="TH SarabunPSK" w:hint="cs"/>
          <w:cs/>
        </w:rPr>
        <w:tab/>
      </w:r>
      <w:r w:rsidR="00C94EF5" w:rsidRPr="00B60D70">
        <w:rPr>
          <w:rFonts w:ascii="TH SarabunPSK" w:hAnsi="TH SarabunPSK" w:cs="TH SarabunPSK" w:hint="cs"/>
        </w:rPr>
        <w:t>3</w:t>
      </w:r>
      <w:r w:rsidR="00C94EF5" w:rsidRPr="00B60D70">
        <w:rPr>
          <w:rFonts w:ascii="TH SarabunPSK" w:hAnsi="TH SarabunPSK" w:cs="TH SarabunPSK" w:hint="cs"/>
          <w:cs/>
        </w:rPr>
        <w:t xml:space="preserve"> </w:t>
      </w:r>
      <w:r w:rsidR="00C94EF5" w:rsidRPr="00B60D70">
        <w:rPr>
          <w:rFonts w:ascii="TH SarabunPSK" w:hAnsi="TH SarabunPSK" w:cs="TH SarabunPSK" w:hint="cs"/>
        </w:rPr>
        <w:t>(3-0-6)</w:t>
      </w:r>
      <w:bookmarkEnd w:id="819"/>
      <w:bookmarkEnd w:id="820"/>
      <w:bookmarkEnd w:id="821"/>
      <w:bookmarkEnd w:id="822"/>
    </w:p>
    <w:p w14:paraId="6FB421D1" w14:textId="77777777" w:rsidR="00C94EF5" w:rsidRPr="00B60D70" w:rsidRDefault="00C94EF5" w:rsidP="00C94EF5">
      <w:pPr>
        <w:shd w:val="clear" w:color="auto" w:fill="D9D9D9" w:themeFill="background1" w:themeFillShade="D9"/>
        <w:tabs>
          <w:tab w:val="left" w:pos="1134"/>
        </w:tabs>
        <w:rPr>
          <w:rFonts w:ascii="TH SarabunPSK" w:hAnsi="TH SarabunPSK" w:cs="TH SarabunPSK"/>
          <w:b/>
          <w:bCs/>
        </w:rPr>
      </w:pPr>
      <w:r w:rsidRPr="00B60D70">
        <w:rPr>
          <w:rFonts w:ascii="TH SarabunPSK" w:hAnsi="TH SarabunPSK" w:cs="TH SarabunPSK" w:hint="cs"/>
          <w:b/>
          <w:bCs/>
          <w:cs/>
        </w:rPr>
        <w:tab/>
      </w:r>
      <w:r w:rsidRPr="00B60D70">
        <w:rPr>
          <w:rFonts w:ascii="TH SarabunPSK" w:hAnsi="TH SarabunPSK" w:cs="TH SarabunPSK" w:hint="cs"/>
          <w:b/>
          <w:bCs/>
        </w:rPr>
        <w:t>(Self-development for being Entrepreneur)</w:t>
      </w:r>
    </w:p>
    <w:p w14:paraId="6C822F82" w14:textId="3A4A5A0E" w:rsidR="00C94EF5" w:rsidRPr="00B60D70" w:rsidRDefault="00C94EF5" w:rsidP="00C94EF5">
      <w:pPr>
        <w:rPr>
          <w:rFonts w:ascii="TH SarabunPSK" w:hAnsi="TH SarabunPSK" w:cs="TH SarabunPSK"/>
          <w:lang w:val="th-TH"/>
        </w:rPr>
      </w:pPr>
      <w:r w:rsidRPr="00B60D70">
        <w:rPr>
          <w:rFonts w:ascii="TH SarabunPSK" w:hAnsi="TH SarabunPSK" w:cs="TH SarabunPSK" w:hint="cs"/>
          <w:b/>
          <w:bCs/>
          <w:cs/>
          <w:lang w:val="th-TH"/>
        </w:rPr>
        <w:t>วิชาบังคับก่อน:</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ไม่มี</w:t>
      </w:r>
    </w:p>
    <w:p w14:paraId="59656D4F" w14:textId="77290096" w:rsidR="00C94EF5" w:rsidRPr="00B60D70" w:rsidRDefault="00C94EF5" w:rsidP="00C94EF5">
      <w:pPr>
        <w:ind w:firstLine="720"/>
        <w:rPr>
          <w:rFonts w:ascii="TH SarabunPSK" w:hAnsi="TH SarabunPSK" w:cs="TH SarabunPSK"/>
          <w:lang w:val="th-TH"/>
        </w:rPr>
      </w:pPr>
      <w:r w:rsidRPr="00B60D70">
        <w:rPr>
          <w:rFonts w:ascii="TH SarabunPSK" w:hAnsi="TH SarabunPSK" w:cs="TH SarabunPSK" w:hint="cs"/>
          <w:cs/>
          <w:lang w:val="th-TH"/>
        </w:rPr>
        <w:t>ความหมายและคุณลักษณะของผู้ประกอบการด้านโยธา ประเภทของอาชีพทางด้านโยธา</w:t>
      </w:r>
      <w:r w:rsidR="00BD7F9D" w:rsidRPr="00B60D70">
        <w:rPr>
          <w:rFonts w:ascii="TH SarabunPSK" w:hAnsi="TH SarabunPSK" w:cs="TH SarabunPSK" w:hint="cs"/>
          <w:cs/>
          <w:lang w:val="th-TH"/>
        </w:rPr>
        <w:t xml:space="preserve"> </w:t>
      </w:r>
      <w:r w:rsidRPr="00B60D70">
        <w:rPr>
          <w:rFonts w:ascii="TH SarabunPSK" w:hAnsi="TH SarabunPSK" w:cs="TH SarabunPSK" w:hint="cs"/>
          <w:cs/>
          <w:lang w:val="th-TH"/>
        </w:rPr>
        <w:t xml:space="preserve">วงจรการดำเนินธุรกิจทางด้านโยธา ผู้มีส่วนได้ส่วนเสียในการดำเนินธุรกิจด้านโยธา การพัฒนาธุรกิจทางด้านโยธา การวางแผนและการเขียนแผนธุรกิจ สถาบันการเงินเพื่อสนับสนุนธุรกิจ กฎหมายธุรกิจ จริยธรรมในการดำเนินธุรกิจ </w:t>
      </w:r>
    </w:p>
    <w:p w14:paraId="231F5CDF" w14:textId="5FACC96B" w:rsidR="00C94EF5" w:rsidRPr="00B60D70" w:rsidRDefault="00C94EF5" w:rsidP="00C94EF5">
      <w:pPr>
        <w:ind w:firstLine="720"/>
        <w:rPr>
          <w:rFonts w:ascii="TH SarabunPSK" w:hAnsi="TH SarabunPSK" w:cs="TH SarabunPSK"/>
          <w:lang w:val="th-TH"/>
        </w:rPr>
      </w:pPr>
      <w:r w:rsidRPr="00B60D70">
        <w:rPr>
          <w:rFonts w:ascii="TH SarabunPSK" w:hAnsi="TH SarabunPSK" w:cs="TH SarabunPSK" w:hint="cs"/>
        </w:rPr>
        <w:t xml:space="preserve">Definition and </w:t>
      </w:r>
      <w:r w:rsidR="00825587" w:rsidRPr="00B60D70">
        <w:rPr>
          <w:rFonts w:ascii="TH SarabunPSK" w:hAnsi="TH SarabunPSK" w:cs="TH SarabunPSK" w:hint="cs"/>
        </w:rPr>
        <w:t>characteristics</w:t>
      </w:r>
      <w:r w:rsidRPr="00B60D70">
        <w:rPr>
          <w:rFonts w:ascii="TH SarabunPSK" w:hAnsi="TH SarabunPSK" w:cs="TH SarabunPSK" w:hint="cs"/>
        </w:rPr>
        <w:t xml:space="preserve"> of entrepreneur in civil, Types of Civil business, Stakeholders in civil business operations, Civil business development Planning and writing a business plan. </w:t>
      </w:r>
      <w:r w:rsidRPr="00B60D70">
        <w:rPr>
          <w:rFonts w:ascii="TH SarabunPSK" w:hAnsi="TH SarabunPSK" w:cs="TH SarabunPSK" w:hint="cs"/>
          <w:lang w:val="th-TH"/>
        </w:rPr>
        <w:t xml:space="preserve">Financial </w:t>
      </w:r>
      <w:proofErr w:type="spellStart"/>
      <w:r w:rsidRPr="00B60D70">
        <w:rPr>
          <w:rFonts w:ascii="TH SarabunPSK" w:hAnsi="TH SarabunPSK" w:cs="TH SarabunPSK" w:hint="cs"/>
          <w:lang w:val="th-TH"/>
        </w:rPr>
        <w:t>institutions</w:t>
      </w:r>
      <w:proofErr w:type="spellEnd"/>
      <w:r w:rsidRPr="00B60D70">
        <w:rPr>
          <w:rFonts w:ascii="TH SarabunPSK" w:hAnsi="TH SarabunPSK" w:cs="TH SarabunPSK" w:hint="cs"/>
          <w:lang w:val="th-TH"/>
        </w:rPr>
        <w:t xml:space="preserve"> </w:t>
      </w:r>
      <w:proofErr w:type="spellStart"/>
      <w:r w:rsidRPr="00B60D70">
        <w:rPr>
          <w:rFonts w:ascii="TH SarabunPSK" w:hAnsi="TH SarabunPSK" w:cs="TH SarabunPSK" w:hint="cs"/>
          <w:lang w:val="th-TH"/>
        </w:rPr>
        <w:t>to</w:t>
      </w:r>
      <w:proofErr w:type="spellEnd"/>
      <w:r w:rsidRPr="00B60D70">
        <w:rPr>
          <w:rFonts w:ascii="TH SarabunPSK" w:hAnsi="TH SarabunPSK" w:cs="TH SarabunPSK" w:hint="cs"/>
          <w:lang w:val="th-TH"/>
        </w:rPr>
        <w:t xml:space="preserve"> </w:t>
      </w:r>
      <w:proofErr w:type="spellStart"/>
      <w:r w:rsidRPr="00B60D70">
        <w:rPr>
          <w:rFonts w:ascii="TH SarabunPSK" w:hAnsi="TH SarabunPSK" w:cs="TH SarabunPSK" w:hint="cs"/>
          <w:lang w:val="th-TH"/>
        </w:rPr>
        <w:t>support</w:t>
      </w:r>
      <w:proofErr w:type="spellEnd"/>
      <w:r w:rsidRPr="00B60D70">
        <w:rPr>
          <w:rFonts w:ascii="TH SarabunPSK" w:hAnsi="TH SarabunPSK" w:cs="TH SarabunPSK" w:hint="cs"/>
          <w:lang w:val="th-TH"/>
        </w:rPr>
        <w:t xml:space="preserve"> </w:t>
      </w:r>
      <w:proofErr w:type="spellStart"/>
      <w:r w:rsidRPr="00B60D70">
        <w:rPr>
          <w:rFonts w:ascii="TH SarabunPSK" w:hAnsi="TH SarabunPSK" w:cs="TH SarabunPSK" w:hint="cs"/>
          <w:lang w:val="th-TH"/>
        </w:rPr>
        <w:t>business</w:t>
      </w:r>
      <w:proofErr w:type="spellEnd"/>
      <w:r w:rsidRPr="00B60D70">
        <w:rPr>
          <w:rFonts w:ascii="TH SarabunPSK" w:hAnsi="TH SarabunPSK" w:cs="TH SarabunPSK" w:hint="cs"/>
          <w:lang w:val="th-TH"/>
        </w:rPr>
        <w:t xml:space="preserve">, </w:t>
      </w:r>
      <w:proofErr w:type="spellStart"/>
      <w:r w:rsidRPr="00B60D70">
        <w:rPr>
          <w:rFonts w:ascii="TH SarabunPSK" w:hAnsi="TH SarabunPSK" w:cs="TH SarabunPSK" w:hint="cs"/>
          <w:lang w:val="th-TH"/>
        </w:rPr>
        <w:t>business</w:t>
      </w:r>
      <w:proofErr w:type="spellEnd"/>
      <w:r w:rsidRPr="00B60D70">
        <w:rPr>
          <w:rFonts w:ascii="TH SarabunPSK" w:hAnsi="TH SarabunPSK" w:cs="TH SarabunPSK" w:hint="cs"/>
          <w:lang w:val="th-TH"/>
        </w:rPr>
        <w:t xml:space="preserve"> </w:t>
      </w:r>
      <w:proofErr w:type="spellStart"/>
      <w:r w:rsidRPr="00B60D70">
        <w:rPr>
          <w:rFonts w:ascii="TH SarabunPSK" w:hAnsi="TH SarabunPSK" w:cs="TH SarabunPSK" w:hint="cs"/>
          <w:lang w:val="th-TH"/>
        </w:rPr>
        <w:t>law</w:t>
      </w:r>
      <w:proofErr w:type="spellEnd"/>
      <w:r w:rsidRPr="00B60D70">
        <w:rPr>
          <w:rFonts w:ascii="TH SarabunPSK" w:hAnsi="TH SarabunPSK" w:cs="TH SarabunPSK" w:hint="cs"/>
          <w:lang w:val="th-TH"/>
        </w:rPr>
        <w:t xml:space="preserve">, </w:t>
      </w:r>
      <w:proofErr w:type="spellStart"/>
      <w:r w:rsidRPr="00B60D70">
        <w:rPr>
          <w:rFonts w:ascii="TH SarabunPSK" w:hAnsi="TH SarabunPSK" w:cs="TH SarabunPSK" w:hint="cs"/>
          <w:lang w:val="th-TH"/>
        </w:rPr>
        <w:t>business</w:t>
      </w:r>
      <w:proofErr w:type="spellEnd"/>
      <w:r w:rsidRPr="00B60D70">
        <w:rPr>
          <w:rFonts w:ascii="TH SarabunPSK" w:hAnsi="TH SarabunPSK" w:cs="TH SarabunPSK" w:hint="cs"/>
          <w:lang w:val="th-TH"/>
        </w:rPr>
        <w:t xml:space="preserve"> </w:t>
      </w:r>
      <w:proofErr w:type="spellStart"/>
      <w:r w:rsidRPr="00B60D70">
        <w:rPr>
          <w:rFonts w:ascii="TH SarabunPSK" w:hAnsi="TH SarabunPSK" w:cs="TH SarabunPSK" w:hint="cs"/>
          <w:lang w:val="th-TH"/>
        </w:rPr>
        <w:t>ethics</w:t>
      </w:r>
      <w:proofErr w:type="spellEnd"/>
      <w:r w:rsidRPr="00B60D70">
        <w:rPr>
          <w:rFonts w:ascii="TH SarabunPSK" w:hAnsi="TH SarabunPSK" w:cs="TH SarabunPSK" w:hint="cs"/>
          <w:lang w:val="th-TH"/>
        </w:rPr>
        <w:t>.</w:t>
      </w:r>
    </w:p>
    <w:p w14:paraId="053AA371" w14:textId="0BABDAA1" w:rsidR="00C94EF5" w:rsidRPr="00B60D70" w:rsidRDefault="00C94EF5" w:rsidP="00C94EF5">
      <w:pPr>
        <w:rPr>
          <w:rFonts w:ascii="TH SarabunPSK" w:hAnsi="TH SarabunPSK" w:cs="TH SarabunPSK"/>
          <w:b/>
          <w:bCs/>
          <w:lang w:val="th-TH"/>
        </w:rPr>
      </w:pPr>
      <w:r w:rsidRPr="00B60D70">
        <w:rPr>
          <w:rFonts w:ascii="TH SarabunPSK" w:hAnsi="TH SarabunPSK" w:cs="TH SarabunPSK" w:hint="cs"/>
          <w:b/>
          <w:bCs/>
          <w:cs/>
          <w:lang w:val="th-TH"/>
        </w:rPr>
        <w:t>ผลลัพธ์การเรียนรู้ระดับรายวิชา</w:t>
      </w:r>
      <w:r w:rsidR="00BD7F9D" w:rsidRPr="00B60D70">
        <w:rPr>
          <w:rFonts w:ascii="TH SarabunPSK" w:hAnsi="TH SarabunPSK" w:cs="TH SarabunPSK" w:hint="cs"/>
          <w:b/>
          <w:bCs/>
          <w:cs/>
          <w:lang w:val="th-TH"/>
        </w:rPr>
        <w:t xml:space="preserve"> </w:t>
      </w:r>
    </w:p>
    <w:p w14:paraId="359CE404" w14:textId="77777777" w:rsidR="00C94EF5" w:rsidRPr="00B60D70" w:rsidRDefault="00C94EF5" w:rsidP="00FF7D50">
      <w:pPr>
        <w:pStyle w:val="af9"/>
        <w:numPr>
          <w:ilvl w:val="0"/>
          <w:numId w:val="109"/>
        </w:numPr>
        <w:ind w:left="851" w:hanging="284"/>
        <w:rPr>
          <w:rFonts w:ascii="TH SarabunPSK" w:hAnsi="TH SarabunPSK" w:cs="TH SarabunPSK"/>
          <w:lang w:val="th-TH"/>
        </w:rPr>
      </w:pPr>
      <w:r w:rsidRPr="00B60D70">
        <w:rPr>
          <w:rFonts w:ascii="TH SarabunPSK" w:hAnsi="TH SarabunPSK" w:cs="TH SarabunPSK" w:hint="cs"/>
          <w:cs/>
          <w:lang w:val="th-TH"/>
        </w:rPr>
        <w:t>เขียนแผนธุรกิจของตนเองได้อย่างถูกต้องตามหลักการ</w:t>
      </w:r>
    </w:p>
    <w:p w14:paraId="5EE44F9C" w14:textId="77777777" w:rsidR="00C94EF5" w:rsidRPr="00B60D70" w:rsidRDefault="00C94EF5" w:rsidP="00FF7D50">
      <w:pPr>
        <w:pStyle w:val="af9"/>
        <w:numPr>
          <w:ilvl w:val="0"/>
          <w:numId w:val="109"/>
        </w:numPr>
        <w:ind w:left="851" w:hanging="284"/>
        <w:rPr>
          <w:rFonts w:ascii="TH SarabunPSK" w:hAnsi="TH SarabunPSK" w:cs="TH SarabunPSK"/>
          <w:lang w:val="th-TH"/>
        </w:rPr>
      </w:pPr>
      <w:r w:rsidRPr="00B60D70">
        <w:rPr>
          <w:rFonts w:ascii="TH SarabunPSK" w:hAnsi="TH SarabunPSK" w:cs="TH SarabunPSK" w:hint="cs"/>
          <w:cs/>
          <w:lang w:val="th-TH"/>
        </w:rPr>
        <w:t>อธิบายแนวคิดในการพัฒนาตนเองเป็นผู้ประกอบการได้อย่างเหมาะสม</w:t>
      </w:r>
    </w:p>
    <w:p w14:paraId="0DC96761" w14:textId="77777777" w:rsidR="00C94EF5" w:rsidRPr="00B60D70" w:rsidRDefault="00C94EF5" w:rsidP="00C94EF5">
      <w:pPr>
        <w:rPr>
          <w:rFonts w:ascii="TH SarabunPSK" w:hAnsi="TH SarabunPSK" w:cs="TH SarabunPSK"/>
        </w:rPr>
      </w:pPr>
    </w:p>
    <w:p w14:paraId="028F9DD4" w14:textId="7017A89B" w:rsidR="00C94EF5" w:rsidRPr="00B60D70" w:rsidRDefault="00B91175" w:rsidP="00B22592">
      <w:pPr>
        <w:pStyle w:val="3"/>
        <w:numPr>
          <w:ilvl w:val="0"/>
          <w:numId w:val="0"/>
        </w:numPr>
        <w:shd w:val="clear" w:color="auto" w:fill="D9D9D9" w:themeFill="background1" w:themeFillShade="D9"/>
        <w:tabs>
          <w:tab w:val="left" w:pos="1134"/>
          <w:tab w:val="left" w:pos="2127"/>
          <w:tab w:val="left" w:pos="7938"/>
        </w:tabs>
        <w:ind w:left="1134" w:hanging="1134"/>
        <w:rPr>
          <w:rFonts w:ascii="TH SarabunPSK" w:hAnsi="TH SarabunPSK" w:cs="TH SarabunPSK"/>
        </w:rPr>
      </w:pPr>
      <w:bookmarkStart w:id="823" w:name="_Toc179246133"/>
      <w:bookmarkStart w:id="824" w:name="_Toc179656514"/>
      <w:bookmarkStart w:id="825" w:name="_Toc180609594"/>
      <w:bookmarkStart w:id="826" w:name="_Toc191634207"/>
      <w:r w:rsidRPr="00B60D70">
        <w:rPr>
          <w:rFonts w:ascii="TH SarabunPSK" w:hAnsi="TH SarabunPSK" w:cs="TH SarabunPSK" w:hint="cs"/>
        </w:rPr>
        <w:t xml:space="preserve">CTE </w:t>
      </w:r>
      <w:r w:rsidR="00C94EF5" w:rsidRPr="00B60D70">
        <w:rPr>
          <w:rFonts w:ascii="TH SarabunPSK" w:hAnsi="TH SarabunPSK" w:cs="TH SarabunPSK" w:hint="cs"/>
          <w:cs/>
        </w:rPr>
        <w:t>428 การบริหารจัดการอาคารขนาดใหญ่</w:t>
      </w:r>
      <w:r w:rsidR="00C94EF5" w:rsidRPr="00B60D70">
        <w:rPr>
          <w:rFonts w:ascii="TH SarabunPSK" w:hAnsi="TH SarabunPSK" w:cs="TH SarabunPSK" w:hint="cs"/>
          <w:cs/>
        </w:rPr>
        <w:tab/>
      </w:r>
      <w:r w:rsidR="00C94EF5" w:rsidRPr="00B60D70">
        <w:rPr>
          <w:rFonts w:ascii="TH SarabunPSK" w:hAnsi="TH SarabunPSK" w:cs="TH SarabunPSK" w:hint="cs"/>
        </w:rPr>
        <w:t>3</w:t>
      </w:r>
      <w:r w:rsidR="00C94EF5" w:rsidRPr="00B60D70">
        <w:rPr>
          <w:rFonts w:ascii="TH SarabunPSK" w:hAnsi="TH SarabunPSK" w:cs="TH SarabunPSK" w:hint="cs"/>
          <w:cs/>
        </w:rPr>
        <w:t xml:space="preserve"> </w:t>
      </w:r>
      <w:r w:rsidR="00C94EF5" w:rsidRPr="00B60D70">
        <w:rPr>
          <w:rFonts w:ascii="TH SarabunPSK" w:hAnsi="TH SarabunPSK" w:cs="TH SarabunPSK" w:hint="cs"/>
        </w:rPr>
        <w:t>(3-0-6)</w:t>
      </w:r>
      <w:bookmarkEnd w:id="823"/>
      <w:bookmarkEnd w:id="824"/>
      <w:bookmarkEnd w:id="825"/>
      <w:bookmarkEnd w:id="826"/>
    </w:p>
    <w:p w14:paraId="5AA67A39" w14:textId="77777777" w:rsidR="00C94EF5" w:rsidRPr="00B60D70" w:rsidRDefault="00C94EF5" w:rsidP="00B22592">
      <w:pPr>
        <w:shd w:val="clear" w:color="auto" w:fill="D9D9D9" w:themeFill="background1" w:themeFillShade="D9"/>
        <w:tabs>
          <w:tab w:val="left" w:pos="1134"/>
        </w:tabs>
        <w:rPr>
          <w:rFonts w:ascii="TH SarabunPSK" w:hAnsi="TH SarabunPSK" w:cs="TH SarabunPSK"/>
        </w:rPr>
      </w:pPr>
      <w:r w:rsidRPr="00B60D70">
        <w:rPr>
          <w:rFonts w:ascii="TH SarabunPSK" w:hAnsi="TH SarabunPSK" w:cs="TH SarabunPSK" w:hint="cs"/>
          <w:cs/>
        </w:rPr>
        <w:tab/>
      </w:r>
      <w:r w:rsidRPr="00B60D70">
        <w:rPr>
          <w:rFonts w:ascii="TH SarabunPSK" w:hAnsi="TH SarabunPSK" w:cs="TH SarabunPSK" w:hint="cs"/>
          <w:b/>
          <w:bCs/>
        </w:rPr>
        <w:t>(Management of high-rise buildings)</w:t>
      </w:r>
    </w:p>
    <w:p w14:paraId="3FABBCFE" w14:textId="23BB3FAA" w:rsidR="00C94EF5" w:rsidRPr="00B60D70" w:rsidRDefault="00C94EF5" w:rsidP="00C94EF5">
      <w:pPr>
        <w:rPr>
          <w:rFonts w:ascii="TH SarabunPSK" w:hAnsi="TH SarabunPSK" w:cs="TH SarabunPSK"/>
          <w:b/>
          <w:bCs/>
          <w:lang w:val="th-TH"/>
        </w:rPr>
      </w:pPr>
      <w:r w:rsidRPr="00B60D70">
        <w:rPr>
          <w:rFonts w:ascii="TH SarabunPSK" w:hAnsi="TH SarabunPSK" w:cs="TH SarabunPSK" w:hint="cs"/>
          <w:b/>
          <w:bCs/>
          <w:cs/>
          <w:lang w:val="th-TH"/>
        </w:rPr>
        <w:t>วิชาบังคับก่อน :</w:t>
      </w:r>
      <w:r w:rsidRPr="00B60D70">
        <w:rPr>
          <w:rFonts w:ascii="TH SarabunPSK" w:hAnsi="TH SarabunPSK" w:cs="TH SarabunPSK" w:hint="cs"/>
          <w:cs/>
          <w:lang w:val="th-TH"/>
        </w:rPr>
        <w:t xml:space="preserve"> </w:t>
      </w:r>
      <w:r w:rsidR="00B22592" w:rsidRPr="00B60D70">
        <w:rPr>
          <w:rFonts w:ascii="TH SarabunPSK" w:hAnsi="TH SarabunPSK" w:cs="TH SarabunPSK" w:hint="cs"/>
          <w:cs/>
          <w:lang w:val="th-TH"/>
        </w:rPr>
        <w:t>ไม่มี</w:t>
      </w:r>
    </w:p>
    <w:p w14:paraId="3A7E366A" w14:textId="587C2700" w:rsidR="00C94EF5" w:rsidRPr="00B60D70" w:rsidRDefault="00C94EF5" w:rsidP="00B22592">
      <w:pPr>
        <w:ind w:firstLine="720"/>
        <w:rPr>
          <w:rFonts w:ascii="TH SarabunPSK" w:hAnsi="TH SarabunPSK" w:cs="TH SarabunPSK"/>
        </w:rPr>
      </w:pPr>
      <w:r w:rsidRPr="00B60D70">
        <w:rPr>
          <w:rFonts w:ascii="TH SarabunPSK" w:hAnsi="TH SarabunPSK" w:cs="TH SarabunPSK" w:hint="cs"/>
          <w:cs/>
          <w:lang w:val="th-TH"/>
        </w:rPr>
        <w:t>รายวิชานี้เน้นการศึกษาและการประยุกต์ใช้หลักการบริหารจัดการในด้านวิศวกรรมโยธา เพื่อเสริมสร้างความเข้าใจในการบริหารจัดการอาคารขนาดใหญ่ ได้แก่ การออกแบบและวางแผนโครงการ</w:t>
      </w:r>
      <w:r w:rsidRPr="00B60D70">
        <w:rPr>
          <w:rFonts w:ascii="TH SarabunPSK" w:hAnsi="TH SarabunPSK" w:cs="TH SarabunPSK" w:hint="cs"/>
          <w:cs/>
        </w:rPr>
        <w:t xml:space="preserve"> </w:t>
      </w:r>
      <w:r w:rsidRPr="00B60D70">
        <w:rPr>
          <w:rFonts w:ascii="TH SarabunPSK" w:hAnsi="TH SarabunPSK" w:cs="TH SarabunPSK" w:hint="cs"/>
          <w:cs/>
          <w:lang w:val="th-TH"/>
        </w:rPr>
        <w:t>การจัดการทรัพยากรและวัสดุในโครงการสร้างอาคารขนาดใหญ่</w:t>
      </w:r>
      <w:r w:rsidRPr="00B60D70">
        <w:rPr>
          <w:rFonts w:ascii="TH SarabunPSK" w:hAnsi="TH SarabunPSK" w:cs="TH SarabunPSK" w:hint="cs"/>
        </w:rPr>
        <w:t xml:space="preserve"> </w:t>
      </w:r>
      <w:r w:rsidRPr="00B60D70">
        <w:rPr>
          <w:rFonts w:ascii="TH SarabunPSK" w:hAnsi="TH SarabunPSK" w:cs="TH SarabunPSK" w:hint="cs"/>
          <w:cs/>
          <w:lang w:val="th-TH"/>
        </w:rPr>
        <w:t>การเลือกใช้วัสดุที่เหมาะสม</w:t>
      </w:r>
      <w:r w:rsidRPr="00B60D70">
        <w:rPr>
          <w:rFonts w:ascii="TH SarabunPSK" w:hAnsi="TH SarabunPSK" w:cs="TH SarabunPSK" w:hint="cs"/>
        </w:rPr>
        <w:t xml:space="preserve"> </w:t>
      </w:r>
      <w:r w:rsidRPr="00B60D70">
        <w:rPr>
          <w:rFonts w:ascii="TH SarabunPSK" w:hAnsi="TH SarabunPSK" w:cs="TH SarabunPSK" w:hint="cs"/>
          <w:cs/>
          <w:lang w:val="th-TH"/>
        </w:rPr>
        <w:t>และการควบคุมคุณภาพ</w:t>
      </w:r>
      <w:r w:rsidRPr="00B60D70">
        <w:rPr>
          <w:rFonts w:ascii="TH SarabunPSK" w:hAnsi="TH SarabunPSK" w:cs="TH SarabunPSK" w:hint="cs"/>
          <w:cs/>
        </w:rPr>
        <w:t xml:space="preserve"> </w:t>
      </w:r>
      <w:r w:rsidRPr="00B60D70">
        <w:rPr>
          <w:rFonts w:ascii="TH SarabunPSK" w:hAnsi="TH SarabunPSK" w:cs="TH SarabunPSK" w:hint="cs"/>
          <w:cs/>
          <w:lang w:val="th-TH"/>
        </w:rPr>
        <w:t>วิธีการประเมินความเสี่ยงที่เป็นไปได้และการจัดการโครงการในแง่มุมของวิศวกรรมโยธา</w:t>
      </w:r>
      <w:r w:rsidRPr="00B60D70">
        <w:rPr>
          <w:rFonts w:ascii="TH SarabunPSK" w:hAnsi="TH SarabunPSK" w:cs="TH SarabunPSK" w:hint="cs"/>
          <w:cs/>
        </w:rPr>
        <w:t xml:space="preserve"> </w:t>
      </w:r>
      <w:r w:rsidRPr="00B60D70">
        <w:rPr>
          <w:rFonts w:ascii="TH SarabunPSK" w:hAnsi="TH SarabunPSK" w:cs="TH SarabunPSK" w:hint="cs"/>
          <w:cs/>
          <w:lang w:val="th-TH"/>
        </w:rPr>
        <w:t>มาตรฐานความปลอดภัยในโครงการสร้างอาคาร</w:t>
      </w:r>
      <w:r w:rsidRPr="00B60D70">
        <w:rPr>
          <w:rFonts w:ascii="TH SarabunPSK" w:hAnsi="TH SarabunPSK" w:cs="TH SarabunPSK" w:hint="cs"/>
        </w:rPr>
        <w:t xml:space="preserve"> </w:t>
      </w:r>
      <w:r w:rsidRPr="00B60D70">
        <w:rPr>
          <w:rFonts w:ascii="TH SarabunPSK" w:hAnsi="TH SarabunPSK" w:cs="TH SarabunPSK" w:hint="cs"/>
          <w:cs/>
          <w:lang w:val="th-TH"/>
        </w:rPr>
        <w:t>การจัดการความปลอดภัยของพื้นที่ก่อสร้าง</w:t>
      </w:r>
      <w:r w:rsidRPr="00B60D70">
        <w:rPr>
          <w:rFonts w:ascii="TH SarabunPSK" w:hAnsi="TH SarabunPSK" w:cs="TH SarabunPSK" w:hint="cs"/>
        </w:rPr>
        <w:t xml:space="preserve"> </w:t>
      </w:r>
      <w:r w:rsidRPr="00B60D70">
        <w:rPr>
          <w:rFonts w:ascii="TH SarabunPSK" w:hAnsi="TH SarabunPSK" w:cs="TH SarabunPSK" w:hint="cs"/>
          <w:cs/>
          <w:lang w:val="th-TH"/>
        </w:rPr>
        <w:t>และการใช้เทคโนโลยีที่เป็นมิตรต่อสิ่งแวดล้อม</w:t>
      </w:r>
      <w:r w:rsidRPr="00B60D70">
        <w:rPr>
          <w:rFonts w:ascii="TH SarabunPSK" w:hAnsi="TH SarabunPSK" w:cs="TH SarabunPSK" w:hint="cs"/>
          <w:cs/>
        </w:rPr>
        <w:t xml:space="preserve"> </w:t>
      </w:r>
      <w:r w:rsidRPr="00B60D70">
        <w:rPr>
          <w:rFonts w:ascii="TH SarabunPSK" w:hAnsi="TH SarabunPSK" w:cs="TH SarabunPSK" w:hint="cs"/>
          <w:cs/>
          <w:lang w:val="th-TH"/>
        </w:rPr>
        <w:t>การควบคุมและความปลอดภัยของโครงการ</w:t>
      </w:r>
      <w:r w:rsidRPr="00B60D70">
        <w:rPr>
          <w:rFonts w:ascii="TH SarabunPSK" w:hAnsi="TH SarabunPSK" w:cs="TH SarabunPSK" w:hint="cs"/>
        </w:rPr>
        <w:t xml:space="preserve"> </w:t>
      </w:r>
      <w:r w:rsidRPr="00B60D70">
        <w:rPr>
          <w:rFonts w:ascii="TH SarabunPSK" w:hAnsi="TH SarabunPSK" w:cs="TH SarabunPSK" w:hint="cs"/>
          <w:cs/>
          <w:lang w:val="th-TH"/>
        </w:rPr>
        <w:t>เช่นการตรวจสอบความถูกต้องของงาน</w:t>
      </w:r>
      <w:r w:rsidRPr="00B60D70">
        <w:rPr>
          <w:rFonts w:ascii="TH SarabunPSK" w:hAnsi="TH SarabunPSK" w:cs="TH SarabunPSK" w:hint="cs"/>
        </w:rPr>
        <w:t xml:space="preserve"> </w:t>
      </w:r>
      <w:r w:rsidRPr="00B60D70">
        <w:rPr>
          <w:rFonts w:ascii="TH SarabunPSK" w:hAnsi="TH SarabunPSK" w:cs="TH SarabunPSK" w:hint="cs"/>
          <w:cs/>
          <w:lang w:val="th-TH"/>
        </w:rPr>
        <w:t>การบริหารต้นทุน</w:t>
      </w:r>
      <w:r w:rsidRPr="00B60D70">
        <w:rPr>
          <w:rFonts w:ascii="TH SarabunPSK" w:hAnsi="TH SarabunPSK" w:cs="TH SarabunPSK" w:hint="cs"/>
        </w:rPr>
        <w:t xml:space="preserve"> </w:t>
      </w:r>
      <w:r w:rsidRPr="00B60D70">
        <w:rPr>
          <w:rFonts w:ascii="TH SarabunPSK" w:hAnsi="TH SarabunPSK" w:cs="TH SarabunPSK" w:hint="cs"/>
          <w:cs/>
          <w:lang w:val="th-TH"/>
        </w:rPr>
        <w:t>และการป้องกันปัญหาที่เป็นไปได้</w:t>
      </w:r>
      <w:r w:rsidRPr="00B60D70">
        <w:rPr>
          <w:rFonts w:ascii="TH SarabunPSK" w:hAnsi="TH SarabunPSK" w:cs="TH SarabunPSK" w:hint="cs"/>
          <w:cs/>
        </w:rPr>
        <w:t xml:space="preserve"> </w:t>
      </w:r>
      <w:r w:rsidRPr="00B60D70">
        <w:rPr>
          <w:rFonts w:ascii="TH SarabunPSK" w:hAnsi="TH SarabunPSK" w:cs="TH SarabunPSK" w:hint="cs"/>
          <w:cs/>
          <w:lang w:val="th-TH"/>
        </w:rPr>
        <w:t>การนำเทคโนโลยีใหม่</w:t>
      </w:r>
      <w:r w:rsidR="00D420AC" w:rsidRPr="00B60D70">
        <w:rPr>
          <w:rFonts w:ascii="TH SarabunPSK" w:hAnsi="TH SarabunPSK" w:cs="TH SarabunPSK" w:hint="cs"/>
          <w:cs/>
          <w:lang w:val="th-TH"/>
        </w:rPr>
        <w:t xml:space="preserve"> ๆ</w:t>
      </w:r>
      <w:r w:rsidRPr="00B60D70">
        <w:rPr>
          <w:rFonts w:ascii="TH SarabunPSK" w:hAnsi="TH SarabunPSK" w:cs="TH SarabunPSK" w:hint="cs"/>
          <w:cs/>
          <w:lang w:val="th-TH"/>
        </w:rPr>
        <w:t xml:space="preserve"> เข้าสู่โครงการสร้าง</w:t>
      </w:r>
      <w:r w:rsidRPr="00B60D70">
        <w:rPr>
          <w:rFonts w:ascii="TH SarabunPSK" w:hAnsi="TH SarabunPSK" w:cs="TH SarabunPSK" w:hint="cs"/>
        </w:rPr>
        <w:t xml:space="preserve"> </w:t>
      </w:r>
      <w:r w:rsidRPr="00B60D70">
        <w:rPr>
          <w:rFonts w:ascii="TH SarabunPSK" w:hAnsi="TH SarabunPSK" w:cs="TH SarabunPSK" w:hint="cs"/>
          <w:cs/>
          <w:lang w:val="th-TH"/>
        </w:rPr>
        <w:t>เพื่อเพิ่มประสิทธิภาพและลดความเสี่ยง</w:t>
      </w:r>
    </w:p>
    <w:p w14:paraId="16FA47B1" w14:textId="77777777" w:rsidR="00C94EF5" w:rsidRPr="00B60D70" w:rsidRDefault="00C94EF5" w:rsidP="00B22592">
      <w:pPr>
        <w:ind w:firstLine="720"/>
        <w:rPr>
          <w:rFonts w:ascii="TH SarabunPSK" w:hAnsi="TH SarabunPSK" w:cs="TH SarabunPSK"/>
        </w:rPr>
      </w:pPr>
      <w:r w:rsidRPr="00B60D70">
        <w:rPr>
          <w:rFonts w:ascii="TH SarabunPSK" w:hAnsi="TH SarabunPSK" w:cs="TH SarabunPSK" w:hint="cs"/>
        </w:rPr>
        <w:t xml:space="preserve">This course emphasizes the study and application of management principles in civil engineering. To enhance understanding of large building management, including project design and planning, resource and material management in large building projects, selection of appropriate materials, and quality control. Methods for assessing possible risks and project management in the field of civil engineering. Safety standards in building projects, safety management of construction sites, and use of environmentally friendly technology. Project </w:t>
      </w:r>
      <w:r w:rsidRPr="00B60D70">
        <w:rPr>
          <w:rFonts w:ascii="TH SarabunPSK" w:hAnsi="TH SarabunPSK" w:cs="TH SarabunPSK" w:hint="cs"/>
        </w:rPr>
        <w:lastRenderedPageBreak/>
        <w:t>control and safety, such as validating work, managing costs, and preventing possible problems. Bringing new technology Enter building projects, to increase efficiency and reduce risk.</w:t>
      </w:r>
    </w:p>
    <w:p w14:paraId="1A9D1A35" w14:textId="61861391" w:rsidR="00C94EF5" w:rsidRPr="00B60D70" w:rsidRDefault="00C94EF5" w:rsidP="00C94EF5">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180332FB" w14:textId="77777777" w:rsidR="00C94EF5" w:rsidRPr="00B60D70" w:rsidRDefault="00C94EF5" w:rsidP="00FF7D50">
      <w:pPr>
        <w:pStyle w:val="af9"/>
        <w:numPr>
          <w:ilvl w:val="0"/>
          <w:numId w:val="58"/>
        </w:numPr>
        <w:rPr>
          <w:rFonts w:ascii="TH SarabunPSK" w:hAnsi="TH SarabunPSK" w:cs="TH SarabunPSK"/>
          <w:b/>
          <w:bCs/>
        </w:rPr>
      </w:pPr>
      <w:r w:rsidRPr="00B60D70">
        <w:rPr>
          <w:rFonts w:ascii="TH SarabunPSK" w:hAnsi="TH SarabunPSK" w:cs="TH SarabunPSK" w:hint="cs"/>
          <w:cs/>
          <w:lang w:val="th-TH"/>
        </w:rPr>
        <w:t>อธิบายแนวคิดและวิธีการในการบริหารจัดการอาคารสูงได้</w:t>
      </w:r>
    </w:p>
    <w:p w14:paraId="4F428230" w14:textId="77777777" w:rsidR="00C94EF5" w:rsidRPr="00B60D70" w:rsidRDefault="00C94EF5" w:rsidP="00C94EF5">
      <w:pPr>
        <w:rPr>
          <w:rFonts w:ascii="TH SarabunPSK" w:hAnsi="TH SarabunPSK" w:cs="TH SarabunPSK"/>
        </w:rPr>
      </w:pPr>
    </w:p>
    <w:p w14:paraId="458949EC" w14:textId="4E565926" w:rsidR="00C94EF5" w:rsidRPr="00B60D70" w:rsidRDefault="00B91175" w:rsidP="00B22592">
      <w:pPr>
        <w:pStyle w:val="3"/>
        <w:numPr>
          <w:ilvl w:val="0"/>
          <w:numId w:val="0"/>
        </w:numPr>
        <w:shd w:val="clear" w:color="auto" w:fill="D9D9D9" w:themeFill="background1" w:themeFillShade="D9"/>
        <w:tabs>
          <w:tab w:val="left" w:pos="1134"/>
          <w:tab w:val="left" w:pos="2127"/>
          <w:tab w:val="left" w:pos="7938"/>
        </w:tabs>
        <w:ind w:left="1134" w:hanging="1134"/>
        <w:rPr>
          <w:rFonts w:ascii="TH SarabunPSK" w:hAnsi="TH SarabunPSK" w:cs="TH SarabunPSK"/>
        </w:rPr>
      </w:pPr>
      <w:bookmarkStart w:id="827" w:name="_Toc179246134"/>
      <w:bookmarkStart w:id="828" w:name="_Toc179656515"/>
      <w:bookmarkStart w:id="829" w:name="_Toc180609595"/>
      <w:bookmarkStart w:id="830" w:name="_Toc191634208"/>
      <w:r w:rsidRPr="00B60D70">
        <w:rPr>
          <w:rFonts w:ascii="TH SarabunPSK" w:hAnsi="TH SarabunPSK" w:cs="TH SarabunPSK" w:hint="cs"/>
        </w:rPr>
        <w:t xml:space="preserve">CTE </w:t>
      </w:r>
      <w:r w:rsidR="00C94EF5" w:rsidRPr="00B60D70">
        <w:rPr>
          <w:rFonts w:ascii="TH SarabunPSK" w:hAnsi="TH SarabunPSK" w:cs="TH SarabunPSK" w:hint="cs"/>
        </w:rPr>
        <w:t xml:space="preserve">423 </w:t>
      </w:r>
      <w:r w:rsidR="00B22592" w:rsidRPr="00B60D70">
        <w:rPr>
          <w:rFonts w:ascii="TH SarabunPSK" w:hAnsi="TH SarabunPSK" w:cs="TH SarabunPSK" w:hint="cs"/>
          <w:cs/>
        </w:rPr>
        <w:tab/>
      </w:r>
      <w:r w:rsidR="00C94EF5" w:rsidRPr="00B60D70">
        <w:rPr>
          <w:rFonts w:ascii="TH SarabunPSK" w:hAnsi="TH SarabunPSK" w:cs="TH SarabunPSK" w:hint="cs"/>
          <w:cs/>
        </w:rPr>
        <w:t>กฎหมายและสัญญาสำหรับงานก่อสร้าง</w:t>
      </w:r>
      <w:r w:rsidR="00C94EF5" w:rsidRPr="00B60D70">
        <w:rPr>
          <w:rFonts w:ascii="TH SarabunPSK" w:hAnsi="TH SarabunPSK" w:cs="TH SarabunPSK" w:hint="cs"/>
          <w:cs/>
        </w:rPr>
        <w:tab/>
      </w:r>
      <w:r w:rsidR="00C94EF5" w:rsidRPr="00B60D70">
        <w:rPr>
          <w:rFonts w:ascii="TH SarabunPSK" w:hAnsi="TH SarabunPSK" w:cs="TH SarabunPSK" w:hint="cs"/>
        </w:rPr>
        <w:t>3</w:t>
      </w:r>
      <w:r w:rsidR="00C94EF5" w:rsidRPr="00B60D70">
        <w:rPr>
          <w:rFonts w:ascii="TH SarabunPSK" w:hAnsi="TH SarabunPSK" w:cs="TH SarabunPSK" w:hint="cs"/>
          <w:cs/>
        </w:rPr>
        <w:t xml:space="preserve"> </w:t>
      </w:r>
      <w:r w:rsidR="00C94EF5" w:rsidRPr="00B60D70">
        <w:rPr>
          <w:rFonts w:ascii="TH SarabunPSK" w:hAnsi="TH SarabunPSK" w:cs="TH SarabunPSK" w:hint="cs"/>
        </w:rPr>
        <w:t>(3-0-6)</w:t>
      </w:r>
      <w:bookmarkEnd w:id="827"/>
      <w:bookmarkEnd w:id="828"/>
      <w:bookmarkEnd w:id="829"/>
      <w:bookmarkEnd w:id="830"/>
    </w:p>
    <w:p w14:paraId="3EE5BE72" w14:textId="77777777" w:rsidR="00C94EF5" w:rsidRPr="00B60D70" w:rsidRDefault="00C94EF5" w:rsidP="00B22592">
      <w:pPr>
        <w:shd w:val="clear" w:color="auto" w:fill="D9D9D9" w:themeFill="background1" w:themeFillShade="D9"/>
        <w:tabs>
          <w:tab w:val="left" w:pos="1134"/>
        </w:tabs>
        <w:rPr>
          <w:rFonts w:ascii="TH SarabunPSK" w:hAnsi="TH SarabunPSK" w:cs="TH SarabunPSK"/>
        </w:rPr>
      </w:pPr>
      <w:r w:rsidRPr="00B60D70">
        <w:rPr>
          <w:rFonts w:ascii="TH SarabunPSK" w:hAnsi="TH SarabunPSK" w:cs="TH SarabunPSK" w:hint="cs"/>
          <w:cs/>
        </w:rPr>
        <w:tab/>
      </w:r>
      <w:r w:rsidRPr="00B60D70">
        <w:rPr>
          <w:rFonts w:ascii="TH SarabunPSK" w:hAnsi="TH SarabunPSK" w:cs="TH SarabunPSK" w:hint="cs"/>
          <w:b/>
          <w:bCs/>
        </w:rPr>
        <w:t>(Law</w:t>
      </w:r>
      <w:r w:rsidRPr="00B60D70">
        <w:rPr>
          <w:rFonts w:ascii="TH SarabunPSK" w:hAnsi="TH SarabunPSK" w:cs="TH SarabunPSK" w:hint="cs"/>
          <w:b/>
          <w:bCs/>
          <w:cs/>
        </w:rPr>
        <w:t xml:space="preserve"> </w:t>
      </w:r>
      <w:r w:rsidRPr="00B60D70">
        <w:rPr>
          <w:rFonts w:ascii="TH SarabunPSK" w:hAnsi="TH SarabunPSK" w:cs="TH SarabunPSK" w:hint="cs"/>
          <w:b/>
          <w:bCs/>
        </w:rPr>
        <w:t>and Contract of Construction)</w:t>
      </w:r>
    </w:p>
    <w:p w14:paraId="0EC801D8" w14:textId="35968739" w:rsidR="00C94EF5" w:rsidRPr="00B60D70" w:rsidRDefault="00C94EF5" w:rsidP="00C94EF5">
      <w:pPr>
        <w:rPr>
          <w:rFonts w:ascii="TH SarabunPSK" w:hAnsi="TH SarabunPSK" w:cs="TH SarabunPSK"/>
          <w:b/>
          <w:bCs/>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 xml:space="preserve">: </w:t>
      </w:r>
      <w:r w:rsidR="00B22592" w:rsidRPr="00B60D70">
        <w:rPr>
          <w:rFonts w:ascii="TH SarabunPSK" w:hAnsi="TH SarabunPSK" w:cs="TH SarabunPSK" w:hint="cs"/>
          <w:cs/>
        </w:rPr>
        <w:t>ไม่มี</w:t>
      </w:r>
    </w:p>
    <w:p w14:paraId="4B195C40" w14:textId="77777777" w:rsidR="0003320F" w:rsidRPr="00B60D70" w:rsidRDefault="0003320F" w:rsidP="0003320F">
      <w:pPr>
        <w:ind w:firstLine="720"/>
        <w:rPr>
          <w:rFonts w:ascii="TH SarabunPSK" w:hAnsi="TH SarabunPSK" w:cs="TH SarabunPSK"/>
        </w:rPr>
      </w:pPr>
      <w:r w:rsidRPr="00B60D70">
        <w:rPr>
          <w:rFonts w:ascii="TH SarabunPSK" w:hAnsi="TH SarabunPSK" w:cs="TH SarabunPSK" w:hint="cs"/>
          <w:cs/>
          <w:lang w:val="th-TH"/>
        </w:rPr>
        <w:t>ความรู้เบื้องต้นเกี่ยวกับกฎหมาย พระราชบัญญัติควบคุมอาคาร และกฎกระทรวงต่าง ๆ ที่ออกตามพระราชบัญญัติควบคุมอาคาร กฎหมายผังเมือง กฎหมายส่งเสริมการอนุรักษ์พลังงาน กฎหมายวิศวกร กฎหมายว่าด้วยการคุ้มครองแรงงาน สัญญาและรายการก่อสร้าง และกฎหมายอื่น ๆ ที่เกี่ยวข้อง</w:t>
      </w:r>
    </w:p>
    <w:p w14:paraId="26F4DA2B" w14:textId="77777777" w:rsidR="0003320F" w:rsidRPr="00B60D70" w:rsidRDefault="0003320F" w:rsidP="0003320F">
      <w:pPr>
        <w:ind w:firstLine="720"/>
        <w:rPr>
          <w:rFonts w:ascii="TH SarabunPSK" w:hAnsi="TH SarabunPSK" w:cs="TH SarabunPSK"/>
        </w:rPr>
      </w:pPr>
      <w:r w:rsidRPr="00B60D70">
        <w:rPr>
          <w:rFonts w:ascii="TH SarabunPSK" w:hAnsi="TH SarabunPSK" w:cs="TH SarabunPSK" w:hint="cs"/>
        </w:rPr>
        <w:t xml:space="preserve">Basic knowledge about law, building control act and various ministry regulations issued under the building control act, </w:t>
      </w:r>
      <w:r w:rsidRPr="00B60D70">
        <w:rPr>
          <w:rFonts w:ascii="TH SarabunPSK" w:hAnsi="TH SarabunPSK" w:cs="TH SarabunPSK"/>
        </w:rPr>
        <w:t>t</w:t>
      </w:r>
      <w:r w:rsidRPr="00B60D70">
        <w:rPr>
          <w:rFonts w:ascii="TH SarabunPSK" w:hAnsi="TH SarabunPSK" w:cs="TH SarabunPSK" w:hint="cs"/>
        </w:rPr>
        <w:t xml:space="preserve">own planning law, </w:t>
      </w:r>
      <w:r w:rsidRPr="00B60D70">
        <w:rPr>
          <w:rFonts w:ascii="TH SarabunPSK" w:hAnsi="TH SarabunPSK" w:cs="TH SarabunPSK"/>
        </w:rPr>
        <w:t>e</w:t>
      </w:r>
      <w:r w:rsidRPr="00B60D70">
        <w:rPr>
          <w:rFonts w:ascii="TH SarabunPSK" w:hAnsi="TH SarabunPSK" w:cs="TH SarabunPSK" w:hint="cs"/>
        </w:rPr>
        <w:t xml:space="preserve">nergy conservation promotion law, </w:t>
      </w:r>
      <w:r w:rsidRPr="00B60D70">
        <w:rPr>
          <w:rFonts w:ascii="TH SarabunPSK" w:hAnsi="TH SarabunPSK" w:cs="TH SarabunPSK"/>
        </w:rPr>
        <w:t>e</w:t>
      </w:r>
      <w:r w:rsidRPr="00B60D70">
        <w:rPr>
          <w:rFonts w:ascii="TH SarabunPSK" w:hAnsi="TH SarabunPSK" w:cs="TH SarabunPSK" w:hint="cs"/>
        </w:rPr>
        <w:t xml:space="preserve">ngineer law, </w:t>
      </w:r>
      <w:r w:rsidRPr="00B60D70">
        <w:rPr>
          <w:rFonts w:ascii="TH SarabunPSK" w:hAnsi="TH SarabunPSK" w:cs="TH SarabunPSK"/>
        </w:rPr>
        <w:t>l</w:t>
      </w:r>
      <w:r w:rsidRPr="00B60D70">
        <w:rPr>
          <w:rFonts w:ascii="TH SarabunPSK" w:hAnsi="TH SarabunPSK" w:cs="TH SarabunPSK" w:hint="cs"/>
        </w:rPr>
        <w:t xml:space="preserve">abor protection law, </w:t>
      </w:r>
      <w:r w:rsidRPr="00B60D70">
        <w:rPr>
          <w:rFonts w:ascii="TH SarabunPSK" w:hAnsi="TH SarabunPSK" w:cs="TH SarabunPSK"/>
        </w:rPr>
        <w:t>c</w:t>
      </w:r>
      <w:r w:rsidRPr="00B60D70">
        <w:rPr>
          <w:rFonts w:ascii="TH SarabunPSK" w:hAnsi="TH SarabunPSK" w:cs="TH SarabunPSK" w:hint="cs"/>
        </w:rPr>
        <w:t>ontract and construction lists and other related laws.</w:t>
      </w:r>
    </w:p>
    <w:p w14:paraId="32576FF0" w14:textId="6ACE5B77" w:rsidR="00C94EF5" w:rsidRPr="00B60D70" w:rsidRDefault="00C94EF5" w:rsidP="00C94EF5">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5F6E05C1" w14:textId="0F7CC066" w:rsidR="00C94EF5" w:rsidRPr="00B60D70" w:rsidRDefault="00C94EF5" w:rsidP="00FF7D50">
      <w:pPr>
        <w:pStyle w:val="afb"/>
        <w:numPr>
          <w:ilvl w:val="0"/>
          <w:numId w:val="59"/>
        </w:numPr>
        <w:ind w:left="851" w:hanging="284"/>
        <w:jc w:val="thaiDistribute"/>
        <w:rPr>
          <w:rFonts w:ascii="TH SarabunPSK" w:hAnsi="TH SarabunPSK" w:cs="TH SarabunPSK"/>
          <w:sz w:val="32"/>
          <w:szCs w:val="32"/>
        </w:rPr>
      </w:pPr>
      <w:r w:rsidRPr="00B60D70">
        <w:rPr>
          <w:rFonts w:ascii="TH SarabunPSK" w:hAnsi="TH SarabunPSK" w:cs="TH SarabunPSK" w:hint="cs"/>
          <w:sz w:val="32"/>
          <w:szCs w:val="32"/>
          <w:cs/>
          <w:lang w:val="th-TH"/>
        </w:rPr>
        <w:t>มีความเข้าใจในกระบวนการยื่นขออนุญาตก่อสร้าง ดัดแปลง รื้อถอน เคลื่อนย้าย และใช้หรือเปลี่ยนการใช้อาคาร รวมถึงเข้าใจบทบาทหน้าที่ของบุคลากรต่าง</w:t>
      </w:r>
      <w:r w:rsidR="00D420AC" w:rsidRPr="00B60D70">
        <w:rPr>
          <w:rFonts w:ascii="TH SarabunPSK" w:hAnsi="TH SarabunPSK" w:cs="TH SarabunPSK" w:hint="cs"/>
          <w:sz w:val="32"/>
          <w:szCs w:val="32"/>
          <w:cs/>
          <w:lang w:val="th-TH"/>
        </w:rPr>
        <w:t xml:space="preserve"> ๆ</w:t>
      </w:r>
      <w:r w:rsidRPr="00B60D70">
        <w:rPr>
          <w:rFonts w:ascii="TH SarabunPSK" w:hAnsi="TH SarabunPSK" w:cs="TH SarabunPSK" w:hint="cs"/>
          <w:sz w:val="32"/>
          <w:szCs w:val="32"/>
          <w:cs/>
          <w:lang w:val="th-TH"/>
        </w:rPr>
        <w:t xml:space="preserve"> ที่เกี่ยวข้องกับการ </w:t>
      </w:r>
    </w:p>
    <w:p w14:paraId="1ADFA677" w14:textId="42292B51" w:rsidR="00C94EF5" w:rsidRPr="00B60D70" w:rsidRDefault="00C94EF5" w:rsidP="00FF7D50">
      <w:pPr>
        <w:pStyle w:val="afb"/>
        <w:numPr>
          <w:ilvl w:val="0"/>
          <w:numId w:val="59"/>
        </w:numPr>
        <w:ind w:left="851" w:hanging="284"/>
        <w:jc w:val="thaiDistribute"/>
        <w:rPr>
          <w:rFonts w:ascii="TH SarabunPSK" w:hAnsi="TH SarabunPSK" w:cs="TH SarabunPSK"/>
          <w:sz w:val="32"/>
          <w:szCs w:val="32"/>
        </w:rPr>
      </w:pPr>
      <w:r w:rsidRPr="00B60D70">
        <w:rPr>
          <w:rFonts w:ascii="TH SarabunPSK" w:hAnsi="TH SarabunPSK" w:cs="TH SarabunPSK" w:hint="cs"/>
          <w:sz w:val="32"/>
          <w:szCs w:val="32"/>
          <w:cs/>
          <w:lang w:val="th-TH"/>
        </w:rPr>
        <w:t>มีความเข้าใจในการออกแบบอาคารให้เป็นไปตามก</w:t>
      </w:r>
      <w:r w:rsidR="00071E19" w:rsidRPr="00B60D70">
        <w:rPr>
          <w:rFonts w:ascii="TH SarabunPSK" w:hAnsi="TH SarabunPSK" w:cs="TH SarabunPSK" w:hint="cs"/>
          <w:sz w:val="32"/>
          <w:szCs w:val="32"/>
          <w:cs/>
          <w:lang w:val="th-TH"/>
        </w:rPr>
        <w:t>ฎ</w:t>
      </w:r>
      <w:r w:rsidRPr="00B60D70">
        <w:rPr>
          <w:rFonts w:ascii="TH SarabunPSK" w:hAnsi="TH SarabunPSK" w:cs="TH SarabunPSK" w:hint="cs"/>
          <w:sz w:val="32"/>
          <w:szCs w:val="32"/>
          <w:cs/>
          <w:lang w:val="th-TH"/>
        </w:rPr>
        <w:t>กระทรวงต่าง</w:t>
      </w:r>
      <w:r w:rsidR="00D420AC" w:rsidRPr="00B60D70">
        <w:rPr>
          <w:rFonts w:ascii="TH SarabunPSK" w:hAnsi="TH SarabunPSK" w:cs="TH SarabunPSK" w:hint="cs"/>
          <w:sz w:val="32"/>
          <w:szCs w:val="32"/>
          <w:cs/>
          <w:lang w:val="th-TH"/>
        </w:rPr>
        <w:t xml:space="preserve"> ๆ</w:t>
      </w:r>
      <w:r w:rsidRPr="00B60D70">
        <w:rPr>
          <w:rFonts w:ascii="TH SarabunPSK" w:hAnsi="TH SarabunPSK" w:cs="TH SarabunPSK" w:hint="cs"/>
          <w:sz w:val="32"/>
          <w:szCs w:val="32"/>
          <w:cs/>
          <w:lang w:val="th-TH"/>
        </w:rPr>
        <w:t xml:space="preserve"> ที่ออกตามพระราชบัญญัติควบคุมอาคาร รวมทั้งกฎหมายอื่น</w:t>
      </w:r>
      <w:r w:rsidR="00D420AC" w:rsidRPr="00B60D70">
        <w:rPr>
          <w:rFonts w:ascii="TH SarabunPSK" w:hAnsi="TH SarabunPSK" w:cs="TH SarabunPSK" w:hint="cs"/>
          <w:sz w:val="32"/>
          <w:szCs w:val="32"/>
          <w:cs/>
          <w:lang w:val="th-TH"/>
        </w:rPr>
        <w:t xml:space="preserve"> ๆ</w:t>
      </w:r>
      <w:r w:rsidRPr="00B60D70">
        <w:rPr>
          <w:rFonts w:ascii="TH SarabunPSK" w:hAnsi="TH SarabunPSK" w:cs="TH SarabunPSK" w:hint="cs"/>
          <w:sz w:val="32"/>
          <w:szCs w:val="32"/>
          <w:cs/>
          <w:lang w:val="th-TH"/>
        </w:rPr>
        <w:t xml:space="preserve"> ที่เกี่ยวข้อง</w:t>
      </w:r>
    </w:p>
    <w:p w14:paraId="1101E58C" w14:textId="77777777" w:rsidR="00C94EF5" w:rsidRPr="00B60D70" w:rsidRDefault="00C94EF5" w:rsidP="00FF7D50">
      <w:pPr>
        <w:pStyle w:val="af9"/>
        <w:numPr>
          <w:ilvl w:val="0"/>
          <w:numId w:val="59"/>
        </w:numPr>
        <w:ind w:left="851" w:hanging="284"/>
        <w:rPr>
          <w:rFonts w:ascii="TH SarabunPSK" w:hAnsi="TH SarabunPSK" w:cs="TH SarabunPSK"/>
          <w:b/>
          <w:bCs/>
        </w:rPr>
      </w:pPr>
      <w:r w:rsidRPr="00B60D70">
        <w:rPr>
          <w:rFonts w:ascii="TH SarabunPSK" w:hAnsi="TH SarabunPSK" w:cs="TH SarabunPSK" w:hint="cs"/>
          <w:cs/>
          <w:lang w:val="th-TH"/>
        </w:rPr>
        <w:t>มีความเข้าใจในกฎหมายที่เกี่ยวข้องกับการดำเนินการก่อสร้าง</w:t>
      </w:r>
    </w:p>
    <w:p w14:paraId="229D4C06" w14:textId="77777777" w:rsidR="00C94EF5" w:rsidRPr="00B60D70" w:rsidRDefault="00C94EF5" w:rsidP="00C94EF5">
      <w:pPr>
        <w:rPr>
          <w:rFonts w:ascii="TH SarabunPSK" w:hAnsi="TH SarabunPSK" w:cs="TH SarabunPSK"/>
        </w:rPr>
      </w:pPr>
    </w:p>
    <w:p w14:paraId="077A35A9" w14:textId="602557CA" w:rsidR="00C94EF5" w:rsidRPr="00B60D70" w:rsidRDefault="00B91175" w:rsidP="00B22592">
      <w:pPr>
        <w:pStyle w:val="3"/>
        <w:numPr>
          <w:ilvl w:val="0"/>
          <w:numId w:val="0"/>
        </w:numPr>
        <w:shd w:val="clear" w:color="auto" w:fill="D9D9D9" w:themeFill="background1" w:themeFillShade="D9"/>
        <w:tabs>
          <w:tab w:val="left" w:pos="1134"/>
          <w:tab w:val="left" w:pos="2127"/>
          <w:tab w:val="left" w:pos="7938"/>
        </w:tabs>
        <w:ind w:left="1134" w:hanging="1134"/>
        <w:rPr>
          <w:rFonts w:ascii="TH SarabunPSK" w:hAnsi="TH SarabunPSK" w:cs="TH SarabunPSK"/>
        </w:rPr>
      </w:pPr>
      <w:bookmarkStart w:id="831" w:name="_Toc179246135"/>
      <w:bookmarkStart w:id="832" w:name="_Toc179656516"/>
      <w:bookmarkStart w:id="833" w:name="_Toc180609596"/>
      <w:bookmarkStart w:id="834" w:name="_Toc191634209"/>
      <w:r w:rsidRPr="00B60D70">
        <w:rPr>
          <w:rFonts w:ascii="TH SarabunPSK" w:hAnsi="TH SarabunPSK" w:cs="TH SarabunPSK" w:hint="cs"/>
        </w:rPr>
        <w:t xml:space="preserve">CTE </w:t>
      </w:r>
      <w:r w:rsidR="00C94EF5" w:rsidRPr="00B60D70">
        <w:rPr>
          <w:rFonts w:ascii="TH SarabunPSK" w:hAnsi="TH SarabunPSK" w:cs="TH SarabunPSK" w:hint="cs"/>
        </w:rPr>
        <w:t>471</w:t>
      </w:r>
      <w:r w:rsidR="00C94EF5" w:rsidRPr="00B60D70">
        <w:rPr>
          <w:rFonts w:ascii="TH SarabunPSK" w:hAnsi="TH SarabunPSK" w:cs="TH SarabunPSK" w:hint="cs"/>
          <w:cs/>
        </w:rPr>
        <w:t xml:space="preserve"> </w:t>
      </w:r>
      <w:r w:rsidR="00B22592" w:rsidRPr="00B60D70">
        <w:rPr>
          <w:rFonts w:ascii="TH SarabunPSK" w:hAnsi="TH SarabunPSK" w:cs="TH SarabunPSK" w:hint="cs"/>
          <w:cs/>
        </w:rPr>
        <w:tab/>
      </w:r>
      <w:r w:rsidR="00C94EF5" w:rsidRPr="00B60D70">
        <w:rPr>
          <w:rFonts w:ascii="TH SarabunPSK" w:hAnsi="TH SarabunPSK" w:cs="TH SarabunPSK" w:hint="cs"/>
          <w:cs/>
        </w:rPr>
        <w:t xml:space="preserve">หัวข้อพิเศษทางวิศวกรรมโยธา </w:t>
      </w:r>
      <w:r w:rsidR="00C94EF5" w:rsidRPr="00B60D70">
        <w:rPr>
          <w:rFonts w:ascii="TH SarabunPSK" w:hAnsi="TH SarabunPSK" w:cs="TH SarabunPSK" w:hint="cs"/>
        </w:rPr>
        <w:t>1</w:t>
      </w:r>
      <w:r w:rsidR="00C94EF5" w:rsidRPr="00B60D70">
        <w:rPr>
          <w:rFonts w:ascii="TH SarabunPSK" w:hAnsi="TH SarabunPSK" w:cs="TH SarabunPSK" w:hint="cs"/>
        </w:rPr>
        <w:tab/>
        <w:t>3 (3-0-6</w:t>
      </w:r>
      <w:r w:rsidR="00C94EF5" w:rsidRPr="00B60D70">
        <w:rPr>
          <w:rFonts w:ascii="TH SarabunPSK" w:hAnsi="TH SarabunPSK" w:cs="TH SarabunPSK" w:hint="cs"/>
          <w:cs/>
        </w:rPr>
        <w:t>)</w:t>
      </w:r>
      <w:bookmarkStart w:id="835" w:name="_Hlk159704829"/>
      <w:bookmarkEnd w:id="831"/>
      <w:bookmarkEnd w:id="832"/>
      <w:bookmarkEnd w:id="833"/>
      <w:bookmarkEnd w:id="834"/>
    </w:p>
    <w:p w14:paraId="76693FB3" w14:textId="5B7805F7" w:rsidR="00C94EF5" w:rsidRPr="00B60D70" w:rsidRDefault="00B22592" w:rsidP="00B22592">
      <w:pPr>
        <w:shd w:val="clear" w:color="auto" w:fill="D9D9D9" w:themeFill="background1" w:themeFillShade="D9"/>
        <w:tabs>
          <w:tab w:val="left" w:pos="1134"/>
        </w:tabs>
        <w:rPr>
          <w:rFonts w:ascii="TH SarabunPSK" w:hAnsi="TH SarabunPSK" w:cs="TH SarabunPSK"/>
          <w:b/>
          <w:bCs/>
        </w:rPr>
      </w:pPr>
      <w:r w:rsidRPr="00B60D70">
        <w:rPr>
          <w:rFonts w:ascii="TH SarabunPSK" w:hAnsi="TH SarabunPSK" w:cs="TH SarabunPSK" w:hint="cs"/>
          <w:b/>
          <w:bCs/>
          <w:cs/>
        </w:rPr>
        <w:tab/>
      </w:r>
      <w:r w:rsidR="00C94EF5" w:rsidRPr="00B60D70">
        <w:rPr>
          <w:rFonts w:ascii="TH SarabunPSK" w:hAnsi="TH SarabunPSK" w:cs="TH SarabunPSK" w:hint="cs"/>
          <w:b/>
          <w:bCs/>
        </w:rPr>
        <w:t xml:space="preserve">(Special Topics in Civil Engineering </w:t>
      </w:r>
      <w:r w:rsidR="00086DF1" w:rsidRPr="00B60D70">
        <w:rPr>
          <w:rFonts w:ascii="TH SarabunPSK" w:hAnsi="TH SarabunPSK" w:cs="TH SarabunPSK"/>
          <w:b/>
          <w:bCs/>
        </w:rPr>
        <w:t>I</w:t>
      </w:r>
      <w:r w:rsidR="00C94EF5" w:rsidRPr="00B60D70">
        <w:rPr>
          <w:rFonts w:ascii="TH SarabunPSK" w:hAnsi="TH SarabunPSK" w:cs="TH SarabunPSK" w:hint="cs"/>
          <w:b/>
          <w:bCs/>
        </w:rPr>
        <w:t>)</w:t>
      </w:r>
      <w:bookmarkEnd w:id="835"/>
    </w:p>
    <w:p w14:paraId="3EBDB5C8" w14:textId="7FE0900A" w:rsidR="00C94EF5" w:rsidRPr="00B60D70" w:rsidRDefault="00C94EF5" w:rsidP="00C94EF5">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B22592" w:rsidRPr="00B60D70">
        <w:rPr>
          <w:rFonts w:ascii="TH SarabunPSK" w:hAnsi="TH SarabunPSK" w:cs="TH SarabunPSK" w:hint="cs"/>
          <w:cs/>
        </w:rPr>
        <w:t>ไม่มี</w:t>
      </w:r>
    </w:p>
    <w:p w14:paraId="0EF387F6" w14:textId="77777777" w:rsidR="00C94EF5" w:rsidRPr="00B60D70" w:rsidRDefault="00C94EF5" w:rsidP="00B22592">
      <w:pPr>
        <w:ind w:firstLine="720"/>
        <w:rPr>
          <w:rFonts w:ascii="TH SarabunPSK" w:hAnsi="TH SarabunPSK" w:cs="TH SarabunPSK"/>
        </w:rPr>
      </w:pPr>
      <w:r w:rsidRPr="00B60D70">
        <w:rPr>
          <w:rFonts w:ascii="TH SarabunPSK" w:hAnsi="TH SarabunPSK" w:cs="TH SarabunPSK" w:hint="cs"/>
          <w:cs/>
          <w:lang w:val="th-TH"/>
        </w:rPr>
        <w:t>รายวิชานี้จะต้องมีเนื้อหาสาระที่ตอบสนองต่อความต้องการของหลักสูตรและ</w:t>
      </w:r>
      <w:r w:rsidRPr="00B60D70">
        <w:rPr>
          <w:rFonts w:ascii="TH SarabunPSK" w:hAnsi="TH SarabunPSK" w:cs="TH SarabunPSK" w:hint="cs"/>
          <w:cs/>
        </w:rPr>
        <w:t>/</w:t>
      </w:r>
      <w:r w:rsidRPr="00B60D70">
        <w:rPr>
          <w:rFonts w:ascii="TH SarabunPSK" w:hAnsi="TH SarabunPSK" w:cs="TH SarabunPSK" w:hint="cs"/>
          <w:cs/>
          <w:lang w:val="th-TH"/>
        </w:rPr>
        <w:t xml:space="preserve">หรือตอบสนองต่อการเปลี่ยนแปลงของเทคโนโลยีทางด้านวิศวกรรมโยธา การเปิดรายวิชาดังกล่าวต้องเกิดประโยชน์โดยตรงต่อการประกอบอาชีพของนักศึกษาในอนาคต </w:t>
      </w:r>
    </w:p>
    <w:p w14:paraId="2FB394BA" w14:textId="77777777" w:rsidR="00C94EF5" w:rsidRPr="00B60D70" w:rsidRDefault="00C94EF5" w:rsidP="00B22592">
      <w:pPr>
        <w:ind w:firstLine="720"/>
        <w:rPr>
          <w:rFonts w:ascii="TH SarabunPSK" w:hAnsi="TH SarabunPSK" w:cs="TH SarabunPSK"/>
        </w:rPr>
      </w:pPr>
      <w:r w:rsidRPr="00B60D70">
        <w:rPr>
          <w:rFonts w:ascii="TH SarabunPSK" w:hAnsi="TH SarabunPSK" w:cs="TH SarabunPSK" w:hint="cs"/>
        </w:rPr>
        <w:t>This course provides contents corresponding to curriculum requirements and/or corresponding to new technology in civil engineering. This course tends to show some benefits to students who pursues future careers.</w:t>
      </w:r>
    </w:p>
    <w:p w14:paraId="175D6B6E" w14:textId="6502D41B" w:rsidR="00C94EF5" w:rsidRPr="00B60D70" w:rsidRDefault="00C94EF5" w:rsidP="00C94EF5">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75EF15DA" w14:textId="77777777" w:rsidR="00C94EF5" w:rsidRPr="00B60D70" w:rsidRDefault="00C94EF5" w:rsidP="00FF7D50">
      <w:pPr>
        <w:pStyle w:val="af9"/>
        <w:numPr>
          <w:ilvl w:val="0"/>
          <w:numId w:val="63"/>
        </w:numPr>
        <w:ind w:left="851" w:hanging="284"/>
        <w:rPr>
          <w:rFonts w:ascii="TH SarabunPSK" w:hAnsi="TH SarabunPSK" w:cs="TH SarabunPSK"/>
          <w:b/>
          <w:bCs/>
        </w:rPr>
      </w:pPr>
      <w:r w:rsidRPr="00B60D70">
        <w:rPr>
          <w:rFonts w:ascii="TH SarabunPSK" w:hAnsi="TH SarabunPSK" w:cs="TH SarabunPSK" w:hint="cs"/>
          <w:cs/>
          <w:lang w:val="th-TH"/>
        </w:rPr>
        <w:t>อธิบายเทคโนโลยีหรือประเด็นที่สำคัญต่องานวิศวกรรมโยธาได้</w:t>
      </w:r>
    </w:p>
    <w:p w14:paraId="06FA8611" w14:textId="77777777" w:rsidR="00C94EF5" w:rsidRPr="00B60D70" w:rsidRDefault="00C94EF5" w:rsidP="00C94EF5">
      <w:pPr>
        <w:rPr>
          <w:rFonts w:ascii="TH SarabunPSK" w:hAnsi="TH SarabunPSK" w:cs="TH SarabunPSK"/>
        </w:rPr>
      </w:pPr>
    </w:p>
    <w:p w14:paraId="53F5E7CE" w14:textId="13B9A6C7" w:rsidR="00C94EF5" w:rsidRPr="00B60D70" w:rsidRDefault="00B91175" w:rsidP="00B22592">
      <w:pPr>
        <w:pStyle w:val="3"/>
        <w:numPr>
          <w:ilvl w:val="0"/>
          <w:numId w:val="0"/>
        </w:numPr>
        <w:shd w:val="clear" w:color="auto" w:fill="D9D9D9" w:themeFill="background1" w:themeFillShade="D9"/>
        <w:tabs>
          <w:tab w:val="left" w:pos="1134"/>
          <w:tab w:val="left" w:pos="2127"/>
          <w:tab w:val="left" w:pos="7938"/>
        </w:tabs>
        <w:ind w:left="1134" w:hanging="1134"/>
        <w:rPr>
          <w:rFonts w:ascii="TH SarabunPSK" w:hAnsi="TH SarabunPSK" w:cs="TH SarabunPSK"/>
        </w:rPr>
      </w:pPr>
      <w:bookmarkStart w:id="836" w:name="_Toc179246136"/>
      <w:bookmarkStart w:id="837" w:name="_Toc179656517"/>
      <w:bookmarkStart w:id="838" w:name="_Toc180609597"/>
      <w:bookmarkStart w:id="839" w:name="_Toc191634210"/>
      <w:r w:rsidRPr="00B60D70">
        <w:rPr>
          <w:rFonts w:ascii="TH SarabunPSK" w:hAnsi="TH SarabunPSK" w:cs="TH SarabunPSK" w:hint="cs"/>
        </w:rPr>
        <w:t xml:space="preserve">CTE </w:t>
      </w:r>
      <w:r w:rsidR="00C94EF5" w:rsidRPr="00B60D70">
        <w:rPr>
          <w:rFonts w:ascii="TH SarabunPSK" w:hAnsi="TH SarabunPSK" w:cs="TH SarabunPSK" w:hint="cs"/>
        </w:rPr>
        <w:t>472</w:t>
      </w:r>
      <w:r w:rsidR="00C94EF5" w:rsidRPr="00B60D70">
        <w:rPr>
          <w:rFonts w:ascii="TH SarabunPSK" w:hAnsi="TH SarabunPSK" w:cs="TH SarabunPSK" w:hint="cs"/>
          <w:cs/>
        </w:rPr>
        <w:t xml:space="preserve"> </w:t>
      </w:r>
      <w:r w:rsidR="00B22592" w:rsidRPr="00B60D70">
        <w:rPr>
          <w:rFonts w:ascii="TH SarabunPSK" w:hAnsi="TH SarabunPSK" w:cs="TH SarabunPSK" w:hint="cs"/>
          <w:cs/>
        </w:rPr>
        <w:tab/>
      </w:r>
      <w:r w:rsidR="00C94EF5" w:rsidRPr="00B60D70">
        <w:rPr>
          <w:rFonts w:ascii="TH SarabunPSK" w:hAnsi="TH SarabunPSK" w:cs="TH SarabunPSK" w:hint="cs"/>
          <w:cs/>
        </w:rPr>
        <w:t xml:space="preserve">หัวข้อพิเศษทางวิศวกรรมโยธา </w:t>
      </w:r>
      <w:r w:rsidR="00C94EF5" w:rsidRPr="00B60D70">
        <w:rPr>
          <w:rFonts w:ascii="TH SarabunPSK" w:hAnsi="TH SarabunPSK" w:cs="TH SarabunPSK" w:hint="cs"/>
        </w:rPr>
        <w:t>2</w:t>
      </w:r>
      <w:r w:rsidR="00C94EF5" w:rsidRPr="00B60D70">
        <w:rPr>
          <w:rFonts w:ascii="TH SarabunPSK" w:hAnsi="TH SarabunPSK" w:cs="TH SarabunPSK" w:hint="cs"/>
        </w:rPr>
        <w:tab/>
        <w:t>3 (3-0-6)</w:t>
      </w:r>
      <w:bookmarkEnd w:id="836"/>
      <w:bookmarkEnd w:id="837"/>
      <w:bookmarkEnd w:id="838"/>
      <w:bookmarkEnd w:id="839"/>
    </w:p>
    <w:p w14:paraId="1BCABB6E" w14:textId="1DC3DD0E" w:rsidR="00C94EF5" w:rsidRPr="00B60D70" w:rsidRDefault="00B22592" w:rsidP="00B22592">
      <w:pPr>
        <w:shd w:val="clear" w:color="auto" w:fill="D9D9D9" w:themeFill="background1" w:themeFillShade="D9"/>
        <w:tabs>
          <w:tab w:val="left" w:pos="1134"/>
        </w:tabs>
        <w:rPr>
          <w:rFonts w:ascii="TH SarabunPSK" w:hAnsi="TH SarabunPSK" w:cs="TH SarabunPSK"/>
          <w:b/>
          <w:bCs/>
        </w:rPr>
      </w:pPr>
      <w:r w:rsidRPr="00B60D70">
        <w:rPr>
          <w:rFonts w:ascii="TH SarabunPSK" w:hAnsi="TH SarabunPSK" w:cs="TH SarabunPSK" w:hint="cs"/>
          <w:b/>
          <w:bCs/>
          <w:cs/>
        </w:rPr>
        <w:tab/>
      </w:r>
      <w:r w:rsidR="00C94EF5" w:rsidRPr="00B60D70">
        <w:rPr>
          <w:rFonts w:ascii="TH SarabunPSK" w:hAnsi="TH SarabunPSK" w:cs="TH SarabunPSK" w:hint="cs"/>
          <w:b/>
          <w:bCs/>
        </w:rPr>
        <w:t xml:space="preserve">(Special Topics in Civil Engineering </w:t>
      </w:r>
      <w:r w:rsidR="00086DF1" w:rsidRPr="00B60D70">
        <w:rPr>
          <w:rFonts w:ascii="TH SarabunPSK" w:hAnsi="TH SarabunPSK" w:cs="TH SarabunPSK"/>
          <w:b/>
          <w:bCs/>
        </w:rPr>
        <w:t>II</w:t>
      </w:r>
      <w:r w:rsidR="00C94EF5" w:rsidRPr="00B60D70">
        <w:rPr>
          <w:rFonts w:ascii="TH SarabunPSK" w:hAnsi="TH SarabunPSK" w:cs="TH SarabunPSK" w:hint="cs"/>
          <w:b/>
          <w:bCs/>
        </w:rPr>
        <w:t>)</w:t>
      </w:r>
    </w:p>
    <w:p w14:paraId="4B852C86" w14:textId="250250C7" w:rsidR="00C94EF5" w:rsidRPr="00B60D70" w:rsidRDefault="00C94EF5" w:rsidP="00C94EF5">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B22592" w:rsidRPr="00B60D70">
        <w:rPr>
          <w:rFonts w:ascii="TH SarabunPSK" w:hAnsi="TH SarabunPSK" w:cs="TH SarabunPSK" w:hint="cs"/>
          <w:cs/>
        </w:rPr>
        <w:t>ไม่มี</w:t>
      </w:r>
    </w:p>
    <w:p w14:paraId="4F09E80C" w14:textId="77777777" w:rsidR="00C94EF5" w:rsidRPr="00B60D70" w:rsidRDefault="00C94EF5" w:rsidP="00B22592">
      <w:pPr>
        <w:ind w:firstLine="720"/>
        <w:rPr>
          <w:rFonts w:ascii="TH SarabunPSK" w:hAnsi="TH SarabunPSK" w:cs="TH SarabunPSK"/>
        </w:rPr>
      </w:pPr>
      <w:r w:rsidRPr="00B60D70">
        <w:rPr>
          <w:rFonts w:ascii="TH SarabunPSK" w:hAnsi="TH SarabunPSK" w:cs="TH SarabunPSK" w:hint="cs"/>
          <w:cs/>
          <w:lang w:val="th-TH"/>
        </w:rPr>
        <w:t>รายวิชานี้จะต้องมีเนื้อหาสาระที่ตอบสนองต่อความต้องการของหลักสูตรและ</w:t>
      </w:r>
      <w:r w:rsidRPr="00B60D70">
        <w:rPr>
          <w:rFonts w:ascii="TH SarabunPSK" w:hAnsi="TH SarabunPSK" w:cs="TH SarabunPSK" w:hint="cs"/>
          <w:cs/>
        </w:rPr>
        <w:t>/</w:t>
      </w:r>
      <w:r w:rsidRPr="00B60D70">
        <w:rPr>
          <w:rFonts w:ascii="TH SarabunPSK" w:hAnsi="TH SarabunPSK" w:cs="TH SarabunPSK" w:hint="cs"/>
          <w:cs/>
          <w:lang w:val="th-TH"/>
        </w:rPr>
        <w:t xml:space="preserve">หรือตอบสนองต่อการเปลี่ยนแปลงของเทคโนโลยีทางด้านวิศวกรรมโยธา การเปิดรายวิชาดังกล่าวต้องเกิดประโยชน์โดยตรงต่อการประกอบอาชีพของนักศึกษาในอนาคต </w:t>
      </w:r>
    </w:p>
    <w:p w14:paraId="4A17E641" w14:textId="77777777" w:rsidR="00C94EF5" w:rsidRPr="00B60D70" w:rsidRDefault="00C94EF5" w:rsidP="00B22592">
      <w:pPr>
        <w:ind w:firstLine="720"/>
        <w:rPr>
          <w:rFonts w:ascii="TH SarabunPSK" w:hAnsi="TH SarabunPSK" w:cs="TH SarabunPSK"/>
        </w:rPr>
      </w:pPr>
      <w:r w:rsidRPr="00B60D70">
        <w:rPr>
          <w:rFonts w:ascii="TH SarabunPSK" w:hAnsi="TH SarabunPSK" w:cs="TH SarabunPSK" w:hint="cs"/>
        </w:rPr>
        <w:t>This course provides contents corresponding to curriculum requirements and/or corresponding to new technology in civil engineering. This course tends to show some benefits to students who pursues future careers.</w:t>
      </w:r>
    </w:p>
    <w:p w14:paraId="11E939E9" w14:textId="64E1B0AB" w:rsidR="00C94EF5" w:rsidRPr="00B60D70" w:rsidRDefault="00C94EF5" w:rsidP="00C94EF5">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3B5F6182" w14:textId="77777777" w:rsidR="00C94EF5" w:rsidRPr="00B60D70" w:rsidRDefault="00C94EF5" w:rsidP="00FF7D50">
      <w:pPr>
        <w:pStyle w:val="af9"/>
        <w:numPr>
          <w:ilvl w:val="0"/>
          <w:numId w:val="64"/>
        </w:numPr>
        <w:rPr>
          <w:rFonts w:ascii="TH SarabunPSK" w:hAnsi="TH SarabunPSK" w:cs="TH SarabunPSK"/>
          <w:b/>
          <w:bCs/>
        </w:rPr>
      </w:pPr>
      <w:r w:rsidRPr="00B60D70">
        <w:rPr>
          <w:rFonts w:ascii="TH SarabunPSK" w:hAnsi="TH SarabunPSK" w:cs="TH SarabunPSK" w:hint="cs"/>
          <w:cs/>
          <w:lang w:val="th-TH"/>
        </w:rPr>
        <w:t>อธิบายเทคโนโลยีหรือประเด็นที่สำคัญต่องานวิศวกรรมโยธาได้</w:t>
      </w:r>
    </w:p>
    <w:p w14:paraId="27FB1E39" w14:textId="77777777" w:rsidR="00C94EF5" w:rsidRPr="00B60D70" w:rsidRDefault="00C94EF5" w:rsidP="00C94EF5">
      <w:pPr>
        <w:rPr>
          <w:rFonts w:ascii="TH SarabunPSK" w:hAnsi="TH SarabunPSK" w:cs="TH SarabunPSK"/>
        </w:rPr>
      </w:pPr>
    </w:p>
    <w:p w14:paraId="67C33A22" w14:textId="282DE588" w:rsidR="00C94EF5" w:rsidRPr="00B60D70" w:rsidRDefault="00B91175" w:rsidP="00B22592">
      <w:pPr>
        <w:pStyle w:val="3"/>
        <w:numPr>
          <w:ilvl w:val="0"/>
          <w:numId w:val="0"/>
        </w:numPr>
        <w:shd w:val="clear" w:color="auto" w:fill="D9D9D9" w:themeFill="background1" w:themeFillShade="D9"/>
        <w:tabs>
          <w:tab w:val="left" w:pos="1134"/>
          <w:tab w:val="left" w:pos="2127"/>
          <w:tab w:val="left" w:pos="7938"/>
        </w:tabs>
        <w:ind w:left="1134" w:hanging="1134"/>
        <w:rPr>
          <w:rFonts w:ascii="TH SarabunPSK" w:hAnsi="TH SarabunPSK" w:cs="TH SarabunPSK"/>
        </w:rPr>
      </w:pPr>
      <w:bookmarkStart w:id="840" w:name="_Toc179246137"/>
      <w:bookmarkStart w:id="841" w:name="_Toc179656518"/>
      <w:bookmarkStart w:id="842" w:name="_Toc180609598"/>
      <w:bookmarkStart w:id="843" w:name="_Toc191634211"/>
      <w:r w:rsidRPr="00B60D70">
        <w:rPr>
          <w:rFonts w:ascii="TH SarabunPSK" w:hAnsi="TH SarabunPSK" w:cs="TH SarabunPSK" w:hint="cs"/>
        </w:rPr>
        <w:t xml:space="preserve">CTE </w:t>
      </w:r>
      <w:r w:rsidR="00C94EF5" w:rsidRPr="00B60D70">
        <w:rPr>
          <w:rFonts w:ascii="TH SarabunPSK" w:hAnsi="TH SarabunPSK" w:cs="TH SarabunPSK" w:hint="cs"/>
        </w:rPr>
        <w:t>473</w:t>
      </w:r>
      <w:r w:rsidR="00C94EF5" w:rsidRPr="00B60D70">
        <w:rPr>
          <w:rFonts w:ascii="TH SarabunPSK" w:hAnsi="TH SarabunPSK" w:cs="TH SarabunPSK" w:hint="cs"/>
          <w:cs/>
        </w:rPr>
        <w:t xml:space="preserve"> </w:t>
      </w:r>
      <w:r w:rsidR="00B22592" w:rsidRPr="00B60D70">
        <w:rPr>
          <w:rFonts w:ascii="TH SarabunPSK" w:hAnsi="TH SarabunPSK" w:cs="TH SarabunPSK" w:hint="cs"/>
          <w:cs/>
        </w:rPr>
        <w:tab/>
      </w:r>
      <w:r w:rsidR="00C94EF5" w:rsidRPr="00B60D70">
        <w:rPr>
          <w:rFonts w:ascii="TH SarabunPSK" w:hAnsi="TH SarabunPSK" w:cs="TH SarabunPSK" w:hint="cs"/>
          <w:cs/>
        </w:rPr>
        <w:t xml:space="preserve">หัวข้อพิเศษทางวิศวกรรมโยธา </w:t>
      </w:r>
      <w:r w:rsidR="00C94EF5" w:rsidRPr="00B60D70">
        <w:rPr>
          <w:rFonts w:ascii="TH SarabunPSK" w:hAnsi="TH SarabunPSK" w:cs="TH SarabunPSK" w:hint="cs"/>
        </w:rPr>
        <w:t>3</w:t>
      </w:r>
      <w:r w:rsidR="00C94EF5" w:rsidRPr="00B60D70">
        <w:rPr>
          <w:rFonts w:ascii="TH SarabunPSK" w:hAnsi="TH SarabunPSK" w:cs="TH SarabunPSK" w:hint="cs"/>
        </w:rPr>
        <w:tab/>
        <w:t>3 (3-0-6)</w:t>
      </w:r>
      <w:bookmarkEnd w:id="840"/>
      <w:bookmarkEnd w:id="841"/>
      <w:bookmarkEnd w:id="842"/>
      <w:bookmarkEnd w:id="843"/>
    </w:p>
    <w:p w14:paraId="479A2ADA" w14:textId="2A63A9AA" w:rsidR="00C94EF5" w:rsidRPr="00B60D70" w:rsidRDefault="00C94EF5" w:rsidP="00B22592">
      <w:pPr>
        <w:shd w:val="clear" w:color="auto" w:fill="D9D9D9" w:themeFill="background1" w:themeFillShade="D9"/>
        <w:tabs>
          <w:tab w:val="left" w:pos="1134"/>
        </w:tabs>
        <w:rPr>
          <w:rFonts w:ascii="TH SarabunPSK" w:hAnsi="TH SarabunPSK" w:cs="TH SarabunPSK"/>
          <w:b/>
          <w:bCs/>
        </w:rPr>
      </w:pPr>
      <w:r w:rsidRPr="00B60D70">
        <w:rPr>
          <w:rFonts w:ascii="TH SarabunPSK" w:hAnsi="TH SarabunPSK" w:cs="TH SarabunPSK" w:hint="cs"/>
          <w:b/>
          <w:bCs/>
        </w:rPr>
        <w:tab/>
        <w:t xml:space="preserve">(Special Topics in Civil Engineering </w:t>
      </w:r>
      <w:r w:rsidR="00086DF1" w:rsidRPr="00B60D70">
        <w:rPr>
          <w:rFonts w:ascii="TH SarabunPSK" w:hAnsi="TH SarabunPSK" w:cs="TH SarabunPSK"/>
          <w:b/>
          <w:bCs/>
        </w:rPr>
        <w:t>III</w:t>
      </w:r>
      <w:r w:rsidRPr="00B60D70">
        <w:rPr>
          <w:rFonts w:ascii="TH SarabunPSK" w:hAnsi="TH SarabunPSK" w:cs="TH SarabunPSK" w:hint="cs"/>
          <w:b/>
          <w:bCs/>
        </w:rPr>
        <w:t>)</w:t>
      </w:r>
    </w:p>
    <w:p w14:paraId="006ADABF" w14:textId="201D2B1C" w:rsidR="00C94EF5" w:rsidRPr="00B60D70" w:rsidRDefault="00C94EF5" w:rsidP="00C94EF5">
      <w:pPr>
        <w:rPr>
          <w:rFonts w:ascii="TH SarabunPSK" w:hAnsi="TH SarabunPSK" w:cs="TH SarabunPSK"/>
        </w:rPr>
      </w:pPr>
      <w:r w:rsidRPr="00B60D70">
        <w:rPr>
          <w:rFonts w:ascii="TH SarabunPSK" w:hAnsi="TH SarabunPSK" w:cs="TH SarabunPSK" w:hint="cs"/>
          <w:b/>
          <w:bCs/>
          <w:cs/>
          <w:lang w:val="th-TH"/>
        </w:rPr>
        <w:t xml:space="preserve">วิชาบังคับก่อน </w:t>
      </w:r>
      <w:r w:rsidRPr="00B60D70">
        <w:rPr>
          <w:rFonts w:ascii="TH SarabunPSK" w:hAnsi="TH SarabunPSK" w:cs="TH SarabunPSK" w:hint="cs"/>
          <w:b/>
          <w:bCs/>
          <w:cs/>
        </w:rPr>
        <w:t>:</w:t>
      </w:r>
      <w:r w:rsidRPr="00B60D70">
        <w:rPr>
          <w:rFonts w:ascii="TH SarabunPSK" w:hAnsi="TH SarabunPSK" w:cs="TH SarabunPSK" w:hint="cs"/>
          <w:cs/>
        </w:rPr>
        <w:t xml:space="preserve"> </w:t>
      </w:r>
      <w:r w:rsidR="00B22592" w:rsidRPr="00B60D70">
        <w:rPr>
          <w:rFonts w:ascii="TH SarabunPSK" w:hAnsi="TH SarabunPSK" w:cs="TH SarabunPSK" w:hint="cs"/>
          <w:cs/>
        </w:rPr>
        <w:t>ไม่มี</w:t>
      </w:r>
    </w:p>
    <w:p w14:paraId="1E5673EE" w14:textId="77777777" w:rsidR="00C94EF5" w:rsidRPr="00B60D70" w:rsidRDefault="00C94EF5" w:rsidP="00B22592">
      <w:pPr>
        <w:ind w:firstLine="720"/>
        <w:rPr>
          <w:rFonts w:ascii="TH SarabunPSK" w:hAnsi="TH SarabunPSK" w:cs="TH SarabunPSK"/>
        </w:rPr>
      </w:pPr>
      <w:r w:rsidRPr="00B60D70">
        <w:rPr>
          <w:rFonts w:ascii="TH SarabunPSK" w:hAnsi="TH SarabunPSK" w:cs="TH SarabunPSK" w:hint="cs"/>
          <w:cs/>
          <w:lang w:val="th-TH"/>
        </w:rPr>
        <w:t>รายวิชานี้จะต้องมีเนื้อหาสาระที่ตอบสนองต่อความต้องการของหลักสูตรและ</w:t>
      </w:r>
      <w:r w:rsidRPr="00B60D70">
        <w:rPr>
          <w:rFonts w:ascii="TH SarabunPSK" w:hAnsi="TH SarabunPSK" w:cs="TH SarabunPSK" w:hint="cs"/>
          <w:cs/>
        </w:rPr>
        <w:t>/</w:t>
      </w:r>
      <w:r w:rsidRPr="00B60D70">
        <w:rPr>
          <w:rFonts w:ascii="TH SarabunPSK" w:hAnsi="TH SarabunPSK" w:cs="TH SarabunPSK" w:hint="cs"/>
          <w:cs/>
          <w:lang w:val="th-TH"/>
        </w:rPr>
        <w:t xml:space="preserve">หรือตอบสนองต่อการเปลี่ยนแปลงของเทคโนโลยีทางด้านวิศวกรรมโยธา การเปิดรายวิชาดังกล่าวต้องเกิดประโยชน์โดยตรงต่อการประกอบอาชีพของนักศึกษาในอนาคต </w:t>
      </w:r>
    </w:p>
    <w:p w14:paraId="75AA412F" w14:textId="77777777" w:rsidR="00C94EF5" w:rsidRPr="00B60D70" w:rsidRDefault="00C94EF5" w:rsidP="00B22592">
      <w:pPr>
        <w:ind w:firstLine="720"/>
        <w:rPr>
          <w:rFonts w:ascii="TH SarabunPSK" w:hAnsi="TH SarabunPSK" w:cs="TH SarabunPSK"/>
        </w:rPr>
      </w:pPr>
      <w:r w:rsidRPr="00B60D70">
        <w:rPr>
          <w:rFonts w:ascii="TH SarabunPSK" w:hAnsi="TH SarabunPSK" w:cs="TH SarabunPSK" w:hint="cs"/>
        </w:rPr>
        <w:t>This course provides contents corresponding to curriculum requirements and/or corresponding to new technology in civil engineering. This course tends to show some benefits to students who pursues future careers.</w:t>
      </w:r>
    </w:p>
    <w:p w14:paraId="1F93979B" w14:textId="1497101D" w:rsidR="00C94EF5" w:rsidRPr="00B60D70" w:rsidRDefault="00C94EF5" w:rsidP="00C94EF5">
      <w:pPr>
        <w:rPr>
          <w:rFonts w:ascii="TH SarabunPSK" w:hAnsi="TH SarabunPSK" w:cs="TH SarabunPSK"/>
          <w:b/>
          <w:bCs/>
        </w:rPr>
      </w:pPr>
      <w:r w:rsidRPr="00B60D70">
        <w:rPr>
          <w:rFonts w:ascii="TH SarabunPSK" w:hAnsi="TH SarabunPSK" w:cs="TH SarabunPSK" w:hint="cs"/>
          <w:b/>
          <w:bCs/>
          <w:cs/>
          <w:lang w:val="th-TH"/>
        </w:rPr>
        <w:t>ผลลัพธ์การเรียนรู้ของรายวิชา</w:t>
      </w:r>
    </w:p>
    <w:p w14:paraId="7C2BEA59" w14:textId="77777777" w:rsidR="00C94EF5" w:rsidRPr="00B60D70" w:rsidRDefault="00C94EF5" w:rsidP="00FF7D50">
      <w:pPr>
        <w:pStyle w:val="af9"/>
        <w:numPr>
          <w:ilvl w:val="0"/>
          <w:numId w:val="65"/>
        </w:numPr>
        <w:ind w:left="851" w:hanging="284"/>
        <w:rPr>
          <w:rFonts w:ascii="TH SarabunPSK" w:hAnsi="TH SarabunPSK" w:cs="TH SarabunPSK"/>
          <w:b/>
          <w:bCs/>
        </w:rPr>
      </w:pPr>
      <w:r w:rsidRPr="00B60D70">
        <w:rPr>
          <w:rFonts w:ascii="TH SarabunPSK" w:hAnsi="TH SarabunPSK" w:cs="TH SarabunPSK" w:hint="cs"/>
          <w:cs/>
          <w:lang w:val="th-TH"/>
        </w:rPr>
        <w:t>อธิบายเทคโนโลยีหรือประเด็นที่สำคัญต่องานวิศวกรรมโยธาได้</w:t>
      </w:r>
    </w:p>
    <w:p w14:paraId="3A8DC639" w14:textId="39CE49E7" w:rsidR="002718FB" w:rsidRPr="00B60D70" w:rsidRDefault="002718FB">
      <w:pPr>
        <w:jc w:val="left"/>
        <w:rPr>
          <w:rFonts w:ascii="TH SarabunPSK" w:hAnsi="TH SarabunPSK" w:cs="TH SarabunPSK"/>
        </w:rPr>
      </w:pPr>
      <w:r w:rsidRPr="00B60D70">
        <w:rPr>
          <w:rFonts w:ascii="TH SarabunPSK" w:hAnsi="TH SarabunPSK" w:cs="TH SarabunPSK" w:hint="cs"/>
        </w:rPr>
        <w:br w:type="page"/>
      </w:r>
    </w:p>
    <w:p w14:paraId="7272BC2C" w14:textId="4DF10C5A" w:rsidR="008C1DD4" w:rsidRPr="00B60D70" w:rsidRDefault="008C1DD4">
      <w:pPr>
        <w:jc w:val="left"/>
        <w:rPr>
          <w:rFonts w:ascii="TH SarabunPSK" w:hAnsi="TH SarabunPSK" w:cs="TH SarabunPSK"/>
          <w:sz w:val="48"/>
          <w:szCs w:val="48"/>
        </w:rPr>
      </w:pPr>
    </w:p>
    <w:p w14:paraId="173070C0" w14:textId="77777777" w:rsidR="002718FB" w:rsidRPr="00B60D70" w:rsidRDefault="002718FB" w:rsidP="002718FB">
      <w:pPr>
        <w:rPr>
          <w:rFonts w:ascii="TH SarabunPSK" w:hAnsi="TH SarabunPSK" w:cs="TH SarabunPSK"/>
          <w:sz w:val="48"/>
          <w:szCs w:val="48"/>
        </w:rPr>
      </w:pPr>
    </w:p>
    <w:p w14:paraId="2D4806E9" w14:textId="77777777" w:rsidR="002718FB" w:rsidRPr="00B60D70" w:rsidRDefault="002718FB" w:rsidP="002718FB">
      <w:pPr>
        <w:rPr>
          <w:rFonts w:ascii="TH SarabunPSK" w:hAnsi="TH SarabunPSK" w:cs="TH SarabunPSK"/>
          <w:sz w:val="48"/>
          <w:szCs w:val="48"/>
        </w:rPr>
      </w:pPr>
    </w:p>
    <w:p w14:paraId="42CF1BC9" w14:textId="77777777" w:rsidR="002718FB" w:rsidRPr="00B60D70" w:rsidRDefault="002718FB" w:rsidP="002718FB">
      <w:pPr>
        <w:rPr>
          <w:rFonts w:ascii="TH SarabunPSK" w:hAnsi="TH SarabunPSK" w:cs="TH SarabunPSK"/>
          <w:sz w:val="48"/>
          <w:szCs w:val="48"/>
        </w:rPr>
      </w:pPr>
    </w:p>
    <w:p w14:paraId="59C38480" w14:textId="77777777" w:rsidR="002718FB" w:rsidRPr="00B60D70" w:rsidRDefault="002718FB" w:rsidP="002718FB">
      <w:pPr>
        <w:rPr>
          <w:rFonts w:ascii="TH SarabunPSK" w:hAnsi="TH SarabunPSK" w:cs="TH SarabunPSK"/>
          <w:sz w:val="48"/>
          <w:szCs w:val="48"/>
        </w:rPr>
      </w:pPr>
    </w:p>
    <w:p w14:paraId="070B79F6" w14:textId="77777777" w:rsidR="002718FB" w:rsidRPr="00B60D70" w:rsidRDefault="002718FB" w:rsidP="002718FB">
      <w:pPr>
        <w:rPr>
          <w:rFonts w:ascii="TH SarabunPSK" w:hAnsi="TH SarabunPSK" w:cs="TH SarabunPSK"/>
          <w:sz w:val="48"/>
          <w:szCs w:val="48"/>
        </w:rPr>
      </w:pPr>
    </w:p>
    <w:p w14:paraId="1E756630" w14:textId="77777777" w:rsidR="002718FB" w:rsidRPr="00B60D70" w:rsidRDefault="002718FB" w:rsidP="002718FB">
      <w:pPr>
        <w:rPr>
          <w:rFonts w:ascii="TH SarabunPSK" w:hAnsi="TH SarabunPSK" w:cs="TH SarabunPSK"/>
          <w:sz w:val="48"/>
          <w:szCs w:val="48"/>
        </w:rPr>
      </w:pPr>
    </w:p>
    <w:p w14:paraId="1209B319" w14:textId="1F711EA5" w:rsidR="002718FB" w:rsidRPr="00B60D70" w:rsidRDefault="002718FB" w:rsidP="002718FB">
      <w:pPr>
        <w:pStyle w:val="1"/>
        <w:rPr>
          <w:rFonts w:ascii="TH SarabunPSK" w:hAnsi="TH SarabunPSK" w:cs="TH SarabunPSK"/>
          <w:sz w:val="48"/>
          <w:szCs w:val="48"/>
        </w:rPr>
      </w:pPr>
      <w:bookmarkStart w:id="844" w:name="_Toc179246138"/>
      <w:bookmarkStart w:id="845" w:name="_Toc179656519"/>
      <w:bookmarkStart w:id="846" w:name="_Toc180609599"/>
      <w:bookmarkStart w:id="847" w:name="_Toc191634212"/>
      <w:r w:rsidRPr="00B60D70">
        <w:rPr>
          <w:rFonts w:ascii="TH SarabunPSK" w:hAnsi="TH SarabunPSK" w:cs="TH SarabunPSK" w:hint="cs"/>
          <w:sz w:val="48"/>
          <w:szCs w:val="48"/>
          <w:cs/>
        </w:rPr>
        <w:t>ภาคผนวก ค</w:t>
      </w:r>
      <w:bookmarkEnd w:id="844"/>
      <w:bookmarkEnd w:id="845"/>
      <w:bookmarkEnd w:id="846"/>
      <w:bookmarkEnd w:id="847"/>
      <w:r w:rsidR="00BD7F9D" w:rsidRPr="00B60D70">
        <w:rPr>
          <w:rFonts w:ascii="TH SarabunPSK" w:hAnsi="TH SarabunPSK" w:cs="TH SarabunPSK" w:hint="cs"/>
          <w:sz w:val="48"/>
          <w:szCs w:val="48"/>
          <w:cs/>
        </w:rPr>
        <w:t xml:space="preserve"> </w:t>
      </w:r>
    </w:p>
    <w:p w14:paraId="19286F4C" w14:textId="77777777" w:rsidR="002718FB" w:rsidRPr="00B60D70" w:rsidRDefault="002718FB" w:rsidP="002718FB">
      <w:pPr>
        <w:jc w:val="center"/>
        <w:rPr>
          <w:rFonts w:ascii="TH SarabunPSK" w:hAnsi="TH SarabunPSK" w:cs="TH SarabunPSK"/>
          <w:b/>
          <w:bCs/>
          <w:cs/>
        </w:rPr>
      </w:pPr>
      <w:r w:rsidRPr="00B60D70">
        <w:rPr>
          <w:rFonts w:ascii="TH SarabunPSK" w:hAnsi="TH SarabunPSK" w:cs="TH SarabunPSK" w:hint="cs"/>
          <w:b/>
          <w:bCs/>
          <w:sz w:val="44"/>
          <w:szCs w:val="44"/>
          <w:cs/>
        </w:rPr>
        <w:t>ประวัติอาจารย์ผู้รับผิดชอบหลักสูตร อาจารย์ประจำหลักสูตร</w:t>
      </w:r>
      <w:r w:rsidRPr="00B60D70">
        <w:rPr>
          <w:rFonts w:ascii="TH SarabunPSK" w:hAnsi="TH SarabunPSK" w:cs="TH SarabunPSK" w:hint="cs"/>
          <w:b/>
          <w:bCs/>
          <w:sz w:val="44"/>
          <w:szCs w:val="44"/>
          <w:cs/>
        </w:rPr>
        <w:br/>
        <w:t>และเจ้าหน้าที่ในหลักสูตร</w:t>
      </w:r>
    </w:p>
    <w:p w14:paraId="39F5FE2E" w14:textId="77777777" w:rsidR="00C94EF5" w:rsidRPr="00B60D70" w:rsidRDefault="00C94EF5" w:rsidP="00592146">
      <w:pPr>
        <w:rPr>
          <w:rFonts w:ascii="TH SarabunPSK" w:hAnsi="TH SarabunPSK" w:cs="TH SarabunPSK"/>
        </w:rPr>
      </w:pPr>
    </w:p>
    <w:p w14:paraId="2F0164B4" w14:textId="77777777" w:rsidR="00C94EF5" w:rsidRPr="00B60D70" w:rsidRDefault="00C94EF5" w:rsidP="00592146">
      <w:pPr>
        <w:rPr>
          <w:rFonts w:ascii="TH SarabunPSK" w:hAnsi="TH SarabunPSK" w:cs="TH SarabunPSK"/>
        </w:rPr>
      </w:pPr>
    </w:p>
    <w:p w14:paraId="65258C1A" w14:textId="77777777" w:rsidR="00C94EF5" w:rsidRPr="00B60D70" w:rsidRDefault="00C94EF5">
      <w:pPr>
        <w:jc w:val="left"/>
        <w:rPr>
          <w:rFonts w:ascii="TH SarabunPSK" w:hAnsi="TH SarabunPSK" w:cs="TH SarabunPSK"/>
          <w:cs/>
          <w:lang w:val="th-TH"/>
        </w:rPr>
      </w:pPr>
      <w:bookmarkStart w:id="848" w:name="_Toc161400043"/>
      <w:bookmarkStart w:id="849" w:name="_Toc161496955"/>
      <w:r w:rsidRPr="00B60D70">
        <w:rPr>
          <w:rFonts w:ascii="TH SarabunPSK" w:hAnsi="TH SarabunPSK" w:cs="TH SarabunPSK" w:hint="cs"/>
          <w:cs/>
          <w:lang w:val="th-TH"/>
        </w:rPr>
        <w:br w:type="page"/>
      </w:r>
    </w:p>
    <w:bookmarkEnd w:id="848"/>
    <w:bookmarkEnd w:id="849"/>
    <w:p w14:paraId="3EF5B772" w14:textId="77777777" w:rsidR="002718FB" w:rsidRPr="00B60D70" w:rsidRDefault="002718FB" w:rsidP="002718FB">
      <w:pPr>
        <w:ind w:right="26"/>
        <w:jc w:val="both"/>
        <w:rPr>
          <w:rFonts w:ascii="TH SarabunPSK" w:eastAsia="Calibri" w:hAnsi="TH SarabunPSK" w:cs="TH SarabunPSK"/>
          <w:sz w:val="28"/>
        </w:rPr>
      </w:pPr>
      <w:r w:rsidRPr="00B60D70">
        <w:rPr>
          <w:rFonts w:ascii="TH SarabunPSK" w:hAnsi="TH SarabunPSK" w:cs="TH SarabunPSK" w:hint="cs"/>
          <w:b/>
          <w:bCs/>
          <w:sz w:val="40"/>
          <w:szCs w:val="40"/>
          <w:cs/>
        </w:rPr>
        <w:lastRenderedPageBreak/>
        <w:t>ค.1 อาจารย์ผู้รับผิดชอบหลักสูตร</w:t>
      </w:r>
    </w:p>
    <w:p w14:paraId="46B9225D" w14:textId="3D5700E3" w:rsidR="009E6917" w:rsidRPr="00B60D70" w:rsidRDefault="0035205A" w:rsidP="002718FB">
      <w:pPr>
        <w:pStyle w:val="3"/>
        <w:numPr>
          <w:ilvl w:val="0"/>
          <w:numId w:val="0"/>
        </w:numPr>
        <w:ind w:left="720" w:hanging="720"/>
        <w:rPr>
          <w:rFonts w:ascii="TH SarabunPSK" w:hAnsi="TH SarabunPSK" w:cs="TH SarabunPSK"/>
          <w:cs/>
        </w:rPr>
      </w:pPr>
      <w:bookmarkStart w:id="850" w:name="_Toc180609600"/>
      <w:bookmarkStart w:id="851" w:name="_Toc191634213"/>
      <w:r w:rsidRPr="00B60D70">
        <w:rPr>
          <w:rFonts w:ascii="TH SarabunPSK" w:hAnsi="TH SarabunPSK" w:cs="TH SarabunPSK"/>
          <w:cs/>
        </w:rPr>
        <w:t>รศ.ดร.สนิท วงษา</w:t>
      </w:r>
      <w:bookmarkEnd w:id="850"/>
      <w:bookmarkEnd w:id="851"/>
    </w:p>
    <w:p w14:paraId="7EE9680D" w14:textId="1DF91D98" w:rsidR="004764E0" w:rsidRPr="00B60D70" w:rsidRDefault="00D756E0" w:rsidP="00592146">
      <w:pPr>
        <w:rPr>
          <w:rFonts w:ascii="TH SarabunPSK" w:hAnsi="TH SarabunPSK" w:cs="TH SarabunPSK"/>
          <w:b/>
          <w:bCs/>
          <w:lang w:val="th-TH"/>
        </w:rPr>
      </w:pPr>
      <w:r w:rsidRPr="00B60D70">
        <w:rPr>
          <w:rFonts w:ascii="TH SarabunPSK" w:hAnsi="TH SarabunPSK" w:cs="TH SarabunPSK" w:hint="cs"/>
          <w:b/>
          <w:bCs/>
          <w:cs/>
          <w:lang w:val="th-TH"/>
        </w:rPr>
        <w:t xml:space="preserve">ชื่อ </w:t>
      </w:r>
      <w:r w:rsidRPr="00B60D70">
        <w:rPr>
          <w:rFonts w:ascii="TH SarabunPSK" w:hAnsi="TH SarabunPSK" w:cs="TH SarabunPSK" w:hint="cs"/>
          <w:b/>
          <w:bCs/>
          <w:cs/>
        </w:rPr>
        <w:t xml:space="preserve">- </w:t>
      </w:r>
      <w:r w:rsidRPr="00B60D70">
        <w:rPr>
          <w:rFonts w:ascii="TH SarabunPSK" w:hAnsi="TH SarabunPSK" w:cs="TH SarabunPSK" w:hint="cs"/>
          <w:b/>
          <w:bCs/>
          <w:cs/>
          <w:lang w:val="th-TH"/>
        </w:rPr>
        <w:t>สกุล ภาษาไทย</w:t>
      </w:r>
      <w:r w:rsidRPr="00B60D70">
        <w:rPr>
          <w:rFonts w:ascii="TH SarabunPSK" w:hAnsi="TH SarabunPSK" w:cs="TH SarabunPSK" w:hint="cs"/>
          <w:b/>
          <w:bCs/>
        </w:rPr>
        <w:t xml:space="preserve"> </w:t>
      </w:r>
      <w:r w:rsidR="002718FB" w:rsidRPr="00B60D70">
        <w:rPr>
          <w:rFonts w:ascii="TH SarabunPSK" w:hAnsi="TH SarabunPSK" w:cs="TH SarabunPSK" w:hint="cs"/>
          <w:b/>
          <w:bCs/>
        </w:rPr>
        <w:tab/>
      </w:r>
      <w:r w:rsidR="002718FB" w:rsidRPr="00B60D70">
        <w:rPr>
          <w:rFonts w:ascii="TH SarabunPSK" w:hAnsi="TH SarabunPSK" w:cs="TH SarabunPSK" w:hint="cs"/>
          <w:b/>
          <w:bCs/>
        </w:rPr>
        <w:tab/>
      </w:r>
      <w:r w:rsidRPr="00B60D70">
        <w:rPr>
          <w:rFonts w:ascii="TH SarabunPSK" w:hAnsi="TH SarabunPSK" w:cs="TH SarabunPSK" w:hint="cs"/>
          <w:b/>
          <w:bCs/>
          <w:cs/>
          <w:lang w:val="th-TH"/>
        </w:rPr>
        <w:t>รศ</w:t>
      </w:r>
      <w:r w:rsidRPr="00B60D70">
        <w:rPr>
          <w:rFonts w:ascii="TH SarabunPSK" w:hAnsi="TH SarabunPSK" w:cs="TH SarabunPSK" w:hint="cs"/>
          <w:b/>
          <w:bCs/>
          <w:cs/>
        </w:rPr>
        <w:t>.</w:t>
      </w:r>
      <w:r w:rsidRPr="00B60D70">
        <w:rPr>
          <w:rFonts w:ascii="TH SarabunPSK" w:hAnsi="TH SarabunPSK" w:cs="TH SarabunPSK" w:hint="cs"/>
          <w:b/>
          <w:bCs/>
          <w:cs/>
          <w:lang w:val="th-TH"/>
        </w:rPr>
        <w:t>ดร</w:t>
      </w:r>
      <w:r w:rsidRPr="00B60D70">
        <w:rPr>
          <w:rFonts w:ascii="TH SarabunPSK" w:hAnsi="TH SarabunPSK" w:cs="TH SarabunPSK" w:hint="cs"/>
          <w:b/>
          <w:bCs/>
          <w:cs/>
        </w:rPr>
        <w:t>.</w:t>
      </w:r>
      <w:r w:rsidRPr="00B60D70">
        <w:rPr>
          <w:rFonts w:ascii="TH SarabunPSK" w:hAnsi="TH SarabunPSK" w:cs="TH SarabunPSK" w:hint="cs"/>
          <w:b/>
          <w:bCs/>
          <w:cs/>
          <w:lang w:val="th-TH"/>
        </w:rPr>
        <w:t>สนิท</w:t>
      </w:r>
      <w:r w:rsidR="00BD7F9D" w:rsidRPr="00B60D70">
        <w:rPr>
          <w:rFonts w:ascii="TH SarabunPSK" w:hAnsi="TH SarabunPSK" w:cs="TH SarabunPSK" w:hint="cs"/>
          <w:b/>
          <w:bCs/>
          <w:cs/>
          <w:lang w:val="th-TH"/>
        </w:rPr>
        <w:t xml:space="preserve"> </w:t>
      </w:r>
      <w:r w:rsidRPr="00B60D70">
        <w:rPr>
          <w:rFonts w:ascii="TH SarabunPSK" w:hAnsi="TH SarabunPSK" w:cs="TH SarabunPSK" w:hint="cs"/>
          <w:b/>
          <w:bCs/>
          <w:cs/>
          <w:lang w:val="th-TH"/>
        </w:rPr>
        <w:t>วงษา</w:t>
      </w:r>
      <w:r w:rsidR="004764E0" w:rsidRPr="00B60D70">
        <w:rPr>
          <w:rFonts w:ascii="TH SarabunPSK" w:hAnsi="TH SarabunPSK" w:cs="TH SarabunPSK" w:hint="cs"/>
          <w:b/>
          <w:bCs/>
          <w:cs/>
          <w:lang w:val="th-TH"/>
        </w:rPr>
        <w:t xml:space="preserve"> </w:t>
      </w:r>
    </w:p>
    <w:p w14:paraId="036D48CE" w14:textId="406F95BF" w:rsidR="009E6917" w:rsidRPr="00B60D70" w:rsidRDefault="00D756E0" w:rsidP="00592146">
      <w:pPr>
        <w:rPr>
          <w:rFonts w:ascii="TH SarabunPSK" w:hAnsi="TH SarabunPSK" w:cs="TH SarabunPSK"/>
          <w:b/>
          <w:bCs/>
          <w:lang w:eastAsia="ja-JP"/>
        </w:rPr>
      </w:pPr>
      <w:r w:rsidRPr="00B60D70">
        <w:rPr>
          <w:rFonts w:ascii="TH SarabunPSK" w:hAnsi="TH SarabunPSK" w:cs="TH SarabunPSK" w:hint="cs"/>
          <w:b/>
          <w:bCs/>
          <w:cs/>
          <w:lang w:val="th-TH"/>
        </w:rPr>
        <w:t xml:space="preserve">ชื่อ </w:t>
      </w:r>
      <w:r w:rsidRPr="00B60D70">
        <w:rPr>
          <w:rFonts w:ascii="TH SarabunPSK" w:hAnsi="TH SarabunPSK" w:cs="TH SarabunPSK" w:hint="cs"/>
          <w:b/>
          <w:bCs/>
          <w:cs/>
        </w:rPr>
        <w:t>–</w:t>
      </w:r>
      <w:r w:rsidRPr="00B60D70">
        <w:rPr>
          <w:rFonts w:ascii="TH SarabunPSK" w:hAnsi="TH SarabunPSK" w:cs="TH SarabunPSK" w:hint="cs"/>
          <w:b/>
          <w:bCs/>
        </w:rPr>
        <w:t xml:space="preserve"> </w:t>
      </w:r>
      <w:r w:rsidRPr="00B60D70">
        <w:rPr>
          <w:rFonts w:ascii="TH SarabunPSK" w:hAnsi="TH SarabunPSK" w:cs="TH SarabunPSK" w:hint="cs"/>
          <w:b/>
          <w:bCs/>
          <w:cs/>
          <w:lang w:val="th-TH"/>
        </w:rPr>
        <w:t>สกุล ภาษาอังกฤษ</w:t>
      </w:r>
      <w:r w:rsidRPr="00B60D70">
        <w:rPr>
          <w:rFonts w:ascii="TH SarabunPSK" w:hAnsi="TH SarabunPSK" w:cs="TH SarabunPSK" w:hint="cs"/>
          <w:cs/>
          <w:lang w:val="th-TH"/>
        </w:rPr>
        <w:t xml:space="preserve"> </w:t>
      </w:r>
      <w:r w:rsidR="00071E19" w:rsidRPr="00B60D70">
        <w:rPr>
          <w:rFonts w:ascii="TH SarabunPSK" w:hAnsi="TH SarabunPSK" w:cs="TH SarabunPSK"/>
          <w:cs/>
          <w:lang w:val="th-TH"/>
        </w:rPr>
        <w:tab/>
      </w:r>
      <w:r w:rsidR="002718FB" w:rsidRPr="00B60D70">
        <w:rPr>
          <w:rFonts w:ascii="TH SarabunPSK" w:hAnsi="TH SarabunPSK" w:cs="TH SarabunPSK" w:hint="cs"/>
        </w:rPr>
        <w:tab/>
      </w:r>
      <w:r w:rsidRPr="00B60D70">
        <w:rPr>
          <w:rFonts w:ascii="TH SarabunPSK" w:hAnsi="TH SarabunPSK" w:cs="TH SarabunPSK" w:hint="cs"/>
          <w:b/>
          <w:bCs/>
        </w:rPr>
        <w:t>Ass</w:t>
      </w:r>
      <w:r w:rsidR="002718FB" w:rsidRPr="00B60D70">
        <w:rPr>
          <w:rFonts w:ascii="TH SarabunPSK" w:hAnsi="TH SarabunPSK" w:cs="TH SarabunPSK" w:hint="cs"/>
          <w:b/>
          <w:bCs/>
        </w:rPr>
        <w:t>oc</w:t>
      </w:r>
      <w:r w:rsidRPr="00B60D70">
        <w:rPr>
          <w:rFonts w:ascii="TH SarabunPSK" w:hAnsi="TH SarabunPSK" w:cs="TH SarabunPSK" w:hint="cs"/>
          <w:b/>
          <w:bCs/>
        </w:rPr>
        <w:t xml:space="preserve">. Prof. </w:t>
      </w:r>
      <w:proofErr w:type="spellStart"/>
      <w:r w:rsidRPr="00B60D70">
        <w:rPr>
          <w:rFonts w:ascii="TH SarabunPSK" w:hAnsi="TH SarabunPSK" w:cs="TH SarabunPSK" w:hint="cs"/>
          <w:b/>
          <w:bCs/>
          <w:lang w:eastAsia="ja-JP"/>
        </w:rPr>
        <w:t>Sanit</w:t>
      </w:r>
      <w:proofErr w:type="spellEnd"/>
      <w:r w:rsidRPr="00B60D70">
        <w:rPr>
          <w:rFonts w:ascii="TH SarabunPSK" w:hAnsi="TH SarabunPSK" w:cs="TH SarabunPSK" w:hint="cs"/>
          <w:b/>
          <w:bCs/>
          <w:lang w:eastAsia="ja-JP"/>
        </w:rPr>
        <w:t xml:space="preserve"> </w:t>
      </w:r>
      <w:proofErr w:type="spellStart"/>
      <w:r w:rsidRPr="00B60D70">
        <w:rPr>
          <w:rFonts w:ascii="TH SarabunPSK" w:hAnsi="TH SarabunPSK" w:cs="TH SarabunPSK" w:hint="cs"/>
          <w:b/>
          <w:bCs/>
          <w:lang w:eastAsia="ja-JP"/>
        </w:rPr>
        <w:t>Wongsa</w:t>
      </w:r>
      <w:proofErr w:type="spellEnd"/>
    </w:p>
    <w:p w14:paraId="128EC986" w14:textId="77777777" w:rsidR="009E6917" w:rsidRPr="00B60D70" w:rsidRDefault="00D756E0" w:rsidP="00592146">
      <w:pPr>
        <w:rPr>
          <w:rFonts w:ascii="TH SarabunPSK" w:hAnsi="TH SarabunPSK" w:cs="TH SarabunPSK"/>
          <w:b/>
          <w:bCs/>
        </w:rPr>
      </w:pPr>
      <w:r w:rsidRPr="00B60D70">
        <w:rPr>
          <w:rFonts w:ascii="TH SarabunPSK" w:hAnsi="TH SarabunPSK" w:cs="TH SarabunPSK" w:hint="cs"/>
          <w:b/>
          <w:bCs/>
        </w:rPr>
        <w:t xml:space="preserve">1. </w:t>
      </w:r>
      <w:r w:rsidRPr="00B60D70">
        <w:rPr>
          <w:rFonts w:ascii="TH SarabunPSK" w:hAnsi="TH SarabunPSK" w:cs="TH SarabunPSK" w:hint="cs"/>
          <w:b/>
          <w:bCs/>
          <w:cs/>
          <w:lang w:val="th-TH"/>
        </w:rPr>
        <w:t>ประวัติการศึกษา</w:t>
      </w:r>
    </w:p>
    <w:p w14:paraId="0AD5E67C" w14:textId="2BED04F1" w:rsidR="009E6917" w:rsidRPr="00B60D70" w:rsidRDefault="00D756E0" w:rsidP="00592146">
      <w:pPr>
        <w:rPr>
          <w:rFonts w:ascii="TH SarabunPSK" w:hAnsi="TH SarabunPSK" w:cs="TH SarabunPSK"/>
        </w:rPr>
      </w:pPr>
      <w:r w:rsidRPr="00B60D70">
        <w:rPr>
          <w:rFonts w:ascii="TH SarabunPSK" w:hAnsi="TH SarabunPSK" w:cs="TH SarabunPSK" w:hint="cs"/>
          <w:cs/>
          <w:lang w:val="th-TH"/>
        </w:rPr>
        <w:t xml:space="preserve">ปี </w:t>
      </w:r>
      <w:r w:rsidR="00555318" w:rsidRPr="00B60D70">
        <w:rPr>
          <w:rFonts w:ascii="TH SarabunPSK" w:hAnsi="TH SarabunPSK" w:cs="TH SarabunPSK" w:hint="cs"/>
          <w:cs/>
        </w:rPr>
        <w:t>ค</w:t>
      </w:r>
      <w:r w:rsidRPr="00B60D70">
        <w:rPr>
          <w:rFonts w:ascii="TH SarabunPSK" w:hAnsi="TH SarabunPSK" w:cs="TH SarabunPSK" w:hint="cs"/>
          <w:cs/>
        </w:rPr>
        <w:t>.</w:t>
      </w:r>
      <w:r w:rsidRPr="00B60D70">
        <w:rPr>
          <w:rFonts w:ascii="TH SarabunPSK" w:hAnsi="TH SarabunPSK" w:cs="TH SarabunPSK" w:hint="cs"/>
          <w:cs/>
          <w:lang w:val="th-TH"/>
        </w:rPr>
        <w:t>ศ</w:t>
      </w:r>
      <w:r w:rsidRPr="00B60D70">
        <w:rPr>
          <w:rFonts w:ascii="TH SarabunPSK" w:hAnsi="TH SarabunPSK" w:cs="TH SarabunPSK" w:hint="cs"/>
          <w:cs/>
        </w:rPr>
        <w:t xml:space="preserve">. </w:t>
      </w:r>
      <w:r w:rsidR="00555318" w:rsidRPr="00B60D70">
        <w:rPr>
          <w:rFonts w:ascii="TH SarabunPSK" w:hAnsi="TH SarabunPSK" w:cs="TH SarabunPSK" w:hint="cs"/>
        </w:rPr>
        <w:t>2004</w:t>
      </w:r>
      <w:r w:rsidRPr="00B60D70">
        <w:rPr>
          <w:rFonts w:ascii="TH SarabunPSK" w:hAnsi="TH SarabunPSK" w:cs="TH SarabunPSK" w:hint="cs"/>
          <w:cs/>
        </w:rPr>
        <w:t xml:space="preserve"> </w:t>
      </w:r>
      <w:r w:rsidRPr="00B60D70">
        <w:rPr>
          <w:rFonts w:ascii="TH SarabunPSK" w:hAnsi="TH SarabunPSK" w:cs="TH SarabunPSK" w:hint="cs"/>
        </w:rPr>
        <w:tab/>
        <w:t>Ph.D. (Environment and Resources Engineering), Hokkaido University, Japan.</w:t>
      </w:r>
    </w:p>
    <w:p w14:paraId="4AF7DD7E" w14:textId="771F1B6A" w:rsidR="009E6917" w:rsidRPr="00B60D70" w:rsidRDefault="00D756E0" w:rsidP="00592146">
      <w:pPr>
        <w:rPr>
          <w:rFonts w:ascii="TH SarabunPSK" w:hAnsi="TH SarabunPSK" w:cs="TH SarabunPSK"/>
        </w:rPr>
      </w:pPr>
      <w:r w:rsidRPr="00B60D70">
        <w:rPr>
          <w:rFonts w:ascii="TH SarabunPSK" w:hAnsi="TH SarabunPSK" w:cs="TH SarabunPSK" w:hint="cs"/>
          <w:cs/>
          <w:lang w:val="th-TH"/>
        </w:rPr>
        <w:t xml:space="preserve">ปี </w:t>
      </w:r>
      <w:r w:rsidR="00960531" w:rsidRPr="00B60D70">
        <w:rPr>
          <w:rFonts w:ascii="TH SarabunPSK" w:hAnsi="TH SarabunPSK" w:cs="TH SarabunPSK" w:hint="cs"/>
          <w:cs/>
        </w:rPr>
        <w:t>ค.</w:t>
      </w:r>
      <w:r w:rsidR="00960531" w:rsidRPr="00B60D70">
        <w:rPr>
          <w:rFonts w:ascii="TH SarabunPSK" w:hAnsi="TH SarabunPSK" w:cs="TH SarabunPSK" w:hint="cs"/>
          <w:cs/>
          <w:lang w:val="th-TH"/>
        </w:rPr>
        <w:t>ศ</w:t>
      </w:r>
      <w:r w:rsidR="00960531" w:rsidRPr="00B60D70">
        <w:rPr>
          <w:rFonts w:ascii="TH SarabunPSK" w:hAnsi="TH SarabunPSK" w:cs="TH SarabunPSK" w:hint="cs"/>
          <w:cs/>
        </w:rPr>
        <w:t xml:space="preserve">. </w:t>
      </w:r>
      <w:r w:rsidR="00960531" w:rsidRPr="00B60D70">
        <w:rPr>
          <w:rFonts w:ascii="TH SarabunPSK" w:hAnsi="TH SarabunPSK" w:cs="TH SarabunPSK" w:hint="cs"/>
        </w:rPr>
        <w:t>199</w:t>
      </w:r>
      <w:r w:rsidR="00D356CE">
        <w:rPr>
          <w:rFonts w:ascii="TH SarabunPSK" w:hAnsi="TH SarabunPSK" w:cs="TH SarabunPSK"/>
        </w:rPr>
        <w:t>5</w:t>
      </w:r>
      <w:r w:rsidRPr="00B60D70">
        <w:rPr>
          <w:rFonts w:ascii="TH SarabunPSK" w:hAnsi="TH SarabunPSK" w:cs="TH SarabunPSK" w:hint="cs"/>
        </w:rPr>
        <w:tab/>
        <w:t>M.Eng. (Civil Engineering), Kyushu Institute of Technology, Japan.</w:t>
      </w:r>
    </w:p>
    <w:p w14:paraId="21F8F854" w14:textId="60AD2EF3" w:rsidR="009E6917" w:rsidRPr="00B60D70" w:rsidRDefault="00D756E0" w:rsidP="00592146">
      <w:pPr>
        <w:rPr>
          <w:rFonts w:ascii="TH SarabunPSK" w:hAnsi="TH SarabunPSK" w:cs="TH SarabunPSK"/>
        </w:rPr>
      </w:pPr>
      <w:r w:rsidRPr="00B60D70">
        <w:rPr>
          <w:rFonts w:ascii="TH SarabunPSK" w:hAnsi="TH SarabunPSK" w:cs="TH SarabunPSK" w:hint="cs"/>
          <w:cs/>
          <w:lang w:val="th-TH"/>
        </w:rPr>
        <w:t xml:space="preserve">ปี </w:t>
      </w:r>
      <w:r w:rsidR="00960531" w:rsidRPr="00B60D70">
        <w:rPr>
          <w:rFonts w:ascii="TH SarabunPSK" w:hAnsi="TH SarabunPSK" w:cs="TH SarabunPSK" w:hint="cs"/>
          <w:cs/>
        </w:rPr>
        <w:t>ค.</w:t>
      </w:r>
      <w:r w:rsidR="00960531" w:rsidRPr="00B60D70">
        <w:rPr>
          <w:rFonts w:ascii="TH SarabunPSK" w:hAnsi="TH SarabunPSK" w:cs="TH SarabunPSK" w:hint="cs"/>
          <w:cs/>
          <w:lang w:val="th-TH"/>
        </w:rPr>
        <w:t>ศ</w:t>
      </w:r>
      <w:r w:rsidR="00960531" w:rsidRPr="00B60D70">
        <w:rPr>
          <w:rFonts w:ascii="TH SarabunPSK" w:hAnsi="TH SarabunPSK" w:cs="TH SarabunPSK" w:hint="cs"/>
          <w:cs/>
        </w:rPr>
        <w:t xml:space="preserve">. </w:t>
      </w:r>
      <w:r w:rsidR="00960531" w:rsidRPr="00B60D70">
        <w:rPr>
          <w:rFonts w:ascii="TH SarabunPSK" w:hAnsi="TH SarabunPSK" w:cs="TH SarabunPSK" w:hint="cs"/>
        </w:rPr>
        <w:t>199</w:t>
      </w:r>
      <w:r w:rsidR="00D356CE">
        <w:rPr>
          <w:rFonts w:ascii="TH SarabunPSK" w:hAnsi="TH SarabunPSK" w:cs="TH SarabunPSK"/>
        </w:rPr>
        <w:t>3</w:t>
      </w:r>
      <w:r w:rsidRPr="00B60D70">
        <w:rPr>
          <w:rFonts w:ascii="TH SarabunPSK" w:hAnsi="TH SarabunPSK" w:cs="TH SarabunPSK" w:hint="cs"/>
        </w:rPr>
        <w:tab/>
        <w:t>B.Eng. (Civil Engineering,) Kyushu Institute of Technology, Japan.</w:t>
      </w:r>
    </w:p>
    <w:p w14:paraId="37C83F13" w14:textId="2E27A508"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คุณวุฒิและสาขาวิชา</w:t>
      </w:r>
      <w:r w:rsidRPr="00B60D70">
        <w:rPr>
          <w:rFonts w:ascii="TH SarabunPSK" w:hAnsi="TH SarabunPSK" w:cs="TH SarabunPSK" w:hint="cs"/>
          <w:b/>
          <w:bCs/>
          <w:cs/>
        </w:rPr>
        <w:tab/>
      </w:r>
    </w:p>
    <w:p w14:paraId="1828996A" w14:textId="44A275C7" w:rsidR="009E6917" w:rsidRPr="00B60D70" w:rsidRDefault="00071E19" w:rsidP="002718FB">
      <w:pPr>
        <w:ind w:left="720"/>
        <w:rPr>
          <w:rFonts w:ascii="TH SarabunPSK" w:hAnsi="TH SarabunPSK" w:cs="TH SarabunPSK"/>
        </w:rPr>
      </w:pPr>
      <w:r w:rsidRPr="00B60D70">
        <w:rPr>
          <w:rFonts w:ascii="TH SarabunPSK" w:eastAsia="Wingdings 2" w:hAnsi="TH SarabunPSK" w:cs="TH SarabunPSK" w:hint="cs"/>
        </w:rPr>
        <w:sym w:font="Wingdings 2" w:char="F052"/>
      </w:r>
      <w:r w:rsidR="00D756E0" w:rsidRPr="00B60D70">
        <w:rPr>
          <w:rFonts w:ascii="TH SarabunPSK" w:hAnsi="TH SarabunPSK" w:cs="TH SarabunPSK" w:hint="cs"/>
          <w:cs/>
        </w:rPr>
        <w:t xml:space="preserve"> </w:t>
      </w:r>
      <w:r w:rsidR="00D756E0" w:rsidRPr="00B60D70">
        <w:rPr>
          <w:rFonts w:ascii="TH SarabunPSK" w:hAnsi="TH SarabunPSK" w:cs="TH SarabunPSK" w:hint="cs"/>
          <w:cs/>
          <w:lang w:val="th-TH"/>
        </w:rPr>
        <w:t>คุณวุฒิและสาขาวิชา</w:t>
      </w:r>
      <w:r w:rsidR="00D756E0" w:rsidRPr="00B60D70">
        <w:rPr>
          <w:rFonts w:ascii="TH SarabunPSK" w:hAnsi="TH SarabunPSK" w:cs="TH SarabunPSK" w:hint="cs"/>
          <w:u w:val="single"/>
          <w:cs/>
          <w:lang w:val="th-TH"/>
        </w:rPr>
        <w:t>ตรง</w:t>
      </w:r>
      <w:r w:rsidR="00D756E0" w:rsidRPr="00B60D70">
        <w:rPr>
          <w:rFonts w:ascii="TH SarabunPSK" w:hAnsi="TH SarabunPSK" w:cs="TH SarabunPSK" w:hint="cs"/>
          <w:cs/>
          <w:lang w:val="th-TH"/>
        </w:rPr>
        <w:t>กับสาขาวิชาของหลักสูตร</w:t>
      </w:r>
    </w:p>
    <w:p w14:paraId="4E7BA9B2" w14:textId="77777777" w:rsidR="009E6917" w:rsidRPr="00B60D70" w:rsidRDefault="009E6917" w:rsidP="00592146">
      <w:pPr>
        <w:rPr>
          <w:rFonts w:ascii="TH SarabunPSK" w:hAnsi="TH SarabunPSK" w:cs="TH SarabunPSK"/>
        </w:rPr>
      </w:pPr>
    </w:p>
    <w:p w14:paraId="7929F23E" w14:textId="20CCA7C5" w:rsidR="009E6917" w:rsidRPr="00B60D70" w:rsidRDefault="006B53FC" w:rsidP="00592146">
      <w:pPr>
        <w:rPr>
          <w:rFonts w:ascii="TH SarabunPSK" w:hAnsi="TH SarabunPSK" w:cs="TH SarabunPSK"/>
          <w:b/>
          <w:bCs/>
        </w:rPr>
      </w:pPr>
      <w:r w:rsidRPr="00B60D70">
        <w:rPr>
          <w:rFonts w:ascii="TH SarabunPSK" w:hAnsi="TH SarabunPSK" w:cs="TH SarabunPSK" w:hint="cs"/>
          <w:b/>
          <w:bCs/>
          <w:cs/>
        </w:rPr>
        <w:t>2</w:t>
      </w:r>
      <w:r w:rsidR="00D756E0" w:rsidRPr="00B60D70">
        <w:rPr>
          <w:rFonts w:ascii="TH SarabunPSK" w:hAnsi="TH SarabunPSK" w:cs="TH SarabunPSK" w:hint="cs"/>
          <w:b/>
          <w:bCs/>
        </w:rPr>
        <w:t xml:space="preserve">. </w:t>
      </w:r>
      <w:r w:rsidR="00D756E0" w:rsidRPr="00B60D70">
        <w:rPr>
          <w:rFonts w:ascii="TH SarabunPSK" w:hAnsi="TH SarabunPSK" w:cs="TH SarabunPSK" w:hint="cs"/>
          <w:b/>
          <w:bCs/>
          <w:cs/>
          <w:lang w:val="th-TH"/>
        </w:rPr>
        <w:t xml:space="preserve">ผลงานทางวิชาการย้อนหลัง </w:t>
      </w:r>
      <w:r w:rsidR="00D756E0" w:rsidRPr="00B60D70">
        <w:rPr>
          <w:rFonts w:ascii="TH SarabunPSK" w:hAnsi="TH SarabunPSK" w:cs="TH SarabunPSK" w:hint="cs"/>
          <w:b/>
          <w:bCs/>
        </w:rPr>
        <w:t xml:space="preserve">5 </w:t>
      </w:r>
      <w:r w:rsidR="00D756E0" w:rsidRPr="00B60D70">
        <w:rPr>
          <w:rFonts w:ascii="TH SarabunPSK" w:hAnsi="TH SarabunPSK" w:cs="TH SarabunPSK" w:hint="cs"/>
          <w:b/>
          <w:bCs/>
          <w:cs/>
          <w:lang w:val="th-TH"/>
        </w:rPr>
        <w:t>ปี</w:t>
      </w:r>
      <w:r w:rsidR="00D756E0" w:rsidRPr="00B60D70">
        <w:rPr>
          <w:rFonts w:ascii="TH SarabunPSK" w:hAnsi="TH SarabunPSK" w:cs="TH SarabunPSK" w:hint="cs"/>
          <w:b/>
          <w:bCs/>
          <w:cs/>
        </w:rPr>
        <w:t xml:space="preserve"> </w:t>
      </w:r>
    </w:p>
    <w:p w14:paraId="576B6E4C" w14:textId="77777777" w:rsidR="006B53FC" w:rsidRPr="00B60D70" w:rsidRDefault="006B53FC" w:rsidP="006B53FC">
      <w:pPr>
        <w:tabs>
          <w:tab w:val="left" w:pos="1170"/>
        </w:tabs>
        <w:ind w:right="26" w:firstLine="426"/>
        <w:jc w:val="left"/>
        <w:rPr>
          <w:rFonts w:ascii="TH SarabunPSK" w:hAnsi="TH SarabunPSK" w:cs="TH SarabunPSK"/>
        </w:rPr>
      </w:pPr>
      <w:r w:rsidRPr="00B60D70">
        <w:rPr>
          <w:rFonts w:ascii="TH SarabunPSK" w:hAnsi="TH SarabunPSK" w:cs="TH SarabunPSK" w:hint="cs"/>
          <w:u w:val="single"/>
          <w:cs/>
        </w:rPr>
        <w:t>กลุ่ม 1</w:t>
      </w:r>
      <w:r w:rsidRPr="00B60D70">
        <w:rPr>
          <w:rFonts w:ascii="TH SarabunPSK" w:hAnsi="TH SarabunPSK" w:cs="TH SarabunPSK" w:hint="cs"/>
          <w:cs/>
        </w:rPr>
        <w:t xml:space="preserve"> </w:t>
      </w:r>
      <w:r w:rsidRPr="00B60D70">
        <w:rPr>
          <w:rFonts w:ascii="TH SarabunPSK" w:hAnsi="TH SarabunPSK" w:cs="TH SarabunPSK" w:hint="cs"/>
          <w:cs/>
        </w:rPr>
        <w:tab/>
        <w:t xml:space="preserve">งานวิจัย </w:t>
      </w:r>
      <w:r w:rsidRPr="00B60D70">
        <w:rPr>
          <w:rFonts w:ascii="TH SarabunPSK" w:hAnsi="TH SarabunPSK" w:cs="TH SarabunPSK" w:hint="cs"/>
        </w:rPr>
        <w:t xml:space="preserve"> (</w:t>
      </w:r>
      <w:r w:rsidRPr="00B60D70">
        <w:rPr>
          <w:rFonts w:ascii="TH SarabunPSK" w:hAnsi="TH SarabunPSK" w:cs="TH SarabunPSK" w:hint="cs"/>
          <w:cs/>
        </w:rPr>
        <w:t xml:space="preserve">ต้องระบุว่าสามารถสืบค้นได้จากฐานข้อมูลใดตามประกาศ </w:t>
      </w:r>
      <w:proofErr w:type="spellStart"/>
      <w:r w:rsidRPr="00B60D70">
        <w:rPr>
          <w:rFonts w:ascii="TH SarabunPSK" w:hAnsi="TH SarabunPSK" w:cs="TH SarabunPSK" w:hint="cs"/>
          <w:cs/>
        </w:rPr>
        <w:t>ก.พ.อ</w:t>
      </w:r>
      <w:proofErr w:type="spellEnd"/>
      <w:r w:rsidRPr="00B60D70">
        <w:rPr>
          <w:rFonts w:ascii="TH SarabunPSK" w:hAnsi="TH SarabunPSK" w:cs="TH SarabunPSK" w:hint="cs"/>
          <w:cs/>
        </w:rPr>
        <w:t xml:space="preserve">. เช่น </w:t>
      </w:r>
      <w:r w:rsidRPr="00B60D70">
        <w:rPr>
          <w:rFonts w:ascii="TH SarabunPSK" w:hAnsi="TH SarabunPSK" w:cs="TH SarabunPSK" w:hint="cs"/>
        </w:rPr>
        <w:t xml:space="preserve">Scopus, Web of Science </w:t>
      </w:r>
      <w:r w:rsidRPr="00B60D70">
        <w:rPr>
          <w:rFonts w:ascii="TH SarabunPSK" w:hAnsi="TH SarabunPSK" w:cs="TH SarabunPSK" w:hint="cs"/>
          <w:cs/>
        </w:rPr>
        <w:t>ฯลฯ</w:t>
      </w:r>
      <w:r w:rsidRPr="00B60D70">
        <w:rPr>
          <w:rFonts w:ascii="TH SarabunPSK" w:hAnsi="TH SarabunPSK" w:cs="TH SarabunPSK" w:hint="cs"/>
        </w:rPr>
        <w:t>)</w:t>
      </w:r>
    </w:p>
    <w:p w14:paraId="4F732D9A" w14:textId="77777777" w:rsidR="006B53FC" w:rsidRPr="00B60D70" w:rsidRDefault="006B53FC" w:rsidP="006B53FC">
      <w:pPr>
        <w:ind w:left="709" w:right="26" w:hanging="425"/>
        <w:contextualSpacing/>
        <w:jc w:val="left"/>
        <w:rPr>
          <w:rFonts w:ascii="TH SarabunPSK" w:hAnsi="TH SarabunPSK" w:cs="TH SarabunPSK"/>
        </w:rPr>
      </w:pPr>
      <w:r w:rsidRPr="00B60D70">
        <w:rPr>
          <w:rFonts w:ascii="TH SarabunPSK" w:hAnsi="TH SarabunPSK" w:cs="TH SarabunPSK" w:hint="cs"/>
        </w:rPr>
        <w:t xml:space="preserve">1.1 International journal </w:t>
      </w:r>
      <w:r w:rsidRPr="00B60D70">
        <w:rPr>
          <w:rFonts w:ascii="TH SarabunPSK" w:hAnsi="TH SarabunPSK" w:cs="TH SarabunPSK" w:hint="cs"/>
          <w:cs/>
        </w:rPr>
        <w:t xml:space="preserve">(ค่าน้ำหนัก </w:t>
      </w:r>
      <w:r w:rsidRPr="00B60D70">
        <w:rPr>
          <w:rFonts w:ascii="TH SarabunPSK" w:hAnsi="TH SarabunPSK" w:cs="TH SarabunPSK" w:hint="cs"/>
        </w:rPr>
        <w:t>1)</w:t>
      </w:r>
      <w:r w:rsidRPr="00B60D70">
        <w:rPr>
          <w:rFonts w:ascii="TH SarabunPSK" w:hAnsi="TH SarabunPSK" w:cs="TH SarabunPSK" w:hint="cs"/>
          <w:cs/>
        </w:rPr>
        <w:t xml:space="preserve"> </w:t>
      </w:r>
    </w:p>
    <w:p w14:paraId="4396D2B9" w14:textId="598FBAA7" w:rsidR="00D42945" w:rsidRDefault="00D756E0" w:rsidP="00FF7D50">
      <w:pPr>
        <w:pStyle w:val="af9"/>
        <w:numPr>
          <w:ilvl w:val="0"/>
          <w:numId w:val="111"/>
        </w:numPr>
        <w:spacing w:after="240"/>
        <w:ind w:hanging="357"/>
        <w:contextualSpacing w:val="0"/>
        <w:rPr>
          <w:rFonts w:ascii="TH SarabunPSK" w:hAnsi="TH SarabunPSK" w:cs="TH SarabunPSK"/>
        </w:rPr>
      </w:pPr>
      <w:r w:rsidRPr="00B60D70">
        <w:rPr>
          <w:rFonts w:ascii="TH SarabunPSK" w:hAnsi="TH SarabunPSK" w:cs="TH SarabunPSK" w:hint="cs"/>
        </w:rPr>
        <w:t xml:space="preserve">M., </w:t>
      </w:r>
      <w:proofErr w:type="spellStart"/>
      <w:r w:rsidRPr="00B60D70">
        <w:rPr>
          <w:rFonts w:ascii="TH SarabunPSK" w:hAnsi="TH SarabunPSK" w:cs="TH SarabunPSK" w:hint="cs"/>
        </w:rPr>
        <w:t>Kiguchi</w:t>
      </w:r>
      <w:proofErr w:type="spellEnd"/>
      <w:r w:rsidRPr="00B60D70">
        <w:rPr>
          <w:rFonts w:ascii="TH SarabunPSK" w:hAnsi="TH SarabunPSK" w:cs="TH SarabunPSK" w:hint="cs"/>
        </w:rPr>
        <w:t xml:space="preserve">, K., Takata, N. </w:t>
      </w:r>
      <w:proofErr w:type="spellStart"/>
      <w:r w:rsidRPr="00B60D70">
        <w:rPr>
          <w:rFonts w:ascii="TH SarabunPSK" w:hAnsi="TH SarabunPSK" w:cs="TH SarabunPSK" w:hint="cs"/>
        </w:rPr>
        <w:t>Hanasaki</w:t>
      </w:r>
      <w:proofErr w:type="spellEnd"/>
      <w:r w:rsidRPr="00B60D70">
        <w:rPr>
          <w:rFonts w:ascii="TH SarabunPSK" w:hAnsi="TH SarabunPSK" w:cs="TH SarabunPSK" w:hint="cs"/>
        </w:rPr>
        <w:t xml:space="preserve">, B., </w:t>
      </w:r>
      <w:proofErr w:type="spellStart"/>
      <w:r w:rsidRPr="00B60D70">
        <w:rPr>
          <w:rFonts w:ascii="TH SarabunPSK" w:hAnsi="TH SarabunPSK" w:cs="TH SarabunPSK" w:hint="cs"/>
        </w:rPr>
        <w:t>Archevarahuprok</w:t>
      </w:r>
      <w:proofErr w:type="spellEnd"/>
      <w:r w:rsidRPr="00B60D70">
        <w:rPr>
          <w:rFonts w:ascii="TH SarabunPSK" w:hAnsi="TH SarabunPSK" w:cs="TH SarabunPSK" w:hint="cs"/>
        </w:rPr>
        <w:t xml:space="preserve">, A., </w:t>
      </w:r>
      <w:proofErr w:type="spellStart"/>
      <w:r w:rsidRPr="00B60D70">
        <w:rPr>
          <w:rFonts w:ascii="TH SarabunPSK" w:hAnsi="TH SarabunPSK" w:cs="TH SarabunPSK" w:hint="cs"/>
        </w:rPr>
        <w:t>Champathong</w:t>
      </w:r>
      <w:proofErr w:type="spellEnd"/>
      <w:r w:rsidRPr="00B60D70">
        <w:rPr>
          <w:rFonts w:ascii="TH SarabunPSK" w:hAnsi="TH SarabunPSK" w:cs="TH SarabunPSK" w:hint="cs"/>
        </w:rPr>
        <w:t xml:space="preserve">, E., </w:t>
      </w:r>
      <w:proofErr w:type="spellStart"/>
      <w:r w:rsidRPr="00B60D70">
        <w:rPr>
          <w:rFonts w:ascii="TH SarabunPSK" w:hAnsi="TH SarabunPSK" w:cs="TH SarabunPSK" w:hint="cs"/>
        </w:rPr>
        <w:t>Ikoma</w:t>
      </w:r>
      <w:proofErr w:type="spellEnd"/>
      <w:r w:rsidRPr="00B60D70">
        <w:rPr>
          <w:rFonts w:ascii="TH SarabunPSK" w:hAnsi="TH SarabunPSK" w:cs="TH SarabunPSK" w:hint="cs"/>
        </w:rPr>
        <w:t xml:space="preserve">, C., </w:t>
      </w:r>
      <w:proofErr w:type="spellStart"/>
      <w:r w:rsidRPr="00B60D70">
        <w:rPr>
          <w:rFonts w:ascii="TH SarabunPSK" w:hAnsi="TH SarabunPSK" w:cs="TH SarabunPSK" w:hint="cs"/>
        </w:rPr>
        <w:t>Jaikaeo</w:t>
      </w:r>
      <w:proofErr w:type="spellEnd"/>
      <w:r w:rsidRPr="00B60D70">
        <w:rPr>
          <w:rFonts w:ascii="TH SarabunPSK" w:hAnsi="TH SarabunPSK" w:cs="TH SarabunPSK" w:hint="cs"/>
        </w:rPr>
        <w:t xml:space="preserve">, S., </w:t>
      </w:r>
      <w:proofErr w:type="spellStart"/>
      <w:r w:rsidRPr="00B60D70">
        <w:rPr>
          <w:rFonts w:ascii="TH SarabunPSK" w:hAnsi="TH SarabunPSK" w:cs="TH SarabunPSK" w:hint="cs"/>
        </w:rPr>
        <w:t>Kaewrueng</w:t>
      </w:r>
      <w:proofErr w:type="spellEnd"/>
      <w:r w:rsidRPr="00B60D70">
        <w:rPr>
          <w:rFonts w:ascii="TH SarabunPSK" w:hAnsi="TH SarabunPSK" w:cs="TH SarabunPSK" w:hint="cs"/>
        </w:rPr>
        <w:t xml:space="preserve">, S., </w:t>
      </w:r>
      <w:proofErr w:type="spellStart"/>
      <w:r w:rsidRPr="00B60D70">
        <w:rPr>
          <w:rFonts w:ascii="TH SarabunPSK" w:hAnsi="TH SarabunPSK" w:cs="TH SarabunPSK" w:hint="cs"/>
        </w:rPr>
        <w:t>Kanae</w:t>
      </w:r>
      <w:proofErr w:type="spellEnd"/>
      <w:r w:rsidRPr="00B60D70">
        <w:rPr>
          <w:rFonts w:ascii="TH SarabunPSK" w:hAnsi="TH SarabunPSK" w:cs="TH SarabunPSK" w:hint="cs"/>
        </w:rPr>
        <w:t xml:space="preserve">, S., Kazama, K., </w:t>
      </w:r>
      <w:proofErr w:type="spellStart"/>
      <w:r w:rsidRPr="00B60D70">
        <w:rPr>
          <w:rFonts w:ascii="TH SarabunPSK" w:hAnsi="TH SarabunPSK" w:cs="TH SarabunPSK" w:hint="cs"/>
        </w:rPr>
        <w:t>Kuraji</w:t>
      </w:r>
      <w:proofErr w:type="spellEnd"/>
      <w:r w:rsidRPr="00B60D70">
        <w:rPr>
          <w:rFonts w:ascii="TH SarabunPSK" w:hAnsi="TH SarabunPSK" w:cs="TH SarabunPSK" w:hint="cs"/>
        </w:rPr>
        <w:t xml:space="preserve">, K., Matsumoto, S., Nakamura, D., Nguyen-Le, K., Noda, N., </w:t>
      </w:r>
      <w:proofErr w:type="spellStart"/>
      <w:r w:rsidRPr="00B60D70">
        <w:rPr>
          <w:rFonts w:ascii="TH SarabunPSK" w:hAnsi="TH SarabunPSK" w:cs="TH SarabunPSK" w:hint="cs"/>
        </w:rPr>
        <w:t>Piamsa</w:t>
      </w:r>
      <w:proofErr w:type="spellEnd"/>
      <w:r w:rsidRPr="00B60D70">
        <w:rPr>
          <w:rFonts w:ascii="TH SarabunPSK" w:hAnsi="TH SarabunPSK" w:cs="TH SarabunPSK" w:hint="cs"/>
        </w:rPr>
        <w:t xml:space="preserve">-Nga, M., </w:t>
      </w:r>
      <w:proofErr w:type="spellStart"/>
      <w:r w:rsidRPr="00B60D70">
        <w:rPr>
          <w:rFonts w:ascii="TH SarabunPSK" w:hAnsi="TH SarabunPSK" w:cs="TH SarabunPSK" w:hint="cs"/>
        </w:rPr>
        <w:t>Raksapatcharawong</w:t>
      </w:r>
      <w:proofErr w:type="spellEnd"/>
      <w:r w:rsidRPr="00B60D70">
        <w:rPr>
          <w:rFonts w:ascii="TH SarabunPSK" w:hAnsi="TH SarabunPSK" w:cs="TH SarabunPSK" w:hint="cs"/>
        </w:rPr>
        <w:t xml:space="preserve">, P., </w:t>
      </w:r>
      <w:proofErr w:type="spellStart"/>
      <w:r w:rsidRPr="00B60D70">
        <w:rPr>
          <w:rFonts w:ascii="TH SarabunPSK" w:hAnsi="TH SarabunPSK" w:cs="TH SarabunPSK" w:hint="cs"/>
        </w:rPr>
        <w:t>Rangsiwanichpong</w:t>
      </w:r>
      <w:proofErr w:type="spellEnd"/>
      <w:r w:rsidRPr="00B60D70">
        <w:rPr>
          <w:rFonts w:ascii="TH SarabunPSK" w:hAnsi="TH SarabunPSK" w:cs="TH SarabunPSK" w:hint="cs"/>
        </w:rPr>
        <w:t xml:space="preserve">, S., </w:t>
      </w:r>
      <w:proofErr w:type="spellStart"/>
      <w:r w:rsidRPr="00B60D70">
        <w:rPr>
          <w:rFonts w:ascii="TH SarabunPSK" w:hAnsi="TH SarabunPSK" w:cs="TH SarabunPSK" w:hint="cs"/>
        </w:rPr>
        <w:t>Ritphring</w:t>
      </w:r>
      <w:proofErr w:type="spellEnd"/>
      <w:r w:rsidRPr="00B60D70">
        <w:rPr>
          <w:rFonts w:ascii="TH SarabunPSK" w:hAnsi="TH SarabunPSK" w:cs="TH SarabunPSK" w:hint="cs"/>
        </w:rPr>
        <w:t xml:space="preserve">, H., Shirakawa, C., </w:t>
      </w:r>
      <w:proofErr w:type="spellStart"/>
      <w:r w:rsidRPr="00B60D70">
        <w:rPr>
          <w:rFonts w:ascii="TH SarabunPSK" w:hAnsi="TH SarabunPSK" w:cs="TH SarabunPSK" w:hint="cs"/>
        </w:rPr>
        <w:t>Somphong</w:t>
      </w:r>
      <w:proofErr w:type="spellEnd"/>
      <w:r w:rsidRPr="00B60D70">
        <w:rPr>
          <w:rFonts w:ascii="TH SarabunPSK" w:hAnsi="TH SarabunPSK" w:cs="TH SarabunPSK" w:hint="cs"/>
        </w:rPr>
        <w:t xml:space="preserve">, M.., </w:t>
      </w:r>
      <w:proofErr w:type="spellStart"/>
      <w:r w:rsidRPr="00B60D70">
        <w:rPr>
          <w:rFonts w:ascii="TH SarabunPSK" w:hAnsi="TH SarabunPSK" w:cs="TH SarabunPSK" w:hint="cs"/>
        </w:rPr>
        <w:t>Srisutham</w:t>
      </w:r>
      <w:proofErr w:type="spellEnd"/>
      <w:r w:rsidRPr="00B60D70">
        <w:rPr>
          <w:rFonts w:ascii="TH SarabunPSK" w:hAnsi="TH SarabunPSK" w:cs="TH SarabunPSK" w:hint="cs"/>
        </w:rPr>
        <w:t xml:space="preserve">, D., </w:t>
      </w:r>
      <w:proofErr w:type="spellStart"/>
      <w:r w:rsidRPr="00B60D70">
        <w:rPr>
          <w:rFonts w:ascii="TH SarabunPSK" w:hAnsi="TH SarabunPSK" w:cs="TH SarabunPSK" w:hint="cs"/>
        </w:rPr>
        <w:t>Suanburi</w:t>
      </w:r>
      <w:proofErr w:type="spellEnd"/>
      <w:r w:rsidRPr="00B60D70">
        <w:rPr>
          <w:rFonts w:ascii="TH SarabunPSK" w:hAnsi="TH SarabunPSK" w:cs="TH SarabunPSK" w:hint="cs"/>
        </w:rPr>
        <w:t xml:space="preserve">, W., </w:t>
      </w:r>
      <w:proofErr w:type="spellStart"/>
      <w:r w:rsidRPr="00B60D70">
        <w:rPr>
          <w:rFonts w:ascii="TH SarabunPSK" w:hAnsi="TH SarabunPSK" w:cs="TH SarabunPSK" w:hint="cs"/>
        </w:rPr>
        <w:t>Suanpaga</w:t>
      </w:r>
      <w:proofErr w:type="spellEnd"/>
      <w:r w:rsidRPr="00B60D70">
        <w:rPr>
          <w:rFonts w:ascii="TH SarabunPSK" w:hAnsi="TH SarabunPSK" w:cs="TH SarabunPSK" w:hint="cs"/>
        </w:rPr>
        <w:t xml:space="preserve">, T., </w:t>
      </w:r>
      <w:proofErr w:type="spellStart"/>
      <w:r w:rsidRPr="00B60D70">
        <w:rPr>
          <w:rFonts w:ascii="TH SarabunPSK" w:hAnsi="TH SarabunPSK" w:cs="TH SarabunPSK" w:hint="cs"/>
        </w:rPr>
        <w:t>Tebakari</w:t>
      </w:r>
      <w:proofErr w:type="spellEnd"/>
      <w:r w:rsidRPr="00B60D70">
        <w:rPr>
          <w:rFonts w:ascii="TH SarabunPSK" w:hAnsi="TH SarabunPSK" w:cs="TH SarabunPSK" w:hint="cs"/>
        </w:rPr>
        <w:t xml:space="preserve">, Y., </w:t>
      </w:r>
      <w:proofErr w:type="spellStart"/>
      <w:r w:rsidRPr="00B60D70">
        <w:rPr>
          <w:rFonts w:ascii="TH SarabunPSK" w:hAnsi="TH SarabunPSK" w:cs="TH SarabunPSK" w:hint="cs"/>
        </w:rPr>
        <w:t>Trisurat</w:t>
      </w:r>
      <w:proofErr w:type="spellEnd"/>
      <w:r w:rsidRPr="00B60D70">
        <w:rPr>
          <w:rFonts w:ascii="TH SarabunPSK" w:hAnsi="TH SarabunPSK" w:cs="TH SarabunPSK" w:hint="cs"/>
        </w:rPr>
        <w:t xml:space="preserve">, K., Udo, </w:t>
      </w:r>
      <w:r w:rsidRPr="00B60D70">
        <w:rPr>
          <w:rFonts w:ascii="TH SarabunPSK" w:hAnsi="TH SarabunPSK" w:cs="TH SarabunPSK" w:hint="cs"/>
          <w:b/>
          <w:bCs/>
          <w:u w:val="single"/>
        </w:rPr>
        <w:t xml:space="preserve">S., </w:t>
      </w:r>
      <w:proofErr w:type="spellStart"/>
      <w:r w:rsidRPr="00B60D70">
        <w:rPr>
          <w:rFonts w:ascii="TH SarabunPSK" w:hAnsi="TH SarabunPSK" w:cs="TH SarabunPSK" w:hint="cs"/>
          <w:b/>
          <w:bCs/>
          <w:u w:val="single"/>
        </w:rPr>
        <w:t>Wongsa</w:t>
      </w:r>
      <w:proofErr w:type="spellEnd"/>
      <w:r w:rsidRPr="00B60D70">
        <w:rPr>
          <w:rFonts w:ascii="TH SarabunPSK" w:hAnsi="TH SarabunPSK" w:cs="TH SarabunPSK" w:hint="cs"/>
        </w:rPr>
        <w:t xml:space="preserve">, T., Yamada, K., Yoshida, T.., </w:t>
      </w:r>
      <w:proofErr w:type="spellStart"/>
      <w:r w:rsidRPr="00B60D70">
        <w:rPr>
          <w:rFonts w:ascii="TH SarabunPSK" w:hAnsi="TH SarabunPSK" w:cs="TH SarabunPSK" w:hint="cs"/>
        </w:rPr>
        <w:t>Kiatiwat</w:t>
      </w:r>
      <w:proofErr w:type="spellEnd"/>
      <w:r w:rsidRPr="00B60D70">
        <w:rPr>
          <w:rFonts w:ascii="TH SarabunPSK" w:hAnsi="TH SarabunPSK" w:cs="TH SarabunPSK" w:hint="cs"/>
        </w:rPr>
        <w:t xml:space="preserve">, and Oki, T. “A review of climate-change impact and adaptation studies for the water sector in Thailand”, Journal of Environmental Research Letters </w:t>
      </w:r>
      <w:r w:rsidRPr="00B60D70">
        <w:rPr>
          <w:rFonts w:ascii="TH SarabunPSK" w:hAnsi="TH SarabunPSK" w:cs="TH SarabunPSK" w:hint="cs"/>
          <w:b/>
          <w:bCs/>
          <w:cs/>
        </w:rPr>
        <w:t>2021</w:t>
      </w:r>
      <w:r w:rsidRPr="00B60D70">
        <w:rPr>
          <w:rFonts w:ascii="TH SarabunPSK" w:hAnsi="TH SarabunPSK" w:cs="TH SarabunPSK" w:hint="cs"/>
        </w:rPr>
        <w:t xml:space="preserve">, Vol. </w:t>
      </w:r>
      <w:r w:rsidRPr="00B60D70">
        <w:rPr>
          <w:rFonts w:ascii="TH SarabunPSK" w:hAnsi="TH SarabunPSK" w:cs="TH SarabunPSK" w:hint="cs"/>
          <w:cs/>
        </w:rPr>
        <w:t>16-2</w:t>
      </w:r>
      <w:r w:rsidRPr="00B60D70">
        <w:rPr>
          <w:rFonts w:ascii="TH SarabunPSK" w:hAnsi="TH SarabunPSK" w:cs="TH SarabunPSK" w:hint="cs"/>
        </w:rPr>
        <w:t xml:space="preserve">, </w:t>
      </w:r>
      <w:r w:rsidRPr="00B60D70">
        <w:rPr>
          <w:rFonts w:ascii="TH SarabunPSK" w:hAnsi="TH SarabunPSK" w:cs="TH SarabunPSK" w:hint="cs"/>
          <w:cs/>
        </w:rPr>
        <w:t>1-35.</w:t>
      </w:r>
    </w:p>
    <w:p w14:paraId="4FEB21BF" w14:textId="4CDDAC1A" w:rsidR="00CE6F8C" w:rsidRPr="00CE6F8C" w:rsidRDefault="00CE6F8C" w:rsidP="00CE6F8C">
      <w:pPr>
        <w:ind w:left="505" w:right="26"/>
        <w:jc w:val="left"/>
        <w:rPr>
          <w:rFonts w:ascii="TH SarabunPSK" w:hAnsi="TH SarabunPSK" w:cs="TH SarabunPSK"/>
        </w:rPr>
      </w:pPr>
      <w:r w:rsidRPr="00CE6F8C">
        <w:rPr>
          <w:rFonts w:ascii="TH SarabunPSK" w:hAnsi="TH SarabunPSK" w:cs="TH SarabunPSK" w:hint="cs"/>
        </w:rPr>
        <w:t>1.</w:t>
      </w:r>
      <w:r>
        <w:rPr>
          <w:rFonts w:ascii="TH SarabunPSK" w:hAnsi="TH SarabunPSK" w:cs="TH SarabunPSK"/>
        </w:rPr>
        <w:t>2</w:t>
      </w:r>
      <w:r w:rsidRPr="00CE6F8C">
        <w:rPr>
          <w:rFonts w:ascii="TH SarabunPSK" w:hAnsi="TH SarabunPSK" w:cs="TH SarabunPSK" w:hint="cs"/>
        </w:rPr>
        <w:t xml:space="preserve"> National Journal (</w:t>
      </w:r>
      <w:r w:rsidRPr="00CE6F8C">
        <w:rPr>
          <w:rFonts w:ascii="TH SarabunPSK" w:hAnsi="TH SarabunPSK" w:cs="TH SarabunPSK" w:hint="cs"/>
          <w:cs/>
        </w:rPr>
        <w:t xml:space="preserve">ค่าน้ำหนัก </w:t>
      </w:r>
      <w:r w:rsidRPr="00CE6F8C">
        <w:rPr>
          <w:rFonts w:ascii="TH SarabunPSK" w:hAnsi="TH SarabunPSK" w:cs="TH SarabunPSK" w:hint="cs"/>
        </w:rPr>
        <w:t>0.4)</w:t>
      </w:r>
    </w:p>
    <w:p w14:paraId="066B2622" w14:textId="0C7C0F18" w:rsidR="00E50C95" w:rsidRPr="00B60D70" w:rsidRDefault="001E5215" w:rsidP="00FF7D50">
      <w:pPr>
        <w:pStyle w:val="af9"/>
        <w:numPr>
          <w:ilvl w:val="0"/>
          <w:numId w:val="111"/>
        </w:numPr>
        <w:spacing w:after="240"/>
        <w:ind w:hanging="357"/>
        <w:contextualSpacing w:val="0"/>
        <w:rPr>
          <w:rFonts w:ascii="TH SarabunPSK" w:hAnsi="TH SarabunPSK" w:cs="TH SarabunPSK"/>
        </w:rPr>
      </w:pPr>
      <w:r w:rsidRPr="00B60D70">
        <w:rPr>
          <w:rFonts w:ascii="TH SarabunPSK" w:hAnsi="TH SarabunPSK" w:cs="TH SarabunPSK"/>
          <w:b/>
          <w:bCs/>
          <w:u w:val="single"/>
          <w:cs/>
        </w:rPr>
        <w:t>สนิท วงษา</w:t>
      </w:r>
      <w:r w:rsidRPr="00B60D70">
        <w:rPr>
          <w:rFonts w:ascii="TH SarabunPSK" w:hAnsi="TH SarabunPSK" w:cs="TH SarabunPSK"/>
        </w:rPr>
        <w:t xml:space="preserve"> </w:t>
      </w:r>
      <w:r w:rsidRPr="00B60D70">
        <w:rPr>
          <w:rFonts w:ascii="TH SarabunPSK" w:hAnsi="TH SarabunPSK" w:cs="TH SarabunPSK"/>
          <w:cs/>
        </w:rPr>
        <w:t>และสุนารี เสือทุ่ง</w:t>
      </w:r>
      <w:r w:rsidR="00891861" w:rsidRPr="00B60D70">
        <w:rPr>
          <w:rFonts w:ascii="TH SarabunPSK" w:hAnsi="TH SarabunPSK" w:cs="TH SarabunPSK"/>
        </w:rPr>
        <w:t>,</w:t>
      </w:r>
      <w:r w:rsidRPr="00B60D70">
        <w:rPr>
          <w:rFonts w:ascii="TH SarabunPSK" w:hAnsi="TH SarabunPSK" w:cs="TH SarabunPSK"/>
        </w:rPr>
        <w:t xml:space="preserve"> </w:t>
      </w:r>
      <w:r w:rsidR="00D756E0" w:rsidRPr="00B60D70">
        <w:rPr>
          <w:rFonts w:ascii="TH SarabunPSK" w:hAnsi="TH SarabunPSK" w:cs="TH SarabunPSK" w:hint="cs"/>
        </w:rPr>
        <w:t>“</w:t>
      </w:r>
      <w:r w:rsidR="00FD6A78" w:rsidRPr="00B60D70">
        <w:rPr>
          <w:rFonts w:ascii="TH SarabunPSK" w:hAnsi="TH SarabunPSK" w:cs="TH SarabunPSK"/>
          <w:cs/>
        </w:rPr>
        <w:t>ผลกระทบการก่อสร้างเขื่อนต่อ</w:t>
      </w:r>
      <w:proofErr w:type="spellStart"/>
      <w:r w:rsidR="00FD6A78" w:rsidRPr="00B60D70">
        <w:rPr>
          <w:rFonts w:ascii="TH SarabunPSK" w:hAnsi="TH SarabunPSK" w:cs="TH SarabunPSK"/>
          <w:cs/>
        </w:rPr>
        <w:t>น้้า</w:t>
      </w:r>
      <w:proofErr w:type="spellEnd"/>
      <w:r w:rsidR="00FD6A78" w:rsidRPr="00B60D70">
        <w:rPr>
          <w:rFonts w:ascii="TH SarabunPSK" w:hAnsi="TH SarabunPSK" w:cs="TH SarabunPSK"/>
          <w:cs/>
        </w:rPr>
        <w:t>เค็มและทรัพยากร</w:t>
      </w:r>
      <w:proofErr w:type="spellStart"/>
      <w:r w:rsidR="00FD6A78" w:rsidRPr="00B60D70">
        <w:rPr>
          <w:rFonts w:ascii="TH SarabunPSK" w:hAnsi="TH SarabunPSK" w:cs="TH SarabunPSK"/>
          <w:cs/>
        </w:rPr>
        <w:t>น้้า</w:t>
      </w:r>
      <w:proofErr w:type="spellEnd"/>
      <w:r w:rsidR="00FD6A78" w:rsidRPr="00B60D70">
        <w:rPr>
          <w:rFonts w:ascii="TH SarabunPSK" w:hAnsi="TH SarabunPSK" w:cs="TH SarabunPSK"/>
          <w:cs/>
        </w:rPr>
        <w:t>ในลุ่ม</w:t>
      </w:r>
      <w:proofErr w:type="spellStart"/>
      <w:r w:rsidR="00FD6A78" w:rsidRPr="00B60D70">
        <w:rPr>
          <w:rFonts w:ascii="TH SarabunPSK" w:hAnsi="TH SarabunPSK" w:cs="TH SarabunPSK"/>
          <w:cs/>
        </w:rPr>
        <w:t>น้้า</w:t>
      </w:r>
      <w:proofErr w:type="spellEnd"/>
      <w:r w:rsidR="00FD6A78" w:rsidRPr="00B60D70">
        <w:rPr>
          <w:rFonts w:ascii="TH SarabunPSK" w:hAnsi="TH SarabunPSK" w:cs="TH SarabunPSK"/>
          <w:cs/>
        </w:rPr>
        <w:t>บางปะกงตอนล่าง</w:t>
      </w:r>
      <w:r w:rsidR="00D756E0" w:rsidRPr="00B60D70">
        <w:rPr>
          <w:rFonts w:ascii="TH SarabunPSK" w:hAnsi="TH SarabunPSK" w:cs="TH SarabunPSK" w:hint="cs"/>
        </w:rPr>
        <w:t>”</w:t>
      </w:r>
      <w:r w:rsidR="00E50C95" w:rsidRPr="00B60D70">
        <w:rPr>
          <w:rFonts w:ascii="TH SarabunPSK" w:hAnsi="TH SarabunPSK" w:cs="TH SarabunPSK"/>
        </w:rPr>
        <w:t>,</w:t>
      </w:r>
      <w:r w:rsidR="00D756E0" w:rsidRPr="00B60D70">
        <w:rPr>
          <w:rFonts w:ascii="TH SarabunPSK" w:hAnsi="TH SarabunPSK" w:cs="TH SarabunPSK" w:hint="cs"/>
        </w:rPr>
        <w:t xml:space="preserve"> </w:t>
      </w:r>
      <w:r w:rsidR="00E50C95" w:rsidRPr="00B60D70">
        <w:rPr>
          <w:rFonts w:ascii="TH SarabunPSK" w:hAnsi="TH SarabunPSK" w:cs="TH SarabunPSK" w:hint="cs"/>
          <w:cs/>
          <w:lang w:val="th-TH"/>
        </w:rPr>
        <w:t xml:space="preserve">การประชุมวิชาการวิศวกรรมโยธาแห่งชาติ ครั้งที่ </w:t>
      </w:r>
      <w:r w:rsidR="00E50C95" w:rsidRPr="00B60D70">
        <w:rPr>
          <w:rFonts w:ascii="TH SarabunPSK" w:hAnsi="TH SarabunPSK" w:cs="TH SarabunPSK" w:hint="cs"/>
        </w:rPr>
        <w:t xml:space="preserve">28, </w:t>
      </w:r>
      <w:r w:rsidR="00E50C95" w:rsidRPr="00B60D70">
        <w:rPr>
          <w:rFonts w:ascii="TH SarabunPSK" w:hAnsi="TH SarabunPSK" w:cs="TH SarabunPSK" w:hint="cs"/>
          <w:cs/>
          <w:lang w:val="th-TH"/>
        </w:rPr>
        <w:t xml:space="preserve">วันที่ </w:t>
      </w:r>
      <w:r w:rsidR="00E50C95" w:rsidRPr="00B60D70">
        <w:rPr>
          <w:rFonts w:ascii="TH SarabunPSK" w:hAnsi="TH SarabunPSK" w:cs="TH SarabunPSK" w:hint="cs"/>
        </w:rPr>
        <w:t>24-26</w:t>
      </w:r>
      <w:r w:rsidR="00E50C95" w:rsidRPr="00B60D70">
        <w:rPr>
          <w:rFonts w:ascii="TH SarabunPSK" w:hAnsi="TH SarabunPSK" w:cs="TH SarabunPSK" w:hint="cs"/>
          <w:cs/>
        </w:rPr>
        <w:t xml:space="preserve"> </w:t>
      </w:r>
      <w:r w:rsidR="00E50C95" w:rsidRPr="00B60D70">
        <w:rPr>
          <w:rFonts w:ascii="TH SarabunPSK" w:hAnsi="TH SarabunPSK" w:cs="TH SarabunPSK" w:hint="cs"/>
          <w:cs/>
          <w:lang w:val="th-TH"/>
        </w:rPr>
        <w:t xml:space="preserve">พฤษภาคม </w:t>
      </w:r>
      <w:r w:rsidR="00E50C95" w:rsidRPr="00B60D70">
        <w:rPr>
          <w:rFonts w:ascii="TH SarabunPSK" w:hAnsi="TH SarabunPSK" w:cs="TH SarabunPSK" w:hint="cs"/>
        </w:rPr>
        <w:t>2566</w:t>
      </w:r>
      <w:r w:rsidR="00E50C95" w:rsidRPr="00B60D70">
        <w:rPr>
          <w:rFonts w:ascii="TH SarabunPSK" w:hAnsi="TH SarabunPSK" w:cs="TH SarabunPSK" w:hint="cs"/>
          <w:cs/>
        </w:rPr>
        <w:t xml:space="preserve"> </w:t>
      </w:r>
      <w:r w:rsidR="00E50C95" w:rsidRPr="00B60D70">
        <w:rPr>
          <w:rFonts w:ascii="TH SarabunPSK" w:hAnsi="TH SarabunPSK" w:cs="TH SarabunPSK" w:hint="cs"/>
          <w:cs/>
          <w:lang w:val="th-TH"/>
        </w:rPr>
        <w:t>จ</w:t>
      </w:r>
      <w:r w:rsidR="00E50C95" w:rsidRPr="00B60D70">
        <w:rPr>
          <w:rFonts w:ascii="TH SarabunPSK" w:hAnsi="TH SarabunPSK" w:cs="TH SarabunPSK" w:hint="cs"/>
          <w:cs/>
        </w:rPr>
        <w:t>.</w:t>
      </w:r>
      <w:r w:rsidR="00E50C95" w:rsidRPr="00B60D70">
        <w:rPr>
          <w:rFonts w:ascii="TH SarabunPSK" w:hAnsi="TH SarabunPSK" w:cs="TH SarabunPSK" w:hint="cs"/>
          <w:cs/>
          <w:lang w:val="th-TH"/>
        </w:rPr>
        <w:t>ภูเก็ต</w:t>
      </w:r>
      <w:r w:rsidR="00E50C95" w:rsidRPr="00B60D70">
        <w:rPr>
          <w:rFonts w:ascii="TH SarabunPSK" w:hAnsi="TH SarabunPSK" w:cs="TH SarabunPSK" w:hint="cs"/>
        </w:rPr>
        <w:t xml:space="preserve">, </w:t>
      </w:r>
      <w:r w:rsidR="00E50C95" w:rsidRPr="00B60D70">
        <w:rPr>
          <w:rFonts w:ascii="TH SarabunPSK" w:hAnsi="TH SarabunPSK" w:cs="TH SarabunPSK" w:hint="cs"/>
          <w:cs/>
          <w:lang w:val="th-TH"/>
        </w:rPr>
        <w:t xml:space="preserve">หน้า </w:t>
      </w:r>
      <w:r w:rsidR="00E50C95" w:rsidRPr="00B60D70">
        <w:rPr>
          <w:rFonts w:ascii="TH SarabunPSK" w:hAnsi="TH SarabunPSK" w:cs="TH SarabunPSK"/>
        </w:rPr>
        <w:t xml:space="preserve">WRE21-1 </w:t>
      </w:r>
      <w:r w:rsidR="00E50C95" w:rsidRPr="00B60D70">
        <w:rPr>
          <w:rFonts w:ascii="TH SarabunPSK" w:hAnsi="TH SarabunPSK" w:cs="TH SarabunPSK" w:hint="cs"/>
        </w:rPr>
        <w:t xml:space="preserve">– </w:t>
      </w:r>
      <w:r w:rsidR="00E50C95" w:rsidRPr="00B60D70">
        <w:rPr>
          <w:rFonts w:ascii="TH SarabunPSK" w:hAnsi="TH SarabunPSK" w:cs="TH SarabunPSK"/>
        </w:rPr>
        <w:t xml:space="preserve">WRE21-8. </w:t>
      </w:r>
      <w:r w:rsidR="00D42945" w:rsidRPr="00B60D70">
        <w:rPr>
          <w:rFonts w:ascii="TH SarabunPSK" w:hAnsi="TH SarabunPSK" w:cs="TH SarabunPSK" w:hint="cs"/>
          <w:cs/>
          <w:lang w:val="th-TH"/>
        </w:rPr>
        <w:t xml:space="preserve">จัดโดย วิศวกรรมสถานแห่งประเทศไทย ในพระบรมราชูปถัมภ์ </w:t>
      </w:r>
      <w:r w:rsidR="00D42945" w:rsidRPr="00B60D70">
        <w:rPr>
          <w:rFonts w:ascii="TH SarabunPSK" w:hAnsi="TH SarabunPSK" w:cs="TH SarabunPSK" w:hint="cs"/>
          <w:cs/>
        </w:rPr>
        <w:t>(</w:t>
      </w:r>
      <w:proofErr w:type="spellStart"/>
      <w:r w:rsidR="00D42945" w:rsidRPr="00B60D70">
        <w:rPr>
          <w:rFonts w:ascii="TH SarabunPSK" w:hAnsi="TH SarabunPSK" w:cs="TH SarabunPSK" w:hint="cs"/>
          <w:cs/>
          <w:lang w:val="th-TH"/>
        </w:rPr>
        <w:t>วสท</w:t>
      </w:r>
      <w:proofErr w:type="spellEnd"/>
      <w:r w:rsidR="00D42945" w:rsidRPr="00B60D70">
        <w:rPr>
          <w:rFonts w:ascii="TH SarabunPSK" w:hAnsi="TH SarabunPSK" w:cs="TH SarabunPSK" w:hint="cs"/>
          <w:cs/>
        </w:rPr>
        <w:t xml:space="preserve">.) </w:t>
      </w:r>
      <w:r w:rsidR="00D42945" w:rsidRPr="00B60D70">
        <w:rPr>
          <w:rFonts w:ascii="TH SarabunPSK" w:hAnsi="TH SarabunPSK" w:cs="TH SarabunPSK" w:hint="cs"/>
          <w:cs/>
          <w:lang w:val="th-TH"/>
        </w:rPr>
        <w:t>ร่วมกับคณะวิศวกรรมศาสตร์ มหาวิทยาลัยเกษตรศาสตร์</w:t>
      </w:r>
      <w:r w:rsidR="00D42945" w:rsidRPr="00B60D70">
        <w:rPr>
          <w:rFonts w:ascii="TH SarabunPSK" w:hAnsi="TH SarabunPSK" w:cs="TH SarabunPSK" w:hint="cs"/>
          <w:cs/>
        </w:rPr>
        <w:t>.</w:t>
      </w:r>
    </w:p>
    <w:p w14:paraId="2ADDA499" w14:textId="5CDBF081" w:rsidR="0008247C" w:rsidRPr="00B60D70" w:rsidRDefault="00451A1D" w:rsidP="00FF7D50">
      <w:pPr>
        <w:pStyle w:val="af9"/>
        <w:numPr>
          <w:ilvl w:val="0"/>
          <w:numId w:val="111"/>
        </w:numPr>
        <w:spacing w:after="240"/>
        <w:ind w:hanging="357"/>
        <w:contextualSpacing w:val="0"/>
        <w:rPr>
          <w:rFonts w:ascii="TH SarabunPSK" w:hAnsi="TH SarabunPSK" w:cs="TH SarabunPSK"/>
        </w:rPr>
      </w:pPr>
      <w:r w:rsidRPr="00B60D70">
        <w:rPr>
          <w:rFonts w:ascii="TH SarabunPSK" w:hAnsi="TH SarabunPSK" w:cs="TH SarabunPSK"/>
          <w:cs/>
        </w:rPr>
        <w:t>กาญจนาภรณ์ บุญยัง</w:t>
      </w:r>
      <w:r w:rsidRPr="00B60D70">
        <w:rPr>
          <w:rFonts w:ascii="TH SarabunPSK" w:hAnsi="TH SarabunPSK" w:cs="TH SarabunPSK"/>
        </w:rPr>
        <w:t xml:space="preserve">, </w:t>
      </w:r>
      <w:r w:rsidRPr="00B60D70">
        <w:rPr>
          <w:rFonts w:ascii="TH SarabunPSK" w:hAnsi="TH SarabunPSK" w:cs="TH SarabunPSK"/>
          <w:cs/>
        </w:rPr>
        <w:t>วราพร ดวนจันทึก</w:t>
      </w:r>
      <w:r w:rsidRPr="00B60D70">
        <w:rPr>
          <w:rFonts w:ascii="TH SarabunPSK" w:hAnsi="TH SarabunPSK" w:cs="TH SarabunPSK"/>
        </w:rPr>
        <w:t xml:space="preserve"> </w:t>
      </w:r>
      <w:r w:rsidRPr="00B60D70">
        <w:rPr>
          <w:rFonts w:ascii="TH SarabunPSK" w:hAnsi="TH SarabunPSK" w:cs="TH SarabunPSK"/>
          <w:cs/>
        </w:rPr>
        <w:t xml:space="preserve">และ </w:t>
      </w:r>
      <w:r w:rsidRPr="00B60D70">
        <w:rPr>
          <w:rFonts w:ascii="TH SarabunPSK" w:hAnsi="TH SarabunPSK" w:cs="TH SarabunPSK"/>
          <w:b/>
          <w:bCs/>
          <w:u w:val="single"/>
          <w:cs/>
        </w:rPr>
        <w:t>สนิท วงษา</w:t>
      </w:r>
      <w:r w:rsidRPr="00B60D70">
        <w:rPr>
          <w:rFonts w:ascii="TH SarabunPSK" w:hAnsi="TH SarabunPSK" w:cs="TH SarabunPSK"/>
        </w:rPr>
        <w:t xml:space="preserve">, </w:t>
      </w:r>
      <w:r w:rsidR="001C59EE" w:rsidRPr="00B60D70">
        <w:rPr>
          <w:rFonts w:ascii="TH SarabunPSK" w:hAnsi="TH SarabunPSK" w:cs="TH SarabunPSK"/>
        </w:rPr>
        <w:t>“</w:t>
      </w:r>
      <w:r w:rsidR="001C59EE" w:rsidRPr="00B60D70">
        <w:rPr>
          <w:rFonts w:ascii="TH SarabunPSK" w:hAnsi="TH SarabunPSK" w:cs="TH SarabunPSK"/>
          <w:cs/>
        </w:rPr>
        <w:t>การศึกษาด้านแหล่งน้ำเพื่อการจัดการความเสี่ยงน้ำท่วมของลุ่มน้ำปิง น่าน และเจ้าพระยาเชิงกลยุทธ์</w:t>
      </w:r>
      <w:r w:rsidR="006724E6" w:rsidRPr="00B60D70">
        <w:rPr>
          <w:rFonts w:ascii="TH SarabunPSK" w:hAnsi="TH SarabunPSK" w:cs="TH SarabunPSK"/>
        </w:rPr>
        <w:t>”,</w:t>
      </w:r>
      <w:r w:rsidR="009E062A" w:rsidRPr="00B60D70">
        <w:rPr>
          <w:rFonts w:ascii="TH SarabunPSK" w:hAnsi="TH SarabunPSK" w:cs="TH SarabunPSK" w:hint="cs"/>
          <w:cs/>
          <w:lang w:val="th-TH"/>
        </w:rPr>
        <w:t xml:space="preserve">การประชุมวิชาการวิศวกรรมโยธาแห่งชาติ ครั้งที่ </w:t>
      </w:r>
      <w:r w:rsidR="009E062A" w:rsidRPr="00B60D70">
        <w:rPr>
          <w:rFonts w:ascii="TH SarabunPSK" w:hAnsi="TH SarabunPSK" w:cs="TH SarabunPSK" w:hint="cs"/>
        </w:rPr>
        <w:t xml:space="preserve">28, </w:t>
      </w:r>
      <w:r w:rsidR="009E062A" w:rsidRPr="00B60D70">
        <w:rPr>
          <w:rFonts w:ascii="TH SarabunPSK" w:hAnsi="TH SarabunPSK" w:cs="TH SarabunPSK" w:hint="cs"/>
          <w:cs/>
          <w:lang w:val="th-TH"/>
        </w:rPr>
        <w:t xml:space="preserve">วันที่ </w:t>
      </w:r>
      <w:r w:rsidR="009E062A" w:rsidRPr="00B60D70">
        <w:rPr>
          <w:rFonts w:ascii="TH SarabunPSK" w:hAnsi="TH SarabunPSK" w:cs="TH SarabunPSK" w:hint="cs"/>
        </w:rPr>
        <w:t>24-26</w:t>
      </w:r>
      <w:r w:rsidR="009E062A" w:rsidRPr="00B60D70">
        <w:rPr>
          <w:rFonts w:ascii="TH SarabunPSK" w:hAnsi="TH SarabunPSK" w:cs="TH SarabunPSK" w:hint="cs"/>
          <w:cs/>
        </w:rPr>
        <w:t xml:space="preserve"> </w:t>
      </w:r>
      <w:r w:rsidR="009E062A" w:rsidRPr="00B60D70">
        <w:rPr>
          <w:rFonts w:ascii="TH SarabunPSK" w:hAnsi="TH SarabunPSK" w:cs="TH SarabunPSK" w:hint="cs"/>
          <w:cs/>
          <w:lang w:val="th-TH"/>
        </w:rPr>
        <w:t xml:space="preserve">พฤษภาคม </w:t>
      </w:r>
      <w:r w:rsidR="009E062A" w:rsidRPr="00B60D70">
        <w:rPr>
          <w:rFonts w:ascii="TH SarabunPSK" w:hAnsi="TH SarabunPSK" w:cs="TH SarabunPSK" w:hint="cs"/>
        </w:rPr>
        <w:t>2566</w:t>
      </w:r>
      <w:r w:rsidR="009E062A" w:rsidRPr="00B60D70">
        <w:rPr>
          <w:rFonts w:ascii="TH SarabunPSK" w:hAnsi="TH SarabunPSK" w:cs="TH SarabunPSK" w:hint="cs"/>
          <w:cs/>
        </w:rPr>
        <w:t xml:space="preserve"> </w:t>
      </w:r>
      <w:r w:rsidR="009E062A" w:rsidRPr="00B60D70">
        <w:rPr>
          <w:rFonts w:ascii="TH SarabunPSK" w:hAnsi="TH SarabunPSK" w:cs="TH SarabunPSK" w:hint="cs"/>
          <w:cs/>
          <w:lang w:val="th-TH"/>
        </w:rPr>
        <w:t>จ</w:t>
      </w:r>
      <w:r w:rsidR="009E062A" w:rsidRPr="00B60D70">
        <w:rPr>
          <w:rFonts w:ascii="TH SarabunPSK" w:hAnsi="TH SarabunPSK" w:cs="TH SarabunPSK" w:hint="cs"/>
          <w:cs/>
        </w:rPr>
        <w:t>.</w:t>
      </w:r>
      <w:r w:rsidR="009E062A" w:rsidRPr="00B60D70">
        <w:rPr>
          <w:rFonts w:ascii="TH SarabunPSK" w:hAnsi="TH SarabunPSK" w:cs="TH SarabunPSK" w:hint="cs"/>
          <w:cs/>
          <w:lang w:val="th-TH"/>
        </w:rPr>
        <w:t>ภูเก็ต</w:t>
      </w:r>
      <w:r w:rsidR="009E062A" w:rsidRPr="00B60D70">
        <w:rPr>
          <w:rFonts w:ascii="TH SarabunPSK" w:hAnsi="TH SarabunPSK" w:cs="TH SarabunPSK" w:hint="cs"/>
        </w:rPr>
        <w:t xml:space="preserve">, </w:t>
      </w:r>
      <w:r w:rsidR="009E062A" w:rsidRPr="00B60D70">
        <w:rPr>
          <w:rFonts w:ascii="TH SarabunPSK" w:hAnsi="TH SarabunPSK" w:cs="TH SarabunPSK" w:hint="cs"/>
          <w:cs/>
          <w:lang w:val="th-TH"/>
        </w:rPr>
        <w:t xml:space="preserve">หน้า </w:t>
      </w:r>
      <w:r w:rsidR="009E062A" w:rsidRPr="00B60D70">
        <w:rPr>
          <w:rFonts w:ascii="TH SarabunPSK" w:hAnsi="TH SarabunPSK" w:cs="TH SarabunPSK"/>
        </w:rPr>
        <w:t>WRE2</w:t>
      </w:r>
      <w:r w:rsidR="0008247C" w:rsidRPr="00B60D70">
        <w:rPr>
          <w:rFonts w:ascii="TH SarabunPSK" w:hAnsi="TH SarabunPSK" w:cs="TH SarabunPSK"/>
        </w:rPr>
        <w:t>2</w:t>
      </w:r>
      <w:r w:rsidR="009E062A" w:rsidRPr="00B60D70">
        <w:rPr>
          <w:rFonts w:ascii="TH SarabunPSK" w:hAnsi="TH SarabunPSK" w:cs="TH SarabunPSK"/>
        </w:rPr>
        <w:t xml:space="preserve">-1 </w:t>
      </w:r>
      <w:r w:rsidR="009E062A" w:rsidRPr="00B60D70">
        <w:rPr>
          <w:rFonts w:ascii="TH SarabunPSK" w:hAnsi="TH SarabunPSK" w:cs="TH SarabunPSK" w:hint="cs"/>
        </w:rPr>
        <w:t xml:space="preserve">– </w:t>
      </w:r>
      <w:r w:rsidR="009E062A" w:rsidRPr="00B60D70">
        <w:rPr>
          <w:rFonts w:ascii="TH SarabunPSK" w:hAnsi="TH SarabunPSK" w:cs="TH SarabunPSK"/>
        </w:rPr>
        <w:t>WRE22-</w:t>
      </w:r>
      <w:r w:rsidR="0008247C" w:rsidRPr="00B60D70">
        <w:rPr>
          <w:rFonts w:ascii="TH SarabunPSK" w:hAnsi="TH SarabunPSK" w:cs="TH SarabunPSK"/>
        </w:rPr>
        <w:t>10</w:t>
      </w:r>
      <w:r w:rsidR="009E062A" w:rsidRPr="00B60D70">
        <w:rPr>
          <w:rFonts w:ascii="TH SarabunPSK" w:hAnsi="TH SarabunPSK" w:cs="TH SarabunPSK"/>
        </w:rPr>
        <w:t xml:space="preserve">. </w:t>
      </w:r>
      <w:r w:rsidR="00D42945" w:rsidRPr="00B60D70">
        <w:rPr>
          <w:rFonts w:ascii="TH SarabunPSK" w:hAnsi="TH SarabunPSK" w:cs="TH SarabunPSK" w:hint="cs"/>
          <w:cs/>
          <w:lang w:val="th-TH"/>
        </w:rPr>
        <w:t xml:space="preserve">จัดโดย </w:t>
      </w:r>
      <w:r w:rsidR="00D42945" w:rsidRPr="00B60D70">
        <w:rPr>
          <w:rFonts w:ascii="TH SarabunPSK" w:hAnsi="TH SarabunPSK" w:cs="TH SarabunPSK" w:hint="cs"/>
          <w:cs/>
          <w:lang w:val="th-TH"/>
        </w:rPr>
        <w:lastRenderedPageBreak/>
        <w:t xml:space="preserve">วิศวกรรมสถานแห่งประเทศไทย ในพระบรมราชูปถัมภ์ </w:t>
      </w:r>
      <w:r w:rsidR="00D42945" w:rsidRPr="00B60D70">
        <w:rPr>
          <w:rFonts w:ascii="TH SarabunPSK" w:hAnsi="TH SarabunPSK" w:cs="TH SarabunPSK" w:hint="cs"/>
          <w:cs/>
        </w:rPr>
        <w:t>(</w:t>
      </w:r>
      <w:proofErr w:type="spellStart"/>
      <w:r w:rsidR="00D42945" w:rsidRPr="00B60D70">
        <w:rPr>
          <w:rFonts w:ascii="TH SarabunPSK" w:hAnsi="TH SarabunPSK" w:cs="TH SarabunPSK" w:hint="cs"/>
          <w:cs/>
          <w:lang w:val="th-TH"/>
        </w:rPr>
        <w:t>วสท</w:t>
      </w:r>
      <w:proofErr w:type="spellEnd"/>
      <w:r w:rsidR="00D42945" w:rsidRPr="00B60D70">
        <w:rPr>
          <w:rFonts w:ascii="TH SarabunPSK" w:hAnsi="TH SarabunPSK" w:cs="TH SarabunPSK" w:hint="cs"/>
          <w:cs/>
        </w:rPr>
        <w:t xml:space="preserve">.) </w:t>
      </w:r>
      <w:r w:rsidR="00D42945" w:rsidRPr="00B60D70">
        <w:rPr>
          <w:rFonts w:ascii="TH SarabunPSK" w:hAnsi="TH SarabunPSK" w:cs="TH SarabunPSK" w:hint="cs"/>
          <w:cs/>
          <w:lang w:val="th-TH"/>
        </w:rPr>
        <w:t>ร่วมกับคณะวิศวกรรมศาสตร์ มหาวิทยาลัยเกษตรศาสตร์</w:t>
      </w:r>
      <w:r w:rsidR="00D42945" w:rsidRPr="00B60D70">
        <w:rPr>
          <w:rFonts w:ascii="TH SarabunPSK" w:hAnsi="TH SarabunPSK" w:cs="TH SarabunPSK" w:hint="cs"/>
          <w:cs/>
        </w:rPr>
        <w:t>.</w:t>
      </w:r>
    </w:p>
    <w:p w14:paraId="52DFEDE3" w14:textId="77777777" w:rsidR="006B53FC" w:rsidRPr="00B60D70" w:rsidRDefault="006B53FC" w:rsidP="006B53FC">
      <w:pPr>
        <w:spacing w:before="120"/>
        <w:ind w:right="26"/>
        <w:jc w:val="left"/>
        <w:rPr>
          <w:rFonts w:ascii="TH SarabunPSK" w:hAnsi="TH SarabunPSK" w:cs="TH SarabunPSK"/>
          <w:b/>
          <w:bCs/>
        </w:rPr>
      </w:pPr>
      <w:r w:rsidRPr="00B60D70">
        <w:rPr>
          <w:rFonts w:ascii="TH SarabunPSK" w:hAnsi="TH SarabunPSK" w:cs="TH SarabunPSK" w:hint="cs"/>
          <w:b/>
          <w:bCs/>
        </w:rPr>
        <w:t xml:space="preserve">3. </w:t>
      </w:r>
      <w:r w:rsidRPr="00B60D70">
        <w:rPr>
          <w:rFonts w:ascii="TH SarabunPSK" w:hAnsi="TH SarabunPSK" w:cs="TH SarabunPSK" w:hint="cs"/>
          <w:b/>
          <w:bCs/>
          <w:cs/>
        </w:rPr>
        <w:t>ภาระงาน</w:t>
      </w:r>
    </w:p>
    <w:p w14:paraId="73B5FC65" w14:textId="6DFC9FA1" w:rsidR="006B53FC" w:rsidRPr="00B60D70" w:rsidRDefault="006B53FC" w:rsidP="006B53FC">
      <w:pPr>
        <w:ind w:right="26"/>
        <w:jc w:val="left"/>
        <w:rPr>
          <w:rFonts w:ascii="TH SarabunPSK" w:hAnsi="TH SarabunPSK" w:cs="TH SarabunPSK"/>
          <w:b/>
          <w:bCs/>
        </w:rPr>
      </w:pPr>
      <w:r w:rsidRPr="00B60D70">
        <w:rPr>
          <w:rFonts w:ascii="TH SarabunPSK" w:hAnsi="TH SarabunPSK" w:cs="TH SarabunPSK" w:hint="cs"/>
          <w:b/>
          <w:bCs/>
        </w:rPr>
        <w:t xml:space="preserve">3.1 </w:t>
      </w:r>
      <w:r w:rsidRPr="00B60D70">
        <w:rPr>
          <w:rFonts w:ascii="TH SarabunPSK" w:hAnsi="TH SarabunPSK" w:cs="TH SarabunPSK" w:hint="cs"/>
          <w:b/>
          <w:bCs/>
          <w:cs/>
        </w:rPr>
        <w:t>ภาระงานในปัจจุบัน</w:t>
      </w:r>
    </w:p>
    <w:tbl>
      <w:tblPr>
        <w:tblStyle w:val="af6"/>
        <w:tblW w:w="5002" w:type="pct"/>
        <w:tblLook w:val="04A0" w:firstRow="1" w:lastRow="0" w:firstColumn="1" w:lastColumn="0" w:noHBand="0" w:noVBand="1"/>
      </w:tblPr>
      <w:tblGrid>
        <w:gridCol w:w="1482"/>
        <w:gridCol w:w="3502"/>
        <w:gridCol w:w="1274"/>
        <w:gridCol w:w="2762"/>
      </w:tblGrid>
      <w:tr w:rsidR="00B60D70" w:rsidRPr="00B60D70" w14:paraId="150079DE" w14:textId="77777777" w:rsidTr="0035205A">
        <w:trPr>
          <w:tblHeader/>
        </w:trPr>
        <w:tc>
          <w:tcPr>
            <w:tcW w:w="822" w:type="pct"/>
            <w:shd w:val="clear" w:color="auto" w:fill="F2F2F2" w:themeFill="background1" w:themeFillShade="F2"/>
          </w:tcPr>
          <w:p w14:paraId="7B67BA98" w14:textId="77777777" w:rsidR="009E6917" w:rsidRPr="00B60D70" w:rsidRDefault="00D756E0" w:rsidP="002718FB">
            <w:pPr>
              <w:jc w:val="left"/>
              <w:rPr>
                <w:rFonts w:ascii="TH SarabunPSK" w:hAnsi="TH SarabunPSK" w:cs="TH SarabunPSK"/>
                <w:b/>
                <w:bCs/>
                <w:sz w:val="28"/>
                <w:szCs w:val="28"/>
                <w:cs/>
              </w:rPr>
            </w:pPr>
            <w:r w:rsidRPr="00B60D70">
              <w:rPr>
                <w:rFonts w:ascii="TH SarabunPSK" w:hAnsi="TH SarabunPSK" w:cs="TH SarabunPSK" w:hint="cs"/>
                <w:b/>
                <w:bCs/>
                <w:sz w:val="28"/>
                <w:szCs w:val="28"/>
                <w:cs/>
                <w:lang w:val="th-TH"/>
              </w:rPr>
              <w:t>รหัสวิชา</w:t>
            </w:r>
          </w:p>
        </w:tc>
        <w:tc>
          <w:tcPr>
            <w:tcW w:w="1941" w:type="pct"/>
            <w:shd w:val="clear" w:color="auto" w:fill="F2F2F2" w:themeFill="background1" w:themeFillShade="F2"/>
          </w:tcPr>
          <w:p w14:paraId="556E6389" w14:textId="77777777" w:rsidR="009E6917" w:rsidRPr="00B60D70" w:rsidRDefault="00D756E0" w:rsidP="002718FB">
            <w:pPr>
              <w:jc w:val="left"/>
              <w:rPr>
                <w:rFonts w:ascii="TH SarabunPSK" w:hAnsi="TH SarabunPSK" w:cs="TH SarabunPSK"/>
                <w:b/>
                <w:bCs/>
                <w:sz w:val="28"/>
                <w:szCs w:val="28"/>
              </w:rPr>
            </w:pPr>
            <w:r w:rsidRPr="00B60D70">
              <w:rPr>
                <w:rFonts w:ascii="TH SarabunPSK" w:hAnsi="TH SarabunPSK" w:cs="TH SarabunPSK" w:hint="cs"/>
                <w:b/>
                <w:bCs/>
                <w:sz w:val="28"/>
                <w:szCs w:val="28"/>
                <w:cs/>
                <w:lang w:val="th-TH"/>
              </w:rPr>
              <w:t>ชื่อวิชา</w:t>
            </w:r>
          </w:p>
        </w:tc>
        <w:tc>
          <w:tcPr>
            <w:tcW w:w="706" w:type="pct"/>
            <w:shd w:val="clear" w:color="auto" w:fill="F2F2F2" w:themeFill="background1" w:themeFillShade="F2"/>
          </w:tcPr>
          <w:p w14:paraId="06ED649A" w14:textId="77777777" w:rsidR="009E6917" w:rsidRPr="00B60D70" w:rsidRDefault="00D756E0" w:rsidP="002718FB">
            <w:pPr>
              <w:jc w:val="center"/>
              <w:rPr>
                <w:rFonts w:ascii="TH SarabunPSK" w:hAnsi="TH SarabunPSK" w:cs="TH SarabunPSK"/>
                <w:b/>
                <w:bCs/>
                <w:sz w:val="28"/>
                <w:szCs w:val="28"/>
              </w:rPr>
            </w:pPr>
            <w:r w:rsidRPr="00B60D70">
              <w:rPr>
                <w:rFonts w:ascii="TH SarabunPSK" w:hAnsi="TH SarabunPSK" w:cs="TH SarabunPSK" w:hint="cs"/>
                <w:b/>
                <w:bCs/>
                <w:sz w:val="28"/>
                <w:szCs w:val="28"/>
                <w:cs/>
                <w:lang w:val="th-TH"/>
              </w:rPr>
              <w:t>หน่วยกิต</w:t>
            </w:r>
          </w:p>
        </w:tc>
        <w:tc>
          <w:tcPr>
            <w:tcW w:w="1531" w:type="pct"/>
            <w:shd w:val="clear" w:color="auto" w:fill="F2F2F2" w:themeFill="background1" w:themeFillShade="F2"/>
          </w:tcPr>
          <w:p w14:paraId="5C3915A6" w14:textId="3D0F630E" w:rsidR="009E6917" w:rsidRPr="00B60D70" w:rsidRDefault="00D756E0" w:rsidP="002718FB">
            <w:pPr>
              <w:jc w:val="center"/>
              <w:rPr>
                <w:rFonts w:ascii="TH SarabunPSK" w:hAnsi="TH SarabunPSK" w:cs="TH SarabunPSK"/>
                <w:b/>
                <w:bCs/>
                <w:sz w:val="28"/>
                <w:szCs w:val="28"/>
              </w:rPr>
            </w:pPr>
            <w:r w:rsidRPr="00B60D70">
              <w:rPr>
                <w:rFonts w:ascii="TH SarabunPSK" w:hAnsi="TH SarabunPSK" w:cs="TH SarabunPSK" w:hint="cs"/>
                <w:b/>
                <w:bCs/>
                <w:sz w:val="28"/>
                <w:szCs w:val="28"/>
                <w:cs/>
                <w:lang w:val="th-TH"/>
              </w:rPr>
              <w:t>ชั่วโมงภาระงาน</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ปีการศึกษา</w:t>
            </w:r>
          </w:p>
        </w:tc>
      </w:tr>
      <w:tr w:rsidR="00B60D70" w:rsidRPr="00B60D70" w14:paraId="1355ACA3" w14:textId="77777777" w:rsidTr="006B53FC">
        <w:tc>
          <w:tcPr>
            <w:tcW w:w="5000" w:type="pct"/>
            <w:gridSpan w:val="4"/>
          </w:tcPr>
          <w:p w14:paraId="38684617" w14:textId="77777777" w:rsidR="006B53FC" w:rsidRPr="00B60D70" w:rsidRDefault="006B53FC" w:rsidP="0035205A">
            <w:pPr>
              <w:ind w:right="26"/>
              <w:jc w:val="left"/>
              <w:rPr>
                <w:rFonts w:ascii="TH SarabunPSK" w:hAnsi="TH SarabunPSK" w:cs="TH SarabunPSK"/>
                <w:b/>
                <w:bCs/>
                <w:sz w:val="24"/>
                <w:szCs w:val="28"/>
                <w:cs/>
              </w:rPr>
            </w:pPr>
            <w:r w:rsidRPr="00B60D70">
              <w:rPr>
                <w:rFonts w:ascii="TH SarabunPSK" w:hAnsi="TH SarabunPSK" w:cs="TH SarabunPSK" w:hint="cs"/>
                <w:b/>
                <w:bCs/>
                <w:sz w:val="24"/>
                <w:szCs w:val="28"/>
                <w:cs/>
              </w:rPr>
              <w:t>รายวิชาระดับปริญญาตรี</w:t>
            </w:r>
          </w:p>
        </w:tc>
      </w:tr>
      <w:tr w:rsidR="00B60D70" w:rsidRPr="00B60D70" w14:paraId="54EB921E" w14:textId="77777777" w:rsidTr="006B53FC">
        <w:tc>
          <w:tcPr>
            <w:tcW w:w="822" w:type="pct"/>
          </w:tcPr>
          <w:p w14:paraId="4E4FF717" w14:textId="5536B27E"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242</w:t>
            </w:r>
          </w:p>
        </w:tc>
        <w:tc>
          <w:tcPr>
            <w:tcW w:w="1941" w:type="pct"/>
          </w:tcPr>
          <w:p w14:paraId="6CC70518" w14:textId="4F69F837" w:rsidR="009E6917" w:rsidRPr="00B60D70" w:rsidRDefault="00B91175" w:rsidP="002718FB">
            <w:pPr>
              <w:jc w:val="left"/>
              <w:rPr>
                <w:rFonts w:ascii="TH SarabunPSK" w:hAnsi="TH SarabunPSK" w:cs="TH SarabunPSK"/>
                <w:sz w:val="28"/>
                <w:szCs w:val="28"/>
              </w:rPr>
            </w:pPr>
            <w:r w:rsidRPr="00B60D70">
              <w:rPr>
                <w:rFonts w:ascii="TH SarabunPSK" w:hAnsi="TH SarabunPSK" w:cs="TH SarabunPSK" w:hint="cs"/>
                <w:sz w:val="28"/>
                <w:szCs w:val="28"/>
                <w:cs/>
                <w:lang w:val="th-TH"/>
              </w:rPr>
              <w:t>ปฏิบัติ</w:t>
            </w:r>
            <w:r w:rsidR="00D756E0" w:rsidRPr="00B60D70">
              <w:rPr>
                <w:rFonts w:ascii="TH SarabunPSK" w:hAnsi="TH SarabunPSK" w:cs="TH SarabunPSK" w:hint="cs"/>
                <w:sz w:val="28"/>
                <w:szCs w:val="28"/>
                <w:cs/>
                <w:lang w:val="th-TH"/>
              </w:rPr>
              <w:t>การทางกลศาสตร์ของดิน</w:t>
            </w:r>
          </w:p>
          <w:p w14:paraId="2A1B5E75" w14:textId="77777777" w:rsidR="009E6917" w:rsidRPr="00B60D70" w:rsidRDefault="00D756E0" w:rsidP="002718FB">
            <w:pPr>
              <w:jc w:val="left"/>
              <w:rPr>
                <w:rFonts w:ascii="TH SarabunPSK" w:hAnsi="TH SarabunPSK" w:cs="TH SarabunPSK"/>
                <w:sz w:val="28"/>
                <w:szCs w:val="28"/>
              </w:rPr>
            </w:pPr>
            <w:r w:rsidRPr="00B60D70">
              <w:rPr>
                <w:rFonts w:ascii="TH SarabunPSK" w:hAnsi="TH SarabunPSK" w:cs="TH SarabunPSK" w:hint="cs"/>
                <w:sz w:val="28"/>
                <w:szCs w:val="28"/>
              </w:rPr>
              <w:t>(Soil Mechanics Laboratory)</w:t>
            </w:r>
          </w:p>
        </w:tc>
        <w:tc>
          <w:tcPr>
            <w:tcW w:w="706" w:type="pct"/>
          </w:tcPr>
          <w:p w14:paraId="77038857" w14:textId="77777777" w:rsidR="009E6917" w:rsidRPr="00B60D70" w:rsidRDefault="00D756E0" w:rsidP="00592146">
            <w:pPr>
              <w:rPr>
                <w:rFonts w:ascii="TH SarabunPSK" w:hAnsi="TH SarabunPSK" w:cs="TH SarabunPSK"/>
                <w:sz w:val="28"/>
                <w:szCs w:val="28"/>
                <w:lang w:eastAsia="ja-JP"/>
              </w:rPr>
            </w:pPr>
            <w:r w:rsidRPr="00B60D70">
              <w:rPr>
                <w:rFonts w:ascii="TH SarabunPSK" w:hAnsi="TH SarabunPSK" w:cs="TH SarabunPSK" w:hint="cs"/>
                <w:sz w:val="28"/>
                <w:szCs w:val="28"/>
              </w:rPr>
              <w:t>1 (0-3-6)</w:t>
            </w:r>
          </w:p>
        </w:tc>
        <w:tc>
          <w:tcPr>
            <w:tcW w:w="1531" w:type="pct"/>
          </w:tcPr>
          <w:p w14:paraId="5D9269A4" w14:textId="612BC352" w:rsidR="009E6917" w:rsidRPr="00B60D70" w:rsidRDefault="00D756E0" w:rsidP="002718FB">
            <w:pPr>
              <w:jc w:val="center"/>
              <w:rPr>
                <w:rFonts w:ascii="TH SarabunPSK" w:hAnsi="TH SarabunPSK" w:cs="TH SarabunPSK"/>
                <w:sz w:val="28"/>
                <w:szCs w:val="28"/>
              </w:rPr>
            </w:pPr>
            <w:r w:rsidRPr="00B60D70">
              <w:rPr>
                <w:rFonts w:ascii="TH SarabunPSK" w:hAnsi="TH SarabunPSK" w:cs="TH SarabunPSK" w:hint="cs"/>
                <w:sz w:val="28"/>
                <w:szCs w:val="28"/>
              </w:rPr>
              <w:t>45</w:t>
            </w:r>
          </w:p>
        </w:tc>
      </w:tr>
      <w:tr w:rsidR="00B60D70" w:rsidRPr="00B60D70" w14:paraId="4A5B9448" w14:textId="77777777" w:rsidTr="006B53FC">
        <w:tc>
          <w:tcPr>
            <w:tcW w:w="822" w:type="pct"/>
          </w:tcPr>
          <w:p w14:paraId="6C51650F" w14:textId="60809DED"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cs/>
              </w:rPr>
              <w:t>224</w:t>
            </w:r>
          </w:p>
        </w:tc>
        <w:tc>
          <w:tcPr>
            <w:tcW w:w="1941" w:type="pct"/>
          </w:tcPr>
          <w:p w14:paraId="099EDA54" w14:textId="301E4D63" w:rsidR="009E6917" w:rsidRPr="00B60D70" w:rsidRDefault="00B91175" w:rsidP="002718FB">
            <w:pPr>
              <w:jc w:val="left"/>
              <w:rPr>
                <w:rFonts w:ascii="TH SarabunPSK" w:hAnsi="TH SarabunPSK" w:cs="TH SarabunPSK"/>
                <w:sz w:val="28"/>
                <w:szCs w:val="28"/>
              </w:rPr>
            </w:pPr>
            <w:r w:rsidRPr="00B60D70">
              <w:rPr>
                <w:rFonts w:ascii="TH SarabunPSK" w:hAnsi="TH SarabunPSK" w:cs="TH SarabunPSK" w:hint="cs"/>
                <w:sz w:val="28"/>
                <w:szCs w:val="28"/>
                <w:cs/>
                <w:lang w:val="th-TH"/>
              </w:rPr>
              <w:t>ปฏิบัติ</w:t>
            </w:r>
            <w:r w:rsidR="00D756E0" w:rsidRPr="00B60D70">
              <w:rPr>
                <w:rFonts w:ascii="TH SarabunPSK" w:hAnsi="TH SarabunPSK" w:cs="TH SarabunPSK" w:hint="cs"/>
                <w:sz w:val="28"/>
                <w:szCs w:val="28"/>
                <w:cs/>
                <w:lang w:val="th-TH"/>
              </w:rPr>
              <w:t>การทดสอบวัสดุ</w:t>
            </w:r>
          </w:p>
          <w:p w14:paraId="2E2A6EF5" w14:textId="77777777" w:rsidR="009E6917" w:rsidRPr="00B60D70" w:rsidRDefault="00D756E0" w:rsidP="002718FB">
            <w:pPr>
              <w:jc w:val="left"/>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Materials Testing Laboratory</w:t>
            </w:r>
            <w:r w:rsidRPr="00B60D70">
              <w:rPr>
                <w:rFonts w:ascii="TH SarabunPSK" w:hAnsi="TH SarabunPSK" w:cs="TH SarabunPSK" w:hint="cs"/>
                <w:sz w:val="28"/>
                <w:szCs w:val="28"/>
                <w:cs/>
              </w:rPr>
              <w:t>)</w:t>
            </w:r>
          </w:p>
        </w:tc>
        <w:tc>
          <w:tcPr>
            <w:tcW w:w="706" w:type="pct"/>
          </w:tcPr>
          <w:p w14:paraId="2CEF6773"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cs/>
              </w:rPr>
              <w:t>1 (0-3-6)</w:t>
            </w:r>
          </w:p>
        </w:tc>
        <w:tc>
          <w:tcPr>
            <w:tcW w:w="1531" w:type="pct"/>
          </w:tcPr>
          <w:p w14:paraId="77607453" w14:textId="2F1BA66D" w:rsidR="009E6917" w:rsidRPr="00B60D70" w:rsidRDefault="00D756E0" w:rsidP="002718FB">
            <w:pPr>
              <w:jc w:val="center"/>
              <w:rPr>
                <w:rFonts w:ascii="TH SarabunPSK" w:hAnsi="TH SarabunPSK" w:cs="TH SarabunPSK"/>
                <w:sz w:val="28"/>
                <w:szCs w:val="28"/>
              </w:rPr>
            </w:pPr>
            <w:r w:rsidRPr="00B60D70">
              <w:rPr>
                <w:rFonts w:ascii="TH SarabunPSK" w:hAnsi="TH SarabunPSK" w:cs="TH SarabunPSK" w:hint="cs"/>
                <w:sz w:val="28"/>
                <w:szCs w:val="28"/>
              </w:rPr>
              <w:t>45</w:t>
            </w:r>
          </w:p>
        </w:tc>
      </w:tr>
      <w:tr w:rsidR="00B60D70" w:rsidRPr="00B60D70" w14:paraId="044D3ADF" w14:textId="77777777" w:rsidTr="006B53FC">
        <w:tc>
          <w:tcPr>
            <w:tcW w:w="822" w:type="pct"/>
          </w:tcPr>
          <w:p w14:paraId="36545903" w14:textId="0AA4DB1D"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380</w:t>
            </w:r>
          </w:p>
        </w:tc>
        <w:tc>
          <w:tcPr>
            <w:tcW w:w="1941" w:type="pct"/>
          </w:tcPr>
          <w:p w14:paraId="5CE78D2C" w14:textId="77777777" w:rsidR="009E6917" w:rsidRPr="00B60D70" w:rsidRDefault="00D756E0" w:rsidP="002718FB">
            <w:pPr>
              <w:jc w:val="left"/>
              <w:rPr>
                <w:rFonts w:ascii="TH SarabunPSK" w:hAnsi="TH SarabunPSK" w:cs="TH SarabunPSK"/>
                <w:sz w:val="28"/>
                <w:szCs w:val="28"/>
              </w:rPr>
            </w:pPr>
            <w:r w:rsidRPr="00B60D70">
              <w:rPr>
                <w:rFonts w:ascii="TH SarabunPSK" w:hAnsi="TH SarabunPSK" w:cs="TH SarabunPSK" w:hint="cs"/>
                <w:sz w:val="28"/>
                <w:szCs w:val="28"/>
                <w:cs/>
                <w:lang w:val="th-TH"/>
              </w:rPr>
              <w:t>การฝึกงานทางวิศวกรรมโยธา</w:t>
            </w:r>
          </w:p>
          <w:p w14:paraId="3A1FBCF5" w14:textId="77777777" w:rsidR="009E6917" w:rsidRPr="00B60D70" w:rsidRDefault="00D756E0" w:rsidP="002718FB">
            <w:pPr>
              <w:jc w:val="left"/>
              <w:rPr>
                <w:rFonts w:ascii="TH SarabunPSK" w:hAnsi="TH SarabunPSK" w:cs="TH SarabunPSK"/>
                <w:sz w:val="28"/>
                <w:szCs w:val="28"/>
              </w:rPr>
            </w:pPr>
            <w:r w:rsidRPr="00B60D70">
              <w:rPr>
                <w:rFonts w:ascii="TH SarabunPSK" w:hAnsi="TH SarabunPSK" w:cs="TH SarabunPSK" w:hint="cs"/>
                <w:sz w:val="28"/>
                <w:szCs w:val="28"/>
              </w:rPr>
              <w:t>(Field Experience in Civil Engineering)</w:t>
            </w:r>
          </w:p>
        </w:tc>
        <w:tc>
          <w:tcPr>
            <w:tcW w:w="706" w:type="pct"/>
          </w:tcPr>
          <w:p w14:paraId="6EA0D306"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2 (S/U)</w:t>
            </w:r>
          </w:p>
        </w:tc>
        <w:tc>
          <w:tcPr>
            <w:tcW w:w="1531" w:type="pct"/>
          </w:tcPr>
          <w:p w14:paraId="2ACC8D15" w14:textId="26161954" w:rsidR="009E6917" w:rsidRPr="00B60D70" w:rsidRDefault="002718FB" w:rsidP="002718FB">
            <w:pPr>
              <w:jc w:val="center"/>
              <w:rPr>
                <w:rFonts w:ascii="TH SarabunPSK" w:hAnsi="TH SarabunPSK" w:cs="TH SarabunPSK"/>
                <w:sz w:val="28"/>
                <w:szCs w:val="28"/>
              </w:rPr>
            </w:pPr>
            <w:r w:rsidRPr="00B60D70">
              <w:rPr>
                <w:rFonts w:ascii="TH SarabunPSK" w:hAnsi="TH SarabunPSK" w:cs="TH SarabunPSK" w:hint="cs"/>
                <w:sz w:val="28"/>
                <w:szCs w:val="28"/>
              </w:rPr>
              <w:t>45</w:t>
            </w:r>
          </w:p>
        </w:tc>
      </w:tr>
      <w:tr w:rsidR="00B60D70" w:rsidRPr="00B60D70" w14:paraId="74A9B91A" w14:textId="77777777" w:rsidTr="006B53FC">
        <w:tc>
          <w:tcPr>
            <w:tcW w:w="822" w:type="pct"/>
          </w:tcPr>
          <w:p w14:paraId="21D82121" w14:textId="44BD3334"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331</w:t>
            </w:r>
          </w:p>
        </w:tc>
        <w:tc>
          <w:tcPr>
            <w:tcW w:w="1941" w:type="pct"/>
          </w:tcPr>
          <w:p w14:paraId="7B7BB797" w14:textId="77777777" w:rsidR="009E6917" w:rsidRPr="00B60D70" w:rsidRDefault="00D756E0" w:rsidP="002718FB">
            <w:pPr>
              <w:jc w:val="left"/>
              <w:rPr>
                <w:rFonts w:ascii="TH SarabunPSK" w:hAnsi="TH SarabunPSK" w:cs="TH SarabunPSK"/>
                <w:sz w:val="28"/>
                <w:szCs w:val="28"/>
              </w:rPr>
            </w:pPr>
            <w:r w:rsidRPr="00B60D70">
              <w:rPr>
                <w:rFonts w:ascii="TH SarabunPSK" w:hAnsi="TH SarabunPSK" w:cs="TH SarabunPSK" w:hint="cs"/>
                <w:sz w:val="28"/>
                <w:szCs w:val="28"/>
              </w:rPr>
              <w:t>FLUID MECHANICS</w:t>
            </w:r>
          </w:p>
        </w:tc>
        <w:tc>
          <w:tcPr>
            <w:tcW w:w="706" w:type="pct"/>
          </w:tcPr>
          <w:p w14:paraId="543F1C6E" w14:textId="62E7F34E"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3</w:t>
            </w:r>
            <w:r w:rsidR="002718FB" w:rsidRPr="00B60D70">
              <w:rPr>
                <w:rFonts w:ascii="TH SarabunPSK" w:hAnsi="TH SarabunPSK" w:cs="TH SarabunPSK" w:hint="cs"/>
                <w:sz w:val="28"/>
                <w:szCs w:val="28"/>
              </w:rPr>
              <w:t xml:space="preserve"> </w:t>
            </w:r>
            <w:r w:rsidR="002718FB" w:rsidRPr="00B60D70">
              <w:rPr>
                <w:rFonts w:ascii="TH SarabunPSK" w:hAnsi="TH SarabunPSK" w:cs="TH SarabunPSK" w:hint="cs"/>
                <w:sz w:val="28"/>
                <w:szCs w:val="28"/>
                <w:cs/>
              </w:rPr>
              <w:t>(0-3-6)</w:t>
            </w:r>
          </w:p>
        </w:tc>
        <w:tc>
          <w:tcPr>
            <w:tcW w:w="1531" w:type="pct"/>
          </w:tcPr>
          <w:p w14:paraId="14329C7A" w14:textId="17AFF247" w:rsidR="009E6917" w:rsidRPr="00B60D70" w:rsidRDefault="002718FB" w:rsidP="002718FB">
            <w:pPr>
              <w:jc w:val="center"/>
              <w:rPr>
                <w:rFonts w:ascii="TH SarabunPSK" w:hAnsi="TH SarabunPSK" w:cs="TH SarabunPSK"/>
                <w:sz w:val="28"/>
                <w:szCs w:val="28"/>
              </w:rPr>
            </w:pPr>
            <w:r w:rsidRPr="00B60D70">
              <w:rPr>
                <w:rFonts w:ascii="TH SarabunPSK" w:hAnsi="TH SarabunPSK" w:cs="TH SarabunPSK" w:hint="cs"/>
                <w:sz w:val="28"/>
                <w:szCs w:val="28"/>
              </w:rPr>
              <w:t>45</w:t>
            </w:r>
          </w:p>
        </w:tc>
      </w:tr>
      <w:tr w:rsidR="00B60D70" w:rsidRPr="00B60D70" w14:paraId="25E0CC88" w14:textId="77777777" w:rsidTr="006B53FC">
        <w:tc>
          <w:tcPr>
            <w:tcW w:w="822" w:type="pct"/>
          </w:tcPr>
          <w:p w14:paraId="2E2F10E9" w14:textId="37E962F3"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451</w:t>
            </w:r>
          </w:p>
        </w:tc>
        <w:tc>
          <w:tcPr>
            <w:tcW w:w="1941" w:type="pct"/>
          </w:tcPr>
          <w:p w14:paraId="5EA874DD" w14:textId="77777777" w:rsidR="009E6917" w:rsidRPr="00B60D70" w:rsidRDefault="00D756E0" w:rsidP="002718FB">
            <w:pPr>
              <w:jc w:val="left"/>
              <w:rPr>
                <w:rFonts w:ascii="TH SarabunPSK" w:hAnsi="TH SarabunPSK" w:cs="TH SarabunPSK"/>
                <w:sz w:val="28"/>
                <w:szCs w:val="28"/>
              </w:rPr>
            </w:pPr>
            <w:r w:rsidRPr="00B60D70">
              <w:rPr>
                <w:rFonts w:ascii="TH SarabunPSK" w:hAnsi="TH SarabunPSK" w:cs="TH SarabunPSK" w:hint="cs"/>
                <w:sz w:val="28"/>
                <w:szCs w:val="28"/>
              </w:rPr>
              <w:t>HIGHWAY ENGINEERING</w:t>
            </w:r>
          </w:p>
        </w:tc>
        <w:tc>
          <w:tcPr>
            <w:tcW w:w="706" w:type="pct"/>
          </w:tcPr>
          <w:p w14:paraId="7F98214A" w14:textId="4FF503DB"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3</w:t>
            </w:r>
            <w:r w:rsidR="002718FB" w:rsidRPr="00B60D70">
              <w:rPr>
                <w:rFonts w:ascii="TH SarabunPSK" w:hAnsi="TH SarabunPSK" w:cs="TH SarabunPSK" w:hint="cs"/>
                <w:sz w:val="28"/>
                <w:szCs w:val="28"/>
              </w:rPr>
              <w:t xml:space="preserve"> </w:t>
            </w:r>
            <w:r w:rsidR="002718FB" w:rsidRPr="00B60D70">
              <w:rPr>
                <w:rFonts w:ascii="TH SarabunPSK" w:hAnsi="TH SarabunPSK" w:cs="TH SarabunPSK" w:hint="cs"/>
                <w:sz w:val="28"/>
                <w:szCs w:val="28"/>
                <w:cs/>
              </w:rPr>
              <w:t>(0-3-6)</w:t>
            </w:r>
          </w:p>
        </w:tc>
        <w:tc>
          <w:tcPr>
            <w:tcW w:w="1531" w:type="pct"/>
          </w:tcPr>
          <w:p w14:paraId="0A422061" w14:textId="350D3033" w:rsidR="009E6917" w:rsidRPr="00B60D70" w:rsidRDefault="002718FB" w:rsidP="002718FB">
            <w:pPr>
              <w:jc w:val="center"/>
              <w:rPr>
                <w:rFonts w:ascii="TH SarabunPSK" w:hAnsi="TH SarabunPSK" w:cs="TH SarabunPSK"/>
                <w:sz w:val="28"/>
                <w:szCs w:val="28"/>
              </w:rPr>
            </w:pPr>
            <w:r w:rsidRPr="00B60D70">
              <w:rPr>
                <w:rFonts w:ascii="TH SarabunPSK" w:hAnsi="TH SarabunPSK" w:cs="TH SarabunPSK" w:hint="cs"/>
                <w:sz w:val="28"/>
                <w:szCs w:val="28"/>
              </w:rPr>
              <w:t>30</w:t>
            </w:r>
          </w:p>
        </w:tc>
      </w:tr>
      <w:tr w:rsidR="00B60D70" w:rsidRPr="00B60D70" w14:paraId="37B104A0" w14:textId="77777777" w:rsidTr="006B53FC">
        <w:tc>
          <w:tcPr>
            <w:tcW w:w="822" w:type="pct"/>
          </w:tcPr>
          <w:p w14:paraId="3C134616" w14:textId="1BB2CD13"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471</w:t>
            </w:r>
          </w:p>
        </w:tc>
        <w:tc>
          <w:tcPr>
            <w:tcW w:w="1941" w:type="pct"/>
          </w:tcPr>
          <w:p w14:paraId="4A749B2D" w14:textId="77777777" w:rsidR="009E6917" w:rsidRPr="00B60D70" w:rsidRDefault="00D756E0" w:rsidP="002718FB">
            <w:pPr>
              <w:jc w:val="left"/>
              <w:rPr>
                <w:rFonts w:ascii="TH SarabunPSK" w:hAnsi="TH SarabunPSK" w:cs="TH SarabunPSK"/>
                <w:sz w:val="28"/>
                <w:szCs w:val="28"/>
              </w:rPr>
            </w:pPr>
            <w:r w:rsidRPr="00B60D70">
              <w:rPr>
                <w:rFonts w:ascii="TH SarabunPSK" w:hAnsi="TH SarabunPSK" w:cs="TH SarabunPSK" w:hint="cs"/>
                <w:sz w:val="28"/>
                <w:szCs w:val="28"/>
                <w:cs/>
                <w:lang w:val="th-TH"/>
              </w:rPr>
              <w:t>โครงงานศึกษาทางครุศาสตร์โยธา</w:t>
            </w:r>
          </w:p>
          <w:p w14:paraId="7671D760" w14:textId="77777777" w:rsidR="009E6917" w:rsidRPr="00B60D70" w:rsidRDefault="00D756E0" w:rsidP="002718FB">
            <w:pPr>
              <w:jc w:val="left"/>
              <w:rPr>
                <w:rFonts w:ascii="TH SarabunPSK" w:hAnsi="TH SarabunPSK" w:cs="TH SarabunPSK"/>
                <w:sz w:val="28"/>
                <w:szCs w:val="28"/>
              </w:rPr>
            </w:pPr>
            <w:r w:rsidRPr="00B60D70">
              <w:rPr>
                <w:rFonts w:ascii="TH SarabunPSK" w:hAnsi="TH SarabunPSK" w:cs="TH SarabunPSK" w:hint="cs"/>
                <w:sz w:val="28"/>
                <w:szCs w:val="28"/>
              </w:rPr>
              <w:t>(Civil Technology Education Project Proposal)</w:t>
            </w:r>
          </w:p>
        </w:tc>
        <w:tc>
          <w:tcPr>
            <w:tcW w:w="706" w:type="pct"/>
          </w:tcPr>
          <w:p w14:paraId="08606967"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1 (0-2-2)</w:t>
            </w:r>
          </w:p>
        </w:tc>
        <w:tc>
          <w:tcPr>
            <w:tcW w:w="1531" w:type="pct"/>
          </w:tcPr>
          <w:p w14:paraId="75B83AB4" w14:textId="2E8FEEE5" w:rsidR="009E6917" w:rsidRPr="00B60D70" w:rsidRDefault="00D756E0" w:rsidP="002718FB">
            <w:pPr>
              <w:jc w:val="center"/>
              <w:rPr>
                <w:rFonts w:ascii="TH SarabunPSK" w:hAnsi="TH SarabunPSK" w:cs="TH SarabunPSK"/>
                <w:sz w:val="28"/>
                <w:szCs w:val="28"/>
              </w:rPr>
            </w:pPr>
            <w:r w:rsidRPr="00B60D70">
              <w:rPr>
                <w:rFonts w:ascii="TH SarabunPSK" w:hAnsi="TH SarabunPSK" w:cs="TH SarabunPSK" w:hint="cs"/>
                <w:sz w:val="28"/>
                <w:szCs w:val="28"/>
              </w:rPr>
              <w:t>30</w:t>
            </w:r>
          </w:p>
        </w:tc>
      </w:tr>
      <w:tr w:rsidR="00B60D70" w:rsidRPr="00B60D70" w14:paraId="75C3619C" w14:textId="77777777" w:rsidTr="006B53FC">
        <w:tc>
          <w:tcPr>
            <w:tcW w:w="822" w:type="pct"/>
          </w:tcPr>
          <w:p w14:paraId="1D0B4412" w14:textId="762D7EE7"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472</w:t>
            </w:r>
          </w:p>
        </w:tc>
        <w:tc>
          <w:tcPr>
            <w:tcW w:w="1941" w:type="pct"/>
          </w:tcPr>
          <w:p w14:paraId="543F2720" w14:textId="77777777" w:rsidR="009E6917" w:rsidRPr="00B60D70" w:rsidRDefault="00D756E0" w:rsidP="002718FB">
            <w:pPr>
              <w:jc w:val="left"/>
              <w:rPr>
                <w:rFonts w:ascii="TH SarabunPSK" w:hAnsi="TH SarabunPSK" w:cs="TH SarabunPSK"/>
                <w:sz w:val="28"/>
                <w:szCs w:val="28"/>
              </w:rPr>
            </w:pPr>
            <w:r w:rsidRPr="00B60D70">
              <w:rPr>
                <w:rFonts w:ascii="TH SarabunPSK" w:hAnsi="TH SarabunPSK" w:cs="TH SarabunPSK" w:hint="cs"/>
                <w:sz w:val="28"/>
                <w:szCs w:val="28"/>
                <w:cs/>
                <w:lang w:val="th-TH"/>
              </w:rPr>
              <w:t>โครงงานวิจัยทางครุศาสตร์โยธา</w:t>
            </w:r>
          </w:p>
          <w:p w14:paraId="15CCE67F" w14:textId="77777777" w:rsidR="009E6917" w:rsidRPr="00B60D70" w:rsidRDefault="00D756E0" w:rsidP="002718FB">
            <w:pPr>
              <w:jc w:val="left"/>
              <w:rPr>
                <w:rFonts w:ascii="TH SarabunPSK" w:hAnsi="TH SarabunPSK" w:cs="TH SarabunPSK"/>
                <w:sz w:val="28"/>
                <w:szCs w:val="28"/>
              </w:rPr>
            </w:pPr>
            <w:r w:rsidRPr="00B60D70">
              <w:rPr>
                <w:rFonts w:ascii="TH SarabunPSK" w:hAnsi="TH SarabunPSK" w:cs="TH SarabunPSK" w:hint="cs"/>
                <w:sz w:val="28"/>
                <w:szCs w:val="28"/>
              </w:rPr>
              <w:t>(Civil Technology Education Research Project)</w:t>
            </w:r>
          </w:p>
        </w:tc>
        <w:tc>
          <w:tcPr>
            <w:tcW w:w="706" w:type="pct"/>
          </w:tcPr>
          <w:p w14:paraId="70B350E1"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3 (0-6-2)</w:t>
            </w:r>
          </w:p>
        </w:tc>
        <w:tc>
          <w:tcPr>
            <w:tcW w:w="1531" w:type="pct"/>
          </w:tcPr>
          <w:p w14:paraId="2A32B12A" w14:textId="3E952A61" w:rsidR="009E6917" w:rsidRPr="00B60D70" w:rsidRDefault="00D756E0" w:rsidP="002718FB">
            <w:pPr>
              <w:jc w:val="center"/>
              <w:rPr>
                <w:rFonts w:ascii="TH SarabunPSK" w:hAnsi="TH SarabunPSK" w:cs="TH SarabunPSK"/>
                <w:sz w:val="28"/>
                <w:szCs w:val="28"/>
              </w:rPr>
            </w:pPr>
            <w:r w:rsidRPr="00B60D70">
              <w:rPr>
                <w:rFonts w:ascii="TH SarabunPSK" w:hAnsi="TH SarabunPSK" w:cs="TH SarabunPSK" w:hint="cs"/>
                <w:sz w:val="28"/>
                <w:szCs w:val="28"/>
              </w:rPr>
              <w:t>30</w:t>
            </w:r>
          </w:p>
        </w:tc>
      </w:tr>
      <w:tr w:rsidR="00B60D70" w:rsidRPr="00B60D70" w14:paraId="4F93DD3A" w14:textId="77777777" w:rsidTr="006B53FC">
        <w:tc>
          <w:tcPr>
            <w:tcW w:w="822" w:type="pct"/>
          </w:tcPr>
          <w:p w14:paraId="63849734" w14:textId="6C4B2521"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591</w:t>
            </w:r>
          </w:p>
        </w:tc>
        <w:tc>
          <w:tcPr>
            <w:tcW w:w="1941" w:type="pct"/>
          </w:tcPr>
          <w:p w14:paraId="70A997B4" w14:textId="77777777" w:rsidR="009E6917" w:rsidRPr="00B60D70" w:rsidRDefault="00D756E0" w:rsidP="002718FB">
            <w:pPr>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ปฏิบัติการสอนในสถานศึกษา </w:t>
            </w:r>
            <w:r w:rsidRPr="00B60D70">
              <w:rPr>
                <w:rFonts w:ascii="TH SarabunPSK" w:hAnsi="TH SarabunPSK" w:cs="TH SarabunPSK" w:hint="cs"/>
                <w:sz w:val="28"/>
                <w:szCs w:val="28"/>
              </w:rPr>
              <w:t>1</w:t>
            </w:r>
          </w:p>
          <w:p w14:paraId="352DD139" w14:textId="77777777" w:rsidR="009E6917" w:rsidRPr="00B60D70" w:rsidRDefault="00D756E0" w:rsidP="002718FB">
            <w:pPr>
              <w:jc w:val="left"/>
              <w:rPr>
                <w:rFonts w:ascii="TH SarabunPSK" w:hAnsi="TH SarabunPSK" w:cs="TH SarabunPSK"/>
                <w:sz w:val="28"/>
                <w:szCs w:val="28"/>
              </w:rPr>
            </w:pPr>
            <w:r w:rsidRPr="00B60D70">
              <w:rPr>
                <w:rFonts w:ascii="TH SarabunPSK" w:hAnsi="TH SarabunPSK" w:cs="TH SarabunPSK" w:hint="cs"/>
                <w:sz w:val="28"/>
                <w:szCs w:val="28"/>
              </w:rPr>
              <w:t>Teacher Professional Internship I</w:t>
            </w:r>
          </w:p>
        </w:tc>
        <w:tc>
          <w:tcPr>
            <w:tcW w:w="706" w:type="pct"/>
          </w:tcPr>
          <w:p w14:paraId="39C042DC"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6 (0-18-12)</w:t>
            </w:r>
          </w:p>
        </w:tc>
        <w:tc>
          <w:tcPr>
            <w:tcW w:w="1531" w:type="pct"/>
          </w:tcPr>
          <w:p w14:paraId="1FD1D2E2" w14:textId="7E5519D1" w:rsidR="009E6917" w:rsidRPr="00B60D70" w:rsidRDefault="00D756E0" w:rsidP="002718FB">
            <w:pPr>
              <w:jc w:val="center"/>
              <w:rPr>
                <w:rFonts w:ascii="TH SarabunPSK" w:hAnsi="TH SarabunPSK" w:cs="TH SarabunPSK"/>
                <w:sz w:val="28"/>
                <w:szCs w:val="28"/>
              </w:rPr>
            </w:pPr>
            <w:r w:rsidRPr="00B60D70">
              <w:rPr>
                <w:rFonts w:ascii="TH SarabunPSK" w:hAnsi="TH SarabunPSK" w:cs="TH SarabunPSK" w:hint="cs"/>
                <w:sz w:val="28"/>
                <w:szCs w:val="28"/>
              </w:rPr>
              <w:t>45</w:t>
            </w:r>
          </w:p>
        </w:tc>
      </w:tr>
      <w:tr w:rsidR="00B60D70" w:rsidRPr="00B60D70" w14:paraId="2EA48D4D" w14:textId="77777777" w:rsidTr="006B53FC">
        <w:tc>
          <w:tcPr>
            <w:tcW w:w="822" w:type="pct"/>
          </w:tcPr>
          <w:p w14:paraId="769ACB97" w14:textId="36158923"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592</w:t>
            </w:r>
          </w:p>
        </w:tc>
        <w:tc>
          <w:tcPr>
            <w:tcW w:w="1941" w:type="pct"/>
          </w:tcPr>
          <w:p w14:paraId="2B8151AC" w14:textId="77777777" w:rsidR="009E6917" w:rsidRPr="00B60D70" w:rsidRDefault="00D756E0" w:rsidP="002718FB">
            <w:pPr>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ปฏิบัติการสอนในสถานศึกษา </w:t>
            </w:r>
            <w:r w:rsidRPr="00B60D70">
              <w:rPr>
                <w:rFonts w:ascii="TH SarabunPSK" w:hAnsi="TH SarabunPSK" w:cs="TH SarabunPSK" w:hint="cs"/>
                <w:sz w:val="28"/>
                <w:szCs w:val="28"/>
              </w:rPr>
              <w:t>2</w:t>
            </w:r>
          </w:p>
          <w:p w14:paraId="1B270A07" w14:textId="77777777" w:rsidR="009E6917" w:rsidRPr="00B60D70" w:rsidRDefault="00D756E0" w:rsidP="002718FB">
            <w:pPr>
              <w:jc w:val="left"/>
              <w:rPr>
                <w:rFonts w:ascii="TH SarabunPSK" w:hAnsi="TH SarabunPSK" w:cs="TH SarabunPSK"/>
                <w:sz w:val="28"/>
                <w:szCs w:val="28"/>
              </w:rPr>
            </w:pPr>
            <w:r w:rsidRPr="00B60D70">
              <w:rPr>
                <w:rFonts w:ascii="TH SarabunPSK" w:hAnsi="TH SarabunPSK" w:cs="TH SarabunPSK" w:hint="cs"/>
                <w:sz w:val="28"/>
                <w:szCs w:val="28"/>
              </w:rPr>
              <w:t>(Teacher Professional Internship II)</w:t>
            </w:r>
          </w:p>
        </w:tc>
        <w:tc>
          <w:tcPr>
            <w:tcW w:w="706" w:type="pct"/>
          </w:tcPr>
          <w:p w14:paraId="43B88084"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6 (0-18-12)</w:t>
            </w:r>
          </w:p>
        </w:tc>
        <w:tc>
          <w:tcPr>
            <w:tcW w:w="1531" w:type="pct"/>
          </w:tcPr>
          <w:p w14:paraId="182716DB" w14:textId="3A13CA3E" w:rsidR="009E6917" w:rsidRPr="00B60D70" w:rsidRDefault="00D756E0" w:rsidP="002718FB">
            <w:pPr>
              <w:jc w:val="center"/>
              <w:rPr>
                <w:rFonts w:ascii="TH SarabunPSK" w:hAnsi="TH SarabunPSK" w:cs="TH SarabunPSK"/>
                <w:sz w:val="28"/>
                <w:szCs w:val="28"/>
                <w:cs/>
              </w:rPr>
            </w:pPr>
            <w:r w:rsidRPr="00B60D70">
              <w:rPr>
                <w:rFonts w:ascii="TH SarabunPSK" w:hAnsi="TH SarabunPSK" w:cs="TH SarabunPSK" w:hint="cs"/>
                <w:sz w:val="28"/>
                <w:szCs w:val="28"/>
              </w:rPr>
              <w:t>45</w:t>
            </w:r>
          </w:p>
        </w:tc>
      </w:tr>
      <w:tr w:rsidR="00B60D70" w:rsidRPr="00B60D70" w14:paraId="2D5359AC" w14:textId="77777777" w:rsidTr="00877373">
        <w:tc>
          <w:tcPr>
            <w:tcW w:w="822" w:type="pct"/>
          </w:tcPr>
          <w:p w14:paraId="06EF2166" w14:textId="77777777" w:rsidR="006B53FC" w:rsidRPr="00B60D70" w:rsidRDefault="006B53FC" w:rsidP="00877373">
            <w:pPr>
              <w:rPr>
                <w:rFonts w:ascii="TH SarabunPSK" w:hAnsi="TH SarabunPSK" w:cs="TH SarabunPSK"/>
                <w:sz w:val="28"/>
                <w:szCs w:val="28"/>
              </w:rPr>
            </w:pPr>
            <w:r w:rsidRPr="00B60D70">
              <w:rPr>
                <w:rFonts w:ascii="TH SarabunPSK" w:hAnsi="TH SarabunPSK" w:cs="TH SarabunPSK" w:hint="cs"/>
                <w:sz w:val="28"/>
                <w:szCs w:val="28"/>
              </w:rPr>
              <w:t>CVT 202</w:t>
            </w:r>
          </w:p>
        </w:tc>
        <w:tc>
          <w:tcPr>
            <w:tcW w:w="1941" w:type="pct"/>
          </w:tcPr>
          <w:p w14:paraId="1EE104C6" w14:textId="77777777" w:rsidR="006B53FC" w:rsidRPr="00B60D70" w:rsidRDefault="006B53FC" w:rsidP="00877373">
            <w:pPr>
              <w:jc w:val="left"/>
              <w:rPr>
                <w:rFonts w:ascii="TH SarabunPSK" w:hAnsi="TH SarabunPSK" w:cs="TH SarabunPSK"/>
                <w:sz w:val="28"/>
                <w:szCs w:val="28"/>
              </w:rPr>
            </w:pPr>
            <w:r w:rsidRPr="00B60D70">
              <w:rPr>
                <w:rFonts w:ascii="TH SarabunPSK" w:hAnsi="TH SarabunPSK" w:cs="TH SarabunPSK" w:hint="cs"/>
                <w:sz w:val="28"/>
                <w:szCs w:val="28"/>
              </w:rPr>
              <w:t>Fluid Mechanics</w:t>
            </w:r>
          </w:p>
        </w:tc>
        <w:tc>
          <w:tcPr>
            <w:tcW w:w="706" w:type="pct"/>
          </w:tcPr>
          <w:p w14:paraId="3980D4AE" w14:textId="77777777" w:rsidR="006B53FC" w:rsidRPr="00B60D70" w:rsidRDefault="006B53FC" w:rsidP="00877373">
            <w:pPr>
              <w:rPr>
                <w:rFonts w:ascii="TH SarabunPSK" w:hAnsi="TH SarabunPSK" w:cs="TH SarabunPSK"/>
                <w:sz w:val="28"/>
                <w:szCs w:val="28"/>
              </w:rPr>
            </w:pPr>
            <w:r w:rsidRPr="00B60D70">
              <w:rPr>
                <w:rFonts w:ascii="TH SarabunPSK" w:hAnsi="TH SarabunPSK" w:cs="TH SarabunPSK" w:hint="cs"/>
                <w:sz w:val="28"/>
                <w:szCs w:val="28"/>
              </w:rPr>
              <w:t xml:space="preserve">3 </w:t>
            </w:r>
            <w:r w:rsidRPr="00B60D70">
              <w:rPr>
                <w:rFonts w:ascii="TH SarabunPSK" w:hAnsi="TH SarabunPSK" w:cs="TH SarabunPSK" w:hint="cs"/>
                <w:sz w:val="28"/>
                <w:szCs w:val="28"/>
                <w:cs/>
              </w:rPr>
              <w:t>(0-3-6)</w:t>
            </w:r>
          </w:p>
        </w:tc>
        <w:tc>
          <w:tcPr>
            <w:tcW w:w="1531" w:type="pct"/>
          </w:tcPr>
          <w:p w14:paraId="1E6BEC42" w14:textId="77777777" w:rsidR="006B53FC" w:rsidRPr="00B60D70" w:rsidRDefault="006B53FC" w:rsidP="00877373">
            <w:pPr>
              <w:jc w:val="center"/>
              <w:rPr>
                <w:rFonts w:ascii="TH SarabunPSK" w:hAnsi="TH SarabunPSK" w:cs="TH SarabunPSK"/>
                <w:sz w:val="28"/>
                <w:szCs w:val="28"/>
              </w:rPr>
            </w:pPr>
            <w:r w:rsidRPr="00B60D70">
              <w:rPr>
                <w:rFonts w:ascii="TH SarabunPSK" w:hAnsi="TH SarabunPSK" w:cs="TH SarabunPSK" w:hint="cs"/>
                <w:sz w:val="28"/>
                <w:szCs w:val="28"/>
              </w:rPr>
              <w:t>45</w:t>
            </w:r>
          </w:p>
        </w:tc>
      </w:tr>
      <w:tr w:rsidR="00B60D70" w:rsidRPr="00B60D70" w14:paraId="2AC918A2" w14:textId="77777777" w:rsidTr="00877373">
        <w:tc>
          <w:tcPr>
            <w:tcW w:w="822" w:type="pct"/>
          </w:tcPr>
          <w:p w14:paraId="71A3F013" w14:textId="77777777" w:rsidR="006B53FC" w:rsidRPr="00B60D70" w:rsidRDefault="006B53FC" w:rsidP="00877373">
            <w:pPr>
              <w:rPr>
                <w:rFonts w:ascii="TH SarabunPSK" w:hAnsi="TH SarabunPSK" w:cs="TH SarabunPSK"/>
                <w:sz w:val="28"/>
                <w:szCs w:val="28"/>
              </w:rPr>
            </w:pPr>
            <w:r w:rsidRPr="00B60D70">
              <w:rPr>
                <w:rFonts w:ascii="TH SarabunPSK" w:hAnsi="TH SarabunPSK" w:cs="TH SarabunPSK" w:hint="cs"/>
                <w:sz w:val="28"/>
                <w:szCs w:val="28"/>
              </w:rPr>
              <w:t>CVT 204</w:t>
            </w:r>
          </w:p>
        </w:tc>
        <w:tc>
          <w:tcPr>
            <w:tcW w:w="1941" w:type="pct"/>
          </w:tcPr>
          <w:p w14:paraId="393E0BE1" w14:textId="77777777" w:rsidR="006B53FC" w:rsidRPr="00B60D70" w:rsidRDefault="006B53FC" w:rsidP="00877373">
            <w:pPr>
              <w:jc w:val="left"/>
              <w:rPr>
                <w:rFonts w:ascii="TH SarabunPSK" w:hAnsi="TH SarabunPSK" w:cs="TH SarabunPSK"/>
                <w:sz w:val="28"/>
                <w:szCs w:val="28"/>
              </w:rPr>
            </w:pPr>
            <w:r w:rsidRPr="00B60D70">
              <w:rPr>
                <w:rFonts w:ascii="TH SarabunPSK" w:hAnsi="TH SarabunPSK" w:cs="TH SarabunPSK" w:hint="cs"/>
                <w:sz w:val="28"/>
                <w:szCs w:val="28"/>
              </w:rPr>
              <w:t>Construction Materials and Laboratory</w:t>
            </w:r>
          </w:p>
        </w:tc>
        <w:tc>
          <w:tcPr>
            <w:tcW w:w="706" w:type="pct"/>
          </w:tcPr>
          <w:p w14:paraId="1C5A7DB3" w14:textId="77777777" w:rsidR="006B53FC" w:rsidRPr="00B60D70" w:rsidRDefault="006B53FC" w:rsidP="00877373">
            <w:pPr>
              <w:rPr>
                <w:rFonts w:ascii="TH SarabunPSK" w:hAnsi="TH SarabunPSK" w:cs="TH SarabunPSK"/>
                <w:sz w:val="28"/>
                <w:szCs w:val="28"/>
              </w:rPr>
            </w:pPr>
            <w:r w:rsidRPr="00B60D70">
              <w:rPr>
                <w:rFonts w:ascii="TH SarabunPSK" w:hAnsi="TH SarabunPSK" w:cs="TH SarabunPSK" w:hint="cs"/>
                <w:sz w:val="28"/>
                <w:szCs w:val="28"/>
              </w:rPr>
              <w:t xml:space="preserve">3 </w:t>
            </w:r>
            <w:r w:rsidRPr="00B60D70">
              <w:rPr>
                <w:rFonts w:ascii="TH SarabunPSK" w:hAnsi="TH SarabunPSK" w:cs="TH SarabunPSK" w:hint="cs"/>
                <w:sz w:val="28"/>
                <w:szCs w:val="28"/>
                <w:cs/>
              </w:rPr>
              <w:t>(0-3-6)</w:t>
            </w:r>
          </w:p>
        </w:tc>
        <w:tc>
          <w:tcPr>
            <w:tcW w:w="1531" w:type="pct"/>
          </w:tcPr>
          <w:p w14:paraId="5694F007" w14:textId="77777777" w:rsidR="006B53FC" w:rsidRPr="00B60D70" w:rsidRDefault="006B53FC" w:rsidP="00877373">
            <w:pPr>
              <w:jc w:val="center"/>
              <w:rPr>
                <w:rFonts w:ascii="TH SarabunPSK" w:hAnsi="TH SarabunPSK" w:cs="TH SarabunPSK"/>
                <w:sz w:val="28"/>
                <w:szCs w:val="28"/>
              </w:rPr>
            </w:pPr>
            <w:r w:rsidRPr="00B60D70">
              <w:rPr>
                <w:rFonts w:ascii="TH SarabunPSK" w:hAnsi="TH SarabunPSK" w:cs="TH SarabunPSK" w:hint="cs"/>
                <w:sz w:val="28"/>
                <w:szCs w:val="28"/>
                <w:cs/>
              </w:rPr>
              <w:t>1</w:t>
            </w:r>
            <w:r w:rsidRPr="00B60D70">
              <w:rPr>
                <w:rFonts w:ascii="TH SarabunPSK" w:hAnsi="TH SarabunPSK" w:cs="TH SarabunPSK" w:hint="cs"/>
                <w:sz w:val="28"/>
                <w:szCs w:val="28"/>
              </w:rPr>
              <w:t>5</w:t>
            </w:r>
          </w:p>
        </w:tc>
      </w:tr>
      <w:tr w:rsidR="00B60D70" w:rsidRPr="00B60D70" w14:paraId="28D6C6B0" w14:textId="77777777" w:rsidTr="00877373">
        <w:tc>
          <w:tcPr>
            <w:tcW w:w="822" w:type="pct"/>
          </w:tcPr>
          <w:p w14:paraId="7FC2BB64" w14:textId="77777777" w:rsidR="006B53FC" w:rsidRPr="00B60D70" w:rsidRDefault="006B53FC" w:rsidP="00877373">
            <w:pPr>
              <w:rPr>
                <w:rFonts w:ascii="TH SarabunPSK" w:hAnsi="TH SarabunPSK" w:cs="TH SarabunPSK"/>
                <w:sz w:val="28"/>
                <w:szCs w:val="28"/>
              </w:rPr>
            </w:pPr>
            <w:r w:rsidRPr="00B60D70">
              <w:rPr>
                <w:rFonts w:ascii="TH SarabunPSK" w:hAnsi="TH SarabunPSK" w:cs="TH SarabunPSK" w:hint="cs"/>
                <w:sz w:val="28"/>
                <w:szCs w:val="28"/>
              </w:rPr>
              <w:t>CVT 206</w:t>
            </w:r>
          </w:p>
        </w:tc>
        <w:tc>
          <w:tcPr>
            <w:tcW w:w="1941" w:type="pct"/>
          </w:tcPr>
          <w:p w14:paraId="6C9BE289" w14:textId="77777777" w:rsidR="006B53FC" w:rsidRPr="00B60D70" w:rsidRDefault="006B53FC" w:rsidP="00877373">
            <w:pPr>
              <w:jc w:val="left"/>
              <w:rPr>
                <w:rFonts w:ascii="TH SarabunPSK" w:hAnsi="TH SarabunPSK" w:cs="TH SarabunPSK"/>
                <w:sz w:val="28"/>
                <w:szCs w:val="28"/>
              </w:rPr>
            </w:pPr>
            <w:r w:rsidRPr="00B60D70">
              <w:rPr>
                <w:rFonts w:ascii="TH SarabunPSK" w:hAnsi="TH SarabunPSK" w:cs="TH SarabunPSK" w:hint="cs"/>
                <w:sz w:val="28"/>
                <w:szCs w:val="28"/>
              </w:rPr>
              <w:t>Soil Mechanics and Laboratory</w:t>
            </w:r>
          </w:p>
        </w:tc>
        <w:tc>
          <w:tcPr>
            <w:tcW w:w="706" w:type="pct"/>
          </w:tcPr>
          <w:p w14:paraId="334EA1AC" w14:textId="77777777" w:rsidR="006B53FC" w:rsidRPr="00B60D70" w:rsidRDefault="006B53FC" w:rsidP="00877373">
            <w:pPr>
              <w:rPr>
                <w:rFonts w:ascii="TH SarabunPSK" w:hAnsi="TH SarabunPSK" w:cs="TH SarabunPSK"/>
                <w:sz w:val="28"/>
                <w:szCs w:val="28"/>
              </w:rPr>
            </w:pPr>
            <w:r w:rsidRPr="00B60D70">
              <w:rPr>
                <w:rFonts w:ascii="TH SarabunPSK" w:hAnsi="TH SarabunPSK" w:cs="TH SarabunPSK" w:hint="cs"/>
                <w:sz w:val="28"/>
                <w:szCs w:val="28"/>
              </w:rPr>
              <w:t xml:space="preserve">3 </w:t>
            </w:r>
            <w:r w:rsidRPr="00B60D70">
              <w:rPr>
                <w:rFonts w:ascii="TH SarabunPSK" w:hAnsi="TH SarabunPSK" w:cs="TH SarabunPSK" w:hint="cs"/>
                <w:sz w:val="28"/>
                <w:szCs w:val="28"/>
                <w:cs/>
              </w:rPr>
              <w:t>(0-3-6)</w:t>
            </w:r>
          </w:p>
        </w:tc>
        <w:tc>
          <w:tcPr>
            <w:tcW w:w="1531" w:type="pct"/>
          </w:tcPr>
          <w:p w14:paraId="6A9D1FB8" w14:textId="77777777" w:rsidR="006B53FC" w:rsidRPr="00B60D70" w:rsidRDefault="006B53FC" w:rsidP="00877373">
            <w:pPr>
              <w:jc w:val="center"/>
              <w:rPr>
                <w:rFonts w:ascii="TH SarabunPSK" w:hAnsi="TH SarabunPSK" w:cs="TH SarabunPSK"/>
                <w:sz w:val="28"/>
                <w:szCs w:val="28"/>
              </w:rPr>
            </w:pPr>
            <w:r w:rsidRPr="00B60D70">
              <w:rPr>
                <w:rFonts w:ascii="TH SarabunPSK" w:hAnsi="TH SarabunPSK" w:cs="TH SarabunPSK" w:hint="cs"/>
                <w:sz w:val="28"/>
                <w:szCs w:val="28"/>
                <w:cs/>
              </w:rPr>
              <w:t>1</w:t>
            </w:r>
            <w:r w:rsidRPr="00B60D70">
              <w:rPr>
                <w:rFonts w:ascii="TH SarabunPSK" w:hAnsi="TH SarabunPSK" w:cs="TH SarabunPSK" w:hint="cs"/>
                <w:sz w:val="28"/>
                <w:szCs w:val="28"/>
              </w:rPr>
              <w:t>5</w:t>
            </w:r>
          </w:p>
        </w:tc>
      </w:tr>
      <w:tr w:rsidR="00B60D70" w:rsidRPr="00B60D70" w14:paraId="7FB55A4A" w14:textId="77777777" w:rsidTr="00877373">
        <w:tc>
          <w:tcPr>
            <w:tcW w:w="822" w:type="pct"/>
          </w:tcPr>
          <w:p w14:paraId="5291168B" w14:textId="77777777" w:rsidR="006B53FC" w:rsidRPr="00B60D70" w:rsidRDefault="006B53FC" w:rsidP="00877373">
            <w:pPr>
              <w:rPr>
                <w:rFonts w:ascii="TH SarabunPSK" w:hAnsi="TH SarabunPSK" w:cs="TH SarabunPSK"/>
                <w:sz w:val="28"/>
                <w:szCs w:val="28"/>
              </w:rPr>
            </w:pPr>
            <w:r w:rsidRPr="00B60D70">
              <w:rPr>
                <w:rFonts w:ascii="TH SarabunPSK" w:hAnsi="TH SarabunPSK" w:cs="TH SarabunPSK" w:hint="cs"/>
                <w:sz w:val="28"/>
                <w:szCs w:val="28"/>
              </w:rPr>
              <w:t>CVT 333</w:t>
            </w:r>
          </w:p>
        </w:tc>
        <w:tc>
          <w:tcPr>
            <w:tcW w:w="1941" w:type="pct"/>
          </w:tcPr>
          <w:p w14:paraId="231AACB6" w14:textId="77777777" w:rsidR="006B53FC" w:rsidRPr="00B60D70" w:rsidRDefault="006B53FC" w:rsidP="00877373">
            <w:pPr>
              <w:jc w:val="left"/>
              <w:rPr>
                <w:rFonts w:ascii="TH SarabunPSK" w:hAnsi="TH SarabunPSK" w:cs="TH SarabunPSK"/>
                <w:sz w:val="28"/>
                <w:szCs w:val="28"/>
              </w:rPr>
            </w:pPr>
            <w:r w:rsidRPr="00B60D70">
              <w:rPr>
                <w:rFonts w:ascii="TH SarabunPSK" w:hAnsi="TH SarabunPSK" w:cs="TH SarabunPSK" w:hint="cs"/>
                <w:sz w:val="28"/>
                <w:szCs w:val="28"/>
              </w:rPr>
              <w:t>Highway Engineering and Highway Material Testing</w:t>
            </w:r>
          </w:p>
        </w:tc>
        <w:tc>
          <w:tcPr>
            <w:tcW w:w="706" w:type="pct"/>
          </w:tcPr>
          <w:p w14:paraId="51609044" w14:textId="77777777" w:rsidR="006B53FC" w:rsidRPr="00B60D70" w:rsidRDefault="006B53FC" w:rsidP="00877373">
            <w:pPr>
              <w:rPr>
                <w:rFonts w:ascii="TH SarabunPSK" w:hAnsi="TH SarabunPSK" w:cs="TH SarabunPSK"/>
                <w:sz w:val="28"/>
                <w:szCs w:val="28"/>
              </w:rPr>
            </w:pPr>
            <w:r w:rsidRPr="00B60D70">
              <w:rPr>
                <w:rFonts w:ascii="TH SarabunPSK" w:hAnsi="TH SarabunPSK" w:cs="TH SarabunPSK" w:hint="cs"/>
                <w:sz w:val="28"/>
                <w:szCs w:val="28"/>
              </w:rPr>
              <w:t xml:space="preserve">3 </w:t>
            </w:r>
            <w:r w:rsidRPr="00B60D70">
              <w:rPr>
                <w:rFonts w:ascii="TH SarabunPSK" w:hAnsi="TH SarabunPSK" w:cs="TH SarabunPSK" w:hint="cs"/>
                <w:sz w:val="28"/>
                <w:szCs w:val="28"/>
                <w:cs/>
              </w:rPr>
              <w:t>(0-3-6)</w:t>
            </w:r>
          </w:p>
        </w:tc>
        <w:tc>
          <w:tcPr>
            <w:tcW w:w="1531" w:type="pct"/>
          </w:tcPr>
          <w:p w14:paraId="008B6BDB" w14:textId="77777777" w:rsidR="006B53FC" w:rsidRPr="00B60D70" w:rsidRDefault="006B53FC" w:rsidP="00877373">
            <w:pPr>
              <w:jc w:val="center"/>
              <w:rPr>
                <w:rFonts w:ascii="TH SarabunPSK" w:hAnsi="TH SarabunPSK" w:cs="TH SarabunPSK"/>
                <w:sz w:val="28"/>
                <w:szCs w:val="28"/>
              </w:rPr>
            </w:pPr>
            <w:r w:rsidRPr="00B60D70">
              <w:rPr>
                <w:rFonts w:ascii="TH SarabunPSK" w:hAnsi="TH SarabunPSK" w:cs="TH SarabunPSK" w:hint="cs"/>
                <w:sz w:val="28"/>
                <w:szCs w:val="28"/>
              </w:rPr>
              <w:t>30</w:t>
            </w:r>
          </w:p>
        </w:tc>
      </w:tr>
      <w:tr w:rsidR="00B60D70" w:rsidRPr="00B60D70" w14:paraId="3C1FC9EC" w14:textId="77777777" w:rsidTr="00877373">
        <w:tc>
          <w:tcPr>
            <w:tcW w:w="5000" w:type="pct"/>
            <w:gridSpan w:val="4"/>
          </w:tcPr>
          <w:p w14:paraId="58CC993E" w14:textId="009A5B4B" w:rsidR="006B53FC" w:rsidRPr="00B60D70" w:rsidRDefault="006B53FC" w:rsidP="0035205A">
            <w:pPr>
              <w:ind w:right="26"/>
              <w:jc w:val="left"/>
              <w:rPr>
                <w:rFonts w:ascii="TH SarabunPSK" w:hAnsi="TH SarabunPSK" w:cs="TH SarabunPSK"/>
                <w:b/>
                <w:bCs/>
                <w:sz w:val="24"/>
                <w:szCs w:val="28"/>
                <w:cs/>
              </w:rPr>
            </w:pPr>
            <w:r w:rsidRPr="00B60D70">
              <w:rPr>
                <w:rFonts w:ascii="TH SarabunPSK" w:hAnsi="TH SarabunPSK" w:cs="TH SarabunPSK" w:hint="cs"/>
                <w:b/>
                <w:bCs/>
                <w:sz w:val="24"/>
                <w:szCs w:val="28"/>
                <w:cs/>
              </w:rPr>
              <w:t>รายวิชาระดับบัณฑิตศึกษา</w:t>
            </w:r>
          </w:p>
        </w:tc>
      </w:tr>
      <w:tr w:rsidR="00B60D70" w:rsidRPr="00B60D70" w14:paraId="50488273" w14:textId="77777777" w:rsidTr="006B53FC">
        <w:tc>
          <w:tcPr>
            <w:tcW w:w="822" w:type="pct"/>
          </w:tcPr>
          <w:p w14:paraId="79CD9038" w14:textId="356375F9"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627</w:t>
            </w:r>
          </w:p>
        </w:tc>
        <w:tc>
          <w:tcPr>
            <w:tcW w:w="1941" w:type="pct"/>
          </w:tcPr>
          <w:p w14:paraId="5E22BEF6" w14:textId="4E7A2004" w:rsidR="009E6917" w:rsidRPr="00B60D70" w:rsidRDefault="002718FB" w:rsidP="002718FB">
            <w:pPr>
              <w:jc w:val="left"/>
              <w:rPr>
                <w:rFonts w:ascii="TH SarabunPSK" w:hAnsi="TH SarabunPSK" w:cs="TH SarabunPSK"/>
                <w:sz w:val="28"/>
                <w:szCs w:val="28"/>
              </w:rPr>
            </w:pPr>
            <w:r w:rsidRPr="00B60D70">
              <w:rPr>
                <w:rFonts w:ascii="TH SarabunPSK" w:hAnsi="TH SarabunPSK" w:cs="TH SarabunPSK" w:hint="cs"/>
                <w:sz w:val="28"/>
                <w:szCs w:val="28"/>
              </w:rPr>
              <w:t>Infrastructure Systems</w:t>
            </w:r>
          </w:p>
        </w:tc>
        <w:tc>
          <w:tcPr>
            <w:tcW w:w="706" w:type="pct"/>
          </w:tcPr>
          <w:p w14:paraId="7604BEB4" w14:textId="2C96F31A"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3</w:t>
            </w:r>
            <w:r w:rsidR="002718FB" w:rsidRPr="00B60D70">
              <w:rPr>
                <w:rFonts w:ascii="TH SarabunPSK" w:hAnsi="TH SarabunPSK" w:cs="TH SarabunPSK" w:hint="cs"/>
                <w:sz w:val="28"/>
                <w:szCs w:val="28"/>
              </w:rPr>
              <w:t xml:space="preserve"> </w:t>
            </w:r>
            <w:r w:rsidR="002718FB" w:rsidRPr="00B60D70">
              <w:rPr>
                <w:rFonts w:ascii="TH SarabunPSK" w:hAnsi="TH SarabunPSK" w:cs="TH SarabunPSK" w:hint="cs"/>
                <w:sz w:val="28"/>
                <w:szCs w:val="28"/>
                <w:cs/>
              </w:rPr>
              <w:t>(0-3-6)</w:t>
            </w:r>
          </w:p>
        </w:tc>
        <w:tc>
          <w:tcPr>
            <w:tcW w:w="1531" w:type="pct"/>
          </w:tcPr>
          <w:p w14:paraId="2F14E957" w14:textId="5C5DA81F" w:rsidR="009E6917" w:rsidRPr="00B60D70" w:rsidRDefault="002718FB" w:rsidP="002718FB">
            <w:pPr>
              <w:jc w:val="center"/>
              <w:rPr>
                <w:rFonts w:ascii="TH SarabunPSK" w:hAnsi="TH SarabunPSK" w:cs="TH SarabunPSK"/>
                <w:sz w:val="28"/>
                <w:szCs w:val="28"/>
              </w:rPr>
            </w:pPr>
            <w:r w:rsidRPr="00B60D70">
              <w:rPr>
                <w:rFonts w:ascii="TH SarabunPSK" w:hAnsi="TH SarabunPSK" w:cs="TH SarabunPSK" w:hint="cs"/>
                <w:sz w:val="28"/>
                <w:szCs w:val="28"/>
              </w:rPr>
              <w:t>45</w:t>
            </w:r>
          </w:p>
        </w:tc>
      </w:tr>
    </w:tbl>
    <w:p w14:paraId="3F442993" w14:textId="77777777" w:rsidR="006B53FC" w:rsidRPr="00B60D70" w:rsidRDefault="006B53FC" w:rsidP="006B53FC">
      <w:pPr>
        <w:spacing w:before="120"/>
        <w:ind w:right="26"/>
        <w:jc w:val="left"/>
        <w:rPr>
          <w:rFonts w:ascii="TH SarabunPSK" w:hAnsi="TH SarabunPSK" w:cs="TH SarabunPSK"/>
          <w:cs/>
        </w:rPr>
      </w:pPr>
      <w:bookmarkStart w:id="852" w:name="_Toc161400046"/>
      <w:bookmarkStart w:id="853" w:name="_Toc161496957"/>
      <w:bookmarkStart w:id="854" w:name="_Toc164329165"/>
      <w:bookmarkStart w:id="855" w:name="_Toc179226607"/>
      <w:r w:rsidRPr="00B60D70">
        <w:rPr>
          <w:rFonts w:ascii="TH SarabunPSK" w:hAnsi="TH SarabunPSK" w:cs="TH SarabunPSK" w:hint="cs"/>
          <w:cs/>
        </w:rPr>
        <w:t xml:space="preserve">- ภาระงานอื่น ๆ </w:t>
      </w:r>
    </w:p>
    <w:p w14:paraId="34FBCE1C" w14:textId="32292DC1" w:rsidR="006B53FC" w:rsidRPr="00B60D70" w:rsidRDefault="006B53FC" w:rsidP="006B53FC">
      <w:pPr>
        <w:rPr>
          <w:rFonts w:ascii="TH SarabunPSK" w:hAnsi="TH SarabunPSK" w:cs="TH SarabunPSK"/>
          <w:spacing w:val="-6"/>
        </w:rPr>
      </w:pPr>
      <w:r w:rsidRPr="00B60D70">
        <w:rPr>
          <w:rFonts w:ascii="TH SarabunPSK" w:hAnsi="TH SarabunPSK" w:cs="TH SarabunPSK" w:hint="cs"/>
          <w:spacing w:val="-6"/>
        </w:rPr>
        <w:tab/>
        <w:t xml:space="preserve">1. </w:t>
      </w:r>
      <w:r w:rsidRPr="00B60D70">
        <w:rPr>
          <w:rFonts w:ascii="TH SarabunPSK" w:hAnsi="TH SarabunPSK" w:cs="TH SarabunPSK" w:hint="cs"/>
          <w:spacing w:val="-6"/>
          <w:cs/>
        </w:rPr>
        <w:t>หัวหน้าสาขาวิชาครุศาสตร์โยธา</w:t>
      </w:r>
    </w:p>
    <w:p w14:paraId="0DB3B7DD" w14:textId="77777777" w:rsidR="0035205A" w:rsidRPr="00B60D70" w:rsidRDefault="0035205A" w:rsidP="006B53FC">
      <w:pPr>
        <w:rPr>
          <w:rFonts w:ascii="TH SarabunPSK" w:hAnsi="TH SarabunPSK" w:cs="TH SarabunPSK"/>
          <w:spacing w:val="-6"/>
        </w:rPr>
      </w:pPr>
    </w:p>
    <w:p w14:paraId="080C899C" w14:textId="0F84E857" w:rsidR="006B53FC" w:rsidRPr="00B60D70" w:rsidRDefault="006B53FC" w:rsidP="006B53FC">
      <w:pPr>
        <w:spacing w:before="120"/>
        <w:ind w:right="26"/>
        <w:jc w:val="left"/>
        <w:rPr>
          <w:rFonts w:ascii="TH SarabunPSK" w:hAnsi="TH SarabunPSK" w:cs="TH SarabunPSK"/>
          <w:b/>
          <w:bCs/>
        </w:rPr>
      </w:pPr>
      <w:r w:rsidRPr="00B60D70">
        <w:rPr>
          <w:rFonts w:ascii="TH SarabunPSK" w:hAnsi="TH SarabunPSK" w:cs="TH SarabunPSK" w:hint="cs"/>
          <w:b/>
          <w:bCs/>
        </w:rPr>
        <w:lastRenderedPageBreak/>
        <w:t xml:space="preserve">3.2 </w:t>
      </w:r>
      <w:r w:rsidRPr="00B60D70">
        <w:rPr>
          <w:rFonts w:ascii="TH SarabunPSK" w:hAnsi="TH SarabunPSK" w:cs="TH SarabunPSK" w:hint="cs"/>
          <w:b/>
          <w:bCs/>
          <w:cs/>
        </w:rPr>
        <w:t>ภาระงานในหลักสูตรนี้</w:t>
      </w:r>
    </w:p>
    <w:p w14:paraId="31FEB79B" w14:textId="77777777" w:rsidR="00066AE9" w:rsidRPr="00B60D70" w:rsidRDefault="00066AE9" w:rsidP="00066AE9">
      <w:pPr>
        <w:ind w:right="26"/>
        <w:jc w:val="left"/>
        <w:rPr>
          <w:rFonts w:ascii="TH SarabunPSK" w:hAnsi="TH SarabunPSK" w:cs="TH SarabunPSK"/>
        </w:rPr>
      </w:pPr>
      <w:r w:rsidRPr="00B60D70">
        <w:rPr>
          <w:rFonts w:ascii="TH SarabunPSK" w:hAnsi="TH SarabunPSK" w:cs="TH SarabunPSK" w:hint="cs"/>
        </w:rPr>
        <w:t xml:space="preserve">- </w:t>
      </w:r>
      <w:r w:rsidRPr="00B60D70">
        <w:rPr>
          <w:rFonts w:ascii="TH SarabunPSK" w:hAnsi="TH SarabunPSK" w:cs="TH SarabunPSK" w:hint="cs"/>
          <w:cs/>
          <w:lang w:val="th-TH"/>
        </w:rPr>
        <w:t>ภาระงานระดับปริญญาตรี</w:t>
      </w:r>
      <w:r w:rsidRPr="00B60D70">
        <w:rPr>
          <w:rFonts w:ascii="TH SarabunPSK" w:hAnsi="TH SarabunPSK" w:cs="TH SarabunPSK" w:hint="cs"/>
          <w:cs/>
        </w:rPr>
        <w:t>/</w:t>
      </w:r>
      <w:r w:rsidRPr="00B60D70">
        <w:rPr>
          <w:rFonts w:ascii="TH SarabunPSK" w:hAnsi="TH SarabunPSK" w:cs="TH SarabunPSK" w:hint="cs"/>
          <w:cs/>
          <w:lang w:val="th-TH"/>
        </w:rPr>
        <w:t xml:space="preserve">บัณฑิตศึกษา </w:t>
      </w:r>
      <w:r w:rsidRPr="00B60D70">
        <w:rPr>
          <w:rFonts w:ascii="TH SarabunPSK" w:hAnsi="TH SarabunPSK" w:cs="TH SarabunPSK" w:hint="cs"/>
          <w:cs/>
        </w:rPr>
        <w:t>(</w:t>
      </w:r>
      <w:r w:rsidRPr="00B60D70">
        <w:rPr>
          <w:rFonts w:ascii="TH SarabunPSK" w:hAnsi="TH SarabunPSK" w:cs="TH SarabunPSK" w:hint="cs"/>
          <w:cs/>
          <w:lang w:val="th-TH"/>
        </w:rPr>
        <w:t>รวมโครงงาน</w:t>
      </w:r>
      <w:r w:rsidRPr="00B60D70">
        <w:rPr>
          <w:rFonts w:ascii="TH SarabunPSK" w:hAnsi="TH SarabunPSK" w:cs="TH SarabunPSK" w:hint="cs"/>
          <w:cs/>
        </w:rPr>
        <w:t>/</w:t>
      </w:r>
      <w:r w:rsidRPr="00B60D70">
        <w:rPr>
          <w:rFonts w:ascii="TH SarabunPSK" w:hAnsi="TH SarabunPSK" w:cs="TH SarabunPSK" w:hint="cs"/>
          <w:cs/>
          <w:lang w:val="th-TH"/>
        </w:rPr>
        <w:t>วิทยานิพนธ์</w:t>
      </w:r>
      <w:r w:rsidRPr="00B60D70">
        <w:rPr>
          <w:rFonts w:ascii="TH SarabunPSK" w:hAnsi="TH SarabunPSK" w:cs="TH SarabunPSK" w:hint="cs"/>
          <w:cs/>
        </w:rPr>
        <w:t>/</w:t>
      </w:r>
      <w:r w:rsidRPr="00B60D70">
        <w:rPr>
          <w:rFonts w:ascii="TH SarabunPSK" w:hAnsi="TH SarabunPSK" w:cs="TH SarabunPSK" w:hint="cs"/>
          <w:cs/>
          <w:lang w:val="th-TH"/>
        </w:rPr>
        <w:t>การค้นคว้าอิสระ</w:t>
      </w:r>
      <w:r w:rsidRPr="00B60D70">
        <w:rPr>
          <w:rFonts w:ascii="TH SarabunPSK" w:hAnsi="TH SarabunPSK" w:cs="TH SarabunPSK" w:hint="cs"/>
          <w:cs/>
        </w:rPr>
        <w:t>)</w:t>
      </w:r>
    </w:p>
    <w:p w14:paraId="13D68184" w14:textId="77777777" w:rsidR="00066AE9" w:rsidRPr="00B60D70" w:rsidRDefault="00066AE9" w:rsidP="00066AE9">
      <w:pPr>
        <w:ind w:right="26"/>
        <w:jc w:val="left"/>
        <w:rPr>
          <w:rFonts w:ascii="TH SarabunPSK" w:hAnsi="TH SarabunPSK" w:cs="TH SarabunPSK"/>
          <w:sz w:val="16"/>
          <w:szCs w:val="16"/>
        </w:rPr>
      </w:pPr>
    </w:p>
    <w:tbl>
      <w:tblPr>
        <w:tblStyle w:val="af6"/>
        <w:tblW w:w="5000" w:type="pct"/>
        <w:tblLook w:val="04A0" w:firstRow="1" w:lastRow="0" w:firstColumn="1" w:lastColumn="0" w:noHBand="0" w:noVBand="1"/>
      </w:tblPr>
      <w:tblGrid>
        <w:gridCol w:w="1508"/>
        <w:gridCol w:w="3541"/>
        <w:gridCol w:w="1287"/>
        <w:gridCol w:w="2680"/>
      </w:tblGrid>
      <w:tr w:rsidR="00B60D70" w:rsidRPr="00B60D70" w14:paraId="454491F4" w14:textId="77777777" w:rsidTr="00932286">
        <w:tc>
          <w:tcPr>
            <w:tcW w:w="836" w:type="pct"/>
            <w:shd w:val="clear" w:color="auto" w:fill="F2F2F2" w:themeFill="background1" w:themeFillShade="F2"/>
          </w:tcPr>
          <w:p w14:paraId="27334E04" w14:textId="77777777" w:rsidR="00066AE9" w:rsidRPr="00B60D70" w:rsidRDefault="00066AE9" w:rsidP="00066AE9">
            <w:pPr>
              <w:ind w:right="26"/>
              <w:jc w:val="center"/>
              <w:rPr>
                <w:rFonts w:ascii="TH SarabunPSK" w:hAnsi="TH SarabunPSK" w:cs="TH SarabunPSK"/>
                <w:b/>
                <w:bCs/>
                <w:sz w:val="28"/>
                <w:szCs w:val="28"/>
                <w:cs/>
              </w:rPr>
            </w:pPr>
            <w:r w:rsidRPr="00B60D70">
              <w:rPr>
                <w:rFonts w:ascii="TH SarabunPSK" w:hAnsi="TH SarabunPSK" w:cs="TH SarabunPSK" w:hint="cs"/>
                <w:b/>
                <w:bCs/>
                <w:sz w:val="28"/>
                <w:szCs w:val="28"/>
                <w:cs/>
                <w:lang w:val="th-TH"/>
              </w:rPr>
              <w:t>รหัสวิชา</w:t>
            </w:r>
          </w:p>
        </w:tc>
        <w:tc>
          <w:tcPr>
            <w:tcW w:w="1964" w:type="pct"/>
            <w:shd w:val="clear" w:color="auto" w:fill="F2F2F2" w:themeFill="background1" w:themeFillShade="F2"/>
          </w:tcPr>
          <w:p w14:paraId="7644B79B" w14:textId="77777777" w:rsidR="00066AE9" w:rsidRPr="00B60D70" w:rsidRDefault="00066AE9" w:rsidP="00066AE9">
            <w:pPr>
              <w:ind w:right="26"/>
              <w:jc w:val="center"/>
              <w:rPr>
                <w:rFonts w:ascii="TH SarabunPSK" w:hAnsi="TH SarabunPSK" w:cs="TH SarabunPSK"/>
                <w:b/>
                <w:bCs/>
                <w:sz w:val="28"/>
                <w:szCs w:val="28"/>
              </w:rPr>
            </w:pPr>
            <w:r w:rsidRPr="00B60D70">
              <w:rPr>
                <w:rFonts w:ascii="TH SarabunPSK" w:hAnsi="TH SarabunPSK" w:cs="TH SarabunPSK" w:hint="cs"/>
                <w:b/>
                <w:bCs/>
                <w:sz w:val="28"/>
                <w:szCs w:val="28"/>
                <w:cs/>
                <w:lang w:val="th-TH"/>
              </w:rPr>
              <w:t>ชื่อวิชา</w:t>
            </w:r>
          </w:p>
        </w:tc>
        <w:tc>
          <w:tcPr>
            <w:tcW w:w="714" w:type="pct"/>
            <w:shd w:val="clear" w:color="auto" w:fill="F2F2F2" w:themeFill="background1" w:themeFillShade="F2"/>
          </w:tcPr>
          <w:p w14:paraId="4544B270" w14:textId="77777777" w:rsidR="00066AE9" w:rsidRPr="00B60D70" w:rsidRDefault="00066AE9" w:rsidP="00066AE9">
            <w:pPr>
              <w:ind w:right="26"/>
              <w:jc w:val="center"/>
              <w:rPr>
                <w:rFonts w:ascii="TH SarabunPSK" w:hAnsi="TH SarabunPSK" w:cs="TH SarabunPSK"/>
                <w:b/>
                <w:bCs/>
                <w:sz w:val="28"/>
                <w:szCs w:val="28"/>
              </w:rPr>
            </w:pPr>
            <w:r w:rsidRPr="00B60D70">
              <w:rPr>
                <w:rFonts w:ascii="TH SarabunPSK" w:hAnsi="TH SarabunPSK" w:cs="TH SarabunPSK" w:hint="cs"/>
                <w:b/>
                <w:bCs/>
                <w:sz w:val="28"/>
                <w:szCs w:val="28"/>
                <w:cs/>
                <w:lang w:val="th-TH"/>
              </w:rPr>
              <w:t>หน่วยกิต</w:t>
            </w:r>
          </w:p>
        </w:tc>
        <w:tc>
          <w:tcPr>
            <w:tcW w:w="1486" w:type="pct"/>
            <w:shd w:val="clear" w:color="auto" w:fill="F2F2F2" w:themeFill="background1" w:themeFillShade="F2"/>
          </w:tcPr>
          <w:p w14:paraId="777E59B6" w14:textId="08E377C1" w:rsidR="00066AE9" w:rsidRPr="00B60D70" w:rsidRDefault="00066AE9" w:rsidP="00066AE9">
            <w:pPr>
              <w:ind w:right="26"/>
              <w:jc w:val="center"/>
              <w:rPr>
                <w:rFonts w:ascii="TH SarabunPSK" w:hAnsi="TH SarabunPSK" w:cs="TH SarabunPSK"/>
                <w:b/>
                <w:bCs/>
                <w:sz w:val="28"/>
                <w:szCs w:val="28"/>
              </w:rPr>
            </w:pPr>
            <w:r w:rsidRPr="00B60D70">
              <w:rPr>
                <w:rFonts w:ascii="TH SarabunPSK" w:hAnsi="TH SarabunPSK" w:cs="TH SarabunPSK"/>
                <w:b/>
                <w:bCs/>
                <w:sz w:val="28"/>
                <w:szCs w:val="28"/>
                <w:cs/>
                <w:lang w:val="th-TH"/>
              </w:rPr>
              <w:t>ชั่วโมงภาระงาน/ปีการศึกษา</w:t>
            </w:r>
          </w:p>
        </w:tc>
      </w:tr>
      <w:tr w:rsidR="00B60D70" w:rsidRPr="00B60D70" w14:paraId="39089E76" w14:textId="77777777" w:rsidTr="00932286">
        <w:tc>
          <w:tcPr>
            <w:tcW w:w="836" w:type="pct"/>
          </w:tcPr>
          <w:p w14:paraId="72A01AC6" w14:textId="157A06E4" w:rsidR="00066AE9" w:rsidRPr="00B60D70" w:rsidRDefault="00066AE9"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856F19" w:rsidRPr="00B60D70">
              <w:rPr>
                <w:rFonts w:ascii="TH SarabunPSK" w:hAnsi="TH SarabunPSK" w:cs="TH SarabunPSK"/>
                <w:sz w:val="28"/>
                <w:szCs w:val="28"/>
              </w:rPr>
              <w:t xml:space="preserve"> </w:t>
            </w:r>
            <w:r w:rsidRPr="00B60D70">
              <w:rPr>
                <w:rFonts w:ascii="TH SarabunPSK" w:hAnsi="TH SarabunPSK" w:cs="TH SarabunPSK" w:hint="cs"/>
                <w:sz w:val="28"/>
                <w:szCs w:val="28"/>
              </w:rPr>
              <w:t>599</w:t>
            </w:r>
          </w:p>
        </w:tc>
        <w:tc>
          <w:tcPr>
            <w:tcW w:w="1964" w:type="pct"/>
          </w:tcPr>
          <w:p w14:paraId="033015AB" w14:textId="77777777" w:rsidR="00066AE9" w:rsidRPr="00B60D70" w:rsidRDefault="00066AE9"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การปฏิบัติการสอนในสถานศึกษาในสาขาวิชาเฉพาะช่างโยธา </w:t>
            </w:r>
          </w:p>
          <w:p w14:paraId="66BBFEC9" w14:textId="16EF2CE1" w:rsidR="00066AE9" w:rsidRPr="00B60D70" w:rsidRDefault="00066AE9" w:rsidP="00932286">
            <w:pPr>
              <w:ind w:right="26"/>
              <w:jc w:val="left"/>
              <w:rPr>
                <w:rFonts w:ascii="TH SarabunPSK" w:hAnsi="TH SarabunPSK" w:cs="TH SarabunPSK"/>
                <w:sz w:val="28"/>
                <w:szCs w:val="28"/>
              </w:rPr>
            </w:pPr>
            <w:r w:rsidRPr="00B60D70">
              <w:rPr>
                <w:rFonts w:ascii="TH SarabunPSK" w:hAnsi="TH SarabunPSK" w:cs="TH SarabunPSK" w:hint="cs"/>
                <w:sz w:val="28"/>
                <w:szCs w:val="28"/>
              </w:rPr>
              <w:t>(</w:t>
            </w:r>
            <w:r w:rsidR="003810B9" w:rsidRPr="00B60D70">
              <w:rPr>
                <w:rFonts w:ascii="TH SarabunPSK" w:hAnsi="TH SarabunPSK" w:cs="TH SarabunPSK" w:hint="cs"/>
                <w:sz w:val="28"/>
                <w:szCs w:val="28"/>
              </w:rPr>
              <w:t>Civil Engineering Teacher Professional Internship</w:t>
            </w:r>
            <w:r w:rsidRPr="00B60D70">
              <w:rPr>
                <w:rFonts w:ascii="TH SarabunPSK" w:hAnsi="TH SarabunPSK" w:cs="TH SarabunPSK" w:hint="cs"/>
                <w:sz w:val="28"/>
                <w:szCs w:val="28"/>
              </w:rPr>
              <w:t>)</w:t>
            </w:r>
          </w:p>
        </w:tc>
        <w:tc>
          <w:tcPr>
            <w:tcW w:w="714" w:type="pct"/>
          </w:tcPr>
          <w:p w14:paraId="552A51AB" w14:textId="31DC8D79" w:rsidR="00066AE9" w:rsidRPr="00B60D70" w:rsidRDefault="00066AE9" w:rsidP="00932286">
            <w:pPr>
              <w:ind w:right="26"/>
              <w:rPr>
                <w:rFonts w:ascii="TH SarabunPSK" w:hAnsi="TH SarabunPSK" w:cs="TH SarabunPSK"/>
                <w:sz w:val="28"/>
                <w:szCs w:val="28"/>
              </w:rPr>
            </w:pPr>
            <w:r w:rsidRPr="00B60D70">
              <w:rPr>
                <w:rFonts w:ascii="TH SarabunPSK" w:hAnsi="TH SarabunPSK" w:cs="TH SarabunPSK"/>
                <w:sz w:val="28"/>
                <w:szCs w:val="28"/>
              </w:rPr>
              <w:t>6 (0-</w:t>
            </w:r>
            <w:r w:rsidR="00711CA3" w:rsidRPr="00B60D70">
              <w:rPr>
                <w:rFonts w:ascii="TH SarabunPSK" w:hAnsi="TH SarabunPSK" w:cs="TH SarabunPSK"/>
                <w:sz w:val="28"/>
                <w:szCs w:val="28"/>
              </w:rPr>
              <w:t>18-18</w:t>
            </w:r>
            <w:r w:rsidRPr="00B60D70">
              <w:rPr>
                <w:rFonts w:ascii="TH SarabunPSK" w:hAnsi="TH SarabunPSK" w:cs="TH SarabunPSK"/>
                <w:sz w:val="28"/>
                <w:szCs w:val="28"/>
              </w:rPr>
              <w:t>)</w:t>
            </w:r>
          </w:p>
        </w:tc>
        <w:tc>
          <w:tcPr>
            <w:tcW w:w="1486" w:type="pct"/>
          </w:tcPr>
          <w:p w14:paraId="538BE623" w14:textId="77777777" w:rsidR="00066AE9" w:rsidRPr="00B60D70" w:rsidRDefault="00066AE9"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08039B6F" w14:textId="77777777" w:rsidTr="00932286">
        <w:tc>
          <w:tcPr>
            <w:tcW w:w="836" w:type="pct"/>
          </w:tcPr>
          <w:p w14:paraId="1AB3F53A" w14:textId="06254EA5" w:rsidR="00066AE9" w:rsidRPr="00B60D70" w:rsidRDefault="00066AE9"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F06878" w:rsidRPr="00B60D70">
              <w:rPr>
                <w:rFonts w:ascii="TH SarabunPSK" w:hAnsi="TH SarabunPSK" w:cs="TH SarabunPSK"/>
                <w:sz w:val="28"/>
                <w:szCs w:val="28"/>
              </w:rPr>
              <w:t xml:space="preserve"> </w:t>
            </w:r>
            <w:r w:rsidRPr="00B60D70">
              <w:rPr>
                <w:rFonts w:ascii="TH SarabunPSK" w:hAnsi="TH SarabunPSK" w:cs="TH SarabunPSK" w:hint="cs"/>
                <w:sz w:val="28"/>
                <w:szCs w:val="28"/>
              </w:rPr>
              <w:t>491</w:t>
            </w:r>
          </w:p>
        </w:tc>
        <w:tc>
          <w:tcPr>
            <w:tcW w:w="1964" w:type="pct"/>
          </w:tcPr>
          <w:p w14:paraId="2BC6BB9C" w14:textId="77777777"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sz w:val="28"/>
                <w:szCs w:val="28"/>
                <w:cs/>
                <w:lang w:val="th-TH"/>
              </w:rPr>
              <w:t>โครงงานทางครุศาสตร์โยธา 1</w:t>
            </w:r>
            <w:r w:rsidRPr="00B60D70">
              <w:rPr>
                <w:rFonts w:ascii="TH SarabunPSK" w:hAnsi="TH SarabunPSK" w:cs="TH SarabunPSK" w:hint="cs"/>
                <w:sz w:val="28"/>
                <w:szCs w:val="28"/>
                <w:cs/>
                <w:lang w:val="th-TH"/>
              </w:rPr>
              <w:t xml:space="preserve"> </w:t>
            </w:r>
          </w:p>
          <w:p w14:paraId="404F967A" w14:textId="04CEFCA1" w:rsidR="00066AE9"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sz w:val="28"/>
                <w:szCs w:val="28"/>
                <w:cs/>
              </w:rPr>
              <w:t>(</w:t>
            </w:r>
            <w:r w:rsidRPr="00B60D70">
              <w:rPr>
                <w:rFonts w:ascii="TH SarabunPSK" w:hAnsi="TH SarabunPSK" w:cs="TH SarabunPSK"/>
                <w:sz w:val="28"/>
                <w:szCs w:val="28"/>
              </w:rPr>
              <w:t xml:space="preserve">Civil Technology Education Project </w:t>
            </w:r>
            <w:r w:rsidR="00856F19" w:rsidRPr="00B60D70">
              <w:rPr>
                <w:rFonts w:ascii="TH SarabunPSK" w:hAnsi="TH SarabunPSK" w:cs="TH SarabunPSK"/>
                <w:sz w:val="28"/>
                <w:szCs w:val="28"/>
              </w:rPr>
              <w:t>I</w:t>
            </w:r>
            <w:r w:rsidRPr="00B60D70">
              <w:rPr>
                <w:rFonts w:ascii="TH SarabunPSK" w:hAnsi="TH SarabunPSK" w:cs="TH SarabunPSK"/>
                <w:sz w:val="28"/>
                <w:szCs w:val="28"/>
                <w:cs/>
              </w:rPr>
              <w:t>)</w:t>
            </w:r>
          </w:p>
        </w:tc>
        <w:tc>
          <w:tcPr>
            <w:tcW w:w="714" w:type="pct"/>
          </w:tcPr>
          <w:p w14:paraId="484C8EC7" w14:textId="016BECB9" w:rsidR="00066AE9" w:rsidRPr="00B60D70" w:rsidRDefault="00066AE9" w:rsidP="00932286">
            <w:pPr>
              <w:ind w:right="26"/>
              <w:rPr>
                <w:rFonts w:ascii="TH SarabunPSK" w:hAnsi="TH SarabunPSK" w:cs="TH SarabunPSK"/>
                <w:sz w:val="28"/>
                <w:szCs w:val="28"/>
              </w:rPr>
            </w:pPr>
            <w:r w:rsidRPr="00B60D70">
              <w:rPr>
                <w:rFonts w:ascii="TH SarabunPSK" w:hAnsi="TH SarabunPSK" w:cs="TH SarabunPSK" w:hint="cs"/>
                <w:sz w:val="28"/>
                <w:szCs w:val="28"/>
              </w:rPr>
              <w:t>1 (0-</w:t>
            </w:r>
            <w:r w:rsidR="003B4D54" w:rsidRPr="00B60D70">
              <w:rPr>
                <w:rFonts w:ascii="TH SarabunPSK" w:hAnsi="TH SarabunPSK" w:cs="TH SarabunPSK"/>
                <w:sz w:val="28"/>
                <w:szCs w:val="28"/>
              </w:rPr>
              <w:t>3</w:t>
            </w:r>
            <w:r w:rsidR="003B4D54" w:rsidRPr="00B60D70">
              <w:rPr>
                <w:rFonts w:ascii="TH SarabunPSK" w:hAnsi="TH SarabunPSK" w:cs="TH SarabunPSK" w:hint="cs"/>
                <w:sz w:val="28"/>
                <w:szCs w:val="28"/>
              </w:rPr>
              <w:t>-</w:t>
            </w:r>
            <w:r w:rsidR="003B4D54"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6" w:type="pct"/>
          </w:tcPr>
          <w:p w14:paraId="3C0E3492" w14:textId="77777777" w:rsidR="00066AE9" w:rsidRPr="00B60D70" w:rsidRDefault="00066AE9" w:rsidP="00932286">
            <w:pPr>
              <w:ind w:right="26"/>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7AFBA8E4" w14:textId="77777777" w:rsidTr="00932286">
        <w:tc>
          <w:tcPr>
            <w:tcW w:w="836" w:type="pct"/>
          </w:tcPr>
          <w:p w14:paraId="0D6EB55D" w14:textId="6046D459" w:rsidR="00066AE9" w:rsidRPr="00B60D70" w:rsidRDefault="00066AE9"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F06878" w:rsidRPr="00B60D70">
              <w:rPr>
                <w:rFonts w:ascii="TH SarabunPSK" w:hAnsi="TH SarabunPSK" w:cs="TH SarabunPSK"/>
                <w:sz w:val="28"/>
                <w:szCs w:val="28"/>
              </w:rPr>
              <w:t xml:space="preserve"> </w:t>
            </w:r>
            <w:r w:rsidRPr="00B60D70">
              <w:rPr>
                <w:rFonts w:ascii="TH SarabunPSK" w:hAnsi="TH SarabunPSK" w:cs="TH SarabunPSK" w:hint="cs"/>
                <w:sz w:val="28"/>
                <w:szCs w:val="28"/>
              </w:rPr>
              <w:t>492</w:t>
            </w:r>
          </w:p>
        </w:tc>
        <w:tc>
          <w:tcPr>
            <w:tcW w:w="1964" w:type="pct"/>
            <w:vAlign w:val="bottom"/>
          </w:tcPr>
          <w:p w14:paraId="4B054DA5" w14:textId="7758F22D"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lang w:val="th-TH"/>
              </w:rPr>
              <w:t xml:space="preserve">โครงงานทางครุศาสตร์โยธา </w:t>
            </w:r>
            <w:r w:rsidRPr="00B60D70">
              <w:rPr>
                <w:rFonts w:ascii="TH SarabunPSK" w:hAnsi="TH SarabunPSK" w:cs="TH SarabunPSK"/>
                <w:sz w:val="28"/>
                <w:szCs w:val="28"/>
              </w:rPr>
              <w:t>2</w:t>
            </w:r>
            <w:r w:rsidRPr="00B60D70">
              <w:rPr>
                <w:rFonts w:ascii="TH SarabunPSK" w:hAnsi="TH SarabunPSK" w:cs="TH SarabunPSK" w:hint="cs"/>
                <w:sz w:val="28"/>
                <w:szCs w:val="28"/>
                <w:cs/>
                <w:lang w:val="th-TH"/>
              </w:rPr>
              <w:t xml:space="preserve"> </w:t>
            </w:r>
          </w:p>
          <w:p w14:paraId="3A1BB4AB" w14:textId="17FF4319" w:rsidR="00066AE9" w:rsidRPr="00B60D70" w:rsidRDefault="00CB2F67" w:rsidP="00CB2F67">
            <w:pPr>
              <w:ind w:right="26"/>
              <w:jc w:val="left"/>
              <w:rPr>
                <w:rFonts w:ascii="TH SarabunPSK" w:hAnsi="TH SarabunPSK" w:cs="TH SarabunPSK"/>
                <w:sz w:val="28"/>
                <w:szCs w:val="28"/>
                <w:cs/>
              </w:rPr>
            </w:pPr>
            <w:r w:rsidRPr="00B60D70">
              <w:rPr>
                <w:rFonts w:ascii="TH SarabunPSK" w:hAnsi="TH SarabunPSK" w:cs="TH SarabunPSK"/>
                <w:sz w:val="28"/>
                <w:szCs w:val="28"/>
                <w:cs/>
              </w:rPr>
              <w:t>(</w:t>
            </w:r>
            <w:r w:rsidRPr="00B60D70">
              <w:rPr>
                <w:rFonts w:ascii="TH SarabunPSK" w:hAnsi="TH SarabunPSK" w:cs="TH SarabunPSK"/>
                <w:sz w:val="28"/>
                <w:szCs w:val="28"/>
              </w:rPr>
              <w:t xml:space="preserve">Civil Technology Education Project </w:t>
            </w:r>
            <w:r w:rsidR="00856F19" w:rsidRPr="00B60D70">
              <w:rPr>
                <w:rFonts w:ascii="TH SarabunPSK" w:hAnsi="TH SarabunPSK" w:cs="TH SarabunPSK"/>
                <w:sz w:val="28"/>
                <w:szCs w:val="28"/>
              </w:rPr>
              <w:t>II</w:t>
            </w:r>
            <w:r w:rsidRPr="00B60D70">
              <w:rPr>
                <w:rFonts w:ascii="TH SarabunPSK" w:hAnsi="TH SarabunPSK" w:cs="TH SarabunPSK"/>
                <w:sz w:val="28"/>
                <w:szCs w:val="28"/>
                <w:cs/>
              </w:rPr>
              <w:t>)</w:t>
            </w:r>
            <w:r w:rsidRPr="00B60D70">
              <w:rPr>
                <w:rFonts w:ascii="TH SarabunPSK" w:hAnsi="TH SarabunPSK" w:cs="TH SarabunPSK" w:hint="cs"/>
                <w:sz w:val="28"/>
                <w:szCs w:val="28"/>
              </w:rPr>
              <w:t xml:space="preserve"> </w:t>
            </w:r>
          </w:p>
        </w:tc>
        <w:tc>
          <w:tcPr>
            <w:tcW w:w="714" w:type="pct"/>
          </w:tcPr>
          <w:p w14:paraId="53EED890" w14:textId="2138B8BC" w:rsidR="00066AE9" w:rsidRPr="00B60D70" w:rsidRDefault="00066AE9" w:rsidP="00932286">
            <w:pPr>
              <w:ind w:right="26"/>
              <w:rPr>
                <w:rFonts w:ascii="TH SarabunPSK" w:hAnsi="TH SarabunPSK" w:cs="TH SarabunPSK"/>
                <w:sz w:val="28"/>
                <w:szCs w:val="28"/>
              </w:rPr>
            </w:pPr>
            <w:r w:rsidRPr="00B60D70">
              <w:rPr>
                <w:rFonts w:ascii="TH SarabunPSK" w:hAnsi="TH SarabunPSK" w:cs="TH SarabunPSK" w:hint="cs"/>
                <w:sz w:val="28"/>
                <w:szCs w:val="28"/>
              </w:rPr>
              <w:t>1 (0-</w:t>
            </w:r>
            <w:r w:rsidR="003B4D54" w:rsidRPr="00B60D70">
              <w:rPr>
                <w:rFonts w:ascii="TH SarabunPSK" w:hAnsi="TH SarabunPSK" w:cs="TH SarabunPSK"/>
                <w:sz w:val="28"/>
                <w:szCs w:val="28"/>
              </w:rPr>
              <w:t>3</w:t>
            </w:r>
            <w:r w:rsidR="003B4D54" w:rsidRPr="00B60D70">
              <w:rPr>
                <w:rFonts w:ascii="TH SarabunPSK" w:hAnsi="TH SarabunPSK" w:cs="TH SarabunPSK" w:hint="cs"/>
                <w:sz w:val="28"/>
                <w:szCs w:val="28"/>
              </w:rPr>
              <w:t>-</w:t>
            </w:r>
            <w:r w:rsidR="003B4D54"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6" w:type="pct"/>
          </w:tcPr>
          <w:p w14:paraId="0CF7015B" w14:textId="77777777" w:rsidR="00066AE9" w:rsidRPr="00B60D70" w:rsidRDefault="00066AE9" w:rsidP="00932286">
            <w:pPr>
              <w:ind w:right="26"/>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5CF42A90" w14:textId="77777777" w:rsidTr="00932286">
        <w:tc>
          <w:tcPr>
            <w:tcW w:w="836" w:type="pct"/>
          </w:tcPr>
          <w:p w14:paraId="238B32CF" w14:textId="184D5451"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CTE</w:t>
            </w:r>
            <w:r w:rsidR="00F06878" w:rsidRPr="00B60D70">
              <w:rPr>
                <w:rFonts w:ascii="TH SarabunPSK" w:hAnsi="TH SarabunPSK" w:cs="TH SarabunPSK"/>
                <w:sz w:val="28"/>
                <w:szCs w:val="28"/>
              </w:rPr>
              <w:t xml:space="preserve"> </w:t>
            </w:r>
            <w:r w:rsidRPr="00B60D70">
              <w:rPr>
                <w:rFonts w:ascii="TH SarabunPSK" w:hAnsi="TH SarabunPSK" w:cs="TH SarabunPSK" w:hint="cs"/>
                <w:sz w:val="28"/>
                <w:szCs w:val="28"/>
              </w:rPr>
              <w:t>493</w:t>
            </w:r>
          </w:p>
        </w:tc>
        <w:tc>
          <w:tcPr>
            <w:tcW w:w="1964" w:type="pct"/>
            <w:vAlign w:val="bottom"/>
          </w:tcPr>
          <w:p w14:paraId="55D2E63D" w14:textId="23BE40F3"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lang w:val="th-TH"/>
              </w:rPr>
              <w:t xml:space="preserve">โครงงานทางครุศาสตร์โยธา </w:t>
            </w:r>
            <w:r w:rsidRPr="00B60D70">
              <w:rPr>
                <w:rFonts w:ascii="TH SarabunPSK" w:hAnsi="TH SarabunPSK" w:cs="TH SarabunPSK"/>
                <w:sz w:val="28"/>
                <w:szCs w:val="28"/>
              </w:rPr>
              <w:t>3</w:t>
            </w:r>
            <w:r w:rsidRPr="00B60D70">
              <w:rPr>
                <w:rFonts w:ascii="TH SarabunPSK" w:hAnsi="TH SarabunPSK" w:cs="TH SarabunPSK" w:hint="cs"/>
                <w:sz w:val="28"/>
                <w:szCs w:val="28"/>
                <w:cs/>
                <w:lang w:val="th-TH"/>
              </w:rPr>
              <w:t xml:space="preserve"> </w:t>
            </w:r>
          </w:p>
          <w:p w14:paraId="72F1487B" w14:textId="59D7B063" w:rsidR="00CB2F67" w:rsidRPr="00B60D70" w:rsidRDefault="00CB2F67" w:rsidP="00CB2F67">
            <w:pPr>
              <w:ind w:right="26"/>
              <w:jc w:val="left"/>
              <w:rPr>
                <w:rFonts w:ascii="TH SarabunPSK" w:hAnsi="TH SarabunPSK" w:cs="TH SarabunPSK"/>
                <w:sz w:val="28"/>
                <w:szCs w:val="28"/>
                <w:cs/>
              </w:rPr>
            </w:pPr>
            <w:r w:rsidRPr="00B60D70">
              <w:rPr>
                <w:rFonts w:ascii="TH SarabunPSK" w:hAnsi="TH SarabunPSK" w:cs="TH SarabunPSK"/>
                <w:sz w:val="28"/>
                <w:szCs w:val="28"/>
                <w:cs/>
              </w:rPr>
              <w:t>(</w:t>
            </w:r>
            <w:r w:rsidRPr="00B60D70">
              <w:rPr>
                <w:rFonts w:ascii="TH SarabunPSK" w:hAnsi="TH SarabunPSK" w:cs="TH SarabunPSK"/>
                <w:sz w:val="28"/>
                <w:szCs w:val="28"/>
              </w:rPr>
              <w:t xml:space="preserve">Civil Technology Education Project </w:t>
            </w:r>
            <w:r w:rsidR="00856F19" w:rsidRPr="00B60D70">
              <w:rPr>
                <w:rFonts w:ascii="TH SarabunPSK" w:hAnsi="TH SarabunPSK" w:cs="TH SarabunPSK"/>
                <w:sz w:val="28"/>
                <w:szCs w:val="28"/>
              </w:rPr>
              <w:t>III</w:t>
            </w:r>
            <w:r w:rsidRPr="00B60D70">
              <w:rPr>
                <w:rFonts w:ascii="TH SarabunPSK" w:hAnsi="TH SarabunPSK" w:cs="TH SarabunPSK"/>
                <w:sz w:val="28"/>
                <w:szCs w:val="28"/>
                <w:cs/>
              </w:rPr>
              <w:t>)</w:t>
            </w:r>
            <w:r w:rsidRPr="00B60D70">
              <w:rPr>
                <w:rFonts w:ascii="TH SarabunPSK" w:hAnsi="TH SarabunPSK" w:cs="TH SarabunPSK" w:hint="cs"/>
                <w:sz w:val="28"/>
                <w:szCs w:val="28"/>
              </w:rPr>
              <w:t xml:space="preserve"> </w:t>
            </w:r>
          </w:p>
        </w:tc>
        <w:tc>
          <w:tcPr>
            <w:tcW w:w="714" w:type="pct"/>
          </w:tcPr>
          <w:p w14:paraId="2D768A26" w14:textId="4C5200FE"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1 (0-</w:t>
            </w:r>
            <w:r w:rsidR="003B4D54" w:rsidRPr="00B60D70">
              <w:rPr>
                <w:rFonts w:ascii="TH SarabunPSK" w:hAnsi="TH SarabunPSK" w:cs="TH SarabunPSK"/>
                <w:sz w:val="28"/>
                <w:szCs w:val="28"/>
              </w:rPr>
              <w:t>3</w:t>
            </w:r>
            <w:r w:rsidR="003B4D54" w:rsidRPr="00B60D70">
              <w:rPr>
                <w:rFonts w:ascii="TH SarabunPSK" w:hAnsi="TH SarabunPSK" w:cs="TH SarabunPSK" w:hint="cs"/>
                <w:sz w:val="28"/>
                <w:szCs w:val="28"/>
              </w:rPr>
              <w:t>-</w:t>
            </w:r>
            <w:r w:rsidR="003B4D54"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6" w:type="pct"/>
          </w:tcPr>
          <w:p w14:paraId="379EAA33" w14:textId="77777777"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2439447B" w14:textId="77777777" w:rsidTr="00932286">
        <w:tc>
          <w:tcPr>
            <w:tcW w:w="836" w:type="pct"/>
          </w:tcPr>
          <w:p w14:paraId="1E11AD75" w14:textId="69A8762C"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CTE</w:t>
            </w:r>
            <w:r w:rsidR="00F06878" w:rsidRPr="00B60D70">
              <w:rPr>
                <w:rFonts w:ascii="TH SarabunPSK" w:hAnsi="TH SarabunPSK" w:cs="TH SarabunPSK"/>
                <w:sz w:val="28"/>
                <w:szCs w:val="28"/>
              </w:rPr>
              <w:t xml:space="preserve"> </w:t>
            </w:r>
            <w:r w:rsidRPr="00B60D70">
              <w:rPr>
                <w:rFonts w:ascii="TH SarabunPSK" w:hAnsi="TH SarabunPSK" w:cs="TH SarabunPSK" w:hint="cs"/>
                <w:sz w:val="28"/>
                <w:szCs w:val="28"/>
              </w:rPr>
              <w:t>112</w:t>
            </w:r>
          </w:p>
        </w:tc>
        <w:tc>
          <w:tcPr>
            <w:tcW w:w="1964" w:type="pct"/>
          </w:tcPr>
          <w:p w14:paraId="27381E7F" w14:textId="1A0C7289"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คณิตศาสตร์ประยุกต์สำหรับวิศวกรรมโยธา</w:t>
            </w:r>
          </w:p>
          <w:p w14:paraId="2EF6C26F" w14:textId="77777777" w:rsidR="00CB2F67" w:rsidRPr="00B60D70" w:rsidRDefault="00CB2F67" w:rsidP="00CB2F67">
            <w:pPr>
              <w:ind w:right="26"/>
              <w:jc w:val="left"/>
              <w:rPr>
                <w:rFonts w:ascii="TH SarabunPSK" w:hAnsi="TH SarabunPSK" w:cs="TH SarabunPSK"/>
                <w:sz w:val="28"/>
                <w:szCs w:val="28"/>
                <w:cs/>
              </w:rPr>
            </w:pPr>
            <w:r w:rsidRPr="00B60D70">
              <w:rPr>
                <w:rFonts w:ascii="TH SarabunPSK" w:hAnsi="TH SarabunPSK" w:cs="TH SarabunPSK" w:hint="cs"/>
                <w:sz w:val="28"/>
                <w:szCs w:val="28"/>
              </w:rPr>
              <w:t>(Applied Mathematics for Civil Engineers)</w:t>
            </w:r>
          </w:p>
        </w:tc>
        <w:tc>
          <w:tcPr>
            <w:tcW w:w="714" w:type="pct"/>
          </w:tcPr>
          <w:p w14:paraId="4B8DDD10" w14:textId="77777777"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3 (3-0-6)</w:t>
            </w:r>
          </w:p>
        </w:tc>
        <w:tc>
          <w:tcPr>
            <w:tcW w:w="1486" w:type="pct"/>
          </w:tcPr>
          <w:p w14:paraId="1C668642" w14:textId="77777777"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030F4E92" w14:textId="77777777" w:rsidTr="00932286">
        <w:tc>
          <w:tcPr>
            <w:tcW w:w="836" w:type="pct"/>
          </w:tcPr>
          <w:p w14:paraId="4404E67E" w14:textId="7ECA7283" w:rsidR="00CB2F67" w:rsidRPr="00B60D70" w:rsidRDefault="00CB2F67" w:rsidP="00CB2F67">
            <w:pPr>
              <w:ind w:right="26"/>
              <w:rPr>
                <w:rFonts w:ascii="TH SarabunPSK" w:hAnsi="TH SarabunPSK" w:cs="TH SarabunPSK"/>
                <w:sz w:val="28"/>
                <w:szCs w:val="28"/>
              </w:rPr>
            </w:pPr>
            <w:r w:rsidRPr="00B60D70">
              <w:rPr>
                <w:rFonts w:ascii="TH SarabunPSK" w:eastAsia="Times New Roman" w:hAnsi="TH SarabunPSK" w:cs="TH SarabunPSK" w:hint="cs"/>
                <w:sz w:val="28"/>
                <w:szCs w:val="28"/>
              </w:rPr>
              <w:t>CTE</w:t>
            </w:r>
            <w:r w:rsidR="00F06878" w:rsidRPr="00B60D70">
              <w:rPr>
                <w:rFonts w:ascii="TH SarabunPSK" w:eastAsia="Times New Roman" w:hAnsi="TH SarabunPSK" w:cs="TH SarabunPSK"/>
                <w:sz w:val="28"/>
                <w:szCs w:val="28"/>
              </w:rPr>
              <w:t xml:space="preserve"> </w:t>
            </w:r>
            <w:r w:rsidRPr="00B60D70">
              <w:rPr>
                <w:rFonts w:ascii="TH SarabunPSK" w:eastAsia="Times New Roman" w:hAnsi="TH SarabunPSK" w:cs="TH SarabunPSK" w:hint="cs"/>
                <w:sz w:val="28"/>
                <w:szCs w:val="28"/>
              </w:rPr>
              <w:t>113</w:t>
            </w:r>
          </w:p>
        </w:tc>
        <w:tc>
          <w:tcPr>
            <w:tcW w:w="1964" w:type="pct"/>
          </w:tcPr>
          <w:p w14:paraId="0B0B5860" w14:textId="77777777" w:rsidR="00CB2F67" w:rsidRPr="00B60D70" w:rsidRDefault="00CB2F67" w:rsidP="00CB2F67">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 xml:space="preserve">สถิติสำหรับวิศวกรรมโยธา </w:t>
            </w:r>
          </w:p>
          <w:p w14:paraId="4D4A243B" w14:textId="77777777" w:rsidR="00CB2F67" w:rsidRPr="00B60D70" w:rsidRDefault="00CB2F67" w:rsidP="00CB2F67">
            <w:pPr>
              <w:ind w:right="26"/>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cs/>
              </w:rPr>
              <w:t>(</w:t>
            </w:r>
            <w:r w:rsidRPr="00B60D70">
              <w:rPr>
                <w:rFonts w:ascii="TH SarabunPSK" w:eastAsia="Times New Roman" w:hAnsi="TH SarabunPSK" w:cs="TH SarabunPSK" w:hint="cs"/>
                <w:sz w:val="28"/>
                <w:szCs w:val="28"/>
              </w:rPr>
              <w:t>Statistics for Civil Engineering)</w:t>
            </w:r>
          </w:p>
        </w:tc>
        <w:tc>
          <w:tcPr>
            <w:tcW w:w="714" w:type="pct"/>
          </w:tcPr>
          <w:p w14:paraId="305CBE9B" w14:textId="77777777" w:rsidR="00CB2F67" w:rsidRPr="00B60D70" w:rsidRDefault="00CB2F67" w:rsidP="00CB2F67">
            <w:pPr>
              <w:ind w:right="26"/>
              <w:rPr>
                <w:rFonts w:ascii="TH SarabunPSK" w:hAnsi="TH SarabunPSK" w:cs="TH SarabunPSK"/>
                <w:sz w:val="28"/>
                <w:szCs w:val="28"/>
              </w:rPr>
            </w:pPr>
            <w:r w:rsidRPr="00B60D70">
              <w:rPr>
                <w:rFonts w:ascii="TH SarabunPSK" w:eastAsia="Times New Roman" w:hAnsi="TH SarabunPSK" w:cs="TH SarabunPSK" w:hint="cs"/>
                <w:sz w:val="28"/>
                <w:szCs w:val="28"/>
              </w:rPr>
              <w:t>3 (3-0-6)</w:t>
            </w:r>
          </w:p>
        </w:tc>
        <w:tc>
          <w:tcPr>
            <w:tcW w:w="1486" w:type="pct"/>
          </w:tcPr>
          <w:p w14:paraId="71090B9C" w14:textId="77777777"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1BF9C9A8" w14:textId="77777777" w:rsidTr="00932286">
        <w:tc>
          <w:tcPr>
            <w:tcW w:w="836" w:type="pct"/>
          </w:tcPr>
          <w:p w14:paraId="7D45E3EB" w14:textId="37980772" w:rsidR="00CB2F67" w:rsidRPr="00B60D70" w:rsidRDefault="00CB2F67" w:rsidP="00CB2F67">
            <w:pPr>
              <w:ind w:right="26"/>
              <w:rPr>
                <w:rFonts w:ascii="TH SarabunPSK" w:hAnsi="TH SarabunPSK" w:cs="TH SarabunPSK"/>
                <w:sz w:val="28"/>
                <w:szCs w:val="28"/>
              </w:rPr>
            </w:pPr>
            <w:r w:rsidRPr="00B60D70">
              <w:rPr>
                <w:rFonts w:ascii="TH SarabunPSK" w:eastAsia="Times New Roman" w:hAnsi="TH SarabunPSK" w:cs="TH SarabunPSK" w:hint="cs"/>
                <w:sz w:val="28"/>
                <w:szCs w:val="28"/>
              </w:rPr>
              <w:t>CTE</w:t>
            </w:r>
            <w:r w:rsidR="00F06878" w:rsidRPr="00B60D70">
              <w:rPr>
                <w:rFonts w:ascii="TH SarabunPSK" w:eastAsia="Times New Roman" w:hAnsi="TH SarabunPSK" w:cs="TH SarabunPSK"/>
                <w:sz w:val="28"/>
                <w:szCs w:val="28"/>
              </w:rPr>
              <w:t xml:space="preserve"> </w:t>
            </w:r>
            <w:r w:rsidRPr="00B60D70">
              <w:rPr>
                <w:rFonts w:ascii="TH SarabunPSK" w:eastAsia="Times New Roman" w:hAnsi="TH SarabunPSK" w:cs="TH SarabunPSK" w:hint="cs"/>
                <w:sz w:val="28"/>
                <w:szCs w:val="28"/>
              </w:rPr>
              <w:t>261</w:t>
            </w:r>
          </w:p>
        </w:tc>
        <w:tc>
          <w:tcPr>
            <w:tcW w:w="1964" w:type="pct"/>
          </w:tcPr>
          <w:p w14:paraId="7D45A701" w14:textId="77777777" w:rsidR="00CB2F67" w:rsidRPr="00B60D70" w:rsidRDefault="00CB2F67" w:rsidP="00CB2F67">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การเขียนโปรแกรมคอมพิวเตอร์สำหรับวิศวกรรมโยธา</w:t>
            </w:r>
          </w:p>
          <w:p w14:paraId="7424D336" w14:textId="77777777" w:rsidR="00CB2F67" w:rsidRPr="00B60D70" w:rsidRDefault="00CB2F67" w:rsidP="00CB2F67">
            <w:pPr>
              <w:ind w:right="26"/>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rPr>
              <w:t>(Computer Programming for Civil Engineering)</w:t>
            </w:r>
          </w:p>
        </w:tc>
        <w:tc>
          <w:tcPr>
            <w:tcW w:w="714" w:type="pct"/>
          </w:tcPr>
          <w:p w14:paraId="43C7B694" w14:textId="77777777" w:rsidR="00CB2F67" w:rsidRPr="00B60D70" w:rsidRDefault="00CB2F67" w:rsidP="00CB2F67">
            <w:pPr>
              <w:ind w:right="26"/>
              <w:rPr>
                <w:rFonts w:ascii="TH SarabunPSK" w:hAnsi="TH SarabunPSK" w:cs="TH SarabunPSK"/>
                <w:sz w:val="28"/>
                <w:szCs w:val="28"/>
              </w:rPr>
            </w:pPr>
            <w:r w:rsidRPr="00B60D70">
              <w:rPr>
                <w:rFonts w:ascii="TH SarabunPSK" w:eastAsia="Times New Roman" w:hAnsi="TH SarabunPSK" w:cs="TH SarabunPSK" w:hint="cs"/>
                <w:sz w:val="28"/>
                <w:szCs w:val="28"/>
              </w:rPr>
              <w:t>3 (3-0-6)</w:t>
            </w:r>
          </w:p>
        </w:tc>
        <w:tc>
          <w:tcPr>
            <w:tcW w:w="1486" w:type="pct"/>
          </w:tcPr>
          <w:p w14:paraId="5FB41E43" w14:textId="77777777"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22.5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1E184F8D" w14:textId="77777777" w:rsidTr="00932286">
        <w:tc>
          <w:tcPr>
            <w:tcW w:w="836" w:type="pct"/>
          </w:tcPr>
          <w:p w14:paraId="58B9F949" w14:textId="5E6283FE" w:rsidR="00CB2F67" w:rsidRPr="00B60D70" w:rsidRDefault="00CB2F67" w:rsidP="00CB2F67">
            <w:pPr>
              <w:ind w:right="26"/>
              <w:rPr>
                <w:rFonts w:ascii="TH SarabunPSK" w:hAnsi="TH SarabunPSK" w:cs="TH SarabunPSK"/>
                <w:sz w:val="28"/>
                <w:szCs w:val="28"/>
              </w:rPr>
            </w:pPr>
            <w:r w:rsidRPr="00B60D70">
              <w:rPr>
                <w:rFonts w:ascii="TH SarabunPSK" w:eastAsia="Times New Roman" w:hAnsi="TH SarabunPSK" w:cs="TH SarabunPSK" w:hint="cs"/>
                <w:sz w:val="28"/>
                <w:szCs w:val="28"/>
              </w:rPr>
              <w:t>CTE</w:t>
            </w:r>
            <w:r w:rsidR="00F06878" w:rsidRPr="00B60D70">
              <w:rPr>
                <w:rFonts w:ascii="TH SarabunPSK" w:eastAsia="Times New Roman" w:hAnsi="TH SarabunPSK" w:cs="TH SarabunPSK"/>
                <w:sz w:val="28"/>
                <w:szCs w:val="28"/>
              </w:rPr>
              <w:t xml:space="preserve"> </w:t>
            </w:r>
            <w:r w:rsidRPr="00B60D70">
              <w:rPr>
                <w:rFonts w:ascii="TH SarabunPSK" w:eastAsia="Times New Roman" w:hAnsi="TH SarabunPSK" w:cs="TH SarabunPSK" w:hint="cs"/>
                <w:sz w:val="28"/>
                <w:szCs w:val="28"/>
              </w:rPr>
              <w:t>331</w:t>
            </w:r>
          </w:p>
        </w:tc>
        <w:tc>
          <w:tcPr>
            <w:tcW w:w="1964" w:type="pct"/>
          </w:tcPr>
          <w:p w14:paraId="719D5BC1" w14:textId="77777777" w:rsidR="00CB2F67" w:rsidRPr="00B60D70" w:rsidRDefault="00CB2F67" w:rsidP="00CB2F67">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วิศวกรรมการทาง</w:t>
            </w:r>
          </w:p>
          <w:p w14:paraId="3CD5ED14" w14:textId="77777777" w:rsidR="00CB2F67" w:rsidRPr="00B60D70" w:rsidRDefault="00CB2F67" w:rsidP="00CB2F67">
            <w:pPr>
              <w:ind w:right="26"/>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rPr>
              <w:t>(Highway Engineering)</w:t>
            </w:r>
          </w:p>
        </w:tc>
        <w:tc>
          <w:tcPr>
            <w:tcW w:w="714" w:type="pct"/>
          </w:tcPr>
          <w:p w14:paraId="75F4FCBE" w14:textId="77777777" w:rsidR="00CB2F67" w:rsidRPr="00B60D70" w:rsidRDefault="00CB2F67" w:rsidP="00CB2F67">
            <w:pPr>
              <w:ind w:right="26"/>
              <w:rPr>
                <w:rFonts w:ascii="TH SarabunPSK" w:hAnsi="TH SarabunPSK" w:cs="TH SarabunPSK"/>
                <w:sz w:val="28"/>
                <w:szCs w:val="28"/>
              </w:rPr>
            </w:pPr>
            <w:r w:rsidRPr="00B60D70">
              <w:rPr>
                <w:rFonts w:ascii="TH SarabunPSK" w:eastAsia="Times New Roman" w:hAnsi="TH SarabunPSK" w:cs="TH SarabunPSK" w:hint="cs"/>
                <w:sz w:val="28"/>
                <w:szCs w:val="28"/>
              </w:rPr>
              <w:t>3 (3-0-6)</w:t>
            </w:r>
          </w:p>
        </w:tc>
        <w:tc>
          <w:tcPr>
            <w:tcW w:w="1486" w:type="pct"/>
          </w:tcPr>
          <w:p w14:paraId="5290F51E" w14:textId="77777777"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3F0154E0" w14:textId="77777777" w:rsidTr="00932286">
        <w:tc>
          <w:tcPr>
            <w:tcW w:w="836" w:type="pct"/>
          </w:tcPr>
          <w:p w14:paraId="25B08AEC" w14:textId="046E907A" w:rsidR="00CB2F67" w:rsidRPr="00B60D70" w:rsidRDefault="00CB2F67" w:rsidP="00CB2F67">
            <w:pPr>
              <w:ind w:right="26"/>
              <w:rPr>
                <w:rFonts w:ascii="TH SarabunPSK" w:hAnsi="TH SarabunPSK" w:cs="TH SarabunPSK"/>
                <w:sz w:val="28"/>
                <w:szCs w:val="28"/>
              </w:rPr>
            </w:pPr>
            <w:r w:rsidRPr="00B60D70">
              <w:rPr>
                <w:rFonts w:ascii="TH SarabunPSK" w:eastAsia="Times New Roman" w:hAnsi="TH SarabunPSK" w:cs="TH SarabunPSK" w:hint="cs"/>
                <w:sz w:val="28"/>
                <w:szCs w:val="28"/>
              </w:rPr>
              <w:t>CTE</w:t>
            </w:r>
            <w:r w:rsidR="00F06878" w:rsidRPr="00B60D70">
              <w:rPr>
                <w:rFonts w:ascii="TH SarabunPSK" w:eastAsia="Times New Roman" w:hAnsi="TH SarabunPSK" w:cs="TH SarabunPSK"/>
                <w:sz w:val="28"/>
                <w:szCs w:val="28"/>
              </w:rPr>
              <w:t xml:space="preserve"> </w:t>
            </w:r>
            <w:r w:rsidRPr="00B60D70">
              <w:rPr>
                <w:rFonts w:ascii="TH SarabunPSK" w:eastAsia="Times New Roman" w:hAnsi="TH SarabunPSK" w:cs="TH SarabunPSK" w:hint="cs"/>
                <w:sz w:val="28"/>
                <w:szCs w:val="28"/>
              </w:rPr>
              <w:t>335</w:t>
            </w:r>
          </w:p>
        </w:tc>
        <w:tc>
          <w:tcPr>
            <w:tcW w:w="1964" w:type="pct"/>
          </w:tcPr>
          <w:p w14:paraId="00CE4A24" w14:textId="77777777" w:rsidR="00CB2F67" w:rsidRPr="00B60D70" w:rsidRDefault="00CB2F67" w:rsidP="00CB2F67">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ปฏิบัติการทดสอบวิศวกรรมการทาง</w:t>
            </w:r>
          </w:p>
          <w:p w14:paraId="04FF08B8" w14:textId="77777777" w:rsidR="00CB2F67" w:rsidRPr="00B60D70" w:rsidRDefault="00CB2F67" w:rsidP="00CB2F67">
            <w:pPr>
              <w:ind w:right="26"/>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rPr>
              <w:t>(Highway Materials Testing)</w:t>
            </w:r>
          </w:p>
        </w:tc>
        <w:tc>
          <w:tcPr>
            <w:tcW w:w="714" w:type="pct"/>
          </w:tcPr>
          <w:p w14:paraId="46FE32D1" w14:textId="0ECA8FBB" w:rsidR="00CB2F67" w:rsidRPr="00B60D70" w:rsidRDefault="00CB2F67" w:rsidP="008E495C">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1 (0-3-</w:t>
            </w:r>
            <w:r w:rsidR="008E495C" w:rsidRPr="00B60D70">
              <w:rPr>
                <w:rFonts w:ascii="TH SarabunPSK" w:eastAsia="Times New Roman" w:hAnsi="TH SarabunPSK" w:cs="TH SarabunPSK"/>
                <w:sz w:val="28"/>
                <w:szCs w:val="28"/>
              </w:rPr>
              <w:t>2</w:t>
            </w:r>
            <w:r w:rsidRPr="00B60D70">
              <w:rPr>
                <w:rFonts w:ascii="TH SarabunPSK" w:eastAsia="Times New Roman" w:hAnsi="TH SarabunPSK" w:cs="TH SarabunPSK" w:hint="cs"/>
                <w:sz w:val="28"/>
                <w:szCs w:val="28"/>
              </w:rPr>
              <w:t>)</w:t>
            </w:r>
          </w:p>
        </w:tc>
        <w:tc>
          <w:tcPr>
            <w:tcW w:w="1486" w:type="pct"/>
          </w:tcPr>
          <w:p w14:paraId="20F05533" w14:textId="77777777"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14EEA2CE" w14:textId="77777777" w:rsidTr="00932286">
        <w:tc>
          <w:tcPr>
            <w:tcW w:w="836" w:type="pct"/>
          </w:tcPr>
          <w:p w14:paraId="3121FCED" w14:textId="20A94CB3" w:rsidR="00CB2F67" w:rsidRPr="00B60D70" w:rsidRDefault="00CB2F67" w:rsidP="00CB2F67">
            <w:pPr>
              <w:ind w:right="26"/>
              <w:rPr>
                <w:rFonts w:ascii="TH SarabunPSK" w:hAnsi="TH SarabunPSK" w:cs="TH SarabunPSK"/>
                <w:sz w:val="28"/>
                <w:szCs w:val="28"/>
              </w:rPr>
            </w:pPr>
            <w:r w:rsidRPr="00B60D70">
              <w:rPr>
                <w:rFonts w:ascii="TH SarabunPSK" w:eastAsia="Times New Roman" w:hAnsi="TH SarabunPSK" w:cs="TH SarabunPSK" w:hint="cs"/>
                <w:sz w:val="28"/>
                <w:szCs w:val="28"/>
              </w:rPr>
              <w:t>CTE</w:t>
            </w:r>
            <w:r w:rsidR="00F06878" w:rsidRPr="00B60D70">
              <w:rPr>
                <w:rFonts w:ascii="TH SarabunPSK" w:eastAsia="Times New Roman" w:hAnsi="TH SarabunPSK" w:cs="TH SarabunPSK"/>
                <w:sz w:val="28"/>
                <w:szCs w:val="28"/>
              </w:rPr>
              <w:t xml:space="preserve"> </w:t>
            </w:r>
            <w:r w:rsidRPr="00B60D70">
              <w:rPr>
                <w:rFonts w:ascii="TH SarabunPSK" w:eastAsia="Times New Roman" w:hAnsi="TH SarabunPSK" w:cs="TH SarabunPSK" w:hint="cs"/>
                <w:sz w:val="28"/>
                <w:szCs w:val="28"/>
              </w:rPr>
              <w:t>341</w:t>
            </w:r>
          </w:p>
        </w:tc>
        <w:tc>
          <w:tcPr>
            <w:tcW w:w="1964" w:type="pct"/>
          </w:tcPr>
          <w:p w14:paraId="7FF0EAFB" w14:textId="77777777" w:rsidR="00CB2F67" w:rsidRPr="00B60D70" w:rsidRDefault="00CB2F67" w:rsidP="00CB2F67">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กลศาสตร์ของไหลและชลศาสตร์</w:t>
            </w:r>
          </w:p>
          <w:p w14:paraId="5873AC0C" w14:textId="77777777" w:rsidR="00CB2F67" w:rsidRPr="00B60D70" w:rsidRDefault="00CB2F67" w:rsidP="00CB2F67">
            <w:pPr>
              <w:ind w:right="26"/>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rPr>
              <w:t>(Fluid Mechanics and Hydraulic)</w:t>
            </w:r>
          </w:p>
        </w:tc>
        <w:tc>
          <w:tcPr>
            <w:tcW w:w="714" w:type="pct"/>
          </w:tcPr>
          <w:p w14:paraId="689C34C7" w14:textId="77777777" w:rsidR="00CB2F67" w:rsidRPr="00B60D70" w:rsidRDefault="00CB2F67" w:rsidP="00CB2F67">
            <w:pPr>
              <w:ind w:right="26"/>
              <w:rPr>
                <w:rFonts w:ascii="TH SarabunPSK" w:hAnsi="TH SarabunPSK" w:cs="TH SarabunPSK"/>
                <w:sz w:val="28"/>
                <w:szCs w:val="28"/>
              </w:rPr>
            </w:pPr>
            <w:r w:rsidRPr="00B60D70">
              <w:rPr>
                <w:rFonts w:ascii="TH SarabunPSK" w:eastAsia="Times New Roman" w:hAnsi="TH SarabunPSK" w:cs="TH SarabunPSK" w:hint="cs"/>
                <w:sz w:val="28"/>
                <w:szCs w:val="28"/>
              </w:rPr>
              <w:t>3 (3-0-6)</w:t>
            </w:r>
          </w:p>
        </w:tc>
        <w:tc>
          <w:tcPr>
            <w:tcW w:w="1486" w:type="pct"/>
          </w:tcPr>
          <w:p w14:paraId="4BA1B020" w14:textId="77777777"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7C5DC023" w14:textId="77777777" w:rsidTr="00932286">
        <w:tc>
          <w:tcPr>
            <w:tcW w:w="836" w:type="pct"/>
          </w:tcPr>
          <w:p w14:paraId="21E870E2" w14:textId="19F0213B" w:rsidR="00CB2F67" w:rsidRPr="00B60D70" w:rsidRDefault="00CB2F67" w:rsidP="00CB2F67">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CTE</w:t>
            </w:r>
            <w:r w:rsidR="00F06878" w:rsidRPr="00B60D70">
              <w:rPr>
                <w:rFonts w:ascii="TH SarabunPSK" w:eastAsia="Times New Roman" w:hAnsi="TH SarabunPSK" w:cs="TH SarabunPSK"/>
                <w:sz w:val="28"/>
                <w:szCs w:val="28"/>
              </w:rPr>
              <w:t xml:space="preserve"> </w:t>
            </w:r>
            <w:r w:rsidRPr="00B60D70">
              <w:rPr>
                <w:rFonts w:ascii="TH SarabunPSK" w:eastAsia="Times New Roman" w:hAnsi="TH SarabunPSK" w:cs="TH SarabunPSK" w:hint="cs"/>
                <w:sz w:val="28"/>
                <w:szCs w:val="28"/>
              </w:rPr>
              <w:t>442</w:t>
            </w:r>
          </w:p>
        </w:tc>
        <w:tc>
          <w:tcPr>
            <w:tcW w:w="1964" w:type="pct"/>
          </w:tcPr>
          <w:p w14:paraId="6D3F62D8" w14:textId="77777777" w:rsidR="00CB2F67" w:rsidRPr="00B60D70" w:rsidRDefault="00CB2F67" w:rsidP="00CB2F67">
            <w:pPr>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อุทกวิทยาและการบริหารจัดการน้ำ</w:t>
            </w:r>
          </w:p>
          <w:p w14:paraId="33BFE305" w14:textId="77777777" w:rsidR="00CB2F67" w:rsidRPr="00B60D70" w:rsidRDefault="00CB2F67" w:rsidP="00CB2F67">
            <w:pPr>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rPr>
              <w:t>(Hydrology and Water Management)</w:t>
            </w:r>
          </w:p>
        </w:tc>
        <w:tc>
          <w:tcPr>
            <w:tcW w:w="714" w:type="pct"/>
          </w:tcPr>
          <w:p w14:paraId="6374F5AE" w14:textId="77777777" w:rsidR="00CB2F67" w:rsidRPr="00B60D70" w:rsidRDefault="00CB2F67" w:rsidP="00CB2F67">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3 (3-0-6)</w:t>
            </w:r>
          </w:p>
        </w:tc>
        <w:tc>
          <w:tcPr>
            <w:tcW w:w="1486" w:type="pct"/>
          </w:tcPr>
          <w:p w14:paraId="1901FD43" w14:textId="77777777" w:rsidR="00CB2F67" w:rsidRPr="00B60D70" w:rsidRDefault="00CB2F67" w:rsidP="00CB2F67">
            <w:pPr>
              <w:ind w:right="26"/>
              <w:rPr>
                <w:rFonts w:ascii="TH SarabunPSK" w:eastAsia="Times New Roman"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207CD6DD" w14:textId="77777777" w:rsidTr="00932286">
        <w:tc>
          <w:tcPr>
            <w:tcW w:w="836" w:type="pct"/>
          </w:tcPr>
          <w:p w14:paraId="33A105E3" w14:textId="2C37A2BC" w:rsidR="00CB2F67" w:rsidRPr="00B60D70" w:rsidRDefault="00CB2F67" w:rsidP="00CB2F67">
            <w:pPr>
              <w:ind w:right="26"/>
              <w:rPr>
                <w:rFonts w:ascii="TH SarabunPSK" w:hAnsi="TH SarabunPSK" w:cs="TH SarabunPSK"/>
                <w:sz w:val="28"/>
                <w:szCs w:val="28"/>
              </w:rPr>
            </w:pPr>
            <w:r w:rsidRPr="00B60D70">
              <w:rPr>
                <w:rFonts w:ascii="TH SarabunPSK" w:eastAsia="Times New Roman" w:hAnsi="TH SarabunPSK" w:cs="TH SarabunPSK" w:hint="cs"/>
                <w:sz w:val="28"/>
                <w:szCs w:val="28"/>
              </w:rPr>
              <w:t>CTE</w:t>
            </w:r>
            <w:r w:rsidR="00F06878" w:rsidRPr="00B60D70">
              <w:rPr>
                <w:rFonts w:ascii="TH SarabunPSK" w:eastAsia="Times New Roman" w:hAnsi="TH SarabunPSK" w:cs="TH SarabunPSK"/>
                <w:sz w:val="28"/>
                <w:szCs w:val="28"/>
              </w:rPr>
              <w:t xml:space="preserve"> </w:t>
            </w:r>
            <w:r w:rsidRPr="00B60D70">
              <w:rPr>
                <w:rFonts w:ascii="TH SarabunPSK" w:eastAsia="Times New Roman" w:hAnsi="TH SarabunPSK" w:cs="TH SarabunPSK" w:hint="cs"/>
                <w:sz w:val="28"/>
                <w:szCs w:val="28"/>
              </w:rPr>
              <w:t>345</w:t>
            </w:r>
          </w:p>
        </w:tc>
        <w:tc>
          <w:tcPr>
            <w:tcW w:w="1964" w:type="pct"/>
          </w:tcPr>
          <w:p w14:paraId="436BA304" w14:textId="77777777" w:rsidR="00CB2F67" w:rsidRPr="00B60D70" w:rsidRDefault="00CB2F67" w:rsidP="00CB2F67">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การทดลองทางชลศาสตร์</w:t>
            </w:r>
          </w:p>
          <w:p w14:paraId="1359AA38" w14:textId="77777777" w:rsidR="00CB2F67" w:rsidRPr="00B60D70" w:rsidRDefault="00CB2F67" w:rsidP="00CB2F67">
            <w:pPr>
              <w:ind w:right="26"/>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rPr>
              <w:t>(Hydraulics Laboratory)</w:t>
            </w:r>
          </w:p>
        </w:tc>
        <w:tc>
          <w:tcPr>
            <w:tcW w:w="714" w:type="pct"/>
          </w:tcPr>
          <w:p w14:paraId="71E3F10B" w14:textId="62E3B01D" w:rsidR="00CB2F67" w:rsidRPr="00B60D70" w:rsidRDefault="00CB2F67" w:rsidP="00CB2F67">
            <w:pPr>
              <w:ind w:right="26"/>
              <w:rPr>
                <w:rFonts w:ascii="TH SarabunPSK" w:hAnsi="TH SarabunPSK" w:cs="TH SarabunPSK"/>
                <w:sz w:val="28"/>
                <w:szCs w:val="28"/>
              </w:rPr>
            </w:pPr>
            <w:r w:rsidRPr="00B60D70">
              <w:rPr>
                <w:rFonts w:ascii="TH SarabunPSK" w:eastAsia="Times New Roman" w:hAnsi="TH SarabunPSK" w:cs="TH SarabunPSK" w:hint="cs"/>
                <w:sz w:val="28"/>
                <w:szCs w:val="28"/>
              </w:rPr>
              <w:t>1 (0-3-</w:t>
            </w:r>
            <w:r w:rsidR="00143C8C" w:rsidRPr="00B60D70">
              <w:rPr>
                <w:rFonts w:ascii="TH SarabunPSK" w:eastAsia="Times New Roman" w:hAnsi="TH SarabunPSK" w:cs="TH SarabunPSK"/>
                <w:sz w:val="28"/>
                <w:szCs w:val="28"/>
              </w:rPr>
              <w:t>2</w:t>
            </w:r>
            <w:r w:rsidRPr="00B60D70">
              <w:rPr>
                <w:rFonts w:ascii="TH SarabunPSK" w:eastAsia="Times New Roman" w:hAnsi="TH SarabunPSK" w:cs="TH SarabunPSK" w:hint="cs"/>
                <w:sz w:val="28"/>
                <w:szCs w:val="28"/>
              </w:rPr>
              <w:t>)</w:t>
            </w:r>
          </w:p>
        </w:tc>
        <w:tc>
          <w:tcPr>
            <w:tcW w:w="1486" w:type="pct"/>
          </w:tcPr>
          <w:p w14:paraId="50A336DF" w14:textId="77777777"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CB2F67" w:rsidRPr="00B60D70" w14:paraId="79EC8719" w14:textId="77777777" w:rsidTr="00932286">
        <w:tc>
          <w:tcPr>
            <w:tcW w:w="836" w:type="pct"/>
          </w:tcPr>
          <w:p w14:paraId="704BAB8F" w14:textId="6D6AD904" w:rsidR="00CB2F67" w:rsidRPr="00B60D70" w:rsidRDefault="00CB2F67" w:rsidP="00CB2F67">
            <w:pPr>
              <w:ind w:right="26"/>
              <w:rPr>
                <w:rFonts w:ascii="TH SarabunPSK" w:hAnsi="TH SarabunPSK" w:cs="TH SarabunPSK"/>
                <w:sz w:val="28"/>
                <w:szCs w:val="28"/>
              </w:rPr>
            </w:pPr>
            <w:r w:rsidRPr="00B60D70">
              <w:rPr>
                <w:rFonts w:ascii="TH SarabunPSK" w:eastAsia="Times New Roman" w:hAnsi="TH SarabunPSK" w:cs="TH SarabunPSK" w:hint="cs"/>
                <w:sz w:val="28"/>
                <w:szCs w:val="28"/>
              </w:rPr>
              <w:t>CTE</w:t>
            </w:r>
            <w:r w:rsidR="00F06878" w:rsidRPr="00B60D70">
              <w:rPr>
                <w:rFonts w:ascii="TH SarabunPSK" w:eastAsia="Times New Roman" w:hAnsi="TH SarabunPSK" w:cs="TH SarabunPSK"/>
                <w:sz w:val="28"/>
                <w:szCs w:val="28"/>
              </w:rPr>
              <w:t xml:space="preserve"> </w:t>
            </w:r>
            <w:r w:rsidRPr="00B60D70">
              <w:rPr>
                <w:rFonts w:ascii="TH SarabunPSK" w:eastAsia="Times New Roman" w:hAnsi="TH SarabunPSK" w:cs="TH SarabunPSK" w:hint="cs"/>
                <w:sz w:val="28"/>
                <w:szCs w:val="28"/>
              </w:rPr>
              <w:t>395</w:t>
            </w:r>
          </w:p>
        </w:tc>
        <w:tc>
          <w:tcPr>
            <w:tcW w:w="1964" w:type="pct"/>
          </w:tcPr>
          <w:p w14:paraId="22016D89" w14:textId="77777777" w:rsidR="00CB2F67" w:rsidRPr="00B60D70" w:rsidRDefault="00CB2F67" w:rsidP="00CB2F67">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การฝึกงานทางวิศวกรรมโยธา</w:t>
            </w:r>
          </w:p>
          <w:p w14:paraId="2BD3D97E" w14:textId="77777777" w:rsidR="00CB2F67" w:rsidRPr="00B60D70" w:rsidRDefault="00CB2F67" w:rsidP="00CB2F67">
            <w:pPr>
              <w:ind w:right="26"/>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rPr>
              <w:t>(Field Experience in Civil Engineering)</w:t>
            </w:r>
          </w:p>
        </w:tc>
        <w:tc>
          <w:tcPr>
            <w:tcW w:w="714" w:type="pct"/>
          </w:tcPr>
          <w:p w14:paraId="794B7D81" w14:textId="77777777" w:rsidR="00CB2F67" w:rsidRPr="00B60D70" w:rsidRDefault="00CB2F67" w:rsidP="00CB2F67">
            <w:pPr>
              <w:ind w:right="26"/>
              <w:rPr>
                <w:rFonts w:ascii="TH SarabunPSK" w:hAnsi="TH SarabunPSK" w:cs="TH SarabunPSK"/>
                <w:sz w:val="28"/>
                <w:szCs w:val="28"/>
              </w:rPr>
            </w:pPr>
            <w:r w:rsidRPr="00B60D70">
              <w:rPr>
                <w:rFonts w:ascii="TH SarabunPSK" w:eastAsia="Times New Roman" w:hAnsi="TH SarabunPSK" w:cs="TH SarabunPSK" w:hint="cs"/>
                <w:sz w:val="28"/>
                <w:szCs w:val="28"/>
              </w:rPr>
              <w:t>1 (S/U)</w:t>
            </w:r>
          </w:p>
        </w:tc>
        <w:tc>
          <w:tcPr>
            <w:tcW w:w="1486" w:type="pct"/>
          </w:tcPr>
          <w:p w14:paraId="601AA9AF" w14:textId="77777777"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15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bl>
    <w:p w14:paraId="70CD1E33" w14:textId="77777777" w:rsidR="006B53FC" w:rsidRPr="00B60D70" w:rsidRDefault="006B53FC" w:rsidP="006B53FC">
      <w:pPr>
        <w:rPr>
          <w:rFonts w:ascii="TH SarabunPSK" w:hAnsi="TH SarabunPSK" w:cs="TH SarabunPSK"/>
          <w:spacing w:val="-6"/>
        </w:rPr>
      </w:pPr>
    </w:p>
    <w:p w14:paraId="19917394" w14:textId="77777777" w:rsidR="00BE2591" w:rsidRPr="00B60D70" w:rsidRDefault="00BE2591">
      <w:pPr>
        <w:jc w:val="left"/>
        <w:rPr>
          <w:rFonts w:ascii="TH SarabunPSK" w:eastAsiaTheme="majorEastAsia" w:hAnsi="TH SarabunPSK" w:cs="TH SarabunPSK"/>
          <w:b/>
          <w:bCs/>
          <w:cs/>
          <w:lang w:val="th-TH"/>
        </w:rPr>
      </w:pPr>
      <w:r w:rsidRPr="00B60D70">
        <w:rPr>
          <w:rFonts w:ascii="TH SarabunPSK" w:hAnsi="TH SarabunPSK" w:cs="TH SarabunPSK" w:hint="cs"/>
          <w:cs/>
          <w:lang w:val="th-TH"/>
        </w:rPr>
        <w:br w:type="page"/>
      </w:r>
    </w:p>
    <w:p w14:paraId="102E606A" w14:textId="769DFD0E" w:rsidR="0035205A" w:rsidRPr="00B60D70" w:rsidRDefault="00066AE9" w:rsidP="00066AE9">
      <w:pPr>
        <w:pStyle w:val="3"/>
        <w:numPr>
          <w:ilvl w:val="0"/>
          <w:numId w:val="0"/>
        </w:numPr>
        <w:ind w:left="720" w:hanging="720"/>
        <w:rPr>
          <w:rFonts w:ascii="TH SarabunPSK" w:hAnsi="TH SarabunPSK" w:cs="TH SarabunPSK"/>
        </w:rPr>
      </w:pPr>
      <w:bookmarkStart w:id="856" w:name="_Toc180609601"/>
      <w:bookmarkStart w:id="857" w:name="_Toc191634214"/>
      <w:bookmarkEnd w:id="852"/>
      <w:bookmarkEnd w:id="853"/>
      <w:bookmarkEnd w:id="854"/>
      <w:bookmarkEnd w:id="855"/>
      <w:r w:rsidRPr="00B60D70">
        <w:rPr>
          <w:rFonts w:ascii="TH SarabunPSK" w:hAnsi="TH SarabunPSK" w:cs="TH SarabunPSK"/>
          <w:cs/>
        </w:rPr>
        <w:lastRenderedPageBreak/>
        <w:t>รศ.ดร.</w:t>
      </w:r>
      <w:proofErr w:type="spellStart"/>
      <w:r w:rsidRPr="00B60D70">
        <w:rPr>
          <w:rFonts w:ascii="TH SarabunPSK" w:hAnsi="TH SarabunPSK" w:cs="TH SarabunPSK"/>
          <w:cs/>
        </w:rPr>
        <w:t>กิ</w:t>
      </w:r>
      <w:proofErr w:type="spellEnd"/>
      <w:r w:rsidRPr="00B60D70">
        <w:rPr>
          <w:rFonts w:ascii="TH SarabunPSK" w:hAnsi="TH SarabunPSK" w:cs="TH SarabunPSK"/>
          <w:cs/>
        </w:rPr>
        <w:t>ติเดช สันติชัยอนันต์</w:t>
      </w:r>
      <w:bookmarkEnd w:id="856"/>
      <w:bookmarkEnd w:id="857"/>
    </w:p>
    <w:p w14:paraId="6FF9A24B" w14:textId="333B9776" w:rsidR="009E6917" w:rsidRPr="00B60D70" w:rsidRDefault="00D756E0" w:rsidP="00592146">
      <w:pPr>
        <w:rPr>
          <w:rFonts w:ascii="TH SarabunPSK" w:hAnsi="TH SarabunPSK" w:cs="TH SarabunPSK"/>
          <w:b/>
          <w:bCs/>
          <w:lang w:val="th-TH"/>
        </w:rPr>
      </w:pPr>
      <w:r w:rsidRPr="00B60D70">
        <w:rPr>
          <w:rFonts w:ascii="TH SarabunPSK" w:hAnsi="TH SarabunPSK" w:cs="TH SarabunPSK" w:hint="cs"/>
          <w:b/>
          <w:bCs/>
          <w:cs/>
          <w:lang w:val="th-TH"/>
        </w:rPr>
        <w:t>ชื่อ - สกุล ภาษาไทย</w:t>
      </w:r>
      <w:r w:rsidRPr="00B60D70">
        <w:rPr>
          <w:rFonts w:ascii="TH SarabunPSK" w:hAnsi="TH SarabunPSK" w:cs="TH SarabunPSK" w:hint="cs"/>
          <w:b/>
          <w:bCs/>
          <w:lang w:val="th-TH"/>
        </w:rPr>
        <w:t xml:space="preserve"> </w:t>
      </w:r>
      <w:r w:rsidRPr="00B60D70">
        <w:rPr>
          <w:rFonts w:ascii="TH SarabunPSK" w:hAnsi="TH SarabunPSK" w:cs="TH SarabunPSK" w:hint="cs"/>
          <w:b/>
          <w:bCs/>
          <w:cs/>
          <w:lang w:val="th-TH"/>
        </w:rPr>
        <w:tab/>
      </w:r>
      <w:r w:rsidR="00BE2591" w:rsidRPr="00B60D70">
        <w:rPr>
          <w:rFonts w:ascii="TH SarabunPSK" w:hAnsi="TH SarabunPSK" w:cs="TH SarabunPSK" w:hint="cs"/>
          <w:b/>
          <w:bCs/>
        </w:rPr>
        <w:tab/>
      </w:r>
      <w:r w:rsidRPr="00B60D70">
        <w:rPr>
          <w:rFonts w:ascii="TH SarabunPSK" w:hAnsi="TH SarabunPSK" w:cs="TH SarabunPSK" w:hint="cs"/>
          <w:b/>
          <w:bCs/>
          <w:cs/>
          <w:lang w:val="th-TH"/>
        </w:rPr>
        <w:t>รศ.ดร.</w:t>
      </w:r>
      <w:proofErr w:type="spellStart"/>
      <w:r w:rsidRPr="00B60D70">
        <w:rPr>
          <w:rFonts w:ascii="TH SarabunPSK" w:hAnsi="TH SarabunPSK" w:cs="TH SarabunPSK" w:hint="cs"/>
          <w:b/>
          <w:bCs/>
          <w:cs/>
          <w:lang w:val="th-TH"/>
        </w:rPr>
        <w:t>กิ</w:t>
      </w:r>
      <w:proofErr w:type="spellEnd"/>
      <w:r w:rsidRPr="00B60D70">
        <w:rPr>
          <w:rFonts w:ascii="TH SarabunPSK" w:hAnsi="TH SarabunPSK" w:cs="TH SarabunPSK" w:hint="cs"/>
          <w:b/>
          <w:bCs/>
          <w:cs/>
          <w:lang w:val="th-TH"/>
        </w:rPr>
        <w:t>ติเดช สันติชัยอนันต์</w:t>
      </w:r>
    </w:p>
    <w:p w14:paraId="56D3FF3F" w14:textId="22051E09"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ชื่อ –</w:t>
      </w:r>
      <w:r w:rsidRPr="00B60D70">
        <w:rPr>
          <w:rFonts w:ascii="TH SarabunPSK" w:hAnsi="TH SarabunPSK" w:cs="TH SarabunPSK" w:hint="cs"/>
          <w:b/>
          <w:bCs/>
          <w:lang w:val="th-TH"/>
        </w:rPr>
        <w:t xml:space="preserve"> </w:t>
      </w:r>
      <w:r w:rsidRPr="00B60D70">
        <w:rPr>
          <w:rFonts w:ascii="TH SarabunPSK" w:hAnsi="TH SarabunPSK" w:cs="TH SarabunPSK" w:hint="cs"/>
          <w:b/>
          <w:bCs/>
          <w:cs/>
          <w:lang w:val="th-TH"/>
        </w:rPr>
        <w:t xml:space="preserve">สกุล ภาษาอังกฤษ </w:t>
      </w:r>
      <w:r w:rsidRPr="00B60D70">
        <w:rPr>
          <w:rFonts w:ascii="TH SarabunPSK" w:hAnsi="TH SarabunPSK" w:cs="TH SarabunPSK" w:hint="cs"/>
          <w:b/>
          <w:bCs/>
          <w:cs/>
          <w:lang w:val="th-TH"/>
        </w:rPr>
        <w:tab/>
      </w:r>
      <w:r w:rsidR="00BE2591" w:rsidRPr="00B60D70">
        <w:rPr>
          <w:rFonts w:ascii="TH SarabunPSK" w:hAnsi="TH SarabunPSK" w:cs="TH SarabunPSK" w:hint="cs"/>
          <w:b/>
          <w:bCs/>
        </w:rPr>
        <w:tab/>
      </w:r>
      <w:proofErr w:type="spellStart"/>
      <w:r w:rsidRPr="00B60D70">
        <w:rPr>
          <w:rFonts w:ascii="TH SarabunPSK" w:hAnsi="TH SarabunPSK" w:cs="TH SarabunPSK" w:hint="cs"/>
          <w:b/>
          <w:bCs/>
          <w:lang w:val="th-TH"/>
        </w:rPr>
        <w:t>Assoc</w:t>
      </w:r>
      <w:proofErr w:type="spellEnd"/>
      <w:r w:rsidRPr="00B60D70">
        <w:rPr>
          <w:rFonts w:ascii="TH SarabunPSK" w:hAnsi="TH SarabunPSK" w:cs="TH SarabunPSK" w:hint="cs"/>
          <w:b/>
          <w:bCs/>
          <w:lang w:val="th-TH"/>
        </w:rPr>
        <w:t xml:space="preserve">. </w:t>
      </w:r>
      <w:proofErr w:type="spellStart"/>
      <w:r w:rsidRPr="00B60D70">
        <w:rPr>
          <w:rFonts w:ascii="TH SarabunPSK" w:hAnsi="TH SarabunPSK" w:cs="TH SarabunPSK" w:hint="cs"/>
          <w:b/>
          <w:bCs/>
          <w:lang w:val="th-TH"/>
        </w:rPr>
        <w:t>Prof</w:t>
      </w:r>
      <w:proofErr w:type="spellEnd"/>
      <w:r w:rsidRPr="00B60D70">
        <w:rPr>
          <w:rFonts w:ascii="TH SarabunPSK" w:hAnsi="TH SarabunPSK" w:cs="TH SarabunPSK" w:hint="cs"/>
          <w:b/>
          <w:bCs/>
          <w:lang w:val="th-TH"/>
        </w:rPr>
        <w:t xml:space="preserve">. Dr. </w:t>
      </w:r>
      <w:proofErr w:type="spellStart"/>
      <w:r w:rsidRPr="00B60D70">
        <w:rPr>
          <w:rFonts w:ascii="TH SarabunPSK" w:hAnsi="TH SarabunPSK" w:cs="TH SarabunPSK" w:hint="cs"/>
          <w:b/>
          <w:bCs/>
          <w:lang w:val="th-TH"/>
        </w:rPr>
        <w:t>Kitidech</w:t>
      </w:r>
      <w:proofErr w:type="spellEnd"/>
      <w:r w:rsidRPr="00B60D70">
        <w:rPr>
          <w:rFonts w:ascii="TH SarabunPSK" w:hAnsi="TH SarabunPSK" w:cs="TH SarabunPSK" w:hint="cs"/>
          <w:b/>
          <w:bCs/>
          <w:lang w:val="th-TH"/>
        </w:rPr>
        <w:t xml:space="preserve"> </w:t>
      </w:r>
      <w:proofErr w:type="spellStart"/>
      <w:r w:rsidRPr="00B60D70">
        <w:rPr>
          <w:rFonts w:ascii="TH SarabunPSK" w:hAnsi="TH SarabunPSK" w:cs="TH SarabunPSK" w:hint="cs"/>
          <w:b/>
          <w:bCs/>
          <w:lang w:val="th-TH"/>
        </w:rPr>
        <w:t>Santichaianant</w:t>
      </w:r>
      <w:proofErr w:type="spellEnd"/>
    </w:p>
    <w:p w14:paraId="1DF3F239" w14:textId="77777777" w:rsidR="009E6917" w:rsidRPr="00B60D70" w:rsidRDefault="00D756E0" w:rsidP="00592146">
      <w:pPr>
        <w:rPr>
          <w:rFonts w:ascii="TH SarabunPSK" w:hAnsi="TH SarabunPSK" w:cs="TH SarabunPSK"/>
          <w:b/>
          <w:bCs/>
          <w:cs/>
        </w:rPr>
      </w:pPr>
      <w:r w:rsidRPr="00B60D70">
        <w:rPr>
          <w:rFonts w:ascii="TH SarabunPSK" w:hAnsi="TH SarabunPSK" w:cs="TH SarabunPSK" w:hint="cs"/>
          <w:b/>
          <w:bCs/>
        </w:rPr>
        <w:t xml:space="preserve">1. </w:t>
      </w:r>
      <w:r w:rsidRPr="00B60D70">
        <w:rPr>
          <w:rFonts w:ascii="TH SarabunPSK" w:hAnsi="TH SarabunPSK" w:cs="TH SarabunPSK" w:hint="cs"/>
          <w:b/>
          <w:bCs/>
          <w:cs/>
          <w:lang w:val="th-TH"/>
        </w:rPr>
        <w:t>ประวัติการศึกษา</w:t>
      </w:r>
    </w:p>
    <w:p w14:paraId="32A0427C" w14:textId="0DEE893B" w:rsidR="009E6917" w:rsidRPr="00B60D70" w:rsidRDefault="00D756E0" w:rsidP="00592146">
      <w:pPr>
        <w:rPr>
          <w:rFonts w:ascii="TH SarabunPSK" w:hAnsi="TH SarabunPSK" w:cs="TH SarabunPSK"/>
        </w:rPr>
      </w:pPr>
      <w:r w:rsidRPr="00B60D70">
        <w:rPr>
          <w:rFonts w:ascii="TH SarabunPSK" w:hAnsi="TH SarabunPSK" w:cs="TH SarabunPSK" w:hint="cs"/>
          <w:cs/>
          <w:lang w:val="th-TH"/>
        </w:rPr>
        <w:t xml:space="preserve">ปี </w:t>
      </w:r>
      <w:r w:rsidR="00FE72D5" w:rsidRPr="00B60D70">
        <w:rPr>
          <w:rFonts w:ascii="TH SarabunPSK" w:hAnsi="TH SarabunPSK" w:cs="TH SarabunPSK" w:hint="cs"/>
          <w:cs/>
        </w:rPr>
        <w:t>ค</w:t>
      </w:r>
      <w:r w:rsidRPr="00B60D70">
        <w:rPr>
          <w:rFonts w:ascii="TH SarabunPSK" w:hAnsi="TH SarabunPSK" w:cs="TH SarabunPSK" w:hint="cs"/>
          <w:cs/>
        </w:rPr>
        <w:t>.</w:t>
      </w:r>
      <w:r w:rsidRPr="00B60D70">
        <w:rPr>
          <w:rFonts w:ascii="TH SarabunPSK" w:hAnsi="TH SarabunPSK" w:cs="TH SarabunPSK" w:hint="cs"/>
          <w:cs/>
          <w:lang w:val="th-TH"/>
        </w:rPr>
        <w:t>ศ</w:t>
      </w:r>
      <w:r w:rsidRPr="00B60D70">
        <w:rPr>
          <w:rFonts w:ascii="TH SarabunPSK" w:hAnsi="TH SarabunPSK" w:cs="TH SarabunPSK" w:hint="cs"/>
          <w:cs/>
        </w:rPr>
        <w:t xml:space="preserve">. </w:t>
      </w:r>
      <w:r w:rsidRPr="00B60D70">
        <w:rPr>
          <w:rFonts w:ascii="TH SarabunPSK" w:hAnsi="TH SarabunPSK" w:cs="TH SarabunPSK" w:hint="cs"/>
        </w:rPr>
        <w:t>2</w:t>
      </w:r>
      <w:r w:rsidR="00FE72D5" w:rsidRPr="00B60D70">
        <w:rPr>
          <w:rFonts w:ascii="TH SarabunPSK" w:hAnsi="TH SarabunPSK" w:cs="TH SarabunPSK" w:hint="cs"/>
        </w:rPr>
        <w:t>002</w:t>
      </w:r>
      <w:r w:rsidRPr="00B60D70">
        <w:rPr>
          <w:rFonts w:ascii="TH SarabunPSK" w:hAnsi="TH SarabunPSK" w:cs="TH SarabunPSK" w:hint="cs"/>
        </w:rPr>
        <w:tab/>
        <w:t>Ph.D. (Civil Engineer), University of Colorado (Boulder), U.S.A.</w:t>
      </w:r>
    </w:p>
    <w:p w14:paraId="4923575A" w14:textId="63B25F6A" w:rsidR="009E6917" w:rsidRPr="00B60D70" w:rsidRDefault="00D756E0" w:rsidP="00592146">
      <w:pPr>
        <w:rPr>
          <w:rFonts w:ascii="TH SarabunPSK" w:hAnsi="TH SarabunPSK" w:cs="TH SarabunPSK"/>
        </w:rPr>
      </w:pPr>
      <w:r w:rsidRPr="00B60D70">
        <w:rPr>
          <w:rFonts w:ascii="TH SarabunPSK" w:hAnsi="TH SarabunPSK" w:cs="TH SarabunPSK" w:hint="cs"/>
          <w:cs/>
          <w:lang w:val="th-TH"/>
        </w:rPr>
        <w:t>ปี พ</w:t>
      </w:r>
      <w:r w:rsidRPr="00B60D70">
        <w:rPr>
          <w:rFonts w:ascii="TH SarabunPSK" w:hAnsi="TH SarabunPSK" w:cs="TH SarabunPSK" w:hint="cs"/>
          <w:cs/>
        </w:rPr>
        <w:t>.</w:t>
      </w:r>
      <w:r w:rsidRPr="00B60D70">
        <w:rPr>
          <w:rFonts w:ascii="TH SarabunPSK" w:hAnsi="TH SarabunPSK" w:cs="TH SarabunPSK" w:hint="cs"/>
          <w:cs/>
          <w:lang w:val="th-TH"/>
        </w:rPr>
        <w:t>ศ</w:t>
      </w:r>
      <w:r w:rsidRPr="00B60D70">
        <w:rPr>
          <w:rFonts w:ascii="TH SarabunPSK" w:hAnsi="TH SarabunPSK" w:cs="TH SarabunPSK" w:hint="cs"/>
          <w:cs/>
        </w:rPr>
        <w:t xml:space="preserve">. </w:t>
      </w:r>
      <w:r w:rsidRPr="00B60D70">
        <w:rPr>
          <w:rFonts w:ascii="TH SarabunPSK" w:hAnsi="TH SarabunPSK" w:cs="TH SarabunPSK" w:hint="cs"/>
        </w:rPr>
        <w:t>253</w:t>
      </w:r>
      <w:r w:rsidR="005C10AF" w:rsidRPr="00B60D70">
        <w:rPr>
          <w:rFonts w:ascii="TH SarabunPSK" w:hAnsi="TH SarabunPSK" w:cs="TH SarabunPSK"/>
        </w:rPr>
        <w:t>8</w:t>
      </w:r>
      <w:r w:rsidRPr="00B60D70">
        <w:rPr>
          <w:rFonts w:ascii="TH SarabunPSK" w:hAnsi="TH SarabunPSK" w:cs="TH SarabunPSK" w:hint="cs"/>
        </w:rPr>
        <w:t xml:space="preserve"> </w:t>
      </w:r>
      <w:r w:rsidRPr="00B60D70">
        <w:rPr>
          <w:rFonts w:ascii="TH SarabunPSK" w:hAnsi="TH SarabunPSK" w:cs="TH SarabunPSK" w:hint="cs"/>
        </w:rPr>
        <w:tab/>
      </w:r>
      <w:r w:rsidRPr="00B60D70">
        <w:rPr>
          <w:rFonts w:ascii="TH SarabunPSK" w:hAnsi="TH SarabunPSK" w:cs="TH SarabunPSK" w:hint="cs"/>
          <w:cs/>
          <w:lang w:val="th-TH"/>
        </w:rPr>
        <w:t>วศ</w:t>
      </w:r>
      <w:r w:rsidRPr="00B60D70">
        <w:rPr>
          <w:rFonts w:ascii="TH SarabunPSK" w:hAnsi="TH SarabunPSK" w:cs="TH SarabunPSK" w:hint="cs"/>
          <w:cs/>
        </w:rPr>
        <w:t>.</w:t>
      </w:r>
      <w:r w:rsidRPr="00B60D70">
        <w:rPr>
          <w:rFonts w:ascii="TH SarabunPSK" w:hAnsi="TH SarabunPSK" w:cs="TH SarabunPSK" w:hint="cs"/>
          <w:cs/>
          <w:lang w:val="th-TH"/>
        </w:rPr>
        <w:t>ม</w:t>
      </w:r>
      <w:r w:rsidRPr="00B60D70">
        <w:rPr>
          <w:rFonts w:ascii="TH SarabunPSK" w:hAnsi="TH SarabunPSK" w:cs="TH SarabunPSK" w:hint="cs"/>
          <w:cs/>
        </w:rPr>
        <w:t>. (</w:t>
      </w:r>
      <w:r w:rsidRPr="00B60D70">
        <w:rPr>
          <w:rFonts w:ascii="TH SarabunPSK" w:hAnsi="TH SarabunPSK" w:cs="TH SarabunPSK" w:hint="cs"/>
          <w:cs/>
          <w:lang w:val="th-TH"/>
        </w:rPr>
        <w:t>วิศวกรรมโยธา</w:t>
      </w:r>
      <w:r w:rsidRPr="00B60D70">
        <w:rPr>
          <w:rFonts w:ascii="TH SarabunPSK" w:hAnsi="TH SarabunPSK" w:cs="TH SarabunPSK" w:hint="cs"/>
          <w:cs/>
        </w:rPr>
        <w:t>)</w:t>
      </w:r>
      <w:r w:rsidRPr="00B60D70">
        <w:rPr>
          <w:rFonts w:ascii="TH SarabunPSK" w:hAnsi="TH SarabunPSK" w:cs="TH SarabunPSK" w:hint="cs"/>
        </w:rPr>
        <w:t xml:space="preserve">, </w:t>
      </w:r>
      <w:r w:rsidRPr="00B60D70">
        <w:rPr>
          <w:rFonts w:ascii="TH SarabunPSK" w:hAnsi="TH SarabunPSK" w:cs="TH SarabunPSK" w:hint="cs"/>
          <w:cs/>
          <w:lang w:val="th-TH"/>
        </w:rPr>
        <w:t xml:space="preserve">สถาบันเทคโนโลยีแห่งเอเชีย </w:t>
      </w:r>
      <w:r w:rsidRPr="00B60D70">
        <w:rPr>
          <w:rFonts w:ascii="TH SarabunPSK" w:hAnsi="TH SarabunPSK" w:cs="TH SarabunPSK" w:hint="cs"/>
          <w:cs/>
        </w:rPr>
        <w:t>(</w:t>
      </w:r>
      <w:r w:rsidRPr="00B60D70">
        <w:rPr>
          <w:rFonts w:ascii="TH SarabunPSK" w:hAnsi="TH SarabunPSK" w:cs="TH SarabunPSK" w:hint="cs"/>
        </w:rPr>
        <w:t xml:space="preserve">AIT.), </w:t>
      </w:r>
      <w:r w:rsidRPr="00B60D70">
        <w:rPr>
          <w:rFonts w:ascii="TH SarabunPSK" w:hAnsi="TH SarabunPSK" w:cs="TH SarabunPSK" w:hint="cs"/>
          <w:cs/>
          <w:lang w:val="th-TH"/>
        </w:rPr>
        <w:t>ประเทศไทย</w:t>
      </w:r>
    </w:p>
    <w:p w14:paraId="6BDAFC66" w14:textId="77777777" w:rsidR="009E6917" w:rsidRPr="00B60D70" w:rsidRDefault="00D756E0" w:rsidP="00592146">
      <w:pPr>
        <w:rPr>
          <w:rFonts w:ascii="TH SarabunPSK" w:hAnsi="TH SarabunPSK" w:cs="TH SarabunPSK"/>
        </w:rPr>
      </w:pPr>
      <w:r w:rsidRPr="00B60D70">
        <w:rPr>
          <w:rFonts w:ascii="TH SarabunPSK" w:hAnsi="TH SarabunPSK" w:cs="TH SarabunPSK" w:hint="cs"/>
          <w:cs/>
          <w:lang w:val="th-TH"/>
        </w:rPr>
        <w:t>ปี พ</w:t>
      </w:r>
      <w:r w:rsidRPr="00B60D70">
        <w:rPr>
          <w:rFonts w:ascii="TH SarabunPSK" w:hAnsi="TH SarabunPSK" w:cs="TH SarabunPSK" w:hint="cs"/>
          <w:cs/>
        </w:rPr>
        <w:t>.</w:t>
      </w:r>
      <w:r w:rsidRPr="00B60D70">
        <w:rPr>
          <w:rFonts w:ascii="TH SarabunPSK" w:hAnsi="TH SarabunPSK" w:cs="TH SarabunPSK" w:hint="cs"/>
          <w:cs/>
          <w:lang w:val="th-TH"/>
        </w:rPr>
        <w:t>ศ</w:t>
      </w:r>
      <w:r w:rsidRPr="00B60D70">
        <w:rPr>
          <w:rFonts w:ascii="TH SarabunPSK" w:hAnsi="TH SarabunPSK" w:cs="TH SarabunPSK" w:hint="cs"/>
          <w:cs/>
        </w:rPr>
        <w:t xml:space="preserve">. </w:t>
      </w:r>
      <w:r w:rsidRPr="00B60D70">
        <w:rPr>
          <w:rFonts w:ascii="TH SarabunPSK" w:hAnsi="TH SarabunPSK" w:cs="TH SarabunPSK" w:hint="cs"/>
        </w:rPr>
        <w:t xml:space="preserve">2535 </w:t>
      </w:r>
      <w:r w:rsidRPr="00B60D70">
        <w:rPr>
          <w:rFonts w:ascii="TH SarabunPSK" w:hAnsi="TH SarabunPSK" w:cs="TH SarabunPSK" w:hint="cs"/>
        </w:rPr>
        <w:tab/>
      </w:r>
      <w:r w:rsidRPr="00B60D70">
        <w:rPr>
          <w:rFonts w:ascii="TH SarabunPSK" w:hAnsi="TH SarabunPSK" w:cs="TH SarabunPSK" w:hint="cs"/>
          <w:cs/>
          <w:lang w:val="th-TH"/>
        </w:rPr>
        <w:t>วศ</w:t>
      </w:r>
      <w:r w:rsidRPr="00B60D70">
        <w:rPr>
          <w:rFonts w:ascii="TH SarabunPSK" w:hAnsi="TH SarabunPSK" w:cs="TH SarabunPSK" w:hint="cs"/>
          <w:cs/>
        </w:rPr>
        <w:t>.</w:t>
      </w:r>
      <w:r w:rsidRPr="00B60D70">
        <w:rPr>
          <w:rFonts w:ascii="TH SarabunPSK" w:hAnsi="TH SarabunPSK" w:cs="TH SarabunPSK" w:hint="cs"/>
          <w:cs/>
          <w:lang w:val="th-TH"/>
        </w:rPr>
        <w:t>บ</w:t>
      </w:r>
      <w:r w:rsidRPr="00B60D70">
        <w:rPr>
          <w:rFonts w:ascii="TH SarabunPSK" w:hAnsi="TH SarabunPSK" w:cs="TH SarabunPSK" w:hint="cs"/>
          <w:cs/>
        </w:rPr>
        <w:t>. (</w:t>
      </w:r>
      <w:r w:rsidRPr="00B60D70">
        <w:rPr>
          <w:rFonts w:ascii="TH SarabunPSK" w:hAnsi="TH SarabunPSK" w:cs="TH SarabunPSK" w:hint="cs"/>
          <w:cs/>
          <w:lang w:val="th-TH"/>
        </w:rPr>
        <w:t>วิศวกรรมโยธา</w:t>
      </w:r>
      <w:r w:rsidRPr="00B60D70">
        <w:rPr>
          <w:rFonts w:ascii="TH SarabunPSK" w:hAnsi="TH SarabunPSK" w:cs="TH SarabunPSK" w:hint="cs"/>
          <w:cs/>
        </w:rPr>
        <w:t xml:space="preserve">) </w:t>
      </w:r>
      <w:r w:rsidRPr="00B60D70">
        <w:rPr>
          <w:rFonts w:ascii="TH SarabunPSK" w:hAnsi="TH SarabunPSK" w:cs="TH SarabunPSK" w:hint="cs"/>
          <w:cs/>
          <w:lang w:val="th-TH"/>
        </w:rPr>
        <w:t>สถาบันเทคโนโลยีพระจอมเกล้าธนบุรี</w:t>
      </w:r>
      <w:r w:rsidRPr="00B60D70">
        <w:rPr>
          <w:rFonts w:ascii="TH SarabunPSK" w:hAnsi="TH SarabunPSK" w:cs="TH SarabunPSK" w:hint="cs"/>
        </w:rPr>
        <w:t xml:space="preserve">, </w:t>
      </w:r>
      <w:r w:rsidRPr="00B60D70">
        <w:rPr>
          <w:rFonts w:ascii="TH SarabunPSK" w:hAnsi="TH SarabunPSK" w:cs="TH SarabunPSK" w:hint="cs"/>
          <w:cs/>
          <w:lang w:val="th-TH"/>
        </w:rPr>
        <w:t>ประเทศไทย</w:t>
      </w:r>
    </w:p>
    <w:p w14:paraId="6420A56D" w14:textId="5268FF95" w:rsidR="00BE2591" w:rsidRPr="00B60D70" w:rsidRDefault="00BE2591" w:rsidP="00BE2591">
      <w:pPr>
        <w:rPr>
          <w:rFonts w:ascii="TH SarabunPSK" w:hAnsi="TH SarabunPSK" w:cs="TH SarabunPSK"/>
          <w:b/>
          <w:bCs/>
        </w:rPr>
      </w:pPr>
      <w:r w:rsidRPr="00B60D70">
        <w:rPr>
          <w:rFonts w:ascii="TH SarabunPSK" w:hAnsi="TH SarabunPSK" w:cs="TH SarabunPSK" w:hint="cs"/>
          <w:b/>
          <w:bCs/>
          <w:cs/>
          <w:lang w:val="th-TH"/>
        </w:rPr>
        <w:t>คุณวุฒิและสาขาวิชา</w:t>
      </w:r>
      <w:r w:rsidRPr="00B60D70">
        <w:rPr>
          <w:rFonts w:ascii="TH SarabunPSK" w:hAnsi="TH SarabunPSK" w:cs="TH SarabunPSK" w:hint="cs"/>
          <w:b/>
          <w:bCs/>
          <w:cs/>
        </w:rPr>
        <w:tab/>
      </w:r>
    </w:p>
    <w:p w14:paraId="53774201" w14:textId="2CDE434A" w:rsidR="00BE2591" w:rsidRPr="00B60D70" w:rsidRDefault="006B53FC" w:rsidP="00BE2591">
      <w:pPr>
        <w:ind w:left="720"/>
        <w:rPr>
          <w:rFonts w:ascii="TH SarabunPSK" w:hAnsi="TH SarabunPSK" w:cs="TH SarabunPSK"/>
        </w:rPr>
      </w:pPr>
      <w:r w:rsidRPr="00B60D70">
        <w:rPr>
          <w:rFonts w:ascii="TH SarabunPSK" w:eastAsia="Wingdings 2" w:hAnsi="TH SarabunPSK" w:cs="TH SarabunPSK" w:hint="cs"/>
        </w:rPr>
        <w:sym w:font="Wingdings 2" w:char="F052"/>
      </w:r>
      <w:r w:rsidR="00BE2591" w:rsidRPr="00B60D70">
        <w:rPr>
          <w:rFonts w:ascii="TH SarabunPSK" w:hAnsi="TH SarabunPSK" w:cs="TH SarabunPSK" w:hint="cs"/>
          <w:cs/>
        </w:rPr>
        <w:t xml:space="preserve"> </w:t>
      </w:r>
      <w:r w:rsidR="00BE2591" w:rsidRPr="00B60D70">
        <w:rPr>
          <w:rFonts w:ascii="TH SarabunPSK" w:hAnsi="TH SarabunPSK" w:cs="TH SarabunPSK" w:hint="cs"/>
          <w:cs/>
          <w:lang w:val="th-TH"/>
        </w:rPr>
        <w:t>คุณวุฒิและสาขาวิชา</w:t>
      </w:r>
      <w:r w:rsidR="00BE2591" w:rsidRPr="00B60D70">
        <w:rPr>
          <w:rFonts w:ascii="TH SarabunPSK" w:hAnsi="TH SarabunPSK" w:cs="TH SarabunPSK" w:hint="cs"/>
          <w:u w:val="single"/>
          <w:cs/>
          <w:lang w:val="th-TH"/>
        </w:rPr>
        <w:t>ตรง</w:t>
      </w:r>
      <w:r w:rsidR="00BE2591" w:rsidRPr="00B60D70">
        <w:rPr>
          <w:rFonts w:ascii="TH SarabunPSK" w:hAnsi="TH SarabunPSK" w:cs="TH SarabunPSK" w:hint="cs"/>
          <w:cs/>
          <w:lang w:val="th-TH"/>
        </w:rPr>
        <w:t>กับสาขาวิชาของหลักสูตร</w:t>
      </w:r>
    </w:p>
    <w:p w14:paraId="79C46DEF" w14:textId="77777777" w:rsidR="009E6917" w:rsidRPr="00B60D70" w:rsidRDefault="009E6917" w:rsidP="00592146">
      <w:pPr>
        <w:rPr>
          <w:rFonts w:ascii="TH SarabunPSK" w:hAnsi="TH SarabunPSK" w:cs="TH SarabunPSK"/>
        </w:rPr>
      </w:pPr>
    </w:p>
    <w:p w14:paraId="7FBA6899" w14:textId="3DAB03AA" w:rsidR="009E6917" w:rsidRPr="00B60D70" w:rsidRDefault="00D756E0" w:rsidP="00592146">
      <w:pPr>
        <w:rPr>
          <w:rFonts w:ascii="TH SarabunPSK" w:hAnsi="TH SarabunPSK" w:cs="TH SarabunPSK"/>
          <w:b/>
          <w:bCs/>
          <w:lang w:val="th-TH"/>
        </w:rPr>
      </w:pPr>
      <w:r w:rsidRPr="00B60D70">
        <w:rPr>
          <w:rFonts w:ascii="TH SarabunPSK" w:hAnsi="TH SarabunPSK" w:cs="TH SarabunPSK" w:hint="cs"/>
          <w:b/>
          <w:bCs/>
        </w:rPr>
        <w:t xml:space="preserve">2. </w:t>
      </w:r>
      <w:r w:rsidRPr="00B60D70">
        <w:rPr>
          <w:rFonts w:ascii="TH SarabunPSK" w:hAnsi="TH SarabunPSK" w:cs="TH SarabunPSK" w:hint="cs"/>
          <w:b/>
          <w:bCs/>
          <w:cs/>
          <w:lang w:val="th-TH"/>
        </w:rPr>
        <w:t xml:space="preserve">ผลงานทางวิชาการย้อนหลัง </w:t>
      </w:r>
      <w:r w:rsidRPr="00B60D70">
        <w:rPr>
          <w:rFonts w:ascii="TH SarabunPSK" w:hAnsi="TH SarabunPSK" w:cs="TH SarabunPSK" w:hint="cs"/>
          <w:b/>
          <w:bCs/>
        </w:rPr>
        <w:t xml:space="preserve">5 </w:t>
      </w:r>
      <w:r w:rsidRPr="00B60D70">
        <w:rPr>
          <w:rFonts w:ascii="TH SarabunPSK" w:hAnsi="TH SarabunPSK" w:cs="TH SarabunPSK" w:hint="cs"/>
          <w:b/>
          <w:bCs/>
          <w:cs/>
          <w:lang w:val="th-TH"/>
        </w:rPr>
        <w:t xml:space="preserve">ปี </w:t>
      </w:r>
    </w:p>
    <w:p w14:paraId="0FBC8750" w14:textId="77777777" w:rsidR="006B53FC" w:rsidRPr="00B60D70" w:rsidRDefault="006B53FC" w:rsidP="006B53FC">
      <w:pPr>
        <w:tabs>
          <w:tab w:val="left" w:pos="1170"/>
        </w:tabs>
        <w:ind w:right="26" w:firstLine="426"/>
        <w:jc w:val="left"/>
        <w:rPr>
          <w:rFonts w:ascii="TH SarabunPSK" w:hAnsi="TH SarabunPSK" w:cs="TH SarabunPSK"/>
        </w:rPr>
      </w:pPr>
      <w:r w:rsidRPr="00B60D70">
        <w:rPr>
          <w:rFonts w:ascii="TH SarabunPSK" w:hAnsi="TH SarabunPSK" w:cs="TH SarabunPSK" w:hint="cs"/>
          <w:u w:val="single"/>
          <w:cs/>
        </w:rPr>
        <w:t>กลุ่ม 1</w:t>
      </w:r>
      <w:r w:rsidRPr="00B60D70">
        <w:rPr>
          <w:rFonts w:ascii="TH SarabunPSK" w:hAnsi="TH SarabunPSK" w:cs="TH SarabunPSK" w:hint="cs"/>
          <w:cs/>
        </w:rPr>
        <w:t xml:space="preserve"> </w:t>
      </w:r>
      <w:r w:rsidRPr="00B60D70">
        <w:rPr>
          <w:rFonts w:ascii="TH SarabunPSK" w:hAnsi="TH SarabunPSK" w:cs="TH SarabunPSK" w:hint="cs"/>
          <w:cs/>
        </w:rPr>
        <w:tab/>
        <w:t xml:space="preserve">งานวิจัย </w:t>
      </w:r>
      <w:r w:rsidRPr="00B60D70">
        <w:rPr>
          <w:rFonts w:ascii="TH SarabunPSK" w:hAnsi="TH SarabunPSK" w:cs="TH SarabunPSK" w:hint="cs"/>
        </w:rPr>
        <w:t xml:space="preserve"> (</w:t>
      </w:r>
      <w:r w:rsidRPr="00B60D70">
        <w:rPr>
          <w:rFonts w:ascii="TH SarabunPSK" w:hAnsi="TH SarabunPSK" w:cs="TH SarabunPSK" w:hint="cs"/>
          <w:cs/>
        </w:rPr>
        <w:t xml:space="preserve">ต้องระบุว่าสามารถสืบค้นได้จากฐานข้อมูลใดตามประกาศ </w:t>
      </w:r>
      <w:proofErr w:type="spellStart"/>
      <w:r w:rsidRPr="00B60D70">
        <w:rPr>
          <w:rFonts w:ascii="TH SarabunPSK" w:hAnsi="TH SarabunPSK" w:cs="TH SarabunPSK" w:hint="cs"/>
          <w:cs/>
        </w:rPr>
        <w:t>ก.พ.อ</w:t>
      </w:r>
      <w:proofErr w:type="spellEnd"/>
      <w:r w:rsidRPr="00B60D70">
        <w:rPr>
          <w:rFonts w:ascii="TH SarabunPSK" w:hAnsi="TH SarabunPSK" w:cs="TH SarabunPSK" w:hint="cs"/>
          <w:cs/>
        </w:rPr>
        <w:t xml:space="preserve">. เช่น </w:t>
      </w:r>
      <w:r w:rsidRPr="00B60D70">
        <w:rPr>
          <w:rFonts w:ascii="TH SarabunPSK" w:hAnsi="TH SarabunPSK" w:cs="TH SarabunPSK" w:hint="cs"/>
        </w:rPr>
        <w:t xml:space="preserve">Scopus, Web of Science </w:t>
      </w:r>
      <w:r w:rsidRPr="00B60D70">
        <w:rPr>
          <w:rFonts w:ascii="TH SarabunPSK" w:hAnsi="TH SarabunPSK" w:cs="TH SarabunPSK" w:hint="cs"/>
          <w:cs/>
        </w:rPr>
        <w:t>ฯลฯ</w:t>
      </w:r>
      <w:r w:rsidRPr="00B60D70">
        <w:rPr>
          <w:rFonts w:ascii="TH SarabunPSK" w:hAnsi="TH SarabunPSK" w:cs="TH SarabunPSK" w:hint="cs"/>
        </w:rPr>
        <w:t>)</w:t>
      </w:r>
    </w:p>
    <w:p w14:paraId="4E9FC74D" w14:textId="77777777" w:rsidR="006B53FC" w:rsidRPr="00B60D70" w:rsidRDefault="006B53FC" w:rsidP="006B53FC">
      <w:pPr>
        <w:ind w:left="1146" w:right="26" w:hanging="720"/>
        <w:contextualSpacing/>
        <w:jc w:val="left"/>
        <w:rPr>
          <w:rFonts w:ascii="TH SarabunPSK" w:hAnsi="TH SarabunPSK" w:cs="TH SarabunPSK"/>
        </w:rPr>
      </w:pPr>
      <w:r w:rsidRPr="00B60D70">
        <w:rPr>
          <w:rFonts w:ascii="TH SarabunPSK" w:hAnsi="TH SarabunPSK" w:cs="TH SarabunPSK" w:hint="cs"/>
        </w:rPr>
        <w:t>1.</w:t>
      </w:r>
      <w:r w:rsidRPr="00B60D70">
        <w:rPr>
          <w:rFonts w:ascii="TH SarabunPSK" w:hAnsi="TH SarabunPSK" w:cs="TH SarabunPSK" w:hint="cs"/>
          <w:cs/>
        </w:rPr>
        <w:t>1</w:t>
      </w:r>
      <w:r w:rsidRPr="00B60D70">
        <w:rPr>
          <w:rFonts w:ascii="TH SarabunPSK" w:hAnsi="TH SarabunPSK" w:cs="TH SarabunPSK" w:hint="cs"/>
        </w:rPr>
        <w:t xml:space="preserve"> National Journal (</w:t>
      </w:r>
      <w:r w:rsidRPr="00B60D70">
        <w:rPr>
          <w:rFonts w:ascii="TH SarabunPSK" w:hAnsi="TH SarabunPSK" w:cs="TH SarabunPSK" w:hint="cs"/>
          <w:cs/>
        </w:rPr>
        <w:t xml:space="preserve">ค่าน้ำหนัก </w:t>
      </w:r>
      <w:r w:rsidRPr="00B60D70">
        <w:rPr>
          <w:rFonts w:ascii="TH SarabunPSK" w:hAnsi="TH SarabunPSK" w:cs="TH SarabunPSK" w:hint="cs"/>
        </w:rPr>
        <w:t>0.4)</w:t>
      </w:r>
    </w:p>
    <w:p w14:paraId="28E9873C" w14:textId="558E497B" w:rsidR="009E6917" w:rsidRPr="00B60D70" w:rsidRDefault="00D756E0" w:rsidP="00FF7D50">
      <w:pPr>
        <w:pStyle w:val="af9"/>
        <w:numPr>
          <w:ilvl w:val="0"/>
          <w:numId w:val="112"/>
        </w:numPr>
        <w:spacing w:after="240"/>
        <w:ind w:left="1134"/>
        <w:rPr>
          <w:rFonts w:ascii="TH SarabunPSK" w:hAnsi="TH SarabunPSK" w:cs="TH SarabunPSK"/>
        </w:rPr>
      </w:pPr>
      <w:r w:rsidRPr="00B60D70">
        <w:rPr>
          <w:rFonts w:ascii="TH SarabunPSK" w:hAnsi="TH SarabunPSK" w:cs="TH SarabunPSK" w:hint="cs"/>
          <w:cs/>
          <w:lang w:val="th-TH"/>
        </w:rPr>
        <w:t>เอกรัตน์</w:t>
      </w:r>
      <w:r w:rsidRPr="00B60D70">
        <w:rPr>
          <w:rFonts w:ascii="TH SarabunPSK" w:hAnsi="TH SarabunPSK" w:cs="TH SarabunPSK" w:hint="cs"/>
          <w:lang w:val="th-TH"/>
        </w:rPr>
        <w:t xml:space="preserve"> </w:t>
      </w:r>
      <w:r w:rsidRPr="00B60D70">
        <w:rPr>
          <w:rFonts w:ascii="TH SarabunPSK" w:hAnsi="TH SarabunPSK" w:cs="TH SarabunPSK" w:hint="cs"/>
          <w:cs/>
          <w:lang w:val="th-TH"/>
        </w:rPr>
        <w:t>รวยรวย</w:t>
      </w:r>
      <w:r w:rsidRPr="00B60D70">
        <w:rPr>
          <w:rFonts w:ascii="TH SarabunPSK" w:hAnsi="TH SarabunPSK" w:cs="TH SarabunPSK" w:hint="cs"/>
          <w:lang w:val="th-TH"/>
        </w:rPr>
        <w:t xml:space="preserve">, </w:t>
      </w:r>
      <w:proofErr w:type="spellStart"/>
      <w:r w:rsidRPr="00B60D70">
        <w:rPr>
          <w:rFonts w:ascii="TH SarabunPSK" w:hAnsi="TH SarabunPSK" w:cs="TH SarabunPSK" w:hint="cs"/>
          <w:b/>
          <w:bCs/>
          <w:u w:val="single"/>
          <w:cs/>
          <w:lang w:val="th-TH"/>
        </w:rPr>
        <w:t>กิ</w:t>
      </w:r>
      <w:proofErr w:type="spellEnd"/>
      <w:r w:rsidRPr="00B60D70">
        <w:rPr>
          <w:rFonts w:ascii="TH SarabunPSK" w:hAnsi="TH SarabunPSK" w:cs="TH SarabunPSK" w:hint="cs"/>
          <w:b/>
          <w:bCs/>
          <w:u w:val="single"/>
          <w:cs/>
          <w:lang w:val="th-TH"/>
        </w:rPr>
        <w:t>ติเดช</w:t>
      </w:r>
      <w:r w:rsidRPr="00B60D70">
        <w:rPr>
          <w:rFonts w:ascii="TH SarabunPSK" w:hAnsi="TH SarabunPSK" w:cs="TH SarabunPSK" w:hint="cs"/>
          <w:b/>
          <w:bCs/>
          <w:u w:val="single"/>
          <w:lang w:val="th-TH"/>
        </w:rPr>
        <w:t xml:space="preserve"> </w:t>
      </w:r>
      <w:r w:rsidRPr="00B60D70">
        <w:rPr>
          <w:rFonts w:ascii="TH SarabunPSK" w:hAnsi="TH SarabunPSK" w:cs="TH SarabunPSK" w:hint="cs"/>
          <w:b/>
          <w:bCs/>
          <w:u w:val="single"/>
          <w:cs/>
          <w:lang w:val="th-TH"/>
        </w:rPr>
        <w:t>สันติชัยอนันต์</w:t>
      </w:r>
      <w:r w:rsidRPr="00B60D70">
        <w:rPr>
          <w:rFonts w:ascii="TH SarabunPSK" w:hAnsi="TH SarabunPSK" w:cs="TH SarabunPSK" w:hint="cs"/>
          <w:lang w:val="th-TH"/>
        </w:rPr>
        <w:t xml:space="preserve">, </w:t>
      </w:r>
      <w:r w:rsidRPr="00B60D70">
        <w:rPr>
          <w:rFonts w:ascii="TH SarabunPSK" w:hAnsi="TH SarabunPSK" w:cs="TH SarabunPSK" w:hint="cs"/>
          <w:cs/>
          <w:lang w:val="th-TH"/>
        </w:rPr>
        <w:t>มงคล</w:t>
      </w:r>
      <w:r w:rsidRPr="00B60D70">
        <w:rPr>
          <w:rFonts w:ascii="TH SarabunPSK" w:hAnsi="TH SarabunPSK" w:cs="TH SarabunPSK" w:hint="cs"/>
          <w:lang w:val="th-TH"/>
        </w:rPr>
        <w:t xml:space="preserve"> </w:t>
      </w:r>
      <w:r w:rsidRPr="00B60D70">
        <w:rPr>
          <w:rFonts w:ascii="TH SarabunPSK" w:hAnsi="TH SarabunPSK" w:cs="TH SarabunPSK" w:hint="cs"/>
          <w:cs/>
          <w:lang w:val="th-TH"/>
        </w:rPr>
        <w:t>นามลักษณ์ และ</w:t>
      </w:r>
      <w:r w:rsidRPr="00B60D70">
        <w:rPr>
          <w:rFonts w:ascii="TH SarabunPSK" w:hAnsi="TH SarabunPSK" w:cs="TH SarabunPSK" w:hint="cs"/>
          <w:lang w:val="th-TH"/>
        </w:rPr>
        <w:t xml:space="preserve"> </w:t>
      </w:r>
      <w:r w:rsidRPr="00B60D70">
        <w:rPr>
          <w:rFonts w:ascii="TH SarabunPSK" w:hAnsi="TH SarabunPSK" w:cs="TH SarabunPSK" w:hint="cs"/>
          <w:cs/>
          <w:lang w:val="th-TH"/>
        </w:rPr>
        <w:t>วิศิษฏ์ศรี</w:t>
      </w:r>
      <w:r w:rsidRPr="00B60D70">
        <w:rPr>
          <w:rFonts w:ascii="TH SarabunPSK" w:hAnsi="TH SarabunPSK" w:cs="TH SarabunPSK" w:hint="cs"/>
          <w:lang w:val="th-TH"/>
        </w:rPr>
        <w:t xml:space="preserve"> </w:t>
      </w:r>
      <w:r w:rsidRPr="00B60D70">
        <w:rPr>
          <w:rFonts w:ascii="TH SarabunPSK" w:hAnsi="TH SarabunPSK" w:cs="TH SarabunPSK" w:hint="cs"/>
          <w:cs/>
          <w:lang w:val="th-TH"/>
        </w:rPr>
        <w:t>วิยะรัตน์</w:t>
      </w:r>
      <w:r w:rsidRPr="00B60D70">
        <w:rPr>
          <w:rFonts w:ascii="TH SarabunPSK" w:hAnsi="TH SarabunPSK" w:cs="TH SarabunPSK" w:hint="cs"/>
          <w:lang w:val="th-TH"/>
        </w:rPr>
        <w:t>, 2566, “</w:t>
      </w:r>
      <w:r w:rsidRPr="00B60D70">
        <w:rPr>
          <w:rFonts w:ascii="TH SarabunPSK" w:hAnsi="TH SarabunPSK" w:cs="TH SarabunPSK" w:hint="cs"/>
          <w:cs/>
          <w:lang w:val="th-TH"/>
        </w:rPr>
        <w:t>การประเมินผลโครงการสหกิจศึกษาของหลักสูตรเทคโนโลยีบัณฑิต สาขาเทคโนโลยีอุตสาหกรรม</w:t>
      </w:r>
      <w:r w:rsidRPr="00B60D70">
        <w:rPr>
          <w:rFonts w:ascii="TH SarabunPSK" w:hAnsi="TH SarabunPSK" w:cs="TH SarabunPSK" w:hint="cs"/>
          <w:lang w:val="th-TH"/>
        </w:rPr>
        <w:t xml:space="preserve"> </w:t>
      </w:r>
      <w:r w:rsidRPr="00B60D70">
        <w:rPr>
          <w:rFonts w:ascii="TH SarabunPSK" w:hAnsi="TH SarabunPSK" w:cs="TH SarabunPSK" w:hint="cs"/>
          <w:cs/>
          <w:lang w:val="th-TH"/>
        </w:rPr>
        <w:t>คณะครุศาสตร์อุตสาหกรรมและเทคโนโลยี มหาวิทยาลัยเทคโนโลยีพระจอมเกล้าธนบุรี</w:t>
      </w:r>
      <w:r w:rsidRPr="00B60D70">
        <w:rPr>
          <w:rFonts w:ascii="TH SarabunPSK" w:hAnsi="TH SarabunPSK" w:cs="TH SarabunPSK" w:hint="cs"/>
          <w:lang w:val="th-TH"/>
        </w:rPr>
        <w:t>”,</w:t>
      </w:r>
      <w:r w:rsidRPr="00B60D70">
        <w:rPr>
          <w:rFonts w:ascii="TH SarabunPSK" w:hAnsi="TH SarabunPSK" w:cs="TH SarabunPSK" w:hint="cs"/>
          <w:cs/>
          <w:lang w:val="th-TH"/>
        </w:rPr>
        <w:t xml:space="preserve"> วารสารอาชีวศึกษาภาคกลาง</w:t>
      </w:r>
      <w:r w:rsidRPr="00B60D70">
        <w:rPr>
          <w:rFonts w:ascii="TH SarabunPSK" w:hAnsi="TH SarabunPSK" w:cs="TH SarabunPSK" w:hint="cs"/>
          <w:lang w:val="th-TH"/>
        </w:rPr>
        <w:t>,</w:t>
      </w:r>
      <w:r w:rsidRPr="00B60D70">
        <w:rPr>
          <w:rFonts w:ascii="TH SarabunPSK" w:hAnsi="TH SarabunPSK" w:cs="TH SarabunPSK" w:hint="cs"/>
          <w:cs/>
          <w:lang w:val="th-TH"/>
        </w:rPr>
        <w:t xml:space="preserve"> ปีที่ </w:t>
      </w:r>
      <w:r w:rsidRPr="00B60D70">
        <w:rPr>
          <w:rFonts w:ascii="TH SarabunPSK" w:hAnsi="TH SarabunPSK" w:cs="TH SarabunPSK" w:hint="cs"/>
          <w:lang w:val="th-TH"/>
        </w:rPr>
        <w:t xml:space="preserve">7, </w:t>
      </w:r>
      <w:r w:rsidRPr="00B60D70">
        <w:rPr>
          <w:rFonts w:ascii="TH SarabunPSK" w:hAnsi="TH SarabunPSK" w:cs="TH SarabunPSK" w:hint="cs"/>
          <w:cs/>
          <w:lang w:val="th-TH"/>
        </w:rPr>
        <w:t xml:space="preserve">ฉบับที่ </w:t>
      </w:r>
      <w:r w:rsidRPr="00B60D70">
        <w:rPr>
          <w:rFonts w:ascii="TH SarabunPSK" w:hAnsi="TH SarabunPSK" w:cs="TH SarabunPSK" w:hint="cs"/>
          <w:lang w:val="th-TH"/>
        </w:rPr>
        <w:t>1,</w:t>
      </w:r>
      <w:r w:rsidRPr="00B60D70">
        <w:rPr>
          <w:rFonts w:ascii="TH SarabunPSK" w:hAnsi="TH SarabunPSK" w:cs="TH SarabunPSK" w:hint="cs"/>
          <w:cs/>
          <w:lang w:val="th-TH"/>
        </w:rPr>
        <w:t xml:space="preserve"> มกราคม-มิถุนายน </w:t>
      </w:r>
      <w:r w:rsidRPr="00B60D70">
        <w:rPr>
          <w:rFonts w:ascii="TH SarabunPSK" w:hAnsi="TH SarabunPSK" w:cs="TH SarabunPSK" w:hint="cs"/>
          <w:lang w:val="th-TH"/>
        </w:rPr>
        <w:t xml:space="preserve">2566, </w:t>
      </w:r>
      <w:r w:rsidR="00F27005" w:rsidRPr="00B60D70">
        <w:rPr>
          <w:rFonts w:ascii="TH SarabunPSK" w:hAnsi="TH SarabunPSK" w:cs="TH SarabunPSK" w:hint="cs"/>
          <w:cs/>
        </w:rPr>
        <w:t>หน้า</w:t>
      </w:r>
      <w:r w:rsidRPr="00B60D70">
        <w:rPr>
          <w:rFonts w:ascii="TH SarabunPSK" w:hAnsi="TH SarabunPSK" w:cs="TH SarabunPSK" w:hint="cs"/>
          <w:lang w:val="th-TH"/>
        </w:rPr>
        <w:t xml:space="preserve"> 18-32</w:t>
      </w:r>
      <w:r w:rsidR="0034404F" w:rsidRPr="00B60D70">
        <w:rPr>
          <w:rFonts w:ascii="TH SarabunPSK" w:hAnsi="TH SarabunPSK" w:cs="TH SarabunPSK" w:hint="cs"/>
          <w:cs/>
          <w:lang w:val="th-TH"/>
        </w:rPr>
        <w:t>.</w:t>
      </w:r>
      <w:r w:rsidR="00F2075C" w:rsidRPr="00B60D70">
        <w:t xml:space="preserve"> </w:t>
      </w:r>
      <w:r w:rsidR="00F2075C" w:rsidRPr="00B60D70">
        <w:rPr>
          <w:rFonts w:ascii="TH SarabunPSK" w:hAnsi="TH SarabunPSK" w:cs="TH SarabunPSK"/>
          <w:lang w:val="th-TH"/>
        </w:rPr>
        <w:t xml:space="preserve">ISSN </w:t>
      </w:r>
      <w:r w:rsidR="00F2075C" w:rsidRPr="00B60D70">
        <w:rPr>
          <w:rFonts w:ascii="TH SarabunPSK" w:hAnsi="TH SarabunPSK" w:cs="TH SarabunPSK"/>
          <w:cs/>
          <w:lang w:val="th-TH"/>
        </w:rPr>
        <w:t>2586 - 8985 (</w:t>
      </w:r>
      <w:proofErr w:type="spellStart"/>
      <w:r w:rsidR="00F2075C" w:rsidRPr="00B60D70">
        <w:rPr>
          <w:rFonts w:ascii="TH SarabunPSK" w:hAnsi="TH SarabunPSK" w:cs="TH SarabunPSK"/>
          <w:lang w:val="th-TH"/>
        </w:rPr>
        <w:t>Print</w:t>
      </w:r>
      <w:proofErr w:type="spellEnd"/>
      <w:r w:rsidR="00F2075C" w:rsidRPr="00B60D70">
        <w:rPr>
          <w:rFonts w:ascii="TH SarabunPSK" w:hAnsi="TH SarabunPSK" w:cs="TH SarabunPSK"/>
          <w:lang w:val="th-TH"/>
        </w:rPr>
        <w:t>)</w:t>
      </w:r>
      <w:r w:rsidR="00D87418" w:rsidRPr="00B60D70">
        <w:rPr>
          <w:rFonts w:ascii="TH SarabunPSK" w:hAnsi="TH SarabunPSK" w:cs="TH SarabunPSK" w:hint="cs"/>
          <w:cs/>
          <w:lang w:val="th-TH"/>
        </w:rPr>
        <w:t>,</w:t>
      </w:r>
      <w:r w:rsidR="00D87418" w:rsidRPr="00B60D70">
        <w:t xml:space="preserve"> </w:t>
      </w:r>
      <w:r w:rsidR="00D87418" w:rsidRPr="00B60D70">
        <w:rPr>
          <w:rFonts w:ascii="TH SarabunPSK" w:hAnsi="TH SarabunPSK" w:cs="TH SarabunPSK"/>
          <w:lang w:val="th-TH"/>
        </w:rPr>
        <w:t xml:space="preserve">ISSN </w:t>
      </w:r>
      <w:r w:rsidR="00D87418" w:rsidRPr="00B60D70">
        <w:rPr>
          <w:rFonts w:ascii="TH SarabunPSK" w:hAnsi="TH SarabunPSK" w:cs="TH SarabunPSK"/>
          <w:cs/>
          <w:lang w:val="th-TH"/>
        </w:rPr>
        <w:t>2730 - 2997 (</w:t>
      </w:r>
      <w:proofErr w:type="spellStart"/>
      <w:r w:rsidR="00D87418" w:rsidRPr="00B60D70">
        <w:rPr>
          <w:rFonts w:ascii="TH SarabunPSK" w:hAnsi="TH SarabunPSK" w:cs="TH SarabunPSK"/>
          <w:lang w:val="th-TH"/>
        </w:rPr>
        <w:t>Online</w:t>
      </w:r>
      <w:proofErr w:type="spellEnd"/>
      <w:r w:rsidR="00D87418" w:rsidRPr="00B60D70">
        <w:rPr>
          <w:rFonts w:ascii="TH SarabunPSK" w:hAnsi="TH SarabunPSK" w:cs="TH SarabunPSK"/>
          <w:lang w:val="th-TH"/>
        </w:rPr>
        <w:t>)</w:t>
      </w:r>
      <w:r w:rsidR="00C33F4D" w:rsidRPr="00B60D70">
        <w:rPr>
          <w:rFonts w:ascii="TH SarabunPSK" w:hAnsi="TH SarabunPSK" w:cs="TH SarabunPSK" w:hint="cs"/>
          <w:cs/>
          <w:lang w:val="th-TH"/>
        </w:rPr>
        <w:t>.</w:t>
      </w:r>
    </w:p>
    <w:p w14:paraId="097D9FEB" w14:textId="25FF3E35" w:rsidR="00EA718E" w:rsidRPr="00B60D70" w:rsidRDefault="00EA718E" w:rsidP="00EA718E">
      <w:pPr>
        <w:ind w:left="360" w:right="26"/>
        <w:jc w:val="left"/>
        <w:rPr>
          <w:rFonts w:ascii="TH SarabunPSK" w:hAnsi="TH SarabunPSK" w:cs="TH SarabunPSK"/>
        </w:rPr>
      </w:pPr>
      <w:r w:rsidRPr="00B60D70">
        <w:rPr>
          <w:rFonts w:ascii="TH SarabunPSK" w:hAnsi="TH SarabunPSK" w:cs="TH SarabunPSK" w:hint="cs"/>
        </w:rPr>
        <w:t>1.</w:t>
      </w:r>
      <w:r w:rsidRPr="00B60D70">
        <w:rPr>
          <w:rFonts w:ascii="TH SarabunPSK" w:hAnsi="TH SarabunPSK" w:cs="TH SarabunPSK" w:hint="cs"/>
          <w:cs/>
        </w:rPr>
        <w:t>2</w:t>
      </w:r>
      <w:r w:rsidRPr="00B60D70">
        <w:rPr>
          <w:rFonts w:ascii="TH SarabunPSK" w:hAnsi="TH SarabunPSK" w:cs="TH SarabunPSK" w:hint="cs"/>
        </w:rPr>
        <w:t xml:space="preserve"> National Conference (</w:t>
      </w:r>
      <w:r w:rsidRPr="00B60D70">
        <w:rPr>
          <w:rFonts w:ascii="TH SarabunPSK" w:hAnsi="TH SarabunPSK" w:cs="TH SarabunPSK" w:hint="cs"/>
          <w:cs/>
        </w:rPr>
        <w:t xml:space="preserve">ค่าน้ำหนัก </w:t>
      </w:r>
      <w:r w:rsidRPr="00B60D70">
        <w:rPr>
          <w:rFonts w:ascii="TH SarabunPSK" w:hAnsi="TH SarabunPSK" w:cs="TH SarabunPSK" w:hint="cs"/>
        </w:rPr>
        <w:t>0.2)</w:t>
      </w:r>
    </w:p>
    <w:p w14:paraId="1FD8FA5F" w14:textId="1AF7719A" w:rsidR="009E6917" w:rsidRPr="00B60D70" w:rsidRDefault="00D756E0" w:rsidP="00FF7D50">
      <w:pPr>
        <w:pStyle w:val="af9"/>
        <w:numPr>
          <w:ilvl w:val="0"/>
          <w:numId w:val="113"/>
        </w:numPr>
        <w:spacing w:after="240"/>
        <w:ind w:left="1134"/>
        <w:rPr>
          <w:rFonts w:ascii="TH SarabunPSK" w:hAnsi="TH SarabunPSK" w:cs="TH SarabunPSK"/>
          <w:shd w:val="clear" w:color="auto" w:fill="FFFFFF"/>
        </w:rPr>
      </w:pPr>
      <w:proofErr w:type="spellStart"/>
      <w:r w:rsidRPr="00B60D70">
        <w:rPr>
          <w:rFonts w:ascii="TH SarabunPSK" w:hAnsi="TH SarabunPSK" w:cs="TH SarabunPSK" w:hint="cs"/>
          <w:b/>
          <w:bCs/>
          <w:u w:val="single"/>
          <w:cs/>
          <w:lang w:val="th-TH"/>
        </w:rPr>
        <w:t>กิ</w:t>
      </w:r>
      <w:proofErr w:type="spellEnd"/>
      <w:r w:rsidRPr="00B60D70">
        <w:rPr>
          <w:rFonts w:ascii="TH SarabunPSK" w:hAnsi="TH SarabunPSK" w:cs="TH SarabunPSK" w:hint="cs"/>
          <w:b/>
          <w:bCs/>
          <w:u w:val="single"/>
          <w:cs/>
          <w:lang w:val="th-TH"/>
        </w:rPr>
        <w:t>ติเดช สันติชัย</w:t>
      </w:r>
      <w:r w:rsidRPr="00B60D70">
        <w:rPr>
          <w:rFonts w:ascii="TH SarabunPSK" w:hAnsi="TH SarabunPSK" w:cs="TH SarabunPSK" w:hint="cs"/>
          <w:b/>
          <w:bCs/>
          <w:u w:val="single"/>
          <w:cs/>
        </w:rPr>
        <w:t>อนันต์</w:t>
      </w:r>
      <w:r w:rsidRPr="00B60D70">
        <w:rPr>
          <w:rFonts w:ascii="TH SarabunPSK" w:hAnsi="TH SarabunPSK" w:cs="TH SarabunPSK" w:hint="cs"/>
          <w:cs/>
          <w:lang w:val="th-TH"/>
        </w:rPr>
        <w:t xml:space="preserve"> และสุริยา พิทักษ์กุล</w:t>
      </w:r>
      <w:r w:rsidRPr="00B60D70">
        <w:rPr>
          <w:rFonts w:ascii="TH SarabunPSK" w:hAnsi="TH SarabunPSK" w:cs="TH SarabunPSK" w:hint="cs"/>
          <w:lang w:val="th-TH"/>
        </w:rPr>
        <w:t xml:space="preserve">, </w:t>
      </w:r>
      <w:r w:rsidRPr="00B60D70">
        <w:rPr>
          <w:rFonts w:ascii="TH SarabunPSK" w:hAnsi="TH SarabunPSK" w:cs="TH SarabunPSK" w:hint="cs"/>
          <w:cs/>
          <w:lang w:val="th-TH"/>
        </w:rPr>
        <w:t>2566</w:t>
      </w:r>
      <w:r w:rsidRPr="00B60D70">
        <w:rPr>
          <w:rFonts w:ascii="TH SarabunPSK" w:hAnsi="TH SarabunPSK" w:cs="TH SarabunPSK" w:hint="cs"/>
          <w:lang w:val="th-TH"/>
        </w:rPr>
        <w:t>, “</w:t>
      </w:r>
      <w:r w:rsidRPr="00B60D70">
        <w:rPr>
          <w:rFonts w:ascii="TH SarabunPSK" w:hAnsi="TH SarabunPSK" w:cs="TH SarabunPSK" w:hint="cs"/>
          <w:cs/>
          <w:lang w:val="th-TH"/>
        </w:rPr>
        <w:t>ต้นแบบเครื่องมือวัดมิติตามขวางของอุโมงค์ทางรถไฟด้วยเลเซอร์วัดระยะ”</w:t>
      </w:r>
      <w:r w:rsidRPr="00B60D70">
        <w:rPr>
          <w:rFonts w:ascii="TH SarabunPSK" w:hAnsi="TH SarabunPSK" w:cs="TH SarabunPSK" w:hint="cs"/>
          <w:lang w:val="th-TH"/>
        </w:rPr>
        <w:t xml:space="preserve">, </w:t>
      </w:r>
      <w:r w:rsidR="00B83874" w:rsidRPr="00B60D70">
        <w:rPr>
          <w:rFonts w:ascii="TH SarabunPSK" w:hAnsi="TH SarabunPSK" w:cs="TH SarabunPSK" w:hint="cs"/>
          <w:cs/>
          <w:lang w:val="th-TH"/>
        </w:rPr>
        <w:t xml:space="preserve">การประชุมวิชาการวิศวกรรมโยธาแห่งชาติ ครั้งที่ </w:t>
      </w:r>
      <w:r w:rsidR="00B83874" w:rsidRPr="00B60D70">
        <w:rPr>
          <w:rFonts w:ascii="TH SarabunPSK" w:hAnsi="TH SarabunPSK" w:cs="TH SarabunPSK" w:hint="cs"/>
        </w:rPr>
        <w:t xml:space="preserve">28, </w:t>
      </w:r>
      <w:r w:rsidR="00B83874" w:rsidRPr="00B60D70">
        <w:rPr>
          <w:rFonts w:ascii="TH SarabunPSK" w:hAnsi="TH SarabunPSK" w:cs="TH SarabunPSK" w:hint="cs"/>
          <w:cs/>
          <w:lang w:val="th-TH"/>
        </w:rPr>
        <w:t xml:space="preserve">วันที่ </w:t>
      </w:r>
      <w:r w:rsidR="00B83874" w:rsidRPr="00B60D70">
        <w:rPr>
          <w:rFonts w:ascii="TH SarabunPSK" w:hAnsi="TH SarabunPSK" w:cs="TH SarabunPSK" w:hint="cs"/>
        </w:rPr>
        <w:t>24-26</w:t>
      </w:r>
      <w:r w:rsidR="00B83874" w:rsidRPr="00B60D70">
        <w:rPr>
          <w:rFonts w:ascii="TH SarabunPSK" w:hAnsi="TH SarabunPSK" w:cs="TH SarabunPSK" w:hint="cs"/>
          <w:cs/>
        </w:rPr>
        <w:t xml:space="preserve"> </w:t>
      </w:r>
      <w:r w:rsidR="00B83874" w:rsidRPr="00B60D70">
        <w:rPr>
          <w:rFonts w:ascii="TH SarabunPSK" w:hAnsi="TH SarabunPSK" w:cs="TH SarabunPSK" w:hint="cs"/>
          <w:cs/>
          <w:lang w:val="th-TH"/>
        </w:rPr>
        <w:t xml:space="preserve">พฤษภาคม </w:t>
      </w:r>
      <w:r w:rsidR="00B83874" w:rsidRPr="00B60D70">
        <w:rPr>
          <w:rFonts w:ascii="TH SarabunPSK" w:hAnsi="TH SarabunPSK" w:cs="TH SarabunPSK" w:hint="cs"/>
        </w:rPr>
        <w:t>2566</w:t>
      </w:r>
      <w:r w:rsidR="00B83874" w:rsidRPr="00B60D70">
        <w:rPr>
          <w:rFonts w:ascii="TH SarabunPSK" w:hAnsi="TH SarabunPSK" w:cs="TH SarabunPSK" w:hint="cs"/>
          <w:cs/>
        </w:rPr>
        <w:t xml:space="preserve"> </w:t>
      </w:r>
      <w:r w:rsidR="00B83874" w:rsidRPr="00B60D70">
        <w:rPr>
          <w:rFonts w:ascii="TH SarabunPSK" w:hAnsi="TH SarabunPSK" w:cs="TH SarabunPSK" w:hint="cs"/>
          <w:cs/>
          <w:lang w:val="th-TH"/>
        </w:rPr>
        <w:t>จ</w:t>
      </w:r>
      <w:r w:rsidR="00B83874" w:rsidRPr="00B60D70">
        <w:rPr>
          <w:rFonts w:ascii="TH SarabunPSK" w:hAnsi="TH SarabunPSK" w:cs="TH SarabunPSK" w:hint="cs"/>
          <w:cs/>
        </w:rPr>
        <w:t>.</w:t>
      </w:r>
      <w:r w:rsidR="00B83874" w:rsidRPr="00B60D70">
        <w:rPr>
          <w:rFonts w:ascii="TH SarabunPSK" w:hAnsi="TH SarabunPSK" w:cs="TH SarabunPSK" w:hint="cs"/>
          <w:cs/>
          <w:lang w:val="th-TH"/>
        </w:rPr>
        <w:t>ภูเก็ต</w:t>
      </w:r>
      <w:r w:rsidR="00B83874" w:rsidRPr="00B60D70">
        <w:rPr>
          <w:rFonts w:ascii="TH SarabunPSK" w:hAnsi="TH SarabunPSK" w:cs="TH SarabunPSK" w:hint="cs"/>
          <w:lang w:val="th-TH"/>
        </w:rPr>
        <w:t xml:space="preserve">, </w:t>
      </w:r>
      <w:r w:rsidR="00B83874" w:rsidRPr="00B60D70">
        <w:rPr>
          <w:rFonts w:ascii="TH SarabunPSK" w:hAnsi="TH SarabunPSK" w:cs="TH SarabunPSK" w:hint="cs"/>
          <w:cs/>
          <w:lang w:val="th-TH"/>
        </w:rPr>
        <w:t xml:space="preserve">หน้า </w:t>
      </w:r>
      <w:r w:rsidR="00B96D8E" w:rsidRPr="00B60D70">
        <w:rPr>
          <w:rFonts w:ascii="TH SarabunPSK" w:hAnsi="TH SarabunPSK" w:cs="TH SarabunPSK"/>
          <w:lang w:val="th-TH"/>
        </w:rPr>
        <w:t>1 – 8</w:t>
      </w:r>
      <w:r w:rsidR="00B83874" w:rsidRPr="00B60D70">
        <w:rPr>
          <w:rFonts w:ascii="TH SarabunPSK" w:hAnsi="TH SarabunPSK" w:cs="TH SarabunPSK"/>
          <w:lang w:val="th-TH"/>
        </w:rPr>
        <w:t xml:space="preserve">. </w:t>
      </w:r>
      <w:r w:rsidR="00D42945" w:rsidRPr="00B60D70">
        <w:rPr>
          <w:rFonts w:ascii="TH SarabunPSK" w:hAnsi="TH SarabunPSK" w:cs="TH SarabunPSK" w:hint="cs"/>
          <w:cs/>
          <w:lang w:val="th-TH"/>
        </w:rPr>
        <w:t xml:space="preserve">จัดโดย </w:t>
      </w:r>
      <w:r w:rsidR="00190A29" w:rsidRPr="00B60D70">
        <w:rPr>
          <w:rFonts w:ascii="TH SarabunPSK" w:hAnsi="TH SarabunPSK" w:cs="TH SarabunPSK" w:hint="cs"/>
          <w:cs/>
          <w:lang w:val="th-TH"/>
        </w:rPr>
        <w:t xml:space="preserve">วิศวกรรมสถานแห่งประเทศไทย ในพระบรมราชูปถัมภ์ </w:t>
      </w:r>
      <w:r w:rsidR="00190A29" w:rsidRPr="00B60D70">
        <w:rPr>
          <w:rFonts w:ascii="TH SarabunPSK" w:hAnsi="TH SarabunPSK" w:cs="TH SarabunPSK" w:hint="cs"/>
          <w:lang w:val="th-TH"/>
        </w:rPr>
        <w:t>(</w:t>
      </w:r>
      <w:proofErr w:type="spellStart"/>
      <w:r w:rsidR="00190A29" w:rsidRPr="00B60D70">
        <w:rPr>
          <w:rFonts w:ascii="TH SarabunPSK" w:hAnsi="TH SarabunPSK" w:cs="TH SarabunPSK" w:hint="cs"/>
          <w:cs/>
          <w:lang w:val="th-TH"/>
        </w:rPr>
        <w:t>วสท</w:t>
      </w:r>
      <w:proofErr w:type="spellEnd"/>
      <w:r w:rsidR="00190A29" w:rsidRPr="00B60D70">
        <w:rPr>
          <w:rFonts w:ascii="TH SarabunPSK" w:hAnsi="TH SarabunPSK" w:cs="TH SarabunPSK" w:hint="cs"/>
          <w:lang w:val="th-TH"/>
        </w:rPr>
        <w:t xml:space="preserve">.) </w:t>
      </w:r>
      <w:r w:rsidR="00190A29" w:rsidRPr="00B60D70">
        <w:rPr>
          <w:rFonts w:ascii="TH SarabunPSK" w:hAnsi="TH SarabunPSK" w:cs="TH SarabunPSK" w:hint="cs"/>
          <w:cs/>
          <w:lang w:val="th-TH"/>
        </w:rPr>
        <w:t>ร่วมกับ สาขาวิชาวิศวกรรมโยธาและสิ่งแวดล้อม คณะวิศวกรรมศาสตร์ มหาวิทยาลัยสงขลานครินทร์</w:t>
      </w:r>
      <w:r w:rsidR="003F56E2" w:rsidRPr="00B60D70">
        <w:rPr>
          <w:rFonts w:ascii="TH SarabunPSK" w:hAnsi="TH SarabunPSK" w:cs="TH SarabunPSK" w:hint="cs"/>
          <w:cs/>
          <w:lang w:val="th-TH"/>
        </w:rPr>
        <w:t>.</w:t>
      </w:r>
    </w:p>
    <w:p w14:paraId="4FD1F47F" w14:textId="77777777" w:rsidR="00EA718E" w:rsidRPr="00B60D70" w:rsidRDefault="00EA718E" w:rsidP="00EA718E">
      <w:pPr>
        <w:tabs>
          <w:tab w:val="left" w:pos="1170"/>
        </w:tabs>
        <w:ind w:right="26"/>
        <w:jc w:val="left"/>
        <w:rPr>
          <w:rFonts w:ascii="TH SarabunPSK" w:hAnsi="TH SarabunPSK" w:cs="TH SarabunPSK"/>
        </w:rPr>
      </w:pPr>
      <w:r w:rsidRPr="00B60D70">
        <w:rPr>
          <w:rFonts w:ascii="TH SarabunPSK" w:hAnsi="TH SarabunPSK" w:cs="TH SarabunPSK" w:hint="cs"/>
          <w:u w:val="single"/>
          <w:cs/>
        </w:rPr>
        <w:t>กลุ่ม 4</w:t>
      </w:r>
      <w:r w:rsidRPr="00B60D70">
        <w:rPr>
          <w:rFonts w:ascii="TH SarabunPSK" w:hAnsi="TH SarabunPSK" w:cs="TH SarabunPSK" w:hint="cs"/>
          <w:cs/>
        </w:rPr>
        <w:tab/>
      </w:r>
    </w:p>
    <w:p w14:paraId="15374B9C" w14:textId="54EFB958" w:rsidR="009E6917" w:rsidRPr="00B60D70" w:rsidRDefault="00EA718E" w:rsidP="00BE2591">
      <w:pPr>
        <w:spacing w:after="240"/>
        <w:ind w:left="851" w:hanging="709"/>
        <w:rPr>
          <w:rFonts w:ascii="TH SarabunPSK" w:hAnsi="TH SarabunPSK" w:cs="TH SarabunPSK"/>
          <w:lang w:eastAsia="ja-JP"/>
        </w:rPr>
      </w:pPr>
      <w:r w:rsidRPr="00B60D70">
        <w:rPr>
          <w:rFonts w:ascii="TH SarabunPSK" w:hAnsi="TH SarabunPSK" w:cs="TH SarabunPSK" w:hint="cs"/>
          <w:cs/>
          <w:lang w:val="th-TH" w:eastAsia="ja-JP"/>
        </w:rPr>
        <w:t xml:space="preserve">4.1 </w:t>
      </w:r>
      <w:r w:rsidR="00D756E0" w:rsidRPr="00B60D70">
        <w:rPr>
          <w:rFonts w:ascii="TH SarabunPSK" w:hAnsi="TH SarabunPSK" w:cs="TH SarabunPSK" w:hint="cs"/>
          <w:cs/>
          <w:lang w:val="th-TH" w:eastAsia="ja-JP"/>
        </w:rPr>
        <w:t>สิทธิบัตร</w:t>
      </w:r>
      <w:r w:rsidR="00D756E0" w:rsidRPr="00B60D70">
        <w:rPr>
          <w:rFonts w:ascii="TH SarabunPSK" w:hAnsi="TH SarabunPSK" w:cs="TH SarabunPSK" w:hint="cs"/>
          <w:cs/>
          <w:lang w:val="th-TH"/>
        </w:rPr>
        <w:t>การ</w:t>
      </w:r>
      <w:r w:rsidR="00D756E0" w:rsidRPr="00B60D70">
        <w:rPr>
          <w:rFonts w:ascii="TH SarabunPSK" w:hAnsi="TH SarabunPSK" w:cs="TH SarabunPSK" w:hint="cs"/>
          <w:cs/>
          <w:lang w:val="th-TH" w:eastAsia="ja-JP"/>
        </w:rPr>
        <w:t>ประดิษฐ์</w:t>
      </w:r>
      <w:r w:rsidR="00BD7F9D" w:rsidRPr="00B60D70">
        <w:rPr>
          <w:rFonts w:ascii="TH SarabunPSK" w:hAnsi="TH SarabunPSK" w:cs="TH SarabunPSK" w:hint="cs"/>
          <w:cs/>
          <w:lang w:val="th-TH" w:eastAsia="ja-JP"/>
        </w:rPr>
        <w:t xml:space="preserve"> </w:t>
      </w:r>
      <w:r w:rsidR="00D756E0" w:rsidRPr="00B60D70">
        <w:rPr>
          <w:rFonts w:ascii="TH SarabunPSK" w:hAnsi="TH SarabunPSK" w:cs="TH SarabunPSK" w:hint="cs"/>
          <w:cs/>
          <w:lang w:val="th-TH" w:eastAsia="ja-JP"/>
        </w:rPr>
        <w:t>"หัวทดสอบกำลังของดินเหนียวแบบวงแหวน" เลขที่สิทธิบัตร 76435 ออกให้ วันที่ 5 มิถุนายน 2563</w:t>
      </w:r>
    </w:p>
    <w:p w14:paraId="0B928993" w14:textId="77777777" w:rsidR="00EA718E" w:rsidRPr="00B60D70" w:rsidRDefault="00EA718E" w:rsidP="00EA718E">
      <w:pPr>
        <w:spacing w:before="120"/>
        <w:ind w:right="26"/>
        <w:jc w:val="left"/>
        <w:rPr>
          <w:rFonts w:ascii="TH SarabunPSK" w:hAnsi="TH SarabunPSK" w:cs="TH SarabunPSK"/>
          <w:b/>
          <w:bCs/>
        </w:rPr>
      </w:pPr>
      <w:r w:rsidRPr="00B60D70">
        <w:rPr>
          <w:rFonts w:ascii="TH SarabunPSK" w:hAnsi="TH SarabunPSK" w:cs="TH SarabunPSK" w:hint="cs"/>
          <w:b/>
          <w:bCs/>
        </w:rPr>
        <w:t xml:space="preserve">3. </w:t>
      </w:r>
      <w:r w:rsidRPr="00B60D70">
        <w:rPr>
          <w:rFonts w:ascii="TH SarabunPSK" w:hAnsi="TH SarabunPSK" w:cs="TH SarabunPSK" w:hint="cs"/>
          <w:b/>
          <w:bCs/>
          <w:cs/>
        </w:rPr>
        <w:t>ภาระงาน</w:t>
      </w:r>
    </w:p>
    <w:p w14:paraId="43929A4F" w14:textId="0FB47325" w:rsidR="00BE2591" w:rsidRPr="00B60D70" w:rsidRDefault="00D756E0" w:rsidP="00BE2591">
      <w:pPr>
        <w:rPr>
          <w:rFonts w:ascii="TH SarabunPSK" w:hAnsi="TH SarabunPSK" w:cs="TH SarabunPSK"/>
          <w:b/>
          <w:bCs/>
          <w:lang w:val="th-TH"/>
        </w:rPr>
      </w:pPr>
      <w:r w:rsidRPr="00B60D70">
        <w:rPr>
          <w:rFonts w:ascii="TH SarabunPSK" w:hAnsi="TH SarabunPSK" w:cs="TH SarabunPSK" w:hint="cs"/>
          <w:b/>
          <w:bCs/>
        </w:rPr>
        <w:t>3.</w:t>
      </w:r>
      <w:r w:rsidR="00EA718E" w:rsidRPr="00B60D70">
        <w:rPr>
          <w:rFonts w:ascii="TH SarabunPSK" w:hAnsi="TH SarabunPSK" w:cs="TH SarabunPSK" w:hint="cs"/>
          <w:b/>
          <w:bCs/>
          <w:cs/>
        </w:rPr>
        <w:t>1</w:t>
      </w:r>
      <w:r w:rsidRPr="00B60D70">
        <w:rPr>
          <w:rFonts w:ascii="TH SarabunPSK" w:hAnsi="TH SarabunPSK" w:cs="TH SarabunPSK" w:hint="cs"/>
          <w:b/>
          <w:bCs/>
        </w:rPr>
        <w:t xml:space="preserve"> </w:t>
      </w:r>
      <w:r w:rsidRPr="00B60D70">
        <w:rPr>
          <w:rFonts w:ascii="TH SarabunPSK" w:hAnsi="TH SarabunPSK" w:cs="TH SarabunPSK" w:hint="cs"/>
          <w:b/>
          <w:bCs/>
          <w:cs/>
          <w:lang w:val="th-TH"/>
        </w:rPr>
        <w:t>ภาระงานในปัจจุบัน</w:t>
      </w:r>
    </w:p>
    <w:p w14:paraId="0582F0C4" w14:textId="6CD1389C" w:rsidR="00066AE9" w:rsidRPr="00B60D70" w:rsidRDefault="00066AE9" w:rsidP="00BE2591">
      <w:pPr>
        <w:rPr>
          <w:rFonts w:ascii="TH SarabunPSK" w:hAnsi="TH SarabunPSK" w:cs="TH SarabunPSK"/>
          <w:b/>
          <w:bCs/>
        </w:rPr>
      </w:pPr>
      <w:r w:rsidRPr="00B60D70">
        <w:rPr>
          <w:rFonts w:ascii="TH SarabunPSK" w:hAnsi="TH SarabunPSK" w:cs="TH SarabunPSK" w:hint="cs"/>
          <w:b/>
          <w:bCs/>
          <w:cs/>
          <w:lang w:val="th-TH"/>
        </w:rPr>
        <w:t xml:space="preserve">หลักสูตร </w:t>
      </w:r>
    </w:p>
    <w:tbl>
      <w:tblPr>
        <w:tblStyle w:val="af6"/>
        <w:tblW w:w="4979" w:type="pct"/>
        <w:tblLook w:val="04A0" w:firstRow="1" w:lastRow="0" w:firstColumn="1" w:lastColumn="0" w:noHBand="0" w:noVBand="1"/>
      </w:tblPr>
      <w:tblGrid>
        <w:gridCol w:w="1411"/>
        <w:gridCol w:w="3686"/>
        <w:gridCol w:w="1277"/>
        <w:gridCol w:w="2604"/>
      </w:tblGrid>
      <w:tr w:rsidR="00B60D70" w:rsidRPr="00B60D70" w14:paraId="54B25245" w14:textId="77777777" w:rsidTr="00066AE9">
        <w:trPr>
          <w:tblHeader/>
        </w:trPr>
        <w:tc>
          <w:tcPr>
            <w:tcW w:w="786" w:type="pct"/>
            <w:shd w:val="clear" w:color="auto" w:fill="F2F2F2" w:themeFill="background1" w:themeFillShade="F2"/>
          </w:tcPr>
          <w:p w14:paraId="6DF3DB87" w14:textId="77777777" w:rsidR="00BE2591" w:rsidRPr="00B60D70" w:rsidRDefault="00BE2591" w:rsidP="00D420AC">
            <w:pPr>
              <w:jc w:val="left"/>
              <w:rPr>
                <w:rFonts w:ascii="TH SarabunPSK" w:hAnsi="TH SarabunPSK" w:cs="TH SarabunPSK"/>
                <w:b/>
                <w:bCs/>
                <w:sz w:val="28"/>
                <w:szCs w:val="28"/>
                <w:cs/>
              </w:rPr>
            </w:pPr>
            <w:r w:rsidRPr="00B60D70">
              <w:rPr>
                <w:rFonts w:ascii="TH SarabunPSK" w:hAnsi="TH SarabunPSK" w:cs="TH SarabunPSK" w:hint="cs"/>
                <w:b/>
                <w:bCs/>
                <w:sz w:val="28"/>
                <w:szCs w:val="28"/>
                <w:cs/>
                <w:lang w:val="th-TH"/>
              </w:rPr>
              <w:lastRenderedPageBreak/>
              <w:t>รหัสวิชา</w:t>
            </w:r>
          </w:p>
        </w:tc>
        <w:tc>
          <w:tcPr>
            <w:tcW w:w="2053" w:type="pct"/>
            <w:shd w:val="clear" w:color="auto" w:fill="F2F2F2" w:themeFill="background1" w:themeFillShade="F2"/>
          </w:tcPr>
          <w:p w14:paraId="3F39B32B" w14:textId="77777777" w:rsidR="00BE2591" w:rsidRPr="00B60D70" w:rsidRDefault="00BE2591" w:rsidP="00D420AC">
            <w:pPr>
              <w:jc w:val="left"/>
              <w:rPr>
                <w:rFonts w:ascii="TH SarabunPSK" w:hAnsi="TH SarabunPSK" w:cs="TH SarabunPSK"/>
                <w:b/>
                <w:bCs/>
                <w:sz w:val="28"/>
                <w:szCs w:val="28"/>
              </w:rPr>
            </w:pPr>
            <w:r w:rsidRPr="00B60D70">
              <w:rPr>
                <w:rFonts w:ascii="TH SarabunPSK" w:hAnsi="TH SarabunPSK" w:cs="TH SarabunPSK" w:hint="cs"/>
                <w:b/>
                <w:bCs/>
                <w:sz w:val="28"/>
                <w:szCs w:val="28"/>
                <w:cs/>
                <w:lang w:val="th-TH"/>
              </w:rPr>
              <w:t>ชื่อวิชา</w:t>
            </w:r>
          </w:p>
        </w:tc>
        <w:tc>
          <w:tcPr>
            <w:tcW w:w="711" w:type="pct"/>
            <w:shd w:val="clear" w:color="auto" w:fill="F2F2F2" w:themeFill="background1" w:themeFillShade="F2"/>
          </w:tcPr>
          <w:p w14:paraId="239B4C78" w14:textId="77777777" w:rsidR="00BE2591" w:rsidRPr="00B60D70" w:rsidRDefault="00BE2591" w:rsidP="00D420AC">
            <w:pPr>
              <w:jc w:val="center"/>
              <w:rPr>
                <w:rFonts w:ascii="TH SarabunPSK" w:hAnsi="TH SarabunPSK" w:cs="TH SarabunPSK"/>
                <w:b/>
                <w:bCs/>
                <w:sz w:val="28"/>
                <w:szCs w:val="28"/>
              </w:rPr>
            </w:pPr>
            <w:r w:rsidRPr="00B60D70">
              <w:rPr>
                <w:rFonts w:ascii="TH SarabunPSK" w:hAnsi="TH SarabunPSK" w:cs="TH SarabunPSK" w:hint="cs"/>
                <w:b/>
                <w:bCs/>
                <w:sz w:val="28"/>
                <w:szCs w:val="28"/>
                <w:cs/>
                <w:lang w:val="th-TH"/>
              </w:rPr>
              <w:t>หน่วยกิต</w:t>
            </w:r>
          </w:p>
        </w:tc>
        <w:tc>
          <w:tcPr>
            <w:tcW w:w="1450" w:type="pct"/>
            <w:shd w:val="clear" w:color="auto" w:fill="F2F2F2" w:themeFill="background1" w:themeFillShade="F2"/>
          </w:tcPr>
          <w:p w14:paraId="17D154E3" w14:textId="77777777" w:rsidR="00BE2591" w:rsidRPr="00B60D70" w:rsidRDefault="00BE2591" w:rsidP="00D420AC">
            <w:pPr>
              <w:jc w:val="center"/>
              <w:rPr>
                <w:rFonts w:ascii="TH SarabunPSK" w:hAnsi="TH SarabunPSK" w:cs="TH SarabunPSK"/>
                <w:b/>
                <w:bCs/>
                <w:sz w:val="28"/>
                <w:szCs w:val="28"/>
              </w:rPr>
            </w:pPr>
            <w:r w:rsidRPr="00B60D70">
              <w:rPr>
                <w:rFonts w:ascii="TH SarabunPSK" w:hAnsi="TH SarabunPSK" w:cs="TH SarabunPSK" w:hint="cs"/>
                <w:b/>
                <w:bCs/>
                <w:sz w:val="28"/>
                <w:szCs w:val="28"/>
                <w:cs/>
                <w:lang w:val="th-TH"/>
              </w:rPr>
              <w:t>ชั่วโมงภาระงาน</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ปีการศึกษา</w:t>
            </w:r>
          </w:p>
        </w:tc>
      </w:tr>
      <w:tr w:rsidR="00B60D70" w:rsidRPr="00B60D70" w14:paraId="33922AD6" w14:textId="77777777" w:rsidTr="00066AE9">
        <w:trPr>
          <w:tblHeader/>
        </w:trPr>
        <w:tc>
          <w:tcPr>
            <w:tcW w:w="5000" w:type="pct"/>
            <w:gridSpan w:val="4"/>
            <w:shd w:val="clear" w:color="auto" w:fill="F2F2F2" w:themeFill="background1" w:themeFillShade="F2"/>
          </w:tcPr>
          <w:p w14:paraId="76EE6B2A" w14:textId="77777777" w:rsidR="00066AE9" w:rsidRPr="00B60D70" w:rsidRDefault="00066AE9" w:rsidP="00066AE9">
            <w:pPr>
              <w:jc w:val="left"/>
              <w:rPr>
                <w:rFonts w:ascii="TH SarabunPSK" w:hAnsi="TH SarabunPSK" w:cs="TH SarabunPSK"/>
                <w:b/>
                <w:bCs/>
                <w:sz w:val="28"/>
                <w:szCs w:val="28"/>
                <w:cs/>
                <w:lang w:val="th-TH"/>
              </w:rPr>
            </w:pPr>
          </w:p>
        </w:tc>
      </w:tr>
      <w:tr w:rsidR="00B60D70" w:rsidRPr="00B60D70" w14:paraId="56A1E146" w14:textId="77777777" w:rsidTr="00066AE9">
        <w:tc>
          <w:tcPr>
            <w:tcW w:w="786" w:type="pct"/>
          </w:tcPr>
          <w:p w14:paraId="3E2E54D9" w14:textId="2AD41BD5"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212</w:t>
            </w:r>
          </w:p>
        </w:tc>
        <w:tc>
          <w:tcPr>
            <w:tcW w:w="2053" w:type="pct"/>
          </w:tcPr>
          <w:p w14:paraId="1279E5BF" w14:textId="6BDF15BF" w:rsidR="009E6917" w:rsidRPr="00B60D70" w:rsidRDefault="00BE2591" w:rsidP="00592146">
            <w:pPr>
              <w:rPr>
                <w:rFonts w:ascii="TH SarabunPSK" w:hAnsi="TH SarabunPSK" w:cs="TH SarabunPSK"/>
                <w:sz w:val="28"/>
                <w:szCs w:val="28"/>
              </w:rPr>
            </w:pPr>
            <w:r w:rsidRPr="00B60D70">
              <w:rPr>
                <w:rFonts w:ascii="TH SarabunPSK" w:hAnsi="TH SarabunPSK" w:cs="TH SarabunPSK" w:hint="cs"/>
                <w:sz w:val="28"/>
                <w:szCs w:val="28"/>
              </w:rPr>
              <w:t>Construction Techniques Workshop I</w:t>
            </w:r>
          </w:p>
        </w:tc>
        <w:tc>
          <w:tcPr>
            <w:tcW w:w="711" w:type="pct"/>
          </w:tcPr>
          <w:p w14:paraId="696F8CDA" w14:textId="77777777" w:rsidR="009E6917" w:rsidRPr="00B60D70" w:rsidRDefault="00D756E0" w:rsidP="00BE2591">
            <w:pPr>
              <w:jc w:val="center"/>
              <w:rPr>
                <w:rFonts w:ascii="TH SarabunPSK" w:hAnsi="TH SarabunPSK" w:cs="TH SarabunPSK"/>
                <w:sz w:val="28"/>
                <w:szCs w:val="28"/>
              </w:rPr>
            </w:pPr>
            <w:r w:rsidRPr="00B60D70">
              <w:rPr>
                <w:rFonts w:ascii="TH SarabunPSK" w:hAnsi="TH SarabunPSK" w:cs="TH SarabunPSK" w:hint="cs"/>
                <w:sz w:val="28"/>
                <w:szCs w:val="28"/>
              </w:rPr>
              <w:t>3</w:t>
            </w:r>
          </w:p>
        </w:tc>
        <w:tc>
          <w:tcPr>
            <w:tcW w:w="1450" w:type="pct"/>
          </w:tcPr>
          <w:p w14:paraId="777B776F" w14:textId="45A8B63C" w:rsidR="009E6917" w:rsidRPr="00B60D70" w:rsidRDefault="00BE2591" w:rsidP="00BE2591">
            <w:pPr>
              <w:jc w:val="center"/>
              <w:rPr>
                <w:rFonts w:ascii="TH SarabunPSK" w:hAnsi="TH SarabunPSK" w:cs="TH SarabunPSK"/>
                <w:sz w:val="28"/>
                <w:szCs w:val="28"/>
              </w:rPr>
            </w:pPr>
            <w:r w:rsidRPr="00B60D70">
              <w:rPr>
                <w:rFonts w:ascii="TH SarabunPSK" w:hAnsi="TH SarabunPSK" w:cs="TH SarabunPSK" w:hint="cs"/>
                <w:sz w:val="28"/>
                <w:szCs w:val="28"/>
              </w:rPr>
              <w:t>30</w:t>
            </w:r>
          </w:p>
        </w:tc>
      </w:tr>
      <w:tr w:rsidR="00B60D70" w:rsidRPr="00B60D70" w14:paraId="734117D3" w14:textId="77777777" w:rsidTr="00066AE9">
        <w:tc>
          <w:tcPr>
            <w:tcW w:w="786" w:type="pct"/>
          </w:tcPr>
          <w:p w14:paraId="1B4C0F53" w14:textId="79EFDDF7"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 xml:space="preserve">241 </w:t>
            </w:r>
          </w:p>
        </w:tc>
        <w:tc>
          <w:tcPr>
            <w:tcW w:w="2053" w:type="pct"/>
          </w:tcPr>
          <w:p w14:paraId="4FF4B546" w14:textId="32C77DBE" w:rsidR="009E6917" w:rsidRPr="00B60D70" w:rsidRDefault="00BE2591" w:rsidP="00592146">
            <w:pPr>
              <w:rPr>
                <w:rFonts w:ascii="TH SarabunPSK" w:hAnsi="TH SarabunPSK" w:cs="TH SarabunPSK"/>
                <w:sz w:val="28"/>
                <w:szCs w:val="28"/>
              </w:rPr>
            </w:pPr>
            <w:r w:rsidRPr="00B60D70">
              <w:rPr>
                <w:rFonts w:ascii="TH SarabunPSK" w:hAnsi="TH SarabunPSK" w:cs="TH SarabunPSK" w:hint="cs"/>
                <w:sz w:val="28"/>
                <w:szCs w:val="28"/>
              </w:rPr>
              <w:t>Soil Mechanics</w:t>
            </w:r>
          </w:p>
        </w:tc>
        <w:tc>
          <w:tcPr>
            <w:tcW w:w="711" w:type="pct"/>
          </w:tcPr>
          <w:p w14:paraId="79DB1B43" w14:textId="77777777" w:rsidR="009E6917" w:rsidRPr="00B60D70" w:rsidRDefault="00D756E0" w:rsidP="00BE2591">
            <w:pPr>
              <w:jc w:val="center"/>
              <w:rPr>
                <w:rFonts w:ascii="TH SarabunPSK" w:hAnsi="TH SarabunPSK" w:cs="TH SarabunPSK"/>
                <w:sz w:val="28"/>
                <w:szCs w:val="28"/>
                <w:cs/>
              </w:rPr>
            </w:pPr>
            <w:r w:rsidRPr="00B60D70">
              <w:rPr>
                <w:rFonts w:ascii="TH SarabunPSK" w:hAnsi="TH SarabunPSK" w:cs="TH SarabunPSK" w:hint="cs"/>
                <w:sz w:val="28"/>
                <w:szCs w:val="28"/>
                <w:cs/>
              </w:rPr>
              <w:t>3</w:t>
            </w:r>
          </w:p>
        </w:tc>
        <w:tc>
          <w:tcPr>
            <w:tcW w:w="1450" w:type="pct"/>
          </w:tcPr>
          <w:p w14:paraId="65B1DB90" w14:textId="6A648CC7" w:rsidR="009E6917" w:rsidRPr="00B60D70" w:rsidRDefault="00BE2591" w:rsidP="00BE2591">
            <w:pPr>
              <w:jc w:val="center"/>
              <w:rPr>
                <w:rFonts w:ascii="TH SarabunPSK" w:hAnsi="TH SarabunPSK" w:cs="TH SarabunPSK"/>
                <w:sz w:val="28"/>
                <w:szCs w:val="28"/>
              </w:rPr>
            </w:pPr>
            <w:r w:rsidRPr="00B60D70">
              <w:rPr>
                <w:rFonts w:ascii="TH SarabunPSK" w:hAnsi="TH SarabunPSK" w:cs="TH SarabunPSK" w:hint="cs"/>
                <w:sz w:val="28"/>
                <w:szCs w:val="28"/>
              </w:rPr>
              <w:t>22.5</w:t>
            </w:r>
          </w:p>
        </w:tc>
      </w:tr>
      <w:tr w:rsidR="00B60D70" w:rsidRPr="00B60D70" w14:paraId="76BEA148" w14:textId="77777777" w:rsidTr="00066AE9">
        <w:tc>
          <w:tcPr>
            <w:tcW w:w="786" w:type="pct"/>
          </w:tcPr>
          <w:p w14:paraId="233BE4CD" w14:textId="1E70C867"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242</w:t>
            </w:r>
          </w:p>
        </w:tc>
        <w:tc>
          <w:tcPr>
            <w:tcW w:w="2053" w:type="pct"/>
          </w:tcPr>
          <w:p w14:paraId="4BC55CB8" w14:textId="04FBF6D0" w:rsidR="009E6917" w:rsidRPr="00B60D70" w:rsidRDefault="00BE2591" w:rsidP="00592146">
            <w:pPr>
              <w:rPr>
                <w:rFonts w:ascii="TH SarabunPSK" w:hAnsi="TH SarabunPSK" w:cs="TH SarabunPSK"/>
                <w:sz w:val="28"/>
                <w:szCs w:val="28"/>
              </w:rPr>
            </w:pPr>
            <w:r w:rsidRPr="00B60D70">
              <w:rPr>
                <w:rFonts w:ascii="TH SarabunPSK" w:hAnsi="TH SarabunPSK" w:cs="TH SarabunPSK" w:hint="cs"/>
                <w:sz w:val="28"/>
                <w:szCs w:val="28"/>
              </w:rPr>
              <w:t>Soil Mechanics Laboratory</w:t>
            </w:r>
          </w:p>
        </w:tc>
        <w:tc>
          <w:tcPr>
            <w:tcW w:w="711" w:type="pct"/>
          </w:tcPr>
          <w:p w14:paraId="6D82ED49" w14:textId="77777777" w:rsidR="009E6917" w:rsidRPr="00B60D70" w:rsidRDefault="00D756E0" w:rsidP="00BE2591">
            <w:pPr>
              <w:jc w:val="center"/>
              <w:rPr>
                <w:rFonts w:ascii="TH SarabunPSK" w:hAnsi="TH SarabunPSK" w:cs="TH SarabunPSK"/>
                <w:sz w:val="28"/>
                <w:szCs w:val="28"/>
              </w:rPr>
            </w:pPr>
            <w:r w:rsidRPr="00B60D70">
              <w:rPr>
                <w:rFonts w:ascii="TH SarabunPSK" w:hAnsi="TH SarabunPSK" w:cs="TH SarabunPSK" w:hint="cs"/>
                <w:sz w:val="28"/>
                <w:szCs w:val="28"/>
                <w:cs/>
              </w:rPr>
              <w:t>3</w:t>
            </w:r>
          </w:p>
        </w:tc>
        <w:tc>
          <w:tcPr>
            <w:tcW w:w="1450" w:type="pct"/>
          </w:tcPr>
          <w:p w14:paraId="52D5FFAE" w14:textId="0C985647" w:rsidR="009E6917" w:rsidRPr="00B60D70" w:rsidRDefault="00BE2591" w:rsidP="00BE2591">
            <w:pPr>
              <w:jc w:val="center"/>
              <w:rPr>
                <w:rFonts w:ascii="TH SarabunPSK" w:hAnsi="TH SarabunPSK" w:cs="TH SarabunPSK"/>
                <w:sz w:val="28"/>
                <w:szCs w:val="28"/>
              </w:rPr>
            </w:pPr>
            <w:r w:rsidRPr="00B60D70">
              <w:rPr>
                <w:rFonts w:ascii="TH SarabunPSK" w:hAnsi="TH SarabunPSK" w:cs="TH SarabunPSK" w:hint="cs"/>
                <w:sz w:val="28"/>
                <w:szCs w:val="28"/>
              </w:rPr>
              <w:t>30</w:t>
            </w:r>
          </w:p>
        </w:tc>
      </w:tr>
      <w:tr w:rsidR="00B60D70" w:rsidRPr="00B60D70" w14:paraId="7F46F985" w14:textId="77777777" w:rsidTr="00066AE9">
        <w:tc>
          <w:tcPr>
            <w:tcW w:w="786" w:type="pct"/>
          </w:tcPr>
          <w:p w14:paraId="0A3E36A7" w14:textId="059425C1"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380</w:t>
            </w:r>
          </w:p>
        </w:tc>
        <w:tc>
          <w:tcPr>
            <w:tcW w:w="2053" w:type="pct"/>
          </w:tcPr>
          <w:p w14:paraId="0FC362F0" w14:textId="0FD53AC9" w:rsidR="009E6917" w:rsidRPr="00B60D70" w:rsidRDefault="00BE2591" w:rsidP="00592146">
            <w:pPr>
              <w:rPr>
                <w:rFonts w:ascii="TH SarabunPSK" w:hAnsi="TH SarabunPSK" w:cs="TH SarabunPSK"/>
                <w:sz w:val="28"/>
                <w:szCs w:val="28"/>
              </w:rPr>
            </w:pPr>
            <w:r w:rsidRPr="00B60D70">
              <w:rPr>
                <w:rFonts w:ascii="TH SarabunPSK" w:hAnsi="TH SarabunPSK" w:cs="TH SarabunPSK" w:hint="cs"/>
                <w:sz w:val="28"/>
                <w:szCs w:val="28"/>
              </w:rPr>
              <w:t>Field Experience in Civil Engineering</w:t>
            </w:r>
          </w:p>
        </w:tc>
        <w:tc>
          <w:tcPr>
            <w:tcW w:w="711" w:type="pct"/>
          </w:tcPr>
          <w:p w14:paraId="55B7427D" w14:textId="77777777" w:rsidR="009E6917" w:rsidRPr="00B60D70" w:rsidRDefault="00D756E0" w:rsidP="00BE2591">
            <w:pPr>
              <w:jc w:val="center"/>
              <w:rPr>
                <w:rFonts w:ascii="TH SarabunPSK" w:hAnsi="TH SarabunPSK" w:cs="TH SarabunPSK"/>
                <w:sz w:val="28"/>
                <w:szCs w:val="28"/>
                <w:cs/>
              </w:rPr>
            </w:pPr>
            <w:r w:rsidRPr="00B60D70">
              <w:rPr>
                <w:rFonts w:ascii="TH SarabunPSK" w:hAnsi="TH SarabunPSK" w:cs="TH SarabunPSK" w:hint="cs"/>
                <w:sz w:val="28"/>
                <w:szCs w:val="28"/>
              </w:rPr>
              <w:t>2</w:t>
            </w:r>
          </w:p>
        </w:tc>
        <w:tc>
          <w:tcPr>
            <w:tcW w:w="1450" w:type="pct"/>
          </w:tcPr>
          <w:p w14:paraId="727EA32D" w14:textId="32D6CCEF" w:rsidR="009E6917" w:rsidRPr="00B60D70" w:rsidRDefault="00BE2591" w:rsidP="00BE2591">
            <w:pPr>
              <w:jc w:val="center"/>
              <w:rPr>
                <w:rFonts w:ascii="TH SarabunPSK" w:hAnsi="TH SarabunPSK" w:cs="TH SarabunPSK"/>
                <w:sz w:val="28"/>
                <w:szCs w:val="28"/>
              </w:rPr>
            </w:pPr>
            <w:r w:rsidRPr="00B60D70">
              <w:rPr>
                <w:rFonts w:ascii="TH SarabunPSK" w:hAnsi="TH SarabunPSK" w:cs="TH SarabunPSK" w:hint="cs"/>
                <w:sz w:val="28"/>
                <w:szCs w:val="28"/>
              </w:rPr>
              <w:t>30</w:t>
            </w:r>
          </w:p>
        </w:tc>
      </w:tr>
      <w:tr w:rsidR="00B60D70" w:rsidRPr="00B60D70" w14:paraId="01B4BE9B" w14:textId="77777777" w:rsidTr="00066AE9">
        <w:tc>
          <w:tcPr>
            <w:tcW w:w="786" w:type="pct"/>
          </w:tcPr>
          <w:p w14:paraId="60DF4D0A" w14:textId="04B1A92F"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443</w:t>
            </w:r>
          </w:p>
        </w:tc>
        <w:tc>
          <w:tcPr>
            <w:tcW w:w="2053" w:type="pct"/>
          </w:tcPr>
          <w:p w14:paraId="719B5DDC" w14:textId="17E3A3DC" w:rsidR="009E6917" w:rsidRPr="00B60D70" w:rsidRDefault="00BE2591" w:rsidP="00592146">
            <w:pPr>
              <w:rPr>
                <w:rFonts w:ascii="TH SarabunPSK" w:hAnsi="TH SarabunPSK" w:cs="TH SarabunPSK"/>
                <w:sz w:val="28"/>
                <w:szCs w:val="28"/>
              </w:rPr>
            </w:pPr>
            <w:r w:rsidRPr="00B60D70">
              <w:rPr>
                <w:rFonts w:ascii="TH SarabunPSK" w:hAnsi="TH SarabunPSK" w:cs="TH SarabunPSK" w:hint="cs"/>
                <w:sz w:val="28"/>
                <w:szCs w:val="28"/>
              </w:rPr>
              <w:t>Foundation Engineering</w:t>
            </w:r>
          </w:p>
        </w:tc>
        <w:tc>
          <w:tcPr>
            <w:tcW w:w="711" w:type="pct"/>
          </w:tcPr>
          <w:p w14:paraId="706CA9F8" w14:textId="77777777" w:rsidR="009E6917" w:rsidRPr="00B60D70" w:rsidRDefault="00D756E0" w:rsidP="00BE2591">
            <w:pPr>
              <w:jc w:val="center"/>
              <w:rPr>
                <w:rFonts w:ascii="TH SarabunPSK" w:hAnsi="TH SarabunPSK" w:cs="TH SarabunPSK"/>
                <w:sz w:val="28"/>
                <w:szCs w:val="28"/>
              </w:rPr>
            </w:pPr>
            <w:r w:rsidRPr="00B60D70">
              <w:rPr>
                <w:rFonts w:ascii="TH SarabunPSK" w:hAnsi="TH SarabunPSK" w:cs="TH SarabunPSK" w:hint="cs"/>
                <w:sz w:val="28"/>
                <w:szCs w:val="28"/>
                <w:cs/>
              </w:rPr>
              <w:t>3</w:t>
            </w:r>
          </w:p>
        </w:tc>
        <w:tc>
          <w:tcPr>
            <w:tcW w:w="1450" w:type="pct"/>
          </w:tcPr>
          <w:p w14:paraId="13C18269" w14:textId="61C40F66" w:rsidR="009E6917" w:rsidRPr="00B60D70" w:rsidRDefault="00BE2591" w:rsidP="00BE2591">
            <w:pPr>
              <w:jc w:val="center"/>
              <w:rPr>
                <w:rFonts w:ascii="TH SarabunPSK" w:hAnsi="TH SarabunPSK" w:cs="TH SarabunPSK"/>
                <w:sz w:val="28"/>
                <w:szCs w:val="28"/>
              </w:rPr>
            </w:pPr>
            <w:r w:rsidRPr="00B60D70">
              <w:rPr>
                <w:rFonts w:ascii="TH SarabunPSK" w:hAnsi="TH SarabunPSK" w:cs="TH SarabunPSK" w:hint="cs"/>
                <w:sz w:val="28"/>
                <w:szCs w:val="28"/>
              </w:rPr>
              <w:t>22.5</w:t>
            </w:r>
          </w:p>
        </w:tc>
      </w:tr>
      <w:tr w:rsidR="00B60D70" w:rsidRPr="00B60D70" w14:paraId="3589EB71" w14:textId="77777777" w:rsidTr="00066AE9">
        <w:tc>
          <w:tcPr>
            <w:tcW w:w="786" w:type="pct"/>
          </w:tcPr>
          <w:p w14:paraId="0E00E63A" w14:textId="4F62EE4A"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453</w:t>
            </w:r>
          </w:p>
        </w:tc>
        <w:tc>
          <w:tcPr>
            <w:tcW w:w="2053" w:type="pct"/>
          </w:tcPr>
          <w:p w14:paraId="538CEF1A" w14:textId="74A972B8" w:rsidR="009E6917" w:rsidRPr="00B60D70" w:rsidRDefault="00BE2591" w:rsidP="00592146">
            <w:pPr>
              <w:rPr>
                <w:rFonts w:ascii="TH SarabunPSK" w:hAnsi="TH SarabunPSK" w:cs="TH SarabunPSK"/>
                <w:sz w:val="28"/>
                <w:szCs w:val="28"/>
              </w:rPr>
            </w:pPr>
            <w:r w:rsidRPr="00B60D70">
              <w:rPr>
                <w:rFonts w:ascii="TH SarabunPSK" w:hAnsi="TH SarabunPSK" w:cs="TH SarabunPSK" w:hint="cs"/>
                <w:sz w:val="28"/>
                <w:szCs w:val="28"/>
              </w:rPr>
              <w:t>Introduction To Railways Technology and Management</w:t>
            </w:r>
          </w:p>
        </w:tc>
        <w:tc>
          <w:tcPr>
            <w:tcW w:w="711" w:type="pct"/>
          </w:tcPr>
          <w:p w14:paraId="60BD937B" w14:textId="77777777" w:rsidR="009E6917" w:rsidRPr="00B60D70" w:rsidRDefault="00D756E0" w:rsidP="00BE2591">
            <w:pPr>
              <w:jc w:val="center"/>
              <w:rPr>
                <w:rFonts w:ascii="TH SarabunPSK" w:hAnsi="TH SarabunPSK" w:cs="TH SarabunPSK"/>
                <w:sz w:val="28"/>
                <w:szCs w:val="28"/>
              </w:rPr>
            </w:pPr>
            <w:r w:rsidRPr="00B60D70">
              <w:rPr>
                <w:rFonts w:ascii="TH SarabunPSK" w:hAnsi="TH SarabunPSK" w:cs="TH SarabunPSK" w:hint="cs"/>
                <w:sz w:val="28"/>
                <w:szCs w:val="28"/>
                <w:cs/>
              </w:rPr>
              <w:t>3</w:t>
            </w:r>
          </w:p>
        </w:tc>
        <w:tc>
          <w:tcPr>
            <w:tcW w:w="1450" w:type="pct"/>
          </w:tcPr>
          <w:p w14:paraId="63CFCA1F" w14:textId="31849CEB" w:rsidR="009E6917" w:rsidRPr="00B60D70" w:rsidRDefault="00BE2591" w:rsidP="00BE2591">
            <w:pPr>
              <w:jc w:val="center"/>
              <w:rPr>
                <w:rFonts w:ascii="TH SarabunPSK" w:hAnsi="TH SarabunPSK" w:cs="TH SarabunPSK"/>
                <w:sz w:val="28"/>
                <w:szCs w:val="28"/>
              </w:rPr>
            </w:pPr>
            <w:r w:rsidRPr="00B60D70">
              <w:rPr>
                <w:rFonts w:ascii="TH SarabunPSK" w:hAnsi="TH SarabunPSK" w:cs="TH SarabunPSK" w:hint="cs"/>
                <w:sz w:val="28"/>
                <w:szCs w:val="28"/>
              </w:rPr>
              <w:t>45</w:t>
            </w:r>
          </w:p>
        </w:tc>
      </w:tr>
      <w:tr w:rsidR="00B60D70" w:rsidRPr="00B60D70" w14:paraId="501C832A" w14:textId="77777777" w:rsidTr="00066AE9">
        <w:tc>
          <w:tcPr>
            <w:tcW w:w="786" w:type="pct"/>
          </w:tcPr>
          <w:p w14:paraId="071A2246" w14:textId="748C6E75"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486</w:t>
            </w:r>
          </w:p>
        </w:tc>
        <w:tc>
          <w:tcPr>
            <w:tcW w:w="2053" w:type="pct"/>
          </w:tcPr>
          <w:p w14:paraId="10A19134" w14:textId="3F3A1961" w:rsidR="009E6917" w:rsidRPr="00B60D70" w:rsidRDefault="00BE2591" w:rsidP="00456C67">
            <w:pPr>
              <w:jc w:val="left"/>
              <w:rPr>
                <w:rFonts w:ascii="TH SarabunPSK" w:hAnsi="TH SarabunPSK" w:cs="TH SarabunPSK"/>
                <w:sz w:val="28"/>
                <w:szCs w:val="28"/>
              </w:rPr>
            </w:pPr>
            <w:r w:rsidRPr="00B60D70">
              <w:rPr>
                <w:rFonts w:ascii="TH SarabunPSK" w:hAnsi="TH SarabunPSK" w:cs="TH SarabunPSK" w:hint="cs"/>
                <w:sz w:val="28"/>
                <w:szCs w:val="28"/>
              </w:rPr>
              <w:t>Research Project in Civil Technology Education</w:t>
            </w:r>
          </w:p>
        </w:tc>
        <w:tc>
          <w:tcPr>
            <w:tcW w:w="711" w:type="pct"/>
          </w:tcPr>
          <w:p w14:paraId="214C2D18" w14:textId="77777777" w:rsidR="009E6917" w:rsidRPr="00B60D70" w:rsidRDefault="00D756E0" w:rsidP="00BE2591">
            <w:pPr>
              <w:jc w:val="center"/>
              <w:rPr>
                <w:rFonts w:ascii="TH SarabunPSK" w:hAnsi="TH SarabunPSK" w:cs="TH SarabunPSK"/>
                <w:sz w:val="28"/>
                <w:szCs w:val="28"/>
                <w:cs/>
              </w:rPr>
            </w:pPr>
            <w:r w:rsidRPr="00B60D70">
              <w:rPr>
                <w:rFonts w:ascii="TH SarabunPSK" w:hAnsi="TH SarabunPSK" w:cs="TH SarabunPSK" w:hint="cs"/>
                <w:sz w:val="28"/>
                <w:szCs w:val="28"/>
              </w:rPr>
              <w:t>3</w:t>
            </w:r>
          </w:p>
        </w:tc>
        <w:tc>
          <w:tcPr>
            <w:tcW w:w="1450" w:type="pct"/>
          </w:tcPr>
          <w:p w14:paraId="026AA3DA" w14:textId="1CE01858" w:rsidR="009E6917" w:rsidRPr="00B60D70" w:rsidRDefault="00BE2591" w:rsidP="00BE2591">
            <w:pPr>
              <w:jc w:val="center"/>
              <w:rPr>
                <w:rFonts w:ascii="TH SarabunPSK" w:hAnsi="TH SarabunPSK" w:cs="TH SarabunPSK"/>
                <w:sz w:val="28"/>
                <w:szCs w:val="28"/>
                <w:cs/>
              </w:rPr>
            </w:pPr>
            <w:r w:rsidRPr="00B60D70">
              <w:rPr>
                <w:rFonts w:ascii="TH SarabunPSK" w:hAnsi="TH SarabunPSK" w:cs="TH SarabunPSK" w:hint="cs"/>
                <w:sz w:val="28"/>
                <w:szCs w:val="28"/>
              </w:rPr>
              <w:t>15</w:t>
            </w:r>
          </w:p>
        </w:tc>
      </w:tr>
      <w:tr w:rsidR="00B60D70" w:rsidRPr="00B60D70" w14:paraId="74C7BF6E" w14:textId="77777777" w:rsidTr="00066AE9">
        <w:tc>
          <w:tcPr>
            <w:tcW w:w="786" w:type="pct"/>
          </w:tcPr>
          <w:p w14:paraId="70E0B919" w14:textId="7C31D82D"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CVT</w:t>
            </w:r>
            <w:r w:rsidR="00456C67" w:rsidRPr="00B60D70">
              <w:rPr>
                <w:rFonts w:ascii="TH SarabunPSK" w:hAnsi="TH SarabunPSK" w:cs="TH SarabunPSK" w:hint="cs"/>
                <w:sz w:val="28"/>
                <w:szCs w:val="28"/>
                <w:cs/>
              </w:rPr>
              <w:t xml:space="preserve"> </w:t>
            </w:r>
            <w:r w:rsidRPr="00B60D70">
              <w:rPr>
                <w:rFonts w:ascii="TH SarabunPSK" w:hAnsi="TH SarabunPSK" w:cs="TH SarabunPSK" w:hint="cs"/>
                <w:sz w:val="28"/>
                <w:szCs w:val="28"/>
              </w:rPr>
              <w:t>206</w:t>
            </w:r>
          </w:p>
        </w:tc>
        <w:tc>
          <w:tcPr>
            <w:tcW w:w="2053" w:type="pct"/>
          </w:tcPr>
          <w:p w14:paraId="7829F8ED" w14:textId="341DD092" w:rsidR="009E6917" w:rsidRPr="00B60D70" w:rsidRDefault="00BE2591" w:rsidP="00592146">
            <w:pPr>
              <w:rPr>
                <w:rFonts w:ascii="TH SarabunPSK" w:hAnsi="TH SarabunPSK" w:cs="TH SarabunPSK"/>
                <w:sz w:val="28"/>
                <w:szCs w:val="28"/>
              </w:rPr>
            </w:pPr>
            <w:r w:rsidRPr="00B60D70">
              <w:rPr>
                <w:rFonts w:ascii="TH SarabunPSK" w:hAnsi="TH SarabunPSK" w:cs="TH SarabunPSK" w:hint="cs"/>
                <w:sz w:val="28"/>
                <w:szCs w:val="28"/>
              </w:rPr>
              <w:t>Soil Mechanics and Testing</w:t>
            </w:r>
          </w:p>
        </w:tc>
        <w:tc>
          <w:tcPr>
            <w:tcW w:w="711" w:type="pct"/>
          </w:tcPr>
          <w:p w14:paraId="7D3F9E3F" w14:textId="77777777" w:rsidR="009E6917" w:rsidRPr="00B60D70" w:rsidRDefault="00D756E0" w:rsidP="00BE2591">
            <w:pPr>
              <w:jc w:val="center"/>
              <w:rPr>
                <w:rFonts w:ascii="TH SarabunPSK" w:hAnsi="TH SarabunPSK" w:cs="TH SarabunPSK"/>
                <w:sz w:val="28"/>
                <w:szCs w:val="28"/>
              </w:rPr>
            </w:pPr>
            <w:r w:rsidRPr="00B60D70">
              <w:rPr>
                <w:rFonts w:ascii="TH SarabunPSK" w:hAnsi="TH SarabunPSK" w:cs="TH SarabunPSK" w:hint="cs"/>
                <w:sz w:val="28"/>
                <w:szCs w:val="28"/>
                <w:cs/>
              </w:rPr>
              <w:t>3</w:t>
            </w:r>
          </w:p>
        </w:tc>
        <w:tc>
          <w:tcPr>
            <w:tcW w:w="1450" w:type="pct"/>
          </w:tcPr>
          <w:p w14:paraId="0CA6C45C" w14:textId="797629C2" w:rsidR="009E6917" w:rsidRPr="00B60D70" w:rsidRDefault="00BE2591" w:rsidP="00BE2591">
            <w:pPr>
              <w:jc w:val="center"/>
              <w:rPr>
                <w:rFonts w:ascii="TH SarabunPSK" w:hAnsi="TH SarabunPSK" w:cs="TH SarabunPSK"/>
                <w:sz w:val="28"/>
                <w:szCs w:val="28"/>
              </w:rPr>
            </w:pPr>
            <w:r w:rsidRPr="00B60D70">
              <w:rPr>
                <w:rFonts w:ascii="TH SarabunPSK" w:hAnsi="TH SarabunPSK" w:cs="TH SarabunPSK" w:hint="cs"/>
                <w:sz w:val="28"/>
                <w:szCs w:val="28"/>
              </w:rPr>
              <w:t>15</w:t>
            </w:r>
          </w:p>
        </w:tc>
      </w:tr>
      <w:tr w:rsidR="00B60D70" w:rsidRPr="00B60D70" w14:paraId="1FFC1587" w14:textId="77777777" w:rsidTr="00066AE9">
        <w:tc>
          <w:tcPr>
            <w:tcW w:w="786" w:type="pct"/>
          </w:tcPr>
          <w:p w14:paraId="2E07E024" w14:textId="1F3F2ADD"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CVT</w:t>
            </w:r>
            <w:r w:rsidR="00456C67" w:rsidRPr="00B60D70">
              <w:rPr>
                <w:rFonts w:ascii="TH SarabunPSK" w:hAnsi="TH SarabunPSK" w:cs="TH SarabunPSK" w:hint="cs"/>
                <w:sz w:val="28"/>
                <w:szCs w:val="28"/>
                <w:cs/>
              </w:rPr>
              <w:t xml:space="preserve"> </w:t>
            </w:r>
            <w:r w:rsidRPr="00B60D70">
              <w:rPr>
                <w:rFonts w:ascii="TH SarabunPSK" w:hAnsi="TH SarabunPSK" w:cs="TH SarabunPSK" w:hint="cs"/>
                <w:sz w:val="28"/>
                <w:szCs w:val="28"/>
              </w:rPr>
              <w:t xml:space="preserve">331 </w:t>
            </w:r>
          </w:p>
        </w:tc>
        <w:tc>
          <w:tcPr>
            <w:tcW w:w="2053" w:type="pct"/>
          </w:tcPr>
          <w:p w14:paraId="7F2E7E3F" w14:textId="00CDB43F" w:rsidR="009E6917" w:rsidRPr="00B60D70" w:rsidRDefault="00BE2591" w:rsidP="00592146">
            <w:pPr>
              <w:rPr>
                <w:rFonts w:ascii="TH SarabunPSK" w:hAnsi="TH SarabunPSK" w:cs="TH SarabunPSK"/>
                <w:sz w:val="28"/>
                <w:szCs w:val="28"/>
              </w:rPr>
            </w:pPr>
            <w:r w:rsidRPr="00B60D70">
              <w:rPr>
                <w:rFonts w:ascii="TH SarabunPSK" w:hAnsi="TH SarabunPSK" w:cs="TH SarabunPSK" w:hint="cs"/>
                <w:sz w:val="28"/>
                <w:szCs w:val="28"/>
              </w:rPr>
              <w:t>Foundation And Earth Work Technology</w:t>
            </w:r>
          </w:p>
        </w:tc>
        <w:tc>
          <w:tcPr>
            <w:tcW w:w="711" w:type="pct"/>
          </w:tcPr>
          <w:p w14:paraId="35AE276E" w14:textId="77777777" w:rsidR="009E6917" w:rsidRPr="00B60D70" w:rsidRDefault="00D756E0" w:rsidP="00BE2591">
            <w:pPr>
              <w:jc w:val="center"/>
              <w:rPr>
                <w:rFonts w:ascii="TH SarabunPSK" w:hAnsi="TH SarabunPSK" w:cs="TH SarabunPSK"/>
                <w:sz w:val="28"/>
                <w:szCs w:val="28"/>
                <w:cs/>
              </w:rPr>
            </w:pPr>
            <w:r w:rsidRPr="00B60D70">
              <w:rPr>
                <w:rFonts w:ascii="TH SarabunPSK" w:hAnsi="TH SarabunPSK" w:cs="TH SarabunPSK" w:hint="cs"/>
                <w:sz w:val="28"/>
                <w:szCs w:val="28"/>
                <w:cs/>
              </w:rPr>
              <w:t>6</w:t>
            </w:r>
          </w:p>
        </w:tc>
        <w:tc>
          <w:tcPr>
            <w:tcW w:w="1450" w:type="pct"/>
          </w:tcPr>
          <w:p w14:paraId="752B7A34" w14:textId="20105540" w:rsidR="009E6917" w:rsidRPr="00B60D70" w:rsidRDefault="00BE2591" w:rsidP="00BE2591">
            <w:pPr>
              <w:jc w:val="center"/>
              <w:rPr>
                <w:rFonts w:ascii="TH SarabunPSK" w:hAnsi="TH SarabunPSK" w:cs="TH SarabunPSK"/>
                <w:sz w:val="28"/>
                <w:szCs w:val="28"/>
              </w:rPr>
            </w:pPr>
            <w:r w:rsidRPr="00B60D70">
              <w:rPr>
                <w:rFonts w:ascii="TH SarabunPSK" w:hAnsi="TH SarabunPSK" w:cs="TH SarabunPSK" w:hint="cs"/>
                <w:sz w:val="28"/>
                <w:szCs w:val="28"/>
              </w:rPr>
              <w:t>22.5</w:t>
            </w:r>
          </w:p>
        </w:tc>
      </w:tr>
      <w:tr w:rsidR="00B60D70" w:rsidRPr="00B60D70" w14:paraId="7A59CD68" w14:textId="77777777" w:rsidTr="00066AE9">
        <w:tc>
          <w:tcPr>
            <w:tcW w:w="786" w:type="pct"/>
          </w:tcPr>
          <w:p w14:paraId="24D2A09B" w14:textId="555C2525"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CVT</w:t>
            </w:r>
            <w:r w:rsidR="00456C67" w:rsidRPr="00B60D70">
              <w:rPr>
                <w:rFonts w:ascii="TH SarabunPSK" w:hAnsi="TH SarabunPSK" w:cs="TH SarabunPSK" w:hint="cs"/>
                <w:sz w:val="28"/>
                <w:szCs w:val="28"/>
                <w:cs/>
              </w:rPr>
              <w:t xml:space="preserve"> </w:t>
            </w:r>
            <w:r w:rsidRPr="00B60D70">
              <w:rPr>
                <w:rFonts w:ascii="TH SarabunPSK" w:hAnsi="TH SarabunPSK" w:cs="TH SarabunPSK" w:hint="cs"/>
                <w:sz w:val="28"/>
                <w:szCs w:val="28"/>
              </w:rPr>
              <w:t xml:space="preserve">486 </w:t>
            </w:r>
          </w:p>
        </w:tc>
        <w:tc>
          <w:tcPr>
            <w:tcW w:w="2053" w:type="pct"/>
          </w:tcPr>
          <w:p w14:paraId="3F681581" w14:textId="3880B807" w:rsidR="009E6917" w:rsidRPr="00B60D70" w:rsidRDefault="00BE2591" w:rsidP="00592146">
            <w:pPr>
              <w:rPr>
                <w:rFonts w:ascii="TH SarabunPSK" w:hAnsi="TH SarabunPSK" w:cs="TH SarabunPSK"/>
                <w:sz w:val="28"/>
                <w:szCs w:val="28"/>
              </w:rPr>
            </w:pPr>
            <w:r w:rsidRPr="00B60D70">
              <w:rPr>
                <w:rFonts w:ascii="TH SarabunPSK" w:hAnsi="TH SarabunPSK" w:cs="TH SarabunPSK" w:hint="cs"/>
                <w:sz w:val="28"/>
                <w:szCs w:val="28"/>
              </w:rPr>
              <w:t>Special Topic: Introduction To Railways Technology And Management</w:t>
            </w:r>
          </w:p>
        </w:tc>
        <w:tc>
          <w:tcPr>
            <w:tcW w:w="711" w:type="pct"/>
          </w:tcPr>
          <w:p w14:paraId="170DBC60" w14:textId="77777777" w:rsidR="009E6917" w:rsidRPr="00B60D70" w:rsidRDefault="00D756E0" w:rsidP="00BE2591">
            <w:pPr>
              <w:jc w:val="center"/>
              <w:rPr>
                <w:rFonts w:ascii="TH SarabunPSK" w:hAnsi="TH SarabunPSK" w:cs="TH SarabunPSK"/>
                <w:sz w:val="28"/>
                <w:szCs w:val="28"/>
              </w:rPr>
            </w:pPr>
            <w:r w:rsidRPr="00B60D70">
              <w:rPr>
                <w:rFonts w:ascii="TH SarabunPSK" w:hAnsi="TH SarabunPSK" w:cs="TH SarabunPSK" w:hint="cs"/>
                <w:sz w:val="28"/>
                <w:szCs w:val="28"/>
                <w:cs/>
              </w:rPr>
              <w:t>6</w:t>
            </w:r>
          </w:p>
        </w:tc>
        <w:tc>
          <w:tcPr>
            <w:tcW w:w="1450" w:type="pct"/>
          </w:tcPr>
          <w:p w14:paraId="05005F6F" w14:textId="2458146A" w:rsidR="009E6917" w:rsidRPr="00B60D70" w:rsidRDefault="00BE2591" w:rsidP="00BE2591">
            <w:pPr>
              <w:jc w:val="center"/>
              <w:rPr>
                <w:rFonts w:ascii="TH SarabunPSK" w:hAnsi="TH SarabunPSK" w:cs="TH SarabunPSK"/>
                <w:sz w:val="28"/>
                <w:szCs w:val="28"/>
              </w:rPr>
            </w:pPr>
            <w:r w:rsidRPr="00B60D70">
              <w:rPr>
                <w:rFonts w:ascii="TH SarabunPSK" w:hAnsi="TH SarabunPSK" w:cs="TH SarabunPSK" w:hint="cs"/>
                <w:sz w:val="28"/>
                <w:szCs w:val="28"/>
              </w:rPr>
              <w:t>45</w:t>
            </w:r>
          </w:p>
        </w:tc>
      </w:tr>
      <w:tr w:rsidR="00B60D70" w:rsidRPr="00B60D70" w14:paraId="0FF71D6B" w14:textId="77777777" w:rsidTr="00066AE9">
        <w:tc>
          <w:tcPr>
            <w:tcW w:w="786" w:type="pct"/>
          </w:tcPr>
          <w:p w14:paraId="622A15CD" w14:textId="4B09D382"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IDT</w:t>
            </w:r>
            <w:r w:rsidR="00456C67" w:rsidRPr="00B60D70">
              <w:rPr>
                <w:rFonts w:ascii="TH SarabunPSK" w:hAnsi="TH SarabunPSK" w:cs="TH SarabunPSK" w:hint="cs"/>
                <w:sz w:val="28"/>
                <w:szCs w:val="28"/>
                <w:cs/>
              </w:rPr>
              <w:t xml:space="preserve"> </w:t>
            </w:r>
            <w:r w:rsidRPr="00B60D70">
              <w:rPr>
                <w:rFonts w:ascii="TH SarabunPSK" w:hAnsi="TH SarabunPSK" w:cs="TH SarabunPSK" w:hint="cs"/>
                <w:sz w:val="28"/>
                <w:szCs w:val="28"/>
              </w:rPr>
              <w:t>495/496</w:t>
            </w:r>
          </w:p>
        </w:tc>
        <w:tc>
          <w:tcPr>
            <w:tcW w:w="2053" w:type="pct"/>
          </w:tcPr>
          <w:p w14:paraId="03933F9B" w14:textId="3F795E42" w:rsidR="009E6917" w:rsidRPr="00B60D70" w:rsidRDefault="00BE2591" w:rsidP="00592146">
            <w:pPr>
              <w:rPr>
                <w:rFonts w:ascii="TH SarabunPSK" w:hAnsi="TH SarabunPSK" w:cs="TH SarabunPSK"/>
                <w:sz w:val="28"/>
                <w:szCs w:val="28"/>
              </w:rPr>
            </w:pPr>
            <w:r w:rsidRPr="00B60D70">
              <w:rPr>
                <w:rFonts w:ascii="TH SarabunPSK" w:hAnsi="TH SarabunPSK" w:cs="TH SarabunPSK" w:hint="cs"/>
                <w:sz w:val="28"/>
                <w:szCs w:val="28"/>
              </w:rPr>
              <w:t>Work Integrated Learning I/Ii</w:t>
            </w:r>
          </w:p>
        </w:tc>
        <w:tc>
          <w:tcPr>
            <w:tcW w:w="711" w:type="pct"/>
          </w:tcPr>
          <w:p w14:paraId="42FBC086" w14:textId="77777777" w:rsidR="009E6917" w:rsidRPr="00B60D70" w:rsidRDefault="00D756E0" w:rsidP="00BE2591">
            <w:pPr>
              <w:jc w:val="center"/>
              <w:rPr>
                <w:rFonts w:ascii="TH SarabunPSK" w:hAnsi="TH SarabunPSK" w:cs="TH SarabunPSK"/>
                <w:sz w:val="28"/>
                <w:szCs w:val="28"/>
                <w:cs/>
              </w:rPr>
            </w:pPr>
            <w:r w:rsidRPr="00B60D70">
              <w:rPr>
                <w:rFonts w:ascii="TH SarabunPSK" w:hAnsi="TH SarabunPSK" w:cs="TH SarabunPSK" w:hint="cs"/>
                <w:sz w:val="28"/>
                <w:szCs w:val="28"/>
              </w:rPr>
              <w:t>9</w:t>
            </w:r>
          </w:p>
        </w:tc>
        <w:tc>
          <w:tcPr>
            <w:tcW w:w="1450" w:type="pct"/>
          </w:tcPr>
          <w:p w14:paraId="4F15BCC1" w14:textId="64F7AD1B" w:rsidR="009E6917" w:rsidRPr="00B60D70" w:rsidRDefault="00BE2591" w:rsidP="00BE2591">
            <w:pPr>
              <w:jc w:val="center"/>
              <w:rPr>
                <w:rFonts w:ascii="TH SarabunPSK" w:hAnsi="TH SarabunPSK" w:cs="TH SarabunPSK"/>
                <w:sz w:val="28"/>
                <w:szCs w:val="28"/>
                <w:cs/>
              </w:rPr>
            </w:pPr>
            <w:r w:rsidRPr="00B60D70">
              <w:rPr>
                <w:rFonts w:ascii="TH SarabunPSK" w:hAnsi="TH SarabunPSK" w:cs="TH SarabunPSK" w:hint="cs"/>
                <w:sz w:val="28"/>
                <w:szCs w:val="28"/>
              </w:rPr>
              <w:t>45</w:t>
            </w:r>
          </w:p>
        </w:tc>
      </w:tr>
      <w:tr w:rsidR="00B60D70" w:rsidRPr="00B60D70" w14:paraId="033CC096" w14:textId="77777777" w:rsidTr="00066AE9">
        <w:tc>
          <w:tcPr>
            <w:tcW w:w="786" w:type="pct"/>
          </w:tcPr>
          <w:p w14:paraId="16305B87" w14:textId="3D7D87CC"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610</w:t>
            </w:r>
          </w:p>
        </w:tc>
        <w:tc>
          <w:tcPr>
            <w:tcW w:w="2053" w:type="pct"/>
          </w:tcPr>
          <w:p w14:paraId="583412B9" w14:textId="2C7F43EA" w:rsidR="009E6917" w:rsidRPr="00B60D70" w:rsidRDefault="00BE2591" w:rsidP="00592146">
            <w:pPr>
              <w:rPr>
                <w:rFonts w:ascii="TH SarabunPSK" w:hAnsi="TH SarabunPSK" w:cs="TH SarabunPSK"/>
                <w:sz w:val="28"/>
                <w:szCs w:val="28"/>
              </w:rPr>
            </w:pPr>
            <w:r w:rsidRPr="00B60D70">
              <w:rPr>
                <w:rFonts w:ascii="TH SarabunPSK" w:hAnsi="TH SarabunPSK" w:cs="TH SarabunPSK" w:hint="cs"/>
                <w:sz w:val="28"/>
                <w:szCs w:val="28"/>
              </w:rPr>
              <w:t>Construction Technique and Technology</w:t>
            </w:r>
          </w:p>
        </w:tc>
        <w:tc>
          <w:tcPr>
            <w:tcW w:w="711" w:type="pct"/>
          </w:tcPr>
          <w:p w14:paraId="60BF2463" w14:textId="77777777" w:rsidR="009E6917" w:rsidRPr="00B60D70" w:rsidRDefault="00D756E0" w:rsidP="00BE2591">
            <w:pPr>
              <w:jc w:val="center"/>
              <w:rPr>
                <w:rFonts w:ascii="TH SarabunPSK" w:hAnsi="TH SarabunPSK" w:cs="TH SarabunPSK"/>
                <w:sz w:val="28"/>
                <w:szCs w:val="28"/>
                <w:cs/>
              </w:rPr>
            </w:pPr>
            <w:r w:rsidRPr="00B60D70">
              <w:rPr>
                <w:rFonts w:ascii="TH SarabunPSK" w:hAnsi="TH SarabunPSK" w:cs="TH SarabunPSK" w:hint="cs"/>
                <w:sz w:val="28"/>
                <w:szCs w:val="28"/>
                <w:cs/>
              </w:rPr>
              <w:t>3</w:t>
            </w:r>
          </w:p>
        </w:tc>
        <w:tc>
          <w:tcPr>
            <w:tcW w:w="1450" w:type="pct"/>
          </w:tcPr>
          <w:p w14:paraId="1FE3DA5C" w14:textId="2EAC9022" w:rsidR="009E6917" w:rsidRPr="00B60D70" w:rsidRDefault="00BE2591" w:rsidP="00BE2591">
            <w:pPr>
              <w:jc w:val="center"/>
              <w:rPr>
                <w:rFonts w:ascii="TH SarabunPSK" w:hAnsi="TH SarabunPSK" w:cs="TH SarabunPSK"/>
                <w:sz w:val="28"/>
                <w:szCs w:val="28"/>
              </w:rPr>
            </w:pPr>
            <w:r w:rsidRPr="00B60D70">
              <w:rPr>
                <w:rFonts w:ascii="TH SarabunPSK" w:hAnsi="TH SarabunPSK" w:cs="TH SarabunPSK" w:hint="cs"/>
                <w:sz w:val="28"/>
                <w:szCs w:val="28"/>
              </w:rPr>
              <w:t>22.5</w:t>
            </w:r>
          </w:p>
        </w:tc>
      </w:tr>
      <w:tr w:rsidR="00B60D70" w:rsidRPr="00B60D70" w14:paraId="3005724A" w14:textId="77777777" w:rsidTr="00066AE9">
        <w:tc>
          <w:tcPr>
            <w:tcW w:w="786" w:type="pct"/>
          </w:tcPr>
          <w:p w14:paraId="4CB4E0B5" w14:textId="17610D7B"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611</w:t>
            </w:r>
          </w:p>
        </w:tc>
        <w:tc>
          <w:tcPr>
            <w:tcW w:w="2053" w:type="pct"/>
          </w:tcPr>
          <w:p w14:paraId="521D4BA8" w14:textId="6E6C1A22" w:rsidR="009E6917" w:rsidRPr="00B60D70" w:rsidRDefault="00BE2591" w:rsidP="00592146">
            <w:pPr>
              <w:rPr>
                <w:rFonts w:ascii="TH SarabunPSK" w:hAnsi="TH SarabunPSK" w:cs="TH SarabunPSK"/>
                <w:sz w:val="28"/>
                <w:szCs w:val="28"/>
              </w:rPr>
            </w:pPr>
            <w:r w:rsidRPr="00B60D70">
              <w:rPr>
                <w:rFonts w:ascii="TH SarabunPSK" w:hAnsi="TH SarabunPSK" w:cs="TH SarabunPSK" w:hint="cs"/>
                <w:sz w:val="28"/>
                <w:szCs w:val="28"/>
              </w:rPr>
              <w:t>Monitoring And Measuring Instruments In Civil Engineering Practice</w:t>
            </w:r>
          </w:p>
        </w:tc>
        <w:tc>
          <w:tcPr>
            <w:tcW w:w="711" w:type="pct"/>
          </w:tcPr>
          <w:p w14:paraId="48EC5CF3" w14:textId="77777777" w:rsidR="009E6917" w:rsidRPr="00B60D70" w:rsidRDefault="00D756E0" w:rsidP="00BE2591">
            <w:pPr>
              <w:jc w:val="center"/>
              <w:rPr>
                <w:rFonts w:ascii="TH SarabunPSK" w:hAnsi="TH SarabunPSK" w:cs="TH SarabunPSK"/>
                <w:sz w:val="28"/>
                <w:szCs w:val="28"/>
                <w:cs/>
              </w:rPr>
            </w:pPr>
            <w:r w:rsidRPr="00B60D70">
              <w:rPr>
                <w:rFonts w:ascii="TH SarabunPSK" w:hAnsi="TH SarabunPSK" w:cs="TH SarabunPSK" w:hint="cs"/>
                <w:sz w:val="28"/>
                <w:szCs w:val="28"/>
                <w:cs/>
              </w:rPr>
              <w:t>2</w:t>
            </w:r>
          </w:p>
        </w:tc>
        <w:tc>
          <w:tcPr>
            <w:tcW w:w="1450" w:type="pct"/>
          </w:tcPr>
          <w:p w14:paraId="2EB6A5DA" w14:textId="6640CE48" w:rsidR="009E6917" w:rsidRPr="00B60D70" w:rsidRDefault="00BE2591" w:rsidP="00BE2591">
            <w:pPr>
              <w:jc w:val="center"/>
              <w:rPr>
                <w:rFonts w:ascii="TH SarabunPSK" w:hAnsi="TH SarabunPSK" w:cs="TH SarabunPSK"/>
                <w:sz w:val="28"/>
                <w:szCs w:val="28"/>
              </w:rPr>
            </w:pPr>
            <w:r w:rsidRPr="00B60D70">
              <w:rPr>
                <w:rFonts w:ascii="TH SarabunPSK" w:hAnsi="TH SarabunPSK" w:cs="TH SarabunPSK" w:hint="cs"/>
                <w:sz w:val="28"/>
                <w:szCs w:val="28"/>
              </w:rPr>
              <w:t>45</w:t>
            </w:r>
          </w:p>
        </w:tc>
      </w:tr>
      <w:tr w:rsidR="00B60D70" w:rsidRPr="00B60D70" w14:paraId="343DC604" w14:textId="77777777" w:rsidTr="00066AE9">
        <w:tc>
          <w:tcPr>
            <w:tcW w:w="786" w:type="pct"/>
          </w:tcPr>
          <w:p w14:paraId="5BFE4F68" w14:textId="4A6E17BA"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631</w:t>
            </w:r>
          </w:p>
        </w:tc>
        <w:tc>
          <w:tcPr>
            <w:tcW w:w="2053" w:type="pct"/>
          </w:tcPr>
          <w:p w14:paraId="46393068" w14:textId="7513A8C9" w:rsidR="009E6917" w:rsidRPr="00B60D70" w:rsidRDefault="00BE2591" w:rsidP="00592146">
            <w:pPr>
              <w:rPr>
                <w:rFonts w:ascii="TH SarabunPSK" w:hAnsi="TH SarabunPSK" w:cs="TH SarabunPSK"/>
                <w:sz w:val="28"/>
                <w:szCs w:val="28"/>
              </w:rPr>
            </w:pPr>
            <w:r w:rsidRPr="00B60D70">
              <w:rPr>
                <w:rFonts w:ascii="TH SarabunPSK" w:hAnsi="TH SarabunPSK" w:cs="TH SarabunPSK" w:hint="cs"/>
                <w:sz w:val="28"/>
                <w:szCs w:val="28"/>
              </w:rPr>
              <w:t>Advanced Foundation Engineering</w:t>
            </w:r>
          </w:p>
        </w:tc>
        <w:tc>
          <w:tcPr>
            <w:tcW w:w="711" w:type="pct"/>
          </w:tcPr>
          <w:p w14:paraId="1B02E7A4" w14:textId="77777777" w:rsidR="009E6917" w:rsidRPr="00B60D70" w:rsidRDefault="00D756E0" w:rsidP="00BE2591">
            <w:pPr>
              <w:jc w:val="center"/>
              <w:rPr>
                <w:rFonts w:ascii="TH SarabunPSK" w:hAnsi="TH SarabunPSK" w:cs="TH SarabunPSK"/>
                <w:sz w:val="28"/>
                <w:szCs w:val="28"/>
                <w:cs/>
              </w:rPr>
            </w:pPr>
            <w:r w:rsidRPr="00B60D70">
              <w:rPr>
                <w:rFonts w:ascii="TH SarabunPSK" w:hAnsi="TH SarabunPSK" w:cs="TH SarabunPSK" w:hint="cs"/>
                <w:sz w:val="28"/>
                <w:szCs w:val="28"/>
                <w:cs/>
              </w:rPr>
              <w:t>3</w:t>
            </w:r>
          </w:p>
        </w:tc>
        <w:tc>
          <w:tcPr>
            <w:tcW w:w="1450" w:type="pct"/>
          </w:tcPr>
          <w:p w14:paraId="597D3A98" w14:textId="0E9BCFBD" w:rsidR="009E6917" w:rsidRPr="00B60D70" w:rsidRDefault="00BE2591" w:rsidP="00BE2591">
            <w:pPr>
              <w:jc w:val="center"/>
              <w:rPr>
                <w:rFonts w:ascii="TH SarabunPSK" w:hAnsi="TH SarabunPSK" w:cs="TH SarabunPSK"/>
                <w:sz w:val="28"/>
                <w:szCs w:val="28"/>
              </w:rPr>
            </w:pPr>
            <w:r w:rsidRPr="00B60D70">
              <w:rPr>
                <w:rFonts w:ascii="TH SarabunPSK" w:hAnsi="TH SarabunPSK" w:cs="TH SarabunPSK" w:hint="cs"/>
                <w:sz w:val="28"/>
                <w:szCs w:val="28"/>
              </w:rPr>
              <w:t>45</w:t>
            </w:r>
          </w:p>
        </w:tc>
      </w:tr>
      <w:tr w:rsidR="00B60D70" w:rsidRPr="00B60D70" w14:paraId="1A3BDD39" w14:textId="77777777" w:rsidTr="00066AE9">
        <w:tc>
          <w:tcPr>
            <w:tcW w:w="786" w:type="pct"/>
          </w:tcPr>
          <w:p w14:paraId="40E25767" w14:textId="67A01C8F"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 xml:space="preserve">634 </w:t>
            </w:r>
          </w:p>
        </w:tc>
        <w:tc>
          <w:tcPr>
            <w:tcW w:w="2053" w:type="pct"/>
          </w:tcPr>
          <w:p w14:paraId="463FDCFD" w14:textId="237AF960" w:rsidR="009E6917" w:rsidRPr="00B60D70" w:rsidRDefault="00BE2591" w:rsidP="00592146">
            <w:pPr>
              <w:rPr>
                <w:rFonts w:ascii="TH SarabunPSK" w:hAnsi="TH SarabunPSK" w:cs="TH SarabunPSK"/>
                <w:sz w:val="28"/>
                <w:szCs w:val="28"/>
              </w:rPr>
            </w:pPr>
            <w:r w:rsidRPr="00B60D70">
              <w:rPr>
                <w:rFonts w:ascii="TH SarabunPSK" w:hAnsi="TH SarabunPSK" w:cs="TH SarabunPSK" w:hint="cs"/>
                <w:sz w:val="28"/>
                <w:szCs w:val="28"/>
              </w:rPr>
              <w:t>Advanced Soil Laboratory Testing and Improvement</w:t>
            </w:r>
          </w:p>
        </w:tc>
        <w:tc>
          <w:tcPr>
            <w:tcW w:w="711" w:type="pct"/>
          </w:tcPr>
          <w:p w14:paraId="1B0DB632" w14:textId="77777777" w:rsidR="009E6917" w:rsidRPr="00B60D70" w:rsidRDefault="00D756E0" w:rsidP="00BE2591">
            <w:pPr>
              <w:jc w:val="center"/>
              <w:rPr>
                <w:rFonts w:ascii="TH SarabunPSK" w:hAnsi="TH SarabunPSK" w:cs="TH SarabunPSK"/>
                <w:sz w:val="28"/>
                <w:szCs w:val="28"/>
                <w:cs/>
              </w:rPr>
            </w:pPr>
            <w:r w:rsidRPr="00B60D70">
              <w:rPr>
                <w:rFonts w:ascii="TH SarabunPSK" w:hAnsi="TH SarabunPSK" w:cs="TH SarabunPSK" w:hint="cs"/>
                <w:sz w:val="28"/>
                <w:szCs w:val="28"/>
                <w:cs/>
              </w:rPr>
              <w:t>3</w:t>
            </w:r>
          </w:p>
        </w:tc>
        <w:tc>
          <w:tcPr>
            <w:tcW w:w="1450" w:type="pct"/>
          </w:tcPr>
          <w:p w14:paraId="78135F4C" w14:textId="3D686C85" w:rsidR="009E6917" w:rsidRPr="00B60D70" w:rsidRDefault="00BE2591" w:rsidP="00BE2591">
            <w:pPr>
              <w:jc w:val="center"/>
              <w:rPr>
                <w:rFonts w:ascii="TH SarabunPSK" w:hAnsi="TH SarabunPSK" w:cs="TH SarabunPSK"/>
                <w:sz w:val="28"/>
                <w:szCs w:val="28"/>
              </w:rPr>
            </w:pPr>
            <w:r w:rsidRPr="00B60D70">
              <w:rPr>
                <w:rFonts w:ascii="TH SarabunPSK" w:hAnsi="TH SarabunPSK" w:cs="TH SarabunPSK" w:hint="cs"/>
                <w:sz w:val="28"/>
                <w:szCs w:val="28"/>
              </w:rPr>
              <w:t>15</w:t>
            </w:r>
          </w:p>
        </w:tc>
      </w:tr>
      <w:tr w:rsidR="00B60D70" w:rsidRPr="00B60D70" w14:paraId="2930C6EA" w14:textId="77777777" w:rsidTr="00066AE9">
        <w:tc>
          <w:tcPr>
            <w:tcW w:w="786" w:type="pct"/>
          </w:tcPr>
          <w:p w14:paraId="05A29BDE" w14:textId="0600363A"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626</w:t>
            </w:r>
          </w:p>
        </w:tc>
        <w:tc>
          <w:tcPr>
            <w:tcW w:w="2053" w:type="pct"/>
          </w:tcPr>
          <w:p w14:paraId="4A42440D" w14:textId="693E0356" w:rsidR="009E6917" w:rsidRPr="00B60D70" w:rsidRDefault="00BE2591" w:rsidP="00592146">
            <w:pPr>
              <w:rPr>
                <w:rFonts w:ascii="TH SarabunPSK" w:hAnsi="TH SarabunPSK" w:cs="TH SarabunPSK"/>
                <w:sz w:val="28"/>
                <w:szCs w:val="28"/>
              </w:rPr>
            </w:pPr>
            <w:r w:rsidRPr="00B60D70">
              <w:rPr>
                <w:rFonts w:ascii="TH SarabunPSK" w:hAnsi="TH SarabunPSK" w:cs="TH SarabunPSK" w:hint="cs"/>
                <w:sz w:val="28"/>
                <w:szCs w:val="28"/>
              </w:rPr>
              <w:t>Repair And Retrofit of Structures</w:t>
            </w:r>
          </w:p>
        </w:tc>
        <w:tc>
          <w:tcPr>
            <w:tcW w:w="711" w:type="pct"/>
          </w:tcPr>
          <w:p w14:paraId="6B398D99" w14:textId="77777777" w:rsidR="009E6917" w:rsidRPr="00B60D70" w:rsidRDefault="00D756E0" w:rsidP="00BE2591">
            <w:pPr>
              <w:jc w:val="center"/>
              <w:rPr>
                <w:rFonts w:ascii="TH SarabunPSK" w:hAnsi="TH SarabunPSK" w:cs="TH SarabunPSK"/>
                <w:sz w:val="28"/>
                <w:szCs w:val="28"/>
                <w:cs/>
              </w:rPr>
            </w:pPr>
            <w:r w:rsidRPr="00B60D70">
              <w:rPr>
                <w:rFonts w:ascii="TH SarabunPSK" w:hAnsi="TH SarabunPSK" w:cs="TH SarabunPSK" w:hint="cs"/>
                <w:sz w:val="28"/>
                <w:szCs w:val="28"/>
                <w:cs/>
              </w:rPr>
              <w:t>3</w:t>
            </w:r>
          </w:p>
        </w:tc>
        <w:tc>
          <w:tcPr>
            <w:tcW w:w="1450" w:type="pct"/>
          </w:tcPr>
          <w:p w14:paraId="19FA0F7C" w14:textId="691E8802" w:rsidR="009E6917" w:rsidRPr="00B60D70" w:rsidRDefault="00BE2591" w:rsidP="00BE2591">
            <w:pPr>
              <w:jc w:val="center"/>
              <w:rPr>
                <w:rFonts w:ascii="TH SarabunPSK" w:hAnsi="TH SarabunPSK" w:cs="TH SarabunPSK"/>
                <w:sz w:val="28"/>
                <w:szCs w:val="28"/>
                <w:cs/>
              </w:rPr>
            </w:pPr>
            <w:r w:rsidRPr="00B60D70">
              <w:rPr>
                <w:rFonts w:ascii="TH SarabunPSK" w:hAnsi="TH SarabunPSK" w:cs="TH SarabunPSK" w:hint="cs"/>
                <w:sz w:val="28"/>
                <w:szCs w:val="28"/>
              </w:rPr>
              <w:t>45</w:t>
            </w:r>
          </w:p>
        </w:tc>
      </w:tr>
      <w:tr w:rsidR="00B60D70" w:rsidRPr="00B60D70" w14:paraId="40FBB1D7" w14:textId="77777777" w:rsidTr="00066AE9">
        <w:tc>
          <w:tcPr>
            <w:tcW w:w="786" w:type="pct"/>
          </w:tcPr>
          <w:p w14:paraId="4F4BC1B2" w14:textId="4637CCFF"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633</w:t>
            </w:r>
          </w:p>
        </w:tc>
        <w:tc>
          <w:tcPr>
            <w:tcW w:w="2053" w:type="pct"/>
          </w:tcPr>
          <w:p w14:paraId="28529678" w14:textId="6CCF1641" w:rsidR="009E6917" w:rsidRPr="00B60D70" w:rsidRDefault="00BE2591" w:rsidP="00592146">
            <w:pPr>
              <w:rPr>
                <w:rFonts w:ascii="TH SarabunPSK" w:hAnsi="TH SarabunPSK" w:cs="TH SarabunPSK"/>
                <w:sz w:val="28"/>
                <w:szCs w:val="28"/>
              </w:rPr>
            </w:pPr>
            <w:r w:rsidRPr="00B60D70">
              <w:rPr>
                <w:rFonts w:ascii="TH SarabunPSK" w:hAnsi="TH SarabunPSK" w:cs="TH SarabunPSK" w:hint="cs"/>
                <w:sz w:val="28"/>
                <w:szCs w:val="28"/>
              </w:rPr>
              <w:t>Analysis And Design of Geotechnical Engineering</w:t>
            </w:r>
          </w:p>
        </w:tc>
        <w:tc>
          <w:tcPr>
            <w:tcW w:w="711" w:type="pct"/>
          </w:tcPr>
          <w:p w14:paraId="0363340B" w14:textId="77777777" w:rsidR="009E6917" w:rsidRPr="00B60D70" w:rsidRDefault="00D756E0" w:rsidP="00BE2591">
            <w:pPr>
              <w:jc w:val="center"/>
              <w:rPr>
                <w:rFonts w:ascii="TH SarabunPSK" w:hAnsi="TH SarabunPSK" w:cs="TH SarabunPSK"/>
                <w:sz w:val="28"/>
                <w:szCs w:val="28"/>
                <w:cs/>
              </w:rPr>
            </w:pPr>
            <w:r w:rsidRPr="00B60D70">
              <w:rPr>
                <w:rFonts w:ascii="TH SarabunPSK" w:hAnsi="TH SarabunPSK" w:cs="TH SarabunPSK" w:hint="cs"/>
                <w:sz w:val="28"/>
                <w:szCs w:val="28"/>
              </w:rPr>
              <w:t>3</w:t>
            </w:r>
          </w:p>
        </w:tc>
        <w:tc>
          <w:tcPr>
            <w:tcW w:w="1450" w:type="pct"/>
          </w:tcPr>
          <w:p w14:paraId="0FD03130" w14:textId="0847EB5E" w:rsidR="009E6917" w:rsidRPr="00B60D70" w:rsidRDefault="00BE2591" w:rsidP="00BE2591">
            <w:pPr>
              <w:jc w:val="center"/>
              <w:rPr>
                <w:rFonts w:ascii="TH SarabunPSK" w:hAnsi="TH SarabunPSK" w:cs="TH SarabunPSK"/>
                <w:sz w:val="28"/>
                <w:szCs w:val="28"/>
                <w:cs/>
              </w:rPr>
            </w:pPr>
            <w:r w:rsidRPr="00B60D70">
              <w:rPr>
                <w:rFonts w:ascii="TH SarabunPSK" w:hAnsi="TH SarabunPSK" w:cs="TH SarabunPSK" w:hint="cs"/>
                <w:sz w:val="28"/>
                <w:szCs w:val="28"/>
              </w:rPr>
              <w:t>45</w:t>
            </w:r>
          </w:p>
        </w:tc>
      </w:tr>
      <w:tr w:rsidR="00B60D70" w:rsidRPr="00B60D70" w14:paraId="6BAD3FBB" w14:textId="77777777" w:rsidTr="00066AE9">
        <w:tc>
          <w:tcPr>
            <w:tcW w:w="786" w:type="pct"/>
          </w:tcPr>
          <w:p w14:paraId="12E24FD0" w14:textId="1A87FE33"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625</w:t>
            </w:r>
          </w:p>
        </w:tc>
        <w:tc>
          <w:tcPr>
            <w:tcW w:w="2053" w:type="pct"/>
          </w:tcPr>
          <w:p w14:paraId="0F1C95B7" w14:textId="24E23B8F" w:rsidR="009E6917" w:rsidRPr="00B60D70" w:rsidRDefault="00BE2591" w:rsidP="00592146">
            <w:pPr>
              <w:rPr>
                <w:rFonts w:ascii="TH SarabunPSK" w:hAnsi="TH SarabunPSK" w:cs="TH SarabunPSK"/>
                <w:sz w:val="28"/>
                <w:szCs w:val="28"/>
              </w:rPr>
            </w:pPr>
            <w:r w:rsidRPr="00B60D70">
              <w:rPr>
                <w:rFonts w:ascii="TH SarabunPSK" w:hAnsi="TH SarabunPSK" w:cs="TH SarabunPSK" w:hint="cs"/>
                <w:sz w:val="28"/>
                <w:szCs w:val="28"/>
              </w:rPr>
              <w:t>Infrastructure System</w:t>
            </w:r>
          </w:p>
        </w:tc>
        <w:tc>
          <w:tcPr>
            <w:tcW w:w="711" w:type="pct"/>
          </w:tcPr>
          <w:p w14:paraId="56A834F7" w14:textId="77777777" w:rsidR="009E6917" w:rsidRPr="00B60D70" w:rsidRDefault="00D756E0" w:rsidP="00BE2591">
            <w:pPr>
              <w:jc w:val="center"/>
              <w:rPr>
                <w:rFonts w:ascii="TH SarabunPSK" w:hAnsi="TH SarabunPSK" w:cs="TH SarabunPSK"/>
                <w:sz w:val="28"/>
                <w:szCs w:val="28"/>
                <w:cs/>
              </w:rPr>
            </w:pPr>
            <w:r w:rsidRPr="00B60D70">
              <w:rPr>
                <w:rFonts w:ascii="TH SarabunPSK" w:hAnsi="TH SarabunPSK" w:cs="TH SarabunPSK" w:hint="cs"/>
                <w:sz w:val="28"/>
                <w:szCs w:val="28"/>
              </w:rPr>
              <w:t>3</w:t>
            </w:r>
          </w:p>
        </w:tc>
        <w:tc>
          <w:tcPr>
            <w:tcW w:w="1450" w:type="pct"/>
          </w:tcPr>
          <w:p w14:paraId="0E04DD5F" w14:textId="2A89A777" w:rsidR="009E6917" w:rsidRPr="00B60D70" w:rsidRDefault="00BE2591" w:rsidP="00BE2591">
            <w:pPr>
              <w:jc w:val="center"/>
              <w:rPr>
                <w:rFonts w:ascii="TH SarabunPSK" w:hAnsi="TH SarabunPSK" w:cs="TH SarabunPSK"/>
                <w:sz w:val="28"/>
                <w:szCs w:val="28"/>
                <w:cs/>
              </w:rPr>
            </w:pPr>
            <w:r w:rsidRPr="00B60D70">
              <w:rPr>
                <w:rFonts w:ascii="TH SarabunPSK" w:hAnsi="TH SarabunPSK" w:cs="TH SarabunPSK" w:hint="cs"/>
                <w:sz w:val="28"/>
                <w:szCs w:val="28"/>
              </w:rPr>
              <w:t>45</w:t>
            </w:r>
          </w:p>
        </w:tc>
      </w:tr>
      <w:tr w:rsidR="009E6917" w:rsidRPr="00B60D70" w14:paraId="1DC65292" w14:textId="77777777" w:rsidTr="00066AE9">
        <w:tc>
          <w:tcPr>
            <w:tcW w:w="786" w:type="pct"/>
          </w:tcPr>
          <w:p w14:paraId="7072C7F1" w14:textId="35150F4B"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799</w:t>
            </w:r>
          </w:p>
        </w:tc>
        <w:tc>
          <w:tcPr>
            <w:tcW w:w="2053" w:type="pct"/>
          </w:tcPr>
          <w:p w14:paraId="7E6D4EAD" w14:textId="0C52A0D4" w:rsidR="009E6917" w:rsidRPr="00B60D70" w:rsidRDefault="00BE2591" w:rsidP="00592146">
            <w:pPr>
              <w:rPr>
                <w:rFonts w:ascii="TH SarabunPSK" w:hAnsi="TH SarabunPSK" w:cs="TH SarabunPSK"/>
                <w:sz w:val="28"/>
                <w:szCs w:val="28"/>
              </w:rPr>
            </w:pPr>
            <w:r w:rsidRPr="00B60D70">
              <w:rPr>
                <w:rFonts w:ascii="TH SarabunPSK" w:hAnsi="TH SarabunPSK" w:cs="TH SarabunPSK" w:hint="cs"/>
                <w:sz w:val="28"/>
                <w:szCs w:val="28"/>
              </w:rPr>
              <w:t>Research Thesis</w:t>
            </w:r>
          </w:p>
        </w:tc>
        <w:tc>
          <w:tcPr>
            <w:tcW w:w="711" w:type="pct"/>
          </w:tcPr>
          <w:p w14:paraId="427032DE" w14:textId="77777777" w:rsidR="009E6917" w:rsidRPr="00B60D70" w:rsidRDefault="00D756E0" w:rsidP="00BE2591">
            <w:pPr>
              <w:jc w:val="center"/>
              <w:rPr>
                <w:rFonts w:ascii="TH SarabunPSK" w:hAnsi="TH SarabunPSK" w:cs="TH SarabunPSK"/>
                <w:sz w:val="28"/>
                <w:szCs w:val="28"/>
                <w:cs/>
              </w:rPr>
            </w:pPr>
            <w:r w:rsidRPr="00B60D70">
              <w:rPr>
                <w:rFonts w:ascii="TH SarabunPSK" w:hAnsi="TH SarabunPSK" w:cs="TH SarabunPSK" w:hint="cs"/>
                <w:sz w:val="28"/>
                <w:szCs w:val="28"/>
              </w:rPr>
              <w:t>12</w:t>
            </w:r>
          </w:p>
        </w:tc>
        <w:tc>
          <w:tcPr>
            <w:tcW w:w="1450" w:type="pct"/>
          </w:tcPr>
          <w:p w14:paraId="655C3767" w14:textId="411EE8BA" w:rsidR="009E6917" w:rsidRPr="00B60D70" w:rsidRDefault="00BE2591" w:rsidP="00BE2591">
            <w:pPr>
              <w:jc w:val="center"/>
              <w:rPr>
                <w:rFonts w:ascii="TH SarabunPSK" w:hAnsi="TH SarabunPSK" w:cs="TH SarabunPSK"/>
                <w:sz w:val="28"/>
                <w:szCs w:val="28"/>
                <w:cs/>
              </w:rPr>
            </w:pPr>
            <w:r w:rsidRPr="00B60D70">
              <w:rPr>
                <w:rFonts w:ascii="TH SarabunPSK" w:hAnsi="TH SarabunPSK" w:cs="TH SarabunPSK" w:hint="cs"/>
                <w:sz w:val="28"/>
                <w:szCs w:val="28"/>
              </w:rPr>
              <w:t>30</w:t>
            </w:r>
          </w:p>
        </w:tc>
      </w:tr>
    </w:tbl>
    <w:p w14:paraId="02824DB5" w14:textId="77777777" w:rsidR="009E6917" w:rsidRPr="00B60D70" w:rsidRDefault="009E6917" w:rsidP="00592146">
      <w:pPr>
        <w:pStyle w:val="af9"/>
        <w:rPr>
          <w:rFonts w:ascii="TH SarabunPSK" w:hAnsi="TH SarabunPSK" w:cs="TH SarabunPSK"/>
        </w:rPr>
      </w:pPr>
    </w:p>
    <w:p w14:paraId="51515340" w14:textId="77777777" w:rsidR="00066AE9" w:rsidRPr="00B60D70" w:rsidRDefault="00066AE9" w:rsidP="00066AE9">
      <w:pPr>
        <w:spacing w:before="120"/>
        <w:ind w:right="26"/>
        <w:jc w:val="left"/>
        <w:rPr>
          <w:rFonts w:ascii="TH SarabunPSK" w:hAnsi="TH SarabunPSK" w:cs="TH SarabunPSK"/>
          <w:b/>
          <w:bCs/>
        </w:rPr>
      </w:pPr>
      <w:r w:rsidRPr="00B60D70">
        <w:rPr>
          <w:rFonts w:ascii="TH SarabunPSK" w:hAnsi="TH SarabunPSK" w:cs="TH SarabunPSK" w:hint="cs"/>
          <w:b/>
          <w:bCs/>
        </w:rPr>
        <w:t>3.2</w:t>
      </w:r>
      <w:r w:rsidRPr="00B60D70">
        <w:rPr>
          <w:rFonts w:ascii="TH SarabunPSK" w:hAnsi="TH SarabunPSK" w:cs="TH SarabunPSK" w:hint="cs"/>
          <w:b/>
          <w:bCs/>
          <w:cs/>
        </w:rPr>
        <w:t>)</w:t>
      </w:r>
      <w:r w:rsidRPr="00B60D70">
        <w:rPr>
          <w:rFonts w:ascii="TH SarabunPSK" w:hAnsi="TH SarabunPSK" w:cs="TH SarabunPSK" w:hint="cs"/>
          <w:b/>
          <w:bCs/>
        </w:rPr>
        <w:t xml:space="preserve"> </w:t>
      </w:r>
      <w:r w:rsidRPr="00B60D70">
        <w:rPr>
          <w:rFonts w:ascii="TH SarabunPSK" w:hAnsi="TH SarabunPSK" w:cs="TH SarabunPSK" w:hint="cs"/>
          <w:b/>
          <w:bCs/>
          <w:cs/>
          <w:lang w:val="th-TH"/>
        </w:rPr>
        <w:t>ภาระงานในหลักสูตรนี้</w:t>
      </w:r>
    </w:p>
    <w:p w14:paraId="37F39A43" w14:textId="77777777" w:rsidR="00066AE9" w:rsidRPr="00B60D70" w:rsidRDefault="00066AE9" w:rsidP="00066AE9">
      <w:pPr>
        <w:ind w:right="26"/>
        <w:jc w:val="left"/>
        <w:rPr>
          <w:rFonts w:ascii="TH SarabunPSK" w:hAnsi="TH SarabunPSK" w:cs="TH SarabunPSK"/>
        </w:rPr>
      </w:pPr>
      <w:r w:rsidRPr="00B60D70">
        <w:rPr>
          <w:rFonts w:ascii="TH SarabunPSK" w:hAnsi="TH SarabunPSK" w:cs="TH SarabunPSK" w:hint="cs"/>
        </w:rPr>
        <w:t xml:space="preserve">- </w:t>
      </w:r>
      <w:r w:rsidRPr="00B60D70">
        <w:rPr>
          <w:rFonts w:ascii="TH SarabunPSK" w:hAnsi="TH SarabunPSK" w:cs="TH SarabunPSK" w:hint="cs"/>
          <w:cs/>
          <w:lang w:val="th-TH"/>
        </w:rPr>
        <w:t>ภาระงานระดับปริญญาตรี</w:t>
      </w:r>
      <w:r w:rsidRPr="00B60D70">
        <w:rPr>
          <w:rFonts w:ascii="TH SarabunPSK" w:hAnsi="TH SarabunPSK" w:cs="TH SarabunPSK" w:hint="cs"/>
          <w:cs/>
        </w:rPr>
        <w:t>/</w:t>
      </w:r>
      <w:r w:rsidRPr="00B60D70">
        <w:rPr>
          <w:rFonts w:ascii="TH SarabunPSK" w:hAnsi="TH SarabunPSK" w:cs="TH SarabunPSK" w:hint="cs"/>
          <w:cs/>
          <w:lang w:val="th-TH"/>
        </w:rPr>
        <w:t xml:space="preserve">บัณฑิตศึกษา </w:t>
      </w:r>
      <w:r w:rsidRPr="00B60D70">
        <w:rPr>
          <w:rFonts w:ascii="TH SarabunPSK" w:hAnsi="TH SarabunPSK" w:cs="TH SarabunPSK" w:hint="cs"/>
          <w:cs/>
        </w:rPr>
        <w:t>(</w:t>
      </w:r>
      <w:r w:rsidRPr="00B60D70">
        <w:rPr>
          <w:rFonts w:ascii="TH SarabunPSK" w:hAnsi="TH SarabunPSK" w:cs="TH SarabunPSK" w:hint="cs"/>
          <w:cs/>
          <w:lang w:val="th-TH"/>
        </w:rPr>
        <w:t>รวมโครงงาน</w:t>
      </w:r>
      <w:r w:rsidRPr="00B60D70">
        <w:rPr>
          <w:rFonts w:ascii="TH SarabunPSK" w:hAnsi="TH SarabunPSK" w:cs="TH SarabunPSK" w:hint="cs"/>
          <w:cs/>
        </w:rPr>
        <w:t>/</w:t>
      </w:r>
      <w:r w:rsidRPr="00B60D70">
        <w:rPr>
          <w:rFonts w:ascii="TH SarabunPSK" w:hAnsi="TH SarabunPSK" w:cs="TH SarabunPSK" w:hint="cs"/>
          <w:cs/>
          <w:lang w:val="th-TH"/>
        </w:rPr>
        <w:t>วิทยานิพนธ์</w:t>
      </w:r>
      <w:r w:rsidRPr="00B60D70">
        <w:rPr>
          <w:rFonts w:ascii="TH SarabunPSK" w:hAnsi="TH SarabunPSK" w:cs="TH SarabunPSK" w:hint="cs"/>
          <w:cs/>
        </w:rPr>
        <w:t>/</w:t>
      </w:r>
      <w:r w:rsidRPr="00B60D70">
        <w:rPr>
          <w:rFonts w:ascii="TH SarabunPSK" w:hAnsi="TH SarabunPSK" w:cs="TH SarabunPSK" w:hint="cs"/>
          <w:cs/>
          <w:lang w:val="th-TH"/>
        </w:rPr>
        <w:t>การค้นคว้าอิสระ</w:t>
      </w:r>
      <w:r w:rsidRPr="00B60D70">
        <w:rPr>
          <w:rFonts w:ascii="TH SarabunPSK" w:hAnsi="TH SarabunPSK" w:cs="TH SarabunPSK" w:hint="cs"/>
          <w:cs/>
        </w:rPr>
        <w:t>)</w:t>
      </w:r>
    </w:p>
    <w:tbl>
      <w:tblPr>
        <w:tblStyle w:val="af6"/>
        <w:tblW w:w="4881" w:type="pct"/>
        <w:tblLook w:val="04A0" w:firstRow="1" w:lastRow="0" w:firstColumn="1" w:lastColumn="0" w:noHBand="0" w:noVBand="1"/>
      </w:tblPr>
      <w:tblGrid>
        <w:gridCol w:w="1466"/>
        <w:gridCol w:w="3459"/>
        <w:gridCol w:w="1255"/>
        <w:gridCol w:w="2621"/>
      </w:tblGrid>
      <w:tr w:rsidR="00B60D70" w:rsidRPr="00B60D70" w14:paraId="2B0B2E6F" w14:textId="77777777" w:rsidTr="00932286">
        <w:tc>
          <w:tcPr>
            <w:tcW w:w="833" w:type="pct"/>
            <w:shd w:val="clear" w:color="auto" w:fill="F2F2F2" w:themeFill="background1" w:themeFillShade="F2"/>
          </w:tcPr>
          <w:p w14:paraId="7EC7E2AB" w14:textId="77777777" w:rsidR="00066AE9" w:rsidRPr="00B60D70" w:rsidRDefault="00066AE9" w:rsidP="00932286">
            <w:pPr>
              <w:ind w:right="26"/>
              <w:rPr>
                <w:b/>
                <w:bCs/>
                <w:sz w:val="28"/>
                <w:szCs w:val="28"/>
                <w:cs/>
              </w:rPr>
            </w:pPr>
            <w:r w:rsidRPr="00B60D70">
              <w:rPr>
                <w:b/>
                <w:bCs/>
                <w:sz w:val="28"/>
                <w:szCs w:val="28"/>
                <w:cs/>
                <w:lang w:val="th-TH"/>
              </w:rPr>
              <w:t>รหัสวิชา</w:t>
            </w:r>
          </w:p>
        </w:tc>
        <w:tc>
          <w:tcPr>
            <w:tcW w:w="1965" w:type="pct"/>
            <w:shd w:val="clear" w:color="auto" w:fill="F2F2F2" w:themeFill="background1" w:themeFillShade="F2"/>
          </w:tcPr>
          <w:p w14:paraId="554FB11B" w14:textId="77777777" w:rsidR="00066AE9" w:rsidRPr="00B60D70" w:rsidRDefault="00066AE9" w:rsidP="00932286">
            <w:pPr>
              <w:ind w:right="26"/>
              <w:rPr>
                <w:b/>
                <w:bCs/>
                <w:sz w:val="28"/>
                <w:szCs w:val="28"/>
              </w:rPr>
            </w:pPr>
            <w:r w:rsidRPr="00B60D70">
              <w:rPr>
                <w:b/>
                <w:bCs/>
                <w:sz w:val="28"/>
                <w:szCs w:val="28"/>
                <w:cs/>
                <w:lang w:val="th-TH"/>
              </w:rPr>
              <w:t>ชื่อวิชา</w:t>
            </w:r>
          </w:p>
        </w:tc>
        <w:tc>
          <w:tcPr>
            <w:tcW w:w="713" w:type="pct"/>
            <w:shd w:val="clear" w:color="auto" w:fill="F2F2F2" w:themeFill="background1" w:themeFillShade="F2"/>
          </w:tcPr>
          <w:p w14:paraId="6D4A43BB" w14:textId="77777777" w:rsidR="00066AE9" w:rsidRPr="00B60D70" w:rsidRDefault="00066AE9" w:rsidP="00932286">
            <w:pPr>
              <w:ind w:right="26"/>
              <w:rPr>
                <w:b/>
                <w:bCs/>
                <w:sz w:val="28"/>
                <w:szCs w:val="28"/>
              </w:rPr>
            </w:pPr>
            <w:r w:rsidRPr="00B60D70">
              <w:rPr>
                <w:b/>
                <w:bCs/>
                <w:sz w:val="28"/>
                <w:szCs w:val="28"/>
                <w:cs/>
                <w:lang w:val="th-TH"/>
              </w:rPr>
              <w:t>หน่วยกิต</w:t>
            </w:r>
          </w:p>
        </w:tc>
        <w:tc>
          <w:tcPr>
            <w:tcW w:w="1489" w:type="pct"/>
            <w:shd w:val="clear" w:color="auto" w:fill="F2F2F2" w:themeFill="background1" w:themeFillShade="F2"/>
          </w:tcPr>
          <w:p w14:paraId="55153E7D" w14:textId="77777777" w:rsidR="00066AE9" w:rsidRPr="00B60D70" w:rsidRDefault="00066AE9" w:rsidP="00932286">
            <w:pPr>
              <w:ind w:right="26"/>
              <w:rPr>
                <w:b/>
                <w:bCs/>
                <w:sz w:val="28"/>
                <w:szCs w:val="28"/>
              </w:rPr>
            </w:pPr>
            <w:r w:rsidRPr="00B60D70">
              <w:rPr>
                <w:b/>
                <w:bCs/>
                <w:sz w:val="28"/>
                <w:szCs w:val="28"/>
                <w:cs/>
                <w:lang w:val="th-TH"/>
              </w:rPr>
              <w:t>ชั่วโมงภาระงาน/ปีการศึกษา (โดยประมาณ)</w:t>
            </w:r>
          </w:p>
        </w:tc>
      </w:tr>
      <w:tr w:rsidR="00B60D70" w:rsidRPr="00B60D70" w14:paraId="230CD90A" w14:textId="77777777" w:rsidTr="00932286">
        <w:tc>
          <w:tcPr>
            <w:tcW w:w="833" w:type="pct"/>
          </w:tcPr>
          <w:p w14:paraId="670116D0" w14:textId="6D253EF3" w:rsidR="00CB2F67" w:rsidRPr="00B60D70" w:rsidRDefault="00CB2F67" w:rsidP="00CB2F67">
            <w:pPr>
              <w:ind w:right="26"/>
              <w:rPr>
                <w:sz w:val="28"/>
                <w:szCs w:val="28"/>
              </w:rPr>
            </w:pPr>
            <w:r w:rsidRPr="00B60D70">
              <w:rPr>
                <w:rFonts w:ascii="TH SarabunPSK" w:hAnsi="TH SarabunPSK" w:cs="TH SarabunPSK" w:hint="cs"/>
                <w:sz w:val="28"/>
                <w:szCs w:val="28"/>
              </w:rPr>
              <w:t>CTE491</w:t>
            </w:r>
          </w:p>
        </w:tc>
        <w:tc>
          <w:tcPr>
            <w:tcW w:w="1965" w:type="pct"/>
          </w:tcPr>
          <w:p w14:paraId="429C29FC" w14:textId="77777777"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lang w:val="th-TH"/>
              </w:rPr>
              <w:t>โครงงานทางครุศาสตร์โยธา 1</w:t>
            </w:r>
            <w:r w:rsidRPr="00B60D70">
              <w:rPr>
                <w:rFonts w:ascii="TH SarabunPSK" w:hAnsi="TH SarabunPSK" w:cs="TH SarabunPSK" w:hint="cs"/>
                <w:sz w:val="28"/>
                <w:szCs w:val="28"/>
                <w:cs/>
                <w:lang w:val="th-TH"/>
              </w:rPr>
              <w:t xml:space="preserve"> </w:t>
            </w:r>
          </w:p>
          <w:p w14:paraId="1CBEF7C3" w14:textId="79FF446F" w:rsidR="00CB2F67" w:rsidRPr="00B60D70" w:rsidRDefault="00CB2F67" w:rsidP="00CB2F67">
            <w:pPr>
              <w:ind w:right="26"/>
              <w:jc w:val="left"/>
              <w:rPr>
                <w:sz w:val="28"/>
                <w:szCs w:val="28"/>
              </w:rPr>
            </w:pPr>
            <w:r w:rsidRPr="00B60D70">
              <w:rPr>
                <w:rFonts w:ascii="TH SarabunPSK" w:hAnsi="TH SarabunPSK" w:cs="TH SarabunPSK"/>
                <w:sz w:val="28"/>
                <w:szCs w:val="28"/>
                <w:cs/>
              </w:rPr>
              <w:t>(</w:t>
            </w:r>
            <w:r w:rsidRPr="00B60D70">
              <w:rPr>
                <w:rFonts w:ascii="TH SarabunPSK" w:hAnsi="TH SarabunPSK" w:cs="TH SarabunPSK"/>
                <w:sz w:val="28"/>
                <w:szCs w:val="28"/>
              </w:rPr>
              <w:t xml:space="preserve">Civil Technology Education Project </w:t>
            </w:r>
            <w:r w:rsidR="00856F19" w:rsidRPr="00B60D70">
              <w:rPr>
                <w:rFonts w:ascii="TH SarabunPSK" w:hAnsi="TH SarabunPSK" w:cs="TH SarabunPSK"/>
                <w:sz w:val="28"/>
                <w:szCs w:val="28"/>
              </w:rPr>
              <w:t>I</w:t>
            </w:r>
            <w:r w:rsidRPr="00B60D70">
              <w:rPr>
                <w:rFonts w:ascii="TH SarabunPSK" w:hAnsi="TH SarabunPSK" w:cs="TH SarabunPSK"/>
                <w:sz w:val="28"/>
                <w:szCs w:val="28"/>
                <w:cs/>
              </w:rPr>
              <w:t>)</w:t>
            </w:r>
          </w:p>
        </w:tc>
        <w:tc>
          <w:tcPr>
            <w:tcW w:w="713" w:type="pct"/>
          </w:tcPr>
          <w:p w14:paraId="6533AC69" w14:textId="008339A9" w:rsidR="00CB2F67" w:rsidRPr="00B60D70" w:rsidRDefault="00CB2F67" w:rsidP="00CB2F67">
            <w:pPr>
              <w:ind w:right="26"/>
              <w:rPr>
                <w:sz w:val="28"/>
                <w:szCs w:val="28"/>
              </w:rPr>
            </w:pPr>
            <w:r w:rsidRPr="00B60D70">
              <w:rPr>
                <w:rFonts w:ascii="TH SarabunPSK" w:hAnsi="TH SarabunPSK" w:cs="TH SarabunPSK" w:hint="cs"/>
                <w:sz w:val="28"/>
                <w:szCs w:val="28"/>
              </w:rPr>
              <w:t>1 (0-</w:t>
            </w:r>
            <w:r w:rsidR="003B4D54" w:rsidRPr="00B60D70">
              <w:rPr>
                <w:rFonts w:ascii="TH SarabunPSK" w:hAnsi="TH SarabunPSK" w:cs="TH SarabunPSK"/>
                <w:sz w:val="28"/>
                <w:szCs w:val="28"/>
              </w:rPr>
              <w:t>3</w:t>
            </w:r>
            <w:r w:rsidR="003B4D54" w:rsidRPr="00B60D70">
              <w:rPr>
                <w:rFonts w:ascii="TH SarabunPSK" w:hAnsi="TH SarabunPSK" w:cs="TH SarabunPSK" w:hint="cs"/>
                <w:sz w:val="28"/>
                <w:szCs w:val="28"/>
              </w:rPr>
              <w:t>-</w:t>
            </w:r>
            <w:r w:rsidR="003B4D54"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9" w:type="pct"/>
          </w:tcPr>
          <w:p w14:paraId="0A6A174F" w14:textId="0A5C8589" w:rsidR="00CB2F67" w:rsidRPr="00B60D70" w:rsidRDefault="00CB2F67" w:rsidP="00CB2F67">
            <w:pPr>
              <w:ind w:right="26"/>
              <w:jc w:val="center"/>
              <w:rPr>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78164B66" w14:textId="77777777" w:rsidTr="00932286">
        <w:tc>
          <w:tcPr>
            <w:tcW w:w="833" w:type="pct"/>
          </w:tcPr>
          <w:p w14:paraId="3EEF15F8" w14:textId="12FC24D3" w:rsidR="00CB2F67" w:rsidRPr="00B60D70" w:rsidRDefault="00CB2F67" w:rsidP="00CB2F67">
            <w:pPr>
              <w:ind w:right="26"/>
              <w:rPr>
                <w:sz w:val="28"/>
                <w:szCs w:val="28"/>
              </w:rPr>
            </w:pPr>
            <w:r w:rsidRPr="00B60D70">
              <w:rPr>
                <w:rFonts w:ascii="TH SarabunPSK" w:hAnsi="TH SarabunPSK" w:cs="TH SarabunPSK" w:hint="cs"/>
                <w:sz w:val="28"/>
                <w:szCs w:val="28"/>
              </w:rPr>
              <w:t>CTE492</w:t>
            </w:r>
          </w:p>
        </w:tc>
        <w:tc>
          <w:tcPr>
            <w:tcW w:w="1965" w:type="pct"/>
            <w:vAlign w:val="bottom"/>
          </w:tcPr>
          <w:p w14:paraId="7C67892E" w14:textId="77777777"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lang w:val="th-TH"/>
              </w:rPr>
              <w:t xml:space="preserve">โครงงานทางครุศาสตร์โยธา </w:t>
            </w:r>
            <w:r w:rsidRPr="00B60D70">
              <w:rPr>
                <w:rFonts w:ascii="TH SarabunPSK" w:hAnsi="TH SarabunPSK" w:cs="TH SarabunPSK"/>
                <w:sz w:val="28"/>
                <w:szCs w:val="28"/>
              </w:rPr>
              <w:t>2</w:t>
            </w:r>
            <w:r w:rsidRPr="00B60D70">
              <w:rPr>
                <w:rFonts w:ascii="TH SarabunPSK" w:hAnsi="TH SarabunPSK" w:cs="TH SarabunPSK" w:hint="cs"/>
                <w:sz w:val="28"/>
                <w:szCs w:val="28"/>
                <w:cs/>
                <w:lang w:val="th-TH"/>
              </w:rPr>
              <w:t xml:space="preserve"> </w:t>
            </w:r>
          </w:p>
          <w:p w14:paraId="02451CA3" w14:textId="68E1C721" w:rsidR="00CB2F67" w:rsidRPr="00B60D70" w:rsidRDefault="00CB2F67" w:rsidP="00CB2F67">
            <w:pPr>
              <w:ind w:right="26"/>
              <w:jc w:val="left"/>
              <w:rPr>
                <w:sz w:val="28"/>
                <w:szCs w:val="28"/>
              </w:rPr>
            </w:pPr>
            <w:r w:rsidRPr="00B60D70">
              <w:rPr>
                <w:rFonts w:ascii="TH SarabunPSK" w:hAnsi="TH SarabunPSK" w:cs="TH SarabunPSK"/>
                <w:sz w:val="28"/>
                <w:szCs w:val="28"/>
                <w:cs/>
              </w:rPr>
              <w:t>(</w:t>
            </w:r>
            <w:r w:rsidRPr="00B60D70">
              <w:rPr>
                <w:rFonts w:ascii="TH SarabunPSK" w:hAnsi="TH SarabunPSK" w:cs="TH SarabunPSK"/>
                <w:sz w:val="28"/>
                <w:szCs w:val="28"/>
              </w:rPr>
              <w:t xml:space="preserve">Civil Technology Education Project </w:t>
            </w:r>
            <w:r w:rsidR="00856F19" w:rsidRPr="00B60D70">
              <w:rPr>
                <w:rFonts w:ascii="TH SarabunPSK" w:hAnsi="TH SarabunPSK" w:cs="TH SarabunPSK"/>
                <w:sz w:val="28"/>
                <w:szCs w:val="28"/>
              </w:rPr>
              <w:t>II</w:t>
            </w:r>
            <w:r w:rsidRPr="00B60D70">
              <w:rPr>
                <w:rFonts w:ascii="TH SarabunPSK" w:hAnsi="TH SarabunPSK" w:cs="TH SarabunPSK"/>
                <w:sz w:val="28"/>
                <w:szCs w:val="28"/>
                <w:cs/>
              </w:rPr>
              <w:t>)</w:t>
            </w:r>
            <w:r w:rsidRPr="00B60D70">
              <w:rPr>
                <w:rFonts w:ascii="TH SarabunPSK" w:hAnsi="TH SarabunPSK" w:cs="TH SarabunPSK" w:hint="cs"/>
                <w:sz w:val="28"/>
                <w:szCs w:val="28"/>
              </w:rPr>
              <w:t xml:space="preserve"> </w:t>
            </w:r>
          </w:p>
        </w:tc>
        <w:tc>
          <w:tcPr>
            <w:tcW w:w="713" w:type="pct"/>
          </w:tcPr>
          <w:p w14:paraId="306839CF" w14:textId="6CEAEC93" w:rsidR="00CB2F67" w:rsidRPr="00B60D70" w:rsidRDefault="00CB2F67" w:rsidP="00CB2F67">
            <w:pPr>
              <w:ind w:right="26"/>
              <w:rPr>
                <w:sz w:val="28"/>
                <w:szCs w:val="28"/>
                <w:cs/>
              </w:rPr>
            </w:pPr>
            <w:r w:rsidRPr="00B60D70">
              <w:rPr>
                <w:rFonts w:ascii="TH SarabunPSK" w:hAnsi="TH SarabunPSK" w:cs="TH SarabunPSK" w:hint="cs"/>
                <w:sz w:val="28"/>
                <w:szCs w:val="28"/>
              </w:rPr>
              <w:t>1 (0-</w:t>
            </w:r>
            <w:r w:rsidR="003B4D54" w:rsidRPr="00B60D70">
              <w:rPr>
                <w:rFonts w:ascii="TH SarabunPSK" w:hAnsi="TH SarabunPSK" w:cs="TH SarabunPSK"/>
                <w:sz w:val="28"/>
                <w:szCs w:val="28"/>
              </w:rPr>
              <w:t>3</w:t>
            </w:r>
            <w:r w:rsidR="003B4D54" w:rsidRPr="00B60D70">
              <w:rPr>
                <w:rFonts w:ascii="TH SarabunPSK" w:hAnsi="TH SarabunPSK" w:cs="TH SarabunPSK" w:hint="cs"/>
                <w:sz w:val="28"/>
                <w:szCs w:val="28"/>
              </w:rPr>
              <w:t>-</w:t>
            </w:r>
            <w:r w:rsidR="003B4D54"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9" w:type="pct"/>
          </w:tcPr>
          <w:p w14:paraId="297E9491" w14:textId="311DE963" w:rsidR="00CB2F67" w:rsidRPr="00B60D70" w:rsidRDefault="00CB2F67" w:rsidP="00CB2F67">
            <w:pPr>
              <w:ind w:right="26"/>
              <w:jc w:val="center"/>
              <w:rPr>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1DF2697A" w14:textId="77777777" w:rsidTr="00932286">
        <w:tc>
          <w:tcPr>
            <w:tcW w:w="833" w:type="pct"/>
          </w:tcPr>
          <w:p w14:paraId="0A578843" w14:textId="0A3CD0F7" w:rsidR="00CB2F67" w:rsidRPr="00B60D70" w:rsidRDefault="00CB2F67" w:rsidP="00CB2F67">
            <w:pPr>
              <w:ind w:right="26"/>
              <w:rPr>
                <w:sz w:val="28"/>
                <w:szCs w:val="28"/>
              </w:rPr>
            </w:pPr>
            <w:r w:rsidRPr="00B60D70">
              <w:rPr>
                <w:rFonts w:ascii="TH SarabunPSK" w:hAnsi="TH SarabunPSK" w:cs="TH SarabunPSK" w:hint="cs"/>
                <w:sz w:val="28"/>
                <w:szCs w:val="28"/>
              </w:rPr>
              <w:lastRenderedPageBreak/>
              <w:t>CTE493</w:t>
            </w:r>
          </w:p>
        </w:tc>
        <w:tc>
          <w:tcPr>
            <w:tcW w:w="1965" w:type="pct"/>
            <w:vAlign w:val="bottom"/>
          </w:tcPr>
          <w:p w14:paraId="7A6FE703" w14:textId="77777777"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lang w:val="th-TH"/>
              </w:rPr>
              <w:t xml:space="preserve">โครงงานทางครุศาสตร์โยธา </w:t>
            </w:r>
            <w:r w:rsidRPr="00B60D70">
              <w:rPr>
                <w:rFonts w:ascii="TH SarabunPSK" w:hAnsi="TH SarabunPSK" w:cs="TH SarabunPSK"/>
                <w:sz w:val="28"/>
                <w:szCs w:val="28"/>
              </w:rPr>
              <w:t>3</w:t>
            </w:r>
            <w:r w:rsidRPr="00B60D70">
              <w:rPr>
                <w:rFonts w:ascii="TH SarabunPSK" w:hAnsi="TH SarabunPSK" w:cs="TH SarabunPSK" w:hint="cs"/>
                <w:sz w:val="28"/>
                <w:szCs w:val="28"/>
                <w:cs/>
                <w:lang w:val="th-TH"/>
              </w:rPr>
              <w:t xml:space="preserve"> </w:t>
            </w:r>
          </w:p>
          <w:p w14:paraId="07682292" w14:textId="585FBA50" w:rsidR="00CB2F67" w:rsidRPr="00B60D70" w:rsidRDefault="00CB2F67" w:rsidP="00CB2F67">
            <w:pPr>
              <w:ind w:right="26"/>
              <w:jc w:val="left"/>
              <w:rPr>
                <w:sz w:val="28"/>
                <w:szCs w:val="28"/>
              </w:rPr>
            </w:pPr>
            <w:r w:rsidRPr="00B60D70">
              <w:rPr>
                <w:rFonts w:ascii="TH SarabunPSK" w:hAnsi="TH SarabunPSK" w:cs="TH SarabunPSK"/>
                <w:sz w:val="28"/>
                <w:szCs w:val="28"/>
                <w:cs/>
              </w:rPr>
              <w:t>(</w:t>
            </w:r>
            <w:r w:rsidRPr="00B60D70">
              <w:rPr>
                <w:rFonts w:ascii="TH SarabunPSK" w:hAnsi="TH SarabunPSK" w:cs="TH SarabunPSK"/>
                <w:sz w:val="28"/>
                <w:szCs w:val="28"/>
              </w:rPr>
              <w:t xml:space="preserve">Civil Technology Education Project </w:t>
            </w:r>
            <w:r w:rsidR="00856F19" w:rsidRPr="00B60D70">
              <w:rPr>
                <w:rFonts w:ascii="TH SarabunPSK" w:hAnsi="TH SarabunPSK" w:cs="TH SarabunPSK"/>
                <w:sz w:val="28"/>
                <w:szCs w:val="28"/>
              </w:rPr>
              <w:t>III</w:t>
            </w:r>
            <w:r w:rsidRPr="00B60D70">
              <w:rPr>
                <w:rFonts w:ascii="TH SarabunPSK" w:hAnsi="TH SarabunPSK" w:cs="TH SarabunPSK"/>
                <w:sz w:val="28"/>
                <w:szCs w:val="28"/>
                <w:cs/>
              </w:rPr>
              <w:t>)</w:t>
            </w:r>
            <w:r w:rsidRPr="00B60D70">
              <w:rPr>
                <w:rFonts w:ascii="TH SarabunPSK" w:hAnsi="TH SarabunPSK" w:cs="TH SarabunPSK" w:hint="cs"/>
                <w:sz w:val="28"/>
                <w:szCs w:val="28"/>
              </w:rPr>
              <w:t xml:space="preserve"> </w:t>
            </w:r>
          </w:p>
        </w:tc>
        <w:tc>
          <w:tcPr>
            <w:tcW w:w="713" w:type="pct"/>
          </w:tcPr>
          <w:p w14:paraId="4102DEC8" w14:textId="32604570" w:rsidR="00CB2F67" w:rsidRPr="00B60D70" w:rsidRDefault="00CB2F67" w:rsidP="00CB2F67">
            <w:pPr>
              <w:ind w:right="26"/>
              <w:rPr>
                <w:sz w:val="28"/>
                <w:szCs w:val="28"/>
                <w:cs/>
              </w:rPr>
            </w:pPr>
            <w:r w:rsidRPr="00B60D70">
              <w:rPr>
                <w:rFonts w:ascii="TH SarabunPSK" w:hAnsi="TH SarabunPSK" w:cs="TH SarabunPSK" w:hint="cs"/>
                <w:sz w:val="28"/>
                <w:szCs w:val="28"/>
              </w:rPr>
              <w:t>1 (0-</w:t>
            </w:r>
            <w:r w:rsidR="003B4D54" w:rsidRPr="00B60D70">
              <w:rPr>
                <w:rFonts w:ascii="TH SarabunPSK" w:hAnsi="TH SarabunPSK" w:cs="TH SarabunPSK"/>
                <w:sz w:val="28"/>
                <w:szCs w:val="28"/>
              </w:rPr>
              <w:t>3</w:t>
            </w:r>
            <w:r w:rsidR="003B4D54" w:rsidRPr="00B60D70">
              <w:rPr>
                <w:rFonts w:ascii="TH SarabunPSK" w:hAnsi="TH SarabunPSK" w:cs="TH SarabunPSK" w:hint="cs"/>
                <w:sz w:val="28"/>
                <w:szCs w:val="28"/>
              </w:rPr>
              <w:t>-</w:t>
            </w:r>
            <w:r w:rsidR="003B4D54"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9" w:type="pct"/>
          </w:tcPr>
          <w:p w14:paraId="26296AC9" w14:textId="7BD1BEA8" w:rsidR="00CB2F67" w:rsidRPr="00B60D70" w:rsidRDefault="00CB2F67" w:rsidP="00CB2F67">
            <w:pPr>
              <w:ind w:right="26"/>
              <w:jc w:val="center"/>
              <w:rPr>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391DF419" w14:textId="77777777" w:rsidTr="00932286">
        <w:tc>
          <w:tcPr>
            <w:tcW w:w="833" w:type="pct"/>
          </w:tcPr>
          <w:p w14:paraId="77C53998" w14:textId="1080C2CD" w:rsidR="00066AE9" w:rsidRPr="00B60D70" w:rsidRDefault="00066AE9" w:rsidP="00932286">
            <w:pPr>
              <w:ind w:right="26"/>
              <w:rPr>
                <w:sz w:val="28"/>
                <w:szCs w:val="28"/>
              </w:rPr>
            </w:pPr>
            <w:r w:rsidRPr="00B60D70">
              <w:rPr>
                <w:sz w:val="28"/>
                <w:szCs w:val="28"/>
              </w:rPr>
              <w:t>CTE</w:t>
            </w:r>
            <w:r w:rsidR="00523191" w:rsidRPr="00B60D70">
              <w:rPr>
                <w:sz w:val="28"/>
                <w:szCs w:val="28"/>
              </w:rPr>
              <w:t xml:space="preserve"> </w:t>
            </w:r>
            <w:r w:rsidRPr="00B60D70">
              <w:rPr>
                <w:sz w:val="28"/>
                <w:szCs w:val="28"/>
                <w:cs/>
              </w:rPr>
              <w:t>122</w:t>
            </w:r>
          </w:p>
        </w:tc>
        <w:tc>
          <w:tcPr>
            <w:tcW w:w="1965" w:type="pct"/>
            <w:vAlign w:val="center"/>
          </w:tcPr>
          <w:p w14:paraId="643F78F9" w14:textId="77777777" w:rsidR="00066AE9" w:rsidRPr="00B60D70" w:rsidRDefault="00066AE9" w:rsidP="00932286">
            <w:pPr>
              <w:ind w:right="26"/>
              <w:jc w:val="left"/>
              <w:rPr>
                <w:sz w:val="28"/>
                <w:szCs w:val="28"/>
              </w:rPr>
            </w:pPr>
            <w:r w:rsidRPr="00B60D70">
              <w:rPr>
                <w:sz w:val="28"/>
                <w:szCs w:val="28"/>
                <w:cs/>
                <w:lang w:val="th-TH"/>
              </w:rPr>
              <w:t>ปฏิบัติการเทคนิคการก่อสร้างอาคาร</w:t>
            </w:r>
          </w:p>
          <w:p w14:paraId="7210D2ED" w14:textId="77777777" w:rsidR="00066AE9" w:rsidRPr="00B60D70" w:rsidRDefault="00066AE9" w:rsidP="00932286">
            <w:pPr>
              <w:ind w:right="26"/>
              <w:jc w:val="left"/>
              <w:rPr>
                <w:sz w:val="28"/>
                <w:szCs w:val="28"/>
              </w:rPr>
            </w:pPr>
            <w:r w:rsidRPr="00B60D70">
              <w:rPr>
                <w:sz w:val="28"/>
                <w:szCs w:val="28"/>
                <w:cs/>
              </w:rPr>
              <w:t>(</w:t>
            </w:r>
            <w:r w:rsidRPr="00B60D70">
              <w:rPr>
                <w:sz w:val="28"/>
                <w:szCs w:val="28"/>
              </w:rPr>
              <w:t>Construction Techniques for Building Construction)</w:t>
            </w:r>
            <w:r w:rsidRPr="00B60D70">
              <w:rPr>
                <w:sz w:val="28"/>
                <w:szCs w:val="28"/>
                <w:cs/>
              </w:rPr>
              <w:tab/>
            </w:r>
          </w:p>
        </w:tc>
        <w:tc>
          <w:tcPr>
            <w:tcW w:w="713" w:type="pct"/>
          </w:tcPr>
          <w:p w14:paraId="0A78D293" w14:textId="77777777" w:rsidR="00066AE9" w:rsidRPr="00B60D70" w:rsidRDefault="00066AE9" w:rsidP="00932286">
            <w:pPr>
              <w:ind w:right="26"/>
              <w:rPr>
                <w:sz w:val="28"/>
                <w:szCs w:val="28"/>
                <w:cs/>
              </w:rPr>
            </w:pPr>
            <w:r w:rsidRPr="00B60D70">
              <w:rPr>
                <w:sz w:val="28"/>
                <w:szCs w:val="28"/>
              </w:rPr>
              <w:t>3 (1-4-6)</w:t>
            </w:r>
          </w:p>
        </w:tc>
        <w:tc>
          <w:tcPr>
            <w:tcW w:w="1489" w:type="pct"/>
          </w:tcPr>
          <w:p w14:paraId="58330A46" w14:textId="77777777" w:rsidR="00066AE9" w:rsidRPr="00B60D70" w:rsidRDefault="00066AE9" w:rsidP="00066AE9">
            <w:pPr>
              <w:ind w:right="26"/>
              <w:jc w:val="center"/>
              <w:rPr>
                <w:sz w:val="28"/>
                <w:szCs w:val="28"/>
                <w:cs/>
              </w:rPr>
            </w:pPr>
            <w:r w:rsidRPr="00B60D70">
              <w:rPr>
                <w:sz w:val="28"/>
                <w:szCs w:val="28"/>
                <w:cs/>
              </w:rPr>
              <w:t xml:space="preserve">60 </w:t>
            </w:r>
            <w:r w:rsidRPr="00B60D70">
              <w:rPr>
                <w:sz w:val="28"/>
                <w:szCs w:val="28"/>
                <w:cs/>
                <w:lang w:val="th-TH"/>
              </w:rPr>
              <w:t>ชม</w:t>
            </w:r>
            <w:r w:rsidRPr="00B60D70">
              <w:rPr>
                <w:sz w:val="28"/>
                <w:szCs w:val="28"/>
                <w:cs/>
              </w:rPr>
              <w:t>.</w:t>
            </w:r>
          </w:p>
        </w:tc>
      </w:tr>
      <w:tr w:rsidR="00B60D70" w:rsidRPr="00B60D70" w14:paraId="31E830B5" w14:textId="77777777" w:rsidTr="00932286">
        <w:tc>
          <w:tcPr>
            <w:tcW w:w="833" w:type="pct"/>
          </w:tcPr>
          <w:p w14:paraId="3D984F5F" w14:textId="77777777" w:rsidR="00066AE9" w:rsidRPr="00B60D70" w:rsidRDefault="00066AE9" w:rsidP="00932286">
            <w:pPr>
              <w:ind w:right="26"/>
              <w:rPr>
                <w:rFonts w:eastAsia="Times New Roman"/>
                <w:sz w:val="28"/>
                <w:szCs w:val="28"/>
              </w:rPr>
            </w:pPr>
            <w:r w:rsidRPr="00B60D70">
              <w:rPr>
                <w:rFonts w:eastAsia="Times New Roman"/>
                <w:sz w:val="28"/>
                <w:szCs w:val="28"/>
              </w:rPr>
              <w:t>CTE345</w:t>
            </w:r>
          </w:p>
        </w:tc>
        <w:tc>
          <w:tcPr>
            <w:tcW w:w="1965" w:type="pct"/>
          </w:tcPr>
          <w:p w14:paraId="1729D0C5" w14:textId="77777777" w:rsidR="00066AE9" w:rsidRPr="00B60D70" w:rsidRDefault="00066AE9" w:rsidP="00932286">
            <w:pPr>
              <w:ind w:right="26"/>
              <w:jc w:val="left"/>
              <w:rPr>
                <w:rFonts w:eastAsia="Times New Roman"/>
                <w:sz w:val="28"/>
                <w:szCs w:val="28"/>
              </w:rPr>
            </w:pPr>
            <w:r w:rsidRPr="00B60D70">
              <w:rPr>
                <w:rFonts w:eastAsia="Times New Roman"/>
                <w:sz w:val="28"/>
                <w:szCs w:val="28"/>
                <w:cs/>
                <w:lang w:val="th-TH"/>
              </w:rPr>
              <w:t>การทดลองทางชลศาสตร์</w:t>
            </w:r>
          </w:p>
          <w:p w14:paraId="3A3AE691" w14:textId="77777777" w:rsidR="00066AE9" w:rsidRPr="00B60D70" w:rsidRDefault="00066AE9" w:rsidP="00932286">
            <w:pPr>
              <w:ind w:right="26"/>
              <w:jc w:val="left"/>
              <w:rPr>
                <w:rFonts w:eastAsia="Times New Roman"/>
                <w:sz w:val="28"/>
                <w:szCs w:val="28"/>
                <w:cs/>
              </w:rPr>
            </w:pPr>
            <w:r w:rsidRPr="00B60D70">
              <w:rPr>
                <w:rFonts w:eastAsia="Times New Roman"/>
                <w:sz w:val="28"/>
                <w:szCs w:val="28"/>
              </w:rPr>
              <w:t>(Hydraulics Laboratory)</w:t>
            </w:r>
          </w:p>
        </w:tc>
        <w:tc>
          <w:tcPr>
            <w:tcW w:w="713" w:type="pct"/>
          </w:tcPr>
          <w:p w14:paraId="00AC09B8" w14:textId="77777777" w:rsidR="00066AE9" w:rsidRPr="00B60D70" w:rsidRDefault="00066AE9" w:rsidP="00932286">
            <w:pPr>
              <w:ind w:right="26"/>
              <w:rPr>
                <w:sz w:val="28"/>
                <w:szCs w:val="28"/>
                <w:cs/>
              </w:rPr>
            </w:pPr>
            <w:r w:rsidRPr="00B60D70">
              <w:rPr>
                <w:rFonts w:eastAsia="Times New Roman"/>
                <w:sz w:val="28"/>
                <w:szCs w:val="28"/>
              </w:rPr>
              <w:t>1 (0-3-3)</w:t>
            </w:r>
          </w:p>
        </w:tc>
        <w:tc>
          <w:tcPr>
            <w:tcW w:w="1489" w:type="pct"/>
          </w:tcPr>
          <w:p w14:paraId="62FD7E6E" w14:textId="77777777" w:rsidR="00066AE9" w:rsidRPr="00B60D70" w:rsidRDefault="00066AE9" w:rsidP="00066AE9">
            <w:pPr>
              <w:ind w:right="26"/>
              <w:jc w:val="center"/>
              <w:rPr>
                <w:sz w:val="28"/>
                <w:szCs w:val="28"/>
              </w:rPr>
            </w:pPr>
            <w:r w:rsidRPr="00B60D70">
              <w:rPr>
                <w:sz w:val="28"/>
                <w:szCs w:val="28"/>
              </w:rPr>
              <w:t>45</w:t>
            </w:r>
            <w:r w:rsidRPr="00B60D70">
              <w:rPr>
                <w:sz w:val="28"/>
                <w:szCs w:val="28"/>
                <w:cs/>
              </w:rPr>
              <w:t xml:space="preserve"> </w:t>
            </w:r>
            <w:r w:rsidRPr="00B60D70">
              <w:rPr>
                <w:sz w:val="28"/>
                <w:szCs w:val="28"/>
                <w:cs/>
                <w:lang w:val="th-TH"/>
              </w:rPr>
              <w:t>ชม</w:t>
            </w:r>
            <w:r w:rsidRPr="00B60D70">
              <w:rPr>
                <w:sz w:val="28"/>
                <w:szCs w:val="28"/>
                <w:cs/>
              </w:rPr>
              <w:t>.</w:t>
            </w:r>
          </w:p>
        </w:tc>
      </w:tr>
      <w:tr w:rsidR="00B60D70" w:rsidRPr="00B60D70" w14:paraId="5850B70B" w14:textId="77777777" w:rsidTr="00932286">
        <w:tc>
          <w:tcPr>
            <w:tcW w:w="833" w:type="pct"/>
          </w:tcPr>
          <w:p w14:paraId="33A16087" w14:textId="77777777" w:rsidR="00066AE9" w:rsidRPr="00B60D70" w:rsidRDefault="00066AE9" w:rsidP="00932286">
            <w:pPr>
              <w:ind w:right="26"/>
              <w:rPr>
                <w:sz w:val="28"/>
                <w:szCs w:val="28"/>
              </w:rPr>
            </w:pPr>
            <w:r w:rsidRPr="00B60D70">
              <w:rPr>
                <w:sz w:val="28"/>
                <w:szCs w:val="28"/>
              </w:rPr>
              <w:t>CTE351</w:t>
            </w:r>
          </w:p>
        </w:tc>
        <w:tc>
          <w:tcPr>
            <w:tcW w:w="1965" w:type="pct"/>
            <w:vAlign w:val="center"/>
          </w:tcPr>
          <w:p w14:paraId="5100ED8A" w14:textId="77777777" w:rsidR="00066AE9" w:rsidRPr="00B60D70" w:rsidRDefault="00066AE9" w:rsidP="00932286">
            <w:pPr>
              <w:ind w:right="26"/>
              <w:jc w:val="left"/>
              <w:rPr>
                <w:sz w:val="28"/>
                <w:szCs w:val="28"/>
              </w:rPr>
            </w:pPr>
            <w:r w:rsidRPr="00B60D70">
              <w:rPr>
                <w:sz w:val="28"/>
                <w:szCs w:val="28"/>
                <w:cs/>
                <w:lang w:val="th-TH"/>
              </w:rPr>
              <w:t>กลศาสตร์ของดิน</w:t>
            </w:r>
          </w:p>
          <w:p w14:paraId="2BA5A073" w14:textId="77777777" w:rsidR="00066AE9" w:rsidRPr="00B60D70" w:rsidRDefault="00066AE9" w:rsidP="00932286">
            <w:pPr>
              <w:ind w:right="26"/>
              <w:jc w:val="left"/>
              <w:rPr>
                <w:sz w:val="28"/>
                <w:szCs w:val="28"/>
              </w:rPr>
            </w:pPr>
            <w:r w:rsidRPr="00B60D70">
              <w:rPr>
                <w:sz w:val="28"/>
                <w:szCs w:val="28"/>
                <w:cs/>
              </w:rPr>
              <w:t>(</w:t>
            </w:r>
            <w:r w:rsidRPr="00B60D70">
              <w:rPr>
                <w:sz w:val="28"/>
                <w:szCs w:val="28"/>
              </w:rPr>
              <w:t>Soil Mechanics)</w:t>
            </w:r>
          </w:p>
        </w:tc>
        <w:tc>
          <w:tcPr>
            <w:tcW w:w="713" w:type="pct"/>
          </w:tcPr>
          <w:p w14:paraId="0C09230A" w14:textId="77777777" w:rsidR="00066AE9" w:rsidRPr="00B60D70" w:rsidRDefault="00066AE9" w:rsidP="00932286">
            <w:pPr>
              <w:ind w:right="26"/>
              <w:rPr>
                <w:sz w:val="28"/>
                <w:szCs w:val="28"/>
              </w:rPr>
            </w:pPr>
            <w:r w:rsidRPr="00B60D70">
              <w:rPr>
                <w:rFonts w:eastAsia="Times New Roman"/>
                <w:sz w:val="28"/>
                <w:szCs w:val="28"/>
              </w:rPr>
              <w:t>3 (3-0-6)</w:t>
            </w:r>
          </w:p>
        </w:tc>
        <w:tc>
          <w:tcPr>
            <w:tcW w:w="1489" w:type="pct"/>
          </w:tcPr>
          <w:p w14:paraId="5591E024" w14:textId="77777777" w:rsidR="00066AE9" w:rsidRPr="00B60D70" w:rsidRDefault="00066AE9" w:rsidP="00066AE9">
            <w:pPr>
              <w:ind w:right="26"/>
              <w:jc w:val="center"/>
              <w:rPr>
                <w:sz w:val="28"/>
                <w:szCs w:val="28"/>
              </w:rPr>
            </w:pPr>
            <w:r w:rsidRPr="00B60D70">
              <w:rPr>
                <w:sz w:val="28"/>
                <w:szCs w:val="28"/>
              </w:rPr>
              <w:t>22.5</w:t>
            </w:r>
            <w:r w:rsidRPr="00B60D70">
              <w:rPr>
                <w:sz w:val="28"/>
                <w:szCs w:val="28"/>
                <w:cs/>
              </w:rPr>
              <w:t xml:space="preserve"> </w:t>
            </w:r>
            <w:r w:rsidRPr="00B60D70">
              <w:rPr>
                <w:sz w:val="28"/>
                <w:szCs w:val="28"/>
                <w:cs/>
                <w:lang w:val="th-TH"/>
              </w:rPr>
              <w:t>ชม</w:t>
            </w:r>
            <w:r w:rsidRPr="00B60D70">
              <w:rPr>
                <w:sz w:val="28"/>
                <w:szCs w:val="28"/>
                <w:cs/>
              </w:rPr>
              <w:t>.</w:t>
            </w:r>
          </w:p>
        </w:tc>
      </w:tr>
      <w:tr w:rsidR="00B60D70" w:rsidRPr="00B60D70" w14:paraId="71022EED" w14:textId="77777777" w:rsidTr="00932286">
        <w:tc>
          <w:tcPr>
            <w:tcW w:w="833" w:type="pct"/>
          </w:tcPr>
          <w:p w14:paraId="2B8B0567" w14:textId="77777777" w:rsidR="00066AE9" w:rsidRPr="00B60D70" w:rsidRDefault="00066AE9" w:rsidP="00932286">
            <w:pPr>
              <w:ind w:right="26"/>
              <w:rPr>
                <w:sz w:val="28"/>
                <w:szCs w:val="28"/>
              </w:rPr>
            </w:pPr>
            <w:r w:rsidRPr="00B60D70">
              <w:rPr>
                <w:sz w:val="28"/>
                <w:szCs w:val="28"/>
              </w:rPr>
              <w:t>CTE452</w:t>
            </w:r>
          </w:p>
        </w:tc>
        <w:tc>
          <w:tcPr>
            <w:tcW w:w="1965" w:type="pct"/>
            <w:vAlign w:val="center"/>
          </w:tcPr>
          <w:p w14:paraId="0F5B032F" w14:textId="77777777" w:rsidR="00066AE9" w:rsidRPr="00B60D70" w:rsidRDefault="00066AE9" w:rsidP="00932286">
            <w:pPr>
              <w:ind w:right="26"/>
              <w:jc w:val="left"/>
              <w:rPr>
                <w:sz w:val="28"/>
                <w:szCs w:val="28"/>
              </w:rPr>
            </w:pPr>
            <w:r w:rsidRPr="00B60D70">
              <w:rPr>
                <w:sz w:val="28"/>
                <w:szCs w:val="28"/>
                <w:cs/>
                <w:lang w:val="th-TH"/>
              </w:rPr>
              <w:t xml:space="preserve">วิศวกรรมฐานราก </w:t>
            </w:r>
          </w:p>
          <w:p w14:paraId="3195CF7B" w14:textId="77777777" w:rsidR="00066AE9" w:rsidRPr="00B60D70" w:rsidRDefault="00066AE9" w:rsidP="00932286">
            <w:pPr>
              <w:ind w:right="26"/>
              <w:jc w:val="left"/>
              <w:rPr>
                <w:sz w:val="28"/>
                <w:szCs w:val="28"/>
              </w:rPr>
            </w:pPr>
            <w:r w:rsidRPr="00B60D70">
              <w:rPr>
                <w:sz w:val="28"/>
                <w:szCs w:val="28"/>
                <w:cs/>
              </w:rPr>
              <w:t>(</w:t>
            </w:r>
            <w:r w:rsidRPr="00B60D70">
              <w:rPr>
                <w:sz w:val="28"/>
                <w:szCs w:val="28"/>
              </w:rPr>
              <w:t>Foundation Engineering)</w:t>
            </w:r>
          </w:p>
        </w:tc>
        <w:tc>
          <w:tcPr>
            <w:tcW w:w="713" w:type="pct"/>
          </w:tcPr>
          <w:p w14:paraId="5B457E5E" w14:textId="77777777" w:rsidR="00066AE9" w:rsidRPr="00B60D70" w:rsidRDefault="00066AE9" w:rsidP="00932286">
            <w:pPr>
              <w:ind w:right="26"/>
              <w:rPr>
                <w:sz w:val="28"/>
                <w:szCs w:val="28"/>
              </w:rPr>
            </w:pPr>
            <w:r w:rsidRPr="00B60D70">
              <w:rPr>
                <w:rFonts w:eastAsia="Times New Roman"/>
                <w:sz w:val="28"/>
                <w:szCs w:val="28"/>
              </w:rPr>
              <w:t>3 (3-0-6)</w:t>
            </w:r>
          </w:p>
        </w:tc>
        <w:tc>
          <w:tcPr>
            <w:tcW w:w="1489" w:type="pct"/>
          </w:tcPr>
          <w:p w14:paraId="140DD071" w14:textId="77777777" w:rsidR="00066AE9" w:rsidRPr="00B60D70" w:rsidRDefault="00066AE9" w:rsidP="00066AE9">
            <w:pPr>
              <w:ind w:right="26"/>
              <w:jc w:val="center"/>
              <w:rPr>
                <w:sz w:val="28"/>
                <w:szCs w:val="28"/>
              </w:rPr>
            </w:pPr>
            <w:r w:rsidRPr="00B60D70">
              <w:rPr>
                <w:sz w:val="28"/>
                <w:szCs w:val="28"/>
              </w:rPr>
              <w:t>22.5</w:t>
            </w:r>
            <w:r w:rsidRPr="00B60D70">
              <w:rPr>
                <w:sz w:val="28"/>
                <w:szCs w:val="28"/>
                <w:cs/>
              </w:rPr>
              <w:t xml:space="preserve"> </w:t>
            </w:r>
            <w:r w:rsidRPr="00B60D70">
              <w:rPr>
                <w:sz w:val="28"/>
                <w:szCs w:val="28"/>
                <w:cs/>
                <w:lang w:val="th-TH"/>
              </w:rPr>
              <w:t>ชม</w:t>
            </w:r>
            <w:r w:rsidRPr="00B60D70">
              <w:rPr>
                <w:sz w:val="28"/>
                <w:szCs w:val="28"/>
                <w:cs/>
              </w:rPr>
              <w:t>.</w:t>
            </w:r>
          </w:p>
        </w:tc>
      </w:tr>
      <w:tr w:rsidR="00B60D70" w:rsidRPr="00B60D70" w14:paraId="4EE49EF5" w14:textId="77777777" w:rsidTr="00932286">
        <w:tc>
          <w:tcPr>
            <w:tcW w:w="833" w:type="pct"/>
          </w:tcPr>
          <w:p w14:paraId="7BCF3CEB" w14:textId="77777777" w:rsidR="00066AE9" w:rsidRPr="00B60D70" w:rsidRDefault="00066AE9" w:rsidP="00932286">
            <w:pPr>
              <w:ind w:right="26"/>
              <w:rPr>
                <w:sz w:val="28"/>
                <w:szCs w:val="28"/>
              </w:rPr>
            </w:pPr>
            <w:r w:rsidRPr="00B60D70">
              <w:rPr>
                <w:rFonts w:eastAsia="Times New Roman"/>
                <w:sz w:val="28"/>
                <w:szCs w:val="28"/>
              </w:rPr>
              <w:t>CTE355</w:t>
            </w:r>
          </w:p>
        </w:tc>
        <w:tc>
          <w:tcPr>
            <w:tcW w:w="1965" w:type="pct"/>
          </w:tcPr>
          <w:p w14:paraId="58610944" w14:textId="77777777" w:rsidR="00066AE9" w:rsidRPr="00B60D70" w:rsidRDefault="00066AE9" w:rsidP="00932286">
            <w:pPr>
              <w:ind w:right="26"/>
              <w:jc w:val="left"/>
              <w:rPr>
                <w:rFonts w:eastAsia="Times New Roman"/>
                <w:sz w:val="28"/>
                <w:szCs w:val="28"/>
              </w:rPr>
            </w:pPr>
            <w:proofErr w:type="spellStart"/>
            <w:r w:rsidRPr="00B60D70">
              <w:rPr>
                <w:rFonts w:eastAsia="Times New Roman"/>
                <w:sz w:val="28"/>
                <w:szCs w:val="28"/>
                <w:cs/>
                <w:lang w:val="th-TH"/>
              </w:rPr>
              <w:t>ปฎิบั</w:t>
            </w:r>
            <w:proofErr w:type="spellEnd"/>
            <w:r w:rsidRPr="00B60D70">
              <w:rPr>
                <w:rFonts w:eastAsia="Times New Roman"/>
                <w:sz w:val="28"/>
                <w:szCs w:val="28"/>
                <w:cs/>
                <w:lang w:val="th-TH"/>
              </w:rPr>
              <w:t>ติการปฐพีกลศาสตร์</w:t>
            </w:r>
            <w:r w:rsidRPr="00B60D70">
              <w:rPr>
                <w:rFonts w:eastAsia="Times New Roman"/>
                <w:sz w:val="28"/>
                <w:szCs w:val="28"/>
                <w:cs/>
              </w:rPr>
              <w:tab/>
              <w:t xml:space="preserve"> </w:t>
            </w:r>
          </w:p>
          <w:p w14:paraId="1DAD6653" w14:textId="77777777" w:rsidR="00066AE9" w:rsidRPr="00B60D70" w:rsidRDefault="00066AE9" w:rsidP="00932286">
            <w:pPr>
              <w:ind w:right="26"/>
              <w:jc w:val="left"/>
              <w:rPr>
                <w:sz w:val="28"/>
                <w:szCs w:val="28"/>
              </w:rPr>
            </w:pPr>
            <w:r w:rsidRPr="00B60D70">
              <w:rPr>
                <w:rFonts w:eastAsia="Times New Roman"/>
                <w:sz w:val="28"/>
                <w:szCs w:val="28"/>
                <w:cs/>
              </w:rPr>
              <w:t>(</w:t>
            </w:r>
            <w:r w:rsidRPr="00B60D70">
              <w:rPr>
                <w:rFonts w:eastAsia="Times New Roman"/>
                <w:sz w:val="28"/>
                <w:szCs w:val="28"/>
              </w:rPr>
              <w:t>Soil Mechanics Laboratory)</w:t>
            </w:r>
          </w:p>
        </w:tc>
        <w:tc>
          <w:tcPr>
            <w:tcW w:w="713" w:type="pct"/>
          </w:tcPr>
          <w:p w14:paraId="203B31DB" w14:textId="77777777" w:rsidR="00066AE9" w:rsidRPr="00B60D70" w:rsidRDefault="00066AE9" w:rsidP="00932286">
            <w:pPr>
              <w:ind w:right="26"/>
              <w:rPr>
                <w:sz w:val="28"/>
                <w:szCs w:val="28"/>
              </w:rPr>
            </w:pPr>
            <w:r w:rsidRPr="00B60D70">
              <w:rPr>
                <w:rFonts w:eastAsia="Times New Roman"/>
                <w:sz w:val="28"/>
                <w:szCs w:val="28"/>
              </w:rPr>
              <w:t>1 (0-3-3)</w:t>
            </w:r>
          </w:p>
        </w:tc>
        <w:tc>
          <w:tcPr>
            <w:tcW w:w="1489" w:type="pct"/>
          </w:tcPr>
          <w:p w14:paraId="19F45EC6" w14:textId="77777777" w:rsidR="00066AE9" w:rsidRPr="00B60D70" w:rsidRDefault="00066AE9" w:rsidP="00066AE9">
            <w:pPr>
              <w:ind w:right="26"/>
              <w:jc w:val="center"/>
              <w:rPr>
                <w:sz w:val="28"/>
                <w:szCs w:val="28"/>
              </w:rPr>
            </w:pPr>
            <w:r w:rsidRPr="00B60D70">
              <w:rPr>
                <w:sz w:val="28"/>
                <w:szCs w:val="28"/>
              </w:rPr>
              <w:t>45</w:t>
            </w:r>
            <w:r w:rsidRPr="00B60D70">
              <w:rPr>
                <w:sz w:val="28"/>
                <w:szCs w:val="28"/>
                <w:cs/>
              </w:rPr>
              <w:t xml:space="preserve"> </w:t>
            </w:r>
            <w:r w:rsidRPr="00B60D70">
              <w:rPr>
                <w:sz w:val="28"/>
                <w:szCs w:val="28"/>
                <w:cs/>
                <w:lang w:val="th-TH"/>
              </w:rPr>
              <w:t>ชม</w:t>
            </w:r>
            <w:r w:rsidRPr="00B60D70">
              <w:rPr>
                <w:sz w:val="28"/>
                <w:szCs w:val="28"/>
                <w:cs/>
              </w:rPr>
              <w:t>.</w:t>
            </w:r>
          </w:p>
        </w:tc>
      </w:tr>
      <w:tr w:rsidR="00066AE9" w:rsidRPr="00B60D70" w14:paraId="1C7AEDF7" w14:textId="77777777" w:rsidTr="00932286">
        <w:tc>
          <w:tcPr>
            <w:tcW w:w="833" w:type="pct"/>
          </w:tcPr>
          <w:p w14:paraId="33B2EC5B" w14:textId="77777777" w:rsidR="00066AE9" w:rsidRPr="00B60D70" w:rsidRDefault="00066AE9" w:rsidP="00932286">
            <w:pPr>
              <w:ind w:right="26"/>
              <w:rPr>
                <w:rFonts w:eastAsia="Times New Roman"/>
                <w:sz w:val="28"/>
                <w:szCs w:val="28"/>
              </w:rPr>
            </w:pPr>
            <w:r w:rsidRPr="00B60D70">
              <w:rPr>
                <w:rFonts w:eastAsia="Times New Roman"/>
                <w:sz w:val="28"/>
                <w:szCs w:val="28"/>
              </w:rPr>
              <w:t>CTE395</w:t>
            </w:r>
          </w:p>
        </w:tc>
        <w:tc>
          <w:tcPr>
            <w:tcW w:w="1965" w:type="pct"/>
          </w:tcPr>
          <w:p w14:paraId="7222203E" w14:textId="77777777" w:rsidR="00066AE9" w:rsidRPr="00B60D70" w:rsidRDefault="00066AE9" w:rsidP="00932286">
            <w:pPr>
              <w:ind w:right="26"/>
              <w:jc w:val="left"/>
              <w:rPr>
                <w:rFonts w:eastAsia="Times New Roman"/>
                <w:sz w:val="28"/>
                <w:szCs w:val="28"/>
              </w:rPr>
            </w:pPr>
            <w:r w:rsidRPr="00B60D70">
              <w:rPr>
                <w:rFonts w:eastAsia="Times New Roman"/>
                <w:sz w:val="28"/>
                <w:szCs w:val="28"/>
                <w:cs/>
                <w:lang w:val="th-TH"/>
              </w:rPr>
              <w:t>การฝึกงานทางวิศวกรรมโยธา</w:t>
            </w:r>
          </w:p>
          <w:p w14:paraId="223BEBC7" w14:textId="77777777" w:rsidR="00066AE9" w:rsidRPr="00B60D70" w:rsidRDefault="00066AE9" w:rsidP="00932286">
            <w:pPr>
              <w:ind w:right="26"/>
              <w:jc w:val="left"/>
              <w:rPr>
                <w:rFonts w:eastAsia="Times New Roman"/>
                <w:sz w:val="28"/>
                <w:szCs w:val="28"/>
                <w:cs/>
              </w:rPr>
            </w:pPr>
            <w:r w:rsidRPr="00B60D70">
              <w:rPr>
                <w:rFonts w:eastAsia="Times New Roman"/>
                <w:sz w:val="28"/>
                <w:szCs w:val="28"/>
              </w:rPr>
              <w:t>(Field Experience in Civil Engineering)</w:t>
            </w:r>
          </w:p>
        </w:tc>
        <w:tc>
          <w:tcPr>
            <w:tcW w:w="713" w:type="pct"/>
          </w:tcPr>
          <w:p w14:paraId="6FD0F181" w14:textId="77777777" w:rsidR="00066AE9" w:rsidRPr="00B60D70" w:rsidRDefault="00066AE9" w:rsidP="00932286">
            <w:pPr>
              <w:ind w:right="26"/>
              <w:rPr>
                <w:rFonts w:eastAsia="Times New Roman"/>
                <w:sz w:val="28"/>
                <w:szCs w:val="28"/>
              </w:rPr>
            </w:pPr>
            <w:r w:rsidRPr="00B60D70">
              <w:rPr>
                <w:rFonts w:eastAsia="Times New Roman"/>
                <w:sz w:val="28"/>
                <w:szCs w:val="28"/>
              </w:rPr>
              <w:t>1 (S/U)</w:t>
            </w:r>
          </w:p>
        </w:tc>
        <w:tc>
          <w:tcPr>
            <w:tcW w:w="1489" w:type="pct"/>
          </w:tcPr>
          <w:p w14:paraId="3DCDD541" w14:textId="77777777" w:rsidR="00066AE9" w:rsidRPr="00B60D70" w:rsidRDefault="00066AE9" w:rsidP="00066AE9">
            <w:pPr>
              <w:ind w:right="26"/>
              <w:jc w:val="center"/>
              <w:rPr>
                <w:sz w:val="28"/>
                <w:szCs w:val="28"/>
              </w:rPr>
            </w:pPr>
            <w:r w:rsidRPr="00B60D70">
              <w:rPr>
                <w:sz w:val="28"/>
                <w:szCs w:val="28"/>
              </w:rPr>
              <w:t>15</w:t>
            </w:r>
            <w:r w:rsidRPr="00B60D70">
              <w:rPr>
                <w:sz w:val="28"/>
                <w:szCs w:val="28"/>
                <w:cs/>
              </w:rPr>
              <w:t xml:space="preserve"> </w:t>
            </w:r>
            <w:r w:rsidRPr="00B60D70">
              <w:rPr>
                <w:sz w:val="28"/>
                <w:szCs w:val="28"/>
                <w:cs/>
                <w:lang w:val="th-TH"/>
              </w:rPr>
              <w:t>ชม</w:t>
            </w:r>
            <w:r w:rsidRPr="00B60D70">
              <w:rPr>
                <w:sz w:val="28"/>
                <w:szCs w:val="28"/>
                <w:cs/>
              </w:rPr>
              <w:t>.</w:t>
            </w:r>
          </w:p>
        </w:tc>
      </w:tr>
    </w:tbl>
    <w:p w14:paraId="301FFA30" w14:textId="55CDD290" w:rsidR="0073720F" w:rsidRPr="00B60D70" w:rsidRDefault="0073720F" w:rsidP="0073720F">
      <w:pPr>
        <w:rPr>
          <w:lang w:val="th-TH"/>
        </w:rPr>
      </w:pPr>
    </w:p>
    <w:p w14:paraId="5413B0F5" w14:textId="12788E42" w:rsidR="0073720F" w:rsidRPr="00B60D70" w:rsidRDefault="0073720F" w:rsidP="0073720F">
      <w:pPr>
        <w:rPr>
          <w:lang w:val="th-TH"/>
        </w:rPr>
      </w:pPr>
    </w:p>
    <w:p w14:paraId="515F3028" w14:textId="77777777" w:rsidR="00461E86" w:rsidRPr="00B60D70" w:rsidRDefault="00461E86">
      <w:pPr>
        <w:jc w:val="left"/>
        <w:rPr>
          <w:rFonts w:ascii="TH SarabunPSK" w:eastAsiaTheme="majorEastAsia" w:hAnsi="TH SarabunPSK" w:cs="TH SarabunPSK"/>
          <w:b/>
          <w:bCs/>
          <w:cs/>
        </w:rPr>
      </w:pPr>
      <w:r w:rsidRPr="00B60D70">
        <w:rPr>
          <w:rFonts w:ascii="TH SarabunPSK" w:hAnsi="TH SarabunPSK" w:cs="TH SarabunPSK"/>
          <w:cs/>
        </w:rPr>
        <w:br w:type="page"/>
      </w:r>
    </w:p>
    <w:p w14:paraId="0591FB5E" w14:textId="3E11F134" w:rsidR="00461E86" w:rsidRPr="00B60D70" w:rsidRDefault="00461E86" w:rsidP="00461E86">
      <w:pPr>
        <w:pStyle w:val="3"/>
        <w:numPr>
          <w:ilvl w:val="0"/>
          <w:numId w:val="0"/>
        </w:numPr>
        <w:ind w:left="720" w:hanging="720"/>
        <w:rPr>
          <w:rFonts w:ascii="TH SarabunPSK" w:hAnsi="TH SarabunPSK" w:cs="TH SarabunPSK"/>
          <w:cs/>
        </w:rPr>
      </w:pPr>
      <w:bookmarkStart w:id="858" w:name="_Toc180609602"/>
      <w:bookmarkStart w:id="859" w:name="_Toc191634215"/>
      <w:r w:rsidRPr="00B60D70">
        <w:rPr>
          <w:rFonts w:ascii="TH SarabunPSK" w:hAnsi="TH SarabunPSK" w:cs="TH SarabunPSK"/>
          <w:cs/>
        </w:rPr>
        <w:lastRenderedPageBreak/>
        <w:t>ผศ.ดร.ชูชัย สุจิวรกุล</w:t>
      </w:r>
      <w:bookmarkEnd w:id="858"/>
      <w:bookmarkEnd w:id="859"/>
    </w:p>
    <w:p w14:paraId="630B9076" w14:textId="6652EA72" w:rsidR="009E6917" w:rsidRPr="00B60D70" w:rsidRDefault="00D756E0" w:rsidP="00461E86">
      <w:pPr>
        <w:rPr>
          <w:rFonts w:ascii="TH SarabunPSK" w:hAnsi="TH SarabunPSK" w:cs="TH SarabunPSK"/>
          <w:b/>
          <w:bCs/>
          <w:lang w:val="th-TH"/>
        </w:rPr>
      </w:pPr>
      <w:r w:rsidRPr="00B60D70">
        <w:rPr>
          <w:rFonts w:ascii="TH SarabunPSK" w:hAnsi="TH SarabunPSK" w:cs="TH SarabunPSK" w:hint="cs"/>
          <w:b/>
          <w:bCs/>
          <w:cs/>
          <w:lang w:val="th-TH"/>
        </w:rPr>
        <w:t>ชื่อ - สกุล ภาษาไทย</w:t>
      </w:r>
      <w:r w:rsidRPr="00B60D70">
        <w:rPr>
          <w:rFonts w:ascii="TH SarabunPSK" w:hAnsi="TH SarabunPSK" w:cs="TH SarabunPSK" w:hint="cs"/>
          <w:b/>
          <w:bCs/>
          <w:lang w:val="th-TH"/>
        </w:rPr>
        <w:t xml:space="preserve"> </w:t>
      </w:r>
      <w:r w:rsidRPr="00B60D70">
        <w:rPr>
          <w:rFonts w:ascii="TH SarabunPSK" w:hAnsi="TH SarabunPSK" w:cs="TH SarabunPSK" w:hint="cs"/>
          <w:b/>
          <w:bCs/>
          <w:cs/>
          <w:lang w:val="th-TH"/>
        </w:rPr>
        <w:tab/>
      </w:r>
      <w:r w:rsidR="00BE2591" w:rsidRPr="00B60D70">
        <w:rPr>
          <w:rFonts w:ascii="TH SarabunPSK" w:hAnsi="TH SarabunPSK" w:cs="TH SarabunPSK" w:hint="cs"/>
          <w:b/>
          <w:bCs/>
        </w:rPr>
        <w:tab/>
      </w:r>
      <w:bookmarkStart w:id="860" w:name="_Hlk180605276"/>
      <w:r w:rsidR="00BE2591" w:rsidRPr="00B60D70">
        <w:rPr>
          <w:rFonts w:ascii="TH SarabunPSK" w:hAnsi="TH SarabunPSK" w:cs="TH SarabunPSK" w:hint="cs"/>
          <w:b/>
          <w:bCs/>
          <w:cs/>
        </w:rPr>
        <w:t>ผ</w:t>
      </w:r>
      <w:r w:rsidR="008D5EE1" w:rsidRPr="00B60D70">
        <w:rPr>
          <w:rFonts w:ascii="TH SarabunPSK" w:hAnsi="TH SarabunPSK" w:cs="TH SarabunPSK" w:hint="cs"/>
          <w:b/>
          <w:bCs/>
          <w:cs/>
          <w:lang w:val="th-TH"/>
        </w:rPr>
        <w:t>ศ.</w:t>
      </w:r>
      <w:r w:rsidRPr="00B60D70">
        <w:rPr>
          <w:rFonts w:ascii="TH SarabunPSK" w:hAnsi="TH SarabunPSK" w:cs="TH SarabunPSK" w:hint="cs"/>
          <w:b/>
          <w:bCs/>
          <w:cs/>
          <w:lang w:val="th-TH"/>
        </w:rPr>
        <w:t>ดร.ชูชัย สุจิวรกุล</w:t>
      </w:r>
      <w:bookmarkEnd w:id="860"/>
    </w:p>
    <w:p w14:paraId="4DB1E106" w14:textId="3C05160C" w:rsidR="009E6917" w:rsidRPr="00B60D70" w:rsidRDefault="00D756E0" w:rsidP="00592146">
      <w:pPr>
        <w:rPr>
          <w:rFonts w:ascii="TH SarabunPSK" w:hAnsi="TH SarabunPSK" w:cs="TH SarabunPSK"/>
          <w:b/>
          <w:bCs/>
          <w:lang w:val="th-TH"/>
        </w:rPr>
      </w:pPr>
      <w:r w:rsidRPr="00B60D70">
        <w:rPr>
          <w:rFonts w:ascii="TH SarabunPSK" w:hAnsi="TH SarabunPSK" w:cs="TH SarabunPSK" w:hint="cs"/>
          <w:b/>
          <w:bCs/>
          <w:cs/>
          <w:lang w:val="th-TH"/>
        </w:rPr>
        <w:t>ชื่อ –</w:t>
      </w:r>
      <w:r w:rsidRPr="00B60D70">
        <w:rPr>
          <w:rFonts w:ascii="TH SarabunPSK" w:hAnsi="TH SarabunPSK" w:cs="TH SarabunPSK" w:hint="cs"/>
          <w:b/>
          <w:bCs/>
          <w:lang w:val="th-TH"/>
        </w:rPr>
        <w:t xml:space="preserve"> </w:t>
      </w:r>
      <w:r w:rsidRPr="00B60D70">
        <w:rPr>
          <w:rFonts w:ascii="TH SarabunPSK" w:hAnsi="TH SarabunPSK" w:cs="TH SarabunPSK" w:hint="cs"/>
          <w:b/>
          <w:bCs/>
          <w:cs/>
          <w:lang w:val="th-TH"/>
        </w:rPr>
        <w:t xml:space="preserve">สกุล ภาษาอังกฤษ </w:t>
      </w:r>
      <w:r w:rsidRPr="00B60D70">
        <w:rPr>
          <w:rFonts w:ascii="TH SarabunPSK" w:hAnsi="TH SarabunPSK" w:cs="TH SarabunPSK" w:hint="cs"/>
          <w:b/>
          <w:bCs/>
          <w:cs/>
          <w:lang w:val="th-TH"/>
        </w:rPr>
        <w:tab/>
      </w:r>
      <w:proofErr w:type="spellStart"/>
      <w:r w:rsidRPr="00B60D70">
        <w:rPr>
          <w:rFonts w:ascii="TH SarabunPSK" w:hAnsi="TH SarabunPSK" w:cs="TH SarabunPSK" w:hint="cs"/>
          <w:b/>
          <w:bCs/>
          <w:lang w:val="th-TH"/>
        </w:rPr>
        <w:t>Asst</w:t>
      </w:r>
      <w:proofErr w:type="spellEnd"/>
      <w:r w:rsidRPr="00B60D70">
        <w:rPr>
          <w:rFonts w:ascii="TH SarabunPSK" w:hAnsi="TH SarabunPSK" w:cs="TH SarabunPSK" w:hint="cs"/>
          <w:b/>
          <w:bCs/>
          <w:lang w:val="th-TH"/>
        </w:rPr>
        <w:t xml:space="preserve">. </w:t>
      </w:r>
      <w:proofErr w:type="spellStart"/>
      <w:r w:rsidRPr="00B60D70">
        <w:rPr>
          <w:rFonts w:ascii="TH SarabunPSK" w:hAnsi="TH SarabunPSK" w:cs="TH SarabunPSK" w:hint="cs"/>
          <w:b/>
          <w:bCs/>
          <w:lang w:val="th-TH"/>
        </w:rPr>
        <w:t>Prof</w:t>
      </w:r>
      <w:proofErr w:type="spellEnd"/>
      <w:r w:rsidRPr="00B60D70">
        <w:rPr>
          <w:rFonts w:ascii="TH SarabunPSK" w:hAnsi="TH SarabunPSK" w:cs="TH SarabunPSK" w:hint="cs"/>
          <w:b/>
          <w:bCs/>
          <w:lang w:val="th-TH"/>
        </w:rPr>
        <w:t xml:space="preserve">. Dr. </w:t>
      </w:r>
      <w:proofErr w:type="spellStart"/>
      <w:r w:rsidRPr="00B60D70">
        <w:rPr>
          <w:rFonts w:ascii="TH SarabunPSK" w:hAnsi="TH SarabunPSK" w:cs="TH SarabunPSK" w:hint="cs"/>
          <w:b/>
          <w:bCs/>
          <w:lang w:val="th-TH"/>
        </w:rPr>
        <w:t>Chuchai</w:t>
      </w:r>
      <w:proofErr w:type="spellEnd"/>
      <w:r w:rsidRPr="00B60D70">
        <w:rPr>
          <w:rFonts w:ascii="TH SarabunPSK" w:hAnsi="TH SarabunPSK" w:cs="TH SarabunPSK" w:hint="cs"/>
          <w:b/>
          <w:bCs/>
          <w:lang w:val="th-TH"/>
        </w:rPr>
        <w:t xml:space="preserve"> </w:t>
      </w:r>
      <w:proofErr w:type="spellStart"/>
      <w:r w:rsidRPr="00B60D70">
        <w:rPr>
          <w:rFonts w:ascii="TH SarabunPSK" w:hAnsi="TH SarabunPSK" w:cs="TH SarabunPSK" w:hint="cs"/>
          <w:b/>
          <w:bCs/>
          <w:lang w:val="th-TH"/>
        </w:rPr>
        <w:t>Sujivorakul</w:t>
      </w:r>
      <w:proofErr w:type="spellEnd"/>
    </w:p>
    <w:p w14:paraId="515F151E" w14:textId="77777777" w:rsidR="00BE2591" w:rsidRPr="00B60D70" w:rsidRDefault="00BE2591" w:rsidP="00592146">
      <w:pPr>
        <w:rPr>
          <w:rFonts w:ascii="TH SarabunPSK" w:hAnsi="TH SarabunPSK" w:cs="TH SarabunPSK"/>
          <w:b/>
          <w:bCs/>
          <w:lang w:val="th-TH"/>
        </w:rPr>
      </w:pPr>
    </w:p>
    <w:p w14:paraId="3C127B12" w14:textId="77777777" w:rsidR="009E6917" w:rsidRPr="00B60D70" w:rsidRDefault="00D756E0" w:rsidP="00592146">
      <w:pPr>
        <w:rPr>
          <w:rFonts w:ascii="TH SarabunPSK" w:hAnsi="TH SarabunPSK" w:cs="TH SarabunPSK"/>
          <w:b/>
          <w:bCs/>
          <w:cs/>
        </w:rPr>
      </w:pPr>
      <w:r w:rsidRPr="00B60D70">
        <w:rPr>
          <w:rFonts w:ascii="TH SarabunPSK" w:hAnsi="TH SarabunPSK" w:cs="TH SarabunPSK" w:hint="cs"/>
          <w:b/>
          <w:bCs/>
        </w:rPr>
        <w:t xml:space="preserve">1. </w:t>
      </w:r>
      <w:r w:rsidRPr="00B60D70">
        <w:rPr>
          <w:rFonts w:ascii="TH SarabunPSK" w:hAnsi="TH SarabunPSK" w:cs="TH SarabunPSK" w:hint="cs"/>
          <w:b/>
          <w:bCs/>
          <w:cs/>
          <w:lang w:val="th-TH"/>
        </w:rPr>
        <w:t>ประวัติการศึกษา</w:t>
      </w:r>
    </w:p>
    <w:p w14:paraId="6A22E0EC" w14:textId="0A7087C4" w:rsidR="008D5EE1" w:rsidRPr="00B60D70" w:rsidRDefault="00D90C1F" w:rsidP="00592146">
      <w:pPr>
        <w:rPr>
          <w:rFonts w:ascii="TH SarabunPSK" w:hAnsi="TH SarabunPSK" w:cs="TH SarabunPSK"/>
        </w:rPr>
      </w:pPr>
      <w:r>
        <w:rPr>
          <w:rFonts w:ascii="TH SarabunPSK" w:hAnsi="TH SarabunPSK" w:cs="TH SarabunPSK" w:hint="cs"/>
          <w:cs/>
          <w:lang w:val="th-TH"/>
        </w:rPr>
        <w:t>ค</w:t>
      </w:r>
      <w:r w:rsidR="008D5EE1" w:rsidRPr="00B60D70">
        <w:rPr>
          <w:rFonts w:ascii="TH SarabunPSK" w:hAnsi="TH SarabunPSK" w:cs="TH SarabunPSK" w:hint="cs"/>
          <w:cs/>
        </w:rPr>
        <w:t>.</w:t>
      </w:r>
      <w:r w:rsidR="008D5EE1" w:rsidRPr="00B60D70">
        <w:rPr>
          <w:rFonts w:ascii="TH SarabunPSK" w:hAnsi="TH SarabunPSK" w:cs="TH SarabunPSK" w:hint="cs"/>
          <w:cs/>
          <w:lang w:val="th-TH"/>
        </w:rPr>
        <w:t>ศ</w:t>
      </w:r>
      <w:r w:rsidR="008D5EE1" w:rsidRPr="00B60D70">
        <w:rPr>
          <w:rFonts w:ascii="TH SarabunPSK" w:hAnsi="TH SarabunPSK" w:cs="TH SarabunPSK" w:hint="cs"/>
          <w:cs/>
        </w:rPr>
        <w:t xml:space="preserve">. </w:t>
      </w:r>
      <w:r w:rsidR="008D5EE1" w:rsidRPr="00B60D70">
        <w:rPr>
          <w:rFonts w:ascii="TH SarabunPSK" w:hAnsi="TH SarabunPSK" w:cs="TH SarabunPSK" w:hint="cs"/>
        </w:rPr>
        <w:t>2</w:t>
      </w:r>
      <w:r w:rsidR="00AA5A45">
        <w:rPr>
          <w:rFonts w:ascii="TH SarabunPSK" w:hAnsi="TH SarabunPSK" w:cs="TH SarabunPSK"/>
        </w:rPr>
        <w:t>002</w:t>
      </w:r>
      <w:r w:rsidR="008D5EE1" w:rsidRPr="00B60D70">
        <w:rPr>
          <w:rFonts w:ascii="TH SarabunPSK" w:hAnsi="TH SarabunPSK" w:cs="TH SarabunPSK" w:hint="cs"/>
        </w:rPr>
        <w:tab/>
        <w:t xml:space="preserve">Ph.D. </w:t>
      </w:r>
      <w:r w:rsidR="00EE1C10" w:rsidRPr="00B60D70">
        <w:rPr>
          <w:rFonts w:ascii="TH SarabunPSK" w:hAnsi="TH SarabunPSK" w:cs="TH SarabunPSK" w:hint="cs"/>
          <w:cs/>
        </w:rPr>
        <w:t>(</w:t>
      </w:r>
      <w:r w:rsidR="008D5EE1" w:rsidRPr="00B60D70">
        <w:rPr>
          <w:rFonts w:ascii="TH SarabunPSK" w:hAnsi="TH SarabunPSK" w:cs="TH SarabunPSK" w:hint="cs"/>
        </w:rPr>
        <w:t>Civil Engineering</w:t>
      </w:r>
      <w:r w:rsidR="00EE1C10" w:rsidRPr="00B60D70">
        <w:rPr>
          <w:rFonts w:ascii="TH SarabunPSK" w:hAnsi="TH SarabunPSK" w:cs="TH SarabunPSK" w:hint="cs"/>
          <w:cs/>
        </w:rPr>
        <w:t>)</w:t>
      </w:r>
      <w:r w:rsidR="002C2E41" w:rsidRPr="00B60D70">
        <w:rPr>
          <w:rFonts w:ascii="TH SarabunPSK" w:hAnsi="TH SarabunPSK" w:cs="TH SarabunPSK" w:hint="cs"/>
        </w:rPr>
        <w:t xml:space="preserve">, </w:t>
      </w:r>
      <w:r w:rsidR="00AA5A45" w:rsidRPr="00AA5A45">
        <w:rPr>
          <w:rFonts w:ascii="TH SarabunPSK" w:hAnsi="TH SarabunPSK" w:cs="TH SarabunPSK"/>
        </w:rPr>
        <w:t>University of Michigan, U.S.A.</w:t>
      </w:r>
    </w:p>
    <w:p w14:paraId="2B74126D" w14:textId="19D86552" w:rsidR="008D5EE1" w:rsidRPr="00B60D70" w:rsidRDefault="008D5EE1" w:rsidP="00592146">
      <w:pPr>
        <w:rPr>
          <w:rFonts w:ascii="TH SarabunPSK" w:hAnsi="TH SarabunPSK" w:cs="TH SarabunPSK"/>
        </w:rPr>
      </w:pPr>
      <w:r w:rsidRPr="00B60D70">
        <w:rPr>
          <w:rFonts w:ascii="TH SarabunPSK" w:hAnsi="TH SarabunPSK" w:cs="TH SarabunPSK" w:hint="cs"/>
          <w:cs/>
          <w:lang w:val="th-TH"/>
        </w:rPr>
        <w:t>พ</w:t>
      </w:r>
      <w:r w:rsidRPr="00B60D70">
        <w:rPr>
          <w:rFonts w:ascii="TH SarabunPSK" w:hAnsi="TH SarabunPSK" w:cs="TH SarabunPSK" w:hint="cs"/>
          <w:cs/>
        </w:rPr>
        <w:t>.</w:t>
      </w:r>
      <w:r w:rsidRPr="00B60D70">
        <w:rPr>
          <w:rFonts w:ascii="TH SarabunPSK" w:hAnsi="TH SarabunPSK" w:cs="TH SarabunPSK" w:hint="cs"/>
          <w:cs/>
          <w:lang w:val="th-TH"/>
        </w:rPr>
        <w:t>ศ</w:t>
      </w:r>
      <w:r w:rsidRPr="00B60D70">
        <w:rPr>
          <w:rFonts w:ascii="TH SarabunPSK" w:hAnsi="TH SarabunPSK" w:cs="TH SarabunPSK" w:hint="cs"/>
          <w:cs/>
        </w:rPr>
        <w:t xml:space="preserve">. </w:t>
      </w:r>
      <w:r w:rsidRPr="00B60D70">
        <w:rPr>
          <w:rFonts w:ascii="TH SarabunPSK" w:hAnsi="TH SarabunPSK" w:cs="TH SarabunPSK" w:hint="cs"/>
        </w:rPr>
        <w:t>2538</w:t>
      </w:r>
      <w:r w:rsidRPr="00B60D70">
        <w:rPr>
          <w:rFonts w:ascii="TH SarabunPSK" w:hAnsi="TH SarabunPSK" w:cs="TH SarabunPSK" w:hint="cs"/>
        </w:rPr>
        <w:tab/>
      </w:r>
      <w:r w:rsidR="003E43FE" w:rsidRPr="00B60D70">
        <w:rPr>
          <w:rFonts w:ascii="TH SarabunPSK" w:hAnsi="TH SarabunPSK" w:cs="TH SarabunPSK" w:hint="cs"/>
          <w:cs/>
        </w:rPr>
        <w:t xml:space="preserve">วศ.ม. </w:t>
      </w:r>
      <w:r w:rsidR="00EE1C10" w:rsidRPr="00B60D70">
        <w:rPr>
          <w:rFonts w:ascii="TH SarabunPSK" w:hAnsi="TH SarabunPSK" w:cs="TH SarabunPSK" w:hint="cs"/>
          <w:cs/>
        </w:rPr>
        <w:t>(</w:t>
      </w:r>
      <w:r w:rsidR="003E43FE" w:rsidRPr="00B60D70">
        <w:rPr>
          <w:rFonts w:ascii="TH SarabunPSK" w:hAnsi="TH SarabunPSK" w:cs="TH SarabunPSK" w:hint="cs"/>
          <w:cs/>
        </w:rPr>
        <w:t>วิศวกรรม</w:t>
      </w:r>
      <w:r w:rsidR="004727D1" w:rsidRPr="00B60D70">
        <w:rPr>
          <w:rFonts w:ascii="TH SarabunPSK" w:hAnsi="TH SarabunPSK" w:cs="TH SarabunPSK" w:hint="cs"/>
          <w:cs/>
        </w:rPr>
        <w:t>โยธา</w:t>
      </w:r>
      <w:r w:rsidR="00EE1C10" w:rsidRPr="00B60D70">
        <w:rPr>
          <w:rFonts w:ascii="TH SarabunPSK" w:hAnsi="TH SarabunPSK" w:cs="TH SarabunPSK" w:hint="cs"/>
          <w:cs/>
        </w:rPr>
        <w:t>),</w:t>
      </w:r>
      <w:r w:rsidR="003E43FE" w:rsidRPr="00B60D70">
        <w:rPr>
          <w:rFonts w:ascii="TH SarabunPSK" w:hAnsi="TH SarabunPSK" w:cs="TH SarabunPSK" w:hint="cs"/>
          <w:cs/>
        </w:rPr>
        <w:t xml:space="preserve"> สถาบันเทคโนโลยีแห่งเอเชีย, ประเทศไทย</w:t>
      </w:r>
      <w:r w:rsidR="00351EFC" w:rsidRPr="00B60D70">
        <w:rPr>
          <w:rFonts w:ascii="TH SarabunPSK" w:hAnsi="TH SarabunPSK" w:cs="TH SarabunPSK"/>
        </w:rPr>
        <w:t>.</w:t>
      </w:r>
    </w:p>
    <w:p w14:paraId="5339A5A4" w14:textId="3F91FA37" w:rsidR="009E6917" w:rsidRPr="00B60D70" w:rsidRDefault="00D756E0" w:rsidP="00EE1C10">
      <w:pPr>
        <w:ind w:left="1418" w:hanging="1418"/>
        <w:rPr>
          <w:rFonts w:ascii="TH SarabunPSK" w:hAnsi="TH SarabunPSK" w:cs="TH SarabunPSK"/>
        </w:rPr>
      </w:pPr>
      <w:r w:rsidRPr="00B60D70">
        <w:rPr>
          <w:rFonts w:ascii="TH SarabunPSK" w:hAnsi="TH SarabunPSK" w:cs="TH SarabunPSK" w:hint="cs"/>
          <w:cs/>
          <w:lang w:val="th-TH"/>
        </w:rPr>
        <w:t>พ</w:t>
      </w:r>
      <w:r w:rsidRPr="00B60D70">
        <w:rPr>
          <w:rFonts w:ascii="TH SarabunPSK" w:hAnsi="TH SarabunPSK" w:cs="TH SarabunPSK" w:hint="cs"/>
          <w:cs/>
        </w:rPr>
        <w:t>.</w:t>
      </w:r>
      <w:r w:rsidRPr="00B60D70">
        <w:rPr>
          <w:rFonts w:ascii="TH SarabunPSK" w:hAnsi="TH SarabunPSK" w:cs="TH SarabunPSK" w:hint="cs"/>
          <w:cs/>
          <w:lang w:val="th-TH"/>
        </w:rPr>
        <w:t>ศ</w:t>
      </w:r>
      <w:r w:rsidRPr="00B60D70">
        <w:rPr>
          <w:rFonts w:ascii="TH SarabunPSK" w:hAnsi="TH SarabunPSK" w:cs="TH SarabunPSK" w:hint="cs"/>
          <w:cs/>
        </w:rPr>
        <w:t xml:space="preserve">. </w:t>
      </w:r>
      <w:r w:rsidRPr="00B60D70">
        <w:rPr>
          <w:rFonts w:ascii="TH SarabunPSK" w:hAnsi="TH SarabunPSK" w:cs="TH SarabunPSK" w:hint="cs"/>
        </w:rPr>
        <w:t xml:space="preserve">2535 </w:t>
      </w:r>
      <w:r w:rsidRPr="00B60D70">
        <w:rPr>
          <w:rFonts w:ascii="TH SarabunPSK" w:hAnsi="TH SarabunPSK" w:cs="TH SarabunPSK" w:hint="cs"/>
        </w:rPr>
        <w:tab/>
      </w:r>
      <w:r w:rsidR="00E30C9B" w:rsidRPr="00B60D70">
        <w:rPr>
          <w:rFonts w:ascii="TH SarabunPSK" w:hAnsi="TH SarabunPSK" w:cs="TH SarabunPSK" w:hint="cs"/>
          <w:cs/>
        </w:rPr>
        <w:t>วศ.บ.</w:t>
      </w:r>
      <w:r w:rsidRPr="00B60D70">
        <w:rPr>
          <w:rFonts w:ascii="TH SarabunPSK" w:hAnsi="TH SarabunPSK" w:cs="TH SarabunPSK" w:hint="cs"/>
          <w:cs/>
          <w:lang w:val="th-TH"/>
        </w:rPr>
        <w:t xml:space="preserve"> </w:t>
      </w:r>
      <w:r w:rsidR="00EE1C10" w:rsidRPr="00B60D70">
        <w:rPr>
          <w:rFonts w:ascii="TH SarabunPSK" w:hAnsi="TH SarabunPSK" w:cs="TH SarabunPSK" w:hint="cs"/>
          <w:cs/>
          <w:lang w:val="th-TH"/>
        </w:rPr>
        <w:t>(</w:t>
      </w:r>
      <w:r w:rsidR="00EE1C10" w:rsidRPr="00B60D70">
        <w:rPr>
          <w:rFonts w:ascii="TH SarabunPSK" w:hAnsi="TH SarabunPSK" w:cs="TH SarabunPSK" w:hint="cs"/>
          <w:cs/>
        </w:rPr>
        <w:t>วิศวกรรมโยธา</w:t>
      </w:r>
      <w:r w:rsidR="004727D1" w:rsidRPr="00B60D70">
        <w:rPr>
          <w:rFonts w:ascii="TH SarabunPSK" w:hAnsi="TH SarabunPSK" w:cs="TH SarabunPSK"/>
        </w:rPr>
        <w:t xml:space="preserve">, </w:t>
      </w:r>
      <w:r w:rsidR="00351EFC" w:rsidRPr="00B60D70">
        <w:rPr>
          <w:rFonts w:ascii="TH SarabunPSK" w:hAnsi="TH SarabunPSK" w:cs="TH SarabunPSK" w:hint="cs"/>
          <w:cs/>
          <w:lang w:val="th-TH"/>
        </w:rPr>
        <w:t xml:space="preserve">เกียรตินิยมอันดับ </w:t>
      </w:r>
      <w:r w:rsidR="00351EFC" w:rsidRPr="00B60D70">
        <w:rPr>
          <w:rFonts w:ascii="TH SarabunPSK" w:hAnsi="TH SarabunPSK" w:cs="TH SarabunPSK" w:hint="cs"/>
        </w:rPr>
        <w:t>1)</w:t>
      </w:r>
      <w:r w:rsidR="00351EFC" w:rsidRPr="00B60D70">
        <w:rPr>
          <w:rFonts w:ascii="TH SarabunPSK" w:hAnsi="TH SarabunPSK" w:cs="TH SarabunPSK"/>
        </w:rPr>
        <w:t>,</w:t>
      </w:r>
      <w:r w:rsidR="00EE1C10" w:rsidRPr="00B60D70">
        <w:rPr>
          <w:rFonts w:ascii="TH SarabunPSK" w:hAnsi="TH SarabunPSK" w:cs="TH SarabunPSK" w:hint="cs"/>
          <w:cs/>
        </w:rPr>
        <w:t xml:space="preserve"> </w:t>
      </w:r>
      <w:r w:rsidRPr="00B60D70">
        <w:rPr>
          <w:rFonts w:ascii="TH SarabunPSK" w:hAnsi="TH SarabunPSK" w:cs="TH SarabunPSK" w:hint="cs"/>
          <w:cs/>
          <w:lang w:val="th-TH"/>
        </w:rPr>
        <w:t>สถาบันเทคโนโลยีพระจอมเกล้าธนบุรี</w:t>
      </w:r>
      <w:r w:rsidR="00323560" w:rsidRPr="00B60D70">
        <w:rPr>
          <w:rFonts w:ascii="TH SarabunPSK" w:hAnsi="TH SarabunPSK" w:cs="TH SarabunPSK" w:hint="cs"/>
          <w:cs/>
          <w:lang w:val="th-TH"/>
        </w:rPr>
        <w:t>, ประเทศไทย</w:t>
      </w:r>
      <w:r w:rsidR="00351EFC" w:rsidRPr="00B60D70">
        <w:rPr>
          <w:rFonts w:ascii="TH SarabunPSK" w:hAnsi="TH SarabunPSK" w:cs="TH SarabunPSK"/>
        </w:rPr>
        <w:t>.</w:t>
      </w:r>
      <w:r w:rsidR="00EE1C10" w:rsidRPr="00B60D70">
        <w:rPr>
          <w:rFonts w:ascii="TH SarabunPSK" w:hAnsi="TH SarabunPSK" w:cs="TH SarabunPSK" w:hint="cs"/>
          <w:cs/>
          <w:lang w:val="th-TH"/>
        </w:rPr>
        <w:t xml:space="preserve"> </w:t>
      </w:r>
    </w:p>
    <w:p w14:paraId="3DC34DB2" w14:textId="5E82E36C" w:rsidR="00BE2591" w:rsidRPr="00B60D70" w:rsidRDefault="00BE2591" w:rsidP="00BE2591">
      <w:pPr>
        <w:rPr>
          <w:rFonts w:ascii="TH SarabunPSK" w:hAnsi="TH SarabunPSK" w:cs="TH SarabunPSK"/>
          <w:b/>
          <w:bCs/>
        </w:rPr>
      </w:pPr>
      <w:r w:rsidRPr="00B60D70">
        <w:rPr>
          <w:rFonts w:ascii="TH SarabunPSK" w:hAnsi="TH SarabunPSK" w:cs="TH SarabunPSK" w:hint="cs"/>
          <w:b/>
          <w:bCs/>
          <w:cs/>
          <w:lang w:val="th-TH"/>
        </w:rPr>
        <w:t>คุณวุฒิและสาขาวิชา</w:t>
      </w:r>
      <w:r w:rsidRPr="00B60D70">
        <w:rPr>
          <w:rFonts w:ascii="TH SarabunPSK" w:hAnsi="TH SarabunPSK" w:cs="TH SarabunPSK" w:hint="cs"/>
          <w:b/>
          <w:bCs/>
          <w:cs/>
        </w:rPr>
        <w:tab/>
      </w:r>
    </w:p>
    <w:p w14:paraId="08887D69" w14:textId="79415411" w:rsidR="00BE2591" w:rsidRPr="00B60D70" w:rsidRDefault="00EA718E" w:rsidP="00BE2591">
      <w:pPr>
        <w:ind w:left="720"/>
        <w:rPr>
          <w:rFonts w:ascii="TH SarabunPSK" w:hAnsi="TH SarabunPSK" w:cs="TH SarabunPSK"/>
        </w:rPr>
      </w:pPr>
      <w:r w:rsidRPr="00B60D70">
        <w:rPr>
          <w:rFonts w:ascii="TH SarabunPSK" w:eastAsia="Wingdings 2" w:hAnsi="TH SarabunPSK" w:cs="TH SarabunPSK" w:hint="cs"/>
        </w:rPr>
        <w:sym w:font="Wingdings 2" w:char="F052"/>
      </w:r>
      <w:r w:rsidR="00BE2591" w:rsidRPr="00B60D70">
        <w:rPr>
          <w:rFonts w:ascii="TH SarabunPSK" w:hAnsi="TH SarabunPSK" w:cs="TH SarabunPSK" w:hint="cs"/>
          <w:cs/>
          <w:lang w:val="th-TH"/>
        </w:rPr>
        <w:t>คุณวุฒิและสาขาวิชา</w:t>
      </w:r>
      <w:r w:rsidR="00BE2591" w:rsidRPr="00B60D70">
        <w:rPr>
          <w:rFonts w:ascii="TH SarabunPSK" w:hAnsi="TH SarabunPSK" w:cs="TH SarabunPSK" w:hint="cs"/>
          <w:u w:val="single"/>
          <w:cs/>
          <w:lang w:val="th-TH"/>
        </w:rPr>
        <w:t>ตรง</w:t>
      </w:r>
      <w:r w:rsidR="00BE2591" w:rsidRPr="00B60D70">
        <w:rPr>
          <w:rFonts w:ascii="TH SarabunPSK" w:hAnsi="TH SarabunPSK" w:cs="TH SarabunPSK" w:hint="cs"/>
          <w:cs/>
          <w:lang w:val="th-TH"/>
        </w:rPr>
        <w:t>กับสาขาวิชาของหลักสูตร</w:t>
      </w:r>
    </w:p>
    <w:p w14:paraId="513800D2" w14:textId="77777777" w:rsidR="009E6917" w:rsidRPr="00B60D70" w:rsidRDefault="009E6917" w:rsidP="00592146">
      <w:pPr>
        <w:rPr>
          <w:rFonts w:ascii="TH SarabunPSK" w:hAnsi="TH SarabunPSK" w:cs="TH SarabunPSK"/>
        </w:rPr>
      </w:pPr>
    </w:p>
    <w:p w14:paraId="6C845965" w14:textId="694D3782" w:rsidR="009E6917" w:rsidRPr="00B60D70" w:rsidRDefault="00D71DDC" w:rsidP="00592146">
      <w:pPr>
        <w:rPr>
          <w:rFonts w:ascii="TH SarabunPSK" w:hAnsi="TH SarabunPSK" w:cs="TH SarabunPSK"/>
          <w:b/>
          <w:bCs/>
          <w:lang w:val="th-TH"/>
        </w:rPr>
      </w:pPr>
      <w:r w:rsidRPr="00B60D70">
        <w:rPr>
          <w:rFonts w:ascii="TH SarabunPSK" w:hAnsi="TH SarabunPSK" w:cs="TH SarabunPSK" w:hint="cs"/>
          <w:b/>
          <w:bCs/>
          <w:cs/>
        </w:rPr>
        <w:t>2</w:t>
      </w:r>
      <w:r w:rsidR="00D756E0" w:rsidRPr="00B60D70">
        <w:rPr>
          <w:rFonts w:ascii="TH SarabunPSK" w:hAnsi="TH SarabunPSK" w:cs="TH SarabunPSK" w:hint="cs"/>
          <w:b/>
          <w:bCs/>
        </w:rPr>
        <w:t xml:space="preserve">. </w:t>
      </w:r>
      <w:r w:rsidR="00D756E0" w:rsidRPr="00B60D70">
        <w:rPr>
          <w:rFonts w:ascii="TH SarabunPSK" w:hAnsi="TH SarabunPSK" w:cs="TH SarabunPSK" w:hint="cs"/>
          <w:b/>
          <w:bCs/>
          <w:cs/>
          <w:lang w:val="th-TH"/>
        </w:rPr>
        <w:t xml:space="preserve">ผลงานทางวิชาการย้อนหลัง </w:t>
      </w:r>
      <w:r w:rsidR="00D756E0" w:rsidRPr="00B60D70">
        <w:rPr>
          <w:rFonts w:ascii="TH SarabunPSK" w:hAnsi="TH SarabunPSK" w:cs="TH SarabunPSK" w:hint="cs"/>
          <w:b/>
          <w:bCs/>
        </w:rPr>
        <w:t xml:space="preserve">5 </w:t>
      </w:r>
      <w:r w:rsidR="00D756E0" w:rsidRPr="00B60D70">
        <w:rPr>
          <w:rFonts w:ascii="TH SarabunPSK" w:hAnsi="TH SarabunPSK" w:cs="TH SarabunPSK" w:hint="cs"/>
          <w:b/>
          <w:bCs/>
          <w:cs/>
          <w:lang w:val="th-TH"/>
        </w:rPr>
        <w:t xml:space="preserve">ปี </w:t>
      </w:r>
    </w:p>
    <w:p w14:paraId="43107662" w14:textId="77777777" w:rsidR="0073720F" w:rsidRPr="00B60D70" w:rsidRDefault="0073720F" w:rsidP="0073720F">
      <w:pPr>
        <w:ind w:right="26"/>
        <w:jc w:val="left"/>
        <w:rPr>
          <w:rFonts w:ascii="TH SarabunPSK" w:eastAsia="TH SarabunPSK" w:hAnsi="TH SarabunPSK" w:cs="TH SarabunPSK"/>
        </w:rPr>
      </w:pPr>
      <w:r w:rsidRPr="00B60D70">
        <w:rPr>
          <w:rFonts w:ascii="TH SarabunPSK" w:eastAsia="TH SarabunPSK" w:hAnsi="TH SarabunPSK" w:cs="TH SarabunPSK" w:hint="cs"/>
          <w:cs/>
        </w:rPr>
        <w:t xml:space="preserve">   </w:t>
      </w:r>
      <w:r w:rsidRPr="00B60D70">
        <w:rPr>
          <w:rFonts w:ascii="TH SarabunPSK" w:eastAsia="TH SarabunPSK" w:hAnsi="TH SarabunPSK" w:cs="TH SarabunPSK" w:hint="cs"/>
          <w:u w:val="single"/>
          <w:cs/>
        </w:rPr>
        <w:t>กลุ่ม 1</w:t>
      </w:r>
      <w:r w:rsidRPr="00B60D70">
        <w:rPr>
          <w:rFonts w:ascii="TH SarabunPSK" w:eastAsia="TH SarabunPSK" w:hAnsi="TH SarabunPSK" w:cs="TH SarabunPSK" w:hint="cs"/>
          <w:cs/>
        </w:rPr>
        <w:t xml:space="preserve"> งานวิจัย </w:t>
      </w:r>
      <w:r w:rsidRPr="00B60D70">
        <w:rPr>
          <w:rFonts w:ascii="TH SarabunPSK" w:eastAsia="TH SarabunPSK" w:hAnsi="TH SarabunPSK" w:cs="TH SarabunPSK" w:hint="cs"/>
        </w:rPr>
        <w:t xml:space="preserve"> (</w:t>
      </w:r>
      <w:r w:rsidRPr="00B60D70">
        <w:rPr>
          <w:rFonts w:ascii="TH SarabunPSK" w:eastAsia="TH SarabunPSK" w:hAnsi="TH SarabunPSK" w:cs="TH SarabunPSK" w:hint="cs"/>
          <w:cs/>
        </w:rPr>
        <w:t xml:space="preserve">ต้องระบุว่าสามารถสืบค้นได้จากฐานข้อมูลใดตามประกาศ </w:t>
      </w:r>
      <w:proofErr w:type="spellStart"/>
      <w:r w:rsidRPr="00B60D70">
        <w:rPr>
          <w:rFonts w:ascii="TH SarabunPSK" w:eastAsia="TH SarabunPSK" w:hAnsi="TH SarabunPSK" w:cs="TH SarabunPSK" w:hint="cs"/>
          <w:cs/>
        </w:rPr>
        <w:t>ก.พ.อ</w:t>
      </w:r>
      <w:proofErr w:type="spellEnd"/>
      <w:r w:rsidRPr="00B60D70">
        <w:rPr>
          <w:rFonts w:ascii="TH SarabunPSK" w:eastAsia="TH SarabunPSK" w:hAnsi="TH SarabunPSK" w:cs="TH SarabunPSK" w:hint="cs"/>
          <w:cs/>
        </w:rPr>
        <w:t xml:space="preserve">. เช่น </w:t>
      </w:r>
      <w:r w:rsidRPr="00B60D70">
        <w:rPr>
          <w:rFonts w:ascii="TH SarabunPSK" w:eastAsia="TH SarabunPSK" w:hAnsi="TH SarabunPSK" w:cs="TH SarabunPSK" w:hint="cs"/>
        </w:rPr>
        <w:t xml:space="preserve">Scopus, Web of Science </w:t>
      </w:r>
      <w:r w:rsidRPr="00B60D70">
        <w:rPr>
          <w:rFonts w:ascii="TH SarabunPSK" w:eastAsia="TH SarabunPSK" w:hAnsi="TH SarabunPSK" w:cs="TH SarabunPSK" w:hint="cs"/>
          <w:cs/>
        </w:rPr>
        <w:t>ฯลฯ</w:t>
      </w:r>
      <w:r w:rsidRPr="00B60D70">
        <w:rPr>
          <w:rFonts w:ascii="TH SarabunPSK" w:eastAsia="TH SarabunPSK" w:hAnsi="TH SarabunPSK" w:cs="TH SarabunPSK" w:hint="cs"/>
        </w:rPr>
        <w:t>)</w:t>
      </w:r>
    </w:p>
    <w:p w14:paraId="616DB0AA" w14:textId="77777777" w:rsidR="00456C67" w:rsidRPr="00B60D70" w:rsidRDefault="00456C67" w:rsidP="00FF7D50">
      <w:pPr>
        <w:pStyle w:val="af9"/>
        <w:numPr>
          <w:ilvl w:val="1"/>
          <w:numId w:val="118"/>
        </w:numPr>
        <w:ind w:left="851" w:right="26"/>
        <w:jc w:val="left"/>
        <w:rPr>
          <w:rFonts w:ascii="TH SarabunPSK" w:eastAsia="TH SarabunPSK" w:hAnsi="TH SarabunPSK" w:cs="TH SarabunPSK"/>
        </w:rPr>
      </w:pPr>
      <w:r w:rsidRPr="00B60D70">
        <w:rPr>
          <w:rFonts w:ascii="TH SarabunPSK" w:eastAsia="TH SarabunPSK" w:hAnsi="TH SarabunPSK" w:cs="TH SarabunPSK" w:hint="cs"/>
        </w:rPr>
        <w:t>National Conference (</w:t>
      </w:r>
      <w:r w:rsidRPr="00B60D70">
        <w:rPr>
          <w:rFonts w:ascii="TH SarabunPSK" w:eastAsia="TH SarabunPSK" w:hAnsi="TH SarabunPSK" w:cs="TH SarabunPSK" w:hint="cs"/>
          <w:cs/>
        </w:rPr>
        <w:t xml:space="preserve">ค่าน้ำหนัก </w:t>
      </w:r>
      <w:r w:rsidRPr="00B60D70">
        <w:rPr>
          <w:rFonts w:ascii="TH SarabunPSK" w:eastAsia="TH SarabunPSK" w:hAnsi="TH SarabunPSK" w:cs="TH SarabunPSK" w:hint="cs"/>
        </w:rPr>
        <w:t>0.2)</w:t>
      </w:r>
    </w:p>
    <w:p w14:paraId="520CE1C8" w14:textId="196BDF6A" w:rsidR="009E6917" w:rsidRPr="00B60D70" w:rsidRDefault="00D756E0" w:rsidP="00FF7D50">
      <w:pPr>
        <w:pStyle w:val="af9"/>
        <w:numPr>
          <w:ilvl w:val="0"/>
          <w:numId w:val="123"/>
        </w:numPr>
        <w:spacing w:after="240"/>
        <w:ind w:left="1276" w:hanging="357"/>
        <w:contextualSpacing w:val="0"/>
        <w:rPr>
          <w:rFonts w:ascii="TH SarabunPSK" w:hAnsi="TH SarabunPSK" w:cs="TH SarabunPSK"/>
        </w:rPr>
      </w:pPr>
      <w:r w:rsidRPr="00B60D70">
        <w:rPr>
          <w:rFonts w:ascii="TH SarabunPSK" w:hAnsi="TH SarabunPSK" w:cs="TH SarabunPSK" w:hint="cs"/>
          <w:cs/>
          <w:lang w:val="th-TH"/>
        </w:rPr>
        <w:t xml:space="preserve">วศิน พงศ์ไพบูลย์สิริ และ </w:t>
      </w:r>
      <w:r w:rsidRPr="00B60D70">
        <w:rPr>
          <w:rFonts w:ascii="TH SarabunPSK" w:hAnsi="TH SarabunPSK" w:cs="TH SarabunPSK" w:hint="cs"/>
          <w:b/>
          <w:bCs/>
          <w:u w:val="single"/>
          <w:cs/>
          <w:lang w:val="th-TH"/>
        </w:rPr>
        <w:t>ชูชัย สุจิวรกุล</w:t>
      </w:r>
      <w:r w:rsidRPr="00B60D70">
        <w:rPr>
          <w:rFonts w:ascii="TH SarabunPSK" w:hAnsi="TH SarabunPSK" w:cs="TH SarabunPSK" w:hint="cs"/>
        </w:rPr>
        <w:t>, “</w:t>
      </w:r>
      <w:r w:rsidRPr="00B60D70">
        <w:rPr>
          <w:rFonts w:ascii="TH SarabunPSK" w:hAnsi="TH SarabunPSK" w:cs="TH SarabunPSK" w:hint="cs"/>
          <w:cs/>
          <w:lang w:val="th-TH"/>
        </w:rPr>
        <w:t>การพัฒนาจุดต่อเสา</w:t>
      </w:r>
      <w:r w:rsidRPr="00B60D70">
        <w:rPr>
          <w:rFonts w:ascii="TH SarabunPSK" w:hAnsi="TH SarabunPSK" w:cs="TH SarabunPSK" w:hint="cs"/>
          <w:cs/>
        </w:rPr>
        <w:t>-</w:t>
      </w:r>
      <w:r w:rsidRPr="00B60D70">
        <w:rPr>
          <w:rFonts w:ascii="TH SarabunPSK" w:hAnsi="TH SarabunPSK" w:cs="TH SarabunPSK" w:hint="cs"/>
          <w:cs/>
          <w:lang w:val="th-TH"/>
        </w:rPr>
        <w:t>เสาคอนกรีตหล่อสำเร็จแบบสลักเกลียว</w:t>
      </w:r>
      <w:r w:rsidRPr="00B60D70">
        <w:rPr>
          <w:rFonts w:ascii="TH SarabunPSK" w:hAnsi="TH SarabunPSK" w:cs="TH SarabunPSK" w:hint="cs"/>
        </w:rPr>
        <w:t>”</w:t>
      </w:r>
      <w:r w:rsidR="00E50C95" w:rsidRPr="00B60D70">
        <w:rPr>
          <w:rFonts w:ascii="TH SarabunPSK" w:hAnsi="TH SarabunPSK" w:cs="TH SarabunPSK"/>
        </w:rPr>
        <w:t xml:space="preserve"> </w:t>
      </w:r>
      <w:r w:rsidRPr="00B60D70">
        <w:rPr>
          <w:rFonts w:ascii="TH SarabunPSK" w:hAnsi="TH SarabunPSK" w:cs="TH SarabunPSK" w:hint="cs"/>
          <w:cs/>
          <w:lang w:val="th-TH"/>
        </w:rPr>
        <w:t xml:space="preserve">การประชุมวิชาการวิศวกรรมโยธาแห่งชาติ ครั้งที่ </w:t>
      </w:r>
      <w:r w:rsidRPr="00B60D70">
        <w:rPr>
          <w:rFonts w:ascii="TH SarabunPSK" w:hAnsi="TH SarabunPSK" w:cs="TH SarabunPSK" w:hint="cs"/>
        </w:rPr>
        <w:t xml:space="preserve">28, </w:t>
      </w:r>
      <w:r w:rsidRPr="00B60D70">
        <w:rPr>
          <w:rFonts w:ascii="TH SarabunPSK" w:hAnsi="TH SarabunPSK" w:cs="TH SarabunPSK" w:hint="cs"/>
          <w:cs/>
          <w:lang w:val="th-TH"/>
        </w:rPr>
        <w:t xml:space="preserve">วันที่ </w:t>
      </w:r>
      <w:r w:rsidRPr="00B60D70">
        <w:rPr>
          <w:rFonts w:ascii="TH SarabunPSK" w:hAnsi="TH SarabunPSK" w:cs="TH SarabunPSK" w:hint="cs"/>
        </w:rPr>
        <w:t>24-26</w:t>
      </w:r>
      <w:r w:rsidRPr="00B60D70">
        <w:rPr>
          <w:rFonts w:ascii="TH SarabunPSK" w:hAnsi="TH SarabunPSK" w:cs="TH SarabunPSK" w:hint="cs"/>
          <w:cs/>
        </w:rPr>
        <w:t xml:space="preserve"> </w:t>
      </w:r>
      <w:r w:rsidRPr="00B60D70">
        <w:rPr>
          <w:rFonts w:ascii="TH SarabunPSK" w:hAnsi="TH SarabunPSK" w:cs="TH SarabunPSK" w:hint="cs"/>
          <w:cs/>
          <w:lang w:val="th-TH"/>
        </w:rPr>
        <w:t xml:space="preserve">พฤษภาคม </w:t>
      </w:r>
      <w:r w:rsidRPr="00B60D70">
        <w:rPr>
          <w:rFonts w:ascii="TH SarabunPSK" w:hAnsi="TH SarabunPSK" w:cs="TH SarabunPSK" w:hint="cs"/>
        </w:rPr>
        <w:t>2566</w:t>
      </w:r>
      <w:r w:rsidRPr="00B60D70">
        <w:rPr>
          <w:rFonts w:ascii="TH SarabunPSK" w:hAnsi="TH SarabunPSK" w:cs="TH SarabunPSK" w:hint="cs"/>
          <w:cs/>
        </w:rPr>
        <w:t xml:space="preserve"> </w:t>
      </w:r>
      <w:r w:rsidRPr="00B60D70">
        <w:rPr>
          <w:rFonts w:ascii="TH SarabunPSK" w:hAnsi="TH SarabunPSK" w:cs="TH SarabunPSK" w:hint="cs"/>
          <w:cs/>
          <w:lang w:val="th-TH"/>
        </w:rPr>
        <w:t>จ</w:t>
      </w:r>
      <w:r w:rsidRPr="00B60D70">
        <w:rPr>
          <w:rFonts w:ascii="TH SarabunPSK" w:hAnsi="TH SarabunPSK" w:cs="TH SarabunPSK" w:hint="cs"/>
          <w:cs/>
        </w:rPr>
        <w:t>.</w:t>
      </w:r>
      <w:r w:rsidRPr="00B60D70">
        <w:rPr>
          <w:rFonts w:ascii="TH SarabunPSK" w:hAnsi="TH SarabunPSK" w:cs="TH SarabunPSK" w:hint="cs"/>
          <w:cs/>
          <w:lang w:val="th-TH"/>
        </w:rPr>
        <w:t>ภูเก็ต</w:t>
      </w:r>
      <w:r w:rsidRPr="00B60D70">
        <w:rPr>
          <w:rFonts w:ascii="TH SarabunPSK" w:hAnsi="TH SarabunPSK" w:cs="TH SarabunPSK" w:hint="cs"/>
        </w:rPr>
        <w:t xml:space="preserve">, </w:t>
      </w:r>
      <w:r w:rsidRPr="00B60D70">
        <w:rPr>
          <w:rFonts w:ascii="TH SarabunPSK" w:hAnsi="TH SarabunPSK" w:cs="TH SarabunPSK" w:hint="cs"/>
          <w:cs/>
          <w:lang w:val="th-TH"/>
        </w:rPr>
        <w:t xml:space="preserve">หน้า </w:t>
      </w:r>
      <w:r w:rsidRPr="00B60D70">
        <w:rPr>
          <w:rFonts w:ascii="TH SarabunPSK" w:hAnsi="TH SarabunPSK" w:cs="TH SarabunPSK" w:hint="cs"/>
        </w:rPr>
        <w:t>STR20-1 – STR20-8</w:t>
      </w:r>
      <w:r w:rsidR="006F60B7" w:rsidRPr="00B60D70">
        <w:rPr>
          <w:rFonts w:ascii="TH SarabunPSK" w:hAnsi="TH SarabunPSK" w:cs="TH SarabunPSK" w:hint="cs"/>
          <w:cs/>
        </w:rPr>
        <w:t>.</w:t>
      </w:r>
      <w:r w:rsidR="00C43BCC" w:rsidRPr="00B60D70">
        <w:rPr>
          <w:rFonts w:ascii="TH SarabunPSK" w:hAnsi="TH SarabunPSK" w:cs="TH SarabunPSK" w:hint="cs"/>
          <w:cs/>
        </w:rPr>
        <w:t xml:space="preserve"> </w:t>
      </w:r>
      <w:r w:rsidR="00D42945" w:rsidRPr="00B60D70">
        <w:rPr>
          <w:rFonts w:ascii="TH SarabunPSK" w:hAnsi="TH SarabunPSK" w:cs="TH SarabunPSK" w:hint="cs"/>
          <w:cs/>
          <w:lang w:val="th-TH"/>
        </w:rPr>
        <w:t xml:space="preserve">จัดโดย วิศวกรรมสถานแห่งประเทศไทย ในพระบรมราชูปถัมภ์ </w:t>
      </w:r>
      <w:r w:rsidR="00D42945" w:rsidRPr="00B60D70">
        <w:rPr>
          <w:rFonts w:ascii="TH SarabunPSK" w:hAnsi="TH SarabunPSK" w:cs="TH SarabunPSK" w:hint="cs"/>
          <w:cs/>
        </w:rPr>
        <w:t>(</w:t>
      </w:r>
      <w:proofErr w:type="spellStart"/>
      <w:r w:rsidR="00D42945" w:rsidRPr="00B60D70">
        <w:rPr>
          <w:rFonts w:ascii="TH SarabunPSK" w:hAnsi="TH SarabunPSK" w:cs="TH SarabunPSK" w:hint="cs"/>
          <w:cs/>
          <w:lang w:val="th-TH"/>
        </w:rPr>
        <w:t>วสท</w:t>
      </w:r>
      <w:proofErr w:type="spellEnd"/>
      <w:r w:rsidR="00D42945" w:rsidRPr="00B60D70">
        <w:rPr>
          <w:rFonts w:ascii="TH SarabunPSK" w:hAnsi="TH SarabunPSK" w:cs="TH SarabunPSK" w:hint="cs"/>
          <w:cs/>
        </w:rPr>
        <w:t xml:space="preserve">.) </w:t>
      </w:r>
      <w:r w:rsidR="00D42945" w:rsidRPr="00B60D70">
        <w:rPr>
          <w:rFonts w:ascii="TH SarabunPSK" w:hAnsi="TH SarabunPSK" w:cs="TH SarabunPSK" w:hint="cs"/>
          <w:cs/>
          <w:lang w:val="th-TH"/>
        </w:rPr>
        <w:t>ร่วมกับคณะวิศวกรรมศาสตร์ มหาวิทยาลัยเกษตรศาสตร์</w:t>
      </w:r>
      <w:r w:rsidR="00D42945" w:rsidRPr="00B60D70">
        <w:rPr>
          <w:rFonts w:ascii="TH SarabunPSK" w:hAnsi="TH SarabunPSK" w:cs="TH SarabunPSK" w:hint="cs"/>
          <w:cs/>
        </w:rPr>
        <w:t>.</w:t>
      </w:r>
    </w:p>
    <w:p w14:paraId="533EA779" w14:textId="54472999" w:rsidR="009E6917" w:rsidRPr="00B60D70" w:rsidRDefault="00D756E0" w:rsidP="00FF7D50">
      <w:pPr>
        <w:pStyle w:val="af9"/>
        <w:numPr>
          <w:ilvl w:val="0"/>
          <w:numId w:val="123"/>
        </w:numPr>
        <w:spacing w:after="240"/>
        <w:ind w:left="1276" w:hanging="357"/>
        <w:contextualSpacing w:val="0"/>
        <w:rPr>
          <w:rFonts w:ascii="TH SarabunPSK" w:hAnsi="TH SarabunPSK" w:cs="TH SarabunPSK"/>
        </w:rPr>
      </w:pPr>
      <w:r w:rsidRPr="00B60D70">
        <w:rPr>
          <w:rFonts w:ascii="TH SarabunPSK" w:hAnsi="TH SarabunPSK" w:cs="TH SarabunPSK" w:hint="cs"/>
          <w:cs/>
          <w:lang w:val="th-TH"/>
        </w:rPr>
        <w:t>วา</w:t>
      </w:r>
      <w:proofErr w:type="spellStart"/>
      <w:r w:rsidRPr="00B60D70">
        <w:rPr>
          <w:rFonts w:ascii="TH SarabunPSK" w:hAnsi="TH SarabunPSK" w:cs="TH SarabunPSK" w:hint="cs"/>
          <w:cs/>
        </w:rPr>
        <w:t>สิฏฐกฤษ</w:t>
      </w:r>
      <w:proofErr w:type="spellEnd"/>
      <w:r w:rsidRPr="00B60D70">
        <w:rPr>
          <w:rFonts w:ascii="TH SarabunPSK" w:hAnsi="TH SarabunPSK" w:cs="TH SarabunPSK" w:hint="cs"/>
          <w:cs/>
          <w:lang w:val="th-TH"/>
        </w:rPr>
        <w:t xml:space="preserve"> จันทร์เกตุ และ </w:t>
      </w:r>
      <w:r w:rsidRPr="00B60D70">
        <w:rPr>
          <w:rFonts w:ascii="TH SarabunPSK" w:hAnsi="TH SarabunPSK" w:cs="TH SarabunPSK" w:hint="cs"/>
          <w:b/>
          <w:bCs/>
          <w:u w:val="single"/>
          <w:cs/>
          <w:lang w:val="th-TH"/>
        </w:rPr>
        <w:t>ชูชัย สุจิวรกุล</w:t>
      </w:r>
      <w:r w:rsidRPr="00B60D70">
        <w:rPr>
          <w:rFonts w:ascii="TH SarabunPSK" w:hAnsi="TH SarabunPSK" w:cs="TH SarabunPSK" w:hint="cs"/>
        </w:rPr>
        <w:t>, “</w:t>
      </w:r>
      <w:r w:rsidRPr="00B60D70">
        <w:rPr>
          <w:rFonts w:ascii="TH SarabunPSK" w:hAnsi="TH SarabunPSK" w:cs="TH SarabunPSK" w:hint="cs"/>
          <w:cs/>
          <w:lang w:val="th-TH"/>
        </w:rPr>
        <w:t>ผลกระทบของการใช้สารเชื่อมประสานที่ผิวสัมผัสและความขรุขระที่มีต่อแรงยึดหน่วงแบบเฉือนตรงระหว่างคอนกรีตเดิมกับคอนกรีตใหม่</w:t>
      </w:r>
      <w:r w:rsidRPr="00B60D70">
        <w:rPr>
          <w:rFonts w:ascii="TH SarabunPSK" w:hAnsi="TH SarabunPSK" w:cs="TH SarabunPSK" w:hint="cs"/>
        </w:rPr>
        <w:t xml:space="preserve">,” </w:t>
      </w:r>
      <w:r w:rsidRPr="00B60D70">
        <w:rPr>
          <w:rFonts w:ascii="TH SarabunPSK" w:hAnsi="TH SarabunPSK" w:cs="TH SarabunPSK" w:hint="cs"/>
          <w:cs/>
          <w:lang w:val="th-TH"/>
        </w:rPr>
        <w:t xml:space="preserve">การประชุมวิชาการวิศวกรรมโยธาแห่งชาติ ครั้งที่ </w:t>
      </w:r>
      <w:r w:rsidRPr="00B60D70">
        <w:rPr>
          <w:rFonts w:ascii="TH SarabunPSK" w:hAnsi="TH SarabunPSK" w:cs="TH SarabunPSK" w:hint="cs"/>
        </w:rPr>
        <w:t xml:space="preserve">28, </w:t>
      </w:r>
      <w:r w:rsidRPr="00B60D70">
        <w:rPr>
          <w:rFonts w:ascii="TH SarabunPSK" w:hAnsi="TH SarabunPSK" w:cs="TH SarabunPSK" w:hint="cs"/>
          <w:cs/>
          <w:lang w:val="th-TH"/>
        </w:rPr>
        <w:t xml:space="preserve">วันที่ </w:t>
      </w:r>
      <w:r w:rsidRPr="00B60D70">
        <w:rPr>
          <w:rFonts w:ascii="TH SarabunPSK" w:hAnsi="TH SarabunPSK" w:cs="TH SarabunPSK" w:hint="cs"/>
        </w:rPr>
        <w:t>24-26</w:t>
      </w:r>
      <w:r w:rsidRPr="00B60D70">
        <w:rPr>
          <w:rFonts w:ascii="TH SarabunPSK" w:hAnsi="TH SarabunPSK" w:cs="TH SarabunPSK" w:hint="cs"/>
          <w:cs/>
        </w:rPr>
        <w:t xml:space="preserve"> </w:t>
      </w:r>
      <w:r w:rsidRPr="00B60D70">
        <w:rPr>
          <w:rFonts w:ascii="TH SarabunPSK" w:hAnsi="TH SarabunPSK" w:cs="TH SarabunPSK" w:hint="cs"/>
          <w:cs/>
          <w:lang w:val="th-TH"/>
        </w:rPr>
        <w:t xml:space="preserve">พฤษภาคม </w:t>
      </w:r>
      <w:r w:rsidRPr="00B60D70">
        <w:rPr>
          <w:rFonts w:ascii="TH SarabunPSK" w:hAnsi="TH SarabunPSK" w:cs="TH SarabunPSK" w:hint="cs"/>
        </w:rPr>
        <w:t>2566</w:t>
      </w:r>
      <w:r w:rsidRPr="00B60D70">
        <w:rPr>
          <w:rFonts w:ascii="TH SarabunPSK" w:hAnsi="TH SarabunPSK" w:cs="TH SarabunPSK" w:hint="cs"/>
          <w:cs/>
        </w:rPr>
        <w:t xml:space="preserve"> </w:t>
      </w:r>
      <w:r w:rsidRPr="00B60D70">
        <w:rPr>
          <w:rFonts w:ascii="TH SarabunPSK" w:hAnsi="TH SarabunPSK" w:cs="TH SarabunPSK" w:hint="cs"/>
          <w:cs/>
          <w:lang w:val="th-TH"/>
        </w:rPr>
        <w:t>จ</w:t>
      </w:r>
      <w:r w:rsidRPr="00B60D70">
        <w:rPr>
          <w:rFonts w:ascii="TH SarabunPSK" w:hAnsi="TH SarabunPSK" w:cs="TH SarabunPSK" w:hint="cs"/>
          <w:cs/>
        </w:rPr>
        <w:t>.</w:t>
      </w:r>
      <w:r w:rsidRPr="00B60D70">
        <w:rPr>
          <w:rFonts w:ascii="TH SarabunPSK" w:hAnsi="TH SarabunPSK" w:cs="TH SarabunPSK" w:hint="cs"/>
          <w:cs/>
          <w:lang w:val="th-TH"/>
        </w:rPr>
        <w:t>ภูเก็ต</w:t>
      </w:r>
      <w:r w:rsidRPr="00B60D70">
        <w:rPr>
          <w:rFonts w:ascii="TH SarabunPSK" w:hAnsi="TH SarabunPSK" w:cs="TH SarabunPSK" w:hint="cs"/>
        </w:rPr>
        <w:t xml:space="preserve">, </w:t>
      </w:r>
      <w:r w:rsidRPr="00B60D70">
        <w:rPr>
          <w:rFonts w:ascii="TH SarabunPSK" w:hAnsi="TH SarabunPSK" w:cs="TH SarabunPSK" w:hint="cs"/>
          <w:cs/>
          <w:lang w:val="th-TH"/>
        </w:rPr>
        <w:t xml:space="preserve">หน้า </w:t>
      </w:r>
      <w:r w:rsidRPr="00B60D70">
        <w:rPr>
          <w:rFonts w:ascii="TH SarabunPSK" w:hAnsi="TH SarabunPSK" w:cs="TH SarabunPSK" w:hint="cs"/>
        </w:rPr>
        <w:t>STR54-1 – STR54-8</w:t>
      </w:r>
      <w:r w:rsidR="006F60B7" w:rsidRPr="00B60D70">
        <w:rPr>
          <w:rFonts w:ascii="TH SarabunPSK" w:hAnsi="TH SarabunPSK" w:cs="TH SarabunPSK" w:hint="cs"/>
          <w:cs/>
        </w:rPr>
        <w:t>.</w:t>
      </w:r>
      <w:r w:rsidR="00C43BCC" w:rsidRPr="00B60D70">
        <w:rPr>
          <w:rFonts w:ascii="TH SarabunPSK" w:hAnsi="TH SarabunPSK" w:cs="TH SarabunPSK" w:hint="cs"/>
          <w:cs/>
        </w:rPr>
        <w:t xml:space="preserve"> </w:t>
      </w:r>
      <w:r w:rsidR="00D42945" w:rsidRPr="00B60D70">
        <w:rPr>
          <w:rFonts w:ascii="TH SarabunPSK" w:hAnsi="TH SarabunPSK" w:cs="TH SarabunPSK" w:hint="cs"/>
          <w:cs/>
          <w:lang w:val="th-TH"/>
        </w:rPr>
        <w:t xml:space="preserve">จัดโดย </w:t>
      </w:r>
      <w:r w:rsidR="00190A29" w:rsidRPr="00B60D70">
        <w:rPr>
          <w:rFonts w:ascii="TH SarabunPSK" w:hAnsi="TH SarabunPSK" w:cs="TH SarabunPSK" w:hint="cs"/>
          <w:cs/>
          <w:lang w:val="th-TH"/>
        </w:rPr>
        <w:t xml:space="preserve">วิศวกรรมสถานแห่งประเทศไทย ในพระบรมราชูปถัมภ์ </w:t>
      </w:r>
      <w:r w:rsidR="00190A29" w:rsidRPr="00B60D70">
        <w:rPr>
          <w:rFonts w:ascii="TH SarabunPSK" w:hAnsi="TH SarabunPSK" w:cs="TH SarabunPSK" w:hint="cs"/>
          <w:lang w:val="th-TH"/>
        </w:rPr>
        <w:t>(</w:t>
      </w:r>
      <w:proofErr w:type="spellStart"/>
      <w:r w:rsidR="00190A29" w:rsidRPr="00B60D70">
        <w:rPr>
          <w:rFonts w:ascii="TH SarabunPSK" w:hAnsi="TH SarabunPSK" w:cs="TH SarabunPSK" w:hint="cs"/>
          <w:cs/>
          <w:lang w:val="th-TH"/>
        </w:rPr>
        <w:t>วสท</w:t>
      </w:r>
      <w:proofErr w:type="spellEnd"/>
      <w:r w:rsidR="00190A29" w:rsidRPr="00B60D70">
        <w:rPr>
          <w:rFonts w:ascii="TH SarabunPSK" w:hAnsi="TH SarabunPSK" w:cs="TH SarabunPSK" w:hint="cs"/>
          <w:lang w:val="th-TH"/>
        </w:rPr>
        <w:t xml:space="preserve">.) </w:t>
      </w:r>
      <w:r w:rsidR="00190A29" w:rsidRPr="00B60D70">
        <w:rPr>
          <w:rFonts w:ascii="TH SarabunPSK" w:hAnsi="TH SarabunPSK" w:cs="TH SarabunPSK" w:hint="cs"/>
          <w:cs/>
          <w:lang w:val="th-TH"/>
        </w:rPr>
        <w:t>ร่วมกับ สาขาวิชาวิศวกรรมโยธาและสิ่งแวดล้อม คณะวิศวกรรมศาสตร์ มหาวิทยาลัยสงขลานครินทร์</w:t>
      </w:r>
    </w:p>
    <w:p w14:paraId="25ABA36D" w14:textId="1320B908" w:rsidR="009E6917" w:rsidRPr="00B60D70" w:rsidRDefault="00D756E0" w:rsidP="00FF7D50">
      <w:pPr>
        <w:pStyle w:val="af9"/>
        <w:numPr>
          <w:ilvl w:val="0"/>
          <w:numId w:val="123"/>
        </w:numPr>
        <w:spacing w:after="240"/>
        <w:ind w:left="1276" w:hanging="357"/>
        <w:contextualSpacing w:val="0"/>
        <w:rPr>
          <w:rFonts w:ascii="TH SarabunPSK" w:hAnsi="TH SarabunPSK" w:cs="TH SarabunPSK"/>
        </w:rPr>
      </w:pPr>
      <w:r w:rsidRPr="00B60D70">
        <w:rPr>
          <w:rFonts w:ascii="TH SarabunPSK" w:hAnsi="TH SarabunPSK" w:cs="TH SarabunPSK" w:hint="cs"/>
          <w:cs/>
          <w:lang w:val="th-TH"/>
        </w:rPr>
        <w:t>ธัญว</w:t>
      </w:r>
      <w:proofErr w:type="spellStart"/>
      <w:r w:rsidRPr="00B60D70">
        <w:rPr>
          <w:rFonts w:ascii="TH SarabunPSK" w:hAnsi="TH SarabunPSK" w:cs="TH SarabunPSK" w:hint="cs"/>
          <w:cs/>
          <w:lang w:val="th-TH"/>
        </w:rPr>
        <w:t>รั</w:t>
      </w:r>
      <w:proofErr w:type="spellEnd"/>
      <w:r w:rsidRPr="00B60D70">
        <w:rPr>
          <w:rFonts w:ascii="TH SarabunPSK" w:hAnsi="TH SarabunPSK" w:cs="TH SarabunPSK" w:hint="cs"/>
          <w:cs/>
          <w:lang w:val="th-TH"/>
        </w:rPr>
        <w:t xml:space="preserve">ตม์ สันติสุทธิกุล </w:t>
      </w:r>
      <w:proofErr w:type="spellStart"/>
      <w:r w:rsidRPr="00B60D70">
        <w:rPr>
          <w:rFonts w:ascii="TH SarabunPSK" w:hAnsi="TH SarabunPSK" w:cs="TH SarabunPSK" w:hint="cs"/>
          <w:cs/>
          <w:lang w:val="th-TH"/>
        </w:rPr>
        <w:t>ธี</w:t>
      </w:r>
      <w:proofErr w:type="spellEnd"/>
      <w:r w:rsidRPr="00B60D70">
        <w:rPr>
          <w:rFonts w:ascii="TH SarabunPSK" w:hAnsi="TH SarabunPSK" w:cs="TH SarabunPSK" w:hint="cs"/>
          <w:cs/>
          <w:lang w:val="th-TH"/>
        </w:rPr>
        <w:t>ระวุฒิ มู</w:t>
      </w:r>
      <w:proofErr w:type="spellStart"/>
      <w:r w:rsidRPr="00B60D70">
        <w:rPr>
          <w:rFonts w:ascii="TH SarabunPSK" w:hAnsi="TH SarabunPSK" w:cs="TH SarabunPSK" w:hint="cs"/>
          <w:cs/>
          <w:lang w:val="th-TH"/>
        </w:rPr>
        <w:t>ฮำ</w:t>
      </w:r>
      <w:proofErr w:type="spellEnd"/>
      <w:r w:rsidRPr="00B60D70">
        <w:rPr>
          <w:rFonts w:ascii="TH SarabunPSK" w:hAnsi="TH SarabunPSK" w:cs="TH SarabunPSK" w:hint="cs"/>
          <w:cs/>
          <w:lang w:val="th-TH"/>
        </w:rPr>
        <w:t xml:space="preserve">หมัด และ </w:t>
      </w:r>
      <w:r w:rsidRPr="00B60D70">
        <w:rPr>
          <w:rFonts w:ascii="TH SarabunPSK" w:hAnsi="TH SarabunPSK" w:cs="TH SarabunPSK" w:hint="cs"/>
          <w:b/>
          <w:bCs/>
          <w:u w:val="single"/>
          <w:cs/>
          <w:lang w:val="th-TH"/>
        </w:rPr>
        <w:t>ชูชัย สุจิวรกุล</w:t>
      </w:r>
      <w:r w:rsidRPr="00B60D70">
        <w:rPr>
          <w:rFonts w:ascii="TH SarabunPSK" w:hAnsi="TH SarabunPSK" w:cs="TH SarabunPSK" w:hint="cs"/>
        </w:rPr>
        <w:t>, “</w:t>
      </w:r>
      <w:r w:rsidRPr="00B60D70">
        <w:rPr>
          <w:rFonts w:ascii="TH SarabunPSK" w:hAnsi="TH SarabunPSK" w:cs="TH SarabunPSK" w:hint="cs"/>
          <w:cs/>
          <w:lang w:val="th-TH"/>
        </w:rPr>
        <w:t>กำลังอัดของมอร์ตา</w:t>
      </w:r>
      <w:proofErr w:type="spellStart"/>
      <w:r w:rsidRPr="00B60D70">
        <w:rPr>
          <w:rFonts w:ascii="TH SarabunPSK" w:hAnsi="TH SarabunPSK" w:cs="TH SarabunPSK" w:hint="cs"/>
          <w:cs/>
          <w:lang w:val="th-TH"/>
        </w:rPr>
        <w:t>ร์</w:t>
      </w:r>
      <w:proofErr w:type="spellEnd"/>
      <w:r w:rsidRPr="00B60D70">
        <w:rPr>
          <w:rFonts w:ascii="TH SarabunPSK" w:hAnsi="TH SarabunPSK" w:cs="TH SarabunPSK" w:hint="cs"/>
          <w:cs/>
          <w:lang w:val="th-TH"/>
        </w:rPr>
        <w:t>ที่มีการแทนที่ปูนซีเมนต์ปอร</w:t>
      </w:r>
      <w:proofErr w:type="spellStart"/>
      <w:r w:rsidRPr="00B60D70">
        <w:rPr>
          <w:rFonts w:ascii="TH SarabunPSK" w:hAnsi="TH SarabunPSK" w:cs="TH SarabunPSK" w:hint="cs"/>
          <w:cs/>
          <w:lang w:val="th-TH"/>
        </w:rPr>
        <w:t>์ต</w:t>
      </w:r>
      <w:proofErr w:type="spellEnd"/>
      <w:r w:rsidRPr="00B60D70">
        <w:rPr>
          <w:rFonts w:ascii="TH SarabunPSK" w:hAnsi="TH SarabunPSK" w:cs="TH SarabunPSK" w:hint="cs"/>
          <w:cs/>
          <w:lang w:val="th-TH"/>
        </w:rPr>
        <w:t>แลนด์บางส่วนด้วยโคลนเผาบดและผงฝุ่นหินปูน</w:t>
      </w:r>
      <w:r w:rsidRPr="00B60D70">
        <w:rPr>
          <w:rFonts w:ascii="TH SarabunPSK" w:hAnsi="TH SarabunPSK" w:cs="TH SarabunPSK" w:hint="cs"/>
        </w:rPr>
        <w:t xml:space="preserve">,” </w:t>
      </w:r>
      <w:r w:rsidRPr="00B60D70">
        <w:rPr>
          <w:rFonts w:ascii="TH SarabunPSK" w:hAnsi="TH SarabunPSK" w:cs="TH SarabunPSK" w:hint="cs"/>
          <w:cs/>
          <w:lang w:val="th-TH"/>
        </w:rPr>
        <w:t xml:space="preserve">การประชุมวิชาการวิศวกรรมโยธาแห่งชาติ ครั้งที่ </w:t>
      </w:r>
      <w:r w:rsidRPr="00B60D70">
        <w:rPr>
          <w:rFonts w:ascii="TH SarabunPSK" w:hAnsi="TH SarabunPSK" w:cs="TH SarabunPSK" w:hint="cs"/>
        </w:rPr>
        <w:t xml:space="preserve">28, </w:t>
      </w:r>
      <w:r w:rsidRPr="00B60D70">
        <w:rPr>
          <w:rFonts w:ascii="TH SarabunPSK" w:hAnsi="TH SarabunPSK" w:cs="TH SarabunPSK" w:hint="cs"/>
          <w:cs/>
          <w:lang w:val="th-TH"/>
        </w:rPr>
        <w:t xml:space="preserve">วันที่ </w:t>
      </w:r>
      <w:r w:rsidRPr="00B60D70">
        <w:rPr>
          <w:rFonts w:ascii="TH SarabunPSK" w:hAnsi="TH SarabunPSK" w:cs="TH SarabunPSK" w:hint="cs"/>
        </w:rPr>
        <w:t>24-26</w:t>
      </w:r>
      <w:r w:rsidRPr="00B60D70">
        <w:rPr>
          <w:rFonts w:ascii="TH SarabunPSK" w:hAnsi="TH SarabunPSK" w:cs="TH SarabunPSK" w:hint="cs"/>
          <w:cs/>
        </w:rPr>
        <w:t xml:space="preserve"> </w:t>
      </w:r>
      <w:r w:rsidRPr="00B60D70">
        <w:rPr>
          <w:rFonts w:ascii="TH SarabunPSK" w:hAnsi="TH SarabunPSK" w:cs="TH SarabunPSK" w:hint="cs"/>
          <w:cs/>
          <w:lang w:val="th-TH"/>
        </w:rPr>
        <w:t xml:space="preserve">พฤษภาคม </w:t>
      </w:r>
      <w:r w:rsidRPr="00B60D70">
        <w:rPr>
          <w:rFonts w:ascii="TH SarabunPSK" w:hAnsi="TH SarabunPSK" w:cs="TH SarabunPSK" w:hint="cs"/>
        </w:rPr>
        <w:t>2566</w:t>
      </w:r>
      <w:r w:rsidRPr="00B60D70">
        <w:rPr>
          <w:rFonts w:ascii="TH SarabunPSK" w:hAnsi="TH SarabunPSK" w:cs="TH SarabunPSK" w:hint="cs"/>
          <w:cs/>
        </w:rPr>
        <w:t xml:space="preserve"> </w:t>
      </w:r>
      <w:r w:rsidRPr="00B60D70">
        <w:rPr>
          <w:rFonts w:ascii="TH SarabunPSK" w:hAnsi="TH SarabunPSK" w:cs="TH SarabunPSK" w:hint="cs"/>
          <w:cs/>
          <w:lang w:val="th-TH"/>
        </w:rPr>
        <w:t>จ</w:t>
      </w:r>
      <w:r w:rsidRPr="00B60D70">
        <w:rPr>
          <w:rFonts w:ascii="TH SarabunPSK" w:hAnsi="TH SarabunPSK" w:cs="TH SarabunPSK" w:hint="cs"/>
          <w:cs/>
        </w:rPr>
        <w:t>.</w:t>
      </w:r>
      <w:r w:rsidRPr="00B60D70">
        <w:rPr>
          <w:rFonts w:ascii="TH SarabunPSK" w:hAnsi="TH SarabunPSK" w:cs="TH SarabunPSK" w:hint="cs"/>
          <w:cs/>
          <w:lang w:val="th-TH"/>
        </w:rPr>
        <w:t>ภูเก็ต</w:t>
      </w:r>
      <w:r w:rsidRPr="00B60D70">
        <w:rPr>
          <w:rFonts w:ascii="TH SarabunPSK" w:hAnsi="TH SarabunPSK" w:cs="TH SarabunPSK" w:hint="cs"/>
        </w:rPr>
        <w:t xml:space="preserve">, </w:t>
      </w:r>
      <w:r w:rsidRPr="00B60D70">
        <w:rPr>
          <w:rFonts w:ascii="TH SarabunPSK" w:hAnsi="TH SarabunPSK" w:cs="TH SarabunPSK" w:hint="cs"/>
          <w:cs/>
          <w:lang w:val="th-TH"/>
        </w:rPr>
        <w:t xml:space="preserve">หน้า </w:t>
      </w:r>
      <w:r w:rsidRPr="00B60D70">
        <w:rPr>
          <w:rFonts w:ascii="TH SarabunPSK" w:hAnsi="TH SarabunPSK" w:cs="TH SarabunPSK" w:hint="cs"/>
        </w:rPr>
        <w:t>MAT21-1 – MAT21-6</w:t>
      </w:r>
      <w:r w:rsidR="006F60B7" w:rsidRPr="00B60D70">
        <w:rPr>
          <w:rFonts w:ascii="TH SarabunPSK" w:hAnsi="TH SarabunPSK" w:cs="TH SarabunPSK" w:hint="cs"/>
          <w:cs/>
        </w:rPr>
        <w:t>.</w:t>
      </w:r>
      <w:r w:rsidR="00C43BCC" w:rsidRPr="00B60D70">
        <w:rPr>
          <w:rFonts w:ascii="TH SarabunPSK" w:hAnsi="TH SarabunPSK" w:cs="TH SarabunPSK" w:hint="cs"/>
          <w:cs/>
        </w:rPr>
        <w:t xml:space="preserve"> </w:t>
      </w:r>
      <w:r w:rsidR="00D42945" w:rsidRPr="00B60D70">
        <w:rPr>
          <w:rFonts w:ascii="TH SarabunPSK" w:hAnsi="TH SarabunPSK" w:cs="TH SarabunPSK" w:hint="cs"/>
          <w:cs/>
          <w:lang w:val="th-TH"/>
        </w:rPr>
        <w:t xml:space="preserve">จัดโดย </w:t>
      </w:r>
      <w:r w:rsidR="00190A29" w:rsidRPr="00B60D70">
        <w:rPr>
          <w:rFonts w:ascii="TH SarabunPSK" w:hAnsi="TH SarabunPSK" w:cs="TH SarabunPSK" w:hint="cs"/>
          <w:cs/>
          <w:lang w:val="th-TH"/>
        </w:rPr>
        <w:t xml:space="preserve">วิศวกรรมสถานแห่งประเทศไทย ในพระบรมราชูปถัมภ์ </w:t>
      </w:r>
      <w:r w:rsidR="00190A29" w:rsidRPr="00B60D70">
        <w:rPr>
          <w:rFonts w:ascii="TH SarabunPSK" w:hAnsi="TH SarabunPSK" w:cs="TH SarabunPSK" w:hint="cs"/>
          <w:lang w:val="th-TH"/>
        </w:rPr>
        <w:t>(</w:t>
      </w:r>
      <w:proofErr w:type="spellStart"/>
      <w:r w:rsidR="00190A29" w:rsidRPr="00B60D70">
        <w:rPr>
          <w:rFonts w:ascii="TH SarabunPSK" w:hAnsi="TH SarabunPSK" w:cs="TH SarabunPSK" w:hint="cs"/>
          <w:cs/>
          <w:lang w:val="th-TH"/>
        </w:rPr>
        <w:t>วสท</w:t>
      </w:r>
      <w:proofErr w:type="spellEnd"/>
      <w:r w:rsidR="00190A29" w:rsidRPr="00B60D70">
        <w:rPr>
          <w:rFonts w:ascii="TH SarabunPSK" w:hAnsi="TH SarabunPSK" w:cs="TH SarabunPSK" w:hint="cs"/>
          <w:lang w:val="th-TH"/>
        </w:rPr>
        <w:t xml:space="preserve">.) </w:t>
      </w:r>
      <w:r w:rsidR="00190A29" w:rsidRPr="00B60D70">
        <w:rPr>
          <w:rFonts w:ascii="TH SarabunPSK" w:hAnsi="TH SarabunPSK" w:cs="TH SarabunPSK" w:hint="cs"/>
          <w:cs/>
          <w:lang w:val="th-TH"/>
        </w:rPr>
        <w:t xml:space="preserve">ร่วมกับ </w:t>
      </w:r>
      <w:r w:rsidR="00190A29" w:rsidRPr="00B60D70">
        <w:rPr>
          <w:rFonts w:ascii="TH SarabunPSK" w:hAnsi="TH SarabunPSK" w:cs="TH SarabunPSK" w:hint="cs"/>
          <w:cs/>
          <w:lang w:val="th-TH"/>
        </w:rPr>
        <w:lastRenderedPageBreak/>
        <w:t>สาขาวิชาวิศวกรรมโยธาและสิ่งแวดล้อม คณะวิศวกรรมศาสตร์ มหาวิทยาลัยสงขลานครินทร์</w:t>
      </w:r>
      <w:r w:rsidR="00C43BCC" w:rsidRPr="00B60D70">
        <w:rPr>
          <w:rFonts w:ascii="TH SarabunPSK" w:eastAsia="MS Mincho" w:hAnsi="TH SarabunPSK" w:cs="TH SarabunPSK" w:hint="cs"/>
          <w:cs/>
          <w:lang w:val="th-TH" w:eastAsia="ja-JP"/>
        </w:rPr>
        <w:tab/>
      </w:r>
    </w:p>
    <w:p w14:paraId="004A3034" w14:textId="77777777" w:rsidR="00D71DDC" w:rsidRPr="00B60D70" w:rsidRDefault="00D71DDC" w:rsidP="00097431">
      <w:pPr>
        <w:rPr>
          <w:rFonts w:ascii="TH SarabunPSK" w:hAnsi="TH SarabunPSK" w:cs="TH SarabunPSK"/>
          <w:b/>
          <w:bCs/>
          <w:lang w:val="th-TH"/>
        </w:rPr>
      </w:pPr>
      <w:r w:rsidRPr="00B60D70">
        <w:rPr>
          <w:rFonts w:ascii="TH SarabunPSK" w:hAnsi="TH SarabunPSK" w:cs="TH SarabunPSK" w:hint="cs"/>
          <w:b/>
          <w:bCs/>
          <w:cs/>
        </w:rPr>
        <w:t>3</w:t>
      </w:r>
      <w:r w:rsidR="00132EA9" w:rsidRPr="00B60D70">
        <w:rPr>
          <w:rFonts w:ascii="TH SarabunPSK" w:hAnsi="TH SarabunPSK" w:cs="TH SarabunPSK" w:hint="cs"/>
          <w:b/>
          <w:bCs/>
        </w:rPr>
        <w:t xml:space="preserve">. </w:t>
      </w:r>
      <w:r w:rsidR="00132EA9" w:rsidRPr="00B60D70">
        <w:rPr>
          <w:rFonts w:ascii="TH SarabunPSK" w:hAnsi="TH SarabunPSK" w:cs="TH SarabunPSK" w:hint="cs"/>
          <w:b/>
          <w:bCs/>
          <w:cs/>
          <w:lang w:val="th-TH"/>
        </w:rPr>
        <w:t>ภาระงาน</w:t>
      </w:r>
    </w:p>
    <w:p w14:paraId="2B64DD4D" w14:textId="2E35F117" w:rsidR="009E6917" w:rsidRPr="00B60D70" w:rsidRDefault="00D71DDC" w:rsidP="00097431">
      <w:pPr>
        <w:rPr>
          <w:rFonts w:ascii="TH SarabunPSK" w:hAnsi="TH SarabunPSK" w:cs="TH SarabunPSK"/>
          <w:b/>
          <w:bCs/>
        </w:rPr>
      </w:pPr>
      <w:r w:rsidRPr="00B60D70">
        <w:rPr>
          <w:rFonts w:ascii="TH SarabunPSK" w:hAnsi="TH SarabunPSK" w:cs="TH SarabunPSK" w:hint="cs"/>
          <w:b/>
          <w:bCs/>
          <w:cs/>
          <w:lang w:val="th-TH"/>
        </w:rPr>
        <w:t>3.1 ภาระงาน</w:t>
      </w:r>
      <w:r w:rsidR="00132EA9" w:rsidRPr="00B60D70">
        <w:rPr>
          <w:rFonts w:ascii="TH SarabunPSK" w:hAnsi="TH SarabunPSK" w:cs="TH SarabunPSK" w:hint="cs"/>
          <w:b/>
          <w:bCs/>
          <w:cs/>
          <w:lang w:val="th-TH"/>
        </w:rPr>
        <w:t>ในปัจจุบัน</w:t>
      </w:r>
    </w:p>
    <w:tbl>
      <w:tblPr>
        <w:tblStyle w:val="af6"/>
        <w:tblW w:w="5000" w:type="pct"/>
        <w:tblLook w:val="04A0" w:firstRow="1" w:lastRow="0" w:firstColumn="1" w:lastColumn="0" w:noHBand="0" w:noVBand="1"/>
      </w:tblPr>
      <w:tblGrid>
        <w:gridCol w:w="1482"/>
        <w:gridCol w:w="3502"/>
        <w:gridCol w:w="1273"/>
        <w:gridCol w:w="2759"/>
      </w:tblGrid>
      <w:tr w:rsidR="00B60D70" w:rsidRPr="00B60D70" w14:paraId="27ED92AC" w14:textId="77777777" w:rsidTr="00132EA9">
        <w:trPr>
          <w:tblHeader/>
        </w:trPr>
        <w:tc>
          <w:tcPr>
            <w:tcW w:w="822" w:type="pct"/>
            <w:shd w:val="clear" w:color="auto" w:fill="F2F2F2" w:themeFill="background1" w:themeFillShade="F2"/>
          </w:tcPr>
          <w:p w14:paraId="578AA937" w14:textId="77777777" w:rsidR="009E6917" w:rsidRPr="00B60D70" w:rsidRDefault="00D756E0" w:rsidP="00592146">
            <w:pPr>
              <w:rPr>
                <w:rFonts w:ascii="TH SarabunPSK" w:hAnsi="TH SarabunPSK" w:cs="TH SarabunPSK"/>
                <w:b/>
                <w:bCs/>
                <w:sz w:val="28"/>
                <w:szCs w:val="28"/>
                <w:cs/>
              </w:rPr>
            </w:pPr>
            <w:r w:rsidRPr="00B60D70">
              <w:rPr>
                <w:rFonts w:ascii="TH SarabunPSK" w:hAnsi="TH SarabunPSK" w:cs="TH SarabunPSK" w:hint="cs"/>
                <w:b/>
                <w:bCs/>
                <w:sz w:val="28"/>
                <w:szCs w:val="28"/>
                <w:cs/>
                <w:lang w:val="th-TH"/>
              </w:rPr>
              <w:t>รหัสวิชา</w:t>
            </w:r>
          </w:p>
        </w:tc>
        <w:tc>
          <w:tcPr>
            <w:tcW w:w="1942" w:type="pct"/>
            <w:shd w:val="clear" w:color="auto" w:fill="F2F2F2" w:themeFill="background1" w:themeFillShade="F2"/>
          </w:tcPr>
          <w:p w14:paraId="7D8A7F70" w14:textId="77777777" w:rsidR="009E6917" w:rsidRPr="00B60D70" w:rsidRDefault="00D756E0" w:rsidP="00592146">
            <w:pPr>
              <w:rPr>
                <w:rFonts w:ascii="TH SarabunPSK" w:hAnsi="TH SarabunPSK" w:cs="TH SarabunPSK"/>
                <w:b/>
                <w:bCs/>
                <w:sz w:val="28"/>
                <w:szCs w:val="28"/>
              </w:rPr>
            </w:pPr>
            <w:r w:rsidRPr="00B60D70">
              <w:rPr>
                <w:rFonts w:ascii="TH SarabunPSK" w:hAnsi="TH SarabunPSK" w:cs="TH SarabunPSK" w:hint="cs"/>
                <w:b/>
                <w:bCs/>
                <w:sz w:val="28"/>
                <w:szCs w:val="28"/>
                <w:cs/>
                <w:lang w:val="th-TH"/>
              </w:rPr>
              <w:t>ชื่อวิชา</w:t>
            </w:r>
          </w:p>
        </w:tc>
        <w:tc>
          <w:tcPr>
            <w:tcW w:w="706" w:type="pct"/>
            <w:shd w:val="clear" w:color="auto" w:fill="F2F2F2" w:themeFill="background1" w:themeFillShade="F2"/>
          </w:tcPr>
          <w:p w14:paraId="4547F16F" w14:textId="77777777" w:rsidR="009E6917" w:rsidRPr="00B60D70" w:rsidRDefault="00D756E0" w:rsidP="00132EA9">
            <w:pPr>
              <w:jc w:val="center"/>
              <w:rPr>
                <w:rFonts w:ascii="TH SarabunPSK" w:hAnsi="TH SarabunPSK" w:cs="TH SarabunPSK"/>
                <w:b/>
                <w:bCs/>
                <w:sz w:val="28"/>
                <w:szCs w:val="28"/>
              </w:rPr>
            </w:pPr>
            <w:r w:rsidRPr="00B60D70">
              <w:rPr>
                <w:rFonts w:ascii="TH SarabunPSK" w:hAnsi="TH SarabunPSK" w:cs="TH SarabunPSK" w:hint="cs"/>
                <w:b/>
                <w:bCs/>
                <w:sz w:val="28"/>
                <w:szCs w:val="28"/>
                <w:cs/>
                <w:lang w:val="th-TH"/>
              </w:rPr>
              <w:t>หน่วยกิต</w:t>
            </w:r>
          </w:p>
        </w:tc>
        <w:tc>
          <w:tcPr>
            <w:tcW w:w="1530" w:type="pct"/>
            <w:shd w:val="clear" w:color="auto" w:fill="F2F2F2" w:themeFill="background1" w:themeFillShade="F2"/>
          </w:tcPr>
          <w:p w14:paraId="74061200" w14:textId="5EA025A3" w:rsidR="009E6917" w:rsidRPr="00B60D70" w:rsidRDefault="00D756E0" w:rsidP="00132EA9">
            <w:pPr>
              <w:jc w:val="center"/>
              <w:rPr>
                <w:rFonts w:ascii="TH SarabunPSK" w:hAnsi="TH SarabunPSK" w:cs="TH SarabunPSK"/>
                <w:b/>
                <w:bCs/>
                <w:sz w:val="28"/>
                <w:szCs w:val="28"/>
              </w:rPr>
            </w:pPr>
            <w:r w:rsidRPr="00B60D70">
              <w:rPr>
                <w:rFonts w:ascii="TH SarabunPSK" w:hAnsi="TH SarabunPSK" w:cs="TH SarabunPSK" w:hint="cs"/>
                <w:b/>
                <w:bCs/>
                <w:sz w:val="28"/>
                <w:szCs w:val="28"/>
                <w:cs/>
                <w:lang w:val="th-TH"/>
              </w:rPr>
              <w:t>ชั่วโมงภาระงาน</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ปีการศึกษา</w:t>
            </w:r>
          </w:p>
        </w:tc>
      </w:tr>
      <w:tr w:rsidR="00B60D70" w:rsidRPr="00B60D70" w14:paraId="237C98DB" w14:textId="77777777">
        <w:tc>
          <w:tcPr>
            <w:tcW w:w="822" w:type="pct"/>
          </w:tcPr>
          <w:p w14:paraId="60208FF2" w14:textId="6F5AD0BC"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cs/>
              </w:rPr>
              <w:t>223</w:t>
            </w:r>
          </w:p>
        </w:tc>
        <w:tc>
          <w:tcPr>
            <w:tcW w:w="1942" w:type="pct"/>
          </w:tcPr>
          <w:p w14:paraId="7F54F586" w14:textId="27114AA2"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Mechanics of Materials</w:t>
            </w:r>
          </w:p>
        </w:tc>
        <w:tc>
          <w:tcPr>
            <w:tcW w:w="706" w:type="pct"/>
          </w:tcPr>
          <w:p w14:paraId="795C1FD8" w14:textId="77777777" w:rsidR="009E6917" w:rsidRPr="00B60D70" w:rsidRDefault="00D756E0" w:rsidP="00132EA9">
            <w:pPr>
              <w:jc w:val="center"/>
              <w:rPr>
                <w:rFonts w:ascii="TH SarabunPSK" w:hAnsi="TH SarabunPSK" w:cs="TH SarabunPSK"/>
                <w:sz w:val="28"/>
                <w:szCs w:val="28"/>
                <w:lang w:eastAsia="ja-JP"/>
              </w:rPr>
            </w:pPr>
            <w:r w:rsidRPr="00B60D70">
              <w:rPr>
                <w:rFonts w:ascii="TH SarabunPSK" w:hAnsi="TH SarabunPSK" w:cs="TH SarabunPSK" w:hint="cs"/>
                <w:sz w:val="28"/>
                <w:szCs w:val="28"/>
                <w:cs/>
                <w:lang w:eastAsia="ja-JP"/>
              </w:rPr>
              <w:t>3 (3-0-6)</w:t>
            </w:r>
          </w:p>
        </w:tc>
        <w:tc>
          <w:tcPr>
            <w:tcW w:w="1530" w:type="pct"/>
          </w:tcPr>
          <w:p w14:paraId="5E3E9F92" w14:textId="5CF0B46E" w:rsidR="009E6917" w:rsidRPr="00B60D70" w:rsidRDefault="00D756E0" w:rsidP="00132EA9">
            <w:pPr>
              <w:jc w:val="center"/>
              <w:rPr>
                <w:rFonts w:ascii="TH SarabunPSK" w:hAnsi="TH SarabunPSK" w:cs="TH SarabunPSK"/>
                <w:sz w:val="28"/>
                <w:szCs w:val="28"/>
                <w:cs/>
              </w:rPr>
            </w:pPr>
            <w:r w:rsidRPr="00B60D70">
              <w:rPr>
                <w:rFonts w:ascii="TH SarabunPSK" w:hAnsi="TH SarabunPSK" w:cs="TH SarabunPSK" w:hint="cs"/>
                <w:sz w:val="28"/>
                <w:szCs w:val="28"/>
              </w:rPr>
              <w:t>45</w:t>
            </w:r>
          </w:p>
        </w:tc>
      </w:tr>
      <w:tr w:rsidR="00B60D70" w:rsidRPr="00B60D70" w14:paraId="01E814EC" w14:textId="77777777">
        <w:tc>
          <w:tcPr>
            <w:tcW w:w="822" w:type="pct"/>
          </w:tcPr>
          <w:p w14:paraId="7E00C3D9" w14:textId="3AB1C357"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cs/>
              </w:rPr>
              <w:t>471</w:t>
            </w:r>
          </w:p>
        </w:tc>
        <w:tc>
          <w:tcPr>
            <w:tcW w:w="1942" w:type="pct"/>
          </w:tcPr>
          <w:p w14:paraId="7E66682B"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cs/>
                <w:lang w:val="th-TH"/>
              </w:rPr>
              <w:t xml:space="preserve">โครงงานศึกษาทางครุศาสตร์โยธา </w:t>
            </w:r>
          </w:p>
          <w:p w14:paraId="39B74211" w14:textId="1CF5BBE0"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Civil Technology Education Project Proposal</w:t>
            </w:r>
          </w:p>
        </w:tc>
        <w:tc>
          <w:tcPr>
            <w:tcW w:w="706" w:type="pct"/>
          </w:tcPr>
          <w:p w14:paraId="466E572C" w14:textId="77777777" w:rsidR="009E6917" w:rsidRPr="00B60D70" w:rsidRDefault="00D756E0" w:rsidP="00132EA9">
            <w:pPr>
              <w:jc w:val="center"/>
              <w:rPr>
                <w:rFonts w:ascii="TH SarabunPSK" w:hAnsi="TH SarabunPSK" w:cs="TH SarabunPSK"/>
                <w:sz w:val="28"/>
                <w:szCs w:val="28"/>
              </w:rPr>
            </w:pPr>
            <w:r w:rsidRPr="00B60D70">
              <w:rPr>
                <w:rFonts w:ascii="TH SarabunPSK" w:hAnsi="TH SarabunPSK" w:cs="TH SarabunPSK" w:hint="cs"/>
                <w:sz w:val="28"/>
                <w:szCs w:val="28"/>
                <w:cs/>
              </w:rPr>
              <w:t>1 (0-2-2)</w:t>
            </w:r>
          </w:p>
        </w:tc>
        <w:tc>
          <w:tcPr>
            <w:tcW w:w="1530" w:type="pct"/>
          </w:tcPr>
          <w:p w14:paraId="12131A63" w14:textId="03FB77CD" w:rsidR="009E6917" w:rsidRPr="00B60D70" w:rsidRDefault="00D756E0" w:rsidP="00132EA9">
            <w:pPr>
              <w:jc w:val="center"/>
              <w:rPr>
                <w:rFonts w:ascii="TH SarabunPSK" w:hAnsi="TH SarabunPSK" w:cs="TH SarabunPSK"/>
                <w:sz w:val="28"/>
                <w:szCs w:val="28"/>
                <w:cs/>
              </w:rPr>
            </w:pPr>
            <w:r w:rsidRPr="00B60D70">
              <w:rPr>
                <w:rFonts w:ascii="TH SarabunPSK" w:hAnsi="TH SarabunPSK" w:cs="TH SarabunPSK" w:hint="cs"/>
                <w:sz w:val="28"/>
                <w:szCs w:val="28"/>
              </w:rPr>
              <w:t>30</w:t>
            </w:r>
          </w:p>
        </w:tc>
      </w:tr>
      <w:tr w:rsidR="00B60D70" w:rsidRPr="00B60D70" w14:paraId="718EC90B" w14:textId="77777777">
        <w:tc>
          <w:tcPr>
            <w:tcW w:w="822" w:type="pct"/>
          </w:tcPr>
          <w:p w14:paraId="3F7743C1" w14:textId="1A5BDD9D"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cs/>
              </w:rPr>
              <w:t>472</w:t>
            </w:r>
          </w:p>
        </w:tc>
        <w:tc>
          <w:tcPr>
            <w:tcW w:w="1942" w:type="pct"/>
          </w:tcPr>
          <w:p w14:paraId="07A308C1" w14:textId="0AA20F5D"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Civil Technology Education Research Project</w:t>
            </w:r>
          </w:p>
        </w:tc>
        <w:tc>
          <w:tcPr>
            <w:tcW w:w="706" w:type="pct"/>
          </w:tcPr>
          <w:p w14:paraId="14938EB6" w14:textId="77777777" w:rsidR="009E6917" w:rsidRPr="00B60D70" w:rsidRDefault="00D756E0" w:rsidP="00132EA9">
            <w:pPr>
              <w:jc w:val="center"/>
              <w:rPr>
                <w:rFonts w:ascii="TH SarabunPSK" w:hAnsi="TH SarabunPSK" w:cs="TH SarabunPSK"/>
                <w:sz w:val="28"/>
                <w:szCs w:val="28"/>
              </w:rPr>
            </w:pPr>
            <w:r w:rsidRPr="00B60D70">
              <w:rPr>
                <w:rFonts w:ascii="TH SarabunPSK" w:hAnsi="TH SarabunPSK" w:cs="TH SarabunPSK" w:hint="cs"/>
                <w:sz w:val="28"/>
                <w:szCs w:val="28"/>
              </w:rPr>
              <w:t>3 (0-6-6)</w:t>
            </w:r>
          </w:p>
        </w:tc>
        <w:tc>
          <w:tcPr>
            <w:tcW w:w="1530" w:type="pct"/>
          </w:tcPr>
          <w:p w14:paraId="7BD6913D" w14:textId="7E8E2AE9" w:rsidR="009E6917" w:rsidRPr="00B60D70" w:rsidRDefault="00D756E0" w:rsidP="00132EA9">
            <w:pPr>
              <w:jc w:val="center"/>
              <w:rPr>
                <w:rFonts w:ascii="TH SarabunPSK" w:hAnsi="TH SarabunPSK" w:cs="TH SarabunPSK"/>
                <w:sz w:val="28"/>
                <w:szCs w:val="28"/>
                <w:cs/>
              </w:rPr>
            </w:pPr>
            <w:r w:rsidRPr="00B60D70">
              <w:rPr>
                <w:rFonts w:ascii="TH SarabunPSK" w:hAnsi="TH SarabunPSK" w:cs="TH SarabunPSK" w:hint="cs"/>
                <w:sz w:val="28"/>
                <w:szCs w:val="28"/>
              </w:rPr>
              <w:t>30</w:t>
            </w:r>
          </w:p>
        </w:tc>
      </w:tr>
      <w:tr w:rsidR="00B60D70" w:rsidRPr="00B60D70" w14:paraId="56D3908D" w14:textId="77777777">
        <w:tc>
          <w:tcPr>
            <w:tcW w:w="822" w:type="pct"/>
          </w:tcPr>
          <w:p w14:paraId="0DC39CD1" w14:textId="437BF8BB"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cs/>
              </w:rPr>
              <w:t>462</w:t>
            </w:r>
          </w:p>
        </w:tc>
        <w:tc>
          <w:tcPr>
            <w:tcW w:w="1942" w:type="pct"/>
          </w:tcPr>
          <w:p w14:paraId="1F1B13C8" w14:textId="196EC12F"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Construction Laws and Contracts</w:t>
            </w:r>
          </w:p>
        </w:tc>
        <w:tc>
          <w:tcPr>
            <w:tcW w:w="706" w:type="pct"/>
          </w:tcPr>
          <w:p w14:paraId="6CD2AE8E" w14:textId="77777777" w:rsidR="009E6917" w:rsidRPr="00B60D70" w:rsidRDefault="00D756E0" w:rsidP="00132EA9">
            <w:pPr>
              <w:jc w:val="center"/>
              <w:rPr>
                <w:rFonts w:ascii="TH SarabunPSK" w:hAnsi="TH SarabunPSK" w:cs="TH SarabunPSK"/>
                <w:sz w:val="28"/>
                <w:szCs w:val="28"/>
              </w:rPr>
            </w:pPr>
            <w:r w:rsidRPr="00B60D70">
              <w:rPr>
                <w:rFonts w:ascii="TH SarabunPSK" w:hAnsi="TH SarabunPSK" w:cs="TH SarabunPSK" w:hint="cs"/>
                <w:sz w:val="28"/>
                <w:szCs w:val="28"/>
                <w:cs/>
              </w:rPr>
              <w:t>3 (3-0-6)</w:t>
            </w:r>
          </w:p>
        </w:tc>
        <w:tc>
          <w:tcPr>
            <w:tcW w:w="1530" w:type="pct"/>
          </w:tcPr>
          <w:p w14:paraId="697F61B0" w14:textId="160FE1A2" w:rsidR="009E6917" w:rsidRPr="00B60D70" w:rsidRDefault="00132EA9" w:rsidP="00132EA9">
            <w:pPr>
              <w:jc w:val="center"/>
              <w:rPr>
                <w:rFonts w:ascii="TH SarabunPSK" w:hAnsi="TH SarabunPSK" w:cs="TH SarabunPSK"/>
                <w:sz w:val="28"/>
                <w:szCs w:val="28"/>
              </w:rPr>
            </w:pPr>
            <w:r w:rsidRPr="00B60D70">
              <w:rPr>
                <w:rFonts w:ascii="TH SarabunPSK" w:hAnsi="TH SarabunPSK" w:cs="TH SarabunPSK" w:hint="cs"/>
                <w:sz w:val="28"/>
                <w:szCs w:val="28"/>
              </w:rPr>
              <w:t>45</w:t>
            </w:r>
          </w:p>
        </w:tc>
      </w:tr>
      <w:tr w:rsidR="00B60D70" w:rsidRPr="00B60D70" w14:paraId="244086D0" w14:textId="77777777">
        <w:tc>
          <w:tcPr>
            <w:tcW w:w="822" w:type="pct"/>
          </w:tcPr>
          <w:p w14:paraId="0D5D557B" w14:textId="13A822D2"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cs/>
              </w:rPr>
              <w:t>429</w:t>
            </w:r>
          </w:p>
        </w:tc>
        <w:tc>
          <w:tcPr>
            <w:tcW w:w="1942" w:type="pct"/>
          </w:tcPr>
          <w:p w14:paraId="65AACB3D" w14:textId="1D0B29D8"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Design and Construction of Precast Concrete Members</w:t>
            </w:r>
          </w:p>
        </w:tc>
        <w:tc>
          <w:tcPr>
            <w:tcW w:w="706" w:type="pct"/>
          </w:tcPr>
          <w:p w14:paraId="6443BF18" w14:textId="77777777" w:rsidR="009E6917" w:rsidRPr="00B60D70" w:rsidRDefault="00D756E0" w:rsidP="00132EA9">
            <w:pPr>
              <w:jc w:val="center"/>
              <w:rPr>
                <w:rFonts w:ascii="TH SarabunPSK" w:hAnsi="TH SarabunPSK" w:cs="TH SarabunPSK"/>
                <w:sz w:val="28"/>
                <w:szCs w:val="28"/>
              </w:rPr>
            </w:pPr>
            <w:r w:rsidRPr="00B60D70">
              <w:rPr>
                <w:rFonts w:ascii="TH SarabunPSK" w:hAnsi="TH SarabunPSK" w:cs="TH SarabunPSK" w:hint="cs"/>
                <w:sz w:val="28"/>
                <w:szCs w:val="28"/>
                <w:cs/>
              </w:rPr>
              <w:t>3 (2-2-6)</w:t>
            </w:r>
          </w:p>
        </w:tc>
        <w:tc>
          <w:tcPr>
            <w:tcW w:w="1530" w:type="pct"/>
          </w:tcPr>
          <w:p w14:paraId="1606F70E" w14:textId="0D1BF9E1" w:rsidR="009E6917" w:rsidRPr="00B60D70" w:rsidRDefault="00132EA9" w:rsidP="00132EA9">
            <w:pPr>
              <w:jc w:val="center"/>
              <w:rPr>
                <w:rFonts w:ascii="TH SarabunPSK" w:hAnsi="TH SarabunPSK" w:cs="TH SarabunPSK"/>
                <w:sz w:val="28"/>
                <w:szCs w:val="28"/>
              </w:rPr>
            </w:pPr>
            <w:r w:rsidRPr="00B60D70">
              <w:rPr>
                <w:rFonts w:ascii="TH SarabunPSK" w:hAnsi="TH SarabunPSK" w:cs="TH SarabunPSK" w:hint="cs"/>
                <w:sz w:val="28"/>
                <w:szCs w:val="28"/>
              </w:rPr>
              <w:t>45</w:t>
            </w:r>
          </w:p>
        </w:tc>
      </w:tr>
      <w:tr w:rsidR="00B60D70" w:rsidRPr="00B60D70" w14:paraId="0345C3C4" w14:textId="77777777">
        <w:tc>
          <w:tcPr>
            <w:tcW w:w="822" w:type="pct"/>
          </w:tcPr>
          <w:p w14:paraId="5A80B247" w14:textId="796F0272"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cs/>
              </w:rPr>
              <w:t>224</w:t>
            </w:r>
          </w:p>
        </w:tc>
        <w:tc>
          <w:tcPr>
            <w:tcW w:w="1942" w:type="pct"/>
          </w:tcPr>
          <w:p w14:paraId="500D3F62" w14:textId="4D29F311"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Materials Testing Laboratory</w:t>
            </w:r>
          </w:p>
        </w:tc>
        <w:tc>
          <w:tcPr>
            <w:tcW w:w="706" w:type="pct"/>
          </w:tcPr>
          <w:p w14:paraId="27458192" w14:textId="77777777" w:rsidR="009E6917" w:rsidRPr="00B60D70" w:rsidRDefault="00D756E0" w:rsidP="00132EA9">
            <w:pPr>
              <w:jc w:val="center"/>
              <w:rPr>
                <w:rFonts w:ascii="TH SarabunPSK" w:hAnsi="TH SarabunPSK" w:cs="TH SarabunPSK"/>
                <w:sz w:val="28"/>
                <w:szCs w:val="28"/>
              </w:rPr>
            </w:pPr>
            <w:r w:rsidRPr="00B60D70">
              <w:rPr>
                <w:rFonts w:ascii="TH SarabunPSK" w:hAnsi="TH SarabunPSK" w:cs="TH SarabunPSK" w:hint="cs"/>
                <w:sz w:val="28"/>
                <w:szCs w:val="28"/>
                <w:cs/>
              </w:rPr>
              <w:t>1 (0-3-6)</w:t>
            </w:r>
          </w:p>
        </w:tc>
        <w:tc>
          <w:tcPr>
            <w:tcW w:w="1530" w:type="pct"/>
          </w:tcPr>
          <w:p w14:paraId="30889841" w14:textId="6E4D6B74" w:rsidR="009E6917" w:rsidRPr="00B60D70" w:rsidRDefault="00132EA9" w:rsidP="00132EA9">
            <w:pPr>
              <w:jc w:val="center"/>
              <w:rPr>
                <w:rFonts w:ascii="TH SarabunPSK" w:hAnsi="TH SarabunPSK" w:cs="TH SarabunPSK"/>
                <w:sz w:val="28"/>
                <w:szCs w:val="28"/>
                <w:cs/>
              </w:rPr>
            </w:pPr>
            <w:r w:rsidRPr="00B60D70">
              <w:rPr>
                <w:rFonts w:ascii="TH SarabunPSK" w:hAnsi="TH SarabunPSK" w:cs="TH SarabunPSK" w:hint="cs"/>
                <w:sz w:val="28"/>
                <w:szCs w:val="28"/>
              </w:rPr>
              <w:t>30</w:t>
            </w:r>
          </w:p>
        </w:tc>
      </w:tr>
      <w:tr w:rsidR="009E6917" w:rsidRPr="00B60D70" w14:paraId="6155A0BA" w14:textId="77777777">
        <w:tc>
          <w:tcPr>
            <w:tcW w:w="822" w:type="pct"/>
          </w:tcPr>
          <w:p w14:paraId="2673FAFD" w14:textId="362919B4"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cs/>
              </w:rPr>
              <w:t>213</w:t>
            </w:r>
            <w:r w:rsidR="00D756E0" w:rsidRPr="00B60D70">
              <w:rPr>
                <w:rFonts w:ascii="TH SarabunPSK" w:hAnsi="TH SarabunPSK" w:cs="TH SarabunPSK" w:hint="cs"/>
                <w:sz w:val="28"/>
                <w:szCs w:val="28"/>
                <w:cs/>
              </w:rPr>
              <w:tab/>
            </w:r>
          </w:p>
        </w:tc>
        <w:tc>
          <w:tcPr>
            <w:tcW w:w="1942" w:type="pct"/>
          </w:tcPr>
          <w:p w14:paraId="5AB8203C" w14:textId="17565F24"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Construction Techniques Workshop II</w:t>
            </w:r>
          </w:p>
        </w:tc>
        <w:tc>
          <w:tcPr>
            <w:tcW w:w="706" w:type="pct"/>
          </w:tcPr>
          <w:p w14:paraId="64B99322" w14:textId="77777777" w:rsidR="009E6917" w:rsidRPr="00B60D70" w:rsidRDefault="00D756E0" w:rsidP="00132EA9">
            <w:pPr>
              <w:jc w:val="center"/>
              <w:rPr>
                <w:rFonts w:ascii="TH SarabunPSK" w:hAnsi="TH SarabunPSK" w:cs="TH SarabunPSK"/>
                <w:sz w:val="28"/>
                <w:szCs w:val="28"/>
              </w:rPr>
            </w:pPr>
            <w:r w:rsidRPr="00B60D70">
              <w:rPr>
                <w:rFonts w:ascii="TH SarabunPSK" w:hAnsi="TH SarabunPSK" w:cs="TH SarabunPSK" w:hint="cs"/>
                <w:sz w:val="28"/>
                <w:szCs w:val="28"/>
              </w:rPr>
              <w:t>3 (1-4-6)</w:t>
            </w:r>
          </w:p>
        </w:tc>
        <w:tc>
          <w:tcPr>
            <w:tcW w:w="1530" w:type="pct"/>
          </w:tcPr>
          <w:p w14:paraId="3E4E6A6D" w14:textId="5407D0F3" w:rsidR="009E6917" w:rsidRPr="00B60D70" w:rsidRDefault="00132EA9" w:rsidP="00132EA9">
            <w:pPr>
              <w:jc w:val="center"/>
              <w:rPr>
                <w:rFonts w:ascii="TH SarabunPSK" w:hAnsi="TH SarabunPSK" w:cs="TH SarabunPSK"/>
                <w:sz w:val="28"/>
                <w:szCs w:val="28"/>
              </w:rPr>
            </w:pPr>
            <w:r w:rsidRPr="00B60D70">
              <w:rPr>
                <w:rFonts w:ascii="TH SarabunPSK" w:hAnsi="TH SarabunPSK" w:cs="TH SarabunPSK" w:hint="cs"/>
                <w:sz w:val="28"/>
                <w:szCs w:val="28"/>
              </w:rPr>
              <w:t>45</w:t>
            </w:r>
          </w:p>
        </w:tc>
      </w:tr>
    </w:tbl>
    <w:p w14:paraId="4059C421" w14:textId="77777777" w:rsidR="00066AE9" w:rsidRPr="00B60D70" w:rsidRDefault="00066AE9" w:rsidP="00D71DDC">
      <w:pPr>
        <w:rPr>
          <w:rFonts w:ascii="TH SarabunPSK" w:hAnsi="TH SarabunPSK" w:cs="TH SarabunPSK"/>
          <w:highlight w:val="yellow"/>
        </w:rPr>
      </w:pPr>
    </w:p>
    <w:p w14:paraId="4EC5FD34" w14:textId="77777777" w:rsidR="00066AE9" w:rsidRPr="00B60D70" w:rsidRDefault="00066AE9" w:rsidP="00066AE9">
      <w:pPr>
        <w:spacing w:before="120"/>
        <w:ind w:right="26"/>
        <w:jc w:val="left"/>
        <w:rPr>
          <w:rFonts w:ascii="TH SarabunPSK" w:hAnsi="TH SarabunPSK" w:cs="TH SarabunPSK"/>
          <w:b/>
          <w:bCs/>
        </w:rPr>
      </w:pPr>
      <w:r w:rsidRPr="00B60D70">
        <w:rPr>
          <w:rFonts w:ascii="TH SarabunPSK" w:hAnsi="TH SarabunPSK" w:cs="TH SarabunPSK" w:hint="cs"/>
          <w:b/>
          <w:bCs/>
        </w:rPr>
        <w:t>3.2</w:t>
      </w:r>
      <w:r w:rsidRPr="00B60D70">
        <w:rPr>
          <w:rFonts w:ascii="TH SarabunPSK" w:hAnsi="TH SarabunPSK" w:cs="TH SarabunPSK" w:hint="cs"/>
          <w:b/>
          <w:bCs/>
          <w:cs/>
        </w:rPr>
        <w:t>)</w:t>
      </w:r>
      <w:r w:rsidRPr="00B60D70">
        <w:rPr>
          <w:rFonts w:ascii="TH SarabunPSK" w:hAnsi="TH SarabunPSK" w:cs="TH SarabunPSK" w:hint="cs"/>
          <w:b/>
          <w:bCs/>
        </w:rPr>
        <w:t xml:space="preserve"> </w:t>
      </w:r>
      <w:r w:rsidRPr="00B60D70">
        <w:rPr>
          <w:rFonts w:ascii="TH SarabunPSK" w:hAnsi="TH SarabunPSK" w:cs="TH SarabunPSK" w:hint="cs"/>
          <w:b/>
          <w:bCs/>
          <w:cs/>
          <w:lang w:val="th-TH"/>
        </w:rPr>
        <w:t>ภาระงานในหลักสูตรนี้</w:t>
      </w:r>
    </w:p>
    <w:tbl>
      <w:tblPr>
        <w:tblStyle w:val="af6"/>
        <w:tblW w:w="5000" w:type="pct"/>
        <w:tblLook w:val="04A0" w:firstRow="1" w:lastRow="0" w:firstColumn="1" w:lastColumn="0" w:noHBand="0" w:noVBand="1"/>
      </w:tblPr>
      <w:tblGrid>
        <w:gridCol w:w="1508"/>
        <w:gridCol w:w="3541"/>
        <w:gridCol w:w="1287"/>
        <w:gridCol w:w="2680"/>
      </w:tblGrid>
      <w:tr w:rsidR="00B60D70" w:rsidRPr="00B60D70" w14:paraId="384A5E2B" w14:textId="77777777" w:rsidTr="00932286">
        <w:tc>
          <w:tcPr>
            <w:tcW w:w="836" w:type="pct"/>
            <w:shd w:val="clear" w:color="auto" w:fill="F2F2F2" w:themeFill="background1" w:themeFillShade="F2"/>
          </w:tcPr>
          <w:p w14:paraId="0C2F5E77" w14:textId="77777777" w:rsidR="00CB2F67" w:rsidRPr="00B60D70" w:rsidRDefault="00CB2F67" w:rsidP="00932286">
            <w:pPr>
              <w:ind w:right="26"/>
              <w:rPr>
                <w:rFonts w:ascii="TH SarabunPSK" w:hAnsi="TH SarabunPSK" w:cs="TH SarabunPSK"/>
                <w:b/>
                <w:bCs/>
                <w:sz w:val="28"/>
                <w:szCs w:val="28"/>
                <w:cs/>
              </w:rPr>
            </w:pPr>
            <w:r w:rsidRPr="00B60D70">
              <w:rPr>
                <w:rFonts w:ascii="TH SarabunPSK" w:hAnsi="TH SarabunPSK" w:cs="TH SarabunPSK" w:hint="cs"/>
                <w:b/>
                <w:bCs/>
                <w:sz w:val="28"/>
                <w:szCs w:val="28"/>
                <w:cs/>
                <w:lang w:val="th-TH"/>
              </w:rPr>
              <w:t>รหัสวิชา</w:t>
            </w:r>
          </w:p>
        </w:tc>
        <w:tc>
          <w:tcPr>
            <w:tcW w:w="1964" w:type="pct"/>
            <w:shd w:val="clear" w:color="auto" w:fill="F2F2F2" w:themeFill="background1" w:themeFillShade="F2"/>
          </w:tcPr>
          <w:p w14:paraId="1047B501" w14:textId="77777777" w:rsidR="00CB2F67" w:rsidRPr="00B60D70" w:rsidRDefault="00CB2F67" w:rsidP="00932286">
            <w:pPr>
              <w:ind w:right="26"/>
              <w:rPr>
                <w:rFonts w:ascii="TH SarabunPSK" w:hAnsi="TH SarabunPSK" w:cs="TH SarabunPSK"/>
                <w:b/>
                <w:bCs/>
                <w:sz w:val="28"/>
                <w:szCs w:val="28"/>
              </w:rPr>
            </w:pPr>
            <w:r w:rsidRPr="00B60D70">
              <w:rPr>
                <w:rFonts w:ascii="TH SarabunPSK" w:hAnsi="TH SarabunPSK" w:cs="TH SarabunPSK" w:hint="cs"/>
                <w:b/>
                <w:bCs/>
                <w:sz w:val="28"/>
                <w:szCs w:val="28"/>
                <w:cs/>
                <w:lang w:val="th-TH"/>
              </w:rPr>
              <w:t>ชื่อวิชา</w:t>
            </w:r>
          </w:p>
        </w:tc>
        <w:tc>
          <w:tcPr>
            <w:tcW w:w="714" w:type="pct"/>
            <w:shd w:val="clear" w:color="auto" w:fill="F2F2F2" w:themeFill="background1" w:themeFillShade="F2"/>
          </w:tcPr>
          <w:p w14:paraId="29F79C90" w14:textId="77777777" w:rsidR="00CB2F67" w:rsidRPr="00B60D70" w:rsidRDefault="00CB2F67" w:rsidP="00932286">
            <w:pPr>
              <w:ind w:right="26"/>
              <w:rPr>
                <w:rFonts w:ascii="TH SarabunPSK" w:hAnsi="TH SarabunPSK" w:cs="TH SarabunPSK"/>
                <w:b/>
                <w:bCs/>
                <w:sz w:val="28"/>
                <w:szCs w:val="28"/>
              </w:rPr>
            </w:pPr>
            <w:r w:rsidRPr="00B60D70">
              <w:rPr>
                <w:rFonts w:ascii="TH SarabunPSK" w:hAnsi="TH SarabunPSK" w:cs="TH SarabunPSK" w:hint="cs"/>
                <w:b/>
                <w:bCs/>
                <w:sz w:val="28"/>
                <w:szCs w:val="28"/>
                <w:cs/>
                <w:lang w:val="th-TH"/>
              </w:rPr>
              <w:t>หน่วยกิต</w:t>
            </w:r>
          </w:p>
        </w:tc>
        <w:tc>
          <w:tcPr>
            <w:tcW w:w="1486" w:type="pct"/>
            <w:shd w:val="clear" w:color="auto" w:fill="F2F2F2" w:themeFill="background1" w:themeFillShade="F2"/>
          </w:tcPr>
          <w:p w14:paraId="1B3E18CE" w14:textId="77777777" w:rsidR="00CB2F67" w:rsidRPr="00B60D70" w:rsidRDefault="00CB2F67" w:rsidP="00932286">
            <w:pPr>
              <w:ind w:right="26"/>
              <w:rPr>
                <w:rFonts w:ascii="TH SarabunPSK" w:hAnsi="TH SarabunPSK" w:cs="TH SarabunPSK"/>
                <w:b/>
                <w:bCs/>
                <w:sz w:val="28"/>
                <w:szCs w:val="28"/>
              </w:rPr>
            </w:pPr>
            <w:r w:rsidRPr="00B60D70">
              <w:rPr>
                <w:rFonts w:ascii="TH SarabunPSK" w:hAnsi="TH SarabunPSK" w:cs="TH SarabunPSK" w:hint="cs"/>
                <w:b/>
                <w:bCs/>
                <w:sz w:val="28"/>
                <w:szCs w:val="28"/>
                <w:cs/>
                <w:lang w:val="th-TH"/>
              </w:rPr>
              <w:t>ชั่วโมงสอน</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 xml:space="preserve">ปีการศึกษา </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โดยประมาณ</w:t>
            </w:r>
            <w:r w:rsidRPr="00B60D70">
              <w:rPr>
                <w:rFonts w:ascii="TH SarabunPSK" w:hAnsi="TH SarabunPSK" w:cs="TH SarabunPSK" w:hint="cs"/>
                <w:b/>
                <w:bCs/>
                <w:sz w:val="28"/>
                <w:szCs w:val="28"/>
                <w:cs/>
              </w:rPr>
              <w:t>)</w:t>
            </w:r>
          </w:p>
        </w:tc>
      </w:tr>
      <w:tr w:rsidR="00B60D70" w:rsidRPr="00B60D70" w14:paraId="4B8032FD" w14:textId="77777777" w:rsidTr="00932286">
        <w:tc>
          <w:tcPr>
            <w:tcW w:w="836" w:type="pct"/>
          </w:tcPr>
          <w:p w14:paraId="180B6E77" w14:textId="30879D97"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CTE491</w:t>
            </w:r>
          </w:p>
        </w:tc>
        <w:tc>
          <w:tcPr>
            <w:tcW w:w="1964" w:type="pct"/>
          </w:tcPr>
          <w:p w14:paraId="1653A34E" w14:textId="77777777"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lang w:val="th-TH"/>
              </w:rPr>
              <w:t>โครงงานทางครุศาสตร์โยธา 1</w:t>
            </w:r>
            <w:r w:rsidRPr="00B60D70">
              <w:rPr>
                <w:rFonts w:ascii="TH SarabunPSK" w:hAnsi="TH SarabunPSK" w:cs="TH SarabunPSK" w:hint="cs"/>
                <w:sz w:val="28"/>
                <w:szCs w:val="28"/>
                <w:cs/>
                <w:lang w:val="th-TH"/>
              </w:rPr>
              <w:t xml:space="preserve"> </w:t>
            </w:r>
          </w:p>
          <w:p w14:paraId="639E34E5" w14:textId="781DFB77"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rPr>
              <w:t>(</w:t>
            </w:r>
            <w:r w:rsidRPr="00B60D70">
              <w:rPr>
                <w:rFonts w:ascii="TH SarabunPSK" w:hAnsi="TH SarabunPSK" w:cs="TH SarabunPSK"/>
                <w:sz w:val="28"/>
                <w:szCs w:val="28"/>
              </w:rPr>
              <w:t xml:space="preserve">Civil Technology Education Project </w:t>
            </w:r>
            <w:r w:rsidR="00856F19" w:rsidRPr="00B60D70">
              <w:rPr>
                <w:rFonts w:ascii="TH SarabunPSK" w:hAnsi="TH SarabunPSK" w:cs="TH SarabunPSK"/>
                <w:sz w:val="28"/>
                <w:szCs w:val="28"/>
              </w:rPr>
              <w:t>I</w:t>
            </w:r>
            <w:r w:rsidRPr="00B60D70">
              <w:rPr>
                <w:rFonts w:ascii="TH SarabunPSK" w:hAnsi="TH SarabunPSK" w:cs="TH SarabunPSK"/>
                <w:sz w:val="28"/>
                <w:szCs w:val="28"/>
                <w:cs/>
              </w:rPr>
              <w:t>)</w:t>
            </w:r>
          </w:p>
        </w:tc>
        <w:tc>
          <w:tcPr>
            <w:tcW w:w="714" w:type="pct"/>
          </w:tcPr>
          <w:p w14:paraId="47601ACB" w14:textId="76A331C6"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1 (0-</w:t>
            </w:r>
            <w:r w:rsidR="003B4D54" w:rsidRPr="00B60D70">
              <w:rPr>
                <w:rFonts w:ascii="TH SarabunPSK" w:hAnsi="TH SarabunPSK" w:cs="TH SarabunPSK"/>
                <w:sz w:val="28"/>
                <w:szCs w:val="28"/>
              </w:rPr>
              <w:t>3</w:t>
            </w:r>
            <w:r w:rsidR="003B4D54" w:rsidRPr="00B60D70">
              <w:rPr>
                <w:rFonts w:ascii="TH SarabunPSK" w:hAnsi="TH SarabunPSK" w:cs="TH SarabunPSK" w:hint="cs"/>
                <w:sz w:val="28"/>
                <w:szCs w:val="28"/>
              </w:rPr>
              <w:t>-</w:t>
            </w:r>
            <w:r w:rsidR="003B4D54"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6" w:type="pct"/>
          </w:tcPr>
          <w:p w14:paraId="4CF0C346" w14:textId="244953D2"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00E3E6B8" w14:textId="77777777" w:rsidTr="00932286">
        <w:tc>
          <w:tcPr>
            <w:tcW w:w="836" w:type="pct"/>
          </w:tcPr>
          <w:p w14:paraId="1030F698" w14:textId="174E2569"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CTE492</w:t>
            </w:r>
          </w:p>
        </w:tc>
        <w:tc>
          <w:tcPr>
            <w:tcW w:w="1964" w:type="pct"/>
            <w:vAlign w:val="bottom"/>
          </w:tcPr>
          <w:p w14:paraId="4684FB16" w14:textId="77777777"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lang w:val="th-TH"/>
              </w:rPr>
              <w:t xml:space="preserve">โครงงานทางครุศาสตร์โยธา </w:t>
            </w:r>
            <w:r w:rsidRPr="00B60D70">
              <w:rPr>
                <w:rFonts w:ascii="TH SarabunPSK" w:hAnsi="TH SarabunPSK" w:cs="TH SarabunPSK"/>
                <w:sz w:val="28"/>
                <w:szCs w:val="28"/>
              </w:rPr>
              <w:t>2</w:t>
            </w:r>
            <w:r w:rsidRPr="00B60D70">
              <w:rPr>
                <w:rFonts w:ascii="TH SarabunPSK" w:hAnsi="TH SarabunPSK" w:cs="TH SarabunPSK" w:hint="cs"/>
                <w:sz w:val="28"/>
                <w:szCs w:val="28"/>
                <w:cs/>
                <w:lang w:val="th-TH"/>
              </w:rPr>
              <w:t xml:space="preserve"> </w:t>
            </w:r>
          </w:p>
          <w:p w14:paraId="227AC7B9" w14:textId="78D38716" w:rsidR="00CB2F67" w:rsidRPr="00B60D70" w:rsidRDefault="00CB2F67" w:rsidP="00CB2F67">
            <w:pPr>
              <w:ind w:right="26"/>
              <w:jc w:val="left"/>
              <w:rPr>
                <w:rFonts w:ascii="TH SarabunPSK" w:hAnsi="TH SarabunPSK" w:cs="TH SarabunPSK"/>
                <w:sz w:val="28"/>
                <w:szCs w:val="28"/>
                <w:cs/>
              </w:rPr>
            </w:pPr>
            <w:r w:rsidRPr="00B60D70">
              <w:rPr>
                <w:rFonts w:ascii="TH SarabunPSK" w:hAnsi="TH SarabunPSK" w:cs="TH SarabunPSK"/>
                <w:sz w:val="28"/>
                <w:szCs w:val="28"/>
                <w:cs/>
              </w:rPr>
              <w:t>(</w:t>
            </w:r>
            <w:r w:rsidRPr="00B60D70">
              <w:rPr>
                <w:rFonts w:ascii="TH SarabunPSK" w:hAnsi="TH SarabunPSK" w:cs="TH SarabunPSK"/>
                <w:sz w:val="28"/>
                <w:szCs w:val="28"/>
              </w:rPr>
              <w:t xml:space="preserve">Civil Technology Education Project </w:t>
            </w:r>
            <w:r w:rsidR="00856F19" w:rsidRPr="00B60D70">
              <w:rPr>
                <w:rFonts w:ascii="TH SarabunPSK" w:hAnsi="TH SarabunPSK" w:cs="TH SarabunPSK"/>
                <w:sz w:val="28"/>
                <w:szCs w:val="28"/>
              </w:rPr>
              <w:t>II</w:t>
            </w:r>
            <w:r w:rsidRPr="00B60D70">
              <w:rPr>
                <w:rFonts w:ascii="TH SarabunPSK" w:hAnsi="TH SarabunPSK" w:cs="TH SarabunPSK"/>
                <w:sz w:val="28"/>
                <w:szCs w:val="28"/>
                <w:cs/>
              </w:rPr>
              <w:t>)</w:t>
            </w:r>
            <w:r w:rsidRPr="00B60D70">
              <w:rPr>
                <w:rFonts w:ascii="TH SarabunPSK" w:hAnsi="TH SarabunPSK" w:cs="TH SarabunPSK" w:hint="cs"/>
                <w:sz w:val="28"/>
                <w:szCs w:val="28"/>
              </w:rPr>
              <w:t xml:space="preserve"> </w:t>
            </w:r>
          </w:p>
        </w:tc>
        <w:tc>
          <w:tcPr>
            <w:tcW w:w="714" w:type="pct"/>
          </w:tcPr>
          <w:p w14:paraId="5B4CD846" w14:textId="7BD3E846"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1 (0-</w:t>
            </w:r>
            <w:r w:rsidR="003B4D54" w:rsidRPr="00B60D70">
              <w:rPr>
                <w:rFonts w:ascii="TH SarabunPSK" w:hAnsi="TH SarabunPSK" w:cs="TH SarabunPSK"/>
                <w:sz w:val="28"/>
                <w:szCs w:val="28"/>
              </w:rPr>
              <w:t>3</w:t>
            </w:r>
            <w:r w:rsidR="003B4D54" w:rsidRPr="00B60D70">
              <w:rPr>
                <w:rFonts w:ascii="TH SarabunPSK" w:hAnsi="TH SarabunPSK" w:cs="TH SarabunPSK" w:hint="cs"/>
                <w:sz w:val="28"/>
                <w:szCs w:val="28"/>
              </w:rPr>
              <w:t>-</w:t>
            </w:r>
            <w:r w:rsidR="003B4D54"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6" w:type="pct"/>
          </w:tcPr>
          <w:p w14:paraId="2E11EDFE" w14:textId="1B363422"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014C96C0" w14:textId="77777777" w:rsidTr="00932286">
        <w:tc>
          <w:tcPr>
            <w:tcW w:w="836" w:type="pct"/>
          </w:tcPr>
          <w:p w14:paraId="4216D239" w14:textId="438A003F"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CTE493</w:t>
            </w:r>
          </w:p>
        </w:tc>
        <w:tc>
          <w:tcPr>
            <w:tcW w:w="1964" w:type="pct"/>
            <w:vAlign w:val="bottom"/>
          </w:tcPr>
          <w:p w14:paraId="2B6F298B" w14:textId="77777777"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lang w:val="th-TH"/>
              </w:rPr>
              <w:t xml:space="preserve">โครงงานทางครุศาสตร์โยธา </w:t>
            </w:r>
            <w:r w:rsidRPr="00B60D70">
              <w:rPr>
                <w:rFonts w:ascii="TH SarabunPSK" w:hAnsi="TH SarabunPSK" w:cs="TH SarabunPSK"/>
                <w:sz w:val="28"/>
                <w:szCs w:val="28"/>
              </w:rPr>
              <w:t>3</w:t>
            </w:r>
            <w:r w:rsidRPr="00B60D70">
              <w:rPr>
                <w:rFonts w:ascii="TH SarabunPSK" w:hAnsi="TH SarabunPSK" w:cs="TH SarabunPSK" w:hint="cs"/>
                <w:sz w:val="28"/>
                <w:szCs w:val="28"/>
                <w:cs/>
                <w:lang w:val="th-TH"/>
              </w:rPr>
              <w:t xml:space="preserve"> </w:t>
            </w:r>
          </w:p>
          <w:p w14:paraId="07FC41C9" w14:textId="74436490" w:rsidR="00CB2F67" w:rsidRPr="00B60D70" w:rsidRDefault="00CB2F67" w:rsidP="00CB2F67">
            <w:pPr>
              <w:ind w:right="26"/>
              <w:jc w:val="left"/>
              <w:rPr>
                <w:rFonts w:ascii="TH SarabunPSK" w:hAnsi="TH SarabunPSK" w:cs="TH SarabunPSK"/>
                <w:sz w:val="28"/>
                <w:szCs w:val="28"/>
                <w:cs/>
              </w:rPr>
            </w:pPr>
            <w:r w:rsidRPr="00B60D70">
              <w:rPr>
                <w:rFonts w:ascii="TH SarabunPSK" w:hAnsi="TH SarabunPSK" w:cs="TH SarabunPSK"/>
                <w:sz w:val="28"/>
                <w:szCs w:val="28"/>
                <w:cs/>
              </w:rPr>
              <w:t>(</w:t>
            </w:r>
            <w:r w:rsidRPr="00B60D70">
              <w:rPr>
                <w:rFonts w:ascii="TH SarabunPSK" w:hAnsi="TH SarabunPSK" w:cs="TH SarabunPSK"/>
                <w:sz w:val="28"/>
                <w:szCs w:val="28"/>
              </w:rPr>
              <w:t xml:space="preserve">Civil Technology Education Project </w:t>
            </w:r>
            <w:r w:rsidR="00856F19" w:rsidRPr="00B60D70">
              <w:rPr>
                <w:rFonts w:ascii="TH SarabunPSK" w:hAnsi="TH SarabunPSK" w:cs="TH SarabunPSK"/>
                <w:sz w:val="28"/>
                <w:szCs w:val="28"/>
              </w:rPr>
              <w:t>III</w:t>
            </w:r>
            <w:r w:rsidRPr="00B60D70">
              <w:rPr>
                <w:rFonts w:ascii="TH SarabunPSK" w:hAnsi="TH SarabunPSK" w:cs="TH SarabunPSK"/>
                <w:sz w:val="28"/>
                <w:szCs w:val="28"/>
                <w:cs/>
              </w:rPr>
              <w:t>)</w:t>
            </w:r>
            <w:r w:rsidRPr="00B60D70">
              <w:rPr>
                <w:rFonts w:ascii="TH SarabunPSK" w:hAnsi="TH SarabunPSK" w:cs="TH SarabunPSK" w:hint="cs"/>
                <w:sz w:val="28"/>
                <w:szCs w:val="28"/>
              </w:rPr>
              <w:t xml:space="preserve"> </w:t>
            </w:r>
          </w:p>
        </w:tc>
        <w:tc>
          <w:tcPr>
            <w:tcW w:w="714" w:type="pct"/>
          </w:tcPr>
          <w:p w14:paraId="737477BC" w14:textId="34601887"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1 (0-</w:t>
            </w:r>
            <w:r w:rsidR="003B4D54" w:rsidRPr="00B60D70">
              <w:rPr>
                <w:rFonts w:ascii="TH SarabunPSK" w:hAnsi="TH SarabunPSK" w:cs="TH SarabunPSK"/>
                <w:sz w:val="28"/>
                <w:szCs w:val="28"/>
              </w:rPr>
              <w:t>3</w:t>
            </w:r>
            <w:r w:rsidR="003B4D54" w:rsidRPr="00B60D70">
              <w:rPr>
                <w:rFonts w:ascii="TH SarabunPSK" w:hAnsi="TH SarabunPSK" w:cs="TH SarabunPSK" w:hint="cs"/>
                <w:sz w:val="28"/>
                <w:szCs w:val="28"/>
              </w:rPr>
              <w:t>-</w:t>
            </w:r>
            <w:r w:rsidR="003B4D54"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6" w:type="pct"/>
          </w:tcPr>
          <w:p w14:paraId="56226A15" w14:textId="27BFBFFF"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630EE855" w14:textId="77777777" w:rsidTr="00932286">
        <w:tc>
          <w:tcPr>
            <w:tcW w:w="836" w:type="pct"/>
          </w:tcPr>
          <w:p w14:paraId="72400589" w14:textId="36BDE74C"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523191" w:rsidRPr="00B60D70">
              <w:rPr>
                <w:rFonts w:ascii="TH SarabunPSK" w:hAnsi="TH SarabunPSK" w:cs="TH SarabunPSK"/>
                <w:sz w:val="28"/>
                <w:szCs w:val="28"/>
              </w:rPr>
              <w:t xml:space="preserve"> </w:t>
            </w:r>
            <w:r w:rsidRPr="00B60D70">
              <w:rPr>
                <w:rFonts w:ascii="TH SarabunPSK" w:hAnsi="TH SarabunPSK" w:cs="TH SarabunPSK" w:hint="cs"/>
                <w:sz w:val="28"/>
                <w:szCs w:val="28"/>
                <w:cs/>
              </w:rPr>
              <w:t>122</w:t>
            </w:r>
          </w:p>
        </w:tc>
        <w:tc>
          <w:tcPr>
            <w:tcW w:w="1964" w:type="pct"/>
            <w:vAlign w:val="center"/>
          </w:tcPr>
          <w:p w14:paraId="1D21450B" w14:textId="77777777"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ปฏิบัติการเทคนิคการก่อสร้างอาคาร</w:t>
            </w:r>
          </w:p>
          <w:p w14:paraId="20628825" w14:textId="77777777" w:rsidR="00CB2F67" w:rsidRPr="00B60D70" w:rsidRDefault="00CB2F67" w:rsidP="00932286">
            <w:pPr>
              <w:ind w:right="26"/>
              <w:jc w:val="left"/>
              <w:rPr>
                <w:rFonts w:ascii="TH SarabunPSK" w:hAnsi="TH SarabunPSK" w:cs="TH SarabunPSK"/>
                <w:sz w:val="28"/>
                <w:szCs w:val="28"/>
                <w:cs/>
              </w:rPr>
            </w:pPr>
            <w:r w:rsidRPr="00B60D70">
              <w:rPr>
                <w:rFonts w:ascii="TH SarabunPSK" w:hAnsi="TH SarabunPSK" w:cs="TH SarabunPSK" w:hint="cs"/>
                <w:sz w:val="28"/>
                <w:szCs w:val="28"/>
                <w:cs/>
              </w:rPr>
              <w:t>(</w:t>
            </w:r>
            <w:r w:rsidRPr="00B60D70">
              <w:rPr>
                <w:rFonts w:ascii="TH SarabunPSK" w:hAnsi="TH SarabunPSK" w:cs="TH SarabunPSK" w:hint="cs"/>
                <w:sz w:val="28"/>
                <w:szCs w:val="28"/>
              </w:rPr>
              <w:t>Construction Techniques for Building Construction)</w:t>
            </w:r>
            <w:r w:rsidRPr="00B60D70">
              <w:rPr>
                <w:rFonts w:ascii="TH SarabunPSK" w:hAnsi="TH SarabunPSK" w:cs="TH SarabunPSK" w:hint="cs"/>
                <w:sz w:val="28"/>
                <w:szCs w:val="28"/>
                <w:cs/>
              </w:rPr>
              <w:tab/>
            </w:r>
          </w:p>
        </w:tc>
        <w:tc>
          <w:tcPr>
            <w:tcW w:w="714" w:type="pct"/>
          </w:tcPr>
          <w:p w14:paraId="7F0DC26A"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3 (1-4-6)</w:t>
            </w:r>
          </w:p>
        </w:tc>
        <w:tc>
          <w:tcPr>
            <w:tcW w:w="1486" w:type="pct"/>
          </w:tcPr>
          <w:p w14:paraId="4DE84794"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cs/>
              </w:rPr>
              <w:t>67.5</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3F6F160C" w14:textId="77777777" w:rsidTr="00932286">
        <w:tc>
          <w:tcPr>
            <w:tcW w:w="836" w:type="pct"/>
          </w:tcPr>
          <w:p w14:paraId="4DF3F07A" w14:textId="77777777" w:rsidR="00CB2F67" w:rsidRPr="00B60D70" w:rsidRDefault="00CB2F67" w:rsidP="00932286">
            <w:pPr>
              <w:ind w:right="26"/>
              <w:rPr>
                <w:rFonts w:ascii="TH SarabunPSK" w:hAnsi="TH SarabunPSK" w:cs="TH SarabunPSK"/>
                <w:sz w:val="28"/>
                <w:szCs w:val="28"/>
              </w:rPr>
            </w:pPr>
            <w:r w:rsidRPr="00B60D70">
              <w:rPr>
                <w:rFonts w:ascii="TH SarabunPSK" w:eastAsia="Times New Roman" w:hAnsi="TH SarabunPSK" w:cs="TH SarabunPSK" w:hint="cs"/>
                <w:sz w:val="28"/>
                <w:szCs w:val="28"/>
              </w:rPr>
              <w:t>CTE123</w:t>
            </w:r>
          </w:p>
        </w:tc>
        <w:tc>
          <w:tcPr>
            <w:tcW w:w="1964" w:type="pct"/>
          </w:tcPr>
          <w:p w14:paraId="225D4BDE" w14:textId="0C2294EA" w:rsidR="00CB2F67" w:rsidRPr="00B60D70" w:rsidRDefault="00CB2F67" w:rsidP="00932286">
            <w:pPr>
              <w:ind w:right="26"/>
              <w:jc w:val="left"/>
              <w:rPr>
                <w:rFonts w:ascii="TH SarabunPSK" w:eastAsia="Times New Roman" w:hAnsi="TH SarabunPSK" w:cs="TH SarabunPSK"/>
                <w:sz w:val="28"/>
                <w:szCs w:val="28"/>
              </w:rPr>
            </w:pPr>
            <w:r w:rsidRPr="00B60D70">
              <w:rPr>
                <w:rFonts w:ascii="TH SarabunPSK" w:eastAsia="Times New Roman" w:hAnsi="TH SarabunPSK" w:cs="TH SarabunPSK"/>
                <w:sz w:val="28"/>
                <w:szCs w:val="28"/>
                <w:cs/>
                <w:lang w:val="th-TH"/>
              </w:rPr>
              <w:t xml:space="preserve">วัสดุวิศวกรรม  </w:t>
            </w:r>
            <w:r w:rsidRPr="00B60D70">
              <w:rPr>
                <w:rFonts w:ascii="TH SarabunPSK" w:eastAsia="Times New Roman" w:hAnsi="TH SarabunPSK" w:cs="TH SarabunPSK" w:hint="cs"/>
                <w:sz w:val="28"/>
                <w:szCs w:val="28"/>
                <w:cs/>
              </w:rPr>
              <w:tab/>
            </w:r>
          </w:p>
          <w:p w14:paraId="70344B6D" w14:textId="2E16BC85" w:rsidR="00CB2F67" w:rsidRPr="00B60D70" w:rsidRDefault="00CB2F67" w:rsidP="00932286">
            <w:pPr>
              <w:ind w:right="26"/>
              <w:jc w:val="left"/>
              <w:rPr>
                <w:rFonts w:ascii="TH SarabunPSK" w:hAnsi="TH SarabunPSK" w:cs="TH SarabunPSK"/>
                <w:sz w:val="28"/>
                <w:szCs w:val="28"/>
                <w:cs/>
              </w:rPr>
            </w:pPr>
            <w:r w:rsidRPr="00B60D70">
              <w:rPr>
                <w:rFonts w:ascii="TH SarabunPSK" w:eastAsia="Times New Roman" w:hAnsi="TH SarabunPSK" w:cs="TH SarabunPSK"/>
                <w:sz w:val="28"/>
                <w:szCs w:val="28"/>
                <w:cs/>
              </w:rPr>
              <w:t>(</w:t>
            </w:r>
            <w:r w:rsidRPr="00B60D70">
              <w:rPr>
                <w:rFonts w:ascii="TH SarabunPSK" w:eastAsia="Times New Roman" w:hAnsi="TH SarabunPSK" w:cs="TH SarabunPSK"/>
                <w:sz w:val="28"/>
                <w:szCs w:val="28"/>
              </w:rPr>
              <w:t>Engineering Materials)</w:t>
            </w:r>
          </w:p>
        </w:tc>
        <w:tc>
          <w:tcPr>
            <w:tcW w:w="714" w:type="pct"/>
          </w:tcPr>
          <w:p w14:paraId="213E9540" w14:textId="77777777" w:rsidR="00CB2F67" w:rsidRPr="00B60D70" w:rsidRDefault="00CB2F67" w:rsidP="00932286">
            <w:pPr>
              <w:ind w:right="26"/>
              <w:rPr>
                <w:rFonts w:ascii="TH SarabunPSK" w:hAnsi="TH SarabunPSK" w:cs="TH SarabunPSK"/>
                <w:sz w:val="28"/>
                <w:szCs w:val="28"/>
              </w:rPr>
            </w:pPr>
            <w:r w:rsidRPr="00B60D70">
              <w:rPr>
                <w:rFonts w:ascii="TH SarabunPSK" w:eastAsia="Times New Roman" w:hAnsi="TH SarabunPSK" w:cs="TH SarabunPSK" w:hint="cs"/>
                <w:sz w:val="28"/>
                <w:szCs w:val="28"/>
              </w:rPr>
              <w:t>3 (3-0-6)</w:t>
            </w:r>
          </w:p>
        </w:tc>
        <w:tc>
          <w:tcPr>
            <w:tcW w:w="1486" w:type="pct"/>
          </w:tcPr>
          <w:p w14:paraId="78F08D71"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22.5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0F757811" w14:textId="77777777" w:rsidTr="00932286">
        <w:tc>
          <w:tcPr>
            <w:tcW w:w="836" w:type="pct"/>
          </w:tcPr>
          <w:p w14:paraId="23AD96B7" w14:textId="77777777" w:rsidR="00CB2F67" w:rsidRPr="00B60D70" w:rsidRDefault="00CB2F67" w:rsidP="00932286">
            <w:pPr>
              <w:ind w:right="26"/>
              <w:rPr>
                <w:rFonts w:ascii="TH SarabunPSK" w:hAnsi="TH SarabunPSK" w:cs="TH SarabunPSK"/>
                <w:sz w:val="28"/>
                <w:szCs w:val="28"/>
              </w:rPr>
            </w:pPr>
            <w:r w:rsidRPr="00B60D70">
              <w:rPr>
                <w:rFonts w:ascii="TH SarabunPSK" w:eastAsia="Times New Roman" w:hAnsi="TH SarabunPSK" w:cs="TH SarabunPSK" w:hint="cs"/>
                <w:sz w:val="28"/>
                <w:szCs w:val="28"/>
              </w:rPr>
              <w:t>CTE</w:t>
            </w:r>
            <w:r w:rsidRPr="00B60D70">
              <w:rPr>
                <w:rFonts w:ascii="TH SarabunPSK" w:eastAsia="Times New Roman" w:hAnsi="TH SarabunPSK" w:cs="TH SarabunPSK" w:hint="cs"/>
                <w:sz w:val="28"/>
                <w:szCs w:val="28"/>
                <w:cs/>
              </w:rPr>
              <w:t>212</w:t>
            </w:r>
          </w:p>
        </w:tc>
        <w:tc>
          <w:tcPr>
            <w:tcW w:w="1964" w:type="pct"/>
          </w:tcPr>
          <w:p w14:paraId="557BA17A" w14:textId="77777777" w:rsidR="00CB2F67" w:rsidRPr="00B60D70" w:rsidRDefault="00CB2F67" w:rsidP="00932286">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 xml:space="preserve">กลศาสตร์วัสดุ </w:t>
            </w:r>
            <w:r w:rsidRPr="00B60D70">
              <w:rPr>
                <w:rFonts w:ascii="TH SarabunPSK" w:eastAsia="Times New Roman" w:hAnsi="TH SarabunPSK" w:cs="TH SarabunPSK" w:hint="cs"/>
                <w:sz w:val="28"/>
                <w:szCs w:val="28"/>
                <w:cs/>
              </w:rPr>
              <w:tab/>
            </w:r>
          </w:p>
          <w:p w14:paraId="02EEAB9A" w14:textId="77777777" w:rsidR="00CB2F67" w:rsidRPr="00B60D70" w:rsidRDefault="00CB2F67" w:rsidP="00932286">
            <w:pPr>
              <w:ind w:right="26"/>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cs/>
              </w:rPr>
              <w:t>(</w:t>
            </w:r>
            <w:r w:rsidRPr="00B60D70">
              <w:rPr>
                <w:rFonts w:ascii="TH SarabunPSK" w:eastAsia="Times New Roman" w:hAnsi="TH SarabunPSK" w:cs="TH SarabunPSK" w:hint="cs"/>
                <w:sz w:val="28"/>
                <w:szCs w:val="28"/>
              </w:rPr>
              <w:t>Mechanics of Materials)</w:t>
            </w:r>
          </w:p>
        </w:tc>
        <w:tc>
          <w:tcPr>
            <w:tcW w:w="714" w:type="pct"/>
          </w:tcPr>
          <w:p w14:paraId="1939E41A" w14:textId="77777777" w:rsidR="00CB2F67" w:rsidRPr="00B60D70" w:rsidRDefault="00CB2F67" w:rsidP="00932286">
            <w:pPr>
              <w:ind w:right="26"/>
              <w:rPr>
                <w:rFonts w:ascii="TH SarabunPSK" w:hAnsi="TH SarabunPSK" w:cs="TH SarabunPSK"/>
                <w:sz w:val="28"/>
                <w:szCs w:val="28"/>
              </w:rPr>
            </w:pPr>
            <w:r w:rsidRPr="00B60D70">
              <w:rPr>
                <w:rFonts w:ascii="TH SarabunPSK" w:eastAsia="Times New Roman" w:hAnsi="TH SarabunPSK" w:cs="TH SarabunPSK" w:hint="cs"/>
                <w:sz w:val="28"/>
                <w:szCs w:val="28"/>
              </w:rPr>
              <w:t>3 (3-0-6)</w:t>
            </w:r>
          </w:p>
        </w:tc>
        <w:tc>
          <w:tcPr>
            <w:tcW w:w="1486" w:type="pct"/>
          </w:tcPr>
          <w:p w14:paraId="5CF072EB"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0787B401" w14:textId="77777777" w:rsidTr="00932286">
        <w:tc>
          <w:tcPr>
            <w:tcW w:w="836" w:type="pct"/>
          </w:tcPr>
          <w:p w14:paraId="288BDDB9" w14:textId="77777777" w:rsidR="00CB2F67" w:rsidRPr="00B60D70" w:rsidRDefault="00CB2F67" w:rsidP="00932286">
            <w:pPr>
              <w:ind w:right="26"/>
              <w:rPr>
                <w:rFonts w:ascii="TH SarabunPSK" w:hAnsi="TH SarabunPSK" w:cs="TH SarabunPSK"/>
                <w:sz w:val="28"/>
                <w:szCs w:val="28"/>
              </w:rPr>
            </w:pPr>
            <w:r w:rsidRPr="00B60D70">
              <w:rPr>
                <w:rFonts w:ascii="TH SarabunPSK" w:eastAsia="Times New Roman" w:hAnsi="TH SarabunPSK" w:cs="TH SarabunPSK" w:hint="cs"/>
                <w:sz w:val="28"/>
                <w:szCs w:val="28"/>
              </w:rPr>
              <w:t>CTE215</w:t>
            </w:r>
          </w:p>
        </w:tc>
        <w:tc>
          <w:tcPr>
            <w:tcW w:w="1964" w:type="pct"/>
          </w:tcPr>
          <w:p w14:paraId="18C5C8DE" w14:textId="394AF9EE" w:rsidR="00CB2F67" w:rsidRPr="00B60D70" w:rsidRDefault="00CB2F67" w:rsidP="00932286">
            <w:pPr>
              <w:ind w:right="26"/>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cs/>
                <w:lang w:val="th-TH"/>
              </w:rPr>
              <w:t xml:space="preserve">ปฏิบัติการทดสอบวัสดุ </w:t>
            </w:r>
            <w:r w:rsidRPr="00B60D70">
              <w:rPr>
                <w:rFonts w:ascii="TH SarabunPSK" w:eastAsia="Times New Roman" w:hAnsi="TH SarabunPSK" w:cs="TH SarabunPSK" w:hint="cs"/>
                <w:sz w:val="28"/>
                <w:szCs w:val="28"/>
                <w:cs/>
              </w:rPr>
              <w:t>(</w:t>
            </w:r>
            <w:r w:rsidRPr="00B60D70">
              <w:rPr>
                <w:rFonts w:ascii="TH SarabunPSK" w:eastAsia="Times New Roman" w:hAnsi="TH SarabunPSK" w:cs="TH SarabunPSK" w:hint="cs"/>
                <w:sz w:val="28"/>
                <w:szCs w:val="28"/>
              </w:rPr>
              <w:t>Materials Testing Laboratory)</w:t>
            </w:r>
          </w:p>
        </w:tc>
        <w:tc>
          <w:tcPr>
            <w:tcW w:w="714" w:type="pct"/>
          </w:tcPr>
          <w:p w14:paraId="76B7AB23"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1 (0-3-3)</w:t>
            </w:r>
          </w:p>
        </w:tc>
        <w:tc>
          <w:tcPr>
            <w:tcW w:w="1486" w:type="pct"/>
          </w:tcPr>
          <w:p w14:paraId="7F2D4A48"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52946FE4" w14:textId="77777777" w:rsidTr="00932286">
        <w:tc>
          <w:tcPr>
            <w:tcW w:w="836" w:type="pct"/>
          </w:tcPr>
          <w:p w14:paraId="7C1149F9" w14:textId="77777777" w:rsidR="00CB2F67" w:rsidRPr="00B60D70" w:rsidRDefault="00CB2F67" w:rsidP="00932286">
            <w:pPr>
              <w:ind w:right="26"/>
              <w:rPr>
                <w:rFonts w:ascii="TH SarabunPSK" w:hAnsi="TH SarabunPSK" w:cs="TH SarabunPSK"/>
                <w:sz w:val="28"/>
                <w:szCs w:val="28"/>
              </w:rPr>
            </w:pPr>
            <w:r w:rsidRPr="00B60D70">
              <w:rPr>
                <w:rFonts w:ascii="TH SarabunPSK" w:eastAsia="Times New Roman" w:hAnsi="TH SarabunPSK" w:cs="TH SarabunPSK" w:hint="cs"/>
                <w:sz w:val="28"/>
                <w:szCs w:val="28"/>
              </w:rPr>
              <w:lastRenderedPageBreak/>
              <w:t>CTE211</w:t>
            </w:r>
          </w:p>
        </w:tc>
        <w:tc>
          <w:tcPr>
            <w:tcW w:w="1964" w:type="pct"/>
          </w:tcPr>
          <w:p w14:paraId="3E4FDDD4" w14:textId="77777777" w:rsidR="00CB2F67" w:rsidRPr="00B60D70" w:rsidRDefault="00CB2F67" w:rsidP="00932286">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คอนกรีตเทคโนโลยี</w:t>
            </w:r>
          </w:p>
          <w:p w14:paraId="18FDD7F9" w14:textId="77777777" w:rsidR="00CB2F67" w:rsidRPr="00B60D70" w:rsidRDefault="00CB2F67" w:rsidP="00932286">
            <w:pPr>
              <w:ind w:right="26"/>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cs/>
              </w:rPr>
              <w:t>(</w:t>
            </w:r>
            <w:r w:rsidRPr="00B60D70">
              <w:rPr>
                <w:rFonts w:ascii="TH SarabunPSK" w:eastAsia="Times New Roman" w:hAnsi="TH SarabunPSK" w:cs="TH SarabunPSK" w:hint="cs"/>
                <w:sz w:val="28"/>
                <w:szCs w:val="28"/>
              </w:rPr>
              <w:t>Concrete Technology)</w:t>
            </w:r>
          </w:p>
        </w:tc>
        <w:tc>
          <w:tcPr>
            <w:tcW w:w="714" w:type="pct"/>
          </w:tcPr>
          <w:p w14:paraId="5D5329A5" w14:textId="77777777" w:rsidR="00CB2F67" w:rsidRPr="00B60D70" w:rsidRDefault="00CB2F67" w:rsidP="00932286">
            <w:pPr>
              <w:ind w:right="26"/>
              <w:rPr>
                <w:rFonts w:ascii="TH SarabunPSK" w:hAnsi="TH SarabunPSK" w:cs="TH SarabunPSK"/>
                <w:sz w:val="28"/>
                <w:szCs w:val="28"/>
              </w:rPr>
            </w:pPr>
            <w:r w:rsidRPr="00B60D70">
              <w:rPr>
                <w:rFonts w:ascii="TH SarabunPSK" w:eastAsia="Times New Roman" w:hAnsi="TH SarabunPSK" w:cs="TH SarabunPSK" w:hint="cs"/>
                <w:sz w:val="28"/>
                <w:szCs w:val="28"/>
              </w:rPr>
              <w:t>3 (3-0-6)</w:t>
            </w:r>
          </w:p>
        </w:tc>
        <w:tc>
          <w:tcPr>
            <w:tcW w:w="1486" w:type="pct"/>
          </w:tcPr>
          <w:p w14:paraId="5A719600"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0F663DD3" w14:textId="77777777" w:rsidTr="00932286">
        <w:tc>
          <w:tcPr>
            <w:tcW w:w="836" w:type="pct"/>
          </w:tcPr>
          <w:p w14:paraId="23955B44" w14:textId="77777777"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CTE423</w:t>
            </w:r>
          </w:p>
        </w:tc>
        <w:tc>
          <w:tcPr>
            <w:tcW w:w="1964" w:type="pct"/>
          </w:tcPr>
          <w:p w14:paraId="33DB0696" w14:textId="77777777" w:rsidR="00CB2F67" w:rsidRPr="00B60D70" w:rsidRDefault="00CB2F67" w:rsidP="00932286">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กฎหมายและสัญญาสำหรับงานก่อสร้าง</w:t>
            </w:r>
          </w:p>
          <w:p w14:paraId="74987BE2" w14:textId="77777777" w:rsidR="00CB2F67" w:rsidRPr="00B60D70" w:rsidRDefault="00CB2F67" w:rsidP="00932286">
            <w:pPr>
              <w:ind w:right="26"/>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cs/>
              </w:rPr>
              <w:t>(</w:t>
            </w:r>
            <w:r w:rsidRPr="00B60D70">
              <w:rPr>
                <w:rFonts w:ascii="TH SarabunPSK" w:eastAsia="Times New Roman" w:hAnsi="TH SarabunPSK" w:cs="TH SarabunPSK" w:hint="cs"/>
                <w:sz w:val="28"/>
                <w:szCs w:val="28"/>
              </w:rPr>
              <w:t>Law and Contract of Construction)</w:t>
            </w:r>
          </w:p>
        </w:tc>
        <w:tc>
          <w:tcPr>
            <w:tcW w:w="714" w:type="pct"/>
          </w:tcPr>
          <w:p w14:paraId="18D593AD" w14:textId="77777777"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3 (3-0-6)</w:t>
            </w:r>
          </w:p>
        </w:tc>
        <w:tc>
          <w:tcPr>
            <w:tcW w:w="1486" w:type="pct"/>
          </w:tcPr>
          <w:p w14:paraId="548F1004"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6488BF4B" w14:textId="77777777" w:rsidTr="00932286">
        <w:tc>
          <w:tcPr>
            <w:tcW w:w="836" w:type="pct"/>
          </w:tcPr>
          <w:p w14:paraId="605E8F5B" w14:textId="77777777"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CTE417</w:t>
            </w:r>
          </w:p>
        </w:tc>
        <w:tc>
          <w:tcPr>
            <w:tcW w:w="1964" w:type="pct"/>
          </w:tcPr>
          <w:p w14:paraId="26AE8FBE" w14:textId="77777777" w:rsidR="00CB2F67" w:rsidRPr="00B60D70" w:rsidRDefault="00CB2F67" w:rsidP="00932286">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การออกแบบคอนกรีตอัดแรง</w:t>
            </w:r>
          </w:p>
          <w:p w14:paraId="11CD4544" w14:textId="77777777" w:rsidR="00CB2F67" w:rsidRPr="00B60D70" w:rsidRDefault="00CB2F67" w:rsidP="00932286">
            <w:pPr>
              <w:ind w:right="26"/>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cs/>
              </w:rPr>
              <w:t>(</w:t>
            </w:r>
            <w:r w:rsidRPr="00B60D70">
              <w:rPr>
                <w:rFonts w:ascii="TH SarabunPSK" w:eastAsia="Times New Roman" w:hAnsi="TH SarabunPSK" w:cs="TH SarabunPSK" w:hint="cs"/>
                <w:sz w:val="28"/>
                <w:szCs w:val="28"/>
              </w:rPr>
              <w:t>Prestressed Concrete Design)</w:t>
            </w:r>
          </w:p>
        </w:tc>
        <w:tc>
          <w:tcPr>
            <w:tcW w:w="714" w:type="pct"/>
          </w:tcPr>
          <w:p w14:paraId="0AE701FF" w14:textId="77777777"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3 (3-0-6)</w:t>
            </w:r>
          </w:p>
        </w:tc>
        <w:tc>
          <w:tcPr>
            <w:tcW w:w="1486" w:type="pct"/>
          </w:tcPr>
          <w:p w14:paraId="5B444144"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32145014" w14:textId="77777777" w:rsidTr="00932286">
        <w:tc>
          <w:tcPr>
            <w:tcW w:w="836" w:type="pct"/>
          </w:tcPr>
          <w:p w14:paraId="6D1F882B" w14:textId="77777777"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CTE418</w:t>
            </w:r>
          </w:p>
        </w:tc>
        <w:tc>
          <w:tcPr>
            <w:tcW w:w="1964" w:type="pct"/>
          </w:tcPr>
          <w:p w14:paraId="6DB7D759" w14:textId="0C630178" w:rsidR="00CB2F67" w:rsidRPr="00B60D70" w:rsidRDefault="00CB2F67" w:rsidP="00932286">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เทคโนโลยีชิ้นส่วนคอนกรีตสำเร็จรูป</w:t>
            </w:r>
          </w:p>
          <w:p w14:paraId="40CD69BE" w14:textId="77777777" w:rsidR="00CB2F67" w:rsidRPr="00B60D70" w:rsidRDefault="00CB2F67" w:rsidP="00932286">
            <w:pPr>
              <w:ind w:right="26"/>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cs/>
              </w:rPr>
              <w:t>(</w:t>
            </w:r>
            <w:r w:rsidRPr="00B60D70">
              <w:rPr>
                <w:rFonts w:ascii="TH SarabunPSK" w:eastAsia="Times New Roman" w:hAnsi="TH SarabunPSK" w:cs="TH SarabunPSK" w:hint="cs"/>
                <w:sz w:val="28"/>
                <w:szCs w:val="28"/>
              </w:rPr>
              <w:t>Technology of Precast Concrete Members)</w:t>
            </w:r>
          </w:p>
        </w:tc>
        <w:tc>
          <w:tcPr>
            <w:tcW w:w="714" w:type="pct"/>
          </w:tcPr>
          <w:p w14:paraId="235E73F8" w14:textId="77777777"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3 (3-0-6)</w:t>
            </w:r>
          </w:p>
        </w:tc>
        <w:tc>
          <w:tcPr>
            <w:tcW w:w="1486" w:type="pct"/>
          </w:tcPr>
          <w:p w14:paraId="7993B1AE"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bl>
    <w:p w14:paraId="1AA7D1AE" w14:textId="2C07BFE7" w:rsidR="00D71DDC" w:rsidRPr="00B60D70" w:rsidRDefault="00D71DDC" w:rsidP="00D71DDC">
      <w:pPr>
        <w:rPr>
          <w:rFonts w:ascii="TH SarabunPSK" w:eastAsiaTheme="majorEastAsia" w:hAnsi="TH SarabunPSK" w:cs="TH SarabunPSK"/>
          <w:highlight w:val="yellow"/>
          <w:cs/>
        </w:rPr>
      </w:pPr>
      <w:r w:rsidRPr="00B60D70">
        <w:rPr>
          <w:rFonts w:ascii="TH SarabunPSK" w:hAnsi="TH SarabunPSK" w:cs="TH SarabunPSK" w:hint="cs"/>
          <w:highlight w:val="yellow"/>
          <w:cs/>
        </w:rPr>
        <w:br w:type="page"/>
      </w:r>
    </w:p>
    <w:p w14:paraId="6DF779DB" w14:textId="6C49888C" w:rsidR="00461E86" w:rsidRPr="00B60D70" w:rsidRDefault="00461E86" w:rsidP="00461E86">
      <w:pPr>
        <w:pStyle w:val="3"/>
        <w:numPr>
          <w:ilvl w:val="0"/>
          <w:numId w:val="0"/>
        </w:numPr>
        <w:ind w:left="720" w:hanging="720"/>
        <w:rPr>
          <w:rFonts w:ascii="TH SarabunPSK" w:hAnsi="TH SarabunPSK" w:cs="TH SarabunPSK"/>
        </w:rPr>
      </w:pPr>
      <w:bookmarkStart w:id="861" w:name="_Toc180609603"/>
      <w:bookmarkStart w:id="862" w:name="_Toc191634216"/>
      <w:r w:rsidRPr="00B60D70">
        <w:rPr>
          <w:rFonts w:ascii="TH SarabunPSK" w:hAnsi="TH SarabunPSK" w:cs="TH SarabunPSK" w:hint="cs"/>
          <w:cs/>
        </w:rPr>
        <w:lastRenderedPageBreak/>
        <w:t>ผศ.ดร.มงคล นามลักษณ์</w:t>
      </w:r>
      <w:bookmarkEnd w:id="861"/>
      <w:bookmarkEnd w:id="862"/>
    </w:p>
    <w:p w14:paraId="56386ABE" w14:textId="0C9C9471" w:rsidR="009E6917" w:rsidRPr="00B60D70" w:rsidRDefault="00D756E0" w:rsidP="00592146">
      <w:pPr>
        <w:rPr>
          <w:rFonts w:ascii="TH SarabunPSK" w:hAnsi="TH SarabunPSK" w:cs="TH SarabunPSK"/>
          <w:b/>
          <w:bCs/>
          <w:cs/>
        </w:rPr>
      </w:pPr>
      <w:r w:rsidRPr="00B60D70">
        <w:rPr>
          <w:rFonts w:ascii="TH SarabunPSK" w:hAnsi="TH SarabunPSK" w:cs="TH SarabunPSK" w:hint="cs"/>
          <w:b/>
          <w:bCs/>
          <w:cs/>
          <w:lang w:val="th-TH"/>
        </w:rPr>
        <w:t xml:space="preserve">ชื่อ </w:t>
      </w:r>
      <w:r w:rsidRPr="00B60D70">
        <w:rPr>
          <w:rFonts w:ascii="TH SarabunPSK" w:hAnsi="TH SarabunPSK" w:cs="TH SarabunPSK" w:hint="cs"/>
          <w:b/>
          <w:bCs/>
          <w:cs/>
        </w:rPr>
        <w:t xml:space="preserve">- </w:t>
      </w:r>
      <w:r w:rsidRPr="00B60D70">
        <w:rPr>
          <w:rFonts w:ascii="TH SarabunPSK" w:hAnsi="TH SarabunPSK" w:cs="TH SarabunPSK" w:hint="cs"/>
          <w:b/>
          <w:bCs/>
          <w:cs/>
          <w:lang w:val="th-TH"/>
        </w:rPr>
        <w:t>สกุล ภาษาไทย</w:t>
      </w:r>
      <w:r w:rsidRPr="00B60D70">
        <w:rPr>
          <w:rFonts w:ascii="TH SarabunPSK" w:hAnsi="TH SarabunPSK" w:cs="TH SarabunPSK" w:hint="cs"/>
          <w:b/>
          <w:bCs/>
        </w:rPr>
        <w:t xml:space="preserve"> </w:t>
      </w:r>
      <w:r w:rsidR="00161E8D" w:rsidRPr="00B60D70">
        <w:rPr>
          <w:rFonts w:ascii="TH SarabunPSK" w:hAnsi="TH SarabunPSK" w:cs="TH SarabunPSK" w:hint="cs"/>
          <w:b/>
          <w:bCs/>
        </w:rPr>
        <w:tab/>
      </w:r>
      <w:r w:rsidR="00161E8D" w:rsidRPr="00B60D70">
        <w:rPr>
          <w:rFonts w:ascii="TH SarabunPSK" w:hAnsi="TH SarabunPSK" w:cs="TH SarabunPSK" w:hint="cs"/>
          <w:b/>
          <w:bCs/>
        </w:rPr>
        <w:tab/>
      </w:r>
      <w:r w:rsidRPr="00B60D70">
        <w:rPr>
          <w:rFonts w:ascii="TH SarabunPSK" w:hAnsi="TH SarabunPSK" w:cs="TH SarabunPSK" w:hint="cs"/>
          <w:b/>
          <w:bCs/>
          <w:cs/>
          <w:lang w:val="th-TH"/>
        </w:rPr>
        <w:t>ผศ</w:t>
      </w:r>
      <w:r w:rsidRPr="00B60D70">
        <w:rPr>
          <w:rFonts w:ascii="TH SarabunPSK" w:hAnsi="TH SarabunPSK" w:cs="TH SarabunPSK" w:hint="cs"/>
          <w:b/>
          <w:bCs/>
          <w:cs/>
        </w:rPr>
        <w:t>.</w:t>
      </w:r>
      <w:r w:rsidRPr="00B60D70">
        <w:rPr>
          <w:rFonts w:ascii="TH SarabunPSK" w:hAnsi="TH SarabunPSK" w:cs="TH SarabunPSK" w:hint="cs"/>
          <w:b/>
          <w:bCs/>
          <w:cs/>
          <w:lang w:val="th-TH"/>
        </w:rPr>
        <w:t>ดร</w:t>
      </w:r>
      <w:r w:rsidRPr="00B60D70">
        <w:rPr>
          <w:rFonts w:ascii="TH SarabunPSK" w:hAnsi="TH SarabunPSK" w:cs="TH SarabunPSK" w:hint="cs"/>
          <w:b/>
          <w:bCs/>
          <w:cs/>
        </w:rPr>
        <w:t>.</w:t>
      </w:r>
      <w:r w:rsidRPr="00B60D70">
        <w:rPr>
          <w:rFonts w:ascii="TH SarabunPSK" w:hAnsi="TH SarabunPSK" w:cs="TH SarabunPSK" w:hint="cs"/>
          <w:b/>
          <w:bCs/>
          <w:cs/>
          <w:lang w:val="th-TH"/>
        </w:rPr>
        <w:t>มงคล นามลักษณ์</w:t>
      </w:r>
    </w:p>
    <w:p w14:paraId="4D63DE61" w14:textId="0F2400B7"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ชื่อ </w:t>
      </w:r>
      <w:r w:rsidRPr="00B60D70">
        <w:rPr>
          <w:rFonts w:ascii="TH SarabunPSK" w:hAnsi="TH SarabunPSK" w:cs="TH SarabunPSK" w:hint="cs"/>
          <w:b/>
          <w:bCs/>
          <w:cs/>
        </w:rPr>
        <w:t>–</w:t>
      </w:r>
      <w:r w:rsidRPr="00B60D70">
        <w:rPr>
          <w:rFonts w:ascii="TH SarabunPSK" w:hAnsi="TH SarabunPSK" w:cs="TH SarabunPSK" w:hint="cs"/>
          <w:b/>
          <w:bCs/>
        </w:rPr>
        <w:t xml:space="preserve"> </w:t>
      </w:r>
      <w:r w:rsidRPr="00B60D70">
        <w:rPr>
          <w:rFonts w:ascii="TH SarabunPSK" w:hAnsi="TH SarabunPSK" w:cs="TH SarabunPSK" w:hint="cs"/>
          <w:b/>
          <w:bCs/>
          <w:cs/>
          <w:lang w:val="th-TH"/>
        </w:rPr>
        <w:t xml:space="preserve">สกุล ภาษาอังกฤษ </w:t>
      </w:r>
      <w:r w:rsidR="00161E8D" w:rsidRPr="00B60D70">
        <w:rPr>
          <w:rFonts w:ascii="TH SarabunPSK" w:hAnsi="TH SarabunPSK" w:cs="TH SarabunPSK" w:hint="cs"/>
          <w:b/>
          <w:bCs/>
        </w:rPr>
        <w:tab/>
      </w:r>
      <w:r w:rsidRPr="00B60D70">
        <w:rPr>
          <w:rFonts w:ascii="TH SarabunPSK" w:hAnsi="TH SarabunPSK" w:cs="TH SarabunPSK" w:hint="cs"/>
          <w:b/>
          <w:bCs/>
        </w:rPr>
        <w:t xml:space="preserve">Asst. Prof. Dr. </w:t>
      </w:r>
      <w:proofErr w:type="spellStart"/>
      <w:r w:rsidRPr="00B60D70">
        <w:rPr>
          <w:rFonts w:ascii="TH SarabunPSK" w:hAnsi="TH SarabunPSK" w:cs="TH SarabunPSK" w:hint="cs"/>
          <w:b/>
          <w:bCs/>
        </w:rPr>
        <w:t>Mongkhon</w:t>
      </w:r>
      <w:proofErr w:type="spellEnd"/>
      <w:r w:rsidRPr="00B60D70">
        <w:rPr>
          <w:rFonts w:ascii="TH SarabunPSK" w:hAnsi="TH SarabunPSK" w:cs="TH SarabunPSK" w:hint="cs"/>
          <w:b/>
          <w:bCs/>
        </w:rPr>
        <w:t xml:space="preserve"> </w:t>
      </w:r>
      <w:proofErr w:type="spellStart"/>
      <w:r w:rsidRPr="00B60D70">
        <w:rPr>
          <w:rFonts w:ascii="TH SarabunPSK" w:hAnsi="TH SarabunPSK" w:cs="TH SarabunPSK" w:hint="cs"/>
          <w:b/>
          <w:bCs/>
        </w:rPr>
        <w:t>Narmluk</w:t>
      </w:r>
      <w:proofErr w:type="spellEnd"/>
    </w:p>
    <w:p w14:paraId="660A1B82" w14:textId="77777777" w:rsidR="00161E8D" w:rsidRPr="00B60D70" w:rsidRDefault="00161E8D" w:rsidP="00592146">
      <w:pPr>
        <w:rPr>
          <w:rFonts w:ascii="TH SarabunPSK" w:hAnsi="TH SarabunPSK" w:cs="TH SarabunPSK"/>
        </w:rPr>
      </w:pPr>
    </w:p>
    <w:p w14:paraId="0B570389" w14:textId="733C2952" w:rsidR="009E6917" w:rsidRPr="00B60D70" w:rsidRDefault="00D756E0" w:rsidP="00592146">
      <w:pPr>
        <w:rPr>
          <w:rFonts w:ascii="TH SarabunPSK" w:hAnsi="TH SarabunPSK" w:cs="TH SarabunPSK"/>
          <w:b/>
          <w:bCs/>
        </w:rPr>
      </w:pPr>
      <w:r w:rsidRPr="00B60D70">
        <w:rPr>
          <w:rFonts w:ascii="TH SarabunPSK" w:hAnsi="TH SarabunPSK" w:cs="TH SarabunPSK" w:hint="cs"/>
          <w:b/>
          <w:bCs/>
        </w:rPr>
        <w:t xml:space="preserve">1. </w:t>
      </w:r>
      <w:r w:rsidRPr="00B60D70">
        <w:rPr>
          <w:rFonts w:ascii="TH SarabunPSK" w:hAnsi="TH SarabunPSK" w:cs="TH SarabunPSK" w:hint="cs"/>
          <w:b/>
          <w:bCs/>
          <w:cs/>
          <w:lang w:val="th-TH"/>
        </w:rPr>
        <w:t>ประวัติการศึกษา</w:t>
      </w:r>
    </w:p>
    <w:p w14:paraId="242F5F82" w14:textId="77777777" w:rsidR="009E6917" w:rsidRPr="00B60D70" w:rsidRDefault="00D756E0" w:rsidP="00161E8D">
      <w:pPr>
        <w:ind w:left="1418" w:hanging="1418"/>
        <w:rPr>
          <w:rFonts w:ascii="TH SarabunPSK" w:hAnsi="TH SarabunPSK" w:cs="TH SarabunPSK"/>
        </w:rPr>
      </w:pPr>
      <w:r w:rsidRPr="00B60D70">
        <w:rPr>
          <w:rFonts w:ascii="TH SarabunPSK" w:hAnsi="TH SarabunPSK" w:cs="TH SarabunPSK" w:hint="cs"/>
          <w:cs/>
          <w:lang w:val="th-TH"/>
        </w:rPr>
        <w:t>ปี ค</w:t>
      </w:r>
      <w:r w:rsidRPr="00B60D70">
        <w:rPr>
          <w:rFonts w:ascii="TH SarabunPSK" w:hAnsi="TH SarabunPSK" w:cs="TH SarabunPSK" w:hint="cs"/>
          <w:cs/>
        </w:rPr>
        <w:t>.</w:t>
      </w:r>
      <w:r w:rsidRPr="00B60D70">
        <w:rPr>
          <w:rFonts w:ascii="TH SarabunPSK" w:hAnsi="TH SarabunPSK" w:cs="TH SarabunPSK" w:hint="cs"/>
          <w:cs/>
          <w:lang w:val="th-TH"/>
        </w:rPr>
        <w:t>ศ</w:t>
      </w:r>
      <w:r w:rsidRPr="00B60D70">
        <w:rPr>
          <w:rFonts w:ascii="TH SarabunPSK" w:hAnsi="TH SarabunPSK" w:cs="TH SarabunPSK" w:hint="cs"/>
          <w:cs/>
        </w:rPr>
        <w:t xml:space="preserve">. </w:t>
      </w:r>
      <w:r w:rsidRPr="00B60D70">
        <w:rPr>
          <w:rFonts w:ascii="TH SarabunPSK" w:hAnsi="TH SarabunPSK" w:cs="TH SarabunPSK" w:hint="cs"/>
        </w:rPr>
        <w:t xml:space="preserve">2011 </w:t>
      </w:r>
      <w:r w:rsidRPr="00B60D70">
        <w:rPr>
          <w:rFonts w:ascii="TH SarabunPSK" w:hAnsi="TH SarabunPSK" w:cs="TH SarabunPSK" w:hint="cs"/>
        </w:rPr>
        <w:tab/>
        <w:t>Ph</w:t>
      </w:r>
      <w:r w:rsidRPr="00B60D70">
        <w:rPr>
          <w:rFonts w:ascii="TH SarabunPSK" w:hAnsi="TH SarabunPSK" w:cs="TH SarabunPSK" w:hint="cs"/>
          <w:cs/>
        </w:rPr>
        <w:t>.</w:t>
      </w:r>
      <w:r w:rsidRPr="00B60D70">
        <w:rPr>
          <w:rFonts w:ascii="TH SarabunPSK" w:hAnsi="TH SarabunPSK" w:cs="TH SarabunPSK" w:hint="cs"/>
        </w:rPr>
        <w:t>D</w:t>
      </w:r>
      <w:r w:rsidRPr="00B60D70">
        <w:rPr>
          <w:rFonts w:ascii="TH SarabunPSK" w:hAnsi="TH SarabunPSK" w:cs="TH SarabunPSK" w:hint="cs"/>
          <w:cs/>
        </w:rPr>
        <w:t>. (</w:t>
      </w:r>
      <w:r w:rsidRPr="00B60D70">
        <w:rPr>
          <w:rFonts w:ascii="TH SarabunPSK" w:hAnsi="TH SarabunPSK" w:cs="TH SarabunPSK" w:hint="cs"/>
        </w:rPr>
        <w:t xml:space="preserve">Solid waste, Resources, and </w:t>
      </w:r>
      <w:proofErr w:type="spellStart"/>
      <w:r w:rsidRPr="00B60D70">
        <w:rPr>
          <w:rFonts w:ascii="TH SarabunPSK" w:hAnsi="TH SarabunPSK" w:cs="TH SarabunPSK" w:hint="cs"/>
        </w:rPr>
        <w:t>Geoenvironmental</w:t>
      </w:r>
      <w:proofErr w:type="spellEnd"/>
      <w:r w:rsidRPr="00B60D70">
        <w:rPr>
          <w:rFonts w:ascii="TH SarabunPSK" w:hAnsi="TH SarabunPSK" w:cs="TH SarabunPSK" w:hint="cs"/>
        </w:rPr>
        <w:t xml:space="preserve"> Engineering</w:t>
      </w:r>
      <w:r w:rsidRPr="00B60D70">
        <w:rPr>
          <w:rFonts w:ascii="TH SarabunPSK" w:hAnsi="TH SarabunPSK" w:cs="TH SarabunPSK" w:hint="cs"/>
          <w:cs/>
        </w:rPr>
        <w:t>)</w:t>
      </w:r>
      <w:r w:rsidRPr="00B60D70">
        <w:rPr>
          <w:rFonts w:ascii="TH SarabunPSK" w:hAnsi="TH SarabunPSK" w:cs="TH SarabunPSK" w:hint="cs"/>
        </w:rPr>
        <w:t xml:space="preserve">, Hokkaido University, Japan </w:t>
      </w:r>
    </w:p>
    <w:p w14:paraId="486FD5AB" w14:textId="1478929D" w:rsidR="009E6917" w:rsidRPr="00B60D70" w:rsidRDefault="00D756E0" w:rsidP="00592146">
      <w:pPr>
        <w:rPr>
          <w:rFonts w:ascii="TH SarabunPSK" w:hAnsi="TH SarabunPSK" w:cs="TH SarabunPSK"/>
        </w:rPr>
      </w:pPr>
      <w:r w:rsidRPr="00B60D70">
        <w:rPr>
          <w:rFonts w:ascii="TH SarabunPSK" w:hAnsi="TH SarabunPSK" w:cs="TH SarabunPSK" w:hint="cs"/>
          <w:cs/>
          <w:lang w:val="th-TH"/>
        </w:rPr>
        <w:t>ปี พ</w:t>
      </w:r>
      <w:r w:rsidRPr="00B60D70">
        <w:rPr>
          <w:rFonts w:ascii="TH SarabunPSK" w:hAnsi="TH SarabunPSK" w:cs="TH SarabunPSK" w:hint="cs"/>
          <w:cs/>
        </w:rPr>
        <w:t>.</w:t>
      </w:r>
      <w:r w:rsidRPr="00B60D70">
        <w:rPr>
          <w:rFonts w:ascii="TH SarabunPSK" w:hAnsi="TH SarabunPSK" w:cs="TH SarabunPSK" w:hint="cs"/>
          <w:cs/>
          <w:lang w:val="th-TH"/>
        </w:rPr>
        <w:t>ศ</w:t>
      </w:r>
      <w:r w:rsidRPr="00B60D70">
        <w:rPr>
          <w:rFonts w:ascii="TH SarabunPSK" w:hAnsi="TH SarabunPSK" w:cs="TH SarabunPSK" w:hint="cs"/>
          <w:cs/>
        </w:rPr>
        <w:t xml:space="preserve">. </w:t>
      </w:r>
      <w:r w:rsidRPr="00B60D70">
        <w:rPr>
          <w:rFonts w:ascii="TH SarabunPSK" w:hAnsi="TH SarabunPSK" w:cs="TH SarabunPSK" w:hint="cs"/>
        </w:rPr>
        <w:t xml:space="preserve">2545 </w:t>
      </w:r>
      <w:r w:rsidRPr="00B60D70">
        <w:rPr>
          <w:rFonts w:ascii="TH SarabunPSK" w:hAnsi="TH SarabunPSK" w:cs="TH SarabunPSK" w:hint="cs"/>
          <w:cs/>
        </w:rPr>
        <w:tab/>
      </w:r>
      <w:r w:rsidRPr="00B60D70">
        <w:rPr>
          <w:rFonts w:ascii="TH SarabunPSK" w:hAnsi="TH SarabunPSK" w:cs="TH SarabunPSK" w:hint="cs"/>
          <w:cs/>
          <w:lang w:val="th-TH"/>
        </w:rPr>
        <w:t>วศ</w:t>
      </w:r>
      <w:r w:rsidRPr="00B60D70">
        <w:rPr>
          <w:rFonts w:ascii="TH SarabunPSK" w:hAnsi="TH SarabunPSK" w:cs="TH SarabunPSK" w:hint="cs"/>
          <w:cs/>
        </w:rPr>
        <w:t>.</w:t>
      </w:r>
      <w:r w:rsidRPr="00B60D70">
        <w:rPr>
          <w:rFonts w:ascii="TH SarabunPSK" w:hAnsi="TH SarabunPSK" w:cs="TH SarabunPSK" w:hint="cs"/>
          <w:cs/>
          <w:lang w:val="th-TH"/>
        </w:rPr>
        <w:t>ม</w:t>
      </w:r>
      <w:r w:rsidRPr="00B60D70">
        <w:rPr>
          <w:rFonts w:ascii="TH SarabunPSK" w:hAnsi="TH SarabunPSK" w:cs="TH SarabunPSK" w:hint="cs"/>
          <w:cs/>
        </w:rPr>
        <w:t>. (</w:t>
      </w:r>
      <w:r w:rsidRPr="00B60D70">
        <w:rPr>
          <w:rFonts w:ascii="TH SarabunPSK" w:hAnsi="TH SarabunPSK" w:cs="TH SarabunPSK" w:hint="cs"/>
          <w:cs/>
          <w:lang w:val="th-TH"/>
        </w:rPr>
        <w:t>วิศวกรรมโยธา</w:t>
      </w:r>
      <w:r w:rsidRPr="00B60D70">
        <w:rPr>
          <w:rFonts w:ascii="TH SarabunPSK" w:hAnsi="TH SarabunPSK" w:cs="TH SarabunPSK" w:hint="cs"/>
          <w:cs/>
        </w:rPr>
        <w:t>)</w:t>
      </w:r>
      <w:r w:rsidRPr="00B60D70">
        <w:rPr>
          <w:rFonts w:ascii="TH SarabunPSK" w:hAnsi="TH SarabunPSK" w:cs="TH SarabunPSK" w:hint="cs"/>
        </w:rPr>
        <w:t xml:space="preserve">, </w:t>
      </w:r>
      <w:r w:rsidRPr="00B60D70">
        <w:rPr>
          <w:rFonts w:ascii="TH SarabunPSK" w:hAnsi="TH SarabunPSK" w:cs="TH SarabunPSK" w:hint="cs"/>
          <w:cs/>
          <w:lang w:val="th-TH"/>
        </w:rPr>
        <w:t>มหาวิทยาลัยเทคโนโลยีพระจอมเกล้าธนบุรี</w:t>
      </w:r>
      <w:r w:rsidRPr="00B60D70">
        <w:rPr>
          <w:rFonts w:ascii="TH SarabunPSK" w:hAnsi="TH SarabunPSK" w:cs="TH SarabunPSK" w:hint="cs"/>
        </w:rPr>
        <w:t xml:space="preserve">, </w:t>
      </w:r>
      <w:r w:rsidRPr="00B60D70">
        <w:rPr>
          <w:rFonts w:ascii="TH SarabunPSK" w:hAnsi="TH SarabunPSK" w:cs="TH SarabunPSK" w:hint="cs"/>
          <w:cs/>
          <w:lang w:val="th-TH"/>
        </w:rPr>
        <w:t xml:space="preserve">ประเทศไทย </w:t>
      </w:r>
    </w:p>
    <w:p w14:paraId="0564D9FD" w14:textId="77777777" w:rsidR="009E6917" w:rsidRPr="00B60D70" w:rsidRDefault="00D756E0" w:rsidP="00592146">
      <w:pPr>
        <w:rPr>
          <w:rFonts w:ascii="TH SarabunPSK" w:hAnsi="TH SarabunPSK" w:cs="TH SarabunPSK"/>
        </w:rPr>
      </w:pPr>
      <w:r w:rsidRPr="00B60D70">
        <w:rPr>
          <w:rFonts w:ascii="TH SarabunPSK" w:hAnsi="TH SarabunPSK" w:cs="TH SarabunPSK" w:hint="cs"/>
          <w:cs/>
          <w:lang w:val="th-TH"/>
        </w:rPr>
        <w:t>ปี พ</w:t>
      </w:r>
      <w:r w:rsidRPr="00B60D70">
        <w:rPr>
          <w:rFonts w:ascii="TH SarabunPSK" w:hAnsi="TH SarabunPSK" w:cs="TH SarabunPSK" w:hint="cs"/>
          <w:cs/>
        </w:rPr>
        <w:t>.</w:t>
      </w:r>
      <w:r w:rsidRPr="00B60D70">
        <w:rPr>
          <w:rFonts w:ascii="TH SarabunPSK" w:hAnsi="TH SarabunPSK" w:cs="TH SarabunPSK" w:hint="cs"/>
          <w:cs/>
          <w:lang w:val="th-TH"/>
        </w:rPr>
        <w:t>ศ</w:t>
      </w:r>
      <w:r w:rsidRPr="00B60D70">
        <w:rPr>
          <w:rFonts w:ascii="TH SarabunPSK" w:hAnsi="TH SarabunPSK" w:cs="TH SarabunPSK" w:hint="cs"/>
          <w:cs/>
        </w:rPr>
        <w:t xml:space="preserve">. </w:t>
      </w:r>
      <w:r w:rsidRPr="00B60D70">
        <w:rPr>
          <w:rFonts w:ascii="TH SarabunPSK" w:hAnsi="TH SarabunPSK" w:cs="TH SarabunPSK" w:hint="cs"/>
        </w:rPr>
        <w:t xml:space="preserve">2539 </w:t>
      </w:r>
      <w:r w:rsidRPr="00B60D70">
        <w:rPr>
          <w:rFonts w:ascii="TH SarabunPSK" w:hAnsi="TH SarabunPSK" w:cs="TH SarabunPSK" w:hint="cs"/>
        </w:rPr>
        <w:tab/>
      </w:r>
      <w:r w:rsidRPr="00B60D70">
        <w:rPr>
          <w:rFonts w:ascii="TH SarabunPSK" w:hAnsi="TH SarabunPSK" w:cs="TH SarabunPSK" w:hint="cs"/>
          <w:cs/>
          <w:lang w:val="th-TH"/>
        </w:rPr>
        <w:t>ค</w:t>
      </w:r>
      <w:r w:rsidRPr="00B60D70">
        <w:rPr>
          <w:rFonts w:ascii="TH SarabunPSK" w:hAnsi="TH SarabunPSK" w:cs="TH SarabunPSK" w:hint="cs"/>
          <w:cs/>
        </w:rPr>
        <w:t>.</w:t>
      </w:r>
      <w:proofErr w:type="spellStart"/>
      <w:r w:rsidRPr="00B60D70">
        <w:rPr>
          <w:rFonts w:ascii="TH SarabunPSK" w:hAnsi="TH SarabunPSK" w:cs="TH SarabunPSK" w:hint="cs"/>
          <w:cs/>
          <w:lang w:val="th-TH"/>
        </w:rPr>
        <w:t>อ</w:t>
      </w:r>
      <w:r w:rsidRPr="00B60D70">
        <w:rPr>
          <w:rFonts w:ascii="TH SarabunPSK" w:hAnsi="TH SarabunPSK" w:cs="TH SarabunPSK" w:hint="cs"/>
          <w:cs/>
        </w:rPr>
        <w:t>.</w:t>
      </w:r>
      <w:r w:rsidRPr="00B60D70">
        <w:rPr>
          <w:rFonts w:ascii="TH SarabunPSK" w:hAnsi="TH SarabunPSK" w:cs="TH SarabunPSK" w:hint="cs"/>
          <w:cs/>
          <w:lang w:val="th-TH"/>
        </w:rPr>
        <w:t>บ</w:t>
      </w:r>
      <w:proofErr w:type="spellEnd"/>
      <w:r w:rsidRPr="00B60D70">
        <w:rPr>
          <w:rFonts w:ascii="TH SarabunPSK" w:hAnsi="TH SarabunPSK" w:cs="TH SarabunPSK" w:hint="cs"/>
          <w:cs/>
        </w:rPr>
        <w:t>. (</w:t>
      </w:r>
      <w:r w:rsidRPr="00B60D70">
        <w:rPr>
          <w:rFonts w:ascii="TH SarabunPSK" w:hAnsi="TH SarabunPSK" w:cs="TH SarabunPSK" w:hint="cs"/>
          <w:cs/>
          <w:lang w:val="th-TH"/>
        </w:rPr>
        <w:t>วิศวกรรมโยธา</w:t>
      </w:r>
      <w:r w:rsidRPr="00B60D70">
        <w:rPr>
          <w:rFonts w:ascii="TH SarabunPSK" w:hAnsi="TH SarabunPSK" w:cs="TH SarabunPSK" w:hint="cs"/>
          <w:cs/>
        </w:rPr>
        <w:t>)</w:t>
      </w:r>
      <w:r w:rsidRPr="00B60D70">
        <w:rPr>
          <w:rFonts w:ascii="TH SarabunPSK" w:hAnsi="TH SarabunPSK" w:cs="TH SarabunPSK" w:hint="cs"/>
        </w:rPr>
        <w:t xml:space="preserve">, </w:t>
      </w:r>
      <w:r w:rsidRPr="00B60D70">
        <w:rPr>
          <w:rFonts w:ascii="TH SarabunPSK" w:hAnsi="TH SarabunPSK" w:cs="TH SarabunPSK" w:hint="cs"/>
          <w:cs/>
          <w:lang w:val="th-TH"/>
        </w:rPr>
        <w:t>สถาบันเทคโนโลยีพระจอมเกล้าธนบุรี</w:t>
      </w:r>
      <w:r w:rsidRPr="00B60D70">
        <w:rPr>
          <w:rFonts w:ascii="TH SarabunPSK" w:hAnsi="TH SarabunPSK" w:cs="TH SarabunPSK" w:hint="cs"/>
        </w:rPr>
        <w:t xml:space="preserve">, </w:t>
      </w:r>
      <w:r w:rsidRPr="00B60D70">
        <w:rPr>
          <w:rFonts w:ascii="TH SarabunPSK" w:hAnsi="TH SarabunPSK" w:cs="TH SarabunPSK" w:hint="cs"/>
          <w:cs/>
          <w:lang w:val="th-TH"/>
        </w:rPr>
        <w:t xml:space="preserve">ประเทศไทย </w:t>
      </w:r>
    </w:p>
    <w:p w14:paraId="090B82B9" w14:textId="77777777" w:rsidR="009E6917" w:rsidRPr="00B60D70" w:rsidRDefault="009E6917" w:rsidP="00592146">
      <w:pPr>
        <w:rPr>
          <w:rFonts w:ascii="TH SarabunPSK" w:hAnsi="TH SarabunPSK" w:cs="TH SarabunPSK"/>
        </w:rPr>
      </w:pPr>
    </w:p>
    <w:p w14:paraId="0102D1DD" w14:textId="23BE62E9" w:rsidR="00161E8D" w:rsidRPr="00B60D70" w:rsidRDefault="00161E8D" w:rsidP="00161E8D">
      <w:pPr>
        <w:rPr>
          <w:rFonts w:ascii="TH SarabunPSK" w:hAnsi="TH SarabunPSK" w:cs="TH SarabunPSK"/>
          <w:b/>
          <w:bCs/>
        </w:rPr>
      </w:pPr>
      <w:r w:rsidRPr="00B60D70">
        <w:rPr>
          <w:rFonts w:ascii="TH SarabunPSK" w:hAnsi="TH SarabunPSK" w:cs="TH SarabunPSK" w:hint="cs"/>
          <w:b/>
          <w:bCs/>
          <w:cs/>
          <w:lang w:val="th-TH"/>
        </w:rPr>
        <w:t>คุณวุฒิและสาขาวิชา</w:t>
      </w:r>
      <w:r w:rsidRPr="00B60D70">
        <w:rPr>
          <w:rFonts w:ascii="TH SarabunPSK" w:hAnsi="TH SarabunPSK" w:cs="TH SarabunPSK" w:hint="cs"/>
          <w:b/>
          <w:bCs/>
          <w:cs/>
        </w:rPr>
        <w:tab/>
      </w:r>
    </w:p>
    <w:p w14:paraId="6439B086" w14:textId="0BACAED8" w:rsidR="00161E8D" w:rsidRPr="00B60D70" w:rsidRDefault="00E32CF0" w:rsidP="00161E8D">
      <w:pPr>
        <w:ind w:left="720"/>
        <w:rPr>
          <w:rFonts w:ascii="TH SarabunPSK" w:hAnsi="TH SarabunPSK" w:cs="TH SarabunPSK"/>
        </w:rPr>
      </w:pPr>
      <w:r w:rsidRPr="00B60D70">
        <w:rPr>
          <w:rFonts w:ascii="TH SarabunPSK" w:eastAsia="Wingdings 2" w:hAnsi="TH SarabunPSK" w:cs="TH SarabunPSK" w:hint="cs"/>
        </w:rPr>
        <w:sym w:font="Wingdings 2" w:char="F052"/>
      </w:r>
      <w:r w:rsidR="00161E8D" w:rsidRPr="00B60D70">
        <w:rPr>
          <w:rFonts w:ascii="TH SarabunPSK" w:hAnsi="TH SarabunPSK" w:cs="TH SarabunPSK" w:hint="cs"/>
          <w:cs/>
          <w:lang w:val="th-TH"/>
        </w:rPr>
        <w:t>คุณวุฒิและสาขาวิชา</w:t>
      </w:r>
      <w:r w:rsidR="00161E8D" w:rsidRPr="00B60D70">
        <w:rPr>
          <w:rFonts w:ascii="TH SarabunPSK" w:hAnsi="TH SarabunPSK" w:cs="TH SarabunPSK" w:hint="cs"/>
          <w:u w:val="single"/>
          <w:cs/>
          <w:lang w:val="th-TH"/>
        </w:rPr>
        <w:t>ตรง</w:t>
      </w:r>
      <w:r w:rsidR="00161E8D" w:rsidRPr="00B60D70">
        <w:rPr>
          <w:rFonts w:ascii="TH SarabunPSK" w:hAnsi="TH SarabunPSK" w:cs="TH SarabunPSK" w:hint="cs"/>
          <w:cs/>
          <w:lang w:val="th-TH"/>
        </w:rPr>
        <w:t>กับสาขาวิชาของหลักสูตร</w:t>
      </w:r>
    </w:p>
    <w:p w14:paraId="0889ECF8" w14:textId="77777777" w:rsidR="009E6917" w:rsidRPr="00B60D70" w:rsidRDefault="009E6917" w:rsidP="00592146">
      <w:pPr>
        <w:rPr>
          <w:rFonts w:ascii="TH SarabunPSK" w:hAnsi="TH SarabunPSK" w:cs="TH SarabunPSK"/>
        </w:rPr>
      </w:pPr>
    </w:p>
    <w:p w14:paraId="56239318" w14:textId="6A18244A" w:rsidR="00161E8D" w:rsidRPr="00B60D70" w:rsidRDefault="00D71DDC" w:rsidP="00161E8D">
      <w:pPr>
        <w:rPr>
          <w:rFonts w:ascii="TH SarabunPSK" w:hAnsi="TH SarabunPSK" w:cs="TH SarabunPSK"/>
          <w:b/>
          <w:bCs/>
        </w:rPr>
      </w:pPr>
      <w:r w:rsidRPr="00B60D70">
        <w:rPr>
          <w:rFonts w:ascii="TH SarabunPSK" w:hAnsi="TH SarabunPSK" w:cs="TH SarabunPSK" w:hint="cs"/>
          <w:b/>
          <w:bCs/>
          <w:cs/>
        </w:rPr>
        <w:t>2</w:t>
      </w:r>
      <w:r w:rsidR="00161E8D" w:rsidRPr="00B60D70">
        <w:rPr>
          <w:rFonts w:ascii="TH SarabunPSK" w:hAnsi="TH SarabunPSK" w:cs="TH SarabunPSK" w:hint="cs"/>
          <w:b/>
          <w:bCs/>
        </w:rPr>
        <w:t xml:space="preserve">. </w:t>
      </w:r>
      <w:r w:rsidR="00161E8D" w:rsidRPr="00B60D70">
        <w:rPr>
          <w:rFonts w:ascii="TH SarabunPSK" w:hAnsi="TH SarabunPSK" w:cs="TH SarabunPSK" w:hint="cs"/>
          <w:b/>
          <w:bCs/>
          <w:cs/>
          <w:lang w:val="th-TH"/>
        </w:rPr>
        <w:t xml:space="preserve">ผลงานทางวิชาการย้อนหลัง </w:t>
      </w:r>
      <w:r w:rsidR="00161E8D" w:rsidRPr="00B60D70">
        <w:rPr>
          <w:rFonts w:ascii="TH SarabunPSK" w:hAnsi="TH SarabunPSK" w:cs="TH SarabunPSK" w:hint="cs"/>
          <w:b/>
          <w:bCs/>
        </w:rPr>
        <w:t xml:space="preserve">5 </w:t>
      </w:r>
      <w:r w:rsidR="00161E8D" w:rsidRPr="00B60D70">
        <w:rPr>
          <w:rFonts w:ascii="TH SarabunPSK" w:hAnsi="TH SarabunPSK" w:cs="TH SarabunPSK" w:hint="cs"/>
          <w:b/>
          <w:bCs/>
          <w:cs/>
          <w:lang w:val="th-TH"/>
        </w:rPr>
        <w:t>ปี</w:t>
      </w:r>
      <w:r w:rsidR="00161E8D" w:rsidRPr="00B60D70">
        <w:rPr>
          <w:rFonts w:ascii="TH SarabunPSK" w:hAnsi="TH SarabunPSK" w:cs="TH SarabunPSK" w:hint="cs"/>
          <w:b/>
          <w:bCs/>
          <w:cs/>
        </w:rPr>
        <w:t xml:space="preserve"> </w:t>
      </w:r>
    </w:p>
    <w:p w14:paraId="55D6434E" w14:textId="77777777" w:rsidR="0073720F" w:rsidRPr="00B60D70" w:rsidRDefault="0073720F" w:rsidP="0073720F">
      <w:pPr>
        <w:ind w:right="26"/>
        <w:jc w:val="left"/>
        <w:rPr>
          <w:rFonts w:ascii="TH SarabunPSK" w:eastAsia="TH SarabunPSK" w:hAnsi="TH SarabunPSK" w:cs="TH SarabunPSK"/>
        </w:rPr>
      </w:pPr>
      <w:r w:rsidRPr="00B60D70">
        <w:rPr>
          <w:rFonts w:ascii="TH SarabunPSK" w:eastAsia="TH SarabunPSK" w:hAnsi="TH SarabunPSK" w:cs="TH SarabunPSK" w:hint="cs"/>
          <w:cs/>
        </w:rPr>
        <w:t xml:space="preserve">   </w:t>
      </w:r>
      <w:r w:rsidRPr="00B60D70">
        <w:rPr>
          <w:rFonts w:ascii="TH SarabunPSK" w:eastAsia="TH SarabunPSK" w:hAnsi="TH SarabunPSK" w:cs="TH SarabunPSK" w:hint="cs"/>
          <w:u w:val="single"/>
          <w:cs/>
        </w:rPr>
        <w:t>กลุ่ม 1</w:t>
      </w:r>
      <w:r w:rsidRPr="00B60D70">
        <w:rPr>
          <w:rFonts w:ascii="TH SarabunPSK" w:eastAsia="TH SarabunPSK" w:hAnsi="TH SarabunPSK" w:cs="TH SarabunPSK" w:hint="cs"/>
          <w:cs/>
        </w:rPr>
        <w:t xml:space="preserve"> งานวิจัย </w:t>
      </w:r>
      <w:r w:rsidRPr="00B60D70">
        <w:rPr>
          <w:rFonts w:ascii="TH SarabunPSK" w:eastAsia="TH SarabunPSK" w:hAnsi="TH SarabunPSK" w:cs="TH SarabunPSK" w:hint="cs"/>
        </w:rPr>
        <w:t xml:space="preserve"> (</w:t>
      </w:r>
      <w:r w:rsidRPr="00B60D70">
        <w:rPr>
          <w:rFonts w:ascii="TH SarabunPSK" w:eastAsia="TH SarabunPSK" w:hAnsi="TH SarabunPSK" w:cs="TH SarabunPSK" w:hint="cs"/>
          <w:cs/>
        </w:rPr>
        <w:t xml:space="preserve">ต้องระบุว่าสามารถสืบค้นได้จากฐานข้อมูลใดตามประกาศ </w:t>
      </w:r>
      <w:proofErr w:type="spellStart"/>
      <w:r w:rsidRPr="00B60D70">
        <w:rPr>
          <w:rFonts w:ascii="TH SarabunPSK" w:eastAsia="TH SarabunPSK" w:hAnsi="TH SarabunPSK" w:cs="TH SarabunPSK" w:hint="cs"/>
          <w:cs/>
        </w:rPr>
        <w:t>ก.พ.อ</w:t>
      </w:r>
      <w:proofErr w:type="spellEnd"/>
      <w:r w:rsidRPr="00B60D70">
        <w:rPr>
          <w:rFonts w:ascii="TH SarabunPSK" w:eastAsia="TH SarabunPSK" w:hAnsi="TH SarabunPSK" w:cs="TH SarabunPSK" w:hint="cs"/>
          <w:cs/>
        </w:rPr>
        <w:t xml:space="preserve">. เช่น </w:t>
      </w:r>
      <w:r w:rsidRPr="00B60D70">
        <w:rPr>
          <w:rFonts w:ascii="TH SarabunPSK" w:eastAsia="TH SarabunPSK" w:hAnsi="TH SarabunPSK" w:cs="TH SarabunPSK" w:hint="cs"/>
        </w:rPr>
        <w:t xml:space="preserve">Scopus, Web of Science </w:t>
      </w:r>
      <w:r w:rsidRPr="00B60D70">
        <w:rPr>
          <w:rFonts w:ascii="TH SarabunPSK" w:eastAsia="TH SarabunPSK" w:hAnsi="TH SarabunPSK" w:cs="TH SarabunPSK" w:hint="cs"/>
          <w:cs/>
        </w:rPr>
        <w:t>ฯลฯ</w:t>
      </w:r>
      <w:r w:rsidRPr="00B60D70">
        <w:rPr>
          <w:rFonts w:ascii="TH SarabunPSK" w:eastAsia="TH SarabunPSK" w:hAnsi="TH SarabunPSK" w:cs="TH SarabunPSK" w:hint="cs"/>
        </w:rPr>
        <w:t>)</w:t>
      </w:r>
    </w:p>
    <w:p w14:paraId="488F2FF9" w14:textId="77777777" w:rsidR="0073720F" w:rsidRPr="00B60D70" w:rsidRDefault="0073720F" w:rsidP="00FF7D50">
      <w:pPr>
        <w:pStyle w:val="af9"/>
        <w:numPr>
          <w:ilvl w:val="1"/>
          <w:numId w:val="124"/>
        </w:numPr>
        <w:ind w:left="851" w:right="26"/>
        <w:jc w:val="left"/>
        <w:rPr>
          <w:rFonts w:ascii="TH SarabunPSK" w:eastAsia="TH SarabunPSK" w:hAnsi="TH SarabunPSK" w:cs="TH SarabunPSK"/>
        </w:rPr>
      </w:pPr>
      <w:r w:rsidRPr="00B60D70">
        <w:rPr>
          <w:rFonts w:ascii="TH SarabunPSK" w:eastAsia="TH SarabunPSK" w:hAnsi="TH SarabunPSK" w:cs="TH SarabunPSK" w:hint="cs"/>
        </w:rPr>
        <w:t>National Journal (</w:t>
      </w:r>
      <w:r w:rsidRPr="00B60D70">
        <w:rPr>
          <w:rFonts w:ascii="TH SarabunPSK" w:eastAsia="TH SarabunPSK" w:hAnsi="TH SarabunPSK" w:cs="TH SarabunPSK" w:hint="cs"/>
          <w:cs/>
        </w:rPr>
        <w:t xml:space="preserve">ค่าน้ำหนัก </w:t>
      </w:r>
      <w:r w:rsidRPr="00B60D70">
        <w:rPr>
          <w:rFonts w:ascii="TH SarabunPSK" w:eastAsia="TH SarabunPSK" w:hAnsi="TH SarabunPSK" w:cs="TH SarabunPSK" w:hint="cs"/>
        </w:rPr>
        <w:t>0.4)</w:t>
      </w:r>
    </w:p>
    <w:p w14:paraId="707DDA13" w14:textId="01C341E9" w:rsidR="00C33F4D" w:rsidRPr="00B60D70" w:rsidRDefault="00C33F4D" w:rsidP="00FF7D50">
      <w:pPr>
        <w:pStyle w:val="af9"/>
        <w:numPr>
          <w:ilvl w:val="0"/>
          <w:numId w:val="125"/>
        </w:numPr>
        <w:spacing w:after="240"/>
        <w:ind w:left="1276" w:hanging="357"/>
        <w:contextualSpacing w:val="0"/>
        <w:rPr>
          <w:rFonts w:ascii="TH SarabunPSK" w:hAnsi="TH SarabunPSK" w:cs="TH SarabunPSK"/>
        </w:rPr>
      </w:pPr>
      <w:r w:rsidRPr="00B60D70">
        <w:rPr>
          <w:rFonts w:ascii="TH SarabunPSK" w:hAnsi="TH SarabunPSK" w:cs="TH SarabunPSK"/>
          <w:cs/>
        </w:rPr>
        <w:t>เอกรัตน์ รวยรวย</w:t>
      </w:r>
      <w:r w:rsidRPr="00B60D70">
        <w:rPr>
          <w:rFonts w:ascii="TH SarabunPSK" w:hAnsi="TH SarabunPSK" w:cs="TH SarabunPSK"/>
        </w:rPr>
        <w:t xml:space="preserve">, </w:t>
      </w:r>
      <w:proofErr w:type="spellStart"/>
      <w:r w:rsidRPr="00B60D70">
        <w:rPr>
          <w:rFonts w:ascii="TH SarabunPSK" w:hAnsi="TH SarabunPSK" w:cs="TH SarabunPSK"/>
          <w:cs/>
        </w:rPr>
        <w:t>กิ</w:t>
      </w:r>
      <w:proofErr w:type="spellEnd"/>
      <w:r w:rsidRPr="00B60D70">
        <w:rPr>
          <w:rFonts w:ascii="TH SarabunPSK" w:hAnsi="TH SarabunPSK" w:cs="TH SarabunPSK"/>
          <w:cs/>
        </w:rPr>
        <w:t>ติเดช สันติชัยอนันต์</w:t>
      </w:r>
      <w:r w:rsidRPr="00B60D70">
        <w:rPr>
          <w:rFonts w:ascii="TH SarabunPSK" w:hAnsi="TH SarabunPSK" w:cs="TH SarabunPSK"/>
        </w:rPr>
        <w:t xml:space="preserve">, </w:t>
      </w:r>
      <w:r w:rsidRPr="00B60D70">
        <w:rPr>
          <w:rFonts w:ascii="TH SarabunPSK" w:hAnsi="TH SarabunPSK" w:cs="TH SarabunPSK"/>
          <w:b/>
          <w:bCs/>
          <w:u w:val="single"/>
          <w:cs/>
        </w:rPr>
        <w:t>มงคล นามลักษณ์</w:t>
      </w:r>
      <w:r w:rsidRPr="00B60D70">
        <w:rPr>
          <w:rFonts w:ascii="TH SarabunPSK" w:hAnsi="TH SarabunPSK" w:cs="TH SarabunPSK"/>
          <w:cs/>
        </w:rPr>
        <w:t xml:space="preserve"> และ วิศิษฏ์ศรี วิยะรัตน์</w:t>
      </w:r>
      <w:r w:rsidRPr="00B60D70">
        <w:rPr>
          <w:rFonts w:ascii="TH SarabunPSK" w:hAnsi="TH SarabunPSK" w:cs="TH SarabunPSK"/>
        </w:rPr>
        <w:t xml:space="preserve">, </w:t>
      </w:r>
      <w:r w:rsidRPr="00B60D70">
        <w:rPr>
          <w:rFonts w:ascii="TH SarabunPSK" w:hAnsi="TH SarabunPSK" w:cs="TH SarabunPSK"/>
          <w:cs/>
        </w:rPr>
        <w:t>2566</w:t>
      </w:r>
      <w:r w:rsidRPr="00B60D70">
        <w:rPr>
          <w:rFonts w:ascii="TH SarabunPSK" w:hAnsi="TH SarabunPSK" w:cs="TH SarabunPSK"/>
        </w:rPr>
        <w:t>, “</w:t>
      </w:r>
      <w:r w:rsidRPr="00B60D70">
        <w:rPr>
          <w:rFonts w:ascii="TH SarabunPSK" w:hAnsi="TH SarabunPSK" w:cs="TH SarabunPSK"/>
          <w:cs/>
        </w:rPr>
        <w:t>การประเมินผลโครงการสหกิจศึกษาของหลักสูตรเทคโนโลยีบัณฑิต สาขาเทคโนโลยีอุตสาหกรรม คณะครุศาสตร์อุตสาหกรรมและเทคโนโลยี มหาวิทยาลัยเทคโนโลยีพระจอมเกล้าธนบุรี”</w:t>
      </w:r>
      <w:r w:rsidRPr="00B60D70">
        <w:rPr>
          <w:rFonts w:ascii="TH SarabunPSK" w:hAnsi="TH SarabunPSK" w:cs="TH SarabunPSK"/>
        </w:rPr>
        <w:t xml:space="preserve">, </w:t>
      </w:r>
      <w:r w:rsidRPr="00B60D70">
        <w:rPr>
          <w:rFonts w:ascii="TH SarabunPSK" w:hAnsi="TH SarabunPSK" w:cs="TH SarabunPSK"/>
          <w:cs/>
        </w:rPr>
        <w:t>วารสารอาชีวศึกษาภาคกลาง</w:t>
      </w:r>
      <w:r w:rsidRPr="00B60D70">
        <w:rPr>
          <w:rFonts w:ascii="TH SarabunPSK" w:hAnsi="TH SarabunPSK" w:cs="TH SarabunPSK"/>
        </w:rPr>
        <w:t xml:space="preserve">, </w:t>
      </w:r>
      <w:r w:rsidRPr="00B60D70">
        <w:rPr>
          <w:rFonts w:ascii="TH SarabunPSK" w:hAnsi="TH SarabunPSK" w:cs="TH SarabunPSK"/>
          <w:cs/>
        </w:rPr>
        <w:t>ปีที่ 7</w:t>
      </w:r>
      <w:r w:rsidRPr="00B60D70">
        <w:rPr>
          <w:rFonts w:ascii="TH SarabunPSK" w:hAnsi="TH SarabunPSK" w:cs="TH SarabunPSK"/>
        </w:rPr>
        <w:t xml:space="preserve">, </w:t>
      </w:r>
      <w:r w:rsidRPr="00B60D70">
        <w:rPr>
          <w:rFonts w:ascii="TH SarabunPSK" w:hAnsi="TH SarabunPSK" w:cs="TH SarabunPSK"/>
          <w:cs/>
        </w:rPr>
        <w:t>ฉบับที่ 1</w:t>
      </w:r>
      <w:r w:rsidRPr="00B60D70">
        <w:rPr>
          <w:rFonts w:ascii="TH SarabunPSK" w:hAnsi="TH SarabunPSK" w:cs="TH SarabunPSK"/>
        </w:rPr>
        <w:t xml:space="preserve">, </w:t>
      </w:r>
      <w:r w:rsidRPr="00B60D70">
        <w:rPr>
          <w:rFonts w:ascii="TH SarabunPSK" w:hAnsi="TH SarabunPSK" w:cs="TH SarabunPSK"/>
          <w:cs/>
        </w:rPr>
        <w:t>มกราคม-มิถุนายน 2566</w:t>
      </w:r>
      <w:r w:rsidRPr="00B60D70">
        <w:rPr>
          <w:rFonts w:ascii="TH SarabunPSK" w:hAnsi="TH SarabunPSK" w:cs="TH SarabunPSK"/>
        </w:rPr>
        <w:t xml:space="preserve">, </w:t>
      </w:r>
      <w:r w:rsidRPr="00B60D70">
        <w:rPr>
          <w:rFonts w:ascii="TH SarabunPSK" w:hAnsi="TH SarabunPSK" w:cs="TH SarabunPSK"/>
          <w:cs/>
        </w:rPr>
        <w:t xml:space="preserve">หน้า 18-32. </w:t>
      </w:r>
      <w:r w:rsidRPr="00B60D70">
        <w:rPr>
          <w:rFonts w:ascii="TH SarabunPSK" w:hAnsi="TH SarabunPSK" w:cs="TH SarabunPSK"/>
        </w:rPr>
        <w:t xml:space="preserve">ISSN </w:t>
      </w:r>
      <w:r w:rsidRPr="00B60D70">
        <w:rPr>
          <w:rFonts w:ascii="TH SarabunPSK" w:hAnsi="TH SarabunPSK" w:cs="TH SarabunPSK"/>
          <w:cs/>
        </w:rPr>
        <w:t>2586 - 8985 (</w:t>
      </w:r>
      <w:r w:rsidRPr="00B60D70">
        <w:rPr>
          <w:rFonts w:ascii="TH SarabunPSK" w:hAnsi="TH SarabunPSK" w:cs="TH SarabunPSK"/>
        </w:rPr>
        <w:t xml:space="preserve">Print), ISSN </w:t>
      </w:r>
      <w:r w:rsidRPr="00B60D70">
        <w:rPr>
          <w:rFonts w:ascii="TH SarabunPSK" w:hAnsi="TH SarabunPSK" w:cs="TH SarabunPSK"/>
          <w:cs/>
        </w:rPr>
        <w:t>2730 - 2997 (</w:t>
      </w:r>
      <w:r w:rsidRPr="00B60D70">
        <w:rPr>
          <w:rFonts w:ascii="TH SarabunPSK" w:hAnsi="TH SarabunPSK" w:cs="TH SarabunPSK"/>
        </w:rPr>
        <w:t>Online)</w:t>
      </w:r>
      <w:r w:rsidRPr="00B60D70">
        <w:rPr>
          <w:rFonts w:ascii="TH SarabunPSK" w:hAnsi="TH SarabunPSK" w:cs="TH SarabunPSK" w:hint="cs"/>
          <w:cs/>
        </w:rPr>
        <w:t>.</w:t>
      </w:r>
    </w:p>
    <w:p w14:paraId="3F6179E2" w14:textId="616FC821" w:rsidR="009E6917" w:rsidRPr="00B60D70" w:rsidRDefault="00D756E0" w:rsidP="00FF7D50">
      <w:pPr>
        <w:pStyle w:val="af9"/>
        <w:numPr>
          <w:ilvl w:val="0"/>
          <w:numId w:val="125"/>
        </w:numPr>
        <w:spacing w:after="240"/>
        <w:ind w:left="1276" w:hanging="357"/>
        <w:contextualSpacing w:val="0"/>
        <w:rPr>
          <w:rFonts w:ascii="TH SarabunPSK" w:hAnsi="TH SarabunPSK" w:cs="TH SarabunPSK"/>
        </w:rPr>
      </w:pPr>
      <w:r w:rsidRPr="00B60D70">
        <w:rPr>
          <w:rFonts w:ascii="TH SarabunPSK" w:hAnsi="TH SarabunPSK" w:cs="TH SarabunPSK" w:hint="cs"/>
          <w:cs/>
        </w:rPr>
        <w:t>บุญ</w:t>
      </w:r>
      <w:proofErr w:type="spellStart"/>
      <w:r w:rsidRPr="00B60D70">
        <w:rPr>
          <w:rFonts w:ascii="TH SarabunPSK" w:hAnsi="TH SarabunPSK" w:cs="TH SarabunPSK" w:hint="cs"/>
          <w:cs/>
        </w:rPr>
        <w:t>ญานัน</w:t>
      </w:r>
      <w:proofErr w:type="spellEnd"/>
      <w:r w:rsidRPr="00B60D70">
        <w:rPr>
          <w:rFonts w:ascii="TH SarabunPSK" w:hAnsi="TH SarabunPSK" w:cs="TH SarabunPSK" w:hint="cs"/>
          <w:cs/>
        </w:rPr>
        <w:t xml:space="preserve"> เพ็ญสุวรรณ</w:t>
      </w:r>
      <w:r w:rsidRPr="00B60D70">
        <w:rPr>
          <w:rFonts w:ascii="TH SarabunPSK" w:hAnsi="TH SarabunPSK" w:cs="TH SarabunPSK" w:hint="cs"/>
        </w:rPr>
        <w:t xml:space="preserve">, </w:t>
      </w:r>
      <w:r w:rsidRPr="00B60D70">
        <w:rPr>
          <w:rFonts w:ascii="TH SarabunPSK" w:hAnsi="TH SarabunPSK" w:cs="TH SarabunPSK" w:hint="cs"/>
          <w:cs/>
        </w:rPr>
        <w:t>นฤมล พลายทอง</w:t>
      </w:r>
      <w:r w:rsidRPr="00B60D70">
        <w:rPr>
          <w:rFonts w:ascii="TH SarabunPSK" w:hAnsi="TH SarabunPSK" w:cs="TH SarabunPSK" w:hint="cs"/>
        </w:rPr>
        <w:t xml:space="preserve">, </w:t>
      </w:r>
      <w:r w:rsidRPr="00B60D70">
        <w:rPr>
          <w:rFonts w:ascii="TH SarabunPSK" w:hAnsi="TH SarabunPSK" w:cs="TH SarabunPSK" w:hint="cs"/>
          <w:cs/>
        </w:rPr>
        <w:t xml:space="preserve">คงกฤช สมฤดี และ </w:t>
      </w:r>
      <w:r w:rsidRPr="00B60D70">
        <w:rPr>
          <w:rFonts w:ascii="TH SarabunPSK" w:hAnsi="TH SarabunPSK" w:cs="TH SarabunPSK" w:hint="cs"/>
          <w:b/>
          <w:bCs/>
          <w:u w:val="single"/>
          <w:cs/>
        </w:rPr>
        <w:t>มงคล นามลักษณ์</w:t>
      </w:r>
      <w:r w:rsidRPr="00B60D70">
        <w:rPr>
          <w:rFonts w:ascii="TH SarabunPSK" w:hAnsi="TH SarabunPSK" w:cs="TH SarabunPSK" w:hint="cs"/>
        </w:rPr>
        <w:t xml:space="preserve">, </w:t>
      </w:r>
      <w:r w:rsidRPr="00B60D70">
        <w:rPr>
          <w:rFonts w:ascii="TH SarabunPSK" w:hAnsi="TH SarabunPSK" w:cs="TH SarabunPSK" w:hint="cs"/>
          <w:cs/>
        </w:rPr>
        <w:t>2564</w:t>
      </w:r>
      <w:r w:rsidRPr="00B60D70">
        <w:rPr>
          <w:rFonts w:ascii="TH SarabunPSK" w:hAnsi="TH SarabunPSK" w:cs="TH SarabunPSK" w:hint="cs"/>
        </w:rPr>
        <w:t xml:space="preserve">, </w:t>
      </w:r>
      <w:r w:rsidRPr="00B60D70">
        <w:rPr>
          <w:rFonts w:ascii="TH SarabunPSK" w:hAnsi="TH SarabunPSK" w:cs="TH SarabunPSK" w:hint="cs"/>
          <w:cs/>
        </w:rPr>
        <w:t>ผลกระทบของผงแคลเซียมคาร์บอเนตต่อสมรรถนะการไหลและ</w:t>
      </w:r>
      <w:proofErr w:type="spellStart"/>
      <w:r w:rsidRPr="00B60D70">
        <w:rPr>
          <w:rFonts w:ascii="TH SarabunPSK" w:hAnsi="TH SarabunPSK" w:cs="TH SarabunPSK" w:hint="cs"/>
          <w:cs/>
        </w:rPr>
        <w:t>กําลัง</w:t>
      </w:r>
      <w:proofErr w:type="spellEnd"/>
      <w:r w:rsidRPr="00B60D70">
        <w:rPr>
          <w:rFonts w:ascii="TH SarabunPSK" w:hAnsi="TH SarabunPSK" w:cs="TH SarabunPSK" w:hint="cs"/>
          <w:cs/>
        </w:rPr>
        <w:t>รับแรงอัดของคอนกรีตมวลรวมเบาที่อัดแน่นได้ด้วยตัวเอง</w:t>
      </w:r>
      <w:r w:rsidRPr="00B60D70">
        <w:rPr>
          <w:rFonts w:ascii="TH SarabunPSK" w:hAnsi="TH SarabunPSK" w:cs="TH SarabunPSK" w:hint="cs"/>
        </w:rPr>
        <w:t xml:space="preserve">, </w:t>
      </w:r>
      <w:r w:rsidRPr="00B60D70">
        <w:rPr>
          <w:rFonts w:ascii="TH SarabunPSK" w:hAnsi="TH SarabunPSK" w:cs="TH SarabunPSK" w:hint="cs"/>
          <w:cs/>
        </w:rPr>
        <w:t>วารสารวิจัยและนวัตกรรมการอาชีวศึกษา</w:t>
      </w:r>
      <w:r w:rsidRPr="00B60D70">
        <w:rPr>
          <w:rFonts w:ascii="TH SarabunPSK" w:hAnsi="TH SarabunPSK" w:cs="TH SarabunPSK" w:hint="cs"/>
        </w:rPr>
        <w:t xml:space="preserve">, </w:t>
      </w:r>
      <w:r w:rsidR="000119AE" w:rsidRPr="00B60D70">
        <w:rPr>
          <w:rFonts w:ascii="TH SarabunPSK" w:hAnsi="TH SarabunPSK" w:cs="TH SarabunPSK" w:hint="cs"/>
          <w:cs/>
        </w:rPr>
        <w:t>ปีที่</w:t>
      </w:r>
      <w:r w:rsidR="004F0C88" w:rsidRPr="00B60D70">
        <w:rPr>
          <w:rFonts w:ascii="TH SarabunPSK" w:hAnsi="TH SarabunPSK" w:cs="TH SarabunPSK"/>
        </w:rPr>
        <w:t xml:space="preserve"> 5</w:t>
      </w:r>
      <w:r w:rsidR="00FB16C0" w:rsidRPr="00B60D70">
        <w:rPr>
          <w:rFonts w:ascii="TH SarabunPSK" w:hAnsi="TH SarabunPSK" w:cs="TH SarabunPSK" w:hint="cs"/>
          <w:cs/>
        </w:rPr>
        <w:t xml:space="preserve">, ฉบับที่ </w:t>
      </w:r>
      <w:r w:rsidRPr="00B60D70">
        <w:rPr>
          <w:rFonts w:ascii="TH SarabunPSK" w:hAnsi="TH SarabunPSK" w:cs="TH SarabunPSK" w:hint="cs"/>
          <w:cs/>
        </w:rPr>
        <w:t>2</w:t>
      </w:r>
      <w:r w:rsidRPr="00B60D70">
        <w:rPr>
          <w:rFonts w:ascii="TH SarabunPSK" w:hAnsi="TH SarabunPSK" w:cs="TH SarabunPSK" w:hint="cs"/>
        </w:rPr>
        <w:t xml:space="preserve">, </w:t>
      </w:r>
      <w:r w:rsidR="00B9321B" w:rsidRPr="00B60D70">
        <w:rPr>
          <w:rFonts w:ascii="TH SarabunPSK" w:hAnsi="TH SarabunPSK" w:cs="TH SarabunPSK" w:hint="cs"/>
          <w:cs/>
        </w:rPr>
        <w:t xml:space="preserve"> </w:t>
      </w:r>
      <w:r w:rsidR="00FB4058" w:rsidRPr="00B60D70">
        <w:rPr>
          <w:rFonts w:ascii="TH SarabunPSK" w:hAnsi="TH SarabunPSK" w:cs="TH SarabunPSK" w:hint="cs"/>
          <w:cs/>
        </w:rPr>
        <w:t>กรกฎาคม</w:t>
      </w:r>
      <w:r w:rsidR="00B9321B" w:rsidRPr="00B60D70">
        <w:rPr>
          <w:rFonts w:ascii="TH SarabunPSK" w:hAnsi="TH SarabunPSK" w:cs="TH SarabunPSK"/>
          <w:cs/>
        </w:rPr>
        <w:t>-</w:t>
      </w:r>
      <w:r w:rsidR="00FB4058" w:rsidRPr="00B60D70">
        <w:rPr>
          <w:rFonts w:ascii="TH SarabunPSK" w:hAnsi="TH SarabunPSK" w:cs="TH SarabunPSK" w:hint="cs"/>
          <w:cs/>
        </w:rPr>
        <w:t>ธันวาคม</w:t>
      </w:r>
      <w:r w:rsidR="00B9321B" w:rsidRPr="00B60D70">
        <w:rPr>
          <w:rFonts w:ascii="TH SarabunPSK" w:hAnsi="TH SarabunPSK" w:cs="TH SarabunPSK"/>
          <w:cs/>
        </w:rPr>
        <w:t xml:space="preserve"> 256</w:t>
      </w:r>
      <w:r w:rsidR="00FB4058" w:rsidRPr="00B60D70">
        <w:rPr>
          <w:rFonts w:ascii="TH SarabunPSK" w:hAnsi="TH SarabunPSK" w:cs="TH SarabunPSK"/>
        </w:rPr>
        <w:t xml:space="preserve">4, </w:t>
      </w:r>
      <w:r w:rsidR="00FB4058" w:rsidRPr="00B60D70">
        <w:rPr>
          <w:rFonts w:ascii="TH SarabunPSK" w:hAnsi="TH SarabunPSK" w:cs="TH SarabunPSK" w:hint="cs"/>
          <w:cs/>
        </w:rPr>
        <w:t xml:space="preserve">หน้า </w:t>
      </w:r>
      <w:r w:rsidRPr="00B60D70">
        <w:rPr>
          <w:rFonts w:ascii="TH SarabunPSK" w:hAnsi="TH SarabunPSK" w:cs="TH SarabunPSK" w:hint="cs"/>
          <w:cs/>
        </w:rPr>
        <w:t>21 – 30.</w:t>
      </w:r>
      <w:r w:rsidR="00FB4058" w:rsidRPr="00B60D70">
        <w:rPr>
          <w:rFonts w:ascii="TH SarabunPSK" w:hAnsi="TH SarabunPSK" w:cs="TH SarabunPSK"/>
        </w:rPr>
        <w:t xml:space="preserve"> ISSN </w:t>
      </w:r>
      <w:r w:rsidR="00FB4058" w:rsidRPr="00B60D70">
        <w:rPr>
          <w:rFonts w:ascii="TH SarabunPSK" w:hAnsi="TH SarabunPSK" w:cs="TH SarabunPSK"/>
          <w:cs/>
        </w:rPr>
        <w:t>2</w:t>
      </w:r>
      <w:r w:rsidR="005B07A8" w:rsidRPr="00B60D70">
        <w:rPr>
          <w:rFonts w:ascii="TH SarabunPSK" w:hAnsi="TH SarabunPSK" w:cs="TH SarabunPSK"/>
        </w:rPr>
        <w:t>586</w:t>
      </w:r>
      <w:r w:rsidR="00FB4058" w:rsidRPr="00B60D70">
        <w:rPr>
          <w:rFonts w:ascii="TH SarabunPSK" w:hAnsi="TH SarabunPSK" w:cs="TH SarabunPSK"/>
          <w:cs/>
        </w:rPr>
        <w:t xml:space="preserve"> - </w:t>
      </w:r>
      <w:r w:rsidR="0024540F" w:rsidRPr="00B60D70">
        <w:rPr>
          <w:rFonts w:ascii="TH SarabunPSK" w:hAnsi="TH SarabunPSK" w:cs="TH SarabunPSK"/>
        </w:rPr>
        <w:t>9302</w:t>
      </w:r>
      <w:r w:rsidR="00FB4058" w:rsidRPr="00B60D70">
        <w:rPr>
          <w:rFonts w:ascii="TH SarabunPSK" w:hAnsi="TH SarabunPSK" w:cs="TH SarabunPSK"/>
          <w:cs/>
        </w:rPr>
        <w:t xml:space="preserve"> (</w:t>
      </w:r>
      <w:r w:rsidR="00FB4058" w:rsidRPr="00B60D70">
        <w:rPr>
          <w:rFonts w:ascii="TH SarabunPSK" w:hAnsi="TH SarabunPSK" w:cs="TH SarabunPSK"/>
        </w:rPr>
        <w:t xml:space="preserve">Print), ISSN </w:t>
      </w:r>
      <w:r w:rsidR="00FB4058" w:rsidRPr="00B60D70">
        <w:rPr>
          <w:rFonts w:ascii="TH SarabunPSK" w:hAnsi="TH SarabunPSK" w:cs="TH SarabunPSK"/>
          <w:cs/>
        </w:rPr>
        <w:t>2</w:t>
      </w:r>
      <w:r w:rsidR="00B14AD5" w:rsidRPr="00B60D70">
        <w:rPr>
          <w:rFonts w:ascii="TH SarabunPSK" w:hAnsi="TH SarabunPSK" w:cs="TH SarabunPSK"/>
        </w:rPr>
        <w:t>697</w:t>
      </w:r>
      <w:r w:rsidR="00FB4058" w:rsidRPr="00B60D70">
        <w:rPr>
          <w:rFonts w:ascii="TH SarabunPSK" w:hAnsi="TH SarabunPSK" w:cs="TH SarabunPSK"/>
          <w:cs/>
        </w:rPr>
        <w:t xml:space="preserve"> - </w:t>
      </w:r>
      <w:r w:rsidR="00B14AD5" w:rsidRPr="00B60D70">
        <w:rPr>
          <w:rFonts w:ascii="TH SarabunPSK" w:hAnsi="TH SarabunPSK" w:cs="TH SarabunPSK"/>
        </w:rPr>
        <w:t>4983</w:t>
      </w:r>
      <w:r w:rsidR="00FB4058" w:rsidRPr="00B60D70">
        <w:rPr>
          <w:rFonts w:ascii="TH SarabunPSK" w:hAnsi="TH SarabunPSK" w:cs="TH SarabunPSK"/>
          <w:cs/>
        </w:rPr>
        <w:t xml:space="preserve"> (</w:t>
      </w:r>
      <w:r w:rsidR="00FB4058" w:rsidRPr="00B60D70">
        <w:rPr>
          <w:rFonts w:ascii="TH SarabunPSK" w:hAnsi="TH SarabunPSK" w:cs="TH SarabunPSK"/>
        </w:rPr>
        <w:t>Online)</w:t>
      </w:r>
      <w:r w:rsidR="00FB4058" w:rsidRPr="00B60D70">
        <w:rPr>
          <w:rFonts w:ascii="TH SarabunPSK" w:hAnsi="TH SarabunPSK" w:cs="TH SarabunPSK" w:hint="cs"/>
          <w:cs/>
        </w:rPr>
        <w:t>.</w:t>
      </w:r>
    </w:p>
    <w:p w14:paraId="198DB3C3" w14:textId="3B15AD80" w:rsidR="009E6917" w:rsidRPr="00B60D70" w:rsidRDefault="00D756E0" w:rsidP="00FF7D50">
      <w:pPr>
        <w:pStyle w:val="af9"/>
        <w:numPr>
          <w:ilvl w:val="0"/>
          <w:numId w:val="125"/>
        </w:numPr>
        <w:spacing w:after="240"/>
        <w:ind w:left="1276" w:hanging="357"/>
        <w:contextualSpacing w:val="0"/>
        <w:rPr>
          <w:rFonts w:ascii="TH SarabunPSK" w:hAnsi="TH SarabunPSK" w:cs="TH SarabunPSK"/>
        </w:rPr>
      </w:pPr>
      <w:r w:rsidRPr="00B60D70">
        <w:rPr>
          <w:rFonts w:ascii="TH SarabunPSK" w:hAnsi="TH SarabunPSK" w:cs="TH SarabunPSK" w:hint="cs"/>
          <w:cs/>
        </w:rPr>
        <w:t>ปานปรียา ขาวเถิน</w:t>
      </w:r>
      <w:r w:rsidRPr="00B60D70">
        <w:rPr>
          <w:rFonts w:ascii="TH SarabunPSK" w:hAnsi="TH SarabunPSK" w:cs="TH SarabunPSK" w:hint="cs"/>
        </w:rPr>
        <w:t xml:space="preserve">, </w:t>
      </w:r>
      <w:r w:rsidRPr="00B60D70">
        <w:rPr>
          <w:rFonts w:ascii="TH SarabunPSK" w:hAnsi="TH SarabunPSK" w:cs="TH SarabunPSK" w:hint="cs"/>
          <w:cs/>
        </w:rPr>
        <w:t xml:space="preserve">นิบัสซัม เดะแอ และ </w:t>
      </w:r>
      <w:r w:rsidRPr="00B60D70">
        <w:rPr>
          <w:rFonts w:ascii="TH SarabunPSK" w:hAnsi="TH SarabunPSK" w:cs="TH SarabunPSK" w:hint="cs"/>
          <w:b/>
          <w:bCs/>
          <w:u w:val="single"/>
          <w:cs/>
        </w:rPr>
        <w:t>มงคล นามลักษณ์</w:t>
      </w:r>
      <w:r w:rsidRPr="00B60D70">
        <w:rPr>
          <w:rFonts w:ascii="TH SarabunPSK" w:hAnsi="TH SarabunPSK" w:cs="TH SarabunPSK" w:hint="cs"/>
        </w:rPr>
        <w:t xml:space="preserve">, </w:t>
      </w:r>
      <w:r w:rsidRPr="00B60D70">
        <w:rPr>
          <w:rFonts w:ascii="TH SarabunPSK" w:hAnsi="TH SarabunPSK" w:cs="TH SarabunPSK" w:hint="cs"/>
          <w:cs/>
        </w:rPr>
        <w:t>2564</w:t>
      </w:r>
      <w:r w:rsidRPr="00B60D70">
        <w:rPr>
          <w:rFonts w:ascii="TH SarabunPSK" w:hAnsi="TH SarabunPSK" w:cs="TH SarabunPSK" w:hint="cs"/>
        </w:rPr>
        <w:t xml:space="preserve">, </w:t>
      </w:r>
      <w:r w:rsidRPr="00B60D70">
        <w:rPr>
          <w:rFonts w:ascii="TH SarabunPSK" w:hAnsi="TH SarabunPSK" w:cs="TH SarabunPSK" w:hint="cs"/>
          <w:cs/>
        </w:rPr>
        <w:t>อิทธิพลของเม็ดดินเหนียวขยายตัวเบาต่อคุณสมบัติของคอนกรีตที่มีความสามารถเทได้สูง</w:t>
      </w:r>
      <w:r w:rsidRPr="00B60D70">
        <w:rPr>
          <w:rFonts w:ascii="TH SarabunPSK" w:hAnsi="TH SarabunPSK" w:cs="TH SarabunPSK" w:hint="cs"/>
        </w:rPr>
        <w:t xml:space="preserve">, </w:t>
      </w:r>
      <w:r w:rsidRPr="00B60D70">
        <w:rPr>
          <w:rFonts w:ascii="TH SarabunPSK" w:hAnsi="TH SarabunPSK" w:cs="TH SarabunPSK" w:hint="cs"/>
          <w:cs/>
        </w:rPr>
        <w:t>วารสารวิจัยและนวัตกรรมการอาชีวศึกษา</w:t>
      </w:r>
      <w:r w:rsidRPr="00B60D70">
        <w:rPr>
          <w:rFonts w:ascii="TH SarabunPSK" w:hAnsi="TH SarabunPSK" w:cs="TH SarabunPSK" w:hint="cs"/>
        </w:rPr>
        <w:t xml:space="preserve">, </w:t>
      </w:r>
      <w:r w:rsidR="004F0C88" w:rsidRPr="00B60D70">
        <w:rPr>
          <w:rFonts w:ascii="TH SarabunPSK" w:hAnsi="TH SarabunPSK" w:cs="TH SarabunPSK" w:hint="cs"/>
          <w:cs/>
        </w:rPr>
        <w:t>ปีที่</w:t>
      </w:r>
      <w:r w:rsidR="004F0C88" w:rsidRPr="00B60D70">
        <w:rPr>
          <w:rFonts w:ascii="TH SarabunPSK" w:hAnsi="TH SarabunPSK" w:cs="TH SarabunPSK"/>
        </w:rPr>
        <w:t xml:space="preserve"> 5</w:t>
      </w:r>
      <w:r w:rsidR="004F0C88" w:rsidRPr="00B60D70">
        <w:rPr>
          <w:rFonts w:ascii="TH SarabunPSK" w:hAnsi="TH SarabunPSK" w:cs="TH SarabunPSK" w:hint="cs"/>
          <w:cs/>
        </w:rPr>
        <w:t xml:space="preserve">, ฉบับที่ </w:t>
      </w:r>
      <w:r w:rsidR="004F0C88" w:rsidRPr="00B60D70">
        <w:rPr>
          <w:rFonts w:ascii="TH SarabunPSK" w:hAnsi="TH SarabunPSK" w:cs="TH SarabunPSK"/>
        </w:rPr>
        <w:t>1</w:t>
      </w:r>
      <w:r w:rsidR="004F0C88" w:rsidRPr="00B60D70">
        <w:rPr>
          <w:rFonts w:ascii="TH SarabunPSK" w:hAnsi="TH SarabunPSK" w:cs="TH SarabunPSK" w:hint="cs"/>
        </w:rPr>
        <w:t xml:space="preserve">, </w:t>
      </w:r>
      <w:r w:rsidR="004F0C88" w:rsidRPr="00B60D70">
        <w:rPr>
          <w:rFonts w:ascii="TH SarabunPSK" w:hAnsi="TH SarabunPSK" w:cs="TH SarabunPSK" w:hint="cs"/>
          <w:cs/>
        </w:rPr>
        <w:t>หน้า</w:t>
      </w:r>
      <w:r w:rsidR="00FB781B" w:rsidRPr="00B60D70">
        <w:rPr>
          <w:rFonts w:ascii="TH SarabunPSK" w:hAnsi="TH SarabunPSK" w:cs="TH SarabunPSK" w:hint="cs"/>
          <w:cs/>
        </w:rPr>
        <w:t xml:space="preserve"> </w:t>
      </w:r>
      <w:r w:rsidRPr="00B60D70">
        <w:rPr>
          <w:rFonts w:ascii="TH SarabunPSK" w:hAnsi="TH SarabunPSK" w:cs="TH SarabunPSK" w:hint="cs"/>
          <w:cs/>
        </w:rPr>
        <w:t>159-167.</w:t>
      </w:r>
      <w:r w:rsidR="00FB781B" w:rsidRPr="00B60D70">
        <w:rPr>
          <w:rFonts w:ascii="TH SarabunPSK" w:hAnsi="TH SarabunPSK" w:cs="TH SarabunPSK"/>
        </w:rPr>
        <w:t xml:space="preserve"> ISSN </w:t>
      </w:r>
      <w:r w:rsidR="00FB781B" w:rsidRPr="00B60D70">
        <w:rPr>
          <w:rFonts w:ascii="TH SarabunPSK" w:hAnsi="TH SarabunPSK" w:cs="TH SarabunPSK"/>
          <w:cs/>
        </w:rPr>
        <w:t>2</w:t>
      </w:r>
      <w:r w:rsidR="00FB781B" w:rsidRPr="00B60D70">
        <w:rPr>
          <w:rFonts w:ascii="TH SarabunPSK" w:hAnsi="TH SarabunPSK" w:cs="TH SarabunPSK"/>
        </w:rPr>
        <w:t>586</w:t>
      </w:r>
      <w:r w:rsidR="00FB781B" w:rsidRPr="00B60D70">
        <w:rPr>
          <w:rFonts w:ascii="TH SarabunPSK" w:hAnsi="TH SarabunPSK" w:cs="TH SarabunPSK"/>
          <w:cs/>
        </w:rPr>
        <w:t xml:space="preserve"> - </w:t>
      </w:r>
      <w:r w:rsidR="00FB781B" w:rsidRPr="00B60D70">
        <w:rPr>
          <w:rFonts w:ascii="TH SarabunPSK" w:hAnsi="TH SarabunPSK" w:cs="TH SarabunPSK"/>
        </w:rPr>
        <w:t>9302</w:t>
      </w:r>
      <w:r w:rsidR="00FB781B" w:rsidRPr="00B60D70">
        <w:rPr>
          <w:rFonts w:ascii="TH SarabunPSK" w:hAnsi="TH SarabunPSK" w:cs="TH SarabunPSK"/>
          <w:cs/>
        </w:rPr>
        <w:t xml:space="preserve"> (</w:t>
      </w:r>
      <w:r w:rsidR="00FB781B" w:rsidRPr="00B60D70">
        <w:rPr>
          <w:rFonts w:ascii="TH SarabunPSK" w:hAnsi="TH SarabunPSK" w:cs="TH SarabunPSK"/>
        </w:rPr>
        <w:t xml:space="preserve">Print), ISSN </w:t>
      </w:r>
      <w:r w:rsidR="00FB781B" w:rsidRPr="00B60D70">
        <w:rPr>
          <w:rFonts w:ascii="TH SarabunPSK" w:hAnsi="TH SarabunPSK" w:cs="TH SarabunPSK"/>
          <w:cs/>
        </w:rPr>
        <w:t>2</w:t>
      </w:r>
      <w:r w:rsidR="00FB781B" w:rsidRPr="00B60D70">
        <w:rPr>
          <w:rFonts w:ascii="TH SarabunPSK" w:hAnsi="TH SarabunPSK" w:cs="TH SarabunPSK"/>
        </w:rPr>
        <w:t>697</w:t>
      </w:r>
      <w:r w:rsidR="00FB781B" w:rsidRPr="00B60D70">
        <w:rPr>
          <w:rFonts w:ascii="TH SarabunPSK" w:hAnsi="TH SarabunPSK" w:cs="TH SarabunPSK"/>
          <w:cs/>
        </w:rPr>
        <w:t xml:space="preserve"> - </w:t>
      </w:r>
      <w:r w:rsidR="00FB781B" w:rsidRPr="00B60D70">
        <w:rPr>
          <w:rFonts w:ascii="TH SarabunPSK" w:hAnsi="TH SarabunPSK" w:cs="TH SarabunPSK"/>
        </w:rPr>
        <w:t>4983</w:t>
      </w:r>
      <w:r w:rsidR="00FB781B" w:rsidRPr="00B60D70">
        <w:rPr>
          <w:rFonts w:ascii="TH SarabunPSK" w:hAnsi="TH SarabunPSK" w:cs="TH SarabunPSK"/>
          <w:cs/>
        </w:rPr>
        <w:t xml:space="preserve"> (</w:t>
      </w:r>
      <w:r w:rsidR="00FB781B" w:rsidRPr="00B60D70">
        <w:rPr>
          <w:rFonts w:ascii="TH SarabunPSK" w:hAnsi="TH SarabunPSK" w:cs="TH SarabunPSK"/>
        </w:rPr>
        <w:t>Online)</w:t>
      </w:r>
      <w:r w:rsidR="00FB781B" w:rsidRPr="00B60D70">
        <w:rPr>
          <w:rFonts w:ascii="TH SarabunPSK" w:hAnsi="TH SarabunPSK" w:cs="TH SarabunPSK" w:hint="cs"/>
          <w:cs/>
        </w:rPr>
        <w:t>.</w:t>
      </w:r>
    </w:p>
    <w:p w14:paraId="71D459F2" w14:textId="77777777" w:rsidR="00D71DDC" w:rsidRPr="00B60D70" w:rsidRDefault="00D71DDC" w:rsidP="00161E8D">
      <w:pPr>
        <w:rPr>
          <w:rFonts w:ascii="TH SarabunPSK" w:hAnsi="TH SarabunPSK" w:cs="TH SarabunPSK"/>
          <w:b/>
          <w:bCs/>
          <w:lang w:val="th-TH"/>
        </w:rPr>
      </w:pPr>
      <w:r w:rsidRPr="00B60D70">
        <w:rPr>
          <w:rFonts w:ascii="TH SarabunPSK" w:hAnsi="TH SarabunPSK" w:cs="TH SarabunPSK" w:hint="cs"/>
          <w:b/>
          <w:bCs/>
          <w:cs/>
        </w:rPr>
        <w:lastRenderedPageBreak/>
        <w:t>3</w:t>
      </w:r>
      <w:r w:rsidR="00161E8D" w:rsidRPr="00B60D70">
        <w:rPr>
          <w:rFonts w:ascii="TH SarabunPSK" w:hAnsi="TH SarabunPSK" w:cs="TH SarabunPSK" w:hint="cs"/>
          <w:b/>
          <w:bCs/>
        </w:rPr>
        <w:t xml:space="preserve">. </w:t>
      </w:r>
      <w:r w:rsidR="00161E8D" w:rsidRPr="00B60D70">
        <w:rPr>
          <w:rFonts w:ascii="TH SarabunPSK" w:hAnsi="TH SarabunPSK" w:cs="TH SarabunPSK" w:hint="cs"/>
          <w:b/>
          <w:bCs/>
          <w:cs/>
          <w:lang w:val="th-TH"/>
        </w:rPr>
        <w:t>ภาระงาน</w:t>
      </w:r>
    </w:p>
    <w:p w14:paraId="46FA9FF9" w14:textId="71FE6CFD" w:rsidR="00161E8D" w:rsidRPr="00B60D70" w:rsidRDefault="00D71DDC" w:rsidP="00161E8D">
      <w:pPr>
        <w:rPr>
          <w:rFonts w:ascii="TH SarabunPSK" w:hAnsi="TH SarabunPSK" w:cs="TH SarabunPSK"/>
          <w:b/>
          <w:bCs/>
        </w:rPr>
      </w:pPr>
      <w:r w:rsidRPr="00B60D70">
        <w:rPr>
          <w:rFonts w:ascii="TH SarabunPSK" w:hAnsi="TH SarabunPSK" w:cs="TH SarabunPSK" w:hint="cs"/>
          <w:b/>
          <w:bCs/>
          <w:cs/>
          <w:lang w:val="th-TH"/>
        </w:rPr>
        <w:t>3.1 ภาระงาน</w:t>
      </w:r>
      <w:r w:rsidR="00161E8D" w:rsidRPr="00B60D70">
        <w:rPr>
          <w:rFonts w:ascii="TH SarabunPSK" w:hAnsi="TH SarabunPSK" w:cs="TH SarabunPSK" w:hint="cs"/>
          <w:b/>
          <w:bCs/>
          <w:cs/>
          <w:lang w:val="th-TH"/>
        </w:rPr>
        <w:t>ในปัจจุบัน</w:t>
      </w:r>
    </w:p>
    <w:tbl>
      <w:tblPr>
        <w:tblStyle w:val="af6"/>
        <w:tblW w:w="5000" w:type="pct"/>
        <w:tblLook w:val="04A0" w:firstRow="1" w:lastRow="0" w:firstColumn="1" w:lastColumn="0" w:noHBand="0" w:noVBand="1"/>
      </w:tblPr>
      <w:tblGrid>
        <w:gridCol w:w="1482"/>
        <w:gridCol w:w="3502"/>
        <w:gridCol w:w="1273"/>
        <w:gridCol w:w="2759"/>
      </w:tblGrid>
      <w:tr w:rsidR="00B60D70" w:rsidRPr="00B60D70" w14:paraId="1AB27187" w14:textId="77777777">
        <w:tc>
          <w:tcPr>
            <w:tcW w:w="822" w:type="pct"/>
            <w:shd w:val="clear" w:color="auto" w:fill="F2F2F2" w:themeFill="background1" w:themeFillShade="F2"/>
          </w:tcPr>
          <w:p w14:paraId="59602039" w14:textId="77777777" w:rsidR="009E6917" w:rsidRPr="00B60D70" w:rsidRDefault="00D756E0" w:rsidP="00592146">
            <w:pPr>
              <w:rPr>
                <w:rFonts w:ascii="TH SarabunPSK" w:hAnsi="TH SarabunPSK" w:cs="TH SarabunPSK"/>
                <w:b/>
                <w:bCs/>
                <w:sz w:val="28"/>
                <w:szCs w:val="28"/>
                <w:cs/>
              </w:rPr>
            </w:pPr>
            <w:r w:rsidRPr="00B60D70">
              <w:rPr>
                <w:rFonts w:ascii="TH SarabunPSK" w:hAnsi="TH SarabunPSK" w:cs="TH SarabunPSK" w:hint="cs"/>
                <w:b/>
                <w:bCs/>
                <w:sz w:val="28"/>
                <w:szCs w:val="28"/>
                <w:cs/>
                <w:lang w:val="th-TH"/>
              </w:rPr>
              <w:t>รหัสวิชา</w:t>
            </w:r>
          </w:p>
        </w:tc>
        <w:tc>
          <w:tcPr>
            <w:tcW w:w="1942" w:type="pct"/>
            <w:shd w:val="clear" w:color="auto" w:fill="F2F2F2" w:themeFill="background1" w:themeFillShade="F2"/>
          </w:tcPr>
          <w:p w14:paraId="57C1043F" w14:textId="77777777" w:rsidR="009E6917" w:rsidRPr="00B60D70" w:rsidRDefault="00D756E0" w:rsidP="00592146">
            <w:pPr>
              <w:rPr>
                <w:rFonts w:ascii="TH SarabunPSK" w:hAnsi="TH SarabunPSK" w:cs="TH SarabunPSK"/>
                <w:b/>
                <w:bCs/>
                <w:sz w:val="28"/>
                <w:szCs w:val="28"/>
              </w:rPr>
            </w:pPr>
            <w:r w:rsidRPr="00B60D70">
              <w:rPr>
                <w:rFonts w:ascii="TH SarabunPSK" w:hAnsi="TH SarabunPSK" w:cs="TH SarabunPSK" w:hint="cs"/>
                <w:b/>
                <w:bCs/>
                <w:sz w:val="28"/>
                <w:szCs w:val="28"/>
                <w:cs/>
                <w:lang w:val="th-TH"/>
              </w:rPr>
              <w:t>ชื่อวิชา</w:t>
            </w:r>
          </w:p>
        </w:tc>
        <w:tc>
          <w:tcPr>
            <w:tcW w:w="706" w:type="pct"/>
            <w:shd w:val="clear" w:color="auto" w:fill="F2F2F2" w:themeFill="background1" w:themeFillShade="F2"/>
          </w:tcPr>
          <w:p w14:paraId="22CCC10D" w14:textId="77777777" w:rsidR="009E6917" w:rsidRPr="00B60D70" w:rsidRDefault="00D756E0" w:rsidP="00592146">
            <w:pPr>
              <w:rPr>
                <w:rFonts w:ascii="TH SarabunPSK" w:hAnsi="TH SarabunPSK" w:cs="TH SarabunPSK"/>
                <w:b/>
                <w:bCs/>
                <w:sz w:val="28"/>
                <w:szCs w:val="28"/>
              </w:rPr>
            </w:pPr>
            <w:r w:rsidRPr="00B60D70">
              <w:rPr>
                <w:rFonts w:ascii="TH SarabunPSK" w:hAnsi="TH SarabunPSK" w:cs="TH SarabunPSK" w:hint="cs"/>
                <w:b/>
                <w:bCs/>
                <w:sz w:val="28"/>
                <w:szCs w:val="28"/>
                <w:cs/>
                <w:lang w:val="th-TH"/>
              </w:rPr>
              <w:t>หน่วยกิต</w:t>
            </w:r>
          </w:p>
        </w:tc>
        <w:tc>
          <w:tcPr>
            <w:tcW w:w="1530" w:type="pct"/>
            <w:shd w:val="clear" w:color="auto" w:fill="F2F2F2" w:themeFill="background1" w:themeFillShade="F2"/>
          </w:tcPr>
          <w:p w14:paraId="2416D33C" w14:textId="2783EDE5" w:rsidR="009E6917" w:rsidRPr="00B60D70" w:rsidRDefault="00D756E0" w:rsidP="00592146">
            <w:pPr>
              <w:rPr>
                <w:rFonts w:ascii="TH SarabunPSK" w:hAnsi="TH SarabunPSK" w:cs="TH SarabunPSK"/>
                <w:b/>
                <w:bCs/>
                <w:sz w:val="28"/>
                <w:szCs w:val="28"/>
              </w:rPr>
            </w:pPr>
            <w:r w:rsidRPr="00B60D70">
              <w:rPr>
                <w:rFonts w:ascii="TH SarabunPSK" w:hAnsi="TH SarabunPSK" w:cs="TH SarabunPSK" w:hint="cs"/>
                <w:b/>
                <w:bCs/>
                <w:sz w:val="28"/>
                <w:szCs w:val="28"/>
                <w:cs/>
                <w:lang w:val="th-TH"/>
              </w:rPr>
              <w:t>ชั่วโมงภาระงาน</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ปีการศึกษา</w:t>
            </w:r>
          </w:p>
        </w:tc>
      </w:tr>
      <w:tr w:rsidR="00B60D70" w:rsidRPr="00B60D70" w14:paraId="59A57B22" w14:textId="77777777">
        <w:tc>
          <w:tcPr>
            <w:tcW w:w="822" w:type="pct"/>
          </w:tcPr>
          <w:p w14:paraId="4AB9FB85" w14:textId="10C92283"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221</w:t>
            </w:r>
          </w:p>
        </w:tc>
        <w:tc>
          <w:tcPr>
            <w:tcW w:w="1942" w:type="pct"/>
          </w:tcPr>
          <w:p w14:paraId="11C7394E" w14:textId="073E8D76" w:rsidR="009E6917" w:rsidRPr="00B60D70" w:rsidRDefault="00D756E0" w:rsidP="00791C65">
            <w:pPr>
              <w:jc w:val="left"/>
              <w:rPr>
                <w:rFonts w:ascii="TH SarabunPSK" w:hAnsi="TH SarabunPSK" w:cs="TH SarabunPSK"/>
                <w:sz w:val="28"/>
                <w:szCs w:val="28"/>
              </w:rPr>
            </w:pPr>
            <w:r w:rsidRPr="00B60D70">
              <w:rPr>
                <w:rFonts w:ascii="TH SarabunPSK" w:hAnsi="TH SarabunPSK" w:cs="TH SarabunPSK" w:hint="cs"/>
                <w:sz w:val="28"/>
                <w:szCs w:val="28"/>
              </w:rPr>
              <w:t>Engineering Mechanics</w:t>
            </w:r>
          </w:p>
        </w:tc>
        <w:tc>
          <w:tcPr>
            <w:tcW w:w="706" w:type="pct"/>
          </w:tcPr>
          <w:p w14:paraId="22EE0D33"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3 (3-0-6)</w:t>
            </w:r>
          </w:p>
        </w:tc>
        <w:tc>
          <w:tcPr>
            <w:tcW w:w="1530" w:type="pct"/>
          </w:tcPr>
          <w:p w14:paraId="217D2948" w14:textId="77777777" w:rsidR="009E6917" w:rsidRPr="00B60D70" w:rsidRDefault="00D756E0" w:rsidP="00161E8D">
            <w:pPr>
              <w:jc w:val="center"/>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76A59341" w14:textId="77777777">
        <w:tc>
          <w:tcPr>
            <w:tcW w:w="822" w:type="pct"/>
          </w:tcPr>
          <w:p w14:paraId="3C71A83C" w14:textId="4B527DC8"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303</w:t>
            </w:r>
          </w:p>
        </w:tc>
        <w:tc>
          <w:tcPr>
            <w:tcW w:w="1942" w:type="pct"/>
          </w:tcPr>
          <w:p w14:paraId="6F4FDA50" w14:textId="1CEF5475" w:rsidR="009E6917" w:rsidRPr="00B60D70" w:rsidRDefault="00D756E0" w:rsidP="00791C65">
            <w:pPr>
              <w:jc w:val="left"/>
              <w:rPr>
                <w:rFonts w:ascii="TH SarabunPSK" w:hAnsi="TH SarabunPSK" w:cs="TH SarabunPSK"/>
                <w:sz w:val="28"/>
                <w:szCs w:val="28"/>
              </w:rPr>
            </w:pPr>
            <w:r w:rsidRPr="00B60D70">
              <w:rPr>
                <w:rFonts w:ascii="TH SarabunPSK" w:hAnsi="TH SarabunPSK" w:cs="TH SarabunPSK" w:hint="cs"/>
                <w:sz w:val="28"/>
                <w:szCs w:val="28"/>
              </w:rPr>
              <w:t>Workshop Teaching for Civil Engineer Teacher</w:t>
            </w:r>
          </w:p>
        </w:tc>
        <w:tc>
          <w:tcPr>
            <w:tcW w:w="706" w:type="pct"/>
          </w:tcPr>
          <w:p w14:paraId="65772B11"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3 (1-4-6)</w:t>
            </w:r>
          </w:p>
        </w:tc>
        <w:tc>
          <w:tcPr>
            <w:tcW w:w="1530" w:type="pct"/>
          </w:tcPr>
          <w:p w14:paraId="27BC1CB2" w14:textId="77777777" w:rsidR="009E6917" w:rsidRPr="00B60D70" w:rsidRDefault="00D756E0" w:rsidP="00161E8D">
            <w:pPr>
              <w:jc w:val="center"/>
              <w:rPr>
                <w:rFonts w:ascii="TH SarabunPSK" w:hAnsi="TH SarabunPSK" w:cs="TH SarabunPSK"/>
                <w:sz w:val="28"/>
                <w:szCs w:val="28"/>
              </w:rPr>
            </w:pPr>
            <w:r w:rsidRPr="00B60D70">
              <w:rPr>
                <w:rFonts w:ascii="TH SarabunPSK" w:hAnsi="TH SarabunPSK" w:cs="TH SarabunPSK" w:hint="cs"/>
                <w:sz w:val="28"/>
                <w:szCs w:val="28"/>
              </w:rPr>
              <w:t>75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75E31DF3" w14:textId="77777777">
        <w:tc>
          <w:tcPr>
            <w:tcW w:w="822" w:type="pct"/>
          </w:tcPr>
          <w:p w14:paraId="490F2677" w14:textId="205A9AA8"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408</w:t>
            </w:r>
          </w:p>
        </w:tc>
        <w:tc>
          <w:tcPr>
            <w:tcW w:w="1942" w:type="pct"/>
          </w:tcPr>
          <w:p w14:paraId="67E5BB6F" w14:textId="05C8A7C9" w:rsidR="009E6917" w:rsidRPr="00B60D70" w:rsidRDefault="00D756E0" w:rsidP="00791C65">
            <w:pPr>
              <w:jc w:val="left"/>
              <w:rPr>
                <w:rFonts w:ascii="TH SarabunPSK" w:hAnsi="TH SarabunPSK" w:cs="TH SarabunPSK"/>
                <w:sz w:val="28"/>
                <w:szCs w:val="28"/>
                <w:cs/>
              </w:rPr>
            </w:pPr>
            <w:r w:rsidRPr="00B60D70">
              <w:rPr>
                <w:rFonts w:ascii="TH SarabunPSK" w:hAnsi="TH SarabunPSK" w:cs="TH SarabunPSK" w:hint="cs"/>
                <w:sz w:val="28"/>
                <w:szCs w:val="28"/>
              </w:rPr>
              <w:t>Development of a Teacher Experience for Civil Engineer Teacher</w:t>
            </w:r>
          </w:p>
        </w:tc>
        <w:tc>
          <w:tcPr>
            <w:tcW w:w="706" w:type="pct"/>
          </w:tcPr>
          <w:p w14:paraId="73548A08" w14:textId="17041534" w:rsidR="009E6917" w:rsidRPr="00B60D70" w:rsidRDefault="00F92F69" w:rsidP="00592146">
            <w:pPr>
              <w:rPr>
                <w:rFonts w:ascii="TH SarabunPSK" w:hAnsi="TH SarabunPSK" w:cs="TH SarabunPSK"/>
                <w:sz w:val="28"/>
                <w:szCs w:val="28"/>
              </w:rPr>
            </w:pPr>
            <w:r w:rsidRPr="00B60D70">
              <w:rPr>
                <w:rFonts w:ascii="TH SarabunPSK" w:hAnsi="TH SarabunPSK" w:cs="TH SarabunPSK"/>
                <w:sz w:val="28"/>
                <w:szCs w:val="28"/>
              </w:rPr>
              <w:t>3 (</w:t>
            </w:r>
            <w:r w:rsidR="00440A32" w:rsidRPr="00B60D70">
              <w:rPr>
                <w:rFonts w:ascii="TH SarabunPSK" w:hAnsi="TH SarabunPSK" w:cs="TH SarabunPSK"/>
                <w:sz w:val="28"/>
                <w:szCs w:val="28"/>
              </w:rPr>
              <w:t>0</w:t>
            </w:r>
            <w:r w:rsidRPr="00B60D70">
              <w:rPr>
                <w:rFonts w:ascii="TH SarabunPSK" w:hAnsi="TH SarabunPSK" w:cs="TH SarabunPSK"/>
                <w:sz w:val="28"/>
                <w:szCs w:val="28"/>
              </w:rPr>
              <w:t>-</w:t>
            </w:r>
            <w:r w:rsidR="00440A32" w:rsidRPr="00B60D70">
              <w:rPr>
                <w:rFonts w:ascii="TH SarabunPSK" w:hAnsi="TH SarabunPSK" w:cs="TH SarabunPSK"/>
                <w:sz w:val="28"/>
                <w:szCs w:val="28"/>
              </w:rPr>
              <w:t>6</w:t>
            </w:r>
            <w:r w:rsidRPr="00B60D70">
              <w:rPr>
                <w:rFonts w:ascii="TH SarabunPSK" w:hAnsi="TH SarabunPSK" w:cs="TH SarabunPSK"/>
                <w:sz w:val="28"/>
                <w:szCs w:val="28"/>
              </w:rPr>
              <w:t>-6)</w:t>
            </w:r>
          </w:p>
        </w:tc>
        <w:tc>
          <w:tcPr>
            <w:tcW w:w="1530" w:type="pct"/>
          </w:tcPr>
          <w:p w14:paraId="0D4046A7" w14:textId="77777777" w:rsidR="009E6917" w:rsidRPr="00B60D70" w:rsidRDefault="00D756E0" w:rsidP="00161E8D">
            <w:pPr>
              <w:jc w:val="center"/>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41149D97" w14:textId="77777777">
        <w:tc>
          <w:tcPr>
            <w:tcW w:w="822" w:type="pct"/>
          </w:tcPr>
          <w:p w14:paraId="2500F6B4" w14:textId="4CA36119"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591</w:t>
            </w:r>
          </w:p>
        </w:tc>
        <w:tc>
          <w:tcPr>
            <w:tcW w:w="1942" w:type="pct"/>
          </w:tcPr>
          <w:p w14:paraId="2CF4107D" w14:textId="77777777" w:rsidR="009E6917" w:rsidRPr="00B60D70" w:rsidRDefault="00D756E0" w:rsidP="00791C65">
            <w:pPr>
              <w:jc w:val="left"/>
              <w:rPr>
                <w:rFonts w:ascii="TH SarabunPSK" w:hAnsi="TH SarabunPSK" w:cs="TH SarabunPSK"/>
                <w:sz w:val="28"/>
                <w:szCs w:val="28"/>
                <w:cs/>
              </w:rPr>
            </w:pPr>
            <w:r w:rsidRPr="00B60D70">
              <w:rPr>
                <w:rFonts w:ascii="TH SarabunPSK" w:hAnsi="TH SarabunPSK" w:cs="TH SarabunPSK" w:hint="cs"/>
                <w:sz w:val="28"/>
                <w:szCs w:val="28"/>
              </w:rPr>
              <w:t>Teacher Professional Internship I</w:t>
            </w:r>
          </w:p>
        </w:tc>
        <w:tc>
          <w:tcPr>
            <w:tcW w:w="706" w:type="pct"/>
          </w:tcPr>
          <w:p w14:paraId="2A296181"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6 (0-18-12)</w:t>
            </w:r>
          </w:p>
        </w:tc>
        <w:tc>
          <w:tcPr>
            <w:tcW w:w="1530" w:type="pct"/>
          </w:tcPr>
          <w:p w14:paraId="108E6064" w14:textId="77777777" w:rsidR="009E6917" w:rsidRPr="00B60D70" w:rsidRDefault="00D756E0" w:rsidP="00161E8D">
            <w:pPr>
              <w:jc w:val="center"/>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109C8FF0" w14:textId="77777777">
        <w:tc>
          <w:tcPr>
            <w:tcW w:w="822" w:type="pct"/>
          </w:tcPr>
          <w:p w14:paraId="4EEE8BB6" w14:textId="12663C7E"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592</w:t>
            </w:r>
          </w:p>
        </w:tc>
        <w:tc>
          <w:tcPr>
            <w:tcW w:w="1942" w:type="pct"/>
          </w:tcPr>
          <w:p w14:paraId="39909FEF" w14:textId="7B05A393" w:rsidR="009E6917" w:rsidRPr="00B60D70" w:rsidRDefault="00D756E0" w:rsidP="00791C65">
            <w:pPr>
              <w:jc w:val="left"/>
              <w:rPr>
                <w:rFonts w:ascii="TH SarabunPSK" w:hAnsi="TH SarabunPSK" w:cs="TH SarabunPSK"/>
                <w:sz w:val="28"/>
                <w:szCs w:val="28"/>
                <w:cs/>
              </w:rPr>
            </w:pPr>
            <w:r w:rsidRPr="00B60D70">
              <w:rPr>
                <w:rFonts w:ascii="TH SarabunPSK" w:hAnsi="TH SarabunPSK" w:cs="TH SarabunPSK" w:hint="cs"/>
                <w:sz w:val="28"/>
                <w:szCs w:val="28"/>
              </w:rPr>
              <w:t>Teacher Professional Internship II</w:t>
            </w:r>
          </w:p>
        </w:tc>
        <w:tc>
          <w:tcPr>
            <w:tcW w:w="706" w:type="pct"/>
          </w:tcPr>
          <w:p w14:paraId="7C5463C5"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6 (0-18-12)</w:t>
            </w:r>
          </w:p>
        </w:tc>
        <w:tc>
          <w:tcPr>
            <w:tcW w:w="1530" w:type="pct"/>
          </w:tcPr>
          <w:p w14:paraId="4C847580" w14:textId="77777777" w:rsidR="009E6917" w:rsidRPr="00B60D70" w:rsidRDefault="00D756E0" w:rsidP="00161E8D">
            <w:pPr>
              <w:jc w:val="center"/>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78082F7B" w14:textId="77777777">
        <w:tc>
          <w:tcPr>
            <w:tcW w:w="822" w:type="pct"/>
          </w:tcPr>
          <w:p w14:paraId="614A94E5" w14:textId="58CE086F"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471</w:t>
            </w:r>
          </w:p>
        </w:tc>
        <w:tc>
          <w:tcPr>
            <w:tcW w:w="1942" w:type="pct"/>
          </w:tcPr>
          <w:p w14:paraId="5D787424" w14:textId="39F7EE9D" w:rsidR="009E6917" w:rsidRPr="00B60D70" w:rsidRDefault="00D756E0" w:rsidP="00791C65">
            <w:pPr>
              <w:jc w:val="left"/>
              <w:rPr>
                <w:rFonts w:ascii="TH SarabunPSK" w:hAnsi="TH SarabunPSK" w:cs="TH SarabunPSK"/>
                <w:sz w:val="28"/>
                <w:szCs w:val="28"/>
                <w:cs/>
              </w:rPr>
            </w:pPr>
            <w:r w:rsidRPr="00B60D70">
              <w:rPr>
                <w:rFonts w:ascii="TH SarabunPSK" w:hAnsi="TH SarabunPSK" w:cs="TH SarabunPSK" w:hint="cs"/>
                <w:sz w:val="28"/>
                <w:szCs w:val="28"/>
              </w:rPr>
              <w:t>Civil Technology Education Project Proposal</w:t>
            </w:r>
          </w:p>
        </w:tc>
        <w:tc>
          <w:tcPr>
            <w:tcW w:w="706" w:type="pct"/>
          </w:tcPr>
          <w:p w14:paraId="710C7832"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1 (0-2-2)</w:t>
            </w:r>
          </w:p>
        </w:tc>
        <w:tc>
          <w:tcPr>
            <w:tcW w:w="1530" w:type="pct"/>
          </w:tcPr>
          <w:p w14:paraId="066BFE51" w14:textId="77777777" w:rsidR="009E6917" w:rsidRPr="00B60D70" w:rsidRDefault="00D756E0" w:rsidP="00161E8D">
            <w:pPr>
              <w:jc w:val="center"/>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9E6917" w:rsidRPr="00B60D70" w14:paraId="4F0B19F1" w14:textId="77777777">
        <w:tc>
          <w:tcPr>
            <w:tcW w:w="822" w:type="pct"/>
          </w:tcPr>
          <w:p w14:paraId="6D127B84" w14:textId="25BD4FD3"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472</w:t>
            </w:r>
          </w:p>
        </w:tc>
        <w:tc>
          <w:tcPr>
            <w:tcW w:w="1942" w:type="pct"/>
          </w:tcPr>
          <w:p w14:paraId="5D42B636" w14:textId="496B5A97" w:rsidR="009E6917" w:rsidRPr="00B60D70" w:rsidRDefault="00D756E0" w:rsidP="00791C65">
            <w:pPr>
              <w:jc w:val="left"/>
              <w:rPr>
                <w:rFonts w:ascii="TH SarabunPSK" w:hAnsi="TH SarabunPSK" w:cs="TH SarabunPSK"/>
                <w:sz w:val="28"/>
                <w:szCs w:val="28"/>
                <w:cs/>
              </w:rPr>
            </w:pPr>
            <w:r w:rsidRPr="00B60D70">
              <w:rPr>
                <w:rFonts w:ascii="TH SarabunPSK" w:hAnsi="TH SarabunPSK" w:cs="TH SarabunPSK" w:hint="cs"/>
                <w:sz w:val="28"/>
                <w:szCs w:val="28"/>
              </w:rPr>
              <w:t>Civil Technology Education Research Project</w:t>
            </w:r>
          </w:p>
        </w:tc>
        <w:tc>
          <w:tcPr>
            <w:tcW w:w="706" w:type="pct"/>
          </w:tcPr>
          <w:p w14:paraId="63552F86"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3 (0-6-2)</w:t>
            </w:r>
          </w:p>
        </w:tc>
        <w:tc>
          <w:tcPr>
            <w:tcW w:w="1530" w:type="pct"/>
          </w:tcPr>
          <w:p w14:paraId="560D15D3" w14:textId="77777777" w:rsidR="009E6917" w:rsidRPr="00B60D70" w:rsidRDefault="00D756E0" w:rsidP="00161E8D">
            <w:pPr>
              <w:jc w:val="center"/>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bl>
    <w:p w14:paraId="4CB57427" w14:textId="77777777" w:rsidR="00066AE9" w:rsidRPr="00B60D70" w:rsidRDefault="00066AE9" w:rsidP="00D71DDC">
      <w:pPr>
        <w:rPr>
          <w:rFonts w:ascii="TH SarabunPSK" w:hAnsi="TH SarabunPSK" w:cs="TH SarabunPSK"/>
          <w:highlight w:val="yellow"/>
        </w:rPr>
      </w:pPr>
    </w:p>
    <w:p w14:paraId="6835E3A4" w14:textId="77777777" w:rsidR="00066AE9" w:rsidRPr="00B60D70" w:rsidRDefault="00066AE9" w:rsidP="00066AE9">
      <w:pPr>
        <w:spacing w:before="120"/>
        <w:ind w:right="26"/>
        <w:jc w:val="left"/>
        <w:rPr>
          <w:rFonts w:ascii="TH SarabunPSK" w:hAnsi="TH SarabunPSK" w:cs="TH SarabunPSK"/>
          <w:b/>
          <w:bCs/>
        </w:rPr>
      </w:pPr>
      <w:r w:rsidRPr="00B60D70">
        <w:rPr>
          <w:rFonts w:ascii="TH SarabunPSK" w:hAnsi="TH SarabunPSK" w:cs="TH SarabunPSK" w:hint="cs"/>
          <w:b/>
          <w:bCs/>
        </w:rPr>
        <w:t>3.2</w:t>
      </w:r>
      <w:r w:rsidRPr="00B60D70">
        <w:rPr>
          <w:rFonts w:ascii="TH SarabunPSK" w:hAnsi="TH SarabunPSK" w:cs="TH SarabunPSK" w:hint="cs"/>
          <w:b/>
          <w:bCs/>
          <w:cs/>
        </w:rPr>
        <w:t>)</w:t>
      </w:r>
      <w:r w:rsidRPr="00B60D70">
        <w:rPr>
          <w:rFonts w:ascii="TH SarabunPSK" w:hAnsi="TH SarabunPSK" w:cs="TH SarabunPSK" w:hint="cs"/>
          <w:b/>
          <w:bCs/>
        </w:rPr>
        <w:t xml:space="preserve"> </w:t>
      </w:r>
      <w:r w:rsidRPr="00B60D70">
        <w:rPr>
          <w:rFonts w:ascii="TH SarabunPSK" w:hAnsi="TH SarabunPSK" w:cs="TH SarabunPSK" w:hint="cs"/>
          <w:b/>
          <w:bCs/>
          <w:cs/>
          <w:lang w:val="th-TH"/>
        </w:rPr>
        <w:t>ภาระงานในหลักสูตรนี้</w:t>
      </w:r>
    </w:p>
    <w:tbl>
      <w:tblPr>
        <w:tblStyle w:val="af6"/>
        <w:tblW w:w="5000" w:type="pct"/>
        <w:tblLook w:val="04A0" w:firstRow="1" w:lastRow="0" w:firstColumn="1" w:lastColumn="0" w:noHBand="0" w:noVBand="1"/>
      </w:tblPr>
      <w:tblGrid>
        <w:gridCol w:w="1508"/>
        <w:gridCol w:w="3541"/>
        <w:gridCol w:w="1287"/>
        <w:gridCol w:w="2680"/>
      </w:tblGrid>
      <w:tr w:rsidR="00B60D70" w:rsidRPr="00B60D70" w14:paraId="50FEE458" w14:textId="77777777" w:rsidTr="007C2ADD">
        <w:trPr>
          <w:tblHeader/>
        </w:trPr>
        <w:tc>
          <w:tcPr>
            <w:tcW w:w="836" w:type="pct"/>
            <w:shd w:val="clear" w:color="auto" w:fill="F2F2F2" w:themeFill="background1" w:themeFillShade="F2"/>
          </w:tcPr>
          <w:p w14:paraId="295E6A17" w14:textId="77777777" w:rsidR="00CB2F67" w:rsidRPr="00B60D70" w:rsidRDefault="00CB2F67" w:rsidP="00932286">
            <w:pPr>
              <w:ind w:right="26"/>
              <w:rPr>
                <w:rFonts w:ascii="TH SarabunPSK" w:hAnsi="TH SarabunPSK" w:cs="TH SarabunPSK"/>
                <w:b/>
                <w:bCs/>
                <w:sz w:val="28"/>
                <w:szCs w:val="28"/>
                <w:cs/>
              </w:rPr>
            </w:pPr>
            <w:r w:rsidRPr="00B60D70">
              <w:rPr>
                <w:rFonts w:ascii="TH SarabunPSK" w:hAnsi="TH SarabunPSK" w:cs="TH SarabunPSK" w:hint="cs"/>
                <w:b/>
                <w:bCs/>
                <w:sz w:val="28"/>
                <w:szCs w:val="28"/>
                <w:cs/>
                <w:lang w:val="th-TH"/>
              </w:rPr>
              <w:t>รหัสวิชา</w:t>
            </w:r>
          </w:p>
        </w:tc>
        <w:tc>
          <w:tcPr>
            <w:tcW w:w="1964" w:type="pct"/>
            <w:shd w:val="clear" w:color="auto" w:fill="F2F2F2" w:themeFill="background1" w:themeFillShade="F2"/>
          </w:tcPr>
          <w:p w14:paraId="2618BD1D" w14:textId="77777777" w:rsidR="00CB2F67" w:rsidRPr="00B60D70" w:rsidRDefault="00CB2F67" w:rsidP="00932286">
            <w:pPr>
              <w:ind w:right="26"/>
              <w:rPr>
                <w:rFonts w:ascii="TH SarabunPSK" w:hAnsi="TH SarabunPSK" w:cs="TH SarabunPSK"/>
                <w:b/>
                <w:bCs/>
                <w:sz w:val="28"/>
                <w:szCs w:val="28"/>
              </w:rPr>
            </w:pPr>
            <w:r w:rsidRPr="00B60D70">
              <w:rPr>
                <w:rFonts w:ascii="TH SarabunPSK" w:hAnsi="TH SarabunPSK" w:cs="TH SarabunPSK" w:hint="cs"/>
                <w:b/>
                <w:bCs/>
                <w:sz w:val="28"/>
                <w:szCs w:val="28"/>
                <w:cs/>
                <w:lang w:val="th-TH"/>
              </w:rPr>
              <w:t>ชื่อวิชา</w:t>
            </w:r>
          </w:p>
        </w:tc>
        <w:tc>
          <w:tcPr>
            <w:tcW w:w="714" w:type="pct"/>
            <w:shd w:val="clear" w:color="auto" w:fill="F2F2F2" w:themeFill="background1" w:themeFillShade="F2"/>
          </w:tcPr>
          <w:p w14:paraId="1E1BC353" w14:textId="77777777" w:rsidR="00CB2F67" w:rsidRPr="00B60D70" w:rsidRDefault="00CB2F67" w:rsidP="00932286">
            <w:pPr>
              <w:ind w:right="26"/>
              <w:rPr>
                <w:rFonts w:ascii="TH SarabunPSK" w:hAnsi="TH SarabunPSK" w:cs="TH SarabunPSK"/>
                <w:b/>
                <w:bCs/>
                <w:sz w:val="28"/>
                <w:szCs w:val="28"/>
              </w:rPr>
            </w:pPr>
            <w:r w:rsidRPr="00B60D70">
              <w:rPr>
                <w:rFonts w:ascii="TH SarabunPSK" w:hAnsi="TH SarabunPSK" w:cs="TH SarabunPSK" w:hint="cs"/>
                <w:b/>
                <w:bCs/>
                <w:sz w:val="28"/>
                <w:szCs w:val="28"/>
                <w:cs/>
                <w:lang w:val="th-TH"/>
              </w:rPr>
              <w:t>หน่วยกิต</w:t>
            </w:r>
          </w:p>
        </w:tc>
        <w:tc>
          <w:tcPr>
            <w:tcW w:w="1486" w:type="pct"/>
            <w:shd w:val="clear" w:color="auto" w:fill="F2F2F2" w:themeFill="background1" w:themeFillShade="F2"/>
          </w:tcPr>
          <w:p w14:paraId="2A210D10" w14:textId="77777777" w:rsidR="00CB2F67" w:rsidRPr="00B60D70" w:rsidRDefault="00CB2F67" w:rsidP="00932286">
            <w:pPr>
              <w:ind w:right="26"/>
              <w:rPr>
                <w:rFonts w:ascii="TH SarabunPSK" w:hAnsi="TH SarabunPSK" w:cs="TH SarabunPSK"/>
                <w:b/>
                <w:bCs/>
                <w:sz w:val="28"/>
                <w:szCs w:val="28"/>
              </w:rPr>
            </w:pPr>
            <w:r w:rsidRPr="00B60D70">
              <w:rPr>
                <w:rFonts w:ascii="TH SarabunPSK" w:hAnsi="TH SarabunPSK" w:cs="TH SarabunPSK" w:hint="cs"/>
                <w:b/>
                <w:bCs/>
                <w:sz w:val="28"/>
                <w:szCs w:val="28"/>
                <w:cs/>
                <w:lang w:val="th-TH"/>
              </w:rPr>
              <w:t>ชั่วโมงสอน</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 xml:space="preserve">ปีการศึกษา </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โดยประมาณ</w:t>
            </w:r>
            <w:r w:rsidRPr="00B60D70">
              <w:rPr>
                <w:rFonts w:ascii="TH SarabunPSK" w:hAnsi="TH SarabunPSK" w:cs="TH SarabunPSK" w:hint="cs"/>
                <w:b/>
                <w:bCs/>
                <w:sz w:val="28"/>
                <w:szCs w:val="28"/>
                <w:cs/>
              </w:rPr>
              <w:t>)</w:t>
            </w:r>
          </w:p>
        </w:tc>
      </w:tr>
      <w:tr w:rsidR="00B60D70" w:rsidRPr="00B60D70" w14:paraId="368C96B2" w14:textId="77777777" w:rsidTr="00932286">
        <w:tc>
          <w:tcPr>
            <w:tcW w:w="836" w:type="pct"/>
          </w:tcPr>
          <w:p w14:paraId="5D8AF363" w14:textId="430A1DA0"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247633" w:rsidRPr="00B60D70">
              <w:rPr>
                <w:rFonts w:ascii="TH SarabunPSK" w:hAnsi="TH SarabunPSK" w:cs="TH SarabunPSK"/>
                <w:sz w:val="28"/>
                <w:szCs w:val="28"/>
              </w:rPr>
              <w:t xml:space="preserve"> </w:t>
            </w:r>
            <w:r w:rsidRPr="00B60D70">
              <w:rPr>
                <w:rFonts w:ascii="TH SarabunPSK" w:hAnsi="TH SarabunPSK" w:cs="TH SarabunPSK" w:hint="cs"/>
                <w:sz w:val="28"/>
                <w:szCs w:val="28"/>
              </w:rPr>
              <w:t>301</w:t>
            </w:r>
          </w:p>
        </w:tc>
        <w:tc>
          <w:tcPr>
            <w:tcW w:w="1964" w:type="pct"/>
          </w:tcPr>
          <w:p w14:paraId="36A7FAA0" w14:textId="68AA5B01"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การพัฒนาทักษะการเป็นครูช่างโยธา</w:t>
            </w:r>
          </w:p>
          <w:p w14:paraId="6546A7E9" w14:textId="77777777"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Development of Teacher Skills for Civil Engineering Educator)</w:t>
            </w:r>
          </w:p>
        </w:tc>
        <w:tc>
          <w:tcPr>
            <w:tcW w:w="714" w:type="pct"/>
          </w:tcPr>
          <w:p w14:paraId="62A4830A"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3 (1-4-6)</w:t>
            </w:r>
          </w:p>
        </w:tc>
        <w:tc>
          <w:tcPr>
            <w:tcW w:w="1486" w:type="pct"/>
          </w:tcPr>
          <w:p w14:paraId="5C43F7F7"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75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5257CAA4" w14:textId="77777777" w:rsidTr="00932286">
        <w:tc>
          <w:tcPr>
            <w:tcW w:w="836" w:type="pct"/>
          </w:tcPr>
          <w:p w14:paraId="4A7E0DF2" w14:textId="761F5E4F"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247633" w:rsidRPr="00B60D70">
              <w:rPr>
                <w:rFonts w:ascii="TH SarabunPSK" w:hAnsi="TH SarabunPSK" w:cs="TH SarabunPSK"/>
                <w:sz w:val="28"/>
                <w:szCs w:val="28"/>
              </w:rPr>
              <w:t xml:space="preserve"> </w:t>
            </w:r>
            <w:r w:rsidRPr="00B60D70">
              <w:rPr>
                <w:rFonts w:ascii="TH SarabunPSK" w:hAnsi="TH SarabunPSK" w:cs="TH SarabunPSK" w:hint="cs"/>
                <w:sz w:val="28"/>
                <w:szCs w:val="28"/>
              </w:rPr>
              <w:t>302</w:t>
            </w:r>
          </w:p>
        </w:tc>
        <w:tc>
          <w:tcPr>
            <w:tcW w:w="1964" w:type="pct"/>
          </w:tcPr>
          <w:p w14:paraId="60E9CA3D" w14:textId="77777777"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การพัฒนาทักษะการสอนรายวิชาเฉพาะช่างโยธา</w:t>
            </w:r>
          </w:p>
          <w:p w14:paraId="04007163" w14:textId="77777777"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Development of Teaching and Learning Process Skills for Civil Engineering Courses)</w:t>
            </w:r>
          </w:p>
        </w:tc>
        <w:tc>
          <w:tcPr>
            <w:tcW w:w="714" w:type="pct"/>
          </w:tcPr>
          <w:p w14:paraId="200A93AC"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3 (1-4-6)</w:t>
            </w:r>
          </w:p>
        </w:tc>
        <w:tc>
          <w:tcPr>
            <w:tcW w:w="1486" w:type="pct"/>
          </w:tcPr>
          <w:p w14:paraId="50CFE382"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75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7A7E82F8" w14:textId="77777777" w:rsidTr="00932286">
        <w:tc>
          <w:tcPr>
            <w:tcW w:w="836" w:type="pct"/>
          </w:tcPr>
          <w:p w14:paraId="0D05DC4F" w14:textId="2C71FF13"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247633" w:rsidRPr="00B60D70">
              <w:rPr>
                <w:rFonts w:ascii="TH SarabunPSK" w:hAnsi="TH SarabunPSK" w:cs="TH SarabunPSK"/>
                <w:sz w:val="28"/>
                <w:szCs w:val="28"/>
              </w:rPr>
              <w:t xml:space="preserve"> </w:t>
            </w:r>
            <w:r w:rsidRPr="00B60D70">
              <w:rPr>
                <w:rFonts w:ascii="TH SarabunPSK" w:hAnsi="TH SarabunPSK" w:cs="TH SarabunPSK" w:hint="cs"/>
                <w:sz w:val="28"/>
                <w:szCs w:val="28"/>
              </w:rPr>
              <w:t>303</w:t>
            </w:r>
          </w:p>
        </w:tc>
        <w:tc>
          <w:tcPr>
            <w:tcW w:w="1964" w:type="pct"/>
          </w:tcPr>
          <w:p w14:paraId="34E1774D" w14:textId="6A722035"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การจัดการเรียนรู้รายวิชาช่างโยธาโดยใช้หลักการเกื้อหนุนและการโค้ช</w:t>
            </w:r>
          </w:p>
          <w:p w14:paraId="48AA8C14" w14:textId="77777777" w:rsidR="00CB2F67" w:rsidRPr="00B60D70" w:rsidRDefault="00CB2F67" w:rsidP="00932286">
            <w:pPr>
              <w:ind w:right="26"/>
              <w:jc w:val="left"/>
              <w:rPr>
                <w:rFonts w:ascii="TH SarabunPSK" w:hAnsi="TH SarabunPSK" w:cs="TH SarabunPSK"/>
                <w:sz w:val="28"/>
                <w:szCs w:val="28"/>
                <w:cs/>
              </w:rPr>
            </w:pPr>
            <w:r w:rsidRPr="00B60D70">
              <w:rPr>
                <w:rFonts w:ascii="TH SarabunPSK" w:hAnsi="TH SarabunPSK" w:cs="TH SarabunPSK" w:hint="cs"/>
                <w:sz w:val="28"/>
                <w:szCs w:val="28"/>
                <w:cs/>
              </w:rPr>
              <w:t>(</w:t>
            </w:r>
            <w:r w:rsidRPr="00B60D70">
              <w:rPr>
                <w:rFonts w:ascii="TH SarabunPSK" w:hAnsi="TH SarabunPSK" w:cs="TH SarabunPSK" w:hint="cs"/>
                <w:sz w:val="28"/>
                <w:szCs w:val="28"/>
              </w:rPr>
              <w:t>Teaching and Learning in Civil Engineering Courses Based on Principle of Facilitation and Coaching</w:t>
            </w:r>
            <w:r w:rsidRPr="00B60D70">
              <w:rPr>
                <w:rFonts w:ascii="TH SarabunPSK" w:hAnsi="TH SarabunPSK" w:cs="TH SarabunPSK" w:hint="cs"/>
                <w:sz w:val="28"/>
                <w:szCs w:val="28"/>
                <w:cs/>
              </w:rPr>
              <w:t>)</w:t>
            </w:r>
          </w:p>
        </w:tc>
        <w:tc>
          <w:tcPr>
            <w:tcW w:w="714" w:type="pct"/>
          </w:tcPr>
          <w:p w14:paraId="51CCC391"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3 (1-4-6)</w:t>
            </w:r>
          </w:p>
        </w:tc>
        <w:tc>
          <w:tcPr>
            <w:tcW w:w="1486" w:type="pct"/>
          </w:tcPr>
          <w:p w14:paraId="37776585"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75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38A768A0" w14:textId="77777777" w:rsidTr="00932286">
        <w:tc>
          <w:tcPr>
            <w:tcW w:w="836" w:type="pct"/>
          </w:tcPr>
          <w:p w14:paraId="62735442" w14:textId="2C5357D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247633" w:rsidRPr="00B60D70">
              <w:rPr>
                <w:rFonts w:ascii="TH SarabunPSK" w:hAnsi="TH SarabunPSK" w:cs="TH SarabunPSK"/>
                <w:sz w:val="28"/>
                <w:szCs w:val="28"/>
              </w:rPr>
              <w:t xml:space="preserve"> </w:t>
            </w:r>
            <w:r w:rsidRPr="00B60D70">
              <w:rPr>
                <w:rFonts w:ascii="TH SarabunPSK" w:hAnsi="TH SarabunPSK" w:cs="TH SarabunPSK" w:hint="cs"/>
                <w:sz w:val="28"/>
                <w:szCs w:val="28"/>
              </w:rPr>
              <w:t>198</w:t>
            </w:r>
          </w:p>
        </w:tc>
        <w:tc>
          <w:tcPr>
            <w:tcW w:w="1964" w:type="pct"/>
          </w:tcPr>
          <w:p w14:paraId="7D746507" w14:textId="374A9235"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การฝึกประสบการณ์วิชาชีพช่างโยธา </w:t>
            </w:r>
            <w:r w:rsidRPr="00B60D70">
              <w:rPr>
                <w:rFonts w:ascii="TH SarabunPSK" w:hAnsi="TH SarabunPSK" w:cs="TH SarabunPSK" w:hint="cs"/>
                <w:sz w:val="28"/>
                <w:szCs w:val="28"/>
                <w:cs/>
              </w:rPr>
              <w:t>1</w:t>
            </w:r>
          </w:p>
          <w:p w14:paraId="7554C3D0" w14:textId="1F0A7968" w:rsidR="00CB2F67" w:rsidRPr="00B60D70" w:rsidRDefault="00CB2F67" w:rsidP="00932286">
            <w:pPr>
              <w:ind w:right="26"/>
              <w:jc w:val="left"/>
              <w:rPr>
                <w:rFonts w:ascii="TH SarabunPSK" w:hAnsi="TH SarabunPSK" w:cs="TH SarabunPSK"/>
                <w:sz w:val="28"/>
                <w:szCs w:val="28"/>
                <w:cs/>
              </w:rPr>
            </w:pP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Experience Learning for Civil Engineer Teacher </w:t>
            </w:r>
            <w:r w:rsidR="00484154" w:rsidRPr="00B60D70">
              <w:rPr>
                <w:rFonts w:ascii="TH SarabunPSK" w:hAnsi="TH SarabunPSK" w:cs="TH SarabunPSK"/>
                <w:sz w:val="28"/>
                <w:szCs w:val="28"/>
              </w:rPr>
              <w:t>I</w:t>
            </w:r>
            <w:r w:rsidRPr="00B60D70">
              <w:rPr>
                <w:rFonts w:ascii="TH SarabunPSK" w:hAnsi="TH SarabunPSK" w:cs="TH SarabunPSK" w:hint="cs"/>
                <w:sz w:val="28"/>
                <w:szCs w:val="28"/>
                <w:cs/>
              </w:rPr>
              <w:t>)</w:t>
            </w:r>
          </w:p>
        </w:tc>
        <w:tc>
          <w:tcPr>
            <w:tcW w:w="714" w:type="pct"/>
          </w:tcPr>
          <w:p w14:paraId="4FE8EF95" w14:textId="293E3E58"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sz w:val="28"/>
                <w:szCs w:val="28"/>
                <w:cs/>
              </w:rPr>
              <w:t>1 (0-</w:t>
            </w:r>
            <w:r w:rsidR="00321D56" w:rsidRPr="00B60D70">
              <w:rPr>
                <w:rFonts w:ascii="TH SarabunPSK" w:hAnsi="TH SarabunPSK" w:cs="TH SarabunPSK"/>
                <w:sz w:val="28"/>
                <w:szCs w:val="28"/>
              </w:rPr>
              <w:t>3</w:t>
            </w:r>
            <w:r w:rsidRPr="00B60D70">
              <w:rPr>
                <w:rFonts w:ascii="TH SarabunPSK" w:hAnsi="TH SarabunPSK" w:cs="TH SarabunPSK"/>
                <w:sz w:val="28"/>
                <w:szCs w:val="28"/>
                <w:cs/>
              </w:rPr>
              <w:t>-3)</w:t>
            </w:r>
          </w:p>
        </w:tc>
        <w:tc>
          <w:tcPr>
            <w:tcW w:w="1486" w:type="pct"/>
          </w:tcPr>
          <w:p w14:paraId="363C0C0F"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6A38C25E" w14:textId="77777777" w:rsidTr="00932286">
        <w:tc>
          <w:tcPr>
            <w:tcW w:w="836" w:type="pct"/>
          </w:tcPr>
          <w:p w14:paraId="09659F6A" w14:textId="077ECE56"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0257E6" w:rsidRPr="00B60D70">
              <w:rPr>
                <w:rFonts w:ascii="TH SarabunPSK" w:hAnsi="TH SarabunPSK" w:cs="TH SarabunPSK"/>
                <w:sz w:val="28"/>
                <w:szCs w:val="28"/>
              </w:rPr>
              <w:t xml:space="preserve"> </w:t>
            </w:r>
            <w:r w:rsidRPr="00B60D70">
              <w:rPr>
                <w:rFonts w:ascii="TH SarabunPSK" w:hAnsi="TH SarabunPSK" w:cs="TH SarabunPSK" w:hint="cs"/>
                <w:sz w:val="28"/>
                <w:szCs w:val="28"/>
                <w:cs/>
              </w:rPr>
              <w:t>2</w:t>
            </w:r>
            <w:r w:rsidRPr="00B60D70">
              <w:rPr>
                <w:rFonts w:ascii="TH SarabunPSK" w:hAnsi="TH SarabunPSK" w:cs="TH SarabunPSK" w:hint="cs"/>
                <w:sz w:val="28"/>
                <w:szCs w:val="28"/>
              </w:rPr>
              <w:t>98</w:t>
            </w:r>
          </w:p>
        </w:tc>
        <w:tc>
          <w:tcPr>
            <w:tcW w:w="1964" w:type="pct"/>
          </w:tcPr>
          <w:p w14:paraId="1AA15E75" w14:textId="42D7C5E2"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การฝึกประสบการณ์วิชาชีพช่างโยธา </w:t>
            </w:r>
            <w:r w:rsidRPr="00B60D70">
              <w:rPr>
                <w:rFonts w:ascii="TH SarabunPSK" w:hAnsi="TH SarabunPSK" w:cs="TH SarabunPSK" w:hint="cs"/>
                <w:sz w:val="28"/>
                <w:szCs w:val="28"/>
                <w:cs/>
              </w:rPr>
              <w:t>2</w:t>
            </w:r>
          </w:p>
          <w:p w14:paraId="3BB163C7" w14:textId="13946D6A" w:rsidR="00CB2F67" w:rsidRPr="00B60D70" w:rsidRDefault="00CB2F67" w:rsidP="00932286">
            <w:pPr>
              <w:ind w:right="26"/>
              <w:jc w:val="left"/>
              <w:rPr>
                <w:rFonts w:ascii="TH SarabunPSK" w:hAnsi="TH SarabunPSK" w:cs="TH SarabunPSK"/>
                <w:sz w:val="28"/>
                <w:szCs w:val="28"/>
                <w:cs/>
              </w:rPr>
            </w:pPr>
            <w:r w:rsidRPr="00B60D70">
              <w:rPr>
                <w:rFonts w:ascii="TH SarabunPSK" w:hAnsi="TH SarabunPSK" w:cs="TH SarabunPSK" w:hint="cs"/>
                <w:sz w:val="28"/>
                <w:szCs w:val="28"/>
                <w:cs/>
              </w:rPr>
              <w:lastRenderedPageBreak/>
              <w:t>(</w:t>
            </w:r>
            <w:r w:rsidRPr="00B60D70">
              <w:rPr>
                <w:rFonts w:ascii="TH SarabunPSK" w:hAnsi="TH SarabunPSK" w:cs="TH SarabunPSK" w:hint="cs"/>
                <w:sz w:val="28"/>
                <w:szCs w:val="28"/>
              </w:rPr>
              <w:t xml:space="preserve">Experience Learning for Civil Engineer Teacher </w:t>
            </w:r>
            <w:r w:rsidR="00484154" w:rsidRPr="00B60D70">
              <w:rPr>
                <w:rFonts w:ascii="TH SarabunPSK" w:hAnsi="TH SarabunPSK" w:cs="TH SarabunPSK"/>
                <w:sz w:val="28"/>
                <w:szCs w:val="28"/>
              </w:rPr>
              <w:t>II</w:t>
            </w:r>
            <w:r w:rsidRPr="00B60D70">
              <w:rPr>
                <w:rFonts w:ascii="TH SarabunPSK" w:hAnsi="TH SarabunPSK" w:cs="TH SarabunPSK" w:hint="cs"/>
                <w:sz w:val="28"/>
                <w:szCs w:val="28"/>
                <w:cs/>
              </w:rPr>
              <w:t>)</w:t>
            </w:r>
          </w:p>
        </w:tc>
        <w:tc>
          <w:tcPr>
            <w:tcW w:w="714" w:type="pct"/>
          </w:tcPr>
          <w:p w14:paraId="1F4DA8C1" w14:textId="4FBBE15A"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sz w:val="28"/>
                <w:szCs w:val="28"/>
                <w:cs/>
              </w:rPr>
              <w:lastRenderedPageBreak/>
              <w:t>1 (0-</w:t>
            </w:r>
            <w:r w:rsidR="00321D56" w:rsidRPr="00B60D70">
              <w:rPr>
                <w:rFonts w:ascii="TH SarabunPSK" w:hAnsi="TH SarabunPSK" w:cs="TH SarabunPSK"/>
                <w:sz w:val="28"/>
                <w:szCs w:val="28"/>
              </w:rPr>
              <w:t>3</w:t>
            </w:r>
            <w:r w:rsidRPr="00B60D70">
              <w:rPr>
                <w:rFonts w:ascii="TH SarabunPSK" w:hAnsi="TH SarabunPSK" w:cs="TH SarabunPSK"/>
                <w:sz w:val="28"/>
                <w:szCs w:val="28"/>
                <w:cs/>
              </w:rPr>
              <w:t>-3)</w:t>
            </w:r>
          </w:p>
        </w:tc>
        <w:tc>
          <w:tcPr>
            <w:tcW w:w="1486" w:type="pct"/>
          </w:tcPr>
          <w:p w14:paraId="014FB754"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111F8F67" w14:textId="77777777" w:rsidTr="00932286">
        <w:tc>
          <w:tcPr>
            <w:tcW w:w="836" w:type="pct"/>
          </w:tcPr>
          <w:p w14:paraId="1E857A7A" w14:textId="145DA814"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247633" w:rsidRPr="00B60D70">
              <w:rPr>
                <w:rFonts w:ascii="TH SarabunPSK" w:hAnsi="TH SarabunPSK" w:cs="TH SarabunPSK"/>
                <w:sz w:val="28"/>
                <w:szCs w:val="28"/>
              </w:rPr>
              <w:t xml:space="preserve"> </w:t>
            </w:r>
            <w:r w:rsidRPr="00B60D70">
              <w:rPr>
                <w:rFonts w:ascii="TH SarabunPSK" w:hAnsi="TH SarabunPSK" w:cs="TH SarabunPSK" w:hint="cs"/>
                <w:sz w:val="28"/>
                <w:szCs w:val="28"/>
                <w:cs/>
              </w:rPr>
              <w:t>3</w:t>
            </w:r>
            <w:r w:rsidRPr="00B60D70">
              <w:rPr>
                <w:rFonts w:ascii="TH SarabunPSK" w:hAnsi="TH SarabunPSK" w:cs="TH SarabunPSK" w:hint="cs"/>
                <w:sz w:val="28"/>
                <w:szCs w:val="28"/>
              </w:rPr>
              <w:t>98</w:t>
            </w:r>
          </w:p>
        </w:tc>
        <w:tc>
          <w:tcPr>
            <w:tcW w:w="1964" w:type="pct"/>
          </w:tcPr>
          <w:p w14:paraId="01B84F99" w14:textId="6ACF45A4"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การฝึกประสบการณ์วิชาชีพช่างโยธา </w:t>
            </w:r>
            <w:r w:rsidRPr="00B60D70">
              <w:rPr>
                <w:rFonts w:ascii="TH SarabunPSK" w:hAnsi="TH SarabunPSK" w:cs="TH SarabunPSK" w:hint="cs"/>
                <w:sz w:val="28"/>
                <w:szCs w:val="28"/>
                <w:cs/>
              </w:rPr>
              <w:t>3</w:t>
            </w:r>
          </w:p>
          <w:p w14:paraId="16D259AE" w14:textId="51325BA1" w:rsidR="00CB2F67" w:rsidRPr="00B60D70" w:rsidRDefault="00CB2F67" w:rsidP="00932286">
            <w:pPr>
              <w:ind w:right="26"/>
              <w:jc w:val="left"/>
              <w:rPr>
                <w:rFonts w:ascii="TH SarabunPSK" w:hAnsi="TH SarabunPSK" w:cs="TH SarabunPSK"/>
                <w:sz w:val="28"/>
                <w:szCs w:val="28"/>
                <w:cs/>
              </w:rPr>
            </w:pP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Experience Learning for Civil Engineer Teacher </w:t>
            </w:r>
            <w:r w:rsidR="00484154" w:rsidRPr="00B60D70">
              <w:rPr>
                <w:rFonts w:ascii="TH SarabunPSK" w:hAnsi="TH SarabunPSK" w:cs="TH SarabunPSK"/>
                <w:sz w:val="28"/>
                <w:szCs w:val="28"/>
              </w:rPr>
              <w:t>III</w:t>
            </w:r>
            <w:r w:rsidRPr="00B60D70">
              <w:rPr>
                <w:rFonts w:ascii="TH SarabunPSK" w:hAnsi="TH SarabunPSK" w:cs="TH SarabunPSK" w:hint="cs"/>
                <w:sz w:val="28"/>
                <w:szCs w:val="28"/>
                <w:cs/>
              </w:rPr>
              <w:t>)</w:t>
            </w:r>
          </w:p>
        </w:tc>
        <w:tc>
          <w:tcPr>
            <w:tcW w:w="714" w:type="pct"/>
          </w:tcPr>
          <w:p w14:paraId="1EC72B6D" w14:textId="0C30F3C5"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sz w:val="28"/>
                <w:szCs w:val="28"/>
                <w:cs/>
              </w:rPr>
              <w:t>1 (0-</w:t>
            </w:r>
            <w:r w:rsidR="00321D56" w:rsidRPr="00B60D70">
              <w:rPr>
                <w:rFonts w:ascii="TH SarabunPSK" w:hAnsi="TH SarabunPSK" w:cs="TH SarabunPSK"/>
                <w:sz w:val="28"/>
                <w:szCs w:val="28"/>
              </w:rPr>
              <w:t>3</w:t>
            </w:r>
            <w:r w:rsidRPr="00B60D70">
              <w:rPr>
                <w:rFonts w:ascii="TH SarabunPSK" w:hAnsi="TH SarabunPSK" w:cs="TH SarabunPSK"/>
                <w:sz w:val="28"/>
                <w:szCs w:val="28"/>
                <w:cs/>
              </w:rPr>
              <w:t>-3)</w:t>
            </w:r>
          </w:p>
        </w:tc>
        <w:tc>
          <w:tcPr>
            <w:tcW w:w="1486" w:type="pct"/>
          </w:tcPr>
          <w:p w14:paraId="59D9BC74"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77446B5A" w14:textId="77777777" w:rsidTr="00932286">
        <w:tc>
          <w:tcPr>
            <w:tcW w:w="836" w:type="pct"/>
          </w:tcPr>
          <w:p w14:paraId="02CD0D0E" w14:textId="6805B9FD"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247633" w:rsidRPr="00B60D70">
              <w:rPr>
                <w:rFonts w:ascii="TH SarabunPSK" w:hAnsi="TH SarabunPSK" w:cs="TH SarabunPSK"/>
                <w:sz w:val="28"/>
                <w:szCs w:val="28"/>
              </w:rPr>
              <w:t xml:space="preserve"> </w:t>
            </w:r>
            <w:r w:rsidRPr="00B60D70">
              <w:rPr>
                <w:rFonts w:ascii="TH SarabunPSK" w:hAnsi="TH SarabunPSK" w:cs="TH SarabunPSK" w:hint="cs"/>
                <w:sz w:val="28"/>
                <w:szCs w:val="28"/>
                <w:cs/>
              </w:rPr>
              <w:t>4</w:t>
            </w:r>
            <w:r w:rsidRPr="00B60D70">
              <w:rPr>
                <w:rFonts w:ascii="TH SarabunPSK" w:hAnsi="TH SarabunPSK" w:cs="TH SarabunPSK" w:hint="cs"/>
                <w:sz w:val="28"/>
                <w:szCs w:val="28"/>
              </w:rPr>
              <w:t>98</w:t>
            </w:r>
          </w:p>
        </w:tc>
        <w:tc>
          <w:tcPr>
            <w:tcW w:w="1964" w:type="pct"/>
          </w:tcPr>
          <w:p w14:paraId="0F7A9321" w14:textId="2CAF9CEA"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การฝึกประสบการณ์วิชาชีพช่างโยธา </w:t>
            </w:r>
            <w:r w:rsidRPr="00B60D70">
              <w:rPr>
                <w:rFonts w:ascii="TH SarabunPSK" w:hAnsi="TH SarabunPSK" w:cs="TH SarabunPSK" w:hint="cs"/>
                <w:sz w:val="28"/>
                <w:szCs w:val="28"/>
                <w:cs/>
              </w:rPr>
              <w:t>4</w:t>
            </w:r>
          </w:p>
          <w:p w14:paraId="6C6AFF94" w14:textId="2C0BBB1F" w:rsidR="00CB2F67" w:rsidRPr="00B60D70" w:rsidRDefault="00CB2F67" w:rsidP="00932286">
            <w:pPr>
              <w:ind w:right="26"/>
              <w:jc w:val="left"/>
              <w:rPr>
                <w:rFonts w:ascii="TH SarabunPSK" w:hAnsi="TH SarabunPSK" w:cs="TH SarabunPSK"/>
                <w:sz w:val="28"/>
                <w:szCs w:val="28"/>
                <w:cs/>
              </w:rPr>
            </w:pP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Experience Learning for Civil Engineer Teacher </w:t>
            </w:r>
            <w:r w:rsidR="00484154" w:rsidRPr="00B60D70">
              <w:rPr>
                <w:rFonts w:ascii="TH SarabunPSK" w:hAnsi="TH SarabunPSK" w:cs="TH SarabunPSK"/>
                <w:sz w:val="28"/>
                <w:szCs w:val="28"/>
              </w:rPr>
              <w:t>IV</w:t>
            </w:r>
            <w:r w:rsidRPr="00B60D70">
              <w:rPr>
                <w:rFonts w:ascii="TH SarabunPSK" w:hAnsi="TH SarabunPSK" w:cs="TH SarabunPSK" w:hint="cs"/>
                <w:sz w:val="28"/>
                <w:szCs w:val="28"/>
                <w:cs/>
              </w:rPr>
              <w:t>)</w:t>
            </w:r>
          </w:p>
        </w:tc>
        <w:tc>
          <w:tcPr>
            <w:tcW w:w="714" w:type="pct"/>
          </w:tcPr>
          <w:p w14:paraId="5FDBB026" w14:textId="43575926"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sz w:val="28"/>
                <w:szCs w:val="28"/>
                <w:cs/>
              </w:rPr>
              <w:t>1 (0-</w:t>
            </w:r>
            <w:r w:rsidR="00321D56" w:rsidRPr="00B60D70">
              <w:rPr>
                <w:rFonts w:ascii="TH SarabunPSK" w:hAnsi="TH SarabunPSK" w:cs="TH SarabunPSK"/>
                <w:sz w:val="28"/>
                <w:szCs w:val="28"/>
              </w:rPr>
              <w:t>3</w:t>
            </w:r>
            <w:r w:rsidRPr="00B60D70">
              <w:rPr>
                <w:rFonts w:ascii="TH SarabunPSK" w:hAnsi="TH SarabunPSK" w:cs="TH SarabunPSK"/>
                <w:sz w:val="28"/>
                <w:szCs w:val="28"/>
                <w:cs/>
              </w:rPr>
              <w:t>-3)</w:t>
            </w:r>
          </w:p>
        </w:tc>
        <w:tc>
          <w:tcPr>
            <w:tcW w:w="1486" w:type="pct"/>
          </w:tcPr>
          <w:p w14:paraId="0A01847D"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0091C93E" w14:textId="77777777" w:rsidTr="00932286">
        <w:tc>
          <w:tcPr>
            <w:tcW w:w="836" w:type="pct"/>
          </w:tcPr>
          <w:p w14:paraId="16D74187" w14:textId="45DEFAAB"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7A0E00" w:rsidRPr="00B60D70">
              <w:rPr>
                <w:rFonts w:ascii="TH SarabunPSK" w:hAnsi="TH SarabunPSK" w:cs="TH SarabunPSK"/>
                <w:sz w:val="28"/>
                <w:szCs w:val="28"/>
              </w:rPr>
              <w:t xml:space="preserve"> </w:t>
            </w:r>
            <w:r w:rsidRPr="00B60D70">
              <w:rPr>
                <w:rFonts w:ascii="TH SarabunPSK" w:hAnsi="TH SarabunPSK" w:cs="TH SarabunPSK" w:hint="cs"/>
                <w:sz w:val="28"/>
                <w:szCs w:val="28"/>
                <w:cs/>
              </w:rPr>
              <w:t>499</w:t>
            </w:r>
          </w:p>
        </w:tc>
        <w:tc>
          <w:tcPr>
            <w:tcW w:w="1964" w:type="pct"/>
          </w:tcPr>
          <w:p w14:paraId="5AF985D3" w14:textId="68238C0E"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การฝึกประสบการณ์วิชาชีพช่างโยธา </w:t>
            </w:r>
            <w:r w:rsidRPr="00B60D70">
              <w:rPr>
                <w:rFonts w:ascii="TH SarabunPSK" w:hAnsi="TH SarabunPSK" w:cs="TH SarabunPSK" w:hint="cs"/>
                <w:sz w:val="28"/>
                <w:szCs w:val="28"/>
                <w:cs/>
              </w:rPr>
              <w:t>5</w:t>
            </w:r>
          </w:p>
          <w:p w14:paraId="318FC8D1" w14:textId="4BC735E9" w:rsidR="00CB2F67" w:rsidRPr="00B60D70" w:rsidRDefault="00CB2F67" w:rsidP="00932286">
            <w:pPr>
              <w:ind w:right="26"/>
              <w:jc w:val="left"/>
              <w:rPr>
                <w:rFonts w:ascii="TH SarabunPSK" w:hAnsi="TH SarabunPSK" w:cs="TH SarabunPSK"/>
                <w:sz w:val="28"/>
                <w:szCs w:val="28"/>
                <w:cs/>
              </w:rPr>
            </w:pP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Experience Learning for Civil Engineer Teacher </w:t>
            </w:r>
            <w:r w:rsidR="00484154" w:rsidRPr="00B60D70">
              <w:rPr>
                <w:rFonts w:ascii="TH SarabunPSK" w:hAnsi="TH SarabunPSK" w:cs="TH SarabunPSK"/>
                <w:sz w:val="28"/>
                <w:szCs w:val="28"/>
              </w:rPr>
              <w:t>V</w:t>
            </w:r>
            <w:r w:rsidRPr="00B60D70">
              <w:rPr>
                <w:rFonts w:ascii="TH SarabunPSK" w:hAnsi="TH SarabunPSK" w:cs="TH SarabunPSK" w:hint="cs"/>
                <w:sz w:val="28"/>
                <w:szCs w:val="28"/>
                <w:cs/>
              </w:rPr>
              <w:t>)</w:t>
            </w:r>
          </w:p>
        </w:tc>
        <w:tc>
          <w:tcPr>
            <w:tcW w:w="714" w:type="pct"/>
          </w:tcPr>
          <w:p w14:paraId="7417D99B" w14:textId="57AA473B"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sz w:val="28"/>
                <w:szCs w:val="28"/>
              </w:rPr>
              <w:t>3 (0-</w:t>
            </w:r>
            <w:r w:rsidR="00934474" w:rsidRPr="00B60D70">
              <w:rPr>
                <w:rFonts w:ascii="TH SarabunPSK" w:hAnsi="TH SarabunPSK" w:cs="TH SarabunPSK" w:hint="cs"/>
                <w:sz w:val="28"/>
                <w:szCs w:val="28"/>
              </w:rPr>
              <w:t>9</w:t>
            </w:r>
            <w:r w:rsidRPr="00B60D70">
              <w:rPr>
                <w:rFonts w:ascii="TH SarabunPSK" w:hAnsi="TH SarabunPSK" w:cs="TH SarabunPSK"/>
                <w:sz w:val="28"/>
                <w:szCs w:val="28"/>
              </w:rPr>
              <w:t>-9)</w:t>
            </w:r>
          </w:p>
        </w:tc>
        <w:tc>
          <w:tcPr>
            <w:tcW w:w="1486" w:type="pct"/>
          </w:tcPr>
          <w:p w14:paraId="52040DC9"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0443CEA9" w14:textId="77777777" w:rsidTr="00932286">
        <w:tc>
          <w:tcPr>
            <w:tcW w:w="836" w:type="pct"/>
          </w:tcPr>
          <w:p w14:paraId="73E1EE3E" w14:textId="3EBD1DFD"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CTE</w:t>
            </w:r>
            <w:r w:rsidR="00247633" w:rsidRPr="00B60D70">
              <w:rPr>
                <w:rFonts w:ascii="TH SarabunPSK" w:hAnsi="TH SarabunPSK" w:cs="TH SarabunPSK"/>
                <w:sz w:val="28"/>
                <w:szCs w:val="28"/>
              </w:rPr>
              <w:t xml:space="preserve"> </w:t>
            </w:r>
            <w:r w:rsidRPr="00B60D70">
              <w:rPr>
                <w:rFonts w:ascii="TH SarabunPSK" w:hAnsi="TH SarabunPSK" w:cs="TH SarabunPSK" w:hint="cs"/>
                <w:sz w:val="28"/>
                <w:szCs w:val="28"/>
              </w:rPr>
              <w:t>491</w:t>
            </w:r>
          </w:p>
        </w:tc>
        <w:tc>
          <w:tcPr>
            <w:tcW w:w="1964" w:type="pct"/>
          </w:tcPr>
          <w:p w14:paraId="352818C6" w14:textId="77777777"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lang w:val="th-TH"/>
              </w:rPr>
              <w:t>โครงงานทางครุศาสตร์โยธา 1</w:t>
            </w:r>
            <w:r w:rsidRPr="00B60D70">
              <w:rPr>
                <w:rFonts w:ascii="TH SarabunPSK" w:hAnsi="TH SarabunPSK" w:cs="TH SarabunPSK" w:hint="cs"/>
                <w:sz w:val="28"/>
                <w:szCs w:val="28"/>
                <w:cs/>
                <w:lang w:val="th-TH"/>
              </w:rPr>
              <w:t xml:space="preserve"> </w:t>
            </w:r>
          </w:p>
          <w:p w14:paraId="194F5FC7" w14:textId="3AAB8CA3" w:rsidR="00CB2F67" w:rsidRPr="00B60D70" w:rsidRDefault="00CB2F67" w:rsidP="00CB2F67">
            <w:pPr>
              <w:ind w:right="26"/>
              <w:jc w:val="left"/>
              <w:rPr>
                <w:rFonts w:ascii="TH SarabunPSK" w:hAnsi="TH SarabunPSK" w:cs="TH SarabunPSK"/>
                <w:sz w:val="28"/>
                <w:szCs w:val="28"/>
                <w:cs/>
              </w:rPr>
            </w:pPr>
            <w:r w:rsidRPr="00B60D70">
              <w:rPr>
                <w:rFonts w:ascii="TH SarabunPSK" w:hAnsi="TH SarabunPSK" w:cs="TH SarabunPSK"/>
                <w:sz w:val="28"/>
                <w:szCs w:val="28"/>
                <w:cs/>
              </w:rPr>
              <w:t>(</w:t>
            </w:r>
            <w:r w:rsidRPr="00B60D70">
              <w:rPr>
                <w:rFonts w:ascii="TH SarabunPSK" w:hAnsi="TH SarabunPSK" w:cs="TH SarabunPSK"/>
                <w:sz w:val="28"/>
                <w:szCs w:val="28"/>
              </w:rPr>
              <w:t xml:space="preserve">Civil Technology Education Project </w:t>
            </w:r>
            <w:r w:rsidR="00856F19" w:rsidRPr="00B60D70">
              <w:rPr>
                <w:rFonts w:ascii="TH SarabunPSK" w:hAnsi="TH SarabunPSK" w:cs="TH SarabunPSK"/>
                <w:sz w:val="28"/>
                <w:szCs w:val="28"/>
              </w:rPr>
              <w:t>I</w:t>
            </w:r>
            <w:r w:rsidRPr="00B60D70">
              <w:rPr>
                <w:rFonts w:ascii="TH SarabunPSK" w:hAnsi="TH SarabunPSK" w:cs="TH SarabunPSK"/>
                <w:sz w:val="28"/>
                <w:szCs w:val="28"/>
                <w:cs/>
              </w:rPr>
              <w:t>)</w:t>
            </w:r>
          </w:p>
        </w:tc>
        <w:tc>
          <w:tcPr>
            <w:tcW w:w="714" w:type="pct"/>
          </w:tcPr>
          <w:p w14:paraId="151A0E64" w14:textId="2EB7DD6C"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1 (0-</w:t>
            </w:r>
            <w:r w:rsidR="003B4D54" w:rsidRPr="00B60D70">
              <w:rPr>
                <w:rFonts w:ascii="TH SarabunPSK" w:hAnsi="TH SarabunPSK" w:cs="TH SarabunPSK"/>
                <w:sz w:val="28"/>
                <w:szCs w:val="28"/>
              </w:rPr>
              <w:t>3</w:t>
            </w:r>
            <w:r w:rsidR="003B4D54" w:rsidRPr="00B60D70">
              <w:rPr>
                <w:rFonts w:ascii="TH SarabunPSK" w:hAnsi="TH SarabunPSK" w:cs="TH SarabunPSK" w:hint="cs"/>
                <w:sz w:val="28"/>
                <w:szCs w:val="28"/>
              </w:rPr>
              <w:t>-</w:t>
            </w:r>
            <w:r w:rsidR="003B4D54"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6" w:type="pct"/>
          </w:tcPr>
          <w:p w14:paraId="525AE659" w14:textId="01FDAE46"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43A85C65" w14:textId="77777777" w:rsidTr="00932286">
        <w:tc>
          <w:tcPr>
            <w:tcW w:w="836" w:type="pct"/>
          </w:tcPr>
          <w:p w14:paraId="385BD335" w14:textId="78344F25"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CTE</w:t>
            </w:r>
            <w:r w:rsidR="00247633" w:rsidRPr="00B60D70">
              <w:rPr>
                <w:rFonts w:ascii="TH SarabunPSK" w:hAnsi="TH SarabunPSK" w:cs="TH SarabunPSK"/>
                <w:sz w:val="28"/>
                <w:szCs w:val="28"/>
              </w:rPr>
              <w:t xml:space="preserve"> </w:t>
            </w:r>
            <w:r w:rsidRPr="00B60D70">
              <w:rPr>
                <w:rFonts w:ascii="TH SarabunPSK" w:hAnsi="TH SarabunPSK" w:cs="TH SarabunPSK" w:hint="cs"/>
                <w:sz w:val="28"/>
                <w:szCs w:val="28"/>
              </w:rPr>
              <w:t>492</w:t>
            </w:r>
          </w:p>
        </w:tc>
        <w:tc>
          <w:tcPr>
            <w:tcW w:w="1964" w:type="pct"/>
            <w:vAlign w:val="bottom"/>
          </w:tcPr>
          <w:p w14:paraId="40241936" w14:textId="77777777"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lang w:val="th-TH"/>
              </w:rPr>
              <w:t xml:space="preserve">โครงงานทางครุศาสตร์โยธา </w:t>
            </w:r>
            <w:r w:rsidRPr="00B60D70">
              <w:rPr>
                <w:rFonts w:ascii="TH SarabunPSK" w:hAnsi="TH SarabunPSK" w:cs="TH SarabunPSK"/>
                <w:sz w:val="28"/>
                <w:szCs w:val="28"/>
              </w:rPr>
              <w:t>2</w:t>
            </w:r>
            <w:r w:rsidRPr="00B60D70">
              <w:rPr>
                <w:rFonts w:ascii="TH SarabunPSK" w:hAnsi="TH SarabunPSK" w:cs="TH SarabunPSK" w:hint="cs"/>
                <w:sz w:val="28"/>
                <w:szCs w:val="28"/>
                <w:cs/>
                <w:lang w:val="th-TH"/>
              </w:rPr>
              <w:t xml:space="preserve"> </w:t>
            </w:r>
          </w:p>
          <w:p w14:paraId="7BEB3F11" w14:textId="66594028" w:rsidR="00CB2F67" w:rsidRPr="00B60D70" w:rsidRDefault="00CB2F67" w:rsidP="00CB2F67">
            <w:pPr>
              <w:ind w:right="26"/>
              <w:jc w:val="left"/>
              <w:rPr>
                <w:rFonts w:ascii="TH SarabunPSK" w:hAnsi="TH SarabunPSK" w:cs="TH SarabunPSK"/>
                <w:sz w:val="28"/>
                <w:szCs w:val="28"/>
                <w:cs/>
              </w:rPr>
            </w:pPr>
            <w:r w:rsidRPr="00B60D70">
              <w:rPr>
                <w:rFonts w:ascii="TH SarabunPSK" w:hAnsi="TH SarabunPSK" w:cs="TH SarabunPSK"/>
                <w:sz w:val="28"/>
                <w:szCs w:val="28"/>
                <w:cs/>
              </w:rPr>
              <w:t>(</w:t>
            </w:r>
            <w:r w:rsidRPr="00B60D70">
              <w:rPr>
                <w:rFonts w:ascii="TH SarabunPSK" w:hAnsi="TH SarabunPSK" w:cs="TH SarabunPSK"/>
                <w:sz w:val="28"/>
                <w:szCs w:val="28"/>
              </w:rPr>
              <w:t xml:space="preserve">Civil Technology Education Project </w:t>
            </w:r>
            <w:r w:rsidR="00856F19" w:rsidRPr="00B60D70">
              <w:rPr>
                <w:rFonts w:ascii="TH SarabunPSK" w:hAnsi="TH SarabunPSK" w:cs="TH SarabunPSK"/>
                <w:sz w:val="28"/>
                <w:szCs w:val="28"/>
              </w:rPr>
              <w:t>II</w:t>
            </w:r>
            <w:r w:rsidRPr="00B60D70">
              <w:rPr>
                <w:rFonts w:ascii="TH SarabunPSK" w:hAnsi="TH SarabunPSK" w:cs="TH SarabunPSK"/>
                <w:sz w:val="28"/>
                <w:szCs w:val="28"/>
                <w:cs/>
              </w:rPr>
              <w:t>)</w:t>
            </w:r>
            <w:r w:rsidRPr="00B60D70">
              <w:rPr>
                <w:rFonts w:ascii="TH SarabunPSK" w:hAnsi="TH SarabunPSK" w:cs="TH SarabunPSK" w:hint="cs"/>
                <w:sz w:val="28"/>
                <w:szCs w:val="28"/>
              </w:rPr>
              <w:t xml:space="preserve"> </w:t>
            </w:r>
          </w:p>
        </w:tc>
        <w:tc>
          <w:tcPr>
            <w:tcW w:w="714" w:type="pct"/>
          </w:tcPr>
          <w:p w14:paraId="0ADF59CD" w14:textId="11554D26"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1 (0-</w:t>
            </w:r>
            <w:r w:rsidR="003B4D54" w:rsidRPr="00B60D70">
              <w:rPr>
                <w:rFonts w:ascii="TH SarabunPSK" w:hAnsi="TH SarabunPSK" w:cs="TH SarabunPSK"/>
                <w:sz w:val="28"/>
                <w:szCs w:val="28"/>
              </w:rPr>
              <w:t>3</w:t>
            </w:r>
            <w:r w:rsidR="003B4D54" w:rsidRPr="00B60D70">
              <w:rPr>
                <w:rFonts w:ascii="TH SarabunPSK" w:hAnsi="TH SarabunPSK" w:cs="TH SarabunPSK" w:hint="cs"/>
                <w:sz w:val="28"/>
                <w:szCs w:val="28"/>
              </w:rPr>
              <w:t>-</w:t>
            </w:r>
            <w:r w:rsidR="003B4D54"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6" w:type="pct"/>
          </w:tcPr>
          <w:p w14:paraId="3584D33B" w14:textId="14B07ED6"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24D58F52" w14:textId="77777777" w:rsidTr="00932286">
        <w:tc>
          <w:tcPr>
            <w:tcW w:w="836" w:type="pct"/>
          </w:tcPr>
          <w:p w14:paraId="2CED5FFD" w14:textId="09CD2F49"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CTE</w:t>
            </w:r>
            <w:r w:rsidR="00247633" w:rsidRPr="00B60D70">
              <w:rPr>
                <w:rFonts w:ascii="TH SarabunPSK" w:hAnsi="TH SarabunPSK" w:cs="TH SarabunPSK"/>
                <w:sz w:val="28"/>
                <w:szCs w:val="28"/>
              </w:rPr>
              <w:t xml:space="preserve"> </w:t>
            </w:r>
            <w:r w:rsidRPr="00B60D70">
              <w:rPr>
                <w:rFonts w:ascii="TH SarabunPSK" w:hAnsi="TH SarabunPSK" w:cs="TH SarabunPSK" w:hint="cs"/>
                <w:sz w:val="28"/>
                <w:szCs w:val="28"/>
              </w:rPr>
              <w:t>493</w:t>
            </w:r>
          </w:p>
        </w:tc>
        <w:tc>
          <w:tcPr>
            <w:tcW w:w="1964" w:type="pct"/>
            <w:vAlign w:val="bottom"/>
          </w:tcPr>
          <w:p w14:paraId="694FFF11" w14:textId="77777777"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lang w:val="th-TH"/>
              </w:rPr>
              <w:t xml:space="preserve">โครงงานทางครุศาสตร์โยธา </w:t>
            </w:r>
            <w:r w:rsidRPr="00B60D70">
              <w:rPr>
                <w:rFonts w:ascii="TH SarabunPSK" w:hAnsi="TH SarabunPSK" w:cs="TH SarabunPSK"/>
                <w:sz w:val="28"/>
                <w:szCs w:val="28"/>
              </w:rPr>
              <w:t>3</w:t>
            </w:r>
            <w:r w:rsidRPr="00B60D70">
              <w:rPr>
                <w:rFonts w:ascii="TH SarabunPSK" w:hAnsi="TH SarabunPSK" w:cs="TH SarabunPSK" w:hint="cs"/>
                <w:sz w:val="28"/>
                <w:szCs w:val="28"/>
                <w:cs/>
                <w:lang w:val="th-TH"/>
              </w:rPr>
              <w:t xml:space="preserve"> </w:t>
            </w:r>
          </w:p>
          <w:p w14:paraId="6C84E01E" w14:textId="10DB077D" w:rsidR="00CB2F67" w:rsidRPr="00B60D70" w:rsidRDefault="00CB2F67" w:rsidP="00CB2F67">
            <w:pPr>
              <w:ind w:right="26"/>
              <w:jc w:val="left"/>
              <w:rPr>
                <w:rFonts w:ascii="TH SarabunPSK" w:hAnsi="TH SarabunPSK" w:cs="TH SarabunPSK"/>
                <w:sz w:val="28"/>
                <w:szCs w:val="28"/>
                <w:cs/>
              </w:rPr>
            </w:pPr>
            <w:r w:rsidRPr="00B60D70">
              <w:rPr>
                <w:rFonts w:ascii="TH SarabunPSK" w:hAnsi="TH SarabunPSK" w:cs="TH SarabunPSK"/>
                <w:sz w:val="28"/>
                <w:szCs w:val="28"/>
                <w:cs/>
              </w:rPr>
              <w:t>(</w:t>
            </w:r>
            <w:r w:rsidRPr="00B60D70">
              <w:rPr>
                <w:rFonts w:ascii="TH SarabunPSK" w:hAnsi="TH SarabunPSK" w:cs="TH SarabunPSK"/>
                <w:sz w:val="28"/>
                <w:szCs w:val="28"/>
              </w:rPr>
              <w:t xml:space="preserve">Civil Technology Education Project </w:t>
            </w:r>
            <w:r w:rsidR="00856F19" w:rsidRPr="00B60D70">
              <w:rPr>
                <w:rFonts w:ascii="TH SarabunPSK" w:hAnsi="TH SarabunPSK" w:cs="TH SarabunPSK"/>
                <w:sz w:val="28"/>
                <w:szCs w:val="28"/>
              </w:rPr>
              <w:t>III</w:t>
            </w:r>
            <w:r w:rsidRPr="00B60D70">
              <w:rPr>
                <w:rFonts w:ascii="TH SarabunPSK" w:hAnsi="TH SarabunPSK" w:cs="TH SarabunPSK"/>
                <w:sz w:val="28"/>
                <w:szCs w:val="28"/>
                <w:cs/>
              </w:rPr>
              <w:t>)</w:t>
            </w:r>
            <w:r w:rsidRPr="00B60D70">
              <w:rPr>
                <w:rFonts w:ascii="TH SarabunPSK" w:hAnsi="TH SarabunPSK" w:cs="TH SarabunPSK" w:hint="cs"/>
                <w:sz w:val="28"/>
                <w:szCs w:val="28"/>
              </w:rPr>
              <w:t xml:space="preserve"> </w:t>
            </w:r>
          </w:p>
        </w:tc>
        <w:tc>
          <w:tcPr>
            <w:tcW w:w="714" w:type="pct"/>
          </w:tcPr>
          <w:p w14:paraId="4096CF24" w14:textId="36E12772"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1 (0-</w:t>
            </w:r>
            <w:r w:rsidR="003B4D54" w:rsidRPr="00B60D70">
              <w:rPr>
                <w:rFonts w:ascii="TH SarabunPSK" w:hAnsi="TH SarabunPSK" w:cs="TH SarabunPSK"/>
                <w:sz w:val="28"/>
                <w:szCs w:val="28"/>
              </w:rPr>
              <w:t>3</w:t>
            </w:r>
            <w:r w:rsidR="003B4D54" w:rsidRPr="00B60D70">
              <w:rPr>
                <w:rFonts w:ascii="TH SarabunPSK" w:hAnsi="TH SarabunPSK" w:cs="TH SarabunPSK" w:hint="cs"/>
                <w:sz w:val="28"/>
                <w:szCs w:val="28"/>
              </w:rPr>
              <w:t>-</w:t>
            </w:r>
            <w:r w:rsidR="003B4D54"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6" w:type="pct"/>
          </w:tcPr>
          <w:p w14:paraId="749575CF" w14:textId="4C0CC159"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5F1C1A63" w14:textId="77777777" w:rsidTr="00932286">
        <w:tc>
          <w:tcPr>
            <w:tcW w:w="836" w:type="pct"/>
          </w:tcPr>
          <w:p w14:paraId="2FE7FFDA" w14:textId="1F9BCC4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247633" w:rsidRPr="00B60D70">
              <w:rPr>
                <w:rFonts w:ascii="TH SarabunPSK" w:hAnsi="TH SarabunPSK" w:cs="TH SarabunPSK"/>
                <w:sz w:val="28"/>
                <w:szCs w:val="28"/>
              </w:rPr>
              <w:t xml:space="preserve"> </w:t>
            </w:r>
            <w:r w:rsidRPr="00B60D70">
              <w:rPr>
                <w:rFonts w:ascii="TH SarabunPSK" w:hAnsi="TH SarabunPSK" w:cs="TH SarabunPSK" w:hint="cs"/>
                <w:sz w:val="28"/>
                <w:szCs w:val="28"/>
              </w:rPr>
              <w:t>599</w:t>
            </w:r>
          </w:p>
        </w:tc>
        <w:tc>
          <w:tcPr>
            <w:tcW w:w="1964" w:type="pct"/>
          </w:tcPr>
          <w:p w14:paraId="724F1779" w14:textId="77777777"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การปฏิบัติการสอนในสถานศึกษาในสาขาวิชาเฉพาะช่างโยธา </w:t>
            </w:r>
          </w:p>
          <w:p w14:paraId="5F446F85" w14:textId="605237C3" w:rsidR="00CB2F67" w:rsidRPr="00B60D70" w:rsidRDefault="00CB2F67" w:rsidP="00932286">
            <w:pPr>
              <w:ind w:right="26"/>
              <w:jc w:val="left"/>
              <w:rPr>
                <w:rFonts w:ascii="TH SarabunPSK" w:hAnsi="TH SarabunPSK" w:cs="TH SarabunPSK"/>
                <w:sz w:val="28"/>
                <w:szCs w:val="28"/>
                <w:cs/>
              </w:rPr>
            </w:pPr>
            <w:r w:rsidRPr="00B60D70">
              <w:rPr>
                <w:rFonts w:ascii="TH SarabunPSK" w:hAnsi="TH SarabunPSK" w:cs="TH SarabunPSK" w:hint="cs"/>
                <w:sz w:val="28"/>
                <w:szCs w:val="28"/>
              </w:rPr>
              <w:t>(</w:t>
            </w:r>
            <w:r w:rsidR="003810B9" w:rsidRPr="00B60D70">
              <w:rPr>
                <w:rFonts w:ascii="TH SarabunPSK" w:hAnsi="TH SarabunPSK" w:cs="TH SarabunPSK" w:hint="cs"/>
                <w:sz w:val="28"/>
                <w:szCs w:val="28"/>
              </w:rPr>
              <w:t>Civil Engineering Teacher Professional Internship</w:t>
            </w:r>
            <w:r w:rsidRPr="00B60D70">
              <w:rPr>
                <w:rFonts w:ascii="TH SarabunPSK" w:hAnsi="TH SarabunPSK" w:cs="TH SarabunPSK" w:hint="cs"/>
                <w:sz w:val="28"/>
                <w:szCs w:val="28"/>
              </w:rPr>
              <w:t>)</w:t>
            </w:r>
          </w:p>
        </w:tc>
        <w:tc>
          <w:tcPr>
            <w:tcW w:w="714" w:type="pct"/>
          </w:tcPr>
          <w:p w14:paraId="5F77372D" w14:textId="37ED3615"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sz w:val="28"/>
                <w:szCs w:val="28"/>
              </w:rPr>
              <w:t>6 (0-</w:t>
            </w:r>
            <w:r w:rsidR="00711CA3" w:rsidRPr="00B60D70">
              <w:rPr>
                <w:rFonts w:ascii="TH SarabunPSK" w:hAnsi="TH SarabunPSK" w:cs="TH SarabunPSK"/>
                <w:sz w:val="28"/>
                <w:szCs w:val="28"/>
              </w:rPr>
              <w:t>18-18</w:t>
            </w:r>
            <w:r w:rsidRPr="00B60D70">
              <w:rPr>
                <w:rFonts w:ascii="TH SarabunPSK" w:hAnsi="TH SarabunPSK" w:cs="TH SarabunPSK"/>
                <w:sz w:val="28"/>
                <w:szCs w:val="28"/>
              </w:rPr>
              <w:t>)</w:t>
            </w:r>
          </w:p>
        </w:tc>
        <w:tc>
          <w:tcPr>
            <w:tcW w:w="1486" w:type="pct"/>
          </w:tcPr>
          <w:p w14:paraId="7B8CAED5"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1FE293E1" w14:textId="77777777" w:rsidTr="00932286">
        <w:tc>
          <w:tcPr>
            <w:tcW w:w="836" w:type="pct"/>
          </w:tcPr>
          <w:p w14:paraId="542D2F4A" w14:textId="36F88195" w:rsidR="00CB2F67" w:rsidRPr="00B60D70" w:rsidRDefault="00CB2F67" w:rsidP="00932286">
            <w:pPr>
              <w:ind w:right="26"/>
              <w:rPr>
                <w:rFonts w:ascii="TH SarabunPSK" w:hAnsi="TH SarabunPSK" w:cs="TH SarabunPSK"/>
                <w:sz w:val="28"/>
                <w:szCs w:val="28"/>
              </w:rPr>
            </w:pPr>
            <w:r w:rsidRPr="00B60D70">
              <w:rPr>
                <w:rFonts w:ascii="TH SarabunPSK" w:eastAsia="Times New Roman" w:hAnsi="TH SarabunPSK" w:cs="TH SarabunPSK" w:hint="cs"/>
                <w:sz w:val="28"/>
                <w:szCs w:val="28"/>
              </w:rPr>
              <w:t>CTE</w:t>
            </w:r>
            <w:r w:rsidR="00247633" w:rsidRPr="00B60D70">
              <w:rPr>
                <w:rFonts w:ascii="TH SarabunPSK" w:eastAsia="Times New Roman" w:hAnsi="TH SarabunPSK" w:cs="TH SarabunPSK"/>
                <w:sz w:val="28"/>
                <w:szCs w:val="28"/>
              </w:rPr>
              <w:t xml:space="preserve"> </w:t>
            </w:r>
            <w:r w:rsidRPr="00B60D70">
              <w:rPr>
                <w:rFonts w:ascii="TH SarabunPSK" w:eastAsia="Times New Roman" w:hAnsi="TH SarabunPSK" w:cs="TH SarabunPSK" w:hint="cs"/>
                <w:sz w:val="28"/>
                <w:szCs w:val="28"/>
              </w:rPr>
              <w:t>113</w:t>
            </w:r>
          </w:p>
        </w:tc>
        <w:tc>
          <w:tcPr>
            <w:tcW w:w="1964" w:type="pct"/>
          </w:tcPr>
          <w:p w14:paraId="647C163A" w14:textId="77777777" w:rsidR="00CB2F67" w:rsidRPr="00B60D70" w:rsidRDefault="00CB2F67" w:rsidP="00932286">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 xml:space="preserve">สถิติสำหรับวิศวกรรมโยธา </w:t>
            </w:r>
          </w:p>
          <w:p w14:paraId="076DA1F0" w14:textId="77777777" w:rsidR="00CB2F67" w:rsidRPr="00B60D70" w:rsidRDefault="00CB2F67" w:rsidP="00932286">
            <w:pPr>
              <w:ind w:right="26"/>
              <w:jc w:val="left"/>
              <w:rPr>
                <w:rFonts w:ascii="TH SarabunPSK" w:hAnsi="TH SarabunPSK" w:cs="TH SarabunPSK"/>
                <w:sz w:val="28"/>
                <w:szCs w:val="28"/>
                <w:cs/>
              </w:rPr>
            </w:pPr>
            <w:r w:rsidRPr="00B60D70">
              <w:rPr>
                <w:rFonts w:ascii="TH SarabunPSK" w:eastAsia="Times New Roman" w:hAnsi="TH SarabunPSK" w:cs="TH SarabunPSK" w:hint="cs"/>
                <w:sz w:val="28"/>
                <w:szCs w:val="28"/>
                <w:cs/>
              </w:rPr>
              <w:t>(</w:t>
            </w:r>
            <w:r w:rsidRPr="00B60D70">
              <w:rPr>
                <w:rFonts w:ascii="TH SarabunPSK" w:eastAsia="Times New Roman" w:hAnsi="TH SarabunPSK" w:cs="TH SarabunPSK" w:hint="cs"/>
                <w:sz w:val="28"/>
                <w:szCs w:val="28"/>
              </w:rPr>
              <w:t>Statistics for Civil Engineering)</w:t>
            </w:r>
          </w:p>
        </w:tc>
        <w:tc>
          <w:tcPr>
            <w:tcW w:w="714" w:type="pct"/>
          </w:tcPr>
          <w:p w14:paraId="13EA3920" w14:textId="77777777" w:rsidR="00CB2F67" w:rsidRPr="00B60D70" w:rsidRDefault="00CB2F67" w:rsidP="00932286">
            <w:pPr>
              <w:ind w:right="26"/>
              <w:rPr>
                <w:rFonts w:ascii="TH SarabunPSK" w:hAnsi="TH SarabunPSK" w:cs="TH SarabunPSK"/>
                <w:sz w:val="28"/>
                <w:szCs w:val="28"/>
              </w:rPr>
            </w:pPr>
            <w:r w:rsidRPr="00B60D70">
              <w:rPr>
                <w:rFonts w:ascii="TH SarabunPSK" w:eastAsia="Times New Roman" w:hAnsi="TH SarabunPSK" w:cs="TH SarabunPSK" w:hint="cs"/>
                <w:sz w:val="28"/>
                <w:szCs w:val="28"/>
              </w:rPr>
              <w:t>3 (3-0-6)</w:t>
            </w:r>
          </w:p>
        </w:tc>
        <w:tc>
          <w:tcPr>
            <w:tcW w:w="1486" w:type="pct"/>
          </w:tcPr>
          <w:p w14:paraId="1B9E384D"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126C4D4F" w14:textId="77777777" w:rsidTr="00932286">
        <w:tc>
          <w:tcPr>
            <w:tcW w:w="836" w:type="pct"/>
          </w:tcPr>
          <w:p w14:paraId="524FD12A" w14:textId="768FF709" w:rsidR="00CB2F67" w:rsidRPr="00B60D70" w:rsidRDefault="00CB2F67" w:rsidP="00932286">
            <w:pPr>
              <w:ind w:right="26"/>
              <w:rPr>
                <w:rFonts w:ascii="TH SarabunPSK" w:hAnsi="TH SarabunPSK" w:cs="TH SarabunPSK"/>
                <w:sz w:val="28"/>
                <w:szCs w:val="28"/>
              </w:rPr>
            </w:pPr>
            <w:r w:rsidRPr="00B60D70">
              <w:rPr>
                <w:rFonts w:ascii="TH SarabunPSK" w:eastAsia="Times New Roman" w:hAnsi="TH SarabunPSK" w:cs="TH SarabunPSK" w:hint="cs"/>
                <w:sz w:val="28"/>
                <w:szCs w:val="28"/>
              </w:rPr>
              <w:t>CTE</w:t>
            </w:r>
            <w:r w:rsidR="00247633" w:rsidRPr="00B60D70">
              <w:rPr>
                <w:rFonts w:ascii="TH SarabunPSK" w:eastAsia="Times New Roman" w:hAnsi="TH SarabunPSK" w:cs="TH SarabunPSK"/>
                <w:sz w:val="28"/>
                <w:szCs w:val="28"/>
              </w:rPr>
              <w:t xml:space="preserve"> </w:t>
            </w:r>
            <w:r w:rsidRPr="00B60D70">
              <w:rPr>
                <w:rFonts w:ascii="TH SarabunPSK" w:eastAsia="Times New Roman" w:hAnsi="TH SarabunPSK" w:cs="TH SarabunPSK" w:hint="cs"/>
                <w:sz w:val="28"/>
                <w:szCs w:val="28"/>
              </w:rPr>
              <w:t>221</w:t>
            </w:r>
          </w:p>
        </w:tc>
        <w:tc>
          <w:tcPr>
            <w:tcW w:w="1964" w:type="pct"/>
            <w:vAlign w:val="center"/>
          </w:tcPr>
          <w:p w14:paraId="5B181B76" w14:textId="36C0E721" w:rsidR="00CB2F67" w:rsidRPr="00B60D70" w:rsidRDefault="00CB2F67" w:rsidP="00932286">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กลศาสตร์วิศวกรรม</w:t>
            </w:r>
          </w:p>
          <w:p w14:paraId="46E26A97" w14:textId="77777777" w:rsidR="00CB2F67" w:rsidRPr="00B60D70" w:rsidRDefault="00CB2F67" w:rsidP="00932286">
            <w:pPr>
              <w:ind w:right="26"/>
              <w:jc w:val="left"/>
              <w:rPr>
                <w:rFonts w:ascii="TH SarabunPSK" w:hAnsi="TH SarabunPSK" w:cs="TH SarabunPSK"/>
                <w:sz w:val="28"/>
                <w:szCs w:val="28"/>
                <w:cs/>
              </w:rPr>
            </w:pPr>
            <w:r w:rsidRPr="00B60D70">
              <w:rPr>
                <w:rFonts w:ascii="TH SarabunPSK" w:eastAsia="Times New Roman" w:hAnsi="TH SarabunPSK" w:cs="TH SarabunPSK" w:hint="cs"/>
                <w:sz w:val="28"/>
                <w:szCs w:val="28"/>
                <w:cs/>
              </w:rPr>
              <w:t>(</w:t>
            </w:r>
            <w:r w:rsidRPr="00B60D70">
              <w:rPr>
                <w:rFonts w:ascii="TH SarabunPSK" w:eastAsia="Times New Roman" w:hAnsi="TH SarabunPSK" w:cs="TH SarabunPSK" w:hint="cs"/>
                <w:sz w:val="28"/>
                <w:szCs w:val="28"/>
              </w:rPr>
              <w:t>Engineering Mechanics)</w:t>
            </w:r>
          </w:p>
        </w:tc>
        <w:tc>
          <w:tcPr>
            <w:tcW w:w="714" w:type="pct"/>
          </w:tcPr>
          <w:p w14:paraId="771FEBD5" w14:textId="77777777" w:rsidR="00CB2F67" w:rsidRPr="00B60D70" w:rsidRDefault="00CB2F67" w:rsidP="00932286">
            <w:pPr>
              <w:ind w:right="26"/>
              <w:rPr>
                <w:rFonts w:ascii="TH SarabunPSK" w:hAnsi="TH SarabunPSK" w:cs="TH SarabunPSK"/>
                <w:sz w:val="28"/>
                <w:szCs w:val="28"/>
              </w:rPr>
            </w:pPr>
            <w:r w:rsidRPr="00B60D70">
              <w:rPr>
                <w:rFonts w:ascii="TH SarabunPSK" w:eastAsia="Times New Roman" w:hAnsi="TH SarabunPSK" w:cs="TH SarabunPSK" w:hint="cs"/>
                <w:sz w:val="28"/>
                <w:szCs w:val="28"/>
              </w:rPr>
              <w:t>3 (3-0-6)</w:t>
            </w:r>
          </w:p>
        </w:tc>
        <w:tc>
          <w:tcPr>
            <w:tcW w:w="1486" w:type="pct"/>
          </w:tcPr>
          <w:p w14:paraId="1EA74770"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292FDD09" w14:textId="77777777" w:rsidTr="00932286">
        <w:tc>
          <w:tcPr>
            <w:tcW w:w="836" w:type="pct"/>
          </w:tcPr>
          <w:p w14:paraId="5FDE9D53" w14:textId="0C05002B" w:rsidR="00CB2F67" w:rsidRPr="00B60D70" w:rsidRDefault="00CB2F67" w:rsidP="00932286">
            <w:pPr>
              <w:ind w:right="26"/>
              <w:rPr>
                <w:rFonts w:ascii="TH SarabunPSK" w:hAnsi="TH SarabunPSK" w:cs="TH SarabunPSK"/>
                <w:sz w:val="28"/>
                <w:szCs w:val="28"/>
              </w:rPr>
            </w:pPr>
            <w:r w:rsidRPr="00B60D70">
              <w:rPr>
                <w:rFonts w:ascii="TH SarabunPSK" w:eastAsia="Times New Roman" w:hAnsi="TH SarabunPSK" w:cs="TH SarabunPSK" w:hint="cs"/>
                <w:sz w:val="28"/>
                <w:szCs w:val="28"/>
              </w:rPr>
              <w:t>CTE</w:t>
            </w:r>
            <w:r w:rsidR="00247633" w:rsidRPr="00B60D70">
              <w:rPr>
                <w:rFonts w:ascii="TH SarabunPSK" w:eastAsia="Times New Roman" w:hAnsi="TH SarabunPSK" w:cs="TH SarabunPSK"/>
                <w:sz w:val="28"/>
                <w:szCs w:val="28"/>
              </w:rPr>
              <w:t xml:space="preserve"> </w:t>
            </w:r>
            <w:r w:rsidRPr="00B60D70">
              <w:rPr>
                <w:rFonts w:ascii="TH SarabunPSK" w:eastAsia="Times New Roman" w:hAnsi="TH SarabunPSK" w:cs="TH SarabunPSK" w:hint="cs"/>
                <w:sz w:val="28"/>
                <w:szCs w:val="28"/>
              </w:rPr>
              <w:t>215</w:t>
            </w:r>
          </w:p>
        </w:tc>
        <w:tc>
          <w:tcPr>
            <w:tcW w:w="1964" w:type="pct"/>
          </w:tcPr>
          <w:p w14:paraId="7A4659E2" w14:textId="216FA200" w:rsidR="00CB2F67" w:rsidRPr="00B60D70" w:rsidRDefault="00CB2F67" w:rsidP="00932286">
            <w:pPr>
              <w:ind w:right="26"/>
              <w:jc w:val="left"/>
              <w:rPr>
                <w:rFonts w:ascii="TH SarabunPSK" w:hAnsi="TH SarabunPSK" w:cs="TH SarabunPSK"/>
                <w:sz w:val="28"/>
                <w:szCs w:val="28"/>
                <w:cs/>
              </w:rPr>
            </w:pPr>
            <w:r w:rsidRPr="00B60D70">
              <w:rPr>
                <w:rFonts w:ascii="TH SarabunPSK" w:eastAsia="Times New Roman" w:hAnsi="TH SarabunPSK" w:cs="TH SarabunPSK" w:hint="cs"/>
                <w:sz w:val="28"/>
                <w:szCs w:val="28"/>
                <w:cs/>
                <w:lang w:val="th-TH"/>
              </w:rPr>
              <w:t xml:space="preserve">ปฏิบัติการทดสอบวัสดุ </w:t>
            </w:r>
            <w:r w:rsidRPr="00B60D70">
              <w:rPr>
                <w:rFonts w:ascii="TH SarabunPSK" w:eastAsia="Times New Roman" w:hAnsi="TH SarabunPSK" w:cs="TH SarabunPSK" w:hint="cs"/>
                <w:sz w:val="28"/>
                <w:szCs w:val="28"/>
                <w:cs/>
              </w:rPr>
              <w:t>(</w:t>
            </w:r>
            <w:r w:rsidRPr="00B60D70">
              <w:rPr>
                <w:rFonts w:ascii="TH SarabunPSK" w:eastAsia="Times New Roman" w:hAnsi="TH SarabunPSK" w:cs="TH SarabunPSK" w:hint="cs"/>
                <w:sz w:val="28"/>
                <w:szCs w:val="28"/>
              </w:rPr>
              <w:t>Materials Testing Laboratory)</w:t>
            </w:r>
          </w:p>
        </w:tc>
        <w:tc>
          <w:tcPr>
            <w:tcW w:w="714" w:type="pct"/>
          </w:tcPr>
          <w:p w14:paraId="77F3200B"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1 (0-3-3)</w:t>
            </w:r>
          </w:p>
        </w:tc>
        <w:tc>
          <w:tcPr>
            <w:tcW w:w="1486" w:type="pct"/>
          </w:tcPr>
          <w:p w14:paraId="45214A65"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bl>
    <w:p w14:paraId="5463214C" w14:textId="1C8F9E37" w:rsidR="00D71DDC" w:rsidRPr="00B60D70" w:rsidRDefault="00D71DDC" w:rsidP="00D71DDC">
      <w:pPr>
        <w:rPr>
          <w:rFonts w:ascii="TH SarabunPSK" w:eastAsiaTheme="majorEastAsia" w:hAnsi="TH SarabunPSK" w:cs="TH SarabunPSK"/>
          <w:highlight w:val="yellow"/>
          <w:cs/>
        </w:rPr>
      </w:pPr>
      <w:r w:rsidRPr="00B60D70">
        <w:rPr>
          <w:rFonts w:ascii="TH SarabunPSK" w:hAnsi="TH SarabunPSK" w:cs="TH SarabunPSK" w:hint="cs"/>
          <w:highlight w:val="yellow"/>
          <w:cs/>
        </w:rPr>
        <w:br w:type="page"/>
      </w:r>
    </w:p>
    <w:p w14:paraId="672D836D" w14:textId="4E87144F" w:rsidR="00461E86" w:rsidRPr="00B60D70" w:rsidRDefault="00461E86" w:rsidP="00461E86">
      <w:pPr>
        <w:pStyle w:val="3"/>
        <w:numPr>
          <w:ilvl w:val="0"/>
          <w:numId w:val="0"/>
        </w:numPr>
        <w:ind w:left="720" w:hanging="720"/>
        <w:rPr>
          <w:rFonts w:ascii="TH SarabunPSK" w:hAnsi="TH SarabunPSK" w:cs="TH SarabunPSK"/>
        </w:rPr>
      </w:pPr>
      <w:bookmarkStart w:id="863" w:name="_Toc180609604"/>
      <w:bookmarkStart w:id="864" w:name="_Toc191634217"/>
      <w:r w:rsidRPr="00B60D70">
        <w:rPr>
          <w:rFonts w:ascii="TH SarabunPSK" w:hAnsi="TH SarabunPSK" w:cs="TH SarabunPSK" w:hint="cs"/>
          <w:cs/>
        </w:rPr>
        <w:lastRenderedPageBreak/>
        <w:t>ดร.</w:t>
      </w:r>
      <w:proofErr w:type="spellStart"/>
      <w:r w:rsidRPr="00B60D70">
        <w:rPr>
          <w:rFonts w:ascii="TH SarabunPSK" w:hAnsi="TH SarabunPSK" w:cs="TH SarabunPSK" w:hint="cs"/>
          <w:cs/>
        </w:rPr>
        <w:t>ธี</w:t>
      </w:r>
      <w:proofErr w:type="spellEnd"/>
      <w:r w:rsidRPr="00B60D70">
        <w:rPr>
          <w:rFonts w:ascii="TH SarabunPSK" w:hAnsi="TH SarabunPSK" w:cs="TH SarabunPSK"/>
          <w:cs/>
        </w:rPr>
        <w:t>ระวุฒิ มู</w:t>
      </w:r>
      <w:proofErr w:type="spellStart"/>
      <w:r w:rsidRPr="00B60D70">
        <w:rPr>
          <w:rFonts w:ascii="TH SarabunPSK" w:hAnsi="TH SarabunPSK" w:cs="TH SarabunPSK"/>
          <w:cs/>
        </w:rPr>
        <w:t>ฮำ</w:t>
      </w:r>
      <w:proofErr w:type="spellEnd"/>
      <w:r w:rsidRPr="00B60D70">
        <w:rPr>
          <w:rFonts w:ascii="TH SarabunPSK" w:hAnsi="TH SarabunPSK" w:cs="TH SarabunPSK"/>
          <w:cs/>
        </w:rPr>
        <w:t>หมัด</w:t>
      </w:r>
      <w:bookmarkEnd w:id="863"/>
      <w:bookmarkEnd w:id="864"/>
      <w:r w:rsidR="0062467F" w:rsidRPr="00B60D70">
        <w:rPr>
          <w:rFonts w:ascii="TH SarabunPSK" w:hAnsi="TH SarabunPSK" w:cs="TH SarabunPSK" w:hint="cs"/>
          <w:cs/>
        </w:rPr>
        <w:t xml:space="preserve"> </w:t>
      </w:r>
    </w:p>
    <w:p w14:paraId="6C5707B6" w14:textId="7E4CE657" w:rsidR="009E6917" w:rsidRPr="00B60D70" w:rsidRDefault="00D756E0" w:rsidP="00592146">
      <w:pPr>
        <w:rPr>
          <w:rFonts w:ascii="TH SarabunPSK" w:hAnsi="TH SarabunPSK" w:cs="TH SarabunPSK"/>
          <w:b/>
          <w:bCs/>
          <w:lang w:val="th-TH"/>
        </w:rPr>
      </w:pPr>
      <w:r w:rsidRPr="00B60D70">
        <w:rPr>
          <w:rFonts w:ascii="TH SarabunPSK" w:hAnsi="TH SarabunPSK" w:cs="TH SarabunPSK" w:hint="cs"/>
          <w:b/>
          <w:bCs/>
          <w:cs/>
          <w:lang w:val="th-TH"/>
        </w:rPr>
        <w:t>ชื่อ - สกุล ภาษาไทย</w:t>
      </w:r>
      <w:r w:rsidRPr="00B60D70">
        <w:rPr>
          <w:rFonts w:ascii="TH SarabunPSK" w:hAnsi="TH SarabunPSK" w:cs="TH SarabunPSK" w:hint="cs"/>
          <w:b/>
          <w:bCs/>
          <w:lang w:val="th-TH"/>
        </w:rPr>
        <w:t xml:space="preserve"> </w:t>
      </w:r>
      <w:r w:rsidR="00791C65" w:rsidRPr="00B60D70">
        <w:rPr>
          <w:rFonts w:ascii="TH SarabunPSK" w:hAnsi="TH SarabunPSK" w:cs="TH SarabunPSK" w:hint="cs"/>
          <w:b/>
          <w:bCs/>
          <w:cs/>
          <w:lang w:val="th-TH"/>
        </w:rPr>
        <w:tab/>
      </w:r>
      <w:r w:rsidR="00791C65" w:rsidRPr="00B60D70">
        <w:rPr>
          <w:rFonts w:ascii="TH SarabunPSK" w:hAnsi="TH SarabunPSK" w:cs="TH SarabunPSK" w:hint="cs"/>
          <w:b/>
          <w:bCs/>
          <w:cs/>
          <w:lang w:val="th-TH"/>
        </w:rPr>
        <w:tab/>
      </w:r>
      <w:r w:rsidRPr="00B60D70">
        <w:rPr>
          <w:rFonts w:ascii="TH SarabunPSK" w:hAnsi="TH SarabunPSK" w:cs="TH SarabunPSK" w:hint="cs"/>
          <w:b/>
          <w:bCs/>
          <w:cs/>
          <w:lang w:val="th-TH"/>
        </w:rPr>
        <w:t>ดร.</w:t>
      </w:r>
      <w:proofErr w:type="spellStart"/>
      <w:r w:rsidRPr="00B60D70">
        <w:rPr>
          <w:rFonts w:ascii="TH SarabunPSK" w:hAnsi="TH SarabunPSK" w:cs="TH SarabunPSK" w:hint="cs"/>
          <w:b/>
          <w:bCs/>
          <w:cs/>
          <w:lang w:val="th-TH"/>
        </w:rPr>
        <w:t>ธี</w:t>
      </w:r>
      <w:proofErr w:type="spellEnd"/>
      <w:r w:rsidRPr="00B60D70">
        <w:rPr>
          <w:rFonts w:ascii="TH SarabunPSK" w:hAnsi="TH SarabunPSK" w:cs="TH SarabunPSK" w:hint="cs"/>
          <w:b/>
          <w:bCs/>
          <w:cs/>
          <w:lang w:val="th-TH"/>
        </w:rPr>
        <w:t>ระวุฒิ มู</w:t>
      </w:r>
      <w:proofErr w:type="spellStart"/>
      <w:r w:rsidRPr="00B60D70">
        <w:rPr>
          <w:rFonts w:ascii="TH SarabunPSK" w:hAnsi="TH SarabunPSK" w:cs="TH SarabunPSK" w:hint="cs"/>
          <w:b/>
          <w:bCs/>
          <w:cs/>
          <w:lang w:val="th-TH"/>
        </w:rPr>
        <w:t>ฮำ</w:t>
      </w:r>
      <w:proofErr w:type="spellEnd"/>
      <w:r w:rsidRPr="00B60D70">
        <w:rPr>
          <w:rFonts w:ascii="TH SarabunPSK" w:hAnsi="TH SarabunPSK" w:cs="TH SarabunPSK" w:hint="cs"/>
          <w:b/>
          <w:bCs/>
          <w:cs/>
          <w:lang w:val="th-TH"/>
        </w:rPr>
        <w:t>หมัด</w:t>
      </w:r>
    </w:p>
    <w:p w14:paraId="61CFC0D5" w14:textId="7A397838" w:rsidR="009E6917" w:rsidRPr="00B60D70" w:rsidRDefault="00D756E0" w:rsidP="00592146">
      <w:pPr>
        <w:rPr>
          <w:rFonts w:ascii="TH SarabunPSK" w:hAnsi="TH SarabunPSK" w:cs="TH SarabunPSK"/>
          <w:b/>
          <w:bCs/>
          <w:lang w:val="th-TH"/>
        </w:rPr>
      </w:pPr>
      <w:r w:rsidRPr="00B60D70">
        <w:rPr>
          <w:rFonts w:ascii="TH SarabunPSK" w:hAnsi="TH SarabunPSK" w:cs="TH SarabunPSK" w:hint="cs"/>
          <w:b/>
          <w:bCs/>
          <w:cs/>
          <w:lang w:val="th-TH"/>
        </w:rPr>
        <w:t>ชื่อ –</w:t>
      </w:r>
      <w:r w:rsidRPr="00B60D70">
        <w:rPr>
          <w:rFonts w:ascii="TH SarabunPSK" w:hAnsi="TH SarabunPSK" w:cs="TH SarabunPSK" w:hint="cs"/>
          <w:b/>
          <w:bCs/>
          <w:lang w:val="th-TH"/>
        </w:rPr>
        <w:t xml:space="preserve"> </w:t>
      </w:r>
      <w:r w:rsidRPr="00B60D70">
        <w:rPr>
          <w:rFonts w:ascii="TH SarabunPSK" w:hAnsi="TH SarabunPSK" w:cs="TH SarabunPSK" w:hint="cs"/>
          <w:b/>
          <w:bCs/>
          <w:cs/>
          <w:lang w:val="th-TH"/>
        </w:rPr>
        <w:t xml:space="preserve">สกุล ภาษาอังกฤษ </w:t>
      </w:r>
      <w:r w:rsidR="00791C65" w:rsidRPr="00B60D70">
        <w:rPr>
          <w:rFonts w:ascii="TH SarabunPSK" w:hAnsi="TH SarabunPSK" w:cs="TH SarabunPSK" w:hint="cs"/>
          <w:b/>
          <w:bCs/>
          <w:cs/>
          <w:lang w:val="th-TH"/>
        </w:rPr>
        <w:tab/>
      </w:r>
      <w:r w:rsidRPr="00B60D70">
        <w:rPr>
          <w:rFonts w:ascii="TH SarabunPSK" w:hAnsi="TH SarabunPSK" w:cs="TH SarabunPSK" w:hint="cs"/>
          <w:b/>
          <w:bCs/>
          <w:lang w:val="th-TH"/>
        </w:rPr>
        <w:t>Dr.</w:t>
      </w:r>
      <w:proofErr w:type="spellStart"/>
      <w:r w:rsidRPr="00B60D70">
        <w:rPr>
          <w:rFonts w:ascii="TH SarabunPSK" w:hAnsi="TH SarabunPSK" w:cs="TH SarabunPSK" w:hint="cs"/>
          <w:b/>
          <w:bCs/>
          <w:lang w:val="th-TH"/>
        </w:rPr>
        <w:t>Teerawut</w:t>
      </w:r>
      <w:proofErr w:type="spellEnd"/>
      <w:r w:rsidRPr="00B60D70">
        <w:rPr>
          <w:rFonts w:ascii="TH SarabunPSK" w:hAnsi="TH SarabunPSK" w:cs="TH SarabunPSK" w:hint="cs"/>
          <w:b/>
          <w:bCs/>
          <w:lang w:val="th-TH"/>
        </w:rPr>
        <w:t xml:space="preserve"> </w:t>
      </w:r>
      <w:proofErr w:type="spellStart"/>
      <w:r w:rsidRPr="00B60D70">
        <w:rPr>
          <w:rFonts w:ascii="TH SarabunPSK" w:hAnsi="TH SarabunPSK" w:cs="TH SarabunPSK" w:hint="cs"/>
          <w:b/>
          <w:bCs/>
          <w:lang w:val="th-TH"/>
        </w:rPr>
        <w:t>Muhummud</w:t>
      </w:r>
      <w:proofErr w:type="spellEnd"/>
    </w:p>
    <w:p w14:paraId="08B0587A" w14:textId="77777777" w:rsidR="00791C65" w:rsidRPr="00B60D70" w:rsidRDefault="00791C65" w:rsidP="00592146">
      <w:pPr>
        <w:rPr>
          <w:rFonts w:ascii="TH SarabunPSK" w:hAnsi="TH SarabunPSK" w:cs="TH SarabunPSK"/>
          <w:b/>
          <w:bCs/>
          <w:sz w:val="36"/>
          <w:szCs w:val="36"/>
          <w:lang w:val="th-TH"/>
        </w:rPr>
      </w:pPr>
    </w:p>
    <w:p w14:paraId="7A25A4FC" w14:textId="77777777" w:rsidR="009E6917" w:rsidRPr="00B60D70" w:rsidRDefault="00D756E0" w:rsidP="00592146">
      <w:pPr>
        <w:rPr>
          <w:rFonts w:ascii="TH SarabunPSK" w:hAnsi="TH SarabunPSK" w:cs="TH SarabunPSK"/>
          <w:b/>
          <w:bCs/>
        </w:rPr>
      </w:pPr>
      <w:r w:rsidRPr="00B60D70">
        <w:rPr>
          <w:rFonts w:ascii="TH SarabunPSK" w:hAnsi="TH SarabunPSK" w:cs="TH SarabunPSK" w:hint="cs"/>
          <w:b/>
          <w:bCs/>
        </w:rPr>
        <w:t xml:space="preserve">1. </w:t>
      </w:r>
      <w:r w:rsidRPr="00B60D70">
        <w:rPr>
          <w:rFonts w:ascii="TH SarabunPSK" w:hAnsi="TH SarabunPSK" w:cs="TH SarabunPSK" w:hint="cs"/>
          <w:b/>
          <w:bCs/>
          <w:cs/>
          <w:lang w:val="th-TH"/>
        </w:rPr>
        <w:t>ประวัติการศึกษา</w:t>
      </w:r>
    </w:p>
    <w:p w14:paraId="1137502F" w14:textId="423678E6" w:rsidR="009E6917" w:rsidRPr="00B60D70" w:rsidRDefault="00D756E0" w:rsidP="00592146">
      <w:pPr>
        <w:rPr>
          <w:rFonts w:ascii="TH SarabunPSK" w:hAnsi="TH SarabunPSK" w:cs="TH SarabunPSK"/>
        </w:rPr>
      </w:pPr>
      <w:r w:rsidRPr="00B60D70">
        <w:rPr>
          <w:rFonts w:ascii="TH SarabunPSK" w:hAnsi="TH SarabunPSK" w:cs="TH SarabunPSK" w:hint="cs"/>
          <w:cs/>
          <w:lang w:val="th-TH"/>
        </w:rPr>
        <w:t>ปี ค</w:t>
      </w:r>
      <w:r w:rsidRPr="00B60D70">
        <w:rPr>
          <w:rFonts w:ascii="TH SarabunPSK" w:hAnsi="TH SarabunPSK" w:cs="TH SarabunPSK" w:hint="cs"/>
          <w:cs/>
        </w:rPr>
        <w:t>.</w:t>
      </w:r>
      <w:r w:rsidRPr="00B60D70">
        <w:rPr>
          <w:rFonts w:ascii="TH SarabunPSK" w:hAnsi="TH SarabunPSK" w:cs="TH SarabunPSK" w:hint="cs"/>
          <w:cs/>
          <w:lang w:val="th-TH"/>
        </w:rPr>
        <w:t>ศ</w:t>
      </w:r>
      <w:r w:rsidRPr="00B60D70">
        <w:rPr>
          <w:rFonts w:ascii="TH SarabunPSK" w:hAnsi="TH SarabunPSK" w:cs="TH SarabunPSK" w:hint="cs"/>
          <w:cs/>
        </w:rPr>
        <w:t xml:space="preserve">. 2003 </w:t>
      </w:r>
      <w:r w:rsidRPr="00B60D70">
        <w:rPr>
          <w:rFonts w:ascii="TH SarabunPSK" w:hAnsi="TH SarabunPSK" w:cs="TH SarabunPSK" w:hint="cs"/>
          <w:cs/>
        </w:rPr>
        <w:tab/>
      </w:r>
      <w:r w:rsidRPr="00B60D70">
        <w:rPr>
          <w:rFonts w:ascii="TH SarabunPSK" w:hAnsi="TH SarabunPSK" w:cs="TH SarabunPSK" w:hint="cs"/>
        </w:rPr>
        <w:t>Ph.D. (Civil Engineering)</w:t>
      </w:r>
      <w:r w:rsidR="00C53EEC" w:rsidRPr="00B60D70">
        <w:rPr>
          <w:rFonts w:ascii="TH SarabunPSK" w:hAnsi="TH SarabunPSK" w:cs="TH SarabunPSK" w:hint="cs"/>
          <w:cs/>
        </w:rPr>
        <w:t>,</w:t>
      </w:r>
      <w:r w:rsidRPr="00B60D70">
        <w:rPr>
          <w:rFonts w:ascii="TH SarabunPSK" w:hAnsi="TH SarabunPSK" w:cs="TH SarabunPSK" w:hint="cs"/>
        </w:rPr>
        <w:t xml:space="preserve"> Lehigh University, U</w:t>
      </w:r>
      <w:r w:rsidR="00660C95" w:rsidRPr="00B60D70">
        <w:rPr>
          <w:rFonts w:ascii="TH SarabunPSK" w:hAnsi="TH SarabunPSK" w:cs="TH SarabunPSK" w:hint="cs"/>
          <w:cs/>
        </w:rPr>
        <w:t>.</w:t>
      </w:r>
      <w:r w:rsidRPr="00B60D70">
        <w:rPr>
          <w:rFonts w:ascii="TH SarabunPSK" w:hAnsi="TH SarabunPSK" w:cs="TH SarabunPSK" w:hint="cs"/>
        </w:rPr>
        <w:t>S</w:t>
      </w:r>
      <w:r w:rsidR="00660C95" w:rsidRPr="00B60D70">
        <w:rPr>
          <w:rFonts w:ascii="TH SarabunPSK" w:hAnsi="TH SarabunPSK" w:cs="TH SarabunPSK" w:hint="cs"/>
          <w:cs/>
        </w:rPr>
        <w:t>.</w:t>
      </w:r>
      <w:r w:rsidRPr="00B60D70">
        <w:rPr>
          <w:rFonts w:ascii="TH SarabunPSK" w:hAnsi="TH SarabunPSK" w:cs="TH SarabunPSK" w:hint="cs"/>
        </w:rPr>
        <w:t>A.</w:t>
      </w:r>
    </w:p>
    <w:p w14:paraId="763639BF" w14:textId="5FEC3E22" w:rsidR="004320CA" w:rsidRPr="00B60D70" w:rsidRDefault="004320CA" w:rsidP="00592146">
      <w:pPr>
        <w:rPr>
          <w:rFonts w:ascii="TH SarabunPSK" w:hAnsi="TH SarabunPSK" w:cs="TH SarabunPSK"/>
        </w:rPr>
      </w:pPr>
      <w:r w:rsidRPr="00B60D70">
        <w:rPr>
          <w:rFonts w:ascii="TH SarabunPSK" w:hAnsi="TH SarabunPSK" w:cs="TH SarabunPSK" w:hint="cs"/>
          <w:cs/>
        </w:rPr>
        <w:t xml:space="preserve">ปี </w:t>
      </w:r>
      <w:r w:rsidRPr="00B60D70">
        <w:rPr>
          <w:rFonts w:ascii="TH SarabunPSK" w:hAnsi="TH SarabunPSK" w:cs="TH SarabunPSK" w:hint="cs"/>
          <w:cs/>
          <w:lang w:val="th-TH"/>
        </w:rPr>
        <w:t>พ.ศ. 2538</w:t>
      </w:r>
      <w:r w:rsidRPr="00B60D70">
        <w:rPr>
          <w:rFonts w:ascii="TH SarabunPSK" w:hAnsi="TH SarabunPSK" w:cs="TH SarabunPSK" w:hint="cs"/>
          <w:cs/>
          <w:lang w:val="th-TH"/>
        </w:rPr>
        <w:tab/>
        <w:t xml:space="preserve">วศ.ม. </w:t>
      </w:r>
      <w:r w:rsidR="00C53EEC" w:rsidRPr="00B60D70">
        <w:rPr>
          <w:rFonts w:ascii="TH SarabunPSK" w:hAnsi="TH SarabunPSK" w:cs="TH SarabunPSK" w:hint="cs"/>
          <w:cs/>
          <w:lang w:val="th-TH"/>
        </w:rPr>
        <w:t>(</w:t>
      </w:r>
      <w:r w:rsidRPr="00B60D70">
        <w:rPr>
          <w:rFonts w:ascii="TH SarabunPSK" w:hAnsi="TH SarabunPSK" w:cs="TH SarabunPSK" w:hint="cs"/>
          <w:cs/>
          <w:lang w:val="th-TH"/>
        </w:rPr>
        <w:t>วิศวกรรม</w:t>
      </w:r>
      <w:r w:rsidR="00D26D31" w:rsidRPr="00B60D70">
        <w:rPr>
          <w:rFonts w:ascii="TH SarabunPSK" w:hAnsi="TH SarabunPSK" w:cs="TH SarabunPSK" w:hint="cs"/>
          <w:cs/>
        </w:rPr>
        <w:t>โยธา</w:t>
      </w:r>
      <w:r w:rsidR="00C53EEC" w:rsidRPr="00B60D70">
        <w:rPr>
          <w:rFonts w:ascii="TH SarabunPSK" w:hAnsi="TH SarabunPSK" w:cs="TH SarabunPSK" w:hint="cs"/>
          <w:cs/>
          <w:lang w:val="th-TH"/>
        </w:rPr>
        <w:t>),</w:t>
      </w:r>
      <w:r w:rsidRPr="00B60D70">
        <w:rPr>
          <w:rFonts w:ascii="TH SarabunPSK" w:hAnsi="TH SarabunPSK" w:cs="TH SarabunPSK" w:hint="cs"/>
          <w:cs/>
          <w:lang w:val="th-TH"/>
        </w:rPr>
        <w:t xml:space="preserve"> สถาบันเทคโนโลยีแห่งเอเชีย</w:t>
      </w:r>
      <w:r w:rsidRPr="00B60D70">
        <w:rPr>
          <w:rFonts w:ascii="TH SarabunPSK" w:hAnsi="TH SarabunPSK" w:cs="TH SarabunPSK" w:hint="cs"/>
          <w:lang w:val="th-TH"/>
        </w:rPr>
        <w:t xml:space="preserve">, </w:t>
      </w:r>
      <w:r w:rsidRPr="00B60D70">
        <w:rPr>
          <w:rFonts w:ascii="TH SarabunPSK" w:hAnsi="TH SarabunPSK" w:cs="TH SarabunPSK" w:hint="cs"/>
          <w:cs/>
          <w:lang w:val="th-TH"/>
        </w:rPr>
        <w:t>ประเทศไทย</w:t>
      </w:r>
    </w:p>
    <w:p w14:paraId="6C8F2B68" w14:textId="1A57CF94" w:rsidR="009E6917" w:rsidRPr="00B60D70" w:rsidRDefault="00D756E0" w:rsidP="00592146">
      <w:pPr>
        <w:rPr>
          <w:rFonts w:ascii="TH SarabunPSK" w:hAnsi="TH SarabunPSK" w:cs="TH SarabunPSK"/>
        </w:rPr>
      </w:pPr>
      <w:r w:rsidRPr="00B60D70">
        <w:rPr>
          <w:rFonts w:ascii="TH SarabunPSK" w:hAnsi="TH SarabunPSK" w:cs="TH SarabunPSK" w:hint="cs"/>
          <w:cs/>
          <w:lang w:val="th-TH"/>
        </w:rPr>
        <w:t>ปี พ</w:t>
      </w:r>
      <w:r w:rsidRPr="00B60D70">
        <w:rPr>
          <w:rFonts w:ascii="TH SarabunPSK" w:hAnsi="TH SarabunPSK" w:cs="TH SarabunPSK" w:hint="cs"/>
          <w:cs/>
        </w:rPr>
        <w:t>.</w:t>
      </w:r>
      <w:r w:rsidRPr="00B60D70">
        <w:rPr>
          <w:rFonts w:ascii="TH SarabunPSK" w:hAnsi="TH SarabunPSK" w:cs="TH SarabunPSK" w:hint="cs"/>
          <w:cs/>
          <w:lang w:val="th-TH"/>
        </w:rPr>
        <w:t>ศ</w:t>
      </w:r>
      <w:r w:rsidRPr="00B60D70">
        <w:rPr>
          <w:rFonts w:ascii="TH SarabunPSK" w:hAnsi="TH SarabunPSK" w:cs="TH SarabunPSK" w:hint="cs"/>
          <w:cs/>
        </w:rPr>
        <w:t>. 2536</w:t>
      </w:r>
      <w:r w:rsidRPr="00B60D70">
        <w:rPr>
          <w:rFonts w:ascii="TH SarabunPSK" w:hAnsi="TH SarabunPSK" w:cs="TH SarabunPSK" w:hint="cs"/>
          <w:cs/>
        </w:rPr>
        <w:tab/>
      </w:r>
      <w:r w:rsidRPr="00B60D70">
        <w:rPr>
          <w:rFonts w:ascii="TH SarabunPSK" w:hAnsi="TH SarabunPSK" w:cs="TH SarabunPSK" w:hint="cs"/>
          <w:cs/>
          <w:lang w:val="th-TH"/>
        </w:rPr>
        <w:t>วศ</w:t>
      </w:r>
      <w:r w:rsidRPr="00B60D70">
        <w:rPr>
          <w:rFonts w:ascii="TH SarabunPSK" w:hAnsi="TH SarabunPSK" w:cs="TH SarabunPSK" w:hint="cs"/>
          <w:cs/>
        </w:rPr>
        <w:t>.</w:t>
      </w:r>
      <w:r w:rsidRPr="00B60D70">
        <w:rPr>
          <w:rFonts w:ascii="TH SarabunPSK" w:hAnsi="TH SarabunPSK" w:cs="TH SarabunPSK" w:hint="cs"/>
          <w:cs/>
          <w:lang w:val="th-TH"/>
        </w:rPr>
        <w:t>บ</w:t>
      </w:r>
      <w:r w:rsidRPr="00B60D70">
        <w:rPr>
          <w:rFonts w:ascii="TH SarabunPSK" w:hAnsi="TH SarabunPSK" w:cs="TH SarabunPSK" w:hint="cs"/>
          <w:cs/>
        </w:rPr>
        <w:t>. (</w:t>
      </w:r>
      <w:r w:rsidRPr="00B60D70">
        <w:rPr>
          <w:rFonts w:ascii="TH SarabunPSK" w:hAnsi="TH SarabunPSK" w:cs="TH SarabunPSK" w:hint="cs"/>
          <w:cs/>
          <w:lang w:val="th-TH"/>
        </w:rPr>
        <w:t>วิศวกรรมโยธา</w:t>
      </w:r>
      <w:r w:rsidRPr="00B60D70">
        <w:rPr>
          <w:rFonts w:ascii="TH SarabunPSK" w:hAnsi="TH SarabunPSK" w:cs="TH SarabunPSK" w:hint="cs"/>
          <w:cs/>
        </w:rPr>
        <w:t>)</w:t>
      </w:r>
      <w:r w:rsidR="00102DFE" w:rsidRPr="00B60D70">
        <w:rPr>
          <w:rFonts w:ascii="TH SarabunPSK" w:hAnsi="TH SarabunPSK" w:cs="TH SarabunPSK" w:hint="cs"/>
          <w:lang w:val="th-TH"/>
        </w:rPr>
        <w:t xml:space="preserve">, </w:t>
      </w:r>
      <w:r w:rsidR="00323D9F" w:rsidRPr="00323D9F">
        <w:rPr>
          <w:rFonts w:ascii="TH SarabunPSK" w:hAnsi="TH SarabunPSK" w:cs="TH SarabunPSK"/>
          <w:cs/>
          <w:lang w:val="th-TH"/>
        </w:rPr>
        <w:t>จุฬาลงกรณ์มหาวิทยาลัย</w:t>
      </w:r>
      <w:r w:rsidR="00323D9F">
        <w:rPr>
          <w:rFonts w:ascii="TH SarabunPSK" w:hAnsi="TH SarabunPSK" w:cs="TH SarabunPSK" w:hint="cs"/>
          <w:cs/>
          <w:lang w:val="th-TH"/>
        </w:rPr>
        <w:t xml:space="preserve">, </w:t>
      </w:r>
      <w:r w:rsidR="00102DFE" w:rsidRPr="00B60D70">
        <w:rPr>
          <w:rFonts w:ascii="TH SarabunPSK" w:hAnsi="TH SarabunPSK" w:cs="TH SarabunPSK" w:hint="cs"/>
          <w:cs/>
          <w:lang w:val="th-TH"/>
        </w:rPr>
        <w:t>ประเทศไทย</w:t>
      </w:r>
    </w:p>
    <w:p w14:paraId="279DE498" w14:textId="62BA9CAA" w:rsidR="00791C65" w:rsidRPr="00B60D70" w:rsidRDefault="00791C65" w:rsidP="00791C65">
      <w:pPr>
        <w:rPr>
          <w:rFonts w:ascii="TH SarabunPSK" w:hAnsi="TH SarabunPSK" w:cs="TH SarabunPSK"/>
          <w:b/>
          <w:bCs/>
        </w:rPr>
      </w:pPr>
      <w:r w:rsidRPr="00B60D70">
        <w:rPr>
          <w:rFonts w:ascii="TH SarabunPSK" w:hAnsi="TH SarabunPSK" w:cs="TH SarabunPSK" w:hint="cs"/>
          <w:b/>
          <w:bCs/>
          <w:cs/>
          <w:lang w:val="th-TH"/>
        </w:rPr>
        <w:t>คุณวุฒิและสาขาวิชา</w:t>
      </w:r>
      <w:r w:rsidRPr="00B60D70">
        <w:rPr>
          <w:rFonts w:ascii="TH SarabunPSK" w:hAnsi="TH SarabunPSK" w:cs="TH SarabunPSK" w:hint="cs"/>
          <w:b/>
          <w:bCs/>
          <w:cs/>
        </w:rPr>
        <w:tab/>
      </w:r>
    </w:p>
    <w:p w14:paraId="6F5775A8" w14:textId="22CDAFD9" w:rsidR="00791C65" w:rsidRPr="00B60D70" w:rsidRDefault="00E32CF0" w:rsidP="00791C65">
      <w:pPr>
        <w:ind w:left="720"/>
        <w:rPr>
          <w:rFonts w:ascii="TH SarabunPSK" w:hAnsi="TH SarabunPSK" w:cs="TH SarabunPSK"/>
        </w:rPr>
      </w:pPr>
      <w:r w:rsidRPr="00B60D70">
        <w:rPr>
          <w:rFonts w:ascii="TH SarabunPSK" w:eastAsia="Wingdings 2" w:hAnsi="TH SarabunPSK" w:cs="TH SarabunPSK" w:hint="cs"/>
        </w:rPr>
        <w:sym w:font="Wingdings 2" w:char="F052"/>
      </w:r>
      <w:r w:rsidR="00791C65" w:rsidRPr="00B60D70">
        <w:rPr>
          <w:rFonts w:ascii="TH SarabunPSK" w:hAnsi="TH SarabunPSK" w:cs="TH SarabunPSK" w:hint="cs"/>
          <w:cs/>
          <w:lang w:val="th-TH"/>
        </w:rPr>
        <w:t>คุณวุฒิและสาขาวิชา</w:t>
      </w:r>
      <w:r w:rsidR="00791C65" w:rsidRPr="00B60D70">
        <w:rPr>
          <w:rFonts w:ascii="TH SarabunPSK" w:hAnsi="TH SarabunPSK" w:cs="TH SarabunPSK" w:hint="cs"/>
          <w:u w:val="single"/>
          <w:cs/>
          <w:lang w:val="th-TH"/>
        </w:rPr>
        <w:t>ตรง</w:t>
      </w:r>
      <w:r w:rsidR="00791C65" w:rsidRPr="00B60D70">
        <w:rPr>
          <w:rFonts w:ascii="TH SarabunPSK" w:hAnsi="TH SarabunPSK" w:cs="TH SarabunPSK" w:hint="cs"/>
          <w:cs/>
          <w:lang w:val="th-TH"/>
        </w:rPr>
        <w:t>กับสาขาวิชาของหลักสูตร</w:t>
      </w:r>
    </w:p>
    <w:p w14:paraId="201B7E42" w14:textId="77777777" w:rsidR="00791C65" w:rsidRPr="00B60D70" w:rsidRDefault="00791C65" w:rsidP="00592146">
      <w:pPr>
        <w:rPr>
          <w:rFonts w:ascii="TH SarabunPSK" w:hAnsi="TH SarabunPSK" w:cs="TH SarabunPSK"/>
        </w:rPr>
      </w:pPr>
    </w:p>
    <w:p w14:paraId="54470F8C" w14:textId="0F83980D" w:rsidR="00791C65" w:rsidRPr="00B60D70" w:rsidRDefault="00791C65" w:rsidP="00791C65">
      <w:pPr>
        <w:rPr>
          <w:rFonts w:ascii="TH SarabunPSK" w:hAnsi="TH SarabunPSK" w:cs="TH SarabunPSK" w:hint="cs"/>
          <w:b/>
          <w:bCs/>
          <w:cs/>
          <w:lang w:val="th-TH"/>
        </w:rPr>
      </w:pPr>
      <w:r w:rsidRPr="00B60D70">
        <w:rPr>
          <w:rFonts w:ascii="TH SarabunPSK" w:hAnsi="TH SarabunPSK" w:cs="TH SarabunPSK" w:hint="cs"/>
          <w:b/>
          <w:bCs/>
        </w:rPr>
        <w:t>2</w:t>
      </w:r>
      <w:r w:rsidR="00D71DDC" w:rsidRPr="00B60D70">
        <w:rPr>
          <w:rFonts w:ascii="TH SarabunPSK" w:hAnsi="TH SarabunPSK" w:cs="TH SarabunPSK" w:hint="cs"/>
          <w:b/>
          <w:bCs/>
          <w:cs/>
        </w:rPr>
        <w:t xml:space="preserve">. </w:t>
      </w:r>
      <w:r w:rsidRPr="00B60D70">
        <w:rPr>
          <w:rFonts w:ascii="TH SarabunPSK" w:hAnsi="TH SarabunPSK" w:cs="TH SarabunPSK" w:hint="cs"/>
          <w:b/>
          <w:bCs/>
          <w:cs/>
          <w:lang w:val="th-TH"/>
        </w:rPr>
        <w:t xml:space="preserve">ผลงานทางวิชาการย้อนหลัง </w:t>
      </w:r>
      <w:r w:rsidRPr="00B60D70">
        <w:rPr>
          <w:rFonts w:ascii="TH SarabunPSK" w:hAnsi="TH SarabunPSK" w:cs="TH SarabunPSK" w:hint="cs"/>
          <w:b/>
          <w:bCs/>
        </w:rPr>
        <w:t xml:space="preserve">5 </w:t>
      </w:r>
      <w:r w:rsidRPr="00B60D70">
        <w:rPr>
          <w:rFonts w:ascii="TH SarabunPSK" w:hAnsi="TH SarabunPSK" w:cs="TH SarabunPSK" w:hint="cs"/>
          <w:b/>
          <w:bCs/>
          <w:cs/>
          <w:lang w:val="th-TH"/>
        </w:rPr>
        <w:t xml:space="preserve">ปี </w:t>
      </w:r>
    </w:p>
    <w:p w14:paraId="49009A6D" w14:textId="77777777" w:rsidR="0045091C" w:rsidRPr="00B60D70" w:rsidRDefault="0045091C" w:rsidP="0045091C">
      <w:pPr>
        <w:ind w:right="26"/>
        <w:jc w:val="left"/>
        <w:rPr>
          <w:rFonts w:ascii="TH SarabunPSK" w:eastAsia="TH SarabunPSK" w:hAnsi="TH SarabunPSK" w:cs="TH SarabunPSK"/>
        </w:rPr>
      </w:pPr>
      <w:r w:rsidRPr="00B60D70">
        <w:rPr>
          <w:rFonts w:ascii="TH SarabunPSK" w:eastAsia="TH SarabunPSK" w:hAnsi="TH SarabunPSK" w:cs="TH SarabunPSK" w:hint="cs"/>
          <w:cs/>
        </w:rPr>
        <w:t xml:space="preserve">   </w:t>
      </w:r>
      <w:r w:rsidRPr="00B60D70">
        <w:rPr>
          <w:rFonts w:ascii="TH SarabunPSK" w:eastAsia="TH SarabunPSK" w:hAnsi="TH SarabunPSK" w:cs="TH SarabunPSK" w:hint="cs"/>
          <w:u w:val="single"/>
          <w:cs/>
        </w:rPr>
        <w:t>กลุ่ม 1</w:t>
      </w:r>
      <w:r w:rsidRPr="00B60D70">
        <w:rPr>
          <w:rFonts w:ascii="TH SarabunPSK" w:eastAsia="TH SarabunPSK" w:hAnsi="TH SarabunPSK" w:cs="TH SarabunPSK" w:hint="cs"/>
          <w:cs/>
        </w:rPr>
        <w:t xml:space="preserve"> งานวิจัย </w:t>
      </w:r>
      <w:r w:rsidRPr="00B60D70">
        <w:rPr>
          <w:rFonts w:ascii="TH SarabunPSK" w:eastAsia="TH SarabunPSK" w:hAnsi="TH SarabunPSK" w:cs="TH SarabunPSK" w:hint="cs"/>
        </w:rPr>
        <w:t xml:space="preserve"> (</w:t>
      </w:r>
      <w:r w:rsidRPr="00B60D70">
        <w:rPr>
          <w:rFonts w:ascii="TH SarabunPSK" w:eastAsia="TH SarabunPSK" w:hAnsi="TH SarabunPSK" w:cs="TH SarabunPSK" w:hint="cs"/>
          <w:cs/>
        </w:rPr>
        <w:t xml:space="preserve">ต้องระบุว่าสามารถสืบค้นได้จากฐานข้อมูลใดตามประกาศ </w:t>
      </w:r>
      <w:proofErr w:type="spellStart"/>
      <w:r w:rsidRPr="00B60D70">
        <w:rPr>
          <w:rFonts w:ascii="TH SarabunPSK" w:eastAsia="TH SarabunPSK" w:hAnsi="TH SarabunPSK" w:cs="TH SarabunPSK" w:hint="cs"/>
          <w:cs/>
        </w:rPr>
        <w:t>ก.พ.อ</w:t>
      </w:r>
      <w:proofErr w:type="spellEnd"/>
      <w:r w:rsidRPr="00B60D70">
        <w:rPr>
          <w:rFonts w:ascii="TH SarabunPSK" w:eastAsia="TH SarabunPSK" w:hAnsi="TH SarabunPSK" w:cs="TH SarabunPSK" w:hint="cs"/>
          <w:cs/>
        </w:rPr>
        <w:t xml:space="preserve">. เช่น </w:t>
      </w:r>
      <w:r w:rsidRPr="00B60D70">
        <w:rPr>
          <w:rFonts w:ascii="TH SarabunPSK" w:eastAsia="TH SarabunPSK" w:hAnsi="TH SarabunPSK" w:cs="TH SarabunPSK" w:hint="cs"/>
        </w:rPr>
        <w:t xml:space="preserve">Scopus, Web of Science </w:t>
      </w:r>
      <w:r w:rsidRPr="00B60D70">
        <w:rPr>
          <w:rFonts w:ascii="TH SarabunPSK" w:eastAsia="TH SarabunPSK" w:hAnsi="TH SarabunPSK" w:cs="TH SarabunPSK" w:hint="cs"/>
          <w:cs/>
        </w:rPr>
        <w:t>ฯลฯ</w:t>
      </w:r>
      <w:r w:rsidRPr="00B60D70">
        <w:rPr>
          <w:rFonts w:ascii="TH SarabunPSK" w:eastAsia="TH SarabunPSK" w:hAnsi="TH SarabunPSK" w:cs="TH SarabunPSK" w:hint="cs"/>
        </w:rPr>
        <w:t>)</w:t>
      </w:r>
    </w:p>
    <w:p w14:paraId="37311646" w14:textId="77777777" w:rsidR="0045091C" w:rsidRPr="00B60D70" w:rsidRDefault="0045091C" w:rsidP="00FF7D50">
      <w:pPr>
        <w:pStyle w:val="af9"/>
        <w:numPr>
          <w:ilvl w:val="1"/>
          <w:numId w:val="126"/>
        </w:numPr>
        <w:ind w:left="709" w:right="26"/>
        <w:jc w:val="left"/>
        <w:rPr>
          <w:rFonts w:ascii="TH SarabunPSK" w:eastAsia="TH SarabunPSK" w:hAnsi="TH SarabunPSK" w:cs="TH SarabunPSK"/>
        </w:rPr>
      </w:pPr>
      <w:r w:rsidRPr="00B60D70">
        <w:rPr>
          <w:rFonts w:ascii="TH SarabunPSK" w:eastAsia="TH SarabunPSK" w:hAnsi="TH SarabunPSK" w:cs="TH SarabunPSK" w:hint="cs"/>
        </w:rPr>
        <w:t>National Conference (</w:t>
      </w:r>
      <w:r w:rsidRPr="00B60D70">
        <w:rPr>
          <w:rFonts w:ascii="TH SarabunPSK" w:eastAsia="TH SarabunPSK" w:hAnsi="TH SarabunPSK" w:cs="TH SarabunPSK" w:hint="cs"/>
          <w:cs/>
        </w:rPr>
        <w:t xml:space="preserve">ค่าน้ำหนัก </w:t>
      </w:r>
      <w:r w:rsidRPr="00B60D70">
        <w:rPr>
          <w:rFonts w:ascii="TH SarabunPSK" w:eastAsia="TH SarabunPSK" w:hAnsi="TH SarabunPSK" w:cs="TH SarabunPSK" w:hint="cs"/>
        </w:rPr>
        <w:t>0.2)</w:t>
      </w:r>
    </w:p>
    <w:p w14:paraId="79AECB5B" w14:textId="2CE36FA0" w:rsidR="00A25874" w:rsidRPr="00B60D70" w:rsidRDefault="00A25874" w:rsidP="00FF7D50">
      <w:pPr>
        <w:pStyle w:val="af9"/>
        <w:numPr>
          <w:ilvl w:val="0"/>
          <w:numId w:val="127"/>
        </w:numPr>
        <w:spacing w:after="240"/>
        <w:ind w:left="1134"/>
        <w:jc w:val="left"/>
        <w:rPr>
          <w:rFonts w:ascii="TH SarabunPSK" w:hAnsi="TH SarabunPSK" w:cs="TH SarabunPSK"/>
        </w:rPr>
      </w:pPr>
      <w:r w:rsidRPr="00B60D70">
        <w:rPr>
          <w:rFonts w:ascii="TH SarabunPSK" w:hAnsi="TH SarabunPSK" w:cs="TH SarabunPSK"/>
        </w:rPr>
        <w:t xml:space="preserve">Ricardo A. Herrera, </w:t>
      </w:r>
      <w:proofErr w:type="spellStart"/>
      <w:r w:rsidRPr="00B60D70">
        <w:rPr>
          <w:rFonts w:ascii="TH SarabunPSK" w:hAnsi="TH SarabunPSK" w:cs="TH SarabunPSK"/>
          <w:u w:val="single"/>
        </w:rPr>
        <w:t>Teerawut</w:t>
      </w:r>
      <w:proofErr w:type="spellEnd"/>
      <w:r w:rsidRPr="00B60D70">
        <w:rPr>
          <w:rFonts w:ascii="TH SarabunPSK" w:hAnsi="TH SarabunPSK" w:cs="TH SarabunPSK"/>
          <w:u w:val="single"/>
        </w:rPr>
        <w:t xml:space="preserve"> </w:t>
      </w:r>
      <w:proofErr w:type="spellStart"/>
      <w:r w:rsidRPr="00B60D70">
        <w:rPr>
          <w:rFonts w:ascii="TH SarabunPSK" w:hAnsi="TH SarabunPSK" w:cs="TH SarabunPSK"/>
          <w:u w:val="single"/>
        </w:rPr>
        <w:t>Muhummud</w:t>
      </w:r>
      <w:proofErr w:type="spellEnd"/>
      <w:r w:rsidRPr="00B60D70">
        <w:rPr>
          <w:rFonts w:ascii="TH SarabunPSK" w:hAnsi="TH SarabunPSK" w:cs="TH SarabunPSK"/>
        </w:rPr>
        <w:t xml:space="preserve">, James M. </w:t>
      </w:r>
      <w:proofErr w:type="spellStart"/>
      <w:r w:rsidRPr="00B60D70">
        <w:rPr>
          <w:rFonts w:ascii="TH SarabunPSK" w:hAnsi="TH SarabunPSK" w:cs="TH SarabunPSK"/>
        </w:rPr>
        <w:t>Ricles</w:t>
      </w:r>
      <w:proofErr w:type="spellEnd"/>
      <w:r w:rsidRPr="00B60D70">
        <w:rPr>
          <w:rFonts w:ascii="TH SarabunPSK" w:hAnsi="TH SarabunPSK" w:cs="TH SarabunPSK"/>
        </w:rPr>
        <w:t xml:space="preserve">, and Richard Sause, </w:t>
      </w:r>
      <w:r w:rsidR="00E0703E" w:rsidRPr="00B60D70">
        <w:rPr>
          <w:rFonts w:ascii="TH SarabunPSK" w:hAnsi="TH SarabunPSK" w:cs="TH SarabunPSK"/>
          <w:cs/>
          <w:lang w:val="th-TH"/>
        </w:rPr>
        <w:t>(2022)</w:t>
      </w:r>
      <w:r w:rsidR="00E0703E" w:rsidRPr="00B60D70">
        <w:rPr>
          <w:rFonts w:ascii="TH SarabunPSK" w:hAnsi="TH SarabunPSK" w:cs="TH SarabunPSK"/>
        </w:rPr>
        <w:t xml:space="preserve"> </w:t>
      </w:r>
      <w:r w:rsidRPr="00B60D70">
        <w:rPr>
          <w:rFonts w:ascii="TH SarabunPSK" w:hAnsi="TH SarabunPSK" w:cs="TH SarabunPSK"/>
        </w:rPr>
        <w:t xml:space="preserve">“Modeling of composite MRFs with CFT columns and WF beams”, Steel and Composite Structures, Vol. </w:t>
      </w:r>
      <w:r w:rsidRPr="00B60D70">
        <w:rPr>
          <w:rFonts w:ascii="TH SarabunPSK" w:hAnsi="TH SarabunPSK" w:cs="TH SarabunPSK"/>
          <w:cs/>
          <w:lang w:val="th-TH"/>
        </w:rPr>
        <w:t>43</w:t>
      </w:r>
      <w:r w:rsidRPr="00B60D70">
        <w:rPr>
          <w:rFonts w:ascii="TH SarabunPSK" w:hAnsi="TH SarabunPSK" w:cs="TH SarabunPSK"/>
        </w:rPr>
        <w:t xml:space="preserve">, No. </w:t>
      </w:r>
      <w:r w:rsidRPr="00B60D70">
        <w:rPr>
          <w:rFonts w:ascii="TH SarabunPSK" w:hAnsi="TH SarabunPSK" w:cs="TH SarabunPSK"/>
          <w:cs/>
          <w:lang w:val="th-TH"/>
        </w:rPr>
        <w:t>3</w:t>
      </w:r>
      <w:r w:rsidR="00ED2684" w:rsidRPr="00B60D70">
        <w:rPr>
          <w:rFonts w:ascii="TH SarabunPSK" w:hAnsi="TH SarabunPSK" w:cs="TH SarabunPSK"/>
        </w:rPr>
        <w:t xml:space="preserve">. Page </w:t>
      </w:r>
      <w:r w:rsidR="00E0703E" w:rsidRPr="00B60D70">
        <w:rPr>
          <w:rFonts w:ascii="TH SarabunPSK" w:hAnsi="TH SarabunPSK" w:cs="TH SarabunPSK"/>
        </w:rPr>
        <w:t>237-340.</w:t>
      </w:r>
      <w:r w:rsidRPr="00B60D70">
        <w:rPr>
          <w:rFonts w:ascii="TH SarabunPSK" w:hAnsi="TH SarabunPSK" w:cs="TH SarabunPSK"/>
          <w:cs/>
          <w:lang w:val="th-TH"/>
        </w:rPr>
        <w:t xml:space="preserve"> </w:t>
      </w:r>
      <w:r w:rsidR="00ED2684" w:rsidRPr="00B60D70">
        <w:rPr>
          <w:rFonts w:ascii="TH SarabunPSK" w:hAnsi="TH SarabunPSK" w:cs="TH SarabunPSK"/>
        </w:rPr>
        <w:t>https://doi.org/10.12989/scs.2022.43.3.000</w:t>
      </w:r>
    </w:p>
    <w:p w14:paraId="60A35642" w14:textId="47CB027A" w:rsidR="00BF6E48" w:rsidRPr="00B60D70" w:rsidRDefault="00BF6E48" w:rsidP="00FF7D50">
      <w:pPr>
        <w:pStyle w:val="af9"/>
        <w:numPr>
          <w:ilvl w:val="0"/>
          <w:numId w:val="127"/>
        </w:numPr>
        <w:spacing w:after="240"/>
        <w:ind w:left="1134"/>
        <w:jc w:val="left"/>
        <w:rPr>
          <w:rFonts w:ascii="TH SarabunPSK" w:hAnsi="TH SarabunPSK" w:cs="TH SarabunPSK"/>
        </w:rPr>
      </w:pPr>
      <w:r w:rsidRPr="00B60D70">
        <w:rPr>
          <w:rFonts w:ascii="TH SarabunPSK" w:hAnsi="TH SarabunPSK" w:cs="TH SarabunPSK"/>
          <w:cs/>
        </w:rPr>
        <w:t>ธัญว</w:t>
      </w:r>
      <w:proofErr w:type="spellStart"/>
      <w:r w:rsidRPr="00B60D70">
        <w:rPr>
          <w:rFonts w:ascii="TH SarabunPSK" w:hAnsi="TH SarabunPSK" w:cs="TH SarabunPSK"/>
          <w:cs/>
        </w:rPr>
        <w:t>รั</w:t>
      </w:r>
      <w:proofErr w:type="spellEnd"/>
      <w:r w:rsidRPr="00B60D70">
        <w:rPr>
          <w:rFonts w:ascii="TH SarabunPSK" w:hAnsi="TH SarabunPSK" w:cs="TH SarabunPSK"/>
          <w:cs/>
        </w:rPr>
        <w:t>ตม์ สันติสุทธิกุล</w:t>
      </w:r>
      <w:r w:rsidRPr="00B60D70">
        <w:rPr>
          <w:rFonts w:ascii="TH SarabunPSK" w:hAnsi="TH SarabunPSK" w:cs="TH SarabunPSK"/>
        </w:rPr>
        <w:t>,</w:t>
      </w:r>
      <w:r w:rsidRPr="00B60D70">
        <w:rPr>
          <w:rFonts w:ascii="TH SarabunPSK" w:hAnsi="TH SarabunPSK" w:cs="TH SarabunPSK"/>
          <w:cs/>
        </w:rPr>
        <w:t xml:space="preserve"> </w:t>
      </w:r>
      <w:proofErr w:type="spellStart"/>
      <w:r w:rsidRPr="00B60D70">
        <w:rPr>
          <w:rFonts w:ascii="TH SarabunPSK" w:hAnsi="TH SarabunPSK" w:cs="TH SarabunPSK"/>
          <w:u w:val="single"/>
          <w:cs/>
        </w:rPr>
        <w:t>ธี</w:t>
      </w:r>
      <w:proofErr w:type="spellEnd"/>
      <w:r w:rsidRPr="00B60D70">
        <w:rPr>
          <w:rFonts w:ascii="TH SarabunPSK" w:hAnsi="TH SarabunPSK" w:cs="TH SarabunPSK"/>
          <w:u w:val="single"/>
          <w:cs/>
        </w:rPr>
        <w:t>ระวุฒิ มู</w:t>
      </w:r>
      <w:proofErr w:type="spellStart"/>
      <w:r w:rsidRPr="00B60D70">
        <w:rPr>
          <w:rFonts w:ascii="TH SarabunPSK" w:hAnsi="TH SarabunPSK" w:cs="TH SarabunPSK"/>
          <w:u w:val="single"/>
          <w:cs/>
        </w:rPr>
        <w:t>ฮำ</w:t>
      </w:r>
      <w:proofErr w:type="spellEnd"/>
      <w:r w:rsidRPr="00B60D70">
        <w:rPr>
          <w:rFonts w:ascii="TH SarabunPSK" w:hAnsi="TH SarabunPSK" w:cs="TH SarabunPSK"/>
          <w:u w:val="single"/>
          <w:cs/>
        </w:rPr>
        <w:t>หมัด</w:t>
      </w:r>
      <w:r w:rsidRPr="00B60D70">
        <w:rPr>
          <w:rFonts w:ascii="TH SarabunPSK" w:hAnsi="TH SarabunPSK" w:cs="TH SarabunPSK"/>
          <w:cs/>
        </w:rPr>
        <w:t xml:space="preserve"> และ ชูชัย สุจิวรกุล</w:t>
      </w:r>
      <w:r w:rsidRPr="00B60D70">
        <w:rPr>
          <w:rFonts w:ascii="TH SarabunPSK" w:hAnsi="TH SarabunPSK" w:cs="TH SarabunPSK"/>
        </w:rPr>
        <w:t>, “</w:t>
      </w:r>
      <w:r w:rsidRPr="00B60D70">
        <w:rPr>
          <w:rFonts w:ascii="TH SarabunPSK" w:hAnsi="TH SarabunPSK" w:cs="TH SarabunPSK"/>
          <w:cs/>
        </w:rPr>
        <w:t>กำลังอัดของมอร์ตา</w:t>
      </w:r>
      <w:proofErr w:type="spellStart"/>
      <w:r w:rsidRPr="00B60D70">
        <w:rPr>
          <w:rFonts w:ascii="TH SarabunPSK" w:hAnsi="TH SarabunPSK" w:cs="TH SarabunPSK"/>
          <w:cs/>
        </w:rPr>
        <w:t>ร์</w:t>
      </w:r>
      <w:proofErr w:type="spellEnd"/>
      <w:r w:rsidRPr="00B60D70">
        <w:rPr>
          <w:rFonts w:ascii="TH SarabunPSK" w:hAnsi="TH SarabunPSK" w:cs="TH SarabunPSK"/>
          <w:cs/>
        </w:rPr>
        <w:t>ที่มีการแทนที่ปูนซีเมนต์ปอร</w:t>
      </w:r>
      <w:proofErr w:type="spellStart"/>
      <w:r w:rsidRPr="00B60D70">
        <w:rPr>
          <w:rFonts w:ascii="TH SarabunPSK" w:hAnsi="TH SarabunPSK" w:cs="TH SarabunPSK"/>
          <w:cs/>
        </w:rPr>
        <w:t>์ต</w:t>
      </w:r>
      <w:proofErr w:type="spellEnd"/>
      <w:r w:rsidRPr="00B60D70">
        <w:rPr>
          <w:rFonts w:ascii="TH SarabunPSK" w:hAnsi="TH SarabunPSK" w:cs="TH SarabunPSK"/>
          <w:cs/>
        </w:rPr>
        <w:t>แลนด์บางส่วนด้วยโคลนเผาบดและผงฝุ่นหินปูน</w:t>
      </w:r>
      <w:r w:rsidRPr="00B60D70">
        <w:rPr>
          <w:rFonts w:ascii="TH SarabunPSK" w:hAnsi="TH SarabunPSK" w:cs="TH SarabunPSK"/>
        </w:rPr>
        <w:t xml:space="preserve">,” </w:t>
      </w:r>
      <w:r w:rsidRPr="00B60D70">
        <w:rPr>
          <w:rFonts w:ascii="TH SarabunPSK" w:hAnsi="TH SarabunPSK" w:cs="TH SarabunPSK"/>
          <w:cs/>
        </w:rPr>
        <w:t xml:space="preserve">การประชุมวิชาการวิศวกรรมโยธาแห่งชาติ ครั้งที่ </w:t>
      </w:r>
      <w:r w:rsidRPr="00B60D70">
        <w:rPr>
          <w:rFonts w:ascii="TH SarabunPSK" w:hAnsi="TH SarabunPSK" w:cs="TH SarabunPSK"/>
        </w:rPr>
        <w:t xml:space="preserve">28, </w:t>
      </w:r>
      <w:r w:rsidRPr="00B60D70">
        <w:rPr>
          <w:rFonts w:ascii="TH SarabunPSK" w:hAnsi="TH SarabunPSK" w:cs="TH SarabunPSK"/>
          <w:cs/>
        </w:rPr>
        <w:t xml:space="preserve">วันที่ </w:t>
      </w:r>
      <w:r w:rsidRPr="00B60D70">
        <w:rPr>
          <w:rFonts w:ascii="TH SarabunPSK" w:hAnsi="TH SarabunPSK" w:cs="TH SarabunPSK"/>
        </w:rPr>
        <w:t xml:space="preserve">24-26 </w:t>
      </w:r>
      <w:r w:rsidRPr="00B60D70">
        <w:rPr>
          <w:rFonts w:ascii="TH SarabunPSK" w:hAnsi="TH SarabunPSK" w:cs="TH SarabunPSK"/>
          <w:cs/>
        </w:rPr>
        <w:t xml:space="preserve">พฤษภาคม </w:t>
      </w:r>
      <w:r w:rsidRPr="00B60D70">
        <w:rPr>
          <w:rFonts w:ascii="TH SarabunPSK" w:hAnsi="TH SarabunPSK" w:cs="TH SarabunPSK"/>
        </w:rPr>
        <w:t xml:space="preserve">2566 </w:t>
      </w:r>
      <w:r w:rsidRPr="00B60D70">
        <w:rPr>
          <w:rFonts w:ascii="TH SarabunPSK" w:hAnsi="TH SarabunPSK" w:cs="TH SarabunPSK"/>
          <w:cs/>
        </w:rPr>
        <w:t>จ.ภูเก็ต</w:t>
      </w:r>
      <w:r w:rsidRPr="00B60D70">
        <w:rPr>
          <w:rFonts w:ascii="TH SarabunPSK" w:hAnsi="TH SarabunPSK" w:cs="TH SarabunPSK"/>
        </w:rPr>
        <w:t xml:space="preserve">, </w:t>
      </w:r>
      <w:r w:rsidRPr="00B60D70">
        <w:rPr>
          <w:rFonts w:ascii="TH SarabunPSK" w:hAnsi="TH SarabunPSK" w:cs="TH SarabunPSK"/>
          <w:cs/>
        </w:rPr>
        <w:t xml:space="preserve">หน้า </w:t>
      </w:r>
      <w:r w:rsidRPr="00B60D70">
        <w:rPr>
          <w:rFonts w:ascii="TH SarabunPSK" w:hAnsi="TH SarabunPSK" w:cs="TH SarabunPSK"/>
        </w:rPr>
        <w:t>MAT21-1 – MAT21-6</w:t>
      </w:r>
      <w:r w:rsidR="00B00B93" w:rsidRPr="00B60D70">
        <w:rPr>
          <w:rFonts w:ascii="TH SarabunPSK" w:hAnsi="TH SarabunPSK" w:cs="TH SarabunPSK"/>
        </w:rPr>
        <w:t xml:space="preserve">. </w:t>
      </w:r>
      <w:r w:rsidR="00B00B93" w:rsidRPr="00B60D70">
        <w:rPr>
          <w:rFonts w:ascii="TH SarabunPSK" w:hAnsi="TH SarabunPSK" w:cs="TH SarabunPSK"/>
          <w:cs/>
        </w:rPr>
        <w:t>จัดโดย วิศวกรรมสถานแห่งประเทศไทย ในพระบรมราชูปถัมภ์ (</w:t>
      </w:r>
      <w:proofErr w:type="spellStart"/>
      <w:r w:rsidR="00B00B93" w:rsidRPr="00B60D70">
        <w:rPr>
          <w:rFonts w:ascii="TH SarabunPSK" w:hAnsi="TH SarabunPSK" w:cs="TH SarabunPSK"/>
          <w:cs/>
        </w:rPr>
        <w:t>วสท</w:t>
      </w:r>
      <w:proofErr w:type="spellEnd"/>
      <w:r w:rsidR="00B00B93" w:rsidRPr="00B60D70">
        <w:rPr>
          <w:rFonts w:ascii="TH SarabunPSK" w:hAnsi="TH SarabunPSK" w:cs="TH SarabunPSK"/>
          <w:cs/>
        </w:rPr>
        <w:t>.) ร่วมกับคณะวิศวกรรมศาสตร์ มหาวิทยาลัยเกษตรศาสตร์.</w:t>
      </w:r>
    </w:p>
    <w:p w14:paraId="07001C11" w14:textId="77777777" w:rsidR="00D71DDC" w:rsidRPr="00B60D70" w:rsidRDefault="00791C65" w:rsidP="00791C65">
      <w:pPr>
        <w:rPr>
          <w:rFonts w:ascii="TH SarabunPSK" w:hAnsi="TH SarabunPSK" w:cs="TH SarabunPSK"/>
          <w:b/>
          <w:bCs/>
          <w:lang w:val="th-TH"/>
        </w:rPr>
      </w:pPr>
      <w:r w:rsidRPr="00B60D70">
        <w:rPr>
          <w:rFonts w:ascii="TH SarabunPSK" w:hAnsi="TH SarabunPSK" w:cs="TH SarabunPSK" w:hint="cs"/>
          <w:b/>
          <w:bCs/>
        </w:rPr>
        <w:t xml:space="preserve">3. </w:t>
      </w:r>
      <w:r w:rsidRPr="00B60D70">
        <w:rPr>
          <w:rFonts w:ascii="TH SarabunPSK" w:hAnsi="TH SarabunPSK" w:cs="TH SarabunPSK" w:hint="cs"/>
          <w:b/>
          <w:bCs/>
          <w:cs/>
          <w:lang w:val="th-TH"/>
        </w:rPr>
        <w:t>ภาระงาน</w:t>
      </w:r>
    </w:p>
    <w:p w14:paraId="596EF9A8" w14:textId="1C0DC9C2" w:rsidR="009E6917" w:rsidRPr="00B60D70" w:rsidRDefault="00D71DDC" w:rsidP="00791C65">
      <w:pPr>
        <w:rPr>
          <w:rFonts w:ascii="TH SarabunPSK" w:hAnsi="TH SarabunPSK" w:cs="TH SarabunPSK"/>
          <w:b/>
          <w:bCs/>
        </w:rPr>
      </w:pPr>
      <w:r w:rsidRPr="00B60D70">
        <w:rPr>
          <w:rFonts w:ascii="TH SarabunPSK" w:hAnsi="TH SarabunPSK" w:cs="TH SarabunPSK" w:hint="cs"/>
          <w:b/>
          <w:bCs/>
          <w:cs/>
          <w:lang w:val="th-TH"/>
        </w:rPr>
        <w:t>3.1 ภาระงาน</w:t>
      </w:r>
      <w:r w:rsidR="00791C65" w:rsidRPr="00B60D70">
        <w:rPr>
          <w:rFonts w:ascii="TH SarabunPSK" w:hAnsi="TH SarabunPSK" w:cs="TH SarabunPSK" w:hint="cs"/>
          <w:b/>
          <w:bCs/>
          <w:cs/>
          <w:lang w:val="th-TH"/>
        </w:rPr>
        <w:t>ในปัจจุบัน</w:t>
      </w:r>
    </w:p>
    <w:tbl>
      <w:tblPr>
        <w:tblStyle w:val="af6"/>
        <w:tblW w:w="5000" w:type="pct"/>
        <w:tblLook w:val="04A0" w:firstRow="1" w:lastRow="0" w:firstColumn="1" w:lastColumn="0" w:noHBand="0" w:noVBand="1"/>
      </w:tblPr>
      <w:tblGrid>
        <w:gridCol w:w="1482"/>
        <w:gridCol w:w="3502"/>
        <w:gridCol w:w="1273"/>
        <w:gridCol w:w="2759"/>
      </w:tblGrid>
      <w:tr w:rsidR="00B60D70" w:rsidRPr="00B60D70" w14:paraId="5A51C08C" w14:textId="77777777" w:rsidTr="00791C65">
        <w:trPr>
          <w:tblHeader/>
        </w:trPr>
        <w:tc>
          <w:tcPr>
            <w:tcW w:w="822" w:type="pct"/>
            <w:shd w:val="clear" w:color="auto" w:fill="F2F2F2" w:themeFill="background1" w:themeFillShade="F2"/>
          </w:tcPr>
          <w:p w14:paraId="116C9772" w14:textId="77777777" w:rsidR="009E6917" w:rsidRPr="00B60D70" w:rsidRDefault="00D756E0" w:rsidP="00592146">
            <w:pPr>
              <w:rPr>
                <w:rFonts w:ascii="TH SarabunPSK" w:hAnsi="TH SarabunPSK" w:cs="TH SarabunPSK"/>
                <w:b/>
                <w:bCs/>
                <w:sz w:val="28"/>
                <w:szCs w:val="28"/>
                <w:cs/>
              </w:rPr>
            </w:pPr>
            <w:r w:rsidRPr="00B60D70">
              <w:rPr>
                <w:rFonts w:ascii="TH SarabunPSK" w:hAnsi="TH SarabunPSK" w:cs="TH SarabunPSK" w:hint="cs"/>
                <w:b/>
                <w:bCs/>
                <w:sz w:val="28"/>
                <w:szCs w:val="28"/>
                <w:cs/>
                <w:lang w:val="th-TH"/>
              </w:rPr>
              <w:t>รหัสวิชา</w:t>
            </w:r>
          </w:p>
        </w:tc>
        <w:tc>
          <w:tcPr>
            <w:tcW w:w="1942" w:type="pct"/>
            <w:shd w:val="clear" w:color="auto" w:fill="F2F2F2" w:themeFill="background1" w:themeFillShade="F2"/>
          </w:tcPr>
          <w:p w14:paraId="0DFABC18" w14:textId="77777777" w:rsidR="009E6917" w:rsidRPr="00B60D70" w:rsidRDefault="00D756E0" w:rsidP="00592146">
            <w:pPr>
              <w:rPr>
                <w:rFonts w:ascii="TH SarabunPSK" w:hAnsi="TH SarabunPSK" w:cs="TH SarabunPSK"/>
                <w:b/>
                <w:bCs/>
                <w:sz w:val="28"/>
                <w:szCs w:val="28"/>
              </w:rPr>
            </w:pPr>
            <w:r w:rsidRPr="00B60D70">
              <w:rPr>
                <w:rFonts w:ascii="TH SarabunPSK" w:hAnsi="TH SarabunPSK" w:cs="TH SarabunPSK" w:hint="cs"/>
                <w:b/>
                <w:bCs/>
                <w:sz w:val="28"/>
                <w:szCs w:val="28"/>
                <w:cs/>
                <w:lang w:val="th-TH"/>
              </w:rPr>
              <w:t>ชื่อวิชา</w:t>
            </w:r>
          </w:p>
        </w:tc>
        <w:tc>
          <w:tcPr>
            <w:tcW w:w="706" w:type="pct"/>
            <w:shd w:val="clear" w:color="auto" w:fill="F2F2F2" w:themeFill="background1" w:themeFillShade="F2"/>
          </w:tcPr>
          <w:p w14:paraId="670EA9BA" w14:textId="77777777" w:rsidR="009E6917" w:rsidRPr="00B60D70" w:rsidRDefault="00D756E0" w:rsidP="00791C65">
            <w:pPr>
              <w:jc w:val="center"/>
              <w:rPr>
                <w:rFonts w:ascii="TH SarabunPSK" w:hAnsi="TH SarabunPSK" w:cs="TH SarabunPSK"/>
                <w:b/>
                <w:bCs/>
                <w:sz w:val="28"/>
                <w:szCs w:val="28"/>
              </w:rPr>
            </w:pPr>
            <w:r w:rsidRPr="00B60D70">
              <w:rPr>
                <w:rFonts w:ascii="TH SarabunPSK" w:hAnsi="TH SarabunPSK" w:cs="TH SarabunPSK" w:hint="cs"/>
                <w:b/>
                <w:bCs/>
                <w:sz w:val="28"/>
                <w:szCs w:val="28"/>
                <w:cs/>
                <w:lang w:val="th-TH"/>
              </w:rPr>
              <w:t>หน่วยกิต</w:t>
            </w:r>
          </w:p>
        </w:tc>
        <w:tc>
          <w:tcPr>
            <w:tcW w:w="1530" w:type="pct"/>
            <w:shd w:val="clear" w:color="auto" w:fill="F2F2F2" w:themeFill="background1" w:themeFillShade="F2"/>
          </w:tcPr>
          <w:p w14:paraId="38922993" w14:textId="1102DF4F" w:rsidR="009E6917" w:rsidRPr="00B60D70" w:rsidRDefault="00D756E0" w:rsidP="00791C65">
            <w:pPr>
              <w:jc w:val="center"/>
              <w:rPr>
                <w:rFonts w:ascii="TH SarabunPSK" w:hAnsi="TH SarabunPSK" w:cs="TH SarabunPSK"/>
                <w:b/>
                <w:bCs/>
                <w:sz w:val="28"/>
                <w:szCs w:val="28"/>
              </w:rPr>
            </w:pPr>
            <w:r w:rsidRPr="00B60D70">
              <w:rPr>
                <w:rFonts w:ascii="TH SarabunPSK" w:hAnsi="TH SarabunPSK" w:cs="TH SarabunPSK" w:hint="cs"/>
                <w:b/>
                <w:bCs/>
                <w:sz w:val="28"/>
                <w:szCs w:val="28"/>
                <w:cs/>
                <w:lang w:val="th-TH"/>
              </w:rPr>
              <w:t>ชั่วโมงภาระงาน</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ปีการศึกษา</w:t>
            </w:r>
          </w:p>
        </w:tc>
      </w:tr>
      <w:tr w:rsidR="00B60D70" w:rsidRPr="00B60D70" w14:paraId="4CA684C7" w14:textId="77777777">
        <w:tc>
          <w:tcPr>
            <w:tcW w:w="822" w:type="pct"/>
          </w:tcPr>
          <w:p w14:paraId="0D549407" w14:textId="6721F411"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471</w:t>
            </w:r>
          </w:p>
        </w:tc>
        <w:tc>
          <w:tcPr>
            <w:tcW w:w="1942" w:type="pct"/>
          </w:tcPr>
          <w:p w14:paraId="4F18BB66" w14:textId="0E5E748A" w:rsidR="009E6917" w:rsidRPr="00B60D70" w:rsidRDefault="00D756E0" w:rsidP="00791C65">
            <w:pPr>
              <w:jc w:val="left"/>
              <w:rPr>
                <w:rFonts w:ascii="TH SarabunPSK" w:hAnsi="TH SarabunPSK" w:cs="TH SarabunPSK"/>
                <w:sz w:val="28"/>
                <w:szCs w:val="28"/>
              </w:rPr>
            </w:pPr>
            <w:r w:rsidRPr="00B60D70">
              <w:rPr>
                <w:rFonts w:ascii="TH SarabunPSK" w:hAnsi="TH SarabunPSK" w:cs="TH SarabunPSK" w:hint="cs"/>
                <w:sz w:val="28"/>
                <w:szCs w:val="28"/>
              </w:rPr>
              <w:t>Civil Technology Education Project Proposal</w:t>
            </w:r>
            <w:r w:rsidRPr="00B60D70">
              <w:rPr>
                <w:rFonts w:ascii="TH SarabunPSK" w:hAnsi="TH SarabunPSK" w:cs="TH SarabunPSK" w:hint="cs"/>
                <w:sz w:val="28"/>
                <w:szCs w:val="28"/>
              </w:rPr>
              <w:tab/>
            </w:r>
            <w:r w:rsidRPr="00B60D70">
              <w:rPr>
                <w:rFonts w:ascii="TH SarabunPSK" w:hAnsi="TH SarabunPSK" w:cs="TH SarabunPSK" w:hint="cs"/>
                <w:sz w:val="28"/>
                <w:szCs w:val="28"/>
              </w:rPr>
              <w:tab/>
            </w:r>
          </w:p>
        </w:tc>
        <w:tc>
          <w:tcPr>
            <w:tcW w:w="706" w:type="pct"/>
          </w:tcPr>
          <w:p w14:paraId="02DA2947" w14:textId="77777777" w:rsidR="009E6917" w:rsidRPr="00B60D70" w:rsidRDefault="00D756E0" w:rsidP="00791C65">
            <w:pPr>
              <w:jc w:val="center"/>
              <w:rPr>
                <w:rFonts w:ascii="TH SarabunPSK" w:hAnsi="TH SarabunPSK" w:cs="TH SarabunPSK"/>
                <w:sz w:val="28"/>
                <w:szCs w:val="28"/>
              </w:rPr>
            </w:pPr>
            <w:r w:rsidRPr="00B60D70">
              <w:rPr>
                <w:rFonts w:ascii="TH SarabunPSK" w:hAnsi="TH SarabunPSK" w:cs="TH SarabunPSK" w:hint="cs"/>
                <w:sz w:val="28"/>
                <w:szCs w:val="28"/>
              </w:rPr>
              <w:t>1 (0-2-2)</w:t>
            </w:r>
          </w:p>
        </w:tc>
        <w:tc>
          <w:tcPr>
            <w:tcW w:w="1530" w:type="pct"/>
          </w:tcPr>
          <w:p w14:paraId="066E32FB" w14:textId="77777777" w:rsidR="009E6917" w:rsidRPr="00B60D70" w:rsidRDefault="00D756E0" w:rsidP="00791C65">
            <w:pPr>
              <w:jc w:val="center"/>
              <w:rPr>
                <w:rFonts w:ascii="TH SarabunPSK" w:hAnsi="TH SarabunPSK" w:cs="TH SarabunPSK"/>
                <w:sz w:val="28"/>
                <w:szCs w:val="28"/>
                <w:cs/>
              </w:rPr>
            </w:pPr>
            <w:r w:rsidRPr="00B60D70">
              <w:rPr>
                <w:rFonts w:ascii="TH SarabunPSK" w:hAnsi="TH SarabunPSK" w:cs="TH SarabunPSK" w:hint="cs"/>
                <w:sz w:val="28"/>
                <w:szCs w:val="28"/>
              </w:rPr>
              <w:t xml:space="preserve">30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4095CAC1" w14:textId="77777777">
        <w:tc>
          <w:tcPr>
            <w:tcW w:w="822" w:type="pct"/>
          </w:tcPr>
          <w:p w14:paraId="2B409C9A" w14:textId="54DD1057"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472</w:t>
            </w:r>
          </w:p>
        </w:tc>
        <w:tc>
          <w:tcPr>
            <w:tcW w:w="1942" w:type="pct"/>
          </w:tcPr>
          <w:p w14:paraId="58720F85" w14:textId="303D0519" w:rsidR="009E6917" w:rsidRPr="00B60D70" w:rsidRDefault="00D756E0" w:rsidP="00791C65">
            <w:pPr>
              <w:jc w:val="left"/>
              <w:rPr>
                <w:rFonts w:ascii="TH SarabunPSK" w:hAnsi="TH SarabunPSK" w:cs="TH SarabunPSK"/>
                <w:sz w:val="28"/>
                <w:szCs w:val="28"/>
                <w:cs/>
              </w:rPr>
            </w:pPr>
            <w:r w:rsidRPr="00B60D70">
              <w:rPr>
                <w:rFonts w:ascii="TH SarabunPSK" w:hAnsi="TH SarabunPSK" w:cs="TH SarabunPSK" w:hint="cs"/>
                <w:sz w:val="28"/>
                <w:szCs w:val="28"/>
              </w:rPr>
              <w:t>Civil Technology Education Research Project</w:t>
            </w:r>
          </w:p>
        </w:tc>
        <w:tc>
          <w:tcPr>
            <w:tcW w:w="706" w:type="pct"/>
          </w:tcPr>
          <w:p w14:paraId="2ACA4100" w14:textId="77777777" w:rsidR="009E6917" w:rsidRPr="00B60D70" w:rsidRDefault="00D756E0" w:rsidP="00791C65">
            <w:pPr>
              <w:jc w:val="center"/>
              <w:rPr>
                <w:rFonts w:ascii="TH SarabunPSK" w:hAnsi="TH SarabunPSK" w:cs="TH SarabunPSK"/>
                <w:sz w:val="28"/>
                <w:szCs w:val="28"/>
              </w:rPr>
            </w:pPr>
            <w:r w:rsidRPr="00B60D70">
              <w:rPr>
                <w:rFonts w:ascii="TH SarabunPSK" w:hAnsi="TH SarabunPSK" w:cs="TH SarabunPSK" w:hint="cs"/>
                <w:sz w:val="28"/>
                <w:szCs w:val="28"/>
              </w:rPr>
              <w:t>3 (0-6-6)</w:t>
            </w:r>
          </w:p>
        </w:tc>
        <w:tc>
          <w:tcPr>
            <w:tcW w:w="1530" w:type="pct"/>
          </w:tcPr>
          <w:p w14:paraId="2C2C751E" w14:textId="77777777" w:rsidR="009E6917" w:rsidRPr="00B60D70" w:rsidRDefault="00D756E0" w:rsidP="00791C65">
            <w:pPr>
              <w:jc w:val="center"/>
              <w:rPr>
                <w:rFonts w:ascii="TH SarabunPSK" w:hAnsi="TH SarabunPSK" w:cs="TH SarabunPSK"/>
                <w:sz w:val="28"/>
                <w:szCs w:val="28"/>
              </w:rPr>
            </w:pPr>
            <w:r w:rsidRPr="00B60D70">
              <w:rPr>
                <w:rFonts w:ascii="TH SarabunPSK" w:hAnsi="TH SarabunPSK" w:cs="TH SarabunPSK" w:hint="cs"/>
                <w:sz w:val="28"/>
                <w:szCs w:val="28"/>
              </w:rPr>
              <w:t xml:space="preserve">30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1F8F0FB1" w14:textId="77777777">
        <w:tc>
          <w:tcPr>
            <w:tcW w:w="822" w:type="pct"/>
          </w:tcPr>
          <w:p w14:paraId="4D901332" w14:textId="1478CCFB"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426</w:t>
            </w:r>
          </w:p>
        </w:tc>
        <w:tc>
          <w:tcPr>
            <w:tcW w:w="1942" w:type="pct"/>
          </w:tcPr>
          <w:p w14:paraId="2B3D5123" w14:textId="748E9632" w:rsidR="009E6917" w:rsidRPr="00B60D70" w:rsidRDefault="00D756E0" w:rsidP="00791C65">
            <w:pPr>
              <w:jc w:val="left"/>
              <w:rPr>
                <w:rFonts w:ascii="TH SarabunPSK" w:hAnsi="TH SarabunPSK" w:cs="TH SarabunPSK"/>
                <w:sz w:val="28"/>
                <w:szCs w:val="28"/>
              </w:rPr>
            </w:pPr>
            <w:r w:rsidRPr="00B60D70">
              <w:rPr>
                <w:rFonts w:ascii="TH SarabunPSK" w:hAnsi="TH SarabunPSK" w:cs="TH SarabunPSK" w:hint="cs"/>
                <w:sz w:val="28"/>
                <w:szCs w:val="28"/>
              </w:rPr>
              <w:t>Structural Systems and Behaviors</w:t>
            </w:r>
          </w:p>
        </w:tc>
        <w:tc>
          <w:tcPr>
            <w:tcW w:w="706" w:type="pct"/>
          </w:tcPr>
          <w:p w14:paraId="6A5E7BBC" w14:textId="77777777" w:rsidR="009E6917" w:rsidRPr="00B60D70" w:rsidRDefault="00D756E0" w:rsidP="00791C65">
            <w:pPr>
              <w:jc w:val="center"/>
              <w:rPr>
                <w:rFonts w:ascii="TH SarabunPSK" w:hAnsi="TH SarabunPSK" w:cs="TH SarabunPSK"/>
                <w:sz w:val="28"/>
                <w:szCs w:val="28"/>
              </w:rPr>
            </w:pPr>
            <w:r w:rsidRPr="00B60D70">
              <w:rPr>
                <w:rFonts w:ascii="TH SarabunPSK" w:hAnsi="TH SarabunPSK" w:cs="TH SarabunPSK" w:hint="cs"/>
                <w:sz w:val="28"/>
                <w:szCs w:val="28"/>
                <w:cs/>
              </w:rPr>
              <w:t>3 (2-2-6)</w:t>
            </w:r>
          </w:p>
        </w:tc>
        <w:tc>
          <w:tcPr>
            <w:tcW w:w="1530" w:type="pct"/>
          </w:tcPr>
          <w:p w14:paraId="45BDDB33" w14:textId="77777777" w:rsidR="009E6917" w:rsidRPr="00B60D70" w:rsidRDefault="00D756E0" w:rsidP="00791C65">
            <w:pPr>
              <w:jc w:val="center"/>
              <w:rPr>
                <w:rFonts w:ascii="TH SarabunPSK" w:hAnsi="TH SarabunPSK" w:cs="TH SarabunPSK"/>
                <w:sz w:val="28"/>
                <w:szCs w:val="28"/>
              </w:rPr>
            </w:pPr>
            <w:r w:rsidRPr="00B60D70">
              <w:rPr>
                <w:rFonts w:ascii="TH SarabunPSK" w:hAnsi="TH SarabunPSK" w:cs="TH SarabunPSK" w:hint="cs"/>
                <w:sz w:val="28"/>
                <w:szCs w:val="28"/>
              </w:rPr>
              <w:t xml:space="preserve">45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3D00FB37" w14:textId="77777777">
        <w:tc>
          <w:tcPr>
            <w:tcW w:w="822" w:type="pct"/>
          </w:tcPr>
          <w:p w14:paraId="4E59BCD0" w14:textId="6C9000BC"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lastRenderedPageBreak/>
              <w:t xml:space="preserve">CTE </w:t>
            </w:r>
            <w:r w:rsidR="00D756E0" w:rsidRPr="00B60D70">
              <w:rPr>
                <w:rFonts w:ascii="TH SarabunPSK" w:hAnsi="TH SarabunPSK" w:cs="TH SarabunPSK" w:hint="cs"/>
                <w:sz w:val="28"/>
                <w:szCs w:val="28"/>
              </w:rPr>
              <w:t>463</w:t>
            </w:r>
          </w:p>
        </w:tc>
        <w:tc>
          <w:tcPr>
            <w:tcW w:w="1942" w:type="pct"/>
          </w:tcPr>
          <w:p w14:paraId="0921A4BA" w14:textId="7B045D01" w:rsidR="009E6917" w:rsidRPr="00B60D70" w:rsidRDefault="00D756E0" w:rsidP="00592146">
            <w:pPr>
              <w:rPr>
                <w:rFonts w:ascii="TH SarabunPSK" w:hAnsi="TH SarabunPSK" w:cs="TH SarabunPSK"/>
                <w:sz w:val="28"/>
                <w:szCs w:val="28"/>
                <w:cs/>
              </w:rPr>
            </w:pPr>
            <w:r w:rsidRPr="00B60D70">
              <w:rPr>
                <w:rFonts w:ascii="TH SarabunPSK" w:hAnsi="TH SarabunPSK" w:cs="TH SarabunPSK" w:hint="cs"/>
                <w:sz w:val="28"/>
                <w:szCs w:val="28"/>
              </w:rPr>
              <w:t>Computer Application and Information in Civil Engineering</w:t>
            </w:r>
          </w:p>
        </w:tc>
        <w:tc>
          <w:tcPr>
            <w:tcW w:w="706" w:type="pct"/>
          </w:tcPr>
          <w:p w14:paraId="6AB91EE0" w14:textId="77777777" w:rsidR="009E6917" w:rsidRPr="00B60D70" w:rsidRDefault="00D756E0" w:rsidP="00791C65">
            <w:pPr>
              <w:jc w:val="center"/>
              <w:rPr>
                <w:rFonts w:ascii="TH SarabunPSK" w:hAnsi="TH SarabunPSK" w:cs="TH SarabunPSK"/>
                <w:sz w:val="28"/>
                <w:szCs w:val="28"/>
              </w:rPr>
            </w:pPr>
            <w:r w:rsidRPr="00B60D70">
              <w:rPr>
                <w:rFonts w:ascii="TH SarabunPSK" w:hAnsi="TH SarabunPSK" w:cs="TH SarabunPSK" w:hint="cs"/>
                <w:sz w:val="28"/>
                <w:szCs w:val="28"/>
              </w:rPr>
              <w:t>3 (1-4-6)</w:t>
            </w:r>
          </w:p>
        </w:tc>
        <w:tc>
          <w:tcPr>
            <w:tcW w:w="1530" w:type="pct"/>
          </w:tcPr>
          <w:p w14:paraId="5AE27720" w14:textId="77777777" w:rsidR="009E6917" w:rsidRPr="00B60D70" w:rsidRDefault="00D756E0" w:rsidP="00791C65">
            <w:pPr>
              <w:jc w:val="center"/>
              <w:rPr>
                <w:rFonts w:ascii="TH SarabunPSK" w:hAnsi="TH SarabunPSK" w:cs="TH SarabunPSK"/>
                <w:sz w:val="28"/>
                <w:szCs w:val="28"/>
              </w:rPr>
            </w:pPr>
            <w:r w:rsidRPr="00B60D70">
              <w:rPr>
                <w:rFonts w:ascii="TH SarabunPSK" w:hAnsi="TH SarabunPSK" w:cs="TH SarabunPSK" w:hint="cs"/>
                <w:sz w:val="28"/>
                <w:szCs w:val="28"/>
              </w:rPr>
              <w:t xml:space="preserve">75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5B5304E6" w14:textId="77777777">
        <w:tc>
          <w:tcPr>
            <w:tcW w:w="822" w:type="pct"/>
          </w:tcPr>
          <w:p w14:paraId="69B238BB" w14:textId="1DB0B5AB"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213</w:t>
            </w:r>
          </w:p>
        </w:tc>
        <w:tc>
          <w:tcPr>
            <w:tcW w:w="1942" w:type="pct"/>
            <w:vAlign w:val="bottom"/>
          </w:tcPr>
          <w:p w14:paraId="660F6E4F" w14:textId="130E11BC" w:rsidR="009E6917" w:rsidRPr="00B60D70" w:rsidRDefault="00D756E0" w:rsidP="00592146">
            <w:pPr>
              <w:rPr>
                <w:rFonts w:ascii="TH SarabunPSK" w:hAnsi="TH SarabunPSK" w:cs="TH SarabunPSK"/>
                <w:sz w:val="28"/>
                <w:szCs w:val="28"/>
                <w:cs/>
              </w:rPr>
            </w:pPr>
            <w:r w:rsidRPr="00B60D70">
              <w:rPr>
                <w:rFonts w:ascii="TH SarabunPSK" w:hAnsi="TH SarabunPSK" w:cs="TH SarabunPSK" w:hint="cs"/>
                <w:sz w:val="28"/>
                <w:szCs w:val="28"/>
              </w:rPr>
              <w:t>Construction Techniques Workshop II</w:t>
            </w:r>
          </w:p>
        </w:tc>
        <w:tc>
          <w:tcPr>
            <w:tcW w:w="706" w:type="pct"/>
          </w:tcPr>
          <w:p w14:paraId="7907C7A7" w14:textId="77777777" w:rsidR="009E6917" w:rsidRPr="00B60D70" w:rsidRDefault="00D756E0" w:rsidP="00791C65">
            <w:pPr>
              <w:jc w:val="center"/>
              <w:rPr>
                <w:rFonts w:ascii="TH SarabunPSK" w:hAnsi="TH SarabunPSK" w:cs="TH SarabunPSK"/>
                <w:sz w:val="28"/>
                <w:szCs w:val="28"/>
              </w:rPr>
            </w:pPr>
            <w:r w:rsidRPr="00B60D70">
              <w:rPr>
                <w:rFonts w:ascii="TH SarabunPSK" w:hAnsi="TH SarabunPSK" w:cs="TH SarabunPSK" w:hint="cs"/>
                <w:sz w:val="28"/>
                <w:szCs w:val="28"/>
              </w:rPr>
              <w:t>3 (1-4-2)</w:t>
            </w:r>
          </w:p>
        </w:tc>
        <w:tc>
          <w:tcPr>
            <w:tcW w:w="1530" w:type="pct"/>
          </w:tcPr>
          <w:p w14:paraId="3A8354A5" w14:textId="77777777" w:rsidR="009E6917" w:rsidRPr="00B60D70" w:rsidRDefault="00D756E0" w:rsidP="00791C65">
            <w:pPr>
              <w:jc w:val="center"/>
              <w:rPr>
                <w:rFonts w:ascii="TH SarabunPSK" w:hAnsi="TH SarabunPSK" w:cs="TH SarabunPSK"/>
                <w:sz w:val="28"/>
                <w:szCs w:val="28"/>
              </w:rPr>
            </w:pPr>
            <w:r w:rsidRPr="00B60D70">
              <w:rPr>
                <w:rFonts w:ascii="TH SarabunPSK" w:hAnsi="TH SarabunPSK" w:cs="TH SarabunPSK" w:hint="cs"/>
                <w:sz w:val="28"/>
                <w:szCs w:val="28"/>
              </w:rPr>
              <w:t xml:space="preserve">75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2CBDB3DB" w14:textId="77777777">
        <w:tc>
          <w:tcPr>
            <w:tcW w:w="822" w:type="pct"/>
          </w:tcPr>
          <w:p w14:paraId="1AEFC5EC" w14:textId="7DBD49D4"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322</w:t>
            </w:r>
          </w:p>
        </w:tc>
        <w:tc>
          <w:tcPr>
            <w:tcW w:w="1942" w:type="pct"/>
            <w:vAlign w:val="bottom"/>
          </w:tcPr>
          <w:p w14:paraId="4419FF69" w14:textId="1495B87F"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Structural Analysis</w:t>
            </w:r>
          </w:p>
        </w:tc>
        <w:tc>
          <w:tcPr>
            <w:tcW w:w="706" w:type="pct"/>
          </w:tcPr>
          <w:p w14:paraId="34682FFE" w14:textId="77777777" w:rsidR="009E6917" w:rsidRPr="00B60D70" w:rsidRDefault="00D756E0" w:rsidP="00791C65">
            <w:pPr>
              <w:jc w:val="center"/>
              <w:rPr>
                <w:rFonts w:ascii="TH SarabunPSK" w:hAnsi="TH SarabunPSK" w:cs="TH SarabunPSK"/>
                <w:sz w:val="28"/>
                <w:szCs w:val="28"/>
              </w:rPr>
            </w:pPr>
            <w:r w:rsidRPr="00B60D70">
              <w:rPr>
                <w:rFonts w:ascii="TH SarabunPSK" w:hAnsi="TH SarabunPSK" w:cs="TH SarabunPSK" w:hint="cs"/>
                <w:sz w:val="28"/>
                <w:szCs w:val="28"/>
              </w:rPr>
              <w:t>3 (3-0-6)</w:t>
            </w:r>
          </w:p>
        </w:tc>
        <w:tc>
          <w:tcPr>
            <w:tcW w:w="1530" w:type="pct"/>
          </w:tcPr>
          <w:p w14:paraId="1C05FCBE" w14:textId="77777777" w:rsidR="009E6917" w:rsidRPr="00B60D70" w:rsidRDefault="00D756E0" w:rsidP="00791C65">
            <w:pPr>
              <w:jc w:val="center"/>
              <w:rPr>
                <w:rFonts w:ascii="TH SarabunPSK" w:hAnsi="TH SarabunPSK" w:cs="TH SarabunPSK"/>
                <w:sz w:val="28"/>
                <w:szCs w:val="28"/>
              </w:rPr>
            </w:pPr>
            <w:r w:rsidRPr="00B60D70">
              <w:rPr>
                <w:rFonts w:ascii="TH SarabunPSK" w:hAnsi="TH SarabunPSK" w:cs="TH SarabunPSK" w:hint="cs"/>
                <w:sz w:val="28"/>
                <w:szCs w:val="28"/>
              </w:rPr>
              <w:t xml:space="preserve">45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184856F4" w14:textId="77777777">
        <w:tc>
          <w:tcPr>
            <w:tcW w:w="822" w:type="pct"/>
          </w:tcPr>
          <w:p w14:paraId="04A9A032" w14:textId="10C944B2"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224</w:t>
            </w:r>
          </w:p>
        </w:tc>
        <w:tc>
          <w:tcPr>
            <w:tcW w:w="1942" w:type="pct"/>
            <w:vAlign w:val="bottom"/>
          </w:tcPr>
          <w:p w14:paraId="330A6988" w14:textId="28A15F61"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Materials Testing Laboratory</w:t>
            </w:r>
          </w:p>
        </w:tc>
        <w:tc>
          <w:tcPr>
            <w:tcW w:w="706" w:type="pct"/>
          </w:tcPr>
          <w:p w14:paraId="317F4679" w14:textId="77777777" w:rsidR="009E6917" w:rsidRPr="00B60D70" w:rsidRDefault="00D756E0" w:rsidP="00791C65">
            <w:pPr>
              <w:jc w:val="center"/>
              <w:rPr>
                <w:rFonts w:ascii="TH SarabunPSK" w:hAnsi="TH SarabunPSK" w:cs="TH SarabunPSK"/>
                <w:sz w:val="28"/>
                <w:szCs w:val="28"/>
              </w:rPr>
            </w:pPr>
            <w:r w:rsidRPr="00B60D70">
              <w:rPr>
                <w:rFonts w:ascii="TH SarabunPSK" w:hAnsi="TH SarabunPSK" w:cs="TH SarabunPSK" w:hint="cs"/>
                <w:sz w:val="28"/>
                <w:szCs w:val="28"/>
              </w:rPr>
              <w:t>1 (0-3-6)</w:t>
            </w:r>
          </w:p>
        </w:tc>
        <w:tc>
          <w:tcPr>
            <w:tcW w:w="1530" w:type="pct"/>
          </w:tcPr>
          <w:p w14:paraId="7ABF4F0B" w14:textId="77777777" w:rsidR="009E6917" w:rsidRPr="00B60D70" w:rsidRDefault="00D756E0" w:rsidP="00791C65">
            <w:pPr>
              <w:jc w:val="center"/>
              <w:rPr>
                <w:rFonts w:ascii="TH SarabunPSK" w:hAnsi="TH SarabunPSK" w:cs="TH SarabunPSK"/>
                <w:sz w:val="28"/>
                <w:szCs w:val="28"/>
              </w:rPr>
            </w:pPr>
            <w:r w:rsidRPr="00B60D70">
              <w:rPr>
                <w:rFonts w:ascii="TH SarabunPSK" w:hAnsi="TH SarabunPSK" w:cs="TH SarabunPSK" w:hint="cs"/>
                <w:sz w:val="28"/>
                <w:szCs w:val="28"/>
              </w:rPr>
              <w:t xml:space="preserve">45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191A5664" w14:textId="77777777">
        <w:tc>
          <w:tcPr>
            <w:tcW w:w="822" w:type="pct"/>
          </w:tcPr>
          <w:p w14:paraId="2A3C8F28" w14:textId="522DD700"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328</w:t>
            </w:r>
          </w:p>
        </w:tc>
        <w:tc>
          <w:tcPr>
            <w:tcW w:w="1942" w:type="pct"/>
            <w:vAlign w:val="bottom"/>
          </w:tcPr>
          <w:p w14:paraId="49A4D567" w14:textId="6A8F185B"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Design of Steel and Timber Structures</w:t>
            </w:r>
          </w:p>
        </w:tc>
        <w:tc>
          <w:tcPr>
            <w:tcW w:w="706" w:type="pct"/>
          </w:tcPr>
          <w:p w14:paraId="539BB98B" w14:textId="77777777" w:rsidR="009E6917" w:rsidRPr="00B60D70" w:rsidRDefault="00D756E0" w:rsidP="00791C65">
            <w:pPr>
              <w:jc w:val="center"/>
              <w:rPr>
                <w:rFonts w:ascii="TH SarabunPSK" w:hAnsi="TH SarabunPSK" w:cs="TH SarabunPSK"/>
                <w:sz w:val="28"/>
                <w:szCs w:val="28"/>
              </w:rPr>
            </w:pPr>
            <w:r w:rsidRPr="00B60D70">
              <w:rPr>
                <w:rFonts w:ascii="TH SarabunPSK" w:hAnsi="TH SarabunPSK" w:cs="TH SarabunPSK" w:hint="cs"/>
                <w:sz w:val="28"/>
                <w:szCs w:val="28"/>
              </w:rPr>
              <w:t>4 (3-3-6)</w:t>
            </w:r>
          </w:p>
        </w:tc>
        <w:tc>
          <w:tcPr>
            <w:tcW w:w="1530" w:type="pct"/>
          </w:tcPr>
          <w:p w14:paraId="1829DD45" w14:textId="77777777" w:rsidR="009E6917" w:rsidRPr="00B60D70" w:rsidRDefault="00D756E0" w:rsidP="00791C65">
            <w:pPr>
              <w:jc w:val="center"/>
              <w:rPr>
                <w:rFonts w:ascii="TH SarabunPSK" w:hAnsi="TH SarabunPSK" w:cs="TH SarabunPSK"/>
                <w:sz w:val="28"/>
                <w:szCs w:val="28"/>
                <w:cs/>
              </w:rPr>
            </w:pPr>
            <w:r w:rsidRPr="00B60D70">
              <w:rPr>
                <w:rFonts w:ascii="TH SarabunPSK" w:hAnsi="TH SarabunPSK" w:cs="TH SarabunPSK" w:hint="cs"/>
                <w:sz w:val="28"/>
                <w:szCs w:val="28"/>
              </w:rPr>
              <w:t xml:space="preserve">90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bl>
    <w:p w14:paraId="7033D67D" w14:textId="77777777" w:rsidR="00066AE9" w:rsidRPr="00B60D70" w:rsidRDefault="00066AE9" w:rsidP="00066AE9">
      <w:pPr>
        <w:spacing w:before="120"/>
        <w:ind w:right="26"/>
        <w:jc w:val="left"/>
        <w:rPr>
          <w:rFonts w:ascii="TH SarabunPSK" w:hAnsi="TH SarabunPSK" w:cs="TH SarabunPSK"/>
          <w:b/>
          <w:bCs/>
        </w:rPr>
      </w:pPr>
      <w:r w:rsidRPr="00B60D70">
        <w:rPr>
          <w:rFonts w:ascii="TH SarabunPSK" w:hAnsi="TH SarabunPSK" w:cs="TH SarabunPSK" w:hint="cs"/>
          <w:b/>
          <w:bCs/>
        </w:rPr>
        <w:t>3.2</w:t>
      </w:r>
      <w:r w:rsidRPr="00B60D70">
        <w:rPr>
          <w:rFonts w:ascii="TH SarabunPSK" w:hAnsi="TH SarabunPSK" w:cs="TH SarabunPSK" w:hint="cs"/>
          <w:b/>
          <w:bCs/>
          <w:cs/>
        </w:rPr>
        <w:t>)</w:t>
      </w:r>
      <w:r w:rsidRPr="00B60D70">
        <w:rPr>
          <w:rFonts w:ascii="TH SarabunPSK" w:hAnsi="TH SarabunPSK" w:cs="TH SarabunPSK" w:hint="cs"/>
          <w:b/>
          <w:bCs/>
        </w:rPr>
        <w:t xml:space="preserve"> </w:t>
      </w:r>
      <w:r w:rsidRPr="00B60D70">
        <w:rPr>
          <w:rFonts w:ascii="TH SarabunPSK" w:hAnsi="TH SarabunPSK" w:cs="TH SarabunPSK" w:hint="cs"/>
          <w:b/>
          <w:bCs/>
          <w:cs/>
          <w:lang w:val="th-TH"/>
        </w:rPr>
        <w:t>ภาระงานในหลักสูตรนี้</w:t>
      </w:r>
    </w:p>
    <w:tbl>
      <w:tblPr>
        <w:tblStyle w:val="af6"/>
        <w:tblW w:w="5000" w:type="pct"/>
        <w:tblLook w:val="04A0" w:firstRow="1" w:lastRow="0" w:firstColumn="1" w:lastColumn="0" w:noHBand="0" w:noVBand="1"/>
      </w:tblPr>
      <w:tblGrid>
        <w:gridCol w:w="1508"/>
        <w:gridCol w:w="3541"/>
        <w:gridCol w:w="1287"/>
        <w:gridCol w:w="2680"/>
      </w:tblGrid>
      <w:tr w:rsidR="00B60D70" w:rsidRPr="00B60D70" w14:paraId="32D352BA" w14:textId="77777777" w:rsidTr="00932286">
        <w:tc>
          <w:tcPr>
            <w:tcW w:w="836" w:type="pct"/>
            <w:shd w:val="clear" w:color="auto" w:fill="F2F2F2" w:themeFill="background1" w:themeFillShade="F2"/>
          </w:tcPr>
          <w:p w14:paraId="0E30C589" w14:textId="77777777" w:rsidR="00CB2F67" w:rsidRPr="00B60D70" w:rsidRDefault="00CB2F67" w:rsidP="00932286">
            <w:pPr>
              <w:ind w:right="26"/>
              <w:rPr>
                <w:rFonts w:ascii="TH SarabunPSK" w:hAnsi="TH SarabunPSK" w:cs="TH SarabunPSK"/>
                <w:b/>
                <w:bCs/>
                <w:sz w:val="28"/>
                <w:szCs w:val="28"/>
                <w:cs/>
              </w:rPr>
            </w:pPr>
            <w:r w:rsidRPr="00B60D70">
              <w:rPr>
                <w:rFonts w:ascii="TH SarabunPSK" w:hAnsi="TH SarabunPSK" w:cs="TH SarabunPSK" w:hint="cs"/>
                <w:b/>
                <w:bCs/>
                <w:sz w:val="28"/>
                <w:szCs w:val="28"/>
                <w:cs/>
                <w:lang w:val="th-TH"/>
              </w:rPr>
              <w:t>รหัสวิชา</w:t>
            </w:r>
          </w:p>
        </w:tc>
        <w:tc>
          <w:tcPr>
            <w:tcW w:w="1964" w:type="pct"/>
            <w:shd w:val="clear" w:color="auto" w:fill="F2F2F2" w:themeFill="background1" w:themeFillShade="F2"/>
          </w:tcPr>
          <w:p w14:paraId="0016C7E7" w14:textId="77777777" w:rsidR="00CB2F67" w:rsidRPr="00B60D70" w:rsidRDefault="00CB2F67" w:rsidP="00932286">
            <w:pPr>
              <w:ind w:right="26"/>
              <w:rPr>
                <w:rFonts w:ascii="TH SarabunPSK" w:hAnsi="TH SarabunPSK" w:cs="TH SarabunPSK"/>
                <w:b/>
                <w:bCs/>
                <w:sz w:val="28"/>
                <w:szCs w:val="28"/>
              </w:rPr>
            </w:pPr>
            <w:r w:rsidRPr="00B60D70">
              <w:rPr>
                <w:rFonts w:ascii="TH SarabunPSK" w:hAnsi="TH SarabunPSK" w:cs="TH SarabunPSK" w:hint="cs"/>
                <w:b/>
                <w:bCs/>
                <w:sz w:val="28"/>
                <w:szCs w:val="28"/>
                <w:cs/>
                <w:lang w:val="th-TH"/>
              </w:rPr>
              <w:t>ชื่อวิชา</w:t>
            </w:r>
          </w:p>
        </w:tc>
        <w:tc>
          <w:tcPr>
            <w:tcW w:w="714" w:type="pct"/>
            <w:shd w:val="clear" w:color="auto" w:fill="F2F2F2" w:themeFill="background1" w:themeFillShade="F2"/>
          </w:tcPr>
          <w:p w14:paraId="04FFA610" w14:textId="77777777" w:rsidR="00CB2F67" w:rsidRPr="00B60D70" w:rsidRDefault="00CB2F67" w:rsidP="00932286">
            <w:pPr>
              <w:ind w:right="26"/>
              <w:rPr>
                <w:rFonts w:ascii="TH SarabunPSK" w:hAnsi="TH SarabunPSK" w:cs="TH SarabunPSK"/>
                <w:b/>
                <w:bCs/>
                <w:sz w:val="28"/>
                <w:szCs w:val="28"/>
              </w:rPr>
            </w:pPr>
            <w:r w:rsidRPr="00B60D70">
              <w:rPr>
                <w:rFonts w:ascii="TH SarabunPSK" w:hAnsi="TH SarabunPSK" w:cs="TH SarabunPSK" w:hint="cs"/>
                <w:b/>
                <w:bCs/>
                <w:sz w:val="28"/>
                <w:szCs w:val="28"/>
                <w:cs/>
                <w:lang w:val="th-TH"/>
              </w:rPr>
              <w:t>หน่วยกิต</w:t>
            </w:r>
          </w:p>
        </w:tc>
        <w:tc>
          <w:tcPr>
            <w:tcW w:w="1486" w:type="pct"/>
            <w:shd w:val="clear" w:color="auto" w:fill="F2F2F2" w:themeFill="background1" w:themeFillShade="F2"/>
          </w:tcPr>
          <w:p w14:paraId="5E926FAE" w14:textId="77777777" w:rsidR="00CB2F67" w:rsidRPr="00B60D70" w:rsidRDefault="00CB2F67" w:rsidP="00932286">
            <w:pPr>
              <w:ind w:right="26"/>
              <w:rPr>
                <w:rFonts w:ascii="TH SarabunPSK" w:hAnsi="TH SarabunPSK" w:cs="TH SarabunPSK"/>
                <w:b/>
                <w:bCs/>
                <w:sz w:val="28"/>
                <w:szCs w:val="28"/>
              </w:rPr>
            </w:pPr>
            <w:r w:rsidRPr="00B60D70">
              <w:rPr>
                <w:rFonts w:ascii="TH SarabunPSK" w:hAnsi="TH SarabunPSK" w:cs="TH SarabunPSK" w:hint="cs"/>
                <w:b/>
                <w:bCs/>
                <w:sz w:val="28"/>
                <w:szCs w:val="28"/>
                <w:cs/>
                <w:lang w:val="th-TH"/>
              </w:rPr>
              <w:t>ชั่วโมงสอน</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 xml:space="preserve">ปีการศึกษา </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โดยประมาณ</w:t>
            </w:r>
            <w:r w:rsidRPr="00B60D70">
              <w:rPr>
                <w:rFonts w:ascii="TH SarabunPSK" w:hAnsi="TH SarabunPSK" w:cs="TH SarabunPSK" w:hint="cs"/>
                <w:b/>
                <w:bCs/>
                <w:sz w:val="28"/>
                <w:szCs w:val="28"/>
                <w:cs/>
              </w:rPr>
              <w:t>)</w:t>
            </w:r>
          </w:p>
        </w:tc>
      </w:tr>
      <w:tr w:rsidR="00B60D70" w:rsidRPr="00B60D70" w14:paraId="7066AF90" w14:textId="77777777" w:rsidTr="00932286">
        <w:tc>
          <w:tcPr>
            <w:tcW w:w="836" w:type="pct"/>
          </w:tcPr>
          <w:p w14:paraId="70197C24" w14:textId="391D4F28" w:rsidR="00CB2F67" w:rsidRPr="00B60D70" w:rsidRDefault="00CB2F67" w:rsidP="00CB2F67">
            <w:pPr>
              <w:ind w:right="26"/>
              <w:rPr>
                <w:rFonts w:ascii="TH SarabunPSK" w:eastAsia="Times New Roman" w:hAnsi="TH SarabunPSK" w:cs="TH SarabunPSK"/>
                <w:sz w:val="28"/>
                <w:szCs w:val="28"/>
              </w:rPr>
            </w:pPr>
            <w:r w:rsidRPr="00B60D70">
              <w:rPr>
                <w:rFonts w:ascii="TH SarabunPSK" w:hAnsi="TH SarabunPSK" w:cs="TH SarabunPSK" w:hint="cs"/>
                <w:sz w:val="28"/>
                <w:szCs w:val="28"/>
              </w:rPr>
              <w:t>CTE491</w:t>
            </w:r>
          </w:p>
        </w:tc>
        <w:tc>
          <w:tcPr>
            <w:tcW w:w="1964" w:type="pct"/>
          </w:tcPr>
          <w:p w14:paraId="285C9891" w14:textId="77777777"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lang w:val="th-TH"/>
              </w:rPr>
              <w:t>โครงงานทางครุศาสตร์โยธา 1</w:t>
            </w:r>
            <w:r w:rsidRPr="00B60D70">
              <w:rPr>
                <w:rFonts w:ascii="TH SarabunPSK" w:hAnsi="TH SarabunPSK" w:cs="TH SarabunPSK" w:hint="cs"/>
                <w:sz w:val="28"/>
                <w:szCs w:val="28"/>
                <w:cs/>
                <w:lang w:val="th-TH"/>
              </w:rPr>
              <w:t xml:space="preserve"> </w:t>
            </w:r>
          </w:p>
          <w:p w14:paraId="7F8A1FFE" w14:textId="4859536A" w:rsidR="00CB2F67" w:rsidRPr="00B60D70" w:rsidRDefault="00CB2F67" w:rsidP="00CB2F67">
            <w:pPr>
              <w:ind w:right="26"/>
              <w:jc w:val="left"/>
              <w:rPr>
                <w:rFonts w:ascii="TH SarabunPSK" w:eastAsia="Times New Roman" w:hAnsi="TH SarabunPSK" w:cs="TH SarabunPSK"/>
                <w:sz w:val="28"/>
                <w:szCs w:val="28"/>
              </w:rPr>
            </w:pPr>
            <w:r w:rsidRPr="00B60D70">
              <w:rPr>
                <w:rFonts w:ascii="TH SarabunPSK" w:hAnsi="TH SarabunPSK" w:cs="TH SarabunPSK"/>
                <w:sz w:val="28"/>
                <w:szCs w:val="28"/>
                <w:cs/>
              </w:rPr>
              <w:t>(</w:t>
            </w:r>
            <w:r w:rsidRPr="00B60D70">
              <w:rPr>
                <w:rFonts w:ascii="TH SarabunPSK" w:hAnsi="TH SarabunPSK" w:cs="TH SarabunPSK"/>
                <w:sz w:val="28"/>
                <w:szCs w:val="28"/>
              </w:rPr>
              <w:t xml:space="preserve">Civil Technology Education Project </w:t>
            </w:r>
            <w:r w:rsidR="00856F19" w:rsidRPr="00B60D70">
              <w:rPr>
                <w:rFonts w:ascii="TH SarabunPSK" w:hAnsi="TH SarabunPSK" w:cs="TH SarabunPSK"/>
                <w:sz w:val="28"/>
                <w:szCs w:val="28"/>
              </w:rPr>
              <w:t>I</w:t>
            </w:r>
            <w:r w:rsidRPr="00B60D70">
              <w:rPr>
                <w:rFonts w:ascii="TH SarabunPSK" w:hAnsi="TH SarabunPSK" w:cs="TH SarabunPSK"/>
                <w:sz w:val="28"/>
                <w:szCs w:val="28"/>
                <w:cs/>
              </w:rPr>
              <w:t>)</w:t>
            </w:r>
          </w:p>
        </w:tc>
        <w:tc>
          <w:tcPr>
            <w:tcW w:w="714" w:type="pct"/>
          </w:tcPr>
          <w:p w14:paraId="70FA50DA" w14:textId="542C203C" w:rsidR="00CB2F67" w:rsidRPr="00B60D70" w:rsidRDefault="00CB2F67" w:rsidP="00CB2F67">
            <w:pPr>
              <w:ind w:right="26"/>
              <w:rPr>
                <w:rFonts w:ascii="TH SarabunPSK" w:eastAsia="Times New Roman" w:hAnsi="TH SarabunPSK" w:cs="TH SarabunPSK"/>
                <w:sz w:val="28"/>
                <w:szCs w:val="28"/>
              </w:rPr>
            </w:pPr>
            <w:r w:rsidRPr="00B60D70">
              <w:rPr>
                <w:rFonts w:ascii="TH SarabunPSK" w:hAnsi="TH SarabunPSK" w:cs="TH SarabunPSK" w:hint="cs"/>
                <w:sz w:val="28"/>
                <w:szCs w:val="28"/>
              </w:rPr>
              <w:t>1 (0-</w:t>
            </w:r>
            <w:r w:rsidR="003B4D54" w:rsidRPr="00B60D70">
              <w:rPr>
                <w:rFonts w:ascii="TH SarabunPSK" w:hAnsi="TH SarabunPSK" w:cs="TH SarabunPSK"/>
                <w:sz w:val="28"/>
                <w:szCs w:val="28"/>
              </w:rPr>
              <w:t>3</w:t>
            </w:r>
            <w:r w:rsidR="003B4D54" w:rsidRPr="00B60D70">
              <w:rPr>
                <w:rFonts w:ascii="TH SarabunPSK" w:hAnsi="TH SarabunPSK" w:cs="TH SarabunPSK" w:hint="cs"/>
                <w:sz w:val="28"/>
                <w:szCs w:val="28"/>
              </w:rPr>
              <w:t>-</w:t>
            </w:r>
            <w:r w:rsidR="003B4D54"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6" w:type="pct"/>
          </w:tcPr>
          <w:p w14:paraId="4DFCA585" w14:textId="2978C6EF"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30F5381F" w14:textId="77777777" w:rsidTr="00932286">
        <w:tc>
          <w:tcPr>
            <w:tcW w:w="836" w:type="pct"/>
          </w:tcPr>
          <w:p w14:paraId="2E6A15C2" w14:textId="24C4A35A" w:rsidR="00CB2F67" w:rsidRPr="00B60D70" w:rsidRDefault="00CB2F67" w:rsidP="00CB2F67">
            <w:pPr>
              <w:ind w:right="26"/>
              <w:rPr>
                <w:rFonts w:ascii="TH SarabunPSK" w:eastAsia="Times New Roman" w:hAnsi="TH SarabunPSK" w:cs="TH SarabunPSK"/>
                <w:sz w:val="28"/>
                <w:szCs w:val="28"/>
              </w:rPr>
            </w:pPr>
            <w:r w:rsidRPr="00B60D70">
              <w:rPr>
                <w:rFonts w:ascii="TH SarabunPSK" w:hAnsi="TH SarabunPSK" w:cs="TH SarabunPSK" w:hint="cs"/>
                <w:sz w:val="28"/>
                <w:szCs w:val="28"/>
              </w:rPr>
              <w:t>CTE492</w:t>
            </w:r>
          </w:p>
        </w:tc>
        <w:tc>
          <w:tcPr>
            <w:tcW w:w="1964" w:type="pct"/>
            <w:vAlign w:val="bottom"/>
          </w:tcPr>
          <w:p w14:paraId="7E7A7444" w14:textId="77777777"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lang w:val="th-TH"/>
              </w:rPr>
              <w:t xml:space="preserve">โครงงานทางครุศาสตร์โยธา </w:t>
            </w:r>
            <w:r w:rsidRPr="00B60D70">
              <w:rPr>
                <w:rFonts w:ascii="TH SarabunPSK" w:hAnsi="TH SarabunPSK" w:cs="TH SarabunPSK"/>
                <w:sz w:val="28"/>
                <w:szCs w:val="28"/>
              </w:rPr>
              <w:t>2</w:t>
            </w:r>
            <w:r w:rsidRPr="00B60D70">
              <w:rPr>
                <w:rFonts w:ascii="TH SarabunPSK" w:hAnsi="TH SarabunPSK" w:cs="TH SarabunPSK" w:hint="cs"/>
                <w:sz w:val="28"/>
                <w:szCs w:val="28"/>
                <w:cs/>
                <w:lang w:val="th-TH"/>
              </w:rPr>
              <w:t xml:space="preserve"> </w:t>
            </w:r>
          </w:p>
          <w:p w14:paraId="1EABBF2C" w14:textId="0E2ECE69" w:rsidR="00CB2F67" w:rsidRPr="00B60D70" w:rsidRDefault="00CB2F67" w:rsidP="00CB2F67">
            <w:pPr>
              <w:ind w:right="26"/>
              <w:jc w:val="left"/>
              <w:rPr>
                <w:rFonts w:ascii="TH SarabunPSK" w:eastAsia="Times New Roman" w:hAnsi="TH SarabunPSK" w:cs="TH SarabunPSK"/>
                <w:sz w:val="28"/>
                <w:szCs w:val="28"/>
              </w:rPr>
            </w:pPr>
            <w:r w:rsidRPr="00B60D70">
              <w:rPr>
                <w:rFonts w:ascii="TH SarabunPSK" w:hAnsi="TH SarabunPSK" w:cs="TH SarabunPSK"/>
                <w:sz w:val="28"/>
                <w:szCs w:val="28"/>
                <w:cs/>
              </w:rPr>
              <w:t>(</w:t>
            </w:r>
            <w:r w:rsidRPr="00B60D70">
              <w:rPr>
                <w:rFonts w:ascii="TH SarabunPSK" w:hAnsi="TH SarabunPSK" w:cs="TH SarabunPSK"/>
                <w:sz w:val="28"/>
                <w:szCs w:val="28"/>
              </w:rPr>
              <w:t xml:space="preserve">Civil Technology Education Project </w:t>
            </w:r>
            <w:r w:rsidR="00856F19" w:rsidRPr="00B60D70">
              <w:rPr>
                <w:rFonts w:ascii="TH SarabunPSK" w:hAnsi="TH SarabunPSK" w:cs="TH SarabunPSK"/>
                <w:sz w:val="28"/>
                <w:szCs w:val="28"/>
              </w:rPr>
              <w:t>II</w:t>
            </w:r>
            <w:r w:rsidRPr="00B60D70">
              <w:rPr>
                <w:rFonts w:ascii="TH SarabunPSK" w:hAnsi="TH SarabunPSK" w:cs="TH SarabunPSK"/>
                <w:sz w:val="28"/>
                <w:szCs w:val="28"/>
                <w:cs/>
              </w:rPr>
              <w:t>)</w:t>
            </w:r>
            <w:r w:rsidRPr="00B60D70">
              <w:rPr>
                <w:rFonts w:ascii="TH SarabunPSK" w:hAnsi="TH SarabunPSK" w:cs="TH SarabunPSK" w:hint="cs"/>
                <w:sz w:val="28"/>
                <w:szCs w:val="28"/>
              </w:rPr>
              <w:t xml:space="preserve"> </w:t>
            </w:r>
          </w:p>
        </w:tc>
        <w:tc>
          <w:tcPr>
            <w:tcW w:w="714" w:type="pct"/>
          </w:tcPr>
          <w:p w14:paraId="3DD1B4E8" w14:textId="3A299B0D" w:rsidR="00CB2F67" w:rsidRPr="00B60D70" w:rsidRDefault="00CB2F67" w:rsidP="00CB2F67">
            <w:pPr>
              <w:ind w:right="26"/>
              <w:rPr>
                <w:rFonts w:ascii="TH SarabunPSK" w:eastAsia="Times New Roman" w:hAnsi="TH SarabunPSK" w:cs="TH SarabunPSK"/>
                <w:sz w:val="28"/>
                <w:szCs w:val="28"/>
              </w:rPr>
            </w:pPr>
            <w:r w:rsidRPr="00B60D70">
              <w:rPr>
                <w:rFonts w:ascii="TH SarabunPSK" w:hAnsi="TH SarabunPSK" w:cs="TH SarabunPSK" w:hint="cs"/>
                <w:sz w:val="28"/>
                <w:szCs w:val="28"/>
              </w:rPr>
              <w:t>1 (0-</w:t>
            </w:r>
            <w:r w:rsidR="003B4D54" w:rsidRPr="00B60D70">
              <w:rPr>
                <w:rFonts w:ascii="TH SarabunPSK" w:hAnsi="TH SarabunPSK" w:cs="TH SarabunPSK"/>
                <w:sz w:val="28"/>
                <w:szCs w:val="28"/>
              </w:rPr>
              <w:t>3</w:t>
            </w:r>
            <w:r w:rsidR="003B4D54" w:rsidRPr="00B60D70">
              <w:rPr>
                <w:rFonts w:ascii="TH SarabunPSK" w:hAnsi="TH SarabunPSK" w:cs="TH SarabunPSK" w:hint="cs"/>
                <w:sz w:val="28"/>
                <w:szCs w:val="28"/>
              </w:rPr>
              <w:t>-</w:t>
            </w:r>
            <w:r w:rsidR="003B4D54"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6" w:type="pct"/>
          </w:tcPr>
          <w:p w14:paraId="3115EB6B" w14:textId="530E1C01"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5A5B1F1E" w14:textId="77777777" w:rsidTr="00932286">
        <w:tc>
          <w:tcPr>
            <w:tcW w:w="836" w:type="pct"/>
          </w:tcPr>
          <w:p w14:paraId="4A76C558" w14:textId="6456787D" w:rsidR="00CB2F67" w:rsidRPr="00B60D70" w:rsidRDefault="00CB2F67" w:rsidP="00CB2F67">
            <w:pPr>
              <w:ind w:right="26"/>
              <w:rPr>
                <w:rFonts w:ascii="TH SarabunPSK" w:eastAsia="Times New Roman" w:hAnsi="TH SarabunPSK" w:cs="TH SarabunPSK"/>
                <w:sz w:val="28"/>
                <w:szCs w:val="28"/>
              </w:rPr>
            </w:pPr>
            <w:r w:rsidRPr="00B60D70">
              <w:rPr>
                <w:rFonts w:ascii="TH SarabunPSK" w:hAnsi="TH SarabunPSK" w:cs="TH SarabunPSK" w:hint="cs"/>
                <w:sz w:val="28"/>
                <w:szCs w:val="28"/>
              </w:rPr>
              <w:t>CTE493</w:t>
            </w:r>
          </w:p>
        </w:tc>
        <w:tc>
          <w:tcPr>
            <w:tcW w:w="1964" w:type="pct"/>
            <w:vAlign w:val="bottom"/>
          </w:tcPr>
          <w:p w14:paraId="4E296AE7" w14:textId="77777777"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lang w:val="th-TH"/>
              </w:rPr>
              <w:t xml:space="preserve">โครงงานทางครุศาสตร์โยธา </w:t>
            </w:r>
            <w:r w:rsidRPr="00B60D70">
              <w:rPr>
                <w:rFonts w:ascii="TH SarabunPSK" w:hAnsi="TH SarabunPSK" w:cs="TH SarabunPSK"/>
                <w:sz w:val="28"/>
                <w:szCs w:val="28"/>
              </w:rPr>
              <w:t>3</w:t>
            </w:r>
            <w:r w:rsidRPr="00B60D70">
              <w:rPr>
                <w:rFonts w:ascii="TH SarabunPSK" w:hAnsi="TH SarabunPSK" w:cs="TH SarabunPSK" w:hint="cs"/>
                <w:sz w:val="28"/>
                <w:szCs w:val="28"/>
                <w:cs/>
                <w:lang w:val="th-TH"/>
              </w:rPr>
              <w:t xml:space="preserve"> </w:t>
            </w:r>
          </w:p>
          <w:p w14:paraId="71279A33" w14:textId="492B0120" w:rsidR="00CB2F67" w:rsidRPr="00B60D70" w:rsidRDefault="00CB2F67" w:rsidP="00CB2F67">
            <w:pPr>
              <w:ind w:right="26"/>
              <w:jc w:val="left"/>
              <w:rPr>
                <w:rFonts w:ascii="TH SarabunPSK" w:eastAsia="Times New Roman" w:hAnsi="TH SarabunPSK" w:cs="TH SarabunPSK"/>
                <w:sz w:val="28"/>
                <w:szCs w:val="28"/>
                <w:cs/>
              </w:rPr>
            </w:pPr>
            <w:r w:rsidRPr="00B60D70">
              <w:rPr>
                <w:rFonts w:ascii="TH SarabunPSK" w:hAnsi="TH SarabunPSK" w:cs="TH SarabunPSK"/>
                <w:sz w:val="28"/>
                <w:szCs w:val="28"/>
                <w:cs/>
              </w:rPr>
              <w:t>(</w:t>
            </w:r>
            <w:r w:rsidRPr="00B60D70">
              <w:rPr>
                <w:rFonts w:ascii="TH SarabunPSK" w:hAnsi="TH SarabunPSK" w:cs="TH SarabunPSK"/>
                <w:sz w:val="28"/>
                <w:szCs w:val="28"/>
              </w:rPr>
              <w:t xml:space="preserve">Civil Technology Education Project </w:t>
            </w:r>
            <w:r w:rsidR="00856F19" w:rsidRPr="00B60D70">
              <w:rPr>
                <w:rFonts w:ascii="TH SarabunPSK" w:hAnsi="TH SarabunPSK" w:cs="TH SarabunPSK"/>
                <w:sz w:val="28"/>
                <w:szCs w:val="28"/>
              </w:rPr>
              <w:t>III</w:t>
            </w:r>
            <w:r w:rsidRPr="00B60D70">
              <w:rPr>
                <w:rFonts w:ascii="TH SarabunPSK" w:hAnsi="TH SarabunPSK" w:cs="TH SarabunPSK"/>
                <w:sz w:val="28"/>
                <w:szCs w:val="28"/>
                <w:cs/>
              </w:rPr>
              <w:t>)</w:t>
            </w:r>
            <w:r w:rsidRPr="00B60D70">
              <w:rPr>
                <w:rFonts w:ascii="TH SarabunPSK" w:hAnsi="TH SarabunPSK" w:cs="TH SarabunPSK" w:hint="cs"/>
                <w:sz w:val="28"/>
                <w:szCs w:val="28"/>
              </w:rPr>
              <w:t xml:space="preserve"> </w:t>
            </w:r>
          </w:p>
        </w:tc>
        <w:tc>
          <w:tcPr>
            <w:tcW w:w="714" w:type="pct"/>
          </w:tcPr>
          <w:p w14:paraId="17537F0E" w14:textId="28A217F6" w:rsidR="00CB2F67" w:rsidRPr="00B60D70" w:rsidRDefault="00CB2F67" w:rsidP="00CB2F67">
            <w:pPr>
              <w:ind w:right="26"/>
              <w:rPr>
                <w:rFonts w:ascii="TH SarabunPSK" w:eastAsia="Times New Roman" w:hAnsi="TH SarabunPSK" w:cs="TH SarabunPSK"/>
                <w:sz w:val="28"/>
                <w:szCs w:val="28"/>
              </w:rPr>
            </w:pPr>
            <w:r w:rsidRPr="00B60D70">
              <w:rPr>
                <w:rFonts w:ascii="TH SarabunPSK" w:hAnsi="TH SarabunPSK" w:cs="TH SarabunPSK" w:hint="cs"/>
                <w:sz w:val="28"/>
                <w:szCs w:val="28"/>
              </w:rPr>
              <w:t>1 (0-</w:t>
            </w:r>
            <w:r w:rsidR="003B4D54" w:rsidRPr="00B60D70">
              <w:rPr>
                <w:rFonts w:ascii="TH SarabunPSK" w:hAnsi="TH SarabunPSK" w:cs="TH SarabunPSK"/>
                <w:sz w:val="28"/>
                <w:szCs w:val="28"/>
              </w:rPr>
              <w:t>3</w:t>
            </w:r>
            <w:r w:rsidR="003B4D54" w:rsidRPr="00B60D70">
              <w:rPr>
                <w:rFonts w:ascii="TH SarabunPSK" w:hAnsi="TH SarabunPSK" w:cs="TH SarabunPSK" w:hint="cs"/>
                <w:sz w:val="28"/>
                <w:szCs w:val="28"/>
              </w:rPr>
              <w:t>-</w:t>
            </w:r>
            <w:r w:rsidR="003B4D54"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6" w:type="pct"/>
          </w:tcPr>
          <w:p w14:paraId="793DFE8B" w14:textId="03FA0EFE"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7C96830E" w14:textId="77777777" w:rsidTr="00932286">
        <w:tc>
          <w:tcPr>
            <w:tcW w:w="836" w:type="pct"/>
          </w:tcPr>
          <w:p w14:paraId="74C5AF37" w14:textId="2E5F2A9F" w:rsidR="00CB2F67" w:rsidRPr="00B60D70" w:rsidRDefault="00CB2F67" w:rsidP="00932286">
            <w:pPr>
              <w:ind w:right="26"/>
              <w:rPr>
                <w:rFonts w:ascii="TH SarabunPSK" w:eastAsia="Times New Roman" w:hAnsi="TH SarabunPSK" w:cs="TH SarabunPSK"/>
                <w:sz w:val="28"/>
                <w:szCs w:val="28"/>
              </w:rPr>
            </w:pPr>
            <w:r w:rsidRPr="00B60D70">
              <w:rPr>
                <w:rFonts w:ascii="TH SarabunPSK" w:hAnsi="TH SarabunPSK" w:cs="TH SarabunPSK" w:hint="cs"/>
                <w:sz w:val="28"/>
                <w:szCs w:val="28"/>
              </w:rPr>
              <w:t>CTE</w:t>
            </w:r>
            <w:r w:rsidR="00523191" w:rsidRPr="00B60D70">
              <w:rPr>
                <w:rFonts w:ascii="TH SarabunPSK" w:hAnsi="TH SarabunPSK" w:cs="TH SarabunPSK"/>
                <w:sz w:val="28"/>
                <w:szCs w:val="28"/>
              </w:rPr>
              <w:t xml:space="preserve"> </w:t>
            </w:r>
            <w:r w:rsidRPr="00B60D70">
              <w:rPr>
                <w:rFonts w:ascii="TH SarabunPSK" w:hAnsi="TH SarabunPSK" w:cs="TH SarabunPSK" w:hint="cs"/>
                <w:sz w:val="28"/>
                <w:szCs w:val="28"/>
                <w:cs/>
              </w:rPr>
              <w:t>122</w:t>
            </w:r>
          </w:p>
        </w:tc>
        <w:tc>
          <w:tcPr>
            <w:tcW w:w="1964" w:type="pct"/>
            <w:vAlign w:val="center"/>
          </w:tcPr>
          <w:p w14:paraId="5EDFD1B5" w14:textId="77777777"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ปฏิบัติการเทคนิคการก่อสร้างอาคาร</w:t>
            </w:r>
          </w:p>
          <w:p w14:paraId="4B7CE8FE" w14:textId="77777777" w:rsidR="00CB2F67" w:rsidRPr="00B60D70" w:rsidRDefault="00CB2F67" w:rsidP="00932286">
            <w:pPr>
              <w:ind w:right="26"/>
              <w:jc w:val="left"/>
              <w:rPr>
                <w:rFonts w:ascii="TH SarabunPSK" w:eastAsia="Times New Roman" w:hAnsi="TH SarabunPSK" w:cs="TH SarabunPSK"/>
                <w:sz w:val="28"/>
                <w:szCs w:val="28"/>
                <w:cs/>
              </w:rPr>
            </w:pPr>
            <w:r w:rsidRPr="00B60D70">
              <w:rPr>
                <w:rFonts w:ascii="TH SarabunPSK" w:hAnsi="TH SarabunPSK" w:cs="TH SarabunPSK" w:hint="cs"/>
                <w:sz w:val="28"/>
                <w:szCs w:val="28"/>
                <w:cs/>
              </w:rPr>
              <w:t>(</w:t>
            </w:r>
            <w:r w:rsidRPr="00B60D70">
              <w:rPr>
                <w:rFonts w:ascii="TH SarabunPSK" w:hAnsi="TH SarabunPSK" w:cs="TH SarabunPSK" w:hint="cs"/>
                <w:sz w:val="28"/>
                <w:szCs w:val="28"/>
              </w:rPr>
              <w:t>Construction Techniques for Building Construction)</w:t>
            </w:r>
            <w:r w:rsidRPr="00B60D70">
              <w:rPr>
                <w:rFonts w:ascii="TH SarabunPSK" w:hAnsi="TH SarabunPSK" w:cs="TH SarabunPSK" w:hint="cs"/>
                <w:sz w:val="28"/>
                <w:szCs w:val="28"/>
                <w:cs/>
              </w:rPr>
              <w:tab/>
            </w:r>
          </w:p>
        </w:tc>
        <w:tc>
          <w:tcPr>
            <w:tcW w:w="714" w:type="pct"/>
          </w:tcPr>
          <w:p w14:paraId="120322C1" w14:textId="77777777" w:rsidR="00CB2F67" w:rsidRPr="00B60D70" w:rsidRDefault="00CB2F67" w:rsidP="00932286">
            <w:pPr>
              <w:ind w:right="26"/>
              <w:rPr>
                <w:rFonts w:ascii="TH SarabunPSK" w:eastAsia="Times New Roman" w:hAnsi="TH SarabunPSK" w:cs="TH SarabunPSK"/>
                <w:sz w:val="28"/>
                <w:szCs w:val="28"/>
              </w:rPr>
            </w:pPr>
            <w:r w:rsidRPr="00B60D70">
              <w:rPr>
                <w:rFonts w:ascii="TH SarabunPSK" w:hAnsi="TH SarabunPSK" w:cs="TH SarabunPSK" w:hint="cs"/>
                <w:sz w:val="28"/>
                <w:szCs w:val="28"/>
              </w:rPr>
              <w:t>3 (1-4-6)</w:t>
            </w:r>
          </w:p>
        </w:tc>
        <w:tc>
          <w:tcPr>
            <w:tcW w:w="1486" w:type="pct"/>
          </w:tcPr>
          <w:p w14:paraId="1D590EB9"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cs/>
              </w:rPr>
              <w:t>67.5</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67A79379" w14:textId="77777777" w:rsidTr="00932286">
        <w:tc>
          <w:tcPr>
            <w:tcW w:w="836" w:type="pct"/>
          </w:tcPr>
          <w:p w14:paraId="352EA49A" w14:textId="77777777"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CTE123</w:t>
            </w:r>
          </w:p>
        </w:tc>
        <w:tc>
          <w:tcPr>
            <w:tcW w:w="1964" w:type="pct"/>
          </w:tcPr>
          <w:p w14:paraId="596D6CCE" w14:textId="5C3A9FB9" w:rsidR="00CB2F67" w:rsidRPr="00B60D70" w:rsidRDefault="00CB2F67" w:rsidP="00932286">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วัสดุวิศวกรรม</w:t>
            </w:r>
            <w:r w:rsidRPr="00B60D70">
              <w:rPr>
                <w:rFonts w:ascii="TH SarabunPSK" w:eastAsia="Times New Roman" w:hAnsi="TH SarabunPSK" w:cs="TH SarabunPSK" w:hint="cs"/>
                <w:sz w:val="28"/>
                <w:szCs w:val="28"/>
                <w:cs/>
              </w:rPr>
              <w:tab/>
            </w:r>
          </w:p>
          <w:p w14:paraId="55F3F1E7" w14:textId="500E555F" w:rsidR="00CB2F67" w:rsidRPr="00B60D70" w:rsidRDefault="00CB2F67" w:rsidP="00932286">
            <w:pPr>
              <w:ind w:right="26"/>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cs/>
              </w:rPr>
              <w:t>(</w:t>
            </w:r>
            <w:r w:rsidRPr="00B60D70">
              <w:rPr>
                <w:rFonts w:ascii="TH SarabunPSK" w:eastAsia="Times New Roman" w:hAnsi="TH SarabunPSK" w:cs="TH SarabunPSK" w:hint="cs"/>
                <w:sz w:val="28"/>
                <w:szCs w:val="28"/>
              </w:rPr>
              <w:t>Engineering Materials)</w:t>
            </w:r>
          </w:p>
        </w:tc>
        <w:tc>
          <w:tcPr>
            <w:tcW w:w="714" w:type="pct"/>
          </w:tcPr>
          <w:p w14:paraId="0A94074F" w14:textId="77777777"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3 (3-0-6)</w:t>
            </w:r>
          </w:p>
        </w:tc>
        <w:tc>
          <w:tcPr>
            <w:tcW w:w="1486" w:type="pct"/>
          </w:tcPr>
          <w:p w14:paraId="6BE913C0"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22.5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57423E13" w14:textId="77777777" w:rsidTr="00932286">
        <w:tc>
          <w:tcPr>
            <w:tcW w:w="836" w:type="pct"/>
          </w:tcPr>
          <w:p w14:paraId="22D18A5C" w14:textId="77777777"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CTE215</w:t>
            </w:r>
          </w:p>
        </w:tc>
        <w:tc>
          <w:tcPr>
            <w:tcW w:w="1964" w:type="pct"/>
          </w:tcPr>
          <w:p w14:paraId="5BB5B97F" w14:textId="50EDFD32" w:rsidR="00CB2F67" w:rsidRPr="00B60D70" w:rsidRDefault="00CB2F67" w:rsidP="00932286">
            <w:pPr>
              <w:ind w:right="26"/>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cs/>
                <w:lang w:val="th-TH"/>
              </w:rPr>
              <w:t xml:space="preserve">ปฏิบัติการทดสอบวัสดุ </w:t>
            </w:r>
            <w:r w:rsidRPr="00B60D70">
              <w:rPr>
                <w:rFonts w:ascii="TH SarabunPSK" w:eastAsia="Times New Roman" w:hAnsi="TH SarabunPSK" w:cs="TH SarabunPSK" w:hint="cs"/>
                <w:sz w:val="28"/>
                <w:szCs w:val="28"/>
                <w:cs/>
              </w:rPr>
              <w:t>(</w:t>
            </w:r>
            <w:r w:rsidRPr="00B60D70">
              <w:rPr>
                <w:rFonts w:ascii="TH SarabunPSK" w:eastAsia="Times New Roman" w:hAnsi="TH SarabunPSK" w:cs="TH SarabunPSK" w:hint="cs"/>
                <w:sz w:val="28"/>
                <w:szCs w:val="28"/>
              </w:rPr>
              <w:t>Materials Testing Laboratory)</w:t>
            </w:r>
          </w:p>
        </w:tc>
        <w:tc>
          <w:tcPr>
            <w:tcW w:w="714" w:type="pct"/>
          </w:tcPr>
          <w:p w14:paraId="659A2150" w14:textId="77777777" w:rsidR="00CB2F67" w:rsidRPr="00B60D70" w:rsidRDefault="00CB2F67" w:rsidP="00932286">
            <w:pPr>
              <w:ind w:right="26"/>
              <w:rPr>
                <w:rFonts w:ascii="TH SarabunPSK" w:eastAsia="Times New Roman" w:hAnsi="TH SarabunPSK" w:cs="TH SarabunPSK"/>
                <w:sz w:val="28"/>
                <w:szCs w:val="28"/>
              </w:rPr>
            </w:pPr>
            <w:r w:rsidRPr="00B60D70">
              <w:rPr>
                <w:rFonts w:ascii="TH SarabunPSK" w:hAnsi="TH SarabunPSK" w:cs="TH SarabunPSK" w:hint="cs"/>
                <w:sz w:val="28"/>
                <w:szCs w:val="28"/>
              </w:rPr>
              <w:t>1 (0-3-3)</w:t>
            </w:r>
          </w:p>
        </w:tc>
        <w:tc>
          <w:tcPr>
            <w:tcW w:w="1486" w:type="pct"/>
          </w:tcPr>
          <w:p w14:paraId="64FCF4A5"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3C5407C0" w14:textId="77777777" w:rsidTr="00932286">
        <w:tc>
          <w:tcPr>
            <w:tcW w:w="836" w:type="pct"/>
          </w:tcPr>
          <w:p w14:paraId="23543A77"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CTE312</w:t>
            </w:r>
          </w:p>
        </w:tc>
        <w:tc>
          <w:tcPr>
            <w:tcW w:w="1964" w:type="pct"/>
          </w:tcPr>
          <w:p w14:paraId="7153BFB8" w14:textId="55173F47"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การวิเคราะห์โครงสร้าง </w:t>
            </w:r>
            <w:r w:rsidRPr="00B60D70">
              <w:rPr>
                <w:rFonts w:ascii="TH SarabunPSK" w:hAnsi="TH SarabunPSK" w:cs="TH SarabunPSK" w:hint="cs"/>
                <w:sz w:val="28"/>
                <w:szCs w:val="28"/>
                <w:cs/>
              </w:rPr>
              <w:t>1</w:t>
            </w:r>
          </w:p>
          <w:p w14:paraId="34EEE38A" w14:textId="77777777" w:rsidR="00CB2F67" w:rsidRPr="00B60D70" w:rsidRDefault="00CB2F67" w:rsidP="00932286">
            <w:pPr>
              <w:ind w:right="26"/>
              <w:jc w:val="left"/>
              <w:rPr>
                <w:rFonts w:ascii="TH SarabunPSK" w:hAnsi="TH SarabunPSK" w:cs="TH SarabunPSK"/>
                <w:sz w:val="28"/>
                <w:szCs w:val="28"/>
                <w:cs/>
              </w:rPr>
            </w:pPr>
            <w:r w:rsidRPr="00B60D70">
              <w:rPr>
                <w:rFonts w:ascii="TH SarabunPSK" w:hAnsi="TH SarabunPSK" w:cs="TH SarabunPSK" w:hint="cs"/>
                <w:sz w:val="28"/>
                <w:szCs w:val="28"/>
                <w:cs/>
              </w:rPr>
              <w:t>(</w:t>
            </w:r>
            <w:r w:rsidRPr="00B60D70">
              <w:rPr>
                <w:rFonts w:ascii="TH SarabunPSK" w:hAnsi="TH SarabunPSK" w:cs="TH SarabunPSK" w:hint="cs"/>
                <w:sz w:val="28"/>
                <w:szCs w:val="28"/>
              </w:rPr>
              <w:t>Structural Analysis)</w:t>
            </w:r>
          </w:p>
        </w:tc>
        <w:tc>
          <w:tcPr>
            <w:tcW w:w="714" w:type="pct"/>
          </w:tcPr>
          <w:p w14:paraId="4B9BFBF9"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3 (3-0-6)</w:t>
            </w:r>
          </w:p>
        </w:tc>
        <w:tc>
          <w:tcPr>
            <w:tcW w:w="1486" w:type="pct"/>
          </w:tcPr>
          <w:p w14:paraId="3A1E6D4D"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CB2F67" w:rsidRPr="00B60D70" w14:paraId="1AA19F64" w14:textId="77777777" w:rsidTr="00932286">
        <w:tc>
          <w:tcPr>
            <w:tcW w:w="836" w:type="pct"/>
          </w:tcPr>
          <w:p w14:paraId="7EBA3659"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CTE313</w:t>
            </w:r>
          </w:p>
        </w:tc>
        <w:tc>
          <w:tcPr>
            <w:tcW w:w="1964" w:type="pct"/>
          </w:tcPr>
          <w:p w14:paraId="48C40039" w14:textId="77E37802"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การออกแบบโครงสร้างเหล็กและไม้</w:t>
            </w:r>
          </w:p>
          <w:p w14:paraId="22496958" w14:textId="77777777"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Design of Steel and Timber Structures)</w:t>
            </w:r>
          </w:p>
        </w:tc>
        <w:tc>
          <w:tcPr>
            <w:tcW w:w="714" w:type="pct"/>
          </w:tcPr>
          <w:p w14:paraId="755B1840"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3 (2-2-6)</w:t>
            </w:r>
          </w:p>
        </w:tc>
        <w:tc>
          <w:tcPr>
            <w:tcW w:w="1486" w:type="pct"/>
          </w:tcPr>
          <w:p w14:paraId="42BE53CC" w14:textId="77777777" w:rsidR="00CB2F67" w:rsidRPr="00B60D70" w:rsidRDefault="00CB2F67" w:rsidP="00932286">
            <w:pPr>
              <w:ind w:right="26"/>
              <w:rPr>
                <w:rFonts w:ascii="TH SarabunPSK" w:hAnsi="TH SarabunPSK" w:cs="TH SarabunPSK"/>
                <w:sz w:val="28"/>
                <w:szCs w:val="28"/>
                <w:cs/>
              </w:rPr>
            </w:pPr>
            <w:r w:rsidRPr="00B60D70">
              <w:rPr>
                <w:rFonts w:ascii="TH SarabunPSK" w:hAnsi="TH SarabunPSK" w:cs="TH SarabunPSK" w:hint="cs"/>
                <w:sz w:val="28"/>
                <w:szCs w:val="28"/>
              </w:rPr>
              <w:t xml:space="preserve">60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bl>
    <w:p w14:paraId="02A6568D" w14:textId="77777777" w:rsidR="00066AE9" w:rsidRPr="00B60D70" w:rsidRDefault="00066AE9" w:rsidP="00066AE9">
      <w:pPr>
        <w:rPr>
          <w:rFonts w:ascii="TH SarabunPSK" w:hAnsi="TH SarabunPSK" w:cs="TH SarabunPSK"/>
        </w:rPr>
      </w:pPr>
    </w:p>
    <w:p w14:paraId="04FED15D" w14:textId="77777777" w:rsidR="00066AE9" w:rsidRPr="00B60D70" w:rsidRDefault="00066AE9" w:rsidP="00066AE9">
      <w:pPr>
        <w:rPr>
          <w:rFonts w:ascii="TH SarabunPSK" w:hAnsi="TH SarabunPSK" w:cs="TH SarabunPSK"/>
        </w:rPr>
      </w:pPr>
    </w:p>
    <w:p w14:paraId="657FF30D" w14:textId="77777777" w:rsidR="00066AE9" w:rsidRPr="00B60D70" w:rsidRDefault="00066AE9" w:rsidP="00066AE9">
      <w:pPr>
        <w:rPr>
          <w:rFonts w:ascii="TH SarabunPSK" w:hAnsi="TH SarabunPSK" w:cs="TH SarabunPSK"/>
        </w:rPr>
      </w:pPr>
    </w:p>
    <w:p w14:paraId="181FDC0C" w14:textId="77777777" w:rsidR="00066AE9" w:rsidRPr="00B60D70" w:rsidRDefault="00066AE9" w:rsidP="00066AE9">
      <w:pPr>
        <w:rPr>
          <w:rFonts w:ascii="TH SarabunPSK" w:hAnsi="TH SarabunPSK" w:cs="TH SarabunPSK"/>
        </w:rPr>
      </w:pPr>
    </w:p>
    <w:p w14:paraId="304207D9" w14:textId="77777777" w:rsidR="00066AE9" w:rsidRPr="00B60D70" w:rsidRDefault="00066AE9" w:rsidP="00066AE9">
      <w:pPr>
        <w:rPr>
          <w:rFonts w:ascii="TH SarabunPSK" w:hAnsi="TH SarabunPSK" w:cs="TH SarabunPSK"/>
        </w:rPr>
      </w:pPr>
    </w:p>
    <w:p w14:paraId="2F051D10" w14:textId="77777777" w:rsidR="00066AE9" w:rsidRPr="00B60D70" w:rsidRDefault="00066AE9">
      <w:pPr>
        <w:jc w:val="left"/>
        <w:rPr>
          <w:rFonts w:ascii="TH SarabunPSK" w:eastAsiaTheme="majorEastAsia" w:hAnsi="TH SarabunPSK" w:cs="TH SarabunPSK"/>
          <w:b/>
          <w:bCs/>
          <w:cs/>
        </w:rPr>
      </w:pPr>
      <w:r w:rsidRPr="00B60D70">
        <w:rPr>
          <w:rFonts w:ascii="TH SarabunPSK" w:hAnsi="TH SarabunPSK" w:cs="TH SarabunPSK"/>
          <w:cs/>
        </w:rPr>
        <w:br w:type="page"/>
      </w:r>
    </w:p>
    <w:p w14:paraId="4CC3D516" w14:textId="0FB85E44" w:rsidR="00461E86" w:rsidRPr="00B60D70" w:rsidRDefault="00461E86" w:rsidP="00461E86">
      <w:pPr>
        <w:pStyle w:val="3"/>
        <w:numPr>
          <w:ilvl w:val="0"/>
          <w:numId w:val="0"/>
        </w:numPr>
        <w:ind w:left="720" w:hanging="720"/>
        <w:rPr>
          <w:rFonts w:ascii="TH SarabunPSK" w:hAnsi="TH SarabunPSK" w:cs="TH SarabunPSK"/>
        </w:rPr>
      </w:pPr>
      <w:bookmarkStart w:id="865" w:name="_Toc180609605"/>
      <w:bookmarkStart w:id="866" w:name="_Toc191634218"/>
      <w:r w:rsidRPr="00B60D70">
        <w:rPr>
          <w:rFonts w:ascii="TH SarabunPSK" w:hAnsi="TH SarabunPSK" w:cs="TH SarabunPSK"/>
          <w:cs/>
        </w:rPr>
        <w:lastRenderedPageBreak/>
        <w:t>ดร.เพิ่มพร บัวทอง</w:t>
      </w:r>
      <w:bookmarkEnd w:id="865"/>
      <w:bookmarkEnd w:id="866"/>
    </w:p>
    <w:p w14:paraId="10DA4FD9" w14:textId="1A42281E" w:rsidR="009E6917" w:rsidRPr="00B60D70" w:rsidRDefault="00D756E0" w:rsidP="00592146">
      <w:pPr>
        <w:rPr>
          <w:rFonts w:ascii="TH SarabunPSK" w:hAnsi="TH SarabunPSK" w:cs="TH SarabunPSK"/>
          <w:b/>
          <w:bCs/>
          <w:sz w:val="36"/>
          <w:szCs w:val="36"/>
        </w:rPr>
      </w:pPr>
      <w:r w:rsidRPr="00B60D70">
        <w:rPr>
          <w:rFonts w:ascii="TH SarabunPSK" w:hAnsi="TH SarabunPSK" w:cs="TH SarabunPSK" w:hint="cs"/>
          <w:b/>
          <w:bCs/>
          <w:sz w:val="36"/>
          <w:szCs w:val="36"/>
          <w:cs/>
          <w:lang w:val="th-TH"/>
        </w:rPr>
        <w:t xml:space="preserve">ชื่อ </w:t>
      </w:r>
      <w:r w:rsidRPr="00B60D70">
        <w:rPr>
          <w:rFonts w:ascii="TH SarabunPSK" w:hAnsi="TH SarabunPSK" w:cs="TH SarabunPSK" w:hint="cs"/>
          <w:b/>
          <w:bCs/>
          <w:sz w:val="36"/>
          <w:szCs w:val="36"/>
          <w:cs/>
        </w:rPr>
        <w:t xml:space="preserve">- </w:t>
      </w:r>
      <w:r w:rsidRPr="00B60D70">
        <w:rPr>
          <w:rFonts w:ascii="TH SarabunPSK" w:hAnsi="TH SarabunPSK" w:cs="TH SarabunPSK" w:hint="cs"/>
          <w:b/>
          <w:bCs/>
          <w:sz w:val="36"/>
          <w:szCs w:val="36"/>
          <w:cs/>
          <w:lang w:val="th-TH"/>
        </w:rPr>
        <w:t>สกุล ภาษาไทย</w:t>
      </w:r>
      <w:r w:rsidRPr="00B60D70">
        <w:rPr>
          <w:rFonts w:ascii="TH SarabunPSK" w:hAnsi="TH SarabunPSK" w:cs="TH SarabunPSK" w:hint="cs"/>
          <w:b/>
          <w:bCs/>
          <w:sz w:val="36"/>
          <w:szCs w:val="36"/>
        </w:rPr>
        <w:t xml:space="preserve"> </w:t>
      </w:r>
      <w:r w:rsidR="00097431" w:rsidRPr="00B60D70">
        <w:rPr>
          <w:rFonts w:ascii="TH SarabunPSK" w:hAnsi="TH SarabunPSK" w:cs="TH SarabunPSK" w:hint="cs"/>
          <w:b/>
          <w:bCs/>
          <w:sz w:val="36"/>
          <w:szCs w:val="36"/>
          <w:cs/>
        </w:rPr>
        <w:tab/>
      </w:r>
      <w:r w:rsidR="00097431" w:rsidRPr="00B60D70">
        <w:rPr>
          <w:rFonts w:ascii="TH SarabunPSK" w:hAnsi="TH SarabunPSK" w:cs="TH SarabunPSK" w:hint="cs"/>
          <w:b/>
          <w:bCs/>
          <w:sz w:val="36"/>
          <w:szCs w:val="36"/>
          <w:cs/>
        </w:rPr>
        <w:tab/>
      </w:r>
      <w:r w:rsidRPr="00B60D70">
        <w:rPr>
          <w:rFonts w:ascii="TH SarabunPSK" w:hAnsi="TH SarabunPSK" w:cs="TH SarabunPSK" w:hint="cs"/>
          <w:b/>
          <w:bCs/>
          <w:sz w:val="36"/>
          <w:szCs w:val="36"/>
          <w:cs/>
          <w:lang w:val="th-TH"/>
        </w:rPr>
        <w:t>ดร</w:t>
      </w:r>
      <w:r w:rsidRPr="00B60D70">
        <w:rPr>
          <w:rFonts w:ascii="TH SarabunPSK" w:hAnsi="TH SarabunPSK" w:cs="TH SarabunPSK" w:hint="cs"/>
          <w:b/>
          <w:bCs/>
          <w:sz w:val="36"/>
          <w:szCs w:val="36"/>
          <w:cs/>
        </w:rPr>
        <w:t>.</w:t>
      </w:r>
      <w:r w:rsidRPr="00B60D70">
        <w:rPr>
          <w:rFonts w:ascii="TH SarabunPSK" w:hAnsi="TH SarabunPSK" w:cs="TH SarabunPSK" w:hint="cs"/>
          <w:b/>
          <w:bCs/>
          <w:sz w:val="36"/>
          <w:szCs w:val="36"/>
          <w:cs/>
          <w:lang w:val="th-TH"/>
        </w:rPr>
        <w:t>เพิ่มพร บัวทอง</w:t>
      </w:r>
    </w:p>
    <w:p w14:paraId="2235E850" w14:textId="65269B1B" w:rsidR="009E6917" w:rsidRPr="00B60D70" w:rsidRDefault="00D756E0" w:rsidP="00592146">
      <w:pPr>
        <w:rPr>
          <w:rFonts w:ascii="TH SarabunPSK" w:hAnsi="TH SarabunPSK" w:cs="TH SarabunPSK"/>
          <w:b/>
          <w:bCs/>
          <w:sz w:val="36"/>
          <w:szCs w:val="36"/>
        </w:rPr>
      </w:pPr>
      <w:r w:rsidRPr="00B60D70">
        <w:rPr>
          <w:rFonts w:ascii="TH SarabunPSK" w:hAnsi="TH SarabunPSK" w:cs="TH SarabunPSK" w:hint="cs"/>
          <w:b/>
          <w:bCs/>
          <w:sz w:val="36"/>
          <w:szCs w:val="36"/>
          <w:cs/>
          <w:lang w:val="th-TH"/>
        </w:rPr>
        <w:t xml:space="preserve">ชื่อ </w:t>
      </w:r>
      <w:r w:rsidRPr="00B60D70">
        <w:rPr>
          <w:rFonts w:ascii="TH SarabunPSK" w:hAnsi="TH SarabunPSK" w:cs="TH SarabunPSK" w:hint="cs"/>
          <w:b/>
          <w:bCs/>
          <w:sz w:val="36"/>
          <w:szCs w:val="36"/>
          <w:cs/>
        </w:rPr>
        <w:t>–</w:t>
      </w:r>
      <w:r w:rsidRPr="00B60D70">
        <w:rPr>
          <w:rFonts w:ascii="TH SarabunPSK" w:hAnsi="TH SarabunPSK" w:cs="TH SarabunPSK" w:hint="cs"/>
          <w:b/>
          <w:bCs/>
          <w:sz w:val="36"/>
          <w:szCs w:val="36"/>
        </w:rPr>
        <w:t xml:space="preserve"> </w:t>
      </w:r>
      <w:r w:rsidRPr="00B60D70">
        <w:rPr>
          <w:rFonts w:ascii="TH SarabunPSK" w:hAnsi="TH SarabunPSK" w:cs="TH SarabunPSK" w:hint="cs"/>
          <w:b/>
          <w:bCs/>
          <w:sz w:val="36"/>
          <w:szCs w:val="36"/>
          <w:cs/>
          <w:lang w:val="th-TH"/>
        </w:rPr>
        <w:t xml:space="preserve">สกุล ภาษาอังกฤษ </w:t>
      </w:r>
      <w:r w:rsidR="00097431" w:rsidRPr="00B60D70">
        <w:rPr>
          <w:rFonts w:ascii="TH SarabunPSK" w:hAnsi="TH SarabunPSK" w:cs="TH SarabunPSK" w:hint="cs"/>
          <w:b/>
          <w:bCs/>
          <w:sz w:val="36"/>
          <w:szCs w:val="36"/>
          <w:cs/>
          <w:lang w:val="th-TH"/>
        </w:rPr>
        <w:tab/>
      </w:r>
      <w:r w:rsidRPr="00B60D70">
        <w:rPr>
          <w:rFonts w:ascii="TH SarabunPSK" w:hAnsi="TH SarabunPSK" w:cs="TH SarabunPSK" w:hint="cs"/>
          <w:b/>
          <w:bCs/>
          <w:sz w:val="36"/>
          <w:szCs w:val="36"/>
        </w:rPr>
        <w:t xml:space="preserve">Dr. </w:t>
      </w:r>
      <w:proofErr w:type="spellStart"/>
      <w:r w:rsidRPr="00B60D70">
        <w:rPr>
          <w:rFonts w:ascii="TH SarabunPSK" w:hAnsi="TH SarabunPSK" w:cs="TH SarabunPSK" w:hint="cs"/>
          <w:b/>
          <w:bCs/>
          <w:sz w:val="36"/>
          <w:szCs w:val="36"/>
        </w:rPr>
        <w:t>Phermphorn</w:t>
      </w:r>
      <w:proofErr w:type="spellEnd"/>
      <w:r w:rsidRPr="00B60D70">
        <w:rPr>
          <w:rFonts w:ascii="TH SarabunPSK" w:hAnsi="TH SarabunPSK" w:cs="TH SarabunPSK" w:hint="cs"/>
          <w:b/>
          <w:bCs/>
          <w:sz w:val="36"/>
          <w:szCs w:val="36"/>
        </w:rPr>
        <w:t xml:space="preserve"> </w:t>
      </w:r>
      <w:proofErr w:type="spellStart"/>
      <w:r w:rsidRPr="00B60D70">
        <w:rPr>
          <w:rFonts w:ascii="TH SarabunPSK" w:hAnsi="TH SarabunPSK" w:cs="TH SarabunPSK" w:hint="cs"/>
          <w:b/>
          <w:bCs/>
          <w:sz w:val="36"/>
          <w:szCs w:val="36"/>
        </w:rPr>
        <w:t>Buathong</w:t>
      </w:r>
      <w:proofErr w:type="spellEnd"/>
    </w:p>
    <w:p w14:paraId="080D5C0B" w14:textId="77777777" w:rsidR="00097431" w:rsidRPr="00B60D70" w:rsidRDefault="00097431" w:rsidP="00592146">
      <w:pPr>
        <w:rPr>
          <w:rFonts w:ascii="TH SarabunPSK" w:hAnsi="TH SarabunPSK" w:cs="TH SarabunPSK"/>
          <w:b/>
          <w:bCs/>
        </w:rPr>
      </w:pPr>
    </w:p>
    <w:p w14:paraId="091E0C8C" w14:textId="15195638" w:rsidR="009E6917" w:rsidRPr="00B60D70" w:rsidRDefault="00D756E0" w:rsidP="00592146">
      <w:pPr>
        <w:rPr>
          <w:rFonts w:ascii="TH SarabunPSK" w:hAnsi="TH SarabunPSK" w:cs="TH SarabunPSK"/>
          <w:b/>
          <w:bCs/>
        </w:rPr>
      </w:pPr>
      <w:r w:rsidRPr="00B60D70">
        <w:rPr>
          <w:rFonts w:ascii="TH SarabunPSK" w:hAnsi="TH SarabunPSK" w:cs="TH SarabunPSK" w:hint="cs"/>
          <w:b/>
          <w:bCs/>
        </w:rPr>
        <w:t xml:space="preserve">1. </w:t>
      </w:r>
      <w:r w:rsidRPr="00B60D70">
        <w:rPr>
          <w:rFonts w:ascii="TH SarabunPSK" w:hAnsi="TH SarabunPSK" w:cs="TH SarabunPSK" w:hint="cs"/>
          <w:b/>
          <w:bCs/>
          <w:cs/>
          <w:lang w:val="th-TH"/>
        </w:rPr>
        <w:t>ประวัติการศึกษา</w:t>
      </w:r>
    </w:p>
    <w:p w14:paraId="60D41546" w14:textId="7B7ED6DB" w:rsidR="009E6917" w:rsidRPr="00B60D70" w:rsidRDefault="00D756E0" w:rsidP="00097431">
      <w:pPr>
        <w:ind w:left="1418" w:hanging="1418"/>
        <w:rPr>
          <w:rFonts w:ascii="TH SarabunPSK" w:hAnsi="TH SarabunPSK" w:cs="TH SarabunPSK"/>
        </w:rPr>
      </w:pPr>
      <w:r w:rsidRPr="00B60D70">
        <w:rPr>
          <w:rFonts w:ascii="TH SarabunPSK" w:hAnsi="TH SarabunPSK" w:cs="TH SarabunPSK" w:hint="cs"/>
          <w:cs/>
          <w:lang w:val="th-TH"/>
        </w:rPr>
        <w:t>ปี พ</w:t>
      </w:r>
      <w:r w:rsidRPr="00B60D70">
        <w:rPr>
          <w:rFonts w:ascii="TH SarabunPSK" w:hAnsi="TH SarabunPSK" w:cs="TH SarabunPSK" w:hint="cs"/>
          <w:cs/>
        </w:rPr>
        <w:t>.</w:t>
      </w:r>
      <w:r w:rsidRPr="00B60D70">
        <w:rPr>
          <w:rFonts w:ascii="TH SarabunPSK" w:hAnsi="TH SarabunPSK" w:cs="TH SarabunPSK" w:hint="cs"/>
          <w:cs/>
          <w:lang w:val="th-TH"/>
        </w:rPr>
        <w:t>ศ</w:t>
      </w:r>
      <w:r w:rsidRPr="00B60D70">
        <w:rPr>
          <w:rFonts w:ascii="TH SarabunPSK" w:hAnsi="TH SarabunPSK" w:cs="TH SarabunPSK" w:hint="cs"/>
          <w:cs/>
        </w:rPr>
        <w:t xml:space="preserve">. 2557 </w:t>
      </w:r>
      <w:r w:rsidRPr="00B60D70">
        <w:rPr>
          <w:rFonts w:ascii="TH SarabunPSK" w:hAnsi="TH SarabunPSK" w:cs="TH SarabunPSK" w:hint="cs"/>
          <w:cs/>
        </w:rPr>
        <w:tab/>
      </w:r>
      <w:r w:rsidR="00C53EEC" w:rsidRPr="00B60D70">
        <w:rPr>
          <w:rFonts w:ascii="TH SarabunPSK" w:hAnsi="TH SarabunPSK" w:cs="TH SarabunPSK" w:hint="cs"/>
          <w:cs/>
          <w:lang w:val="th-TH"/>
        </w:rPr>
        <w:t>วศ.ด.</w:t>
      </w:r>
      <w:r w:rsidR="00691045" w:rsidRPr="00B60D70">
        <w:rPr>
          <w:rFonts w:ascii="TH SarabunPSK" w:hAnsi="TH SarabunPSK" w:cs="TH SarabunPSK" w:hint="cs"/>
          <w:cs/>
          <w:lang w:val="th-TH"/>
        </w:rPr>
        <w:t xml:space="preserve"> </w:t>
      </w:r>
      <w:r w:rsidR="000327E3" w:rsidRPr="00B60D70">
        <w:rPr>
          <w:rFonts w:ascii="TH SarabunPSK" w:hAnsi="TH SarabunPSK" w:cs="TH SarabunPSK" w:hint="cs"/>
          <w:cs/>
          <w:lang w:val="th-TH"/>
        </w:rPr>
        <w:t>(</w:t>
      </w:r>
      <w:r w:rsidRPr="00B60D70">
        <w:rPr>
          <w:rFonts w:ascii="TH SarabunPSK" w:hAnsi="TH SarabunPSK" w:cs="TH SarabunPSK" w:hint="cs"/>
          <w:cs/>
          <w:lang w:val="th-TH"/>
        </w:rPr>
        <w:t>วิศวกรรมโยธา</w:t>
      </w:r>
      <w:r w:rsidR="000327E3" w:rsidRPr="00B60D70">
        <w:rPr>
          <w:rFonts w:ascii="TH SarabunPSK" w:hAnsi="TH SarabunPSK" w:cs="TH SarabunPSK" w:hint="cs"/>
          <w:cs/>
          <w:lang w:val="th-TH"/>
        </w:rPr>
        <w:t>)</w:t>
      </w:r>
      <w:r w:rsidR="000302CB" w:rsidRPr="00B60D70">
        <w:rPr>
          <w:rFonts w:ascii="TH SarabunPSK" w:hAnsi="TH SarabunPSK" w:cs="TH SarabunPSK" w:hint="cs"/>
          <w:cs/>
          <w:lang w:val="th-TH"/>
        </w:rPr>
        <w:t>,</w:t>
      </w:r>
      <w:r w:rsidRPr="00B60D70">
        <w:rPr>
          <w:rFonts w:ascii="TH SarabunPSK" w:hAnsi="TH SarabunPSK" w:cs="TH SarabunPSK" w:hint="cs"/>
          <w:cs/>
          <w:lang w:val="th-TH"/>
        </w:rPr>
        <w:t xml:space="preserve"> </w:t>
      </w:r>
      <w:r w:rsidR="000327E3" w:rsidRPr="00B60D70">
        <w:rPr>
          <w:rFonts w:ascii="TH SarabunPSK" w:hAnsi="TH SarabunPSK" w:cs="TH SarabunPSK" w:hint="cs"/>
          <w:cs/>
        </w:rPr>
        <w:t>มหาวิทยาลัยเกษตรศาสตร์, ประเทศไทย.</w:t>
      </w:r>
    </w:p>
    <w:p w14:paraId="50CC5CE2" w14:textId="39554AA0" w:rsidR="009E6917" w:rsidRPr="00B60D70" w:rsidRDefault="00D756E0" w:rsidP="000302CB">
      <w:pPr>
        <w:ind w:left="1418" w:hanging="1418"/>
        <w:rPr>
          <w:rFonts w:ascii="TH SarabunPSK" w:hAnsi="TH SarabunPSK" w:cs="TH SarabunPSK"/>
        </w:rPr>
      </w:pPr>
      <w:r w:rsidRPr="00B60D70">
        <w:rPr>
          <w:rFonts w:ascii="TH SarabunPSK" w:hAnsi="TH SarabunPSK" w:cs="TH SarabunPSK" w:hint="cs"/>
          <w:cs/>
          <w:lang w:val="th-TH"/>
        </w:rPr>
        <w:t>ปี พ</w:t>
      </w:r>
      <w:r w:rsidRPr="00B60D70">
        <w:rPr>
          <w:rFonts w:ascii="TH SarabunPSK" w:hAnsi="TH SarabunPSK" w:cs="TH SarabunPSK" w:hint="cs"/>
          <w:cs/>
        </w:rPr>
        <w:t>.</w:t>
      </w:r>
      <w:r w:rsidRPr="00B60D70">
        <w:rPr>
          <w:rFonts w:ascii="TH SarabunPSK" w:hAnsi="TH SarabunPSK" w:cs="TH SarabunPSK" w:hint="cs"/>
          <w:cs/>
          <w:lang w:val="th-TH"/>
        </w:rPr>
        <w:t>ศ</w:t>
      </w:r>
      <w:r w:rsidRPr="00B60D70">
        <w:rPr>
          <w:rFonts w:ascii="TH SarabunPSK" w:hAnsi="TH SarabunPSK" w:cs="TH SarabunPSK" w:hint="cs"/>
          <w:cs/>
        </w:rPr>
        <w:t>. 254</w:t>
      </w:r>
      <w:r w:rsidR="008F7A28">
        <w:rPr>
          <w:rFonts w:ascii="TH SarabunPSK" w:hAnsi="TH SarabunPSK" w:cs="TH SarabunPSK" w:hint="cs"/>
          <w:cs/>
        </w:rPr>
        <w:t>8</w:t>
      </w:r>
      <w:r w:rsidRPr="00B60D70">
        <w:rPr>
          <w:rFonts w:ascii="TH SarabunPSK" w:hAnsi="TH SarabunPSK" w:cs="TH SarabunPSK" w:hint="cs"/>
          <w:cs/>
        </w:rPr>
        <w:t xml:space="preserve"> </w:t>
      </w:r>
      <w:r w:rsidRPr="00B60D70">
        <w:rPr>
          <w:rFonts w:ascii="TH SarabunPSK" w:hAnsi="TH SarabunPSK" w:cs="TH SarabunPSK" w:hint="cs"/>
          <w:cs/>
        </w:rPr>
        <w:tab/>
      </w:r>
      <w:r w:rsidR="000327E3" w:rsidRPr="00B60D70">
        <w:rPr>
          <w:rFonts w:ascii="TH SarabunPSK" w:hAnsi="TH SarabunPSK" w:cs="TH SarabunPSK" w:hint="cs"/>
          <w:cs/>
          <w:lang w:val="th-TH"/>
        </w:rPr>
        <w:t>วศ.ม. (</w:t>
      </w:r>
      <w:r w:rsidRPr="00B60D70">
        <w:rPr>
          <w:rFonts w:ascii="TH SarabunPSK" w:hAnsi="TH SarabunPSK" w:cs="TH SarabunPSK" w:hint="cs"/>
          <w:cs/>
          <w:lang w:val="th-TH"/>
        </w:rPr>
        <w:t>วิศวกรรมโยธา</w:t>
      </w:r>
      <w:r w:rsidR="000327E3" w:rsidRPr="00B60D70">
        <w:rPr>
          <w:rFonts w:ascii="TH SarabunPSK" w:hAnsi="TH SarabunPSK" w:cs="TH SarabunPSK" w:hint="cs"/>
          <w:cs/>
          <w:lang w:val="th-TH"/>
        </w:rPr>
        <w:t>)</w:t>
      </w:r>
      <w:r w:rsidR="000302CB" w:rsidRPr="00B60D70">
        <w:rPr>
          <w:rFonts w:ascii="TH SarabunPSK" w:hAnsi="TH SarabunPSK" w:cs="TH SarabunPSK" w:hint="cs"/>
          <w:cs/>
          <w:lang w:val="th-TH"/>
        </w:rPr>
        <w:t>,</w:t>
      </w:r>
      <w:r w:rsidRPr="00B60D70">
        <w:rPr>
          <w:rFonts w:ascii="TH SarabunPSK" w:hAnsi="TH SarabunPSK" w:cs="TH SarabunPSK" w:hint="cs"/>
          <w:cs/>
          <w:lang w:val="th-TH"/>
        </w:rPr>
        <w:t xml:space="preserve"> มหาวิทยาลัยรังสิต</w:t>
      </w:r>
      <w:r w:rsidR="000302CB" w:rsidRPr="00B60D70">
        <w:rPr>
          <w:rFonts w:ascii="TH SarabunPSK" w:hAnsi="TH SarabunPSK" w:cs="TH SarabunPSK" w:hint="cs"/>
          <w:cs/>
          <w:lang w:val="th-TH"/>
        </w:rPr>
        <w:t>, ประเทศไทย</w:t>
      </w:r>
      <w:r w:rsidRPr="00B60D70">
        <w:rPr>
          <w:rFonts w:ascii="TH SarabunPSK" w:hAnsi="TH SarabunPSK" w:cs="TH SarabunPSK" w:hint="cs"/>
          <w:cs/>
          <w:lang w:val="th-TH"/>
        </w:rPr>
        <w:t xml:space="preserve"> </w:t>
      </w:r>
    </w:p>
    <w:p w14:paraId="6006D6F6" w14:textId="117B0956" w:rsidR="009E6917" w:rsidRPr="00B60D70" w:rsidRDefault="00D756E0" w:rsidP="00DB6043">
      <w:pPr>
        <w:ind w:left="1418" w:hanging="1418"/>
        <w:rPr>
          <w:rFonts w:ascii="TH SarabunPSK" w:hAnsi="TH SarabunPSK" w:cs="TH SarabunPSK"/>
        </w:rPr>
      </w:pPr>
      <w:r w:rsidRPr="00B60D70">
        <w:rPr>
          <w:rFonts w:ascii="TH SarabunPSK" w:hAnsi="TH SarabunPSK" w:cs="TH SarabunPSK" w:hint="cs"/>
          <w:cs/>
          <w:lang w:val="th-TH"/>
        </w:rPr>
        <w:t>ปี พ</w:t>
      </w:r>
      <w:r w:rsidRPr="00B60D70">
        <w:rPr>
          <w:rFonts w:ascii="TH SarabunPSK" w:hAnsi="TH SarabunPSK" w:cs="TH SarabunPSK" w:hint="cs"/>
          <w:cs/>
        </w:rPr>
        <w:t>.</w:t>
      </w:r>
      <w:r w:rsidRPr="00B60D70">
        <w:rPr>
          <w:rFonts w:ascii="TH SarabunPSK" w:hAnsi="TH SarabunPSK" w:cs="TH SarabunPSK" w:hint="cs"/>
          <w:cs/>
          <w:lang w:val="th-TH"/>
        </w:rPr>
        <w:t>ศ</w:t>
      </w:r>
      <w:r w:rsidRPr="00B60D70">
        <w:rPr>
          <w:rFonts w:ascii="TH SarabunPSK" w:hAnsi="TH SarabunPSK" w:cs="TH SarabunPSK" w:hint="cs"/>
          <w:cs/>
        </w:rPr>
        <w:t xml:space="preserve">. 2544 </w:t>
      </w:r>
      <w:r w:rsidRPr="00B60D70">
        <w:rPr>
          <w:rFonts w:ascii="TH SarabunPSK" w:hAnsi="TH SarabunPSK" w:cs="TH SarabunPSK" w:hint="cs"/>
          <w:cs/>
        </w:rPr>
        <w:tab/>
      </w:r>
      <w:r w:rsidR="000302CB" w:rsidRPr="00B60D70">
        <w:rPr>
          <w:rFonts w:ascii="TH SarabunPSK" w:hAnsi="TH SarabunPSK" w:cs="TH SarabunPSK" w:hint="cs"/>
          <w:cs/>
          <w:lang w:val="th-TH"/>
        </w:rPr>
        <w:t>วศ.บ.</w:t>
      </w:r>
      <w:r w:rsidRPr="00B60D70">
        <w:rPr>
          <w:rFonts w:ascii="TH SarabunPSK" w:hAnsi="TH SarabunPSK" w:cs="TH SarabunPSK" w:hint="cs"/>
          <w:cs/>
          <w:lang w:val="th-TH"/>
        </w:rPr>
        <w:t xml:space="preserve"> </w:t>
      </w:r>
      <w:r w:rsidR="000302CB" w:rsidRPr="00B60D70">
        <w:rPr>
          <w:rFonts w:ascii="TH SarabunPSK" w:hAnsi="TH SarabunPSK" w:cs="TH SarabunPSK" w:hint="cs"/>
          <w:cs/>
          <w:lang w:val="th-TH"/>
        </w:rPr>
        <w:t>(</w:t>
      </w:r>
      <w:r w:rsidRPr="00B60D70">
        <w:rPr>
          <w:rFonts w:ascii="TH SarabunPSK" w:hAnsi="TH SarabunPSK" w:cs="TH SarabunPSK" w:hint="cs"/>
          <w:cs/>
          <w:lang w:val="th-TH"/>
        </w:rPr>
        <w:t>วิศวกรรมโยธา</w:t>
      </w:r>
      <w:r w:rsidR="000302CB" w:rsidRPr="00B60D70">
        <w:rPr>
          <w:rFonts w:ascii="TH SarabunPSK" w:hAnsi="TH SarabunPSK" w:cs="TH SarabunPSK" w:hint="cs"/>
          <w:cs/>
          <w:lang w:val="th-TH"/>
        </w:rPr>
        <w:t>)</w:t>
      </w:r>
      <w:r w:rsidR="00DB6043" w:rsidRPr="00B60D70">
        <w:rPr>
          <w:rFonts w:ascii="TH SarabunPSK" w:hAnsi="TH SarabunPSK" w:cs="TH SarabunPSK" w:hint="cs"/>
          <w:cs/>
          <w:lang w:val="th-TH"/>
        </w:rPr>
        <w:t xml:space="preserve">, </w:t>
      </w:r>
      <w:r w:rsidRPr="00B60D70">
        <w:rPr>
          <w:rFonts w:ascii="TH SarabunPSK" w:hAnsi="TH SarabunPSK" w:cs="TH SarabunPSK" w:hint="cs"/>
          <w:cs/>
          <w:lang w:val="th-TH"/>
        </w:rPr>
        <w:t>มหาวิทยาลัยเทคโนโลยีราชมงคลธัญบุรี</w:t>
      </w:r>
      <w:r w:rsidR="00DB6043" w:rsidRPr="00B60D70">
        <w:rPr>
          <w:rFonts w:ascii="TH SarabunPSK" w:hAnsi="TH SarabunPSK" w:cs="TH SarabunPSK" w:hint="cs"/>
          <w:cs/>
          <w:lang w:val="th-TH"/>
        </w:rPr>
        <w:t>, ประเทศไทย</w:t>
      </w:r>
    </w:p>
    <w:p w14:paraId="0E7A73A7" w14:textId="6ED2F822" w:rsidR="00097431" w:rsidRPr="00B60D70" w:rsidRDefault="00097431" w:rsidP="00097431">
      <w:pPr>
        <w:rPr>
          <w:rFonts w:ascii="TH SarabunPSK" w:hAnsi="TH SarabunPSK" w:cs="TH SarabunPSK"/>
          <w:b/>
          <w:bCs/>
        </w:rPr>
      </w:pPr>
      <w:r w:rsidRPr="00B60D70">
        <w:rPr>
          <w:rFonts w:ascii="TH SarabunPSK" w:hAnsi="TH SarabunPSK" w:cs="TH SarabunPSK" w:hint="cs"/>
          <w:b/>
          <w:bCs/>
          <w:cs/>
          <w:lang w:val="th-TH"/>
        </w:rPr>
        <w:t>คุณวุฒิและสาขาวิชา</w:t>
      </w:r>
      <w:r w:rsidRPr="00B60D70">
        <w:rPr>
          <w:rFonts w:ascii="TH SarabunPSK" w:hAnsi="TH SarabunPSK" w:cs="TH SarabunPSK" w:hint="cs"/>
          <w:b/>
          <w:bCs/>
          <w:cs/>
        </w:rPr>
        <w:tab/>
      </w:r>
    </w:p>
    <w:p w14:paraId="0AB388DE" w14:textId="69458C76" w:rsidR="00097431" w:rsidRPr="00B60D70" w:rsidRDefault="00DC7450" w:rsidP="00097431">
      <w:pPr>
        <w:ind w:left="720"/>
        <w:rPr>
          <w:rFonts w:ascii="TH SarabunPSK" w:hAnsi="TH SarabunPSK" w:cs="TH SarabunPSK"/>
        </w:rPr>
      </w:pPr>
      <w:r w:rsidRPr="00B60D70">
        <w:rPr>
          <w:rFonts w:ascii="TH SarabunPSK" w:eastAsia="Wingdings 2" w:hAnsi="TH SarabunPSK" w:cs="TH SarabunPSK" w:hint="cs"/>
        </w:rPr>
        <w:sym w:font="Wingdings 2" w:char="F052"/>
      </w:r>
      <w:r w:rsidR="00097431" w:rsidRPr="00B60D70">
        <w:rPr>
          <w:rFonts w:ascii="TH SarabunPSK" w:hAnsi="TH SarabunPSK" w:cs="TH SarabunPSK" w:hint="cs"/>
          <w:cs/>
        </w:rPr>
        <w:t xml:space="preserve"> </w:t>
      </w:r>
      <w:r w:rsidR="00097431" w:rsidRPr="00B60D70">
        <w:rPr>
          <w:rFonts w:ascii="TH SarabunPSK" w:hAnsi="TH SarabunPSK" w:cs="TH SarabunPSK" w:hint="cs"/>
          <w:cs/>
          <w:lang w:val="th-TH"/>
        </w:rPr>
        <w:t>คุณวุฒิและสาขาวิชา</w:t>
      </w:r>
      <w:r w:rsidR="00097431" w:rsidRPr="00B60D70">
        <w:rPr>
          <w:rFonts w:ascii="TH SarabunPSK" w:hAnsi="TH SarabunPSK" w:cs="TH SarabunPSK" w:hint="cs"/>
          <w:u w:val="single"/>
          <w:cs/>
          <w:lang w:val="th-TH"/>
        </w:rPr>
        <w:t>ตรง</w:t>
      </w:r>
      <w:r w:rsidR="00097431" w:rsidRPr="00B60D70">
        <w:rPr>
          <w:rFonts w:ascii="TH SarabunPSK" w:hAnsi="TH SarabunPSK" w:cs="TH SarabunPSK" w:hint="cs"/>
          <w:cs/>
          <w:lang w:val="th-TH"/>
        </w:rPr>
        <w:t>กับสาขาวิชาของหลักสูตร</w:t>
      </w:r>
    </w:p>
    <w:p w14:paraId="538178F6" w14:textId="77777777" w:rsidR="009E6917" w:rsidRPr="00B60D70" w:rsidRDefault="009E6917" w:rsidP="00592146">
      <w:pPr>
        <w:rPr>
          <w:rFonts w:ascii="TH SarabunPSK" w:hAnsi="TH SarabunPSK" w:cs="TH SarabunPSK"/>
        </w:rPr>
      </w:pPr>
    </w:p>
    <w:p w14:paraId="6304BEC2" w14:textId="188671D7" w:rsidR="00097431" w:rsidRPr="00B60D70" w:rsidRDefault="004A7613" w:rsidP="00097431">
      <w:pPr>
        <w:rPr>
          <w:rFonts w:ascii="TH SarabunPSK" w:hAnsi="TH SarabunPSK" w:cs="TH SarabunPSK"/>
          <w:b/>
          <w:bCs/>
          <w:lang w:val="th-TH"/>
        </w:rPr>
      </w:pPr>
      <w:r w:rsidRPr="00B60D70">
        <w:rPr>
          <w:rFonts w:ascii="TH SarabunPSK" w:hAnsi="TH SarabunPSK" w:cs="TH SarabunPSK" w:hint="cs"/>
          <w:b/>
          <w:bCs/>
          <w:cs/>
        </w:rPr>
        <w:t>2</w:t>
      </w:r>
      <w:r w:rsidR="00097431" w:rsidRPr="00B60D70">
        <w:rPr>
          <w:rFonts w:ascii="TH SarabunPSK" w:hAnsi="TH SarabunPSK" w:cs="TH SarabunPSK" w:hint="cs"/>
          <w:b/>
          <w:bCs/>
        </w:rPr>
        <w:t xml:space="preserve">. </w:t>
      </w:r>
      <w:r w:rsidR="00097431" w:rsidRPr="00B60D70">
        <w:rPr>
          <w:rFonts w:ascii="TH SarabunPSK" w:hAnsi="TH SarabunPSK" w:cs="TH SarabunPSK" w:hint="cs"/>
          <w:b/>
          <w:bCs/>
          <w:cs/>
          <w:lang w:val="th-TH"/>
        </w:rPr>
        <w:t xml:space="preserve">ผลงานทางวิชาการย้อนหลัง </w:t>
      </w:r>
      <w:r w:rsidR="00097431" w:rsidRPr="00B60D70">
        <w:rPr>
          <w:rFonts w:ascii="TH SarabunPSK" w:hAnsi="TH SarabunPSK" w:cs="TH SarabunPSK" w:hint="cs"/>
          <w:b/>
          <w:bCs/>
        </w:rPr>
        <w:t xml:space="preserve">5 </w:t>
      </w:r>
      <w:r w:rsidR="00097431" w:rsidRPr="00B60D70">
        <w:rPr>
          <w:rFonts w:ascii="TH SarabunPSK" w:hAnsi="TH SarabunPSK" w:cs="TH SarabunPSK" w:hint="cs"/>
          <w:b/>
          <w:bCs/>
          <w:cs/>
          <w:lang w:val="th-TH"/>
        </w:rPr>
        <w:t xml:space="preserve">ปี </w:t>
      </w:r>
    </w:p>
    <w:p w14:paraId="3FC1B8BB" w14:textId="77777777" w:rsidR="004A7613" w:rsidRPr="00B60D70" w:rsidRDefault="004A7613" w:rsidP="004A7613">
      <w:pPr>
        <w:ind w:right="26"/>
        <w:jc w:val="left"/>
        <w:rPr>
          <w:rFonts w:ascii="TH SarabunPSK" w:eastAsia="TH SarabunPSK" w:hAnsi="TH SarabunPSK" w:cs="TH SarabunPSK"/>
        </w:rPr>
      </w:pPr>
      <w:r w:rsidRPr="00B60D70">
        <w:rPr>
          <w:rFonts w:ascii="TH SarabunPSK" w:eastAsia="TH SarabunPSK" w:hAnsi="TH SarabunPSK" w:cs="TH SarabunPSK" w:hint="cs"/>
          <w:cs/>
        </w:rPr>
        <w:t xml:space="preserve">   </w:t>
      </w:r>
      <w:r w:rsidRPr="00B60D70">
        <w:rPr>
          <w:rFonts w:ascii="TH SarabunPSK" w:eastAsia="TH SarabunPSK" w:hAnsi="TH SarabunPSK" w:cs="TH SarabunPSK" w:hint="cs"/>
          <w:u w:val="single"/>
          <w:cs/>
        </w:rPr>
        <w:t>กลุ่ม 1</w:t>
      </w:r>
      <w:r w:rsidRPr="00B60D70">
        <w:rPr>
          <w:rFonts w:ascii="TH SarabunPSK" w:eastAsia="TH SarabunPSK" w:hAnsi="TH SarabunPSK" w:cs="TH SarabunPSK" w:hint="cs"/>
          <w:cs/>
        </w:rPr>
        <w:t xml:space="preserve"> งานวิจัย </w:t>
      </w:r>
      <w:r w:rsidRPr="00B60D70">
        <w:rPr>
          <w:rFonts w:ascii="TH SarabunPSK" w:eastAsia="TH SarabunPSK" w:hAnsi="TH SarabunPSK" w:cs="TH SarabunPSK" w:hint="cs"/>
        </w:rPr>
        <w:t xml:space="preserve"> (</w:t>
      </w:r>
      <w:r w:rsidRPr="00B60D70">
        <w:rPr>
          <w:rFonts w:ascii="TH SarabunPSK" w:eastAsia="TH SarabunPSK" w:hAnsi="TH SarabunPSK" w:cs="TH SarabunPSK" w:hint="cs"/>
          <w:cs/>
        </w:rPr>
        <w:t xml:space="preserve">ต้องระบุว่าสามารถสืบค้นได้จากฐานข้อมูลใดตามประกาศ </w:t>
      </w:r>
      <w:proofErr w:type="spellStart"/>
      <w:r w:rsidRPr="00B60D70">
        <w:rPr>
          <w:rFonts w:ascii="TH SarabunPSK" w:eastAsia="TH SarabunPSK" w:hAnsi="TH SarabunPSK" w:cs="TH SarabunPSK" w:hint="cs"/>
          <w:cs/>
        </w:rPr>
        <w:t>ก.พ.อ</w:t>
      </w:r>
      <w:proofErr w:type="spellEnd"/>
      <w:r w:rsidRPr="00B60D70">
        <w:rPr>
          <w:rFonts w:ascii="TH SarabunPSK" w:eastAsia="TH SarabunPSK" w:hAnsi="TH SarabunPSK" w:cs="TH SarabunPSK" w:hint="cs"/>
          <w:cs/>
        </w:rPr>
        <w:t xml:space="preserve">. เช่น </w:t>
      </w:r>
      <w:r w:rsidRPr="00B60D70">
        <w:rPr>
          <w:rFonts w:ascii="TH SarabunPSK" w:eastAsia="TH SarabunPSK" w:hAnsi="TH SarabunPSK" w:cs="TH SarabunPSK" w:hint="cs"/>
        </w:rPr>
        <w:t xml:space="preserve">Scopus, Web of Science </w:t>
      </w:r>
      <w:r w:rsidRPr="00B60D70">
        <w:rPr>
          <w:rFonts w:ascii="TH SarabunPSK" w:eastAsia="TH SarabunPSK" w:hAnsi="TH SarabunPSK" w:cs="TH SarabunPSK" w:hint="cs"/>
          <w:cs/>
        </w:rPr>
        <w:t>ฯลฯ</w:t>
      </w:r>
      <w:r w:rsidRPr="00B60D70">
        <w:rPr>
          <w:rFonts w:ascii="TH SarabunPSK" w:eastAsia="TH SarabunPSK" w:hAnsi="TH SarabunPSK" w:cs="TH SarabunPSK" w:hint="cs"/>
        </w:rPr>
        <w:t>)</w:t>
      </w:r>
    </w:p>
    <w:p w14:paraId="05D8C1F7" w14:textId="2FECF123" w:rsidR="004A7613" w:rsidRPr="00B60D70" w:rsidRDefault="004A7613" w:rsidP="00FF7D50">
      <w:pPr>
        <w:pStyle w:val="af9"/>
        <w:numPr>
          <w:ilvl w:val="1"/>
          <w:numId w:val="128"/>
        </w:numPr>
        <w:ind w:left="851" w:right="26"/>
        <w:jc w:val="left"/>
        <w:rPr>
          <w:rFonts w:ascii="TH SarabunPSK" w:eastAsia="TH SarabunPSK" w:hAnsi="TH SarabunPSK" w:cs="TH SarabunPSK"/>
        </w:rPr>
      </w:pPr>
      <w:r w:rsidRPr="00B60D70">
        <w:rPr>
          <w:rFonts w:ascii="TH SarabunPSK" w:eastAsia="TH SarabunPSK" w:hAnsi="TH SarabunPSK" w:cs="TH SarabunPSK" w:hint="cs"/>
        </w:rPr>
        <w:t>International</w:t>
      </w:r>
      <w:r w:rsidRPr="00B60D70">
        <w:rPr>
          <w:rFonts w:ascii="TH SarabunPSK" w:eastAsia="TH SarabunPSK" w:hAnsi="TH SarabunPSK" w:cs="TH SarabunPSK" w:hint="cs"/>
          <w:cs/>
        </w:rPr>
        <w:t xml:space="preserve"> </w:t>
      </w:r>
      <w:r w:rsidRPr="00B60D70">
        <w:rPr>
          <w:rFonts w:ascii="TH SarabunPSK" w:eastAsia="TH SarabunPSK" w:hAnsi="TH SarabunPSK" w:cs="TH SarabunPSK" w:hint="cs"/>
        </w:rPr>
        <w:t>Journal (</w:t>
      </w:r>
      <w:r w:rsidRPr="00B60D70">
        <w:rPr>
          <w:rFonts w:ascii="TH SarabunPSK" w:eastAsia="TH SarabunPSK" w:hAnsi="TH SarabunPSK" w:cs="TH SarabunPSK" w:hint="cs"/>
          <w:cs/>
        </w:rPr>
        <w:t xml:space="preserve">ค่าน้ำหนัก </w:t>
      </w:r>
      <w:r w:rsidRPr="00B60D70">
        <w:rPr>
          <w:rFonts w:ascii="TH SarabunPSK" w:eastAsia="TH SarabunPSK" w:hAnsi="TH SarabunPSK" w:cs="TH SarabunPSK" w:hint="cs"/>
        </w:rPr>
        <w:t>0.</w:t>
      </w:r>
      <w:r w:rsidRPr="00B60D70">
        <w:rPr>
          <w:rFonts w:ascii="TH SarabunPSK" w:eastAsia="TH SarabunPSK" w:hAnsi="TH SarabunPSK" w:cs="TH SarabunPSK" w:hint="cs"/>
          <w:cs/>
        </w:rPr>
        <w:t>4)</w:t>
      </w:r>
    </w:p>
    <w:p w14:paraId="4BB154E8" w14:textId="26DE337E" w:rsidR="009E6917" w:rsidRPr="00B60D70" w:rsidRDefault="00D756E0" w:rsidP="00FF7D50">
      <w:pPr>
        <w:pStyle w:val="af9"/>
        <w:numPr>
          <w:ilvl w:val="0"/>
          <w:numId w:val="129"/>
        </w:numPr>
        <w:spacing w:after="240"/>
        <w:ind w:left="1134" w:hanging="357"/>
        <w:contextualSpacing w:val="0"/>
        <w:jc w:val="left"/>
        <w:rPr>
          <w:rFonts w:ascii="TH SarabunPSK" w:hAnsi="TH SarabunPSK" w:cs="TH SarabunPSK"/>
        </w:rPr>
      </w:pPr>
      <w:proofErr w:type="spellStart"/>
      <w:r w:rsidRPr="00B60D70">
        <w:rPr>
          <w:rFonts w:ascii="TH SarabunPSK" w:hAnsi="TH SarabunPSK" w:cs="TH SarabunPSK" w:hint="cs"/>
          <w:b/>
          <w:bCs/>
          <w:u w:val="single"/>
        </w:rPr>
        <w:t>Buathong</w:t>
      </w:r>
      <w:proofErr w:type="spellEnd"/>
      <w:r w:rsidRPr="00B60D70">
        <w:rPr>
          <w:rFonts w:ascii="TH SarabunPSK" w:hAnsi="TH SarabunPSK" w:cs="TH SarabunPSK" w:hint="cs"/>
          <w:b/>
          <w:bCs/>
          <w:u w:val="single"/>
        </w:rPr>
        <w:t>, P.</w:t>
      </w:r>
      <w:r w:rsidRPr="00B60D70">
        <w:rPr>
          <w:rFonts w:ascii="TH SarabunPSK" w:hAnsi="TH SarabunPSK" w:cs="TH SarabunPSK" w:hint="cs"/>
        </w:rPr>
        <w:t xml:space="preserve">, </w:t>
      </w:r>
      <w:proofErr w:type="spellStart"/>
      <w:r w:rsidRPr="00B60D70">
        <w:rPr>
          <w:rFonts w:ascii="TH SarabunPSK" w:hAnsi="TH SarabunPSK" w:cs="TH SarabunPSK" w:hint="cs"/>
        </w:rPr>
        <w:t>Chompoorat</w:t>
      </w:r>
      <w:proofErr w:type="spellEnd"/>
      <w:r w:rsidRPr="00B60D70">
        <w:rPr>
          <w:rFonts w:ascii="TH SarabunPSK" w:hAnsi="TH SarabunPSK" w:cs="TH SarabunPSK" w:hint="cs"/>
        </w:rPr>
        <w:t xml:space="preserve">, T., </w:t>
      </w:r>
      <w:proofErr w:type="spellStart"/>
      <w:r w:rsidRPr="00B60D70">
        <w:rPr>
          <w:rFonts w:ascii="TH SarabunPSK" w:hAnsi="TH SarabunPSK" w:cs="TH SarabunPSK" w:hint="cs"/>
        </w:rPr>
        <w:t>Jongpradist</w:t>
      </w:r>
      <w:proofErr w:type="spellEnd"/>
      <w:r w:rsidRPr="00B60D70">
        <w:rPr>
          <w:rFonts w:ascii="TH SarabunPSK" w:hAnsi="TH SarabunPSK" w:cs="TH SarabunPSK" w:hint="cs"/>
        </w:rPr>
        <w:t xml:space="preserve">, P., Chen, X. and </w:t>
      </w:r>
      <w:proofErr w:type="spellStart"/>
      <w:r w:rsidRPr="00B60D70">
        <w:rPr>
          <w:rFonts w:ascii="TH SarabunPSK" w:hAnsi="TH SarabunPSK" w:cs="TH SarabunPSK" w:hint="cs"/>
        </w:rPr>
        <w:t>Jamsawang</w:t>
      </w:r>
      <w:proofErr w:type="spellEnd"/>
      <w:r w:rsidRPr="00B60D70">
        <w:rPr>
          <w:rFonts w:ascii="TH SarabunPSK" w:hAnsi="TH SarabunPSK" w:cs="TH SarabunPSK" w:hint="cs"/>
        </w:rPr>
        <w:t xml:space="preserve">, P., </w:t>
      </w:r>
      <w:r w:rsidRPr="00B60D70">
        <w:rPr>
          <w:rFonts w:ascii="TH SarabunPSK" w:hAnsi="TH SarabunPSK" w:cs="TH SarabunPSK" w:hint="cs"/>
          <w:cs/>
        </w:rPr>
        <w:t xml:space="preserve">2023. </w:t>
      </w:r>
      <w:r w:rsidRPr="00B60D70">
        <w:rPr>
          <w:rFonts w:ascii="TH SarabunPSK" w:hAnsi="TH SarabunPSK" w:cs="TH SarabunPSK" w:hint="cs"/>
        </w:rPr>
        <w:t xml:space="preserve">Effect of palm fiber reinforcement on the unconfined compressive performance of cement-treated sand. Sustainability, </w:t>
      </w:r>
      <w:r w:rsidRPr="00B60D70">
        <w:rPr>
          <w:rFonts w:ascii="TH SarabunPSK" w:hAnsi="TH SarabunPSK" w:cs="TH SarabunPSK" w:hint="cs"/>
          <w:cs/>
        </w:rPr>
        <w:t>15(11)</w:t>
      </w:r>
      <w:r w:rsidRPr="00B60D70">
        <w:rPr>
          <w:rFonts w:ascii="TH SarabunPSK" w:hAnsi="TH SarabunPSK" w:cs="TH SarabunPSK" w:hint="cs"/>
        </w:rPr>
        <w:t>, p.</w:t>
      </w:r>
      <w:r w:rsidRPr="00B60D70">
        <w:rPr>
          <w:rFonts w:ascii="TH SarabunPSK" w:hAnsi="TH SarabunPSK" w:cs="TH SarabunPSK" w:hint="cs"/>
          <w:cs/>
        </w:rPr>
        <w:t>8607.</w:t>
      </w:r>
      <w:r w:rsidR="003E2A29" w:rsidRPr="00B60D70">
        <w:t xml:space="preserve"> </w:t>
      </w:r>
      <w:r w:rsidR="003E2A29" w:rsidRPr="00B60D70">
        <w:rPr>
          <w:rFonts w:ascii="TH SarabunPSK" w:hAnsi="TH SarabunPSK" w:cs="TH SarabunPSK"/>
        </w:rPr>
        <w:t>https://doi.org/</w:t>
      </w:r>
      <w:r w:rsidR="003E2A29" w:rsidRPr="00B60D70">
        <w:rPr>
          <w:rFonts w:ascii="TH SarabunPSK" w:hAnsi="TH SarabunPSK" w:cs="TH SarabunPSK"/>
          <w:cs/>
        </w:rPr>
        <w:t>10.3390/</w:t>
      </w:r>
      <w:proofErr w:type="spellStart"/>
      <w:r w:rsidR="003E2A29" w:rsidRPr="00B60D70">
        <w:rPr>
          <w:rFonts w:ascii="TH SarabunPSK" w:hAnsi="TH SarabunPSK" w:cs="TH SarabunPSK"/>
        </w:rPr>
        <w:t>su</w:t>
      </w:r>
      <w:proofErr w:type="spellEnd"/>
      <w:r w:rsidR="003E2A29" w:rsidRPr="00B60D70">
        <w:rPr>
          <w:rFonts w:ascii="TH SarabunPSK" w:hAnsi="TH SarabunPSK" w:cs="TH SarabunPSK"/>
          <w:cs/>
        </w:rPr>
        <w:t>15118607</w:t>
      </w:r>
    </w:p>
    <w:p w14:paraId="137B0E47" w14:textId="1653D8CF" w:rsidR="009E6917" w:rsidRPr="00B60D70" w:rsidRDefault="00D756E0" w:rsidP="00FF7D50">
      <w:pPr>
        <w:pStyle w:val="af9"/>
        <w:numPr>
          <w:ilvl w:val="0"/>
          <w:numId w:val="129"/>
        </w:numPr>
        <w:spacing w:after="240"/>
        <w:ind w:left="1134" w:hanging="357"/>
        <w:contextualSpacing w:val="0"/>
        <w:jc w:val="left"/>
        <w:rPr>
          <w:rFonts w:ascii="TH SarabunPSK" w:hAnsi="TH SarabunPSK" w:cs="TH SarabunPSK"/>
        </w:rPr>
      </w:pPr>
      <w:proofErr w:type="spellStart"/>
      <w:r w:rsidRPr="00B60D70">
        <w:rPr>
          <w:rFonts w:ascii="TH SarabunPSK" w:hAnsi="TH SarabunPSK" w:cs="TH SarabunPSK" w:hint="cs"/>
        </w:rPr>
        <w:t>Chompoorat</w:t>
      </w:r>
      <w:proofErr w:type="spellEnd"/>
      <w:r w:rsidRPr="00B60D70">
        <w:rPr>
          <w:rFonts w:ascii="TH SarabunPSK" w:hAnsi="TH SarabunPSK" w:cs="TH SarabunPSK" w:hint="cs"/>
        </w:rPr>
        <w:t xml:space="preserve">, T., </w:t>
      </w:r>
      <w:proofErr w:type="spellStart"/>
      <w:r w:rsidRPr="00B60D70">
        <w:rPr>
          <w:rFonts w:ascii="TH SarabunPSK" w:hAnsi="TH SarabunPSK" w:cs="TH SarabunPSK" w:hint="cs"/>
        </w:rPr>
        <w:t>Likitlersuang</w:t>
      </w:r>
      <w:proofErr w:type="spellEnd"/>
      <w:r w:rsidRPr="00B60D70">
        <w:rPr>
          <w:rFonts w:ascii="TH SarabunPSK" w:hAnsi="TH SarabunPSK" w:cs="TH SarabunPSK" w:hint="cs"/>
        </w:rPr>
        <w:t xml:space="preserve">, </w:t>
      </w:r>
      <w:r w:rsidRPr="00B60D70">
        <w:rPr>
          <w:rFonts w:ascii="TH SarabunPSK" w:hAnsi="TH SarabunPSK" w:cs="TH SarabunPSK" w:hint="cs"/>
          <w:b/>
          <w:bCs/>
          <w:u w:val="single"/>
        </w:rPr>
        <w:t xml:space="preserve">S., </w:t>
      </w:r>
      <w:proofErr w:type="spellStart"/>
      <w:r w:rsidRPr="00B60D70">
        <w:rPr>
          <w:rFonts w:ascii="TH SarabunPSK" w:hAnsi="TH SarabunPSK" w:cs="TH SarabunPSK" w:hint="cs"/>
          <w:b/>
          <w:bCs/>
          <w:u w:val="single"/>
        </w:rPr>
        <w:t>Buathong</w:t>
      </w:r>
      <w:proofErr w:type="spellEnd"/>
      <w:r w:rsidRPr="00B60D70">
        <w:rPr>
          <w:rFonts w:ascii="TH SarabunPSK" w:hAnsi="TH SarabunPSK" w:cs="TH SarabunPSK" w:hint="cs"/>
        </w:rPr>
        <w:t xml:space="preserve">, P., </w:t>
      </w:r>
      <w:proofErr w:type="spellStart"/>
      <w:r w:rsidRPr="00B60D70">
        <w:rPr>
          <w:rFonts w:ascii="TH SarabunPSK" w:hAnsi="TH SarabunPSK" w:cs="TH SarabunPSK" w:hint="cs"/>
        </w:rPr>
        <w:t>Jongpradist</w:t>
      </w:r>
      <w:proofErr w:type="spellEnd"/>
      <w:r w:rsidRPr="00B60D70">
        <w:rPr>
          <w:rFonts w:ascii="TH SarabunPSK" w:hAnsi="TH SarabunPSK" w:cs="TH SarabunPSK" w:hint="cs"/>
        </w:rPr>
        <w:t xml:space="preserve">, P. and </w:t>
      </w:r>
      <w:proofErr w:type="spellStart"/>
      <w:r w:rsidRPr="00B60D70">
        <w:rPr>
          <w:rFonts w:ascii="TH SarabunPSK" w:hAnsi="TH SarabunPSK" w:cs="TH SarabunPSK" w:hint="cs"/>
        </w:rPr>
        <w:t>Jamsawang</w:t>
      </w:r>
      <w:proofErr w:type="spellEnd"/>
      <w:r w:rsidRPr="00B60D70">
        <w:rPr>
          <w:rFonts w:ascii="TH SarabunPSK" w:hAnsi="TH SarabunPSK" w:cs="TH SarabunPSK" w:hint="cs"/>
        </w:rPr>
        <w:t xml:space="preserve">, P., 2023. Flexural performance and microstructural </w:t>
      </w:r>
      <w:r w:rsidR="00081CC2" w:rsidRPr="00B60D70">
        <w:rPr>
          <w:rFonts w:ascii="TH SarabunPSK" w:hAnsi="TH SarabunPSK" w:cs="TH SarabunPSK" w:hint="cs"/>
        </w:rPr>
        <w:t>Character</w:t>
      </w:r>
      <w:r w:rsidRPr="00B60D70">
        <w:rPr>
          <w:rFonts w:ascii="TH SarabunPSK" w:hAnsi="TH SarabunPSK" w:cs="TH SarabunPSK" w:hint="cs"/>
        </w:rPr>
        <w:t>ization of cement-treated sand reinforced with palm fiber. Journal of Materials Research and Technology, 25, pp.1570-1584.</w:t>
      </w:r>
      <w:r w:rsidR="00E25429" w:rsidRPr="00B60D70">
        <w:t xml:space="preserve"> </w:t>
      </w:r>
      <w:r w:rsidR="00E25429" w:rsidRPr="00B60D70">
        <w:rPr>
          <w:rFonts w:ascii="TH SarabunPSK" w:hAnsi="TH SarabunPSK" w:cs="TH SarabunPSK"/>
        </w:rPr>
        <w:t>https://doi.org/10.1016/j.jmrt.2023.06.036</w:t>
      </w:r>
    </w:p>
    <w:p w14:paraId="14B9A40E" w14:textId="18D0B92B" w:rsidR="00D71DDC" w:rsidRPr="00B60D70" w:rsidRDefault="00D71DDC" w:rsidP="00097431">
      <w:pPr>
        <w:rPr>
          <w:rFonts w:ascii="TH SarabunPSK" w:hAnsi="TH SarabunPSK" w:cs="TH SarabunPSK"/>
          <w:b/>
          <w:bCs/>
        </w:rPr>
      </w:pPr>
      <w:r w:rsidRPr="00B60D70">
        <w:rPr>
          <w:rFonts w:ascii="TH SarabunPSK" w:hAnsi="TH SarabunPSK" w:cs="TH SarabunPSK" w:hint="cs"/>
          <w:b/>
          <w:bCs/>
          <w:cs/>
        </w:rPr>
        <w:t>3</w:t>
      </w:r>
      <w:r w:rsidR="00097431" w:rsidRPr="00B60D70">
        <w:rPr>
          <w:rFonts w:ascii="TH SarabunPSK" w:hAnsi="TH SarabunPSK" w:cs="TH SarabunPSK" w:hint="cs"/>
          <w:b/>
          <w:bCs/>
        </w:rPr>
        <w:t>.</w:t>
      </w:r>
      <w:r w:rsidRPr="00B60D70">
        <w:rPr>
          <w:rFonts w:ascii="TH SarabunPSK" w:hAnsi="TH SarabunPSK" w:cs="TH SarabunPSK" w:hint="cs"/>
          <w:b/>
          <w:bCs/>
          <w:cs/>
        </w:rPr>
        <w:t>ภาระงาน</w:t>
      </w:r>
    </w:p>
    <w:p w14:paraId="547FBB38" w14:textId="54D660FF" w:rsidR="009E6917" w:rsidRPr="00B60D70" w:rsidRDefault="00D71DDC" w:rsidP="00097431">
      <w:pPr>
        <w:rPr>
          <w:rFonts w:ascii="TH SarabunPSK" w:hAnsi="TH SarabunPSK" w:cs="TH SarabunPSK"/>
          <w:b/>
          <w:bCs/>
        </w:rPr>
      </w:pPr>
      <w:r w:rsidRPr="00B60D70">
        <w:rPr>
          <w:rFonts w:ascii="TH SarabunPSK" w:hAnsi="TH SarabunPSK" w:cs="TH SarabunPSK" w:hint="cs"/>
          <w:b/>
          <w:bCs/>
          <w:cs/>
        </w:rPr>
        <w:t>3.1</w:t>
      </w:r>
      <w:r w:rsidR="00097431" w:rsidRPr="00B60D70">
        <w:rPr>
          <w:rFonts w:ascii="TH SarabunPSK" w:hAnsi="TH SarabunPSK" w:cs="TH SarabunPSK" w:hint="cs"/>
          <w:b/>
          <w:bCs/>
        </w:rPr>
        <w:t xml:space="preserve"> </w:t>
      </w:r>
      <w:r w:rsidR="00097431" w:rsidRPr="00B60D70">
        <w:rPr>
          <w:rFonts w:ascii="TH SarabunPSK" w:hAnsi="TH SarabunPSK" w:cs="TH SarabunPSK" w:hint="cs"/>
          <w:b/>
          <w:bCs/>
          <w:cs/>
          <w:lang w:val="th-TH"/>
        </w:rPr>
        <w:t>ภาระงานในปัจจุบัน</w:t>
      </w:r>
    </w:p>
    <w:tbl>
      <w:tblPr>
        <w:tblStyle w:val="af6"/>
        <w:tblW w:w="5000" w:type="pct"/>
        <w:tblLook w:val="04A0" w:firstRow="1" w:lastRow="0" w:firstColumn="1" w:lastColumn="0" w:noHBand="0" w:noVBand="1"/>
      </w:tblPr>
      <w:tblGrid>
        <w:gridCol w:w="1482"/>
        <w:gridCol w:w="3502"/>
        <w:gridCol w:w="1273"/>
        <w:gridCol w:w="2759"/>
      </w:tblGrid>
      <w:tr w:rsidR="00B60D70" w:rsidRPr="00B60D70" w14:paraId="1EB42FC2" w14:textId="77777777" w:rsidTr="00097431">
        <w:trPr>
          <w:tblHeader/>
        </w:trPr>
        <w:tc>
          <w:tcPr>
            <w:tcW w:w="822" w:type="pct"/>
            <w:shd w:val="clear" w:color="auto" w:fill="F2F2F2" w:themeFill="background1" w:themeFillShade="F2"/>
          </w:tcPr>
          <w:p w14:paraId="433E343A" w14:textId="77777777" w:rsidR="009E6917" w:rsidRPr="00B60D70" w:rsidRDefault="00D756E0" w:rsidP="00592146">
            <w:pPr>
              <w:rPr>
                <w:rFonts w:ascii="TH SarabunPSK" w:hAnsi="TH SarabunPSK" w:cs="TH SarabunPSK"/>
                <w:b/>
                <w:bCs/>
                <w:sz w:val="28"/>
                <w:szCs w:val="28"/>
                <w:cs/>
              </w:rPr>
            </w:pPr>
            <w:r w:rsidRPr="00B60D70">
              <w:rPr>
                <w:rFonts w:ascii="TH SarabunPSK" w:hAnsi="TH SarabunPSK" w:cs="TH SarabunPSK" w:hint="cs"/>
                <w:b/>
                <w:bCs/>
                <w:sz w:val="28"/>
                <w:szCs w:val="28"/>
                <w:cs/>
                <w:lang w:val="th-TH"/>
              </w:rPr>
              <w:t>รหัสวิชา</w:t>
            </w:r>
          </w:p>
        </w:tc>
        <w:tc>
          <w:tcPr>
            <w:tcW w:w="1942" w:type="pct"/>
            <w:shd w:val="clear" w:color="auto" w:fill="F2F2F2" w:themeFill="background1" w:themeFillShade="F2"/>
          </w:tcPr>
          <w:p w14:paraId="44666997" w14:textId="77777777" w:rsidR="009E6917" w:rsidRPr="00B60D70" w:rsidRDefault="00D756E0" w:rsidP="00592146">
            <w:pPr>
              <w:rPr>
                <w:rFonts w:ascii="TH SarabunPSK" w:hAnsi="TH SarabunPSK" w:cs="TH SarabunPSK"/>
                <w:b/>
                <w:bCs/>
                <w:sz w:val="28"/>
                <w:szCs w:val="28"/>
              </w:rPr>
            </w:pPr>
            <w:r w:rsidRPr="00B60D70">
              <w:rPr>
                <w:rFonts w:ascii="TH SarabunPSK" w:hAnsi="TH SarabunPSK" w:cs="TH SarabunPSK" w:hint="cs"/>
                <w:b/>
                <w:bCs/>
                <w:sz w:val="28"/>
                <w:szCs w:val="28"/>
                <w:cs/>
                <w:lang w:val="th-TH"/>
              </w:rPr>
              <w:t>ชื่อวิชา</w:t>
            </w:r>
          </w:p>
        </w:tc>
        <w:tc>
          <w:tcPr>
            <w:tcW w:w="706" w:type="pct"/>
            <w:shd w:val="clear" w:color="auto" w:fill="F2F2F2" w:themeFill="background1" w:themeFillShade="F2"/>
          </w:tcPr>
          <w:p w14:paraId="27ED9B80" w14:textId="77777777" w:rsidR="009E6917" w:rsidRPr="00B60D70" w:rsidRDefault="00D756E0" w:rsidP="00097431">
            <w:pPr>
              <w:jc w:val="center"/>
              <w:rPr>
                <w:rFonts w:ascii="TH SarabunPSK" w:hAnsi="TH SarabunPSK" w:cs="TH SarabunPSK"/>
                <w:b/>
                <w:bCs/>
                <w:sz w:val="28"/>
                <w:szCs w:val="28"/>
              </w:rPr>
            </w:pPr>
            <w:r w:rsidRPr="00B60D70">
              <w:rPr>
                <w:rFonts w:ascii="TH SarabunPSK" w:hAnsi="TH SarabunPSK" w:cs="TH SarabunPSK" w:hint="cs"/>
                <w:b/>
                <w:bCs/>
                <w:sz w:val="28"/>
                <w:szCs w:val="28"/>
                <w:cs/>
                <w:lang w:val="th-TH"/>
              </w:rPr>
              <w:t>หน่วยกิต</w:t>
            </w:r>
          </w:p>
        </w:tc>
        <w:tc>
          <w:tcPr>
            <w:tcW w:w="1530" w:type="pct"/>
            <w:shd w:val="clear" w:color="auto" w:fill="F2F2F2" w:themeFill="background1" w:themeFillShade="F2"/>
          </w:tcPr>
          <w:p w14:paraId="61734894" w14:textId="21AB94B9" w:rsidR="009E6917" w:rsidRPr="00B60D70" w:rsidRDefault="00D756E0" w:rsidP="00097431">
            <w:pPr>
              <w:jc w:val="center"/>
              <w:rPr>
                <w:rFonts w:ascii="TH SarabunPSK" w:hAnsi="TH SarabunPSK" w:cs="TH SarabunPSK"/>
                <w:b/>
                <w:bCs/>
                <w:sz w:val="28"/>
                <w:szCs w:val="28"/>
              </w:rPr>
            </w:pPr>
            <w:r w:rsidRPr="00B60D70">
              <w:rPr>
                <w:rFonts w:ascii="TH SarabunPSK" w:hAnsi="TH SarabunPSK" w:cs="TH SarabunPSK" w:hint="cs"/>
                <w:b/>
                <w:bCs/>
                <w:sz w:val="28"/>
                <w:szCs w:val="28"/>
                <w:cs/>
                <w:lang w:val="th-TH"/>
              </w:rPr>
              <w:t>ชั่วโมงภาระงาน</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ปีการศึกษา</w:t>
            </w:r>
          </w:p>
        </w:tc>
      </w:tr>
      <w:tr w:rsidR="00B60D70" w:rsidRPr="00B60D70" w14:paraId="28A432FE" w14:textId="77777777">
        <w:tc>
          <w:tcPr>
            <w:tcW w:w="822" w:type="pct"/>
          </w:tcPr>
          <w:p w14:paraId="0198DEBA" w14:textId="1D0BD630"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241</w:t>
            </w:r>
          </w:p>
        </w:tc>
        <w:tc>
          <w:tcPr>
            <w:tcW w:w="1942" w:type="pct"/>
          </w:tcPr>
          <w:p w14:paraId="06B84372" w14:textId="09680226" w:rsidR="009E6917" w:rsidRPr="00B60D70" w:rsidRDefault="00D756E0" w:rsidP="00097431">
            <w:pPr>
              <w:rPr>
                <w:rFonts w:ascii="TH SarabunPSK" w:hAnsi="TH SarabunPSK" w:cs="TH SarabunPSK"/>
                <w:sz w:val="28"/>
                <w:szCs w:val="28"/>
              </w:rPr>
            </w:pPr>
            <w:r w:rsidRPr="00B60D70">
              <w:rPr>
                <w:rFonts w:ascii="TH SarabunPSK" w:hAnsi="TH SarabunPSK" w:cs="TH SarabunPSK" w:hint="cs"/>
                <w:sz w:val="28"/>
                <w:szCs w:val="28"/>
              </w:rPr>
              <w:t>Soil Mechanics</w:t>
            </w:r>
          </w:p>
        </w:tc>
        <w:tc>
          <w:tcPr>
            <w:tcW w:w="706" w:type="pct"/>
          </w:tcPr>
          <w:p w14:paraId="66002D86"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3 (3-0-6)</w:t>
            </w:r>
          </w:p>
        </w:tc>
        <w:tc>
          <w:tcPr>
            <w:tcW w:w="1530" w:type="pct"/>
          </w:tcPr>
          <w:p w14:paraId="2FDF67F7"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 xml:space="preserve">45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335971F7" w14:textId="77777777">
        <w:tc>
          <w:tcPr>
            <w:tcW w:w="822" w:type="pct"/>
          </w:tcPr>
          <w:p w14:paraId="3E44FFF5" w14:textId="1A5F9E9F"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242</w:t>
            </w:r>
          </w:p>
        </w:tc>
        <w:tc>
          <w:tcPr>
            <w:tcW w:w="1942" w:type="pct"/>
          </w:tcPr>
          <w:p w14:paraId="6C907C0D" w14:textId="6AA6506B"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Soil Mechanics Laboratory</w:t>
            </w:r>
          </w:p>
        </w:tc>
        <w:tc>
          <w:tcPr>
            <w:tcW w:w="706" w:type="pct"/>
          </w:tcPr>
          <w:p w14:paraId="7DF4019E"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1 (0-3-6)</w:t>
            </w:r>
          </w:p>
        </w:tc>
        <w:tc>
          <w:tcPr>
            <w:tcW w:w="1530" w:type="pct"/>
          </w:tcPr>
          <w:p w14:paraId="14EF1731"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 xml:space="preserve">45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0A2FCD47" w14:textId="77777777">
        <w:tc>
          <w:tcPr>
            <w:tcW w:w="822" w:type="pct"/>
          </w:tcPr>
          <w:p w14:paraId="0975EF4B" w14:textId="15908722"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471</w:t>
            </w:r>
          </w:p>
        </w:tc>
        <w:tc>
          <w:tcPr>
            <w:tcW w:w="1942" w:type="pct"/>
          </w:tcPr>
          <w:p w14:paraId="51D9929E" w14:textId="5715B13F"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Civil Technology Education Project Proposal</w:t>
            </w:r>
          </w:p>
        </w:tc>
        <w:tc>
          <w:tcPr>
            <w:tcW w:w="706" w:type="pct"/>
          </w:tcPr>
          <w:p w14:paraId="22DA9D3A"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1 (0-2-2)</w:t>
            </w:r>
          </w:p>
        </w:tc>
        <w:tc>
          <w:tcPr>
            <w:tcW w:w="1530" w:type="pct"/>
          </w:tcPr>
          <w:p w14:paraId="37CE8E24"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 xml:space="preserve">30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5F503370" w14:textId="77777777">
        <w:tc>
          <w:tcPr>
            <w:tcW w:w="822" w:type="pct"/>
          </w:tcPr>
          <w:p w14:paraId="66E2DA3B" w14:textId="6FF8B40A"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472</w:t>
            </w:r>
          </w:p>
        </w:tc>
        <w:tc>
          <w:tcPr>
            <w:tcW w:w="1942" w:type="pct"/>
          </w:tcPr>
          <w:p w14:paraId="18BD0783" w14:textId="3808DD2B"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Civil Technology Education Research Project</w:t>
            </w:r>
          </w:p>
        </w:tc>
        <w:tc>
          <w:tcPr>
            <w:tcW w:w="706" w:type="pct"/>
          </w:tcPr>
          <w:p w14:paraId="26D5DFEB"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3 (0-6-6)</w:t>
            </w:r>
          </w:p>
        </w:tc>
        <w:tc>
          <w:tcPr>
            <w:tcW w:w="1530" w:type="pct"/>
          </w:tcPr>
          <w:p w14:paraId="75FBFE1A"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 xml:space="preserve">30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4A76E851" w14:textId="77777777">
        <w:tc>
          <w:tcPr>
            <w:tcW w:w="822" w:type="pct"/>
          </w:tcPr>
          <w:p w14:paraId="22D2439B" w14:textId="664C9EE7"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lastRenderedPageBreak/>
              <w:t xml:space="preserve">CTE </w:t>
            </w:r>
            <w:r w:rsidR="00D756E0" w:rsidRPr="00B60D70">
              <w:rPr>
                <w:rFonts w:ascii="TH SarabunPSK" w:hAnsi="TH SarabunPSK" w:cs="TH SarabunPSK" w:hint="cs"/>
                <w:sz w:val="28"/>
                <w:szCs w:val="28"/>
              </w:rPr>
              <w:t>591</w:t>
            </w:r>
          </w:p>
        </w:tc>
        <w:tc>
          <w:tcPr>
            <w:tcW w:w="1942" w:type="pct"/>
          </w:tcPr>
          <w:p w14:paraId="5BF0C4D2" w14:textId="3AC04BC8"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Teacher Professional Internship I</w:t>
            </w:r>
          </w:p>
        </w:tc>
        <w:tc>
          <w:tcPr>
            <w:tcW w:w="706" w:type="pct"/>
          </w:tcPr>
          <w:p w14:paraId="3EBB89E0"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6 (0-18-12)</w:t>
            </w:r>
          </w:p>
        </w:tc>
        <w:tc>
          <w:tcPr>
            <w:tcW w:w="1530" w:type="pct"/>
          </w:tcPr>
          <w:p w14:paraId="3BA52B32"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 xml:space="preserve">30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0136515F" w14:textId="77777777">
        <w:tc>
          <w:tcPr>
            <w:tcW w:w="822" w:type="pct"/>
          </w:tcPr>
          <w:p w14:paraId="4EBB4C62" w14:textId="4EF6A995"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592</w:t>
            </w:r>
          </w:p>
        </w:tc>
        <w:tc>
          <w:tcPr>
            <w:tcW w:w="1942" w:type="pct"/>
          </w:tcPr>
          <w:p w14:paraId="56DE6EE0" w14:textId="6239C68C" w:rsidR="009E6917" w:rsidRPr="00B60D70" w:rsidRDefault="00D756E0" w:rsidP="00592146">
            <w:pPr>
              <w:rPr>
                <w:rFonts w:ascii="TH SarabunPSK" w:hAnsi="TH SarabunPSK" w:cs="TH SarabunPSK"/>
                <w:sz w:val="28"/>
                <w:szCs w:val="28"/>
                <w:cs/>
              </w:rPr>
            </w:pPr>
            <w:r w:rsidRPr="00B60D70">
              <w:rPr>
                <w:rFonts w:ascii="TH SarabunPSK" w:hAnsi="TH SarabunPSK" w:cs="TH SarabunPSK" w:hint="cs"/>
                <w:sz w:val="28"/>
                <w:szCs w:val="28"/>
              </w:rPr>
              <w:t>Teacher Professional Internship II</w:t>
            </w:r>
          </w:p>
        </w:tc>
        <w:tc>
          <w:tcPr>
            <w:tcW w:w="706" w:type="pct"/>
          </w:tcPr>
          <w:p w14:paraId="2E507932"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6 (0-18-12)</w:t>
            </w:r>
          </w:p>
        </w:tc>
        <w:tc>
          <w:tcPr>
            <w:tcW w:w="1530" w:type="pct"/>
          </w:tcPr>
          <w:p w14:paraId="60463A45"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 xml:space="preserve">30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2D54A4AD" w14:textId="77777777">
        <w:tc>
          <w:tcPr>
            <w:tcW w:w="822" w:type="pct"/>
          </w:tcPr>
          <w:p w14:paraId="1BDC56FF" w14:textId="4A84FD5B"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cs/>
              </w:rPr>
              <w:t>224</w:t>
            </w:r>
          </w:p>
        </w:tc>
        <w:tc>
          <w:tcPr>
            <w:tcW w:w="1942" w:type="pct"/>
          </w:tcPr>
          <w:p w14:paraId="42424CC4" w14:textId="00E66B7E"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Materials Testing Laboratory</w:t>
            </w:r>
          </w:p>
        </w:tc>
        <w:tc>
          <w:tcPr>
            <w:tcW w:w="706" w:type="pct"/>
          </w:tcPr>
          <w:p w14:paraId="0487E096"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cs/>
              </w:rPr>
              <w:t>1 (0-3-6)</w:t>
            </w:r>
          </w:p>
        </w:tc>
        <w:tc>
          <w:tcPr>
            <w:tcW w:w="1530" w:type="pct"/>
          </w:tcPr>
          <w:p w14:paraId="6BBF84C0"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 xml:space="preserve">45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9E6917" w:rsidRPr="00B60D70" w14:paraId="39548831" w14:textId="77777777">
        <w:tc>
          <w:tcPr>
            <w:tcW w:w="822" w:type="pct"/>
          </w:tcPr>
          <w:p w14:paraId="233E3C1E" w14:textId="63A94826"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408</w:t>
            </w:r>
          </w:p>
        </w:tc>
        <w:tc>
          <w:tcPr>
            <w:tcW w:w="1942" w:type="pct"/>
          </w:tcPr>
          <w:p w14:paraId="63D4EDAB" w14:textId="496BF165"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Development of a Teacher Experience for Civil Engineer Teacher</w:t>
            </w:r>
          </w:p>
        </w:tc>
        <w:tc>
          <w:tcPr>
            <w:tcW w:w="706" w:type="pct"/>
          </w:tcPr>
          <w:p w14:paraId="7AAEAE4E" w14:textId="49CA4531" w:rsidR="009E6917" w:rsidRPr="00B60D70" w:rsidRDefault="00F92F69" w:rsidP="00592146">
            <w:pPr>
              <w:rPr>
                <w:rFonts w:ascii="TH SarabunPSK" w:hAnsi="TH SarabunPSK" w:cs="TH SarabunPSK"/>
                <w:sz w:val="28"/>
                <w:szCs w:val="28"/>
              </w:rPr>
            </w:pPr>
            <w:r w:rsidRPr="00B60D70">
              <w:rPr>
                <w:rFonts w:ascii="TH SarabunPSK" w:hAnsi="TH SarabunPSK" w:cs="TH SarabunPSK"/>
                <w:sz w:val="28"/>
                <w:szCs w:val="28"/>
              </w:rPr>
              <w:t>3 (</w:t>
            </w:r>
            <w:r w:rsidR="00440A32" w:rsidRPr="00B60D70">
              <w:rPr>
                <w:rFonts w:ascii="TH SarabunPSK" w:hAnsi="TH SarabunPSK" w:cs="TH SarabunPSK"/>
                <w:sz w:val="28"/>
                <w:szCs w:val="28"/>
              </w:rPr>
              <w:t>0</w:t>
            </w:r>
            <w:r w:rsidRPr="00B60D70">
              <w:rPr>
                <w:rFonts w:ascii="TH SarabunPSK" w:hAnsi="TH SarabunPSK" w:cs="TH SarabunPSK"/>
                <w:sz w:val="28"/>
                <w:szCs w:val="28"/>
              </w:rPr>
              <w:t>-</w:t>
            </w:r>
            <w:r w:rsidR="00440A32" w:rsidRPr="00B60D70">
              <w:rPr>
                <w:rFonts w:ascii="TH SarabunPSK" w:hAnsi="TH SarabunPSK" w:cs="TH SarabunPSK"/>
                <w:sz w:val="28"/>
                <w:szCs w:val="28"/>
              </w:rPr>
              <w:t>3</w:t>
            </w:r>
            <w:r w:rsidRPr="00B60D70">
              <w:rPr>
                <w:rFonts w:ascii="TH SarabunPSK" w:hAnsi="TH SarabunPSK" w:cs="TH SarabunPSK"/>
                <w:sz w:val="28"/>
                <w:szCs w:val="28"/>
              </w:rPr>
              <w:t>-6)</w:t>
            </w:r>
          </w:p>
        </w:tc>
        <w:tc>
          <w:tcPr>
            <w:tcW w:w="1530" w:type="pct"/>
          </w:tcPr>
          <w:p w14:paraId="1A61E9D6"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bl>
    <w:p w14:paraId="20C117B2" w14:textId="77777777" w:rsidR="00461E86" w:rsidRPr="00B60D70" w:rsidRDefault="00461E86" w:rsidP="00592146">
      <w:pPr>
        <w:rPr>
          <w:rFonts w:ascii="TH SarabunPSK" w:hAnsi="TH SarabunPSK" w:cs="TH SarabunPSK"/>
          <w:b/>
          <w:bCs/>
          <w:cs/>
          <w:lang w:val="th-TH"/>
        </w:rPr>
      </w:pPr>
    </w:p>
    <w:p w14:paraId="7238B7CA" w14:textId="77777777" w:rsidR="00066AE9" w:rsidRPr="00B60D70" w:rsidRDefault="00066AE9" w:rsidP="00066AE9">
      <w:pPr>
        <w:spacing w:before="120"/>
        <w:ind w:right="26"/>
        <w:jc w:val="left"/>
        <w:rPr>
          <w:rFonts w:ascii="TH SarabunPSK" w:hAnsi="TH SarabunPSK" w:cs="TH SarabunPSK"/>
          <w:b/>
          <w:bCs/>
        </w:rPr>
      </w:pPr>
      <w:r w:rsidRPr="00B60D70">
        <w:rPr>
          <w:rFonts w:ascii="TH SarabunPSK" w:hAnsi="TH SarabunPSK" w:cs="TH SarabunPSK" w:hint="cs"/>
          <w:b/>
          <w:bCs/>
        </w:rPr>
        <w:t>3.2</w:t>
      </w:r>
      <w:r w:rsidRPr="00B60D70">
        <w:rPr>
          <w:rFonts w:ascii="TH SarabunPSK" w:hAnsi="TH SarabunPSK" w:cs="TH SarabunPSK" w:hint="cs"/>
          <w:b/>
          <w:bCs/>
          <w:cs/>
        </w:rPr>
        <w:t>)</w:t>
      </w:r>
      <w:r w:rsidRPr="00B60D70">
        <w:rPr>
          <w:rFonts w:ascii="TH SarabunPSK" w:hAnsi="TH SarabunPSK" w:cs="TH SarabunPSK" w:hint="cs"/>
          <w:b/>
          <w:bCs/>
        </w:rPr>
        <w:t xml:space="preserve"> </w:t>
      </w:r>
      <w:r w:rsidRPr="00B60D70">
        <w:rPr>
          <w:rFonts w:ascii="TH SarabunPSK" w:hAnsi="TH SarabunPSK" w:cs="TH SarabunPSK" w:hint="cs"/>
          <w:b/>
          <w:bCs/>
          <w:cs/>
          <w:lang w:val="th-TH"/>
        </w:rPr>
        <w:t>ภาระงานในหลักสูตรนี้</w:t>
      </w:r>
    </w:p>
    <w:tbl>
      <w:tblPr>
        <w:tblStyle w:val="af6"/>
        <w:tblW w:w="5000" w:type="pct"/>
        <w:tblLook w:val="04A0" w:firstRow="1" w:lastRow="0" w:firstColumn="1" w:lastColumn="0" w:noHBand="0" w:noVBand="1"/>
      </w:tblPr>
      <w:tblGrid>
        <w:gridCol w:w="1508"/>
        <w:gridCol w:w="3541"/>
        <w:gridCol w:w="1287"/>
        <w:gridCol w:w="2680"/>
      </w:tblGrid>
      <w:tr w:rsidR="00B60D70" w:rsidRPr="00B60D70" w14:paraId="6EBAE7CE" w14:textId="77777777" w:rsidTr="00932286">
        <w:tc>
          <w:tcPr>
            <w:tcW w:w="836" w:type="pct"/>
            <w:shd w:val="clear" w:color="auto" w:fill="F2F2F2" w:themeFill="background1" w:themeFillShade="F2"/>
          </w:tcPr>
          <w:p w14:paraId="7C76ECCB" w14:textId="77777777" w:rsidR="00CB2F67" w:rsidRPr="00B60D70" w:rsidRDefault="00CB2F67" w:rsidP="00932286">
            <w:pPr>
              <w:ind w:right="26"/>
              <w:rPr>
                <w:rFonts w:ascii="TH SarabunPSK" w:hAnsi="TH SarabunPSK" w:cs="TH SarabunPSK"/>
                <w:b/>
                <w:bCs/>
                <w:sz w:val="28"/>
                <w:szCs w:val="28"/>
                <w:cs/>
              </w:rPr>
            </w:pPr>
            <w:r w:rsidRPr="00B60D70">
              <w:rPr>
                <w:rFonts w:ascii="TH SarabunPSK" w:hAnsi="TH SarabunPSK" w:cs="TH SarabunPSK" w:hint="cs"/>
                <w:b/>
                <w:bCs/>
                <w:sz w:val="28"/>
                <w:szCs w:val="28"/>
                <w:cs/>
                <w:lang w:val="th-TH"/>
              </w:rPr>
              <w:t>รหัสวิชา</w:t>
            </w:r>
          </w:p>
        </w:tc>
        <w:tc>
          <w:tcPr>
            <w:tcW w:w="1964" w:type="pct"/>
            <w:shd w:val="clear" w:color="auto" w:fill="F2F2F2" w:themeFill="background1" w:themeFillShade="F2"/>
          </w:tcPr>
          <w:p w14:paraId="79673283" w14:textId="77777777" w:rsidR="00CB2F67" w:rsidRPr="00B60D70" w:rsidRDefault="00CB2F67" w:rsidP="00932286">
            <w:pPr>
              <w:ind w:right="26"/>
              <w:rPr>
                <w:rFonts w:ascii="TH SarabunPSK" w:hAnsi="TH SarabunPSK" w:cs="TH SarabunPSK"/>
                <w:b/>
                <w:bCs/>
                <w:sz w:val="28"/>
                <w:szCs w:val="28"/>
              </w:rPr>
            </w:pPr>
            <w:r w:rsidRPr="00B60D70">
              <w:rPr>
                <w:rFonts w:ascii="TH SarabunPSK" w:hAnsi="TH SarabunPSK" w:cs="TH SarabunPSK" w:hint="cs"/>
                <w:b/>
                <w:bCs/>
                <w:sz w:val="28"/>
                <w:szCs w:val="28"/>
                <w:cs/>
                <w:lang w:val="th-TH"/>
              </w:rPr>
              <w:t>ชื่อวิชา</w:t>
            </w:r>
          </w:p>
        </w:tc>
        <w:tc>
          <w:tcPr>
            <w:tcW w:w="714" w:type="pct"/>
            <w:shd w:val="clear" w:color="auto" w:fill="F2F2F2" w:themeFill="background1" w:themeFillShade="F2"/>
          </w:tcPr>
          <w:p w14:paraId="0709B4B8" w14:textId="77777777" w:rsidR="00CB2F67" w:rsidRPr="00B60D70" w:rsidRDefault="00CB2F67" w:rsidP="00932286">
            <w:pPr>
              <w:ind w:right="26"/>
              <w:rPr>
                <w:rFonts w:ascii="TH SarabunPSK" w:hAnsi="TH SarabunPSK" w:cs="TH SarabunPSK"/>
                <w:b/>
                <w:bCs/>
                <w:sz w:val="28"/>
                <w:szCs w:val="28"/>
              </w:rPr>
            </w:pPr>
            <w:r w:rsidRPr="00B60D70">
              <w:rPr>
                <w:rFonts w:ascii="TH SarabunPSK" w:hAnsi="TH SarabunPSK" w:cs="TH SarabunPSK" w:hint="cs"/>
                <w:b/>
                <w:bCs/>
                <w:sz w:val="28"/>
                <w:szCs w:val="28"/>
                <w:cs/>
                <w:lang w:val="th-TH"/>
              </w:rPr>
              <w:t>หน่วยกิต</w:t>
            </w:r>
          </w:p>
        </w:tc>
        <w:tc>
          <w:tcPr>
            <w:tcW w:w="1486" w:type="pct"/>
            <w:shd w:val="clear" w:color="auto" w:fill="F2F2F2" w:themeFill="background1" w:themeFillShade="F2"/>
          </w:tcPr>
          <w:p w14:paraId="1A66A454" w14:textId="77777777" w:rsidR="00CB2F67" w:rsidRPr="00B60D70" w:rsidRDefault="00CB2F67" w:rsidP="00932286">
            <w:pPr>
              <w:ind w:right="26"/>
              <w:rPr>
                <w:rFonts w:ascii="TH SarabunPSK" w:hAnsi="TH SarabunPSK" w:cs="TH SarabunPSK"/>
                <w:b/>
                <w:bCs/>
                <w:sz w:val="28"/>
                <w:szCs w:val="28"/>
              </w:rPr>
            </w:pPr>
            <w:r w:rsidRPr="00B60D70">
              <w:rPr>
                <w:rFonts w:ascii="TH SarabunPSK" w:hAnsi="TH SarabunPSK" w:cs="TH SarabunPSK" w:hint="cs"/>
                <w:b/>
                <w:bCs/>
                <w:sz w:val="28"/>
                <w:szCs w:val="28"/>
                <w:cs/>
                <w:lang w:val="th-TH"/>
              </w:rPr>
              <w:t>ชั่วโมงสอน</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 xml:space="preserve">ปีการศึกษา </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โดยประมาณ</w:t>
            </w:r>
            <w:r w:rsidRPr="00B60D70">
              <w:rPr>
                <w:rFonts w:ascii="TH SarabunPSK" w:hAnsi="TH SarabunPSK" w:cs="TH SarabunPSK" w:hint="cs"/>
                <w:b/>
                <w:bCs/>
                <w:sz w:val="28"/>
                <w:szCs w:val="28"/>
                <w:cs/>
              </w:rPr>
              <w:t>)</w:t>
            </w:r>
          </w:p>
        </w:tc>
      </w:tr>
      <w:tr w:rsidR="00B60D70" w:rsidRPr="00B60D70" w14:paraId="57367623" w14:textId="77777777" w:rsidTr="00932286">
        <w:tc>
          <w:tcPr>
            <w:tcW w:w="836" w:type="pct"/>
          </w:tcPr>
          <w:p w14:paraId="0FA641A8" w14:textId="37145CAC"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CTE</w:t>
            </w:r>
            <w:r w:rsidR="00F06878" w:rsidRPr="00B60D70">
              <w:rPr>
                <w:rFonts w:ascii="TH SarabunPSK" w:hAnsi="TH SarabunPSK" w:cs="TH SarabunPSK"/>
                <w:sz w:val="28"/>
                <w:szCs w:val="28"/>
              </w:rPr>
              <w:t xml:space="preserve"> </w:t>
            </w:r>
            <w:r w:rsidRPr="00B60D70">
              <w:rPr>
                <w:rFonts w:ascii="TH SarabunPSK" w:hAnsi="TH SarabunPSK" w:cs="TH SarabunPSK" w:hint="cs"/>
                <w:sz w:val="28"/>
                <w:szCs w:val="28"/>
              </w:rPr>
              <w:t>491</w:t>
            </w:r>
          </w:p>
        </w:tc>
        <w:tc>
          <w:tcPr>
            <w:tcW w:w="1964" w:type="pct"/>
          </w:tcPr>
          <w:p w14:paraId="15693766" w14:textId="77777777"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lang w:val="th-TH"/>
              </w:rPr>
              <w:t>โครงงานทางครุศาสตร์โยธา 1</w:t>
            </w:r>
            <w:r w:rsidRPr="00B60D70">
              <w:rPr>
                <w:rFonts w:ascii="TH SarabunPSK" w:hAnsi="TH SarabunPSK" w:cs="TH SarabunPSK" w:hint="cs"/>
                <w:sz w:val="28"/>
                <w:szCs w:val="28"/>
                <w:cs/>
                <w:lang w:val="th-TH"/>
              </w:rPr>
              <w:t xml:space="preserve"> </w:t>
            </w:r>
          </w:p>
          <w:p w14:paraId="1ECB08D7" w14:textId="0078018E"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rPr>
              <w:t>(</w:t>
            </w:r>
            <w:r w:rsidRPr="00B60D70">
              <w:rPr>
                <w:rFonts w:ascii="TH SarabunPSK" w:hAnsi="TH SarabunPSK" w:cs="TH SarabunPSK"/>
                <w:sz w:val="28"/>
                <w:szCs w:val="28"/>
              </w:rPr>
              <w:t xml:space="preserve">Civil Technology Education Project </w:t>
            </w:r>
            <w:r w:rsidR="00856F19" w:rsidRPr="00B60D70">
              <w:rPr>
                <w:rFonts w:ascii="TH SarabunPSK" w:hAnsi="TH SarabunPSK" w:cs="TH SarabunPSK"/>
                <w:sz w:val="28"/>
                <w:szCs w:val="28"/>
              </w:rPr>
              <w:t>I</w:t>
            </w:r>
            <w:r w:rsidRPr="00B60D70">
              <w:rPr>
                <w:rFonts w:ascii="TH SarabunPSK" w:hAnsi="TH SarabunPSK" w:cs="TH SarabunPSK"/>
                <w:sz w:val="28"/>
                <w:szCs w:val="28"/>
                <w:cs/>
              </w:rPr>
              <w:t>)</w:t>
            </w:r>
          </w:p>
        </w:tc>
        <w:tc>
          <w:tcPr>
            <w:tcW w:w="714" w:type="pct"/>
          </w:tcPr>
          <w:p w14:paraId="6E1ED8F9" w14:textId="6F8EF1EF"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1 (0-</w:t>
            </w:r>
            <w:r w:rsidR="005D0601" w:rsidRPr="00B60D70">
              <w:rPr>
                <w:rFonts w:ascii="TH SarabunPSK" w:hAnsi="TH SarabunPSK" w:cs="TH SarabunPSK"/>
                <w:sz w:val="28"/>
                <w:szCs w:val="28"/>
              </w:rPr>
              <w:t>3</w:t>
            </w:r>
            <w:r w:rsidR="005D0601" w:rsidRPr="00B60D70">
              <w:rPr>
                <w:rFonts w:ascii="TH SarabunPSK" w:hAnsi="TH SarabunPSK" w:cs="TH SarabunPSK" w:hint="cs"/>
                <w:sz w:val="28"/>
                <w:szCs w:val="28"/>
              </w:rPr>
              <w:t>-</w:t>
            </w:r>
            <w:r w:rsidR="005D0601"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6" w:type="pct"/>
          </w:tcPr>
          <w:p w14:paraId="3076C37E" w14:textId="79592FFF"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1C0D8EC2" w14:textId="77777777" w:rsidTr="00932286">
        <w:tc>
          <w:tcPr>
            <w:tcW w:w="836" w:type="pct"/>
          </w:tcPr>
          <w:p w14:paraId="5F5F13D9" w14:textId="233413D1"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CTE</w:t>
            </w:r>
            <w:r w:rsidR="00F06878" w:rsidRPr="00B60D70">
              <w:rPr>
                <w:rFonts w:ascii="TH SarabunPSK" w:hAnsi="TH SarabunPSK" w:cs="TH SarabunPSK"/>
                <w:sz w:val="28"/>
                <w:szCs w:val="28"/>
              </w:rPr>
              <w:t xml:space="preserve"> </w:t>
            </w:r>
            <w:r w:rsidRPr="00B60D70">
              <w:rPr>
                <w:rFonts w:ascii="TH SarabunPSK" w:hAnsi="TH SarabunPSK" w:cs="TH SarabunPSK" w:hint="cs"/>
                <w:sz w:val="28"/>
                <w:szCs w:val="28"/>
              </w:rPr>
              <w:t>492</w:t>
            </w:r>
          </w:p>
        </w:tc>
        <w:tc>
          <w:tcPr>
            <w:tcW w:w="1964" w:type="pct"/>
            <w:vAlign w:val="bottom"/>
          </w:tcPr>
          <w:p w14:paraId="1EFEBC72" w14:textId="77777777"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lang w:val="th-TH"/>
              </w:rPr>
              <w:t xml:space="preserve">โครงงานทางครุศาสตร์โยธา </w:t>
            </w:r>
            <w:r w:rsidRPr="00B60D70">
              <w:rPr>
                <w:rFonts w:ascii="TH SarabunPSK" w:hAnsi="TH SarabunPSK" w:cs="TH SarabunPSK"/>
                <w:sz w:val="28"/>
                <w:szCs w:val="28"/>
              </w:rPr>
              <w:t>2</w:t>
            </w:r>
            <w:r w:rsidRPr="00B60D70">
              <w:rPr>
                <w:rFonts w:ascii="TH SarabunPSK" w:hAnsi="TH SarabunPSK" w:cs="TH SarabunPSK" w:hint="cs"/>
                <w:sz w:val="28"/>
                <w:szCs w:val="28"/>
                <w:cs/>
                <w:lang w:val="th-TH"/>
              </w:rPr>
              <w:t xml:space="preserve"> </w:t>
            </w:r>
          </w:p>
          <w:p w14:paraId="7AE8B39D" w14:textId="44170982"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rPr>
              <w:t>(</w:t>
            </w:r>
            <w:r w:rsidRPr="00B60D70">
              <w:rPr>
                <w:rFonts w:ascii="TH SarabunPSK" w:hAnsi="TH SarabunPSK" w:cs="TH SarabunPSK"/>
                <w:sz w:val="28"/>
                <w:szCs w:val="28"/>
              </w:rPr>
              <w:t xml:space="preserve">Civil Technology Education Project </w:t>
            </w:r>
            <w:r w:rsidR="00856F19" w:rsidRPr="00B60D70">
              <w:rPr>
                <w:rFonts w:ascii="TH SarabunPSK" w:hAnsi="TH SarabunPSK" w:cs="TH SarabunPSK"/>
                <w:sz w:val="28"/>
                <w:szCs w:val="28"/>
              </w:rPr>
              <w:t>II</w:t>
            </w:r>
            <w:r w:rsidRPr="00B60D70">
              <w:rPr>
                <w:rFonts w:ascii="TH SarabunPSK" w:hAnsi="TH SarabunPSK" w:cs="TH SarabunPSK"/>
                <w:sz w:val="28"/>
                <w:szCs w:val="28"/>
                <w:cs/>
              </w:rPr>
              <w:t>)</w:t>
            </w:r>
            <w:r w:rsidRPr="00B60D70">
              <w:rPr>
                <w:rFonts w:ascii="TH SarabunPSK" w:hAnsi="TH SarabunPSK" w:cs="TH SarabunPSK" w:hint="cs"/>
                <w:sz w:val="28"/>
                <w:szCs w:val="28"/>
              </w:rPr>
              <w:t xml:space="preserve"> </w:t>
            </w:r>
          </w:p>
        </w:tc>
        <w:tc>
          <w:tcPr>
            <w:tcW w:w="714" w:type="pct"/>
          </w:tcPr>
          <w:p w14:paraId="4C3F7BA8" w14:textId="28E6C511"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1 (0-</w:t>
            </w:r>
            <w:r w:rsidR="005D0601" w:rsidRPr="00B60D70">
              <w:rPr>
                <w:rFonts w:ascii="TH SarabunPSK" w:hAnsi="TH SarabunPSK" w:cs="TH SarabunPSK"/>
                <w:sz w:val="28"/>
                <w:szCs w:val="28"/>
              </w:rPr>
              <w:t>3</w:t>
            </w:r>
            <w:r w:rsidR="005D0601" w:rsidRPr="00B60D70">
              <w:rPr>
                <w:rFonts w:ascii="TH SarabunPSK" w:hAnsi="TH SarabunPSK" w:cs="TH SarabunPSK" w:hint="cs"/>
                <w:sz w:val="28"/>
                <w:szCs w:val="28"/>
              </w:rPr>
              <w:t>-</w:t>
            </w:r>
            <w:r w:rsidR="005D0601"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6" w:type="pct"/>
          </w:tcPr>
          <w:p w14:paraId="3A77ABFB" w14:textId="46144F69"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094CBFDA" w14:textId="77777777" w:rsidTr="00932286">
        <w:tc>
          <w:tcPr>
            <w:tcW w:w="836" w:type="pct"/>
          </w:tcPr>
          <w:p w14:paraId="4F2A6265" w14:textId="1FE910E5" w:rsidR="00CB2F67" w:rsidRPr="00B60D70" w:rsidRDefault="00CB2F67" w:rsidP="00CB2F67">
            <w:pPr>
              <w:ind w:right="26"/>
              <w:rPr>
                <w:rFonts w:ascii="TH SarabunPSK" w:eastAsia="Times New Roman" w:hAnsi="TH SarabunPSK" w:cs="TH SarabunPSK"/>
                <w:sz w:val="28"/>
                <w:szCs w:val="28"/>
              </w:rPr>
            </w:pPr>
            <w:r w:rsidRPr="00B60D70">
              <w:rPr>
                <w:rFonts w:ascii="TH SarabunPSK" w:hAnsi="TH SarabunPSK" w:cs="TH SarabunPSK" w:hint="cs"/>
                <w:sz w:val="28"/>
                <w:szCs w:val="28"/>
              </w:rPr>
              <w:t>CTE</w:t>
            </w:r>
            <w:r w:rsidR="00F06878" w:rsidRPr="00B60D70">
              <w:rPr>
                <w:rFonts w:ascii="TH SarabunPSK" w:hAnsi="TH SarabunPSK" w:cs="TH SarabunPSK"/>
                <w:sz w:val="28"/>
                <w:szCs w:val="28"/>
              </w:rPr>
              <w:t xml:space="preserve"> </w:t>
            </w:r>
            <w:r w:rsidRPr="00B60D70">
              <w:rPr>
                <w:rFonts w:ascii="TH SarabunPSK" w:hAnsi="TH SarabunPSK" w:cs="TH SarabunPSK" w:hint="cs"/>
                <w:sz w:val="28"/>
                <w:szCs w:val="28"/>
              </w:rPr>
              <w:t>493</w:t>
            </w:r>
          </w:p>
        </w:tc>
        <w:tc>
          <w:tcPr>
            <w:tcW w:w="1964" w:type="pct"/>
            <w:vAlign w:val="bottom"/>
          </w:tcPr>
          <w:p w14:paraId="7BB0F1D9" w14:textId="77777777"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lang w:val="th-TH"/>
              </w:rPr>
              <w:t xml:space="preserve">โครงงานทางครุศาสตร์โยธา </w:t>
            </w:r>
            <w:r w:rsidRPr="00B60D70">
              <w:rPr>
                <w:rFonts w:ascii="TH SarabunPSK" w:hAnsi="TH SarabunPSK" w:cs="TH SarabunPSK"/>
                <w:sz w:val="28"/>
                <w:szCs w:val="28"/>
              </w:rPr>
              <w:t>3</w:t>
            </w:r>
            <w:r w:rsidRPr="00B60D70">
              <w:rPr>
                <w:rFonts w:ascii="TH SarabunPSK" w:hAnsi="TH SarabunPSK" w:cs="TH SarabunPSK" w:hint="cs"/>
                <w:sz w:val="28"/>
                <w:szCs w:val="28"/>
                <w:cs/>
                <w:lang w:val="th-TH"/>
              </w:rPr>
              <w:t xml:space="preserve"> </w:t>
            </w:r>
          </w:p>
          <w:p w14:paraId="2EAD760D" w14:textId="0B7A9471" w:rsidR="00CB2F67" w:rsidRPr="00B60D70" w:rsidRDefault="00CB2F67" w:rsidP="00CB2F67">
            <w:pPr>
              <w:ind w:right="26"/>
              <w:jc w:val="left"/>
              <w:rPr>
                <w:rFonts w:ascii="TH SarabunPSK" w:eastAsia="Times New Roman" w:hAnsi="TH SarabunPSK" w:cs="TH SarabunPSK"/>
                <w:sz w:val="28"/>
                <w:szCs w:val="28"/>
              </w:rPr>
            </w:pPr>
            <w:r w:rsidRPr="00B60D70">
              <w:rPr>
                <w:rFonts w:ascii="TH SarabunPSK" w:hAnsi="TH SarabunPSK" w:cs="TH SarabunPSK"/>
                <w:sz w:val="28"/>
                <w:szCs w:val="28"/>
                <w:cs/>
              </w:rPr>
              <w:t>(</w:t>
            </w:r>
            <w:r w:rsidRPr="00B60D70">
              <w:rPr>
                <w:rFonts w:ascii="TH SarabunPSK" w:hAnsi="TH SarabunPSK" w:cs="TH SarabunPSK"/>
                <w:sz w:val="28"/>
                <w:szCs w:val="28"/>
              </w:rPr>
              <w:t xml:space="preserve">Civil Technology Education Project </w:t>
            </w:r>
            <w:r w:rsidR="00856F19" w:rsidRPr="00B60D70">
              <w:rPr>
                <w:rFonts w:ascii="TH SarabunPSK" w:hAnsi="TH SarabunPSK" w:cs="TH SarabunPSK"/>
                <w:sz w:val="28"/>
                <w:szCs w:val="28"/>
              </w:rPr>
              <w:t>III</w:t>
            </w:r>
            <w:r w:rsidRPr="00B60D70">
              <w:rPr>
                <w:rFonts w:ascii="TH SarabunPSK" w:hAnsi="TH SarabunPSK" w:cs="TH SarabunPSK"/>
                <w:sz w:val="28"/>
                <w:szCs w:val="28"/>
                <w:cs/>
              </w:rPr>
              <w:t>)</w:t>
            </w:r>
            <w:r w:rsidRPr="00B60D70">
              <w:rPr>
                <w:rFonts w:ascii="TH SarabunPSK" w:hAnsi="TH SarabunPSK" w:cs="TH SarabunPSK" w:hint="cs"/>
                <w:sz w:val="28"/>
                <w:szCs w:val="28"/>
              </w:rPr>
              <w:t xml:space="preserve"> </w:t>
            </w:r>
          </w:p>
        </w:tc>
        <w:tc>
          <w:tcPr>
            <w:tcW w:w="714" w:type="pct"/>
          </w:tcPr>
          <w:p w14:paraId="4F9698CE" w14:textId="2F5A126A"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1 (0-</w:t>
            </w:r>
            <w:r w:rsidR="005D0601" w:rsidRPr="00B60D70">
              <w:rPr>
                <w:rFonts w:ascii="TH SarabunPSK" w:hAnsi="TH SarabunPSK" w:cs="TH SarabunPSK"/>
                <w:sz w:val="28"/>
                <w:szCs w:val="28"/>
              </w:rPr>
              <w:t>3</w:t>
            </w:r>
            <w:r w:rsidR="005D0601" w:rsidRPr="00B60D70">
              <w:rPr>
                <w:rFonts w:ascii="TH SarabunPSK" w:hAnsi="TH SarabunPSK" w:cs="TH SarabunPSK" w:hint="cs"/>
                <w:sz w:val="28"/>
                <w:szCs w:val="28"/>
              </w:rPr>
              <w:t>-</w:t>
            </w:r>
            <w:r w:rsidR="005D0601"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6" w:type="pct"/>
          </w:tcPr>
          <w:p w14:paraId="5F70E6A2" w14:textId="11FDE5D1"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62658149" w14:textId="77777777" w:rsidTr="00932286">
        <w:tc>
          <w:tcPr>
            <w:tcW w:w="836" w:type="pct"/>
          </w:tcPr>
          <w:p w14:paraId="1DA8D052" w14:textId="4B39DE1C"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CTE</w:t>
            </w:r>
            <w:r w:rsidR="00F06878" w:rsidRPr="00B60D70">
              <w:rPr>
                <w:rFonts w:ascii="TH SarabunPSK" w:eastAsia="Times New Roman" w:hAnsi="TH SarabunPSK" w:cs="TH SarabunPSK"/>
                <w:sz w:val="28"/>
                <w:szCs w:val="28"/>
              </w:rPr>
              <w:t xml:space="preserve"> </w:t>
            </w:r>
            <w:r w:rsidRPr="00B60D70">
              <w:rPr>
                <w:rFonts w:ascii="TH SarabunPSK" w:eastAsia="Times New Roman" w:hAnsi="TH SarabunPSK" w:cs="TH SarabunPSK" w:hint="cs"/>
                <w:sz w:val="28"/>
                <w:szCs w:val="28"/>
              </w:rPr>
              <w:t>335</w:t>
            </w:r>
          </w:p>
        </w:tc>
        <w:tc>
          <w:tcPr>
            <w:tcW w:w="1964" w:type="pct"/>
          </w:tcPr>
          <w:p w14:paraId="704C8971" w14:textId="77777777" w:rsidR="00CB2F67" w:rsidRPr="00B60D70" w:rsidRDefault="00CB2F67" w:rsidP="00932286">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ปฏิบัติการทดสอบวิศวกรรมการทาง</w:t>
            </w:r>
          </w:p>
          <w:p w14:paraId="4341A1F9" w14:textId="77777777" w:rsidR="00CB2F67" w:rsidRPr="00B60D70" w:rsidRDefault="00CB2F67" w:rsidP="00932286">
            <w:pPr>
              <w:ind w:right="26"/>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rPr>
              <w:t>(Highway Materials Testing)</w:t>
            </w:r>
          </w:p>
        </w:tc>
        <w:tc>
          <w:tcPr>
            <w:tcW w:w="714" w:type="pct"/>
          </w:tcPr>
          <w:p w14:paraId="47EF92EA" w14:textId="614823CB" w:rsidR="00CB2F67" w:rsidRPr="00B60D70" w:rsidRDefault="00CB2F67" w:rsidP="00932286">
            <w:pPr>
              <w:ind w:right="26"/>
              <w:rPr>
                <w:rFonts w:ascii="TH SarabunPSK" w:hAnsi="TH SarabunPSK" w:cs="TH SarabunPSK"/>
                <w:sz w:val="28"/>
                <w:szCs w:val="28"/>
              </w:rPr>
            </w:pPr>
            <w:r w:rsidRPr="00B60D70">
              <w:rPr>
                <w:rFonts w:ascii="TH SarabunPSK" w:eastAsia="Times New Roman" w:hAnsi="TH SarabunPSK" w:cs="TH SarabunPSK" w:hint="cs"/>
                <w:sz w:val="28"/>
                <w:szCs w:val="28"/>
              </w:rPr>
              <w:t>1 (0-3-</w:t>
            </w:r>
            <w:r w:rsidR="008E495C" w:rsidRPr="00B60D70">
              <w:rPr>
                <w:rFonts w:ascii="TH SarabunPSK" w:eastAsia="Times New Roman" w:hAnsi="TH SarabunPSK" w:cs="TH SarabunPSK"/>
                <w:sz w:val="28"/>
                <w:szCs w:val="28"/>
              </w:rPr>
              <w:t>2</w:t>
            </w:r>
            <w:r w:rsidRPr="00B60D70">
              <w:rPr>
                <w:rFonts w:ascii="TH SarabunPSK" w:eastAsia="Times New Roman" w:hAnsi="TH SarabunPSK" w:cs="TH SarabunPSK" w:hint="cs"/>
                <w:sz w:val="28"/>
                <w:szCs w:val="28"/>
              </w:rPr>
              <w:t>)</w:t>
            </w:r>
          </w:p>
        </w:tc>
        <w:tc>
          <w:tcPr>
            <w:tcW w:w="1486" w:type="pct"/>
          </w:tcPr>
          <w:p w14:paraId="4CE40375"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4D35AC4E" w14:textId="77777777" w:rsidTr="00932286">
        <w:tc>
          <w:tcPr>
            <w:tcW w:w="836" w:type="pct"/>
          </w:tcPr>
          <w:p w14:paraId="6B1DA8EE" w14:textId="060AA580"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CTE</w:t>
            </w:r>
            <w:r w:rsidR="00F06878" w:rsidRPr="00B60D70">
              <w:rPr>
                <w:rFonts w:ascii="TH SarabunPSK" w:eastAsia="Times New Roman" w:hAnsi="TH SarabunPSK" w:cs="TH SarabunPSK"/>
                <w:sz w:val="28"/>
                <w:szCs w:val="28"/>
              </w:rPr>
              <w:t xml:space="preserve"> </w:t>
            </w:r>
            <w:r w:rsidRPr="00B60D70">
              <w:rPr>
                <w:rFonts w:ascii="TH SarabunPSK" w:eastAsia="Times New Roman" w:hAnsi="TH SarabunPSK" w:cs="TH SarabunPSK" w:hint="cs"/>
                <w:sz w:val="28"/>
                <w:szCs w:val="28"/>
              </w:rPr>
              <w:t>345</w:t>
            </w:r>
          </w:p>
        </w:tc>
        <w:tc>
          <w:tcPr>
            <w:tcW w:w="1964" w:type="pct"/>
          </w:tcPr>
          <w:p w14:paraId="6BE6A360" w14:textId="77777777" w:rsidR="00CB2F67" w:rsidRPr="00B60D70" w:rsidRDefault="00CB2F67" w:rsidP="00932286">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การทดลองทางชลศาสตร์</w:t>
            </w:r>
          </w:p>
          <w:p w14:paraId="0A168FE4" w14:textId="77777777" w:rsidR="00CB2F67" w:rsidRPr="00B60D70" w:rsidRDefault="00CB2F67" w:rsidP="00932286">
            <w:pPr>
              <w:ind w:right="26"/>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rPr>
              <w:t>(Hydraulics Laboratory)</w:t>
            </w:r>
          </w:p>
        </w:tc>
        <w:tc>
          <w:tcPr>
            <w:tcW w:w="714" w:type="pct"/>
          </w:tcPr>
          <w:p w14:paraId="1E9AD49A" w14:textId="0FE25BDB" w:rsidR="00CB2F67" w:rsidRPr="00B60D70" w:rsidRDefault="00CB2F67" w:rsidP="00932286">
            <w:pPr>
              <w:ind w:right="26"/>
              <w:rPr>
                <w:rFonts w:ascii="TH SarabunPSK" w:hAnsi="TH SarabunPSK" w:cs="TH SarabunPSK"/>
                <w:sz w:val="28"/>
                <w:szCs w:val="28"/>
              </w:rPr>
            </w:pPr>
            <w:r w:rsidRPr="00B60D70">
              <w:rPr>
                <w:rFonts w:ascii="TH SarabunPSK" w:eastAsia="Times New Roman" w:hAnsi="TH SarabunPSK" w:cs="TH SarabunPSK" w:hint="cs"/>
                <w:sz w:val="28"/>
                <w:szCs w:val="28"/>
              </w:rPr>
              <w:t>1 (0-3-</w:t>
            </w:r>
            <w:r w:rsidR="00143C8C" w:rsidRPr="00B60D70">
              <w:rPr>
                <w:rFonts w:ascii="TH SarabunPSK" w:eastAsia="Times New Roman" w:hAnsi="TH SarabunPSK" w:cs="TH SarabunPSK"/>
                <w:sz w:val="28"/>
                <w:szCs w:val="28"/>
              </w:rPr>
              <w:t>2</w:t>
            </w:r>
            <w:r w:rsidRPr="00B60D70">
              <w:rPr>
                <w:rFonts w:ascii="TH SarabunPSK" w:eastAsia="Times New Roman" w:hAnsi="TH SarabunPSK" w:cs="TH SarabunPSK" w:hint="cs"/>
                <w:sz w:val="28"/>
                <w:szCs w:val="28"/>
              </w:rPr>
              <w:t>)</w:t>
            </w:r>
          </w:p>
        </w:tc>
        <w:tc>
          <w:tcPr>
            <w:tcW w:w="1486" w:type="pct"/>
          </w:tcPr>
          <w:p w14:paraId="34DAE952"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3417B596" w14:textId="77777777" w:rsidTr="00932286">
        <w:tc>
          <w:tcPr>
            <w:tcW w:w="836" w:type="pct"/>
          </w:tcPr>
          <w:p w14:paraId="1F200B0C" w14:textId="617BE45B" w:rsidR="00CB2F67" w:rsidRPr="00B60D70" w:rsidRDefault="00CB2F67" w:rsidP="00932286">
            <w:pPr>
              <w:ind w:right="26"/>
              <w:rPr>
                <w:rFonts w:ascii="TH SarabunPSK" w:eastAsia="Times New Roman" w:hAnsi="TH SarabunPSK" w:cs="TH SarabunPSK"/>
                <w:sz w:val="28"/>
                <w:szCs w:val="28"/>
              </w:rPr>
            </w:pPr>
            <w:r w:rsidRPr="00B60D70">
              <w:rPr>
                <w:rFonts w:ascii="TH SarabunPSK" w:hAnsi="TH SarabunPSK" w:cs="TH SarabunPSK" w:hint="cs"/>
                <w:sz w:val="28"/>
                <w:szCs w:val="28"/>
              </w:rPr>
              <w:t>CTE</w:t>
            </w:r>
            <w:r w:rsidR="00F06878" w:rsidRPr="00B60D70">
              <w:rPr>
                <w:rFonts w:ascii="TH SarabunPSK" w:hAnsi="TH SarabunPSK" w:cs="TH SarabunPSK"/>
                <w:sz w:val="28"/>
                <w:szCs w:val="28"/>
              </w:rPr>
              <w:t xml:space="preserve"> </w:t>
            </w:r>
            <w:r w:rsidRPr="00B60D70">
              <w:rPr>
                <w:rFonts w:ascii="TH SarabunPSK" w:hAnsi="TH SarabunPSK" w:cs="TH SarabunPSK" w:hint="cs"/>
                <w:sz w:val="28"/>
                <w:szCs w:val="28"/>
              </w:rPr>
              <w:t>351</w:t>
            </w:r>
          </w:p>
        </w:tc>
        <w:tc>
          <w:tcPr>
            <w:tcW w:w="1964" w:type="pct"/>
            <w:vAlign w:val="center"/>
          </w:tcPr>
          <w:p w14:paraId="2B54959D" w14:textId="77777777"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กลศาสตร์ของดิน</w:t>
            </w:r>
          </w:p>
          <w:p w14:paraId="66FC8219" w14:textId="77777777" w:rsidR="00CB2F67" w:rsidRPr="00B60D70" w:rsidRDefault="00CB2F67" w:rsidP="00932286">
            <w:pPr>
              <w:ind w:right="26"/>
              <w:jc w:val="left"/>
              <w:rPr>
                <w:rFonts w:ascii="TH SarabunPSK" w:eastAsia="Times New Roman" w:hAnsi="TH SarabunPSK" w:cs="TH SarabunPSK"/>
                <w:sz w:val="28"/>
                <w:szCs w:val="28"/>
                <w:cs/>
              </w:rPr>
            </w:pPr>
            <w:r w:rsidRPr="00B60D70">
              <w:rPr>
                <w:rFonts w:ascii="TH SarabunPSK" w:hAnsi="TH SarabunPSK" w:cs="TH SarabunPSK" w:hint="cs"/>
                <w:sz w:val="28"/>
                <w:szCs w:val="28"/>
                <w:cs/>
              </w:rPr>
              <w:t>(</w:t>
            </w:r>
            <w:r w:rsidRPr="00B60D70">
              <w:rPr>
                <w:rFonts w:ascii="TH SarabunPSK" w:hAnsi="TH SarabunPSK" w:cs="TH SarabunPSK" w:hint="cs"/>
                <w:sz w:val="28"/>
                <w:szCs w:val="28"/>
              </w:rPr>
              <w:t>Soil Mechanics)</w:t>
            </w:r>
          </w:p>
        </w:tc>
        <w:tc>
          <w:tcPr>
            <w:tcW w:w="714" w:type="pct"/>
          </w:tcPr>
          <w:p w14:paraId="0017DFAA" w14:textId="77777777" w:rsidR="00CB2F67" w:rsidRPr="00B60D70" w:rsidRDefault="00CB2F67" w:rsidP="00932286">
            <w:pPr>
              <w:ind w:right="26"/>
              <w:rPr>
                <w:rFonts w:ascii="TH SarabunPSK" w:hAnsi="TH SarabunPSK" w:cs="TH SarabunPSK"/>
                <w:sz w:val="28"/>
                <w:szCs w:val="28"/>
              </w:rPr>
            </w:pPr>
            <w:r w:rsidRPr="00B60D70">
              <w:rPr>
                <w:rFonts w:ascii="TH SarabunPSK" w:eastAsia="Times New Roman" w:hAnsi="TH SarabunPSK" w:cs="TH SarabunPSK" w:hint="cs"/>
                <w:sz w:val="28"/>
                <w:szCs w:val="28"/>
              </w:rPr>
              <w:t>3 (3-0-6)</w:t>
            </w:r>
          </w:p>
        </w:tc>
        <w:tc>
          <w:tcPr>
            <w:tcW w:w="1486" w:type="pct"/>
          </w:tcPr>
          <w:p w14:paraId="2EEC236C"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22.5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256DB574" w14:textId="77777777" w:rsidTr="00932286">
        <w:tc>
          <w:tcPr>
            <w:tcW w:w="836" w:type="pct"/>
          </w:tcPr>
          <w:p w14:paraId="0C9E0A52" w14:textId="68F4747D" w:rsidR="00CB2F67" w:rsidRPr="00B60D70" w:rsidRDefault="00CB2F67" w:rsidP="00932286">
            <w:pPr>
              <w:ind w:right="26"/>
              <w:rPr>
                <w:rFonts w:ascii="TH SarabunPSK" w:eastAsia="Times New Roman" w:hAnsi="TH SarabunPSK" w:cs="TH SarabunPSK"/>
                <w:sz w:val="28"/>
                <w:szCs w:val="28"/>
              </w:rPr>
            </w:pPr>
            <w:r w:rsidRPr="00B60D70">
              <w:rPr>
                <w:rFonts w:ascii="TH SarabunPSK" w:hAnsi="TH SarabunPSK" w:cs="TH SarabunPSK" w:hint="cs"/>
                <w:sz w:val="28"/>
                <w:szCs w:val="28"/>
              </w:rPr>
              <w:t>CTE</w:t>
            </w:r>
            <w:r w:rsidR="00F06878" w:rsidRPr="00B60D70">
              <w:rPr>
                <w:rFonts w:ascii="TH SarabunPSK" w:hAnsi="TH SarabunPSK" w:cs="TH SarabunPSK"/>
                <w:sz w:val="28"/>
                <w:szCs w:val="28"/>
              </w:rPr>
              <w:t xml:space="preserve"> </w:t>
            </w:r>
            <w:r w:rsidRPr="00B60D70">
              <w:rPr>
                <w:rFonts w:ascii="TH SarabunPSK" w:hAnsi="TH SarabunPSK" w:cs="TH SarabunPSK" w:hint="cs"/>
                <w:sz w:val="28"/>
                <w:szCs w:val="28"/>
              </w:rPr>
              <w:t>452</w:t>
            </w:r>
          </w:p>
        </w:tc>
        <w:tc>
          <w:tcPr>
            <w:tcW w:w="1964" w:type="pct"/>
            <w:vAlign w:val="center"/>
          </w:tcPr>
          <w:p w14:paraId="25FEA290" w14:textId="77777777"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วิศวกรรมฐานราก </w:t>
            </w:r>
          </w:p>
          <w:p w14:paraId="34AF3FB0" w14:textId="77777777" w:rsidR="00CB2F67" w:rsidRPr="00B60D70" w:rsidRDefault="00CB2F67" w:rsidP="00932286">
            <w:pPr>
              <w:ind w:right="26"/>
              <w:jc w:val="left"/>
              <w:rPr>
                <w:rFonts w:ascii="TH SarabunPSK" w:eastAsia="Times New Roman" w:hAnsi="TH SarabunPSK" w:cs="TH SarabunPSK"/>
                <w:sz w:val="28"/>
                <w:szCs w:val="28"/>
                <w:cs/>
              </w:rPr>
            </w:pPr>
            <w:r w:rsidRPr="00B60D70">
              <w:rPr>
                <w:rFonts w:ascii="TH SarabunPSK" w:hAnsi="TH SarabunPSK" w:cs="TH SarabunPSK" w:hint="cs"/>
                <w:sz w:val="28"/>
                <w:szCs w:val="28"/>
                <w:cs/>
              </w:rPr>
              <w:t>(</w:t>
            </w:r>
            <w:r w:rsidRPr="00B60D70">
              <w:rPr>
                <w:rFonts w:ascii="TH SarabunPSK" w:hAnsi="TH SarabunPSK" w:cs="TH SarabunPSK" w:hint="cs"/>
                <w:sz w:val="28"/>
                <w:szCs w:val="28"/>
              </w:rPr>
              <w:t>Foundation Engineering)</w:t>
            </w:r>
          </w:p>
        </w:tc>
        <w:tc>
          <w:tcPr>
            <w:tcW w:w="714" w:type="pct"/>
          </w:tcPr>
          <w:p w14:paraId="422B0074" w14:textId="77777777" w:rsidR="00CB2F67" w:rsidRPr="00B60D70" w:rsidRDefault="00CB2F67" w:rsidP="00932286">
            <w:pPr>
              <w:ind w:right="26"/>
              <w:rPr>
                <w:rFonts w:ascii="TH SarabunPSK" w:hAnsi="TH SarabunPSK" w:cs="TH SarabunPSK"/>
                <w:sz w:val="28"/>
                <w:szCs w:val="28"/>
              </w:rPr>
            </w:pPr>
            <w:r w:rsidRPr="00B60D70">
              <w:rPr>
                <w:rFonts w:ascii="TH SarabunPSK" w:eastAsia="Times New Roman" w:hAnsi="TH SarabunPSK" w:cs="TH SarabunPSK" w:hint="cs"/>
                <w:sz w:val="28"/>
                <w:szCs w:val="28"/>
              </w:rPr>
              <w:t>3 (3-0-6)</w:t>
            </w:r>
          </w:p>
        </w:tc>
        <w:tc>
          <w:tcPr>
            <w:tcW w:w="1486" w:type="pct"/>
          </w:tcPr>
          <w:p w14:paraId="06BD40DB"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22.5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0FBFC647" w14:textId="77777777" w:rsidTr="00932286">
        <w:tc>
          <w:tcPr>
            <w:tcW w:w="836" w:type="pct"/>
          </w:tcPr>
          <w:p w14:paraId="7CD6D6D6" w14:textId="0525BBCD"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CTE</w:t>
            </w:r>
            <w:r w:rsidR="00F06878" w:rsidRPr="00B60D70">
              <w:rPr>
                <w:rFonts w:ascii="TH SarabunPSK" w:eastAsia="Times New Roman" w:hAnsi="TH SarabunPSK" w:cs="TH SarabunPSK"/>
                <w:sz w:val="28"/>
                <w:szCs w:val="28"/>
              </w:rPr>
              <w:t xml:space="preserve"> </w:t>
            </w:r>
            <w:r w:rsidRPr="00B60D70">
              <w:rPr>
                <w:rFonts w:ascii="TH SarabunPSK" w:eastAsia="Times New Roman" w:hAnsi="TH SarabunPSK" w:cs="TH SarabunPSK" w:hint="cs"/>
                <w:sz w:val="28"/>
                <w:szCs w:val="28"/>
              </w:rPr>
              <w:t>355</w:t>
            </w:r>
          </w:p>
        </w:tc>
        <w:tc>
          <w:tcPr>
            <w:tcW w:w="1964" w:type="pct"/>
          </w:tcPr>
          <w:p w14:paraId="58FCDCAE" w14:textId="77777777" w:rsidR="00CB2F67" w:rsidRPr="00B60D70" w:rsidRDefault="00CB2F67" w:rsidP="00932286">
            <w:pPr>
              <w:ind w:right="26"/>
              <w:jc w:val="left"/>
              <w:rPr>
                <w:rFonts w:ascii="TH SarabunPSK" w:eastAsia="Times New Roman" w:hAnsi="TH SarabunPSK" w:cs="TH SarabunPSK"/>
                <w:sz w:val="28"/>
                <w:szCs w:val="28"/>
              </w:rPr>
            </w:pPr>
            <w:proofErr w:type="spellStart"/>
            <w:r w:rsidRPr="00B60D70">
              <w:rPr>
                <w:rFonts w:ascii="TH SarabunPSK" w:eastAsia="Times New Roman" w:hAnsi="TH SarabunPSK" w:cs="TH SarabunPSK" w:hint="cs"/>
                <w:sz w:val="28"/>
                <w:szCs w:val="28"/>
                <w:cs/>
                <w:lang w:val="th-TH"/>
              </w:rPr>
              <w:t>ปฎิบั</w:t>
            </w:r>
            <w:proofErr w:type="spellEnd"/>
            <w:r w:rsidRPr="00B60D70">
              <w:rPr>
                <w:rFonts w:ascii="TH SarabunPSK" w:eastAsia="Times New Roman" w:hAnsi="TH SarabunPSK" w:cs="TH SarabunPSK" w:hint="cs"/>
                <w:sz w:val="28"/>
                <w:szCs w:val="28"/>
                <w:cs/>
                <w:lang w:val="th-TH"/>
              </w:rPr>
              <w:t>ติการปฐพีกลศาสตร์</w:t>
            </w:r>
            <w:r w:rsidRPr="00B60D70">
              <w:rPr>
                <w:rFonts w:ascii="TH SarabunPSK" w:eastAsia="Times New Roman" w:hAnsi="TH SarabunPSK" w:cs="TH SarabunPSK" w:hint="cs"/>
                <w:sz w:val="28"/>
                <w:szCs w:val="28"/>
                <w:cs/>
              </w:rPr>
              <w:tab/>
              <w:t xml:space="preserve"> </w:t>
            </w:r>
          </w:p>
          <w:p w14:paraId="77AAF2AC" w14:textId="77777777" w:rsidR="00CB2F67" w:rsidRPr="00B60D70" w:rsidRDefault="00CB2F67" w:rsidP="00932286">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rPr>
              <w:t>(</w:t>
            </w:r>
            <w:r w:rsidRPr="00B60D70">
              <w:rPr>
                <w:rFonts w:ascii="TH SarabunPSK" w:eastAsia="Times New Roman" w:hAnsi="TH SarabunPSK" w:cs="TH SarabunPSK" w:hint="cs"/>
                <w:sz w:val="28"/>
                <w:szCs w:val="28"/>
              </w:rPr>
              <w:t>Soil Mechanics Laboratory)</w:t>
            </w:r>
          </w:p>
        </w:tc>
        <w:tc>
          <w:tcPr>
            <w:tcW w:w="714" w:type="pct"/>
          </w:tcPr>
          <w:p w14:paraId="742CAD2A" w14:textId="6E0E6B1A" w:rsidR="00CB2F67" w:rsidRPr="00B60D70" w:rsidRDefault="00CB2F67" w:rsidP="00932286">
            <w:pPr>
              <w:ind w:right="26"/>
              <w:rPr>
                <w:rFonts w:ascii="TH SarabunPSK" w:hAnsi="TH SarabunPSK" w:cs="TH SarabunPSK"/>
                <w:sz w:val="28"/>
                <w:szCs w:val="28"/>
              </w:rPr>
            </w:pPr>
            <w:r w:rsidRPr="00B60D70">
              <w:rPr>
                <w:rFonts w:ascii="TH SarabunPSK" w:eastAsia="Times New Roman" w:hAnsi="TH SarabunPSK" w:cs="TH SarabunPSK" w:hint="cs"/>
                <w:sz w:val="28"/>
                <w:szCs w:val="28"/>
              </w:rPr>
              <w:t>1 (0-3-</w:t>
            </w:r>
            <w:r w:rsidR="00D26FF1" w:rsidRPr="00B60D70">
              <w:rPr>
                <w:rFonts w:ascii="TH SarabunPSK" w:eastAsia="Times New Roman" w:hAnsi="TH SarabunPSK" w:cs="TH SarabunPSK"/>
                <w:sz w:val="28"/>
                <w:szCs w:val="28"/>
              </w:rPr>
              <w:t>2</w:t>
            </w:r>
            <w:r w:rsidRPr="00B60D70">
              <w:rPr>
                <w:rFonts w:ascii="TH SarabunPSK" w:eastAsia="Times New Roman" w:hAnsi="TH SarabunPSK" w:cs="TH SarabunPSK" w:hint="cs"/>
                <w:sz w:val="28"/>
                <w:szCs w:val="28"/>
              </w:rPr>
              <w:t>)</w:t>
            </w:r>
          </w:p>
        </w:tc>
        <w:tc>
          <w:tcPr>
            <w:tcW w:w="1486" w:type="pct"/>
          </w:tcPr>
          <w:p w14:paraId="70FC07AF"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bl>
    <w:p w14:paraId="43ED6F6F" w14:textId="77777777" w:rsidR="00461E86" w:rsidRPr="00B60D70" w:rsidRDefault="00461E86">
      <w:pPr>
        <w:jc w:val="left"/>
        <w:rPr>
          <w:rFonts w:ascii="TH SarabunPSK" w:hAnsi="TH SarabunPSK" w:cs="TH SarabunPSK"/>
          <w:b/>
          <w:bCs/>
          <w:cs/>
          <w:lang w:val="th-TH"/>
        </w:rPr>
      </w:pPr>
      <w:r w:rsidRPr="00B60D70">
        <w:rPr>
          <w:rFonts w:ascii="TH SarabunPSK" w:hAnsi="TH SarabunPSK" w:cs="TH SarabunPSK"/>
          <w:b/>
          <w:bCs/>
          <w:cs/>
          <w:lang w:val="th-TH"/>
        </w:rPr>
        <w:br w:type="page"/>
      </w:r>
    </w:p>
    <w:p w14:paraId="16666C70" w14:textId="21BBBE8F" w:rsidR="00461E86" w:rsidRPr="00B60D70" w:rsidRDefault="00461E86" w:rsidP="00461E86">
      <w:pPr>
        <w:pStyle w:val="3"/>
        <w:numPr>
          <w:ilvl w:val="0"/>
          <w:numId w:val="0"/>
        </w:numPr>
        <w:ind w:left="720" w:hanging="720"/>
        <w:rPr>
          <w:rFonts w:ascii="TH SarabunPSK" w:hAnsi="TH SarabunPSK" w:cs="TH SarabunPSK"/>
        </w:rPr>
      </w:pPr>
      <w:bookmarkStart w:id="867" w:name="_Toc180609606"/>
      <w:bookmarkStart w:id="868" w:name="_Toc191634219"/>
      <w:r w:rsidRPr="00B60D70">
        <w:rPr>
          <w:rFonts w:ascii="TH SarabunPSK" w:hAnsi="TH SarabunPSK" w:cs="TH SarabunPSK"/>
          <w:cs/>
        </w:rPr>
        <w:lastRenderedPageBreak/>
        <w:t>ผศ.เอกรัตน์ รวยรวย</w:t>
      </w:r>
      <w:bookmarkEnd w:id="867"/>
      <w:bookmarkEnd w:id="868"/>
    </w:p>
    <w:p w14:paraId="6925F5E2" w14:textId="0364FB39"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ชื่อ </w:t>
      </w:r>
      <w:r w:rsidRPr="00B60D70">
        <w:rPr>
          <w:rFonts w:ascii="TH SarabunPSK" w:hAnsi="TH SarabunPSK" w:cs="TH SarabunPSK" w:hint="cs"/>
          <w:b/>
          <w:bCs/>
          <w:cs/>
        </w:rPr>
        <w:t xml:space="preserve">- </w:t>
      </w:r>
      <w:r w:rsidRPr="00B60D70">
        <w:rPr>
          <w:rFonts w:ascii="TH SarabunPSK" w:hAnsi="TH SarabunPSK" w:cs="TH SarabunPSK" w:hint="cs"/>
          <w:b/>
          <w:bCs/>
          <w:cs/>
          <w:lang w:val="th-TH"/>
        </w:rPr>
        <w:t>สกุล ภาษาไทย</w:t>
      </w:r>
      <w:r w:rsidRPr="00B60D70">
        <w:rPr>
          <w:rFonts w:ascii="TH SarabunPSK" w:hAnsi="TH SarabunPSK" w:cs="TH SarabunPSK" w:hint="cs"/>
          <w:b/>
          <w:bCs/>
        </w:rPr>
        <w:t xml:space="preserve"> </w:t>
      </w:r>
      <w:r w:rsidR="00097431" w:rsidRPr="00B60D70">
        <w:rPr>
          <w:rFonts w:ascii="TH SarabunPSK" w:hAnsi="TH SarabunPSK" w:cs="TH SarabunPSK" w:hint="cs"/>
          <w:b/>
          <w:bCs/>
        </w:rPr>
        <w:tab/>
      </w:r>
      <w:r w:rsidR="00097431" w:rsidRPr="00B60D70">
        <w:rPr>
          <w:rFonts w:ascii="TH SarabunPSK" w:hAnsi="TH SarabunPSK" w:cs="TH SarabunPSK" w:hint="cs"/>
          <w:b/>
          <w:bCs/>
        </w:rPr>
        <w:tab/>
      </w:r>
      <w:r w:rsidRPr="00B60D70">
        <w:rPr>
          <w:rFonts w:ascii="TH SarabunPSK" w:hAnsi="TH SarabunPSK" w:cs="TH SarabunPSK" w:hint="cs"/>
          <w:b/>
          <w:bCs/>
          <w:cs/>
          <w:lang w:val="th-TH"/>
        </w:rPr>
        <w:t>ผศ</w:t>
      </w:r>
      <w:r w:rsidRPr="00B60D70">
        <w:rPr>
          <w:rFonts w:ascii="TH SarabunPSK" w:hAnsi="TH SarabunPSK" w:cs="TH SarabunPSK" w:hint="cs"/>
          <w:b/>
          <w:bCs/>
          <w:cs/>
        </w:rPr>
        <w:t>.</w:t>
      </w:r>
      <w:r w:rsidRPr="00B60D70">
        <w:rPr>
          <w:rFonts w:ascii="TH SarabunPSK" w:hAnsi="TH SarabunPSK" w:cs="TH SarabunPSK" w:hint="cs"/>
          <w:b/>
          <w:bCs/>
          <w:cs/>
          <w:lang w:val="th-TH"/>
        </w:rPr>
        <w:t>เอกรัตน์ รวยรวย</w:t>
      </w:r>
    </w:p>
    <w:p w14:paraId="7056D14A" w14:textId="57144AD6"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ชื่อ </w:t>
      </w:r>
      <w:r w:rsidRPr="00B60D70">
        <w:rPr>
          <w:rFonts w:ascii="TH SarabunPSK" w:hAnsi="TH SarabunPSK" w:cs="TH SarabunPSK" w:hint="cs"/>
          <w:b/>
          <w:bCs/>
          <w:cs/>
        </w:rPr>
        <w:t>–</w:t>
      </w:r>
      <w:r w:rsidRPr="00B60D70">
        <w:rPr>
          <w:rFonts w:ascii="TH SarabunPSK" w:hAnsi="TH SarabunPSK" w:cs="TH SarabunPSK" w:hint="cs"/>
          <w:b/>
          <w:bCs/>
        </w:rPr>
        <w:t xml:space="preserve"> </w:t>
      </w:r>
      <w:r w:rsidRPr="00B60D70">
        <w:rPr>
          <w:rFonts w:ascii="TH SarabunPSK" w:hAnsi="TH SarabunPSK" w:cs="TH SarabunPSK" w:hint="cs"/>
          <w:b/>
          <w:bCs/>
          <w:cs/>
          <w:lang w:val="th-TH"/>
        </w:rPr>
        <w:t xml:space="preserve">สกุล ภาษาอังกฤษ </w:t>
      </w:r>
      <w:r w:rsidR="00097431" w:rsidRPr="00B60D70">
        <w:rPr>
          <w:rFonts w:ascii="TH SarabunPSK" w:hAnsi="TH SarabunPSK" w:cs="TH SarabunPSK" w:hint="cs"/>
          <w:b/>
          <w:bCs/>
        </w:rPr>
        <w:tab/>
      </w:r>
      <w:r w:rsidR="00097431" w:rsidRPr="00B60D70">
        <w:rPr>
          <w:rFonts w:ascii="TH SarabunPSK" w:hAnsi="TH SarabunPSK" w:cs="TH SarabunPSK" w:hint="cs"/>
          <w:b/>
          <w:bCs/>
        </w:rPr>
        <w:tab/>
      </w:r>
      <w:r w:rsidRPr="00B60D70">
        <w:rPr>
          <w:rFonts w:ascii="TH SarabunPSK" w:hAnsi="TH SarabunPSK" w:cs="TH SarabunPSK" w:hint="cs"/>
          <w:b/>
          <w:bCs/>
        </w:rPr>
        <w:t xml:space="preserve">Asst. Prof. </w:t>
      </w:r>
      <w:proofErr w:type="spellStart"/>
      <w:r w:rsidRPr="00B60D70">
        <w:rPr>
          <w:rFonts w:ascii="TH SarabunPSK" w:hAnsi="TH SarabunPSK" w:cs="TH SarabunPSK" w:hint="cs"/>
          <w:b/>
          <w:bCs/>
        </w:rPr>
        <w:t>Ekarut</w:t>
      </w:r>
      <w:proofErr w:type="spellEnd"/>
      <w:r w:rsidRPr="00B60D70">
        <w:rPr>
          <w:rFonts w:ascii="TH SarabunPSK" w:hAnsi="TH SarabunPSK" w:cs="TH SarabunPSK" w:hint="cs"/>
          <w:b/>
          <w:bCs/>
        </w:rPr>
        <w:t xml:space="preserve"> </w:t>
      </w:r>
      <w:proofErr w:type="spellStart"/>
      <w:r w:rsidRPr="00B60D70">
        <w:rPr>
          <w:rFonts w:ascii="TH SarabunPSK" w:hAnsi="TH SarabunPSK" w:cs="TH SarabunPSK" w:hint="cs"/>
          <w:b/>
          <w:bCs/>
        </w:rPr>
        <w:t>Ruayruay</w:t>
      </w:r>
      <w:proofErr w:type="spellEnd"/>
    </w:p>
    <w:p w14:paraId="33CFE259" w14:textId="77777777" w:rsidR="00097431" w:rsidRPr="00B60D70" w:rsidRDefault="00097431" w:rsidP="00592146">
      <w:pPr>
        <w:rPr>
          <w:rFonts w:ascii="TH SarabunPSK" w:hAnsi="TH SarabunPSK" w:cs="TH SarabunPSK"/>
          <w:b/>
          <w:bCs/>
        </w:rPr>
      </w:pPr>
    </w:p>
    <w:p w14:paraId="4DA7FD31" w14:textId="4087C651" w:rsidR="009E6917" w:rsidRPr="00B60D70" w:rsidRDefault="00D756E0" w:rsidP="00592146">
      <w:pPr>
        <w:rPr>
          <w:rFonts w:ascii="TH SarabunPSK" w:hAnsi="TH SarabunPSK" w:cs="TH SarabunPSK"/>
          <w:b/>
          <w:bCs/>
        </w:rPr>
      </w:pPr>
      <w:r w:rsidRPr="00B60D70">
        <w:rPr>
          <w:rFonts w:ascii="TH SarabunPSK" w:hAnsi="TH SarabunPSK" w:cs="TH SarabunPSK" w:hint="cs"/>
          <w:b/>
          <w:bCs/>
        </w:rPr>
        <w:t xml:space="preserve">1. </w:t>
      </w:r>
      <w:r w:rsidRPr="00B60D70">
        <w:rPr>
          <w:rFonts w:ascii="TH SarabunPSK" w:hAnsi="TH SarabunPSK" w:cs="TH SarabunPSK" w:hint="cs"/>
          <w:b/>
          <w:bCs/>
          <w:cs/>
          <w:lang w:val="th-TH"/>
        </w:rPr>
        <w:t>ประวัติการศึกษา</w:t>
      </w:r>
    </w:p>
    <w:p w14:paraId="40A91DA3" w14:textId="5F3124AF" w:rsidR="009E6917" w:rsidRPr="00B60D70" w:rsidRDefault="00D756E0" w:rsidP="00592146">
      <w:pPr>
        <w:rPr>
          <w:rFonts w:ascii="TH SarabunPSK" w:hAnsi="TH SarabunPSK" w:cs="TH SarabunPSK"/>
          <w:cs/>
        </w:rPr>
      </w:pPr>
      <w:r w:rsidRPr="00B60D70">
        <w:rPr>
          <w:rFonts w:ascii="TH SarabunPSK" w:hAnsi="TH SarabunPSK" w:cs="TH SarabunPSK" w:hint="cs"/>
          <w:cs/>
          <w:lang w:val="th-TH"/>
        </w:rPr>
        <w:t>ปี พ</w:t>
      </w:r>
      <w:r w:rsidRPr="00B60D70">
        <w:rPr>
          <w:rFonts w:ascii="TH SarabunPSK" w:hAnsi="TH SarabunPSK" w:cs="TH SarabunPSK" w:hint="cs"/>
          <w:cs/>
        </w:rPr>
        <w:t>.</w:t>
      </w:r>
      <w:r w:rsidRPr="00B60D70">
        <w:rPr>
          <w:rFonts w:ascii="TH SarabunPSK" w:hAnsi="TH SarabunPSK" w:cs="TH SarabunPSK" w:hint="cs"/>
          <w:cs/>
          <w:lang w:val="th-TH"/>
        </w:rPr>
        <w:t>ศ</w:t>
      </w:r>
      <w:r w:rsidRPr="00B60D70">
        <w:rPr>
          <w:rFonts w:ascii="TH SarabunPSK" w:hAnsi="TH SarabunPSK" w:cs="TH SarabunPSK" w:hint="cs"/>
          <w:cs/>
        </w:rPr>
        <w:t xml:space="preserve">. </w:t>
      </w:r>
      <w:r w:rsidRPr="00B60D70">
        <w:rPr>
          <w:rFonts w:ascii="TH SarabunPSK" w:hAnsi="TH SarabunPSK" w:cs="TH SarabunPSK" w:hint="cs"/>
        </w:rPr>
        <w:t>254</w:t>
      </w:r>
      <w:r w:rsidR="00CE6F8C">
        <w:rPr>
          <w:rFonts w:ascii="TH SarabunPSK" w:hAnsi="TH SarabunPSK" w:cs="TH SarabunPSK"/>
        </w:rPr>
        <w:t>3</w:t>
      </w:r>
      <w:r w:rsidRPr="00B60D70">
        <w:rPr>
          <w:rFonts w:ascii="TH SarabunPSK" w:hAnsi="TH SarabunPSK" w:cs="TH SarabunPSK" w:hint="cs"/>
        </w:rPr>
        <w:t xml:space="preserve"> </w:t>
      </w:r>
      <w:r w:rsidR="00DB6043" w:rsidRPr="00B60D70">
        <w:rPr>
          <w:rFonts w:ascii="TH SarabunPSK" w:hAnsi="TH SarabunPSK" w:cs="TH SarabunPSK"/>
          <w:cs/>
        </w:rPr>
        <w:tab/>
      </w:r>
      <w:r w:rsidRPr="00B60D70">
        <w:rPr>
          <w:rFonts w:ascii="TH SarabunPSK" w:hAnsi="TH SarabunPSK" w:cs="TH SarabunPSK" w:hint="cs"/>
          <w:cs/>
          <w:lang w:val="th-TH"/>
        </w:rPr>
        <w:t>วศ</w:t>
      </w:r>
      <w:r w:rsidRPr="00B60D70">
        <w:rPr>
          <w:rFonts w:ascii="TH SarabunPSK" w:hAnsi="TH SarabunPSK" w:cs="TH SarabunPSK" w:hint="cs"/>
          <w:cs/>
        </w:rPr>
        <w:t>.</w:t>
      </w:r>
      <w:r w:rsidRPr="00B60D70">
        <w:rPr>
          <w:rFonts w:ascii="TH SarabunPSK" w:hAnsi="TH SarabunPSK" w:cs="TH SarabunPSK" w:hint="cs"/>
          <w:cs/>
          <w:lang w:val="th-TH"/>
        </w:rPr>
        <w:t>ม</w:t>
      </w:r>
      <w:r w:rsidRPr="00B60D70">
        <w:rPr>
          <w:rFonts w:ascii="TH SarabunPSK" w:hAnsi="TH SarabunPSK" w:cs="TH SarabunPSK" w:hint="cs"/>
          <w:cs/>
        </w:rPr>
        <w:t>. (</w:t>
      </w:r>
      <w:r w:rsidRPr="00B60D70">
        <w:rPr>
          <w:rFonts w:ascii="TH SarabunPSK" w:hAnsi="TH SarabunPSK" w:cs="TH SarabunPSK" w:hint="cs"/>
          <w:cs/>
          <w:lang w:val="th-TH"/>
        </w:rPr>
        <w:t>วิศวกรรมโ</w:t>
      </w:r>
      <w:r w:rsidR="0017681F" w:rsidRPr="00B60D70">
        <w:rPr>
          <w:rFonts w:ascii="TH SarabunPSK" w:hAnsi="TH SarabunPSK" w:cs="TH SarabunPSK" w:hint="cs"/>
          <w:cs/>
          <w:lang w:val="th-TH"/>
        </w:rPr>
        <w:t>ยธา</w:t>
      </w:r>
      <w:r w:rsidRPr="00B60D70">
        <w:rPr>
          <w:rFonts w:ascii="TH SarabunPSK" w:hAnsi="TH SarabunPSK" w:cs="TH SarabunPSK" w:hint="cs"/>
          <w:cs/>
        </w:rPr>
        <w:t xml:space="preserve">), </w:t>
      </w:r>
      <w:r w:rsidRPr="00B60D70">
        <w:rPr>
          <w:rFonts w:ascii="TH SarabunPSK" w:hAnsi="TH SarabunPSK" w:cs="TH SarabunPSK" w:hint="cs"/>
          <w:cs/>
          <w:lang w:val="th-TH"/>
        </w:rPr>
        <w:t>มหาวิทยาลัยเทคโนโลยีพระจอมเกล้าธนบุรี</w:t>
      </w:r>
      <w:r w:rsidR="00DB6043" w:rsidRPr="00B60D70">
        <w:rPr>
          <w:rFonts w:ascii="TH SarabunPSK" w:hAnsi="TH SarabunPSK" w:cs="TH SarabunPSK" w:hint="cs"/>
          <w:cs/>
          <w:lang w:val="th-TH"/>
        </w:rPr>
        <w:t>, ประเทศไทย</w:t>
      </w:r>
    </w:p>
    <w:p w14:paraId="42A21744" w14:textId="2378914E" w:rsidR="009E6917" w:rsidRPr="00B60D70" w:rsidRDefault="00D756E0" w:rsidP="00D26D31">
      <w:pPr>
        <w:rPr>
          <w:rFonts w:ascii="TH SarabunPSK" w:hAnsi="TH SarabunPSK" w:cs="TH SarabunPSK"/>
        </w:rPr>
      </w:pPr>
      <w:r w:rsidRPr="00B60D70">
        <w:rPr>
          <w:rFonts w:ascii="TH SarabunPSK" w:hAnsi="TH SarabunPSK" w:cs="TH SarabunPSK" w:hint="cs"/>
          <w:cs/>
          <w:lang w:val="th-TH"/>
        </w:rPr>
        <w:t>ปี พ</w:t>
      </w:r>
      <w:r w:rsidRPr="00B60D70">
        <w:rPr>
          <w:rFonts w:ascii="TH SarabunPSK" w:hAnsi="TH SarabunPSK" w:cs="TH SarabunPSK" w:hint="cs"/>
          <w:cs/>
        </w:rPr>
        <w:t>.</w:t>
      </w:r>
      <w:r w:rsidRPr="00B60D70">
        <w:rPr>
          <w:rFonts w:ascii="TH SarabunPSK" w:hAnsi="TH SarabunPSK" w:cs="TH SarabunPSK" w:hint="cs"/>
          <w:cs/>
          <w:lang w:val="th-TH"/>
        </w:rPr>
        <w:t>ศ</w:t>
      </w:r>
      <w:r w:rsidRPr="00B60D70">
        <w:rPr>
          <w:rFonts w:ascii="TH SarabunPSK" w:hAnsi="TH SarabunPSK" w:cs="TH SarabunPSK" w:hint="cs"/>
          <w:cs/>
        </w:rPr>
        <w:t xml:space="preserve">. </w:t>
      </w:r>
      <w:r w:rsidR="00BF0B6A" w:rsidRPr="00B60D70">
        <w:rPr>
          <w:rFonts w:ascii="TH SarabunPSK" w:hAnsi="TH SarabunPSK" w:cs="TH SarabunPSK"/>
        </w:rPr>
        <w:t>2538</w:t>
      </w:r>
      <w:r w:rsidRPr="00B60D70">
        <w:rPr>
          <w:rFonts w:ascii="TH SarabunPSK" w:hAnsi="TH SarabunPSK" w:cs="TH SarabunPSK" w:hint="cs"/>
        </w:rPr>
        <w:t xml:space="preserve"> </w:t>
      </w:r>
      <w:r w:rsidR="00DB6043" w:rsidRPr="00B60D70">
        <w:rPr>
          <w:rFonts w:ascii="TH SarabunPSK" w:hAnsi="TH SarabunPSK" w:cs="TH SarabunPSK"/>
          <w:cs/>
        </w:rPr>
        <w:tab/>
      </w:r>
      <w:r w:rsidRPr="00B60D70">
        <w:rPr>
          <w:rFonts w:ascii="TH SarabunPSK" w:hAnsi="TH SarabunPSK" w:cs="TH SarabunPSK" w:hint="cs"/>
          <w:cs/>
          <w:lang w:val="th-TH"/>
        </w:rPr>
        <w:t>ค</w:t>
      </w:r>
      <w:r w:rsidRPr="00B60D70">
        <w:rPr>
          <w:rFonts w:ascii="TH SarabunPSK" w:hAnsi="TH SarabunPSK" w:cs="TH SarabunPSK" w:hint="cs"/>
          <w:cs/>
        </w:rPr>
        <w:t>.</w:t>
      </w:r>
      <w:proofErr w:type="spellStart"/>
      <w:r w:rsidRPr="00B60D70">
        <w:rPr>
          <w:rFonts w:ascii="TH SarabunPSK" w:hAnsi="TH SarabunPSK" w:cs="TH SarabunPSK" w:hint="cs"/>
          <w:cs/>
          <w:lang w:val="th-TH"/>
        </w:rPr>
        <w:t>อ</w:t>
      </w:r>
      <w:r w:rsidRPr="00B60D70">
        <w:rPr>
          <w:rFonts w:ascii="TH SarabunPSK" w:hAnsi="TH SarabunPSK" w:cs="TH SarabunPSK" w:hint="cs"/>
          <w:cs/>
        </w:rPr>
        <w:t>.</w:t>
      </w:r>
      <w:r w:rsidRPr="00B60D70">
        <w:rPr>
          <w:rFonts w:ascii="TH SarabunPSK" w:hAnsi="TH SarabunPSK" w:cs="TH SarabunPSK" w:hint="cs"/>
          <w:cs/>
          <w:lang w:val="th-TH"/>
        </w:rPr>
        <w:t>บ</w:t>
      </w:r>
      <w:proofErr w:type="spellEnd"/>
      <w:r w:rsidRPr="00B60D70">
        <w:rPr>
          <w:rFonts w:ascii="TH SarabunPSK" w:hAnsi="TH SarabunPSK" w:cs="TH SarabunPSK" w:hint="cs"/>
          <w:cs/>
        </w:rPr>
        <w:t>. (</w:t>
      </w:r>
      <w:r w:rsidRPr="00B60D70">
        <w:rPr>
          <w:rFonts w:ascii="TH SarabunPSK" w:hAnsi="TH SarabunPSK" w:cs="TH SarabunPSK" w:hint="cs"/>
          <w:cs/>
          <w:lang w:val="th-TH"/>
        </w:rPr>
        <w:t>วิศวกรรมโยธา</w:t>
      </w:r>
      <w:r w:rsidRPr="00B60D70">
        <w:rPr>
          <w:rFonts w:ascii="TH SarabunPSK" w:hAnsi="TH SarabunPSK" w:cs="TH SarabunPSK" w:hint="cs"/>
          <w:cs/>
        </w:rPr>
        <w:t xml:space="preserve">), </w:t>
      </w:r>
      <w:r w:rsidRPr="00B60D70">
        <w:rPr>
          <w:rFonts w:ascii="TH SarabunPSK" w:hAnsi="TH SarabunPSK" w:cs="TH SarabunPSK" w:hint="cs"/>
          <w:cs/>
          <w:lang w:val="th-TH"/>
        </w:rPr>
        <w:t>สถาบันเทคโนโลยีพระจอมเกล้าธนบุรี</w:t>
      </w:r>
      <w:r w:rsidR="00DB6043" w:rsidRPr="00B60D70">
        <w:rPr>
          <w:rFonts w:ascii="TH SarabunPSK" w:hAnsi="TH SarabunPSK" w:cs="TH SarabunPSK" w:hint="cs"/>
          <w:cs/>
          <w:lang w:val="th-TH"/>
        </w:rPr>
        <w:t>, ประเทศไทย</w:t>
      </w:r>
    </w:p>
    <w:p w14:paraId="6A77A04D" w14:textId="670059AC" w:rsidR="00097431" w:rsidRPr="00B60D70" w:rsidRDefault="00097431" w:rsidP="00097431">
      <w:pPr>
        <w:rPr>
          <w:rFonts w:ascii="TH SarabunPSK" w:hAnsi="TH SarabunPSK" w:cs="TH SarabunPSK"/>
          <w:b/>
          <w:bCs/>
        </w:rPr>
      </w:pPr>
      <w:r w:rsidRPr="00B60D70">
        <w:rPr>
          <w:rFonts w:ascii="TH SarabunPSK" w:hAnsi="TH SarabunPSK" w:cs="TH SarabunPSK" w:hint="cs"/>
          <w:b/>
          <w:bCs/>
          <w:cs/>
          <w:lang w:val="th-TH"/>
        </w:rPr>
        <w:t>คุณวุฒิและสาขาวิชา</w:t>
      </w:r>
      <w:r w:rsidRPr="00B60D70">
        <w:rPr>
          <w:rFonts w:ascii="TH SarabunPSK" w:hAnsi="TH SarabunPSK" w:cs="TH SarabunPSK" w:hint="cs"/>
          <w:b/>
          <w:bCs/>
          <w:cs/>
        </w:rPr>
        <w:tab/>
      </w:r>
    </w:p>
    <w:p w14:paraId="0A4D9918" w14:textId="71DEFFFE" w:rsidR="00097431" w:rsidRPr="00B60D70" w:rsidRDefault="00DC7450" w:rsidP="00097431">
      <w:pPr>
        <w:ind w:left="720"/>
        <w:rPr>
          <w:rFonts w:ascii="TH SarabunPSK" w:hAnsi="TH SarabunPSK" w:cs="TH SarabunPSK"/>
        </w:rPr>
      </w:pPr>
      <w:r w:rsidRPr="00B60D70">
        <w:rPr>
          <w:rFonts w:ascii="TH SarabunPSK" w:eastAsia="Wingdings 2" w:hAnsi="TH SarabunPSK" w:cs="TH SarabunPSK" w:hint="cs"/>
        </w:rPr>
        <w:sym w:font="Wingdings 2" w:char="F052"/>
      </w:r>
      <w:r w:rsidR="00097431" w:rsidRPr="00B60D70">
        <w:rPr>
          <w:rFonts w:ascii="TH SarabunPSK" w:hAnsi="TH SarabunPSK" w:cs="TH SarabunPSK" w:hint="cs"/>
          <w:cs/>
          <w:lang w:val="th-TH"/>
        </w:rPr>
        <w:t>คุณวุฒิและสาขาวิชา</w:t>
      </w:r>
      <w:r w:rsidR="00097431" w:rsidRPr="00B60D70">
        <w:rPr>
          <w:rFonts w:ascii="TH SarabunPSK" w:hAnsi="TH SarabunPSK" w:cs="TH SarabunPSK" w:hint="cs"/>
          <w:u w:val="single"/>
          <w:cs/>
          <w:lang w:val="th-TH"/>
        </w:rPr>
        <w:t>ตรง</w:t>
      </w:r>
      <w:r w:rsidR="00097431" w:rsidRPr="00B60D70">
        <w:rPr>
          <w:rFonts w:ascii="TH SarabunPSK" w:hAnsi="TH SarabunPSK" w:cs="TH SarabunPSK" w:hint="cs"/>
          <w:cs/>
          <w:lang w:val="th-TH"/>
        </w:rPr>
        <w:t>กับสาขาวิชาของหลักสูตร</w:t>
      </w:r>
    </w:p>
    <w:p w14:paraId="246DE871" w14:textId="77777777" w:rsidR="009E6917" w:rsidRPr="00B60D70" w:rsidRDefault="009E6917" w:rsidP="00592146">
      <w:pPr>
        <w:rPr>
          <w:rFonts w:ascii="TH SarabunPSK" w:hAnsi="TH SarabunPSK" w:cs="TH SarabunPSK"/>
        </w:rPr>
      </w:pPr>
    </w:p>
    <w:p w14:paraId="25C44840" w14:textId="3E3AC789" w:rsidR="00097431" w:rsidRPr="00B60D70" w:rsidRDefault="00D71DDC" w:rsidP="00097431">
      <w:pPr>
        <w:rPr>
          <w:rFonts w:ascii="TH SarabunPSK" w:hAnsi="TH SarabunPSK" w:cs="TH SarabunPSK"/>
          <w:b/>
          <w:bCs/>
          <w:u w:val="single"/>
          <w:lang w:val="th-TH"/>
        </w:rPr>
      </w:pPr>
      <w:r w:rsidRPr="00B60D70">
        <w:rPr>
          <w:rFonts w:ascii="TH SarabunPSK" w:hAnsi="TH SarabunPSK" w:cs="TH SarabunPSK" w:hint="cs"/>
          <w:b/>
          <w:bCs/>
          <w:cs/>
        </w:rPr>
        <w:t>2</w:t>
      </w:r>
      <w:r w:rsidR="00097431" w:rsidRPr="00B60D70">
        <w:rPr>
          <w:rFonts w:ascii="TH SarabunPSK" w:hAnsi="TH SarabunPSK" w:cs="TH SarabunPSK" w:hint="cs"/>
          <w:b/>
          <w:bCs/>
        </w:rPr>
        <w:t xml:space="preserve">. </w:t>
      </w:r>
      <w:r w:rsidR="00097431" w:rsidRPr="00B60D70">
        <w:rPr>
          <w:rFonts w:ascii="TH SarabunPSK" w:hAnsi="TH SarabunPSK" w:cs="TH SarabunPSK" w:hint="cs"/>
          <w:b/>
          <w:bCs/>
          <w:cs/>
          <w:lang w:val="th-TH"/>
        </w:rPr>
        <w:t xml:space="preserve">ผลงานทางวิชาการย้อนหลัง </w:t>
      </w:r>
      <w:r w:rsidR="00097431" w:rsidRPr="00B60D70">
        <w:rPr>
          <w:rFonts w:ascii="TH SarabunPSK" w:hAnsi="TH SarabunPSK" w:cs="TH SarabunPSK" w:hint="cs"/>
          <w:b/>
          <w:bCs/>
        </w:rPr>
        <w:t xml:space="preserve">5 </w:t>
      </w:r>
      <w:r w:rsidR="00097431" w:rsidRPr="00B60D70">
        <w:rPr>
          <w:rFonts w:ascii="TH SarabunPSK" w:hAnsi="TH SarabunPSK" w:cs="TH SarabunPSK" w:hint="cs"/>
          <w:b/>
          <w:bCs/>
          <w:cs/>
          <w:lang w:val="th-TH"/>
        </w:rPr>
        <w:t xml:space="preserve">ปี </w:t>
      </w:r>
    </w:p>
    <w:p w14:paraId="36F13FA9" w14:textId="77777777" w:rsidR="004A7613" w:rsidRPr="00B60D70" w:rsidRDefault="004A7613" w:rsidP="004A7613">
      <w:pPr>
        <w:ind w:right="26"/>
        <w:jc w:val="left"/>
        <w:rPr>
          <w:rFonts w:ascii="TH SarabunPSK" w:eastAsia="TH SarabunPSK" w:hAnsi="TH SarabunPSK" w:cs="TH SarabunPSK"/>
        </w:rPr>
      </w:pPr>
      <w:r w:rsidRPr="00B60D70">
        <w:rPr>
          <w:rFonts w:ascii="TH SarabunPSK" w:eastAsia="TH SarabunPSK" w:hAnsi="TH SarabunPSK" w:cs="TH SarabunPSK" w:hint="cs"/>
          <w:cs/>
        </w:rPr>
        <w:t xml:space="preserve">   </w:t>
      </w:r>
      <w:r w:rsidRPr="00B60D70">
        <w:rPr>
          <w:rFonts w:ascii="TH SarabunPSK" w:eastAsia="TH SarabunPSK" w:hAnsi="TH SarabunPSK" w:cs="TH SarabunPSK" w:hint="cs"/>
          <w:u w:val="single"/>
          <w:cs/>
        </w:rPr>
        <w:t>กลุ่ม 1</w:t>
      </w:r>
      <w:r w:rsidRPr="00B60D70">
        <w:rPr>
          <w:rFonts w:ascii="TH SarabunPSK" w:eastAsia="TH SarabunPSK" w:hAnsi="TH SarabunPSK" w:cs="TH SarabunPSK" w:hint="cs"/>
          <w:cs/>
        </w:rPr>
        <w:t xml:space="preserve"> งานวิจัย </w:t>
      </w:r>
      <w:r w:rsidRPr="00B60D70">
        <w:rPr>
          <w:rFonts w:ascii="TH SarabunPSK" w:eastAsia="TH SarabunPSK" w:hAnsi="TH SarabunPSK" w:cs="TH SarabunPSK" w:hint="cs"/>
        </w:rPr>
        <w:t xml:space="preserve"> (</w:t>
      </w:r>
      <w:r w:rsidRPr="00B60D70">
        <w:rPr>
          <w:rFonts w:ascii="TH SarabunPSK" w:eastAsia="TH SarabunPSK" w:hAnsi="TH SarabunPSK" w:cs="TH SarabunPSK" w:hint="cs"/>
          <w:cs/>
        </w:rPr>
        <w:t xml:space="preserve">ต้องระบุว่าสามารถสืบค้นได้จากฐานข้อมูลใดตามประกาศ </w:t>
      </w:r>
      <w:proofErr w:type="spellStart"/>
      <w:r w:rsidRPr="00B60D70">
        <w:rPr>
          <w:rFonts w:ascii="TH SarabunPSK" w:eastAsia="TH SarabunPSK" w:hAnsi="TH SarabunPSK" w:cs="TH SarabunPSK" w:hint="cs"/>
          <w:cs/>
        </w:rPr>
        <w:t>ก.พ.อ</w:t>
      </w:r>
      <w:proofErr w:type="spellEnd"/>
      <w:r w:rsidRPr="00B60D70">
        <w:rPr>
          <w:rFonts w:ascii="TH SarabunPSK" w:eastAsia="TH SarabunPSK" w:hAnsi="TH SarabunPSK" w:cs="TH SarabunPSK" w:hint="cs"/>
          <w:cs/>
        </w:rPr>
        <w:t xml:space="preserve">. เช่น </w:t>
      </w:r>
      <w:r w:rsidRPr="00B60D70">
        <w:rPr>
          <w:rFonts w:ascii="TH SarabunPSK" w:eastAsia="TH SarabunPSK" w:hAnsi="TH SarabunPSK" w:cs="TH SarabunPSK" w:hint="cs"/>
        </w:rPr>
        <w:t xml:space="preserve">Scopus, Web of Science </w:t>
      </w:r>
      <w:r w:rsidRPr="00B60D70">
        <w:rPr>
          <w:rFonts w:ascii="TH SarabunPSK" w:eastAsia="TH SarabunPSK" w:hAnsi="TH SarabunPSK" w:cs="TH SarabunPSK" w:hint="cs"/>
          <w:cs/>
        </w:rPr>
        <w:t>ฯลฯ</w:t>
      </w:r>
      <w:r w:rsidRPr="00B60D70">
        <w:rPr>
          <w:rFonts w:ascii="TH SarabunPSK" w:eastAsia="TH SarabunPSK" w:hAnsi="TH SarabunPSK" w:cs="TH SarabunPSK" w:hint="cs"/>
        </w:rPr>
        <w:t>)</w:t>
      </w:r>
    </w:p>
    <w:p w14:paraId="6024188D" w14:textId="77777777" w:rsidR="004A7613" w:rsidRPr="00B60D70" w:rsidRDefault="004A7613" w:rsidP="00FF7D50">
      <w:pPr>
        <w:pStyle w:val="af9"/>
        <w:numPr>
          <w:ilvl w:val="1"/>
          <w:numId w:val="130"/>
        </w:numPr>
        <w:ind w:left="709" w:right="26"/>
        <w:jc w:val="left"/>
        <w:rPr>
          <w:rFonts w:ascii="TH SarabunPSK" w:eastAsia="TH SarabunPSK" w:hAnsi="TH SarabunPSK" w:cs="TH SarabunPSK"/>
        </w:rPr>
      </w:pPr>
      <w:r w:rsidRPr="00B60D70">
        <w:rPr>
          <w:rFonts w:ascii="TH SarabunPSK" w:eastAsia="TH SarabunPSK" w:hAnsi="TH SarabunPSK" w:cs="TH SarabunPSK" w:hint="cs"/>
        </w:rPr>
        <w:t>National Journal (</w:t>
      </w:r>
      <w:r w:rsidRPr="00B60D70">
        <w:rPr>
          <w:rFonts w:ascii="TH SarabunPSK" w:eastAsia="TH SarabunPSK" w:hAnsi="TH SarabunPSK" w:cs="TH SarabunPSK" w:hint="cs"/>
          <w:cs/>
        </w:rPr>
        <w:t xml:space="preserve">ค่าน้ำหนัก </w:t>
      </w:r>
      <w:r w:rsidRPr="00B60D70">
        <w:rPr>
          <w:rFonts w:ascii="TH SarabunPSK" w:eastAsia="TH SarabunPSK" w:hAnsi="TH SarabunPSK" w:cs="TH SarabunPSK" w:hint="cs"/>
        </w:rPr>
        <w:t>0.4)</w:t>
      </w:r>
    </w:p>
    <w:p w14:paraId="16FB1C8E" w14:textId="52B7695A" w:rsidR="009E6917" w:rsidRPr="00B60D70" w:rsidRDefault="00D756E0" w:rsidP="00FF7D50">
      <w:pPr>
        <w:pStyle w:val="af9"/>
        <w:numPr>
          <w:ilvl w:val="0"/>
          <w:numId w:val="131"/>
        </w:numPr>
        <w:spacing w:after="240"/>
        <w:ind w:left="992" w:hanging="357"/>
        <w:contextualSpacing w:val="0"/>
        <w:rPr>
          <w:rFonts w:ascii="TH SarabunPSK" w:hAnsi="TH SarabunPSK" w:cs="TH SarabunPSK"/>
        </w:rPr>
      </w:pPr>
      <w:proofErr w:type="spellStart"/>
      <w:r w:rsidRPr="00B60D70">
        <w:rPr>
          <w:rFonts w:ascii="TH SarabunPSK" w:hAnsi="TH SarabunPSK" w:cs="TH SarabunPSK" w:hint="cs"/>
          <w:cs/>
          <w:lang w:val="th-TH"/>
        </w:rPr>
        <w:t>พิเชษฐ์</w:t>
      </w:r>
      <w:proofErr w:type="spellEnd"/>
      <w:r w:rsidRPr="00B60D70">
        <w:rPr>
          <w:rFonts w:ascii="TH SarabunPSK" w:hAnsi="TH SarabunPSK" w:cs="TH SarabunPSK" w:hint="cs"/>
          <w:cs/>
          <w:lang w:val="th-TH"/>
        </w:rPr>
        <w:t xml:space="preserve"> พินิจ</w:t>
      </w:r>
      <w:r w:rsidRPr="00B60D70">
        <w:rPr>
          <w:rFonts w:ascii="TH SarabunPSK" w:hAnsi="TH SarabunPSK" w:cs="TH SarabunPSK" w:hint="cs"/>
          <w:lang w:val="th-TH"/>
        </w:rPr>
        <w:t xml:space="preserve">, </w:t>
      </w:r>
      <w:r w:rsidRPr="00B60D70">
        <w:rPr>
          <w:rFonts w:ascii="TH SarabunPSK" w:hAnsi="TH SarabunPSK" w:cs="TH SarabunPSK" w:hint="cs"/>
          <w:cs/>
          <w:lang w:val="th-TH"/>
        </w:rPr>
        <w:t>อนุศิษฏ์ อันมานะตระกูล</w:t>
      </w:r>
      <w:r w:rsidRPr="00B60D70">
        <w:rPr>
          <w:rFonts w:ascii="TH SarabunPSK" w:hAnsi="TH SarabunPSK" w:cs="TH SarabunPSK" w:hint="cs"/>
          <w:lang w:val="th-TH"/>
        </w:rPr>
        <w:t xml:space="preserve">, </w:t>
      </w:r>
      <w:r w:rsidRPr="00B60D70">
        <w:rPr>
          <w:rFonts w:ascii="TH SarabunPSK" w:hAnsi="TH SarabunPSK" w:cs="TH SarabunPSK" w:hint="cs"/>
          <w:b/>
          <w:bCs/>
          <w:u w:val="single"/>
          <w:cs/>
          <w:lang w:val="th-TH"/>
        </w:rPr>
        <w:t>เอกรัตน์ รวยรวย</w:t>
      </w:r>
      <w:r w:rsidRPr="00B60D70">
        <w:rPr>
          <w:rFonts w:ascii="TH SarabunPSK" w:hAnsi="TH SarabunPSK" w:cs="TH SarabunPSK" w:hint="cs"/>
          <w:lang w:val="th-TH"/>
        </w:rPr>
        <w:t>, 2566, “</w:t>
      </w:r>
      <w:r w:rsidRPr="00B60D70">
        <w:rPr>
          <w:rFonts w:ascii="TH SarabunPSK" w:hAnsi="TH SarabunPSK" w:cs="TH SarabunPSK" w:hint="cs"/>
          <w:cs/>
          <w:lang w:val="th-TH"/>
        </w:rPr>
        <w:t>การรู้การประเมิน : การประเมิน ความก้าวหน้าในการเรียนรู้ และการกำหนดเกรดที่ถูกต้องและเป็นธรรมตามแนวคิดการจัดการศึกษาแบบเน้นผลลัพธ์”,</w:t>
      </w:r>
      <w:r w:rsidRPr="00B60D70">
        <w:rPr>
          <w:rFonts w:ascii="TH SarabunPSK" w:hAnsi="TH SarabunPSK" w:cs="TH SarabunPSK" w:hint="cs"/>
          <w:lang w:val="th-TH"/>
        </w:rPr>
        <w:t xml:space="preserve"> </w:t>
      </w:r>
      <w:r w:rsidRPr="00B60D70">
        <w:rPr>
          <w:rFonts w:ascii="TH SarabunPSK" w:hAnsi="TH SarabunPSK" w:cs="TH SarabunPSK" w:hint="cs"/>
          <w:cs/>
          <w:lang w:val="th-TH"/>
        </w:rPr>
        <w:t>วารสารน</w:t>
      </w:r>
      <w:proofErr w:type="spellStart"/>
      <w:r w:rsidRPr="00B60D70">
        <w:rPr>
          <w:rFonts w:ascii="TH SarabunPSK" w:hAnsi="TH SarabunPSK" w:cs="TH SarabunPSK" w:hint="cs"/>
          <w:cs/>
          <w:lang w:val="th-TH"/>
        </w:rPr>
        <w:t>วััต</w:t>
      </w:r>
      <w:proofErr w:type="spellEnd"/>
      <w:r w:rsidRPr="00B60D70">
        <w:rPr>
          <w:rFonts w:ascii="TH SarabunPSK" w:hAnsi="TH SarabunPSK" w:cs="TH SarabunPSK" w:hint="cs"/>
          <w:cs/>
          <w:lang w:val="th-TH"/>
        </w:rPr>
        <w:t xml:space="preserve">กรรมการเรียนรู้และเทคโนโลยี, </w:t>
      </w:r>
      <w:r w:rsidR="00E41BF3" w:rsidRPr="00B60D70">
        <w:rPr>
          <w:rFonts w:ascii="TH SarabunPSK" w:hAnsi="TH SarabunPSK" w:cs="TH SarabunPSK" w:hint="cs"/>
          <w:cs/>
        </w:rPr>
        <w:t xml:space="preserve">ปีที่ </w:t>
      </w:r>
      <w:r w:rsidRPr="00B60D70">
        <w:rPr>
          <w:rFonts w:ascii="TH SarabunPSK" w:hAnsi="TH SarabunPSK" w:cs="TH SarabunPSK" w:hint="cs"/>
          <w:cs/>
          <w:lang w:val="th-TH"/>
        </w:rPr>
        <w:t>3</w:t>
      </w:r>
      <w:r w:rsidR="00E41BF3" w:rsidRPr="00B60D70">
        <w:rPr>
          <w:rFonts w:ascii="TH SarabunPSK" w:hAnsi="TH SarabunPSK" w:cs="TH SarabunPSK" w:hint="cs"/>
          <w:cs/>
          <w:lang w:val="th-TH"/>
        </w:rPr>
        <w:t xml:space="preserve"> ฉบับที่ </w:t>
      </w:r>
      <w:r w:rsidRPr="00B60D70">
        <w:rPr>
          <w:rFonts w:ascii="TH SarabunPSK" w:hAnsi="TH SarabunPSK" w:cs="TH SarabunPSK" w:hint="cs"/>
          <w:lang w:val="th-TH"/>
        </w:rPr>
        <w:t>2</w:t>
      </w:r>
      <w:r w:rsidR="00E41BF3" w:rsidRPr="00B60D70">
        <w:rPr>
          <w:rFonts w:ascii="TH SarabunPSK" w:hAnsi="TH SarabunPSK" w:cs="TH SarabunPSK" w:hint="cs"/>
          <w:cs/>
          <w:lang w:val="th-TH"/>
        </w:rPr>
        <w:t>.</w:t>
      </w:r>
      <w:r w:rsidRPr="00B60D70">
        <w:rPr>
          <w:rFonts w:ascii="TH SarabunPSK" w:hAnsi="TH SarabunPSK" w:cs="TH SarabunPSK" w:hint="cs"/>
          <w:lang w:val="th-TH"/>
        </w:rPr>
        <w:t xml:space="preserve"> </w:t>
      </w:r>
      <w:r w:rsidR="00E41BF3" w:rsidRPr="00B60D70">
        <w:rPr>
          <w:rFonts w:ascii="TH SarabunPSK" w:hAnsi="TH SarabunPSK" w:cs="TH SarabunPSK" w:hint="cs"/>
          <w:cs/>
          <w:lang w:val="th-TH"/>
        </w:rPr>
        <w:t xml:space="preserve">หน้า </w:t>
      </w:r>
      <w:r w:rsidRPr="00B60D70">
        <w:rPr>
          <w:rFonts w:ascii="TH SarabunPSK" w:hAnsi="TH SarabunPSK" w:cs="TH SarabunPSK" w:hint="cs"/>
          <w:lang w:val="th-TH"/>
        </w:rPr>
        <w:t>6-20.</w:t>
      </w:r>
      <w:r w:rsidR="00BD7F9D" w:rsidRPr="00B60D70">
        <w:rPr>
          <w:rFonts w:ascii="TH SarabunPSK" w:hAnsi="TH SarabunPSK" w:cs="TH SarabunPSK" w:hint="cs"/>
          <w:cs/>
          <w:lang w:val="th-TH"/>
        </w:rPr>
        <w:t xml:space="preserve"> </w:t>
      </w:r>
      <w:r w:rsidRPr="00B60D70">
        <w:rPr>
          <w:rFonts w:ascii="TH SarabunPSK" w:hAnsi="TH SarabunPSK" w:cs="TH SarabunPSK" w:hint="cs"/>
          <w:lang w:val="th-TH"/>
        </w:rPr>
        <w:t>ISSN:</w:t>
      </w:r>
      <w:r w:rsidR="00C33F4D" w:rsidRPr="00B60D70">
        <w:rPr>
          <w:rFonts w:ascii="TH SarabunPSK" w:hAnsi="TH SarabunPSK" w:cs="TH SarabunPSK" w:hint="cs"/>
          <w:cs/>
          <w:lang w:val="th-TH"/>
        </w:rPr>
        <w:t xml:space="preserve"> </w:t>
      </w:r>
      <w:r w:rsidRPr="00B60D70">
        <w:rPr>
          <w:rFonts w:ascii="TH SarabunPSK" w:hAnsi="TH SarabunPSK" w:cs="TH SarabunPSK" w:hint="cs"/>
          <w:lang w:val="th-TH"/>
        </w:rPr>
        <w:t>2773-9740</w:t>
      </w:r>
      <w:r w:rsidR="00EF2296" w:rsidRPr="00B60D70">
        <w:rPr>
          <w:rFonts w:ascii="TH SarabunPSK" w:hAnsi="TH SarabunPSK" w:cs="TH SarabunPSK" w:hint="cs"/>
          <w:cs/>
          <w:lang w:val="th-TH"/>
        </w:rPr>
        <w:t>.</w:t>
      </w:r>
    </w:p>
    <w:p w14:paraId="7A0CBFDE" w14:textId="7B256F56" w:rsidR="00C33F4D" w:rsidRPr="00B60D70" w:rsidRDefault="00C33F4D" w:rsidP="00FF7D50">
      <w:pPr>
        <w:pStyle w:val="af9"/>
        <w:numPr>
          <w:ilvl w:val="0"/>
          <w:numId w:val="131"/>
        </w:numPr>
        <w:spacing w:after="240"/>
        <w:ind w:left="992" w:hanging="357"/>
        <w:contextualSpacing w:val="0"/>
        <w:rPr>
          <w:rFonts w:ascii="TH SarabunPSK" w:hAnsi="TH SarabunPSK" w:cs="TH SarabunPSK"/>
          <w:lang w:val="th-TH"/>
        </w:rPr>
      </w:pPr>
      <w:r w:rsidRPr="00B60D70">
        <w:rPr>
          <w:rFonts w:ascii="TH SarabunPSK" w:hAnsi="TH SarabunPSK" w:cs="TH SarabunPSK"/>
          <w:b/>
          <w:bCs/>
          <w:u w:val="single"/>
          <w:cs/>
          <w:lang w:val="th-TH"/>
        </w:rPr>
        <w:t>เอกรัตน์ รวยรวย</w:t>
      </w:r>
      <w:r w:rsidRPr="00B60D70">
        <w:rPr>
          <w:rFonts w:ascii="TH SarabunPSK" w:hAnsi="TH SarabunPSK" w:cs="TH SarabunPSK"/>
          <w:lang w:val="th-TH"/>
        </w:rPr>
        <w:t xml:space="preserve">, </w:t>
      </w:r>
      <w:proofErr w:type="spellStart"/>
      <w:r w:rsidRPr="00B60D70">
        <w:rPr>
          <w:rFonts w:ascii="TH SarabunPSK" w:hAnsi="TH SarabunPSK" w:cs="TH SarabunPSK"/>
          <w:cs/>
          <w:lang w:val="th-TH"/>
        </w:rPr>
        <w:t>กิ</w:t>
      </w:r>
      <w:proofErr w:type="spellEnd"/>
      <w:r w:rsidRPr="00B60D70">
        <w:rPr>
          <w:rFonts w:ascii="TH SarabunPSK" w:hAnsi="TH SarabunPSK" w:cs="TH SarabunPSK"/>
          <w:cs/>
          <w:lang w:val="th-TH"/>
        </w:rPr>
        <w:t>ติเดช สันติชัยอนันต์</w:t>
      </w:r>
      <w:r w:rsidRPr="00B60D70">
        <w:rPr>
          <w:rFonts w:ascii="TH SarabunPSK" w:hAnsi="TH SarabunPSK" w:cs="TH SarabunPSK"/>
          <w:lang w:val="th-TH"/>
        </w:rPr>
        <w:t xml:space="preserve">, </w:t>
      </w:r>
      <w:r w:rsidRPr="00B60D70">
        <w:rPr>
          <w:rFonts w:ascii="TH SarabunPSK" w:hAnsi="TH SarabunPSK" w:cs="TH SarabunPSK"/>
          <w:cs/>
          <w:lang w:val="th-TH"/>
        </w:rPr>
        <w:t>มงคล นามลักษณ์ และ วิศิษฏ์ศรี วิยะรัตน์</w:t>
      </w:r>
      <w:r w:rsidRPr="00B60D70">
        <w:rPr>
          <w:rFonts w:ascii="TH SarabunPSK" w:hAnsi="TH SarabunPSK" w:cs="TH SarabunPSK"/>
          <w:lang w:val="th-TH"/>
        </w:rPr>
        <w:t xml:space="preserve">, </w:t>
      </w:r>
      <w:r w:rsidRPr="00B60D70">
        <w:rPr>
          <w:rFonts w:ascii="TH SarabunPSK" w:hAnsi="TH SarabunPSK" w:cs="TH SarabunPSK"/>
          <w:cs/>
          <w:lang w:val="th-TH"/>
        </w:rPr>
        <w:t>2566</w:t>
      </w:r>
      <w:r w:rsidRPr="00B60D70">
        <w:rPr>
          <w:rFonts w:ascii="TH SarabunPSK" w:hAnsi="TH SarabunPSK" w:cs="TH SarabunPSK"/>
          <w:lang w:val="th-TH"/>
        </w:rPr>
        <w:t>, “</w:t>
      </w:r>
      <w:r w:rsidRPr="00B60D70">
        <w:rPr>
          <w:rFonts w:ascii="TH SarabunPSK" w:hAnsi="TH SarabunPSK" w:cs="TH SarabunPSK"/>
          <w:cs/>
          <w:lang w:val="th-TH"/>
        </w:rPr>
        <w:t>การประเมินผลโครงการสหกิจศึกษาของหลักสูตรเทคโนโลยีบัณฑิต สาขาเทคโนโลยีอุตสาหกรรม คณะครุศาสตร์อุตสาหกรรมและเทคโนโลยี มหาวิทยาลัยเทคโนโลยีพระจอมเกล้าธนบุรี”</w:t>
      </w:r>
      <w:r w:rsidRPr="00B60D70">
        <w:rPr>
          <w:rFonts w:ascii="TH SarabunPSK" w:hAnsi="TH SarabunPSK" w:cs="TH SarabunPSK"/>
          <w:lang w:val="th-TH"/>
        </w:rPr>
        <w:t xml:space="preserve">, </w:t>
      </w:r>
      <w:r w:rsidRPr="00B60D70">
        <w:rPr>
          <w:rFonts w:ascii="TH SarabunPSK" w:hAnsi="TH SarabunPSK" w:cs="TH SarabunPSK"/>
          <w:cs/>
          <w:lang w:val="th-TH"/>
        </w:rPr>
        <w:t>วารสารอาชีวศึกษาภาคกลาง</w:t>
      </w:r>
      <w:r w:rsidRPr="00B60D70">
        <w:rPr>
          <w:rFonts w:ascii="TH SarabunPSK" w:hAnsi="TH SarabunPSK" w:cs="TH SarabunPSK"/>
          <w:lang w:val="th-TH"/>
        </w:rPr>
        <w:t xml:space="preserve">, </w:t>
      </w:r>
      <w:r w:rsidRPr="00B60D70">
        <w:rPr>
          <w:rFonts w:ascii="TH SarabunPSK" w:hAnsi="TH SarabunPSK" w:cs="TH SarabunPSK"/>
          <w:cs/>
          <w:lang w:val="th-TH"/>
        </w:rPr>
        <w:t>ปีที่ 7</w:t>
      </w:r>
      <w:r w:rsidRPr="00B60D70">
        <w:rPr>
          <w:rFonts w:ascii="TH SarabunPSK" w:hAnsi="TH SarabunPSK" w:cs="TH SarabunPSK"/>
          <w:lang w:val="th-TH"/>
        </w:rPr>
        <w:t xml:space="preserve">, </w:t>
      </w:r>
      <w:r w:rsidRPr="00B60D70">
        <w:rPr>
          <w:rFonts w:ascii="TH SarabunPSK" w:hAnsi="TH SarabunPSK" w:cs="TH SarabunPSK"/>
          <w:cs/>
          <w:lang w:val="th-TH"/>
        </w:rPr>
        <w:t>ฉบับที่ 1</w:t>
      </w:r>
      <w:r w:rsidRPr="00B60D70">
        <w:rPr>
          <w:rFonts w:ascii="TH SarabunPSK" w:hAnsi="TH SarabunPSK" w:cs="TH SarabunPSK"/>
          <w:lang w:val="th-TH"/>
        </w:rPr>
        <w:t xml:space="preserve">, </w:t>
      </w:r>
      <w:r w:rsidRPr="00B60D70">
        <w:rPr>
          <w:rFonts w:ascii="TH SarabunPSK" w:hAnsi="TH SarabunPSK" w:cs="TH SarabunPSK"/>
          <w:cs/>
          <w:lang w:val="th-TH"/>
        </w:rPr>
        <w:t>มกราคม-มิถุนายน 2566</w:t>
      </w:r>
      <w:r w:rsidRPr="00B60D70">
        <w:rPr>
          <w:rFonts w:ascii="TH SarabunPSK" w:hAnsi="TH SarabunPSK" w:cs="TH SarabunPSK"/>
          <w:lang w:val="th-TH"/>
        </w:rPr>
        <w:t xml:space="preserve">, </w:t>
      </w:r>
      <w:r w:rsidRPr="00B60D70">
        <w:rPr>
          <w:rFonts w:ascii="TH SarabunPSK" w:hAnsi="TH SarabunPSK" w:cs="TH SarabunPSK"/>
          <w:cs/>
          <w:lang w:val="th-TH"/>
        </w:rPr>
        <w:t xml:space="preserve">หน้า 18-32. </w:t>
      </w:r>
      <w:r w:rsidRPr="00B60D70">
        <w:rPr>
          <w:rFonts w:ascii="TH SarabunPSK" w:hAnsi="TH SarabunPSK" w:cs="TH SarabunPSK"/>
          <w:lang w:val="th-TH"/>
        </w:rPr>
        <w:t xml:space="preserve">ISSN </w:t>
      </w:r>
      <w:r w:rsidRPr="00B60D70">
        <w:rPr>
          <w:rFonts w:ascii="TH SarabunPSK" w:hAnsi="TH SarabunPSK" w:cs="TH SarabunPSK"/>
          <w:cs/>
          <w:lang w:val="th-TH"/>
        </w:rPr>
        <w:t>2586 - 8985 (</w:t>
      </w:r>
      <w:proofErr w:type="spellStart"/>
      <w:r w:rsidRPr="00B60D70">
        <w:rPr>
          <w:rFonts w:ascii="TH SarabunPSK" w:hAnsi="TH SarabunPSK" w:cs="TH SarabunPSK"/>
          <w:lang w:val="th-TH"/>
        </w:rPr>
        <w:t>Print</w:t>
      </w:r>
      <w:proofErr w:type="spellEnd"/>
      <w:r w:rsidRPr="00B60D70">
        <w:rPr>
          <w:rFonts w:ascii="TH SarabunPSK" w:hAnsi="TH SarabunPSK" w:cs="TH SarabunPSK"/>
          <w:lang w:val="th-TH"/>
        </w:rPr>
        <w:t xml:space="preserve">), ISSN </w:t>
      </w:r>
      <w:r w:rsidRPr="00B60D70">
        <w:rPr>
          <w:rFonts w:ascii="TH SarabunPSK" w:hAnsi="TH SarabunPSK" w:cs="TH SarabunPSK"/>
          <w:cs/>
          <w:lang w:val="th-TH"/>
        </w:rPr>
        <w:t>2730 - 2997 (</w:t>
      </w:r>
      <w:proofErr w:type="spellStart"/>
      <w:r w:rsidRPr="00B60D70">
        <w:rPr>
          <w:rFonts w:ascii="TH SarabunPSK" w:hAnsi="TH SarabunPSK" w:cs="TH SarabunPSK"/>
          <w:lang w:val="th-TH"/>
        </w:rPr>
        <w:t>Online</w:t>
      </w:r>
      <w:proofErr w:type="spellEnd"/>
      <w:r w:rsidRPr="00B60D70">
        <w:rPr>
          <w:rFonts w:ascii="TH SarabunPSK" w:hAnsi="TH SarabunPSK" w:cs="TH SarabunPSK"/>
          <w:lang w:val="th-TH"/>
        </w:rPr>
        <w:t>)</w:t>
      </w:r>
      <w:r w:rsidR="00EF2296" w:rsidRPr="00B60D70">
        <w:rPr>
          <w:rFonts w:ascii="TH SarabunPSK" w:hAnsi="TH SarabunPSK" w:cs="TH SarabunPSK" w:hint="cs"/>
          <w:cs/>
          <w:lang w:val="th-TH"/>
        </w:rPr>
        <w:t>.</w:t>
      </w:r>
    </w:p>
    <w:p w14:paraId="5611E38D" w14:textId="651559FE" w:rsidR="00D71DDC" w:rsidRPr="00B60D70" w:rsidRDefault="00D71DDC" w:rsidP="00D71DDC">
      <w:pPr>
        <w:rPr>
          <w:rFonts w:ascii="TH SarabunPSK" w:hAnsi="TH SarabunPSK" w:cs="TH SarabunPSK"/>
          <w:b/>
          <w:bCs/>
        </w:rPr>
      </w:pPr>
      <w:r w:rsidRPr="00B60D70">
        <w:rPr>
          <w:rFonts w:ascii="TH SarabunPSK" w:hAnsi="TH SarabunPSK" w:cs="TH SarabunPSK" w:hint="cs"/>
          <w:b/>
          <w:bCs/>
          <w:cs/>
        </w:rPr>
        <w:t>3</w:t>
      </w:r>
      <w:r w:rsidRPr="00B60D70">
        <w:rPr>
          <w:rFonts w:ascii="TH SarabunPSK" w:hAnsi="TH SarabunPSK" w:cs="TH SarabunPSK" w:hint="cs"/>
          <w:b/>
          <w:bCs/>
        </w:rPr>
        <w:t xml:space="preserve">. </w:t>
      </w:r>
      <w:r w:rsidRPr="00B60D70">
        <w:rPr>
          <w:rFonts w:ascii="TH SarabunPSK" w:hAnsi="TH SarabunPSK" w:cs="TH SarabunPSK" w:hint="cs"/>
          <w:b/>
          <w:bCs/>
          <w:cs/>
          <w:lang w:val="th-TH"/>
        </w:rPr>
        <w:t>ภาระงาน</w:t>
      </w:r>
    </w:p>
    <w:p w14:paraId="71BFC625" w14:textId="2EEC3040" w:rsidR="009E6917" w:rsidRPr="00B60D70" w:rsidRDefault="00D71DDC" w:rsidP="00903853">
      <w:pPr>
        <w:rPr>
          <w:rFonts w:ascii="TH SarabunPSK" w:hAnsi="TH SarabunPSK" w:cs="TH SarabunPSK"/>
          <w:b/>
          <w:bCs/>
        </w:rPr>
      </w:pPr>
      <w:r w:rsidRPr="00B60D70">
        <w:rPr>
          <w:rFonts w:ascii="TH SarabunPSK" w:hAnsi="TH SarabunPSK" w:cs="TH SarabunPSK" w:hint="cs"/>
          <w:b/>
          <w:bCs/>
          <w:cs/>
        </w:rPr>
        <w:t>3.1</w:t>
      </w:r>
      <w:r w:rsidR="00903853" w:rsidRPr="00B60D70">
        <w:rPr>
          <w:rFonts w:ascii="TH SarabunPSK" w:hAnsi="TH SarabunPSK" w:cs="TH SarabunPSK" w:hint="cs"/>
          <w:b/>
          <w:bCs/>
        </w:rPr>
        <w:t xml:space="preserve"> </w:t>
      </w:r>
      <w:r w:rsidR="00903853" w:rsidRPr="00B60D70">
        <w:rPr>
          <w:rFonts w:ascii="TH SarabunPSK" w:hAnsi="TH SarabunPSK" w:cs="TH SarabunPSK" w:hint="cs"/>
          <w:b/>
          <w:bCs/>
          <w:cs/>
          <w:lang w:val="th-TH"/>
        </w:rPr>
        <w:t>ภาระงานในปัจจุบัน</w:t>
      </w:r>
    </w:p>
    <w:tbl>
      <w:tblPr>
        <w:tblStyle w:val="af6"/>
        <w:tblW w:w="5000" w:type="pct"/>
        <w:tblLook w:val="04A0" w:firstRow="1" w:lastRow="0" w:firstColumn="1" w:lastColumn="0" w:noHBand="0" w:noVBand="1"/>
      </w:tblPr>
      <w:tblGrid>
        <w:gridCol w:w="1481"/>
        <w:gridCol w:w="3761"/>
        <w:gridCol w:w="1275"/>
        <w:gridCol w:w="2499"/>
      </w:tblGrid>
      <w:tr w:rsidR="00B60D70" w:rsidRPr="00B60D70" w14:paraId="5BED0494" w14:textId="77777777" w:rsidTr="00D71DDC">
        <w:tc>
          <w:tcPr>
            <w:tcW w:w="821" w:type="pct"/>
            <w:shd w:val="clear" w:color="auto" w:fill="F2F2F2" w:themeFill="background1" w:themeFillShade="F2"/>
          </w:tcPr>
          <w:p w14:paraId="65217D17" w14:textId="77777777" w:rsidR="009E6917" w:rsidRPr="00B60D70" w:rsidRDefault="00D756E0" w:rsidP="00592146">
            <w:pPr>
              <w:rPr>
                <w:rFonts w:ascii="TH SarabunPSK" w:hAnsi="TH SarabunPSK" w:cs="TH SarabunPSK"/>
                <w:sz w:val="28"/>
                <w:szCs w:val="28"/>
                <w:cs/>
              </w:rPr>
            </w:pPr>
            <w:r w:rsidRPr="00B60D70">
              <w:rPr>
                <w:rFonts w:ascii="TH SarabunPSK" w:hAnsi="TH SarabunPSK" w:cs="TH SarabunPSK" w:hint="cs"/>
                <w:sz w:val="28"/>
                <w:szCs w:val="28"/>
                <w:cs/>
                <w:lang w:val="th-TH"/>
              </w:rPr>
              <w:t>รหัสวิชา</w:t>
            </w:r>
          </w:p>
        </w:tc>
        <w:tc>
          <w:tcPr>
            <w:tcW w:w="2086" w:type="pct"/>
            <w:shd w:val="clear" w:color="auto" w:fill="F2F2F2" w:themeFill="background1" w:themeFillShade="F2"/>
          </w:tcPr>
          <w:p w14:paraId="50C8BABD"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cs/>
                <w:lang w:val="th-TH"/>
              </w:rPr>
              <w:t>ชื่อวิชา</w:t>
            </w:r>
          </w:p>
        </w:tc>
        <w:tc>
          <w:tcPr>
            <w:tcW w:w="707" w:type="pct"/>
            <w:shd w:val="clear" w:color="auto" w:fill="F2F2F2" w:themeFill="background1" w:themeFillShade="F2"/>
          </w:tcPr>
          <w:p w14:paraId="3FB0C744"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cs/>
                <w:lang w:val="th-TH"/>
              </w:rPr>
              <w:t>หน่วยกิต</w:t>
            </w:r>
          </w:p>
        </w:tc>
        <w:tc>
          <w:tcPr>
            <w:tcW w:w="1386" w:type="pct"/>
            <w:shd w:val="clear" w:color="auto" w:fill="F2F2F2" w:themeFill="background1" w:themeFillShade="F2"/>
          </w:tcPr>
          <w:p w14:paraId="7BD9570A" w14:textId="1E70A643"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cs/>
                <w:lang w:val="th-TH"/>
              </w:rPr>
              <w:t>ชั่วโมงภาระงาน</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 xml:space="preserve">ปีการศึกษา </w:t>
            </w:r>
          </w:p>
        </w:tc>
      </w:tr>
      <w:tr w:rsidR="00B60D70" w:rsidRPr="00B60D70" w14:paraId="39A504A6" w14:textId="77777777" w:rsidTr="00D71DDC">
        <w:tc>
          <w:tcPr>
            <w:tcW w:w="821" w:type="pct"/>
          </w:tcPr>
          <w:p w14:paraId="2ED59BFA" w14:textId="25D198E1"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303</w:t>
            </w:r>
          </w:p>
        </w:tc>
        <w:tc>
          <w:tcPr>
            <w:tcW w:w="2086" w:type="pct"/>
          </w:tcPr>
          <w:p w14:paraId="53CD831C" w14:textId="43E2FB11" w:rsidR="009E6917" w:rsidRPr="00B60D70" w:rsidRDefault="00D756E0" w:rsidP="00903853">
            <w:pPr>
              <w:jc w:val="left"/>
              <w:rPr>
                <w:rFonts w:ascii="TH SarabunPSK" w:hAnsi="TH SarabunPSK" w:cs="TH SarabunPSK"/>
                <w:sz w:val="28"/>
                <w:szCs w:val="28"/>
              </w:rPr>
            </w:pPr>
            <w:r w:rsidRPr="00B60D70">
              <w:rPr>
                <w:rFonts w:ascii="TH SarabunPSK" w:hAnsi="TH SarabunPSK" w:cs="TH SarabunPSK" w:hint="cs"/>
                <w:sz w:val="28"/>
                <w:szCs w:val="28"/>
              </w:rPr>
              <w:t xml:space="preserve">Workshop Teaching </w:t>
            </w:r>
            <w:r w:rsidR="00903853" w:rsidRPr="00B60D70">
              <w:rPr>
                <w:rFonts w:ascii="TH SarabunPSK" w:hAnsi="TH SarabunPSK" w:cs="TH SarabunPSK" w:hint="cs"/>
                <w:sz w:val="28"/>
                <w:szCs w:val="28"/>
              </w:rPr>
              <w:t xml:space="preserve">for </w:t>
            </w:r>
            <w:r w:rsidRPr="00B60D70">
              <w:rPr>
                <w:rFonts w:ascii="TH SarabunPSK" w:hAnsi="TH SarabunPSK" w:cs="TH SarabunPSK" w:hint="cs"/>
                <w:sz w:val="28"/>
                <w:szCs w:val="28"/>
              </w:rPr>
              <w:t>Civil Engineer Teacher</w:t>
            </w:r>
          </w:p>
        </w:tc>
        <w:tc>
          <w:tcPr>
            <w:tcW w:w="707" w:type="pct"/>
          </w:tcPr>
          <w:p w14:paraId="0E2BB958"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3 (1-4-6)</w:t>
            </w:r>
          </w:p>
        </w:tc>
        <w:tc>
          <w:tcPr>
            <w:tcW w:w="1386" w:type="pct"/>
          </w:tcPr>
          <w:p w14:paraId="3E721539"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75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0E355111" w14:textId="77777777" w:rsidTr="00D71DDC">
        <w:tc>
          <w:tcPr>
            <w:tcW w:w="821" w:type="pct"/>
          </w:tcPr>
          <w:p w14:paraId="0AB01F16" w14:textId="3922DE0B"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471</w:t>
            </w:r>
          </w:p>
        </w:tc>
        <w:tc>
          <w:tcPr>
            <w:tcW w:w="2086" w:type="pct"/>
          </w:tcPr>
          <w:p w14:paraId="5D8BF4E6" w14:textId="142869C6" w:rsidR="009E6917" w:rsidRPr="00B60D70" w:rsidRDefault="00903853" w:rsidP="00903853">
            <w:pPr>
              <w:jc w:val="left"/>
              <w:rPr>
                <w:rFonts w:ascii="TH SarabunPSK" w:hAnsi="TH SarabunPSK" w:cs="TH SarabunPSK"/>
                <w:sz w:val="28"/>
                <w:szCs w:val="28"/>
                <w:cs/>
              </w:rPr>
            </w:pPr>
            <w:r w:rsidRPr="00B60D70">
              <w:rPr>
                <w:rFonts w:ascii="TH SarabunPSK" w:hAnsi="TH SarabunPSK" w:cs="TH SarabunPSK" w:hint="cs"/>
                <w:sz w:val="28"/>
                <w:szCs w:val="28"/>
              </w:rPr>
              <w:t>Civil Technology Education Project Proposal</w:t>
            </w:r>
          </w:p>
        </w:tc>
        <w:tc>
          <w:tcPr>
            <w:tcW w:w="707" w:type="pct"/>
          </w:tcPr>
          <w:p w14:paraId="5D3F1191"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1 (0-2-2)</w:t>
            </w:r>
          </w:p>
        </w:tc>
        <w:tc>
          <w:tcPr>
            <w:tcW w:w="1386" w:type="pct"/>
          </w:tcPr>
          <w:p w14:paraId="5791C4BC"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053ED4EE" w14:textId="77777777" w:rsidTr="00D71DDC">
        <w:tc>
          <w:tcPr>
            <w:tcW w:w="821" w:type="pct"/>
          </w:tcPr>
          <w:p w14:paraId="2E73BAD0" w14:textId="540CC358"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472</w:t>
            </w:r>
          </w:p>
        </w:tc>
        <w:tc>
          <w:tcPr>
            <w:tcW w:w="2086" w:type="pct"/>
          </w:tcPr>
          <w:p w14:paraId="28D29BE6" w14:textId="77777777" w:rsidR="009E6917" w:rsidRPr="00B60D70" w:rsidRDefault="00D756E0" w:rsidP="00903853">
            <w:pPr>
              <w:jc w:val="left"/>
              <w:rPr>
                <w:rFonts w:ascii="TH SarabunPSK" w:hAnsi="TH SarabunPSK" w:cs="TH SarabunPSK"/>
                <w:sz w:val="28"/>
                <w:szCs w:val="28"/>
              </w:rPr>
            </w:pPr>
            <w:r w:rsidRPr="00B60D70">
              <w:rPr>
                <w:rFonts w:ascii="TH SarabunPSK" w:hAnsi="TH SarabunPSK" w:cs="TH SarabunPSK" w:hint="cs"/>
                <w:sz w:val="28"/>
                <w:szCs w:val="28"/>
                <w:cs/>
                <w:lang w:val="th-TH"/>
              </w:rPr>
              <w:t>โครงงานวิจัยทางครุศาสตร์โยธา</w:t>
            </w:r>
          </w:p>
          <w:p w14:paraId="32B39455" w14:textId="1002CC6A" w:rsidR="009E6917" w:rsidRPr="00B60D70" w:rsidRDefault="00903853" w:rsidP="00903853">
            <w:pPr>
              <w:jc w:val="left"/>
              <w:rPr>
                <w:rFonts w:ascii="TH SarabunPSK" w:hAnsi="TH SarabunPSK" w:cs="TH SarabunPSK"/>
                <w:sz w:val="28"/>
                <w:szCs w:val="28"/>
              </w:rPr>
            </w:pPr>
            <w:r w:rsidRPr="00B60D70">
              <w:rPr>
                <w:rFonts w:ascii="TH SarabunPSK" w:hAnsi="TH SarabunPSK" w:cs="TH SarabunPSK" w:hint="cs"/>
                <w:sz w:val="28"/>
                <w:szCs w:val="28"/>
              </w:rPr>
              <w:lastRenderedPageBreak/>
              <w:t>(Civil Technology Education Research Project)</w:t>
            </w:r>
          </w:p>
        </w:tc>
        <w:tc>
          <w:tcPr>
            <w:tcW w:w="707" w:type="pct"/>
          </w:tcPr>
          <w:p w14:paraId="2E4E4930"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lastRenderedPageBreak/>
              <w:t>3 (0-6-2)</w:t>
            </w:r>
          </w:p>
        </w:tc>
        <w:tc>
          <w:tcPr>
            <w:tcW w:w="1386" w:type="pct"/>
          </w:tcPr>
          <w:p w14:paraId="0C5A74C8"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36EDE553" w14:textId="77777777" w:rsidTr="00D71DDC">
        <w:tc>
          <w:tcPr>
            <w:tcW w:w="821" w:type="pct"/>
          </w:tcPr>
          <w:p w14:paraId="567B71BF" w14:textId="36D9838C"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408</w:t>
            </w:r>
          </w:p>
        </w:tc>
        <w:tc>
          <w:tcPr>
            <w:tcW w:w="2086" w:type="pct"/>
          </w:tcPr>
          <w:p w14:paraId="7A1BE93D" w14:textId="3117D887" w:rsidR="009E6917" w:rsidRPr="00B60D70" w:rsidRDefault="00903853" w:rsidP="00903853">
            <w:pPr>
              <w:jc w:val="left"/>
              <w:rPr>
                <w:rFonts w:ascii="TH SarabunPSK" w:hAnsi="TH SarabunPSK" w:cs="TH SarabunPSK"/>
                <w:sz w:val="28"/>
                <w:szCs w:val="28"/>
              </w:rPr>
            </w:pPr>
            <w:r w:rsidRPr="00B60D70">
              <w:rPr>
                <w:rFonts w:ascii="TH SarabunPSK" w:hAnsi="TH SarabunPSK" w:cs="TH SarabunPSK" w:hint="cs"/>
                <w:sz w:val="28"/>
                <w:szCs w:val="28"/>
              </w:rPr>
              <w:t xml:space="preserve">Development of a Teacher Experience </w:t>
            </w:r>
            <w:r w:rsidR="00440A32" w:rsidRPr="00B60D70">
              <w:rPr>
                <w:rFonts w:ascii="TH SarabunPSK" w:hAnsi="TH SarabunPSK" w:cs="TH SarabunPSK"/>
                <w:sz w:val="28"/>
                <w:szCs w:val="28"/>
              </w:rPr>
              <w:t>f</w:t>
            </w:r>
            <w:r w:rsidRPr="00B60D70">
              <w:rPr>
                <w:rFonts w:ascii="TH SarabunPSK" w:hAnsi="TH SarabunPSK" w:cs="TH SarabunPSK" w:hint="cs"/>
                <w:sz w:val="28"/>
                <w:szCs w:val="28"/>
              </w:rPr>
              <w:t>or Civil Engineer Teacher</w:t>
            </w:r>
          </w:p>
        </w:tc>
        <w:tc>
          <w:tcPr>
            <w:tcW w:w="707" w:type="pct"/>
          </w:tcPr>
          <w:p w14:paraId="1BCFC013"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3 (0-6-6)</w:t>
            </w:r>
          </w:p>
        </w:tc>
        <w:tc>
          <w:tcPr>
            <w:tcW w:w="1386" w:type="pct"/>
          </w:tcPr>
          <w:p w14:paraId="0C085692"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00043DE9" w14:textId="77777777" w:rsidTr="00D71DDC">
        <w:tc>
          <w:tcPr>
            <w:tcW w:w="821" w:type="pct"/>
          </w:tcPr>
          <w:p w14:paraId="5F83632A" w14:textId="5C9FA3C5"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409</w:t>
            </w:r>
          </w:p>
        </w:tc>
        <w:tc>
          <w:tcPr>
            <w:tcW w:w="2086" w:type="pct"/>
          </w:tcPr>
          <w:p w14:paraId="23E81B13" w14:textId="29F1B317" w:rsidR="009E6917" w:rsidRPr="00B60D70" w:rsidRDefault="00903853" w:rsidP="00903853">
            <w:pPr>
              <w:jc w:val="left"/>
              <w:rPr>
                <w:rFonts w:ascii="TH SarabunPSK" w:hAnsi="TH SarabunPSK" w:cs="TH SarabunPSK"/>
                <w:sz w:val="28"/>
                <w:szCs w:val="28"/>
              </w:rPr>
            </w:pPr>
            <w:r w:rsidRPr="00B60D70">
              <w:rPr>
                <w:rFonts w:ascii="TH SarabunPSK" w:hAnsi="TH SarabunPSK" w:cs="TH SarabunPSK" w:hint="cs"/>
                <w:sz w:val="28"/>
                <w:szCs w:val="28"/>
              </w:rPr>
              <w:t xml:space="preserve">Student Development Based </w:t>
            </w:r>
            <w:r w:rsidR="00440A32" w:rsidRPr="00B60D70">
              <w:rPr>
                <w:rFonts w:ascii="TH SarabunPSK" w:hAnsi="TH SarabunPSK" w:cs="TH SarabunPSK"/>
                <w:sz w:val="28"/>
                <w:szCs w:val="28"/>
              </w:rPr>
              <w:t>o</w:t>
            </w:r>
            <w:r w:rsidRPr="00B60D70">
              <w:rPr>
                <w:rFonts w:ascii="TH SarabunPSK" w:hAnsi="TH SarabunPSK" w:cs="TH SarabunPSK" w:hint="cs"/>
                <w:sz w:val="28"/>
                <w:szCs w:val="28"/>
              </w:rPr>
              <w:t>n Learning Outcome</w:t>
            </w:r>
          </w:p>
        </w:tc>
        <w:tc>
          <w:tcPr>
            <w:tcW w:w="707" w:type="pct"/>
          </w:tcPr>
          <w:p w14:paraId="1A637215"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1 (1-4-6)</w:t>
            </w:r>
          </w:p>
        </w:tc>
        <w:tc>
          <w:tcPr>
            <w:tcW w:w="1386" w:type="pct"/>
          </w:tcPr>
          <w:p w14:paraId="741C62B9"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75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177406AF" w14:textId="77777777" w:rsidTr="00D71DDC">
        <w:tc>
          <w:tcPr>
            <w:tcW w:w="821" w:type="pct"/>
          </w:tcPr>
          <w:p w14:paraId="3DC7B9EF" w14:textId="78E67BCF"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591</w:t>
            </w:r>
          </w:p>
        </w:tc>
        <w:tc>
          <w:tcPr>
            <w:tcW w:w="2086" w:type="pct"/>
          </w:tcPr>
          <w:p w14:paraId="306A0852" w14:textId="3A9848B2" w:rsidR="009E6917" w:rsidRPr="00B60D70" w:rsidRDefault="00903853" w:rsidP="00903853">
            <w:pPr>
              <w:jc w:val="left"/>
              <w:rPr>
                <w:rFonts w:ascii="TH SarabunPSK" w:hAnsi="TH SarabunPSK" w:cs="TH SarabunPSK"/>
                <w:sz w:val="28"/>
                <w:szCs w:val="28"/>
                <w:cs/>
              </w:rPr>
            </w:pPr>
            <w:r w:rsidRPr="00B60D70">
              <w:rPr>
                <w:rFonts w:ascii="TH SarabunPSK" w:hAnsi="TH SarabunPSK" w:cs="TH SarabunPSK" w:hint="cs"/>
                <w:sz w:val="28"/>
                <w:szCs w:val="28"/>
              </w:rPr>
              <w:t>Teacher Professional Internship I</w:t>
            </w:r>
          </w:p>
        </w:tc>
        <w:tc>
          <w:tcPr>
            <w:tcW w:w="707" w:type="pct"/>
          </w:tcPr>
          <w:p w14:paraId="6ECDFB97"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6 (0-18-12)</w:t>
            </w:r>
          </w:p>
        </w:tc>
        <w:tc>
          <w:tcPr>
            <w:tcW w:w="1386" w:type="pct"/>
          </w:tcPr>
          <w:p w14:paraId="6F39CCD5"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6C2716D9" w14:textId="77777777" w:rsidTr="00D71DDC">
        <w:tc>
          <w:tcPr>
            <w:tcW w:w="821" w:type="pct"/>
          </w:tcPr>
          <w:p w14:paraId="5931326D" w14:textId="5A284CFF"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592</w:t>
            </w:r>
          </w:p>
        </w:tc>
        <w:tc>
          <w:tcPr>
            <w:tcW w:w="2086" w:type="pct"/>
          </w:tcPr>
          <w:p w14:paraId="73DF70F7" w14:textId="7F531A34" w:rsidR="009E6917" w:rsidRPr="00B60D70" w:rsidRDefault="00903853" w:rsidP="00903853">
            <w:pPr>
              <w:jc w:val="left"/>
              <w:rPr>
                <w:rFonts w:ascii="TH SarabunPSK" w:hAnsi="TH SarabunPSK" w:cs="TH SarabunPSK"/>
                <w:sz w:val="28"/>
                <w:szCs w:val="28"/>
              </w:rPr>
            </w:pPr>
            <w:r w:rsidRPr="00B60D70">
              <w:rPr>
                <w:rFonts w:ascii="TH SarabunPSK" w:hAnsi="TH SarabunPSK" w:cs="TH SarabunPSK" w:hint="cs"/>
                <w:sz w:val="28"/>
                <w:szCs w:val="28"/>
              </w:rPr>
              <w:t>Teacher Professional Internship II</w:t>
            </w:r>
          </w:p>
        </w:tc>
        <w:tc>
          <w:tcPr>
            <w:tcW w:w="707" w:type="pct"/>
          </w:tcPr>
          <w:p w14:paraId="5DFDAA1E"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6 (0-18-12)</w:t>
            </w:r>
          </w:p>
        </w:tc>
        <w:tc>
          <w:tcPr>
            <w:tcW w:w="1386" w:type="pct"/>
          </w:tcPr>
          <w:p w14:paraId="67741A70"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2898D597" w14:textId="77777777" w:rsidTr="00D71DDC">
        <w:tc>
          <w:tcPr>
            <w:tcW w:w="821" w:type="pct"/>
          </w:tcPr>
          <w:p w14:paraId="32A46CB5" w14:textId="5044250D"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212</w:t>
            </w:r>
          </w:p>
        </w:tc>
        <w:tc>
          <w:tcPr>
            <w:tcW w:w="2086" w:type="pct"/>
          </w:tcPr>
          <w:p w14:paraId="207FB065" w14:textId="42313C72" w:rsidR="009E6917" w:rsidRPr="00B60D70" w:rsidRDefault="00903853" w:rsidP="00903853">
            <w:pPr>
              <w:jc w:val="left"/>
              <w:rPr>
                <w:rFonts w:ascii="TH SarabunPSK" w:hAnsi="TH SarabunPSK" w:cs="TH SarabunPSK"/>
                <w:sz w:val="28"/>
                <w:szCs w:val="28"/>
              </w:rPr>
            </w:pPr>
            <w:r w:rsidRPr="00B60D70">
              <w:rPr>
                <w:rFonts w:ascii="TH SarabunPSK" w:hAnsi="TH SarabunPSK" w:cs="TH SarabunPSK" w:hint="cs"/>
                <w:sz w:val="28"/>
                <w:szCs w:val="28"/>
              </w:rPr>
              <w:t>Construction Techniques Workshop I</w:t>
            </w:r>
          </w:p>
        </w:tc>
        <w:tc>
          <w:tcPr>
            <w:tcW w:w="707" w:type="pct"/>
          </w:tcPr>
          <w:p w14:paraId="5D9EE03E"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3 (1-4-6)</w:t>
            </w:r>
          </w:p>
        </w:tc>
        <w:tc>
          <w:tcPr>
            <w:tcW w:w="1386" w:type="pct"/>
          </w:tcPr>
          <w:p w14:paraId="330D844A"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67.5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7E550F1C" w14:textId="77777777" w:rsidTr="00D71DDC">
        <w:tc>
          <w:tcPr>
            <w:tcW w:w="821" w:type="pct"/>
          </w:tcPr>
          <w:p w14:paraId="0A46B902" w14:textId="1120F48C"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100</w:t>
            </w:r>
          </w:p>
        </w:tc>
        <w:tc>
          <w:tcPr>
            <w:tcW w:w="2086" w:type="pct"/>
          </w:tcPr>
          <w:p w14:paraId="2A1DF242" w14:textId="7CAC5B0C" w:rsidR="009E6917" w:rsidRPr="00B60D70" w:rsidRDefault="00903853" w:rsidP="00903853">
            <w:pPr>
              <w:jc w:val="left"/>
              <w:rPr>
                <w:rFonts w:ascii="TH SarabunPSK" w:hAnsi="TH SarabunPSK" w:cs="TH SarabunPSK"/>
                <w:sz w:val="28"/>
                <w:szCs w:val="28"/>
              </w:rPr>
            </w:pPr>
            <w:r w:rsidRPr="00B60D70">
              <w:rPr>
                <w:rFonts w:ascii="TH SarabunPSK" w:hAnsi="TH SarabunPSK" w:cs="TH SarabunPSK" w:hint="cs"/>
                <w:sz w:val="28"/>
                <w:szCs w:val="28"/>
              </w:rPr>
              <w:t>World Of Professional Civil Engineer Teacher</w:t>
            </w:r>
          </w:p>
        </w:tc>
        <w:tc>
          <w:tcPr>
            <w:tcW w:w="707" w:type="pct"/>
          </w:tcPr>
          <w:p w14:paraId="59E38832"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1 (0-2-2</w:t>
            </w:r>
            <w:r w:rsidRPr="00B60D70">
              <w:rPr>
                <w:rFonts w:ascii="TH SarabunPSK" w:hAnsi="TH SarabunPSK" w:cs="TH SarabunPSK" w:hint="cs"/>
                <w:sz w:val="28"/>
                <w:szCs w:val="28"/>
                <w:cs/>
              </w:rPr>
              <w:t>)</w:t>
            </w:r>
          </w:p>
        </w:tc>
        <w:tc>
          <w:tcPr>
            <w:tcW w:w="1386" w:type="pct"/>
          </w:tcPr>
          <w:p w14:paraId="08ECC52D"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1</w:t>
            </w:r>
          </w:p>
        </w:tc>
      </w:tr>
      <w:tr w:rsidR="00B60D70" w:rsidRPr="00B60D70" w14:paraId="169786EC" w14:textId="77777777" w:rsidTr="00D71DDC">
        <w:tc>
          <w:tcPr>
            <w:tcW w:w="821" w:type="pct"/>
          </w:tcPr>
          <w:p w14:paraId="2031951E" w14:textId="4CAB76B1"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302</w:t>
            </w:r>
          </w:p>
        </w:tc>
        <w:tc>
          <w:tcPr>
            <w:tcW w:w="2086" w:type="pct"/>
          </w:tcPr>
          <w:p w14:paraId="0CDD42B8" w14:textId="3A152ECE" w:rsidR="009E6917" w:rsidRPr="00B60D70" w:rsidRDefault="00903853" w:rsidP="00903853">
            <w:pPr>
              <w:jc w:val="left"/>
              <w:rPr>
                <w:rFonts w:ascii="TH SarabunPSK" w:hAnsi="TH SarabunPSK" w:cs="TH SarabunPSK"/>
                <w:sz w:val="28"/>
                <w:szCs w:val="28"/>
              </w:rPr>
            </w:pPr>
            <w:r w:rsidRPr="00B60D70">
              <w:rPr>
                <w:rFonts w:ascii="TH SarabunPSK" w:hAnsi="TH SarabunPSK" w:cs="TH SarabunPSK" w:hint="cs"/>
                <w:sz w:val="28"/>
                <w:szCs w:val="28"/>
              </w:rPr>
              <w:t>Teaching Theory Method for Civil Engineer Teacher</w:t>
            </w:r>
          </w:p>
        </w:tc>
        <w:tc>
          <w:tcPr>
            <w:tcW w:w="707" w:type="pct"/>
          </w:tcPr>
          <w:p w14:paraId="1F554E42"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3 (1-4-6)</w:t>
            </w:r>
          </w:p>
        </w:tc>
        <w:tc>
          <w:tcPr>
            <w:tcW w:w="1386" w:type="pct"/>
          </w:tcPr>
          <w:p w14:paraId="26A80368"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75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0F2B65D5" w14:textId="77777777" w:rsidTr="00D71DDC">
        <w:tc>
          <w:tcPr>
            <w:tcW w:w="821" w:type="pct"/>
          </w:tcPr>
          <w:p w14:paraId="4E1FD2EA"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IDT 104</w:t>
            </w:r>
          </w:p>
        </w:tc>
        <w:tc>
          <w:tcPr>
            <w:tcW w:w="2086" w:type="pct"/>
          </w:tcPr>
          <w:p w14:paraId="35EB4A47" w14:textId="59B176EA" w:rsidR="009E6917" w:rsidRPr="00B60D70" w:rsidRDefault="00903853" w:rsidP="00903853">
            <w:pPr>
              <w:jc w:val="left"/>
              <w:rPr>
                <w:rFonts w:ascii="TH SarabunPSK" w:hAnsi="TH SarabunPSK" w:cs="TH SarabunPSK"/>
                <w:sz w:val="28"/>
                <w:szCs w:val="28"/>
                <w:cs/>
              </w:rPr>
            </w:pPr>
            <w:r w:rsidRPr="00B60D70">
              <w:rPr>
                <w:rFonts w:ascii="TH SarabunPSK" w:hAnsi="TH SarabunPSK" w:cs="TH SarabunPSK" w:hint="cs"/>
                <w:sz w:val="28"/>
                <w:szCs w:val="28"/>
              </w:rPr>
              <w:t>Drawing For Industrial</w:t>
            </w:r>
          </w:p>
        </w:tc>
        <w:tc>
          <w:tcPr>
            <w:tcW w:w="707" w:type="pct"/>
          </w:tcPr>
          <w:p w14:paraId="1E8D5585"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3 (0-6-6)</w:t>
            </w:r>
          </w:p>
        </w:tc>
        <w:tc>
          <w:tcPr>
            <w:tcW w:w="1386" w:type="pct"/>
          </w:tcPr>
          <w:p w14:paraId="2F168CFC"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90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29C7D33A" w14:textId="77777777" w:rsidTr="00D71DDC">
        <w:tc>
          <w:tcPr>
            <w:tcW w:w="821" w:type="pct"/>
          </w:tcPr>
          <w:p w14:paraId="0EEE5E65"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CVT 485</w:t>
            </w:r>
          </w:p>
        </w:tc>
        <w:tc>
          <w:tcPr>
            <w:tcW w:w="2086" w:type="pct"/>
          </w:tcPr>
          <w:p w14:paraId="69A7FD24" w14:textId="56E1D813" w:rsidR="009E6917" w:rsidRPr="00B60D70" w:rsidRDefault="00903853" w:rsidP="00903853">
            <w:pPr>
              <w:jc w:val="left"/>
              <w:rPr>
                <w:rFonts w:ascii="TH SarabunPSK" w:hAnsi="TH SarabunPSK" w:cs="TH SarabunPSK"/>
                <w:sz w:val="28"/>
                <w:szCs w:val="28"/>
                <w:cs/>
              </w:rPr>
            </w:pPr>
            <w:r w:rsidRPr="00B60D70">
              <w:rPr>
                <w:rFonts w:ascii="TH SarabunPSK" w:hAnsi="TH SarabunPSK" w:cs="TH SarabunPSK" w:hint="cs"/>
                <w:sz w:val="28"/>
                <w:szCs w:val="28"/>
              </w:rPr>
              <w:t>Construction Management in Practice</w:t>
            </w:r>
          </w:p>
        </w:tc>
        <w:tc>
          <w:tcPr>
            <w:tcW w:w="707" w:type="pct"/>
          </w:tcPr>
          <w:p w14:paraId="6CA72D9C"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3 (3-0-6)</w:t>
            </w:r>
          </w:p>
        </w:tc>
        <w:tc>
          <w:tcPr>
            <w:tcW w:w="1386" w:type="pct"/>
          </w:tcPr>
          <w:p w14:paraId="648DAA36"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4</w:t>
            </w:r>
            <w:r w:rsidRPr="00B60D70">
              <w:rPr>
                <w:rFonts w:ascii="TH SarabunPSK" w:hAnsi="TH SarabunPSK" w:cs="TH SarabunPSK" w:hint="cs"/>
                <w:sz w:val="28"/>
                <w:szCs w:val="28"/>
                <w:cs/>
              </w:rPr>
              <w:t xml:space="preserve">5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39323E8B" w14:textId="77777777" w:rsidTr="00D71DDC">
        <w:tc>
          <w:tcPr>
            <w:tcW w:w="821" w:type="pct"/>
          </w:tcPr>
          <w:p w14:paraId="71FF2A57"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 xml:space="preserve">FEM 630 </w:t>
            </w:r>
          </w:p>
        </w:tc>
        <w:tc>
          <w:tcPr>
            <w:tcW w:w="2086" w:type="pct"/>
          </w:tcPr>
          <w:p w14:paraId="65083660" w14:textId="62A8AEF3" w:rsidR="009E6917" w:rsidRPr="00B60D70" w:rsidRDefault="00903853" w:rsidP="00903853">
            <w:pPr>
              <w:jc w:val="left"/>
              <w:rPr>
                <w:rFonts w:ascii="TH SarabunPSK" w:hAnsi="TH SarabunPSK" w:cs="TH SarabunPSK"/>
                <w:sz w:val="28"/>
                <w:szCs w:val="28"/>
                <w:cs/>
              </w:rPr>
            </w:pPr>
            <w:r w:rsidRPr="00B60D70">
              <w:rPr>
                <w:rFonts w:ascii="TH SarabunPSK" w:hAnsi="TH SarabunPSK" w:cs="TH SarabunPSK" w:hint="cs"/>
                <w:sz w:val="28"/>
                <w:szCs w:val="28"/>
              </w:rPr>
              <w:t>Innovation And Digital Technology in Education</w:t>
            </w:r>
          </w:p>
        </w:tc>
        <w:tc>
          <w:tcPr>
            <w:tcW w:w="707" w:type="pct"/>
          </w:tcPr>
          <w:p w14:paraId="071AFAF0"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3 (3-0-6)</w:t>
            </w:r>
          </w:p>
        </w:tc>
        <w:tc>
          <w:tcPr>
            <w:tcW w:w="1386" w:type="pct"/>
          </w:tcPr>
          <w:p w14:paraId="3119788B"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cs/>
              </w:rPr>
              <w:t xml:space="preserve">15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77770C59" w14:textId="77777777" w:rsidTr="00D71DDC">
        <w:tc>
          <w:tcPr>
            <w:tcW w:w="821" w:type="pct"/>
          </w:tcPr>
          <w:p w14:paraId="5796305D"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FEM 625</w:t>
            </w:r>
          </w:p>
        </w:tc>
        <w:tc>
          <w:tcPr>
            <w:tcW w:w="2086" w:type="pct"/>
          </w:tcPr>
          <w:p w14:paraId="37CA3FC5" w14:textId="1E938FF3" w:rsidR="009E6917" w:rsidRPr="00B60D70" w:rsidRDefault="00903853" w:rsidP="00903853">
            <w:pPr>
              <w:jc w:val="left"/>
              <w:rPr>
                <w:rFonts w:ascii="TH SarabunPSK" w:hAnsi="TH SarabunPSK" w:cs="TH SarabunPSK"/>
                <w:sz w:val="28"/>
                <w:szCs w:val="28"/>
                <w:cs/>
              </w:rPr>
            </w:pPr>
            <w:r w:rsidRPr="00B60D70">
              <w:rPr>
                <w:rFonts w:ascii="TH SarabunPSK" w:hAnsi="TH SarabunPSK" w:cs="TH SarabunPSK" w:hint="cs"/>
                <w:sz w:val="28"/>
                <w:szCs w:val="28"/>
              </w:rPr>
              <w:t>Advanced Measurement and Evaluation in Education</w:t>
            </w:r>
          </w:p>
        </w:tc>
        <w:tc>
          <w:tcPr>
            <w:tcW w:w="707" w:type="pct"/>
          </w:tcPr>
          <w:p w14:paraId="64FD3631"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3 (3-0-6)</w:t>
            </w:r>
          </w:p>
        </w:tc>
        <w:tc>
          <w:tcPr>
            <w:tcW w:w="1386" w:type="pct"/>
          </w:tcPr>
          <w:p w14:paraId="6114D688"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cs/>
              </w:rPr>
              <w:t xml:space="preserve">15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9E6917" w:rsidRPr="00B60D70" w14:paraId="5E85F923" w14:textId="77777777" w:rsidTr="00D71DDC">
        <w:tc>
          <w:tcPr>
            <w:tcW w:w="821" w:type="pct"/>
          </w:tcPr>
          <w:p w14:paraId="2D21B695"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FEM 623</w:t>
            </w:r>
          </w:p>
        </w:tc>
        <w:tc>
          <w:tcPr>
            <w:tcW w:w="2086" w:type="pct"/>
          </w:tcPr>
          <w:p w14:paraId="01663C89" w14:textId="56FC0C4C" w:rsidR="009E6917" w:rsidRPr="00B60D70" w:rsidRDefault="00903853" w:rsidP="00903853">
            <w:pPr>
              <w:jc w:val="left"/>
              <w:rPr>
                <w:rFonts w:ascii="TH SarabunPSK" w:hAnsi="TH SarabunPSK" w:cs="TH SarabunPSK"/>
                <w:sz w:val="28"/>
                <w:szCs w:val="28"/>
              </w:rPr>
            </w:pPr>
            <w:r w:rsidRPr="00B60D70">
              <w:rPr>
                <w:rFonts w:ascii="TH SarabunPSK" w:hAnsi="TH SarabunPSK" w:cs="TH SarabunPSK" w:hint="cs"/>
                <w:sz w:val="28"/>
                <w:szCs w:val="28"/>
              </w:rPr>
              <w:t>Curriculum and Quality Assurance in Education</w:t>
            </w:r>
          </w:p>
        </w:tc>
        <w:tc>
          <w:tcPr>
            <w:tcW w:w="707" w:type="pct"/>
          </w:tcPr>
          <w:p w14:paraId="4A2D1568" w14:textId="77777777" w:rsidR="009E6917" w:rsidRPr="00B60D70" w:rsidRDefault="00D756E0" w:rsidP="00903853">
            <w:pPr>
              <w:jc w:val="center"/>
              <w:rPr>
                <w:rFonts w:ascii="TH SarabunPSK" w:hAnsi="TH SarabunPSK" w:cs="TH SarabunPSK"/>
                <w:sz w:val="28"/>
                <w:szCs w:val="28"/>
                <w:cs/>
              </w:rPr>
            </w:pPr>
            <w:r w:rsidRPr="00B60D70">
              <w:rPr>
                <w:rFonts w:ascii="TH SarabunPSK" w:hAnsi="TH SarabunPSK" w:cs="TH SarabunPSK" w:hint="cs"/>
                <w:sz w:val="28"/>
                <w:szCs w:val="28"/>
              </w:rPr>
              <w:t>3 (3-0-6)</w:t>
            </w:r>
          </w:p>
        </w:tc>
        <w:tc>
          <w:tcPr>
            <w:tcW w:w="1386" w:type="pct"/>
          </w:tcPr>
          <w:p w14:paraId="3E9B151E" w14:textId="257F6FEB" w:rsidR="009E6917" w:rsidRPr="00B60D70" w:rsidRDefault="00D756E0" w:rsidP="00FF7D50">
            <w:pPr>
              <w:pStyle w:val="af9"/>
              <w:numPr>
                <w:ilvl w:val="1"/>
                <w:numId w:val="104"/>
              </w:numPr>
              <w:jc w:val="center"/>
              <w:rPr>
                <w:rFonts w:ascii="TH SarabunPSK" w:hAnsi="TH SarabunPSK" w:cs="TH SarabunPSK"/>
                <w:sz w:val="28"/>
                <w:szCs w:val="28"/>
                <w:cs/>
              </w:rPr>
            </w:pP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bl>
    <w:p w14:paraId="7ED586CF" w14:textId="77777777" w:rsidR="00461E86" w:rsidRPr="00B60D70" w:rsidRDefault="00461E86" w:rsidP="00592146">
      <w:pPr>
        <w:rPr>
          <w:rFonts w:ascii="TH SarabunPSK" w:hAnsi="TH SarabunPSK" w:cs="TH SarabunPSK"/>
          <w:b/>
          <w:bCs/>
          <w:lang w:val="th-TH"/>
        </w:rPr>
      </w:pPr>
    </w:p>
    <w:p w14:paraId="04EFBD71" w14:textId="77777777" w:rsidR="00066AE9" w:rsidRPr="00B60D70" w:rsidRDefault="00066AE9" w:rsidP="00066AE9">
      <w:pPr>
        <w:spacing w:before="120"/>
        <w:ind w:right="26"/>
        <w:jc w:val="left"/>
        <w:rPr>
          <w:rFonts w:ascii="TH SarabunPSK" w:hAnsi="TH SarabunPSK" w:cs="TH SarabunPSK"/>
          <w:b/>
          <w:bCs/>
        </w:rPr>
      </w:pPr>
      <w:r w:rsidRPr="00B60D70">
        <w:rPr>
          <w:rFonts w:ascii="TH SarabunPSK" w:hAnsi="TH SarabunPSK" w:cs="TH SarabunPSK" w:hint="cs"/>
          <w:b/>
          <w:bCs/>
        </w:rPr>
        <w:t>3.2</w:t>
      </w:r>
      <w:r w:rsidRPr="00B60D70">
        <w:rPr>
          <w:rFonts w:ascii="TH SarabunPSK" w:hAnsi="TH SarabunPSK" w:cs="TH SarabunPSK" w:hint="cs"/>
          <w:b/>
          <w:bCs/>
          <w:cs/>
        </w:rPr>
        <w:t>)</w:t>
      </w:r>
      <w:r w:rsidRPr="00B60D70">
        <w:rPr>
          <w:rFonts w:ascii="TH SarabunPSK" w:hAnsi="TH SarabunPSK" w:cs="TH SarabunPSK" w:hint="cs"/>
          <w:b/>
          <w:bCs/>
        </w:rPr>
        <w:t xml:space="preserve"> </w:t>
      </w:r>
      <w:r w:rsidRPr="00B60D70">
        <w:rPr>
          <w:rFonts w:ascii="TH SarabunPSK" w:hAnsi="TH SarabunPSK" w:cs="TH SarabunPSK" w:hint="cs"/>
          <w:b/>
          <w:bCs/>
          <w:cs/>
          <w:lang w:val="th-TH"/>
        </w:rPr>
        <w:t>ภาระงานในหลักสูตรนี้</w:t>
      </w:r>
    </w:p>
    <w:tbl>
      <w:tblPr>
        <w:tblStyle w:val="af6"/>
        <w:tblW w:w="5000" w:type="pct"/>
        <w:tblLook w:val="04A0" w:firstRow="1" w:lastRow="0" w:firstColumn="1" w:lastColumn="0" w:noHBand="0" w:noVBand="1"/>
      </w:tblPr>
      <w:tblGrid>
        <w:gridCol w:w="1508"/>
        <w:gridCol w:w="3541"/>
        <w:gridCol w:w="1287"/>
        <w:gridCol w:w="2680"/>
      </w:tblGrid>
      <w:tr w:rsidR="00B60D70" w:rsidRPr="00B60D70" w14:paraId="6A72DEE8" w14:textId="77777777" w:rsidTr="00932286">
        <w:tc>
          <w:tcPr>
            <w:tcW w:w="836" w:type="pct"/>
            <w:shd w:val="clear" w:color="auto" w:fill="F2F2F2" w:themeFill="background1" w:themeFillShade="F2"/>
          </w:tcPr>
          <w:p w14:paraId="74B7FF01" w14:textId="77777777" w:rsidR="00CB2F67" w:rsidRPr="00B60D70" w:rsidRDefault="00CB2F67" w:rsidP="00932286">
            <w:pPr>
              <w:ind w:right="26"/>
              <w:rPr>
                <w:rFonts w:ascii="TH SarabunPSK" w:hAnsi="TH SarabunPSK" w:cs="TH SarabunPSK"/>
                <w:b/>
                <w:bCs/>
                <w:sz w:val="28"/>
                <w:szCs w:val="28"/>
                <w:cs/>
              </w:rPr>
            </w:pPr>
            <w:r w:rsidRPr="00B60D70">
              <w:rPr>
                <w:rFonts w:ascii="TH SarabunPSK" w:hAnsi="TH SarabunPSK" w:cs="TH SarabunPSK" w:hint="cs"/>
                <w:b/>
                <w:bCs/>
                <w:sz w:val="28"/>
                <w:szCs w:val="28"/>
                <w:cs/>
                <w:lang w:val="th-TH"/>
              </w:rPr>
              <w:t>รหัสวิชา</w:t>
            </w:r>
          </w:p>
        </w:tc>
        <w:tc>
          <w:tcPr>
            <w:tcW w:w="1964" w:type="pct"/>
            <w:shd w:val="clear" w:color="auto" w:fill="F2F2F2" w:themeFill="background1" w:themeFillShade="F2"/>
          </w:tcPr>
          <w:p w14:paraId="51BEBE53" w14:textId="77777777" w:rsidR="00CB2F67" w:rsidRPr="00B60D70" w:rsidRDefault="00CB2F67" w:rsidP="00932286">
            <w:pPr>
              <w:ind w:right="26"/>
              <w:rPr>
                <w:rFonts w:ascii="TH SarabunPSK" w:hAnsi="TH SarabunPSK" w:cs="TH SarabunPSK"/>
                <w:b/>
                <w:bCs/>
                <w:sz w:val="28"/>
                <w:szCs w:val="28"/>
              </w:rPr>
            </w:pPr>
            <w:r w:rsidRPr="00B60D70">
              <w:rPr>
                <w:rFonts w:ascii="TH SarabunPSK" w:hAnsi="TH SarabunPSK" w:cs="TH SarabunPSK" w:hint="cs"/>
                <w:b/>
                <w:bCs/>
                <w:sz w:val="28"/>
                <w:szCs w:val="28"/>
                <w:cs/>
                <w:lang w:val="th-TH"/>
              </w:rPr>
              <w:t>ชื่อวิชา</w:t>
            </w:r>
          </w:p>
        </w:tc>
        <w:tc>
          <w:tcPr>
            <w:tcW w:w="714" w:type="pct"/>
            <w:shd w:val="clear" w:color="auto" w:fill="F2F2F2" w:themeFill="background1" w:themeFillShade="F2"/>
          </w:tcPr>
          <w:p w14:paraId="1D9864D3" w14:textId="77777777" w:rsidR="00CB2F67" w:rsidRPr="00B60D70" w:rsidRDefault="00CB2F67" w:rsidP="00932286">
            <w:pPr>
              <w:ind w:right="26"/>
              <w:rPr>
                <w:rFonts w:ascii="TH SarabunPSK" w:hAnsi="TH SarabunPSK" w:cs="TH SarabunPSK"/>
                <w:b/>
                <w:bCs/>
                <w:sz w:val="28"/>
                <w:szCs w:val="28"/>
              </w:rPr>
            </w:pPr>
            <w:r w:rsidRPr="00B60D70">
              <w:rPr>
                <w:rFonts w:ascii="TH SarabunPSK" w:hAnsi="TH SarabunPSK" w:cs="TH SarabunPSK" w:hint="cs"/>
                <w:b/>
                <w:bCs/>
                <w:sz w:val="28"/>
                <w:szCs w:val="28"/>
                <w:cs/>
                <w:lang w:val="th-TH"/>
              </w:rPr>
              <w:t>หน่วยกิต</w:t>
            </w:r>
          </w:p>
        </w:tc>
        <w:tc>
          <w:tcPr>
            <w:tcW w:w="1486" w:type="pct"/>
            <w:shd w:val="clear" w:color="auto" w:fill="F2F2F2" w:themeFill="background1" w:themeFillShade="F2"/>
          </w:tcPr>
          <w:p w14:paraId="7A60B0FD" w14:textId="77777777" w:rsidR="00CB2F67" w:rsidRPr="00B60D70" w:rsidRDefault="00CB2F67" w:rsidP="00932286">
            <w:pPr>
              <w:ind w:right="26"/>
              <w:rPr>
                <w:rFonts w:ascii="TH SarabunPSK" w:hAnsi="TH SarabunPSK" w:cs="TH SarabunPSK"/>
                <w:b/>
                <w:bCs/>
                <w:sz w:val="28"/>
                <w:szCs w:val="28"/>
              </w:rPr>
            </w:pPr>
            <w:r w:rsidRPr="00B60D70">
              <w:rPr>
                <w:rFonts w:ascii="TH SarabunPSK" w:hAnsi="TH SarabunPSK" w:cs="TH SarabunPSK" w:hint="cs"/>
                <w:b/>
                <w:bCs/>
                <w:sz w:val="28"/>
                <w:szCs w:val="28"/>
                <w:cs/>
                <w:lang w:val="th-TH"/>
              </w:rPr>
              <w:t>ชั่วโมงสอน</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 xml:space="preserve">ปีการศึกษา </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โดยประมาณ</w:t>
            </w:r>
            <w:r w:rsidRPr="00B60D70">
              <w:rPr>
                <w:rFonts w:ascii="TH SarabunPSK" w:hAnsi="TH SarabunPSK" w:cs="TH SarabunPSK" w:hint="cs"/>
                <w:b/>
                <w:bCs/>
                <w:sz w:val="28"/>
                <w:szCs w:val="28"/>
                <w:cs/>
              </w:rPr>
              <w:t>)</w:t>
            </w:r>
          </w:p>
        </w:tc>
      </w:tr>
      <w:tr w:rsidR="00B60D70" w:rsidRPr="00B60D70" w14:paraId="5CE931F1" w14:textId="77777777" w:rsidTr="00932286">
        <w:tc>
          <w:tcPr>
            <w:tcW w:w="836" w:type="pct"/>
          </w:tcPr>
          <w:p w14:paraId="53DE5401" w14:textId="0215E4D1"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523191" w:rsidRPr="00B60D70">
              <w:rPr>
                <w:rFonts w:ascii="TH SarabunPSK" w:hAnsi="TH SarabunPSK" w:cs="TH SarabunPSK"/>
                <w:sz w:val="28"/>
                <w:szCs w:val="28"/>
              </w:rPr>
              <w:t xml:space="preserve"> </w:t>
            </w:r>
            <w:r w:rsidRPr="00B60D70">
              <w:rPr>
                <w:rFonts w:ascii="TH SarabunPSK" w:hAnsi="TH SarabunPSK" w:cs="TH SarabunPSK" w:hint="cs"/>
                <w:sz w:val="28"/>
                <w:szCs w:val="28"/>
              </w:rPr>
              <w:t>301</w:t>
            </w:r>
          </w:p>
        </w:tc>
        <w:tc>
          <w:tcPr>
            <w:tcW w:w="1964" w:type="pct"/>
          </w:tcPr>
          <w:p w14:paraId="13498F85" w14:textId="0B8DFF42"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การพัฒนาทักษะการเป็นครูช่างโยธา</w:t>
            </w:r>
          </w:p>
          <w:p w14:paraId="08139D0A" w14:textId="77777777"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Development of Teacher Skills for Civil Engineering Educator)</w:t>
            </w:r>
          </w:p>
        </w:tc>
        <w:tc>
          <w:tcPr>
            <w:tcW w:w="714" w:type="pct"/>
          </w:tcPr>
          <w:p w14:paraId="737C3330"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3 (1-4-6)</w:t>
            </w:r>
          </w:p>
        </w:tc>
        <w:tc>
          <w:tcPr>
            <w:tcW w:w="1486" w:type="pct"/>
          </w:tcPr>
          <w:p w14:paraId="7EC4BF3B" w14:textId="77777777" w:rsidR="00CB2F67" w:rsidRPr="00B60D70" w:rsidRDefault="00CB2F67" w:rsidP="001C6BDB">
            <w:pPr>
              <w:ind w:right="26"/>
              <w:jc w:val="center"/>
              <w:rPr>
                <w:rFonts w:ascii="TH SarabunPSK" w:hAnsi="TH SarabunPSK" w:cs="TH SarabunPSK"/>
                <w:sz w:val="28"/>
                <w:szCs w:val="28"/>
              </w:rPr>
            </w:pPr>
            <w:r w:rsidRPr="00B60D70">
              <w:rPr>
                <w:rFonts w:ascii="TH SarabunPSK" w:hAnsi="TH SarabunPSK" w:cs="TH SarabunPSK" w:hint="cs"/>
                <w:sz w:val="28"/>
                <w:szCs w:val="28"/>
              </w:rPr>
              <w:t>75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10CB6D74" w14:textId="77777777" w:rsidTr="00932286">
        <w:tc>
          <w:tcPr>
            <w:tcW w:w="836" w:type="pct"/>
          </w:tcPr>
          <w:p w14:paraId="792DDFF6" w14:textId="57B6277E"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523191" w:rsidRPr="00B60D70">
              <w:rPr>
                <w:rFonts w:ascii="TH SarabunPSK" w:hAnsi="TH SarabunPSK" w:cs="TH SarabunPSK"/>
                <w:sz w:val="28"/>
                <w:szCs w:val="28"/>
              </w:rPr>
              <w:t xml:space="preserve"> </w:t>
            </w:r>
            <w:r w:rsidRPr="00B60D70">
              <w:rPr>
                <w:rFonts w:ascii="TH SarabunPSK" w:hAnsi="TH SarabunPSK" w:cs="TH SarabunPSK" w:hint="cs"/>
                <w:sz w:val="28"/>
                <w:szCs w:val="28"/>
              </w:rPr>
              <w:t>302</w:t>
            </w:r>
          </w:p>
        </w:tc>
        <w:tc>
          <w:tcPr>
            <w:tcW w:w="1964" w:type="pct"/>
          </w:tcPr>
          <w:p w14:paraId="6FF5D268" w14:textId="77777777"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การพัฒนาทักษะการสอนรายวิชาเฉพาะช่างโยธา</w:t>
            </w:r>
          </w:p>
          <w:p w14:paraId="4495CB4E" w14:textId="77777777"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Development of Teaching and Learning Process Skills for Civil Engineering Courses)</w:t>
            </w:r>
          </w:p>
        </w:tc>
        <w:tc>
          <w:tcPr>
            <w:tcW w:w="714" w:type="pct"/>
          </w:tcPr>
          <w:p w14:paraId="41A53BFD"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3 (1-4-6)</w:t>
            </w:r>
          </w:p>
        </w:tc>
        <w:tc>
          <w:tcPr>
            <w:tcW w:w="1486" w:type="pct"/>
          </w:tcPr>
          <w:p w14:paraId="7AFB2BC7" w14:textId="77777777" w:rsidR="00CB2F67" w:rsidRPr="00B60D70" w:rsidRDefault="00CB2F67" w:rsidP="001C6BDB">
            <w:pPr>
              <w:ind w:right="26"/>
              <w:jc w:val="center"/>
              <w:rPr>
                <w:rFonts w:ascii="TH SarabunPSK" w:hAnsi="TH SarabunPSK" w:cs="TH SarabunPSK"/>
                <w:sz w:val="28"/>
                <w:szCs w:val="28"/>
              </w:rPr>
            </w:pPr>
            <w:r w:rsidRPr="00B60D70">
              <w:rPr>
                <w:rFonts w:ascii="TH SarabunPSK" w:hAnsi="TH SarabunPSK" w:cs="TH SarabunPSK" w:hint="cs"/>
                <w:sz w:val="28"/>
                <w:szCs w:val="28"/>
              </w:rPr>
              <w:t>75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18E90837" w14:textId="77777777" w:rsidTr="00932286">
        <w:tc>
          <w:tcPr>
            <w:tcW w:w="836" w:type="pct"/>
          </w:tcPr>
          <w:p w14:paraId="6732ADDD" w14:textId="47C47B2C" w:rsidR="00CB2F67" w:rsidRPr="00B60D70" w:rsidRDefault="00CB2F67" w:rsidP="00932286">
            <w:pPr>
              <w:ind w:right="26"/>
              <w:rPr>
                <w:rFonts w:ascii="TH SarabunPSK" w:eastAsia="Times New Roman" w:hAnsi="TH SarabunPSK" w:cs="TH SarabunPSK"/>
                <w:sz w:val="28"/>
                <w:szCs w:val="28"/>
              </w:rPr>
            </w:pPr>
            <w:r w:rsidRPr="00B60D70">
              <w:rPr>
                <w:rFonts w:ascii="TH SarabunPSK" w:hAnsi="TH SarabunPSK" w:cs="TH SarabunPSK" w:hint="cs"/>
                <w:sz w:val="28"/>
                <w:szCs w:val="28"/>
              </w:rPr>
              <w:t>CTE</w:t>
            </w:r>
            <w:r w:rsidR="00523191" w:rsidRPr="00B60D70">
              <w:rPr>
                <w:rFonts w:ascii="TH SarabunPSK" w:hAnsi="TH SarabunPSK" w:cs="TH SarabunPSK"/>
                <w:sz w:val="28"/>
                <w:szCs w:val="28"/>
              </w:rPr>
              <w:t xml:space="preserve"> </w:t>
            </w:r>
            <w:r w:rsidRPr="00B60D70">
              <w:rPr>
                <w:rFonts w:ascii="TH SarabunPSK" w:hAnsi="TH SarabunPSK" w:cs="TH SarabunPSK" w:hint="cs"/>
                <w:sz w:val="28"/>
                <w:szCs w:val="28"/>
              </w:rPr>
              <w:t>303</w:t>
            </w:r>
          </w:p>
        </w:tc>
        <w:tc>
          <w:tcPr>
            <w:tcW w:w="1964" w:type="pct"/>
          </w:tcPr>
          <w:p w14:paraId="1E44F65E" w14:textId="7E62141A"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การจัดการเรียนรู้รายวิชาช่างโยธาโดยใช้หลักการเกื้อหนุนและการโค้ช</w:t>
            </w:r>
          </w:p>
          <w:p w14:paraId="56AC2A05" w14:textId="77777777" w:rsidR="00CB2F67" w:rsidRPr="00B60D70" w:rsidRDefault="00CB2F67" w:rsidP="00932286">
            <w:pPr>
              <w:ind w:right="26"/>
              <w:jc w:val="left"/>
              <w:rPr>
                <w:rFonts w:ascii="TH SarabunPSK" w:eastAsia="Times New Roman" w:hAnsi="TH SarabunPSK" w:cs="TH SarabunPSK"/>
                <w:sz w:val="28"/>
                <w:szCs w:val="28"/>
                <w:cs/>
              </w:rPr>
            </w:pPr>
            <w:r w:rsidRPr="00B60D70">
              <w:rPr>
                <w:rFonts w:ascii="TH SarabunPSK" w:hAnsi="TH SarabunPSK" w:cs="TH SarabunPSK" w:hint="cs"/>
                <w:sz w:val="28"/>
                <w:szCs w:val="28"/>
                <w:cs/>
              </w:rPr>
              <w:lastRenderedPageBreak/>
              <w:t>(</w:t>
            </w:r>
            <w:r w:rsidRPr="00B60D70">
              <w:rPr>
                <w:rFonts w:ascii="TH SarabunPSK" w:hAnsi="TH SarabunPSK" w:cs="TH SarabunPSK" w:hint="cs"/>
                <w:sz w:val="28"/>
                <w:szCs w:val="28"/>
              </w:rPr>
              <w:t>Teaching and Learning in Civil Engineering Courses Based on Principle of Facilitation and Coaching</w:t>
            </w:r>
            <w:r w:rsidRPr="00B60D70">
              <w:rPr>
                <w:rFonts w:ascii="TH SarabunPSK" w:hAnsi="TH SarabunPSK" w:cs="TH SarabunPSK" w:hint="cs"/>
                <w:sz w:val="28"/>
                <w:szCs w:val="28"/>
                <w:cs/>
              </w:rPr>
              <w:t>)</w:t>
            </w:r>
          </w:p>
        </w:tc>
        <w:tc>
          <w:tcPr>
            <w:tcW w:w="714" w:type="pct"/>
          </w:tcPr>
          <w:p w14:paraId="25D4F2A9"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lastRenderedPageBreak/>
              <w:t>3 (1-4-6)</w:t>
            </w:r>
          </w:p>
        </w:tc>
        <w:tc>
          <w:tcPr>
            <w:tcW w:w="1486" w:type="pct"/>
          </w:tcPr>
          <w:p w14:paraId="756E05FF" w14:textId="77777777" w:rsidR="00CB2F67" w:rsidRPr="00B60D70" w:rsidRDefault="00CB2F67" w:rsidP="001C6BDB">
            <w:pPr>
              <w:ind w:right="26"/>
              <w:jc w:val="center"/>
              <w:rPr>
                <w:rFonts w:ascii="TH SarabunPSK" w:hAnsi="TH SarabunPSK" w:cs="TH SarabunPSK"/>
                <w:sz w:val="28"/>
                <w:szCs w:val="28"/>
              </w:rPr>
            </w:pPr>
            <w:r w:rsidRPr="00B60D70">
              <w:rPr>
                <w:rFonts w:ascii="TH SarabunPSK" w:hAnsi="TH SarabunPSK" w:cs="TH SarabunPSK" w:hint="cs"/>
                <w:sz w:val="28"/>
                <w:szCs w:val="28"/>
              </w:rPr>
              <w:t>75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3F0E3D04" w14:textId="77777777" w:rsidTr="00932286">
        <w:tc>
          <w:tcPr>
            <w:tcW w:w="836" w:type="pct"/>
          </w:tcPr>
          <w:p w14:paraId="3EECF422" w14:textId="5F29202E" w:rsidR="00CB2F67" w:rsidRPr="00B60D70" w:rsidRDefault="00CB2F67" w:rsidP="00CB2F67">
            <w:pPr>
              <w:ind w:right="26"/>
              <w:rPr>
                <w:rFonts w:ascii="TH SarabunPSK" w:eastAsia="Times New Roman" w:hAnsi="TH SarabunPSK" w:cs="TH SarabunPSK"/>
                <w:sz w:val="28"/>
                <w:szCs w:val="28"/>
              </w:rPr>
            </w:pPr>
            <w:r w:rsidRPr="00B60D70">
              <w:rPr>
                <w:rFonts w:ascii="TH SarabunPSK" w:hAnsi="TH SarabunPSK" w:cs="TH SarabunPSK" w:hint="cs"/>
                <w:sz w:val="28"/>
                <w:szCs w:val="28"/>
              </w:rPr>
              <w:t>CTE</w:t>
            </w:r>
            <w:r w:rsidR="00523191" w:rsidRPr="00B60D70">
              <w:rPr>
                <w:rFonts w:ascii="TH SarabunPSK" w:hAnsi="TH SarabunPSK" w:cs="TH SarabunPSK"/>
                <w:sz w:val="28"/>
                <w:szCs w:val="28"/>
              </w:rPr>
              <w:t xml:space="preserve"> </w:t>
            </w:r>
            <w:r w:rsidRPr="00B60D70">
              <w:rPr>
                <w:rFonts w:ascii="TH SarabunPSK" w:hAnsi="TH SarabunPSK" w:cs="TH SarabunPSK" w:hint="cs"/>
                <w:sz w:val="28"/>
                <w:szCs w:val="28"/>
              </w:rPr>
              <w:t>491</w:t>
            </w:r>
          </w:p>
        </w:tc>
        <w:tc>
          <w:tcPr>
            <w:tcW w:w="1964" w:type="pct"/>
          </w:tcPr>
          <w:p w14:paraId="6DB60B94" w14:textId="77777777"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lang w:val="th-TH"/>
              </w:rPr>
              <w:t>โครงงานทางครุศาสตร์โยธา 1</w:t>
            </w:r>
            <w:r w:rsidRPr="00B60D70">
              <w:rPr>
                <w:rFonts w:ascii="TH SarabunPSK" w:hAnsi="TH SarabunPSK" w:cs="TH SarabunPSK" w:hint="cs"/>
                <w:sz w:val="28"/>
                <w:szCs w:val="28"/>
                <w:cs/>
                <w:lang w:val="th-TH"/>
              </w:rPr>
              <w:t xml:space="preserve"> </w:t>
            </w:r>
          </w:p>
          <w:p w14:paraId="7B8CEBCF" w14:textId="475992E6" w:rsidR="00CB2F67" w:rsidRPr="00B60D70" w:rsidRDefault="00CB2F67" w:rsidP="00CB2F67">
            <w:pPr>
              <w:ind w:right="26"/>
              <w:jc w:val="left"/>
              <w:rPr>
                <w:rFonts w:ascii="TH SarabunPSK" w:eastAsia="Times New Roman" w:hAnsi="TH SarabunPSK" w:cs="TH SarabunPSK"/>
                <w:sz w:val="28"/>
                <w:szCs w:val="28"/>
                <w:cs/>
              </w:rPr>
            </w:pPr>
            <w:r w:rsidRPr="00B60D70">
              <w:rPr>
                <w:rFonts w:ascii="TH SarabunPSK" w:hAnsi="TH SarabunPSK" w:cs="TH SarabunPSK"/>
                <w:sz w:val="28"/>
                <w:szCs w:val="28"/>
                <w:cs/>
              </w:rPr>
              <w:t>(</w:t>
            </w:r>
            <w:r w:rsidRPr="00B60D70">
              <w:rPr>
                <w:rFonts w:ascii="TH SarabunPSK" w:hAnsi="TH SarabunPSK" w:cs="TH SarabunPSK"/>
                <w:sz w:val="28"/>
                <w:szCs w:val="28"/>
              </w:rPr>
              <w:t xml:space="preserve">Civil Technology Education Project </w:t>
            </w:r>
            <w:r w:rsidR="00856F19" w:rsidRPr="00B60D70">
              <w:rPr>
                <w:rFonts w:ascii="TH SarabunPSK" w:hAnsi="TH SarabunPSK" w:cs="TH SarabunPSK"/>
                <w:sz w:val="28"/>
                <w:szCs w:val="28"/>
              </w:rPr>
              <w:t>I</w:t>
            </w:r>
            <w:r w:rsidRPr="00B60D70">
              <w:rPr>
                <w:rFonts w:ascii="TH SarabunPSK" w:hAnsi="TH SarabunPSK" w:cs="TH SarabunPSK"/>
                <w:sz w:val="28"/>
                <w:szCs w:val="28"/>
                <w:cs/>
              </w:rPr>
              <w:t>)</w:t>
            </w:r>
          </w:p>
        </w:tc>
        <w:tc>
          <w:tcPr>
            <w:tcW w:w="714" w:type="pct"/>
          </w:tcPr>
          <w:p w14:paraId="683F6B11" w14:textId="0ECE551A"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1 (0-</w:t>
            </w:r>
            <w:r w:rsidR="005D0601" w:rsidRPr="00B60D70">
              <w:rPr>
                <w:rFonts w:ascii="TH SarabunPSK" w:hAnsi="TH SarabunPSK" w:cs="TH SarabunPSK"/>
                <w:sz w:val="28"/>
                <w:szCs w:val="28"/>
              </w:rPr>
              <w:t>3</w:t>
            </w:r>
            <w:r w:rsidR="005D0601" w:rsidRPr="00B60D70">
              <w:rPr>
                <w:rFonts w:ascii="TH SarabunPSK" w:hAnsi="TH SarabunPSK" w:cs="TH SarabunPSK" w:hint="cs"/>
                <w:sz w:val="28"/>
                <w:szCs w:val="28"/>
              </w:rPr>
              <w:t>-</w:t>
            </w:r>
            <w:r w:rsidR="005D0601"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6" w:type="pct"/>
          </w:tcPr>
          <w:p w14:paraId="63FB6994" w14:textId="4C5356AE" w:rsidR="00CB2F67" w:rsidRPr="00B60D70" w:rsidRDefault="00CB2F67" w:rsidP="001C6BDB">
            <w:pPr>
              <w:ind w:right="26"/>
              <w:jc w:val="center"/>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4203FEF8" w14:textId="77777777" w:rsidTr="00932286">
        <w:tc>
          <w:tcPr>
            <w:tcW w:w="836" w:type="pct"/>
          </w:tcPr>
          <w:p w14:paraId="20478BA9" w14:textId="10B0869E" w:rsidR="00CB2F67" w:rsidRPr="00B60D70" w:rsidRDefault="00CB2F67" w:rsidP="00CB2F67">
            <w:pPr>
              <w:ind w:right="26"/>
              <w:rPr>
                <w:rFonts w:ascii="TH SarabunPSK" w:eastAsia="Times New Roman" w:hAnsi="TH SarabunPSK" w:cs="TH SarabunPSK"/>
                <w:sz w:val="28"/>
                <w:szCs w:val="28"/>
              </w:rPr>
            </w:pPr>
            <w:r w:rsidRPr="00B60D70">
              <w:rPr>
                <w:rFonts w:ascii="TH SarabunPSK" w:hAnsi="TH SarabunPSK" w:cs="TH SarabunPSK" w:hint="cs"/>
                <w:sz w:val="28"/>
                <w:szCs w:val="28"/>
              </w:rPr>
              <w:t>CTE</w:t>
            </w:r>
            <w:r w:rsidR="00523191" w:rsidRPr="00B60D70">
              <w:rPr>
                <w:rFonts w:ascii="TH SarabunPSK" w:hAnsi="TH SarabunPSK" w:cs="TH SarabunPSK"/>
                <w:sz w:val="28"/>
                <w:szCs w:val="28"/>
              </w:rPr>
              <w:t xml:space="preserve"> </w:t>
            </w:r>
            <w:r w:rsidRPr="00B60D70">
              <w:rPr>
                <w:rFonts w:ascii="TH SarabunPSK" w:hAnsi="TH SarabunPSK" w:cs="TH SarabunPSK" w:hint="cs"/>
                <w:sz w:val="28"/>
                <w:szCs w:val="28"/>
              </w:rPr>
              <w:t>492</w:t>
            </w:r>
          </w:p>
        </w:tc>
        <w:tc>
          <w:tcPr>
            <w:tcW w:w="1964" w:type="pct"/>
            <w:vAlign w:val="bottom"/>
          </w:tcPr>
          <w:p w14:paraId="5EFD1A7C" w14:textId="77777777"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lang w:val="th-TH"/>
              </w:rPr>
              <w:t xml:space="preserve">โครงงานทางครุศาสตร์โยธา </w:t>
            </w:r>
            <w:r w:rsidRPr="00B60D70">
              <w:rPr>
                <w:rFonts w:ascii="TH SarabunPSK" w:hAnsi="TH SarabunPSK" w:cs="TH SarabunPSK"/>
                <w:sz w:val="28"/>
                <w:szCs w:val="28"/>
              </w:rPr>
              <w:t>2</w:t>
            </w:r>
            <w:r w:rsidRPr="00B60D70">
              <w:rPr>
                <w:rFonts w:ascii="TH SarabunPSK" w:hAnsi="TH SarabunPSK" w:cs="TH SarabunPSK" w:hint="cs"/>
                <w:sz w:val="28"/>
                <w:szCs w:val="28"/>
                <w:cs/>
                <w:lang w:val="th-TH"/>
              </w:rPr>
              <w:t xml:space="preserve"> </w:t>
            </w:r>
          </w:p>
          <w:p w14:paraId="7E56CF08" w14:textId="403E6BCD" w:rsidR="00CB2F67" w:rsidRPr="00B60D70" w:rsidRDefault="00CB2F67" w:rsidP="00CB2F67">
            <w:pPr>
              <w:ind w:right="26"/>
              <w:jc w:val="left"/>
              <w:rPr>
                <w:rFonts w:ascii="TH SarabunPSK" w:eastAsia="Times New Roman" w:hAnsi="TH SarabunPSK" w:cs="TH SarabunPSK"/>
                <w:sz w:val="28"/>
                <w:szCs w:val="28"/>
                <w:cs/>
              </w:rPr>
            </w:pPr>
            <w:r w:rsidRPr="00B60D70">
              <w:rPr>
                <w:rFonts w:ascii="TH SarabunPSK" w:hAnsi="TH SarabunPSK" w:cs="TH SarabunPSK"/>
                <w:sz w:val="28"/>
                <w:szCs w:val="28"/>
                <w:cs/>
              </w:rPr>
              <w:t>(</w:t>
            </w:r>
            <w:r w:rsidRPr="00B60D70">
              <w:rPr>
                <w:rFonts w:ascii="TH SarabunPSK" w:hAnsi="TH SarabunPSK" w:cs="TH SarabunPSK"/>
                <w:sz w:val="28"/>
                <w:szCs w:val="28"/>
              </w:rPr>
              <w:t xml:space="preserve">Civil Technology Education Project </w:t>
            </w:r>
            <w:r w:rsidR="00856F19" w:rsidRPr="00B60D70">
              <w:rPr>
                <w:rFonts w:ascii="TH SarabunPSK" w:hAnsi="TH SarabunPSK" w:cs="TH SarabunPSK"/>
                <w:sz w:val="28"/>
                <w:szCs w:val="28"/>
              </w:rPr>
              <w:t>II</w:t>
            </w:r>
            <w:r w:rsidRPr="00B60D70">
              <w:rPr>
                <w:rFonts w:ascii="TH SarabunPSK" w:hAnsi="TH SarabunPSK" w:cs="TH SarabunPSK"/>
                <w:sz w:val="28"/>
                <w:szCs w:val="28"/>
                <w:cs/>
              </w:rPr>
              <w:t>)</w:t>
            </w:r>
            <w:r w:rsidRPr="00B60D70">
              <w:rPr>
                <w:rFonts w:ascii="TH SarabunPSK" w:hAnsi="TH SarabunPSK" w:cs="TH SarabunPSK" w:hint="cs"/>
                <w:sz w:val="28"/>
                <w:szCs w:val="28"/>
              </w:rPr>
              <w:t xml:space="preserve"> </w:t>
            </w:r>
          </w:p>
        </w:tc>
        <w:tc>
          <w:tcPr>
            <w:tcW w:w="714" w:type="pct"/>
          </w:tcPr>
          <w:p w14:paraId="63515420" w14:textId="497D2265"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1 (0-</w:t>
            </w:r>
            <w:r w:rsidR="005D0601" w:rsidRPr="00B60D70">
              <w:rPr>
                <w:rFonts w:ascii="TH SarabunPSK" w:hAnsi="TH SarabunPSK" w:cs="TH SarabunPSK"/>
                <w:sz w:val="28"/>
                <w:szCs w:val="28"/>
              </w:rPr>
              <w:t>3</w:t>
            </w:r>
            <w:r w:rsidR="005D0601" w:rsidRPr="00B60D70">
              <w:rPr>
                <w:rFonts w:ascii="TH SarabunPSK" w:hAnsi="TH SarabunPSK" w:cs="TH SarabunPSK" w:hint="cs"/>
                <w:sz w:val="28"/>
                <w:szCs w:val="28"/>
              </w:rPr>
              <w:t>-</w:t>
            </w:r>
            <w:r w:rsidR="005D0601"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6" w:type="pct"/>
          </w:tcPr>
          <w:p w14:paraId="421530F5" w14:textId="206DB802" w:rsidR="00CB2F67" w:rsidRPr="00B60D70" w:rsidRDefault="00CB2F67" w:rsidP="001C6BDB">
            <w:pPr>
              <w:ind w:right="26"/>
              <w:jc w:val="center"/>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6A17D97A" w14:textId="77777777" w:rsidTr="00932286">
        <w:tc>
          <w:tcPr>
            <w:tcW w:w="836" w:type="pct"/>
          </w:tcPr>
          <w:p w14:paraId="2E595360" w14:textId="218544E3" w:rsidR="00CB2F67" w:rsidRPr="00B60D70" w:rsidRDefault="00CB2F67" w:rsidP="00CB2F67">
            <w:pPr>
              <w:ind w:right="26"/>
              <w:rPr>
                <w:rFonts w:ascii="TH SarabunPSK" w:eastAsia="Times New Roman" w:hAnsi="TH SarabunPSK" w:cs="TH SarabunPSK"/>
                <w:sz w:val="28"/>
                <w:szCs w:val="28"/>
              </w:rPr>
            </w:pPr>
            <w:r w:rsidRPr="00B60D70">
              <w:rPr>
                <w:rFonts w:ascii="TH SarabunPSK" w:hAnsi="TH SarabunPSK" w:cs="TH SarabunPSK" w:hint="cs"/>
                <w:sz w:val="28"/>
                <w:szCs w:val="28"/>
              </w:rPr>
              <w:t>CTE</w:t>
            </w:r>
            <w:r w:rsidR="00523191" w:rsidRPr="00B60D70">
              <w:rPr>
                <w:rFonts w:ascii="TH SarabunPSK" w:hAnsi="TH SarabunPSK" w:cs="TH SarabunPSK"/>
                <w:sz w:val="28"/>
                <w:szCs w:val="28"/>
              </w:rPr>
              <w:t xml:space="preserve"> </w:t>
            </w:r>
            <w:r w:rsidRPr="00B60D70">
              <w:rPr>
                <w:rFonts w:ascii="TH SarabunPSK" w:hAnsi="TH SarabunPSK" w:cs="TH SarabunPSK" w:hint="cs"/>
                <w:sz w:val="28"/>
                <w:szCs w:val="28"/>
              </w:rPr>
              <w:t>493</w:t>
            </w:r>
          </w:p>
        </w:tc>
        <w:tc>
          <w:tcPr>
            <w:tcW w:w="1964" w:type="pct"/>
            <w:vAlign w:val="bottom"/>
          </w:tcPr>
          <w:p w14:paraId="5C66751D" w14:textId="77777777"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lang w:val="th-TH"/>
              </w:rPr>
              <w:t xml:space="preserve">โครงงานทางครุศาสตร์โยธา </w:t>
            </w:r>
            <w:r w:rsidRPr="00B60D70">
              <w:rPr>
                <w:rFonts w:ascii="TH SarabunPSK" w:hAnsi="TH SarabunPSK" w:cs="TH SarabunPSK"/>
                <w:sz w:val="28"/>
                <w:szCs w:val="28"/>
              </w:rPr>
              <w:t>3</w:t>
            </w:r>
            <w:r w:rsidRPr="00B60D70">
              <w:rPr>
                <w:rFonts w:ascii="TH SarabunPSK" w:hAnsi="TH SarabunPSK" w:cs="TH SarabunPSK" w:hint="cs"/>
                <w:sz w:val="28"/>
                <w:szCs w:val="28"/>
                <w:cs/>
                <w:lang w:val="th-TH"/>
              </w:rPr>
              <w:t xml:space="preserve"> </w:t>
            </w:r>
          </w:p>
          <w:p w14:paraId="407E2AC0" w14:textId="44B20B4A" w:rsidR="00CB2F67" w:rsidRPr="00B60D70" w:rsidRDefault="00CB2F67" w:rsidP="00CB2F67">
            <w:pPr>
              <w:ind w:right="26"/>
              <w:jc w:val="left"/>
              <w:rPr>
                <w:rFonts w:ascii="TH SarabunPSK" w:eastAsia="Times New Roman" w:hAnsi="TH SarabunPSK" w:cs="TH SarabunPSK"/>
                <w:sz w:val="28"/>
                <w:szCs w:val="28"/>
              </w:rPr>
            </w:pPr>
            <w:r w:rsidRPr="00B60D70">
              <w:rPr>
                <w:rFonts w:ascii="TH SarabunPSK" w:hAnsi="TH SarabunPSK" w:cs="TH SarabunPSK"/>
                <w:sz w:val="28"/>
                <w:szCs w:val="28"/>
                <w:cs/>
              </w:rPr>
              <w:t>(</w:t>
            </w:r>
            <w:r w:rsidRPr="00B60D70">
              <w:rPr>
                <w:rFonts w:ascii="TH SarabunPSK" w:hAnsi="TH SarabunPSK" w:cs="TH SarabunPSK"/>
                <w:sz w:val="28"/>
                <w:szCs w:val="28"/>
              </w:rPr>
              <w:t xml:space="preserve">Civil Technology Education Project </w:t>
            </w:r>
            <w:r w:rsidR="00856F19" w:rsidRPr="00B60D70">
              <w:rPr>
                <w:rFonts w:ascii="TH SarabunPSK" w:hAnsi="TH SarabunPSK" w:cs="TH SarabunPSK"/>
                <w:sz w:val="28"/>
                <w:szCs w:val="28"/>
              </w:rPr>
              <w:t>III</w:t>
            </w:r>
            <w:r w:rsidRPr="00B60D70">
              <w:rPr>
                <w:rFonts w:ascii="TH SarabunPSK" w:hAnsi="TH SarabunPSK" w:cs="TH SarabunPSK"/>
                <w:sz w:val="28"/>
                <w:szCs w:val="28"/>
                <w:cs/>
              </w:rPr>
              <w:t>)</w:t>
            </w:r>
            <w:r w:rsidRPr="00B60D70">
              <w:rPr>
                <w:rFonts w:ascii="TH SarabunPSK" w:hAnsi="TH SarabunPSK" w:cs="TH SarabunPSK" w:hint="cs"/>
                <w:sz w:val="28"/>
                <w:szCs w:val="28"/>
              </w:rPr>
              <w:t xml:space="preserve"> </w:t>
            </w:r>
          </w:p>
        </w:tc>
        <w:tc>
          <w:tcPr>
            <w:tcW w:w="714" w:type="pct"/>
          </w:tcPr>
          <w:p w14:paraId="433ADED1" w14:textId="0D89628A"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1 (0-</w:t>
            </w:r>
            <w:r w:rsidR="005D0601" w:rsidRPr="00B60D70">
              <w:rPr>
                <w:rFonts w:ascii="TH SarabunPSK" w:hAnsi="TH SarabunPSK" w:cs="TH SarabunPSK"/>
                <w:sz w:val="28"/>
                <w:szCs w:val="28"/>
              </w:rPr>
              <w:t>3</w:t>
            </w:r>
            <w:r w:rsidR="005D0601" w:rsidRPr="00B60D70">
              <w:rPr>
                <w:rFonts w:ascii="TH SarabunPSK" w:hAnsi="TH SarabunPSK" w:cs="TH SarabunPSK" w:hint="cs"/>
                <w:sz w:val="28"/>
                <w:szCs w:val="28"/>
              </w:rPr>
              <w:t>-</w:t>
            </w:r>
            <w:r w:rsidR="005D0601"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6" w:type="pct"/>
          </w:tcPr>
          <w:p w14:paraId="4482D450" w14:textId="7260BA9B" w:rsidR="00CB2F67" w:rsidRPr="00B60D70" w:rsidRDefault="00CB2F67" w:rsidP="001C6BDB">
            <w:pPr>
              <w:ind w:right="26"/>
              <w:jc w:val="center"/>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157BD5DF" w14:textId="77777777" w:rsidTr="00932286">
        <w:tc>
          <w:tcPr>
            <w:tcW w:w="836" w:type="pct"/>
          </w:tcPr>
          <w:p w14:paraId="2FFF040C" w14:textId="36E43AAD" w:rsidR="00CB2F67" w:rsidRPr="00B60D70" w:rsidRDefault="00CB2F67" w:rsidP="00932286">
            <w:pPr>
              <w:ind w:right="26"/>
              <w:rPr>
                <w:rFonts w:ascii="TH SarabunPSK" w:eastAsia="Times New Roman" w:hAnsi="TH SarabunPSK" w:cs="TH SarabunPSK"/>
                <w:sz w:val="28"/>
                <w:szCs w:val="28"/>
              </w:rPr>
            </w:pPr>
            <w:r w:rsidRPr="00B60D70">
              <w:rPr>
                <w:rFonts w:ascii="TH SarabunPSK" w:hAnsi="TH SarabunPSK" w:cs="TH SarabunPSK" w:hint="cs"/>
                <w:sz w:val="28"/>
                <w:szCs w:val="28"/>
              </w:rPr>
              <w:t>CTE</w:t>
            </w:r>
            <w:r w:rsidR="00247633" w:rsidRPr="00B60D70">
              <w:rPr>
                <w:rFonts w:ascii="TH SarabunPSK" w:hAnsi="TH SarabunPSK" w:cs="TH SarabunPSK"/>
                <w:sz w:val="28"/>
                <w:szCs w:val="28"/>
              </w:rPr>
              <w:t xml:space="preserve"> </w:t>
            </w:r>
            <w:r w:rsidRPr="00B60D70">
              <w:rPr>
                <w:rFonts w:ascii="TH SarabunPSK" w:hAnsi="TH SarabunPSK" w:cs="TH SarabunPSK" w:hint="cs"/>
                <w:sz w:val="28"/>
                <w:szCs w:val="28"/>
              </w:rPr>
              <w:t>599</w:t>
            </w:r>
          </w:p>
        </w:tc>
        <w:tc>
          <w:tcPr>
            <w:tcW w:w="1964" w:type="pct"/>
          </w:tcPr>
          <w:p w14:paraId="654B1B52" w14:textId="77777777"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การปฏิบัติการสอนในสถานศึกษาในสาขาวิชาเฉพาะช่างโยธา </w:t>
            </w:r>
          </w:p>
          <w:p w14:paraId="0D640643" w14:textId="77777777" w:rsidR="00CB2F67" w:rsidRPr="00B60D70" w:rsidRDefault="00CB2F67" w:rsidP="00932286">
            <w:pPr>
              <w:ind w:right="26"/>
              <w:jc w:val="left"/>
              <w:rPr>
                <w:rFonts w:ascii="TH SarabunPSK" w:eastAsia="Times New Roman" w:hAnsi="TH SarabunPSK" w:cs="TH SarabunPSK"/>
                <w:sz w:val="28"/>
                <w:szCs w:val="28"/>
              </w:rPr>
            </w:pPr>
            <w:r w:rsidRPr="00B60D70">
              <w:rPr>
                <w:rFonts w:ascii="TH SarabunPSK" w:hAnsi="TH SarabunPSK" w:cs="TH SarabunPSK" w:hint="cs"/>
                <w:sz w:val="28"/>
                <w:szCs w:val="28"/>
              </w:rPr>
              <w:t>(Teacher Professional Internship)</w:t>
            </w:r>
          </w:p>
        </w:tc>
        <w:tc>
          <w:tcPr>
            <w:tcW w:w="714" w:type="pct"/>
          </w:tcPr>
          <w:p w14:paraId="5150FA47" w14:textId="20B57AFF"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sz w:val="28"/>
                <w:szCs w:val="28"/>
              </w:rPr>
              <w:t>6 (0-</w:t>
            </w:r>
            <w:r w:rsidR="00711CA3" w:rsidRPr="00B60D70">
              <w:rPr>
                <w:rFonts w:ascii="TH SarabunPSK" w:hAnsi="TH SarabunPSK" w:cs="TH SarabunPSK"/>
                <w:sz w:val="28"/>
                <w:szCs w:val="28"/>
              </w:rPr>
              <w:t>18-18</w:t>
            </w:r>
            <w:r w:rsidRPr="00B60D70">
              <w:rPr>
                <w:rFonts w:ascii="TH SarabunPSK" w:hAnsi="TH SarabunPSK" w:cs="TH SarabunPSK"/>
                <w:sz w:val="28"/>
                <w:szCs w:val="28"/>
              </w:rPr>
              <w:t>)</w:t>
            </w:r>
          </w:p>
        </w:tc>
        <w:tc>
          <w:tcPr>
            <w:tcW w:w="1486" w:type="pct"/>
          </w:tcPr>
          <w:p w14:paraId="2A9E49A4" w14:textId="77777777" w:rsidR="00CB2F67" w:rsidRPr="00B60D70" w:rsidRDefault="00CB2F67" w:rsidP="001C6BDB">
            <w:pPr>
              <w:ind w:right="26"/>
              <w:jc w:val="center"/>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0199B551" w14:textId="77777777" w:rsidTr="00932286">
        <w:tc>
          <w:tcPr>
            <w:tcW w:w="836" w:type="pct"/>
          </w:tcPr>
          <w:p w14:paraId="4AC895D1" w14:textId="2A80929C" w:rsidR="00CB2F67" w:rsidRPr="00B60D70" w:rsidRDefault="00CB2F67" w:rsidP="00932286">
            <w:pPr>
              <w:ind w:right="26"/>
              <w:rPr>
                <w:rFonts w:ascii="TH SarabunPSK" w:eastAsia="Times New Roman" w:hAnsi="TH SarabunPSK" w:cs="TH SarabunPSK"/>
                <w:sz w:val="28"/>
                <w:szCs w:val="28"/>
              </w:rPr>
            </w:pPr>
            <w:r w:rsidRPr="00B60D70">
              <w:rPr>
                <w:rFonts w:ascii="TH SarabunPSK" w:hAnsi="TH SarabunPSK" w:cs="TH SarabunPSK" w:hint="cs"/>
                <w:sz w:val="28"/>
                <w:szCs w:val="28"/>
              </w:rPr>
              <w:t>CTE</w:t>
            </w:r>
            <w:r w:rsidR="00523191" w:rsidRPr="00B60D70">
              <w:rPr>
                <w:rFonts w:ascii="TH SarabunPSK" w:hAnsi="TH SarabunPSK" w:cs="TH SarabunPSK"/>
                <w:sz w:val="28"/>
                <w:szCs w:val="28"/>
              </w:rPr>
              <w:t xml:space="preserve"> </w:t>
            </w:r>
            <w:r w:rsidRPr="00B60D70">
              <w:rPr>
                <w:rFonts w:ascii="TH SarabunPSK" w:hAnsi="TH SarabunPSK" w:cs="TH SarabunPSK" w:hint="cs"/>
                <w:sz w:val="28"/>
                <w:szCs w:val="28"/>
              </w:rPr>
              <w:t>112</w:t>
            </w:r>
          </w:p>
        </w:tc>
        <w:tc>
          <w:tcPr>
            <w:tcW w:w="1964" w:type="pct"/>
          </w:tcPr>
          <w:p w14:paraId="0C28498C" w14:textId="61863342"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คณิตศาสตร์ประยุกต์สำหรับวิศวกรรมโยธา</w:t>
            </w:r>
          </w:p>
          <w:p w14:paraId="009A3271" w14:textId="77777777" w:rsidR="00CB2F67" w:rsidRPr="00B60D70" w:rsidRDefault="00CB2F67" w:rsidP="00932286">
            <w:pPr>
              <w:ind w:right="26"/>
              <w:jc w:val="left"/>
              <w:rPr>
                <w:rFonts w:ascii="TH SarabunPSK" w:eastAsia="Times New Roman" w:hAnsi="TH SarabunPSK" w:cs="TH SarabunPSK"/>
                <w:sz w:val="28"/>
                <w:szCs w:val="28"/>
              </w:rPr>
            </w:pPr>
            <w:r w:rsidRPr="00B60D70">
              <w:rPr>
                <w:rFonts w:ascii="TH SarabunPSK" w:hAnsi="TH SarabunPSK" w:cs="TH SarabunPSK" w:hint="cs"/>
                <w:sz w:val="28"/>
                <w:szCs w:val="28"/>
              </w:rPr>
              <w:t>(Applied Mathematics for Civil Engineers)</w:t>
            </w:r>
          </w:p>
        </w:tc>
        <w:tc>
          <w:tcPr>
            <w:tcW w:w="714" w:type="pct"/>
          </w:tcPr>
          <w:p w14:paraId="368DBD78"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3 (3-0-6)</w:t>
            </w:r>
          </w:p>
        </w:tc>
        <w:tc>
          <w:tcPr>
            <w:tcW w:w="1486" w:type="pct"/>
          </w:tcPr>
          <w:p w14:paraId="76AA62B5" w14:textId="77777777" w:rsidR="00CB2F67" w:rsidRPr="00B60D70" w:rsidRDefault="00CB2F67" w:rsidP="001C6BDB">
            <w:pPr>
              <w:ind w:right="26"/>
              <w:jc w:val="center"/>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3F8A4A23" w14:textId="77777777" w:rsidTr="00932286">
        <w:tc>
          <w:tcPr>
            <w:tcW w:w="836" w:type="pct"/>
          </w:tcPr>
          <w:p w14:paraId="00CD85C6" w14:textId="13F2F1B4" w:rsidR="00CB2F67" w:rsidRPr="00B60D70" w:rsidRDefault="00CB2F67" w:rsidP="00932286">
            <w:pPr>
              <w:ind w:right="26"/>
              <w:rPr>
                <w:rFonts w:ascii="TH SarabunPSK" w:eastAsia="Times New Roman" w:hAnsi="TH SarabunPSK" w:cs="TH SarabunPSK"/>
                <w:sz w:val="28"/>
                <w:szCs w:val="28"/>
              </w:rPr>
            </w:pPr>
            <w:r w:rsidRPr="00B60D70">
              <w:rPr>
                <w:rFonts w:ascii="TH SarabunPSK" w:hAnsi="TH SarabunPSK" w:cs="TH SarabunPSK" w:hint="cs"/>
                <w:sz w:val="28"/>
                <w:szCs w:val="28"/>
              </w:rPr>
              <w:t>CTE</w:t>
            </w:r>
            <w:r w:rsidR="00523191" w:rsidRPr="00B60D70">
              <w:rPr>
                <w:rFonts w:ascii="TH SarabunPSK" w:hAnsi="TH SarabunPSK" w:cs="TH SarabunPSK"/>
                <w:sz w:val="28"/>
                <w:szCs w:val="28"/>
              </w:rPr>
              <w:t xml:space="preserve"> </w:t>
            </w:r>
            <w:r w:rsidRPr="00B60D70">
              <w:rPr>
                <w:rFonts w:ascii="TH SarabunPSK" w:hAnsi="TH SarabunPSK" w:cs="TH SarabunPSK" w:hint="cs"/>
                <w:sz w:val="28"/>
                <w:szCs w:val="28"/>
                <w:cs/>
              </w:rPr>
              <w:t>122</w:t>
            </w:r>
          </w:p>
        </w:tc>
        <w:tc>
          <w:tcPr>
            <w:tcW w:w="1964" w:type="pct"/>
            <w:vAlign w:val="center"/>
          </w:tcPr>
          <w:p w14:paraId="6791A9E3" w14:textId="77777777"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ปฏิบัติการเทคนิคการก่อสร้างอาคาร</w:t>
            </w:r>
          </w:p>
          <w:p w14:paraId="5A2F4E34" w14:textId="77777777" w:rsidR="00CB2F67" w:rsidRPr="00B60D70" w:rsidRDefault="00CB2F67" w:rsidP="00932286">
            <w:pPr>
              <w:ind w:right="26"/>
              <w:jc w:val="left"/>
              <w:rPr>
                <w:rFonts w:ascii="TH SarabunPSK" w:eastAsia="Times New Roman"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Construction Techniques for Building Construction)</w:t>
            </w:r>
            <w:r w:rsidRPr="00B60D70">
              <w:rPr>
                <w:rFonts w:ascii="TH SarabunPSK" w:hAnsi="TH SarabunPSK" w:cs="TH SarabunPSK" w:hint="cs"/>
                <w:sz w:val="28"/>
                <w:szCs w:val="28"/>
                <w:cs/>
              </w:rPr>
              <w:tab/>
            </w:r>
          </w:p>
        </w:tc>
        <w:tc>
          <w:tcPr>
            <w:tcW w:w="714" w:type="pct"/>
          </w:tcPr>
          <w:p w14:paraId="63D7FF39"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3 (1-4-6)</w:t>
            </w:r>
          </w:p>
        </w:tc>
        <w:tc>
          <w:tcPr>
            <w:tcW w:w="1486" w:type="pct"/>
          </w:tcPr>
          <w:p w14:paraId="706721D8" w14:textId="77777777" w:rsidR="00CB2F67" w:rsidRPr="00B60D70" w:rsidRDefault="00CB2F67" w:rsidP="001C6BDB">
            <w:pPr>
              <w:ind w:right="26"/>
              <w:jc w:val="center"/>
              <w:rPr>
                <w:rFonts w:ascii="TH SarabunPSK" w:hAnsi="TH SarabunPSK" w:cs="TH SarabunPSK"/>
                <w:sz w:val="28"/>
                <w:szCs w:val="28"/>
              </w:rPr>
            </w:pPr>
            <w:r w:rsidRPr="00B60D70">
              <w:rPr>
                <w:rFonts w:ascii="TH SarabunPSK" w:hAnsi="TH SarabunPSK" w:cs="TH SarabunPSK" w:hint="cs"/>
                <w:sz w:val="28"/>
                <w:szCs w:val="28"/>
                <w:cs/>
              </w:rPr>
              <w:t xml:space="preserve">67.5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429C5ACE" w14:textId="77777777" w:rsidTr="00932286">
        <w:tc>
          <w:tcPr>
            <w:tcW w:w="836" w:type="pct"/>
          </w:tcPr>
          <w:p w14:paraId="374B057F" w14:textId="6A2F34FE"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CTE</w:t>
            </w:r>
            <w:r w:rsidR="00523191" w:rsidRPr="00B60D70">
              <w:rPr>
                <w:rFonts w:ascii="TH SarabunPSK" w:eastAsia="Times New Roman" w:hAnsi="TH SarabunPSK" w:cs="TH SarabunPSK"/>
                <w:sz w:val="28"/>
                <w:szCs w:val="28"/>
              </w:rPr>
              <w:t xml:space="preserve"> </w:t>
            </w:r>
            <w:r w:rsidRPr="00B60D70">
              <w:rPr>
                <w:rFonts w:ascii="TH SarabunPSK" w:eastAsia="Times New Roman" w:hAnsi="TH SarabunPSK" w:cs="TH SarabunPSK" w:hint="cs"/>
                <w:sz w:val="28"/>
                <w:szCs w:val="28"/>
              </w:rPr>
              <w:t>261</w:t>
            </w:r>
          </w:p>
        </w:tc>
        <w:tc>
          <w:tcPr>
            <w:tcW w:w="1964" w:type="pct"/>
          </w:tcPr>
          <w:p w14:paraId="541E9860" w14:textId="77777777" w:rsidR="00CB2F67" w:rsidRPr="00B60D70" w:rsidRDefault="00CB2F67" w:rsidP="00932286">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การเขียนโปรแกรมคอมพิวเตอร์สำหรับวิศวกรรมโยธา</w:t>
            </w:r>
          </w:p>
          <w:p w14:paraId="34C88067" w14:textId="77777777" w:rsidR="00CB2F67" w:rsidRPr="00B60D70" w:rsidRDefault="00CB2F67" w:rsidP="00932286">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(Computer Programming for Civil Engineering)</w:t>
            </w:r>
          </w:p>
        </w:tc>
        <w:tc>
          <w:tcPr>
            <w:tcW w:w="714" w:type="pct"/>
          </w:tcPr>
          <w:p w14:paraId="0AF2CDFB" w14:textId="77777777" w:rsidR="00CB2F67" w:rsidRPr="00B60D70" w:rsidRDefault="00CB2F67" w:rsidP="00932286">
            <w:pPr>
              <w:ind w:right="26"/>
              <w:rPr>
                <w:rFonts w:ascii="TH SarabunPSK" w:hAnsi="TH SarabunPSK" w:cs="TH SarabunPSK"/>
                <w:sz w:val="28"/>
                <w:szCs w:val="28"/>
              </w:rPr>
            </w:pPr>
            <w:r w:rsidRPr="00B60D70">
              <w:rPr>
                <w:rFonts w:ascii="TH SarabunPSK" w:eastAsia="Times New Roman" w:hAnsi="TH SarabunPSK" w:cs="TH SarabunPSK" w:hint="cs"/>
                <w:sz w:val="28"/>
                <w:szCs w:val="28"/>
              </w:rPr>
              <w:t>3 (3-0-6)</w:t>
            </w:r>
          </w:p>
        </w:tc>
        <w:tc>
          <w:tcPr>
            <w:tcW w:w="1486" w:type="pct"/>
          </w:tcPr>
          <w:p w14:paraId="1FD4D281" w14:textId="77777777" w:rsidR="00CB2F67" w:rsidRPr="00B60D70" w:rsidRDefault="00CB2F67" w:rsidP="001C6BDB">
            <w:pPr>
              <w:ind w:right="26"/>
              <w:jc w:val="center"/>
              <w:rPr>
                <w:rFonts w:ascii="TH SarabunPSK" w:hAnsi="TH SarabunPSK" w:cs="TH SarabunPSK"/>
                <w:sz w:val="28"/>
                <w:szCs w:val="28"/>
              </w:rPr>
            </w:pPr>
            <w:r w:rsidRPr="00B60D70">
              <w:rPr>
                <w:rFonts w:ascii="TH SarabunPSK" w:hAnsi="TH SarabunPSK" w:cs="TH SarabunPSK" w:hint="cs"/>
                <w:sz w:val="28"/>
                <w:szCs w:val="28"/>
              </w:rPr>
              <w:t>22.5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5DCA90C7" w14:textId="77777777" w:rsidTr="00932286">
        <w:tc>
          <w:tcPr>
            <w:tcW w:w="836" w:type="pct"/>
          </w:tcPr>
          <w:p w14:paraId="035476AB" w14:textId="3010F3BA"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CTE</w:t>
            </w:r>
            <w:r w:rsidR="00523191" w:rsidRPr="00B60D70">
              <w:rPr>
                <w:rFonts w:ascii="TH SarabunPSK" w:eastAsia="Times New Roman" w:hAnsi="TH SarabunPSK" w:cs="TH SarabunPSK"/>
                <w:sz w:val="28"/>
                <w:szCs w:val="28"/>
              </w:rPr>
              <w:t xml:space="preserve"> </w:t>
            </w:r>
            <w:r w:rsidRPr="00B60D70">
              <w:rPr>
                <w:rFonts w:ascii="TH SarabunPSK" w:eastAsia="Times New Roman" w:hAnsi="TH SarabunPSK" w:cs="TH SarabunPSK" w:hint="cs"/>
                <w:sz w:val="28"/>
                <w:szCs w:val="28"/>
              </w:rPr>
              <w:t>422</w:t>
            </w:r>
            <w:r w:rsidR="00294EB3" w:rsidRPr="00B60D70">
              <w:rPr>
                <w:rFonts w:ascii="TH SarabunPSK" w:eastAsia="Times New Roman" w:hAnsi="TH SarabunPSK" w:cs="TH SarabunPSK"/>
                <w:sz w:val="28"/>
                <w:szCs w:val="28"/>
              </w:rPr>
              <w:t>00</w:t>
            </w:r>
          </w:p>
        </w:tc>
        <w:tc>
          <w:tcPr>
            <w:tcW w:w="1964" w:type="pct"/>
            <w:vAlign w:val="center"/>
          </w:tcPr>
          <w:p w14:paraId="5A592BD3" w14:textId="5AB754F6" w:rsidR="00CB2F67" w:rsidRPr="00B60D70" w:rsidRDefault="00CB2F67" w:rsidP="00932286">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การบริหารงานก่อสร้าง</w:t>
            </w:r>
          </w:p>
          <w:p w14:paraId="29F33637" w14:textId="77777777" w:rsidR="00CB2F67" w:rsidRPr="00B60D70" w:rsidRDefault="00CB2F67" w:rsidP="00932286">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rPr>
              <w:t>(</w:t>
            </w:r>
            <w:r w:rsidRPr="00B60D70">
              <w:rPr>
                <w:rFonts w:ascii="TH SarabunPSK" w:eastAsia="Times New Roman" w:hAnsi="TH SarabunPSK" w:cs="TH SarabunPSK" w:hint="cs"/>
                <w:sz w:val="28"/>
                <w:szCs w:val="28"/>
              </w:rPr>
              <w:t>Construction Management)</w:t>
            </w:r>
          </w:p>
        </w:tc>
        <w:tc>
          <w:tcPr>
            <w:tcW w:w="714" w:type="pct"/>
          </w:tcPr>
          <w:p w14:paraId="7273B06C" w14:textId="77777777" w:rsidR="00CB2F67" w:rsidRPr="00B60D70" w:rsidRDefault="00CB2F67" w:rsidP="00932286">
            <w:pPr>
              <w:ind w:right="26"/>
              <w:rPr>
                <w:rFonts w:ascii="TH SarabunPSK" w:hAnsi="TH SarabunPSK" w:cs="TH SarabunPSK"/>
                <w:sz w:val="28"/>
                <w:szCs w:val="28"/>
              </w:rPr>
            </w:pPr>
            <w:r w:rsidRPr="00B60D70">
              <w:rPr>
                <w:rFonts w:ascii="TH SarabunPSK" w:eastAsia="Times New Roman" w:hAnsi="TH SarabunPSK" w:cs="TH SarabunPSK" w:hint="cs"/>
                <w:sz w:val="28"/>
                <w:szCs w:val="28"/>
              </w:rPr>
              <w:t>3 (3-0-6)</w:t>
            </w:r>
          </w:p>
        </w:tc>
        <w:tc>
          <w:tcPr>
            <w:tcW w:w="1486" w:type="pct"/>
          </w:tcPr>
          <w:p w14:paraId="5B441445" w14:textId="77777777" w:rsidR="00CB2F67" w:rsidRPr="00B60D70" w:rsidRDefault="00CB2F67" w:rsidP="001C6BDB">
            <w:pPr>
              <w:ind w:right="26"/>
              <w:jc w:val="center"/>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4A442C5C" w14:textId="77777777" w:rsidTr="00932286">
        <w:tc>
          <w:tcPr>
            <w:tcW w:w="836" w:type="pct"/>
          </w:tcPr>
          <w:p w14:paraId="3F2109D8" w14:textId="1562FF4A"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523191" w:rsidRPr="00B60D70">
              <w:rPr>
                <w:rFonts w:ascii="TH SarabunPSK" w:hAnsi="TH SarabunPSK" w:cs="TH SarabunPSK"/>
                <w:sz w:val="28"/>
                <w:szCs w:val="28"/>
              </w:rPr>
              <w:t xml:space="preserve"> </w:t>
            </w:r>
            <w:r w:rsidRPr="00B60D70">
              <w:rPr>
                <w:rFonts w:ascii="TH SarabunPSK" w:hAnsi="TH SarabunPSK" w:cs="TH SarabunPSK" w:hint="cs"/>
                <w:sz w:val="28"/>
                <w:szCs w:val="28"/>
              </w:rPr>
              <w:t>198</w:t>
            </w:r>
          </w:p>
        </w:tc>
        <w:tc>
          <w:tcPr>
            <w:tcW w:w="1964" w:type="pct"/>
          </w:tcPr>
          <w:p w14:paraId="71837E5B" w14:textId="46434638"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การฝึกประสบการณ์วิชาชีพช่างโยธา </w:t>
            </w:r>
            <w:r w:rsidRPr="00B60D70">
              <w:rPr>
                <w:rFonts w:ascii="TH SarabunPSK" w:hAnsi="TH SarabunPSK" w:cs="TH SarabunPSK" w:hint="cs"/>
                <w:sz w:val="28"/>
                <w:szCs w:val="28"/>
                <w:cs/>
              </w:rPr>
              <w:t>1</w:t>
            </w:r>
          </w:p>
          <w:p w14:paraId="5C934F8F" w14:textId="30CA6452" w:rsidR="00CB2F67" w:rsidRPr="00B60D70" w:rsidRDefault="00CB2F67" w:rsidP="00932286">
            <w:pPr>
              <w:ind w:right="26"/>
              <w:jc w:val="left"/>
              <w:rPr>
                <w:rFonts w:ascii="TH SarabunPSK" w:hAnsi="TH SarabunPSK" w:cs="TH SarabunPSK"/>
                <w:sz w:val="28"/>
                <w:szCs w:val="28"/>
                <w:cs/>
              </w:rPr>
            </w:pP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Experience Learning for Civil Engineer Teacher </w:t>
            </w:r>
            <w:r w:rsidR="00484154" w:rsidRPr="00B60D70">
              <w:rPr>
                <w:rFonts w:ascii="TH SarabunPSK" w:hAnsi="TH SarabunPSK" w:cs="TH SarabunPSK"/>
                <w:sz w:val="28"/>
                <w:szCs w:val="28"/>
              </w:rPr>
              <w:t>I</w:t>
            </w:r>
            <w:r w:rsidRPr="00B60D70">
              <w:rPr>
                <w:rFonts w:ascii="TH SarabunPSK" w:hAnsi="TH SarabunPSK" w:cs="TH SarabunPSK" w:hint="cs"/>
                <w:sz w:val="28"/>
                <w:szCs w:val="28"/>
                <w:cs/>
              </w:rPr>
              <w:t>)</w:t>
            </w:r>
          </w:p>
        </w:tc>
        <w:tc>
          <w:tcPr>
            <w:tcW w:w="714" w:type="pct"/>
          </w:tcPr>
          <w:p w14:paraId="1A600D60" w14:textId="2BFD9110"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sz w:val="28"/>
                <w:szCs w:val="28"/>
                <w:cs/>
              </w:rPr>
              <w:t>1 (0-</w:t>
            </w:r>
            <w:r w:rsidR="00934474" w:rsidRPr="00B60D70">
              <w:rPr>
                <w:rFonts w:ascii="TH SarabunPSK" w:hAnsi="TH SarabunPSK" w:cs="TH SarabunPSK"/>
                <w:sz w:val="28"/>
                <w:szCs w:val="28"/>
              </w:rPr>
              <w:t>3</w:t>
            </w:r>
            <w:r w:rsidRPr="00B60D70">
              <w:rPr>
                <w:rFonts w:ascii="TH SarabunPSK" w:hAnsi="TH SarabunPSK" w:cs="TH SarabunPSK"/>
                <w:sz w:val="28"/>
                <w:szCs w:val="28"/>
                <w:cs/>
              </w:rPr>
              <w:t>-3)</w:t>
            </w:r>
          </w:p>
        </w:tc>
        <w:tc>
          <w:tcPr>
            <w:tcW w:w="1486" w:type="pct"/>
          </w:tcPr>
          <w:p w14:paraId="71EDC8FB" w14:textId="77777777" w:rsidR="00CB2F67" w:rsidRPr="00B60D70" w:rsidRDefault="00CB2F67" w:rsidP="001C6BDB">
            <w:pPr>
              <w:ind w:right="26"/>
              <w:jc w:val="center"/>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08A0CE3C" w14:textId="77777777" w:rsidTr="00932286">
        <w:tc>
          <w:tcPr>
            <w:tcW w:w="836" w:type="pct"/>
          </w:tcPr>
          <w:p w14:paraId="3466A3E8" w14:textId="26BE5D6F"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0257E6" w:rsidRPr="00B60D70">
              <w:rPr>
                <w:rFonts w:ascii="TH SarabunPSK" w:hAnsi="TH SarabunPSK" w:cs="TH SarabunPSK"/>
                <w:sz w:val="28"/>
                <w:szCs w:val="28"/>
              </w:rPr>
              <w:t xml:space="preserve"> </w:t>
            </w:r>
            <w:r w:rsidRPr="00B60D70">
              <w:rPr>
                <w:rFonts w:ascii="TH SarabunPSK" w:hAnsi="TH SarabunPSK" w:cs="TH SarabunPSK" w:hint="cs"/>
                <w:sz w:val="28"/>
                <w:szCs w:val="28"/>
                <w:cs/>
              </w:rPr>
              <w:t>2</w:t>
            </w:r>
            <w:r w:rsidRPr="00B60D70">
              <w:rPr>
                <w:rFonts w:ascii="TH SarabunPSK" w:hAnsi="TH SarabunPSK" w:cs="TH SarabunPSK" w:hint="cs"/>
                <w:sz w:val="28"/>
                <w:szCs w:val="28"/>
              </w:rPr>
              <w:t>98</w:t>
            </w:r>
          </w:p>
        </w:tc>
        <w:tc>
          <w:tcPr>
            <w:tcW w:w="1964" w:type="pct"/>
          </w:tcPr>
          <w:p w14:paraId="60AAD6FE" w14:textId="1DE9BEEB"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การฝึกประสบการณ์วิชาชีพช่างโยธา </w:t>
            </w:r>
            <w:r w:rsidRPr="00B60D70">
              <w:rPr>
                <w:rFonts w:ascii="TH SarabunPSK" w:hAnsi="TH SarabunPSK" w:cs="TH SarabunPSK" w:hint="cs"/>
                <w:sz w:val="28"/>
                <w:szCs w:val="28"/>
                <w:cs/>
              </w:rPr>
              <w:t>2</w:t>
            </w:r>
          </w:p>
          <w:p w14:paraId="1506B4B4" w14:textId="5277DE48" w:rsidR="00CB2F67" w:rsidRPr="00B60D70" w:rsidRDefault="00CB2F67" w:rsidP="00932286">
            <w:pPr>
              <w:ind w:right="26"/>
              <w:jc w:val="left"/>
              <w:rPr>
                <w:rFonts w:ascii="TH SarabunPSK" w:hAnsi="TH SarabunPSK" w:cs="TH SarabunPSK"/>
                <w:sz w:val="28"/>
                <w:szCs w:val="28"/>
                <w:cs/>
              </w:rPr>
            </w:pP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Experience Learning for Civil Engineer Teacher </w:t>
            </w:r>
            <w:r w:rsidR="00484154" w:rsidRPr="00B60D70">
              <w:rPr>
                <w:rFonts w:ascii="TH SarabunPSK" w:hAnsi="TH SarabunPSK" w:cs="TH SarabunPSK"/>
                <w:sz w:val="28"/>
                <w:szCs w:val="28"/>
              </w:rPr>
              <w:t>II</w:t>
            </w:r>
            <w:r w:rsidRPr="00B60D70">
              <w:rPr>
                <w:rFonts w:ascii="TH SarabunPSK" w:hAnsi="TH SarabunPSK" w:cs="TH SarabunPSK" w:hint="cs"/>
                <w:sz w:val="28"/>
                <w:szCs w:val="28"/>
                <w:cs/>
              </w:rPr>
              <w:t>)</w:t>
            </w:r>
          </w:p>
        </w:tc>
        <w:tc>
          <w:tcPr>
            <w:tcW w:w="714" w:type="pct"/>
          </w:tcPr>
          <w:p w14:paraId="3D4F1C7B" w14:textId="1C14638C"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sz w:val="28"/>
                <w:szCs w:val="28"/>
                <w:cs/>
              </w:rPr>
              <w:t>1 (0-</w:t>
            </w:r>
            <w:r w:rsidR="00934474" w:rsidRPr="00B60D70">
              <w:rPr>
                <w:rFonts w:ascii="TH SarabunPSK" w:hAnsi="TH SarabunPSK" w:cs="TH SarabunPSK"/>
                <w:sz w:val="28"/>
                <w:szCs w:val="28"/>
              </w:rPr>
              <w:t>3</w:t>
            </w:r>
            <w:r w:rsidRPr="00B60D70">
              <w:rPr>
                <w:rFonts w:ascii="TH SarabunPSK" w:hAnsi="TH SarabunPSK" w:cs="TH SarabunPSK"/>
                <w:sz w:val="28"/>
                <w:szCs w:val="28"/>
                <w:cs/>
              </w:rPr>
              <w:t>-3)</w:t>
            </w:r>
          </w:p>
        </w:tc>
        <w:tc>
          <w:tcPr>
            <w:tcW w:w="1486" w:type="pct"/>
          </w:tcPr>
          <w:p w14:paraId="1F047247" w14:textId="77777777" w:rsidR="00CB2F67" w:rsidRPr="00B60D70" w:rsidRDefault="00CB2F67" w:rsidP="001C6BDB">
            <w:pPr>
              <w:ind w:right="26"/>
              <w:jc w:val="center"/>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326CD2B5" w14:textId="77777777" w:rsidTr="00932286">
        <w:tc>
          <w:tcPr>
            <w:tcW w:w="836" w:type="pct"/>
          </w:tcPr>
          <w:p w14:paraId="1C148F5E" w14:textId="11E86FC2"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523191" w:rsidRPr="00B60D70">
              <w:rPr>
                <w:rFonts w:ascii="TH SarabunPSK" w:hAnsi="TH SarabunPSK" w:cs="TH SarabunPSK"/>
                <w:sz w:val="28"/>
                <w:szCs w:val="28"/>
              </w:rPr>
              <w:t xml:space="preserve"> </w:t>
            </w:r>
            <w:r w:rsidRPr="00B60D70">
              <w:rPr>
                <w:rFonts w:ascii="TH SarabunPSK" w:hAnsi="TH SarabunPSK" w:cs="TH SarabunPSK" w:hint="cs"/>
                <w:sz w:val="28"/>
                <w:szCs w:val="28"/>
                <w:cs/>
              </w:rPr>
              <w:t>3</w:t>
            </w:r>
            <w:r w:rsidRPr="00B60D70">
              <w:rPr>
                <w:rFonts w:ascii="TH SarabunPSK" w:hAnsi="TH SarabunPSK" w:cs="TH SarabunPSK" w:hint="cs"/>
                <w:sz w:val="28"/>
                <w:szCs w:val="28"/>
              </w:rPr>
              <w:t>98</w:t>
            </w:r>
          </w:p>
        </w:tc>
        <w:tc>
          <w:tcPr>
            <w:tcW w:w="1964" w:type="pct"/>
          </w:tcPr>
          <w:p w14:paraId="5BCCCC22" w14:textId="2B4DF86B"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การฝึกประสบการณ์วิชาชีพช่างโยธา </w:t>
            </w:r>
            <w:r w:rsidRPr="00B60D70">
              <w:rPr>
                <w:rFonts w:ascii="TH SarabunPSK" w:hAnsi="TH SarabunPSK" w:cs="TH SarabunPSK" w:hint="cs"/>
                <w:sz w:val="28"/>
                <w:szCs w:val="28"/>
                <w:cs/>
              </w:rPr>
              <w:t>3</w:t>
            </w:r>
          </w:p>
          <w:p w14:paraId="5AC01D06" w14:textId="3D257D15" w:rsidR="00CB2F67" w:rsidRPr="00B60D70" w:rsidRDefault="00CB2F67" w:rsidP="00932286">
            <w:pPr>
              <w:ind w:right="26"/>
              <w:jc w:val="left"/>
              <w:rPr>
                <w:rFonts w:ascii="TH SarabunPSK" w:hAnsi="TH SarabunPSK" w:cs="TH SarabunPSK"/>
                <w:sz w:val="28"/>
                <w:szCs w:val="28"/>
                <w:cs/>
              </w:rPr>
            </w:pP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Experience Learning for Civil Engineer Teacher </w:t>
            </w:r>
            <w:r w:rsidR="00484154" w:rsidRPr="00B60D70">
              <w:rPr>
                <w:rFonts w:ascii="TH SarabunPSK" w:hAnsi="TH SarabunPSK" w:cs="TH SarabunPSK"/>
                <w:sz w:val="28"/>
                <w:szCs w:val="28"/>
              </w:rPr>
              <w:t>III</w:t>
            </w:r>
            <w:r w:rsidRPr="00B60D70">
              <w:rPr>
                <w:rFonts w:ascii="TH SarabunPSK" w:hAnsi="TH SarabunPSK" w:cs="TH SarabunPSK" w:hint="cs"/>
                <w:sz w:val="28"/>
                <w:szCs w:val="28"/>
                <w:cs/>
              </w:rPr>
              <w:t>)</w:t>
            </w:r>
          </w:p>
        </w:tc>
        <w:tc>
          <w:tcPr>
            <w:tcW w:w="714" w:type="pct"/>
          </w:tcPr>
          <w:p w14:paraId="172665DE" w14:textId="6D64F8DA"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sz w:val="28"/>
                <w:szCs w:val="28"/>
                <w:cs/>
              </w:rPr>
              <w:t>1 (0-</w:t>
            </w:r>
            <w:r w:rsidR="00934474" w:rsidRPr="00B60D70">
              <w:rPr>
                <w:rFonts w:ascii="TH SarabunPSK" w:hAnsi="TH SarabunPSK" w:cs="TH SarabunPSK"/>
                <w:sz w:val="28"/>
                <w:szCs w:val="28"/>
              </w:rPr>
              <w:t>3</w:t>
            </w:r>
            <w:r w:rsidRPr="00B60D70">
              <w:rPr>
                <w:rFonts w:ascii="TH SarabunPSK" w:hAnsi="TH SarabunPSK" w:cs="TH SarabunPSK"/>
                <w:sz w:val="28"/>
                <w:szCs w:val="28"/>
                <w:cs/>
              </w:rPr>
              <w:t>-3)</w:t>
            </w:r>
          </w:p>
        </w:tc>
        <w:tc>
          <w:tcPr>
            <w:tcW w:w="1486" w:type="pct"/>
          </w:tcPr>
          <w:p w14:paraId="371EC4B3" w14:textId="77777777" w:rsidR="00CB2F67" w:rsidRPr="00B60D70" w:rsidRDefault="00CB2F67" w:rsidP="001C6BDB">
            <w:pPr>
              <w:ind w:right="26"/>
              <w:jc w:val="center"/>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6DE6BCE1" w14:textId="77777777" w:rsidTr="00932286">
        <w:tc>
          <w:tcPr>
            <w:tcW w:w="836" w:type="pct"/>
          </w:tcPr>
          <w:p w14:paraId="13DC2EC4" w14:textId="1D142FF5"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523191" w:rsidRPr="00B60D70">
              <w:rPr>
                <w:rFonts w:ascii="TH SarabunPSK" w:hAnsi="TH SarabunPSK" w:cs="TH SarabunPSK"/>
                <w:sz w:val="28"/>
                <w:szCs w:val="28"/>
              </w:rPr>
              <w:t xml:space="preserve"> </w:t>
            </w:r>
            <w:r w:rsidRPr="00B60D70">
              <w:rPr>
                <w:rFonts w:ascii="TH SarabunPSK" w:hAnsi="TH SarabunPSK" w:cs="TH SarabunPSK" w:hint="cs"/>
                <w:sz w:val="28"/>
                <w:szCs w:val="28"/>
                <w:cs/>
              </w:rPr>
              <w:t>4</w:t>
            </w:r>
            <w:r w:rsidRPr="00B60D70">
              <w:rPr>
                <w:rFonts w:ascii="TH SarabunPSK" w:hAnsi="TH SarabunPSK" w:cs="TH SarabunPSK" w:hint="cs"/>
                <w:sz w:val="28"/>
                <w:szCs w:val="28"/>
              </w:rPr>
              <w:t>98</w:t>
            </w:r>
          </w:p>
        </w:tc>
        <w:tc>
          <w:tcPr>
            <w:tcW w:w="1964" w:type="pct"/>
          </w:tcPr>
          <w:p w14:paraId="00FAD3D9" w14:textId="693FD971"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การฝึกประสบการณ์วิชาชีพช่างโยธา </w:t>
            </w:r>
            <w:r w:rsidRPr="00B60D70">
              <w:rPr>
                <w:rFonts w:ascii="TH SarabunPSK" w:hAnsi="TH SarabunPSK" w:cs="TH SarabunPSK" w:hint="cs"/>
                <w:sz w:val="28"/>
                <w:szCs w:val="28"/>
                <w:cs/>
              </w:rPr>
              <w:t>4</w:t>
            </w:r>
          </w:p>
          <w:p w14:paraId="319DD99D" w14:textId="793337DC" w:rsidR="00CB2F67" w:rsidRPr="00B60D70" w:rsidRDefault="00CB2F67" w:rsidP="00932286">
            <w:pPr>
              <w:ind w:right="26"/>
              <w:jc w:val="left"/>
              <w:rPr>
                <w:rFonts w:ascii="TH SarabunPSK" w:hAnsi="TH SarabunPSK" w:cs="TH SarabunPSK"/>
                <w:sz w:val="28"/>
                <w:szCs w:val="28"/>
                <w:cs/>
              </w:rPr>
            </w:pP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Experience Learning for Civil Engineer Teacher </w:t>
            </w:r>
            <w:r w:rsidR="00484154" w:rsidRPr="00B60D70">
              <w:rPr>
                <w:rFonts w:ascii="TH SarabunPSK" w:hAnsi="TH SarabunPSK" w:cs="TH SarabunPSK"/>
                <w:sz w:val="28"/>
                <w:szCs w:val="28"/>
              </w:rPr>
              <w:t>IV</w:t>
            </w:r>
            <w:r w:rsidRPr="00B60D70">
              <w:rPr>
                <w:rFonts w:ascii="TH SarabunPSK" w:hAnsi="TH SarabunPSK" w:cs="TH SarabunPSK" w:hint="cs"/>
                <w:sz w:val="28"/>
                <w:szCs w:val="28"/>
                <w:cs/>
              </w:rPr>
              <w:t>)</w:t>
            </w:r>
          </w:p>
        </w:tc>
        <w:tc>
          <w:tcPr>
            <w:tcW w:w="714" w:type="pct"/>
          </w:tcPr>
          <w:p w14:paraId="0FB23534" w14:textId="34804AE9"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sz w:val="28"/>
                <w:szCs w:val="28"/>
                <w:cs/>
              </w:rPr>
              <w:t>1 (0-</w:t>
            </w:r>
            <w:r w:rsidR="00934474" w:rsidRPr="00B60D70">
              <w:rPr>
                <w:rFonts w:ascii="TH SarabunPSK" w:hAnsi="TH SarabunPSK" w:cs="TH SarabunPSK"/>
                <w:sz w:val="28"/>
                <w:szCs w:val="28"/>
              </w:rPr>
              <w:t>3</w:t>
            </w:r>
            <w:r w:rsidRPr="00B60D70">
              <w:rPr>
                <w:rFonts w:ascii="TH SarabunPSK" w:hAnsi="TH SarabunPSK" w:cs="TH SarabunPSK"/>
                <w:sz w:val="28"/>
                <w:szCs w:val="28"/>
                <w:cs/>
              </w:rPr>
              <w:t>-3)</w:t>
            </w:r>
          </w:p>
        </w:tc>
        <w:tc>
          <w:tcPr>
            <w:tcW w:w="1486" w:type="pct"/>
          </w:tcPr>
          <w:p w14:paraId="42AFD0B6" w14:textId="77777777" w:rsidR="00CB2F67" w:rsidRPr="00B60D70" w:rsidRDefault="00CB2F67" w:rsidP="001C6BDB">
            <w:pPr>
              <w:ind w:right="26"/>
              <w:jc w:val="center"/>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47E5803C" w14:textId="77777777" w:rsidTr="00932286">
        <w:tc>
          <w:tcPr>
            <w:tcW w:w="836" w:type="pct"/>
          </w:tcPr>
          <w:p w14:paraId="47E8F554" w14:textId="6CF82C22"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7A0E00" w:rsidRPr="00B60D70">
              <w:rPr>
                <w:rFonts w:ascii="TH SarabunPSK" w:hAnsi="TH SarabunPSK" w:cs="TH SarabunPSK"/>
                <w:sz w:val="28"/>
                <w:szCs w:val="28"/>
              </w:rPr>
              <w:t xml:space="preserve"> </w:t>
            </w:r>
            <w:r w:rsidRPr="00B60D70">
              <w:rPr>
                <w:rFonts w:ascii="TH SarabunPSK" w:hAnsi="TH SarabunPSK" w:cs="TH SarabunPSK" w:hint="cs"/>
                <w:sz w:val="28"/>
                <w:szCs w:val="28"/>
                <w:cs/>
              </w:rPr>
              <w:t>499</w:t>
            </w:r>
          </w:p>
        </w:tc>
        <w:tc>
          <w:tcPr>
            <w:tcW w:w="1964" w:type="pct"/>
          </w:tcPr>
          <w:p w14:paraId="4F187F71" w14:textId="5185A335"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การฝึกประสบการณ์วิชาชีพช่างโยธา </w:t>
            </w:r>
            <w:r w:rsidRPr="00B60D70">
              <w:rPr>
                <w:rFonts w:ascii="TH SarabunPSK" w:hAnsi="TH SarabunPSK" w:cs="TH SarabunPSK" w:hint="cs"/>
                <w:sz w:val="28"/>
                <w:szCs w:val="28"/>
                <w:cs/>
              </w:rPr>
              <w:t>5</w:t>
            </w:r>
          </w:p>
          <w:p w14:paraId="79DDE96A" w14:textId="4EB3AC64" w:rsidR="00CB2F67" w:rsidRPr="00B60D70" w:rsidRDefault="00CB2F67" w:rsidP="00932286">
            <w:pPr>
              <w:ind w:right="26"/>
              <w:jc w:val="left"/>
              <w:rPr>
                <w:rFonts w:ascii="TH SarabunPSK" w:hAnsi="TH SarabunPSK" w:cs="TH SarabunPSK"/>
                <w:sz w:val="28"/>
                <w:szCs w:val="28"/>
                <w:cs/>
              </w:rPr>
            </w:pPr>
            <w:r w:rsidRPr="00B60D70">
              <w:rPr>
                <w:rFonts w:ascii="TH SarabunPSK" w:hAnsi="TH SarabunPSK" w:cs="TH SarabunPSK" w:hint="cs"/>
                <w:sz w:val="28"/>
                <w:szCs w:val="28"/>
                <w:cs/>
              </w:rPr>
              <w:lastRenderedPageBreak/>
              <w:t>(</w:t>
            </w:r>
            <w:r w:rsidRPr="00B60D70">
              <w:rPr>
                <w:rFonts w:ascii="TH SarabunPSK" w:hAnsi="TH SarabunPSK" w:cs="TH SarabunPSK" w:hint="cs"/>
                <w:sz w:val="28"/>
                <w:szCs w:val="28"/>
              </w:rPr>
              <w:t xml:space="preserve">Experience Learning for Civil Engineer Teacher </w:t>
            </w:r>
            <w:r w:rsidR="00484154" w:rsidRPr="00B60D70">
              <w:rPr>
                <w:rFonts w:ascii="TH SarabunPSK" w:hAnsi="TH SarabunPSK" w:cs="TH SarabunPSK"/>
                <w:sz w:val="28"/>
                <w:szCs w:val="28"/>
              </w:rPr>
              <w:t>V</w:t>
            </w:r>
            <w:r w:rsidRPr="00B60D70">
              <w:rPr>
                <w:rFonts w:ascii="TH SarabunPSK" w:hAnsi="TH SarabunPSK" w:cs="TH SarabunPSK" w:hint="cs"/>
                <w:sz w:val="28"/>
                <w:szCs w:val="28"/>
                <w:cs/>
              </w:rPr>
              <w:t>)</w:t>
            </w:r>
          </w:p>
        </w:tc>
        <w:tc>
          <w:tcPr>
            <w:tcW w:w="714" w:type="pct"/>
          </w:tcPr>
          <w:p w14:paraId="51507FC4" w14:textId="307AA2A9"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sz w:val="28"/>
                <w:szCs w:val="28"/>
              </w:rPr>
              <w:lastRenderedPageBreak/>
              <w:t>3 (0-</w:t>
            </w:r>
            <w:r w:rsidR="00934474" w:rsidRPr="00B60D70">
              <w:rPr>
                <w:rFonts w:ascii="TH SarabunPSK" w:hAnsi="TH SarabunPSK" w:cs="TH SarabunPSK" w:hint="cs"/>
                <w:sz w:val="28"/>
                <w:szCs w:val="28"/>
              </w:rPr>
              <w:t>9</w:t>
            </w:r>
            <w:r w:rsidRPr="00B60D70">
              <w:rPr>
                <w:rFonts w:ascii="TH SarabunPSK" w:hAnsi="TH SarabunPSK" w:cs="TH SarabunPSK"/>
                <w:sz w:val="28"/>
                <w:szCs w:val="28"/>
              </w:rPr>
              <w:t>-9)</w:t>
            </w:r>
          </w:p>
        </w:tc>
        <w:tc>
          <w:tcPr>
            <w:tcW w:w="1486" w:type="pct"/>
          </w:tcPr>
          <w:p w14:paraId="18427093" w14:textId="77777777" w:rsidR="00CB2F67" w:rsidRPr="00B60D70" w:rsidRDefault="00CB2F67" w:rsidP="001C6BDB">
            <w:pPr>
              <w:ind w:right="26"/>
              <w:jc w:val="center"/>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bl>
    <w:p w14:paraId="1DA3A1E9" w14:textId="77777777" w:rsidR="00461E86" w:rsidRPr="00B60D70" w:rsidRDefault="00461E86">
      <w:pPr>
        <w:jc w:val="left"/>
        <w:rPr>
          <w:rFonts w:ascii="TH SarabunPSK" w:eastAsiaTheme="majorEastAsia" w:hAnsi="TH SarabunPSK" w:cs="TH SarabunPSK"/>
          <w:b/>
          <w:bCs/>
          <w:cs/>
        </w:rPr>
      </w:pPr>
      <w:r w:rsidRPr="00B60D70">
        <w:rPr>
          <w:rFonts w:ascii="TH SarabunPSK" w:hAnsi="TH SarabunPSK" w:cs="TH SarabunPSK"/>
          <w:cs/>
        </w:rPr>
        <w:br w:type="page"/>
      </w:r>
    </w:p>
    <w:p w14:paraId="36A5C594" w14:textId="171E1397" w:rsidR="00461E86" w:rsidRPr="00B60D70" w:rsidRDefault="00461E86" w:rsidP="00461E86">
      <w:pPr>
        <w:pStyle w:val="3"/>
        <w:numPr>
          <w:ilvl w:val="0"/>
          <w:numId w:val="0"/>
        </w:numPr>
        <w:ind w:left="720" w:hanging="720"/>
        <w:rPr>
          <w:rFonts w:ascii="TH SarabunPSK" w:hAnsi="TH SarabunPSK" w:cs="TH SarabunPSK"/>
        </w:rPr>
      </w:pPr>
      <w:bookmarkStart w:id="869" w:name="_Toc180609607"/>
      <w:bookmarkStart w:id="870" w:name="_Toc191634220"/>
      <w:r w:rsidRPr="00B60D70">
        <w:rPr>
          <w:rFonts w:ascii="TH SarabunPSK" w:hAnsi="TH SarabunPSK" w:cs="TH SarabunPSK"/>
          <w:cs/>
        </w:rPr>
        <w:lastRenderedPageBreak/>
        <w:t>อ.เศร</w:t>
      </w:r>
      <w:proofErr w:type="spellStart"/>
      <w:r w:rsidRPr="00B60D70">
        <w:rPr>
          <w:rFonts w:ascii="TH SarabunPSK" w:hAnsi="TH SarabunPSK" w:cs="TH SarabunPSK"/>
          <w:cs/>
        </w:rPr>
        <w:t>ษฐ</w:t>
      </w:r>
      <w:proofErr w:type="spellEnd"/>
      <w:r w:rsidRPr="00B60D70">
        <w:rPr>
          <w:rFonts w:ascii="TH SarabunPSK" w:hAnsi="TH SarabunPSK" w:cs="TH SarabunPSK"/>
          <w:cs/>
        </w:rPr>
        <w:t>พงศ์ ศรีวิริยานนท์</w:t>
      </w:r>
      <w:bookmarkEnd w:id="869"/>
      <w:bookmarkEnd w:id="870"/>
    </w:p>
    <w:p w14:paraId="1B9A56D2" w14:textId="365BE7B9" w:rsidR="009E6917" w:rsidRPr="00B60D70" w:rsidRDefault="00D756E0" w:rsidP="00592146">
      <w:pPr>
        <w:rPr>
          <w:rFonts w:ascii="TH SarabunPSK" w:hAnsi="TH SarabunPSK" w:cs="TH SarabunPSK"/>
          <w:b/>
          <w:bCs/>
          <w:cs/>
        </w:rPr>
      </w:pPr>
      <w:r w:rsidRPr="00B60D70">
        <w:rPr>
          <w:rFonts w:ascii="TH SarabunPSK" w:hAnsi="TH SarabunPSK" w:cs="TH SarabunPSK" w:hint="cs"/>
          <w:b/>
          <w:bCs/>
          <w:cs/>
          <w:lang w:val="th-TH"/>
        </w:rPr>
        <w:t xml:space="preserve">ชื่อ </w:t>
      </w:r>
      <w:r w:rsidRPr="00B60D70">
        <w:rPr>
          <w:rFonts w:ascii="TH SarabunPSK" w:hAnsi="TH SarabunPSK" w:cs="TH SarabunPSK" w:hint="cs"/>
          <w:b/>
          <w:bCs/>
          <w:cs/>
        </w:rPr>
        <w:t xml:space="preserve">- </w:t>
      </w:r>
      <w:r w:rsidRPr="00B60D70">
        <w:rPr>
          <w:rFonts w:ascii="TH SarabunPSK" w:hAnsi="TH SarabunPSK" w:cs="TH SarabunPSK" w:hint="cs"/>
          <w:b/>
          <w:bCs/>
          <w:cs/>
          <w:lang w:val="th-TH"/>
        </w:rPr>
        <w:t>สกุล ภาษาไทย</w:t>
      </w:r>
      <w:r w:rsidRPr="00B60D70">
        <w:rPr>
          <w:rFonts w:ascii="TH SarabunPSK" w:hAnsi="TH SarabunPSK" w:cs="TH SarabunPSK" w:hint="cs"/>
          <w:b/>
          <w:bCs/>
        </w:rPr>
        <w:t xml:space="preserve"> </w:t>
      </w:r>
      <w:r w:rsidR="00903853" w:rsidRPr="00B60D70">
        <w:rPr>
          <w:rFonts w:ascii="TH SarabunPSK" w:hAnsi="TH SarabunPSK" w:cs="TH SarabunPSK" w:hint="cs"/>
          <w:b/>
          <w:bCs/>
        </w:rPr>
        <w:tab/>
      </w:r>
      <w:r w:rsidR="00903853" w:rsidRPr="00B60D70">
        <w:rPr>
          <w:rFonts w:ascii="TH SarabunPSK" w:hAnsi="TH SarabunPSK" w:cs="TH SarabunPSK" w:hint="cs"/>
          <w:b/>
          <w:bCs/>
        </w:rPr>
        <w:tab/>
      </w:r>
      <w:r w:rsidRPr="00B60D70">
        <w:rPr>
          <w:rFonts w:ascii="TH SarabunPSK" w:hAnsi="TH SarabunPSK" w:cs="TH SarabunPSK" w:hint="cs"/>
          <w:b/>
          <w:bCs/>
          <w:cs/>
          <w:lang w:val="th-TH"/>
        </w:rPr>
        <w:t>อ</w:t>
      </w:r>
      <w:r w:rsidRPr="00B60D70">
        <w:rPr>
          <w:rFonts w:ascii="TH SarabunPSK" w:hAnsi="TH SarabunPSK" w:cs="TH SarabunPSK" w:hint="cs"/>
          <w:b/>
          <w:bCs/>
          <w:cs/>
        </w:rPr>
        <w:t>.</w:t>
      </w:r>
      <w:r w:rsidRPr="00B60D70">
        <w:rPr>
          <w:rFonts w:ascii="TH SarabunPSK" w:hAnsi="TH SarabunPSK" w:cs="TH SarabunPSK" w:hint="cs"/>
          <w:b/>
          <w:bCs/>
          <w:cs/>
          <w:lang w:val="th-TH"/>
        </w:rPr>
        <w:t>เศร</w:t>
      </w:r>
      <w:proofErr w:type="spellStart"/>
      <w:r w:rsidRPr="00B60D70">
        <w:rPr>
          <w:rFonts w:ascii="TH SarabunPSK" w:hAnsi="TH SarabunPSK" w:cs="TH SarabunPSK" w:hint="cs"/>
          <w:b/>
          <w:bCs/>
          <w:cs/>
          <w:lang w:val="th-TH"/>
        </w:rPr>
        <w:t>ษฐ</w:t>
      </w:r>
      <w:proofErr w:type="spellEnd"/>
      <w:r w:rsidRPr="00B60D70">
        <w:rPr>
          <w:rFonts w:ascii="TH SarabunPSK" w:hAnsi="TH SarabunPSK" w:cs="TH SarabunPSK" w:hint="cs"/>
          <w:b/>
          <w:bCs/>
          <w:cs/>
          <w:lang w:val="th-TH"/>
        </w:rPr>
        <w:t>พงศ์ ศรีวิริยานนท์</w:t>
      </w:r>
    </w:p>
    <w:p w14:paraId="0B0186FE" w14:textId="6786024E"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ชื่อ </w:t>
      </w:r>
      <w:r w:rsidRPr="00B60D70">
        <w:rPr>
          <w:rFonts w:ascii="TH SarabunPSK" w:hAnsi="TH SarabunPSK" w:cs="TH SarabunPSK" w:hint="cs"/>
          <w:b/>
          <w:bCs/>
          <w:cs/>
        </w:rPr>
        <w:t>–</w:t>
      </w:r>
      <w:r w:rsidRPr="00B60D70">
        <w:rPr>
          <w:rFonts w:ascii="TH SarabunPSK" w:hAnsi="TH SarabunPSK" w:cs="TH SarabunPSK" w:hint="cs"/>
          <w:b/>
          <w:bCs/>
        </w:rPr>
        <w:t xml:space="preserve"> </w:t>
      </w:r>
      <w:r w:rsidRPr="00B60D70">
        <w:rPr>
          <w:rFonts w:ascii="TH SarabunPSK" w:hAnsi="TH SarabunPSK" w:cs="TH SarabunPSK" w:hint="cs"/>
          <w:b/>
          <w:bCs/>
          <w:cs/>
          <w:lang w:val="th-TH"/>
        </w:rPr>
        <w:t xml:space="preserve">สกุล ภาษาอังกฤษ </w:t>
      </w:r>
      <w:r w:rsidR="004A7613" w:rsidRPr="00B60D70">
        <w:rPr>
          <w:rFonts w:ascii="TH SarabunPSK" w:hAnsi="TH SarabunPSK" w:cs="TH SarabunPSK"/>
          <w:b/>
          <w:bCs/>
          <w:cs/>
          <w:lang w:val="th-TH"/>
        </w:rPr>
        <w:tab/>
      </w:r>
      <w:r w:rsidR="00903853" w:rsidRPr="00B60D70">
        <w:rPr>
          <w:rFonts w:ascii="TH SarabunPSK" w:hAnsi="TH SarabunPSK" w:cs="TH SarabunPSK" w:hint="cs"/>
          <w:b/>
          <w:bCs/>
        </w:rPr>
        <w:tab/>
      </w:r>
      <w:r w:rsidRPr="00B60D70">
        <w:rPr>
          <w:rFonts w:ascii="TH SarabunPSK" w:hAnsi="TH SarabunPSK" w:cs="TH SarabunPSK" w:hint="cs"/>
          <w:b/>
          <w:bCs/>
        </w:rPr>
        <w:t xml:space="preserve">Mr. </w:t>
      </w:r>
      <w:proofErr w:type="spellStart"/>
      <w:r w:rsidRPr="00B60D70">
        <w:rPr>
          <w:rFonts w:ascii="TH SarabunPSK" w:hAnsi="TH SarabunPSK" w:cs="TH SarabunPSK" w:hint="cs"/>
          <w:b/>
          <w:bCs/>
        </w:rPr>
        <w:t>Settapong</w:t>
      </w:r>
      <w:proofErr w:type="spellEnd"/>
      <w:r w:rsidRPr="00B60D70">
        <w:rPr>
          <w:rFonts w:ascii="TH SarabunPSK" w:hAnsi="TH SarabunPSK" w:cs="TH SarabunPSK" w:hint="cs"/>
          <w:b/>
          <w:bCs/>
        </w:rPr>
        <w:t xml:space="preserve"> </w:t>
      </w:r>
      <w:proofErr w:type="spellStart"/>
      <w:r w:rsidRPr="00B60D70">
        <w:rPr>
          <w:rFonts w:ascii="TH SarabunPSK" w:hAnsi="TH SarabunPSK" w:cs="TH SarabunPSK" w:hint="cs"/>
          <w:b/>
          <w:bCs/>
        </w:rPr>
        <w:t>Sriviriyanont</w:t>
      </w:r>
      <w:proofErr w:type="spellEnd"/>
    </w:p>
    <w:p w14:paraId="54A46370" w14:textId="77777777" w:rsidR="009E6917" w:rsidRPr="00B60D70" w:rsidRDefault="009E6917" w:rsidP="00592146">
      <w:pPr>
        <w:rPr>
          <w:rFonts w:ascii="TH SarabunPSK" w:hAnsi="TH SarabunPSK" w:cs="TH SarabunPSK"/>
        </w:rPr>
      </w:pPr>
    </w:p>
    <w:p w14:paraId="41879D20" w14:textId="77777777" w:rsidR="009E6917" w:rsidRPr="00B60D70" w:rsidRDefault="00D756E0" w:rsidP="00592146">
      <w:pPr>
        <w:rPr>
          <w:rFonts w:ascii="TH SarabunPSK" w:hAnsi="TH SarabunPSK" w:cs="TH SarabunPSK"/>
          <w:b/>
          <w:bCs/>
        </w:rPr>
      </w:pPr>
      <w:r w:rsidRPr="00B60D70">
        <w:rPr>
          <w:rFonts w:ascii="TH SarabunPSK" w:hAnsi="TH SarabunPSK" w:cs="TH SarabunPSK" w:hint="cs"/>
          <w:b/>
          <w:bCs/>
        </w:rPr>
        <w:t xml:space="preserve">1. </w:t>
      </w:r>
      <w:r w:rsidRPr="00B60D70">
        <w:rPr>
          <w:rFonts w:ascii="TH SarabunPSK" w:hAnsi="TH SarabunPSK" w:cs="TH SarabunPSK" w:hint="cs"/>
          <w:b/>
          <w:bCs/>
          <w:cs/>
          <w:lang w:val="th-TH"/>
        </w:rPr>
        <w:t>ประวัติการศึกษา</w:t>
      </w:r>
    </w:p>
    <w:p w14:paraId="41919D9F" w14:textId="6055B287" w:rsidR="009E6917" w:rsidRPr="00B60D70" w:rsidRDefault="00D756E0" w:rsidP="002D7B11">
      <w:pPr>
        <w:ind w:left="1418" w:hanging="1418"/>
        <w:rPr>
          <w:rFonts w:ascii="TH SarabunPSK" w:hAnsi="TH SarabunPSK" w:cs="TH SarabunPSK"/>
        </w:rPr>
      </w:pPr>
      <w:r w:rsidRPr="00B60D70">
        <w:rPr>
          <w:rFonts w:ascii="TH SarabunPSK" w:hAnsi="TH SarabunPSK" w:cs="TH SarabunPSK" w:hint="cs"/>
          <w:cs/>
          <w:lang w:val="th-TH"/>
        </w:rPr>
        <w:t>ปี พ</w:t>
      </w:r>
      <w:r w:rsidRPr="00B60D70">
        <w:rPr>
          <w:rFonts w:ascii="TH SarabunPSK" w:hAnsi="TH SarabunPSK" w:cs="TH SarabunPSK" w:hint="cs"/>
          <w:cs/>
        </w:rPr>
        <w:t>.</w:t>
      </w:r>
      <w:r w:rsidRPr="00B60D70">
        <w:rPr>
          <w:rFonts w:ascii="TH SarabunPSK" w:hAnsi="TH SarabunPSK" w:cs="TH SarabunPSK" w:hint="cs"/>
          <w:cs/>
          <w:lang w:val="th-TH"/>
        </w:rPr>
        <w:t>ศ</w:t>
      </w:r>
      <w:r w:rsidRPr="00B60D70">
        <w:rPr>
          <w:rFonts w:ascii="TH SarabunPSK" w:hAnsi="TH SarabunPSK" w:cs="TH SarabunPSK" w:hint="cs"/>
          <w:cs/>
        </w:rPr>
        <w:t xml:space="preserve">. </w:t>
      </w:r>
      <w:r w:rsidRPr="00B60D70">
        <w:rPr>
          <w:rFonts w:ascii="TH SarabunPSK" w:hAnsi="TH SarabunPSK" w:cs="TH SarabunPSK" w:hint="cs"/>
        </w:rPr>
        <w:t>2539</w:t>
      </w:r>
      <w:r w:rsidRPr="00B60D70">
        <w:rPr>
          <w:rFonts w:ascii="TH SarabunPSK" w:hAnsi="TH SarabunPSK" w:cs="TH SarabunPSK" w:hint="cs"/>
          <w:cs/>
        </w:rPr>
        <w:tab/>
      </w:r>
      <w:r w:rsidRPr="00B60D70">
        <w:rPr>
          <w:rFonts w:ascii="TH SarabunPSK" w:hAnsi="TH SarabunPSK" w:cs="TH SarabunPSK" w:hint="cs"/>
          <w:cs/>
          <w:lang w:val="th-TH"/>
        </w:rPr>
        <w:t>วศ</w:t>
      </w:r>
      <w:r w:rsidRPr="00B60D70">
        <w:rPr>
          <w:rFonts w:ascii="TH SarabunPSK" w:hAnsi="TH SarabunPSK" w:cs="TH SarabunPSK" w:hint="cs"/>
          <w:cs/>
        </w:rPr>
        <w:t>.</w:t>
      </w:r>
      <w:r w:rsidRPr="00B60D70">
        <w:rPr>
          <w:rFonts w:ascii="TH SarabunPSK" w:hAnsi="TH SarabunPSK" w:cs="TH SarabunPSK" w:hint="cs"/>
          <w:cs/>
          <w:lang w:val="th-TH"/>
        </w:rPr>
        <w:t>ม</w:t>
      </w:r>
      <w:r w:rsidRPr="00B60D70">
        <w:rPr>
          <w:rFonts w:ascii="TH SarabunPSK" w:hAnsi="TH SarabunPSK" w:cs="TH SarabunPSK" w:hint="cs"/>
          <w:cs/>
        </w:rPr>
        <w:t xml:space="preserve">. </w:t>
      </w:r>
      <w:r w:rsidR="0017681F" w:rsidRPr="00B60D70">
        <w:rPr>
          <w:rFonts w:ascii="TH SarabunPSK" w:hAnsi="TH SarabunPSK" w:cs="TH SarabunPSK" w:hint="cs"/>
          <w:cs/>
        </w:rPr>
        <w:t>(</w:t>
      </w:r>
      <w:r w:rsidRPr="00B60D70">
        <w:rPr>
          <w:rFonts w:ascii="TH SarabunPSK" w:hAnsi="TH SarabunPSK" w:cs="TH SarabunPSK" w:hint="cs"/>
          <w:cs/>
          <w:lang w:val="th-TH"/>
        </w:rPr>
        <w:t>วิศวกรรมโยธา</w:t>
      </w:r>
      <w:r w:rsidRPr="00B60D70">
        <w:rPr>
          <w:rFonts w:ascii="TH SarabunPSK" w:hAnsi="TH SarabunPSK" w:cs="TH SarabunPSK" w:hint="cs"/>
          <w:cs/>
        </w:rPr>
        <w:t>)</w:t>
      </w:r>
      <w:r w:rsidR="00375942" w:rsidRPr="00B60D70">
        <w:rPr>
          <w:rFonts w:ascii="TH SarabunPSK" w:hAnsi="TH SarabunPSK" w:cs="TH SarabunPSK" w:hint="cs"/>
          <w:cs/>
        </w:rPr>
        <w:t>,</w:t>
      </w:r>
      <w:r w:rsidRPr="00B60D70">
        <w:rPr>
          <w:rFonts w:ascii="TH SarabunPSK" w:hAnsi="TH SarabunPSK" w:cs="TH SarabunPSK" w:hint="cs"/>
          <w:cs/>
        </w:rPr>
        <w:t xml:space="preserve"> </w:t>
      </w:r>
      <w:r w:rsidRPr="00B60D70">
        <w:rPr>
          <w:rFonts w:ascii="TH SarabunPSK" w:hAnsi="TH SarabunPSK" w:cs="TH SarabunPSK" w:hint="cs"/>
          <w:cs/>
          <w:lang w:val="th-TH"/>
        </w:rPr>
        <w:t>สถาบันเทคโนโลยีพระจอมเกล้าธนบุรี</w:t>
      </w:r>
      <w:r w:rsidR="002D7B11" w:rsidRPr="00B60D70">
        <w:rPr>
          <w:rFonts w:ascii="TH SarabunPSK" w:hAnsi="TH SarabunPSK" w:cs="TH SarabunPSK" w:hint="cs"/>
          <w:cs/>
          <w:lang w:val="th-TH"/>
        </w:rPr>
        <w:t>, ประเทศไทย</w:t>
      </w:r>
    </w:p>
    <w:p w14:paraId="5092C67E" w14:textId="3E6CE80C" w:rsidR="009E6917" w:rsidRPr="00B60D70" w:rsidRDefault="00D756E0" w:rsidP="002D7B11">
      <w:pPr>
        <w:ind w:left="1418" w:hanging="1418"/>
        <w:rPr>
          <w:rFonts w:ascii="TH SarabunPSK" w:hAnsi="TH SarabunPSK" w:cs="TH SarabunPSK"/>
        </w:rPr>
      </w:pPr>
      <w:r w:rsidRPr="00B60D70">
        <w:rPr>
          <w:rFonts w:ascii="TH SarabunPSK" w:hAnsi="TH SarabunPSK" w:cs="TH SarabunPSK" w:hint="cs"/>
          <w:cs/>
          <w:lang w:val="th-TH"/>
        </w:rPr>
        <w:t>ปี พ</w:t>
      </w:r>
      <w:r w:rsidRPr="00B60D70">
        <w:rPr>
          <w:rFonts w:ascii="TH SarabunPSK" w:hAnsi="TH SarabunPSK" w:cs="TH SarabunPSK" w:hint="cs"/>
          <w:cs/>
        </w:rPr>
        <w:t>.</w:t>
      </w:r>
      <w:r w:rsidRPr="00B60D70">
        <w:rPr>
          <w:rFonts w:ascii="TH SarabunPSK" w:hAnsi="TH SarabunPSK" w:cs="TH SarabunPSK" w:hint="cs"/>
          <w:cs/>
          <w:lang w:val="th-TH"/>
        </w:rPr>
        <w:t>ศ</w:t>
      </w:r>
      <w:r w:rsidRPr="00B60D70">
        <w:rPr>
          <w:rFonts w:ascii="TH SarabunPSK" w:hAnsi="TH SarabunPSK" w:cs="TH SarabunPSK" w:hint="cs"/>
          <w:cs/>
        </w:rPr>
        <w:t xml:space="preserve">. </w:t>
      </w:r>
      <w:r w:rsidRPr="00B60D70">
        <w:rPr>
          <w:rFonts w:ascii="TH SarabunPSK" w:hAnsi="TH SarabunPSK" w:cs="TH SarabunPSK" w:hint="cs"/>
        </w:rPr>
        <w:t>253</w:t>
      </w:r>
      <w:r w:rsidR="00587956" w:rsidRPr="00B60D70">
        <w:rPr>
          <w:rFonts w:ascii="TH SarabunPSK" w:hAnsi="TH SarabunPSK" w:cs="TH SarabunPSK"/>
        </w:rPr>
        <w:t>5</w:t>
      </w:r>
      <w:r w:rsidRPr="00B60D70">
        <w:rPr>
          <w:rFonts w:ascii="TH SarabunPSK" w:hAnsi="TH SarabunPSK" w:cs="TH SarabunPSK" w:hint="cs"/>
          <w:cs/>
        </w:rPr>
        <w:tab/>
      </w:r>
      <w:r w:rsidRPr="00B60D70">
        <w:rPr>
          <w:rFonts w:ascii="TH SarabunPSK" w:hAnsi="TH SarabunPSK" w:cs="TH SarabunPSK" w:hint="cs"/>
          <w:cs/>
          <w:lang w:val="th-TH"/>
        </w:rPr>
        <w:t>วศ</w:t>
      </w:r>
      <w:r w:rsidRPr="00B60D70">
        <w:rPr>
          <w:rFonts w:ascii="TH SarabunPSK" w:hAnsi="TH SarabunPSK" w:cs="TH SarabunPSK" w:hint="cs"/>
          <w:cs/>
        </w:rPr>
        <w:t>.</w:t>
      </w:r>
      <w:r w:rsidRPr="00B60D70">
        <w:rPr>
          <w:rFonts w:ascii="TH SarabunPSK" w:hAnsi="TH SarabunPSK" w:cs="TH SarabunPSK" w:hint="cs"/>
          <w:cs/>
          <w:lang w:val="th-TH"/>
        </w:rPr>
        <w:t>บ</w:t>
      </w:r>
      <w:r w:rsidRPr="00B60D70">
        <w:rPr>
          <w:rFonts w:ascii="TH SarabunPSK" w:hAnsi="TH SarabunPSK" w:cs="TH SarabunPSK" w:hint="cs"/>
          <w:cs/>
        </w:rPr>
        <w:t xml:space="preserve">. </w:t>
      </w:r>
      <w:r w:rsidR="0017681F" w:rsidRPr="00B60D70">
        <w:rPr>
          <w:rFonts w:ascii="TH SarabunPSK" w:hAnsi="TH SarabunPSK" w:cs="TH SarabunPSK" w:hint="cs"/>
          <w:cs/>
        </w:rPr>
        <w:t>(</w:t>
      </w:r>
      <w:r w:rsidRPr="00B60D70">
        <w:rPr>
          <w:rFonts w:ascii="TH SarabunPSK" w:hAnsi="TH SarabunPSK" w:cs="TH SarabunPSK" w:hint="cs"/>
          <w:cs/>
          <w:lang w:val="th-TH"/>
        </w:rPr>
        <w:t>วิศวกรรมโยธา</w:t>
      </w:r>
      <w:r w:rsidR="00D26D31" w:rsidRPr="00B60D70">
        <w:rPr>
          <w:rFonts w:ascii="TH SarabunPSK" w:hAnsi="TH SarabunPSK" w:cs="TH SarabunPSK" w:hint="cs"/>
          <w:cs/>
        </w:rPr>
        <w:t xml:space="preserve">, </w:t>
      </w:r>
      <w:r w:rsidR="00351EFC" w:rsidRPr="00B60D70">
        <w:rPr>
          <w:rFonts w:ascii="TH SarabunPSK" w:hAnsi="TH SarabunPSK" w:cs="TH SarabunPSK" w:hint="cs"/>
          <w:cs/>
          <w:lang w:val="th-TH"/>
        </w:rPr>
        <w:t xml:space="preserve">เกียรตินิยมอันดับ </w:t>
      </w:r>
      <w:r w:rsidR="00351EFC" w:rsidRPr="00B60D70">
        <w:rPr>
          <w:rFonts w:ascii="TH SarabunPSK" w:hAnsi="TH SarabunPSK" w:cs="TH SarabunPSK"/>
        </w:rPr>
        <w:t>2</w:t>
      </w:r>
      <w:r w:rsidR="00351EFC" w:rsidRPr="00B60D70">
        <w:rPr>
          <w:rFonts w:ascii="TH SarabunPSK" w:hAnsi="TH SarabunPSK" w:cs="TH SarabunPSK" w:hint="cs"/>
        </w:rPr>
        <w:t>)</w:t>
      </w:r>
      <w:r w:rsidR="00375942" w:rsidRPr="00B60D70">
        <w:rPr>
          <w:rFonts w:ascii="TH SarabunPSK" w:hAnsi="TH SarabunPSK" w:cs="TH SarabunPSK" w:hint="cs"/>
          <w:cs/>
        </w:rPr>
        <w:t>,</w:t>
      </w:r>
      <w:r w:rsidRPr="00B60D70">
        <w:rPr>
          <w:rFonts w:ascii="TH SarabunPSK" w:hAnsi="TH SarabunPSK" w:cs="TH SarabunPSK" w:hint="cs"/>
          <w:cs/>
        </w:rPr>
        <w:t xml:space="preserve"> </w:t>
      </w:r>
      <w:r w:rsidRPr="00B60D70">
        <w:rPr>
          <w:rFonts w:ascii="TH SarabunPSK" w:hAnsi="TH SarabunPSK" w:cs="TH SarabunPSK" w:hint="cs"/>
          <w:cs/>
          <w:lang w:val="th-TH"/>
        </w:rPr>
        <w:t>สถาบันเทคโนโลยีพระจอมเกล้าธนบุรี</w:t>
      </w:r>
      <w:r w:rsidR="002D7B11" w:rsidRPr="00B60D70">
        <w:rPr>
          <w:rFonts w:ascii="TH SarabunPSK" w:hAnsi="TH SarabunPSK" w:cs="TH SarabunPSK" w:hint="cs"/>
          <w:cs/>
          <w:lang w:val="th-TH"/>
        </w:rPr>
        <w:t>, ประเทศไทย</w:t>
      </w:r>
    </w:p>
    <w:p w14:paraId="43CE2250" w14:textId="1D1156E2" w:rsidR="00903853" w:rsidRPr="00B60D70" w:rsidRDefault="00903853" w:rsidP="00903853">
      <w:pPr>
        <w:rPr>
          <w:rFonts w:ascii="TH SarabunPSK" w:hAnsi="TH SarabunPSK" w:cs="TH SarabunPSK"/>
          <w:b/>
          <w:bCs/>
        </w:rPr>
      </w:pPr>
      <w:r w:rsidRPr="00B60D70">
        <w:rPr>
          <w:rFonts w:ascii="TH SarabunPSK" w:hAnsi="TH SarabunPSK" w:cs="TH SarabunPSK" w:hint="cs"/>
          <w:b/>
          <w:bCs/>
          <w:cs/>
          <w:lang w:val="th-TH"/>
        </w:rPr>
        <w:t>คุณวุฒิและสาขาวิชา</w:t>
      </w:r>
      <w:r w:rsidRPr="00B60D70">
        <w:rPr>
          <w:rFonts w:ascii="TH SarabunPSK" w:hAnsi="TH SarabunPSK" w:cs="TH SarabunPSK" w:hint="cs"/>
          <w:b/>
          <w:bCs/>
          <w:cs/>
        </w:rPr>
        <w:tab/>
      </w:r>
    </w:p>
    <w:p w14:paraId="56073DA3" w14:textId="5962C3BA" w:rsidR="00903853" w:rsidRPr="00B60D70" w:rsidRDefault="00DC7450" w:rsidP="00903853">
      <w:pPr>
        <w:ind w:left="720"/>
        <w:rPr>
          <w:rFonts w:ascii="TH SarabunPSK" w:hAnsi="TH SarabunPSK" w:cs="TH SarabunPSK"/>
        </w:rPr>
      </w:pPr>
      <w:r w:rsidRPr="00B60D70">
        <w:rPr>
          <w:rFonts w:ascii="TH SarabunPSK" w:eastAsia="Wingdings 2" w:hAnsi="TH SarabunPSK" w:cs="TH SarabunPSK" w:hint="cs"/>
        </w:rPr>
        <w:sym w:font="Wingdings 2" w:char="F052"/>
      </w:r>
      <w:r w:rsidR="00903853" w:rsidRPr="00B60D70">
        <w:rPr>
          <w:rFonts w:ascii="TH SarabunPSK" w:hAnsi="TH SarabunPSK" w:cs="TH SarabunPSK" w:hint="cs"/>
          <w:cs/>
        </w:rPr>
        <w:t xml:space="preserve"> </w:t>
      </w:r>
      <w:r w:rsidR="00903853" w:rsidRPr="00B60D70">
        <w:rPr>
          <w:rFonts w:ascii="TH SarabunPSK" w:hAnsi="TH SarabunPSK" w:cs="TH SarabunPSK" w:hint="cs"/>
          <w:cs/>
          <w:lang w:val="th-TH"/>
        </w:rPr>
        <w:t>คุณวุฒิและสาขาวิชา</w:t>
      </w:r>
      <w:r w:rsidR="00903853" w:rsidRPr="00B60D70">
        <w:rPr>
          <w:rFonts w:ascii="TH SarabunPSK" w:hAnsi="TH SarabunPSK" w:cs="TH SarabunPSK" w:hint="cs"/>
          <w:u w:val="single"/>
          <w:cs/>
          <w:lang w:val="th-TH"/>
        </w:rPr>
        <w:t>ตรง</w:t>
      </w:r>
      <w:r w:rsidR="00903853" w:rsidRPr="00B60D70">
        <w:rPr>
          <w:rFonts w:ascii="TH SarabunPSK" w:hAnsi="TH SarabunPSK" w:cs="TH SarabunPSK" w:hint="cs"/>
          <w:cs/>
          <w:lang w:val="th-TH"/>
        </w:rPr>
        <w:t>กับสาขาวิชาของหลักสูตร</w:t>
      </w:r>
    </w:p>
    <w:p w14:paraId="36BFCA6A" w14:textId="77777777" w:rsidR="009E6917" w:rsidRPr="00B60D70" w:rsidRDefault="009E6917" w:rsidP="00592146">
      <w:pPr>
        <w:rPr>
          <w:rFonts w:ascii="TH SarabunPSK" w:hAnsi="TH SarabunPSK" w:cs="TH SarabunPSK"/>
        </w:rPr>
      </w:pPr>
    </w:p>
    <w:p w14:paraId="7597EAA7" w14:textId="4E93B3D7" w:rsidR="00903853" w:rsidRPr="00B60D70" w:rsidRDefault="00D71DDC" w:rsidP="00903853">
      <w:pPr>
        <w:rPr>
          <w:rFonts w:ascii="TH SarabunPSK" w:hAnsi="TH SarabunPSK" w:cs="TH SarabunPSK"/>
          <w:b/>
          <w:bCs/>
          <w:u w:val="single"/>
          <w:lang w:val="th-TH"/>
        </w:rPr>
      </w:pPr>
      <w:r w:rsidRPr="00B60D70">
        <w:rPr>
          <w:rFonts w:ascii="TH SarabunPSK" w:hAnsi="TH SarabunPSK" w:cs="TH SarabunPSK" w:hint="cs"/>
          <w:b/>
          <w:bCs/>
          <w:cs/>
        </w:rPr>
        <w:t>2</w:t>
      </w:r>
      <w:r w:rsidR="00903853" w:rsidRPr="00B60D70">
        <w:rPr>
          <w:rFonts w:ascii="TH SarabunPSK" w:hAnsi="TH SarabunPSK" w:cs="TH SarabunPSK" w:hint="cs"/>
          <w:b/>
          <w:bCs/>
        </w:rPr>
        <w:t xml:space="preserve">. </w:t>
      </w:r>
      <w:r w:rsidR="00903853" w:rsidRPr="00B60D70">
        <w:rPr>
          <w:rFonts w:ascii="TH SarabunPSK" w:hAnsi="TH SarabunPSK" w:cs="TH SarabunPSK" w:hint="cs"/>
          <w:b/>
          <w:bCs/>
          <w:cs/>
          <w:lang w:val="th-TH"/>
        </w:rPr>
        <w:t xml:space="preserve">ผลงานทางวิชาการย้อนหลัง </w:t>
      </w:r>
      <w:r w:rsidR="00903853" w:rsidRPr="00B60D70">
        <w:rPr>
          <w:rFonts w:ascii="TH SarabunPSK" w:hAnsi="TH SarabunPSK" w:cs="TH SarabunPSK" w:hint="cs"/>
          <w:b/>
          <w:bCs/>
        </w:rPr>
        <w:t xml:space="preserve">5 </w:t>
      </w:r>
      <w:r w:rsidR="00903853" w:rsidRPr="00B60D70">
        <w:rPr>
          <w:rFonts w:ascii="TH SarabunPSK" w:hAnsi="TH SarabunPSK" w:cs="TH SarabunPSK" w:hint="cs"/>
          <w:b/>
          <w:bCs/>
          <w:cs/>
          <w:lang w:val="th-TH"/>
        </w:rPr>
        <w:t xml:space="preserve">ปี </w:t>
      </w:r>
    </w:p>
    <w:p w14:paraId="1B1366CB" w14:textId="77777777" w:rsidR="004A7613" w:rsidRPr="00B60D70" w:rsidRDefault="004A7613" w:rsidP="004A7613">
      <w:pPr>
        <w:ind w:right="26"/>
        <w:jc w:val="left"/>
        <w:rPr>
          <w:rFonts w:ascii="TH SarabunPSK" w:eastAsia="TH SarabunPSK" w:hAnsi="TH SarabunPSK" w:cs="TH SarabunPSK"/>
        </w:rPr>
      </w:pPr>
      <w:r w:rsidRPr="00B60D70">
        <w:rPr>
          <w:rFonts w:ascii="TH SarabunPSK" w:eastAsia="TH SarabunPSK" w:hAnsi="TH SarabunPSK" w:cs="TH SarabunPSK" w:hint="cs"/>
          <w:cs/>
        </w:rPr>
        <w:t xml:space="preserve">   </w:t>
      </w:r>
      <w:r w:rsidRPr="00B60D70">
        <w:rPr>
          <w:rFonts w:ascii="TH SarabunPSK" w:eastAsia="TH SarabunPSK" w:hAnsi="TH SarabunPSK" w:cs="TH SarabunPSK" w:hint="cs"/>
          <w:u w:val="single"/>
          <w:cs/>
        </w:rPr>
        <w:t>กลุ่ม 1</w:t>
      </w:r>
      <w:r w:rsidRPr="00B60D70">
        <w:rPr>
          <w:rFonts w:ascii="TH SarabunPSK" w:eastAsia="TH SarabunPSK" w:hAnsi="TH SarabunPSK" w:cs="TH SarabunPSK" w:hint="cs"/>
          <w:cs/>
        </w:rPr>
        <w:t xml:space="preserve"> งานวิจัย </w:t>
      </w:r>
      <w:r w:rsidRPr="00B60D70">
        <w:rPr>
          <w:rFonts w:ascii="TH SarabunPSK" w:eastAsia="TH SarabunPSK" w:hAnsi="TH SarabunPSK" w:cs="TH SarabunPSK" w:hint="cs"/>
        </w:rPr>
        <w:t xml:space="preserve"> (</w:t>
      </w:r>
      <w:r w:rsidRPr="00B60D70">
        <w:rPr>
          <w:rFonts w:ascii="TH SarabunPSK" w:eastAsia="TH SarabunPSK" w:hAnsi="TH SarabunPSK" w:cs="TH SarabunPSK" w:hint="cs"/>
          <w:cs/>
        </w:rPr>
        <w:t xml:space="preserve">ต้องระบุว่าสามารถสืบค้นได้จากฐานข้อมูลใดตามประกาศ </w:t>
      </w:r>
      <w:proofErr w:type="spellStart"/>
      <w:r w:rsidRPr="00B60D70">
        <w:rPr>
          <w:rFonts w:ascii="TH SarabunPSK" w:eastAsia="TH SarabunPSK" w:hAnsi="TH SarabunPSK" w:cs="TH SarabunPSK" w:hint="cs"/>
          <w:cs/>
        </w:rPr>
        <w:t>ก.พ.อ</w:t>
      </w:r>
      <w:proofErr w:type="spellEnd"/>
      <w:r w:rsidRPr="00B60D70">
        <w:rPr>
          <w:rFonts w:ascii="TH SarabunPSK" w:eastAsia="TH SarabunPSK" w:hAnsi="TH SarabunPSK" w:cs="TH SarabunPSK" w:hint="cs"/>
          <w:cs/>
        </w:rPr>
        <w:t xml:space="preserve">. เช่น </w:t>
      </w:r>
      <w:r w:rsidRPr="00B60D70">
        <w:rPr>
          <w:rFonts w:ascii="TH SarabunPSK" w:eastAsia="TH SarabunPSK" w:hAnsi="TH SarabunPSK" w:cs="TH SarabunPSK" w:hint="cs"/>
        </w:rPr>
        <w:t xml:space="preserve">Scopus, Web of Science </w:t>
      </w:r>
      <w:r w:rsidRPr="00B60D70">
        <w:rPr>
          <w:rFonts w:ascii="TH SarabunPSK" w:eastAsia="TH SarabunPSK" w:hAnsi="TH SarabunPSK" w:cs="TH SarabunPSK" w:hint="cs"/>
          <w:cs/>
        </w:rPr>
        <w:t>ฯลฯ</w:t>
      </w:r>
      <w:r w:rsidRPr="00B60D70">
        <w:rPr>
          <w:rFonts w:ascii="TH SarabunPSK" w:eastAsia="TH SarabunPSK" w:hAnsi="TH SarabunPSK" w:cs="TH SarabunPSK" w:hint="cs"/>
        </w:rPr>
        <w:t>)</w:t>
      </w:r>
    </w:p>
    <w:p w14:paraId="525B4845" w14:textId="54FA61B5" w:rsidR="004A7613" w:rsidRPr="00B60D70" w:rsidRDefault="004A7613" w:rsidP="00FF7D50">
      <w:pPr>
        <w:pStyle w:val="af9"/>
        <w:numPr>
          <w:ilvl w:val="1"/>
          <w:numId w:val="132"/>
        </w:numPr>
        <w:ind w:left="709" w:right="26"/>
        <w:jc w:val="left"/>
        <w:rPr>
          <w:rFonts w:ascii="TH SarabunPSK" w:eastAsia="TH SarabunPSK" w:hAnsi="TH SarabunPSK" w:cs="TH SarabunPSK"/>
        </w:rPr>
      </w:pPr>
      <w:r w:rsidRPr="00B60D70">
        <w:rPr>
          <w:rFonts w:ascii="TH SarabunPSK" w:eastAsia="TH SarabunPSK" w:hAnsi="TH SarabunPSK" w:cs="TH SarabunPSK" w:hint="cs"/>
        </w:rPr>
        <w:t>National Conference (</w:t>
      </w:r>
      <w:r w:rsidRPr="00B60D70">
        <w:rPr>
          <w:rFonts w:ascii="TH SarabunPSK" w:eastAsia="TH SarabunPSK" w:hAnsi="TH SarabunPSK" w:cs="TH SarabunPSK" w:hint="cs"/>
          <w:cs/>
        </w:rPr>
        <w:t xml:space="preserve">ค่าน้ำหนัก </w:t>
      </w:r>
      <w:r w:rsidRPr="00B60D70">
        <w:rPr>
          <w:rFonts w:ascii="TH SarabunPSK" w:eastAsia="TH SarabunPSK" w:hAnsi="TH SarabunPSK" w:cs="TH SarabunPSK" w:hint="cs"/>
        </w:rPr>
        <w:t>0.</w:t>
      </w:r>
      <w:r w:rsidRPr="00B60D70">
        <w:rPr>
          <w:rFonts w:ascii="TH SarabunPSK" w:eastAsia="TH SarabunPSK" w:hAnsi="TH SarabunPSK" w:cs="TH SarabunPSK" w:hint="cs"/>
          <w:cs/>
        </w:rPr>
        <w:t>2</w:t>
      </w:r>
      <w:r w:rsidRPr="00B60D70">
        <w:rPr>
          <w:rFonts w:ascii="TH SarabunPSK" w:eastAsia="TH SarabunPSK" w:hAnsi="TH SarabunPSK" w:cs="TH SarabunPSK" w:hint="cs"/>
        </w:rPr>
        <w:t>)</w:t>
      </w:r>
    </w:p>
    <w:p w14:paraId="31165C95" w14:textId="53894118" w:rsidR="009E6917" w:rsidRPr="00B60D70" w:rsidRDefault="00D756E0" w:rsidP="00FF7D50">
      <w:pPr>
        <w:pStyle w:val="af9"/>
        <w:numPr>
          <w:ilvl w:val="0"/>
          <w:numId w:val="133"/>
        </w:numPr>
        <w:spacing w:after="240"/>
        <w:ind w:left="993"/>
        <w:rPr>
          <w:rFonts w:ascii="TH SarabunPSK" w:hAnsi="TH SarabunPSK" w:cs="TH SarabunPSK"/>
          <w:lang w:val="th-TH"/>
        </w:rPr>
      </w:pPr>
      <w:r w:rsidRPr="00B60D70">
        <w:rPr>
          <w:rFonts w:ascii="TH SarabunPSK" w:hAnsi="TH SarabunPSK" w:cs="TH SarabunPSK" w:hint="cs"/>
          <w:cs/>
          <w:lang w:val="th-TH"/>
        </w:rPr>
        <w:t>ศุภชัย งามขำ</w:t>
      </w:r>
      <w:r w:rsidRPr="00B60D70">
        <w:rPr>
          <w:rFonts w:ascii="TH SarabunPSK" w:hAnsi="TH SarabunPSK" w:cs="TH SarabunPSK" w:hint="cs"/>
          <w:lang w:val="th-TH"/>
        </w:rPr>
        <w:t xml:space="preserve">, </w:t>
      </w:r>
      <w:r w:rsidRPr="00B60D70">
        <w:rPr>
          <w:rFonts w:ascii="TH SarabunPSK" w:hAnsi="TH SarabunPSK" w:cs="TH SarabunPSK" w:hint="cs"/>
          <w:b/>
          <w:bCs/>
          <w:u w:val="single"/>
          <w:cs/>
          <w:lang w:val="th-TH"/>
        </w:rPr>
        <w:t>เศร</w:t>
      </w:r>
      <w:proofErr w:type="spellStart"/>
      <w:r w:rsidRPr="00B60D70">
        <w:rPr>
          <w:rFonts w:ascii="TH SarabunPSK" w:hAnsi="TH SarabunPSK" w:cs="TH SarabunPSK" w:hint="cs"/>
          <w:b/>
          <w:bCs/>
          <w:u w:val="single"/>
          <w:cs/>
          <w:lang w:val="th-TH"/>
        </w:rPr>
        <w:t>ษฐ</w:t>
      </w:r>
      <w:proofErr w:type="spellEnd"/>
      <w:r w:rsidRPr="00B60D70">
        <w:rPr>
          <w:rFonts w:ascii="TH SarabunPSK" w:hAnsi="TH SarabunPSK" w:cs="TH SarabunPSK" w:hint="cs"/>
          <w:b/>
          <w:bCs/>
          <w:u w:val="single"/>
          <w:cs/>
          <w:lang w:val="th-TH"/>
        </w:rPr>
        <w:t>พงศ์ ศรีวิริยานนท์</w:t>
      </w:r>
      <w:r w:rsidRPr="00B60D70">
        <w:rPr>
          <w:rFonts w:ascii="TH SarabunPSK" w:hAnsi="TH SarabunPSK" w:cs="TH SarabunPSK" w:hint="cs"/>
          <w:lang w:val="th-TH"/>
        </w:rPr>
        <w:t xml:space="preserve">, </w:t>
      </w:r>
      <w:r w:rsidRPr="00B60D70">
        <w:rPr>
          <w:rFonts w:ascii="TH SarabunPSK" w:hAnsi="TH SarabunPSK" w:cs="TH SarabunPSK" w:hint="cs"/>
          <w:cs/>
          <w:lang w:val="th-TH"/>
        </w:rPr>
        <w:t xml:space="preserve">และสนิท วงษา, </w:t>
      </w:r>
      <w:r w:rsidRPr="00B60D70">
        <w:rPr>
          <w:rFonts w:ascii="TH SarabunPSK" w:hAnsi="TH SarabunPSK" w:cs="TH SarabunPSK" w:hint="cs"/>
        </w:rPr>
        <w:t>2566, “</w:t>
      </w:r>
      <w:r w:rsidRPr="00B60D70">
        <w:rPr>
          <w:rFonts w:ascii="TH SarabunPSK" w:hAnsi="TH SarabunPSK" w:cs="TH SarabunPSK" w:hint="cs"/>
          <w:cs/>
          <w:lang w:val="th-TH"/>
        </w:rPr>
        <w:t>ศึกษาการป้องกันน้ำท่วมพื้นที่กรุงเทพและปริมณฑลตามแผนบรรเทาอุทกภัยเจ้าพระยาตอนล่าง</w:t>
      </w:r>
      <w:r w:rsidRPr="00B60D70">
        <w:rPr>
          <w:rFonts w:ascii="TH SarabunPSK" w:hAnsi="TH SarabunPSK" w:cs="TH SarabunPSK" w:hint="cs"/>
        </w:rPr>
        <w:t xml:space="preserve">”, </w:t>
      </w:r>
      <w:r w:rsidRPr="00B60D70">
        <w:rPr>
          <w:rFonts w:ascii="TH SarabunPSK" w:hAnsi="TH SarabunPSK" w:cs="TH SarabunPSK" w:hint="cs"/>
          <w:cs/>
          <w:lang w:val="th-TH"/>
        </w:rPr>
        <w:t xml:space="preserve">การประชุมวิชาการวิศวกรรมแหล่งน้ำแห่งชาติ ครั้งที่ </w:t>
      </w:r>
      <w:r w:rsidRPr="00B60D70">
        <w:rPr>
          <w:rFonts w:ascii="TH SarabunPSK" w:hAnsi="TH SarabunPSK" w:cs="TH SarabunPSK" w:hint="cs"/>
        </w:rPr>
        <w:t>9</w:t>
      </w:r>
      <w:r w:rsidRPr="00B60D70">
        <w:rPr>
          <w:rFonts w:ascii="TH SarabunPSK" w:hAnsi="TH SarabunPSK" w:cs="TH SarabunPSK" w:hint="cs"/>
          <w:cs/>
        </w:rPr>
        <w:t xml:space="preserve">, </w:t>
      </w:r>
      <w:r w:rsidRPr="00B60D70">
        <w:rPr>
          <w:rFonts w:ascii="TH SarabunPSK" w:hAnsi="TH SarabunPSK" w:cs="TH SarabunPSK" w:hint="cs"/>
          <w:cs/>
          <w:lang w:val="th-TH"/>
        </w:rPr>
        <w:t xml:space="preserve">วันที่ </w:t>
      </w:r>
      <w:r w:rsidRPr="00B60D70">
        <w:rPr>
          <w:rFonts w:ascii="TH SarabunPSK" w:hAnsi="TH SarabunPSK" w:cs="TH SarabunPSK" w:hint="cs"/>
          <w:cs/>
        </w:rPr>
        <w:t xml:space="preserve">14-15 </w:t>
      </w:r>
      <w:r w:rsidRPr="00B60D70">
        <w:rPr>
          <w:rFonts w:ascii="TH SarabunPSK" w:hAnsi="TH SarabunPSK" w:cs="TH SarabunPSK" w:hint="cs"/>
          <w:cs/>
          <w:lang w:val="th-TH"/>
        </w:rPr>
        <w:t xml:space="preserve">ธันวาคม </w:t>
      </w:r>
      <w:r w:rsidRPr="00B60D70">
        <w:rPr>
          <w:rFonts w:ascii="TH SarabunPSK" w:hAnsi="TH SarabunPSK" w:cs="TH SarabunPSK" w:hint="cs"/>
          <w:cs/>
        </w:rPr>
        <w:t xml:space="preserve">2566, </w:t>
      </w:r>
      <w:r w:rsidRPr="00B60D70">
        <w:rPr>
          <w:rFonts w:ascii="TH SarabunPSK" w:hAnsi="TH SarabunPSK" w:cs="TH SarabunPSK" w:hint="cs"/>
          <w:cs/>
          <w:lang w:val="th-TH"/>
        </w:rPr>
        <w:t>โรงแรมดิเอ็มเมอรัลด์ กรุงเทพฯ,</w:t>
      </w:r>
      <w:r w:rsidR="00977F56" w:rsidRPr="00B60D70">
        <w:rPr>
          <w:rFonts w:ascii="TH SarabunPSK" w:hAnsi="TH SarabunPSK" w:cs="TH SarabunPSK"/>
          <w:lang w:val="th-TH"/>
        </w:rPr>
        <w:t xml:space="preserve"> </w:t>
      </w:r>
      <w:r w:rsidR="00114A7E" w:rsidRPr="00B60D70">
        <w:rPr>
          <w:rFonts w:ascii="TH SarabunPSK" w:hAnsi="TH SarabunPSK" w:cs="TH SarabunPSK" w:hint="cs"/>
          <w:cs/>
          <w:lang w:val="th-TH"/>
        </w:rPr>
        <w:t xml:space="preserve">หน้า </w:t>
      </w:r>
      <w:r w:rsidR="00BF3EB5" w:rsidRPr="00B60D70">
        <w:rPr>
          <w:rFonts w:ascii="TH SarabunPSK" w:hAnsi="TH SarabunPSK" w:cs="TH SarabunPSK"/>
          <w:lang w:val="th-TH"/>
        </w:rPr>
        <w:t>TH</w:t>
      </w:r>
      <w:r w:rsidR="005B1BA2" w:rsidRPr="00B60D70">
        <w:rPr>
          <w:rFonts w:ascii="TH SarabunPSK" w:hAnsi="TH SarabunPSK" w:cs="TH SarabunPSK"/>
          <w:lang w:val="th-TH"/>
        </w:rPr>
        <w:t>2-S-1 – TH2-S-8</w:t>
      </w:r>
      <w:r w:rsidR="00114A7E" w:rsidRPr="00B60D70">
        <w:rPr>
          <w:rFonts w:ascii="TH SarabunPSK" w:hAnsi="TH SarabunPSK" w:cs="TH SarabunPSK"/>
          <w:lang w:val="th-TH"/>
        </w:rPr>
        <w:t>.</w:t>
      </w:r>
      <w:r w:rsidRPr="00B60D70">
        <w:rPr>
          <w:rFonts w:ascii="TH SarabunPSK" w:hAnsi="TH SarabunPSK" w:cs="TH SarabunPSK" w:hint="cs"/>
          <w:cs/>
          <w:lang w:val="th-TH"/>
        </w:rPr>
        <w:t xml:space="preserve"> </w:t>
      </w:r>
      <w:r w:rsidR="00D17533" w:rsidRPr="00B60D70">
        <w:rPr>
          <w:rFonts w:ascii="TH SarabunPSK" w:hAnsi="TH SarabunPSK" w:cs="TH SarabunPSK" w:hint="cs"/>
          <w:cs/>
          <w:lang w:val="th-TH"/>
        </w:rPr>
        <w:t xml:space="preserve">จัดโดย </w:t>
      </w:r>
      <w:r w:rsidR="00BD766D" w:rsidRPr="00B60D70">
        <w:rPr>
          <w:rFonts w:ascii="TH SarabunPSK" w:hAnsi="TH SarabunPSK" w:cs="TH SarabunPSK" w:hint="cs"/>
          <w:cs/>
        </w:rPr>
        <w:t>อนุกรรมการ</w:t>
      </w:r>
      <w:r w:rsidR="00D9005C" w:rsidRPr="00B60D70">
        <w:rPr>
          <w:rFonts w:ascii="TH SarabunPSK" w:hAnsi="TH SarabunPSK" w:cs="TH SarabunPSK" w:hint="cs"/>
          <w:cs/>
        </w:rPr>
        <w:t>สาขาวิศวกรรมแหล่งน้ำ</w:t>
      </w:r>
      <w:r w:rsidR="00D17533" w:rsidRPr="00B60D70">
        <w:rPr>
          <w:rFonts w:ascii="TH SarabunPSK" w:hAnsi="TH SarabunPSK" w:cs="TH SarabunPSK" w:hint="cs"/>
          <w:cs/>
        </w:rPr>
        <w:t xml:space="preserve"> </w:t>
      </w:r>
      <w:r w:rsidRPr="00B60D70">
        <w:rPr>
          <w:rFonts w:ascii="TH SarabunPSK" w:hAnsi="TH SarabunPSK" w:cs="TH SarabunPSK" w:hint="cs"/>
          <w:cs/>
          <w:lang w:val="th-TH"/>
        </w:rPr>
        <w:t xml:space="preserve">วิศวกรรมสถานแห่งประเทศไทย ในพระบรมราชูปถัมภ์ </w:t>
      </w:r>
      <w:r w:rsidRPr="00B60D70">
        <w:rPr>
          <w:rFonts w:ascii="TH SarabunPSK" w:hAnsi="TH SarabunPSK" w:cs="TH SarabunPSK" w:hint="cs"/>
          <w:cs/>
        </w:rPr>
        <w:t>(</w:t>
      </w:r>
      <w:proofErr w:type="spellStart"/>
      <w:r w:rsidRPr="00B60D70">
        <w:rPr>
          <w:rFonts w:ascii="TH SarabunPSK" w:hAnsi="TH SarabunPSK" w:cs="TH SarabunPSK" w:hint="cs"/>
          <w:cs/>
          <w:lang w:val="th-TH"/>
        </w:rPr>
        <w:t>วสท</w:t>
      </w:r>
      <w:proofErr w:type="spellEnd"/>
      <w:r w:rsidRPr="00B60D70">
        <w:rPr>
          <w:rFonts w:ascii="TH SarabunPSK" w:hAnsi="TH SarabunPSK" w:cs="TH SarabunPSK" w:hint="cs"/>
          <w:cs/>
        </w:rPr>
        <w:t xml:space="preserve">.) </w:t>
      </w:r>
      <w:r w:rsidRPr="00B60D70">
        <w:rPr>
          <w:rFonts w:ascii="TH SarabunPSK" w:hAnsi="TH SarabunPSK" w:cs="TH SarabunPSK" w:hint="cs"/>
          <w:cs/>
          <w:lang w:val="th-TH"/>
        </w:rPr>
        <w:t>ร่วมกับคณะวิศวกรรมศาสตร์ มหาวิทยาลัยเกษตรศาสตร์</w:t>
      </w:r>
      <w:r w:rsidRPr="00B60D70">
        <w:rPr>
          <w:rFonts w:ascii="TH SarabunPSK" w:hAnsi="TH SarabunPSK" w:cs="TH SarabunPSK" w:hint="cs"/>
          <w:cs/>
        </w:rPr>
        <w:t>.</w:t>
      </w:r>
    </w:p>
    <w:p w14:paraId="136722FD" w14:textId="2A4938B9" w:rsidR="00D71DDC" w:rsidRPr="00B60D70" w:rsidRDefault="00D71DDC" w:rsidP="00D71DDC">
      <w:pPr>
        <w:rPr>
          <w:rFonts w:ascii="TH SarabunPSK" w:hAnsi="TH SarabunPSK" w:cs="TH SarabunPSK"/>
          <w:b/>
          <w:bCs/>
        </w:rPr>
      </w:pPr>
      <w:r w:rsidRPr="00B60D70">
        <w:rPr>
          <w:rFonts w:ascii="TH SarabunPSK" w:hAnsi="TH SarabunPSK" w:cs="TH SarabunPSK" w:hint="cs"/>
          <w:b/>
          <w:bCs/>
          <w:cs/>
        </w:rPr>
        <w:t>3</w:t>
      </w:r>
      <w:r w:rsidRPr="00B60D70">
        <w:rPr>
          <w:rFonts w:ascii="TH SarabunPSK" w:hAnsi="TH SarabunPSK" w:cs="TH SarabunPSK" w:hint="cs"/>
          <w:b/>
          <w:bCs/>
        </w:rPr>
        <w:t xml:space="preserve">. </w:t>
      </w:r>
      <w:r w:rsidRPr="00B60D70">
        <w:rPr>
          <w:rFonts w:ascii="TH SarabunPSK" w:hAnsi="TH SarabunPSK" w:cs="TH SarabunPSK" w:hint="cs"/>
          <w:b/>
          <w:bCs/>
          <w:cs/>
          <w:lang w:val="th-TH"/>
        </w:rPr>
        <w:t>ภาระงาน</w:t>
      </w:r>
    </w:p>
    <w:p w14:paraId="4C233473" w14:textId="130BFCC8" w:rsidR="009E6917" w:rsidRPr="00B60D70" w:rsidRDefault="00D71DDC" w:rsidP="00903853">
      <w:pPr>
        <w:rPr>
          <w:rFonts w:ascii="TH SarabunPSK" w:hAnsi="TH SarabunPSK" w:cs="TH SarabunPSK"/>
          <w:b/>
          <w:bCs/>
        </w:rPr>
      </w:pPr>
      <w:r w:rsidRPr="00B60D70">
        <w:rPr>
          <w:rFonts w:ascii="TH SarabunPSK" w:hAnsi="TH SarabunPSK" w:cs="TH SarabunPSK" w:hint="cs"/>
          <w:b/>
          <w:bCs/>
          <w:cs/>
        </w:rPr>
        <w:t>3.1</w:t>
      </w:r>
      <w:r w:rsidR="00903853" w:rsidRPr="00B60D70">
        <w:rPr>
          <w:rFonts w:ascii="TH SarabunPSK" w:hAnsi="TH SarabunPSK" w:cs="TH SarabunPSK" w:hint="cs"/>
          <w:b/>
          <w:bCs/>
        </w:rPr>
        <w:t xml:space="preserve">. </w:t>
      </w:r>
      <w:r w:rsidR="00903853" w:rsidRPr="00B60D70">
        <w:rPr>
          <w:rFonts w:ascii="TH SarabunPSK" w:hAnsi="TH SarabunPSK" w:cs="TH SarabunPSK" w:hint="cs"/>
          <w:b/>
          <w:bCs/>
          <w:cs/>
          <w:lang w:val="th-TH"/>
        </w:rPr>
        <w:t>ภาระงานในปัจจุบัน</w:t>
      </w:r>
    </w:p>
    <w:tbl>
      <w:tblPr>
        <w:tblStyle w:val="af6"/>
        <w:tblW w:w="5000" w:type="pct"/>
        <w:tblLook w:val="04A0" w:firstRow="1" w:lastRow="0" w:firstColumn="1" w:lastColumn="0" w:noHBand="0" w:noVBand="1"/>
      </w:tblPr>
      <w:tblGrid>
        <w:gridCol w:w="1482"/>
        <w:gridCol w:w="3502"/>
        <w:gridCol w:w="1273"/>
        <w:gridCol w:w="2759"/>
      </w:tblGrid>
      <w:tr w:rsidR="00B60D70" w:rsidRPr="00B60D70" w14:paraId="7DA365D3" w14:textId="77777777">
        <w:tc>
          <w:tcPr>
            <w:tcW w:w="822" w:type="pct"/>
            <w:shd w:val="clear" w:color="auto" w:fill="F2F2F2" w:themeFill="background1" w:themeFillShade="F2"/>
          </w:tcPr>
          <w:p w14:paraId="7D9FED53" w14:textId="77777777" w:rsidR="009E6917" w:rsidRPr="00B60D70" w:rsidRDefault="00D756E0" w:rsidP="00592146">
            <w:pPr>
              <w:rPr>
                <w:rFonts w:ascii="TH SarabunPSK" w:hAnsi="TH SarabunPSK" w:cs="TH SarabunPSK"/>
                <w:b/>
                <w:bCs/>
                <w:sz w:val="28"/>
                <w:szCs w:val="28"/>
                <w:cs/>
              </w:rPr>
            </w:pPr>
            <w:r w:rsidRPr="00B60D70">
              <w:rPr>
                <w:rFonts w:ascii="TH SarabunPSK" w:hAnsi="TH SarabunPSK" w:cs="TH SarabunPSK" w:hint="cs"/>
                <w:b/>
                <w:bCs/>
                <w:sz w:val="28"/>
                <w:szCs w:val="28"/>
                <w:cs/>
                <w:lang w:val="th-TH"/>
              </w:rPr>
              <w:t>รหัสวิชา</w:t>
            </w:r>
          </w:p>
        </w:tc>
        <w:tc>
          <w:tcPr>
            <w:tcW w:w="1942" w:type="pct"/>
            <w:shd w:val="clear" w:color="auto" w:fill="F2F2F2" w:themeFill="background1" w:themeFillShade="F2"/>
          </w:tcPr>
          <w:p w14:paraId="7B608947" w14:textId="77777777" w:rsidR="009E6917" w:rsidRPr="00B60D70" w:rsidRDefault="00D756E0" w:rsidP="00592146">
            <w:pPr>
              <w:rPr>
                <w:rFonts w:ascii="TH SarabunPSK" w:hAnsi="TH SarabunPSK" w:cs="TH SarabunPSK"/>
                <w:b/>
                <w:bCs/>
                <w:sz w:val="28"/>
                <w:szCs w:val="28"/>
              </w:rPr>
            </w:pPr>
            <w:r w:rsidRPr="00B60D70">
              <w:rPr>
                <w:rFonts w:ascii="TH SarabunPSK" w:hAnsi="TH SarabunPSK" w:cs="TH SarabunPSK" w:hint="cs"/>
                <w:b/>
                <w:bCs/>
                <w:sz w:val="28"/>
                <w:szCs w:val="28"/>
                <w:cs/>
                <w:lang w:val="th-TH"/>
              </w:rPr>
              <w:t>ชื่อวิชา</w:t>
            </w:r>
          </w:p>
        </w:tc>
        <w:tc>
          <w:tcPr>
            <w:tcW w:w="706" w:type="pct"/>
            <w:shd w:val="clear" w:color="auto" w:fill="F2F2F2" w:themeFill="background1" w:themeFillShade="F2"/>
          </w:tcPr>
          <w:p w14:paraId="417F5A03" w14:textId="77777777" w:rsidR="009E6917" w:rsidRPr="00B60D70" w:rsidRDefault="00D756E0" w:rsidP="00903853">
            <w:pPr>
              <w:jc w:val="center"/>
              <w:rPr>
                <w:rFonts w:ascii="TH SarabunPSK" w:hAnsi="TH SarabunPSK" w:cs="TH SarabunPSK"/>
                <w:b/>
                <w:bCs/>
                <w:sz w:val="28"/>
                <w:szCs w:val="28"/>
              </w:rPr>
            </w:pPr>
            <w:r w:rsidRPr="00B60D70">
              <w:rPr>
                <w:rFonts w:ascii="TH SarabunPSK" w:hAnsi="TH SarabunPSK" w:cs="TH SarabunPSK" w:hint="cs"/>
                <w:b/>
                <w:bCs/>
                <w:sz w:val="28"/>
                <w:szCs w:val="28"/>
                <w:cs/>
                <w:lang w:val="th-TH"/>
              </w:rPr>
              <w:t>หน่วยกิต</w:t>
            </w:r>
          </w:p>
        </w:tc>
        <w:tc>
          <w:tcPr>
            <w:tcW w:w="1530" w:type="pct"/>
            <w:shd w:val="clear" w:color="auto" w:fill="F2F2F2" w:themeFill="background1" w:themeFillShade="F2"/>
          </w:tcPr>
          <w:p w14:paraId="4DACEA40" w14:textId="05C9BA99" w:rsidR="009E6917" w:rsidRPr="00B60D70" w:rsidRDefault="00D756E0" w:rsidP="00903853">
            <w:pPr>
              <w:jc w:val="center"/>
              <w:rPr>
                <w:rFonts w:ascii="TH SarabunPSK" w:hAnsi="TH SarabunPSK" w:cs="TH SarabunPSK"/>
                <w:b/>
                <w:bCs/>
                <w:sz w:val="28"/>
                <w:szCs w:val="28"/>
              </w:rPr>
            </w:pPr>
            <w:r w:rsidRPr="00B60D70">
              <w:rPr>
                <w:rFonts w:ascii="TH SarabunPSK" w:hAnsi="TH SarabunPSK" w:cs="TH SarabunPSK" w:hint="cs"/>
                <w:b/>
                <w:bCs/>
                <w:sz w:val="28"/>
                <w:szCs w:val="28"/>
                <w:cs/>
                <w:lang w:val="th-TH"/>
              </w:rPr>
              <w:t>ชั่วโมงภาระงาน</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ปีการศึกษา</w:t>
            </w:r>
          </w:p>
        </w:tc>
      </w:tr>
      <w:tr w:rsidR="00B60D70" w:rsidRPr="00B60D70" w14:paraId="329C3ACB" w14:textId="77777777">
        <w:tc>
          <w:tcPr>
            <w:tcW w:w="822" w:type="pct"/>
          </w:tcPr>
          <w:p w14:paraId="008641EC" w14:textId="26B37658"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111</w:t>
            </w:r>
          </w:p>
        </w:tc>
        <w:tc>
          <w:tcPr>
            <w:tcW w:w="1942" w:type="pct"/>
          </w:tcPr>
          <w:p w14:paraId="247CDF09" w14:textId="019B6C9D" w:rsidR="009E6917" w:rsidRPr="00B60D70" w:rsidRDefault="00D756E0" w:rsidP="001C6BDB">
            <w:pPr>
              <w:jc w:val="left"/>
              <w:rPr>
                <w:rFonts w:ascii="TH SarabunPSK" w:hAnsi="TH SarabunPSK" w:cs="TH SarabunPSK"/>
                <w:sz w:val="28"/>
                <w:szCs w:val="28"/>
              </w:rPr>
            </w:pPr>
            <w:r w:rsidRPr="00B60D70">
              <w:rPr>
                <w:rFonts w:ascii="TH SarabunPSK" w:hAnsi="TH SarabunPSK" w:cs="TH SarabunPSK" w:hint="cs"/>
                <w:sz w:val="28"/>
                <w:szCs w:val="28"/>
              </w:rPr>
              <w:t>Civil Engineering Drawing I</w:t>
            </w:r>
          </w:p>
        </w:tc>
        <w:tc>
          <w:tcPr>
            <w:tcW w:w="706" w:type="pct"/>
          </w:tcPr>
          <w:p w14:paraId="65851284"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3 (1-4-6)</w:t>
            </w:r>
          </w:p>
        </w:tc>
        <w:tc>
          <w:tcPr>
            <w:tcW w:w="1530" w:type="pct"/>
          </w:tcPr>
          <w:p w14:paraId="3D243F46"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 xml:space="preserve">75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2BD70A11" w14:textId="77777777">
        <w:tc>
          <w:tcPr>
            <w:tcW w:w="822" w:type="pct"/>
          </w:tcPr>
          <w:p w14:paraId="2E8859D6" w14:textId="36B89E87"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252</w:t>
            </w:r>
          </w:p>
        </w:tc>
        <w:tc>
          <w:tcPr>
            <w:tcW w:w="1942" w:type="pct"/>
          </w:tcPr>
          <w:p w14:paraId="3AB5785E" w14:textId="701ED4F0" w:rsidR="009E6917" w:rsidRPr="00B60D70" w:rsidRDefault="00D756E0" w:rsidP="001C6BDB">
            <w:pPr>
              <w:jc w:val="left"/>
              <w:rPr>
                <w:rFonts w:ascii="TH SarabunPSK" w:hAnsi="TH SarabunPSK" w:cs="TH SarabunPSK"/>
                <w:sz w:val="28"/>
                <w:szCs w:val="28"/>
              </w:rPr>
            </w:pPr>
            <w:r w:rsidRPr="00B60D70">
              <w:rPr>
                <w:rFonts w:ascii="TH SarabunPSK" w:hAnsi="TH SarabunPSK" w:cs="TH SarabunPSK" w:hint="cs"/>
                <w:sz w:val="28"/>
                <w:szCs w:val="28"/>
              </w:rPr>
              <w:t>Surveying Practices</w:t>
            </w:r>
          </w:p>
        </w:tc>
        <w:tc>
          <w:tcPr>
            <w:tcW w:w="706" w:type="pct"/>
          </w:tcPr>
          <w:p w14:paraId="5ED7879C"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1 (0-3-6)</w:t>
            </w:r>
          </w:p>
        </w:tc>
        <w:tc>
          <w:tcPr>
            <w:tcW w:w="1530" w:type="pct"/>
          </w:tcPr>
          <w:p w14:paraId="0D7A673B" w14:textId="77777777" w:rsidR="009E6917" w:rsidRPr="00B60D70" w:rsidRDefault="009E6917" w:rsidP="00903853">
            <w:pPr>
              <w:jc w:val="center"/>
              <w:rPr>
                <w:rFonts w:ascii="TH SarabunPSK" w:hAnsi="TH SarabunPSK" w:cs="TH SarabunPSK"/>
                <w:sz w:val="28"/>
                <w:szCs w:val="28"/>
              </w:rPr>
            </w:pPr>
          </w:p>
        </w:tc>
      </w:tr>
      <w:tr w:rsidR="00B60D70" w:rsidRPr="00B60D70" w14:paraId="6511E5F4" w14:textId="77777777">
        <w:tc>
          <w:tcPr>
            <w:tcW w:w="822" w:type="pct"/>
          </w:tcPr>
          <w:p w14:paraId="73A9FA86" w14:textId="01248B8D"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242</w:t>
            </w:r>
          </w:p>
        </w:tc>
        <w:tc>
          <w:tcPr>
            <w:tcW w:w="1942" w:type="pct"/>
          </w:tcPr>
          <w:p w14:paraId="33B957D9" w14:textId="35E94CDB" w:rsidR="009E6917" w:rsidRPr="00B60D70" w:rsidRDefault="00D756E0" w:rsidP="001C6BDB">
            <w:pPr>
              <w:jc w:val="left"/>
              <w:rPr>
                <w:rFonts w:ascii="TH SarabunPSK" w:hAnsi="TH SarabunPSK" w:cs="TH SarabunPSK"/>
                <w:sz w:val="28"/>
                <w:szCs w:val="28"/>
              </w:rPr>
            </w:pPr>
            <w:r w:rsidRPr="00B60D70">
              <w:rPr>
                <w:rFonts w:ascii="TH SarabunPSK" w:hAnsi="TH SarabunPSK" w:cs="TH SarabunPSK" w:hint="cs"/>
                <w:sz w:val="28"/>
                <w:szCs w:val="28"/>
              </w:rPr>
              <w:t>Soil Mechanics Laboratory</w:t>
            </w:r>
          </w:p>
        </w:tc>
        <w:tc>
          <w:tcPr>
            <w:tcW w:w="706" w:type="pct"/>
          </w:tcPr>
          <w:p w14:paraId="686BDEEB"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1 (0-3-6)</w:t>
            </w:r>
          </w:p>
        </w:tc>
        <w:tc>
          <w:tcPr>
            <w:tcW w:w="1530" w:type="pct"/>
          </w:tcPr>
          <w:p w14:paraId="0D53DB54"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 xml:space="preserve">45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6274142D" w14:textId="77777777">
        <w:tc>
          <w:tcPr>
            <w:tcW w:w="822" w:type="pct"/>
          </w:tcPr>
          <w:p w14:paraId="7AAFA392" w14:textId="0F6B0086"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471</w:t>
            </w:r>
          </w:p>
        </w:tc>
        <w:tc>
          <w:tcPr>
            <w:tcW w:w="1942" w:type="pct"/>
          </w:tcPr>
          <w:p w14:paraId="3CF91BCA" w14:textId="033375B6" w:rsidR="009E6917" w:rsidRPr="00B60D70" w:rsidRDefault="00D756E0" w:rsidP="001C6BDB">
            <w:pPr>
              <w:jc w:val="left"/>
              <w:rPr>
                <w:rFonts w:ascii="TH SarabunPSK" w:hAnsi="TH SarabunPSK" w:cs="TH SarabunPSK"/>
                <w:sz w:val="28"/>
                <w:szCs w:val="28"/>
              </w:rPr>
            </w:pPr>
            <w:r w:rsidRPr="00B60D70">
              <w:rPr>
                <w:rFonts w:ascii="TH SarabunPSK" w:hAnsi="TH SarabunPSK" w:cs="TH SarabunPSK" w:hint="cs"/>
                <w:sz w:val="28"/>
                <w:szCs w:val="28"/>
              </w:rPr>
              <w:t>Civil Technology Education Project Proposal</w:t>
            </w:r>
          </w:p>
        </w:tc>
        <w:tc>
          <w:tcPr>
            <w:tcW w:w="706" w:type="pct"/>
          </w:tcPr>
          <w:p w14:paraId="3BABF2A5"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1 (0-2-2)</w:t>
            </w:r>
          </w:p>
        </w:tc>
        <w:tc>
          <w:tcPr>
            <w:tcW w:w="1530" w:type="pct"/>
          </w:tcPr>
          <w:p w14:paraId="4E886AC0"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5C65A458" w14:textId="77777777">
        <w:tc>
          <w:tcPr>
            <w:tcW w:w="822" w:type="pct"/>
          </w:tcPr>
          <w:p w14:paraId="1A36E6AE" w14:textId="710CD167"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472</w:t>
            </w:r>
          </w:p>
        </w:tc>
        <w:tc>
          <w:tcPr>
            <w:tcW w:w="1942" w:type="pct"/>
          </w:tcPr>
          <w:p w14:paraId="71C8C740" w14:textId="327E155F" w:rsidR="009E6917" w:rsidRPr="00B60D70" w:rsidRDefault="00D756E0" w:rsidP="001C6BDB">
            <w:pPr>
              <w:jc w:val="left"/>
              <w:rPr>
                <w:rFonts w:ascii="TH SarabunPSK" w:hAnsi="TH SarabunPSK" w:cs="TH SarabunPSK"/>
                <w:sz w:val="28"/>
                <w:szCs w:val="28"/>
              </w:rPr>
            </w:pPr>
            <w:r w:rsidRPr="00B60D70">
              <w:rPr>
                <w:rFonts w:ascii="TH SarabunPSK" w:hAnsi="TH SarabunPSK" w:cs="TH SarabunPSK" w:hint="cs"/>
                <w:sz w:val="28"/>
                <w:szCs w:val="28"/>
              </w:rPr>
              <w:t>Civil Technology Education Research Project</w:t>
            </w:r>
          </w:p>
        </w:tc>
        <w:tc>
          <w:tcPr>
            <w:tcW w:w="706" w:type="pct"/>
          </w:tcPr>
          <w:p w14:paraId="3E90E4ED"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3 (0-6-2)</w:t>
            </w:r>
          </w:p>
        </w:tc>
        <w:tc>
          <w:tcPr>
            <w:tcW w:w="1530" w:type="pct"/>
          </w:tcPr>
          <w:p w14:paraId="57AB298B"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7088AEC7" w14:textId="77777777">
        <w:tc>
          <w:tcPr>
            <w:tcW w:w="822" w:type="pct"/>
          </w:tcPr>
          <w:p w14:paraId="425E9E8F" w14:textId="53F16149"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361</w:t>
            </w:r>
          </w:p>
        </w:tc>
        <w:tc>
          <w:tcPr>
            <w:tcW w:w="1942" w:type="pct"/>
          </w:tcPr>
          <w:p w14:paraId="63D16A4E" w14:textId="5A9E7871" w:rsidR="009E6917" w:rsidRPr="00B60D70" w:rsidRDefault="00D756E0" w:rsidP="001C6BDB">
            <w:pPr>
              <w:jc w:val="left"/>
              <w:rPr>
                <w:rFonts w:ascii="TH SarabunPSK" w:hAnsi="TH SarabunPSK" w:cs="TH SarabunPSK"/>
                <w:sz w:val="28"/>
                <w:szCs w:val="28"/>
              </w:rPr>
            </w:pPr>
            <w:r w:rsidRPr="00B60D70">
              <w:rPr>
                <w:rFonts w:ascii="TH SarabunPSK" w:hAnsi="TH SarabunPSK" w:cs="TH SarabunPSK" w:hint="cs"/>
                <w:sz w:val="28"/>
                <w:szCs w:val="28"/>
              </w:rPr>
              <w:t>Construction Estimating and Specification</w:t>
            </w:r>
          </w:p>
        </w:tc>
        <w:tc>
          <w:tcPr>
            <w:tcW w:w="706" w:type="pct"/>
          </w:tcPr>
          <w:p w14:paraId="73E82AAB"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3 (2-2-6)</w:t>
            </w:r>
          </w:p>
        </w:tc>
        <w:tc>
          <w:tcPr>
            <w:tcW w:w="1530" w:type="pct"/>
          </w:tcPr>
          <w:p w14:paraId="2CB9D763" w14:textId="77777777" w:rsidR="009E6917" w:rsidRPr="00B60D70" w:rsidRDefault="009E6917" w:rsidP="00903853">
            <w:pPr>
              <w:jc w:val="center"/>
              <w:rPr>
                <w:rFonts w:ascii="TH SarabunPSK" w:hAnsi="TH SarabunPSK" w:cs="TH SarabunPSK"/>
                <w:sz w:val="28"/>
                <w:szCs w:val="28"/>
              </w:rPr>
            </w:pPr>
          </w:p>
        </w:tc>
      </w:tr>
      <w:tr w:rsidR="00B60D70" w:rsidRPr="00B60D70" w14:paraId="02AB7C9A" w14:textId="77777777">
        <w:tc>
          <w:tcPr>
            <w:tcW w:w="822" w:type="pct"/>
          </w:tcPr>
          <w:p w14:paraId="46A602E0" w14:textId="787273DB"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lastRenderedPageBreak/>
              <w:t xml:space="preserve">CTE </w:t>
            </w:r>
            <w:r w:rsidR="00D756E0" w:rsidRPr="00B60D70">
              <w:rPr>
                <w:rFonts w:ascii="TH SarabunPSK" w:hAnsi="TH SarabunPSK" w:cs="TH SarabunPSK" w:hint="cs"/>
                <w:sz w:val="28"/>
                <w:szCs w:val="28"/>
              </w:rPr>
              <w:t>591</w:t>
            </w:r>
          </w:p>
        </w:tc>
        <w:tc>
          <w:tcPr>
            <w:tcW w:w="1942" w:type="pct"/>
          </w:tcPr>
          <w:p w14:paraId="6596F5C9" w14:textId="77777777" w:rsidR="009E6917" w:rsidRPr="00B60D70" w:rsidRDefault="00D756E0" w:rsidP="001C6BDB">
            <w:pPr>
              <w:jc w:val="left"/>
              <w:rPr>
                <w:rFonts w:ascii="TH SarabunPSK" w:hAnsi="TH SarabunPSK" w:cs="TH SarabunPSK"/>
                <w:sz w:val="28"/>
                <w:szCs w:val="28"/>
              </w:rPr>
            </w:pPr>
            <w:r w:rsidRPr="00B60D70">
              <w:rPr>
                <w:rFonts w:ascii="TH SarabunPSK" w:hAnsi="TH SarabunPSK" w:cs="TH SarabunPSK" w:hint="cs"/>
                <w:sz w:val="28"/>
                <w:szCs w:val="28"/>
              </w:rPr>
              <w:t>Teacher Professional Internship I</w:t>
            </w:r>
          </w:p>
        </w:tc>
        <w:tc>
          <w:tcPr>
            <w:tcW w:w="706" w:type="pct"/>
          </w:tcPr>
          <w:p w14:paraId="6B601EDF"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6 (0-18-12)</w:t>
            </w:r>
          </w:p>
        </w:tc>
        <w:tc>
          <w:tcPr>
            <w:tcW w:w="1530" w:type="pct"/>
          </w:tcPr>
          <w:p w14:paraId="618D3EB4"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5DFE9E51" w14:textId="77777777">
        <w:tc>
          <w:tcPr>
            <w:tcW w:w="822" w:type="pct"/>
          </w:tcPr>
          <w:p w14:paraId="07D7C111" w14:textId="24B24CEF"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592</w:t>
            </w:r>
          </w:p>
        </w:tc>
        <w:tc>
          <w:tcPr>
            <w:tcW w:w="1942" w:type="pct"/>
          </w:tcPr>
          <w:p w14:paraId="25910874" w14:textId="0E39168E" w:rsidR="009E6917" w:rsidRPr="00B60D70" w:rsidRDefault="00D756E0" w:rsidP="001C6BDB">
            <w:pPr>
              <w:jc w:val="left"/>
              <w:rPr>
                <w:rFonts w:ascii="TH SarabunPSK" w:hAnsi="TH SarabunPSK" w:cs="TH SarabunPSK"/>
                <w:sz w:val="28"/>
                <w:szCs w:val="28"/>
              </w:rPr>
            </w:pPr>
            <w:r w:rsidRPr="00B60D70">
              <w:rPr>
                <w:rFonts w:ascii="TH SarabunPSK" w:hAnsi="TH SarabunPSK" w:cs="TH SarabunPSK" w:hint="cs"/>
                <w:sz w:val="28"/>
                <w:szCs w:val="28"/>
              </w:rPr>
              <w:t>Teacher Professional Internship II</w:t>
            </w:r>
          </w:p>
        </w:tc>
        <w:tc>
          <w:tcPr>
            <w:tcW w:w="706" w:type="pct"/>
          </w:tcPr>
          <w:p w14:paraId="47FE1764"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6 (0-18-12)</w:t>
            </w:r>
          </w:p>
        </w:tc>
        <w:tc>
          <w:tcPr>
            <w:tcW w:w="1530" w:type="pct"/>
          </w:tcPr>
          <w:p w14:paraId="79D43B94"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55EDA226" w14:textId="77777777">
        <w:tc>
          <w:tcPr>
            <w:tcW w:w="822" w:type="pct"/>
          </w:tcPr>
          <w:p w14:paraId="0C0C6584" w14:textId="59CDE914"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329</w:t>
            </w:r>
          </w:p>
        </w:tc>
        <w:tc>
          <w:tcPr>
            <w:tcW w:w="1942" w:type="pct"/>
          </w:tcPr>
          <w:p w14:paraId="40D419FC" w14:textId="3BFEA962" w:rsidR="009E6917" w:rsidRPr="00B60D70" w:rsidRDefault="00D756E0" w:rsidP="001C6BDB">
            <w:pPr>
              <w:jc w:val="left"/>
              <w:rPr>
                <w:rFonts w:ascii="TH SarabunPSK" w:hAnsi="TH SarabunPSK" w:cs="TH SarabunPSK"/>
                <w:sz w:val="28"/>
                <w:szCs w:val="28"/>
              </w:rPr>
            </w:pPr>
            <w:r w:rsidRPr="00B60D70">
              <w:rPr>
                <w:rFonts w:ascii="TH SarabunPSK" w:hAnsi="TH SarabunPSK" w:cs="TH SarabunPSK" w:hint="cs"/>
                <w:sz w:val="28"/>
                <w:szCs w:val="28"/>
              </w:rPr>
              <w:t>Reinforced Concrete Design</w:t>
            </w:r>
          </w:p>
        </w:tc>
        <w:tc>
          <w:tcPr>
            <w:tcW w:w="706" w:type="pct"/>
          </w:tcPr>
          <w:p w14:paraId="23F5B203"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4 (3-3-6)</w:t>
            </w:r>
          </w:p>
        </w:tc>
        <w:tc>
          <w:tcPr>
            <w:tcW w:w="1530" w:type="pct"/>
          </w:tcPr>
          <w:p w14:paraId="23BAF249" w14:textId="77777777" w:rsidR="009E6917" w:rsidRPr="00B60D70" w:rsidRDefault="009E6917" w:rsidP="00903853">
            <w:pPr>
              <w:jc w:val="center"/>
              <w:rPr>
                <w:rFonts w:ascii="TH SarabunPSK" w:hAnsi="TH SarabunPSK" w:cs="TH SarabunPSK"/>
                <w:sz w:val="28"/>
                <w:szCs w:val="28"/>
              </w:rPr>
            </w:pPr>
          </w:p>
        </w:tc>
      </w:tr>
      <w:tr w:rsidR="00B60D70" w:rsidRPr="00B60D70" w14:paraId="4FF46996" w14:textId="77777777">
        <w:tc>
          <w:tcPr>
            <w:tcW w:w="822" w:type="pct"/>
          </w:tcPr>
          <w:p w14:paraId="18727E86" w14:textId="20DCE37C"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380</w:t>
            </w:r>
          </w:p>
        </w:tc>
        <w:tc>
          <w:tcPr>
            <w:tcW w:w="1942" w:type="pct"/>
          </w:tcPr>
          <w:p w14:paraId="0F1D8021" w14:textId="3BC81DC8"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Field Experience in Civil Engineering</w:t>
            </w:r>
          </w:p>
        </w:tc>
        <w:tc>
          <w:tcPr>
            <w:tcW w:w="706" w:type="pct"/>
          </w:tcPr>
          <w:p w14:paraId="79C92337"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2 (S/U)</w:t>
            </w:r>
          </w:p>
        </w:tc>
        <w:tc>
          <w:tcPr>
            <w:tcW w:w="1530" w:type="pct"/>
          </w:tcPr>
          <w:p w14:paraId="3458DBC8" w14:textId="77777777" w:rsidR="009E6917" w:rsidRPr="00B60D70" w:rsidRDefault="009E6917" w:rsidP="00903853">
            <w:pPr>
              <w:jc w:val="center"/>
              <w:rPr>
                <w:rFonts w:ascii="TH SarabunPSK" w:hAnsi="TH SarabunPSK" w:cs="TH SarabunPSK"/>
                <w:sz w:val="28"/>
                <w:szCs w:val="28"/>
              </w:rPr>
            </w:pPr>
          </w:p>
        </w:tc>
      </w:tr>
      <w:tr w:rsidR="009E6917" w:rsidRPr="00B60D70" w14:paraId="54F01E88" w14:textId="77777777">
        <w:tc>
          <w:tcPr>
            <w:tcW w:w="822" w:type="pct"/>
          </w:tcPr>
          <w:p w14:paraId="6E8388D7" w14:textId="28A58463" w:rsidR="009E6917" w:rsidRPr="00B60D70" w:rsidRDefault="00B91175" w:rsidP="00592146">
            <w:pPr>
              <w:rPr>
                <w:rFonts w:ascii="TH SarabunPSK" w:hAnsi="TH SarabunPSK" w:cs="TH SarabunPSK"/>
                <w:sz w:val="28"/>
                <w:szCs w:val="28"/>
              </w:rPr>
            </w:pPr>
            <w:r w:rsidRPr="00B60D70">
              <w:rPr>
                <w:rFonts w:ascii="TH SarabunPSK" w:hAnsi="TH SarabunPSK" w:cs="TH SarabunPSK" w:hint="cs"/>
                <w:sz w:val="28"/>
                <w:szCs w:val="28"/>
              </w:rPr>
              <w:t xml:space="preserve">CTE </w:t>
            </w:r>
            <w:r w:rsidR="00D756E0" w:rsidRPr="00B60D70">
              <w:rPr>
                <w:rFonts w:ascii="TH SarabunPSK" w:hAnsi="TH SarabunPSK" w:cs="TH SarabunPSK" w:hint="cs"/>
                <w:sz w:val="28"/>
                <w:szCs w:val="28"/>
              </w:rPr>
              <w:t>408</w:t>
            </w:r>
          </w:p>
        </w:tc>
        <w:tc>
          <w:tcPr>
            <w:tcW w:w="1942" w:type="pct"/>
          </w:tcPr>
          <w:p w14:paraId="05FD310F" w14:textId="221A8E93"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Development of a Teacher Experience for Civil Engineer Teacher</w:t>
            </w:r>
          </w:p>
        </w:tc>
        <w:tc>
          <w:tcPr>
            <w:tcW w:w="706" w:type="pct"/>
          </w:tcPr>
          <w:p w14:paraId="5D4FBC1A"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rPr>
              <w:t>3 (0-6-6)</w:t>
            </w:r>
          </w:p>
        </w:tc>
        <w:tc>
          <w:tcPr>
            <w:tcW w:w="1530" w:type="pct"/>
          </w:tcPr>
          <w:p w14:paraId="56F01F5D" w14:textId="77777777" w:rsidR="009E6917" w:rsidRPr="00B60D70" w:rsidRDefault="00D756E0" w:rsidP="00903853">
            <w:pPr>
              <w:jc w:val="center"/>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bl>
    <w:p w14:paraId="11B264F0" w14:textId="77777777" w:rsidR="00461E86" w:rsidRPr="00B60D70" w:rsidRDefault="00461E86" w:rsidP="00592146">
      <w:pPr>
        <w:rPr>
          <w:rFonts w:ascii="TH SarabunPSK" w:hAnsi="TH SarabunPSK" w:cs="TH SarabunPSK"/>
          <w:b/>
          <w:bCs/>
          <w:lang w:val="th-TH"/>
        </w:rPr>
      </w:pPr>
    </w:p>
    <w:p w14:paraId="7C4351AB" w14:textId="77777777" w:rsidR="00066AE9" w:rsidRPr="00B60D70" w:rsidRDefault="00066AE9" w:rsidP="00066AE9">
      <w:pPr>
        <w:spacing w:before="120"/>
        <w:ind w:right="26"/>
        <w:jc w:val="left"/>
        <w:rPr>
          <w:rFonts w:ascii="TH SarabunPSK" w:hAnsi="TH SarabunPSK" w:cs="TH SarabunPSK"/>
          <w:b/>
          <w:bCs/>
        </w:rPr>
      </w:pPr>
      <w:r w:rsidRPr="00B60D70">
        <w:rPr>
          <w:rFonts w:ascii="TH SarabunPSK" w:hAnsi="TH SarabunPSK" w:cs="TH SarabunPSK" w:hint="cs"/>
          <w:b/>
          <w:bCs/>
        </w:rPr>
        <w:t>3.2</w:t>
      </w:r>
      <w:r w:rsidRPr="00B60D70">
        <w:rPr>
          <w:rFonts w:ascii="TH SarabunPSK" w:hAnsi="TH SarabunPSK" w:cs="TH SarabunPSK" w:hint="cs"/>
          <w:b/>
          <w:bCs/>
          <w:cs/>
        </w:rPr>
        <w:t>)</w:t>
      </w:r>
      <w:r w:rsidRPr="00B60D70">
        <w:rPr>
          <w:rFonts w:ascii="TH SarabunPSK" w:hAnsi="TH SarabunPSK" w:cs="TH SarabunPSK" w:hint="cs"/>
          <w:b/>
          <w:bCs/>
        </w:rPr>
        <w:t xml:space="preserve"> </w:t>
      </w:r>
      <w:r w:rsidRPr="00B60D70">
        <w:rPr>
          <w:rFonts w:ascii="TH SarabunPSK" w:hAnsi="TH SarabunPSK" w:cs="TH SarabunPSK" w:hint="cs"/>
          <w:b/>
          <w:bCs/>
          <w:cs/>
          <w:lang w:val="th-TH"/>
        </w:rPr>
        <w:t>ภาระงานในหลักสูตรนี้</w:t>
      </w:r>
    </w:p>
    <w:tbl>
      <w:tblPr>
        <w:tblStyle w:val="af6"/>
        <w:tblW w:w="5000" w:type="pct"/>
        <w:tblLook w:val="04A0" w:firstRow="1" w:lastRow="0" w:firstColumn="1" w:lastColumn="0" w:noHBand="0" w:noVBand="1"/>
      </w:tblPr>
      <w:tblGrid>
        <w:gridCol w:w="1508"/>
        <w:gridCol w:w="3541"/>
        <w:gridCol w:w="1287"/>
        <w:gridCol w:w="2680"/>
      </w:tblGrid>
      <w:tr w:rsidR="00B60D70" w:rsidRPr="00B60D70" w14:paraId="35897A96" w14:textId="77777777" w:rsidTr="00932286">
        <w:tc>
          <w:tcPr>
            <w:tcW w:w="836" w:type="pct"/>
            <w:shd w:val="clear" w:color="auto" w:fill="F2F2F2" w:themeFill="background1" w:themeFillShade="F2"/>
          </w:tcPr>
          <w:p w14:paraId="52A00A24" w14:textId="77777777" w:rsidR="00CB2F67" w:rsidRPr="00B60D70" w:rsidRDefault="00CB2F67" w:rsidP="00932286">
            <w:pPr>
              <w:ind w:right="26"/>
              <w:rPr>
                <w:rFonts w:ascii="TH SarabunPSK" w:hAnsi="TH SarabunPSK" w:cs="TH SarabunPSK"/>
                <w:b/>
                <w:bCs/>
                <w:sz w:val="28"/>
                <w:szCs w:val="28"/>
                <w:cs/>
              </w:rPr>
            </w:pPr>
            <w:r w:rsidRPr="00B60D70">
              <w:rPr>
                <w:rFonts w:ascii="TH SarabunPSK" w:hAnsi="TH SarabunPSK" w:cs="TH SarabunPSK" w:hint="cs"/>
                <w:b/>
                <w:bCs/>
                <w:sz w:val="28"/>
                <w:szCs w:val="28"/>
                <w:cs/>
                <w:lang w:val="th-TH"/>
              </w:rPr>
              <w:t>รหัสวิชา</w:t>
            </w:r>
          </w:p>
        </w:tc>
        <w:tc>
          <w:tcPr>
            <w:tcW w:w="1964" w:type="pct"/>
            <w:shd w:val="clear" w:color="auto" w:fill="F2F2F2" w:themeFill="background1" w:themeFillShade="F2"/>
          </w:tcPr>
          <w:p w14:paraId="60B1D5FA" w14:textId="77777777" w:rsidR="00CB2F67" w:rsidRPr="00B60D70" w:rsidRDefault="00CB2F67" w:rsidP="00932286">
            <w:pPr>
              <w:ind w:right="26"/>
              <w:rPr>
                <w:rFonts w:ascii="TH SarabunPSK" w:hAnsi="TH SarabunPSK" w:cs="TH SarabunPSK"/>
                <w:b/>
                <w:bCs/>
                <w:sz w:val="28"/>
                <w:szCs w:val="28"/>
              </w:rPr>
            </w:pPr>
            <w:r w:rsidRPr="00B60D70">
              <w:rPr>
                <w:rFonts w:ascii="TH SarabunPSK" w:hAnsi="TH SarabunPSK" w:cs="TH SarabunPSK" w:hint="cs"/>
                <w:b/>
                <w:bCs/>
                <w:sz w:val="28"/>
                <w:szCs w:val="28"/>
                <w:cs/>
                <w:lang w:val="th-TH"/>
              </w:rPr>
              <w:t>ชื่อวิชา</w:t>
            </w:r>
          </w:p>
        </w:tc>
        <w:tc>
          <w:tcPr>
            <w:tcW w:w="714" w:type="pct"/>
            <w:shd w:val="clear" w:color="auto" w:fill="F2F2F2" w:themeFill="background1" w:themeFillShade="F2"/>
          </w:tcPr>
          <w:p w14:paraId="216ABBED" w14:textId="77777777" w:rsidR="00CB2F67" w:rsidRPr="00B60D70" w:rsidRDefault="00CB2F67" w:rsidP="00932286">
            <w:pPr>
              <w:ind w:right="26"/>
              <w:rPr>
                <w:rFonts w:ascii="TH SarabunPSK" w:hAnsi="TH SarabunPSK" w:cs="TH SarabunPSK"/>
                <w:b/>
                <w:bCs/>
                <w:sz w:val="28"/>
                <w:szCs w:val="28"/>
              </w:rPr>
            </w:pPr>
            <w:r w:rsidRPr="00B60D70">
              <w:rPr>
                <w:rFonts w:ascii="TH SarabunPSK" w:hAnsi="TH SarabunPSK" w:cs="TH SarabunPSK" w:hint="cs"/>
                <w:b/>
                <w:bCs/>
                <w:sz w:val="28"/>
                <w:szCs w:val="28"/>
                <w:cs/>
                <w:lang w:val="th-TH"/>
              </w:rPr>
              <w:t>หน่วยกิต</w:t>
            </w:r>
          </w:p>
        </w:tc>
        <w:tc>
          <w:tcPr>
            <w:tcW w:w="1486" w:type="pct"/>
            <w:shd w:val="clear" w:color="auto" w:fill="F2F2F2" w:themeFill="background1" w:themeFillShade="F2"/>
          </w:tcPr>
          <w:p w14:paraId="16B8405A" w14:textId="77777777" w:rsidR="00CB2F67" w:rsidRPr="00B60D70" w:rsidRDefault="00CB2F67" w:rsidP="00932286">
            <w:pPr>
              <w:ind w:right="26"/>
              <w:rPr>
                <w:rFonts w:ascii="TH SarabunPSK" w:hAnsi="TH SarabunPSK" w:cs="TH SarabunPSK"/>
                <w:b/>
                <w:bCs/>
                <w:sz w:val="28"/>
                <w:szCs w:val="28"/>
              </w:rPr>
            </w:pPr>
            <w:r w:rsidRPr="00B60D70">
              <w:rPr>
                <w:rFonts w:ascii="TH SarabunPSK" w:hAnsi="TH SarabunPSK" w:cs="TH SarabunPSK" w:hint="cs"/>
                <w:b/>
                <w:bCs/>
                <w:sz w:val="28"/>
                <w:szCs w:val="28"/>
                <w:cs/>
                <w:lang w:val="th-TH"/>
              </w:rPr>
              <w:t>ชั่วโมงสอน</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 xml:space="preserve">ปีการศึกษา </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โดยประมาณ</w:t>
            </w:r>
            <w:r w:rsidRPr="00B60D70">
              <w:rPr>
                <w:rFonts w:ascii="TH SarabunPSK" w:hAnsi="TH SarabunPSK" w:cs="TH SarabunPSK" w:hint="cs"/>
                <w:b/>
                <w:bCs/>
                <w:sz w:val="28"/>
                <w:szCs w:val="28"/>
                <w:cs/>
              </w:rPr>
              <w:t>)</w:t>
            </w:r>
          </w:p>
        </w:tc>
      </w:tr>
      <w:tr w:rsidR="00B60D70" w:rsidRPr="00B60D70" w14:paraId="73DE0DF7" w14:textId="77777777" w:rsidTr="00932286">
        <w:tc>
          <w:tcPr>
            <w:tcW w:w="836" w:type="pct"/>
          </w:tcPr>
          <w:p w14:paraId="2E38D481" w14:textId="6CD5BD24" w:rsidR="00856F19" w:rsidRPr="00B60D70" w:rsidRDefault="00856F19" w:rsidP="00856F19">
            <w:pPr>
              <w:ind w:right="26"/>
              <w:rPr>
                <w:rFonts w:ascii="TH SarabunPSK" w:hAnsi="TH SarabunPSK" w:cs="TH SarabunPSK"/>
                <w:sz w:val="28"/>
                <w:szCs w:val="28"/>
              </w:rPr>
            </w:pPr>
            <w:r w:rsidRPr="00B60D70">
              <w:rPr>
                <w:rFonts w:ascii="TH SarabunPSK" w:hAnsi="TH SarabunPSK" w:cs="TH SarabunPSK" w:hint="cs"/>
                <w:sz w:val="28"/>
                <w:szCs w:val="28"/>
              </w:rPr>
              <w:t>CTE</w:t>
            </w:r>
            <w:r w:rsidR="00D458C7" w:rsidRPr="00B60D70">
              <w:rPr>
                <w:rFonts w:ascii="TH SarabunPSK" w:hAnsi="TH SarabunPSK" w:cs="TH SarabunPSK"/>
                <w:sz w:val="28"/>
                <w:szCs w:val="28"/>
              </w:rPr>
              <w:t xml:space="preserve"> </w:t>
            </w:r>
            <w:r w:rsidRPr="00B60D70">
              <w:rPr>
                <w:rFonts w:ascii="TH SarabunPSK" w:hAnsi="TH SarabunPSK" w:cs="TH SarabunPSK" w:hint="cs"/>
                <w:sz w:val="28"/>
                <w:szCs w:val="28"/>
              </w:rPr>
              <w:t>491</w:t>
            </w:r>
          </w:p>
        </w:tc>
        <w:tc>
          <w:tcPr>
            <w:tcW w:w="1964" w:type="pct"/>
          </w:tcPr>
          <w:p w14:paraId="54A0EC7E" w14:textId="77777777" w:rsidR="00856F19" w:rsidRPr="00B60D70" w:rsidRDefault="00856F19" w:rsidP="00856F19">
            <w:pPr>
              <w:ind w:right="26"/>
              <w:jc w:val="left"/>
              <w:rPr>
                <w:rFonts w:ascii="TH SarabunPSK" w:hAnsi="TH SarabunPSK" w:cs="TH SarabunPSK"/>
                <w:sz w:val="28"/>
                <w:szCs w:val="28"/>
              </w:rPr>
            </w:pPr>
            <w:r w:rsidRPr="00B60D70">
              <w:rPr>
                <w:rFonts w:ascii="TH SarabunPSK" w:hAnsi="TH SarabunPSK" w:cs="TH SarabunPSK"/>
                <w:sz w:val="28"/>
                <w:szCs w:val="28"/>
                <w:cs/>
                <w:lang w:val="th-TH"/>
              </w:rPr>
              <w:t>โครงงานทางครุศาสตร์โยธา 1</w:t>
            </w:r>
            <w:r w:rsidRPr="00B60D70">
              <w:rPr>
                <w:rFonts w:ascii="TH SarabunPSK" w:hAnsi="TH SarabunPSK" w:cs="TH SarabunPSK" w:hint="cs"/>
                <w:sz w:val="28"/>
                <w:szCs w:val="28"/>
                <w:cs/>
                <w:lang w:val="th-TH"/>
              </w:rPr>
              <w:t xml:space="preserve"> </w:t>
            </w:r>
          </w:p>
          <w:p w14:paraId="23B5C445" w14:textId="3C9D8C85" w:rsidR="00856F19" w:rsidRPr="00B60D70" w:rsidRDefault="00856F19" w:rsidP="00856F19">
            <w:pPr>
              <w:ind w:right="26"/>
              <w:jc w:val="left"/>
              <w:rPr>
                <w:rFonts w:ascii="TH SarabunPSK" w:hAnsi="TH SarabunPSK" w:cs="TH SarabunPSK"/>
                <w:sz w:val="28"/>
                <w:szCs w:val="28"/>
              </w:rPr>
            </w:pPr>
            <w:r w:rsidRPr="00B60D70">
              <w:rPr>
                <w:rFonts w:ascii="TH SarabunPSK" w:hAnsi="TH SarabunPSK" w:cs="TH SarabunPSK"/>
                <w:sz w:val="28"/>
                <w:szCs w:val="28"/>
                <w:cs/>
              </w:rPr>
              <w:t>(</w:t>
            </w:r>
            <w:r w:rsidRPr="00B60D70">
              <w:rPr>
                <w:rFonts w:ascii="TH SarabunPSK" w:hAnsi="TH SarabunPSK" w:cs="TH SarabunPSK"/>
                <w:sz w:val="28"/>
                <w:szCs w:val="28"/>
              </w:rPr>
              <w:t>Civil Technology Education Project I</w:t>
            </w:r>
            <w:r w:rsidRPr="00B60D70">
              <w:rPr>
                <w:rFonts w:ascii="TH SarabunPSK" w:hAnsi="TH SarabunPSK" w:cs="TH SarabunPSK"/>
                <w:sz w:val="28"/>
                <w:szCs w:val="28"/>
                <w:cs/>
              </w:rPr>
              <w:t>)</w:t>
            </w:r>
          </w:p>
        </w:tc>
        <w:tc>
          <w:tcPr>
            <w:tcW w:w="714" w:type="pct"/>
          </w:tcPr>
          <w:p w14:paraId="0F37461D" w14:textId="6B2FC53B" w:rsidR="00856F19" w:rsidRPr="00B60D70" w:rsidRDefault="00856F19" w:rsidP="00856F19">
            <w:pPr>
              <w:ind w:right="26"/>
              <w:rPr>
                <w:rFonts w:ascii="TH SarabunPSK" w:hAnsi="TH SarabunPSK" w:cs="TH SarabunPSK"/>
                <w:sz w:val="28"/>
                <w:szCs w:val="28"/>
              </w:rPr>
            </w:pPr>
            <w:r w:rsidRPr="00B60D70">
              <w:rPr>
                <w:rFonts w:ascii="TH SarabunPSK" w:hAnsi="TH SarabunPSK" w:cs="TH SarabunPSK" w:hint="cs"/>
                <w:sz w:val="28"/>
                <w:szCs w:val="28"/>
              </w:rPr>
              <w:t>1 (0-</w:t>
            </w:r>
            <w:r w:rsidR="005D0601" w:rsidRPr="00B60D70">
              <w:rPr>
                <w:rFonts w:ascii="TH SarabunPSK" w:hAnsi="TH SarabunPSK" w:cs="TH SarabunPSK"/>
                <w:sz w:val="28"/>
                <w:szCs w:val="28"/>
              </w:rPr>
              <w:t>3</w:t>
            </w:r>
            <w:r w:rsidR="005D0601" w:rsidRPr="00B60D70">
              <w:rPr>
                <w:rFonts w:ascii="TH SarabunPSK" w:hAnsi="TH SarabunPSK" w:cs="TH SarabunPSK" w:hint="cs"/>
                <w:sz w:val="28"/>
                <w:szCs w:val="28"/>
              </w:rPr>
              <w:t>-</w:t>
            </w:r>
            <w:r w:rsidR="005D0601"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6" w:type="pct"/>
          </w:tcPr>
          <w:p w14:paraId="56897F1B" w14:textId="2B6DEFD4" w:rsidR="00856F19" w:rsidRPr="00B60D70" w:rsidRDefault="00856F19" w:rsidP="00856F19">
            <w:pPr>
              <w:ind w:right="26"/>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569B5B16" w14:textId="77777777" w:rsidTr="00932286">
        <w:tc>
          <w:tcPr>
            <w:tcW w:w="836" w:type="pct"/>
          </w:tcPr>
          <w:p w14:paraId="28CAB0CC" w14:textId="5EC6018B" w:rsidR="00856F19" w:rsidRPr="00B60D70" w:rsidRDefault="00856F19" w:rsidP="00856F19">
            <w:pPr>
              <w:ind w:right="26"/>
              <w:rPr>
                <w:rFonts w:ascii="TH SarabunPSK" w:hAnsi="TH SarabunPSK" w:cs="TH SarabunPSK"/>
                <w:sz w:val="28"/>
                <w:szCs w:val="28"/>
              </w:rPr>
            </w:pPr>
            <w:r w:rsidRPr="00B60D70">
              <w:rPr>
                <w:rFonts w:ascii="TH SarabunPSK" w:hAnsi="TH SarabunPSK" w:cs="TH SarabunPSK" w:hint="cs"/>
                <w:sz w:val="28"/>
                <w:szCs w:val="28"/>
              </w:rPr>
              <w:t>CTE</w:t>
            </w:r>
            <w:r w:rsidR="00D458C7" w:rsidRPr="00B60D70">
              <w:rPr>
                <w:rFonts w:ascii="TH SarabunPSK" w:hAnsi="TH SarabunPSK" w:cs="TH SarabunPSK"/>
                <w:sz w:val="28"/>
                <w:szCs w:val="28"/>
              </w:rPr>
              <w:t xml:space="preserve"> </w:t>
            </w:r>
            <w:r w:rsidRPr="00B60D70">
              <w:rPr>
                <w:rFonts w:ascii="TH SarabunPSK" w:hAnsi="TH SarabunPSK" w:cs="TH SarabunPSK" w:hint="cs"/>
                <w:sz w:val="28"/>
                <w:szCs w:val="28"/>
              </w:rPr>
              <w:t>492</w:t>
            </w:r>
          </w:p>
        </w:tc>
        <w:tc>
          <w:tcPr>
            <w:tcW w:w="1964" w:type="pct"/>
            <w:vAlign w:val="bottom"/>
          </w:tcPr>
          <w:p w14:paraId="02B52E0B" w14:textId="77777777" w:rsidR="00856F19" w:rsidRPr="00B60D70" w:rsidRDefault="00856F19" w:rsidP="00856F19">
            <w:pPr>
              <w:ind w:right="26"/>
              <w:jc w:val="left"/>
              <w:rPr>
                <w:rFonts w:ascii="TH SarabunPSK" w:hAnsi="TH SarabunPSK" w:cs="TH SarabunPSK"/>
                <w:sz w:val="28"/>
                <w:szCs w:val="28"/>
              </w:rPr>
            </w:pPr>
            <w:r w:rsidRPr="00B60D70">
              <w:rPr>
                <w:rFonts w:ascii="TH SarabunPSK" w:hAnsi="TH SarabunPSK" w:cs="TH SarabunPSK"/>
                <w:sz w:val="28"/>
                <w:szCs w:val="28"/>
                <w:cs/>
                <w:lang w:val="th-TH"/>
              </w:rPr>
              <w:t xml:space="preserve">โครงงานทางครุศาสตร์โยธา </w:t>
            </w:r>
            <w:r w:rsidRPr="00B60D70">
              <w:rPr>
                <w:rFonts w:ascii="TH SarabunPSK" w:hAnsi="TH SarabunPSK" w:cs="TH SarabunPSK"/>
                <w:sz w:val="28"/>
                <w:szCs w:val="28"/>
              </w:rPr>
              <w:t>2</w:t>
            </w:r>
            <w:r w:rsidRPr="00B60D70">
              <w:rPr>
                <w:rFonts w:ascii="TH SarabunPSK" w:hAnsi="TH SarabunPSK" w:cs="TH SarabunPSK" w:hint="cs"/>
                <w:sz w:val="28"/>
                <w:szCs w:val="28"/>
                <w:cs/>
                <w:lang w:val="th-TH"/>
              </w:rPr>
              <w:t xml:space="preserve"> </w:t>
            </w:r>
          </w:p>
          <w:p w14:paraId="6344351C" w14:textId="7BB40940" w:rsidR="00856F19" w:rsidRPr="00B60D70" w:rsidRDefault="00856F19" w:rsidP="00856F19">
            <w:pPr>
              <w:ind w:right="26"/>
              <w:jc w:val="left"/>
              <w:rPr>
                <w:rFonts w:ascii="TH SarabunPSK" w:hAnsi="TH SarabunPSK" w:cs="TH SarabunPSK"/>
                <w:sz w:val="28"/>
                <w:szCs w:val="28"/>
              </w:rPr>
            </w:pPr>
            <w:r w:rsidRPr="00B60D70">
              <w:rPr>
                <w:rFonts w:ascii="TH SarabunPSK" w:hAnsi="TH SarabunPSK" w:cs="TH SarabunPSK"/>
                <w:sz w:val="28"/>
                <w:szCs w:val="28"/>
                <w:cs/>
              </w:rPr>
              <w:t>(</w:t>
            </w:r>
            <w:r w:rsidRPr="00B60D70">
              <w:rPr>
                <w:rFonts w:ascii="TH SarabunPSK" w:hAnsi="TH SarabunPSK" w:cs="TH SarabunPSK"/>
                <w:sz w:val="28"/>
                <w:szCs w:val="28"/>
              </w:rPr>
              <w:t>Civil Technology Education Project II</w:t>
            </w:r>
            <w:r w:rsidRPr="00B60D70">
              <w:rPr>
                <w:rFonts w:ascii="TH SarabunPSK" w:hAnsi="TH SarabunPSK" w:cs="TH SarabunPSK"/>
                <w:sz w:val="28"/>
                <w:szCs w:val="28"/>
                <w:cs/>
              </w:rPr>
              <w:t>)</w:t>
            </w:r>
            <w:r w:rsidRPr="00B60D70">
              <w:rPr>
                <w:rFonts w:ascii="TH SarabunPSK" w:hAnsi="TH SarabunPSK" w:cs="TH SarabunPSK" w:hint="cs"/>
                <w:sz w:val="28"/>
                <w:szCs w:val="28"/>
              </w:rPr>
              <w:t xml:space="preserve"> </w:t>
            </w:r>
          </w:p>
        </w:tc>
        <w:tc>
          <w:tcPr>
            <w:tcW w:w="714" w:type="pct"/>
          </w:tcPr>
          <w:p w14:paraId="4AB64D50" w14:textId="13E63586" w:rsidR="00856F19" w:rsidRPr="00B60D70" w:rsidRDefault="00856F19" w:rsidP="00856F19">
            <w:pPr>
              <w:ind w:right="26"/>
              <w:rPr>
                <w:rFonts w:ascii="TH SarabunPSK" w:hAnsi="TH SarabunPSK" w:cs="TH SarabunPSK"/>
                <w:sz w:val="28"/>
                <w:szCs w:val="28"/>
              </w:rPr>
            </w:pPr>
            <w:r w:rsidRPr="00B60D70">
              <w:rPr>
                <w:rFonts w:ascii="TH SarabunPSK" w:hAnsi="TH SarabunPSK" w:cs="TH SarabunPSK" w:hint="cs"/>
                <w:sz w:val="28"/>
                <w:szCs w:val="28"/>
              </w:rPr>
              <w:t>1 (0-</w:t>
            </w:r>
            <w:r w:rsidR="005D0601" w:rsidRPr="00B60D70">
              <w:rPr>
                <w:rFonts w:ascii="TH SarabunPSK" w:hAnsi="TH SarabunPSK" w:cs="TH SarabunPSK"/>
                <w:sz w:val="28"/>
                <w:szCs w:val="28"/>
              </w:rPr>
              <w:t>3</w:t>
            </w:r>
            <w:r w:rsidR="005D0601" w:rsidRPr="00B60D70">
              <w:rPr>
                <w:rFonts w:ascii="TH SarabunPSK" w:hAnsi="TH SarabunPSK" w:cs="TH SarabunPSK" w:hint="cs"/>
                <w:sz w:val="28"/>
                <w:szCs w:val="28"/>
              </w:rPr>
              <w:t>-</w:t>
            </w:r>
            <w:r w:rsidR="005D0601"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6" w:type="pct"/>
          </w:tcPr>
          <w:p w14:paraId="4EC0D43F" w14:textId="2C79C84B" w:rsidR="00856F19" w:rsidRPr="00B60D70" w:rsidRDefault="00856F19" w:rsidP="00856F19">
            <w:pPr>
              <w:ind w:right="26"/>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323D1BC9" w14:textId="77777777" w:rsidTr="00932286">
        <w:tc>
          <w:tcPr>
            <w:tcW w:w="836" w:type="pct"/>
          </w:tcPr>
          <w:p w14:paraId="210251E8" w14:textId="6D3607E3" w:rsidR="00856F19" w:rsidRPr="00B60D70" w:rsidRDefault="00856F19" w:rsidP="00856F19">
            <w:pPr>
              <w:ind w:right="26"/>
              <w:rPr>
                <w:rFonts w:ascii="TH SarabunPSK" w:hAnsi="TH SarabunPSK" w:cs="TH SarabunPSK"/>
                <w:sz w:val="28"/>
                <w:szCs w:val="28"/>
              </w:rPr>
            </w:pPr>
            <w:r w:rsidRPr="00B60D70">
              <w:rPr>
                <w:rFonts w:ascii="TH SarabunPSK" w:hAnsi="TH SarabunPSK" w:cs="TH SarabunPSK" w:hint="cs"/>
                <w:sz w:val="28"/>
                <w:szCs w:val="28"/>
              </w:rPr>
              <w:t>CTE</w:t>
            </w:r>
            <w:r w:rsidR="00D458C7" w:rsidRPr="00B60D70">
              <w:rPr>
                <w:rFonts w:ascii="TH SarabunPSK" w:hAnsi="TH SarabunPSK" w:cs="TH SarabunPSK"/>
                <w:sz w:val="28"/>
                <w:szCs w:val="28"/>
              </w:rPr>
              <w:t xml:space="preserve"> </w:t>
            </w:r>
            <w:r w:rsidRPr="00B60D70">
              <w:rPr>
                <w:rFonts w:ascii="TH SarabunPSK" w:hAnsi="TH SarabunPSK" w:cs="TH SarabunPSK" w:hint="cs"/>
                <w:sz w:val="28"/>
                <w:szCs w:val="28"/>
              </w:rPr>
              <w:t>493</w:t>
            </w:r>
          </w:p>
        </w:tc>
        <w:tc>
          <w:tcPr>
            <w:tcW w:w="1964" w:type="pct"/>
            <w:vAlign w:val="bottom"/>
          </w:tcPr>
          <w:p w14:paraId="632B85B8" w14:textId="77777777" w:rsidR="00856F19" w:rsidRPr="00B60D70" w:rsidRDefault="00856F19" w:rsidP="00856F19">
            <w:pPr>
              <w:ind w:right="26"/>
              <w:jc w:val="left"/>
              <w:rPr>
                <w:rFonts w:ascii="TH SarabunPSK" w:hAnsi="TH SarabunPSK" w:cs="TH SarabunPSK"/>
                <w:sz w:val="28"/>
                <w:szCs w:val="28"/>
              </w:rPr>
            </w:pPr>
            <w:r w:rsidRPr="00B60D70">
              <w:rPr>
                <w:rFonts w:ascii="TH SarabunPSK" w:hAnsi="TH SarabunPSK" w:cs="TH SarabunPSK"/>
                <w:sz w:val="28"/>
                <w:szCs w:val="28"/>
                <w:cs/>
                <w:lang w:val="th-TH"/>
              </w:rPr>
              <w:t xml:space="preserve">โครงงานทางครุศาสตร์โยธา </w:t>
            </w:r>
            <w:r w:rsidRPr="00B60D70">
              <w:rPr>
                <w:rFonts w:ascii="TH SarabunPSK" w:hAnsi="TH SarabunPSK" w:cs="TH SarabunPSK"/>
                <w:sz w:val="28"/>
                <w:szCs w:val="28"/>
              </w:rPr>
              <w:t>3</w:t>
            </w:r>
            <w:r w:rsidRPr="00B60D70">
              <w:rPr>
                <w:rFonts w:ascii="TH SarabunPSK" w:hAnsi="TH SarabunPSK" w:cs="TH SarabunPSK" w:hint="cs"/>
                <w:sz w:val="28"/>
                <w:szCs w:val="28"/>
                <w:cs/>
                <w:lang w:val="th-TH"/>
              </w:rPr>
              <w:t xml:space="preserve"> </w:t>
            </w:r>
          </w:p>
          <w:p w14:paraId="1834C6B1" w14:textId="17B5CEB2" w:rsidR="00856F19" w:rsidRPr="00B60D70" w:rsidRDefault="00856F19" w:rsidP="00856F19">
            <w:pPr>
              <w:ind w:right="26"/>
              <w:jc w:val="left"/>
              <w:rPr>
                <w:rFonts w:ascii="TH SarabunPSK" w:hAnsi="TH SarabunPSK" w:cs="TH SarabunPSK"/>
                <w:sz w:val="28"/>
                <w:szCs w:val="28"/>
              </w:rPr>
            </w:pPr>
            <w:r w:rsidRPr="00B60D70">
              <w:rPr>
                <w:rFonts w:ascii="TH SarabunPSK" w:hAnsi="TH SarabunPSK" w:cs="TH SarabunPSK"/>
                <w:sz w:val="28"/>
                <w:szCs w:val="28"/>
                <w:cs/>
              </w:rPr>
              <w:t>(</w:t>
            </w:r>
            <w:r w:rsidRPr="00B60D70">
              <w:rPr>
                <w:rFonts w:ascii="TH SarabunPSK" w:hAnsi="TH SarabunPSK" w:cs="TH SarabunPSK"/>
                <w:sz w:val="28"/>
                <w:szCs w:val="28"/>
              </w:rPr>
              <w:t>Civil Technology Education Project III</w:t>
            </w:r>
            <w:r w:rsidRPr="00B60D70">
              <w:rPr>
                <w:rFonts w:ascii="TH SarabunPSK" w:hAnsi="TH SarabunPSK" w:cs="TH SarabunPSK"/>
                <w:sz w:val="28"/>
                <w:szCs w:val="28"/>
                <w:cs/>
              </w:rPr>
              <w:t>)</w:t>
            </w:r>
            <w:r w:rsidRPr="00B60D70">
              <w:rPr>
                <w:rFonts w:ascii="TH SarabunPSK" w:hAnsi="TH SarabunPSK" w:cs="TH SarabunPSK" w:hint="cs"/>
                <w:sz w:val="28"/>
                <w:szCs w:val="28"/>
              </w:rPr>
              <w:t xml:space="preserve"> </w:t>
            </w:r>
          </w:p>
        </w:tc>
        <w:tc>
          <w:tcPr>
            <w:tcW w:w="714" w:type="pct"/>
          </w:tcPr>
          <w:p w14:paraId="3BB73A82" w14:textId="72A33FAD" w:rsidR="00856F19" w:rsidRPr="00B60D70" w:rsidRDefault="00856F19" w:rsidP="00856F19">
            <w:pPr>
              <w:ind w:right="26"/>
              <w:rPr>
                <w:rFonts w:ascii="TH SarabunPSK" w:hAnsi="TH SarabunPSK" w:cs="TH SarabunPSK"/>
                <w:sz w:val="28"/>
                <w:szCs w:val="28"/>
              </w:rPr>
            </w:pPr>
            <w:r w:rsidRPr="00B60D70">
              <w:rPr>
                <w:rFonts w:ascii="TH SarabunPSK" w:hAnsi="TH SarabunPSK" w:cs="TH SarabunPSK" w:hint="cs"/>
                <w:sz w:val="28"/>
                <w:szCs w:val="28"/>
              </w:rPr>
              <w:t>1 (0-</w:t>
            </w:r>
            <w:r w:rsidR="005D0601" w:rsidRPr="00B60D70">
              <w:rPr>
                <w:rFonts w:ascii="TH SarabunPSK" w:hAnsi="TH SarabunPSK" w:cs="TH SarabunPSK"/>
                <w:sz w:val="28"/>
                <w:szCs w:val="28"/>
              </w:rPr>
              <w:t>3</w:t>
            </w:r>
            <w:r w:rsidR="005D0601" w:rsidRPr="00B60D70">
              <w:rPr>
                <w:rFonts w:ascii="TH SarabunPSK" w:hAnsi="TH SarabunPSK" w:cs="TH SarabunPSK" w:hint="cs"/>
                <w:sz w:val="28"/>
                <w:szCs w:val="28"/>
              </w:rPr>
              <w:t>-</w:t>
            </w:r>
            <w:r w:rsidR="005D0601"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6" w:type="pct"/>
          </w:tcPr>
          <w:p w14:paraId="7F4C6EA1" w14:textId="71048C54" w:rsidR="00856F19" w:rsidRPr="00B60D70" w:rsidRDefault="00856F19" w:rsidP="00856F19">
            <w:pPr>
              <w:ind w:right="26"/>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25F9C00B" w14:textId="77777777" w:rsidTr="00932286">
        <w:tc>
          <w:tcPr>
            <w:tcW w:w="836" w:type="pct"/>
          </w:tcPr>
          <w:p w14:paraId="0CB0FD59" w14:textId="2E2EC304"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CTE</w:t>
            </w:r>
            <w:r w:rsidR="00EB3BA5" w:rsidRPr="00B60D70">
              <w:rPr>
                <w:rFonts w:ascii="TH SarabunPSK" w:eastAsia="Times New Roman" w:hAnsi="TH SarabunPSK" w:cs="TH SarabunPSK"/>
                <w:sz w:val="28"/>
                <w:szCs w:val="28"/>
              </w:rPr>
              <w:t xml:space="preserve"> </w:t>
            </w:r>
            <w:r w:rsidRPr="00B60D70">
              <w:rPr>
                <w:rFonts w:ascii="TH SarabunPSK" w:eastAsia="Times New Roman" w:hAnsi="TH SarabunPSK" w:cs="TH SarabunPSK" w:hint="cs"/>
                <w:sz w:val="28"/>
                <w:szCs w:val="28"/>
              </w:rPr>
              <w:t>121</w:t>
            </w:r>
            <w:r w:rsidR="00D53189" w:rsidRPr="00B60D70">
              <w:rPr>
                <w:rFonts w:ascii="TH SarabunPSK" w:eastAsia="Times New Roman" w:hAnsi="TH SarabunPSK" w:cs="TH SarabunPSK"/>
                <w:sz w:val="28"/>
                <w:szCs w:val="28"/>
              </w:rPr>
              <w:t>00</w:t>
            </w:r>
          </w:p>
        </w:tc>
        <w:tc>
          <w:tcPr>
            <w:tcW w:w="1964" w:type="pct"/>
          </w:tcPr>
          <w:p w14:paraId="7CF40696" w14:textId="0ED31C52" w:rsidR="00CB2F67" w:rsidRPr="00B60D70" w:rsidRDefault="00CB2F67" w:rsidP="00932286">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การเขียนแบบทางวิศวกรรมโยธา</w:t>
            </w:r>
          </w:p>
          <w:p w14:paraId="38AD9EBB" w14:textId="77777777" w:rsidR="00CB2F67" w:rsidRPr="00B60D70" w:rsidRDefault="00CB2F67" w:rsidP="00932286">
            <w:pPr>
              <w:ind w:right="26"/>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cs/>
              </w:rPr>
              <w:t>(</w:t>
            </w:r>
            <w:r w:rsidRPr="00B60D70">
              <w:rPr>
                <w:rFonts w:ascii="TH SarabunPSK" w:eastAsia="Times New Roman" w:hAnsi="TH SarabunPSK" w:cs="TH SarabunPSK" w:hint="cs"/>
                <w:sz w:val="28"/>
                <w:szCs w:val="28"/>
              </w:rPr>
              <w:t>Civil Engineering Drawing)</w:t>
            </w:r>
          </w:p>
        </w:tc>
        <w:tc>
          <w:tcPr>
            <w:tcW w:w="714" w:type="pct"/>
          </w:tcPr>
          <w:p w14:paraId="77AF37AF" w14:textId="77777777" w:rsidR="00CB2F67" w:rsidRPr="00B60D70" w:rsidRDefault="00CB2F67" w:rsidP="00932286">
            <w:pPr>
              <w:ind w:right="26"/>
              <w:rPr>
                <w:rFonts w:ascii="TH SarabunPSK" w:hAnsi="TH SarabunPSK" w:cs="TH SarabunPSK"/>
                <w:sz w:val="28"/>
                <w:szCs w:val="28"/>
              </w:rPr>
            </w:pPr>
            <w:r w:rsidRPr="00B60D70">
              <w:rPr>
                <w:rFonts w:ascii="TH SarabunPSK" w:eastAsia="Times New Roman" w:hAnsi="TH SarabunPSK" w:cs="TH SarabunPSK" w:hint="cs"/>
                <w:sz w:val="28"/>
                <w:szCs w:val="28"/>
              </w:rPr>
              <w:t>3 (1-4-6)</w:t>
            </w:r>
          </w:p>
        </w:tc>
        <w:tc>
          <w:tcPr>
            <w:tcW w:w="1486" w:type="pct"/>
          </w:tcPr>
          <w:p w14:paraId="17F826EB"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37.5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6737C48A" w14:textId="77777777" w:rsidTr="00932286">
        <w:tc>
          <w:tcPr>
            <w:tcW w:w="836" w:type="pct"/>
          </w:tcPr>
          <w:p w14:paraId="79492216" w14:textId="4CD979DD"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CTE</w:t>
            </w:r>
            <w:r w:rsidR="00D458C7" w:rsidRPr="00B60D70">
              <w:rPr>
                <w:rFonts w:ascii="TH SarabunPSK" w:eastAsia="Times New Roman" w:hAnsi="TH SarabunPSK" w:cs="TH SarabunPSK"/>
                <w:sz w:val="28"/>
                <w:szCs w:val="28"/>
              </w:rPr>
              <w:t xml:space="preserve"> </w:t>
            </w:r>
            <w:r w:rsidRPr="00B60D70">
              <w:rPr>
                <w:rFonts w:ascii="TH SarabunPSK" w:eastAsia="Times New Roman" w:hAnsi="TH SarabunPSK" w:cs="TH SarabunPSK" w:hint="cs"/>
                <w:sz w:val="28"/>
                <w:szCs w:val="28"/>
              </w:rPr>
              <w:t>223</w:t>
            </w:r>
          </w:p>
        </w:tc>
        <w:tc>
          <w:tcPr>
            <w:tcW w:w="1964" w:type="pct"/>
          </w:tcPr>
          <w:p w14:paraId="05AD99C3" w14:textId="77777777" w:rsidR="00CB2F67" w:rsidRPr="00B60D70" w:rsidRDefault="00CB2F67" w:rsidP="00932286">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การสำรวจ</w:t>
            </w:r>
          </w:p>
          <w:p w14:paraId="6FF07360" w14:textId="77777777" w:rsidR="00CB2F67" w:rsidRPr="00B60D70" w:rsidRDefault="00CB2F67" w:rsidP="00932286">
            <w:pPr>
              <w:ind w:right="26"/>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cs/>
              </w:rPr>
              <w:t>(</w:t>
            </w:r>
            <w:r w:rsidRPr="00B60D70">
              <w:rPr>
                <w:rFonts w:ascii="TH SarabunPSK" w:eastAsia="Times New Roman" w:hAnsi="TH SarabunPSK" w:cs="TH SarabunPSK" w:hint="cs"/>
                <w:sz w:val="28"/>
                <w:szCs w:val="28"/>
              </w:rPr>
              <w:t>Surveying)</w:t>
            </w:r>
            <w:r w:rsidRPr="00B60D70">
              <w:rPr>
                <w:rFonts w:ascii="TH SarabunPSK" w:eastAsia="Times New Roman" w:hAnsi="TH SarabunPSK" w:cs="TH SarabunPSK" w:hint="cs"/>
                <w:sz w:val="28"/>
                <w:szCs w:val="28"/>
                <w:cs/>
              </w:rPr>
              <w:tab/>
            </w:r>
          </w:p>
        </w:tc>
        <w:tc>
          <w:tcPr>
            <w:tcW w:w="714" w:type="pct"/>
          </w:tcPr>
          <w:p w14:paraId="76872A26" w14:textId="77777777"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3 (2-2-6)</w:t>
            </w:r>
          </w:p>
        </w:tc>
        <w:tc>
          <w:tcPr>
            <w:tcW w:w="1486" w:type="pct"/>
          </w:tcPr>
          <w:p w14:paraId="3A68F2CF" w14:textId="77777777" w:rsidR="00CB2F67" w:rsidRPr="00B60D70" w:rsidRDefault="00CB2F67" w:rsidP="00932286">
            <w:pPr>
              <w:ind w:right="26"/>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rPr>
              <w:t xml:space="preserve">30 </w:t>
            </w:r>
            <w:r w:rsidRPr="00B60D70">
              <w:rPr>
                <w:rFonts w:ascii="TH SarabunPSK" w:eastAsia="Times New Roman" w:hAnsi="TH SarabunPSK" w:cs="TH SarabunPSK" w:hint="cs"/>
                <w:sz w:val="28"/>
                <w:szCs w:val="28"/>
                <w:cs/>
                <w:lang w:val="th-TH"/>
              </w:rPr>
              <w:t>ชม</w:t>
            </w:r>
            <w:r w:rsidRPr="00B60D70">
              <w:rPr>
                <w:rFonts w:ascii="TH SarabunPSK" w:eastAsia="Times New Roman" w:hAnsi="TH SarabunPSK" w:cs="TH SarabunPSK" w:hint="cs"/>
                <w:sz w:val="28"/>
                <w:szCs w:val="28"/>
                <w:cs/>
              </w:rPr>
              <w:t>.</w:t>
            </w:r>
          </w:p>
        </w:tc>
      </w:tr>
      <w:tr w:rsidR="00B60D70" w:rsidRPr="00B60D70" w14:paraId="24F2C0F5" w14:textId="77777777" w:rsidTr="00932286">
        <w:tc>
          <w:tcPr>
            <w:tcW w:w="836" w:type="pct"/>
          </w:tcPr>
          <w:p w14:paraId="617BDE10" w14:textId="4E24EA6D"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CTE</w:t>
            </w:r>
            <w:r w:rsidR="00D458C7" w:rsidRPr="00B60D70">
              <w:rPr>
                <w:rFonts w:ascii="TH SarabunPSK" w:eastAsia="Times New Roman" w:hAnsi="TH SarabunPSK" w:cs="TH SarabunPSK"/>
                <w:sz w:val="28"/>
                <w:szCs w:val="28"/>
              </w:rPr>
              <w:t xml:space="preserve"> </w:t>
            </w:r>
            <w:r w:rsidRPr="00B60D70">
              <w:rPr>
                <w:rFonts w:ascii="TH SarabunPSK" w:eastAsia="Times New Roman" w:hAnsi="TH SarabunPSK" w:cs="TH SarabunPSK" w:hint="cs"/>
                <w:sz w:val="28"/>
                <w:szCs w:val="28"/>
                <w:cs/>
              </w:rPr>
              <w:t>225</w:t>
            </w:r>
          </w:p>
        </w:tc>
        <w:tc>
          <w:tcPr>
            <w:tcW w:w="1964" w:type="pct"/>
          </w:tcPr>
          <w:p w14:paraId="6802F649" w14:textId="77777777" w:rsidR="00CB2F67" w:rsidRPr="00B60D70" w:rsidRDefault="00CB2F67" w:rsidP="00932286">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การฝึกภาคสนามวิชาสำรวจ</w:t>
            </w:r>
          </w:p>
          <w:p w14:paraId="54AF2CA1" w14:textId="77777777" w:rsidR="00CB2F67" w:rsidRPr="00B60D70" w:rsidRDefault="00CB2F67" w:rsidP="00932286">
            <w:pPr>
              <w:ind w:right="26"/>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rPr>
              <w:t>(Surveying Field Camp</w:t>
            </w:r>
            <w:r w:rsidRPr="00B60D70">
              <w:rPr>
                <w:rFonts w:ascii="TH SarabunPSK" w:eastAsia="Times New Roman" w:hAnsi="TH SarabunPSK" w:cs="TH SarabunPSK" w:hint="cs"/>
                <w:sz w:val="28"/>
                <w:szCs w:val="28"/>
                <w:cs/>
              </w:rPr>
              <w:t>)</w:t>
            </w:r>
            <w:r w:rsidRPr="00B60D70">
              <w:rPr>
                <w:rFonts w:ascii="TH SarabunPSK" w:eastAsia="Times New Roman" w:hAnsi="TH SarabunPSK" w:cs="TH SarabunPSK" w:hint="cs"/>
                <w:sz w:val="28"/>
                <w:szCs w:val="28"/>
                <w:cs/>
              </w:rPr>
              <w:tab/>
            </w:r>
          </w:p>
        </w:tc>
        <w:tc>
          <w:tcPr>
            <w:tcW w:w="714" w:type="pct"/>
          </w:tcPr>
          <w:p w14:paraId="5F4FFBB8" w14:textId="77777777"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rPr>
              <w:t>1 (</w:t>
            </w:r>
            <w:r w:rsidRPr="00B60D70">
              <w:rPr>
                <w:rFonts w:ascii="TH SarabunPSK" w:eastAsia="Times New Roman" w:hAnsi="TH SarabunPSK" w:cs="TH SarabunPSK" w:hint="cs"/>
                <w:sz w:val="28"/>
                <w:szCs w:val="28"/>
              </w:rPr>
              <w:t>S/U</w:t>
            </w:r>
            <w:r w:rsidRPr="00B60D70">
              <w:rPr>
                <w:rFonts w:ascii="TH SarabunPSK" w:eastAsia="Times New Roman" w:hAnsi="TH SarabunPSK" w:cs="TH SarabunPSK" w:hint="cs"/>
                <w:sz w:val="28"/>
                <w:szCs w:val="28"/>
                <w:cs/>
              </w:rPr>
              <w:t>)</w:t>
            </w:r>
          </w:p>
        </w:tc>
        <w:tc>
          <w:tcPr>
            <w:tcW w:w="1486" w:type="pct"/>
          </w:tcPr>
          <w:p w14:paraId="1A78BCE1" w14:textId="77777777" w:rsidR="00CB2F67" w:rsidRPr="00B60D70" w:rsidRDefault="00CB2F67" w:rsidP="00932286">
            <w:pPr>
              <w:ind w:right="26"/>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rPr>
              <w:t xml:space="preserve">30 </w:t>
            </w:r>
            <w:r w:rsidRPr="00B60D70">
              <w:rPr>
                <w:rFonts w:ascii="TH SarabunPSK" w:eastAsia="Times New Roman" w:hAnsi="TH SarabunPSK" w:cs="TH SarabunPSK" w:hint="cs"/>
                <w:sz w:val="28"/>
                <w:szCs w:val="28"/>
                <w:cs/>
                <w:lang w:val="th-TH"/>
              </w:rPr>
              <w:t>ชม</w:t>
            </w:r>
            <w:r w:rsidRPr="00B60D70">
              <w:rPr>
                <w:rFonts w:ascii="TH SarabunPSK" w:eastAsia="Times New Roman" w:hAnsi="TH SarabunPSK" w:cs="TH SarabunPSK" w:hint="cs"/>
                <w:sz w:val="28"/>
                <w:szCs w:val="28"/>
                <w:cs/>
              </w:rPr>
              <w:t>.</w:t>
            </w:r>
          </w:p>
        </w:tc>
      </w:tr>
      <w:tr w:rsidR="00B60D70" w:rsidRPr="00B60D70" w14:paraId="008310A5" w14:textId="77777777" w:rsidTr="00932286">
        <w:tc>
          <w:tcPr>
            <w:tcW w:w="836" w:type="pct"/>
          </w:tcPr>
          <w:p w14:paraId="0FE139D8" w14:textId="79423AF3"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CTE</w:t>
            </w:r>
            <w:r w:rsidR="00D458C7" w:rsidRPr="00B60D70">
              <w:rPr>
                <w:rFonts w:ascii="TH SarabunPSK" w:eastAsia="Times New Roman" w:hAnsi="TH SarabunPSK" w:cs="TH SarabunPSK"/>
                <w:sz w:val="28"/>
                <w:szCs w:val="28"/>
              </w:rPr>
              <w:t xml:space="preserve"> </w:t>
            </w:r>
            <w:r w:rsidRPr="00B60D70">
              <w:rPr>
                <w:rFonts w:ascii="TH SarabunPSK" w:eastAsia="Times New Roman" w:hAnsi="TH SarabunPSK" w:cs="TH SarabunPSK" w:hint="cs"/>
                <w:sz w:val="28"/>
                <w:szCs w:val="28"/>
                <w:cs/>
              </w:rPr>
              <w:t>314</w:t>
            </w:r>
          </w:p>
        </w:tc>
        <w:tc>
          <w:tcPr>
            <w:tcW w:w="1964" w:type="pct"/>
          </w:tcPr>
          <w:p w14:paraId="4E74C7D8" w14:textId="5477D98E" w:rsidR="00CB2F67" w:rsidRPr="00B60D70" w:rsidRDefault="00CB2F67" w:rsidP="00932286">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 xml:space="preserve">การออกแบบคอนกรีตเสริมเหล็ก </w:t>
            </w:r>
            <w:r w:rsidRPr="00B60D70">
              <w:rPr>
                <w:rFonts w:ascii="TH SarabunPSK" w:eastAsia="Times New Roman" w:hAnsi="TH SarabunPSK" w:cs="TH SarabunPSK" w:hint="cs"/>
                <w:sz w:val="28"/>
                <w:szCs w:val="28"/>
                <w:cs/>
              </w:rPr>
              <w:t>1</w:t>
            </w:r>
          </w:p>
          <w:p w14:paraId="71238208" w14:textId="77777777" w:rsidR="00CB2F67" w:rsidRPr="00B60D70" w:rsidRDefault="00CB2F67" w:rsidP="00932286">
            <w:pPr>
              <w:ind w:right="26"/>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cs/>
              </w:rPr>
              <w:t>(</w:t>
            </w:r>
            <w:r w:rsidRPr="00B60D70">
              <w:rPr>
                <w:rFonts w:ascii="TH SarabunPSK" w:eastAsia="Times New Roman" w:hAnsi="TH SarabunPSK" w:cs="TH SarabunPSK" w:hint="cs"/>
                <w:sz w:val="28"/>
                <w:szCs w:val="28"/>
              </w:rPr>
              <w:t xml:space="preserve">Reinforced Concrete Design </w:t>
            </w:r>
            <w:r w:rsidRPr="00B60D70">
              <w:rPr>
                <w:rFonts w:ascii="TH SarabunPSK" w:eastAsia="Times New Roman" w:hAnsi="TH SarabunPSK" w:cs="TH SarabunPSK" w:hint="cs"/>
                <w:sz w:val="28"/>
                <w:szCs w:val="28"/>
                <w:cs/>
              </w:rPr>
              <w:t>1)</w:t>
            </w:r>
          </w:p>
        </w:tc>
        <w:tc>
          <w:tcPr>
            <w:tcW w:w="714" w:type="pct"/>
          </w:tcPr>
          <w:p w14:paraId="7A406191" w14:textId="77777777"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3 (2-2-6)</w:t>
            </w:r>
          </w:p>
        </w:tc>
        <w:tc>
          <w:tcPr>
            <w:tcW w:w="1486" w:type="pct"/>
          </w:tcPr>
          <w:p w14:paraId="12EBF0D7" w14:textId="77777777"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 xml:space="preserve">60 </w:t>
            </w:r>
            <w:r w:rsidRPr="00B60D70">
              <w:rPr>
                <w:rFonts w:ascii="TH SarabunPSK" w:eastAsia="Times New Roman" w:hAnsi="TH SarabunPSK" w:cs="TH SarabunPSK" w:hint="cs"/>
                <w:sz w:val="28"/>
                <w:szCs w:val="28"/>
                <w:cs/>
                <w:lang w:val="th-TH"/>
              </w:rPr>
              <w:t>ชม</w:t>
            </w:r>
            <w:r w:rsidRPr="00B60D70">
              <w:rPr>
                <w:rFonts w:ascii="TH SarabunPSK" w:eastAsia="Times New Roman" w:hAnsi="TH SarabunPSK" w:cs="TH SarabunPSK" w:hint="cs"/>
                <w:sz w:val="28"/>
                <w:szCs w:val="28"/>
                <w:cs/>
              </w:rPr>
              <w:t>.</w:t>
            </w:r>
          </w:p>
        </w:tc>
      </w:tr>
      <w:tr w:rsidR="00B60D70" w:rsidRPr="00B60D70" w14:paraId="16392246" w14:textId="77777777" w:rsidTr="00932286">
        <w:tc>
          <w:tcPr>
            <w:tcW w:w="836" w:type="pct"/>
          </w:tcPr>
          <w:p w14:paraId="3F2247AF" w14:textId="1673C515"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CTE</w:t>
            </w:r>
            <w:r w:rsidR="00E70048" w:rsidRPr="00B60D70">
              <w:rPr>
                <w:rFonts w:ascii="TH SarabunPSK" w:eastAsia="Times New Roman" w:hAnsi="TH SarabunPSK" w:cs="TH SarabunPSK"/>
                <w:sz w:val="28"/>
                <w:szCs w:val="28"/>
              </w:rPr>
              <w:t xml:space="preserve"> </w:t>
            </w:r>
            <w:r w:rsidRPr="00B60D70">
              <w:rPr>
                <w:rFonts w:ascii="TH SarabunPSK" w:eastAsia="Times New Roman" w:hAnsi="TH SarabunPSK" w:cs="TH SarabunPSK" w:hint="cs"/>
                <w:sz w:val="28"/>
                <w:szCs w:val="28"/>
              </w:rPr>
              <w:t>421</w:t>
            </w:r>
            <w:r w:rsidR="00294EB3" w:rsidRPr="00B60D70">
              <w:rPr>
                <w:rFonts w:ascii="TH SarabunPSK" w:eastAsia="Times New Roman" w:hAnsi="TH SarabunPSK" w:cs="TH SarabunPSK"/>
                <w:sz w:val="28"/>
                <w:szCs w:val="28"/>
              </w:rPr>
              <w:t>00</w:t>
            </w:r>
          </w:p>
        </w:tc>
        <w:tc>
          <w:tcPr>
            <w:tcW w:w="1964" w:type="pct"/>
          </w:tcPr>
          <w:p w14:paraId="2124D1D4" w14:textId="77777777" w:rsidR="00CB2F67" w:rsidRPr="00B60D70" w:rsidRDefault="00CB2F67" w:rsidP="00932286">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การประมาณราคาและข้อกำหนดการก่อสร้าง</w:t>
            </w:r>
          </w:p>
          <w:p w14:paraId="1C927B5F" w14:textId="77777777" w:rsidR="00CB2F67" w:rsidRPr="00B60D70" w:rsidRDefault="00CB2F67" w:rsidP="00932286">
            <w:pPr>
              <w:ind w:right="26"/>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cs/>
              </w:rPr>
              <w:t>(</w:t>
            </w:r>
            <w:r w:rsidRPr="00B60D70">
              <w:rPr>
                <w:rFonts w:ascii="TH SarabunPSK" w:eastAsia="Times New Roman" w:hAnsi="TH SarabunPSK" w:cs="TH SarabunPSK" w:hint="cs"/>
                <w:sz w:val="28"/>
                <w:szCs w:val="28"/>
              </w:rPr>
              <w:t>Construction Estimating and Specification)</w:t>
            </w:r>
          </w:p>
        </w:tc>
        <w:tc>
          <w:tcPr>
            <w:tcW w:w="714" w:type="pct"/>
          </w:tcPr>
          <w:p w14:paraId="3A93BEAF" w14:textId="77777777"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3 (2-2-6)</w:t>
            </w:r>
          </w:p>
        </w:tc>
        <w:tc>
          <w:tcPr>
            <w:tcW w:w="1486" w:type="pct"/>
          </w:tcPr>
          <w:p w14:paraId="51070AE0" w14:textId="77777777"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 xml:space="preserve">60 </w:t>
            </w:r>
            <w:r w:rsidRPr="00B60D70">
              <w:rPr>
                <w:rFonts w:ascii="TH SarabunPSK" w:eastAsia="Times New Roman" w:hAnsi="TH SarabunPSK" w:cs="TH SarabunPSK" w:hint="cs"/>
                <w:sz w:val="28"/>
                <w:szCs w:val="28"/>
                <w:cs/>
                <w:lang w:val="th-TH"/>
              </w:rPr>
              <w:t>ชม</w:t>
            </w:r>
            <w:r w:rsidRPr="00B60D70">
              <w:rPr>
                <w:rFonts w:ascii="TH SarabunPSK" w:eastAsia="Times New Roman" w:hAnsi="TH SarabunPSK" w:cs="TH SarabunPSK" w:hint="cs"/>
                <w:sz w:val="28"/>
                <w:szCs w:val="28"/>
                <w:cs/>
              </w:rPr>
              <w:t>.</w:t>
            </w:r>
          </w:p>
        </w:tc>
      </w:tr>
      <w:tr w:rsidR="00B60D70" w:rsidRPr="00B60D70" w14:paraId="3F1BB9CB" w14:textId="77777777" w:rsidTr="00932286">
        <w:tc>
          <w:tcPr>
            <w:tcW w:w="836" w:type="pct"/>
          </w:tcPr>
          <w:p w14:paraId="56229209" w14:textId="725C6934" w:rsidR="001C6BDB" w:rsidRPr="00B60D70" w:rsidRDefault="001C6BDB" w:rsidP="001C6BDB">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CTE</w:t>
            </w:r>
            <w:r w:rsidR="00E70048" w:rsidRPr="00B60D70">
              <w:rPr>
                <w:rFonts w:ascii="TH SarabunPSK" w:eastAsia="Times New Roman" w:hAnsi="TH SarabunPSK" w:cs="TH SarabunPSK"/>
                <w:sz w:val="28"/>
                <w:szCs w:val="28"/>
              </w:rPr>
              <w:t xml:space="preserve"> </w:t>
            </w:r>
            <w:r w:rsidRPr="00B60D70">
              <w:rPr>
                <w:rFonts w:ascii="TH SarabunPSK" w:eastAsia="Times New Roman" w:hAnsi="TH SarabunPSK" w:cs="TH SarabunPSK" w:hint="cs"/>
                <w:sz w:val="28"/>
                <w:szCs w:val="28"/>
              </w:rPr>
              <w:t>422</w:t>
            </w:r>
            <w:r w:rsidR="00294EB3" w:rsidRPr="00B60D70">
              <w:rPr>
                <w:rFonts w:ascii="TH SarabunPSK" w:eastAsia="Times New Roman" w:hAnsi="TH SarabunPSK" w:cs="TH SarabunPSK"/>
                <w:sz w:val="28"/>
                <w:szCs w:val="28"/>
              </w:rPr>
              <w:t>00</w:t>
            </w:r>
          </w:p>
        </w:tc>
        <w:tc>
          <w:tcPr>
            <w:tcW w:w="1964" w:type="pct"/>
            <w:vAlign w:val="center"/>
          </w:tcPr>
          <w:p w14:paraId="10726B97" w14:textId="3E434D63" w:rsidR="001C6BDB" w:rsidRPr="00B60D70" w:rsidRDefault="001C6BDB" w:rsidP="001C6BDB">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การบริหารงานก่อสร้าง</w:t>
            </w:r>
          </w:p>
          <w:p w14:paraId="0749596F" w14:textId="1096397B" w:rsidR="001C6BDB" w:rsidRPr="00B60D70" w:rsidRDefault="001C6BDB" w:rsidP="001C6BDB">
            <w:pPr>
              <w:ind w:right="26"/>
              <w:jc w:val="left"/>
              <w:rPr>
                <w:rFonts w:ascii="TH SarabunPSK" w:eastAsia="Times New Roman" w:hAnsi="TH SarabunPSK" w:cs="TH SarabunPSK"/>
                <w:sz w:val="28"/>
                <w:szCs w:val="28"/>
                <w:cs/>
                <w:lang w:val="th-TH"/>
              </w:rPr>
            </w:pPr>
            <w:r w:rsidRPr="00B60D70">
              <w:rPr>
                <w:rFonts w:ascii="TH SarabunPSK" w:eastAsia="Times New Roman" w:hAnsi="TH SarabunPSK" w:cs="TH SarabunPSK" w:hint="cs"/>
                <w:sz w:val="28"/>
                <w:szCs w:val="28"/>
                <w:cs/>
              </w:rPr>
              <w:t>(</w:t>
            </w:r>
            <w:r w:rsidRPr="00B60D70">
              <w:rPr>
                <w:rFonts w:ascii="TH SarabunPSK" w:eastAsia="Times New Roman" w:hAnsi="TH SarabunPSK" w:cs="TH SarabunPSK" w:hint="cs"/>
                <w:sz w:val="28"/>
                <w:szCs w:val="28"/>
              </w:rPr>
              <w:t>Construction Management)</w:t>
            </w:r>
          </w:p>
        </w:tc>
        <w:tc>
          <w:tcPr>
            <w:tcW w:w="714" w:type="pct"/>
          </w:tcPr>
          <w:p w14:paraId="23F8BBF6" w14:textId="6E27CAF2" w:rsidR="001C6BDB" w:rsidRPr="00B60D70" w:rsidRDefault="001C6BDB" w:rsidP="001C6BDB">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3 (3-0-6)</w:t>
            </w:r>
          </w:p>
        </w:tc>
        <w:tc>
          <w:tcPr>
            <w:tcW w:w="1486" w:type="pct"/>
          </w:tcPr>
          <w:p w14:paraId="184F8E88" w14:textId="07A186A6" w:rsidR="001C6BDB" w:rsidRPr="00B60D70" w:rsidRDefault="001C6BDB" w:rsidP="001C6BDB">
            <w:pPr>
              <w:ind w:right="26"/>
              <w:rPr>
                <w:rFonts w:ascii="TH SarabunPSK" w:eastAsia="Times New Roman"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7D7BEE04" w14:textId="77777777" w:rsidTr="00932286">
        <w:tc>
          <w:tcPr>
            <w:tcW w:w="836" w:type="pct"/>
          </w:tcPr>
          <w:p w14:paraId="28E48450" w14:textId="17D5D0EB"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CTE</w:t>
            </w:r>
            <w:r w:rsidR="00D458C7" w:rsidRPr="00B60D70">
              <w:rPr>
                <w:rFonts w:ascii="TH SarabunPSK" w:eastAsia="Times New Roman" w:hAnsi="TH SarabunPSK" w:cs="TH SarabunPSK"/>
                <w:sz w:val="28"/>
                <w:szCs w:val="28"/>
              </w:rPr>
              <w:t xml:space="preserve"> </w:t>
            </w:r>
            <w:r w:rsidRPr="00B60D70">
              <w:rPr>
                <w:rFonts w:ascii="TH SarabunPSK" w:eastAsia="Times New Roman" w:hAnsi="TH SarabunPSK" w:cs="TH SarabunPSK" w:hint="cs"/>
                <w:sz w:val="28"/>
                <w:szCs w:val="28"/>
              </w:rPr>
              <w:t>335</w:t>
            </w:r>
          </w:p>
        </w:tc>
        <w:tc>
          <w:tcPr>
            <w:tcW w:w="1964" w:type="pct"/>
          </w:tcPr>
          <w:p w14:paraId="61B4C355" w14:textId="77777777" w:rsidR="00CB2F67" w:rsidRPr="00B60D70" w:rsidRDefault="00CB2F67" w:rsidP="00932286">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ปฏิบัติการทดสอบวิศวกรรมการทาง</w:t>
            </w:r>
          </w:p>
          <w:p w14:paraId="6EB67EA6" w14:textId="77777777" w:rsidR="00CB2F67" w:rsidRPr="00B60D70" w:rsidRDefault="00CB2F67" w:rsidP="00932286">
            <w:pPr>
              <w:ind w:right="26"/>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rPr>
              <w:t>(Highway Materials Testing)</w:t>
            </w:r>
          </w:p>
        </w:tc>
        <w:tc>
          <w:tcPr>
            <w:tcW w:w="714" w:type="pct"/>
          </w:tcPr>
          <w:p w14:paraId="6A25A049" w14:textId="28E9BD44"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1 (0-3-</w:t>
            </w:r>
            <w:r w:rsidR="008E495C" w:rsidRPr="00B60D70">
              <w:rPr>
                <w:rFonts w:ascii="TH SarabunPSK" w:eastAsia="Times New Roman" w:hAnsi="TH SarabunPSK" w:cs="TH SarabunPSK"/>
                <w:sz w:val="28"/>
                <w:szCs w:val="28"/>
              </w:rPr>
              <w:t>2</w:t>
            </w:r>
            <w:r w:rsidRPr="00B60D70">
              <w:rPr>
                <w:rFonts w:ascii="TH SarabunPSK" w:eastAsia="Times New Roman" w:hAnsi="TH SarabunPSK" w:cs="TH SarabunPSK" w:hint="cs"/>
                <w:sz w:val="28"/>
                <w:szCs w:val="28"/>
              </w:rPr>
              <w:t>)</w:t>
            </w:r>
          </w:p>
        </w:tc>
        <w:tc>
          <w:tcPr>
            <w:tcW w:w="1486" w:type="pct"/>
          </w:tcPr>
          <w:p w14:paraId="408305A2" w14:textId="77777777" w:rsidR="00CB2F67" w:rsidRPr="00B60D70" w:rsidRDefault="00CB2F67" w:rsidP="00932286">
            <w:pPr>
              <w:ind w:right="26"/>
              <w:rPr>
                <w:rFonts w:ascii="TH SarabunPSK" w:eastAsia="Times New Roman"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35ED6234" w14:textId="77777777" w:rsidTr="00932286">
        <w:tc>
          <w:tcPr>
            <w:tcW w:w="836" w:type="pct"/>
          </w:tcPr>
          <w:p w14:paraId="16670B50" w14:textId="00BC9706"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CTE</w:t>
            </w:r>
            <w:r w:rsidR="00D458C7" w:rsidRPr="00B60D70">
              <w:rPr>
                <w:rFonts w:ascii="TH SarabunPSK" w:eastAsia="Times New Roman" w:hAnsi="TH SarabunPSK" w:cs="TH SarabunPSK"/>
                <w:sz w:val="28"/>
                <w:szCs w:val="28"/>
              </w:rPr>
              <w:t xml:space="preserve"> </w:t>
            </w:r>
            <w:r w:rsidRPr="00B60D70">
              <w:rPr>
                <w:rFonts w:ascii="TH SarabunPSK" w:eastAsia="Times New Roman" w:hAnsi="TH SarabunPSK" w:cs="TH SarabunPSK" w:hint="cs"/>
                <w:sz w:val="28"/>
                <w:szCs w:val="28"/>
              </w:rPr>
              <w:t>355</w:t>
            </w:r>
          </w:p>
        </w:tc>
        <w:tc>
          <w:tcPr>
            <w:tcW w:w="1964" w:type="pct"/>
          </w:tcPr>
          <w:p w14:paraId="0A29B948" w14:textId="77777777" w:rsidR="00CB2F67" w:rsidRPr="00B60D70" w:rsidRDefault="00CB2F67" w:rsidP="00932286">
            <w:pPr>
              <w:ind w:right="26"/>
              <w:jc w:val="left"/>
              <w:rPr>
                <w:rFonts w:ascii="TH SarabunPSK" w:eastAsia="Times New Roman" w:hAnsi="TH SarabunPSK" w:cs="TH SarabunPSK"/>
                <w:sz w:val="28"/>
                <w:szCs w:val="28"/>
              </w:rPr>
            </w:pPr>
            <w:proofErr w:type="spellStart"/>
            <w:r w:rsidRPr="00B60D70">
              <w:rPr>
                <w:rFonts w:ascii="TH SarabunPSK" w:eastAsia="Times New Roman" w:hAnsi="TH SarabunPSK" w:cs="TH SarabunPSK" w:hint="cs"/>
                <w:sz w:val="28"/>
                <w:szCs w:val="28"/>
                <w:cs/>
                <w:lang w:val="th-TH"/>
              </w:rPr>
              <w:t>ปฎิบั</w:t>
            </w:r>
            <w:proofErr w:type="spellEnd"/>
            <w:r w:rsidRPr="00B60D70">
              <w:rPr>
                <w:rFonts w:ascii="TH SarabunPSK" w:eastAsia="Times New Roman" w:hAnsi="TH SarabunPSK" w:cs="TH SarabunPSK" w:hint="cs"/>
                <w:sz w:val="28"/>
                <w:szCs w:val="28"/>
                <w:cs/>
                <w:lang w:val="th-TH"/>
              </w:rPr>
              <w:t>ติการปฐพีกลศาสตร์</w:t>
            </w:r>
            <w:r w:rsidRPr="00B60D70">
              <w:rPr>
                <w:rFonts w:ascii="TH SarabunPSK" w:eastAsia="Times New Roman" w:hAnsi="TH SarabunPSK" w:cs="TH SarabunPSK" w:hint="cs"/>
                <w:sz w:val="28"/>
                <w:szCs w:val="28"/>
                <w:cs/>
              </w:rPr>
              <w:tab/>
              <w:t xml:space="preserve"> </w:t>
            </w:r>
          </w:p>
          <w:p w14:paraId="7DB5C1FD" w14:textId="77777777" w:rsidR="00CB2F67" w:rsidRPr="00B60D70" w:rsidRDefault="00CB2F67" w:rsidP="00932286">
            <w:pPr>
              <w:ind w:right="26"/>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cs/>
              </w:rPr>
              <w:t>(</w:t>
            </w:r>
            <w:r w:rsidRPr="00B60D70">
              <w:rPr>
                <w:rFonts w:ascii="TH SarabunPSK" w:eastAsia="Times New Roman" w:hAnsi="TH SarabunPSK" w:cs="TH SarabunPSK" w:hint="cs"/>
                <w:sz w:val="28"/>
                <w:szCs w:val="28"/>
              </w:rPr>
              <w:t>Soil Mechanics Laboratory)</w:t>
            </w:r>
          </w:p>
        </w:tc>
        <w:tc>
          <w:tcPr>
            <w:tcW w:w="714" w:type="pct"/>
          </w:tcPr>
          <w:p w14:paraId="40E00803" w14:textId="546CF380"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1 (0-3-</w:t>
            </w:r>
            <w:r w:rsidR="00D26FF1" w:rsidRPr="00B60D70">
              <w:rPr>
                <w:rFonts w:ascii="TH SarabunPSK" w:eastAsia="Times New Roman" w:hAnsi="TH SarabunPSK" w:cs="TH SarabunPSK"/>
                <w:sz w:val="28"/>
                <w:szCs w:val="28"/>
              </w:rPr>
              <w:t>2</w:t>
            </w:r>
            <w:r w:rsidRPr="00B60D70">
              <w:rPr>
                <w:rFonts w:ascii="TH SarabunPSK" w:eastAsia="Times New Roman" w:hAnsi="TH SarabunPSK" w:cs="TH SarabunPSK" w:hint="cs"/>
                <w:sz w:val="28"/>
                <w:szCs w:val="28"/>
              </w:rPr>
              <w:t>)</w:t>
            </w:r>
          </w:p>
        </w:tc>
        <w:tc>
          <w:tcPr>
            <w:tcW w:w="1486" w:type="pct"/>
          </w:tcPr>
          <w:p w14:paraId="6DA033BA" w14:textId="77777777" w:rsidR="00CB2F67" w:rsidRPr="00B60D70" w:rsidRDefault="00CB2F67" w:rsidP="00932286">
            <w:pPr>
              <w:ind w:right="26"/>
              <w:rPr>
                <w:rFonts w:ascii="TH SarabunPSK" w:eastAsia="Times New Roman"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CB2F67" w:rsidRPr="00B60D70" w14:paraId="43DA0E1F" w14:textId="77777777" w:rsidTr="00932286">
        <w:tc>
          <w:tcPr>
            <w:tcW w:w="836" w:type="pct"/>
          </w:tcPr>
          <w:p w14:paraId="6EDD33A3" w14:textId="5DFA77E0"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CTE</w:t>
            </w:r>
            <w:r w:rsidR="00D458C7" w:rsidRPr="00B60D70">
              <w:rPr>
                <w:rFonts w:ascii="TH SarabunPSK" w:eastAsia="Times New Roman" w:hAnsi="TH SarabunPSK" w:cs="TH SarabunPSK"/>
                <w:sz w:val="28"/>
                <w:szCs w:val="28"/>
              </w:rPr>
              <w:t xml:space="preserve"> </w:t>
            </w:r>
            <w:r w:rsidRPr="00B60D70">
              <w:rPr>
                <w:rFonts w:ascii="TH SarabunPSK" w:eastAsia="Times New Roman" w:hAnsi="TH SarabunPSK" w:cs="TH SarabunPSK" w:hint="cs"/>
                <w:sz w:val="28"/>
                <w:szCs w:val="28"/>
              </w:rPr>
              <w:t>395</w:t>
            </w:r>
          </w:p>
        </w:tc>
        <w:tc>
          <w:tcPr>
            <w:tcW w:w="1964" w:type="pct"/>
          </w:tcPr>
          <w:p w14:paraId="3712F0BF" w14:textId="77777777" w:rsidR="00CB2F67" w:rsidRPr="00B60D70" w:rsidRDefault="00CB2F67" w:rsidP="00932286">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การฝึกงานทางวิศวกรรมโยธา</w:t>
            </w:r>
          </w:p>
          <w:p w14:paraId="6CAAA507" w14:textId="77777777" w:rsidR="00CB2F67" w:rsidRPr="00B60D70" w:rsidRDefault="00CB2F67" w:rsidP="00932286">
            <w:pPr>
              <w:ind w:right="26"/>
              <w:jc w:val="left"/>
              <w:rPr>
                <w:rFonts w:ascii="TH SarabunPSK" w:eastAsia="Times New Roman" w:hAnsi="TH SarabunPSK" w:cs="TH SarabunPSK"/>
                <w:sz w:val="28"/>
                <w:szCs w:val="28"/>
                <w:cs/>
              </w:rPr>
            </w:pPr>
            <w:r w:rsidRPr="00B60D70">
              <w:rPr>
                <w:rFonts w:ascii="TH SarabunPSK" w:eastAsia="Times New Roman" w:hAnsi="TH SarabunPSK" w:cs="TH SarabunPSK" w:hint="cs"/>
                <w:sz w:val="28"/>
                <w:szCs w:val="28"/>
              </w:rPr>
              <w:t>(Field Experience in Civil Engineering)</w:t>
            </w:r>
          </w:p>
        </w:tc>
        <w:tc>
          <w:tcPr>
            <w:tcW w:w="714" w:type="pct"/>
          </w:tcPr>
          <w:p w14:paraId="6989EEFB" w14:textId="77777777" w:rsidR="00CB2F67" w:rsidRPr="00B60D70" w:rsidRDefault="00CB2F67" w:rsidP="00932286">
            <w:pPr>
              <w:ind w:right="26"/>
              <w:rPr>
                <w:rFonts w:ascii="TH SarabunPSK" w:eastAsia="Times New Roman" w:hAnsi="TH SarabunPSK" w:cs="TH SarabunPSK"/>
                <w:sz w:val="28"/>
                <w:szCs w:val="28"/>
              </w:rPr>
            </w:pPr>
            <w:r w:rsidRPr="00B60D70">
              <w:rPr>
                <w:rFonts w:ascii="TH SarabunPSK" w:eastAsia="Times New Roman" w:hAnsi="TH SarabunPSK" w:cs="TH SarabunPSK" w:hint="cs"/>
                <w:sz w:val="28"/>
                <w:szCs w:val="28"/>
              </w:rPr>
              <w:t>1 (S/U)</w:t>
            </w:r>
          </w:p>
        </w:tc>
        <w:tc>
          <w:tcPr>
            <w:tcW w:w="1486" w:type="pct"/>
          </w:tcPr>
          <w:p w14:paraId="6BA213AF" w14:textId="77777777" w:rsidR="00CB2F67" w:rsidRPr="00B60D70" w:rsidRDefault="00CB2F67" w:rsidP="00932286">
            <w:pPr>
              <w:ind w:right="26"/>
              <w:rPr>
                <w:rFonts w:ascii="TH SarabunPSK" w:eastAsia="Times New Roman" w:hAnsi="TH SarabunPSK" w:cs="TH SarabunPSK"/>
                <w:sz w:val="28"/>
                <w:szCs w:val="28"/>
              </w:rPr>
            </w:pPr>
            <w:r w:rsidRPr="00B60D70">
              <w:rPr>
                <w:rFonts w:ascii="TH SarabunPSK" w:hAnsi="TH SarabunPSK" w:cs="TH SarabunPSK" w:hint="cs"/>
                <w:sz w:val="28"/>
                <w:szCs w:val="28"/>
              </w:rPr>
              <w:t>15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bl>
    <w:p w14:paraId="6DBD45D8" w14:textId="77777777" w:rsidR="00461E86" w:rsidRPr="00B60D70" w:rsidRDefault="00461E86" w:rsidP="00592146">
      <w:pPr>
        <w:rPr>
          <w:rFonts w:ascii="TH SarabunPSK" w:hAnsi="TH SarabunPSK" w:cs="TH SarabunPSK"/>
          <w:b/>
          <w:bCs/>
          <w:lang w:val="th-TH"/>
        </w:rPr>
      </w:pPr>
    </w:p>
    <w:p w14:paraId="1751E095" w14:textId="1087DC08" w:rsidR="00461E86" w:rsidRPr="00B60D70" w:rsidRDefault="00461E86" w:rsidP="00461E86">
      <w:pPr>
        <w:pStyle w:val="3"/>
        <w:numPr>
          <w:ilvl w:val="0"/>
          <w:numId w:val="0"/>
        </w:numPr>
        <w:ind w:left="720" w:hanging="720"/>
        <w:rPr>
          <w:rFonts w:ascii="TH SarabunPSK" w:hAnsi="TH SarabunPSK" w:cs="TH SarabunPSK"/>
        </w:rPr>
      </w:pPr>
      <w:bookmarkStart w:id="871" w:name="_Toc180609608"/>
      <w:bookmarkStart w:id="872" w:name="_Toc191634221"/>
      <w:r w:rsidRPr="00B60D70">
        <w:rPr>
          <w:rFonts w:ascii="TH SarabunPSK" w:hAnsi="TH SarabunPSK" w:cs="TH SarabunPSK"/>
          <w:cs/>
        </w:rPr>
        <w:lastRenderedPageBreak/>
        <w:t>อ.อินทร์</w:t>
      </w:r>
      <w:proofErr w:type="spellStart"/>
      <w:r w:rsidRPr="00B60D70">
        <w:rPr>
          <w:rFonts w:ascii="TH SarabunPSK" w:hAnsi="TH SarabunPSK" w:cs="TH SarabunPSK"/>
          <w:cs/>
        </w:rPr>
        <w:t>ธิ</w:t>
      </w:r>
      <w:proofErr w:type="spellEnd"/>
      <w:r w:rsidRPr="00B60D70">
        <w:rPr>
          <w:rFonts w:ascii="TH SarabunPSK" w:hAnsi="TH SarabunPSK" w:cs="TH SarabunPSK"/>
          <w:cs/>
        </w:rPr>
        <w:t>รา คำ</w:t>
      </w:r>
      <w:proofErr w:type="spellStart"/>
      <w:r w:rsidRPr="00B60D70">
        <w:rPr>
          <w:rFonts w:ascii="TH SarabunPSK" w:hAnsi="TH SarabunPSK" w:cs="TH SarabunPSK"/>
          <w:cs/>
        </w:rPr>
        <w:t>ภี</w:t>
      </w:r>
      <w:proofErr w:type="spellEnd"/>
      <w:r w:rsidRPr="00B60D70">
        <w:rPr>
          <w:rFonts w:ascii="TH SarabunPSK" w:hAnsi="TH SarabunPSK" w:cs="TH SarabunPSK"/>
          <w:cs/>
        </w:rPr>
        <w:t>ระ</w:t>
      </w:r>
      <w:bookmarkEnd w:id="871"/>
      <w:bookmarkEnd w:id="872"/>
    </w:p>
    <w:p w14:paraId="39B29360" w14:textId="112D6782"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ชื่อ </w:t>
      </w:r>
      <w:r w:rsidRPr="00B60D70">
        <w:rPr>
          <w:rFonts w:ascii="TH SarabunPSK" w:hAnsi="TH SarabunPSK" w:cs="TH SarabunPSK" w:hint="cs"/>
          <w:b/>
          <w:bCs/>
          <w:cs/>
        </w:rPr>
        <w:t xml:space="preserve">- </w:t>
      </w:r>
      <w:r w:rsidRPr="00B60D70">
        <w:rPr>
          <w:rFonts w:ascii="TH SarabunPSK" w:hAnsi="TH SarabunPSK" w:cs="TH SarabunPSK" w:hint="cs"/>
          <w:b/>
          <w:bCs/>
          <w:cs/>
          <w:lang w:val="th-TH"/>
        </w:rPr>
        <w:t>สกุล ภาษาไทย</w:t>
      </w:r>
      <w:r w:rsidRPr="00B60D70">
        <w:rPr>
          <w:rFonts w:ascii="TH SarabunPSK" w:hAnsi="TH SarabunPSK" w:cs="TH SarabunPSK" w:hint="cs"/>
          <w:b/>
          <w:bCs/>
        </w:rPr>
        <w:t xml:space="preserve"> </w:t>
      </w:r>
      <w:r w:rsidR="00903853" w:rsidRPr="00B60D70">
        <w:rPr>
          <w:rFonts w:ascii="TH SarabunPSK" w:hAnsi="TH SarabunPSK" w:cs="TH SarabunPSK" w:hint="cs"/>
          <w:b/>
          <w:bCs/>
        </w:rPr>
        <w:tab/>
      </w:r>
      <w:r w:rsidR="00903853" w:rsidRPr="00B60D70">
        <w:rPr>
          <w:rFonts w:ascii="TH SarabunPSK" w:hAnsi="TH SarabunPSK" w:cs="TH SarabunPSK" w:hint="cs"/>
          <w:b/>
          <w:bCs/>
        </w:rPr>
        <w:tab/>
      </w:r>
      <w:r w:rsidRPr="00B60D70">
        <w:rPr>
          <w:rFonts w:ascii="TH SarabunPSK" w:eastAsia="Cordia New" w:hAnsi="TH SarabunPSK" w:cs="TH SarabunPSK" w:hint="cs"/>
          <w:b/>
          <w:bCs/>
          <w:cs/>
          <w:lang w:val="th-TH" w:eastAsia="zh-CN"/>
        </w:rPr>
        <w:t>อินทร์</w:t>
      </w:r>
      <w:proofErr w:type="spellStart"/>
      <w:r w:rsidRPr="00B60D70">
        <w:rPr>
          <w:rFonts w:ascii="TH SarabunPSK" w:eastAsia="Cordia New" w:hAnsi="TH SarabunPSK" w:cs="TH SarabunPSK" w:hint="cs"/>
          <w:b/>
          <w:bCs/>
          <w:cs/>
          <w:lang w:val="th-TH" w:eastAsia="zh-CN"/>
        </w:rPr>
        <w:t>ธิ</w:t>
      </w:r>
      <w:proofErr w:type="spellEnd"/>
      <w:r w:rsidRPr="00B60D70">
        <w:rPr>
          <w:rFonts w:ascii="TH SarabunPSK" w:eastAsia="Cordia New" w:hAnsi="TH SarabunPSK" w:cs="TH SarabunPSK" w:hint="cs"/>
          <w:b/>
          <w:bCs/>
          <w:cs/>
          <w:lang w:val="th-TH" w:eastAsia="zh-CN"/>
        </w:rPr>
        <w:t>รา</w:t>
      </w:r>
      <w:r w:rsidR="00BD7F9D" w:rsidRPr="00B60D70">
        <w:rPr>
          <w:rFonts w:ascii="TH SarabunPSK" w:eastAsia="Cordia New" w:hAnsi="TH SarabunPSK" w:cs="TH SarabunPSK" w:hint="cs"/>
          <w:b/>
          <w:bCs/>
          <w:cs/>
          <w:lang w:val="th-TH" w:eastAsia="zh-CN"/>
        </w:rPr>
        <w:t xml:space="preserve"> </w:t>
      </w:r>
      <w:r w:rsidRPr="00B60D70">
        <w:rPr>
          <w:rFonts w:ascii="TH SarabunPSK" w:eastAsia="Cordia New" w:hAnsi="TH SarabunPSK" w:cs="TH SarabunPSK" w:hint="cs"/>
          <w:b/>
          <w:bCs/>
          <w:cs/>
          <w:lang w:val="th-TH" w:eastAsia="zh-CN"/>
        </w:rPr>
        <w:t>คำ</w:t>
      </w:r>
      <w:proofErr w:type="spellStart"/>
      <w:r w:rsidRPr="00B60D70">
        <w:rPr>
          <w:rFonts w:ascii="TH SarabunPSK" w:eastAsia="Cordia New" w:hAnsi="TH SarabunPSK" w:cs="TH SarabunPSK" w:hint="cs"/>
          <w:b/>
          <w:bCs/>
          <w:cs/>
          <w:lang w:val="th-TH" w:eastAsia="zh-CN"/>
        </w:rPr>
        <w:t>ภี</w:t>
      </w:r>
      <w:proofErr w:type="spellEnd"/>
      <w:r w:rsidRPr="00B60D70">
        <w:rPr>
          <w:rFonts w:ascii="TH SarabunPSK" w:eastAsia="Cordia New" w:hAnsi="TH SarabunPSK" w:cs="TH SarabunPSK" w:hint="cs"/>
          <w:b/>
          <w:bCs/>
          <w:cs/>
          <w:lang w:val="th-TH" w:eastAsia="zh-CN"/>
        </w:rPr>
        <w:t>ระ</w:t>
      </w:r>
    </w:p>
    <w:p w14:paraId="12CC9242" w14:textId="41A14DB2" w:rsidR="009E6917" w:rsidRPr="00B60D70" w:rsidRDefault="00D756E0" w:rsidP="00592146">
      <w:pPr>
        <w:rPr>
          <w:rFonts w:ascii="TH SarabunPSK" w:hAnsi="TH SarabunPSK" w:cs="TH SarabunPSK"/>
          <w:b/>
          <w:bCs/>
        </w:rPr>
      </w:pPr>
      <w:r w:rsidRPr="00B60D70">
        <w:rPr>
          <w:rFonts w:ascii="TH SarabunPSK" w:hAnsi="TH SarabunPSK" w:cs="TH SarabunPSK" w:hint="cs"/>
          <w:b/>
          <w:bCs/>
          <w:cs/>
          <w:lang w:val="th-TH"/>
        </w:rPr>
        <w:t xml:space="preserve">ชื่อ </w:t>
      </w:r>
      <w:r w:rsidRPr="00B60D70">
        <w:rPr>
          <w:rFonts w:ascii="TH SarabunPSK" w:hAnsi="TH SarabunPSK" w:cs="TH SarabunPSK" w:hint="cs"/>
          <w:b/>
          <w:bCs/>
          <w:cs/>
        </w:rPr>
        <w:t>–</w:t>
      </w:r>
      <w:r w:rsidRPr="00B60D70">
        <w:rPr>
          <w:rFonts w:ascii="TH SarabunPSK" w:hAnsi="TH SarabunPSK" w:cs="TH SarabunPSK" w:hint="cs"/>
          <w:b/>
          <w:bCs/>
        </w:rPr>
        <w:t xml:space="preserve"> </w:t>
      </w:r>
      <w:r w:rsidRPr="00B60D70">
        <w:rPr>
          <w:rFonts w:ascii="TH SarabunPSK" w:hAnsi="TH SarabunPSK" w:cs="TH SarabunPSK" w:hint="cs"/>
          <w:b/>
          <w:bCs/>
          <w:cs/>
          <w:lang w:val="th-TH"/>
        </w:rPr>
        <w:t xml:space="preserve">สกุล ภาษาอังกฤษ </w:t>
      </w:r>
      <w:r w:rsidR="00D71DDC" w:rsidRPr="00B60D70">
        <w:rPr>
          <w:rFonts w:ascii="TH SarabunPSK" w:hAnsi="TH SarabunPSK" w:cs="TH SarabunPSK"/>
          <w:b/>
          <w:bCs/>
          <w:cs/>
          <w:lang w:val="th-TH"/>
        </w:rPr>
        <w:tab/>
      </w:r>
      <w:r w:rsidR="00903853" w:rsidRPr="00B60D70">
        <w:rPr>
          <w:rFonts w:ascii="TH SarabunPSK" w:hAnsi="TH SarabunPSK" w:cs="TH SarabunPSK" w:hint="cs"/>
          <w:b/>
          <w:bCs/>
        </w:rPr>
        <w:tab/>
      </w:r>
      <w:r w:rsidRPr="00B60D70">
        <w:rPr>
          <w:rFonts w:ascii="TH SarabunPSK" w:hAnsi="TH SarabunPSK" w:cs="TH SarabunPSK" w:hint="cs"/>
          <w:b/>
          <w:bCs/>
        </w:rPr>
        <w:t xml:space="preserve">Miss. </w:t>
      </w:r>
      <w:proofErr w:type="spellStart"/>
      <w:r w:rsidRPr="00B60D70">
        <w:rPr>
          <w:rFonts w:ascii="TH SarabunPSK" w:hAnsi="TH SarabunPSK" w:cs="TH SarabunPSK" w:hint="cs"/>
          <w:b/>
          <w:bCs/>
        </w:rPr>
        <w:t>Inthira</w:t>
      </w:r>
      <w:proofErr w:type="spellEnd"/>
      <w:r w:rsidRPr="00B60D70">
        <w:rPr>
          <w:rFonts w:ascii="TH SarabunPSK" w:hAnsi="TH SarabunPSK" w:cs="TH SarabunPSK" w:hint="cs"/>
          <w:b/>
          <w:bCs/>
        </w:rPr>
        <w:t xml:space="preserve"> </w:t>
      </w:r>
      <w:proofErr w:type="spellStart"/>
      <w:r w:rsidRPr="00B60D70">
        <w:rPr>
          <w:rFonts w:ascii="TH SarabunPSK" w:hAnsi="TH SarabunPSK" w:cs="TH SarabunPSK" w:hint="cs"/>
          <w:b/>
          <w:bCs/>
        </w:rPr>
        <w:t>Kampeera</w:t>
      </w:r>
      <w:proofErr w:type="spellEnd"/>
    </w:p>
    <w:p w14:paraId="6D456D0D" w14:textId="77777777" w:rsidR="00903853" w:rsidRPr="00B60D70" w:rsidRDefault="00903853" w:rsidP="00592146">
      <w:pPr>
        <w:rPr>
          <w:rFonts w:ascii="TH SarabunPSK" w:hAnsi="TH SarabunPSK" w:cs="TH SarabunPSK"/>
          <w:b/>
          <w:bCs/>
        </w:rPr>
      </w:pPr>
    </w:p>
    <w:p w14:paraId="4D13B349" w14:textId="20796C88" w:rsidR="009E6917" w:rsidRPr="00B60D70" w:rsidRDefault="00D756E0" w:rsidP="00592146">
      <w:pPr>
        <w:rPr>
          <w:rFonts w:ascii="TH SarabunPSK" w:hAnsi="TH SarabunPSK" w:cs="TH SarabunPSK"/>
          <w:b/>
          <w:bCs/>
        </w:rPr>
      </w:pPr>
      <w:r w:rsidRPr="00B60D70">
        <w:rPr>
          <w:rFonts w:ascii="TH SarabunPSK" w:hAnsi="TH SarabunPSK" w:cs="TH SarabunPSK" w:hint="cs"/>
          <w:b/>
          <w:bCs/>
        </w:rPr>
        <w:t xml:space="preserve">1. </w:t>
      </w:r>
      <w:r w:rsidRPr="00B60D70">
        <w:rPr>
          <w:rFonts w:ascii="TH SarabunPSK" w:hAnsi="TH SarabunPSK" w:cs="TH SarabunPSK" w:hint="cs"/>
          <w:b/>
          <w:bCs/>
          <w:cs/>
          <w:lang w:val="th-TH"/>
        </w:rPr>
        <w:t>ประวัติการศึกษา</w:t>
      </w:r>
    </w:p>
    <w:p w14:paraId="07D1D209" w14:textId="52AEDA28" w:rsidR="009E6917" w:rsidRPr="00B60D70" w:rsidRDefault="00D756E0" w:rsidP="00592146">
      <w:pPr>
        <w:rPr>
          <w:rFonts w:ascii="TH SarabunPSK" w:hAnsi="TH SarabunPSK" w:cs="TH SarabunPSK"/>
        </w:rPr>
      </w:pPr>
      <w:r w:rsidRPr="00B60D70">
        <w:rPr>
          <w:rFonts w:ascii="TH SarabunPSK" w:hAnsi="TH SarabunPSK" w:cs="TH SarabunPSK" w:hint="cs"/>
          <w:cs/>
          <w:lang w:val="th-TH"/>
        </w:rPr>
        <w:t>ปี พ</w:t>
      </w:r>
      <w:r w:rsidRPr="00B60D70">
        <w:rPr>
          <w:rFonts w:ascii="TH SarabunPSK" w:hAnsi="TH SarabunPSK" w:cs="TH SarabunPSK" w:hint="cs"/>
          <w:cs/>
        </w:rPr>
        <w:t>.</w:t>
      </w:r>
      <w:r w:rsidRPr="00B60D70">
        <w:rPr>
          <w:rFonts w:ascii="TH SarabunPSK" w:hAnsi="TH SarabunPSK" w:cs="TH SarabunPSK" w:hint="cs"/>
          <w:cs/>
          <w:lang w:val="th-TH"/>
        </w:rPr>
        <w:t>ศ</w:t>
      </w:r>
      <w:r w:rsidRPr="00B60D70">
        <w:rPr>
          <w:rFonts w:ascii="TH SarabunPSK" w:hAnsi="TH SarabunPSK" w:cs="TH SarabunPSK" w:hint="cs"/>
          <w:cs/>
        </w:rPr>
        <w:t xml:space="preserve">. 2550 </w:t>
      </w:r>
      <w:r w:rsidR="004727D1" w:rsidRPr="00B60D70">
        <w:rPr>
          <w:rFonts w:ascii="TH SarabunPSK" w:hAnsi="TH SarabunPSK" w:cs="TH SarabunPSK"/>
        </w:rPr>
        <w:tab/>
      </w:r>
      <w:r w:rsidRPr="00B60D70">
        <w:rPr>
          <w:rFonts w:ascii="TH SarabunPSK" w:hAnsi="TH SarabunPSK" w:cs="TH SarabunPSK" w:hint="cs"/>
          <w:cs/>
          <w:lang w:val="th-TH"/>
        </w:rPr>
        <w:t>ค</w:t>
      </w:r>
      <w:r w:rsidRPr="00B60D70">
        <w:rPr>
          <w:rFonts w:ascii="TH SarabunPSK" w:hAnsi="TH SarabunPSK" w:cs="TH SarabunPSK" w:hint="cs"/>
          <w:cs/>
        </w:rPr>
        <w:t>.</w:t>
      </w:r>
      <w:proofErr w:type="spellStart"/>
      <w:r w:rsidRPr="00B60D70">
        <w:rPr>
          <w:rFonts w:ascii="TH SarabunPSK" w:hAnsi="TH SarabunPSK" w:cs="TH SarabunPSK" w:hint="cs"/>
          <w:cs/>
          <w:lang w:val="th-TH"/>
        </w:rPr>
        <w:t>อ</w:t>
      </w:r>
      <w:r w:rsidRPr="00B60D70">
        <w:rPr>
          <w:rFonts w:ascii="TH SarabunPSK" w:hAnsi="TH SarabunPSK" w:cs="TH SarabunPSK" w:hint="cs"/>
          <w:cs/>
        </w:rPr>
        <w:t>.</w:t>
      </w:r>
      <w:r w:rsidRPr="00B60D70">
        <w:rPr>
          <w:rFonts w:ascii="TH SarabunPSK" w:hAnsi="TH SarabunPSK" w:cs="TH SarabunPSK" w:hint="cs"/>
          <w:cs/>
          <w:lang w:val="th-TH"/>
        </w:rPr>
        <w:t>ม</w:t>
      </w:r>
      <w:proofErr w:type="spellEnd"/>
      <w:r w:rsidRPr="00B60D70">
        <w:rPr>
          <w:rFonts w:ascii="TH SarabunPSK" w:hAnsi="TH SarabunPSK" w:cs="TH SarabunPSK" w:hint="cs"/>
          <w:cs/>
        </w:rPr>
        <w:t>. (</w:t>
      </w:r>
      <w:r w:rsidRPr="00B60D70">
        <w:rPr>
          <w:rFonts w:ascii="TH SarabunPSK" w:hAnsi="TH SarabunPSK" w:cs="TH SarabunPSK" w:hint="cs"/>
          <w:cs/>
          <w:lang w:val="th-TH"/>
        </w:rPr>
        <w:t>วิศวกรรมโยธา</w:t>
      </w:r>
      <w:r w:rsidRPr="00B60D70">
        <w:rPr>
          <w:rFonts w:ascii="TH SarabunPSK" w:hAnsi="TH SarabunPSK" w:cs="TH SarabunPSK" w:hint="cs"/>
          <w:cs/>
        </w:rPr>
        <w:t xml:space="preserve">), </w:t>
      </w:r>
      <w:r w:rsidRPr="00B60D70">
        <w:rPr>
          <w:rFonts w:ascii="TH SarabunPSK" w:hAnsi="TH SarabunPSK" w:cs="TH SarabunPSK" w:hint="cs"/>
          <w:cs/>
          <w:lang w:val="th-TH"/>
        </w:rPr>
        <w:t>มหาวิทยาลัยเทคโนโลยีพระจอมเกล้าธนบุรี</w:t>
      </w:r>
      <w:r w:rsidRPr="00B60D70">
        <w:rPr>
          <w:rFonts w:ascii="TH SarabunPSK" w:hAnsi="TH SarabunPSK" w:cs="TH SarabunPSK" w:hint="cs"/>
        </w:rPr>
        <w:t xml:space="preserve">, </w:t>
      </w:r>
      <w:r w:rsidRPr="00B60D70">
        <w:rPr>
          <w:rFonts w:ascii="TH SarabunPSK" w:hAnsi="TH SarabunPSK" w:cs="TH SarabunPSK" w:hint="cs"/>
          <w:cs/>
          <w:lang w:val="th-TH"/>
        </w:rPr>
        <w:t>ประเทศไทย</w:t>
      </w:r>
    </w:p>
    <w:p w14:paraId="177366EF" w14:textId="18F406B4" w:rsidR="009E6917" w:rsidRPr="00B60D70" w:rsidRDefault="00D756E0" w:rsidP="00592146">
      <w:pPr>
        <w:rPr>
          <w:rFonts w:ascii="TH SarabunPSK" w:hAnsi="TH SarabunPSK" w:cs="TH SarabunPSK"/>
        </w:rPr>
      </w:pPr>
      <w:r w:rsidRPr="00B60D70">
        <w:rPr>
          <w:rFonts w:ascii="TH SarabunPSK" w:hAnsi="TH SarabunPSK" w:cs="TH SarabunPSK" w:hint="cs"/>
          <w:cs/>
          <w:lang w:val="th-TH"/>
        </w:rPr>
        <w:t>ปี พ</w:t>
      </w:r>
      <w:r w:rsidRPr="00B60D70">
        <w:rPr>
          <w:rFonts w:ascii="TH SarabunPSK" w:hAnsi="TH SarabunPSK" w:cs="TH SarabunPSK" w:hint="cs"/>
          <w:cs/>
        </w:rPr>
        <w:t>.</w:t>
      </w:r>
      <w:r w:rsidRPr="00B60D70">
        <w:rPr>
          <w:rFonts w:ascii="TH SarabunPSK" w:hAnsi="TH SarabunPSK" w:cs="TH SarabunPSK" w:hint="cs"/>
          <w:cs/>
          <w:lang w:val="th-TH"/>
        </w:rPr>
        <w:t>ศ</w:t>
      </w:r>
      <w:r w:rsidRPr="00B60D70">
        <w:rPr>
          <w:rFonts w:ascii="TH SarabunPSK" w:hAnsi="TH SarabunPSK" w:cs="TH SarabunPSK" w:hint="cs"/>
          <w:cs/>
        </w:rPr>
        <w:t xml:space="preserve">. 2541 </w:t>
      </w:r>
      <w:r w:rsidR="004727D1" w:rsidRPr="00B60D70">
        <w:rPr>
          <w:rFonts w:ascii="TH SarabunPSK" w:hAnsi="TH SarabunPSK" w:cs="TH SarabunPSK"/>
        </w:rPr>
        <w:tab/>
      </w:r>
      <w:r w:rsidRPr="00B60D70">
        <w:rPr>
          <w:rFonts w:ascii="TH SarabunPSK" w:hAnsi="TH SarabunPSK" w:cs="TH SarabunPSK" w:hint="cs"/>
          <w:cs/>
          <w:lang w:val="th-TH"/>
        </w:rPr>
        <w:t>ค</w:t>
      </w:r>
      <w:r w:rsidRPr="00B60D70">
        <w:rPr>
          <w:rFonts w:ascii="TH SarabunPSK" w:hAnsi="TH SarabunPSK" w:cs="TH SarabunPSK" w:hint="cs"/>
          <w:cs/>
        </w:rPr>
        <w:t>.</w:t>
      </w:r>
      <w:r w:rsidRPr="00B60D70">
        <w:rPr>
          <w:rFonts w:ascii="TH SarabunPSK" w:hAnsi="TH SarabunPSK" w:cs="TH SarabunPSK" w:hint="cs"/>
          <w:cs/>
          <w:lang w:val="th-TH"/>
        </w:rPr>
        <w:t>อ</w:t>
      </w:r>
      <w:r w:rsidRPr="00B60D70">
        <w:rPr>
          <w:rFonts w:ascii="TH SarabunPSK" w:hAnsi="TH SarabunPSK" w:cs="TH SarabunPSK" w:hint="cs"/>
          <w:cs/>
        </w:rPr>
        <w:t>.</w:t>
      </w:r>
      <w:r w:rsidRPr="00B60D70">
        <w:rPr>
          <w:rFonts w:ascii="TH SarabunPSK" w:hAnsi="TH SarabunPSK" w:cs="TH SarabunPSK" w:hint="cs"/>
          <w:cs/>
          <w:lang w:val="th-TH"/>
        </w:rPr>
        <w:t>บ</w:t>
      </w:r>
      <w:r w:rsidRPr="00B60D70">
        <w:rPr>
          <w:rFonts w:ascii="TH SarabunPSK" w:hAnsi="TH SarabunPSK" w:cs="TH SarabunPSK" w:hint="cs"/>
        </w:rPr>
        <w:t>.</w:t>
      </w:r>
      <w:r w:rsidRPr="00B60D70">
        <w:rPr>
          <w:rFonts w:ascii="TH SarabunPSK" w:hAnsi="TH SarabunPSK" w:cs="TH SarabunPSK" w:hint="cs"/>
          <w:cs/>
        </w:rPr>
        <w:t xml:space="preserve"> (</w:t>
      </w:r>
      <w:r w:rsidRPr="00B60D70">
        <w:rPr>
          <w:rFonts w:ascii="TH SarabunPSK" w:hAnsi="TH SarabunPSK" w:cs="TH SarabunPSK" w:hint="cs"/>
          <w:cs/>
          <w:lang w:val="th-TH"/>
        </w:rPr>
        <w:t>วิศวกรรมโยธา</w:t>
      </w:r>
      <w:r w:rsidRPr="00B60D70">
        <w:rPr>
          <w:rFonts w:ascii="TH SarabunPSK" w:hAnsi="TH SarabunPSK" w:cs="TH SarabunPSK" w:hint="cs"/>
          <w:cs/>
        </w:rPr>
        <w:t xml:space="preserve">), </w:t>
      </w:r>
      <w:r w:rsidRPr="00B60D70">
        <w:rPr>
          <w:rFonts w:ascii="TH SarabunPSK" w:hAnsi="TH SarabunPSK" w:cs="TH SarabunPSK" w:hint="cs"/>
          <w:cs/>
          <w:lang w:val="th-TH"/>
        </w:rPr>
        <w:t>มหาวิทยาลัยเทคโนโลยีพระจอมเกล้าธนบุรี</w:t>
      </w:r>
      <w:r w:rsidRPr="00B60D70">
        <w:rPr>
          <w:rFonts w:ascii="TH SarabunPSK" w:hAnsi="TH SarabunPSK" w:cs="TH SarabunPSK" w:hint="cs"/>
        </w:rPr>
        <w:t xml:space="preserve">, </w:t>
      </w:r>
      <w:r w:rsidRPr="00B60D70">
        <w:rPr>
          <w:rFonts w:ascii="TH SarabunPSK" w:hAnsi="TH SarabunPSK" w:cs="TH SarabunPSK" w:hint="cs"/>
          <w:cs/>
          <w:lang w:val="th-TH"/>
        </w:rPr>
        <w:t>ประเทศไทย</w:t>
      </w:r>
    </w:p>
    <w:p w14:paraId="0F7F6BBC" w14:textId="790F7F6E" w:rsidR="00903853" w:rsidRPr="00B60D70" w:rsidRDefault="00903853" w:rsidP="00903853">
      <w:pPr>
        <w:rPr>
          <w:rFonts w:ascii="TH SarabunPSK" w:hAnsi="TH SarabunPSK" w:cs="TH SarabunPSK"/>
          <w:b/>
          <w:bCs/>
        </w:rPr>
      </w:pPr>
      <w:r w:rsidRPr="00B60D70">
        <w:rPr>
          <w:rFonts w:ascii="TH SarabunPSK" w:hAnsi="TH SarabunPSK" w:cs="TH SarabunPSK" w:hint="cs"/>
          <w:b/>
          <w:bCs/>
          <w:cs/>
          <w:lang w:val="th-TH"/>
        </w:rPr>
        <w:t>คุณวุฒิและสาขาวิชา</w:t>
      </w:r>
      <w:r w:rsidRPr="00B60D70">
        <w:rPr>
          <w:rFonts w:ascii="TH SarabunPSK" w:hAnsi="TH SarabunPSK" w:cs="TH SarabunPSK" w:hint="cs"/>
          <w:b/>
          <w:bCs/>
          <w:cs/>
        </w:rPr>
        <w:tab/>
      </w:r>
    </w:p>
    <w:p w14:paraId="2654B376" w14:textId="19A38089" w:rsidR="00903853" w:rsidRPr="00B60D70" w:rsidRDefault="00DC7450" w:rsidP="00903853">
      <w:pPr>
        <w:ind w:left="720"/>
        <w:rPr>
          <w:rFonts w:ascii="TH SarabunPSK" w:hAnsi="TH SarabunPSK" w:cs="TH SarabunPSK"/>
        </w:rPr>
      </w:pPr>
      <w:r w:rsidRPr="00B60D70">
        <w:rPr>
          <w:rFonts w:ascii="TH SarabunPSK" w:eastAsia="Wingdings 2" w:hAnsi="TH SarabunPSK" w:cs="TH SarabunPSK" w:hint="cs"/>
        </w:rPr>
        <w:sym w:font="Wingdings 2" w:char="F052"/>
      </w:r>
      <w:r w:rsidR="00903853" w:rsidRPr="00B60D70">
        <w:rPr>
          <w:rFonts w:ascii="TH SarabunPSK" w:hAnsi="TH SarabunPSK" w:cs="TH SarabunPSK" w:hint="cs"/>
          <w:cs/>
          <w:lang w:val="th-TH"/>
        </w:rPr>
        <w:t>คุณวุฒิและสาขาวิชา</w:t>
      </w:r>
      <w:r w:rsidR="00903853" w:rsidRPr="00B60D70">
        <w:rPr>
          <w:rFonts w:ascii="TH SarabunPSK" w:hAnsi="TH SarabunPSK" w:cs="TH SarabunPSK" w:hint="cs"/>
          <w:u w:val="single"/>
          <w:cs/>
          <w:lang w:val="th-TH"/>
        </w:rPr>
        <w:t>ตรง</w:t>
      </w:r>
      <w:r w:rsidR="00903853" w:rsidRPr="00B60D70">
        <w:rPr>
          <w:rFonts w:ascii="TH SarabunPSK" w:hAnsi="TH SarabunPSK" w:cs="TH SarabunPSK" w:hint="cs"/>
          <w:cs/>
          <w:lang w:val="th-TH"/>
        </w:rPr>
        <w:t>กับสาขาวิชาของหลักสูตร</w:t>
      </w:r>
    </w:p>
    <w:p w14:paraId="51F1FB9F" w14:textId="77777777" w:rsidR="009E6917" w:rsidRPr="00B60D70" w:rsidRDefault="009E6917" w:rsidP="00592146">
      <w:pPr>
        <w:rPr>
          <w:rFonts w:ascii="TH SarabunPSK" w:hAnsi="TH SarabunPSK" w:cs="TH SarabunPSK"/>
        </w:rPr>
      </w:pPr>
    </w:p>
    <w:p w14:paraId="5E0E56D9" w14:textId="1B30FE87" w:rsidR="00903853" w:rsidRPr="00B60D70" w:rsidRDefault="00D71DDC" w:rsidP="00903853">
      <w:pPr>
        <w:rPr>
          <w:rFonts w:ascii="TH SarabunPSK" w:hAnsi="TH SarabunPSK" w:cs="TH SarabunPSK"/>
          <w:b/>
          <w:bCs/>
          <w:u w:val="single"/>
          <w:lang w:val="th-TH"/>
        </w:rPr>
      </w:pPr>
      <w:r w:rsidRPr="00B60D70">
        <w:rPr>
          <w:rFonts w:ascii="TH SarabunPSK" w:hAnsi="TH SarabunPSK" w:cs="TH SarabunPSK" w:hint="cs"/>
          <w:b/>
          <w:bCs/>
          <w:cs/>
        </w:rPr>
        <w:t>2</w:t>
      </w:r>
      <w:r w:rsidR="00903853" w:rsidRPr="00B60D70">
        <w:rPr>
          <w:rFonts w:ascii="TH SarabunPSK" w:hAnsi="TH SarabunPSK" w:cs="TH SarabunPSK" w:hint="cs"/>
          <w:b/>
          <w:bCs/>
        </w:rPr>
        <w:t xml:space="preserve">. </w:t>
      </w:r>
      <w:r w:rsidR="00903853" w:rsidRPr="00B60D70">
        <w:rPr>
          <w:rFonts w:ascii="TH SarabunPSK" w:hAnsi="TH SarabunPSK" w:cs="TH SarabunPSK" w:hint="cs"/>
          <w:b/>
          <w:bCs/>
          <w:cs/>
          <w:lang w:val="th-TH"/>
        </w:rPr>
        <w:t xml:space="preserve">ผลงานทางวิชาการย้อนหลัง </w:t>
      </w:r>
      <w:r w:rsidR="00903853" w:rsidRPr="00B60D70">
        <w:rPr>
          <w:rFonts w:ascii="TH SarabunPSK" w:hAnsi="TH SarabunPSK" w:cs="TH SarabunPSK" w:hint="cs"/>
          <w:b/>
          <w:bCs/>
        </w:rPr>
        <w:t xml:space="preserve">5 </w:t>
      </w:r>
      <w:r w:rsidR="00903853" w:rsidRPr="00B60D70">
        <w:rPr>
          <w:rFonts w:ascii="TH SarabunPSK" w:hAnsi="TH SarabunPSK" w:cs="TH SarabunPSK" w:hint="cs"/>
          <w:b/>
          <w:bCs/>
          <w:cs/>
          <w:lang w:val="th-TH"/>
        </w:rPr>
        <w:t xml:space="preserve">ปี </w:t>
      </w:r>
    </w:p>
    <w:p w14:paraId="14699CA5" w14:textId="6B25B695" w:rsidR="00605DD2" w:rsidRPr="00B60D70" w:rsidRDefault="00605DD2" w:rsidP="00605DD2">
      <w:pPr>
        <w:ind w:right="26"/>
        <w:jc w:val="left"/>
        <w:rPr>
          <w:rFonts w:ascii="TH SarabunPSK" w:eastAsia="TH SarabunPSK" w:hAnsi="TH SarabunPSK" w:cs="TH SarabunPSK"/>
        </w:rPr>
      </w:pPr>
      <w:r w:rsidRPr="00B60D70">
        <w:rPr>
          <w:rFonts w:ascii="TH SarabunPSK" w:eastAsia="TH SarabunPSK" w:hAnsi="TH SarabunPSK" w:cs="TH SarabunPSK" w:hint="cs"/>
          <w:cs/>
        </w:rPr>
        <w:t xml:space="preserve">   </w:t>
      </w:r>
      <w:r w:rsidRPr="00B60D70">
        <w:rPr>
          <w:rFonts w:ascii="TH SarabunPSK" w:eastAsia="TH SarabunPSK" w:hAnsi="TH SarabunPSK" w:cs="TH SarabunPSK" w:hint="cs"/>
          <w:u w:val="single"/>
          <w:cs/>
        </w:rPr>
        <w:t>กลุ่ม 1</w:t>
      </w:r>
      <w:r w:rsidRPr="00B60D70">
        <w:rPr>
          <w:rFonts w:ascii="TH SarabunPSK" w:eastAsia="TH SarabunPSK" w:hAnsi="TH SarabunPSK" w:cs="TH SarabunPSK" w:hint="cs"/>
          <w:cs/>
        </w:rPr>
        <w:t xml:space="preserve"> งานวิจัย </w:t>
      </w:r>
      <w:r w:rsidRPr="00B60D70">
        <w:rPr>
          <w:rFonts w:ascii="TH SarabunPSK" w:eastAsia="TH SarabunPSK" w:hAnsi="TH SarabunPSK" w:cs="TH SarabunPSK" w:hint="cs"/>
        </w:rPr>
        <w:t xml:space="preserve"> (</w:t>
      </w:r>
      <w:r w:rsidRPr="00B60D70">
        <w:rPr>
          <w:rFonts w:ascii="TH SarabunPSK" w:eastAsia="TH SarabunPSK" w:hAnsi="TH SarabunPSK" w:cs="TH SarabunPSK" w:hint="cs"/>
          <w:cs/>
        </w:rPr>
        <w:t xml:space="preserve">ต้องระบุว่าสามารถสืบค้นได้จากฐานข้อมูลใดตามประกาศ </w:t>
      </w:r>
      <w:proofErr w:type="spellStart"/>
      <w:r w:rsidRPr="00B60D70">
        <w:rPr>
          <w:rFonts w:ascii="TH SarabunPSK" w:eastAsia="TH SarabunPSK" w:hAnsi="TH SarabunPSK" w:cs="TH SarabunPSK" w:hint="cs"/>
          <w:cs/>
        </w:rPr>
        <w:t>ก.พ.อ</w:t>
      </w:r>
      <w:proofErr w:type="spellEnd"/>
      <w:r w:rsidRPr="00B60D70">
        <w:rPr>
          <w:rFonts w:ascii="TH SarabunPSK" w:eastAsia="TH SarabunPSK" w:hAnsi="TH SarabunPSK" w:cs="TH SarabunPSK" w:hint="cs"/>
          <w:cs/>
        </w:rPr>
        <w:t xml:space="preserve">. เช่น </w:t>
      </w:r>
      <w:r w:rsidRPr="00B60D70">
        <w:rPr>
          <w:rFonts w:ascii="TH SarabunPSK" w:eastAsia="TH SarabunPSK" w:hAnsi="TH SarabunPSK" w:cs="TH SarabunPSK" w:hint="cs"/>
        </w:rPr>
        <w:t xml:space="preserve">Scopus, Web of Science </w:t>
      </w:r>
      <w:r w:rsidRPr="00B60D70">
        <w:rPr>
          <w:rFonts w:ascii="TH SarabunPSK" w:eastAsia="TH SarabunPSK" w:hAnsi="TH SarabunPSK" w:cs="TH SarabunPSK" w:hint="cs"/>
          <w:cs/>
        </w:rPr>
        <w:t>ฯลฯ</w:t>
      </w:r>
      <w:r w:rsidRPr="00B60D70">
        <w:rPr>
          <w:rFonts w:ascii="TH SarabunPSK" w:eastAsia="TH SarabunPSK" w:hAnsi="TH SarabunPSK" w:cs="TH SarabunPSK" w:hint="cs"/>
        </w:rPr>
        <w:t>)</w:t>
      </w:r>
    </w:p>
    <w:p w14:paraId="7319C9F9" w14:textId="13926D8D" w:rsidR="00605DD2" w:rsidRPr="00B60D70" w:rsidRDefault="00605DD2" w:rsidP="00FF7D50">
      <w:pPr>
        <w:pStyle w:val="af9"/>
        <w:numPr>
          <w:ilvl w:val="1"/>
          <w:numId w:val="122"/>
        </w:numPr>
        <w:ind w:left="709" w:right="26"/>
        <w:jc w:val="left"/>
        <w:rPr>
          <w:rFonts w:ascii="TH SarabunPSK" w:eastAsia="TH SarabunPSK" w:hAnsi="TH SarabunPSK" w:cs="TH SarabunPSK"/>
        </w:rPr>
      </w:pPr>
      <w:r w:rsidRPr="00B60D70">
        <w:rPr>
          <w:rFonts w:ascii="TH SarabunPSK" w:eastAsia="TH SarabunPSK" w:hAnsi="TH SarabunPSK" w:cs="TH SarabunPSK" w:hint="cs"/>
        </w:rPr>
        <w:t>National Conference (</w:t>
      </w:r>
      <w:r w:rsidRPr="00B60D70">
        <w:rPr>
          <w:rFonts w:ascii="TH SarabunPSK" w:eastAsia="TH SarabunPSK" w:hAnsi="TH SarabunPSK" w:cs="TH SarabunPSK" w:hint="cs"/>
          <w:cs/>
        </w:rPr>
        <w:t xml:space="preserve">ค่าน้ำหนัก </w:t>
      </w:r>
      <w:r w:rsidRPr="00B60D70">
        <w:rPr>
          <w:rFonts w:ascii="TH SarabunPSK" w:eastAsia="TH SarabunPSK" w:hAnsi="TH SarabunPSK" w:cs="TH SarabunPSK" w:hint="cs"/>
        </w:rPr>
        <w:t>0.2)</w:t>
      </w:r>
    </w:p>
    <w:p w14:paraId="14044582" w14:textId="6AD19742" w:rsidR="009E6917" w:rsidRPr="00B60D70" w:rsidRDefault="00D756E0" w:rsidP="00FF7D50">
      <w:pPr>
        <w:pStyle w:val="af9"/>
        <w:numPr>
          <w:ilvl w:val="0"/>
          <w:numId w:val="134"/>
        </w:numPr>
        <w:spacing w:after="240"/>
        <w:ind w:left="1134"/>
        <w:rPr>
          <w:rFonts w:ascii="TH SarabunPSK" w:eastAsia="Calibri" w:hAnsi="TH SarabunPSK" w:cs="TH SarabunPSK"/>
          <w:lang w:val="th-TH"/>
        </w:rPr>
      </w:pPr>
      <w:r w:rsidRPr="00B60D70">
        <w:rPr>
          <w:rFonts w:ascii="TH SarabunPSK" w:hAnsi="TH SarabunPSK" w:cs="TH SarabunPSK" w:hint="cs"/>
          <w:b/>
          <w:bCs/>
          <w:u w:val="single"/>
          <w:cs/>
          <w:lang w:val="th-TH"/>
        </w:rPr>
        <w:t>อินทร์</w:t>
      </w:r>
      <w:proofErr w:type="spellStart"/>
      <w:r w:rsidRPr="00B60D70">
        <w:rPr>
          <w:rFonts w:ascii="TH SarabunPSK" w:hAnsi="TH SarabunPSK" w:cs="TH SarabunPSK" w:hint="cs"/>
          <w:b/>
          <w:bCs/>
          <w:u w:val="single"/>
          <w:cs/>
          <w:lang w:val="th-TH"/>
        </w:rPr>
        <w:t>ธิ</w:t>
      </w:r>
      <w:proofErr w:type="spellEnd"/>
      <w:r w:rsidRPr="00B60D70">
        <w:rPr>
          <w:rFonts w:ascii="TH SarabunPSK" w:hAnsi="TH SarabunPSK" w:cs="TH SarabunPSK" w:hint="cs"/>
          <w:b/>
          <w:bCs/>
          <w:u w:val="single"/>
          <w:cs/>
          <w:lang w:val="th-TH"/>
        </w:rPr>
        <w:t>รา คำ</w:t>
      </w:r>
      <w:proofErr w:type="spellStart"/>
      <w:r w:rsidRPr="00B60D70">
        <w:rPr>
          <w:rFonts w:ascii="TH SarabunPSK" w:hAnsi="TH SarabunPSK" w:cs="TH SarabunPSK" w:hint="cs"/>
          <w:b/>
          <w:bCs/>
          <w:u w:val="single"/>
          <w:cs/>
          <w:lang w:val="th-TH"/>
        </w:rPr>
        <w:t>ภี</w:t>
      </w:r>
      <w:proofErr w:type="spellEnd"/>
      <w:r w:rsidRPr="00B60D70">
        <w:rPr>
          <w:rFonts w:ascii="TH SarabunPSK" w:hAnsi="TH SarabunPSK" w:cs="TH SarabunPSK" w:hint="cs"/>
          <w:b/>
          <w:bCs/>
          <w:u w:val="single"/>
          <w:cs/>
          <w:lang w:val="th-TH"/>
        </w:rPr>
        <w:t>ระ</w:t>
      </w:r>
      <w:r w:rsidRPr="00B60D70">
        <w:rPr>
          <w:rFonts w:ascii="TH SarabunPSK" w:hAnsi="TH SarabunPSK" w:cs="TH SarabunPSK" w:hint="cs"/>
        </w:rPr>
        <w:t>,</w:t>
      </w:r>
      <w:r w:rsidR="00873292" w:rsidRPr="00B60D70">
        <w:rPr>
          <w:rFonts w:ascii="TH SarabunPSK" w:hAnsi="TH SarabunPSK" w:cs="TH SarabunPSK"/>
        </w:rPr>
        <w:t xml:space="preserve"> </w:t>
      </w:r>
      <w:r w:rsidRPr="00B60D70">
        <w:rPr>
          <w:rFonts w:ascii="TH SarabunPSK" w:hAnsi="TH SarabunPSK" w:cs="TH SarabunPSK" w:hint="cs"/>
          <w:lang w:val="th-TH"/>
        </w:rPr>
        <w:t>2566,</w:t>
      </w:r>
      <w:r w:rsidR="00873292" w:rsidRPr="00B60D70">
        <w:rPr>
          <w:rFonts w:ascii="TH SarabunPSK" w:hAnsi="TH SarabunPSK" w:cs="TH SarabunPSK"/>
        </w:rPr>
        <w:t xml:space="preserve"> </w:t>
      </w:r>
      <w:r w:rsidRPr="00B60D70">
        <w:rPr>
          <w:rFonts w:ascii="TH SarabunPSK" w:hAnsi="TH SarabunPSK" w:cs="TH SarabunPSK" w:hint="cs"/>
          <w:lang w:val="th-TH"/>
        </w:rPr>
        <w:t>"</w:t>
      </w:r>
      <w:r w:rsidRPr="00B60D70">
        <w:rPr>
          <w:rFonts w:ascii="TH SarabunPSK" w:hAnsi="TH SarabunPSK" w:cs="TH SarabunPSK" w:hint="cs"/>
          <w:cs/>
          <w:lang w:val="th-TH"/>
        </w:rPr>
        <w:t>ผล</w:t>
      </w:r>
      <w:r w:rsidRPr="00B60D70">
        <w:rPr>
          <w:rFonts w:ascii="TH SarabunPSK" w:eastAsia="Calibri" w:hAnsi="TH SarabunPSK" w:cs="TH SarabunPSK" w:hint="cs"/>
          <w:cs/>
          <w:lang w:val="th-TH"/>
        </w:rPr>
        <w:t>การ</w:t>
      </w:r>
      <w:r w:rsidRPr="00B60D70">
        <w:rPr>
          <w:rFonts w:ascii="TH SarabunPSK" w:hAnsi="TH SarabunPSK" w:cs="TH SarabunPSK" w:hint="cs"/>
          <w:cs/>
          <w:lang w:val="th-TH"/>
        </w:rPr>
        <w:t xml:space="preserve">เรียนรู้ออนไลน์บนระบบจัดการ </w:t>
      </w:r>
      <w:proofErr w:type="spellStart"/>
      <w:r w:rsidRPr="00B60D70">
        <w:rPr>
          <w:rFonts w:ascii="TH SarabunPSK" w:hAnsi="TH SarabunPSK" w:cs="TH SarabunPSK" w:hint="cs"/>
          <w:lang w:val="th-TH"/>
        </w:rPr>
        <w:t>Thai</w:t>
      </w:r>
      <w:proofErr w:type="spellEnd"/>
      <w:r w:rsidRPr="00B60D70">
        <w:rPr>
          <w:rFonts w:ascii="TH SarabunPSK" w:hAnsi="TH SarabunPSK" w:cs="TH SarabunPSK" w:hint="cs"/>
          <w:lang w:val="th-TH"/>
        </w:rPr>
        <w:t xml:space="preserve"> MOOC </w:t>
      </w:r>
      <w:r w:rsidRPr="00B60D70">
        <w:rPr>
          <w:rFonts w:ascii="TH SarabunPSK" w:hAnsi="TH SarabunPSK" w:cs="TH SarabunPSK" w:hint="cs"/>
          <w:cs/>
          <w:lang w:val="th-TH"/>
        </w:rPr>
        <w:t xml:space="preserve">รายวิชา </w:t>
      </w:r>
      <w:r w:rsidRPr="00B60D70">
        <w:rPr>
          <w:rFonts w:ascii="TH SarabunPSK" w:hAnsi="TH SarabunPSK" w:cs="TH SarabunPSK" w:hint="cs"/>
        </w:rPr>
        <w:t xml:space="preserve">kmutt001 </w:t>
      </w:r>
      <w:r w:rsidRPr="00B60D70">
        <w:rPr>
          <w:rFonts w:ascii="TH SarabunPSK" w:hAnsi="TH SarabunPSK" w:cs="TH SarabunPSK" w:hint="cs"/>
          <w:cs/>
          <w:lang w:val="th-TH"/>
        </w:rPr>
        <w:t>การอ่านแบบ เขียนแบบทางวิศวกรรมโยธา</w:t>
      </w:r>
      <w:r w:rsidRPr="00B60D70">
        <w:rPr>
          <w:rFonts w:ascii="TH SarabunPSK" w:hAnsi="TH SarabunPSK" w:cs="TH SarabunPSK" w:hint="cs"/>
        </w:rPr>
        <w:t>”</w:t>
      </w:r>
      <w:r w:rsidRPr="00B60D70">
        <w:rPr>
          <w:rFonts w:ascii="TH SarabunPSK" w:hAnsi="TH SarabunPSK" w:cs="TH SarabunPSK" w:hint="cs"/>
          <w:lang w:val="th-TH"/>
        </w:rPr>
        <w:t xml:space="preserve">, </w:t>
      </w:r>
      <w:r w:rsidRPr="00B60D70">
        <w:rPr>
          <w:rFonts w:ascii="TH SarabunPSK" w:hAnsi="TH SarabunPSK" w:cs="TH SarabunPSK" w:hint="cs"/>
          <w:cs/>
          <w:lang w:val="th-TH"/>
        </w:rPr>
        <w:t xml:space="preserve">การประชุมวิชาการวิศวกรรมโยธาแห่งชาติ ครั้งที่ </w:t>
      </w:r>
      <w:r w:rsidRPr="00B60D70">
        <w:rPr>
          <w:rFonts w:ascii="TH SarabunPSK" w:hAnsi="TH SarabunPSK" w:cs="TH SarabunPSK" w:hint="cs"/>
          <w:lang w:val="th-TH"/>
        </w:rPr>
        <w:t xml:space="preserve">28 </w:t>
      </w:r>
      <w:r w:rsidRPr="00B60D70">
        <w:rPr>
          <w:rFonts w:ascii="TH SarabunPSK" w:hAnsi="TH SarabunPSK" w:cs="TH SarabunPSK" w:hint="cs"/>
          <w:cs/>
          <w:lang w:val="th-TH"/>
        </w:rPr>
        <w:t>ความท้าทายด้านวิศวกรรมโยธาหลังการระบาดใหญ่</w:t>
      </w:r>
      <w:r w:rsidRPr="00B60D70">
        <w:rPr>
          <w:rFonts w:ascii="TH SarabunPSK" w:hAnsi="TH SarabunPSK" w:cs="TH SarabunPSK" w:hint="cs"/>
          <w:lang w:val="th-TH"/>
        </w:rPr>
        <w:t xml:space="preserve">, </w:t>
      </w:r>
      <w:r w:rsidRPr="00B60D70">
        <w:rPr>
          <w:rFonts w:ascii="TH SarabunPSK" w:hAnsi="TH SarabunPSK" w:cs="TH SarabunPSK" w:hint="cs"/>
          <w:cs/>
          <w:lang w:val="th-TH"/>
        </w:rPr>
        <w:t xml:space="preserve">วันที่ </w:t>
      </w:r>
      <w:r w:rsidRPr="00B60D70">
        <w:rPr>
          <w:rFonts w:ascii="TH SarabunPSK" w:hAnsi="TH SarabunPSK" w:cs="TH SarabunPSK" w:hint="cs"/>
          <w:lang w:val="th-TH"/>
        </w:rPr>
        <w:t xml:space="preserve">24-26 </w:t>
      </w:r>
      <w:r w:rsidRPr="00B60D70">
        <w:rPr>
          <w:rFonts w:ascii="TH SarabunPSK" w:hAnsi="TH SarabunPSK" w:cs="TH SarabunPSK" w:hint="cs"/>
          <w:cs/>
          <w:lang w:val="th-TH"/>
        </w:rPr>
        <w:t xml:space="preserve">พฤษภาคม </w:t>
      </w:r>
      <w:r w:rsidRPr="00B60D70">
        <w:rPr>
          <w:rFonts w:ascii="TH SarabunPSK" w:hAnsi="TH SarabunPSK" w:cs="TH SarabunPSK" w:hint="cs"/>
          <w:lang w:val="th-TH"/>
        </w:rPr>
        <w:t xml:space="preserve">2566 </w:t>
      </w:r>
      <w:r w:rsidRPr="00B60D70">
        <w:rPr>
          <w:rFonts w:ascii="TH SarabunPSK" w:hAnsi="TH SarabunPSK" w:cs="TH SarabunPSK" w:hint="cs"/>
          <w:cs/>
          <w:lang w:val="th-TH"/>
        </w:rPr>
        <w:t>โรงแรมภูเก็ต เกรซแลนด์ รีสอร</w:t>
      </w:r>
      <w:proofErr w:type="spellStart"/>
      <w:r w:rsidRPr="00B60D70">
        <w:rPr>
          <w:rFonts w:ascii="TH SarabunPSK" w:hAnsi="TH SarabunPSK" w:cs="TH SarabunPSK" w:hint="cs"/>
          <w:cs/>
          <w:lang w:val="th-TH"/>
        </w:rPr>
        <w:t>์ท</w:t>
      </w:r>
      <w:proofErr w:type="spellEnd"/>
      <w:r w:rsidRPr="00B60D70">
        <w:rPr>
          <w:rFonts w:ascii="TH SarabunPSK" w:hAnsi="TH SarabunPSK" w:cs="TH SarabunPSK" w:hint="cs"/>
          <w:cs/>
          <w:lang w:val="th-TH"/>
        </w:rPr>
        <w:t xml:space="preserve"> แอน สปา</w:t>
      </w:r>
      <w:r w:rsidRPr="00B60D70">
        <w:rPr>
          <w:rFonts w:ascii="TH SarabunPSK" w:hAnsi="TH SarabunPSK" w:cs="TH SarabunPSK" w:hint="cs"/>
          <w:lang w:val="th-TH"/>
        </w:rPr>
        <w:t xml:space="preserve">, </w:t>
      </w:r>
      <w:r w:rsidRPr="00B60D70">
        <w:rPr>
          <w:rFonts w:ascii="TH SarabunPSK" w:hAnsi="TH SarabunPSK" w:cs="TH SarabunPSK" w:hint="cs"/>
          <w:cs/>
          <w:lang w:val="th-TH"/>
        </w:rPr>
        <w:t>จังหวัดภูเก็ต</w:t>
      </w:r>
      <w:r w:rsidRPr="00B60D70">
        <w:rPr>
          <w:rFonts w:ascii="TH SarabunPSK" w:hAnsi="TH SarabunPSK" w:cs="TH SarabunPSK" w:hint="cs"/>
          <w:lang w:val="th-TH"/>
        </w:rPr>
        <w:t xml:space="preserve">, </w:t>
      </w:r>
      <w:r w:rsidR="004613E6" w:rsidRPr="00B60D70">
        <w:rPr>
          <w:rFonts w:ascii="TH SarabunPSK" w:hAnsi="TH SarabunPSK" w:cs="TH SarabunPSK" w:hint="cs"/>
          <w:cs/>
          <w:lang w:val="th-TH"/>
        </w:rPr>
        <w:t xml:space="preserve">หน้า </w:t>
      </w:r>
      <w:r w:rsidR="007B034F" w:rsidRPr="00B60D70">
        <w:rPr>
          <w:rFonts w:ascii="TH SarabunPSK" w:hAnsi="TH SarabunPSK" w:cs="TH SarabunPSK"/>
          <w:lang w:val="th-TH"/>
        </w:rPr>
        <w:t>CEE07-1</w:t>
      </w:r>
      <w:r w:rsidR="004613E6" w:rsidRPr="00B60D70">
        <w:rPr>
          <w:rFonts w:ascii="TH SarabunPSK" w:hAnsi="TH SarabunPSK" w:cs="TH SarabunPSK" w:hint="cs"/>
          <w:cs/>
          <w:lang w:val="th-TH"/>
        </w:rPr>
        <w:t xml:space="preserve"> </w:t>
      </w:r>
      <w:r w:rsidR="004613E6" w:rsidRPr="00B60D70">
        <w:rPr>
          <w:rFonts w:ascii="TH SarabunPSK" w:hAnsi="TH SarabunPSK" w:cs="TH SarabunPSK"/>
        </w:rPr>
        <w:t xml:space="preserve">- </w:t>
      </w:r>
      <w:r w:rsidR="003F0FD2" w:rsidRPr="00B60D70">
        <w:rPr>
          <w:rFonts w:ascii="TH SarabunPSK" w:hAnsi="TH SarabunPSK" w:cs="TH SarabunPSK"/>
          <w:lang w:val="th-TH"/>
        </w:rPr>
        <w:t>CEE07-</w:t>
      </w:r>
      <w:r w:rsidR="004613E6" w:rsidRPr="00B60D70">
        <w:rPr>
          <w:rFonts w:ascii="TH SarabunPSK" w:hAnsi="TH SarabunPSK" w:cs="TH SarabunPSK"/>
          <w:lang w:val="th-TH"/>
        </w:rPr>
        <w:t>5</w:t>
      </w:r>
      <w:r w:rsidR="006D05F6" w:rsidRPr="00B60D70">
        <w:rPr>
          <w:rFonts w:ascii="TH SarabunPSK" w:hAnsi="TH SarabunPSK" w:cs="TH SarabunPSK"/>
          <w:lang w:val="th-TH"/>
        </w:rPr>
        <w:t>.</w:t>
      </w:r>
      <w:r w:rsidR="00873292" w:rsidRPr="00B60D70">
        <w:rPr>
          <w:rFonts w:ascii="TH SarabunPSK" w:hAnsi="TH SarabunPSK" w:cs="TH SarabunPSK"/>
        </w:rPr>
        <w:t xml:space="preserve"> </w:t>
      </w:r>
      <w:r w:rsidR="00873292" w:rsidRPr="00B60D70">
        <w:rPr>
          <w:rFonts w:ascii="TH SarabunPSK" w:hAnsi="TH SarabunPSK" w:cs="TH SarabunPSK" w:hint="cs"/>
          <w:cs/>
        </w:rPr>
        <w:t xml:space="preserve">จัดโดย </w:t>
      </w:r>
      <w:r w:rsidRPr="00B60D70">
        <w:rPr>
          <w:rFonts w:ascii="TH SarabunPSK" w:hAnsi="TH SarabunPSK" w:cs="TH SarabunPSK" w:hint="cs"/>
          <w:cs/>
          <w:lang w:val="th-TH"/>
        </w:rPr>
        <w:t xml:space="preserve">วิศวกรรมสถานแห่งประเทศไทย ในพระบรมราชูปถัมภ์ </w:t>
      </w:r>
      <w:r w:rsidRPr="00B60D70">
        <w:rPr>
          <w:rFonts w:ascii="TH SarabunPSK" w:hAnsi="TH SarabunPSK" w:cs="TH SarabunPSK" w:hint="cs"/>
          <w:lang w:val="th-TH"/>
        </w:rPr>
        <w:t>(</w:t>
      </w:r>
      <w:proofErr w:type="spellStart"/>
      <w:r w:rsidRPr="00B60D70">
        <w:rPr>
          <w:rFonts w:ascii="TH SarabunPSK" w:hAnsi="TH SarabunPSK" w:cs="TH SarabunPSK" w:hint="cs"/>
          <w:cs/>
          <w:lang w:val="th-TH"/>
        </w:rPr>
        <w:t>วสท</w:t>
      </w:r>
      <w:proofErr w:type="spellEnd"/>
      <w:r w:rsidRPr="00B60D70">
        <w:rPr>
          <w:rFonts w:ascii="TH SarabunPSK" w:hAnsi="TH SarabunPSK" w:cs="TH SarabunPSK" w:hint="cs"/>
          <w:lang w:val="th-TH"/>
        </w:rPr>
        <w:t xml:space="preserve">.) </w:t>
      </w:r>
      <w:r w:rsidRPr="00B60D70">
        <w:rPr>
          <w:rFonts w:ascii="TH SarabunPSK" w:hAnsi="TH SarabunPSK" w:cs="TH SarabunPSK" w:hint="cs"/>
          <w:cs/>
          <w:lang w:val="th-TH"/>
        </w:rPr>
        <w:t>ร่วมกับ สาขาวิชาวิศวกรรมโยธาและสิ่งแวดล้อม คณะวิศวกรรมศาสตร์ มหาวิทยาลัยสงขลานครินทร์</w:t>
      </w:r>
      <w:r w:rsidRPr="00B60D70">
        <w:rPr>
          <w:rFonts w:ascii="TH SarabunPSK" w:hAnsi="TH SarabunPSK" w:cs="TH SarabunPSK" w:hint="cs"/>
          <w:lang w:val="th-TH"/>
        </w:rPr>
        <w:t xml:space="preserve"> </w:t>
      </w:r>
      <w:r w:rsidRPr="00B60D70">
        <w:rPr>
          <w:rFonts w:ascii="TH SarabunPSK" w:hAnsi="TH SarabunPSK" w:cs="TH SarabunPSK" w:hint="cs"/>
        </w:rPr>
        <w:t>NCCE28</w:t>
      </w:r>
    </w:p>
    <w:p w14:paraId="3FDB2B1E" w14:textId="77777777" w:rsidR="00D71DDC" w:rsidRPr="00B60D70" w:rsidRDefault="00D71DDC" w:rsidP="00D71DDC">
      <w:pPr>
        <w:ind w:right="26"/>
        <w:jc w:val="left"/>
        <w:rPr>
          <w:rFonts w:ascii="TH SarabunPSK" w:eastAsia="TH SarabunPSK" w:hAnsi="TH SarabunPSK" w:cs="TH SarabunPSK"/>
          <w:b/>
          <w:bCs/>
        </w:rPr>
      </w:pPr>
      <w:r w:rsidRPr="00B60D70">
        <w:rPr>
          <w:rFonts w:ascii="TH SarabunPSK" w:eastAsia="TH SarabunPSK" w:hAnsi="TH SarabunPSK" w:cs="TH SarabunPSK" w:hint="cs"/>
          <w:b/>
          <w:bCs/>
        </w:rPr>
        <w:t xml:space="preserve">3. </w:t>
      </w:r>
      <w:r w:rsidRPr="00B60D70">
        <w:rPr>
          <w:rFonts w:ascii="TH SarabunPSK" w:eastAsia="TH SarabunPSK" w:hAnsi="TH SarabunPSK" w:cs="TH SarabunPSK" w:hint="cs"/>
          <w:b/>
          <w:bCs/>
          <w:cs/>
        </w:rPr>
        <w:t>ภาระงาน</w:t>
      </w:r>
    </w:p>
    <w:p w14:paraId="5611EC33" w14:textId="77777777" w:rsidR="00D71DDC" w:rsidRPr="00B60D70" w:rsidRDefault="00D71DDC" w:rsidP="00D71DDC">
      <w:pPr>
        <w:ind w:right="26"/>
        <w:jc w:val="left"/>
        <w:rPr>
          <w:rFonts w:ascii="TH SarabunPSK" w:eastAsia="TH SarabunPSK" w:hAnsi="TH SarabunPSK" w:cs="TH SarabunPSK"/>
          <w:b/>
          <w:bCs/>
        </w:rPr>
      </w:pPr>
      <w:r w:rsidRPr="00B60D70">
        <w:rPr>
          <w:rFonts w:ascii="TH SarabunPSK" w:eastAsia="TH SarabunPSK" w:hAnsi="TH SarabunPSK" w:cs="TH SarabunPSK" w:hint="cs"/>
          <w:b/>
          <w:bCs/>
        </w:rPr>
        <w:t xml:space="preserve">3.1) </w:t>
      </w:r>
      <w:r w:rsidRPr="00B60D70">
        <w:rPr>
          <w:rFonts w:ascii="TH SarabunPSK" w:eastAsia="TH SarabunPSK" w:hAnsi="TH SarabunPSK" w:cs="TH SarabunPSK" w:hint="cs"/>
          <w:b/>
          <w:bCs/>
          <w:cs/>
        </w:rPr>
        <w:t>ภาระงานในปัจจุบัน</w:t>
      </w:r>
    </w:p>
    <w:tbl>
      <w:tblPr>
        <w:tblStyle w:val="af6"/>
        <w:tblW w:w="5000" w:type="pct"/>
        <w:tblLook w:val="04A0" w:firstRow="1" w:lastRow="0" w:firstColumn="1" w:lastColumn="0" w:noHBand="0" w:noVBand="1"/>
      </w:tblPr>
      <w:tblGrid>
        <w:gridCol w:w="1482"/>
        <w:gridCol w:w="3502"/>
        <w:gridCol w:w="1273"/>
        <w:gridCol w:w="2759"/>
      </w:tblGrid>
      <w:tr w:rsidR="00B60D70" w:rsidRPr="00B60D70" w14:paraId="244C1F6F" w14:textId="77777777" w:rsidTr="00932286">
        <w:tc>
          <w:tcPr>
            <w:tcW w:w="822" w:type="pct"/>
            <w:shd w:val="clear" w:color="auto" w:fill="F2F2F2" w:themeFill="background1" w:themeFillShade="F2"/>
          </w:tcPr>
          <w:p w14:paraId="4BF091BB" w14:textId="77777777" w:rsidR="00461E86" w:rsidRPr="00B60D70" w:rsidRDefault="00461E86" w:rsidP="00932286">
            <w:pPr>
              <w:rPr>
                <w:rFonts w:ascii="TH SarabunPSK" w:hAnsi="TH SarabunPSK" w:cs="TH SarabunPSK"/>
                <w:b/>
                <w:bCs/>
                <w:sz w:val="28"/>
                <w:szCs w:val="28"/>
                <w:cs/>
              </w:rPr>
            </w:pPr>
            <w:r w:rsidRPr="00B60D70">
              <w:rPr>
                <w:rFonts w:ascii="TH SarabunPSK" w:hAnsi="TH SarabunPSK" w:cs="TH SarabunPSK" w:hint="cs"/>
                <w:b/>
                <w:bCs/>
                <w:sz w:val="28"/>
                <w:szCs w:val="28"/>
                <w:cs/>
                <w:lang w:val="th-TH"/>
              </w:rPr>
              <w:t>รหัสวิชา</w:t>
            </w:r>
          </w:p>
        </w:tc>
        <w:tc>
          <w:tcPr>
            <w:tcW w:w="1942" w:type="pct"/>
            <w:shd w:val="clear" w:color="auto" w:fill="F2F2F2" w:themeFill="background1" w:themeFillShade="F2"/>
          </w:tcPr>
          <w:p w14:paraId="6713825B" w14:textId="77777777" w:rsidR="00461E86" w:rsidRPr="00B60D70" w:rsidRDefault="00461E86" w:rsidP="00932286">
            <w:pPr>
              <w:rPr>
                <w:rFonts w:ascii="TH SarabunPSK" w:hAnsi="TH SarabunPSK" w:cs="TH SarabunPSK"/>
                <w:b/>
                <w:bCs/>
                <w:sz w:val="28"/>
                <w:szCs w:val="28"/>
              </w:rPr>
            </w:pPr>
            <w:r w:rsidRPr="00B60D70">
              <w:rPr>
                <w:rFonts w:ascii="TH SarabunPSK" w:hAnsi="TH SarabunPSK" w:cs="TH SarabunPSK" w:hint="cs"/>
                <w:b/>
                <w:bCs/>
                <w:sz w:val="28"/>
                <w:szCs w:val="28"/>
                <w:cs/>
                <w:lang w:val="th-TH"/>
              </w:rPr>
              <w:t>ชื่อวิชา</w:t>
            </w:r>
          </w:p>
        </w:tc>
        <w:tc>
          <w:tcPr>
            <w:tcW w:w="706" w:type="pct"/>
            <w:shd w:val="clear" w:color="auto" w:fill="F2F2F2" w:themeFill="background1" w:themeFillShade="F2"/>
          </w:tcPr>
          <w:p w14:paraId="727CCB93" w14:textId="77777777" w:rsidR="00461E86" w:rsidRPr="00B60D70" w:rsidRDefault="00461E86" w:rsidP="00932286">
            <w:pPr>
              <w:jc w:val="center"/>
              <w:rPr>
                <w:rFonts w:ascii="TH SarabunPSK" w:hAnsi="TH SarabunPSK" w:cs="TH SarabunPSK"/>
                <w:b/>
                <w:bCs/>
                <w:sz w:val="28"/>
                <w:szCs w:val="28"/>
              </w:rPr>
            </w:pPr>
            <w:r w:rsidRPr="00B60D70">
              <w:rPr>
                <w:rFonts w:ascii="TH SarabunPSK" w:hAnsi="TH SarabunPSK" w:cs="TH SarabunPSK" w:hint="cs"/>
                <w:b/>
                <w:bCs/>
                <w:sz w:val="28"/>
                <w:szCs w:val="28"/>
                <w:cs/>
                <w:lang w:val="th-TH"/>
              </w:rPr>
              <w:t>หน่วยกิต</w:t>
            </w:r>
          </w:p>
        </w:tc>
        <w:tc>
          <w:tcPr>
            <w:tcW w:w="1530" w:type="pct"/>
            <w:shd w:val="clear" w:color="auto" w:fill="F2F2F2" w:themeFill="background1" w:themeFillShade="F2"/>
          </w:tcPr>
          <w:p w14:paraId="389AC389" w14:textId="77777777" w:rsidR="00461E86" w:rsidRPr="00B60D70" w:rsidRDefault="00461E86" w:rsidP="00932286">
            <w:pPr>
              <w:jc w:val="center"/>
              <w:rPr>
                <w:rFonts w:ascii="TH SarabunPSK" w:hAnsi="TH SarabunPSK" w:cs="TH SarabunPSK"/>
                <w:b/>
                <w:bCs/>
                <w:sz w:val="28"/>
                <w:szCs w:val="28"/>
              </w:rPr>
            </w:pPr>
            <w:r w:rsidRPr="00B60D70">
              <w:rPr>
                <w:rFonts w:ascii="TH SarabunPSK" w:hAnsi="TH SarabunPSK" w:cs="TH SarabunPSK" w:hint="cs"/>
                <w:b/>
                <w:bCs/>
                <w:sz w:val="28"/>
                <w:szCs w:val="28"/>
                <w:cs/>
                <w:lang w:val="th-TH"/>
              </w:rPr>
              <w:t>ชั่วโมงภาระงาน</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ปีการศึกษา</w:t>
            </w:r>
          </w:p>
        </w:tc>
      </w:tr>
      <w:tr w:rsidR="00B60D70" w:rsidRPr="00B60D70" w14:paraId="014F1CDE" w14:textId="77777777" w:rsidTr="00932286">
        <w:tc>
          <w:tcPr>
            <w:tcW w:w="822" w:type="pct"/>
          </w:tcPr>
          <w:p w14:paraId="175EB5CD" w14:textId="66F8BC09" w:rsidR="0035205A" w:rsidRPr="00B60D70" w:rsidRDefault="0035205A" w:rsidP="0035205A">
            <w:pPr>
              <w:rPr>
                <w:rFonts w:ascii="TH SarabunPSK" w:hAnsi="TH SarabunPSK" w:cs="TH SarabunPSK"/>
                <w:sz w:val="28"/>
                <w:szCs w:val="28"/>
              </w:rPr>
            </w:pPr>
            <w:r w:rsidRPr="00B60D70">
              <w:rPr>
                <w:rFonts w:ascii="TH SarabunPSK" w:hAnsi="TH SarabunPSK" w:cs="TH SarabunPSK"/>
                <w:sz w:val="28"/>
                <w:szCs w:val="28"/>
              </w:rPr>
              <w:t>CTE 100</w:t>
            </w:r>
          </w:p>
        </w:tc>
        <w:tc>
          <w:tcPr>
            <w:tcW w:w="1942" w:type="pct"/>
          </w:tcPr>
          <w:p w14:paraId="27713019" w14:textId="6F529BF4" w:rsidR="0035205A" w:rsidRPr="00B60D70" w:rsidRDefault="0035205A" w:rsidP="0035205A">
            <w:pPr>
              <w:rPr>
                <w:rFonts w:ascii="TH SarabunPSK" w:hAnsi="TH SarabunPSK" w:cs="TH SarabunPSK"/>
                <w:sz w:val="28"/>
                <w:szCs w:val="28"/>
              </w:rPr>
            </w:pPr>
            <w:r w:rsidRPr="00B60D70">
              <w:rPr>
                <w:rFonts w:ascii="TH SarabunPSK" w:hAnsi="TH SarabunPSK" w:cs="TH SarabunPSK"/>
                <w:sz w:val="28"/>
                <w:szCs w:val="28"/>
              </w:rPr>
              <w:t>World of Professional Civil Engineer Teacher</w:t>
            </w:r>
          </w:p>
        </w:tc>
        <w:tc>
          <w:tcPr>
            <w:tcW w:w="706" w:type="pct"/>
          </w:tcPr>
          <w:p w14:paraId="3C4EF285" w14:textId="4F35D50D" w:rsidR="0035205A" w:rsidRPr="00B60D70" w:rsidRDefault="0035205A" w:rsidP="0035205A">
            <w:pPr>
              <w:rPr>
                <w:rFonts w:ascii="TH SarabunPSK" w:hAnsi="TH SarabunPSK" w:cs="TH SarabunPSK"/>
                <w:sz w:val="28"/>
                <w:szCs w:val="28"/>
              </w:rPr>
            </w:pPr>
            <w:r w:rsidRPr="00B60D70">
              <w:rPr>
                <w:rFonts w:ascii="TH SarabunPSK" w:hAnsi="TH SarabunPSK" w:cs="TH SarabunPSK"/>
                <w:sz w:val="28"/>
                <w:szCs w:val="28"/>
              </w:rPr>
              <w:t>1 (1-2-2)</w:t>
            </w:r>
          </w:p>
        </w:tc>
        <w:tc>
          <w:tcPr>
            <w:tcW w:w="1530" w:type="pct"/>
          </w:tcPr>
          <w:p w14:paraId="3BBA9E13" w14:textId="5F3B45D6" w:rsidR="0035205A" w:rsidRPr="00B60D70" w:rsidRDefault="0035205A" w:rsidP="0035205A">
            <w:pPr>
              <w:jc w:val="center"/>
              <w:rPr>
                <w:rFonts w:ascii="TH SarabunPSK" w:hAnsi="TH SarabunPSK" w:cs="TH SarabunPSK"/>
                <w:sz w:val="28"/>
                <w:szCs w:val="28"/>
              </w:rPr>
            </w:pPr>
            <w:r w:rsidRPr="00B60D70">
              <w:rPr>
                <w:rFonts w:ascii="TH SarabunPSK" w:hAnsi="TH SarabunPSK" w:cs="TH SarabunPSK" w:hint="cs"/>
                <w:sz w:val="28"/>
                <w:szCs w:val="28"/>
              </w:rPr>
              <w:t xml:space="preserve">75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68DCD917" w14:textId="77777777" w:rsidTr="00932286">
        <w:tc>
          <w:tcPr>
            <w:tcW w:w="822" w:type="pct"/>
          </w:tcPr>
          <w:p w14:paraId="1C6E8257" w14:textId="2BE6782A" w:rsidR="0035205A" w:rsidRPr="00B60D70" w:rsidRDefault="0035205A" w:rsidP="0035205A">
            <w:pPr>
              <w:rPr>
                <w:rFonts w:ascii="TH SarabunPSK" w:hAnsi="TH SarabunPSK" w:cs="TH SarabunPSK"/>
                <w:sz w:val="28"/>
                <w:szCs w:val="28"/>
              </w:rPr>
            </w:pPr>
            <w:r w:rsidRPr="00B60D70">
              <w:rPr>
                <w:rFonts w:ascii="TH SarabunPSK" w:hAnsi="TH SarabunPSK" w:cs="TH SarabunPSK" w:hint="cs"/>
                <w:sz w:val="28"/>
                <w:szCs w:val="28"/>
              </w:rPr>
              <w:t>CTE 111</w:t>
            </w:r>
          </w:p>
        </w:tc>
        <w:tc>
          <w:tcPr>
            <w:tcW w:w="1942" w:type="pct"/>
          </w:tcPr>
          <w:p w14:paraId="568B0996" w14:textId="439C9C47" w:rsidR="0035205A" w:rsidRPr="00B60D70" w:rsidRDefault="0035205A" w:rsidP="0035205A">
            <w:pPr>
              <w:rPr>
                <w:rFonts w:ascii="TH SarabunPSK" w:hAnsi="TH SarabunPSK" w:cs="TH SarabunPSK"/>
                <w:sz w:val="28"/>
                <w:szCs w:val="28"/>
              </w:rPr>
            </w:pPr>
            <w:r w:rsidRPr="00B60D70">
              <w:rPr>
                <w:rFonts w:ascii="TH SarabunPSK" w:hAnsi="TH SarabunPSK" w:cs="TH SarabunPSK" w:hint="cs"/>
                <w:sz w:val="28"/>
                <w:szCs w:val="28"/>
              </w:rPr>
              <w:t>Civil Engineering Drawing I</w:t>
            </w:r>
          </w:p>
        </w:tc>
        <w:tc>
          <w:tcPr>
            <w:tcW w:w="706" w:type="pct"/>
          </w:tcPr>
          <w:p w14:paraId="2EFBB25C" w14:textId="6A243265" w:rsidR="0035205A" w:rsidRPr="00B60D70" w:rsidRDefault="0035205A" w:rsidP="0035205A">
            <w:pPr>
              <w:rPr>
                <w:rFonts w:ascii="TH SarabunPSK" w:hAnsi="TH SarabunPSK" w:cs="TH SarabunPSK"/>
                <w:sz w:val="28"/>
                <w:szCs w:val="28"/>
              </w:rPr>
            </w:pPr>
            <w:r w:rsidRPr="00B60D70">
              <w:rPr>
                <w:rFonts w:ascii="TH SarabunPSK" w:hAnsi="TH SarabunPSK" w:cs="TH SarabunPSK" w:hint="cs"/>
                <w:sz w:val="28"/>
                <w:szCs w:val="28"/>
              </w:rPr>
              <w:t>3 (1-4-6)</w:t>
            </w:r>
          </w:p>
        </w:tc>
        <w:tc>
          <w:tcPr>
            <w:tcW w:w="1530" w:type="pct"/>
          </w:tcPr>
          <w:p w14:paraId="08F6385C" w14:textId="09AE4E65" w:rsidR="0035205A" w:rsidRPr="00B60D70" w:rsidRDefault="0035205A" w:rsidP="0035205A">
            <w:pPr>
              <w:jc w:val="center"/>
              <w:rPr>
                <w:rFonts w:ascii="TH SarabunPSK" w:hAnsi="TH SarabunPSK" w:cs="TH SarabunPSK"/>
                <w:sz w:val="28"/>
                <w:szCs w:val="28"/>
              </w:rPr>
            </w:pPr>
            <w:r w:rsidRPr="00B60D70">
              <w:rPr>
                <w:rFonts w:ascii="TH SarabunPSK" w:hAnsi="TH SarabunPSK" w:cs="TH SarabunPSK" w:hint="cs"/>
                <w:sz w:val="28"/>
                <w:szCs w:val="28"/>
              </w:rPr>
              <w:t xml:space="preserve">75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2EF30E08" w14:textId="77777777" w:rsidTr="00932286">
        <w:tc>
          <w:tcPr>
            <w:tcW w:w="822" w:type="pct"/>
          </w:tcPr>
          <w:p w14:paraId="53131B95" w14:textId="16634798" w:rsidR="0035205A" w:rsidRPr="00B60D70" w:rsidRDefault="0035205A" w:rsidP="0035205A">
            <w:pPr>
              <w:rPr>
                <w:rFonts w:ascii="TH SarabunPSK" w:hAnsi="TH SarabunPSK" w:cs="TH SarabunPSK"/>
                <w:sz w:val="28"/>
                <w:szCs w:val="28"/>
              </w:rPr>
            </w:pPr>
            <w:r w:rsidRPr="00B60D70">
              <w:rPr>
                <w:rFonts w:ascii="TH SarabunPSK" w:hAnsi="TH SarabunPSK" w:cs="TH SarabunPSK"/>
                <w:sz w:val="28"/>
                <w:szCs w:val="28"/>
              </w:rPr>
              <w:t>CTE 112</w:t>
            </w:r>
          </w:p>
        </w:tc>
        <w:tc>
          <w:tcPr>
            <w:tcW w:w="1942" w:type="pct"/>
          </w:tcPr>
          <w:p w14:paraId="1F16000B" w14:textId="6830DDD3" w:rsidR="0035205A" w:rsidRPr="00B60D70" w:rsidRDefault="0035205A" w:rsidP="0035205A">
            <w:pPr>
              <w:rPr>
                <w:rFonts w:ascii="TH SarabunPSK" w:hAnsi="TH SarabunPSK" w:cs="TH SarabunPSK"/>
                <w:sz w:val="28"/>
                <w:szCs w:val="28"/>
              </w:rPr>
            </w:pPr>
            <w:r w:rsidRPr="00B60D70">
              <w:rPr>
                <w:rFonts w:ascii="TH SarabunPSK" w:hAnsi="TH SarabunPSK" w:cs="TH SarabunPSK"/>
                <w:sz w:val="28"/>
                <w:szCs w:val="28"/>
              </w:rPr>
              <w:t>Civil Engineering Drawing II</w:t>
            </w:r>
          </w:p>
        </w:tc>
        <w:tc>
          <w:tcPr>
            <w:tcW w:w="706" w:type="pct"/>
          </w:tcPr>
          <w:p w14:paraId="2A0C6DEE" w14:textId="31A26181" w:rsidR="0035205A" w:rsidRPr="00B60D70" w:rsidRDefault="0035205A" w:rsidP="0035205A">
            <w:pPr>
              <w:rPr>
                <w:rFonts w:ascii="TH SarabunPSK" w:hAnsi="TH SarabunPSK" w:cs="TH SarabunPSK"/>
                <w:sz w:val="28"/>
                <w:szCs w:val="28"/>
              </w:rPr>
            </w:pPr>
            <w:r w:rsidRPr="00B60D70">
              <w:rPr>
                <w:rFonts w:ascii="TH SarabunPSK" w:hAnsi="TH SarabunPSK" w:cs="TH SarabunPSK"/>
                <w:sz w:val="28"/>
                <w:szCs w:val="28"/>
              </w:rPr>
              <w:t>3 (1-4-6)</w:t>
            </w:r>
          </w:p>
        </w:tc>
        <w:tc>
          <w:tcPr>
            <w:tcW w:w="1530" w:type="pct"/>
          </w:tcPr>
          <w:p w14:paraId="39E20553" w14:textId="3D6D3146" w:rsidR="0035205A" w:rsidRPr="00B60D70" w:rsidRDefault="0035205A" w:rsidP="0035205A">
            <w:pPr>
              <w:jc w:val="center"/>
              <w:rPr>
                <w:rFonts w:ascii="TH SarabunPSK" w:hAnsi="TH SarabunPSK" w:cs="TH SarabunPSK"/>
                <w:sz w:val="28"/>
                <w:szCs w:val="28"/>
              </w:rPr>
            </w:pPr>
            <w:r w:rsidRPr="00B60D70">
              <w:rPr>
                <w:rFonts w:ascii="TH SarabunPSK" w:hAnsi="TH SarabunPSK" w:cs="TH SarabunPSK" w:hint="cs"/>
                <w:sz w:val="28"/>
                <w:szCs w:val="28"/>
              </w:rPr>
              <w:t xml:space="preserve">75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45C74357" w14:textId="77777777" w:rsidTr="00932286">
        <w:tc>
          <w:tcPr>
            <w:tcW w:w="822" w:type="pct"/>
          </w:tcPr>
          <w:p w14:paraId="3D6E0A52" w14:textId="3934C1EE" w:rsidR="0035205A" w:rsidRPr="00B60D70" w:rsidRDefault="0035205A" w:rsidP="0035205A">
            <w:pPr>
              <w:rPr>
                <w:rFonts w:ascii="TH SarabunPSK" w:hAnsi="TH SarabunPSK" w:cs="TH SarabunPSK"/>
                <w:sz w:val="28"/>
                <w:szCs w:val="28"/>
              </w:rPr>
            </w:pPr>
            <w:r w:rsidRPr="00B60D70">
              <w:rPr>
                <w:rFonts w:ascii="TH SarabunPSK" w:hAnsi="TH SarabunPSK" w:cs="TH SarabunPSK"/>
                <w:sz w:val="28"/>
                <w:szCs w:val="28"/>
              </w:rPr>
              <w:t>CTE 301</w:t>
            </w:r>
          </w:p>
        </w:tc>
        <w:tc>
          <w:tcPr>
            <w:tcW w:w="1942" w:type="pct"/>
          </w:tcPr>
          <w:p w14:paraId="418EB538" w14:textId="38009696" w:rsidR="0035205A" w:rsidRPr="00B60D70" w:rsidRDefault="0035205A" w:rsidP="0035205A">
            <w:pPr>
              <w:jc w:val="left"/>
              <w:rPr>
                <w:rFonts w:ascii="TH SarabunPSK" w:hAnsi="TH SarabunPSK" w:cs="TH SarabunPSK"/>
                <w:sz w:val="28"/>
                <w:szCs w:val="28"/>
              </w:rPr>
            </w:pPr>
            <w:r w:rsidRPr="00B60D70">
              <w:rPr>
                <w:rFonts w:ascii="TH SarabunPSK" w:hAnsi="TH SarabunPSK" w:cs="TH SarabunPSK"/>
                <w:sz w:val="28"/>
                <w:szCs w:val="28"/>
              </w:rPr>
              <w:t>Development of Basic Skills for Civil Engineer Teacher</w:t>
            </w:r>
          </w:p>
        </w:tc>
        <w:tc>
          <w:tcPr>
            <w:tcW w:w="706" w:type="pct"/>
          </w:tcPr>
          <w:p w14:paraId="1ACAFF7C" w14:textId="099DCB24" w:rsidR="0035205A" w:rsidRPr="00B60D70" w:rsidRDefault="0035205A" w:rsidP="0035205A">
            <w:pPr>
              <w:rPr>
                <w:rFonts w:ascii="TH SarabunPSK" w:hAnsi="TH SarabunPSK" w:cs="TH SarabunPSK"/>
                <w:sz w:val="28"/>
                <w:szCs w:val="28"/>
              </w:rPr>
            </w:pPr>
            <w:r w:rsidRPr="00B60D70">
              <w:rPr>
                <w:rFonts w:ascii="TH SarabunPSK" w:hAnsi="TH SarabunPSK" w:cs="TH SarabunPSK"/>
                <w:sz w:val="28"/>
                <w:szCs w:val="28"/>
              </w:rPr>
              <w:t>3 (1-4-6)</w:t>
            </w:r>
          </w:p>
        </w:tc>
        <w:tc>
          <w:tcPr>
            <w:tcW w:w="1530" w:type="pct"/>
          </w:tcPr>
          <w:p w14:paraId="78B7FF3A" w14:textId="0586E4F8" w:rsidR="0035205A" w:rsidRPr="00B60D70" w:rsidRDefault="0035205A" w:rsidP="0035205A">
            <w:pPr>
              <w:jc w:val="center"/>
              <w:rPr>
                <w:rFonts w:ascii="TH SarabunPSK" w:hAnsi="TH SarabunPSK" w:cs="TH SarabunPSK"/>
                <w:sz w:val="28"/>
                <w:szCs w:val="28"/>
              </w:rPr>
            </w:pPr>
            <w:r w:rsidRPr="00B60D70">
              <w:rPr>
                <w:rFonts w:ascii="TH SarabunPSK" w:hAnsi="TH SarabunPSK" w:cs="TH SarabunPSK" w:hint="cs"/>
                <w:sz w:val="28"/>
                <w:szCs w:val="28"/>
              </w:rPr>
              <w:t xml:space="preserve">75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4489AB53" w14:textId="77777777" w:rsidTr="00932286">
        <w:tc>
          <w:tcPr>
            <w:tcW w:w="822" w:type="pct"/>
          </w:tcPr>
          <w:p w14:paraId="0B9BA1C1" w14:textId="230ABD1C" w:rsidR="0035205A" w:rsidRPr="00B60D70" w:rsidRDefault="0035205A" w:rsidP="0035205A">
            <w:pPr>
              <w:rPr>
                <w:rFonts w:ascii="TH SarabunPSK" w:hAnsi="TH SarabunPSK" w:cs="TH SarabunPSK"/>
                <w:sz w:val="28"/>
                <w:szCs w:val="28"/>
              </w:rPr>
            </w:pPr>
            <w:r w:rsidRPr="00B60D70">
              <w:rPr>
                <w:rFonts w:ascii="TH SarabunPSK" w:hAnsi="TH SarabunPSK" w:cs="TH SarabunPSK"/>
                <w:sz w:val="28"/>
                <w:szCs w:val="28"/>
              </w:rPr>
              <w:t>CTE 307</w:t>
            </w:r>
          </w:p>
        </w:tc>
        <w:tc>
          <w:tcPr>
            <w:tcW w:w="1942" w:type="pct"/>
          </w:tcPr>
          <w:p w14:paraId="6C9919F7" w14:textId="28B4515C" w:rsidR="0035205A" w:rsidRPr="00B60D70" w:rsidRDefault="008967A5" w:rsidP="0035205A">
            <w:pPr>
              <w:jc w:val="left"/>
              <w:rPr>
                <w:rFonts w:ascii="TH SarabunPSK" w:hAnsi="TH SarabunPSK" w:cs="TH SarabunPSK"/>
                <w:sz w:val="28"/>
                <w:szCs w:val="28"/>
              </w:rPr>
            </w:pPr>
            <w:r w:rsidRPr="00B60D70">
              <w:rPr>
                <w:rFonts w:ascii="TH SarabunPSK" w:hAnsi="TH SarabunPSK" w:cs="TH SarabunPSK"/>
                <w:sz w:val="28"/>
                <w:szCs w:val="28"/>
              </w:rPr>
              <w:t>(Teaching and Learning Innovation for Civil Engineer Courses)</w:t>
            </w:r>
          </w:p>
        </w:tc>
        <w:tc>
          <w:tcPr>
            <w:tcW w:w="706" w:type="pct"/>
          </w:tcPr>
          <w:p w14:paraId="4886030E" w14:textId="6A9C75AB" w:rsidR="0035205A" w:rsidRPr="00B60D70" w:rsidRDefault="0035205A" w:rsidP="0035205A">
            <w:pPr>
              <w:rPr>
                <w:rFonts w:ascii="TH SarabunPSK" w:hAnsi="TH SarabunPSK" w:cs="TH SarabunPSK"/>
                <w:sz w:val="28"/>
                <w:szCs w:val="28"/>
              </w:rPr>
            </w:pPr>
            <w:r w:rsidRPr="00B60D70">
              <w:rPr>
                <w:rFonts w:ascii="TH SarabunPSK" w:hAnsi="TH SarabunPSK" w:cs="TH SarabunPSK"/>
                <w:sz w:val="28"/>
                <w:szCs w:val="28"/>
              </w:rPr>
              <w:t>3 (1-4-6)</w:t>
            </w:r>
          </w:p>
        </w:tc>
        <w:tc>
          <w:tcPr>
            <w:tcW w:w="1530" w:type="pct"/>
          </w:tcPr>
          <w:p w14:paraId="58300055" w14:textId="0F5B02C2" w:rsidR="0035205A" w:rsidRPr="00B60D70" w:rsidRDefault="0035205A" w:rsidP="0035205A">
            <w:pPr>
              <w:jc w:val="center"/>
              <w:rPr>
                <w:rFonts w:ascii="TH SarabunPSK" w:hAnsi="TH SarabunPSK" w:cs="TH SarabunPSK"/>
                <w:sz w:val="28"/>
                <w:szCs w:val="28"/>
              </w:rPr>
            </w:pPr>
            <w:r w:rsidRPr="00B60D70">
              <w:rPr>
                <w:rFonts w:ascii="TH SarabunPSK" w:hAnsi="TH SarabunPSK" w:cs="TH SarabunPSK" w:hint="cs"/>
                <w:sz w:val="28"/>
                <w:szCs w:val="28"/>
              </w:rPr>
              <w:t xml:space="preserve">75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44678C9A" w14:textId="77777777" w:rsidTr="00932286">
        <w:tc>
          <w:tcPr>
            <w:tcW w:w="822" w:type="pct"/>
          </w:tcPr>
          <w:p w14:paraId="34FF4AEF" w14:textId="6AD20597" w:rsidR="0035205A" w:rsidRPr="00B60D70" w:rsidRDefault="0035205A" w:rsidP="0035205A">
            <w:pPr>
              <w:rPr>
                <w:rFonts w:ascii="TH SarabunPSK" w:hAnsi="TH SarabunPSK" w:cs="TH SarabunPSK"/>
                <w:sz w:val="28"/>
                <w:szCs w:val="28"/>
              </w:rPr>
            </w:pPr>
            <w:r w:rsidRPr="00B60D70">
              <w:rPr>
                <w:rFonts w:ascii="TH SarabunPSK" w:hAnsi="TH SarabunPSK" w:cs="TH SarabunPSK" w:hint="cs"/>
                <w:sz w:val="28"/>
                <w:szCs w:val="28"/>
              </w:rPr>
              <w:t>CTE 471</w:t>
            </w:r>
          </w:p>
        </w:tc>
        <w:tc>
          <w:tcPr>
            <w:tcW w:w="1942" w:type="pct"/>
          </w:tcPr>
          <w:p w14:paraId="40EA6FAB" w14:textId="162D6A91" w:rsidR="0035205A" w:rsidRPr="00B60D70" w:rsidRDefault="0035205A" w:rsidP="0035205A">
            <w:pPr>
              <w:jc w:val="left"/>
              <w:rPr>
                <w:rFonts w:ascii="TH SarabunPSK" w:hAnsi="TH SarabunPSK" w:cs="TH SarabunPSK"/>
                <w:sz w:val="28"/>
                <w:szCs w:val="28"/>
              </w:rPr>
            </w:pPr>
            <w:r w:rsidRPr="00B60D70">
              <w:rPr>
                <w:rFonts w:ascii="TH SarabunPSK" w:hAnsi="TH SarabunPSK" w:cs="TH SarabunPSK" w:hint="cs"/>
                <w:sz w:val="28"/>
                <w:szCs w:val="28"/>
              </w:rPr>
              <w:t>Civil Technology Education Project Proposal</w:t>
            </w:r>
          </w:p>
        </w:tc>
        <w:tc>
          <w:tcPr>
            <w:tcW w:w="706" w:type="pct"/>
          </w:tcPr>
          <w:p w14:paraId="7CCAB97A" w14:textId="675E0820" w:rsidR="0035205A" w:rsidRPr="00B60D70" w:rsidRDefault="0035205A" w:rsidP="0035205A">
            <w:pPr>
              <w:rPr>
                <w:rFonts w:ascii="TH SarabunPSK" w:hAnsi="TH SarabunPSK" w:cs="TH SarabunPSK"/>
                <w:sz w:val="28"/>
                <w:szCs w:val="28"/>
              </w:rPr>
            </w:pPr>
            <w:r w:rsidRPr="00B60D70">
              <w:rPr>
                <w:rFonts w:ascii="TH SarabunPSK" w:hAnsi="TH SarabunPSK" w:cs="TH SarabunPSK" w:hint="cs"/>
                <w:sz w:val="28"/>
                <w:szCs w:val="28"/>
              </w:rPr>
              <w:t>1 (0-2-2)</w:t>
            </w:r>
          </w:p>
        </w:tc>
        <w:tc>
          <w:tcPr>
            <w:tcW w:w="1530" w:type="pct"/>
          </w:tcPr>
          <w:p w14:paraId="083A6CAB" w14:textId="1D6AB075" w:rsidR="0035205A" w:rsidRPr="00B60D70" w:rsidRDefault="0035205A" w:rsidP="0035205A">
            <w:pPr>
              <w:jc w:val="center"/>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02B62854" w14:textId="77777777" w:rsidTr="00932286">
        <w:tc>
          <w:tcPr>
            <w:tcW w:w="822" w:type="pct"/>
          </w:tcPr>
          <w:p w14:paraId="086F3068" w14:textId="21004382" w:rsidR="0035205A" w:rsidRPr="00B60D70" w:rsidRDefault="0035205A" w:rsidP="0035205A">
            <w:pPr>
              <w:rPr>
                <w:rFonts w:ascii="TH SarabunPSK" w:hAnsi="TH SarabunPSK" w:cs="TH SarabunPSK"/>
                <w:sz w:val="28"/>
                <w:szCs w:val="28"/>
              </w:rPr>
            </w:pPr>
            <w:r w:rsidRPr="00B60D70">
              <w:rPr>
                <w:rFonts w:ascii="TH SarabunPSK" w:hAnsi="TH SarabunPSK" w:cs="TH SarabunPSK" w:hint="cs"/>
                <w:sz w:val="28"/>
                <w:szCs w:val="28"/>
              </w:rPr>
              <w:lastRenderedPageBreak/>
              <w:t>CTE 472</w:t>
            </w:r>
          </w:p>
        </w:tc>
        <w:tc>
          <w:tcPr>
            <w:tcW w:w="1942" w:type="pct"/>
          </w:tcPr>
          <w:p w14:paraId="2CA0CA6B" w14:textId="222AA540" w:rsidR="0035205A" w:rsidRPr="00B60D70" w:rsidRDefault="0035205A" w:rsidP="0035205A">
            <w:pPr>
              <w:jc w:val="left"/>
              <w:rPr>
                <w:rFonts w:ascii="TH SarabunPSK" w:hAnsi="TH SarabunPSK" w:cs="TH SarabunPSK"/>
                <w:sz w:val="28"/>
                <w:szCs w:val="28"/>
              </w:rPr>
            </w:pPr>
            <w:r w:rsidRPr="00B60D70">
              <w:rPr>
                <w:rFonts w:ascii="TH SarabunPSK" w:hAnsi="TH SarabunPSK" w:cs="TH SarabunPSK" w:hint="cs"/>
                <w:sz w:val="28"/>
                <w:szCs w:val="28"/>
              </w:rPr>
              <w:t>Civil Technology Education Research Project</w:t>
            </w:r>
          </w:p>
        </w:tc>
        <w:tc>
          <w:tcPr>
            <w:tcW w:w="706" w:type="pct"/>
          </w:tcPr>
          <w:p w14:paraId="2F822D09" w14:textId="5912459D" w:rsidR="0035205A" w:rsidRPr="00B60D70" w:rsidRDefault="0035205A" w:rsidP="0035205A">
            <w:pPr>
              <w:rPr>
                <w:rFonts w:ascii="TH SarabunPSK" w:hAnsi="TH SarabunPSK" w:cs="TH SarabunPSK"/>
                <w:sz w:val="28"/>
                <w:szCs w:val="28"/>
              </w:rPr>
            </w:pPr>
            <w:r w:rsidRPr="00B60D70">
              <w:rPr>
                <w:rFonts w:ascii="TH SarabunPSK" w:hAnsi="TH SarabunPSK" w:cs="TH SarabunPSK" w:hint="cs"/>
                <w:sz w:val="28"/>
                <w:szCs w:val="28"/>
              </w:rPr>
              <w:t>3 (0-6-2)</w:t>
            </w:r>
          </w:p>
        </w:tc>
        <w:tc>
          <w:tcPr>
            <w:tcW w:w="1530" w:type="pct"/>
          </w:tcPr>
          <w:p w14:paraId="300674A8" w14:textId="2D058F2C" w:rsidR="0035205A" w:rsidRPr="00B60D70" w:rsidRDefault="0035205A" w:rsidP="0035205A">
            <w:pPr>
              <w:jc w:val="center"/>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0AEB8312" w14:textId="77777777" w:rsidTr="00932286">
        <w:tc>
          <w:tcPr>
            <w:tcW w:w="822" w:type="pct"/>
          </w:tcPr>
          <w:p w14:paraId="2135C315" w14:textId="16F455E1" w:rsidR="0035205A" w:rsidRPr="00B60D70" w:rsidRDefault="0035205A" w:rsidP="0035205A">
            <w:pPr>
              <w:rPr>
                <w:rFonts w:ascii="TH SarabunPSK" w:hAnsi="TH SarabunPSK" w:cs="TH SarabunPSK"/>
                <w:sz w:val="28"/>
                <w:szCs w:val="28"/>
              </w:rPr>
            </w:pPr>
            <w:r w:rsidRPr="00B60D70">
              <w:rPr>
                <w:rFonts w:ascii="TH SarabunPSK" w:hAnsi="TH SarabunPSK" w:cs="TH SarabunPSK" w:hint="cs"/>
                <w:sz w:val="28"/>
                <w:szCs w:val="28"/>
              </w:rPr>
              <w:t>CTE 408</w:t>
            </w:r>
          </w:p>
        </w:tc>
        <w:tc>
          <w:tcPr>
            <w:tcW w:w="1942" w:type="pct"/>
          </w:tcPr>
          <w:p w14:paraId="2689C8AF" w14:textId="368F6444" w:rsidR="0035205A" w:rsidRPr="00B60D70" w:rsidRDefault="0035205A" w:rsidP="0035205A">
            <w:pPr>
              <w:jc w:val="left"/>
              <w:rPr>
                <w:rFonts w:ascii="TH SarabunPSK" w:hAnsi="TH SarabunPSK" w:cs="TH SarabunPSK"/>
                <w:sz w:val="28"/>
                <w:szCs w:val="28"/>
              </w:rPr>
            </w:pPr>
            <w:r w:rsidRPr="00B60D70">
              <w:rPr>
                <w:rFonts w:ascii="TH SarabunPSK" w:hAnsi="TH SarabunPSK" w:cs="TH SarabunPSK" w:hint="cs"/>
                <w:sz w:val="28"/>
                <w:szCs w:val="28"/>
              </w:rPr>
              <w:t>Development of a Teacher Experience for Civil Engineer Teacher</w:t>
            </w:r>
          </w:p>
        </w:tc>
        <w:tc>
          <w:tcPr>
            <w:tcW w:w="706" w:type="pct"/>
          </w:tcPr>
          <w:p w14:paraId="0EE4BA11" w14:textId="36066224" w:rsidR="0035205A" w:rsidRPr="00B60D70" w:rsidRDefault="0035205A" w:rsidP="0035205A">
            <w:pPr>
              <w:rPr>
                <w:rFonts w:ascii="TH SarabunPSK" w:hAnsi="TH SarabunPSK" w:cs="TH SarabunPSK"/>
                <w:sz w:val="28"/>
                <w:szCs w:val="28"/>
              </w:rPr>
            </w:pPr>
            <w:r w:rsidRPr="00B60D70">
              <w:rPr>
                <w:rFonts w:ascii="TH SarabunPSK" w:hAnsi="TH SarabunPSK" w:cs="TH SarabunPSK" w:hint="cs"/>
                <w:sz w:val="28"/>
                <w:szCs w:val="28"/>
              </w:rPr>
              <w:t>3 (0-6-6)</w:t>
            </w:r>
          </w:p>
        </w:tc>
        <w:tc>
          <w:tcPr>
            <w:tcW w:w="1530" w:type="pct"/>
          </w:tcPr>
          <w:p w14:paraId="77C2E581" w14:textId="2DEFC5F6" w:rsidR="0035205A" w:rsidRPr="00B60D70" w:rsidRDefault="0035205A" w:rsidP="0035205A">
            <w:pPr>
              <w:jc w:val="center"/>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2784EF11" w14:textId="77777777" w:rsidTr="00932286">
        <w:tc>
          <w:tcPr>
            <w:tcW w:w="822" w:type="pct"/>
          </w:tcPr>
          <w:p w14:paraId="48049686" w14:textId="77777777" w:rsidR="0035205A" w:rsidRPr="00B60D70" w:rsidRDefault="0035205A" w:rsidP="0035205A">
            <w:pPr>
              <w:rPr>
                <w:rFonts w:ascii="TH SarabunPSK" w:hAnsi="TH SarabunPSK" w:cs="TH SarabunPSK"/>
                <w:sz w:val="28"/>
                <w:szCs w:val="28"/>
              </w:rPr>
            </w:pPr>
            <w:r w:rsidRPr="00B60D70">
              <w:rPr>
                <w:rFonts w:ascii="TH SarabunPSK" w:hAnsi="TH SarabunPSK" w:cs="TH SarabunPSK" w:hint="cs"/>
                <w:sz w:val="28"/>
                <w:szCs w:val="28"/>
              </w:rPr>
              <w:t>CTE 591</w:t>
            </w:r>
          </w:p>
        </w:tc>
        <w:tc>
          <w:tcPr>
            <w:tcW w:w="1942" w:type="pct"/>
          </w:tcPr>
          <w:p w14:paraId="730F773B" w14:textId="77777777" w:rsidR="0035205A" w:rsidRPr="00B60D70" w:rsidRDefault="0035205A" w:rsidP="0035205A">
            <w:pPr>
              <w:rPr>
                <w:rFonts w:ascii="TH SarabunPSK" w:hAnsi="TH SarabunPSK" w:cs="TH SarabunPSK"/>
                <w:sz w:val="28"/>
                <w:szCs w:val="28"/>
              </w:rPr>
            </w:pPr>
            <w:r w:rsidRPr="00B60D70">
              <w:rPr>
                <w:rFonts w:ascii="TH SarabunPSK" w:hAnsi="TH SarabunPSK" w:cs="TH SarabunPSK" w:hint="cs"/>
                <w:sz w:val="28"/>
                <w:szCs w:val="28"/>
              </w:rPr>
              <w:t>Teacher Professional Internship I</w:t>
            </w:r>
          </w:p>
        </w:tc>
        <w:tc>
          <w:tcPr>
            <w:tcW w:w="706" w:type="pct"/>
          </w:tcPr>
          <w:p w14:paraId="335E097F" w14:textId="77777777" w:rsidR="0035205A" w:rsidRPr="00B60D70" w:rsidRDefault="0035205A" w:rsidP="0035205A">
            <w:pPr>
              <w:rPr>
                <w:rFonts w:ascii="TH SarabunPSK" w:hAnsi="TH SarabunPSK" w:cs="TH SarabunPSK"/>
                <w:sz w:val="28"/>
                <w:szCs w:val="28"/>
              </w:rPr>
            </w:pPr>
            <w:r w:rsidRPr="00B60D70">
              <w:rPr>
                <w:rFonts w:ascii="TH SarabunPSK" w:hAnsi="TH SarabunPSK" w:cs="TH SarabunPSK" w:hint="cs"/>
                <w:sz w:val="28"/>
                <w:szCs w:val="28"/>
              </w:rPr>
              <w:t>6 (0-18-12)</w:t>
            </w:r>
          </w:p>
        </w:tc>
        <w:tc>
          <w:tcPr>
            <w:tcW w:w="1530" w:type="pct"/>
          </w:tcPr>
          <w:p w14:paraId="399F18BD" w14:textId="77777777" w:rsidR="0035205A" w:rsidRPr="00B60D70" w:rsidRDefault="0035205A" w:rsidP="0035205A">
            <w:pPr>
              <w:jc w:val="center"/>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3A845950" w14:textId="77777777" w:rsidTr="00932286">
        <w:tc>
          <w:tcPr>
            <w:tcW w:w="822" w:type="pct"/>
          </w:tcPr>
          <w:p w14:paraId="31D421F0" w14:textId="77777777" w:rsidR="0035205A" w:rsidRPr="00B60D70" w:rsidRDefault="0035205A" w:rsidP="0035205A">
            <w:pPr>
              <w:rPr>
                <w:rFonts w:ascii="TH SarabunPSK" w:hAnsi="TH SarabunPSK" w:cs="TH SarabunPSK"/>
                <w:sz w:val="28"/>
                <w:szCs w:val="28"/>
              </w:rPr>
            </w:pPr>
            <w:r w:rsidRPr="00B60D70">
              <w:rPr>
                <w:rFonts w:ascii="TH SarabunPSK" w:hAnsi="TH SarabunPSK" w:cs="TH SarabunPSK" w:hint="cs"/>
                <w:sz w:val="28"/>
                <w:szCs w:val="28"/>
              </w:rPr>
              <w:t>CTE 592</w:t>
            </w:r>
          </w:p>
        </w:tc>
        <w:tc>
          <w:tcPr>
            <w:tcW w:w="1942" w:type="pct"/>
          </w:tcPr>
          <w:p w14:paraId="3226C7F5" w14:textId="77777777" w:rsidR="0035205A" w:rsidRPr="00B60D70" w:rsidRDefault="0035205A" w:rsidP="0035205A">
            <w:pPr>
              <w:rPr>
                <w:rFonts w:ascii="TH SarabunPSK" w:hAnsi="TH SarabunPSK" w:cs="TH SarabunPSK"/>
                <w:sz w:val="28"/>
                <w:szCs w:val="28"/>
              </w:rPr>
            </w:pPr>
            <w:r w:rsidRPr="00B60D70">
              <w:rPr>
                <w:rFonts w:ascii="TH SarabunPSK" w:hAnsi="TH SarabunPSK" w:cs="TH SarabunPSK" w:hint="cs"/>
                <w:sz w:val="28"/>
                <w:szCs w:val="28"/>
              </w:rPr>
              <w:t>Teacher Professional Internship II</w:t>
            </w:r>
          </w:p>
        </w:tc>
        <w:tc>
          <w:tcPr>
            <w:tcW w:w="706" w:type="pct"/>
          </w:tcPr>
          <w:p w14:paraId="14D1DEB1" w14:textId="77777777" w:rsidR="0035205A" w:rsidRPr="00B60D70" w:rsidRDefault="0035205A" w:rsidP="0035205A">
            <w:pPr>
              <w:rPr>
                <w:rFonts w:ascii="TH SarabunPSK" w:hAnsi="TH SarabunPSK" w:cs="TH SarabunPSK"/>
                <w:sz w:val="28"/>
                <w:szCs w:val="28"/>
              </w:rPr>
            </w:pPr>
            <w:r w:rsidRPr="00B60D70">
              <w:rPr>
                <w:rFonts w:ascii="TH SarabunPSK" w:hAnsi="TH SarabunPSK" w:cs="TH SarabunPSK" w:hint="cs"/>
                <w:sz w:val="28"/>
                <w:szCs w:val="28"/>
              </w:rPr>
              <w:t>6 (0-18-12)</w:t>
            </w:r>
          </w:p>
        </w:tc>
        <w:tc>
          <w:tcPr>
            <w:tcW w:w="1530" w:type="pct"/>
          </w:tcPr>
          <w:p w14:paraId="5258FA3A" w14:textId="77777777" w:rsidR="0035205A" w:rsidRPr="00B60D70" w:rsidRDefault="0035205A" w:rsidP="0035205A">
            <w:pPr>
              <w:jc w:val="center"/>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bl>
    <w:p w14:paraId="3B46B23D" w14:textId="77777777" w:rsidR="00066AE9" w:rsidRPr="00B60D70" w:rsidRDefault="00066AE9" w:rsidP="00066AE9">
      <w:pPr>
        <w:spacing w:before="120"/>
        <w:ind w:right="26"/>
        <w:jc w:val="left"/>
        <w:rPr>
          <w:rFonts w:ascii="TH SarabunPSK" w:hAnsi="TH SarabunPSK" w:cs="TH SarabunPSK"/>
          <w:b/>
          <w:bCs/>
        </w:rPr>
      </w:pPr>
      <w:r w:rsidRPr="00B60D70">
        <w:rPr>
          <w:rFonts w:ascii="TH SarabunPSK" w:hAnsi="TH SarabunPSK" w:cs="TH SarabunPSK" w:hint="cs"/>
          <w:b/>
          <w:bCs/>
        </w:rPr>
        <w:t>3.2</w:t>
      </w:r>
      <w:r w:rsidRPr="00B60D70">
        <w:rPr>
          <w:rFonts w:ascii="TH SarabunPSK" w:hAnsi="TH SarabunPSK" w:cs="TH SarabunPSK" w:hint="cs"/>
          <w:b/>
          <w:bCs/>
          <w:cs/>
        </w:rPr>
        <w:t>)</w:t>
      </w:r>
      <w:r w:rsidRPr="00B60D70">
        <w:rPr>
          <w:rFonts w:ascii="TH SarabunPSK" w:hAnsi="TH SarabunPSK" w:cs="TH SarabunPSK" w:hint="cs"/>
          <w:b/>
          <w:bCs/>
        </w:rPr>
        <w:t xml:space="preserve"> </w:t>
      </w:r>
      <w:r w:rsidRPr="00B60D70">
        <w:rPr>
          <w:rFonts w:ascii="TH SarabunPSK" w:hAnsi="TH SarabunPSK" w:cs="TH SarabunPSK" w:hint="cs"/>
          <w:b/>
          <w:bCs/>
          <w:cs/>
          <w:lang w:val="th-TH"/>
        </w:rPr>
        <w:t>ภาระงานในหลักสูตรนี้</w:t>
      </w:r>
    </w:p>
    <w:p w14:paraId="23F6103B" w14:textId="77777777" w:rsidR="00CB2F67" w:rsidRPr="00B60D70" w:rsidRDefault="00CB2F67" w:rsidP="00CB2F67">
      <w:pPr>
        <w:ind w:right="26"/>
        <w:jc w:val="left"/>
        <w:rPr>
          <w:rFonts w:ascii="TH SarabunPSK" w:hAnsi="TH SarabunPSK" w:cs="TH SarabunPSK"/>
          <w:sz w:val="16"/>
          <w:szCs w:val="16"/>
        </w:rPr>
      </w:pPr>
    </w:p>
    <w:tbl>
      <w:tblPr>
        <w:tblStyle w:val="af6"/>
        <w:tblW w:w="4881" w:type="pct"/>
        <w:tblLook w:val="04A0" w:firstRow="1" w:lastRow="0" w:firstColumn="1" w:lastColumn="0" w:noHBand="0" w:noVBand="1"/>
      </w:tblPr>
      <w:tblGrid>
        <w:gridCol w:w="1466"/>
        <w:gridCol w:w="3459"/>
        <w:gridCol w:w="1255"/>
        <w:gridCol w:w="2621"/>
      </w:tblGrid>
      <w:tr w:rsidR="00B60D70" w:rsidRPr="00B60D70" w14:paraId="7A722EC1" w14:textId="77777777" w:rsidTr="00797DCF">
        <w:trPr>
          <w:tblHeader/>
        </w:trPr>
        <w:tc>
          <w:tcPr>
            <w:tcW w:w="833" w:type="pct"/>
            <w:shd w:val="clear" w:color="auto" w:fill="F2F2F2" w:themeFill="background1" w:themeFillShade="F2"/>
          </w:tcPr>
          <w:p w14:paraId="31D96AF2" w14:textId="77777777" w:rsidR="00CB2F67" w:rsidRPr="00B60D70" w:rsidRDefault="00CB2F67" w:rsidP="00932286">
            <w:pPr>
              <w:ind w:right="26"/>
              <w:rPr>
                <w:rFonts w:ascii="TH SarabunPSK" w:hAnsi="TH SarabunPSK" w:cs="TH SarabunPSK"/>
                <w:b/>
                <w:bCs/>
                <w:sz w:val="28"/>
                <w:szCs w:val="28"/>
                <w:cs/>
              </w:rPr>
            </w:pPr>
            <w:r w:rsidRPr="00B60D70">
              <w:rPr>
                <w:rFonts w:ascii="TH SarabunPSK" w:hAnsi="TH SarabunPSK" w:cs="TH SarabunPSK" w:hint="cs"/>
                <w:b/>
                <w:bCs/>
                <w:sz w:val="28"/>
                <w:szCs w:val="28"/>
                <w:cs/>
                <w:lang w:val="th-TH"/>
              </w:rPr>
              <w:t>รหัสวิชา</w:t>
            </w:r>
          </w:p>
        </w:tc>
        <w:tc>
          <w:tcPr>
            <w:tcW w:w="1965" w:type="pct"/>
            <w:shd w:val="clear" w:color="auto" w:fill="F2F2F2" w:themeFill="background1" w:themeFillShade="F2"/>
          </w:tcPr>
          <w:p w14:paraId="7CE892A3" w14:textId="77777777" w:rsidR="00CB2F67" w:rsidRPr="00B60D70" w:rsidRDefault="00CB2F67" w:rsidP="00932286">
            <w:pPr>
              <w:ind w:right="26"/>
              <w:rPr>
                <w:rFonts w:ascii="TH SarabunPSK" w:hAnsi="TH SarabunPSK" w:cs="TH SarabunPSK"/>
                <w:b/>
                <w:bCs/>
                <w:sz w:val="28"/>
                <w:szCs w:val="28"/>
              </w:rPr>
            </w:pPr>
            <w:r w:rsidRPr="00B60D70">
              <w:rPr>
                <w:rFonts w:ascii="TH SarabunPSK" w:hAnsi="TH SarabunPSK" w:cs="TH SarabunPSK" w:hint="cs"/>
                <w:b/>
                <w:bCs/>
                <w:sz w:val="28"/>
                <w:szCs w:val="28"/>
                <w:cs/>
                <w:lang w:val="th-TH"/>
              </w:rPr>
              <w:t>ชื่อวิชา</w:t>
            </w:r>
          </w:p>
        </w:tc>
        <w:tc>
          <w:tcPr>
            <w:tcW w:w="713" w:type="pct"/>
            <w:shd w:val="clear" w:color="auto" w:fill="F2F2F2" w:themeFill="background1" w:themeFillShade="F2"/>
          </w:tcPr>
          <w:p w14:paraId="014E776C" w14:textId="77777777" w:rsidR="00CB2F67" w:rsidRPr="00B60D70" w:rsidRDefault="00CB2F67" w:rsidP="00932286">
            <w:pPr>
              <w:ind w:right="26"/>
              <w:rPr>
                <w:rFonts w:ascii="TH SarabunPSK" w:hAnsi="TH SarabunPSK" w:cs="TH SarabunPSK"/>
                <w:b/>
                <w:bCs/>
                <w:sz w:val="28"/>
                <w:szCs w:val="28"/>
              </w:rPr>
            </w:pPr>
            <w:r w:rsidRPr="00B60D70">
              <w:rPr>
                <w:rFonts w:ascii="TH SarabunPSK" w:hAnsi="TH SarabunPSK" w:cs="TH SarabunPSK" w:hint="cs"/>
                <w:b/>
                <w:bCs/>
                <w:sz w:val="28"/>
                <w:szCs w:val="28"/>
                <w:cs/>
                <w:lang w:val="th-TH"/>
              </w:rPr>
              <w:t>หน่วยกิต</w:t>
            </w:r>
          </w:p>
        </w:tc>
        <w:tc>
          <w:tcPr>
            <w:tcW w:w="1489" w:type="pct"/>
            <w:shd w:val="clear" w:color="auto" w:fill="F2F2F2" w:themeFill="background1" w:themeFillShade="F2"/>
          </w:tcPr>
          <w:p w14:paraId="3A48159E" w14:textId="77777777" w:rsidR="00CB2F67" w:rsidRPr="00B60D70" w:rsidRDefault="00CB2F67" w:rsidP="00932286">
            <w:pPr>
              <w:ind w:right="26"/>
              <w:rPr>
                <w:rFonts w:ascii="TH SarabunPSK" w:hAnsi="TH SarabunPSK" w:cs="TH SarabunPSK"/>
                <w:b/>
                <w:bCs/>
                <w:sz w:val="28"/>
                <w:szCs w:val="28"/>
              </w:rPr>
            </w:pPr>
            <w:r w:rsidRPr="00B60D70">
              <w:rPr>
                <w:rFonts w:ascii="TH SarabunPSK" w:hAnsi="TH SarabunPSK" w:cs="TH SarabunPSK" w:hint="cs"/>
                <w:b/>
                <w:bCs/>
                <w:sz w:val="28"/>
                <w:szCs w:val="28"/>
                <w:cs/>
                <w:lang w:val="th-TH"/>
              </w:rPr>
              <w:t>ชั่วโมงสอน</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 xml:space="preserve">ปีการศึกษา </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โดยประมาณ</w:t>
            </w:r>
            <w:r w:rsidRPr="00B60D70">
              <w:rPr>
                <w:rFonts w:ascii="TH SarabunPSK" w:hAnsi="TH SarabunPSK" w:cs="TH SarabunPSK" w:hint="cs"/>
                <w:b/>
                <w:bCs/>
                <w:sz w:val="28"/>
                <w:szCs w:val="28"/>
                <w:cs/>
              </w:rPr>
              <w:t>)</w:t>
            </w:r>
          </w:p>
        </w:tc>
      </w:tr>
      <w:tr w:rsidR="00B60D70" w:rsidRPr="00B60D70" w14:paraId="685832CA" w14:textId="77777777" w:rsidTr="00932286">
        <w:tc>
          <w:tcPr>
            <w:tcW w:w="833" w:type="pct"/>
          </w:tcPr>
          <w:p w14:paraId="09789E0C" w14:textId="6DE5DC22"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247633" w:rsidRPr="00B60D70">
              <w:rPr>
                <w:rFonts w:ascii="TH SarabunPSK" w:hAnsi="TH SarabunPSK" w:cs="TH SarabunPSK"/>
                <w:sz w:val="28"/>
                <w:szCs w:val="28"/>
              </w:rPr>
              <w:t xml:space="preserve"> </w:t>
            </w:r>
            <w:r w:rsidRPr="00B60D70">
              <w:rPr>
                <w:rFonts w:ascii="TH SarabunPSK" w:hAnsi="TH SarabunPSK" w:cs="TH SarabunPSK" w:hint="cs"/>
                <w:sz w:val="28"/>
                <w:szCs w:val="28"/>
              </w:rPr>
              <w:t>301</w:t>
            </w:r>
          </w:p>
        </w:tc>
        <w:tc>
          <w:tcPr>
            <w:tcW w:w="1965" w:type="pct"/>
          </w:tcPr>
          <w:p w14:paraId="7353F69E" w14:textId="0E39AF74"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การพัฒนาทักษะการเป็นครูช่างโยธา</w:t>
            </w:r>
          </w:p>
          <w:p w14:paraId="7728F771" w14:textId="77777777"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Development of Teacher Skills for Civil Engineering Educator)</w:t>
            </w:r>
          </w:p>
        </w:tc>
        <w:tc>
          <w:tcPr>
            <w:tcW w:w="713" w:type="pct"/>
          </w:tcPr>
          <w:p w14:paraId="79A9A78D"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3 (1-4-6)</w:t>
            </w:r>
          </w:p>
        </w:tc>
        <w:tc>
          <w:tcPr>
            <w:tcW w:w="1489" w:type="pct"/>
          </w:tcPr>
          <w:p w14:paraId="7C8DD603"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75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4A790E91" w14:textId="77777777" w:rsidTr="00932286">
        <w:tc>
          <w:tcPr>
            <w:tcW w:w="833" w:type="pct"/>
          </w:tcPr>
          <w:p w14:paraId="1AA15969" w14:textId="3A190BC8"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247633" w:rsidRPr="00B60D70">
              <w:rPr>
                <w:rFonts w:ascii="TH SarabunPSK" w:hAnsi="TH SarabunPSK" w:cs="TH SarabunPSK"/>
                <w:sz w:val="28"/>
                <w:szCs w:val="28"/>
              </w:rPr>
              <w:t xml:space="preserve"> </w:t>
            </w:r>
            <w:r w:rsidRPr="00B60D70">
              <w:rPr>
                <w:rFonts w:ascii="TH SarabunPSK" w:hAnsi="TH SarabunPSK" w:cs="TH SarabunPSK" w:hint="cs"/>
                <w:sz w:val="28"/>
                <w:szCs w:val="28"/>
              </w:rPr>
              <w:t>302</w:t>
            </w:r>
          </w:p>
        </w:tc>
        <w:tc>
          <w:tcPr>
            <w:tcW w:w="1965" w:type="pct"/>
          </w:tcPr>
          <w:p w14:paraId="3AEFC572" w14:textId="77777777"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การพัฒนาทักษะการสอนรายวิชาเฉพาะช่างโยธา</w:t>
            </w:r>
          </w:p>
          <w:p w14:paraId="1B767803" w14:textId="77777777"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Development of Teaching and Learning Process Skills for Civil Engineering Courses)</w:t>
            </w:r>
          </w:p>
        </w:tc>
        <w:tc>
          <w:tcPr>
            <w:tcW w:w="713" w:type="pct"/>
          </w:tcPr>
          <w:p w14:paraId="2AE6DD83"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3 (1-4-6)</w:t>
            </w:r>
          </w:p>
        </w:tc>
        <w:tc>
          <w:tcPr>
            <w:tcW w:w="1489" w:type="pct"/>
          </w:tcPr>
          <w:p w14:paraId="75CCBCEF"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75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48073602" w14:textId="77777777" w:rsidTr="00932286">
        <w:tc>
          <w:tcPr>
            <w:tcW w:w="833" w:type="pct"/>
          </w:tcPr>
          <w:p w14:paraId="2130A054" w14:textId="3FB912F5"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247633" w:rsidRPr="00B60D70">
              <w:rPr>
                <w:rFonts w:ascii="TH SarabunPSK" w:hAnsi="TH SarabunPSK" w:cs="TH SarabunPSK"/>
                <w:sz w:val="28"/>
                <w:szCs w:val="28"/>
              </w:rPr>
              <w:t xml:space="preserve"> </w:t>
            </w:r>
            <w:r w:rsidRPr="00B60D70">
              <w:rPr>
                <w:rFonts w:ascii="TH SarabunPSK" w:hAnsi="TH SarabunPSK" w:cs="TH SarabunPSK" w:hint="cs"/>
                <w:sz w:val="28"/>
                <w:szCs w:val="28"/>
              </w:rPr>
              <w:t>303</w:t>
            </w:r>
          </w:p>
        </w:tc>
        <w:tc>
          <w:tcPr>
            <w:tcW w:w="1965" w:type="pct"/>
          </w:tcPr>
          <w:p w14:paraId="61836D36" w14:textId="560CAD09"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การจัดการเรียนรู้รายวิชาช่างโยธาโดยใช้หลักการเกื้อหนุนและการโค้ช</w:t>
            </w:r>
          </w:p>
          <w:p w14:paraId="0A01A163" w14:textId="77777777"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Teaching and Learning in Civil Engineering Courses Based on Principle of Facilitation and Coaching</w:t>
            </w:r>
            <w:r w:rsidRPr="00B60D70">
              <w:rPr>
                <w:rFonts w:ascii="TH SarabunPSK" w:hAnsi="TH SarabunPSK" w:cs="TH SarabunPSK" w:hint="cs"/>
                <w:sz w:val="28"/>
                <w:szCs w:val="28"/>
                <w:cs/>
              </w:rPr>
              <w:t>)</w:t>
            </w:r>
          </w:p>
        </w:tc>
        <w:tc>
          <w:tcPr>
            <w:tcW w:w="713" w:type="pct"/>
          </w:tcPr>
          <w:p w14:paraId="7B991499"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3 (1-4-6)</w:t>
            </w:r>
          </w:p>
        </w:tc>
        <w:tc>
          <w:tcPr>
            <w:tcW w:w="1489" w:type="pct"/>
          </w:tcPr>
          <w:p w14:paraId="3AB83648"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75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2AAA9170" w14:textId="77777777" w:rsidTr="00932286">
        <w:tc>
          <w:tcPr>
            <w:tcW w:w="833" w:type="pct"/>
          </w:tcPr>
          <w:p w14:paraId="57AFBA00" w14:textId="106CF9D5"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247633" w:rsidRPr="00B60D70">
              <w:rPr>
                <w:rFonts w:ascii="TH SarabunPSK" w:hAnsi="TH SarabunPSK" w:cs="TH SarabunPSK"/>
                <w:sz w:val="28"/>
                <w:szCs w:val="28"/>
              </w:rPr>
              <w:t xml:space="preserve"> </w:t>
            </w:r>
            <w:r w:rsidRPr="00B60D70">
              <w:rPr>
                <w:rFonts w:ascii="TH SarabunPSK" w:hAnsi="TH SarabunPSK" w:cs="TH SarabunPSK" w:hint="cs"/>
                <w:sz w:val="28"/>
                <w:szCs w:val="28"/>
              </w:rPr>
              <w:t>198</w:t>
            </w:r>
          </w:p>
        </w:tc>
        <w:tc>
          <w:tcPr>
            <w:tcW w:w="1965" w:type="pct"/>
          </w:tcPr>
          <w:p w14:paraId="0B7F7296" w14:textId="3F571F71"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การฝึกประสบการณ์วิชาชีพช่างโยธา </w:t>
            </w:r>
            <w:r w:rsidRPr="00B60D70">
              <w:rPr>
                <w:rFonts w:ascii="TH SarabunPSK" w:hAnsi="TH SarabunPSK" w:cs="TH SarabunPSK" w:hint="cs"/>
                <w:sz w:val="28"/>
                <w:szCs w:val="28"/>
                <w:cs/>
              </w:rPr>
              <w:t>1</w:t>
            </w:r>
          </w:p>
          <w:p w14:paraId="335B9D24" w14:textId="5A07F88B"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Experience Learning for Civil Engineer Teacher </w:t>
            </w:r>
            <w:r w:rsidR="00484154" w:rsidRPr="00B60D70">
              <w:rPr>
                <w:rFonts w:ascii="TH SarabunPSK" w:hAnsi="TH SarabunPSK" w:cs="TH SarabunPSK"/>
                <w:sz w:val="28"/>
                <w:szCs w:val="28"/>
              </w:rPr>
              <w:t>I</w:t>
            </w:r>
            <w:r w:rsidRPr="00B60D70">
              <w:rPr>
                <w:rFonts w:ascii="TH SarabunPSK" w:hAnsi="TH SarabunPSK" w:cs="TH SarabunPSK" w:hint="cs"/>
                <w:sz w:val="28"/>
                <w:szCs w:val="28"/>
                <w:cs/>
              </w:rPr>
              <w:t>)</w:t>
            </w:r>
          </w:p>
        </w:tc>
        <w:tc>
          <w:tcPr>
            <w:tcW w:w="713" w:type="pct"/>
          </w:tcPr>
          <w:p w14:paraId="5CA82DD7" w14:textId="365866F4"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sz w:val="28"/>
                <w:szCs w:val="28"/>
                <w:cs/>
              </w:rPr>
              <w:t>1 (0-</w:t>
            </w:r>
            <w:r w:rsidR="00934474" w:rsidRPr="00B60D70">
              <w:rPr>
                <w:rFonts w:ascii="TH SarabunPSK" w:hAnsi="TH SarabunPSK" w:cs="TH SarabunPSK"/>
                <w:sz w:val="28"/>
                <w:szCs w:val="28"/>
              </w:rPr>
              <w:t>3</w:t>
            </w:r>
            <w:r w:rsidRPr="00B60D70">
              <w:rPr>
                <w:rFonts w:ascii="TH SarabunPSK" w:hAnsi="TH SarabunPSK" w:cs="TH SarabunPSK"/>
                <w:sz w:val="28"/>
                <w:szCs w:val="28"/>
                <w:cs/>
              </w:rPr>
              <w:t>-3)</w:t>
            </w:r>
          </w:p>
        </w:tc>
        <w:tc>
          <w:tcPr>
            <w:tcW w:w="1489" w:type="pct"/>
          </w:tcPr>
          <w:p w14:paraId="3AF3810D"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798B9FAA" w14:textId="77777777" w:rsidTr="00932286">
        <w:tc>
          <w:tcPr>
            <w:tcW w:w="833" w:type="pct"/>
          </w:tcPr>
          <w:p w14:paraId="6C9A34A0" w14:textId="594D59E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0257E6" w:rsidRPr="00B60D70">
              <w:rPr>
                <w:rFonts w:ascii="TH SarabunPSK" w:hAnsi="TH SarabunPSK" w:cs="TH SarabunPSK"/>
                <w:sz w:val="28"/>
                <w:szCs w:val="28"/>
              </w:rPr>
              <w:t xml:space="preserve"> </w:t>
            </w:r>
            <w:r w:rsidRPr="00B60D70">
              <w:rPr>
                <w:rFonts w:ascii="TH SarabunPSK" w:hAnsi="TH SarabunPSK" w:cs="TH SarabunPSK" w:hint="cs"/>
                <w:sz w:val="28"/>
                <w:szCs w:val="28"/>
                <w:cs/>
              </w:rPr>
              <w:t>2</w:t>
            </w:r>
            <w:r w:rsidRPr="00B60D70">
              <w:rPr>
                <w:rFonts w:ascii="TH SarabunPSK" w:hAnsi="TH SarabunPSK" w:cs="TH SarabunPSK" w:hint="cs"/>
                <w:sz w:val="28"/>
                <w:szCs w:val="28"/>
              </w:rPr>
              <w:t>98</w:t>
            </w:r>
          </w:p>
        </w:tc>
        <w:tc>
          <w:tcPr>
            <w:tcW w:w="1965" w:type="pct"/>
          </w:tcPr>
          <w:p w14:paraId="72E1CE24" w14:textId="0C5DFE7B"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การฝึกประสบการณ์วิชาชีพช่างโยธา </w:t>
            </w:r>
            <w:r w:rsidRPr="00B60D70">
              <w:rPr>
                <w:rFonts w:ascii="TH SarabunPSK" w:hAnsi="TH SarabunPSK" w:cs="TH SarabunPSK" w:hint="cs"/>
                <w:sz w:val="28"/>
                <w:szCs w:val="28"/>
                <w:cs/>
              </w:rPr>
              <w:t>2</w:t>
            </w:r>
          </w:p>
          <w:p w14:paraId="5BAE2A32" w14:textId="4E167FC6" w:rsidR="00CB2F67" w:rsidRPr="00B60D70" w:rsidRDefault="00CB2F67" w:rsidP="00932286">
            <w:pPr>
              <w:ind w:right="26"/>
              <w:jc w:val="left"/>
              <w:rPr>
                <w:rFonts w:ascii="TH SarabunPSK" w:hAnsi="TH SarabunPSK" w:cs="TH SarabunPSK"/>
                <w:sz w:val="28"/>
                <w:szCs w:val="28"/>
                <w:cs/>
              </w:rPr>
            </w:pP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Experience Learning for Civil Engineer Teacher </w:t>
            </w:r>
            <w:r w:rsidR="00484154" w:rsidRPr="00B60D70">
              <w:rPr>
                <w:rFonts w:ascii="TH SarabunPSK" w:hAnsi="TH SarabunPSK" w:cs="TH SarabunPSK"/>
                <w:sz w:val="28"/>
                <w:szCs w:val="28"/>
              </w:rPr>
              <w:t>II</w:t>
            </w:r>
            <w:r w:rsidRPr="00B60D70">
              <w:rPr>
                <w:rFonts w:ascii="TH SarabunPSK" w:hAnsi="TH SarabunPSK" w:cs="TH SarabunPSK" w:hint="cs"/>
                <w:sz w:val="28"/>
                <w:szCs w:val="28"/>
                <w:cs/>
              </w:rPr>
              <w:t>)</w:t>
            </w:r>
          </w:p>
        </w:tc>
        <w:tc>
          <w:tcPr>
            <w:tcW w:w="713" w:type="pct"/>
          </w:tcPr>
          <w:p w14:paraId="4395A864" w14:textId="5B4B2F6E"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sz w:val="28"/>
                <w:szCs w:val="28"/>
                <w:cs/>
              </w:rPr>
              <w:t>1 (0-</w:t>
            </w:r>
            <w:r w:rsidR="00934474" w:rsidRPr="00B60D70">
              <w:rPr>
                <w:rFonts w:ascii="TH SarabunPSK" w:hAnsi="TH SarabunPSK" w:cs="TH SarabunPSK"/>
                <w:sz w:val="28"/>
                <w:szCs w:val="28"/>
              </w:rPr>
              <w:t>3</w:t>
            </w:r>
            <w:r w:rsidRPr="00B60D70">
              <w:rPr>
                <w:rFonts w:ascii="TH SarabunPSK" w:hAnsi="TH SarabunPSK" w:cs="TH SarabunPSK"/>
                <w:sz w:val="28"/>
                <w:szCs w:val="28"/>
                <w:cs/>
              </w:rPr>
              <w:t>-3)</w:t>
            </w:r>
          </w:p>
        </w:tc>
        <w:tc>
          <w:tcPr>
            <w:tcW w:w="1489" w:type="pct"/>
          </w:tcPr>
          <w:p w14:paraId="5F69D134"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1B632084" w14:textId="77777777" w:rsidTr="00932286">
        <w:tc>
          <w:tcPr>
            <w:tcW w:w="833" w:type="pct"/>
          </w:tcPr>
          <w:p w14:paraId="7C792C8C" w14:textId="47DD50AE"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247633" w:rsidRPr="00B60D70">
              <w:rPr>
                <w:rFonts w:ascii="TH SarabunPSK" w:hAnsi="TH SarabunPSK" w:cs="TH SarabunPSK"/>
                <w:sz w:val="28"/>
                <w:szCs w:val="28"/>
              </w:rPr>
              <w:t xml:space="preserve"> </w:t>
            </w:r>
            <w:r w:rsidRPr="00B60D70">
              <w:rPr>
                <w:rFonts w:ascii="TH SarabunPSK" w:hAnsi="TH SarabunPSK" w:cs="TH SarabunPSK" w:hint="cs"/>
                <w:sz w:val="28"/>
                <w:szCs w:val="28"/>
                <w:cs/>
              </w:rPr>
              <w:t>3</w:t>
            </w:r>
            <w:r w:rsidRPr="00B60D70">
              <w:rPr>
                <w:rFonts w:ascii="TH SarabunPSK" w:hAnsi="TH SarabunPSK" w:cs="TH SarabunPSK" w:hint="cs"/>
                <w:sz w:val="28"/>
                <w:szCs w:val="28"/>
              </w:rPr>
              <w:t>98</w:t>
            </w:r>
          </w:p>
        </w:tc>
        <w:tc>
          <w:tcPr>
            <w:tcW w:w="1965" w:type="pct"/>
          </w:tcPr>
          <w:p w14:paraId="4FAEF75C" w14:textId="77777777"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rPr>
              <w:t>CTE</w:t>
            </w:r>
            <w:r w:rsidRPr="00B60D70">
              <w:rPr>
                <w:rFonts w:ascii="TH SarabunPSK" w:hAnsi="TH SarabunPSK" w:cs="TH SarabunPSK" w:hint="cs"/>
                <w:sz w:val="28"/>
                <w:szCs w:val="28"/>
                <w:cs/>
              </w:rPr>
              <w:t xml:space="preserve">398 </w:t>
            </w:r>
            <w:r w:rsidRPr="00B60D70">
              <w:rPr>
                <w:rFonts w:ascii="TH SarabunPSK" w:hAnsi="TH SarabunPSK" w:cs="TH SarabunPSK" w:hint="cs"/>
                <w:sz w:val="28"/>
                <w:szCs w:val="28"/>
                <w:cs/>
                <w:lang w:val="th-TH"/>
              </w:rPr>
              <w:t xml:space="preserve">การฝึกประสบการณ์วิชาชีพช่างโยธา </w:t>
            </w:r>
            <w:r w:rsidRPr="00B60D70">
              <w:rPr>
                <w:rFonts w:ascii="TH SarabunPSK" w:hAnsi="TH SarabunPSK" w:cs="TH SarabunPSK" w:hint="cs"/>
                <w:sz w:val="28"/>
                <w:szCs w:val="28"/>
                <w:cs/>
              </w:rPr>
              <w:t>3</w:t>
            </w:r>
          </w:p>
          <w:p w14:paraId="0654720C" w14:textId="601D7893" w:rsidR="00CB2F67" w:rsidRPr="00B60D70" w:rsidRDefault="00CB2F67" w:rsidP="00932286">
            <w:pPr>
              <w:ind w:right="26"/>
              <w:jc w:val="left"/>
              <w:rPr>
                <w:rFonts w:ascii="TH SarabunPSK" w:hAnsi="TH SarabunPSK" w:cs="TH SarabunPSK"/>
                <w:sz w:val="28"/>
                <w:szCs w:val="28"/>
                <w:cs/>
              </w:rPr>
            </w:pP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Experience Learning for Civil Engineer Teacher </w:t>
            </w:r>
            <w:r w:rsidR="00484154" w:rsidRPr="00B60D70">
              <w:rPr>
                <w:rFonts w:ascii="TH SarabunPSK" w:hAnsi="TH SarabunPSK" w:cs="TH SarabunPSK"/>
                <w:sz w:val="28"/>
                <w:szCs w:val="28"/>
              </w:rPr>
              <w:t>III</w:t>
            </w:r>
            <w:r w:rsidRPr="00B60D70">
              <w:rPr>
                <w:rFonts w:ascii="TH SarabunPSK" w:hAnsi="TH SarabunPSK" w:cs="TH SarabunPSK" w:hint="cs"/>
                <w:sz w:val="28"/>
                <w:szCs w:val="28"/>
                <w:cs/>
              </w:rPr>
              <w:t>)</w:t>
            </w:r>
          </w:p>
        </w:tc>
        <w:tc>
          <w:tcPr>
            <w:tcW w:w="713" w:type="pct"/>
          </w:tcPr>
          <w:p w14:paraId="70A7DFDE" w14:textId="137F2BDE"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sz w:val="28"/>
                <w:szCs w:val="28"/>
                <w:cs/>
              </w:rPr>
              <w:t>1 (0-</w:t>
            </w:r>
            <w:r w:rsidR="00934474" w:rsidRPr="00B60D70">
              <w:rPr>
                <w:rFonts w:ascii="TH SarabunPSK" w:hAnsi="TH SarabunPSK" w:cs="TH SarabunPSK"/>
                <w:sz w:val="28"/>
                <w:szCs w:val="28"/>
              </w:rPr>
              <w:t>3</w:t>
            </w:r>
            <w:r w:rsidRPr="00B60D70">
              <w:rPr>
                <w:rFonts w:ascii="TH SarabunPSK" w:hAnsi="TH SarabunPSK" w:cs="TH SarabunPSK"/>
                <w:sz w:val="28"/>
                <w:szCs w:val="28"/>
                <w:cs/>
              </w:rPr>
              <w:t>-3)</w:t>
            </w:r>
          </w:p>
        </w:tc>
        <w:tc>
          <w:tcPr>
            <w:tcW w:w="1489" w:type="pct"/>
          </w:tcPr>
          <w:p w14:paraId="7344399D"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458F03F6" w14:textId="77777777" w:rsidTr="00932286">
        <w:tc>
          <w:tcPr>
            <w:tcW w:w="833" w:type="pct"/>
          </w:tcPr>
          <w:p w14:paraId="44E331C2" w14:textId="12E07460"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247633" w:rsidRPr="00B60D70">
              <w:rPr>
                <w:rFonts w:ascii="TH SarabunPSK" w:hAnsi="TH SarabunPSK" w:cs="TH SarabunPSK"/>
                <w:sz w:val="28"/>
                <w:szCs w:val="28"/>
              </w:rPr>
              <w:t xml:space="preserve"> </w:t>
            </w:r>
            <w:r w:rsidRPr="00B60D70">
              <w:rPr>
                <w:rFonts w:ascii="TH SarabunPSK" w:hAnsi="TH SarabunPSK" w:cs="TH SarabunPSK" w:hint="cs"/>
                <w:sz w:val="28"/>
                <w:szCs w:val="28"/>
                <w:cs/>
              </w:rPr>
              <w:t>4</w:t>
            </w:r>
            <w:r w:rsidRPr="00B60D70">
              <w:rPr>
                <w:rFonts w:ascii="TH SarabunPSK" w:hAnsi="TH SarabunPSK" w:cs="TH SarabunPSK" w:hint="cs"/>
                <w:sz w:val="28"/>
                <w:szCs w:val="28"/>
              </w:rPr>
              <w:t>98</w:t>
            </w:r>
          </w:p>
        </w:tc>
        <w:tc>
          <w:tcPr>
            <w:tcW w:w="1965" w:type="pct"/>
          </w:tcPr>
          <w:p w14:paraId="5AF8B618" w14:textId="189D15DE"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การฝึกประสบการณ์วิชาชีพช่างโยธา </w:t>
            </w:r>
            <w:r w:rsidRPr="00B60D70">
              <w:rPr>
                <w:rFonts w:ascii="TH SarabunPSK" w:hAnsi="TH SarabunPSK" w:cs="TH SarabunPSK" w:hint="cs"/>
                <w:sz w:val="28"/>
                <w:szCs w:val="28"/>
                <w:cs/>
              </w:rPr>
              <w:t>4</w:t>
            </w:r>
          </w:p>
          <w:p w14:paraId="126E8FA9" w14:textId="546C1F4A" w:rsidR="00CB2F67" w:rsidRPr="00B60D70" w:rsidRDefault="00CB2F67" w:rsidP="00932286">
            <w:pPr>
              <w:ind w:right="26"/>
              <w:jc w:val="left"/>
              <w:rPr>
                <w:rFonts w:ascii="TH SarabunPSK" w:hAnsi="TH SarabunPSK" w:cs="TH SarabunPSK"/>
                <w:sz w:val="28"/>
                <w:szCs w:val="28"/>
                <w:cs/>
              </w:rPr>
            </w:pP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Experience Learning for Civil Engineer Teacher </w:t>
            </w:r>
            <w:r w:rsidR="00484154" w:rsidRPr="00B60D70">
              <w:rPr>
                <w:rFonts w:ascii="TH SarabunPSK" w:hAnsi="TH SarabunPSK" w:cs="TH SarabunPSK"/>
                <w:sz w:val="28"/>
                <w:szCs w:val="28"/>
              </w:rPr>
              <w:t>IV</w:t>
            </w:r>
            <w:r w:rsidRPr="00B60D70">
              <w:rPr>
                <w:rFonts w:ascii="TH SarabunPSK" w:hAnsi="TH SarabunPSK" w:cs="TH SarabunPSK" w:hint="cs"/>
                <w:sz w:val="28"/>
                <w:szCs w:val="28"/>
                <w:cs/>
              </w:rPr>
              <w:t>)</w:t>
            </w:r>
          </w:p>
        </w:tc>
        <w:tc>
          <w:tcPr>
            <w:tcW w:w="713" w:type="pct"/>
          </w:tcPr>
          <w:p w14:paraId="368A112D" w14:textId="154BEB5E"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sz w:val="28"/>
                <w:szCs w:val="28"/>
                <w:cs/>
              </w:rPr>
              <w:t>1 (0-</w:t>
            </w:r>
            <w:r w:rsidR="00934474" w:rsidRPr="00B60D70">
              <w:rPr>
                <w:rFonts w:ascii="TH SarabunPSK" w:hAnsi="TH SarabunPSK" w:cs="TH SarabunPSK"/>
                <w:sz w:val="28"/>
                <w:szCs w:val="28"/>
              </w:rPr>
              <w:t>3</w:t>
            </w:r>
            <w:r w:rsidRPr="00B60D70">
              <w:rPr>
                <w:rFonts w:ascii="TH SarabunPSK" w:hAnsi="TH SarabunPSK" w:cs="TH SarabunPSK"/>
                <w:sz w:val="28"/>
                <w:szCs w:val="28"/>
                <w:cs/>
              </w:rPr>
              <w:t>-3)</w:t>
            </w:r>
          </w:p>
        </w:tc>
        <w:tc>
          <w:tcPr>
            <w:tcW w:w="1489" w:type="pct"/>
          </w:tcPr>
          <w:p w14:paraId="69C1A976"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1E073CCC" w14:textId="77777777" w:rsidTr="00932286">
        <w:tc>
          <w:tcPr>
            <w:tcW w:w="833" w:type="pct"/>
          </w:tcPr>
          <w:p w14:paraId="1A97C405" w14:textId="04F603B0" w:rsidR="00CB2F67" w:rsidRPr="00B60D70" w:rsidRDefault="00CB2F67" w:rsidP="007A0E00">
            <w:pPr>
              <w:ind w:right="26"/>
              <w:rPr>
                <w:rFonts w:ascii="TH SarabunPSK" w:hAnsi="TH SarabunPSK" w:cs="TH SarabunPSK"/>
                <w:sz w:val="28"/>
                <w:szCs w:val="28"/>
              </w:rPr>
            </w:pPr>
            <w:r w:rsidRPr="00B60D70">
              <w:rPr>
                <w:rFonts w:ascii="TH SarabunPSK" w:hAnsi="TH SarabunPSK" w:cs="TH SarabunPSK" w:hint="cs"/>
                <w:sz w:val="28"/>
                <w:szCs w:val="28"/>
              </w:rPr>
              <w:t>CTE</w:t>
            </w:r>
            <w:r w:rsidR="007A0E00" w:rsidRPr="00B60D70">
              <w:rPr>
                <w:rFonts w:ascii="TH SarabunPSK" w:hAnsi="TH SarabunPSK" w:cs="TH SarabunPSK"/>
                <w:sz w:val="28"/>
                <w:szCs w:val="28"/>
              </w:rPr>
              <w:t xml:space="preserve"> </w:t>
            </w:r>
            <w:r w:rsidRPr="00B60D70">
              <w:rPr>
                <w:rFonts w:ascii="TH SarabunPSK" w:hAnsi="TH SarabunPSK" w:cs="TH SarabunPSK" w:hint="cs"/>
                <w:sz w:val="28"/>
                <w:szCs w:val="28"/>
                <w:cs/>
              </w:rPr>
              <w:t>499</w:t>
            </w:r>
          </w:p>
        </w:tc>
        <w:tc>
          <w:tcPr>
            <w:tcW w:w="1965" w:type="pct"/>
          </w:tcPr>
          <w:p w14:paraId="4B47AA84" w14:textId="5D5C99DF"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การฝึกประสบการณ์วิชาชีพช่างโยธา </w:t>
            </w:r>
            <w:r w:rsidRPr="00B60D70">
              <w:rPr>
                <w:rFonts w:ascii="TH SarabunPSK" w:hAnsi="TH SarabunPSK" w:cs="TH SarabunPSK" w:hint="cs"/>
                <w:sz w:val="28"/>
                <w:szCs w:val="28"/>
                <w:cs/>
              </w:rPr>
              <w:t>5</w:t>
            </w:r>
          </w:p>
          <w:p w14:paraId="1765545C" w14:textId="414CE352" w:rsidR="00CB2F67" w:rsidRPr="00B60D70" w:rsidRDefault="00CB2F67" w:rsidP="00932286">
            <w:pPr>
              <w:ind w:right="26"/>
              <w:jc w:val="left"/>
              <w:rPr>
                <w:rFonts w:ascii="TH SarabunPSK" w:hAnsi="TH SarabunPSK" w:cs="TH SarabunPSK"/>
                <w:sz w:val="28"/>
                <w:szCs w:val="28"/>
                <w:cs/>
              </w:rPr>
            </w:pPr>
            <w:r w:rsidRPr="00B60D70">
              <w:rPr>
                <w:rFonts w:ascii="TH SarabunPSK" w:hAnsi="TH SarabunPSK" w:cs="TH SarabunPSK" w:hint="cs"/>
                <w:sz w:val="28"/>
                <w:szCs w:val="28"/>
                <w:cs/>
              </w:rPr>
              <w:lastRenderedPageBreak/>
              <w:t>(</w:t>
            </w:r>
            <w:r w:rsidRPr="00B60D70">
              <w:rPr>
                <w:rFonts w:ascii="TH SarabunPSK" w:hAnsi="TH SarabunPSK" w:cs="TH SarabunPSK" w:hint="cs"/>
                <w:sz w:val="28"/>
                <w:szCs w:val="28"/>
              </w:rPr>
              <w:t xml:space="preserve">Experience Learning for Civil Engineer Teacher </w:t>
            </w:r>
            <w:r w:rsidR="00484154" w:rsidRPr="00B60D70">
              <w:rPr>
                <w:rFonts w:ascii="TH SarabunPSK" w:hAnsi="TH SarabunPSK" w:cs="TH SarabunPSK"/>
                <w:sz w:val="28"/>
                <w:szCs w:val="28"/>
              </w:rPr>
              <w:t>V</w:t>
            </w:r>
            <w:r w:rsidRPr="00B60D70">
              <w:rPr>
                <w:rFonts w:ascii="TH SarabunPSK" w:hAnsi="TH SarabunPSK" w:cs="TH SarabunPSK" w:hint="cs"/>
                <w:sz w:val="28"/>
                <w:szCs w:val="28"/>
                <w:cs/>
              </w:rPr>
              <w:t>)</w:t>
            </w:r>
          </w:p>
        </w:tc>
        <w:tc>
          <w:tcPr>
            <w:tcW w:w="713" w:type="pct"/>
          </w:tcPr>
          <w:p w14:paraId="25620F10" w14:textId="18B68F4B"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sz w:val="28"/>
                <w:szCs w:val="28"/>
              </w:rPr>
              <w:lastRenderedPageBreak/>
              <w:t>3 (0-</w:t>
            </w:r>
            <w:r w:rsidR="00934474" w:rsidRPr="00B60D70">
              <w:rPr>
                <w:rFonts w:ascii="TH SarabunPSK" w:hAnsi="TH SarabunPSK" w:cs="TH SarabunPSK" w:hint="cs"/>
                <w:sz w:val="28"/>
                <w:szCs w:val="28"/>
              </w:rPr>
              <w:t>9</w:t>
            </w:r>
            <w:r w:rsidRPr="00B60D70">
              <w:rPr>
                <w:rFonts w:ascii="TH SarabunPSK" w:hAnsi="TH SarabunPSK" w:cs="TH SarabunPSK"/>
                <w:sz w:val="28"/>
                <w:szCs w:val="28"/>
              </w:rPr>
              <w:t>-9)</w:t>
            </w:r>
          </w:p>
        </w:tc>
        <w:tc>
          <w:tcPr>
            <w:tcW w:w="1489" w:type="pct"/>
          </w:tcPr>
          <w:p w14:paraId="3DE890C9"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47FB0CDD" w14:textId="77777777" w:rsidTr="00932286">
        <w:tc>
          <w:tcPr>
            <w:tcW w:w="833" w:type="pct"/>
          </w:tcPr>
          <w:p w14:paraId="16B4266B" w14:textId="2B205819"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CTE</w:t>
            </w:r>
            <w:r w:rsidR="00247633" w:rsidRPr="00B60D70">
              <w:rPr>
                <w:rFonts w:ascii="TH SarabunPSK" w:hAnsi="TH SarabunPSK" w:cs="TH SarabunPSK"/>
                <w:sz w:val="28"/>
                <w:szCs w:val="28"/>
              </w:rPr>
              <w:t xml:space="preserve"> </w:t>
            </w:r>
            <w:r w:rsidRPr="00B60D70">
              <w:rPr>
                <w:rFonts w:ascii="TH SarabunPSK" w:hAnsi="TH SarabunPSK" w:cs="TH SarabunPSK" w:hint="cs"/>
                <w:sz w:val="28"/>
                <w:szCs w:val="28"/>
              </w:rPr>
              <w:t>491</w:t>
            </w:r>
          </w:p>
        </w:tc>
        <w:tc>
          <w:tcPr>
            <w:tcW w:w="1965" w:type="pct"/>
          </w:tcPr>
          <w:p w14:paraId="13E10B9A" w14:textId="77777777"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lang w:val="th-TH"/>
              </w:rPr>
              <w:t>โครงงานทางครุศาสตร์โยธา 1</w:t>
            </w:r>
            <w:r w:rsidRPr="00B60D70">
              <w:rPr>
                <w:rFonts w:ascii="TH SarabunPSK" w:hAnsi="TH SarabunPSK" w:cs="TH SarabunPSK" w:hint="cs"/>
                <w:sz w:val="28"/>
                <w:szCs w:val="28"/>
                <w:cs/>
                <w:lang w:val="th-TH"/>
              </w:rPr>
              <w:t xml:space="preserve"> </w:t>
            </w:r>
          </w:p>
          <w:p w14:paraId="67931740" w14:textId="163F8F36" w:rsidR="00CB2F67" w:rsidRPr="00B60D70" w:rsidRDefault="00CB2F67" w:rsidP="00CB2F67">
            <w:pPr>
              <w:ind w:right="26"/>
              <w:jc w:val="left"/>
              <w:rPr>
                <w:rFonts w:ascii="TH SarabunPSK" w:hAnsi="TH SarabunPSK" w:cs="TH SarabunPSK"/>
                <w:sz w:val="28"/>
                <w:szCs w:val="28"/>
                <w:cs/>
              </w:rPr>
            </w:pPr>
            <w:r w:rsidRPr="00B60D70">
              <w:rPr>
                <w:rFonts w:ascii="TH SarabunPSK" w:hAnsi="TH SarabunPSK" w:cs="TH SarabunPSK"/>
                <w:sz w:val="28"/>
                <w:szCs w:val="28"/>
                <w:cs/>
              </w:rPr>
              <w:t>(</w:t>
            </w:r>
            <w:r w:rsidRPr="00B60D70">
              <w:rPr>
                <w:rFonts w:ascii="TH SarabunPSK" w:hAnsi="TH SarabunPSK" w:cs="TH SarabunPSK"/>
                <w:sz w:val="28"/>
                <w:szCs w:val="28"/>
              </w:rPr>
              <w:t xml:space="preserve">Civil Technology Education Project </w:t>
            </w:r>
            <w:r w:rsidR="00484154" w:rsidRPr="00B60D70">
              <w:rPr>
                <w:rFonts w:ascii="TH SarabunPSK" w:hAnsi="TH SarabunPSK" w:cs="TH SarabunPSK"/>
                <w:sz w:val="28"/>
                <w:szCs w:val="28"/>
              </w:rPr>
              <w:t>I</w:t>
            </w:r>
            <w:r w:rsidRPr="00B60D70">
              <w:rPr>
                <w:rFonts w:ascii="TH SarabunPSK" w:hAnsi="TH SarabunPSK" w:cs="TH SarabunPSK"/>
                <w:sz w:val="28"/>
                <w:szCs w:val="28"/>
                <w:cs/>
              </w:rPr>
              <w:t>)</w:t>
            </w:r>
          </w:p>
        </w:tc>
        <w:tc>
          <w:tcPr>
            <w:tcW w:w="713" w:type="pct"/>
          </w:tcPr>
          <w:p w14:paraId="10EFDBE7" w14:textId="1829E347"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1 (0-</w:t>
            </w:r>
            <w:r w:rsidR="00AF3975" w:rsidRPr="00B60D70">
              <w:rPr>
                <w:rFonts w:ascii="TH SarabunPSK" w:hAnsi="TH SarabunPSK" w:cs="TH SarabunPSK"/>
                <w:sz w:val="28"/>
                <w:szCs w:val="28"/>
              </w:rPr>
              <w:t>3</w:t>
            </w:r>
            <w:r w:rsidR="00AF3975" w:rsidRPr="00B60D70">
              <w:rPr>
                <w:rFonts w:ascii="TH SarabunPSK" w:hAnsi="TH SarabunPSK" w:cs="TH SarabunPSK" w:hint="cs"/>
                <w:sz w:val="28"/>
                <w:szCs w:val="28"/>
              </w:rPr>
              <w:t>-</w:t>
            </w:r>
            <w:r w:rsidR="00AF3975"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9" w:type="pct"/>
          </w:tcPr>
          <w:p w14:paraId="5CD3E4BD" w14:textId="3C66C92C"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3A9DEE4E" w14:textId="77777777" w:rsidTr="00932286">
        <w:tc>
          <w:tcPr>
            <w:tcW w:w="833" w:type="pct"/>
          </w:tcPr>
          <w:p w14:paraId="05294AD6" w14:textId="3818D140" w:rsidR="00CB2F67" w:rsidRPr="00B60D70" w:rsidRDefault="00CB2F67" w:rsidP="00CB2F67">
            <w:pPr>
              <w:ind w:right="26"/>
              <w:rPr>
                <w:rFonts w:ascii="TH SarabunPSK" w:eastAsia="Times New Roman" w:hAnsi="TH SarabunPSK" w:cs="TH SarabunPSK"/>
                <w:sz w:val="28"/>
                <w:szCs w:val="28"/>
              </w:rPr>
            </w:pPr>
            <w:r w:rsidRPr="00B60D70">
              <w:rPr>
                <w:rFonts w:ascii="TH SarabunPSK" w:hAnsi="TH SarabunPSK" w:cs="TH SarabunPSK" w:hint="cs"/>
                <w:sz w:val="28"/>
                <w:szCs w:val="28"/>
              </w:rPr>
              <w:t>CTE</w:t>
            </w:r>
            <w:r w:rsidR="00247633" w:rsidRPr="00B60D70">
              <w:rPr>
                <w:rFonts w:ascii="TH SarabunPSK" w:hAnsi="TH SarabunPSK" w:cs="TH SarabunPSK"/>
                <w:sz w:val="28"/>
                <w:szCs w:val="28"/>
              </w:rPr>
              <w:t xml:space="preserve"> </w:t>
            </w:r>
            <w:r w:rsidRPr="00B60D70">
              <w:rPr>
                <w:rFonts w:ascii="TH SarabunPSK" w:hAnsi="TH SarabunPSK" w:cs="TH SarabunPSK" w:hint="cs"/>
                <w:sz w:val="28"/>
                <w:szCs w:val="28"/>
              </w:rPr>
              <w:t>492</w:t>
            </w:r>
          </w:p>
        </w:tc>
        <w:tc>
          <w:tcPr>
            <w:tcW w:w="1965" w:type="pct"/>
            <w:vAlign w:val="bottom"/>
          </w:tcPr>
          <w:p w14:paraId="0C77F6AA" w14:textId="77777777"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lang w:val="th-TH"/>
              </w:rPr>
              <w:t xml:space="preserve">โครงงานทางครุศาสตร์โยธา </w:t>
            </w:r>
            <w:r w:rsidRPr="00B60D70">
              <w:rPr>
                <w:rFonts w:ascii="TH SarabunPSK" w:hAnsi="TH SarabunPSK" w:cs="TH SarabunPSK"/>
                <w:sz w:val="28"/>
                <w:szCs w:val="28"/>
              </w:rPr>
              <w:t>2</w:t>
            </w:r>
            <w:r w:rsidRPr="00B60D70">
              <w:rPr>
                <w:rFonts w:ascii="TH SarabunPSK" w:hAnsi="TH SarabunPSK" w:cs="TH SarabunPSK" w:hint="cs"/>
                <w:sz w:val="28"/>
                <w:szCs w:val="28"/>
                <w:cs/>
                <w:lang w:val="th-TH"/>
              </w:rPr>
              <w:t xml:space="preserve"> </w:t>
            </w:r>
          </w:p>
          <w:p w14:paraId="6027EF8E" w14:textId="207A9CEB" w:rsidR="00CB2F67" w:rsidRPr="00B60D70" w:rsidRDefault="00CB2F67" w:rsidP="00CB2F67">
            <w:pPr>
              <w:ind w:right="26"/>
              <w:jc w:val="left"/>
              <w:rPr>
                <w:rFonts w:ascii="TH SarabunPSK" w:eastAsia="Times New Roman" w:hAnsi="TH SarabunPSK" w:cs="TH SarabunPSK"/>
                <w:sz w:val="28"/>
                <w:szCs w:val="28"/>
              </w:rPr>
            </w:pPr>
            <w:r w:rsidRPr="00B60D70">
              <w:rPr>
                <w:rFonts w:ascii="TH SarabunPSK" w:hAnsi="TH SarabunPSK" w:cs="TH SarabunPSK"/>
                <w:sz w:val="28"/>
                <w:szCs w:val="28"/>
                <w:cs/>
              </w:rPr>
              <w:t>(</w:t>
            </w:r>
            <w:r w:rsidRPr="00B60D70">
              <w:rPr>
                <w:rFonts w:ascii="TH SarabunPSK" w:hAnsi="TH SarabunPSK" w:cs="TH SarabunPSK"/>
                <w:sz w:val="28"/>
                <w:szCs w:val="28"/>
              </w:rPr>
              <w:t xml:space="preserve">Civil Technology Education Project </w:t>
            </w:r>
            <w:r w:rsidR="00484154" w:rsidRPr="00B60D70">
              <w:rPr>
                <w:rFonts w:ascii="TH SarabunPSK" w:hAnsi="TH SarabunPSK" w:cs="TH SarabunPSK"/>
                <w:sz w:val="28"/>
                <w:szCs w:val="28"/>
              </w:rPr>
              <w:t>II</w:t>
            </w:r>
            <w:r w:rsidRPr="00B60D70">
              <w:rPr>
                <w:rFonts w:ascii="TH SarabunPSK" w:hAnsi="TH SarabunPSK" w:cs="TH SarabunPSK"/>
                <w:sz w:val="28"/>
                <w:szCs w:val="28"/>
                <w:cs/>
              </w:rPr>
              <w:t>)</w:t>
            </w:r>
            <w:r w:rsidRPr="00B60D70">
              <w:rPr>
                <w:rFonts w:ascii="TH SarabunPSK" w:hAnsi="TH SarabunPSK" w:cs="TH SarabunPSK" w:hint="cs"/>
                <w:sz w:val="28"/>
                <w:szCs w:val="28"/>
              </w:rPr>
              <w:t xml:space="preserve"> </w:t>
            </w:r>
          </w:p>
        </w:tc>
        <w:tc>
          <w:tcPr>
            <w:tcW w:w="713" w:type="pct"/>
          </w:tcPr>
          <w:p w14:paraId="771E0714" w14:textId="2F4BB854"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1 (0-</w:t>
            </w:r>
            <w:r w:rsidR="00AF3975" w:rsidRPr="00B60D70">
              <w:rPr>
                <w:rFonts w:ascii="TH SarabunPSK" w:hAnsi="TH SarabunPSK" w:cs="TH SarabunPSK"/>
                <w:sz w:val="28"/>
                <w:szCs w:val="28"/>
              </w:rPr>
              <w:t>3</w:t>
            </w:r>
            <w:r w:rsidR="00AF3975" w:rsidRPr="00B60D70">
              <w:rPr>
                <w:rFonts w:ascii="TH SarabunPSK" w:hAnsi="TH SarabunPSK" w:cs="TH SarabunPSK" w:hint="cs"/>
                <w:sz w:val="28"/>
                <w:szCs w:val="28"/>
              </w:rPr>
              <w:t>-</w:t>
            </w:r>
            <w:r w:rsidR="00AF3975"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9" w:type="pct"/>
          </w:tcPr>
          <w:p w14:paraId="56028B11" w14:textId="3A9DC5E4"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7872B8C9" w14:textId="77777777" w:rsidTr="00932286">
        <w:tc>
          <w:tcPr>
            <w:tcW w:w="833" w:type="pct"/>
          </w:tcPr>
          <w:p w14:paraId="57CC0C16" w14:textId="1B12B790" w:rsidR="00CB2F67" w:rsidRPr="00B60D70" w:rsidRDefault="00CB2F67" w:rsidP="00CB2F67">
            <w:pPr>
              <w:ind w:right="26"/>
              <w:rPr>
                <w:rFonts w:ascii="TH SarabunPSK" w:eastAsia="Times New Roman" w:hAnsi="TH SarabunPSK" w:cs="TH SarabunPSK"/>
                <w:sz w:val="28"/>
                <w:szCs w:val="28"/>
              </w:rPr>
            </w:pPr>
            <w:r w:rsidRPr="00B60D70">
              <w:rPr>
                <w:rFonts w:ascii="TH SarabunPSK" w:hAnsi="TH SarabunPSK" w:cs="TH SarabunPSK" w:hint="cs"/>
                <w:sz w:val="28"/>
                <w:szCs w:val="28"/>
              </w:rPr>
              <w:t>CTE</w:t>
            </w:r>
            <w:r w:rsidR="00247633" w:rsidRPr="00B60D70">
              <w:rPr>
                <w:rFonts w:ascii="TH SarabunPSK" w:hAnsi="TH SarabunPSK" w:cs="TH SarabunPSK"/>
                <w:sz w:val="28"/>
                <w:szCs w:val="28"/>
              </w:rPr>
              <w:t xml:space="preserve"> </w:t>
            </w:r>
            <w:r w:rsidRPr="00B60D70">
              <w:rPr>
                <w:rFonts w:ascii="TH SarabunPSK" w:hAnsi="TH SarabunPSK" w:cs="TH SarabunPSK" w:hint="cs"/>
                <w:sz w:val="28"/>
                <w:szCs w:val="28"/>
              </w:rPr>
              <w:t>493</w:t>
            </w:r>
          </w:p>
        </w:tc>
        <w:tc>
          <w:tcPr>
            <w:tcW w:w="1965" w:type="pct"/>
            <w:vAlign w:val="bottom"/>
          </w:tcPr>
          <w:p w14:paraId="6C8B30A9" w14:textId="77777777"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lang w:val="th-TH"/>
              </w:rPr>
              <w:t xml:space="preserve">โครงงานทางครุศาสตร์โยธา </w:t>
            </w:r>
            <w:r w:rsidRPr="00B60D70">
              <w:rPr>
                <w:rFonts w:ascii="TH SarabunPSK" w:hAnsi="TH SarabunPSK" w:cs="TH SarabunPSK"/>
                <w:sz w:val="28"/>
                <w:szCs w:val="28"/>
              </w:rPr>
              <w:t>3</w:t>
            </w:r>
            <w:r w:rsidRPr="00B60D70">
              <w:rPr>
                <w:rFonts w:ascii="TH SarabunPSK" w:hAnsi="TH SarabunPSK" w:cs="TH SarabunPSK" w:hint="cs"/>
                <w:sz w:val="28"/>
                <w:szCs w:val="28"/>
                <w:cs/>
                <w:lang w:val="th-TH"/>
              </w:rPr>
              <w:t xml:space="preserve"> </w:t>
            </w:r>
          </w:p>
          <w:p w14:paraId="6170ADD2" w14:textId="10A0DCDF" w:rsidR="00CB2F67" w:rsidRPr="00B60D70" w:rsidRDefault="00CB2F67" w:rsidP="00CB2F67">
            <w:pPr>
              <w:ind w:right="26"/>
              <w:jc w:val="left"/>
              <w:rPr>
                <w:rFonts w:ascii="TH SarabunPSK" w:eastAsia="Times New Roman" w:hAnsi="TH SarabunPSK" w:cs="TH SarabunPSK"/>
                <w:sz w:val="28"/>
                <w:szCs w:val="28"/>
              </w:rPr>
            </w:pPr>
            <w:r w:rsidRPr="00B60D70">
              <w:rPr>
                <w:rFonts w:ascii="TH SarabunPSK" w:hAnsi="TH SarabunPSK" w:cs="TH SarabunPSK"/>
                <w:sz w:val="28"/>
                <w:szCs w:val="28"/>
                <w:cs/>
              </w:rPr>
              <w:t>(</w:t>
            </w:r>
            <w:r w:rsidRPr="00B60D70">
              <w:rPr>
                <w:rFonts w:ascii="TH SarabunPSK" w:hAnsi="TH SarabunPSK" w:cs="TH SarabunPSK"/>
                <w:sz w:val="28"/>
                <w:szCs w:val="28"/>
              </w:rPr>
              <w:t xml:space="preserve">Civil Technology Education Project </w:t>
            </w:r>
            <w:r w:rsidR="00484154" w:rsidRPr="00B60D70">
              <w:rPr>
                <w:rFonts w:ascii="TH SarabunPSK" w:hAnsi="TH SarabunPSK" w:cs="TH SarabunPSK"/>
                <w:sz w:val="28"/>
                <w:szCs w:val="28"/>
              </w:rPr>
              <w:t>III</w:t>
            </w:r>
            <w:r w:rsidRPr="00B60D70">
              <w:rPr>
                <w:rFonts w:ascii="TH SarabunPSK" w:hAnsi="TH SarabunPSK" w:cs="TH SarabunPSK"/>
                <w:sz w:val="28"/>
                <w:szCs w:val="28"/>
                <w:cs/>
              </w:rPr>
              <w:t>)</w:t>
            </w:r>
            <w:r w:rsidRPr="00B60D70">
              <w:rPr>
                <w:rFonts w:ascii="TH SarabunPSK" w:hAnsi="TH SarabunPSK" w:cs="TH SarabunPSK" w:hint="cs"/>
                <w:sz w:val="28"/>
                <w:szCs w:val="28"/>
              </w:rPr>
              <w:t xml:space="preserve"> </w:t>
            </w:r>
          </w:p>
        </w:tc>
        <w:tc>
          <w:tcPr>
            <w:tcW w:w="713" w:type="pct"/>
          </w:tcPr>
          <w:p w14:paraId="3AC934B8" w14:textId="0BBF372C"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1 (0-</w:t>
            </w:r>
            <w:r w:rsidR="00AF3975" w:rsidRPr="00B60D70">
              <w:rPr>
                <w:rFonts w:ascii="TH SarabunPSK" w:hAnsi="TH SarabunPSK" w:cs="TH SarabunPSK"/>
                <w:sz w:val="28"/>
                <w:szCs w:val="28"/>
              </w:rPr>
              <w:t>3</w:t>
            </w:r>
            <w:r w:rsidR="00AF3975" w:rsidRPr="00B60D70">
              <w:rPr>
                <w:rFonts w:ascii="TH SarabunPSK" w:hAnsi="TH SarabunPSK" w:cs="TH SarabunPSK" w:hint="cs"/>
                <w:sz w:val="28"/>
                <w:szCs w:val="28"/>
              </w:rPr>
              <w:t>-</w:t>
            </w:r>
            <w:r w:rsidR="00AF3975"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9" w:type="pct"/>
          </w:tcPr>
          <w:p w14:paraId="53F8521B" w14:textId="612CF043"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2B6B7615" w14:textId="77777777" w:rsidTr="00932286">
        <w:tc>
          <w:tcPr>
            <w:tcW w:w="833" w:type="pct"/>
          </w:tcPr>
          <w:p w14:paraId="6427F532" w14:textId="6CABDC81"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247633" w:rsidRPr="00B60D70">
              <w:rPr>
                <w:rFonts w:ascii="TH SarabunPSK" w:hAnsi="TH SarabunPSK" w:cs="TH SarabunPSK"/>
                <w:sz w:val="28"/>
                <w:szCs w:val="28"/>
              </w:rPr>
              <w:t xml:space="preserve"> </w:t>
            </w:r>
            <w:r w:rsidRPr="00B60D70">
              <w:rPr>
                <w:rFonts w:ascii="TH SarabunPSK" w:hAnsi="TH SarabunPSK" w:cs="TH SarabunPSK" w:hint="cs"/>
                <w:sz w:val="28"/>
                <w:szCs w:val="28"/>
              </w:rPr>
              <w:t>599</w:t>
            </w:r>
          </w:p>
        </w:tc>
        <w:tc>
          <w:tcPr>
            <w:tcW w:w="1965" w:type="pct"/>
          </w:tcPr>
          <w:p w14:paraId="6BF67ADE" w14:textId="77777777"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การปฏิบัติการสอนในสถานศึกษาในสาขาวิชาเฉพาะช่างโยธา </w:t>
            </w:r>
          </w:p>
          <w:p w14:paraId="69D49294" w14:textId="54BCDCD6" w:rsidR="00CB2F67" w:rsidRPr="00B60D70" w:rsidRDefault="00CB2F67" w:rsidP="00932286">
            <w:pPr>
              <w:ind w:right="26"/>
              <w:jc w:val="left"/>
              <w:rPr>
                <w:rFonts w:ascii="TH SarabunPSK" w:hAnsi="TH SarabunPSK" w:cs="TH SarabunPSK"/>
                <w:sz w:val="28"/>
                <w:szCs w:val="28"/>
                <w:cs/>
              </w:rPr>
            </w:pPr>
            <w:r w:rsidRPr="00B60D70">
              <w:rPr>
                <w:rFonts w:ascii="TH SarabunPSK" w:hAnsi="TH SarabunPSK" w:cs="TH SarabunPSK" w:hint="cs"/>
                <w:sz w:val="28"/>
                <w:szCs w:val="28"/>
              </w:rPr>
              <w:t>(</w:t>
            </w:r>
            <w:r w:rsidR="003810B9" w:rsidRPr="00B60D70">
              <w:rPr>
                <w:rFonts w:ascii="TH SarabunPSK" w:hAnsi="TH SarabunPSK" w:cs="TH SarabunPSK" w:hint="cs"/>
                <w:sz w:val="28"/>
                <w:szCs w:val="28"/>
              </w:rPr>
              <w:t>Civil Engineering Teacher Professional Internship</w:t>
            </w:r>
            <w:r w:rsidRPr="00B60D70">
              <w:rPr>
                <w:rFonts w:ascii="TH SarabunPSK" w:hAnsi="TH SarabunPSK" w:cs="TH SarabunPSK" w:hint="cs"/>
                <w:sz w:val="28"/>
                <w:szCs w:val="28"/>
              </w:rPr>
              <w:t>)</w:t>
            </w:r>
          </w:p>
        </w:tc>
        <w:tc>
          <w:tcPr>
            <w:tcW w:w="713" w:type="pct"/>
          </w:tcPr>
          <w:p w14:paraId="1B082264" w14:textId="3DB5155C"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sz w:val="28"/>
                <w:szCs w:val="28"/>
              </w:rPr>
              <w:t>6 (0-</w:t>
            </w:r>
            <w:r w:rsidR="00711CA3" w:rsidRPr="00B60D70">
              <w:rPr>
                <w:rFonts w:ascii="TH SarabunPSK" w:hAnsi="TH SarabunPSK" w:cs="TH SarabunPSK"/>
                <w:sz w:val="28"/>
                <w:szCs w:val="28"/>
              </w:rPr>
              <w:t>18-18</w:t>
            </w:r>
            <w:r w:rsidRPr="00B60D70">
              <w:rPr>
                <w:rFonts w:ascii="TH SarabunPSK" w:hAnsi="TH SarabunPSK" w:cs="TH SarabunPSK"/>
                <w:sz w:val="28"/>
                <w:szCs w:val="28"/>
              </w:rPr>
              <w:t>)</w:t>
            </w:r>
          </w:p>
        </w:tc>
        <w:tc>
          <w:tcPr>
            <w:tcW w:w="1489" w:type="pct"/>
          </w:tcPr>
          <w:p w14:paraId="221C1C03"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CB2F67" w:rsidRPr="00B60D70" w14:paraId="7227917C" w14:textId="77777777" w:rsidTr="00932286">
        <w:tc>
          <w:tcPr>
            <w:tcW w:w="833" w:type="pct"/>
          </w:tcPr>
          <w:p w14:paraId="549DD90C" w14:textId="324261DC" w:rsidR="00CB2F67" w:rsidRPr="00B60D70" w:rsidRDefault="00CB2F67" w:rsidP="00932286">
            <w:pPr>
              <w:ind w:right="26"/>
              <w:rPr>
                <w:rFonts w:ascii="TH SarabunPSK" w:hAnsi="TH SarabunPSK" w:cs="TH SarabunPSK"/>
                <w:sz w:val="28"/>
                <w:szCs w:val="28"/>
              </w:rPr>
            </w:pPr>
            <w:r w:rsidRPr="00B60D70">
              <w:rPr>
                <w:rFonts w:ascii="TH SarabunPSK" w:eastAsia="Times New Roman" w:hAnsi="TH SarabunPSK" w:cs="TH SarabunPSK" w:hint="cs"/>
                <w:sz w:val="28"/>
                <w:szCs w:val="28"/>
              </w:rPr>
              <w:t>CTE</w:t>
            </w:r>
            <w:r w:rsidR="00247633" w:rsidRPr="00B60D70">
              <w:rPr>
                <w:rFonts w:ascii="TH SarabunPSK" w:eastAsia="Times New Roman" w:hAnsi="TH SarabunPSK" w:cs="TH SarabunPSK"/>
                <w:sz w:val="28"/>
                <w:szCs w:val="28"/>
              </w:rPr>
              <w:t xml:space="preserve"> </w:t>
            </w:r>
            <w:r w:rsidRPr="00B60D70">
              <w:rPr>
                <w:rFonts w:ascii="TH SarabunPSK" w:eastAsia="Times New Roman" w:hAnsi="TH SarabunPSK" w:cs="TH SarabunPSK" w:hint="cs"/>
                <w:sz w:val="28"/>
                <w:szCs w:val="28"/>
              </w:rPr>
              <w:t>121</w:t>
            </w:r>
            <w:r w:rsidR="00D53189" w:rsidRPr="00B60D70">
              <w:rPr>
                <w:rFonts w:ascii="TH SarabunPSK" w:eastAsia="Times New Roman" w:hAnsi="TH SarabunPSK" w:cs="TH SarabunPSK"/>
                <w:sz w:val="28"/>
                <w:szCs w:val="28"/>
              </w:rPr>
              <w:t>00</w:t>
            </w:r>
          </w:p>
        </w:tc>
        <w:tc>
          <w:tcPr>
            <w:tcW w:w="1965" w:type="pct"/>
          </w:tcPr>
          <w:p w14:paraId="469C7DE5" w14:textId="4487F101" w:rsidR="00CB2F67" w:rsidRPr="00B60D70" w:rsidRDefault="00CB2F67" w:rsidP="00932286">
            <w:pPr>
              <w:ind w:right="26"/>
              <w:jc w:val="left"/>
              <w:rPr>
                <w:rFonts w:ascii="TH SarabunPSK" w:eastAsia="Times New Roman" w:hAnsi="TH SarabunPSK" w:cs="TH SarabunPSK"/>
                <w:sz w:val="28"/>
                <w:szCs w:val="28"/>
              </w:rPr>
            </w:pPr>
            <w:r w:rsidRPr="00B60D70">
              <w:rPr>
                <w:rFonts w:ascii="TH SarabunPSK" w:eastAsia="Times New Roman" w:hAnsi="TH SarabunPSK" w:cs="TH SarabunPSK" w:hint="cs"/>
                <w:sz w:val="28"/>
                <w:szCs w:val="28"/>
                <w:cs/>
                <w:lang w:val="th-TH"/>
              </w:rPr>
              <w:t>การเขียนแบบทางวิศวกรรมโยธา</w:t>
            </w:r>
          </w:p>
          <w:p w14:paraId="7C96A08A" w14:textId="77777777" w:rsidR="00CB2F67" w:rsidRPr="00B60D70" w:rsidRDefault="00CB2F67" w:rsidP="00932286">
            <w:pPr>
              <w:ind w:right="26"/>
              <w:jc w:val="left"/>
              <w:rPr>
                <w:rFonts w:ascii="TH SarabunPSK" w:hAnsi="TH SarabunPSK" w:cs="TH SarabunPSK"/>
                <w:sz w:val="28"/>
                <w:szCs w:val="28"/>
                <w:cs/>
              </w:rPr>
            </w:pPr>
            <w:r w:rsidRPr="00B60D70">
              <w:rPr>
                <w:rFonts w:ascii="TH SarabunPSK" w:eastAsia="Times New Roman" w:hAnsi="TH SarabunPSK" w:cs="TH SarabunPSK" w:hint="cs"/>
                <w:sz w:val="28"/>
                <w:szCs w:val="28"/>
                <w:cs/>
              </w:rPr>
              <w:t>(</w:t>
            </w:r>
            <w:r w:rsidRPr="00B60D70">
              <w:rPr>
                <w:rFonts w:ascii="TH SarabunPSK" w:eastAsia="Times New Roman" w:hAnsi="TH SarabunPSK" w:cs="TH SarabunPSK" w:hint="cs"/>
                <w:sz w:val="28"/>
                <w:szCs w:val="28"/>
              </w:rPr>
              <w:t>Civil Engineering Drawing)</w:t>
            </w:r>
          </w:p>
        </w:tc>
        <w:tc>
          <w:tcPr>
            <w:tcW w:w="713" w:type="pct"/>
          </w:tcPr>
          <w:p w14:paraId="3999D2FB" w14:textId="77777777" w:rsidR="00CB2F67" w:rsidRPr="00B60D70" w:rsidRDefault="00CB2F67" w:rsidP="00932286">
            <w:pPr>
              <w:ind w:right="26"/>
              <w:rPr>
                <w:rFonts w:ascii="TH SarabunPSK" w:hAnsi="TH SarabunPSK" w:cs="TH SarabunPSK"/>
                <w:sz w:val="28"/>
                <w:szCs w:val="28"/>
              </w:rPr>
            </w:pPr>
            <w:r w:rsidRPr="00B60D70">
              <w:rPr>
                <w:rFonts w:ascii="TH SarabunPSK" w:eastAsia="Times New Roman" w:hAnsi="TH SarabunPSK" w:cs="TH SarabunPSK" w:hint="cs"/>
                <w:sz w:val="28"/>
                <w:szCs w:val="28"/>
              </w:rPr>
              <w:t>3 (1-4-6)</w:t>
            </w:r>
          </w:p>
        </w:tc>
        <w:tc>
          <w:tcPr>
            <w:tcW w:w="1489" w:type="pct"/>
          </w:tcPr>
          <w:p w14:paraId="5D3FC2F8"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37.5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bl>
    <w:p w14:paraId="730549BD" w14:textId="77777777" w:rsidR="00CB2F67" w:rsidRPr="00B60D70" w:rsidRDefault="00CB2F67" w:rsidP="00CB2F67">
      <w:pPr>
        <w:pStyle w:val="af9"/>
        <w:ind w:left="0" w:right="26"/>
        <w:contextualSpacing w:val="0"/>
        <w:rPr>
          <w:rFonts w:ascii="TH SarabunPSK" w:hAnsi="TH SarabunPSK" w:cs="TH SarabunPSK"/>
          <w:b/>
          <w:bCs/>
        </w:rPr>
      </w:pPr>
    </w:p>
    <w:p w14:paraId="5D43113B" w14:textId="77777777" w:rsidR="00CB2F67" w:rsidRPr="00B60D70" w:rsidRDefault="00CB2F67" w:rsidP="00D71DDC">
      <w:pPr>
        <w:rPr>
          <w:rFonts w:ascii="TH SarabunPSK" w:hAnsi="TH SarabunPSK" w:cs="TH SarabunPSK"/>
          <w:cs/>
          <w:lang w:val="th-TH"/>
        </w:rPr>
        <w:sectPr w:rsidR="00CB2F67" w:rsidRPr="00B60D70" w:rsidSect="00CD259C">
          <w:pgSz w:w="11906" w:h="16838"/>
          <w:pgMar w:top="1440" w:right="1440" w:bottom="1440" w:left="1440" w:header="706" w:footer="706" w:gutter="0"/>
          <w:cols w:space="708"/>
          <w:docGrid w:linePitch="360"/>
        </w:sectPr>
      </w:pPr>
    </w:p>
    <w:p w14:paraId="3ECF6380" w14:textId="1DADAD5C" w:rsidR="00066AE9" w:rsidRPr="00B60D70" w:rsidRDefault="00066AE9" w:rsidP="00066AE9">
      <w:pPr>
        <w:pStyle w:val="3"/>
        <w:numPr>
          <w:ilvl w:val="0"/>
          <w:numId w:val="0"/>
        </w:numPr>
        <w:ind w:left="720" w:hanging="720"/>
        <w:rPr>
          <w:rFonts w:ascii="TH SarabunPSK" w:hAnsi="TH SarabunPSK" w:cs="TH SarabunPSK"/>
        </w:rPr>
      </w:pPr>
      <w:bookmarkStart w:id="873" w:name="_Toc180609609"/>
      <w:bookmarkStart w:id="874" w:name="_Toc191634222"/>
      <w:r w:rsidRPr="00B60D70">
        <w:rPr>
          <w:rFonts w:ascii="TH SarabunPSK" w:hAnsi="TH SarabunPSK" w:cs="TH SarabunPSK"/>
          <w:cs/>
        </w:rPr>
        <w:lastRenderedPageBreak/>
        <w:t>ผศ.ดร.ประภัสสร วงษ์ดี</w:t>
      </w:r>
      <w:bookmarkEnd w:id="873"/>
      <w:bookmarkEnd w:id="874"/>
    </w:p>
    <w:p w14:paraId="1E740CC1" w14:textId="2230A24F" w:rsidR="004764E0" w:rsidRPr="00B60D70" w:rsidRDefault="004764E0" w:rsidP="00592146">
      <w:pPr>
        <w:rPr>
          <w:rFonts w:ascii="TH SarabunPSK" w:hAnsi="TH SarabunPSK" w:cs="TH SarabunPSK"/>
          <w:b/>
          <w:bCs/>
          <w:lang w:val="th-TH" w:eastAsia="zh-CN"/>
        </w:rPr>
      </w:pPr>
      <w:r w:rsidRPr="00B60D70">
        <w:rPr>
          <w:rFonts w:ascii="TH SarabunPSK" w:hAnsi="TH SarabunPSK" w:cs="TH SarabunPSK" w:hint="cs"/>
          <w:b/>
          <w:bCs/>
          <w:cs/>
          <w:lang w:val="th-TH" w:eastAsia="zh-CN"/>
        </w:rPr>
        <w:t>ชื่อ - สกุล ภาษาไทย</w:t>
      </w:r>
      <w:r w:rsidRPr="00B60D70">
        <w:rPr>
          <w:rFonts w:ascii="TH SarabunPSK" w:hAnsi="TH SarabunPSK" w:cs="TH SarabunPSK" w:hint="cs"/>
          <w:b/>
          <w:bCs/>
          <w:lang w:val="th-TH" w:eastAsia="zh-CN"/>
        </w:rPr>
        <w:t xml:space="preserve"> </w:t>
      </w:r>
      <w:r w:rsidR="0067406B" w:rsidRPr="00B60D70">
        <w:rPr>
          <w:rFonts w:ascii="TH SarabunPSK" w:hAnsi="TH SarabunPSK" w:cs="TH SarabunPSK" w:hint="cs"/>
          <w:b/>
          <w:bCs/>
          <w:cs/>
          <w:lang w:val="th-TH" w:eastAsia="zh-CN"/>
        </w:rPr>
        <w:tab/>
      </w:r>
      <w:r w:rsidR="0067406B" w:rsidRPr="00B60D70">
        <w:rPr>
          <w:rFonts w:ascii="TH SarabunPSK" w:hAnsi="TH SarabunPSK" w:cs="TH SarabunPSK" w:hint="cs"/>
          <w:b/>
          <w:bCs/>
          <w:cs/>
          <w:lang w:val="th-TH" w:eastAsia="zh-CN"/>
        </w:rPr>
        <w:tab/>
      </w:r>
      <w:r w:rsidRPr="00B60D70">
        <w:rPr>
          <w:rFonts w:ascii="TH SarabunPSK" w:hAnsi="TH SarabunPSK" w:cs="TH SarabunPSK" w:hint="cs"/>
          <w:b/>
          <w:bCs/>
          <w:cs/>
          <w:lang w:val="th-TH" w:eastAsia="zh-CN"/>
        </w:rPr>
        <w:t>ผศ.</w:t>
      </w:r>
      <w:r w:rsidR="00903853" w:rsidRPr="00B60D70">
        <w:rPr>
          <w:rFonts w:ascii="TH SarabunPSK" w:hAnsi="TH SarabunPSK" w:cs="TH SarabunPSK" w:hint="cs"/>
          <w:b/>
          <w:bCs/>
          <w:cs/>
          <w:lang w:eastAsia="zh-CN"/>
        </w:rPr>
        <w:t>ดร.</w:t>
      </w:r>
      <w:r w:rsidRPr="00B60D70">
        <w:rPr>
          <w:rFonts w:ascii="TH SarabunPSK" w:hAnsi="TH SarabunPSK" w:cs="TH SarabunPSK" w:hint="cs"/>
          <w:b/>
          <w:bCs/>
          <w:cs/>
          <w:lang w:val="th-TH" w:eastAsia="zh-CN"/>
        </w:rPr>
        <w:t>ประภัสสร วงษ์ดี</w:t>
      </w:r>
    </w:p>
    <w:p w14:paraId="651A02F8" w14:textId="44BAD28A" w:rsidR="004764E0" w:rsidRPr="00B60D70" w:rsidRDefault="004764E0" w:rsidP="00592146">
      <w:pPr>
        <w:rPr>
          <w:rFonts w:ascii="TH SarabunPSK" w:hAnsi="TH SarabunPSK" w:cs="TH SarabunPSK"/>
          <w:b/>
          <w:bCs/>
        </w:rPr>
      </w:pPr>
      <w:r w:rsidRPr="00B60D70">
        <w:rPr>
          <w:rFonts w:ascii="TH SarabunPSK" w:hAnsi="TH SarabunPSK" w:cs="TH SarabunPSK" w:hint="cs"/>
          <w:b/>
          <w:bCs/>
          <w:cs/>
          <w:lang w:val="th-TH"/>
        </w:rPr>
        <w:t xml:space="preserve">ชื่อ </w:t>
      </w:r>
      <w:r w:rsidRPr="00B60D70">
        <w:rPr>
          <w:rFonts w:ascii="TH SarabunPSK" w:hAnsi="TH SarabunPSK" w:cs="TH SarabunPSK" w:hint="cs"/>
          <w:b/>
          <w:bCs/>
          <w:cs/>
        </w:rPr>
        <w:t>–</w:t>
      </w:r>
      <w:r w:rsidRPr="00B60D70">
        <w:rPr>
          <w:rFonts w:ascii="TH SarabunPSK" w:hAnsi="TH SarabunPSK" w:cs="TH SarabunPSK" w:hint="cs"/>
          <w:b/>
          <w:bCs/>
        </w:rPr>
        <w:t xml:space="preserve"> </w:t>
      </w:r>
      <w:r w:rsidRPr="00B60D70">
        <w:rPr>
          <w:rFonts w:ascii="TH SarabunPSK" w:hAnsi="TH SarabunPSK" w:cs="TH SarabunPSK" w:hint="cs"/>
          <w:b/>
          <w:bCs/>
          <w:cs/>
          <w:lang w:val="th-TH"/>
        </w:rPr>
        <w:t xml:space="preserve">สกุล ภาษาอังกฤษ </w:t>
      </w:r>
      <w:r w:rsidR="00605DD2" w:rsidRPr="00B60D70">
        <w:rPr>
          <w:rFonts w:ascii="TH SarabunPSK" w:hAnsi="TH SarabunPSK" w:cs="TH SarabunPSK"/>
          <w:b/>
          <w:bCs/>
          <w:cs/>
          <w:lang w:val="th-TH"/>
        </w:rPr>
        <w:tab/>
      </w:r>
      <w:r w:rsidR="0067406B" w:rsidRPr="00B60D70">
        <w:rPr>
          <w:rFonts w:ascii="TH SarabunPSK" w:hAnsi="TH SarabunPSK" w:cs="TH SarabunPSK" w:hint="cs"/>
          <w:b/>
          <w:bCs/>
          <w:cs/>
          <w:lang w:val="th-TH"/>
        </w:rPr>
        <w:tab/>
      </w:r>
      <w:r w:rsidR="00605DD2" w:rsidRPr="00B60D70">
        <w:rPr>
          <w:rFonts w:ascii="TH SarabunPSK" w:hAnsi="TH SarabunPSK" w:cs="TH SarabunPSK" w:hint="cs"/>
          <w:b/>
          <w:bCs/>
        </w:rPr>
        <w:t xml:space="preserve">Asst. Prof. </w:t>
      </w:r>
      <w:proofErr w:type="spellStart"/>
      <w:r w:rsidR="00605DD2" w:rsidRPr="00B60D70">
        <w:rPr>
          <w:rFonts w:ascii="TH SarabunPSK" w:hAnsi="TH SarabunPSK" w:cs="TH SarabunPSK" w:hint="cs"/>
          <w:b/>
          <w:bCs/>
        </w:rPr>
        <w:t>Dr.</w:t>
      </w:r>
      <w:r w:rsidR="0067406B" w:rsidRPr="00B60D70">
        <w:rPr>
          <w:rFonts w:ascii="TH SarabunPSK" w:hAnsi="TH SarabunPSK" w:cs="TH SarabunPSK" w:hint="cs"/>
          <w:b/>
          <w:bCs/>
        </w:rPr>
        <w:t>Prapassorn</w:t>
      </w:r>
      <w:proofErr w:type="spellEnd"/>
      <w:r w:rsidR="0067406B" w:rsidRPr="00B60D70">
        <w:rPr>
          <w:rFonts w:ascii="TH SarabunPSK" w:hAnsi="TH SarabunPSK" w:cs="TH SarabunPSK" w:hint="cs"/>
          <w:b/>
          <w:bCs/>
        </w:rPr>
        <w:t xml:space="preserve"> </w:t>
      </w:r>
      <w:proofErr w:type="spellStart"/>
      <w:r w:rsidR="0067406B" w:rsidRPr="00B60D70">
        <w:rPr>
          <w:rFonts w:ascii="TH SarabunPSK" w:hAnsi="TH SarabunPSK" w:cs="TH SarabunPSK" w:hint="cs"/>
          <w:b/>
          <w:bCs/>
        </w:rPr>
        <w:t>Wongdee</w:t>
      </w:r>
      <w:proofErr w:type="spellEnd"/>
      <w:r w:rsidR="0067406B" w:rsidRPr="00B60D70">
        <w:rPr>
          <w:rFonts w:ascii="TH SarabunPSK" w:hAnsi="TH SarabunPSK" w:cs="TH SarabunPSK" w:hint="cs"/>
          <w:b/>
          <w:bCs/>
        </w:rPr>
        <w:t xml:space="preserve"> </w:t>
      </w:r>
    </w:p>
    <w:p w14:paraId="2CC686F0" w14:textId="77777777" w:rsidR="009E6917" w:rsidRPr="00B60D70" w:rsidRDefault="009E6917" w:rsidP="00903853">
      <w:pPr>
        <w:rPr>
          <w:rFonts w:ascii="TH SarabunPSK" w:hAnsi="TH SarabunPSK" w:cs="TH SarabunPSK"/>
        </w:rPr>
      </w:pPr>
    </w:p>
    <w:p w14:paraId="40024701" w14:textId="77777777" w:rsidR="0067406B" w:rsidRPr="00B60D70" w:rsidRDefault="0067406B" w:rsidP="0067406B">
      <w:pPr>
        <w:rPr>
          <w:rFonts w:ascii="TH SarabunPSK" w:hAnsi="TH SarabunPSK" w:cs="TH SarabunPSK"/>
          <w:b/>
          <w:bCs/>
          <w:cs/>
        </w:rPr>
      </w:pPr>
      <w:r w:rsidRPr="00B60D70">
        <w:rPr>
          <w:rFonts w:ascii="TH SarabunPSK" w:hAnsi="TH SarabunPSK" w:cs="TH SarabunPSK" w:hint="cs"/>
          <w:b/>
          <w:bCs/>
        </w:rPr>
        <w:t xml:space="preserve">1. </w:t>
      </w:r>
      <w:r w:rsidRPr="00B60D70">
        <w:rPr>
          <w:rFonts w:ascii="TH SarabunPSK" w:hAnsi="TH SarabunPSK" w:cs="TH SarabunPSK" w:hint="cs"/>
          <w:b/>
          <w:bCs/>
          <w:cs/>
          <w:lang w:val="th-TH"/>
        </w:rPr>
        <w:t>ประวัติการศึกษา</w:t>
      </w:r>
    </w:p>
    <w:p w14:paraId="75FB54B4" w14:textId="63231471" w:rsidR="00DC7450" w:rsidRPr="00B60D70" w:rsidRDefault="00DC7450" w:rsidP="00DC7450">
      <w:pPr>
        <w:jc w:val="both"/>
        <w:rPr>
          <w:rFonts w:ascii="TH SarabunPSK" w:hAnsi="TH SarabunPSK" w:cs="TH SarabunPSK"/>
        </w:rPr>
      </w:pPr>
      <w:r w:rsidRPr="00B60D70">
        <w:rPr>
          <w:rFonts w:ascii="TH SarabunPSK" w:eastAsia="TH SarabunPSK" w:hAnsi="TH SarabunPSK" w:cs="TH SarabunPSK" w:hint="cs"/>
          <w:lang w:val="th"/>
        </w:rPr>
        <w:t>ปี พ.ศ. 255</w:t>
      </w:r>
      <w:r w:rsidR="00323D9F">
        <w:rPr>
          <w:rFonts w:ascii="TH SarabunPSK" w:eastAsia="TH SarabunPSK" w:hAnsi="TH SarabunPSK" w:cs="TH SarabunPSK" w:hint="cs"/>
          <w:cs/>
          <w:lang w:val="th"/>
        </w:rPr>
        <w:t>6</w:t>
      </w:r>
      <w:r w:rsidRPr="00B60D70">
        <w:rPr>
          <w:rFonts w:ascii="TH SarabunPSK" w:eastAsia="TH SarabunPSK" w:hAnsi="TH SarabunPSK" w:cs="TH SarabunPSK" w:hint="cs"/>
          <w:lang w:val="th"/>
        </w:rPr>
        <w:t xml:space="preserve"> </w:t>
      </w:r>
      <w:r w:rsidR="004727D1" w:rsidRPr="00B60D70">
        <w:rPr>
          <w:rFonts w:ascii="TH SarabunPSK" w:eastAsia="TH SarabunPSK" w:hAnsi="TH SarabunPSK" w:cs="TH SarabunPSK"/>
        </w:rPr>
        <w:tab/>
      </w:r>
      <w:r w:rsidRPr="00B60D70">
        <w:rPr>
          <w:rFonts w:ascii="TH SarabunPSK" w:eastAsia="TH SarabunPSK" w:hAnsi="TH SarabunPSK" w:cs="TH SarabunPSK" w:hint="cs"/>
          <w:lang w:val="th"/>
        </w:rPr>
        <w:t>กศ.ด. (วิจัยและประเมินผลการศึกษา)</w:t>
      </w:r>
      <w:r w:rsidRPr="00B60D70">
        <w:rPr>
          <w:rFonts w:ascii="TH SarabunPSK" w:eastAsia="TH SarabunPSK" w:hAnsi="TH SarabunPSK" w:cs="TH SarabunPSK" w:hint="cs"/>
        </w:rPr>
        <w:t xml:space="preserve">, </w:t>
      </w:r>
      <w:r w:rsidRPr="00B60D70">
        <w:rPr>
          <w:rFonts w:ascii="TH SarabunPSK" w:eastAsia="TH SarabunPSK" w:hAnsi="TH SarabunPSK" w:cs="TH SarabunPSK" w:hint="cs"/>
          <w:lang w:val="th"/>
        </w:rPr>
        <w:t>มหาวิทยาลัยนเรศวร</w:t>
      </w:r>
      <w:r w:rsidRPr="00B60D70">
        <w:rPr>
          <w:rFonts w:ascii="TH SarabunPSK" w:eastAsia="TH SarabunPSK" w:hAnsi="TH SarabunPSK" w:cs="TH SarabunPSK" w:hint="cs"/>
        </w:rPr>
        <w:t xml:space="preserve">, </w:t>
      </w:r>
      <w:r w:rsidRPr="00B60D70">
        <w:rPr>
          <w:rFonts w:ascii="TH SarabunPSK" w:eastAsia="TH SarabunPSK" w:hAnsi="TH SarabunPSK" w:cs="TH SarabunPSK" w:hint="cs"/>
          <w:lang w:val="th"/>
        </w:rPr>
        <w:t>ประเทศไทย</w:t>
      </w:r>
    </w:p>
    <w:p w14:paraId="45ED69F6" w14:textId="0D6EC56B" w:rsidR="00DC7450" w:rsidRPr="00B60D70" w:rsidRDefault="00DC7450" w:rsidP="00DC7450">
      <w:pPr>
        <w:jc w:val="both"/>
        <w:rPr>
          <w:rFonts w:ascii="TH SarabunPSK" w:eastAsia="TH SarabunPSK" w:hAnsi="TH SarabunPSK" w:cs="TH SarabunPSK"/>
          <w:lang w:val="th"/>
        </w:rPr>
      </w:pPr>
      <w:r w:rsidRPr="00B60D70">
        <w:rPr>
          <w:rFonts w:ascii="TH SarabunPSK" w:eastAsia="TH SarabunPSK" w:hAnsi="TH SarabunPSK" w:cs="TH SarabunPSK" w:hint="cs"/>
          <w:lang w:val="th"/>
        </w:rPr>
        <w:t>ปี พ.ศ. 25</w:t>
      </w:r>
      <w:r w:rsidRPr="00B60D70">
        <w:rPr>
          <w:rFonts w:ascii="TH SarabunPSK" w:eastAsia="TH SarabunPSK" w:hAnsi="TH SarabunPSK" w:cs="TH SarabunPSK" w:hint="cs"/>
        </w:rPr>
        <w:t>4</w:t>
      </w:r>
      <w:r w:rsidR="00323D9F">
        <w:rPr>
          <w:rFonts w:ascii="TH SarabunPSK" w:eastAsia="TH SarabunPSK" w:hAnsi="TH SarabunPSK" w:cs="TH SarabunPSK"/>
        </w:rPr>
        <w:t>2</w:t>
      </w:r>
      <w:r w:rsidRPr="00B60D70">
        <w:rPr>
          <w:rFonts w:ascii="TH SarabunPSK" w:eastAsia="TH SarabunPSK" w:hAnsi="TH SarabunPSK" w:cs="TH SarabunPSK" w:hint="cs"/>
          <w:lang w:val="th"/>
        </w:rPr>
        <w:t xml:space="preserve"> </w:t>
      </w:r>
      <w:r w:rsidR="004727D1" w:rsidRPr="00B60D70">
        <w:rPr>
          <w:rFonts w:ascii="TH SarabunPSK" w:eastAsia="TH SarabunPSK" w:hAnsi="TH SarabunPSK" w:cs="TH SarabunPSK"/>
        </w:rPr>
        <w:tab/>
      </w:r>
      <w:r w:rsidRPr="00B60D70">
        <w:rPr>
          <w:rFonts w:ascii="TH SarabunPSK" w:eastAsia="TH SarabunPSK" w:hAnsi="TH SarabunPSK" w:cs="TH SarabunPSK" w:hint="cs"/>
          <w:lang w:val="th"/>
        </w:rPr>
        <w:t>ค.ม. (วิจัยการศึกษา)</w:t>
      </w:r>
      <w:r w:rsidRPr="00B60D70">
        <w:rPr>
          <w:rFonts w:ascii="TH SarabunPSK" w:eastAsia="TH SarabunPSK" w:hAnsi="TH SarabunPSK" w:cs="TH SarabunPSK" w:hint="cs"/>
        </w:rPr>
        <w:t xml:space="preserve">, </w:t>
      </w:r>
      <w:r w:rsidRPr="00B60D70">
        <w:rPr>
          <w:rFonts w:ascii="TH SarabunPSK" w:eastAsia="TH SarabunPSK" w:hAnsi="TH SarabunPSK" w:cs="TH SarabunPSK" w:hint="cs"/>
          <w:lang w:val="th"/>
        </w:rPr>
        <w:t>จุฬาลงกรณ์มหาวิทยาลัย</w:t>
      </w:r>
      <w:r w:rsidRPr="00B60D70">
        <w:rPr>
          <w:rFonts w:ascii="TH SarabunPSK" w:eastAsia="TH SarabunPSK" w:hAnsi="TH SarabunPSK" w:cs="TH SarabunPSK" w:hint="cs"/>
        </w:rPr>
        <w:t xml:space="preserve">, </w:t>
      </w:r>
      <w:r w:rsidRPr="00B60D70">
        <w:rPr>
          <w:rFonts w:ascii="TH SarabunPSK" w:eastAsia="TH SarabunPSK" w:hAnsi="TH SarabunPSK" w:cs="TH SarabunPSK" w:hint="cs"/>
          <w:lang w:val="th"/>
        </w:rPr>
        <w:t>ประเทศไทย</w:t>
      </w:r>
      <w:r w:rsidRPr="00B60D70">
        <w:rPr>
          <w:rFonts w:ascii="TH SarabunPSK" w:hAnsi="TH SarabunPSK" w:cs="TH SarabunPSK" w:hint="cs"/>
        </w:rPr>
        <w:tab/>
      </w:r>
    </w:p>
    <w:p w14:paraId="020C3B23" w14:textId="0EE77000" w:rsidR="00605DD2" w:rsidRPr="00B60D70" w:rsidRDefault="00DC7450" w:rsidP="00605DD2">
      <w:pPr>
        <w:jc w:val="left"/>
        <w:rPr>
          <w:rFonts w:ascii="TH SarabunPSK" w:hAnsi="TH SarabunPSK" w:cs="TH SarabunPSK"/>
        </w:rPr>
      </w:pPr>
      <w:r w:rsidRPr="00B60D70">
        <w:rPr>
          <w:rFonts w:ascii="TH SarabunPSK" w:eastAsia="TH SarabunPSK" w:hAnsi="TH SarabunPSK" w:cs="TH SarabunPSK" w:hint="cs"/>
          <w:lang w:val="th"/>
        </w:rPr>
        <w:t>ปี พ.ศ. 25</w:t>
      </w:r>
      <w:r w:rsidR="00323D9F">
        <w:rPr>
          <w:rFonts w:ascii="TH SarabunPSK" w:eastAsia="TH SarabunPSK" w:hAnsi="TH SarabunPSK" w:cs="TH SarabunPSK" w:hint="cs"/>
          <w:cs/>
          <w:lang w:val="th"/>
        </w:rPr>
        <w:t>35</w:t>
      </w:r>
      <w:r w:rsidRPr="00B60D70">
        <w:rPr>
          <w:rFonts w:ascii="TH SarabunPSK" w:eastAsia="TH SarabunPSK" w:hAnsi="TH SarabunPSK" w:cs="TH SarabunPSK" w:hint="cs"/>
          <w:lang w:val="th"/>
        </w:rPr>
        <w:t xml:space="preserve"> </w:t>
      </w:r>
      <w:r w:rsidR="004727D1" w:rsidRPr="00B60D70">
        <w:rPr>
          <w:rFonts w:ascii="TH SarabunPSK" w:eastAsia="TH SarabunPSK" w:hAnsi="TH SarabunPSK" w:cs="TH SarabunPSK"/>
        </w:rPr>
        <w:tab/>
      </w:r>
      <w:r w:rsidRPr="00B60D70">
        <w:rPr>
          <w:rFonts w:ascii="TH SarabunPSK" w:eastAsia="TH SarabunPSK" w:hAnsi="TH SarabunPSK" w:cs="TH SarabunPSK" w:hint="cs"/>
          <w:lang w:val="th"/>
        </w:rPr>
        <w:t>ศษ.บ. (ฟิสิกส์ – คณิตศาสตร์, เกียรตินิยม), มหาวิทยาลัยขอนแก่น</w:t>
      </w:r>
      <w:r w:rsidRPr="00B60D70">
        <w:rPr>
          <w:rFonts w:ascii="TH SarabunPSK" w:eastAsia="TH SarabunPSK" w:hAnsi="TH SarabunPSK" w:cs="TH SarabunPSK" w:hint="cs"/>
        </w:rPr>
        <w:t xml:space="preserve">, </w:t>
      </w:r>
      <w:r w:rsidRPr="00B60D70">
        <w:rPr>
          <w:rFonts w:ascii="TH SarabunPSK" w:eastAsia="TH SarabunPSK" w:hAnsi="TH SarabunPSK" w:cs="TH SarabunPSK" w:hint="cs"/>
          <w:lang w:val="th"/>
        </w:rPr>
        <w:t xml:space="preserve">ประเทศไทย  </w:t>
      </w:r>
    </w:p>
    <w:p w14:paraId="7063C455" w14:textId="6EF000F4" w:rsidR="00DC7450" w:rsidRPr="00B60D70" w:rsidRDefault="00DC7450" w:rsidP="00605DD2">
      <w:pPr>
        <w:jc w:val="left"/>
        <w:rPr>
          <w:rFonts w:ascii="TH SarabunPSK" w:hAnsi="TH SarabunPSK" w:cs="TH SarabunPSK"/>
        </w:rPr>
      </w:pPr>
      <w:r w:rsidRPr="00B60D70">
        <w:rPr>
          <w:rFonts w:ascii="TH SarabunPSK" w:eastAsia="TH SarabunPSK" w:hAnsi="TH SarabunPSK" w:cs="TH SarabunPSK" w:hint="cs"/>
          <w:b/>
          <w:bCs/>
          <w:cs/>
        </w:rPr>
        <w:t>คุณวุฒิและสาขาวิชา</w:t>
      </w:r>
      <w:r w:rsidRPr="00B60D70">
        <w:rPr>
          <w:rFonts w:ascii="TH SarabunPSK" w:hAnsi="TH SarabunPSK" w:cs="TH SarabunPSK" w:hint="cs"/>
          <w:b/>
          <w:bCs/>
          <w:cs/>
        </w:rPr>
        <w:tab/>
      </w:r>
    </w:p>
    <w:p w14:paraId="3E6FE551" w14:textId="77777777" w:rsidR="00DC7450" w:rsidRPr="00B60D70" w:rsidRDefault="00DC7450" w:rsidP="00605DD2">
      <w:pPr>
        <w:autoSpaceDE w:val="0"/>
        <w:autoSpaceDN w:val="0"/>
        <w:adjustRightInd w:val="0"/>
        <w:ind w:right="26" w:firstLine="720"/>
        <w:rPr>
          <w:rFonts w:ascii="TH SarabunPSK" w:eastAsia="TH SarabunPSK" w:hAnsi="TH SarabunPSK" w:cs="TH SarabunPSK"/>
        </w:rPr>
      </w:pPr>
      <w:r w:rsidRPr="00B60D70">
        <w:rPr>
          <w:rFonts w:ascii="TH SarabunPSK" w:hAnsi="TH SarabunPSK" w:cs="TH SarabunPSK" w:hint="cs"/>
        </w:rPr>
        <w:sym w:font="Wingdings 2" w:char="F052"/>
      </w:r>
      <w:r w:rsidRPr="00B60D70">
        <w:rPr>
          <w:rFonts w:ascii="TH SarabunPSK" w:hAnsi="TH SarabunPSK" w:cs="TH SarabunPSK" w:hint="cs"/>
          <w:cs/>
        </w:rPr>
        <w:t xml:space="preserve"> คุณวุฒิและสาขาวิชา</w:t>
      </w:r>
      <w:r w:rsidRPr="00B60D70">
        <w:rPr>
          <w:rFonts w:ascii="TH SarabunPSK" w:hAnsi="TH SarabunPSK" w:cs="TH SarabunPSK" w:hint="cs"/>
          <w:u w:val="single"/>
          <w:cs/>
        </w:rPr>
        <w:t>สัมพันธ์</w:t>
      </w:r>
      <w:r w:rsidRPr="00B60D70">
        <w:rPr>
          <w:rFonts w:ascii="TH SarabunPSK" w:hAnsi="TH SarabunPSK" w:cs="TH SarabunPSK" w:hint="cs"/>
          <w:cs/>
        </w:rPr>
        <w:t xml:space="preserve">กับสาขาวิชาของหลักสูตร </w:t>
      </w:r>
      <w:r w:rsidRPr="00B60D70">
        <w:rPr>
          <w:rFonts w:ascii="TH SarabunPSK" w:eastAsia="Times New Roman" w:hAnsi="TH SarabunPSK" w:cs="TH SarabunPSK" w:hint="cs"/>
          <w:cs/>
        </w:rPr>
        <w:t>เนื่องจาก</w:t>
      </w:r>
      <w:r w:rsidRPr="00B60D70">
        <w:rPr>
          <w:rFonts w:ascii="TH SarabunPSK" w:eastAsia="Times New Roman" w:hAnsi="TH SarabunPSK" w:cs="TH SarabunPSK"/>
          <w:cs/>
        </w:rPr>
        <w:t>คุณวุฒิมีความสัมพันธ์กับสาขาวิชาของหลักสูตร โดยความเชี่ยวชาญและงานวิจัยสนับสนุนให้เกิดการพัฒนางานด้าน</w:t>
      </w:r>
      <w:r w:rsidRPr="00B60D70">
        <w:rPr>
          <w:rFonts w:ascii="TH SarabunPSK" w:eastAsia="Times New Roman" w:hAnsi="TH SarabunPSK" w:cs="TH SarabunPSK" w:hint="cs"/>
          <w:cs/>
        </w:rPr>
        <w:t>การวิจัย และประเมินผลการศึกษา ที่สอดคล้องกับสาระการเรียนรู้ที่คุรุสภากำหนด</w:t>
      </w:r>
    </w:p>
    <w:p w14:paraId="428891A0" w14:textId="77777777" w:rsidR="0067406B" w:rsidRPr="00B60D70" w:rsidRDefault="0067406B" w:rsidP="00903853">
      <w:pPr>
        <w:rPr>
          <w:rFonts w:ascii="TH SarabunPSK" w:hAnsi="TH SarabunPSK" w:cs="TH SarabunPSK"/>
        </w:rPr>
      </w:pPr>
    </w:p>
    <w:p w14:paraId="1F98954F" w14:textId="77777777" w:rsidR="00DC7450" w:rsidRPr="00B60D70" w:rsidRDefault="00DC7450" w:rsidP="00877373">
      <w:pPr>
        <w:spacing w:before="120"/>
        <w:ind w:right="26"/>
        <w:jc w:val="left"/>
        <w:rPr>
          <w:rFonts w:ascii="TH SarabunPSK" w:eastAsia="TH SarabunPSK" w:hAnsi="TH SarabunPSK" w:cs="TH SarabunPSK"/>
          <w:b/>
          <w:bCs/>
        </w:rPr>
      </w:pPr>
      <w:r w:rsidRPr="00B60D70">
        <w:rPr>
          <w:rFonts w:ascii="TH SarabunPSK" w:eastAsia="TH SarabunPSK" w:hAnsi="TH SarabunPSK" w:cs="TH SarabunPSK" w:hint="cs"/>
          <w:b/>
          <w:bCs/>
        </w:rPr>
        <w:t xml:space="preserve">2. </w:t>
      </w:r>
      <w:r w:rsidRPr="00B60D70">
        <w:rPr>
          <w:rFonts w:ascii="TH SarabunPSK" w:eastAsia="TH SarabunPSK" w:hAnsi="TH SarabunPSK" w:cs="TH SarabunPSK" w:hint="cs"/>
          <w:b/>
          <w:bCs/>
          <w:cs/>
        </w:rPr>
        <w:t xml:space="preserve">ผลงานทางวิชาการย้อนหลัง </w:t>
      </w:r>
      <w:r w:rsidRPr="00B60D70">
        <w:rPr>
          <w:rFonts w:ascii="TH SarabunPSK" w:eastAsia="TH SarabunPSK" w:hAnsi="TH SarabunPSK" w:cs="TH SarabunPSK" w:hint="cs"/>
          <w:b/>
          <w:bCs/>
        </w:rPr>
        <w:t xml:space="preserve">5 </w:t>
      </w:r>
      <w:r w:rsidRPr="00B60D70">
        <w:rPr>
          <w:rFonts w:ascii="TH SarabunPSK" w:eastAsia="TH SarabunPSK" w:hAnsi="TH SarabunPSK" w:cs="TH SarabunPSK" w:hint="cs"/>
          <w:b/>
          <w:bCs/>
          <w:cs/>
        </w:rPr>
        <w:t xml:space="preserve">ปี </w:t>
      </w:r>
    </w:p>
    <w:p w14:paraId="3BA4AE53" w14:textId="77777777" w:rsidR="00DC7450" w:rsidRPr="00B60D70" w:rsidRDefault="00DC7450" w:rsidP="00877373">
      <w:pPr>
        <w:ind w:right="26"/>
        <w:jc w:val="left"/>
        <w:rPr>
          <w:rFonts w:ascii="TH SarabunPSK" w:eastAsia="TH SarabunPSK" w:hAnsi="TH SarabunPSK" w:cs="TH SarabunPSK"/>
        </w:rPr>
      </w:pPr>
      <w:r w:rsidRPr="00B60D70">
        <w:rPr>
          <w:rFonts w:ascii="TH SarabunPSK" w:eastAsia="TH SarabunPSK" w:hAnsi="TH SarabunPSK" w:cs="TH SarabunPSK" w:hint="cs"/>
          <w:cs/>
        </w:rPr>
        <w:t xml:space="preserve">   </w:t>
      </w:r>
      <w:r w:rsidRPr="00B60D70">
        <w:rPr>
          <w:rFonts w:ascii="TH SarabunPSK" w:eastAsia="TH SarabunPSK" w:hAnsi="TH SarabunPSK" w:cs="TH SarabunPSK" w:hint="cs"/>
          <w:u w:val="single"/>
          <w:cs/>
        </w:rPr>
        <w:t>กลุ่ม 1</w:t>
      </w:r>
      <w:r w:rsidRPr="00B60D70">
        <w:rPr>
          <w:rFonts w:ascii="TH SarabunPSK" w:eastAsia="TH SarabunPSK" w:hAnsi="TH SarabunPSK" w:cs="TH SarabunPSK" w:hint="cs"/>
          <w:cs/>
        </w:rPr>
        <w:t xml:space="preserve"> งานวิจัย </w:t>
      </w:r>
      <w:r w:rsidRPr="00B60D70">
        <w:rPr>
          <w:rFonts w:ascii="TH SarabunPSK" w:eastAsia="TH SarabunPSK" w:hAnsi="TH SarabunPSK" w:cs="TH SarabunPSK" w:hint="cs"/>
        </w:rPr>
        <w:t xml:space="preserve"> (</w:t>
      </w:r>
      <w:r w:rsidRPr="00B60D70">
        <w:rPr>
          <w:rFonts w:ascii="TH SarabunPSK" w:eastAsia="TH SarabunPSK" w:hAnsi="TH SarabunPSK" w:cs="TH SarabunPSK" w:hint="cs"/>
          <w:cs/>
        </w:rPr>
        <w:t xml:space="preserve">ต้องระบุว่าสามารถสืบค้นได้จากฐานข้อมูลใดตามประกาศ ก.พ.อ. เช่น </w:t>
      </w:r>
      <w:r w:rsidRPr="00B60D70">
        <w:rPr>
          <w:rFonts w:ascii="TH SarabunPSK" w:eastAsia="TH SarabunPSK" w:hAnsi="TH SarabunPSK" w:cs="TH SarabunPSK" w:hint="cs"/>
        </w:rPr>
        <w:t xml:space="preserve">Scopus, Web of Science </w:t>
      </w:r>
      <w:r w:rsidRPr="00B60D70">
        <w:rPr>
          <w:rFonts w:ascii="TH SarabunPSK" w:eastAsia="TH SarabunPSK" w:hAnsi="TH SarabunPSK" w:cs="TH SarabunPSK" w:hint="cs"/>
          <w:cs/>
        </w:rPr>
        <w:t>ฯลฯ</w:t>
      </w:r>
      <w:r w:rsidRPr="00B60D70">
        <w:rPr>
          <w:rFonts w:ascii="TH SarabunPSK" w:eastAsia="TH SarabunPSK" w:hAnsi="TH SarabunPSK" w:cs="TH SarabunPSK" w:hint="cs"/>
        </w:rPr>
        <w:t>)</w:t>
      </w:r>
    </w:p>
    <w:p w14:paraId="37C06997" w14:textId="77777777" w:rsidR="00DC7450" w:rsidRPr="00B60D70" w:rsidRDefault="00DC7450" w:rsidP="00FF7D50">
      <w:pPr>
        <w:pStyle w:val="af9"/>
        <w:numPr>
          <w:ilvl w:val="1"/>
          <w:numId w:val="134"/>
        </w:numPr>
        <w:ind w:left="851" w:right="26"/>
        <w:jc w:val="left"/>
        <w:rPr>
          <w:rFonts w:ascii="TH SarabunPSK" w:eastAsia="TH SarabunPSK" w:hAnsi="TH SarabunPSK" w:cs="TH SarabunPSK"/>
        </w:rPr>
      </w:pPr>
      <w:r w:rsidRPr="00B60D70">
        <w:rPr>
          <w:rFonts w:ascii="TH SarabunPSK" w:eastAsia="TH SarabunPSK" w:hAnsi="TH SarabunPSK" w:cs="TH SarabunPSK" w:hint="cs"/>
        </w:rPr>
        <w:t>National Journal (</w:t>
      </w:r>
      <w:r w:rsidRPr="00B60D70">
        <w:rPr>
          <w:rFonts w:ascii="TH SarabunPSK" w:eastAsia="TH SarabunPSK" w:hAnsi="TH SarabunPSK" w:cs="TH SarabunPSK" w:hint="cs"/>
          <w:cs/>
        </w:rPr>
        <w:t xml:space="preserve">ค่าน้ำหนัก </w:t>
      </w:r>
      <w:r w:rsidRPr="00B60D70">
        <w:rPr>
          <w:rFonts w:ascii="TH SarabunPSK" w:eastAsia="TH SarabunPSK" w:hAnsi="TH SarabunPSK" w:cs="TH SarabunPSK" w:hint="cs"/>
        </w:rPr>
        <w:t>0.4)</w:t>
      </w:r>
    </w:p>
    <w:p w14:paraId="6B9F8B9D" w14:textId="71E15BAD" w:rsidR="00DC7450" w:rsidRPr="00B60D70" w:rsidRDefault="00DC7450" w:rsidP="00FF7D50">
      <w:pPr>
        <w:pStyle w:val="af9"/>
        <w:numPr>
          <w:ilvl w:val="0"/>
          <w:numId w:val="119"/>
        </w:numPr>
        <w:spacing w:after="240"/>
        <w:ind w:left="1134" w:right="6" w:hanging="357"/>
        <w:contextualSpacing w:val="0"/>
        <w:jc w:val="left"/>
        <w:rPr>
          <w:rFonts w:ascii="TH SarabunPSK" w:hAnsi="TH SarabunPSK" w:cs="TH SarabunPSK"/>
        </w:rPr>
      </w:pPr>
      <w:r w:rsidRPr="00B60D70">
        <w:rPr>
          <w:rFonts w:ascii="TH SarabunPSK" w:eastAsia="TH SarabunPSK" w:hAnsi="TH SarabunPSK" w:cs="TH SarabunPSK" w:hint="cs"/>
          <w:lang w:val="th"/>
        </w:rPr>
        <w:t xml:space="preserve">เพียงเพ็ญ จิรชัย, </w:t>
      </w:r>
      <w:r w:rsidRPr="00B60D70">
        <w:rPr>
          <w:rFonts w:ascii="TH SarabunPSK" w:eastAsia="TH SarabunPSK" w:hAnsi="TH SarabunPSK" w:cs="TH SarabunPSK" w:hint="cs"/>
          <w:b/>
          <w:bCs/>
          <w:u w:val="single"/>
          <w:lang w:val="th"/>
        </w:rPr>
        <w:t>ประภัสสร วงษ์ดี</w:t>
      </w:r>
      <w:r w:rsidRPr="00B60D70">
        <w:rPr>
          <w:rFonts w:ascii="TH SarabunPSK" w:eastAsia="TH SarabunPSK" w:hAnsi="TH SarabunPSK" w:cs="TH SarabunPSK" w:hint="cs"/>
          <w:lang w:val="th"/>
        </w:rPr>
        <w:t>,  ปกรณ์ สุปินานนท์, พรรษา เอกพรประสิทธิ์, สมศักดิ์ จัตตุพรพงษ์, เสกสรร แย้มพินิจ, โ</w:t>
      </w:r>
      <w:r w:rsidRPr="00B60D70">
        <w:rPr>
          <w:rFonts w:ascii="TH SarabunPSK" w:eastAsia="TH SarabunPSK" w:hAnsi="TH SarabunPSK" w:cs="TH SarabunPSK" w:hint="cs"/>
          <w:cs/>
          <w:lang w:val="th"/>
        </w:rPr>
        <w:t>ส</w:t>
      </w:r>
      <w:r w:rsidRPr="00B60D70">
        <w:rPr>
          <w:rFonts w:ascii="TH SarabunPSK" w:eastAsia="TH SarabunPSK" w:hAnsi="TH SarabunPSK" w:cs="TH SarabunPSK" w:hint="cs"/>
          <w:lang w:val="th"/>
        </w:rPr>
        <w:t>พล มีเจริญ และ จักรพรรดิ วะทา, 2564, “รูปแบบการส่งเสริมกำกับและควบคุมการประกอบวิชาชีพและจรรยาบรรณของวิชาชีพทาง</w:t>
      </w:r>
      <w:r w:rsidRPr="00B60D70">
        <w:rPr>
          <w:rFonts w:ascii="TH SarabunPSK" w:eastAsia="TH SarabunPSK" w:hAnsi="TH SarabunPSK" w:cs="TH SarabunPSK" w:hint="cs"/>
          <w:cs/>
          <w:lang w:val="th"/>
        </w:rPr>
        <w:t>การ</w:t>
      </w:r>
      <w:r w:rsidRPr="00B60D70">
        <w:rPr>
          <w:rFonts w:ascii="TH SarabunPSK" w:eastAsia="TH SarabunPSK" w:hAnsi="TH SarabunPSK" w:cs="TH SarabunPSK" w:hint="cs"/>
          <w:lang w:val="th"/>
        </w:rPr>
        <w:t>ศึกษา”, วารสารการบริหารและนวัตกรรมการศึกษา, ปีที่ 4 ฉบับที่ 3 กันยายน – ธันวาคม 2564, หน้า 58-80.</w:t>
      </w:r>
      <w:r w:rsidR="00B03B28" w:rsidRPr="00B60D70">
        <w:rPr>
          <w:rFonts w:ascii="TH SarabunPSK" w:eastAsia="TH SarabunPSK" w:hAnsi="TH SarabunPSK" w:cs="TH SarabunPSK"/>
        </w:rPr>
        <w:t xml:space="preserve"> ISSN 26</w:t>
      </w:r>
      <w:r w:rsidR="002D7BF9" w:rsidRPr="00B60D70">
        <w:rPr>
          <w:rFonts w:ascii="TH SarabunPSK" w:eastAsia="TH SarabunPSK" w:hAnsi="TH SarabunPSK" w:cs="TH SarabunPSK"/>
        </w:rPr>
        <w:t>30-0354</w:t>
      </w:r>
      <w:r w:rsidR="008D2E60" w:rsidRPr="00B60D70">
        <w:rPr>
          <w:rFonts w:ascii="TH SarabunPSK" w:eastAsia="TH SarabunPSK" w:hAnsi="TH SarabunPSK" w:cs="TH SarabunPSK"/>
        </w:rPr>
        <w:t xml:space="preserve"> (Print), ISSN</w:t>
      </w:r>
      <w:r w:rsidR="00FF08B3" w:rsidRPr="00B60D70">
        <w:rPr>
          <w:rFonts w:ascii="TH SarabunPSK" w:eastAsia="TH SarabunPSK" w:hAnsi="TH SarabunPSK" w:cs="TH SarabunPSK"/>
        </w:rPr>
        <w:t xml:space="preserve"> </w:t>
      </w:r>
      <w:r w:rsidR="003F79EE" w:rsidRPr="00B60D70">
        <w:rPr>
          <w:rFonts w:ascii="TH SarabunPSK" w:eastAsia="TH SarabunPSK" w:hAnsi="TH SarabunPSK" w:cs="TH SarabunPSK"/>
        </w:rPr>
        <w:t>2697</w:t>
      </w:r>
      <w:r w:rsidR="00903A61" w:rsidRPr="00B60D70">
        <w:rPr>
          <w:rFonts w:ascii="TH SarabunPSK" w:eastAsia="TH SarabunPSK" w:hAnsi="TH SarabunPSK" w:cs="TH SarabunPSK"/>
        </w:rPr>
        <w:t>-</w:t>
      </w:r>
      <w:r w:rsidR="00B43FC2" w:rsidRPr="00B60D70">
        <w:rPr>
          <w:rFonts w:ascii="TH SarabunPSK" w:eastAsia="TH SarabunPSK" w:hAnsi="TH SarabunPSK" w:cs="TH SarabunPSK"/>
        </w:rPr>
        <w:t>0354 (Online)</w:t>
      </w:r>
    </w:p>
    <w:p w14:paraId="62BBE3FE" w14:textId="674C914C" w:rsidR="00DC7450" w:rsidRPr="00B60D70" w:rsidRDefault="00DC7450" w:rsidP="00FF7D50">
      <w:pPr>
        <w:pStyle w:val="af9"/>
        <w:numPr>
          <w:ilvl w:val="0"/>
          <w:numId w:val="119"/>
        </w:numPr>
        <w:spacing w:after="240"/>
        <w:ind w:left="1134" w:right="6" w:hanging="357"/>
        <w:contextualSpacing w:val="0"/>
        <w:jc w:val="left"/>
        <w:rPr>
          <w:rFonts w:ascii="TH SarabunPSK" w:hAnsi="TH SarabunPSK" w:cs="TH SarabunPSK"/>
        </w:rPr>
      </w:pPr>
      <w:r w:rsidRPr="00B60D70">
        <w:rPr>
          <w:rFonts w:ascii="TH SarabunPSK" w:eastAsia="TH SarabunPSK" w:hAnsi="TH SarabunPSK" w:cs="TH SarabunPSK" w:hint="cs"/>
          <w:lang w:val="th"/>
        </w:rPr>
        <w:t xml:space="preserve">ศิรินฤดี ยศโสธร, อรวรรณ งอยผลา, </w:t>
      </w:r>
      <w:r w:rsidRPr="00B60D70">
        <w:rPr>
          <w:rFonts w:ascii="TH SarabunPSK" w:eastAsia="TH SarabunPSK" w:hAnsi="TH SarabunPSK" w:cs="TH SarabunPSK" w:hint="cs"/>
          <w:b/>
          <w:bCs/>
          <w:u w:val="single"/>
          <w:lang w:val="th"/>
        </w:rPr>
        <w:t>ประภัสสร วงษ์ดี</w:t>
      </w:r>
      <w:r w:rsidRPr="00B60D70">
        <w:rPr>
          <w:rFonts w:ascii="TH SarabunPSK" w:eastAsia="TH SarabunPSK" w:hAnsi="TH SarabunPSK" w:cs="TH SarabunPSK" w:hint="cs"/>
          <w:lang w:val="th"/>
        </w:rPr>
        <w:t>, และ วัลภา วาสนาสมปอง, 2566, “ชุดสื่อเพื่อส่งเสริมความรอบรู้ด้านสุขภาพ</w:t>
      </w:r>
      <w:r w:rsidRPr="00B60D70">
        <w:rPr>
          <w:rFonts w:ascii="TH SarabunPSK" w:eastAsia="TH SarabunPSK" w:hAnsi="TH SarabunPSK" w:cs="TH SarabunPSK" w:hint="cs"/>
          <w:cs/>
          <w:lang w:val="th"/>
        </w:rPr>
        <w:t xml:space="preserve"> </w:t>
      </w:r>
      <w:r w:rsidRPr="00B60D70">
        <w:rPr>
          <w:rFonts w:ascii="TH SarabunPSK" w:eastAsia="TH SarabunPSK" w:hAnsi="TH SarabunPSK" w:cs="TH SarabunPSK" w:hint="cs"/>
          <w:lang w:val="th"/>
        </w:rPr>
        <w:t>เรื่องโรคซึมเศร้า ของนักศึกษาระดับปริญญาตรี</w:t>
      </w:r>
      <w:r w:rsidRPr="00B60D70">
        <w:rPr>
          <w:rFonts w:ascii="TH SarabunPSK" w:eastAsia="TH SarabunPSK" w:hAnsi="TH SarabunPSK" w:cs="TH SarabunPSK" w:hint="cs"/>
          <w:b/>
          <w:bCs/>
          <w:lang w:val="th"/>
        </w:rPr>
        <w:t xml:space="preserve">”, </w:t>
      </w:r>
      <w:r w:rsidRPr="00B60D70">
        <w:rPr>
          <w:rFonts w:ascii="TH SarabunPSK" w:eastAsia="TH SarabunPSK" w:hAnsi="TH SarabunPSK" w:cs="TH SarabunPSK" w:hint="cs"/>
          <w:lang w:val="th"/>
        </w:rPr>
        <w:t>วารสารนวัตกรรมการเรียนรู</w:t>
      </w:r>
      <w:r w:rsidRPr="00B60D70">
        <w:rPr>
          <w:rFonts w:ascii="TH SarabunPSK" w:eastAsia="TH SarabunPSK" w:hAnsi="TH SarabunPSK" w:cs="TH SarabunPSK" w:hint="cs"/>
          <w:cs/>
          <w:lang w:val="th"/>
        </w:rPr>
        <w:t>้</w:t>
      </w:r>
      <w:r w:rsidRPr="00B60D70">
        <w:rPr>
          <w:rFonts w:ascii="TH SarabunPSK" w:eastAsia="TH SarabunPSK" w:hAnsi="TH SarabunPSK" w:cs="TH SarabunPSK" w:hint="cs"/>
          <w:lang w:val="th"/>
        </w:rPr>
        <w:t>และเทคโนโลยี, ป</w:t>
      </w:r>
      <w:r w:rsidRPr="00B60D70">
        <w:rPr>
          <w:rFonts w:ascii="TH SarabunPSK" w:eastAsia="TH SarabunPSK" w:hAnsi="TH SarabunPSK" w:cs="TH SarabunPSK" w:hint="cs"/>
          <w:cs/>
          <w:lang w:val="th"/>
        </w:rPr>
        <w:t>ี</w:t>
      </w:r>
      <w:r w:rsidRPr="00B60D70">
        <w:rPr>
          <w:rFonts w:ascii="TH SarabunPSK" w:eastAsia="TH SarabunPSK" w:hAnsi="TH SarabunPSK" w:cs="TH SarabunPSK" w:hint="cs"/>
          <w:lang w:val="th"/>
        </w:rPr>
        <w:t>ที่ 3 ฉบับที่ 2 กรกฎาคม – ธันวาคม 2566, หน้า 85-97.</w:t>
      </w:r>
      <w:r w:rsidR="00FA2643" w:rsidRPr="00B60D70">
        <w:rPr>
          <w:rFonts w:ascii="TH SarabunPSK" w:eastAsia="TH SarabunPSK" w:hAnsi="TH SarabunPSK" w:cs="TH SarabunPSK"/>
        </w:rPr>
        <w:t xml:space="preserve"> ISSN 2773-</w:t>
      </w:r>
      <w:r w:rsidR="008D7B31" w:rsidRPr="00B60D70">
        <w:rPr>
          <w:rFonts w:ascii="TH SarabunPSK" w:eastAsia="TH SarabunPSK" w:hAnsi="TH SarabunPSK" w:cs="TH SarabunPSK"/>
        </w:rPr>
        <w:t>97</w:t>
      </w:r>
      <w:r w:rsidR="00B657ED" w:rsidRPr="00B60D70">
        <w:rPr>
          <w:rFonts w:ascii="TH SarabunPSK" w:eastAsia="TH SarabunPSK" w:hAnsi="TH SarabunPSK" w:cs="TH SarabunPSK"/>
        </w:rPr>
        <w:t>40</w:t>
      </w:r>
      <w:r w:rsidR="00FA2643" w:rsidRPr="00B60D70">
        <w:rPr>
          <w:rFonts w:ascii="TH SarabunPSK" w:eastAsia="TH SarabunPSK" w:hAnsi="TH SarabunPSK" w:cs="TH SarabunPSK"/>
        </w:rPr>
        <w:t xml:space="preserve"> (Print), ISSN 2</w:t>
      </w:r>
      <w:r w:rsidR="00B657ED" w:rsidRPr="00B60D70">
        <w:rPr>
          <w:rFonts w:ascii="TH SarabunPSK" w:eastAsia="TH SarabunPSK" w:hAnsi="TH SarabunPSK" w:cs="TH SarabunPSK"/>
        </w:rPr>
        <w:t>773</w:t>
      </w:r>
      <w:r w:rsidR="00FA2643" w:rsidRPr="00B60D70">
        <w:rPr>
          <w:rFonts w:ascii="TH SarabunPSK" w:eastAsia="TH SarabunPSK" w:hAnsi="TH SarabunPSK" w:cs="TH SarabunPSK"/>
        </w:rPr>
        <w:t>-</w:t>
      </w:r>
      <w:r w:rsidR="006114A1" w:rsidRPr="00B60D70">
        <w:rPr>
          <w:rFonts w:ascii="TH SarabunPSK" w:eastAsia="TH SarabunPSK" w:hAnsi="TH SarabunPSK" w:cs="TH SarabunPSK"/>
        </w:rPr>
        <w:t>9759</w:t>
      </w:r>
      <w:r w:rsidR="00FA2643" w:rsidRPr="00B60D70">
        <w:rPr>
          <w:rFonts w:ascii="TH SarabunPSK" w:eastAsia="TH SarabunPSK" w:hAnsi="TH SarabunPSK" w:cs="TH SarabunPSK"/>
        </w:rPr>
        <w:t xml:space="preserve"> (Online)</w:t>
      </w:r>
    </w:p>
    <w:p w14:paraId="5D267F15" w14:textId="5A139609" w:rsidR="00DC7450" w:rsidRPr="00B60D70" w:rsidRDefault="00DC7450" w:rsidP="00FF7D50">
      <w:pPr>
        <w:pStyle w:val="af9"/>
        <w:numPr>
          <w:ilvl w:val="0"/>
          <w:numId w:val="119"/>
        </w:numPr>
        <w:spacing w:after="240"/>
        <w:ind w:left="1134" w:right="6" w:hanging="357"/>
        <w:contextualSpacing w:val="0"/>
        <w:jc w:val="both"/>
        <w:rPr>
          <w:rFonts w:ascii="TH SarabunPSK" w:hAnsi="TH SarabunPSK" w:cs="TH SarabunPSK"/>
        </w:rPr>
      </w:pPr>
      <w:r w:rsidRPr="00B60D70">
        <w:rPr>
          <w:rFonts w:ascii="TH SarabunPSK" w:eastAsia="TH SarabunPSK" w:hAnsi="TH SarabunPSK" w:cs="TH SarabunPSK" w:hint="cs"/>
        </w:rPr>
        <w:t xml:space="preserve">Tula Jutarosaga, T., Masuwan, S., Sattayanon, C., </w:t>
      </w:r>
      <w:r w:rsidRPr="00B60D70">
        <w:rPr>
          <w:rFonts w:ascii="TH SarabunPSK" w:eastAsia="TH SarabunPSK" w:hAnsi="TH SarabunPSK" w:cs="TH SarabunPSK" w:hint="cs"/>
          <w:b/>
          <w:bCs/>
          <w:u w:val="single"/>
        </w:rPr>
        <w:t>Wongdee, P.</w:t>
      </w:r>
      <w:r w:rsidRPr="00B60D70">
        <w:rPr>
          <w:rFonts w:ascii="TH SarabunPSK" w:eastAsia="TH SarabunPSK" w:hAnsi="TH SarabunPSK" w:cs="TH SarabunPSK" w:hint="cs"/>
        </w:rPr>
        <w:t>, and</w:t>
      </w:r>
      <w:r w:rsidRPr="00B60D70">
        <w:rPr>
          <w:rFonts w:ascii="TH SarabunPSK" w:eastAsia="TH SarabunPSK" w:hAnsi="TH SarabunPSK" w:cs="TH SarabunPSK" w:hint="cs"/>
          <w:cs/>
        </w:rPr>
        <w:t xml:space="preserve"> </w:t>
      </w:r>
      <w:r w:rsidRPr="00B60D70">
        <w:rPr>
          <w:rFonts w:ascii="TH SarabunPSK" w:eastAsia="TH SarabunPSK" w:hAnsi="TH SarabunPSK" w:cs="TH SarabunPSK" w:hint="cs"/>
        </w:rPr>
        <w:t>Thaisriwichai, T., 2023, “Effect of Reflection on Analytical and Critical Thinking Skills for Engineering and Technology Students: A Case Study in a General Education Class”, Journal of Research and Curriculum Development, Vol.13, Issue.2</w:t>
      </w:r>
      <w:r w:rsidR="00C921AF" w:rsidRPr="00B60D70">
        <w:rPr>
          <w:rFonts w:ascii="TH SarabunPSK" w:eastAsia="TH SarabunPSK" w:hAnsi="TH SarabunPSK" w:cs="TH SarabunPSK"/>
        </w:rPr>
        <w:t xml:space="preserve"> ()</w:t>
      </w:r>
      <w:r w:rsidRPr="00B60D70">
        <w:rPr>
          <w:rFonts w:ascii="TH SarabunPSK" w:eastAsia="TH SarabunPSK" w:hAnsi="TH SarabunPSK" w:cs="TH SarabunPSK" w:hint="cs"/>
        </w:rPr>
        <w:t>, pp.77-93.</w:t>
      </w:r>
      <w:r w:rsidR="00C10171" w:rsidRPr="00B60D70">
        <w:rPr>
          <w:rFonts w:ascii="TH SarabunPSK" w:eastAsia="TH SarabunPSK" w:hAnsi="TH SarabunPSK" w:cs="TH SarabunPSK"/>
        </w:rPr>
        <w:t xml:space="preserve"> ISSN 2730-387x (Online)</w:t>
      </w:r>
    </w:p>
    <w:p w14:paraId="305057D1" w14:textId="77777777" w:rsidR="008C3A01" w:rsidRPr="00B60D70" w:rsidRDefault="008C3A01" w:rsidP="008C3A01">
      <w:pPr>
        <w:pStyle w:val="af9"/>
        <w:ind w:left="1134" w:right="4"/>
        <w:jc w:val="both"/>
        <w:rPr>
          <w:rFonts w:ascii="TH SarabunPSK" w:hAnsi="TH SarabunPSK" w:cs="TH SarabunPSK"/>
        </w:rPr>
      </w:pPr>
    </w:p>
    <w:p w14:paraId="28E6337A" w14:textId="77777777" w:rsidR="00DC7450" w:rsidRPr="00B60D70" w:rsidRDefault="00DC7450" w:rsidP="00FF7D50">
      <w:pPr>
        <w:pStyle w:val="af9"/>
        <w:numPr>
          <w:ilvl w:val="1"/>
          <w:numId w:val="134"/>
        </w:numPr>
        <w:ind w:left="851" w:right="26"/>
        <w:jc w:val="left"/>
        <w:rPr>
          <w:rFonts w:ascii="TH SarabunPSK" w:eastAsia="TH SarabunPSK" w:hAnsi="TH SarabunPSK" w:cs="TH SarabunPSK"/>
        </w:rPr>
      </w:pPr>
      <w:r w:rsidRPr="00B60D70">
        <w:rPr>
          <w:rFonts w:ascii="TH SarabunPSK" w:eastAsia="TH SarabunPSK" w:hAnsi="TH SarabunPSK" w:cs="TH SarabunPSK" w:hint="cs"/>
        </w:rPr>
        <w:t>International Conference (</w:t>
      </w:r>
      <w:r w:rsidRPr="00B60D70">
        <w:rPr>
          <w:rFonts w:ascii="TH SarabunPSK" w:eastAsia="TH SarabunPSK" w:hAnsi="TH SarabunPSK" w:cs="TH SarabunPSK" w:hint="cs"/>
          <w:cs/>
        </w:rPr>
        <w:t xml:space="preserve">ค่าน้ำหนัก </w:t>
      </w:r>
      <w:r w:rsidRPr="00B60D70">
        <w:rPr>
          <w:rFonts w:ascii="TH SarabunPSK" w:eastAsia="TH SarabunPSK" w:hAnsi="TH SarabunPSK" w:cs="TH SarabunPSK" w:hint="cs"/>
        </w:rPr>
        <w:t>0.4)</w:t>
      </w:r>
    </w:p>
    <w:p w14:paraId="2251A9E9" w14:textId="3F69C4DC" w:rsidR="00DC7450" w:rsidRPr="00B60D70" w:rsidRDefault="00DC7450" w:rsidP="00FF7D50">
      <w:pPr>
        <w:pStyle w:val="af9"/>
        <w:numPr>
          <w:ilvl w:val="2"/>
          <w:numId w:val="120"/>
        </w:numPr>
        <w:spacing w:after="240"/>
        <w:ind w:left="1134" w:hanging="357"/>
        <w:contextualSpacing w:val="0"/>
        <w:jc w:val="left"/>
        <w:rPr>
          <w:rFonts w:ascii="TH SarabunPSK" w:hAnsi="TH SarabunPSK" w:cs="TH SarabunPSK"/>
        </w:rPr>
      </w:pPr>
      <w:r w:rsidRPr="00B60D70">
        <w:rPr>
          <w:rFonts w:ascii="TH SarabunPSK" w:eastAsia="TH SarabunPSK" w:hAnsi="TH SarabunPSK" w:cs="TH SarabunPSK"/>
        </w:rPr>
        <w:t>Maprasom, W.</w:t>
      </w:r>
      <w:r w:rsidRPr="00B60D70">
        <w:rPr>
          <w:rFonts w:ascii="TH SarabunPSK" w:eastAsia="Angsana New" w:hAnsi="TH SarabunPSK" w:cs="TH SarabunPSK" w:hint="cs"/>
        </w:rPr>
        <w:t xml:space="preserve"> </w:t>
      </w:r>
      <w:r w:rsidRPr="00B60D70">
        <w:rPr>
          <w:rFonts w:ascii="TH SarabunPSK" w:eastAsia="TH SarabunPSK" w:hAnsi="TH SarabunPSK" w:cs="TH SarabunPSK"/>
        </w:rPr>
        <w:t>Suksakulchai, S.</w:t>
      </w:r>
      <w:r w:rsidRPr="00B60D70">
        <w:rPr>
          <w:rFonts w:ascii="TH SarabunPSK" w:eastAsia="TH SarabunPSK" w:hAnsi="TH SarabunPSK" w:cs="TH SarabunPSK" w:hint="cs"/>
        </w:rPr>
        <w:t xml:space="preserve">, and </w:t>
      </w:r>
      <w:r w:rsidRPr="00B60D70">
        <w:rPr>
          <w:rFonts w:ascii="TH SarabunPSK" w:eastAsia="TH SarabunPSK" w:hAnsi="TH SarabunPSK" w:cs="TH SarabunPSK"/>
          <w:b/>
          <w:bCs/>
          <w:u w:val="single"/>
        </w:rPr>
        <w:t>Wongdee, P.</w:t>
      </w:r>
      <w:r w:rsidRPr="00B60D70">
        <w:rPr>
          <w:rFonts w:ascii="TH SarabunPSK" w:eastAsia="TH SarabunPSK" w:hAnsi="TH SarabunPSK" w:cs="TH SarabunPSK" w:hint="cs"/>
        </w:rPr>
        <w:t xml:space="preserve">, </w:t>
      </w:r>
      <w:r w:rsidRPr="00B60D70">
        <w:rPr>
          <w:rFonts w:ascii="TH SarabunPSK" w:eastAsia="TH SarabunPSK" w:hAnsi="TH SarabunPSK" w:cs="TH SarabunPSK"/>
        </w:rPr>
        <w:t>2023, “</w:t>
      </w:r>
      <w:r w:rsidRPr="00B60D70">
        <w:rPr>
          <w:rFonts w:ascii="TH SarabunPSK" w:eastAsia="TH SarabunPSK" w:hAnsi="TH SarabunPSK" w:cs="TH SarabunPSK" w:hint="cs"/>
        </w:rPr>
        <w:t xml:space="preserve">Employability on Self-Perception Among IT Students: The Effects of Intrinsic Motivation and Academic Performance” ,  </w:t>
      </w:r>
      <w:r w:rsidRPr="00B60D70">
        <w:rPr>
          <w:rFonts w:ascii="TH SarabunPSK" w:eastAsia="TH SarabunPSK" w:hAnsi="TH SarabunPSK" w:cs="TH SarabunPSK" w:hint="cs"/>
          <w:b/>
          <w:bCs/>
        </w:rPr>
        <w:t>The 15</w:t>
      </w:r>
      <w:r w:rsidRPr="00B60D70">
        <w:rPr>
          <w:rFonts w:ascii="TH SarabunPSK" w:eastAsia="TH SarabunPSK" w:hAnsi="TH SarabunPSK" w:cs="TH SarabunPSK" w:hint="cs"/>
          <w:b/>
          <w:bCs/>
          <w:vertAlign w:val="superscript"/>
        </w:rPr>
        <w:t>th</w:t>
      </w:r>
      <w:r w:rsidRPr="00B60D70">
        <w:rPr>
          <w:rFonts w:ascii="TH SarabunPSK" w:eastAsia="TH SarabunPSK" w:hAnsi="TH SarabunPSK" w:cs="TH SarabunPSK" w:hint="cs"/>
          <w:b/>
          <w:bCs/>
        </w:rPr>
        <w:t xml:space="preserve"> Asian Conference on Education 2023</w:t>
      </w:r>
      <w:r w:rsidRPr="00B60D70">
        <w:rPr>
          <w:rFonts w:ascii="TH SarabunPSK" w:eastAsia="TH SarabunPSK" w:hAnsi="TH SarabunPSK" w:cs="TH SarabunPSK" w:hint="cs"/>
        </w:rPr>
        <w:t>, 22-25 November 2023, Held in Tokyo &amp; Online, , pp. 2111-2120.</w:t>
      </w:r>
    </w:p>
    <w:p w14:paraId="31F01A46" w14:textId="6F16E148" w:rsidR="00DC7450" w:rsidRPr="00B60D70" w:rsidRDefault="00DC7450" w:rsidP="00FF7D50">
      <w:pPr>
        <w:pStyle w:val="af9"/>
        <w:numPr>
          <w:ilvl w:val="2"/>
          <w:numId w:val="120"/>
        </w:numPr>
        <w:spacing w:after="240"/>
        <w:ind w:left="1134" w:hanging="357"/>
        <w:contextualSpacing w:val="0"/>
        <w:rPr>
          <w:rFonts w:ascii="TH SarabunPSK" w:hAnsi="TH SarabunPSK" w:cs="TH SarabunPSK"/>
        </w:rPr>
      </w:pPr>
      <w:r w:rsidRPr="00B60D70">
        <w:rPr>
          <w:rFonts w:ascii="TH SarabunPSK" w:eastAsia="TH SarabunPSK" w:hAnsi="TH SarabunPSK" w:cs="TH SarabunPSK" w:hint="cs"/>
        </w:rPr>
        <w:t>Maprasom,</w:t>
      </w:r>
      <w:r w:rsidR="00236F88" w:rsidRPr="00B60D70">
        <w:rPr>
          <w:rFonts w:ascii="TH SarabunPSK" w:eastAsia="TH SarabunPSK" w:hAnsi="TH SarabunPSK" w:cs="TH SarabunPSK"/>
        </w:rPr>
        <w:t xml:space="preserve"> </w:t>
      </w:r>
      <w:r w:rsidRPr="00B60D70">
        <w:rPr>
          <w:rFonts w:ascii="TH SarabunPSK" w:eastAsia="TH SarabunPSK" w:hAnsi="TH SarabunPSK" w:cs="TH SarabunPSK" w:hint="cs"/>
        </w:rPr>
        <w:t>W.</w:t>
      </w:r>
      <w:r w:rsidR="00236F88" w:rsidRPr="00B60D70">
        <w:rPr>
          <w:rFonts w:ascii="TH SarabunPSK" w:eastAsia="TH SarabunPSK" w:hAnsi="TH SarabunPSK" w:cs="TH SarabunPSK"/>
        </w:rPr>
        <w:t>,</w:t>
      </w:r>
      <w:r w:rsidRPr="00B60D70">
        <w:rPr>
          <w:rFonts w:ascii="TH SarabunPSK" w:eastAsia="Angsana New" w:hAnsi="TH SarabunPSK" w:cs="TH SarabunPSK" w:hint="cs"/>
        </w:rPr>
        <w:t xml:space="preserve"> </w:t>
      </w:r>
      <w:r w:rsidRPr="00B60D70">
        <w:rPr>
          <w:rFonts w:ascii="TH SarabunPSK" w:eastAsia="TH SarabunPSK" w:hAnsi="TH SarabunPSK" w:cs="TH SarabunPSK" w:hint="cs"/>
        </w:rPr>
        <w:t>Suksakulchai,</w:t>
      </w:r>
      <w:r w:rsidR="00236F88" w:rsidRPr="00B60D70">
        <w:rPr>
          <w:rFonts w:ascii="TH SarabunPSK" w:eastAsia="TH SarabunPSK" w:hAnsi="TH SarabunPSK" w:cs="TH SarabunPSK"/>
        </w:rPr>
        <w:t xml:space="preserve"> </w:t>
      </w:r>
      <w:r w:rsidRPr="00B60D70">
        <w:rPr>
          <w:rFonts w:ascii="TH SarabunPSK" w:eastAsia="TH SarabunPSK" w:hAnsi="TH SarabunPSK" w:cs="TH SarabunPSK" w:hint="cs"/>
        </w:rPr>
        <w:t>S., and Wongdee,</w:t>
      </w:r>
      <w:r w:rsidR="00236F88" w:rsidRPr="00B60D70">
        <w:rPr>
          <w:rFonts w:ascii="TH SarabunPSK" w:eastAsia="TH SarabunPSK" w:hAnsi="TH SarabunPSK" w:cs="TH SarabunPSK"/>
        </w:rPr>
        <w:t xml:space="preserve"> </w:t>
      </w:r>
      <w:r w:rsidRPr="00B60D70">
        <w:rPr>
          <w:rFonts w:ascii="TH SarabunPSK" w:eastAsia="TH SarabunPSK" w:hAnsi="TH SarabunPSK" w:cs="TH SarabunPSK" w:hint="cs"/>
        </w:rPr>
        <w:t>P., 2024,“</w:t>
      </w:r>
      <w:r w:rsidRPr="00B60D70">
        <w:rPr>
          <w:rFonts w:ascii="TH SarabunPSK" w:eastAsia="TH SarabunPSK" w:hAnsi="TH SarabunPSK" w:cs="TH SarabunPSK" w:hint="cs"/>
          <w:b/>
          <w:bCs/>
        </w:rPr>
        <w:t xml:space="preserve"> </w:t>
      </w:r>
      <w:r w:rsidRPr="00B60D70">
        <w:rPr>
          <w:rFonts w:ascii="TH SarabunPSK" w:eastAsia="TH SarabunPSK" w:hAnsi="TH SarabunPSK" w:cs="TH SarabunPSK" w:hint="cs"/>
        </w:rPr>
        <w:t xml:space="preserve">The Relationship between Mastery and Performance goals, Extrinsic motivation, and Self-Perceived Employability: A Case Study of IT Students at Rajamangala University of Technology” ,  </w:t>
      </w:r>
      <w:r w:rsidRPr="00B60D70">
        <w:rPr>
          <w:rFonts w:ascii="TH SarabunPSK" w:eastAsia="TH SarabunPSK" w:hAnsi="TH SarabunPSK" w:cs="TH SarabunPSK" w:hint="cs"/>
          <w:b/>
          <w:bCs/>
        </w:rPr>
        <w:t>International conference on Learning Innovation in Science and Technology (ICLIST2024)</w:t>
      </w:r>
      <w:r w:rsidRPr="00B60D70">
        <w:rPr>
          <w:rFonts w:ascii="TH SarabunPSK" w:eastAsia="TH SarabunPSK" w:hAnsi="TH SarabunPSK" w:cs="TH SarabunPSK" w:hint="cs"/>
        </w:rPr>
        <w:t>, 21-23  March 2024, Pattaya, Thailand, and Online.</w:t>
      </w:r>
    </w:p>
    <w:p w14:paraId="3DAFEA41" w14:textId="77777777" w:rsidR="008C3A01" w:rsidRPr="00B60D70" w:rsidRDefault="008C3A01" w:rsidP="008C3A01">
      <w:pPr>
        <w:pStyle w:val="af9"/>
        <w:ind w:left="1134"/>
        <w:rPr>
          <w:rFonts w:ascii="TH SarabunPSK" w:hAnsi="TH SarabunPSK" w:cs="TH SarabunPSK"/>
        </w:rPr>
      </w:pPr>
    </w:p>
    <w:p w14:paraId="632CC5F8" w14:textId="77777777" w:rsidR="00DC7450" w:rsidRPr="00B60D70" w:rsidRDefault="00DC7450" w:rsidP="00FF7D50">
      <w:pPr>
        <w:pStyle w:val="af9"/>
        <w:numPr>
          <w:ilvl w:val="1"/>
          <w:numId w:val="134"/>
        </w:numPr>
        <w:ind w:left="851" w:right="26"/>
        <w:jc w:val="left"/>
        <w:rPr>
          <w:rFonts w:ascii="TH SarabunPSK" w:eastAsia="TH SarabunPSK" w:hAnsi="TH SarabunPSK" w:cs="TH SarabunPSK"/>
        </w:rPr>
      </w:pPr>
      <w:r w:rsidRPr="00B60D70">
        <w:rPr>
          <w:rFonts w:ascii="TH SarabunPSK" w:eastAsia="TH SarabunPSK" w:hAnsi="TH SarabunPSK" w:cs="TH SarabunPSK" w:hint="cs"/>
        </w:rPr>
        <w:t>National Conference (</w:t>
      </w:r>
      <w:r w:rsidRPr="00B60D70">
        <w:rPr>
          <w:rFonts w:ascii="TH SarabunPSK" w:eastAsia="TH SarabunPSK" w:hAnsi="TH SarabunPSK" w:cs="TH SarabunPSK" w:hint="cs"/>
          <w:cs/>
        </w:rPr>
        <w:t xml:space="preserve">ค่าน้ำหนัก </w:t>
      </w:r>
      <w:r w:rsidRPr="00B60D70">
        <w:rPr>
          <w:rFonts w:ascii="TH SarabunPSK" w:eastAsia="TH SarabunPSK" w:hAnsi="TH SarabunPSK" w:cs="TH SarabunPSK" w:hint="cs"/>
        </w:rPr>
        <w:t>0.2)</w:t>
      </w:r>
    </w:p>
    <w:p w14:paraId="47B3B36E" w14:textId="77777777" w:rsidR="00DC7450" w:rsidRPr="00B60D70" w:rsidRDefault="00DC7450" w:rsidP="00FF7D50">
      <w:pPr>
        <w:pStyle w:val="af9"/>
        <w:numPr>
          <w:ilvl w:val="0"/>
          <w:numId w:val="114"/>
        </w:numPr>
        <w:ind w:left="1134" w:right="4"/>
        <w:jc w:val="left"/>
        <w:rPr>
          <w:rFonts w:ascii="TH SarabunPSK" w:hAnsi="TH SarabunPSK" w:cs="TH SarabunPSK"/>
        </w:rPr>
      </w:pPr>
      <w:r w:rsidRPr="00B60D70">
        <w:rPr>
          <w:rFonts w:ascii="TH SarabunPSK" w:eastAsia="TH SarabunPSK" w:hAnsi="TH SarabunPSK" w:cs="TH SarabunPSK" w:hint="cs"/>
          <w:lang w:val="th"/>
        </w:rPr>
        <w:t>ชานิตา โฮ่คา, ปกรณ์ สุปินานนท์ และ ประภัสสร วงษ์ดี, 2564, “การออกแบบหลักสูตรที่เน้นผลลัพธ์การเรียนรู้ภายใต้โครงการบัณฑิตพันธุ์ใหม่เพื่อส่งเสริมสมรรถนะ</w:t>
      </w:r>
      <w:r w:rsidRPr="00B60D70">
        <w:rPr>
          <w:rFonts w:ascii="TH SarabunPSK" w:eastAsia="TH SarabunPSK" w:hAnsi="TH SarabunPSK" w:cs="TH SarabunPSK" w:hint="cs"/>
          <w:cs/>
          <w:lang w:val="th"/>
        </w:rPr>
        <w:t>ด้าน</w:t>
      </w:r>
      <w:r w:rsidRPr="00B60D70">
        <w:rPr>
          <w:rFonts w:ascii="TH SarabunPSK" w:eastAsia="TH SarabunPSK" w:hAnsi="TH SarabunPSK" w:cs="TH SarabunPSK" w:hint="cs"/>
          <w:lang w:val="th"/>
        </w:rPr>
        <w:t xml:space="preserve">การโค้ช”, </w:t>
      </w:r>
      <w:r w:rsidRPr="00B60D70">
        <w:rPr>
          <w:rFonts w:ascii="TH SarabunPSK" w:eastAsia="TH SarabunPSK" w:hAnsi="TH SarabunPSK" w:cs="TH SarabunPSK" w:hint="cs"/>
          <w:b/>
          <w:bCs/>
          <w:lang w:val="th"/>
        </w:rPr>
        <w:t>การประชุมวิชาการระดับชาติทางการศึกษา ครั้งที่ 11 แบบออนไลน์</w:t>
      </w:r>
      <w:r w:rsidRPr="00B60D70">
        <w:rPr>
          <w:rFonts w:ascii="TH SarabunPSK" w:eastAsia="TH SarabunPSK" w:hAnsi="TH SarabunPSK" w:cs="TH SarabunPSK" w:hint="cs"/>
          <w:b/>
          <w:bCs/>
          <w:cs/>
          <w:lang w:val="th"/>
        </w:rPr>
        <w:t xml:space="preserve"> </w:t>
      </w:r>
      <w:r w:rsidRPr="00B60D70">
        <w:rPr>
          <w:rFonts w:ascii="TH SarabunPSK" w:eastAsia="TH SarabunPSK" w:hAnsi="TH SarabunPSK" w:cs="TH SarabunPSK" w:hint="cs"/>
          <w:b/>
          <w:bCs/>
          <w:lang w:val="th"/>
        </w:rPr>
        <w:t xml:space="preserve">“การพัฒนาประสบการณ์การเรียนรู้ในชีวิตจริง: ก้าวข้ามความท้าทายสู่การเรียนรู้วิถีใหม่”, วันที่ 11 มิถุนายน 2564, </w:t>
      </w:r>
      <w:r w:rsidRPr="00B60D70">
        <w:rPr>
          <w:rFonts w:ascii="TH SarabunPSK" w:eastAsia="TH SarabunPSK" w:hAnsi="TH SarabunPSK" w:cs="TH SarabunPSK" w:hint="cs"/>
          <w:lang w:val="th"/>
        </w:rPr>
        <w:t>คณะครุศาสตร์อุตสาหกรรมและเทคโนโลยี สถาบันเทคโนโลยี</w:t>
      </w:r>
      <w:r w:rsidRPr="00B60D70">
        <w:rPr>
          <w:rFonts w:ascii="TH SarabunPSK" w:eastAsia="TH SarabunPSK" w:hAnsi="TH SarabunPSK" w:cs="TH SarabunPSK" w:hint="cs"/>
          <w:cs/>
          <w:lang w:val="th"/>
        </w:rPr>
        <w:t xml:space="preserve"> </w:t>
      </w:r>
      <w:r w:rsidRPr="00B60D70">
        <w:rPr>
          <w:rFonts w:ascii="TH SarabunPSK" w:eastAsia="TH SarabunPSK" w:hAnsi="TH SarabunPSK" w:cs="TH SarabunPSK" w:hint="cs"/>
          <w:lang w:val="th"/>
        </w:rPr>
        <w:t>พระจอมเกล้าเจ้าคุณทหารลาดกระบัง</w:t>
      </w:r>
      <w:r w:rsidRPr="00B60D70">
        <w:rPr>
          <w:rFonts w:ascii="TH SarabunPSK" w:eastAsia="TH SarabunPSK" w:hAnsi="TH SarabunPSK" w:cs="TH SarabunPSK" w:hint="cs"/>
          <w:b/>
          <w:bCs/>
          <w:lang w:val="th"/>
        </w:rPr>
        <w:t xml:space="preserve"> </w:t>
      </w:r>
      <w:r w:rsidRPr="00B60D70">
        <w:rPr>
          <w:rFonts w:ascii="TH SarabunPSK" w:eastAsia="TH SarabunPSK" w:hAnsi="TH SarabunPSK" w:cs="TH SarabunPSK" w:hint="cs"/>
          <w:lang w:val="th"/>
        </w:rPr>
        <w:t>สภาคณบดี คณะครุศาสตร์/ศึกษาศาสตร์แห่งประเทศ</w:t>
      </w:r>
      <w:r w:rsidRPr="00B60D70">
        <w:rPr>
          <w:rFonts w:ascii="TH SarabunPSK" w:eastAsia="TH SarabunPSK" w:hAnsi="TH SarabunPSK" w:cs="TH SarabunPSK" w:hint="cs"/>
          <w:cs/>
          <w:lang w:val="th"/>
        </w:rPr>
        <w:t xml:space="preserve"> </w:t>
      </w:r>
      <w:r w:rsidRPr="00B60D70">
        <w:rPr>
          <w:rFonts w:ascii="TH SarabunPSK" w:eastAsia="TH SarabunPSK" w:hAnsi="TH SarabunPSK" w:cs="TH SarabunPSK" w:hint="cs"/>
          <w:lang w:val="th"/>
        </w:rPr>
        <w:t>ไทย และที่ประชุม 25 คณบดี คณะครุศาสตร์/ศึกษาศาสตร์แห่งประเทศไทย, หน้า 52-60.</w:t>
      </w:r>
    </w:p>
    <w:p w14:paraId="738E9A09" w14:textId="77777777" w:rsidR="0049138F" w:rsidRPr="00B60D70" w:rsidRDefault="0049138F" w:rsidP="0049138F">
      <w:pPr>
        <w:ind w:left="774" w:right="4"/>
        <w:jc w:val="left"/>
        <w:rPr>
          <w:rFonts w:ascii="TH SarabunPSK" w:hAnsi="TH SarabunPSK" w:cs="TH SarabunPSK"/>
        </w:rPr>
      </w:pPr>
    </w:p>
    <w:p w14:paraId="53F751DC" w14:textId="77777777" w:rsidR="00DC7450" w:rsidRPr="00B60D70" w:rsidRDefault="00DC7450" w:rsidP="00877373">
      <w:pPr>
        <w:ind w:right="26"/>
        <w:jc w:val="left"/>
        <w:rPr>
          <w:rFonts w:ascii="TH SarabunPSK" w:eastAsia="TH SarabunPSK" w:hAnsi="TH SarabunPSK" w:cs="TH SarabunPSK"/>
        </w:rPr>
      </w:pPr>
      <w:r w:rsidRPr="00B60D70">
        <w:rPr>
          <w:rFonts w:ascii="TH SarabunPSK" w:eastAsia="TH SarabunPSK" w:hAnsi="TH SarabunPSK" w:cs="TH SarabunPSK" w:hint="cs"/>
          <w:cs/>
        </w:rPr>
        <w:t xml:space="preserve">   </w:t>
      </w:r>
      <w:r w:rsidRPr="00B60D70">
        <w:rPr>
          <w:rFonts w:ascii="TH SarabunPSK" w:eastAsia="TH SarabunPSK" w:hAnsi="TH SarabunPSK" w:cs="TH SarabunPSK" w:hint="cs"/>
          <w:u w:val="single"/>
          <w:cs/>
        </w:rPr>
        <w:t>กลุ่ม 3</w:t>
      </w:r>
      <w:r w:rsidRPr="00B60D70">
        <w:rPr>
          <w:rFonts w:ascii="TH SarabunPSK" w:eastAsia="TH SarabunPSK" w:hAnsi="TH SarabunPSK" w:cs="TH SarabunPSK" w:hint="cs"/>
          <w:cs/>
        </w:rPr>
        <w:t xml:space="preserve"> ผลงานวิชาการรับใช้สังคม</w:t>
      </w:r>
    </w:p>
    <w:p w14:paraId="520C4906" w14:textId="77777777" w:rsidR="00DC7450" w:rsidRPr="00B60D70" w:rsidRDefault="00DC7450" w:rsidP="00FF7D50">
      <w:pPr>
        <w:pStyle w:val="af9"/>
        <w:numPr>
          <w:ilvl w:val="1"/>
          <w:numId w:val="115"/>
        </w:numPr>
        <w:ind w:left="851" w:right="26"/>
        <w:jc w:val="left"/>
        <w:rPr>
          <w:rFonts w:ascii="TH SarabunPSK" w:eastAsia="TH SarabunPSK" w:hAnsi="TH SarabunPSK" w:cs="TH SarabunPSK"/>
          <w:lang w:val="th"/>
        </w:rPr>
      </w:pPr>
      <w:r w:rsidRPr="00B60D70">
        <w:rPr>
          <w:rFonts w:ascii="TH SarabunPSK" w:eastAsia="TH SarabunPSK" w:hAnsi="TH SarabunPSK" w:cs="TH SarabunPSK" w:hint="cs"/>
          <w:lang w:val="th"/>
        </w:rPr>
        <w:t>วิทยากรจัดอบรมจำนวน 74 ครั้ง ให้กับอาจารย์ในสถาบันอุดมศึกษา ครูในโรงเรียน บุคลากรทางการศึกษาในหมวดหัวข้อ ต่อไปนี้</w:t>
      </w:r>
    </w:p>
    <w:p w14:paraId="3C5A5ECB" w14:textId="77777777" w:rsidR="00DC7450" w:rsidRPr="00B60D70" w:rsidRDefault="00DC7450" w:rsidP="00FF7D50">
      <w:pPr>
        <w:pStyle w:val="af9"/>
        <w:numPr>
          <w:ilvl w:val="0"/>
          <w:numId w:val="121"/>
        </w:numPr>
        <w:ind w:left="1276" w:right="26" w:hanging="425"/>
        <w:jc w:val="left"/>
        <w:rPr>
          <w:rFonts w:ascii="TH SarabunPSK" w:hAnsi="TH SarabunPSK" w:cs="TH SarabunPSK"/>
        </w:rPr>
      </w:pPr>
      <w:r w:rsidRPr="00B60D70">
        <w:rPr>
          <w:rFonts w:ascii="TH SarabunPSK" w:eastAsia="TH SarabunPSK" w:hAnsi="TH SarabunPSK" w:cs="TH SarabunPSK" w:hint="cs"/>
          <w:lang w:val="th"/>
        </w:rPr>
        <w:t>การประเมินการเรียนการสอนแบบโมดูลเพื่อให้ตอบโจทย์กับผลลัพธ์การเรียนรู้ของ</w:t>
      </w:r>
      <w:r w:rsidRPr="00B60D70">
        <w:rPr>
          <w:rFonts w:ascii="TH SarabunPSK" w:eastAsia="TH SarabunPSK" w:hAnsi="TH SarabunPSK" w:cs="TH SarabunPSK" w:hint="cs"/>
          <w:cs/>
          <w:lang w:val="th"/>
        </w:rPr>
        <w:t>หลักสูตร</w:t>
      </w:r>
      <w:r w:rsidRPr="00B60D70">
        <w:rPr>
          <w:rFonts w:ascii="TH SarabunPSK" w:eastAsia="TH SarabunPSK" w:hAnsi="TH SarabunPSK" w:cs="TH SarabunPSK" w:hint="cs"/>
          <w:lang w:val="th"/>
        </w:rPr>
        <w:t xml:space="preserve"> </w:t>
      </w:r>
    </w:p>
    <w:p w14:paraId="71F375FF" w14:textId="77777777" w:rsidR="00DC7450" w:rsidRPr="00B60D70" w:rsidRDefault="00DC7450" w:rsidP="00FF7D50">
      <w:pPr>
        <w:pStyle w:val="af9"/>
        <w:numPr>
          <w:ilvl w:val="0"/>
          <w:numId w:val="121"/>
        </w:numPr>
        <w:ind w:left="1276" w:right="26" w:hanging="425"/>
        <w:jc w:val="left"/>
        <w:rPr>
          <w:rFonts w:ascii="TH SarabunPSK" w:hAnsi="TH SarabunPSK" w:cs="TH SarabunPSK"/>
        </w:rPr>
      </w:pPr>
      <w:r w:rsidRPr="00B60D70">
        <w:rPr>
          <w:rFonts w:ascii="TH SarabunPSK" w:eastAsia="TH SarabunPSK" w:hAnsi="TH SarabunPSK" w:cs="TH SarabunPSK" w:hint="cs"/>
          <w:lang w:val="th"/>
        </w:rPr>
        <w:t>การวิจัยเพื่อพัฒนาการเรียนรู้ในชั้นเรียน</w:t>
      </w:r>
    </w:p>
    <w:p w14:paraId="2402B931" w14:textId="77777777" w:rsidR="00DC7450" w:rsidRPr="00B60D70" w:rsidRDefault="00DC7450" w:rsidP="00FF7D50">
      <w:pPr>
        <w:pStyle w:val="af9"/>
        <w:numPr>
          <w:ilvl w:val="0"/>
          <w:numId w:val="121"/>
        </w:numPr>
        <w:ind w:left="1276" w:right="26" w:hanging="425"/>
        <w:jc w:val="left"/>
        <w:rPr>
          <w:rFonts w:ascii="TH SarabunPSK" w:hAnsi="TH SarabunPSK" w:cs="TH SarabunPSK"/>
        </w:rPr>
      </w:pPr>
      <w:r w:rsidRPr="00B60D70">
        <w:rPr>
          <w:rFonts w:ascii="TH SarabunPSK" w:eastAsia="TH SarabunPSK" w:hAnsi="TH SarabunPSK" w:cs="TH SarabunPSK" w:hint="cs"/>
          <w:lang w:val="th"/>
        </w:rPr>
        <w:t>การจัดกระบวนการเรียนรู้แบบ OBEM (Outcome Based Education Module)</w:t>
      </w:r>
    </w:p>
    <w:p w14:paraId="17874287" w14:textId="77777777" w:rsidR="00DC7450" w:rsidRPr="00B60D70" w:rsidRDefault="00DC7450" w:rsidP="00FF7D50">
      <w:pPr>
        <w:pStyle w:val="af9"/>
        <w:numPr>
          <w:ilvl w:val="0"/>
          <w:numId w:val="121"/>
        </w:numPr>
        <w:ind w:left="1276" w:right="26" w:hanging="425"/>
        <w:jc w:val="left"/>
        <w:rPr>
          <w:rFonts w:ascii="TH SarabunPSK" w:hAnsi="TH SarabunPSK" w:cs="TH SarabunPSK"/>
        </w:rPr>
      </w:pPr>
      <w:r w:rsidRPr="00B60D70">
        <w:rPr>
          <w:rFonts w:ascii="TH SarabunPSK" w:eastAsia="TH SarabunPSK" w:hAnsi="TH SarabunPSK" w:cs="TH SarabunPSK" w:hint="cs"/>
          <w:lang w:val="th"/>
        </w:rPr>
        <w:t>ทักษะการโค้ช สำหรับครู  เช่น 1) การฟังเชิงลึก 2) การตั้งคำถามทรงพลัง 3) การให้ข้อมูลสะท้อนกลับ 4) สร้างลูกศิษย์ให้รัก และ เห็นคุณค่าตัวเองอย่างไร...เพื่อให้มีคุณภาพชีวิตที่ดี</w:t>
      </w:r>
    </w:p>
    <w:p w14:paraId="3B0FF196" w14:textId="77777777" w:rsidR="00DC7450" w:rsidRPr="00B60D70" w:rsidRDefault="00DC7450" w:rsidP="00FF7D50">
      <w:pPr>
        <w:pStyle w:val="af9"/>
        <w:numPr>
          <w:ilvl w:val="0"/>
          <w:numId w:val="121"/>
        </w:numPr>
        <w:ind w:left="1276" w:right="26" w:hanging="425"/>
        <w:jc w:val="left"/>
        <w:rPr>
          <w:rFonts w:ascii="TH SarabunPSK" w:hAnsi="TH SarabunPSK" w:cs="TH SarabunPSK"/>
        </w:rPr>
      </w:pPr>
      <w:r w:rsidRPr="00B60D70">
        <w:rPr>
          <w:rFonts w:ascii="TH SarabunPSK" w:eastAsia="TH SarabunPSK" w:hAnsi="TH SarabunPSK" w:cs="TH SarabunPSK" w:hint="cs"/>
          <w:lang w:val="th"/>
        </w:rPr>
        <w:t>การออกแบบหลักสูตรบนฐานสมรรถนะ และ หลักสูตรที่เน้นผลลัพธ์การเรียนรู้</w:t>
      </w:r>
    </w:p>
    <w:p w14:paraId="6DB3D856" w14:textId="77777777" w:rsidR="00DC7450" w:rsidRPr="00B60D70" w:rsidRDefault="00DC7450" w:rsidP="00FF7D50">
      <w:pPr>
        <w:pStyle w:val="af9"/>
        <w:numPr>
          <w:ilvl w:val="0"/>
          <w:numId w:val="121"/>
        </w:numPr>
        <w:ind w:left="1276" w:right="26" w:hanging="425"/>
        <w:jc w:val="left"/>
        <w:rPr>
          <w:rFonts w:ascii="TH SarabunPSK" w:hAnsi="TH SarabunPSK" w:cs="TH SarabunPSK"/>
        </w:rPr>
      </w:pPr>
      <w:r w:rsidRPr="00B60D70">
        <w:rPr>
          <w:rFonts w:ascii="TH SarabunPSK" w:eastAsia="TH SarabunPSK" w:hAnsi="TH SarabunPSK" w:cs="TH SarabunPSK" w:hint="cs"/>
          <w:lang w:val="th"/>
        </w:rPr>
        <w:lastRenderedPageBreak/>
        <w:t>การสร้างเครื่องมือวัดการวินิจฉัยโรงเรียน และการประเมินตนเอง(SAR) ภายใต้เกณฑ์โรงเรียนคุณธรรม</w:t>
      </w:r>
    </w:p>
    <w:p w14:paraId="277F5B12" w14:textId="77777777" w:rsidR="00DC7450" w:rsidRPr="00B60D70" w:rsidRDefault="00DC7450" w:rsidP="00FF7D50">
      <w:pPr>
        <w:pStyle w:val="af9"/>
        <w:numPr>
          <w:ilvl w:val="0"/>
          <w:numId w:val="121"/>
        </w:numPr>
        <w:ind w:left="1276" w:right="26" w:hanging="425"/>
        <w:jc w:val="left"/>
        <w:rPr>
          <w:rFonts w:ascii="TH SarabunPSK" w:hAnsi="TH SarabunPSK" w:cs="TH SarabunPSK"/>
        </w:rPr>
      </w:pPr>
      <w:r w:rsidRPr="00B60D70">
        <w:rPr>
          <w:rFonts w:ascii="TH SarabunPSK" w:eastAsia="TH SarabunPSK" w:hAnsi="TH SarabunPSK" w:cs="TH SarabunPSK" w:hint="cs"/>
          <w:lang w:val="th"/>
        </w:rPr>
        <w:t>วัดผลและจัดสอบอย่างไรในยุคโควิด</w:t>
      </w:r>
    </w:p>
    <w:p w14:paraId="5BD596E2" w14:textId="77777777" w:rsidR="00DC7450" w:rsidRPr="00B60D70" w:rsidRDefault="00DC7450" w:rsidP="00FF7D50">
      <w:pPr>
        <w:pStyle w:val="af9"/>
        <w:numPr>
          <w:ilvl w:val="0"/>
          <w:numId w:val="121"/>
        </w:numPr>
        <w:ind w:left="1276" w:right="26" w:hanging="425"/>
        <w:jc w:val="left"/>
        <w:rPr>
          <w:rFonts w:ascii="TH SarabunPSK" w:hAnsi="TH SarabunPSK" w:cs="TH SarabunPSK"/>
        </w:rPr>
      </w:pPr>
      <w:r w:rsidRPr="00B60D70">
        <w:rPr>
          <w:rFonts w:ascii="TH SarabunPSK" w:eastAsia="TH SarabunPSK" w:hAnsi="TH SarabunPSK" w:cs="TH SarabunPSK" w:hint="cs"/>
          <w:lang w:val="th"/>
        </w:rPr>
        <w:t>การออกแบบกิจกรรมการประยุกต์ใช้การโค้ช เพื่อวัดประเมินผลและขับเคลื่อนโรงเรียน</w:t>
      </w:r>
      <w:r w:rsidRPr="00B60D70">
        <w:rPr>
          <w:rFonts w:ascii="TH SarabunPSK" w:eastAsia="TH SarabunPSK" w:hAnsi="TH SarabunPSK" w:cs="TH SarabunPSK" w:hint="cs"/>
          <w:cs/>
          <w:lang w:val="th"/>
        </w:rPr>
        <w:t xml:space="preserve"> </w:t>
      </w:r>
      <w:r w:rsidRPr="00B60D70">
        <w:rPr>
          <w:rFonts w:ascii="TH SarabunPSK" w:eastAsia="TH SarabunPSK" w:hAnsi="TH SarabunPSK" w:cs="TH SarabunPSK" w:hint="cs"/>
          <w:lang w:val="th"/>
        </w:rPr>
        <w:t>คุณธรรม</w:t>
      </w:r>
    </w:p>
    <w:p w14:paraId="2C0A31AC" w14:textId="77777777" w:rsidR="00DC7450" w:rsidRPr="00B60D70" w:rsidRDefault="00DC7450" w:rsidP="00FF7D50">
      <w:pPr>
        <w:pStyle w:val="af9"/>
        <w:numPr>
          <w:ilvl w:val="0"/>
          <w:numId w:val="121"/>
        </w:numPr>
        <w:ind w:left="1276" w:right="26" w:hanging="425"/>
        <w:jc w:val="left"/>
        <w:rPr>
          <w:rFonts w:ascii="TH SarabunPSK" w:hAnsi="TH SarabunPSK" w:cs="TH SarabunPSK"/>
        </w:rPr>
      </w:pPr>
      <w:r w:rsidRPr="00B60D70">
        <w:rPr>
          <w:rFonts w:ascii="TH SarabunPSK" w:eastAsia="TH SarabunPSK" w:hAnsi="TH SarabunPSK" w:cs="TH SarabunPSK" w:hint="cs"/>
          <w:lang w:val="th"/>
        </w:rPr>
        <w:t>แนวทางการเป็นโค้ชสำหรับการเรียนรู้เพื่อการเปลี่ยนแปลง</w:t>
      </w:r>
    </w:p>
    <w:p w14:paraId="1E205799" w14:textId="77777777" w:rsidR="00DC7450" w:rsidRPr="00B60D70" w:rsidRDefault="00DC7450" w:rsidP="00FF7D50">
      <w:pPr>
        <w:pStyle w:val="af9"/>
        <w:numPr>
          <w:ilvl w:val="0"/>
          <w:numId w:val="121"/>
        </w:numPr>
        <w:ind w:left="1276" w:right="26" w:hanging="425"/>
        <w:jc w:val="left"/>
        <w:rPr>
          <w:rFonts w:ascii="TH SarabunPSK" w:hAnsi="TH SarabunPSK" w:cs="TH SarabunPSK"/>
        </w:rPr>
      </w:pPr>
      <w:r w:rsidRPr="00B60D70">
        <w:rPr>
          <w:rFonts w:ascii="TH SarabunPSK" w:eastAsia="TH SarabunPSK" w:hAnsi="TH SarabunPSK" w:cs="TH SarabunPSK" w:hint="cs"/>
          <w:lang w:val="th"/>
        </w:rPr>
        <w:t>วิทยากรออนไลน์ให้กับคุรุสภา ด้านการวัดประเมินผลการเรียนรู้ เพื่อใช้อบรมให้ความรู้</w:t>
      </w:r>
      <w:r w:rsidRPr="00B60D70">
        <w:rPr>
          <w:rFonts w:ascii="TH SarabunPSK" w:eastAsia="TH SarabunPSK" w:hAnsi="TH SarabunPSK" w:cs="TH SarabunPSK" w:hint="cs"/>
          <w:cs/>
          <w:lang w:val="th"/>
        </w:rPr>
        <w:t xml:space="preserve"> </w:t>
      </w:r>
      <w:r w:rsidRPr="00B60D70">
        <w:rPr>
          <w:rFonts w:ascii="TH SarabunPSK" w:eastAsia="TH SarabunPSK" w:hAnsi="TH SarabunPSK" w:cs="TH SarabunPSK" w:hint="cs"/>
          <w:lang w:val="th"/>
        </w:rPr>
        <w:t xml:space="preserve">ครูที่สอนระดับการศึกษาขั้นพื้นฐาน </w:t>
      </w:r>
    </w:p>
    <w:p w14:paraId="59CD4054" w14:textId="77777777" w:rsidR="00DC7450" w:rsidRPr="00B60D70" w:rsidRDefault="00DC7450" w:rsidP="00FF7D50">
      <w:pPr>
        <w:pStyle w:val="af9"/>
        <w:numPr>
          <w:ilvl w:val="0"/>
          <w:numId w:val="121"/>
        </w:numPr>
        <w:ind w:left="1276" w:right="26" w:hanging="425"/>
        <w:jc w:val="left"/>
        <w:rPr>
          <w:rFonts w:ascii="TH SarabunPSK" w:hAnsi="TH SarabunPSK" w:cs="TH SarabunPSK"/>
        </w:rPr>
      </w:pPr>
      <w:r w:rsidRPr="00B60D70">
        <w:rPr>
          <w:rFonts w:ascii="TH SarabunPSK" w:eastAsia="TH SarabunPSK" w:hAnsi="TH SarabunPSK" w:cs="TH SarabunPSK" w:hint="cs"/>
          <w:lang w:val="th"/>
        </w:rPr>
        <w:t>วิทยากรออนไลน์ให้กับสำนักงานคณะกรรมการการอาชีวศึกษา หลักสูตรวินัยและ การดำรงชีวิตตามหลักปรัชญาของเศรษฐกิจพอเพียง</w:t>
      </w:r>
      <w:r w:rsidRPr="00B60D70">
        <w:rPr>
          <w:rFonts w:ascii="TH SarabunPSK" w:hAnsi="TH SarabunPSK" w:cs="TH SarabunPSK" w:hint="cs"/>
          <w:lang w:val="th"/>
        </w:rPr>
        <w:t xml:space="preserve"> </w:t>
      </w:r>
      <w:r w:rsidRPr="00B60D70">
        <w:rPr>
          <w:rFonts w:ascii="TH SarabunPSK" w:eastAsia="TH SarabunPSK" w:hAnsi="TH SarabunPSK" w:cs="TH SarabunPSK" w:hint="cs"/>
          <w:lang w:val="th"/>
        </w:rPr>
        <w:t>ภายใต้โครงการพัฒนาหลักสูตร (Curriculum) เตรียมความพร้อมและพัฒนาอย่างเข้ม ตำแหน่งครูผู้ช่วยในรูปแบบออนไลน์ (e-learning)</w:t>
      </w:r>
    </w:p>
    <w:p w14:paraId="3229B5C0" w14:textId="77777777" w:rsidR="00DC7450" w:rsidRPr="00B60D70" w:rsidRDefault="00DC7450" w:rsidP="00FF7D50">
      <w:pPr>
        <w:pStyle w:val="af9"/>
        <w:numPr>
          <w:ilvl w:val="0"/>
          <w:numId w:val="121"/>
        </w:numPr>
        <w:ind w:left="1276" w:right="26" w:hanging="425"/>
        <w:jc w:val="left"/>
        <w:rPr>
          <w:rFonts w:ascii="TH SarabunPSK" w:hAnsi="TH SarabunPSK" w:cs="TH SarabunPSK"/>
        </w:rPr>
      </w:pPr>
      <w:r w:rsidRPr="00B60D70">
        <w:rPr>
          <w:rFonts w:ascii="TH SarabunPSK" w:eastAsia="TH SarabunPSK" w:hAnsi="TH SarabunPSK" w:cs="TH SarabunPSK" w:hint="cs"/>
          <w:lang w:val="th"/>
        </w:rPr>
        <w:t>วิทยากรออนไลน์ให้กับสำนักงานคณะกรรมการการอาชีวศึกษา หลักสูตรวิจัยเพื่อพัฒนา</w:t>
      </w:r>
      <w:r w:rsidRPr="00B60D70">
        <w:rPr>
          <w:rFonts w:ascii="TH SarabunPSK" w:eastAsia="TH SarabunPSK" w:hAnsi="TH SarabunPSK" w:cs="TH SarabunPSK" w:hint="cs"/>
          <w:cs/>
          <w:lang w:val="th"/>
        </w:rPr>
        <w:t xml:space="preserve"> </w:t>
      </w:r>
      <w:r w:rsidRPr="00B60D70">
        <w:rPr>
          <w:rFonts w:ascii="TH SarabunPSK" w:eastAsia="TH SarabunPSK" w:hAnsi="TH SarabunPSK" w:cs="TH SarabunPSK" w:hint="cs"/>
          <w:lang w:val="th"/>
        </w:rPr>
        <w:t>การเรียนรู้ภายใต้โครงการพัฒนาสมรรถนะครูและบุคลากรอาชีวศึกษาให้มีทักษะใ</w:t>
      </w:r>
      <w:r w:rsidRPr="00B60D70">
        <w:rPr>
          <w:rFonts w:ascii="TH SarabunPSK" w:eastAsia="TH SarabunPSK" w:hAnsi="TH SarabunPSK" w:cs="TH SarabunPSK" w:hint="cs"/>
          <w:cs/>
          <w:lang w:val="th"/>
        </w:rPr>
        <w:t>นศตวรรษ</w:t>
      </w:r>
      <w:r w:rsidRPr="00B60D70">
        <w:rPr>
          <w:rFonts w:ascii="TH SarabunPSK" w:eastAsia="TH SarabunPSK" w:hAnsi="TH SarabunPSK" w:cs="TH SarabunPSK" w:hint="cs"/>
          <w:lang w:val="th"/>
        </w:rPr>
        <w:t xml:space="preserve">ที่ 21  </w:t>
      </w:r>
      <w:r w:rsidRPr="00B60D70">
        <w:rPr>
          <w:rFonts w:ascii="TH SarabunPSK" w:hAnsi="TH SarabunPSK" w:cs="TH SarabunPSK" w:hint="cs"/>
          <w:lang w:val="th"/>
        </w:rPr>
        <w:t xml:space="preserve"> </w:t>
      </w:r>
      <w:r w:rsidRPr="00B60D70">
        <w:rPr>
          <w:rFonts w:ascii="TH SarabunPSK" w:eastAsia="TH SarabunPSK" w:hAnsi="TH SarabunPSK" w:cs="TH SarabunPSK" w:hint="cs"/>
          <w:lang w:val="th"/>
        </w:rPr>
        <w:t xml:space="preserve">  </w:t>
      </w:r>
    </w:p>
    <w:p w14:paraId="052E5B6C" w14:textId="77777777" w:rsidR="00DC7450" w:rsidRPr="00B60D70" w:rsidRDefault="00DC7450" w:rsidP="00FF7D50">
      <w:pPr>
        <w:pStyle w:val="af9"/>
        <w:numPr>
          <w:ilvl w:val="1"/>
          <w:numId w:val="115"/>
        </w:numPr>
        <w:spacing w:after="160"/>
        <w:ind w:left="851"/>
        <w:jc w:val="left"/>
        <w:rPr>
          <w:rFonts w:ascii="TH SarabunPSK" w:eastAsia="TH Sarabun New" w:hAnsi="TH SarabunPSK" w:cs="TH SarabunPSK"/>
          <w:lang w:val="th"/>
        </w:rPr>
      </w:pPr>
      <w:r w:rsidRPr="00B60D70">
        <w:rPr>
          <w:rFonts w:ascii="TH SarabunPSK" w:eastAsia="TH Sarabun New" w:hAnsi="TH SarabunPSK" w:cs="TH SarabunPSK" w:hint="cs"/>
          <w:lang w:val="th"/>
        </w:rPr>
        <w:t>เป็นอาจารย์นิเทศก์สำหรับอาจารย์บรรจุใหม่ ที่เข้าร่วมโครงการพัฒนาพนักงานใหม่สายวิชาการ ด้านการเรียนการสอน (Beginner)  โดยมีบทบาทหน้าที่ ในการสังเกตการจัดการเรียนรู้ของอาจารย์  เป็นโค้ชถามคำถามชวนคิด ให้อาจารย์ใหม่ประเมินพฤติกรรมตนเอง และ หาแนวทางที่ตนเองถนัด ร่วมกับการให้คำแนะนำเพิ่มเติม เพื่อให้อาจารย์ใหม่มีคุณสมบัติของการเป็น Beginner   เป็นอาจารย์ที่บรรจุใหม่ สังกัดคณะครุศาสตร์อุตสาหกรรมและเทคโนโลยี 2 คน, คณะวิทยาศาสตร์ 1 คน, คณะศิลปศาสตร์ 2 คน รวมจำนวน 5 คน</w:t>
      </w:r>
    </w:p>
    <w:p w14:paraId="5E75FB73" w14:textId="77777777" w:rsidR="00DC7450" w:rsidRPr="00B60D70" w:rsidRDefault="00DC7450" w:rsidP="00FF7D50">
      <w:pPr>
        <w:pStyle w:val="af9"/>
        <w:numPr>
          <w:ilvl w:val="1"/>
          <w:numId w:val="115"/>
        </w:numPr>
        <w:spacing w:after="160"/>
        <w:ind w:left="851"/>
        <w:jc w:val="left"/>
        <w:rPr>
          <w:rFonts w:ascii="TH SarabunPSK" w:eastAsia="TH Sarabun New" w:hAnsi="TH SarabunPSK" w:cs="TH SarabunPSK"/>
          <w:lang w:val="th"/>
        </w:rPr>
      </w:pPr>
      <w:r w:rsidRPr="00B60D70">
        <w:rPr>
          <w:rFonts w:ascii="TH SarabunPSK" w:eastAsia="TH Sarabun New" w:hAnsi="TH SarabunPSK" w:cs="TH SarabunPSK" w:hint="cs"/>
          <w:lang w:val="th"/>
        </w:rPr>
        <w:t xml:space="preserve">เป็นกรรมการกลั่นกรองหลักสูตร ของมหาวิทยาลัยเทคโนโลยีพระจอมเกล้าธนบุรี </w:t>
      </w:r>
      <w:r w:rsidRPr="00B60D70">
        <w:rPr>
          <w:rFonts w:ascii="TH SarabunPSK" w:eastAsia="TH SarabunPSK" w:hAnsi="TH SarabunPSK" w:cs="TH SarabunPSK" w:hint="cs"/>
          <w:lang w:val="th"/>
        </w:rPr>
        <w:t>ตามแนวทางของ การจัดการเรียนรู้ที่เน้นผลลัพธ์การเรียนรู้ (Outcome Based Education)  ของมหาวิทยาลัยเทคโนโลยีพระจอมเกล้าธนบุรี ปี พ.ศ. 2562  ถึงปัจจุบัน</w:t>
      </w:r>
    </w:p>
    <w:p w14:paraId="6F3C53F9" w14:textId="77777777" w:rsidR="00DC7450" w:rsidRPr="00B60D70" w:rsidRDefault="00DC7450" w:rsidP="00FF7D50">
      <w:pPr>
        <w:pStyle w:val="af9"/>
        <w:numPr>
          <w:ilvl w:val="1"/>
          <w:numId w:val="115"/>
        </w:numPr>
        <w:spacing w:after="160"/>
        <w:ind w:left="851"/>
        <w:jc w:val="left"/>
        <w:rPr>
          <w:rFonts w:ascii="TH SarabunPSK" w:eastAsia="TH Sarabun New" w:hAnsi="TH SarabunPSK" w:cs="TH SarabunPSK"/>
          <w:lang w:val="th"/>
        </w:rPr>
      </w:pPr>
      <w:r w:rsidRPr="00B60D70">
        <w:rPr>
          <w:rFonts w:ascii="TH SarabunPSK" w:eastAsia="TH SarabunPSK" w:hAnsi="TH SarabunPSK" w:cs="TH SarabunPSK" w:hint="cs"/>
          <w:lang w:val="th"/>
        </w:rPr>
        <w:t>ผู้ประเมินโครงงร่างวิจัยของทุนวิจัยพระจอมเกล้าธนบุรี ปี 2563 2564 2565 2567 รวม 7 เรื่อง</w:t>
      </w:r>
    </w:p>
    <w:p w14:paraId="786E788E" w14:textId="77777777" w:rsidR="00DC7450" w:rsidRPr="00B60D70" w:rsidRDefault="00DC7450" w:rsidP="00FF7D50">
      <w:pPr>
        <w:pStyle w:val="af9"/>
        <w:numPr>
          <w:ilvl w:val="1"/>
          <w:numId w:val="115"/>
        </w:numPr>
        <w:ind w:left="851"/>
        <w:jc w:val="left"/>
        <w:rPr>
          <w:rFonts w:ascii="TH SarabunPSK" w:eastAsia="TH Sarabun New" w:hAnsi="TH SarabunPSK" w:cs="TH SarabunPSK"/>
          <w:lang w:val="th"/>
        </w:rPr>
      </w:pPr>
      <w:r w:rsidRPr="00B60D70">
        <w:rPr>
          <w:rFonts w:ascii="TH SarabunPSK" w:eastAsia="TH SarabunPSK" w:hAnsi="TH SarabunPSK" w:cs="TH SarabunPSK" w:hint="cs"/>
          <w:lang w:val="th"/>
        </w:rPr>
        <w:t>ผู้ทรงคุณวุฒิประเมินบทความวิจัย ของวารสารภายในประเทศ  งานประชุมวิชาการระดับชาติ และ งานประชุมวิชาการนานาชาติ</w:t>
      </w:r>
    </w:p>
    <w:p w14:paraId="4113DE97" w14:textId="77777777" w:rsidR="00DC7450" w:rsidRPr="00B60D70" w:rsidRDefault="00DC7450" w:rsidP="00877373">
      <w:pPr>
        <w:ind w:right="26"/>
        <w:jc w:val="left"/>
        <w:rPr>
          <w:rFonts w:ascii="TH SarabunPSK" w:eastAsia="TH SarabunPSK" w:hAnsi="TH SarabunPSK" w:cs="TH SarabunPSK"/>
        </w:rPr>
      </w:pPr>
      <w:r w:rsidRPr="00B60D70">
        <w:rPr>
          <w:rFonts w:ascii="TH SarabunPSK" w:eastAsia="TH SarabunPSK" w:hAnsi="TH SarabunPSK" w:cs="TH SarabunPSK" w:hint="cs"/>
          <w:cs/>
        </w:rPr>
        <w:t xml:space="preserve">   </w:t>
      </w:r>
      <w:r w:rsidRPr="00B60D70">
        <w:rPr>
          <w:rFonts w:ascii="TH SarabunPSK" w:eastAsia="TH SarabunPSK" w:hAnsi="TH SarabunPSK" w:cs="TH SarabunPSK" w:hint="cs"/>
          <w:u w:val="single"/>
          <w:cs/>
        </w:rPr>
        <w:t>กลุ่ม 4</w:t>
      </w:r>
      <w:r w:rsidRPr="00B60D70">
        <w:rPr>
          <w:rFonts w:ascii="TH SarabunPSK" w:hAnsi="TH SarabunPSK" w:cs="TH SarabunPSK" w:hint="cs"/>
          <w:cs/>
        </w:rPr>
        <w:tab/>
      </w:r>
    </w:p>
    <w:p w14:paraId="324F1C33" w14:textId="77777777" w:rsidR="00DC7450" w:rsidRPr="00B60D70" w:rsidRDefault="00DC7450" w:rsidP="00FF7D50">
      <w:pPr>
        <w:pStyle w:val="af9"/>
        <w:numPr>
          <w:ilvl w:val="1"/>
          <w:numId w:val="116"/>
        </w:numPr>
        <w:ind w:left="851" w:right="26"/>
        <w:jc w:val="left"/>
        <w:rPr>
          <w:rFonts w:ascii="TH SarabunPSK" w:eastAsia="TH SarabunPSK" w:hAnsi="TH SarabunPSK" w:cs="TH SarabunPSK"/>
        </w:rPr>
      </w:pPr>
      <w:r w:rsidRPr="00B60D70">
        <w:rPr>
          <w:rFonts w:ascii="TH SarabunPSK" w:eastAsia="TH SarabunPSK" w:hAnsi="TH SarabunPSK" w:cs="TH SarabunPSK" w:hint="cs"/>
          <w:cs/>
        </w:rPr>
        <w:t>ตำรา</w:t>
      </w:r>
    </w:p>
    <w:p w14:paraId="1FF9A619" w14:textId="77777777" w:rsidR="00DC7450" w:rsidRPr="00B60D70" w:rsidRDefault="00DC7450" w:rsidP="00FF7D50">
      <w:pPr>
        <w:pStyle w:val="af9"/>
        <w:numPr>
          <w:ilvl w:val="2"/>
          <w:numId w:val="117"/>
        </w:numPr>
        <w:ind w:left="1276" w:right="26"/>
        <w:jc w:val="left"/>
        <w:rPr>
          <w:rFonts w:ascii="TH SarabunPSK" w:eastAsia="TH SarabunPSK" w:hAnsi="TH SarabunPSK" w:cs="TH SarabunPSK"/>
        </w:rPr>
      </w:pPr>
      <w:r w:rsidRPr="00B60D70">
        <w:rPr>
          <w:rFonts w:ascii="TH SarabunPSK" w:eastAsia="TH SarabunPSK" w:hAnsi="TH SarabunPSK" w:cs="TH SarabunPSK" w:hint="cs"/>
        </w:rPr>
        <w:t>สถิติเพื่อการวิจัยเบื้องต้น</w:t>
      </w:r>
    </w:p>
    <w:p w14:paraId="4765D131" w14:textId="77777777" w:rsidR="00DC7450" w:rsidRPr="00B60D70" w:rsidRDefault="00DC7450" w:rsidP="00DC7450">
      <w:pPr>
        <w:ind w:right="26"/>
        <w:jc w:val="left"/>
        <w:rPr>
          <w:rFonts w:ascii="TH SarabunPSK" w:eastAsia="TH SarabunPSK" w:hAnsi="TH SarabunPSK" w:cs="TH SarabunPSK"/>
          <w:b/>
          <w:bCs/>
        </w:rPr>
      </w:pPr>
      <w:r w:rsidRPr="00B60D70">
        <w:rPr>
          <w:rFonts w:ascii="TH SarabunPSK" w:eastAsia="TH SarabunPSK" w:hAnsi="TH SarabunPSK" w:cs="TH SarabunPSK" w:hint="cs"/>
          <w:b/>
          <w:bCs/>
        </w:rPr>
        <w:t xml:space="preserve">3. </w:t>
      </w:r>
      <w:r w:rsidRPr="00B60D70">
        <w:rPr>
          <w:rFonts w:ascii="TH SarabunPSK" w:eastAsia="TH SarabunPSK" w:hAnsi="TH SarabunPSK" w:cs="TH SarabunPSK" w:hint="cs"/>
          <w:b/>
          <w:bCs/>
          <w:cs/>
        </w:rPr>
        <w:t>ภาระงาน</w:t>
      </w:r>
    </w:p>
    <w:p w14:paraId="32D0BD7B" w14:textId="77777777" w:rsidR="00DC7450" w:rsidRPr="00B60D70" w:rsidRDefault="00DC7450" w:rsidP="00DC7450">
      <w:pPr>
        <w:ind w:right="26"/>
        <w:jc w:val="left"/>
        <w:rPr>
          <w:rFonts w:ascii="TH SarabunPSK" w:eastAsia="TH SarabunPSK" w:hAnsi="TH SarabunPSK" w:cs="TH SarabunPSK"/>
          <w:b/>
          <w:bCs/>
        </w:rPr>
      </w:pPr>
      <w:r w:rsidRPr="00B60D70">
        <w:rPr>
          <w:rFonts w:ascii="TH SarabunPSK" w:eastAsia="TH SarabunPSK" w:hAnsi="TH SarabunPSK" w:cs="TH SarabunPSK" w:hint="cs"/>
          <w:b/>
          <w:bCs/>
        </w:rPr>
        <w:t xml:space="preserve">3.1) </w:t>
      </w:r>
      <w:r w:rsidRPr="00B60D70">
        <w:rPr>
          <w:rFonts w:ascii="TH SarabunPSK" w:eastAsia="TH SarabunPSK" w:hAnsi="TH SarabunPSK" w:cs="TH SarabunPSK" w:hint="cs"/>
          <w:b/>
          <w:bCs/>
          <w:cs/>
        </w:rPr>
        <w:t>ภาระงานในปัจจุบัน</w:t>
      </w:r>
    </w:p>
    <w:tbl>
      <w:tblPr>
        <w:tblStyle w:val="af6"/>
        <w:tblW w:w="5000" w:type="pct"/>
        <w:tblLook w:val="04A0" w:firstRow="1" w:lastRow="0" w:firstColumn="1" w:lastColumn="0" w:noHBand="0" w:noVBand="1"/>
      </w:tblPr>
      <w:tblGrid>
        <w:gridCol w:w="1065"/>
        <w:gridCol w:w="4753"/>
        <w:gridCol w:w="857"/>
        <w:gridCol w:w="2341"/>
      </w:tblGrid>
      <w:tr w:rsidR="00B60D70" w:rsidRPr="00B60D70" w14:paraId="10E37E0C" w14:textId="77777777" w:rsidTr="00877373">
        <w:tc>
          <w:tcPr>
            <w:tcW w:w="591" w:type="pct"/>
            <w:shd w:val="clear" w:color="auto" w:fill="F2F2F2" w:themeFill="background1" w:themeFillShade="F2"/>
            <w:vAlign w:val="center"/>
          </w:tcPr>
          <w:p w14:paraId="0D01D61A" w14:textId="77777777" w:rsidR="00DC7450" w:rsidRPr="00B60D70" w:rsidRDefault="00DC7450" w:rsidP="00605DD2">
            <w:pPr>
              <w:ind w:right="26"/>
              <w:jc w:val="center"/>
              <w:rPr>
                <w:rFonts w:ascii="TH SarabunPSK" w:eastAsia="TH SarabunPSK" w:hAnsi="TH SarabunPSK" w:cs="TH SarabunPSK"/>
                <w:b/>
                <w:bCs/>
                <w:sz w:val="28"/>
                <w:cs/>
              </w:rPr>
            </w:pPr>
            <w:r w:rsidRPr="00B60D70">
              <w:rPr>
                <w:rFonts w:ascii="TH SarabunPSK" w:eastAsia="TH SarabunPSK" w:hAnsi="TH SarabunPSK" w:cs="TH SarabunPSK" w:hint="cs"/>
                <w:b/>
                <w:bCs/>
                <w:sz w:val="28"/>
                <w:cs/>
              </w:rPr>
              <w:lastRenderedPageBreak/>
              <w:t>รหัสวิชา</w:t>
            </w:r>
          </w:p>
        </w:tc>
        <w:tc>
          <w:tcPr>
            <w:tcW w:w="2636" w:type="pct"/>
            <w:shd w:val="clear" w:color="auto" w:fill="F2F2F2" w:themeFill="background1" w:themeFillShade="F2"/>
            <w:vAlign w:val="center"/>
          </w:tcPr>
          <w:p w14:paraId="1A7F62B0" w14:textId="77777777" w:rsidR="00DC7450" w:rsidRPr="00B60D70" w:rsidRDefault="00DC7450" w:rsidP="00605DD2">
            <w:pPr>
              <w:ind w:right="26"/>
              <w:jc w:val="center"/>
              <w:rPr>
                <w:rFonts w:ascii="TH SarabunPSK" w:eastAsia="TH SarabunPSK" w:hAnsi="TH SarabunPSK" w:cs="TH SarabunPSK"/>
                <w:b/>
                <w:bCs/>
                <w:sz w:val="28"/>
              </w:rPr>
            </w:pPr>
            <w:r w:rsidRPr="00B60D70">
              <w:rPr>
                <w:rFonts w:ascii="TH SarabunPSK" w:eastAsia="TH SarabunPSK" w:hAnsi="TH SarabunPSK" w:cs="TH SarabunPSK" w:hint="cs"/>
                <w:b/>
                <w:bCs/>
                <w:sz w:val="28"/>
                <w:cs/>
              </w:rPr>
              <w:t>ชื่อวิชา</w:t>
            </w:r>
          </w:p>
        </w:tc>
        <w:tc>
          <w:tcPr>
            <w:tcW w:w="475" w:type="pct"/>
            <w:shd w:val="clear" w:color="auto" w:fill="F2F2F2" w:themeFill="background1" w:themeFillShade="F2"/>
            <w:vAlign w:val="center"/>
          </w:tcPr>
          <w:p w14:paraId="23F9B91B" w14:textId="77777777" w:rsidR="00DC7450" w:rsidRPr="00B60D70" w:rsidRDefault="00DC7450" w:rsidP="00605DD2">
            <w:pPr>
              <w:ind w:right="26"/>
              <w:jc w:val="center"/>
              <w:rPr>
                <w:rFonts w:ascii="TH SarabunPSK" w:eastAsia="TH SarabunPSK" w:hAnsi="TH SarabunPSK" w:cs="TH SarabunPSK"/>
                <w:b/>
                <w:bCs/>
                <w:sz w:val="28"/>
              </w:rPr>
            </w:pPr>
            <w:r w:rsidRPr="00B60D70">
              <w:rPr>
                <w:rFonts w:ascii="TH SarabunPSK" w:eastAsia="TH SarabunPSK" w:hAnsi="TH SarabunPSK" w:cs="TH SarabunPSK" w:hint="cs"/>
                <w:b/>
                <w:bCs/>
                <w:sz w:val="28"/>
                <w:cs/>
              </w:rPr>
              <w:t>หน่วยกิต</w:t>
            </w:r>
          </w:p>
        </w:tc>
        <w:tc>
          <w:tcPr>
            <w:tcW w:w="1298" w:type="pct"/>
            <w:shd w:val="clear" w:color="auto" w:fill="F2F2F2" w:themeFill="background1" w:themeFillShade="F2"/>
          </w:tcPr>
          <w:p w14:paraId="3E3EF901" w14:textId="77777777" w:rsidR="00DC7450" w:rsidRPr="00B60D70" w:rsidRDefault="00DC7450" w:rsidP="00605DD2">
            <w:pPr>
              <w:ind w:right="26"/>
              <w:jc w:val="center"/>
              <w:rPr>
                <w:rFonts w:ascii="TH SarabunPSK" w:eastAsia="TH SarabunPSK" w:hAnsi="TH SarabunPSK" w:cs="TH SarabunPSK"/>
                <w:b/>
                <w:bCs/>
                <w:sz w:val="28"/>
              </w:rPr>
            </w:pPr>
            <w:r w:rsidRPr="00B60D70">
              <w:rPr>
                <w:rFonts w:ascii="TH SarabunPSK" w:eastAsia="TH SarabunPSK" w:hAnsi="TH SarabunPSK" w:cs="TH SarabunPSK" w:hint="cs"/>
                <w:b/>
                <w:bCs/>
                <w:sz w:val="28"/>
                <w:cs/>
              </w:rPr>
              <w:t>ชั่วโมงภาระงาน/ปีการศึกษา (โดยประมาณ)</w:t>
            </w:r>
          </w:p>
        </w:tc>
      </w:tr>
      <w:tr w:rsidR="00B60D70" w:rsidRPr="00B60D70" w14:paraId="5033C5CD" w14:textId="77777777" w:rsidTr="00877373">
        <w:trPr>
          <w:trHeight w:val="300"/>
        </w:trPr>
        <w:tc>
          <w:tcPr>
            <w:tcW w:w="5000" w:type="pct"/>
            <w:gridSpan w:val="4"/>
            <w:vAlign w:val="center"/>
          </w:tcPr>
          <w:p w14:paraId="02674E4E" w14:textId="079E8AC0" w:rsidR="00DC7450" w:rsidRPr="00B60D70" w:rsidRDefault="00DC7450" w:rsidP="00C83712">
            <w:pPr>
              <w:ind w:right="26"/>
              <w:jc w:val="left"/>
              <w:rPr>
                <w:rFonts w:ascii="TH SarabunPSK" w:eastAsia="TH SarabunPSK" w:hAnsi="TH SarabunPSK" w:cs="TH SarabunPSK"/>
                <w:b/>
                <w:bCs/>
                <w:sz w:val="28"/>
              </w:rPr>
            </w:pPr>
            <w:r w:rsidRPr="00B60D70">
              <w:rPr>
                <w:rFonts w:ascii="TH SarabunPSK" w:eastAsia="TH SarabunPSK" w:hAnsi="TH SarabunPSK" w:cs="TH SarabunPSK" w:hint="cs"/>
                <w:b/>
                <w:bCs/>
                <w:sz w:val="28"/>
                <w:cs/>
              </w:rPr>
              <w:t>ระดับปริญญาตรี</w:t>
            </w:r>
          </w:p>
        </w:tc>
      </w:tr>
      <w:tr w:rsidR="00B60D70" w:rsidRPr="00B60D70" w14:paraId="30C38CA1" w14:textId="77777777" w:rsidTr="001C6BDB">
        <w:tc>
          <w:tcPr>
            <w:tcW w:w="591" w:type="pct"/>
          </w:tcPr>
          <w:p w14:paraId="6D381D8B" w14:textId="2E3589E8" w:rsidR="00DC7450" w:rsidRPr="00B60D70" w:rsidRDefault="00DC7450" w:rsidP="001C6BDB">
            <w:pPr>
              <w:ind w:right="26"/>
              <w:jc w:val="left"/>
              <w:rPr>
                <w:rFonts w:ascii="TH SarabunPSK" w:hAnsi="TH SarabunPSK" w:cs="TH SarabunPSK"/>
                <w:sz w:val="28"/>
              </w:rPr>
            </w:pPr>
            <w:r w:rsidRPr="00B60D70">
              <w:rPr>
                <w:rFonts w:ascii="TH SarabunPSK" w:eastAsia="TH SarabunPSK" w:hAnsi="TH SarabunPSK" w:cs="TH SarabunPSK" w:hint="cs"/>
                <w:sz w:val="28"/>
              </w:rPr>
              <w:t>IED31</w:t>
            </w:r>
            <w:r w:rsidRPr="00B60D70">
              <w:rPr>
                <w:rFonts w:ascii="TH SarabunPSK" w:eastAsia="TH SarabunPSK" w:hAnsi="TH SarabunPSK" w:cs="TH SarabunPSK" w:hint="cs"/>
                <w:sz w:val="28"/>
                <w:lang w:val="th"/>
              </w:rPr>
              <w:t>6</w:t>
            </w:r>
          </w:p>
        </w:tc>
        <w:tc>
          <w:tcPr>
            <w:tcW w:w="2636" w:type="pct"/>
          </w:tcPr>
          <w:p w14:paraId="1CD246B3" w14:textId="77777777" w:rsidR="00DC7450" w:rsidRPr="00B60D70" w:rsidRDefault="00DC7450" w:rsidP="00877373">
            <w:pPr>
              <w:ind w:right="26"/>
              <w:jc w:val="left"/>
              <w:rPr>
                <w:rFonts w:ascii="TH SarabunPSK" w:eastAsia="TH SarabunPSK" w:hAnsi="TH SarabunPSK" w:cs="TH SarabunPSK"/>
                <w:sz w:val="28"/>
              </w:rPr>
            </w:pPr>
            <w:r w:rsidRPr="00B60D70">
              <w:rPr>
                <w:rFonts w:ascii="TH SarabunPSK" w:eastAsia="TH SarabunPSK" w:hAnsi="TH SarabunPSK" w:cs="TH SarabunPSK" w:hint="cs"/>
                <w:sz w:val="28"/>
                <w:lang w:val="th"/>
              </w:rPr>
              <w:t>การวิจัยเพื่อพัฒนาการเรียนรู้</w:t>
            </w:r>
          </w:p>
          <w:p w14:paraId="49EEF567" w14:textId="77777777" w:rsidR="00DC7450" w:rsidRPr="00B60D70" w:rsidRDefault="00DC7450" w:rsidP="00877373">
            <w:pPr>
              <w:jc w:val="left"/>
              <w:rPr>
                <w:rFonts w:ascii="TH SarabunPSK" w:hAnsi="TH SarabunPSK" w:cs="TH SarabunPSK"/>
                <w:sz w:val="28"/>
              </w:rPr>
            </w:pPr>
            <w:r w:rsidRPr="00B60D70">
              <w:rPr>
                <w:rFonts w:ascii="TH SarabunPSK" w:eastAsia="TH SarabunPSK" w:hAnsi="TH SarabunPSK" w:cs="TH SarabunPSK" w:hint="cs"/>
                <w:sz w:val="28"/>
                <w:lang w:val="th"/>
              </w:rPr>
              <w:t>(Research for Learning Development)</w:t>
            </w:r>
          </w:p>
        </w:tc>
        <w:tc>
          <w:tcPr>
            <w:tcW w:w="475" w:type="pct"/>
            <w:vAlign w:val="center"/>
          </w:tcPr>
          <w:p w14:paraId="6F4948FB" w14:textId="77777777" w:rsidR="00DC7450" w:rsidRPr="00B60D70" w:rsidRDefault="00DC7450" w:rsidP="00877373">
            <w:pPr>
              <w:ind w:right="26"/>
              <w:rPr>
                <w:rFonts w:ascii="TH SarabunPSK" w:eastAsia="TH SarabunPSK" w:hAnsi="TH SarabunPSK" w:cs="TH SarabunPSK"/>
                <w:sz w:val="28"/>
              </w:rPr>
            </w:pPr>
            <w:r w:rsidRPr="00B60D70">
              <w:rPr>
                <w:rFonts w:ascii="TH SarabunPSK" w:eastAsia="TH SarabunPSK" w:hAnsi="TH SarabunPSK" w:cs="TH SarabunPSK" w:hint="cs"/>
                <w:sz w:val="28"/>
              </w:rPr>
              <w:t>3</w:t>
            </w:r>
          </w:p>
        </w:tc>
        <w:tc>
          <w:tcPr>
            <w:tcW w:w="1298" w:type="pct"/>
            <w:vAlign w:val="center"/>
          </w:tcPr>
          <w:p w14:paraId="6981B9D8" w14:textId="77777777" w:rsidR="00DC7450" w:rsidRPr="00B60D70" w:rsidRDefault="00DC7450" w:rsidP="00877373">
            <w:pPr>
              <w:ind w:right="26"/>
              <w:rPr>
                <w:rFonts w:ascii="TH SarabunPSK" w:eastAsia="TH SarabunPSK" w:hAnsi="TH SarabunPSK" w:cs="TH SarabunPSK"/>
                <w:sz w:val="28"/>
              </w:rPr>
            </w:pPr>
            <w:r w:rsidRPr="00B60D70">
              <w:rPr>
                <w:rFonts w:ascii="TH SarabunPSK" w:eastAsia="TH SarabunPSK" w:hAnsi="TH SarabunPSK" w:cs="TH SarabunPSK" w:hint="cs"/>
                <w:sz w:val="28"/>
              </w:rPr>
              <w:t>180 (60*3กลุ่ม)</w:t>
            </w:r>
          </w:p>
        </w:tc>
      </w:tr>
      <w:tr w:rsidR="00B60D70" w:rsidRPr="00B60D70" w14:paraId="6DA5A585" w14:textId="77777777" w:rsidTr="001C6BDB">
        <w:tc>
          <w:tcPr>
            <w:tcW w:w="591" w:type="pct"/>
          </w:tcPr>
          <w:p w14:paraId="58F6CB50" w14:textId="56F85B40" w:rsidR="00DC7450" w:rsidRPr="00B60D70" w:rsidRDefault="00DC7450" w:rsidP="001C6BDB">
            <w:pPr>
              <w:ind w:right="26"/>
              <w:jc w:val="left"/>
              <w:rPr>
                <w:rFonts w:ascii="TH SarabunPSK" w:hAnsi="TH SarabunPSK" w:cs="TH SarabunPSK"/>
                <w:sz w:val="28"/>
              </w:rPr>
            </w:pPr>
            <w:r w:rsidRPr="00B60D70">
              <w:rPr>
                <w:rFonts w:ascii="TH SarabunPSK" w:eastAsia="TH SarabunPSK" w:hAnsi="TH SarabunPSK" w:cs="TH SarabunPSK" w:hint="cs"/>
                <w:sz w:val="28"/>
              </w:rPr>
              <w:t>ETM</w:t>
            </w:r>
            <w:r w:rsidRPr="00B60D70">
              <w:rPr>
                <w:rFonts w:ascii="TH SarabunPSK" w:eastAsia="TH SarabunPSK" w:hAnsi="TH SarabunPSK" w:cs="TH SarabunPSK" w:hint="cs"/>
                <w:sz w:val="28"/>
                <w:lang w:val="th"/>
              </w:rPr>
              <w:t>312</w:t>
            </w:r>
          </w:p>
        </w:tc>
        <w:tc>
          <w:tcPr>
            <w:tcW w:w="2636" w:type="pct"/>
          </w:tcPr>
          <w:p w14:paraId="0EE29934" w14:textId="77777777" w:rsidR="00DC7450" w:rsidRPr="00B60D70" w:rsidRDefault="00DC7450" w:rsidP="00877373">
            <w:pPr>
              <w:jc w:val="left"/>
              <w:rPr>
                <w:rFonts w:ascii="TH SarabunPSK" w:eastAsia="TH SarabunPSK" w:hAnsi="TH SarabunPSK" w:cs="TH SarabunPSK"/>
                <w:sz w:val="28"/>
                <w:lang w:val="th"/>
              </w:rPr>
            </w:pPr>
            <w:r w:rsidRPr="00B60D70">
              <w:rPr>
                <w:rFonts w:ascii="TH SarabunPSK" w:eastAsia="TH SarabunPSK" w:hAnsi="TH SarabunPSK" w:cs="TH SarabunPSK" w:hint="cs"/>
                <w:sz w:val="28"/>
                <w:lang w:val="th"/>
              </w:rPr>
              <w:t>สถิติเพื่อการวิจัยเบื้องต้น</w:t>
            </w:r>
          </w:p>
          <w:p w14:paraId="261C0AE7" w14:textId="77777777" w:rsidR="00DC7450" w:rsidRPr="00B60D70" w:rsidRDefault="00DC7450" w:rsidP="00877373">
            <w:pPr>
              <w:jc w:val="left"/>
              <w:rPr>
                <w:rFonts w:ascii="TH SarabunPSK" w:eastAsia="TH SarabunPSK" w:hAnsi="TH SarabunPSK" w:cs="TH SarabunPSK"/>
                <w:sz w:val="28"/>
              </w:rPr>
            </w:pPr>
            <w:r w:rsidRPr="00B60D70">
              <w:rPr>
                <w:rFonts w:ascii="TH SarabunPSK" w:eastAsia="TH SarabunPSK" w:hAnsi="TH SarabunPSK" w:cs="TH SarabunPSK" w:hint="cs"/>
                <w:sz w:val="28"/>
                <w:lang w:val="th"/>
              </w:rPr>
              <w:t>(Statistics for Fundamental Research)</w:t>
            </w:r>
          </w:p>
        </w:tc>
        <w:tc>
          <w:tcPr>
            <w:tcW w:w="475" w:type="pct"/>
            <w:vAlign w:val="center"/>
          </w:tcPr>
          <w:p w14:paraId="1CDAFD70" w14:textId="77777777" w:rsidR="00DC7450" w:rsidRPr="00B60D70" w:rsidRDefault="00DC7450" w:rsidP="00877373">
            <w:pPr>
              <w:ind w:right="26"/>
              <w:rPr>
                <w:rFonts w:ascii="TH SarabunPSK" w:eastAsia="TH SarabunPSK" w:hAnsi="TH SarabunPSK" w:cs="TH SarabunPSK"/>
                <w:sz w:val="28"/>
              </w:rPr>
            </w:pPr>
            <w:r w:rsidRPr="00B60D70">
              <w:rPr>
                <w:rFonts w:ascii="TH SarabunPSK" w:eastAsia="TH SarabunPSK" w:hAnsi="TH SarabunPSK" w:cs="TH SarabunPSK" w:hint="cs"/>
                <w:sz w:val="28"/>
              </w:rPr>
              <w:t>2</w:t>
            </w:r>
          </w:p>
        </w:tc>
        <w:tc>
          <w:tcPr>
            <w:tcW w:w="1298" w:type="pct"/>
            <w:vAlign w:val="center"/>
          </w:tcPr>
          <w:p w14:paraId="18396A09" w14:textId="77777777" w:rsidR="00DC7450" w:rsidRPr="00B60D70" w:rsidRDefault="00DC7450" w:rsidP="00877373">
            <w:pPr>
              <w:ind w:right="26"/>
              <w:rPr>
                <w:rFonts w:ascii="TH SarabunPSK" w:eastAsia="TH SarabunPSK" w:hAnsi="TH SarabunPSK" w:cs="TH SarabunPSK"/>
                <w:sz w:val="28"/>
              </w:rPr>
            </w:pPr>
            <w:r w:rsidRPr="00B60D70">
              <w:rPr>
                <w:rFonts w:ascii="TH SarabunPSK" w:eastAsia="TH SarabunPSK" w:hAnsi="TH SarabunPSK" w:cs="TH SarabunPSK" w:hint="cs"/>
                <w:sz w:val="28"/>
              </w:rPr>
              <w:t>90 (45*2 กลุ่ม)</w:t>
            </w:r>
          </w:p>
        </w:tc>
      </w:tr>
      <w:tr w:rsidR="00B60D70" w:rsidRPr="00B60D70" w14:paraId="794F73CA" w14:textId="77777777" w:rsidTr="001C6BDB">
        <w:trPr>
          <w:trHeight w:val="300"/>
        </w:trPr>
        <w:tc>
          <w:tcPr>
            <w:tcW w:w="591" w:type="pct"/>
          </w:tcPr>
          <w:p w14:paraId="06CBDFBF" w14:textId="10D19B84" w:rsidR="00DC7450" w:rsidRPr="00B60D70" w:rsidRDefault="00DC7450" w:rsidP="001C6BDB">
            <w:pPr>
              <w:jc w:val="left"/>
              <w:rPr>
                <w:rFonts w:ascii="TH SarabunPSK" w:hAnsi="TH SarabunPSK" w:cs="TH SarabunPSK"/>
                <w:sz w:val="28"/>
              </w:rPr>
            </w:pPr>
            <w:r w:rsidRPr="00B60D70">
              <w:rPr>
                <w:rFonts w:ascii="TH SarabunPSK" w:eastAsia="TH SarabunPSK" w:hAnsi="TH SarabunPSK" w:cs="TH SarabunPSK" w:hint="cs"/>
                <w:sz w:val="28"/>
              </w:rPr>
              <w:t>ETM363</w:t>
            </w:r>
          </w:p>
        </w:tc>
        <w:tc>
          <w:tcPr>
            <w:tcW w:w="2636" w:type="pct"/>
          </w:tcPr>
          <w:p w14:paraId="565362C0" w14:textId="77777777" w:rsidR="00DC7450" w:rsidRPr="00B60D70" w:rsidRDefault="00DC7450" w:rsidP="00877373">
            <w:pPr>
              <w:jc w:val="left"/>
              <w:rPr>
                <w:rFonts w:ascii="TH SarabunPSK" w:hAnsi="TH SarabunPSK" w:cs="TH SarabunPSK"/>
                <w:sz w:val="28"/>
              </w:rPr>
            </w:pPr>
            <w:r w:rsidRPr="00B60D70">
              <w:rPr>
                <w:rFonts w:ascii="TH SarabunPSK" w:eastAsia="TH SarabunPSK" w:hAnsi="TH SarabunPSK" w:cs="TH SarabunPSK" w:hint="cs"/>
                <w:sz w:val="28"/>
              </w:rPr>
              <w:t>การจัดการความรู้</w:t>
            </w:r>
            <w:r w:rsidRPr="00B60D70">
              <w:rPr>
                <w:rFonts w:ascii="TH SarabunPSK" w:eastAsia="TH SarabunPSK" w:hAnsi="TH SarabunPSK" w:cs="TH SarabunPSK" w:hint="cs"/>
                <w:sz w:val="28"/>
                <w:cs/>
              </w:rPr>
              <w:t xml:space="preserve"> </w:t>
            </w:r>
            <w:r w:rsidRPr="00B60D70">
              <w:rPr>
                <w:rFonts w:ascii="TH SarabunPSK" w:eastAsia="TH SarabunPSK" w:hAnsi="TH SarabunPSK" w:cs="TH SarabunPSK" w:hint="cs"/>
                <w:sz w:val="28"/>
              </w:rPr>
              <w:t>(Knowledge management)</w:t>
            </w:r>
          </w:p>
        </w:tc>
        <w:tc>
          <w:tcPr>
            <w:tcW w:w="475" w:type="pct"/>
            <w:vAlign w:val="center"/>
          </w:tcPr>
          <w:p w14:paraId="58003AB6" w14:textId="77777777" w:rsidR="00DC7450" w:rsidRPr="00B60D70" w:rsidRDefault="00DC7450" w:rsidP="00877373">
            <w:pPr>
              <w:rPr>
                <w:rFonts w:ascii="TH SarabunPSK" w:eastAsia="TH SarabunPSK" w:hAnsi="TH SarabunPSK" w:cs="TH SarabunPSK"/>
                <w:sz w:val="28"/>
              </w:rPr>
            </w:pPr>
            <w:r w:rsidRPr="00B60D70">
              <w:rPr>
                <w:rFonts w:ascii="TH SarabunPSK" w:eastAsia="TH SarabunPSK" w:hAnsi="TH SarabunPSK" w:cs="TH SarabunPSK" w:hint="cs"/>
                <w:sz w:val="28"/>
              </w:rPr>
              <w:t>2</w:t>
            </w:r>
          </w:p>
        </w:tc>
        <w:tc>
          <w:tcPr>
            <w:tcW w:w="1298" w:type="pct"/>
            <w:vAlign w:val="center"/>
          </w:tcPr>
          <w:p w14:paraId="1BD94597" w14:textId="77777777" w:rsidR="00DC7450" w:rsidRPr="00B60D70" w:rsidRDefault="00DC7450" w:rsidP="00877373">
            <w:pPr>
              <w:rPr>
                <w:rFonts w:ascii="TH SarabunPSK" w:eastAsia="TH SarabunPSK" w:hAnsi="TH SarabunPSK" w:cs="TH SarabunPSK"/>
                <w:sz w:val="28"/>
              </w:rPr>
            </w:pPr>
            <w:r w:rsidRPr="00B60D70">
              <w:rPr>
                <w:rFonts w:ascii="TH SarabunPSK" w:eastAsia="TH SarabunPSK" w:hAnsi="TH SarabunPSK" w:cs="TH SarabunPSK" w:hint="cs"/>
                <w:sz w:val="28"/>
              </w:rPr>
              <w:t>45</w:t>
            </w:r>
          </w:p>
        </w:tc>
      </w:tr>
      <w:tr w:rsidR="00B60D70" w:rsidRPr="00B60D70" w14:paraId="75B85BBB" w14:textId="77777777" w:rsidTr="001C6BDB">
        <w:trPr>
          <w:trHeight w:val="300"/>
        </w:trPr>
        <w:tc>
          <w:tcPr>
            <w:tcW w:w="591" w:type="pct"/>
          </w:tcPr>
          <w:p w14:paraId="781A0696" w14:textId="5447D4B1" w:rsidR="00DC7450" w:rsidRPr="00B60D70" w:rsidRDefault="00DC7450" w:rsidP="001C6BDB">
            <w:pPr>
              <w:ind w:right="26"/>
              <w:jc w:val="left"/>
              <w:rPr>
                <w:rFonts w:ascii="TH SarabunPSK" w:eastAsia="TH SarabunPSK" w:hAnsi="TH SarabunPSK" w:cs="TH SarabunPSK"/>
                <w:sz w:val="28"/>
              </w:rPr>
            </w:pPr>
            <w:r w:rsidRPr="00B60D70">
              <w:rPr>
                <w:rFonts w:ascii="TH SarabunPSK" w:eastAsia="TH SarabunPSK" w:hAnsi="TH SarabunPSK" w:cs="TH SarabunPSK" w:hint="cs"/>
                <w:sz w:val="28"/>
              </w:rPr>
              <w:t>ETM471</w:t>
            </w:r>
          </w:p>
        </w:tc>
        <w:tc>
          <w:tcPr>
            <w:tcW w:w="2636" w:type="pct"/>
          </w:tcPr>
          <w:p w14:paraId="197BB296" w14:textId="77777777" w:rsidR="00DC7450" w:rsidRPr="00B60D70" w:rsidRDefault="00DC7450" w:rsidP="00877373">
            <w:pPr>
              <w:jc w:val="left"/>
              <w:rPr>
                <w:rFonts w:ascii="TH SarabunPSK" w:eastAsia="TH SarabunPSK" w:hAnsi="TH SarabunPSK" w:cs="TH SarabunPSK"/>
                <w:sz w:val="28"/>
                <w:lang w:val="th"/>
              </w:rPr>
            </w:pPr>
            <w:r w:rsidRPr="00B60D70">
              <w:rPr>
                <w:rFonts w:ascii="TH SarabunPSK" w:eastAsia="TH SarabunPSK" w:hAnsi="TH SarabunPSK" w:cs="TH SarabunPSK" w:hint="cs"/>
                <w:sz w:val="28"/>
                <w:lang w:val="th"/>
              </w:rPr>
              <w:t>โครงงานศึกษาทางเทคโนโลยีการศึกษาและสื่อสารมวลชน (</w:t>
            </w:r>
            <w:r w:rsidRPr="00B60D70">
              <w:rPr>
                <w:rFonts w:ascii="TH SarabunPSK" w:eastAsia="TH SarabunPSK" w:hAnsi="TH SarabunPSK" w:cs="TH SarabunPSK" w:hint="cs"/>
                <w:sz w:val="28"/>
              </w:rPr>
              <w:t>Educational Technology and Mass Communication Project Study</w:t>
            </w:r>
            <w:r w:rsidRPr="00B60D70">
              <w:rPr>
                <w:rFonts w:ascii="TH SarabunPSK" w:eastAsia="TH SarabunPSK" w:hAnsi="TH SarabunPSK" w:cs="TH SarabunPSK" w:hint="cs"/>
                <w:sz w:val="28"/>
                <w:lang w:val="th"/>
              </w:rPr>
              <w:t>)</w:t>
            </w:r>
          </w:p>
        </w:tc>
        <w:tc>
          <w:tcPr>
            <w:tcW w:w="475" w:type="pct"/>
            <w:vAlign w:val="center"/>
          </w:tcPr>
          <w:p w14:paraId="397EF557" w14:textId="77777777" w:rsidR="00DC7450" w:rsidRPr="00B60D70" w:rsidRDefault="00DC7450" w:rsidP="00877373">
            <w:pPr>
              <w:ind w:right="26"/>
              <w:rPr>
                <w:rFonts w:ascii="TH SarabunPSK" w:eastAsia="TH SarabunPSK" w:hAnsi="TH SarabunPSK" w:cs="TH SarabunPSK"/>
                <w:sz w:val="28"/>
              </w:rPr>
            </w:pPr>
            <w:r w:rsidRPr="00B60D70">
              <w:rPr>
                <w:rFonts w:ascii="TH SarabunPSK" w:eastAsia="TH SarabunPSK" w:hAnsi="TH SarabunPSK" w:cs="TH SarabunPSK" w:hint="cs"/>
                <w:sz w:val="28"/>
              </w:rPr>
              <w:t>3</w:t>
            </w:r>
          </w:p>
        </w:tc>
        <w:tc>
          <w:tcPr>
            <w:tcW w:w="1298" w:type="pct"/>
            <w:vAlign w:val="center"/>
          </w:tcPr>
          <w:p w14:paraId="5696E412" w14:textId="77777777" w:rsidR="00DC7450" w:rsidRPr="00B60D70" w:rsidRDefault="00DC7450" w:rsidP="00877373">
            <w:pPr>
              <w:ind w:right="26"/>
              <w:rPr>
                <w:rFonts w:ascii="TH SarabunPSK" w:eastAsia="TH SarabunPSK" w:hAnsi="TH SarabunPSK" w:cs="TH SarabunPSK"/>
                <w:sz w:val="28"/>
              </w:rPr>
            </w:pPr>
            <w:r w:rsidRPr="00B60D70">
              <w:rPr>
                <w:rFonts w:ascii="TH SarabunPSK" w:eastAsia="TH SarabunPSK" w:hAnsi="TH SarabunPSK" w:cs="TH SarabunPSK" w:hint="cs"/>
                <w:sz w:val="28"/>
              </w:rPr>
              <w:t>60</w:t>
            </w:r>
          </w:p>
        </w:tc>
      </w:tr>
      <w:tr w:rsidR="00B60D70" w:rsidRPr="00B60D70" w14:paraId="5A03F659" w14:textId="77777777" w:rsidTr="001C6BDB">
        <w:trPr>
          <w:trHeight w:val="300"/>
        </w:trPr>
        <w:tc>
          <w:tcPr>
            <w:tcW w:w="591" w:type="pct"/>
          </w:tcPr>
          <w:p w14:paraId="3CA402EE" w14:textId="62B77DEA" w:rsidR="00DC7450" w:rsidRPr="00B60D70" w:rsidRDefault="00DC7450" w:rsidP="001C6BDB">
            <w:pPr>
              <w:ind w:right="26"/>
              <w:jc w:val="left"/>
              <w:rPr>
                <w:rFonts w:ascii="TH SarabunPSK" w:eastAsia="TH SarabunPSK" w:hAnsi="TH SarabunPSK" w:cs="TH SarabunPSK"/>
                <w:sz w:val="28"/>
                <w:lang w:val="th"/>
              </w:rPr>
            </w:pPr>
            <w:r w:rsidRPr="00B60D70">
              <w:rPr>
                <w:rFonts w:ascii="TH SarabunPSK" w:eastAsia="TH SarabunPSK" w:hAnsi="TH SarabunPSK" w:cs="TH SarabunPSK" w:hint="cs"/>
                <w:sz w:val="28"/>
              </w:rPr>
              <w:t>ETM491</w:t>
            </w:r>
          </w:p>
        </w:tc>
        <w:tc>
          <w:tcPr>
            <w:tcW w:w="2636" w:type="pct"/>
            <w:vAlign w:val="center"/>
          </w:tcPr>
          <w:p w14:paraId="7B1130CF" w14:textId="77777777" w:rsidR="00DC7450" w:rsidRPr="00B60D70" w:rsidRDefault="00DC7450" w:rsidP="00877373">
            <w:pPr>
              <w:jc w:val="left"/>
              <w:rPr>
                <w:rFonts w:ascii="TH SarabunPSK" w:eastAsia="TH SarabunPSK" w:hAnsi="TH SarabunPSK" w:cs="TH SarabunPSK"/>
                <w:sz w:val="28"/>
                <w:lang w:val="th"/>
              </w:rPr>
            </w:pPr>
            <w:r w:rsidRPr="00B60D70">
              <w:rPr>
                <w:rFonts w:ascii="TH SarabunPSK" w:eastAsia="TH SarabunPSK" w:hAnsi="TH SarabunPSK" w:cs="TH SarabunPSK" w:hint="cs"/>
                <w:sz w:val="28"/>
                <w:lang w:val="th"/>
              </w:rPr>
              <w:t>การฝึกปฏิบัติสหกิจด้านเทคโนโลยีการศึกษาและสื่อสารมวลชน (</w:t>
            </w:r>
            <w:r w:rsidRPr="00B60D70">
              <w:rPr>
                <w:rFonts w:ascii="TH SarabunPSK" w:eastAsia="TH SarabunPSK" w:hAnsi="TH SarabunPSK" w:cs="TH SarabunPSK" w:hint="cs"/>
                <w:sz w:val="28"/>
              </w:rPr>
              <w:t>Co-operative Educational Technology and Mass Communication</w:t>
            </w:r>
            <w:r w:rsidRPr="00B60D70">
              <w:rPr>
                <w:rFonts w:ascii="TH SarabunPSK" w:eastAsia="TH SarabunPSK" w:hAnsi="TH SarabunPSK" w:cs="TH SarabunPSK" w:hint="cs"/>
                <w:sz w:val="28"/>
                <w:lang w:val="th"/>
              </w:rPr>
              <w:t xml:space="preserve"> </w:t>
            </w:r>
            <w:r w:rsidRPr="00B60D70">
              <w:rPr>
                <w:rFonts w:ascii="TH SarabunPSK" w:eastAsia="TH SarabunPSK" w:hAnsi="TH SarabunPSK" w:cs="TH SarabunPSK" w:hint="cs"/>
                <w:sz w:val="28"/>
              </w:rPr>
              <w:t>Training</w:t>
            </w:r>
            <w:r w:rsidRPr="00B60D70">
              <w:rPr>
                <w:rFonts w:ascii="TH SarabunPSK" w:eastAsia="TH SarabunPSK" w:hAnsi="TH SarabunPSK" w:cs="TH SarabunPSK" w:hint="cs"/>
                <w:sz w:val="28"/>
                <w:lang w:val="th"/>
              </w:rPr>
              <w:t>)</w:t>
            </w:r>
          </w:p>
        </w:tc>
        <w:tc>
          <w:tcPr>
            <w:tcW w:w="475" w:type="pct"/>
            <w:vAlign w:val="center"/>
          </w:tcPr>
          <w:p w14:paraId="5D8A78EC" w14:textId="77777777" w:rsidR="00DC7450" w:rsidRPr="00B60D70" w:rsidRDefault="00DC7450" w:rsidP="00877373">
            <w:pPr>
              <w:ind w:right="26"/>
              <w:rPr>
                <w:rFonts w:ascii="TH SarabunPSK" w:eastAsia="TH SarabunPSK" w:hAnsi="TH SarabunPSK" w:cs="TH SarabunPSK"/>
                <w:sz w:val="28"/>
              </w:rPr>
            </w:pPr>
            <w:r w:rsidRPr="00B60D70">
              <w:rPr>
                <w:rFonts w:ascii="TH SarabunPSK" w:eastAsia="TH SarabunPSK" w:hAnsi="TH SarabunPSK" w:cs="TH SarabunPSK" w:hint="cs"/>
                <w:sz w:val="28"/>
              </w:rPr>
              <w:t>9</w:t>
            </w:r>
          </w:p>
        </w:tc>
        <w:tc>
          <w:tcPr>
            <w:tcW w:w="1298" w:type="pct"/>
            <w:vAlign w:val="center"/>
          </w:tcPr>
          <w:p w14:paraId="244DDC2A" w14:textId="77777777" w:rsidR="00DC7450" w:rsidRPr="00B60D70" w:rsidRDefault="00DC7450" w:rsidP="00877373">
            <w:pPr>
              <w:ind w:right="26"/>
              <w:rPr>
                <w:rFonts w:ascii="TH SarabunPSK" w:eastAsia="TH SarabunPSK" w:hAnsi="TH SarabunPSK" w:cs="TH SarabunPSK"/>
                <w:sz w:val="28"/>
              </w:rPr>
            </w:pPr>
            <w:r w:rsidRPr="00B60D70">
              <w:rPr>
                <w:rFonts w:ascii="TH SarabunPSK" w:eastAsia="TH SarabunPSK" w:hAnsi="TH SarabunPSK" w:cs="TH SarabunPSK" w:hint="cs"/>
                <w:sz w:val="28"/>
              </w:rPr>
              <w:t>10</w:t>
            </w:r>
          </w:p>
        </w:tc>
      </w:tr>
      <w:tr w:rsidR="00B60D70" w:rsidRPr="00B60D70" w14:paraId="7A1AC388" w14:textId="77777777" w:rsidTr="00877373">
        <w:trPr>
          <w:trHeight w:val="300"/>
        </w:trPr>
        <w:tc>
          <w:tcPr>
            <w:tcW w:w="5000" w:type="pct"/>
            <w:gridSpan w:val="4"/>
            <w:vAlign w:val="center"/>
          </w:tcPr>
          <w:p w14:paraId="650E8BEC" w14:textId="77777777" w:rsidR="00DC7450" w:rsidRPr="00B60D70" w:rsidRDefault="00DC7450" w:rsidP="00804AE1">
            <w:pPr>
              <w:ind w:right="26"/>
              <w:jc w:val="center"/>
              <w:rPr>
                <w:rFonts w:ascii="TH SarabunPSK" w:eastAsia="TH SarabunPSK" w:hAnsi="TH SarabunPSK" w:cs="TH SarabunPSK"/>
                <w:b/>
                <w:bCs/>
                <w:sz w:val="28"/>
              </w:rPr>
            </w:pPr>
            <w:r w:rsidRPr="00B60D70">
              <w:rPr>
                <w:rFonts w:ascii="TH SarabunPSK" w:eastAsia="TH SarabunPSK" w:hAnsi="TH SarabunPSK" w:cs="TH SarabunPSK" w:hint="cs"/>
                <w:b/>
                <w:bCs/>
                <w:sz w:val="28"/>
                <w:cs/>
              </w:rPr>
              <w:t>ระดับบัณฑิตศึกษา</w:t>
            </w:r>
          </w:p>
        </w:tc>
      </w:tr>
      <w:tr w:rsidR="00B60D70" w:rsidRPr="00B60D70" w14:paraId="4FC2E000" w14:textId="77777777" w:rsidTr="00877373">
        <w:trPr>
          <w:trHeight w:val="300"/>
        </w:trPr>
        <w:tc>
          <w:tcPr>
            <w:tcW w:w="591" w:type="pct"/>
            <w:vAlign w:val="center"/>
          </w:tcPr>
          <w:p w14:paraId="6FCC40B3" w14:textId="34665E43" w:rsidR="00DC7450" w:rsidRPr="00B60D70" w:rsidRDefault="00DC7450" w:rsidP="00877373">
            <w:pPr>
              <w:rPr>
                <w:rFonts w:ascii="TH SarabunPSK" w:eastAsia="TH SarabunPSK" w:hAnsi="TH SarabunPSK" w:cs="TH SarabunPSK"/>
                <w:sz w:val="28"/>
                <w:lang w:val="th"/>
              </w:rPr>
            </w:pPr>
            <w:r w:rsidRPr="00B60D70">
              <w:rPr>
                <w:rFonts w:ascii="TH SarabunPSK" w:eastAsia="TH SarabunPSK" w:hAnsi="TH SarabunPSK" w:cs="TH SarabunPSK" w:hint="cs"/>
                <w:sz w:val="28"/>
              </w:rPr>
              <w:t>DPL601</w:t>
            </w:r>
          </w:p>
        </w:tc>
        <w:tc>
          <w:tcPr>
            <w:tcW w:w="2636" w:type="pct"/>
            <w:vAlign w:val="center"/>
          </w:tcPr>
          <w:p w14:paraId="09DAFC75" w14:textId="77777777" w:rsidR="00DC7450" w:rsidRPr="00B60D70" w:rsidRDefault="00DC7450" w:rsidP="00877373">
            <w:pPr>
              <w:jc w:val="left"/>
              <w:rPr>
                <w:rFonts w:ascii="TH SarabunPSK" w:hAnsi="TH SarabunPSK" w:cs="TH SarabunPSK"/>
                <w:sz w:val="28"/>
              </w:rPr>
            </w:pPr>
            <w:r w:rsidRPr="00B60D70">
              <w:rPr>
                <w:rFonts w:ascii="TH SarabunPSK" w:eastAsia="TH SarabunPSK" w:hAnsi="TH SarabunPSK" w:cs="TH SarabunPSK" w:hint="cs"/>
                <w:sz w:val="28"/>
                <w:lang w:val="th"/>
              </w:rPr>
              <w:t>ระเบียบวิธีวิจัย (Research Method)</w:t>
            </w:r>
          </w:p>
        </w:tc>
        <w:tc>
          <w:tcPr>
            <w:tcW w:w="475" w:type="pct"/>
            <w:vAlign w:val="center"/>
          </w:tcPr>
          <w:p w14:paraId="3113B77F" w14:textId="77777777" w:rsidR="00DC7450" w:rsidRPr="00B60D70" w:rsidRDefault="00DC7450" w:rsidP="00877373">
            <w:pPr>
              <w:rPr>
                <w:rFonts w:ascii="TH SarabunPSK" w:eastAsia="TH SarabunPSK" w:hAnsi="TH SarabunPSK" w:cs="TH SarabunPSK"/>
                <w:sz w:val="28"/>
              </w:rPr>
            </w:pPr>
            <w:r w:rsidRPr="00B60D70">
              <w:rPr>
                <w:rFonts w:ascii="TH SarabunPSK" w:eastAsia="TH SarabunPSK" w:hAnsi="TH SarabunPSK" w:cs="TH SarabunPSK" w:hint="cs"/>
                <w:sz w:val="28"/>
              </w:rPr>
              <w:t>1</w:t>
            </w:r>
          </w:p>
        </w:tc>
        <w:tc>
          <w:tcPr>
            <w:tcW w:w="1298" w:type="pct"/>
            <w:vAlign w:val="center"/>
          </w:tcPr>
          <w:p w14:paraId="5C73564E" w14:textId="77777777" w:rsidR="00DC7450" w:rsidRPr="00B60D70" w:rsidRDefault="00DC7450" w:rsidP="00877373">
            <w:pPr>
              <w:rPr>
                <w:rFonts w:ascii="TH SarabunPSK" w:eastAsia="TH SarabunPSK" w:hAnsi="TH SarabunPSK" w:cs="TH SarabunPSK"/>
                <w:sz w:val="28"/>
              </w:rPr>
            </w:pPr>
            <w:r w:rsidRPr="00B60D70">
              <w:rPr>
                <w:rFonts w:ascii="TH SarabunPSK" w:eastAsia="TH SarabunPSK" w:hAnsi="TH SarabunPSK" w:cs="TH SarabunPSK" w:hint="cs"/>
                <w:sz w:val="28"/>
              </w:rPr>
              <w:t>15</w:t>
            </w:r>
          </w:p>
        </w:tc>
      </w:tr>
      <w:tr w:rsidR="00B60D70" w:rsidRPr="00B60D70" w14:paraId="2DC2C715" w14:textId="77777777" w:rsidTr="00877373">
        <w:trPr>
          <w:trHeight w:val="300"/>
        </w:trPr>
        <w:tc>
          <w:tcPr>
            <w:tcW w:w="591" w:type="pct"/>
            <w:vAlign w:val="center"/>
          </w:tcPr>
          <w:p w14:paraId="02184EE6" w14:textId="563B0B87" w:rsidR="00DC7450" w:rsidRPr="00B60D70" w:rsidRDefault="00DC7450" w:rsidP="00877373">
            <w:pPr>
              <w:ind w:right="26"/>
              <w:rPr>
                <w:rFonts w:ascii="TH SarabunPSK" w:eastAsia="TH SarabunPSK" w:hAnsi="TH SarabunPSK" w:cs="TH SarabunPSK"/>
                <w:sz w:val="28"/>
              </w:rPr>
            </w:pPr>
            <w:r w:rsidRPr="00B60D70">
              <w:rPr>
                <w:rFonts w:ascii="TH SarabunPSK" w:eastAsia="TH SarabunPSK" w:hAnsi="TH SarabunPSK" w:cs="TH SarabunPSK" w:hint="cs"/>
                <w:sz w:val="28"/>
              </w:rPr>
              <w:t>LIT772</w:t>
            </w:r>
          </w:p>
        </w:tc>
        <w:tc>
          <w:tcPr>
            <w:tcW w:w="2636" w:type="pct"/>
            <w:vAlign w:val="center"/>
          </w:tcPr>
          <w:p w14:paraId="79977A6F" w14:textId="77777777" w:rsidR="00DC7450" w:rsidRPr="00B60D70" w:rsidRDefault="00DC7450" w:rsidP="00877373">
            <w:pPr>
              <w:ind w:right="-100"/>
              <w:jc w:val="left"/>
              <w:rPr>
                <w:rFonts w:ascii="TH SarabunPSK" w:eastAsia="TH SarabunPSK" w:hAnsi="TH SarabunPSK" w:cs="TH SarabunPSK"/>
                <w:sz w:val="28"/>
              </w:rPr>
            </w:pPr>
            <w:r w:rsidRPr="00B60D70">
              <w:rPr>
                <w:rFonts w:ascii="TH SarabunPSK" w:eastAsia="TH SarabunPSK" w:hAnsi="TH SarabunPSK" w:cs="TH SarabunPSK" w:hint="cs"/>
                <w:sz w:val="28"/>
                <w:lang w:val="th"/>
              </w:rPr>
              <w:t>วิธีวิทยาการวิจัยขั้นสูง (</w:t>
            </w:r>
            <w:r w:rsidRPr="00B60D70">
              <w:rPr>
                <w:rFonts w:ascii="TH SarabunPSK" w:eastAsia="TH SarabunPSK" w:hAnsi="TH SarabunPSK" w:cs="TH SarabunPSK" w:hint="cs"/>
                <w:sz w:val="28"/>
              </w:rPr>
              <w:t>Advanced Research Methodology)</w:t>
            </w:r>
          </w:p>
        </w:tc>
        <w:tc>
          <w:tcPr>
            <w:tcW w:w="475" w:type="pct"/>
            <w:vAlign w:val="center"/>
          </w:tcPr>
          <w:p w14:paraId="4340ECF6" w14:textId="77777777" w:rsidR="00DC7450" w:rsidRPr="00B60D70" w:rsidRDefault="00DC7450" w:rsidP="00877373">
            <w:pPr>
              <w:ind w:right="26"/>
              <w:rPr>
                <w:rFonts w:ascii="TH SarabunPSK" w:eastAsia="TH SarabunPSK" w:hAnsi="TH SarabunPSK" w:cs="TH SarabunPSK"/>
                <w:sz w:val="28"/>
              </w:rPr>
            </w:pPr>
            <w:r w:rsidRPr="00B60D70">
              <w:rPr>
                <w:rFonts w:ascii="TH SarabunPSK" w:eastAsia="TH SarabunPSK" w:hAnsi="TH SarabunPSK" w:cs="TH SarabunPSK" w:hint="cs"/>
                <w:sz w:val="28"/>
              </w:rPr>
              <w:t>3</w:t>
            </w:r>
          </w:p>
        </w:tc>
        <w:tc>
          <w:tcPr>
            <w:tcW w:w="1298" w:type="pct"/>
            <w:vAlign w:val="center"/>
          </w:tcPr>
          <w:p w14:paraId="2CCF74DB" w14:textId="77777777" w:rsidR="00DC7450" w:rsidRPr="00B60D70" w:rsidRDefault="00DC7450" w:rsidP="00877373">
            <w:pPr>
              <w:ind w:right="26"/>
              <w:rPr>
                <w:rFonts w:ascii="TH SarabunPSK" w:eastAsia="TH SarabunPSK" w:hAnsi="TH SarabunPSK" w:cs="TH SarabunPSK"/>
                <w:sz w:val="28"/>
              </w:rPr>
            </w:pPr>
            <w:r w:rsidRPr="00B60D70">
              <w:rPr>
                <w:rFonts w:ascii="TH SarabunPSK" w:eastAsia="TH SarabunPSK" w:hAnsi="TH SarabunPSK" w:cs="TH SarabunPSK" w:hint="cs"/>
                <w:sz w:val="28"/>
              </w:rPr>
              <w:t>60</w:t>
            </w:r>
          </w:p>
        </w:tc>
      </w:tr>
    </w:tbl>
    <w:p w14:paraId="245C3C15" w14:textId="77777777" w:rsidR="00DC7450" w:rsidRPr="00B60D70" w:rsidRDefault="00DC7450" w:rsidP="00DC7450">
      <w:pPr>
        <w:spacing w:before="120"/>
        <w:ind w:right="26"/>
        <w:jc w:val="left"/>
        <w:rPr>
          <w:rFonts w:ascii="TH SarabunPSK" w:eastAsia="TH SarabunPSK" w:hAnsi="TH SarabunPSK" w:cs="TH SarabunPSK"/>
          <w:b/>
          <w:bCs/>
          <w:cs/>
        </w:rPr>
      </w:pPr>
      <w:r w:rsidRPr="00B60D70">
        <w:rPr>
          <w:rFonts w:ascii="TH SarabunPSK" w:eastAsia="TH SarabunPSK" w:hAnsi="TH SarabunPSK" w:cs="TH SarabunPSK" w:hint="cs"/>
          <w:cs/>
        </w:rPr>
        <w:t xml:space="preserve">- ภาระงานอื่น ๆ </w:t>
      </w:r>
    </w:p>
    <w:p w14:paraId="0179C81A" w14:textId="77777777" w:rsidR="00DC7450" w:rsidRPr="00B60D70" w:rsidRDefault="00DC7450" w:rsidP="00DC7450">
      <w:pPr>
        <w:ind w:right="-46"/>
        <w:jc w:val="left"/>
        <w:rPr>
          <w:rFonts w:ascii="TH SarabunPSK" w:eastAsia="TH SarabunPSK" w:hAnsi="TH SarabunPSK" w:cs="TH SarabunPSK"/>
        </w:rPr>
      </w:pPr>
      <w:r w:rsidRPr="00B60D70">
        <w:rPr>
          <w:rFonts w:ascii="TH SarabunPSK" w:eastAsia="TH SarabunPSK" w:hAnsi="TH SarabunPSK" w:cs="TH SarabunPSK"/>
        </w:rPr>
        <w:t>อาจารย์ที่ปรึกษาชั้นปี</w:t>
      </w:r>
      <w:r w:rsidRPr="00B60D70">
        <w:rPr>
          <w:rFonts w:ascii="TH SarabunPSK" w:eastAsia="TH SarabunPSK" w:hAnsi="TH SarabunPSK" w:cs="TH SarabunPSK" w:hint="cs"/>
        </w:rPr>
        <w:t xml:space="preserve"> </w:t>
      </w:r>
      <w:r w:rsidRPr="00B60D70">
        <w:rPr>
          <w:rFonts w:ascii="TH SarabunPSK" w:eastAsia="TH SarabunPSK" w:hAnsi="TH SarabunPSK" w:cs="TH SarabunPSK"/>
        </w:rPr>
        <w:t>ของนักศึกษาระดับปริญญาตรี</w:t>
      </w:r>
      <w:r w:rsidRPr="00B60D70">
        <w:rPr>
          <w:rFonts w:ascii="TH SarabunPSK" w:eastAsia="TH SarabunPSK" w:hAnsi="TH SarabunPSK" w:cs="TH SarabunPSK" w:hint="cs"/>
        </w:rPr>
        <w:t xml:space="preserve"> </w:t>
      </w:r>
      <w:r w:rsidRPr="00B60D70">
        <w:rPr>
          <w:rFonts w:ascii="TH SarabunPSK" w:eastAsia="TH SarabunPSK" w:hAnsi="TH SarabunPSK" w:cs="TH SarabunPSK"/>
        </w:rPr>
        <w:t>หลักสูตร</w:t>
      </w:r>
      <w:r w:rsidRPr="00B60D70">
        <w:rPr>
          <w:rFonts w:ascii="TH SarabunPSK" w:eastAsia="TH SarabunPSK" w:hAnsi="TH SarabunPSK" w:cs="TH SarabunPSK" w:hint="cs"/>
        </w:rPr>
        <w:t>เทคโนโลยีทางการศึกษาและสื่อสารมวลชน</w:t>
      </w:r>
    </w:p>
    <w:p w14:paraId="6D09B60C" w14:textId="77777777" w:rsidR="0035205A" w:rsidRPr="00B60D70" w:rsidRDefault="0035205A" w:rsidP="00DC7450">
      <w:pPr>
        <w:ind w:right="-46"/>
        <w:jc w:val="left"/>
        <w:rPr>
          <w:rFonts w:ascii="TH SarabunPSK" w:eastAsia="TH SarabunPSK" w:hAnsi="TH SarabunPSK" w:cs="TH SarabunPSK"/>
        </w:rPr>
      </w:pPr>
    </w:p>
    <w:p w14:paraId="25996D2A" w14:textId="1E2586F1" w:rsidR="0067406B" w:rsidRPr="00B60D70" w:rsidRDefault="00DC7450" w:rsidP="00CB2F67">
      <w:pPr>
        <w:ind w:right="26"/>
        <w:jc w:val="left"/>
        <w:rPr>
          <w:rFonts w:ascii="TH SarabunPSK" w:hAnsi="TH SarabunPSK" w:cs="TH SarabunPSK"/>
          <w:lang w:val="th-TH"/>
        </w:rPr>
      </w:pPr>
      <w:r w:rsidRPr="00B60D70">
        <w:rPr>
          <w:rFonts w:ascii="TH SarabunPSK" w:eastAsia="TH SarabunPSK" w:hAnsi="TH SarabunPSK" w:cs="TH SarabunPSK" w:hint="cs"/>
          <w:b/>
          <w:bCs/>
        </w:rPr>
        <w:t>3.2</w:t>
      </w:r>
      <w:r w:rsidRPr="00B60D70">
        <w:rPr>
          <w:rFonts w:ascii="TH SarabunPSK" w:eastAsia="TH SarabunPSK" w:hAnsi="TH SarabunPSK" w:cs="TH SarabunPSK" w:hint="cs"/>
          <w:b/>
          <w:bCs/>
          <w:cs/>
        </w:rPr>
        <w:t>)</w:t>
      </w:r>
      <w:r w:rsidRPr="00B60D70">
        <w:rPr>
          <w:rFonts w:ascii="TH SarabunPSK" w:eastAsia="TH SarabunPSK" w:hAnsi="TH SarabunPSK" w:cs="TH SarabunPSK" w:hint="cs"/>
          <w:b/>
          <w:bCs/>
        </w:rPr>
        <w:t xml:space="preserve"> </w:t>
      </w:r>
      <w:r w:rsidRPr="00B60D70">
        <w:rPr>
          <w:rFonts w:ascii="TH SarabunPSK" w:eastAsia="TH SarabunPSK" w:hAnsi="TH SarabunPSK" w:cs="TH SarabunPSK" w:hint="cs"/>
          <w:b/>
          <w:bCs/>
          <w:cs/>
        </w:rPr>
        <w:t>ภาระงานในหลักสูตรนี้</w:t>
      </w:r>
      <w:bookmarkStart w:id="875" w:name="_Toc161400054"/>
    </w:p>
    <w:tbl>
      <w:tblPr>
        <w:tblStyle w:val="af6"/>
        <w:tblW w:w="4881" w:type="pct"/>
        <w:tblLook w:val="04A0" w:firstRow="1" w:lastRow="0" w:firstColumn="1" w:lastColumn="0" w:noHBand="0" w:noVBand="1"/>
      </w:tblPr>
      <w:tblGrid>
        <w:gridCol w:w="1466"/>
        <w:gridCol w:w="3459"/>
        <w:gridCol w:w="1255"/>
        <w:gridCol w:w="2621"/>
      </w:tblGrid>
      <w:tr w:rsidR="00B60D70" w:rsidRPr="00B60D70" w14:paraId="6AF1C432" w14:textId="77777777" w:rsidTr="00932286">
        <w:tc>
          <w:tcPr>
            <w:tcW w:w="833" w:type="pct"/>
            <w:shd w:val="clear" w:color="auto" w:fill="F2F2F2" w:themeFill="background1" w:themeFillShade="F2"/>
          </w:tcPr>
          <w:p w14:paraId="09FDB3A6" w14:textId="77777777" w:rsidR="00CB2F67" w:rsidRPr="00B60D70" w:rsidRDefault="00CB2F67" w:rsidP="00932286">
            <w:pPr>
              <w:ind w:right="26"/>
              <w:rPr>
                <w:rFonts w:ascii="TH SarabunPSK" w:hAnsi="TH SarabunPSK" w:cs="TH SarabunPSK"/>
                <w:b/>
                <w:bCs/>
                <w:sz w:val="28"/>
                <w:szCs w:val="28"/>
                <w:cs/>
              </w:rPr>
            </w:pPr>
            <w:r w:rsidRPr="00B60D70">
              <w:rPr>
                <w:rFonts w:ascii="TH SarabunPSK" w:hAnsi="TH SarabunPSK" w:cs="TH SarabunPSK" w:hint="cs"/>
                <w:b/>
                <w:bCs/>
                <w:sz w:val="28"/>
                <w:szCs w:val="28"/>
                <w:cs/>
                <w:lang w:val="th-TH"/>
              </w:rPr>
              <w:t>รหัสวิชา</w:t>
            </w:r>
          </w:p>
        </w:tc>
        <w:tc>
          <w:tcPr>
            <w:tcW w:w="1965" w:type="pct"/>
            <w:shd w:val="clear" w:color="auto" w:fill="F2F2F2" w:themeFill="background1" w:themeFillShade="F2"/>
          </w:tcPr>
          <w:p w14:paraId="64E198CB" w14:textId="77777777" w:rsidR="00CB2F67" w:rsidRPr="00B60D70" w:rsidRDefault="00CB2F67" w:rsidP="00932286">
            <w:pPr>
              <w:ind w:right="26"/>
              <w:rPr>
                <w:rFonts w:ascii="TH SarabunPSK" w:hAnsi="TH SarabunPSK" w:cs="TH SarabunPSK"/>
                <w:b/>
                <w:bCs/>
                <w:sz w:val="28"/>
                <w:szCs w:val="28"/>
              </w:rPr>
            </w:pPr>
            <w:r w:rsidRPr="00B60D70">
              <w:rPr>
                <w:rFonts w:ascii="TH SarabunPSK" w:hAnsi="TH SarabunPSK" w:cs="TH SarabunPSK" w:hint="cs"/>
                <w:b/>
                <w:bCs/>
                <w:sz w:val="28"/>
                <w:szCs w:val="28"/>
                <w:cs/>
                <w:lang w:val="th-TH"/>
              </w:rPr>
              <w:t>ชื่อวิชา</w:t>
            </w:r>
          </w:p>
        </w:tc>
        <w:tc>
          <w:tcPr>
            <w:tcW w:w="713" w:type="pct"/>
            <w:shd w:val="clear" w:color="auto" w:fill="F2F2F2" w:themeFill="background1" w:themeFillShade="F2"/>
          </w:tcPr>
          <w:p w14:paraId="3DAF8FC1" w14:textId="77777777" w:rsidR="00CB2F67" w:rsidRPr="00B60D70" w:rsidRDefault="00CB2F67" w:rsidP="00932286">
            <w:pPr>
              <w:ind w:right="26"/>
              <w:rPr>
                <w:rFonts w:ascii="TH SarabunPSK" w:hAnsi="TH SarabunPSK" w:cs="TH SarabunPSK"/>
                <w:b/>
                <w:bCs/>
                <w:sz w:val="28"/>
                <w:szCs w:val="28"/>
              </w:rPr>
            </w:pPr>
            <w:r w:rsidRPr="00B60D70">
              <w:rPr>
                <w:rFonts w:ascii="TH SarabunPSK" w:hAnsi="TH SarabunPSK" w:cs="TH SarabunPSK" w:hint="cs"/>
                <w:b/>
                <w:bCs/>
                <w:sz w:val="28"/>
                <w:szCs w:val="28"/>
                <w:cs/>
                <w:lang w:val="th-TH"/>
              </w:rPr>
              <w:t>หน่วยกิต</w:t>
            </w:r>
          </w:p>
        </w:tc>
        <w:tc>
          <w:tcPr>
            <w:tcW w:w="1489" w:type="pct"/>
            <w:shd w:val="clear" w:color="auto" w:fill="F2F2F2" w:themeFill="background1" w:themeFillShade="F2"/>
          </w:tcPr>
          <w:p w14:paraId="132AC5C5" w14:textId="00B961C0" w:rsidR="00CB2F67" w:rsidRPr="00B60D70" w:rsidRDefault="00CB2F67" w:rsidP="00932286">
            <w:pPr>
              <w:ind w:right="26"/>
              <w:rPr>
                <w:rFonts w:ascii="TH SarabunPSK" w:hAnsi="TH SarabunPSK" w:cs="TH SarabunPSK"/>
                <w:b/>
                <w:bCs/>
                <w:sz w:val="28"/>
                <w:szCs w:val="28"/>
              </w:rPr>
            </w:pPr>
            <w:r w:rsidRPr="00B60D70">
              <w:rPr>
                <w:rFonts w:ascii="TH SarabunPSK" w:hAnsi="TH SarabunPSK" w:cs="TH SarabunPSK" w:hint="cs"/>
                <w:b/>
                <w:bCs/>
                <w:sz w:val="28"/>
                <w:szCs w:val="28"/>
                <w:cs/>
                <w:lang w:val="th-TH"/>
              </w:rPr>
              <w:t>ชั่วโมงสอน</w:t>
            </w:r>
            <w:r w:rsidRPr="00B60D70">
              <w:rPr>
                <w:rFonts w:ascii="TH SarabunPSK" w:hAnsi="TH SarabunPSK" w:cs="TH SarabunPSK" w:hint="cs"/>
                <w:b/>
                <w:bCs/>
                <w:sz w:val="28"/>
                <w:szCs w:val="28"/>
                <w:cs/>
              </w:rPr>
              <w:t>/</w:t>
            </w:r>
            <w:r w:rsidRPr="00B60D70">
              <w:rPr>
                <w:rFonts w:ascii="TH SarabunPSK" w:hAnsi="TH SarabunPSK" w:cs="TH SarabunPSK" w:hint="cs"/>
                <w:b/>
                <w:bCs/>
                <w:sz w:val="28"/>
                <w:szCs w:val="28"/>
                <w:cs/>
                <w:lang w:val="th-TH"/>
              </w:rPr>
              <w:t>ปีการศึกษา</w:t>
            </w:r>
          </w:p>
        </w:tc>
      </w:tr>
      <w:tr w:rsidR="00B60D70" w:rsidRPr="00B60D70" w14:paraId="6A65A06C" w14:textId="77777777" w:rsidTr="00932286">
        <w:tc>
          <w:tcPr>
            <w:tcW w:w="833" w:type="pct"/>
          </w:tcPr>
          <w:p w14:paraId="54123976" w14:textId="0730772E" w:rsidR="00CB2F67" w:rsidRPr="00B60D70" w:rsidRDefault="00CB2F67" w:rsidP="00CB2F67">
            <w:pPr>
              <w:ind w:right="26"/>
              <w:rPr>
                <w:rFonts w:ascii="TH SarabunPSK" w:hAnsi="TH SarabunPSK" w:cs="TH SarabunPSK"/>
                <w:sz w:val="28"/>
                <w:szCs w:val="28"/>
              </w:rPr>
            </w:pPr>
            <w:r w:rsidRPr="00B60D70">
              <w:rPr>
                <w:rFonts w:ascii="TH SarabunPSK" w:eastAsia="TH SarabunPSK" w:hAnsi="TH SarabunPSK" w:cs="TH SarabunPSK" w:hint="cs"/>
                <w:sz w:val="28"/>
                <w:szCs w:val="28"/>
              </w:rPr>
              <w:t>IED</w:t>
            </w:r>
            <w:r w:rsidR="00F92F69" w:rsidRPr="00B60D70">
              <w:rPr>
                <w:rFonts w:ascii="TH SarabunPSK" w:eastAsia="TH SarabunPSK" w:hAnsi="TH SarabunPSK" w:cs="TH SarabunPSK"/>
                <w:sz w:val="28"/>
                <w:szCs w:val="28"/>
              </w:rPr>
              <w:t xml:space="preserve"> </w:t>
            </w:r>
            <w:r w:rsidRPr="00B60D70">
              <w:rPr>
                <w:rFonts w:ascii="TH SarabunPSK" w:eastAsia="TH SarabunPSK" w:hAnsi="TH SarabunPSK" w:cs="TH SarabunPSK" w:hint="cs"/>
                <w:sz w:val="28"/>
                <w:szCs w:val="28"/>
                <w:cs/>
                <w:lang w:val="th"/>
              </w:rPr>
              <w:t>445</w:t>
            </w:r>
          </w:p>
        </w:tc>
        <w:tc>
          <w:tcPr>
            <w:tcW w:w="1965" w:type="pct"/>
          </w:tcPr>
          <w:p w14:paraId="29CA2BC6" w14:textId="77777777" w:rsidR="00CB2F67" w:rsidRPr="00B60D70" w:rsidRDefault="00CB2F67" w:rsidP="00CB2F67">
            <w:pPr>
              <w:jc w:val="left"/>
              <w:rPr>
                <w:rFonts w:ascii="TH SarabunPSK" w:eastAsia="TH SarabunPSK" w:hAnsi="TH SarabunPSK" w:cs="TH SarabunPSK"/>
                <w:sz w:val="28"/>
                <w:szCs w:val="28"/>
                <w:lang w:val="th"/>
              </w:rPr>
            </w:pPr>
            <w:r w:rsidRPr="00B60D70">
              <w:rPr>
                <w:rFonts w:ascii="TH SarabunPSK" w:eastAsia="TH SarabunPSK" w:hAnsi="TH SarabunPSK" w:cs="TH SarabunPSK"/>
                <w:sz w:val="28"/>
                <w:szCs w:val="28"/>
                <w:cs/>
                <w:lang w:val="th"/>
              </w:rPr>
              <w:t>การวิจัยพัฒนาการเรียนรู้เพื่อยกระดับสมรรถนะวิชาชีพ</w:t>
            </w:r>
          </w:p>
          <w:p w14:paraId="7CFDE176" w14:textId="02214A8A" w:rsidR="00CB2F67" w:rsidRPr="00B60D70" w:rsidRDefault="00F92F69" w:rsidP="00CB2F67">
            <w:pPr>
              <w:ind w:right="26"/>
              <w:jc w:val="left"/>
              <w:rPr>
                <w:rFonts w:ascii="TH SarabunPSK" w:hAnsi="TH SarabunPSK" w:cs="TH SarabunPSK"/>
                <w:sz w:val="28"/>
                <w:szCs w:val="28"/>
              </w:rPr>
            </w:pPr>
            <w:r w:rsidRPr="00B60D70">
              <w:rPr>
                <w:rFonts w:ascii="TH SarabunPSK" w:eastAsia="TH SarabunPSK" w:hAnsi="TH SarabunPSK" w:cs="TH SarabunPSK"/>
                <w:sz w:val="28"/>
                <w:szCs w:val="28"/>
                <w:cs/>
                <w:lang w:val="th" w:bidi="th"/>
              </w:rPr>
              <w:t>(</w:t>
            </w:r>
            <w:r w:rsidRPr="00B60D70">
              <w:rPr>
                <w:rFonts w:ascii="TH SarabunPSK" w:eastAsia="TH SarabunPSK" w:hAnsi="TH SarabunPSK" w:cs="TH SarabunPSK"/>
                <w:sz w:val="28"/>
                <w:szCs w:val="28"/>
                <w:lang w:bidi="th"/>
              </w:rPr>
              <w:t>Research on Learning Development to Enhance Professional Competency)</w:t>
            </w:r>
          </w:p>
        </w:tc>
        <w:tc>
          <w:tcPr>
            <w:tcW w:w="713" w:type="pct"/>
            <w:vAlign w:val="center"/>
          </w:tcPr>
          <w:p w14:paraId="32BF75E3" w14:textId="0D46C6EC" w:rsidR="00CB2F67" w:rsidRPr="00B60D70" w:rsidRDefault="00CB2F67" w:rsidP="00CB2F67">
            <w:pPr>
              <w:ind w:right="26"/>
              <w:rPr>
                <w:rFonts w:ascii="TH SarabunPSK" w:hAnsi="TH SarabunPSK" w:cs="TH SarabunPSK"/>
                <w:sz w:val="28"/>
                <w:szCs w:val="28"/>
              </w:rPr>
            </w:pPr>
            <w:r w:rsidRPr="00B60D70">
              <w:rPr>
                <w:rFonts w:ascii="TH SarabunPSK" w:eastAsia="TH SarabunPSK" w:hAnsi="TH SarabunPSK" w:cs="TH SarabunPSK" w:hint="cs"/>
                <w:sz w:val="28"/>
                <w:szCs w:val="28"/>
              </w:rPr>
              <w:t>3</w:t>
            </w:r>
            <w:r w:rsidRPr="00B60D70">
              <w:rPr>
                <w:rFonts w:ascii="TH SarabunPSK" w:eastAsia="TH SarabunPSK" w:hAnsi="TH SarabunPSK" w:cs="TH SarabunPSK" w:hint="cs"/>
                <w:sz w:val="28"/>
                <w:szCs w:val="28"/>
                <w:cs/>
              </w:rPr>
              <w:t xml:space="preserve"> </w:t>
            </w:r>
            <w:r w:rsidRPr="00B60D70">
              <w:rPr>
                <w:rFonts w:ascii="TH SarabunPSK" w:eastAsia="Times New Roman" w:hAnsi="TH SarabunPSK" w:cs="TH SarabunPSK"/>
                <w:sz w:val="28"/>
                <w:szCs w:val="28"/>
                <w:cs/>
              </w:rPr>
              <w:t>(</w:t>
            </w:r>
            <w:r w:rsidRPr="00B60D70">
              <w:rPr>
                <w:rFonts w:ascii="TH SarabunPSK" w:eastAsia="Times New Roman" w:hAnsi="TH SarabunPSK" w:cs="TH SarabunPSK"/>
                <w:sz w:val="28"/>
                <w:szCs w:val="28"/>
              </w:rPr>
              <w:t>2</w:t>
            </w:r>
            <w:r w:rsidRPr="00B60D70">
              <w:rPr>
                <w:rFonts w:ascii="TH SarabunPSK" w:eastAsia="Times New Roman" w:hAnsi="TH SarabunPSK" w:cs="TH SarabunPSK"/>
                <w:sz w:val="28"/>
                <w:szCs w:val="28"/>
                <w:cs/>
              </w:rPr>
              <w:t>-</w:t>
            </w:r>
            <w:r w:rsidRPr="00B60D70">
              <w:rPr>
                <w:rFonts w:ascii="TH SarabunPSK" w:eastAsia="Times New Roman" w:hAnsi="TH SarabunPSK" w:cs="TH SarabunPSK"/>
                <w:sz w:val="28"/>
                <w:szCs w:val="28"/>
              </w:rPr>
              <w:t>2</w:t>
            </w:r>
            <w:r w:rsidRPr="00B60D70">
              <w:rPr>
                <w:rFonts w:ascii="TH SarabunPSK" w:eastAsia="Times New Roman" w:hAnsi="TH SarabunPSK" w:cs="TH SarabunPSK"/>
                <w:sz w:val="28"/>
                <w:szCs w:val="28"/>
                <w:cs/>
              </w:rPr>
              <w:t>-</w:t>
            </w:r>
            <w:r w:rsidRPr="00B60D70">
              <w:rPr>
                <w:rFonts w:ascii="TH SarabunPSK" w:eastAsia="Times New Roman" w:hAnsi="TH SarabunPSK" w:cs="TH SarabunPSK"/>
                <w:sz w:val="28"/>
                <w:szCs w:val="28"/>
              </w:rPr>
              <w:t>6</w:t>
            </w:r>
            <w:r w:rsidRPr="00B60D70">
              <w:rPr>
                <w:rFonts w:ascii="TH SarabunPSK" w:eastAsia="Times New Roman" w:hAnsi="TH SarabunPSK" w:cs="TH SarabunPSK"/>
                <w:sz w:val="28"/>
                <w:szCs w:val="28"/>
                <w:cs/>
              </w:rPr>
              <w:t>)</w:t>
            </w:r>
          </w:p>
        </w:tc>
        <w:tc>
          <w:tcPr>
            <w:tcW w:w="1489" w:type="pct"/>
            <w:vAlign w:val="center"/>
          </w:tcPr>
          <w:p w14:paraId="761A4F6B" w14:textId="40963E5A" w:rsidR="00CB2F67" w:rsidRPr="00B60D70" w:rsidRDefault="00CB2F67" w:rsidP="00CB2F67">
            <w:pPr>
              <w:ind w:right="26"/>
              <w:rPr>
                <w:rFonts w:ascii="TH SarabunPSK" w:hAnsi="TH SarabunPSK" w:cs="TH SarabunPSK"/>
                <w:sz w:val="28"/>
                <w:szCs w:val="28"/>
              </w:rPr>
            </w:pPr>
            <w:r w:rsidRPr="00B60D70">
              <w:rPr>
                <w:rFonts w:ascii="TH SarabunPSK" w:eastAsia="TH SarabunPSK" w:hAnsi="TH SarabunPSK" w:cs="TH SarabunPSK" w:hint="cs"/>
                <w:sz w:val="28"/>
                <w:szCs w:val="28"/>
              </w:rPr>
              <w:t>180 (60*3กลุ่ม)</w:t>
            </w:r>
          </w:p>
        </w:tc>
      </w:tr>
      <w:tr w:rsidR="00B60D70" w:rsidRPr="00B60D70" w14:paraId="3A5462EC" w14:textId="77777777" w:rsidTr="00932286">
        <w:tc>
          <w:tcPr>
            <w:tcW w:w="833" w:type="pct"/>
          </w:tcPr>
          <w:p w14:paraId="57C84672" w14:textId="6958CD6A"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F92F69" w:rsidRPr="00B60D70">
              <w:rPr>
                <w:rFonts w:ascii="TH SarabunPSK" w:hAnsi="TH SarabunPSK" w:cs="TH SarabunPSK"/>
                <w:sz w:val="28"/>
                <w:szCs w:val="28"/>
              </w:rPr>
              <w:t xml:space="preserve"> </w:t>
            </w:r>
            <w:r w:rsidRPr="00B60D70">
              <w:rPr>
                <w:rFonts w:ascii="TH SarabunPSK" w:hAnsi="TH SarabunPSK" w:cs="TH SarabunPSK" w:hint="cs"/>
                <w:sz w:val="28"/>
                <w:szCs w:val="28"/>
              </w:rPr>
              <w:t>198</w:t>
            </w:r>
          </w:p>
        </w:tc>
        <w:tc>
          <w:tcPr>
            <w:tcW w:w="1965" w:type="pct"/>
          </w:tcPr>
          <w:p w14:paraId="39435CE1" w14:textId="3236160E"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การฝึกประสบการณ์วิชาชีพช่างโยธา </w:t>
            </w:r>
            <w:r w:rsidRPr="00B60D70">
              <w:rPr>
                <w:rFonts w:ascii="TH SarabunPSK" w:hAnsi="TH SarabunPSK" w:cs="TH SarabunPSK" w:hint="cs"/>
                <w:sz w:val="28"/>
                <w:szCs w:val="28"/>
                <w:cs/>
              </w:rPr>
              <w:t>1</w:t>
            </w:r>
          </w:p>
          <w:p w14:paraId="684EF8EE" w14:textId="473B5886"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Experience Learning for Civil Engineer Teacher </w:t>
            </w:r>
            <w:r w:rsidR="00484154" w:rsidRPr="00B60D70">
              <w:rPr>
                <w:rFonts w:ascii="TH SarabunPSK" w:hAnsi="TH SarabunPSK" w:cs="TH SarabunPSK"/>
                <w:sz w:val="28"/>
                <w:szCs w:val="28"/>
              </w:rPr>
              <w:t>I</w:t>
            </w:r>
            <w:r w:rsidRPr="00B60D70">
              <w:rPr>
                <w:rFonts w:ascii="TH SarabunPSK" w:hAnsi="TH SarabunPSK" w:cs="TH SarabunPSK" w:hint="cs"/>
                <w:sz w:val="28"/>
                <w:szCs w:val="28"/>
                <w:cs/>
              </w:rPr>
              <w:t>)</w:t>
            </w:r>
          </w:p>
        </w:tc>
        <w:tc>
          <w:tcPr>
            <w:tcW w:w="713" w:type="pct"/>
          </w:tcPr>
          <w:p w14:paraId="38B0B075" w14:textId="093A8381"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sz w:val="28"/>
                <w:szCs w:val="28"/>
                <w:cs/>
              </w:rPr>
              <w:t>1 (0-</w:t>
            </w:r>
            <w:r w:rsidR="00934474" w:rsidRPr="00B60D70">
              <w:rPr>
                <w:rFonts w:ascii="TH SarabunPSK" w:hAnsi="TH SarabunPSK" w:cs="TH SarabunPSK"/>
                <w:sz w:val="28"/>
                <w:szCs w:val="28"/>
              </w:rPr>
              <w:t>3</w:t>
            </w:r>
            <w:r w:rsidRPr="00B60D70">
              <w:rPr>
                <w:rFonts w:ascii="TH SarabunPSK" w:hAnsi="TH SarabunPSK" w:cs="TH SarabunPSK"/>
                <w:sz w:val="28"/>
                <w:szCs w:val="28"/>
                <w:cs/>
              </w:rPr>
              <w:t>-3)</w:t>
            </w:r>
          </w:p>
        </w:tc>
        <w:tc>
          <w:tcPr>
            <w:tcW w:w="1489" w:type="pct"/>
          </w:tcPr>
          <w:p w14:paraId="6D6E44DA"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6D2D0647" w14:textId="77777777" w:rsidTr="00932286">
        <w:tc>
          <w:tcPr>
            <w:tcW w:w="833" w:type="pct"/>
          </w:tcPr>
          <w:p w14:paraId="5263B7CC" w14:textId="0ECD5412"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F92F69" w:rsidRPr="00B60D70">
              <w:rPr>
                <w:rFonts w:ascii="TH SarabunPSK" w:hAnsi="TH SarabunPSK" w:cs="TH SarabunPSK"/>
                <w:sz w:val="28"/>
                <w:szCs w:val="28"/>
              </w:rPr>
              <w:t xml:space="preserve"> </w:t>
            </w:r>
            <w:r w:rsidRPr="00B60D70">
              <w:rPr>
                <w:rFonts w:ascii="TH SarabunPSK" w:hAnsi="TH SarabunPSK" w:cs="TH SarabunPSK" w:hint="cs"/>
                <w:sz w:val="28"/>
                <w:szCs w:val="28"/>
                <w:cs/>
              </w:rPr>
              <w:t>2</w:t>
            </w:r>
            <w:r w:rsidRPr="00B60D70">
              <w:rPr>
                <w:rFonts w:ascii="TH SarabunPSK" w:hAnsi="TH SarabunPSK" w:cs="TH SarabunPSK" w:hint="cs"/>
                <w:sz w:val="28"/>
                <w:szCs w:val="28"/>
              </w:rPr>
              <w:t>98</w:t>
            </w:r>
          </w:p>
        </w:tc>
        <w:tc>
          <w:tcPr>
            <w:tcW w:w="1965" w:type="pct"/>
          </w:tcPr>
          <w:p w14:paraId="568EF290" w14:textId="5FF8F305"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การฝึกประสบการณ์วิชาชีพช่างโยธา </w:t>
            </w:r>
            <w:r w:rsidRPr="00B60D70">
              <w:rPr>
                <w:rFonts w:ascii="TH SarabunPSK" w:hAnsi="TH SarabunPSK" w:cs="TH SarabunPSK" w:hint="cs"/>
                <w:sz w:val="28"/>
                <w:szCs w:val="28"/>
                <w:cs/>
              </w:rPr>
              <w:t>2</w:t>
            </w:r>
          </w:p>
          <w:p w14:paraId="44FC55E7" w14:textId="0F3E86B6" w:rsidR="00CB2F67" w:rsidRPr="00B60D70" w:rsidRDefault="00CB2F67" w:rsidP="00932286">
            <w:pPr>
              <w:ind w:right="26"/>
              <w:jc w:val="left"/>
              <w:rPr>
                <w:rFonts w:ascii="TH SarabunPSK" w:hAnsi="TH SarabunPSK" w:cs="TH SarabunPSK"/>
                <w:sz w:val="28"/>
                <w:szCs w:val="28"/>
                <w:cs/>
              </w:rPr>
            </w:pP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Experience Learning for Civil Engineer Teacher </w:t>
            </w:r>
            <w:r w:rsidR="00484154" w:rsidRPr="00B60D70">
              <w:rPr>
                <w:rFonts w:ascii="TH SarabunPSK" w:hAnsi="TH SarabunPSK" w:cs="TH SarabunPSK"/>
                <w:sz w:val="28"/>
                <w:szCs w:val="28"/>
              </w:rPr>
              <w:t>II</w:t>
            </w:r>
            <w:r w:rsidRPr="00B60D70">
              <w:rPr>
                <w:rFonts w:ascii="TH SarabunPSK" w:hAnsi="TH SarabunPSK" w:cs="TH SarabunPSK" w:hint="cs"/>
                <w:sz w:val="28"/>
                <w:szCs w:val="28"/>
                <w:cs/>
              </w:rPr>
              <w:t>)</w:t>
            </w:r>
          </w:p>
        </w:tc>
        <w:tc>
          <w:tcPr>
            <w:tcW w:w="713" w:type="pct"/>
          </w:tcPr>
          <w:p w14:paraId="1F7865B9" w14:textId="682F8046"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sz w:val="28"/>
                <w:szCs w:val="28"/>
                <w:cs/>
              </w:rPr>
              <w:t>1 (0-</w:t>
            </w:r>
            <w:r w:rsidR="00934474" w:rsidRPr="00B60D70">
              <w:rPr>
                <w:rFonts w:ascii="TH SarabunPSK" w:hAnsi="TH SarabunPSK" w:cs="TH SarabunPSK"/>
                <w:sz w:val="28"/>
                <w:szCs w:val="28"/>
              </w:rPr>
              <w:t>3</w:t>
            </w:r>
            <w:r w:rsidRPr="00B60D70">
              <w:rPr>
                <w:rFonts w:ascii="TH SarabunPSK" w:hAnsi="TH SarabunPSK" w:cs="TH SarabunPSK"/>
                <w:sz w:val="28"/>
                <w:szCs w:val="28"/>
                <w:cs/>
              </w:rPr>
              <w:t>-3)</w:t>
            </w:r>
          </w:p>
        </w:tc>
        <w:tc>
          <w:tcPr>
            <w:tcW w:w="1489" w:type="pct"/>
          </w:tcPr>
          <w:p w14:paraId="68E325C6"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1DC4B908" w14:textId="77777777" w:rsidTr="00932286">
        <w:tc>
          <w:tcPr>
            <w:tcW w:w="833" w:type="pct"/>
          </w:tcPr>
          <w:p w14:paraId="7356BA77" w14:textId="761EF3FA"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F92F69" w:rsidRPr="00B60D70">
              <w:rPr>
                <w:rFonts w:ascii="TH SarabunPSK" w:hAnsi="TH SarabunPSK" w:cs="TH SarabunPSK"/>
                <w:sz w:val="28"/>
                <w:szCs w:val="28"/>
              </w:rPr>
              <w:t xml:space="preserve"> </w:t>
            </w:r>
            <w:r w:rsidRPr="00B60D70">
              <w:rPr>
                <w:rFonts w:ascii="TH SarabunPSK" w:hAnsi="TH SarabunPSK" w:cs="TH SarabunPSK" w:hint="cs"/>
                <w:sz w:val="28"/>
                <w:szCs w:val="28"/>
                <w:cs/>
              </w:rPr>
              <w:t>3</w:t>
            </w:r>
            <w:r w:rsidRPr="00B60D70">
              <w:rPr>
                <w:rFonts w:ascii="TH SarabunPSK" w:hAnsi="TH SarabunPSK" w:cs="TH SarabunPSK" w:hint="cs"/>
                <w:sz w:val="28"/>
                <w:szCs w:val="28"/>
              </w:rPr>
              <w:t>98</w:t>
            </w:r>
          </w:p>
        </w:tc>
        <w:tc>
          <w:tcPr>
            <w:tcW w:w="1965" w:type="pct"/>
          </w:tcPr>
          <w:p w14:paraId="613C5DFD" w14:textId="6C900225"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การฝึกประสบการณ์วิชาชีพช่างโยธา </w:t>
            </w:r>
            <w:r w:rsidRPr="00B60D70">
              <w:rPr>
                <w:rFonts w:ascii="TH SarabunPSK" w:hAnsi="TH SarabunPSK" w:cs="TH SarabunPSK" w:hint="cs"/>
                <w:sz w:val="28"/>
                <w:szCs w:val="28"/>
                <w:cs/>
              </w:rPr>
              <w:t>3</w:t>
            </w:r>
          </w:p>
          <w:p w14:paraId="63EEAF5D" w14:textId="18F2DDB3" w:rsidR="00CB2F67" w:rsidRPr="00B60D70" w:rsidRDefault="004117BF" w:rsidP="00932286">
            <w:pPr>
              <w:ind w:right="26"/>
              <w:jc w:val="left"/>
              <w:rPr>
                <w:rFonts w:ascii="TH SarabunPSK" w:hAnsi="TH SarabunPSK" w:cs="TH SarabunPSK"/>
                <w:sz w:val="28"/>
                <w:szCs w:val="28"/>
                <w:cs/>
              </w:rPr>
            </w:pPr>
            <w:r w:rsidRPr="00B60D70">
              <w:rPr>
                <w:rFonts w:ascii="TH SarabunPSK" w:hAnsi="TH SarabunPSK" w:cs="TH SarabunPSK"/>
                <w:sz w:val="28"/>
                <w:szCs w:val="28"/>
                <w:cs/>
              </w:rPr>
              <w:lastRenderedPageBreak/>
              <w:t>(</w:t>
            </w:r>
            <w:r w:rsidRPr="00B60D70">
              <w:rPr>
                <w:rFonts w:ascii="TH SarabunPSK" w:hAnsi="TH SarabunPSK" w:cs="TH SarabunPSK"/>
                <w:sz w:val="28"/>
                <w:szCs w:val="28"/>
              </w:rPr>
              <w:t xml:space="preserve">Experience Learning for Civil Engineer Teacher </w:t>
            </w:r>
            <w:r w:rsidR="00484154" w:rsidRPr="00B60D70">
              <w:rPr>
                <w:rFonts w:ascii="TH SarabunPSK" w:hAnsi="TH SarabunPSK" w:cs="TH SarabunPSK"/>
                <w:sz w:val="28"/>
                <w:szCs w:val="28"/>
              </w:rPr>
              <w:t>III</w:t>
            </w:r>
            <w:r w:rsidRPr="00B60D70">
              <w:rPr>
                <w:rFonts w:ascii="TH SarabunPSK" w:hAnsi="TH SarabunPSK" w:cs="TH SarabunPSK"/>
                <w:sz w:val="28"/>
                <w:szCs w:val="28"/>
                <w:cs/>
              </w:rPr>
              <w:t>)</w:t>
            </w:r>
          </w:p>
        </w:tc>
        <w:tc>
          <w:tcPr>
            <w:tcW w:w="713" w:type="pct"/>
          </w:tcPr>
          <w:p w14:paraId="56CA77AC" w14:textId="48A8FF5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sz w:val="28"/>
                <w:szCs w:val="28"/>
                <w:cs/>
              </w:rPr>
              <w:lastRenderedPageBreak/>
              <w:t>1 (0-</w:t>
            </w:r>
            <w:r w:rsidR="00934474" w:rsidRPr="00B60D70">
              <w:rPr>
                <w:rFonts w:ascii="TH SarabunPSK" w:hAnsi="TH SarabunPSK" w:cs="TH SarabunPSK"/>
                <w:sz w:val="28"/>
                <w:szCs w:val="28"/>
              </w:rPr>
              <w:t>3</w:t>
            </w:r>
            <w:r w:rsidRPr="00B60D70">
              <w:rPr>
                <w:rFonts w:ascii="TH SarabunPSK" w:hAnsi="TH SarabunPSK" w:cs="TH SarabunPSK"/>
                <w:sz w:val="28"/>
                <w:szCs w:val="28"/>
                <w:cs/>
              </w:rPr>
              <w:t>-3)</w:t>
            </w:r>
          </w:p>
        </w:tc>
        <w:tc>
          <w:tcPr>
            <w:tcW w:w="1489" w:type="pct"/>
          </w:tcPr>
          <w:p w14:paraId="305DE91D"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301BD1CF" w14:textId="77777777" w:rsidTr="00932286">
        <w:tc>
          <w:tcPr>
            <w:tcW w:w="833" w:type="pct"/>
          </w:tcPr>
          <w:p w14:paraId="1EFB23ED" w14:textId="1C82BBED"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F92F69" w:rsidRPr="00B60D70">
              <w:rPr>
                <w:rFonts w:ascii="TH SarabunPSK" w:hAnsi="TH SarabunPSK" w:cs="TH SarabunPSK"/>
                <w:sz w:val="28"/>
                <w:szCs w:val="28"/>
              </w:rPr>
              <w:t xml:space="preserve"> </w:t>
            </w:r>
            <w:r w:rsidRPr="00B60D70">
              <w:rPr>
                <w:rFonts w:ascii="TH SarabunPSK" w:hAnsi="TH SarabunPSK" w:cs="TH SarabunPSK" w:hint="cs"/>
                <w:sz w:val="28"/>
                <w:szCs w:val="28"/>
                <w:cs/>
              </w:rPr>
              <w:t>4</w:t>
            </w:r>
            <w:r w:rsidRPr="00B60D70">
              <w:rPr>
                <w:rFonts w:ascii="TH SarabunPSK" w:hAnsi="TH SarabunPSK" w:cs="TH SarabunPSK" w:hint="cs"/>
                <w:sz w:val="28"/>
                <w:szCs w:val="28"/>
              </w:rPr>
              <w:t>98</w:t>
            </w:r>
          </w:p>
        </w:tc>
        <w:tc>
          <w:tcPr>
            <w:tcW w:w="1965" w:type="pct"/>
          </w:tcPr>
          <w:p w14:paraId="239E0188" w14:textId="6BAF44E4"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การฝึกประสบการณ์วิชาชีพช่างโยธา </w:t>
            </w:r>
            <w:r w:rsidRPr="00B60D70">
              <w:rPr>
                <w:rFonts w:ascii="TH SarabunPSK" w:hAnsi="TH SarabunPSK" w:cs="TH SarabunPSK" w:hint="cs"/>
                <w:sz w:val="28"/>
                <w:szCs w:val="28"/>
                <w:cs/>
              </w:rPr>
              <w:t>4</w:t>
            </w:r>
          </w:p>
          <w:p w14:paraId="7FAD8E5A" w14:textId="0193AA75" w:rsidR="00CB2F67" w:rsidRPr="00B60D70" w:rsidRDefault="00AB1DDA" w:rsidP="00932286">
            <w:pPr>
              <w:ind w:right="26"/>
              <w:jc w:val="left"/>
              <w:rPr>
                <w:rFonts w:ascii="TH SarabunPSK" w:hAnsi="TH SarabunPSK" w:cs="TH SarabunPSK"/>
                <w:sz w:val="28"/>
                <w:szCs w:val="28"/>
                <w:cs/>
              </w:rPr>
            </w:pPr>
            <w:r w:rsidRPr="00B60D70">
              <w:rPr>
                <w:rFonts w:ascii="TH SarabunPSK" w:hAnsi="TH SarabunPSK" w:cs="TH SarabunPSK"/>
                <w:sz w:val="28"/>
                <w:szCs w:val="28"/>
                <w:cs/>
              </w:rPr>
              <w:t>(</w:t>
            </w:r>
            <w:r w:rsidRPr="00B60D70">
              <w:rPr>
                <w:rFonts w:ascii="TH SarabunPSK" w:hAnsi="TH SarabunPSK" w:cs="TH SarabunPSK"/>
                <w:sz w:val="28"/>
                <w:szCs w:val="28"/>
              </w:rPr>
              <w:t xml:space="preserve">Experience Learning for Civil Engineer Teacher </w:t>
            </w:r>
            <w:r w:rsidR="00484154" w:rsidRPr="00B60D70">
              <w:rPr>
                <w:rFonts w:ascii="TH SarabunPSK" w:hAnsi="TH SarabunPSK" w:cs="TH SarabunPSK"/>
                <w:sz w:val="28"/>
                <w:szCs w:val="28"/>
              </w:rPr>
              <w:t>IV</w:t>
            </w:r>
            <w:r w:rsidRPr="00B60D70">
              <w:rPr>
                <w:rFonts w:ascii="TH SarabunPSK" w:hAnsi="TH SarabunPSK" w:cs="TH SarabunPSK"/>
                <w:sz w:val="28"/>
                <w:szCs w:val="28"/>
                <w:cs/>
              </w:rPr>
              <w:t>)</w:t>
            </w:r>
          </w:p>
        </w:tc>
        <w:tc>
          <w:tcPr>
            <w:tcW w:w="713" w:type="pct"/>
          </w:tcPr>
          <w:p w14:paraId="403B0BA1" w14:textId="5F190A4E"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sz w:val="28"/>
                <w:szCs w:val="28"/>
                <w:cs/>
              </w:rPr>
              <w:t>1 (0-</w:t>
            </w:r>
            <w:r w:rsidR="00934474" w:rsidRPr="00B60D70">
              <w:rPr>
                <w:rFonts w:ascii="TH SarabunPSK" w:hAnsi="TH SarabunPSK" w:cs="TH SarabunPSK"/>
                <w:sz w:val="28"/>
                <w:szCs w:val="28"/>
              </w:rPr>
              <w:t>3</w:t>
            </w:r>
            <w:r w:rsidRPr="00B60D70">
              <w:rPr>
                <w:rFonts w:ascii="TH SarabunPSK" w:hAnsi="TH SarabunPSK" w:cs="TH SarabunPSK"/>
                <w:sz w:val="28"/>
                <w:szCs w:val="28"/>
                <w:cs/>
              </w:rPr>
              <w:t>-3)</w:t>
            </w:r>
          </w:p>
        </w:tc>
        <w:tc>
          <w:tcPr>
            <w:tcW w:w="1489" w:type="pct"/>
          </w:tcPr>
          <w:p w14:paraId="3439FFEC"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7205FE9A" w14:textId="77777777" w:rsidTr="00932286">
        <w:tc>
          <w:tcPr>
            <w:tcW w:w="833" w:type="pct"/>
          </w:tcPr>
          <w:p w14:paraId="364CBA35" w14:textId="5E70418C"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CTE</w:t>
            </w:r>
            <w:r w:rsidR="00F92F69" w:rsidRPr="00B60D70">
              <w:rPr>
                <w:rFonts w:ascii="TH SarabunPSK" w:hAnsi="TH SarabunPSK" w:cs="TH SarabunPSK"/>
                <w:sz w:val="28"/>
                <w:szCs w:val="28"/>
              </w:rPr>
              <w:t xml:space="preserve"> </w:t>
            </w:r>
            <w:r w:rsidRPr="00B60D70">
              <w:rPr>
                <w:rFonts w:ascii="TH SarabunPSK" w:hAnsi="TH SarabunPSK" w:cs="TH SarabunPSK" w:hint="cs"/>
                <w:sz w:val="28"/>
                <w:szCs w:val="28"/>
                <w:cs/>
              </w:rPr>
              <w:t>499</w:t>
            </w:r>
          </w:p>
        </w:tc>
        <w:tc>
          <w:tcPr>
            <w:tcW w:w="1965" w:type="pct"/>
          </w:tcPr>
          <w:p w14:paraId="38904C16" w14:textId="3DF2DDFB" w:rsidR="00CB2F67" w:rsidRPr="00B60D70" w:rsidRDefault="00CB2F67" w:rsidP="00932286">
            <w:pPr>
              <w:ind w:right="26"/>
              <w:jc w:val="left"/>
              <w:rPr>
                <w:rFonts w:ascii="TH SarabunPSK" w:hAnsi="TH SarabunPSK" w:cs="TH SarabunPSK"/>
                <w:sz w:val="28"/>
                <w:szCs w:val="28"/>
              </w:rPr>
            </w:pPr>
            <w:r w:rsidRPr="00B60D70">
              <w:rPr>
                <w:rFonts w:ascii="TH SarabunPSK" w:hAnsi="TH SarabunPSK" w:cs="TH SarabunPSK" w:hint="cs"/>
                <w:sz w:val="28"/>
                <w:szCs w:val="28"/>
                <w:cs/>
                <w:lang w:val="th-TH"/>
              </w:rPr>
              <w:t xml:space="preserve">การฝึกประสบการณ์วิชาชีพช่างโยธา </w:t>
            </w:r>
            <w:r w:rsidRPr="00B60D70">
              <w:rPr>
                <w:rFonts w:ascii="TH SarabunPSK" w:hAnsi="TH SarabunPSK" w:cs="TH SarabunPSK" w:hint="cs"/>
                <w:sz w:val="28"/>
                <w:szCs w:val="28"/>
                <w:cs/>
              </w:rPr>
              <w:t>5</w:t>
            </w:r>
          </w:p>
          <w:p w14:paraId="12C3B0C0" w14:textId="06AD9707" w:rsidR="00CB2F67" w:rsidRPr="00B60D70" w:rsidRDefault="00CB2F67" w:rsidP="00932286">
            <w:pPr>
              <w:ind w:right="26"/>
              <w:jc w:val="left"/>
              <w:rPr>
                <w:rFonts w:ascii="TH SarabunPSK" w:hAnsi="TH SarabunPSK" w:cs="TH SarabunPSK"/>
                <w:sz w:val="28"/>
                <w:szCs w:val="28"/>
                <w:cs/>
              </w:rPr>
            </w:pP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Experience Learning for Civil Engineer Teacher </w:t>
            </w:r>
            <w:r w:rsidR="00484154" w:rsidRPr="00B60D70">
              <w:rPr>
                <w:rFonts w:ascii="TH SarabunPSK" w:hAnsi="TH SarabunPSK" w:cs="TH SarabunPSK"/>
                <w:sz w:val="28"/>
                <w:szCs w:val="28"/>
              </w:rPr>
              <w:t>V</w:t>
            </w:r>
            <w:r w:rsidRPr="00B60D70">
              <w:rPr>
                <w:rFonts w:ascii="TH SarabunPSK" w:hAnsi="TH SarabunPSK" w:cs="TH SarabunPSK" w:hint="cs"/>
                <w:sz w:val="28"/>
                <w:szCs w:val="28"/>
                <w:cs/>
              </w:rPr>
              <w:t>)</w:t>
            </w:r>
          </w:p>
        </w:tc>
        <w:tc>
          <w:tcPr>
            <w:tcW w:w="713" w:type="pct"/>
          </w:tcPr>
          <w:p w14:paraId="78607789" w14:textId="6207AEFF"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sz w:val="28"/>
                <w:szCs w:val="28"/>
              </w:rPr>
              <w:t>3 (0-</w:t>
            </w:r>
            <w:r w:rsidR="00934474" w:rsidRPr="00B60D70">
              <w:rPr>
                <w:rFonts w:ascii="TH SarabunPSK" w:hAnsi="TH SarabunPSK" w:cs="TH SarabunPSK" w:hint="cs"/>
                <w:sz w:val="28"/>
                <w:szCs w:val="28"/>
              </w:rPr>
              <w:t>9</w:t>
            </w:r>
            <w:r w:rsidRPr="00B60D70">
              <w:rPr>
                <w:rFonts w:ascii="TH SarabunPSK" w:hAnsi="TH SarabunPSK" w:cs="TH SarabunPSK"/>
                <w:sz w:val="28"/>
                <w:szCs w:val="28"/>
              </w:rPr>
              <w:t>-9)</w:t>
            </w:r>
          </w:p>
        </w:tc>
        <w:tc>
          <w:tcPr>
            <w:tcW w:w="1489" w:type="pct"/>
          </w:tcPr>
          <w:p w14:paraId="27D6AF0B" w14:textId="77777777" w:rsidR="00CB2F67" w:rsidRPr="00B60D70" w:rsidRDefault="00CB2F67" w:rsidP="00932286">
            <w:pPr>
              <w:ind w:right="26"/>
              <w:rPr>
                <w:rFonts w:ascii="TH SarabunPSK" w:hAnsi="TH SarabunPSK" w:cs="TH SarabunPSK"/>
                <w:sz w:val="28"/>
                <w:szCs w:val="28"/>
              </w:rPr>
            </w:pPr>
            <w:r w:rsidRPr="00B60D70">
              <w:rPr>
                <w:rFonts w:ascii="TH SarabunPSK" w:hAnsi="TH SarabunPSK" w:cs="TH SarabunPSK" w:hint="cs"/>
                <w:sz w:val="28"/>
                <w:szCs w:val="28"/>
              </w:rPr>
              <w:t>45</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425065A5" w14:textId="77777777" w:rsidTr="00932286">
        <w:tc>
          <w:tcPr>
            <w:tcW w:w="833" w:type="pct"/>
          </w:tcPr>
          <w:p w14:paraId="6B055054" w14:textId="138F7885"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CTE</w:t>
            </w:r>
            <w:r w:rsidR="00F92F69" w:rsidRPr="00B60D70">
              <w:rPr>
                <w:rFonts w:ascii="TH SarabunPSK" w:hAnsi="TH SarabunPSK" w:cs="TH SarabunPSK"/>
                <w:sz w:val="28"/>
                <w:szCs w:val="28"/>
              </w:rPr>
              <w:t xml:space="preserve"> </w:t>
            </w:r>
            <w:r w:rsidRPr="00B60D70">
              <w:rPr>
                <w:rFonts w:ascii="TH SarabunPSK" w:hAnsi="TH SarabunPSK" w:cs="TH SarabunPSK" w:hint="cs"/>
                <w:sz w:val="28"/>
                <w:szCs w:val="28"/>
              </w:rPr>
              <w:t>491</w:t>
            </w:r>
          </w:p>
        </w:tc>
        <w:tc>
          <w:tcPr>
            <w:tcW w:w="1965" w:type="pct"/>
          </w:tcPr>
          <w:p w14:paraId="65A87CDC" w14:textId="77777777"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lang w:val="th-TH"/>
              </w:rPr>
              <w:t>โครงงานทางครุศาสตร์โยธา 1</w:t>
            </w:r>
            <w:r w:rsidRPr="00B60D70">
              <w:rPr>
                <w:rFonts w:ascii="TH SarabunPSK" w:hAnsi="TH SarabunPSK" w:cs="TH SarabunPSK" w:hint="cs"/>
                <w:sz w:val="28"/>
                <w:szCs w:val="28"/>
                <w:cs/>
                <w:lang w:val="th-TH"/>
              </w:rPr>
              <w:t xml:space="preserve"> </w:t>
            </w:r>
          </w:p>
          <w:p w14:paraId="62E8331B" w14:textId="0A5704CA" w:rsidR="00CB2F67" w:rsidRPr="00B60D70" w:rsidRDefault="00CB2F67" w:rsidP="00CB2F67">
            <w:pPr>
              <w:ind w:right="26"/>
              <w:jc w:val="left"/>
              <w:rPr>
                <w:rFonts w:ascii="TH SarabunPSK" w:hAnsi="TH SarabunPSK" w:cs="TH SarabunPSK"/>
                <w:sz w:val="28"/>
                <w:szCs w:val="28"/>
                <w:cs/>
              </w:rPr>
            </w:pPr>
            <w:r w:rsidRPr="00B60D70">
              <w:rPr>
                <w:rFonts w:ascii="TH SarabunPSK" w:hAnsi="TH SarabunPSK" w:cs="TH SarabunPSK"/>
                <w:sz w:val="28"/>
                <w:szCs w:val="28"/>
                <w:cs/>
              </w:rPr>
              <w:t>(</w:t>
            </w:r>
            <w:r w:rsidRPr="00B60D70">
              <w:rPr>
                <w:rFonts w:ascii="TH SarabunPSK" w:hAnsi="TH SarabunPSK" w:cs="TH SarabunPSK"/>
                <w:sz w:val="28"/>
                <w:szCs w:val="28"/>
              </w:rPr>
              <w:t xml:space="preserve">Civil Technology Education Project </w:t>
            </w:r>
            <w:r w:rsidR="00484154" w:rsidRPr="00B60D70">
              <w:rPr>
                <w:rFonts w:ascii="TH SarabunPSK" w:hAnsi="TH SarabunPSK" w:cs="TH SarabunPSK"/>
                <w:sz w:val="28"/>
                <w:szCs w:val="28"/>
              </w:rPr>
              <w:t>I</w:t>
            </w:r>
            <w:r w:rsidRPr="00B60D70">
              <w:rPr>
                <w:rFonts w:ascii="TH SarabunPSK" w:hAnsi="TH SarabunPSK" w:cs="TH SarabunPSK"/>
                <w:sz w:val="28"/>
                <w:szCs w:val="28"/>
                <w:cs/>
              </w:rPr>
              <w:t>)</w:t>
            </w:r>
          </w:p>
        </w:tc>
        <w:tc>
          <w:tcPr>
            <w:tcW w:w="713" w:type="pct"/>
          </w:tcPr>
          <w:p w14:paraId="00FD83A8" w14:textId="7C88D736"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1 (0-</w:t>
            </w:r>
            <w:r w:rsidR="00AF3975" w:rsidRPr="00B60D70">
              <w:rPr>
                <w:rFonts w:ascii="TH SarabunPSK" w:hAnsi="TH SarabunPSK" w:cs="TH SarabunPSK"/>
                <w:sz w:val="28"/>
                <w:szCs w:val="28"/>
              </w:rPr>
              <w:t>3</w:t>
            </w:r>
            <w:r w:rsidR="00AF3975" w:rsidRPr="00B60D70">
              <w:rPr>
                <w:rFonts w:ascii="TH SarabunPSK" w:hAnsi="TH SarabunPSK" w:cs="TH SarabunPSK" w:hint="cs"/>
                <w:sz w:val="28"/>
                <w:szCs w:val="28"/>
              </w:rPr>
              <w:t>-</w:t>
            </w:r>
            <w:r w:rsidR="00AF3975"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9" w:type="pct"/>
          </w:tcPr>
          <w:p w14:paraId="18B06647" w14:textId="79B84F42"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64D746A7" w14:textId="77777777" w:rsidTr="00932286">
        <w:tc>
          <w:tcPr>
            <w:tcW w:w="833" w:type="pct"/>
          </w:tcPr>
          <w:p w14:paraId="21584498" w14:textId="020F45EF" w:rsidR="00CB2F67" w:rsidRPr="00B60D70" w:rsidRDefault="00CB2F67" w:rsidP="00CB2F67">
            <w:pPr>
              <w:ind w:right="26"/>
              <w:rPr>
                <w:rFonts w:ascii="TH SarabunPSK" w:eastAsia="Times New Roman" w:hAnsi="TH SarabunPSK" w:cs="TH SarabunPSK"/>
                <w:sz w:val="28"/>
                <w:szCs w:val="28"/>
              </w:rPr>
            </w:pPr>
            <w:r w:rsidRPr="00B60D70">
              <w:rPr>
                <w:rFonts w:ascii="TH SarabunPSK" w:hAnsi="TH SarabunPSK" w:cs="TH SarabunPSK" w:hint="cs"/>
                <w:sz w:val="28"/>
                <w:szCs w:val="28"/>
              </w:rPr>
              <w:t>CTE</w:t>
            </w:r>
            <w:r w:rsidR="00F92F69" w:rsidRPr="00B60D70">
              <w:rPr>
                <w:rFonts w:ascii="TH SarabunPSK" w:hAnsi="TH SarabunPSK" w:cs="TH SarabunPSK"/>
                <w:sz w:val="28"/>
                <w:szCs w:val="28"/>
              </w:rPr>
              <w:t xml:space="preserve"> </w:t>
            </w:r>
            <w:r w:rsidRPr="00B60D70">
              <w:rPr>
                <w:rFonts w:ascii="TH SarabunPSK" w:hAnsi="TH SarabunPSK" w:cs="TH SarabunPSK" w:hint="cs"/>
                <w:sz w:val="28"/>
                <w:szCs w:val="28"/>
              </w:rPr>
              <w:t>492</w:t>
            </w:r>
          </w:p>
        </w:tc>
        <w:tc>
          <w:tcPr>
            <w:tcW w:w="1965" w:type="pct"/>
            <w:vAlign w:val="bottom"/>
          </w:tcPr>
          <w:p w14:paraId="774427DE" w14:textId="77777777"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lang w:val="th-TH"/>
              </w:rPr>
              <w:t xml:space="preserve">โครงงานทางครุศาสตร์โยธา </w:t>
            </w:r>
            <w:r w:rsidRPr="00B60D70">
              <w:rPr>
                <w:rFonts w:ascii="TH SarabunPSK" w:hAnsi="TH SarabunPSK" w:cs="TH SarabunPSK"/>
                <w:sz w:val="28"/>
                <w:szCs w:val="28"/>
              </w:rPr>
              <w:t>2</w:t>
            </w:r>
            <w:r w:rsidRPr="00B60D70">
              <w:rPr>
                <w:rFonts w:ascii="TH SarabunPSK" w:hAnsi="TH SarabunPSK" w:cs="TH SarabunPSK" w:hint="cs"/>
                <w:sz w:val="28"/>
                <w:szCs w:val="28"/>
                <w:cs/>
                <w:lang w:val="th-TH"/>
              </w:rPr>
              <w:t xml:space="preserve"> </w:t>
            </w:r>
          </w:p>
          <w:p w14:paraId="54739D1D" w14:textId="1488389F" w:rsidR="00CB2F67" w:rsidRPr="00B60D70" w:rsidRDefault="00CB2F67" w:rsidP="00CB2F67">
            <w:pPr>
              <w:ind w:right="26"/>
              <w:jc w:val="left"/>
              <w:rPr>
                <w:rFonts w:ascii="TH SarabunPSK" w:eastAsia="Times New Roman" w:hAnsi="TH SarabunPSK" w:cs="TH SarabunPSK"/>
                <w:sz w:val="28"/>
                <w:szCs w:val="28"/>
              </w:rPr>
            </w:pPr>
            <w:r w:rsidRPr="00B60D70">
              <w:rPr>
                <w:rFonts w:ascii="TH SarabunPSK" w:hAnsi="TH SarabunPSK" w:cs="TH SarabunPSK"/>
                <w:sz w:val="28"/>
                <w:szCs w:val="28"/>
                <w:cs/>
              </w:rPr>
              <w:t>(</w:t>
            </w:r>
            <w:r w:rsidRPr="00B60D70">
              <w:rPr>
                <w:rFonts w:ascii="TH SarabunPSK" w:hAnsi="TH SarabunPSK" w:cs="TH SarabunPSK"/>
                <w:sz w:val="28"/>
                <w:szCs w:val="28"/>
              </w:rPr>
              <w:t xml:space="preserve">Civil Technology Education Project </w:t>
            </w:r>
            <w:r w:rsidR="00484154" w:rsidRPr="00B60D70">
              <w:rPr>
                <w:rFonts w:ascii="TH SarabunPSK" w:hAnsi="TH SarabunPSK" w:cs="TH SarabunPSK"/>
                <w:sz w:val="28"/>
                <w:szCs w:val="28"/>
              </w:rPr>
              <w:t>II</w:t>
            </w:r>
            <w:r w:rsidRPr="00B60D70">
              <w:rPr>
                <w:rFonts w:ascii="TH SarabunPSK" w:hAnsi="TH SarabunPSK" w:cs="TH SarabunPSK"/>
                <w:sz w:val="28"/>
                <w:szCs w:val="28"/>
                <w:cs/>
              </w:rPr>
              <w:t>)</w:t>
            </w:r>
            <w:r w:rsidRPr="00B60D70">
              <w:rPr>
                <w:rFonts w:ascii="TH SarabunPSK" w:hAnsi="TH SarabunPSK" w:cs="TH SarabunPSK" w:hint="cs"/>
                <w:sz w:val="28"/>
                <w:szCs w:val="28"/>
              </w:rPr>
              <w:t xml:space="preserve"> </w:t>
            </w:r>
          </w:p>
        </w:tc>
        <w:tc>
          <w:tcPr>
            <w:tcW w:w="713" w:type="pct"/>
          </w:tcPr>
          <w:p w14:paraId="725F3FF1" w14:textId="4823EE37"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1 (0-</w:t>
            </w:r>
            <w:r w:rsidR="00AF3975" w:rsidRPr="00B60D70">
              <w:rPr>
                <w:rFonts w:ascii="TH SarabunPSK" w:hAnsi="TH SarabunPSK" w:cs="TH SarabunPSK"/>
                <w:sz w:val="28"/>
                <w:szCs w:val="28"/>
              </w:rPr>
              <w:t>3</w:t>
            </w:r>
            <w:r w:rsidR="00AF3975" w:rsidRPr="00B60D70">
              <w:rPr>
                <w:rFonts w:ascii="TH SarabunPSK" w:hAnsi="TH SarabunPSK" w:cs="TH SarabunPSK" w:hint="cs"/>
                <w:sz w:val="28"/>
                <w:szCs w:val="28"/>
              </w:rPr>
              <w:t>-</w:t>
            </w:r>
            <w:r w:rsidR="00AF3975"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9" w:type="pct"/>
          </w:tcPr>
          <w:p w14:paraId="4B24FBA8" w14:textId="64A7FF6F"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r w:rsidR="00B60D70" w:rsidRPr="00B60D70" w14:paraId="439F9DC5" w14:textId="77777777" w:rsidTr="00932286">
        <w:tc>
          <w:tcPr>
            <w:tcW w:w="833" w:type="pct"/>
          </w:tcPr>
          <w:p w14:paraId="31BE60B7" w14:textId="1EFA9D78" w:rsidR="00CB2F67" w:rsidRPr="00B60D70" w:rsidRDefault="00CB2F67" w:rsidP="00CB2F67">
            <w:pPr>
              <w:ind w:right="26"/>
              <w:rPr>
                <w:rFonts w:ascii="TH SarabunPSK" w:eastAsia="Times New Roman" w:hAnsi="TH SarabunPSK" w:cs="TH SarabunPSK"/>
                <w:sz w:val="28"/>
                <w:szCs w:val="28"/>
              </w:rPr>
            </w:pPr>
            <w:r w:rsidRPr="00B60D70">
              <w:rPr>
                <w:rFonts w:ascii="TH SarabunPSK" w:hAnsi="TH SarabunPSK" w:cs="TH SarabunPSK" w:hint="cs"/>
                <w:sz w:val="28"/>
                <w:szCs w:val="28"/>
              </w:rPr>
              <w:t>CTE</w:t>
            </w:r>
            <w:r w:rsidR="00F92F69" w:rsidRPr="00B60D70">
              <w:rPr>
                <w:rFonts w:ascii="TH SarabunPSK" w:hAnsi="TH SarabunPSK" w:cs="TH SarabunPSK"/>
                <w:sz w:val="28"/>
                <w:szCs w:val="28"/>
              </w:rPr>
              <w:t xml:space="preserve"> </w:t>
            </w:r>
            <w:r w:rsidRPr="00B60D70">
              <w:rPr>
                <w:rFonts w:ascii="TH SarabunPSK" w:hAnsi="TH SarabunPSK" w:cs="TH SarabunPSK" w:hint="cs"/>
                <w:sz w:val="28"/>
                <w:szCs w:val="28"/>
              </w:rPr>
              <w:t>493</w:t>
            </w:r>
          </w:p>
        </w:tc>
        <w:tc>
          <w:tcPr>
            <w:tcW w:w="1965" w:type="pct"/>
            <w:vAlign w:val="bottom"/>
          </w:tcPr>
          <w:p w14:paraId="0AA1B13B" w14:textId="77777777" w:rsidR="00CB2F67" w:rsidRPr="00B60D70" w:rsidRDefault="00CB2F67" w:rsidP="00CB2F67">
            <w:pPr>
              <w:ind w:right="26"/>
              <w:jc w:val="left"/>
              <w:rPr>
                <w:rFonts w:ascii="TH SarabunPSK" w:hAnsi="TH SarabunPSK" w:cs="TH SarabunPSK"/>
                <w:sz w:val="28"/>
                <w:szCs w:val="28"/>
              </w:rPr>
            </w:pPr>
            <w:r w:rsidRPr="00B60D70">
              <w:rPr>
                <w:rFonts w:ascii="TH SarabunPSK" w:hAnsi="TH SarabunPSK" w:cs="TH SarabunPSK"/>
                <w:sz w:val="28"/>
                <w:szCs w:val="28"/>
                <w:cs/>
                <w:lang w:val="th-TH"/>
              </w:rPr>
              <w:t xml:space="preserve">โครงงานทางครุศาสตร์โยธา </w:t>
            </w:r>
            <w:r w:rsidRPr="00B60D70">
              <w:rPr>
                <w:rFonts w:ascii="TH SarabunPSK" w:hAnsi="TH SarabunPSK" w:cs="TH SarabunPSK"/>
                <w:sz w:val="28"/>
                <w:szCs w:val="28"/>
              </w:rPr>
              <w:t>3</w:t>
            </w:r>
            <w:r w:rsidRPr="00B60D70">
              <w:rPr>
                <w:rFonts w:ascii="TH SarabunPSK" w:hAnsi="TH SarabunPSK" w:cs="TH SarabunPSK" w:hint="cs"/>
                <w:sz w:val="28"/>
                <w:szCs w:val="28"/>
                <w:cs/>
                <w:lang w:val="th-TH"/>
              </w:rPr>
              <w:t xml:space="preserve"> </w:t>
            </w:r>
          </w:p>
          <w:p w14:paraId="2E0AAE60" w14:textId="543E1759" w:rsidR="00CB2F67" w:rsidRPr="00B60D70" w:rsidRDefault="00CB2F67" w:rsidP="00CB2F67">
            <w:pPr>
              <w:ind w:right="26"/>
              <w:jc w:val="left"/>
              <w:rPr>
                <w:rFonts w:ascii="TH SarabunPSK" w:eastAsia="Times New Roman" w:hAnsi="TH SarabunPSK" w:cs="TH SarabunPSK"/>
                <w:sz w:val="28"/>
                <w:szCs w:val="28"/>
              </w:rPr>
            </w:pPr>
            <w:r w:rsidRPr="00B60D70">
              <w:rPr>
                <w:rFonts w:ascii="TH SarabunPSK" w:hAnsi="TH SarabunPSK" w:cs="TH SarabunPSK"/>
                <w:sz w:val="28"/>
                <w:szCs w:val="28"/>
                <w:cs/>
              </w:rPr>
              <w:t>(</w:t>
            </w:r>
            <w:r w:rsidRPr="00B60D70">
              <w:rPr>
                <w:rFonts w:ascii="TH SarabunPSK" w:hAnsi="TH SarabunPSK" w:cs="TH SarabunPSK"/>
                <w:sz w:val="28"/>
                <w:szCs w:val="28"/>
              </w:rPr>
              <w:t xml:space="preserve">Civil Technology Education Project </w:t>
            </w:r>
            <w:r w:rsidR="00484154" w:rsidRPr="00B60D70">
              <w:rPr>
                <w:rFonts w:ascii="TH SarabunPSK" w:hAnsi="TH SarabunPSK" w:cs="TH SarabunPSK"/>
                <w:sz w:val="28"/>
                <w:szCs w:val="28"/>
              </w:rPr>
              <w:t>III</w:t>
            </w:r>
            <w:r w:rsidRPr="00B60D70">
              <w:rPr>
                <w:rFonts w:ascii="TH SarabunPSK" w:hAnsi="TH SarabunPSK" w:cs="TH SarabunPSK"/>
                <w:sz w:val="28"/>
                <w:szCs w:val="28"/>
                <w:cs/>
              </w:rPr>
              <w:t>)</w:t>
            </w:r>
            <w:r w:rsidRPr="00B60D70">
              <w:rPr>
                <w:rFonts w:ascii="TH SarabunPSK" w:hAnsi="TH SarabunPSK" w:cs="TH SarabunPSK" w:hint="cs"/>
                <w:sz w:val="28"/>
                <w:szCs w:val="28"/>
              </w:rPr>
              <w:t xml:space="preserve"> </w:t>
            </w:r>
          </w:p>
        </w:tc>
        <w:tc>
          <w:tcPr>
            <w:tcW w:w="713" w:type="pct"/>
          </w:tcPr>
          <w:p w14:paraId="6AD07569" w14:textId="4EFDB08A"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1 (0-</w:t>
            </w:r>
            <w:r w:rsidR="00AF3975" w:rsidRPr="00B60D70">
              <w:rPr>
                <w:rFonts w:ascii="TH SarabunPSK" w:hAnsi="TH SarabunPSK" w:cs="TH SarabunPSK"/>
                <w:sz w:val="28"/>
                <w:szCs w:val="28"/>
              </w:rPr>
              <w:t>3</w:t>
            </w:r>
            <w:r w:rsidR="00AF3975" w:rsidRPr="00B60D70">
              <w:rPr>
                <w:rFonts w:ascii="TH SarabunPSK" w:hAnsi="TH SarabunPSK" w:cs="TH SarabunPSK" w:hint="cs"/>
                <w:sz w:val="28"/>
                <w:szCs w:val="28"/>
              </w:rPr>
              <w:t>-</w:t>
            </w:r>
            <w:r w:rsidR="00AF3975" w:rsidRPr="00B60D70">
              <w:rPr>
                <w:rFonts w:ascii="TH SarabunPSK" w:hAnsi="TH SarabunPSK" w:cs="TH SarabunPSK"/>
                <w:sz w:val="28"/>
                <w:szCs w:val="28"/>
              </w:rPr>
              <w:t>3</w:t>
            </w:r>
            <w:r w:rsidRPr="00B60D70">
              <w:rPr>
                <w:rFonts w:ascii="TH SarabunPSK" w:hAnsi="TH SarabunPSK" w:cs="TH SarabunPSK" w:hint="cs"/>
                <w:sz w:val="28"/>
                <w:szCs w:val="28"/>
              </w:rPr>
              <w:t>)</w:t>
            </w:r>
          </w:p>
        </w:tc>
        <w:tc>
          <w:tcPr>
            <w:tcW w:w="1489" w:type="pct"/>
          </w:tcPr>
          <w:p w14:paraId="5A35237F" w14:textId="38093FE7" w:rsidR="00CB2F67" w:rsidRPr="00B60D70" w:rsidRDefault="00CB2F67" w:rsidP="00CB2F67">
            <w:pPr>
              <w:ind w:right="26"/>
              <w:rPr>
                <w:rFonts w:ascii="TH SarabunPSK" w:hAnsi="TH SarabunPSK" w:cs="TH SarabunPSK"/>
                <w:sz w:val="28"/>
                <w:szCs w:val="28"/>
              </w:rPr>
            </w:pPr>
            <w:r w:rsidRPr="00B60D70">
              <w:rPr>
                <w:rFonts w:ascii="TH SarabunPSK" w:hAnsi="TH SarabunPSK" w:cs="TH SarabunPSK" w:hint="cs"/>
                <w:sz w:val="28"/>
                <w:szCs w:val="28"/>
              </w:rPr>
              <w:t>30</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ชม</w:t>
            </w:r>
            <w:r w:rsidRPr="00B60D70">
              <w:rPr>
                <w:rFonts w:ascii="TH SarabunPSK" w:hAnsi="TH SarabunPSK" w:cs="TH SarabunPSK" w:hint="cs"/>
                <w:sz w:val="28"/>
                <w:szCs w:val="28"/>
                <w:cs/>
              </w:rPr>
              <w:t>.</w:t>
            </w:r>
          </w:p>
        </w:tc>
      </w:tr>
    </w:tbl>
    <w:p w14:paraId="48F6BF97" w14:textId="77777777" w:rsidR="00CB2F67" w:rsidRPr="00B60D70" w:rsidRDefault="00CB2F67" w:rsidP="0067406B">
      <w:pPr>
        <w:rPr>
          <w:rFonts w:ascii="TH SarabunPSK" w:hAnsi="TH SarabunPSK" w:cs="TH SarabunPSK"/>
          <w:cs/>
          <w:lang w:val="th-TH"/>
        </w:rPr>
        <w:sectPr w:rsidR="00CB2F67" w:rsidRPr="00B60D70" w:rsidSect="00CD259C">
          <w:pgSz w:w="11906" w:h="16838"/>
          <w:pgMar w:top="1440" w:right="1440" w:bottom="1440" w:left="1440" w:header="706" w:footer="706" w:gutter="0"/>
          <w:cols w:space="708"/>
          <w:docGrid w:linePitch="360"/>
        </w:sectPr>
      </w:pPr>
    </w:p>
    <w:bookmarkEnd w:id="875"/>
    <w:p w14:paraId="0886A7E3" w14:textId="63F5CF9F" w:rsidR="009E6917" w:rsidRPr="00B60D70" w:rsidRDefault="00547E48" w:rsidP="00547E48">
      <w:pPr>
        <w:ind w:right="26"/>
        <w:jc w:val="both"/>
        <w:rPr>
          <w:rFonts w:ascii="TH SarabunPSK" w:hAnsi="TH SarabunPSK" w:cs="TH SarabunPSK"/>
          <w:sz w:val="36"/>
          <w:szCs w:val="36"/>
          <w:cs/>
        </w:rPr>
      </w:pPr>
      <w:r w:rsidRPr="00B60D70">
        <w:rPr>
          <w:rFonts w:ascii="TH SarabunPSK" w:hAnsi="TH SarabunPSK" w:cs="TH SarabunPSK" w:hint="cs"/>
          <w:b/>
          <w:bCs/>
          <w:sz w:val="36"/>
          <w:szCs w:val="36"/>
          <w:cs/>
          <w:lang w:val="th-TH"/>
        </w:rPr>
        <w:lastRenderedPageBreak/>
        <w:t>ค.3 รายชื่อเจ้าหน้าที่ในหลักสูตร</w:t>
      </w:r>
    </w:p>
    <w:tbl>
      <w:tblPr>
        <w:tblStyle w:val="af6"/>
        <w:tblW w:w="5107" w:type="pct"/>
        <w:tblLook w:val="04A0" w:firstRow="1" w:lastRow="0" w:firstColumn="1" w:lastColumn="0" w:noHBand="0" w:noVBand="1"/>
      </w:tblPr>
      <w:tblGrid>
        <w:gridCol w:w="705"/>
        <w:gridCol w:w="2129"/>
        <w:gridCol w:w="3804"/>
        <w:gridCol w:w="3804"/>
        <w:gridCol w:w="3804"/>
      </w:tblGrid>
      <w:tr w:rsidR="00B60D70" w:rsidRPr="00B60D70" w14:paraId="532F6963" w14:textId="77777777" w:rsidTr="00547E48">
        <w:tc>
          <w:tcPr>
            <w:tcW w:w="247" w:type="pct"/>
            <w:shd w:val="clear" w:color="auto" w:fill="F2F2F2" w:themeFill="background1" w:themeFillShade="F2"/>
            <w:vAlign w:val="center"/>
          </w:tcPr>
          <w:p w14:paraId="30E3778C" w14:textId="77777777" w:rsidR="009E6917" w:rsidRPr="00B60D70" w:rsidRDefault="00D756E0" w:rsidP="00547E48">
            <w:pPr>
              <w:jc w:val="center"/>
              <w:rPr>
                <w:rFonts w:ascii="TH SarabunPSK" w:hAnsi="TH SarabunPSK" w:cs="TH SarabunPSK"/>
                <w:sz w:val="28"/>
                <w:szCs w:val="28"/>
                <w:cs/>
              </w:rPr>
            </w:pPr>
            <w:r w:rsidRPr="00B60D70">
              <w:rPr>
                <w:rFonts w:ascii="TH SarabunPSK" w:hAnsi="TH SarabunPSK" w:cs="TH SarabunPSK" w:hint="cs"/>
                <w:sz w:val="28"/>
                <w:szCs w:val="28"/>
                <w:cs/>
                <w:lang w:val="th-TH"/>
              </w:rPr>
              <w:t>ลำดับ</w:t>
            </w:r>
          </w:p>
        </w:tc>
        <w:tc>
          <w:tcPr>
            <w:tcW w:w="747" w:type="pct"/>
            <w:shd w:val="clear" w:color="auto" w:fill="F2F2F2" w:themeFill="background1" w:themeFillShade="F2"/>
            <w:vAlign w:val="center"/>
          </w:tcPr>
          <w:p w14:paraId="216E05A9" w14:textId="77777777" w:rsidR="009E6917" w:rsidRPr="00B60D70" w:rsidRDefault="00D756E0" w:rsidP="00592146">
            <w:pPr>
              <w:rPr>
                <w:rFonts w:ascii="TH SarabunPSK" w:hAnsi="TH SarabunPSK" w:cs="TH SarabunPSK"/>
                <w:sz w:val="28"/>
                <w:szCs w:val="28"/>
                <w:cs/>
              </w:rPr>
            </w:pPr>
            <w:r w:rsidRPr="00B60D70">
              <w:rPr>
                <w:rFonts w:ascii="TH SarabunPSK" w:hAnsi="TH SarabunPSK" w:cs="TH SarabunPSK" w:hint="cs"/>
                <w:sz w:val="28"/>
                <w:szCs w:val="28"/>
                <w:cs/>
                <w:lang w:val="th-TH"/>
              </w:rPr>
              <w:t xml:space="preserve">ชื่อ </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สกุล</w:t>
            </w:r>
          </w:p>
        </w:tc>
        <w:tc>
          <w:tcPr>
            <w:tcW w:w="1335" w:type="pct"/>
            <w:shd w:val="clear" w:color="auto" w:fill="F2F2F2" w:themeFill="background1" w:themeFillShade="F2"/>
            <w:vAlign w:val="center"/>
          </w:tcPr>
          <w:p w14:paraId="14DBE908"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cs/>
                <w:lang w:val="th-TH"/>
              </w:rPr>
              <w:t>ประวัติการศึกษาทั้งหมด</w:t>
            </w:r>
          </w:p>
        </w:tc>
        <w:tc>
          <w:tcPr>
            <w:tcW w:w="1335" w:type="pct"/>
            <w:shd w:val="clear" w:color="auto" w:fill="F2F2F2" w:themeFill="background1" w:themeFillShade="F2"/>
            <w:vAlign w:val="center"/>
          </w:tcPr>
          <w:p w14:paraId="53879A11"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cs/>
                <w:lang w:val="th-TH"/>
              </w:rPr>
              <w:t>ภาระงานที่รับผิดชอบ</w:t>
            </w:r>
          </w:p>
        </w:tc>
        <w:tc>
          <w:tcPr>
            <w:tcW w:w="1335" w:type="pct"/>
            <w:shd w:val="clear" w:color="auto" w:fill="F2F2F2" w:themeFill="background1" w:themeFillShade="F2"/>
            <w:vAlign w:val="center"/>
          </w:tcPr>
          <w:p w14:paraId="142E66EE"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cs/>
                <w:lang w:val="th-TH"/>
              </w:rPr>
              <w:t>บรรยายประสบการณ์</w:t>
            </w:r>
            <w:r w:rsidRPr="00B60D70">
              <w:rPr>
                <w:rFonts w:ascii="TH SarabunPSK" w:hAnsi="TH SarabunPSK" w:cs="TH SarabunPSK" w:hint="cs"/>
                <w:sz w:val="28"/>
                <w:szCs w:val="28"/>
                <w:cs/>
              </w:rPr>
              <w:t>/</w:t>
            </w:r>
            <w:r w:rsidRPr="00B60D70">
              <w:rPr>
                <w:rFonts w:ascii="TH SarabunPSK" w:hAnsi="TH SarabunPSK" w:cs="TH SarabunPSK" w:hint="cs"/>
                <w:sz w:val="28"/>
                <w:szCs w:val="28"/>
                <w:cs/>
                <w:lang w:val="th-TH"/>
              </w:rPr>
              <w:t>ความเชี่ยวชาญการทำงานที่สัมพันธ์กับสาขาวิชาในหลักสูตรนี้</w:t>
            </w:r>
          </w:p>
        </w:tc>
      </w:tr>
      <w:tr w:rsidR="007E4886" w:rsidRPr="00B60D70" w14:paraId="4E160D6E" w14:textId="77777777" w:rsidTr="00547E48">
        <w:tc>
          <w:tcPr>
            <w:tcW w:w="247" w:type="pct"/>
          </w:tcPr>
          <w:p w14:paraId="5CEAEC41" w14:textId="77777777" w:rsidR="009E6917" w:rsidRPr="00B60D70" w:rsidRDefault="00D756E0" w:rsidP="00547E48">
            <w:pPr>
              <w:jc w:val="center"/>
              <w:rPr>
                <w:rFonts w:ascii="TH SarabunPSK" w:hAnsi="TH SarabunPSK" w:cs="TH SarabunPSK"/>
                <w:sz w:val="28"/>
                <w:szCs w:val="28"/>
              </w:rPr>
            </w:pPr>
            <w:r w:rsidRPr="00B60D70">
              <w:rPr>
                <w:rFonts w:ascii="TH SarabunPSK" w:hAnsi="TH SarabunPSK" w:cs="TH SarabunPSK" w:hint="cs"/>
                <w:sz w:val="28"/>
                <w:szCs w:val="28"/>
                <w:cs/>
              </w:rPr>
              <w:t>1.</w:t>
            </w:r>
          </w:p>
        </w:tc>
        <w:tc>
          <w:tcPr>
            <w:tcW w:w="747" w:type="pct"/>
          </w:tcPr>
          <w:p w14:paraId="3B766C08" w14:textId="77777777" w:rsidR="009E6917" w:rsidRPr="00B60D70" w:rsidRDefault="00D756E0" w:rsidP="00592146">
            <w:pPr>
              <w:rPr>
                <w:rFonts w:ascii="TH SarabunPSK" w:hAnsi="TH SarabunPSK" w:cs="TH SarabunPSK"/>
                <w:sz w:val="28"/>
                <w:szCs w:val="28"/>
              </w:rPr>
            </w:pPr>
            <w:r w:rsidRPr="00B60D70">
              <w:rPr>
                <w:rFonts w:ascii="TH SarabunPSK" w:hAnsi="TH SarabunPSK" w:cs="TH SarabunPSK" w:hint="cs"/>
                <w:sz w:val="28"/>
                <w:szCs w:val="28"/>
                <w:cs/>
                <w:lang w:val="th-TH"/>
              </w:rPr>
              <w:t>นายภานุพงศ์ สอนมี</w:t>
            </w:r>
          </w:p>
        </w:tc>
        <w:tc>
          <w:tcPr>
            <w:tcW w:w="1335" w:type="pct"/>
          </w:tcPr>
          <w:p w14:paraId="491B3065" w14:textId="0714B127" w:rsidR="009E6917" w:rsidRPr="00B60D70" w:rsidRDefault="00547E48" w:rsidP="00547E48">
            <w:pPr>
              <w:jc w:val="left"/>
              <w:rPr>
                <w:rFonts w:ascii="TH SarabunPSK" w:hAnsi="TH SarabunPSK" w:cs="TH SarabunPSK"/>
                <w:sz w:val="28"/>
                <w:szCs w:val="28"/>
              </w:rPr>
            </w:pPr>
            <w:r w:rsidRPr="00B60D70">
              <w:rPr>
                <w:rFonts w:ascii="TH SarabunPSK" w:hAnsi="TH SarabunPSK" w:cs="TH SarabunPSK" w:hint="cs"/>
                <w:sz w:val="28"/>
                <w:szCs w:val="28"/>
                <w:cs/>
              </w:rPr>
              <w:t xml:space="preserve">ปริญญาตรี : ครุศาสตร์อุตสาหกรรมบัณฑิต (ค.อ.บ.) สาขาวิชาวิศวกรรมโยธา มหาวิทยาลัยเทคโนโลยีพระจอมเกล้าธนบุรี ปีที่สำเร็จ </w:t>
            </w:r>
            <w:r w:rsidRPr="00B60D70">
              <w:rPr>
                <w:rFonts w:ascii="TH SarabunPSK" w:hAnsi="TH SarabunPSK" w:cs="TH SarabunPSK" w:hint="cs"/>
                <w:sz w:val="28"/>
                <w:szCs w:val="28"/>
              </w:rPr>
              <w:t>2555</w:t>
            </w:r>
            <w:r w:rsidR="00BD7F9D" w:rsidRPr="00B60D70">
              <w:rPr>
                <w:rFonts w:ascii="TH SarabunPSK" w:hAnsi="TH SarabunPSK" w:cs="TH SarabunPSK" w:hint="cs"/>
                <w:sz w:val="28"/>
                <w:szCs w:val="28"/>
                <w:cs/>
              </w:rPr>
              <w:t xml:space="preserve"> </w:t>
            </w:r>
          </w:p>
        </w:tc>
        <w:tc>
          <w:tcPr>
            <w:tcW w:w="1335" w:type="pct"/>
          </w:tcPr>
          <w:p w14:paraId="5C6D276E" w14:textId="5F87E199" w:rsidR="00547E48" w:rsidRPr="00B60D70" w:rsidRDefault="00547E48" w:rsidP="00FF7D50">
            <w:pPr>
              <w:pStyle w:val="af9"/>
              <w:numPr>
                <w:ilvl w:val="0"/>
                <w:numId w:val="110"/>
              </w:numPr>
              <w:ind w:left="332" w:hanging="284"/>
              <w:rPr>
                <w:rFonts w:ascii="TH SarabunPSK" w:hAnsi="TH SarabunPSK" w:cs="TH SarabunPSK"/>
                <w:sz w:val="28"/>
                <w:szCs w:val="28"/>
              </w:rPr>
            </w:pPr>
            <w:r w:rsidRPr="00B60D70">
              <w:rPr>
                <w:rFonts w:ascii="TH SarabunPSK" w:hAnsi="TH SarabunPSK" w:cs="TH SarabunPSK" w:hint="cs"/>
                <w:sz w:val="28"/>
                <w:szCs w:val="28"/>
                <w:cs/>
              </w:rPr>
              <w:t>ปฏิบัติงานที่เกี่ยวกับการเรียนการสอนด้านวิชาปฏิบัติด้านยานยนต์</w:t>
            </w:r>
          </w:p>
          <w:p w14:paraId="628E8FEF" w14:textId="7947AB55" w:rsidR="00547E48" w:rsidRPr="00B60D70" w:rsidRDefault="00547E48" w:rsidP="00FF7D50">
            <w:pPr>
              <w:pStyle w:val="af9"/>
              <w:numPr>
                <w:ilvl w:val="0"/>
                <w:numId w:val="110"/>
              </w:numPr>
              <w:ind w:left="332" w:hanging="284"/>
              <w:rPr>
                <w:rFonts w:ascii="TH SarabunPSK" w:hAnsi="TH SarabunPSK" w:cs="TH SarabunPSK"/>
                <w:sz w:val="28"/>
                <w:szCs w:val="28"/>
              </w:rPr>
            </w:pPr>
            <w:r w:rsidRPr="00B60D70">
              <w:rPr>
                <w:rFonts w:ascii="TH SarabunPSK" w:hAnsi="TH SarabunPSK" w:cs="TH SarabunPSK" w:hint="cs"/>
                <w:sz w:val="28"/>
                <w:szCs w:val="28"/>
                <w:cs/>
              </w:rPr>
              <w:t>ปฏิบัติงานช่วยสอนเกี่ยวกับรายวิชาด้านการประลอง/ห้องปฏิบัติการ</w:t>
            </w:r>
          </w:p>
          <w:p w14:paraId="1234B006" w14:textId="7D3560C9" w:rsidR="00547E48" w:rsidRPr="00B60D70" w:rsidRDefault="00547E48" w:rsidP="00FF7D50">
            <w:pPr>
              <w:pStyle w:val="af9"/>
              <w:numPr>
                <w:ilvl w:val="0"/>
                <w:numId w:val="110"/>
              </w:numPr>
              <w:ind w:left="332" w:hanging="284"/>
              <w:rPr>
                <w:rFonts w:ascii="TH SarabunPSK" w:hAnsi="TH SarabunPSK" w:cs="TH SarabunPSK"/>
                <w:sz w:val="28"/>
                <w:szCs w:val="28"/>
              </w:rPr>
            </w:pPr>
            <w:r w:rsidRPr="00B60D70">
              <w:rPr>
                <w:rFonts w:ascii="TH SarabunPSK" w:hAnsi="TH SarabunPSK" w:cs="TH SarabunPSK" w:hint="cs"/>
                <w:sz w:val="28"/>
                <w:szCs w:val="28"/>
                <w:cs/>
              </w:rPr>
              <w:t>ให้คำปรึกษาให้คำแนะนำแก่นักศึกษา</w:t>
            </w:r>
          </w:p>
          <w:p w14:paraId="331C6317" w14:textId="37419E1B" w:rsidR="009E6917" w:rsidRPr="00B60D70" w:rsidRDefault="00547E48" w:rsidP="00FF7D50">
            <w:pPr>
              <w:pStyle w:val="af9"/>
              <w:numPr>
                <w:ilvl w:val="0"/>
                <w:numId w:val="110"/>
              </w:numPr>
              <w:ind w:left="332" w:hanging="284"/>
              <w:rPr>
                <w:rFonts w:ascii="TH SarabunPSK" w:hAnsi="TH SarabunPSK" w:cs="TH SarabunPSK"/>
                <w:sz w:val="28"/>
                <w:szCs w:val="28"/>
              </w:rPr>
            </w:pPr>
            <w:r w:rsidRPr="00B60D70">
              <w:rPr>
                <w:rFonts w:ascii="TH SarabunPSK" w:hAnsi="TH SarabunPSK" w:cs="TH SarabunPSK" w:hint="cs"/>
                <w:sz w:val="28"/>
                <w:szCs w:val="28"/>
                <w:cs/>
              </w:rPr>
              <w:t>ให้บริการทางวิชาการแก่สังคม</w:t>
            </w:r>
          </w:p>
        </w:tc>
        <w:tc>
          <w:tcPr>
            <w:tcW w:w="1335" w:type="pct"/>
          </w:tcPr>
          <w:p w14:paraId="05E60443" w14:textId="77777777" w:rsidR="009E6917" w:rsidRPr="00B60D70" w:rsidRDefault="00547E48" w:rsidP="00FF7D50">
            <w:pPr>
              <w:pStyle w:val="af9"/>
              <w:numPr>
                <w:ilvl w:val="0"/>
                <w:numId w:val="110"/>
              </w:numPr>
              <w:ind w:left="332" w:hanging="284"/>
              <w:rPr>
                <w:rFonts w:ascii="TH SarabunPSK" w:hAnsi="TH SarabunPSK" w:cs="TH SarabunPSK"/>
                <w:sz w:val="28"/>
                <w:szCs w:val="28"/>
              </w:rPr>
            </w:pPr>
            <w:r w:rsidRPr="00B60D70">
              <w:rPr>
                <w:rFonts w:ascii="TH SarabunPSK" w:hAnsi="TH SarabunPSK" w:cs="TH SarabunPSK" w:hint="cs"/>
                <w:sz w:val="28"/>
                <w:szCs w:val="28"/>
                <w:cs/>
              </w:rPr>
              <w:t>ดูแลห้องปฏิบัติการระบบอัตโนมัติ/ห้องคอมพิวเตอร์</w:t>
            </w:r>
          </w:p>
          <w:p w14:paraId="407D456C" w14:textId="20DD2384" w:rsidR="00547E48" w:rsidRPr="00B60D70" w:rsidRDefault="00547E48" w:rsidP="00FF7D50">
            <w:pPr>
              <w:pStyle w:val="af9"/>
              <w:numPr>
                <w:ilvl w:val="0"/>
                <w:numId w:val="110"/>
              </w:numPr>
              <w:ind w:left="332" w:hanging="284"/>
              <w:rPr>
                <w:rFonts w:ascii="TH SarabunPSK" w:hAnsi="TH SarabunPSK" w:cs="TH SarabunPSK"/>
                <w:sz w:val="28"/>
                <w:szCs w:val="28"/>
              </w:rPr>
            </w:pPr>
            <w:r w:rsidRPr="00B60D70">
              <w:rPr>
                <w:rFonts w:ascii="TH SarabunPSK" w:hAnsi="TH SarabunPSK" w:cs="TH SarabunPSK" w:hint="cs"/>
                <w:sz w:val="28"/>
                <w:szCs w:val="28"/>
                <w:cs/>
              </w:rPr>
              <w:t>ทดสอบวัสดุทางวิศวกรรมโยธา</w:t>
            </w:r>
          </w:p>
          <w:p w14:paraId="38F0E330" w14:textId="77777777" w:rsidR="00547E48" w:rsidRPr="00B60D70" w:rsidRDefault="00547E48" w:rsidP="00FF7D50">
            <w:pPr>
              <w:pStyle w:val="af9"/>
              <w:numPr>
                <w:ilvl w:val="0"/>
                <w:numId w:val="110"/>
              </w:numPr>
              <w:ind w:left="332" w:hanging="284"/>
              <w:rPr>
                <w:rFonts w:ascii="TH SarabunPSK" w:hAnsi="TH SarabunPSK" w:cs="TH SarabunPSK"/>
                <w:sz w:val="28"/>
                <w:szCs w:val="28"/>
              </w:rPr>
            </w:pPr>
            <w:r w:rsidRPr="00B60D70">
              <w:rPr>
                <w:rFonts w:ascii="TH SarabunPSK" w:hAnsi="TH SarabunPSK" w:cs="TH SarabunPSK" w:hint="cs"/>
                <w:sz w:val="28"/>
                <w:szCs w:val="28"/>
                <w:cs/>
              </w:rPr>
              <w:t>อำนวยความสะดวกในการยืมคืน เครื่องมือวัด อุปกรณ์การทดลอง ตลอดจนหนังสือและโครงงานนักศึกษา</w:t>
            </w:r>
          </w:p>
          <w:p w14:paraId="63123F5F" w14:textId="7D9E2156" w:rsidR="00547E48" w:rsidRPr="00B60D70" w:rsidRDefault="00547E48" w:rsidP="00FF7D50">
            <w:pPr>
              <w:pStyle w:val="af9"/>
              <w:numPr>
                <w:ilvl w:val="0"/>
                <w:numId w:val="110"/>
              </w:numPr>
              <w:ind w:left="332" w:hanging="284"/>
              <w:rPr>
                <w:rFonts w:ascii="TH SarabunPSK" w:hAnsi="TH SarabunPSK" w:cs="TH SarabunPSK"/>
                <w:sz w:val="28"/>
                <w:szCs w:val="28"/>
              </w:rPr>
            </w:pPr>
            <w:r w:rsidRPr="00B60D70">
              <w:rPr>
                <w:rFonts w:ascii="TH SarabunPSK" w:hAnsi="TH SarabunPSK" w:cs="TH SarabunPSK" w:hint="cs"/>
                <w:sz w:val="28"/>
                <w:szCs w:val="28"/>
                <w:cs/>
              </w:rPr>
              <w:t>ดูแล/พัฒนาเว็ปไซด์ของภาควิชา</w:t>
            </w:r>
          </w:p>
        </w:tc>
      </w:tr>
    </w:tbl>
    <w:p w14:paraId="428BE6AC" w14:textId="77777777" w:rsidR="009E6917" w:rsidRPr="00B60D70" w:rsidRDefault="009E6917" w:rsidP="00592146">
      <w:pPr>
        <w:rPr>
          <w:rFonts w:ascii="TH SarabunPSK" w:hAnsi="TH SarabunPSK" w:cs="TH SarabunPSK"/>
        </w:rPr>
      </w:pPr>
    </w:p>
    <w:p w14:paraId="3D20CD23" w14:textId="77777777" w:rsidR="0067406B" w:rsidRPr="00B60D70" w:rsidRDefault="00D756E0" w:rsidP="00592146">
      <w:pPr>
        <w:rPr>
          <w:rFonts w:ascii="TH SarabunPSK" w:hAnsi="TH SarabunPSK" w:cs="TH SarabunPSK"/>
          <w:cs/>
        </w:rPr>
        <w:sectPr w:rsidR="0067406B" w:rsidRPr="00B60D70" w:rsidSect="00547E48">
          <w:pgSz w:w="16838" w:h="11906" w:orient="landscape"/>
          <w:pgMar w:top="1440" w:right="1440" w:bottom="1440" w:left="1440" w:header="706" w:footer="706" w:gutter="0"/>
          <w:cols w:space="708"/>
          <w:docGrid w:linePitch="435"/>
        </w:sectPr>
      </w:pPr>
      <w:r w:rsidRPr="00B60D70">
        <w:rPr>
          <w:rFonts w:ascii="TH SarabunPSK" w:hAnsi="TH SarabunPSK" w:cs="TH SarabunPSK" w:hint="cs"/>
          <w:cs/>
        </w:rPr>
        <w:br w:type="page"/>
      </w:r>
    </w:p>
    <w:p w14:paraId="0C1D2E54" w14:textId="77777777" w:rsidR="009E6917" w:rsidRPr="00B60D70" w:rsidRDefault="009E6917" w:rsidP="00592146">
      <w:pPr>
        <w:rPr>
          <w:rFonts w:ascii="TH SarabunPSK" w:hAnsi="TH SarabunPSK" w:cs="TH SarabunPSK"/>
        </w:rPr>
      </w:pPr>
    </w:p>
    <w:p w14:paraId="12C93D2D" w14:textId="77777777" w:rsidR="00547E48" w:rsidRPr="00B60D70" w:rsidRDefault="00547E48" w:rsidP="00592146">
      <w:pPr>
        <w:rPr>
          <w:rFonts w:ascii="TH SarabunPSK" w:hAnsi="TH SarabunPSK" w:cs="TH SarabunPSK"/>
        </w:rPr>
      </w:pPr>
    </w:p>
    <w:p w14:paraId="2782940B" w14:textId="77777777" w:rsidR="00547E48" w:rsidRPr="00B60D70" w:rsidRDefault="00547E48" w:rsidP="00592146">
      <w:pPr>
        <w:rPr>
          <w:rFonts w:ascii="TH SarabunPSK" w:hAnsi="TH SarabunPSK" w:cs="TH SarabunPSK"/>
        </w:rPr>
      </w:pPr>
    </w:p>
    <w:p w14:paraId="6D632DF1" w14:textId="77777777" w:rsidR="00547E48" w:rsidRPr="00B60D70" w:rsidRDefault="00547E48" w:rsidP="00592146">
      <w:pPr>
        <w:rPr>
          <w:rFonts w:ascii="TH SarabunPSK" w:hAnsi="TH SarabunPSK" w:cs="TH SarabunPSK"/>
        </w:rPr>
      </w:pPr>
    </w:p>
    <w:p w14:paraId="6FDA704F" w14:textId="77777777" w:rsidR="00547E48" w:rsidRPr="00B60D70" w:rsidRDefault="00547E48" w:rsidP="00592146">
      <w:pPr>
        <w:rPr>
          <w:rFonts w:ascii="TH SarabunPSK" w:hAnsi="TH SarabunPSK" w:cs="TH SarabunPSK"/>
        </w:rPr>
      </w:pPr>
    </w:p>
    <w:p w14:paraId="4959472E" w14:textId="77777777" w:rsidR="00547E48" w:rsidRPr="00B60D70" w:rsidRDefault="00547E48" w:rsidP="00592146">
      <w:pPr>
        <w:rPr>
          <w:rFonts w:ascii="TH SarabunPSK" w:hAnsi="TH SarabunPSK" w:cs="TH SarabunPSK"/>
        </w:rPr>
      </w:pPr>
    </w:p>
    <w:p w14:paraId="5A224B17" w14:textId="77777777" w:rsidR="00547E48" w:rsidRPr="00B60D70" w:rsidRDefault="00547E48" w:rsidP="00592146">
      <w:pPr>
        <w:rPr>
          <w:rFonts w:ascii="TH SarabunPSK" w:hAnsi="TH SarabunPSK" w:cs="TH SarabunPSK"/>
        </w:rPr>
      </w:pPr>
    </w:p>
    <w:p w14:paraId="689C22E4" w14:textId="77777777" w:rsidR="00547E48" w:rsidRPr="00B60D70" w:rsidRDefault="00547E48" w:rsidP="00592146">
      <w:pPr>
        <w:rPr>
          <w:rFonts w:ascii="TH SarabunPSK" w:hAnsi="TH SarabunPSK" w:cs="TH SarabunPSK"/>
        </w:rPr>
      </w:pPr>
    </w:p>
    <w:p w14:paraId="3D72018D" w14:textId="77777777" w:rsidR="00547E48" w:rsidRPr="00B60D70" w:rsidRDefault="00547E48" w:rsidP="00592146">
      <w:pPr>
        <w:rPr>
          <w:rFonts w:ascii="TH SarabunPSK" w:hAnsi="TH SarabunPSK" w:cs="TH SarabunPSK"/>
        </w:rPr>
      </w:pPr>
    </w:p>
    <w:p w14:paraId="271A8FD1" w14:textId="77777777" w:rsidR="00547E48" w:rsidRPr="00B60D70" w:rsidRDefault="00547E48" w:rsidP="00592146">
      <w:pPr>
        <w:rPr>
          <w:rFonts w:ascii="TH SarabunPSK" w:hAnsi="TH SarabunPSK" w:cs="TH SarabunPSK"/>
          <w:cs/>
        </w:rPr>
      </w:pPr>
    </w:p>
    <w:p w14:paraId="276B9D03" w14:textId="1564AFA5" w:rsidR="00547E48" w:rsidRPr="00B60D70" w:rsidRDefault="00547E48" w:rsidP="00547E48">
      <w:pPr>
        <w:pStyle w:val="1"/>
        <w:rPr>
          <w:rFonts w:ascii="TH SarabunPSK" w:hAnsi="TH SarabunPSK" w:cs="TH SarabunPSK"/>
          <w:sz w:val="52"/>
          <w:szCs w:val="52"/>
        </w:rPr>
      </w:pPr>
      <w:bookmarkStart w:id="876" w:name="_Toc179246149"/>
      <w:bookmarkStart w:id="877" w:name="_Toc179656530"/>
      <w:bookmarkStart w:id="878" w:name="_Toc180609610"/>
      <w:bookmarkStart w:id="879" w:name="_Toc191634223"/>
      <w:r w:rsidRPr="00B60D70">
        <w:rPr>
          <w:rFonts w:ascii="TH SarabunPSK" w:hAnsi="TH SarabunPSK" w:cs="TH SarabunPSK" w:hint="cs"/>
          <w:sz w:val="52"/>
          <w:szCs w:val="52"/>
          <w:cs/>
        </w:rPr>
        <w:t>ภาคผนวก ง</w:t>
      </w:r>
      <w:bookmarkEnd w:id="876"/>
      <w:bookmarkEnd w:id="877"/>
      <w:bookmarkEnd w:id="878"/>
      <w:bookmarkEnd w:id="879"/>
      <w:r w:rsidR="00BD7F9D" w:rsidRPr="00B60D70">
        <w:rPr>
          <w:rFonts w:ascii="TH SarabunPSK" w:hAnsi="TH SarabunPSK" w:cs="TH SarabunPSK" w:hint="cs"/>
          <w:sz w:val="52"/>
          <w:szCs w:val="52"/>
          <w:cs/>
        </w:rPr>
        <w:t xml:space="preserve"> </w:t>
      </w:r>
    </w:p>
    <w:p w14:paraId="66733B67" w14:textId="77777777" w:rsidR="00547E48" w:rsidRPr="00B60D70" w:rsidRDefault="00547E48" w:rsidP="00547E48">
      <w:pPr>
        <w:ind w:right="26"/>
        <w:jc w:val="center"/>
        <w:rPr>
          <w:rFonts w:ascii="TH SarabunPSK" w:hAnsi="TH SarabunPSK" w:cs="TH SarabunPSK"/>
          <w:b/>
          <w:bCs/>
          <w:sz w:val="44"/>
          <w:szCs w:val="44"/>
        </w:rPr>
      </w:pPr>
      <w:r w:rsidRPr="00B60D70">
        <w:rPr>
          <w:rFonts w:ascii="TH SarabunPSK" w:hAnsi="TH SarabunPSK" w:cs="TH SarabunPSK" w:hint="cs"/>
          <w:b/>
          <w:bCs/>
          <w:sz w:val="44"/>
          <w:szCs w:val="44"/>
          <w:cs/>
        </w:rPr>
        <w:t>คำสั่งแต่งตั้งคณะกรรมการพัฒนา/ปรับปรุงหลักสูตร</w:t>
      </w:r>
    </w:p>
    <w:p w14:paraId="12DE330B" w14:textId="77777777" w:rsidR="009E6917" w:rsidRPr="00B60D70" w:rsidRDefault="009E6917" w:rsidP="00592146">
      <w:pPr>
        <w:rPr>
          <w:rFonts w:ascii="TH SarabunPSK" w:hAnsi="TH SarabunPSK" w:cs="TH SarabunPSK"/>
        </w:rPr>
      </w:pPr>
    </w:p>
    <w:p w14:paraId="7158FB38" w14:textId="4D4A410B" w:rsidR="009E6917" w:rsidRPr="00B60D70" w:rsidRDefault="00877373" w:rsidP="00877373">
      <w:pPr>
        <w:jc w:val="center"/>
        <w:rPr>
          <w:rFonts w:ascii="TH SarabunPSK" w:hAnsi="TH SarabunPSK" w:cs="TH SarabunPSK"/>
        </w:rPr>
      </w:pPr>
      <w:r w:rsidRPr="00B60D70">
        <w:rPr>
          <w:rFonts w:ascii="TH SarabunPSK" w:hAnsi="TH SarabunPSK" w:cs="TH SarabunPSK"/>
          <w:noProof/>
          <w:cs/>
        </w:rPr>
        <w:lastRenderedPageBreak/>
        <w:drawing>
          <wp:inline distT="0" distB="0" distL="0" distR="0" wp14:anchorId="0A886960" wp14:editId="2E3F4BC3">
            <wp:extent cx="4172532" cy="6392167"/>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72532" cy="6392167"/>
                    </a:xfrm>
                    <a:prstGeom prst="rect">
                      <a:avLst/>
                    </a:prstGeom>
                  </pic:spPr>
                </pic:pic>
              </a:graphicData>
            </a:graphic>
          </wp:inline>
        </w:drawing>
      </w:r>
    </w:p>
    <w:p w14:paraId="34AE2E98" w14:textId="279E478C" w:rsidR="00877373" w:rsidRPr="00B60D70" w:rsidRDefault="00877373" w:rsidP="00877373">
      <w:pPr>
        <w:jc w:val="center"/>
        <w:rPr>
          <w:rFonts w:ascii="TH SarabunPSK" w:hAnsi="TH SarabunPSK" w:cs="TH SarabunPSK"/>
        </w:rPr>
      </w:pPr>
      <w:r w:rsidRPr="00B60D70">
        <w:rPr>
          <w:rFonts w:ascii="TH SarabunPSK" w:hAnsi="TH SarabunPSK" w:cs="TH SarabunPSK"/>
          <w:noProof/>
          <w:cs/>
        </w:rPr>
        <w:lastRenderedPageBreak/>
        <w:drawing>
          <wp:inline distT="0" distB="0" distL="0" distR="0" wp14:anchorId="7E2B9714" wp14:editId="694FD692">
            <wp:extent cx="4344006" cy="620164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44006" cy="6201640"/>
                    </a:xfrm>
                    <a:prstGeom prst="rect">
                      <a:avLst/>
                    </a:prstGeom>
                  </pic:spPr>
                </pic:pic>
              </a:graphicData>
            </a:graphic>
          </wp:inline>
        </w:drawing>
      </w:r>
    </w:p>
    <w:p w14:paraId="7DAA8575" w14:textId="36E78611" w:rsidR="009E6917" w:rsidRPr="00B60D70" w:rsidRDefault="009E6917" w:rsidP="00592146">
      <w:pPr>
        <w:rPr>
          <w:rFonts w:ascii="TH SarabunPSK" w:hAnsi="TH SarabunPSK" w:cs="TH SarabunPSK"/>
        </w:rPr>
      </w:pPr>
    </w:p>
    <w:p w14:paraId="11CECBEC" w14:textId="1725E536" w:rsidR="00547E48" w:rsidRPr="00B60D70" w:rsidRDefault="00547E48">
      <w:pPr>
        <w:jc w:val="left"/>
        <w:rPr>
          <w:rFonts w:ascii="TH SarabunPSK" w:hAnsi="TH SarabunPSK" w:cs="TH SarabunPSK"/>
          <w:cs/>
        </w:rPr>
      </w:pPr>
      <w:r w:rsidRPr="00B60D70">
        <w:rPr>
          <w:rFonts w:ascii="TH SarabunPSK" w:hAnsi="TH SarabunPSK" w:cs="TH SarabunPSK" w:hint="cs"/>
          <w:cs/>
        </w:rPr>
        <w:br w:type="page"/>
      </w:r>
    </w:p>
    <w:p w14:paraId="23D6FB32" w14:textId="77777777" w:rsidR="009E6917" w:rsidRPr="00B60D70" w:rsidRDefault="009E6917" w:rsidP="00592146">
      <w:pPr>
        <w:rPr>
          <w:rFonts w:ascii="TH SarabunPSK" w:hAnsi="TH SarabunPSK" w:cs="TH SarabunPSK"/>
        </w:rPr>
      </w:pPr>
    </w:p>
    <w:p w14:paraId="14593D08" w14:textId="77777777" w:rsidR="00547E48" w:rsidRPr="00B60D70" w:rsidRDefault="00547E48" w:rsidP="00592146">
      <w:pPr>
        <w:rPr>
          <w:rFonts w:ascii="TH SarabunPSK" w:hAnsi="TH SarabunPSK" w:cs="TH SarabunPSK"/>
        </w:rPr>
      </w:pPr>
    </w:p>
    <w:p w14:paraId="01A22860" w14:textId="77777777" w:rsidR="00547E48" w:rsidRPr="00B60D70" w:rsidRDefault="00547E48" w:rsidP="00592146">
      <w:pPr>
        <w:rPr>
          <w:rFonts w:ascii="TH SarabunPSK" w:hAnsi="TH SarabunPSK" w:cs="TH SarabunPSK"/>
        </w:rPr>
      </w:pPr>
    </w:p>
    <w:p w14:paraId="3664CCE7" w14:textId="77777777" w:rsidR="00547E48" w:rsidRPr="00B60D70" w:rsidRDefault="00547E48" w:rsidP="00592146">
      <w:pPr>
        <w:rPr>
          <w:rFonts w:ascii="TH SarabunPSK" w:hAnsi="TH SarabunPSK" w:cs="TH SarabunPSK"/>
        </w:rPr>
      </w:pPr>
    </w:p>
    <w:p w14:paraId="3061BC15" w14:textId="38043BF7" w:rsidR="00547E48" w:rsidRPr="00B60D70" w:rsidRDefault="00547E48" w:rsidP="00547E48">
      <w:pPr>
        <w:pStyle w:val="1"/>
        <w:rPr>
          <w:rFonts w:ascii="TH SarabunPSK" w:hAnsi="TH SarabunPSK" w:cs="TH SarabunPSK"/>
          <w:sz w:val="52"/>
          <w:szCs w:val="52"/>
        </w:rPr>
      </w:pPr>
      <w:bookmarkStart w:id="880" w:name="_Toc179246150"/>
      <w:bookmarkStart w:id="881" w:name="_Toc179656531"/>
      <w:bookmarkStart w:id="882" w:name="_Toc180609611"/>
      <w:bookmarkStart w:id="883" w:name="_Toc191634224"/>
      <w:r w:rsidRPr="00B60D70">
        <w:rPr>
          <w:rFonts w:ascii="TH SarabunPSK" w:hAnsi="TH SarabunPSK" w:cs="TH SarabunPSK" w:hint="cs"/>
          <w:sz w:val="52"/>
          <w:szCs w:val="52"/>
          <w:cs/>
        </w:rPr>
        <w:t>ภาคผนวก จ</w:t>
      </w:r>
      <w:bookmarkEnd w:id="880"/>
      <w:bookmarkEnd w:id="881"/>
      <w:bookmarkEnd w:id="882"/>
      <w:bookmarkEnd w:id="883"/>
      <w:r w:rsidR="00BD7F9D" w:rsidRPr="00B60D70">
        <w:rPr>
          <w:rFonts w:ascii="TH SarabunPSK" w:hAnsi="TH SarabunPSK" w:cs="TH SarabunPSK" w:hint="cs"/>
          <w:sz w:val="52"/>
          <w:szCs w:val="52"/>
          <w:cs/>
        </w:rPr>
        <w:t xml:space="preserve"> </w:t>
      </w:r>
    </w:p>
    <w:p w14:paraId="30794B78" w14:textId="77777777" w:rsidR="00547E48" w:rsidRPr="00B60D70" w:rsidRDefault="00547E48" w:rsidP="00547E48">
      <w:pPr>
        <w:ind w:right="26"/>
        <w:jc w:val="center"/>
        <w:rPr>
          <w:rFonts w:ascii="TH SarabunPSK" w:hAnsi="TH SarabunPSK" w:cs="TH SarabunPSK"/>
          <w:b/>
          <w:bCs/>
          <w:sz w:val="44"/>
          <w:szCs w:val="44"/>
        </w:rPr>
      </w:pPr>
      <w:r w:rsidRPr="00B60D70">
        <w:rPr>
          <w:rFonts w:ascii="TH SarabunPSK" w:hAnsi="TH SarabunPSK" w:cs="TH SarabunPSK" w:hint="cs"/>
          <w:b/>
          <w:bCs/>
          <w:sz w:val="44"/>
          <w:szCs w:val="44"/>
          <w:cs/>
        </w:rPr>
        <w:t>ระเบียบมหาวิทยาลัยเทคโนโลยีพระจอมเกล้าธนบุรี</w:t>
      </w:r>
    </w:p>
    <w:p w14:paraId="38510C44" w14:textId="438009EA" w:rsidR="00547E48" w:rsidRPr="00B60D70" w:rsidRDefault="00547E48" w:rsidP="00547E48">
      <w:pPr>
        <w:ind w:right="26"/>
        <w:jc w:val="center"/>
        <w:rPr>
          <w:rFonts w:ascii="TH SarabunPSK" w:hAnsi="TH SarabunPSK" w:cs="TH SarabunPSK"/>
          <w:b/>
          <w:bCs/>
          <w:sz w:val="44"/>
          <w:szCs w:val="44"/>
        </w:rPr>
      </w:pPr>
      <w:r w:rsidRPr="00B60D70">
        <w:rPr>
          <w:rFonts w:ascii="TH SarabunPSK" w:hAnsi="TH SarabunPSK" w:cs="TH SarabunPSK" w:hint="cs"/>
          <w:b/>
          <w:bCs/>
          <w:sz w:val="44"/>
          <w:szCs w:val="44"/>
          <w:cs/>
        </w:rPr>
        <w:t>ว่าด้วยการศึกษาระดับปริญญาตรี</w:t>
      </w:r>
      <w:r w:rsidR="008E04CE">
        <w:rPr>
          <w:rFonts w:ascii="TH SarabunPSK" w:hAnsi="TH SarabunPSK" w:cs="TH SarabunPSK" w:hint="cs"/>
          <w:b/>
          <w:bCs/>
          <w:sz w:val="44"/>
          <w:szCs w:val="44"/>
          <w:cs/>
        </w:rPr>
        <w:t xml:space="preserve"> พ.ศ. 2557</w:t>
      </w:r>
      <w:bookmarkStart w:id="884" w:name="_GoBack"/>
      <w:bookmarkEnd w:id="884"/>
    </w:p>
    <w:p w14:paraId="6531A497" w14:textId="77777777" w:rsidR="00547E48" w:rsidRPr="00B60D70" w:rsidRDefault="00547E48" w:rsidP="00592146">
      <w:pPr>
        <w:rPr>
          <w:rFonts w:ascii="TH SarabunPSK" w:hAnsi="TH SarabunPSK" w:cs="TH SarabunPSK"/>
        </w:rPr>
      </w:pPr>
    </w:p>
    <w:p w14:paraId="4571DE4C" w14:textId="10146756" w:rsidR="009E6917" w:rsidRPr="00B60D70" w:rsidRDefault="00D756E0" w:rsidP="00592146">
      <w:pPr>
        <w:rPr>
          <w:rFonts w:ascii="TH SarabunPSK" w:eastAsiaTheme="majorEastAsia" w:hAnsi="TH SarabunPSK" w:cs="TH SarabunPSK"/>
          <w:cs/>
        </w:rPr>
      </w:pPr>
      <w:bookmarkStart w:id="885" w:name="_Toc161400056"/>
      <w:r w:rsidRPr="00B60D70">
        <w:rPr>
          <w:rFonts w:ascii="TH SarabunPSK" w:hAnsi="TH SarabunPSK" w:cs="TH SarabunPSK" w:hint="cs"/>
          <w:cs/>
        </w:rPr>
        <w:br w:type="page"/>
      </w:r>
    </w:p>
    <w:bookmarkEnd w:id="885"/>
    <w:p w14:paraId="2CE32E28" w14:textId="73FA404A" w:rsidR="009E6917" w:rsidRPr="00B60D70" w:rsidRDefault="00547E48" w:rsidP="00592146">
      <w:pPr>
        <w:rPr>
          <w:rFonts w:ascii="TH SarabunPSK" w:hAnsi="TH SarabunPSK" w:cs="TH SarabunPSK"/>
        </w:rPr>
      </w:pPr>
      <w:r w:rsidRPr="00B60D70">
        <w:rPr>
          <w:rFonts w:ascii="TH SarabunPSK" w:hAnsi="TH SarabunPSK" w:cs="TH SarabunPSK" w:hint="cs"/>
          <w:noProof/>
        </w:rPr>
        <w:lastRenderedPageBreak/>
        <w:drawing>
          <wp:inline distT="0" distB="0" distL="0" distR="0" wp14:anchorId="6281404E" wp14:editId="138CE00F">
            <wp:extent cx="5026544" cy="7908798"/>
            <wp:effectExtent l="0" t="0" r="3175" b="0"/>
            <wp:docPr id="15" name="image8.jpeg"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26544" cy="7908798"/>
                    </a:xfrm>
                    <a:prstGeom prst="rect">
                      <a:avLst/>
                    </a:prstGeom>
                  </pic:spPr>
                </pic:pic>
              </a:graphicData>
            </a:graphic>
          </wp:inline>
        </w:drawing>
      </w:r>
    </w:p>
    <w:p w14:paraId="0BB2CAB7" w14:textId="77777777" w:rsidR="00547E48" w:rsidRPr="00B60D70" w:rsidRDefault="00547E48" w:rsidP="00592146">
      <w:pPr>
        <w:rPr>
          <w:rFonts w:ascii="TH SarabunPSK" w:hAnsi="TH SarabunPSK" w:cs="TH SarabunPSK"/>
        </w:rPr>
      </w:pPr>
    </w:p>
    <w:p w14:paraId="544E49BE" w14:textId="77777777" w:rsidR="00547E48" w:rsidRPr="00B60D70" w:rsidRDefault="00547E48" w:rsidP="00592146">
      <w:pPr>
        <w:rPr>
          <w:rFonts w:ascii="TH SarabunPSK" w:hAnsi="TH SarabunPSK" w:cs="TH SarabunPSK"/>
        </w:rPr>
      </w:pPr>
    </w:p>
    <w:p w14:paraId="0E7CD930" w14:textId="5591DE68" w:rsidR="00547E48" w:rsidRPr="00B60D70" w:rsidRDefault="00547E48" w:rsidP="00592146">
      <w:pPr>
        <w:rPr>
          <w:rFonts w:ascii="TH SarabunPSK" w:hAnsi="TH SarabunPSK" w:cs="TH SarabunPSK"/>
        </w:rPr>
      </w:pPr>
      <w:r w:rsidRPr="00B60D70">
        <w:rPr>
          <w:rFonts w:ascii="TH SarabunPSK" w:hAnsi="TH SarabunPSK" w:cs="TH SarabunPSK" w:hint="cs"/>
          <w:noProof/>
          <w:sz w:val="20"/>
        </w:rPr>
        <w:lastRenderedPageBreak/>
        <w:drawing>
          <wp:inline distT="0" distB="0" distL="0" distR="0" wp14:anchorId="580E1193" wp14:editId="2EC50D6B">
            <wp:extent cx="4828548" cy="7666386"/>
            <wp:effectExtent l="0" t="0" r="0" b="0"/>
            <wp:docPr id="17" name="image9.jpeg" descr="Tabl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30" cstate="print"/>
                    <a:stretch>
                      <a:fillRect/>
                    </a:stretch>
                  </pic:blipFill>
                  <pic:spPr>
                    <a:xfrm>
                      <a:off x="0" y="0"/>
                      <a:ext cx="4828548" cy="7666386"/>
                    </a:xfrm>
                    <a:prstGeom prst="rect">
                      <a:avLst/>
                    </a:prstGeom>
                  </pic:spPr>
                </pic:pic>
              </a:graphicData>
            </a:graphic>
          </wp:inline>
        </w:drawing>
      </w:r>
    </w:p>
    <w:p w14:paraId="4D0A048E" w14:textId="77777777" w:rsidR="00547E48" w:rsidRPr="00B60D70" w:rsidRDefault="00547E48" w:rsidP="00592146">
      <w:pPr>
        <w:rPr>
          <w:rFonts w:ascii="TH SarabunPSK" w:hAnsi="TH SarabunPSK" w:cs="TH SarabunPSK"/>
        </w:rPr>
      </w:pPr>
    </w:p>
    <w:p w14:paraId="663FDC80" w14:textId="3AFAFC82" w:rsidR="00547E48" w:rsidRPr="00B60D70" w:rsidRDefault="00547E48" w:rsidP="00592146">
      <w:pPr>
        <w:rPr>
          <w:rFonts w:ascii="TH SarabunPSK" w:hAnsi="TH SarabunPSK" w:cs="TH SarabunPSK"/>
        </w:rPr>
      </w:pPr>
      <w:r w:rsidRPr="00B60D70">
        <w:rPr>
          <w:rFonts w:ascii="TH SarabunPSK" w:hAnsi="TH SarabunPSK" w:cs="TH SarabunPSK" w:hint="cs"/>
          <w:cs/>
        </w:rPr>
        <w:br/>
      </w:r>
    </w:p>
    <w:p w14:paraId="5F26B643" w14:textId="529712EE" w:rsidR="00547E48" w:rsidRPr="00B60D70" w:rsidRDefault="00547E48" w:rsidP="00592146">
      <w:pPr>
        <w:rPr>
          <w:rFonts w:ascii="TH SarabunPSK" w:hAnsi="TH SarabunPSK" w:cs="TH SarabunPSK"/>
        </w:rPr>
      </w:pPr>
      <w:r w:rsidRPr="00B60D70">
        <w:rPr>
          <w:rFonts w:ascii="TH SarabunPSK" w:hAnsi="TH SarabunPSK" w:cs="TH SarabunPSK" w:hint="cs"/>
          <w:noProof/>
          <w:sz w:val="20"/>
        </w:rPr>
        <w:lastRenderedPageBreak/>
        <w:drawing>
          <wp:inline distT="0" distB="0" distL="0" distR="0" wp14:anchorId="08BE0AEF" wp14:editId="7DB61776">
            <wp:extent cx="5281247" cy="7770114"/>
            <wp:effectExtent l="0" t="0" r="0" b="2540"/>
            <wp:docPr id="19" name="image10.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31" cstate="print"/>
                    <a:stretch>
                      <a:fillRect/>
                    </a:stretch>
                  </pic:blipFill>
                  <pic:spPr>
                    <a:xfrm>
                      <a:off x="0" y="0"/>
                      <a:ext cx="5281247" cy="7770114"/>
                    </a:xfrm>
                    <a:prstGeom prst="rect">
                      <a:avLst/>
                    </a:prstGeom>
                  </pic:spPr>
                </pic:pic>
              </a:graphicData>
            </a:graphic>
          </wp:inline>
        </w:drawing>
      </w:r>
    </w:p>
    <w:p w14:paraId="0CACD424" w14:textId="77777777" w:rsidR="00547E48" w:rsidRPr="00B60D70" w:rsidRDefault="00547E48" w:rsidP="00592146">
      <w:pPr>
        <w:rPr>
          <w:rFonts w:ascii="TH SarabunPSK" w:hAnsi="TH SarabunPSK" w:cs="TH SarabunPSK"/>
        </w:rPr>
      </w:pPr>
    </w:p>
    <w:p w14:paraId="583EE7F9" w14:textId="77777777" w:rsidR="00547E48" w:rsidRPr="00B60D70" w:rsidRDefault="00547E48" w:rsidP="00592146">
      <w:pPr>
        <w:rPr>
          <w:rFonts w:ascii="TH SarabunPSK" w:hAnsi="TH SarabunPSK" w:cs="TH SarabunPSK"/>
        </w:rPr>
      </w:pPr>
    </w:p>
    <w:p w14:paraId="02E3261F" w14:textId="11B201F0" w:rsidR="00547E48" w:rsidRPr="00B60D70" w:rsidRDefault="00547E48" w:rsidP="00592146">
      <w:pPr>
        <w:rPr>
          <w:rFonts w:ascii="TH SarabunPSK" w:hAnsi="TH SarabunPSK" w:cs="TH SarabunPSK"/>
        </w:rPr>
      </w:pPr>
      <w:r w:rsidRPr="00B60D70">
        <w:rPr>
          <w:rFonts w:ascii="TH SarabunPSK" w:hAnsi="TH SarabunPSK" w:cs="TH SarabunPSK" w:hint="cs"/>
          <w:noProof/>
          <w:sz w:val="20"/>
        </w:rPr>
        <w:lastRenderedPageBreak/>
        <w:drawing>
          <wp:inline distT="0" distB="0" distL="0" distR="0" wp14:anchorId="75010424" wp14:editId="4308BC82">
            <wp:extent cx="5281221" cy="7920990"/>
            <wp:effectExtent l="0" t="0" r="0" b="3810"/>
            <wp:docPr id="21" name="image11.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32" cstate="print"/>
                    <a:stretch>
                      <a:fillRect/>
                    </a:stretch>
                  </pic:blipFill>
                  <pic:spPr>
                    <a:xfrm>
                      <a:off x="0" y="0"/>
                      <a:ext cx="5281221" cy="7920990"/>
                    </a:xfrm>
                    <a:prstGeom prst="rect">
                      <a:avLst/>
                    </a:prstGeom>
                  </pic:spPr>
                </pic:pic>
              </a:graphicData>
            </a:graphic>
          </wp:inline>
        </w:drawing>
      </w:r>
    </w:p>
    <w:p w14:paraId="7DA6EDA3" w14:textId="77777777" w:rsidR="00547E48" w:rsidRPr="00B60D70" w:rsidRDefault="00547E48" w:rsidP="00592146">
      <w:pPr>
        <w:rPr>
          <w:rFonts w:ascii="TH SarabunPSK" w:hAnsi="TH SarabunPSK" w:cs="TH SarabunPSK"/>
        </w:rPr>
      </w:pPr>
    </w:p>
    <w:p w14:paraId="3BBEE1B5" w14:textId="77777777" w:rsidR="00547E48" w:rsidRPr="00B60D70" w:rsidRDefault="00547E48" w:rsidP="00592146">
      <w:pPr>
        <w:rPr>
          <w:rFonts w:ascii="TH SarabunPSK" w:hAnsi="TH SarabunPSK" w:cs="TH SarabunPSK"/>
        </w:rPr>
      </w:pPr>
    </w:p>
    <w:p w14:paraId="1BA9163F" w14:textId="76209A15" w:rsidR="00547E48" w:rsidRPr="00B60D70" w:rsidRDefault="00547E48" w:rsidP="00592146">
      <w:pPr>
        <w:rPr>
          <w:rFonts w:ascii="TH SarabunPSK" w:hAnsi="TH SarabunPSK" w:cs="TH SarabunPSK"/>
        </w:rPr>
      </w:pPr>
      <w:r w:rsidRPr="00B60D70">
        <w:rPr>
          <w:rFonts w:ascii="TH SarabunPSK" w:hAnsi="TH SarabunPSK" w:cs="TH SarabunPSK" w:hint="cs"/>
          <w:noProof/>
          <w:sz w:val="20"/>
        </w:rPr>
        <w:lastRenderedPageBreak/>
        <w:drawing>
          <wp:inline distT="0" distB="0" distL="0" distR="0" wp14:anchorId="5BC40912" wp14:editId="0A9CD1AE">
            <wp:extent cx="5205720" cy="7694676"/>
            <wp:effectExtent l="0" t="0" r="0" b="1905"/>
            <wp:docPr id="23" name="image12.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33" cstate="print"/>
                    <a:stretch>
                      <a:fillRect/>
                    </a:stretch>
                  </pic:blipFill>
                  <pic:spPr>
                    <a:xfrm>
                      <a:off x="0" y="0"/>
                      <a:ext cx="5205720" cy="7694676"/>
                    </a:xfrm>
                    <a:prstGeom prst="rect">
                      <a:avLst/>
                    </a:prstGeom>
                  </pic:spPr>
                </pic:pic>
              </a:graphicData>
            </a:graphic>
          </wp:inline>
        </w:drawing>
      </w:r>
    </w:p>
    <w:p w14:paraId="6F80B96C" w14:textId="77777777" w:rsidR="00547E48" w:rsidRPr="00B60D70" w:rsidRDefault="00547E48" w:rsidP="00592146">
      <w:pPr>
        <w:rPr>
          <w:rFonts w:ascii="TH SarabunPSK" w:hAnsi="TH SarabunPSK" w:cs="TH SarabunPSK"/>
        </w:rPr>
      </w:pPr>
    </w:p>
    <w:p w14:paraId="6110BFC8" w14:textId="77777777" w:rsidR="00547E48" w:rsidRPr="00B60D70" w:rsidRDefault="00547E48" w:rsidP="00592146">
      <w:pPr>
        <w:rPr>
          <w:rFonts w:ascii="TH SarabunPSK" w:hAnsi="TH SarabunPSK" w:cs="TH SarabunPSK"/>
        </w:rPr>
      </w:pPr>
    </w:p>
    <w:p w14:paraId="6A9E2850" w14:textId="77777777" w:rsidR="00547E48" w:rsidRPr="00B60D70" w:rsidRDefault="00547E48" w:rsidP="00592146">
      <w:pPr>
        <w:rPr>
          <w:rFonts w:ascii="TH SarabunPSK" w:hAnsi="TH SarabunPSK" w:cs="TH SarabunPSK"/>
        </w:rPr>
      </w:pPr>
    </w:p>
    <w:p w14:paraId="78494C13" w14:textId="781B2073" w:rsidR="00547E48" w:rsidRPr="00B60D70" w:rsidRDefault="00547E48" w:rsidP="00592146">
      <w:pPr>
        <w:rPr>
          <w:rFonts w:ascii="TH SarabunPSK" w:hAnsi="TH SarabunPSK" w:cs="TH SarabunPSK"/>
        </w:rPr>
      </w:pPr>
      <w:r w:rsidRPr="00B60D70">
        <w:rPr>
          <w:rFonts w:ascii="TH SarabunPSK" w:hAnsi="TH SarabunPSK" w:cs="TH SarabunPSK" w:hint="cs"/>
          <w:noProof/>
          <w:sz w:val="20"/>
        </w:rPr>
        <w:lastRenderedPageBreak/>
        <w:drawing>
          <wp:inline distT="0" distB="0" distL="0" distR="0" wp14:anchorId="43B8D7C9" wp14:editId="253B052D">
            <wp:extent cx="5105743" cy="8001000"/>
            <wp:effectExtent l="0" t="0" r="0" b="0"/>
            <wp:docPr id="25" name="image13.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34" cstate="print"/>
                    <a:stretch>
                      <a:fillRect/>
                    </a:stretch>
                  </pic:blipFill>
                  <pic:spPr>
                    <a:xfrm>
                      <a:off x="0" y="0"/>
                      <a:ext cx="5105743" cy="8001000"/>
                    </a:xfrm>
                    <a:prstGeom prst="rect">
                      <a:avLst/>
                    </a:prstGeom>
                  </pic:spPr>
                </pic:pic>
              </a:graphicData>
            </a:graphic>
          </wp:inline>
        </w:drawing>
      </w:r>
    </w:p>
    <w:p w14:paraId="4F5F2697" w14:textId="77777777" w:rsidR="00547E48" w:rsidRPr="00B60D70" w:rsidRDefault="00547E48" w:rsidP="00592146">
      <w:pPr>
        <w:rPr>
          <w:rFonts w:ascii="TH SarabunPSK" w:hAnsi="TH SarabunPSK" w:cs="TH SarabunPSK"/>
        </w:rPr>
      </w:pPr>
    </w:p>
    <w:p w14:paraId="252BEEE0" w14:textId="77777777" w:rsidR="00547E48" w:rsidRPr="00B60D70" w:rsidRDefault="00547E48" w:rsidP="00592146">
      <w:pPr>
        <w:rPr>
          <w:rFonts w:ascii="TH SarabunPSK" w:hAnsi="TH SarabunPSK" w:cs="TH SarabunPSK"/>
        </w:rPr>
      </w:pPr>
    </w:p>
    <w:p w14:paraId="09BB09B3" w14:textId="29C0C275" w:rsidR="00547E48" w:rsidRPr="00B60D70" w:rsidRDefault="00547E48" w:rsidP="00592146">
      <w:pPr>
        <w:rPr>
          <w:rFonts w:ascii="TH SarabunPSK" w:hAnsi="TH SarabunPSK" w:cs="TH SarabunPSK"/>
        </w:rPr>
      </w:pPr>
      <w:r w:rsidRPr="00B60D70">
        <w:rPr>
          <w:rFonts w:ascii="TH SarabunPSK" w:hAnsi="TH SarabunPSK" w:cs="TH SarabunPSK" w:hint="cs"/>
          <w:noProof/>
          <w:sz w:val="20"/>
        </w:rPr>
        <w:lastRenderedPageBreak/>
        <w:drawing>
          <wp:inline distT="0" distB="0" distL="0" distR="0" wp14:anchorId="62F0BCB9" wp14:editId="4884E437">
            <wp:extent cx="5206059" cy="7902130"/>
            <wp:effectExtent l="0" t="0" r="0" b="3810"/>
            <wp:docPr id="27" name="image14.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35" cstate="print"/>
                    <a:stretch>
                      <a:fillRect/>
                    </a:stretch>
                  </pic:blipFill>
                  <pic:spPr>
                    <a:xfrm>
                      <a:off x="0" y="0"/>
                      <a:ext cx="5206059" cy="7902130"/>
                    </a:xfrm>
                    <a:prstGeom prst="rect">
                      <a:avLst/>
                    </a:prstGeom>
                  </pic:spPr>
                </pic:pic>
              </a:graphicData>
            </a:graphic>
          </wp:inline>
        </w:drawing>
      </w:r>
    </w:p>
    <w:p w14:paraId="25EE8FB7" w14:textId="77777777" w:rsidR="00547E48" w:rsidRPr="00B60D70" w:rsidRDefault="00547E48" w:rsidP="00592146">
      <w:pPr>
        <w:rPr>
          <w:rFonts w:ascii="TH SarabunPSK" w:hAnsi="TH SarabunPSK" w:cs="TH SarabunPSK"/>
        </w:rPr>
      </w:pPr>
    </w:p>
    <w:p w14:paraId="070389E3" w14:textId="77777777" w:rsidR="00547E48" w:rsidRPr="00B60D70" w:rsidRDefault="00547E48" w:rsidP="00592146">
      <w:pPr>
        <w:rPr>
          <w:rFonts w:ascii="TH SarabunPSK" w:hAnsi="TH SarabunPSK" w:cs="TH SarabunPSK"/>
        </w:rPr>
      </w:pPr>
    </w:p>
    <w:p w14:paraId="3D6D502D" w14:textId="64703A7E" w:rsidR="00547E48" w:rsidRPr="00B60D70" w:rsidRDefault="00547E48" w:rsidP="00592146">
      <w:pPr>
        <w:rPr>
          <w:rFonts w:ascii="TH SarabunPSK" w:hAnsi="TH SarabunPSK" w:cs="TH SarabunPSK"/>
        </w:rPr>
      </w:pPr>
      <w:r w:rsidRPr="00B60D70">
        <w:rPr>
          <w:rFonts w:ascii="TH SarabunPSK" w:hAnsi="TH SarabunPSK" w:cs="TH SarabunPSK" w:hint="cs"/>
          <w:noProof/>
          <w:sz w:val="20"/>
        </w:rPr>
        <w:lastRenderedPageBreak/>
        <w:drawing>
          <wp:inline distT="0" distB="0" distL="0" distR="0" wp14:anchorId="4080E3F1" wp14:editId="2BB56B2B">
            <wp:extent cx="5181955" cy="7924800"/>
            <wp:effectExtent l="0" t="0" r="0" b="0"/>
            <wp:docPr id="29" name="image15.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36" cstate="print"/>
                    <a:stretch>
                      <a:fillRect/>
                    </a:stretch>
                  </pic:blipFill>
                  <pic:spPr>
                    <a:xfrm>
                      <a:off x="0" y="0"/>
                      <a:ext cx="5181955" cy="7924800"/>
                    </a:xfrm>
                    <a:prstGeom prst="rect">
                      <a:avLst/>
                    </a:prstGeom>
                  </pic:spPr>
                </pic:pic>
              </a:graphicData>
            </a:graphic>
          </wp:inline>
        </w:drawing>
      </w:r>
    </w:p>
    <w:p w14:paraId="44246C75" w14:textId="77777777" w:rsidR="00547E48" w:rsidRPr="00B60D70" w:rsidRDefault="00547E48" w:rsidP="00592146">
      <w:pPr>
        <w:rPr>
          <w:rFonts w:ascii="TH SarabunPSK" w:hAnsi="TH SarabunPSK" w:cs="TH SarabunPSK"/>
        </w:rPr>
      </w:pPr>
    </w:p>
    <w:p w14:paraId="6D5E0629" w14:textId="77777777" w:rsidR="00547E48" w:rsidRPr="00B60D70" w:rsidRDefault="00547E48" w:rsidP="00592146">
      <w:pPr>
        <w:rPr>
          <w:rFonts w:ascii="TH SarabunPSK" w:hAnsi="TH SarabunPSK" w:cs="TH SarabunPSK"/>
        </w:rPr>
      </w:pPr>
    </w:p>
    <w:p w14:paraId="07F8238B" w14:textId="29C59001" w:rsidR="00547E48" w:rsidRPr="00B60D70" w:rsidRDefault="00547E48" w:rsidP="00592146">
      <w:pPr>
        <w:rPr>
          <w:rFonts w:ascii="TH SarabunPSK" w:hAnsi="TH SarabunPSK" w:cs="TH SarabunPSK"/>
        </w:rPr>
      </w:pPr>
      <w:r w:rsidRPr="00B60D70">
        <w:rPr>
          <w:rFonts w:ascii="TH SarabunPSK" w:hAnsi="TH SarabunPSK" w:cs="TH SarabunPSK" w:hint="cs"/>
          <w:noProof/>
          <w:sz w:val="20"/>
        </w:rPr>
        <w:lastRenderedPageBreak/>
        <w:drawing>
          <wp:inline distT="0" distB="0" distL="0" distR="0" wp14:anchorId="1B324351" wp14:editId="724D42CE">
            <wp:extent cx="4877141" cy="8001000"/>
            <wp:effectExtent l="0" t="0" r="0" b="0"/>
            <wp:docPr id="31" name="image16.jpeg"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37" cstate="print"/>
                    <a:stretch>
                      <a:fillRect/>
                    </a:stretch>
                  </pic:blipFill>
                  <pic:spPr>
                    <a:xfrm>
                      <a:off x="0" y="0"/>
                      <a:ext cx="4877141" cy="8001000"/>
                    </a:xfrm>
                    <a:prstGeom prst="rect">
                      <a:avLst/>
                    </a:prstGeom>
                  </pic:spPr>
                </pic:pic>
              </a:graphicData>
            </a:graphic>
          </wp:inline>
        </w:drawing>
      </w:r>
    </w:p>
    <w:p w14:paraId="3AE0885F" w14:textId="77777777" w:rsidR="00547E48" w:rsidRPr="00B60D70" w:rsidRDefault="00547E48" w:rsidP="00592146">
      <w:pPr>
        <w:rPr>
          <w:rFonts w:ascii="TH SarabunPSK" w:hAnsi="TH SarabunPSK" w:cs="TH SarabunPSK"/>
        </w:rPr>
      </w:pPr>
    </w:p>
    <w:p w14:paraId="6C5BBD3B" w14:textId="77777777" w:rsidR="00547E48" w:rsidRPr="00B60D70" w:rsidRDefault="00547E48" w:rsidP="00592146">
      <w:pPr>
        <w:rPr>
          <w:rFonts w:ascii="TH SarabunPSK" w:hAnsi="TH SarabunPSK" w:cs="TH SarabunPSK"/>
        </w:rPr>
      </w:pPr>
    </w:p>
    <w:p w14:paraId="012D035D" w14:textId="3A95E9B2" w:rsidR="00547E48" w:rsidRPr="00B60D70" w:rsidRDefault="00547E48" w:rsidP="00592146">
      <w:pPr>
        <w:rPr>
          <w:rFonts w:ascii="TH SarabunPSK" w:hAnsi="TH SarabunPSK" w:cs="TH SarabunPSK"/>
        </w:rPr>
      </w:pPr>
      <w:r w:rsidRPr="00B60D70">
        <w:rPr>
          <w:rFonts w:ascii="TH SarabunPSK" w:hAnsi="TH SarabunPSK" w:cs="TH SarabunPSK" w:hint="cs"/>
          <w:noProof/>
          <w:sz w:val="20"/>
        </w:rPr>
        <w:lastRenderedPageBreak/>
        <w:drawing>
          <wp:inline distT="0" distB="0" distL="0" distR="0" wp14:anchorId="243321D7" wp14:editId="58A5F638">
            <wp:extent cx="5356948" cy="7845552"/>
            <wp:effectExtent l="0" t="0" r="0" b="3175"/>
            <wp:docPr id="33" name="image17.jpeg"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38" cstate="print"/>
                    <a:stretch>
                      <a:fillRect/>
                    </a:stretch>
                  </pic:blipFill>
                  <pic:spPr>
                    <a:xfrm>
                      <a:off x="0" y="0"/>
                      <a:ext cx="5356948" cy="7845552"/>
                    </a:xfrm>
                    <a:prstGeom prst="rect">
                      <a:avLst/>
                    </a:prstGeom>
                  </pic:spPr>
                </pic:pic>
              </a:graphicData>
            </a:graphic>
          </wp:inline>
        </w:drawing>
      </w:r>
    </w:p>
    <w:p w14:paraId="7AB4F0DC" w14:textId="77777777" w:rsidR="00547E48" w:rsidRPr="00B60D70" w:rsidRDefault="00547E48" w:rsidP="00592146">
      <w:pPr>
        <w:rPr>
          <w:rFonts w:ascii="TH SarabunPSK" w:hAnsi="TH SarabunPSK" w:cs="TH SarabunPSK"/>
        </w:rPr>
      </w:pPr>
    </w:p>
    <w:p w14:paraId="4B118295" w14:textId="77777777" w:rsidR="00547E48" w:rsidRPr="00B60D70" w:rsidRDefault="00547E48" w:rsidP="00592146">
      <w:pPr>
        <w:rPr>
          <w:rFonts w:ascii="TH SarabunPSK" w:hAnsi="TH SarabunPSK" w:cs="TH SarabunPSK"/>
        </w:rPr>
      </w:pPr>
    </w:p>
    <w:p w14:paraId="09D6987D" w14:textId="15EC4C92" w:rsidR="00547E48" w:rsidRPr="00B60D70" w:rsidRDefault="00547E48" w:rsidP="00592146">
      <w:pPr>
        <w:rPr>
          <w:rFonts w:ascii="TH SarabunPSK" w:hAnsi="TH SarabunPSK" w:cs="TH SarabunPSK"/>
        </w:rPr>
      </w:pPr>
      <w:r w:rsidRPr="00B60D70">
        <w:rPr>
          <w:rFonts w:ascii="TH SarabunPSK" w:hAnsi="TH SarabunPSK" w:cs="TH SarabunPSK" w:hint="cs"/>
          <w:noProof/>
          <w:sz w:val="20"/>
        </w:rPr>
        <w:lastRenderedPageBreak/>
        <w:drawing>
          <wp:inline distT="0" distB="0" distL="0" distR="0" wp14:anchorId="254236BD" wp14:editId="783AAA64">
            <wp:extent cx="5413984" cy="7607808"/>
            <wp:effectExtent l="0" t="0" r="0" b="0"/>
            <wp:docPr id="35" name="image18.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39" cstate="print"/>
                    <a:stretch>
                      <a:fillRect/>
                    </a:stretch>
                  </pic:blipFill>
                  <pic:spPr>
                    <a:xfrm>
                      <a:off x="0" y="0"/>
                      <a:ext cx="5413984" cy="7607808"/>
                    </a:xfrm>
                    <a:prstGeom prst="rect">
                      <a:avLst/>
                    </a:prstGeom>
                  </pic:spPr>
                </pic:pic>
              </a:graphicData>
            </a:graphic>
          </wp:inline>
        </w:drawing>
      </w:r>
    </w:p>
    <w:p w14:paraId="5038063E" w14:textId="77777777" w:rsidR="00547E48" w:rsidRPr="00B60D70" w:rsidRDefault="00547E48" w:rsidP="00592146">
      <w:pPr>
        <w:rPr>
          <w:rFonts w:ascii="TH SarabunPSK" w:hAnsi="TH SarabunPSK" w:cs="TH SarabunPSK"/>
        </w:rPr>
      </w:pPr>
    </w:p>
    <w:p w14:paraId="1032F114" w14:textId="77777777" w:rsidR="00547E48" w:rsidRPr="00B60D70" w:rsidRDefault="00547E48" w:rsidP="00592146">
      <w:pPr>
        <w:rPr>
          <w:rFonts w:ascii="TH SarabunPSK" w:hAnsi="TH SarabunPSK" w:cs="TH SarabunPSK"/>
        </w:rPr>
      </w:pPr>
    </w:p>
    <w:p w14:paraId="67A268C7" w14:textId="77777777" w:rsidR="00547E48" w:rsidRPr="00B60D70" w:rsidRDefault="00547E48" w:rsidP="00592146">
      <w:pPr>
        <w:rPr>
          <w:rFonts w:ascii="TH SarabunPSK" w:hAnsi="TH SarabunPSK" w:cs="TH SarabunPSK"/>
        </w:rPr>
      </w:pPr>
    </w:p>
    <w:p w14:paraId="319BD204" w14:textId="1BC43593" w:rsidR="00547E48" w:rsidRPr="00B60D70" w:rsidRDefault="00547E48" w:rsidP="00592146">
      <w:pPr>
        <w:rPr>
          <w:rFonts w:ascii="TH SarabunPSK" w:hAnsi="TH SarabunPSK" w:cs="TH SarabunPSK"/>
        </w:rPr>
      </w:pPr>
      <w:r w:rsidRPr="00B60D70">
        <w:rPr>
          <w:rFonts w:ascii="TH SarabunPSK" w:hAnsi="TH SarabunPSK" w:cs="TH SarabunPSK" w:hint="cs"/>
          <w:noProof/>
          <w:sz w:val="20"/>
        </w:rPr>
        <w:lastRenderedPageBreak/>
        <w:drawing>
          <wp:inline distT="0" distB="0" distL="0" distR="0" wp14:anchorId="5147F7FB" wp14:editId="51013F22">
            <wp:extent cx="5479611" cy="7585424"/>
            <wp:effectExtent l="0" t="0" r="6985" b="0"/>
            <wp:docPr id="37" name="image19.jpeg"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jpeg"/>
                    <pic:cNvPicPr/>
                  </pic:nvPicPr>
                  <pic:blipFill>
                    <a:blip r:embed="rId40" cstate="print"/>
                    <a:stretch>
                      <a:fillRect/>
                    </a:stretch>
                  </pic:blipFill>
                  <pic:spPr>
                    <a:xfrm>
                      <a:off x="0" y="0"/>
                      <a:ext cx="5479611" cy="7585424"/>
                    </a:xfrm>
                    <a:prstGeom prst="rect">
                      <a:avLst/>
                    </a:prstGeom>
                  </pic:spPr>
                </pic:pic>
              </a:graphicData>
            </a:graphic>
          </wp:inline>
        </w:drawing>
      </w:r>
    </w:p>
    <w:p w14:paraId="28ACC679" w14:textId="77777777" w:rsidR="00547E48" w:rsidRPr="00B60D70" w:rsidRDefault="00547E48" w:rsidP="00592146">
      <w:pPr>
        <w:rPr>
          <w:rFonts w:ascii="TH SarabunPSK" w:hAnsi="TH SarabunPSK" w:cs="TH SarabunPSK"/>
        </w:rPr>
      </w:pPr>
    </w:p>
    <w:p w14:paraId="415CA424" w14:textId="77777777" w:rsidR="00547E48" w:rsidRPr="00B60D70" w:rsidRDefault="00547E48" w:rsidP="00592146">
      <w:pPr>
        <w:rPr>
          <w:rFonts w:ascii="TH SarabunPSK" w:hAnsi="TH SarabunPSK" w:cs="TH SarabunPSK"/>
        </w:rPr>
      </w:pPr>
    </w:p>
    <w:p w14:paraId="3A875F84" w14:textId="77777777" w:rsidR="00547E48" w:rsidRPr="00B60D70" w:rsidRDefault="00547E48" w:rsidP="00592146">
      <w:pPr>
        <w:rPr>
          <w:rFonts w:ascii="TH SarabunPSK" w:hAnsi="TH SarabunPSK" w:cs="TH SarabunPSK"/>
        </w:rPr>
      </w:pPr>
    </w:p>
    <w:p w14:paraId="130240D0" w14:textId="77B8F23C" w:rsidR="00547E48" w:rsidRPr="00B60D70" w:rsidRDefault="00547E48" w:rsidP="00592146">
      <w:pPr>
        <w:rPr>
          <w:rFonts w:ascii="TH SarabunPSK" w:hAnsi="TH SarabunPSK" w:cs="TH SarabunPSK"/>
        </w:rPr>
      </w:pPr>
      <w:r w:rsidRPr="00B60D70">
        <w:rPr>
          <w:rFonts w:ascii="TH SarabunPSK" w:hAnsi="TH SarabunPSK" w:cs="TH SarabunPSK" w:hint="cs"/>
          <w:noProof/>
          <w:sz w:val="20"/>
        </w:rPr>
        <w:lastRenderedPageBreak/>
        <w:drawing>
          <wp:inline distT="0" distB="0" distL="0" distR="0" wp14:anchorId="0D31E9CD" wp14:editId="4EE316A4">
            <wp:extent cx="5377347" cy="7691628"/>
            <wp:effectExtent l="0" t="0" r="0" b="5080"/>
            <wp:docPr id="39" name="image20.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jpeg"/>
                    <pic:cNvPicPr/>
                  </pic:nvPicPr>
                  <pic:blipFill>
                    <a:blip r:embed="rId41" cstate="print"/>
                    <a:stretch>
                      <a:fillRect/>
                    </a:stretch>
                  </pic:blipFill>
                  <pic:spPr>
                    <a:xfrm>
                      <a:off x="0" y="0"/>
                      <a:ext cx="5377347" cy="7691628"/>
                    </a:xfrm>
                    <a:prstGeom prst="rect">
                      <a:avLst/>
                    </a:prstGeom>
                  </pic:spPr>
                </pic:pic>
              </a:graphicData>
            </a:graphic>
          </wp:inline>
        </w:drawing>
      </w:r>
    </w:p>
    <w:p w14:paraId="3A6B2234" w14:textId="77777777" w:rsidR="00547E48" w:rsidRPr="00B60D70" w:rsidRDefault="00547E48" w:rsidP="00592146">
      <w:pPr>
        <w:rPr>
          <w:rFonts w:ascii="TH SarabunPSK" w:hAnsi="TH SarabunPSK" w:cs="TH SarabunPSK"/>
        </w:rPr>
      </w:pPr>
    </w:p>
    <w:p w14:paraId="571E1342" w14:textId="77777777" w:rsidR="00547E48" w:rsidRPr="00B60D70" w:rsidRDefault="00547E48" w:rsidP="00592146">
      <w:pPr>
        <w:rPr>
          <w:rFonts w:ascii="TH SarabunPSK" w:hAnsi="TH SarabunPSK" w:cs="TH SarabunPSK"/>
        </w:rPr>
      </w:pPr>
    </w:p>
    <w:p w14:paraId="1C655D7A" w14:textId="77777777" w:rsidR="00547E48" w:rsidRPr="00B60D70" w:rsidRDefault="00547E48" w:rsidP="00592146">
      <w:pPr>
        <w:rPr>
          <w:rFonts w:ascii="TH SarabunPSK" w:hAnsi="TH SarabunPSK" w:cs="TH SarabunPSK"/>
        </w:rPr>
      </w:pPr>
    </w:p>
    <w:p w14:paraId="149704A5" w14:textId="49A0D3F2" w:rsidR="00547E48" w:rsidRPr="00B60D70" w:rsidRDefault="00547E48" w:rsidP="00592146">
      <w:pPr>
        <w:rPr>
          <w:rFonts w:ascii="TH SarabunPSK" w:hAnsi="TH SarabunPSK" w:cs="TH SarabunPSK"/>
        </w:rPr>
      </w:pPr>
      <w:r w:rsidRPr="00B60D70">
        <w:rPr>
          <w:rFonts w:ascii="TH SarabunPSK" w:hAnsi="TH SarabunPSK" w:cs="TH SarabunPSK" w:hint="cs"/>
          <w:noProof/>
          <w:sz w:val="20"/>
        </w:rPr>
        <w:lastRenderedPageBreak/>
        <w:drawing>
          <wp:inline distT="0" distB="0" distL="0" distR="0" wp14:anchorId="39EFC50E" wp14:editId="3E677145">
            <wp:extent cx="5322335" cy="7613142"/>
            <wp:effectExtent l="0" t="0" r="0" b="6985"/>
            <wp:docPr id="41" name="image21.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jpeg"/>
                    <pic:cNvPicPr/>
                  </pic:nvPicPr>
                  <pic:blipFill>
                    <a:blip r:embed="rId42" cstate="print"/>
                    <a:stretch>
                      <a:fillRect/>
                    </a:stretch>
                  </pic:blipFill>
                  <pic:spPr>
                    <a:xfrm>
                      <a:off x="0" y="0"/>
                      <a:ext cx="5322335" cy="7613142"/>
                    </a:xfrm>
                    <a:prstGeom prst="rect">
                      <a:avLst/>
                    </a:prstGeom>
                  </pic:spPr>
                </pic:pic>
              </a:graphicData>
            </a:graphic>
          </wp:inline>
        </w:drawing>
      </w:r>
    </w:p>
    <w:p w14:paraId="51F21203" w14:textId="77777777" w:rsidR="00547E48" w:rsidRPr="00B60D70" w:rsidRDefault="00547E48" w:rsidP="00592146">
      <w:pPr>
        <w:rPr>
          <w:rFonts w:ascii="TH SarabunPSK" w:hAnsi="TH SarabunPSK" w:cs="TH SarabunPSK"/>
        </w:rPr>
      </w:pPr>
    </w:p>
    <w:p w14:paraId="63094CC1" w14:textId="77777777" w:rsidR="00547E48" w:rsidRPr="00B60D70" w:rsidRDefault="00547E48" w:rsidP="00592146">
      <w:pPr>
        <w:rPr>
          <w:rFonts w:ascii="TH SarabunPSK" w:hAnsi="TH SarabunPSK" w:cs="TH SarabunPSK"/>
        </w:rPr>
      </w:pPr>
    </w:p>
    <w:p w14:paraId="02A5410E" w14:textId="77777777" w:rsidR="00547E48" w:rsidRPr="00B60D70" w:rsidRDefault="00547E48" w:rsidP="00592146">
      <w:pPr>
        <w:rPr>
          <w:rFonts w:ascii="TH SarabunPSK" w:hAnsi="TH SarabunPSK" w:cs="TH SarabunPSK"/>
        </w:rPr>
      </w:pPr>
    </w:p>
    <w:p w14:paraId="34AD14D1" w14:textId="3BB61642" w:rsidR="00547E48" w:rsidRPr="00B60D70" w:rsidRDefault="00547E48" w:rsidP="00592146">
      <w:pPr>
        <w:rPr>
          <w:rFonts w:ascii="TH SarabunPSK" w:hAnsi="TH SarabunPSK" w:cs="TH SarabunPSK"/>
        </w:rPr>
      </w:pPr>
      <w:r w:rsidRPr="00B60D70">
        <w:rPr>
          <w:rFonts w:ascii="TH SarabunPSK" w:hAnsi="TH SarabunPSK" w:cs="TH SarabunPSK" w:hint="cs"/>
          <w:noProof/>
          <w:sz w:val="20"/>
        </w:rPr>
        <w:lastRenderedPageBreak/>
        <w:drawing>
          <wp:inline distT="0" distB="0" distL="0" distR="0" wp14:anchorId="5380B3A6" wp14:editId="0B78C0B3">
            <wp:extent cx="5432403" cy="7845552"/>
            <wp:effectExtent l="0" t="0" r="0" b="3175"/>
            <wp:docPr id="43" name="image22.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jpeg"/>
                    <pic:cNvPicPr/>
                  </pic:nvPicPr>
                  <pic:blipFill>
                    <a:blip r:embed="rId43" cstate="print"/>
                    <a:stretch>
                      <a:fillRect/>
                    </a:stretch>
                  </pic:blipFill>
                  <pic:spPr>
                    <a:xfrm>
                      <a:off x="0" y="0"/>
                      <a:ext cx="5432403" cy="7845552"/>
                    </a:xfrm>
                    <a:prstGeom prst="rect">
                      <a:avLst/>
                    </a:prstGeom>
                  </pic:spPr>
                </pic:pic>
              </a:graphicData>
            </a:graphic>
          </wp:inline>
        </w:drawing>
      </w:r>
    </w:p>
    <w:p w14:paraId="76CF5163" w14:textId="77777777" w:rsidR="00547E48" w:rsidRPr="00B60D70" w:rsidRDefault="00547E48" w:rsidP="00592146">
      <w:pPr>
        <w:rPr>
          <w:rFonts w:ascii="TH SarabunPSK" w:hAnsi="TH SarabunPSK" w:cs="TH SarabunPSK"/>
        </w:rPr>
      </w:pPr>
    </w:p>
    <w:p w14:paraId="5A0F36D1" w14:textId="77777777" w:rsidR="00547E48" w:rsidRPr="00B60D70" w:rsidRDefault="00547E48" w:rsidP="00592146">
      <w:pPr>
        <w:rPr>
          <w:rFonts w:ascii="TH SarabunPSK" w:hAnsi="TH SarabunPSK" w:cs="TH SarabunPSK"/>
        </w:rPr>
      </w:pPr>
    </w:p>
    <w:p w14:paraId="53710FC4" w14:textId="3E691E28" w:rsidR="00547E48" w:rsidRPr="00B60D70" w:rsidRDefault="00547E48" w:rsidP="00592146">
      <w:pPr>
        <w:rPr>
          <w:rFonts w:ascii="TH SarabunPSK" w:hAnsi="TH SarabunPSK" w:cs="TH SarabunPSK"/>
        </w:rPr>
      </w:pPr>
      <w:r w:rsidRPr="00B60D70">
        <w:rPr>
          <w:rFonts w:ascii="TH SarabunPSK" w:hAnsi="TH SarabunPSK" w:cs="TH SarabunPSK" w:hint="cs"/>
          <w:noProof/>
          <w:sz w:val="20"/>
        </w:rPr>
        <w:lastRenderedPageBreak/>
        <w:drawing>
          <wp:inline distT="0" distB="0" distL="0" distR="0" wp14:anchorId="61B6B5E7" wp14:editId="396D42CC">
            <wp:extent cx="5315703" cy="7299198"/>
            <wp:effectExtent l="0" t="0" r="0" b="0"/>
            <wp:docPr id="45" name="image23.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jpeg"/>
                    <pic:cNvPicPr/>
                  </pic:nvPicPr>
                  <pic:blipFill>
                    <a:blip r:embed="rId44" cstate="print"/>
                    <a:stretch>
                      <a:fillRect/>
                    </a:stretch>
                  </pic:blipFill>
                  <pic:spPr>
                    <a:xfrm>
                      <a:off x="0" y="0"/>
                      <a:ext cx="5315703" cy="7299198"/>
                    </a:xfrm>
                    <a:prstGeom prst="rect">
                      <a:avLst/>
                    </a:prstGeom>
                  </pic:spPr>
                </pic:pic>
              </a:graphicData>
            </a:graphic>
          </wp:inline>
        </w:drawing>
      </w:r>
    </w:p>
    <w:p w14:paraId="5CFA851A" w14:textId="77777777" w:rsidR="00547E48" w:rsidRPr="00B60D70" w:rsidRDefault="00547E48" w:rsidP="00592146">
      <w:pPr>
        <w:rPr>
          <w:rFonts w:ascii="TH SarabunPSK" w:hAnsi="TH SarabunPSK" w:cs="TH SarabunPSK"/>
        </w:rPr>
      </w:pPr>
    </w:p>
    <w:p w14:paraId="1D73064C" w14:textId="77777777" w:rsidR="00547E48" w:rsidRPr="00B60D70" w:rsidRDefault="00547E48" w:rsidP="00592146">
      <w:pPr>
        <w:rPr>
          <w:rFonts w:ascii="TH SarabunPSK" w:hAnsi="TH SarabunPSK" w:cs="TH SarabunPSK"/>
        </w:rPr>
      </w:pPr>
    </w:p>
    <w:p w14:paraId="0B9367AF" w14:textId="77777777" w:rsidR="00547E48" w:rsidRPr="00B60D70" w:rsidRDefault="00547E48" w:rsidP="00592146">
      <w:pPr>
        <w:rPr>
          <w:rFonts w:ascii="TH SarabunPSK" w:hAnsi="TH SarabunPSK" w:cs="TH SarabunPSK"/>
        </w:rPr>
      </w:pPr>
    </w:p>
    <w:p w14:paraId="033BAFFC" w14:textId="77777777" w:rsidR="00547E48" w:rsidRPr="00B60D70" w:rsidRDefault="00547E48" w:rsidP="00592146">
      <w:pPr>
        <w:rPr>
          <w:rFonts w:ascii="TH SarabunPSK" w:hAnsi="TH SarabunPSK" w:cs="TH SarabunPSK"/>
        </w:rPr>
      </w:pPr>
    </w:p>
    <w:p w14:paraId="233F2F53" w14:textId="0EA3045D" w:rsidR="00547E48" w:rsidRPr="00B60D70" w:rsidRDefault="00547E48" w:rsidP="00592146">
      <w:pPr>
        <w:rPr>
          <w:rFonts w:ascii="TH SarabunPSK" w:hAnsi="TH SarabunPSK" w:cs="TH SarabunPSK"/>
        </w:rPr>
      </w:pPr>
      <w:r w:rsidRPr="00B60D70">
        <w:rPr>
          <w:rFonts w:ascii="TH SarabunPSK" w:hAnsi="TH SarabunPSK" w:cs="TH SarabunPSK" w:hint="cs"/>
          <w:noProof/>
          <w:sz w:val="20"/>
        </w:rPr>
        <w:lastRenderedPageBreak/>
        <w:drawing>
          <wp:inline distT="0" distB="0" distL="0" distR="0" wp14:anchorId="1EEB2E1E" wp14:editId="3F54EF91">
            <wp:extent cx="5502309" cy="7383780"/>
            <wp:effectExtent l="0" t="0" r="3175" b="7620"/>
            <wp:docPr id="47" name="image24.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jpeg"/>
                    <pic:cNvPicPr/>
                  </pic:nvPicPr>
                  <pic:blipFill>
                    <a:blip r:embed="rId45" cstate="print"/>
                    <a:stretch>
                      <a:fillRect/>
                    </a:stretch>
                  </pic:blipFill>
                  <pic:spPr>
                    <a:xfrm>
                      <a:off x="0" y="0"/>
                      <a:ext cx="5502309" cy="7383780"/>
                    </a:xfrm>
                    <a:prstGeom prst="rect">
                      <a:avLst/>
                    </a:prstGeom>
                  </pic:spPr>
                </pic:pic>
              </a:graphicData>
            </a:graphic>
          </wp:inline>
        </w:drawing>
      </w:r>
    </w:p>
    <w:p w14:paraId="17D67921" w14:textId="77777777" w:rsidR="00547E48" w:rsidRPr="00B60D70" w:rsidRDefault="00547E48" w:rsidP="00592146">
      <w:pPr>
        <w:rPr>
          <w:rFonts w:ascii="TH SarabunPSK" w:hAnsi="TH SarabunPSK" w:cs="TH SarabunPSK"/>
        </w:rPr>
      </w:pPr>
    </w:p>
    <w:p w14:paraId="6796D82E" w14:textId="77777777" w:rsidR="00547E48" w:rsidRPr="00B60D70" w:rsidRDefault="00547E48" w:rsidP="00592146">
      <w:pPr>
        <w:rPr>
          <w:rFonts w:ascii="TH SarabunPSK" w:hAnsi="TH SarabunPSK" w:cs="TH SarabunPSK"/>
        </w:rPr>
      </w:pPr>
    </w:p>
    <w:p w14:paraId="3F127B3A" w14:textId="77777777" w:rsidR="00547E48" w:rsidRPr="00B60D70" w:rsidRDefault="00547E48" w:rsidP="00592146">
      <w:pPr>
        <w:rPr>
          <w:rFonts w:ascii="TH SarabunPSK" w:hAnsi="TH SarabunPSK" w:cs="TH SarabunPSK"/>
        </w:rPr>
      </w:pPr>
    </w:p>
    <w:p w14:paraId="10697881" w14:textId="77777777" w:rsidR="00547E48" w:rsidRPr="00B60D70" w:rsidRDefault="00547E48" w:rsidP="00592146">
      <w:pPr>
        <w:rPr>
          <w:rFonts w:ascii="TH SarabunPSK" w:hAnsi="TH SarabunPSK" w:cs="TH SarabunPSK"/>
        </w:rPr>
      </w:pPr>
    </w:p>
    <w:p w14:paraId="026A77B7" w14:textId="55FB393B" w:rsidR="00547E48" w:rsidRPr="00B60D70" w:rsidRDefault="00547E48" w:rsidP="00592146">
      <w:pPr>
        <w:rPr>
          <w:rFonts w:ascii="TH SarabunPSK" w:hAnsi="TH SarabunPSK" w:cs="TH SarabunPSK"/>
        </w:rPr>
      </w:pPr>
      <w:r w:rsidRPr="00B60D70">
        <w:rPr>
          <w:rFonts w:ascii="TH SarabunPSK" w:hAnsi="TH SarabunPSK" w:cs="TH SarabunPSK" w:hint="cs"/>
          <w:noProof/>
          <w:sz w:val="20"/>
        </w:rPr>
        <w:lastRenderedPageBreak/>
        <w:drawing>
          <wp:inline distT="0" distB="0" distL="0" distR="0" wp14:anchorId="21CF77F5" wp14:editId="2F39BE95">
            <wp:extent cx="5435405" cy="7592568"/>
            <wp:effectExtent l="0" t="0" r="0" b="8890"/>
            <wp:docPr id="49" name="image25.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5.jpeg"/>
                    <pic:cNvPicPr/>
                  </pic:nvPicPr>
                  <pic:blipFill>
                    <a:blip r:embed="rId46" cstate="print"/>
                    <a:stretch>
                      <a:fillRect/>
                    </a:stretch>
                  </pic:blipFill>
                  <pic:spPr>
                    <a:xfrm>
                      <a:off x="0" y="0"/>
                      <a:ext cx="5435405" cy="7592568"/>
                    </a:xfrm>
                    <a:prstGeom prst="rect">
                      <a:avLst/>
                    </a:prstGeom>
                  </pic:spPr>
                </pic:pic>
              </a:graphicData>
            </a:graphic>
          </wp:inline>
        </w:drawing>
      </w:r>
    </w:p>
    <w:p w14:paraId="4001D600" w14:textId="77777777" w:rsidR="00547E48" w:rsidRPr="00B60D70" w:rsidRDefault="00547E48" w:rsidP="00592146">
      <w:pPr>
        <w:rPr>
          <w:rFonts w:ascii="TH SarabunPSK" w:hAnsi="TH SarabunPSK" w:cs="TH SarabunPSK"/>
        </w:rPr>
      </w:pPr>
    </w:p>
    <w:p w14:paraId="1EA7D754" w14:textId="77777777" w:rsidR="00547E48" w:rsidRPr="00B60D70" w:rsidRDefault="00547E48" w:rsidP="00592146">
      <w:pPr>
        <w:rPr>
          <w:rFonts w:ascii="TH SarabunPSK" w:hAnsi="TH SarabunPSK" w:cs="TH SarabunPSK"/>
        </w:rPr>
      </w:pPr>
    </w:p>
    <w:p w14:paraId="1D6CBFE4" w14:textId="77777777" w:rsidR="00547E48" w:rsidRPr="00B60D70" w:rsidRDefault="00547E48" w:rsidP="00592146">
      <w:pPr>
        <w:rPr>
          <w:rFonts w:ascii="TH SarabunPSK" w:hAnsi="TH SarabunPSK" w:cs="TH SarabunPSK"/>
        </w:rPr>
      </w:pPr>
    </w:p>
    <w:p w14:paraId="15D2FACA" w14:textId="6C8A54B3" w:rsidR="00547E48" w:rsidRPr="00B60D70" w:rsidRDefault="00547E48" w:rsidP="00592146">
      <w:pPr>
        <w:rPr>
          <w:rFonts w:ascii="TH SarabunPSK" w:hAnsi="TH SarabunPSK" w:cs="TH SarabunPSK"/>
        </w:rPr>
      </w:pPr>
      <w:r w:rsidRPr="00B60D70">
        <w:rPr>
          <w:rFonts w:ascii="TH SarabunPSK" w:hAnsi="TH SarabunPSK" w:cs="TH SarabunPSK" w:hint="cs"/>
          <w:noProof/>
          <w:sz w:val="20"/>
        </w:rPr>
        <w:lastRenderedPageBreak/>
        <w:drawing>
          <wp:inline distT="0" distB="0" distL="0" distR="0" wp14:anchorId="11E0507D" wp14:editId="657C8FD1">
            <wp:extent cx="5432000" cy="7920990"/>
            <wp:effectExtent l="0" t="0" r="0" b="3810"/>
            <wp:docPr id="51" name="image26.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6.jpeg"/>
                    <pic:cNvPicPr/>
                  </pic:nvPicPr>
                  <pic:blipFill>
                    <a:blip r:embed="rId47" cstate="print"/>
                    <a:stretch>
                      <a:fillRect/>
                    </a:stretch>
                  </pic:blipFill>
                  <pic:spPr>
                    <a:xfrm>
                      <a:off x="0" y="0"/>
                      <a:ext cx="5432000" cy="7920990"/>
                    </a:xfrm>
                    <a:prstGeom prst="rect">
                      <a:avLst/>
                    </a:prstGeom>
                  </pic:spPr>
                </pic:pic>
              </a:graphicData>
            </a:graphic>
          </wp:inline>
        </w:drawing>
      </w:r>
    </w:p>
    <w:p w14:paraId="7A04B16C" w14:textId="77777777" w:rsidR="00547E48" w:rsidRPr="00B60D70" w:rsidRDefault="00547E48" w:rsidP="00592146">
      <w:pPr>
        <w:rPr>
          <w:rFonts w:ascii="TH SarabunPSK" w:hAnsi="TH SarabunPSK" w:cs="TH SarabunPSK"/>
        </w:rPr>
      </w:pPr>
    </w:p>
    <w:p w14:paraId="1A58E5AE" w14:textId="77777777" w:rsidR="00547E48" w:rsidRPr="00B60D70" w:rsidRDefault="00547E48" w:rsidP="00592146">
      <w:pPr>
        <w:rPr>
          <w:rFonts w:ascii="TH SarabunPSK" w:hAnsi="TH SarabunPSK" w:cs="TH SarabunPSK"/>
        </w:rPr>
      </w:pPr>
    </w:p>
    <w:p w14:paraId="66DF7CB3" w14:textId="22981876" w:rsidR="00547E48" w:rsidRPr="00B60D70" w:rsidRDefault="00547E48" w:rsidP="00592146">
      <w:pPr>
        <w:rPr>
          <w:rFonts w:ascii="TH SarabunPSK" w:hAnsi="TH SarabunPSK" w:cs="TH SarabunPSK"/>
        </w:rPr>
      </w:pPr>
      <w:r w:rsidRPr="00B60D70">
        <w:rPr>
          <w:rFonts w:ascii="TH SarabunPSK" w:hAnsi="TH SarabunPSK" w:cs="TH SarabunPSK" w:hint="cs"/>
          <w:noProof/>
          <w:sz w:val="20"/>
        </w:rPr>
        <w:lastRenderedPageBreak/>
        <w:drawing>
          <wp:inline distT="0" distB="0" distL="0" distR="0" wp14:anchorId="3FEF1B8B" wp14:editId="53007192">
            <wp:extent cx="5452123" cy="7915656"/>
            <wp:effectExtent l="0" t="0" r="0" b="9525"/>
            <wp:docPr id="53" name="image27.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7.jpeg"/>
                    <pic:cNvPicPr/>
                  </pic:nvPicPr>
                  <pic:blipFill>
                    <a:blip r:embed="rId48" cstate="print"/>
                    <a:stretch>
                      <a:fillRect/>
                    </a:stretch>
                  </pic:blipFill>
                  <pic:spPr>
                    <a:xfrm>
                      <a:off x="0" y="0"/>
                      <a:ext cx="5452123" cy="7915656"/>
                    </a:xfrm>
                    <a:prstGeom prst="rect">
                      <a:avLst/>
                    </a:prstGeom>
                  </pic:spPr>
                </pic:pic>
              </a:graphicData>
            </a:graphic>
          </wp:inline>
        </w:drawing>
      </w:r>
    </w:p>
    <w:p w14:paraId="27ECB49F" w14:textId="77777777" w:rsidR="00547E48" w:rsidRPr="00B60D70" w:rsidRDefault="00547E48" w:rsidP="00592146">
      <w:pPr>
        <w:rPr>
          <w:rFonts w:ascii="TH SarabunPSK" w:hAnsi="TH SarabunPSK" w:cs="TH SarabunPSK"/>
        </w:rPr>
      </w:pPr>
    </w:p>
    <w:p w14:paraId="4B6FA5D2" w14:textId="77777777" w:rsidR="00547E48" w:rsidRPr="00B60D70" w:rsidRDefault="00547E48" w:rsidP="00592146">
      <w:pPr>
        <w:rPr>
          <w:rFonts w:ascii="TH SarabunPSK" w:hAnsi="TH SarabunPSK" w:cs="TH SarabunPSK"/>
        </w:rPr>
      </w:pPr>
    </w:p>
    <w:p w14:paraId="52D3A383" w14:textId="651F2F56" w:rsidR="00547E48" w:rsidRPr="00B60D70" w:rsidRDefault="00547E48" w:rsidP="00592146">
      <w:pPr>
        <w:rPr>
          <w:rFonts w:ascii="TH SarabunPSK" w:hAnsi="TH SarabunPSK" w:cs="TH SarabunPSK"/>
        </w:rPr>
      </w:pPr>
      <w:r w:rsidRPr="00B60D70">
        <w:rPr>
          <w:rFonts w:ascii="TH SarabunPSK" w:hAnsi="TH SarabunPSK" w:cs="TH SarabunPSK" w:hint="cs"/>
          <w:noProof/>
          <w:sz w:val="20"/>
        </w:rPr>
        <w:lastRenderedPageBreak/>
        <w:drawing>
          <wp:inline distT="0" distB="0" distL="0" distR="0" wp14:anchorId="7867D386" wp14:editId="422AC15A">
            <wp:extent cx="5396391" cy="7927276"/>
            <wp:effectExtent l="0" t="0" r="0" b="0"/>
            <wp:docPr id="55" name="image28.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8.jpeg"/>
                    <pic:cNvPicPr/>
                  </pic:nvPicPr>
                  <pic:blipFill>
                    <a:blip r:embed="rId49" cstate="print"/>
                    <a:stretch>
                      <a:fillRect/>
                    </a:stretch>
                  </pic:blipFill>
                  <pic:spPr>
                    <a:xfrm>
                      <a:off x="0" y="0"/>
                      <a:ext cx="5396391" cy="7927276"/>
                    </a:xfrm>
                    <a:prstGeom prst="rect">
                      <a:avLst/>
                    </a:prstGeom>
                  </pic:spPr>
                </pic:pic>
              </a:graphicData>
            </a:graphic>
          </wp:inline>
        </w:drawing>
      </w:r>
    </w:p>
    <w:p w14:paraId="4109B0A4" w14:textId="77777777" w:rsidR="00547E48" w:rsidRPr="00B60D70" w:rsidRDefault="00547E48" w:rsidP="00592146">
      <w:pPr>
        <w:rPr>
          <w:rFonts w:ascii="TH SarabunPSK" w:hAnsi="TH SarabunPSK" w:cs="TH SarabunPSK"/>
        </w:rPr>
      </w:pPr>
    </w:p>
    <w:p w14:paraId="756B4F28" w14:textId="77777777" w:rsidR="00547E48" w:rsidRPr="00B60D70" w:rsidRDefault="00547E48" w:rsidP="00592146">
      <w:pPr>
        <w:rPr>
          <w:rFonts w:ascii="TH SarabunPSK" w:hAnsi="TH SarabunPSK" w:cs="TH SarabunPSK"/>
        </w:rPr>
      </w:pPr>
    </w:p>
    <w:p w14:paraId="1E5FEABC" w14:textId="77777777" w:rsidR="00547E48" w:rsidRPr="00B60D70" w:rsidRDefault="00547E48" w:rsidP="00592146">
      <w:pPr>
        <w:rPr>
          <w:rFonts w:ascii="TH SarabunPSK" w:hAnsi="TH SarabunPSK" w:cs="TH SarabunPSK"/>
        </w:rPr>
      </w:pPr>
    </w:p>
    <w:p w14:paraId="6F5E8314" w14:textId="77777777" w:rsidR="008C1DD4" w:rsidRPr="00B60D70" w:rsidRDefault="008C1DD4" w:rsidP="008C1DD4">
      <w:pPr>
        <w:rPr>
          <w:rFonts w:ascii="TH SarabunPSK" w:hAnsi="TH SarabunPSK" w:cs="TH SarabunPSK"/>
          <w:sz w:val="48"/>
          <w:szCs w:val="48"/>
        </w:rPr>
      </w:pPr>
    </w:p>
    <w:p w14:paraId="17D7762D" w14:textId="77777777" w:rsidR="008C1DD4" w:rsidRPr="00B60D70" w:rsidRDefault="008C1DD4" w:rsidP="008C1DD4">
      <w:pPr>
        <w:rPr>
          <w:rFonts w:ascii="TH SarabunPSK" w:hAnsi="TH SarabunPSK" w:cs="TH SarabunPSK"/>
          <w:sz w:val="48"/>
          <w:szCs w:val="48"/>
        </w:rPr>
      </w:pPr>
    </w:p>
    <w:p w14:paraId="495958A9" w14:textId="77777777" w:rsidR="00547E48" w:rsidRPr="00B60D70" w:rsidRDefault="00547E48" w:rsidP="00592146">
      <w:pPr>
        <w:rPr>
          <w:rFonts w:ascii="TH SarabunPSK" w:hAnsi="TH SarabunPSK" w:cs="TH SarabunPSK"/>
        </w:rPr>
      </w:pPr>
    </w:p>
    <w:p w14:paraId="59EB0782" w14:textId="77777777" w:rsidR="00547E48" w:rsidRPr="00B60D70" w:rsidRDefault="00547E48" w:rsidP="00592146">
      <w:pPr>
        <w:rPr>
          <w:rFonts w:ascii="TH SarabunPSK" w:hAnsi="TH SarabunPSK" w:cs="TH SarabunPSK"/>
        </w:rPr>
      </w:pPr>
    </w:p>
    <w:p w14:paraId="1A984CE9" w14:textId="77777777" w:rsidR="00547E48" w:rsidRPr="00B60D70" w:rsidRDefault="00547E48" w:rsidP="00592146">
      <w:pPr>
        <w:rPr>
          <w:rFonts w:ascii="TH SarabunPSK" w:hAnsi="TH SarabunPSK" w:cs="TH SarabunPSK"/>
        </w:rPr>
      </w:pPr>
    </w:p>
    <w:p w14:paraId="1205EE7F" w14:textId="77777777" w:rsidR="00547E48" w:rsidRPr="00B60D70" w:rsidRDefault="00547E48" w:rsidP="00592146">
      <w:pPr>
        <w:rPr>
          <w:rFonts w:ascii="TH SarabunPSK" w:hAnsi="TH SarabunPSK" w:cs="TH SarabunPSK"/>
        </w:rPr>
      </w:pPr>
    </w:p>
    <w:p w14:paraId="48491D7D" w14:textId="77777777" w:rsidR="00547E48" w:rsidRPr="00B60D70" w:rsidRDefault="00547E48" w:rsidP="00592146">
      <w:pPr>
        <w:rPr>
          <w:rFonts w:ascii="TH SarabunPSK" w:hAnsi="TH SarabunPSK" w:cs="TH SarabunPSK"/>
        </w:rPr>
      </w:pPr>
    </w:p>
    <w:p w14:paraId="02144ABB" w14:textId="77777777" w:rsidR="00547E48" w:rsidRPr="00B60D70" w:rsidRDefault="00547E48" w:rsidP="00592146">
      <w:pPr>
        <w:rPr>
          <w:rFonts w:ascii="TH SarabunPSK" w:hAnsi="TH SarabunPSK" w:cs="TH SarabunPSK"/>
        </w:rPr>
      </w:pPr>
    </w:p>
    <w:p w14:paraId="57697742" w14:textId="77777777" w:rsidR="00547E48" w:rsidRPr="00B60D70" w:rsidRDefault="00547E48" w:rsidP="00592146">
      <w:pPr>
        <w:rPr>
          <w:rFonts w:ascii="TH SarabunPSK" w:hAnsi="TH SarabunPSK" w:cs="TH SarabunPSK"/>
        </w:rPr>
      </w:pPr>
    </w:p>
    <w:p w14:paraId="0C99ED1E" w14:textId="77777777" w:rsidR="00547E48" w:rsidRPr="00B60D70" w:rsidRDefault="00547E48" w:rsidP="00592146">
      <w:pPr>
        <w:rPr>
          <w:rFonts w:ascii="TH SarabunPSK" w:hAnsi="TH SarabunPSK" w:cs="TH SarabunPSK"/>
        </w:rPr>
      </w:pPr>
    </w:p>
    <w:p w14:paraId="1B7A5FAE" w14:textId="03E96377" w:rsidR="00547E48" w:rsidRPr="00B60D70" w:rsidRDefault="00547E48" w:rsidP="00547E48">
      <w:pPr>
        <w:pStyle w:val="1"/>
        <w:rPr>
          <w:rFonts w:ascii="TH SarabunPSK" w:hAnsi="TH SarabunPSK" w:cs="TH SarabunPSK"/>
          <w:sz w:val="52"/>
          <w:szCs w:val="52"/>
        </w:rPr>
      </w:pPr>
      <w:bookmarkStart w:id="886" w:name="_Toc179246151"/>
      <w:bookmarkStart w:id="887" w:name="_Toc179656532"/>
      <w:bookmarkStart w:id="888" w:name="_Toc180609612"/>
      <w:bookmarkStart w:id="889" w:name="_Toc191634225"/>
      <w:r w:rsidRPr="00B60D70">
        <w:rPr>
          <w:rFonts w:ascii="TH SarabunPSK" w:hAnsi="TH SarabunPSK" w:cs="TH SarabunPSK" w:hint="cs"/>
          <w:sz w:val="52"/>
          <w:szCs w:val="52"/>
          <w:cs/>
        </w:rPr>
        <w:t>ภาคผนวก ฉ</w:t>
      </w:r>
      <w:bookmarkEnd w:id="886"/>
      <w:bookmarkEnd w:id="887"/>
      <w:bookmarkEnd w:id="888"/>
      <w:bookmarkEnd w:id="889"/>
      <w:r w:rsidR="00BD7F9D" w:rsidRPr="00B60D70">
        <w:rPr>
          <w:rFonts w:ascii="TH SarabunPSK" w:hAnsi="TH SarabunPSK" w:cs="TH SarabunPSK" w:hint="cs"/>
          <w:sz w:val="52"/>
          <w:szCs w:val="52"/>
          <w:cs/>
        </w:rPr>
        <w:t xml:space="preserve"> </w:t>
      </w:r>
    </w:p>
    <w:p w14:paraId="40B55EBE" w14:textId="77777777" w:rsidR="00547E48" w:rsidRPr="00B60D70" w:rsidRDefault="00547E48" w:rsidP="00547E48">
      <w:pPr>
        <w:ind w:right="26"/>
        <w:jc w:val="center"/>
        <w:rPr>
          <w:rFonts w:ascii="TH SarabunPSK" w:hAnsi="TH SarabunPSK" w:cs="TH SarabunPSK"/>
          <w:b/>
          <w:bCs/>
          <w:sz w:val="44"/>
          <w:szCs w:val="44"/>
        </w:rPr>
      </w:pPr>
      <w:r w:rsidRPr="00B60D70">
        <w:rPr>
          <w:rFonts w:ascii="TH SarabunPSK" w:hAnsi="TH SarabunPSK" w:cs="TH SarabunPSK" w:hint="cs"/>
          <w:b/>
          <w:bCs/>
          <w:sz w:val="44"/>
          <w:szCs w:val="44"/>
          <w:cs/>
        </w:rPr>
        <w:t>ตารางการเปรียบเทียบรายวิชาระหว่างหลักสูตรเดิมและหลักสูตรปรับปรุง</w:t>
      </w:r>
    </w:p>
    <w:p w14:paraId="09007246" w14:textId="77777777" w:rsidR="00547E48" w:rsidRPr="00B60D70" w:rsidRDefault="00547E48" w:rsidP="00547E48">
      <w:pPr>
        <w:ind w:right="26"/>
        <w:jc w:val="center"/>
        <w:rPr>
          <w:rFonts w:ascii="TH SarabunPSK" w:hAnsi="TH SarabunPSK" w:cs="TH SarabunPSK"/>
          <w:b/>
          <w:bCs/>
          <w:sz w:val="44"/>
          <w:szCs w:val="44"/>
        </w:rPr>
      </w:pPr>
      <w:r w:rsidRPr="00B60D70">
        <w:rPr>
          <w:rFonts w:ascii="TH SarabunPSK" w:hAnsi="TH SarabunPSK" w:cs="TH SarabunPSK" w:hint="cs"/>
          <w:b/>
          <w:bCs/>
          <w:sz w:val="44"/>
          <w:szCs w:val="44"/>
          <w:cs/>
        </w:rPr>
        <w:t>(กรณีหลักสูตรปรับปรุง)</w:t>
      </w:r>
    </w:p>
    <w:p w14:paraId="593E77AF" w14:textId="77777777" w:rsidR="00547E48" w:rsidRPr="00B60D70" w:rsidRDefault="00547E48" w:rsidP="00592146">
      <w:pPr>
        <w:rPr>
          <w:rFonts w:ascii="TH SarabunPSK" w:hAnsi="TH SarabunPSK" w:cs="TH SarabunPSK"/>
        </w:rPr>
      </w:pPr>
    </w:p>
    <w:p w14:paraId="226E8169" w14:textId="77777777" w:rsidR="009E6917" w:rsidRPr="00B60D70" w:rsidRDefault="009E6917" w:rsidP="00592146">
      <w:pPr>
        <w:rPr>
          <w:rFonts w:ascii="TH SarabunPSK" w:hAnsi="TH SarabunPSK" w:cs="TH SarabunPSK"/>
        </w:rPr>
      </w:pPr>
    </w:p>
    <w:p w14:paraId="763E279E" w14:textId="77777777" w:rsidR="009E6917" w:rsidRPr="00B60D70" w:rsidRDefault="009E6917" w:rsidP="00592146">
      <w:pPr>
        <w:rPr>
          <w:rFonts w:ascii="TH SarabunPSK" w:hAnsi="TH SarabunPSK" w:cs="TH SarabunPSK"/>
        </w:rPr>
      </w:pPr>
    </w:p>
    <w:p w14:paraId="4982C2F2" w14:textId="77777777" w:rsidR="009E6917" w:rsidRPr="00B60D70" w:rsidRDefault="009E6917" w:rsidP="00592146">
      <w:pPr>
        <w:rPr>
          <w:rFonts w:ascii="TH SarabunPSK" w:hAnsi="TH SarabunPSK" w:cs="TH SarabunPSK"/>
        </w:rPr>
      </w:pPr>
    </w:p>
    <w:p w14:paraId="387DA325" w14:textId="77777777" w:rsidR="009E6917" w:rsidRPr="00B60D70" w:rsidRDefault="009E6917" w:rsidP="00592146">
      <w:pPr>
        <w:rPr>
          <w:rFonts w:ascii="TH SarabunPSK" w:hAnsi="TH SarabunPSK" w:cs="TH SarabunPSK"/>
          <w:cs/>
        </w:rPr>
        <w:sectPr w:rsidR="009E6917" w:rsidRPr="00B60D70" w:rsidSect="00CD259C">
          <w:pgSz w:w="11906" w:h="16838"/>
          <w:pgMar w:top="1440" w:right="1440" w:bottom="1440" w:left="1440" w:header="706" w:footer="706" w:gutter="0"/>
          <w:cols w:space="708"/>
          <w:docGrid w:linePitch="360"/>
        </w:sectPr>
      </w:pPr>
    </w:p>
    <w:tbl>
      <w:tblPr>
        <w:tblW w:w="14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1928"/>
        <w:gridCol w:w="1814"/>
        <w:gridCol w:w="1134"/>
        <w:gridCol w:w="1020"/>
        <w:gridCol w:w="1928"/>
        <w:gridCol w:w="1814"/>
        <w:gridCol w:w="1134"/>
        <w:gridCol w:w="2211"/>
      </w:tblGrid>
      <w:tr w:rsidR="00B60D70" w:rsidRPr="00B60D70" w14:paraId="72D38266" w14:textId="77777777" w:rsidTr="00D420AC">
        <w:trPr>
          <w:trHeight w:val="170"/>
          <w:tblHeader/>
        </w:trPr>
        <w:tc>
          <w:tcPr>
            <w:tcW w:w="5896" w:type="dxa"/>
            <w:gridSpan w:val="4"/>
            <w:tcBorders>
              <w:bottom w:val="single" w:sz="4" w:space="0" w:color="auto"/>
            </w:tcBorders>
            <w:shd w:val="clear" w:color="auto" w:fill="F2F2F2" w:themeFill="background1" w:themeFillShade="F2"/>
            <w:vAlign w:val="center"/>
          </w:tcPr>
          <w:p w14:paraId="712BCE83" w14:textId="77777777" w:rsidR="0075359B" w:rsidRPr="00B60D70" w:rsidRDefault="0075359B" w:rsidP="00D420AC">
            <w:pPr>
              <w:tabs>
                <w:tab w:val="left" w:pos="807"/>
                <w:tab w:val="right" w:pos="5551"/>
              </w:tabs>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lang w:val="th-TH"/>
              </w:rPr>
              <w:lastRenderedPageBreak/>
              <w:t>หลักสูตรปรับปรุง พ</w:t>
            </w:r>
            <w:r w:rsidRPr="00B60D70">
              <w:rPr>
                <w:rFonts w:ascii="TH SarabunPSK" w:eastAsia="Angsana New" w:hAnsi="TH SarabunPSK" w:cs="TH SarabunPSK" w:hint="cs"/>
                <w:b/>
                <w:bCs/>
                <w:sz w:val="28"/>
                <w:szCs w:val="28"/>
                <w:cs/>
              </w:rPr>
              <w:t>.</w:t>
            </w:r>
            <w:r w:rsidRPr="00B60D70">
              <w:rPr>
                <w:rFonts w:ascii="TH SarabunPSK" w:eastAsia="Angsana New" w:hAnsi="TH SarabunPSK" w:cs="TH SarabunPSK" w:hint="cs"/>
                <w:b/>
                <w:bCs/>
                <w:sz w:val="28"/>
                <w:szCs w:val="28"/>
                <w:cs/>
                <w:lang w:val="th-TH"/>
              </w:rPr>
              <w:t>ศ</w:t>
            </w:r>
            <w:r w:rsidRPr="00B60D70">
              <w:rPr>
                <w:rFonts w:ascii="TH SarabunPSK" w:eastAsia="Angsana New" w:hAnsi="TH SarabunPSK" w:cs="TH SarabunPSK" w:hint="cs"/>
                <w:b/>
                <w:bCs/>
                <w:sz w:val="28"/>
                <w:szCs w:val="28"/>
                <w:cs/>
              </w:rPr>
              <w:t xml:space="preserve">. </w:t>
            </w:r>
            <w:r w:rsidRPr="00B60D70">
              <w:rPr>
                <w:rFonts w:ascii="TH SarabunPSK" w:eastAsia="Angsana New" w:hAnsi="TH SarabunPSK" w:cs="TH SarabunPSK" w:hint="cs"/>
                <w:b/>
                <w:bCs/>
                <w:sz w:val="28"/>
                <w:szCs w:val="28"/>
              </w:rPr>
              <w:t>2563</w:t>
            </w:r>
          </w:p>
        </w:tc>
        <w:tc>
          <w:tcPr>
            <w:tcW w:w="5896" w:type="dxa"/>
            <w:gridSpan w:val="4"/>
            <w:tcBorders>
              <w:bottom w:val="single" w:sz="4" w:space="0" w:color="auto"/>
            </w:tcBorders>
            <w:shd w:val="clear" w:color="auto" w:fill="F2F2F2" w:themeFill="background1" w:themeFillShade="F2"/>
            <w:vAlign w:val="center"/>
          </w:tcPr>
          <w:p w14:paraId="389E7911" w14:textId="77777777" w:rsidR="0075359B" w:rsidRPr="00B60D70" w:rsidRDefault="0075359B" w:rsidP="00D420AC">
            <w:pPr>
              <w:tabs>
                <w:tab w:val="left" w:pos="827"/>
                <w:tab w:val="right" w:pos="5788"/>
              </w:tabs>
              <w:rPr>
                <w:rFonts w:ascii="TH SarabunPSK" w:eastAsia="Angsana New" w:hAnsi="TH SarabunPSK" w:cs="TH SarabunPSK"/>
                <w:b/>
                <w:bCs/>
                <w:sz w:val="28"/>
                <w:szCs w:val="28"/>
              </w:rPr>
            </w:pPr>
            <w:r w:rsidRPr="00B60D70">
              <w:rPr>
                <w:rFonts w:ascii="TH SarabunPSK" w:eastAsia="Angsana New" w:hAnsi="TH SarabunPSK" w:cs="TH SarabunPSK" w:hint="cs"/>
                <w:b/>
                <w:bCs/>
                <w:sz w:val="28"/>
                <w:szCs w:val="28"/>
                <w:cs/>
                <w:lang w:val="th-TH"/>
              </w:rPr>
              <w:t>หลักสูตรปรับปรุง พ</w:t>
            </w:r>
            <w:r w:rsidRPr="00B60D70">
              <w:rPr>
                <w:rFonts w:ascii="TH SarabunPSK" w:eastAsia="Angsana New" w:hAnsi="TH SarabunPSK" w:cs="TH SarabunPSK" w:hint="cs"/>
                <w:b/>
                <w:bCs/>
                <w:sz w:val="28"/>
                <w:szCs w:val="28"/>
                <w:cs/>
              </w:rPr>
              <w:t>.</w:t>
            </w:r>
            <w:r w:rsidRPr="00B60D70">
              <w:rPr>
                <w:rFonts w:ascii="TH SarabunPSK" w:eastAsia="Angsana New" w:hAnsi="TH SarabunPSK" w:cs="TH SarabunPSK" w:hint="cs"/>
                <w:b/>
                <w:bCs/>
                <w:sz w:val="28"/>
                <w:szCs w:val="28"/>
                <w:cs/>
                <w:lang w:val="th-TH"/>
              </w:rPr>
              <w:t>ศ</w:t>
            </w:r>
            <w:r w:rsidRPr="00B60D70">
              <w:rPr>
                <w:rFonts w:ascii="TH SarabunPSK" w:eastAsia="Angsana New" w:hAnsi="TH SarabunPSK" w:cs="TH SarabunPSK" w:hint="cs"/>
                <w:b/>
                <w:bCs/>
                <w:sz w:val="28"/>
                <w:szCs w:val="28"/>
                <w:cs/>
              </w:rPr>
              <w:t xml:space="preserve">. </w:t>
            </w:r>
            <w:r w:rsidRPr="00B60D70">
              <w:rPr>
                <w:rFonts w:ascii="TH SarabunPSK" w:eastAsia="Angsana New" w:hAnsi="TH SarabunPSK" w:cs="TH SarabunPSK" w:hint="cs"/>
                <w:b/>
                <w:bCs/>
                <w:sz w:val="28"/>
                <w:szCs w:val="28"/>
              </w:rPr>
              <w:t>2568</w:t>
            </w:r>
          </w:p>
        </w:tc>
        <w:tc>
          <w:tcPr>
            <w:tcW w:w="2211" w:type="dxa"/>
            <w:shd w:val="clear" w:color="auto" w:fill="F2F2F2" w:themeFill="background1" w:themeFillShade="F2"/>
            <w:vAlign w:val="center"/>
          </w:tcPr>
          <w:p w14:paraId="32975638" w14:textId="77777777" w:rsidR="0075359B" w:rsidRPr="00B60D70" w:rsidRDefault="0075359B" w:rsidP="00D420AC">
            <w:pPr>
              <w:rPr>
                <w:rFonts w:ascii="TH SarabunPSK" w:eastAsia="Angsana New" w:hAnsi="TH SarabunPSK" w:cs="TH SarabunPSK"/>
                <w:b/>
                <w:bCs/>
                <w:sz w:val="28"/>
                <w:szCs w:val="28"/>
                <w:cs/>
              </w:rPr>
            </w:pPr>
            <w:r w:rsidRPr="00B60D70">
              <w:rPr>
                <w:rFonts w:ascii="TH SarabunPSK" w:eastAsia="Cordia New" w:hAnsi="TH SarabunPSK" w:cs="TH SarabunPSK" w:hint="cs"/>
                <w:noProof/>
                <w:sz w:val="28"/>
                <w:szCs w:val="28"/>
              </w:rPr>
              <mc:AlternateContent>
                <mc:Choice Requires="wps">
                  <w:drawing>
                    <wp:anchor distT="0" distB="0" distL="114300" distR="114300" simplePos="0" relativeHeight="251658241" behindDoc="0" locked="0" layoutInCell="1" allowOverlap="1" wp14:anchorId="5EFBD4C0" wp14:editId="7E1DB57E">
                      <wp:simplePos x="0" y="0"/>
                      <wp:positionH relativeFrom="column">
                        <wp:posOffset>8350885</wp:posOffset>
                      </wp:positionH>
                      <wp:positionV relativeFrom="paragraph">
                        <wp:posOffset>-981075</wp:posOffset>
                      </wp:positionV>
                      <wp:extent cx="121285" cy="1993900"/>
                      <wp:effectExtent l="0" t="4445" r="15875" b="13335"/>
                      <wp:wrapNone/>
                      <wp:docPr id="182498602"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168B1831" w14:textId="77777777" w:rsidR="00F5322B" w:rsidRDefault="00F5322B" w:rsidP="0075359B"/>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EFBD4C0"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left:0;text-align:left;margin-left:657.55pt;margin-top:-77.25pt;width:9.55pt;height:157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" adj="109" strokecolor="windowText">
                      <v:textbox>
                        <w:txbxContent>
                          <w:p w14:paraId="168B1831" w14:textId="77777777" w:rsidR="00F5322B" w:rsidRDefault="00F5322B" w:rsidP="0075359B"/>
                        </w:txbxContent>
                      </v:textbox>
                    </v:shape>
                  </w:pict>
                </mc:Fallback>
              </mc:AlternateContent>
            </w:r>
            <w:r w:rsidRPr="00B60D70">
              <w:rPr>
                <w:rFonts w:ascii="TH SarabunPSK" w:eastAsia="Angsana New" w:hAnsi="TH SarabunPSK" w:cs="TH SarabunPSK" w:hint="cs"/>
                <w:b/>
                <w:bCs/>
                <w:sz w:val="28"/>
                <w:szCs w:val="28"/>
                <w:cs/>
                <w:lang w:val="th-TH"/>
              </w:rPr>
              <w:t>หมายเหตุ</w:t>
            </w:r>
          </w:p>
        </w:tc>
      </w:tr>
      <w:tr w:rsidR="00B60D70" w:rsidRPr="00B60D70" w14:paraId="1E295CE6" w14:textId="77777777" w:rsidTr="00D420AC">
        <w:trPr>
          <w:trHeight w:val="170"/>
          <w:tblHeader/>
        </w:trPr>
        <w:tc>
          <w:tcPr>
            <w:tcW w:w="2948" w:type="dxa"/>
            <w:gridSpan w:val="2"/>
            <w:tcBorders>
              <w:top w:val="single" w:sz="4" w:space="0" w:color="auto"/>
              <w:left w:val="single" w:sz="4" w:space="0" w:color="auto"/>
              <w:bottom w:val="single" w:sz="4" w:space="0" w:color="auto"/>
              <w:right w:val="nil"/>
            </w:tcBorders>
          </w:tcPr>
          <w:p w14:paraId="373E7E03" w14:textId="77777777"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b/>
                <w:bCs/>
                <w:sz w:val="28"/>
                <w:szCs w:val="28"/>
                <w:cs/>
                <w:lang w:val="th-TH"/>
              </w:rPr>
              <w:t>ก</w:t>
            </w:r>
            <w:r w:rsidRPr="00B60D70">
              <w:rPr>
                <w:rFonts w:ascii="TH SarabunPSK" w:eastAsia="Angsana New" w:hAnsi="TH SarabunPSK" w:cs="TH SarabunPSK" w:hint="cs"/>
                <w:b/>
                <w:bCs/>
                <w:sz w:val="28"/>
                <w:szCs w:val="28"/>
                <w:cs/>
              </w:rPr>
              <w:t xml:space="preserve">. </w:t>
            </w:r>
            <w:r w:rsidRPr="00B60D70">
              <w:rPr>
                <w:rFonts w:ascii="TH SarabunPSK" w:eastAsia="Angsana New" w:hAnsi="TH SarabunPSK" w:cs="TH SarabunPSK" w:hint="cs"/>
                <w:b/>
                <w:bCs/>
                <w:sz w:val="28"/>
                <w:szCs w:val="28"/>
                <w:cs/>
                <w:lang w:val="th-TH"/>
              </w:rPr>
              <w:t>หมวดวิชาศึกษาทั่วไป</w:t>
            </w:r>
          </w:p>
        </w:tc>
        <w:tc>
          <w:tcPr>
            <w:tcW w:w="2948" w:type="dxa"/>
            <w:gridSpan w:val="2"/>
            <w:tcBorders>
              <w:top w:val="single" w:sz="4" w:space="0" w:color="auto"/>
              <w:left w:val="nil"/>
              <w:bottom w:val="single" w:sz="4" w:space="0" w:color="auto"/>
              <w:right w:val="single" w:sz="4" w:space="0" w:color="auto"/>
            </w:tcBorders>
          </w:tcPr>
          <w:p w14:paraId="737515C6" w14:textId="77777777" w:rsidR="0075359B" w:rsidRPr="00B60D70" w:rsidRDefault="0075359B" w:rsidP="00D420AC">
            <w:pPr>
              <w:tabs>
                <w:tab w:val="left" w:pos="827"/>
                <w:tab w:val="right" w:pos="5788"/>
              </w:tabs>
              <w:jc w:val="right"/>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rPr>
              <w:t>31 หน่วยกิต</w:t>
            </w:r>
          </w:p>
        </w:tc>
        <w:tc>
          <w:tcPr>
            <w:tcW w:w="2948" w:type="dxa"/>
            <w:gridSpan w:val="2"/>
            <w:tcBorders>
              <w:top w:val="single" w:sz="4" w:space="0" w:color="auto"/>
              <w:left w:val="single" w:sz="4" w:space="0" w:color="auto"/>
              <w:bottom w:val="single" w:sz="4" w:space="0" w:color="auto"/>
              <w:right w:val="nil"/>
            </w:tcBorders>
          </w:tcPr>
          <w:p w14:paraId="6DD14137" w14:textId="77777777" w:rsidR="0075359B" w:rsidRPr="00B60D70" w:rsidRDefault="0075359B" w:rsidP="00D420AC">
            <w:pPr>
              <w:ind w:left="-79"/>
              <w:jc w:val="left"/>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lang w:val="th-TH"/>
              </w:rPr>
              <w:t>ก</w:t>
            </w:r>
            <w:r w:rsidRPr="00B60D70">
              <w:rPr>
                <w:rFonts w:ascii="TH SarabunPSK" w:eastAsia="Angsana New" w:hAnsi="TH SarabunPSK" w:cs="TH SarabunPSK" w:hint="cs"/>
                <w:b/>
                <w:bCs/>
                <w:sz w:val="28"/>
                <w:szCs w:val="28"/>
                <w:cs/>
              </w:rPr>
              <w:t xml:space="preserve">. </w:t>
            </w:r>
            <w:r w:rsidRPr="00B60D70">
              <w:rPr>
                <w:rFonts w:ascii="TH SarabunPSK" w:eastAsia="Angsana New" w:hAnsi="TH SarabunPSK" w:cs="TH SarabunPSK" w:hint="cs"/>
                <w:b/>
                <w:bCs/>
                <w:sz w:val="28"/>
                <w:szCs w:val="28"/>
                <w:cs/>
                <w:lang w:val="th-TH"/>
              </w:rPr>
              <w:t>หมวดวิชาศึกษาทั่วไป</w:t>
            </w:r>
          </w:p>
        </w:tc>
        <w:tc>
          <w:tcPr>
            <w:tcW w:w="2948" w:type="dxa"/>
            <w:gridSpan w:val="2"/>
            <w:tcBorders>
              <w:top w:val="single" w:sz="4" w:space="0" w:color="auto"/>
              <w:left w:val="nil"/>
              <w:bottom w:val="single" w:sz="4" w:space="0" w:color="auto"/>
              <w:right w:val="single" w:sz="4" w:space="0" w:color="auto"/>
            </w:tcBorders>
          </w:tcPr>
          <w:p w14:paraId="0FBFD797" w14:textId="77777777" w:rsidR="0075359B" w:rsidRPr="00B60D70" w:rsidRDefault="0075359B" w:rsidP="00D420AC">
            <w:pPr>
              <w:jc w:val="right"/>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rPr>
              <w:t>24 หน่วยกิต</w:t>
            </w:r>
          </w:p>
        </w:tc>
        <w:tc>
          <w:tcPr>
            <w:tcW w:w="2211" w:type="dxa"/>
            <w:vMerge w:val="restart"/>
            <w:tcBorders>
              <w:left w:val="single" w:sz="4" w:space="0" w:color="auto"/>
            </w:tcBorders>
          </w:tcPr>
          <w:p w14:paraId="4DBE7207" w14:textId="77777777" w:rsidR="0075359B" w:rsidRPr="00B60D70" w:rsidRDefault="0075359B" w:rsidP="00D420AC">
            <w:pPr>
              <w:ind w:left="-67"/>
              <w:jc w:val="left"/>
              <w:rPr>
                <w:rFonts w:ascii="TH SarabunPSK" w:eastAsia="Cordia New" w:hAnsi="TH SarabunPSK" w:cs="TH SarabunPSK"/>
                <w:noProof/>
                <w:sz w:val="28"/>
                <w:szCs w:val="28"/>
              </w:rPr>
            </w:pPr>
            <w:r w:rsidRPr="00B60D70">
              <w:rPr>
                <w:rFonts w:ascii="TH SarabunPSK" w:hAnsi="TH SarabunPSK" w:cs="TH SarabunPSK" w:hint="cs"/>
                <w:sz w:val="28"/>
                <w:szCs w:val="28"/>
              </w:rPr>
              <w:t>ปรับลดจำนวนหน่วยกิต</w:t>
            </w:r>
            <w:r w:rsidRPr="00B60D70">
              <w:rPr>
                <w:rFonts w:ascii="TH SarabunPSK" w:hAnsi="TH SarabunPSK" w:cs="TH SarabunPSK" w:hint="cs"/>
                <w:sz w:val="28"/>
                <w:szCs w:val="28"/>
                <w:cs/>
              </w:rPr>
              <w:br/>
            </w:r>
            <w:r w:rsidRPr="00B60D70">
              <w:rPr>
                <w:rFonts w:ascii="TH SarabunPSK" w:hAnsi="TH SarabunPSK" w:cs="TH SarabunPSK" w:hint="cs"/>
                <w:sz w:val="28"/>
                <w:szCs w:val="28"/>
              </w:rPr>
              <w:t>ลง</w:t>
            </w:r>
            <w:r w:rsidRPr="00B60D70">
              <w:rPr>
                <w:rFonts w:ascii="TH SarabunPSK" w:hAnsi="TH SarabunPSK" w:cs="TH SarabunPSK" w:hint="cs"/>
                <w:spacing w:val="-4"/>
                <w:sz w:val="28"/>
                <w:szCs w:val="28"/>
              </w:rPr>
              <w:t xml:space="preserve"> </w:t>
            </w:r>
            <w:r w:rsidRPr="00B60D70">
              <w:rPr>
                <w:rFonts w:ascii="TH SarabunPSK" w:hAnsi="TH SarabunPSK" w:cs="TH SarabunPSK" w:hint="cs"/>
                <w:sz w:val="28"/>
                <w:szCs w:val="28"/>
              </w:rPr>
              <w:t>7</w:t>
            </w:r>
            <w:r w:rsidRPr="00B60D70">
              <w:rPr>
                <w:rFonts w:ascii="TH SarabunPSK" w:hAnsi="TH SarabunPSK" w:cs="TH SarabunPSK" w:hint="cs"/>
                <w:spacing w:val="-4"/>
                <w:sz w:val="28"/>
                <w:szCs w:val="28"/>
              </w:rPr>
              <w:t xml:space="preserve"> </w:t>
            </w:r>
            <w:r w:rsidRPr="00B60D70">
              <w:rPr>
                <w:rFonts w:ascii="TH SarabunPSK" w:hAnsi="TH SarabunPSK" w:cs="TH SarabunPSK" w:hint="cs"/>
                <w:spacing w:val="-2"/>
                <w:sz w:val="28"/>
                <w:szCs w:val="28"/>
              </w:rPr>
              <w:t>หน่วยกิต</w:t>
            </w:r>
          </w:p>
        </w:tc>
      </w:tr>
      <w:tr w:rsidR="00B60D70" w:rsidRPr="00B60D70" w14:paraId="549EDB9C" w14:textId="77777777" w:rsidTr="00D420AC">
        <w:trPr>
          <w:trHeight w:val="170"/>
          <w:tblHeader/>
        </w:trPr>
        <w:tc>
          <w:tcPr>
            <w:tcW w:w="2948" w:type="dxa"/>
            <w:gridSpan w:val="2"/>
            <w:tcBorders>
              <w:top w:val="single" w:sz="4" w:space="0" w:color="auto"/>
              <w:left w:val="single" w:sz="4" w:space="0" w:color="auto"/>
              <w:bottom w:val="single" w:sz="4" w:space="0" w:color="auto"/>
              <w:right w:val="nil"/>
            </w:tcBorders>
          </w:tcPr>
          <w:p w14:paraId="33DD9BAD" w14:textId="77777777" w:rsidR="0075359B" w:rsidRPr="00B60D70" w:rsidRDefault="0075359B" w:rsidP="00D420AC">
            <w:pPr>
              <w:ind w:left="-60"/>
              <w:jc w:val="left"/>
              <w:rPr>
                <w:rFonts w:ascii="TH SarabunPSK" w:eastAsia="Angsana New" w:hAnsi="TH SarabunPSK" w:cs="TH SarabunPSK"/>
                <w:b/>
                <w:bCs/>
                <w:sz w:val="28"/>
                <w:szCs w:val="28"/>
                <w:cs/>
                <w:lang w:val="th-TH"/>
              </w:rPr>
            </w:pPr>
            <w:r w:rsidRPr="00B60D70">
              <w:rPr>
                <w:rFonts w:ascii="TH SarabunPSK" w:eastAsia="Angsana New" w:hAnsi="TH SarabunPSK" w:cs="TH SarabunPSK" w:hint="cs"/>
                <w:b/>
                <w:bCs/>
                <w:sz w:val="28"/>
                <w:szCs w:val="28"/>
                <w:cs/>
                <w:lang w:val="th-TH"/>
              </w:rPr>
              <w:t>ก.1 วิชาบังคับ</w:t>
            </w:r>
          </w:p>
        </w:tc>
        <w:tc>
          <w:tcPr>
            <w:tcW w:w="2948" w:type="dxa"/>
            <w:gridSpan w:val="2"/>
            <w:tcBorders>
              <w:top w:val="single" w:sz="4" w:space="0" w:color="auto"/>
              <w:left w:val="nil"/>
              <w:bottom w:val="single" w:sz="4" w:space="0" w:color="auto"/>
              <w:right w:val="single" w:sz="4" w:space="0" w:color="auto"/>
            </w:tcBorders>
          </w:tcPr>
          <w:p w14:paraId="57AA178F" w14:textId="77777777" w:rsidR="0075359B" w:rsidRPr="00B60D70" w:rsidRDefault="0075359B" w:rsidP="00D420AC">
            <w:pPr>
              <w:tabs>
                <w:tab w:val="left" w:pos="827"/>
                <w:tab w:val="right" w:pos="5788"/>
              </w:tabs>
              <w:jc w:val="right"/>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rPr>
              <w:t>25</w:t>
            </w:r>
            <w:r w:rsidRPr="00B60D70">
              <w:rPr>
                <w:rFonts w:ascii="TH SarabunPSK" w:eastAsia="Angsana New" w:hAnsi="TH SarabunPSK" w:cs="TH SarabunPSK" w:hint="cs"/>
                <w:b/>
                <w:bCs/>
                <w:sz w:val="28"/>
                <w:szCs w:val="28"/>
                <w:cs/>
              </w:rPr>
              <w:t xml:space="preserve"> </w:t>
            </w:r>
            <w:r w:rsidRPr="00B60D70">
              <w:rPr>
                <w:rFonts w:ascii="TH SarabunPSK" w:eastAsia="Angsana New" w:hAnsi="TH SarabunPSK" w:cs="TH SarabunPSK" w:hint="cs"/>
                <w:b/>
                <w:bCs/>
                <w:sz w:val="28"/>
                <w:szCs w:val="28"/>
                <w:cs/>
                <w:lang w:val="th-TH"/>
              </w:rPr>
              <w:t>หน่วยกิต</w:t>
            </w:r>
          </w:p>
        </w:tc>
        <w:tc>
          <w:tcPr>
            <w:tcW w:w="2948" w:type="dxa"/>
            <w:gridSpan w:val="2"/>
            <w:tcBorders>
              <w:top w:val="single" w:sz="4" w:space="0" w:color="auto"/>
              <w:left w:val="single" w:sz="4" w:space="0" w:color="auto"/>
              <w:bottom w:val="single" w:sz="4" w:space="0" w:color="auto"/>
              <w:right w:val="nil"/>
            </w:tcBorders>
          </w:tcPr>
          <w:p w14:paraId="3356AF61" w14:textId="77777777" w:rsidR="0075359B" w:rsidRPr="00B60D70" w:rsidRDefault="0075359B" w:rsidP="00D420AC">
            <w:pPr>
              <w:ind w:left="-79"/>
              <w:jc w:val="left"/>
              <w:rPr>
                <w:rFonts w:ascii="TH SarabunPSK" w:eastAsia="Angsana New" w:hAnsi="TH SarabunPSK" w:cs="TH SarabunPSK"/>
                <w:b/>
                <w:bCs/>
                <w:sz w:val="28"/>
                <w:szCs w:val="28"/>
                <w:cs/>
                <w:lang w:val="th-TH"/>
              </w:rPr>
            </w:pPr>
            <w:r w:rsidRPr="00B60D70">
              <w:rPr>
                <w:rFonts w:ascii="TH SarabunPSK" w:eastAsia="Angsana New" w:hAnsi="TH SarabunPSK" w:cs="TH SarabunPSK" w:hint="cs"/>
                <w:b/>
                <w:bCs/>
                <w:sz w:val="28"/>
                <w:szCs w:val="28"/>
                <w:cs/>
                <w:lang w:val="th-TH"/>
              </w:rPr>
              <w:t>วิชาบังคับ</w:t>
            </w:r>
          </w:p>
        </w:tc>
        <w:tc>
          <w:tcPr>
            <w:tcW w:w="2948" w:type="dxa"/>
            <w:gridSpan w:val="2"/>
            <w:tcBorders>
              <w:top w:val="single" w:sz="4" w:space="0" w:color="auto"/>
              <w:left w:val="nil"/>
              <w:bottom w:val="single" w:sz="4" w:space="0" w:color="auto"/>
              <w:right w:val="single" w:sz="4" w:space="0" w:color="auto"/>
            </w:tcBorders>
          </w:tcPr>
          <w:p w14:paraId="1F92DB55" w14:textId="77777777" w:rsidR="0075359B" w:rsidRPr="00B60D70" w:rsidRDefault="0075359B" w:rsidP="00D420AC">
            <w:pPr>
              <w:jc w:val="right"/>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rPr>
              <w:t>24</w:t>
            </w:r>
            <w:r w:rsidRPr="00B60D70">
              <w:rPr>
                <w:rFonts w:ascii="TH SarabunPSK" w:eastAsia="Angsana New" w:hAnsi="TH SarabunPSK" w:cs="TH SarabunPSK" w:hint="cs"/>
                <w:b/>
                <w:bCs/>
                <w:sz w:val="28"/>
                <w:szCs w:val="28"/>
                <w:cs/>
              </w:rPr>
              <w:t xml:space="preserve"> </w:t>
            </w:r>
            <w:r w:rsidRPr="00B60D70">
              <w:rPr>
                <w:rFonts w:ascii="TH SarabunPSK" w:eastAsia="Angsana New" w:hAnsi="TH SarabunPSK" w:cs="TH SarabunPSK" w:hint="cs"/>
                <w:b/>
                <w:bCs/>
                <w:sz w:val="28"/>
                <w:szCs w:val="28"/>
                <w:cs/>
                <w:lang w:val="th-TH"/>
              </w:rPr>
              <w:t>หน่วยกิต</w:t>
            </w:r>
          </w:p>
        </w:tc>
        <w:tc>
          <w:tcPr>
            <w:tcW w:w="2211" w:type="dxa"/>
            <w:vMerge/>
            <w:tcBorders>
              <w:left w:val="single" w:sz="4" w:space="0" w:color="auto"/>
            </w:tcBorders>
          </w:tcPr>
          <w:p w14:paraId="5FF4FD1B" w14:textId="77777777" w:rsidR="0075359B" w:rsidRPr="00B60D70" w:rsidRDefault="0075359B" w:rsidP="00D420AC">
            <w:pPr>
              <w:jc w:val="left"/>
              <w:rPr>
                <w:rFonts w:ascii="TH SarabunPSK" w:eastAsia="Cordia New" w:hAnsi="TH SarabunPSK" w:cs="TH SarabunPSK"/>
                <w:noProof/>
                <w:sz w:val="28"/>
                <w:szCs w:val="28"/>
              </w:rPr>
            </w:pPr>
          </w:p>
        </w:tc>
      </w:tr>
      <w:tr w:rsidR="00B60D70" w:rsidRPr="00B60D70" w14:paraId="641D2812" w14:textId="77777777" w:rsidTr="00D420AC">
        <w:trPr>
          <w:trHeight w:val="170"/>
          <w:tblHeader/>
        </w:trPr>
        <w:tc>
          <w:tcPr>
            <w:tcW w:w="11792" w:type="dxa"/>
            <w:gridSpan w:val="8"/>
            <w:tcBorders>
              <w:top w:val="single" w:sz="4" w:space="0" w:color="auto"/>
              <w:left w:val="single" w:sz="4" w:space="0" w:color="auto"/>
              <w:bottom w:val="nil"/>
              <w:right w:val="single" w:sz="4" w:space="0" w:color="auto"/>
            </w:tcBorders>
          </w:tcPr>
          <w:p w14:paraId="6D5BD19A" w14:textId="77777777" w:rsidR="0075359B" w:rsidRPr="00B60D70" w:rsidRDefault="0075359B" w:rsidP="00D420AC">
            <w:pPr>
              <w:ind w:left="-64"/>
              <w:jc w:val="left"/>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rPr>
              <w:t xml:space="preserve">1. </w:t>
            </w:r>
            <w:r w:rsidRPr="00B60D70">
              <w:rPr>
                <w:rFonts w:ascii="TH SarabunPSK" w:eastAsia="Angsana New" w:hAnsi="TH SarabunPSK" w:cs="TH SarabunPSK" w:hint="cs"/>
                <w:b/>
                <w:bCs/>
                <w:sz w:val="28"/>
                <w:szCs w:val="28"/>
                <w:cs/>
              </w:rPr>
              <w:t>กลุ่มวิชาสุขพลานามัย</w:t>
            </w:r>
          </w:p>
        </w:tc>
        <w:tc>
          <w:tcPr>
            <w:tcW w:w="2211" w:type="dxa"/>
            <w:tcBorders>
              <w:left w:val="single" w:sz="4" w:space="0" w:color="auto"/>
            </w:tcBorders>
          </w:tcPr>
          <w:p w14:paraId="7684EA4B" w14:textId="77777777" w:rsidR="0075359B" w:rsidRPr="00B60D70" w:rsidRDefault="0075359B" w:rsidP="00D420AC">
            <w:pPr>
              <w:ind w:left="-67"/>
              <w:jc w:val="left"/>
              <w:rPr>
                <w:rFonts w:ascii="TH SarabunPSK" w:eastAsia="Cordia New" w:hAnsi="TH SarabunPSK" w:cs="TH SarabunPSK"/>
                <w:noProof/>
                <w:sz w:val="28"/>
                <w:szCs w:val="28"/>
                <w:cs/>
              </w:rPr>
            </w:pPr>
            <w:r w:rsidRPr="00B60D70">
              <w:rPr>
                <w:rFonts w:ascii="TH SarabunPSK" w:hAnsi="TH SarabunPSK" w:cs="TH SarabunPSK" w:hint="cs"/>
                <w:sz w:val="28"/>
                <w:szCs w:val="28"/>
                <w:cs/>
              </w:rPr>
              <w:t>ยกเลิก</w:t>
            </w:r>
            <w:r w:rsidRPr="00B60D70">
              <w:rPr>
                <w:rFonts w:ascii="TH SarabunPSK" w:hAnsi="TH SarabunPSK" w:cs="TH SarabunPSK" w:hint="cs"/>
                <w:spacing w:val="-2"/>
                <w:sz w:val="28"/>
                <w:szCs w:val="28"/>
                <w:cs/>
              </w:rPr>
              <w:t>กลุ่มวิชา</w:t>
            </w:r>
          </w:p>
        </w:tc>
      </w:tr>
      <w:tr w:rsidR="00B60D70" w:rsidRPr="00B60D70" w14:paraId="410B9980"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4D9718E0" w14:textId="56BE96B4" w:rsidR="0075359B" w:rsidRPr="00B60D70" w:rsidRDefault="00F551BD" w:rsidP="00D420AC">
            <w:pPr>
              <w:ind w:left="-50"/>
              <w:jc w:val="left"/>
              <w:rPr>
                <w:rFonts w:ascii="TH SarabunPSK" w:eastAsia="Angsana New" w:hAnsi="TH SarabunPSK" w:cs="TH SarabunPSK"/>
                <w:b/>
                <w:bCs/>
                <w:sz w:val="28"/>
                <w:szCs w:val="28"/>
                <w:cs/>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rPr>
              <w:t>101</w:t>
            </w:r>
          </w:p>
        </w:tc>
        <w:tc>
          <w:tcPr>
            <w:tcW w:w="3742" w:type="dxa"/>
            <w:gridSpan w:val="2"/>
            <w:tcBorders>
              <w:top w:val="single" w:sz="4" w:space="0" w:color="auto"/>
              <w:left w:val="nil"/>
              <w:bottom w:val="single" w:sz="4" w:space="0" w:color="auto"/>
              <w:right w:val="nil"/>
            </w:tcBorders>
          </w:tcPr>
          <w:p w14:paraId="38A21727"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พลศึกษา</w:t>
            </w:r>
          </w:p>
          <w:p w14:paraId="3D5EFB79" w14:textId="516561AE"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cs/>
                <w:lang w:val="th-TH"/>
              </w:rPr>
              <w:t>(</w:t>
            </w:r>
            <w:r w:rsidR="00F551BD" w:rsidRPr="00B60D70">
              <w:rPr>
                <w:rFonts w:ascii="TH SarabunPSK" w:eastAsia="Angsana New" w:hAnsi="TH SarabunPSK" w:cs="TH SarabunPSK" w:hint="cs"/>
                <w:sz w:val="28"/>
                <w:szCs w:val="28"/>
                <w:lang w:val="th-TH"/>
              </w:rPr>
              <w:t xml:space="preserve">PHY </w:t>
            </w:r>
            <w:r w:rsidRPr="00B60D70">
              <w:rPr>
                <w:rFonts w:ascii="TH SarabunPSK" w:eastAsia="Angsana New" w:hAnsi="TH SarabunPSK" w:cs="TH SarabunPSK" w:hint="cs"/>
                <w:sz w:val="28"/>
                <w:szCs w:val="28"/>
                <w:lang w:val="th-TH"/>
              </w:rPr>
              <w:t>sical Education</w:t>
            </w:r>
            <w:r w:rsidRPr="00B60D70">
              <w:rPr>
                <w:rFonts w:ascii="TH SarabunPSK" w:eastAsia="Angsana New" w:hAnsi="TH SarabunPSK" w:cs="TH SarabunPSK" w:hint="cs"/>
                <w:sz w:val="28"/>
                <w:szCs w:val="28"/>
                <w:cs/>
                <w:lang w:val="th-TH"/>
              </w:rPr>
              <w:t>)</w:t>
            </w:r>
          </w:p>
        </w:tc>
        <w:tc>
          <w:tcPr>
            <w:tcW w:w="1134" w:type="dxa"/>
            <w:tcBorders>
              <w:top w:val="single" w:sz="4" w:space="0" w:color="auto"/>
              <w:left w:val="nil"/>
              <w:bottom w:val="single" w:sz="4" w:space="0" w:color="auto"/>
              <w:right w:val="single" w:sz="4" w:space="0" w:color="auto"/>
            </w:tcBorders>
          </w:tcPr>
          <w:p w14:paraId="7FE235A8"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rPr>
              <w:t>1</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2</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2</w:t>
            </w:r>
            <w:r w:rsidRPr="00B60D70">
              <w:rPr>
                <w:rFonts w:ascii="TH SarabunPSK" w:eastAsia="Angsana New" w:hAnsi="TH SarabunPSK" w:cs="TH SarabunPSK" w:hint="cs"/>
                <w:sz w:val="28"/>
                <w:szCs w:val="28"/>
                <w:cs/>
              </w:rPr>
              <w:t>)</w:t>
            </w:r>
          </w:p>
        </w:tc>
        <w:tc>
          <w:tcPr>
            <w:tcW w:w="1020" w:type="dxa"/>
            <w:tcBorders>
              <w:top w:val="single" w:sz="4" w:space="0" w:color="auto"/>
              <w:left w:val="single" w:sz="4" w:space="0" w:color="auto"/>
              <w:bottom w:val="single" w:sz="4" w:space="0" w:color="auto"/>
              <w:right w:val="nil"/>
            </w:tcBorders>
          </w:tcPr>
          <w:p w14:paraId="24317308" w14:textId="77777777" w:rsidR="0075359B" w:rsidRPr="00B60D70" w:rsidRDefault="0075359B" w:rsidP="00D420AC">
            <w:pPr>
              <w:tabs>
                <w:tab w:val="left" w:pos="827"/>
                <w:tab w:val="right" w:pos="5788"/>
              </w:tabs>
              <w:jc w:val="left"/>
              <w:rPr>
                <w:rFonts w:ascii="TH SarabunPSK" w:eastAsia="Angsana New" w:hAnsi="TH SarabunPSK" w:cs="TH SarabunPSK"/>
                <w:b/>
                <w:bCs/>
                <w:sz w:val="28"/>
                <w:szCs w:val="28"/>
                <w:cs/>
                <w:lang w:val="th-TH"/>
              </w:rPr>
            </w:pPr>
          </w:p>
        </w:tc>
        <w:tc>
          <w:tcPr>
            <w:tcW w:w="3742" w:type="dxa"/>
            <w:gridSpan w:val="2"/>
            <w:tcBorders>
              <w:top w:val="single" w:sz="4" w:space="0" w:color="auto"/>
              <w:left w:val="nil"/>
              <w:bottom w:val="single" w:sz="4" w:space="0" w:color="auto"/>
              <w:right w:val="nil"/>
            </w:tcBorders>
          </w:tcPr>
          <w:p w14:paraId="1816BD45" w14:textId="77777777" w:rsidR="0075359B" w:rsidRPr="00B60D70" w:rsidRDefault="0075359B" w:rsidP="00D420AC">
            <w:pPr>
              <w:ind w:left="-105"/>
              <w:jc w:val="left"/>
              <w:rPr>
                <w:rFonts w:ascii="TH SarabunPSK" w:eastAsia="Angsana New" w:hAnsi="TH SarabunPSK" w:cs="TH SarabunPSK"/>
                <w:b/>
                <w:bCs/>
                <w:sz w:val="28"/>
                <w:szCs w:val="28"/>
                <w:cs/>
              </w:rPr>
            </w:pPr>
          </w:p>
        </w:tc>
        <w:tc>
          <w:tcPr>
            <w:tcW w:w="1134" w:type="dxa"/>
            <w:tcBorders>
              <w:top w:val="single" w:sz="4" w:space="0" w:color="auto"/>
              <w:left w:val="nil"/>
              <w:bottom w:val="single" w:sz="4" w:space="0" w:color="auto"/>
              <w:right w:val="single" w:sz="4" w:space="0" w:color="auto"/>
            </w:tcBorders>
          </w:tcPr>
          <w:p w14:paraId="3B67BEDB" w14:textId="77777777" w:rsidR="0075359B" w:rsidRPr="00B60D70" w:rsidRDefault="0075359B" w:rsidP="00D420AC">
            <w:pPr>
              <w:jc w:val="right"/>
              <w:rPr>
                <w:rFonts w:ascii="TH SarabunPSK" w:eastAsia="Angsana New" w:hAnsi="TH SarabunPSK" w:cs="TH SarabunPSK"/>
                <w:b/>
                <w:bCs/>
                <w:sz w:val="28"/>
                <w:szCs w:val="28"/>
                <w:cs/>
              </w:rPr>
            </w:pPr>
          </w:p>
        </w:tc>
        <w:tc>
          <w:tcPr>
            <w:tcW w:w="2211" w:type="dxa"/>
            <w:tcBorders>
              <w:left w:val="single" w:sz="4" w:space="0" w:color="auto"/>
            </w:tcBorders>
          </w:tcPr>
          <w:p w14:paraId="1611B9A5" w14:textId="77777777" w:rsidR="0075359B" w:rsidRPr="00B60D70" w:rsidRDefault="0075359B" w:rsidP="00D420AC">
            <w:pPr>
              <w:ind w:left="-67"/>
              <w:jc w:val="left"/>
              <w:rPr>
                <w:rFonts w:ascii="TH SarabunPSK" w:eastAsia="Cordia New" w:hAnsi="TH SarabunPSK" w:cs="TH SarabunPSK"/>
                <w:noProof/>
                <w:sz w:val="28"/>
                <w:szCs w:val="28"/>
              </w:rPr>
            </w:pPr>
            <w:r w:rsidRPr="00B60D70">
              <w:rPr>
                <w:rFonts w:ascii="TH SarabunPSK" w:hAnsi="TH SarabunPSK" w:cs="TH SarabunPSK" w:hint="cs"/>
                <w:spacing w:val="-2"/>
                <w:sz w:val="28"/>
                <w:szCs w:val="28"/>
              </w:rPr>
              <w:t>ยกเลิกรายวิชา</w:t>
            </w:r>
          </w:p>
        </w:tc>
      </w:tr>
      <w:tr w:rsidR="00B60D70" w:rsidRPr="00B60D70" w14:paraId="5F4E97E2" w14:textId="77777777" w:rsidTr="00D420AC">
        <w:trPr>
          <w:trHeight w:val="170"/>
          <w:tblHeader/>
        </w:trPr>
        <w:tc>
          <w:tcPr>
            <w:tcW w:w="5896" w:type="dxa"/>
            <w:gridSpan w:val="4"/>
            <w:tcBorders>
              <w:top w:val="single" w:sz="4" w:space="0" w:color="auto"/>
              <w:left w:val="single" w:sz="4" w:space="0" w:color="auto"/>
              <w:bottom w:val="single" w:sz="4" w:space="0" w:color="auto"/>
              <w:right w:val="single" w:sz="4" w:space="0" w:color="auto"/>
            </w:tcBorders>
          </w:tcPr>
          <w:p w14:paraId="750CA3EE" w14:textId="77777777" w:rsidR="0075359B" w:rsidRPr="00B60D70" w:rsidRDefault="0075359B" w:rsidP="00D420AC">
            <w:pPr>
              <w:ind w:left="-64"/>
              <w:jc w:val="left"/>
              <w:rPr>
                <w:rFonts w:ascii="TH SarabunPSK" w:eastAsia="Angsana New" w:hAnsi="TH SarabunPSK" w:cs="TH SarabunPSK"/>
                <w:b/>
                <w:bCs/>
                <w:sz w:val="28"/>
                <w:szCs w:val="28"/>
              </w:rPr>
            </w:pPr>
            <w:r w:rsidRPr="00B60D70">
              <w:rPr>
                <w:rFonts w:ascii="TH SarabunPSK" w:eastAsia="Angsana New" w:hAnsi="TH SarabunPSK" w:cs="TH SarabunPSK" w:hint="cs"/>
                <w:b/>
                <w:bCs/>
                <w:sz w:val="28"/>
                <w:szCs w:val="28"/>
                <w:cs/>
              </w:rPr>
              <w:t>2. กลุ่มวิชาคุณธรรม จริยธรรมในการดำเนินชีวิต</w:t>
            </w:r>
          </w:p>
        </w:tc>
        <w:tc>
          <w:tcPr>
            <w:tcW w:w="5896" w:type="dxa"/>
            <w:gridSpan w:val="4"/>
            <w:tcBorders>
              <w:top w:val="single" w:sz="4" w:space="0" w:color="auto"/>
              <w:left w:val="single" w:sz="4" w:space="0" w:color="auto"/>
              <w:bottom w:val="single" w:sz="4" w:space="0" w:color="auto"/>
              <w:right w:val="single" w:sz="4" w:space="0" w:color="auto"/>
            </w:tcBorders>
            <w:vAlign w:val="center"/>
          </w:tcPr>
          <w:p w14:paraId="00F9D8E7" w14:textId="77777777" w:rsidR="0075359B" w:rsidRPr="00B60D70" w:rsidRDefault="0075359B" w:rsidP="00D420AC">
            <w:pPr>
              <w:ind w:left="-64"/>
              <w:jc w:val="left"/>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rPr>
              <w:t xml:space="preserve">1. </w:t>
            </w:r>
            <w:r w:rsidRPr="00B60D70">
              <w:rPr>
                <w:rFonts w:ascii="TH SarabunPSK" w:eastAsia="Angsana New" w:hAnsi="TH SarabunPSK" w:cs="TH SarabunPSK" w:hint="cs"/>
                <w:b/>
                <w:bCs/>
                <w:sz w:val="28"/>
                <w:szCs w:val="28"/>
                <w:cs/>
                <w:lang w:val="th-TH"/>
              </w:rPr>
              <w:t>กลุ่ม</w:t>
            </w:r>
            <w:r w:rsidRPr="00B60D70">
              <w:rPr>
                <w:rFonts w:ascii="TH SarabunPSK" w:eastAsia="Angsana New" w:hAnsi="TH SarabunPSK" w:cs="TH SarabunPSK" w:hint="cs"/>
                <w:b/>
                <w:bCs/>
                <w:sz w:val="28"/>
                <w:szCs w:val="28"/>
                <w:cs/>
              </w:rPr>
              <w:t>วิชาคุณธรรม จริยธรรมในการดำเนินชีวิต</w:t>
            </w:r>
          </w:p>
        </w:tc>
        <w:tc>
          <w:tcPr>
            <w:tcW w:w="2211" w:type="dxa"/>
            <w:tcBorders>
              <w:left w:val="single" w:sz="4" w:space="0" w:color="auto"/>
            </w:tcBorders>
          </w:tcPr>
          <w:p w14:paraId="0C02B7B7" w14:textId="77777777" w:rsidR="0075359B" w:rsidRPr="00B60D70" w:rsidRDefault="0075359B" w:rsidP="00D420AC">
            <w:pPr>
              <w:jc w:val="left"/>
              <w:rPr>
                <w:rFonts w:ascii="TH SarabunPSK" w:hAnsi="TH SarabunPSK" w:cs="TH SarabunPSK"/>
                <w:spacing w:val="-2"/>
                <w:sz w:val="28"/>
                <w:szCs w:val="28"/>
              </w:rPr>
            </w:pPr>
          </w:p>
        </w:tc>
      </w:tr>
      <w:tr w:rsidR="00B60D70" w:rsidRPr="00B60D70" w14:paraId="3910C54E"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6525AB7A" w14:textId="1EFB96AE" w:rsidR="0075359B" w:rsidRPr="00B60D70" w:rsidRDefault="00F551BD" w:rsidP="00D420AC">
            <w:pPr>
              <w:ind w:left="-64"/>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rPr>
              <w:t>111</w:t>
            </w:r>
          </w:p>
        </w:tc>
        <w:tc>
          <w:tcPr>
            <w:tcW w:w="3742" w:type="dxa"/>
            <w:gridSpan w:val="2"/>
            <w:tcBorders>
              <w:top w:val="single" w:sz="4" w:space="0" w:color="auto"/>
              <w:left w:val="nil"/>
              <w:bottom w:val="single" w:sz="4" w:space="0" w:color="auto"/>
              <w:right w:val="nil"/>
            </w:tcBorders>
          </w:tcPr>
          <w:p w14:paraId="71305EE7"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มนุษย์กับหลักจริยศาสตร์เพื่อการดำเนินชีวิต</w:t>
            </w:r>
          </w:p>
          <w:p w14:paraId="67B5C039" w14:textId="77777777"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rPr>
              <w:t>Man and Ethics of Living</w:t>
            </w:r>
            <w:r w:rsidRPr="00B60D70">
              <w:rPr>
                <w:rFonts w:ascii="TH SarabunPSK" w:eastAsia="Angsana New" w:hAnsi="TH SarabunPSK" w:cs="TH SarabunPSK" w:hint="cs"/>
                <w:sz w:val="28"/>
                <w:szCs w:val="28"/>
                <w:cs/>
                <w:lang w:val="th-TH"/>
              </w:rPr>
              <w:t>)</w:t>
            </w:r>
          </w:p>
        </w:tc>
        <w:tc>
          <w:tcPr>
            <w:tcW w:w="1134" w:type="dxa"/>
            <w:tcBorders>
              <w:top w:val="single" w:sz="4" w:space="0" w:color="auto"/>
              <w:left w:val="nil"/>
              <w:bottom w:val="single" w:sz="4" w:space="0" w:color="auto"/>
              <w:right w:val="single" w:sz="4" w:space="0" w:color="auto"/>
            </w:tcBorders>
          </w:tcPr>
          <w:p w14:paraId="429C31BC"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1020" w:type="dxa"/>
            <w:tcBorders>
              <w:top w:val="single" w:sz="4" w:space="0" w:color="auto"/>
              <w:left w:val="single" w:sz="4" w:space="0" w:color="auto"/>
              <w:bottom w:val="single" w:sz="4" w:space="0" w:color="auto"/>
              <w:right w:val="nil"/>
            </w:tcBorders>
          </w:tcPr>
          <w:p w14:paraId="7D2CC9C4" w14:textId="39FE0B07" w:rsidR="0075359B" w:rsidRPr="00B60D70" w:rsidRDefault="00F551BD" w:rsidP="00D420AC">
            <w:pPr>
              <w:ind w:left="-64"/>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rPr>
              <w:t>111</w:t>
            </w:r>
          </w:p>
        </w:tc>
        <w:tc>
          <w:tcPr>
            <w:tcW w:w="3742" w:type="dxa"/>
            <w:gridSpan w:val="2"/>
            <w:tcBorders>
              <w:top w:val="single" w:sz="4" w:space="0" w:color="auto"/>
              <w:left w:val="nil"/>
              <w:bottom w:val="single" w:sz="4" w:space="0" w:color="auto"/>
              <w:right w:val="nil"/>
            </w:tcBorders>
          </w:tcPr>
          <w:p w14:paraId="3A45678E"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มนุษย์กับหลักจริยศาสตร์เพื่อการดำเนินชีวิต</w:t>
            </w:r>
          </w:p>
          <w:p w14:paraId="13A27619" w14:textId="77777777" w:rsidR="0075359B" w:rsidRPr="00B60D70" w:rsidRDefault="0075359B" w:rsidP="00D420AC">
            <w:pPr>
              <w:ind w:left="-60"/>
              <w:jc w:val="left"/>
              <w:rPr>
                <w:rFonts w:ascii="TH SarabunPSK" w:eastAsia="Angsana New" w:hAnsi="TH SarabunPSK" w:cs="TH SarabunPSK"/>
                <w:b/>
                <w:bCs/>
                <w:sz w:val="28"/>
                <w:szCs w:val="28"/>
                <w:cs/>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rPr>
              <w:t>Man and Ethics of Living</w:t>
            </w:r>
            <w:r w:rsidRPr="00B60D70">
              <w:rPr>
                <w:rFonts w:ascii="TH SarabunPSK" w:eastAsia="Angsana New" w:hAnsi="TH SarabunPSK" w:cs="TH SarabunPSK" w:hint="cs"/>
                <w:sz w:val="28"/>
                <w:szCs w:val="28"/>
                <w:cs/>
                <w:lang w:val="th-TH"/>
              </w:rPr>
              <w:t>)</w:t>
            </w:r>
          </w:p>
        </w:tc>
        <w:tc>
          <w:tcPr>
            <w:tcW w:w="1134" w:type="dxa"/>
            <w:tcBorders>
              <w:top w:val="single" w:sz="4" w:space="0" w:color="auto"/>
              <w:left w:val="nil"/>
              <w:bottom w:val="single" w:sz="4" w:space="0" w:color="auto"/>
              <w:right w:val="single" w:sz="4" w:space="0" w:color="auto"/>
            </w:tcBorders>
          </w:tcPr>
          <w:p w14:paraId="5A9969CF" w14:textId="77777777" w:rsidR="0075359B" w:rsidRPr="00B60D70" w:rsidRDefault="0075359B" w:rsidP="00D420AC">
            <w:pPr>
              <w:jc w:val="right"/>
              <w:rPr>
                <w:rFonts w:ascii="TH SarabunPSK" w:eastAsia="Angsana New" w:hAnsi="TH SarabunPSK" w:cs="TH SarabunPSK"/>
                <w:b/>
                <w:bCs/>
                <w:sz w:val="28"/>
                <w:szCs w:val="28"/>
                <w:cs/>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2211" w:type="dxa"/>
            <w:tcBorders>
              <w:left w:val="single" w:sz="4" w:space="0" w:color="auto"/>
            </w:tcBorders>
          </w:tcPr>
          <w:p w14:paraId="4A7D040A" w14:textId="77777777" w:rsidR="0075359B" w:rsidRPr="00B60D70" w:rsidRDefault="0075359B" w:rsidP="00D420AC">
            <w:pPr>
              <w:ind w:left="-67"/>
              <w:jc w:val="left"/>
              <w:rPr>
                <w:rFonts w:ascii="TH SarabunPSK" w:hAnsi="TH SarabunPSK" w:cs="TH SarabunPSK"/>
                <w:spacing w:val="-2"/>
                <w:sz w:val="28"/>
                <w:szCs w:val="28"/>
              </w:rPr>
            </w:pPr>
            <w:r w:rsidRPr="00B60D70">
              <w:rPr>
                <w:rFonts w:ascii="TH SarabunPSK" w:hAnsi="TH SarabunPSK" w:cs="TH SarabunPSK" w:hint="cs"/>
                <w:spacing w:val="-2"/>
                <w:sz w:val="28"/>
                <w:szCs w:val="28"/>
                <w:cs/>
              </w:rPr>
              <w:t>คง</w:t>
            </w:r>
            <w:r w:rsidRPr="00B60D70">
              <w:rPr>
                <w:rFonts w:ascii="TH SarabunPSK" w:hAnsi="TH SarabunPSK" w:cs="TH SarabunPSK" w:hint="cs"/>
                <w:sz w:val="28"/>
                <w:szCs w:val="28"/>
                <w:cs/>
              </w:rPr>
              <w:t>เดิม</w:t>
            </w:r>
          </w:p>
        </w:tc>
      </w:tr>
      <w:tr w:rsidR="00B60D70" w:rsidRPr="00B60D70" w14:paraId="6ADC0A43" w14:textId="77777777" w:rsidTr="00D420AC">
        <w:trPr>
          <w:trHeight w:val="170"/>
          <w:tblHeader/>
        </w:trPr>
        <w:tc>
          <w:tcPr>
            <w:tcW w:w="5896" w:type="dxa"/>
            <w:gridSpan w:val="4"/>
            <w:tcBorders>
              <w:top w:val="single" w:sz="4" w:space="0" w:color="auto"/>
              <w:left w:val="single" w:sz="4" w:space="0" w:color="auto"/>
              <w:bottom w:val="single" w:sz="4" w:space="0" w:color="auto"/>
              <w:right w:val="single" w:sz="4" w:space="0" w:color="auto"/>
            </w:tcBorders>
          </w:tcPr>
          <w:p w14:paraId="536E1AB9" w14:textId="77777777" w:rsidR="0075359B" w:rsidRPr="00B60D70" w:rsidRDefault="0075359B" w:rsidP="00D420AC">
            <w:pPr>
              <w:ind w:left="-64"/>
              <w:jc w:val="left"/>
              <w:rPr>
                <w:rFonts w:ascii="TH SarabunPSK" w:eastAsia="Angsana New" w:hAnsi="TH SarabunPSK" w:cs="TH SarabunPSK"/>
                <w:b/>
                <w:bCs/>
                <w:sz w:val="28"/>
                <w:szCs w:val="28"/>
              </w:rPr>
            </w:pPr>
            <w:r w:rsidRPr="00B60D70">
              <w:rPr>
                <w:rFonts w:ascii="TH SarabunPSK" w:eastAsia="Angsana New" w:hAnsi="TH SarabunPSK" w:cs="TH SarabunPSK" w:hint="cs"/>
                <w:b/>
                <w:bCs/>
                <w:sz w:val="28"/>
                <w:szCs w:val="28"/>
                <w:cs/>
              </w:rPr>
              <w:t>3. กลุ่มวิชาการเรียนรู้ตลอดชีวิต</w:t>
            </w:r>
          </w:p>
        </w:tc>
        <w:tc>
          <w:tcPr>
            <w:tcW w:w="5896" w:type="dxa"/>
            <w:gridSpan w:val="4"/>
            <w:tcBorders>
              <w:top w:val="nil"/>
              <w:left w:val="single" w:sz="4" w:space="0" w:color="auto"/>
              <w:bottom w:val="single" w:sz="4" w:space="0" w:color="auto"/>
              <w:right w:val="single" w:sz="4" w:space="0" w:color="auto"/>
            </w:tcBorders>
            <w:vAlign w:val="center"/>
          </w:tcPr>
          <w:p w14:paraId="42041FCC" w14:textId="77777777" w:rsidR="0075359B" w:rsidRPr="00B60D70" w:rsidRDefault="0075359B" w:rsidP="00D420AC">
            <w:pPr>
              <w:ind w:left="-64"/>
              <w:jc w:val="left"/>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rPr>
              <w:t>2. กลุ่มวิชาการเรียนรู้ตลอดชีวิต</w:t>
            </w:r>
          </w:p>
        </w:tc>
        <w:tc>
          <w:tcPr>
            <w:tcW w:w="2211" w:type="dxa"/>
            <w:tcBorders>
              <w:left w:val="single" w:sz="4" w:space="0" w:color="auto"/>
              <w:bottom w:val="single" w:sz="4" w:space="0" w:color="auto"/>
            </w:tcBorders>
          </w:tcPr>
          <w:p w14:paraId="3344A0DD" w14:textId="77777777" w:rsidR="0075359B" w:rsidRPr="00B60D70" w:rsidRDefault="0075359B" w:rsidP="00D420AC">
            <w:pPr>
              <w:jc w:val="left"/>
              <w:rPr>
                <w:rFonts w:ascii="TH SarabunPSK" w:hAnsi="TH SarabunPSK" w:cs="TH SarabunPSK"/>
                <w:spacing w:val="-2"/>
                <w:sz w:val="28"/>
                <w:szCs w:val="28"/>
              </w:rPr>
            </w:pPr>
          </w:p>
        </w:tc>
      </w:tr>
      <w:tr w:rsidR="00B60D70" w:rsidRPr="00B60D70" w14:paraId="131123C7"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16828D3A" w14:textId="4701FEE4" w:rsidR="0075359B" w:rsidRPr="00B60D70" w:rsidRDefault="00F551BD" w:rsidP="00D420AC">
            <w:pPr>
              <w:ind w:left="-64"/>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rPr>
              <w:t>1</w:t>
            </w:r>
            <w:r w:rsidR="0075359B" w:rsidRPr="00B60D70">
              <w:rPr>
                <w:rFonts w:ascii="TH SarabunPSK" w:eastAsia="Angsana New" w:hAnsi="TH SarabunPSK" w:cs="TH SarabunPSK" w:hint="cs"/>
                <w:sz w:val="28"/>
                <w:szCs w:val="28"/>
                <w:cs/>
              </w:rPr>
              <w:t>2</w:t>
            </w:r>
            <w:r w:rsidR="0075359B" w:rsidRPr="00B60D70">
              <w:rPr>
                <w:rFonts w:ascii="TH SarabunPSK" w:eastAsia="Angsana New" w:hAnsi="TH SarabunPSK" w:cs="TH SarabunPSK" w:hint="cs"/>
                <w:sz w:val="28"/>
                <w:szCs w:val="28"/>
              </w:rPr>
              <w:t>1</w:t>
            </w:r>
          </w:p>
        </w:tc>
        <w:tc>
          <w:tcPr>
            <w:tcW w:w="3742" w:type="dxa"/>
            <w:gridSpan w:val="2"/>
            <w:tcBorders>
              <w:top w:val="single" w:sz="4" w:space="0" w:color="auto"/>
              <w:left w:val="nil"/>
              <w:bottom w:val="single" w:sz="4" w:space="0" w:color="auto"/>
              <w:right w:val="nil"/>
            </w:tcBorders>
          </w:tcPr>
          <w:p w14:paraId="2970984E"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ทักษะการเรียนรู้และการแก้ปัญหา</w:t>
            </w:r>
          </w:p>
          <w:p w14:paraId="5F8F9E95" w14:textId="77777777"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rPr>
              <w:t>Learning and Problem</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Solving Skills</w:t>
            </w:r>
            <w:r w:rsidRPr="00B60D70">
              <w:rPr>
                <w:rFonts w:ascii="TH SarabunPSK" w:eastAsia="Angsana New" w:hAnsi="TH SarabunPSK" w:cs="TH SarabunPSK" w:hint="cs"/>
                <w:sz w:val="28"/>
                <w:szCs w:val="28"/>
                <w:cs/>
                <w:lang w:val="th-TH"/>
              </w:rPr>
              <w:t>)</w:t>
            </w:r>
          </w:p>
        </w:tc>
        <w:tc>
          <w:tcPr>
            <w:tcW w:w="1134" w:type="dxa"/>
            <w:tcBorders>
              <w:top w:val="single" w:sz="4" w:space="0" w:color="auto"/>
              <w:left w:val="nil"/>
              <w:bottom w:val="single" w:sz="4" w:space="0" w:color="auto"/>
              <w:right w:val="single" w:sz="4" w:space="0" w:color="auto"/>
            </w:tcBorders>
          </w:tcPr>
          <w:p w14:paraId="23C3A774"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1020" w:type="dxa"/>
            <w:tcBorders>
              <w:top w:val="single" w:sz="4" w:space="0" w:color="auto"/>
              <w:left w:val="single" w:sz="4" w:space="0" w:color="auto"/>
              <w:bottom w:val="single" w:sz="4" w:space="0" w:color="auto"/>
              <w:right w:val="nil"/>
            </w:tcBorders>
          </w:tcPr>
          <w:p w14:paraId="23FBC125" w14:textId="31313090" w:rsidR="0075359B" w:rsidRPr="00B60D70" w:rsidRDefault="00F551BD" w:rsidP="00D420AC">
            <w:pPr>
              <w:ind w:left="-64"/>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rPr>
              <w:t>1</w:t>
            </w:r>
            <w:r w:rsidR="0075359B" w:rsidRPr="00B60D70">
              <w:rPr>
                <w:rFonts w:ascii="TH SarabunPSK" w:eastAsia="Angsana New" w:hAnsi="TH SarabunPSK" w:cs="TH SarabunPSK" w:hint="cs"/>
                <w:sz w:val="28"/>
                <w:szCs w:val="28"/>
                <w:cs/>
              </w:rPr>
              <w:t>2</w:t>
            </w:r>
            <w:r w:rsidR="0075359B" w:rsidRPr="00B60D70">
              <w:rPr>
                <w:rFonts w:ascii="TH SarabunPSK" w:eastAsia="Angsana New" w:hAnsi="TH SarabunPSK" w:cs="TH SarabunPSK" w:hint="cs"/>
                <w:sz w:val="28"/>
                <w:szCs w:val="28"/>
              </w:rPr>
              <w:t>1</w:t>
            </w:r>
          </w:p>
        </w:tc>
        <w:tc>
          <w:tcPr>
            <w:tcW w:w="3742" w:type="dxa"/>
            <w:gridSpan w:val="2"/>
            <w:tcBorders>
              <w:top w:val="single" w:sz="4" w:space="0" w:color="auto"/>
              <w:left w:val="nil"/>
              <w:bottom w:val="single" w:sz="4" w:space="0" w:color="auto"/>
              <w:right w:val="nil"/>
            </w:tcBorders>
          </w:tcPr>
          <w:p w14:paraId="0C2D5E2B"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ทักษะการเรียนรู้และการแก้ปัญหา</w:t>
            </w:r>
          </w:p>
          <w:p w14:paraId="4382542A" w14:textId="77777777" w:rsidR="0075359B" w:rsidRPr="00B60D70" w:rsidRDefault="0075359B" w:rsidP="00D420AC">
            <w:pPr>
              <w:ind w:left="-60"/>
              <w:jc w:val="left"/>
              <w:rPr>
                <w:rFonts w:ascii="TH SarabunPSK" w:eastAsia="Angsana New" w:hAnsi="TH SarabunPSK" w:cs="TH SarabunPSK"/>
                <w:b/>
                <w:bCs/>
                <w:sz w:val="28"/>
                <w:szCs w:val="28"/>
                <w:cs/>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rPr>
              <w:t>Learning and Problem</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Solving Skills</w:t>
            </w:r>
            <w:r w:rsidRPr="00B60D70">
              <w:rPr>
                <w:rFonts w:ascii="TH SarabunPSK" w:eastAsia="Angsana New" w:hAnsi="TH SarabunPSK" w:cs="TH SarabunPSK" w:hint="cs"/>
                <w:sz w:val="28"/>
                <w:szCs w:val="28"/>
                <w:cs/>
                <w:lang w:val="th-TH"/>
              </w:rPr>
              <w:t>)</w:t>
            </w:r>
          </w:p>
        </w:tc>
        <w:tc>
          <w:tcPr>
            <w:tcW w:w="1134" w:type="dxa"/>
            <w:tcBorders>
              <w:top w:val="single" w:sz="4" w:space="0" w:color="auto"/>
              <w:left w:val="nil"/>
              <w:bottom w:val="single" w:sz="4" w:space="0" w:color="auto"/>
              <w:right w:val="single" w:sz="4" w:space="0" w:color="auto"/>
            </w:tcBorders>
          </w:tcPr>
          <w:p w14:paraId="79E3A01A" w14:textId="77777777" w:rsidR="0075359B" w:rsidRPr="00B60D70" w:rsidRDefault="0075359B" w:rsidP="00D420AC">
            <w:pPr>
              <w:jc w:val="right"/>
              <w:rPr>
                <w:rFonts w:ascii="TH SarabunPSK" w:eastAsia="Angsana New" w:hAnsi="TH SarabunPSK" w:cs="TH SarabunPSK"/>
                <w:b/>
                <w:bCs/>
                <w:sz w:val="28"/>
                <w:szCs w:val="28"/>
                <w:cs/>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2211" w:type="dxa"/>
            <w:tcBorders>
              <w:top w:val="single" w:sz="4" w:space="0" w:color="auto"/>
              <w:left w:val="single" w:sz="4" w:space="0" w:color="auto"/>
              <w:bottom w:val="single" w:sz="4" w:space="0" w:color="auto"/>
              <w:right w:val="single" w:sz="4" w:space="0" w:color="auto"/>
            </w:tcBorders>
          </w:tcPr>
          <w:p w14:paraId="2C820546" w14:textId="77777777" w:rsidR="0075359B" w:rsidRPr="00B60D70" w:rsidRDefault="0075359B" w:rsidP="00D420AC">
            <w:pPr>
              <w:ind w:left="-67"/>
              <w:jc w:val="left"/>
              <w:rPr>
                <w:rFonts w:ascii="TH SarabunPSK" w:hAnsi="TH SarabunPSK" w:cs="TH SarabunPSK"/>
                <w:spacing w:val="-2"/>
                <w:sz w:val="28"/>
                <w:szCs w:val="28"/>
              </w:rPr>
            </w:pPr>
            <w:r w:rsidRPr="00B60D70">
              <w:rPr>
                <w:rFonts w:ascii="TH SarabunPSK" w:hAnsi="TH SarabunPSK" w:cs="TH SarabunPSK" w:hint="cs"/>
                <w:spacing w:val="-2"/>
                <w:sz w:val="28"/>
                <w:szCs w:val="28"/>
                <w:cs/>
              </w:rPr>
              <w:t>คง</w:t>
            </w:r>
            <w:r w:rsidRPr="00B60D70">
              <w:rPr>
                <w:rFonts w:ascii="TH SarabunPSK" w:hAnsi="TH SarabunPSK" w:cs="TH SarabunPSK" w:hint="cs"/>
                <w:sz w:val="28"/>
                <w:szCs w:val="28"/>
                <w:cs/>
              </w:rPr>
              <w:t>เดิม</w:t>
            </w:r>
          </w:p>
        </w:tc>
      </w:tr>
      <w:tr w:rsidR="00B60D70" w:rsidRPr="00B60D70" w14:paraId="2DF777E4" w14:textId="77777777" w:rsidTr="00D420AC">
        <w:trPr>
          <w:trHeight w:val="170"/>
          <w:tblHeader/>
        </w:trPr>
        <w:tc>
          <w:tcPr>
            <w:tcW w:w="5896" w:type="dxa"/>
            <w:gridSpan w:val="4"/>
            <w:tcBorders>
              <w:top w:val="single" w:sz="4" w:space="0" w:color="auto"/>
              <w:left w:val="single" w:sz="4" w:space="0" w:color="auto"/>
              <w:bottom w:val="single" w:sz="4" w:space="0" w:color="auto"/>
              <w:right w:val="single" w:sz="4" w:space="0" w:color="auto"/>
            </w:tcBorders>
          </w:tcPr>
          <w:p w14:paraId="13963880" w14:textId="77777777" w:rsidR="0075359B" w:rsidRPr="00B60D70" w:rsidRDefault="0075359B" w:rsidP="00D420AC">
            <w:pPr>
              <w:ind w:left="-64"/>
              <w:jc w:val="left"/>
              <w:rPr>
                <w:rFonts w:ascii="TH SarabunPSK" w:eastAsia="Angsana New" w:hAnsi="TH SarabunPSK" w:cs="TH SarabunPSK"/>
                <w:b/>
                <w:bCs/>
                <w:sz w:val="28"/>
                <w:szCs w:val="28"/>
              </w:rPr>
            </w:pPr>
            <w:r w:rsidRPr="00B60D70">
              <w:rPr>
                <w:rFonts w:ascii="TH SarabunPSK" w:eastAsia="Angsana New" w:hAnsi="TH SarabunPSK" w:cs="TH SarabunPSK" w:hint="cs"/>
                <w:b/>
                <w:bCs/>
                <w:sz w:val="28"/>
                <w:szCs w:val="28"/>
                <w:cs/>
              </w:rPr>
              <w:t>4. กลุ่มวิชาการคิดอย่างมีระบบ</w:t>
            </w:r>
          </w:p>
        </w:tc>
        <w:tc>
          <w:tcPr>
            <w:tcW w:w="5896" w:type="dxa"/>
            <w:gridSpan w:val="4"/>
            <w:tcBorders>
              <w:top w:val="single" w:sz="4" w:space="0" w:color="auto"/>
              <w:left w:val="single" w:sz="4" w:space="0" w:color="auto"/>
              <w:bottom w:val="single" w:sz="4" w:space="0" w:color="auto"/>
              <w:right w:val="single" w:sz="4" w:space="0" w:color="auto"/>
            </w:tcBorders>
            <w:vAlign w:val="center"/>
          </w:tcPr>
          <w:p w14:paraId="05024A9D" w14:textId="77777777" w:rsidR="0075359B" w:rsidRPr="00B60D70" w:rsidRDefault="0075359B" w:rsidP="00D420AC">
            <w:pPr>
              <w:ind w:left="-64"/>
              <w:jc w:val="left"/>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rPr>
              <w:t>3. กลุ่มวิชาการคิดอย่างมีระบบ</w:t>
            </w:r>
          </w:p>
        </w:tc>
        <w:tc>
          <w:tcPr>
            <w:tcW w:w="2211" w:type="dxa"/>
            <w:tcBorders>
              <w:top w:val="single" w:sz="4" w:space="0" w:color="auto"/>
              <w:left w:val="single" w:sz="4" w:space="0" w:color="auto"/>
            </w:tcBorders>
          </w:tcPr>
          <w:p w14:paraId="43F520C8" w14:textId="77777777" w:rsidR="0075359B" w:rsidRPr="00B60D70" w:rsidRDefault="0075359B" w:rsidP="00D420AC">
            <w:pPr>
              <w:jc w:val="left"/>
              <w:rPr>
                <w:rFonts w:ascii="TH SarabunPSK" w:hAnsi="TH SarabunPSK" w:cs="TH SarabunPSK"/>
                <w:spacing w:val="-2"/>
                <w:sz w:val="28"/>
                <w:szCs w:val="28"/>
              </w:rPr>
            </w:pPr>
          </w:p>
        </w:tc>
      </w:tr>
      <w:tr w:rsidR="00B60D70" w:rsidRPr="00B60D70" w14:paraId="5F34BB8C"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09BF3A80" w14:textId="4EF51E02" w:rsidR="0075359B" w:rsidRPr="00B60D70" w:rsidRDefault="00F551BD" w:rsidP="00D420AC">
            <w:pPr>
              <w:ind w:left="-64"/>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cs/>
              </w:rPr>
              <w:t>231</w:t>
            </w:r>
          </w:p>
          <w:p w14:paraId="0833FDB8" w14:textId="77777777" w:rsidR="0075359B" w:rsidRPr="00B60D70" w:rsidRDefault="0075359B" w:rsidP="00D420AC">
            <w:pPr>
              <w:ind w:left="-64"/>
              <w:jc w:val="left"/>
              <w:rPr>
                <w:rFonts w:ascii="TH SarabunPSK" w:eastAsia="Angsana New" w:hAnsi="TH SarabunPSK" w:cs="TH SarabunPSK"/>
                <w:sz w:val="28"/>
                <w:szCs w:val="28"/>
              </w:rPr>
            </w:pPr>
          </w:p>
        </w:tc>
        <w:tc>
          <w:tcPr>
            <w:tcW w:w="3742" w:type="dxa"/>
            <w:gridSpan w:val="2"/>
            <w:tcBorders>
              <w:top w:val="single" w:sz="4" w:space="0" w:color="auto"/>
              <w:left w:val="nil"/>
              <w:bottom w:val="single" w:sz="4" w:space="0" w:color="auto"/>
              <w:right w:val="nil"/>
            </w:tcBorders>
          </w:tcPr>
          <w:p w14:paraId="4D993EAE"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มหัศจรรย์แห่งความคิด</w:t>
            </w:r>
          </w:p>
          <w:p w14:paraId="0B0673F4" w14:textId="77777777"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Miracle of Thinking</w:t>
            </w:r>
            <w:r w:rsidRPr="00B60D70">
              <w:rPr>
                <w:rFonts w:ascii="TH SarabunPSK" w:eastAsia="Angsana New" w:hAnsi="TH SarabunPSK" w:cs="TH SarabunPSK" w:hint="cs"/>
                <w:sz w:val="28"/>
                <w:szCs w:val="28"/>
                <w:cs/>
                <w:lang w:val="th-TH"/>
              </w:rPr>
              <w:t>)</w:t>
            </w:r>
          </w:p>
        </w:tc>
        <w:tc>
          <w:tcPr>
            <w:tcW w:w="1134" w:type="dxa"/>
            <w:tcBorders>
              <w:top w:val="single" w:sz="4" w:space="0" w:color="auto"/>
              <w:left w:val="nil"/>
              <w:bottom w:val="single" w:sz="4" w:space="0" w:color="auto"/>
              <w:right w:val="single" w:sz="4" w:space="0" w:color="auto"/>
            </w:tcBorders>
          </w:tcPr>
          <w:p w14:paraId="119B09D9"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1020" w:type="dxa"/>
            <w:tcBorders>
              <w:top w:val="single" w:sz="4" w:space="0" w:color="auto"/>
              <w:left w:val="single" w:sz="4" w:space="0" w:color="auto"/>
              <w:bottom w:val="single" w:sz="4" w:space="0" w:color="auto"/>
              <w:right w:val="nil"/>
            </w:tcBorders>
          </w:tcPr>
          <w:p w14:paraId="03D571C6" w14:textId="3C1931FA" w:rsidR="0075359B" w:rsidRPr="00B60D70" w:rsidRDefault="00F551BD" w:rsidP="00D420AC">
            <w:pPr>
              <w:ind w:left="-64"/>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cs/>
              </w:rPr>
              <w:t>231</w:t>
            </w:r>
          </w:p>
        </w:tc>
        <w:tc>
          <w:tcPr>
            <w:tcW w:w="3742" w:type="dxa"/>
            <w:gridSpan w:val="2"/>
            <w:tcBorders>
              <w:top w:val="single" w:sz="4" w:space="0" w:color="auto"/>
              <w:left w:val="nil"/>
              <w:bottom w:val="single" w:sz="4" w:space="0" w:color="auto"/>
              <w:right w:val="nil"/>
            </w:tcBorders>
          </w:tcPr>
          <w:p w14:paraId="2E7A654A"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มหัศจรรย์แห่งความคิด</w:t>
            </w:r>
          </w:p>
          <w:p w14:paraId="288C8FBE" w14:textId="77777777" w:rsidR="0075359B" w:rsidRPr="00B60D70" w:rsidRDefault="0075359B" w:rsidP="00D420AC">
            <w:pPr>
              <w:ind w:left="-60"/>
              <w:jc w:val="left"/>
              <w:rPr>
                <w:rFonts w:ascii="TH SarabunPSK" w:eastAsia="Angsana New" w:hAnsi="TH SarabunPSK" w:cs="TH SarabunPSK"/>
                <w:b/>
                <w:bCs/>
                <w:sz w:val="28"/>
                <w:szCs w:val="28"/>
                <w:cs/>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Miracle of Thinking</w:t>
            </w:r>
            <w:r w:rsidRPr="00B60D70">
              <w:rPr>
                <w:rFonts w:ascii="TH SarabunPSK" w:eastAsia="Angsana New" w:hAnsi="TH SarabunPSK" w:cs="TH SarabunPSK" w:hint="cs"/>
                <w:sz w:val="28"/>
                <w:szCs w:val="28"/>
                <w:cs/>
                <w:lang w:val="th-TH"/>
              </w:rPr>
              <w:t>)</w:t>
            </w:r>
          </w:p>
        </w:tc>
        <w:tc>
          <w:tcPr>
            <w:tcW w:w="1134" w:type="dxa"/>
            <w:tcBorders>
              <w:top w:val="single" w:sz="4" w:space="0" w:color="auto"/>
              <w:left w:val="nil"/>
              <w:bottom w:val="single" w:sz="4" w:space="0" w:color="auto"/>
              <w:right w:val="single" w:sz="4" w:space="0" w:color="auto"/>
            </w:tcBorders>
          </w:tcPr>
          <w:p w14:paraId="337326EB" w14:textId="77777777" w:rsidR="0075359B" w:rsidRPr="00B60D70" w:rsidRDefault="0075359B" w:rsidP="00D420AC">
            <w:pPr>
              <w:jc w:val="right"/>
              <w:rPr>
                <w:rFonts w:ascii="TH SarabunPSK" w:eastAsia="Angsana New" w:hAnsi="TH SarabunPSK" w:cs="TH SarabunPSK"/>
                <w:b/>
                <w:bCs/>
                <w:sz w:val="28"/>
                <w:szCs w:val="28"/>
                <w:cs/>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2211" w:type="dxa"/>
            <w:tcBorders>
              <w:left w:val="single" w:sz="4" w:space="0" w:color="auto"/>
            </w:tcBorders>
          </w:tcPr>
          <w:p w14:paraId="63A8D65E" w14:textId="77777777" w:rsidR="0075359B" w:rsidRPr="00B60D70" w:rsidRDefault="0075359B" w:rsidP="00D420AC">
            <w:pPr>
              <w:ind w:left="-67"/>
              <w:jc w:val="left"/>
              <w:rPr>
                <w:rFonts w:ascii="TH SarabunPSK" w:hAnsi="TH SarabunPSK" w:cs="TH SarabunPSK"/>
                <w:spacing w:val="-2"/>
                <w:sz w:val="28"/>
                <w:szCs w:val="28"/>
              </w:rPr>
            </w:pPr>
            <w:r w:rsidRPr="00B60D70">
              <w:rPr>
                <w:rFonts w:ascii="TH SarabunPSK" w:hAnsi="TH SarabunPSK" w:cs="TH SarabunPSK" w:hint="cs"/>
                <w:spacing w:val="-2"/>
                <w:sz w:val="28"/>
                <w:szCs w:val="28"/>
                <w:cs/>
              </w:rPr>
              <w:t>คง</w:t>
            </w:r>
            <w:r w:rsidRPr="00B60D70">
              <w:rPr>
                <w:rFonts w:ascii="TH SarabunPSK" w:hAnsi="TH SarabunPSK" w:cs="TH SarabunPSK" w:hint="cs"/>
                <w:sz w:val="28"/>
                <w:szCs w:val="28"/>
                <w:cs/>
              </w:rPr>
              <w:t>เดิม</w:t>
            </w:r>
          </w:p>
        </w:tc>
      </w:tr>
      <w:tr w:rsidR="00B60D70" w:rsidRPr="00B60D70" w14:paraId="322F6B0A" w14:textId="77777777" w:rsidTr="00D420AC">
        <w:trPr>
          <w:trHeight w:val="170"/>
          <w:tblHeader/>
        </w:trPr>
        <w:tc>
          <w:tcPr>
            <w:tcW w:w="5896" w:type="dxa"/>
            <w:gridSpan w:val="4"/>
            <w:tcBorders>
              <w:top w:val="single" w:sz="4" w:space="0" w:color="auto"/>
              <w:left w:val="single" w:sz="4" w:space="0" w:color="auto"/>
              <w:bottom w:val="single" w:sz="4" w:space="0" w:color="auto"/>
              <w:right w:val="single" w:sz="4" w:space="0" w:color="auto"/>
            </w:tcBorders>
          </w:tcPr>
          <w:p w14:paraId="050BDD2E" w14:textId="77777777" w:rsidR="0075359B" w:rsidRPr="00B60D70" w:rsidRDefault="0075359B" w:rsidP="00D420AC">
            <w:pPr>
              <w:ind w:left="-64"/>
              <w:jc w:val="left"/>
              <w:rPr>
                <w:rFonts w:ascii="TH SarabunPSK" w:eastAsia="Angsana New" w:hAnsi="TH SarabunPSK" w:cs="TH SarabunPSK"/>
                <w:b/>
                <w:bCs/>
                <w:sz w:val="28"/>
                <w:szCs w:val="28"/>
              </w:rPr>
            </w:pPr>
            <w:r w:rsidRPr="00B60D70">
              <w:rPr>
                <w:rFonts w:ascii="TH SarabunPSK" w:eastAsia="Angsana New" w:hAnsi="TH SarabunPSK" w:cs="TH SarabunPSK" w:hint="cs"/>
                <w:b/>
                <w:bCs/>
                <w:sz w:val="28"/>
                <w:szCs w:val="28"/>
                <w:cs/>
              </w:rPr>
              <w:t>5. กลุ่มวิชาคุณค่าและความงาม</w:t>
            </w:r>
          </w:p>
        </w:tc>
        <w:tc>
          <w:tcPr>
            <w:tcW w:w="5896" w:type="dxa"/>
            <w:gridSpan w:val="4"/>
            <w:tcBorders>
              <w:top w:val="nil"/>
              <w:left w:val="single" w:sz="4" w:space="0" w:color="auto"/>
              <w:bottom w:val="single" w:sz="4" w:space="0" w:color="auto"/>
              <w:right w:val="single" w:sz="4" w:space="0" w:color="auto"/>
            </w:tcBorders>
            <w:vAlign w:val="center"/>
          </w:tcPr>
          <w:p w14:paraId="3330CFBB" w14:textId="77777777" w:rsidR="0075359B" w:rsidRPr="00B60D70" w:rsidRDefault="0075359B" w:rsidP="00D420AC">
            <w:pPr>
              <w:ind w:left="-64"/>
              <w:jc w:val="left"/>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rPr>
              <w:t>4. กลุ่มวิชาคุณค่าและความงาม</w:t>
            </w:r>
          </w:p>
        </w:tc>
        <w:tc>
          <w:tcPr>
            <w:tcW w:w="2211" w:type="dxa"/>
            <w:tcBorders>
              <w:left w:val="single" w:sz="4" w:space="0" w:color="auto"/>
            </w:tcBorders>
          </w:tcPr>
          <w:p w14:paraId="729DFE3D" w14:textId="77777777" w:rsidR="0075359B" w:rsidRPr="00B60D70" w:rsidRDefault="0075359B" w:rsidP="00D420AC">
            <w:pPr>
              <w:jc w:val="left"/>
              <w:rPr>
                <w:rFonts w:ascii="TH SarabunPSK" w:hAnsi="TH SarabunPSK" w:cs="TH SarabunPSK"/>
                <w:spacing w:val="-2"/>
                <w:sz w:val="28"/>
                <w:szCs w:val="28"/>
              </w:rPr>
            </w:pPr>
          </w:p>
        </w:tc>
      </w:tr>
      <w:tr w:rsidR="00B60D70" w:rsidRPr="00B60D70" w14:paraId="27A6AB20"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602A224B" w14:textId="48D4F583" w:rsidR="0075359B" w:rsidRPr="00B60D70" w:rsidRDefault="00F551BD" w:rsidP="00D420AC">
            <w:pPr>
              <w:ind w:left="-64"/>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cs/>
              </w:rPr>
              <w:t>241</w:t>
            </w:r>
          </w:p>
        </w:tc>
        <w:tc>
          <w:tcPr>
            <w:tcW w:w="3742" w:type="dxa"/>
            <w:gridSpan w:val="2"/>
            <w:tcBorders>
              <w:top w:val="single" w:sz="4" w:space="0" w:color="auto"/>
              <w:left w:val="nil"/>
              <w:bottom w:val="single" w:sz="4" w:space="0" w:color="auto"/>
              <w:right w:val="nil"/>
            </w:tcBorders>
          </w:tcPr>
          <w:p w14:paraId="4B7271E9"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ความงดงามแห่งชีวิต</w:t>
            </w:r>
          </w:p>
          <w:p w14:paraId="0088C93F" w14:textId="7E93CD07"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Beauty</w:t>
            </w:r>
            <w:r w:rsidR="00BD7F9D" w:rsidRPr="00B60D70">
              <w:rPr>
                <w:rFonts w:ascii="TH SarabunPSK" w:eastAsia="Angsana New" w:hAnsi="TH SarabunPSK" w:cs="TH SarabunPSK" w:hint="cs"/>
                <w:sz w:val="28"/>
                <w:szCs w:val="28"/>
                <w:cs/>
                <w:lang w:val="th-TH"/>
              </w:rPr>
              <w:t xml:space="preserve"> </w:t>
            </w:r>
            <w:r w:rsidRPr="00B60D70">
              <w:rPr>
                <w:rFonts w:ascii="TH SarabunPSK" w:eastAsia="Angsana New" w:hAnsi="TH SarabunPSK" w:cs="TH SarabunPSK" w:hint="cs"/>
                <w:sz w:val="28"/>
                <w:szCs w:val="28"/>
                <w:lang w:val="th-TH"/>
              </w:rPr>
              <w:t>of</w:t>
            </w:r>
            <w:r w:rsidR="00BD7F9D" w:rsidRPr="00B60D70">
              <w:rPr>
                <w:rFonts w:ascii="TH SarabunPSK" w:eastAsia="Angsana New" w:hAnsi="TH SarabunPSK" w:cs="TH SarabunPSK" w:hint="cs"/>
                <w:sz w:val="28"/>
                <w:szCs w:val="28"/>
                <w:cs/>
                <w:lang w:val="th-TH"/>
              </w:rPr>
              <w:t xml:space="preserve"> </w:t>
            </w:r>
            <w:r w:rsidRPr="00B60D70">
              <w:rPr>
                <w:rFonts w:ascii="TH SarabunPSK" w:eastAsia="Angsana New" w:hAnsi="TH SarabunPSK" w:cs="TH SarabunPSK" w:hint="cs"/>
                <w:sz w:val="28"/>
                <w:szCs w:val="28"/>
                <w:lang w:val="th-TH"/>
              </w:rPr>
              <w:t>Life</w:t>
            </w:r>
            <w:r w:rsidRPr="00B60D70">
              <w:rPr>
                <w:rFonts w:ascii="TH SarabunPSK" w:eastAsia="Angsana New" w:hAnsi="TH SarabunPSK" w:cs="TH SarabunPSK" w:hint="cs"/>
                <w:sz w:val="28"/>
                <w:szCs w:val="28"/>
                <w:cs/>
                <w:lang w:val="th-TH"/>
              </w:rPr>
              <w:t>)</w:t>
            </w:r>
          </w:p>
        </w:tc>
        <w:tc>
          <w:tcPr>
            <w:tcW w:w="1134" w:type="dxa"/>
            <w:tcBorders>
              <w:top w:val="single" w:sz="4" w:space="0" w:color="auto"/>
              <w:left w:val="nil"/>
              <w:bottom w:val="single" w:sz="4" w:space="0" w:color="auto"/>
              <w:right w:val="single" w:sz="4" w:space="0" w:color="auto"/>
            </w:tcBorders>
          </w:tcPr>
          <w:p w14:paraId="1A9D21F2"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1020" w:type="dxa"/>
            <w:tcBorders>
              <w:top w:val="single" w:sz="4" w:space="0" w:color="auto"/>
              <w:left w:val="single" w:sz="4" w:space="0" w:color="auto"/>
              <w:bottom w:val="single" w:sz="4" w:space="0" w:color="auto"/>
              <w:right w:val="nil"/>
            </w:tcBorders>
          </w:tcPr>
          <w:p w14:paraId="192C1344" w14:textId="79D44A0E" w:rsidR="0075359B" w:rsidRPr="00B60D70" w:rsidRDefault="00F551BD" w:rsidP="00D420AC">
            <w:pPr>
              <w:ind w:left="-64"/>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cs/>
              </w:rPr>
              <w:t>241</w:t>
            </w:r>
          </w:p>
        </w:tc>
        <w:tc>
          <w:tcPr>
            <w:tcW w:w="3742" w:type="dxa"/>
            <w:gridSpan w:val="2"/>
            <w:tcBorders>
              <w:top w:val="single" w:sz="4" w:space="0" w:color="auto"/>
              <w:left w:val="nil"/>
              <w:bottom w:val="single" w:sz="4" w:space="0" w:color="auto"/>
              <w:right w:val="nil"/>
            </w:tcBorders>
          </w:tcPr>
          <w:p w14:paraId="4AEBC838"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ความงดงามแห่งชีวิต</w:t>
            </w:r>
          </w:p>
          <w:p w14:paraId="526CEA7E" w14:textId="7B3BE579" w:rsidR="0075359B" w:rsidRPr="00B60D70" w:rsidRDefault="0075359B" w:rsidP="00D420AC">
            <w:pPr>
              <w:ind w:left="-60"/>
              <w:jc w:val="left"/>
              <w:rPr>
                <w:rFonts w:ascii="TH SarabunPSK" w:eastAsia="Angsana New" w:hAnsi="TH SarabunPSK" w:cs="TH SarabunPSK"/>
                <w:b/>
                <w:bCs/>
                <w:sz w:val="28"/>
                <w:szCs w:val="28"/>
                <w:cs/>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Beauty</w:t>
            </w:r>
            <w:r w:rsidR="00BD7F9D" w:rsidRPr="00B60D70">
              <w:rPr>
                <w:rFonts w:ascii="TH SarabunPSK" w:eastAsia="Angsana New" w:hAnsi="TH SarabunPSK" w:cs="TH SarabunPSK" w:hint="cs"/>
                <w:sz w:val="28"/>
                <w:szCs w:val="28"/>
                <w:cs/>
                <w:lang w:val="th-TH"/>
              </w:rPr>
              <w:t xml:space="preserve"> </w:t>
            </w:r>
            <w:r w:rsidRPr="00B60D70">
              <w:rPr>
                <w:rFonts w:ascii="TH SarabunPSK" w:eastAsia="Angsana New" w:hAnsi="TH SarabunPSK" w:cs="TH SarabunPSK" w:hint="cs"/>
                <w:sz w:val="28"/>
                <w:szCs w:val="28"/>
                <w:lang w:val="th-TH"/>
              </w:rPr>
              <w:t>of</w:t>
            </w:r>
            <w:r w:rsidR="00BD7F9D" w:rsidRPr="00B60D70">
              <w:rPr>
                <w:rFonts w:ascii="TH SarabunPSK" w:eastAsia="Angsana New" w:hAnsi="TH SarabunPSK" w:cs="TH SarabunPSK" w:hint="cs"/>
                <w:sz w:val="28"/>
                <w:szCs w:val="28"/>
                <w:cs/>
                <w:lang w:val="th-TH"/>
              </w:rPr>
              <w:t xml:space="preserve"> </w:t>
            </w:r>
            <w:r w:rsidRPr="00B60D70">
              <w:rPr>
                <w:rFonts w:ascii="TH SarabunPSK" w:eastAsia="Angsana New" w:hAnsi="TH SarabunPSK" w:cs="TH SarabunPSK" w:hint="cs"/>
                <w:sz w:val="28"/>
                <w:szCs w:val="28"/>
                <w:lang w:val="th-TH"/>
              </w:rPr>
              <w:t>Life</w:t>
            </w:r>
            <w:r w:rsidRPr="00B60D70">
              <w:rPr>
                <w:rFonts w:ascii="TH SarabunPSK" w:eastAsia="Angsana New" w:hAnsi="TH SarabunPSK" w:cs="TH SarabunPSK" w:hint="cs"/>
                <w:sz w:val="28"/>
                <w:szCs w:val="28"/>
                <w:cs/>
                <w:lang w:val="th-TH"/>
              </w:rPr>
              <w:t>)</w:t>
            </w:r>
          </w:p>
        </w:tc>
        <w:tc>
          <w:tcPr>
            <w:tcW w:w="1134" w:type="dxa"/>
            <w:tcBorders>
              <w:top w:val="single" w:sz="4" w:space="0" w:color="auto"/>
              <w:left w:val="nil"/>
              <w:bottom w:val="single" w:sz="4" w:space="0" w:color="auto"/>
              <w:right w:val="single" w:sz="4" w:space="0" w:color="auto"/>
            </w:tcBorders>
          </w:tcPr>
          <w:p w14:paraId="376CB359" w14:textId="77777777" w:rsidR="0075359B" w:rsidRPr="00B60D70" w:rsidRDefault="0075359B" w:rsidP="00D420AC">
            <w:pPr>
              <w:jc w:val="right"/>
              <w:rPr>
                <w:rFonts w:ascii="TH SarabunPSK" w:eastAsia="Angsana New" w:hAnsi="TH SarabunPSK" w:cs="TH SarabunPSK"/>
                <w:b/>
                <w:bCs/>
                <w:sz w:val="28"/>
                <w:szCs w:val="28"/>
                <w:cs/>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2211" w:type="dxa"/>
            <w:tcBorders>
              <w:left w:val="single" w:sz="4" w:space="0" w:color="auto"/>
            </w:tcBorders>
          </w:tcPr>
          <w:p w14:paraId="6029336C" w14:textId="77777777" w:rsidR="0075359B" w:rsidRPr="00B60D70" w:rsidRDefault="0075359B" w:rsidP="00D420AC">
            <w:pPr>
              <w:ind w:left="-67"/>
              <w:jc w:val="left"/>
              <w:rPr>
                <w:rFonts w:ascii="TH SarabunPSK" w:hAnsi="TH SarabunPSK" w:cs="TH SarabunPSK"/>
                <w:spacing w:val="-2"/>
                <w:sz w:val="28"/>
                <w:szCs w:val="28"/>
              </w:rPr>
            </w:pPr>
            <w:r w:rsidRPr="00B60D70">
              <w:rPr>
                <w:rFonts w:ascii="TH SarabunPSK" w:hAnsi="TH SarabunPSK" w:cs="TH SarabunPSK" w:hint="cs"/>
                <w:spacing w:val="-2"/>
                <w:sz w:val="28"/>
                <w:szCs w:val="28"/>
                <w:cs/>
              </w:rPr>
              <w:t>คง</w:t>
            </w:r>
            <w:r w:rsidRPr="00B60D70">
              <w:rPr>
                <w:rFonts w:ascii="TH SarabunPSK" w:hAnsi="TH SarabunPSK" w:cs="TH SarabunPSK" w:hint="cs"/>
                <w:sz w:val="28"/>
                <w:szCs w:val="28"/>
                <w:cs/>
              </w:rPr>
              <w:t>เดิม</w:t>
            </w:r>
          </w:p>
        </w:tc>
      </w:tr>
      <w:tr w:rsidR="00B60D70" w:rsidRPr="00B60D70" w14:paraId="2FF7476B" w14:textId="77777777" w:rsidTr="00D420AC">
        <w:trPr>
          <w:trHeight w:val="170"/>
          <w:tblHeader/>
        </w:trPr>
        <w:tc>
          <w:tcPr>
            <w:tcW w:w="5896" w:type="dxa"/>
            <w:gridSpan w:val="4"/>
            <w:tcBorders>
              <w:top w:val="single" w:sz="4" w:space="0" w:color="auto"/>
              <w:left w:val="single" w:sz="4" w:space="0" w:color="auto"/>
              <w:bottom w:val="single" w:sz="4" w:space="0" w:color="auto"/>
              <w:right w:val="single" w:sz="4" w:space="0" w:color="auto"/>
            </w:tcBorders>
          </w:tcPr>
          <w:p w14:paraId="3FFFABE3" w14:textId="77777777" w:rsidR="0075359B" w:rsidRPr="00B60D70" w:rsidRDefault="0075359B" w:rsidP="00D420AC">
            <w:pPr>
              <w:ind w:left="-64"/>
              <w:jc w:val="left"/>
              <w:rPr>
                <w:rFonts w:ascii="TH SarabunPSK" w:eastAsia="Angsana New" w:hAnsi="TH SarabunPSK" w:cs="TH SarabunPSK"/>
                <w:b/>
                <w:bCs/>
                <w:sz w:val="28"/>
                <w:szCs w:val="28"/>
              </w:rPr>
            </w:pPr>
            <w:r w:rsidRPr="00B60D70">
              <w:rPr>
                <w:rFonts w:ascii="TH SarabunPSK" w:eastAsia="Angsana New" w:hAnsi="TH SarabunPSK" w:cs="TH SarabunPSK" w:hint="cs"/>
                <w:b/>
                <w:bCs/>
                <w:sz w:val="28"/>
                <w:szCs w:val="28"/>
                <w:cs/>
              </w:rPr>
              <w:t>6. กลุ่มวิชาเทคโนโลยี นวัตกรรมและการจัดการ</w:t>
            </w:r>
          </w:p>
        </w:tc>
        <w:tc>
          <w:tcPr>
            <w:tcW w:w="5896" w:type="dxa"/>
            <w:gridSpan w:val="4"/>
            <w:tcBorders>
              <w:top w:val="nil"/>
              <w:left w:val="single" w:sz="4" w:space="0" w:color="auto"/>
              <w:bottom w:val="single" w:sz="4" w:space="0" w:color="auto"/>
              <w:right w:val="single" w:sz="4" w:space="0" w:color="auto"/>
            </w:tcBorders>
            <w:vAlign w:val="center"/>
          </w:tcPr>
          <w:p w14:paraId="4E720552" w14:textId="77777777" w:rsidR="0075359B" w:rsidRPr="00B60D70" w:rsidRDefault="0075359B" w:rsidP="00D420AC">
            <w:pPr>
              <w:ind w:left="-64"/>
              <w:jc w:val="left"/>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rPr>
              <w:t>5. กลุ่มวิชาเทคโนโลยี นวัตกรรมและการจัดการ</w:t>
            </w:r>
          </w:p>
        </w:tc>
        <w:tc>
          <w:tcPr>
            <w:tcW w:w="2211" w:type="dxa"/>
            <w:tcBorders>
              <w:left w:val="single" w:sz="4" w:space="0" w:color="auto"/>
              <w:bottom w:val="single" w:sz="4" w:space="0" w:color="auto"/>
            </w:tcBorders>
          </w:tcPr>
          <w:p w14:paraId="0742FD2C" w14:textId="77777777" w:rsidR="0075359B" w:rsidRPr="00B60D70" w:rsidRDefault="0075359B" w:rsidP="00D420AC">
            <w:pPr>
              <w:jc w:val="left"/>
              <w:rPr>
                <w:rFonts w:ascii="TH SarabunPSK" w:hAnsi="TH SarabunPSK" w:cs="TH SarabunPSK"/>
                <w:spacing w:val="-2"/>
                <w:sz w:val="28"/>
                <w:szCs w:val="28"/>
              </w:rPr>
            </w:pPr>
          </w:p>
        </w:tc>
      </w:tr>
      <w:tr w:rsidR="0075359B" w:rsidRPr="00B60D70" w14:paraId="311DCADA"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3C7BA3D2" w14:textId="437AD026" w:rsidR="0075359B" w:rsidRPr="00B60D70" w:rsidRDefault="00F551BD" w:rsidP="00D420AC">
            <w:pPr>
              <w:ind w:left="-64"/>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cs/>
              </w:rPr>
              <w:t>351</w:t>
            </w:r>
          </w:p>
        </w:tc>
        <w:tc>
          <w:tcPr>
            <w:tcW w:w="3742" w:type="dxa"/>
            <w:gridSpan w:val="2"/>
            <w:tcBorders>
              <w:top w:val="single" w:sz="4" w:space="0" w:color="auto"/>
              <w:left w:val="nil"/>
              <w:bottom w:val="single" w:sz="4" w:space="0" w:color="auto"/>
              <w:right w:val="nil"/>
            </w:tcBorders>
          </w:tcPr>
          <w:p w14:paraId="6E4881DC"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การบริหารจัดการยุคใหม่และภาวะผู้นำ</w:t>
            </w:r>
          </w:p>
          <w:p w14:paraId="6EAAB534" w14:textId="77777777"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Modern Management and Leadership</w:t>
            </w:r>
            <w:r w:rsidRPr="00B60D70">
              <w:rPr>
                <w:rFonts w:ascii="TH SarabunPSK" w:eastAsia="Angsana New" w:hAnsi="TH SarabunPSK" w:cs="TH SarabunPSK" w:hint="cs"/>
                <w:sz w:val="28"/>
                <w:szCs w:val="28"/>
                <w:cs/>
                <w:lang w:val="th-TH"/>
              </w:rPr>
              <w:t>)</w:t>
            </w:r>
          </w:p>
        </w:tc>
        <w:tc>
          <w:tcPr>
            <w:tcW w:w="1134" w:type="dxa"/>
            <w:tcBorders>
              <w:top w:val="single" w:sz="4" w:space="0" w:color="auto"/>
              <w:left w:val="nil"/>
              <w:bottom w:val="single" w:sz="4" w:space="0" w:color="auto"/>
              <w:right w:val="single" w:sz="4" w:space="0" w:color="auto"/>
            </w:tcBorders>
          </w:tcPr>
          <w:p w14:paraId="25F67577"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1020" w:type="dxa"/>
            <w:tcBorders>
              <w:top w:val="single" w:sz="4" w:space="0" w:color="auto"/>
              <w:left w:val="single" w:sz="4" w:space="0" w:color="auto"/>
              <w:bottom w:val="single" w:sz="4" w:space="0" w:color="auto"/>
              <w:right w:val="nil"/>
            </w:tcBorders>
          </w:tcPr>
          <w:p w14:paraId="7B052D85" w14:textId="06849182" w:rsidR="0075359B" w:rsidRPr="00B60D70" w:rsidRDefault="00F551BD" w:rsidP="00D420AC">
            <w:pPr>
              <w:ind w:left="-64"/>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cs/>
              </w:rPr>
              <w:t>351</w:t>
            </w:r>
          </w:p>
        </w:tc>
        <w:tc>
          <w:tcPr>
            <w:tcW w:w="3742" w:type="dxa"/>
            <w:gridSpan w:val="2"/>
            <w:tcBorders>
              <w:top w:val="single" w:sz="4" w:space="0" w:color="auto"/>
              <w:left w:val="nil"/>
              <w:bottom w:val="single" w:sz="4" w:space="0" w:color="auto"/>
              <w:right w:val="nil"/>
            </w:tcBorders>
          </w:tcPr>
          <w:p w14:paraId="10B0389C"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การบริหารจัดการยุคใหม่และภาวะผู้นำ</w:t>
            </w:r>
          </w:p>
          <w:p w14:paraId="537884B9" w14:textId="77777777" w:rsidR="0075359B" w:rsidRPr="00B60D70" w:rsidRDefault="0075359B" w:rsidP="00D420AC">
            <w:pPr>
              <w:ind w:left="-60"/>
              <w:jc w:val="left"/>
              <w:rPr>
                <w:rFonts w:ascii="TH SarabunPSK" w:eastAsia="Angsana New" w:hAnsi="TH SarabunPSK" w:cs="TH SarabunPSK"/>
                <w:b/>
                <w:bCs/>
                <w:sz w:val="28"/>
                <w:szCs w:val="28"/>
                <w:cs/>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Modern Management and Leadership</w:t>
            </w:r>
            <w:r w:rsidRPr="00B60D70">
              <w:rPr>
                <w:rFonts w:ascii="TH SarabunPSK" w:eastAsia="Angsana New" w:hAnsi="TH SarabunPSK" w:cs="TH SarabunPSK" w:hint="cs"/>
                <w:sz w:val="28"/>
                <w:szCs w:val="28"/>
                <w:cs/>
                <w:lang w:val="th-TH"/>
              </w:rPr>
              <w:t>)</w:t>
            </w:r>
          </w:p>
        </w:tc>
        <w:tc>
          <w:tcPr>
            <w:tcW w:w="1134" w:type="dxa"/>
            <w:tcBorders>
              <w:top w:val="single" w:sz="4" w:space="0" w:color="auto"/>
              <w:left w:val="nil"/>
              <w:bottom w:val="single" w:sz="4" w:space="0" w:color="auto"/>
              <w:right w:val="single" w:sz="4" w:space="0" w:color="auto"/>
            </w:tcBorders>
          </w:tcPr>
          <w:p w14:paraId="5188950F" w14:textId="77777777" w:rsidR="0075359B" w:rsidRPr="00B60D70" w:rsidRDefault="0075359B" w:rsidP="00D420AC">
            <w:pPr>
              <w:jc w:val="right"/>
              <w:rPr>
                <w:rFonts w:ascii="TH SarabunPSK" w:eastAsia="Angsana New" w:hAnsi="TH SarabunPSK" w:cs="TH SarabunPSK"/>
                <w:b/>
                <w:bCs/>
                <w:sz w:val="28"/>
                <w:szCs w:val="28"/>
                <w:cs/>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2211" w:type="dxa"/>
            <w:tcBorders>
              <w:top w:val="single" w:sz="4" w:space="0" w:color="auto"/>
              <w:left w:val="single" w:sz="4" w:space="0" w:color="auto"/>
              <w:bottom w:val="single" w:sz="4" w:space="0" w:color="auto"/>
              <w:right w:val="single" w:sz="4" w:space="0" w:color="auto"/>
            </w:tcBorders>
          </w:tcPr>
          <w:p w14:paraId="7FCB30D8" w14:textId="77777777" w:rsidR="0075359B" w:rsidRPr="00B60D70" w:rsidRDefault="0075359B" w:rsidP="00D420AC">
            <w:pPr>
              <w:ind w:left="-67"/>
              <w:jc w:val="left"/>
              <w:rPr>
                <w:rFonts w:ascii="TH SarabunPSK" w:hAnsi="TH SarabunPSK" w:cs="TH SarabunPSK"/>
                <w:spacing w:val="-2"/>
                <w:sz w:val="28"/>
                <w:szCs w:val="28"/>
              </w:rPr>
            </w:pPr>
            <w:r w:rsidRPr="00B60D70">
              <w:rPr>
                <w:rFonts w:ascii="TH SarabunPSK" w:hAnsi="TH SarabunPSK" w:cs="TH SarabunPSK" w:hint="cs"/>
                <w:spacing w:val="-2"/>
                <w:sz w:val="28"/>
                <w:szCs w:val="28"/>
                <w:cs/>
              </w:rPr>
              <w:t>คง</w:t>
            </w:r>
            <w:r w:rsidRPr="00B60D70">
              <w:rPr>
                <w:rFonts w:ascii="TH SarabunPSK" w:hAnsi="TH SarabunPSK" w:cs="TH SarabunPSK" w:hint="cs"/>
                <w:sz w:val="28"/>
                <w:szCs w:val="28"/>
                <w:cs/>
              </w:rPr>
              <w:t>เดิม</w:t>
            </w:r>
          </w:p>
        </w:tc>
      </w:tr>
    </w:tbl>
    <w:p w14:paraId="260CC86D" w14:textId="5C6F148A" w:rsidR="0075359B" w:rsidRPr="00B60D70" w:rsidRDefault="0075359B" w:rsidP="00592146">
      <w:pPr>
        <w:rPr>
          <w:rFonts w:ascii="TH SarabunPSK" w:hAnsi="TH SarabunPSK" w:cs="TH SarabunPSK"/>
          <w:cs/>
        </w:rPr>
      </w:pPr>
    </w:p>
    <w:tbl>
      <w:tblPr>
        <w:tblW w:w="14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2155"/>
        <w:gridCol w:w="1587"/>
        <w:gridCol w:w="1134"/>
        <w:gridCol w:w="1020"/>
        <w:gridCol w:w="1928"/>
        <w:gridCol w:w="1814"/>
        <w:gridCol w:w="1134"/>
        <w:gridCol w:w="2211"/>
      </w:tblGrid>
      <w:tr w:rsidR="00B60D70" w:rsidRPr="00B60D70" w14:paraId="739EFE66" w14:textId="77777777" w:rsidTr="00D420AC">
        <w:trPr>
          <w:trHeight w:val="170"/>
          <w:tblHeader/>
        </w:trPr>
        <w:tc>
          <w:tcPr>
            <w:tcW w:w="5896" w:type="dxa"/>
            <w:gridSpan w:val="4"/>
            <w:tcBorders>
              <w:bottom w:val="single" w:sz="4" w:space="0" w:color="auto"/>
            </w:tcBorders>
            <w:shd w:val="clear" w:color="auto" w:fill="F2F2F2" w:themeFill="background1" w:themeFillShade="F2"/>
            <w:vAlign w:val="center"/>
          </w:tcPr>
          <w:p w14:paraId="4AD32AC2" w14:textId="77777777" w:rsidR="0075359B" w:rsidRPr="00B60D70" w:rsidRDefault="0075359B" w:rsidP="00D420AC">
            <w:pPr>
              <w:tabs>
                <w:tab w:val="left" w:pos="807"/>
                <w:tab w:val="right" w:pos="5551"/>
              </w:tabs>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lang w:val="th-TH"/>
              </w:rPr>
              <w:lastRenderedPageBreak/>
              <w:t>หลักสูตรปรับปรุง พ</w:t>
            </w:r>
            <w:r w:rsidRPr="00B60D70">
              <w:rPr>
                <w:rFonts w:ascii="TH SarabunPSK" w:eastAsia="Angsana New" w:hAnsi="TH SarabunPSK" w:cs="TH SarabunPSK" w:hint="cs"/>
                <w:b/>
                <w:bCs/>
                <w:sz w:val="28"/>
                <w:szCs w:val="28"/>
                <w:cs/>
              </w:rPr>
              <w:t>.</w:t>
            </w:r>
            <w:r w:rsidRPr="00B60D70">
              <w:rPr>
                <w:rFonts w:ascii="TH SarabunPSK" w:eastAsia="Angsana New" w:hAnsi="TH SarabunPSK" w:cs="TH SarabunPSK" w:hint="cs"/>
                <w:b/>
                <w:bCs/>
                <w:sz w:val="28"/>
                <w:szCs w:val="28"/>
                <w:cs/>
                <w:lang w:val="th-TH"/>
              </w:rPr>
              <w:t>ศ</w:t>
            </w:r>
            <w:r w:rsidRPr="00B60D70">
              <w:rPr>
                <w:rFonts w:ascii="TH SarabunPSK" w:eastAsia="Angsana New" w:hAnsi="TH SarabunPSK" w:cs="TH SarabunPSK" w:hint="cs"/>
                <w:b/>
                <w:bCs/>
                <w:sz w:val="28"/>
                <w:szCs w:val="28"/>
                <w:cs/>
              </w:rPr>
              <w:t xml:space="preserve">. </w:t>
            </w:r>
            <w:r w:rsidRPr="00B60D70">
              <w:rPr>
                <w:rFonts w:ascii="TH SarabunPSK" w:eastAsia="Angsana New" w:hAnsi="TH SarabunPSK" w:cs="TH SarabunPSK" w:hint="cs"/>
                <w:b/>
                <w:bCs/>
                <w:sz w:val="28"/>
                <w:szCs w:val="28"/>
              </w:rPr>
              <w:t>2563</w:t>
            </w:r>
          </w:p>
        </w:tc>
        <w:tc>
          <w:tcPr>
            <w:tcW w:w="5896" w:type="dxa"/>
            <w:gridSpan w:val="4"/>
            <w:tcBorders>
              <w:bottom w:val="single" w:sz="4" w:space="0" w:color="auto"/>
            </w:tcBorders>
            <w:shd w:val="clear" w:color="auto" w:fill="F2F2F2" w:themeFill="background1" w:themeFillShade="F2"/>
            <w:vAlign w:val="center"/>
          </w:tcPr>
          <w:p w14:paraId="221C3E21" w14:textId="77777777" w:rsidR="0075359B" w:rsidRPr="00B60D70" w:rsidRDefault="0075359B" w:rsidP="00D420AC">
            <w:pPr>
              <w:tabs>
                <w:tab w:val="left" w:pos="827"/>
                <w:tab w:val="right" w:pos="5788"/>
              </w:tabs>
              <w:rPr>
                <w:rFonts w:ascii="TH SarabunPSK" w:eastAsia="Angsana New" w:hAnsi="TH SarabunPSK" w:cs="TH SarabunPSK"/>
                <w:b/>
                <w:bCs/>
                <w:sz w:val="28"/>
                <w:szCs w:val="28"/>
              </w:rPr>
            </w:pPr>
            <w:r w:rsidRPr="00B60D70">
              <w:rPr>
                <w:rFonts w:ascii="TH SarabunPSK" w:eastAsia="Angsana New" w:hAnsi="TH SarabunPSK" w:cs="TH SarabunPSK" w:hint="cs"/>
                <w:b/>
                <w:bCs/>
                <w:sz w:val="28"/>
                <w:szCs w:val="28"/>
                <w:cs/>
                <w:lang w:val="th-TH"/>
              </w:rPr>
              <w:t>หลักสูตรปรับปรุง พ</w:t>
            </w:r>
            <w:r w:rsidRPr="00B60D70">
              <w:rPr>
                <w:rFonts w:ascii="TH SarabunPSK" w:eastAsia="Angsana New" w:hAnsi="TH SarabunPSK" w:cs="TH SarabunPSK" w:hint="cs"/>
                <w:b/>
                <w:bCs/>
                <w:sz w:val="28"/>
                <w:szCs w:val="28"/>
                <w:cs/>
              </w:rPr>
              <w:t>.</w:t>
            </w:r>
            <w:r w:rsidRPr="00B60D70">
              <w:rPr>
                <w:rFonts w:ascii="TH SarabunPSK" w:eastAsia="Angsana New" w:hAnsi="TH SarabunPSK" w:cs="TH SarabunPSK" w:hint="cs"/>
                <w:b/>
                <w:bCs/>
                <w:sz w:val="28"/>
                <w:szCs w:val="28"/>
                <w:cs/>
                <w:lang w:val="th-TH"/>
              </w:rPr>
              <w:t>ศ</w:t>
            </w:r>
            <w:r w:rsidRPr="00B60D70">
              <w:rPr>
                <w:rFonts w:ascii="TH SarabunPSK" w:eastAsia="Angsana New" w:hAnsi="TH SarabunPSK" w:cs="TH SarabunPSK" w:hint="cs"/>
                <w:b/>
                <w:bCs/>
                <w:sz w:val="28"/>
                <w:szCs w:val="28"/>
                <w:cs/>
              </w:rPr>
              <w:t xml:space="preserve">. </w:t>
            </w:r>
            <w:r w:rsidRPr="00B60D70">
              <w:rPr>
                <w:rFonts w:ascii="TH SarabunPSK" w:eastAsia="Angsana New" w:hAnsi="TH SarabunPSK" w:cs="TH SarabunPSK" w:hint="cs"/>
                <w:b/>
                <w:bCs/>
                <w:sz w:val="28"/>
                <w:szCs w:val="28"/>
              </w:rPr>
              <w:t>2568</w:t>
            </w:r>
          </w:p>
        </w:tc>
        <w:tc>
          <w:tcPr>
            <w:tcW w:w="2211" w:type="dxa"/>
            <w:shd w:val="clear" w:color="auto" w:fill="F2F2F2" w:themeFill="background1" w:themeFillShade="F2"/>
            <w:vAlign w:val="center"/>
          </w:tcPr>
          <w:p w14:paraId="30882FD0" w14:textId="77777777" w:rsidR="0075359B" w:rsidRPr="00B60D70" w:rsidRDefault="0075359B" w:rsidP="00D420AC">
            <w:pPr>
              <w:rPr>
                <w:rFonts w:ascii="TH SarabunPSK" w:eastAsia="Angsana New" w:hAnsi="TH SarabunPSK" w:cs="TH SarabunPSK"/>
                <w:b/>
                <w:bCs/>
                <w:sz w:val="28"/>
                <w:szCs w:val="28"/>
                <w:cs/>
              </w:rPr>
            </w:pPr>
            <w:r w:rsidRPr="00B60D70">
              <w:rPr>
                <w:rFonts w:ascii="TH SarabunPSK" w:eastAsia="Cordia New" w:hAnsi="TH SarabunPSK" w:cs="TH SarabunPSK" w:hint="cs"/>
                <w:noProof/>
                <w:sz w:val="28"/>
                <w:szCs w:val="28"/>
              </w:rPr>
              <mc:AlternateContent>
                <mc:Choice Requires="wps">
                  <w:drawing>
                    <wp:anchor distT="0" distB="0" distL="114300" distR="114300" simplePos="0" relativeHeight="251658242" behindDoc="0" locked="0" layoutInCell="1" allowOverlap="1" wp14:anchorId="305485E3" wp14:editId="35A113E2">
                      <wp:simplePos x="0" y="0"/>
                      <wp:positionH relativeFrom="column">
                        <wp:posOffset>8350885</wp:posOffset>
                      </wp:positionH>
                      <wp:positionV relativeFrom="paragraph">
                        <wp:posOffset>-981075</wp:posOffset>
                      </wp:positionV>
                      <wp:extent cx="121285" cy="1993900"/>
                      <wp:effectExtent l="0" t="4445" r="15875" b="13335"/>
                      <wp:wrapNone/>
                      <wp:docPr id="1112672939"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309E7AA0" w14:textId="77777777" w:rsidR="00F5322B" w:rsidRDefault="00F5322B" w:rsidP="0075359B"/>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05485E3" id="_x0000_s1027" type="#_x0000_t88" style="position:absolute;left:0;text-align:left;margin-left:657.55pt;margin-top:-77.25pt;width:9.55pt;height:157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" adj="109" strokecolor="windowText">
                      <v:textbox>
                        <w:txbxContent>
                          <w:p w14:paraId="309E7AA0" w14:textId="77777777" w:rsidR="00F5322B" w:rsidRDefault="00F5322B" w:rsidP="0075359B"/>
                        </w:txbxContent>
                      </v:textbox>
                    </v:shape>
                  </w:pict>
                </mc:Fallback>
              </mc:AlternateContent>
            </w:r>
            <w:r w:rsidRPr="00B60D70">
              <w:rPr>
                <w:rFonts w:ascii="TH SarabunPSK" w:eastAsia="Angsana New" w:hAnsi="TH SarabunPSK" w:cs="TH SarabunPSK" w:hint="cs"/>
                <w:b/>
                <w:bCs/>
                <w:sz w:val="28"/>
                <w:szCs w:val="28"/>
                <w:cs/>
                <w:lang w:val="th-TH"/>
              </w:rPr>
              <w:t>หมายเหตุ</w:t>
            </w:r>
          </w:p>
        </w:tc>
      </w:tr>
      <w:tr w:rsidR="00B60D70" w:rsidRPr="00B60D70" w14:paraId="2D337C14" w14:textId="77777777" w:rsidTr="00D420AC">
        <w:trPr>
          <w:trHeight w:val="170"/>
          <w:tblHeader/>
        </w:trPr>
        <w:tc>
          <w:tcPr>
            <w:tcW w:w="5896" w:type="dxa"/>
            <w:gridSpan w:val="4"/>
            <w:tcBorders>
              <w:top w:val="single" w:sz="4" w:space="0" w:color="auto"/>
              <w:left w:val="single" w:sz="4" w:space="0" w:color="auto"/>
              <w:bottom w:val="single" w:sz="4" w:space="0" w:color="auto"/>
              <w:right w:val="single" w:sz="4" w:space="0" w:color="auto"/>
            </w:tcBorders>
          </w:tcPr>
          <w:p w14:paraId="359285F8" w14:textId="77777777" w:rsidR="0075359B" w:rsidRPr="00B60D70" w:rsidRDefault="0075359B" w:rsidP="00D420AC">
            <w:pPr>
              <w:ind w:left="-64"/>
              <w:jc w:val="left"/>
              <w:rPr>
                <w:rFonts w:ascii="TH SarabunPSK" w:eastAsia="Angsana New" w:hAnsi="TH SarabunPSK" w:cs="TH SarabunPSK"/>
                <w:b/>
                <w:bCs/>
                <w:sz w:val="28"/>
                <w:szCs w:val="28"/>
              </w:rPr>
            </w:pPr>
            <w:r w:rsidRPr="00B60D70">
              <w:rPr>
                <w:rFonts w:ascii="TH SarabunPSK" w:eastAsia="Angsana New" w:hAnsi="TH SarabunPSK" w:cs="TH SarabunPSK" w:hint="cs"/>
                <w:b/>
                <w:bCs/>
                <w:sz w:val="28"/>
                <w:szCs w:val="28"/>
                <w:cs/>
              </w:rPr>
              <w:t>7</w:t>
            </w:r>
            <w:r w:rsidRPr="00B60D70">
              <w:rPr>
                <w:rFonts w:ascii="TH SarabunPSK" w:eastAsia="Angsana New" w:hAnsi="TH SarabunPSK" w:cs="TH SarabunPSK" w:hint="cs"/>
                <w:b/>
                <w:bCs/>
                <w:sz w:val="28"/>
                <w:szCs w:val="28"/>
              </w:rPr>
              <w:t xml:space="preserve">. </w:t>
            </w:r>
            <w:r w:rsidRPr="00B60D70">
              <w:rPr>
                <w:rFonts w:ascii="TH SarabunPSK" w:eastAsia="Angsana New" w:hAnsi="TH SarabunPSK" w:cs="TH SarabunPSK" w:hint="cs"/>
                <w:b/>
                <w:bCs/>
                <w:sz w:val="28"/>
                <w:szCs w:val="28"/>
                <w:cs/>
              </w:rPr>
              <w:t>กลุ่มวิชาภาษาและการสื่อสาร</w:t>
            </w:r>
          </w:p>
          <w:p w14:paraId="512A38C2" w14:textId="77777777" w:rsidR="0075359B" w:rsidRPr="00B60D70" w:rsidRDefault="0075359B" w:rsidP="00D420AC">
            <w:pPr>
              <w:pStyle w:val="TableParagraph"/>
              <w:ind w:left="136"/>
              <w:rPr>
                <w:rFonts w:eastAsia="Angsana New"/>
                <w:b/>
                <w:bCs/>
                <w:sz w:val="28"/>
                <w:szCs w:val="28"/>
              </w:rPr>
            </w:pPr>
            <w:r w:rsidRPr="00B60D70">
              <w:rPr>
                <w:rFonts w:hint="cs"/>
                <w:sz w:val="28"/>
                <w:szCs w:val="28"/>
                <w:cs/>
                <w:lang w:bidi="th-TH"/>
              </w:rPr>
              <w:t xml:space="preserve">สำหรับนักศึกษาที่มีระดับคะแนนกลุ่มที่ </w:t>
            </w:r>
            <w:r w:rsidRPr="00B60D70">
              <w:rPr>
                <w:rFonts w:hint="cs"/>
                <w:sz w:val="28"/>
                <w:szCs w:val="28"/>
                <w:lang w:bidi="th-TH"/>
              </w:rPr>
              <w:t>1</w:t>
            </w:r>
            <w:r w:rsidRPr="00B60D70">
              <w:rPr>
                <w:rFonts w:hint="cs"/>
                <w:sz w:val="28"/>
                <w:szCs w:val="28"/>
              </w:rPr>
              <w:t xml:space="preserve"> </w:t>
            </w:r>
            <w:r w:rsidRPr="00B60D70">
              <w:rPr>
                <w:rFonts w:hint="cs"/>
                <w:sz w:val="28"/>
                <w:szCs w:val="28"/>
                <w:cs/>
                <w:lang w:bidi="th-TH"/>
              </w:rPr>
              <w:t xml:space="preserve">ตามที่สายวิชาภาษา </w:t>
            </w:r>
            <w:r w:rsidRPr="00B60D70">
              <w:rPr>
                <w:rFonts w:hint="cs"/>
                <w:sz w:val="28"/>
                <w:szCs w:val="28"/>
                <w:cs/>
                <w:lang w:bidi="th-TH"/>
              </w:rPr>
              <w:br/>
              <w:t>คณะศิลปศาสตร์กำหนด</w:t>
            </w:r>
          </w:p>
        </w:tc>
        <w:tc>
          <w:tcPr>
            <w:tcW w:w="5896" w:type="dxa"/>
            <w:gridSpan w:val="4"/>
            <w:tcBorders>
              <w:top w:val="single" w:sz="4" w:space="0" w:color="auto"/>
              <w:left w:val="single" w:sz="4" w:space="0" w:color="auto"/>
              <w:bottom w:val="single" w:sz="4" w:space="0" w:color="auto"/>
              <w:right w:val="single" w:sz="4" w:space="0" w:color="auto"/>
            </w:tcBorders>
            <w:vAlign w:val="center"/>
          </w:tcPr>
          <w:p w14:paraId="5BD0571F" w14:textId="77777777" w:rsidR="0075359B" w:rsidRPr="00B60D70" w:rsidRDefault="0075359B" w:rsidP="00D420AC">
            <w:pPr>
              <w:ind w:left="-79"/>
              <w:jc w:val="left"/>
              <w:rPr>
                <w:rFonts w:ascii="TH SarabunPSK" w:eastAsia="Angsana New" w:hAnsi="TH SarabunPSK" w:cs="TH SarabunPSK"/>
                <w:b/>
                <w:bCs/>
                <w:sz w:val="28"/>
                <w:szCs w:val="28"/>
              </w:rPr>
            </w:pPr>
            <w:r w:rsidRPr="00B60D70">
              <w:rPr>
                <w:rFonts w:ascii="TH SarabunPSK" w:eastAsia="Angsana New" w:hAnsi="TH SarabunPSK" w:cs="TH SarabunPSK" w:hint="cs"/>
                <w:b/>
                <w:bCs/>
                <w:sz w:val="28"/>
                <w:szCs w:val="28"/>
                <w:cs/>
              </w:rPr>
              <w:t>6</w:t>
            </w:r>
            <w:r w:rsidRPr="00B60D70">
              <w:rPr>
                <w:rFonts w:ascii="TH SarabunPSK" w:eastAsia="Angsana New" w:hAnsi="TH SarabunPSK" w:cs="TH SarabunPSK" w:hint="cs"/>
                <w:b/>
                <w:bCs/>
                <w:sz w:val="28"/>
                <w:szCs w:val="28"/>
              </w:rPr>
              <w:t xml:space="preserve">. </w:t>
            </w:r>
            <w:r w:rsidRPr="00B60D70">
              <w:rPr>
                <w:rFonts w:ascii="TH SarabunPSK" w:eastAsia="Angsana New" w:hAnsi="TH SarabunPSK" w:cs="TH SarabunPSK" w:hint="cs"/>
                <w:b/>
                <w:bCs/>
                <w:sz w:val="28"/>
                <w:szCs w:val="28"/>
                <w:cs/>
              </w:rPr>
              <w:t>กลุ่มวิชาภาษาและการสื่อสาร</w:t>
            </w:r>
          </w:p>
          <w:p w14:paraId="62AB28A3" w14:textId="77777777" w:rsidR="0075359B" w:rsidRPr="00B60D70" w:rsidRDefault="0075359B" w:rsidP="00D420AC">
            <w:pPr>
              <w:pStyle w:val="TableParagraph"/>
              <w:ind w:left="136"/>
              <w:rPr>
                <w:rFonts w:eastAsia="Angsana New"/>
                <w:b/>
                <w:bCs/>
                <w:sz w:val="28"/>
                <w:szCs w:val="28"/>
                <w:cs/>
              </w:rPr>
            </w:pPr>
            <w:r w:rsidRPr="00B60D70">
              <w:rPr>
                <w:rFonts w:hint="cs"/>
                <w:sz w:val="28"/>
                <w:szCs w:val="28"/>
                <w:cs/>
                <w:lang w:bidi="th-TH"/>
              </w:rPr>
              <w:t xml:space="preserve">สำหรับนักศึกษาที่มีระดับคะแนนกลุ่มที่ </w:t>
            </w:r>
            <w:r w:rsidRPr="00B60D70">
              <w:rPr>
                <w:rFonts w:hint="cs"/>
                <w:sz w:val="28"/>
                <w:szCs w:val="28"/>
                <w:lang w:bidi="th-TH"/>
              </w:rPr>
              <w:t>1</w:t>
            </w:r>
            <w:r w:rsidRPr="00B60D70">
              <w:rPr>
                <w:rFonts w:hint="cs"/>
                <w:sz w:val="28"/>
                <w:szCs w:val="28"/>
              </w:rPr>
              <w:t xml:space="preserve"> </w:t>
            </w:r>
            <w:r w:rsidRPr="00B60D70">
              <w:rPr>
                <w:rFonts w:hint="cs"/>
                <w:sz w:val="28"/>
                <w:szCs w:val="28"/>
                <w:cs/>
                <w:lang w:bidi="th-TH"/>
              </w:rPr>
              <w:t xml:space="preserve">ตามที่สายวิชาภาษา </w:t>
            </w:r>
            <w:r w:rsidRPr="00B60D70">
              <w:rPr>
                <w:rFonts w:hint="cs"/>
                <w:sz w:val="28"/>
                <w:szCs w:val="28"/>
                <w:cs/>
                <w:lang w:bidi="th-TH"/>
              </w:rPr>
              <w:br/>
              <w:t>คณะศิลปศาสตร์กำหนด</w:t>
            </w:r>
          </w:p>
        </w:tc>
        <w:tc>
          <w:tcPr>
            <w:tcW w:w="2211" w:type="dxa"/>
            <w:tcBorders>
              <w:left w:val="single" w:sz="4" w:space="0" w:color="auto"/>
            </w:tcBorders>
          </w:tcPr>
          <w:p w14:paraId="5B42D007" w14:textId="77777777" w:rsidR="0075359B" w:rsidRPr="00B60D70" w:rsidRDefault="0075359B" w:rsidP="00D420AC">
            <w:pPr>
              <w:jc w:val="left"/>
              <w:rPr>
                <w:rFonts w:ascii="TH SarabunPSK" w:hAnsi="TH SarabunPSK" w:cs="TH SarabunPSK"/>
                <w:spacing w:val="-2"/>
                <w:sz w:val="28"/>
                <w:szCs w:val="28"/>
              </w:rPr>
            </w:pPr>
          </w:p>
        </w:tc>
      </w:tr>
      <w:tr w:rsidR="00B60D70" w:rsidRPr="00B60D70" w14:paraId="3B8C4B80"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2B2BD572" w14:textId="61952859" w:rsidR="0075359B" w:rsidRPr="00B60D70" w:rsidRDefault="00F551BD" w:rsidP="00D420AC">
            <w:pPr>
              <w:ind w:left="-50"/>
              <w:jc w:val="left"/>
              <w:rPr>
                <w:rFonts w:ascii="TH SarabunPSK" w:eastAsia="Angsana New" w:hAnsi="TH SarabunPSK" w:cs="TH SarabunPSK"/>
                <w:b/>
                <w:bCs/>
                <w:sz w:val="28"/>
                <w:szCs w:val="28"/>
                <w:cs/>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120</w:t>
            </w:r>
          </w:p>
        </w:tc>
        <w:tc>
          <w:tcPr>
            <w:tcW w:w="3742" w:type="dxa"/>
            <w:gridSpan w:val="2"/>
            <w:tcBorders>
              <w:top w:val="single" w:sz="4" w:space="0" w:color="auto"/>
              <w:left w:val="nil"/>
              <w:bottom w:val="single" w:sz="4" w:space="0" w:color="auto"/>
              <w:right w:val="nil"/>
            </w:tcBorders>
          </w:tcPr>
          <w:p w14:paraId="4BA84982"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lang w:val="th-TH"/>
              </w:rPr>
              <w:t>ภาษาอังกฤษทั่วไป</w:t>
            </w:r>
          </w:p>
          <w:p w14:paraId="1218EAED" w14:textId="53DF7551"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lang w:val="th-TH"/>
              </w:rPr>
              <w:t>(</w:t>
            </w:r>
            <w:r w:rsidR="00825587" w:rsidRPr="00B60D70">
              <w:rPr>
                <w:rFonts w:ascii="TH SarabunPSK" w:eastAsia="Angsana New" w:hAnsi="TH SarabunPSK" w:cs="TH SarabunPSK" w:hint="cs"/>
                <w:sz w:val="28"/>
                <w:szCs w:val="28"/>
                <w:lang w:val="th-TH"/>
              </w:rPr>
              <w:t>Genera</w:t>
            </w:r>
            <w:r w:rsidRPr="00B60D70">
              <w:rPr>
                <w:rFonts w:ascii="TH SarabunPSK" w:eastAsia="Angsana New" w:hAnsi="TH SarabunPSK" w:cs="TH SarabunPSK" w:hint="cs"/>
                <w:sz w:val="28"/>
                <w:szCs w:val="28"/>
                <w:lang w:val="th-TH"/>
              </w:rPr>
              <w:t>l English)</w:t>
            </w:r>
          </w:p>
        </w:tc>
        <w:tc>
          <w:tcPr>
            <w:tcW w:w="1134" w:type="dxa"/>
            <w:tcBorders>
              <w:top w:val="single" w:sz="4" w:space="0" w:color="auto"/>
              <w:left w:val="nil"/>
              <w:bottom w:val="single" w:sz="4" w:space="0" w:color="auto"/>
              <w:right w:val="single" w:sz="4" w:space="0" w:color="auto"/>
            </w:tcBorders>
          </w:tcPr>
          <w:p w14:paraId="60F952BF"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1020" w:type="dxa"/>
            <w:tcBorders>
              <w:top w:val="single" w:sz="4" w:space="0" w:color="auto"/>
              <w:left w:val="single" w:sz="4" w:space="0" w:color="auto"/>
              <w:bottom w:val="single" w:sz="4" w:space="0" w:color="auto"/>
              <w:right w:val="nil"/>
            </w:tcBorders>
          </w:tcPr>
          <w:p w14:paraId="57E8629F" w14:textId="6B7DC01A" w:rsidR="0075359B" w:rsidRPr="00B60D70" w:rsidRDefault="00F551BD" w:rsidP="00D420AC">
            <w:pPr>
              <w:ind w:left="-64"/>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120</w:t>
            </w:r>
          </w:p>
        </w:tc>
        <w:tc>
          <w:tcPr>
            <w:tcW w:w="3742" w:type="dxa"/>
            <w:gridSpan w:val="2"/>
            <w:tcBorders>
              <w:top w:val="single" w:sz="4" w:space="0" w:color="auto"/>
              <w:left w:val="nil"/>
              <w:bottom w:val="single" w:sz="4" w:space="0" w:color="auto"/>
              <w:right w:val="nil"/>
            </w:tcBorders>
          </w:tcPr>
          <w:p w14:paraId="091C438F"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lang w:val="th-TH"/>
              </w:rPr>
              <w:t>ภาษาอังกฤษทั่วไป</w:t>
            </w:r>
          </w:p>
          <w:p w14:paraId="1C58779A" w14:textId="482DC122" w:rsidR="0075359B" w:rsidRPr="00B60D70" w:rsidRDefault="0075359B" w:rsidP="00D420AC">
            <w:pPr>
              <w:ind w:left="-60"/>
              <w:jc w:val="left"/>
              <w:rPr>
                <w:rFonts w:ascii="TH SarabunPSK" w:eastAsia="Angsana New" w:hAnsi="TH SarabunPSK" w:cs="TH SarabunPSK"/>
                <w:b/>
                <w:bCs/>
                <w:sz w:val="28"/>
                <w:szCs w:val="28"/>
                <w:cs/>
              </w:rPr>
            </w:pPr>
            <w:r w:rsidRPr="00B60D70">
              <w:rPr>
                <w:rFonts w:ascii="TH SarabunPSK" w:eastAsia="Angsana New" w:hAnsi="TH SarabunPSK" w:cs="TH SarabunPSK" w:hint="cs"/>
                <w:sz w:val="28"/>
                <w:szCs w:val="28"/>
                <w:lang w:val="th-TH"/>
              </w:rPr>
              <w:t>(</w:t>
            </w:r>
            <w:r w:rsidR="00825587" w:rsidRPr="00B60D70">
              <w:rPr>
                <w:rFonts w:ascii="TH SarabunPSK" w:eastAsia="Angsana New" w:hAnsi="TH SarabunPSK" w:cs="TH SarabunPSK" w:hint="cs"/>
                <w:sz w:val="28"/>
                <w:szCs w:val="28"/>
                <w:lang w:val="th-TH"/>
              </w:rPr>
              <w:t>Genera</w:t>
            </w:r>
            <w:r w:rsidRPr="00B60D70">
              <w:rPr>
                <w:rFonts w:ascii="TH SarabunPSK" w:eastAsia="Angsana New" w:hAnsi="TH SarabunPSK" w:cs="TH SarabunPSK" w:hint="cs"/>
                <w:sz w:val="28"/>
                <w:szCs w:val="28"/>
                <w:lang w:val="th-TH"/>
              </w:rPr>
              <w:t>l English)</w:t>
            </w:r>
          </w:p>
        </w:tc>
        <w:tc>
          <w:tcPr>
            <w:tcW w:w="1134" w:type="dxa"/>
            <w:tcBorders>
              <w:top w:val="single" w:sz="4" w:space="0" w:color="auto"/>
              <w:left w:val="nil"/>
              <w:bottom w:val="single" w:sz="4" w:space="0" w:color="auto"/>
              <w:right w:val="single" w:sz="4" w:space="0" w:color="auto"/>
            </w:tcBorders>
          </w:tcPr>
          <w:p w14:paraId="08F120B2" w14:textId="77777777" w:rsidR="0075359B" w:rsidRPr="00B60D70" w:rsidRDefault="0075359B" w:rsidP="00D420AC">
            <w:pPr>
              <w:jc w:val="right"/>
              <w:rPr>
                <w:rFonts w:ascii="TH SarabunPSK" w:eastAsia="Angsana New" w:hAnsi="TH SarabunPSK" w:cs="TH SarabunPSK"/>
                <w:b/>
                <w:bCs/>
                <w:sz w:val="28"/>
                <w:szCs w:val="28"/>
                <w:cs/>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2211" w:type="dxa"/>
            <w:tcBorders>
              <w:left w:val="single" w:sz="4" w:space="0" w:color="auto"/>
            </w:tcBorders>
          </w:tcPr>
          <w:p w14:paraId="258006A9" w14:textId="77777777" w:rsidR="0075359B" w:rsidRPr="00B60D70" w:rsidRDefault="0075359B" w:rsidP="00D420AC">
            <w:pPr>
              <w:ind w:left="-67"/>
              <w:jc w:val="left"/>
              <w:rPr>
                <w:rFonts w:ascii="TH SarabunPSK" w:eastAsia="Cordia New" w:hAnsi="TH SarabunPSK" w:cs="TH SarabunPSK"/>
                <w:noProof/>
                <w:sz w:val="28"/>
                <w:szCs w:val="28"/>
              </w:rPr>
            </w:pPr>
            <w:r w:rsidRPr="00B60D70">
              <w:rPr>
                <w:rFonts w:ascii="TH SarabunPSK" w:hAnsi="TH SarabunPSK" w:cs="TH SarabunPSK" w:hint="cs"/>
                <w:spacing w:val="-2"/>
                <w:sz w:val="28"/>
                <w:szCs w:val="28"/>
                <w:cs/>
              </w:rPr>
              <w:t>คง</w:t>
            </w:r>
            <w:r w:rsidRPr="00B60D70">
              <w:rPr>
                <w:rFonts w:ascii="TH SarabunPSK" w:hAnsi="TH SarabunPSK" w:cs="TH SarabunPSK" w:hint="cs"/>
                <w:sz w:val="28"/>
                <w:szCs w:val="28"/>
                <w:cs/>
              </w:rPr>
              <w:t>เดิม</w:t>
            </w:r>
          </w:p>
        </w:tc>
      </w:tr>
      <w:tr w:rsidR="00B60D70" w:rsidRPr="00B60D70" w14:paraId="33CC91F2"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103939A1" w14:textId="6D07F6F7"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220</w:t>
            </w:r>
          </w:p>
        </w:tc>
        <w:tc>
          <w:tcPr>
            <w:tcW w:w="3742" w:type="dxa"/>
            <w:gridSpan w:val="2"/>
            <w:tcBorders>
              <w:top w:val="single" w:sz="4" w:space="0" w:color="auto"/>
              <w:left w:val="nil"/>
              <w:bottom w:val="single" w:sz="4" w:space="0" w:color="auto"/>
              <w:right w:val="nil"/>
            </w:tcBorders>
          </w:tcPr>
          <w:p w14:paraId="7E649DF1"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lang w:val="th-TH"/>
              </w:rPr>
              <w:t>ภาษาอังกฤษเชิงวิชาการ</w:t>
            </w:r>
          </w:p>
          <w:p w14:paraId="750C1930"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lang w:val="th-TH"/>
              </w:rPr>
              <w:t>(Academic English)</w:t>
            </w:r>
          </w:p>
        </w:tc>
        <w:tc>
          <w:tcPr>
            <w:tcW w:w="1134" w:type="dxa"/>
            <w:tcBorders>
              <w:top w:val="single" w:sz="4" w:space="0" w:color="auto"/>
              <w:left w:val="nil"/>
              <w:bottom w:val="single" w:sz="4" w:space="0" w:color="auto"/>
              <w:right w:val="single" w:sz="4" w:space="0" w:color="auto"/>
            </w:tcBorders>
          </w:tcPr>
          <w:p w14:paraId="6C2F4357"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1020" w:type="dxa"/>
            <w:tcBorders>
              <w:top w:val="single" w:sz="4" w:space="0" w:color="auto"/>
              <w:left w:val="single" w:sz="4" w:space="0" w:color="auto"/>
              <w:bottom w:val="single" w:sz="4" w:space="0" w:color="auto"/>
              <w:right w:val="nil"/>
            </w:tcBorders>
          </w:tcPr>
          <w:p w14:paraId="6C375903" w14:textId="6D055281" w:rsidR="0075359B" w:rsidRPr="00B60D70" w:rsidRDefault="00F551BD" w:rsidP="00D420AC">
            <w:pPr>
              <w:ind w:left="-64"/>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220</w:t>
            </w:r>
          </w:p>
        </w:tc>
        <w:tc>
          <w:tcPr>
            <w:tcW w:w="3742" w:type="dxa"/>
            <w:gridSpan w:val="2"/>
            <w:tcBorders>
              <w:top w:val="single" w:sz="4" w:space="0" w:color="auto"/>
              <w:left w:val="nil"/>
              <w:bottom w:val="single" w:sz="4" w:space="0" w:color="auto"/>
              <w:right w:val="nil"/>
            </w:tcBorders>
          </w:tcPr>
          <w:p w14:paraId="225EC466"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lang w:val="th-TH"/>
              </w:rPr>
              <w:t>ภาษาอังกฤษเชิงวิชาการ</w:t>
            </w:r>
          </w:p>
          <w:p w14:paraId="28A13DB8"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lang w:val="th-TH"/>
              </w:rPr>
              <w:t>(Academic English)</w:t>
            </w:r>
          </w:p>
        </w:tc>
        <w:tc>
          <w:tcPr>
            <w:tcW w:w="1134" w:type="dxa"/>
            <w:tcBorders>
              <w:top w:val="single" w:sz="4" w:space="0" w:color="auto"/>
              <w:left w:val="nil"/>
              <w:bottom w:val="single" w:sz="4" w:space="0" w:color="auto"/>
              <w:right w:val="single" w:sz="4" w:space="0" w:color="auto"/>
            </w:tcBorders>
          </w:tcPr>
          <w:p w14:paraId="4CC98C51" w14:textId="77777777" w:rsidR="0075359B" w:rsidRPr="00B60D70" w:rsidRDefault="0075359B" w:rsidP="00D420AC">
            <w:pPr>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2211" w:type="dxa"/>
            <w:tcBorders>
              <w:left w:val="single" w:sz="4" w:space="0" w:color="auto"/>
            </w:tcBorders>
          </w:tcPr>
          <w:p w14:paraId="6B18DC69"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cs/>
              </w:rPr>
              <w:t>คง</w:t>
            </w:r>
            <w:r w:rsidRPr="00B60D70">
              <w:rPr>
                <w:rFonts w:ascii="TH SarabunPSK" w:hAnsi="TH SarabunPSK" w:cs="TH SarabunPSK" w:hint="cs"/>
                <w:sz w:val="28"/>
                <w:szCs w:val="28"/>
                <w:cs/>
              </w:rPr>
              <w:t>เดิม</w:t>
            </w:r>
          </w:p>
        </w:tc>
      </w:tr>
      <w:tr w:rsidR="00B60D70" w:rsidRPr="00B60D70" w14:paraId="2A3FDD81"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4A07B6AC" w14:textId="75DECF9C"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223</w:t>
            </w:r>
          </w:p>
        </w:tc>
        <w:tc>
          <w:tcPr>
            <w:tcW w:w="3742" w:type="dxa"/>
            <w:gridSpan w:val="2"/>
            <w:tcBorders>
              <w:top w:val="single" w:sz="4" w:space="0" w:color="auto"/>
              <w:left w:val="nil"/>
              <w:bottom w:val="single" w:sz="4" w:space="0" w:color="auto"/>
              <w:right w:val="nil"/>
            </w:tcBorders>
          </w:tcPr>
          <w:p w14:paraId="24F7C272"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ภาษาอังกฤษเพื่อการสื่อสารในที่ทำงาน</w:t>
            </w:r>
          </w:p>
          <w:p w14:paraId="4FEB60B6"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English for Workplace Communication)</w:t>
            </w:r>
          </w:p>
        </w:tc>
        <w:tc>
          <w:tcPr>
            <w:tcW w:w="1134" w:type="dxa"/>
            <w:tcBorders>
              <w:top w:val="single" w:sz="4" w:space="0" w:color="auto"/>
              <w:left w:val="nil"/>
              <w:bottom w:val="single" w:sz="4" w:space="0" w:color="auto"/>
              <w:right w:val="single" w:sz="4" w:space="0" w:color="auto"/>
            </w:tcBorders>
          </w:tcPr>
          <w:p w14:paraId="13EA0308"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1020" w:type="dxa"/>
            <w:tcBorders>
              <w:top w:val="single" w:sz="4" w:space="0" w:color="auto"/>
              <w:left w:val="single" w:sz="4" w:space="0" w:color="auto"/>
              <w:bottom w:val="single" w:sz="4" w:space="0" w:color="auto"/>
              <w:right w:val="nil"/>
            </w:tcBorders>
          </w:tcPr>
          <w:p w14:paraId="13830660" w14:textId="567A9A30" w:rsidR="0075359B" w:rsidRPr="00B60D70" w:rsidRDefault="00F551BD" w:rsidP="00D420AC">
            <w:pPr>
              <w:ind w:left="-64"/>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2</w:t>
            </w:r>
            <w:r w:rsidR="0075359B" w:rsidRPr="00B60D70">
              <w:rPr>
                <w:rFonts w:ascii="TH SarabunPSK" w:eastAsia="Angsana New" w:hAnsi="TH SarabunPSK" w:cs="TH SarabunPSK" w:hint="cs"/>
                <w:sz w:val="28"/>
                <w:szCs w:val="28"/>
                <w:cs/>
              </w:rPr>
              <w:t>50</w:t>
            </w:r>
          </w:p>
        </w:tc>
        <w:tc>
          <w:tcPr>
            <w:tcW w:w="3742" w:type="dxa"/>
            <w:gridSpan w:val="2"/>
            <w:tcBorders>
              <w:top w:val="single" w:sz="4" w:space="0" w:color="auto"/>
              <w:left w:val="nil"/>
              <w:bottom w:val="single" w:sz="4" w:space="0" w:color="auto"/>
              <w:right w:val="nil"/>
            </w:tcBorders>
          </w:tcPr>
          <w:p w14:paraId="24985AC2"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ภาษาไทยเพื่อการสื่อสารและงานอาชีพ</w:t>
            </w:r>
          </w:p>
          <w:p w14:paraId="03DE7BB4" w14:textId="77777777" w:rsidR="0075359B" w:rsidRPr="00B60D70" w:rsidRDefault="0075359B" w:rsidP="00D420AC">
            <w:pPr>
              <w:ind w:left="-6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rPr>
              <w:t>Thai for Communication and Careers)</w:t>
            </w:r>
          </w:p>
        </w:tc>
        <w:tc>
          <w:tcPr>
            <w:tcW w:w="1134" w:type="dxa"/>
            <w:tcBorders>
              <w:top w:val="single" w:sz="4" w:space="0" w:color="auto"/>
              <w:left w:val="nil"/>
              <w:bottom w:val="single" w:sz="4" w:space="0" w:color="auto"/>
              <w:right w:val="single" w:sz="4" w:space="0" w:color="auto"/>
            </w:tcBorders>
          </w:tcPr>
          <w:p w14:paraId="093C56DA" w14:textId="77777777" w:rsidR="0075359B" w:rsidRPr="00B60D70" w:rsidRDefault="0075359B" w:rsidP="00D420AC">
            <w:pPr>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2211" w:type="dxa"/>
            <w:tcBorders>
              <w:left w:val="single" w:sz="4" w:space="0" w:color="auto"/>
            </w:tcBorders>
          </w:tcPr>
          <w:p w14:paraId="6ADC8DFC" w14:textId="3A66A4EF"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z w:val="28"/>
                <w:szCs w:val="28"/>
                <w:cs/>
              </w:rPr>
              <w:t>เปลี่ยนเป็น</w:t>
            </w:r>
            <w:r w:rsidRPr="00B60D70">
              <w:rPr>
                <w:rFonts w:ascii="TH SarabunPSK" w:eastAsia="Angsana New" w:hAnsi="TH SarabunPSK" w:cs="TH SarabunPSK" w:hint="cs"/>
                <w:sz w:val="28"/>
                <w:szCs w:val="28"/>
                <w:cs/>
              </w:rPr>
              <w:t xml:space="preserve"> </w:t>
            </w:r>
            <w:r w:rsidR="00F551BD" w:rsidRPr="00B60D70">
              <w:rPr>
                <w:rFonts w:ascii="TH SarabunPSK" w:eastAsia="Angsana New" w:hAnsi="TH SarabunPSK" w:cs="TH SarabunPSK" w:hint="cs"/>
                <w:sz w:val="28"/>
                <w:szCs w:val="28"/>
              </w:rPr>
              <w:t xml:space="preserve">LNG </w:t>
            </w:r>
            <w:r w:rsidRPr="00B60D70">
              <w:rPr>
                <w:rFonts w:ascii="TH SarabunPSK" w:eastAsia="Angsana New" w:hAnsi="TH SarabunPSK" w:cs="TH SarabunPSK" w:hint="cs"/>
                <w:sz w:val="28"/>
                <w:szCs w:val="28"/>
              </w:rPr>
              <w:t>250</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cs/>
                <w:lang w:val="th-TH"/>
              </w:rPr>
              <w:t>เนื่องจากเป็นวิชาบังคับของการมีใบประกอบวิชาชีพครูตามเกณฑ์คุรุสภา</w:t>
            </w:r>
          </w:p>
        </w:tc>
      </w:tr>
      <w:tr w:rsidR="00B60D70" w:rsidRPr="00B60D70" w14:paraId="0FE276CD" w14:textId="77777777" w:rsidTr="00D420AC">
        <w:trPr>
          <w:trHeight w:val="170"/>
          <w:tblHeader/>
        </w:trPr>
        <w:tc>
          <w:tcPr>
            <w:tcW w:w="5896" w:type="dxa"/>
            <w:gridSpan w:val="4"/>
            <w:tcBorders>
              <w:top w:val="single" w:sz="4" w:space="0" w:color="auto"/>
              <w:left w:val="single" w:sz="4" w:space="0" w:color="auto"/>
              <w:bottom w:val="single" w:sz="4" w:space="0" w:color="auto"/>
              <w:right w:val="single" w:sz="4" w:space="0" w:color="auto"/>
            </w:tcBorders>
          </w:tcPr>
          <w:p w14:paraId="6F21797F" w14:textId="77777777" w:rsidR="0075359B" w:rsidRPr="00B60D70" w:rsidRDefault="0075359B" w:rsidP="00D420AC">
            <w:pPr>
              <w:pStyle w:val="TableParagraph"/>
              <w:ind w:left="136"/>
              <w:rPr>
                <w:rFonts w:eastAsia="Angsana New"/>
                <w:b/>
                <w:bCs/>
                <w:sz w:val="28"/>
                <w:szCs w:val="28"/>
              </w:rPr>
            </w:pPr>
            <w:r w:rsidRPr="00B60D70">
              <w:rPr>
                <w:rFonts w:hint="cs"/>
                <w:sz w:val="28"/>
                <w:szCs w:val="28"/>
                <w:cs/>
                <w:lang w:bidi="th-TH"/>
              </w:rPr>
              <w:t>สำหรับนักศึกษาที่มีระดับคะแนนกลุ่มที่ 2</w:t>
            </w:r>
            <w:r w:rsidRPr="00B60D70">
              <w:rPr>
                <w:rFonts w:hint="cs"/>
                <w:sz w:val="28"/>
                <w:szCs w:val="28"/>
              </w:rPr>
              <w:t xml:space="preserve"> </w:t>
            </w:r>
            <w:r w:rsidRPr="00B60D70">
              <w:rPr>
                <w:rFonts w:hint="cs"/>
                <w:sz w:val="28"/>
                <w:szCs w:val="28"/>
                <w:cs/>
                <w:lang w:bidi="th-TH"/>
              </w:rPr>
              <w:t xml:space="preserve">ตามที่สายวิชาภาษา </w:t>
            </w:r>
            <w:r w:rsidRPr="00B60D70">
              <w:rPr>
                <w:rFonts w:hint="cs"/>
                <w:sz w:val="28"/>
                <w:szCs w:val="28"/>
                <w:cs/>
                <w:lang w:bidi="th-TH"/>
              </w:rPr>
              <w:br/>
              <w:t>คณะศิลปศาสตร์กำหนด</w:t>
            </w:r>
          </w:p>
        </w:tc>
        <w:tc>
          <w:tcPr>
            <w:tcW w:w="5896" w:type="dxa"/>
            <w:gridSpan w:val="4"/>
            <w:tcBorders>
              <w:top w:val="single" w:sz="4" w:space="0" w:color="auto"/>
              <w:left w:val="single" w:sz="4" w:space="0" w:color="auto"/>
              <w:bottom w:val="single" w:sz="4" w:space="0" w:color="auto"/>
              <w:right w:val="single" w:sz="4" w:space="0" w:color="auto"/>
            </w:tcBorders>
            <w:vAlign w:val="center"/>
          </w:tcPr>
          <w:p w14:paraId="723F02F5" w14:textId="77777777" w:rsidR="0075359B" w:rsidRPr="00B60D70" w:rsidRDefault="0075359B" w:rsidP="00D420AC">
            <w:pPr>
              <w:pStyle w:val="TableParagraph"/>
              <w:ind w:left="136"/>
              <w:rPr>
                <w:rFonts w:eastAsia="Angsana New"/>
                <w:b/>
                <w:bCs/>
                <w:sz w:val="28"/>
                <w:szCs w:val="28"/>
                <w:cs/>
              </w:rPr>
            </w:pPr>
            <w:r w:rsidRPr="00B60D70">
              <w:rPr>
                <w:rFonts w:hint="cs"/>
                <w:sz w:val="28"/>
                <w:szCs w:val="28"/>
                <w:cs/>
                <w:lang w:bidi="th-TH"/>
              </w:rPr>
              <w:t>สำหรับนักศึกษาที่มีระดับคะแนนกลุ่มที่ 2</w:t>
            </w:r>
            <w:r w:rsidRPr="00B60D70">
              <w:rPr>
                <w:rFonts w:hint="cs"/>
                <w:sz w:val="28"/>
                <w:szCs w:val="28"/>
              </w:rPr>
              <w:t xml:space="preserve"> </w:t>
            </w:r>
            <w:r w:rsidRPr="00B60D70">
              <w:rPr>
                <w:rFonts w:hint="cs"/>
                <w:sz w:val="28"/>
                <w:szCs w:val="28"/>
                <w:cs/>
                <w:lang w:bidi="th-TH"/>
              </w:rPr>
              <w:t xml:space="preserve">ตามที่สายวิชาภาษา </w:t>
            </w:r>
            <w:r w:rsidRPr="00B60D70">
              <w:rPr>
                <w:rFonts w:hint="cs"/>
                <w:sz w:val="28"/>
                <w:szCs w:val="28"/>
                <w:cs/>
                <w:lang w:bidi="th-TH"/>
              </w:rPr>
              <w:br/>
              <w:t>คณะศิลปศาสตร์กำหนด</w:t>
            </w:r>
          </w:p>
        </w:tc>
        <w:tc>
          <w:tcPr>
            <w:tcW w:w="2211" w:type="dxa"/>
            <w:tcBorders>
              <w:left w:val="single" w:sz="4" w:space="0" w:color="auto"/>
            </w:tcBorders>
          </w:tcPr>
          <w:p w14:paraId="76615ABA" w14:textId="77777777" w:rsidR="0075359B" w:rsidRPr="00B60D70" w:rsidRDefault="0075359B" w:rsidP="00D420AC">
            <w:pPr>
              <w:jc w:val="left"/>
              <w:rPr>
                <w:rFonts w:ascii="TH SarabunPSK" w:hAnsi="TH SarabunPSK" w:cs="TH SarabunPSK"/>
                <w:spacing w:val="-2"/>
                <w:sz w:val="28"/>
                <w:szCs w:val="28"/>
              </w:rPr>
            </w:pPr>
          </w:p>
        </w:tc>
      </w:tr>
      <w:tr w:rsidR="00B60D70" w:rsidRPr="00B60D70" w14:paraId="22460329"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7DF4593B" w14:textId="2F0BFBDA"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220</w:t>
            </w:r>
          </w:p>
        </w:tc>
        <w:tc>
          <w:tcPr>
            <w:tcW w:w="3742" w:type="dxa"/>
            <w:gridSpan w:val="2"/>
            <w:tcBorders>
              <w:top w:val="single" w:sz="4" w:space="0" w:color="auto"/>
              <w:left w:val="nil"/>
              <w:bottom w:val="single" w:sz="4" w:space="0" w:color="auto"/>
              <w:right w:val="nil"/>
            </w:tcBorders>
          </w:tcPr>
          <w:p w14:paraId="22102692"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lang w:val="th-TH"/>
              </w:rPr>
              <w:t>ภาษาอังกฤษเชิงวิชาการ</w:t>
            </w:r>
          </w:p>
          <w:p w14:paraId="60A46583"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lang w:val="th-TH"/>
              </w:rPr>
              <w:t>(Academic English)</w:t>
            </w:r>
          </w:p>
        </w:tc>
        <w:tc>
          <w:tcPr>
            <w:tcW w:w="1134" w:type="dxa"/>
            <w:tcBorders>
              <w:top w:val="single" w:sz="4" w:space="0" w:color="auto"/>
              <w:left w:val="nil"/>
              <w:bottom w:val="single" w:sz="4" w:space="0" w:color="auto"/>
              <w:right w:val="single" w:sz="4" w:space="0" w:color="auto"/>
            </w:tcBorders>
          </w:tcPr>
          <w:p w14:paraId="1DD72E74"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1020" w:type="dxa"/>
            <w:tcBorders>
              <w:top w:val="single" w:sz="4" w:space="0" w:color="auto"/>
              <w:left w:val="single" w:sz="4" w:space="0" w:color="auto"/>
              <w:bottom w:val="single" w:sz="4" w:space="0" w:color="auto"/>
              <w:right w:val="nil"/>
            </w:tcBorders>
          </w:tcPr>
          <w:p w14:paraId="631DE624" w14:textId="4594826A" w:rsidR="0075359B" w:rsidRPr="00B60D70" w:rsidRDefault="00F551BD" w:rsidP="00D420AC">
            <w:pPr>
              <w:ind w:left="-64"/>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220</w:t>
            </w:r>
          </w:p>
        </w:tc>
        <w:tc>
          <w:tcPr>
            <w:tcW w:w="3742" w:type="dxa"/>
            <w:gridSpan w:val="2"/>
            <w:tcBorders>
              <w:top w:val="single" w:sz="4" w:space="0" w:color="auto"/>
              <w:left w:val="nil"/>
              <w:bottom w:val="single" w:sz="4" w:space="0" w:color="auto"/>
              <w:right w:val="nil"/>
            </w:tcBorders>
          </w:tcPr>
          <w:p w14:paraId="0D12D04B"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lang w:val="th-TH"/>
              </w:rPr>
              <w:t>ภาษาอังกฤษเชิงวิชาการ</w:t>
            </w:r>
          </w:p>
          <w:p w14:paraId="25CD7F3A"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lang w:val="th-TH"/>
              </w:rPr>
              <w:t>(Academic English)</w:t>
            </w:r>
          </w:p>
        </w:tc>
        <w:tc>
          <w:tcPr>
            <w:tcW w:w="1134" w:type="dxa"/>
            <w:tcBorders>
              <w:top w:val="single" w:sz="4" w:space="0" w:color="auto"/>
              <w:left w:val="nil"/>
              <w:bottom w:val="single" w:sz="4" w:space="0" w:color="auto"/>
              <w:right w:val="single" w:sz="4" w:space="0" w:color="auto"/>
            </w:tcBorders>
          </w:tcPr>
          <w:p w14:paraId="57968D77" w14:textId="77777777" w:rsidR="0075359B" w:rsidRPr="00B60D70" w:rsidRDefault="0075359B" w:rsidP="00D420AC">
            <w:pPr>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2211" w:type="dxa"/>
            <w:tcBorders>
              <w:top w:val="single" w:sz="4" w:space="0" w:color="auto"/>
              <w:left w:val="single" w:sz="4" w:space="0" w:color="auto"/>
              <w:bottom w:val="single" w:sz="4" w:space="0" w:color="auto"/>
              <w:right w:val="single" w:sz="4" w:space="0" w:color="auto"/>
            </w:tcBorders>
          </w:tcPr>
          <w:p w14:paraId="45BDED50"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cs/>
              </w:rPr>
              <w:t>คง</w:t>
            </w:r>
            <w:r w:rsidRPr="00B60D70">
              <w:rPr>
                <w:rFonts w:ascii="TH SarabunPSK" w:hAnsi="TH SarabunPSK" w:cs="TH SarabunPSK" w:hint="cs"/>
                <w:sz w:val="28"/>
                <w:szCs w:val="28"/>
                <w:cs/>
              </w:rPr>
              <w:t>เดิม</w:t>
            </w:r>
          </w:p>
        </w:tc>
      </w:tr>
      <w:tr w:rsidR="00B60D70" w:rsidRPr="00B60D70" w14:paraId="577F8160"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72F4015A" w14:textId="7A8B1712" w:rsidR="0075359B" w:rsidRPr="00B60D70" w:rsidRDefault="00F551BD" w:rsidP="00D420AC">
            <w:pPr>
              <w:ind w:left="-50"/>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223</w:t>
            </w:r>
          </w:p>
        </w:tc>
        <w:tc>
          <w:tcPr>
            <w:tcW w:w="3742" w:type="dxa"/>
            <w:gridSpan w:val="2"/>
            <w:tcBorders>
              <w:top w:val="single" w:sz="4" w:space="0" w:color="auto"/>
              <w:left w:val="nil"/>
              <w:bottom w:val="single" w:sz="4" w:space="0" w:color="auto"/>
              <w:right w:val="nil"/>
            </w:tcBorders>
          </w:tcPr>
          <w:p w14:paraId="15E4C226"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ภาษาอังกฤษเพื่อการสื่อสารในที่ทางาน</w:t>
            </w:r>
          </w:p>
          <w:p w14:paraId="03F8E760" w14:textId="77777777"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English for Workplace Communication)</w:t>
            </w:r>
          </w:p>
        </w:tc>
        <w:tc>
          <w:tcPr>
            <w:tcW w:w="1134" w:type="dxa"/>
            <w:tcBorders>
              <w:top w:val="single" w:sz="4" w:space="0" w:color="auto"/>
              <w:left w:val="nil"/>
              <w:bottom w:val="single" w:sz="4" w:space="0" w:color="auto"/>
              <w:right w:val="single" w:sz="4" w:space="0" w:color="auto"/>
            </w:tcBorders>
          </w:tcPr>
          <w:p w14:paraId="7ED110DB"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1020" w:type="dxa"/>
            <w:tcBorders>
              <w:top w:val="single" w:sz="4" w:space="0" w:color="auto"/>
              <w:left w:val="single" w:sz="4" w:space="0" w:color="auto"/>
              <w:bottom w:val="single" w:sz="4" w:space="0" w:color="auto"/>
              <w:right w:val="nil"/>
            </w:tcBorders>
          </w:tcPr>
          <w:p w14:paraId="3580B099" w14:textId="5575F863" w:rsidR="0075359B" w:rsidRPr="00B60D70" w:rsidRDefault="00F551BD" w:rsidP="00D420AC">
            <w:pPr>
              <w:ind w:left="-64"/>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223</w:t>
            </w:r>
          </w:p>
        </w:tc>
        <w:tc>
          <w:tcPr>
            <w:tcW w:w="3742" w:type="dxa"/>
            <w:gridSpan w:val="2"/>
            <w:tcBorders>
              <w:top w:val="single" w:sz="4" w:space="0" w:color="auto"/>
              <w:left w:val="nil"/>
              <w:bottom w:val="single" w:sz="4" w:space="0" w:color="auto"/>
              <w:right w:val="nil"/>
            </w:tcBorders>
          </w:tcPr>
          <w:p w14:paraId="2503ADFB"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ภาษาอังกฤษเพื่อการสื่อสารในที่ทางาน</w:t>
            </w:r>
          </w:p>
          <w:p w14:paraId="19364C34" w14:textId="77777777"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English for Workplace Communication)</w:t>
            </w:r>
          </w:p>
        </w:tc>
        <w:tc>
          <w:tcPr>
            <w:tcW w:w="1134" w:type="dxa"/>
            <w:tcBorders>
              <w:top w:val="single" w:sz="4" w:space="0" w:color="auto"/>
              <w:left w:val="nil"/>
              <w:bottom w:val="single" w:sz="4" w:space="0" w:color="auto"/>
              <w:right w:val="single" w:sz="4" w:space="0" w:color="auto"/>
            </w:tcBorders>
          </w:tcPr>
          <w:p w14:paraId="53162E72" w14:textId="77777777" w:rsidR="0075359B" w:rsidRPr="00B60D70" w:rsidRDefault="0075359B" w:rsidP="00D420AC">
            <w:pPr>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2211" w:type="dxa"/>
            <w:tcBorders>
              <w:top w:val="single" w:sz="4" w:space="0" w:color="auto"/>
              <w:left w:val="single" w:sz="4" w:space="0" w:color="auto"/>
              <w:bottom w:val="single" w:sz="4" w:space="0" w:color="auto"/>
              <w:right w:val="single" w:sz="4" w:space="0" w:color="auto"/>
            </w:tcBorders>
          </w:tcPr>
          <w:p w14:paraId="1500B72A" w14:textId="77777777" w:rsidR="0075359B" w:rsidRPr="00B60D70" w:rsidRDefault="0075359B" w:rsidP="00D420AC">
            <w:pPr>
              <w:ind w:left="-67"/>
              <w:jc w:val="left"/>
              <w:rPr>
                <w:rFonts w:ascii="TH SarabunPSK" w:hAnsi="TH SarabunPSK" w:cs="TH SarabunPSK"/>
                <w:spacing w:val="-2"/>
                <w:sz w:val="28"/>
                <w:szCs w:val="28"/>
              </w:rPr>
            </w:pPr>
            <w:r w:rsidRPr="00B60D70">
              <w:rPr>
                <w:rFonts w:ascii="TH SarabunPSK" w:hAnsi="TH SarabunPSK" w:cs="TH SarabunPSK" w:hint="cs"/>
                <w:spacing w:val="-2"/>
                <w:sz w:val="28"/>
                <w:szCs w:val="28"/>
                <w:cs/>
              </w:rPr>
              <w:t>คงเดิม</w:t>
            </w:r>
          </w:p>
        </w:tc>
      </w:tr>
      <w:tr w:rsidR="00B60D70" w:rsidRPr="00B60D70" w14:paraId="0A8F2393"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519325C7" w14:textId="4E0AEC0B"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cs/>
              </w:rPr>
              <w:t>329</w:t>
            </w:r>
          </w:p>
        </w:tc>
        <w:tc>
          <w:tcPr>
            <w:tcW w:w="3742" w:type="dxa"/>
            <w:gridSpan w:val="2"/>
            <w:tcBorders>
              <w:top w:val="single" w:sz="4" w:space="0" w:color="auto"/>
              <w:left w:val="nil"/>
              <w:bottom w:val="single" w:sz="4" w:space="0" w:color="auto"/>
              <w:right w:val="nil"/>
            </w:tcBorders>
          </w:tcPr>
          <w:p w14:paraId="151D1E55"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การเรียนภาษาอังกฤษผ่านการเรียนรู้ด้วยตนเอง</w:t>
            </w:r>
          </w:p>
          <w:p w14:paraId="192170F5"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English through Independent Learning)</w:t>
            </w:r>
          </w:p>
        </w:tc>
        <w:tc>
          <w:tcPr>
            <w:tcW w:w="1134" w:type="dxa"/>
            <w:tcBorders>
              <w:top w:val="single" w:sz="4" w:space="0" w:color="auto"/>
              <w:left w:val="nil"/>
              <w:bottom w:val="single" w:sz="4" w:space="0" w:color="auto"/>
              <w:right w:val="single" w:sz="4" w:space="0" w:color="auto"/>
            </w:tcBorders>
          </w:tcPr>
          <w:p w14:paraId="32F724D2"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1020" w:type="dxa"/>
            <w:tcBorders>
              <w:top w:val="single" w:sz="4" w:space="0" w:color="auto"/>
              <w:left w:val="single" w:sz="4" w:space="0" w:color="auto"/>
              <w:bottom w:val="single" w:sz="4" w:space="0" w:color="auto"/>
              <w:right w:val="nil"/>
            </w:tcBorders>
          </w:tcPr>
          <w:p w14:paraId="4E4C6082" w14:textId="04590D0B" w:rsidR="0075359B" w:rsidRPr="00B60D70" w:rsidRDefault="00F551BD" w:rsidP="00D420AC">
            <w:pPr>
              <w:ind w:left="-64"/>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2</w:t>
            </w:r>
            <w:r w:rsidR="0075359B" w:rsidRPr="00B60D70">
              <w:rPr>
                <w:rFonts w:ascii="TH SarabunPSK" w:eastAsia="Angsana New" w:hAnsi="TH SarabunPSK" w:cs="TH SarabunPSK" w:hint="cs"/>
                <w:sz w:val="28"/>
                <w:szCs w:val="28"/>
                <w:cs/>
              </w:rPr>
              <w:t>50</w:t>
            </w:r>
          </w:p>
        </w:tc>
        <w:tc>
          <w:tcPr>
            <w:tcW w:w="3742" w:type="dxa"/>
            <w:gridSpan w:val="2"/>
            <w:tcBorders>
              <w:top w:val="single" w:sz="4" w:space="0" w:color="auto"/>
              <w:left w:val="nil"/>
              <w:bottom w:val="single" w:sz="4" w:space="0" w:color="auto"/>
              <w:right w:val="nil"/>
            </w:tcBorders>
          </w:tcPr>
          <w:p w14:paraId="631F3B5C"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ภาษาไทยเพื่อการสื่อสารและงานอาชีพ</w:t>
            </w:r>
          </w:p>
          <w:p w14:paraId="403513FC" w14:textId="77777777" w:rsidR="0075359B" w:rsidRPr="00B60D70" w:rsidRDefault="0075359B" w:rsidP="00D420AC">
            <w:pPr>
              <w:ind w:left="-6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rPr>
              <w:t>Thai for Communication and Careers)</w:t>
            </w:r>
          </w:p>
        </w:tc>
        <w:tc>
          <w:tcPr>
            <w:tcW w:w="1134" w:type="dxa"/>
            <w:tcBorders>
              <w:top w:val="single" w:sz="4" w:space="0" w:color="auto"/>
              <w:left w:val="nil"/>
              <w:bottom w:val="single" w:sz="4" w:space="0" w:color="auto"/>
              <w:right w:val="single" w:sz="4" w:space="0" w:color="auto"/>
            </w:tcBorders>
          </w:tcPr>
          <w:p w14:paraId="4F4C8309" w14:textId="77777777" w:rsidR="0075359B" w:rsidRPr="00B60D70" w:rsidRDefault="0075359B" w:rsidP="00D420AC">
            <w:pPr>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2211" w:type="dxa"/>
            <w:tcBorders>
              <w:top w:val="single" w:sz="4" w:space="0" w:color="auto"/>
              <w:left w:val="single" w:sz="4" w:space="0" w:color="auto"/>
              <w:bottom w:val="single" w:sz="4" w:space="0" w:color="auto"/>
              <w:right w:val="single" w:sz="4" w:space="0" w:color="auto"/>
            </w:tcBorders>
          </w:tcPr>
          <w:p w14:paraId="454BDDF7" w14:textId="6BBC2161"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cs/>
              </w:rPr>
              <w:t xml:space="preserve">เปลี่ยนเป็น </w:t>
            </w:r>
            <w:r w:rsidR="00F551BD" w:rsidRPr="00B60D70">
              <w:rPr>
                <w:rFonts w:ascii="TH SarabunPSK" w:hAnsi="TH SarabunPSK" w:cs="TH SarabunPSK" w:hint="cs"/>
                <w:spacing w:val="-2"/>
                <w:sz w:val="28"/>
                <w:szCs w:val="28"/>
              </w:rPr>
              <w:t xml:space="preserve">LNG </w:t>
            </w:r>
            <w:r w:rsidRPr="00B60D70">
              <w:rPr>
                <w:rFonts w:ascii="TH SarabunPSK" w:hAnsi="TH SarabunPSK" w:cs="TH SarabunPSK" w:hint="cs"/>
                <w:spacing w:val="-2"/>
                <w:sz w:val="28"/>
                <w:szCs w:val="28"/>
              </w:rPr>
              <w:t>250</w:t>
            </w:r>
            <w:r w:rsidRPr="00B60D70">
              <w:rPr>
                <w:rFonts w:ascii="TH SarabunPSK" w:hAnsi="TH SarabunPSK" w:cs="TH SarabunPSK" w:hint="cs"/>
                <w:spacing w:val="-2"/>
                <w:sz w:val="28"/>
                <w:szCs w:val="28"/>
                <w:cs/>
              </w:rPr>
              <w:t xml:space="preserve"> เนื่องจากเป็นวิชาบังคับของการมีใบประกอบวิชาชีพครู</w:t>
            </w:r>
            <w:r w:rsidRPr="00B60D70">
              <w:rPr>
                <w:rFonts w:ascii="TH SarabunPSK" w:eastAsia="Angsana New" w:hAnsi="TH SarabunPSK" w:cs="TH SarabunPSK" w:hint="cs"/>
                <w:sz w:val="28"/>
                <w:szCs w:val="28"/>
                <w:cs/>
                <w:lang w:val="th-TH"/>
              </w:rPr>
              <w:t>ตามเกณฑ์คุรุสภา</w:t>
            </w:r>
          </w:p>
        </w:tc>
      </w:tr>
      <w:tr w:rsidR="00B60D70" w:rsidRPr="00B60D70" w14:paraId="3A99D52C" w14:textId="77777777" w:rsidTr="00D420AC">
        <w:trPr>
          <w:trHeight w:val="170"/>
          <w:tblHeader/>
        </w:trPr>
        <w:tc>
          <w:tcPr>
            <w:tcW w:w="5896" w:type="dxa"/>
            <w:gridSpan w:val="4"/>
            <w:tcBorders>
              <w:bottom w:val="single" w:sz="4" w:space="0" w:color="auto"/>
            </w:tcBorders>
            <w:shd w:val="clear" w:color="auto" w:fill="F2F2F2" w:themeFill="background1" w:themeFillShade="F2"/>
            <w:vAlign w:val="center"/>
          </w:tcPr>
          <w:p w14:paraId="7B4D2ADC" w14:textId="77777777" w:rsidR="0075359B" w:rsidRPr="00B60D70" w:rsidRDefault="0075359B" w:rsidP="00D420AC">
            <w:pPr>
              <w:tabs>
                <w:tab w:val="left" w:pos="807"/>
                <w:tab w:val="right" w:pos="5551"/>
              </w:tabs>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lang w:val="th-TH"/>
              </w:rPr>
              <w:t>หลักสูตรปรับปรุง พ</w:t>
            </w:r>
            <w:r w:rsidRPr="00B60D70">
              <w:rPr>
                <w:rFonts w:ascii="TH SarabunPSK" w:eastAsia="Angsana New" w:hAnsi="TH SarabunPSK" w:cs="TH SarabunPSK" w:hint="cs"/>
                <w:b/>
                <w:bCs/>
                <w:sz w:val="28"/>
                <w:szCs w:val="28"/>
                <w:cs/>
              </w:rPr>
              <w:t>.</w:t>
            </w:r>
            <w:r w:rsidRPr="00B60D70">
              <w:rPr>
                <w:rFonts w:ascii="TH SarabunPSK" w:eastAsia="Angsana New" w:hAnsi="TH SarabunPSK" w:cs="TH SarabunPSK" w:hint="cs"/>
                <w:b/>
                <w:bCs/>
                <w:sz w:val="28"/>
                <w:szCs w:val="28"/>
                <w:cs/>
                <w:lang w:val="th-TH"/>
              </w:rPr>
              <w:t>ศ</w:t>
            </w:r>
            <w:r w:rsidRPr="00B60D70">
              <w:rPr>
                <w:rFonts w:ascii="TH SarabunPSK" w:eastAsia="Angsana New" w:hAnsi="TH SarabunPSK" w:cs="TH SarabunPSK" w:hint="cs"/>
                <w:b/>
                <w:bCs/>
                <w:sz w:val="28"/>
                <w:szCs w:val="28"/>
                <w:cs/>
              </w:rPr>
              <w:t xml:space="preserve">. </w:t>
            </w:r>
            <w:r w:rsidRPr="00B60D70">
              <w:rPr>
                <w:rFonts w:ascii="TH SarabunPSK" w:eastAsia="Angsana New" w:hAnsi="TH SarabunPSK" w:cs="TH SarabunPSK" w:hint="cs"/>
                <w:b/>
                <w:bCs/>
                <w:sz w:val="28"/>
                <w:szCs w:val="28"/>
              </w:rPr>
              <w:t>2563</w:t>
            </w:r>
          </w:p>
        </w:tc>
        <w:tc>
          <w:tcPr>
            <w:tcW w:w="5896" w:type="dxa"/>
            <w:gridSpan w:val="4"/>
            <w:tcBorders>
              <w:bottom w:val="single" w:sz="4" w:space="0" w:color="auto"/>
            </w:tcBorders>
            <w:shd w:val="clear" w:color="auto" w:fill="F2F2F2" w:themeFill="background1" w:themeFillShade="F2"/>
            <w:vAlign w:val="center"/>
          </w:tcPr>
          <w:p w14:paraId="5A72260B" w14:textId="77777777" w:rsidR="0075359B" w:rsidRPr="00B60D70" w:rsidRDefault="0075359B" w:rsidP="00D420AC">
            <w:pPr>
              <w:tabs>
                <w:tab w:val="left" w:pos="827"/>
                <w:tab w:val="right" w:pos="5788"/>
              </w:tabs>
              <w:rPr>
                <w:rFonts w:ascii="TH SarabunPSK" w:eastAsia="Angsana New" w:hAnsi="TH SarabunPSK" w:cs="TH SarabunPSK"/>
                <w:b/>
                <w:bCs/>
                <w:sz w:val="28"/>
                <w:szCs w:val="28"/>
              </w:rPr>
            </w:pPr>
            <w:r w:rsidRPr="00B60D70">
              <w:rPr>
                <w:rFonts w:ascii="TH SarabunPSK" w:eastAsia="Angsana New" w:hAnsi="TH SarabunPSK" w:cs="TH SarabunPSK" w:hint="cs"/>
                <w:b/>
                <w:bCs/>
                <w:sz w:val="28"/>
                <w:szCs w:val="28"/>
                <w:cs/>
                <w:lang w:val="th-TH"/>
              </w:rPr>
              <w:t>หลักสูตรปรับปรุง พ</w:t>
            </w:r>
            <w:r w:rsidRPr="00B60D70">
              <w:rPr>
                <w:rFonts w:ascii="TH SarabunPSK" w:eastAsia="Angsana New" w:hAnsi="TH SarabunPSK" w:cs="TH SarabunPSK" w:hint="cs"/>
                <w:b/>
                <w:bCs/>
                <w:sz w:val="28"/>
                <w:szCs w:val="28"/>
                <w:cs/>
              </w:rPr>
              <w:t>.</w:t>
            </w:r>
            <w:r w:rsidRPr="00B60D70">
              <w:rPr>
                <w:rFonts w:ascii="TH SarabunPSK" w:eastAsia="Angsana New" w:hAnsi="TH SarabunPSK" w:cs="TH SarabunPSK" w:hint="cs"/>
                <w:b/>
                <w:bCs/>
                <w:sz w:val="28"/>
                <w:szCs w:val="28"/>
                <w:cs/>
                <w:lang w:val="th-TH"/>
              </w:rPr>
              <w:t>ศ</w:t>
            </w:r>
            <w:r w:rsidRPr="00B60D70">
              <w:rPr>
                <w:rFonts w:ascii="TH SarabunPSK" w:eastAsia="Angsana New" w:hAnsi="TH SarabunPSK" w:cs="TH SarabunPSK" w:hint="cs"/>
                <w:b/>
                <w:bCs/>
                <w:sz w:val="28"/>
                <w:szCs w:val="28"/>
                <w:cs/>
              </w:rPr>
              <w:t xml:space="preserve">. </w:t>
            </w:r>
            <w:r w:rsidRPr="00B60D70">
              <w:rPr>
                <w:rFonts w:ascii="TH SarabunPSK" w:eastAsia="Angsana New" w:hAnsi="TH SarabunPSK" w:cs="TH SarabunPSK" w:hint="cs"/>
                <w:b/>
                <w:bCs/>
                <w:sz w:val="28"/>
                <w:szCs w:val="28"/>
              </w:rPr>
              <w:t>2568</w:t>
            </w:r>
          </w:p>
        </w:tc>
        <w:tc>
          <w:tcPr>
            <w:tcW w:w="2211" w:type="dxa"/>
            <w:shd w:val="clear" w:color="auto" w:fill="F2F2F2" w:themeFill="background1" w:themeFillShade="F2"/>
            <w:vAlign w:val="center"/>
          </w:tcPr>
          <w:p w14:paraId="682A5207" w14:textId="77777777" w:rsidR="0075359B" w:rsidRPr="00B60D70" w:rsidRDefault="0075359B" w:rsidP="00D420AC">
            <w:pPr>
              <w:rPr>
                <w:rFonts w:ascii="TH SarabunPSK" w:eastAsia="Angsana New" w:hAnsi="TH SarabunPSK" w:cs="TH SarabunPSK"/>
                <w:b/>
                <w:bCs/>
                <w:sz w:val="28"/>
                <w:szCs w:val="28"/>
                <w:cs/>
              </w:rPr>
            </w:pPr>
            <w:r w:rsidRPr="00B60D70">
              <w:rPr>
                <w:rFonts w:ascii="TH SarabunPSK" w:eastAsia="Cordia New" w:hAnsi="TH SarabunPSK" w:cs="TH SarabunPSK" w:hint="cs"/>
                <w:noProof/>
                <w:sz w:val="28"/>
                <w:szCs w:val="28"/>
              </w:rPr>
              <mc:AlternateContent>
                <mc:Choice Requires="wps">
                  <w:drawing>
                    <wp:anchor distT="0" distB="0" distL="114300" distR="114300" simplePos="0" relativeHeight="251658243" behindDoc="0" locked="0" layoutInCell="1" allowOverlap="1" wp14:anchorId="75684E2B" wp14:editId="3D8BB5C4">
                      <wp:simplePos x="0" y="0"/>
                      <wp:positionH relativeFrom="column">
                        <wp:posOffset>8350885</wp:posOffset>
                      </wp:positionH>
                      <wp:positionV relativeFrom="paragraph">
                        <wp:posOffset>-981075</wp:posOffset>
                      </wp:positionV>
                      <wp:extent cx="121285" cy="1993900"/>
                      <wp:effectExtent l="0" t="4445" r="15875" b="13335"/>
                      <wp:wrapNone/>
                      <wp:docPr id="607543523"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5A687764" w14:textId="77777777" w:rsidR="00F5322B" w:rsidRDefault="00F5322B" w:rsidP="0075359B"/>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5684E2B" id="_x0000_s1028" type="#_x0000_t88" style="position:absolute;left:0;text-align:left;margin-left:657.55pt;margin-top:-77.25pt;width:9.55pt;height:157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" adj="109" strokecolor="windowText">
                      <v:textbox>
                        <w:txbxContent>
                          <w:p w14:paraId="5A687764" w14:textId="77777777" w:rsidR="00F5322B" w:rsidRDefault="00F5322B" w:rsidP="0075359B"/>
                        </w:txbxContent>
                      </v:textbox>
                    </v:shape>
                  </w:pict>
                </mc:Fallback>
              </mc:AlternateContent>
            </w:r>
            <w:r w:rsidRPr="00B60D70">
              <w:rPr>
                <w:rFonts w:ascii="TH SarabunPSK" w:eastAsia="Angsana New" w:hAnsi="TH SarabunPSK" w:cs="TH SarabunPSK" w:hint="cs"/>
                <w:b/>
                <w:bCs/>
                <w:sz w:val="28"/>
                <w:szCs w:val="28"/>
                <w:cs/>
                <w:lang w:val="th-TH"/>
              </w:rPr>
              <w:t>หมายเหตุ</w:t>
            </w:r>
          </w:p>
        </w:tc>
      </w:tr>
      <w:tr w:rsidR="00B60D70" w:rsidRPr="00B60D70" w14:paraId="700D6C8F" w14:textId="77777777" w:rsidTr="00D420AC">
        <w:trPr>
          <w:trHeight w:val="794"/>
          <w:tblHeader/>
        </w:trPr>
        <w:tc>
          <w:tcPr>
            <w:tcW w:w="3175" w:type="dxa"/>
            <w:gridSpan w:val="2"/>
            <w:tcBorders>
              <w:top w:val="single" w:sz="4" w:space="0" w:color="auto"/>
              <w:left w:val="single" w:sz="4" w:space="0" w:color="auto"/>
              <w:bottom w:val="single" w:sz="4" w:space="0" w:color="auto"/>
              <w:right w:val="nil"/>
            </w:tcBorders>
          </w:tcPr>
          <w:p w14:paraId="3A93D1C6" w14:textId="77777777" w:rsidR="0075359B" w:rsidRPr="00B60D70" w:rsidRDefault="0075359B" w:rsidP="00D420AC">
            <w:pPr>
              <w:ind w:left="-60"/>
              <w:jc w:val="left"/>
              <w:rPr>
                <w:rFonts w:ascii="TH SarabunPSK" w:eastAsia="Angsana New" w:hAnsi="TH SarabunPSK" w:cs="TH SarabunPSK"/>
                <w:b/>
                <w:bCs/>
                <w:sz w:val="28"/>
                <w:szCs w:val="28"/>
                <w:lang w:val="th-TH"/>
              </w:rPr>
            </w:pPr>
            <w:r w:rsidRPr="00B60D70">
              <w:rPr>
                <w:rFonts w:ascii="TH SarabunPSK" w:eastAsia="Angsana New" w:hAnsi="TH SarabunPSK" w:cs="TH SarabunPSK" w:hint="cs"/>
                <w:b/>
                <w:bCs/>
                <w:sz w:val="28"/>
                <w:szCs w:val="28"/>
                <w:cs/>
                <w:lang w:val="th-TH"/>
              </w:rPr>
              <w:lastRenderedPageBreak/>
              <w:t>ก.2 วิชาบังคับเลือก</w:t>
            </w:r>
          </w:p>
          <w:p w14:paraId="53E37C22" w14:textId="77777777" w:rsidR="0075359B" w:rsidRPr="00B60D70" w:rsidRDefault="0075359B" w:rsidP="00D420AC">
            <w:pPr>
              <w:pStyle w:val="TableParagraph"/>
              <w:ind w:left="136"/>
              <w:rPr>
                <w:rFonts w:eastAsia="Angsana New"/>
                <w:b/>
                <w:bCs/>
                <w:sz w:val="28"/>
                <w:szCs w:val="28"/>
                <w:cs/>
                <w:lang w:val="th-TH"/>
              </w:rPr>
            </w:pPr>
            <w:r w:rsidRPr="00B60D70">
              <w:rPr>
                <w:rFonts w:hint="cs"/>
                <w:sz w:val="28"/>
                <w:szCs w:val="28"/>
                <w:cs/>
                <w:lang w:bidi="th-TH"/>
              </w:rPr>
              <w:t>รายวิชาต้องไม่อยู่ในกลุ่มวิชาเดียวกัน</w:t>
            </w:r>
          </w:p>
        </w:tc>
        <w:tc>
          <w:tcPr>
            <w:tcW w:w="2721" w:type="dxa"/>
            <w:gridSpan w:val="2"/>
            <w:tcBorders>
              <w:top w:val="single" w:sz="4" w:space="0" w:color="auto"/>
              <w:left w:val="nil"/>
              <w:bottom w:val="single" w:sz="4" w:space="0" w:color="auto"/>
              <w:right w:val="single" w:sz="4" w:space="0" w:color="auto"/>
            </w:tcBorders>
          </w:tcPr>
          <w:p w14:paraId="591E1112" w14:textId="77777777" w:rsidR="0075359B" w:rsidRPr="00B60D70" w:rsidRDefault="0075359B" w:rsidP="00D420AC">
            <w:pPr>
              <w:tabs>
                <w:tab w:val="left" w:pos="827"/>
                <w:tab w:val="right" w:pos="5788"/>
              </w:tabs>
              <w:jc w:val="right"/>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rPr>
              <w:t xml:space="preserve">6 </w:t>
            </w:r>
            <w:r w:rsidRPr="00B60D70">
              <w:rPr>
                <w:rFonts w:ascii="TH SarabunPSK" w:eastAsia="Angsana New" w:hAnsi="TH SarabunPSK" w:cs="TH SarabunPSK" w:hint="cs"/>
                <w:b/>
                <w:bCs/>
                <w:sz w:val="28"/>
                <w:szCs w:val="28"/>
                <w:cs/>
                <w:lang w:val="th-TH"/>
              </w:rPr>
              <w:t>หน่วยกิต</w:t>
            </w:r>
          </w:p>
        </w:tc>
        <w:tc>
          <w:tcPr>
            <w:tcW w:w="2948" w:type="dxa"/>
            <w:gridSpan w:val="2"/>
            <w:tcBorders>
              <w:top w:val="single" w:sz="4" w:space="0" w:color="auto"/>
              <w:left w:val="single" w:sz="4" w:space="0" w:color="auto"/>
              <w:bottom w:val="single" w:sz="4" w:space="0" w:color="auto"/>
              <w:right w:val="nil"/>
            </w:tcBorders>
          </w:tcPr>
          <w:p w14:paraId="7181CEE1" w14:textId="77777777" w:rsidR="0075359B" w:rsidRPr="00B60D70" w:rsidRDefault="0075359B" w:rsidP="00D420AC">
            <w:pPr>
              <w:ind w:left="-79"/>
              <w:jc w:val="left"/>
              <w:rPr>
                <w:rFonts w:ascii="TH SarabunPSK" w:eastAsia="Angsana New" w:hAnsi="TH SarabunPSK" w:cs="TH SarabunPSK"/>
                <w:b/>
                <w:bCs/>
                <w:sz w:val="28"/>
                <w:szCs w:val="28"/>
                <w:cs/>
                <w:lang w:val="th-TH"/>
              </w:rPr>
            </w:pPr>
          </w:p>
        </w:tc>
        <w:tc>
          <w:tcPr>
            <w:tcW w:w="2948" w:type="dxa"/>
            <w:gridSpan w:val="2"/>
            <w:tcBorders>
              <w:top w:val="single" w:sz="4" w:space="0" w:color="auto"/>
              <w:left w:val="nil"/>
              <w:bottom w:val="single" w:sz="4" w:space="0" w:color="auto"/>
              <w:right w:val="single" w:sz="4" w:space="0" w:color="auto"/>
            </w:tcBorders>
          </w:tcPr>
          <w:p w14:paraId="1BEA8ACC" w14:textId="77777777" w:rsidR="0075359B" w:rsidRPr="00B60D70" w:rsidRDefault="0075359B" w:rsidP="00D420AC">
            <w:pPr>
              <w:jc w:val="right"/>
              <w:rPr>
                <w:rFonts w:ascii="TH SarabunPSK" w:eastAsia="Angsana New" w:hAnsi="TH SarabunPSK" w:cs="TH SarabunPSK"/>
                <w:b/>
                <w:bCs/>
                <w:sz w:val="28"/>
                <w:szCs w:val="28"/>
                <w:cs/>
              </w:rPr>
            </w:pPr>
          </w:p>
        </w:tc>
        <w:tc>
          <w:tcPr>
            <w:tcW w:w="2211" w:type="dxa"/>
            <w:tcBorders>
              <w:left w:val="single" w:sz="4" w:space="0" w:color="auto"/>
            </w:tcBorders>
          </w:tcPr>
          <w:p w14:paraId="0FDB6DBC" w14:textId="77777777" w:rsidR="0075359B" w:rsidRPr="00B60D70" w:rsidRDefault="0075359B" w:rsidP="00D420AC">
            <w:pPr>
              <w:jc w:val="left"/>
              <w:rPr>
                <w:rFonts w:ascii="TH SarabunPSK" w:eastAsia="Cordia New" w:hAnsi="TH SarabunPSK" w:cs="TH SarabunPSK"/>
                <w:noProof/>
                <w:sz w:val="28"/>
                <w:szCs w:val="28"/>
              </w:rPr>
            </w:pPr>
          </w:p>
        </w:tc>
      </w:tr>
      <w:tr w:rsidR="00B60D70" w:rsidRPr="00B60D70" w14:paraId="0577223C" w14:textId="77777777" w:rsidTr="00D420AC">
        <w:trPr>
          <w:trHeight w:val="170"/>
          <w:tblHeader/>
        </w:trPr>
        <w:tc>
          <w:tcPr>
            <w:tcW w:w="14003" w:type="dxa"/>
            <w:gridSpan w:val="9"/>
            <w:tcBorders>
              <w:top w:val="single" w:sz="4" w:space="0" w:color="auto"/>
              <w:left w:val="single" w:sz="4" w:space="0" w:color="auto"/>
              <w:bottom w:val="single" w:sz="4" w:space="0" w:color="auto"/>
            </w:tcBorders>
          </w:tcPr>
          <w:p w14:paraId="4E0A8AAE" w14:textId="77777777" w:rsidR="0075359B" w:rsidRPr="00B60D70" w:rsidRDefault="0075359B" w:rsidP="00D420AC">
            <w:pPr>
              <w:ind w:left="-60"/>
              <w:jc w:val="left"/>
              <w:rPr>
                <w:rFonts w:ascii="TH SarabunPSK" w:hAnsi="TH SarabunPSK" w:cs="TH SarabunPSK"/>
                <w:spacing w:val="-2"/>
                <w:sz w:val="28"/>
                <w:szCs w:val="28"/>
              </w:rPr>
            </w:pPr>
            <w:r w:rsidRPr="00B60D70">
              <w:rPr>
                <w:rFonts w:ascii="TH SarabunPSK" w:eastAsia="Angsana New" w:hAnsi="TH SarabunPSK" w:cs="TH SarabunPSK" w:hint="cs"/>
                <w:b/>
                <w:bCs/>
                <w:sz w:val="28"/>
                <w:szCs w:val="28"/>
                <w:cs/>
              </w:rPr>
              <w:t>ก.2.1 กลุ่มวิชาสุขพลานามัย</w:t>
            </w:r>
          </w:p>
        </w:tc>
      </w:tr>
      <w:tr w:rsidR="00B60D70" w:rsidRPr="00B60D70" w14:paraId="3A4BDFBB"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46691649" w14:textId="68D239EE"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rPr>
              <w:t>201</w:t>
            </w:r>
          </w:p>
        </w:tc>
        <w:tc>
          <w:tcPr>
            <w:tcW w:w="3742" w:type="dxa"/>
            <w:gridSpan w:val="2"/>
            <w:tcBorders>
              <w:top w:val="single" w:sz="4" w:space="0" w:color="auto"/>
              <w:left w:val="nil"/>
              <w:bottom w:val="single" w:sz="4" w:space="0" w:color="auto"/>
              <w:right w:val="nil"/>
            </w:tcBorders>
          </w:tcPr>
          <w:p w14:paraId="4888DB17"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 xml:space="preserve">ศาสตร์และศิลป์ในการปรุงและบริโภคอาหาร </w:t>
            </w:r>
          </w:p>
          <w:p w14:paraId="4549E2C3" w14:textId="77777777" w:rsidR="0075359B" w:rsidRPr="00B60D70" w:rsidRDefault="0075359B" w:rsidP="00D420AC">
            <w:pPr>
              <w:ind w:left="-6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rPr>
              <w:t>Art and Science of Cooking and Eating)</w:t>
            </w:r>
          </w:p>
        </w:tc>
        <w:tc>
          <w:tcPr>
            <w:tcW w:w="1134" w:type="dxa"/>
            <w:tcBorders>
              <w:top w:val="single" w:sz="4" w:space="0" w:color="auto"/>
              <w:left w:val="nil"/>
              <w:bottom w:val="single" w:sz="4" w:space="0" w:color="auto"/>
              <w:right w:val="single" w:sz="4" w:space="0" w:color="auto"/>
            </w:tcBorders>
          </w:tcPr>
          <w:p w14:paraId="3E8D31C6"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1020" w:type="dxa"/>
            <w:tcBorders>
              <w:top w:val="single" w:sz="4" w:space="0" w:color="auto"/>
              <w:left w:val="single" w:sz="4" w:space="0" w:color="auto"/>
              <w:bottom w:val="single" w:sz="4" w:space="0" w:color="auto"/>
              <w:right w:val="nil"/>
            </w:tcBorders>
          </w:tcPr>
          <w:p w14:paraId="49BB5817"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gridSpan w:val="2"/>
            <w:tcBorders>
              <w:top w:val="single" w:sz="4" w:space="0" w:color="auto"/>
              <w:left w:val="nil"/>
              <w:bottom w:val="single" w:sz="4" w:space="0" w:color="auto"/>
              <w:right w:val="nil"/>
            </w:tcBorders>
          </w:tcPr>
          <w:p w14:paraId="332F380F"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358658CA"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7E08FFD7"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22663DE6"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0BD2CFE5" w14:textId="3C847652"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rPr>
              <w:t>301</w:t>
            </w:r>
          </w:p>
        </w:tc>
        <w:tc>
          <w:tcPr>
            <w:tcW w:w="3742" w:type="dxa"/>
            <w:gridSpan w:val="2"/>
            <w:tcBorders>
              <w:top w:val="single" w:sz="4" w:space="0" w:color="auto"/>
              <w:left w:val="nil"/>
              <w:bottom w:val="single" w:sz="4" w:space="0" w:color="auto"/>
              <w:right w:val="nil"/>
            </w:tcBorders>
          </w:tcPr>
          <w:p w14:paraId="317E3831"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การพัฒนาสุขภาพแบบองค์รวม</w:t>
            </w:r>
          </w:p>
          <w:p w14:paraId="523E8BE3" w14:textId="77777777" w:rsidR="0075359B" w:rsidRPr="00B60D70" w:rsidRDefault="0075359B" w:rsidP="00D420AC">
            <w:pPr>
              <w:ind w:left="-6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Holistic Health Development)</w:t>
            </w:r>
          </w:p>
        </w:tc>
        <w:tc>
          <w:tcPr>
            <w:tcW w:w="1134" w:type="dxa"/>
            <w:tcBorders>
              <w:top w:val="single" w:sz="4" w:space="0" w:color="auto"/>
              <w:left w:val="nil"/>
              <w:bottom w:val="single" w:sz="4" w:space="0" w:color="auto"/>
              <w:right w:val="single" w:sz="4" w:space="0" w:color="auto"/>
            </w:tcBorders>
          </w:tcPr>
          <w:p w14:paraId="4489665F"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1020" w:type="dxa"/>
            <w:tcBorders>
              <w:top w:val="single" w:sz="4" w:space="0" w:color="auto"/>
              <w:left w:val="single" w:sz="4" w:space="0" w:color="auto"/>
              <w:bottom w:val="single" w:sz="4" w:space="0" w:color="auto"/>
              <w:right w:val="nil"/>
            </w:tcBorders>
          </w:tcPr>
          <w:p w14:paraId="66291B5B"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gridSpan w:val="2"/>
            <w:tcBorders>
              <w:top w:val="single" w:sz="4" w:space="0" w:color="auto"/>
              <w:left w:val="nil"/>
              <w:bottom w:val="single" w:sz="4" w:space="0" w:color="auto"/>
              <w:right w:val="nil"/>
            </w:tcBorders>
          </w:tcPr>
          <w:p w14:paraId="520B71E3"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1C1CE6A9"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1BC9A907"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7C68A27F" w14:textId="77777777" w:rsidTr="00D420AC">
        <w:trPr>
          <w:trHeight w:val="170"/>
          <w:tblHeader/>
        </w:trPr>
        <w:tc>
          <w:tcPr>
            <w:tcW w:w="14003" w:type="dxa"/>
            <w:gridSpan w:val="9"/>
            <w:tcBorders>
              <w:top w:val="single" w:sz="4" w:space="0" w:color="auto"/>
              <w:left w:val="single" w:sz="4" w:space="0" w:color="auto"/>
              <w:bottom w:val="single" w:sz="4" w:space="0" w:color="auto"/>
            </w:tcBorders>
          </w:tcPr>
          <w:p w14:paraId="4761578D" w14:textId="77777777" w:rsidR="0075359B" w:rsidRPr="00B60D70" w:rsidRDefault="0075359B" w:rsidP="00D420AC">
            <w:pPr>
              <w:ind w:left="-60"/>
              <w:jc w:val="left"/>
              <w:rPr>
                <w:rFonts w:ascii="TH SarabunPSK" w:hAnsi="TH SarabunPSK" w:cs="TH SarabunPSK"/>
                <w:spacing w:val="-2"/>
                <w:sz w:val="28"/>
                <w:szCs w:val="28"/>
              </w:rPr>
            </w:pPr>
            <w:r w:rsidRPr="00B60D70">
              <w:rPr>
                <w:rFonts w:ascii="TH SarabunPSK" w:eastAsia="Angsana New" w:hAnsi="TH SarabunPSK" w:cs="TH SarabunPSK" w:hint="cs"/>
                <w:b/>
                <w:bCs/>
                <w:sz w:val="28"/>
                <w:szCs w:val="28"/>
                <w:cs/>
              </w:rPr>
              <w:t>ก.2.2 กลุ่มวิชาคุณธรรม จริยธรรมในการดาเนินชีวิต</w:t>
            </w:r>
          </w:p>
        </w:tc>
      </w:tr>
      <w:tr w:rsidR="00B60D70" w:rsidRPr="00B60D70" w14:paraId="76513EB0"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552EE004" w14:textId="04F3CD8E"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rPr>
              <w:t>2</w:t>
            </w:r>
            <w:r w:rsidR="0075359B" w:rsidRPr="00B60D70">
              <w:rPr>
                <w:rFonts w:ascii="TH SarabunPSK" w:eastAsia="Angsana New" w:hAnsi="TH SarabunPSK" w:cs="TH SarabunPSK" w:hint="cs"/>
                <w:sz w:val="28"/>
                <w:szCs w:val="28"/>
                <w:cs/>
              </w:rPr>
              <w:t>1</w:t>
            </w:r>
            <w:r w:rsidR="0075359B" w:rsidRPr="00B60D70">
              <w:rPr>
                <w:rFonts w:ascii="TH SarabunPSK" w:eastAsia="Angsana New" w:hAnsi="TH SarabunPSK" w:cs="TH SarabunPSK" w:hint="cs"/>
                <w:sz w:val="28"/>
                <w:szCs w:val="28"/>
              </w:rPr>
              <w:t>1</w:t>
            </w:r>
          </w:p>
        </w:tc>
        <w:tc>
          <w:tcPr>
            <w:tcW w:w="3742" w:type="dxa"/>
            <w:gridSpan w:val="2"/>
            <w:tcBorders>
              <w:top w:val="single" w:sz="4" w:space="0" w:color="auto"/>
              <w:left w:val="nil"/>
              <w:bottom w:val="single" w:sz="4" w:space="0" w:color="auto"/>
              <w:right w:val="nil"/>
            </w:tcBorders>
          </w:tcPr>
          <w:p w14:paraId="0254D94A"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ปรัชญาเศรษฐกิจพอเพียง</w:t>
            </w:r>
          </w:p>
          <w:p w14:paraId="0C20AB93" w14:textId="446A6228" w:rsidR="0075359B" w:rsidRPr="00B60D70" w:rsidRDefault="0075359B" w:rsidP="00D420AC">
            <w:pPr>
              <w:ind w:left="-6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The Philoso</w:t>
            </w:r>
            <w:r w:rsidR="00F551BD" w:rsidRPr="00B60D70">
              <w:rPr>
                <w:rFonts w:ascii="TH SarabunPSK" w:eastAsia="Angsana New" w:hAnsi="TH SarabunPSK" w:cs="TH SarabunPSK" w:hint="cs"/>
                <w:sz w:val="28"/>
                <w:szCs w:val="28"/>
                <w:lang w:val="th-TH"/>
              </w:rPr>
              <w:t xml:space="preserve">PHY </w:t>
            </w:r>
            <w:r w:rsidRPr="00B60D70">
              <w:rPr>
                <w:rFonts w:ascii="TH SarabunPSK" w:eastAsia="Angsana New" w:hAnsi="TH SarabunPSK" w:cs="TH SarabunPSK" w:hint="cs"/>
                <w:sz w:val="28"/>
                <w:szCs w:val="28"/>
                <w:lang w:val="th-TH"/>
              </w:rPr>
              <w:t>of Sufficiency Economy)</w:t>
            </w:r>
          </w:p>
        </w:tc>
        <w:tc>
          <w:tcPr>
            <w:tcW w:w="1134" w:type="dxa"/>
            <w:tcBorders>
              <w:top w:val="single" w:sz="4" w:space="0" w:color="auto"/>
              <w:left w:val="nil"/>
              <w:bottom w:val="single" w:sz="4" w:space="0" w:color="auto"/>
              <w:right w:val="single" w:sz="4" w:space="0" w:color="auto"/>
            </w:tcBorders>
          </w:tcPr>
          <w:p w14:paraId="5C62E904"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1020" w:type="dxa"/>
            <w:tcBorders>
              <w:top w:val="single" w:sz="4" w:space="0" w:color="auto"/>
              <w:left w:val="single" w:sz="4" w:space="0" w:color="auto"/>
              <w:bottom w:val="single" w:sz="4" w:space="0" w:color="auto"/>
              <w:right w:val="nil"/>
            </w:tcBorders>
          </w:tcPr>
          <w:p w14:paraId="59921B47"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gridSpan w:val="2"/>
            <w:tcBorders>
              <w:top w:val="single" w:sz="4" w:space="0" w:color="auto"/>
              <w:left w:val="nil"/>
              <w:bottom w:val="single" w:sz="4" w:space="0" w:color="auto"/>
              <w:right w:val="nil"/>
            </w:tcBorders>
          </w:tcPr>
          <w:p w14:paraId="552D65BB"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49A4A933"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4CFBE371"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08B4FF23"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25DEE192" w14:textId="57C46C18"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cs/>
              </w:rPr>
              <w:t>212</w:t>
            </w:r>
          </w:p>
        </w:tc>
        <w:tc>
          <w:tcPr>
            <w:tcW w:w="3742" w:type="dxa"/>
            <w:gridSpan w:val="2"/>
            <w:tcBorders>
              <w:top w:val="single" w:sz="4" w:space="0" w:color="auto"/>
              <w:left w:val="nil"/>
              <w:bottom w:val="single" w:sz="4" w:space="0" w:color="auto"/>
              <w:right w:val="nil"/>
            </w:tcBorders>
          </w:tcPr>
          <w:p w14:paraId="72806CC9"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การพัฒนาจิตเพื่อชีวิตที่สมบูรณ์ด้วยวิถีพุทธ</w:t>
            </w:r>
          </w:p>
          <w:p w14:paraId="43DA578D" w14:textId="77777777" w:rsidR="0075359B" w:rsidRPr="00B60D70" w:rsidRDefault="0075359B" w:rsidP="00D420AC">
            <w:pPr>
              <w:ind w:left="-6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rPr>
              <w:t>Mind Development through Buddhism for a Fulfilling Life)</w:t>
            </w:r>
          </w:p>
        </w:tc>
        <w:tc>
          <w:tcPr>
            <w:tcW w:w="1134" w:type="dxa"/>
            <w:tcBorders>
              <w:top w:val="single" w:sz="4" w:space="0" w:color="auto"/>
              <w:left w:val="nil"/>
              <w:bottom w:val="single" w:sz="4" w:space="0" w:color="auto"/>
              <w:right w:val="single" w:sz="4" w:space="0" w:color="auto"/>
            </w:tcBorders>
          </w:tcPr>
          <w:p w14:paraId="2A5D91DE"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1020" w:type="dxa"/>
            <w:tcBorders>
              <w:top w:val="single" w:sz="4" w:space="0" w:color="auto"/>
              <w:left w:val="single" w:sz="4" w:space="0" w:color="auto"/>
              <w:bottom w:val="single" w:sz="4" w:space="0" w:color="auto"/>
              <w:right w:val="nil"/>
            </w:tcBorders>
          </w:tcPr>
          <w:p w14:paraId="62B1BCBA"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gridSpan w:val="2"/>
            <w:tcBorders>
              <w:top w:val="single" w:sz="4" w:space="0" w:color="auto"/>
              <w:left w:val="nil"/>
              <w:bottom w:val="single" w:sz="4" w:space="0" w:color="auto"/>
              <w:right w:val="nil"/>
            </w:tcBorders>
          </w:tcPr>
          <w:p w14:paraId="57A2058F"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7DBC1E8E"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34ED2519"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2AE94887"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22AC8708" w14:textId="632A480A"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rPr>
              <w:t>311</w:t>
            </w:r>
          </w:p>
        </w:tc>
        <w:tc>
          <w:tcPr>
            <w:tcW w:w="3742" w:type="dxa"/>
            <w:gridSpan w:val="2"/>
            <w:tcBorders>
              <w:top w:val="single" w:sz="4" w:space="0" w:color="auto"/>
              <w:left w:val="nil"/>
              <w:bottom w:val="single" w:sz="4" w:space="0" w:color="auto"/>
              <w:right w:val="nil"/>
            </w:tcBorders>
          </w:tcPr>
          <w:p w14:paraId="4FC502EA"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จริยศาสตร์ในสังคมฐานวิทยาศาสตร์</w:t>
            </w:r>
          </w:p>
          <w:p w14:paraId="540DB003" w14:textId="77777777" w:rsidR="0075359B" w:rsidRPr="00B60D70" w:rsidRDefault="0075359B" w:rsidP="00D420AC">
            <w:pPr>
              <w:ind w:left="-60"/>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rPr>
              <w:t>Ethics in Science-based Society)</w:t>
            </w:r>
          </w:p>
        </w:tc>
        <w:tc>
          <w:tcPr>
            <w:tcW w:w="1134" w:type="dxa"/>
            <w:tcBorders>
              <w:top w:val="single" w:sz="4" w:space="0" w:color="auto"/>
              <w:left w:val="nil"/>
              <w:bottom w:val="single" w:sz="4" w:space="0" w:color="auto"/>
              <w:right w:val="single" w:sz="4" w:space="0" w:color="auto"/>
            </w:tcBorders>
          </w:tcPr>
          <w:p w14:paraId="2C26373C"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1020" w:type="dxa"/>
            <w:tcBorders>
              <w:top w:val="single" w:sz="4" w:space="0" w:color="auto"/>
              <w:left w:val="single" w:sz="4" w:space="0" w:color="auto"/>
              <w:bottom w:val="single" w:sz="4" w:space="0" w:color="auto"/>
              <w:right w:val="nil"/>
            </w:tcBorders>
          </w:tcPr>
          <w:p w14:paraId="5121D1F6"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gridSpan w:val="2"/>
            <w:tcBorders>
              <w:top w:val="single" w:sz="4" w:space="0" w:color="auto"/>
              <w:left w:val="nil"/>
              <w:bottom w:val="single" w:sz="4" w:space="0" w:color="auto"/>
              <w:right w:val="nil"/>
            </w:tcBorders>
          </w:tcPr>
          <w:p w14:paraId="1980AA0E" w14:textId="77777777" w:rsidR="0075359B" w:rsidRPr="00B60D70" w:rsidRDefault="0075359B" w:rsidP="00D420AC">
            <w:pPr>
              <w:ind w:left="-60"/>
              <w:jc w:val="left"/>
              <w:rPr>
                <w:rFonts w:ascii="TH SarabunPSK" w:eastAsia="Angsana New" w:hAnsi="TH SarabunPSK" w:cs="TH SarabunPSK"/>
                <w:sz w:val="28"/>
                <w:szCs w:val="28"/>
              </w:rPr>
            </w:pPr>
          </w:p>
        </w:tc>
        <w:tc>
          <w:tcPr>
            <w:tcW w:w="1134" w:type="dxa"/>
            <w:tcBorders>
              <w:top w:val="single" w:sz="4" w:space="0" w:color="auto"/>
              <w:left w:val="nil"/>
              <w:bottom w:val="single" w:sz="4" w:space="0" w:color="auto"/>
              <w:right w:val="single" w:sz="4" w:space="0" w:color="auto"/>
            </w:tcBorders>
          </w:tcPr>
          <w:p w14:paraId="78088CD6"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7B0FDEF5"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6508AEAB"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52902FB2" w14:textId="5FF941AF"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rPr>
              <w:t>411</w:t>
            </w:r>
          </w:p>
        </w:tc>
        <w:tc>
          <w:tcPr>
            <w:tcW w:w="3742" w:type="dxa"/>
            <w:gridSpan w:val="2"/>
            <w:tcBorders>
              <w:top w:val="single" w:sz="4" w:space="0" w:color="auto"/>
              <w:left w:val="nil"/>
              <w:bottom w:val="single" w:sz="4" w:space="0" w:color="auto"/>
              <w:right w:val="nil"/>
            </w:tcBorders>
          </w:tcPr>
          <w:p w14:paraId="0082928A" w14:textId="77777777" w:rsidR="0075359B" w:rsidRPr="00B60D70" w:rsidRDefault="0075359B" w:rsidP="00D420AC">
            <w:pPr>
              <w:ind w:left="-60"/>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lang w:val="th-TH"/>
              </w:rPr>
              <w:t>การพัฒนาบุคลิกภาพและการพูดในที่สาธารณะ (</w:t>
            </w:r>
            <w:r w:rsidRPr="00B60D70">
              <w:rPr>
                <w:rFonts w:ascii="TH SarabunPSK" w:eastAsia="Angsana New" w:hAnsi="TH SarabunPSK" w:cs="TH SarabunPSK" w:hint="cs"/>
                <w:sz w:val="28"/>
                <w:szCs w:val="28"/>
              </w:rPr>
              <w:t>Personality Development and Public Speaking)</w:t>
            </w:r>
          </w:p>
        </w:tc>
        <w:tc>
          <w:tcPr>
            <w:tcW w:w="1134" w:type="dxa"/>
            <w:tcBorders>
              <w:top w:val="single" w:sz="4" w:space="0" w:color="auto"/>
              <w:left w:val="nil"/>
              <w:bottom w:val="single" w:sz="4" w:space="0" w:color="auto"/>
              <w:right w:val="single" w:sz="4" w:space="0" w:color="auto"/>
            </w:tcBorders>
          </w:tcPr>
          <w:p w14:paraId="2C3C6790"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1020" w:type="dxa"/>
            <w:tcBorders>
              <w:top w:val="single" w:sz="4" w:space="0" w:color="auto"/>
              <w:left w:val="single" w:sz="4" w:space="0" w:color="auto"/>
              <w:bottom w:val="single" w:sz="4" w:space="0" w:color="auto"/>
              <w:right w:val="nil"/>
            </w:tcBorders>
          </w:tcPr>
          <w:p w14:paraId="245DD855"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gridSpan w:val="2"/>
            <w:tcBorders>
              <w:top w:val="single" w:sz="4" w:space="0" w:color="auto"/>
              <w:left w:val="nil"/>
              <w:bottom w:val="single" w:sz="4" w:space="0" w:color="auto"/>
              <w:right w:val="nil"/>
            </w:tcBorders>
          </w:tcPr>
          <w:p w14:paraId="3F40EBC4" w14:textId="77777777" w:rsidR="0075359B" w:rsidRPr="00B60D70" w:rsidRDefault="0075359B" w:rsidP="00D420AC">
            <w:pPr>
              <w:ind w:left="-60"/>
              <w:jc w:val="left"/>
              <w:rPr>
                <w:rFonts w:ascii="TH SarabunPSK" w:eastAsia="Angsana New" w:hAnsi="TH SarabunPSK" w:cs="TH SarabunPSK"/>
                <w:sz w:val="28"/>
                <w:szCs w:val="28"/>
              </w:rPr>
            </w:pPr>
          </w:p>
        </w:tc>
        <w:tc>
          <w:tcPr>
            <w:tcW w:w="1134" w:type="dxa"/>
            <w:tcBorders>
              <w:top w:val="single" w:sz="4" w:space="0" w:color="auto"/>
              <w:left w:val="nil"/>
              <w:bottom w:val="single" w:sz="4" w:space="0" w:color="auto"/>
              <w:right w:val="single" w:sz="4" w:space="0" w:color="auto"/>
            </w:tcBorders>
          </w:tcPr>
          <w:p w14:paraId="38A186D9"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27BEFD50"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75359B" w:rsidRPr="00B60D70" w14:paraId="19087B21"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1921B056" w14:textId="23C90492"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rPr>
              <w:t>412</w:t>
            </w:r>
          </w:p>
        </w:tc>
        <w:tc>
          <w:tcPr>
            <w:tcW w:w="3742" w:type="dxa"/>
            <w:gridSpan w:val="2"/>
            <w:tcBorders>
              <w:top w:val="single" w:sz="4" w:space="0" w:color="auto"/>
              <w:left w:val="nil"/>
              <w:bottom w:val="single" w:sz="4" w:space="0" w:color="auto"/>
              <w:right w:val="nil"/>
            </w:tcBorders>
          </w:tcPr>
          <w:p w14:paraId="3C76A165"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ศาสตร์และศิลป์ในการดาเนินชีวิตและการทางาน</w:t>
            </w:r>
          </w:p>
          <w:p w14:paraId="2E1A647A" w14:textId="77777777" w:rsidR="0075359B" w:rsidRPr="00B60D70" w:rsidRDefault="0075359B" w:rsidP="00D420AC">
            <w:pPr>
              <w:ind w:left="-60"/>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rPr>
              <w:t>Science and Art of Living and Working)</w:t>
            </w:r>
          </w:p>
        </w:tc>
        <w:tc>
          <w:tcPr>
            <w:tcW w:w="1134" w:type="dxa"/>
            <w:tcBorders>
              <w:top w:val="single" w:sz="4" w:space="0" w:color="auto"/>
              <w:left w:val="nil"/>
              <w:bottom w:val="single" w:sz="4" w:space="0" w:color="auto"/>
              <w:right w:val="single" w:sz="4" w:space="0" w:color="auto"/>
            </w:tcBorders>
          </w:tcPr>
          <w:p w14:paraId="458D6C6B"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rPr>
              <w:t>3</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0</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6</w:t>
            </w:r>
            <w:r w:rsidRPr="00B60D70">
              <w:rPr>
                <w:rFonts w:ascii="TH SarabunPSK" w:eastAsia="Angsana New" w:hAnsi="TH SarabunPSK" w:cs="TH SarabunPSK" w:hint="cs"/>
                <w:sz w:val="28"/>
                <w:szCs w:val="28"/>
                <w:cs/>
              </w:rPr>
              <w:t>)</w:t>
            </w:r>
          </w:p>
        </w:tc>
        <w:tc>
          <w:tcPr>
            <w:tcW w:w="1020" w:type="dxa"/>
            <w:tcBorders>
              <w:top w:val="single" w:sz="4" w:space="0" w:color="auto"/>
              <w:left w:val="single" w:sz="4" w:space="0" w:color="auto"/>
              <w:bottom w:val="single" w:sz="4" w:space="0" w:color="auto"/>
              <w:right w:val="nil"/>
            </w:tcBorders>
          </w:tcPr>
          <w:p w14:paraId="5D852561"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gridSpan w:val="2"/>
            <w:tcBorders>
              <w:top w:val="single" w:sz="4" w:space="0" w:color="auto"/>
              <w:left w:val="nil"/>
              <w:bottom w:val="single" w:sz="4" w:space="0" w:color="auto"/>
              <w:right w:val="nil"/>
            </w:tcBorders>
          </w:tcPr>
          <w:p w14:paraId="57F7D247" w14:textId="77777777" w:rsidR="0075359B" w:rsidRPr="00B60D70" w:rsidRDefault="0075359B" w:rsidP="00D420AC">
            <w:pPr>
              <w:ind w:left="-60"/>
              <w:jc w:val="left"/>
              <w:rPr>
                <w:rFonts w:ascii="TH SarabunPSK" w:eastAsia="Angsana New" w:hAnsi="TH SarabunPSK" w:cs="TH SarabunPSK"/>
                <w:sz w:val="28"/>
                <w:szCs w:val="28"/>
              </w:rPr>
            </w:pPr>
          </w:p>
        </w:tc>
        <w:tc>
          <w:tcPr>
            <w:tcW w:w="1134" w:type="dxa"/>
            <w:tcBorders>
              <w:top w:val="single" w:sz="4" w:space="0" w:color="auto"/>
              <w:left w:val="nil"/>
              <w:bottom w:val="single" w:sz="4" w:space="0" w:color="auto"/>
              <w:right w:val="single" w:sz="4" w:space="0" w:color="auto"/>
            </w:tcBorders>
          </w:tcPr>
          <w:p w14:paraId="594AD80A"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274EE734"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bl>
    <w:p w14:paraId="2C73E500" w14:textId="1B2D36DD" w:rsidR="0075359B" w:rsidRPr="00B60D70" w:rsidRDefault="0075359B">
      <w:pPr>
        <w:jc w:val="left"/>
        <w:rPr>
          <w:rFonts w:ascii="TH SarabunPSK" w:hAnsi="TH SarabunPSK" w:cs="TH SarabunPSK"/>
          <w:cs/>
        </w:rPr>
      </w:pPr>
    </w:p>
    <w:tbl>
      <w:tblPr>
        <w:tblW w:w="14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3742"/>
        <w:gridCol w:w="1134"/>
        <w:gridCol w:w="1020"/>
        <w:gridCol w:w="3742"/>
        <w:gridCol w:w="1134"/>
        <w:gridCol w:w="2211"/>
      </w:tblGrid>
      <w:tr w:rsidR="00B60D70" w:rsidRPr="00B60D70" w14:paraId="46D5052C" w14:textId="77777777" w:rsidTr="00D420AC">
        <w:trPr>
          <w:trHeight w:val="170"/>
          <w:tblHeader/>
        </w:trPr>
        <w:tc>
          <w:tcPr>
            <w:tcW w:w="5896" w:type="dxa"/>
            <w:gridSpan w:val="3"/>
            <w:tcBorders>
              <w:bottom w:val="single" w:sz="4" w:space="0" w:color="auto"/>
            </w:tcBorders>
            <w:shd w:val="clear" w:color="auto" w:fill="F2F2F2" w:themeFill="background1" w:themeFillShade="F2"/>
            <w:vAlign w:val="center"/>
          </w:tcPr>
          <w:p w14:paraId="408F0B25" w14:textId="77777777" w:rsidR="0075359B" w:rsidRPr="00B60D70" w:rsidRDefault="0075359B" w:rsidP="00D420AC">
            <w:pPr>
              <w:tabs>
                <w:tab w:val="left" w:pos="807"/>
                <w:tab w:val="right" w:pos="5551"/>
              </w:tabs>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lang w:val="th-TH"/>
              </w:rPr>
              <w:lastRenderedPageBreak/>
              <w:t>หลักสูตรปรับปรุง พ</w:t>
            </w:r>
            <w:r w:rsidRPr="00B60D70">
              <w:rPr>
                <w:rFonts w:ascii="TH SarabunPSK" w:eastAsia="Angsana New" w:hAnsi="TH SarabunPSK" w:cs="TH SarabunPSK" w:hint="cs"/>
                <w:b/>
                <w:bCs/>
                <w:sz w:val="28"/>
                <w:szCs w:val="28"/>
                <w:cs/>
              </w:rPr>
              <w:t>.</w:t>
            </w:r>
            <w:r w:rsidRPr="00B60D70">
              <w:rPr>
                <w:rFonts w:ascii="TH SarabunPSK" w:eastAsia="Angsana New" w:hAnsi="TH SarabunPSK" w:cs="TH SarabunPSK" w:hint="cs"/>
                <w:b/>
                <w:bCs/>
                <w:sz w:val="28"/>
                <w:szCs w:val="28"/>
                <w:cs/>
                <w:lang w:val="th-TH"/>
              </w:rPr>
              <w:t>ศ</w:t>
            </w:r>
            <w:r w:rsidRPr="00B60D70">
              <w:rPr>
                <w:rFonts w:ascii="TH SarabunPSK" w:eastAsia="Angsana New" w:hAnsi="TH SarabunPSK" w:cs="TH SarabunPSK" w:hint="cs"/>
                <w:b/>
                <w:bCs/>
                <w:sz w:val="28"/>
                <w:szCs w:val="28"/>
                <w:cs/>
              </w:rPr>
              <w:t xml:space="preserve">. </w:t>
            </w:r>
            <w:r w:rsidRPr="00B60D70">
              <w:rPr>
                <w:rFonts w:ascii="TH SarabunPSK" w:eastAsia="Angsana New" w:hAnsi="TH SarabunPSK" w:cs="TH SarabunPSK" w:hint="cs"/>
                <w:b/>
                <w:bCs/>
                <w:sz w:val="28"/>
                <w:szCs w:val="28"/>
              </w:rPr>
              <w:t>2563</w:t>
            </w:r>
          </w:p>
        </w:tc>
        <w:tc>
          <w:tcPr>
            <w:tcW w:w="5896" w:type="dxa"/>
            <w:gridSpan w:val="3"/>
            <w:tcBorders>
              <w:bottom w:val="single" w:sz="4" w:space="0" w:color="auto"/>
            </w:tcBorders>
            <w:shd w:val="clear" w:color="auto" w:fill="F2F2F2" w:themeFill="background1" w:themeFillShade="F2"/>
            <w:vAlign w:val="center"/>
          </w:tcPr>
          <w:p w14:paraId="4AAB688D" w14:textId="77777777" w:rsidR="0075359B" w:rsidRPr="00B60D70" w:rsidRDefault="0075359B" w:rsidP="00D420AC">
            <w:pPr>
              <w:tabs>
                <w:tab w:val="left" w:pos="827"/>
                <w:tab w:val="right" w:pos="5788"/>
              </w:tabs>
              <w:rPr>
                <w:rFonts w:ascii="TH SarabunPSK" w:eastAsia="Angsana New" w:hAnsi="TH SarabunPSK" w:cs="TH SarabunPSK"/>
                <w:b/>
                <w:bCs/>
                <w:sz w:val="28"/>
                <w:szCs w:val="28"/>
              </w:rPr>
            </w:pPr>
            <w:r w:rsidRPr="00B60D70">
              <w:rPr>
                <w:rFonts w:ascii="TH SarabunPSK" w:eastAsia="Angsana New" w:hAnsi="TH SarabunPSK" w:cs="TH SarabunPSK" w:hint="cs"/>
                <w:b/>
                <w:bCs/>
                <w:sz w:val="28"/>
                <w:szCs w:val="28"/>
                <w:cs/>
                <w:lang w:val="th-TH"/>
              </w:rPr>
              <w:t>หลักสูตรปรับปรุง พ</w:t>
            </w:r>
            <w:r w:rsidRPr="00B60D70">
              <w:rPr>
                <w:rFonts w:ascii="TH SarabunPSK" w:eastAsia="Angsana New" w:hAnsi="TH SarabunPSK" w:cs="TH SarabunPSK" w:hint="cs"/>
                <w:b/>
                <w:bCs/>
                <w:sz w:val="28"/>
                <w:szCs w:val="28"/>
                <w:cs/>
              </w:rPr>
              <w:t>.</w:t>
            </w:r>
            <w:r w:rsidRPr="00B60D70">
              <w:rPr>
                <w:rFonts w:ascii="TH SarabunPSK" w:eastAsia="Angsana New" w:hAnsi="TH SarabunPSK" w:cs="TH SarabunPSK" w:hint="cs"/>
                <w:b/>
                <w:bCs/>
                <w:sz w:val="28"/>
                <w:szCs w:val="28"/>
                <w:cs/>
                <w:lang w:val="th-TH"/>
              </w:rPr>
              <w:t>ศ</w:t>
            </w:r>
            <w:r w:rsidRPr="00B60D70">
              <w:rPr>
                <w:rFonts w:ascii="TH SarabunPSK" w:eastAsia="Angsana New" w:hAnsi="TH SarabunPSK" w:cs="TH SarabunPSK" w:hint="cs"/>
                <w:b/>
                <w:bCs/>
                <w:sz w:val="28"/>
                <w:szCs w:val="28"/>
                <w:cs/>
              </w:rPr>
              <w:t xml:space="preserve">. </w:t>
            </w:r>
            <w:r w:rsidRPr="00B60D70">
              <w:rPr>
                <w:rFonts w:ascii="TH SarabunPSK" w:eastAsia="Angsana New" w:hAnsi="TH SarabunPSK" w:cs="TH SarabunPSK" w:hint="cs"/>
                <w:b/>
                <w:bCs/>
                <w:sz w:val="28"/>
                <w:szCs w:val="28"/>
              </w:rPr>
              <w:t>2568</w:t>
            </w:r>
          </w:p>
        </w:tc>
        <w:tc>
          <w:tcPr>
            <w:tcW w:w="2211" w:type="dxa"/>
            <w:shd w:val="clear" w:color="auto" w:fill="F2F2F2" w:themeFill="background1" w:themeFillShade="F2"/>
            <w:vAlign w:val="center"/>
          </w:tcPr>
          <w:p w14:paraId="2CD6C875" w14:textId="77777777" w:rsidR="0075359B" w:rsidRPr="00B60D70" w:rsidRDefault="0075359B" w:rsidP="00D420AC">
            <w:pPr>
              <w:rPr>
                <w:rFonts w:ascii="TH SarabunPSK" w:eastAsia="Angsana New" w:hAnsi="TH SarabunPSK" w:cs="TH SarabunPSK"/>
                <w:b/>
                <w:bCs/>
                <w:sz w:val="28"/>
                <w:szCs w:val="28"/>
                <w:cs/>
              </w:rPr>
            </w:pPr>
            <w:r w:rsidRPr="00B60D70">
              <w:rPr>
                <w:rFonts w:ascii="TH SarabunPSK" w:eastAsia="Cordia New" w:hAnsi="TH SarabunPSK" w:cs="TH SarabunPSK" w:hint="cs"/>
                <w:noProof/>
                <w:sz w:val="28"/>
                <w:szCs w:val="28"/>
              </w:rPr>
              <mc:AlternateContent>
                <mc:Choice Requires="wps">
                  <w:drawing>
                    <wp:anchor distT="0" distB="0" distL="114300" distR="114300" simplePos="0" relativeHeight="251658244" behindDoc="0" locked="0" layoutInCell="1" allowOverlap="1" wp14:anchorId="379AE321" wp14:editId="4C083FE8">
                      <wp:simplePos x="0" y="0"/>
                      <wp:positionH relativeFrom="column">
                        <wp:posOffset>8350885</wp:posOffset>
                      </wp:positionH>
                      <wp:positionV relativeFrom="paragraph">
                        <wp:posOffset>-981075</wp:posOffset>
                      </wp:positionV>
                      <wp:extent cx="121285" cy="1993900"/>
                      <wp:effectExtent l="0" t="4445" r="15875" b="13335"/>
                      <wp:wrapNone/>
                      <wp:docPr id="915587875"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07007088" w14:textId="77777777" w:rsidR="00F5322B" w:rsidRDefault="00F5322B" w:rsidP="0075359B"/>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79AE321" id="_x0000_s1029" type="#_x0000_t88" style="position:absolute;left:0;text-align:left;margin-left:657.55pt;margin-top:-77.25pt;width:9.55pt;height:157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" adj="109" strokecolor="windowText">
                      <v:textbox>
                        <w:txbxContent>
                          <w:p w14:paraId="07007088" w14:textId="77777777" w:rsidR="00F5322B" w:rsidRDefault="00F5322B" w:rsidP="0075359B"/>
                        </w:txbxContent>
                      </v:textbox>
                    </v:shape>
                  </w:pict>
                </mc:Fallback>
              </mc:AlternateContent>
            </w:r>
            <w:r w:rsidRPr="00B60D70">
              <w:rPr>
                <w:rFonts w:ascii="TH SarabunPSK" w:eastAsia="Angsana New" w:hAnsi="TH SarabunPSK" w:cs="TH SarabunPSK" w:hint="cs"/>
                <w:b/>
                <w:bCs/>
                <w:sz w:val="28"/>
                <w:szCs w:val="28"/>
                <w:cs/>
                <w:lang w:val="th-TH"/>
              </w:rPr>
              <w:t>หมายเหตุ</w:t>
            </w:r>
          </w:p>
        </w:tc>
      </w:tr>
      <w:tr w:rsidR="00B60D70" w:rsidRPr="00B60D70" w14:paraId="726A1982" w14:textId="77777777" w:rsidTr="00D420AC">
        <w:trPr>
          <w:trHeight w:val="170"/>
          <w:tblHeader/>
        </w:trPr>
        <w:tc>
          <w:tcPr>
            <w:tcW w:w="14003" w:type="dxa"/>
            <w:gridSpan w:val="7"/>
            <w:tcBorders>
              <w:top w:val="single" w:sz="4" w:space="0" w:color="auto"/>
              <w:left w:val="single" w:sz="4" w:space="0" w:color="auto"/>
              <w:bottom w:val="single" w:sz="4" w:space="0" w:color="auto"/>
            </w:tcBorders>
          </w:tcPr>
          <w:p w14:paraId="75344C90" w14:textId="77777777" w:rsidR="0075359B" w:rsidRPr="00B60D70" w:rsidRDefault="0075359B" w:rsidP="00D420AC">
            <w:pPr>
              <w:ind w:left="-60"/>
              <w:jc w:val="left"/>
              <w:rPr>
                <w:rFonts w:ascii="TH SarabunPSK" w:hAnsi="TH SarabunPSK" w:cs="TH SarabunPSK"/>
                <w:spacing w:val="-2"/>
                <w:sz w:val="28"/>
                <w:szCs w:val="28"/>
              </w:rPr>
            </w:pPr>
            <w:r w:rsidRPr="00B60D70">
              <w:rPr>
                <w:rFonts w:ascii="TH SarabunPSK" w:eastAsia="Angsana New" w:hAnsi="TH SarabunPSK" w:cs="TH SarabunPSK" w:hint="cs"/>
                <w:b/>
                <w:bCs/>
                <w:sz w:val="28"/>
                <w:szCs w:val="28"/>
                <w:cs/>
              </w:rPr>
              <w:t>ก.2.</w:t>
            </w:r>
            <w:r w:rsidRPr="00B60D70">
              <w:rPr>
                <w:rFonts w:ascii="TH SarabunPSK" w:eastAsia="Angsana New" w:hAnsi="TH SarabunPSK" w:cs="TH SarabunPSK" w:hint="cs"/>
                <w:b/>
                <w:bCs/>
                <w:sz w:val="28"/>
                <w:szCs w:val="28"/>
              </w:rPr>
              <w:t>3</w:t>
            </w:r>
            <w:r w:rsidRPr="00B60D70">
              <w:rPr>
                <w:rFonts w:ascii="TH SarabunPSK" w:eastAsia="Angsana New" w:hAnsi="TH SarabunPSK" w:cs="TH SarabunPSK" w:hint="cs"/>
                <w:b/>
                <w:bCs/>
                <w:sz w:val="28"/>
                <w:szCs w:val="28"/>
                <w:cs/>
              </w:rPr>
              <w:t xml:space="preserve"> กลุ่มวิชาการเรียนรู้ตลอดชีวิต</w:t>
            </w:r>
          </w:p>
        </w:tc>
      </w:tr>
      <w:tr w:rsidR="00B60D70" w:rsidRPr="00B60D70" w14:paraId="3E4CEC75"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6B619153" w14:textId="173C6CF0"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rPr>
              <w:t>222</w:t>
            </w:r>
          </w:p>
        </w:tc>
        <w:tc>
          <w:tcPr>
            <w:tcW w:w="3742" w:type="dxa"/>
            <w:tcBorders>
              <w:top w:val="single" w:sz="4" w:space="0" w:color="auto"/>
              <w:left w:val="nil"/>
              <w:bottom w:val="single" w:sz="4" w:space="0" w:color="auto"/>
              <w:right w:val="nil"/>
            </w:tcBorders>
          </w:tcPr>
          <w:p w14:paraId="19111C29"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สังคมวัฒนธรรมไทยและประเด็นร่วมสมัย</w:t>
            </w:r>
          </w:p>
          <w:p w14:paraId="4071FFE0" w14:textId="77777777" w:rsidR="0075359B" w:rsidRPr="00B60D70" w:rsidRDefault="0075359B" w:rsidP="00D420AC">
            <w:pPr>
              <w:ind w:left="-6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rPr>
              <w:t>Thai Society, Culture, and Contemporary Issues</w:t>
            </w:r>
            <w:r w:rsidRPr="00B60D70">
              <w:rPr>
                <w:rFonts w:ascii="TH SarabunPSK" w:eastAsia="Angsana New" w:hAnsi="TH SarabunPSK" w:cs="TH SarabunPSK" w:hint="cs"/>
                <w:sz w:val="28"/>
                <w:szCs w:val="28"/>
                <w:cs/>
                <w:lang w:val="th-TH"/>
              </w:rPr>
              <w:t>)</w:t>
            </w:r>
          </w:p>
        </w:tc>
        <w:tc>
          <w:tcPr>
            <w:tcW w:w="1134" w:type="dxa"/>
            <w:tcBorders>
              <w:top w:val="single" w:sz="4" w:space="0" w:color="auto"/>
              <w:left w:val="nil"/>
              <w:bottom w:val="single" w:sz="4" w:space="0" w:color="auto"/>
              <w:right w:val="single" w:sz="4" w:space="0" w:color="auto"/>
            </w:tcBorders>
          </w:tcPr>
          <w:p w14:paraId="707209F1"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1 (0–2–2) (</w:t>
            </w:r>
            <w:r w:rsidRPr="00B60D70">
              <w:rPr>
                <w:rFonts w:ascii="TH SarabunPSK" w:eastAsia="Angsana New" w:hAnsi="TH SarabunPSK" w:cs="TH SarabunPSK" w:hint="cs"/>
                <w:sz w:val="28"/>
                <w:szCs w:val="28"/>
              </w:rPr>
              <w:t>S</w:t>
            </w: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U</w:t>
            </w:r>
            <w:r w:rsidRPr="00B60D70">
              <w:rPr>
                <w:rFonts w:ascii="TH SarabunPSK" w:eastAsia="Angsana New" w:hAnsi="TH SarabunPSK" w:cs="TH SarabunPSK" w:hint="cs"/>
                <w:sz w:val="28"/>
                <w:szCs w:val="28"/>
                <w:cs/>
              </w:rPr>
              <w:t>)</w:t>
            </w:r>
          </w:p>
        </w:tc>
        <w:tc>
          <w:tcPr>
            <w:tcW w:w="1020" w:type="dxa"/>
            <w:tcBorders>
              <w:top w:val="single" w:sz="4" w:space="0" w:color="auto"/>
              <w:left w:val="single" w:sz="4" w:space="0" w:color="auto"/>
              <w:bottom w:val="single" w:sz="4" w:space="0" w:color="auto"/>
              <w:right w:val="nil"/>
            </w:tcBorders>
          </w:tcPr>
          <w:p w14:paraId="61F44D06"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743BBD5D"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32DC7EFD"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50008075"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3CBDEDD3"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28182A2F" w14:textId="221D665D"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rPr>
              <w:t>223</w:t>
            </w:r>
          </w:p>
        </w:tc>
        <w:tc>
          <w:tcPr>
            <w:tcW w:w="3742" w:type="dxa"/>
            <w:tcBorders>
              <w:top w:val="single" w:sz="4" w:space="0" w:color="auto"/>
              <w:left w:val="nil"/>
              <w:bottom w:val="single" w:sz="4" w:space="0" w:color="auto"/>
              <w:right w:val="nil"/>
            </w:tcBorders>
          </w:tcPr>
          <w:p w14:paraId="42171335"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การเตรียมพร้อมรับภัยพิบัติ</w:t>
            </w:r>
          </w:p>
          <w:p w14:paraId="0A48B2B2" w14:textId="77777777"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Disaster Preparedness</w:t>
            </w:r>
            <w:r w:rsidRPr="00B60D70">
              <w:rPr>
                <w:rFonts w:ascii="TH SarabunPSK" w:eastAsia="Angsana New" w:hAnsi="TH SarabunPSK" w:cs="TH SarabunPSK" w:hint="cs"/>
                <w:sz w:val="28"/>
                <w:szCs w:val="28"/>
                <w:cs/>
                <w:lang w:val="th-TH"/>
              </w:rPr>
              <w:t>)</w:t>
            </w:r>
          </w:p>
        </w:tc>
        <w:tc>
          <w:tcPr>
            <w:tcW w:w="1134" w:type="dxa"/>
            <w:tcBorders>
              <w:top w:val="single" w:sz="4" w:space="0" w:color="auto"/>
              <w:left w:val="nil"/>
              <w:bottom w:val="single" w:sz="4" w:space="0" w:color="auto"/>
              <w:right w:val="single" w:sz="4" w:space="0" w:color="auto"/>
            </w:tcBorders>
          </w:tcPr>
          <w:p w14:paraId="21FC135C"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5E7F68D7"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58E5F7B1"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095C173F"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2CF48C7A"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4822A70E"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5D5998C2" w14:textId="038C38A6"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rPr>
              <w:t>224</w:t>
            </w:r>
          </w:p>
        </w:tc>
        <w:tc>
          <w:tcPr>
            <w:tcW w:w="3742" w:type="dxa"/>
            <w:tcBorders>
              <w:top w:val="single" w:sz="4" w:space="0" w:color="auto"/>
              <w:left w:val="nil"/>
              <w:bottom w:val="single" w:sz="4" w:space="0" w:color="auto"/>
              <w:right w:val="nil"/>
            </w:tcBorders>
          </w:tcPr>
          <w:p w14:paraId="514633E6"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เมืองน่าอยู่</w:t>
            </w:r>
          </w:p>
          <w:p w14:paraId="0D41EE34" w14:textId="77777777"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Livable City</w:t>
            </w:r>
            <w:r w:rsidRPr="00B60D70">
              <w:rPr>
                <w:rFonts w:ascii="TH SarabunPSK" w:eastAsia="Angsana New" w:hAnsi="TH SarabunPSK" w:cs="TH SarabunPSK" w:hint="cs"/>
                <w:sz w:val="28"/>
                <w:szCs w:val="28"/>
                <w:cs/>
                <w:lang w:val="th-TH"/>
              </w:rPr>
              <w:t>)</w:t>
            </w:r>
          </w:p>
        </w:tc>
        <w:tc>
          <w:tcPr>
            <w:tcW w:w="1134" w:type="dxa"/>
            <w:tcBorders>
              <w:top w:val="single" w:sz="4" w:space="0" w:color="auto"/>
              <w:left w:val="nil"/>
              <w:bottom w:val="single" w:sz="4" w:space="0" w:color="auto"/>
              <w:right w:val="single" w:sz="4" w:space="0" w:color="auto"/>
            </w:tcBorders>
          </w:tcPr>
          <w:p w14:paraId="355BE6BB"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21AF635C"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60838893"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311B6C89"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041F8449"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259A42F6"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746FA950" w14:textId="20FF35BF"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rPr>
              <w:t>225</w:t>
            </w:r>
          </w:p>
        </w:tc>
        <w:tc>
          <w:tcPr>
            <w:tcW w:w="3742" w:type="dxa"/>
            <w:tcBorders>
              <w:top w:val="single" w:sz="4" w:space="0" w:color="auto"/>
              <w:left w:val="nil"/>
              <w:bottom w:val="single" w:sz="4" w:space="0" w:color="auto"/>
              <w:right w:val="nil"/>
            </w:tcBorders>
          </w:tcPr>
          <w:p w14:paraId="7ABF4B1C"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การเขียนบันทึกสะท้อนคิดเพื่อการพัฒนาตนเอง</w:t>
            </w:r>
          </w:p>
          <w:p w14:paraId="17B1647D" w14:textId="77777777"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rPr>
              <w:t>Reflective Journal Writing for Self</w:t>
            </w: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rPr>
              <w:t>Improvement</w:t>
            </w:r>
            <w:r w:rsidRPr="00B60D70">
              <w:rPr>
                <w:rFonts w:ascii="TH SarabunPSK" w:eastAsia="Angsana New" w:hAnsi="TH SarabunPSK" w:cs="TH SarabunPSK" w:hint="cs"/>
                <w:sz w:val="28"/>
                <w:szCs w:val="28"/>
                <w:cs/>
                <w:lang w:val="th-TH"/>
              </w:rPr>
              <w:t>)</w:t>
            </w:r>
          </w:p>
        </w:tc>
        <w:tc>
          <w:tcPr>
            <w:tcW w:w="1134" w:type="dxa"/>
            <w:tcBorders>
              <w:top w:val="single" w:sz="4" w:space="0" w:color="auto"/>
              <w:left w:val="nil"/>
              <w:bottom w:val="single" w:sz="4" w:space="0" w:color="auto"/>
              <w:right w:val="single" w:sz="4" w:space="0" w:color="auto"/>
            </w:tcBorders>
          </w:tcPr>
          <w:p w14:paraId="0B68D7DF"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502E2BED"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1657F97E"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480B1ACF"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6D104E57"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06B52D30"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2A07ABD0" w14:textId="7A99030A"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rPr>
              <w:t>321</w:t>
            </w:r>
          </w:p>
        </w:tc>
        <w:tc>
          <w:tcPr>
            <w:tcW w:w="3742" w:type="dxa"/>
            <w:tcBorders>
              <w:top w:val="single" w:sz="4" w:space="0" w:color="auto"/>
              <w:left w:val="nil"/>
              <w:bottom w:val="single" w:sz="4" w:space="0" w:color="auto"/>
              <w:right w:val="nil"/>
            </w:tcBorders>
          </w:tcPr>
          <w:p w14:paraId="0357193E"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ประวัติศาสตร์อารยธรรม</w:t>
            </w:r>
          </w:p>
          <w:p w14:paraId="3F70085C" w14:textId="77777777"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The History of Civilization</w:t>
            </w:r>
            <w:r w:rsidRPr="00B60D70">
              <w:rPr>
                <w:rFonts w:ascii="TH SarabunPSK" w:eastAsia="Angsana New" w:hAnsi="TH SarabunPSK" w:cs="TH SarabunPSK" w:hint="cs"/>
                <w:sz w:val="28"/>
                <w:szCs w:val="28"/>
                <w:cs/>
                <w:lang w:val="th-TH"/>
              </w:rPr>
              <w:t>)</w:t>
            </w:r>
          </w:p>
        </w:tc>
        <w:tc>
          <w:tcPr>
            <w:tcW w:w="1134" w:type="dxa"/>
            <w:tcBorders>
              <w:top w:val="single" w:sz="4" w:space="0" w:color="auto"/>
              <w:left w:val="nil"/>
              <w:bottom w:val="single" w:sz="4" w:space="0" w:color="auto"/>
              <w:right w:val="single" w:sz="4" w:space="0" w:color="auto"/>
            </w:tcBorders>
          </w:tcPr>
          <w:p w14:paraId="47FD8B09"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64CBBB66"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76E11DCE"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35415B4D"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27586F5E"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03BB9716"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6F933B37" w14:textId="09750639"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rPr>
              <w:t>421</w:t>
            </w:r>
          </w:p>
        </w:tc>
        <w:tc>
          <w:tcPr>
            <w:tcW w:w="3742" w:type="dxa"/>
            <w:tcBorders>
              <w:top w:val="single" w:sz="4" w:space="0" w:color="auto"/>
              <w:left w:val="nil"/>
              <w:bottom w:val="single" w:sz="4" w:space="0" w:color="auto"/>
              <w:right w:val="nil"/>
            </w:tcBorders>
          </w:tcPr>
          <w:p w14:paraId="7E539055"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สังคมศาสตร์บูรณาการ</w:t>
            </w:r>
          </w:p>
          <w:p w14:paraId="66D507AF" w14:textId="77777777"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Integrative Social Sciences</w:t>
            </w:r>
            <w:r w:rsidRPr="00B60D70">
              <w:rPr>
                <w:rFonts w:ascii="TH SarabunPSK" w:eastAsia="Angsana New" w:hAnsi="TH SarabunPSK" w:cs="TH SarabunPSK" w:hint="cs"/>
                <w:sz w:val="28"/>
                <w:szCs w:val="28"/>
                <w:cs/>
                <w:lang w:val="th-TH"/>
              </w:rPr>
              <w:t>)</w:t>
            </w:r>
          </w:p>
        </w:tc>
        <w:tc>
          <w:tcPr>
            <w:tcW w:w="1134" w:type="dxa"/>
            <w:tcBorders>
              <w:top w:val="single" w:sz="4" w:space="0" w:color="auto"/>
              <w:left w:val="nil"/>
              <w:bottom w:val="single" w:sz="4" w:space="0" w:color="auto"/>
              <w:right w:val="single" w:sz="4" w:space="0" w:color="auto"/>
            </w:tcBorders>
          </w:tcPr>
          <w:p w14:paraId="1594B9B1"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05A46B1C"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0FADC04E"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17B72D7B"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6958838D"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654DC21C" w14:textId="77777777" w:rsidTr="00D420AC">
        <w:trPr>
          <w:trHeight w:val="170"/>
          <w:tblHeader/>
        </w:trPr>
        <w:tc>
          <w:tcPr>
            <w:tcW w:w="14003" w:type="dxa"/>
            <w:gridSpan w:val="7"/>
            <w:tcBorders>
              <w:top w:val="single" w:sz="4" w:space="0" w:color="auto"/>
              <w:left w:val="single" w:sz="4" w:space="0" w:color="auto"/>
              <w:bottom w:val="single" w:sz="4" w:space="0" w:color="auto"/>
            </w:tcBorders>
          </w:tcPr>
          <w:p w14:paraId="4E9FD8D2" w14:textId="77777777" w:rsidR="0075359B" w:rsidRPr="00B60D70" w:rsidRDefault="0075359B" w:rsidP="00D420AC">
            <w:pPr>
              <w:ind w:left="-60"/>
              <w:jc w:val="left"/>
              <w:rPr>
                <w:rFonts w:ascii="TH SarabunPSK" w:hAnsi="TH SarabunPSK" w:cs="TH SarabunPSK"/>
                <w:spacing w:val="-2"/>
                <w:sz w:val="28"/>
                <w:szCs w:val="28"/>
              </w:rPr>
            </w:pPr>
            <w:r w:rsidRPr="00B60D70">
              <w:rPr>
                <w:rFonts w:ascii="TH SarabunPSK" w:eastAsia="Angsana New" w:hAnsi="TH SarabunPSK" w:cs="TH SarabunPSK" w:hint="cs"/>
                <w:b/>
                <w:bCs/>
                <w:sz w:val="28"/>
                <w:szCs w:val="28"/>
                <w:cs/>
              </w:rPr>
              <w:t>ก.2.</w:t>
            </w:r>
            <w:r w:rsidRPr="00B60D70">
              <w:rPr>
                <w:rFonts w:ascii="TH SarabunPSK" w:eastAsia="Angsana New" w:hAnsi="TH SarabunPSK" w:cs="TH SarabunPSK" w:hint="cs"/>
                <w:b/>
                <w:bCs/>
                <w:sz w:val="28"/>
                <w:szCs w:val="28"/>
              </w:rPr>
              <w:t>4</w:t>
            </w:r>
            <w:r w:rsidRPr="00B60D70">
              <w:rPr>
                <w:rFonts w:ascii="TH SarabunPSK" w:eastAsia="Angsana New" w:hAnsi="TH SarabunPSK" w:cs="TH SarabunPSK" w:hint="cs"/>
                <w:b/>
                <w:bCs/>
                <w:sz w:val="28"/>
                <w:szCs w:val="28"/>
                <w:cs/>
              </w:rPr>
              <w:t xml:space="preserve"> กลุ่มวิชาการคิดอย่างมีระบบ</w:t>
            </w:r>
          </w:p>
        </w:tc>
      </w:tr>
      <w:tr w:rsidR="00B60D70" w:rsidRPr="00B60D70" w14:paraId="6F93A83A"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731C937F" w14:textId="6374CE15"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rPr>
              <w:t>322</w:t>
            </w:r>
          </w:p>
        </w:tc>
        <w:tc>
          <w:tcPr>
            <w:tcW w:w="3742" w:type="dxa"/>
            <w:tcBorders>
              <w:top w:val="single" w:sz="4" w:space="0" w:color="auto"/>
              <w:left w:val="nil"/>
              <w:bottom w:val="single" w:sz="4" w:space="0" w:color="auto"/>
              <w:right w:val="nil"/>
            </w:tcBorders>
          </w:tcPr>
          <w:p w14:paraId="2A535B7C"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การวิจัยและนวัตกรรมบนฐานชุมชน</w:t>
            </w:r>
          </w:p>
          <w:p w14:paraId="5AE970B2" w14:textId="77777777" w:rsidR="0075359B" w:rsidRPr="00B60D70" w:rsidRDefault="0075359B" w:rsidP="00D420AC">
            <w:pPr>
              <w:ind w:left="-60"/>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rPr>
              <w:t>Community Based Research and Innovation</w:t>
            </w:r>
            <w:r w:rsidRPr="00B60D70">
              <w:rPr>
                <w:rFonts w:ascii="TH SarabunPSK" w:eastAsia="Angsana New" w:hAnsi="TH SarabunPSK" w:cs="TH SarabunPSK" w:hint="cs"/>
                <w:sz w:val="28"/>
                <w:szCs w:val="28"/>
                <w:cs/>
                <w:lang w:val="th-TH"/>
              </w:rPr>
              <w:t>)</w:t>
            </w:r>
          </w:p>
        </w:tc>
        <w:tc>
          <w:tcPr>
            <w:tcW w:w="1134" w:type="dxa"/>
            <w:tcBorders>
              <w:top w:val="single" w:sz="4" w:space="0" w:color="auto"/>
              <w:left w:val="nil"/>
              <w:bottom w:val="single" w:sz="4" w:space="0" w:color="auto"/>
              <w:right w:val="single" w:sz="4" w:space="0" w:color="auto"/>
            </w:tcBorders>
          </w:tcPr>
          <w:p w14:paraId="489555E6"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240D2E5A"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28B7E559"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31E65914"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6CF4349F"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3775A72B"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0EA9ABA4" w14:textId="58AD5F0F"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rPr>
              <w:t>331</w:t>
            </w:r>
          </w:p>
        </w:tc>
        <w:tc>
          <w:tcPr>
            <w:tcW w:w="3742" w:type="dxa"/>
            <w:tcBorders>
              <w:top w:val="single" w:sz="4" w:space="0" w:color="auto"/>
              <w:left w:val="nil"/>
              <w:bottom w:val="single" w:sz="4" w:space="0" w:color="auto"/>
              <w:right w:val="nil"/>
            </w:tcBorders>
          </w:tcPr>
          <w:p w14:paraId="1E2A5BB7"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มนุษย์กับการใช้เหตุผล</w:t>
            </w:r>
            <w:r w:rsidRPr="00B60D70">
              <w:rPr>
                <w:rFonts w:ascii="TH SarabunPSK" w:eastAsia="Angsana New" w:hAnsi="TH SarabunPSK" w:cs="TH SarabunPSK" w:hint="cs"/>
                <w:sz w:val="28"/>
                <w:szCs w:val="28"/>
                <w:lang w:val="th-TH"/>
              </w:rPr>
              <w:tab/>
            </w:r>
          </w:p>
          <w:p w14:paraId="5A0D4A9A" w14:textId="77777777"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Man and Reasoning</w:t>
            </w:r>
            <w:r w:rsidRPr="00B60D70">
              <w:rPr>
                <w:rFonts w:ascii="TH SarabunPSK" w:eastAsia="Angsana New" w:hAnsi="TH SarabunPSK" w:cs="TH SarabunPSK" w:hint="cs"/>
                <w:sz w:val="28"/>
                <w:szCs w:val="28"/>
                <w:cs/>
                <w:lang w:val="th-TH"/>
              </w:rPr>
              <w:t>)</w:t>
            </w:r>
          </w:p>
        </w:tc>
        <w:tc>
          <w:tcPr>
            <w:tcW w:w="1134" w:type="dxa"/>
            <w:tcBorders>
              <w:top w:val="single" w:sz="4" w:space="0" w:color="auto"/>
              <w:left w:val="nil"/>
              <w:bottom w:val="single" w:sz="4" w:space="0" w:color="auto"/>
              <w:right w:val="single" w:sz="4" w:space="0" w:color="auto"/>
            </w:tcBorders>
          </w:tcPr>
          <w:p w14:paraId="4AF3EEF4"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0B22EDE5"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560D2935"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51F2A6E0"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64F8CA4C"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0315E95F" w14:textId="77777777" w:rsidTr="00D420AC">
        <w:trPr>
          <w:trHeight w:val="170"/>
          <w:tblHeader/>
        </w:trPr>
        <w:tc>
          <w:tcPr>
            <w:tcW w:w="5896" w:type="dxa"/>
            <w:gridSpan w:val="3"/>
            <w:tcBorders>
              <w:bottom w:val="single" w:sz="4" w:space="0" w:color="auto"/>
            </w:tcBorders>
            <w:shd w:val="clear" w:color="auto" w:fill="F2F2F2" w:themeFill="background1" w:themeFillShade="F2"/>
            <w:vAlign w:val="center"/>
          </w:tcPr>
          <w:p w14:paraId="3B71E952" w14:textId="77777777" w:rsidR="0075359B" w:rsidRPr="00B60D70" w:rsidRDefault="0075359B" w:rsidP="00D420AC">
            <w:pPr>
              <w:tabs>
                <w:tab w:val="left" w:pos="807"/>
                <w:tab w:val="right" w:pos="5551"/>
              </w:tabs>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lang w:val="th-TH"/>
              </w:rPr>
              <w:t>หลักสูตรปรับปรุง พ</w:t>
            </w:r>
            <w:r w:rsidRPr="00B60D70">
              <w:rPr>
                <w:rFonts w:ascii="TH SarabunPSK" w:eastAsia="Angsana New" w:hAnsi="TH SarabunPSK" w:cs="TH SarabunPSK" w:hint="cs"/>
                <w:b/>
                <w:bCs/>
                <w:sz w:val="28"/>
                <w:szCs w:val="28"/>
                <w:cs/>
              </w:rPr>
              <w:t>.</w:t>
            </w:r>
            <w:r w:rsidRPr="00B60D70">
              <w:rPr>
                <w:rFonts w:ascii="TH SarabunPSK" w:eastAsia="Angsana New" w:hAnsi="TH SarabunPSK" w:cs="TH SarabunPSK" w:hint="cs"/>
                <w:b/>
                <w:bCs/>
                <w:sz w:val="28"/>
                <w:szCs w:val="28"/>
                <w:cs/>
                <w:lang w:val="th-TH"/>
              </w:rPr>
              <w:t>ศ</w:t>
            </w:r>
            <w:r w:rsidRPr="00B60D70">
              <w:rPr>
                <w:rFonts w:ascii="TH SarabunPSK" w:eastAsia="Angsana New" w:hAnsi="TH SarabunPSK" w:cs="TH SarabunPSK" w:hint="cs"/>
                <w:b/>
                <w:bCs/>
                <w:sz w:val="28"/>
                <w:szCs w:val="28"/>
                <w:cs/>
              </w:rPr>
              <w:t xml:space="preserve">. </w:t>
            </w:r>
            <w:r w:rsidRPr="00B60D70">
              <w:rPr>
                <w:rFonts w:ascii="TH SarabunPSK" w:eastAsia="Angsana New" w:hAnsi="TH SarabunPSK" w:cs="TH SarabunPSK" w:hint="cs"/>
                <w:b/>
                <w:bCs/>
                <w:sz w:val="28"/>
                <w:szCs w:val="28"/>
              </w:rPr>
              <w:t>2563</w:t>
            </w:r>
          </w:p>
        </w:tc>
        <w:tc>
          <w:tcPr>
            <w:tcW w:w="5896" w:type="dxa"/>
            <w:gridSpan w:val="3"/>
            <w:tcBorders>
              <w:bottom w:val="single" w:sz="4" w:space="0" w:color="auto"/>
            </w:tcBorders>
            <w:shd w:val="clear" w:color="auto" w:fill="F2F2F2" w:themeFill="background1" w:themeFillShade="F2"/>
            <w:vAlign w:val="center"/>
          </w:tcPr>
          <w:p w14:paraId="1C10B4B3" w14:textId="77777777" w:rsidR="0075359B" w:rsidRPr="00B60D70" w:rsidRDefault="0075359B" w:rsidP="00D420AC">
            <w:pPr>
              <w:tabs>
                <w:tab w:val="left" w:pos="827"/>
                <w:tab w:val="right" w:pos="5788"/>
              </w:tabs>
              <w:rPr>
                <w:rFonts w:ascii="TH SarabunPSK" w:eastAsia="Angsana New" w:hAnsi="TH SarabunPSK" w:cs="TH SarabunPSK"/>
                <w:b/>
                <w:bCs/>
                <w:sz w:val="28"/>
                <w:szCs w:val="28"/>
              </w:rPr>
            </w:pPr>
            <w:r w:rsidRPr="00B60D70">
              <w:rPr>
                <w:rFonts w:ascii="TH SarabunPSK" w:eastAsia="Angsana New" w:hAnsi="TH SarabunPSK" w:cs="TH SarabunPSK" w:hint="cs"/>
                <w:b/>
                <w:bCs/>
                <w:sz w:val="28"/>
                <w:szCs w:val="28"/>
                <w:cs/>
                <w:lang w:val="th-TH"/>
              </w:rPr>
              <w:t>หลักสูตรปรับปรุง พ</w:t>
            </w:r>
            <w:r w:rsidRPr="00B60D70">
              <w:rPr>
                <w:rFonts w:ascii="TH SarabunPSK" w:eastAsia="Angsana New" w:hAnsi="TH SarabunPSK" w:cs="TH SarabunPSK" w:hint="cs"/>
                <w:b/>
                <w:bCs/>
                <w:sz w:val="28"/>
                <w:szCs w:val="28"/>
                <w:cs/>
              </w:rPr>
              <w:t>.</w:t>
            </w:r>
            <w:r w:rsidRPr="00B60D70">
              <w:rPr>
                <w:rFonts w:ascii="TH SarabunPSK" w:eastAsia="Angsana New" w:hAnsi="TH SarabunPSK" w:cs="TH SarabunPSK" w:hint="cs"/>
                <w:b/>
                <w:bCs/>
                <w:sz w:val="28"/>
                <w:szCs w:val="28"/>
                <w:cs/>
                <w:lang w:val="th-TH"/>
              </w:rPr>
              <w:t>ศ</w:t>
            </w:r>
            <w:r w:rsidRPr="00B60D70">
              <w:rPr>
                <w:rFonts w:ascii="TH SarabunPSK" w:eastAsia="Angsana New" w:hAnsi="TH SarabunPSK" w:cs="TH SarabunPSK" w:hint="cs"/>
                <w:b/>
                <w:bCs/>
                <w:sz w:val="28"/>
                <w:szCs w:val="28"/>
                <w:cs/>
              </w:rPr>
              <w:t xml:space="preserve">. </w:t>
            </w:r>
            <w:r w:rsidRPr="00B60D70">
              <w:rPr>
                <w:rFonts w:ascii="TH SarabunPSK" w:eastAsia="Angsana New" w:hAnsi="TH SarabunPSK" w:cs="TH SarabunPSK" w:hint="cs"/>
                <w:b/>
                <w:bCs/>
                <w:sz w:val="28"/>
                <w:szCs w:val="28"/>
              </w:rPr>
              <w:t>2568</w:t>
            </w:r>
          </w:p>
        </w:tc>
        <w:tc>
          <w:tcPr>
            <w:tcW w:w="2211" w:type="dxa"/>
            <w:shd w:val="clear" w:color="auto" w:fill="F2F2F2" w:themeFill="background1" w:themeFillShade="F2"/>
            <w:vAlign w:val="center"/>
          </w:tcPr>
          <w:p w14:paraId="47F0FC90" w14:textId="77777777" w:rsidR="0075359B" w:rsidRPr="00B60D70" w:rsidRDefault="0075359B" w:rsidP="00D420AC">
            <w:pPr>
              <w:rPr>
                <w:rFonts w:ascii="TH SarabunPSK" w:eastAsia="Angsana New" w:hAnsi="TH SarabunPSK" w:cs="TH SarabunPSK"/>
                <w:b/>
                <w:bCs/>
                <w:sz w:val="28"/>
                <w:szCs w:val="28"/>
                <w:cs/>
              </w:rPr>
            </w:pPr>
            <w:r w:rsidRPr="00B60D70">
              <w:rPr>
                <w:rFonts w:ascii="TH SarabunPSK" w:eastAsia="Cordia New" w:hAnsi="TH SarabunPSK" w:cs="TH SarabunPSK" w:hint="cs"/>
                <w:noProof/>
                <w:sz w:val="28"/>
                <w:szCs w:val="28"/>
              </w:rPr>
              <mc:AlternateContent>
                <mc:Choice Requires="wps">
                  <w:drawing>
                    <wp:anchor distT="0" distB="0" distL="114300" distR="114300" simplePos="0" relativeHeight="251658245" behindDoc="0" locked="0" layoutInCell="1" allowOverlap="1" wp14:anchorId="522EBB4F" wp14:editId="65D4B5B7">
                      <wp:simplePos x="0" y="0"/>
                      <wp:positionH relativeFrom="column">
                        <wp:posOffset>8350885</wp:posOffset>
                      </wp:positionH>
                      <wp:positionV relativeFrom="paragraph">
                        <wp:posOffset>-981075</wp:posOffset>
                      </wp:positionV>
                      <wp:extent cx="121285" cy="1993900"/>
                      <wp:effectExtent l="0" t="4445" r="15875" b="13335"/>
                      <wp:wrapNone/>
                      <wp:docPr id="418816528"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0703739F" w14:textId="77777777" w:rsidR="00F5322B" w:rsidRDefault="00F5322B" w:rsidP="0075359B"/>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22EBB4F" id="_x0000_s1030" type="#_x0000_t88" style="position:absolute;left:0;text-align:left;margin-left:657.55pt;margin-top:-77.25pt;width:9.55pt;height:157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" adj="109" strokecolor="windowText">
                      <v:textbox>
                        <w:txbxContent>
                          <w:p w14:paraId="0703739F" w14:textId="77777777" w:rsidR="00F5322B" w:rsidRDefault="00F5322B" w:rsidP="0075359B"/>
                        </w:txbxContent>
                      </v:textbox>
                    </v:shape>
                  </w:pict>
                </mc:Fallback>
              </mc:AlternateContent>
            </w:r>
            <w:r w:rsidRPr="00B60D70">
              <w:rPr>
                <w:rFonts w:ascii="TH SarabunPSK" w:eastAsia="Angsana New" w:hAnsi="TH SarabunPSK" w:cs="TH SarabunPSK" w:hint="cs"/>
                <w:b/>
                <w:bCs/>
                <w:sz w:val="28"/>
                <w:szCs w:val="28"/>
                <w:cs/>
                <w:lang w:val="th-TH"/>
              </w:rPr>
              <w:t>หมายเหตุ</w:t>
            </w:r>
          </w:p>
        </w:tc>
      </w:tr>
      <w:tr w:rsidR="00B60D70" w:rsidRPr="00B60D70" w14:paraId="01DD26CD"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7AA698CE" w14:textId="320780F4"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lastRenderedPageBreak/>
              <w:t xml:space="preserve">GEN </w:t>
            </w:r>
            <w:r w:rsidR="0075359B" w:rsidRPr="00B60D70">
              <w:rPr>
                <w:rFonts w:ascii="TH SarabunPSK" w:eastAsia="Angsana New" w:hAnsi="TH SarabunPSK" w:cs="TH SarabunPSK" w:hint="cs"/>
                <w:sz w:val="28"/>
                <w:szCs w:val="28"/>
              </w:rPr>
              <w:t>332</w:t>
            </w:r>
          </w:p>
        </w:tc>
        <w:tc>
          <w:tcPr>
            <w:tcW w:w="3742" w:type="dxa"/>
            <w:tcBorders>
              <w:top w:val="single" w:sz="4" w:space="0" w:color="auto"/>
              <w:left w:val="nil"/>
              <w:bottom w:val="single" w:sz="4" w:space="0" w:color="auto"/>
              <w:right w:val="nil"/>
            </w:tcBorders>
          </w:tcPr>
          <w:p w14:paraId="644118FD"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การเล่าเรื่องวิทยาศาสตร์</w:t>
            </w:r>
          </w:p>
          <w:p w14:paraId="30687FF2" w14:textId="77777777"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Science Storytelling</w:t>
            </w:r>
            <w:r w:rsidRPr="00B60D70">
              <w:rPr>
                <w:rFonts w:ascii="TH SarabunPSK" w:eastAsia="Angsana New" w:hAnsi="TH SarabunPSK" w:cs="TH SarabunPSK" w:hint="cs"/>
                <w:sz w:val="28"/>
                <w:szCs w:val="28"/>
                <w:cs/>
                <w:lang w:val="th-TH"/>
              </w:rPr>
              <w:t>)</w:t>
            </w:r>
          </w:p>
        </w:tc>
        <w:tc>
          <w:tcPr>
            <w:tcW w:w="1134" w:type="dxa"/>
            <w:tcBorders>
              <w:top w:val="single" w:sz="4" w:space="0" w:color="auto"/>
              <w:left w:val="nil"/>
              <w:bottom w:val="single" w:sz="4" w:space="0" w:color="auto"/>
              <w:right w:val="single" w:sz="4" w:space="0" w:color="auto"/>
            </w:tcBorders>
          </w:tcPr>
          <w:p w14:paraId="34013F2E"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2EE1A081"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20D731B5"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7A9AB31C"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1BD62885"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7EC9B0A2" w14:textId="77777777" w:rsidTr="00D420AC">
        <w:trPr>
          <w:trHeight w:val="170"/>
          <w:tblHeader/>
        </w:trPr>
        <w:tc>
          <w:tcPr>
            <w:tcW w:w="14003" w:type="dxa"/>
            <w:gridSpan w:val="7"/>
            <w:tcBorders>
              <w:top w:val="single" w:sz="4" w:space="0" w:color="auto"/>
              <w:left w:val="single" w:sz="4" w:space="0" w:color="auto"/>
              <w:bottom w:val="single" w:sz="4" w:space="0" w:color="auto"/>
            </w:tcBorders>
          </w:tcPr>
          <w:p w14:paraId="1C262798" w14:textId="77777777" w:rsidR="0075359B" w:rsidRPr="00B60D70" w:rsidRDefault="0075359B" w:rsidP="00D420AC">
            <w:pPr>
              <w:ind w:left="-60"/>
              <w:jc w:val="left"/>
              <w:rPr>
                <w:rFonts w:ascii="TH SarabunPSK" w:hAnsi="TH SarabunPSK" w:cs="TH SarabunPSK"/>
                <w:spacing w:val="-2"/>
                <w:sz w:val="28"/>
                <w:szCs w:val="28"/>
              </w:rPr>
            </w:pPr>
            <w:r w:rsidRPr="00B60D70">
              <w:rPr>
                <w:rFonts w:ascii="TH SarabunPSK" w:eastAsia="Angsana New" w:hAnsi="TH SarabunPSK" w:cs="TH SarabunPSK" w:hint="cs"/>
                <w:b/>
                <w:bCs/>
                <w:sz w:val="28"/>
                <w:szCs w:val="28"/>
                <w:cs/>
              </w:rPr>
              <w:t>ก.2.</w:t>
            </w:r>
            <w:r w:rsidRPr="00B60D70">
              <w:rPr>
                <w:rFonts w:ascii="TH SarabunPSK" w:eastAsia="Angsana New" w:hAnsi="TH SarabunPSK" w:cs="TH SarabunPSK" w:hint="cs"/>
                <w:b/>
                <w:bCs/>
                <w:sz w:val="28"/>
                <w:szCs w:val="28"/>
              </w:rPr>
              <w:t>5</w:t>
            </w:r>
            <w:r w:rsidRPr="00B60D70">
              <w:rPr>
                <w:rFonts w:ascii="TH SarabunPSK" w:eastAsia="Angsana New" w:hAnsi="TH SarabunPSK" w:cs="TH SarabunPSK" w:hint="cs"/>
                <w:b/>
                <w:bCs/>
                <w:sz w:val="28"/>
                <w:szCs w:val="28"/>
                <w:cs/>
              </w:rPr>
              <w:t xml:space="preserve"> กลุ่มวิชาคุณค่าและความงาม</w:t>
            </w:r>
          </w:p>
        </w:tc>
      </w:tr>
      <w:tr w:rsidR="00B60D70" w:rsidRPr="00B60D70" w14:paraId="4CEDCADB"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1A8A3376" w14:textId="23ED19F4"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rPr>
              <w:t>242</w:t>
            </w:r>
          </w:p>
        </w:tc>
        <w:tc>
          <w:tcPr>
            <w:tcW w:w="3742" w:type="dxa"/>
            <w:tcBorders>
              <w:top w:val="single" w:sz="4" w:space="0" w:color="auto"/>
              <w:left w:val="nil"/>
              <w:bottom w:val="single" w:sz="4" w:space="0" w:color="auto"/>
              <w:right w:val="nil"/>
            </w:tcBorders>
          </w:tcPr>
          <w:p w14:paraId="42E4EC0A"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ปรัชญาจีนกับการดำเนินชีวิต</w:t>
            </w:r>
          </w:p>
          <w:p w14:paraId="634021FC" w14:textId="1D12761E" w:rsidR="0075359B" w:rsidRPr="00B60D70" w:rsidRDefault="0075359B" w:rsidP="00D420AC">
            <w:pPr>
              <w:ind w:left="-60"/>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rPr>
              <w:t>Chinese Philoso</w:t>
            </w:r>
            <w:r w:rsidR="00F551BD" w:rsidRPr="00B60D70">
              <w:rPr>
                <w:rFonts w:ascii="TH SarabunPSK" w:eastAsia="Angsana New" w:hAnsi="TH SarabunPSK" w:cs="TH SarabunPSK" w:hint="cs"/>
                <w:sz w:val="28"/>
                <w:szCs w:val="28"/>
              </w:rPr>
              <w:t xml:space="preserve">PHY </w:t>
            </w:r>
            <w:r w:rsidRPr="00B60D70">
              <w:rPr>
                <w:rFonts w:ascii="TH SarabunPSK" w:eastAsia="Angsana New" w:hAnsi="TH SarabunPSK" w:cs="TH SarabunPSK" w:hint="cs"/>
                <w:sz w:val="28"/>
                <w:szCs w:val="28"/>
              </w:rPr>
              <w:t>and Ways of Life</w:t>
            </w:r>
            <w:r w:rsidRPr="00B60D70">
              <w:rPr>
                <w:rFonts w:ascii="TH SarabunPSK" w:eastAsia="Angsana New" w:hAnsi="TH SarabunPSK" w:cs="TH SarabunPSK" w:hint="cs"/>
                <w:sz w:val="28"/>
                <w:szCs w:val="28"/>
                <w:cs/>
                <w:lang w:val="th-TH"/>
              </w:rPr>
              <w:t>)</w:t>
            </w:r>
          </w:p>
        </w:tc>
        <w:tc>
          <w:tcPr>
            <w:tcW w:w="1134" w:type="dxa"/>
            <w:tcBorders>
              <w:top w:val="single" w:sz="4" w:space="0" w:color="auto"/>
              <w:left w:val="nil"/>
              <w:bottom w:val="single" w:sz="4" w:space="0" w:color="auto"/>
              <w:right w:val="single" w:sz="4" w:space="0" w:color="auto"/>
            </w:tcBorders>
          </w:tcPr>
          <w:p w14:paraId="2E649F08"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6535D19E"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5CB780D3"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06D6041C"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5B685766"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7C7A76A4"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598C157D" w14:textId="33B5452F"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rPr>
              <w:t>341</w:t>
            </w:r>
          </w:p>
        </w:tc>
        <w:tc>
          <w:tcPr>
            <w:tcW w:w="3742" w:type="dxa"/>
            <w:tcBorders>
              <w:top w:val="single" w:sz="4" w:space="0" w:color="auto"/>
              <w:left w:val="nil"/>
              <w:bottom w:val="single" w:sz="4" w:space="0" w:color="auto"/>
              <w:right w:val="nil"/>
            </w:tcBorders>
          </w:tcPr>
          <w:p w14:paraId="6E2145C2"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ภูมิปัญญาท้องถิ่นไทย</w:t>
            </w:r>
          </w:p>
          <w:p w14:paraId="0D7E0C28" w14:textId="4A3A4656"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Thai Indi</w:t>
            </w:r>
            <w:r w:rsidR="00F551BD" w:rsidRPr="00B60D70">
              <w:rPr>
                <w:rFonts w:ascii="TH SarabunPSK" w:eastAsia="Angsana New" w:hAnsi="TH SarabunPSK" w:cs="TH SarabunPSK" w:hint="cs"/>
                <w:sz w:val="28"/>
                <w:szCs w:val="28"/>
                <w:lang w:val="th-TH"/>
              </w:rPr>
              <w:t xml:space="preserve">GEN </w:t>
            </w:r>
            <w:r w:rsidRPr="00B60D70">
              <w:rPr>
                <w:rFonts w:ascii="TH SarabunPSK" w:eastAsia="Angsana New" w:hAnsi="TH SarabunPSK" w:cs="TH SarabunPSK" w:hint="cs"/>
                <w:sz w:val="28"/>
                <w:szCs w:val="28"/>
                <w:lang w:val="th-TH"/>
              </w:rPr>
              <w:t>ous Knowledge</w:t>
            </w:r>
            <w:r w:rsidRPr="00B60D70">
              <w:rPr>
                <w:rFonts w:ascii="TH SarabunPSK" w:eastAsia="Angsana New" w:hAnsi="TH SarabunPSK" w:cs="TH SarabunPSK" w:hint="cs"/>
                <w:sz w:val="28"/>
                <w:szCs w:val="28"/>
                <w:cs/>
                <w:lang w:val="th-TH"/>
              </w:rPr>
              <w:t>)</w:t>
            </w:r>
          </w:p>
        </w:tc>
        <w:tc>
          <w:tcPr>
            <w:tcW w:w="1134" w:type="dxa"/>
            <w:tcBorders>
              <w:top w:val="single" w:sz="4" w:space="0" w:color="auto"/>
              <w:left w:val="nil"/>
              <w:bottom w:val="single" w:sz="4" w:space="0" w:color="auto"/>
              <w:right w:val="single" w:sz="4" w:space="0" w:color="auto"/>
            </w:tcBorders>
          </w:tcPr>
          <w:p w14:paraId="37A50491"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50AD04B1"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1899E839"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636E9817"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24CD8BD7"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73BD19BA"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012672FC" w14:textId="4B9A59CB"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rPr>
              <w:t>441</w:t>
            </w:r>
          </w:p>
        </w:tc>
        <w:tc>
          <w:tcPr>
            <w:tcW w:w="3742" w:type="dxa"/>
            <w:tcBorders>
              <w:top w:val="single" w:sz="4" w:space="0" w:color="auto"/>
              <w:left w:val="nil"/>
              <w:bottom w:val="single" w:sz="4" w:space="0" w:color="auto"/>
              <w:right w:val="nil"/>
            </w:tcBorders>
          </w:tcPr>
          <w:p w14:paraId="3B15D556"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วัฒนธรรมและการท่องเที่ยว</w:t>
            </w:r>
          </w:p>
          <w:p w14:paraId="4FA60907" w14:textId="77777777"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Culture and Excursion</w:t>
            </w:r>
            <w:r w:rsidRPr="00B60D70">
              <w:rPr>
                <w:rFonts w:ascii="TH SarabunPSK" w:eastAsia="Angsana New" w:hAnsi="TH SarabunPSK" w:cs="TH SarabunPSK" w:hint="cs"/>
                <w:sz w:val="28"/>
                <w:szCs w:val="28"/>
                <w:cs/>
                <w:lang w:val="th-TH"/>
              </w:rPr>
              <w:t>)</w:t>
            </w:r>
          </w:p>
        </w:tc>
        <w:tc>
          <w:tcPr>
            <w:tcW w:w="1134" w:type="dxa"/>
            <w:tcBorders>
              <w:top w:val="single" w:sz="4" w:space="0" w:color="auto"/>
              <w:left w:val="nil"/>
              <w:bottom w:val="single" w:sz="4" w:space="0" w:color="auto"/>
              <w:right w:val="single" w:sz="4" w:space="0" w:color="auto"/>
            </w:tcBorders>
          </w:tcPr>
          <w:p w14:paraId="2FB52D1B"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54903D4C"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3C8C7A4E"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743CD92D"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5D648131"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2A25579C" w14:textId="77777777" w:rsidTr="00D420AC">
        <w:trPr>
          <w:trHeight w:val="170"/>
          <w:tblHeader/>
        </w:trPr>
        <w:tc>
          <w:tcPr>
            <w:tcW w:w="14003" w:type="dxa"/>
            <w:gridSpan w:val="7"/>
            <w:tcBorders>
              <w:top w:val="single" w:sz="4" w:space="0" w:color="auto"/>
              <w:left w:val="single" w:sz="4" w:space="0" w:color="auto"/>
              <w:bottom w:val="single" w:sz="4" w:space="0" w:color="auto"/>
            </w:tcBorders>
          </w:tcPr>
          <w:p w14:paraId="3890E81C" w14:textId="77777777" w:rsidR="0075359B" w:rsidRPr="00B60D70" w:rsidRDefault="0075359B" w:rsidP="00D420AC">
            <w:pPr>
              <w:ind w:left="-60"/>
              <w:jc w:val="left"/>
              <w:rPr>
                <w:rFonts w:ascii="TH SarabunPSK" w:hAnsi="TH SarabunPSK" w:cs="TH SarabunPSK"/>
                <w:spacing w:val="-2"/>
                <w:sz w:val="28"/>
                <w:szCs w:val="28"/>
              </w:rPr>
            </w:pPr>
            <w:r w:rsidRPr="00B60D70">
              <w:rPr>
                <w:rFonts w:ascii="TH SarabunPSK" w:eastAsia="Angsana New" w:hAnsi="TH SarabunPSK" w:cs="TH SarabunPSK" w:hint="cs"/>
                <w:b/>
                <w:bCs/>
                <w:sz w:val="28"/>
                <w:szCs w:val="28"/>
                <w:cs/>
              </w:rPr>
              <w:t>ก.2.</w:t>
            </w:r>
            <w:r w:rsidRPr="00B60D70">
              <w:rPr>
                <w:rFonts w:ascii="TH SarabunPSK" w:eastAsia="Angsana New" w:hAnsi="TH SarabunPSK" w:cs="TH SarabunPSK" w:hint="cs"/>
                <w:b/>
                <w:bCs/>
                <w:sz w:val="28"/>
                <w:szCs w:val="28"/>
              </w:rPr>
              <w:t>6</w:t>
            </w:r>
            <w:r w:rsidRPr="00B60D70">
              <w:rPr>
                <w:rFonts w:ascii="TH SarabunPSK" w:eastAsia="Angsana New" w:hAnsi="TH SarabunPSK" w:cs="TH SarabunPSK" w:hint="cs"/>
                <w:b/>
                <w:bCs/>
                <w:sz w:val="28"/>
                <w:szCs w:val="28"/>
                <w:cs/>
              </w:rPr>
              <w:t xml:space="preserve"> กลุ่มวิชาเทคโนโลยีนวัตกรรมและการจัดการ</w:t>
            </w:r>
          </w:p>
        </w:tc>
      </w:tr>
      <w:tr w:rsidR="00B60D70" w:rsidRPr="00B60D70" w14:paraId="69E6391D"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759EC28D" w14:textId="1F0C4680"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rPr>
              <w:t>352</w:t>
            </w:r>
          </w:p>
        </w:tc>
        <w:tc>
          <w:tcPr>
            <w:tcW w:w="3742" w:type="dxa"/>
            <w:tcBorders>
              <w:top w:val="single" w:sz="4" w:space="0" w:color="auto"/>
              <w:left w:val="nil"/>
              <w:bottom w:val="single" w:sz="4" w:space="0" w:color="auto"/>
              <w:right w:val="nil"/>
            </w:tcBorders>
          </w:tcPr>
          <w:p w14:paraId="669A94FB"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เทคโนโลยีและนวัตกรรมเพื่อการพัฒนาอย่างยั่งยืน</w:t>
            </w:r>
          </w:p>
          <w:p w14:paraId="53524177" w14:textId="77777777" w:rsidR="0075359B" w:rsidRPr="00B60D70" w:rsidRDefault="0075359B" w:rsidP="00D420AC">
            <w:pPr>
              <w:ind w:left="-60"/>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rPr>
              <w:t>Technology and Innovation for Sustainable Development</w:t>
            </w:r>
            <w:r w:rsidRPr="00B60D70">
              <w:rPr>
                <w:rFonts w:ascii="TH SarabunPSK" w:eastAsia="Angsana New" w:hAnsi="TH SarabunPSK" w:cs="TH SarabunPSK" w:hint="cs"/>
                <w:sz w:val="28"/>
                <w:szCs w:val="28"/>
                <w:cs/>
                <w:lang w:val="th-TH"/>
              </w:rPr>
              <w:t>)</w:t>
            </w:r>
          </w:p>
        </w:tc>
        <w:tc>
          <w:tcPr>
            <w:tcW w:w="1134" w:type="dxa"/>
            <w:tcBorders>
              <w:top w:val="single" w:sz="4" w:space="0" w:color="auto"/>
              <w:left w:val="nil"/>
              <w:bottom w:val="single" w:sz="4" w:space="0" w:color="auto"/>
              <w:right w:val="single" w:sz="4" w:space="0" w:color="auto"/>
            </w:tcBorders>
          </w:tcPr>
          <w:p w14:paraId="15A65BBB"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2A19E52F"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3E7A0428"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69FE4254"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5A437B83"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2434E992"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4029F649" w14:textId="5D66A581"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GEN </w:t>
            </w:r>
            <w:r w:rsidR="0075359B" w:rsidRPr="00B60D70">
              <w:rPr>
                <w:rFonts w:ascii="TH SarabunPSK" w:eastAsia="Angsana New" w:hAnsi="TH SarabunPSK" w:cs="TH SarabunPSK" w:hint="cs"/>
                <w:sz w:val="28"/>
                <w:szCs w:val="28"/>
              </w:rPr>
              <w:t>353</w:t>
            </w:r>
          </w:p>
        </w:tc>
        <w:tc>
          <w:tcPr>
            <w:tcW w:w="3742" w:type="dxa"/>
            <w:tcBorders>
              <w:top w:val="single" w:sz="4" w:space="0" w:color="auto"/>
              <w:left w:val="nil"/>
              <w:bottom w:val="single" w:sz="4" w:space="0" w:color="auto"/>
              <w:right w:val="nil"/>
            </w:tcBorders>
          </w:tcPr>
          <w:p w14:paraId="24DA25D0"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จิตวิทยาการจัดการ</w:t>
            </w:r>
          </w:p>
          <w:p w14:paraId="5FE9677D" w14:textId="77777777" w:rsidR="0075359B" w:rsidRPr="00B60D70" w:rsidRDefault="0075359B" w:rsidP="00D420AC">
            <w:pPr>
              <w:ind w:left="-60"/>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Managerial Psychology</w:t>
            </w:r>
            <w:r w:rsidRPr="00B60D70">
              <w:rPr>
                <w:rFonts w:ascii="TH SarabunPSK" w:eastAsia="Angsana New" w:hAnsi="TH SarabunPSK" w:cs="TH SarabunPSK" w:hint="cs"/>
                <w:sz w:val="28"/>
                <w:szCs w:val="28"/>
                <w:cs/>
                <w:lang w:val="th-TH"/>
              </w:rPr>
              <w:t>)</w:t>
            </w:r>
          </w:p>
        </w:tc>
        <w:tc>
          <w:tcPr>
            <w:tcW w:w="1134" w:type="dxa"/>
            <w:tcBorders>
              <w:top w:val="single" w:sz="4" w:space="0" w:color="auto"/>
              <w:left w:val="nil"/>
              <w:bottom w:val="single" w:sz="4" w:space="0" w:color="auto"/>
              <w:right w:val="single" w:sz="4" w:space="0" w:color="auto"/>
            </w:tcBorders>
          </w:tcPr>
          <w:p w14:paraId="183418D4"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21A93E81"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74CFAB42"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5DE9FF5B"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74F633FA"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6E63412C" w14:textId="77777777" w:rsidTr="00D420AC">
        <w:trPr>
          <w:trHeight w:val="170"/>
          <w:tblHeader/>
        </w:trPr>
        <w:tc>
          <w:tcPr>
            <w:tcW w:w="14003" w:type="dxa"/>
            <w:gridSpan w:val="7"/>
            <w:tcBorders>
              <w:top w:val="single" w:sz="4" w:space="0" w:color="auto"/>
              <w:left w:val="single" w:sz="4" w:space="0" w:color="auto"/>
              <w:bottom w:val="single" w:sz="4" w:space="0" w:color="auto"/>
            </w:tcBorders>
          </w:tcPr>
          <w:p w14:paraId="1CF1414F" w14:textId="77777777" w:rsidR="0075359B" w:rsidRPr="00B60D70" w:rsidRDefault="0075359B" w:rsidP="00D420AC">
            <w:pPr>
              <w:ind w:left="-60"/>
              <w:jc w:val="left"/>
              <w:rPr>
                <w:rFonts w:ascii="TH SarabunPSK" w:hAnsi="TH SarabunPSK" w:cs="TH SarabunPSK"/>
                <w:spacing w:val="-2"/>
                <w:sz w:val="28"/>
                <w:szCs w:val="28"/>
              </w:rPr>
            </w:pPr>
            <w:r w:rsidRPr="00B60D70">
              <w:rPr>
                <w:rFonts w:ascii="TH SarabunPSK" w:eastAsia="Angsana New" w:hAnsi="TH SarabunPSK" w:cs="TH SarabunPSK" w:hint="cs"/>
                <w:b/>
                <w:bCs/>
                <w:sz w:val="28"/>
                <w:szCs w:val="28"/>
                <w:cs/>
              </w:rPr>
              <w:t>ก.2.</w:t>
            </w:r>
            <w:r w:rsidRPr="00B60D70">
              <w:rPr>
                <w:rFonts w:ascii="TH SarabunPSK" w:eastAsia="Angsana New" w:hAnsi="TH SarabunPSK" w:cs="TH SarabunPSK" w:hint="cs"/>
                <w:b/>
                <w:bCs/>
                <w:sz w:val="28"/>
                <w:szCs w:val="28"/>
              </w:rPr>
              <w:t>7</w:t>
            </w:r>
            <w:r w:rsidRPr="00B60D70">
              <w:rPr>
                <w:rFonts w:ascii="TH SarabunPSK" w:eastAsia="Angsana New" w:hAnsi="TH SarabunPSK" w:cs="TH SarabunPSK" w:hint="cs"/>
                <w:b/>
                <w:bCs/>
                <w:sz w:val="28"/>
                <w:szCs w:val="28"/>
                <w:cs/>
              </w:rPr>
              <w:t xml:space="preserve"> กลุ่มวิชาภาษาและการสื่อสาร</w:t>
            </w:r>
          </w:p>
        </w:tc>
      </w:tr>
      <w:tr w:rsidR="00B60D70" w:rsidRPr="00B60D70" w14:paraId="6DFF3BFD"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70C82E24" w14:textId="1F600A16"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224</w:t>
            </w:r>
          </w:p>
        </w:tc>
        <w:tc>
          <w:tcPr>
            <w:tcW w:w="3742" w:type="dxa"/>
            <w:tcBorders>
              <w:top w:val="single" w:sz="4" w:space="0" w:color="auto"/>
              <w:left w:val="nil"/>
              <w:bottom w:val="single" w:sz="4" w:space="0" w:color="auto"/>
              <w:right w:val="nil"/>
            </w:tcBorders>
          </w:tcPr>
          <w:p w14:paraId="4A9F1057"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 xml:space="preserve">การสื่อสารภาษาอังกฤษ </w:t>
            </w:r>
            <w:r w:rsidRPr="00B60D70">
              <w:rPr>
                <w:rFonts w:ascii="TH SarabunPSK" w:eastAsia="Angsana New" w:hAnsi="TH SarabunPSK" w:cs="TH SarabunPSK" w:hint="cs"/>
                <w:sz w:val="28"/>
                <w:szCs w:val="28"/>
                <w:lang w:val="th-TH"/>
              </w:rPr>
              <w:t>I</w:t>
            </w:r>
          </w:p>
          <w:p w14:paraId="5342BDC9" w14:textId="77777777" w:rsidR="0075359B" w:rsidRPr="00B60D70" w:rsidRDefault="0075359B" w:rsidP="00D420AC">
            <w:pPr>
              <w:ind w:left="-60"/>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Oral Communication I)</w:t>
            </w:r>
          </w:p>
        </w:tc>
        <w:tc>
          <w:tcPr>
            <w:tcW w:w="1134" w:type="dxa"/>
            <w:tcBorders>
              <w:top w:val="single" w:sz="4" w:space="0" w:color="auto"/>
              <w:left w:val="nil"/>
              <w:bottom w:val="single" w:sz="4" w:space="0" w:color="auto"/>
              <w:right w:val="single" w:sz="4" w:space="0" w:color="auto"/>
            </w:tcBorders>
          </w:tcPr>
          <w:p w14:paraId="42779C3D"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01B1B04C"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18C508D0"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59EFC5B1"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5E7FF5A2"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708FA80C"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73AD4794" w14:textId="514456BD"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303</w:t>
            </w:r>
          </w:p>
        </w:tc>
        <w:tc>
          <w:tcPr>
            <w:tcW w:w="3742" w:type="dxa"/>
            <w:tcBorders>
              <w:top w:val="single" w:sz="4" w:space="0" w:color="auto"/>
              <w:left w:val="nil"/>
              <w:bottom w:val="single" w:sz="4" w:space="0" w:color="auto"/>
              <w:right w:val="nil"/>
            </w:tcBorders>
          </w:tcPr>
          <w:p w14:paraId="599FDD8B"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ทักษะการน</w:t>
            </w:r>
            <w:r w:rsidRPr="00B60D70">
              <w:rPr>
                <w:rFonts w:ascii="TH SarabunPSK" w:eastAsia="Angsana New" w:hAnsi="TH SarabunPSK" w:cs="TH SarabunPSK" w:hint="cs"/>
                <w:sz w:val="28"/>
                <w:szCs w:val="28"/>
                <w:cs/>
              </w:rPr>
              <w:t>ำ</w:t>
            </w:r>
            <w:r w:rsidRPr="00B60D70">
              <w:rPr>
                <w:rFonts w:ascii="TH SarabunPSK" w:eastAsia="Angsana New" w:hAnsi="TH SarabunPSK" w:cs="TH SarabunPSK" w:hint="cs"/>
                <w:sz w:val="28"/>
                <w:szCs w:val="28"/>
                <w:cs/>
                <w:lang w:val="th-TH"/>
              </w:rPr>
              <w:t>เสนองาน</w:t>
            </w:r>
          </w:p>
          <w:p w14:paraId="6503032C" w14:textId="77777777" w:rsidR="0075359B" w:rsidRPr="00B60D70" w:rsidRDefault="0075359B" w:rsidP="00D420AC">
            <w:pPr>
              <w:ind w:left="-60"/>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Oral Presentation Skills)</w:t>
            </w:r>
          </w:p>
        </w:tc>
        <w:tc>
          <w:tcPr>
            <w:tcW w:w="1134" w:type="dxa"/>
            <w:tcBorders>
              <w:top w:val="single" w:sz="4" w:space="0" w:color="auto"/>
              <w:left w:val="nil"/>
              <w:bottom w:val="single" w:sz="4" w:space="0" w:color="auto"/>
              <w:right w:val="single" w:sz="4" w:space="0" w:color="auto"/>
            </w:tcBorders>
          </w:tcPr>
          <w:p w14:paraId="3F9D9B7B"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1 (1-0-2)</w:t>
            </w:r>
          </w:p>
        </w:tc>
        <w:tc>
          <w:tcPr>
            <w:tcW w:w="1020" w:type="dxa"/>
            <w:tcBorders>
              <w:top w:val="single" w:sz="4" w:space="0" w:color="auto"/>
              <w:left w:val="single" w:sz="4" w:space="0" w:color="auto"/>
              <w:bottom w:val="single" w:sz="4" w:space="0" w:color="auto"/>
              <w:right w:val="nil"/>
            </w:tcBorders>
          </w:tcPr>
          <w:p w14:paraId="1C629820"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0D72C052"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0648C237"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304F62D7"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191DD385" w14:textId="77777777" w:rsidTr="00D420AC">
        <w:trPr>
          <w:trHeight w:val="170"/>
          <w:tblHeader/>
        </w:trPr>
        <w:tc>
          <w:tcPr>
            <w:tcW w:w="5896" w:type="dxa"/>
            <w:gridSpan w:val="3"/>
            <w:tcBorders>
              <w:bottom w:val="single" w:sz="4" w:space="0" w:color="auto"/>
            </w:tcBorders>
            <w:shd w:val="clear" w:color="auto" w:fill="F2F2F2" w:themeFill="background1" w:themeFillShade="F2"/>
            <w:vAlign w:val="center"/>
          </w:tcPr>
          <w:p w14:paraId="1A465F2B" w14:textId="77777777" w:rsidR="0075359B" w:rsidRPr="00B60D70" w:rsidRDefault="0075359B" w:rsidP="00D420AC">
            <w:pPr>
              <w:tabs>
                <w:tab w:val="left" w:pos="807"/>
                <w:tab w:val="right" w:pos="5551"/>
              </w:tabs>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lang w:val="th-TH"/>
              </w:rPr>
              <w:t>หลักสูตรปรับปรุง พ</w:t>
            </w:r>
            <w:r w:rsidRPr="00B60D70">
              <w:rPr>
                <w:rFonts w:ascii="TH SarabunPSK" w:eastAsia="Angsana New" w:hAnsi="TH SarabunPSK" w:cs="TH SarabunPSK" w:hint="cs"/>
                <w:b/>
                <w:bCs/>
                <w:sz w:val="28"/>
                <w:szCs w:val="28"/>
                <w:cs/>
              </w:rPr>
              <w:t>.</w:t>
            </w:r>
            <w:r w:rsidRPr="00B60D70">
              <w:rPr>
                <w:rFonts w:ascii="TH SarabunPSK" w:eastAsia="Angsana New" w:hAnsi="TH SarabunPSK" w:cs="TH SarabunPSK" w:hint="cs"/>
                <w:b/>
                <w:bCs/>
                <w:sz w:val="28"/>
                <w:szCs w:val="28"/>
                <w:cs/>
                <w:lang w:val="th-TH"/>
              </w:rPr>
              <w:t>ศ</w:t>
            </w:r>
            <w:r w:rsidRPr="00B60D70">
              <w:rPr>
                <w:rFonts w:ascii="TH SarabunPSK" w:eastAsia="Angsana New" w:hAnsi="TH SarabunPSK" w:cs="TH SarabunPSK" w:hint="cs"/>
                <w:b/>
                <w:bCs/>
                <w:sz w:val="28"/>
                <w:szCs w:val="28"/>
                <w:cs/>
              </w:rPr>
              <w:t xml:space="preserve">. </w:t>
            </w:r>
            <w:r w:rsidRPr="00B60D70">
              <w:rPr>
                <w:rFonts w:ascii="TH SarabunPSK" w:eastAsia="Angsana New" w:hAnsi="TH SarabunPSK" w:cs="TH SarabunPSK" w:hint="cs"/>
                <w:b/>
                <w:bCs/>
                <w:sz w:val="28"/>
                <w:szCs w:val="28"/>
              </w:rPr>
              <w:t>2563</w:t>
            </w:r>
          </w:p>
        </w:tc>
        <w:tc>
          <w:tcPr>
            <w:tcW w:w="5896" w:type="dxa"/>
            <w:gridSpan w:val="3"/>
            <w:tcBorders>
              <w:bottom w:val="single" w:sz="4" w:space="0" w:color="auto"/>
            </w:tcBorders>
            <w:shd w:val="clear" w:color="auto" w:fill="F2F2F2" w:themeFill="background1" w:themeFillShade="F2"/>
            <w:vAlign w:val="center"/>
          </w:tcPr>
          <w:p w14:paraId="18BDC4DF" w14:textId="77777777" w:rsidR="0075359B" w:rsidRPr="00B60D70" w:rsidRDefault="0075359B" w:rsidP="00D420AC">
            <w:pPr>
              <w:tabs>
                <w:tab w:val="left" w:pos="827"/>
                <w:tab w:val="right" w:pos="5788"/>
              </w:tabs>
              <w:rPr>
                <w:rFonts w:ascii="TH SarabunPSK" w:eastAsia="Angsana New" w:hAnsi="TH SarabunPSK" w:cs="TH SarabunPSK"/>
                <w:b/>
                <w:bCs/>
                <w:sz w:val="28"/>
                <w:szCs w:val="28"/>
              </w:rPr>
            </w:pPr>
            <w:r w:rsidRPr="00B60D70">
              <w:rPr>
                <w:rFonts w:ascii="TH SarabunPSK" w:eastAsia="Angsana New" w:hAnsi="TH SarabunPSK" w:cs="TH SarabunPSK" w:hint="cs"/>
                <w:b/>
                <w:bCs/>
                <w:sz w:val="28"/>
                <w:szCs w:val="28"/>
                <w:cs/>
                <w:lang w:val="th-TH"/>
              </w:rPr>
              <w:t>หลักสูตรปรับปรุง พ</w:t>
            </w:r>
            <w:r w:rsidRPr="00B60D70">
              <w:rPr>
                <w:rFonts w:ascii="TH SarabunPSK" w:eastAsia="Angsana New" w:hAnsi="TH SarabunPSK" w:cs="TH SarabunPSK" w:hint="cs"/>
                <w:b/>
                <w:bCs/>
                <w:sz w:val="28"/>
                <w:szCs w:val="28"/>
                <w:cs/>
              </w:rPr>
              <w:t>.</w:t>
            </w:r>
            <w:r w:rsidRPr="00B60D70">
              <w:rPr>
                <w:rFonts w:ascii="TH SarabunPSK" w:eastAsia="Angsana New" w:hAnsi="TH SarabunPSK" w:cs="TH SarabunPSK" w:hint="cs"/>
                <w:b/>
                <w:bCs/>
                <w:sz w:val="28"/>
                <w:szCs w:val="28"/>
                <w:cs/>
                <w:lang w:val="th-TH"/>
              </w:rPr>
              <w:t>ศ</w:t>
            </w:r>
            <w:r w:rsidRPr="00B60D70">
              <w:rPr>
                <w:rFonts w:ascii="TH SarabunPSK" w:eastAsia="Angsana New" w:hAnsi="TH SarabunPSK" w:cs="TH SarabunPSK" w:hint="cs"/>
                <w:b/>
                <w:bCs/>
                <w:sz w:val="28"/>
                <w:szCs w:val="28"/>
                <w:cs/>
              </w:rPr>
              <w:t xml:space="preserve">. </w:t>
            </w:r>
            <w:r w:rsidRPr="00B60D70">
              <w:rPr>
                <w:rFonts w:ascii="TH SarabunPSK" w:eastAsia="Angsana New" w:hAnsi="TH SarabunPSK" w:cs="TH SarabunPSK" w:hint="cs"/>
                <w:b/>
                <w:bCs/>
                <w:sz w:val="28"/>
                <w:szCs w:val="28"/>
              </w:rPr>
              <w:t>2568</w:t>
            </w:r>
          </w:p>
        </w:tc>
        <w:tc>
          <w:tcPr>
            <w:tcW w:w="2211" w:type="dxa"/>
            <w:shd w:val="clear" w:color="auto" w:fill="F2F2F2" w:themeFill="background1" w:themeFillShade="F2"/>
            <w:vAlign w:val="center"/>
          </w:tcPr>
          <w:p w14:paraId="43366718" w14:textId="77777777" w:rsidR="0075359B" w:rsidRPr="00B60D70" w:rsidRDefault="0075359B" w:rsidP="00D420AC">
            <w:pPr>
              <w:rPr>
                <w:rFonts w:ascii="TH SarabunPSK" w:eastAsia="Angsana New" w:hAnsi="TH SarabunPSK" w:cs="TH SarabunPSK"/>
                <w:b/>
                <w:bCs/>
                <w:sz w:val="28"/>
                <w:szCs w:val="28"/>
                <w:cs/>
              </w:rPr>
            </w:pPr>
            <w:r w:rsidRPr="00B60D70">
              <w:rPr>
                <w:rFonts w:ascii="TH SarabunPSK" w:eastAsia="Cordia New" w:hAnsi="TH SarabunPSK" w:cs="TH SarabunPSK" w:hint="cs"/>
                <w:noProof/>
                <w:sz w:val="28"/>
                <w:szCs w:val="28"/>
              </w:rPr>
              <mc:AlternateContent>
                <mc:Choice Requires="wps">
                  <w:drawing>
                    <wp:anchor distT="0" distB="0" distL="114300" distR="114300" simplePos="0" relativeHeight="251658246" behindDoc="0" locked="0" layoutInCell="1" allowOverlap="1" wp14:anchorId="5D4F238D" wp14:editId="4013CC23">
                      <wp:simplePos x="0" y="0"/>
                      <wp:positionH relativeFrom="column">
                        <wp:posOffset>8350885</wp:posOffset>
                      </wp:positionH>
                      <wp:positionV relativeFrom="paragraph">
                        <wp:posOffset>-981075</wp:posOffset>
                      </wp:positionV>
                      <wp:extent cx="121285" cy="1993900"/>
                      <wp:effectExtent l="0" t="4445" r="15875" b="13335"/>
                      <wp:wrapNone/>
                      <wp:docPr id="713500331"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520059FE" w14:textId="77777777" w:rsidR="00F5322B" w:rsidRDefault="00F5322B" w:rsidP="0075359B"/>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D4F238D" id="_x0000_s1031" type="#_x0000_t88" style="position:absolute;left:0;text-align:left;margin-left:657.55pt;margin-top:-77.25pt;width:9.55pt;height:157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" adj="109" strokecolor="windowText">
                      <v:textbox>
                        <w:txbxContent>
                          <w:p w14:paraId="520059FE" w14:textId="77777777" w:rsidR="00F5322B" w:rsidRDefault="00F5322B" w:rsidP="0075359B"/>
                        </w:txbxContent>
                      </v:textbox>
                    </v:shape>
                  </w:pict>
                </mc:Fallback>
              </mc:AlternateContent>
            </w:r>
            <w:r w:rsidRPr="00B60D70">
              <w:rPr>
                <w:rFonts w:ascii="TH SarabunPSK" w:eastAsia="Angsana New" w:hAnsi="TH SarabunPSK" w:cs="TH SarabunPSK" w:hint="cs"/>
                <w:b/>
                <w:bCs/>
                <w:sz w:val="28"/>
                <w:szCs w:val="28"/>
                <w:cs/>
                <w:lang w:val="th-TH"/>
              </w:rPr>
              <w:t>หมายเหตุ</w:t>
            </w:r>
          </w:p>
        </w:tc>
      </w:tr>
      <w:tr w:rsidR="00B60D70" w:rsidRPr="00B60D70" w14:paraId="0064E99D"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284859F4" w14:textId="006C7191"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lastRenderedPageBreak/>
              <w:t xml:space="preserve">LNG </w:t>
            </w:r>
            <w:r w:rsidR="0075359B" w:rsidRPr="00B60D70">
              <w:rPr>
                <w:rFonts w:ascii="TH SarabunPSK" w:eastAsia="Angsana New" w:hAnsi="TH SarabunPSK" w:cs="TH SarabunPSK" w:hint="cs"/>
                <w:sz w:val="28"/>
                <w:szCs w:val="28"/>
              </w:rPr>
              <w:t>322</w:t>
            </w:r>
          </w:p>
        </w:tc>
        <w:tc>
          <w:tcPr>
            <w:tcW w:w="3742" w:type="dxa"/>
            <w:tcBorders>
              <w:top w:val="single" w:sz="4" w:space="0" w:color="auto"/>
              <w:left w:val="nil"/>
              <w:bottom w:val="single" w:sz="4" w:space="0" w:color="auto"/>
              <w:right w:val="nil"/>
            </w:tcBorders>
          </w:tcPr>
          <w:p w14:paraId="7AAFA7CD"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 xml:space="preserve">การเขียนเชิงวิชาการ 1 </w:t>
            </w:r>
          </w:p>
          <w:p w14:paraId="3FC54C39" w14:textId="77777777" w:rsidR="0075359B" w:rsidRPr="00B60D70" w:rsidRDefault="0075359B" w:rsidP="00D420AC">
            <w:pPr>
              <w:ind w:left="-60"/>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Academic Writing I)</w:t>
            </w:r>
          </w:p>
        </w:tc>
        <w:tc>
          <w:tcPr>
            <w:tcW w:w="1134" w:type="dxa"/>
            <w:tcBorders>
              <w:top w:val="single" w:sz="4" w:space="0" w:color="auto"/>
              <w:left w:val="nil"/>
              <w:bottom w:val="single" w:sz="4" w:space="0" w:color="auto"/>
              <w:right w:val="single" w:sz="4" w:space="0" w:color="auto"/>
            </w:tcBorders>
          </w:tcPr>
          <w:p w14:paraId="0F09FE27"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0D67D0AC"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62BD1A4B"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0BA697D9"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111C2931"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4C8BF0F7"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3A62D0FA" w14:textId="452A07F9"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324</w:t>
            </w:r>
          </w:p>
        </w:tc>
        <w:tc>
          <w:tcPr>
            <w:tcW w:w="3742" w:type="dxa"/>
            <w:tcBorders>
              <w:top w:val="single" w:sz="4" w:space="0" w:color="auto"/>
              <w:left w:val="nil"/>
              <w:bottom w:val="single" w:sz="4" w:space="0" w:color="auto"/>
              <w:right w:val="nil"/>
            </w:tcBorders>
          </w:tcPr>
          <w:p w14:paraId="7BF7CF59"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 xml:space="preserve">ภาษาอังกฤษสาหรับวิศวกรรมศาสตร์ </w:t>
            </w:r>
          </w:p>
          <w:p w14:paraId="6CDA9153" w14:textId="77777777"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English for Engineers)</w:t>
            </w:r>
          </w:p>
        </w:tc>
        <w:tc>
          <w:tcPr>
            <w:tcW w:w="1134" w:type="dxa"/>
            <w:tcBorders>
              <w:top w:val="single" w:sz="4" w:space="0" w:color="auto"/>
              <w:left w:val="nil"/>
              <w:bottom w:val="single" w:sz="4" w:space="0" w:color="auto"/>
              <w:right w:val="single" w:sz="4" w:space="0" w:color="auto"/>
            </w:tcBorders>
          </w:tcPr>
          <w:p w14:paraId="18061112"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3BC99304"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3F19D220"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5C9EEF03"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58443AAD"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7CCE6CA5"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2FA7FFB6" w14:textId="7BE33FD9"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331</w:t>
            </w:r>
          </w:p>
        </w:tc>
        <w:tc>
          <w:tcPr>
            <w:tcW w:w="3742" w:type="dxa"/>
            <w:tcBorders>
              <w:top w:val="single" w:sz="4" w:space="0" w:color="auto"/>
              <w:left w:val="nil"/>
              <w:bottom w:val="single" w:sz="4" w:space="0" w:color="auto"/>
              <w:right w:val="nil"/>
            </w:tcBorders>
          </w:tcPr>
          <w:p w14:paraId="5B09A3A3"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 xml:space="preserve">ภาษาอังกฤษเพื่อการสมัครงาน </w:t>
            </w:r>
          </w:p>
          <w:p w14:paraId="1BD778BD" w14:textId="77777777"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English for Employment)</w:t>
            </w:r>
          </w:p>
        </w:tc>
        <w:tc>
          <w:tcPr>
            <w:tcW w:w="1134" w:type="dxa"/>
            <w:tcBorders>
              <w:top w:val="single" w:sz="4" w:space="0" w:color="auto"/>
              <w:left w:val="nil"/>
              <w:bottom w:val="single" w:sz="4" w:space="0" w:color="auto"/>
              <w:right w:val="single" w:sz="4" w:space="0" w:color="auto"/>
            </w:tcBorders>
          </w:tcPr>
          <w:p w14:paraId="343F99F1"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07017DA2"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5F3D637A"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511E1EEE"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0B95619D"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215653A2"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162AE104" w14:textId="47E8F728"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421</w:t>
            </w:r>
          </w:p>
        </w:tc>
        <w:tc>
          <w:tcPr>
            <w:tcW w:w="3742" w:type="dxa"/>
            <w:tcBorders>
              <w:top w:val="single" w:sz="4" w:space="0" w:color="auto"/>
              <w:left w:val="nil"/>
              <w:bottom w:val="single" w:sz="4" w:space="0" w:color="auto"/>
              <w:right w:val="nil"/>
            </w:tcBorders>
          </w:tcPr>
          <w:p w14:paraId="06071FA9"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 xml:space="preserve">การอ่านอย่างมีวิจารณญาณ </w:t>
            </w:r>
          </w:p>
          <w:p w14:paraId="5A565BA1" w14:textId="77777777"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Critical Reading)</w:t>
            </w:r>
          </w:p>
        </w:tc>
        <w:tc>
          <w:tcPr>
            <w:tcW w:w="1134" w:type="dxa"/>
            <w:tcBorders>
              <w:top w:val="single" w:sz="4" w:space="0" w:color="auto"/>
              <w:left w:val="nil"/>
              <w:bottom w:val="single" w:sz="4" w:space="0" w:color="auto"/>
              <w:right w:val="single" w:sz="4" w:space="0" w:color="auto"/>
            </w:tcBorders>
          </w:tcPr>
          <w:p w14:paraId="3E060309"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07AF380E"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68062502"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4EC6B935"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38BC0D48"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4CA4FC80"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07D3247A" w14:textId="7806AF2D"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425</w:t>
            </w:r>
          </w:p>
        </w:tc>
        <w:tc>
          <w:tcPr>
            <w:tcW w:w="3742" w:type="dxa"/>
            <w:tcBorders>
              <w:top w:val="single" w:sz="4" w:space="0" w:color="auto"/>
              <w:left w:val="nil"/>
              <w:bottom w:val="single" w:sz="4" w:space="0" w:color="auto"/>
              <w:right w:val="nil"/>
            </w:tcBorders>
          </w:tcPr>
          <w:p w14:paraId="4A2B1FC1"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 xml:space="preserve">การสื่อสารระหว่างวัฒนธรรม </w:t>
            </w:r>
          </w:p>
          <w:p w14:paraId="736E1B3B" w14:textId="77777777"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Intercultural Communication)</w:t>
            </w:r>
          </w:p>
        </w:tc>
        <w:tc>
          <w:tcPr>
            <w:tcW w:w="1134" w:type="dxa"/>
            <w:tcBorders>
              <w:top w:val="single" w:sz="4" w:space="0" w:color="auto"/>
              <w:left w:val="nil"/>
              <w:bottom w:val="single" w:sz="4" w:space="0" w:color="auto"/>
              <w:right w:val="single" w:sz="4" w:space="0" w:color="auto"/>
            </w:tcBorders>
          </w:tcPr>
          <w:p w14:paraId="6217AAC1"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40FEA5ED"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04303996"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491DE3B8"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1AB5D47A"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29EE46BA"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70778C78" w14:textId="1A8A5BB4"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251</w:t>
            </w:r>
          </w:p>
        </w:tc>
        <w:tc>
          <w:tcPr>
            <w:tcW w:w="3742" w:type="dxa"/>
            <w:tcBorders>
              <w:top w:val="single" w:sz="4" w:space="0" w:color="auto"/>
              <w:left w:val="nil"/>
              <w:bottom w:val="single" w:sz="4" w:space="0" w:color="auto"/>
              <w:right w:val="nil"/>
            </w:tcBorders>
          </w:tcPr>
          <w:p w14:paraId="3554CCDC"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 xml:space="preserve">ทักษะการพูดภาษาไทย </w:t>
            </w:r>
          </w:p>
          <w:p w14:paraId="1143D1BE" w14:textId="77777777"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Speaking Skills in Thai)</w:t>
            </w:r>
          </w:p>
        </w:tc>
        <w:tc>
          <w:tcPr>
            <w:tcW w:w="1134" w:type="dxa"/>
            <w:tcBorders>
              <w:top w:val="single" w:sz="4" w:space="0" w:color="auto"/>
              <w:left w:val="nil"/>
              <w:bottom w:val="single" w:sz="4" w:space="0" w:color="auto"/>
              <w:right w:val="single" w:sz="4" w:space="0" w:color="auto"/>
            </w:tcBorders>
          </w:tcPr>
          <w:p w14:paraId="71D213E0"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23517EE0"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087D0CA7"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405B1BC3"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0244F16B"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32F356E9"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351C1189" w14:textId="3D6B9FC2"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252</w:t>
            </w:r>
          </w:p>
        </w:tc>
        <w:tc>
          <w:tcPr>
            <w:tcW w:w="3742" w:type="dxa"/>
            <w:tcBorders>
              <w:top w:val="single" w:sz="4" w:space="0" w:color="auto"/>
              <w:left w:val="nil"/>
              <w:bottom w:val="single" w:sz="4" w:space="0" w:color="auto"/>
              <w:right w:val="nil"/>
            </w:tcBorders>
          </w:tcPr>
          <w:p w14:paraId="10D97596"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 xml:space="preserve">ทักษะการเขียนภาษาไทย </w:t>
            </w:r>
          </w:p>
          <w:p w14:paraId="0180B38B" w14:textId="77777777"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Writing Skills in Thai)</w:t>
            </w:r>
          </w:p>
        </w:tc>
        <w:tc>
          <w:tcPr>
            <w:tcW w:w="1134" w:type="dxa"/>
            <w:tcBorders>
              <w:top w:val="single" w:sz="4" w:space="0" w:color="auto"/>
              <w:left w:val="nil"/>
              <w:bottom w:val="single" w:sz="4" w:space="0" w:color="auto"/>
              <w:right w:val="single" w:sz="4" w:space="0" w:color="auto"/>
            </w:tcBorders>
          </w:tcPr>
          <w:p w14:paraId="417489E0"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2EDA40ED"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05F98E48"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51D40CE3"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4EFF4B2A"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62B4199D"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3C59FB84" w14:textId="035DCFA9"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260</w:t>
            </w:r>
          </w:p>
        </w:tc>
        <w:tc>
          <w:tcPr>
            <w:tcW w:w="3742" w:type="dxa"/>
            <w:tcBorders>
              <w:top w:val="single" w:sz="4" w:space="0" w:color="auto"/>
              <w:left w:val="nil"/>
              <w:bottom w:val="single" w:sz="4" w:space="0" w:color="auto"/>
              <w:right w:val="nil"/>
            </w:tcBorders>
          </w:tcPr>
          <w:p w14:paraId="6312CCBF"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ภาษาไทยในชีวิตประจาวันสาหรับนักศึกษาต่างชาติ</w:t>
            </w:r>
          </w:p>
          <w:p w14:paraId="63459466" w14:textId="77777777" w:rsidR="0075359B" w:rsidRPr="00B60D70" w:rsidRDefault="0075359B" w:rsidP="00D420AC">
            <w:pPr>
              <w:ind w:left="-60"/>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rPr>
              <w:t>Survival Thai for Foreign Student)</w:t>
            </w:r>
          </w:p>
        </w:tc>
        <w:tc>
          <w:tcPr>
            <w:tcW w:w="1134" w:type="dxa"/>
            <w:tcBorders>
              <w:top w:val="single" w:sz="4" w:space="0" w:color="auto"/>
              <w:left w:val="nil"/>
              <w:bottom w:val="single" w:sz="4" w:space="0" w:color="auto"/>
              <w:right w:val="single" w:sz="4" w:space="0" w:color="auto"/>
            </w:tcBorders>
          </w:tcPr>
          <w:p w14:paraId="7F5B0529"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61E1FC9D"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35A503A7"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1689F7BC"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45F1A783"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22B51600"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324791C0" w14:textId="728E2681"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261</w:t>
            </w:r>
          </w:p>
        </w:tc>
        <w:tc>
          <w:tcPr>
            <w:tcW w:w="3742" w:type="dxa"/>
            <w:tcBorders>
              <w:top w:val="single" w:sz="4" w:space="0" w:color="auto"/>
              <w:left w:val="nil"/>
              <w:bottom w:val="single" w:sz="4" w:space="0" w:color="auto"/>
              <w:right w:val="nil"/>
            </w:tcBorders>
          </w:tcPr>
          <w:p w14:paraId="7EAF33EF"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 xml:space="preserve">การอ่านภาษาไทยสาหรับนักศึกษาต่างชาติ </w:t>
            </w:r>
          </w:p>
          <w:p w14:paraId="22685914" w14:textId="77777777" w:rsidR="0075359B" w:rsidRPr="00B60D70" w:rsidRDefault="0075359B" w:rsidP="00D420AC">
            <w:pPr>
              <w:ind w:left="-60"/>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rPr>
              <w:t>Reading Thai for International Students)</w:t>
            </w:r>
          </w:p>
        </w:tc>
        <w:tc>
          <w:tcPr>
            <w:tcW w:w="1134" w:type="dxa"/>
            <w:tcBorders>
              <w:top w:val="single" w:sz="4" w:space="0" w:color="auto"/>
              <w:left w:val="nil"/>
              <w:bottom w:val="single" w:sz="4" w:space="0" w:color="auto"/>
              <w:right w:val="single" w:sz="4" w:space="0" w:color="auto"/>
            </w:tcBorders>
          </w:tcPr>
          <w:p w14:paraId="182E147B"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3AD47FB6"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05343878"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3F6714C8"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7095178B"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33E7C3CB"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1819C410" w14:textId="7BF7244F"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262</w:t>
            </w:r>
          </w:p>
        </w:tc>
        <w:tc>
          <w:tcPr>
            <w:tcW w:w="3742" w:type="dxa"/>
            <w:tcBorders>
              <w:top w:val="single" w:sz="4" w:space="0" w:color="auto"/>
              <w:left w:val="nil"/>
              <w:bottom w:val="single" w:sz="4" w:space="0" w:color="auto"/>
              <w:right w:val="nil"/>
            </w:tcBorders>
          </w:tcPr>
          <w:p w14:paraId="2F8346EC"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การสนทนาภาษาไทยสาหรับนักศึกษาต่างชาติ</w:t>
            </w:r>
          </w:p>
          <w:p w14:paraId="5A448C8C" w14:textId="77777777" w:rsidR="0075359B" w:rsidRPr="00B60D70" w:rsidRDefault="0075359B" w:rsidP="00D420AC">
            <w:pPr>
              <w:ind w:left="-60"/>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rPr>
              <w:t>Conversational Thai for Foreign Students)</w:t>
            </w:r>
          </w:p>
        </w:tc>
        <w:tc>
          <w:tcPr>
            <w:tcW w:w="1134" w:type="dxa"/>
            <w:tcBorders>
              <w:top w:val="single" w:sz="4" w:space="0" w:color="auto"/>
              <w:left w:val="nil"/>
              <w:bottom w:val="single" w:sz="4" w:space="0" w:color="auto"/>
              <w:right w:val="single" w:sz="4" w:space="0" w:color="auto"/>
            </w:tcBorders>
          </w:tcPr>
          <w:p w14:paraId="12D0B546"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6BC6ECCF"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4977ABBF"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0F04A39E"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4005A716"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3508FD25" w14:textId="77777777" w:rsidTr="00D420AC">
        <w:trPr>
          <w:trHeight w:val="170"/>
          <w:tblHeader/>
        </w:trPr>
        <w:tc>
          <w:tcPr>
            <w:tcW w:w="5896" w:type="dxa"/>
            <w:gridSpan w:val="3"/>
            <w:tcBorders>
              <w:bottom w:val="single" w:sz="4" w:space="0" w:color="auto"/>
            </w:tcBorders>
            <w:shd w:val="clear" w:color="auto" w:fill="F2F2F2" w:themeFill="background1" w:themeFillShade="F2"/>
            <w:vAlign w:val="center"/>
          </w:tcPr>
          <w:p w14:paraId="181EC261" w14:textId="77777777" w:rsidR="0075359B" w:rsidRPr="00B60D70" w:rsidRDefault="0075359B" w:rsidP="00D420AC">
            <w:pPr>
              <w:tabs>
                <w:tab w:val="left" w:pos="807"/>
                <w:tab w:val="right" w:pos="5551"/>
              </w:tabs>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lang w:val="th-TH"/>
              </w:rPr>
              <w:t>หลักสูตรปรับปรุง พ</w:t>
            </w:r>
            <w:r w:rsidRPr="00B60D70">
              <w:rPr>
                <w:rFonts w:ascii="TH SarabunPSK" w:eastAsia="Angsana New" w:hAnsi="TH SarabunPSK" w:cs="TH SarabunPSK" w:hint="cs"/>
                <w:b/>
                <w:bCs/>
                <w:sz w:val="28"/>
                <w:szCs w:val="28"/>
                <w:cs/>
              </w:rPr>
              <w:t>.</w:t>
            </w:r>
            <w:r w:rsidRPr="00B60D70">
              <w:rPr>
                <w:rFonts w:ascii="TH SarabunPSK" w:eastAsia="Angsana New" w:hAnsi="TH SarabunPSK" w:cs="TH SarabunPSK" w:hint="cs"/>
                <w:b/>
                <w:bCs/>
                <w:sz w:val="28"/>
                <w:szCs w:val="28"/>
                <w:cs/>
                <w:lang w:val="th-TH"/>
              </w:rPr>
              <w:t>ศ</w:t>
            </w:r>
            <w:r w:rsidRPr="00B60D70">
              <w:rPr>
                <w:rFonts w:ascii="TH SarabunPSK" w:eastAsia="Angsana New" w:hAnsi="TH SarabunPSK" w:cs="TH SarabunPSK" w:hint="cs"/>
                <w:b/>
                <w:bCs/>
                <w:sz w:val="28"/>
                <w:szCs w:val="28"/>
                <w:cs/>
              </w:rPr>
              <w:t xml:space="preserve">. </w:t>
            </w:r>
            <w:r w:rsidRPr="00B60D70">
              <w:rPr>
                <w:rFonts w:ascii="TH SarabunPSK" w:eastAsia="Angsana New" w:hAnsi="TH SarabunPSK" w:cs="TH SarabunPSK" w:hint="cs"/>
                <w:b/>
                <w:bCs/>
                <w:sz w:val="28"/>
                <w:szCs w:val="28"/>
              </w:rPr>
              <w:t>2563</w:t>
            </w:r>
          </w:p>
        </w:tc>
        <w:tc>
          <w:tcPr>
            <w:tcW w:w="5896" w:type="dxa"/>
            <w:gridSpan w:val="3"/>
            <w:tcBorders>
              <w:bottom w:val="single" w:sz="4" w:space="0" w:color="auto"/>
            </w:tcBorders>
            <w:shd w:val="clear" w:color="auto" w:fill="F2F2F2" w:themeFill="background1" w:themeFillShade="F2"/>
            <w:vAlign w:val="center"/>
          </w:tcPr>
          <w:p w14:paraId="6F13B19E" w14:textId="77777777" w:rsidR="0075359B" w:rsidRPr="00B60D70" w:rsidRDefault="0075359B" w:rsidP="00D420AC">
            <w:pPr>
              <w:tabs>
                <w:tab w:val="left" w:pos="827"/>
                <w:tab w:val="right" w:pos="5788"/>
              </w:tabs>
              <w:rPr>
                <w:rFonts w:ascii="TH SarabunPSK" w:eastAsia="Angsana New" w:hAnsi="TH SarabunPSK" w:cs="TH SarabunPSK"/>
                <w:b/>
                <w:bCs/>
                <w:sz w:val="28"/>
                <w:szCs w:val="28"/>
              </w:rPr>
            </w:pPr>
            <w:r w:rsidRPr="00B60D70">
              <w:rPr>
                <w:rFonts w:ascii="TH SarabunPSK" w:eastAsia="Angsana New" w:hAnsi="TH SarabunPSK" w:cs="TH SarabunPSK" w:hint="cs"/>
                <w:b/>
                <w:bCs/>
                <w:sz w:val="28"/>
                <w:szCs w:val="28"/>
                <w:cs/>
                <w:lang w:val="th-TH"/>
              </w:rPr>
              <w:t>หลักสูตรปรับปรุง พ</w:t>
            </w:r>
            <w:r w:rsidRPr="00B60D70">
              <w:rPr>
                <w:rFonts w:ascii="TH SarabunPSK" w:eastAsia="Angsana New" w:hAnsi="TH SarabunPSK" w:cs="TH SarabunPSK" w:hint="cs"/>
                <w:b/>
                <w:bCs/>
                <w:sz w:val="28"/>
                <w:szCs w:val="28"/>
                <w:cs/>
              </w:rPr>
              <w:t>.</w:t>
            </w:r>
            <w:r w:rsidRPr="00B60D70">
              <w:rPr>
                <w:rFonts w:ascii="TH SarabunPSK" w:eastAsia="Angsana New" w:hAnsi="TH SarabunPSK" w:cs="TH SarabunPSK" w:hint="cs"/>
                <w:b/>
                <w:bCs/>
                <w:sz w:val="28"/>
                <w:szCs w:val="28"/>
                <w:cs/>
                <w:lang w:val="th-TH"/>
              </w:rPr>
              <w:t>ศ</w:t>
            </w:r>
            <w:r w:rsidRPr="00B60D70">
              <w:rPr>
                <w:rFonts w:ascii="TH SarabunPSK" w:eastAsia="Angsana New" w:hAnsi="TH SarabunPSK" w:cs="TH SarabunPSK" w:hint="cs"/>
                <w:b/>
                <w:bCs/>
                <w:sz w:val="28"/>
                <w:szCs w:val="28"/>
                <w:cs/>
              </w:rPr>
              <w:t xml:space="preserve">. </w:t>
            </w:r>
            <w:r w:rsidRPr="00B60D70">
              <w:rPr>
                <w:rFonts w:ascii="TH SarabunPSK" w:eastAsia="Angsana New" w:hAnsi="TH SarabunPSK" w:cs="TH SarabunPSK" w:hint="cs"/>
                <w:b/>
                <w:bCs/>
                <w:sz w:val="28"/>
                <w:szCs w:val="28"/>
              </w:rPr>
              <w:t>2568</w:t>
            </w:r>
          </w:p>
        </w:tc>
        <w:tc>
          <w:tcPr>
            <w:tcW w:w="2211" w:type="dxa"/>
            <w:shd w:val="clear" w:color="auto" w:fill="F2F2F2" w:themeFill="background1" w:themeFillShade="F2"/>
            <w:vAlign w:val="center"/>
          </w:tcPr>
          <w:p w14:paraId="6191E4F2" w14:textId="77777777" w:rsidR="0075359B" w:rsidRPr="00B60D70" w:rsidRDefault="0075359B" w:rsidP="00D420AC">
            <w:pPr>
              <w:rPr>
                <w:rFonts w:ascii="TH SarabunPSK" w:eastAsia="Angsana New" w:hAnsi="TH SarabunPSK" w:cs="TH SarabunPSK"/>
                <w:b/>
                <w:bCs/>
                <w:sz w:val="28"/>
                <w:szCs w:val="28"/>
                <w:cs/>
              </w:rPr>
            </w:pPr>
            <w:r w:rsidRPr="00B60D70">
              <w:rPr>
                <w:rFonts w:ascii="TH SarabunPSK" w:eastAsia="Cordia New" w:hAnsi="TH SarabunPSK" w:cs="TH SarabunPSK" w:hint="cs"/>
                <w:noProof/>
                <w:sz w:val="28"/>
                <w:szCs w:val="28"/>
              </w:rPr>
              <mc:AlternateContent>
                <mc:Choice Requires="wps">
                  <w:drawing>
                    <wp:anchor distT="0" distB="0" distL="114300" distR="114300" simplePos="0" relativeHeight="251658247" behindDoc="0" locked="0" layoutInCell="1" allowOverlap="1" wp14:anchorId="0B6ACBBB" wp14:editId="1B1670B2">
                      <wp:simplePos x="0" y="0"/>
                      <wp:positionH relativeFrom="column">
                        <wp:posOffset>8350885</wp:posOffset>
                      </wp:positionH>
                      <wp:positionV relativeFrom="paragraph">
                        <wp:posOffset>-981075</wp:posOffset>
                      </wp:positionV>
                      <wp:extent cx="121285" cy="1993900"/>
                      <wp:effectExtent l="0" t="4445" r="15875" b="13335"/>
                      <wp:wrapNone/>
                      <wp:docPr id="1373723152"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2E9BA182" w14:textId="77777777" w:rsidR="00F5322B" w:rsidRDefault="00F5322B" w:rsidP="0075359B"/>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B6ACBBB" id="_x0000_s1032" type="#_x0000_t88" style="position:absolute;left:0;text-align:left;margin-left:657.55pt;margin-top:-77.25pt;width:9.55pt;height:157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" adj="109" strokecolor="windowText">
                      <v:textbox>
                        <w:txbxContent>
                          <w:p w14:paraId="2E9BA182" w14:textId="77777777" w:rsidR="00F5322B" w:rsidRDefault="00F5322B" w:rsidP="0075359B"/>
                        </w:txbxContent>
                      </v:textbox>
                    </v:shape>
                  </w:pict>
                </mc:Fallback>
              </mc:AlternateContent>
            </w:r>
            <w:r w:rsidRPr="00B60D70">
              <w:rPr>
                <w:rFonts w:ascii="TH SarabunPSK" w:eastAsia="Angsana New" w:hAnsi="TH SarabunPSK" w:cs="TH SarabunPSK" w:hint="cs"/>
                <w:b/>
                <w:bCs/>
                <w:sz w:val="28"/>
                <w:szCs w:val="28"/>
                <w:cs/>
                <w:lang w:val="th-TH"/>
              </w:rPr>
              <w:t>หมายเหตุ</w:t>
            </w:r>
          </w:p>
        </w:tc>
      </w:tr>
      <w:tr w:rsidR="00B60D70" w:rsidRPr="00B60D70" w14:paraId="5A93602D"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34E43721" w14:textId="463738AB"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lastRenderedPageBreak/>
              <w:t xml:space="preserve">LNG </w:t>
            </w:r>
            <w:r w:rsidR="0075359B" w:rsidRPr="00B60D70">
              <w:rPr>
                <w:rFonts w:ascii="TH SarabunPSK" w:eastAsia="Angsana New" w:hAnsi="TH SarabunPSK" w:cs="TH SarabunPSK" w:hint="cs"/>
                <w:sz w:val="28"/>
                <w:szCs w:val="28"/>
              </w:rPr>
              <w:t>270</w:t>
            </w:r>
          </w:p>
        </w:tc>
        <w:tc>
          <w:tcPr>
            <w:tcW w:w="3742" w:type="dxa"/>
            <w:tcBorders>
              <w:top w:val="single" w:sz="4" w:space="0" w:color="auto"/>
              <w:left w:val="nil"/>
              <w:bottom w:val="single" w:sz="4" w:space="0" w:color="auto"/>
              <w:right w:val="nil"/>
            </w:tcBorders>
          </w:tcPr>
          <w:p w14:paraId="3223B9CA"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ภาษาเยอรมันพื้นฐาน 1</w:t>
            </w:r>
          </w:p>
          <w:p w14:paraId="1F9B5B31" w14:textId="77777777" w:rsidR="0075359B" w:rsidRPr="00B60D70" w:rsidRDefault="0075359B" w:rsidP="00D420AC">
            <w:pPr>
              <w:ind w:left="-60"/>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Basic German I)</w:t>
            </w:r>
          </w:p>
        </w:tc>
        <w:tc>
          <w:tcPr>
            <w:tcW w:w="1134" w:type="dxa"/>
            <w:tcBorders>
              <w:top w:val="single" w:sz="4" w:space="0" w:color="auto"/>
              <w:left w:val="nil"/>
              <w:bottom w:val="single" w:sz="4" w:space="0" w:color="auto"/>
              <w:right w:val="single" w:sz="4" w:space="0" w:color="auto"/>
            </w:tcBorders>
          </w:tcPr>
          <w:p w14:paraId="2606345A"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57133A75"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17B68B93"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51153D8D"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36E71813"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2214A46B"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62DD7EEE" w14:textId="5A05D0DC"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271</w:t>
            </w:r>
          </w:p>
        </w:tc>
        <w:tc>
          <w:tcPr>
            <w:tcW w:w="3742" w:type="dxa"/>
            <w:tcBorders>
              <w:top w:val="single" w:sz="4" w:space="0" w:color="auto"/>
              <w:left w:val="nil"/>
              <w:bottom w:val="single" w:sz="4" w:space="0" w:color="auto"/>
              <w:right w:val="nil"/>
            </w:tcBorders>
          </w:tcPr>
          <w:p w14:paraId="665B4F78"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 xml:space="preserve">ภาษาเยอรมันพื้นฐาน 2 </w:t>
            </w:r>
          </w:p>
          <w:p w14:paraId="580494B8" w14:textId="77777777"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Basic German II)</w:t>
            </w:r>
          </w:p>
        </w:tc>
        <w:tc>
          <w:tcPr>
            <w:tcW w:w="1134" w:type="dxa"/>
            <w:tcBorders>
              <w:top w:val="single" w:sz="4" w:space="0" w:color="auto"/>
              <w:left w:val="nil"/>
              <w:bottom w:val="single" w:sz="4" w:space="0" w:color="auto"/>
              <w:right w:val="single" w:sz="4" w:space="0" w:color="auto"/>
            </w:tcBorders>
          </w:tcPr>
          <w:p w14:paraId="42CA46C9"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650A7518"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5D3AFF05"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3B5652D6"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79B4A46B"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2B047B58"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0CF466FB" w14:textId="729614C2"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272</w:t>
            </w:r>
          </w:p>
        </w:tc>
        <w:tc>
          <w:tcPr>
            <w:tcW w:w="3742" w:type="dxa"/>
            <w:tcBorders>
              <w:top w:val="single" w:sz="4" w:space="0" w:color="auto"/>
              <w:left w:val="nil"/>
              <w:bottom w:val="single" w:sz="4" w:space="0" w:color="auto"/>
              <w:right w:val="nil"/>
            </w:tcBorders>
          </w:tcPr>
          <w:p w14:paraId="171F50F3"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ภาษาญี่ปุ่น 1</w:t>
            </w:r>
          </w:p>
          <w:p w14:paraId="277142BC" w14:textId="77777777"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Japanese I)</w:t>
            </w:r>
          </w:p>
        </w:tc>
        <w:tc>
          <w:tcPr>
            <w:tcW w:w="1134" w:type="dxa"/>
            <w:tcBorders>
              <w:top w:val="single" w:sz="4" w:space="0" w:color="auto"/>
              <w:left w:val="nil"/>
              <w:bottom w:val="single" w:sz="4" w:space="0" w:color="auto"/>
              <w:right w:val="single" w:sz="4" w:space="0" w:color="auto"/>
            </w:tcBorders>
          </w:tcPr>
          <w:p w14:paraId="3F19F293"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617BC7CB"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64ACA124"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4DAEDF95"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48C43A7C"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3D4FF056"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65FC9FB4" w14:textId="6553E9F5"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273</w:t>
            </w:r>
          </w:p>
        </w:tc>
        <w:tc>
          <w:tcPr>
            <w:tcW w:w="3742" w:type="dxa"/>
            <w:tcBorders>
              <w:top w:val="single" w:sz="4" w:space="0" w:color="auto"/>
              <w:left w:val="nil"/>
              <w:bottom w:val="single" w:sz="4" w:space="0" w:color="auto"/>
              <w:right w:val="nil"/>
            </w:tcBorders>
          </w:tcPr>
          <w:p w14:paraId="2787BA32" w14:textId="77777777" w:rsidR="0075359B" w:rsidRPr="00B60D70" w:rsidRDefault="0075359B" w:rsidP="00D420AC">
            <w:pPr>
              <w:ind w:left="-6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lang w:val="th-TH"/>
              </w:rPr>
              <w:t xml:space="preserve">ภาษาญี่ปุ่น </w:t>
            </w:r>
            <w:r w:rsidRPr="00B60D70">
              <w:rPr>
                <w:rFonts w:ascii="TH SarabunPSK" w:eastAsia="Angsana New" w:hAnsi="TH SarabunPSK" w:cs="TH SarabunPSK" w:hint="cs"/>
                <w:sz w:val="28"/>
                <w:szCs w:val="28"/>
              </w:rPr>
              <w:t>2</w:t>
            </w:r>
          </w:p>
          <w:p w14:paraId="1CFEE908" w14:textId="77777777"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 xml:space="preserve">Japanese </w:t>
            </w:r>
            <w:r w:rsidRPr="00B60D70">
              <w:rPr>
                <w:rFonts w:ascii="TH SarabunPSK" w:eastAsia="Angsana New" w:hAnsi="TH SarabunPSK" w:cs="TH SarabunPSK" w:hint="cs"/>
                <w:sz w:val="28"/>
                <w:szCs w:val="28"/>
              </w:rPr>
              <w:t>I</w:t>
            </w:r>
            <w:r w:rsidRPr="00B60D70">
              <w:rPr>
                <w:rFonts w:ascii="TH SarabunPSK" w:eastAsia="Angsana New" w:hAnsi="TH SarabunPSK" w:cs="TH SarabunPSK" w:hint="cs"/>
                <w:sz w:val="28"/>
                <w:szCs w:val="28"/>
                <w:lang w:val="th-TH"/>
              </w:rPr>
              <w:t>I)</w:t>
            </w:r>
          </w:p>
        </w:tc>
        <w:tc>
          <w:tcPr>
            <w:tcW w:w="1134" w:type="dxa"/>
            <w:tcBorders>
              <w:top w:val="single" w:sz="4" w:space="0" w:color="auto"/>
              <w:left w:val="nil"/>
              <w:bottom w:val="single" w:sz="4" w:space="0" w:color="auto"/>
              <w:right w:val="single" w:sz="4" w:space="0" w:color="auto"/>
            </w:tcBorders>
          </w:tcPr>
          <w:p w14:paraId="7A3E9BB7"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4EE8A414"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4DEB82FC"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5F0CD0B7"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09AFEE26"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1710DB55"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3EC3E67D" w14:textId="34667AC0"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274</w:t>
            </w:r>
          </w:p>
        </w:tc>
        <w:tc>
          <w:tcPr>
            <w:tcW w:w="3742" w:type="dxa"/>
            <w:tcBorders>
              <w:top w:val="single" w:sz="4" w:space="0" w:color="auto"/>
              <w:left w:val="nil"/>
              <w:bottom w:val="single" w:sz="4" w:space="0" w:color="auto"/>
              <w:right w:val="nil"/>
            </w:tcBorders>
          </w:tcPr>
          <w:p w14:paraId="7C6E1BAE" w14:textId="77777777" w:rsidR="0075359B" w:rsidRPr="00B60D70" w:rsidRDefault="0075359B" w:rsidP="00D420AC">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ภาษาญี่ปุ่นเพื่อการสื่อสาร</w:t>
            </w:r>
          </w:p>
          <w:p w14:paraId="2728CCFC" w14:textId="77777777"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Japanese for Communication)</w:t>
            </w:r>
          </w:p>
        </w:tc>
        <w:tc>
          <w:tcPr>
            <w:tcW w:w="1134" w:type="dxa"/>
            <w:tcBorders>
              <w:top w:val="single" w:sz="4" w:space="0" w:color="auto"/>
              <w:left w:val="nil"/>
              <w:bottom w:val="single" w:sz="4" w:space="0" w:color="auto"/>
              <w:right w:val="single" w:sz="4" w:space="0" w:color="auto"/>
            </w:tcBorders>
          </w:tcPr>
          <w:p w14:paraId="634CB33D"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1085273F"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5F3F4791"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19A981E9"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16E98144"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2A493A5E"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7CBB063F" w14:textId="79A8FC6C"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275</w:t>
            </w:r>
          </w:p>
        </w:tc>
        <w:tc>
          <w:tcPr>
            <w:tcW w:w="3742" w:type="dxa"/>
            <w:tcBorders>
              <w:top w:val="single" w:sz="4" w:space="0" w:color="auto"/>
              <w:left w:val="nil"/>
              <w:bottom w:val="single" w:sz="4" w:space="0" w:color="auto"/>
              <w:right w:val="nil"/>
            </w:tcBorders>
          </w:tcPr>
          <w:p w14:paraId="2DEB8BD5" w14:textId="77777777" w:rsidR="0075359B" w:rsidRPr="00B60D70" w:rsidRDefault="0075359B" w:rsidP="00D420AC">
            <w:pPr>
              <w:ind w:left="-6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 xml:space="preserve">พื้นฐานภาษาจีน </w:t>
            </w:r>
            <w:r w:rsidRPr="00B60D70">
              <w:rPr>
                <w:rFonts w:ascii="TH SarabunPSK" w:eastAsia="Angsana New" w:hAnsi="TH SarabunPSK" w:cs="TH SarabunPSK" w:hint="cs"/>
                <w:sz w:val="28"/>
                <w:szCs w:val="28"/>
              </w:rPr>
              <w:t xml:space="preserve">1 </w:t>
            </w:r>
          </w:p>
          <w:p w14:paraId="4060486A" w14:textId="77777777" w:rsidR="0075359B" w:rsidRPr="00B60D70" w:rsidRDefault="0075359B"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rPr>
              <w:t>(Basic Chinese I)</w:t>
            </w:r>
          </w:p>
        </w:tc>
        <w:tc>
          <w:tcPr>
            <w:tcW w:w="1134" w:type="dxa"/>
            <w:tcBorders>
              <w:top w:val="single" w:sz="4" w:space="0" w:color="auto"/>
              <w:left w:val="nil"/>
              <w:bottom w:val="single" w:sz="4" w:space="0" w:color="auto"/>
              <w:right w:val="single" w:sz="4" w:space="0" w:color="auto"/>
            </w:tcBorders>
          </w:tcPr>
          <w:p w14:paraId="48C6E2C6"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10F69EB9"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6033DC0C"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408DA515"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1502DF9D"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5F4B8960"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5650E1B1" w14:textId="1207707E"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276</w:t>
            </w:r>
          </w:p>
        </w:tc>
        <w:tc>
          <w:tcPr>
            <w:tcW w:w="3742" w:type="dxa"/>
            <w:tcBorders>
              <w:top w:val="single" w:sz="4" w:space="0" w:color="auto"/>
              <w:left w:val="nil"/>
              <w:bottom w:val="single" w:sz="4" w:space="0" w:color="auto"/>
              <w:right w:val="nil"/>
            </w:tcBorders>
          </w:tcPr>
          <w:p w14:paraId="77EF3051" w14:textId="77777777" w:rsidR="0075359B" w:rsidRPr="00B60D70" w:rsidRDefault="0075359B" w:rsidP="00D420AC">
            <w:pPr>
              <w:ind w:left="-6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 xml:space="preserve">ภาษาจีนกลาง </w:t>
            </w:r>
            <w:r w:rsidRPr="00B60D70">
              <w:rPr>
                <w:rFonts w:ascii="TH SarabunPSK" w:eastAsia="Angsana New" w:hAnsi="TH SarabunPSK" w:cs="TH SarabunPSK" w:hint="cs"/>
                <w:sz w:val="28"/>
                <w:szCs w:val="28"/>
              </w:rPr>
              <w:t>2</w:t>
            </w:r>
          </w:p>
          <w:p w14:paraId="2E1D9EA5" w14:textId="77777777" w:rsidR="0075359B" w:rsidRPr="00B60D70" w:rsidRDefault="0075359B" w:rsidP="00D420AC">
            <w:pPr>
              <w:ind w:left="-60"/>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rPr>
              <w:t>(Chinese II)</w:t>
            </w:r>
          </w:p>
        </w:tc>
        <w:tc>
          <w:tcPr>
            <w:tcW w:w="1134" w:type="dxa"/>
            <w:tcBorders>
              <w:top w:val="single" w:sz="4" w:space="0" w:color="auto"/>
              <w:left w:val="nil"/>
              <w:bottom w:val="single" w:sz="4" w:space="0" w:color="auto"/>
              <w:right w:val="single" w:sz="4" w:space="0" w:color="auto"/>
            </w:tcBorders>
          </w:tcPr>
          <w:p w14:paraId="415BE64D"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7D9EE0F3"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5328C755"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5E73E7DC"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1F92D6EA"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7DDCE71D"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6FE214D1" w14:textId="5EB83171"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277</w:t>
            </w:r>
          </w:p>
        </w:tc>
        <w:tc>
          <w:tcPr>
            <w:tcW w:w="3742" w:type="dxa"/>
            <w:tcBorders>
              <w:top w:val="single" w:sz="4" w:space="0" w:color="auto"/>
              <w:left w:val="nil"/>
              <w:bottom w:val="single" w:sz="4" w:space="0" w:color="auto"/>
              <w:right w:val="nil"/>
            </w:tcBorders>
          </w:tcPr>
          <w:p w14:paraId="4F459A2C" w14:textId="77777777" w:rsidR="0075359B" w:rsidRPr="00B60D70" w:rsidRDefault="0075359B" w:rsidP="00D420AC">
            <w:pPr>
              <w:ind w:left="-6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 xml:space="preserve">ภาษามาเลย์เบื้องต้น </w:t>
            </w:r>
          </w:p>
          <w:p w14:paraId="3C387AC1" w14:textId="77777777" w:rsidR="0075359B" w:rsidRPr="00B60D70" w:rsidRDefault="0075359B" w:rsidP="00D420AC">
            <w:pPr>
              <w:ind w:left="-60"/>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Basic Malay Language)</w:t>
            </w:r>
          </w:p>
        </w:tc>
        <w:tc>
          <w:tcPr>
            <w:tcW w:w="1134" w:type="dxa"/>
            <w:tcBorders>
              <w:top w:val="single" w:sz="4" w:space="0" w:color="auto"/>
              <w:left w:val="nil"/>
              <w:bottom w:val="single" w:sz="4" w:space="0" w:color="auto"/>
              <w:right w:val="single" w:sz="4" w:space="0" w:color="auto"/>
            </w:tcBorders>
          </w:tcPr>
          <w:p w14:paraId="5DC9FFC0"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29654716"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2D64E4C5"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12A921E0"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7D854CB6"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66AC5F6F"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1E9B2D43" w14:textId="4C95A551"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278</w:t>
            </w:r>
          </w:p>
        </w:tc>
        <w:tc>
          <w:tcPr>
            <w:tcW w:w="3742" w:type="dxa"/>
            <w:tcBorders>
              <w:top w:val="single" w:sz="4" w:space="0" w:color="auto"/>
              <w:left w:val="nil"/>
              <w:bottom w:val="single" w:sz="4" w:space="0" w:color="auto"/>
              <w:right w:val="nil"/>
            </w:tcBorders>
          </w:tcPr>
          <w:p w14:paraId="42242234" w14:textId="77777777" w:rsidR="0075359B" w:rsidRPr="00B60D70" w:rsidRDefault="0075359B" w:rsidP="00D420AC">
            <w:pPr>
              <w:ind w:left="-6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 xml:space="preserve">ภาษาเขมรเบื้องต้น </w:t>
            </w:r>
          </w:p>
          <w:p w14:paraId="7F410DF0" w14:textId="77777777" w:rsidR="0075359B" w:rsidRPr="00B60D70" w:rsidRDefault="0075359B" w:rsidP="00D420AC">
            <w:pPr>
              <w:ind w:left="-60"/>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Basic Cambodian)</w:t>
            </w:r>
          </w:p>
        </w:tc>
        <w:tc>
          <w:tcPr>
            <w:tcW w:w="1134" w:type="dxa"/>
            <w:tcBorders>
              <w:top w:val="single" w:sz="4" w:space="0" w:color="auto"/>
              <w:left w:val="nil"/>
              <w:bottom w:val="single" w:sz="4" w:space="0" w:color="auto"/>
              <w:right w:val="single" w:sz="4" w:space="0" w:color="auto"/>
            </w:tcBorders>
          </w:tcPr>
          <w:p w14:paraId="7DC0A359"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62479493"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6F1BC65B"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17959409"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605CE43A"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75359B" w:rsidRPr="00B60D70" w14:paraId="47689BC6"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7DD60168" w14:textId="5F75DEF8" w:rsidR="0075359B" w:rsidRPr="00B60D70" w:rsidRDefault="00F551BD" w:rsidP="00D420AC">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75359B" w:rsidRPr="00B60D70">
              <w:rPr>
                <w:rFonts w:ascii="TH SarabunPSK" w:eastAsia="Angsana New" w:hAnsi="TH SarabunPSK" w:cs="TH SarabunPSK" w:hint="cs"/>
                <w:sz w:val="28"/>
                <w:szCs w:val="28"/>
              </w:rPr>
              <w:t>279</w:t>
            </w:r>
          </w:p>
        </w:tc>
        <w:tc>
          <w:tcPr>
            <w:tcW w:w="3742" w:type="dxa"/>
            <w:tcBorders>
              <w:top w:val="single" w:sz="4" w:space="0" w:color="auto"/>
              <w:left w:val="nil"/>
              <w:bottom w:val="single" w:sz="4" w:space="0" w:color="auto"/>
              <w:right w:val="nil"/>
            </w:tcBorders>
          </w:tcPr>
          <w:p w14:paraId="1600FC0E" w14:textId="77777777" w:rsidR="0075359B" w:rsidRPr="00B60D70" w:rsidRDefault="0075359B" w:rsidP="00D420AC">
            <w:pPr>
              <w:ind w:left="-6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 xml:space="preserve">ภาษาเวียดนามเบื้องต้น </w:t>
            </w:r>
          </w:p>
          <w:p w14:paraId="3ED24F92" w14:textId="77777777" w:rsidR="0075359B" w:rsidRPr="00B60D70" w:rsidRDefault="0075359B" w:rsidP="00D420AC">
            <w:pPr>
              <w:ind w:left="-60"/>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Basic Vietnamese)</w:t>
            </w:r>
          </w:p>
        </w:tc>
        <w:tc>
          <w:tcPr>
            <w:tcW w:w="1134" w:type="dxa"/>
            <w:tcBorders>
              <w:top w:val="single" w:sz="4" w:space="0" w:color="auto"/>
              <w:left w:val="nil"/>
              <w:bottom w:val="single" w:sz="4" w:space="0" w:color="auto"/>
              <w:right w:val="single" w:sz="4" w:space="0" w:color="auto"/>
            </w:tcBorders>
          </w:tcPr>
          <w:p w14:paraId="25436D81" w14:textId="77777777" w:rsidR="0075359B" w:rsidRPr="00B60D70" w:rsidRDefault="0075359B" w:rsidP="00D420AC">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26CCC30F" w14:textId="77777777" w:rsidR="0075359B" w:rsidRPr="00B60D70" w:rsidRDefault="0075359B" w:rsidP="00D420AC">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1863DE15" w14:textId="77777777" w:rsidR="0075359B" w:rsidRPr="00B60D70" w:rsidRDefault="0075359B" w:rsidP="00D420AC">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4A4B97FB" w14:textId="77777777" w:rsidR="0075359B" w:rsidRPr="00B60D70" w:rsidRDefault="0075359B" w:rsidP="00D420AC">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5112558B" w14:textId="77777777" w:rsidR="0075359B" w:rsidRPr="00B60D70" w:rsidRDefault="0075359B" w:rsidP="00D420AC">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bl>
    <w:p w14:paraId="474BF6E0" w14:textId="77777777" w:rsidR="00603BB1" w:rsidRPr="00B60D70" w:rsidRDefault="00603BB1">
      <w:pPr>
        <w:rPr>
          <w:rFonts w:ascii="TH SarabunPSK" w:hAnsi="TH SarabunPSK" w:cs="TH SarabunPSK"/>
        </w:rPr>
      </w:pPr>
    </w:p>
    <w:tbl>
      <w:tblPr>
        <w:tblW w:w="14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3742"/>
        <w:gridCol w:w="1134"/>
        <w:gridCol w:w="1020"/>
        <w:gridCol w:w="3742"/>
        <w:gridCol w:w="1134"/>
        <w:gridCol w:w="2211"/>
      </w:tblGrid>
      <w:tr w:rsidR="00B60D70" w:rsidRPr="00B60D70" w14:paraId="3DCD0648" w14:textId="77777777" w:rsidTr="00D420AC">
        <w:trPr>
          <w:trHeight w:val="170"/>
          <w:tblHeader/>
        </w:trPr>
        <w:tc>
          <w:tcPr>
            <w:tcW w:w="5896" w:type="dxa"/>
            <w:gridSpan w:val="3"/>
            <w:tcBorders>
              <w:bottom w:val="single" w:sz="4" w:space="0" w:color="auto"/>
            </w:tcBorders>
            <w:shd w:val="clear" w:color="auto" w:fill="F2F2F2" w:themeFill="background1" w:themeFillShade="F2"/>
            <w:vAlign w:val="center"/>
          </w:tcPr>
          <w:p w14:paraId="6A3CBE54" w14:textId="77777777" w:rsidR="0075359B" w:rsidRPr="00B60D70" w:rsidRDefault="0075359B" w:rsidP="00D420AC">
            <w:pPr>
              <w:tabs>
                <w:tab w:val="left" w:pos="807"/>
                <w:tab w:val="right" w:pos="5551"/>
              </w:tabs>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lang w:val="th-TH"/>
              </w:rPr>
              <w:lastRenderedPageBreak/>
              <w:t>หลักสูตรปรับปรุง พ</w:t>
            </w:r>
            <w:r w:rsidRPr="00B60D70">
              <w:rPr>
                <w:rFonts w:ascii="TH SarabunPSK" w:eastAsia="Angsana New" w:hAnsi="TH SarabunPSK" w:cs="TH SarabunPSK" w:hint="cs"/>
                <w:b/>
                <w:bCs/>
                <w:sz w:val="28"/>
                <w:szCs w:val="28"/>
                <w:cs/>
              </w:rPr>
              <w:t>.</w:t>
            </w:r>
            <w:r w:rsidRPr="00B60D70">
              <w:rPr>
                <w:rFonts w:ascii="TH SarabunPSK" w:eastAsia="Angsana New" w:hAnsi="TH SarabunPSK" w:cs="TH SarabunPSK" w:hint="cs"/>
                <w:b/>
                <w:bCs/>
                <w:sz w:val="28"/>
                <w:szCs w:val="28"/>
                <w:cs/>
                <w:lang w:val="th-TH"/>
              </w:rPr>
              <w:t>ศ</w:t>
            </w:r>
            <w:r w:rsidRPr="00B60D70">
              <w:rPr>
                <w:rFonts w:ascii="TH SarabunPSK" w:eastAsia="Angsana New" w:hAnsi="TH SarabunPSK" w:cs="TH SarabunPSK" w:hint="cs"/>
                <w:b/>
                <w:bCs/>
                <w:sz w:val="28"/>
                <w:szCs w:val="28"/>
                <w:cs/>
              </w:rPr>
              <w:t xml:space="preserve">. </w:t>
            </w:r>
            <w:r w:rsidRPr="00B60D70">
              <w:rPr>
                <w:rFonts w:ascii="TH SarabunPSK" w:eastAsia="Angsana New" w:hAnsi="TH SarabunPSK" w:cs="TH SarabunPSK" w:hint="cs"/>
                <w:b/>
                <w:bCs/>
                <w:sz w:val="28"/>
                <w:szCs w:val="28"/>
              </w:rPr>
              <w:t>2563</w:t>
            </w:r>
          </w:p>
        </w:tc>
        <w:tc>
          <w:tcPr>
            <w:tcW w:w="5896" w:type="dxa"/>
            <w:gridSpan w:val="3"/>
            <w:tcBorders>
              <w:bottom w:val="single" w:sz="4" w:space="0" w:color="auto"/>
            </w:tcBorders>
            <w:shd w:val="clear" w:color="auto" w:fill="F2F2F2" w:themeFill="background1" w:themeFillShade="F2"/>
            <w:vAlign w:val="center"/>
          </w:tcPr>
          <w:p w14:paraId="375E9ED1" w14:textId="77777777" w:rsidR="0075359B" w:rsidRPr="00B60D70" w:rsidRDefault="0075359B" w:rsidP="00D420AC">
            <w:pPr>
              <w:tabs>
                <w:tab w:val="left" w:pos="827"/>
                <w:tab w:val="right" w:pos="5788"/>
              </w:tabs>
              <w:rPr>
                <w:rFonts w:ascii="TH SarabunPSK" w:eastAsia="Angsana New" w:hAnsi="TH SarabunPSK" w:cs="TH SarabunPSK"/>
                <w:b/>
                <w:bCs/>
                <w:sz w:val="28"/>
                <w:szCs w:val="28"/>
              </w:rPr>
            </w:pPr>
            <w:r w:rsidRPr="00B60D70">
              <w:rPr>
                <w:rFonts w:ascii="TH SarabunPSK" w:eastAsia="Angsana New" w:hAnsi="TH SarabunPSK" w:cs="TH SarabunPSK" w:hint="cs"/>
                <w:b/>
                <w:bCs/>
                <w:sz w:val="28"/>
                <w:szCs w:val="28"/>
                <w:cs/>
                <w:lang w:val="th-TH"/>
              </w:rPr>
              <w:t>หลักสูตรปรับปรุง พ</w:t>
            </w:r>
            <w:r w:rsidRPr="00B60D70">
              <w:rPr>
                <w:rFonts w:ascii="TH SarabunPSK" w:eastAsia="Angsana New" w:hAnsi="TH SarabunPSK" w:cs="TH SarabunPSK" w:hint="cs"/>
                <w:b/>
                <w:bCs/>
                <w:sz w:val="28"/>
                <w:szCs w:val="28"/>
                <w:cs/>
              </w:rPr>
              <w:t>.</w:t>
            </w:r>
            <w:r w:rsidRPr="00B60D70">
              <w:rPr>
                <w:rFonts w:ascii="TH SarabunPSK" w:eastAsia="Angsana New" w:hAnsi="TH SarabunPSK" w:cs="TH SarabunPSK" w:hint="cs"/>
                <w:b/>
                <w:bCs/>
                <w:sz w:val="28"/>
                <w:szCs w:val="28"/>
                <w:cs/>
                <w:lang w:val="th-TH"/>
              </w:rPr>
              <w:t>ศ</w:t>
            </w:r>
            <w:r w:rsidRPr="00B60D70">
              <w:rPr>
                <w:rFonts w:ascii="TH SarabunPSK" w:eastAsia="Angsana New" w:hAnsi="TH SarabunPSK" w:cs="TH SarabunPSK" w:hint="cs"/>
                <w:b/>
                <w:bCs/>
                <w:sz w:val="28"/>
                <w:szCs w:val="28"/>
                <w:cs/>
              </w:rPr>
              <w:t xml:space="preserve">. </w:t>
            </w:r>
            <w:r w:rsidRPr="00B60D70">
              <w:rPr>
                <w:rFonts w:ascii="TH SarabunPSK" w:eastAsia="Angsana New" w:hAnsi="TH SarabunPSK" w:cs="TH SarabunPSK" w:hint="cs"/>
                <w:b/>
                <w:bCs/>
                <w:sz w:val="28"/>
                <w:szCs w:val="28"/>
              </w:rPr>
              <w:t>2568</w:t>
            </w:r>
          </w:p>
        </w:tc>
        <w:tc>
          <w:tcPr>
            <w:tcW w:w="2211" w:type="dxa"/>
            <w:shd w:val="clear" w:color="auto" w:fill="F2F2F2" w:themeFill="background1" w:themeFillShade="F2"/>
            <w:vAlign w:val="center"/>
          </w:tcPr>
          <w:p w14:paraId="43FF8CE5" w14:textId="77777777" w:rsidR="0075359B" w:rsidRPr="00B60D70" w:rsidRDefault="0075359B" w:rsidP="00D420AC">
            <w:pPr>
              <w:rPr>
                <w:rFonts w:ascii="TH SarabunPSK" w:eastAsia="Angsana New" w:hAnsi="TH SarabunPSK" w:cs="TH SarabunPSK"/>
                <w:b/>
                <w:bCs/>
                <w:sz w:val="28"/>
                <w:szCs w:val="28"/>
                <w:cs/>
              </w:rPr>
            </w:pPr>
            <w:r w:rsidRPr="00B60D70">
              <w:rPr>
                <w:rFonts w:ascii="TH SarabunPSK" w:eastAsia="Cordia New" w:hAnsi="TH SarabunPSK" w:cs="TH SarabunPSK" w:hint="cs"/>
                <w:noProof/>
                <w:sz w:val="28"/>
                <w:szCs w:val="28"/>
              </w:rPr>
              <mc:AlternateContent>
                <mc:Choice Requires="wps">
                  <w:drawing>
                    <wp:anchor distT="0" distB="0" distL="114300" distR="114300" simplePos="0" relativeHeight="251658248" behindDoc="0" locked="0" layoutInCell="1" allowOverlap="1" wp14:anchorId="46EE1323" wp14:editId="36610194">
                      <wp:simplePos x="0" y="0"/>
                      <wp:positionH relativeFrom="column">
                        <wp:posOffset>8350885</wp:posOffset>
                      </wp:positionH>
                      <wp:positionV relativeFrom="paragraph">
                        <wp:posOffset>-981075</wp:posOffset>
                      </wp:positionV>
                      <wp:extent cx="121285" cy="1993900"/>
                      <wp:effectExtent l="0" t="4445" r="15875" b="13335"/>
                      <wp:wrapNone/>
                      <wp:docPr id="326498262"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5ED6CF38" w14:textId="77777777" w:rsidR="00F5322B" w:rsidRDefault="00F5322B" w:rsidP="0075359B"/>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6EE1323" id="_x0000_s1033" type="#_x0000_t88" style="position:absolute;left:0;text-align:left;margin-left:657.55pt;margin-top:-77.25pt;width:9.55pt;height:157pt;z-index:251658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" adj="109" strokecolor="windowText">
                      <v:textbox>
                        <w:txbxContent>
                          <w:p w14:paraId="5ED6CF38" w14:textId="77777777" w:rsidR="00F5322B" w:rsidRDefault="00F5322B" w:rsidP="0075359B"/>
                        </w:txbxContent>
                      </v:textbox>
                    </v:shape>
                  </w:pict>
                </mc:Fallback>
              </mc:AlternateContent>
            </w:r>
            <w:r w:rsidRPr="00B60D70">
              <w:rPr>
                <w:rFonts w:ascii="TH SarabunPSK" w:eastAsia="Angsana New" w:hAnsi="TH SarabunPSK" w:cs="TH SarabunPSK" w:hint="cs"/>
                <w:b/>
                <w:bCs/>
                <w:sz w:val="28"/>
                <w:szCs w:val="28"/>
                <w:cs/>
                <w:lang w:val="th-TH"/>
              </w:rPr>
              <w:t>หมายเหตุ</w:t>
            </w:r>
          </w:p>
        </w:tc>
      </w:tr>
      <w:tr w:rsidR="00B60D70" w:rsidRPr="00B60D70" w14:paraId="0A8A9730"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7D76D0DE" w14:textId="05EE0897" w:rsidR="00603BB1" w:rsidRPr="00B60D70" w:rsidRDefault="00F551BD" w:rsidP="00603BB1">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603BB1" w:rsidRPr="00B60D70">
              <w:rPr>
                <w:rFonts w:ascii="TH SarabunPSK" w:eastAsia="Angsana New" w:hAnsi="TH SarabunPSK" w:cs="TH SarabunPSK" w:hint="cs"/>
                <w:sz w:val="28"/>
                <w:szCs w:val="28"/>
              </w:rPr>
              <w:t>280</w:t>
            </w:r>
          </w:p>
        </w:tc>
        <w:tc>
          <w:tcPr>
            <w:tcW w:w="3742" w:type="dxa"/>
            <w:tcBorders>
              <w:top w:val="single" w:sz="4" w:space="0" w:color="auto"/>
              <w:left w:val="nil"/>
              <w:bottom w:val="single" w:sz="4" w:space="0" w:color="auto"/>
              <w:right w:val="nil"/>
            </w:tcBorders>
          </w:tcPr>
          <w:p w14:paraId="1918EA35" w14:textId="77777777" w:rsidR="00603BB1" w:rsidRPr="00B60D70" w:rsidRDefault="00603BB1" w:rsidP="00603BB1">
            <w:pPr>
              <w:ind w:left="-6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ภาษาพม่าเบื้องต้น</w:t>
            </w:r>
          </w:p>
          <w:p w14:paraId="43497CCE" w14:textId="6BDDAA66" w:rsidR="00603BB1" w:rsidRPr="00B60D70" w:rsidRDefault="00603BB1" w:rsidP="00603BB1">
            <w:pPr>
              <w:ind w:left="-60"/>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Basic Burmese)</w:t>
            </w:r>
          </w:p>
        </w:tc>
        <w:tc>
          <w:tcPr>
            <w:tcW w:w="1134" w:type="dxa"/>
            <w:tcBorders>
              <w:top w:val="single" w:sz="4" w:space="0" w:color="auto"/>
              <w:left w:val="nil"/>
              <w:bottom w:val="single" w:sz="4" w:space="0" w:color="auto"/>
              <w:right w:val="single" w:sz="4" w:space="0" w:color="auto"/>
            </w:tcBorders>
          </w:tcPr>
          <w:p w14:paraId="7545BA68" w14:textId="31DEFF45" w:rsidR="00603BB1" w:rsidRPr="00B60D70" w:rsidRDefault="00603BB1" w:rsidP="00603BB1">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0F0D243E" w14:textId="77777777" w:rsidR="00603BB1" w:rsidRPr="00B60D70" w:rsidRDefault="00603BB1" w:rsidP="00603BB1">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063406C4" w14:textId="77777777" w:rsidR="00603BB1" w:rsidRPr="00B60D70" w:rsidRDefault="00603BB1" w:rsidP="00603BB1">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14F42F13" w14:textId="77777777" w:rsidR="00603BB1" w:rsidRPr="00B60D70" w:rsidRDefault="00603BB1" w:rsidP="00603BB1">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76BEA345" w14:textId="52F3C96A" w:rsidR="00603BB1" w:rsidRPr="00B60D70" w:rsidRDefault="00603BB1" w:rsidP="00603BB1">
            <w:pPr>
              <w:ind w:left="-67"/>
              <w:jc w:val="left"/>
              <w:rPr>
                <w:rFonts w:ascii="TH SarabunPSK" w:hAnsi="TH SarabunPSK" w:cs="TH SarabunPSK"/>
                <w:spacing w:val="-2"/>
                <w:sz w:val="28"/>
                <w:szCs w:val="28"/>
                <w:cs/>
              </w:rPr>
            </w:pPr>
            <w:r w:rsidRPr="00B60D70">
              <w:rPr>
                <w:rFonts w:ascii="TH SarabunPSK" w:hAnsi="TH SarabunPSK" w:cs="TH SarabunPSK" w:hint="cs"/>
                <w:spacing w:val="-2"/>
                <w:sz w:val="28"/>
                <w:szCs w:val="28"/>
              </w:rPr>
              <w:t>ยกเลิกรายวิชา</w:t>
            </w:r>
          </w:p>
        </w:tc>
      </w:tr>
      <w:tr w:rsidR="00B60D70" w:rsidRPr="00B60D70" w14:paraId="2956F888"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32FC751F" w14:textId="130225BB" w:rsidR="00603BB1" w:rsidRPr="00B60D70" w:rsidRDefault="00F551BD" w:rsidP="00603BB1">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603BB1" w:rsidRPr="00B60D70">
              <w:rPr>
                <w:rFonts w:ascii="TH SarabunPSK" w:eastAsia="Angsana New" w:hAnsi="TH SarabunPSK" w:cs="TH SarabunPSK" w:hint="cs"/>
                <w:sz w:val="28"/>
                <w:szCs w:val="28"/>
              </w:rPr>
              <w:t>281</w:t>
            </w:r>
          </w:p>
        </w:tc>
        <w:tc>
          <w:tcPr>
            <w:tcW w:w="3742" w:type="dxa"/>
            <w:tcBorders>
              <w:top w:val="single" w:sz="4" w:space="0" w:color="auto"/>
              <w:left w:val="nil"/>
              <w:bottom w:val="single" w:sz="4" w:space="0" w:color="auto"/>
              <w:right w:val="nil"/>
            </w:tcBorders>
          </w:tcPr>
          <w:p w14:paraId="32B9C2F1" w14:textId="77777777" w:rsidR="00603BB1" w:rsidRPr="00B60D70" w:rsidRDefault="00603BB1" w:rsidP="00603BB1">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 xml:space="preserve">ภาษาเกาหลีเบื้องต้น </w:t>
            </w:r>
          </w:p>
          <w:p w14:paraId="1A2606C6" w14:textId="1B785B10" w:rsidR="00603BB1" w:rsidRPr="00B60D70" w:rsidRDefault="00603BB1" w:rsidP="00603BB1">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Basic Korean)</w:t>
            </w:r>
          </w:p>
        </w:tc>
        <w:tc>
          <w:tcPr>
            <w:tcW w:w="1134" w:type="dxa"/>
            <w:tcBorders>
              <w:top w:val="single" w:sz="4" w:space="0" w:color="auto"/>
              <w:left w:val="nil"/>
              <w:bottom w:val="single" w:sz="4" w:space="0" w:color="auto"/>
              <w:right w:val="single" w:sz="4" w:space="0" w:color="auto"/>
            </w:tcBorders>
          </w:tcPr>
          <w:p w14:paraId="3FDE8B9C" w14:textId="734A4189" w:rsidR="00603BB1" w:rsidRPr="00B60D70" w:rsidRDefault="00603BB1" w:rsidP="00603BB1">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579EA38E" w14:textId="77777777" w:rsidR="00603BB1" w:rsidRPr="00B60D70" w:rsidRDefault="00603BB1" w:rsidP="00603BB1">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7BF56E27" w14:textId="77777777" w:rsidR="00603BB1" w:rsidRPr="00B60D70" w:rsidRDefault="00603BB1" w:rsidP="00603BB1">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118FB9C5" w14:textId="77777777" w:rsidR="00603BB1" w:rsidRPr="00B60D70" w:rsidRDefault="00603BB1" w:rsidP="00603BB1">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51D667BF" w14:textId="02C124FA" w:rsidR="00603BB1" w:rsidRPr="00B60D70" w:rsidRDefault="00603BB1" w:rsidP="00603BB1">
            <w:pPr>
              <w:ind w:left="-67"/>
              <w:jc w:val="left"/>
              <w:rPr>
                <w:rFonts w:ascii="TH SarabunPSK" w:hAnsi="TH SarabunPSK" w:cs="TH SarabunPSK"/>
                <w:spacing w:val="-2"/>
                <w:sz w:val="28"/>
                <w:szCs w:val="28"/>
              </w:rPr>
            </w:pPr>
            <w:r w:rsidRPr="00B60D70">
              <w:rPr>
                <w:rFonts w:ascii="TH SarabunPSK" w:hAnsi="TH SarabunPSK" w:cs="TH SarabunPSK" w:hint="cs"/>
                <w:spacing w:val="-2"/>
                <w:sz w:val="28"/>
                <w:szCs w:val="28"/>
              </w:rPr>
              <w:t>ยกเลิกรายวิชา</w:t>
            </w:r>
          </w:p>
        </w:tc>
      </w:tr>
      <w:tr w:rsidR="00603BB1" w:rsidRPr="00B60D70" w14:paraId="28381AD9" w14:textId="77777777" w:rsidTr="00D420AC">
        <w:trPr>
          <w:trHeight w:val="170"/>
          <w:tblHeader/>
        </w:trPr>
        <w:tc>
          <w:tcPr>
            <w:tcW w:w="1020" w:type="dxa"/>
            <w:tcBorders>
              <w:top w:val="single" w:sz="4" w:space="0" w:color="auto"/>
              <w:left w:val="single" w:sz="4" w:space="0" w:color="auto"/>
              <w:bottom w:val="single" w:sz="4" w:space="0" w:color="auto"/>
              <w:right w:val="nil"/>
            </w:tcBorders>
          </w:tcPr>
          <w:p w14:paraId="01D6CF81" w14:textId="255A41E8" w:rsidR="00603BB1" w:rsidRPr="00B60D70" w:rsidRDefault="00F551BD" w:rsidP="00603BB1">
            <w:pPr>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LNG </w:t>
            </w:r>
            <w:r w:rsidR="00603BB1" w:rsidRPr="00B60D70">
              <w:rPr>
                <w:rFonts w:ascii="TH SarabunPSK" w:eastAsia="Angsana New" w:hAnsi="TH SarabunPSK" w:cs="TH SarabunPSK" w:hint="cs"/>
                <w:sz w:val="28"/>
                <w:szCs w:val="28"/>
              </w:rPr>
              <w:t>250</w:t>
            </w:r>
          </w:p>
        </w:tc>
        <w:tc>
          <w:tcPr>
            <w:tcW w:w="3742" w:type="dxa"/>
            <w:tcBorders>
              <w:top w:val="single" w:sz="4" w:space="0" w:color="auto"/>
              <w:left w:val="nil"/>
              <w:bottom w:val="single" w:sz="4" w:space="0" w:color="auto"/>
              <w:right w:val="nil"/>
            </w:tcBorders>
          </w:tcPr>
          <w:p w14:paraId="28E32AC8" w14:textId="77777777" w:rsidR="00603BB1" w:rsidRPr="00B60D70" w:rsidRDefault="00603BB1" w:rsidP="00603BB1">
            <w:pPr>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ภาษาไทยเพื่อการสื่อสารและงานอาชีพ</w:t>
            </w:r>
          </w:p>
          <w:p w14:paraId="2DED06DD" w14:textId="77777777" w:rsidR="00603BB1" w:rsidRPr="00B60D70" w:rsidRDefault="00603BB1" w:rsidP="00603BB1">
            <w:pPr>
              <w:ind w:left="-60"/>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rPr>
              <w:t>Thai for Communication and Careers)</w:t>
            </w:r>
          </w:p>
        </w:tc>
        <w:tc>
          <w:tcPr>
            <w:tcW w:w="1134" w:type="dxa"/>
            <w:tcBorders>
              <w:top w:val="single" w:sz="4" w:space="0" w:color="auto"/>
              <w:left w:val="nil"/>
              <w:bottom w:val="single" w:sz="4" w:space="0" w:color="auto"/>
              <w:right w:val="single" w:sz="4" w:space="0" w:color="auto"/>
            </w:tcBorders>
          </w:tcPr>
          <w:p w14:paraId="792D0C58" w14:textId="77777777" w:rsidR="00603BB1" w:rsidRPr="00B60D70" w:rsidRDefault="00603BB1" w:rsidP="00603BB1">
            <w:pPr>
              <w:tabs>
                <w:tab w:val="left" w:pos="827"/>
                <w:tab w:val="right" w:pos="5788"/>
              </w:tabs>
              <w:jc w:val="righ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(3-0-6)</w:t>
            </w:r>
          </w:p>
        </w:tc>
        <w:tc>
          <w:tcPr>
            <w:tcW w:w="1020" w:type="dxa"/>
            <w:tcBorders>
              <w:top w:val="single" w:sz="4" w:space="0" w:color="auto"/>
              <w:left w:val="single" w:sz="4" w:space="0" w:color="auto"/>
              <w:bottom w:val="single" w:sz="4" w:space="0" w:color="auto"/>
              <w:right w:val="nil"/>
            </w:tcBorders>
          </w:tcPr>
          <w:p w14:paraId="503F97C9" w14:textId="77777777" w:rsidR="00603BB1" w:rsidRPr="00B60D70" w:rsidRDefault="00603BB1" w:rsidP="00603BB1">
            <w:pPr>
              <w:ind w:left="-50"/>
              <w:jc w:val="left"/>
              <w:rPr>
                <w:rFonts w:ascii="TH SarabunPSK" w:eastAsia="Angsana New" w:hAnsi="TH SarabunPSK" w:cs="TH SarabunPSK"/>
                <w:sz w:val="28"/>
                <w:szCs w:val="28"/>
              </w:rPr>
            </w:pPr>
          </w:p>
        </w:tc>
        <w:tc>
          <w:tcPr>
            <w:tcW w:w="3742" w:type="dxa"/>
            <w:tcBorders>
              <w:top w:val="single" w:sz="4" w:space="0" w:color="auto"/>
              <w:left w:val="nil"/>
              <w:bottom w:val="single" w:sz="4" w:space="0" w:color="auto"/>
              <w:right w:val="nil"/>
            </w:tcBorders>
          </w:tcPr>
          <w:p w14:paraId="32AED1C3" w14:textId="77777777" w:rsidR="00603BB1" w:rsidRPr="00B60D70" w:rsidRDefault="00603BB1" w:rsidP="00603BB1">
            <w:pPr>
              <w:ind w:left="-60"/>
              <w:jc w:val="left"/>
              <w:rPr>
                <w:rFonts w:ascii="TH SarabunPSK" w:eastAsia="Angsana New" w:hAnsi="TH SarabunPSK" w:cs="TH SarabunPSK"/>
                <w:sz w:val="28"/>
                <w:szCs w:val="28"/>
                <w:lang w:val="th-TH"/>
              </w:rPr>
            </w:pPr>
          </w:p>
        </w:tc>
        <w:tc>
          <w:tcPr>
            <w:tcW w:w="1134" w:type="dxa"/>
            <w:tcBorders>
              <w:top w:val="single" w:sz="4" w:space="0" w:color="auto"/>
              <w:left w:val="nil"/>
              <w:bottom w:val="single" w:sz="4" w:space="0" w:color="auto"/>
              <w:right w:val="single" w:sz="4" w:space="0" w:color="auto"/>
            </w:tcBorders>
          </w:tcPr>
          <w:p w14:paraId="77B1F436" w14:textId="77777777" w:rsidR="00603BB1" w:rsidRPr="00B60D70" w:rsidRDefault="00603BB1" w:rsidP="00603BB1">
            <w:pPr>
              <w:jc w:val="right"/>
              <w:rPr>
                <w:rFonts w:ascii="TH SarabunPSK" w:eastAsia="Angsana New" w:hAnsi="TH SarabunPSK" w:cs="TH SarabunPSK"/>
                <w:sz w:val="28"/>
                <w:szCs w:val="28"/>
              </w:rPr>
            </w:pPr>
          </w:p>
        </w:tc>
        <w:tc>
          <w:tcPr>
            <w:tcW w:w="2211" w:type="dxa"/>
            <w:tcBorders>
              <w:top w:val="single" w:sz="4" w:space="0" w:color="auto"/>
              <w:left w:val="single" w:sz="4" w:space="0" w:color="auto"/>
              <w:bottom w:val="single" w:sz="4" w:space="0" w:color="auto"/>
              <w:right w:val="single" w:sz="4" w:space="0" w:color="auto"/>
            </w:tcBorders>
          </w:tcPr>
          <w:p w14:paraId="00F2BBAC" w14:textId="77777777" w:rsidR="00603BB1" w:rsidRPr="00B60D70" w:rsidRDefault="00603BB1" w:rsidP="00603BB1">
            <w:pPr>
              <w:ind w:left="-79"/>
              <w:jc w:val="left"/>
              <w:rPr>
                <w:rFonts w:ascii="TH SarabunPSK" w:eastAsia="Angsana New" w:hAnsi="TH SarabunPSK" w:cs="TH SarabunPSK"/>
                <w:sz w:val="28"/>
                <w:szCs w:val="28"/>
              </w:rPr>
            </w:pPr>
            <w:r w:rsidRPr="00B60D70">
              <w:rPr>
                <w:rFonts w:ascii="TH SarabunPSK" w:hAnsi="TH SarabunPSK" w:cs="TH SarabunPSK" w:hint="cs"/>
                <w:spacing w:val="-2"/>
                <w:sz w:val="28"/>
                <w:szCs w:val="28"/>
                <w:cs/>
              </w:rPr>
              <w:t>ถูกเลือกให้เป็น</w:t>
            </w:r>
            <w:r w:rsidRPr="00B60D70">
              <w:rPr>
                <w:rFonts w:ascii="TH SarabunPSK" w:hAnsi="TH SarabunPSK" w:cs="TH SarabunPSK" w:hint="cs"/>
                <w:spacing w:val="-2"/>
                <w:sz w:val="28"/>
                <w:szCs w:val="28"/>
                <w:u w:val="single"/>
                <w:cs/>
              </w:rPr>
              <w:t>วิชาบังคับ</w:t>
            </w:r>
            <w:r w:rsidRPr="00B60D70">
              <w:rPr>
                <w:rFonts w:ascii="TH SarabunPSK" w:hAnsi="TH SarabunPSK" w:cs="TH SarabunPSK" w:hint="cs"/>
                <w:spacing w:val="-2"/>
                <w:sz w:val="28"/>
                <w:szCs w:val="28"/>
                <w:cs/>
              </w:rPr>
              <w:t>ตามเกณฑ์คุรุสภา</w:t>
            </w:r>
          </w:p>
          <w:p w14:paraId="7B16794B" w14:textId="77777777" w:rsidR="00603BB1" w:rsidRPr="00B60D70" w:rsidRDefault="00603BB1" w:rsidP="00603BB1">
            <w:pPr>
              <w:ind w:left="-67"/>
              <w:jc w:val="left"/>
              <w:rPr>
                <w:rFonts w:ascii="TH SarabunPSK" w:hAnsi="TH SarabunPSK" w:cs="TH SarabunPSK"/>
                <w:spacing w:val="-2"/>
                <w:sz w:val="28"/>
                <w:szCs w:val="28"/>
                <w:cs/>
              </w:rPr>
            </w:pPr>
          </w:p>
        </w:tc>
      </w:tr>
    </w:tbl>
    <w:p w14:paraId="5995A1DA" w14:textId="77777777" w:rsidR="0075359B" w:rsidRPr="00B60D70" w:rsidRDefault="0075359B" w:rsidP="00592146">
      <w:pPr>
        <w:rPr>
          <w:rFonts w:ascii="TH SarabunPSK" w:hAnsi="TH SarabunPSK" w:cs="TH SarabunPSK"/>
        </w:rPr>
      </w:pPr>
    </w:p>
    <w:p w14:paraId="4096D0AC" w14:textId="77777777" w:rsidR="00603BB1" w:rsidRPr="00B60D70" w:rsidRDefault="00603BB1">
      <w:pPr>
        <w:rPr>
          <w:rFonts w:ascii="TH SarabunPSK" w:hAnsi="TH SarabunPSK" w:cs="TH SarabunPSK"/>
        </w:rPr>
      </w:pPr>
      <w:r w:rsidRPr="00B60D70">
        <w:rPr>
          <w:rFonts w:ascii="TH SarabunPSK" w:hAnsi="TH SarabunPSK" w:cs="TH SarabunPSK" w:hint="cs"/>
        </w:rPr>
        <w:br w:type="page"/>
      </w:r>
    </w:p>
    <w:tbl>
      <w:tblPr>
        <w:tblW w:w="14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1928"/>
        <w:gridCol w:w="1442"/>
        <w:gridCol w:w="372"/>
        <w:gridCol w:w="1134"/>
        <w:gridCol w:w="1020"/>
        <w:gridCol w:w="3285"/>
        <w:gridCol w:w="457"/>
        <w:gridCol w:w="1134"/>
        <w:gridCol w:w="2211"/>
      </w:tblGrid>
      <w:tr w:rsidR="00B60D70" w:rsidRPr="00B60D70" w14:paraId="30F19420" w14:textId="77777777" w:rsidTr="00802247">
        <w:trPr>
          <w:trHeight w:val="170"/>
        </w:trPr>
        <w:tc>
          <w:tcPr>
            <w:tcW w:w="5896" w:type="dxa"/>
            <w:gridSpan w:val="5"/>
            <w:tcBorders>
              <w:bottom w:val="single" w:sz="4" w:space="0" w:color="auto"/>
            </w:tcBorders>
            <w:shd w:val="clear" w:color="auto" w:fill="F2F2F2" w:themeFill="background1" w:themeFillShade="F2"/>
            <w:vAlign w:val="center"/>
          </w:tcPr>
          <w:p w14:paraId="705275F0" w14:textId="0A0A1A12" w:rsidR="00603BB1" w:rsidRPr="00B60D70" w:rsidRDefault="00603BB1" w:rsidP="00D420AC">
            <w:pPr>
              <w:tabs>
                <w:tab w:val="left" w:pos="807"/>
                <w:tab w:val="right" w:pos="5551"/>
              </w:tabs>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lang w:val="th-TH"/>
              </w:rPr>
              <w:lastRenderedPageBreak/>
              <w:t>หลักสูตรปรับปรุง พ</w:t>
            </w:r>
            <w:r w:rsidRPr="00B60D70">
              <w:rPr>
                <w:rFonts w:ascii="TH SarabunPSK" w:eastAsia="Angsana New" w:hAnsi="TH SarabunPSK" w:cs="TH SarabunPSK" w:hint="cs"/>
                <w:b/>
                <w:bCs/>
                <w:sz w:val="28"/>
                <w:szCs w:val="28"/>
                <w:cs/>
              </w:rPr>
              <w:t>.</w:t>
            </w:r>
            <w:r w:rsidRPr="00B60D70">
              <w:rPr>
                <w:rFonts w:ascii="TH SarabunPSK" w:eastAsia="Angsana New" w:hAnsi="TH SarabunPSK" w:cs="TH SarabunPSK" w:hint="cs"/>
                <w:b/>
                <w:bCs/>
                <w:sz w:val="28"/>
                <w:szCs w:val="28"/>
                <w:cs/>
                <w:lang w:val="th-TH"/>
              </w:rPr>
              <w:t>ศ</w:t>
            </w:r>
            <w:r w:rsidRPr="00B60D70">
              <w:rPr>
                <w:rFonts w:ascii="TH SarabunPSK" w:eastAsia="Angsana New" w:hAnsi="TH SarabunPSK" w:cs="TH SarabunPSK" w:hint="cs"/>
                <w:b/>
                <w:bCs/>
                <w:sz w:val="28"/>
                <w:szCs w:val="28"/>
                <w:cs/>
              </w:rPr>
              <w:t xml:space="preserve">. </w:t>
            </w:r>
            <w:r w:rsidRPr="00B60D70">
              <w:rPr>
                <w:rFonts w:ascii="TH SarabunPSK" w:eastAsia="Angsana New" w:hAnsi="TH SarabunPSK" w:cs="TH SarabunPSK" w:hint="cs"/>
                <w:b/>
                <w:bCs/>
                <w:sz w:val="28"/>
                <w:szCs w:val="28"/>
              </w:rPr>
              <w:t>2563</w:t>
            </w:r>
          </w:p>
        </w:tc>
        <w:tc>
          <w:tcPr>
            <w:tcW w:w="5896" w:type="dxa"/>
            <w:gridSpan w:val="4"/>
            <w:tcBorders>
              <w:bottom w:val="single" w:sz="4" w:space="0" w:color="auto"/>
            </w:tcBorders>
            <w:shd w:val="clear" w:color="auto" w:fill="F2F2F2" w:themeFill="background1" w:themeFillShade="F2"/>
            <w:vAlign w:val="center"/>
          </w:tcPr>
          <w:p w14:paraId="2683649C" w14:textId="77777777" w:rsidR="00603BB1" w:rsidRPr="00B60D70" w:rsidRDefault="00603BB1" w:rsidP="00D420AC">
            <w:pPr>
              <w:tabs>
                <w:tab w:val="left" w:pos="827"/>
                <w:tab w:val="right" w:pos="5788"/>
              </w:tabs>
              <w:rPr>
                <w:rFonts w:ascii="TH SarabunPSK" w:eastAsia="Angsana New" w:hAnsi="TH SarabunPSK" w:cs="TH SarabunPSK"/>
                <w:b/>
                <w:bCs/>
                <w:sz w:val="28"/>
                <w:szCs w:val="28"/>
              </w:rPr>
            </w:pPr>
            <w:r w:rsidRPr="00B60D70">
              <w:rPr>
                <w:rFonts w:ascii="TH SarabunPSK" w:eastAsia="Angsana New" w:hAnsi="TH SarabunPSK" w:cs="TH SarabunPSK" w:hint="cs"/>
                <w:b/>
                <w:bCs/>
                <w:sz w:val="28"/>
                <w:szCs w:val="28"/>
                <w:cs/>
                <w:lang w:val="th-TH"/>
              </w:rPr>
              <w:t>หลักสูตรปรับปรุง พ</w:t>
            </w:r>
            <w:r w:rsidRPr="00B60D70">
              <w:rPr>
                <w:rFonts w:ascii="TH SarabunPSK" w:eastAsia="Angsana New" w:hAnsi="TH SarabunPSK" w:cs="TH SarabunPSK" w:hint="cs"/>
                <w:b/>
                <w:bCs/>
                <w:sz w:val="28"/>
                <w:szCs w:val="28"/>
                <w:cs/>
              </w:rPr>
              <w:t>.</w:t>
            </w:r>
            <w:r w:rsidRPr="00B60D70">
              <w:rPr>
                <w:rFonts w:ascii="TH SarabunPSK" w:eastAsia="Angsana New" w:hAnsi="TH SarabunPSK" w:cs="TH SarabunPSK" w:hint="cs"/>
                <w:b/>
                <w:bCs/>
                <w:sz w:val="28"/>
                <w:szCs w:val="28"/>
                <w:cs/>
                <w:lang w:val="th-TH"/>
              </w:rPr>
              <w:t>ศ</w:t>
            </w:r>
            <w:r w:rsidRPr="00B60D70">
              <w:rPr>
                <w:rFonts w:ascii="TH SarabunPSK" w:eastAsia="Angsana New" w:hAnsi="TH SarabunPSK" w:cs="TH SarabunPSK" w:hint="cs"/>
                <w:b/>
                <w:bCs/>
                <w:sz w:val="28"/>
                <w:szCs w:val="28"/>
                <w:cs/>
              </w:rPr>
              <w:t xml:space="preserve">. </w:t>
            </w:r>
            <w:r w:rsidRPr="00B60D70">
              <w:rPr>
                <w:rFonts w:ascii="TH SarabunPSK" w:eastAsia="Angsana New" w:hAnsi="TH SarabunPSK" w:cs="TH SarabunPSK" w:hint="cs"/>
                <w:b/>
                <w:bCs/>
                <w:sz w:val="28"/>
                <w:szCs w:val="28"/>
              </w:rPr>
              <w:t>2568</w:t>
            </w:r>
          </w:p>
        </w:tc>
        <w:tc>
          <w:tcPr>
            <w:tcW w:w="2211" w:type="dxa"/>
            <w:shd w:val="clear" w:color="auto" w:fill="F2F2F2" w:themeFill="background1" w:themeFillShade="F2"/>
            <w:vAlign w:val="center"/>
          </w:tcPr>
          <w:p w14:paraId="19B78838" w14:textId="77777777" w:rsidR="00603BB1" w:rsidRPr="00B60D70" w:rsidRDefault="00603BB1" w:rsidP="00D420AC">
            <w:pPr>
              <w:rPr>
                <w:rFonts w:ascii="TH SarabunPSK" w:eastAsia="Angsana New" w:hAnsi="TH SarabunPSK" w:cs="TH SarabunPSK"/>
                <w:b/>
                <w:bCs/>
                <w:sz w:val="28"/>
                <w:szCs w:val="28"/>
                <w:cs/>
              </w:rPr>
            </w:pPr>
            <w:r w:rsidRPr="00B60D70">
              <w:rPr>
                <w:rFonts w:ascii="TH SarabunPSK" w:eastAsia="Cordia New" w:hAnsi="TH SarabunPSK" w:cs="TH SarabunPSK" w:hint="cs"/>
                <w:noProof/>
                <w:sz w:val="28"/>
                <w:szCs w:val="28"/>
              </w:rPr>
              <mc:AlternateContent>
                <mc:Choice Requires="wps">
                  <w:drawing>
                    <wp:anchor distT="0" distB="0" distL="114300" distR="114300" simplePos="0" relativeHeight="251658249" behindDoc="0" locked="0" layoutInCell="1" allowOverlap="1" wp14:anchorId="363A3003" wp14:editId="7150A65F">
                      <wp:simplePos x="0" y="0"/>
                      <wp:positionH relativeFrom="column">
                        <wp:posOffset>8350885</wp:posOffset>
                      </wp:positionH>
                      <wp:positionV relativeFrom="paragraph">
                        <wp:posOffset>-981075</wp:posOffset>
                      </wp:positionV>
                      <wp:extent cx="121285" cy="1993900"/>
                      <wp:effectExtent l="0" t="4445" r="15875" b="13335"/>
                      <wp:wrapNone/>
                      <wp:docPr id="1697232563"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09D5F631" w14:textId="77777777" w:rsidR="00F5322B" w:rsidRDefault="00F5322B" w:rsidP="00603BB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63A3003" id="_x0000_s1034" type="#_x0000_t88" style="position:absolute;left:0;text-align:left;margin-left:657.55pt;margin-top:-77.25pt;width:9.55pt;height:157pt;z-index:25165824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" adj="109" strokecolor="windowText">
                      <v:textbox>
                        <w:txbxContent>
                          <w:p w14:paraId="09D5F631" w14:textId="77777777" w:rsidR="00F5322B" w:rsidRDefault="00F5322B" w:rsidP="00603BB1"/>
                        </w:txbxContent>
                      </v:textbox>
                    </v:shape>
                  </w:pict>
                </mc:Fallback>
              </mc:AlternateContent>
            </w:r>
            <w:r w:rsidRPr="00B60D70">
              <w:rPr>
                <w:rFonts w:ascii="TH SarabunPSK" w:eastAsia="Angsana New" w:hAnsi="TH SarabunPSK" w:cs="TH SarabunPSK" w:hint="cs"/>
                <w:b/>
                <w:bCs/>
                <w:sz w:val="28"/>
                <w:szCs w:val="28"/>
                <w:cs/>
                <w:lang w:val="th-TH"/>
              </w:rPr>
              <w:t>หมายเหตุ</w:t>
            </w:r>
          </w:p>
        </w:tc>
      </w:tr>
      <w:tr w:rsidR="00B60D70" w:rsidRPr="00B60D70" w14:paraId="36548D9D" w14:textId="77777777" w:rsidTr="00802247">
        <w:trPr>
          <w:trHeight w:val="170"/>
        </w:trPr>
        <w:tc>
          <w:tcPr>
            <w:tcW w:w="2948" w:type="dxa"/>
            <w:gridSpan w:val="2"/>
            <w:tcBorders>
              <w:top w:val="single" w:sz="4" w:space="0" w:color="auto"/>
              <w:left w:val="single" w:sz="4" w:space="0" w:color="auto"/>
              <w:bottom w:val="single" w:sz="4" w:space="0" w:color="auto"/>
              <w:right w:val="nil"/>
            </w:tcBorders>
          </w:tcPr>
          <w:p w14:paraId="3ECC69EA" w14:textId="77777777" w:rsidR="00603BB1" w:rsidRPr="00B60D70" w:rsidRDefault="00603BB1" w:rsidP="00D420AC">
            <w:pPr>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b/>
                <w:bCs/>
                <w:sz w:val="28"/>
                <w:szCs w:val="28"/>
                <w:cs/>
                <w:lang w:val="th-TH"/>
              </w:rPr>
              <w:t>ข. หมวดวิชาเฉพาะ</w:t>
            </w:r>
          </w:p>
        </w:tc>
        <w:tc>
          <w:tcPr>
            <w:tcW w:w="2948" w:type="dxa"/>
            <w:gridSpan w:val="3"/>
            <w:tcBorders>
              <w:top w:val="single" w:sz="4" w:space="0" w:color="auto"/>
              <w:left w:val="nil"/>
              <w:bottom w:val="single" w:sz="4" w:space="0" w:color="auto"/>
              <w:right w:val="single" w:sz="4" w:space="0" w:color="auto"/>
            </w:tcBorders>
          </w:tcPr>
          <w:p w14:paraId="43080B20" w14:textId="1CA9765D" w:rsidR="00603BB1" w:rsidRPr="00B60D70" w:rsidRDefault="00603BB1" w:rsidP="00D420AC">
            <w:pPr>
              <w:tabs>
                <w:tab w:val="left" w:pos="827"/>
                <w:tab w:val="right" w:pos="5788"/>
              </w:tabs>
              <w:jc w:val="right"/>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rPr>
              <w:t>12</w:t>
            </w:r>
            <w:r w:rsidRPr="00B60D70">
              <w:rPr>
                <w:rFonts w:ascii="TH SarabunPSK" w:eastAsia="Angsana New" w:hAnsi="TH SarabunPSK" w:cs="TH SarabunPSK" w:hint="cs"/>
                <w:b/>
                <w:bCs/>
                <w:sz w:val="28"/>
                <w:szCs w:val="28"/>
              </w:rPr>
              <w:t>6</w:t>
            </w:r>
            <w:r w:rsidRPr="00B60D70">
              <w:rPr>
                <w:rFonts w:ascii="TH SarabunPSK" w:eastAsia="Angsana New" w:hAnsi="TH SarabunPSK" w:cs="TH SarabunPSK" w:hint="cs"/>
                <w:b/>
                <w:bCs/>
                <w:sz w:val="28"/>
                <w:szCs w:val="28"/>
                <w:cs/>
              </w:rPr>
              <w:t xml:space="preserve"> หน่วยกิต</w:t>
            </w:r>
          </w:p>
        </w:tc>
        <w:tc>
          <w:tcPr>
            <w:tcW w:w="4305" w:type="dxa"/>
            <w:gridSpan w:val="2"/>
            <w:tcBorders>
              <w:top w:val="single" w:sz="4" w:space="0" w:color="auto"/>
              <w:left w:val="single" w:sz="4" w:space="0" w:color="auto"/>
              <w:bottom w:val="single" w:sz="4" w:space="0" w:color="auto"/>
              <w:right w:val="nil"/>
            </w:tcBorders>
          </w:tcPr>
          <w:p w14:paraId="269FB1A7" w14:textId="77777777" w:rsidR="00603BB1" w:rsidRPr="00B60D70" w:rsidRDefault="00603BB1" w:rsidP="00D420AC">
            <w:pPr>
              <w:ind w:left="-79"/>
              <w:jc w:val="left"/>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lang w:val="th-TH"/>
              </w:rPr>
              <w:t>ข. หมวดวิชาเฉพาะ</w:t>
            </w:r>
          </w:p>
        </w:tc>
        <w:tc>
          <w:tcPr>
            <w:tcW w:w="1591" w:type="dxa"/>
            <w:gridSpan w:val="2"/>
            <w:tcBorders>
              <w:top w:val="single" w:sz="4" w:space="0" w:color="auto"/>
              <w:left w:val="nil"/>
              <w:bottom w:val="single" w:sz="4" w:space="0" w:color="auto"/>
              <w:right w:val="single" w:sz="4" w:space="0" w:color="auto"/>
            </w:tcBorders>
          </w:tcPr>
          <w:p w14:paraId="576F2424" w14:textId="7248F577" w:rsidR="00603BB1" w:rsidRPr="00B60D70" w:rsidRDefault="00603BB1" w:rsidP="00D420AC">
            <w:pPr>
              <w:jc w:val="right"/>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rPr>
              <w:t>1</w:t>
            </w:r>
            <w:r w:rsidRPr="00B60D70">
              <w:rPr>
                <w:rFonts w:ascii="TH SarabunPSK" w:eastAsia="Angsana New" w:hAnsi="TH SarabunPSK" w:cs="TH SarabunPSK" w:hint="cs"/>
                <w:b/>
                <w:bCs/>
                <w:sz w:val="28"/>
                <w:szCs w:val="28"/>
              </w:rPr>
              <w:t>45</w:t>
            </w:r>
            <w:r w:rsidRPr="00B60D70">
              <w:rPr>
                <w:rFonts w:ascii="TH SarabunPSK" w:eastAsia="Angsana New" w:hAnsi="TH SarabunPSK" w:cs="TH SarabunPSK" w:hint="cs"/>
                <w:b/>
                <w:bCs/>
                <w:sz w:val="28"/>
                <w:szCs w:val="28"/>
                <w:cs/>
              </w:rPr>
              <w:t xml:space="preserve"> หน่วยกิต</w:t>
            </w:r>
          </w:p>
        </w:tc>
        <w:tc>
          <w:tcPr>
            <w:tcW w:w="2211" w:type="dxa"/>
            <w:tcBorders>
              <w:left w:val="single" w:sz="4" w:space="0" w:color="auto"/>
            </w:tcBorders>
            <w:vAlign w:val="center"/>
          </w:tcPr>
          <w:p w14:paraId="5DCA5610" w14:textId="77777777" w:rsidR="00603BB1" w:rsidRPr="00B60D70" w:rsidRDefault="00603BB1" w:rsidP="00D420AC">
            <w:pPr>
              <w:ind w:left="-67"/>
              <w:jc w:val="left"/>
              <w:rPr>
                <w:rFonts w:ascii="TH SarabunPSK" w:eastAsia="Cordia New" w:hAnsi="TH SarabunPSK" w:cs="TH SarabunPSK"/>
                <w:noProof/>
                <w:sz w:val="28"/>
                <w:szCs w:val="28"/>
              </w:rPr>
            </w:pPr>
            <w:r w:rsidRPr="00B60D70">
              <w:rPr>
                <w:rFonts w:ascii="TH SarabunPSK" w:hAnsi="TH SarabunPSK" w:cs="TH SarabunPSK" w:hint="cs"/>
                <w:sz w:val="28"/>
                <w:szCs w:val="28"/>
                <w:cs/>
              </w:rPr>
              <w:t>เพิ่มหน่วยกิตขึ้น 7 หน่วยกิต</w:t>
            </w:r>
          </w:p>
        </w:tc>
      </w:tr>
      <w:tr w:rsidR="00B60D70" w:rsidRPr="00B60D70" w14:paraId="6431DE74" w14:textId="77777777" w:rsidTr="00802247">
        <w:trPr>
          <w:trHeight w:val="170"/>
        </w:trPr>
        <w:tc>
          <w:tcPr>
            <w:tcW w:w="2948" w:type="dxa"/>
            <w:gridSpan w:val="2"/>
            <w:tcBorders>
              <w:top w:val="single" w:sz="4" w:space="0" w:color="auto"/>
              <w:left w:val="single" w:sz="4" w:space="0" w:color="auto"/>
              <w:bottom w:val="single" w:sz="4" w:space="0" w:color="auto"/>
              <w:right w:val="nil"/>
            </w:tcBorders>
          </w:tcPr>
          <w:p w14:paraId="64C985CB" w14:textId="77777777" w:rsidR="00603BB1" w:rsidRPr="00B60D70" w:rsidRDefault="00603BB1" w:rsidP="00D420AC">
            <w:pPr>
              <w:ind w:left="-60"/>
              <w:jc w:val="left"/>
              <w:rPr>
                <w:rFonts w:ascii="TH SarabunPSK" w:eastAsia="Angsana New" w:hAnsi="TH SarabunPSK" w:cs="TH SarabunPSK"/>
                <w:b/>
                <w:bCs/>
                <w:sz w:val="28"/>
                <w:szCs w:val="28"/>
                <w:cs/>
                <w:lang w:val="th-TH"/>
              </w:rPr>
            </w:pPr>
            <w:r w:rsidRPr="00B60D70">
              <w:rPr>
                <w:rFonts w:ascii="TH SarabunPSK" w:eastAsia="Angsana New" w:hAnsi="TH SarabunPSK" w:cs="TH SarabunPSK" w:hint="cs"/>
                <w:b/>
                <w:bCs/>
                <w:sz w:val="28"/>
                <w:szCs w:val="28"/>
                <w:cs/>
                <w:lang w:val="th-TH"/>
              </w:rPr>
              <w:t xml:space="preserve">ข.1 </w:t>
            </w:r>
            <w:r w:rsidRPr="00B60D70">
              <w:rPr>
                <w:rFonts w:ascii="TH SarabunPSK" w:eastAsia="Angsana New" w:hAnsi="TH SarabunPSK" w:cs="TH SarabunPSK" w:hint="cs"/>
                <w:b/>
                <w:bCs/>
                <w:sz w:val="28"/>
                <w:szCs w:val="28"/>
                <w:cs/>
              </w:rPr>
              <w:t>กลุ่มวิชาชีพครู</w:t>
            </w:r>
          </w:p>
        </w:tc>
        <w:tc>
          <w:tcPr>
            <w:tcW w:w="2948" w:type="dxa"/>
            <w:gridSpan w:val="3"/>
            <w:tcBorders>
              <w:top w:val="single" w:sz="4" w:space="0" w:color="auto"/>
              <w:left w:val="nil"/>
              <w:bottom w:val="single" w:sz="4" w:space="0" w:color="auto"/>
              <w:right w:val="single" w:sz="4" w:space="0" w:color="auto"/>
            </w:tcBorders>
          </w:tcPr>
          <w:p w14:paraId="221E9AB5" w14:textId="77777777" w:rsidR="00603BB1" w:rsidRPr="00B60D70" w:rsidRDefault="00603BB1" w:rsidP="00D420AC">
            <w:pPr>
              <w:tabs>
                <w:tab w:val="left" w:pos="827"/>
                <w:tab w:val="right" w:pos="5788"/>
              </w:tabs>
              <w:jc w:val="right"/>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rPr>
              <w:t xml:space="preserve">47 </w:t>
            </w:r>
            <w:r w:rsidRPr="00B60D70">
              <w:rPr>
                <w:rFonts w:ascii="TH SarabunPSK" w:eastAsia="Angsana New" w:hAnsi="TH SarabunPSK" w:cs="TH SarabunPSK" w:hint="cs"/>
                <w:b/>
                <w:bCs/>
                <w:sz w:val="28"/>
                <w:szCs w:val="28"/>
                <w:cs/>
                <w:lang w:val="th-TH"/>
              </w:rPr>
              <w:t>หน่วยกิต</w:t>
            </w:r>
          </w:p>
        </w:tc>
        <w:tc>
          <w:tcPr>
            <w:tcW w:w="4305" w:type="dxa"/>
            <w:gridSpan w:val="2"/>
            <w:tcBorders>
              <w:top w:val="single" w:sz="4" w:space="0" w:color="auto"/>
              <w:left w:val="single" w:sz="4" w:space="0" w:color="auto"/>
              <w:bottom w:val="single" w:sz="4" w:space="0" w:color="auto"/>
              <w:right w:val="nil"/>
            </w:tcBorders>
          </w:tcPr>
          <w:p w14:paraId="0B21E30E" w14:textId="77777777" w:rsidR="00603BB1" w:rsidRPr="00B60D70" w:rsidRDefault="00603BB1" w:rsidP="00D420AC">
            <w:pPr>
              <w:ind w:left="-79"/>
              <w:jc w:val="left"/>
              <w:rPr>
                <w:rFonts w:ascii="TH SarabunPSK" w:eastAsia="Angsana New" w:hAnsi="TH SarabunPSK" w:cs="TH SarabunPSK"/>
                <w:b/>
                <w:bCs/>
                <w:sz w:val="28"/>
                <w:szCs w:val="28"/>
                <w:cs/>
                <w:lang w:val="th-TH"/>
              </w:rPr>
            </w:pPr>
            <w:r w:rsidRPr="00B60D70">
              <w:rPr>
                <w:rFonts w:ascii="TH SarabunPSK" w:eastAsia="Angsana New" w:hAnsi="TH SarabunPSK" w:cs="TH SarabunPSK" w:hint="cs"/>
                <w:b/>
                <w:bCs/>
                <w:sz w:val="28"/>
                <w:szCs w:val="28"/>
                <w:cs/>
                <w:lang w:val="th-TH"/>
              </w:rPr>
              <w:t xml:space="preserve">ข.1 </w:t>
            </w:r>
            <w:r w:rsidRPr="00B60D70">
              <w:rPr>
                <w:rFonts w:ascii="TH SarabunPSK" w:eastAsia="Angsana New" w:hAnsi="TH SarabunPSK" w:cs="TH SarabunPSK" w:hint="cs"/>
                <w:b/>
                <w:bCs/>
                <w:sz w:val="28"/>
                <w:szCs w:val="28"/>
                <w:cs/>
              </w:rPr>
              <w:t>กลุ่มวิชาชีพครู</w:t>
            </w:r>
          </w:p>
        </w:tc>
        <w:tc>
          <w:tcPr>
            <w:tcW w:w="1591" w:type="dxa"/>
            <w:gridSpan w:val="2"/>
            <w:tcBorders>
              <w:top w:val="single" w:sz="4" w:space="0" w:color="auto"/>
              <w:left w:val="nil"/>
              <w:bottom w:val="single" w:sz="4" w:space="0" w:color="auto"/>
              <w:right w:val="single" w:sz="4" w:space="0" w:color="auto"/>
            </w:tcBorders>
          </w:tcPr>
          <w:p w14:paraId="2E1046A3" w14:textId="66A4D563" w:rsidR="00603BB1" w:rsidRPr="00B60D70" w:rsidRDefault="00603BB1" w:rsidP="00D420AC">
            <w:pPr>
              <w:jc w:val="right"/>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rPr>
              <w:t>46</w:t>
            </w:r>
            <w:r w:rsidRPr="00B60D70">
              <w:rPr>
                <w:rFonts w:ascii="TH SarabunPSK" w:eastAsia="Angsana New" w:hAnsi="TH SarabunPSK" w:cs="TH SarabunPSK" w:hint="cs"/>
                <w:b/>
                <w:bCs/>
                <w:sz w:val="28"/>
                <w:szCs w:val="28"/>
                <w:cs/>
              </w:rPr>
              <w:t xml:space="preserve"> </w:t>
            </w:r>
            <w:r w:rsidRPr="00B60D70">
              <w:rPr>
                <w:rFonts w:ascii="TH SarabunPSK" w:eastAsia="Angsana New" w:hAnsi="TH SarabunPSK" w:cs="TH SarabunPSK" w:hint="cs"/>
                <w:b/>
                <w:bCs/>
                <w:sz w:val="28"/>
                <w:szCs w:val="28"/>
                <w:cs/>
                <w:lang w:val="th-TH"/>
              </w:rPr>
              <w:t>หน่วยกิต</w:t>
            </w:r>
          </w:p>
        </w:tc>
        <w:tc>
          <w:tcPr>
            <w:tcW w:w="2211" w:type="dxa"/>
            <w:tcBorders>
              <w:left w:val="single" w:sz="4" w:space="0" w:color="auto"/>
            </w:tcBorders>
            <w:vAlign w:val="center"/>
          </w:tcPr>
          <w:p w14:paraId="417297AF" w14:textId="77777777" w:rsidR="00603BB1" w:rsidRPr="00B60D70" w:rsidRDefault="00603BB1" w:rsidP="00D420AC">
            <w:pPr>
              <w:ind w:left="-67"/>
              <w:jc w:val="left"/>
              <w:rPr>
                <w:rFonts w:ascii="TH SarabunPSK" w:eastAsia="Cordia New" w:hAnsi="TH SarabunPSK" w:cs="TH SarabunPSK"/>
                <w:noProof/>
                <w:sz w:val="28"/>
                <w:szCs w:val="28"/>
              </w:rPr>
            </w:pPr>
            <w:r w:rsidRPr="00B60D70">
              <w:rPr>
                <w:rFonts w:ascii="TH SarabunPSK" w:hAnsi="TH SarabunPSK" w:cs="TH SarabunPSK" w:hint="cs"/>
                <w:sz w:val="28"/>
                <w:szCs w:val="28"/>
                <w:cs/>
              </w:rPr>
              <w:t>เพิ่มหน่วยกิตขึ้น 4 หน่วยกิต</w:t>
            </w:r>
          </w:p>
        </w:tc>
      </w:tr>
      <w:tr w:rsidR="00B60D70" w:rsidRPr="00B60D70" w14:paraId="73378FC5" w14:textId="77777777" w:rsidTr="00802247">
        <w:trPr>
          <w:trHeight w:val="170"/>
        </w:trPr>
        <w:tc>
          <w:tcPr>
            <w:tcW w:w="4390" w:type="dxa"/>
            <w:gridSpan w:val="3"/>
            <w:tcBorders>
              <w:top w:val="single" w:sz="4" w:space="0" w:color="auto"/>
              <w:left w:val="single" w:sz="4" w:space="0" w:color="auto"/>
              <w:bottom w:val="single" w:sz="4" w:space="0" w:color="auto"/>
              <w:right w:val="nil"/>
            </w:tcBorders>
            <w:vAlign w:val="center"/>
          </w:tcPr>
          <w:p w14:paraId="682FE5B9" w14:textId="77777777" w:rsidR="00603BB1" w:rsidRPr="00B60D70" w:rsidRDefault="00603BB1" w:rsidP="00D420AC">
            <w:pPr>
              <w:ind w:left="-64"/>
              <w:jc w:val="left"/>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rPr>
              <w:t>ข.</w:t>
            </w:r>
            <w:r w:rsidRPr="00B60D70">
              <w:rPr>
                <w:rFonts w:ascii="TH SarabunPSK" w:eastAsia="Angsana New" w:hAnsi="TH SarabunPSK" w:cs="TH SarabunPSK" w:hint="cs"/>
                <w:b/>
                <w:bCs/>
                <w:sz w:val="28"/>
                <w:szCs w:val="28"/>
              </w:rPr>
              <w:t xml:space="preserve">1.1 </w:t>
            </w:r>
            <w:r w:rsidRPr="00B60D70">
              <w:rPr>
                <w:rFonts w:ascii="TH SarabunPSK" w:eastAsia="Angsana New" w:hAnsi="TH SarabunPSK" w:cs="TH SarabunPSK" w:hint="cs"/>
                <w:b/>
                <w:bCs/>
                <w:sz w:val="28"/>
                <w:szCs w:val="28"/>
                <w:cs/>
              </w:rPr>
              <w:t>กลุ่มวิชาศาสตร์การสอนสำหรับครู</w:t>
            </w:r>
          </w:p>
        </w:tc>
        <w:tc>
          <w:tcPr>
            <w:tcW w:w="1506" w:type="dxa"/>
            <w:gridSpan w:val="2"/>
            <w:tcBorders>
              <w:top w:val="single" w:sz="4" w:space="0" w:color="auto"/>
              <w:left w:val="nil"/>
              <w:bottom w:val="single" w:sz="4" w:space="0" w:color="auto"/>
              <w:right w:val="single" w:sz="4" w:space="0" w:color="auto"/>
            </w:tcBorders>
            <w:vAlign w:val="center"/>
          </w:tcPr>
          <w:p w14:paraId="108CE564" w14:textId="47F111B1" w:rsidR="00603BB1" w:rsidRPr="00B60D70" w:rsidRDefault="00603BB1" w:rsidP="00D420AC">
            <w:pPr>
              <w:ind w:left="-64"/>
              <w:jc w:val="right"/>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rPr>
              <w:t xml:space="preserve">15 </w:t>
            </w:r>
            <w:r w:rsidRPr="00B60D70">
              <w:rPr>
                <w:rFonts w:ascii="TH SarabunPSK" w:eastAsia="Angsana New" w:hAnsi="TH SarabunPSK" w:cs="TH SarabunPSK" w:hint="cs"/>
                <w:b/>
                <w:bCs/>
                <w:sz w:val="28"/>
                <w:szCs w:val="28"/>
                <w:cs/>
              </w:rPr>
              <w:t>หน่วยกิต</w:t>
            </w:r>
          </w:p>
        </w:tc>
        <w:tc>
          <w:tcPr>
            <w:tcW w:w="4305" w:type="dxa"/>
            <w:gridSpan w:val="2"/>
            <w:tcBorders>
              <w:top w:val="single" w:sz="4" w:space="0" w:color="auto"/>
              <w:left w:val="single" w:sz="4" w:space="0" w:color="auto"/>
              <w:bottom w:val="single" w:sz="4" w:space="0" w:color="auto"/>
              <w:right w:val="nil"/>
            </w:tcBorders>
            <w:vAlign w:val="center"/>
          </w:tcPr>
          <w:p w14:paraId="0848F87C" w14:textId="77777777" w:rsidR="00603BB1" w:rsidRPr="00B60D70" w:rsidRDefault="00603BB1" w:rsidP="00D420AC">
            <w:pPr>
              <w:ind w:left="-64"/>
              <w:jc w:val="left"/>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rPr>
              <w:t>ข.</w:t>
            </w:r>
            <w:r w:rsidRPr="00B60D70">
              <w:rPr>
                <w:rFonts w:ascii="TH SarabunPSK" w:eastAsia="Angsana New" w:hAnsi="TH SarabunPSK" w:cs="TH SarabunPSK" w:hint="cs"/>
                <w:b/>
                <w:bCs/>
                <w:sz w:val="28"/>
                <w:szCs w:val="28"/>
              </w:rPr>
              <w:t xml:space="preserve">1.1 </w:t>
            </w:r>
            <w:r w:rsidRPr="00B60D70">
              <w:rPr>
                <w:rFonts w:ascii="TH SarabunPSK" w:eastAsia="Angsana New" w:hAnsi="TH SarabunPSK" w:cs="TH SarabunPSK" w:hint="cs"/>
                <w:b/>
                <w:bCs/>
                <w:sz w:val="28"/>
                <w:szCs w:val="28"/>
                <w:cs/>
              </w:rPr>
              <w:t>กลุ่มวิชาชีพครูพื้นฐาน</w:t>
            </w:r>
          </w:p>
        </w:tc>
        <w:tc>
          <w:tcPr>
            <w:tcW w:w="1591" w:type="dxa"/>
            <w:gridSpan w:val="2"/>
            <w:tcBorders>
              <w:top w:val="single" w:sz="4" w:space="0" w:color="auto"/>
              <w:left w:val="nil"/>
              <w:bottom w:val="single" w:sz="4" w:space="0" w:color="auto"/>
              <w:right w:val="single" w:sz="4" w:space="0" w:color="auto"/>
            </w:tcBorders>
            <w:vAlign w:val="center"/>
          </w:tcPr>
          <w:p w14:paraId="727167A3" w14:textId="77777777" w:rsidR="00603BB1" w:rsidRPr="00B60D70" w:rsidRDefault="00603BB1" w:rsidP="00D420AC">
            <w:pPr>
              <w:ind w:left="-64"/>
              <w:jc w:val="right"/>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rPr>
              <w:t>15 หน่วยกิต</w:t>
            </w:r>
          </w:p>
        </w:tc>
        <w:tc>
          <w:tcPr>
            <w:tcW w:w="2211" w:type="dxa"/>
            <w:tcBorders>
              <w:left w:val="single" w:sz="4" w:space="0" w:color="auto"/>
            </w:tcBorders>
          </w:tcPr>
          <w:p w14:paraId="03A1DA12" w14:textId="77777777" w:rsidR="00603BB1" w:rsidRPr="00B60D70" w:rsidRDefault="00603BB1" w:rsidP="00D420AC">
            <w:pPr>
              <w:ind w:left="-67"/>
              <w:jc w:val="left"/>
              <w:rPr>
                <w:rFonts w:ascii="TH SarabunPSK" w:eastAsia="Cordia New" w:hAnsi="TH SarabunPSK" w:cs="TH SarabunPSK"/>
                <w:noProof/>
                <w:sz w:val="28"/>
                <w:szCs w:val="28"/>
                <w:cs/>
              </w:rPr>
            </w:pPr>
            <w:r w:rsidRPr="00B60D70">
              <w:rPr>
                <w:rFonts w:ascii="TH SarabunPSK" w:hAnsi="TH SarabunPSK" w:cs="TH SarabunPSK" w:hint="cs"/>
                <w:sz w:val="28"/>
                <w:szCs w:val="28"/>
                <w:cs/>
              </w:rPr>
              <w:t>เพิ่มหน่วยกิตขึ้น 3 หน่วยกิต และปรับชื่อกลุ่มวิชา</w:t>
            </w:r>
          </w:p>
        </w:tc>
      </w:tr>
      <w:tr w:rsidR="00603BB1" w:rsidRPr="00B60D70" w14:paraId="46FEC0E0" w14:textId="77777777" w:rsidTr="00802247">
        <w:trPr>
          <w:trHeight w:val="170"/>
        </w:trPr>
        <w:tc>
          <w:tcPr>
            <w:tcW w:w="1020" w:type="dxa"/>
            <w:tcBorders>
              <w:top w:val="single" w:sz="4" w:space="0" w:color="auto"/>
              <w:left w:val="single" w:sz="4" w:space="0" w:color="auto"/>
              <w:bottom w:val="single" w:sz="4" w:space="0" w:color="auto"/>
              <w:right w:val="nil"/>
            </w:tcBorders>
          </w:tcPr>
          <w:p w14:paraId="7BF07827" w14:textId="26DA36F5" w:rsidR="00603BB1" w:rsidRPr="00B60D70" w:rsidRDefault="00F551BD" w:rsidP="00603BB1">
            <w:pPr>
              <w:spacing w:line="360" w:lineRule="exact"/>
              <w:ind w:left="-5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IED </w:t>
            </w:r>
            <w:r w:rsidR="00603BB1" w:rsidRPr="00B60D70">
              <w:rPr>
                <w:rFonts w:ascii="TH SarabunPSK" w:eastAsia="Angsana New" w:hAnsi="TH SarabunPSK" w:cs="TH SarabunPSK" w:hint="cs"/>
                <w:sz w:val="28"/>
                <w:szCs w:val="28"/>
              </w:rPr>
              <w:t>113</w:t>
            </w:r>
          </w:p>
          <w:p w14:paraId="206F0520" w14:textId="77777777" w:rsidR="00675830" w:rsidRPr="00B60D70" w:rsidRDefault="00675830" w:rsidP="00603BB1">
            <w:pPr>
              <w:spacing w:line="360" w:lineRule="exact"/>
              <w:ind w:left="-50"/>
              <w:jc w:val="left"/>
              <w:rPr>
                <w:rFonts w:ascii="TH SarabunPSK" w:eastAsia="Angsana New" w:hAnsi="TH SarabunPSK" w:cs="TH SarabunPSK"/>
                <w:sz w:val="28"/>
                <w:szCs w:val="28"/>
              </w:rPr>
            </w:pPr>
          </w:p>
          <w:p w14:paraId="01E4594D" w14:textId="3AF231F7" w:rsidR="00675830" w:rsidRPr="00B60D70" w:rsidRDefault="00F551BD" w:rsidP="00675830">
            <w:pPr>
              <w:spacing w:line="360" w:lineRule="exact"/>
              <w:ind w:left="-50"/>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IED </w:t>
            </w:r>
            <w:r w:rsidR="00675830" w:rsidRPr="00B60D70">
              <w:rPr>
                <w:rFonts w:ascii="TH SarabunPSK" w:eastAsia="Angsana New" w:hAnsi="TH SarabunPSK" w:cs="TH SarabunPSK" w:hint="cs"/>
                <w:sz w:val="28"/>
                <w:szCs w:val="28"/>
                <w:cs/>
              </w:rPr>
              <w:t>213</w:t>
            </w:r>
          </w:p>
          <w:p w14:paraId="324CE52E" w14:textId="77777777" w:rsidR="00675830" w:rsidRPr="00B60D70" w:rsidRDefault="00675830" w:rsidP="00675830">
            <w:pPr>
              <w:spacing w:line="360" w:lineRule="exact"/>
              <w:ind w:left="-50"/>
              <w:rPr>
                <w:rFonts w:ascii="TH SarabunPSK" w:eastAsia="Angsana New" w:hAnsi="TH SarabunPSK" w:cs="TH SarabunPSK"/>
                <w:sz w:val="28"/>
                <w:szCs w:val="28"/>
              </w:rPr>
            </w:pPr>
          </w:p>
          <w:p w14:paraId="30428377" w14:textId="08A8719C" w:rsidR="00675830" w:rsidRPr="00B60D70" w:rsidRDefault="00F551BD" w:rsidP="00675830">
            <w:pPr>
              <w:spacing w:line="360" w:lineRule="exact"/>
              <w:ind w:left="-50"/>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IED </w:t>
            </w:r>
            <w:r w:rsidR="00675830" w:rsidRPr="00B60D70">
              <w:rPr>
                <w:rFonts w:ascii="TH SarabunPSK" w:eastAsia="Angsana New" w:hAnsi="TH SarabunPSK" w:cs="TH SarabunPSK" w:hint="cs"/>
                <w:sz w:val="28"/>
                <w:szCs w:val="28"/>
                <w:cs/>
              </w:rPr>
              <w:t>314</w:t>
            </w:r>
          </w:p>
          <w:p w14:paraId="7A5DCF25" w14:textId="77777777" w:rsidR="00675830" w:rsidRPr="00B60D70" w:rsidRDefault="00675830" w:rsidP="00675830">
            <w:pPr>
              <w:spacing w:line="360" w:lineRule="exact"/>
              <w:ind w:left="-50"/>
              <w:rPr>
                <w:rFonts w:ascii="TH SarabunPSK" w:eastAsia="Angsana New" w:hAnsi="TH SarabunPSK" w:cs="TH SarabunPSK"/>
                <w:sz w:val="28"/>
                <w:szCs w:val="28"/>
              </w:rPr>
            </w:pPr>
          </w:p>
          <w:p w14:paraId="797720D1" w14:textId="77777777" w:rsidR="00675830" w:rsidRPr="00B60D70" w:rsidRDefault="00675830" w:rsidP="00675830">
            <w:pPr>
              <w:spacing w:line="360" w:lineRule="exact"/>
              <w:ind w:left="-50"/>
              <w:rPr>
                <w:rFonts w:ascii="TH SarabunPSK" w:eastAsia="Angsana New" w:hAnsi="TH SarabunPSK" w:cs="TH SarabunPSK"/>
                <w:sz w:val="28"/>
                <w:szCs w:val="28"/>
              </w:rPr>
            </w:pPr>
          </w:p>
          <w:p w14:paraId="411D9B1D" w14:textId="77777777" w:rsidR="00675830" w:rsidRPr="00B60D70" w:rsidRDefault="00675830" w:rsidP="00675830">
            <w:pPr>
              <w:spacing w:line="360" w:lineRule="exact"/>
              <w:ind w:left="-50"/>
              <w:rPr>
                <w:rFonts w:ascii="TH SarabunPSK" w:eastAsia="Angsana New" w:hAnsi="TH SarabunPSK" w:cs="TH SarabunPSK"/>
                <w:sz w:val="28"/>
                <w:szCs w:val="28"/>
              </w:rPr>
            </w:pPr>
          </w:p>
          <w:p w14:paraId="02BA3152" w14:textId="4B34E50F" w:rsidR="00675830" w:rsidRPr="00B60D70" w:rsidRDefault="00F551BD" w:rsidP="00675830">
            <w:pPr>
              <w:spacing w:line="360" w:lineRule="exact"/>
              <w:ind w:left="-50"/>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IED </w:t>
            </w:r>
            <w:r w:rsidR="00675830" w:rsidRPr="00B60D70">
              <w:rPr>
                <w:rFonts w:ascii="TH SarabunPSK" w:eastAsia="Angsana New" w:hAnsi="TH SarabunPSK" w:cs="TH SarabunPSK" w:hint="cs"/>
                <w:sz w:val="28"/>
                <w:szCs w:val="28"/>
                <w:cs/>
              </w:rPr>
              <w:t>315</w:t>
            </w:r>
          </w:p>
          <w:p w14:paraId="1CBC4556" w14:textId="77777777" w:rsidR="00675830" w:rsidRPr="00B60D70" w:rsidRDefault="00675830" w:rsidP="00675830">
            <w:pPr>
              <w:spacing w:line="360" w:lineRule="exact"/>
              <w:ind w:left="-50"/>
              <w:rPr>
                <w:rFonts w:ascii="TH SarabunPSK" w:eastAsia="Angsana New" w:hAnsi="TH SarabunPSK" w:cs="TH SarabunPSK"/>
                <w:sz w:val="28"/>
                <w:szCs w:val="28"/>
              </w:rPr>
            </w:pPr>
          </w:p>
          <w:p w14:paraId="4BEAD374" w14:textId="77777777" w:rsidR="00675830" w:rsidRPr="00B60D70" w:rsidRDefault="00675830" w:rsidP="00675830">
            <w:pPr>
              <w:spacing w:line="360" w:lineRule="exact"/>
              <w:ind w:left="-50"/>
              <w:rPr>
                <w:rFonts w:ascii="TH SarabunPSK" w:eastAsia="Angsana New" w:hAnsi="TH SarabunPSK" w:cs="TH SarabunPSK"/>
                <w:sz w:val="28"/>
                <w:szCs w:val="28"/>
              </w:rPr>
            </w:pPr>
          </w:p>
          <w:p w14:paraId="563F1E10" w14:textId="77777777" w:rsidR="00675830" w:rsidRPr="00B60D70" w:rsidRDefault="00675830" w:rsidP="00675830">
            <w:pPr>
              <w:spacing w:line="360" w:lineRule="exact"/>
              <w:ind w:left="-50"/>
              <w:rPr>
                <w:rFonts w:ascii="TH SarabunPSK" w:eastAsia="Angsana New" w:hAnsi="TH SarabunPSK" w:cs="TH SarabunPSK"/>
                <w:sz w:val="28"/>
                <w:szCs w:val="28"/>
              </w:rPr>
            </w:pPr>
          </w:p>
          <w:p w14:paraId="3593715A" w14:textId="231EFC55" w:rsidR="00675830" w:rsidRPr="00B60D70" w:rsidRDefault="00F551BD" w:rsidP="00675830">
            <w:pPr>
              <w:spacing w:line="360" w:lineRule="exact"/>
              <w:ind w:left="-50"/>
              <w:jc w:val="left"/>
              <w:rPr>
                <w:rFonts w:ascii="TH SarabunPSK" w:eastAsia="Angsana New" w:hAnsi="TH SarabunPSK" w:cs="TH SarabunPSK"/>
                <w:b/>
                <w:bCs/>
                <w:sz w:val="28"/>
                <w:szCs w:val="28"/>
                <w:cs/>
              </w:rPr>
            </w:pPr>
            <w:r w:rsidRPr="00B60D70">
              <w:rPr>
                <w:rFonts w:ascii="TH SarabunPSK" w:eastAsia="Angsana New" w:hAnsi="TH SarabunPSK" w:cs="TH SarabunPSK" w:hint="cs"/>
                <w:sz w:val="28"/>
                <w:szCs w:val="28"/>
              </w:rPr>
              <w:t xml:space="preserve">IED </w:t>
            </w:r>
            <w:r w:rsidR="00675830" w:rsidRPr="00B60D70">
              <w:rPr>
                <w:rFonts w:ascii="TH SarabunPSK" w:eastAsia="Angsana New" w:hAnsi="TH SarabunPSK" w:cs="TH SarabunPSK" w:hint="cs"/>
                <w:sz w:val="28"/>
                <w:szCs w:val="28"/>
                <w:cs/>
              </w:rPr>
              <w:t>316</w:t>
            </w:r>
          </w:p>
        </w:tc>
        <w:tc>
          <w:tcPr>
            <w:tcW w:w="3742" w:type="dxa"/>
            <w:gridSpan w:val="3"/>
            <w:tcBorders>
              <w:top w:val="single" w:sz="4" w:space="0" w:color="auto"/>
              <w:left w:val="nil"/>
              <w:bottom w:val="single" w:sz="4" w:space="0" w:color="auto"/>
              <w:right w:val="nil"/>
            </w:tcBorders>
          </w:tcPr>
          <w:p w14:paraId="74705C0A" w14:textId="77777777" w:rsidR="00603BB1" w:rsidRPr="00B60D70" w:rsidRDefault="00603BB1" w:rsidP="00675830">
            <w:pPr>
              <w:spacing w:line="360" w:lineRule="exact"/>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จิตวิทยาสำหรับครู</w:t>
            </w:r>
          </w:p>
          <w:p w14:paraId="02B4039D" w14:textId="77777777" w:rsidR="00603BB1" w:rsidRPr="00B60D70" w:rsidRDefault="00603BB1" w:rsidP="00675830">
            <w:pPr>
              <w:spacing w:line="360" w:lineRule="exact"/>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Psychology for Teacher</w:t>
            </w:r>
            <w:r w:rsidRPr="00B60D70">
              <w:rPr>
                <w:rFonts w:ascii="TH SarabunPSK" w:eastAsia="Angsana New" w:hAnsi="TH SarabunPSK" w:cs="TH SarabunPSK" w:hint="cs"/>
                <w:sz w:val="28"/>
                <w:szCs w:val="28"/>
                <w:cs/>
                <w:lang w:val="th-TH"/>
              </w:rPr>
              <w:t>)</w:t>
            </w:r>
          </w:p>
          <w:p w14:paraId="1390ED56" w14:textId="77777777" w:rsidR="00675830" w:rsidRPr="00B60D70" w:rsidRDefault="00675830" w:rsidP="00675830">
            <w:pPr>
              <w:spacing w:line="360" w:lineRule="exact"/>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หลักสูตรเพื่อการจัดการเรียนรู้</w:t>
            </w:r>
          </w:p>
          <w:p w14:paraId="39EDBE7B" w14:textId="77777777" w:rsidR="00675830" w:rsidRPr="00B60D70" w:rsidRDefault="00675830" w:rsidP="00675830">
            <w:pPr>
              <w:spacing w:line="360" w:lineRule="exact"/>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Curriculum for Learning Management)</w:t>
            </w:r>
          </w:p>
          <w:p w14:paraId="70B13E09" w14:textId="77777777" w:rsidR="00675830" w:rsidRPr="00B60D70" w:rsidRDefault="00675830" w:rsidP="00675830">
            <w:pPr>
              <w:spacing w:line="360" w:lineRule="exact"/>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นวัตกรรมและเทคโนโลยีสารสนเทศ</w:t>
            </w:r>
          </w:p>
          <w:p w14:paraId="5AA5D8CD" w14:textId="77777777" w:rsidR="00675830" w:rsidRPr="00B60D70" w:rsidRDefault="00675830" w:rsidP="00675830">
            <w:pPr>
              <w:spacing w:line="360" w:lineRule="exact"/>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เพื่อการจัดการเรียนรู้</w:t>
            </w:r>
          </w:p>
          <w:p w14:paraId="277B224A" w14:textId="77777777" w:rsidR="00675830" w:rsidRPr="00B60D70" w:rsidRDefault="00675830" w:rsidP="00675830">
            <w:pPr>
              <w:spacing w:line="360" w:lineRule="exact"/>
              <w:ind w:left="-6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rPr>
              <w:t>Innovation and Information Technology</w:t>
            </w:r>
          </w:p>
          <w:p w14:paraId="39DF475A" w14:textId="77777777" w:rsidR="00675830" w:rsidRPr="00B60D70" w:rsidRDefault="00675830" w:rsidP="00675830">
            <w:pPr>
              <w:spacing w:line="360" w:lineRule="exact"/>
              <w:ind w:left="-6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for Learning Management)</w:t>
            </w:r>
          </w:p>
          <w:p w14:paraId="45C112B3" w14:textId="77777777" w:rsidR="00675830" w:rsidRPr="00B60D70" w:rsidRDefault="00675830" w:rsidP="00675830">
            <w:pPr>
              <w:spacing w:line="360" w:lineRule="exact"/>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การวัดผล ประเมินผลและการประกันคุณภาพ</w:t>
            </w:r>
          </w:p>
          <w:p w14:paraId="1AF7300D" w14:textId="77777777" w:rsidR="00675830" w:rsidRPr="00B60D70" w:rsidRDefault="00675830" w:rsidP="00675830">
            <w:pPr>
              <w:spacing w:line="360" w:lineRule="exact"/>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ทางการศึกษา</w:t>
            </w:r>
          </w:p>
          <w:p w14:paraId="17FB2017" w14:textId="77777777" w:rsidR="00675830" w:rsidRPr="00B60D70" w:rsidRDefault="00675830" w:rsidP="00675830">
            <w:pPr>
              <w:spacing w:line="360" w:lineRule="exact"/>
              <w:ind w:left="-60"/>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rPr>
              <w:t>Measurement Assessment and Educational Quality Assurance)</w:t>
            </w:r>
          </w:p>
          <w:p w14:paraId="180AE322" w14:textId="0806D5EE" w:rsidR="00675830" w:rsidRPr="00B60D70" w:rsidRDefault="00675830" w:rsidP="00675830">
            <w:pPr>
              <w:spacing w:line="360" w:lineRule="exact"/>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การวิจัยเพื่อพัฒนาการเรียนรู้</w:t>
            </w:r>
            <w:r w:rsidR="00BD7F9D" w:rsidRPr="00B60D70">
              <w:rPr>
                <w:rFonts w:ascii="TH SarabunPSK" w:eastAsia="Angsana New" w:hAnsi="TH SarabunPSK" w:cs="TH SarabunPSK" w:hint="cs"/>
                <w:sz w:val="28"/>
                <w:szCs w:val="28"/>
                <w:cs/>
                <w:lang w:val="th-TH"/>
              </w:rPr>
              <w:t xml:space="preserve">                 </w:t>
            </w:r>
          </w:p>
          <w:p w14:paraId="1587DD60" w14:textId="00ABDD06" w:rsidR="00675830" w:rsidRPr="00B60D70" w:rsidRDefault="00675830" w:rsidP="00675830">
            <w:pPr>
              <w:spacing w:line="360" w:lineRule="exact"/>
              <w:ind w:left="-60"/>
              <w:jc w:val="left"/>
              <w:rPr>
                <w:rFonts w:ascii="TH SarabunPSK" w:eastAsia="Angsana New" w:hAnsi="TH SarabunPSK" w:cs="TH SarabunPSK"/>
                <w:sz w:val="28"/>
                <w:szCs w:val="28"/>
                <w:cs/>
                <w:lang w:val="th-TH"/>
              </w:rPr>
            </w:pPr>
            <w:r w:rsidRPr="00B60D70">
              <w:rPr>
                <w:rFonts w:ascii="TH SarabunPSK" w:eastAsia="Angsana New" w:hAnsi="TH SarabunPSK" w:cs="TH SarabunPSK" w:hint="cs"/>
                <w:sz w:val="28"/>
                <w:szCs w:val="28"/>
                <w:lang w:val="th-TH"/>
              </w:rPr>
              <w:t>Research for Learning Development</w:t>
            </w:r>
          </w:p>
        </w:tc>
        <w:tc>
          <w:tcPr>
            <w:tcW w:w="1134" w:type="dxa"/>
            <w:tcBorders>
              <w:top w:val="single" w:sz="4" w:space="0" w:color="auto"/>
              <w:left w:val="nil"/>
              <w:bottom w:val="single" w:sz="4" w:space="0" w:color="auto"/>
              <w:right w:val="single" w:sz="4" w:space="0" w:color="auto"/>
            </w:tcBorders>
          </w:tcPr>
          <w:p w14:paraId="18447B87" w14:textId="77777777" w:rsidR="00603BB1" w:rsidRPr="00B60D70" w:rsidRDefault="00603BB1" w:rsidP="00603BB1">
            <w:pPr>
              <w:tabs>
                <w:tab w:val="left" w:pos="827"/>
                <w:tab w:val="right" w:pos="5788"/>
              </w:tabs>
              <w:spacing w:line="360" w:lineRule="exact"/>
              <w:jc w:val="righ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3 (2-2-6)</w:t>
            </w:r>
          </w:p>
          <w:p w14:paraId="6939613F" w14:textId="77777777" w:rsidR="00675830" w:rsidRPr="00B60D70" w:rsidRDefault="00675830" w:rsidP="00603BB1">
            <w:pPr>
              <w:tabs>
                <w:tab w:val="left" w:pos="827"/>
                <w:tab w:val="right" w:pos="5788"/>
              </w:tabs>
              <w:spacing w:line="360" w:lineRule="exact"/>
              <w:jc w:val="right"/>
              <w:rPr>
                <w:rFonts w:ascii="TH SarabunPSK" w:eastAsia="Angsana New" w:hAnsi="TH SarabunPSK" w:cs="TH SarabunPSK"/>
                <w:sz w:val="28"/>
                <w:szCs w:val="28"/>
                <w:lang w:val="th-TH"/>
              </w:rPr>
            </w:pPr>
          </w:p>
          <w:p w14:paraId="69A36A27" w14:textId="77777777" w:rsidR="00675830" w:rsidRPr="00B60D70" w:rsidRDefault="00675830" w:rsidP="00675830">
            <w:pPr>
              <w:tabs>
                <w:tab w:val="left" w:pos="827"/>
                <w:tab w:val="right" w:pos="5788"/>
              </w:tabs>
              <w:spacing w:line="360" w:lineRule="exact"/>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3 (2-2-6)</w:t>
            </w:r>
          </w:p>
          <w:p w14:paraId="3D2C587F" w14:textId="77777777" w:rsidR="00675830" w:rsidRPr="00B60D70" w:rsidRDefault="00675830" w:rsidP="00675830">
            <w:pPr>
              <w:tabs>
                <w:tab w:val="left" w:pos="827"/>
                <w:tab w:val="right" w:pos="5788"/>
              </w:tabs>
              <w:spacing w:line="360" w:lineRule="exact"/>
              <w:jc w:val="right"/>
              <w:rPr>
                <w:rFonts w:ascii="TH SarabunPSK" w:eastAsia="Angsana New" w:hAnsi="TH SarabunPSK" w:cs="TH SarabunPSK"/>
                <w:sz w:val="28"/>
                <w:szCs w:val="28"/>
              </w:rPr>
            </w:pPr>
          </w:p>
          <w:p w14:paraId="694BE36A" w14:textId="77777777" w:rsidR="00675830" w:rsidRPr="00B60D70" w:rsidRDefault="00675830" w:rsidP="00675830">
            <w:pPr>
              <w:tabs>
                <w:tab w:val="left" w:pos="827"/>
                <w:tab w:val="right" w:pos="5788"/>
              </w:tabs>
              <w:spacing w:line="360" w:lineRule="exact"/>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3 (2-2-6)</w:t>
            </w:r>
          </w:p>
          <w:p w14:paraId="1F604D33" w14:textId="77777777" w:rsidR="00675830" w:rsidRPr="00B60D70" w:rsidRDefault="00675830" w:rsidP="00675830">
            <w:pPr>
              <w:tabs>
                <w:tab w:val="left" w:pos="827"/>
                <w:tab w:val="right" w:pos="5788"/>
              </w:tabs>
              <w:spacing w:line="360" w:lineRule="exact"/>
              <w:jc w:val="right"/>
              <w:rPr>
                <w:rFonts w:ascii="TH SarabunPSK" w:eastAsia="Angsana New" w:hAnsi="TH SarabunPSK" w:cs="TH SarabunPSK"/>
                <w:sz w:val="28"/>
                <w:szCs w:val="28"/>
              </w:rPr>
            </w:pPr>
          </w:p>
          <w:p w14:paraId="2B523345" w14:textId="77777777" w:rsidR="00675830" w:rsidRPr="00B60D70" w:rsidRDefault="00675830" w:rsidP="00675830">
            <w:pPr>
              <w:tabs>
                <w:tab w:val="left" w:pos="827"/>
                <w:tab w:val="right" w:pos="5788"/>
              </w:tabs>
              <w:spacing w:line="360" w:lineRule="exact"/>
              <w:jc w:val="right"/>
              <w:rPr>
                <w:rFonts w:ascii="TH SarabunPSK" w:eastAsia="Angsana New" w:hAnsi="TH SarabunPSK" w:cs="TH SarabunPSK"/>
                <w:sz w:val="28"/>
                <w:szCs w:val="28"/>
              </w:rPr>
            </w:pPr>
          </w:p>
          <w:p w14:paraId="20553A57" w14:textId="77777777" w:rsidR="00675830" w:rsidRPr="00B60D70" w:rsidRDefault="00675830" w:rsidP="00675830">
            <w:pPr>
              <w:tabs>
                <w:tab w:val="left" w:pos="827"/>
                <w:tab w:val="right" w:pos="5788"/>
              </w:tabs>
              <w:spacing w:line="360" w:lineRule="exact"/>
              <w:jc w:val="right"/>
              <w:rPr>
                <w:rFonts w:ascii="TH SarabunPSK" w:eastAsia="Angsana New" w:hAnsi="TH SarabunPSK" w:cs="TH SarabunPSK"/>
                <w:sz w:val="28"/>
                <w:szCs w:val="28"/>
              </w:rPr>
            </w:pPr>
          </w:p>
          <w:p w14:paraId="4C7E6263" w14:textId="77777777" w:rsidR="00675830" w:rsidRPr="00B60D70" w:rsidRDefault="00675830" w:rsidP="00675830">
            <w:pPr>
              <w:tabs>
                <w:tab w:val="left" w:pos="827"/>
                <w:tab w:val="right" w:pos="5788"/>
              </w:tabs>
              <w:spacing w:line="360" w:lineRule="exact"/>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3 (2-2-6)</w:t>
            </w:r>
          </w:p>
          <w:p w14:paraId="1EDB8EB9" w14:textId="77777777" w:rsidR="00675830" w:rsidRPr="00B60D70" w:rsidRDefault="00675830" w:rsidP="00675830">
            <w:pPr>
              <w:tabs>
                <w:tab w:val="left" w:pos="827"/>
                <w:tab w:val="right" w:pos="5788"/>
              </w:tabs>
              <w:spacing w:line="360" w:lineRule="exact"/>
              <w:jc w:val="right"/>
              <w:rPr>
                <w:rFonts w:ascii="TH SarabunPSK" w:eastAsia="Angsana New" w:hAnsi="TH SarabunPSK" w:cs="TH SarabunPSK"/>
                <w:sz w:val="28"/>
                <w:szCs w:val="28"/>
              </w:rPr>
            </w:pPr>
          </w:p>
          <w:p w14:paraId="3E19799B" w14:textId="77777777" w:rsidR="00675830" w:rsidRPr="00B60D70" w:rsidRDefault="00675830" w:rsidP="00675830">
            <w:pPr>
              <w:tabs>
                <w:tab w:val="left" w:pos="827"/>
                <w:tab w:val="right" w:pos="5788"/>
              </w:tabs>
              <w:spacing w:line="360" w:lineRule="exact"/>
              <w:jc w:val="right"/>
              <w:rPr>
                <w:rFonts w:ascii="TH SarabunPSK" w:eastAsia="Angsana New" w:hAnsi="TH SarabunPSK" w:cs="TH SarabunPSK"/>
                <w:sz w:val="28"/>
                <w:szCs w:val="28"/>
              </w:rPr>
            </w:pPr>
          </w:p>
          <w:p w14:paraId="27914709" w14:textId="77777777" w:rsidR="00675830" w:rsidRPr="00B60D70" w:rsidRDefault="00675830" w:rsidP="00675830">
            <w:pPr>
              <w:tabs>
                <w:tab w:val="left" w:pos="827"/>
                <w:tab w:val="right" w:pos="5788"/>
              </w:tabs>
              <w:spacing w:line="360" w:lineRule="exact"/>
              <w:jc w:val="right"/>
              <w:rPr>
                <w:rFonts w:ascii="TH SarabunPSK" w:eastAsia="Angsana New" w:hAnsi="TH SarabunPSK" w:cs="TH SarabunPSK"/>
                <w:sz w:val="28"/>
                <w:szCs w:val="28"/>
              </w:rPr>
            </w:pPr>
          </w:p>
          <w:p w14:paraId="79907103" w14:textId="0B5EDA4C" w:rsidR="00675830" w:rsidRPr="00B60D70" w:rsidRDefault="00675830" w:rsidP="00675830">
            <w:pPr>
              <w:tabs>
                <w:tab w:val="left" w:pos="827"/>
                <w:tab w:val="right" w:pos="5788"/>
              </w:tabs>
              <w:spacing w:line="360" w:lineRule="exact"/>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3 (2-2-6)</w:t>
            </w:r>
          </w:p>
          <w:p w14:paraId="1643A0BE" w14:textId="77777777" w:rsidR="00603BB1" w:rsidRPr="00B60D70" w:rsidRDefault="00603BB1" w:rsidP="00603BB1">
            <w:pPr>
              <w:tabs>
                <w:tab w:val="left" w:pos="827"/>
                <w:tab w:val="right" w:pos="5788"/>
              </w:tabs>
              <w:spacing w:line="360" w:lineRule="exact"/>
              <w:jc w:val="right"/>
              <w:rPr>
                <w:rFonts w:ascii="TH SarabunPSK" w:eastAsia="Angsana New" w:hAnsi="TH SarabunPSK" w:cs="TH SarabunPSK"/>
                <w:sz w:val="28"/>
                <w:szCs w:val="28"/>
                <w:cs/>
              </w:rPr>
            </w:pPr>
          </w:p>
        </w:tc>
        <w:tc>
          <w:tcPr>
            <w:tcW w:w="1020" w:type="dxa"/>
            <w:tcBorders>
              <w:top w:val="single" w:sz="4" w:space="0" w:color="auto"/>
              <w:left w:val="single" w:sz="4" w:space="0" w:color="auto"/>
              <w:bottom w:val="single" w:sz="4" w:space="0" w:color="auto"/>
              <w:right w:val="nil"/>
            </w:tcBorders>
          </w:tcPr>
          <w:p w14:paraId="6721F0DF" w14:textId="3254F55A" w:rsidR="00603BB1" w:rsidRPr="00B60D70" w:rsidRDefault="00F551BD" w:rsidP="00603BB1">
            <w:pPr>
              <w:spacing w:line="360" w:lineRule="exact"/>
              <w:ind w:left="-64"/>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IED </w:t>
            </w:r>
            <w:r w:rsidR="00603BB1" w:rsidRPr="00B60D70">
              <w:rPr>
                <w:rFonts w:ascii="TH SarabunPSK" w:eastAsia="Angsana New" w:hAnsi="TH SarabunPSK" w:cs="TH SarabunPSK" w:hint="cs"/>
                <w:sz w:val="28"/>
                <w:szCs w:val="28"/>
              </w:rPr>
              <w:t>11</w:t>
            </w:r>
            <w:r w:rsidR="00603BB1" w:rsidRPr="00B60D70">
              <w:rPr>
                <w:rFonts w:ascii="TH SarabunPSK" w:eastAsia="Angsana New" w:hAnsi="TH SarabunPSK" w:cs="TH SarabunPSK" w:hint="cs"/>
                <w:sz w:val="28"/>
                <w:szCs w:val="28"/>
                <w:cs/>
              </w:rPr>
              <w:t>1</w:t>
            </w:r>
          </w:p>
          <w:p w14:paraId="2F824076" w14:textId="77777777" w:rsidR="00675830" w:rsidRPr="00B60D70" w:rsidRDefault="00675830" w:rsidP="00603BB1">
            <w:pPr>
              <w:spacing w:line="360" w:lineRule="exact"/>
              <w:ind w:left="-64"/>
              <w:jc w:val="left"/>
              <w:rPr>
                <w:rFonts w:ascii="TH SarabunPSK" w:eastAsia="Angsana New" w:hAnsi="TH SarabunPSK" w:cs="TH SarabunPSK"/>
                <w:sz w:val="28"/>
                <w:szCs w:val="28"/>
              </w:rPr>
            </w:pPr>
          </w:p>
          <w:p w14:paraId="4BCD592A" w14:textId="626592F6" w:rsidR="00675830" w:rsidRPr="00B60D70" w:rsidRDefault="00F551BD" w:rsidP="00675830">
            <w:pPr>
              <w:spacing w:line="360" w:lineRule="exact"/>
              <w:ind w:left="-64"/>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IED </w:t>
            </w:r>
            <w:r w:rsidR="00675830" w:rsidRPr="00B60D70">
              <w:rPr>
                <w:rFonts w:ascii="TH SarabunPSK" w:eastAsia="Angsana New" w:hAnsi="TH SarabunPSK" w:cs="TH SarabunPSK" w:hint="cs"/>
                <w:sz w:val="28"/>
                <w:szCs w:val="28"/>
                <w:cs/>
              </w:rPr>
              <w:t>221</w:t>
            </w:r>
          </w:p>
          <w:p w14:paraId="339D5D4E" w14:textId="77777777" w:rsidR="00675830" w:rsidRPr="00B60D70" w:rsidRDefault="00675830" w:rsidP="00675830">
            <w:pPr>
              <w:spacing w:line="360" w:lineRule="exact"/>
              <w:ind w:left="-64"/>
              <w:rPr>
                <w:rFonts w:ascii="TH SarabunPSK" w:eastAsia="Angsana New" w:hAnsi="TH SarabunPSK" w:cs="TH SarabunPSK"/>
                <w:sz w:val="28"/>
                <w:szCs w:val="28"/>
              </w:rPr>
            </w:pPr>
          </w:p>
          <w:p w14:paraId="00C7D962" w14:textId="12353B91" w:rsidR="00675830" w:rsidRPr="00B60D70" w:rsidRDefault="00675830" w:rsidP="00675830">
            <w:pPr>
              <w:spacing w:line="360" w:lineRule="exact"/>
              <w:rPr>
                <w:rFonts w:ascii="TH SarabunPSK" w:eastAsia="Angsana New" w:hAnsi="TH SarabunPSK" w:cs="TH SarabunPSK"/>
                <w:sz w:val="28"/>
                <w:szCs w:val="28"/>
              </w:rPr>
            </w:pPr>
          </w:p>
          <w:p w14:paraId="1FE28723" w14:textId="0BCC17D0" w:rsidR="00675830" w:rsidRPr="00B60D70" w:rsidRDefault="00F551BD" w:rsidP="00675830">
            <w:pPr>
              <w:spacing w:line="360" w:lineRule="exact"/>
              <w:ind w:left="-64"/>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IED </w:t>
            </w:r>
            <w:r w:rsidR="00675830" w:rsidRPr="00B60D70">
              <w:rPr>
                <w:rFonts w:ascii="TH SarabunPSK" w:eastAsia="Angsana New" w:hAnsi="TH SarabunPSK" w:cs="TH SarabunPSK" w:hint="cs"/>
                <w:sz w:val="28"/>
                <w:szCs w:val="28"/>
                <w:cs/>
              </w:rPr>
              <w:t>331</w:t>
            </w:r>
          </w:p>
          <w:p w14:paraId="2EDD12F1" w14:textId="77777777" w:rsidR="00675830" w:rsidRPr="00B60D70" w:rsidRDefault="00675830" w:rsidP="00675830">
            <w:pPr>
              <w:spacing w:line="360" w:lineRule="exact"/>
              <w:ind w:left="-64"/>
              <w:rPr>
                <w:rFonts w:ascii="TH SarabunPSK" w:eastAsia="Angsana New" w:hAnsi="TH SarabunPSK" w:cs="TH SarabunPSK"/>
                <w:sz w:val="28"/>
                <w:szCs w:val="28"/>
              </w:rPr>
            </w:pPr>
          </w:p>
          <w:p w14:paraId="2FA2041E" w14:textId="77777777" w:rsidR="00675830" w:rsidRPr="00B60D70" w:rsidRDefault="00675830" w:rsidP="00675830">
            <w:pPr>
              <w:spacing w:line="360" w:lineRule="exact"/>
              <w:ind w:left="-64"/>
              <w:rPr>
                <w:rFonts w:ascii="TH SarabunPSK" w:eastAsia="Angsana New" w:hAnsi="TH SarabunPSK" w:cs="TH SarabunPSK"/>
                <w:sz w:val="28"/>
                <w:szCs w:val="28"/>
              </w:rPr>
            </w:pPr>
          </w:p>
          <w:p w14:paraId="030B3C33" w14:textId="77777777" w:rsidR="00675830" w:rsidRPr="00B60D70" w:rsidRDefault="00675830" w:rsidP="00675830">
            <w:pPr>
              <w:spacing w:line="360" w:lineRule="exact"/>
              <w:ind w:left="-64"/>
              <w:rPr>
                <w:rFonts w:ascii="TH SarabunPSK" w:eastAsia="Angsana New" w:hAnsi="TH SarabunPSK" w:cs="TH SarabunPSK"/>
                <w:sz w:val="28"/>
                <w:szCs w:val="28"/>
              </w:rPr>
            </w:pPr>
          </w:p>
          <w:p w14:paraId="50670C40" w14:textId="174E57ED" w:rsidR="00675830" w:rsidRPr="00B60D70" w:rsidRDefault="00F551BD" w:rsidP="00675830">
            <w:pPr>
              <w:spacing w:line="360" w:lineRule="exact"/>
              <w:ind w:left="-64"/>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IED </w:t>
            </w:r>
            <w:r w:rsidR="00675830" w:rsidRPr="00B60D70">
              <w:rPr>
                <w:rFonts w:ascii="TH SarabunPSK" w:eastAsia="Angsana New" w:hAnsi="TH SarabunPSK" w:cs="TH SarabunPSK" w:hint="cs"/>
                <w:sz w:val="28"/>
                <w:szCs w:val="28"/>
                <w:cs/>
              </w:rPr>
              <w:t>441</w:t>
            </w:r>
          </w:p>
          <w:p w14:paraId="670FA986" w14:textId="77777777" w:rsidR="00675830" w:rsidRPr="00B60D70" w:rsidRDefault="00675830" w:rsidP="00675830">
            <w:pPr>
              <w:spacing w:line="360" w:lineRule="exact"/>
              <w:ind w:left="-64"/>
              <w:rPr>
                <w:rFonts w:ascii="TH SarabunPSK" w:eastAsia="Angsana New" w:hAnsi="TH SarabunPSK" w:cs="TH SarabunPSK"/>
                <w:sz w:val="28"/>
                <w:szCs w:val="28"/>
              </w:rPr>
            </w:pPr>
          </w:p>
          <w:p w14:paraId="6BF1C1AF" w14:textId="77777777" w:rsidR="00675830" w:rsidRPr="00B60D70" w:rsidRDefault="00675830" w:rsidP="00675830">
            <w:pPr>
              <w:spacing w:line="360" w:lineRule="exact"/>
              <w:ind w:left="-64"/>
              <w:rPr>
                <w:rFonts w:ascii="TH SarabunPSK" w:eastAsia="Angsana New" w:hAnsi="TH SarabunPSK" w:cs="TH SarabunPSK"/>
                <w:sz w:val="28"/>
                <w:szCs w:val="28"/>
              </w:rPr>
            </w:pPr>
          </w:p>
          <w:p w14:paraId="03C99DAA" w14:textId="77777777" w:rsidR="00675830" w:rsidRPr="00B60D70" w:rsidRDefault="00675830" w:rsidP="00675830">
            <w:pPr>
              <w:spacing w:line="360" w:lineRule="exact"/>
              <w:ind w:left="-64"/>
              <w:rPr>
                <w:rFonts w:ascii="TH SarabunPSK" w:eastAsia="Angsana New" w:hAnsi="TH SarabunPSK" w:cs="TH SarabunPSK"/>
                <w:sz w:val="28"/>
                <w:szCs w:val="28"/>
              </w:rPr>
            </w:pPr>
          </w:p>
          <w:p w14:paraId="3B7A636E" w14:textId="32A1BFA4" w:rsidR="00675830" w:rsidRPr="00B60D70" w:rsidRDefault="00F551BD" w:rsidP="00675830">
            <w:pPr>
              <w:spacing w:line="360" w:lineRule="exact"/>
              <w:ind w:left="-64"/>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rPr>
              <w:t xml:space="preserve">IED </w:t>
            </w:r>
            <w:r w:rsidR="00675830" w:rsidRPr="00B60D70">
              <w:rPr>
                <w:rFonts w:ascii="TH SarabunPSK" w:eastAsia="Angsana New" w:hAnsi="TH SarabunPSK" w:cs="TH SarabunPSK" w:hint="cs"/>
                <w:sz w:val="28"/>
                <w:szCs w:val="28"/>
                <w:cs/>
              </w:rPr>
              <w:t>445</w:t>
            </w:r>
          </w:p>
        </w:tc>
        <w:tc>
          <w:tcPr>
            <w:tcW w:w="3742" w:type="dxa"/>
            <w:gridSpan w:val="2"/>
            <w:tcBorders>
              <w:top w:val="single" w:sz="4" w:space="0" w:color="auto"/>
              <w:left w:val="nil"/>
              <w:bottom w:val="single" w:sz="4" w:space="0" w:color="auto"/>
              <w:right w:val="nil"/>
            </w:tcBorders>
          </w:tcPr>
          <w:p w14:paraId="5488D0A1" w14:textId="77777777" w:rsidR="00603BB1" w:rsidRPr="00B60D70" w:rsidRDefault="00E30D46" w:rsidP="00603BB1">
            <w:pPr>
              <w:spacing w:line="360" w:lineRule="exact"/>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จิตวิทยาสำหรับการพัฒนาวิชาชีพ (</w:t>
            </w:r>
            <w:r w:rsidRPr="00B60D70">
              <w:rPr>
                <w:rFonts w:ascii="TH SarabunPSK" w:eastAsia="Angsana New" w:hAnsi="TH SarabunPSK" w:cs="TH SarabunPSK" w:hint="cs"/>
                <w:sz w:val="28"/>
                <w:szCs w:val="28"/>
                <w:lang w:val="th-TH"/>
              </w:rPr>
              <w:t>Psychology for Professional Development)</w:t>
            </w:r>
          </w:p>
          <w:p w14:paraId="587001F7" w14:textId="77777777" w:rsidR="00675830" w:rsidRPr="00B60D70" w:rsidRDefault="00675830" w:rsidP="00675830">
            <w:pPr>
              <w:spacing w:line="360" w:lineRule="exact"/>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หลักสูตรและการสอนสำหรับการจัดการเรียนรู้ทางวิชาชีพ (</w:t>
            </w:r>
            <w:r w:rsidRPr="00B60D70">
              <w:rPr>
                <w:rFonts w:ascii="TH SarabunPSK" w:eastAsia="Angsana New" w:hAnsi="TH SarabunPSK" w:cs="TH SarabunPSK" w:hint="cs"/>
                <w:sz w:val="28"/>
                <w:szCs w:val="28"/>
                <w:lang w:val="th-TH"/>
              </w:rPr>
              <w:t>Curriculum and Instruction for professional learning management)</w:t>
            </w:r>
          </w:p>
          <w:p w14:paraId="5C0846C8" w14:textId="77777777" w:rsidR="00675830" w:rsidRPr="00B60D70" w:rsidRDefault="00675830" w:rsidP="00675830">
            <w:pPr>
              <w:spacing w:line="360" w:lineRule="exact"/>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นวัตกรรมและเทคโนโลยีดิจิทัลเพื่อการเรียนรู้</w:t>
            </w:r>
          </w:p>
          <w:p w14:paraId="44904FA1" w14:textId="77777777" w:rsidR="00675830" w:rsidRPr="00B60D70" w:rsidRDefault="00675830" w:rsidP="00675830">
            <w:pPr>
              <w:spacing w:line="360" w:lineRule="exact"/>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ทางวิชาชีพ</w:t>
            </w:r>
          </w:p>
          <w:p w14:paraId="6F4BBFAF" w14:textId="77777777" w:rsidR="00675830" w:rsidRPr="00B60D70" w:rsidRDefault="00675830" w:rsidP="00675830">
            <w:pPr>
              <w:spacing w:line="360" w:lineRule="exact"/>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w:t>
            </w:r>
            <w:r w:rsidRPr="00B60D70">
              <w:rPr>
                <w:rFonts w:ascii="TH SarabunPSK" w:eastAsia="Angsana New" w:hAnsi="TH SarabunPSK" w:cs="TH SarabunPSK" w:hint="cs"/>
                <w:sz w:val="28"/>
                <w:szCs w:val="28"/>
                <w:lang w:val="th-TH"/>
              </w:rPr>
              <w:t>Innovation and digital technology for professional learning)</w:t>
            </w:r>
          </w:p>
          <w:p w14:paraId="48058181" w14:textId="0B0C9793" w:rsidR="00675830" w:rsidRPr="00B60D70" w:rsidRDefault="00675830" w:rsidP="00675830">
            <w:pPr>
              <w:spacing w:line="360" w:lineRule="exact"/>
              <w:ind w:left="-60"/>
              <w:jc w:val="lef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 xml:space="preserve">การวัดผล ประเมินผล และการประกันคุณภาพทางครุศาสตร์อุตสาหกรรม </w:t>
            </w:r>
            <w:r w:rsidR="00D4382C" w:rsidRPr="00B60D70">
              <w:rPr>
                <w:rFonts w:ascii="TH SarabunPSK" w:eastAsia="Angsana New" w:hAnsi="TH SarabunPSK" w:cs="TH SarabunPSK"/>
                <w:sz w:val="28"/>
                <w:szCs w:val="28"/>
                <w:cs/>
                <w:lang w:val="th-TH"/>
              </w:rPr>
              <w:t>(</w:t>
            </w:r>
            <w:r w:rsidR="00D4382C" w:rsidRPr="00B60D70">
              <w:rPr>
                <w:rFonts w:ascii="TH SarabunPSK" w:eastAsia="Angsana New" w:hAnsi="TH SarabunPSK" w:cs="TH SarabunPSK"/>
                <w:sz w:val="28"/>
                <w:szCs w:val="28"/>
                <w:lang w:val="th-TH"/>
              </w:rPr>
              <w:t>Measurement, Evaluation, and Quality Assurance in Industrial Education)</w:t>
            </w:r>
          </w:p>
          <w:p w14:paraId="61453499" w14:textId="0DCFB95B" w:rsidR="00675830" w:rsidRPr="00B60D70" w:rsidRDefault="00675830" w:rsidP="00675830">
            <w:pPr>
              <w:spacing w:line="360" w:lineRule="exact"/>
              <w:ind w:left="-60"/>
              <w:jc w:val="left"/>
              <w:rPr>
                <w:rFonts w:ascii="TH SarabunPSK" w:eastAsia="Angsana New" w:hAnsi="TH SarabunPSK" w:cs="TH SarabunPSK"/>
                <w:b/>
                <w:bCs/>
                <w:sz w:val="28"/>
                <w:szCs w:val="28"/>
                <w:cs/>
              </w:rPr>
            </w:pPr>
            <w:r w:rsidRPr="00B60D70">
              <w:rPr>
                <w:rFonts w:ascii="TH SarabunPSK" w:eastAsia="Angsana New" w:hAnsi="TH SarabunPSK" w:cs="TH SarabunPSK" w:hint="cs"/>
                <w:sz w:val="28"/>
                <w:szCs w:val="28"/>
                <w:cs/>
                <w:lang w:val="th-TH"/>
              </w:rPr>
              <w:t xml:space="preserve">การวิจัยพัฒนาการเรียนรู้เพื่อยกระดับสมรรถนะวิชาชีพ </w:t>
            </w:r>
            <w:r w:rsidR="00F92F69" w:rsidRPr="00B60D70">
              <w:rPr>
                <w:rFonts w:ascii="TH SarabunPSK" w:eastAsia="Angsana New" w:hAnsi="TH SarabunPSK" w:cs="TH SarabunPSK"/>
                <w:sz w:val="28"/>
                <w:szCs w:val="28"/>
                <w:cs/>
                <w:lang w:val="th-TH"/>
              </w:rPr>
              <w:t>(</w:t>
            </w:r>
            <w:r w:rsidR="00F92F69" w:rsidRPr="00B60D70">
              <w:rPr>
                <w:rFonts w:ascii="TH SarabunPSK" w:eastAsia="Angsana New" w:hAnsi="TH SarabunPSK" w:cs="TH SarabunPSK"/>
                <w:sz w:val="28"/>
                <w:szCs w:val="28"/>
                <w:lang w:val="th-TH"/>
              </w:rPr>
              <w:t>Research on Learning Development to Enhance Professional Competency)</w:t>
            </w:r>
          </w:p>
        </w:tc>
        <w:tc>
          <w:tcPr>
            <w:tcW w:w="1134" w:type="dxa"/>
            <w:tcBorders>
              <w:top w:val="single" w:sz="4" w:space="0" w:color="auto"/>
              <w:left w:val="nil"/>
              <w:bottom w:val="single" w:sz="4" w:space="0" w:color="auto"/>
              <w:right w:val="single" w:sz="4" w:space="0" w:color="auto"/>
            </w:tcBorders>
          </w:tcPr>
          <w:p w14:paraId="36FFAFEB" w14:textId="77777777" w:rsidR="00603BB1" w:rsidRPr="00B60D70" w:rsidRDefault="00603BB1" w:rsidP="00603BB1">
            <w:pPr>
              <w:tabs>
                <w:tab w:val="left" w:pos="827"/>
                <w:tab w:val="right" w:pos="5788"/>
              </w:tabs>
              <w:spacing w:line="360" w:lineRule="exact"/>
              <w:jc w:val="right"/>
              <w:rPr>
                <w:rFonts w:ascii="TH SarabunPSK" w:eastAsia="Angsana New" w:hAnsi="TH SarabunPSK" w:cs="TH SarabunPSK"/>
                <w:sz w:val="28"/>
                <w:szCs w:val="28"/>
                <w:lang w:val="th-TH"/>
              </w:rPr>
            </w:pPr>
            <w:r w:rsidRPr="00B60D70">
              <w:rPr>
                <w:rFonts w:ascii="TH SarabunPSK" w:eastAsia="Angsana New" w:hAnsi="TH SarabunPSK" w:cs="TH SarabunPSK" w:hint="cs"/>
                <w:sz w:val="28"/>
                <w:szCs w:val="28"/>
                <w:cs/>
                <w:lang w:val="th-TH"/>
              </w:rPr>
              <w:t>3 (2-2-6)</w:t>
            </w:r>
          </w:p>
          <w:p w14:paraId="192D7E15" w14:textId="77777777" w:rsidR="00675830" w:rsidRPr="00B60D70" w:rsidRDefault="00675830" w:rsidP="00603BB1">
            <w:pPr>
              <w:tabs>
                <w:tab w:val="left" w:pos="827"/>
                <w:tab w:val="right" w:pos="5788"/>
              </w:tabs>
              <w:spacing w:line="360" w:lineRule="exact"/>
              <w:jc w:val="right"/>
              <w:rPr>
                <w:rFonts w:ascii="TH SarabunPSK" w:eastAsia="Angsana New" w:hAnsi="TH SarabunPSK" w:cs="TH SarabunPSK"/>
                <w:sz w:val="28"/>
                <w:szCs w:val="28"/>
                <w:lang w:val="th-TH"/>
              </w:rPr>
            </w:pPr>
          </w:p>
          <w:p w14:paraId="3F726B1F" w14:textId="77777777" w:rsidR="00675830" w:rsidRPr="00B60D70" w:rsidRDefault="00675830" w:rsidP="00675830">
            <w:pPr>
              <w:tabs>
                <w:tab w:val="left" w:pos="827"/>
                <w:tab w:val="right" w:pos="5788"/>
              </w:tabs>
              <w:spacing w:line="360" w:lineRule="exact"/>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3 (2-2-6)</w:t>
            </w:r>
          </w:p>
          <w:p w14:paraId="27F472E7" w14:textId="77777777" w:rsidR="00675830" w:rsidRPr="00B60D70" w:rsidRDefault="00675830" w:rsidP="00675830">
            <w:pPr>
              <w:tabs>
                <w:tab w:val="left" w:pos="827"/>
                <w:tab w:val="right" w:pos="5788"/>
              </w:tabs>
              <w:spacing w:line="360" w:lineRule="exact"/>
              <w:jc w:val="right"/>
              <w:rPr>
                <w:rFonts w:ascii="TH SarabunPSK" w:eastAsia="Angsana New" w:hAnsi="TH SarabunPSK" w:cs="TH SarabunPSK"/>
                <w:sz w:val="28"/>
                <w:szCs w:val="28"/>
              </w:rPr>
            </w:pPr>
          </w:p>
          <w:p w14:paraId="23845B41" w14:textId="77777777" w:rsidR="00675830" w:rsidRPr="00B60D70" w:rsidRDefault="00675830" w:rsidP="00675830">
            <w:pPr>
              <w:tabs>
                <w:tab w:val="left" w:pos="827"/>
                <w:tab w:val="right" w:pos="5788"/>
              </w:tabs>
              <w:spacing w:line="360" w:lineRule="exact"/>
              <w:jc w:val="right"/>
              <w:rPr>
                <w:rFonts w:ascii="TH SarabunPSK" w:eastAsia="Angsana New" w:hAnsi="TH SarabunPSK" w:cs="TH SarabunPSK"/>
                <w:sz w:val="28"/>
                <w:szCs w:val="28"/>
              </w:rPr>
            </w:pPr>
          </w:p>
          <w:p w14:paraId="27ADA209" w14:textId="77777777" w:rsidR="00675830" w:rsidRPr="00B60D70" w:rsidRDefault="00675830" w:rsidP="00675830">
            <w:pPr>
              <w:tabs>
                <w:tab w:val="left" w:pos="827"/>
                <w:tab w:val="right" w:pos="5788"/>
              </w:tabs>
              <w:spacing w:line="360" w:lineRule="exact"/>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3 (2-2-6)</w:t>
            </w:r>
          </w:p>
          <w:p w14:paraId="6A7D5FEB" w14:textId="77777777" w:rsidR="00675830" w:rsidRPr="00B60D70" w:rsidRDefault="00675830" w:rsidP="00675830">
            <w:pPr>
              <w:tabs>
                <w:tab w:val="left" w:pos="827"/>
                <w:tab w:val="right" w:pos="5788"/>
              </w:tabs>
              <w:spacing w:line="360" w:lineRule="exact"/>
              <w:jc w:val="right"/>
              <w:rPr>
                <w:rFonts w:ascii="TH SarabunPSK" w:eastAsia="Angsana New" w:hAnsi="TH SarabunPSK" w:cs="TH SarabunPSK"/>
                <w:sz w:val="28"/>
                <w:szCs w:val="28"/>
              </w:rPr>
            </w:pPr>
          </w:p>
          <w:p w14:paraId="2CCE7455" w14:textId="77777777" w:rsidR="00675830" w:rsidRPr="00B60D70" w:rsidRDefault="00675830" w:rsidP="00675830">
            <w:pPr>
              <w:tabs>
                <w:tab w:val="left" w:pos="827"/>
                <w:tab w:val="right" w:pos="5788"/>
              </w:tabs>
              <w:spacing w:line="360" w:lineRule="exact"/>
              <w:jc w:val="right"/>
              <w:rPr>
                <w:rFonts w:ascii="TH SarabunPSK" w:eastAsia="Angsana New" w:hAnsi="TH SarabunPSK" w:cs="TH SarabunPSK"/>
                <w:sz w:val="28"/>
                <w:szCs w:val="28"/>
              </w:rPr>
            </w:pPr>
          </w:p>
          <w:p w14:paraId="4B2DE971" w14:textId="77777777" w:rsidR="00675830" w:rsidRPr="00B60D70" w:rsidRDefault="00675830" w:rsidP="00675830">
            <w:pPr>
              <w:tabs>
                <w:tab w:val="left" w:pos="827"/>
                <w:tab w:val="right" w:pos="5788"/>
              </w:tabs>
              <w:spacing w:line="360" w:lineRule="exact"/>
              <w:jc w:val="right"/>
              <w:rPr>
                <w:rFonts w:ascii="TH SarabunPSK" w:eastAsia="Angsana New" w:hAnsi="TH SarabunPSK" w:cs="TH SarabunPSK"/>
                <w:sz w:val="28"/>
                <w:szCs w:val="28"/>
              </w:rPr>
            </w:pPr>
          </w:p>
          <w:p w14:paraId="3B617A67" w14:textId="77777777" w:rsidR="00675830" w:rsidRPr="00B60D70" w:rsidRDefault="00675830" w:rsidP="00675830">
            <w:pPr>
              <w:tabs>
                <w:tab w:val="left" w:pos="827"/>
                <w:tab w:val="right" w:pos="5788"/>
              </w:tabs>
              <w:spacing w:line="360" w:lineRule="exact"/>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3 (2-2-6)</w:t>
            </w:r>
          </w:p>
          <w:p w14:paraId="612DC7C9" w14:textId="77777777" w:rsidR="00675830" w:rsidRPr="00B60D70" w:rsidRDefault="00675830" w:rsidP="00675830">
            <w:pPr>
              <w:tabs>
                <w:tab w:val="left" w:pos="827"/>
                <w:tab w:val="right" w:pos="5788"/>
              </w:tabs>
              <w:spacing w:line="360" w:lineRule="exact"/>
              <w:jc w:val="right"/>
              <w:rPr>
                <w:rFonts w:ascii="TH SarabunPSK" w:eastAsia="Angsana New" w:hAnsi="TH SarabunPSK" w:cs="TH SarabunPSK"/>
                <w:sz w:val="28"/>
                <w:szCs w:val="28"/>
              </w:rPr>
            </w:pPr>
          </w:p>
          <w:p w14:paraId="71BA43F0" w14:textId="77777777" w:rsidR="00675830" w:rsidRPr="00B60D70" w:rsidRDefault="00675830" w:rsidP="00675830">
            <w:pPr>
              <w:tabs>
                <w:tab w:val="left" w:pos="827"/>
                <w:tab w:val="right" w:pos="5788"/>
              </w:tabs>
              <w:spacing w:line="360" w:lineRule="exact"/>
              <w:jc w:val="right"/>
              <w:rPr>
                <w:rFonts w:ascii="TH SarabunPSK" w:eastAsia="Angsana New" w:hAnsi="TH SarabunPSK" w:cs="TH SarabunPSK"/>
                <w:sz w:val="28"/>
                <w:szCs w:val="28"/>
              </w:rPr>
            </w:pPr>
          </w:p>
          <w:p w14:paraId="25A19FE8" w14:textId="77777777" w:rsidR="00675830" w:rsidRPr="00B60D70" w:rsidRDefault="00675830" w:rsidP="00675830">
            <w:pPr>
              <w:tabs>
                <w:tab w:val="left" w:pos="827"/>
                <w:tab w:val="right" w:pos="5788"/>
              </w:tabs>
              <w:spacing w:line="360" w:lineRule="exact"/>
              <w:jc w:val="right"/>
              <w:rPr>
                <w:rFonts w:ascii="TH SarabunPSK" w:eastAsia="Angsana New" w:hAnsi="TH SarabunPSK" w:cs="TH SarabunPSK"/>
                <w:sz w:val="28"/>
                <w:szCs w:val="28"/>
              </w:rPr>
            </w:pPr>
          </w:p>
          <w:p w14:paraId="44803CA1" w14:textId="77777777" w:rsidR="00675830" w:rsidRPr="00B60D70" w:rsidRDefault="00675830" w:rsidP="00675830">
            <w:pPr>
              <w:tabs>
                <w:tab w:val="left" w:pos="827"/>
                <w:tab w:val="right" w:pos="5788"/>
              </w:tabs>
              <w:spacing w:line="360" w:lineRule="exact"/>
              <w:jc w:val="righ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3 (2-2-6)</w:t>
            </w:r>
          </w:p>
          <w:p w14:paraId="3870BD79" w14:textId="77777777" w:rsidR="00675830" w:rsidRPr="00B60D70" w:rsidRDefault="00675830" w:rsidP="00603BB1">
            <w:pPr>
              <w:tabs>
                <w:tab w:val="left" w:pos="827"/>
                <w:tab w:val="right" w:pos="5788"/>
              </w:tabs>
              <w:spacing w:line="360" w:lineRule="exact"/>
              <w:jc w:val="right"/>
              <w:rPr>
                <w:rFonts w:ascii="TH SarabunPSK" w:eastAsia="Angsana New" w:hAnsi="TH SarabunPSK" w:cs="TH SarabunPSK"/>
                <w:sz w:val="28"/>
                <w:szCs w:val="28"/>
              </w:rPr>
            </w:pPr>
          </w:p>
          <w:p w14:paraId="0A0C9826" w14:textId="77777777" w:rsidR="00603BB1" w:rsidRPr="00B60D70" w:rsidRDefault="00603BB1" w:rsidP="00603BB1">
            <w:pPr>
              <w:spacing w:line="360" w:lineRule="exact"/>
              <w:jc w:val="right"/>
              <w:rPr>
                <w:rFonts w:ascii="TH SarabunPSK" w:eastAsia="Angsana New" w:hAnsi="TH SarabunPSK" w:cs="TH SarabunPSK"/>
                <w:b/>
                <w:bCs/>
                <w:sz w:val="28"/>
                <w:szCs w:val="28"/>
                <w:cs/>
              </w:rPr>
            </w:pPr>
          </w:p>
        </w:tc>
        <w:tc>
          <w:tcPr>
            <w:tcW w:w="2211" w:type="dxa"/>
            <w:tcBorders>
              <w:left w:val="single" w:sz="4" w:space="0" w:color="auto"/>
            </w:tcBorders>
          </w:tcPr>
          <w:p w14:paraId="0666C3A3" w14:textId="5D967E3F" w:rsidR="00603BB1" w:rsidRPr="00B60D70" w:rsidRDefault="00675830" w:rsidP="00603BB1">
            <w:pPr>
              <w:spacing w:line="360" w:lineRule="exact"/>
              <w:ind w:left="-67"/>
              <w:jc w:val="left"/>
              <w:rPr>
                <w:rFonts w:ascii="TH SarabunPSK" w:hAnsi="TH SarabunPSK" w:cs="TH SarabunPSK"/>
                <w:spacing w:val="-2"/>
                <w:sz w:val="28"/>
                <w:szCs w:val="28"/>
              </w:rPr>
            </w:pPr>
            <w:r w:rsidRPr="00B60D70">
              <w:rPr>
                <w:rFonts w:ascii="TH SarabunPSK" w:hAnsi="TH SarabunPSK" w:cs="TH SarabunPSK" w:hint="cs"/>
                <w:spacing w:val="-2"/>
                <w:sz w:val="28"/>
                <w:szCs w:val="28"/>
              </w:rPr>
              <w:t xml:space="preserve">- </w:t>
            </w:r>
            <w:r w:rsidR="00603BB1" w:rsidRPr="00B60D70">
              <w:rPr>
                <w:rFonts w:ascii="TH SarabunPSK" w:hAnsi="TH SarabunPSK" w:cs="TH SarabunPSK" w:hint="cs"/>
                <w:spacing w:val="-2"/>
                <w:sz w:val="28"/>
                <w:szCs w:val="28"/>
                <w:cs/>
              </w:rPr>
              <w:t>ปรับรหัสและชื่อวิชาภาษาไทย</w:t>
            </w:r>
          </w:p>
          <w:p w14:paraId="26956C7D" w14:textId="3DEEA735" w:rsidR="00675830" w:rsidRPr="00B60D70" w:rsidRDefault="00675830" w:rsidP="00675830">
            <w:pPr>
              <w:spacing w:line="360" w:lineRule="exact"/>
              <w:ind w:left="-67"/>
              <w:rPr>
                <w:rFonts w:ascii="TH SarabunPSK" w:eastAsia="Cordia New" w:hAnsi="TH SarabunPSK" w:cs="TH SarabunPSK"/>
                <w:noProof/>
                <w:sz w:val="28"/>
                <w:szCs w:val="28"/>
              </w:rPr>
            </w:pPr>
            <w:r w:rsidRPr="00B60D70">
              <w:rPr>
                <w:rFonts w:ascii="TH SarabunPSK" w:eastAsia="Cordia New" w:hAnsi="TH SarabunPSK" w:cs="TH SarabunPSK" w:hint="cs"/>
                <w:noProof/>
                <w:sz w:val="28"/>
                <w:szCs w:val="28"/>
              </w:rPr>
              <w:t xml:space="preserve">- </w:t>
            </w:r>
            <w:r w:rsidRPr="00B60D70">
              <w:rPr>
                <w:rFonts w:ascii="TH SarabunPSK" w:eastAsia="Cordia New" w:hAnsi="TH SarabunPSK" w:cs="TH SarabunPSK" w:hint="cs"/>
                <w:noProof/>
                <w:sz w:val="28"/>
                <w:szCs w:val="28"/>
                <w:cs/>
              </w:rPr>
              <w:t>ปรับรหัส และชื่อวิชา</w:t>
            </w:r>
          </w:p>
          <w:p w14:paraId="4D6FCF13" w14:textId="749CCF2B" w:rsidR="00675830" w:rsidRPr="00B60D70" w:rsidRDefault="00675830" w:rsidP="00675830">
            <w:pPr>
              <w:spacing w:line="360" w:lineRule="exact"/>
              <w:ind w:left="-67"/>
              <w:rPr>
                <w:rFonts w:ascii="TH SarabunPSK" w:eastAsia="Cordia New" w:hAnsi="TH SarabunPSK" w:cs="TH SarabunPSK"/>
                <w:noProof/>
                <w:sz w:val="28"/>
                <w:szCs w:val="28"/>
              </w:rPr>
            </w:pPr>
            <w:r w:rsidRPr="00B60D70">
              <w:rPr>
                <w:rFonts w:ascii="TH SarabunPSK" w:eastAsia="Cordia New" w:hAnsi="TH SarabunPSK" w:cs="TH SarabunPSK" w:hint="cs"/>
                <w:noProof/>
                <w:sz w:val="28"/>
                <w:szCs w:val="28"/>
              </w:rPr>
              <w:t xml:space="preserve">- </w:t>
            </w:r>
            <w:r w:rsidRPr="00B60D70">
              <w:rPr>
                <w:rFonts w:ascii="TH SarabunPSK" w:eastAsia="Cordia New" w:hAnsi="TH SarabunPSK" w:cs="TH SarabunPSK" w:hint="cs"/>
                <w:noProof/>
                <w:sz w:val="28"/>
                <w:szCs w:val="28"/>
                <w:cs/>
              </w:rPr>
              <w:t>ปรับรหัส และชื่อวิชา</w:t>
            </w:r>
          </w:p>
          <w:p w14:paraId="2035B21D" w14:textId="701D6D3E" w:rsidR="00675830" w:rsidRPr="00B60D70" w:rsidRDefault="00675830" w:rsidP="00675830">
            <w:pPr>
              <w:spacing w:line="360" w:lineRule="exact"/>
              <w:ind w:left="-67"/>
              <w:rPr>
                <w:rFonts w:ascii="TH SarabunPSK" w:eastAsia="Cordia New" w:hAnsi="TH SarabunPSK" w:cs="TH SarabunPSK"/>
                <w:noProof/>
                <w:sz w:val="28"/>
                <w:szCs w:val="28"/>
              </w:rPr>
            </w:pPr>
            <w:r w:rsidRPr="00B60D70">
              <w:rPr>
                <w:rFonts w:ascii="TH SarabunPSK" w:eastAsia="Cordia New" w:hAnsi="TH SarabunPSK" w:cs="TH SarabunPSK" w:hint="cs"/>
                <w:noProof/>
                <w:sz w:val="28"/>
                <w:szCs w:val="28"/>
              </w:rPr>
              <w:t xml:space="preserve">- </w:t>
            </w:r>
            <w:r w:rsidRPr="00B60D70">
              <w:rPr>
                <w:rFonts w:ascii="TH SarabunPSK" w:eastAsia="Cordia New" w:hAnsi="TH SarabunPSK" w:cs="TH SarabunPSK" w:hint="cs"/>
                <w:noProof/>
                <w:sz w:val="28"/>
                <w:szCs w:val="28"/>
                <w:cs/>
              </w:rPr>
              <w:t>ปรับรหัส ชื่อวิชา และรายละเอียดวิชาย้ายมาจาก ข.1.2 (63) และเปลี่ยนรหัสและชื่อวิชา</w:t>
            </w:r>
          </w:p>
        </w:tc>
      </w:tr>
    </w:tbl>
    <w:p w14:paraId="33F4DFFB" w14:textId="77777777" w:rsidR="00675830" w:rsidRPr="00B60D70" w:rsidRDefault="00675830">
      <w:pPr>
        <w:rPr>
          <w:rFonts w:ascii="TH SarabunPSK" w:hAnsi="TH SarabunPSK" w:cs="TH SarabunPSK"/>
        </w:rPr>
      </w:pPr>
    </w:p>
    <w:p w14:paraId="0105B203" w14:textId="77777777" w:rsidR="00675830" w:rsidRPr="00B60D70" w:rsidRDefault="00675830">
      <w:pPr>
        <w:rPr>
          <w:rFonts w:ascii="TH SarabunPSK" w:hAnsi="TH SarabunPSK" w:cs="TH SarabunPSK"/>
        </w:rPr>
      </w:pP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6"/>
        <w:gridCol w:w="29"/>
        <w:gridCol w:w="3370"/>
        <w:gridCol w:w="283"/>
        <w:gridCol w:w="89"/>
        <w:gridCol w:w="1187"/>
        <w:gridCol w:w="967"/>
        <w:gridCol w:w="41"/>
        <w:gridCol w:w="126"/>
        <w:gridCol w:w="3118"/>
        <w:gridCol w:w="426"/>
        <w:gridCol w:w="31"/>
        <w:gridCol w:w="1244"/>
        <w:gridCol w:w="2127"/>
      </w:tblGrid>
      <w:tr w:rsidR="00B60D70" w:rsidRPr="00B60D70" w14:paraId="402BAD23" w14:textId="77777777" w:rsidTr="004603BE">
        <w:trPr>
          <w:trHeight w:val="170"/>
          <w:tblHeader/>
        </w:trPr>
        <w:tc>
          <w:tcPr>
            <w:tcW w:w="5954" w:type="dxa"/>
            <w:gridSpan w:val="6"/>
            <w:tcBorders>
              <w:bottom w:val="single" w:sz="4" w:space="0" w:color="auto"/>
            </w:tcBorders>
            <w:shd w:val="clear" w:color="auto" w:fill="F2F2F2" w:themeFill="background1" w:themeFillShade="F2"/>
            <w:vAlign w:val="center"/>
          </w:tcPr>
          <w:p w14:paraId="1D80D6C3" w14:textId="77777777" w:rsidR="00603BB1" w:rsidRPr="00B60D70" w:rsidRDefault="00603BB1" w:rsidP="00D420AC">
            <w:pPr>
              <w:tabs>
                <w:tab w:val="left" w:pos="807"/>
                <w:tab w:val="right" w:pos="5551"/>
              </w:tabs>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lang w:val="th-TH"/>
              </w:rPr>
              <w:lastRenderedPageBreak/>
              <w:t>หลักสูตรปรับปรุง พ</w:t>
            </w:r>
            <w:r w:rsidRPr="00B60D70">
              <w:rPr>
                <w:rFonts w:ascii="TH SarabunPSK" w:eastAsia="Angsana New" w:hAnsi="TH SarabunPSK" w:cs="TH SarabunPSK" w:hint="cs"/>
                <w:b/>
                <w:bCs/>
                <w:sz w:val="28"/>
                <w:szCs w:val="28"/>
                <w:cs/>
              </w:rPr>
              <w:t>.</w:t>
            </w:r>
            <w:r w:rsidRPr="00B60D70">
              <w:rPr>
                <w:rFonts w:ascii="TH SarabunPSK" w:eastAsia="Angsana New" w:hAnsi="TH SarabunPSK" w:cs="TH SarabunPSK" w:hint="cs"/>
                <w:b/>
                <w:bCs/>
                <w:sz w:val="28"/>
                <w:szCs w:val="28"/>
                <w:cs/>
                <w:lang w:val="th-TH"/>
              </w:rPr>
              <w:t>ศ</w:t>
            </w:r>
            <w:r w:rsidRPr="00B60D70">
              <w:rPr>
                <w:rFonts w:ascii="TH SarabunPSK" w:eastAsia="Angsana New" w:hAnsi="TH SarabunPSK" w:cs="TH SarabunPSK" w:hint="cs"/>
                <w:b/>
                <w:bCs/>
                <w:sz w:val="28"/>
                <w:szCs w:val="28"/>
                <w:cs/>
              </w:rPr>
              <w:t xml:space="preserve">. </w:t>
            </w:r>
            <w:r w:rsidRPr="00B60D70">
              <w:rPr>
                <w:rFonts w:ascii="TH SarabunPSK" w:eastAsia="Angsana New" w:hAnsi="TH SarabunPSK" w:cs="TH SarabunPSK" w:hint="cs"/>
                <w:b/>
                <w:bCs/>
                <w:sz w:val="28"/>
                <w:szCs w:val="28"/>
              </w:rPr>
              <w:t>2563</w:t>
            </w:r>
          </w:p>
        </w:tc>
        <w:tc>
          <w:tcPr>
            <w:tcW w:w="5953" w:type="dxa"/>
            <w:gridSpan w:val="7"/>
            <w:tcBorders>
              <w:bottom w:val="single" w:sz="4" w:space="0" w:color="auto"/>
            </w:tcBorders>
            <w:shd w:val="clear" w:color="auto" w:fill="F2F2F2" w:themeFill="background1" w:themeFillShade="F2"/>
            <w:vAlign w:val="center"/>
          </w:tcPr>
          <w:p w14:paraId="72BBC4B0" w14:textId="77777777" w:rsidR="00603BB1" w:rsidRPr="00B60D70" w:rsidRDefault="00603BB1" w:rsidP="00D420AC">
            <w:pPr>
              <w:tabs>
                <w:tab w:val="left" w:pos="827"/>
                <w:tab w:val="right" w:pos="5788"/>
              </w:tabs>
              <w:rPr>
                <w:rFonts w:ascii="TH SarabunPSK" w:eastAsia="Angsana New" w:hAnsi="TH SarabunPSK" w:cs="TH SarabunPSK"/>
                <w:b/>
                <w:bCs/>
                <w:sz w:val="28"/>
                <w:szCs w:val="28"/>
              </w:rPr>
            </w:pPr>
            <w:r w:rsidRPr="00B60D70">
              <w:rPr>
                <w:rFonts w:ascii="TH SarabunPSK" w:eastAsia="Angsana New" w:hAnsi="TH SarabunPSK" w:cs="TH SarabunPSK" w:hint="cs"/>
                <w:b/>
                <w:bCs/>
                <w:sz w:val="28"/>
                <w:szCs w:val="28"/>
                <w:cs/>
                <w:lang w:val="th-TH"/>
              </w:rPr>
              <w:t>หลักสูตรปรับปรุง พ</w:t>
            </w:r>
            <w:r w:rsidRPr="00B60D70">
              <w:rPr>
                <w:rFonts w:ascii="TH SarabunPSK" w:eastAsia="Angsana New" w:hAnsi="TH SarabunPSK" w:cs="TH SarabunPSK" w:hint="cs"/>
                <w:b/>
                <w:bCs/>
                <w:sz w:val="28"/>
                <w:szCs w:val="28"/>
                <w:cs/>
              </w:rPr>
              <w:t>.</w:t>
            </w:r>
            <w:r w:rsidRPr="00B60D70">
              <w:rPr>
                <w:rFonts w:ascii="TH SarabunPSK" w:eastAsia="Angsana New" w:hAnsi="TH SarabunPSK" w:cs="TH SarabunPSK" w:hint="cs"/>
                <w:b/>
                <w:bCs/>
                <w:sz w:val="28"/>
                <w:szCs w:val="28"/>
                <w:cs/>
                <w:lang w:val="th-TH"/>
              </w:rPr>
              <w:t>ศ</w:t>
            </w:r>
            <w:r w:rsidRPr="00B60D70">
              <w:rPr>
                <w:rFonts w:ascii="TH SarabunPSK" w:eastAsia="Angsana New" w:hAnsi="TH SarabunPSK" w:cs="TH SarabunPSK" w:hint="cs"/>
                <w:b/>
                <w:bCs/>
                <w:sz w:val="28"/>
                <w:szCs w:val="28"/>
                <w:cs/>
              </w:rPr>
              <w:t xml:space="preserve">. </w:t>
            </w:r>
            <w:r w:rsidRPr="00B60D70">
              <w:rPr>
                <w:rFonts w:ascii="TH SarabunPSK" w:eastAsia="Angsana New" w:hAnsi="TH SarabunPSK" w:cs="TH SarabunPSK" w:hint="cs"/>
                <w:b/>
                <w:bCs/>
                <w:sz w:val="28"/>
                <w:szCs w:val="28"/>
              </w:rPr>
              <w:t>2568</w:t>
            </w:r>
          </w:p>
        </w:tc>
        <w:tc>
          <w:tcPr>
            <w:tcW w:w="2127" w:type="dxa"/>
            <w:shd w:val="clear" w:color="auto" w:fill="F2F2F2" w:themeFill="background1" w:themeFillShade="F2"/>
            <w:vAlign w:val="center"/>
          </w:tcPr>
          <w:p w14:paraId="28758994" w14:textId="77777777" w:rsidR="00603BB1" w:rsidRPr="00B60D70" w:rsidRDefault="00603BB1" w:rsidP="00D420AC">
            <w:pPr>
              <w:rPr>
                <w:rFonts w:ascii="TH SarabunPSK" w:eastAsia="Angsana New" w:hAnsi="TH SarabunPSK" w:cs="TH SarabunPSK"/>
                <w:b/>
                <w:bCs/>
                <w:sz w:val="28"/>
                <w:szCs w:val="28"/>
                <w:cs/>
              </w:rPr>
            </w:pPr>
            <w:r w:rsidRPr="00B60D70">
              <w:rPr>
                <w:rFonts w:ascii="TH SarabunPSK" w:eastAsia="Cordia New" w:hAnsi="TH SarabunPSK" w:cs="TH SarabunPSK" w:hint="cs"/>
                <w:noProof/>
                <w:sz w:val="28"/>
                <w:szCs w:val="28"/>
              </w:rPr>
              <mc:AlternateContent>
                <mc:Choice Requires="wps">
                  <w:drawing>
                    <wp:anchor distT="0" distB="0" distL="114300" distR="114300" simplePos="0" relativeHeight="251658250" behindDoc="0" locked="0" layoutInCell="1" allowOverlap="1" wp14:anchorId="7628F38F" wp14:editId="1C14B41B">
                      <wp:simplePos x="0" y="0"/>
                      <wp:positionH relativeFrom="column">
                        <wp:posOffset>8350885</wp:posOffset>
                      </wp:positionH>
                      <wp:positionV relativeFrom="paragraph">
                        <wp:posOffset>-981075</wp:posOffset>
                      </wp:positionV>
                      <wp:extent cx="121285" cy="1993900"/>
                      <wp:effectExtent l="0" t="4445" r="15875" b="13335"/>
                      <wp:wrapNone/>
                      <wp:docPr id="674446973"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4869CA40" w14:textId="77777777" w:rsidR="00F5322B" w:rsidRDefault="00F5322B" w:rsidP="00603BB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628F38F" id="_x0000_s1035" type="#_x0000_t88" style="position:absolute;left:0;text-align:left;margin-left:657.55pt;margin-top:-77.25pt;width:9.55pt;height:157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" adj="109" strokecolor="windowText">
                      <v:textbox>
                        <w:txbxContent>
                          <w:p w14:paraId="4869CA40" w14:textId="77777777" w:rsidR="00F5322B" w:rsidRDefault="00F5322B" w:rsidP="00603BB1"/>
                        </w:txbxContent>
                      </v:textbox>
                    </v:shape>
                  </w:pict>
                </mc:Fallback>
              </mc:AlternateContent>
            </w:r>
            <w:r w:rsidRPr="00B60D70">
              <w:rPr>
                <w:rFonts w:ascii="TH SarabunPSK" w:eastAsia="Angsana New" w:hAnsi="TH SarabunPSK" w:cs="TH SarabunPSK" w:hint="cs"/>
                <w:b/>
                <w:bCs/>
                <w:sz w:val="28"/>
                <w:szCs w:val="28"/>
                <w:cs/>
                <w:lang w:val="th-TH"/>
              </w:rPr>
              <w:t>หมายเหตุ</w:t>
            </w:r>
          </w:p>
        </w:tc>
      </w:tr>
      <w:tr w:rsidR="00B60D70" w:rsidRPr="00B60D70" w14:paraId="5254346A" w14:textId="77777777" w:rsidTr="004603BE">
        <w:trPr>
          <w:trHeight w:val="170"/>
        </w:trPr>
        <w:tc>
          <w:tcPr>
            <w:tcW w:w="4395" w:type="dxa"/>
            <w:gridSpan w:val="3"/>
            <w:tcBorders>
              <w:top w:val="single" w:sz="4" w:space="0" w:color="auto"/>
              <w:left w:val="single" w:sz="4" w:space="0" w:color="auto"/>
              <w:bottom w:val="nil"/>
              <w:right w:val="nil"/>
            </w:tcBorders>
            <w:vAlign w:val="center"/>
          </w:tcPr>
          <w:p w14:paraId="71D81CFE" w14:textId="43D4A914" w:rsidR="00603BB1" w:rsidRPr="00B60D70" w:rsidRDefault="00603BB1" w:rsidP="00D420AC">
            <w:pPr>
              <w:ind w:left="-64"/>
              <w:jc w:val="left"/>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rPr>
              <w:t>ข.1.2 กลุ่มวิชาชีพครูเฉพาะช่างโยธา</w:t>
            </w:r>
            <w:r w:rsidR="00BD7F9D" w:rsidRPr="00B60D70">
              <w:rPr>
                <w:rFonts w:ascii="TH SarabunPSK" w:eastAsia="Angsana New" w:hAnsi="TH SarabunPSK" w:cs="TH SarabunPSK" w:hint="cs"/>
                <w:b/>
                <w:bCs/>
                <w:sz w:val="28"/>
                <w:szCs w:val="28"/>
                <w:cs/>
              </w:rPr>
              <w:t xml:space="preserve">                </w:t>
            </w:r>
          </w:p>
        </w:tc>
        <w:tc>
          <w:tcPr>
            <w:tcW w:w="1559" w:type="dxa"/>
            <w:gridSpan w:val="3"/>
            <w:tcBorders>
              <w:top w:val="single" w:sz="4" w:space="0" w:color="auto"/>
              <w:left w:val="nil"/>
              <w:bottom w:val="nil"/>
              <w:right w:val="single" w:sz="4" w:space="0" w:color="auto"/>
            </w:tcBorders>
            <w:vAlign w:val="center"/>
          </w:tcPr>
          <w:p w14:paraId="0ADD3117" w14:textId="018978C7" w:rsidR="00603BB1" w:rsidRPr="00B60D70" w:rsidRDefault="00603BB1" w:rsidP="00D420AC">
            <w:pPr>
              <w:ind w:left="-64"/>
              <w:jc w:val="right"/>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rPr>
              <w:t xml:space="preserve">10 </w:t>
            </w:r>
            <w:r w:rsidRPr="00B60D70">
              <w:rPr>
                <w:rFonts w:ascii="TH SarabunPSK" w:eastAsia="Angsana New" w:hAnsi="TH SarabunPSK" w:cs="TH SarabunPSK" w:hint="cs"/>
                <w:b/>
                <w:bCs/>
                <w:sz w:val="28"/>
                <w:szCs w:val="28"/>
                <w:cs/>
              </w:rPr>
              <w:t>หน่วยกิต</w:t>
            </w:r>
          </w:p>
        </w:tc>
        <w:tc>
          <w:tcPr>
            <w:tcW w:w="4252" w:type="dxa"/>
            <w:gridSpan w:val="4"/>
            <w:tcBorders>
              <w:top w:val="single" w:sz="4" w:space="0" w:color="auto"/>
              <w:left w:val="single" w:sz="4" w:space="0" w:color="auto"/>
              <w:bottom w:val="nil"/>
              <w:right w:val="nil"/>
            </w:tcBorders>
            <w:vAlign w:val="center"/>
          </w:tcPr>
          <w:p w14:paraId="62B0F9B9" w14:textId="15268A4E" w:rsidR="00603BB1" w:rsidRPr="00B60D70" w:rsidRDefault="00603BB1" w:rsidP="00D420AC">
            <w:pPr>
              <w:ind w:left="-64"/>
              <w:jc w:val="left"/>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rPr>
              <w:t>ข.</w:t>
            </w:r>
            <w:r w:rsidRPr="00B60D70">
              <w:rPr>
                <w:rFonts w:ascii="TH SarabunPSK" w:eastAsia="Angsana New" w:hAnsi="TH SarabunPSK" w:cs="TH SarabunPSK" w:hint="cs"/>
                <w:b/>
                <w:bCs/>
                <w:sz w:val="28"/>
                <w:szCs w:val="28"/>
              </w:rPr>
              <w:t xml:space="preserve">1.1 </w:t>
            </w:r>
            <w:r w:rsidRPr="00B60D70">
              <w:rPr>
                <w:rFonts w:ascii="TH SarabunPSK" w:eastAsia="Angsana New" w:hAnsi="TH SarabunPSK" w:cs="TH SarabunPSK" w:hint="cs"/>
                <w:b/>
                <w:bCs/>
                <w:sz w:val="28"/>
                <w:szCs w:val="28"/>
                <w:cs/>
              </w:rPr>
              <w:t>กลุ่มวิชาชีพครูเฉพาะ</w:t>
            </w:r>
            <w:r w:rsidR="00BD7F9D" w:rsidRPr="00B60D70">
              <w:rPr>
                <w:rFonts w:ascii="TH SarabunPSK" w:eastAsia="Angsana New" w:hAnsi="TH SarabunPSK" w:cs="TH SarabunPSK" w:hint="cs"/>
                <w:b/>
                <w:bCs/>
                <w:sz w:val="28"/>
                <w:szCs w:val="28"/>
                <w:cs/>
              </w:rPr>
              <w:t xml:space="preserve">                   </w:t>
            </w:r>
          </w:p>
        </w:tc>
        <w:tc>
          <w:tcPr>
            <w:tcW w:w="1701" w:type="dxa"/>
            <w:gridSpan w:val="3"/>
            <w:tcBorders>
              <w:top w:val="single" w:sz="4" w:space="0" w:color="auto"/>
              <w:left w:val="nil"/>
              <w:bottom w:val="nil"/>
              <w:right w:val="single" w:sz="4" w:space="0" w:color="auto"/>
            </w:tcBorders>
            <w:vAlign w:val="center"/>
          </w:tcPr>
          <w:p w14:paraId="3A691B27" w14:textId="0EE553EB" w:rsidR="00603BB1" w:rsidRPr="00B60D70" w:rsidRDefault="00603BB1" w:rsidP="00D420AC">
            <w:pPr>
              <w:ind w:left="-64"/>
              <w:jc w:val="right"/>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rPr>
              <w:t>22</w:t>
            </w:r>
            <w:r w:rsidRPr="00B60D70">
              <w:rPr>
                <w:rFonts w:ascii="TH SarabunPSK" w:eastAsia="Angsana New" w:hAnsi="TH SarabunPSK" w:cs="TH SarabunPSK" w:hint="cs"/>
                <w:b/>
                <w:bCs/>
                <w:sz w:val="28"/>
                <w:szCs w:val="28"/>
                <w:cs/>
              </w:rPr>
              <w:t xml:space="preserve"> หน่วยกิต</w:t>
            </w:r>
          </w:p>
        </w:tc>
        <w:tc>
          <w:tcPr>
            <w:tcW w:w="2127" w:type="dxa"/>
            <w:tcBorders>
              <w:left w:val="single" w:sz="4" w:space="0" w:color="auto"/>
              <w:bottom w:val="single" w:sz="4" w:space="0" w:color="auto"/>
            </w:tcBorders>
          </w:tcPr>
          <w:p w14:paraId="6D43850D" w14:textId="3BED923D" w:rsidR="00603BB1" w:rsidRPr="00B60D70" w:rsidRDefault="00603BB1" w:rsidP="00D420AC">
            <w:pPr>
              <w:ind w:left="-67"/>
              <w:jc w:val="left"/>
              <w:rPr>
                <w:rFonts w:ascii="TH SarabunPSK" w:eastAsia="Cordia New" w:hAnsi="TH SarabunPSK" w:cs="TH SarabunPSK"/>
                <w:noProof/>
                <w:sz w:val="28"/>
                <w:szCs w:val="28"/>
                <w:cs/>
              </w:rPr>
            </w:pPr>
            <w:r w:rsidRPr="00B60D70">
              <w:rPr>
                <w:rFonts w:ascii="TH SarabunPSK" w:hAnsi="TH SarabunPSK" w:cs="TH SarabunPSK" w:hint="cs"/>
                <w:sz w:val="28"/>
                <w:szCs w:val="28"/>
                <w:cs/>
              </w:rPr>
              <w:t xml:space="preserve">เพิ่มหน่วยกิตขึ้น </w:t>
            </w:r>
            <w:r w:rsidR="007A75BE" w:rsidRPr="00B60D70">
              <w:rPr>
                <w:rFonts w:ascii="TH SarabunPSK" w:hAnsi="TH SarabunPSK" w:cs="TH SarabunPSK" w:hint="cs"/>
                <w:sz w:val="28"/>
                <w:szCs w:val="28"/>
              </w:rPr>
              <w:t>12</w:t>
            </w:r>
            <w:r w:rsidRPr="00B60D70">
              <w:rPr>
                <w:rFonts w:ascii="TH SarabunPSK" w:hAnsi="TH SarabunPSK" w:cs="TH SarabunPSK" w:hint="cs"/>
                <w:sz w:val="28"/>
                <w:szCs w:val="28"/>
                <w:cs/>
              </w:rPr>
              <w:t xml:space="preserve"> หน่วยกิต และปรับชื่อกลุ่มวิชา</w:t>
            </w:r>
          </w:p>
        </w:tc>
      </w:tr>
      <w:tr w:rsidR="00B60D70" w:rsidRPr="00B60D70" w14:paraId="7418CACC" w14:textId="77777777" w:rsidTr="004603BE">
        <w:trPr>
          <w:trHeight w:val="170"/>
        </w:trPr>
        <w:tc>
          <w:tcPr>
            <w:tcW w:w="1025" w:type="dxa"/>
            <w:gridSpan w:val="2"/>
            <w:tcBorders>
              <w:top w:val="nil"/>
              <w:left w:val="single" w:sz="4" w:space="0" w:color="auto"/>
              <w:bottom w:val="single" w:sz="4" w:space="0" w:color="auto"/>
              <w:right w:val="nil"/>
            </w:tcBorders>
          </w:tcPr>
          <w:p w14:paraId="0641C4FC" w14:textId="271E98B6" w:rsidR="007A75BE" w:rsidRPr="00B60D70" w:rsidRDefault="00B91175" w:rsidP="00186389">
            <w:pPr>
              <w:ind w:left="-62"/>
              <w:jc w:val="left"/>
              <w:rPr>
                <w:rFonts w:ascii="TH SarabunPSK" w:hAnsi="TH SarabunPSK" w:cs="TH SarabunPSK"/>
                <w:sz w:val="28"/>
                <w:szCs w:val="28"/>
                <w:lang w:val="th-TH"/>
              </w:rPr>
            </w:pPr>
            <w:r w:rsidRPr="00B60D70">
              <w:rPr>
                <w:rFonts w:ascii="TH SarabunPSK" w:hAnsi="TH SarabunPSK" w:cs="TH SarabunPSK" w:hint="cs"/>
                <w:sz w:val="28"/>
                <w:szCs w:val="28"/>
                <w:lang w:val="th-TH"/>
              </w:rPr>
              <w:t xml:space="preserve">CTE </w:t>
            </w:r>
            <w:r w:rsidR="007A75BE" w:rsidRPr="00B60D70">
              <w:rPr>
                <w:rFonts w:ascii="TH SarabunPSK" w:hAnsi="TH SarabunPSK" w:cs="TH SarabunPSK" w:hint="cs"/>
                <w:sz w:val="28"/>
                <w:szCs w:val="28"/>
                <w:lang w:val="th-TH"/>
              </w:rPr>
              <w:t>100</w:t>
            </w:r>
          </w:p>
          <w:p w14:paraId="69D3830F" w14:textId="77777777" w:rsidR="00675830" w:rsidRPr="00B60D70" w:rsidRDefault="00675830" w:rsidP="00186389">
            <w:pPr>
              <w:ind w:left="-62"/>
              <w:jc w:val="left"/>
              <w:rPr>
                <w:rFonts w:ascii="TH SarabunPSK" w:hAnsi="TH SarabunPSK" w:cs="TH SarabunPSK"/>
                <w:sz w:val="28"/>
                <w:szCs w:val="28"/>
                <w:lang w:val="th-TH"/>
              </w:rPr>
            </w:pPr>
          </w:p>
          <w:p w14:paraId="2AD06483" w14:textId="77777777" w:rsidR="00675830" w:rsidRPr="00B60D70" w:rsidRDefault="00675830" w:rsidP="00186389">
            <w:pPr>
              <w:ind w:left="-62"/>
              <w:jc w:val="left"/>
              <w:rPr>
                <w:rFonts w:ascii="TH SarabunPSK" w:hAnsi="TH SarabunPSK" w:cs="TH SarabunPSK"/>
                <w:sz w:val="28"/>
                <w:szCs w:val="28"/>
                <w:lang w:val="th-TH"/>
              </w:rPr>
            </w:pPr>
          </w:p>
          <w:p w14:paraId="4FE35147" w14:textId="1E749387" w:rsidR="00675830" w:rsidRPr="00B60D70" w:rsidRDefault="00B91175" w:rsidP="00186389">
            <w:pPr>
              <w:ind w:left="-62"/>
              <w:jc w:val="left"/>
              <w:rPr>
                <w:rFonts w:ascii="TH SarabunPSK" w:hAnsi="TH SarabunPSK" w:cs="TH SarabunPSK"/>
                <w:sz w:val="28"/>
                <w:szCs w:val="28"/>
                <w:lang w:val="th-TH"/>
              </w:rPr>
            </w:pPr>
            <w:r w:rsidRPr="00B60D70">
              <w:rPr>
                <w:rFonts w:ascii="TH SarabunPSK" w:hAnsi="TH SarabunPSK" w:cs="TH SarabunPSK" w:hint="cs"/>
                <w:sz w:val="28"/>
                <w:szCs w:val="28"/>
                <w:lang w:val="th-TH"/>
              </w:rPr>
              <w:t xml:space="preserve">CTE </w:t>
            </w:r>
            <w:r w:rsidR="00675830" w:rsidRPr="00B60D70">
              <w:rPr>
                <w:rFonts w:ascii="TH SarabunPSK" w:hAnsi="TH SarabunPSK" w:cs="TH SarabunPSK" w:hint="cs"/>
                <w:sz w:val="28"/>
                <w:szCs w:val="28"/>
                <w:cs/>
                <w:lang w:val="th-TH"/>
              </w:rPr>
              <w:t>301</w:t>
            </w:r>
          </w:p>
          <w:p w14:paraId="57D2EC58" w14:textId="77777777" w:rsidR="00675830" w:rsidRPr="00B60D70" w:rsidRDefault="00675830" w:rsidP="00186389">
            <w:pPr>
              <w:ind w:left="-62"/>
              <w:jc w:val="left"/>
              <w:rPr>
                <w:rFonts w:ascii="TH SarabunPSK" w:hAnsi="TH SarabunPSK" w:cs="TH SarabunPSK"/>
                <w:sz w:val="28"/>
                <w:szCs w:val="28"/>
                <w:lang w:val="th-TH"/>
              </w:rPr>
            </w:pPr>
          </w:p>
          <w:p w14:paraId="13835437" w14:textId="77777777" w:rsidR="00675830" w:rsidRPr="00B60D70" w:rsidRDefault="00675830" w:rsidP="00186389">
            <w:pPr>
              <w:ind w:left="-62"/>
              <w:jc w:val="left"/>
              <w:rPr>
                <w:rFonts w:ascii="TH SarabunPSK" w:hAnsi="TH SarabunPSK" w:cs="TH SarabunPSK"/>
                <w:sz w:val="28"/>
                <w:szCs w:val="28"/>
                <w:lang w:val="th-TH"/>
              </w:rPr>
            </w:pPr>
          </w:p>
          <w:p w14:paraId="019D2DFF" w14:textId="77777777" w:rsidR="00675830" w:rsidRPr="00B60D70" w:rsidRDefault="00B91175" w:rsidP="00186389">
            <w:pPr>
              <w:ind w:left="-62"/>
              <w:jc w:val="left"/>
              <w:rPr>
                <w:rFonts w:ascii="TH SarabunPSK" w:hAnsi="TH SarabunPSK" w:cs="TH SarabunPSK"/>
                <w:sz w:val="28"/>
                <w:szCs w:val="28"/>
              </w:rPr>
            </w:pPr>
            <w:r w:rsidRPr="00B60D70">
              <w:rPr>
                <w:rFonts w:ascii="TH SarabunPSK" w:hAnsi="TH SarabunPSK" w:cs="TH SarabunPSK" w:hint="cs"/>
                <w:sz w:val="28"/>
                <w:szCs w:val="28"/>
                <w:lang w:val="th-TH"/>
              </w:rPr>
              <w:t xml:space="preserve">CTE </w:t>
            </w:r>
            <w:r w:rsidR="00675830" w:rsidRPr="00B60D70">
              <w:rPr>
                <w:rFonts w:ascii="TH SarabunPSK" w:hAnsi="TH SarabunPSK" w:cs="TH SarabunPSK" w:hint="cs"/>
                <w:sz w:val="28"/>
                <w:szCs w:val="28"/>
                <w:cs/>
                <w:lang w:val="th-TH"/>
              </w:rPr>
              <w:t>408</w:t>
            </w:r>
          </w:p>
          <w:p w14:paraId="6DB3D848" w14:textId="77777777" w:rsidR="00186389" w:rsidRPr="00B60D70" w:rsidRDefault="00186389" w:rsidP="00186389">
            <w:pPr>
              <w:ind w:left="-62"/>
              <w:jc w:val="left"/>
              <w:rPr>
                <w:rFonts w:ascii="TH SarabunPSK" w:hAnsi="TH SarabunPSK" w:cs="TH SarabunPSK"/>
                <w:sz w:val="28"/>
                <w:szCs w:val="28"/>
              </w:rPr>
            </w:pPr>
          </w:p>
          <w:p w14:paraId="0AB0DF57" w14:textId="77777777" w:rsidR="00186389" w:rsidRPr="00B60D70" w:rsidRDefault="00186389" w:rsidP="00186389">
            <w:pPr>
              <w:ind w:left="-62"/>
              <w:jc w:val="left"/>
              <w:rPr>
                <w:rFonts w:ascii="TH SarabunPSK" w:hAnsi="TH SarabunPSK" w:cs="TH SarabunPSK"/>
                <w:sz w:val="28"/>
                <w:szCs w:val="28"/>
              </w:rPr>
            </w:pPr>
          </w:p>
          <w:p w14:paraId="036BA78B" w14:textId="7CAF37CB" w:rsidR="00186389" w:rsidRPr="00B60D70" w:rsidRDefault="00186389" w:rsidP="00186389">
            <w:pPr>
              <w:ind w:left="-62"/>
              <w:jc w:val="left"/>
              <w:rPr>
                <w:rFonts w:ascii="TH SarabunPSK" w:hAnsi="TH SarabunPSK" w:cs="TH SarabunPSK"/>
                <w:sz w:val="28"/>
                <w:szCs w:val="28"/>
                <w:cs/>
              </w:rPr>
            </w:pPr>
            <w:r w:rsidRPr="00B60D70">
              <w:rPr>
                <w:rFonts w:ascii="TH SarabunPSK" w:hAnsi="TH SarabunPSK" w:cs="TH SarabunPSK" w:hint="cs"/>
                <w:sz w:val="28"/>
                <w:szCs w:val="28"/>
                <w:lang w:val="th-TH"/>
              </w:rPr>
              <w:t xml:space="preserve">CTE </w:t>
            </w:r>
            <w:r w:rsidRPr="00B60D70">
              <w:rPr>
                <w:rFonts w:ascii="TH SarabunPSK" w:hAnsi="TH SarabunPSK" w:cs="TH SarabunPSK" w:hint="cs"/>
                <w:sz w:val="28"/>
                <w:szCs w:val="28"/>
                <w:cs/>
                <w:lang w:val="th-TH"/>
              </w:rPr>
              <w:t>40</w:t>
            </w:r>
            <w:r w:rsidRPr="00B60D70">
              <w:rPr>
                <w:rFonts w:ascii="TH SarabunPSK" w:hAnsi="TH SarabunPSK" w:cs="TH SarabunPSK"/>
                <w:sz w:val="28"/>
                <w:szCs w:val="28"/>
              </w:rPr>
              <w:t>9</w:t>
            </w:r>
          </w:p>
        </w:tc>
        <w:tc>
          <w:tcPr>
            <w:tcW w:w="3742" w:type="dxa"/>
            <w:gridSpan w:val="3"/>
            <w:tcBorders>
              <w:top w:val="nil"/>
              <w:left w:val="nil"/>
              <w:bottom w:val="single" w:sz="4" w:space="0" w:color="auto"/>
              <w:right w:val="nil"/>
            </w:tcBorders>
          </w:tcPr>
          <w:p w14:paraId="38D83A6D" w14:textId="77777777" w:rsidR="007A75BE" w:rsidRPr="00B60D70" w:rsidRDefault="007A75BE" w:rsidP="00186389">
            <w:pPr>
              <w:ind w:left="-60"/>
              <w:jc w:val="left"/>
              <w:rPr>
                <w:rFonts w:ascii="TH SarabunPSK" w:hAnsi="TH SarabunPSK" w:cs="TH SarabunPSK"/>
                <w:sz w:val="28"/>
                <w:szCs w:val="28"/>
              </w:rPr>
            </w:pPr>
            <w:r w:rsidRPr="00B60D70">
              <w:rPr>
                <w:rFonts w:ascii="TH SarabunPSK" w:hAnsi="TH SarabunPSK" w:cs="TH SarabunPSK" w:hint="cs"/>
                <w:sz w:val="28"/>
                <w:szCs w:val="28"/>
                <w:cs/>
                <w:lang w:val="th-TH"/>
              </w:rPr>
              <w:t>โลกของวิชาชีพครูช่างโยธา</w:t>
            </w:r>
          </w:p>
          <w:p w14:paraId="38219CA3" w14:textId="77777777" w:rsidR="007A75BE" w:rsidRPr="00B60D70" w:rsidRDefault="007A75BE" w:rsidP="00186389">
            <w:pPr>
              <w:jc w:val="left"/>
              <w:rPr>
                <w:rFonts w:ascii="TH SarabunPSK" w:hAnsi="TH SarabunPSK" w:cs="TH SarabunPSK"/>
                <w:sz w:val="28"/>
                <w:szCs w:val="28"/>
              </w:rPr>
            </w:pPr>
            <w:r w:rsidRPr="00B60D70">
              <w:rPr>
                <w:rFonts w:ascii="TH SarabunPSK" w:hAnsi="TH SarabunPSK" w:cs="TH SarabunPSK" w:hint="cs"/>
                <w:sz w:val="28"/>
                <w:szCs w:val="28"/>
              </w:rPr>
              <w:t>(World of Professional Civil Engineer Teacher)</w:t>
            </w:r>
          </w:p>
          <w:p w14:paraId="41E938AB" w14:textId="5ECD0595" w:rsidR="00675830" w:rsidRPr="00B60D70" w:rsidRDefault="00675830" w:rsidP="00186389">
            <w:pPr>
              <w:rPr>
                <w:rFonts w:ascii="TH SarabunPSK" w:hAnsi="TH SarabunPSK" w:cs="TH SarabunPSK"/>
                <w:sz w:val="28"/>
                <w:szCs w:val="28"/>
              </w:rPr>
            </w:pPr>
            <w:r w:rsidRPr="00B60D70">
              <w:rPr>
                <w:rFonts w:ascii="TH SarabunPSK" w:hAnsi="TH SarabunPSK" w:cs="TH SarabunPSK" w:hint="cs"/>
                <w:sz w:val="28"/>
                <w:szCs w:val="28"/>
                <w:cs/>
              </w:rPr>
              <w:t>การพัฒนาทักษะการสอนสำหรับครูช่างโยธา</w:t>
            </w:r>
            <w:r w:rsidR="00BD7F9D" w:rsidRPr="00B60D70">
              <w:rPr>
                <w:rFonts w:ascii="TH SarabunPSK" w:hAnsi="TH SarabunPSK" w:cs="TH SarabunPSK" w:hint="cs"/>
                <w:sz w:val="28"/>
                <w:szCs w:val="28"/>
                <w:cs/>
              </w:rPr>
              <w:t xml:space="preserve">  </w:t>
            </w:r>
          </w:p>
          <w:p w14:paraId="2B2FCBD1" w14:textId="25DC0C60" w:rsidR="00675830" w:rsidRPr="00B60D70" w:rsidRDefault="00675830" w:rsidP="00186389">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Development of Basic Skills for Civil Engineer Teacher)</w:t>
            </w:r>
            <w:r w:rsidR="00BD7F9D" w:rsidRPr="00B60D70">
              <w:rPr>
                <w:rFonts w:ascii="TH SarabunPSK" w:hAnsi="TH SarabunPSK" w:cs="TH SarabunPSK" w:hint="cs"/>
                <w:sz w:val="28"/>
                <w:szCs w:val="28"/>
              </w:rPr>
              <w:t xml:space="preserve">      </w:t>
            </w:r>
          </w:p>
          <w:p w14:paraId="63AAE6A4" w14:textId="77777777" w:rsidR="00675830" w:rsidRPr="00B60D70" w:rsidRDefault="00675830" w:rsidP="00186389">
            <w:pPr>
              <w:rPr>
                <w:rFonts w:ascii="TH SarabunPSK" w:hAnsi="TH SarabunPSK" w:cs="TH SarabunPSK"/>
                <w:sz w:val="28"/>
                <w:szCs w:val="28"/>
              </w:rPr>
            </w:pPr>
            <w:r w:rsidRPr="00B60D70">
              <w:rPr>
                <w:rFonts w:ascii="TH SarabunPSK" w:hAnsi="TH SarabunPSK" w:cs="TH SarabunPSK" w:hint="cs"/>
                <w:sz w:val="28"/>
                <w:szCs w:val="28"/>
                <w:cs/>
              </w:rPr>
              <w:t>การพัฒนาประสบการณ์วิชาชีพครูช่างโยธา</w:t>
            </w:r>
          </w:p>
          <w:p w14:paraId="7EB79D23" w14:textId="77777777" w:rsidR="00675830" w:rsidRPr="00B60D70" w:rsidRDefault="00675830" w:rsidP="00186389">
            <w:pPr>
              <w:jc w:val="left"/>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Development of a Teacher Experience for Civil Engineer Teacher)</w:t>
            </w:r>
          </w:p>
          <w:p w14:paraId="4C03782A" w14:textId="7A6A21D3" w:rsidR="005257D1" w:rsidRPr="00B60D70" w:rsidRDefault="005257D1" w:rsidP="00675830">
            <w:pPr>
              <w:jc w:val="left"/>
              <w:rPr>
                <w:rFonts w:ascii="TH SarabunPSK" w:hAnsi="TH SarabunPSK" w:cs="TH SarabunPSK"/>
                <w:sz w:val="28"/>
                <w:szCs w:val="28"/>
                <w:cs/>
              </w:rPr>
            </w:pPr>
            <w:r w:rsidRPr="00B60D70">
              <w:rPr>
                <w:rFonts w:ascii="TH SarabunPSK" w:hAnsi="TH SarabunPSK" w:cs="TH SarabunPSK"/>
                <w:sz w:val="28"/>
                <w:szCs w:val="28"/>
                <w:cs/>
              </w:rPr>
              <w:t>การพัฒนาผู้เรียนบนฐานของผลลัพธ์การเรียนร</w:t>
            </w:r>
            <w:r w:rsidRPr="00B60D70">
              <w:rPr>
                <w:rFonts w:ascii="TH SarabunPSK" w:hAnsi="TH SarabunPSK" w:cs="TH SarabunPSK" w:hint="cs"/>
                <w:sz w:val="28"/>
                <w:szCs w:val="28"/>
                <w:cs/>
              </w:rPr>
              <w:t>ู้</w:t>
            </w:r>
          </w:p>
          <w:p w14:paraId="3485DD42" w14:textId="3AC8FFA0" w:rsidR="0062273E" w:rsidRPr="00B60D70" w:rsidRDefault="006310CA" w:rsidP="00675830">
            <w:pPr>
              <w:jc w:val="left"/>
              <w:rPr>
                <w:rFonts w:ascii="TH SarabunPSK" w:hAnsi="TH SarabunPSK" w:cs="TH SarabunPSK"/>
                <w:sz w:val="28"/>
                <w:szCs w:val="28"/>
                <w:cs/>
              </w:rPr>
            </w:pPr>
            <w:r w:rsidRPr="00B60D70">
              <w:rPr>
                <w:rFonts w:ascii="TH SarabunPSK" w:hAnsi="TH SarabunPSK" w:cs="TH SarabunPSK"/>
                <w:sz w:val="28"/>
                <w:szCs w:val="28"/>
              </w:rPr>
              <w:t>Student Development Based on Learning Outcome</w:t>
            </w:r>
          </w:p>
        </w:tc>
        <w:tc>
          <w:tcPr>
            <w:tcW w:w="1187" w:type="dxa"/>
            <w:tcBorders>
              <w:top w:val="nil"/>
              <w:left w:val="nil"/>
              <w:bottom w:val="single" w:sz="4" w:space="0" w:color="auto"/>
              <w:right w:val="single" w:sz="4" w:space="0" w:color="auto"/>
            </w:tcBorders>
          </w:tcPr>
          <w:p w14:paraId="0936A99A" w14:textId="77777777" w:rsidR="007A75BE" w:rsidRPr="00B60D70" w:rsidRDefault="007A75BE" w:rsidP="005257D1">
            <w:pPr>
              <w:tabs>
                <w:tab w:val="left" w:pos="827"/>
                <w:tab w:val="right" w:pos="5788"/>
              </w:tabs>
              <w:jc w:val="center"/>
              <w:rPr>
                <w:rFonts w:ascii="TH SarabunPSK" w:hAnsi="TH SarabunPSK" w:cs="TH SarabunPSK"/>
                <w:sz w:val="28"/>
                <w:szCs w:val="28"/>
              </w:rPr>
            </w:pPr>
            <w:r w:rsidRPr="00B60D70">
              <w:rPr>
                <w:rFonts w:ascii="TH SarabunPSK" w:hAnsi="TH SarabunPSK" w:cs="TH SarabunPSK" w:hint="cs"/>
                <w:sz w:val="28"/>
                <w:szCs w:val="28"/>
              </w:rPr>
              <w:t>1 (1-2-2)</w:t>
            </w:r>
          </w:p>
          <w:p w14:paraId="046C6F78" w14:textId="77777777" w:rsidR="00675830" w:rsidRPr="00B60D70" w:rsidRDefault="00675830" w:rsidP="005257D1">
            <w:pPr>
              <w:tabs>
                <w:tab w:val="left" w:pos="827"/>
                <w:tab w:val="right" w:pos="5788"/>
              </w:tabs>
              <w:jc w:val="center"/>
              <w:rPr>
                <w:rFonts w:ascii="TH SarabunPSK" w:hAnsi="TH SarabunPSK" w:cs="TH SarabunPSK"/>
                <w:sz w:val="28"/>
                <w:szCs w:val="28"/>
              </w:rPr>
            </w:pPr>
          </w:p>
          <w:p w14:paraId="596DD36B" w14:textId="77777777" w:rsidR="00675830" w:rsidRPr="00B60D70" w:rsidRDefault="00675830" w:rsidP="005257D1">
            <w:pPr>
              <w:tabs>
                <w:tab w:val="left" w:pos="827"/>
                <w:tab w:val="right" w:pos="5788"/>
              </w:tabs>
              <w:jc w:val="center"/>
              <w:rPr>
                <w:rFonts w:ascii="TH SarabunPSK" w:hAnsi="TH SarabunPSK" w:cs="TH SarabunPSK"/>
                <w:sz w:val="28"/>
                <w:szCs w:val="28"/>
              </w:rPr>
            </w:pPr>
          </w:p>
          <w:p w14:paraId="2F5ADA2F" w14:textId="77777777" w:rsidR="00675830" w:rsidRPr="00B60D70" w:rsidRDefault="00675830" w:rsidP="005257D1">
            <w:pPr>
              <w:tabs>
                <w:tab w:val="left" w:pos="827"/>
                <w:tab w:val="right" w:pos="5788"/>
              </w:tabs>
              <w:jc w:val="center"/>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3 (1-4-6)</w:t>
            </w:r>
          </w:p>
          <w:p w14:paraId="7AAEF4B2" w14:textId="77777777" w:rsidR="00675830" w:rsidRPr="00B60D70" w:rsidRDefault="00675830" w:rsidP="005257D1">
            <w:pPr>
              <w:tabs>
                <w:tab w:val="left" w:pos="827"/>
                <w:tab w:val="right" w:pos="5788"/>
              </w:tabs>
              <w:jc w:val="center"/>
              <w:rPr>
                <w:rFonts w:ascii="TH SarabunPSK" w:eastAsia="Angsana New" w:hAnsi="TH SarabunPSK" w:cs="TH SarabunPSK"/>
                <w:sz w:val="28"/>
                <w:szCs w:val="28"/>
              </w:rPr>
            </w:pPr>
          </w:p>
          <w:p w14:paraId="63D53B16" w14:textId="77777777" w:rsidR="00675830" w:rsidRPr="00B60D70" w:rsidRDefault="00675830" w:rsidP="005257D1">
            <w:pPr>
              <w:tabs>
                <w:tab w:val="left" w:pos="827"/>
                <w:tab w:val="right" w:pos="5788"/>
              </w:tabs>
              <w:jc w:val="center"/>
              <w:rPr>
                <w:rFonts w:ascii="TH SarabunPSK" w:eastAsia="Angsana New" w:hAnsi="TH SarabunPSK" w:cs="TH SarabunPSK"/>
                <w:sz w:val="28"/>
                <w:szCs w:val="28"/>
              </w:rPr>
            </w:pPr>
          </w:p>
          <w:p w14:paraId="3162F5C7" w14:textId="5BCE5BCD" w:rsidR="005257D1" w:rsidRPr="00B60D70" w:rsidRDefault="00F92F69" w:rsidP="005257D1">
            <w:pPr>
              <w:tabs>
                <w:tab w:val="left" w:pos="827"/>
                <w:tab w:val="right" w:pos="5788"/>
              </w:tabs>
              <w:jc w:val="center"/>
              <w:rPr>
                <w:rFonts w:ascii="TH SarabunPSK" w:eastAsia="Angsana New" w:hAnsi="TH SarabunPSK" w:cs="TH SarabunPSK"/>
                <w:sz w:val="28"/>
                <w:szCs w:val="28"/>
              </w:rPr>
            </w:pPr>
            <w:r w:rsidRPr="00B60D70">
              <w:rPr>
                <w:rFonts w:ascii="TH SarabunPSK" w:hAnsi="TH SarabunPSK" w:cs="TH SarabunPSK" w:hint="cs"/>
                <w:sz w:val="28"/>
                <w:szCs w:val="28"/>
              </w:rPr>
              <w:t>3 (0-6-6)</w:t>
            </w:r>
          </w:p>
          <w:p w14:paraId="5905D728" w14:textId="77777777" w:rsidR="005257D1" w:rsidRPr="00B60D70" w:rsidRDefault="005257D1" w:rsidP="005257D1">
            <w:pPr>
              <w:tabs>
                <w:tab w:val="left" w:pos="827"/>
                <w:tab w:val="right" w:pos="5788"/>
              </w:tabs>
              <w:jc w:val="center"/>
              <w:rPr>
                <w:rFonts w:ascii="TH SarabunPSK" w:eastAsia="Angsana New" w:hAnsi="TH SarabunPSK" w:cs="TH SarabunPSK"/>
                <w:sz w:val="28"/>
                <w:szCs w:val="28"/>
              </w:rPr>
            </w:pPr>
          </w:p>
          <w:p w14:paraId="44A6C9C8" w14:textId="3C7BA7BD" w:rsidR="005257D1" w:rsidRPr="00B60D70" w:rsidRDefault="005257D1" w:rsidP="005257D1">
            <w:pPr>
              <w:tabs>
                <w:tab w:val="left" w:pos="827"/>
                <w:tab w:val="right" w:pos="5788"/>
              </w:tabs>
              <w:jc w:val="center"/>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3 (1–4-6)</w:t>
            </w:r>
          </w:p>
        </w:tc>
        <w:tc>
          <w:tcPr>
            <w:tcW w:w="967" w:type="dxa"/>
            <w:tcBorders>
              <w:top w:val="nil"/>
              <w:left w:val="single" w:sz="4" w:space="0" w:color="auto"/>
              <w:bottom w:val="single" w:sz="4" w:space="0" w:color="auto"/>
              <w:right w:val="nil"/>
            </w:tcBorders>
          </w:tcPr>
          <w:p w14:paraId="3336D668" w14:textId="53F1FCE1" w:rsidR="007A75BE" w:rsidRPr="00B60D70" w:rsidRDefault="00B91175" w:rsidP="00D420AC">
            <w:pPr>
              <w:spacing w:line="360" w:lineRule="exact"/>
              <w:ind w:left="-64"/>
              <w:jc w:val="left"/>
              <w:rPr>
                <w:rFonts w:ascii="TH SarabunPSK" w:eastAsia="Angsana New" w:hAnsi="TH SarabunPSK" w:cs="TH SarabunPSK"/>
                <w:sz w:val="28"/>
                <w:szCs w:val="28"/>
                <w:lang w:val="fr-FR"/>
              </w:rPr>
            </w:pPr>
            <w:r w:rsidRPr="00B60D70">
              <w:rPr>
                <w:rFonts w:ascii="TH SarabunPSK" w:eastAsia="Angsana New" w:hAnsi="TH SarabunPSK" w:cs="TH SarabunPSK" w:hint="cs"/>
                <w:sz w:val="28"/>
                <w:szCs w:val="28"/>
                <w:lang w:val="fr-FR"/>
              </w:rPr>
              <w:t xml:space="preserve">CTE </w:t>
            </w:r>
            <w:r w:rsidR="007A75BE" w:rsidRPr="00B60D70">
              <w:rPr>
                <w:rFonts w:ascii="TH SarabunPSK" w:eastAsia="Angsana New" w:hAnsi="TH SarabunPSK" w:cs="TH SarabunPSK" w:hint="cs"/>
                <w:sz w:val="28"/>
                <w:szCs w:val="28"/>
                <w:lang w:val="fr-FR"/>
              </w:rPr>
              <w:t>301</w:t>
            </w:r>
          </w:p>
          <w:p w14:paraId="52B3ACDF" w14:textId="77777777" w:rsidR="00675830" w:rsidRPr="00B60D70" w:rsidRDefault="00675830" w:rsidP="00D420AC">
            <w:pPr>
              <w:spacing w:line="360" w:lineRule="exact"/>
              <w:ind w:left="-64"/>
              <w:jc w:val="left"/>
              <w:rPr>
                <w:rFonts w:ascii="TH SarabunPSK" w:eastAsia="Angsana New" w:hAnsi="TH SarabunPSK" w:cs="TH SarabunPSK"/>
                <w:sz w:val="28"/>
                <w:szCs w:val="28"/>
                <w:lang w:val="fr-FR"/>
              </w:rPr>
            </w:pPr>
          </w:p>
          <w:p w14:paraId="41984313" w14:textId="77777777" w:rsidR="00675830" w:rsidRPr="00B60D70" w:rsidRDefault="00675830" w:rsidP="00D420AC">
            <w:pPr>
              <w:spacing w:line="360" w:lineRule="exact"/>
              <w:ind w:left="-64"/>
              <w:jc w:val="left"/>
              <w:rPr>
                <w:rFonts w:ascii="TH SarabunPSK" w:eastAsia="Angsana New" w:hAnsi="TH SarabunPSK" w:cs="TH SarabunPSK"/>
                <w:sz w:val="28"/>
                <w:szCs w:val="28"/>
                <w:lang w:val="fr-FR"/>
              </w:rPr>
            </w:pPr>
          </w:p>
          <w:p w14:paraId="34FB2088" w14:textId="7BE022EE" w:rsidR="00675830" w:rsidRPr="00B60D70" w:rsidRDefault="00B91175" w:rsidP="00675830">
            <w:pPr>
              <w:spacing w:line="360" w:lineRule="exact"/>
              <w:ind w:left="-64"/>
              <w:rPr>
                <w:rFonts w:ascii="TH SarabunPSK" w:eastAsia="Angsana New" w:hAnsi="TH SarabunPSK" w:cs="TH SarabunPSK"/>
                <w:sz w:val="28"/>
                <w:szCs w:val="28"/>
                <w:lang w:val="fr-FR"/>
              </w:rPr>
            </w:pPr>
            <w:r w:rsidRPr="00B60D70">
              <w:rPr>
                <w:rFonts w:ascii="TH SarabunPSK" w:eastAsia="Angsana New" w:hAnsi="TH SarabunPSK" w:cs="TH SarabunPSK" w:hint="cs"/>
                <w:sz w:val="28"/>
                <w:szCs w:val="28"/>
                <w:lang w:val="fr-FR"/>
              </w:rPr>
              <w:t xml:space="preserve">CTE </w:t>
            </w:r>
            <w:r w:rsidR="00675830" w:rsidRPr="00B60D70">
              <w:rPr>
                <w:rFonts w:ascii="TH SarabunPSK" w:eastAsia="Angsana New" w:hAnsi="TH SarabunPSK" w:cs="TH SarabunPSK" w:hint="cs"/>
                <w:sz w:val="28"/>
                <w:szCs w:val="28"/>
                <w:cs/>
              </w:rPr>
              <w:t>302</w:t>
            </w:r>
          </w:p>
          <w:p w14:paraId="2C214620" w14:textId="77777777" w:rsidR="00675830" w:rsidRPr="00B60D70" w:rsidRDefault="00675830" w:rsidP="00675830">
            <w:pPr>
              <w:spacing w:line="360" w:lineRule="exact"/>
              <w:ind w:left="-64"/>
              <w:rPr>
                <w:rFonts w:ascii="TH SarabunPSK" w:eastAsia="Angsana New" w:hAnsi="TH SarabunPSK" w:cs="TH SarabunPSK"/>
                <w:sz w:val="28"/>
                <w:szCs w:val="28"/>
                <w:lang w:val="fr-FR"/>
              </w:rPr>
            </w:pPr>
          </w:p>
          <w:p w14:paraId="000D0B52" w14:textId="77777777" w:rsidR="00675830" w:rsidRPr="00B60D70" w:rsidRDefault="00675830" w:rsidP="00675830">
            <w:pPr>
              <w:spacing w:line="360" w:lineRule="exact"/>
              <w:ind w:left="-64"/>
              <w:rPr>
                <w:rFonts w:ascii="TH SarabunPSK" w:eastAsia="Angsana New" w:hAnsi="TH SarabunPSK" w:cs="TH SarabunPSK"/>
                <w:sz w:val="28"/>
                <w:szCs w:val="28"/>
                <w:lang w:val="fr-FR"/>
              </w:rPr>
            </w:pPr>
          </w:p>
          <w:p w14:paraId="0829D8FC" w14:textId="77777777" w:rsidR="00675830" w:rsidRPr="00B60D70" w:rsidRDefault="00675830" w:rsidP="00675830">
            <w:pPr>
              <w:spacing w:line="360" w:lineRule="exact"/>
              <w:ind w:left="-64"/>
              <w:rPr>
                <w:rFonts w:ascii="TH SarabunPSK" w:eastAsia="Angsana New" w:hAnsi="TH SarabunPSK" w:cs="TH SarabunPSK"/>
                <w:sz w:val="28"/>
                <w:szCs w:val="28"/>
                <w:lang w:val="fr-FR"/>
              </w:rPr>
            </w:pPr>
          </w:p>
          <w:p w14:paraId="211BBF73" w14:textId="4E334A5E" w:rsidR="00675830" w:rsidRPr="00B60D70" w:rsidRDefault="00B91175" w:rsidP="00675830">
            <w:pPr>
              <w:spacing w:line="360" w:lineRule="exact"/>
              <w:ind w:left="-64"/>
              <w:rPr>
                <w:rFonts w:ascii="TH SarabunPSK" w:eastAsia="Angsana New" w:hAnsi="TH SarabunPSK" w:cs="TH SarabunPSK"/>
                <w:sz w:val="28"/>
                <w:szCs w:val="28"/>
                <w:lang w:val="fr-FR"/>
              </w:rPr>
            </w:pPr>
            <w:r w:rsidRPr="00B60D70">
              <w:rPr>
                <w:rFonts w:ascii="TH SarabunPSK" w:eastAsia="Angsana New" w:hAnsi="TH SarabunPSK" w:cs="TH SarabunPSK" w:hint="cs"/>
                <w:sz w:val="28"/>
                <w:szCs w:val="28"/>
                <w:lang w:val="fr-FR"/>
              </w:rPr>
              <w:t xml:space="preserve">CTE </w:t>
            </w:r>
            <w:r w:rsidR="00675830" w:rsidRPr="00B60D70">
              <w:rPr>
                <w:rFonts w:ascii="TH SarabunPSK" w:eastAsia="Angsana New" w:hAnsi="TH SarabunPSK" w:cs="TH SarabunPSK" w:hint="cs"/>
                <w:sz w:val="28"/>
                <w:szCs w:val="28"/>
                <w:cs/>
              </w:rPr>
              <w:t>303</w:t>
            </w:r>
          </w:p>
          <w:p w14:paraId="704078BB" w14:textId="77777777" w:rsidR="00675830" w:rsidRPr="00B60D70" w:rsidRDefault="00675830" w:rsidP="00675830">
            <w:pPr>
              <w:spacing w:line="360" w:lineRule="exact"/>
              <w:ind w:left="-64"/>
              <w:rPr>
                <w:rFonts w:ascii="TH SarabunPSK" w:eastAsia="Angsana New" w:hAnsi="TH SarabunPSK" w:cs="TH SarabunPSK"/>
                <w:sz w:val="28"/>
                <w:szCs w:val="28"/>
                <w:lang w:val="fr-FR"/>
              </w:rPr>
            </w:pPr>
          </w:p>
          <w:p w14:paraId="4F3C62B1" w14:textId="77777777" w:rsidR="00675830" w:rsidRPr="00B60D70" w:rsidRDefault="00675830" w:rsidP="00675830">
            <w:pPr>
              <w:spacing w:line="360" w:lineRule="exact"/>
              <w:ind w:left="-64"/>
              <w:rPr>
                <w:rFonts w:ascii="TH SarabunPSK" w:eastAsia="Angsana New" w:hAnsi="TH SarabunPSK" w:cs="TH SarabunPSK"/>
                <w:sz w:val="28"/>
                <w:szCs w:val="28"/>
                <w:lang w:val="fr-FR"/>
              </w:rPr>
            </w:pPr>
          </w:p>
          <w:p w14:paraId="38DECEB3" w14:textId="77777777" w:rsidR="00675830" w:rsidRPr="00B60D70" w:rsidRDefault="00675830" w:rsidP="00675830">
            <w:pPr>
              <w:spacing w:line="360" w:lineRule="exact"/>
              <w:ind w:left="-64"/>
              <w:rPr>
                <w:rFonts w:ascii="TH SarabunPSK" w:eastAsia="Angsana New" w:hAnsi="TH SarabunPSK" w:cs="TH SarabunPSK"/>
                <w:sz w:val="28"/>
                <w:szCs w:val="28"/>
                <w:lang w:val="fr-FR"/>
              </w:rPr>
            </w:pPr>
          </w:p>
          <w:p w14:paraId="32BDD4FA" w14:textId="77777777" w:rsidR="00675830" w:rsidRPr="00B60D70" w:rsidRDefault="00675830" w:rsidP="00675830">
            <w:pPr>
              <w:spacing w:line="360" w:lineRule="exact"/>
              <w:ind w:left="-64"/>
              <w:rPr>
                <w:rFonts w:ascii="TH SarabunPSK" w:eastAsia="Angsana New" w:hAnsi="TH SarabunPSK" w:cs="TH SarabunPSK"/>
                <w:sz w:val="28"/>
                <w:szCs w:val="28"/>
                <w:lang w:val="fr-FR"/>
              </w:rPr>
            </w:pPr>
          </w:p>
          <w:p w14:paraId="408C618A" w14:textId="6E793BC7" w:rsidR="00675830" w:rsidRPr="00B60D70" w:rsidRDefault="00B91175" w:rsidP="00675830">
            <w:pPr>
              <w:spacing w:line="360" w:lineRule="exact"/>
              <w:ind w:left="-64"/>
              <w:rPr>
                <w:rFonts w:ascii="TH SarabunPSK" w:eastAsia="Angsana New" w:hAnsi="TH SarabunPSK" w:cs="TH SarabunPSK"/>
                <w:sz w:val="28"/>
                <w:szCs w:val="28"/>
                <w:lang w:val="fr-FR"/>
              </w:rPr>
            </w:pPr>
            <w:r w:rsidRPr="00B60D70">
              <w:rPr>
                <w:rFonts w:ascii="TH SarabunPSK" w:eastAsia="Angsana New" w:hAnsi="TH SarabunPSK" w:cs="TH SarabunPSK" w:hint="cs"/>
                <w:sz w:val="28"/>
                <w:szCs w:val="28"/>
                <w:lang w:val="fr-FR"/>
              </w:rPr>
              <w:t xml:space="preserve">CTE </w:t>
            </w:r>
            <w:r w:rsidR="00675830" w:rsidRPr="00B60D70">
              <w:rPr>
                <w:rFonts w:ascii="TH SarabunPSK" w:eastAsia="Angsana New" w:hAnsi="TH SarabunPSK" w:cs="TH SarabunPSK" w:hint="cs"/>
                <w:sz w:val="28"/>
                <w:szCs w:val="28"/>
                <w:cs/>
              </w:rPr>
              <w:t>408</w:t>
            </w:r>
          </w:p>
          <w:p w14:paraId="636B2A83" w14:textId="77777777" w:rsidR="00675830" w:rsidRPr="00B60D70" w:rsidRDefault="00675830" w:rsidP="00675830">
            <w:pPr>
              <w:spacing w:line="360" w:lineRule="exact"/>
              <w:ind w:left="-64"/>
              <w:rPr>
                <w:rFonts w:ascii="TH SarabunPSK" w:eastAsia="Angsana New" w:hAnsi="TH SarabunPSK" w:cs="TH SarabunPSK"/>
                <w:sz w:val="28"/>
                <w:szCs w:val="28"/>
                <w:lang w:val="fr-FR"/>
              </w:rPr>
            </w:pPr>
          </w:p>
          <w:p w14:paraId="1C07F2A4" w14:textId="77777777" w:rsidR="00675830" w:rsidRPr="00B60D70" w:rsidRDefault="00675830" w:rsidP="00675830">
            <w:pPr>
              <w:spacing w:line="360" w:lineRule="exact"/>
              <w:ind w:left="-64"/>
              <w:rPr>
                <w:rFonts w:ascii="TH SarabunPSK" w:eastAsia="Angsana New" w:hAnsi="TH SarabunPSK" w:cs="TH SarabunPSK"/>
                <w:sz w:val="28"/>
                <w:szCs w:val="28"/>
                <w:lang w:val="fr-FR"/>
              </w:rPr>
            </w:pPr>
          </w:p>
          <w:p w14:paraId="6486BEE7" w14:textId="13E1019E" w:rsidR="00675830" w:rsidRPr="00B60D70" w:rsidRDefault="00B91175" w:rsidP="00675830">
            <w:pPr>
              <w:spacing w:line="360" w:lineRule="exact"/>
              <w:ind w:left="-64"/>
              <w:rPr>
                <w:rFonts w:ascii="TH SarabunPSK" w:eastAsia="Angsana New" w:hAnsi="TH SarabunPSK" w:cs="TH SarabunPSK"/>
                <w:sz w:val="28"/>
                <w:szCs w:val="28"/>
                <w:lang w:val="fr-FR"/>
              </w:rPr>
            </w:pPr>
            <w:r w:rsidRPr="00B60D70">
              <w:rPr>
                <w:rFonts w:ascii="TH SarabunPSK" w:eastAsia="Angsana New" w:hAnsi="TH SarabunPSK" w:cs="TH SarabunPSK" w:hint="cs"/>
                <w:sz w:val="28"/>
                <w:szCs w:val="28"/>
                <w:lang w:val="fr-FR"/>
              </w:rPr>
              <w:t xml:space="preserve">CTE </w:t>
            </w:r>
            <w:r w:rsidR="00675830" w:rsidRPr="00B60D70">
              <w:rPr>
                <w:rFonts w:ascii="TH SarabunPSK" w:eastAsia="Angsana New" w:hAnsi="TH SarabunPSK" w:cs="TH SarabunPSK" w:hint="cs"/>
                <w:sz w:val="28"/>
                <w:szCs w:val="28"/>
                <w:cs/>
              </w:rPr>
              <w:t>198</w:t>
            </w:r>
          </w:p>
          <w:p w14:paraId="4FA1C4F9" w14:textId="77777777" w:rsidR="00675830" w:rsidRPr="00B60D70" w:rsidRDefault="00675830" w:rsidP="00675830">
            <w:pPr>
              <w:spacing w:line="360" w:lineRule="exact"/>
              <w:ind w:left="-64"/>
              <w:rPr>
                <w:rFonts w:ascii="TH SarabunPSK" w:eastAsia="Angsana New" w:hAnsi="TH SarabunPSK" w:cs="TH SarabunPSK"/>
                <w:sz w:val="28"/>
                <w:szCs w:val="28"/>
                <w:lang w:val="fr-FR"/>
              </w:rPr>
            </w:pPr>
          </w:p>
          <w:p w14:paraId="1CC32C9D" w14:textId="77777777" w:rsidR="00675830" w:rsidRPr="00B60D70" w:rsidRDefault="00675830" w:rsidP="00675830">
            <w:pPr>
              <w:spacing w:line="360" w:lineRule="exact"/>
              <w:ind w:left="-64"/>
              <w:rPr>
                <w:rFonts w:ascii="TH SarabunPSK" w:eastAsia="Angsana New" w:hAnsi="TH SarabunPSK" w:cs="TH SarabunPSK"/>
                <w:sz w:val="28"/>
                <w:szCs w:val="28"/>
                <w:lang w:val="fr-FR"/>
              </w:rPr>
            </w:pPr>
          </w:p>
          <w:p w14:paraId="2056809B" w14:textId="592E07F7" w:rsidR="00675830" w:rsidRPr="00B60D70" w:rsidRDefault="00B91175" w:rsidP="00675830">
            <w:pPr>
              <w:spacing w:line="360" w:lineRule="exact"/>
              <w:ind w:left="-64"/>
              <w:rPr>
                <w:rFonts w:ascii="TH SarabunPSK" w:eastAsia="Angsana New" w:hAnsi="TH SarabunPSK" w:cs="TH SarabunPSK"/>
                <w:sz w:val="28"/>
                <w:szCs w:val="28"/>
                <w:lang w:val="fr-FR"/>
              </w:rPr>
            </w:pPr>
            <w:r w:rsidRPr="00B60D70">
              <w:rPr>
                <w:rFonts w:ascii="TH SarabunPSK" w:eastAsia="Angsana New" w:hAnsi="TH SarabunPSK" w:cs="TH SarabunPSK" w:hint="cs"/>
                <w:sz w:val="28"/>
                <w:szCs w:val="28"/>
                <w:lang w:val="fr-FR"/>
              </w:rPr>
              <w:t xml:space="preserve">CTE </w:t>
            </w:r>
            <w:r w:rsidR="00675830" w:rsidRPr="00B60D70">
              <w:rPr>
                <w:rFonts w:ascii="TH SarabunPSK" w:eastAsia="Angsana New" w:hAnsi="TH SarabunPSK" w:cs="TH SarabunPSK" w:hint="cs"/>
                <w:sz w:val="28"/>
                <w:szCs w:val="28"/>
                <w:cs/>
              </w:rPr>
              <w:t>298</w:t>
            </w:r>
          </w:p>
          <w:p w14:paraId="5AD277EA" w14:textId="77777777" w:rsidR="00675830" w:rsidRPr="00B60D70" w:rsidRDefault="00675830" w:rsidP="00675830">
            <w:pPr>
              <w:spacing w:line="360" w:lineRule="exact"/>
              <w:ind w:left="-64"/>
              <w:rPr>
                <w:rFonts w:ascii="TH SarabunPSK" w:eastAsia="Angsana New" w:hAnsi="TH SarabunPSK" w:cs="TH SarabunPSK"/>
                <w:sz w:val="28"/>
                <w:szCs w:val="28"/>
                <w:lang w:val="fr-FR"/>
              </w:rPr>
            </w:pPr>
          </w:p>
          <w:p w14:paraId="120A0BE7" w14:textId="77777777" w:rsidR="00675830" w:rsidRPr="00B60D70" w:rsidRDefault="00675830" w:rsidP="00675830">
            <w:pPr>
              <w:spacing w:line="360" w:lineRule="exact"/>
              <w:ind w:left="-64"/>
              <w:rPr>
                <w:rFonts w:ascii="TH SarabunPSK" w:eastAsia="Angsana New" w:hAnsi="TH SarabunPSK" w:cs="TH SarabunPSK"/>
                <w:sz w:val="28"/>
                <w:szCs w:val="28"/>
                <w:lang w:val="fr-FR"/>
              </w:rPr>
            </w:pPr>
          </w:p>
          <w:p w14:paraId="4E02D9F2" w14:textId="77777777" w:rsidR="00675830" w:rsidRPr="00B60D70" w:rsidRDefault="00675830" w:rsidP="00675830">
            <w:pPr>
              <w:spacing w:line="360" w:lineRule="exact"/>
              <w:ind w:left="-64"/>
              <w:rPr>
                <w:rFonts w:ascii="TH SarabunPSK" w:eastAsia="Angsana New" w:hAnsi="TH SarabunPSK" w:cs="TH SarabunPSK"/>
                <w:sz w:val="28"/>
                <w:szCs w:val="28"/>
                <w:lang w:val="fr-FR"/>
              </w:rPr>
            </w:pPr>
          </w:p>
          <w:p w14:paraId="3190883C" w14:textId="1C76598D" w:rsidR="00675830" w:rsidRPr="00B60D70" w:rsidRDefault="00B91175" w:rsidP="00675830">
            <w:pPr>
              <w:spacing w:line="360" w:lineRule="exact"/>
              <w:ind w:left="-64"/>
              <w:rPr>
                <w:rFonts w:ascii="TH SarabunPSK" w:eastAsia="Angsana New" w:hAnsi="TH SarabunPSK" w:cs="TH SarabunPSK"/>
                <w:sz w:val="28"/>
                <w:szCs w:val="28"/>
                <w:lang w:val="fr-FR"/>
              </w:rPr>
            </w:pPr>
            <w:r w:rsidRPr="00B60D70">
              <w:rPr>
                <w:rFonts w:ascii="TH SarabunPSK" w:eastAsia="Angsana New" w:hAnsi="TH SarabunPSK" w:cs="TH SarabunPSK" w:hint="cs"/>
                <w:sz w:val="28"/>
                <w:szCs w:val="28"/>
                <w:lang w:val="fr-FR"/>
              </w:rPr>
              <w:t xml:space="preserve">CTE </w:t>
            </w:r>
            <w:r w:rsidR="00675830" w:rsidRPr="00B60D70">
              <w:rPr>
                <w:rFonts w:ascii="TH SarabunPSK" w:eastAsia="Angsana New" w:hAnsi="TH SarabunPSK" w:cs="TH SarabunPSK" w:hint="cs"/>
                <w:sz w:val="28"/>
                <w:szCs w:val="28"/>
                <w:cs/>
              </w:rPr>
              <w:t>398</w:t>
            </w:r>
          </w:p>
          <w:p w14:paraId="06567816" w14:textId="77777777" w:rsidR="00675830" w:rsidRPr="00B60D70" w:rsidRDefault="00675830" w:rsidP="00675830">
            <w:pPr>
              <w:spacing w:line="360" w:lineRule="exact"/>
              <w:ind w:left="-64"/>
              <w:rPr>
                <w:rFonts w:ascii="TH SarabunPSK" w:eastAsia="Angsana New" w:hAnsi="TH SarabunPSK" w:cs="TH SarabunPSK"/>
                <w:sz w:val="28"/>
                <w:szCs w:val="28"/>
                <w:lang w:val="fr-FR"/>
              </w:rPr>
            </w:pPr>
          </w:p>
          <w:p w14:paraId="5F1E7F78" w14:textId="77777777" w:rsidR="00675830" w:rsidRPr="00B60D70" w:rsidRDefault="00675830" w:rsidP="00675830">
            <w:pPr>
              <w:spacing w:line="360" w:lineRule="exact"/>
              <w:rPr>
                <w:rFonts w:ascii="TH SarabunPSK" w:eastAsia="Angsana New" w:hAnsi="TH SarabunPSK" w:cs="TH SarabunPSK"/>
                <w:sz w:val="28"/>
                <w:szCs w:val="28"/>
                <w:lang w:val="fr-FR"/>
              </w:rPr>
            </w:pPr>
          </w:p>
          <w:p w14:paraId="10C73C0B" w14:textId="1BAA2847" w:rsidR="00675830" w:rsidRPr="00B60D70" w:rsidRDefault="00B91175" w:rsidP="00675830">
            <w:pPr>
              <w:spacing w:line="360" w:lineRule="exact"/>
              <w:ind w:left="-64"/>
              <w:rPr>
                <w:rFonts w:ascii="TH SarabunPSK" w:eastAsia="Angsana New" w:hAnsi="TH SarabunPSK" w:cs="TH SarabunPSK"/>
                <w:sz w:val="28"/>
                <w:szCs w:val="28"/>
                <w:lang w:val="fr-FR"/>
              </w:rPr>
            </w:pPr>
            <w:r w:rsidRPr="00B60D70">
              <w:rPr>
                <w:rFonts w:ascii="TH SarabunPSK" w:eastAsia="Angsana New" w:hAnsi="TH SarabunPSK" w:cs="TH SarabunPSK" w:hint="cs"/>
                <w:sz w:val="28"/>
                <w:szCs w:val="28"/>
                <w:lang w:val="fr-FR"/>
              </w:rPr>
              <w:t xml:space="preserve">CTE </w:t>
            </w:r>
            <w:r w:rsidR="00675830" w:rsidRPr="00B60D70">
              <w:rPr>
                <w:rFonts w:ascii="TH SarabunPSK" w:eastAsia="Angsana New" w:hAnsi="TH SarabunPSK" w:cs="TH SarabunPSK" w:hint="cs"/>
                <w:sz w:val="28"/>
                <w:szCs w:val="28"/>
                <w:cs/>
              </w:rPr>
              <w:t>498</w:t>
            </w:r>
          </w:p>
          <w:p w14:paraId="7CD189EC" w14:textId="77777777" w:rsidR="00675830" w:rsidRPr="00B60D70" w:rsidRDefault="00675830" w:rsidP="00675830">
            <w:pPr>
              <w:spacing w:line="360" w:lineRule="exact"/>
              <w:ind w:left="-64"/>
              <w:rPr>
                <w:rFonts w:ascii="TH SarabunPSK" w:eastAsia="Angsana New" w:hAnsi="TH SarabunPSK" w:cs="TH SarabunPSK"/>
                <w:sz w:val="28"/>
                <w:szCs w:val="28"/>
                <w:lang w:val="fr-FR"/>
              </w:rPr>
            </w:pPr>
          </w:p>
          <w:p w14:paraId="14C6D117" w14:textId="77777777" w:rsidR="00675830" w:rsidRPr="00B60D70" w:rsidRDefault="00675830" w:rsidP="00675830">
            <w:pPr>
              <w:spacing w:line="360" w:lineRule="exact"/>
              <w:ind w:left="-64"/>
              <w:rPr>
                <w:rFonts w:ascii="TH SarabunPSK" w:eastAsia="Angsana New" w:hAnsi="TH SarabunPSK" w:cs="TH SarabunPSK"/>
                <w:sz w:val="28"/>
                <w:szCs w:val="28"/>
                <w:lang w:val="fr-FR"/>
              </w:rPr>
            </w:pPr>
          </w:p>
          <w:p w14:paraId="46572818" w14:textId="1E405654" w:rsidR="00675830" w:rsidRPr="00B60D70" w:rsidRDefault="00B91175" w:rsidP="00675830">
            <w:pPr>
              <w:spacing w:line="360" w:lineRule="exact"/>
              <w:ind w:left="-64"/>
              <w:rPr>
                <w:rFonts w:ascii="TH SarabunPSK" w:eastAsia="Angsana New" w:hAnsi="TH SarabunPSK" w:cs="TH SarabunPSK"/>
                <w:sz w:val="28"/>
                <w:szCs w:val="28"/>
                <w:lang w:val="fr-FR"/>
              </w:rPr>
            </w:pPr>
            <w:r w:rsidRPr="00B60D70">
              <w:rPr>
                <w:rFonts w:ascii="TH SarabunPSK" w:eastAsia="Angsana New" w:hAnsi="TH SarabunPSK" w:cs="TH SarabunPSK" w:hint="cs"/>
                <w:sz w:val="28"/>
                <w:szCs w:val="28"/>
                <w:lang w:val="fr-FR"/>
              </w:rPr>
              <w:t xml:space="preserve">CTE </w:t>
            </w:r>
            <w:r w:rsidR="00675830" w:rsidRPr="00B60D70">
              <w:rPr>
                <w:rFonts w:ascii="TH SarabunPSK" w:eastAsia="Angsana New" w:hAnsi="TH SarabunPSK" w:cs="TH SarabunPSK" w:hint="cs"/>
                <w:sz w:val="28"/>
                <w:szCs w:val="28"/>
                <w:cs/>
              </w:rPr>
              <w:t>499</w:t>
            </w:r>
          </w:p>
          <w:p w14:paraId="5EEC1029" w14:textId="77777777" w:rsidR="00675830" w:rsidRPr="00B60D70" w:rsidRDefault="00675830" w:rsidP="00675830">
            <w:pPr>
              <w:spacing w:line="360" w:lineRule="exact"/>
              <w:ind w:left="-64"/>
              <w:rPr>
                <w:rFonts w:ascii="TH SarabunPSK" w:eastAsia="Angsana New" w:hAnsi="TH SarabunPSK" w:cs="TH SarabunPSK"/>
                <w:sz w:val="28"/>
                <w:szCs w:val="28"/>
                <w:lang w:val="fr-FR"/>
              </w:rPr>
            </w:pPr>
          </w:p>
          <w:p w14:paraId="01C675A7" w14:textId="77777777" w:rsidR="00675830" w:rsidRPr="00B60D70" w:rsidRDefault="00675830" w:rsidP="00675830">
            <w:pPr>
              <w:spacing w:line="360" w:lineRule="exact"/>
              <w:ind w:left="-64"/>
              <w:rPr>
                <w:rFonts w:ascii="TH SarabunPSK" w:eastAsia="Angsana New" w:hAnsi="TH SarabunPSK" w:cs="TH SarabunPSK"/>
                <w:sz w:val="28"/>
                <w:szCs w:val="28"/>
                <w:lang w:val="fr-FR"/>
              </w:rPr>
            </w:pPr>
          </w:p>
          <w:p w14:paraId="18AA001B" w14:textId="21CEE3B1" w:rsidR="00675830" w:rsidRPr="00B60D70" w:rsidRDefault="00B91175" w:rsidP="00675830">
            <w:pPr>
              <w:spacing w:line="360" w:lineRule="exact"/>
              <w:ind w:left="-64"/>
              <w:rPr>
                <w:rFonts w:ascii="TH SarabunPSK" w:eastAsia="Angsana New" w:hAnsi="TH SarabunPSK" w:cs="TH SarabunPSK"/>
                <w:sz w:val="28"/>
                <w:szCs w:val="28"/>
                <w:lang w:val="fr-FR"/>
              </w:rPr>
            </w:pPr>
            <w:r w:rsidRPr="00B60D70">
              <w:rPr>
                <w:rFonts w:ascii="TH SarabunPSK" w:eastAsia="Angsana New" w:hAnsi="TH SarabunPSK" w:cs="TH SarabunPSK" w:hint="cs"/>
                <w:sz w:val="28"/>
                <w:szCs w:val="28"/>
                <w:lang w:val="fr-FR"/>
              </w:rPr>
              <w:t xml:space="preserve">CTE </w:t>
            </w:r>
            <w:r w:rsidR="00675830" w:rsidRPr="00B60D70">
              <w:rPr>
                <w:rFonts w:ascii="TH SarabunPSK" w:eastAsia="Angsana New" w:hAnsi="TH SarabunPSK" w:cs="TH SarabunPSK" w:hint="cs"/>
                <w:sz w:val="28"/>
                <w:szCs w:val="28"/>
                <w:cs/>
              </w:rPr>
              <w:t>491</w:t>
            </w:r>
          </w:p>
          <w:p w14:paraId="47CC12A3" w14:textId="77777777" w:rsidR="00675830" w:rsidRPr="00B60D70" w:rsidRDefault="00675830" w:rsidP="00675830">
            <w:pPr>
              <w:spacing w:line="360" w:lineRule="exact"/>
              <w:ind w:left="-64"/>
              <w:rPr>
                <w:rFonts w:ascii="TH SarabunPSK" w:eastAsia="Angsana New" w:hAnsi="TH SarabunPSK" w:cs="TH SarabunPSK"/>
                <w:sz w:val="28"/>
                <w:szCs w:val="28"/>
                <w:lang w:val="fr-FR"/>
              </w:rPr>
            </w:pPr>
          </w:p>
          <w:p w14:paraId="4CD2C80D" w14:textId="6E173FB5" w:rsidR="00675830" w:rsidRPr="00B60D70" w:rsidRDefault="00B91175" w:rsidP="00675830">
            <w:pPr>
              <w:spacing w:line="360" w:lineRule="exact"/>
              <w:ind w:left="-64"/>
              <w:rPr>
                <w:rFonts w:ascii="TH SarabunPSK" w:eastAsia="Angsana New" w:hAnsi="TH SarabunPSK" w:cs="TH SarabunPSK"/>
                <w:sz w:val="28"/>
                <w:szCs w:val="28"/>
              </w:rPr>
            </w:pPr>
            <w:r w:rsidRPr="00B60D70">
              <w:rPr>
                <w:rFonts w:ascii="TH SarabunPSK" w:eastAsia="Angsana New" w:hAnsi="TH SarabunPSK" w:cs="TH SarabunPSK" w:hint="cs"/>
                <w:sz w:val="28"/>
                <w:szCs w:val="28"/>
              </w:rPr>
              <w:t xml:space="preserve">CTE </w:t>
            </w:r>
            <w:r w:rsidR="00675830" w:rsidRPr="00B60D70">
              <w:rPr>
                <w:rFonts w:ascii="TH SarabunPSK" w:eastAsia="Angsana New" w:hAnsi="TH SarabunPSK" w:cs="TH SarabunPSK" w:hint="cs"/>
                <w:sz w:val="28"/>
                <w:szCs w:val="28"/>
                <w:cs/>
              </w:rPr>
              <w:t>49</w:t>
            </w:r>
            <w:r w:rsidR="004052F4" w:rsidRPr="00B60D70">
              <w:rPr>
                <w:rFonts w:ascii="TH SarabunPSK" w:eastAsia="Angsana New" w:hAnsi="TH SarabunPSK" w:cs="TH SarabunPSK"/>
                <w:sz w:val="28"/>
                <w:szCs w:val="28"/>
              </w:rPr>
              <w:t>2</w:t>
            </w:r>
          </w:p>
          <w:p w14:paraId="791A7B90" w14:textId="77777777" w:rsidR="00675830" w:rsidRPr="00B60D70" w:rsidRDefault="00675830" w:rsidP="00675830">
            <w:pPr>
              <w:spacing w:line="360" w:lineRule="exact"/>
              <w:ind w:left="-64"/>
              <w:rPr>
                <w:rFonts w:ascii="TH SarabunPSK" w:eastAsia="Angsana New" w:hAnsi="TH SarabunPSK" w:cs="TH SarabunPSK"/>
                <w:sz w:val="28"/>
                <w:szCs w:val="28"/>
              </w:rPr>
            </w:pPr>
          </w:p>
          <w:p w14:paraId="4D97DA6B" w14:textId="058D2080" w:rsidR="00675830" w:rsidRPr="00B60D70" w:rsidRDefault="00B91175" w:rsidP="00675830">
            <w:pPr>
              <w:spacing w:line="360" w:lineRule="exact"/>
              <w:ind w:left="-64"/>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rPr>
              <w:t xml:space="preserve">CTE </w:t>
            </w:r>
            <w:r w:rsidR="00675830" w:rsidRPr="00B60D70">
              <w:rPr>
                <w:rFonts w:ascii="TH SarabunPSK" w:eastAsia="Angsana New" w:hAnsi="TH SarabunPSK" w:cs="TH SarabunPSK" w:hint="cs"/>
                <w:sz w:val="28"/>
                <w:szCs w:val="28"/>
                <w:cs/>
              </w:rPr>
              <w:t>49</w:t>
            </w:r>
            <w:r w:rsidR="004052F4" w:rsidRPr="00B60D70">
              <w:rPr>
                <w:rFonts w:ascii="TH SarabunPSK" w:eastAsia="Angsana New" w:hAnsi="TH SarabunPSK" w:cs="TH SarabunPSK"/>
                <w:sz w:val="28"/>
                <w:szCs w:val="28"/>
              </w:rPr>
              <w:t>3</w:t>
            </w:r>
          </w:p>
        </w:tc>
        <w:tc>
          <w:tcPr>
            <w:tcW w:w="3742" w:type="dxa"/>
            <w:gridSpan w:val="5"/>
            <w:tcBorders>
              <w:top w:val="nil"/>
              <w:left w:val="nil"/>
              <w:bottom w:val="single" w:sz="4" w:space="0" w:color="auto"/>
              <w:right w:val="nil"/>
            </w:tcBorders>
          </w:tcPr>
          <w:p w14:paraId="56E4A6D5" w14:textId="1D0A4A88" w:rsidR="007A75BE" w:rsidRPr="00B60D70" w:rsidRDefault="007A75BE" w:rsidP="00675830">
            <w:pPr>
              <w:spacing w:line="360" w:lineRule="exact"/>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lastRenderedPageBreak/>
              <w:t>การพัฒนาทักษะการเป็นครูช่างโยธา</w:t>
            </w:r>
            <w:r w:rsidR="00BD7F9D" w:rsidRPr="00B60D70">
              <w:rPr>
                <w:rFonts w:ascii="TH SarabunPSK" w:eastAsia="Angsana New" w:hAnsi="TH SarabunPSK" w:cs="TH SarabunPSK" w:hint="cs"/>
                <w:sz w:val="28"/>
                <w:szCs w:val="28"/>
                <w:cs/>
              </w:rPr>
              <w:t xml:space="preserve"> </w:t>
            </w:r>
            <w:r w:rsidRPr="00B60D70">
              <w:rPr>
                <w:rFonts w:ascii="TH SarabunPSK" w:eastAsia="Angsana New" w:hAnsi="TH SarabunPSK" w:cs="TH SarabunPSK" w:hint="cs"/>
                <w:sz w:val="28"/>
                <w:szCs w:val="28"/>
                <w:cs/>
              </w:rPr>
              <w:t xml:space="preserve"> </w:t>
            </w:r>
          </w:p>
          <w:p w14:paraId="3C7E512A" w14:textId="76BAA59D" w:rsidR="00675830" w:rsidRPr="00B60D70" w:rsidRDefault="007A75BE" w:rsidP="00675830">
            <w:pPr>
              <w:spacing w:line="360" w:lineRule="exact"/>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Development of Teacher Skills for Civil Engineering Educator)</w:t>
            </w:r>
            <w:r w:rsidR="00BD7F9D" w:rsidRPr="00B60D70">
              <w:rPr>
                <w:rFonts w:ascii="TH SarabunPSK" w:eastAsia="Angsana New" w:hAnsi="TH SarabunPSK" w:cs="TH SarabunPSK" w:hint="cs"/>
                <w:sz w:val="28"/>
                <w:szCs w:val="28"/>
                <w:cs/>
              </w:rPr>
              <w:t xml:space="preserve">     </w:t>
            </w:r>
          </w:p>
          <w:p w14:paraId="529DE22C" w14:textId="67B9D8F8" w:rsidR="00675830" w:rsidRPr="00B60D70" w:rsidRDefault="00675830" w:rsidP="00675830">
            <w:pPr>
              <w:spacing w:line="360" w:lineRule="exact"/>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 xml:space="preserve">การพัฒนาทักษะการสอนรายวิชาเฉพาะช่างโยธา </w:t>
            </w:r>
          </w:p>
          <w:p w14:paraId="0DFA80D0" w14:textId="1A33E987" w:rsidR="00675830" w:rsidRPr="00B60D70" w:rsidRDefault="00675830" w:rsidP="00675830">
            <w:pPr>
              <w:spacing w:line="360" w:lineRule="exact"/>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Development of Teaching and Learning Process Skills for Civil Engineering Courses)</w:t>
            </w:r>
            <w:r w:rsidR="00BD7F9D" w:rsidRPr="00B60D70">
              <w:rPr>
                <w:rFonts w:ascii="TH SarabunPSK" w:eastAsia="Angsana New" w:hAnsi="TH SarabunPSK" w:cs="TH SarabunPSK" w:hint="cs"/>
                <w:sz w:val="28"/>
                <w:szCs w:val="28"/>
              </w:rPr>
              <w:t xml:space="preserve">    </w:t>
            </w:r>
            <w:r w:rsidRPr="00B60D70">
              <w:rPr>
                <w:rFonts w:ascii="TH SarabunPSK" w:eastAsia="Angsana New" w:hAnsi="TH SarabunPSK" w:cs="TH SarabunPSK" w:hint="cs"/>
                <w:sz w:val="28"/>
                <w:szCs w:val="28"/>
              </w:rPr>
              <w:t xml:space="preserve"> </w:t>
            </w:r>
          </w:p>
          <w:p w14:paraId="5E2C6255" w14:textId="0F8718AB" w:rsidR="00675830" w:rsidRPr="00B60D70" w:rsidRDefault="00675830" w:rsidP="00675830">
            <w:pPr>
              <w:spacing w:line="360" w:lineRule="exact"/>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การจัดการเรียนรู้รายวิชาช่างโยธาโดยใช้หลักการเกื้อหนุนและการโค้ช</w:t>
            </w:r>
            <w:r w:rsidR="00BD7F9D" w:rsidRPr="00B60D70">
              <w:rPr>
                <w:rFonts w:ascii="TH SarabunPSK" w:eastAsia="Angsana New" w:hAnsi="TH SarabunPSK" w:cs="TH SarabunPSK" w:hint="cs"/>
                <w:sz w:val="28"/>
                <w:szCs w:val="28"/>
                <w:cs/>
              </w:rPr>
              <w:t xml:space="preserve">  </w:t>
            </w:r>
          </w:p>
          <w:p w14:paraId="67C54E9D" w14:textId="3DB267C0" w:rsidR="00675830" w:rsidRPr="00B60D70" w:rsidRDefault="00675830" w:rsidP="00675830">
            <w:pPr>
              <w:spacing w:line="360" w:lineRule="exact"/>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Teaching and Learning in Civil Engineering Courses Based on Principle of Facilitation and Coaching)</w:t>
            </w:r>
            <w:r w:rsidR="00BD7F9D" w:rsidRPr="00B60D70">
              <w:rPr>
                <w:rFonts w:ascii="TH SarabunPSK" w:eastAsia="Angsana New" w:hAnsi="TH SarabunPSK" w:cs="TH SarabunPSK" w:hint="cs"/>
                <w:sz w:val="28"/>
                <w:szCs w:val="28"/>
              </w:rPr>
              <w:t xml:space="preserve">                             </w:t>
            </w:r>
          </w:p>
          <w:p w14:paraId="1C2AA1CF" w14:textId="77777777" w:rsidR="003A04C7" w:rsidRPr="00B60D70" w:rsidRDefault="003A04C7" w:rsidP="003A04C7">
            <w:pPr>
              <w:spacing w:line="360" w:lineRule="exact"/>
              <w:rPr>
                <w:rFonts w:ascii="TH SarabunPSK" w:eastAsia="Angsana New" w:hAnsi="TH SarabunPSK" w:cs="TH SarabunPSK"/>
                <w:sz w:val="28"/>
                <w:szCs w:val="28"/>
              </w:rPr>
            </w:pPr>
            <w:r w:rsidRPr="00B60D70">
              <w:rPr>
                <w:rFonts w:ascii="TH SarabunPSK" w:eastAsia="Angsana New" w:hAnsi="TH SarabunPSK" w:cs="TH SarabunPSK"/>
                <w:sz w:val="28"/>
                <w:szCs w:val="28"/>
                <w:cs/>
              </w:rPr>
              <w:t>การจัดการเรียนรู้แบบเน้นผลลัพธ์การเรียนรู้</w:t>
            </w:r>
          </w:p>
          <w:p w14:paraId="62FB8C50" w14:textId="77777777" w:rsidR="003A04C7" w:rsidRPr="00B60D70" w:rsidRDefault="003A04C7" w:rsidP="003A04C7">
            <w:pPr>
              <w:spacing w:line="360" w:lineRule="exact"/>
              <w:jc w:val="left"/>
              <w:rPr>
                <w:rFonts w:ascii="TH SarabunPSK" w:eastAsia="Angsana New" w:hAnsi="TH SarabunPSK" w:cs="TH SarabunPSK"/>
                <w:sz w:val="28"/>
                <w:szCs w:val="28"/>
              </w:rPr>
            </w:pPr>
            <w:r w:rsidRPr="00B60D70">
              <w:rPr>
                <w:rFonts w:ascii="TH SarabunPSK" w:eastAsia="Angsana New" w:hAnsi="TH SarabunPSK" w:cs="TH SarabunPSK"/>
                <w:sz w:val="28"/>
                <w:szCs w:val="28"/>
                <w:cs/>
              </w:rPr>
              <w:t>(</w:t>
            </w:r>
            <w:r w:rsidRPr="00B60D70">
              <w:rPr>
                <w:rFonts w:ascii="TH SarabunPSK" w:eastAsia="Angsana New" w:hAnsi="TH SarabunPSK" w:cs="TH SarabunPSK"/>
                <w:sz w:val="28"/>
                <w:szCs w:val="28"/>
              </w:rPr>
              <w:t>Student Development Based on Learning Outcome)</w:t>
            </w:r>
          </w:p>
          <w:p w14:paraId="1555DFE0" w14:textId="77777777" w:rsidR="00E244A8" w:rsidRPr="00B60D70" w:rsidRDefault="00E244A8" w:rsidP="00E244A8">
            <w:pPr>
              <w:spacing w:line="360" w:lineRule="exact"/>
              <w:rPr>
                <w:rFonts w:ascii="TH SarabunPSK" w:eastAsia="Angsana New" w:hAnsi="TH SarabunPSK" w:cs="TH SarabunPSK"/>
                <w:sz w:val="28"/>
                <w:szCs w:val="28"/>
              </w:rPr>
            </w:pPr>
            <w:r w:rsidRPr="00B60D70">
              <w:rPr>
                <w:rFonts w:ascii="TH SarabunPSK" w:eastAsia="Angsana New" w:hAnsi="TH SarabunPSK" w:cs="TH SarabunPSK"/>
                <w:sz w:val="28"/>
                <w:szCs w:val="28"/>
                <w:cs/>
              </w:rPr>
              <w:t>การฝึกประสบการณ์วิชาชีพช่างโยธา 1</w:t>
            </w:r>
          </w:p>
          <w:p w14:paraId="0627AD56" w14:textId="7E3508D7" w:rsidR="00E244A8" w:rsidRPr="00B60D70" w:rsidRDefault="00E244A8" w:rsidP="00E244A8">
            <w:pPr>
              <w:spacing w:line="360" w:lineRule="exact"/>
              <w:jc w:val="left"/>
              <w:rPr>
                <w:rFonts w:ascii="TH SarabunPSK" w:eastAsia="Angsana New" w:hAnsi="TH SarabunPSK" w:cs="TH SarabunPSK"/>
                <w:sz w:val="28"/>
                <w:szCs w:val="28"/>
              </w:rPr>
            </w:pPr>
            <w:r w:rsidRPr="00B60D70">
              <w:rPr>
                <w:rFonts w:ascii="TH SarabunPSK" w:eastAsia="Angsana New" w:hAnsi="TH SarabunPSK" w:cs="TH SarabunPSK"/>
                <w:sz w:val="28"/>
                <w:szCs w:val="28"/>
                <w:cs/>
              </w:rPr>
              <w:t>(</w:t>
            </w:r>
            <w:r w:rsidRPr="00B60D70">
              <w:rPr>
                <w:rFonts w:ascii="TH SarabunPSK" w:eastAsia="Angsana New" w:hAnsi="TH SarabunPSK" w:cs="TH SarabunPSK"/>
                <w:sz w:val="28"/>
                <w:szCs w:val="28"/>
              </w:rPr>
              <w:t xml:space="preserve">Experience Learning for Civil Engineer Teacher </w:t>
            </w:r>
            <w:r w:rsidR="00484154" w:rsidRPr="00B60D70">
              <w:rPr>
                <w:rFonts w:ascii="TH SarabunPSK" w:eastAsia="Angsana New" w:hAnsi="TH SarabunPSK" w:cs="TH SarabunPSK"/>
                <w:sz w:val="28"/>
                <w:szCs w:val="28"/>
              </w:rPr>
              <w:t>I</w:t>
            </w:r>
            <w:r w:rsidRPr="00B60D70">
              <w:rPr>
                <w:rFonts w:ascii="TH SarabunPSK" w:eastAsia="Angsana New" w:hAnsi="TH SarabunPSK" w:cs="TH SarabunPSK"/>
                <w:sz w:val="28"/>
                <w:szCs w:val="28"/>
                <w:cs/>
              </w:rPr>
              <w:t>)</w:t>
            </w:r>
          </w:p>
          <w:p w14:paraId="2A69C124" w14:textId="1C7D39DC" w:rsidR="00E244A8" w:rsidRPr="00B60D70" w:rsidRDefault="00E244A8" w:rsidP="00E244A8">
            <w:pPr>
              <w:spacing w:line="360" w:lineRule="exact"/>
              <w:rPr>
                <w:rFonts w:ascii="TH SarabunPSK" w:eastAsia="Angsana New" w:hAnsi="TH SarabunPSK" w:cs="TH SarabunPSK"/>
                <w:sz w:val="28"/>
                <w:szCs w:val="28"/>
              </w:rPr>
            </w:pPr>
            <w:r w:rsidRPr="00B60D70">
              <w:rPr>
                <w:rFonts w:ascii="TH SarabunPSK" w:eastAsia="Angsana New" w:hAnsi="TH SarabunPSK" w:cs="TH SarabunPSK"/>
                <w:sz w:val="28"/>
                <w:szCs w:val="28"/>
                <w:cs/>
              </w:rPr>
              <w:t xml:space="preserve">การฝึกประสบการณ์วิชาชีพช่างโยธา </w:t>
            </w:r>
            <w:r w:rsidRPr="00B60D70">
              <w:rPr>
                <w:rFonts w:ascii="TH SarabunPSK" w:eastAsia="Angsana New" w:hAnsi="TH SarabunPSK" w:cs="TH SarabunPSK"/>
                <w:sz w:val="28"/>
                <w:szCs w:val="28"/>
              </w:rPr>
              <w:t>2</w:t>
            </w:r>
          </w:p>
          <w:p w14:paraId="22AFD60F" w14:textId="1C887644" w:rsidR="00DE4DE3" w:rsidRPr="00B60D70" w:rsidRDefault="00E244A8" w:rsidP="00E244A8">
            <w:pPr>
              <w:spacing w:line="360" w:lineRule="exact"/>
              <w:jc w:val="left"/>
              <w:rPr>
                <w:rFonts w:ascii="TH SarabunPSK" w:eastAsia="Angsana New" w:hAnsi="TH SarabunPSK" w:cs="TH SarabunPSK"/>
                <w:sz w:val="28"/>
                <w:szCs w:val="28"/>
              </w:rPr>
            </w:pPr>
            <w:r w:rsidRPr="00B60D70">
              <w:rPr>
                <w:rFonts w:ascii="TH SarabunPSK" w:eastAsia="Angsana New" w:hAnsi="TH SarabunPSK" w:cs="TH SarabunPSK"/>
                <w:sz w:val="28"/>
                <w:szCs w:val="28"/>
                <w:cs/>
              </w:rPr>
              <w:t>(</w:t>
            </w:r>
            <w:r w:rsidRPr="00B60D70">
              <w:rPr>
                <w:rFonts w:ascii="TH SarabunPSK" w:eastAsia="Angsana New" w:hAnsi="TH SarabunPSK" w:cs="TH SarabunPSK"/>
                <w:sz w:val="28"/>
                <w:szCs w:val="28"/>
              </w:rPr>
              <w:t xml:space="preserve">Experience Learning for Civil Engineer Teacher </w:t>
            </w:r>
            <w:r w:rsidR="00484154" w:rsidRPr="00B60D70">
              <w:rPr>
                <w:rFonts w:ascii="TH SarabunPSK" w:eastAsia="Angsana New" w:hAnsi="TH SarabunPSK" w:cs="TH SarabunPSK"/>
                <w:sz w:val="28"/>
                <w:szCs w:val="28"/>
              </w:rPr>
              <w:t>II</w:t>
            </w:r>
            <w:r w:rsidRPr="00B60D70">
              <w:rPr>
                <w:rFonts w:ascii="TH SarabunPSK" w:eastAsia="Angsana New" w:hAnsi="TH SarabunPSK" w:cs="TH SarabunPSK"/>
                <w:sz w:val="28"/>
                <w:szCs w:val="28"/>
                <w:cs/>
              </w:rPr>
              <w:t>)</w:t>
            </w:r>
          </w:p>
          <w:p w14:paraId="27AECD2D" w14:textId="4DCE7935" w:rsidR="00E244A8" w:rsidRPr="00B60D70" w:rsidRDefault="00E244A8" w:rsidP="00E244A8">
            <w:pPr>
              <w:spacing w:line="360" w:lineRule="exact"/>
              <w:rPr>
                <w:rFonts w:ascii="TH SarabunPSK" w:eastAsia="Angsana New" w:hAnsi="TH SarabunPSK" w:cs="TH SarabunPSK"/>
                <w:sz w:val="28"/>
                <w:szCs w:val="28"/>
              </w:rPr>
            </w:pPr>
            <w:r w:rsidRPr="00B60D70">
              <w:rPr>
                <w:rFonts w:ascii="TH SarabunPSK" w:eastAsia="Angsana New" w:hAnsi="TH SarabunPSK" w:cs="TH SarabunPSK"/>
                <w:sz w:val="28"/>
                <w:szCs w:val="28"/>
                <w:cs/>
              </w:rPr>
              <w:lastRenderedPageBreak/>
              <w:t xml:space="preserve">การฝึกประสบการณ์วิชาชีพช่างโยธา </w:t>
            </w:r>
            <w:r w:rsidRPr="00B60D70">
              <w:rPr>
                <w:rFonts w:ascii="TH SarabunPSK" w:eastAsia="Angsana New" w:hAnsi="TH SarabunPSK" w:cs="TH SarabunPSK"/>
                <w:sz w:val="28"/>
                <w:szCs w:val="28"/>
              </w:rPr>
              <w:t>3</w:t>
            </w:r>
          </w:p>
          <w:p w14:paraId="38FFEE22" w14:textId="14188045" w:rsidR="00D64D42" w:rsidRPr="00B60D70" w:rsidRDefault="00D64D42" w:rsidP="00E244A8">
            <w:pPr>
              <w:spacing w:line="360" w:lineRule="exact"/>
              <w:rPr>
                <w:rFonts w:ascii="TH SarabunPSK" w:eastAsia="Angsana New" w:hAnsi="TH SarabunPSK" w:cs="TH SarabunPSK"/>
                <w:sz w:val="28"/>
                <w:szCs w:val="28"/>
              </w:rPr>
            </w:pPr>
            <w:r w:rsidRPr="00B60D70">
              <w:rPr>
                <w:rFonts w:ascii="TH SarabunPSK" w:eastAsia="Angsana New" w:hAnsi="TH SarabunPSK" w:cs="TH SarabunPSK"/>
                <w:sz w:val="28"/>
                <w:szCs w:val="28"/>
                <w:cs/>
              </w:rPr>
              <w:t>(</w:t>
            </w:r>
            <w:r w:rsidRPr="00B60D70">
              <w:rPr>
                <w:rFonts w:ascii="TH SarabunPSK" w:eastAsia="Angsana New" w:hAnsi="TH SarabunPSK" w:cs="TH SarabunPSK"/>
                <w:sz w:val="28"/>
                <w:szCs w:val="28"/>
              </w:rPr>
              <w:t xml:space="preserve">Experience Learning for Civil Engineer Teacher </w:t>
            </w:r>
            <w:r w:rsidR="00484154" w:rsidRPr="00B60D70">
              <w:rPr>
                <w:rFonts w:ascii="TH SarabunPSK" w:eastAsia="Angsana New" w:hAnsi="TH SarabunPSK" w:cs="TH SarabunPSK"/>
                <w:sz w:val="28"/>
                <w:szCs w:val="28"/>
              </w:rPr>
              <w:t>III</w:t>
            </w:r>
            <w:r w:rsidRPr="00B60D70">
              <w:rPr>
                <w:rFonts w:ascii="TH SarabunPSK" w:eastAsia="Angsana New" w:hAnsi="TH SarabunPSK" w:cs="TH SarabunPSK"/>
                <w:sz w:val="28"/>
                <w:szCs w:val="28"/>
                <w:cs/>
              </w:rPr>
              <w:t>)</w:t>
            </w:r>
          </w:p>
          <w:p w14:paraId="6B8F4C9B" w14:textId="2EC43A5E" w:rsidR="00E244A8" w:rsidRPr="00B60D70" w:rsidRDefault="00E244A8" w:rsidP="00E244A8">
            <w:pPr>
              <w:spacing w:line="360" w:lineRule="exact"/>
              <w:rPr>
                <w:rFonts w:ascii="TH SarabunPSK" w:eastAsia="Angsana New" w:hAnsi="TH SarabunPSK" w:cs="TH SarabunPSK"/>
                <w:sz w:val="28"/>
                <w:szCs w:val="28"/>
              </w:rPr>
            </w:pPr>
            <w:r w:rsidRPr="00B60D70">
              <w:rPr>
                <w:rFonts w:ascii="TH SarabunPSK" w:eastAsia="Angsana New" w:hAnsi="TH SarabunPSK" w:cs="TH SarabunPSK"/>
                <w:sz w:val="28"/>
                <w:szCs w:val="28"/>
                <w:cs/>
              </w:rPr>
              <w:t xml:space="preserve">การฝึกประสบการณ์วิชาชีพช่างโยธา </w:t>
            </w:r>
            <w:r w:rsidRPr="00B60D70">
              <w:rPr>
                <w:rFonts w:ascii="TH SarabunPSK" w:eastAsia="Angsana New" w:hAnsi="TH SarabunPSK" w:cs="TH SarabunPSK"/>
                <w:sz w:val="28"/>
                <w:szCs w:val="28"/>
              </w:rPr>
              <w:t>4</w:t>
            </w:r>
          </w:p>
          <w:p w14:paraId="06C7903D" w14:textId="1CA8FE8F" w:rsidR="00E244A8" w:rsidRPr="00B60D70" w:rsidRDefault="00E244A8" w:rsidP="00E244A8">
            <w:pPr>
              <w:spacing w:line="360" w:lineRule="exact"/>
              <w:jc w:val="left"/>
              <w:rPr>
                <w:rFonts w:ascii="TH SarabunPSK" w:eastAsia="Angsana New" w:hAnsi="TH SarabunPSK" w:cs="TH SarabunPSK"/>
                <w:sz w:val="28"/>
                <w:szCs w:val="28"/>
              </w:rPr>
            </w:pPr>
            <w:r w:rsidRPr="00B60D70">
              <w:rPr>
                <w:rFonts w:ascii="TH SarabunPSK" w:eastAsia="Angsana New" w:hAnsi="TH SarabunPSK" w:cs="TH SarabunPSK"/>
                <w:sz w:val="28"/>
                <w:szCs w:val="28"/>
                <w:cs/>
              </w:rPr>
              <w:t>(</w:t>
            </w:r>
            <w:r w:rsidRPr="00B60D70">
              <w:rPr>
                <w:rFonts w:ascii="TH SarabunPSK" w:eastAsia="Angsana New" w:hAnsi="TH SarabunPSK" w:cs="TH SarabunPSK"/>
                <w:sz w:val="28"/>
                <w:szCs w:val="28"/>
              </w:rPr>
              <w:t xml:space="preserve">Experience Learning for Civil Engineer Teacher </w:t>
            </w:r>
            <w:r w:rsidR="00484154" w:rsidRPr="00B60D70">
              <w:rPr>
                <w:rFonts w:ascii="TH SarabunPSK" w:eastAsia="Angsana New" w:hAnsi="TH SarabunPSK" w:cs="TH SarabunPSK"/>
                <w:sz w:val="28"/>
                <w:szCs w:val="28"/>
              </w:rPr>
              <w:t>IV</w:t>
            </w:r>
            <w:r w:rsidRPr="00B60D70">
              <w:rPr>
                <w:rFonts w:ascii="TH SarabunPSK" w:eastAsia="Angsana New" w:hAnsi="TH SarabunPSK" w:cs="TH SarabunPSK"/>
                <w:sz w:val="28"/>
                <w:szCs w:val="28"/>
                <w:cs/>
              </w:rPr>
              <w:t>)</w:t>
            </w:r>
          </w:p>
          <w:p w14:paraId="1778ACAD" w14:textId="7FAF4EE2" w:rsidR="00E244A8" w:rsidRPr="00B60D70" w:rsidRDefault="00E244A8" w:rsidP="00E244A8">
            <w:pPr>
              <w:spacing w:line="360" w:lineRule="exact"/>
              <w:jc w:val="left"/>
              <w:rPr>
                <w:rFonts w:ascii="TH SarabunPSK" w:eastAsia="Angsana New" w:hAnsi="TH SarabunPSK" w:cs="TH SarabunPSK"/>
                <w:sz w:val="28"/>
                <w:szCs w:val="28"/>
              </w:rPr>
            </w:pPr>
            <w:r w:rsidRPr="00B60D70">
              <w:rPr>
                <w:rFonts w:ascii="TH SarabunPSK" w:eastAsia="Angsana New" w:hAnsi="TH SarabunPSK" w:cs="TH SarabunPSK"/>
                <w:sz w:val="28"/>
                <w:szCs w:val="28"/>
                <w:cs/>
              </w:rPr>
              <w:t xml:space="preserve">การฝึกประสบการณ์วิชาชีพช่างโยธา </w:t>
            </w:r>
            <w:r w:rsidRPr="00B60D70">
              <w:rPr>
                <w:rFonts w:ascii="TH SarabunPSK" w:eastAsia="Angsana New" w:hAnsi="TH SarabunPSK" w:cs="TH SarabunPSK"/>
                <w:sz w:val="28"/>
                <w:szCs w:val="28"/>
              </w:rPr>
              <w:t>5</w:t>
            </w:r>
          </w:p>
          <w:p w14:paraId="2DAAC7BE" w14:textId="4F679DB5" w:rsidR="00E244A8" w:rsidRPr="00B60D70" w:rsidRDefault="00E244A8" w:rsidP="00E244A8">
            <w:pPr>
              <w:spacing w:line="360" w:lineRule="exact"/>
              <w:jc w:val="left"/>
              <w:rPr>
                <w:rFonts w:ascii="TH SarabunPSK" w:eastAsia="Angsana New" w:hAnsi="TH SarabunPSK" w:cs="TH SarabunPSK"/>
                <w:sz w:val="28"/>
                <w:szCs w:val="28"/>
              </w:rPr>
            </w:pPr>
            <w:r w:rsidRPr="00B60D70">
              <w:rPr>
                <w:rFonts w:ascii="TH SarabunPSK" w:eastAsia="Angsana New" w:hAnsi="TH SarabunPSK" w:cs="TH SarabunPSK"/>
                <w:sz w:val="28"/>
                <w:szCs w:val="28"/>
                <w:cs/>
              </w:rPr>
              <w:t>(</w:t>
            </w:r>
            <w:r w:rsidRPr="00B60D70">
              <w:rPr>
                <w:rFonts w:ascii="TH SarabunPSK" w:eastAsia="Angsana New" w:hAnsi="TH SarabunPSK" w:cs="TH SarabunPSK"/>
                <w:sz w:val="28"/>
                <w:szCs w:val="28"/>
              </w:rPr>
              <w:t xml:space="preserve">Experience Learning for Civil Engineer Teacher </w:t>
            </w:r>
            <w:r w:rsidR="00484154" w:rsidRPr="00B60D70">
              <w:rPr>
                <w:rFonts w:ascii="TH SarabunPSK" w:eastAsia="Angsana New" w:hAnsi="TH SarabunPSK" w:cs="TH SarabunPSK"/>
                <w:sz w:val="28"/>
                <w:szCs w:val="28"/>
              </w:rPr>
              <w:t>V</w:t>
            </w:r>
            <w:r w:rsidRPr="00B60D70">
              <w:rPr>
                <w:rFonts w:ascii="TH SarabunPSK" w:eastAsia="Angsana New" w:hAnsi="TH SarabunPSK" w:cs="TH SarabunPSK"/>
                <w:sz w:val="28"/>
                <w:szCs w:val="28"/>
                <w:cs/>
              </w:rPr>
              <w:t>)</w:t>
            </w:r>
          </w:p>
          <w:p w14:paraId="09B5F557" w14:textId="5616398D" w:rsidR="00675830" w:rsidRPr="00B60D70" w:rsidRDefault="00675830" w:rsidP="00E244A8">
            <w:pPr>
              <w:spacing w:line="360" w:lineRule="exact"/>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 xml:space="preserve">โครงงานทางครุศาสตร์โยธา 1 </w:t>
            </w:r>
          </w:p>
          <w:p w14:paraId="46904375" w14:textId="3B449339" w:rsidR="00675830" w:rsidRPr="00B60D70" w:rsidRDefault="00675830" w:rsidP="00675830">
            <w:pPr>
              <w:spacing w:line="360" w:lineRule="exact"/>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 xml:space="preserve">Civil Technology Education Project </w:t>
            </w:r>
            <w:r w:rsidR="00856F19" w:rsidRPr="00B60D70">
              <w:rPr>
                <w:rFonts w:ascii="TH SarabunPSK" w:eastAsia="Angsana New" w:hAnsi="TH SarabunPSK" w:cs="TH SarabunPSK"/>
                <w:sz w:val="28"/>
                <w:szCs w:val="28"/>
              </w:rPr>
              <w:t>I</w:t>
            </w:r>
            <w:r w:rsidRPr="00B60D70">
              <w:rPr>
                <w:rFonts w:ascii="TH SarabunPSK" w:eastAsia="Angsana New" w:hAnsi="TH SarabunPSK" w:cs="TH SarabunPSK" w:hint="cs"/>
                <w:sz w:val="28"/>
                <w:szCs w:val="28"/>
                <w:cs/>
              </w:rPr>
              <w:t>)</w:t>
            </w:r>
            <w:r w:rsidR="00BD7F9D" w:rsidRPr="00B60D70">
              <w:rPr>
                <w:rFonts w:ascii="TH SarabunPSK" w:eastAsia="Angsana New" w:hAnsi="TH SarabunPSK" w:cs="TH SarabunPSK" w:hint="cs"/>
                <w:sz w:val="28"/>
                <w:szCs w:val="28"/>
                <w:cs/>
              </w:rPr>
              <w:t xml:space="preserve">  </w:t>
            </w:r>
          </w:p>
          <w:p w14:paraId="64BC36E2" w14:textId="06C44008" w:rsidR="00675830" w:rsidRPr="00B60D70" w:rsidRDefault="00675830" w:rsidP="00675830">
            <w:pPr>
              <w:spacing w:line="360" w:lineRule="exact"/>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โครงงานทางครุศาสตร์โยธา 2</w:t>
            </w:r>
          </w:p>
          <w:p w14:paraId="23927124" w14:textId="11B5DB97" w:rsidR="00675830" w:rsidRPr="00B60D70" w:rsidRDefault="00675830" w:rsidP="00675830">
            <w:pPr>
              <w:spacing w:line="360" w:lineRule="exact"/>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 xml:space="preserve">Civil Technology Education Project </w:t>
            </w:r>
            <w:r w:rsidR="00856F19" w:rsidRPr="00B60D70">
              <w:rPr>
                <w:rFonts w:ascii="TH SarabunPSK" w:eastAsia="Angsana New" w:hAnsi="TH SarabunPSK" w:cs="TH SarabunPSK"/>
                <w:sz w:val="28"/>
                <w:szCs w:val="28"/>
              </w:rPr>
              <w:t>II</w:t>
            </w:r>
            <w:r w:rsidRPr="00B60D70">
              <w:rPr>
                <w:rFonts w:ascii="TH SarabunPSK" w:eastAsia="Angsana New" w:hAnsi="TH SarabunPSK" w:cs="TH SarabunPSK" w:hint="cs"/>
                <w:sz w:val="28"/>
                <w:szCs w:val="28"/>
                <w:cs/>
              </w:rPr>
              <w:t>)</w:t>
            </w:r>
          </w:p>
          <w:p w14:paraId="440B4147" w14:textId="77777777" w:rsidR="00675830" w:rsidRPr="00B60D70" w:rsidRDefault="00675830" w:rsidP="00675830">
            <w:pPr>
              <w:spacing w:line="360" w:lineRule="exact"/>
              <w:jc w:val="left"/>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 xml:space="preserve">โครงงานทางครุศาสตร์โยธา 3 </w:t>
            </w:r>
          </w:p>
          <w:p w14:paraId="55A30FC4" w14:textId="7FA8CCF5" w:rsidR="007A75BE" w:rsidRPr="00B60D70" w:rsidRDefault="00675830" w:rsidP="00675830">
            <w:pPr>
              <w:spacing w:line="360" w:lineRule="exact"/>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w:t>
            </w:r>
            <w:r w:rsidRPr="00B60D70">
              <w:rPr>
                <w:rFonts w:ascii="TH SarabunPSK" w:eastAsia="Angsana New" w:hAnsi="TH SarabunPSK" w:cs="TH SarabunPSK" w:hint="cs"/>
                <w:sz w:val="28"/>
                <w:szCs w:val="28"/>
              </w:rPr>
              <w:t xml:space="preserve">Civil Technology Education Project </w:t>
            </w:r>
            <w:r w:rsidR="00856F19" w:rsidRPr="00B60D70">
              <w:rPr>
                <w:rFonts w:ascii="TH SarabunPSK" w:eastAsia="Angsana New" w:hAnsi="TH SarabunPSK" w:cs="TH SarabunPSK"/>
                <w:sz w:val="28"/>
                <w:szCs w:val="28"/>
              </w:rPr>
              <w:t>III</w:t>
            </w:r>
            <w:r w:rsidRPr="00B60D70">
              <w:rPr>
                <w:rFonts w:ascii="TH SarabunPSK" w:eastAsia="Angsana New" w:hAnsi="TH SarabunPSK" w:cs="TH SarabunPSK" w:hint="cs"/>
                <w:sz w:val="28"/>
                <w:szCs w:val="28"/>
                <w:cs/>
              </w:rPr>
              <w:t>)</w:t>
            </w:r>
          </w:p>
        </w:tc>
        <w:tc>
          <w:tcPr>
            <w:tcW w:w="1244" w:type="dxa"/>
            <w:tcBorders>
              <w:top w:val="nil"/>
              <w:left w:val="nil"/>
              <w:bottom w:val="single" w:sz="4" w:space="0" w:color="auto"/>
              <w:right w:val="single" w:sz="4" w:space="0" w:color="auto"/>
            </w:tcBorders>
          </w:tcPr>
          <w:p w14:paraId="70431B80" w14:textId="77777777" w:rsidR="007A75BE" w:rsidRPr="00B60D70" w:rsidRDefault="007A75BE" w:rsidP="00802247">
            <w:pPr>
              <w:spacing w:line="360" w:lineRule="exact"/>
              <w:jc w:val="center"/>
              <w:rPr>
                <w:rFonts w:ascii="TH SarabunPSK" w:eastAsia="Angsana New" w:hAnsi="TH SarabunPSK" w:cs="TH SarabunPSK"/>
                <w:sz w:val="28"/>
                <w:szCs w:val="28"/>
              </w:rPr>
            </w:pPr>
            <w:r w:rsidRPr="00B60D70">
              <w:rPr>
                <w:rFonts w:ascii="TH SarabunPSK" w:eastAsia="Angsana New" w:hAnsi="TH SarabunPSK" w:cs="TH SarabunPSK" w:hint="cs"/>
                <w:sz w:val="28"/>
                <w:szCs w:val="28"/>
              </w:rPr>
              <w:lastRenderedPageBreak/>
              <w:t>3 (1-4-6)</w:t>
            </w:r>
          </w:p>
          <w:p w14:paraId="7DC98D26" w14:textId="77777777" w:rsidR="00675830" w:rsidRPr="00B60D70" w:rsidRDefault="00675830" w:rsidP="00802247">
            <w:pPr>
              <w:spacing w:line="360" w:lineRule="exact"/>
              <w:jc w:val="center"/>
              <w:rPr>
                <w:rFonts w:ascii="TH SarabunPSK" w:eastAsia="Angsana New" w:hAnsi="TH SarabunPSK" w:cs="TH SarabunPSK"/>
                <w:sz w:val="28"/>
                <w:szCs w:val="28"/>
              </w:rPr>
            </w:pPr>
          </w:p>
          <w:p w14:paraId="40FA9217" w14:textId="77777777" w:rsidR="00675830" w:rsidRPr="00B60D70" w:rsidRDefault="00675830" w:rsidP="00675830">
            <w:pPr>
              <w:spacing w:line="360" w:lineRule="exact"/>
              <w:jc w:val="both"/>
              <w:rPr>
                <w:rFonts w:ascii="TH SarabunPSK" w:eastAsia="Angsana New" w:hAnsi="TH SarabunPSK" w:cs="TH SarabunPSK"/>
                <w:sz w:val="28"/>
                <w:szCs w:val="28"/>
              </w:rPr>
            </w:pPr>
          </w:p>
          <w:p w14:paraId="0B2576DC" w14:textId="77777777" w:rsidR="00675830" w:rsidRPr="00B60D70" w:rsidRDefault="00675830" w:rsidP="00675830">
            <w:pPr>
              <w:spacing w:line="360" w:lineRule="exact"/>
              <w:jc w:val="center"/>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3 (1-4-6)</w:t>
            </w:r>
          </w:p>
          <w:p w14:paraId="4D751AD3" w14:textId="77777777" w:rsidR="00675830" w:rsidRPr="00B60D70" w:rsidRDefault="00675830" w:rsidP="00675830">
            <w:pPr>
              <w:spacing w:line="360" w:lineRule="exact"/>
              <w:jc w:val="center"/>
              <w:rPr>
                <w:rFonts w:ascii="TH SarabunPSK" w:eastAsia="Angsana New" w:hAnsi="TH SarabunPSK" w:cs="TH SarabunPSK"/>
                <w:sz w:val="28"/>
                <w:szCs w:val="28"/>
              </w:rPr>
            </w:pPr>
          </w:p>
          <w:p w14:paraId="405D0862" w14:textId="77777777" w:rsidR="00675830" w:rsidRPr="00B60D70" w:rsidRDefault="00675830" w:rsidP="00675830">
            <w:pPr>
              <w:spacing w:line="360" w:lineRule="exact"/>
              <w:jc w:val="center"/>
              <w:rPr>
                <w:rFonts w:ascii="TH SarabunPSK" w:eastAsia="Angsana New" w:hAnsi="TH SarabunPSK" w:cs="TH SarabunPSK"/>
                <w:sz w:val="28"/>
                <w:szCs w:val="28"/>
              </w:rPr>
            </w:pPr>
          </w:p>
          <w:p w14:paraId="3B33E48B" w14:textId="77777777" w:rsidR="00675830" w:rsidRPr="00B60D70" w:rsidRDefault="00675830" w:rsidP="00675830">
            <w:pPr>
              <w:spacing w:line="360" w:lineRule="exact"/>
              <w:jc w:val="center"/>
              <w:rPr>
                <w:rFonts w:ascii="TH SarabunPSK" w:eastAsia="Angsana New" w:hAnsi="TH SarabunPSK" w:cs="TH SarabunPSK"/>
                <w:sz w:val="28"/>
                <w:szCs w:val="28"/>
              </w:rPr>
            </w:pPr>
          </w:p>
          <w:p w14:paraId="374D97B6" w14:textId="77777777" w:rsidR="00675830" w:rsidRPr="00B60D70" w:rsidRDefault="00675830" w:rsidP="00675830">
            <w:pPr>
              <w:spacing w:line="360" w:lineRule="exact"/>
              <w:jc w:val="center"/>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3 (1-4-6)</w:t>
            </w:r>
          </w:p>
          <w:p w14:paraId="598FF934" w14:textId="77777777" w:rsidR="00675830" w:rsidRPr="00B60D70" w:rsidRDefault="00675830" w:rsidP="00675830">
            <w:pPr>
              <w:spacing w:line="360" w:lineRule="exact"/>
              <w:jc w:val="center"/>
              <w:rPr>
                <w:rFonts w:ascii="TH SarabunPSK" w:eastAsia="Angsana New" w:hAnsi="TH SarabunPSK" w:cs="TH SarabunPSK"/>
                <w:sz w:val="28"/>
                <w:szCs w:val="28"/>
              </w:rPr>
            </w:pPr>
          </w:p>
          <w:p w14:paraId="668984F9" w14:textId="77777777" w:rsidR="00675830" w:rsidRPr="00B60D70" w:rsidRDefault="00675830" w:rsidP="00675830">
            <w:pPr>
              <w:spacing w:line="360" w:lineRule="exact"/>
              <w:jc w:val="center"/>
              <w:rPr>
                <w:rFonts w:ascii="TH SarabunPSK" w:eastAsia="Angsana New" w:hAnsi="TH SarabunPSK" w:cs="TH SarabunPSK"/>
                <w:sz w:val="28"/>
                <w:szCs w:val="28"/>
              </w:rPr>
            </w:pPr>
          </w:p>
          <w:p w14:paraId="76B75036" w14:textId="77777777" w:rsidR="00675830" w:rsidRPr="00B60D70" w:rsidRDefault="00675830" w:rsidP="00675830">
            <w:pPr>
              <w:spacing w:line="360" w:lineRule="exact"/>
              <w:jc w:val="center"/>
              <w:rPr>
                <w:rFonts w:ascii="TH SarabunPSK" w:eastAsia="Angsana New" w:hAnsi="TH SarabunPSK" w:cs="TH SarabunPSK"/>
                <w:sz w:val="28"/>
                <w:szCs w:val="28"/>
              </w:rPr>
            </w:pPr>
          </w:p>
          <w:p w14:paraId="507C86C1" w14:textId="77777777" w:rsidR="00675830" w:rsidRPr="00B60D70" w:rsidRDefault="00675830" w:rsidP="00675830">
            <w:pPr>
              <w:spacing w:line="360" w:lineRule="exact"/>
              <w:jc w:val="center"/>
              <w:rPr>
                <w:rFonts w:ascii="TH SarabunPSK" w:eastAsia="Angsana New" w:hAnsi="TH SarabunPSK" w:cs="TH SarabunPSK"/>
                <w:sz w:val="28"/>
                <w:szCs w:val="28"/>
              </w:rPr>
            </w:pPr>
          </w:p>
          <w:p w14:paraId="36C1E707" w14:textId="77777777" w:rsidR="00675830" w:rsidRPr="00B60D70" w:rsidRDefault="00675830" w:rsidP="00675830">
            <w:pPr>
              <w:spacing w:line="360" w:lineRule="exact"/>
              <w:jc w:val="center"/>
              <w:rPr>
                <w:rFonts w:ascii="TH SarabunPSK" w:eastAsia="Angsana New" w:hAnsi="TH SarabunPSK" w:cs="TH SarabunPSK"/>
                <w:sz w:val="28"/>
                <w:szCs w:val="28"/>
              </w:rPr>
            </w:pPr>
            <w:r w:rsidRPr="00B60D70">
              <w:rPr>
                <w:rFonts w:ascii="TH SarabunPSK" w:eastAsia="Angsana New" w:hAnsi="TH SarabunPSK" w:cs="TH SarabunPSK" w:hint="cs"/>
                <w:sz w:val="28"/>
                <w:szCs w:val="28"/>
                <w:cs/>
              </w:rPr>
              <w:t>3 (1–4-6)</w:t>
            </w:r>
          </w:p>
          <w:p w14:paraId="49C78CDC" w14:textId="77777777" w:rsidR="00675830" w:rsidRPr="00B60D70" w:rsidRDefault="00675830" w:rsidP="00675830">
            <w:pPr>
              <w:spacing w:line="360" w:lineRule="exact"/>
              <w:jc w:val="center"/>
              <w:rPr>
                <w:rFonts w:ascii="TH SarabunPSK" w:eastAsia="Angsana New" w:hAnsi="TH SarabunPSK" w:cs="TH SarabunPSK"/>
                <w:sz w:val="28"/>
                <w:szCs w:val="28"/>
              </w:rPr>
            </w:pPr>
          </w:p>
          <w:p w14:paraId="7DE90BF9" w14:textId="77777777" w:rsidR="00675830" w:rsidRPr="00B60D70" w:rsidRDefault="00675830" w:rsidP="00675830">
            <w:pPr>
              <w:spacing w:line="360" w:lineRule="exact"/>
              <w:jc w:val="center"/>
              <w:rPr>
                <w:rFonts w:ascii="TH SarabunPSK" w:eastAsia="Angsana New" w:hAnsi="TH SarabunPSK" w:cs="TH SarabunPSK"/>
                <w:sz w:val="28"/>
                <w:szCs w:val="28"/>
              </w:rPr>
            </w:pPr>
          </w:p>
          <w:p w14:paraId="0F29FD64" w14:textId="209E9243" w:rsidR="00675830" w:rsidRPr="00B60D70" w:rsidRDefault="00675830" w:rsidP="00675830">
            <w:pPr>
              <w:spacing w:line="360" w:lineRule="exact"/>
              <w:jc w:val="center"/>
              <w:rPr>
                <w:rFonts w:ascii="TH SarabunPSK" w:eastAsia="Angsana New" w:hAnsi="TH SarabunPSK" w:cs="TH SarabunPSK"/>
                <w:sz w:val="28"/>
                <w:szCs w:val="28"/>
              </w:rPr>
            </w:pPr>
            <w:r w:rsidRPr="00B60D70">
              <w:rPr>
                <w:rFonts w:ascii="TH SarabunPSK" w:hAnsi="TH SarabunPSK" w:cs="TH SarabunPSK" w:hint="cs"/>
                <w:sz w:val="28"/>
                <w:szCs w:val="28"/>
                <w:cs/>
              </w:rPr>
              <w:t>1 (0-3</w:t>
            </w:r>
            <w:r w:rsidR="00934474" w:rsidRPr="00B60D70">
              <w:rPr>
                <w:rFonts w:ascii="TH SarabunPSK" w:hAnsi="TH SarabunPSK" w:cs="TH SarabunPSK" w:hint="cs"/>
                <w:sz w:val="28"/>
                <w:szCs w:val="28"/>
              </w:rPr>
              <w:t>-3)</w:t>
            </w:r>
          </w:p>
          <w:p w14:paraId="3B95E144" w14:textId="77777777" w:rsidR="00675830" w:rsidRPr="00B60D70" w:rsidRDefault="00675830" w:rsidP="00675830">
            <w:pPr>
              <w:spacing w:line="360" w:lineRule="exact"/>
              <w:jc w:val="center"/>
              <w:rPr>
                <w:rFonts w:ascii="TH SarabunPSK" w:eastAsia="Angsana New" w:hAnsi="TH SarabunPSK" w:cs="TH SarabunPSK"/>
                <w:sz w:val="28"/>
                <w:szCs w:val="28"/>
              </w:rPr>
            </w:pPr>
          </w:p>
          <w:p w14:paraId="6FFDE0A1" w14:textId="77777777" w:rsidR="00934474" w:rsidRPr="00B60D70" w:rsidRDefault="00934474" w:rsidP="00675830">
            <w:pPr>
              <w:spacing w:line="360" w:lineRule="exact"/>
              <w:jc w:val="center"/>
              <w:rPr>
                <w:rFonts w:ascii="TH SarabunPSK" w:eastAsia="Angsana New" w:hAnsi="TH SarabunPSK" w:cs="TH SarabunPSK"/>
                <w:sz w:val="28"/>
                <w:szCs w:val="28"/>
              </w:rPr>
            </w:pPr>
          </w:p>
          <w:p w14:paraId="2C9EB2FB" w14:textId="295416E8" w:rsidR="00675830" w:rsidRPr="00B60D70" w:rsidRDefault="00675830" w:rsidP="00675830">
            <w:pPr>
              <w:spacing w:line="360" w:lineRule="exact"/>
              <w:jc w:val="center"/>
              <w:rPr>
                <w:rFonts w:ascii="TH SarabunPSK" w:eastAsia="Angsana New" w:hAnsi="TH SarabunPSK" w:cs="TH SarabunPSK"/>
                <w:sz w:val="28"/>
                <w:szCs w:val="28"/>
              </w:rPr>
            </w:pPr>
            <w:r w:rsidRPr="00B60D70">
              <w:rPr>
                <w:rFonts w:ascii="TH SarabunPSK" w:hAnsi="TH SarabunPSK" w:cs="TH SarabunPSK" w:hint="cs"/>
                <w:sz w:val="28"/>
                <w:szCs w:val="28"/>
                <w:cs/>
              </w:rPr>
              <w:t>1 (0-3</w:t>
            </w:r>
            <w:r w:rsidR="00934474" w:rsidRPr="00B60D70">
              <w:rPr>
                <w:rFonts w:ascii="TH SarabunPSK" w:hAnsi="TH SarabunPSK" w:cs="TH SarabunPSK" w:hint="cs"/>
                <w:sz w:val="28"/>
                <w:szCs w:val="28"/>
              </w:rPr>
              <w:t>-3)</w:t>
            </w:r>
          </w:p>
          <w:p w14:paraId="77255679" w14:textId="77777777" w:rsidR="00675830" w:rsidRPr="00B60D70" w:rsidRDefault="00675830" w:rsidP="00675830">
            <w:pPr>
              <w:spacing w:line="360" w:lineRule="exact"/>
              <w:jc w:val="center"/>
              <w:rPr>
                <w:rFonts w:ascii="TH SarabunPSK" w:eastAsia="Angsana New" w:hAnsi="TH SarabunPSK" w:cs="TH SarabunPSK"/>
                <w:sz w:val="28"/>
                <w:szCs w:val="28"/>
              </w:rPr>
            </w:pPr>
          </w:p>
          <w:p w14:paraId="5AC41C12" w14:textId="77777777" w:rsidR="00675830" w:rsidRPr="00B60D70" w:rsidRDefault="00675830" w:rsidP="00675830">
            <w:pPr>
              <w:spacing w:line="360" w:lineRule="exact"/>
              <w:jc w:val="center"/>
              <w:rPr>
                <w:rFonts w:ascii="TH SarabunPSK" w:eastAsia="Angsana New" w:hAnsi="TH SarabunPSK" w:cs="TH SarabunPSK"/>
                <w:sz w:val="28"/>
                <w:szCs w:val="28"/>
              </w:rPr>
            </w:pPr>
          </w:p>
          <w:p w14:paraId="331D45A6" w14:textId="3D681B85" w:rsidR="00675830" w:rsidRPr="00B60D70" w:rsidRDefault="00675830" w:rsidP="00675830">
            <w:pPr>
              <w:spacing w:line="360" w:lineRule="exact"/>
              <w:jc w:val="center"/>
              <w:rPr>
                <w:rFonts w:ascii="TH SarabunPSK" w:eastAsia="Angsana New" w:hAnsi="TH SarabunPSK" w:cs="TH SarabunPSK"/>
                <w:sz w:val="28"/>
                <w:szCs w:val="28"/>
              </w:rPr>
            </w:pPr>
            <w:r w:rsidRPr="00B60D70">
              <w:rPr>
                <w:rFonts w:ascii="TH SarabunPSK" w:hAnsi="TH SarabunPSK" w:cs="TH SarabunPSK" w:hint="cs"/>
                <w:sz w:val="28"/>
                <w:szCs w:val="28"/>
                <w:cs/>
              </w:rPr>
              <w:lastRenderedPageBreak/>
              <w:t>1 (0-3</w:t>
            </w:r>
            <w:r w:rsidR="00934474" w:rsidRPr="00B60D70">
              <w:rPr>
                <w:rFonts w:ascii="TH SarabunPSK" w:hAnsi="TH SarabunPSK" w:cs="TH SarabunPSK" w:hint="cs"/>
                <w:sz w:val="28"/>
                <w:szCs w:val="28"/>
              </w:rPr>
              <w:t>-3)</w:t>
            </w:r>
          </w:p>
          <w:p w14:paraId="46CE4476" w14:textId="77777777" w:rsidR="00675830" w:rsidRPr="00B60D70" w:rsidRDefault="00675830" w:rsidP="00675830">
            <w:pPr>
              <w:spacing w:line="360" w:lineRule="exact"/>
              <w:jc w:val="center"/>
              <w:rPr>
                <w:rFonts w:ascii="TH SarabunPSK" w:eastAsia="Angsana New" w:hAnsi="TH SarabunPSK" w:cs="TH SarabunPSK"/>
                <w:sz w:val="28"/>
                <w:szCs w:val="28"/>
              </w:rPr>
            </w:pPr>
          </w:p>
          <w:p w14:paraId="0D405539" w14:textId="77777777" w:rsidR="00934474" w:rsidRPr="00B60D70" w:rsidRDefault="00934474" w:rsidP="00675830">
            <w:pPr>
              <w:spacing w:line="360" w:lineRule="exact"/>
              <w:jc w:val="center"/>
              <w:rPr>
                <w:rFonts w:ascii="TH SarabunPSK" w:eastAsia="Angsana New" w:hAnsi="TH SarabunPSK" w:cs="TH SarabunPSK"/>
                <w:sz w:val="28"/>
                <w:szCs w:val="28"/>
              </w:rPr>
            </w:pPr>
          </w:p>
          <w:p w14:paraId="1C7C5C10" w14:textId="5DA3D33B" w:rsidR="00675830" w:rsidRPr="00B60D70" w:rsidRDefault="00675830" w:rsidP="00675830">
            <w:pPr>
              <w:spacing w:line="360" w:lineRule="exact"/>
              <w:jc w:val="center"/>
              <w:rPr>
                <w:rFonts w:ascii="TH SarabunPSK" w:eastAsia="Angsana New" w:hAnsi="TH SarabunPSK" w:cs="TH SarabunPSK"/>
                <w:sz w:val="28"/>
                <w:szCs w:val="28"/>
              </w:rPr>
            </w:pPr>
            <w:r w:rsidRPr="00B60D70">
              <w:rPr>
                <w:rFonts w:ascii="TH SarabunPSK" w:hAnsi="TH SarabunPSK" w:cs="TH SarabunPSK" w:hint="cs"/>
                <w:sz w:val="28"/>
                <w:szCs w:val="28"/>
                <w:cs/>
              </w:rPr>
              <w:t>1 (0-3</w:t>
            </w:r>
            <w:r w:rsidR="00934474" w:rsidRPr="00B60D70">
              <w:rPr>
                <w:rFonts w:ascii="TH SarabunPSK" w:hAnsi="TH SarabunPSK" w:cs="TH SarabunPSK" w:hint="cs"/>
                <w:sz w:val="28"/>
                <w:szCs w:val="28"/>
              </w:rPr>
              <w:t>-3)</w:t>
            </w:r>
          </w:p>
          <w:p w14:paraId="006CA774" w14:textId="77777777" w:rsidR="00675830" w:rsidRPr="00B60D70" w:rsidRDefault="00675830" w:rsidP="00675830">
            <w:pPr>
              <w:spacing w:line="360" w:lineRule="exact"/>
              <w:jc w:val="center"/>
              <w:rPr>
                <w:rFonts w:ascii="TH SarabunPSK" w:eastAsia="Angsana New" w:hAnsi="TH SarabunPSK" w:cs="TH SarabunPSK"/>
                <w:sz w:val="28"/>
                <w:szCs w:val="28"/>
              </w:rPr>
            </w:pPr>
          </w:p>
          <w:p w14:paraId="13A2B932" w14:textId="77777777" w:rsidR="00934474" w:rsidRPr="00B60D70" w:rsidRDefault="00934474" w:rsidP="00675830">
            <w:pPr>
              <w:spacing w:line="360" w:lineRule="exact"/>
              <w:jc w:val="center"/>
              <w:rPr>
                <w:rFonts w:ascii="TH SarabunPSK" w:eastAsia="Angsana New" w:hAnsi="TH SarabunPSK" w:cs="TH SarabunPSK"/>
                <w:sz w:val="28"/>
                <w:szCs w:val="28"/>
              </w:rPr>
            </w:pPr>
          </w:p>
          <w:p w14:paraId="117F8270" w14:textId="181B7B9C" w:rsidR="00675830" w:rsidRPr="00B60D70" w:rsidRDefault="00675830" w:rsidP="00675830">
            <w:pPr>
              <w:spacing w:line="360" w:lineRule="exact"/>
              <w:jc w:val="center"/>
              <w:rPr>
                <w:rFonts w:ascii="TH SarabunPSK" w:eastAsia="Angsana New" w:hAnsi="TH SarabunPSK" w:cs="TH SarabunPSK"/>
                <w:sz w:val="24"/>
                <w:szCs w:val="24"/>
              </w:rPr>
            </w:pPr>
            <w:r w:rsidRPr="00B60D70">
              <w:rPr>
                <w:rFonts w:ascii="TH SarabunPSK" w:hAnsi="TH SarabunPSK" w:cs="TH SarabunPSK" w:hint="cs"/>
                <w:sz w:val="28"/>
                <w:szCs w:val="28"/>
                <w:cs/>
              </w:rPr>
              <w:t>3 (0-9</w:t>
            </w:r>
            <w:r w:rsidR="00934474" w:rsidRPr="00B60D70">
              <w:rPr>
                <w:rFonts w:ascii="TH SarabunPSK" w:hAnsi="TH SarabunPSK" w:cs="TH SarabunPSK"/>
                <w:sz w:val="28"/>
                <w:szCs w:val="28"/>
              </w:rPr>
              <w:t>-9</w:t>
            </w:r>
            <w:r w:rsidR="00934474" w:rsidRPr="00B60D70">
              <w:rPr>
                <w:rFonts w:ascii="TH SarabunPSK" w:hAnsi="TH SarabunPSK" w:cs="TH SarabunPSK" w:hint="cs"/>
                <w:sz w:val="28"/>
                <w:szCs w:val="28"/>
              </w:rPr>
              <w:t>)</w:t>
            </w:r>
          </w:p>
          <w:p w14:paraId="33BE15A1" w14:textId="77777777" w:rsidR="00675830" w:rsidRPr="00B60D70" w:rsidRDefault="00675830" w:rsidP="00675830">
            <w:pPr>
              <w:spacing w:line="360" w:lineRule="exact"/>
              <w:jc w:val="center"/>
              <w:rPr>
                <w:rFonts w:ascii="TH SarabunPSK" w:eastAsia="Angsana New" w:hAnsi="TH SarabunPSK" w:cs="TH SarabunPSK"/>
                <w:sz w:val="28"/>
                <w:szCs w:val="28"/>
              </w:rPr>
            </w:pPr>
          </w:p>
          <w:p w14:paraId="75682AEB" w14:textId="77777777" w:rsidR="00AF3975" w:rsidRPr="00B60D70" w:rsidRDefault="00AF3975" w:rsidP="00675830">
            <w:pPr>
              <w:spacing w:line="360" w:lineRule="exact"/>
              <w:jc w:val="center"/>
              <w:rPr>
                <w:rFonts w:ascii="TH SarabunPSK" w:hAnsi="TH SarabunPSK" w:cs="TH SarabunPSK"/>
                <w:sz w:val="28"/>
                <w:szCs w:val="28"/>
              </w:rPr>
            </w:pPr>
          </w:p>
          <w:p w14:paraId="1ED7290E" w14:textId="67FD2458" w:rsidR="00675830" w:rsidRPr="00B60D70" w:rsidRDefault="00675830" w:rsidP="00675830">
            <w:pPr>
              <w:spacing w:line="360" w:lineRule="exact"/>
              <w:jc w:val="center"/>
              <w:rPr>
                <w:rFonts w:ascii="TH SarabunPSK" w:hAnsi="TH SarabunPSK" w:cs="TH SarabunPSK"/>
                <w:sz w:val="28"/>
                <w:szCs w:val="28"/>
              </w:rPr>
            </w:pPr>
            <w:r w:rsidRPr="00B60D70">
              <w:rPr>
                <w:rFonts w:ascii="TH SarabunPSK" w:hAnsi="TH SarabunPSK" w:cs="TH SarabunPSK" w:hint="cs"/>
                <w:sz w:val="28"/>
                <w:szCs w:val="28"/>
                <w:cs/>
              </w:rPr>
              <w:t>1 (0-</w:t>
            </w:r>
            <w:r w:rsidR="00AF3975" w:rsidRPr="00B60D70">
              <w:rPr>
                <w:rFonts w:ascii="TH SarabunPSK" w:hAnsi="TH SarabunPSK" w:cs="TH SarabunPSK"/>
                <w:sz w:val="28"/>
                <w:szCs w:val="28"/>
              </w:rPr>
              <w:t>3</w:t>
            </w:r>
            <w:r w:rsidR="00AF3975" w:rsidRPr="00B60D70">
              <w:rPr>
                <w:rFonts w:ascii="TH SarabunPSK" w:hAnsi="TH SarabunPSK" w:cs="TH SarabunPSK" w:hint="cs"/>
                <w:sz w:val="28"/>
                <w:szCs w:val="28"/>
              </w:rPr>
              <w:t>-</w:t>
            </w:r>
            <w:r w:rsidR="00AF3975" w:rsidRPr="00B60D70">
              <w:rPr>
                <w:rFonts w:ascii="TH SarabunPSK" w:hAnsi="TH SarabunPSK" w:cs="TH SarabunPSK"/>
                <w:sz w:val="28"/>
                <w:szCs w:val="28"/>
              </w:rPr>
              <w:t>3</w:t>
            </w:r>
            <w:r w:rsidR="00AF3975" w:rsidRPr="00B60D70">
              <w:rPr>
                <w:rFonts w:ascii="TH SarabunPSK" w:hAnsi="TH SarabunPSK" w:cs="TH SarabunPSK" w:hint="cs"/>
                <w:sz w:val="28"/>
                <w:szCs w:val="28"/>
              </w:rPr>
              <w:t>)</w:t>
            </w:r>
          </w:p>
          <w:p w14:paraId="4FF2954F" w14:textId="77777777" w:rsidR="00AF3975" w:rsidRPr="00B60D70" w:rsidRDefault="00AF3975" w:rsidP="00675830">
            <w:pPr>
              <w:spacing w:line="360" w:lineRule="exact"/>
              <w:jc w:val="center"/>
              <w:rPr>
                <w:rFonts w:ascii="TH SarabunPSK" w:eastAsia="Angsana New" w:hAnsi="TH SarabunPSK" w:cs="TH SarabunPSK"/>
                <w:sz w:val="28"/>
                <w:szCs w:val="28"/>
              </w:rPr>
            </w:pPr>
          </w:p>
          <w:p w14:paraId="12FF72BD" w14:textId="49C9CB77" w:rsidR="00675830" w:rsidRPr="00B60D70" w:rsidRDefault="00675830" w:rsidP="00675830">
            <w:pPr>
              <w:spacing w:line="360" w:lineRule="exact"/>
              <w:jc w:val="center"/>
              <w:rPr>
                <w:rFonts w:ascii="TH SarabunPSK" w:hAnsi="TH SarabunPSK" w:cs="TH SarabunPSK"/>
                <w:sz w:val="28"/>
                <w:szCs w:val="28"/>
              </w:rPr>
            </w:pPr>
            <w:r w:rsidRPr="00B60D70">
              <w:rPr>
                <w:rFonts w:ascii="TH SarabunPSK" w:hAnsi="TH SarabunPSK" w:cs="TH SarabunPSK" w:hint="cs"/>
                <w:sz w:val="28"/>
                <w:szCs w:val="28"/>
                <w:cs/>
              </w:rPr>
              <w:t>1 (0-</w:t>
            </w:r>
            <w:r w:rsidR="00AF3975" w:rsidRPr="00B60D70">
              <w:rPr>
                <w:rFonts w:ascii="TH SarabunPSK" w:hAnsi="TH SarabunPSK" w:cs="TH SarabunPSK"/>
                <w:sz w:val="28"/>
                <w:szCs w:val="28"/>
              </w:rPr>
              <w:t>3</w:t>
            </w:r>
            <w:r w:rsidR="00AF3975" w:rsidRPr="00B60D70">
              <w:rPr>
                <w:rFonts w:ascii="TH SarabunPSK" w:hAnsi="TH SarabunPSK" w:cs="TH SarabunPSK" w:hint="cs"/>
                <w:sz w:val="28"/>
                <w:szCs w:val="28"/>
              </w:rPr>
              <w:t>-</w:t>
            </w:r>
            <w:r w:rsidR="00AF3975" w:rsidRPr="00B60D70">
              <w:rPr>
                <w:rFonts w:ascii="TH SarabunPSK" w:hAnsi="TH SarabunPSK" w:cs="TH SarabunPSK"/>
                <w:sz w:val="28"/>
                <w:szCs w:val="28"/>
              </w:rPr>
              <w:t>3</w:t>
            </w:r>
            <w:r w:rsidR="00AF3975" w:rsidRPr="00B60D70">
              <w:rPr>
                <w:rFonts w:ascii="TH SarabunPSK" w:hAnsi="TH SarabunPSK" w:cs="TH SarabunPSK" w:hint="cs"/>
                <w:sz w:val="28"/>
                <w:szCs w:val="28"/>
              </w:rPr>
              <w:t>)</w:t>
            </w:r>
          </w:p>
          <w:p w14:paraId="6295792D" w14:textId="77777777" w:rsidR="00AF3975" w:rsidRPr="00B60D70" w:rsidRDefault="00AF3975" w:rsidP="00675830">
            <w:pPr>
              <w:spacing w:line="360" w:lineRule="exact"/>
              <w:jc w:val="center"/>
              <w:rPr>
                <w:rFonts w:ascii="TH SarabunPSK" w:eastAsia="Angsana New" w:hAnsi="TH SarabunPSK" w:cs="TH SarabunPSK"/>
                <w:sz w:val="28"/>
                <w:szCs w:val="28"/>
              </w:rPr>
            </w:pPr>
          </w:p>
          <w:p w14:paraId="0CCCE0FE" w14:textId="6330F392" w:rsidR="00675830" w:rsidRPr="00B60D70" w:rsidRDefault="00675830" w:rsidP="00675830">
            <w:pPr>
              <w:spacing w:line="360" w:lineRule="exact"/>
              <w:jc w:val="center"/>
              <w:rPr>
                <w:rFonts w:ascii="TH SarabunPSK" w:eastAsia="Angsana New" w:hAnsi="TH SarabunPSK" w:cs="TH SarabunPSK"/>
                <w:sz w:val="28"/>
                <w:szCs w:val="28"/>
                <w:cs/>
              </w:rPr>
            </w:pPr>
            <w:r w:rsidRPr="00B60D70">
              <w:rPr>
                <w:rFonts w:ascii="TH SarabunPSK" w:hAnsi="TH SarabunPSK" w:cs="TH SarabunPSK" w:hint="cs"/>
                <w:sz w:val="28"/>
                <w:szCs w:val="28"/>
                <w:cs/>
              </w:rPr>
              <w:t>1 (0-</w:t>
            </w:r>
            <w:r w:rsidR="00AF3975" w:rsidRPr="00B60D70">
              <w:rPr>
                <w:rFonts w:ascii="TH SarabunPSK" w:hAnsi="TH SarabunPSK" w:cs="TH SarabunPSK"/>
                <w:sz w:val="28"/>
                <w:szCs w:val="28"/>
              </w:rPr>
              <w:t>3</w:t>
            </w:r>
            <w:r w:rsidR="00AF3975" w:rsidRPr="00B60D70">
              <w:rPr>
                <w:rFonts w:ascii="TH SarabunPSK" w:hAnsi="TH SarabunPSK" w:cs="TH SarabunPSK" w:hint="cs"/>
                <w:sz w:val="28"/>
                <w:szCs w:val="28"/>
              </w:rPr>
              <w:t>-</w:t>
            </w:r>
            <w:r w:rsidR="00AF3975" w:rsidRPr="00B60D70">
              <w:rPr>
                <w:rFonts w:ascii="TH SarabunPSK" w:hAnsi="TH SarabunPSK" w:cs="TH SarabunPSK"/>
                <w:sz w:val="28"/>
                <w:szCs w:val="28"/>
              </w:rPr>
              <w:t>3</w:t>
            </w:r>
            <w:r w:rsidRPr="00B60D70">
              <w:rPr>
                <w:rFonts w:ascii="TH SarabunPSK" w:hAnsi="TH SarabunPSK" w:cs="TH SarabunPSK" w:hint="cs"/>
                <w:sz w:val="28"/>
                <w:szCs w:val="28"/>
                <w:cs/>
              </w:rPr>
              <w:t>)</w:t>
            </w:r>
          </w:p>
        </w:tc>
        <w:tc>
          <w:tcPr>
            <w:tcW w:w="2127" w:type="dxa"/>
            <w:tcBorders>
              <w:left w:val="single" w:sz="4" w:space="0" w:color="auto"/>
            </w:tcBorders>
          </w:tcPr>
          <w:p w14:paraId="1D2AEAEA" w14:textId="77777777" w:rsidR="007A75BE" w:rsidRPr="00B60D70" w:rsidRDefault="007A75BE" w:rsidP="007A75BE">
            <w:pPr>
              <w:spacing w:line="360" w:lineRule="exact"/>
              <w:ind w:left="-67"/>
              <w:jc w:val="left"/>
              <w:rPr>
                <w:rFonts w:ascii="TH SarabunPSK" w:eastAsia="Cordia New" w:hAnsi="TH SarabunPSK" w:cs="TH SarabunPSK"/>
                <w:noProof/>
                <w:sz w:val="28"/>
                <w:szCs w:val="28"/>
              </w:rPr>
            </w:pPr>
            <w:r w:rsidRPr="00B60D70">
              <w:rPr>
                <w:rFonts w:ascii="TH SarabunPSK" w:eastAsia="Cordia New" w:hAnsi="TH SarabunPSK" w:cs="TH SarabunPSK" w:hint="cs"/>
                <w:noProof/>
                <w:sz w:val="28"/>
                <w:szCs w:val="28"/>
              </w:rPr>
              <w:lastRenderedPageBreak/>
              <w:t xml:space="preserve">- </w:t>
            </w:r>
            <w:r w:rsidRPr="00B60D70">
              <w:rPr>
                <w:rFonts w:ascii="TH SarabunPSK" w:eastAsia="Cordia New" w:hAnsi="TH SarabunPSK" w:cs="TH SarabunPSK" w:hint="cs"/>
                <w:noProof/>
                <w:sz w:val="28"/>
                <w:szCs w:val="28"/>
                <w:cs/>
              </w:rPr>
              <w:t xml:space="preserve">ปรับชื่อกลุ่มวิชาให้สอดคล้องกับเกณฑ์ครุสุภา (รายวิชากลุ่ม </w:t>
            </w:r>
            <w:r w:rsidRPr="00B60D70">
              <w:rPr>
                <w:rFonts w:ascii="TH SarabunPSK" w:eastAsia="Cordia New" w:hAnsi="TH SarabunPSK" w:cs="TH SarabunPSK" w:hint="cs"/>
                <w:noProof/>
                <w:sz w:val="28"/>
                <w:szCs w:val="28"/>
              </w:rPr>
              <w:t>TPACK)</w:t>
            </w:r>
          </w:p>
          <w:p w14:paraId="1282D07D" w14:textId="77777777" w:rsidR="007A75BE" w:rsidRPr="00B60D70" w:rsidRDefault="007A75BE" w:rsidP="007A75BE">
            <w:pPr>
              <w:spacing w:line="360" w:lineRule="exact"/>
              <w:ind w:left="-67"/>
              <w:jc w:val="left"/>
              <w:rPr>
                <w:rFonts w:ascii="TH SarabunPSK" w:eastAsia="Cordia New" w:hAnsi="TH SarabunPSK" w:cs="TH SarabunPSK"/>
                <w:noProof/>
                <w:sz w:val="28"/>
                <w:szCs w:val="28"/>
              </w:rPr>
            </w:pPr>
            <w:r w:rsidRPr="00B60D70">
              <w:rPr>
                <w:rFonts w:ascii="TH SarabunPSK" w:eastAsia="Cordia New" w:hAnsi="TH SarabunPSK" w:cs="TH SarabunPSK" w:hint="cs"/>
                <w:noProof/>
                <w:sz w:val="28"/>
                <w:szCs w:val="28"/>
              </w:rPr>
              <w:t xml:space="preserve">- </w:t>
            </w:r>
            <w:r w:rsidRPr="00B60D70">
              <w:rPr>
                <w:rFonts w:ascii="TH SarabunPSK" w:eastAsia="Cordia New" w:hAnsi="TH SarabunPSK" w:cs="TH SarabunPSK" w:hint="cs"/>
                <w:noProof/>
                <w:sz w:val="28"/>
                <w:szCs w:val="28"/>
                <w:cs/>
              </w:rPr>
              <w:t xml:space="preserve">ปรับปรุงรายวิชาในกลุ่มวิชาชีพครู ให้มีสาระความรู้ครบ ตามมาตรฐานความรู้ของคุรุสภา และสอดคล้องกับ </w:t>
            </w:r>
            <w:r w:rsidRPr="00B60D70">
              <w:rPr>
                <w:rFonts w:ascii="TH SarabunPSK" w:eastAsia="Cordia New" w:hAnsi="TH SarabunPSK" w:cs="TH SarabunPSK" w:hint="cs"/>
                <w:noProof/>
                <w:sz w:val="28"/>
                <w:szCs w:val="28"/>
              </w:rPr>
              <w:t xml:space="preserve">PLOs </w:t>
            </w:r>
            <w:r w:rsidRPr="00B60D70">
              <w:rPr>
                <w:rFonts w:ascii="TH SarabunPSK" w:eastAsia="Cordia New" w:hAnsi="TH SarabunPSK" w:cs="TH SarabunPSK" w:hint="cs"/>
                <w:noProof/>
                <w:sz w:val="28"/>
                <w:szCs w:val="28"/>
                <w:cs/>
              </w:rPr>
              <w:t>ของหลักสูตร</w:t>
            </w:r>
          </w:p>
          <w:p w14:paraId="3F851374" w14:textId="77777777" w:rsidR="007A75BE" w:rsidRPr="00B60D70" w:rsidRDefault="007A75BE" w:rsidP="007A75BE">
            <w:pPr>
              <w:spacing w:line="360" w:lineRule="exact"/>
              <w:ind w:left="-67"/>
              <w:jc w:val="left"/>
              <w:rPr>
                <w:rFonts w:ascii="TH SarabunPSK" w:eastAsia="Cordia New" w:hAnsi="TH SarabunPSK" w:cs="TH SarabunPSK"/>
                <w:noProof/>
                <w:sz w:val="28"/>
                <w:szCs w:val="28"/>
              </w:rPr>
            </w:pPr>
            <w:r w:rsidRPr="00B60D70">
              <w:rPr>
                <w:rFonts w:ascii="TH SarabunPSK" w:eastAsia="Cordia New" w:hAnsi="TH SarabunPSK" w:cs="TH SarabunPSK" w:hint="cs"/>
                <w:noProof/>
                <w:sz w:val="28"/>
                <w:szCs w:val="28"/>
              </w:rPr>
              <w:t xml:space="preserve">- </w:t>
            </w:r>
            <w:r w:rsidRPr="00B60D70">
              <w:rPr>
                <w:rFonts w:ascii="TH SarabunPSK" w:eastAsia="Cordia New" w:hAnsi="TH SarabunPSK" w:cs="TH SarabunPSK" w:hint="cs"/>
                <w:noProof/>
                <w:sz w:val="28"/>
                <w:szCs w:val="28"/>
                <w:cs/>
              </w:rPr>
              <w:t xml:space="preserve">ย้ายรายวิชาจากกลุ่มโครงงานและกลุ่มวิชาการสอนวิชาเอกจากหลักสูตรเดิมมาไว้ในกลุ่มนี้ ทำให้เพิ่มจาก </w:t>
            </w:r>
            <w:r w:rsidRPr="00B60D70">
              <w:rPr>
                <w:rFonts w:ascii="TH SarabunPSK" w:eastAsia="Cordia New" w:hAnsi="TH SarabunPSK" w:cs="TH SarabunPSK" w:hint="cs"/>
                <w:noProof/>
                <w:sz w:val="28"/>
                <w:szCs w:val="28"/>
              </w:rPr>
              <w:t>10</w:t>
            </w:r>
            <w:r w:rsidRPr="00B60D70">
              <w:rPr>
                <w:rFonts w:ascii="TH SarabunPSK" w:eastAsia="Cordia New" w:hAnsi="TH SarabunPSK" w:cs="TH SarabunPSK" w:hint="cs"/>
                <w:noProof/>
                <w:sz w:val="28"/>
                <w:szCs w:val="28"/>
                <w:cs/>
              </w:rPr>
              <w:t xml:space="preserve"> หน่วยกิต เป็น </w:t>
            </w:r>
            <w:r w:rsidRPr="00B60D70">
              <w:rPr>
                <w:rFonts w:ascii="TH SarabunPSK" w:eastAsia="Cordia New" w:hAnsi="TH SarabunPSK" w:cs="TH SarabunPSK" w:hint="cs"/>
                <w:noProof/>
                <w:sz w:val="28"/>
                <w:szCs w:val="28"/>
              </w:rPr>
              <w:t>22</w:t>
            </w:r>
            <w:r w:rsidRPr="00B60D70">
              <w:rPr>
                <w:rFonts w:ascii="TH SarabunPSK" w:eastAsia="Cordia New" w:hAnsi="TH SarabunPSK" w:cs="TH SarabunPSK" w:hint="cs"/>
                <w:noProof/>
                <w:sz w:val="28"/>
                <w:szCs w:val="28"/>
                <w:cs/>
              </w:rPr>
              <w:t xml:space="preserve"> หน่วยกิต</w:t>
            </w:r>
          </w:p>
          <w:p w14:paraId="6F4828A2" w14:textId="77777777" w:rsidR="007A75BE" w:rsidRPr="00B60D70" w:rsidRDefault="007A75BE" w:rsidP="007A75BE">
            <w:pPr>
              <w:spacing w:line="360" w:lineRule="exact"/>
              <w:ind w:left="-67"/>
              <w:jc w:val="left"/>
              <w:rPr>
                <w:rFonts w:ascii="TH SarabunPSK" w:eastAsia="Cordia New" w:hAnsi="TH SarabunPSK" w:cs="TH SarabunPSK"/>
                <w:noProof/>
                <w:sz w:val="28"/>
                <w:szCs w:val="28"/>
              </w:rPr>
            </w:pPr>
            <w:r w:rsidRPr="00B60D70">
              <w:rPr>
                <w:rFonts w:ascii="TH SarabunPSK" w:eastAsia="Cordia New" w:hAnsi="TH SarabunPSK" w:cs="TH SarabunPSK" w:hint="cs"/>
                <w:noProof/>
                <w:sz w:val="28"/>
                <w:szCs w:val="28"/>
              </w:rPr>
              <w:t xml:space="preserve">- </w:t>
            </w:r>
            <w:r w:rsidRPr="00B60D70">
              <w:rPr>
                <w:rFonts w:ascii="TH SarabunPSK" w:eastAsia="Cordia New" w:hAnsi="TH SarabunPSK" w:cs="TH SarabunPSK" w:hint="cs"/>
                <w:noProof/>
                <w:sz w:val="28"/>
                <w:szCs w:val="28"/>
                <w:cs/>
              </w:rPr>
              <w:t xml:space="preserve">เพิ่มรายวิชาการฝึกประสบการณ์วิชาชีพช่างโยธา จาก </w:t>
            </w:r>
            <w:r w:rsidRPr="00B60D70">
              <w:rPr>
                <w:rFonts w:ascii="TH SarabunPSK" w:eastAsia="Cordia New" w:hAnsi="TH SarabunPSK" w:cs="TH SarabunPSK" w:hint="cs"/>
                <w:noProof/>
                <w:sz w:val="28"/>
                <w:szCs w:val="28"/>
              </w:rPr>
              <w:t>1</w:t>
            </w:r>
            <w:r w:rsidRPr="00B60D70">
              <w:rPr>
                <w:rFonts w:ascii="TH SarabunPSK" w:eastAsia="Cordia New" w:hAnsi="TH SarabunPSK" w:cs="TH SarabunPSK" w:hint="cs"/>
                <w:noProof/>
                <w:sz w:val="28"/>
                <w:szCs w:val="28"/>
                <w:cs/>
              </w:rPr>
              <w:t xml:space="preserve"> รายวิชา เป็น </w:t>
            </w:r>
            <w:r w:rsidRPr="00B60D70">
              <w:rPr>
                <w:rFonts w:ascii="TH SarabunPSK" w:eastAsia="Cordia New" w:hAnsi="TH SarabunPSK" w:cs="TH SarabunPSK" w:hint="cs"/>
                <w:noProof/>
                <w:sz w:val="28"/>
                <w:szCs w:val="28"/>
              </w:rPr>
              <w:t>5</w:t>
            </w:r>
            <w:r w:rsidRPr="00B60D70">
              <w:rPr>
                <w:rFonts w:ascii="TH SarabunPSK" w:eastAsia="Cordia New" w:hAnsi="TH SarabunPSK" w:cs="TH SarabunPSK" w:hint="cs"/>
                <w:noProof/>
                <w:sz w:val="28"/>
                <w:szCs w:val="28"/>
                <w:cs/>
              </w:rPr>
              <w:t xml:space="preserve"> รายวิชาเพื่อให้สอดคล้องกับหลักเกณฑ์ของคุรุสภา</w:t>
            </w:r>
          </w:p>
          <w:p w14:paraId="3E4BCF21" w14:textId="68355B2D" w:rsidR="007A75BE" w:rsidRPr="00B60D70" w:rsidRDefault="007A75BE" w:rsidP="007A75BE">
            <w:pPr>
              <w:spacing w:line="360" w:lineRule="exact"/>
              <w:ind w:left="-67"/>
              <w:jc w:val="left"/>
              <w:rPr>
                <w:rFonts w:ascii="TH SarabunPSK" w:eastAsia="Cordia New" w:hAnsi="TH SarabunPSK" w:cs="TH SarabunPSK"/>
                <w:noProof/>
                <w:sz w:val="28"/>
                <w:szCs w:val="28"/>
              </w:rPr>
            </w:pPr>
            <w:r w:rsidRPr="00B60D70">
              <w:rPr>
                <w:rFonts w:ascii="TH SarabunPSK" w:eastAsia="Cordia New" w:hAnsi="TH SarabunPSK" w:cs="TH SarabunPSK" w:hint="cs"/>
                <w:noProof/>
                <w:sz w:val="28"/>
                <w:szCs w:val="28"/>
              </w:rPr>
              <w:t xml:space="preserve">- </w:t>
            </w:r>
            <w:r w:rsidRPr="00B60D70">
              <w:rPr>
                <w:rFonts w:ascii="TH SarabunPSK" w:eastAsia="Cordia New" w:hAnsi="TH SarabunPSK" w:cs="TH SarabunPSK" w:hint="cs"/>
                <w:noProof/>
                <w:sz w:val="28"/>
                <w:szCs w:val="28"/>
                <w:cs/>
              </w:rPr>
              <w:t xml:space="preserve">ปรับรายววิชา </w:t>
            </w:r>
            <w:r w:rsidR="00B91175" w:rsidRPr="00B60D70">
              <w:rPr>
                <w:rFonts w:ascii="TH SarabunPSK" w:eastAsia="Cordia New" w:hAnsi="TH SarabunPSK" w:cs="TH SarabunPSK" w:hint="cs"/>
                <w:noProof/>
                <w:sz w:val="28"/>
                <w:szCs w:val="28"/>
              </w:rPr>
              <w:t xml:space="preserve">CTE </w:t>
            </w:r>
            <w:r w:rsidRPr="00B60D70">
              <w:rPr>
                <w:rFonts w:ascii="TH SarabunPSK" w:eastAsia="Cordia New" w:hAnsi="TH SarabunPSK" w:cs="TH SarabunPSK" w:hint="cs"/>
                <w:noProof/>
                <w:sz w:val="28"/>
                <w:szCs w:val="28"/>
              </w:rPr>
              <w:t>409</w:t>
            </w:r>
            <w:r w:rsidRPr="00B60D70">
              <w:rPr>
                <w:rFonts w:ascii="TH SarabunPSK" w:eastAsia="Cordia New" w:hAnsi="TH SarabunPSK" w:cs="TH SarabunPSK" w:hint="cs"/>
                <w:noProof/>
                <w:sz w:val="28"/>
                <w:szCs w:val="28"/>
                <w:cs/>
              </w:rPr>
              <w:t xml:space="preserve"> การพัฒนาผู้เรียนบนฐาน</w:t>
            </w:r>
            <w:r w:rsidRPr="00B60D70">
              <w:rPr>
                <w:rFonts w:ascii="TH SarabunPSK" w:eastAsia="Cordia New" w:hAnsi="TH SarabunPSK" w:cs="TH SarabunPSK" w:hint="cs"/>
                <w:noProof/>
                <w:sz w:val="28"/>
                <w:szCs w:val="28"/>
                <w:cs/>
              </w:rPr>
              <w:lastRenderedPageBreak/>
              <w:t>ของผลลัพธ์การเรียนรู้เป็นวิชาเลือกทางครุศาสตร์โยธา</w:t>
            </w:r>
          </w:p>
          <w:p w14:paraId="725F6E48" w14:textId="42CBE0FC" w:rsidR="00675830" w:rsidRPr="00B60D70" w:rsidRDefault="00675830" w:rsidP="007A75BE">
            <w:pPr>
              <w:spacing w:line="360" w:lineRule="exact"/>
              <w:ind w:left="-67"/>
              <w:jc w:val="left"/>
              <w:rPr>
                <w:rFonts w:ascii="TH SarabunPSK" w:eastAsia="Cordia New" w:hAnsi="TH SarabunPSK" w:cs="TH SarabunPSK"/>
                <w:noProof/>
                <w:sz w:val="28"/>
                <w:szCs w:val="28"/>
              </w:rPr>
            </w:pPr>
            <w:r w:rsidRPr="00B60D70">
              <w:rPr>
                <w:rFonts w:ascii="TH SarabunPSK" w:eastAsia="Cordia New" w:hAnsi="TH SarabunPSK" w:cs="TH SarabunPSK" w:hint="cs"/>
                <w:noProof/>
                <w:sz w:val="28"/>
                <w:szCs w:val="28"/>
              </w:rPr>
              <w:t xml:space="preserve">- </w:t>
            </w:r>
            <w:r w:rsidRPr="00B60D70">
              <w:rPr>
                <w:rFonts w:ascii="TH SarabunPSK" w:eastAsia="Cordia New" w:hAnsi="TH SarabunPSK" w:cs="TH SarabunPSK" w:hint="cs"/>
                <w:noProof/>
                <w:sz w:val="28"/>
                <w:szCs w:val="28"/>
                <w:cs/>
              </w:rPr>
              <w:t xml:space="preserve">แยกรายวิชาโครงงานเป็น </w:t>
            </w:r>
            <w:r w:rsidRPr="00B60D70">
              <w:rPr>
                <w:rFonts w:ascii="TH SarabunPSK" w:eastAsia="Cordia New" w:hAnsi="TH SarabunPSK" w:cs="TH SarabunPSK" w:hint="cs"/>
                <w:noProof/>
                <w:sz w:val="28"/>
                <w:szCs w:val="28"/>
              </w:rPr>
              <w:t xml:space="preserve">3 </w:t>
            </w:r>
            <w:r w:rsidRPr="00B60D70">
              <w:rPr>
                <w:rFonts w:ascii="TH SarabunPSK" w:eastAsia="Cordia New" w:hAnsi="TH SarabunPSK" w:cs="TH SarabunPSK" w:hint="cs"/>
                <w:noProof/>
                <w:sz w:val="28"/>
                <w:szCs w:val="28"/>
                <w:cs/>
              </w:rPr>
              <w:t>รายวิชา</w:t>
            </w:r>
            <w:r w:rsidR="00D420AC" w:rsidRPr="00B60D70">
              <w:rPr>
                <w:rFonts w:ascii="TH SarabunPSK" w:eastAsia="Cordia New" w:hAnsi="TH SarabunPSK" w:cs="TH SarabunPSK" w:hint="cs"/>
                <w:noProof/>
                <w:sz w:val="28"/>
                <w:szCs w:val="28"/>
                <w:cs/>
              </w:rPr>
              <w:t xml:space="preserve"> ๆ</w:t>
            </w:r>
            <w:r w:rsidRPr="00B60D70">
              <w:rPr>
                <w:rFonts w:ascii="TH SarabunPSK" w:eastAsia="Cordia New" w:hAnsi="TH SarabunPSK" w:cs="TH SarabunPSK" w:hint="cs"/>
                <w:noProof/>
                <w:sz w:val="28"/>
                <w:szCs w:val="28"/>
                <w:cs/>
              </w:rPr>
              <w:t xml:space="preserve"> ละ </w:t>
            </w:r>
            <w:r w:rsidRPr="00B60D70">
              <w:rPr>
                <w:rFonts w:ascii="TH SarabunPSK" w:eastAsia="Cordia New" w:hAnsi="TH SarabunPSK" w:cs="TH SarabunPSK" w:hint="cs"/>
                <w:noProof/>
                <w:sz w:val="28"/>
                <w:szCs w:val="28"/>
              </w:rPr>
              <w:t xml:space="preserve">1 </w:t>
            </w:r>
            <w:r w:rsidRPr="00B60D70">
              <w:rPr>
                <w:rFonts w:ascii="TH SarabunPSK" w:eastAsia="Cordia New" w:hAnsi="TH SarabunPSK" w:cs="TH SarabunPSK" w:hint="cs"/>
                <w:noProof/>
                <w:sz w:val="28"/>
                <w:szCs w:val="28"/>
                <w:cs/>
              </w:rPr>
              <w:t>หน่วยกิต</w:t>
            </w:r>
          </w:p>
          <w:p w14:paraId="2AE025D9" w14:textId="73156AE3" w:rsidR="007A75BE" w:rsidRPr="00B60D70" w:rsidRDefault="007A75BE" w:rsidP="007A75BE">
            <w:pPr>
              <w:spacing w:line="360" w:lineRule="exact"/>
              <w:ind w:left="-67"/>
              <w:jc w:val="left"/>
              <w:rPr>
                <w:rFonts w:ascii="TH SarabunPSK" w:eastAsia="Cordia New" w:hAnsi="TH SarabunPSK" w:cs="TH SarabunPSK"/>
                <w:noProof/>
                <w:sz w:val="28"/>
                <w:szCs w:val="28"/>
              </w:rPr>
            </w:pPr>
          </w:p>
        </w:tc>
      </w:tr>
      <w:tr w:rsidR="00B60D70" w:rsidRPr="00B60D70" w14:paraId="5E614856" w14:textId="77777777" w:rsidTr="004603BE">
        <w:trPr>
          <w:trHeight w:val="170"/>
        </w:trPr>
        <w:tc>
          <w:tcPr>
            <w:tcW w:w="1025" w:type="dxa"/>
            <w:gridSpan w:val="2"/>
            <w:tcBorders>
              <w:top w:val="single" w:sz="4" w:space="0" w:color="auto"/>
              <w:left w:val="single" w:sz="4" w:space="0" w:color="auto"/>
              <w:bottom w:val="nil"/>
              <w:right w:val="nil"/>
            </w:tcBorders>
          </w:tcPr>
          <w:p w14:paraId="5CFFB826" w14:textId="26580918" w:rsidR="007A75BE" w:rsidRPr="00B60D70" w:rsidRDefault="007A75BE" w:rsidP="007A75BE">
            <w:pPr>
              <w:spacing w:line="360" w:lineRule="exact"/>
              <w:ind w:left="-50"/>
              <w:jc w:val="left"/>
              <w:rPr>
                <w:rFonts w:ascii="TH SarabunPSK" w:hAnsi="TH SarabunPSK" w:cs="TH SarabunPSK"/>
                <w:b/>
                <w:bCs/>
                <w:sz w:val="28"/>
                <w:szCs w:val="28"/>
              </w:rPr>
            </w:pPr>
            <w:r w:rsidRPr="00B60D70">
              <w:rPr>
                <w:rFonts w:ascii="TH SarabunPSK" w:hAnsi="TH SarabunPSK" w:cs="TH SarabunPSK" w:hint="cs"/>
                <w:b/>
                <w:bCs/>
                <w:sz w:val="28"/>
                <w:szCs w:val="28"/>
                <w:cs/>
                <w:lang w:val="th-TH"/>
              </w:rPr>
              <w:t>ข.1.3</w:t>
            </w:r>
          </w:p>
        </w:tc>
        <w:tc>
          <w:tcPr>
            <w:tcW w:w="3742" w:type="dxa"/>
            <w:gridSpan w:val="3"/>
            <w:tcBorders>
              <w:top w:val="single" w:sz="4" w:space="0" w:color="auto"/>
              <w:left w:val="nil"/>
              <w:bottom w:val="nil"/>
              <w:right w:val="nil"/>
            </w:tcBorders>
          </w:tcPr>
          <w:p w14:paraId="59487D58" w14:textId="7BB23761" w:rsidR="007A75BE" w:rsidRPr="00B60D70" w:rsidRDefault="007A75BE" w:rsidP="00F44BD1">
            <w:pPr>
              <w:spacing w:line="360" w:lineRule="exact"/>
              <w:jc w:val="left"/>
              <w:rPr>
                <w:rFonts w:ascii="TH SarabunPSK" w:hAnsi="TH SarabunPSK" w:cs="TH SarabunPSK"/>
                <w:b/>
                <w:bCs/>
                <w:sz w:val="28"/>
                <w:szCs w:val="28"/>
                <w:cs/>
                <w:lang w:val="th-TH"/>
              </w:rPr>
            </w:pPr>
            <w:r w:rsidRPr="00B60D70">
              <w:rPr>
                <w:rFonts w:ascii="TH SarabunPSK" w:hAnsi="TH SarabunPSK" w:cs="TH SarabunPSK" w:hint="cs"/>
                <w:b/>
                <w:bCs/>
                <w:sz w:val="28"/>
                <w:szCs w:val="28"/>
                <w:cs/>
                <w:lang w:val="th-TH"/>
              </w:rPr>
              <w:t>กลุ่มวิชาเลือกทางครุศาสตร์โยธา</w:t>
            </w:r>
            <w:r w:rsidR="00BD7F9D" w:rsidRPr="00B60D70">
              <w:rPr>
                <w:rFonts w:ascii="TH SarabunPSK" w:hAnsi="TH SarabunPSK" w:cs="TH SarabunPSK" w:hint="cs"/>
                <w:b/>
                <w:bCs/>
                <w:sz w:val="28"/>
                <w:szCs w:val="28"/>
                <w:cs/>
                <w:lang w:val="th-TH"/>
              </w:rPr>
              <w:t xml:space="preserve">               </w:t>
            </w:r>
            <w:r w:rsidRPr="00B60D70">
              <w:rPr>
                <w:rFonts w:ascii="TH SarabunPSK" w:hAnsi="TH SarabunPSK" w:cs="TH SarabunPSK" w:hint="cs"/>
                <w:b/>
                <w:bCs/>
                <w:sz w:val="28"/>
                <w:szCs w:val="28"/>
                <w:cs/>
                <w:lang w:val="th-TH"/>
              </w:rPr>
              <w:t xml:space="preserve"> </w:t>
            </w:r>
          </w:p>
        </w:tc>
        <w:tc>
          <w:tcPr>
            <w:tcW w:w="1187" w:type="dxa"/>
            <w:tcBorders>
              <w:top w:val="single" w:sz="4" w:space="0" w:color="auto"/>
              <w:left w:val="nil"/>
              <w:bottom w:val="nil"/>
              <w:right w:val="single" w:sz="4" w:space="0" w:color="auto"/>
            </w:tcBorders>
          </w:tcPr>
          <w:p w14:paraId="4CFD7641" w14:textId="39E67A23" w:rsidR="007A75BE" w:rsidRPr="00B60D70" w:rsidRDefault="007A75BE" w:rsidP="007A75BE">
            <w:pPr>
              <w:tabs>
                <w:tab w:val="left" w:pos="827"/>
                <w:tab w:val="right" w:pos="5788"/>
              </w:tabs>
              <w:spacing w:line="360" w:lineRule="exact"/>
              <w:jc w:val="right"/>
              <w:rPr>
                <w:rFonts w:ascii="TH SarabunPSK" w:hAnsi="TH SarabunPSK" w:cs="TH SarabunPSK"/>
                <w:b/>
                <w:bCs/>
                <w:sz w:val="28"/>
                <w:szCs w:val="28"/>
              </w:rPr>
            </w:pPr>
            <w:r w:rsidRPr="00B60D70">
              <w:rPr>
                <w:rFonts w:ascii="TH SarabunPSK" w:hAnsi="TH SarabunPSK" w:cs="TH SarabunPSK" w:hint="cs"/>
                <w:b/>
                <w:bCs/>
                <w:sz w:val="28"/>
                <w:szCs w:val="28"/>
                <w:cs/>
                <w:lang w:val="th-TH"/>
              </w:rPr>
              <w:t>6 หน่วยกิต</w:t>
            </w:r>
          </w:p>
        </w:tc>
        <w:tc>
          <w:tcPr>
            <w:tcW w:w="967" w:type="dxa"/>
            <w:tcBorders>
              <w:top w:val="single" w:sz="4" w:space="0" w:color="auto"/>
              <w:left w:val="single" w:sz="4" w:space="0" w:color="auto"/>
              <w:bottom w:val="nil"/>
              <w:right w:val="nil"/>
            </w:tcBorders>
          </w:tcPr>
          <w:p w14:paraId="32AE7AEC" w14:textId="6775C85D" w:rsidR="007A75BE" w:rsidRPr="00B60D70" w:rsidRDefault="007A75BE" w:rsidP="007A75BE">
            <w:pPr>
              <w:spacing w:line="360" w:lineRule="exact"/>
              <w:ind w:left="-64"/>
              <w:jc w:val="left"/>
              <w:rPr>
                <w:rFonts w:ascii="TH SarabunPSK" w:hAnsi="TH SarabunPSK" w:cs="TH SarabunPSK"/>
                <w:b/>
                <w:bCs/>
                <w:sz w:val="28"/>
                <w:szCs w:val="28"/>
              </w:rPr>
            </w:pPr>
            <w:r w:rsidRPr="00B60D70">
              <w:rPr>
                <w:rFonts w:ascii="TH SarabunPSK" w:hAnsi="TH SarabunPSK" w:cs="TH SarabunPSK" w:hint="cs"/>
                <w:b/>
                <w:bCs/>
                <w:sz w:val="28"/>
                <w:szCs w:val="28"/>
                <w:cs/>
                <w:lang w:val="th-TH"/>
              </w:rPr>
              <w:t>ข.1.3</w:t>
            </w:r>
          </w:p>
        </w:tc>
        <w:tc>
          <w:tcPr>
            <w:tcW w:w="3742" w:type="dxa"/>
            <w:gridSpan w:val="5"/>
            <w:tcBorders>
              <w:top w:val="single" w:sz="4" w:space="0" w:color="auto"/>
              <w:left w:val="nil"/>
              <w:bottom w:val="nil"/>
              <w:right w:val="nil"/>
            </w:tcBorders>
          </w:tcPr>
          <w:p w14:paraId="6AAE8B5F" w14:textId="3BDCC380" w:rsidR="007A75BE" w:rsidRPr="00B60D70" w:rsidRDefault="007A75BE" w:rsidP="007A75BE">
            <w:pPr>
              <w:spacing w:line="360" w:lineRule="exact"/>
              <w:ind w:left="-60"/>
              <w:jc w:val="left"/>
              <w:rPr>
                <w:rFonts w:ascii="TH SarabunPSK" w:hAnsi="TH SarabunPSK" w:cs="TH SarabunPSK"/>
                <w:b/>
                <w:bCs/>
                <w:sz w:val="28"/>
                <w:szCs w:val="28"/>
                <w:cs/>
              </w:rPr>
            </w:pPr>
            <w:r w:rsidRPr="00B60D70">
              <w:rPr>
                <w:rFonts w:ascii="TH SarabunPSK" w:hAnsi="TH SarabunPSK" w:cs="TH SarabunPSK" w:hint="cs"/>
                <w:b/>
                <w:bCs/>
                <w:sz w:val="28"/>
                <w:szCs w:val="28"/>
                <w:cs/>
                <w:lang w:val="th-TH"/>
              </w:rPr>
              <w:t>กลุ่มวิชาเลือกทางครุศาสตร์โยธา</w:t>
            </w:r>
            <w:r w:rsidR="00BD7F9D" w:rsidRPr="00B60D70">
              <w:rPr>
                <w:rFonts w:ascii="TH SarabunPSK" w:hAnsi="TH SarabunPSK" w:cs="TH SarabunPSK" w:hint="cs"/>
                <w:b/>
                <w:bCs/>
                <w:sz w:val="28"/>
                <w:szCs w:val="28"/>
                <w:cs/>
                <w:lang w:val="th-TH"/>
              </w:rPr>
              <w:t xml:space="preserve">               </w:t>
            </w:r>
            <w:r w:rsidRPr="00B60D70">
              <w:rPr>
                <w:rFonts w:ascii="TH SarabunPSK" w:hAnsi="TH SarabunPSK" w:cs="TH SarabunPSK" w:hint="cs"/>
                <w:b/>
                <w:bCs/>
                <w:sz w:val="28"/>
                <w:szCs w:val="28"/>
                <w:cs/>
                <w:lang w:val="th-TH"/>
              </w:rPr>
              <w:t xml:space="preserve"> </w:t>
            </w:r>
          </w:p>
        </w:tc>
        <w:tc>
          <w:tcPr>
            <w:tcW w:w="1244" w:type="dxa"/>
            <w:tcBorders>
              <w:top w:val="single" w:sz="4" w:space="0" w:color="auto"/>
              <w:left w:val="nil"/>
              <w:bottom w:val="nil"/>
              <w:right w:val="single" w:sz="4" w:space="0" w:color="auto"/>
            </w:tcBorders>
          </w:tcPr>
          <w:p w14:paraId="45259AF8" w14:textId="58A67877" w:rsidR="007A75BE" w:rsidRPr="00B60D70" w:rsidRDefault="007A75BE" w:rsidP="007A75BE">
            <w:pPr>
              <w:spacing w:line="360" w:lineRule="exact"/>
              <w:jc w:val="right"/>
              <w:rPr>
                <w:rFonts w:ascii="TH SarabunPSK" w:hAnsi="TH SarabunPSK" w:cs="TH SarabunPSK"/>
                <w:b/>
                <w:bCs/>
                <w:sz w:val="28"/>
                <w:szCs w:val="28"/>
              </w:rPr>
            </w:pPr>
            <w:r w:rsidRPr="00B60D70">
              <w:rPr>
                <w:rFonts w:ascii="TH SarabunPSK" w:hAnsi="TH SarabunPSK" w:cs="TH SarabunPSK" w:hint="cs"/>
                <w:b/>
                <w:bCs/>
                <w:sz w:val="28"/>
                <w:szCs w:val="28"/>
                <w:cs/>
                <w:lang w:val="th-TH"/>
              </w:rPr>
              <w:t>6 หน่วยกิต</w:t>
            </w:r>
          </w:p>
        </w:tc>
        <w:tc>
          <w:tcPr>
            <w:tcW w:w="2127" w:type="dxa"/>
            <w:tcBorders>
              <w:left w:val="single" w:sz="4" w:space="0" w:color="auto"/>
            </w:tcBorders>
          </w:tcPr>
          <w:p w14:paraId="4EB705AB" w14:textId="77777777" w:rsidR="007A75BE" w:rsidRPr="00B60D70" w:rsidRDefault="007A75BE" w:rsidP="007A75BE">
            <w:pPr>
              <w:spacing w:line="360" w:lineRule="exact"/>
              <w:ind w:left="-67"/>
              <w:jc w:val="left"/>
              <w:rPr>
                <w:rFonts w:ascii="TH SarabunPSK" w:eastAsia="Cordia New" w:hAnsi="TH SarabunPSK" w:cs="TH SarabunPSK"/>
                <w:b/>
                <w:bCs/>
                <w:noProof/>
                <w:sz w:val="28"/>
                <w:szCs w:val="28"/>
              </w:rPr>
            </w:pPr>
          </w:p>
        </w:tc>
      </w:tr>
      <w:tr w:rsidR="00B60D70" w:rsidRPr="00B60D70" w14:paraId="050D0092" w14:textId="77777777" w:rsidTr="004603BE">
        <w:trPr>
          <w:trHeight w:val="170"/>
        </w:trPr>
        <w:tc>
          <w:tcPr>
            <w:tcW w:w="1025" w:type="dxa"/>
            <w:gridSpan w:val="2"/>
            <w:tcBorders>
              <w:top w:val="nil"/>
              <w:left w:val="single" w:sz="4" w:space="0" w:color="auto"/>
              <w:bottom w:val="single" w:sz="4" w:space="0" w:color="auto"/>
              <w:right w:val="nil"/>
            </w:tcBorders>
          </w:tcPr>
          <w:p w14:paraId="0E3743F8" w14:textId="7A05B25C" w:rsidR="007A75BE" w:rsidRPr="00B60D70" w:rsidRDefault="00B91175" w:rsidP="007A75BE">
            <w:pPr>
              <w:spacing w:line="360" w:lineRule="exact"/>
              <w:ind w:left="-50"/>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7A75BE" w:rsidRPr="00B60D70">
              <w:rPr>
                <w:rFonts w:ascii="TH SarabunPSK" w:hAnsi="TH SarabunPSK" w:cs="TH SarabunPSK" w:hint="cs"/>
                <w:sz w:val="28"/>
                <w:szCs w:val="28"/>
                <w:cs/>
                <w:lang w:val="th-TH"/>
              </w:rPr>
              <w:t>307</w:t>
            </w:r>
          </w:p>
          <w:p w14:paraId="5750FD5C" w14:textId="77777777" w:rsidR="00727AA6" w:rsidRPr="00B60D70" w:rsidRDefault="00727AA6" w:rsidP="007A75BE">
            <w:pPr>
              <w:spacing w:line="360" w:lineRule="exact"/>
              <w:ind w:left="-50"/>
              <w:jc w:val="left"/>
              <w:rPr>
                <w:rFonts w:ascii="TH SarabunPSK" w:hAnsi="TH SarabunPSK" w:cs="TH SarabunPSK"/>
                <w:sz w:val="28"/>
                <w:szCs w:val="28"/>
              </w:rPr>
            </w:pPr>
          </w:p>
          <w:p w14:paraId="078BD307" w14:textId="77777777" w:rsidR="00727AA6" w:rsidRPr="00B60D70" w:rsidRDefault="00727AA6" w:rsidP="007A75BE">
            <w:pPr>
              <w:spacing w:line="360" w:lineRule="exact"/>
              <w:ind w:left="-50"/>
              <w:jc w:val="left"/>
              <w:rPr>
                <w:rFonts w:ascii="TH SarabunPSK" w:hAnsi="TH SarabunPSK" w:cs="TH SarabunPSK"/>
                <w:sz w:val="28"/>
                <w:szCs w:val="28"/>
              </w:rPr>
            </w:pPr>
          </w:p>
          <w:p w14:paraId="0FA2EAE7" w14:textId="77777777" w:rsidR="00727AA6" w:rsidRPr="00B60D70" w:rsidRDefault="00727AA6" w:rsidP="007A75BE">
            <w:pPr>
              <w:spacing w:line="360" w:lineRule="exact"/>
              <w:ind w:left="-50"/>
              <w:jc w:val="left"/>
              <w:rPr>
                <w:rFonts w:ascii="TH SarabunPSK" w:hAnsi="TH SarabunPSK" w:cs="TH SarabunPSK"/>
                <w:sz w:val="28"/>
                <w:szCs w:val="28"/>
              </w:rPr>
            </w:pPr>
          </w:p>
          <w:p w14:paraId="79373B3C" w14:textId="3AE9BD4B" w:rsidR="00727AA6" w:rsidRPr="00B60D70" w:rsidRDefault="00B91175" w:rsidP="00727AA6">
            <w:pPr>
              <w:spacing w:line="360" w:lineRule="exact"/>
              <w:ind w:left="-50"/>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727AA6" w:rsidRPr="00B60D70">
              <w:rPr>
                <w:rFonts w:ascii="TH SarabunPSK" w:hAnsi="TH SarabunPSK" w:cs="TH SarabunPSK" w:hint="cs"/>
                <w:sz w:val="28"/>
                <w:szCs w:val="28"/>
                <w:cs/>
                <w:lang w:val="th-TH"/>
              </w:rPr>
              <w:t>381</w:t>
            </w:r>
          </w:p>
          <w:p w14:paraId="272BC247" w14:textId="77777777" w:rsidR="00727AA6" w:rsidRPr="00B60D70" w:rsidRDefault="00727AA6" w:rsidP="00727AA6">
            <w:pPr>
              <w:spacing w:line="360" w:lineRule="exact"/>
              <w:ind w:left="-50"/>
              <w:jc w:val="left"/>
              <w:rPr>
                <w:rFonts w:ascii="TH SarabunPSK" w:hAnsi="TH SarabunPSK" w:cs="TH SarabunPSK"/>
                <w:sz w:val="28"/>
                <w:szCs w:val="28"/>
              </w:rPr>
            </w:pPr>
          </w:p>
          <w:p w14:paraId="37EB8BE9" w14:textId="77777777" w:rsidR="00727AA6" w:rsidRPr="00B60D70" w:rsidRDefault="00727AA6" w:rsidP="00727AA6">
            <w:pPr>
              <w:spacing w:line="360" w:lineRule="exact"/>
              <w:ind w:left="-50"/>
              <w:jc w:val="left"/>
              <w:rPr>
                <w:rFonts w:ascii="TH SarabunPSK" w:hAnsi="TH SarabunPSK" w:cs="TH SarabunPSK"/>
                <w:sz w:val="28"/>
                <w:szCs w:val="28"/>
              </w:rPr>
            </w:pPr>
          </w:p>
          <w:p w14:paraId="141E095C" w14:textId="77777777" w:rsidR="00727AA6" w:rsidRPr="00B60D70" w:rsidRDefault="00727AA6" w:rsidP="00727AA6">
            <w:pPr>
              <w:spacing w:line="360" w:lineRule="exact"/>
              <w:ind w:left="-50"/>
              <w:jc w:val="left"/>
              <w:rPr>
                <w:rFonts w:ascii="TH SarabunPSK" w:hAnsi="TH SarabunPSK" w:cs="TH SarabunPSK"/>
                <w:sz w:val="28"/>
                <w:szCs w:val="28"/>
              </w:rPr>
            </w:pPr>
          </w:p>
          <w:p w14:paraId="56E86B33" w14:textId="57DC251B" w:rsidR="00727AA6" w:rsidRPr="00B60D70" w:rsidRDefault="00B91175" w:rsidP="00727AA6">
            <w:pPr>
              <w:spacing w:line="360" w:lineRule="exact"/>
              <w:ind w:left="-50"/>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727AA6" w:rsidRPr="00B60D70">
              <w:rPr>
                <w:rFonts w:ascii="TH SarabunPSK" w:hAnsi="TH SarabunPSK" w:cs="TH SarabunPSK" w:hint="cs"/>
                <w:sz w:val="28"/>
                <w:szCs w:val="28"/>
              </w:rPr>
              <w:t>382</w:t>
            </w:r>
          </w:p>
          <w:p w14:paraId="15363AC7" w14:textId="77777777" w:rsidR="00727AA6" w:rsidRPr="00B60D70" w:rsidRDefault="00727AA6" w:rsidP="00727AA6">
            <w:pPr>
              <w:spacing w:line="360" w:lineRule="exact"/>
              <w:ind w:left="-50"/>
              <w:jc w:val="left"/>
              <w:rPr>
                <w:rFonts w:ascii="TH SarabunPSK" w:hAnsi="TH SarabunPSK" w:cs="TH SarabunPSK"/>
                <w:sz w:val="28"/>
                <w:szCs w:val="28"/>
              </w:rPr>
            </w:pPr>
          </w:p>
          <w:p w14:paraId="3F24F939" w14:textId="77777777" w:rsidR="00727AA6" w:rsidRPr="00B60D70" w:rsidRDefault="00727AA6" w:rsidP="00727AA6">
            <w:pPr>
              <w:spacing w:line="360" w:lineRule="exact"/>
              <w:ind w:left="-50"/>
              <w:jc w:val="left"/>
              <w:rPr>
                <w:rFonts w:ascii="TH SarabunPSK" w:hAnsi="TH SarabunPSK" w:cs="TH SarabunPSK"/>
                <w:sz w:val="28"/>
                <w:szCs w:val="28"/>
              </w:rPr>
            </w:pPr>
          </w:p>
          <w:p w14:paraId="44652F80" w14:textId="77777777" w:rsidR="00727AA6" w:rsidRPr="00B60D70" w:rsidRDefault="00727AA6" w:rsidP="00727AA6">
            <w:pPr>
              <w:spacing w:line="360" w:lineRule="exact"/>
              <w:ind w:left="-50"/>
              <w:jc w:val="left"/>
              <w:rPr>
                <w:rFonts w:ascii="TH SarabunPSK" w:hAnsi="TH SarabunPSK" w:cs="TH SarabunPSK"/>
                <w:sz w:val="28"/>
                <w:szCs w:val="28"/>
              </w:rPr>
            </w:pPr>
          </w:p>
          <w:p w14:paraId="2D656DDA" w14:textId="14C39E30" w:rsidR="00727AA6" w:rsidRPr="00B60D70" w:rsidRDefault="00B91175" w:rsidP="00727AA6">
            <w:pPr>
              <w:spacing w:line="360" w:lineRule="exact"/>
              <w:ind w:left="-50"/>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727AA6" w:rsidRPr="00B60D70">
              <w:rPr>
                <w:rFonts w:ascii="TH SarabunPSK" w:hAnsi="TH SarabunPSK" w:cs="TH SarabunPSK" w:hint="cs"/>
                <w:sz w:val="28"/>
                <w:szCs w:val="28"/>
              </w:rPr>
              <w:t>383</w:t>
            </w:r>
          </w:p>
          <w:p w14:paraId="0FF0F1B9" w14:textId="77777777" w:rsidR="00727AA6" w:rsidRPr="00B60D70" w:rsidRDefault="00727AA6" w:rsidP="00727AA6">
            <w:pPr>
              <w:spacing w:line="360" w:lineRule="exact"/>
              <w:jc w:val="left"/>
              <w:rPr>
                <w:rFonts w:ascii="TH SarabunPSK" w:hAnsi="TH SarabunPSK" w:cs="TH SarabunPSK"/>
                <w:sz w:val="28"/>
                <w:szCs w:val="28"/>
              </w:rPr>
            </w:pPr>
          </w:p>
          <w:p w14:paraId="2734145F" w14:textId="041F3AE9" w:rsidR="00727AA6" w:rsidRPr="00B60D70" w:rsidRDefault="00B91175" w:rsidP="00727AA6">
            <w:pPr>
              <w:spacing w:line="360" w:lineRule="exact"/>
              <w:ind w:left="-50"/>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727AA6" w:rsidRPr="00B60D70">
              <w:rPr>
                <w:rFonts w:ascii="TH SarabunPSK" w:hAnsi="TH SarabunPSK" w:cs="TH SarabunPSK" w:hint="cs"/>
                <w:sz w:val="28"/>
                <w:szCs w:val="28"/>
              </w:rPr>
              <w:t>384</w:t>
            </w:r>
          </w:p>
          <w:p w14:paraId="2D744632" w14:textId="77777777" w:rsidR="00727AA6" w:rsidRPr="00B60D70" w:rsidRDefault="00727AA6" w:rsidP="00727AA6">
            <w:pPr>
              <w:spacing w:line="360" w:lineRule="exact"/>
              <w:ind w:left="-50"/>
              <w:jc w:val="left"/>
              <w:rPr>
                <w:rFonts w:ascii="TH SarabunPSK" w:hAnsi="TH SarabunPSK" w:cs="TH SarabunPSK"/>
                <w:sz w:val="28"/>
                <w:szCs w:val="28"/>
              </w:rPr>
            </w:pPr>
          </w:p>
          <w:p w14:paraId="13FE41A1" w14:textId="1ED4B3AB" w:rsidR="00727AA6" w:rsidRPr="00B60D70" w:rsidRDefault="00B91175" w:rsidP="00727AA6">
            <w:pPr>
              <w:spacing w:line="360" w:lineRule="exact"/>
              <w:ind w:left="-50"/>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727AA6" w:rsidRPr="00B60D70">
              <w:rPr>
                <w:rFonts w:ascii="TH SarabunPSK" w:hAnsi="TH SarabunPSK" w:cs="TH SarabunPSK" w:hint="cs"/>
                <w:sz w:val="28"/>
                <w:szCs w:val="28"/>
              </w:rPr>
              <w:t>385</w:t>
            </w:r>
          </w:p>
          <w:p w14:paraId="38126AB1" w14:textId="77777777" w:rsidR="00727AA6" w:rsidRPr="00B60D70" w:rsidRDefault="00727AA6" w:rsidP="00727AA6">
            <w:pPr>
              <w:spacing w:line="360" w:lineRule="exact"/>
              <w:ind w:left="-50"/>
              <w:jc w:val="left"/>
              <w:rPr>
                <w:rFonts w:ascii="TH SarabunPSK" w:hAnsi="TH SarabunPSK" w:cs="TH SarabunPSK"/>
                <w:sz w:val="28"/>
                <w:szCs w:val="28"/>
              </w:rPr>
            </w:pPr>
          </w:p>
          <w:p w14:paraId="04829A53" w14:textId="77777777" w:rsidR="00727AA6" w:rsidRPr="00B60D70" w:rsidRDefault="00727AA6" w:rsidP="00727AA6">
            <w:pPr>
              <w:spacing w:line="360" w:lineRule="exact"/>
              <w:ind w:left="-50"/>
              <w:jc w:val="left"/>
              <w:rPr>
                <w:rFonts w:ascii="TH SarabunPSK" w:hAnsi="TH SarabunPSK" w:cs="TH SarabunPSK"/>
                <w:sz w:val="28"/>
                <w:szCs w:val="28"/>
              </w:rPr>
            </w:pPr>
          </w:p>
          <w:p w14:paraId="1C286B0C" w14:textId="726F926A" w:rsidR="00727AA6" w:rsidRPr="00B60D70" w:rsidRDefault="00B91175" w:rsidP="00727AA6">
            <w:pPr>
              <w:spacing w:line="360" w:lineRule="exact"/>
              <w:ind w:left="-50"/>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727AA6" w:rsidRPr="00B60D70">
              <w:rPr>
                <w:rFonts w:ascii="TH SarabunPSK" w:hAnsi="TH SarabunPSK" w:cs="TH SarabunPSK" w:hint="cs"/>
                <w:sz w:val="28"/>
                <w:szCs w:val="28"/>
              </w:rPr>
              <w:t>401</w:t>
            </w:r>
          </w:p>
          <w:p w14:paraId="0A59974D" w14:textId="77777777" w:rsidR="00727AA6" w:rsidRPr="00B60D70" w:rsidRDefault="00727AA6" w:rsidP="00727AA6">
            <w:pPr>
              <w:spacing w:line="360" w:lineRule="exact"/>
              <w:ind w:left="-50"/>
              <w:jc w:val="left"/>
              <w:rPr>
                <w:rFonts w:ascii="TH SarabunPSK" w:hAnsi="TH SarabunPSK" w:cs="TH SarabunPSK"/>
                <w:sz w:val="28"/>
                <w:szCs w:val="28"/>
              </w:rPr>
            </w:pPr>
          </w:p>
          <w:p w14:paraId="7C3F6941" w14:textId="77777777" w:rsidR="00727AA6" w:rsidRPr="00B60D70" w:rsidRDefault="00727AA6" w:rsidP="00727AA6">
            <w:pPr>
              <w:spacing w:line="360" w:lineRule="exact"/>
              <w:ind w:left="-50"/>
              <w:jc w:val="left"/>
              <w:rPr>
                <w:rFonts w:ascii="TH SarabunPSK" w:hAnsi="TH SarabunPSK" w:cs="TH SarabunPSK"/>
                <w:sz w:val="28"/>
                <w:szCs w:val="28"/>
              </w:rPr>
            </w:pPr>
          </w:p>
          <w:p w14:paraId="0552DA21" w14:textId="77777777" w:rsidR="00727AA6" w:rsidRPr="00B60D70" w:rsidRDefault="00727AA6" w:rsidP="00727AA6">
            <w:pPr>
              <w:spacing w:line="360" w:lineRule="exact"/>
              <w:ind w:left="-50"/>
              <w:jc w:val="left"/>
              <w:rPr>
                <w:rFonts w:ascii="TH SarabunPSK" w:hAnsi="TH SarabunPSK" w:cs="TH SarabunPSK"/>
                <w:sz w:val="28"/>
                <w:szCs w:val="28"/>
              </w:rPr>
            </w:pPr>
          </w:p>
          <w:p w14:paraId="4E0E2F0A" w14:textId="6453B6C3" w:rsidR="00727AA6" w:rsidRPr="00B60D70" w:rsidRDefault="00B91175" w:rsidP="00727AA6">
            <w:pPr>
              <w:spacing w:line="360" w:lineRule="exact"/>
              <w:ind w:left="-50"/>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727AA6" w:rsidRPr="00B60D70">
              <w:rPr>
                <w:rFonts w:ascii="TH SarabunPSK" w:hAnsi="TH SarabunPSK" w:cs="TH SarabunPSK" w:hint="cs"/>
                <w:sz w:val="28"/>
                <w:szCs w:val="28"/>
              </w:rPr>
              <w:t>402</w:t>
            </w:r>
          </w:p>
          <w:p w14:paraId="7117590B" w14:textId="77777777" w:rsidR="00727AA6" w:rsidRPr="00B60D70" w:rsidRDefault="00727AA6" w:rsidP="00727AA6">
            <w:pPr>
              <w:spacing w:line="360" w:lineRule="exact"/>
              <w:ind w:left="-50"/>
              <w:jc w:val="left"/>
              <w:rPr>
                <w:rFonts w:ascii="TH SarabunPSK" w:hAnsi="TH SarabunPSK" w:cs="TH SarabunPSK"/>
                <w:sz w:val="28"/>
                <w:szCs w:val="28"/>
              </w:rPr>
            </w:pPr>
          </w:p>
          <w:p w14:paraId="0890C23F" w14:textId="77777777" w:rsidR="00727AA6" w:rsidRPr="00B60D70" w:rsidRDefault="00727AA6" w:rsidP="00727AA6">
            <w:pPr>
              <w:spacing w:line="360" w:lineRule="exact"/>
              <w:ind w:left="-50"/>
              <w:jc w:val="left"/>
              <w:rPr>
                <w:rFonts w:ascii="TH SarabunPSK" w:hAnsi="TH SarabunPSK" w:cs="TH SarabunPSK"/>
                <w:sz w:val="28"/>
                <w:szCs w:val="28"/>
              </w:rPr>
            </w:pPr>
          </w:p>
          <w:p w14:paraId="112F78D7" w14:textId="17D6D67E" w:rsidR="00727AA6" w:rsidRPr="00B60D70" w:rsidRDefault="00B91175" w:rsidP="00727AA6">
            <w:pPr>
              <w:spacing w:line="360" w:lineRule="exact"/>
              <w:ind w:left="-50"/>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727AA6" w:rsidRPr="00B60D70">
              <w:rPr>
                <w:rFonts w:ascii="TH SarabunPSK" w:hAnsi="TH SarabunPSK" w:cs="TH SarabunPSK" w:hint="cs"/>
                <w:sz w:val="28"/>
                <w:szCs w:val="28"/>
              </w:rPr>
              <w:t>403</w:t>
            </w:r>
          </w:p>
          <w:p w14:paraId="13B63812" w14:textId="77777777" w:rsidR="00727AA6" w:rsidRPr="00B60D70" w:rsidRDefault="00727AA6" w:rsidP="00727AA6">
            <w:pPr>
              <w:spacing w:line="360" w:lineRule="exact"/>
              <w:ind w:left="-50"/>
              <w:jc w:val="left"/>
              <w:rPr>
                <w:rFonts w:ascii="TH SarabunPSK" w:hAnsi="TH SarabunPSK" w:cs="TH SarabunPSK"/>
                <w:sz w:val="28"/>
                <w:szCs w:val="28"/>
              </w:rPr>
            </w:pPr>
          </w:p>
          <w:p w14:paraId="0361438D" w14:textId="77777777" w:rsidR="00727AA6" w:rsidRPr="00B60D70" w:rsidRDefault="00727AA6" w:rsidP="00727AA6">
            <w:pPr>
              <w:spacing w:line="360" w:lineRule="exact"/>
              <w:ind w:left="-50"/>
              <w:jc w:val="left"/>
              <w:rPr>
                <w:rFonts w:ascii="TH SarabunPSK" w:hAnsi="TH SarabunPSK" w:cs="TH SarabunPSK"/>
                <w:sz w:val="28"/>
                <w:szCs w:val="28"/>
              </w:rPr>
            </w:pPr>
          </w:p>
          <w:p w14:paraId="6D11F6F7" w14:textId="77777777" w:rsidR="00727AA6" w:rsidRPr="00B60D70" w:rsidRDefault="00727AA6" w:rsidP="00727AA6">
            <w:pPr>
              <w:spacing w:line="360" w:lineRule="exact"/>
              <w:ind w:left="-50"/>
              <w:jc w:val="left"/>
              <w:rPr>
                <w:rFonts w:ascii="TH SarabunPSK" w:hAnsi="TH SarabunPSK" w:cs="TH SarabunPSK"/>
                <w:sz w:val="28"/>
                <w:szCs w:val="28"/>
              </w:rPr>
            </w:pPr>
          </w:p>
          <w:p w14:paraId="587D3FE2" w14:textId="27A39E85" w:rsidR="00727AA6" w:rsidRPr="00B60D70" w:rsidRDefault="00B91175" w:rsidP="00727AA6">
            <w:pPr>
              <w:spacing w:line="360" w:lineRule="exact"/>
              <w:ind w:left="-50"/>
              <w:jc w:val="left"/>
              <w:rPr>
                <w:rFonts w:ascii="TH SarabunPSK" w:hAnsi="TH SarabunPSK" w:cs="TH SarabunPSK"/>
                <w:sz w:val="28"/>
                <w:szCs w:val="28"/>
              </w:rPr>
            </w:pPr>
            <w:r w:rsidRPr="00B60D70">
              <w:rPr>
                <w:rFonts w:ascii="TH SarabunPSK" w:hAnsi="TH SarabunPSK" w:cs="TH SarabunPSK" w:hint="cs"/>
                <w:sz w:val="28"/>
                <w:szCs w:val="28"/>
              </w:rPr>
              <w:lastRenderedPageBreak/>
              <w:t xml:space="preserve">CTE </w:t>
            </w:r>
            <w:r w:rsidR="00727AA6" w:rsidRPr="00B60D70">
              <w:rPr>
                <w:rFonts w:ascii="TH SarabunPSK" w:hAnsi="TH SarabunPSK" w:cs="TH SarabunPSK" w:hint="cs"/>
                <w:sz w:val="28"/>
                <w:szCs w:val="28"/>
              </w:rPr>
              <w:t xml:space="preserve">404 </w:t>
            </w:r>
          </w:p>
          <w:p w14:paraId="653B7A4A" w14:textId="2FE2A229" w:rsidR="00727AA6" w:rsidRPr="00B60D70" w:rsidRDefault="00BD7F9D" w:rsidP="00727AA6">
            <w:pPr>
              <w:spacing w:line="360" w:lineRule="exact"/>
              <w:ind w:left="-50"/>
              <w:jc w:val="left"/>
              <w:rPr>
                <w:rFonts w:ascii="TH SarabunPSK" w:hAnsi="TH SarabunPSK" w:cs="TH SarabunPSK"/>
                <w:sz w:val="28"/>
                <w:szCs w:val="28"/>
              </w:rPr>
            </w:pPr>
            <w:r w:rsidRPr="00B60D70">
              <w:rPr>
                <w:rFonts w:ascii="TH SarabunPSK" w:hAnsi="TH SarabunPSK" w:cs="TH SarabunPSK" w:hint="cs"/>
                <w:sz w:val="28"/>
                <w:szCs w:val="28"/>
              </w:rPr>
              <w:t xml:space="preserve"> </w:t>
            </w:r>
          </w:p>
          <w:p w14:paraId="35CF4CD7" w14:textId="2083894F" w:rsidR="00727AA6" w:rsidRPr="00B60D70" w:rsidRDefault="00B91175" w:rsidP="00727AA6">
            <w:pPr>
              <w:spacing w:line="360" w:lineRule="exact"/>
              <w:ind w:left="-50"/>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727AA6" w:rsidRPr="00B60D70">
              <w:rPr>
                <w:rFonts w:ascii="TH SarabunPSK" w:hAnsi="TH SarabunPSK" w:cs="TH SarabunPSK" w:hint="cs"/>
                <w:sz w:val="28"/>
                <w:szCs w:val="28"/>
              </w:rPr>
              <w:t>486</w:t>
            </w:r>
          </w:p>
          <w:p w14:paraId="5EF5ECA9" w14:textId="77777777" w:rsidR="00727AA6" w:rsidRPr="00B60D70" w:rsidRDefault="00727AA6" w:rsidP="00727AA6">
            <w:pPr>
              <w:spacing w:line="360" w:lineRule="exact"/>
              <w:ind w:left="-50"/>
              <w:jc w:val="left"/>
              <w:rPr>
                <w:rFonts w:ascii="TH SarabunPSK" w:hAnsi="TH SarabunPSK" w:cs="TH SarabunPSK"/>
                <w:sz w:val="28"/>
                <w:szCs w:val="28"/>
              </w:rPr>
            </w:pPr>
          </w:p>
          <w:p w14:paraId="546D5A8C" w14:textId="77777777" w:rsidR="00727AA6" w:rsidRPr="00B60D70" w:rsidRDefault="00727AA6" w:rsidP="00727AA6">
            <w:pPr>
              <w:spacing w:line="360" w:lineRule="exact"/>
              <w:ind w:left="-50"/>
              <w:jc w:val="left"/>
              <w:rPr>
                <w:rFonts w:ascii="TH SarabunPSK" w:hAnsi="TH SarabunPSK" w:cs="TH SarabunPSK"/>
                <w:sz w:val="28"/>
                <w:szCs w:val="28"/>
              </w:rPr>
            </w:pPr>
          </w:p>
          <w:p w14:paraId="276DF03E" w14:textId="77777777" w:rsidR="00727AA6" w:rsidRPr="00B60D70" w:rsidRDefault="00727AA6" w:rsidP="00727AA6">
            <w:pPr>
              <w:spacing w:line="360" w:lineRule="exact"/>
              <w:ind w:left="-50"/>
              <w:jc w:val="left"/>
              <w:rPr>
                <w:rFonts w:ascii="TH SarabunPSK" w:hAnsi="TH SarabunPSK" w:cs="TH SarabunPSK"/>
                <w:sz w:val="28"/>
                <w:szCs w:val="28"/>
              </w:rPr>
            </w:pPr>
          </w:p>
          <w:p w14:paraId="048A7098" w14:textId="7526DD83" w:rsidR="00727AA6" w:rsidRPr="00B60D70" w:rsidRDefault="00B91175" w:rsidP="00727AA6">
            <w:pPr>
              <w:spacing w:line="360" w:lineRule="exact"/>
              <w:ind w:left="-50"/>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727AA6" w:rsidRPr="00B60D70">
              <w:rPr>
                <w:rFonts w:ascii="TH SarabunPSK" w:hAnsi="TH SarabunPSK" w:cs="TH SarabunPSK" w:hint="cs"/>
                <w:sz w:val="28"/>
                <w:szCs w:val="28"/>
              </w:rPr>
              <w:t>487</w:t>
            </w:r>
          </w:p>
          <w:p w14:paraId="54967EA7" w14:textId="1287F644" w:rsidR="00727AA6" w:rsidRPr="00B60D70" w:rsidRDefault="00727AA6" w:rsidP="007A75BE">
            <w:pPr>
              <w:spacing w:line="360" w:lineRule="exact"/>
              <w:ind w:left="-50"/>
              <w:jc w:val="left"/>
              <w:rPr>
                <w:rFonts w:ascii="TH SarabunPSK" w:hAnsi="TH SarabunPSK" w:cs="TH SarabunPSK"/>
                <w:sz w:val="28"/>
                <w:szCs w:val="28"/>
                <w:cs/>
                <w:lang w:val="th-TH"/>
              </w:rPr>
            </w:pPr>
          </w:p>
        </w:tc>
        <w:tc>
          <w:tcPr>
            <w:tcW w:w="3742" w:type="dxa"/>
            <w:gridSpan w:val="3"/>
            <w:tcBorders>
              <w:top w:val="nil"/>
              <w:left w:val="nil"/>
              <w:bottom w:val="single" w:sz="4" w:space="0" w:color="auto"/>
              <w:right w:val="nil"/>
            </w:tcBorders>
          </w:tcPr>
          <w:p w14:paraId="4F72FEAD" w14:textId="06C52A38" w:rsidR="007A75BE" w:rsidRPr="00B60D70" w:rsidRDefault="007A75BE" w:rsidP="00F44BD1">
            <w:pPr>
              <w:spacing w:line="360" w:lineRule="exact"/>
              <w:jc w:val="left"/>
              <w:rPr>
                <w:rFonts w:ascii="TH SarabunPSK" w:hAnsi="TH SarabunPSK" w:cs="TH SarabunPSK"/>
                <w:sz w:val="28"/>
                <w:szCs w:val="28"/>
              </w:rPr>
            </w:pPr>
            <w:r w:rsidRPr="00B60D70">
              <w:rPr>
                <w:rFonts w:ascii="TH SarabunPSK" w:hAnsi="TH SarabunPSK" w:cs="TH SarabunPSK" w:hint="cs"/>
                <w:sz w:val="28"/>
                <w:szCs w:val="28"/>
                <w:cs/>
                <w:lang w:val="th-TH"/>
              </w:rPr>
              <w:lastRenderedPageBreak/>
              <w:t>นวัตกรรมการจัดการเรียนรู้สำหรับครูช่างโยธา</w:t>
            </w:r>
            <w:r w:rsidR="00BD7F9D" w:rsidRPr="00B60D70">
              <w:rPr>
                <w:rFonts w:ascii="TH SarabunPSK" w:hAnsi="TH SarabunPSK" w:cs="TH SarabunPSK" w:hint="cs"/>
                <w:sz w:val="28"/>
                <w:szCs w:val="28"/>
                <w:cs/>
                <w:lang w:val="th-TH"/>
              </w:rPr>
              <w:t xml:space="preserve"> </w:t>
            </w:r>
          </w:p>
          <w:p w14:paraId="75F388C3" w14:textId="7A2C14D9" w:rsidR="00727AA6" w:rsidRPr="00B60D70" w:rsidRDefault="007A75BE" w:rsidP="00F44BD1">
            <w:pPr>
              <w:spacing w:line="360" w:lineRule="exact"/>
              <w:jc w:val="left"/>
              <w:rPr>
                <w:rFonts w:ascii="TH SarabunPSK" w:hAnsi="TH SarabunPSK" w:cs="TH SarabunPSK"/>
                <w:sz w:val="28"/>
                <w:szCs w:val="28"/>
              </w:rPr>
            </w:pPr>
            <w:r w:rsidRPr="00B60D70">
              <w:rPr>
                <w:rFonts w:ascii="TH SarabunPSK" w:hAnsi="TH SarabunPSK" w:cs="TH SarabunPSK" w:hint="cs"/>
                <w:sz w:val="28"/>
                <w:szCs w:val="28"/>
                <w:cs/>
                <w:lang w:val="th-TH"/>
              </w:rPr>
              <w:t>(</w:t>
            </w:r>
            <w:r w:rsidRPr="00B60D70">
              <w:rPr>
                <w:rFonts w:ascii="TH SarabunPSK" w:hAnsi="TH SarabunPSK" w:cs="TH SarabunPSK" w:hint="cs"/>
                <w:sz w:val="28"/>
                <w:szCs w:val="28"/>
              </w:rPr>
              <w:t>Learning Management Innovation for Civil Engineer Teacher)</w:t>
            </w:r>
            <w:r w:rsidR="00BD7F9D" w:rsidRPr="00B60D70">
              <w:rPr>
                <w:rFonts w:ascii="TH SarabunPSK" w:hAnsi="TH SarabunPSK" w:cs="TH SarabunPSK" w:hint="cs"/>
                <w:sz w:val="28"/>
                <w:szCs w:val="28"/>
                <w:cs/>
                <w:lang w:val="th-TH"/>
              </w:rPr>
              <w:t xml:space="preserve">  </w:t>
            </w:r>
            <w:r w:rsidRPr="00B60D70">
              <w:rPr>
                <w:rFonts w:ascii="TH SarabunPSK" w:hAnsi="TH SarabunPSK" w:cs="TH SarabunPSK" w:hint="cs"/>
                <w:sz w:val="28"/>
                <w:szCs w:val="28"/>
                <w:cs/>
                <w:lang w:val="th-TH"/>
              </w:rPr>
              <w:t xml:space="preserve"> </w:t>
            </w:r>
          </w:p>
          <w:p w14:paraId="1AD2A6D0" w14:textId="77777777" w:rsidR="00727AA6" w:rsidRPr="00B60D70" w:rsidRDefault="00727AA6" w:rsidP="00727AA6">
            <w:pPr>
              <w:spacing w:line="360" w:lineRule="exact"/>
              <w:jc w:val="left"/>
              <w:rPr>
                <w:rFonts w:ascii="TH SarabunPSK" w:hAnsi="TH SarabunPSK" w:cs="TH SarabunPSK"/>
                <w:sz w:val="28"/>
                <w:szCs w:val="28"/>
                <w:lang w:val="th-TH"/>
              </w:rPr>
            </w:pPr>
            <w:r w:rsidRPr="00B60D70">
              <w:rPr>
                <w:rFonts w:ascii="TH SarabunPSK" w:hAnsi="TH SarabunPSK" w:cs="TH SarabunPSK" w:hint="cs"/>
                <w:sz w:val="28"/>
                <w:szCs w:val="28"/>
                <w:cs/>
                <w:lang w:val="th-TH"/>
              </w:rPr>
              <w:t>การออกแบบหลักสูตรเพื่อการฝึกอบรมในอุตสาหกรรมก่อสร้าง</w:t>
            </w:r>
          </w:p>
          <w:p w14:paraId="1E564AB6" w14:textId="77777777" w:rsidR="00727AA6" w:rsidRPr="00B60D70" w:rsidRDefault="00727AA6" w:rsidP="00727AA6">
            <w:pPr>
              <w:spacing w:line="360" w:lineRule="exact"/>
              <w:jc w:val="left"/>
              <w:rPr>
                <w:rFonts w:ascii="TH SarabunPSK" w:hAnsi="TH SarabunPSK" w:cs="TH SarabunPSK"/>
                <w:sz w:val="28"/>
                <w:szCs w:val="28"/>
                <w:cs/>
                <w:lang w:val="th-TH"/>
              </w:rPr>
            </w:pPr>
            <w:r w:rsidRPr="00B60D70">
              <w:rPr>
                <w:rFonts w:ascii="TH SarabunPSK" w:hAnsi="TH SarabunPSK" w:cs="TH SarabunPSK" w:hint="cs"/>
                <w:sz w:val="28"/>
                <w:szCs w:val="28"/>
              </w:rPr>
              <w:t>(Curriculum Design for Training in Construction Industry)</w:t>
            </w:r>
          </w:p>
          <w:p w14:paraId="6F7CF717" w14:textId="77777777" w:rsidR="00727AA6" w:rsidRPr="00B60D70" w:rsidRDefault="00727AA6" w:rsidP="00727AA6">
            <w:pPr>
              <w:spacing w:line="360" w:lineRule="exact"/>
              <w:jc w:val="left"/>
              <w:rPr>
                <w:rFonts w:ascii="TH SarabunPSK" w:hAnsi="TH SarabunPSK" w:cs="TH SarabunPSK"/>
                <w:sz w:val="28"/>
                <w:szCs w:val="28"/>
                <w:lang w:val="th-TH"/>
              </w:rPr>
            </w:pPr>
            <w:r w:rsidRPr="00B60D70">
              <w:rPr>
                <w:rFonts w:ascii="TH SarabunPSK" w:hAnsi="TH SarabunPSK" w:cs="TH SarabunPSK" w:hint="cs"/>
                <w:sz w:val="28"/>
                <w:szCs w:val="28"/>
                <w:cs/>
                <w:lang w:val="th-TH"/>
              </w:rPr>
              <w:t>สื่อและเทคโนโลยีเพื่อการฝึกอบรมในอุตสาหกรรมก่อสร้าง</w:t>
            </w:r>
          </w:p>
          <w:p w14:paraId="2820186E" w14:textId="77777777" w:rsidR="00727AA6" w:rsidRPr="00B60D70" w:rsidRDefault="00727AA6" w:rsidP="00727AA6">
            <w:pPr>
              <w:spacing w:line="360" w:lineRule="exact"/>
              <w:jc w:val="left"/>
              <w:rPr>
                <w:rFonts w:ascii="TH SarabunPSK" w:hAnsi="TH SarabunPSK" w:cs="TH SarabunPSK"/>
                <w:sz w:val="28"/>
                <w:szCs w:val="28"/>
                <w:cs/>
                <w:lang w:val="th-TH"/>
              </w:rPr>
            </w:pPr>
            <w:r w:rsidRPr="00B60D70">
              <w:rPr>
                <w:rFonts w:ascii="TH SarabunPSK" w:hAnsi="TH SarabunPSK" w:cs="TH SarabunPSK" w:hint="cs"/>
                <w:sz w:val="28"/>
                <w:szCs w:val="28"/>
              </w:rPr>
              <w:t>(Media and Technology for Training in Construction Industry)</w:t>
            </w:r>
          </w:p>
          <w:p w14:paraId="7255FD2A" w14:textId="77777777" w:rsidR="00727AA6" w:rsidRPr="00B60D70" w:rsidRDefault="00727AA6" w:rsidP="00727AA6">
            <w:pPr>
              <w:spacing w:line="360" w:lineRule="exact"/>
              <w:jc w:val="left"/>
              <w:rPr>
                <w:rFonts w:ascii="TH SarabunPSK" w:hAnsi="TH SarabunPSK" w:cs="TH SarabunPSK"/>
                <w:sz w:val="28"/>
                <w:szCs w:val="28"/>
                <w:lang w:val="th-TH"/>
              </w:rPr>
            </w:pPr>
            <w:r w:rsidRPr="00B60D70">
              <w:rPr>
                <w:rFonts w:ascii="TH SarabunPSK" w:hAnsi="TH SarabunPSK" w:cs="TH SarabunPSK" w:hint="cs"/>
                <w:sz w:val="28"/>
                <w:szCs w:val="28"/>
                <w:cs/>
                <w:lang w:val="th-TH"/>
              </w:rPr>
              <w:t>วิทยากรสำหรับฝึกอบรมในอุตสาหกรรมก่อสร้าง</w:t>
            </w:r>
          </w:p>
          <w:p w14:paraId="67DE1FDA" w14:textId="77777777" w:rsidR="00727AA6" w:rsidRPr="00B60D70" w:rsidRDefault="00727AA6" w:rsidP="00727AA6">
            <w:pPr>
              <w:spacing w:line="360" w:lineRule="exact"/>
              <w:jc w:val="left"/>
              <w:rPr>
                <w:rFonts w:ascii="TH SarabunPSK" w:hAnsi="TH SarabunPSK" w:cs="TH SarabunPSK"/>
                <w:sz w:val="28"/>
                <w:szCs w:val="28"/>
                <w:cs/>
                <w:lang w:val="th-TH"/>
              </w:rPr>
            </w:pPr>
            <w:r w:rsidRPr="00B60D70">
              <w:rPr>
                <w:rFonts w:ascii="TH SarabunPSK" w:hAnsi="TH SarabunPSK" w:cs="TH SarabunPSK" w:hint="cs"/>
                <w:sz w:val="28"/>
                <w:szCs w:val="28"/>
                <w:lang w:val="th-TH"/>
              </w:rPr>
              <w:t>(Trainer in Construction Industry)</w:t>
            </w:r>
          </w:p>
          <w:p w14:paraId="4F78E81A" w14:textId="77777777" w:rsidR="00727AA6" w:rsidRPr="00B60D70" w:rsidRDefault="00727AA6" w:rsidP="00727AA6">
            <w:pPr>
              <w:spacing w:line="360" w:lineRule="exact"/>
              <w:jc w:val="left"/>
              <w:rPr>
                <w:rFonts w:ascii="TH SarabunPSK" w:hAnsi="TH SarabunPSK" w:cs="TH SarabunPSK"/>
                <w:sz w:val="28"/>
                <w:szCs w:val="28"/>
                <w:lang w:val="th-TH"/>
              </w:rPr>
            </w:pPr>
            <w:r w:rsidRPr="00B60D70">
              <w:rPr>
                <w:rFonts w:ascii="TH SarabunPSK" w:hAnsi="TH SarabunPSK" w:cs="TH SarabunPSK" w:hint="cs"/>
                <w:sz w:val="28"/>
                <w:szCs w:val="28"/>
                <w:cs/>
                <w:lang w:val="th-TH"/>
              </w:rPr>
              <w:t>ครูฝึกในสถานประกอบการ</w:t>
            </w:r>
            <w:r w:rsidRPr="00B60D70">
              <w:rPr>
                <w:rFonts w:ascii="TH SarabunPSK" w:hAnsi="TH SarabunPSK" w:cs="TH SarabunPSK" w:hint="cs"/>
                <w:sz w:val="28"/>
                <w:szCs w:val="28"/>
                <w:lang w:val="th-TH"/>
              </w:rPr>
              <w:tab/>
            </w:r>
          </w:p>
          <w:p w14:paraId="6C6D1B96" w14:textId="77777777" w:rsidR="00727AA6" w:rsidRPr="00B60D70" w:rsidRDefault="00727AA6" w:rsidP="00727AA6">
            <w:pPr>
              <w:spacing w:line="360" w:lineRule="exact"/>
              <w:jc w:val="left"/>
              <w:rPr>
                <w:rFonts w:ascii="TH SarabunPSK" w:hAnsi="TH SarabunPSK" w:cs="TH SarabunPSK"/>
                <w:sz w:val="28"/>
                <w:szCs w:val="28"/>
                <w:cs/>
                <w:lang w:val="th-TH"/>
              </w:rPr>
            </w:pPr>
            <w:r w:rsidRPr="00B60D70">
              <w:rPr>
                <w:rFonts w:ascii="TH SarabunPSK" w:hAnsi="TH SarabunPSK" w:cs="TH SarabunPSK" w:hint="cs"/>
                <w:sz w:val="28"/>
                <w:szCs w:val="28"/>
                <w:lang w:val="th-TH"/>
              </w:rPr>
              <w:t>(Trainer in Industry)</w:t>
            </w:r>
          </w:p>
          <w:p w14:paraId="30C84A25" w14:textId="77777777" w:rsidR="00727AA6" w:rsidRPr="00B60D70" w:rsidRDefault="00727AA6" w:rsidP="00727AA6">
            <w:pPr>
              <w:spacing w:line="360" w:lineRule="exact"/>
              <w:jc w:val="left"/>
              <w:rPr>
                <w:rFonts w:ascii="TH SarabunPSK" w:hAnsi="TH SarabunPSK" w:cs="TH SarabunPSK"/>
                <w:sz w:val="28"/>
                <w:szCs w:val="28"/>
                <w:lang w:val="th-TH"/>
              </w:rPr>
            </w:pPr>
            <w:r w:rsidRPr="00B60D70">
              <w:rPr>
                <w:rFonts w:ascii="TH SarabunPSK" w:hAnsi="TH SarabunPSK" w:cs="TH SarabunPSK" w:hint="cs"/>
                <w:sz w:val="28"/>
                <w:szCs w:val="28"/>
                <w:cs/>
                <w:lang w:val="th-TH"/>
              </w:rPr>
              <w:t>การจัดกระบวนการเรียนรู้สำหรับครูช่างโยธา</w:t>
            </w:r>
          </w:p>
          <w:p w14:paraId="0ED142A3" w14:textId="77777777" w:rsidR="00727AA6" w:rsidRPr="00B60D70" w:rsidRDefault="00727AA6" w:rsidP="00727AA6">
            <w:pPr>
              <w:spacing w:line="360" w:lineRule="exact"/>
              <w:jc w:val="left"/>
              <w:rPr>
                <w:rFonts w:ascii="TH SarabunPSK" w:hAnsi="TH SarabunPSK" w:cs="TH SarabunPSK"/>
                <w:sz w:val="28"/>
                <w:szCs w:val="28"/>
              </w:rPr>
            </w:pPr>
            <w:r w:rsidRPr="00B60D70">
              <w:rPr>
                <w:rFonts w:ascii="TH SarabunPSK" w:hAnsi="TH SarabunPSK" w:cs="TH SarabunPSK" w:hint="cs"/>
                <w:sz w:val="28"/>
                <w:szCs w:val="28"/>
              </w:rPr>
              <w:t>(Learning Process for Civil Engineer Teacher)</w:t>
            </w:r>
          </w:p>
          <w:p w14:paraId="0CF62EDA" w14:textId="77777777" w:rsidR="00727AA6" w:rsidRPr="00B60D70" w:rsidRDefault="00727AA6" w:rsidP="00727AA6">
            <w:pPr>
              <w:spacing w:line="360" w:lineRule="exact"/>
              <w:jc w:val="left"/>
              <w:rPr>
                <w:rFonts w:ascii="TH SarabunPSK" w:hAnsi="TH SarabunPSK" w:cs="TH SarabunPSK"/>
                <w:sz w:val="28"/>
                <w:szCs w:val="28"/>
                <w:lang w:val="th-TH"/>
              </w:rPr>
            </w:pPr>
            <w:r w:rsidRPr="00B60D70">
              <w:rPr>
                <w:rFonts w:ascii="TH SarabunPSK" w:hAnsi="TH SarabunPSK" w:cs="TH SarabunPSK" w:hint="cs"/>
                <w:sz w:val="28"/>
                <w:szCs w:val="28"/>
                <w:cs/>
                <w:lang w:val="th-TH"/>
              </w:rPr>
              <w:t>การจัดการโรงฝึกงานและห้องปฏิบัติการสำหรับครูช่างโยธา</w:t>
            </w:r>
          </w:p>
          <w:p w14:paraId="5B70072F" w14:textId="77777777" w:rsidR="00727AA6" w:rsidRPr="00B60D70" w:rsidRDefault="00727AA6" w:rsidP="00727AA6">
            <w:pPr>
              <w:spacing w:line="360" w:lineRule="exact"/>
              <w:jc w:val="left"/>
              <w:rPr>
                <w:rFonts w:ascii="TH SarabunPSK" w:hAnsi="TH SarabunPSK" w:cs="TH SarabunPSK"/>
                <w:sz w:val="28"/>
                <w:szCs w:val="28"/>
                <w:cs/>
                <w:lang w:val="th-TH"/>
              </w:rPr>
            </w:pPr>
            <w:r w:rsidRPr="00B60D70">
              <w:rPr>
                <w:rFonts w:ascii="TH SarabunPSK" w:hAnsi="TH SarabunPSK" w:cs="TH SarabunPSK" w:hint="cs"/>
                <w:sz w:val="28"/>
                <w:szCs w:val="28"/>
              </w:rPr>
              <w:t>(Workshop and Laboratory Management for Civil Engineer Teacher)</w:t>
            </w:r>
          </w:p>
          <w:p w14:paraId="73D0736F" w14:textId="74697D52" w:rsidR="00727AA6" w:rsidRPr="00B60D70" w:rsidRDefault="00727AA6" w:rsidP="00727AA6">
            <w:pPr>
              <w:spacing w:line="360" w:lineRule="exact"/>
              <w:jc w:val="left"/>
              <w:rPr>
                <w:rFonts w:ascii="TH SarabunPSK" w:hAnsi="TH SarabunPSK" w:cs="TH SarabunPSK"/>
                <w:sz w:val="28"/>
                <w:szCs w:val="28"/>
                <w:lang w:val="th-TH"/>
              </w:rPr>
            </w:pPr>
            <w:r w:rsidRPr="00B60D70">
              <w:rPr>
                <w:rFonts w:ascii="TH SarabunPSK" w:hAnsi="TH SarabunPSK" w:cs="TH SarabunPSK" w:hint="cs"/>
                <w:sz w:val="28"/>
                <w:szCs w:val="28"/>
                <w:cs/>
                <w:lang w:val="th-TH"/>
              </w:rPr>
              <w:t>ทักษะการเกื้อหนุนสำหรับครูช่างโยธา</w:t>
            </w:r>
            <w:r w:rsidR="00BD7F9D" w:rsidRPr="00B60D70">
              <w:rPr>
                <w:rFonts w:ascii="TH SarabunPSK" w:hAnsi="TH SarabunPSK" w:cs="TH SarabunPSK" w:hint="cs"/>
                <w:sz w:val="28"/>
                <w:szCs w:val="28"/>
                <w:cs/>
                <w:lang w:val="th-TH"/>
              </w:rPr>
              <w:t xml:space="preserve">            </w:t>
            </w:r>
          </w:p>
          <w:p w14:paraId="1EE94F9B" w14:textId="77777777" w:rsidR="00727AA6" w:rsidRPr="00B60D70" w:rsidRDefault="00727AA6" w:rsidP="00727AA6">
            <w:pPr>
              <w:spacing w:line="360" w:lineRule="exact"/>
              <w:jc w:val="left"/>
              <w:rPr>
                <w:rFonts w:ascii="TH SarabunPSK" w:hAnsi="TH SarabunPSK" w:cs="TH SarabunPSK"/>
                <w:sz w:val="28"/>
                <w:szCs w:val="28"/>
                <w:cs/>
                <w:lang w:val="th-TH"/>
              </w:rPr>
            </w:pPr>
            <w:r w:rsidRPr="00B60D70">
              <w:rPr>
                <w:rFonts w:ascii="TH SarabunPSK" w:hAnsi="TH SarabunPSK" w:cs="TH SarabunPSK" w:hint="cs"/>
                <w:sz w:val="28"/>
                <w:szCs w:val="28"/>
              </w:rPr>
              <w:t>(Facilitation skill for Civil Engineer Teacher)</w:t>
            </w:r>
          </w:p>
          <w:p w14:paraId="779F9E89" w14:textId="3F2F2DC7" w:rsidR="00727AA6" w:rsidRPr="00B60D70" w:rsidRDefault="00727AA6" w:rsidP="00727AA6">
            <w:pPr>
              <w:spacing w:line="360" w:lineRule="exact"/>
              <w:jc w:val="left"/>
              <w:rPr>
                <w:rFonts w:ascii="TH SarabunPSK" w:hAnsi="TH SarabunPSK" w:cs="TH SarabunPSK"/>
                <w:sz w:val="28"/>
                <w:szCs w:val="28"/>
                <w:lang w:val="th-TH"/>
              </w:rPr>
            </w:pPr>
            <w:r w:rsidRPr="00B60D70">
              <w:rPr>
                <w:rFonts w:ascii="TH SarabunPSK" w:hAnsi="TH SarabunPSK" w:cs="TH SarabunPSK" w:hint="cs"/>
                <w:sz w:val="28"/>
                <w:szCs w:val="28"/>
                <w:cs/>
                <w:lang w:val="th-TH"/>
              </w:rPr>
              <w:t>วัฒนธรรม</w:t>
            </w:r>
            <w:r w:rsidRPr="00B60D70">
              <w:rPr>
                <w:rFonts w:ascii="TH SarabunPSK" w:hAnsi="TH SarabunPSK" w:cs="TH SarabunPSK" w:hint="cs"/>
                <w:sz w:val="28"/>
                <w:szCs w:val="28"/>
                <w:lang w:val="th-TH"/>
              </w:rPr>
              <w:t xml:space="preserve"> </w:t>
            </w:r>
            <w:r w:rsidRPr="00B60D70">
              <w:rPr>
                <w:rFonts w:ascii="TH SarabunPSK" w:hAnsi="TH SarabunPSK" w:cs="TH SarabunPSK" w:hint="cs"/>
                <w:sz w:val="28"/>
                <w:szCs w:val="28"/>
                <w:cs/>
                <w:lang w:val="th-TH"/>
              </w:rPr>
              <w:t>การสื่อสาร</w:t>
            </w:r>
            <w:r w:rsidRPr="00B60D70">
              <w:rPr>
                <w:rFonts w:ascii="TH SarabunPSK" w:hAnsi="TH SarabunPSK" w:cs="TH SarabunPSK" w:hint="cs"/>
                <w:sz w:val="28"/>
                <w:szCs w:val="28"/>
                <w:lang w:val="th-TH"/>
              </w:rPr>
              <w:t xml:space="preserve"> </w:t>
            </w:r>
            <w:r w:rsidRPr="00B60D70">
              <w:rPr>
                <w:rFonts w:ascii="TH SarabunPSK" w:hAnsi="TH SarabunPSK" w:cs="TH SarabunPSK" w:hint="cs"/>
                <w:sz w:val="28"/>
                <w:szCs w:val="28"/>
                <w:cs/>
                <w:lang w:val="th-TH"/>
              </w:rPr>
              <w:t>และการสร้างการมีส่วนร่วมในชุมชน</w:t>
            </w:r>
            <w:r w:rsidR="00BD7F9D" w:rsidRPr="00B60D70">
              <w:rPr>
                <w:rFonts w:ascii="TH SarabunPSK" w:hAnsi="TH SarabunPSK" w:cs="TH SarabunPSK" w:hint="cs"/>
                <w:sz w:val="28"/>
                <w:szCs w:val="28"/>
                <w:cs/>
                <w:lang w:val="th-TH"/>
              </w:rPr>
              <w:t xml:space="preserve"> </w:t>
            </w:r>
          </w:p>
          <w:p w14:paraId="4191D492" w14:textId="77777777" w:rsidR="00727AA6" w:rsidRPr="00B60D70" w:rsidRDefault="00727AA6" w:rsidP="00727AA6">
            <w:pPr>
              <w:spacing w:line="360" w:lineRule="exact"/>
              <w:jc w:val="left"/>
              <w:rPr>
                <w:rFonts w:ascii="TH SarabunPSK" w:hAnsi="TH SarabunPSK" w:cs="TH SarabunPSK"/>
                <w:sz w:val="28"/>
                <w:szCs w:val="28"/>
                <w:cs/>
                <w:lang w:val="th-TH"/>
              </w:rPr>
            </w:pPr>
            <w:r w:rsidRPr="00B60D70">
              <w:rPr>
                <w:rFonts w:ascii="TH SarabunPSK" w:hAnsi="TH SarabunPSK" w:cs="TH SarabunPSK" w:hint="cs"/>
                <w:sz w:val="28"/>
                <w:szCs w:val="28"/>
              </w:rPr>
              <w:t>(Culture communication and creating community participation)</w:t>
            </w:r>
          </w:p>
          <w:p w14:paraId="1294C6F9" w14:textId="77777777" w:rsidR="00727AA6" w:rsidRPr="00B60D70" w:rsidRDefault="00727AA6" w:rsidP="00727AA6">
            <w:pPr>
              <w:spacing w:line="360" w:lineRule="exact"/>
              <w:jc w:val="left"/>
              <w:rPr>
                <w:rFonts w:ascii="TH SarabunPSK" w:hAnsi="TH SarabunPSK" w:cs="TH SarabunPSK"/>
                <w:sz w:val="28"/>
                <w:szCs w:val="28"/>
                <w:lang w:val="th-TH"/>
              </w:rPr>
            </w:pPr>
            <w:r w:rsidRPr="00B60D70">
              <w:rPr>
                <w:rFonts w:ascii="TH SarabunPSK" w:hAnsi="TH SarabunPSK" w:cs="TH SarabunPSK" w:hint="cs"/>
                <w:sz w:val="28"/>
                <w:szCs w:val="28"/>
                <w:cs/>
                <w:lang w:val="th-TH"/>
              </w:rPr>
              <w:t>การฝึกอบรมในสถานประกอบการ</w:t>
            </w:r>
            <w:r w:rsidRPr="00B60D70">
              <w:rPr>
                <w:rFonts w:ascii="TH SarabunPSK" w:hAnsi="TH SarabunPSK" w:cs="TH SarabunPSK" w:hint="cs"/>
                <w:sz w:val="28"/>
                <w:szCs w:val="28"/>
                <w:lang w:val="th-TH"/>
              </w:rPr>
              <w:tab/>
            </w:r>
          </w:p>
          <w:p w14:paraId="70A20171" w14:textId="77777777" w:rsidR="00727AA6" w:rsidRPr="00B60D70" w:rsidRDefault="00727AA6" w:rsidP="00727AA6">
            <w:pPr>
              <w:spacing w:line="360" w:lineRule="exact"/>
              <w:jc w:val="left"/>
              <w:rPr>
                <w:rFonts w:ascii="TH SarabunPSK" w:hAnsi="TH SarabunPSK" w:cs="TH SarabunPSK"/>
                <w:sz w:val="28"/>
                <w:szCs w:val="28"/>
                <w:lang w:val="th-TH"/>
              </w:rPr>
            </w:pPr>
            <w:r w:rsidRPr="00B60D70">
              <w:rPr>
                <w:rFonts w:ascii="TH SarabunPSK" w:hAnsi="TH SarabunPSK" w:cs="TH SarabunPSK" w:hint="cs"/>
                <w:sz w:val="28"/>
                <w:szCs w:val="28"/>
                <w:lang w:val="th-TH"/>
              </w:rPr>
              <w:lastRenderedPageBreak/>
              <w:t>(Training within Industry)</w:t>
            </w:r>
          </w:p>
          <w:p w14:paraId="121E34BB" w14:textId="77777777" w:rsidR="00727AA6" w:rsidRPr="00B60D70" w:rsidRDefault="00727AA6" w:rsidP="00727AA6">
            <w:pPr>
              <w:spacing w:line="360" w:lineRule="exact"/>
              <w:jc w:val="left"/>
              <w:rPr>
                <w:rFonts w:ascii="TH SarabunPSK" w:hAnsi="TH SarabunPSK" w:cs="TH SarabunPSK"/>
                <w:sz w:val="28"/>
                <w:szCs w:val="28"/>
                <w:lang w:val="th-TH"/>
              </w:rPr>
            </w:pPr>
            <w:r w:rsidRPr="00B60D70">
              <w:rPr>
                <w:rFonts w:ascii="TH SarabunPSK" w:hAnsi="TH SarabunPSK" w:cs="TH SarabunPSK" w:hint="cs"/>
                <w:sz w:val="28"/>
                <w:szCs w:val="28"/>
                <w:cs/>
                <w:lang w:val="th-TH"/>
              </w:rPr>
              <w:t>หัวข้อพิเศษทางการศึกษาและการจัดการเรียนรู้</w:t>
            </w:r>
            <w:r w:rsidRPr="00B60D70">
              <w:rPr>
                <w:rFonts w:ascii="TH SarabunPSK" w:hAnsi="TH SarabunPSK" w:cs="TH SarabunPSK" w:hint="cs"/>
                <w:sz w:val="28"/>
                <w:szCs w:val="28"/>
                <w:lang w:val="th-TH"/>
              </w:rPr>
              <w:t xml:space="preserve"> 1 </w:t>
            </w:r>
            <w:r w:rsidRPr="00B60D70">
              <w:rPr>
                <w:rFonts w:ascii="TH SarabunPSK" w:hAnsi="TH SarabunPSK" w:cs="TH SarabunPSK" w:hint="cs"/>
                <w:sz w:val="28"/>
                <w:szCs w:val="28"/>
                <w:lang w:val="th-TH"/>
              </w:rPr>
              <w:tab/>
            </w:r>
          </w:p>
          <w:p w14:paraId="2BD993F8" w14:textId="77777777" w:rsidR="00727AA6" w:rsidRPr="00B60D70" w:rsidRDefault="00727AA6" w:rsidP="00727AA6">
            <w:pPr>
              <w:spacing w:line="360" w:lineRule="exact"/>
              <w:jc w:val="left"/>
              <w:rPr>
                <w:rFonts w:ascii="TH SarabunPSK" w:hAnsi="TH SarabunPSK" w:cs="TH SarabunPSK"/>
                <w:sz w:val="28"/>
                <w:szCs w:val="28"/>
                <w:cs/>
                <w:lang w:val="th-TH"/>
              </w:rPr>
            </w:pPr>
            <w:r w:rsidRPr="00B60D70">
              <w:rPr>
                <w:rFonts w:ascii="TH SarabunPSK" w:hAnsi="TH SarabunPSK" w:cs="TH SarabunPSK" w:hint="cs"/>
                <w:sz w:val="28"/>
                <w:szCs w:val="28"/>
              </w:rPr>
              <w:t>(Special Topic for Education and Learning Management I)</w:t>
            </w:r>
          </w:p>
          <w:p w14:paraId="550E671C" w14:textId="77777777" w:rsidR="00727AA6" w:rsidRPr="00B60D70" w:rsidRDefault="00727AA6" w:rsidP="00727AA6">
            <w:pPr>
              <w:spacing w:line="360" w:lineRule="exact"/>
              <w:jc w:val="left"/>
              <w:rPr>
                <w:rFonts w:ascii="TH SarabunPSK" w:hAnsi="TH SarabunPSK" w:cs="TH SarabunPSK"/>
                <w:sz w:val="28"/>
                <w:szCs w:val="28"/>
                <w:lang w:val="th-TH"/>
              </w:rPr>
            </w:pPr>
            <w:r w:rsidRPr="00B60D70">
              <w:rPr>
                <w:rFonts w:ascii="TH SarabunPSK" w:hAnsi="TH SarabunPSK" w:cs="TH SarabunPSK" w:hint="cs"/>
                <w:sz w:val="28"/>
                <w:szCs w:val="28"/>
                <w:cs/>
                <w:lang w:val="th-TH"/>
              </w:rPr>
              <w:t>หัวข้อพิเศษทางการศึกษาและการจัดการเรียนรู้</w:t>
            </w:r>
            <w:r w:rsidRPr="00B60D70">
              <w:rPr>
                <w:rFonts w:ascii="TH SarabunPSK" w:hAnsi="TH SarabunPSK" w:cs="TH SarabunPSK" w:hint="cs"/>
                <w:sz w:val="28"/>
                <w:szCs w:val="28"/>
                <w:lang w:val="th-TH"/>
              </w:rPr>
              <w:t xml:space="preserve"> 2 </w:t>
            </w:r>
            <w:r w:rsidRPr="00B60D70">
              <w:rPr>
                <w:rFonts w:ascii="TH SarabunPSK" w:hAnsi="TH SarabunPSK" w:cs="TH SarabunPSK" w:hint="cs"/>
                <w:sz w:val="28"/>
                <w:szCs w:val="28"/>
                <w:lang w:val="th-TH"/>
              </w:rPr>
              <w:tab/>
            </w:r>
          </w:p>
          <w:p w14:paraId="2C85B100" w14:textId="33AD7B1C" w:rsidR="007A75BE" w:rsidRPr="00B60D70" w:rsidRDefault="00727AA6" w:rsidP="00727AA6">
            <w:pPr>
              <w:spacing w:line="360" w:lineRule="exact"/>
              <w:jc w:val="left"/>
              <w:rPr>
                <w:rFonts w:ascii="TH SarabunPSK" w:hAnsi="TH SarabunPSK" w:cs="TH SarabunPSK"/>
                <w:sz w:val="28"/>
                <w:szCs w:val="28"/>
                <w:cs/>
                <w:lang w:val="th-TH"/>
              </w:rPr>
            </w:pPr>
            <w:r w:rsidRPr="00B60D70">
              <w:rPr>
                <w:rFonts w:ascii="TH SarabunPSK" w:hAnsi="TH SarabunPSK" w:cs="TH SarabunPSK" w:hint="cs"/>
                <w:sz w:val="28"/>
                <w:szCs w:val="28"/>
              </w:rPr>
              <w:t>(Special Topic for Education and Learning Management II)</w:t>
            </w:r>
            <w:r w:rsidR="00BD7F9D" w:rsidRPr="00B60D70">
              <w:rPr>
                <w:rFonts w:ascii="TH SarabunPSK" w:hAnsi="TH SarabunPSK" w:cs="TH SarabunPSK" w:hint="cs"/>
                <w:sz w:val="28"/>
                <w:szCs w:val="28"/>
                <w:cs/>
                <w:lang w:val="th-TH"/>
              </w:rPr>
              <w:t xml:space="preserve">  </w:t>
            </w:r>
            <w:r w:rsidR="007A75BE" w:rsidRPr="00B60D70">
              <w:rPr>
                <w:rFonts w:ascii="TH SarabunPSK" w:hAnsi="TH SarabunPSK" w:cs="TH SarabunPSK" w:hint="cs"/>
                <w:sz w:val="28"/>
                <w:szCs w:val="28"/>
                <w:cs/>
                <w:lang w:val="th-TH"/>
              </w:rPr>
              <w:t xml:space="preserve"> </w:t>
            </w:r>
          </w:p>
        </w:tc>
        <w:tc>
          <w:tcPr>
            <w:tcW w:w="1187" w:type="dxa"/>
            <w:tcBorders>
              <w:top w:val="nil"/>
              <w:left w:val="nil"/>
              <w:bottom w:val="single" w:sz="4" w:space="0" w:color="auto"/>
              <w:right w:val="single" w:sz="4" w:space="0" w:color="auto"/>
            </w:tcBorders>
          </w:tcPr>
          <w:p w14:paraId="09DB21B7" w14:textId="77777777" w:rsidR="007A75BE" w:rsidRPr="00B60D70" w:rsidRDefault="007A75BE" w:rsidP="007A75BE">
            <w:pPr>
              <w:tabs>
                <w:tab w:val="left" w:pos="827"/>
                <w:tab w:val="right" w:pos="5788"/>
              </w:tabs>
              <w:spacing w:line="360" w:lineRule="exact"/>
              <w:jc w:val="right"/>
              <w:rPr>
                <w:rFonts w:ascii="TH SarabunPSK" w:hAnsi="TH SarabunPSK" w:cs="TH SarabunPSK"/>
                <w:sz w:val="28"/>
                <w:szCs w:val="28"/>
                <w:lang w:val="th-TH"/>
              </w:rPr>
            </w:pPr>
            <w:r w:rsidRPr="00B60D70">
              <w:rPr>
                <w:rFonts w:ascii="TH SarabunPSK" w:hAnsi="TH SarabunPSK" w:cs="TH SarabunPSK" w:hint="cs"/>
                <w:sz w:val="28"/>
                <w:szCs w:val="28"/>
                <w:cs/>
                <w:lang w:val="th-TH"/>
              </w:rPr>
              <w:lastRenderedPageBreak/>
              <w:t>3 (1-4-6)</w:t>
            </w:r>
          </w:p>
          <w:p w14:paraId="7EE5D764" w14:textId="77777777" w:rsidR="00727AA6" w:rsidRPr="00B60D70" w:rsidRDefault="00727AA6" w:rsidP="007A75BE">
            <w:pPr>
              <w:tabs>
                <w:tab w:val="left" w:pos="827"/>
                <w:tab w:val="right" w:pos="5788"/>
              </w:tabs>
              <w:spacing w:line="360" w:lineRule="exact"/>
              <w:jc w:val="right"/>
              <w:rPr>
                <w:rFonts w:ascii="TH SarabunPSK" w:hAnsi="TH SarabunPSK" w:cs="TH SarabunPSK"/>
                <w:sz w:val="28"/>
                <w:szCs w:val="28"/>
                <w:lang w:val="th-TH"/>
              </w:rPr>
            </w:pPr>
          </w:p>
          <w:p w14:paraId="53BCD291" w14:textId="77777777" w:rsidR="00727AA6" w:rsidRPr="00B60D70" w:rsidRDefault="00727AA6" w:rsidP="007A75BE">
            <w:pPr>
              <w:tabs>
                <w:tab w:val="left" w:pos="827"/>
                <w:tab w:val="right" w:pos="5788"/>
              </w:tabs>
              <w:spacing w:line="360" w:lineRule="exact"/>
              <w:jc w:val="right"/>
              <w:rPr>
                <w:rFonts w:ascii="TH SarabunPSK" w:hAnsi="TH SarabunPSK" w:cs="TH SarabunPSK"/>
                <w:sz w:val="28"/>
                <w:szCs w:val="28"/>
                <w:lang w:val="th-TH"/>
              </w:rPr>
            </w:pPr>
          </w:p>
          <w:p w14:paraId="7009BC0F" w14:textId="77777777" w:rsidR="00727AA6" w:rsidRPr="00B60D70" w:rsidRDefault="00727AA6" w:rsidP="007A75BE">
            <w:pPr>
              <w:tabs>
                <w:tab w:val="left" w:pos="827"/>
                <w:tab w:val="right" w:pos="5788"/>
              </w:tabs>
              <w:spacing w:line="360" w:lineRule="exact"/>
              <w:jc w:val="right"/>
              <w:rPr>
                <w:rFonts w:ascii="TH SarabunPSK" w:hAnsi="TH SarabunPSK" w:cs="TH SarabunPSK"/>
                <w:sz w:val="28"/>
                <w:szCs w:val="28"/>
                <w:lang w:val="th-TH"/>
              </w:rPr>
            </w:pPr>
          </w:p>
          <w:p w14:paraId="36A930E3"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lang w:val="th-TH"/>
              </w:rPr>
            </w:pPr>
            <w:r w:rsidRPr="00B60D70">
              <w:rPr>
                <w:rFonts w:ascii="TH SarabunPSK" w:hAnsi="TH SarabunPSK" w:cs="TH SarabunPSK" w:hint="cs"/>
                <w:sz w:val="28"/>
                <w:szCs w:val="28"/>
                <w:cs/>
                <w:lang w:val="th-TH"/>
              </w:rPr>
              <w:t>3 (2-2-6)</w:t>
            </w:r>
          </w:p>
          <w:p w14:paraId="1B4CDBF1"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lang w:val="th-TH"/>
              </w:rPr>
            </w:pPr>
          </w:p>
          <w:p w14:paraId="4F12C47A"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lang w:val="th-TH"/>
              </w:rPr>
            </w:pPr>
          </w:p>
          <w:p w14:paraId="4464CBF5"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cs/>
                <w:lang w:val="th-TH"/>
              </w:rPr>
            </w:pPr>
          </w:p>
          <w:p w14:paraId="13C55247"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rPr>
            </w:pPr>
            <w:r w:rsidRPr="00B60D70">
              <w:rPr>
                <w:rFonts w:ascii="TH SarabunPSK" w:hAnsi="TH SarabunPSK" w:cs="TH SarabunPSK" w:hint="cs"/>
                <w:sz w:val="28"/>
                <w:szCs w:val="28"/>
              </w:rPr>
              <w:t>3 (2-2-6)</w:t>
            </w:r>
          </w:p>
          <w:p w14:paraId="6B0C5211"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rPr>
            </w:pPr>
          </w:p>
          <w:p w14:paraId="10A5E5AA"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rPr>
            </w:pPr>
          </w:p>
          <w:p w14:paraId="08366985"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cs/>
                <w:lang w:val="th-TH"/>
              </w:rPr>
            </w:pPr>
          </w:p>
          <w:p w14:paraId="13F23128"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rPr>
            </w:pPr>
            <w:r w:rsidRPr="00B60D70">
              <w:rPr>
                <w:rFonts w:ascii="TH SarabunPSK" w:hAnsi="TH SarabunPSK" w:cs="TH SarabunPSK" w:hint="cs"/>
                <w:sz w:val="28"/>
                <w:szCs w:val="28"/>
              </w:rPr>
              <w:t>3 (2-2-6)</w:t>
            </w:r>
          </w:p>
          <w:p w14:paraId="110CC00E" w14:textId="77777777" w:rsidR="00727AA6" w:rsidRPr="00B60D70" w:rsidRDefault="00727AA6" w:rsidP="00727AA6">
            <w:pPr>
              <w:tabs>
                <w:tab w:val="left" w:pos="827"/>
                <w:tab w:val="right" w:pos="5788"/>
              </w:tabs>
              <w:spacing w:line="360" w:lineRule="exact"/>
              <w:jc w:val="both"/>
              <w:rPr>
                <w:rFonts w:ascii="TH SarabunPSK" w:hAnsi="TH SarabunPSK" w:cs="TH SarabunPSK"/>
                <w:sz w:val="28"/>
                <w:szCs w:val="28"/>
                <w:cs/>
                <w:lang w:val="th-TH"/>
              </w:rPr>
            </w:pPr>
          </w:p>
          <w:p w14:paraId="4D548A52"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rPr>
            </w:pPr>
            <w:r w:rsidRPr="00B60D70">
              <w:rPr>
                <w:rFonts w:ascii="TH SarabunPSK" w:hAnsi="TH SarabunPSK" w:cs="TH SarabunPSK" w:hint="cs"/>
                <w:sz w:val="28"/>
                <w:szCs w:val="28"/>
              </w:rPr>
              <w:t>3 (2-2-6)</w:t>
            </w:r>
          </w:p>
          <w:p w14:paraId="3219991E"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cs/>
                <w:lang w:val="th-TH"/>
              </w:rPr>
            </w:pPr>
          </w:p>
          <w:p w14:paraId="3F4B4DDF"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rPr>
            </w:pPr>
            <w:r w:rsidRPr="00B60D70">
              <w:rPr>
                <w:rFonts w:ascii="TH SarabunPSK" w:hAnsi="TH SarabunPSK" w:cs="TH SarabunPSK" w:hint="cs"/>
                <w:sz w:val="28"/>
                <w:szCs w:val="28"/>
              </w:rPr>
              <w:t>3 (2-2-6)</w:t>
            </w:r>
          </w:p>
          <w:p w14:paraId="66D37A7C"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rPr>
            </w:pPr>
          </w:p>
          <w:p w14:paraId="06A26CC2"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rPr>
            </w:pPr>
          </w:p>
          <w:p w14:paraId="3A880AEA"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rPr>
            </w:pPr>
            <w:r w:rsidRPr="00B60D70">
              <w:rPr>
                <w:rFonts w:ascii="TH SarabunPSK" w:hAnsi="TH SarabunPSK" w:cs="TH SarabunPSK" w:hint="cs"/>
                <w:sz w:val="28"/>
                <w:szCs w:val="28"/>
              </w:rPr>
              <w:t>3 (2-2-6)</w:t>
            </w:r>
          </w:p>
          <w:p w14:paraId="5DA598EB"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rPr>
            </w:pPr>
          </w:p>
          <w:p w14:paraId="101787D4"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rPr>
            </w:pPr>
            <w:r w:rsidRPr="00B60D70">
              <w:rPr>
                <w:rFonts w:ascii="TH SarabunPSK" w:hAnsi="TH SarabunPSK" w:cs="TH SarabunPSK" w:hint="cs"/>
                <w:sz w:val="28"/>
                <w:szCs w:val="28"/>
              </w:rPr>
              <w:t>3 (2-2-6)</w:t>
            </w:r>
          </w:p>
          <w:p w14:paraId="4FC8DD38"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rPr>
            </w:pPr>
          </w:p>
          <w:p w14:paraId="71C29B2A"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rPr>
            </w:pPr>
            <w:r w:rsidRPr="00B60D70">
              <w:rPr>
                <w:rFonts w:ascii="TH SarabunPSK" w:hAnsi="TH SarabunPSK" w:cs="TH SarabunPSK" w:hint="cs"/>
                <w:sz w:val="28"/>
                <w:szCs w:val="28"/>
              </w:rPr>
              <w:t>3 (2-2-6)</w:t>
            </w:r>
          </w:p>
          <w:p w14:paraId="6AC4346B"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rPr>
            </w:pPr>
          </w:p>
          <w:p w14:paraId="3B99E3B9"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rPr>
            </w:pPr>
          </w:p>
          <w:p w14:paraId="51C7A194"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rPr>
            </w:pPr>
            <w:r w:rsidRPr="00B60D70">
              <w:rPr>
                <w:rFonts w:ascii="TH SarabunPSK" w:hAnsi="TH SarabunPSK" w:cs="TH SarabunPSK" w:hint="cs"/>
                <w:sz w:val="28"/>
                <w:szCs w:val="28"/>
              </w:rPr>
              <w:t>3 (2-2-6)</w:t>
            </w:r>
          </w:p>
          <w:p w14:paraId="42F16C93"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rPr>
            </w:pPr>
          </w:p>
          <w:p w14:paraId="06CA6A2C"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rPr>
            </w:pPr>
          </w:p>
          <w:p w14:paraId="26C8B831"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rPr>
            </w:pPr>
          </w:p>
          <w:p w14:paraId="728E8666"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rPr>
            </w:pPr>
            <w:r w:rsidRPr="00B60D70">
              <w:rPr>
                <w:rFonts w:ascii="TH SarabunPSK" w:hAnsi="TH SarabunPSK" w:cs="TH SarabunPSK" w:hint="cs"/>
                <w:sz w:val="28"/>
                <w:szCs w:val="28"/>
              </w:rPr>
              <w:lastRenderedPageBreak/>
              <w:t>3 (3-0-6)</w:t>
            </w:r>
          </w:p>
          <w:p w14:paraId="59042ED9"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rPr>
            </w:pPr>
          </w:p>
          <w:p w14:paraId="1654AB84"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rPr>
            </w:pPr>
            <w:r w:rsidRPr="00B60D70">
              <w:rPr>
                <w:rFonts w:ascii="TH SarabunPSK" w:hAnsi="TH SarabunPSK" w:cs="TH SarabunPSK" w:hint="cs"/>
                <w:sz w:val="28"/>
                <w:szCs w:val="28"/>
              </w:rPr>
              <w:t>3 (2-2-6)</w:t>
            </w:r>
          </w:p>
          <w:p w14:paraId="6977AD86"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rPr>
            </w:pPr>
          </w:p>
          <w:p w14:paraId="1B900C23"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rPr>
            </w:pPr>
          </w:p>
          <w:p w14:paraId="0FF84BBF" w14:textId="77777777" w:rsidR="00727AA6" w:rsidRPr="00B60D70" w:rsidRDefault="00727AA6" w:rsidP="00727AA6">
            <w:pPr>
              <w:tabs>
                <w:tab w:val="left" w:pos="827"/>
                <w:tab w:val="right" w:pos="5788"/>
              </w:tabs>
              <w:spacing w:line="360" w:lineRule="exact"/>
              <w:jc w:val="right"/>
              <w:rPr>
                <w:rFonts w:ascii="TH SarabunPSK" w:hAnsi="TH SarabunPSK" w:cs="TH SarabunPSK"/>
                <w:sz w:val="28"/>
                <w:szCs w:val="28"/>
              </w:rPr>
            </w:pPr>
          </w:p>
          <w:p w14:paraId="1FE408CC" w14:textId="437E929D" w:rsidR="00727AA6" w:rsidRPr="00B60D70" w:rsidRDefault="00727AA6" w:rsidP="00727AA6">
            <w:pPr>
              <w:tabs>
                <w:tab w:val="left" w:pos="827"/>
                <w:tab w:val="right" w:pos="5788"/>
              </w:tabs>
              <w:spacing w:line="360" w:lineRule="exact"/>
              <w:jc w:val="right"/>
              <w:rPr>
                <w:rFonts w:ascii="TH SarabunPSK" w:hAnsi="TH SarabunPSK" w:cs="TH SarabunPSK"/>
                <w:sz w:val="28"/>
                <w:szCs w:val="28"/>
                <w:cs/>
                <w:lang w:val="th-TH"/>
              </w:rPr>
            </w:pPr>
            <w:r w:rsidRPr="00B60D70">
              <w:rPr>
                <w:rFonts w:ascii="TH SarabunPSK" w:hAnsi="TH SarabunPSK" w:cs="TH SarabunPSK" w:hint="cs"/>
                <w:sz w:val="28"/>
                <w:szCs w:val="28"/>
              </w:rPr>
              <w:t>3 (2-2-6)</w:t>
            </w:r>
          </w:p>
        </w:tc>
        <w:tc>
          <w:tcPr>
            <w:tcW w:w="967" w:type="dxa"/>
            <w:tcBorders>
              <w:top w:val="nil"/>
              <w:left w:val="single" w:sz="4" w:space="0" w:color="auto"/>
              <w:bottom w:val="single" w:sz="4" w:space="0" w:color="auto"/>
              <w:right w:val="nil"/>
            </w:tcBorders>
          </w:tcPr>
          <w:p w14:paraId="4E170237" w14:textId="75A0F230" w:rsidR="00727AA6" w:rsidRPr="00B60D70" w:rsidRDefault="00B91175" w:rsidP="00727AA6">
            <w:pPr>
              <w:spacing w:line="360" w:lineRule="exact"/>
              <w:ind w:left="-64"/>
              <w:rPr>
                <w:rFonts w:ascii="TH SarabunPSK" w:hAnsi="TH SarabunPSK" w:cs="TH SarabunPSK"/>
                <w:sz w:val="28"/>
                <w:szCs w:val="28"/>
              </w:rPr>
            </w:pPr>
            <w:r w:rsidRPr="00B60D70">
              <w:rPr>
                <w:rFonts w:ascii="TH SarabunPSK" w:hAnsi="TH SarabunPSK" w:cs="TH SarabunPSK" w:hint="cs"/>
                <w:sz w:val="28"/>
                <w:szCs w:val="28"/>
              </w:rPr>
              <w:lastRenderedPageBreak/>
              <w:t xml:space="preserve">CTE </w:t>
            </w:r>
            <w:r w:rsidR="00727AA6" w:rsidRPr="00B60D70">
              <w:rPr>
                <w:rFonts w:ascii="TH SarabunPSK" w:hAnsi="TH SarabunPSK" w:cs="TH SarabunPSK" w:hint="cs"/>
                <w:sz w:val="28"/>
                <w:szCs w:val="28"/>
                <w:cs/>
                <w:lang w:val="th-TH"/>
              </w:rPr>
              <w:t>306</w:t>
            </w:r>
          </w:p>
          <w:p w14:paraId="40C63FBC" w14:textId="77777777" w:rsidR="00727AA6" w:rsidRPr="00B60D70" w:rsidRDefault="00727AA6" w:rsidP="00727AA6">
            <w:pPr>
              <w:spacing w:line="360" w:lineRule="exact"/>
              <w:ind w:left="-64"/>
              <w:rPr>
                <w:rFonts w:ascii="TH SarabunPSK" w:hAnsi="TH SarabunPSK" w:cs="TH SarabunPSK"/>
                <w:sz w:val="28"/>
                <w:szCs w:val="28"/>
              </w:rPr>
            </w:pPr>
          </w:p>
          <w:p w14:paraId="4778275D" w14:textId="77777777" w:rsidR="00727AA6" w:rsidRPr="00B60D70" w:rsidRDefault="00727AA6" w:rsidP="00727AA6">
            <w:pPr>
              <w:spacing w:line="360" w:lineRule="exact"/>
              <w:ind w:left="-64"/>
              <w:rPr>
                <w:rFonts w:ascii="TH SarabunPSK" w:hAnsi="TH SarabunPSK" w:cs="TH SarabunPSK"/>
                <w:sz w:val="28"/>
                <w:szCs w:val="28"/>
              </w:rPr>
            </w:pPr>
          </w:p>
          <w:p w14:paraId="58619519" w14:textId="77777777" w:rsidR="00727AA6" w:rsidRPr="00B60D70" w:rsidRDefault="00727AA6" w:rsidP="00727AA6">
            <w:pPr>
              <w:spacing w:line="360" w:lineRule="exact"/>
              <w:ind w:left="-64"/>
              <w:rPr>
                <w:rFonts w:ascii="TH SarabunPSK" w:hAnsi="TH SarabunPSK" w:cs="TH SarabunPSK"/>
                <w:sz w:val="28"/>
                <w:szCs w:val="28"/>
              </w:rPr>
            </w:pPr>
          </w:p>
          <w:p w14:paraId="63BCE1B4" w14:textId="28B2E367" w:rsidR="00727AA6" w:rsidRPr="00B60D70" w:rsidRDefault="00B91175" w:rsidP="00727AA6">
            <w:pPr>
              <w:spacing w:line="360" w:lineRule="exact"/>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727AA6" w:rsidRPr="00B60D70">
              <w:rPr>
                <w:rFonts w:ascii="TH SarabunPSK" w:hAnsi="TH SarabunPSK" w:cs="TH SarabunPSK" w:hint="cs"/>
                <w:sz w:val="28"/>
                <w:szCs w:val="28"/>
                <w:cs/>
                <w:lang w:val="th-TH"/>
              </w:rPr>
              <w:t>307</w:t>
            </w:r>
          </w:p>
          <w:p w14:paraId="03A82A6A" w14:textId="77777777" w:rsidR="00727AA6" w:rsidRPr="00B60D70" w:rsidRDefault="00727AA6" w:rsidP="00727AA6">
            <w:pPr>
              <w:spacing w:line="360" w:lineRule="exact"/>
              <w:ind w:left="-64"/>
              <w:rPr>
                <w:rFonts w:ascii="TH SarabunPSK" w:hAnsi="TH SarabunPSK" w:cs="TH SarabunPSK"/>
                <w:sz w:val="28"/>
                <w:szCs w:val="28"/>
              </w:rPr>
            </w:pPr>
          </w:p>
          <w:p w14:paraId="110535F8" w14:textId="77777777" w:rsidR="00727AA6" w:rsidRPr="00B60D70" w:rsidRDefault="00727AA6" w:rsidP="00727AA6">
            <w:pPr>
              <w:spacing w:line="360" w:lineRule="exact"/>
              <w:ind w:left="-64"/>
              <w:rPr>
                <w:rFonts w:ascii="TH SarabunPSK" w:hAnsi="TH SarabunPSK" w:cs="TH SarabunPSK"/>
                <w:sz w:val="28"/>
                <w:szCs w:val="28"/>
              </w:rPr>
            </w:pPr>
          </w:p>
          <w:p w14:paraId="2450ECB0" w14:textId="77777777" w:rsidR="00727AA6" w:rsidRPr="00B60D70" w:rsidRDefault="00727AA6" w:rsidP="00727AA6">
            <w:pPr>
              <w:spacing w:line="360" w:lineRule="exact"/>
              <w:ind w:left="-64"/>
              <w:rPr>
                <w:rFonts w:ascii="TH SarabunPSK" w:hAnsi="TH SarabunPSK" w:cs="TH SarabunPSK"/>
                <w:sz w:val="28"/>
                <w:szCs w:val="28"/>
              </w:rPr>
            </w:pPr>
          </w:p>
          <w:p w14:paraId="602B9B8B" w14:textId="060E45E4" w:rsidR="00727AA6" w:rsidRPr="00B60D70" w:rsidRDefault="00B91175" w:rsidP="00727AA6">
            <w:pPr>
              <w:spacing w:line="360" w:lineRule="exact"/>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727AA6" w:rsidRPr="00B60D70">
              <w:rPr>
                <w:rFonts w:ascii="TH SarabunPSK" w:hAnsi="TH SarabunPSK" w:cs="TH SarabunPSK" w:hint="cs"/>
                <w:sz w:val="28"/>
                <w:szCs w:val="28"/>
                <w:cs/>
                <w:lang w:val="th-TH"/>
              </w:rPr>
              <w:t>309</w:t>
            </w:r>
          </w:p>
          <w:p w14:paraId="1AE30750" w14:textId="77777777" w:rsidR="00727AA6" w:rsidRPr="00B60D70" w:rsidRDefault="00727AA6" w:rsidP="00727AA6">
            <w:pPr>
              <w:spacing w:line="360" w:lineRule="exact"/>
              <w:ind w:left="-64"/>
              <w:rPr>
                <w:rFonts w:ascii="TH SarabunPSK" w:hAnsi="TH SarabunPSK" w:cs="TH SarabunPSK"/>
                <w:sz w:val="28"/>
                <w:szCs w:val="28"/>
              </w:rPr>
            </w:pPr>
          </w:p>
          <w:p w14:paraId="0F31C879" w14:textId="77777777" w:rsidR="00727AA6" w:rsidRPr="00B60D70" w:rsidRDefault="00727AA6" w:rsidP="00727AA6">
            <w:pPr>
              <w:spacing w:line="360" w:lineRule="exact"/>
              <w:ind w:left="-64"/>
              <w:rPr>
                <w:rFonts w:ascii="TH SarabunPSK" w:hAnsi="TH SarabunPSK" w:cs="TH SarabunPSK"/>
                <w:sz w:val="28"/>
                <w:szCs w:val="28"/>
              </w:rPr>
            </w:pPr>
          </w:p>
          <w:p w14:paraId="03FB0595" w14:textId="358E9121" w:rsidR="00727AA6" w:rsidRPr="00B60D70" w:rsidRDefault="00B91175" w:rsidP="00727AA6">
            <w:pPr>
              <w:spacing w:line="360" w:lineRule="exact"/>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727AA6" w:rsidRPr="00B60D70">
              <w:rPr>
                <w:rFonts w:ascii="TH SarabunPSK" w:hAnsi="TH SarabunPSK" w:cs="TH SarabunPSK" w:hint="cs"/>
                <w:sz w:val="28"/>
                <w:szCs w:val="28"/>
                <w:cs/>
                <w:lang w:val="th-TH"/>
              </w:rPr>
              <w:t>407</w:t>
            </w:r>
          </w:p>
          <w:p w14:paraId="6E178F3B" w14:textId="77777777" w:rsidR="00727AA6" w:rsidRPr="00B60D70" w:rsidRDefault="00727AA6" w:rsidP="00727AA6">
            <w:pPr>
              <w:spacing w:line="360" w:lineRule="exact"/>
              <w:ind w:left="-64"/>
              <w:rPr>
                <w:rFonts w:ascii="TH SarabunPSK" w:hAnsi="TH SarabunPSK" w:cs="TH SarabunPSK"/>
                <w:sz w:val="28"/>
                <w:szCs w:val="28"/>
              </w:rPr>
            </w:pPr>
          </w:p>
          <w:p w14:paraId="31173A2E" w14:textId="77777777" w:rsidR="00727AA6" w:rsidRPr="00B60D70" w:rsidRDefault="00727AA6" w:rsidP="00727AA6">
            <w:pPr>
              <w:spacing w:line="360" w:lineRule="exact"/>
              <w:ind w:left="-64"/>
              <w:rPr>
                <w:rFonts w:ascii="TH SarabunPSK" w:hAnsi="TH SarabunPSK" w:cs="TH SarabunPSK"/>
                <w:sz w:val="28"/>
                <w:szCs w:val="28"/>
              </w:rPr>
            </w:pPr>
          </w:p>
          <w:p w14:paraId="5420BEF5" w14:textId="77777777" w:rsidR="00727AA6" w:rsidRPr="00B60D70" w:rsidRDefault="00727AA6" w:rsidP="00727AA6">
            <w:pPr>
              <w:spacing w:line="360" w:lineRule="exact"/>
              <w:ind w:left="-64"/>
              <w:rPr>
                <w:rFonts w:ascii="TH SarabunPSK" w:hAnsi="TH SarabunPSK" w:cs="TH SarabunPSK"/>
                <w:sz w:val="28"/>
                <w:szCs w:val="28"/>
              </w:rPr>
            </w:pPr>
          </w:p>
          <w:p w14:paraId="5011CFB0" w14:textId="10693E36" w:rsidR="00727AA6" w:rsidRPr="00B60D70" w:rsidRDefault="00B91175" w:rsidP="00727AA6">
            <w:pPr>
              <w:spacing w:line="360" w:lineRule="exact"/>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727AA6" w:rsidRPr="00B60D70">
              <w:rPr>
                <w:rFonts w:ascii="TH SarabunPSK" w:hAnsi="TH SarabunPSK" w:cs="TH SarabunPSK" w:hint="cs"/>
                <w:sz w:val="28"/>
                <w:szCs w:val="28"/>
                <w:cs/>
                <w:lang w:val="th-TH"/>
              </w:rPr>
              <w:t xml:space="preserve">481 </w:t>
            </w:r>
          </w:p>
          <w:p w14:paraId="55417A5A" w14:textId="77777777" w:rsidR="00727AA6" w:rsidRPr="00B60D70" w:rsidRDefault="00727AA6" w:rsidP="00727AA6">
            <w:pPr>
              <w:spacing w:line="360" w:lineRule="exact"/>
              <w:ind w:left="-64"/>
              <w:rPr>
                <w:rFonts w:ascii="TH SarabunPSK" w:hAnsi="TH SarabunPSK" w:cs="TH SarabunPSK"/>
                <w:sz w:val="28"/>
                <w:szCs w:val="28"/>
              </w:rPr>
            </w:pPr>
          </w:p>
          <w:p w14:paraId="2D1EDCD8" w14:textId="77777777" w:rsidR="00727AA6" w:rsidRPr="00B60D70" w:rsidRDefault="00727AA6" w:rsidP="00727AA6">
            <w:pPr>
              <w:spacing w:line="360" w:lineRule="exact"/>
              <w:ind w:left="-64"/>
              <w:rPr>
                <w:rFonts w:ascii="TH SarabunPSK" w:hAnsi="TH SarabunPSK" w:cs="TH SarabunPSK"/>
                <w:sz w:val="28"/>
                <w:szCs w:val="28"/>
              </w:rPr>
            </w:pPr>
          </w:p>
          <w:p w14:paraId="5659735F" w14:textId="5E759F68" w:rsidR="00727AA6" w:rsidRPr="00B60D70" w:rsidRDefault="00B91175" w:rsidP="00727AA6">
            <w:pPr>
              <w:spacing w:line="360" w:lineRule="exact"/>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727AA6" w:rsidRPr="00B60D70">
              <w:rPr>
                <w:rFonts w:ascii="TH SarabunPSK" w:hAnsi="TH SarabunPSK" w:cs="TH SarabunPSK" w:hint="cs"/>
                <w:sz w:val="28"/>
                <w:szCs w:val="28"/>
                <w:cs/>
                <w:lang w:val="th-TH"/>
              </w:rPr>
              <w:t xml:space="preserve">482 </w:t>
            </w:r>
          </w:p>
          <w:p w14:paraId="081E37AA" w14:textId="77777777" w:rsidR="00727AA6" w:rsidRPr="00B60D70" w:rsidRDefault="00727AA6" w:rsidP="00727AA6">
            <w:pPr>
              <w:spacing w:line="360" w:lineRule="exact"/>
              <w:ind w:left="-64"/>
              <w:rPr>
                <w:rFonts w:ascii="TH SarabunPSK" w:hAnsi="TH SarabunPSK" w:cs="TH SarabunPSK"/>
                <w:sz w:val="28"/>
                <w:szCs w:val="28"/>
              </w:rPr>
            </w:pPr>
          </w:p>
          <w:p w14:paraId="57F98E5C" w14:textId="77777777" w:rsidR="00727AA6" w:rsidRPr="00B60D70" w:rsidRDefault="00727AA6" w:rsidP="00727AA6">
            <w:pPr>
              <w:spacing w:line="360" w:lineRule="exact"/>
              <w:ind w:left="-64"/>
              <w:rPr>
                <w:rFonts w:ascii="TH SarabunPSK" w:hAnsi="TH SarabunPSK" w:cs="TH SarabunPSK"/>
                <w:sz w:val="28"/>
                <w:szCs w:val="28"/>
              </w:rPr>
            </w:pPr>
          </w:p>
          <w:p w14:paraId="0A322BA4" w14:textId="526A247F" w:rsidR="00727AA6" w:rsidRPr="00B60D70" w:rsidRDefault="00B91175" w:rsidP="00727AA6">
            <w:pPr>
              <w:spacing w:line="360" w:lineRule="exact"/>
              <w:ind w:left="-64"/>
              <w:jc w:val="left"/>
              <w:rPr>
                <w:rFonts w:ascii="TH SarabunPSK" w:hAnsi="TH SarabunPSK" w:cs="TH SarabunPSK"/>
                <w:sz w:val="28"/>
                <w:szCs w:val="28"/>
                <w:cs/>
                <w:lang w:val="th-TH"/>
              </w:rPr>
            </w:pPr>
            <w:r w:rsidRPr="00B60D70">
              <w:rPr>
                <w:rFonts w:ascii="TH SarabunPSK" w:hAnsi="TH SarabunPSK" w:cs="TH SarabunPSK" w:hint="cs"/>
                <w:sz w:val="28"/>
                <w:szCs w:val="28"/>
                <w:lang w:val="th-TH"/>
              </w:rPr>
              <w:t xml:space="preserve">CTE </w:t>
            </w:r>
            <w:r w:rsidR="00727AA6" w:rsidRPr="00B60D70">
              <w:rPr>
                <w:rFonts w:ascii="TH SarabunPSK" w:hAnsi="TH SarabunPSK" w:cs="TH SarabunPSK" w:hint="cs"/>
                <w:sz w:val="28"/>
                <w:szCs w:val="28"/>
                <w:cs/>
                <w:lang w:val="th-TH"/>
              </w:rPr>
              <w:t>483</w:t>
            </w:r>
          </w:p>
        </w:tc>
        <w:tc>
          <w:tcPr>
            <w:tcW w:w="3742" w:type="dxa"/>
            <w:gridSpan w:val="5"/>
            <w:tcBorders>
              <w:top w:val="nil"/>
              <w:left w:val="nil"/>
              <w:bottom w:val="single" w:sz="4" w:space="0" w:color="auto"/>
              <w:right w:val="nil"/>
            </w:tcBorders>
          </w:tcPr>
          <w:p w14:paraId="36998011" w14:textId="77777777" w:rsidR="00727AA6" w:rsidRPr="00B60D70" w:rsidRDefault="00727AA6" w:rsidP="00727AA6">
            <w:pPr>
              <w:spacing w:line="360" w:lineRule="exact"/>
              <w:ind w:left="-60"/>
              <w:rPr>
                <w:rFonts w:ascii="TH SarabunPSK" w:hAnsi="TH SarabunPSK" w:cs="TH SarabunPSK"/>
                <w:sz w:val="28"/>
                <w:szCs w:val="28"/>
              </w:rPr>
            </w:pPr>
            <w:r w:rsidRPr="00B60D70">
              <w:rPr>
                <w:rFonts w:ascii="TH SarabunPSK" w:hAnsi="TH SarabunPSK" w:cs="TH SarabunPSK" w:hint="cs"/>
                <w:sz w:val="28"/>
                <w:szCs w:val="28"/>
                <w:cs/>
              </w:rPr>
              <w:lastRenderedPageBreak/>
              <w:t>หลักสูตรและการฝึกอบรมในอุตสาหกรรมก่อสร้าง</w:t>
            </w:r>
          </w:p>
          <w:p w14:paraId="39D2EAF6" w14:textId="443AF966" w:rsidR="00727AA6" w:rsidRPr="00B60D70" w:rsidRDefault="00727AA6" w:rsidP="00727AA6">
            <w:pPr>
              <w:spacing w:line="360" w:lineRule="exact"/>
              <w:ind w:left="-60"/>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Courses and </w:t>
            </w:r>
            <w:r w:rsidR="00651659" w:rsidRPr="00B60D70">
              <w:rPr>
                <w:rFonts w:ascii="TH SarabunPSK" w:hAnsi="TH SarabunPSK" w:cs="TH SarabunPSK"/>
                <w:sz w:val="28"/>
                <w:szCs w:val="28"/>
              </w:rPr>
              <w:t>T</w:t>
            </w:r>
            <w:r w:rsidRPr="00B60D70">
              <w:rPr>
                <w:rFonts w:ascii="TH SarabunPSK" w:hAnsi="TH SarabunPSK" w:cs="TH SarabunPSK" w:hint="cs"/>
                <w:sz w:val="28"/>
                <w:szCs w:val="28"/>
              </w:rPr>
              <w:t xml:space="preserve">raining in the </w:t>
            </w:r>
            <w:r w:rsidR="00651659" w:rsidRPr="00B60D70">
              <w:rPr>
                <w:rFonts w:ascii="TH SarabunPSK" w:hAnsi="TH SarabunPSK" w:cs="TH SarabunPSK"/>
                <w:sz w:val="28"/>
                <w:szCs w:val="28"/>
              </w:rPr>
              <w:t>C</w:t>
            </w:r>
            <w:r w:rsidRPr="00B60D70">
              <w:rPr>
                <w:rFonts w:ascii="TH SarabunPSK" w:hAnsi="TH SarabunPSK" w:cs="TH SarabunPSK" w:hint="cs"/>
                <w:sz w:val="28"/>
                <w:szCs w:val="28"/>
              </w:rPr>
              <w:t xml:space="preserve">onstruction </w:t>
            </w:r>
            <w:r w:rsidR="00651659" w:rsidRPr="00B60D70">
              <w:rPr>
                <w:rFonts w:ascii="TH SarabunPSK" w:hAnsi="TH SarabunPSK" w:cs="TH SarabunPSK"/>
                <w:sz w:val="28"/>
                <w:szCs w:val="28"/>
              </w:rPr>
              <w:t>I</w:t>
            </w:r>
            <w:r w:rsidRPr="00B60D70">
              <w:rPr>
                <w:rFonts w:ascii="TH SarabunPSK" w:hAnsi="TH SarabunPSK" w:cs="TH SarabunPSK" w:hint="cs"/>
                <w:sz w:val="28"/>
                <w:szCs w:val="28"/>
              </w:rPr>
              <w:t>ndustry)</w:t>
            </w:r>
          </w:p>
          <w:p w14:paraId="6B8CB096" w14:textId="77777777" w:rsidR="00727AA6" w:rsidRPr="00B60D70" w:rsidRDefault="00727AA6" w:rsidP="00727AA6">
            <w:pPr>
              <w:spacing w:line="360" w:lineRule="exact"/>
              <w:ind w:left="-60"/>
              <w:rPr>
                <w:rFonts w:ascii="TH SarabunPSK" w:hAnsi="TH SarabunPSK" w:cs="TH SarabunPSK"/>
                <w:sz w:val="28"/>
                <w:szCs w:val="28"/>
              </w:rPr>
            </w:pPr>
            <w:r w:rsidRPr="00B60D70">
              <w:rPr>
                <w:rFonts w:ascii="TH SarabunPSK" w:hAnsi="TH SarabunPSK" w:cs="TH SarabunPSK" w:hint="cs"/>
                <w:sz w:val="28"/>
                <w:szCs w:val="28"/>
                <w:cs/>
              </w:rPr>
              <w:t>นวัตกรรมการจัดการเรียนรู้สำหรับรายวิชาช่างโยธา</w:t>
            </w:r>
          </w:p>
          <w:p w14:paraId="693587DE" w14:textId="77777777" w:rsidR="00E605F3" w:rsidRPr="00B60D70" w:rsidRDefault="00E605F3" w:rsidP="00727AA6">
            <w:pPr>
              <w:spacing w:line="360" w:lineRule="exact"/>
              <w:ind w:left="-60"/>
              <w:rPr>
                <w:rFonts w:ascii="TH SarabunPSK" w:hAnsi="TH SarabunPSK" w:cs="TH SarabunPSK"/>
                <w:sz w:val="28"/>
                <w:szCs w:val="28"/>
              </w:rPr>
            </w:pPr>
            <w:r w:rsidRPr="00B60D70">
              <w:rPr>
                <w:rFonts w:ascii="TH SarabunPSK" w:hAnsi="TH SarabunPSK" w:cs="TH SarabunPSK"/>
                <w:sz w:val="28"/>
                <w:szCs w:val="28"/>
                <w:cs/>
              </w:rPr>
              <w:lastRenderedPageBreak/>
              <w:t>(</w:t>
            </w:r>
            <w:r w:rsidRPr="00B60D70">
              <w:rPr>
                <w:rFonts w:ascii="TH SarabunPSK" w:hAnsi="TH SarabunPSK" w:cs="TH SarabunPSK"/>
                <w:sz w:val="28"/>
                <w:szCs w:val="28"/>
              </w:rPr>
              <w:t>Teaching and Learning Innovation for Civil Engineer Courses)</w:t>
            </w:r>
          </w:p>
          <w:p w14:paraId="59F78722" w14:textId="5566F0ED" w:rsidR="00727AA6" w:rsidRPr="00B60D70" w:rsidRDefault="00727AA6" w:rsidP="00727AA6">
            <w:pPr>
              <w:spacing w:line="360" w:lineRule="exact"/>
              <w:ind w:left="-60"/>
              <w:rPr>
                <w:rFonts w:ascii="TH SarabunPSK" w:hAnsi="TH SarabunPSK" w:cs="TH SarabunPSK"/>
                <w:sz w:val="28"/>
                <w:szCs w:val="28"/>
              </w:rPr>
            </w:pPr>
            <w:r w:rsidRPr="00B60D70">
              <w:rPr>
                <w:rFonts w:ascii="TH SarabunPSK" w:hAnsi="TH SarabunPSK" w:cs="TH SarabunPSK" w:hint="cs"/>
                <w:sz w:val="28"/>
                <w:szCs w:val="28"/>
                <w:cs/>
              </w:rPr>
              <w:t>การพัฒนาทักษะการสื่อสารขั้นสูง</w:t>
            </w:r>
          </w:p>
          <w:p w14:paraId="08081A31" w14:textId="06400A8D" w:rsidR="00727AA6" w:rsidRPr="00B60D70" w:rsidRDefault="00C26260" w:rsidP="00727AA6">
            <w:pPr>
              <w:spacing w:line="360" w:lineRule="exact"/>
              <w:ind w:left="-60"/>
              <w:jc w:val="left"/>
              <w:rPr>
                <w:rFonts w:ascii="TH SarabunPSK" w:hAnsi="TH SarabunPSK" w:cs="TH SarabunPSK"/>
                <w:sz w:val="28"/>
                <w:szCs w:val="28"/>
              </w:rPr>
            </w:pPr>
            <w:r w:rsidRPr="00B60D70">
              <w:rPr>
                <w:rFonts w:ascii="TH SarabunPSK" w:hAnsi="TH SarabunPSK" w:cs="TH SarabunPSK"/>
                <w:sz w:val="28"/>
                <w:szCs w:val="28"/>
              </w:rPr>
              <w:t>(Developing Advanced Communication Skills</w:t>
            </w:r>
            <w:r w:rsidR="00727AA6" w:rsidRPr="00B60D70">
              <w:rPr>
                <w:rFonts w:ascii="TH SarabunPSK" w:hAnsi="TH SarabunPSK" w:cs="TH SarabunPSK" w:hint="cs"/>
                <w:sz w:val="28"/>
                <w:szCs w:val="28"/>
              </w:rPr>
              <w:t>)</w:t>
            </w:r>
            <w:r w:rsidR="00727AA6" w:rsidRPr="00B60D70">
              <w:rPr>
                <w:rFonts w:ascii="TH SarabunPSK" w:hAnsi="TH SarabunPSK" w:cs="TH SarabunPSK" w:hint="cs"/>
                <w:sz w:val="28"/>
                <w:szCs w:val="28"/>
              </w:rPr>
              <w:tab/>
            </w:r>
          </w:p>
          <w:p w14:paraId="39E1806D" w14:textId="77777777" w:rsidR="00727AA6" w:rsidRPr="00B60D70" w:rsidRDefault="00727AA6" w:rsidP="00727AA6">
            <w:pPr>
              <w:spacing w:line="360" w:lineRule="exact"/>
              <w:ind w:left="-60"/>
              <w:rPr>
                <w:rFonts w:ascii="TH SarabunPSK" w:hAnsi="TH SarabunPSK" w:cs="TH SarabunPSK"/>
                <w:sz w:val="28"/>
                <w:szCs w:val="28"/>
              </w:rPr>
            </w:pPr>
            <w:r w:rsidRPr="00B60D70">
              <w:rPr>
                <w:rFonts w:ascii="TH SarabunPSK" w:hAnsi="TH SarabunPSK" w:cs="TH SarabunPSK" w:hint="cs"/>
                <w:sz w:val="28"/>
                <w:szCs w:val="28"/>
                <w:cs/>
              </w:rPr>
              <w:t>การสร้างการมีส่วนร่วมในชุมชนในการจัดการเรียนรู้</w:t>
            </w:r>
          </w:p>
          <w:p w14:paraId="1B089909" w14:textId="2B97FCC1" w:rsidR="00727AA6" w:rsidRPr="00B60D70" w:rsidRDefault="00727AA6" w:rsidP="00727AA6">
            <w:pPr>
              <w:spacing w:line="360" w:lineRule="exact"/>
              <w:ind w:left="-60"/>
              <w:jc w:val="left"/>
              <w:rPr>
                <w:rFonts w:ascii="TH SarabunPSK" w:hAnsi="TH SarabunPSK" w:cs="TH SarabunPSK"/>
                <w:sz w:val="28"/>
                <w:szCs w:val="28"/>
              </w:rPr>
            </w:pPr>
            <w:r w:rsidRPr="00B60D70">
              <w:rPr>
                <w:rFonts w:ascii="TH SarabunPSK" w:hAnsi="TH SarabunPSK" w:cs="TH SarabunPSK" w:hint="cs"/>
                <w:sz w:val="28"/>
                <w:szCs w:val="28"/>
                <w:cs/>
              </w:rPr>
              <w:t>(</w:t>
            </w:r>
            <w:r w:rsidR="00400601" w:rsidRPr="00B60D70">
              <w:rPr>
                <w:rFonts w:ascii="TH SarabunPSK" w:hAnsi="TH SarabunPSK" w:cs="TH SarabunPSK"/>
                <w:sz w:val="28"/>
                <w:szCs w:val="28"/>
              </w:rPr>
              <w:t>Culture Communication and Creating Community Participation</w:t>
            </w:r>
            <w:r w:rsidRPr="00B60D70">
              <w:rPr>
                <w:rFonts w:ascii="TH SarabunPSK" w:hAnsi="TH SarabunPSK" w:cs="TH SarabunPSK" w:hint="cs"/>
                <w:sz w:val="28"/>
                <w:szCs w:val="28"/>
              </w:rPr>
              <w:t>)</w:t>
            </w:r>
          </w:p>
          <w:p w14:paraId="33E3B407" w14:textId="77777777" w:rsidR="00727AA6" w:rsidRPr="00B60D70" w:rsidRDefault="00727AA6" w:rsidP="00727AA6">
            <w:pPr>
              <w:spacing w:line="360" w:lineRule="exact"/>
              <w:ind w:left="-60"/>
              <w:rPr>
                <w:rFonts w:ascii="TH SarabunPSK" w:hAnsi="TH SarabunPSK" w:cs="TH SarabunPSK"/>
                <w:sz w:val="28"/>
                <w:szCs w:val="28"/>
              </w:rPr>
            </w:pPr>
            <w:r w:rsidRPr="00B60D70">
              <w:rPr>
                <w:rFonts w:ascii="TH SarabunPSK" w:hAnsi="TH SarabunPSK" w:cs="TH SarabunPSK" w:hint="cs"/>
                <w:sz w:val="28"/>
                <w:szCs w:val="28"/>
                <w:cs/>
              </w:rPr>
              <w:t xml:space="preserve">หัวข้อพิเศษทางการศึกษาและการจัดการเรียนรู้ 1 </w:t>
            </w:r>
          </w:p>
          <w:p w14:paraId="417E4E81" w14:textId="67DF6B94" w:rsidR="00727AA6" w:rsidRPr="00B60D70" w:rsidRDefault="00727AA6" w:rsidP="00727AA6">
            <w:pPr>
              <w:spacing w:line="360" w:lineRule="exact"/>
              <w:ind w:left="-60"/>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Special Topic for Education and Learning Management </w:t>
            </w:r>
            <w:r w:rsidR="00884FAF" w:rsidRPr="00B60D70">
              <w:rPr>
                <w:rFonts w:ascii="TH SarabunPSK" w:hAnsi="TH SarabunPSK" w:cs="TH SarabunPSK"/>
                <w:sz w:val="28"/>
                <w:szCs w:val="28"/>
              </w:rPr>
              <w:t>I</w:t>
            </w:r>
            <w:r w:rsidRPr="00B60D70">
              <w:rPr>
                <w:rFonts w:ascii="TH SarabunPSK" w:hAnsi="TH SarabunPSK" w:cs="TH SarabunPSK" w:hint="cs"/>
                <w:sz w:val="28"/>
                <w:szCs w:val="28"/>
                <w:cs/>
              </w:rPr>
              <w:t>)</w:t>
            </w:r>
          </w:p>
          <w:p w14:paraId="25967C2A" w14:textId="77777777" w:rsidR="00727AA6" w:rsidRPr="00B60D70" w:rsidRDefault="00727AA6" w:rsidP="00727AA6">
            <w:pPr>
              <w:spacing w:line="360" w:lineRule="exact"/>
              <w:ind w:left="-60"/>
              <w:rPr>
                <w:rFonts w:ascii="TH SarabunPSK" w:hAnsi="TH SarabunPSK" w:cs="TH SarabunPSK"/>
                <w:sz w:val="28"/>
                <w:szCs w:val="28"/>
              </w:rPr>
            </w:pPr>
            <w:r w:rsidRPr="00B60D70">
              <w:rPr>
                <w:rFonts w:ascii="TH SarabunPSK" w:hAnsi="TH SarabunPSK" w:cs="TH SarabunPSK" w:hint="cs"/>
                <w:sz w:val="28"/>
                <w:szCs w:val="28"/>
                <w:cs/>
              </w:rPr>
              <w:t xml:space="preserve">หัวข้อพิเศษทางการศึกษาและการจัดการเรียนรู้ 2 </w:t>
            </w:r>
          </w:p>
          <w:p w14:paraId="19260DCF" w14:textId="046D7F24" w:rsidR="00727AA6" w:rsidRPr="00B60D70" w:rsidRDefault="00727AA6" w:rsidP="00727AA6">
            <w:pPr>
              <w:spacing w:line="360" w:lineRule="exact"/>
              <w:ind w:left="-60"/>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Special Topic for Education and Learning Management </w:t>
            </w:r>
            <w:r w:rsidR="00884FAF" w:rsidRPr="00B60D70">
              <w:rPr>
                <w:rFonts w:ascii="TH SarabunPSK" w:hAnsi="TH SarabunPSK" w:cs="TH SarabunPSK"/>
                <w:sz w:val="28"/>
                <w:szCs w:val="28"/>
              </w:rPr>
              <w:t>I</w:t>
            </w:r>
            <w:r w:rsidRPr="00B60D70">
              <w:rPr>
                <w:rFonts w:ascii="TH SarabunPSK" w:hAnsi="TH SarabunPSK" w:cs="TH SarabunPSK" w:hint="cs"/>
                <w:sz w:val="28"/>
                <w:szCs w:val="28"/>
                <w:cs/>
              </w:rPr>
              <w:t>)</w:t>
            </w:r>
          </w:p>
          <w:p w14:paraId="63EC7AAA" w14:textId="77777777" w:rsidR="00727AA6" w:rsidRPr="00B60D70" w:rsidRDefault="00727AA6" w:rsidP="00727AA6">
            <w:pPr>
              <w:spacing w:line="360" w:lineRule="exact"/>
              <w:ind w:left="-60"/>
              <w:rPr>
                <w:rFonts w:ascii="TH SarabunPSK" w:hAnsi="TH SarabunPSK" w:cs="TH SarabunPSK"/>
                <w:sz w:val="28"/>
                <w:szCs w:val="28"/>
              </w:rPr>
            </w:pPr>
            <w:r w:rsidRPr="00B60D70">
              <w:rPr>
                <w:rFonts w:ascii="TH SarabunPSK" w:hAnsi="TH SarabunPSK" w:cs="TH SarabunPSK" w:hint="cs"/>
                <w:sz w:val="28"/>
                <w:szCs w:val="28"/>
                <w:cs/>
              </w:rPr>
              <w:t xml:space="preserve">หัวข้อพิเศษทางการศึกษาและการจัดการเรียนรู้ 3 </w:t>
            </w:r>
          </w:p>
          <w:p w14:paraId="41C0E887" w14:textId="32A46C62" w:rsidR="007A75BE" w:rsidRPr="00B60D70" w:rsidRDefault="00727AA6" w:rsidP="00727AA6">
            <w:pPr>
              <w:spacing w:line="360" w:lineRule="exact"/>
              <w:ind w:left="-60"/>
              <w:jc w:val="left"/>
              <w:rPr>
                <w:rFonts w:ascii="TH SarabunPSK" w:hAnsi="TH SarabunPSK" w:cs="TH SarabunPSK"/>
                <w:sz w:val="28"/>
                <w:szCs w:val="28"/>
                <w:cs/>
              </w:rPr>
            </w:pP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Special Topic for Education and Learning Management </w:t>
            </w:r>
            <w:r w:rsidR="00884FAF" w:rsidRPr="00B60D70">
              <w:rPr>
                <w:rFonts w:ascii="TH SarabunPSK" w:hAnsi="TH SarabunPSK" w:cs="TH SarabunPSK"/>
                <w:sz w:val="28"/>
                <w:szCs w:val="28"/>
              </w:rPr>
              <w:t>I</w:t>
            </w:r>
            <w:r w:rsidRPr="00B60D70">
              <w:rPr>
                <w:rFonts w:ascii="TH SarabunPSK" w:hAnsi="TH SarabunPSK" w:cs="TH SarabunPSK" w:hint="cs"/>
                <w:sz w:val="28"/>
                <w:szCs w:val="28"/>
                <w:cs/>
              </w:rPr>
              <w:t>)</w:t>
            </w:r>
          </w:p>
        </w:tc>
        <w:tc>
          <w:tcPr>
            <w:tcW w:w="1244" w:type="dxa"/>
            <w:tcBorders>
              <w:top w:val="nil"/>
              <w:left w:val="nil"/>
              <w:bottom w:val="single" w:sz="4" w:space="0" w:color="auto"/>
              <w:right w:val="single" w:sz="4" w:space="0" w:color="auto"/>
            </w:tcBorders>
          </w:tcPr>
          <w:p w14:paraId="2654C131" w14:textId="77777777" w:rsidR="00727AA6" w:rsidRPr="00B60D70" w:rsidRDefault="00727AA6" w:rsidP="00727AA6">
            <w:pPr>
              <w:spacing w:line="360" w:lineRule="exact"/>
              <w:jc w:val="center"/>
              <w:rPr>
                <w:rFonts w:ascii="TH SarabunPSK" w:hAnsi="TH SarabunPSK" w:cs="TH SarabunPSK"/>
                <w:sz w:val="28"/>
                <w:szCs w:val="28"/>
                <w:lang w:val="th-TH"/>
              </w:rPr>
            </w:pPr>
            <w:r w:rsidRPr="00B60D70">
              <w:rPr>
                <w:rFonts w:ascii="TH SarabunPSK" w:hAnsi="TH SarabunPSK" w:cs="TH SarabunPSK" w:hint="cs"/>
                <w:sz w:val="28"/>
                <w:szCs w:val="28"/>
                <w:cs/>
                <w:lang w:val="th-TH"/>
              </w:rPr>
              <w:lastRenderedPageBreak/>
              <w:t>3 (2-2-6)</w:t>
            </w:r>
          </w:p>
          <w:p w14:paraId="2ABF70E2" w14:textId="77777777" w:rsidR="00727AA6" w:rsidRPr="00B60D70" w:rsidRDefault="00727AA6" w:rsidP="00727AA6">
            <w:pPr>
              <w:spacing w:line="360" w:lineRule="exact"/>
              <w:jc w:val="center"/>
              <w:rPr>
                <w:rFonts w:ascii="TH SarabunPSK" w:hAnsi="TH SarabunPSK" w:cs="TH SarabunPSK"/>
                <w:sz w:val="28"/>
                <w:szCs w:val="28"/>
                <w:lang w:val="th-TH"/>
              </w:rPr>
            </w:pPr>
          </w:p>
          <w:p w14:paraId="5FA3021C" w14:textId="77777777" w:rsidR="00727AA6" w:rsidRPr="00B60D70" w:rsidRDefault="00727AA6" w:rsidP="00727AA6">
            <w:pPr>
              <w:spacing w:line="360" w:lineRule="exact"/>
              <w:jc w:val="center"/>
              <w:rPr>
                <w:rFonts w:ascii="TH SarabunPSK" w:hAnsi="TH SarabunPSK" w:cs="TH SarabunPSK"/>
                <w:sz w:val="28"/>
                <w:szCs w:val="28"/>
                <w:lang w:val="th-TH"/>
              </w:rPr>
            </w:pPr>
          </w:p>
          <w:p w14:paraId="68996EF0" w14:textId="77777777" w:rsidR="00727AA6" w:rsidRPr="00B60D70" w:rsidRDefault="00727AA6" w:rsidP="00727AA6">
            <w:pPr>
              <w:spacing w:line="360" w:lineRule="exact"/>
              <w:jc w:val="center"/>
              <w:rPr>
                <w:rFonts w:ascii="TH SarabunPSK" w:hAnsi="TH SarabunPSK" w:cs="TH SarabunPSK"/>
                <w:sz w:val="28"/>
                <w:szCs w:val="28"/>
                <w:lang w:val="th-TH"/>
              </w:rPr>
            </w:pPr>
          </w:p>
          <w:p w14:paraId="1C842D39" w14:textId="77777777" w:rsidR="00727AA6" w:rsidRPr="00B60D70" w:rsidRDefault="00727AA6" w:rsidP="00727AA6">
            <w:pPr>
              <w:spacing w:line="360" w:lineRule="exact"/>
              <w:jc w:val="center"/>
              <w:rPr>
                <w:rFonts w:ascii="TH SarabunPSK" w:hAnsi="TH SarabunPSK" w:cs="TH SarabunPSK"/>
                <w:sz w:val="28"/>
                <w:szCs w:val="28"/>
                <w:lang w:val="th-TH"/>
              </w:rPr>
            </w:pPr>
            <w:r w:rsidRPr="00B60D70">
              <w:rPr>
                <w:rFonts w:ascii="TH SarabunPSK" w:hAnsi="TH SarabunPSK" w:cs="TH SarabunPSK" w:hint="cs"/>
                <w:sz w:val="28"/>
                <w:szCs w:val="28"/>
                <w:cs/>
                <w:lang w:val="th-TH"/>
              </w:rPr>
              <w:t>3 (2-2-6)</w:t>
            </w:r>
          </w:p>
          <w:p w14:paraId="34D339D3" w14:textId="77777777" w:rsidR="00727AA6" w:rsidRPr="00B60D70" w:rsidRDefault="00727AA6" w:rsidP="00727AA6">
            <w:pPr>
              <w:spacing w:line="360" w:lineRule="exact"/>
              <w:jc w:val="center"/>
              <w:rPr>
                <w:rFonts w:ascii="TH SarabunPSK" w:hAnsi="TH SarabunPSK" w:cs="TH SarabunPSK"/>
                <w:sz w:val="28"/>
                <w:szCs w:val="28"/>
                <w:lang w:val="th-TH"/>
              </w:rPr>
            </w:pPr>
          </w:p>
          <w:p w14:paraId="0731DEDF" w14:textId="77777777" w:rsidR="00727AA6" w:rsidRPr="00B60D70" w:rsidRDefault="00727AA6" w:rsidP="00727AA6">
            <w:pPr>
              <w:spacing w:line="360" w:lineRule="exact"/>
              <w:jc w:val="center"/>
              <w:rPr>
                <w:rFonts w:ascii="TH SarabunPSK" w:hAnsi="TH SarabunPSK" w:cs="TH SarabunPSK"/>
                <w:sz w:val="28"/>
                <w:szCs w:val="28"/>
                <w:lang w:val="th-TH"/>
              </w:rPr>
            </w:pPr>
          </w:p>
          <w:p w14:paraId="6AB57459" w14:textId="77777777" w:rsidR="00727AA6" w:rsidRPr="00B60D70" w:rsidRDefault="00727AA6" w:rsidP="00727AA6">
            <w:pPr>
              <w:spacing w:line="360" w:lineRule="exact"/>
              <w:jc w:val="center"/>
              <w:rPr>
                <w:rFonts w:ascii="TH SarabunPSK" w:hAnsi="TH SarabunPSK" w:cs="TH SarabunPSK"/>
                <w:sz w:val="28"/>
                <w:szCs w:val="28"/>
                <w:lang w:val="th-TH"/>
              </w:rPr>
            </w:pPr>
          </w:p>
          <w:p w14:paraId="15C7B4EF" w14:textId="77777777" w:rsidR="00727AA6" w:rsidRPr="00B60D70" w:rsidRDefault="00727AA6" w:rsidP="00727AA6">
            <w:pPr>
              <w:spacing w:line="360" w:lineRule="exact"/>
              <w:jc w:val="center"/>
              <w:rPr>
                <w:rFonts w:ascii="TH SarabunPSK" w:hAnsi="TH SarabunPSK" w:cs="TH SarabunPSK"/>
                <w:sz w:val="28"/>
                <w:szCs w:val="28"/>
                <w:lang w:val="th-TH"/>
              </w:rPr>
            </w:pPr>
            <w:r w:rsidRPr="00B60D70">
              <w:rPr>
                <w:rFonts w:ascii="TH SarabunPSK" w:hAnsi="TH SarabunPSK" w:cs="TH SarabunPSK" w:hint="cs"/>
                <w:sz w:val="28"/>
                <w:szCs w:val="28"/>
                <w:cs/>
                <w:lang w:val="th-TH"/>
              </w:rPr>
              <w:t>3 (3-0-6)</w:t>
            </w:r>
          </w:p>
          <w:p w14:paraId="278A0BD5" w14:textId="77777777" w:rsidR="00727AA6" w:rsidRPr="00B60D70" w:rsidRDefault="00727AA6" w:rsidP="00727AA6">
            <w:pPr>
              <w:spacing w:line="360" w:lineRule="exact"/>
              <w:jc w:val="center"/>
              <w:rPr>
                <w:rFonts w:ascii="TH SarabunPSK" w:hAnsi="TH SarabunPSK" w:cs="TH SarabunPSK"/>
                <w:sz w:val="28"/>
                <w:szCs w:val="28"/>
                <w:lang w:val="th-TH"/>
              </w:rPr>
            </w:pPr>
          </w:p>
          <w:p w14:paraId="4621B7AB" w14:textId="77777777" w:rsidR="00727AA6" w:rsidRPr="00B60D70" w:rsidRDefault="00727AA6" w:rsidP="00727AA6">
            <w:pPr>
              <w:spacing w:line="360" w:lineRule="exact"/>
              <w:jc w:val="center"/>
              <w:rPr>
                <w:rFonts w:ascii="TH SarabunPSK" w:hAnsi="TH SarabunPSK" w:cs="TH SarabunPSK"/>
                <w:sz w:val="28"/>
                <w:szCs w:val="28"/>
                <w:lang w:val="th-TH"/>
              </w:rPr>
            </w:pPr>
          </w:p>
          <w:p w14:paraId="2974E468" w14:textId="77777777" w:rsidR="00727AA6" w:rsidRPr="00B60D70" w:rsidRDefault="00727AA6" w:rsidP="00727AA6">
            <w:pPr>
              <w:spacing w:line="360" w:lineRule="exact"/>
              <w:jc w:val="center"/>
              <w:rPr>
                <w:rFonts w:ascii="TH SarabunPSK" w:hAnsi="TH SarabunPSK" w:cs="TH SarabunPSK"/>
                <w:sz w:val="28"/>
                <w:szCs w:val="28"/>
                <w:lang w:val="th-TH"/>
              </w:rPr>
            </w:pPr>
            <w:r w:rsidRPr="00B60D70">
              <w:rPr>
                <w:rFonts w:ascii="TH SarabunPSK" w:hAnsi="TH SarabunPSK" w:cs="TH SarabunPSK" w:hint="cs"/>
                <w:sz w:val="28"/>
                <w:szCs w:val="28"/>
                <w:cs/>
                <w:lang w:val="th-TH"/>
              </w:rPr>
              <w:t>3 (3-0-6)</w:t>
            </w:r>
          </w:p>
          <w:p w14:paraId="2B3118FD" w14:textId="77777777" w:rsidR="00727AA6" w:rsidRPr="00B60D70" w:rsidRDefault="00727AA6" w:rsidP="00727AA6">
            <w:pPr>
              <w:spacing w:line="360" w:lineRule="exact"/>
              <w:jc w:val="center"/>
              <w:rPr>
                <w:rFonts w:ascii="TH SarabunPSK" w:hAnsi="TH SarabunPSK" w:cs="TH SarabunPSK"/>
                <w:sz w:val="28"/>
                <w:szCs w:val="28"/>
                <w:lang w:val="th-TH"/>
              </w:rPr>
            </w:pPr>
          </w:p>
          <w:p w14:paraId="1568CB15" w14:textId="77777777" w:rsidR="00727AA6" w:rsidRPr="00B60D70" w:rsidRDefault="00727AA6" w:rsidP="00727AA6">
            <w:pPr>
              <w:spacing w:line="360" w:lineRule="exact"/>
              <w:jc w:val="center"/>
              <w:rPr>
                <w:rFonts w:ascii="TH SarabunPSK" w:hAnsi="TH SarabunPSK" w:cs="TH SarabunPSK"/>
                <w:sz w:val="28"/>
                <w:szCs w:val="28"/>
                <w:lang w:val="th-TH"/>
              </w:rPr>
            </w:pPr>
          </w:p>
          <w:p w14:paraId="6B5A5F0C" w14:textId="77777777" w:rsidR="00727AA6" w:rsidRPr="00B60D70" w:rsidRDefault="00727AA6" w:rsidP="00727AA6">
            <w:pPr>
              <w:spacing w:line="360" w:lineRule="exact"/>
              <w:jc w:val="center"/>
              <w:rPr>
                <w:rFonts w:ascii="TH SarabunPSK" w:hAnsi="TH SarabunPSK" w:cs="TH SarabunPSK"/>
                <w:sz w:val="28"/>
                <w:szCs w:val="28"/>
                <w:lang w:val="th-TH"/>
              </w:rPr>
            </w:pPr>
          </w:p>
          <w:p w14:paraId="046B2A60" w14:textId="77777777" w:rsidR="00727AA6" w:rsidRPr="00B60D70" w:rsidRDefault="00727AA6" w:rsidP="00727AA6">
            <w:pPr>
              <w:spacing w:line="360" w:lineRule="exact"/>
              <w:jc w:val="center"/>
              <w:rPr>
                <w:rFonts w:ascii="TH SarabunPSK" w:hAnsi="TH SarabunPSK" w:cs="TH SarabunPSK"/>
                <w:sz w:val="28"/>
                <w:szCs w:val="28"/>
                <w:lang w:val="th-TH"/>
              </w:rPr>
            </w:pPr>
            <w:r w:rsidRPr="00B60D70">
              <w:rPr>
                <w:rFonts w:ascii="TH SarabunPSK" w:hAnsi="TH SarabunPSK" w:cs="TH SarabunPSK" w:hint="cs"/>
                <w:sz w:val="28"/>
                <w:szCs w:val="28"/>
                <w:cs/>
                <w:lang w:val="th-TH"/>
              </w:rPr>
              <w:t>3 (3-0-6)</w:t>
            </w:r>
          </w:p>
          <w:p w14:paraId="04861D34" w14:textId="77777777" w:rsidR="00727AA6" w:rsidRPr="00B60D70" w:rsidRDefault="00727AA6" w:rsidP="00727AA6">
            <w:pPr>
              <w:spacing w:line="360" w:lineRule="exact"/>
              <w:jc w:val="center"/>
              <w:rPr>
                <w:rFonts w:ascii="TH SarabunPSK" w:hAnsi="TH SarabunPSK" w:cs="TH SarabunPSK"/>
                <w:sz w:val="28"/>
                <w:szCs w:val="28"/>
                <w:lang w:val="th-TH"/>
              </w:rPr>
            </w:pPr>
          </w:p>
          <w:p w14:paraId="2DB4ACD1" w14:textId="77777777" w:rsidR="00727AA6" w:rsidRPr="00B60D70" w:rsidRDefault="00727AA6" w:rsidP="00727AA6">
            <w:pPr>
              <w:spacing w:line="360" w:lineRule="exact"/>
              <w:jc w:val="center"/>
              <w:rPr>
                <w:rFonts w:ascii="TH SarabunPSK" w:hAnsi="TH SarabunPSK" w:cs="TH SarabunPSK"/>
                <w:sz w:val="28"/>
                <w:szCs w:val="28"/>
                <w:lang w:val="th-TH"/>
              </w:rPr>
            </w:pPr>
          </w:p>
          <w:p w14:paraId="1E454805" w14:textId="77777777" w:rsidR="00727AA6" w:rsidRPr="00B60D70" w:rsidRDefault="00727AA6" w:rsidP="00727AA6">
            <w:pPr>
              <w:spacing w:line="360" w:lineRule="exact"/>
              <w:jc w:val="center"/>
              <w:rPr>
                <w:rFonts w:ascii="TH SarabunPSK" w:hAnsi="TH SarabunPSK" w:cs="TH SarabunPSK"/>
                <w:sz w:val="28"/>
                <w:szCs w:val="28"/>
                <w:lang w:val="th-TH"/>
              </w:rPr>
            </w:pPr>
            <w:r w:rsidRPr="00B60D70">
              <w:rPr>
                <w:rFonts w:ascii="TH SarabunPSK" w:hAnsi="TH SarabunPSK" w:cs="TH SarabunPSK" w:hint="cs"/>
                <w:sz w:val="28"/>
                <w:szCs w:val="28"/>
                <w:cs/>
                <w:lang w:val="th-TH"/>
              </w:rPr>
              <w:t>3 (3-0-6)</w:t>
            </w:r>
          </w:p>
          <w:p w14:paraId="2004D7AF" w14:textId="77777777" w:rsidR="00727AA6" w:rsidRPr="00B60D70" w:rsidRDefault="00727AA6" w:rsidP="00727AA6">
            <w:pPr>
              <w:spacing w:line="360" w:lineRule="exact"/>
              <w:jc w:val="center"/>
              <w:rPr>
                <w:rFonts w:ascii="TH SarabunPSK" w:hAnsi="TH SarabunPSK" w:cs="TH SarabunPSK"/>
                <w:sz w:val="28"/>
                <w:szCs w:val="28"/>
                <w:lang w:val="th-TH"/>
              </w:rPr>
            </w:pPr>
          </w:p>
          <w:p w14:paraId="5F6446D5" w14:textId="77777777" w:rsidR="00727AA6" w:rsidRPr="00B60D70" w:rsidRDefault="00727AA6" w:rsidP="00727AA6">
            <w:pPr>
              <w:spacing w:line="360" w:lineRule="exact"/>
              <w:jc w:val="center"/>
              <w:rPr>
                <w:rFonts w:ascii="TH SarabunPSK" w:hAnsi="TH SarabunPSK" w:cs="TH SarabunPSK"/>
                <w:sz w:val="28"/>
                <w:szCs w:val="28"/>
                <w:lang w:val="th-TH"/>
              </w:rPr>
            </w:pPr>
          </w:p>
          <w:p w14:paraId="20A5547E" w14:textId="62E8A28F" w:rsidR="00727AA6" w:rsidRPr="00B60D70" w:rsidRDefault="00727AA6" w:rsidP="00727AA6">
            <w:pPr>
              <w:spacing w:line="360" w:lineRule="exact"/>
              <w:jc w:val="center"/>
              <w:rPr>
                <w:rFonts w:ascii="TH SarabunPSK" w:hAnsi="TH SarabunPSK" w:cs="TH SarabunPSK"/>
                <w:sz w:val="28"/>
                <w:szCs w:val="28"/>
                <w:cs/>
                <w:lang w:val="th-TH"/>
              </w:rPr>
            </w:pPr>
            <w:r w:rsidRPr="00B60D70">
              <w:rPr>
                <w:rFonts w:ascii="TH SarabunPSK" w:hAnsi="TH SarabunPSK" w:cs="TH SarabunPSK" w:hint="cs"/>
                <w:sz w:val="28"/>
                <w:szCs w:val="28"/>
                <w:cs/>
                <w:lang w:val="th-TH"/>
              </w:rPr>
              <w:t>3 (3-0-6)</w:t>
            </w:r>
          </w:p>
        </w:tc>
        <w:tc>
          <w:tcPr>
            <w:tcW w:w="2127" w:type="dxa"/>
            <w:tcBorders>
              <w:left w:val="single" w:sz="4" w:space="0" w:color="auto"/>
            </w:tcBorders>
          </w:tcPr>
          <w:p w14:paraId="42D61098" w14:textId="77777777" w:rsidR="00727AA6" w:rsidRPr="00B60D70" w:rsidRDefault="00727AA6" w:rsidP="00727AA6">
            <w:pPr>
              <w:rPr>
                <w:rFonts w:ascii="TH SarabunPSK" w:hAnsi="TH SarabunPSK" w:cs="TH SarabunPSK"/>
                <w:sz w:val="28"/>
                <w:szCs w:val="28"/>
              </w:rPr>
            </w:pPr>
            <w:r w:rsidRPr="00B60D70">
              <w:rPr>
                <w:rFonts w:ascii="TH SarabunPSK" w:hAnsi="TH SarabunPSK" w:cs="TH SarabunPSK" w:hint="cs"/>
                <w:sz w:val="28"/>
                <w:szCs w:val="28"/>
              </w:rPr>
              <w:lastRenderedPageBreak/>
              <w:t xml:space="preserve">- </w:t>
            </w:r>
            <w:r w:rsidRPr="00B60D70">
              <w:rPr>
                <w:rFonts w:ascii="TH SarabunPSK" w:hAnsi="TH SarabunPSK" w:cs="TH SarabunPSK" w:hint="cs"/>
                <w:sz w:val="28"/>
                <w:szCs w:val="28"/>
                <w:cs/>
              </w:rPr>
              <w:t>ปรับปรุงเนื้อหารายวิชาให้มีความทันสมัยมากยิ่งขึ้น</w:t>
            </w:r>
            <w:r w:rsidRPr="00B60D70">
              <w:rPr>
                <w:rFonts w:ascii="TH SarabunPSK" w:hAnsi="TH SarabunPSK" w:cs="TH SarabunPSK" w:hint="cs"/>
                <w:sz w:val="28"/>
                <w:szCs w:val="28"/>
              </w:rPr>
              <w:t xml:space="preserve"> </w:t>
            </w:r>
          </w:p>
          <w:p w14:paraId="29477CF9" w14:textId="77777777" w:rsidR="00727AA6" w:rsidRPr="00B60D70" w:rsidRDefault="00727AA6" w:rsidP="00727AA6">
            <w:pPr>
              <w:rPr>
                <w:rFonts w:ascii="TH SarabunPSK" w:hAnsi="TH SarabunPSK" w:cs="TH SarabunPSK"/>
                <w:sz w:val="28"/>
                <w:szCs w:val="28"/>
              </w:rPr>
            </w:pP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rPr>
              <w:t>ลดรายวิชาที่ไม่ได้เปิดการเรียนการสอนในหลักสูตรเดิมออก</w:t>
            </w:r>
          </w:p>
          <w:p w14:paraId="3692298F" w14:textId="0494A227" w:rsidR="00727AA6" w:rsidRPr="00B60D70" w:rsidRDefault="00727AA6" w:rsidP="00727AA6">
            <w:pPr>
              <w:spacing w:line="360" w:lineRule="exact"/>
              <w:ind w:left="-67"/>
              <w:jc w:val="left"/>
              <w:rPr>
                <w:rFonts w:ascii="TH SarabunPSK" w:hAnsi="TH SarabunPSK" w:cs="TH SarabunPSK"/>
                <w:sz w:val="28"/>
                <w:szCs w:val="28"/>
              </w:rPr>
            </w:pPr>
            <w:r w:rsidRPr="00B60D70">
              <w:rPr>
                <w:rFonts w:ascii="TH SarabunPSK" w:hAnsi="TH SarabunPSK" w:cs="TH SarabunPSK" w:hint="cs"/>
                <w:sz w:val="28"/>
                <w:szCs w:val="28"/>
              </w:rPr>
              <w:lastRenderedPageBreak/>
              <w:t xml:space="preserve">- </w:t>
            </w:r>
            <w:r w:rsidRPr="00B60D70">
              <w:rPr>
                <w:rFonts w:ascii="TH SarabunPSK" w:hAnsi="TH SarabunPSK" w:cs="TH SarabunPSK" w:hint="cs"/>
                <w:sz w:val="28"/>
                <w:szCs w:val="28"/>
                <w:cs/>
              </w:rPr>
              <w:t>เพิ่มรายวิชา</w:t>
            </w:r>
            <w:r w:rsidRPr="00B60D70">
              <w:rPr>
                <w:rFonts w:ascii="TH SarabunPSK" w:hAnsi="TH SarabunPSK" w:cs="TH SarabunPSK" w:hint="cs"/>
                <w:sz w:val="28"/>
                <w:szCs w:val="28"/>
              </w:rPr>
              <w:t xml:space="preserve"> </w:t>
            </w:r>
            <w:r w:rsidR="00B91175" w:rsidRPr="00B60D70">
              <w:rPr>
                <w:rFonts w:ascii="TH SarabunPSK" w:hAnsi="TH SarabunPSK" w:cs="TH SarabunPSK" w:hint="cs"/>
                <w:sz w:val="28"/>
                <w:szCs w:val="28"/>
              </w:rPr>
              <w:t xml:space="preserve">CTE </w:t>
            </w:r>
            <w:r w:rsidRPr="00B60D70">
              <w:rPr>
                <w:rFonts w:ascii="TH SarabunPSK" w:hAnsi="TH SarabunPSK" w:cs="TH SarabunPSK" w:hint="cs"/>
                <w:sz w:val="28"/>
                <w:szCs w:val="28"/>
              </w:rPr>
              <w:t xml:space="preserve">386, </w:t>
            </w:r>
            <w:r w:rsidR="00B91175" w:rsidRPr="00B60D70">
              <w:rPr>
                <w:rFonts w:ascii="TH SarabunPSK" w:hAnsi="TH SarabunPSK" w:cs="TH SarabunPSK" w:hint="cs"/>
                <w:sz w:val="28"/>
                <w:szCs w:val="28"/>
              </w:rPr>
              <w:t xml:space="preserve">CTE </w:t>
            </w:r>
            <w:r w:rsidRPr="00B60D70">
              <w:rPr>
                <w:rFonts w:ascii="TH SarabunPSK" w:hAnsi="TH SarabunPSK" w:cs="TH SarabunPSK" w:hint="cs"/>
                <w:sz w:val="28"/>
                <w:szCs w:val="28"/>
              </w:rPr>
              <w:t xml:space="preserve">387, </w:t>
            </w:r>
            <w:r w:rsidR="00B91175" w:rsidRPr="00B60D70">
              <w:rPr>
                <w:rFonts w:ascii="TH SarabunPSK" w:hAnsi="TH SarabunPSK" w:cs="TH SarabunPSK" w:hint="cs"/>
                <w:sz w:val="28"/>
                <w:szCs w:val="28"/>
              </w:rPr>
              <w:t xml:space="preserve">CTE </w:t>
            </w:r>
            <w:r w:rsidRPr="00B60D70">
              <w:rPr>
                <w:rFonts w:ascii="TH SarabunPSK" w:hAnsi="TH SarabunPSK" w:cs="TH SarabunPSK" w:hint="cs"/>
                <w:sz w:val="28"/>
                <w:szCs w:val="28"/>
              </w:rPr>
              <w:t xml:space="preserve">486, </w:t>
            </w:r>
            <w:r w:rsidR="00B91175" w:rsidRPr="00B60D70">
              <w:rPr>
                <w:rFonts w:ascii="TH SarabunPSK" w:hAnsi="TH SarabunPSK" w:cs="TH SarabunPSK" w:hint="cs"/>
                <w:sz w:val="28"/>
                <w:szCs w:val="28"/>
              </w:rPr>
              <w:t xml:space="preserve">CTE </w:t>
            </w:r>
            <w:r w:rsidRPr="00B60D70">
              <w:rPr>
                <w:rFonts w:ascii="TH SarabunPSK" w:hAnsi="TH SarabunPSK" w:cs="TH SarabunPSK" w:hint="cs"/>
                <w:sz w:val="28"/>
                <w:szCs w:val="28"/>
              </w:rPr>
              <w:t xml:space="preserve">487 </w:t>
            </w:r>
            <w:r w:rsidRPr="00B60D70">
              <w:rPr>
                <w:rFonts w:ascii="TH SarabunPSK" w:hAnsi="TH SarabunPSK" w:cs="TH SarabunPSK" w:hint="cs"/>
                <w:sz w:val="28"/>
                <w:szCs w:val="28"/>
                <w:cs/>
              </w:rPr>
              <w:t>เพื่อรองรับการจัดการเรียนรู้แบบ</w:t>
            </w:r>
            <w:r w:rsidRPr="00B60D70">
              <w:rPr>
                <w:rFonts w:ascii="TH SarabunPSK" w:hAnsi="TH SarabunPSK" w:cs="TH SarabunPSK" w:hint="cs"/>
                <w:sz w:val="28"/>
                <w:szCs w:val="28"/>
              </w:rPr>
              <w:t xml:space="preserve"> WIL </w:t>
            </w:r>
            <w:r w:rsidRPr="00B60D70">
              <w:rPr>
                <w:rFonts w:ascii="TH SarabunPSK" w:hAnsi="TH SarabunPSK" w:cs="TH SarabunPSK" w:hint="cs"/>
                <w:sz w:val="28"/>
                <w:szCs w:val="28"/>
                <w:cs/>
              </w:rPr>
              <w:t>ของรายวิชากลุ่มการฝึกประสบการณ์วิชาชีพครูระหว่างเรียน</w:t>
            </w:r>
          </w:p>
          <w:p w14:paraId="01A72A43" w14:textId="77777777" w:rsidR="007A75BE" w:rsidRPr="00B60D70" w:rsidRDefault="007A75BE" w:rsidP="007A75BE">
            <w:pPr>
              <w:spacing w:line="360" w:lineRule="exact"/>
              <w:ind w:left="-67"/>
              <w:jc w:val="left"/>
              <w:rPr>
                <w:rFonts w:ascii="TH SarabunPSK" w:eastAsia="Cordia New" w:hAnsi="TH SarabunPSK" w:cs="TH SarabunPSK"/>
                <w:noProof/>
                <w:sz w:val="28"/>
                <w:szCs w:val="28"/>
              </w:rPr>
            </w:pPr>
          </w:p>
        </w:tc>
      </w:tr>
      <w:tr w:rsidR="00B60D70" w:rsidRPr="00B60D70" w14:paraId="77B50F71" w14:textId="77777777" w:rsidTr="004603BE">
        <w:trPr>
          <w:trHeight w:val="64"/>
        </w:trPr>
        <w:tc>
          <w:tcPr>
            <w:tcW w:w="4395" w:type="dxa"/>
            <w:gridSpan w:val="3"/>
            <w:tcBorders>
              <w:top w:val="single" w:sz="4" w:space="0" w:color="auto"/>
              <w:left w:val="single" w:sz="4" w:space="0" w:color="auto"/>
              <w:bottom w:val="nil"/>
              <w:right w:val="nil"/>
            </w:tcBorders>
          </w:tcPr>
          <w:p w14:paraId="10C01EAC" w14:textId="28EB4DE6" w:rsidR="00366F5E" w:rsidRPr="00B60D70" w:rsidRDefault="00366F5E" w:rsidP="00366F5E">
            <w:pPr>
              <w:ind w:left="-64"/>
              <w:jc w:val="left"/>
              <w:rPr>
                <w:rFonts w:ascii="TH SarabunPSK" w:eastAsia="Angsana New" w:hAnsi="TH SarabunPSK" w:cs="TH SarabunPSK"/>
                <w:b/>
                <w:bCs/>
                <w:sz w:val="28"/>
                <w:szCs w:val="28"/>
                <w:cs/>
              </w:rPr>
            </w:pPr>
            <w:r w:rsidRPr="00B60D70">
              <w:rPr>
                <w:rFonts w:ascii="TH SarabunPSK" w:hAnsi="TH SarabunPSK" w:cs="TH SarabunPSK" w:hint="cs"/>
                <w:b/>
                <w:bCs/>
                <w:sz w:val="28"/>
                <w:szCs w:val="28"/>
                <w:cs/>
                <w:lang w:val="th-TH"/>
              </w:rPr>
              <w:lastRenderedPageBreak/>
              <w:t>ข</w:t>
            </w:r>
            <w:r w:rsidRPr="00B60D70">
              <w:rPr>
                <w:rFonts w:ascii="TH SarabunPSK" w:hAnsi="TH SarabunPSK" w:cs="TH SarabunPSK" w:hint="cs"/>
                <w:b/>
                <w:bCs/>
                <w:sz w:val="28"/>
                <w:szCs w:val="28"/>
                <w:lang w:val="th-TH"/>
              </w:rPr>
              <w:t xml:space="preserve">.1.4 </w:t>
            </w:r>
            <w:r w:rsidRPr="00B60D70">
              <w:rPr>
                <w:rFonts w:ascii="TH SarabunPSK" w:hAnsi="TH SarabunPSK" w:cs="TH SarabunPSK" w:hint="cs"/>
                <w:b/>
                <w:bCs/>
                <w:sz w:val="28"/>
                <w:szCs w:val="28"/>
                <w:cs/>
                <w:lang w:val="th-TH"/>
              </w:rPr>
              <w:t>กลุ่มวิชาการปฏิบัติการสอนในสถานศึกษา</w:t>
            </w:r>
          </w:p>
        </w:tc>
        <w:tc>
          <w:tcPr>
            <w:tcW w:w="1559" w:type="dxa"/>
            <w:gridSpan w:val="3"/>
            <w:tcBorders>
              <w:top w:val="single" w:sz="4" w:space="0" w:color="auto"/>
              <w:left w:val="nil"/>
              <w:bottom w:val="nil"/>
              <w:right w:val="single" w:sz="4" w:space="0" w:color="auto"/>
            </w:tcBorders>
          </w:tcPr>
          <w:p w14:paraId="356576E4" w14:textId="2BD6EA23" w:rsidR="00366F5E" w:rsidRPr="00B60D70" w:rsidRDefault="00366F5E" w:rsidP="00366F5E">
            <w:pPr>
              <w:jc w:val="right"/>
              <w:rPr>
                <w:rFonts w:ascii="TH SarabunPSK" w:eastAsia="Angsana New" w:hAnsi="TH SarabunPSK" w:cs="TH SarabunPSK"/>
                <w:b/>
                <w:bCs/>
                <w:sz w:val="28"/>
                <w:szCs w:val="28"/>
                <w:cs/>
              </w:rPr>
            </w:pPr>
            <w:r w:rsidRPr="00B60D70">
              <w:rPr>
                <w:rFonts w:ascii="TH SarabunPSK" w:hAnsi="TH SarabunPSK" w:cs="TH SarabunPSK" w:hint="cs"/>
                <w:b/>
                <w:bCs/>
                <w:sz w:val="28"/>
                <w:szCs w:val="28"/>
                <w:lang w:val="th-TH"/>
              </w:rPr>
              <w:t xml:space="preserve">12 </w:t>
            </w:r>
            <w:r w:rsidRPr="00B60D70">
              <w:rPr>
                <w:rFonts w:ascii="TH SarabunPSK" w:hAnsi="TH SarabunPSK" w:cs="TH SarabunPSK" w:hint="cs"/>
                <w:b/>
                <w:bCs/>
                <w:sz w:val="28"/>
                <w:szCs w:val="28"/>
                <w:cs/>
                <w:lang w:val="th-TH"/>
              </w:rPr>
              <w:t>หน่วยกิต</w:t>
            </w:r>
          </w:p>
        </w:tc>
        <w:tc>
          <w:tcPr>
            <w:tcW w:w="4252" w:type="dxa"/>
            <w:gridSpan w:val="4"/>
            <w:tcBorders>
              <w:top w:val="single" w:sz="4" w:space="0" w:color="auto"/>
              <w:left w:val="single" w:sz="4" w:space="0" w:color="auto"/>
              <w:bottom w:val="nil"/>
              <w:right w:val="nil"/>
            </w:tcBorders>
          </w:tcPr>
          <w:p w14:paraId="108ECA78" w14:textId="66183DCE" w:rsidR="00366F5E" w:rsidRPr="00B60D70" w:rsidRDefault="00366F5E" w:rsidP="00366F5E">
            <w:pPr>
              <w:ind w:left="-64"/>
              <w:jc w:val="left"/>
              <w:rPr>
                <w:rFonts w:ascii="TH SarabunPSK" w:eastAsia="Angsana New" w:hAnsi="TH SarabunPSK" w:cs="TH SarabunPSK"/>
                <w:b/>
                <w:bCs/>
                <w:sz w:val="28"/>
                <w:szCs w:val="28"/>
                <w:cs/>
              </w:rPr>
            </w:pPr>
            <w:r w:rsidRPr="00B60D70">
              <w:rPr>
                <w:rFonts w:ascii="TH SarabunPSK" w:hAnsi="TH SarabunPSK" w:cs="TH SarabunPSK" w:hint="cs"/>
                <w:b/>
                <w:bCs/>
                <w:sz w:val="28"/>
                <w:szCs w:val="28"/>
                <w:cs/>
              </w:rPr>
              <w:t>ข</w:t>
            </w:r>
            <w:r w:rsidRPr="00B60D70">
              <w:rPr>
                <w:rFonts w:ascii="TH SarabunPSK" w:hAnsi="TH SarabunPSK" w:cs="TH SarabunPSK" w:hint="cs"/>
                <w:b/>
                <w:bCs/>
                <w:sz w:val="28"/>
                <w:szCs w:val="28"/>
              </w:rPr>
              <w:t xml:space="preserve">.1.4 </w:t>
            </w:r>
            <w:r w:rsidRPr="00B60D70">
              <w:rPr>
                <w:rFonts w:ascii="TH SarabunPSK" w:hAnsi="TH SarabunPSK" w:cs="TH SarabunPSK" w:hint="cs"/>
                <w:b/>
                <w:bCs/>
                <w:sz w:val="28"/>
                <w:szCs w:val="28"/>
                <w:cs/>
              </w:rPr>
              <w:t>วิชาการฝึกประสบการณ์วิชาชีพ</w:t>
            </w:r>
          </w:p>
        </w:tc>
        <w:tc>
          <w:tcPr>
            <w:tcW w:w="1701" w:type="dxa"/>
            <w:gridSpan w:val="3"/>
            <w:tcBorders>
              <w:top w:val="single" w:sz="4" w:space="0" w:color="auto"/>
              <w:left w:val="nil"/>
              <w:bottom w:val="nil"/>
              <w:right w:val="single" w:sz="4" w:space="0" w:color="auto"/>
            </w:tcBorders>
          </w:tcPr>
          <w:p w14:paraId="50FA1591" w14:textId="7C41A26F" w:rsidR="00366F5E" w:rsidRPr="00B60D70" w:rsidRDefault="00366F5E" w:rsidP="00366F5E">
            <w:pPr>
              <w:jc w:val="right"/>
              <w:rPr>
                <w:rFonts w:ascii="TH SarabunPSK" w:hAnsi="TH SarabunPSK" w:cs="TH SarabunPSK"/>
                <w:b/>
                <w:bCs/>
                <w:sz w:val="28"/>
                <w:szCs w:val="28"/>
                <w:cs/>
              </w:rPr>
            </w:pPr>
            <w:r w:rsidRPr="00B60D70">
              <w:rPr>
                <w:rFonts w:ascii="TH SarabunPSK" w:hAnsi="TH SarabunPSK" w:cs="TH SarabunPSK" w:hint="cs"/>
                <w:b/>
                <w:bCs/>
                <w:sz w:val="28"/>
                <w:szCs w:val="28"/>
              </w:rPr>
              <w:t xml:space="preserve">6 </w:t>
            </w:r>
            <w:r w:rsidRPr="00B60D70">
              <w:rPr>
                <w:rFonts w:ascii="TH SarabunPSK" w:hAnsi="TH SarabunPSK" w:cs="TH SarabunPSK" w:hint="cs"/>
                <w:b/>
                <w:bCs/>
                <w:sz w:val="28"/>
                <w:szCs w:val="28"/>
                <w:cs/>
              </w:rPr>
              <w:t>หน่วยกิต</w:t>
            </w:r>
          </w:p>
        </w:tc>
        <w:tc>
          <w:tcPr>
            <w:tcW w:w="2127" w:type="dxa"/>
            <w:tcBorders>
              <w:left w:val="single" w:sz="4" w:space="0" w:color="auto"/>
            </w:tcBorders>
          </w:tcPr>
          <w:p w14:paraId="251A2974" w14:textId="7934E7D0" w:rsidR="00366F5E" w:rsidRPr="00B60D70" w:rsidRDefault="00366F5E" w:rsidP="00AB3049">
            <w:pPr>
              <w:spacing w:line="360" w:lineRule="exact"/>
              <w:jc w:val="left"/>
              <w:rPr>
                <w:rFonts w:ascii="TH SarabunPSK" w:eastAsia="Cordia New" w:hAnsi="TH SarabunPSK" w:cs="TH SarabunPSK"/>
                <w:b/>
                <w:bCs/>
                <w:noProof/>
                <w:sz w:val="28"/>
                <w:szCs w:val="28"/>
                <w:cs/>
              </w:rPr>
            </w:pPr>
          </w:p>
        </w:tc>
      </w:tr>
      <w:tr w:rsidR="00B60D70" w:rsidRPr="00B60D70" w14:paraId="144E915B" w14:textId="77777777" w:rsidTr="004603BE">
        <w:trPr>
          <w:trHeight w:val="816"/>
        </w:trPr>
        <w:tc>
          <w:tcPr>
            <w:tcW w:w="996" w:type="dxa"/>
            <w:tcBorders>
              <w:top w:val="nil"/>
              <w:left w:val="single" w:sz="4" w:space="0" w:color="auto"/>
              <w:bottom w:val="single" w:sz="4" w:space="0" w:color="auto"/>
              <w:right w:val="nil"/>
            </w:tcBorders>
          </w:tcPr>
          <w:p w14:paraId="408CF73E" w14:textId="5CA6CA5B" w:rsidR="00AB3049" w:rsidRPr="00B60D70" w:rsidRDefault="00B91175" w:rsidP="00D420AC">
            <w:pPr>
              <w:ind w:left="-64"/>
              <w:jc w:val="left"/>
              <w:rPr>
                <w:rFonts w:ascii="TH SarabunPSK" w:hAnsi="TH SarabunPSK" w:cs="TH SarabunPSK"/>
                <w:sz w:val="28"/>
                <w:szCs w:val="28"/>
              </w:rPr>
            </w:pPr>
            <w:r w:rsidRPr="00B60D70">
              <w:rPr>
                <w:rFonts w:ascii="TH SarabunPSK" w:hAnsi="TH SarabunPSK" w:cs="TH SarabunPSK" w:hint="cs"/>
                <w:sz w:val="28"/>
                <w:szCs w:val="28"/>
                <w:lang w:val="th-TH"/>
              </w:rPr>
              <w:t xml:space="preserve">CTE </w:t>
            </w:r>
            <w:r w:rsidR="00AB3049" w:rsidRPr="00B60D70">
              <w:rPr>
                <w:rFonts w:ascii="TH SarabunPSK" w:hAnsi="TH SarabunPSK" w:cs="TH SarabunPSK" w:hint="cs"/>
                <w:sz w:val="28"/>
                <w:szCs w:val="28"/>
                <w:lang w:val="th-TH"/>
              </w:rPr>
              <w:t>591</w:t>
            </w:r>
          </w:p>
          <w:p w14:paraId="43E31757" w14:textId="77777777" w:rsidR="00D76794" w:rsidRPr="00B60D70" w:rsidRDefault="00D76794" w:rsidP="00D420AC">
            <w:pPr>
              <w:ind w:left="-64"/>
              <w:jc w:val="left"/>
              <w:rPr>
                <w:rFonts w:ascii="TH SarabunPSK" w:hAnsi="TH SarabunPSK" w:cs="TH SarabunPSK"/>
                <w:sz w:val="28"/>
                <w:szCs w:val="28"/>
              </w:rPr>
            </w:pPr>
          </w:p>
          <w:p w14:paraId="1403ABF6" w14:textId="7B6C624A" w:rsidR="00D76794" w:rsidRPr="00B60D70" w:rsidRDefault="00B91175" w:rsidP="00D420AC">
            <w:pPr>
              <w:ind w:left="-64"/>
              <w:jc w:val="left"/>
              <w:rPr>
                <w:rFonts w:ascii="TH SarabunPSK" w:eastAsia="Angsana New" w:hAnsi="TH SarabunPSK" w:cs="TH SarabunPSK"/>
                <w:b/>
                <w:bCs/>
                <w:sz w:val="28"/>
                <w:szCs w:val="28"/>
                <w:cs/>
              </w:rPr>
            </w:pPr>
            <w:r w:rsidRPr="00B60D70">
              <w:rPr>
                <w:rFonts w:ascii="TH SarabunPSK" w:hAnsi="TH SarabunPSK" w:cs="TH SarabunPSK" w:hint="cs"/>
                <w:sz w:val="28"/>
                <w:szCs w:val="28"/>
                <w:lang w:val="th-TH"/>
              </w:rPr>
              <w:t xml:space="preserve">CTE </w:t>
            </w:r>
            <w:r w:rsidR="00D76794" w:rsidRPr="00B60D70">
              <w:rPr>
                <w:rFonts w:ascii="TH SarabunPSK" w:hAnsi="TH SarabunPSK" w:cs="TH SarabunPSK" w:hint="cs"/>
                <w:sz w:val="28"/>
                <w:szCs w:val="28"/>
                <w:lang w:val="th-TH"/>
              </w:rPr>
              <w:t>592</w:t>
            </w:r>
          </w:p>
        </w:tc>
        <w:tc>
          <w:tcPr>
            <w:tcW w:w="3682" w:type="dxa"/>
            <w:gridSpan w:val="3"/>
            <w:tcBorders>
              <w:top w:val="nil"/>
              <w:left w:val="nil"/>
              <w:bottom w:val="single" w:sz="4" w:space="0" w:color="auto"/>
              <w:right w:val="nil"/>
            </w:tcBorders>
          </w:tcPr>
          <w:p w14:paraId="5B697BE3" w14:textId="427E876C" w:rsidR="00AB3049" w:rsidRPr="00B60D70" w:rsidRDefault="00AB3049" w:rsidP="00AB3049">
            <w:pPr>
              <w:rPr>
                <w:rFonts w:ascii="TH SarabunPSK" w:hAnsi="TH SarabunPSK" w:cs="TH SarabunPSK"/>
                <w:sz w:val="28"/>
                <w:szCs w:val="28"/>
                <w:lang w:val="th-TH"/>
              </w:rPr>
            </w:pPr>
            <w:r w:rsidRPr="00B60D70">
              <w:rPr>
                <w:rFonts w:ascii="TH SarabunPSK" w:hAnsi="TH SarabunPSK" w:cs="TH SarabunPSK" w:hint="cs"/>
                <w:sz w:val="28"/>
                <w:szCs w:val="28"/>
                <w:cs/>
                <w:lang w:val="th-TH"/>
              </w:rPr>
              <w:t>การปฏิบัติการสอนในสถานศึกษา</w:t>
            </w:r>
            <w:r w:rsidRPr="00B60D70">
              <w:rPr>
                <w:rFonts w:ascii="TH SarabunPSK" w:hAnsi="TH SarabunPSK" w:cs="TH SarabunPSK" w:hint="cs"/>
                <w:sz w:val="28"/>
                <w:szCs w:val="28"/>
                <w:lang w:val="th-TH"/>
              </w:rPr>
              <w:t xml:space="preserve"> 1</w:t>
            </w:r>
            <w:r w:rsidR="00BD7F9D"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rPr>
              <w:t xml:space="preserve"> </w:t>
            </w:r>
          </w:p>
          <w:p w14:paraId="264B29F3" w14:textId="77777777" w:rsidR="00AB3049" w:rsidRPr="00B60D70" w:rsidRDefault="00AB3049" w:rsidP="00AB3049">
            <w:pPr>
              <w:ind w:left="-64"/>
              <w:jc w:val="left"/>
              <w:rPr>
                <w:rFonts w:ascii="TH SarabunPSK" w:hAnsi="TH SarabunPSK" w:cs="TH SarabunPSK"/>
                <w:sz w:val="28"/>
                <w:szCs w:val="28"/>
              </w:rPr>
            </w:pPr>
            <w:r w:rsidRPr="00B60D70">
              <w:rPr>
                <w:rFonts w:ascii="TH SarabunPSK" w:hAnsi="TH SarabunPSK" w:cs="TH SarabunPSK" w:hint="cs"/>
                <w:sz w:val="28"/>
                <w:szCs w:val="28"/>
                <w:lang w:val="th-TH"/>
              </w:rPr>
              <w:t>(Teacher Professional Internship I)</w:t>
            </w:r>
          </w:p>
          <w:p w14:paraId="2C9525E5" w14:textId="79CF5181" w:rsidR="00D76794" w:rsidRPr="00B60D70" w:rsidRDefault="00D76794" w:rsidP="00D76794">
            <w:pPr>
              <w:rPr>
                <w:rFonts w:ascii="TH SarabunPSK" w:hAnsi="TH SarabunPSK" w:cs="TH SarabunPSK"/>
                <w:sz w:val="28"/>
                <w:szCs w:val="28"/>
                <w:lang w:val="th-TH"/>
              </w:rPr>
            </w:pPr>
            <w:r w:rsidRPr="00B60D70">
              <w:rPr>
                <w:rFonts w:ascii="TH SarabunPSK" w:hAnsi="TH SarabunPSK" w:cs="TH SarabunPSK" w:hint="cs"/>
                <w:sz w:val="28"/>
                <w:szCs w:val="28"/>
                <w:cs/>
                <w:lang w:val="th-TH"/>
              </w:rPr>
              <w:t>การปฏิบัติการสอนในสถานศึกษา</w:t>
            </w:r>
            <w:r w:rsidRPr="00B60D70">
              <w:rPr>
                <w:rFonts w:ascii="TH SarabunPSK" w:hAnsi="TH SarabunPSK" w:cs="TH SarabunPSK" w:hint="cs"/>
                <w:sz w:val="28"/>
                <w:szCs w:val="28"/>
                <w:lang w:val="th-TH"/>
              </w:rPr>
              <w:t xml:space="preserve"> 2</w:t>
            </w:r>
            <w:r w:rsidR="00BD7F9D" w:rsidRPr="00B60D70">
              <w:rPr>
                <w:rFonts w:ascii="TH SarabunPSK" w:hAnsi="TH SarabunPSK" w:cs="TH SarabunPSK" w:hint="cs"/>
                <w:sz w:val="28"/>
                <w:szCs w:val="28"/>
                <w:cs/>
              </w:rPr>
              <w:t xml:space="preserve">        </w:t>
            </w:r>
          </w:p>
          <w:p w14:paraId="7C510C3B" w14:textId="70DB9B21" w:rsidR="00D76794" w:rsidRPr="00B60D70" w:rsidRDefault="00D76794" w:rsidP="00D76794">
            <w:pPr>
              <w:ind w:left="-64"/>
              <w:jc w:val="left"/>
              <w:rPr>
                <w:rFonts w:ascii="TH SarabunPSK" w:eastAsia="Angsana New" w:hAnsi="TH SarabunPSK" w:cs="TH SarabunPSK"/>
                <w:b/>
                <w:bCs/>
                <w:sz w:val="28"/>
                <w:szCs w:val="28"/>
                <w:cs/>
              </w:rPr>
            </w:pPr>
            <w:r w:rsidRPr="00B60D70">
              <w:rPr>
                <w:rFonts w:ascii="TH SarabunPSK" w:hAnsi="TH SarabunPSK" w:cs="TH SarabunPSK" w:hint="cs"/>
                <w:sz w:val="28"/>
                <w:szCs w:val="28"/>
                <w:lang w:val="th-TH"/>
              </w:rPr>
              <w:t>(Teacher Professional Internship II)</w:t>
            </w:r>
          </w:p>
        </w:tc>
        <w:tc>
          <w:tcPr>
            <w:tcW w:w="1276" w:type="dxa"/>
            <w:gridSpan w:val="2"/>
            <w:tcBorders>
              <w:top w:val="nil"/>
              <w:left w:val="nil"/>
              <w:bottom w:val="single" w:sz="4" w:space="0" w:color="auto"/>
              <w:right w:val="single" w:sz="4" w:space="0" w:color="auto"/>
            </w:tcBorders>
          </w:tcPr>
          <w:p w14:paraId="568485C1" w14:textId="77777777" w:rsidR="00AB3049" w:rsidRPr="00B60D70" w:rsidRDefault="00AB3049" w:rsidP="00D420AC">
            <w:pPr>
              <w:jc w:val="right"/>
              <w:rPr>
                <w:rFonts w:ascii="TH SarabunPSK" w:hAnsi="TH SarabunPSK" w:cs="TH SarabunPSK"/>
                <w:sz w:val="28"/>
                <w:szCs w:val="28"/>
              </w:rPr>
            </w:pPr>
            <w:r w:rsidRPr="00B60D70">
              <w:rPr>
                <w:rFonts w:ascii="TH SarabunPSK" w:hAnsi="TH SarabunPSK" w:cs="TH SarabunPSK" w:hint="cs"/>
                <w:sz w:val="28"/>
                <w:szCs w:val="28"/>
                <w:lang w:val="th-TH"/>
              </w:rPr>
              <w:t>6 (0-18-12)</w:t>
            </w:r>
          </w:p>
          <w:p w14:paraId="2E0CC6F7" w14:textId="77777777" w:rsidR="00D76794" w:rsidRPr="00B60D70" w:rsidRDefault="00D76794" w:rsidP="00D420AC">
            <w:pPr>
              <w:jc w:val="right"/>
              <w:rPr>
                <w:rFonts w:ascii="TH SarabunPSK" w:hAnsi="TH SarabunPSK" w:cs="TH SarabunPSK"/>
                <w:sz w:val="28"/>
                <w:szCs w:val="28"/>
              </w:rPr>
            </w:pPr>
          </w:p>
          <w:p w14:paraId="6BE8A93F" w14:textId="3B39C906" w:rsidR="00D76794" w:rsidRPr="00B60D70" w:rsidRDefault="00D76794" w:rsidP="00D420AC">
            <w:pPr>
              <w:jc w:val="right"/>
              <w:rPr>
                <w:rFonts w:ascii="TH SarabunPSK" w:eastAsia="Angsana New" w:hAnsi="TH SarabunPSK" w:cs="TH SarabunPSK"/>
                <w:b/>
                <w:bCs/>
                <w:sz w:val="28"/>
                <w:szCs w:val="28"/>
                <w:cs/>
              </w:rPr>
            </w:pPr>
            <w:r w:rsidRPr="00B60D70">
              <w:rPr>
                <w:rFonts w:ascii="TH SarabunPSK" w:hAnsi="TH SarabunPSK" w:cs="TH SarabunPSK" w:hint="cs"/>
                <w:sz w:val="28"/>
                <w:szCs w:val="28"/>
                <w:lang w:val="th-TH"/>
              </w:rPr>
              <w:t>6 (0-18-12)</w:t>
            </w:r>
          </w:p>
        </w:tc>
        <w:tc>
          <w:tcPr>
            <w:tcW w:w="1008" w:type="dxa"/>
            <w:gridSpan w:val="2"/>
            <w:tcBorders>
              <w:top w:val="nil"/>
              <w:left w:val="single" w:sz="4" w:space="0" w:color="auto"/>
              <w:bottom w:val="single" w:sz="4" w:space="0" w:color="auto"/>
              <w:right w:val="nil"/>
            </w:tcBorders>
          </w:tcPr>
          <w:p w14:paraId="57B1CE85" w14:textId="3DBE4075" w:rsidR="00AB3049" w:rsidRPr="00B60D70" w:rsidRDefault="00B91175" w:rsidP="00D420AC">
            <w:pPr>
              <w:ind w:left="-64"/>
              <w:jc w:val="left"/>
              <w:rPr>
                <w:rFonts w:ascii="TH SarabunPSK" w:eastAsia="Angsana New" w:hAnsi="TH SarabunPSK" w:cs="TH SarabunPSK"/>
                <w:b/>
                <w:bCs/>
                <w:sz w:val="28"/>
                <w:szCs w:val="28"/>
                <w:cs/>
              </w:rPr>
            </w:pPr>
            <w:r w:rsidRPr="00B60D70">
              <w:rPr>
                <w:rFonts w:ascii="TH SarabunPSK" w:hAnsi="TH SarabunPSK" w:cs="TH SarabunPSK" w:hint="cs"/>
                <w:sz w:val="28"/>
                <w:szCs w:val="28"/>
              </w:rPr>
              <w:t xml:space="preserve">CTE </w:t>
            </w:r>
            <w:r w:rsidR="00AB3049" w:rsidRPr="00B60D70">
              <w:rPr>
                <w:rFonts w:ascii="TH SarabunPSK" w:hAnsi="TH SarabunPSK" w:cs="TH SarabunPSK" w:hint="cs"/>
                <w:sz w:val="28"/>
                <w:szCs w:val="28"/>
              </w:rPr>
              <w:t>599</w:t>
            </w:r>
          </w:p>
        </w:tc>
        <w:tc>
          <w:tcPr>
            <w:tcW w:w="3670" w:type="dxa"/>
            <w:gridSpan w:val="3"/>
            <w:tcBorders>
              <w:top w:val="nil"/>
              <w:left w:val="nil"/>
              <w:bottom w:val="single" w:sz="4" w:space="0" w:color="auto"/>
              <w:right w:val="nil"/>
            </w:tcBorders>
          </w:tcPr>
          <w:p w14:paraId="06FAFF04" w14:textId="77777777" w:rsidR="00AB3049" w:rsidRPr="00B60D70" w:rsidRDefault="00AB3049" w:rsidP="00AB3049">
            <w:pPr>
              <w:spacing w:line="360" w:lineRule="exact"/>
              <w:ind w:left="-60"/>
              <w:jc w:val="left"/>
              <w:rPr>
                <w:rFonts w:ascii="TH SarabunPSK" w:hAnsi="TH SarabunPSK" w:cs="TH SarabunPSK"/>
                <w:sz w:val="28"/>
                <w:szCs w:val="28"/>
              </w:rPr>
            </w:pPr>
            <w:r w:rsidRPr="00B60D70">
              <w:rPr>
                <w:rFonts w:ascii="TH SarabunPSK" w:hAnsi="TH SarabunPSK" w:cs="TH SarabunPSK" w:hint="cs"/>
                <w:sz w:val="28"/>
                <w:szCs w:val="28"/>
                <w:cs/>
              </w:rPr>
              <w:t>การปฏิบัติการสอนในสถานศึกษาในสาขาวิชาเฉพาะช่างโยธา</w:t>
            </w:r>
          </w:p>
          <w:p w14:paraId="18841CFF" w14:textId="040A8622" w:rsidR="00AB3049" w:rsidRPr="00B60D70" w:rsidRDefault="00AB3049" w:rsidP="00AB3049">
            <w:pPr>
              <w:jc w:val="left"/>
              <w:rPr>
                <w:rFonts w:ascii="TH SarabunPSK" w:hAnsi="TH SarabunPSK" w:cs="TH SarabunPSK"/>
                <w:sz w:val="28"/>
                <w:szCs w:val="28"/>
                <w:cs/>
              </w:rPr>
            </w:pPr>
            <w:r w:rsidRPr="00B60D70">
              <w:rPr>
                <w:rFonts w:ascii="TH SarabunPSK" w:hAnsi="TH SarabunPSK" w:cs="TH SarabunPSK" w:hint="cs"/>
                <w:sz w:val="28"/>
                <w:szCs w:val="28"/>
                <w:cs/>
              </w:rPr>
              <w:t>(</w:t>
            </w:r>
            <w:r w:rsidRPr="00B60D70">
              <w:rPr>
                <w:rFonts w:ascii="TH SarabunPSK" w:hAnsi="TH SarabunPSK" w:cs="TH SarabunPSK" w:hint="cs"/>
                <w:sz w:val="28"/>
                <w:szCs w:val="28"/>
              </w:rPr>
              <w:t>Civil Engineering Teacher Professional Internship)</w:t>
            </w:r>
          </w:p>
        </w:tc>
        <w:tc>
          <w:tcPr>
            <w:tcW w:w="1275" w:type="dxa"/>
            <w:gridSpan w:val="2"/>
            <w:tcBorders>
              <w:top w:val="nil"/>
              <w:left w:val="nil"/>
              <w:bottom w:val="single" w:sz="4" w:space="0" w:color="auto"/>
              <w:right w:val="single" w:sz="4" w:space="0" w:color="auto"/>
            </w:tcBorders>
          </w:tcPr>
          <w:p w14:paraId="5B4CAF3D" w14:textId="799D098B" w:rsidR="00AB3049" w:rsidRPr="00B60D70" w:rsidRDefault="00AB3049" w:rsidP="00D420AC">
            <w:pPr>
              <w:jc w:val="right"/>
              <w:rPr>
                <w:rFonts w:ascii="TH SarabunPSK" w:hAnsi="TH SarabunPSK" w:cs="TH SarabunPSK"/>
                <w:b/>
                <w:bCs/>
                <w:sz w:val="28"/>
                <w:szCs w:val="28"/>
                <w:cs/>
              </w:rPr>
            </w:pPr>
          </w:p>
        </w:tc>
        <w:tc>
          <w:tcPr>
            <w:tcW w:w="2127" w:type="dxa"/>
            <w:tcBorders>
              <w:left w:val="single" w:sz="4" w:space="0" w:color="auto"/>
            </w:tcBorders>
          </w:tcPr>
          <w:p w14:paraId="27EB98B8" w14:textId="73F152E7" w:rsidR="00AB3049" w:rsidRPr="00B60D70" w:rsidRDefault="00AB3049" w:rsidP="00D420AC">
            <w:pPr>
              <w:spacing w:line="360" w:lineRule="exact"/>
              <w:ind w:left="-67"/>
              <w:jc w:val="left"/>
              <w:rPr>
                <w:rFonts w:ascii="TH SarabunPSK" w:eastAsia="Cordia New" w:hAnsi="TH SarabunPSK" w:cs="TH SarabunPSK"/>
                <w:b/>
                <w:bCs/>
                <w:noProof/>
                <w:sz w:val="28"/>
                <w:szCs w:val="28"/>
                <w:cs/>
              </w:rPr>
            </w:pPr>
            <w:r w:rsidRPr="00B60D70">
              <w:rPr>
                <w:rFonts w:ascii="TH SarabunPSK" w:hAnsi="TH SarabunPSK" w:cs="TH SarabunPSK" w:hint="cs"/>
                <w:sz w:val="28"/>
                <w:szCs w:val="28"/>
              </w:rPr>
              <w:t xml:space="preserve">- </w:t>
            </w:r>
            <w:r w:rsidRPr="00B60D70">
              <w:rPr>
                <w:rFonts w:ascii="TH SarabunPSK" w:hAnsi="TH SarabunPSK" w:cs="TH SarabunPSK" w:hint="cs"/>
                <w:sz w:val="28"/>
                <w:szCs w:val="28"/>
                <w:cs/>
                <w:lang w:val="th-TH"/>
              </w:rPr>
              <w:t xml:space="preserve">ปรับลดจาก </w:t>
            </w:r>
            <w:r w:rsidRPr="00B60D70">
              <w:rPr>
                <w:rFonts w:ascii="TH SarabunPSK" w:hAnsi="TH SarabunPSK" w:cs="TH SarabunPSK" w:hint="cs"/>
                <w:sz w:val="28"/>
                <w:szCs w:val="28"/>
              </w:rPr>
              <w:t xml:space="preserve">12 </w:t>
            </w:r>
            <w:r w:rsidRPr="00B60D70">
              <w:rPr>
                <w:rFonts w:ascii="TH SarabunPSK" w:hAnsi="TH SarabunPSK" w:cs="TH SarabunPSK" w:hint="cs"/>
                <w:sz w:val="28"/>
                <w:szCs w:val="28"/>
                <w:cs/>
                <w:lang w:val="th-TH"/>
              </w:rPr>
              <w:t xml:space="preserve">หน่วยกิตเหลือ </w:t>
            </w:r>
            <w:r w:rsidRPr="00B60D70">
              <w:rPr>
                <w:rFonts w:ascii="TH SarabunPSK" w:hAnsi="TH SarabunPSK" w:cs="TH SarabunPSK" w:hint="cs"/>
                <w:sz w:val="28"/>
                <w:szCs w:val="28"/>
              </w:rPr>
              <w:t xml:space="preserve">6 </w:t>
            </w:r>
            <w:r w:rsidRPr="00B60D70">
              <w:rPr>
                <w:rFonts w:ascii="TH SarabunPSK" w:hAnsi="TH SarabunPSK" w:cs="TH SarabunPSK" w:hint="cs"/>
                <w:sz w:val="28"/>
                <w:szCs w:val="28"/>
                <w:cs/>
                <w:lang w:val="th-TH"/>
              </w:rPr>
              <w:t xml:space="preserve">หน่วยกิต และจากฝึกประสบการณ์ </w:t>
            </w:r>
            <w:r w:rsidRPr="00B60D70">
              <w:rPr>
                <w:rFonts w:ascii="TH SarabunPSK" w:hAnsi="TH SarabunPSK" w:cs="TH SarabunPSK" w:hint="cs"/>
                <w:sz w:val="28"/>
                <w:szCs w:val="28"/>
              </w:rPr>
              <w:t xml:space="preserve">1 </w:t>
            </w:r>
            <w:r w:rsidRPr="00B60D70">
              <w:rPr>
                <w:rFonts w:ascii="TH SarabunPSK" w:hAnsi="TH SarabunPSK" w:cs="TH SarabunPSK" w:hint="cs"/>
                <w:sz w:val="28"/>
                <w:szCs w:val="28"/>
                <w:cs/>
                <w:lang w:val="th-TH"/>
              </w:rPr>
              <w:t xml:space="preserve">ปีการศึกษา เหลือ </w:t>
            </w:r>
            <w:r w:rsidRPr="00B60D70">
              <w:rPr>
                <w:rFonts w:ascii="TH SarabunPSK" w:hAnsi="TH SarabunPSK" w:cs="TH SarabunPSK" w:hint="cs"/>
                <w:sz w:val="28"/>
                <w:szCs w:val="28"/>
              </w:rPr>
              <w:t xml:space="preserve">1 </w:t>
            </w:r>
            <w:r w:rsidRPr="00B60D70">
              <w:rPr>
                <w:rFonts w:ascii="TH SarabunPSK" w:hAnsi="TH SarabunPSK" w:cs="TH SarabunPSK" w:hint="cs"/>
                <w:sz w:val="28"/>
                <w:szCs w:val="28"/>
                <w:cs/>
                <w:lang w:val="th-TH"/>
              </w:rPr>
              <w:t>ภาคการศึกษา โดยเพิ่มความเข้มข้นในส่วนของการฝึกระหว่างเรียนเข้ามาทดแทน</w:t>
            </w:r>
          </w:p>
        </w:tc>
      </w:tr>
      <w:tr w:rsidR="00B60D70" w:rsidRPr="00B60D70" w14:paraId="23A6D58A" w14:textId="77777777" w:rsidTr="004603BE">
        <w:trPr>
          <w:trHeight w:val="64"/>
        </w:trPr>
        <w:tc>
          <w:tcPr>
            <w:tcW w:w="4395" w:type="dxa"/>
            <w:gridSpan w:val="3"/>
            <w:tcBorders>
              <w:top w:val="single" w:sz="4" w:space="0" w:color="auto"/>
              <w:left w:val="single" w:sz="4" w:space="0" w:color="auto"/>
              <w:bottom w:val="single" w:sz="4" w:space="0" w:color="auto"/>
              <w:right w:val="nil"/>
            </w:tcBorders>
          </w:tcPr>
          <w:p w14:paraId="319B70D1" w14:textId="0296F9F2" w:rsidR="00AB3049" w:rsidRPr="00B60D70" w:rsidRDefault="00AB3049" w:rsidP="00D420AC">
            <w:pPr>
              <w:ind w:left="-64"/>
              <w:jc w:val="left"/>
              <w:rPr>
                <w:rFonts w:ascii="TH SarabunPSK" w:eastAsia="Angsana New" w:hAnsi="TH SarabunPSK" w:cs="TH SarabunPSK"/>
                <w:b/>
                <w:bCs/>
                <w:sz w:val="28"/>
                <w:szCs w:val="28"/>
                <w:cs/>
              </w:rPr>
            </w:pPr>
            <w:r w:rsidRPr="00B60D70">
              <w:rPr>
                <w:rFonts w:ascii="TH SarabunPSK" w:hAnsi="TH SarabunPSK" w:cs="TH SarabunPSK" w:hint="cs"/>
                <w:b/>
                <w:bCs/>
                <w:sz w:val="28"/>
                <w:szCs w:val="28"/>
                <w:cs/>
                <w:lang w:val="th-TH"/>
              </w:rPr>
              <w:t>ข</w:t>
            </w:r>
            <w:r w:rsidRPr="00B60D70">
              <w:rPr>
                <w:rFonts w:ascii="TH SarabunPSK" w:hAnsi="TH SarabunPSK" w:cs="TH SarabunPSK" w:hint="cs"/>
                <w:b/>
                <w:bCs/>
                <w:sz w:val="28"/>
                <w:szCs w:val="28"/>
                <w:lang w:val="th-TH"/>
              </w:rPr>
              <w:t>.1.</w:t>
            </w:r>
            <w:r w:rsidRPr="00B60D70">
              <w:rPr>
                <w:rFonts w:ascii="TH SarabunPSK" w:hAnsi="TH SarabunPSK" w:cs="TH SarabunPSK" w:hint="cs"/>
                <w:b/>
                <w:bCs/>
                <w:sz w:val="28"/>
                <w:szCs w:val="28"/>
              </w:rPr>
              <w:t>5</w:t>
            </w:r>
            <w:r w:rsidRPr="00B60D70">
              <w:rPr>
                <w:rFonts w:ascii="TH SarabunPSK" w:hAnsi="TH SarabunPSK" w:cs="TH SarabunPSK" w:hint="cs"/>
                <w:b/>
                <w:bCs/>
                <w:sz w:val="28"/>
                <w:szCs w:val="28"/>
                <w:lang w:val="th-TH"/>
              </w:rPr>
              <w:t xml:space="preserve"> </w:t>
            </w:r>
            <w:r w:rsidRPr="00B60D70">
              <w:rPr>
                <w:rFonts w:ascii="TH SarabunPSK" w:hAnsi="TH SarabunPSK" w:cs="TH SarabunPSK" w:hint="cs"/>
                <w:b/>
                <w:bCs/>
                <w:sz w:val="28"/>
                <w:szCs w:val="28"/>
                <w:cs/>
                <w:lang w:val="th-TH"/>
              </w:rPr>
              <w:t>กลุ่มวิชาโครงงาน</w:t>
            </w:r>
            <w:r w:rsidR="00BD7F9D" w:rsidRPr="00B60D70">
              <w:rPr>
                <w:rFonts w:ascii="TH SarabunPSK" w:hAnsi="TH SarabunPSK" w:cs="TH SarabunPSK" w:hint="cs"/>
                <w:b/>
                <w:bCs/>
                <w:sz w:val="28"/>
                <w:szCs w:val="28"/>
                <w:cs/>
                <w:lang w:val="th-TH"/>
              </w:rPr>
              <w:t xml:space="preserve">                        </w:t>
            </w:r>
            <w:r w:rsidRPr="00B60D70">
              <w:rPr>
                <w:rFonts w:ascii="TH SarabunPSK" w:hAnsi="TH SarabunPSK" w:cs="TH SarabunPSK" w:hint="cs"/>
                <w:b/>
                <w:bCs/>
                <w:sz w:val="28"/>
                <w:szCs w:val="28"/>
                <w:cs/>
                <w:lang w:val="th-TH"/>
              </w:rPr>
              <w:t xml:space="preserve"> </w:t>
            </w:r>
          </w:p>
        </w:tc>
        <w:tc>
          <w:tcPr>
            <w:tcW w:w="1559" w:type="dxa"/>
            <w:gridSpan w:val="3"/>
            <w:tcBorders>
              <w:top w:val="single" w:sz="4" w:space="0" w:color="auto"/>
              <w:left w:val="nil"/>
              <w:bottom w:val="single" w:sz="4" w:space="0" w:color="auto"/>
              <w:right w:val="single" w:sz="4" w:space="0" w:color="auto"/>
            </w:tcBorders>
          </w:tcPr>
          <w:p w14:paraId="3343C4FD" w14:textId="5B287452" w:rsidR="00AB3049" w:rsidRPr="00B60D70" w:rsidRDefault="00AB3049" w:rsidP="00D420AC">
            <w:pPr>
              <w:jc w:val="right"/>
              <w:rPr>
                <w:rFonts w:ascii="TH SarabunPSK" w:eastAsia="Angsana New" w:hAnsi="TH SarabunPSK" w:cs="TH SarabunPSK"/>
                <w:b/>
                <w:bCs/>
                <w:sz w:val="28"/>
                <w:szCs w:val="28"/>
                <w:cs/>
              </w:rPr>
            </w:pPr>
            <w:r w:rsidRPr="00B60D70">
              <w:rPr>
                <w:rFonts w:ascii="TH SarabunPSK" w:hAnsi="TH SarabunPSK" w:cs="TH SarabunPSK" w:hint="cs"/>
                <w:b/>
                <w:bCs/>
                <w:sz w:val="28"/>
                <w:szCs w:val="28"/>
              </w:rPr>
              <w:t>4</w:t>
            </w:r>
            <w:r w:rsidRPr="00B60D70">
              <w:rPr>
                <w:rFonts w:ascii="TH SarabunPSK" w:hAnsi="TH SarabunPSK" w:cs="TH SarabunPSK" w:hint="cs"/>
                <w:b/>
                <w:bCs/>
                <w:sz w:val="28"/>
                <w:szCs w:val="28"/>
                <w:lang w:val="th-TH"/>
              </w:rPr>
              <w:t xml:space="preserve"> </w:t>
            </w:r>
            <w:r w:rsidRPr="00B60D70">
              <w:rPr>
                <w:rFonts w:ascii="TH SarabunPSK" w:hAnsi="TH SarabunPSK" w:cs="TH SarabunPSK" w:hint="cs"/>
                <w:b/>
                <w:bCs/>
                <w:sz w:val="28"/>
                <w:szCs w:val="28"/>
                <w:cs/>
                <w:lang w:val="th-TH"/>
              </w:rPr>
              <w:t>หน่วยกิต</w:t>
            </w:r>
          </w:p>
        </w:tc>
        <w:tc>
          <w:tcPr>
            <w:tcW w:w="4252" w:type="dxa"/>
            <w:gridSpan w:val="4"/>
            <w:tcBorders>
              <w:top w:val="single" w:sz="4" w:space="0" w:color="auto"/>
              <w:left w:val="single" w:sz="4" w:space="0" w:color="auto"/>
              <w:bottom w:val="single" w:sz="4" w:space="0" w:color="auto"/>
              <w:right w:val="nil"/>
            </w:tcBorders>
          </w:tcPr>
          <w:p w14:paraId="49E8E731" w14:textId="04328F6F" w:rsidR="00AB3049" w:rsidRPr="00B60D70" w:rsidRDefault="00AB3049" w:rsidP="00D420AC">
            <w:pPr>
              <w:ind w:left="-64"/>
              <w:jc w:val="left"/>
              <w:rPr>
                <w:rFonts w:ascii="TH SarabunPSK" w:eastAsia="Angsana New" w:hAnsi="TH SarabunPSK" w:cs="TH SarabunPSK"/>
                <w:b/>
                <w:bCs/>
                <w:sz w:val="28"/>
                <w:szCs w:val="28"/>
                <w:cs/>
              </w:rPr>
            </w:pPr>
          </w:p>
        </w:tc>
        <w:tc>
          <w:tcPr>
            <w:tcW w:w="1701" w:type="dxa"/>
            <w:gridSpan w:val="3"/>
            <w:tcBorders>
              <w:top w:val="single" w:sz="4" w:space="0" w:color="auto"/>
              <w:left w:val="nil"/>
              <w:bottom w:val="single" w:sz="4" w:space="0" w:color="auto"/>
              <w:right w:val="single" w:sz="4" w:space="0" w:color="auto"/>
            </w:tcBorders>
          </w:tcPr>
          <w:p w14:paraId="06FA0F02" w14:textId="525AE5E6" w:rsidR="00AB3049" w:rsidRPr="00B60D70" w:rsidRDefault="00AB3049" w:rsidP="00D420AC">
            <w:pPr>
              <w:jc w:val="right"/>
              <w:rPr>
                <w:rFonts w:ascii="TH SarabunPSK" w:hAnsi="TH SarabunPSK" w:cs="TH SarabunPSK"/>
                <w:b/>
                <w:bCs/>
                <w:sz w:val="28"/>
                <w:szCs w:val="28"/>
                <w:cs/>
              </w:rPr>
            </w:pPr>
          </w:p>
        </w:tc>
        <w:tc>
          <w:tcPr>
            <w:tcW w:w="2127" w:type="dxa"/>
            <w:tcBorders>
              <w:left w:val="single" w:sz="4" w:space="0" w:color="auto"/>
            </w:tcBorders>
          </w:tcPr>
          <w:p w14:paraId="421E68CA" w14:textId="77777777" w:rsidR="00AB3049" w:rsidRPr="00B60D70" w:rsidRDefault="00AB3049" w:rsidP="00D420AC">
            <w:pPr>
              <w:spacing w:line="360" w:lineRule="exact"/>
              <w:jc w:val="left"/>
              <w:rPr>
                <w:rFonts w:ascii="TH SarabunPSK" w:eastAsia="Cordia New" w:hAnsi="TH SarabunPSK" w:cs="TH SarabunPSK"/>
                <w:b/>
                <w:bCs/>
                <w:noProof/>
                <w:sz w:val="28"/>
                <w:szCs w:val="28"/>
                <w:cs/>
              </w:rPr>
            </w:pPr>
          </w:p>
        </w:tc>
      </w:tr>
      <w:tr w:rsidR="00B60D70" w:rsidRPr="00B60D70" w14:paraId="2B598F4C" w14:textId="77777777" w:rsidTr="007946F0">
        <w:trPr>
          <w:trHeight w:val="637"/>
        </w:trPr>
        <w:tc>
          <w:tcPr>
            <w:tcW w:w="996" w:type="dxa"/>
            <w:tcBorders>
              <w:top w:val="single" w:sz="4" w:space="0" w:color="auto"/>
              <w:left w:val="single" w:sz="4" w:space="0" w:color="auto"/>
              <w:bottom w:val="single" w:sz="4" w:space="0" w:color="auto"/>
              <w:right w:val="nil"/>
            </w:tcBorders>
          </w:tcPr>
          <w:p w14:paraId="09A3DE6E" w14:textId="12179A72" w:rsidR="004B66EA" w:rsidRPr="00B60D70" w:rsidRDefault="00B91175" w:rsidP="00D420AC">
            <w:pPr>
              <w:ind w:left="-64"/>
              <w:jc w:val="left"/>
              <w:rPr>
                <w:rFonts w:ascii="TH SarabunPSK" w:hAnsi="TH SarabunPSK" w:cs="TH SarabunPSK"/>
                <w:sz w:val="28"/>
                <w:szCs w:val="28"/>
              </w:rPr>
            </w:pPr>
            <w:bookmarkStart w:id="890" w:name="_Hlk47774045"/>
            <w:r w:rsidRPr="00B60D70">
              <w:rPr>
                <w:rFonts w:ascii="TH SarabunPSK" w:hAnsi="TH SarabunPSK" w:cs="TH SarabunPSK" w:hint="cs"/>
                <w:sz w:val="28"/>
                <w:szCs w:val="28"/>
                <w:lang w:val="th-TH"/>
              </w:rPr>
              <w:t xml:space="preserve">CTE </w:t>
            </w:r>
            <w:r w:rsidR="004B66EA" w:rsidRPr="00B60D70">
              <w:rPr>
                <w:rFonts w:ascii="TH SarabunPSK" w:hAnsi="TH SarabunPSK" w:cs="TH SarabunPSK" w:hint="cs"/>
                <w:sz w:val="28"/>
                <w:szCs w:val="28"/>
                <w:lang w:val="th-TH"/>
              </w:rPr>
              <w:t>471</w:t>
            </w:r>
            <w:bookmarkEnd w:id="890"/>
          </w:p>
          <w:p w14:paraId="01AFC213" w14:textId="77777777" w:rsidR="00D76794" w:rsidRPr="00B60D70" w:rsidRDefault="00D76794" w:rsidP="00D420AC">
            <w:pPr>
              <w:ind w:left="-64"/>
              <w:jc w:val="left"/>
              <w:rPr>
                <w:rFonts w:ascii="TH SarabunPSK" w:hAnsi="TH SarabunPSK" w:cs="TH SarabunPSK"/>
                <w:sz w:val="28"/>
                <w:szCs w:val="28"/>
              </w:rPr>
            </w:pPr>
          </w:p>
          <w:p w14:paraId="0E6D39FD" w14:textId="77777777" w:rsidR="00D76794" w:rsidRPr="00B60D70" w:rsidRDefault="00D76794" w:rsidP="00D420AC">
            <w:pPr>
              <w:ind w:left="-64"/>
              <w:jc w:val="left"/>
              <w:rPr>
                <w:rFonts w:ascii="TH SarabunPSK" w:hAnsi="TH SarabunPSK" w:cs="TH SarabunPSK"/>
                <w:sz w:val="28"/>
                <w:szCs w:val="28"/>
              </w:rPr>
            </w:pPr>
          </w:p>
          <w:p w14:paraId="0C3BC097" w14:textId="063CFE50" w:rsidR="00D76794" w:rsidRPr="00B60D70" w:rsidRDefault="00B91175" w:rsidP="00D420AC">
            <w:pPr>
              <w:ind w:left="-64"/>
              <w:jc w:val="left"/>
              <w:rPr>
                <w:rFonts w:ascii="TH SarabunPSK" w:hAnsi="TH SarabunPSK" w:cs="TH SarabunPSK"/>
                <w:sz w:val="28"/>
                <w:szCs w:val="28"/>
              </w:rPr>
            </w:pPr>
            <w:bookmarkStart w:id="891" w:name="_Hlk47774545"/>
            <w:r w:rsidRPr="00B60D70">
              <w:rPr>
                <w:rFonts w:ascii="TH SarabunPSK" w:hAnsi="TH SarabunPSK" w:cs="TH SarabunPSK" w:hint="cs"/>
                <w:sz w:val="28"/>
                <w:szCs w:val="28"/>
                <w:lang w:val="th-TH"/>
              </w:rPr>
              <w:t xml:space="preserve">CTE </w:t>
            </w:r>
            <w:r w:rsidR="00D76794" w:rsidRPr="00B60D70">
              <w:rPr>
                <w:rFonts w:ascii="TH SarabunPSK" w:hAnsi="TH SarabunPSK" w:cs="TH SarabunPSK" w:hint="cs"/>
                <w:sz w:val="28"/>
                <w:szCs w:val="28"/>
                <w:lang w:val="th-TH"/>
              </w:rPr>
              <w:t>472</w:t>
            </w:r>
            <w:bookmarkEnd w:id="891"/>
          </w:p>
        </w:tc>
        <w:tc>
          <w:tcPr>
            <w:tcW w:w="3682" w:type="dxa"/>
            <w:gridSpan w:val="3"/>
            <w:tcBorders>
              <w:top w:val="single" w:sz="4" w:space="0" w:color="auto"/>
              <w:left w:val="nil"/>
              <w:bottom w:val="single" w:sz="4" w:space="0" w:color="auto"/>
              <w:right w:val="nil"/>
            </w:tcBorders>
          </w:tcPr>
          <w:p w14:paraId="5958BF4B" w14:textId="77777777" w:rsidR="004B66EA" w:rsidRPr="00B60D70" w:rsidRDefault="004B66EA" w:rsidP="004B66EA">
            <w:pPr>
              <w:rPr>
                <w:rFonts w:ascii="TH SarabunPSK" w:hAnsi="TH SarabunPSK" w:cs="TH SarabunPSK"/>
                <w:sz w:val="28"/>
                <w:szCs w:val="28"/>
                <w:lang w:val="th-TH"/>
              </w:rPr>
            </w:pPr>
            <w:r w:rsidRPr="00B60D70">
              <w:rPr>
                <w:rFonts w:ascii="TH SarabunPSK" w:hAnsi="TH SarabunPSK" w:cs="TH SarabunPSK" w:hint="cs"/>
                <w:sz w:val="28"/>
                <w:szCs w:val="28"/>
                <w:cs/>
                <w:lang w:val="th-TH"/>
              </w:rPr>
              <w:t>โครงงานศึกษาทางครุศาสตร์โยธา</w:t>
            </w:r>
            <w:r w:rsidRPr="00B60D70">
              <w:rPr>
                <w:rFonts w:ascii="TH SarabunPSK" w:hAnsi="TH SarabunPSK" w:cs="TH SarabunPSK" w:hint="cs"/>
                <w:sz w:val="28"/>
                <w:szCs w:val="28"/>
                <w:cs/>
                <w:lang w:val="th-TH"/>
              </w:rPr>
              <w:tab/>
            </w:r>
          </w:p>
          <w:p w14:paraId="08D1F4BC" w14:textId="77777777" w:rsidR="00D76794" w:rsidRPr="00B60D70" w:rsidRDefault="00D76794" w:rsidP="00D76794">
            <w:pPr>
              <w:jc w:val="left"/>
              <w:rPr>
                <w:rFonts w:ascii="TH SarabunPSK" w:hAnsi="TH SarabunPSK" w:cs="TH SarabunPSK"/>
                <w:sz w:val="28"/>
                <w:szCs w:val="28"/>
              </w:rPr>
            </w:pPr>
            <w:r w:rsidRPr="00B60D70">
              <w:rPr>
                <w:rFonts w:ascii="TH SarabunPSK" w:hAnsi="TH SarabunPSK" w:cs="TH SarabunPSK" w:hint="cs"/>
                <w:sz w:val="28"/>
                <w:szCs w:val="28"/>
              </w:rPr>
              <w:t>(</w:t>
            </w:r>
            <w:r w:rsidR="004B66EA" w:rsidRPr="00B60D70">
              <w:rPr>
                <w:rFonts w:ascii="TH SarabunPSK" w:hAnsi="TH SarabunPSK" w:cs="TH SarabunPSK" w:hint="cs"/>
                <w:sz w:val="28"/>
                <w:szCs w:val="28"/>
              </w:rPr>
              <w:t>Civil Technology Education Project</w:t>
            </w:r>
            <w:r w:rsidRPr="00B60D70">
              <w:rPr>
                <w:rFonts w:ascii="TH SarabunPSK" w:hAnsi="TH SarabunPSK" w:cs="TH SarabunPSK" w:hint="cs"/>
                <w:sz w:val="28"/>
                <w:szCs w:val="28"/>
              </w:rPr>
              <w:t xml:space="preserve"> Proposal)</w:t>
            </w:r>
            <w:r w:rsidR="004B66EA" w:rsidRPr="00B60D70">
              <w:rPr>
                <w:rFonts w:ascii="TH SarabunPSK" w:hAnsi="TH SarabunPSK" w:cs="TH SarabunPSK" w:hint="cs"/>
                <w:sz w:val="28"/>
                <w:szCs w:val="28"/>
              </w:rPr>
              <w:t xml:space="preserve"> </w:t>
            </w:r>
          </w:p>
          <w:p w14:paraId="49CC542D" w14:textId="5964BDCB" w:rsidR="00D76794" w:rsidRPr="00B60D70" w:rsidRDefault="00D76794" w:rsidP="00D76794">
            <w:pPr>
              <w:jc w:val="left"/>
              <w:rPr>
                <w:rFonts w:ascii="TH SarabunPSK" w:hAnsi="TH SarabunPSK" w:cs="TH SarabunPSK"/>
                <w:sz w:val="28"/>
                <w:szCs w:val="28"/>
                <w:lang w:val="th-TH"/>
              </w:rPr>
            </w:pPr>
            <w:r w:rsidRPr="00B60D70">
              <w:rPr>
                <w:rFonts w:ascii="TH SarabunPSK" w:hAnsi="TH SarabunPSK" w:cs="TH SarabunPSK" w:hint="cs"/>
                <w:sz w:val="28"/>
                <w:szCs w:val="28"/>
                <w:cs/>
                <w:lang w:val="th-TH"/>
              </w:rPr>
              <w:t>โครงงานวิจัยทางครุศาสตร์โยธา</w:t>
            </w:r>
            <w:r w:rsidRPr="00B60D70">
              <w:rPr>
                <w:rFonts w:ascii="TH SarabunPSK" w:hAnsi="TH SarabunPSK" w:cs="TH SarabunPSK" w:hint="cs"/>
                <w:sz w:val="28"/>
                <w:szCs w:val="28"/>
                <w:cs/>
                <w:lang w:val="th-TH"/>
              </w:rPr>
              <w:tab/>
            </w:r>
          </w:p>
          <w:p w14:paraId="6B5811C8" w14:textId="0F8E69A8" w:rsidR="004B66EA" w:rsidRPr="00B60D70" w:rsidRDefault="00D76794" w:rsidP="00D76794">
            <w:pPr>
              <w:jc w:val="left"/>
              <w:rPr>
                <w:rFonts w:ascii="TH SarabunPSK" w:hAnsi="TH SarabunPSK" w:cs="TH SarabunPSK"/>
                <w:sz w:val="28"/>
                <w:szCs w:val="28"/>
                <w:cs/>
              </w:rPr>
            </w:pPr>
            <w:r w:rsidRPr="00B60D70">
              <w:rPr>
                <w:rFonts w:ascii="TH SarabunPSK" w:hAnsi="TH SarabunPSK" w:cs="TH SarabunPSK" w:hint="cs"/>
                <w:sz w:val="28"/>
                <w:szCs w:val="28"/>
                <w:cs/>
                <w:lang w:val="th-TH"/>
              </w:rPr>
              <w:lastRenderedPageBreak/>
              <w:t>(</w:t>
            </w:r>
            <w:r w:rsidRPr="00B60D70">
              <w:rPr>
                <w:rFonts w:ascii="TH SarabunPSK" w:hAnsi="TH SarabunPSK" w:cs="TH SarabunPSK" w:hint="cs"/>
                <w:sz w:val="28"/>
                <w:szCs w:val="28"/>
              </w:rPr>
              <w:t>Civil Technology Education Research Project)</w:t>
            </w:r>
          </w:p>
        </w:tc>
        <w:tc>
          <w:tcPr>
            <w:tcW w:w="1276" w:type="dxa"/>
            <w:gridSpan w:val="2"/>
            <w:tcBorders>
              <w:top w:val="single" w:sz="4" w:space="0" w:color="auto"/>
              <w:left w:val="nil"/>
              <w:bottom w:val="single" w:sz="4" w:space="0" w:color="auto"/>
              <w:right w:val="single" w:sz="4" w:space="0" w:color="auto"/>
            </w:tcBorders>
          </w:tcPr>
          <w:p w14:paraId="11E7ED19" w14:textId="77777777" w:rsidR="004B66EA" w:rsidRPr="00B60D70" w:rsidRDefault="004B66EA" w:rsidP="00D76794">
            <w:pPr>
              <w:jc w:val="center"/>
              <w:rPr>
                <w:rFonts w:ascii="TH SarabunPSK" w:hAnsi="TH SarabunPSK" w:cs="TH SarabunPSK"/>
                <w:sz w:val="28"/>
                <w:szCs w:val="28"/>
              </w:rPr>
            </w:pPr>
            <w:bookmarkStart w:id="892" w:name="_Hlk47774067"/>
            <w:r w:rsidRPr="00B60D70">
              <w:rPr>
                <w:rFonts w:ascii="TH SarabunPSK" w:hAnsi="TH SarabunPSK" w:cs="TH SarabunPSK" w:hint="cs"/>
                <w:sz w:val="28"/>
                <w:szCs w:val="28"/>
                <w:lang w:val="th-TH"/>
              </w:rPr>
              <w:lastRenderedPageBreak/>
              <w:t>1 (0-2-2)</w:t>
            </w:r>
            <w:bookmarkEnd w:id="892"/>
          </w:p>
          <w:p w14:paraId="4F6DD3EF" w14:textId="77777777" w:rsidR="00D76794" w:rsidRPr="00B60D70" w:rsidRDefault="00D76794" w:rsidP="00D420AC">
            <w:pPr>
              <w:jc w:val="right"/>
              <w:rPr>
                <w:rFonts w:ascii="TH SarabunPSK" w:hAnsi="TH SarabunPSK" w:cs="TH SarabunPSK"/>
                <w:sz w:val="28"/>
                <w:szCs w:val="28"/>
              </w:rPr>
            </w:pPr>
          </w:p>
          <w:p w14:paraId="15A42654" w14:textId="77777777" w:rsidR="00D76794" w:rsidRPr="00B60D70" w:rsidRDefault="00D76794" w:rsidP="00D420AC">
            <w:pPr>
              <w:jc w:val="right"/>
              <w:rPr>
                <w:rFonts w:ascii="TH SarabunPSK" w:hAnsi="TH SarabunPSK" w:cs="TH SarabunPSK"/>
                <w:sz w:val="28"/>
                <w:szCs w:val="28"/>
              </w:rPr>
            </w:pPr>
          </w:p>
          <w:p w14:paraId="2CAF16F3" w14:textId="3B902826" w:rsidR="00D76794" w:rsidRPr="00B60D70" w:rsidRDefault="00D76794" w:rsidP="00D76794">
            <w:pPr>
              <w:jc w:val="center"/>
              <w:rPr>
                <w:rFonts w:ascii="TH SarabunPSK" w:hAnsi="TH SarabunPSK" w:cs="TH SarabunPSK"/>
                <w:sz w:val="28"/>
                <w:szCs w:val="28"/>
              </w:rPr>
            </w:pPr>
            <w:bookmarkStart w:id="893" w:name="_Hlk47774599"/>
            <w:r w:rsidRPr="00B60D70">
              <w:rPr>
                <w:rFonts w:ascii="TH SarabunPSK" w:hAnsi="TH SarabunPSK" w:cs="TH SarabunPSK" w:hint="cs"/>
                <w:sz w:val="28"/>
                <w:szCs w:val="28"/>
                <w:lang w:val="th-TH"/>
              </w:rPr>
              <w:t>3 (0-6-6)</w:t>
            </w:r>
            <w:bookmarkEnd w:id="893"/>
          </w:p>
        </w:tc>
        <w:tc>
          <w:tcPr>
            <w:tcW w:w="1008" w:type="dxa"/>
            <w:gridSpan w:val="2"/>
            <w:tcBorders>
              <w:left w:val="single" w:sz="4" w:space="0" w:color="auto"/>
              <w:bottom w:val="single" w:sz="4" w:space="0" w:color="auto"/>
              <w:right w:val="nil"/>
            </w:tcBorders>
          </w:tcPr>
          <w:p w14:paraId="54103454" w14:textId="77777777" w:rsidR="004B66EA" w:rsidRPr="00B60D70" w:rsidRDefault="004B66EA" w:rsidP="00D420AC">
            <w:pPr>
              <w:ind w:left="-64"/>
              <w:jc w:val="left"/>
              <w:rPr>
                <w:rFonts w:ascii="TH SarabunPSK" w:hAnsi="TH SarabunPSK" w:cs="TH SarabunPSK"/>
                <w:sz w:val="28"/>
                <w:szCs w:val="28"/>
              </w:rPr>
            </w:pPr>
          </w:p>
        </w:tc>
        <w:tc>
          <w:tcPr>
            <w:tcW w:w="3670" w:type="dxa"/>
            <w:gridSpan w:val="3"/>
            <w:tcBorders>
              <w:left w:val="nil"/>
              <w:bottom w:val="single" w:sz="4" w:space="0" w:color="auto"/>
              <w:right w:val="nil"/>
            </w:tcBorders>
          </w:tcPr>
          <w:p w14:paraId="0CB4625F" w14:textId="77777777" w:rsidR="004B66EA" w:rsidRPr="00B60D70" w:rsidRDefault="004B66EA" w:rsidP="00D420AC">
            <w:pPr>
              <w:spacing w:line="360" w:lineRule="exact"/>
              <w:ind w:left="-60"/>
              <w:jc w:val="left"/>
              <w:rPr>
                <w:rFonts w:ascii="TH SarabunPSK" w:hAnsi="TH SarabunPSK" w:cs="TH SarabunPSK"/>
                <w:sz w:val="28"/>
                <w:szCs w:val="28"/>
                <w:cs/>
              </w:rPr>
            </w:pPr>
          </w:p>
        </w:tc>
        <w:tc>
          <w:tcPr>
            <w:tcW w:w="1275" w:type="dxa"/>
            <w:gridSpan w:val="2"/>
            <w:tcBorders>
              <w:left w:val="nil"/>
              <w:bottom w:val="single" w:sz="4" w:space="0" w:color="auto"/>
              <w:right w:val="single" w:sz="4" w:space="0" w:color="auto"/>
            </w:tcBorders>
          </w:tcPr>
          <w:p w14:paraId="7F2E808B" w14:textId="77777777" w:rsidR="004B66EA" w:rsidRPr="00B60D70" w:rsidRDefault="004B66EA" w:rsidP="00D420AC">
            <w:pPr>
              <w:jc w:val="right"/>
              <w:rPr>
                <w:rFonts w:ascii="TH SarabunPSK" w:hAnsi="TH SarabunPSK" w:cs="TH SarabunPSK"/>
                <w:b/>
                <w:bCs/>
                <w:sz w:val="28"/>
                <w:szCs w:val="28"/>
                <w:cs/>
              </w:rPr>
            </w:pPr>
          </w:p>
        </w:tc>
        <w:tc>
          <w:tcPr>
            <w:tcW w:w="2127" w:type="dxa"/>
            <w:tcBorders>
              <w:left w:val="single" w:sz="4" w:space="0" w:color="auto"/>
            </w:tcBorders>
          </w:tcPr>
          <w:p w14:paraId="7BB2D230" w14:textId="77777777" w:rsidR="004B66EA" w:rsidRPr="00B60D70" w:rsidRDefault="004B66EA" w:rsidP="004B66EA">
            <w:pPr>
              <w:rPr>
                <w:rFonts w:ascii="TH SarabunPSK" w:hAnsi="TH SarabunPSK" w:cs="TH SarabunPSK"/>
                <w:sz w:val="28"/>
                <w:szCs w:val="28"/>
                <w:lang w:val="th-TH"/>
              </w:rPr>
            </w:pPr>
            <w:r w:rsidRPr="00B60D70">
              <w:rPr>
                <w:rFonts w:ascii="TH SarabunPSK" w:hAnsi="TH SarabunPSK" w:cs="TH SarabunPSK" w:hint="cs"/>
                <w:sz w:val="28"/>
                <w:szCs w:val="28"/>
                <w:lang w:val="th-TH"/>
              </w:rPr>
              <w:t xml:space="preserve">- </w:t>
            </w:r>
            <w:r w:rsidRPr="00B60D70">
              <w:rPr>
                <w:rFonts w:ascii="TH SarabunPSK" w:hAnsi="TH SarabunPSK" w:cs="TH SarabunPSK" w:hint="cs"/>
                <w:sz w:val="28"/>
                <w:szCs w:val="28"/>
                <w:cs/>
                <w:lang w:val="th-TH"/>
              </w:rPr>
              <w:t>ปรับลดเหลือ</w:t>
            </w:r>
            <w:r w:rsidRPr="00B60D70">
              <w:rPr>
                <w:rFonts w:ascii="TH SarabunPSK" w:hAnsi="TH SarabunPSK" w:cs="TH SarabunPSK" w:hint="cs"/>
                <w:sz w:val="28"/>
                <w:szCs w:val="28"/>
                <w:lang w:val="th-TH"/>
              </w:rPr>
              <w:t xml:space="preserve"> 3 </w:t>
            </w:r>
            <w:r w:rsidRPr="00B60D70">
              <w:rPr>
                <w:rFonts w:ascii="TH SarabunPSK" w:hAnsi="TH SarabunPSK" w:cs="TH SarabunPSK" w:hint="cs"/>
                <w:sz w:val="28"/>
                <w:szCs w:val="28"/>
                <w:cs/>
                <w:lang w:val="th-TH"/>
              </w:rPr>
              <w:t>หน่วยกิต</w:t>
            </w:r>
            <w:r w:rsidRPr="00B60D70">
              <w:rPr>
                <w:rFonts w:ascii="TH SarabunPSK" w:hAnsi="TH SarabunPSK" w:cs="TH SarabunPSK" w:hint="cs"/>
                <w:sz w:val="28"/>
                <w:szCs w:val="28"/>
                <w:lang w:val="th-TH"/>
              </w:rPr>
              <w:t xml:space="preserve"> </w:t>
            </w:r>
            <w:r w:rsidRPr="00B60D70">
              <w:rPr>
                <w:rFonts w:ascii="TH SarabunPSK" w:hAnsi="TH SarabunPSK" w:cs="TH SarabunPSK" w:hint="cs"/>
                <w:sz w:val="28"/>
                <w:szCs w:val="28"/>
                <w:cs/>
                <w:lang w:val="th-TH"/>
              </w:rPr>
              <w:t>และแยกเป็น</w:t>
            </w:r>
            <w:r w:rsidRPr="00B60D70">
              <w:rPr>
                <w:rFonts w:ascii="TH SarabunPSK" w:hAnsi="TH SarabunPSK" w:cs="TH SarabunPSK" w:hint="cs"/>
                <w:sz w:val="28"/>
                <w:szCs w:val="28"/>
                <w:lang w:val="th-TH"/>
              </w:rPr>
              <w:t xml:space="preserve"> 3 </w:t>
            </w:r>
            <w:r w:rsidRPr="00B60D70">
              <w:rPr>
                <w:rFonts w:ascii="TH SarabunPSK" w:hAnsi="TH SarabunPSK" w:cs="TH SarabunPSK" w:hint="cs"/>
                <w:sz w:val="28"/>
                <w:szCs w:val="28"/>
                <w:cs/>
                <w:lang w:val="th-TH"/>
              </w:rPr>
              <w:t>รายวิชา</w:t>
            </w:r>
            <w:r w:rsidRPr="00B60D70">
              <w:rPr>
                <w:rFonts w:ascii="TH SarabunPSK" w:hAnsi="TH SarabunPSK" w:cs="TH SarabunPSK" w:hint="cs"/>
                <w:sz w:val="28"/>
                <w:szCs w:val="28"/>
                <w:lang w:val="th-TH"/>
              </w:rPr>
              <w:t xml:space="preserve"> </w:t>
            </w:r>
            <w:r w:rsidRPr="00B60D70">
              <w:rPr>
                <w:rFonts w:ascii="TH SarabunPSK" w:hAnsi="TH SarabunPSK" w:cs="TH SarabunPSK" w:hint="cs"/>
                <w:sz w:val="28"/>
                <w:szCs w:val="28"/>
                <w:cs/>
                <w:lang w:val="th-TH"/>
              </w:rPr>
              <w:t>วิชาละ</w:t>
            </w:r>
            <w:r w:rsidRPr="00B60D70">
              <w:rPr>
                <w:rFonts w:ascii="TH SarabunPSK" w:hAnsi="TH SarabunPSK" w:cs="TH SarabunPSK" w:hint="cs"/>
                <w:sz w:val="28"/>
                <w:szCs w:val="28"/>
                <w:lang w:val="th-TH"/>
              </w:rPr>
              <w:t xml:space="preserve"> 1 </w:t>
            </w:r>
            <w:r w:rsidRPr="00B60D70">
              <w:rPr>
                <w:rFonts w:ascii="TH SarabunPSK" w:hAnsi="TH SarabunPSK" w:cs="TH SarabunPSK" w:hint="cs"/>
                <w:sz w:val="28"/>
                <w:szCs w:val="28"/>
                <w:cs/>
                <w:lang w:val="th-TH"/>
              </w:rPr>
              <w:t>หน่วยกิต</w:t>
            </w:r>
          </w:p>
          <w:p w14:paraId="360650E1" w14:textId="77777777" w:rsidR="004B66EA" w:rsidRPr="00B60D70" w:rsidRDefault="004B66EA" w:rsidP="00D420AC">
            <w:pPr>
              <w:spacing w:line="360" w:lineRule="exact"/>
              <w:ind w:left="-67"/>
              <w:jc w:val="left"/>
              <w:rPr>
                <w:rFonts w:ascii="TH SarabunPSK" w:eastAsia="Cordia New" w:hAnsi="TH SarabunPSK" w:cs="TH SarabunPSK"/>
                <w:b/>
                <w:bCs/>
                <w:noProof/>
                <w:sz w:val="28"/>
                <w:szCs w:val="28"/>
                <w:cs/>
              </w:rPr>
            </w:pPr>
          </w:p>
        </w:tc>
      </w:tr>
      <w:tr w:rsidR="00B60D70" w:rsidRPr="00B60D70" w14:paraId="5F918EE1" w14:textId="77777777" w:rsidTr="00884FAF">
        <w:trPr>
          <w:trHeight w:val="64"/>
        </w:trPr>
        <w:tc>
          <w:tcPr>
            <w:tcW w:w="4395" w:type="dxa"/>
            <w:gridSpan w:val="3"/>
            <w:tcBorders>
              <w:top w:val="single" w:sz="4" w:space="0" w:color="auto"/>
              <w:left w:val="single" w:sz="4" w:space="0" w:color="auto"/>
              <w:bottom w:val="nil"/>
              <w:right w:val="nil"/>
            </w:tcBorders>
          </w:tcPr>
          <w:p w14:paraId="316F8E0B" w14:textId="3302F241" w:rsidR="004B66EA" w:rsidRPr="00B60D70" w:rsidRDefault="004B66EA" w:rsidP="004B66EA">
            <w:pPr>
              <w:rPr>
                <w:rFonts w:ascii="TH SarabunPSK" w:eastAsia="Angsana New" w:hAnsi="TH SarabunPSK" w:cs="TH SarabunPSK"/>
                <w:b/>
                <w:bCs/>
                <w:sz w:val="28"/>
                <w:szCs w:val="28"/>
                <w:cs/>
              </w:rPr>
            </w:pPr>
            <w:r w:rsidRPr="00B60D70">
              <w:rPr>
                <w:rFonts w:ascii="TH SarabunPSK" w:hAnsi="TH SarabunPSK" w:cs="TH SarabunPSK" w:hint="cs"/>
                <w:b/>
                <w:bCs/>
                <w:sz w:val="28"/>
                <w:szCs w:val="28"/>
                <w:cs/>
              </w:rPr>
              <w:t>ข</w:t>
            </w:r>
            <w:r w:rsidRPr="00B60D70">
              <w:rPr>
                <w:rFonts w:ascii="TH SarabunPSK" w:hAnsi="TH SarabunPSK" w:cs="TH SarabunPSK" w:hint="cs"/>
                <w:b/>
                <w:bCs/>
                <w:sz w:val="28"/>
                <w:szCs w:val="28"/>
              </w:rPr>
              <w:t xml:space="preserve">.2 </w:t>
            </w:r>
            <w:r w:rsidRPr="00B60D70">
              <w:rPr>
                <w:rFonts w:ascii="TH SarabunPSK" w:hAnsi="TH SarabunPSK" w:cs="TH SarabunPSK" w:hint="cs"/>
                <w:b/>
                <w:bCs/>
                <w:sz w:val="28"/>
                <w:szCs w:val="28"/>
                <w:cs/>
              </w:rPr>
              <w:t>กลุ่มวิชาชีพเฉพาะ</w:t>
            </w:r>
            <w:r w:rsidR="00BD7F9D" w:rsidRPr="00B60D70">
              <w:rPr>
                <w:rFonts w:ascii="TH SarabunPSK" w:hAnsi="TH SarabunPSK" w:cs="TH SarabunPSK" w:hint="cs"/>
                <w:b/>
                <w:bCs/>
                <w:sz w:val="28"/>
                <w:szCs w:val="28"/>
                <w:cs/>
              </w:rPr>
              <w:t xml:space="preserve">                        </w:t>
            </w:r>
            <w:r w:rsidRPr="00B60D70">
              <w:rPr>
                <w:rFonts w:ascii="TH SarabunPSK" w:hAnsi="TH SarabunPSK" w:cs="TH SarabunPSK" w:hint="cs"/>
                <w:b/>
                <w:bCs/>
                <w:sz w:val="28"/>
                <w:szCs w:val="28"/>
                <w:cs/>
              </w:rPr>
              <w:t xml:space="preserve"> </w:t>
            </w:r>
          </w:p>
        </w:tc>
        <w:tc>
          <w:tcPr>
            <w:tcW w:w="1559" w:type="dxa"/>
            <w:gridSpan w:val="3"/>
            <w:tcBorders>
              <w:top w:val="single" w:sz="4" w:space="0" w:color="auto"/>
              <w:left w:val="nil"/>
              <w:bottom w:val="nil"/>
              <w:right w:val="single" w:sz="4" w:space="0" w:color="auto"/>
            </w:tcBorders>
          </w:tcPr>
          <w:p w14:paraId="1FA90DBF" w14:textId="42510FA0" w:rsidR="004B66EA" w:rsidRPr="00B60D70" w:rsidRDefault="004B66EA" w:rsidP="004B66EA">
            <w:pPr>
              <w:rPr>
                <w:rFonts w:ascii="TH SarabunPSK" w:hAnsi="TH SarabunPSK" w:cs="TH SarabunPSK"/>
                <w:b/>
                <w:bCs/>
                <w:sz w:val="28"/>
                <w:szCs w:val="28"/>
                <w:cs/>
              </w:rPr>
            </w:pPr>
            <w:r w:rsidRPr="00B60D70">
              <w:rPr>
                <w:rFonts w:ascii="TH SarabunPSK" w:hAnsi="TH SarabunPSK" w:cs="TH SarabunPSK" w:hint="cs"/>
                <w:b/>
                <w:bCs/>
                <w:sz w:val="28"/>
                <w:szCs w:val="28"/>
              </w:rPr>
              <w:t xml:space="preserve">79 </w:t>
            </w:r>
            <w:r w:rsidRPr="00B60D70">
              <w:rPr>
                <w:rFonts w:ascii="TH SarabunPSK" w:hAnsi="TH SarabunPSK" w:cs="TH SarabunPSK" w:hint="cs"/>
                <w:b/>
                <w:bCs/>
                <w:sz w:val="28"/>
                <w:szCs w:val="28"/>
                <w:cs/>
              </w:rPr>
              <w:t>หน่วยกิต</w:t>
            </w:r>
          </w:p>
        </w:tc>
        <w:tc>
          <w:tcPr>
            <w:tcW w:w="4252" w:type="dxa"/>
            <w:gridSpan w:val="4"/>
            <w:tcBorders>
              <w:top w:val="single" w:sz="4" w:space="0" w:color="auto"/>
              <w:left w:val="single" w:sz="4" w:space="0" w:color="auto"/>
              <w:bottom w:val="nil"/>
              <w:right w:val="nil"/>
            </w:tcBorders>
          </w:tcPr>
          <w:p w14:paraId="33812963" w14:textId="47E48AE9" w:rsidR="004B66EA" w:rsidRPr="00B60D70" w:rsidRDefault="004B66EA" w:rsidP="00D420AC">
            <w:pPr>
              <w:ind w:left="-64"/>
              <w:jc w:val="left"/>
              <w:rPr>
                <w:rFonts w:ascii="TH SarabunPSK" w:eastAsia="Angsana New" w:hAnsi="TH SarabunPSK" w:cs="TH SarabunPSK"/>
                <w:b/>
                <w:bCs/>
                <w:sz w:val="28"/>
                <w:szCs w:val="28"/>
                <w:cs/>
              </w:rPr>
            </w:pPr>
            <w:r w:rsidRPr="00B60D70">
              <w:rPr>
                <w:rFonts w:ascii="TH SarabunPSK" w:eastAsia="Angsana New" w:hAnsi="TH SarabunPSK" w:cs="TH SarabunPSK" w:hint="cs"/>
                <w:b/>
                <w:bCs/>
                <w:sz w:val="28"/>
                <w:szCs w:val="28"/>
                <w:cs/>
              </w:rPr>
              <w:t>ข.</w:t>
            </w:r>
            <w:r w:rsidRPr="00B60D70">
              <w:rPr>
                <w:rFonts w:ascii="TH SarabunPSK" w:eastAsia="Angsana New" w:hAnsi="TH SarabunPSK" w:cs="TH SarabunPSK" w:hint="cs"/>
                <w:b/>
                <w:bCs/>
                <w:sz w:val="28"/>
                <w:szCs w:val="28"/>
              </w:rPr>
              <w:t>2</w:t>
            </w:r>
            <w:r w:rsidRPr="00B60D70">
              <w:rPr>
                <w:rFonts w:ascii="TH SarabunPSK" w:eastAsia="Angsana New" w:hAnsi="TH SarabunPSK" w:cs="TH SarabunPSK" w:hint="cs"/>
                <w:b/>
                <w:bCs/>
                <w:sz w:val="28"/>
                <w:szCs w:val="28"/>
                <w:cs/>
              </w:rPr>
              <w:t xml:space="preserve"> กลุ่มวิชาชีพเฉพาะ</w:t>
            </w:r>
            <w:r w:rsidR="00BD7F9D" w:rsidRPr="00B60D70">
              <w:rPr>
                <w:rFonts w:ascii="TH SarabunPSK" w:eastAsia="Angsana New" w:hAnsi="TH SarabunPSK" w:cs="TH SarabunPSK" w:hint="cs"/>
                <w:b/>
                <w:bCs/>
                <w:sz w:val="28"/>
                <w:szCs w:val="28"/>
                <w:cs/>
              </w:rPr>
              <w:t xml:space="preserve">                        </w:t>
            </w:r>
            <w:r w:rsidRPr="00B60D70">
              <w:rPr>
                <w:rFonts w:ascii="TH SarabunPSK" w:eastAsia="Angsana New" w:hAnsi="TH SarabunPSK" w:cs="TH SarabunPSK" w:hint="cs"/>
                <w:b/>
                <w:bCs/>
                <w:sz w:val="28"/>
                <w:szCs w:val="28"/>
                <w:cs/>
              </w:rPr>
              <w:t xml:space="preserve"> </w:t>
            </w:r>
          </w:p>
        </w:tc>
        <w:tc>
          <w:tcPr>
            <w:tcW w:w="1701" w:type="dxa"/>
            <w:gridSpan w:val="3"/>
            <w:tcBorders>
              <w:top w:val="single" w:sz="4" w:space="0" w:color="auto"/>
              <w:left w:val="nil"/>
              <w:bottom w:val="nil"/>
              <w:right w:val="single" w:sz="4" w:space="0" w:color="auto"/>
            </w:tcBorders>
          </w:tcPr>
          <w:p w14:paraId="7D1D7C00" w14:textId="754C7281" w:rsidR="004B66EA" w:rsidRPr="00B60D70" w:rsidRDefault="00624FBF" w:rsidP="00D420AC">
            <w:pPr>
              <w:jc w:val="right"/>
              <w:rPr>
                <w:rFonts w:ascii="TH SarabunPSK" w:hAnsi="TH SarabunPSK" w:cs="TH SarabunPSK"/>
                <w:b/>
                <w:bCs/>
                <w:sz w:val="28"/>
                <w:szCs w:val="28"/>
                <w:cs/>
              </w:rPr>
            </w:pPr>
            <w:r w:rsidRPr="00B60D70">
              <w:rPr>
                <w:rFonts w:ascii="TH SarabunPSK" w:hAnsi="TH SarabunPSK" w:cs="TH SarabunPSK" w:hint="cs"/>
                <w:b/>
                <w:bCs/>
                <w:sz w:val="28"/>
                <w:szCs w:val="28"/>
              </w:rPr>
              <w:t>145</w:t>
            </w:r>
            <w:r w:rsidR="004B66EA" w:rsidRPr="00B60D70">
              <w:rPr>
                <w:rFonts w:ascii="TH SarabunPSK" w:hAnsi="TH SarabunPSK" w:cs="TH SarabunPSK" w:hint="cs"/>
                <w:b/>
                <w:bCs/>
                <w:sz w:val="28"/>
                <w:szCs w:val="28"/>
              </w:rPr>
              <w:t xml:space="preserve"> </w:t>
            </w:r>
            <w:r w:rsidR="004B66EA" w:rsidRPr="00B60D70">
              <w:rPr>
                <w:rFonts w:ascii="TH SarabunPSK" w:hAnsi="TH SarabunPSK" w:cs="TH SarabunPSK" w:hint="cs"/>
                <w:b/>
                <w:bCs/>
                <w:sz w:val="28"/>
                <w:szCs w:val="28"/>
                <w:cs/>
              </w:rPr>
              <w:t>หน่วยกิต</w:t>
            </w:r>
          </w:p>
        </w:tc>
        <w:tc>
          <w:tcPr>
            <w:tcW w:w="2127" w:type="dxa"/>
            <w:tcBorders>
              <w:left w:val="single" w:sz="4" w:space="0" w:color="auto"/>
            </w:tcBorders>
          </w:tcPr>
          <w:p w14:paraId="6F2AFF50" w14:textId="77777777" w:rsidR="004B66EA" w:rsidRPr="00B60D70" w:rsidRDefault="004B66EA" w:rsidP="00D420AC">
            <w:pPr>
              <w:spacing w:line="360" w:lineRule="exact"/>
              <w:jc w:val="left"/>
              <w:rPr>
                <w:rFonts w:ascii="TH SarabunPSK" w:eastAsia="Cordia New" w:hAnsi="TH SarabunPSK" w:cs="TH SarabunPSK"/>
                <w:b/>
                <w:bCs/>
                <w:noProof/>
                <w:sz w:val="28"/>
                <w:szCs w:val="28"/>
                <w:cs/>
              </w:rPr>
            </w:pPr>
          </w:p>
        </w:tc>
      </w:tr>
      <w:tr w:rsidR="00B60D70" w:rsidRPr="00B60D70" w14:paraId="499BCA43" w14:textId="77777777" w:rsidTr="00884FAF">
        <w:trPr>
          <w:trHeight w:val="64"/>
        </w:trPr>
        <w:tc>
          <w:tcPr>
            <w:tcW w:w="4395" w:type="dxa"/>
            <w:gridSpan w:val="3"/>
            <w:tcBorders>
              <w:top w:val="nil"/>
              <w:left w:val="single" w:sz="4" w:space="0" w:color="auto"/>
              <w:bottom w:val="nil"/>
              <w:right w:val="nil"/>
            </w:tcBorders>
          </w:tcPr>
          <w:p w14:paraId="3A946925" w14:textId="0D9EFE3F" w:rsidR="004B66EA" w:rsidRPr="00B60D70" w:rsidRDefault="004B66EA" w:rsidP="004B66EA">
            <w:pPr>
              <w:rPr>
                <w:rFonts w:ascii="TH SarabunPSK" w:hAnsi="TH SarabunPSK" w:cs="TH SarabunPSK"/>
                <w:sz w:val="28"/>
                <w:szCs w:val="28"/>
                <w:cs/>
              </w:rPr>
            </w:pPr>
            <w:r w:rsidRPr="00B60D70">
              <w:rPr>
                <w:rFonts w:ascii="TH SarabunPSK" w:hAnsi="TH SarabunPSK" w:cs="TH SarabunPSK" w:hint="cs"/>
                <w:sz w:val="28"/>
                <w:szCs w:val="28"/>
                <w:cs/>
              </w:rPr>
              <w:t>ข</w:t>
            </w:r>
            <w:r w:rsidRPr="00B60D70">
              <w:rPr>
                <w:rFonts w:ascii="TH SarabunPSK" w:hAnsi="TH SarabunPSK" w:cs="TH SarabunPSK" w:hint="cs"/>
                <w:sz w:val="28"/>
                <w:szCs w:val="28"/>
              </w:rPr>
              <w:t xml:space="preserve">.2.1 </w:t>
            </w:r>
            <w:r w:rsidRPr="00B60D70">
              <w:rPr>
                <w:rFonts w:ascii="TH SarabunPSK" w:hAnsi="TH SarabunPSK" w:cs="TH SarabunPSK" w:hint="cs"/>
                <w:sz w:val="28"/>
                <w:szCs w:val="28"/>
                <w:cs/>
              </w:rPr>
              <w:t>กลุ่มวิชาเอก</w:t>
            </w:r>
            <w:r w:rsidR="00BD7F9D" w:rsidRPr="00B60D70">
              <w:rPr>
                <w:rFonts w:ascii="TH SarabunPSK" w:hAnsi="TH SarabunPSK" w:cs="TH SarabunPSK" w:hint="cs"/>
                <w:sz w:val="28"/>
                <w:szCs w:val="28"/>
                <w:cs/>
              </w:rPr>
              <w:t xml:space="preserve">                           </w:t>
            </w:r>
          </w:p>
        </w:tc>
        <w:tc>
          <w:tcPr>
            <w:tcW w:w="1559" w:type="dxa"/>
            <w:gridSpan w:val="3"/>
            <w:tcBorders>
              <w:top w:val="nil"/>
              <w:left w:val="nil"/>
              <w:bottom w:val="nil"/>
              <w:right w:val="single" w:sz="4" w:space="0" w:color="auto"/>
            </w:tcBorders>
          </w:tcPr>
          <w:p w14:paraId="6A92901F" w14:textId="33B1C90D" w:rsidR="004B66EA" w:rsidRPr="00B60D70" w:rsidRDefault="004B66EA" w:rsidP="004B66EA">
            <w:pPr>
              <w:rPr>
                <w:rFonts w:ascii="TH SarabunPSK" w:hAnsi="TH SarabunPSK" w:cs="TH SarabunPSK"/>
                <w:sz w:val="28"/>
                <w:szCs w:val="28"/>
              </w:rPr>
            </w:pPr>
            <w:r w:rsidRPr="00B60D70">
              <w:rPr>
                <w:rFonts w:ascii="TH SarabunPSK" w:hAnsi="TH SarabunPSK" w:cs="TH SarabunPSK" w:hint="cs"/>
                <w:sz w:val="28"/>
                <w:szCs w:val="28"/>
              </w:rPr>
              <w:t xml:space="preserve">69 </w:t>
            </w:r>
            <w:r w:rsidRPr="00B60D70">
              <w:rPr>
                <w:rFonts w:ascii="TH SarabunPSK" w:hAnsi="TH SarabunPSK" w:cs="TH SarabunPSK" w:hint="cs"/>
                <w:sz w:val="28"/>
                <w:szCs w:val="28"/>
                <w:cs/>
              </w:rPr>
              <w:t>หน่วยกิต</w:t>
            </w:r>
          </w:p>
        </w:tc>
        <w:tc>
          <w:tcPr>
            <w:tcW w:w="4252" w:type="dxa"/>
            <w:gridSpan w:val="4"/>
            <w:tcBorders>
              <w:top w:val="nil"/>
              <w:left w:val="single" w:sz="4" w:space="0" w:color="auto"/>
              <w:bottom w:val="nil"/>
              <w:right w:val="nil"/>
            </w:tcBorders>
          </w:tcPr>
          <w:p w14:paraId="13AFF3BE" w14:textId="203CAB26" w:rsidR="004B66EA" w:rsidRPr="00B60D70" w:rsidRDefault="004B66EA" w:rsidP="00D420AC">
            <w:pPr>
              <w:ind w:left="-64"/>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ข.</w:t>
            </w:r>
            <w:r w:rsidRPr="00B60D70">
              <w:rPr>
                <w:rFonts w:ascii="TH SarabunPSK" w:eastAsia="Angsana New" w:hAnsi="TH SarabunPSK" w:cs="TH SarabunPSK" w:hint="cs"/>
                <w:sz w:val="28"/>
                <w:szCs w:val="28"/>
              </w:rPr>
              <w:t>2</w:t>
            </w:r>
            <w:r w:rsidRPr="00B60D70">
              <w:rPr>
                <w:rFonts w:ascii="TH SarabunPSK" w:eastAsia="Angsana New" w:hAnsi="TH SarabunPSK" w:cs="TH SarabunPSK" w:hint="cs"/>
                <w:sz w:val="28"/>
                <w:szCs w:val="28"/>
                <w:cs/>
              </w:rPr>
              <w:t xml:space="preserve"> กลุ่มวิชาเอกทางวิศวกรรมโยธา</w:t>
            </w:r>
            <w:r w:rsidRPr="00B60D70">
              <w:rPr>
                <w:rFonts w:ascii="TH SarabunPSK" w:eastAsia="Angsana New" w:hAnsi="TH SarabunPSK" w:cs="TH SarabunPSK" w:hint="cs"/>
                <w:sz w:val="28"/>
                <w:szCs w:val="28"/>
                <w:cs/>
              </w:rPr>
              <w:tab/>
            </w:r>
          </w:p>
        </w:tc>
        <w:tc>
          <w:tcPr>
            <w:tcW w:w="1701" w:type="dxa"/>
            <w:gridSpan w:val="3"/>
            <w:tcBorders>
              <w:top w:val="nil"/>
              <w:left w:val="nil"/>
              <w:bottom w:val="nil"/>
              <w:right w:val="single" w:sz="4" w:space="0" w:color="auto"/>
            </w:tcBorders>
          </w:tcPr>
          <w:p w14:paraId="60268AE0" w14:textId="527E8B79" w:rsidR="004B66EA" w:rsidRPr="00B60D70" w:rsidRDefault="004B66EA" w:rsidP="00D420AC">
            <w:pPr>
              <w:jc w:val="right"/>
              <w:rPr>
                <w:rFonts w:ascii="TH SarabunPSK" w:hAnsi="TH SarabunPSK" w:cs="TH SarabunPSK"/>
                <w:b/>
                <w:bCs/>
                <w:sz w:val="28"/>
                <w:szCs w:val="28"/>
                <w:cs/>
              </w:rPr>
            </w:pPr>
            <w:r w:rsidRPr="00B60D70">
              <w:rPr>
                <w:rFonts w:ascii="TH SarabunPSK" w:eastAsia="Angsana New" w:hAnsi="TH SarabunPSK" w:cs="TH SarabunPSK" w:hint="cs"/>
                <w:sz w:val="28"/>
                <w:szCs w:val="28"/>
              </w:rPr>
              <w:t>99</w:t>
            </w:r>
            <w:r w:rsidRPr="00B60D70">
              <w:rPr>
                <w:rFonts w:ascii="TH SarabunPSK" w:eastAsia="Angsana New" w:hAnsi="TH SarabunPSK" w:cs="TH SarabunPSK" w:hint="cs"/>
                <w:sz w:val="28"/>
                <w:szCs w:val="28"/>
                <w:cs/>
              </w:rPr>
              <w:t xml:space="preserve"> หน่วยกิต</w:t>
            </w:r>
          </w:p>
        </w:tc>
        <w:tc>
          <w:tcPr>
            <w:tcW w:w="2127" w:type="dxa"/>
            <w:tcBorders>
              <w:left w:val="single" w:sz="4" w:space="0" w:color="auto"/>
            </w:tcBorders>
          </w:tcPr>
          <w:p w14:paraId="41AA9ED3" w14:textId="77777777" w:rsidR="004B66EA" w:rsidRPr="00B60D70" w:rsidRDefault="004B66EA" w:rsidP="00D420AC">
            <w:pPr>
              <w:spacing w:line="360" w:lineRule="exact"/>
              <w:jc w:val="left"/>
              <w:rPr>
                <w:rFonts w:ascii="TH SarabunPSK" w:eastAsia="Cordia New" w:hAnsi="TH SarabunPSK" w:cs="TH SarabunPSK"/>
                <w:b/>
                <w:bCs/>
                <w:noProof/>
                <w:sz w:val="28"/>
                <w:szCs w:val="28"/>
                <w:cs/>
              </w:rPr>
            </w:pPr>
          </w:p>
        </w:tc>
      </w:tr>
      <w:tr w:rsidR="00B60D70" w:rsidRPr="00B60D70" w14:paraId="3A7475AC" w14:textId="77777777" w:rsidTr="00884FAF">
        <w:trPr>
          <w:trHeight w:val="64"/>
        </w:trPr>
        <w:tc>
          <w:tcPr>
            <w:tcW w:w="4395" w:type="dxa"/>
            <w:gridSpan w:val="3"/>
            <w:tcBorders>
              <w:top w:val="nil"/>
              <w:left w:val="single" w:sz="4" w:space="0" w:color="auto"/>
              <w:bottom w:val="nil"/>
              <w:right w:val="nil"/>
            </w:tcBorders>
          </w:tcPr>
          <w:p w14:paraId="7A8DB76A" w14:textId="55F4CA7B" w:rsidR="004B66EA" w:rsidRPr="00B60D70" w:rsidRDefault="004B66EA" w:rsidP="004B66EA">
            <w:pPr>
              <w:rPr>
                <w:rFonts w:ascii="TH SarabunPSK" w:hAnsi="TH SarabunPSK" w:cs="TH SarabunPSK"/>
                <w:sz w:val="28"/>
                <w:szCs w:val="28"/>
                <w:cs/>
              </w:rPr>
            </w:pPr>
            <w:r w:rsidRPr="00B60D70">
              <w:rPr>
                <w:rFonts w:ascii="TH SarabunPSK" w:hAnsi="TH SarabunPSK" w:cs="TH SarabunPSK" w:hint="cs"/>
                <w:sz w:val="28"/>
                <w:szCs w:val="28"/>
                <w:cs/>
              </w:rPr>
              <w:t>ข.</w:t>
            </w:r>
            <w:r w:rsidRPr="00B60D70">
              <w:rPr>
                <w:rFonts w:ascii="TH SarabunPSK" w:hAnsi="TH SarabunPSK" w:cs="TH SarabunPSK" w:hint="cs"/>
                <w:sz w:val="28"/>
                <w:szCs w:val="28"/>
              </w:rPr>
              <w:t xml:space="preserve">2.1.1 </w:t>
            </w:r>
            <w:r w:rsidRPr="00B60D70">
              <w:rPr>
                <w:rFonts w:ascii="TH SarabunPSK" w:hAnsi="TH SarabunPSK" w:cs="TH SarabunPSK" w:hint="cs"/>
                <w:sz w:val="28"/>
                <w:szCs w:val="28"/>
                <w:cs/>
              </w:rPr>
              <w:t>กลุ่มวิชาพื้นฐาน</w:t>
            </w:r>
            <w:r w:rsidR="00BD7F9D" w:rsidRPr="00B60D70">
              <w:rPr>
                <w:rFonts w:ascii="TH SarabunPSK" w:hAnsi="TH SarabunPSK" w:cs="TH SarabunPSK" w:hint="cs"/>
                <w:sz w:val="28"/>
                <w:szCs w:val="28"/>
                <w:cs/>
              </w:rPr>
              <w:t xml:space="preserve">                       </w:t>
            </w:r>
          </w:p>
        </w:tc>
        <w:tc>
          <w:tcPr>
            <w:tcW w:w="1559" w:type="dxa"/>
            <w:gridSpan w:val="3"/>
            <w:tcBorders>
              <w:top w:val="nil"/>
              <w:left w:val="nil"/>
              <w:bottom w:val="nil"/>
              <w:right w:val="single" w:sz="4" w:space="0" w:color="auto"/>
            </w:tcBorders>
          </w:tcPr>
          <w:p w14:paraId="29C24596" w14:textId="1A0BB689" w:rsidR="004B66EA" w:rsidRPr="00B60D70" w:rsidRDefault="004B66EA" w:rsidP="004B66EA">
            <w:pPr>
              <w:rPr>
                <w:rFonts w:ascii="TH SarabunPSK" w:hAnsi="TH SarabunPSK" w:cs="TH SarabunPSK"/>
                <w:sz w:val="28"/>
                <w:szCs w:val="28"/>
              </w:rPr>
            </w:pPr>
            <w:r w:rsidRPr="00B60D70">
              <w:rPr>
                <w:rFonts w:ascii="TH SarabunPSK" w:hAnsi="TH SarabunPSK" w:cs="TH SarabunPSK" w:hint="cs"/>
                <w:sz w:val="28"/>
                <w:szCs w:val="28"/>
              </w:rPr>
              <w:t xml:space="preserve">26 </w:t>
            </w:r>
            <w:r w:rsidRPr="00B60D70">
              <w:rPr>
                <w:rFonts w:ascii="TH SarabunPSK" w:hAnsi="TH SarabunPSK" w:cs="TH SarabunPSK" w:hint="cs"/>
                <w:sz w:val="28"/>
                <w:szCs w:val="28"/>
                <w:cs/>
              </w:rPr>
              <w:t>หน่วยกิต</w:t>
            </w:r>
          </w:p>
        </w:tc>
        <w:tc>
          <w:tcPr>
            <w:tcW w:w="4252" w:type="dxa"/>
            <w:gridSpan w:val="4"/>
            <w:tcBorders>
              <w:top w:val="nil"/>
              <w:left w:val="single" w:sz="4" w:space="0" w:color="auto"/>
              <w:bottom w:val="nil"/>
              <w:right w:val="nil"/>
            </w:tcBorders>
          </w:tcPr>
          <w:p w14:paraId="1CF44A82" w14:textId="7CEA62C0" w:rsidR="004B66EA" w:rsidRPr="00B60D70" w:rsidRDefault="004B66EA" w:rsidP="00D420AC">
            <w:pPr>
              <w:ind w:left="-64"/>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ข.</w:t>
            </w:r>
            <w:r w:rsidRPr="00B60D70">
              <w:rPr>
                <w:rFonts w:ascii="TH SarabunPSK" w:eastAsia="Angsana New" w:hAnsi="TH SarabunPSK" w:cs="TH SarabunPSK" w:hint="cs"/>
                <w:sz w:val="28"/>
                <w:szCs w:val="28"/>
              </w:rPr>
              <w:t>2.1</w:t>
            </w:r>
            <w:r w:rsidRPr="00B60D70">
              <w:rPr>
                <w:rFonts w:ascii="TH SarabunPSK" w:eastAsia="Angsana New" w:hAnsi="TH SarabunPSK" w:cs="TH SarabunPSK" w:hint="cs"/>
                <w:sz w:val="28"/>
                <w:szCs w:val="28"/>
                <w:cs/>
              </w:rPr>
              <w:t xml:space="preserve"> วิชาพื้นฐานทางวิทยาศาสตร์และคณิตศาสตร์</w:t>
            </w:r>
          </w:p>
        </w:tc>
        <w:tc>
          <w:tcPr>
            <w:tcW w:w="1701" w:type="dxa"/>
            <w:gridSpan w:val="3"/>
            <w:tcBorders>
              <w:top w:val="nil"/>
              <w:left w:val="nil"/>
              <w:bottom w:val="nil"/>
              <w:right w:val="single" w:sz="4" w:space="0" w:color="auto"/>
            </w:tcBorders>
          </w:tcPr>
          <w:p w14:paraId="62DB2DD9" w14:textId="4A2808E7" w:rsidR="004B66EA" w:rsidRPr="00B60D70" w:rsidRDefault="004B66EA" w:rsidP="00D420AC">
            <w:pPr>
              <w:jc w:val="right"/>
              <w:rPr>
                <w:rFonts w:ascii="TH SarabunPSK" w:hAnsi="TH SarabunPSK" w:cs="TH SarabunPSK"/>
                <w:b/>
                <w:bCs/>
                <w:sz w:val="28"/>
                <w:szCs w:val="28"/>
                <w:cs/>
              </w:rPr>
            </w:pPr>
            <w:r w:rsidRPr="00B60D70">
              <w:rPr>
                <w:rFonts w:ascii="TH SarabunPSK" w:eastAsia="Angsana New" w:hAnsi="TH SarabunPSK" w:cs="TH SarabunPSK" w:hint="cs"/>
                <w:sz w:val="28"/>
                <w:szCs w:val="28"/>
              </w:rPr>
              <w:t>24</w:t>
            </w:r>
            <w:r w:rsidRPr="00B60D70">
              <w:rPr>
                <w:rFonts w:ascii="TH SarabunPSK" w:eastAsia="Angsana New" w:hAnsi="TH SarabunPSK" w:cs="TH SarabunPSK" w:hint="cs"/>
                <w:sz w:val="28"/>
                <w:szCs w:val="28"/>
                <w:cs/>
              </w:rPr>
              <w:t xml:space="preserve"> หน่วยกิต</w:t>
            </w:r>
          </w:p>
        </w:tc>
        <w:tc>
          <w:tcPr>
            <w:tcW w:w="2127" w:type="dxa"/>
            <w:tcBorders>
              <w:left w:val="single" w:sz="4" w:space="0" w:color="auto"/>
            </w:tcBorders>
          </w:tcPr>
          <w:p w14:paraId="0D7AC8C2" w14:textId="77777777" w:rsidR="004B66EA" w:rsidRPr="00B60D70" w:rsidRDefault="004B66EA" w:rsidP="00D420AC">
            <w:pPr>
              <w:spacing w:line="360" w:lineRule="exact"/>
              <w:jc w:val="left"/>
              <w:rPr>
                <w:rFonts w:ascii="TH SarabunPSK" w:eastAsia="Cordia New" w:hAnsi="TH SarabunPSK" w:cs="TH SarabunPSK"/>
                <w:b/>
                <w:bCs/>
                <w:noProof/>
                <w:sz w:val="28"/>
                <w:szCs w:val="28"/>
                <w:cs/>
              </w:rPr>
            </w:pPr>
          </w:p>
        </w:tc>
      </w:tr>
      <w:tr w:rsidR="00B60D70" w:rsidRPr="00B60D70" w14:paraId="33FEA2AE" w14:textId="77777777" w:rsidTr="00884FAF">
        <w:trPr>
          <w:trHeight w:val="148"/>
        </w:trPr>
        <w:tc>
          <w:tcPr>
            <w:tcW w:w="996" w:type="dxa"/>
            <w:tcBorders>
              <w:top w:val="nil"/>
              <w:left w:val="single" w:sz="4" w:space="0" w:color="auto"/>
              <w:bottom w:val="single" w:sz="4" w:space="0" w:color="auto"/>
              <w:right w:val="nil"/>
            </w:tcBorders>
          </w:tcPr>
          <w:p w14:paraId="5FCD017F" w14:textId="6F3275C1" w:rsidR="00624FBF" w:rsidRPr="00B60D70" w:rsidRDefault="00F551BD" w:rsidP="00D420AC">
            <w:pPr>
              <w:ind w:left="-64"/>
              <w:jc w:val="left"/>
              <w:rPr>
                <w:rFonts w:ascii="TH SarabunPSK" w:hAnsi="TH SarabunPSK" w:cs="TH SarabunPSK"/>
                <w:sz w:val="28"/>
                <w:szCs w:val="28"/>
              </w:rPr>
            </w:pPr>
            <w:r w:rsidRPr="00B60D70">
              <w:rPr>
                <w:rFonts w:ascii="TH SarabunPSK" w:hAnsi="TH SarabunPSK" w:cs="TH SarabunPSK" w:hint="cs"/>
                <w:sz w:val="28"/>
                <w:szCs w:val="28"/>
              </w:rPr>
              <w:t xml:space="preserve">MTH </w:t>
            </w:r>
            <w:r w:rsidR="00624FBF" w:rsidRPr="00B60D70">
              <w:rPr>
                <w:rFonts w:ascii="TH SarabunPSK" w:hAnsi="TH SarabunPSK" w:cs="TH SarabunPSK" w:hint="cs"/>
                <w:sz w:val="28"/>
                <w:szCs w:val="28"/>
              </w:rPr>
              <w:t>101</w:t>
            </w:r>
          </w:p>
          <w:p w14:paraId="0549A72E" w14:textId="77777777" w:rsidR="00624FBF" w:rsidRPr="00B60D70" w:rsidRDefault="00624FBF" w:rsidP="00D420AC">
            <w:pPr>
              <w:ind w:left="-64"/>
              <w:jc w:val="left"/>
              <w:rPr>
                <w:rFonts w:ascii="TH SarabunPSK" w:hAnsi="TH SarabunPSK" w:cs="TH SarabunPSK"/>
                <w:sz w:val="28"/>
                <w:szCs w:val="28"/>
              </w:rPr>
            </w:pPr>
          </w:p>
          <w:p w14:paraId="7BCA041F" w14:textId="08EDD5B2" w:rsidR="00624FBF" w:rsidRPr="00B60D70" w:rsidRDefault="00F551BD" w:rsidP="00D420AC">
            <w:pPr>
              <w:ind w:left="-64"/>
              <w:jc w:val="left"/>
              <w:rPr>
                <w:rFonts w:ascii="TH SarabunPSK" w:hAnsi="TH SarabunPSK" w:cs="TH SarabunPSK"/>
                <w:sz w:val="28"/>
                <w:szCs w:val="28"/>
              </w:rPr>
            </w:pPr>
            <w:r w:rsidRPr="00B60D70">
              <w:rPr>
                <w:rFonts w:ascii="TH SarabunPSK" w:hAnsi="TH SarabunPSK" w:cs="TH SarabunPSK" w:hint="cs"/>
                <w:sz w:val="28"/>
                <w:szCs w:val="28"/>
              </w:rPr>
              <w:t xml:space="preserve">MTH </w:t>
            </w:r>
            <w:r w:rsidR="00624FBF" w:rsidRPr="00B60D70">
              <w:rPr>
                <w:rFonts w:ascii="TH SarabunPSK" w:hAnsi="TH SarabunPSK" w:cs="TH SarabunPSK" w:hint="cs"/>
                <w:sz w:val="28"/>
                <w:szCs w:val="28"/>
              </w:rPr>
              <w:t>102</w:t>
            </w:r>
          </w:p>
          <w:p w14:paraId="08047F7C" w14:textId="77777777" w:rsidR="00624FBF" w:rsidRPr="00B60D70" w:rsidRDefault="00624FBF" w:rsidP="00D420AC">
            <w:pPr>
              <w:ind w:left="-64"/>
              <w:jc w:val="left"/>
              <w:rPr>
                <w:rFonts w:ascii="TH SarabunPSK" w:hAnsi="TH SarabunPSK" w:cs="TH SarabunPSK"/>
                <w:sz w:val="28"/>
                <w:szCs w:val="28"/>
              </w:rPr>
            </w:pPr>
          </w:p>
          <w:p w14:paraId="77D7CC97" w14:textId="5549CBFD" w:rsidR="00624FBF" w:rsidRPr="00B60D70" w:rsidRDefault="00F551BD" w:rsidP="00D420AC">
            <w:pPr>
              <w:ind w:left="-64"/>
              <w:jc w:val="left"/>
              <w:rPr>
                <w:rFonts w:ascii="TH SarabunPSK" w:hAnsi="TH SarabunPSK" w:cs="TH SarabunPSK"/>
                <w:sz w:val="28"/>
                <w:szCs w:val="28"/>
              </w:rPr>
            </w:pPr>
            <w:r w:rsidRPr="00B60D70">
              <w:rPr>
                <w:rFonts w:ascii="TH SarabunPSK" w:hAnsi="TH SarabunPSK" w:cs="TH SarabunPSK" w:hint="cs"/>
                <w:sz w:val="28"/>
                <w:szCs w:val="28"/>
              </w:rPr>
              <w:t xml:space="preserve">MTH </w:t>
            </w:r>
            <w:r w:rsidR="00624FBF" w:rsidRPr="00B60D70">
              <w:rPr>
                <w:rFonts w:ascii="TH SarabunPSK" w:hAnsi="TH SarabunPSK" w:cs="TH SarabunPSK" w:hint="cs"/>
                <w:sz w:val="28"/>
                <w:szCs w:val="28"/>
              </w:rPr>
              <w:t>201</w:t>
            </w:r>
          </w:p>
          <w:p w14:paraId="4C1CE5D4" w14:textId="77777777" w:rsidR="00624FBF" w:rsidRPr="00B60D70" w:rsidRDefault="00624FBF" w:rsidP="00D420AC">
            <w:pPr>
              <w:ind w:left="-64"/>
              <w:jc w:val="left"/>
              <w:rPr>
                <w:rFonts w:ascii="TH SarabunPSK" w:hAnsi="TH SarabunPSK" w:cs="TH SarabunPSK"/>
                <w:sz w:val="28"/>
                <w:szCs w:val="28"/>
              </w:rPr>
            </w:pPr>
          </w:p>
          <w:p w14:paraId="0FEABB6B" w14:textId="7DEFB2B2" w:rsidR="00624FBF" w:rsidRPr="00B60D70" w:rsidRDefault="00F551BD" w:rsidP="00D420AC">
            <w:pPr>
              <w:ind w:left="-64"/>
              <w:jc w:val="left"/>
              <w:rPr>
                <w:rFonts w:ascii="TH SarabunPSK" w:hAnsi="TH SarabunPSK" w:cs="TH SarabunPSK"/>
                <w:sz w:val="28"/>
                <w:szCs w:val="28"/>
              </w:rPr>
            </w:pPr>
            <w:r w:rsidRPr="00B60D70">
              <w:rPr>
                <w:rFonts w:ascii="TH SarabunPSK" w:hAnsi="TH SarabunPSK" w:cs="TH SarabunPSK" w:hint="cs"/>
                <w:sz w:val="28"/>
                <w:szCs w:val="28"/>
              </w:rPr>
              <w:t xml:space="preserve">PHY </w:t>
            </w:r>
            <w:r w:rsidR="00624FBF" w:rsidRPr="00B60D70">
              <w:rPr>
                <w:rFonts w:ascii="TH SarabunPSK" w:hAnsi="TH SarabunPSK" w:cs="TH SarabunPSK" w:hint="cs"/>
                <w:sz w:val="28"/>
                <w:szCs w:val="28"/>
              </w:rPr>
              <w:t>103</w:t>
            </w:r>
          </w:p>
          <w:p w14:paraId="4D9187C9" w14:textId="77777777" w:rsidR="00624FBF" w:rsidRPr="00B60D70" w:rsidRDefault="00624FBF" w:rsidP="00D420AC">
            <w:pPr>
              <w:ind w:left="-64"/>
              <w:jc w:val="left"/>
              <w:rPr>
                <w:rFonts w:ascii="TH SarabunPSK" w:hAnsi="TH SarabunPSK" w:cs="TH SarabunPSK"/>
                <w:sz w:val="28"/>
                <w:szCs w:val="28"/>
              </w:rPr>
            </w:pPr>
          </w:p>
          <w:p w14:paraId="6B23451E" w14:textId="77777777" w:rsidR="00624FBF" w:rsidRPr="00B60D70" w:rsidRDefault="00624FBF" w:rsidP="00D420AC">
            <w:pPr>
              <w:ind w:left="-64"/>
              <w:jc w:val="left"/>
              <w:rPr>
                <w:rFonts w:ascii="TH SarabunPSK" w:hAnsi="TH SarabunPSK" w:cs="TH SarabunPSK"/>
                <w:sz w:val="28"/>
                <w:szCs w:val="28"/>
              </w:rPr>
            </w:pPr>
          </w:p>
          <w:p w14:paraId="2B7537F4" w14:textId="02ADC989" w:rsidR="00624FBF" w:rsidRPr="00B60D70" w:rsidRDefault="00F551BD" w:rsidP="00D420AC">
            <w:pPr>
              <w:ind w:left="-64"/>
              <w:jc w:val="left"/>
              <w:rPr>
                <w:rFonts w:ascii="TH SarabunPSK" w:hAnsi="TH SarabunPSK" w:cs="TH SarabunPSK"/>
                <w:sz w:val="28"/>
                <w:szCs w:val="28"/>
              </w:rPr>
            </w:pPr>
            <w:r w:rsidRPr="00B60D70">
              <w:rPr>
                <w:rFonts w:ascii="TH SarabunPSK" w:hAnsi="TH SarabunPSK" w:cs="TH SarabunPSK" w:hint="cs"/>
                <w:sz w:val="28"/>
                <w:szCs w:val="28"/>
              </w:rPr>
              <w:t xml:space="preserve">PHY </w:t>
            </w:r>
            <w:r w:rsidR="00624FBF" w:rsidRPr="00B60D70">
              <w:rPr>
                <w:rFonts w:ascii="TH SarabunPSK" w:hAnsi="TH SarabunPSK" w:cs="TH SarabunPSK" w:hint="cs"/>
                <w:sz w:val="28"/>
                <w:szCs w:val="28"/>
              </w:rPr>
              <w:t>191</w:t>
            </w:r>
          </w:p>
          <w:p w14:paraId="3C15657C" w14:textId="77777777" w:rsidR="00624FBF" w:rsidRPr="00B60D70" w:rsidRDefault="00624FBF" w:rsidP="00D420AC">
            <w:pPr>
              <w:ind w:left="-64"/>
              <w:jc w:val="left"/>
              <w:rPr>
                <w:rFonts w:ascii="TH SarabunPSK" w:hAnsi="TH SarabunPSK" w:cs="TH SarabunPSK"/>
                <w:sz w:val="28"/>
                <w:szCs w:val="28"/>
              </w:rPr>
            </w:pPr>
          </w:p>
          <w:p w14:paraId="35A8A978" w14:textId="53C1BC16" w:rsidR="00624FBF" w:rsidRPr="00B60D70" w:rsidRDefault="00B91175" w:rsidP="00D420AC">
            <w:pPr>
              <w:ind w:left="-64"/>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624FBF" w:rsidRPr="00B60D70">
              <w:rPr>
                <w:rFonts w:ascii="TH SarabunPSK" w:hAnsi="TH SarabunPSK" w:cs="TH SarabunPSK" w:hint="cs"/>
                <w:sz w:val="28"/>
                <w:szCs w:val="28"/>
              </w:rPr>
              <w:t>221</w:t>
            </w:r>
          </w:p>
          <w:p w14:paraId="7B9A8169" w14:textId="77777777" w:rsidR="00624FBF" w:rsidRPr="00B60D70" w:rsidRDefault="00624FBF" w:rsidP="00D420AC">
            <w:pPr>
              <w:ind w:left="-64"/>
              <w:jc w:val="left"/>
              <w:rPr>
                <w:rFonts w:ascii="TH SarabunPSK" w:hAnsi="TH SarabunPSK" w:cs="TH SarabunPSK"/>
                <w:sz w:val="28"/>
                <w:szCs w:val="28"/>
              </w:rPr>
            </w:pPr>
          </w:p>
          <w:p w14:paraId="124CDC1F" w14:textId="663F953A" w:rsidR="00624FBF" w:rsidRPr="00B60D70" w:rsidRDefault="00B91175" w:rsidP="00D420AC">
            <w:pPr>
              <w:ind w:left="-64"/>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624FBF" w:rsidRPr="00B60D70">
              <w:rPr>
                <w:rFonts w:ascii="TH SarabunPSK" w:hAnsi="TH SarabunPSK" w:cs="TH SarabunPSK" w:hint="cs"/>
                <w:sz w:val="28"/>
                <w:szCs w:val="28"/>
              </w:rPr>
              <w:t>223</w:t>
            </w:r>
          </w:p>
          <w:p w14:paraId="2119E488" w14:textId="77777777" w:rsidR="00624FBF" w:rsidRPr="00B60D70" w:rsidRDefault="00624FBF" w:rsidP="00D420AC">
            <w:pPr>
              <w:ind w:left="-64"/>
              <w:jc w:val="left"/>
              <w:rPr>
                <w:rFonts w:ascii="TH SarabunPSK" w:hAnsi="TH SarabunPSK" w:cs="TH SarabunPSK"/>
                <w:sz w:val="28"/>
                <w:szCs w:val="28"/>
              </w:rPr>
            </w:pPr>
          </w:p>
          <w:p w14:paraId="17CFC0E3" w14:textId="0C684D69" w:rsidR="00624FBF" w:rsidRPr="00B60D70" w:rsidRDefault="00B91175" w:rsidP="00D420AC">
            <w:pPr>
              <w:ind w:left="-64"/>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624FBF" w:rsidRPr="00B60D70">
              <w:rPr>
                <w:rFonts w:ascii="TH SarabunPSK" w:hAnsi="TH SarabunPSK" w:cs="TH SarabunPSK" w:hint="cs"/>
                <w:sz w:val="28"/>
                <w:szCs w:val="28"/>
              </w:rPr>
              <w:t>331</w:t>
            </w:r>
          </w:p>
          <w:p w14:paraId="2FA775F1" w14:textId="37B17224" w:rsidR="00624FBF" w:rsidRPr="00B60D70" w:rsidRDefault="00624FBF" w:rsidP="00624FBF">
            <w:pPr>
              <w:jc w:val="left"/>
              <w:rPr>
                <w:rFonts w:ascii="TH SarabunPSK" w:hAnsi="TH SarabunPSK" w:cs="TH SarabunPSK"/>
                <w:sz w:val="28"/>
                <w:szCs w:val="28"/>
              </w:rPr>
            </w:pPr>
          </w:p>
        </w:tc>
        <w:tc>
          <w:tcPr>
            <w:tcW w:w="3682" w:type="dxa"/>
            <w:gridSpan w:val="3"/>
            <w:tcBorders>
              <w:top w:val="nil"/>
              <w:left w:val="nil"/>
              <w:bottom w:val="single" w:sz="4" w:space="0" w:color="auto"/>
              <w:right w:val="nil"/>
            </w:tcBorders>
          </w:tcPr>
          <w:p w14:paraId="23876CC6" w14:textId="77777777" w:rsidR="00624FBF" w:rsidRPr="00B60D70" w:rsidRDefault="00624FBF" w:rsidP="00D420AC">
            <w:pPr>
              <w:jc w:val="left"/>
              <w:rPr>
                <w:rFonts w:ascii="TH SarabunPSK" w:hAnsi="TH SarabunPSK" w:cs="TH SarabunPSK"/>
                <w:sz w:val="28"/>
                <w:szCs w:val="28"/>
              </w:rPr>
            </w:pPr>
            <w:r w:rsidRPr="00B60D70">
              <w:rPr>
                <w:rFonts w:ascii="TH SarabunPSK" w:hAnsi="TH SarabunPSK" w:cs="TH SarabunPSK" w:hint="cs"/>
                <w:sz w:val="28"/>
                <w:szCs w:val="28"/>
                <w:cs/>
              </w:rPr>
              <w:t>คณิตศาสตร์</w:t>
            </w:r>
            <w:r w:rsidRPr="00B60D70">
              <w:rPr>
                <w:rFonts w:ascii="TH SarabunPSK" w:hAnsi="TH SarabunPSK" w:cs="TH SarabunPSK" w:hint="cs"/>
                <w:sz w:val="28"/>
                <w:szCs w:val="28"/>
              </w:rPr>
              <w:t xml:space="preserve"> 1</w:t>
            </w:r>
          </w:p>
          <w:p w14:paraId="7B29B827" w14:textId="77777777" w:rsidR="00624FBF" w:rsidRPr="00B60D70" w:rsidRDefault="00624FBF" w:rsidP="00624FBF">
            <w:pPr>
              <w:rPr>
                <w:rFonts w:ascii="TH SarabunPSK" w:hAnsi="TH SarabunPSK" w:cs="TH SarabunPSK"/>
                <w:sz w:val="28"/>
                <w:szCs w:val="28"/>
              </w:rPr>
            </w:pPr>
            <w:r w:rsidRPr="00B60D70">
              <w:rPr>
                <w:rFonts w:ascii="TH SarabunPSK" w:hAnsi="TH SarabunPSK" w:cs="TH SarabunPSK" w:hint="cs"/>
                <w:sz w:val="28"/>
                <w:szCs w:val="28"/>
              </w:rPr>
              <w:t>(Mathematics I)</w:t>
            </w:r>
          </w:p>
          <w:p w14:paraId="181C1C22" w14:textId="77777777" w:rsidR="00624FBF" w:rsidRPr="00B60D70" w:rsidRDefault="00624FBF" w:rsidP="00624FBF">
            <w:pPr>
              <w:rPr>
                <w:rFonts w:ascii="TH SarabunPSK" w:hAnsi="TH SarabunPSK" w:cs="TH SarabunPSK"/>
                <w:sz w:val="28"/>
                <w:szCs w:val="28"/>
              </w:rPr>
            </w:pPr>
            <w:r w:rsidRPr="00B60D70">
              <w:rPr>
                <w:rFonts w:ascii="TH SarabunPSK" w:hAnsi="TH SarabunPSK" w:cs="TH SarabunPSK" w:hint="cs"/>
                <w:sz w:val="28"/>
                <w:szCs w:val="28"/>
                <w:cs/>
              </w:rPr>
              <w:t>คณิตศาสตร์</w:t>
            </w:r>
            <w:r w:rsidRPr="00B60D70">
              <w:rPr>
                <w:rFonts w:ascii="TH SarabunPSK" w:hAnsi="TH SarabunPSK" w:cs="TH SarabunPSK" w:hint="cs"/>
                <w:sz w:val="28"/>
                <w:szCs w:val="28"/>
              </w:rPr>
              <w:t xml:space="preserve"> 2</w:t>
            </w:r>
          </w:p>
          <w:p w14:paraId="2E300313" w14:textId="77777777" w:rsidR="00624FBF" w:rsidRPr="00B60D70" w:rsidRDefault="00624FBF" w:rsidP="00624FBF">
            <w:pPr>
              <w:rPr>
                <w:rFonts w:ascii="TH SarabunPSK" w:hAnsi="TH SarabunPSK" w:cs="TH SarabunPSK"/>
                <w:sz w:val="28"/>
                <w:szCs w:val="28"/>
              </w:rPr>
            </w:pPr>
            <w:r w:rsidRPr="00B60D70">
              <w:rPr>
                <w:rFonts w:ascii="TH SarabunPSK" w:hAnsi="TH SarabunPSK" w:cs="TH SarabunPSK" w:hint="cs"/>
                <w:sz w:val="28"/>
                <w:szCs w:val="28"/>
              </w:rPr>
              <w:t>(Mathematics II)</w:t>
            </w:r>
          </w:p>
          <w:p w14:paraId="25098CE0" w14:textId="54BDAFE2" w:rsidR="00624FBF" w:rsidRPr="00B60D70" w:rsidRDefault="00624FBF" w:rsidP="00624FBF">
            <w:pPr>
              <w:rPr>
                <w:rFonts w:ascii="TH SarabunPSK" w:hAnsi="TH SarabunPSK" w:cs="TH SarabunPSK"/>
                <w:sz w:val="28"/>
                <w:szCs w:val="28"/>
              </w:rPr>
            </w:pPr>
            <w:r w:rsidRPr="00B60D70">
              <w:rPr>
                <w:rFonts w:ascii="TH SarabunPSK" w:hAnsi="TH SarabunPSK" w:cs="TH SarabunPSK" w:hint="cs"/>
                <w:sz w:val="28"/>
                <w:szCs w:val="28"/>
                <w:cs/>
              </w:rPr>
              <w:t>คณิตศาสตร์</w:t>
            </w:r>
            <w:r w:rsidRPr="00B60D70">
              <w:rPr>
                <w:rFonts w:ascii="TH SarabunPSK" w:hAnsi="TH SarabunPSK" w:cs="TH SarabunPSK" w:hint="cs"/>
                <w:sz w:val="28"/>
                <w:szCs w:val="28"/>
              </w:rPr>
              <w:t xml:space="preserve"> 3</w:t>
            </w:r>
          </w:p>
          <w:p w14:paraId="04A96EA2" w14:textId="77777777" w:rsidR="00624FBF" w:rsidRPr="00B60D70" w:rsidRDefault="00624FBF" w:rsidP="00624FBF">
            <w:pPr>
              <w:rPr>
                <w:rFonts w:ascii="TH SarabunPSK" w:hAnsi="TH SarabunPSK" w:cs="TH SarabunPSK"/>
                <w:sz w:val="28"/>
                <w:szCs w:val="28"/>
              </w:rPr>
            </w:pPr>
            <w:r w:rsidRPr="00B60D70">
              <w:rPr>
                <w:rFonts w:ascii="TH SarabunPSK" w:hAnsi="TH SarabunPSK" w:cs="TH SarabunPSK" w:hint="cs"/>
                <w:sz w:val="28"/>
                <w:szCs w:val="28"/>
              </w:rPr>
              <w:t>(Mathematics III)</w:t>
            </w:r>
          </w:p>
          <w:p w14:paraId="5EB4E22E" w14:textId="77777777" w:rsidR="00624FBF" w:rsidRPr="00B60D70" w:rsidRDefault="00624FBF" w:rsidP="00624FBF">
            <w:pPr>
              <w:rPr>
                <w:rFonts w:ascii="TH SarabunPSK" w:hAnsi="TH SarabunPSK" w:cs="TH SarabunPSK"/>
                <w:sz w:val="28"/>
                <w:szCs w:val="28"/>
              </w:rPr>
            </w:pPr>
            <w:r w:rsidRPr="00B60D70">
              <w:rPr>
                <w:rFonts w:ascii="TH SarabunPSK" w:hAnsi="TH SarabunPSK" w:cs="TH SarabunPSK" w:hint="cs"/>
                <w:sz w:val="28"/>
                <w:szCs w:val="28"/>
                <w:cs/>
              </w:rPr>
              <w:t>ฟิสิกส์ทั่วไปสำหรับนักศึกษาวิศวกรรมศาสตร์</w:t>
            </w:r>
            <w:r w:rsidRPr="00B60D70">
              <w:rPr>
                <w:rFonts w:ascii="TH SarabunPSK" w:hAnsi="TH SarabunPSK" w:cs="TH SarabunPSK" w:hint="cs"/>
                <w:sz w:val="28"/>
                <w:szCs w:val="28"/>
              </w:rPr>
              <w:t xml:space="preserve"> 1</w:t>
            </w:r>
          </w:p>
          <w:p w14:paraId="5C55DBFF" w14:textId="3B6D8C62" w:rsidR="00624FBF" w:rsidRPr="00B60D70" w:rsidRDefault="00624FBF" w:rsidP="00624FBF">
            <w:pPr>
              <w:rPr>
                <w:rFonts w:ascii="TH SarabunPSK" w:hAnsi="TH SarabunPSK" w:cs="TH SarabunPSK"/>
                <w:sz w:val="28"/>
                <w:szCs w:val="28"/>
              </w:rPr>
            </w:pPr>
            <w:r w:rsidRPr="00B60D70">
              <w:rPr>
                <w:rFonts w:ascii="TH SarabunPSK" w:hAnsi="TH SarabunPSK" w:cs="TH SarabunPSK" w:hint="cs"/>
                <w:sz w:val="28"/>
                <w:szCs w:val="28"/>
              </w:rPr>
              <w:t>(</w:t>
            </w:r>
            <w:r w:rsidR="00825587" w:rsidRPr="00B60D70">
              <w:rPr>
                <w:rFonts w:ascii="TH SarabunPSK" w:hAnsi="TH SarabunPSK" w:cs="TH SarabunPSK" w:hint="cs"/>
                <w:sz w:val="28"/>
                <w:szCs w:val="28"/>
              </w:rPr>
              <w:t>Genera</w:t>
            </w:r>
            <w:r w:rsidRPr="00B60D70">
              <w:rPr>
                <w:rFonts w:ascii="TH SarabunPSK" w:hAnsi="TH SarabunPSK" w:cs="TH SarabunPSK" w:hint="cs"/>
                <w:sz w:val="28"/>
                <w:szCs w:val="28"/>
              </w:rPr>
              <w:t xml:space="preserve">l </w:t>
            </w:r>
            <w:r w:rsidR="00825587" w:rsidRPr="00B60D70">
              <w:rPr>
                <w:rFonts w:ascii="TH SarabunPSK" w:hAnsi="TH SarabunPSK" w:cs="TH SarabunPSK" w:hint="cs"/>
                <w:sz w:val="28"/>
                <w:szCs w:val="28"/>
              </w:rPr>
              <w:t>Physics</w:t>
            </w:r>
            <w:r w:rsidRPr="00B60D70">
              <w:rPr>
                <w:rFonts w:ascii="TH SarabunPSK" w:hAnsi="TH SarabunPSK" w:cs="TH SarabunPSK" w:hint="cs"/>
                <w:sz w:val="28"/>
                <w:szCs w:val="28"/>
              </w:rPr>
              <w:t xml:space="preserve"> for Engineering Student I)</w:t>
            </w:r>
          </w:p>
          <w:p w14:paraId="6BF4D574" w14:textId="77777777" w:rsidR="00624FBF" w:rsidRPr="00B60D70" w:rsidRDefault="00624FBF" w:rsidP="00624FBF">
            <w:pPr>
              <w:rPr>
                <w:rFonts w:ascii="TH SarabunPSK" w:hAnsi="TH SarabunPSK" w:cs="TH SarabunPSK"/>
                <w:sz w:val="28"/>
                <w:szCs w:val="28"/>
              </w:rPr>
            </w:pPr>
            <w:r w:rsidRPr="00B60D70">
              <w:rPr>
                <w:rFonts w:ascii="TH SarabunPSK" w:hAnsi="TH SarabunPSK" w:cs="TH SarabunPSK" w:hint="cs"/>
                <w:sz w:val="28"/>
                <w:szCs w:val="28"/>
                <w:cs/>
              </w:rPr>
              <w:t>ปฏิบัติการฟิสิกส์ทั่วไป</w:t>
            </w:r>
            <w:r w:rsidRPr="00B60D70">
              <w:rPr>
                <w:rFonts w:ascii="TH SarabunPSK" w:hAnsi="TH SarabunPSK" w:cs="TH SarabunPSK" w:hint="cs"/>
                <w:sz w:val="28"/>
                <w:szCs w:val="28"/>
              </w:rPr>
              <w:t xml:space="preserve"> 1</w:t>
            </w:r>
          </w:p>
          <w:p w14:paraId="2AADAFB7" w14:textId="06694206" w:rsidR="00624FBF" w:rsidRPr="00B60D70" w:rsidRDefault="00624FBF" w:rsidP="00624FBF">
            <w:pPr>
              <w:rPr>
                <w:rFonts w:ascii="TH SarabunPSK" w:hAnsi="TH SarabunPSK" w:cs="TH SarabunPSK"/>
                <w:sz w:val="28"/>
                <w:szCs w:val="28"/>
              </w:rPr>
            </w:pPr>
            <w:r w:rsidRPr="00B60D70">
              <w:rPr>
                <w:rFonts w:ascii="TH SarabunPSK" w:hAnsi="TH SarabunPSK" w:cs="TH SarabunPSK" w:hint="cs"/>
                <w:sz w:val="28"/>
                <w:szCs w:val="28"/>
              </w:rPr>
              <w:t>(</w:t>
            </w:r>
            <w:r w:rsidR="00825587" w:rsidRPr="00B60D70">
              <w:rPr>
                <w:rFonts w:ascii="TH SarabunPSK" w:hAnsi="TH SarabunPSK" w:cs="TH SarabunPSK" w:hint="cs"/>
                <w:sz w:val="28"/>
                <w:szCs w:val="28"/>
              </w:rPr>
              <w:t>Genera</w:t>
            </w:r>
            <w:r w:rsidRPr="00B60D70">
              <w:rPr>
                <w:rFonts w:ascii="TH SarabunPSK" w:hAnsi="TH SarabunPSK" w:cs="TH SarabunPSK" w:hint="cs"/>
                <w:sz w:val="28"/>
                <w:szCs w:val="28"/>
              </w:rPr>
              <w:t xml:space="preserve">l </w:t>
            </w:r>
            <w:r w:rsidR="00825587" w:rsidRPr="00B60D70">
              <w:rPr>
                <w:rFonts w:ascii="TH SarabunPSK" w:hAnsi="TH SarabunPSK" w:cs="TH SarabunPSK" w:hint="cs"/>
                <w:sz w:val="28"/>
                <w:szCs w:val="28"/>
              </w:rPr>
              <w:t>Physics</w:t>
            </w:r>
            <w:r w:rsidRPr="00B60D70">
              <w:rPr>
                <w:rFonts w:ascii="TH SarabunPSK" w:hAnsi="TH SarabunPSK" w:cs="TH SarabunPSK" w:hint="cs"/>
                <w:sz w:val="28"/>
                <w:szCs w:val="28"/>
              </w:rPr>
              <w:t xml:space="preserve"> Laboratory I)</w:t>
            </w:r>
          </w:p>
          <w:p w14:paraId="5C8D2657" w14:textId="77777777" w:rsidR="00624FBF" w:rsidRPr="00B60D70" w:rsidRDefault="00624FBF" w:rsidP="00624FBF">
            <w:pPr>
              <w:rPr>
                <w:rFonts w:ascii="TH SarabunPSK" w:hAnsi="TH SarabunPSK" w:cs="TH SarabunPSK"/>
                <w:sz w:val="28"/>
                <w:szCs w:val="28"/>
              </w:rPr>
            </w:pPr>
            <w:r w:rsidRPr="00B60D70">
              <w:rPr>
                <w:rFonts w:ascii="TH SarabunPSK" w:hAnsi="TH SarabunPSK" w:cs="TH SarabunPSK" w:hint="cs"/>
                <w:sz w:val="28"/>
                <w:szCs w:val="28"/>
                <w:cs/>
              </w:rPr>
              <w:t>กลศาสตร์วิศวกรรม</w:t>
            </w:r>
            <w:r w:rsidRPr="00B60D70">
              <w:rPr>
                <w:rFonts w:ascii="TH SarabunPSK" w:hAnsi="TH SarabunPSK" w:cs="TH SarabunPSK" w:hint="cs"/>
                <w:sz w:val="28"/>
                <w:szCs w:val="28"/>
              </w:rPr>
              <w:tab/>
            </w:r>
          </w:p>
          <w:p w14:paraId="5AF5D4F7" w14:textId="77777777" w:rsidR="00624FBF" w:rsidRPr="00B60D70" w:rsidRDefault="00624FBF" w:rsidP="00624FBF">
            <w:pPr>
              <w:rPr>
                <w:rFonts w:ascii="TH SarabunPSK" w:hAnsi="TH SarabunPSK" w:cs="TH SarabunPSK"/>
                <w:sz w:val="28"/>
                <w:szCs w:val="28"/>
              </w:rPr>
            </w:pPr>
            <w:r w:rsidRPr="00B60D70">
              <w:rPr>
                <w:rFonts w:ascii="TH SarabunPSK" w:hAnsi="TH SarabunPSK" w:cs="TH SarabunPSK" w:hint="cs"/>
                <w:sz w:val="28"/>
                <w:szCs w:val="28"/>
              </w:rPr>
              <w:t>(Engineering Mechanics)</w:t>
            </w:r>
          </w:p>
          <w:p w14:paraId="0D310A84" w14:textId="77777777" w:rsidR="00624FBF" w:rsidRPr="00B60D70" w:rsidRDefault="00624FBF" w:rsidP="00624FBF">
            <w:pPr>
              <w:rPr>
                <w:rFonts w:ascii="TH SarabunPSK" w:hAnsi="TH SarabunPSK" w:cs="TH SarabunPSK"/>
                <w:sz w:val="28"/>
                <w:szCs w:val="28"/>
              </w:rPr>
            </w:pPr>
            <w:r w:rsidRPr="00B60D70">
              <w:rPr>
                <w:rFonts w:ascii="TH SarabunPSK" w:hAnsi="TH SarabunPSK" w:cs="TH SarabunPSK" w:hint="cs"/>
                <w:sz w:val="28"/>
                <w:szCs w:val="28"/>
                <w:cs/>
              </w:rPr>
              <w:t>กลศาสตร์วัสดุ</w:t>
            </w:r>
          </w:p>
          <w:p w14:paraId="2D6D19FC" w14:textId="77777777" w:rsidR="00624FBF" w:rsidRPr="00B60D70" w:rsidRDefault="00624FBF" w:rsidP="00624FBF">
            <w:pPr>
              <w:rPr>
                <w:rFonts w:ascii="TH SarabunPSK" w:hAnsi="TH SarabunPSK" w:cs="TH SarabunPSK"/>
                <w:sz w:val="28"/>
                <w:szCs w:val="28"/>
              </w:rPr>
            </w:pPr>
            <w:r w:rsidRPr="00B60D70">
              <w:rPr>
                <w:rFonts w:ascii="TH SarabunPSK" w:hAnsi="TH SarabunPSK" w:cs="TH SarabunPSK" w:hint="cs"/>
                <w:sz w:val="28"/>
                <w:szCs w:val="28"/>
              </w:rPr>
              <w:t>(Mechanics of Materials)</w:t>
            </w:r>
          </w:p>
          <w:p w14:paraId="5B04A6C6" w14:textId="77777777" w:rsidR="00624FBF" w:rsidRPr="00B60D70" w:rsidRDefault="00624FBF" w:rsidP="00624FBF">
            <w:pPr>
              <w:rPr>
                <w:rFonts w:ascii="TH SarabunPSK" w:hAnsi="TH SarabunPSK" w:cs="TH SarabunPSK"/>
                <w:sz w:val="28"/>
                <w:szCs w:val="28"/>
              </w:rPr>
            </w:pPr>
            <w:r w:rsidRPr="00B60D70">
              <w:rPr>
                <w:rFonts w:ascii="TH SarabunPSK" w:hAnsi="TH SarabunPSK" w:cs="TH SarabunPSK" w:hint="cs"/>
                <w:sz w:val="28"/>
                <w:szCs w:val="28"/>
                <w:cs/>
              </w:rPr>
              <w:t>กลศาสตร์ของไหล</w:t>
            </w:r>
            <w:r w:rsidRPr="00B60D70">
              <w:rPr>
                <w:rFonts w:ascii="TH SarabunPSK" w:hAnsi="TH SarabunPSK" w:cs="TH SarabunPSK" w:hint="cs"/>
                <w:sz w:val="28"/>
                <w:szCs w:val="28"/>
              </w:rPr>
              <w:tab/>
            </w:r>
          </w:p>
          <w:p w14:paraId="1690EFD5" w14:textId="5C7ECE4C" w:rsidR="00624FBF" w:rsidRPr="00B60D70" w:rsidRDefault="00624FBF" w:rsidP="00624FBF">
            <w:pPr>
              <w:rPr>
                <w:rFonts w:ascii="TH SarabunPSK" w:hAnsi="TH SarabunPSK" w:cs="TH SarabunPSK"/>
                <w:sz w:val="28"/>
                <w:szCs w:val="28"/>
                <w:cs/>
              </w:rPr>
            </w:pPr>
            <w:r w:rsidRPr="00B60D70">
              <w:rPr>
                <w:rFonts w:ascii="TH SarabunPSK" w:hAnsi="TH SarabunPSK" w:cs="TH SarabunPSK" w:hint="cs"/>
                <w:sz w:val="28"/>
                <w:szCs w:val="28"/>
              </w:rPr>
              <w:t>(Fluid Mechanics)</w:t>
            </w:r>
          </w:p>
        </w:tc>
        <w:tc>
          <w:tcPr>
            <w:tcW w:w="1276" w:type="dxa"/>
            <w:gridSpan w:val="2"/>
            <w:tcBorders>
              <w:top w:val="nil"/>
              <w:left w:val="nil"/>
              <w:bottom w:val="single" w:sz="4" w:space="0" w:color="auto"/>
              <w:right w:val="single" w:sz="4" w:space="0" w:color="auto"/>
            </w:tcBorders>
          </w:tcPr>
          <w:p w14:paraId="675AC1A9" w14:textId="77777777" w:rsidR="00624FBF" w:rsidRPr="00B60D70" w:rsidRDefault="00624FBF" w:rsidP="00624FBF">
            <w:pPr>
              <w:jc w:val="center"/>
              <w:rPr>
                <w:rFonts w:ascii="TH SarabunPSK" w:hAnsi="TH SarabunPSK" w:cs="TH SarabunPSK"/>
                <w:sz w:val="28"/>
                <w:szCs w:val="28"/>
              </w:rPr>
            </w:pPr>
            <w:r w:rsidRPr="00B60D70">
              <w:rPr>
                <w:rFonts w:ascii="TH SarabunPSK" w:hAnsi="TH SarabunPSK" w:cs="TH SarabunPSK" w:hint="cs"/>
                <w:sz w:val="28"/>
                <w:szCs w:val="28"/>
              </w:rPr>
              <w:t>3 (3-0-6)</w:t>
            </w:r>
          </w:p>
          <w:p w14:paraId="4BAAEB93" w14:textId="77777777" w:rsidR="00624FBF" w:rsidRPr="00B60D70" w:rsidRDefault="00624FBF" w:rsidP="00624FBF">
            <w:pPr>
              <w:jc w:val="center"/>
              <w:rPr>
                <w:rFonts w:ascii="TH SarabunPSK" w:hAnsi="TH SarabunPSK" w:cs="TH SarabunPSK"/>
                <w:sz w:val="28"/>
                <w:szCs w:val="28"/>
              </w:rPr>
            </w:pPr>
          </w:p>
          <w:p w14:paraId="22450BE7" w14:textId="77777777" w:rsidR="00624FBF" w:rsidRPr="00B60D70" w:rsidRDefault="00624FBF" w:rsidP="00624FBF">
            <w:pPr>
              <w:jc w:val="center"/>
              <w:rPr>
                <w:rFonts w:ascii="TH SarabunPSK" w:hAnsi="TH SarabunPSK" w:cs="TH SarabunPSK"/>
                <w:sz w:val="28"/>
                <w:szCs w:val="28"/>
              </w:rPr>
            </w:pPr>
            <w:r w:rsidRPr="00B60D70">
              <w:rPr>
                <w:rFonts w:ascii="TH SarabunPSK" w:hAnsi="TH SarabunPSK" w:cs="TH SarabunPSK" w:hint="cs"/>
                <w:sz w:val="28"/>
                <w:szCs w:val="28"/>
              </w:rPr>
              <w:t>3 (3-0-6)</w:t>
            </w:r>
          </w:p>
          <w:p w14:paraId="17C6A2F2" w14:textId="77777777" w:rsidR="00624FBF" w:rsidRPr="00B60D70" w:rsidRDefault="00624FBF" w:rsidP="00624FBF">
            <w:pPr>
              <w:jc w:val="center"/>
              <w:rPr>
                <w:rFonts w:ascii="TH SarabunPSK" w:hAnsi="TH SarabunPSK" w:cs="TH SarabunPSK"/>
                <w:sz w:val="28"/>
                <w:szCs w:val="28"/>
              </w:rPr>
            </w:pPr>
          </w:p>
          <w:p w14:paraId="4FDD5597" w14:textId="77777777" w:rsidR="00624FBF" w:rsidRPr="00B60D70" w:rsidRDefault="00624FBF" w:rsidP="00624FBF">
            <w:pPr>
              <w:jc w:val="center"/>
              <w:rPr>
                <w:rFonts w:ascii="TH SarabunPSK" w:hAnsi="TH SarabunPSK" w:cs="TH SarabunPSK"/>
                <w:sz w:val="28"/>
                <w:szCs w:val="28"/>
              </w:rPr>
            </w:pPr>
            <w:r w:rsidRPr="00B60D70">
              <w:rPr>
                <w:rFonts w:ascii="TH SarabunPSK" w:hAnsi="TH SarabunPSK" w:cs="TH SarabunPSK" w:hint="cs"/>
                <w:sz w:val="28"/>
                <w:szCs w:val="28"/>
              </w:rPr>
              <w:t>3 (3-0-6)</w:t>
            </w:r>
          </w:p>
          <w:p w14:paraId="460B06AB" w14:textId="77777777" w:rsidR="00624FBF" w:rsidRPr="00B60D70" w:rsidRDefault="00624FBF" w:rsidP="00624FBF">
            <w:pPr>
              <w:jc w:val="center"/>
              <w:rPr>
                <w:rFonts w:ascii="TH SarabunPSK" w:hAnsi="TH SarabunPSK" w:cs="TH SarabunPSK"/>
                <w:sz w:val="28"/>
                <w:szCs w:val="28"/>
              </w:rPr>
            </w:pPr>
          </w:p>
          <w:p w14:paraId="1422274A" w14:textId="77777777" w:rsidR="00624FBF" w:rsidRPr="00B60D70" w:rsidRDefault="00624FBF" w:rsidP="00624FBF">
            <w:pPr>
              <w:jc w:val="center"/>
              <w:rPr>
                <w:rFonts w:ascii="TH SarabunPSK" w:hAnsi="TH SarabunPSK" w:cs="TH SarabunPSK"/>
                <w:sz w:val="28"/>
                <w:szCs w:val="28"/>
              </w:rPr>
            </w:pPr>
            <w:r w:rsidRPr="00B60D70">
              <w:rPr>
                <w:rFonts w:ascii="TH SarabunPSK" w:hAnsi="TH SarabunPSK" w:cs="TH SarabunPSK" w:hint="cs"/>
                <w:sz w:val="28"/>
                <w:szCs w:val="28"/>
              </w:rPr>
              <w:t>3 (3-0-6)</w:t>
            </w:r>
          </w:p>
          <w:p w14:paraId="1B7303C8" w14:textId="77777777" w:rsidR="00624FBF" w:rsidRPr="00B60D70" w:rsidRDefault="00624FBF" w:rsidP="00624FBF">
            <w:pPr>
              <w:jc w:val="center"/>
              <w:rPr>
                <w:rFonts w:ascii="TH SarabunPSK" w:hAnsi="TH SarabunPSK" w:cs="TH SarabunPSK"/>
                <w:sz w:val="28"/>
                <w:szCs w:val="28"/>
              </w:rPr>
            </w:pPr>
          </w:p>
          <w:p w14:paraId="07338C43" w14:textId="77777777" w:rsidR="00624FBF" w:rsidRPr="00B60D70" w:rsidRDefault="00624FBF" w:rsidP="00624FBF">
            <w:pPr>
              <w:jc w:val="center"/>
              <w:rPr>
                <w:rFonts w:ascii="TH SarabunPSK" w:hAnsi="TH SarabunPSK" w:cs="TH SarabunPSK"/>
                <w:sz w:val="28"/>
                <w:szCs w:val="28"/>
              </w:rPr>
            </w:pPr>
          </w:p>
          <w:p w14:paraId="7E9FC3EB" w14:textId="77777777" w:rsidR="00624FBF" w:rsidRPr="00B60D70" w:rsidRDefault="00624FBF" w:rsidP="00624FBF">
            <w:pPr>
              <w:jc w:val="center"/>
              <w:rPr>
                <w:rFonts w:ascii="TH SarabunPSK" w:hAnsi="TH SarabunPSK" w:cs="TH SarabunPSK"/>
                <w:sz w:val="28"/>
                <w:szCs w:val="28"/>
              </w:rPr>
            </w:pPr>
            <w:r w:rsidRPr="00B60D70">
              <w:rPr>
                <w:rFonts w:ascii="TH SarabunPSK" w:hAnsi="TH SarabunPSK" w:cs="TH SarabunPSK" w:hint="cs"/>
                <w:sz w:val="28"/>
                <w:szCs w:val="28"/>
              </w:rPr>
              <w:t>1 (0-2-2)</w:t>
            </w:r>
          </w:p>
          <w:p w14:paraId="7D8E8249" w14:textId="77777777" w:rsidR="00624FBF" w:rsidRPr="00B60D70" w:rsidRDefault="00624FBF" w:rsidP="00624FBF">
            <w:pPr>
              <w:jc w:val="center"/>
              <w:rPr>
                <w:rFonts w:ascii="TH SarabunPSK" w:hAnsi="TH SarabunPSK" w:cs="TH SarabunPSK"/>
                <w:sz w:val="28"/>
                <w:szCs w:val="28"/>
              </w:rPr>
            </w:pPr>
          </w:p>
          <w:p w14:paraId="70ED7239" w14:textId="77777777" w:rsidR="00624FBF" w:rsidRPr="00B60D70" w:rsidRDefault="00624FBF" w:rsidP="00624FBF">
            <w:pPr>
              <w:jc w:val="center"/>
              <w:rPr>
                <w:rFonts w:ascii="TH SarabunPSK" w:hAnsi="TH SarabunPSK" w:cs="TH SarabunPSK"/>
                <w:sz w:val="28"/>
                <w:szCs w:val="28"/>
              </w:rPr>
            </w:pPr>
            <w:r w:rsidRPr="00B60D70">
              <w:rPr>
                <w:rFonts w:ascii="TH SarabunPSK" w:hAnsi="TH SarabunPSK" w:cs="TH SarabunPSK" w:hint="cs"/>
                <w:sz w:val="28"/>
                <w:szCs w:val="28"/>
              </w:rPr>
              <w:t xml:space="preserve">3 (3-0-6) </w:t>
            </w:r>
          </w:p>
          <w:p w14:paraId="2A36FF0C" w14:textId="77777777" w:rsidR="00624FBF" w:rsidRPr="00B60D70" w:rsidRDefault="00624FBF" w:rsidP="00624FBF">
            <w:pPr>
              <w:jc w:val="center"/>
              <w:rPr>
                <w:rFonts w:ascii="TH SarabunPSK" w:hAnsi="TH SarabunPSK" w:cs="TH SarabunPSK"/>
                <w:sz w:val="28"/>
                <w:szCs w:val="28"/>
              </w:rPr>
            </w:pPr>
          </w:p>
          <w:p w14:paraId="0601080E" w14:textId="77777777" w:rsidR="00624FBF" w:rsidRPr="00B60D70" w:rsidRDefault="00624FBF" w:rsidP="00624FBF">
            <w:pPr>
              <w:jc w:val="center"/>
              <w:rPr>
                <w:rFonts w:ascii="TH SarabunPSK" w:hAnsi="TH SarabunPSK" w:cs="TH SarabunPSK"/>
                <w:sz w:val="28"/>
                <w:szCs w:val="28"/>
              </w:rPr>
            </w:pPr>
            <w:r w:rsidRPr="00B60D70">
              <w:rPr>
                <w:rFonts w:ascii="TH SarabunPSK" w:hAnsi="TH SarabunPSK" w:cs="TH SarabunPSK" w:hint="cs"/>
                <w:sz w:val="28"/>
                <w:szCs w:val="28"/>
              </w:rPr>
              <w:t xml:space="preserve">3 (3-0-6) </w:t>
            </w:r>
          </w:p>
          <w:p w14:paraId="1592B231" w14:textId="77777777" w:rsidR="00624FBF" w:rsidRPr="00B60D70" w:rsidRDefault="00624FBF" w:rsidP="00624FBF">
            <w:pPr>
              <w:jc w:val="center"/>
              <w:rPr>
                <w:rFonts w:ascii="TH SarabunPSK" w:hAnsi="TH SarabunPSK" w:cs="TH SarabunPSK"/>
                <w:sz w:val="28"/>
                <w:szCs w:val="28"/>
              </w:rPr>
            </w:pPr>
          </w:p>
          <w:p w14:paraId="514D77B3" w14:textId="457D0E0D" w:rsidR="00624FBF" w:rsidRPr="00B60D70" w:rsidRDefault="00624FBF" w:rsidP="00624FBF">
            <w:pPr>
              <w:jc w:val="center"/>
              <w:rPr>
                <w:rFonts w:ascii="TH SarabunPSK" w:hAnsi="TH SarabunPSK" w:cs="TH SarabunPSK"/>
                <w:sz w:val="28"/>
                <w:szCs w:val="28"/>
                <w:lang w:val="th-TH"/>
              </w:rPr>
            </w:pPr>
            <w:r w:rsidRPr="00B60D70">
              <w:rPr>
                <w:rFonts w:ascii="TH SarabunPSK" w:hAnsi="TH SarabunPSK" w:cs="TH SarabunPSK" w:hint="cs"/>
                <w:sz w:val="28"/>
                <w:szCs w:val="28"/>
              </w:rPr>
              <w:t>3 (3-0-6)</w:t>
            </w:r>
            <w:r w:rsidR="00BD7F9D" w:rsidRPr="00B60D70">
              <w:rPr>
                <w:rFonts w:ascii="TH SarabunPSK" w:hAnsi="TH SarabunPSK" w:cs="TH SarabunPSK" w:hint="cs"/>
                <w:sz w:val="28"/>
                <w:szCs w:val="28"/>
              </w:rPr>
              <w:t xml:space="preserve"> </w:t>
            </w:r>
            <w:r w:rsidRPr="00B60D70">
              <w:rPr>
                <w:rFonts w:ascii="TH SarabunPSK" w:hAnsi="TH SarabunPSK" w:cs="TH SarabunPSK" w:hint="cs"/>
                <w:sz w:val="28"/>
                <w:szCs w:val="28"/>
              </w:rPr>
              <w:t xml:space="preserve"> </w:t>
            </w:r>
          </w:p>
        </w:tc>
        <w:tc>
          <w:tcPr>
            <w:tcW w:w="1134" w:type="dxa"/>
            <w:gridSpan w:val="3"/>
            <w:tcBorders>
              <w:top w:val="nil"/>
              <w:left w:val="single" w:sz="4" w:space="0" w:color="auto"/>
              <w:bottom w:val="single" w:sz="4" w:space="0" w:color="auto"/>
              <w:right w:val="nil"/>
            </w:tcBorders>
          </w:tcPr>
          <w:p w14:paraId="637CCD84" w14:textId="1EBBF32D" w:rsidR="00D76794" w:rsidRPr="00B60D70" w:rsidRDefault="00F551BD" w:rsidP="00D76794">
            <w:pPr>
              <w:ind w:left="-64"/>
              <w:rPr>
                <w:rFonts w:ascii="TH SarabunPSK" w:hAnsi="TH SarabunPSK" w:cs="TH SarabunPSK"/>
                <w:sz w:val="28"/>
                <w:szCs w:val="28"/>
              </w:rPr>
            </w:pPr>
            <w:r w:rsidRPr="00B60D70">
              <w:rPr>
                <w:rFonts w:ascii="TH SarabunPSK" w:hAnsi="TH SarabunPSK" w:cs="TH SarabunPSK" w:hint="cs"/>
                <w:sz w:val="28"/>
                <w:szCs w:val="28"/>
              </w:rPr>
              <w:t xml:space="preserve">CHM </w:t>
            </w:r>
            <w:r w:rsidR="00D76794" w:rsidRPr="00B60D70">
              <w:rPr>
                <w:rFonts w:ascii="TH SarabunPSK" w:hAnsi="TH SarabunPSK" w:cs="TH SarabunPSK" w:hint="cs"/>
                <w:sz w:val="28"/>
                <w:szCs w:val="28"/>
              </w:rPr>
              <w:t>10301</w:t>
            </w:r>
          </w:p>
          <w:p w14:paraId="5CF130E9" w14:textId="77777777" w:rsidR="00D76794" w:rsidRPr="00B60D70" w:rsidRDefault="00D76794" w:rsidP="00D76794">
            <w:pPr>
              <w:ind w:left="-64"/>
              <w:rPr>
                <w:rFonts w:ascii="TH SarabunPSK" w:hAnsi="TH SarabunPSK" w:cs="TH SarabunPSK"/>
                <w:sz w:val="28"/>
                <w:szCs w:val="28"/>
              </w:rPr>
            </w:pPr>
          </w:p>
          <w:p w14:paraId="45E5329F" w14:textId="0490ED1D" w:rsidR="00D76794" w:rsidRPr="00B60D70" w:rsidRDefault="00F551BD" w:rsidP="00D76794">
            <w:pPr>
              <w:ind w:left="-64"/>
              <w:rPr>
                <w:rFonts w:ascii="TH SarabunPSK" w:hAnsi="TH SarabunPSK" w:cs="TH SarabunPSK"/>
                <w:sz w:val="28"/>
                <w:szCs w:val="28"/>
              </w:rPr>
            </w:pPr>
            <w:r w:rsidRPr="00B60D70">
              <w:rPr>
                <w:rFonts w:ascii="TH SarabunPSK" w:hAnsi="TH SarabunPSK" w:cs="TH SarabunPSK" w:hint="cs"/>
                <w:sz w:val="28"/>
                <w:szCs w:val="28"/>
              </w:rPr>
              <w:t xml:space="preserve">CHM </w:t>
            </w:r>
            <w:r w:rsidR="00D76794" w:rsidRPr="00B60D70">
              <w:rPr>
                <w:rFonts w:ascii="TH SarabunPSK" w:hAnsi="TH SarabunPSK" w:cs="TH SarabunPSK" w:hint="cs"/>
                <w:sz w:val="28"/>
                <w:szCs w:val="28"/>
              </w:rPr>
              <w:t xml:space="preserve">10302 </w:t>
            </w:r>
          </w:p>
          <w:p w14:paraId="36B5CF7B" w14:textId="77777777" w:rsidR="00D76794" w:rsidRPr="00B60D70" w:rsidRDefault="00D76794" w:rsidP="00D76794">
            <w:pPr>
              <w:ind w:left="-64"/>
              <w:rPr>
                <w:rFonts w:ascii="TH SarabunPSK" w:hAnsi="TH SarabunPSK" w:cs="TH SarabunPSK"/>
                <w:sz w:val="28"/>
                <w:szCs w:val="28"/>
              </w:rPr>
            </w:pPr>
          </w:p>
          <w:p w14:paraId="04D3C64C" w14:textId="5F931838" w:rsidR="00D76794" w:rsidRPr="00B60D70" w:rsidRDefault="00F551BD" w:rsidP="00D76794">
            <w:pPr>
              <w:ind w:left="-64"/>
              <w:rPr>
                <w:rFonts w:ascii="TH SarabunPSK" w:hAnsi="TH SarabunPSK" w:cs="TH SarabunPSK"/>
                <w:sz w:val="28"/>
                <w:szCs w:val="28"/>
              </w:rPr>
            </w:pPr>
            <w:r w:rsidRPr="00B60D70">
              <w:rPr>
                <w:rFonts w:ascii="TH SarabunPSK" w:hAnsi="TH SarabunPSK" w:cs="TH SarabunPSK" w:hint="cs"/>
                <w:sz w:val="28"/>
                <w:szCs w:val="28"/>
              </w:rPr>
              <w:t xml:space="preserve">CHM </w:t>
            </w:r>
            <w:r w:rsidR="00D76794" w:rsidRPr="00B60D70">
              <w:rPr>
                <w:rFonts w:ascii="TH SarabunPSK" w:hAnsi="TH SarabunPSK" w:cs="TH SarabunPSK" w:hint="cs"/>
                <w:sz w:val="28"/>
                <w:szCs w:val="28"/>
              </w:rPr>
              <w:t>10303</w:t>
            </w:r>
          </w:p>
          <w:p w14:paraId="715B0BBD" w14:textId="77777777" w:rsidR="00D76794" w:rsidRPr="00B60D70" w:rsidRDefault="00D76794" w:rsidP="00D76794">
            <w:pPr>
              <w:ind w:left="-64"/>
              <w:rPr>
                <w:rFonts w:ascii="TH SarabunPSK" w:hAnsi="TH SarabunPSK" w:cs="TH SarabunPSK"/>
                <w:sz w:val="28"/>
                <w:szCs w:val="28"/>
              </w:rPr>
            </w:pPr>
          </w:p>
          <w:p w14:paraId="4B6AFE7E" w14:textId="246058CF" w:rsidR="00D76794" w:rsidRPr="00B60D70" w:rsidRDefault="00F551BD" w:rsidP="00D76794">
            <w:pPr>
              <w:ind w:left="-64"/>
              <w:rPr>
                <w:rFonts w:ascii="TH SarabunPSK" w:hAnsi="TH SarabunPSK" w:cs="TH SarabunPSK"/>
                <w:sz w:val="28"/>
                <w:szCs w:val="28"/>
              </w:rPr>
            </w:pPr>
            <w:r w:rsidRPr="00B60D70">
              <w:rPr>
                <w:rFonts w:ascii="TH SarabunPSK" w:hAnsi="TH SarabunPSK" w:cs="TH SarabunPSK" w:hint="cs"/>
                <w:sz w:val="28"/>
                <w:szCs w:val="28"/>
              </w:rPr>
              <w:t xml:space="preserve">CHM </w:t>
            </w:r>
            <w:r w:rsidR="00D76794" w:rsidRPr="00B60D70">
              <w:rPr>
                <w:rFonts w:ascii="TH SarabunPSK" w:hAnsi="TH SarabunPSK" w:cs="TH SarabunPSK" w:hint="cs"/>
                <w:sz w:val="28"/>
                <w:szCs w:val="28"/>
              </w:rPr>
              <w:t>160</w:t>
            </w:r>
          </w:p>
          <w:p w14:paraId="49E6E6CF" w14:textId="77777777" w:rsidR="00D76794" w:rsidRPr="00B60D70" w:rsidRDefault="00D76794" w:rsidP="00D76794">
            <w:pPr>
              <w:ind w:left="-64"/>
              <w:rPr>
                <w:rFonts w:ascii="TH SarabunPSK" w:hAnsi="TH SarabunPSK" w:cs="TH SarabunPSK"/>
                <w:sz w:val="28"/>
                <w:szCs w:val="28"/>
              </w:rPr>
            </w:pPr>
          </w:p>
          <w:p w14:paraId="62B1FA0B" w14:textId="65AE768D" w:rsidR="00D76794" w:rsidRPr="00B60D70" w:rsidRDefault="00F551BD" w:rsidP="00D76794">
            <w:pPr>
              <w:ind w:left="-64"/>
              <w:rPr>
                <w:rFonts w:ascii="TH SarabunPSK" w:hAnsi="TH SarabunPSK" w:cs="TH SarabunPSK"/>
                <w:sz w:val="28"/>
                <w:szCs w:val="28"/>
              </w:rPr>
            </w:pPr>
            <w:r w:rsidRPr="00B60D70">
              <w:rPr>
                <w:rFonts w:ascii="TH SarabunPSK" w:hAnsi="TH SarabunPSK" w:cs="TH SarabunPSK" w:hint="cs"/>
                <w:sz w:val="28"/>
                <w:szCs w:val="28"/>
              </w:rPr>
              <w:t xml:space="preserve">PHY </w:t>
            </w:r>
            <w:r w:rsidR="00D76794" w:rsidRPr="00B60D70">
              <w:rPr>
                <w:rFonts w:ascii="TH SarabunPSK" w:hAnsi="TH SarabunPSK" w:cs="TH SarabunPSK" w:hint="cs"/>
                <w:sz w:val="28"/>
                <w:szCs w:val="28"/>
              </w:rPr>
              <w:t xml:space="preserve">10301 </w:t>
            </w:r>
          </w:p>
          <w:p w14:paraId="1204D7B1" w14:textId="77777777" w:rsidR="00D76794" w:rsidRPr="00B60D70" w:rsidRDefault="00D76794" w:rsidP="00D76794">
            <w:pPr>
              <w:ind w:left="-64"/>
              <w:rPr>
                <w:rFonts w:ascii="TH SarabunPSK" w:hAnsi="TH SarabunPSK" w:cs="TH SarabunPSK"/>
                <w:sz w:val="28"/>
                <w:szCs w:val="28"/>
              </w:rPr>
            </w:pPr>
          </w:p>
          <w:p w14:paraId="60D262C4" w14:textId="32FADBDC" w:rsidR="00D76794" w:rsidRPr="00B60D70" w:rsidRDefault="00F551BD" w:rsidP="00D76794">
            <w:pPr>
              <w:ind w:left="-64"/>
              <w:rPr>
                <w:rFonts w:ascii="TH SarabunPSK" w:hAnsi="TH SarabunPSK" w:cs="TH SarabunPSK"/>
                <w:sz w:val="28"/>
                <w:szCs w:val="28"/>
              </w:rPr>
            </w:pPr>
            <w:r w:rsidRPr="00B60D70">
              <w:rPr>
                <w:rFonts w:ascii="TH SarabunPSK" w:hAnsi="TH SarabunPSK" w:cs="TH SarabunPSK" w:hint="cs"/>
                <w:sz w:val="28"/>
                <w:szCs w:val="28"/>
              </w:rPr>
              <w:t xml:space="preserve">PHY </w:t>
            </w:r>
            <w:r w:rsidR="00D76794" w:rsidRPr="00B60D70">
              <w:rPr>
                <w:rFonts w:ascii="TH SarabunPSK" w:hAnsi="TH SarabunPSK" w:cs="TH SarabunPSK" w:hint="cs"/>
                <w:sz w:val="28"/>
                <w:szCs w:val="28"/>
              </w:rPr>
              <w:t>10302</w:t>
            </w:r>
          </w:p>
          <w:p w14:paraId="576F9872" w14:textId="77777777" w:rsidR="00D76794" w:rsidRPr="00B60D70" w:rsidRDefault="00D76794" w:rsidP="00D76794">
            <w:pPr>
              <w:ind w:left="-64"/>
              <w:rPr>
                <w:rFonts w:ascii="TH SarabunPSK" w:hAnsi="TH SarabunPSK" w:cs="TH SarabunPSK"/>
                <w:sz w:val="28"/>
                <w:szCs w:val="28"/>
              </w:rPr>
            </w:pPr>
          </w:p>
          <w:p w14:paraId="0223F331" w14:textId="652F84E4" w:rsidR="00D76794" w:rsidRPr="00B60D70" w:rsidRDefault="00F551BD" w:rsidP="00D76794">
            <w:pPr>
              <w:ind w:left="-64"/>
              <w:rPr>
                <w:rFonts w:ascii="TH SarabunPSK" w:hAnsi="TH SarabunPSK" w:cs="TH SarabunPSK"/>
                <w:sz w:val="28"/>
                <w:szCs w:val="28"/>
              </w:rPr>
            </w:pPr>
            <w:r w:rsidRPr="00B60D70">
              <w:rPr>
                <w:rFonts w:ascii="TH SarabunPSK" w:hAnsi="TH SarabunPSK" w:cs="TH SarabunPSK" w:hint="cs"/>
                <w:sz w:val="28"/>
                <w:szCs w:val="28"/>
              </w:rPr>
              <w:t xml:space="preserve">PHY </w:t>
            </w:r>
            <w:r w:rsidR="00D76794" w:rsidRPr="00B60D70">
              <w:rPr>
                <w:rFonts w:ascii="TH SarabunPSK" w:hAnsi="TH SarabunPSK" w:cs="TH SarabunPSK" w:hint="cs"/>
                <w:sz w:val="28"/>
                <w:szCs w:val="28"/>
              </w:rPr>
              <w:t>10303</w:t>
            </w:r>
          </w:p>
          <w:p w14:paraId="0A3D824C" w14:textId="77777777" w:rsidR="00D76794" w:rsidRPr="00B60D70" w:rsidRDefault="00D76794" w:rsidP="00D76794">
            <w:pPr>
              <w:ind w:left="-64"/>
              <w:rPr>
                <w:rFonts w:ascii="TH SarabunPSK" w:hAnsi="TH SarabunPSK" w:cs="TH SarabunPSK"/>
                <w:sz w:val="28"/>
                <w:szCs w:val="28"/>
              </w:rPr>
            </w:pPr>
          </w:p>
          <w:p w14:paraId="38354730" w14:textId="7DC58E0A" w:rsidR="00D76794" w:rsidRPr="00B60D70" w:rsidRDefault="00F551BD" w:rsidP="00D76794">
            <w:pPr>
              <w:ind w:left="-64"/>
              <w:rPr>
                <w:rFonts w:ascii="TH SarabunPSK" w:hAnsi="TH SarabunPSK" w:cs="TH SarabunPSK"/>
                <w:sz w:val="28"/>
                <w:szCs w:val="28"/>
              </w:rPr>
            </w:pPr>
            <w:r w:rsidRPr="00B60D70">
              <w:rPr>
                <w:rFonts w:ascii="TH SarabunPSK" w:hAnsi="TH SarabunPSK" w:cs="TH SarabunPSK" w:hint="cs"/>
                <w:sz w:val="28"/>
                <w:szCs w:val="28"/>
              </w:rPr>
              <w:t xml:space="preserve">PHY </w:t>
            </w:r>
            <w:r w:rsidR="00D76794" w:rsidRPr="00B60D70">
              <w:rPr>
                <w:rFonts w:ascii="TH SarabunPSK" w:hAnsi="TH SarabunPSK" w:cs="TH SarabunPSK" w:hint="cs"/>
                <w:sz w:val="28"/>
                <w:szCs w:val="28"/>
              </w:rPr>
              <w:t xml:space="preserve">191 </w:t>
            </w:r>
          </w:p>
          <w:p w14:paraId="7D123490" w14:textId="77777777" w:rsidR="00D76794" w:rsidRPr="00B60D70" w:rsidRDefault="00D76794" w:rsidP="00D76794">
            <w:pPr>
              <w:ind w:left="-64"/>
              <w:rPr>
                <w:rFonts w:ascii="TH SarabunPSK" w:hAnsi="TH SarabunPSK" w:cs="TH SarabunPSK"/>
                <w:sz w:val="28"/>
                <w:szCs w:val="28"/>
              </w:rPr>
            </w:pPr>
          </w:p>
          <w:p w14:paraId="6EF8D29B" w14:textId="244E6CB2" w:rsidR="00D76794" w:rsidRPr="00B60D70" w:rsidRDefault="00F551BD" w:rsidP="00D76794">
            <w:pPr>
              <w:ind w:left="-64"/>
              <w:rPr>
                <w:rFonts w:ascii="TH SarabunPSK" w:hAnsi="TH SarabunPSK" w:cs="TH SarabunPSK"/>
                <w:sz w:val="28"/>
                <w:szCs w:val="28"/>
              </w:rPr>
            </w:pPr>
            <w:r w:rsidRPr="00B60D70">
              <w:rPr>
                <w:rFonts w:ascii="TH SarabunPSK" w:hAnsi="TH SarabunPSK" w:cs="TH SarabunPSK" w:hint="cs"/>
                <w:sz w:val="28"/>
                <w:szCs w:val="28"/>
              </w:rPr>
              <w:t xml:space="preserve">PHY </w:t>
            </w:r>
            <w:r w:rsidR="00D76794" w:rsidRPr="00B60D70">
              <w:rPr>
                <w:rFonts w:ascii="TH SarabunPSK" w:hAnsi="TH SarabunPSK" w:cs="TH SarabunPSK" w:hint="cs"/>
                <w:sz w:val="28"/>
                <w:szCs w:val="28"/>
              </w:rPr>
              <w:t>10411</w:t>
            </w:r>
          </w:p>
          <w:p w14:paraId="64F1CB99" w14:textId="77777777" w:rsidR="00D76794" w:rsidRPr="00B60D70" w:rsidRDefault="00D76794" w:rsidP="00D76794">
            <w:pPr>
              <w:ind w:left="-64"/>
              <w:rPr>
                <w:rFonts w:ascii="TH SarabunPSK" w:hAnsi="TH SarabunPSK" w:cs="TH SarabunPSK"/>
                <w:sz w:val="28"/>
                <w:szCs w:val="28"/>
              </w:rPr>
            </w:pPr>
          </w:p>
          <w:p w14:paraId="5AB470CE" w14:textId="4E41E7FB" w:rsidR="00D76794" w:rsidRPr="00B60D70" w:rsidRDefault="00F551BD" w:rsidP="00D76794">
            <w:pPr>
              <w:ind w:left="-64"/>
              <w:rPr>
                <w:rFonts w:ascii="TH SarabunPSK" w:hAnsi="TH SarabunPSK" w:cs="TH SarabunPSK"/>
                <w:sz w:val="28"/>
                <w:szCs w:val="28"/>
              </w:rPr>
            </w:pPr>
            <w:r w:rsidRPr="00B60D70">
              <w:rPr>
                <w:rFonts w:ascii="TH SarabunPSK" w:hAnsi="TH SarabunPSK" w:cs="TH SarabunPSK" w:hint="cs"/>
                <w:sz w:val="28"/>
                <w:szCs w:val="28"/>
              </w:rPr>
              <w:lastRenderedPageBreak/>
              <w:t xml:space="preserve">PHY </w:t>
            </w:r>
            <w:r w:rsidR="00D76794" w:rsidRPr="00B60D70">
              <w:rPr>
                <w:rFonts w:ascii="TH SarabunPSK" w:hAnsi="TH SarabunPSK" w:cs="TH SarabunPSK" w:hint="cs"/>
                <w:sz w:val="28"/>
                <w:szCs w:val="28"/>
              </w:rPr>
              <w:t>10412</w:t>
            </w:r>
          </w:p>
          <w:p w14:paraId="366B10DB" w14:textId="77777777" w:rsidR="00D76794" w:rsidRPr="00B60D70" w:rsidRDefault="00D76794" w:rsidP="00D76794">
            <w:pPr>
              <w:ind w:left="-64"/>
              <w:rPr>
                <w:rFonts w:ascii="TH SarabunPSK" w:hAnsi="TH SarabunPSK" w:cs="TH SarabunPSK"/>
                <w:sz w:val="28"/>
                <w:szCs w:val="28"/>
              </w:rPr>
            </w:pPr>
          </w:p>
          <w:p w14:paraId="57586946" w14:textId="6AEC2225" w:rsidR="00D76794" w:rsidRPr="00B60D70" w:rsidRDefault="00F551BD" w:rsidP="00D76794">
            <w:pPr>
              <w:ind w:left="-64"/>
              <w:rPr>
                <w:rFonts w:ascii="TH SarabunPSK" w:hAnsi="TH SarabunPSK" w:cs="TH SarabunPSK"/>
                <w:sz w:val="28"/>
                <w:szCs w:val="28"/>
              </w:rPr>
            </w:pPr>
            <w:r w:rsidRPr="00B60D70">
              <w:rPr>
                <w:rFonts w:ascii="TH SarabunPSK" w:hAnsi="TH SarabunPSK" w:cs="TH SarabunPSK" w:hint="cs"/>
                <w:sz w:val="28"/>
                <w:szCs w:val="28"/>
              </w:rPr>
              <w:t xml:space="preserve">PHY </w:t>
            </w:r>
            <w:r w:rsidR="00D76794" w:rsidRPr="00B60D70">
              <w:rPr>
                <w:rFonts w:ascii="TH SarabunPSK" w:hAnsi="TH SarabunPSK" w:cs="TH SarabunPSK" w:hint="cs"/>
                <w:sz w:val="28"/>
                <w:szCs w:val="28"/>
              </w:rPr>
              <w:t>10413</w:t>
            </w:r>
          </w:p>
          <w:p w14:paraId="2EA3DF32" w14:textId="77777777" w:rsidR="00D76794" w:rsidRPr="00B60D70" w:rsidRDefault="00D76794" w:rsidP="00D76794">
            <w:pPr>
              <w:ind w:left="-64"/>
              <w:rPr>
                <w:rFonts w:ascii="TH SarabunPSK" w:hAnsi="TH SarabunPSK" w:cs="TH SarabunPSK"/>
                <w:sz w:val="28"/>
                <w:szCs w:val="28"/>
              </w:rPr>
            </w:pPr>
          </w:p>
          <w:p w14:paraId="75CB857B" w14:textId="55475C3E" w:rsidR="00D76794" w:rsidRPr="00B60D70" w:rsidRDefault="00F551BD" w:rsidP="00D76794">
            <w:pPr>
              <w:ind w:left="-64"/>
              <w:rPr>
                <w:rFonts w:ascii="TH SarabunPSK" w:hAnsi="TH SarabunPSK" w:cs="TH SarabunPSK"/>
                <w:sz w:val="28"/>
                <w:szCs w:val="28"/>
              </w:rPr>
            </w:pPr>
            <w:r w:rsidRPr="00B60D70">
              <w:rPr>
                <w:rFonts w:ascii="TH SarabunPSK" w:hAnsi="TH SarabunPSK" w:cs="TH SarabunPSK" w:hint="cs"/>
                <w:sz w:val="28"/>
                <w:szCs w:val="28"/>
              </w:rPr>
              <w:t xml:space="preserve">PHY </w:t>
            </w:r>
            <w:r w:rsidR="00D76794" w:rsidRPr="00B60D70">
              <w:rPr>
                <w:rFonts w:ascii="TH SarabunPSK" w:hAnsi="TH SarabunPSK" w:cs="TH SarabunPSK" w:hint="cs"/>
                <w:sz w:val="28"/>
                <w:szCs w:val="28"/>
              </w:rPr>
              <w:t>192</w:t>
            </w:r>
          </w:p>
          <w:p w14:paraId="4FA9C4E3" w14:textId="77777777" w:rsidR="00D76794" w:rsidRPr="00B60D70" w:rsidRDefault="00D76794" w:rsidP="00D76794">
            <w:pPr>
              <w:ind w:left="-64"/>
              <w:rPr>
                <w:rFonts w:ascii="TH SarabunPSK" w:hAnsi="TH SarabunPSK" w:cs="TH SarabunPSK"/>
                <w:sz w:val="28"/>
                <w:szCs w:val="28"/>
              </w:rPr>
            </w:pPr>
          </w:p>
          <w:p w14:paraId="1BCCC4D5" w14:textId="38719326" w:rsidR="00D76794" w:rsidRPr="00B60D70" w:rsidRDefault="00F551BD" w:rsidP="00D76794">
            <w:pPr>
              <w:ind w:left="-64"/>
              <w:rPr>
                <w:rFonts w:ascii="TH SarabunPSK" w:hAnsi="TH SarabunPSK" w:cs="TH SarabunPSK"/>
                <w:sz w:val="28"/>
                <w:szCs w:val="28"/>
              </w:rPr>
            </w:pPr>
            <w:r w:rsidRPr="00B60D70">
              <w:rPr>
                <w:rFonts w:ascii="TH SarabunPSK" w:hAnsi="TH SarabunPSK" w:cs="TH SarabunPSK" w:hint="cs"/>
                <w:sz w:val="28"/>
                <w:szCs w:val="28"/>
              </w:rPr>
              <w:t xml:space="preserve">MTH </w:t>
            </w:r>
            <w:r w:rsidR="00D76794" w:rsidRPr="00B60D70">
              <w:rPr>
                <w:rFonts w:ascii="TH SarabunPSK" w:hAnsi="TH SarabunPSK" w:cs="TH SarabunPSK" w:hint="cs"/>
                <w:sz w:val="28"/>
                <w:szCs w:val="28"/>
              </w:rPr>
              <w:t>10101</w:t>
            </w:r>
          </w:p>
          <w:p w14:paraId="7040F2DD" w14:textId="77777777" w:rsidR="00D76794" w:rsidRPr="00B60D70" w:rsidRDefault="00D76794" w:rsidP="00D76794">
            <w:pPr>
              <w:ind w:left="-64"/>
              <w:rPr>
                <w:rFonts w:ascii="TH SarabunPSK" w:hAnsi="TH SarabunPSK" w:cs="TH SarabunPSK"/>
                <w:sz w:val="28"/>
                <w:szCs w:val="28"/>
              </w:rPr>
            </w:pPr>
          </w:p>
          <w:p w14:paraId="19A7F0AE" w14:textId="06B0B2B7" w:rsidR="00D76794" w:rsidRPr="00B60D70" w:rsidRDefault="00F551BD" w:rsidP="00D76794">
            <w:pPr>
              <w:ind w:left="-64"/>
              <w:rPr>
                <w:rFonts w:ascii="TH SarabunPSK" w:hAnsi="TH SarabunPSK" w:cs="TH SarabunPSK"/>
                <w:sz w:val="28"/>
                <w:szCs w:val="28"/>
              </w:rPr>
            </w:pPr>
            <w:r w:rsidRPr="00B60D70">
              <w:rPr>
                <w:rFonts w:ascii="TH SarabunPSK" w:hAnsi="TH SarabunPSK" w:cs="TH SarabunPSK" w:hint="cs"/>
                <w:sz w:val="28"/>
                <w:szCs w:val="28"/>
              </w:rPr>
              <w:t xml:space="preserve">MTH </w:t>
            </w:r>
            <w:r w:rsidR="00D76794" w:rsidRPr="00B60D70">
              <w:rPr>
                <w:rFonts w:ascii="TH SarabunPSK" w:hAnsi="TH SarabunPSK" w:cs="TH SarabunPSK" w:hint="cs"/>
                <w:sz w:val="28"/>
                <w:szCs w:val="28"/>
              </w:rPr>
              <w:t>10102</w:t>
            </w:r>
          </w:p>
          <w:p w14:paraId="5FCA6459" w14:textId="77777777" w:rsidR="00D76794" w:rsidRPr="00B60D70" w:rsidRDefault="00D76794" w:rsidP="00D76794">
            <w:pPr>
              <w:ind w:left="-64"/>
              <w:rPr>
                <w:rFonts w:ascii="TH SarabunPSK" w:hAnsi="TH SarabunPSK" w:cs="TH SarabunPSK"/>
                <w:sz w:val="28"/>
                <w:szCs w:val="28"/>
              </w:rPr>
            </w:pPr>
          </w:p>
          <w:p w14:paraId="5AC8F9C2" w14:textId="70704312" w:rsidR="00D76794" w:rsidRPr="00B60D70" w:rsidRDefault="00F551BD" w:rsidP="00D76794">
            <w:pPr>
              <w:ind w:left="-64"/>
              <w:rPr>
                <w:rFonts w:ascii="TH SarabunPSK" w:hAnsi="TH SarabunPSK" w:cs="TH SarabunPSK"/>
                <w:sz w:val="28"/>
                <w:szCs w:val="28"/>
              </w:rPr>
            </w:pPr>
            <w:r w:rsidRPr="00B60D70">
              <w:rPr>
                <w:rFonts w:ascii="TH SarabunPSK" w:hAnsi="TH SarabunPSK" w:cs="TH SarabunPSK" w:hint="cs"/>
                <w:sz w:val="28"/>
                <w:szCs w:val="28"/>
              </w:rPr>
              <w:t xml:space="preserve">MTH </w:t>
            </w:r>
            <w:r w:rsidR="00D76794" w:rsidRPr="00B60D70">
              <w:rPr>
                <w:rFonts w:ascii="TH SarabunPSK" w:hAnsi="TH SarabunPSK" w:cs="TH SarabunPSK" w:hint="cs"/>
                <w:sz w:val="28"/>
                <w:szCs w:val="28"/>
              </w:rPr>
              <w:t>10201</w:t>
            </w:r>
          </w:p>
          <w:p w14:paraId="6934AFFE" w14:textId="77777777" w:rsidR="00D76794" w:rsidRPr="00B60D70" w:rsidRDefault="00D76794" w:rsidP="00D76794">
            <w:pPr>
              <w:ind w:left="-64"/>
              <w:rPr>
                <w:rFonts w:ascii="TH SarabunPSK" w:hAnsi="TH SarabunPSK" w:cs="TH SarabunPSK"/>
                <w:sz w:val="28"/>
                <w:szCs w:val="28"/>
              </w:rPr>
            </w:pPr>
          </w:p>
          <w:p w14:paraId="1D2CE414" w14:textId="77777777" w:rsidR="00D76794" w:rsidRPr="00B60D70" w:rsidRDefault="00D76794" w:rsidP="00D76794">
            <w:pPr>
              <w:ind w:left="-64"/>
              <w:rPr>
                <w:rFonts w:ascii="TH SarabunPSK" w:hAnsi="TH SarabunPSK" w:cs="TH SarabunPSK"/>
                <w:sz w:val="28"/>
                <w:szCs w:val="28"/>
              </w:rPr>
            </w:pPr>
          </w:p>
          <w:p w14:paraId="6B226A4E" w14:textId="662D4616" w:rsidR="00D76794" w:rsidRPr="00B60D70" w:rsidRDefault="00F551BD" w:rsidP="00D76794">
            <w:pPr>
              <w:ind w:left="-64"/>
              <w:rPr>
                <w:rFonts w:ascii="TH SarabunPSK" w:hAnsi="TH SarabunPSK" w:cs="TH SarabunPSK"/>
                <w:sz w:val="28"/>
                <w:szCs w:val="28"/>
              </w:rPr>
            </w:pPr>
            <w:r w:rsidRPr="00B60D70">
              <w:rPr>
                <w:rFonts w:ascii="TH SarabunPSK" w:hAnsi="TH SarabunPSK" w:cs="TH SarabunPSK" w:hint="cs"/>
                <w:sz w:val="28"/>
                <w:szCs w:val="28"/>
              </w:rPr>
              <w:t xml:space="preserve">MTH </w:t>
            </w:r>
            <w:r w:rsidR="00D76794" w:rsidRPr="00B60D70">
              <w:rPr>
                <w:rFonts w:ascii="TH SarabunPSK" w:hAnsi="TH SarabunPSK" w:cs="TH SarabunPSK" w:hint="cs"/>
                <w:sz w:val="28"/>
                <w:szCs w:val="28"/>
              </w:rPr>
              <w:t>10202</w:t>
            </w:r>
          </w:p>
          <w:p w14:paraId="0233A8E9" w14:textId="77777777" w:rsidR="00D76794" w:rsidRPr="00B60D70" w:rsidRDefault="00D76794" w:rsidP="00D76794">
            <w:pPr>
              <w:ind w:left="-64"/>
              <w:rPr>
                <w:rFonts w:ascii="TH SarabunPSK" w:hAnsi="TH SarabunPSK" w:cs="TH SarabunPSK"/>
                <w:sz w:val="28"/>
                <w:szCs w:val="28"/>
              </w:rPr>
            </w:pPr>
          </w:p>
          <w:p w14:paraId="41D34BA9" w14:textId="77777777" w:rsidR="00D76794" w:rsidRPr="00B60D70" w:rsidRDefault="00D76794" w:rsidP="00D76794">
            <w:pPr>
              <w:ind w:left="-64"/>
              <w:rPr>
                <w:rFonts w:ascii="TH SarabunPSK" w:hAnsi="TH SarabunPSK" w:cs="TH SarabunPSK"/>
                <w:sz w:val="28"/>
                <w:szCs w:val="28"/>
              </w:rPr>
            </w:pPr>
          </w:p>
          <w:p w14:paraId="45E6DFF5" w14:textId="77777777" w:rsidR="00D76794" w:rsidRPr="00B60D70" w:rsidRDefault="00D76794" w:rsidP="00D76794">
            <w:pPr>
              <w:ind w:left="-64"/>
              <w:rPr>
                <w:rFonts w:ascii="TH SarabunPSK" w:hAnsi="TH SarabunPSK" w:cs="TH SarabunPSK"/>
                <w:sz w:val="28"/>
                <w:szCs w:val="28"/>
              </w:rPr>
            </w:pPr>
          </w:p>
          <w:p w14:paraId="22552295" w14:textId="3768B10A" w:rsidR="00D76794" w:rsidRPr="00B60D70" w:rsidRDefault="00F551BD" w:rsidP="00D76794">
            <w:pPr>
              <w:ind w:left="-64"/>
              <w:rPr>
                <w:rFonts w:ascii="TH SarabunPSK" w:hAnsi="TH SarabunPSK" w:cs="TH SarabunPSK"/>
                <w:sz w:val="28"/>
                <w:szCs w:val="28"/>
              </w:rPr>
            </w:pPr>
            <w:r w:rsidRPr="00B60D70">
              <w:rPr>
                <w:rFonts w:ascii="TH SarabunPSK" w:hAnsi="TH SarabunPSK" w:cs="TH SarabunPSK" w:hint="cs"/>
                <w:sz w:val="28"/>
                <w:szCs w:val="28"/>
              </w:rPr>
              <w:t xml:space="preserve">MTH </w:t>
            </w:r>
            <w:r w:rsidR="00D76794" w:rsidRPr="00B60D70">
              <w:rPr>
                <w:rFonts w:ascii="TH SarabunPSK" w:hAnsi="TH SarabunPSK" w:cs="TH SarabunPSK" w:hint="cs"/>
                <w:sz w:val="28"/>
                <w:szCs w:val="28"/>
              </w:rPr>
              <w:t>10203</w:t>
            </w:r>
          </w:p>
          <w:p w14:paraId="40D37B3A" w14:textId="77777777" w:rsidR="00D76794" w:rsidRPr="00B60D70" w:rsidRDefault="00D76794" w:rsidP="00D76794">
            <w:pPr>
              <w:ind w:left="-64"/>
              <w:rPr>
                <w:rFonts w:ascii="TH SarabunPSK" w:hAnsi="TH SarabunPSK" w:cs="TH SarabunPSK"/>
                <w:sz w:val="28"/>
                <w:szCs w:val="28"/>
              </w:rPr>
            </w:pPr>
          </w:p>
          <w:p w14:paraId="371C6580" w14:textId="6C90746F" w:rsidR="00D76794" w:rsidRPr="00B60D70" w:rsidRDefault="00F551BD" w:rsidP="00D76794">
            <w:pPr>
              <w:ind w:left="-64"/>
              <w:rPr>
                <w:rFonts w:ascii="TH SarabunPSK" w:hAnsi="TH SarabunPSK" w:cs="TH SarabunPSK"/>
                <w:sz w:val="28"/>
                <w:szCs w:val="28"/>
              </w:rPr>
            </w:pPr>
            <w:r w:rsidRPr="00B60D70">
              <w:rPr>
                <w:rFonts w:ascii="TH SarabunPSK" w:hAnsi="TH SarabunPSK" w:cs="TH SarabunPSK" w:hint="cs"/>
                <w:sz w:val="28"/>
                <w:szCs w:val="28"/>
              </w:rPr>
              <w:t xml:space="preserve">MTH </w:t>
            </w:r>
            <w:r w:rsidR="00D76794" w:rsidRPr="00B60D70">
              <w:rPr>
                <w:rFonts w:ascii="TH SarabunPSK" w:hAnsi="TH SarabunPSK" w:cs="TH SarabunPSK" w:hint="cs"/>
                <w:sz w:val="28"/>
                <w:szCs w:val="28"/>
              </w:rPr>
              <w:t>20101</w:t>
            </w:r>
          </w:p>
          <w:p w14:paraId="67C3348F" w14:textId="77777777" w:rsidR="00D76794" w:rsidRPr="00B60D70" w:rsidRDefault="00D76794" w:rsidP="00D76794">
            <w:pPr>
              <w:ind w:left="-64"/>
              <w:rPr>
                <w:rFonts w:ascii="TH SarabunPSK" w:hAnsi="TH SarabunPSK" w:cs="TH SarabunPSK"/>
                <w:sz w:val="28"/>
                <w:szCs w:val="28"/>
              </w:rPr>
            </w:pPr>
          </w:p>
          <w:p w14:paraId="1BD9B8C6" w14:textId="77777777" w:rsidR="007E77D1" w:rsidRPr="00B60D70" w:rsidRDefault="007E77D1" w:rsidP="00D76794">
            <w:pPr>
              <w:ind w:left="-64"/>
              <w:rPr>
                <w:rFonts w:ascii="TH SarabunPSK" w:hAnsi="TH SarabunPSK" w:cs="TH SarabunPSK"/>
                <w:sz w:val="28"/>
                <w:szCs w:val="28"/>
              </w:rPr>
            </w:pPr>
          </w:p>
          <w:p w14:paraId="576EC241" w14:textId="4D38EC9A" w:rsidR="00D76794" w:rsidRPr="00B60D70" w:rsidRDefault="00F551BD" w:rsidP="00D76794">
            <w:pPr>
              <w:ind w:left="-64"/>
              <w:rPr>
                <w:rFonts w:ascii="TH SarabunPSK" w:hAnsi="TH SarabunPSK" w:cs="TH SarabunPSK"/>
                <w:sz w:val="28"/>
                <w:szCs w:val="28"/>
              </w:rPr>
            </w:pPr>
            <w:r w:rsidRPr="00B60D70">
              <w:rPr>
                <w:rFonts w:ascii="TH SarabunPSK" w:hAnsi="TH SarabunPSK" w:cs="TH SarabunPSK" w:hint="cs"/>
                <w:sz w:val="28"/>
                <w:szCs w:val="28"/>
              </w:rPr>
              <w:t xml:space="preserve">MTH </w:t>
            </w:r>
            <w:r w:rsidR="00D76794" w:rsidRPr="00B60D70">
              <w:rPr>
                <w:rFonts w:ascii="TH SarabunPSK" w:hAnsi="TH SarabunPSK" w:cs="TH SarabunPSK" w:hint="cs"/>
                <w:sz w:val="28"/>
                <w:szCs w:val="28"/>
              </w:rPr>
              <w:t>20102</w:t>
            </w:r>
          </w:p>
          <w:p w14:paraId="05662043" w14:textId="77777777" w:rsidR="00D76794" w:rsidRPr="00B60D70" w:rsidRDefault="00D76794" w:rsidP="00D76794">
            <w:pPr>
              <w:ind w:left="-64"/>
              <w:rPr>
                <w:rFonts w:ascii="TH SarabunPSK" w:hAnsi="TH SarabunPSK" w:cs="TH SarabunPSK"/>
                <w:sz w:val="28"/>
                <w:szCs w:val="28"/>
              </w:rPr>
            </w:pPr>
          </w:p>
          <w:p w14:paraId="6623DCAD" w14:textId="77777777" w:rsidR="00D76794" w:rsidRPr="00B60D70" w:rsidRDefault="00D76794" w:rsidP="00D76794">
            <w:pPr>
              <w:ind w:left="-64"/>
              <w:rPr>
                <w:rFonts w:ascii="TH SarabunPSK" w:hAnsi="TH SarabunPSK" w:cs="TH SarabunPSK"/>
                <w:sz w:val="28"/>
                <w:szCs w:val="28"/>
              </w:rPr>
            </w:pPr>
          </w:p>
          <w:p w14:paraId="0A45EF54" w14:textId="77777777" w:rsidR="00D76794" w:rsidRPr="00B60D70" w:rsidRDefault="00D76794" w:rsidP="00D76794">
            <w:pPr>
              <w:ind w:left="-64"/>
              <w:rPr>
                <w:rFonts w:ascii="TH SarabunPSK" w:hAnsi="TH SarabunPSK" w:cs="TH SarabunPSK"/>
                <w:sz w:val="28"/>
                <w:szCs w:val="28"/>
              </w:rPr>
            </w:pPr>
          </w:p>
          <w:p w14:paraId="23F5E625" w14:textId="6CAAC719" w:rsidR="00624FBF" w:rsidRPr="00B60D70" w:rsidRDefault="00B91175" w:rsidP="00D76794">
            <w:pPr>
              <w:ind w:left="-64"/>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D76794" w:rsidRPr="00B60D70">
              <w:rPr>
                <w:rFonts w:ascii="TH SarabunPSK" w:hAnsi="TH SarabunPSK" w:cs="TH SarabunPSK" w:hint="cs"/>
                <w:sz w:val="28"/>
                <w:szCs w:val="28"/>
              </w:rPr>
              <w:t>113</w:t>
            </w:r>
          </w:p>
        </w:tc>
        <w:tc>
          <w:tcPr>
            <w:tcW w:w="3544" w:type="dxa"/>
            <w:gridSpan w:val="2"/>
            <w:tcBorders>
              <w:top w:val="nil"/>
              <w:left w:val="nil"/>
              <w:bottom w:val="single" w:sz="4" w:space="0" w:color="auto"/>
              <w:right w:val="nil"/>
            </w:tcBorders>
          </w:tcPr>
          <w:p w14:paraId="613965DC" w14:textId="77777777"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lastRenderedPageBreak/>
              <w:t xml:space="preserve">ธาตุและสารประกอบ </w:t>
            </w:r>
          </w:p>
          <w:p w14:paraId="13575D2B" w14:textId="14216C03"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Elements and Compounds)</w:t>
            </w:r>
          </w:p>
          <w:p w14:paraId="6D1E022E" w14:textId="77777777"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 xml:space="preserve">สสารและการเปลี่ยนแปลง </w:t>
            </w:r>
          </w:p>
          <w:p w14:paraId="199DEE40" w14:textId="2BEE396E"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Matters and Changes)</w:t>
            </w:r>
          </w:p>
          <w:p w14:paraId="38594585" w14:textId="77777777"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 xml:space="preserve">จลนศาสตร์ และ สมดุล </w:t>
            </w:r>
          </w:p>
          <w:p w14:paraId="5AC9C67E" w14:textId="77E57227"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Kinetics and Equilibrium)</w:t>
            </w:r>
          </w:p>
          <w:p w14:paraId="07F75D09" w14:textId="77777777"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 xml:space="preserve">ปฏิบัติการเคมี </w:t>
            </w:r>
          </w:p>
          <w:p w14:paraId="09D0C74A" w14:textId="4CDE51DD"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Chemistry Laboratory) </w:t>
            </w:r>
          </w:p>
          <w:p w14:paraId="297A0A7F" w14:textId="3A315F54"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แรงและการเคลื่อนที่</w:t>
            </w:r>
          </w:p>
          <w:p w14:paraId="49F16ED8" w14:textId="1322E1F9"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Force and Motion)</w:t>
            </w:r>
          </w:p>
          <w:p w14:paraId="4E3643F6" w14:textId="5ED36556"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การสั่นและคลื่น</w:t>
            </w:r>
          </w:p>
          <w:p w14:paraId="12DA1900" w14:textId="6EE36B62"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Oscillations and Waves)</w:t>
            </w:r>
          </w:p>
          <w:p w14:paraId="53FDC64D" w14:textId="6F384273"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ฟิสิกส์อุณหภาพ</w:t>
            </w:r>
          </w:p>
          <w:p w14:paraId="49AD65BE" w14:textId="6D6E0542"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Thermal </w:t>
            </w:r>
            <w:r w:rsidR="00825587" w:rsidRPr="00B60D70">
              <w:rPr>
                <w:rFonts w:ascii="TH SarabunPSK" w:hAnsi="TH SarabunPSK" w:cs="TH SarabunPSK" w:hint="cs"/>
                <w:sz w:val="28"/>
                <w:szCs w:val="28"/>
              </w:rPr>
              <w:t>Physics</w:t>
            </w:r>
            <w:r w:rsidRPr="00B60D70">
              <w:rPr>
                <w:rFonts w:ascii="TH SarabunPSK" w:hAnsi="TH SarabunPSK" w:cs="TH SarabunPSK" w:hint="cs"/>
                <w:sz w:val="28"/>
                <w:szCs w:val="28"/>
              </w:rPr>
              <w:t>)</w:t>
            </w:r>
          </w:p>
          <w:p w14:paraId="6CA7377E" w14:textId="77777777"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 xml:space="preserve">ปฏิบัติการฟิสิกส์ทั่วไป 1 </w:t>
            </w:r>
          </w:p>
          <w:p w14:paraId="1C2507D6" w14:textId="33B4EC7B"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w:t>
            </w:r>
            <w:r w:rsidR="00825587" w:rsidRPr="00B60D70">
              <w:rPr>
                <w:rFonts w:ascii="TH SarabunPSK" w:hAnsi="TH SarabunPSK" w:cs="TH SarabunPSK" w:hint="cs"/>
                <w:sz w:val="28"/>
                <w:szCs w:val="28"/>
              </w:rPr>
              <w:t>Genera</w:t>
            </w:r>
            <w:r w:rsidRPr="00B60D70">
              <w:rPr>
                <w:rFonts w:ascii="TH SarabunPSK" w:hAnsi="TH SarabunPSK" w:cs="TH SarabunPSK" w:hint="cs"/>
                <w:sz w:val="28"/>
                <w:szCs w:val="28"/>
              </w:rPr>
              <w:t xml:space="preserve">l </w:t>
            </w:r>
            <w:r w:rsidR="00825587" w:rsidRPr="00B60D70">
              <w:rPr>
                <w:rFonts w:ascii="TH SarabunPSK" w:hAnsi="TH SarabunPSK" w:cs="TH SarabunPSK" w:hint="cs"/>
                <w:sz w:val="28"/>
                <w:szCs w:val="28"/>
              </w:rPr>
              <w:t>Physics</w:t>
            </w:r>
            <w:r w:rsidRPr="00B60D70">
              <w:rPr>
                <w:rFonts w:ascii="TH SarabunPSK" w:hAnsi="TH SarabunPSK" w:cs="TH SarabunPSK" w:hint="cs"/>
                <w:sz w:val="28"/>
                <w:szCs w:val="28"/>
              </w:rPr>
              <w:t xml:space="preserve"> Laboratory I)</w:t>
            </w:r>
          </w:p>
          <w:p w14:paraId="09514687" w14:textId="77777777"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 xml:space="preserve">ไฟฟ้าและแม่เหล็ก </w:t>
            </w:r>
          </w:p>
          <w:p w14:paraId="53AA601A" w14:textId="3E777F09"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Electricity and Magnetism)</w:t>
            </w:r>
          </w:p>
          <w:p w14:paraId="0431E2CF" w14:textId="77777777"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 xml:space="preserve">วงจรไฟฟ้า </w:t>
            </w:r>
          </w:p>
          <w:p w14:paraId="4A35AA99" w14:textId="2B1C9FF9"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Electric Circuits)</w:t>
            </w:r>
          </w:p>
          <w:p w14:paraId="731AD615" w14:textId="77777777"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 xml:space="preserve">ทัศนศาสตร์และฟิสิกส์ยุคใหม่ </w:t>
            </w:r>
          </w:p>
          <w:p w14:paraId="07DE91AB" w14:textId="5AB0AC41"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Optics and Modern </w:t>
            </w:r>
            <w:r w:rsidR="00825587" w:rsidRPr="00B60D70">
              <w:rPr>
                <w:rFonts w:ascii="TH SarabunPSK" w:hAnsi="TH SarabunPSK" w:cs="TH SarabunPSK" w:hint="cs"/>
                <w:sz w:val="28"/>
                <w:szCs w:val="28"/>
              </w:rPr>
              <w:t>Physics</w:t>
            </w:r>
            <w:r w:rsidRPr="00B60D70">
              <w:rPr>
                <w:rFonts w:ascii="TH SarabunPSK" w:hAnsi="TH SarabunPSK" w:cs="TH SarabunPSK" w:hint="cs"/>
                <w:sz w:val="28"/>
                <w:szCs w:val="28"/>
              </w:rPr>
              <w:t>)</w:t>
            </w:r>
          </w:p>
          <w:p w14:paraId="6ED4494E" w14:textId="77777777"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 xml:space="preserve">ปฏิบัติการฟิสิกส์ทั่วไป 2 </w:t>
            </w:r>
          </w:p>
          <w:p w14:paraId="0086F7AF" w14:textId="460B2852"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w:t>
            </w:r>
            <w:r w:rsidR="00825587" w:rsidRPr="00B60D70">
              <w:rPr>
                <w:rFonts w:ascii="TH SarabunPSK" w:hAnsi="TH SarabunPSK" w:cs="TH SarabunPSK" w:hint="cs"/>
                <w:sz w:val="28"/>
                <w:szCs w:val="28"/>
              </w:rPr>
              <w:t>Genera</w:t>
            </w:r>
            <w:r w:rsidRPr="00B60D70">
              <w:rPr>
                <w:rFonts w:ascii="TH SarabunPSK" w:hAnsi="TH SarabunPSK" w:cs="TH SarabunPSK" w:hint="cs"/>
                <w:sz w:val="28"/>
                <w:szCs w:val="28"/>
              </w:rPr>
              <w:t xml:space="preserve">l </w:t>
            </w:r>
            <w:r w:rsidR="00825587" w:rsidRPr="00B60D70">
              <w:rPr>
                <w:rFonts w:ascii="TH SarabunPSK" w:hAnsi="TH SarabunPSK" w:cs="TH SarabunPSK" w:hint="cs"/>
                <w:sz w:val="28"/>
                <w:szCs w:val="28"/>
              </w:rPr>
              <w:t>Physics</w:t>
            </w:r>
            <w:r w:rsidRPr="00B60D70">
              <w:rPr>
                <w:rFonts w:ascii="TH SarabunPSK" w:hAnsi="TH SarabunPSK" w:cs="TH SarabunPSK" w:hint="cs"/>
                <w:sz w:val="28"/>
                <w:szCs w:val="28"/>
              </w:rPr>
              <w:t xml:space="preserve"> Laboratory II)</w:t>
            </w:r>
          </w:p>
          <w:p w14:paraId="54D8AEA5" w14:textId="3EF310BB"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ลิมิต ความต่อเนื่อง และอนุพันธ์</w:t>
            </w:r>
          </w:p>
          <w:p w14:paraId="17B0C105" w14:textId="0DD5AEBA"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Limit, Continuity and Derivatives)</w:t>
            </w:r>
          </w:p>
          <w:p w14:paraId="7475B254" w14:textId="77777777"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 xml:space="preserve">ปริพันธ์ </w:t>
            </w:r>
          </w:p>
          <w:p w14:paraId="72E989EC" w14:textId="06B1F7A2"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Integrals)</w:t>
            </w:r>
          </w:p>
          <w:p w14:paraId="045D09EA" w14:textId="2E4D942B" w:rsidR="00D76794" w:rsidRPr="00B60D70" w:rsidRDefault="00D76794" w:rsidP="00D76794">
            <w:pPr>
              <w:jc w:val="left"/>
              <w:rPr>
                <w:rFonts w:ascii="TH SarabunPSK" w:hAnsi="TH SarabunPSK" w:cs="TH SarabunPSK"/>
                <w:sz w:val="28"/>
                <w:szCs w:val="28"/>
              </w:rPr>
            </w:pPr>
            <w:r w:rsidRPr="00B60D70">
              <w:rPr>
                <w:rFonts w:ascii="TH SarabunPSK" w:hAnsi="TH SarabunPSK" w:cs="TH SarabunPSK" w:hint="cs"/>
                <w:sz w:val="28"/>
                <w:szCs w:val="28"/>
                <w:cs/>
              </w:rPr>
              <w:t xml:space="preserve">อุปนัยเชิงคณิตศาสตร์ ลำดับและอนุกรม </w:t>
            </w:r>
            <w:r w:rsidR="00004001" w:rsidRPr="00B60D70">
              <w:rPr>
                <w:rFonts w:ascii="TH SarabunPSK" w:hAnsi="TH SarabunPSK" w:cs="TH SarabunPSK"/>
                <w:sz w:val="28"/>
                <w:szCs w:val="28"/>
              </w:rPr>
              <w:t>(</w:t>
            </w:r>
            <w:r w:rsidRPr="00B60D70">
              <w:rPr>
                <w:rFonts w:ascii="TH SarabunPSK" w:hAnsi="TH SarabunPSK" w:cs="TH SarabunPSK" w:hint="cs"/>
                <w:sz w:val="28"/>
                <w:szCs w:val="28"/>
              </w:rPr>
              <w:t>Mathematical Induction, Sequences and Series)</w:t>
            </w:r>
          </w:p>
          <w:p w14:paraId="6F45FCE3" w14:textId="77777777"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 xml:space="preserve">เวคเตอร์ เส้นตรงและระนาบในปริภูมิสามมิติ และฟังก์ชันเวกเตอร์ </w:t>
            </w:r>
          </w:p>
          <w:p w14:paraId="00520E22" w14:textId="5E3696D9"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Vectors, Lines and Planes in a </w:t>
            </w:r>
            <w:r w:rsidRPr="00B60D70">
              <w:rPr>
                <w:rFonts w:ascii="TH SarabunPSK" w:hAnsi="TH SarabunPSK" w:cs="TH SarabunPSK" w:hint="cs"/>
                <w:sz w:val="28"/>
                <w:szCs w:val="28"/>
                <w:cs/>
              </w:rPr>
              <w:t>3</w:t>
            </w:r>
            <w:r w:rsidRPr="00B60D70">
              <w:rPr>
                <w:rFonts w:ascii="TH SarabunPSK" w:hAnsi="TH SarabunPSK" w:cs="TH SarabunPSK" w:hint="cs"/>
                <w:sz w:val="28"/>
                <w:szCs w:val="28"/>
              </w:rPr>
              <w:t>D-Space and Vector Functions)</w:t>
            </w:r>
          </w:p>
          <w:p w14:paraId="0FEC1AD2" w14:textId="77777777"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 xml:space="preserve">ปริพันธ์หลายชั้น </w:t>
            </w:r>
          </w:p>
          <w:p w14:paraId="66F4E3B3" w14:textId="452AA441"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Multiple Integrals)</w:t>
            </w:r>
          </w:p>
          <w:p w14:paraId="5BD03074" w14:textId="77777777"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แคลคูลัสเชิงเวกเตอร์</w:t>
            </w:r>
          </w:p>
          <w:p w14:paraId="38631C14" w14:textId="77777777" w:rsidR="007E77D1" w:rsidRPr="00B60D70" w:rsidRDefault="00D76794" w:rsidP="007E77D1">
            <w:pPr>
              <w:rPr>
                <w:rFonts w:ascii="TH SarabunPSK" w:hAnsi="TH SarabunPSK" w:cs="TH SarabunPSK"/>
                <w:sz w:val="28"/>
                <w:szCs w:val="28"/>
              </w:rPr>
            </w:pPr>
            <w:r w:rsidRPr="00B60D70">
              <w:rPr>
                <w:rFonts w:ascii="TH SarabunPSK" w:hAnsi="TH SarabunPSK" w:cs="TH SarabunPSK" w:hint="cs"/>
                <w:sz w:val="28"/>
                <w:szCs w:val="28"/>
              </w:rPr>
              <w:t>(Vector Calculus)</w:t>
            </w:r>
          </w:p>
          <w:p w14:paraId="76EDE86C" w14:textId="17A1E1E0" w:rsidR="00D76794" w:rsidRPr="00B60D70" w:rsidRDefault="00D76794" w:rsidP="007E77D1">
            <w:pPr>
              <w:rPr>
                <w:rFonts w:ascii="TH SarabunPSK" w:hAnsi="TH SarabunPSK" w:cs="TH SarabunPSK"/>
                <w:sz w:val="28"/>
                <w:szCs w:val="28"/>
              </w:rPr>
            </w:pPr>
            <w:r w:rsidRPr="00B60D70">
              <w:rPr>
                <w:rFonts w:ascii="TH SarabunPSK" w:hAnsi="TH SarabunPSK" w:cs="TH SarabunPSK" w:hint="cs"/>
                <w:sz w:val="28"/>
                <w:szCs w:val="28"/>
                <w:cs/>
              </w:rPr>
              <w:t>สมการเชิงอนุพันธ์เบื้องต้นและการแปลงลาปลาซ</w:t>
            </w:r>
            <w:r w:rsidRPr="00B60D70">
              <w:rPr>
                <w:rFonts w:ascii="TH SarabunPSK" w:hAnsi="TH SarabunPSK" w:cs="TH SarabunPSK" w:hint="cs"/>
                <w:sz w:val="28"/>
                <w:szCs w:val="28"/>
              </w:rPr>
              <w:t xml:space="preserve"> </w:t>
            </w:r>
          </w:p>
          <w:p w14:paraId="5CDFC5FA" w14:textId="37FB14AD" w:rsidR="00D76794" w:rsidRPr="00B60D70" w:rsidRDefault="00D76794" w:rsidP="00D76794">
            <w:pPr>
              <w:jc w:val="left"/>
              <w:rPr>
                <w:rFonts w:ascii="TH SarabunPSK" w:hAnsi="TH SarabunPSK" w:cs="TH SarabunPSK"/>
                <w:sz w:val="28"/>
                <w:szCs w:val="28"/>
              </w:rPr>
            </w:pPr>
            <w:r w:rsidRPr="00B60D70">
              <w:rPr>
                <w:rFonts w:ascii="TH SarabunPSK" w:hAnsi="TH SarabunPSK" w:cs="TH SarabunPSK" w:hint="cs"/>
                <w:sz w:val="28"/>
                <w:szCs w:val="28"/>
              </w:rPr>
              <w:lastRenderedPageBreak/>
              <w:t>(Basic Differential Equations and Laplace Transform)</w:t>
            </w:r>
          </w:p>
          <w:p w14:paraId="755FEC70" w14:textId="77777777" w:rsidR="00D76794" w:rsidRPr="00B60D70" w:rsidRDefault="00D76794" w:rsidP="00D76794">
            <w:pPr>
              <w:rPr>
                <w:rFonts w:ascii="TH SarabunPSK" w:hAnsi="TH SarabunPSK" w:cs="TH SarabunPSK"/>
                <w:sz w:val="28"/>
                <w:szCs w:val="28"/>
              </w:rPr>
            </w:pPr>
            <w:r w:rsidRPr="00B60D70">
              <w:rPr>
                <w:rFonts w:ascii="TH SarabunPSK" w:hAnsi="TH SarabunPSK" w:cs="TH SarabunPSK" w:hint="cs"/>
                <w:sz w:val="28"/>
                <w:szCs w:val="28"/>
                <w:cs/>
              </w:rPr>
              <w:t xml:space="preserve">สถิติสำหรับวิศวกรรมโยธา </w:t>
            </w:r>
          </w:p>
          <w:p w14:paraId="2B8AE44C" w14:textId="7BFE760D" w:rsidR="00624FBF" w:rsidRPr="00B60D70" w:rsidRDefault="00D76794" w:rsidP="00D76794">
            <w:pPr>
              <w:rPr>
                <w:rFonts w:ascii="TH SarabunPSK" w:hAnsi="TH SarabunPSK" w:cs="TH SarabunPSK"/>
                <w:sz w:val="28"/>
                <w:szCs w:val="28"/>
                <w:cs/>
              </w:rPr>
            </w:pPr>
            <w:r w:rsidRPr="00B60D70">
              <w:rPr>
                <w:rFonts w:ascii="TH SarabunPSK" w:hAnsi="TH SarabunPSK" w:cs="TH SarabunPSK" w:hint="cs"/>
                <w:sz w:val="28"/>
                <w:szCs w:val="28"/>
                <w:cs/>
              </w:rPr>
              <w:t>(</w:t>
            </w:r>
            <w:r w:rsidRPr="00B60D70">
              <w:rPr>
                <w:rFonts w:ascii="TH SarabunPSK" w:hAnsi="TH SarabunPSK" w:cs="TH SarabunPSK" w:hint="cs"/>
                <w:sz w:val="28"/>
                <w:szCs w:val="28"/>
              </w:rPr>
              <w:t>Statistics for Civil Engineering)</w:t>
            </w:r>
            <w:r w:rsidR="00624FBF" w:rsidRPr="00B60D70">
              <w:rPr>
                <w:rFonts w:ascii="TH SarabunPSK" w:hAnsi="TH SarabunPSK" w:cs="TH SarabunPSK" w:hint="cs"/>
                <w:sz w:val="28"/>
                <w:szCs w:val="28"/>
                <w:cs/>
              </w:rPr>
              <w:tab/>
            </w:r>
          </w:p>
        </w:tc>
        <w:tc>
          <w:tcPr>
            <w:tcW w:w="1275" w:type="dxa"/>
            <w:gridSpan w:val="2"/>
            <w:tcBorders>
              <w:top w:val="nil"/>
              <w:left w:val="nil"/>
              <w:bottom w:val="single" w:sz="4" w:space="0" w:color="auto"/>
              <w:right w:val="single" w:sz="4" w:space="0" w:color="auto"/>
            </w:tcBorders>
          </w:tcPr>
          <w:p w14:paraId="11FA9507" w14:textId="77777777" w:rsidR="00624FBF" w:rsidRPr="00B60D70" w:rsidRDefault="00624FBF" w:rsidP="00624FBF">
            <w:pPr>
              <w:jc w:val="center"/>
              <w:rPr>
                <w:rFonts w:ascii="TH SarabunPSK" w:hAnsi="TH SarabunPSK" w:cs="TH SarabunPSK"/>
                <w:sz w:val="28"/>
                <w:szCs w:val="28"/>
              </w:rPr>
            </w:pPr>
            <w:r w:rsidRPr="00B60D70">
              <w:rPr>
                <w:rFonts w:ascii="TH SarabunPSK" w:hAnsi="TH SarabunPSK" w:cs="TH SarabunPSK" w:hint="cs"/>
                <w:sz w:val="28"/>
                <w:szCs w:val="28"/>
              </w:rPr>
              <w:lastRenderedPageBreak/>
              <w:t>1 (1-0-2)</w:t>
            </w:r>
          </w:p>
          <w:p w14:paraId="4B6A4D0A" w14:textId="77777777" w:rsidR="00555F67" w:rsidRPr="00B60D70" w:rsidRDefault="00555F67" w:rsidP="00624FBF">
            <w:pPr>
              <w:jc w:val="center"/>
              <w:rPr>
                <w:rFonts w:ascii="TH SarabunPSK" w:hAnsi="TH SarabunPSK" w:cs="TH SarabunPSK"/>
                <w:sz w:val="28"/>
                <w:szCs w:val="28"/>
              </w:rPr>
            </w:pPr>
          </w:p>
          <w:p w14:paraId="182B8ED8" w14:textId="77777777" w:rsidR="00555F67" w:rsidRPr="00B60D70" w:rsidRDefault="00555F67" w:rsidP="00555F67">
            <w:pPr>
              <w:jc w:val="center"/>
              <w:rPr>
                <w:rFonts w:ascii="TH SarabunPSK" w:hAnsi="TH SarabunPSK" w:cs="TH SarabunPSK"/>
                <w:sz w:val="28"/>
                <w:szCs w:val="28"/>
              </w:rPr>
            </w:pPr>
            <w:r w:rsidRPr="00B60D70">
              <w:rPr>
                <w:rFonts w:ascii="TH SarabunPSK" w:hAnsi="TH SarabunPSK" w:cs="TH SarabunPSK" w:hint="cs"/>
                <w:sz w:val="28"/>
                <w:szCs w:val="28"/>
                <w:cs/>
              </w:rPr>
              <w:t>1 (1-0-2)</w:t>
            </w:r>
          </w:p>
          <w:p w14:paraId="32A756FA" w14:textId="77777777" w:rsidR="00555F67" w:rsidRPr="00B60D70" w:rsidRDefault="00555F67" w:rsidP="00555F67">
            <w:pPr>
              <w:jc w:val="center"/>
              <w:rPr>
                <w:rFonts w:ascii="TH SarabunPSK" w:hAnsi="TH SarabunPSK" w:cs="TH SarabunPSK"/>
                <w:sz w:val="28"/>
                <w:szCs w:val="28"/>
              </w:rPr>
            </w:pPr>
          </w:p>
          <w:p w14:paraId="5A13B5E1" w14:textId="77777777" w:rsidR="00555F67" w:rsidRPr="00B60D70" w:rsidRDefault="00555F67" w:rsidP="00555F67">
            <w:pPr>
              <w:jc w:val="center"/>
              <w:rPr>
                <w:rFonts w:ascii="TH SarabunPSK" w:hAnsi="TH SarabunPSK" w:cs="TH SarabunPSK"/>
                <w:sz w:val="28"/>
                <w:szCs w:val="28"/>
              </w:rPr>
            </w:pPr>
            <w:r w:rsidRPr="00B60D70">
              <w:rPr>
                <w:rFonts w:ascii="TH SarabunPSK" w:hAnsi="TH SarabunPSK" w:cs="TH SarabunPSK" w:hint="cs"/>
                <w:sz w:val="28"/>
                <w:szCs w:val="28"/>
                <w:cs/>
              </w:rPr>
              <w:t>1 (1-0-2)</w:t>
            </w:r>
          </w:p>
          <w:p w14:paraId="6E6CF838" w14:textId="77777777" w:rsidR="00555F67" w:rsidRPr="00B60D70" w:rsidRDefault="00555F67" w:rsidP="00555F67">
            <w:pPr>
              <w:jc w:val="center"/>
              <w:rPr>
                <w:rFonts w:ascii="TH SarabunPSK" w:hAnsi="TH SarabunPSK" w:cs="TH SarabunPSK"/>
                <w:sz w:val="28"/>
                <w:szCs w:val="28"/>
              </w:rPr>
            </w:pPr>
          </w:p>
          <w:p w14:paraId="41356888" w14:textId="77777777" w:rsidR="00555F67" w:rsidRPr="00B60D70" w:rsidRDefault="00555F67" w:rsidP="00555F67">
            <w:pPr>
              <w:jc w:val="center"/>
              <w:rPr>
                <w:rFonts w:ascii="TH SarabunPSK" w:hAnsi="TH SarabunPSK" w:cs="TH SarabunPSK"/>
                <w:sz w:val="28"/>
                <w:szCs w:val="28"/>
              </w:rPr>
            </w:pPr>
            <w:r w:rsidRPr="00B60D70">
              <w:rPr>
                <w:rFonts w:ascii="TH SarabunPSK" w:hAnsi="TH SarabunPSK" w:cs="TH SarabunPSK" w:hint="cs"/>
                <w:sz w:val="28"/>
                <w:szCs w:val="28"/>
                <w:cs/>
              </w:rPr>
              <w:t>1 (0-3-2)</w:t>
            </w:r>
          </w:p>
          <w:p w14:paraId="4B3DF170" w14:textId="77777777" w:rsidR="00555F67" w:rsidRPr="00B60D70" w:rsidRDefault="00555F67" w:rsidP="00555F67">
            <w:pPr>
              <w:jc w:val="center"/>
              <w:rPr>
                <w:rFonts w:ascii="TH SarabunPSK" w:hAnsi="TH SarabunPSK" w:cs="TH SarabunPSK"/>
                <w:sz w:val="28"/>
                <w:szCs w:val="28"/>
              </w:rPr>
            </w:pPr>
          </w:p>
          <w:p w14:paraId="38F8038C" w14:textId="77777777" w:rsidR="00555F67" w:rsidRPr="00B60D70" w:rsidRDefault="00555F67" w:rsidP="00555F67">
            <w:pPr>
              <w:jc w:val="center"/>
              <w:rPr>
                <w:rFonts w:ascii="TH SarabunPSK" w:hAnsi="TH SarabunPSK" w:cs="TH SarabunPSK"/>
                <w:sz w:val="28"/>
                <w:szCs w:val="28"/>
              </w:rPr>
            </w:pPr>
            <w:r w:rsidRPr="00B60D70">
              <w:rPr>
                <w:rFonts w:ascii="TH SarabunPSK" w:hAnsi="TH SarabunPSK" w:cs="TH SarabunPSK" w:hint="cs"/>
                <w:sz w:val="28"/>
                <w:szCs w:val="28"/>
                <w:cs/>
              </w:rPr>
              <w:t>1 (1-0-2)</w:t>
            </w:r>
          </w:p>
          <w:p w14:paraId="77524D4A" w14:textId="77777777" w:rsidR="00555F67" w:rsidRPr="00B60D70" w:rsidRDefault="00555F67" w:rsidP="00555F67">
            <w:pPr>
              <w:jc w:val="center"/>
              <w:rPr>
                <w:rFonts w:ascii="TH SarabunPSK" w:hAnsi="TH SarabunPSK" w:cs="TH SarabunPSK"/>
                <w:sz w:val="28"/>
                <w:szCs w:val="28"/>
              </w:rPr>
            </w:pPr>
          </w:p>
          <w:p w14:paraId="1DACD90B" w14:textId="77777777" w:rsidR="00555F67" w:rsidRPr="00B60D70" w:rsidRDefault="00555F67" w:rsidP="00555F67">
            <w:pPr>
              <w:jc w:val="center"/>
              <w:rPr>
                <w:rFonts w:ascii="TH SarabunPSK" w:hAnsi="TH SarabunPSK" w:cs="TH SarabunPSK"/>
                <w:sz w:val="28"/>
                <w:szCs w:val="28"/>
              </w:rPr>
            </w:pPr>
            <w:r w:rsidRPr="00B60D70">
              <w:rPr>
                <w:rFonts w:ascii="TH SarabunPSK" w:hAnsi="TH SarabunPSK" w:cs="TH SarabunPSK" w:hint="cs"/>
                <w:sz w:val="28"/>
                <w:szCs w:val="28"/>
                <w:cs/>
              </w:rPr>
              <w:t>1 (1-0-2)</w:t>
            </w:r>
          </w:p>
          <w:p w14:paraId="6D3BBBF2" w14:textId="77777777" w:rsidR="00555F67" w:rsidRPr="00B60D70" w:rsidRDefault="00555F67" w:rsidP="00555F67">
            <w:pPr>
              <w:jc w:val="center"/>
              <w:rPr>
                <w:rFonts w:ascii="TH SarabunPSK" w:hAnsi="TH SarabunPSK" w:cs="TH SarabunPSK"/>
                <w:sz w:val="28"/>
                <w:szCs w:val="28"/>
              </w:rPr>
            </w:pPr>
          </w:p>
          <w:p w14:paraId="0B0F43E8" w14:textId="77777777" w:rsidR="00555F67" w:rsidRPr="00B60D70" w:rsidRDefault="00555F67" w:rsidP="00555F67">
            <w:pPr>
              <w:jc w:val="center"/>
              <w:rPr>
                <w:rFonts w:ascii="TH SarabunPSK" w:hAnsi="TH SarabunPSK" w:cs="TH SarabunPSK"/>
                <w:sz w:val="28"/>
                <w:szCs w:val="28"/>
              </w:rPr>
            </w:pPr>
            <w:r w:rsidRPr="00B60D70">
              <w:rPr>
                <w:rFonts w:ascii="TH SarabunPSK" w:hAnsi="TH SarabunPSK" w:cs="TH SarabunPSK" w:hint="cs"/>
                <w:sz w:val="28"/>
                <w:szCs w:val="28"/>
                <w:cs/>
              </w:rPr>
              <w:t>1 (1-0-2)</w:t>
            </w:r>
          </w:p>
          <w:p w14:paraId="29D3A7F6" w14:textId="77777777" w:rsidR="00555F67" w:rsidRPr="00B60D70" w:rsidRDefault="00555F67" w:rsidP="00555F67">
            <w:pPr>
              <w:jc w:val="center"/>
              <w:rPr>
                <w:rFonts w:ascii="TH SarabunPSK" w:hAnsi="TH SarabunPSK" w:cs="TH SarabunPSK"/>
                <w:sz w:val="28"/>
                <w:szCs w:val="28"/>
              </w:rPr>
            </w:pPr>
          </w:p>
          <w:p w14:paraId="63ACC4A4" w14:textId="77777777" w:rsidR="00555F67" w:rsidRPr="00B60D70" w:rsidRDefault="00555F67" w:rsidP="00555F67">
            <w:pPr>
              <w:jc w:val="center"/>
              <w:rPr>
                <w:rFonts w:ascii="TH SarabunPSK" w:hAnsi="TH SarabunPSK" w:cs="TH SarabunPSK"/>
                <w:sz w:val="28"/>
                <w:szCs w:val="28"/>
              </w:rPr>
            </w:pPr>
            <w:r w:rsidRPr="00B60D70">
              <w:rPr>
                <w:rFonts w:ascii="TH SarabunPSK" w:hAnsi="TH SarabunPSK" w:cs="TH SarabunPSK" w:hint="cs"/>
                <w:sz w:val="28"/>
                <w:szCs w:val="28"/>
                <w:cs/>
              </w:rPr>
              <w:t>1 (0-2-2)</w:t>
            </w:r>
          </w:p>
          <w:p w14:paraId="0C71A357" w14:textId="77777777" w:rsidR="00555F67" w:rsidRPr="00B60D70" w:rsidRDefault="00555F67" w:rsidP="00555F67">
            <w:pPr>
              <w:jc w:val="center"/>
              <w:rPr>
                <w:rFonts w:ascii="TH SarabunPSK" w:hAnsi="TH SarabunPSK" w:cs="TH SarabunPSK"/>
                <w:sz w:val="28"/>
                <w:szCs w:val="28"/>
              </w:rPr>
            </w:pPr>
          </w:p>
          <w:p w14:paraId="7600AB9B" w14:textId="77777777" w:rsidR="00555F67" w:rsidRPr="00B60D70" w:rsidRDefault="00555F67" w:rsidP="00555F67">
            <w:pPr>
              <w:jc w:val="center"/>
              <w:rPr>
                <w:rFonts w:ascii="TH SarabunPSK" w:hAnsi="TH SarabunPSK" w:cs="TH SarabunPSK"/>
                <w:sz w:val="28"/>
                <w:szCs w:val="28"/>
              </w:rPr>
            </w:pPr>
            <w:r w:rsidRPr="00B60D70">
              <w:rPr>
                <w:rFonts w:ascii="TH SarabunPSK" w:hAnsi="TH SarabunPSK" w:cs="TH SarabunPSK" w:hint="cs"/>
                <w:sz w:val="28"/>
                <w:szCs w:val="28"/>
                <w:cs/>
              </w:rPr>
              <w:t>1(1-0-2)</w:t>
            </w:r>
          </w:p>
          <w:p w14:paraId="0C69826B" w14:textId="77777777" w:rsidR="00555F67" w:rsidRPr="00B60D70" w:rsidRDefault="00555F67" w:rsidP="00555F67">
            <w:pPr>
              <w:jc w:val="center"/>
              <w:rPr>
                <w:rFonts w:ascii="TH SarabunPSK" w:hAnsi="TH SarabunPSK" w:cs="TH SarabunPSK"/>
                <w:sz w:val="28"/>
                <w:szCs w:val="28"/>
              </w:rPr>
            </w:pPr>
          </w:p>
          <w:p w14:paraId="12C445F5" w14:textId="77777777" w:rsidR="00555F67" w:rsidRPr="00B60D70" w:rsidRDefault="00555F67" w:rsidP="00555F67">
            <w:pPr>
              <w:jc w:val="center"/>
              <w:rPr>
                <w:rFonts w:ascii="TH SarabunPSK" w:hAnsi="TH SarabunPSK" w:cs="TH SarabunPSK"/>
                <w:sz w:val="28"/>
                <w:szCs w:val="28"/>
              </w:rPr>
            </w:pPr>
            <w:r w:rsidRPr="00B60D70">
              <w:rPr>
                <w:rFonts w:ascii="TH SarabunPSK" w:hAnsi="TH SarabunPSK" w:cs="TH SarabunPSK" w:hint="cs"/>
                <w:sz w:val="28"/>
                <w:szCs w:val="28"/>
                <w:cs/>
              </w:rPr>
              <w:t>1(1-0-2)</w:t>
            </w:r>
          </w:p>
          <w:p w14:paraId="59AE0CBA" w14:textId="77777777" w:rsidR="00555F67" w:rsidRPr="00B60D70" w:rsidRDefault="00555F67" w:rsidP="00555F67">
            <w:pPr>
              <w:jc w:val="center"/>
              <w:rPr>
                <w:rFonts w:ascii="TH SarabunPSK" w:hAnsi="TH SarabunPSK" w:cs="TH SarabunPSK"/>
                <w:sz w:val="28"/>
                <w:szCs w:val="28"/>
              </w:rPr>
            </w:pPr>
          </w:p>
          <w:p w14:paraId="0EBC8A2B" w14:textId="77777777" w:rsidR="00555F67" w:rsidRPr="00B60D70" w:rsidRDefault="00555F67" w:rsidP="00555F67">
            <w:pPr>
              <w:jc w:val="center"/>
              <w:rPr>
                <w:rFonts w:ascii="TH SarabunPSK" w:hAnsi="TH SarabunPSK" w:cs="TH SarabunPSK"/>
                <w:sz w:val="28"/>
                <w:szCs w:val="28"/>
              </w:rPr>
            </w:pPr>
            <w:r w:rsidRPr="00B60D70">
              <w:rPr>
                <w:rFonts w:ascii="TH SarabunPSK" w:hAnsi="TH SarabunPSK" w:cs="TH SarabunPSK" w:hint="cs"/>
                <w:sz w:val="28"/>
                <w:szCs w:val="28"/>
                <w:cs/>
              </w:rPr>
              <w:t>1(1-0-2)</w:t>
            </w:r>
          </w:p>
          <w:p w14:paraId="642E48CB" w14:textId="77777777" w:rsidR="00555F67" w:rsidRPr="00B60D70" w:rsidRDefault="00555F67" w:rsidP="00555F67">
            <w:pPr>
              <w:jc w:val="center"/>
              <w:rPr>
                <w:rFonts w:ascii="TH SarabunPSK" w:hAnsi="TH SarabunPSK" w:cs="TH SarabunPSK"/>
                <w:sz w:val="28"/>
                <w:szCs w:val="28"/>
              </w:rPr>
            </w:pPr>
          </w:p>
          <w:p w14:paraId="720D5601" w14:textId="77777777" w:rsidR="00555F67" w:rsidRPr="00B60D70" w:rsidRDefault="00555F67" w:rsidP="00555F67">
            <w:pPr>
              <w:jc w:val="center"/>
              <w:rPr>
                <w:rFonts w:ascii="TH SarabunPSK" w:hAnsi="TH SarabunPSK" w:cs="TH SarabunPSK"/>
                <w:sz w:val="28"/>
                <w:szCs w:val="28"/>
              </w:rPr>
            </w:pPr>
            <w:r w:rsidRPr="00B60D70">
              <w:rPr>
                <w:rFonts w:ascii="TH SarabunPSK" w:hAnsi="TH SarabunPSK" w:cs="TH SarabunPSK" w:hint="cs"/>
                <w:sz w:val="28"/>
                <w:szCs w:val="28"/>
                <w:cs/>
              </w:rPr>
              <w:t>1 (0-2-2)</w:t>
            </w:r>
          </w:p>
          <w:p w14:paraId="73EDCA43" w14:textId="77777777" w:rsidR="00555F67" w:rsidRPr="00B60D70" w:rsidRDefault="00555F67" w:rsidP="00555F67">
            <w:pPr>
              <w:jc w:val="center"/>
              <w:rPr>
                <w:rFonts w:ascii="TH SarabunPSK" w:hAnsi="TH SarabunPSK" w:cs="TH SarabunPSK"/>
                <w:sz w:val="28"/>
                <w:szCs w:val="28"/>
              </w:rPr>
            </w:pPr>
          </w:p>
          <w:p w14:paraId="04A96206" w14:textId="77777777" w:rsidR="00555F67" w:rsidRPr="00B60D70" w:rsidRDefault="00555F67" w:rsidP="00555F67">
            <w:pPr>
              <w:jc w:val="center"/>
              <w:rPr>
                <w:rFonts w:ascii="TH SarabunPSK" w:hAnsi="TH SarabunPSK" w:cs="TH SarabunPSK"/>
                <w:sz w:val="28"/>
                <w:szCs w:val="28"/>
              </w:rPr>
            </w:pPr>
            <w:r w:rsidRPr="00B60D70">
              <w:rPr>
                <w:rFonts w:ascii="TH SarabunPSK" w:hAnsi="TH SarabunPSK" w:cs="TH SarabunPSK" w:hint="cs"/>
                <w:sz w:val="28"/>
                <w:szCs w:val="28"/>
                <w:cs/>
              </w:rPr>
              <w:t>2 (2-0-4)</w:t>
            </w:r>
          </w:p>
          <w:p w14:paraId="25C6B9C8" w14:textId="77777777" w:rsidR="00555F67" w:rsidRPr="00B60D70" w:rsidRDefault="00555F67" w:rsidP="00555F67">
            <w:pPr>
              <w:jc w:val="center"/>
              <w:rPr>
                <w:rFonts w:ascii="TH SarabunPSK" w:hAnsi="TH SarabunPSK" w:cs="TH SarabunPSK"/>
                <w:sz w:val="28"/>
                <w:szCs w:val="28"/>
              </w:rPr>
            </w:pPr>
          </w:p>
          <w:p w14:paraId="712224D1" w14:textId="77777777" w:rsidR="00555F67" w:rsidRPr="00B60D70" w:rsidRDefault="00555F67" w:rsidP="00555F67">
            <w:pPr>
              <w:jc w:val="center"/>
              <w:rPr>
                <w:rFonts w:ascii="TH SarabunPSK" w:hAnsi="TH SarabunPSK" w:cs="TH SarabunPSK"/>
                <w:sz w:val="28"/>
                <w:szCs w:val="28"/>
              </w:rPr>
            </w:pPr>
            <w:r w:rsidRPr="00B60D70">
              <w:rPr>
                <w:rFonts w:ascii="TH SarabunPSK" w:hAnsi="TH SarabunPSK" w:cs="TH SarabunPSK" w:hint="cs"/>
                <w:sz w:val="28"/>
                <w:szCs w:val="28"/>
                <w:cs/>
              </w:rPr>
              <w:t>1 (1-0-2)</w:t>
            </w:r>
          </w:p>
          <w:p w14:paraId="39DB574E" w14:textId="77777777" w:rsidR="00555F67" w:rsidRPr="00B60D70" w:rsidRDefault="00555F67" w:rsidP="00555F67">
            <w:pPr>
              <w:jc w:val="center"/>
              <w:rPr>
                <w:rFonts w:ascii="TH SarabunPSK" w:hAnsi="TH SarabunPSK" w:cs="TH SarabunPSK"/>
                <w:sz w:val="28"/>
                <w:szCs w:val="28"/>
              </w:rPr>
            </w:pPr>
          </w:p>
          <w:p w14:paraId="45EB5F4F" w14:textId="77777777" w:rsidR="00555F67" w:rsidRPr="00B60D70" w:rsidRDefault="00555F67" w:rsidP="00555F67">
            <w:pPr>
              <w:jc w:val="center"/>
              <w:rPr>
                <w:rFonts w:ascii="TH SarabunPSK" w:hAnsi="TH SarabunPSK" w:cs="TH SarabunPSK"/>
                <w:sz w:val="28"/>
                <w:szCs w:val="28"/>
              </w:rPr>
            </w:pPr>
            <w:r w:rsidRPr="00B60D70">
              <w:rPr>
                <w:rFonts w:ascii="TH SarabunPSK" w:hAnsi="TH SarabunPSK" w:cs="TH SarabunPSK" w:hint="cs"/>
                <w:sz w:val="28"/>
                <w:szCs w:val="28"/>
                <w:cs/>
              </w:rPr>
              <w:t>1 (1-0-2)</w:t>
            </w:r>
          </w:p>
          <w:p w14:paraId="592ECC15" w14:textId="77777777" w:rsidR="00555F67" w:rsidRPr="00B60D70" w:rsidRDefault="00555F67" w:rsidP="00555F67">
            <w:pPr>
              <w:jc w:val="center"/>
              <w:rPr>
                <w:rFonts w:ascii="TH SarabunPSK" w:hAnsi="TH SarabunPSK" w:cs="TH SarabunPSK"/>
                <w:sz w:val="28"/>
                <w:szCs w:val="28"/>
              </w:rPr>
            </w:pPr>
          </w:p>
          <w:p w14:paraId="71B43D6D" w14:textId="77777777" w:rsidR="00555F67" w:rsidRPr="00B60D70" w:rsidRDefault="00555F67" w:rsidP="00555F67">
            <w:pPr>
              <w:jc w:val="center"/>
              <w:rPr>
                <w:rFonts w:ascii="TH SarabunPSK" w:hAnsi="TH SarabunPSK" w:cs="TH SarabunPSK"/>
                <w:sz w:val="28"/>
                <w:szCs w:val="28"/>
              </w:rPr>
            </w:pPr>
            <w:r w:rsidRPr="00B60D70">
              <w:rPr>
                <w:rFonts w:ascii="TH SarabunPSK" w:hAnsi="TH SarabunPSK" w:cs="TH SarabunPSK" w:hint="cs"/>
                <w:sz w:val="28"/>
                <w:szCs w:val="28"/>
                <w:cs/>
              </w:rPr>
              <w:t>1 (1-0-2)</w:t>
            </w:r>
          </w:p>
          <w:p w14:paraId="1A80C9F6" w14:textId="77777777" w:rsidR="00555F67" w:rsidRPr="00B60D70" w:rsidRDefault="00555F67" w:rsidP="00555F67">
            <w:pPr>
              <w:jc w:val="center"/>
              <w:rPr>
                <w:rFonts w:ascii="TH SarabunPSK" w:hAnsi="TH SarabunPSK" w:cs="TH SarabunPSK"/>
                <w:sz w:val="28"/>
                <w:szCs w:val="28"/>
              </w:rPr>
            </w:pPr>
          </w:p>
          <w:p w14:paraId="333C43B1" w14:textId="77777777" w:rsidR="00555F67" w:rsidRPr="00B60D70" w:rsidRDefault="00555F67" w:rsidP="00555F67">
            <w:pPr>
              <w:jc w:val="center"/>
              <w:rPr>
                <w:rFonts w:ascii="TH SarabunPSK" w:hAnsi="TH SarabunPSK" w:cs="TH SarabunPSK"/>
                <w:sz w:val="28"/>
                <w:szCs w:val="28"/>
              </w:rPr>
            </w:pPr>
          </w:p>
          <w:p w14:paraId="04597DE9" w14:textId="77777777" w:rsidR="00555F67" w:rsidRPr="00B60D70" w:rsidRDefault="00555F67" w:rsidP="00555F67">
            <w:pPr>
              <w:jc w:val="center"/>
              <w:rPr>
                <w:rFonts w:ascii="TH SarabunPSK" w:hAnsi="TH SarabunPSK" w:cs="TH SarabunPSK"/>
                <w:sz w:val="28"/>
                <w:szCs w:val="28"/>
              </w:rPr>
            </w:pPr>
          </w:p>
          <w:p w14:paraId="4BDC7C3E" w14:textId="77777777" w:rsidR="00555F67" w:rsidRPr="00B60D70" w:rsidRDefault="00555F67" w:rsidP="00555F67">
            <w:pPr>
              <w:jc w:val="center"/>
              <w:rPr>
                <w:rFonts w:ascii="TH SarabunPSK" w:hAnsi="TH SarabunPSK" w:cs="TH SarabunPSK"/>
                <w:sz w:val="28"/>
                <w:szCs w:val="28"/>
              </w:rPr>
            </w:pPr>
          </w:p>
          <w:p w14:paraId="2AA575BC" w14:textId="77777777" w:rsidR="00555F67" w:rsidRPr="00B60D70" w:rsidRDefault="00555F67" w:rsidP="00555F67">
            <w:pPr>
              <w:jc w:val="center"/>
              <w:rPr>
                <w:rFonts w:ascii="TH SarabunPSK" w:hAnsi="TH SarabunPSK" w:cs="TH SarabunPSK"/>
                <w:sz w:val="28"/>
                <w:szCs w:val="28"/>
              </w:rPr>
            </w:pPr>
            <w:r w:rsidRPr="00B60D70">
              <w:rPr>
                <w:rFonts w:ascii="TH SarabunPSK" w:hAnsi="TH SarabunPSK" w:cs="TH SarabunPSK" w:hint="cs"/>
                <w:sz w:val="28"/>
                <w:szCs w:val="28"/>
                <w:cs/>
              </w:rPr>
              <w:t>1 (1-0-2)</w:t>
            </w:r>
          </w:p>
          <w:p w14:paraId="18AE1FDF" w14:textId="77777777" w:rsidR="00555F67" w:rsidRPr="00B60D70" w:rsidRDefault="00555F67" w:rsidP="00555F67">
            <w:pPr>
              <w:jc w:val="center"/>
              <w:rPr>
                <w:rFonts w:ascii="TH SarabunPSK" w:hAnsi="TH SarabunPSK" w:cs="TH SarabunPSK"/>
                <w:sz w:val="28"/>
                <w:szCs w:val="28"/>
              </w:rPr>
            </w:pPr>
          </w:p>
          <w:p w14:paraId="28A27FF2" w14:textId="77777777" w:rsidR="00555F67" w:rsidRPr="00B60D70" w:rsidRDefault="00555F67" w:rsidP="00555F67">
            <w:pPr>
              <w:jc w:val="center"/>
              <w:rPr>
                <w:rFonts w:ascii="TH SarabunPSK" w:hAnsi="TH SarabunPSK" w:cs="TH SarabunPSK"/>
                <w:sz w:val="28"/>
                <w:szCs w:val="28"/>
              </w:rPr>
            </w:pPr>
            <w:r w:rsidRPr="00B60D70">
              <w:rPr>
                <w:rFonts w:ascii="TH SarabunPSK" w:hAnsi="TH SarabunPSK" w:cs="TH SarabunPSK" w:hint="cs"/>
                <w:sz w:val="28"/>
                <w:szCs w:val="28"/>
                <w:cs/>
              </w:rPr>
              <w:t>1 (1-0-2)</w:t>
            </w:r>
          </w:p>
          <w:p w14:paraId="641B70FE" w14:textId="77777777" w:rsidR="00555F67" w:rsidRPr="00B60D70" w:rsidRDefault="00555F67" w:rsidP="00555F67">
            <w:pPr>
              <w:jc w:val="center"/>
              <w:rPr>
                <w:rFonts w:ascii="TH SarabunPSK" w:hAnsi="TH SarabunPSK" w:cs="TH SarabunPSK"/>
                <w:sz w:val="28"/>
                <w:szCs w:val="28"/>
              </w:rPr>
            </w:pPr>
          </w:p>
          <w:p w14:paraId="270DFAD3" w14:textId="77777777" w:rsidR="007E77D1" w:rsidRPr="00B60D70" w:rsidRDefault="007E77D1" w:rsidP="00555F67">
            <w:pPr>
              <w:jc w:val="center"/>
              <w:rPr>
                <w:rFonts w:ascii="TH SarabunPSK" w:hAnsi="TH SarabunPSK" w:cs="TH SarabunPSK"/>
                <w:sz w:val="28"/>
                <w:szCs w:val="28"/>
              </w:rPr>
            </w:pPr>
          </w:p>
          <w:p w14:paraId="7D1327CC" w14:textId="0A923BD4" w:rsidR="00555F67" w:rsidRPr="00B60D70" w:rsidRDefault="00555F67" w:rsidP="00555F67">
            <w:pPr>
              <w:jc w:val="center"/>
              <w:rPr>
                <w:rFonts w:ascii="TH SarabunPSK" w:hAnsi="TH SarabunPSK" w:cs="TH SarabunPSK"/>
                <w:sz w:val="28"/>
                <w:szCs w:val="28"/>
              </w:rPr>
            </w:pPr>
            <w:r w:rsidRPr="00B60D70">
              <w:rPr>
                <w:rFonts w:ascii="TH SarabunPSK" w:hAnsi="TH SarabunPSK" w:cs="TH SarabunPSK" w:hint="cs"/>
                <w:sz w:val="28"/>
                <w:szCs w:val="28"/>
                <w:cs/>
              </w:rPr>
              <w:t>2 (2-0-4)</w:t>
            </w:r>
          </w:p>
          <w:p w14:paraId="77619260" w14:textId="77777777" w:rsidR="00555F67" w:rsidRPr="00B60D70" w:rsidRDefault="00555F67" w:rsidP="00555F67">
            <w:pPr>
              <w:jc w:val="center"/>
              <w:rPr>
                <w:rFonts w:ascii="TH SarabunPSK" w:hAnsi="TH SarabunPSK" w:cs="TH SarabunPSK"/>
                <w:sz w:val="28"/>
                <w:szCs w:val="28"/>
              </w:rPr>
            </w:pPr>
          </w:p>
          <w:p w14:paraId="3617B5A7" w14:textId="77777777" w:rsidR="00555F67" w:rsidRPr="00B60D70" w:rsidRDefault="00555F67" w:rsidP="00555F67">
            <w:pPr>
              <w:jc w:val="center"/>
              <w:rPr>
                <w:rFonts w:ascii="TH SarabunPSK" w:hAnsi="TH SarabunPSK" w:cs="TH SarabunPSK"/>
                <w:sz w:val="28"/>
                <w:szCs w:val="28"/>
              </w:rPr>
            </w:pPr>
          </w:p>
          <w:p w14:paraId="1A751481" w14:textId="77777777" w:rsidR="00555F67" w:rsidRPr="00B60D70" w:rsidRDefault="00555F67" w:rsidP="00555F67">
            <w:pPr>
              <w:jc w:val="center"/>
              <w:rPr>
                <w:rFonts w:ascii="TH SarabunPSK" w:hAnsi="TH SarabunPSK" w:cs="TH SarabunPSK"/>
                <w:sz w:val="28"/>
                <w:szCs w:val="28"/>
              </w:rPr>
            </w:pPr>
          </w:p>
          <w:p w14:paraId="0A64FCB2" w14:textId="62EAC8D9" w:rsidR="00555F67" w:rsidRPr="00B60D70" w:rsidRDefault="00555F67" w:rsidP="00555F67">
            <w:pPr>
              <w:jc w:val="center"/>
              <w:rPr>
                <w:rFonts w:ascii="TH SarabunPSK" w:hAnsi="TH SarabunPSK" w:cs="TH SarabunPSK"/>
                <w:sz w:val="28"/>
                <w:szCs w:val="28"/>
                <w:cs/>
              </w:rPr>
            </w:pPr>
            <w:r w:rsidRPr="00B60D70">
              <w:rPr>
                <w:rFonts w:ascii="TH SarabunPSK" w:hAnsi="TH SarabunPSK" w:cs="TH SarabunPSK" w:hint="cs"/>
                <w:sz w:val="28"/>
                <w:szCs w:val="28"/>
                <w:cs/>
              </w:rPr>
              <w:t>3 (3-0-6)</w:t>
            </w:r>
          </w:p>
        </w:tc>
        <w:tc>
          <w:tcPr>
            <w:tcW w:w="2127" w:type="dxa"/>
            <w:tcBorders>
              <w:left w:val="single" w:sz="4" w:space="0" w:color="auto"/>
            </w:tcBorders>
          </w:tcPr>
          <w:p w14:paraId="02458FBF" w14:textId="77777777" w:rsidR="00D76794" w:rsidRPr="00B60D70" w:rsidRDefault="00D76794" w:rsidP="00D76794">
            <w:pPr>
              <w:rPr>
                <w:rFonts w:ascii="TH SarabunPSK" w:hAnsi="TH SarabunPSK" w:cs="TH SarabunPSK"/>
                <w:sz w:val="28"/>
                <w:szCs w:val="28"/>
                <w:lang w:val="th-TH"/>
              </w:rPr>
            </w:pPr>
            <w:r w:rsidRPr="00B60D70">
              <w:rPr>
                <w:rFonts w:ascii="TH SarabunPSK" w:hAnsi="TH SarabunPSK" w:cs="TH SarabunPSK" w:hint="cs"/>
                <w:sz w:val="28"/>
                <w:szCs w:val="28"/>
                <w:lang w:val="th-TH"/>
              </w:rPr>
              <w:lastRenderedPageBreak/>
              <w:t xml:space="preserve">- </w:t>
            </w:r>
            <w:r w:rsidRPr="00B60D70">
              <w:rPr>
                <w:rFonts w:ascii="TH SarabunPSK" w:hAnsi="TH SarabunPSK" w:cs="TH SarabunPSK" w:hint="cs"/>
                <w:sz w:val="28"/>
                <w:szCs w:val="28"/>
                <w:cs/>
                <w:lang w:val="th-TH"/>
              </w:rPr>
              <w:t>เพิ่มรายวิชาในกลุ่มวิชาเอกทางวิศวกรรมโยธา</w:t>
            </w:r>
            <w:r w:rsidRPr="00B60D70">
              <w:rPr>
                <w:rFonts w:ascii="TH SarabunPSK" w:hAnsi="TH SarabunPSK" w:cs="TH SarabunPSK" w:hint="cs"/>
                <w:sz w:val="28"/>
                <w:szCs w:val="28"/>
                <w:lang w:val="th-TH"/>
              </w:rPr>
              <w:t xml:space="preserve"> </w:t>
            </w:r>
            <w:r w:rsidRPr="00B60D70">
              <w:rPr>
                <w:rFonts w:ascii="TH SarabunPSK" w:hAnsi="TH SarabunPSK" w:cs="TH SarabunPSK" w:hint="cs"/>
                <w:sz w:val="28"/>
                <w:szCs w:val="28"/>
                <w:cs/>
                <w:lang w:val="th-TH"/>
              </w:rPr>
              <w:t>จำนวน</w:t>
            </w:r>
            <w:r w:rsidRPr="00B60D70">
              <w:rPr>
                <w:rFonts w:ascii="TH SarabunPSK" w:hAnsi="TH SarabunPSK" w:cs="TH SarabunPSK" w:hint="cs"/>
                <w:sz w:val="28"/>
                <w:szCs w:val="28"/>
                <w:lang w:val="th-TH"/>
              </w:rPr>
              <w:t xml:space="preserve"> 20 </w:t>
            </w:r>
            <w:r w:rsidRPr="00B60D70">
              <w:rPr>
                <w:rFonts w:ascii="TH SarabunPSK" w:hAnsi="TH SarabunPSK" w:cs="TH SarabunPSK" w:hint="cs"/>
                <w:sz w:val="28"/>
                <w:szCs w:val="28"/>
                <w:cs/>
                <w:lang w:val="th-TH"/>
              </w:rPr>
              <w:t>หน่วยกิต</w:t>
            </w:r>
            <w:r w:rsidRPr="00B60D70">
              <w:rPr>
                <w:rFonts w:ascii="TH SarabunPSK" w:hAnsi="TH SarabunPSK" w:cs="TH SarabunPSK" w:hint="cs"/>
                <w:sz w:val="28"/>
                <w:szCs w:val="28"/>
                <w:lang w:val="th-TH"/>
              </w:rPr>
              <w:t xml:space="preserve"> </w:t>
            </w:r>
            <w:r w:rsidRPr="00B60D70">
              <w:rPr>
                <w:rFonts w:ascii="TH SarabunPSK" w:hAnsi="TH SarabunPSK" w:cs="TH SarabunPSK" w:hint="cs"/>
                <w:sz w:val="28"/>
                <w:szCs w:val="28"/>
                <w:cs/>
                <w:lang w:val="th-TH"/>
              </w:rPr>
              <w:t>จากเดิม</w:t>
            </w:r>
            <w:r w:rsidRPr="00B60D70">
              <w:rPr>
                <w:rFonts w:ascii="TH SarabunPSK" w:hAnsi="TH SarabunPSK" w:cs="TH SarabunPSK" w:hint="cs"/>
                <w:sz w:val="28"/>
                <w:szCs w:val="28"/>
                <w:lang w:val="th-TH"/>
              </w:rPr>
              <w:t xml:space="preserve"> </w:t>
            </w:r>
            <w:r w:rsidRPr="00B60D70">
              <w:rPr>
                <w:rFonts w:ascii="TH SarabunPSK" w:hAnsi="TH SarabunPSK" w:cs="TH SarabunPSK" w:hint="cs"/>
                <w:sz w:val="28"/>
                <w:szCs w:val="28"/>
              </w:rPr>
              <w:t>7</w:t>
            </w:r>
            <w:r w:rsidRPr="00B60D70">
              <w:rPr>
                <w:rFonts w:ascii="TH SarabunPSK" w:hAnsi="TH SarabunPSK" w:cs="TH SarabunPSK" w:hint="cs"/>
                <w:sz w:val="28"/>
                <w:szCs w:val="28"/>
                <w:lang w:val="th-TH"/>
              </w:rPr>
              <w:t xml:space="preserve">9 </w:t>
            </w:r>
            <w:r w:rsidRPr="00B60D70">
              <w:rPr>
                <w:rFonts w:ascii="TH SarabunPSK" w:hAnsi="TH SarabunPSK" w:cs="TH SarabunPSK" w:hint="cs"/>
                <w:sz w:val="28"/>
                <w:szCs w:val="28"/>
                <w:cs/>
                <w:lang w:val="th-TH"/>
              </w:rPr>
              <w:t>หน่วยกิต</w:t>
            </w:r>
            <w:r w:rsidRPr="00B60D70">
              <w:rPr>
                <w:rFonts w:ascii="TH SarabunPSK" w:hAnsi="TH SarabunPSK" w:cs="TH SarabunPSK" w:hint="cs"/>
                <w:sz w:val="28"/>
                <w:szCs w:val="28"/>
                <w:lang w:val="th-TH"/>
              </w:rPr>
              <w:t xml:space="preserve"> </w:t>
            </w:r>
            <w:r w:rsidRPr="00B60D70">
              <w:rPr>
                <w:rFonts w:ascii="TH SarabunPSK" w:hAnsi="TH SarabunPSK" w:cs="TH SarabunPSK" w:hint="cs"/>
                <w:sz w:val="28"/>
                <w:szCs w:val="28"/>
                <w:cs/>
                <w:lang w:val="th-TH"/>
              </w:rPr>
              <w:t>เป็น</w:t>
            </w:r>
            <w:r w:rsidRPr="00B60D70">
              <w:rPr>
                <w:rFonts w:ascii="TH SarabunPSK" w:hAnsi="TH SarabunPSK" w:cs="TH SarabunPSK" w:hint="cs"/>
                <w:sz w:val="28"/>
                <w:szCs w:val="28"/>
                <w:lang w:val="th-TH"/>
              </w:rPr>
              <w:t xml:space="preserve"> </w:t>
            </w:r>
            <w:r w:rsidRPr="00B60D70">
              <w:rPr>
                <w:rFonts w:ascii="TH SarabunPSK" w:hAnsi="TH SarabunPSK" w:cs="TH SarabunPSK" w:hint="cs"/>
                <w:sz w:val="28"/>
                <w:szCs w:val="28"/>
              </w:rPr>
              <w:t>9</w:t>
            </w:r>
            <w:r w:rsidRPr="00B60D70">
              <w:rPr>
                <w:rFonts w:ascii="TH SarabunPSK" w:hAnsi="TH SarabunPSK" w:cs="TH SarabunPSK" w:hint="cs"/>
                <w:sz w:val="28"/>
                <w:szCs w:val="28"/>
                <w:lang w:val="th-TH"/>
              </w:rPr>
              <w:t xml:space="preserve">9 </w:t>
            </w:r>
            <w:r w:rsidRPr="00B60D70">
              <w:rPr>
                <w:rFonts w:ascii="TH SarabunPSK" w:hAnsi="TH SarabunPSK" w:cs="TH SarabunPSK" w:hint="cs"/>
                <w:sz w:val="28"/>
                <w:szCs w:val="28"/>
                <w:cs/>
                <w:lang w:val="th-TH"/>
              </w:rPr>
              <w:t>หน่วยกิต</w:t>
            </w:r>
            <w:r w:rsidRPr="00B60D70">
              <w:rPr>
                <w:rFonts w:ascii="TH SarabunPSK" w:hAnsi="TH SarabunPSK" w:cs="TH SarabunPSK" w:hint="cs"/>
                <w:sz w:val="28"/>
                <w:szCs w:val="28"/>
                <w:lang w:val="th-TH"/>
              </w:rPr>
              <w:t xml:space="preserve"> </w:t>
            </w:r>
            <w:r w:rsidRPr="00B60D70">
              <w:rPr>
                <w:rFonts w:ascii="TH SarabunPSK" w:hAnsi="TH SarabunPSK" w:cs="TH SarabunPSK" w:hint="cs"/>
                <w:sz w:val="28"/>
                <w:szCs w:val="28"/>
                <w:cs/>
                <w:lang w:val="th-TH"/>
              </w:rPr>
              <w:t>ทั้งนี้เพื่อให้สอดคล้องกับ</w:t>
            </w:r>
            <w:r w:rsidRPr="00B60D70">
              <w:rPr>
                <w:rFonts w:ascii="TH SarabunPSK" w:hAnsi="TH SarabunPSK" w:cs="TH SarabunPSK" w:hint="cs"/>
                <w:sz w:val="28"/>
                <w:szCs w:val="28"/>
                <w:lang w:val="th-TH"/>
              </w:rPr>
              <w:t xml:space="preserve"> PLO1 </w:t>
            </w:r>
            <w:r w:rsidRPr="00B60D70">
              <w:rPr>
                <w:rFonts w:ascii="TH SarabunPSK" w:hAnsi="TH SarabunPSK" w:cs="TH SarabunPSK" w:hint="cs"/>
                <w:sz w:val="28"/>
                <w:szCs w:val="28"/>
                <w:cs/>
                <w:lang w:val="th-TH"/>
              </w:rPr>
              <w:t>มีเนื้อทางวิศวกรรมโยธาครบถ้วนตามมาตรฐานของสภาวิศวกร</w:t>
            </w:r>
          </w:p>
          <w:p w14:paraId="41A83E12" w14:textId="77777777" w:rsidR="00D76794" w:rsidRPr="00B60D70" w:rsidRDefault="00D76794" w:rsidP="00D76794">
            <w:pPr>
              <w:rPr>
                <w:rFonts w:ascii="TH SarabunPSK" w:hAnsi="TH SarabunPSK" w:cs="TH SarabunPSK"/>
                <w:sz w:val="28"/>
                <w:szCs w:val="28"/>
                <w:lang w:val="th-TH"/>
              </w:rPr>
            </w:pPr>
            <w:r w:rsidRPr="00B60D70">
              <w:rPr>
                <w:rFonts w:ascii="TH SarabunPSK" w:hAnsi="TH SarabunPSK" w:cs="TH SarabunPSK" w:hint="cs"/>
                <w:sz w:val="28"/>
                <w:szCs w:val="28"/>
                <w:lang w:val="th-TH"/>
              </w:rPr>
              <w:t xml:space="preserve">- </w:t>
            </w:r>
            <w:r w:rsidRPr="00B60D70">
              <w:rPr>
                <w:rFonts w:ascii="TH SarabunPSK" w:hAnsi="TH SarabunPSK" w:cs="TH SarabunPSK" w:hint="cs"/>
                <w:sz w:val="28"/>
                <w:szCs w:val="28"/>
                <w:cs/>
                <w:lang w:val="th-TH"/>
              </w:rPr>
              <w:t>แยกกลุ่มวิชาพื้นฐานในหลักสูตรเดิมเป็น</w:t>
            </w:r>
            <w:r w:rsidRPr="00B60D70">
              <w:rPr>
                <w:rFonts w:ascii="TH SarabunPSK" w:hAnsi="TH SarabunPSK" w:cs="TH SarabunPSK" w:hint="cs"/>
                <w:sz w:val="28"/>
                <w:szCs w:val="28"/>
                <w:lang w:val="th-TH"/>
              </w:rPr>
              <w:t xml:space="preserve"> 2 </w:t>
            </w:r>
            <w:r w:rsidRPr="00B60D70">
              <w:rPr>
                <w:rFonts w:ascii="TH SarabunPSK" w:hAnsi="TH SarabunPSK" w:cs="TH SarabunPSK" w:hint="cs"/>
                <w:sz w:val="28"/>
                <w:szCs w:val="28"/>
                <w:cs/>
                <w:lang w:val="th-TH"/>
              </w:rPr>
              <w:t>กลุ่ม</w:t>
            </w:r>
            <w:r w:rsidRPr="00B60D70">
              <w:rPr>
                <w:rFonts w:ascii="TH SarabunPSK" w:hAnsi="TH SarabunPSK" w:cs="TH SarabunPSK" w:hint="cs"/>
                <w:sz w:val="28"/>
                <w:szCs w:val="28"/>
                <w:lang w:val="th-TH"/>
              </w:rPr>
              <w:t xml:space="preserve"> </w:t>
            </w:r>
            <w:r w:rsidRPr="00B60D70">
              <w:rPr>
                <w:rFonts w:ascii="TH SarabunPSK" w:hAnsi="TH SarabunPSK" w:cs="TH SarabunPSK" w:hint="cs"/>
                <w:sz w:val="28"/>
                <w:szCs w:val="28"/>
                <w:cs/>
                <w:lang w:val="th-TH"/>
              </w:rPr>
              <w:t>ได้แก่</w:t>
            </w:r>
            <w:r w:rsidRPr="00B60D70">
              <w:rPr>
                <w:rFonts w:ascii="TH SarabunPSK" w:hAnsi="TH SarabunPSK" w:cs="TH SarabunPSK" w:hint="cs"/>
                <w:sz w:val="28"/>
                <w:szCs w:val="28"/>
                <w:lang w:val="th-TH"/>
              </w:rPr>
              <w:t xml:space="preserve"> </w:t>
            </w:r>
            <w:r w:rsidRPr="00B60D70">
              <w:rPr>
                <w:rFonts w:ascii="TH SarabunPSK" w:hAnsi="TH SarabunPSK" w:cs="TH SarabunPSK" w:hint="cs"/>
                <w:sz w:val="28"/>
                <w:szCs w:val="28"/>
                <w:cs/>
                <w:lang w:val="th-TH"/>
              </w:rPr>
              <w:t>ข</w:t>
            </w:r>
            <w:r w:rsidRPr="00B60D70">
              <w:rPr>
                <w:rFonts w:ascii="TH SarabunPSK" w:hAnsi="TH SarabunPSK" w:cs="TH SarabunPSK" w:hint="cs"/>
                <w:sz w:val="28"/>
                <w:szCs w:val="28"/>
                <w:lang w:val="th-TH"/>
              </w:rPr>
              <w:t xml:space="preserve">.2.1 </w:t>
            </w:r>
            <w:r w:rsidRPr="00B60D70">
              <w:rPr>
                <w:rFonts w:ascii="TH SarabunPSK" w:hAnsi="TH SarabunPSK" w:cs="TH SarabunPSK" w:hint="cs"/>
                <w:sz w:val="28"/>
                <w:szCs w:val="28"/>
                <w:cs/>
                <w:lang w:val="th-TH"/>
              </w:rPr>
              <w:t>กลุ่มวิชาพื้นฐานทางวิทยาศาสตร์และคณิตศาสตร์</w:t>
            </w:r>
            <w:r w:rsidRPr="00B60D70">
              <w:rPr>
                <w:rFonts w:ascii="TH SarabunPSK" w:hAnsi="TH SarabunPSK" w:cs="TH SarabunPSK" w:hint="cs"/>
                <w:sz w:val="28"/>
                <w:szCs w:val="28"/>
                <w:lang w:val="th-TH"/>
              </w:rPr>
              <w:t xml:space="preserve"> </w:t>
            </w:r>
            <w:r w:rsidRPr="00B60D70">
              <w:rPr>
                <w:rFonts w:ascii="TH SarabunPSK" w:hAnsi="TH SarabunPSK" w:cs="TH SarabunPSK" w:hint="cs"/>
                <w:sz w:val="28"/>
                <w:szCs w:val="28"/>
                <w:cs/>
                <w:lang w:val="th-TH"/>
              </w:rPr>
              <w:t>และ</w:t>
            </w:r>
            <w:r w:rsidRPr="00B60D70">
              <w:rPr>
                <w:rFonts w:ascii="TH SarabunPSK" w:hAnsi="TH SarabunPSK" w:cs="TH SarabunPSK" w:hint="cs"/>
                <w:sz w:val="28"/>
                <w:szCs w:val="28"/>
                <w:lang w:val="th-TH"/>
              </w:rPr>
              <w:t xml:space="preserve"> </w:t>
            </w:r>
            <w:r w:rsidRPr="00B60D70">
              <w:rPr>
                <w:rFonts w:ascii="TH SarabunPSK" w:hAnsi="TH SarabunPSK" w:cs="TH SarabunPSK" w:hint="cs"/>
                <w:sz w:val="28"/>
                <w:szCs w:val="28"/>
                <w:cs/>
                <w:lang w:val="th-TH"/>
              </w:rPr>
              <w:t>ข</w:t>
            </w:r>
            <w:r w:rsidRPr="00B60D70">
              <w:rPr>
                <w:rFonts w:ascii="TH SarabunPSK" w:hAnsi="TH SarabunPSK" w:cs="TH SarabunPSK" w:hint="cs"/>
                <w:sz w:val="28"/>
                <w:szCs w:val="28"/>
                <w:lang w:val="th-TH"/>
              </w:rPr>
              <w:t xml:space="preserve">.2.2 </w:t>
            </w:r>
            <w:r w:rsidRPr="00B60D70">
              <w:rPr>
                <w:rFonts w:ascii="TH SarabunPSK" w:hAnsi="TH SarabunPSK" w:cs="TH SarabunPSK" w:hint="cs"/>
                <w:sz w:val="28"/>
                <w:szCs w:val="28"/>
                <w:cs/>
                <w:lang w:val="th-TH"/>
              </w:rPr>
              <w:t>กลุ่มวิชาพื้นฐานทางวิศวกรรมโยธา</w:t>
            </w:r>
          </w:p>
          <w:p w14:paraId="0EAD9375" w14:textId="77777777" w:rsidR="00624FBF" w:rsidRPr="00B60D70" w:rsidRDefault="00624FBF" w:rsidP="00D420AC">
            <w:pPr>
              <w:spacing w:line="360" w:lineRule="exact"/>
              <w:ind w:left="-67"/>
              <w:jc w:val="left"/>
              <w:rPr>
                <w:rFonts w:ascii="TH SarabunPSK" w:eastAsia="Cordia New" w:hAnsi="TH SarabunPSK" w:cs="TH SarabunPSK"/>
                <w:b/>
                <w:bCs/>
                <w:noProof/>
                <w:sz w:val="28"/>
                <w:szCs w:val="28"/>
                <w:cs/>
              </w:rPr>
            </w:pPr>
          </w:p>
        </w:tc>
      </w:tr>
      <w:tr w:rsidR="00B60D70" w:rsidRPr="00B60D70" w14:paraId="60DB5174" w14:textId="77777777" w:rsidTr="004603BE">
        <w:trPr>
          <w:trHeight w:val="64"/>
        </w:trPr>
        <w:tc>
          <w:tcPr>
            <w:tcW w:w="4395" w:type="dxa"/>
            <w:gridSpan w:val="3"/>
            <w:tcBorders>
              <w:top w:val="single" w:sz="4" w:space="0" w:color="auto"/>
              <w:left w:val="single" w:sz="4" w:space="0" w:color="auto"/>
              <w:bottom w:val="nil"/>
              <w:right w:val="nil"/>
            </w:tcBorders>
          </w:tcPr>
          <w:p w14:paraId="7C21F49C" w14:textId="483B08EC" w:rsidR="00D76794" w:rsidRPr="00B60D70" w:rsidRDefault="00D76794" w:rsidP="00D420AC">
            <w:pPr>
              <w:rPr>
                <w:rFonts w:ascii="TH SarabunPSK" w:hAnsi="TH SarabunPSK" w:cs="TH SarabunPSK"/>
                <w:sz w:val="28"/>
                <w:szCs w:val="28"/>
                <w:cs/>
              </w:rPr>
            </w:pPr>
          </w:p>
        </w:tc>
        <w:tc>
          <w:tcPr>
            <w:tcW w:w="1559" w:type="dxa"/>
            <w:gridSpan w:val="3"/>
            <w:tcBorders>
              <w:top w:val="single" w:sz="4" w:space="0" w:color="auto"/>
              <w:left w:val="nil"/>
              <w:bottom w:val="nil"/>
              <w:right w:val="single" w:sz="4" w:space="0" w:color="auto"/>
            </w:tcBorders>
          </w:tcPr>
          <w:p w14:paraId="3DB1FB5C" w14:textId="58AEE2AE" w:rsidR="00D76794" w:rsidRPr="00B60D70" w:rsidRDefault="00D76794" w:rsidP="00D420AC">
            <w:pPr>
              <w:rPr>
                <w:rFonts w:ascii="TH SarabunPSK" w:hAnsi="TH SarabunPSK" w:cs="TH SarabunPSK"/>
                <w:sz w:val="28"/>
                <w:szCs w:val="28"/>
              </w:rPr>
            </w:pPr>
          </w:p>
        </w:tc>
        <w:tc>
          <w:tcPr>
            <w:tcW w:w="4252" w:type="dxa"/>
            <w:gridSpan w:val="4"/>
            <w:tcBorders>
              <w:top w:val="single" w:sz="4" w:space="0" w:color="auto"/>
              <w:left w:val="single" w:sz="4" w:space="0" w:color="auto"/>
              <w:bottom w:val="nil"/>
              <w:right w:val="nil"/>
            </w:tcBorders>
          </w:tcPr>
          <w:p w14:paraId="7004C778" w14:textId="1508F975" w:rsidR="00D76794" w:rsidRPr="00B60D70" w:rsidRDefault="00D76794" w:rsidP="00D420AC">
            <w:pPr>
              <w:ind w:left="-64"/>
              <w:jc w:val="left"/>
              <w:rPr>
                <w:rFonts w:ascii="TH SarabunPSK" w:eastAsia="Angsana New" w:hAnsi="TH SarabunPSK" w:cs="TH SarabunPSK"/>
                <w:sz w:val="28"/>
                <w:szCs w:val="28"/>
                <w:cs/>
              </w:rPr>
            </w:pPr>
            <w:r w:rsidRPr="00B60D70">
              <w:rPr>
                <w:rFonts w:ascii="TH SarabunPSK" w:hAnsi="TH SarabunPSK" w:cs="TH SarabunPSK" w:hint="cs"/>
                <w:sz w:val="28"/>
                <w:szCs w:val="28"/>
                <w:cs/>
                <w:lang w:val="th-TH"/>
              </w:rPr>
              <w:t>ข</w:t>
            </w:r>
            <w:r w:rsidRPr="00B60D70">
              <w:rPr>
                <w:rFonts w:ascii="TH SarabunPSK" w:hAnsi="TH SarabunPSK" w:cs="TH SarabunPSK" w:hint="cs"/>
                <w:sz w:val="28"/>
                <w:szCs w:val="28"/>
              </w:rPr>
              <w:t xml:space="preserve">.2.2 </w:t>
            </w:r>
            <w:r w:rsidRPr="00B60D70">
              <w:rPr>
                <w:rFonts w:ascii="TH SarabunPSK" w:hAnsi="TH SarabunPSK" w:cs="TH SarabunPSK" w:hint="cs"/>
                <w:sz w:val="28"/>
                <w:szCs w:val="28"/>
                <w:cs/>
                <w:lang w:val="th-TH"/>
              </w:rPr>
              <w:t>วิชาพื้นฐานทางวิศวกรรมศาสตร์โยธา</w:t>
            </w:r>
            <w:r w:rsidR="00BD7F9D" w:rsidRPr="00B60D70">
              <w:rPr>
                <w:rFonts w:ascii="TH SarabunPSK" w:hAnsi="TH SarabunPSK" w:cs="TH SarabunPSK" w:hint="cs"/>
                <w:sz w:val="28"/>
                <w:szCs w:val="28"/>
                <w:cs/>
              </w:rPr>
              <w:t xml:space="preserve">            </w:t>
            </w:r>
          </w:p>
        </w:tc>
        <w:tc>
          <w:tcPr>
            <w:tcW w:w="1701" w:type="dxa"/>
            <w:gridSpan w:val="3"/>
            <w:tcBorders>
              <w:top w:val="single" w:sz="4" w:space="0" w:color="auto"/>
              <w:left w:val="nil"/>
              <w:bottom w:val="nil"/>
              <w:right w:val="single" w:sz="4" w:space="0" w:color="auto"/>
            </w:tcBorders>
          </w:tcPr>
          <w:p w14:paraId="0EBDDDB7" w14:textId="130FA8D9" w:rsidR="00D76794" w:rsidRPr="00B60D70" w:rsidRDefault="00D76794" w:rsidP="00D76794">
            <w:pPr>
              <w:rPr>
                <w:rFonts w:ascii="TH SarabunPSK" w:hAnsi="TH SarabunPSK" w:cs="TH SarabunPSK"/>
                <w:sz w:val="28"/>
                <w:szCs w:val="28"/>
                <w:lang w:val="th-TH"/>
              </w:rPr>
            </w:pPr>
            <w:r w:rsidRPr="00B60D70">
              <w:rPr>
                <w:rFonts w:ascii="TH SarabunPSK" w:hAnsi="TH SarabunPSK" w:cs="TH SarabunPSK" w:hint="cs"/>
                <w:sz w:val="28"/>
                <w:szCs w:val="28"/>
              </w:rPr>
              <w:t xml:space="preserve">20 </w:t>
            </w:r>
            <w:r w:rsidRPr="00B60D70">
              <w:rPr>
                <w:rFonts w:ascii="TH SarabunPSK" w:hAnsi="TH SarabunPSK" w:cs="TH SarabunPSK" w:hint="cs"/>
                <w:sz w:val="28"/>
                <w:szCs w:val="28"/>
                <w:cs/>
                <w:lang w:val="th-TH"/>
              </w:rPr>
              <w:t>หน่วยกิต</w:t>
            </w:r>
          </w:p>
          <w:p w14:paraId="026538A4" w14:textId="7C0DFC90" w:rsidR="00D76794" w:rsidRPr="00B60D70" w:rsidRDefault="00D76794" w:rsidP="00D420AC">
            <w:pPr>
              <w:jc w:val="right"/>
              <w:rPr>
                <w:rFonts w:ascii="TH SarabunPSK" w:hAnsi="TH SarabunPSK" w:cs="TH SarabunPSK"/>
                <w:b/>
                <w:bCs/>
                <w:sz w:val="28"/>
                <w:szCs w:val="28"/>
                <w:cs/>
              </w:rPr>
            </w:pPr>
          </w:p>
        </w:tc>
        <w:tc>
          <w:tcPr>
            <w:tcW w:w="2127" w:type="dxa"/>
            <w:tcBorders>
              <w:left w:val="single" w:sz="4" w:space="0" w:color="auto"/>
            </w:tcBorders>
          </w:tcPr>
          <w:p w14:paraId="003A8A61" w14:textId="77777777" w:rsidR="00D76794" w:rsidRPr="00B60D70" w:rsidRDefault="00D76794" w:rsidP="00D420AC">
            <w:pPr>
              <w:spacing w:line="360" w:lineRule="exact"/>
              <w:jc w:val="left"/>
              <w:rPr>
                <w:rFonts w:ascii="TH SarabunPSK" w:eastAsia="Cordia New" w:hAnsi="TH SarabunPSK" w:cs="TH SarabunPSK"/>
                <w:b/>
                <w:bCs/>
                <w:noProof/>
                <w:sz w:val="28"/>
                <w:szCs w:val="28"/>
                <w:cs/>
              </w:rPr>
            </w:pPr>
          </w:p>
        </w:tc>
      </w:tr>
      <w:tr w:rsidR="00B60D70" w:rsidRPr="00B60D70" w14:paraId="673A5F4B" w14:textId="77777777" w:rsidTr="004603BE">
        <w:trPr>
          <w:trHeight w:val="148"/>
        </w:trPr>
        <w:tc>
          <w:tcPr>
            <w:tcW w:w="996" w:type="dxa"/>
            <w:tcBorders>
              <w:top w:val="nil"/>
              <w:left w:val="single" w:sz="4" w:space="0" w:color="auto"/>
              <w:bottom w:val="single" w:sz="4" w:space="0" w:color="auto"/>
              <w:right w:val="nil"/>
            </w:tcBorders>
          </w:tcPr>
          <w:p w14:paraId="6F3727F4" w14:textId="77777777" w:rsidR="00D76794" w:rsidRPr="00B60D70" w:rsidRDefault="00D76794" w:rsidP="00D420AC">
            <w:pPr>
              <w:jc w:val="left"/>
              <w:rPr>
                <w:rFonts w:ascii="TH SarabunPSK" w:hAnsi="TH SarabunPSK" w:cs="TH SarabunPSK"/>
                <w:sz w:val="28"/>
                <w:szCs w:val="28"/>
              </w:rPr>
            </w:pPr>
          </w:p>
        </w:tc>
        <w:tc>
          <w:tcPr>
            <w:tcW w:w="3682" w:type="dxa"/>
            <w:gridSpan w:val="3"/>
            <w:tcBorders>
              <w:top w:val="nil"/>
              <w:left w:val="nil"/>
              <w:bottom w:val="single" w:sz="4" w:space="0" w:color="auto"/>
              <w:right w:val="nil"/>
            </w:tcBorders>
          </w:tcPr>
          <w:p w14:paraId="5178EDF8" w14:textId="108FE9EE" w:rsidR="00D76794" w:rsidRPr="00B60D70" w:rsidRDefault="00D76794" w:rsidP="00D420AC">
            <w:pPr>
              <w:rPr>
                <w:rFonts w:ascii="TH SarabunPSK" w:hAnsi="TH SarabunPSK" w:cs="TH SarabunPSK"/>
                <w:sz w:val="28"/>
                <w:szCs w:val="28"/>
                <w:cs/>
              </w:rPr>
            </w:pPr>
          </w:p>
        </w:tc>
        <w:tc>
          <w:tcPr>
            <w:tcW w:w="1276" w:type="dxa"/>
            <w:gridSpan w:val="2"/>
            <w:tcBorders>
              <w:top w:val="nil"/>
              <w:left w:val="nil"/>
              <w:bottom w:val="single" w:sz="4" w:space="0" w:color="auto"/>
              <w:right w:val="single" w:sz="4" w:space="0" w:color="auto"/>
            </w:tcBorders>
          </w:tcPr>
          <w:p w14:paraId="7A6E5E05" w14:textId="2C95F976" w:rsidR="00D76794" w:rsidRPr="00B60D70" w:rsidRDefault="00D76794" w:rsidP="00D420AC">
            <w:pPr>
              <w:jc w:val="center"/>
              <w:rPr>
                <w:rFonts w:ascii="TH SarabunPSK" w:hAnsi="TH SarabunPSK" w:cs="TH SarabunPSK"/>
                <w:sz w:val="28"/>
                <w:szCs w:val="28"/>
                <w:lang w:val="th-TH"/>
              </w:rPr>
            </w:pPr>
          </w:p>
        </w:tc>
        <w:tc>
          <w:tcPr>
            <w:tcW w:w="1134" w:type="dxa"/>
            <w:gridSpan w:val="3"/>
            <w:tcBorders>
              <w:top w:val="nil"/>
              <w:left w:val="single" w:sz="4" w:space="0" w:color="auto"/>
              <w:bottom w:val="single" w:sz="4" w:space="0" w:color="auto"/>
              <w:right w:val="nil"/>
            </w:tcBorders>
          </w:tcPr>
          <w:p w14:paraId="30C4BF11" w14:textId="005DBE20" w:rsidR="003C228E" w:rsidRPr="00B60D70" w:rsidRDefault="00B91175" w:rsidP="003C228E">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1210</w:t>
            </w:r>
            <w:r w:rsidR="00DE56C9" w:rsidRPr="00B60D70">
              <w:rPr>
                <w:rFonts w:ascii="TH SarabunPSK" w:hAnsi="TH SarabunPSK" w:cs="TH SarabunPSK"/>
                <w:sz w:val="28"/>
                <w:szCs w:val="28"/>
              </w:rPr>
              <w:t>0</w:t>
            </w:r>
          </w:p>
          <w:p w14:paraId="34FA35E6" w14:textId="77777777" w:rsidR="003C228E" w:rsidRPr="00B60D70" w:rsidRDefault="003C228E" w:rsidP="003C228E">
            <w:pPr>
              <w:ind w:left="-64"/>
              <w:rPr>
                <w:rFonts w:ascii="TH SarabunPSK" w:hAnsi="TH SarabunPSK" w:cs="TH SarabunPSK"/>
                <w:sz w:val="28"/>
                <w:szCs w:val="28"/>
              </w:rPr>
            </w:pPr>
          </w:p>
          <w:p w14:paraId="06E2B5B0" w14:textId="2424A3DB" w:rsidR="003C228E" w:rsidRPr="00B60D70" w:rsidRDefault="00B91175" w:rsidP="003C228E">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123</w:t>
            </w:r>
          </w:p>
          <w:p w14:paraId="5DC47FEA" w14:textId="77777777" w:rsidR="003C228E" w:rsidRPr="00B60D70" w:rsidRDefault="003C228E" w:rsidP="003C228E">
            <w:pPr>
              <w:ind w:left="-64"/>
              <w:rPr>
                <w:rFonts w:ascii="TH SarabunPSK" w:hAnsi="TH SarabunPSK" w:cs="TH SarabunPSK"/>
                <w:sz w:val="28"/>
                <w:szCs w:val="28"/>
              </w:rPr>
            </w:pPr>
          </w:p>
          <w:p w14:paraId="4260D17E" w14:textId="4BA07B31" w:rsidR="003C228E" w:rsidRPr="00B60D70" w:rsidRDefault="00B91175" w:rsidP="003C228E">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261</w:t>
            </w:r>
          </w:p>
          <w:p w14:paraId="0BF9FCE2" w14:textId="77777777" w:rsidR="003C228E" w:rsidRPr="00B60D70" w:rsidRDefault="003C228E" w:rsidP="003C228E">
            <w:pPr>
              <w:ind w:left="-64"/>
              <w:rPr>
                <w:rFonts w:ascii="TH SarabunPSK" w:hAnsi="TH SarabunPSK" w:cs="TH SarabunPSK"/>
                <w:sz w:val="28"/>
                <w:szCs w:val="28"/>
              </w:rPr>
            </w:pPr>
          </w:p>
          <w:p w14:paraId="61E32609" w14:textId="77777777" w:rsidR="003C228E" w:rsidRPr="00B60D70" w:rsidRDefault="003C228E" w:rsidP="003C228E">
            <w:pPr>
              <w:ind w:left="-64"/>
              <w:rPr>
                <w:rFonts w:ascii="TH SarabunPSK" w:hAnsi="TH SarabunPSK" w:cs="TH SarabunPSK"/>
                <w:sz w:val="28"/>
                <w:szCs w:val="28"/>
              </w:rPr>
            </w:pPr>
          </w:p>
          <w:p w14:paraId="7593C56C" w14:textId="77777777" w:rsidR="003C228E" w:rsidRPr="00B60D70" w:rsidRDefault="003C228E" w:rsidP="003C228E">
            <w:pPr>
              <w:ind w:left="-64"/>
              <w:rPr>
                <w:rFonts w:ascii="TH SarabunPSK" w:hAnsi="TH SarabunPSK" w:cs="TH SarabunPSK"/>
                <w:sz w:val="28"/>
                <w:szCs w:val="28"/>
              </w:rPr>
            </w:pPr>
          </w:p>
          <w:p w14:paraId="17519D3A" w14:textId="13A1AD75" w:rsidR="003C228E" w:rsidRPr="00B60D70" w:rsidRDefault="00B91175" w:rsidP="003C228E">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221</w:t>
            </w:r>
          </w:p>
          <w:p w14:paraId="2F648C36" w14:textId="77777777" w:rsidR="003C228E" w:rsidRPr="00B60D70" w:rsidRDefault="003C228E" w:rsidP="003C228E">
            <w:pPr>
              <w:ind w:left="-64"/>
              <w:rPr>
                <w:rFonts w:ascii="TH SarabunPSK" w:hAnsi="TH SarabunPSK" w:cs="TH SarabunPSK"/>
                <w:sz w:val="28"/>
                <w:szCs w:val="28"/>
              </w:rPr>
            </w:pPr>
          </w:p>
          <w:p w14:paraId="3109745E" w14:textId="4CE1641D" w:rsidR="003C228E" w:rsidRPr="00B60D70" w:rsidRDefault="00B91175" w:rsidP="003C228E">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223</w:t>
            </w:r>
          </w:p>
          <w:p w14:paraId="6F165DFB" w14:textId="77777777" w:rsidR="003C228E" w:rsidRPr="00B60D70" w:rsidRDefault="003C228E" w:rsidP="003C228E">
            <w:pPr>
              <w:ind w:left="-64"/>
              <w:rPr>
                <w:rFonts w:ascii="TH SarabunPSK" w:hAnsi="TH SarabunPSK" w:cs="TH SarabunPSK"/>
                <w:sz w:val="28"/>
                <w:szCs w:val="28"/>
              </w:rPr>
            </w:pPr>
          </w:p>
          <w:p w14:paraId="52C1F9C3" w14:textId="5C16739E" w:rsidR="003C228E" w:rsidRPr="00B60D70" w:rsidRDefault="00B91175" w:rsidP="003C228E">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 xml:space="preserve">225 </w:t>
            </w:r>
          </w:p>
          <w:p w14:paraId="1B66F3EC" w14:textId="77777777" w:rsidR="003C228E" w:rsidRPr="00B60D70" w:rsidRDefault="003C228E" w:rsidP="003C228E">
            <w:pPr>
              <w:ind w:left="-64"/>
              <w:rPr>
                <w:rFonts w:ascii="TH SarabunPSK" w:hAnsi="TH SarabunPSK" w:cs="TH SarabunPSK"/>
                <w:sz w:val="28"/>
                <w:szCs w:val="28"/>
              </w:rPr>
            </w:pPr>
          </w:p>
          <w:p w14:paraId="76978FD8" w14:textId="11E94074" w:rsidR="003C228E" w:rsidRPr="00B60D70" w:rsidRDefault="00B91175" w:rsidP="003C228E">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351</w:t>
            </w:r>
          </w:p>
          <w:p w14:paraId="727D6811" w14:textId="77777777" w:rsidR="003C228E" w:rsidRPr="00B60D70" w:rsidRDefault="003C228E" w:rsidP="003C228E">
            <w:pPr>
              <w:ind w:left="-64"/>
              <w:rPr>
                <w:rFonts w:ascii="TH SarabunPSK" w:hAnsi="TH SarabunPSK" w:cs="TH SarabunPSK"/>
                <w:sz w:val="28"/>
                <w:szCs w:val="28"/>
              </w:rPr>
            </w:pPr>
          </w:p>
          <w:p w14:paraId="5B7C0C84" w14:textId="73A6FCA2" w:rsidR="00D76794" w:rsidRPr="00B60D70" w:rsidRDefault="00B91175" w:rsidP="003C228E">
            <w:pPr>
              <w:ind w:left="-64"/>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355</w:t>
            </w:r>
          </w:p>
        </w:tc>
        <w:tc>
          <w:tcPr>
            <w:tcW w:w="3544" w:type="dxa"/>
            <w:gridSpan w:val="2"/>
            <w:tcBorders>
              <w:top w:val="nil"/>
              <w:left w:val="nil"/>
              <w:bottom w:val="single" w:sz="4" w:space="0" w:color="auto"/>
              <w:right w:val="nil"/>
            </w:tcBorders>
          </w:tcPr>
          <w:p w14:paraId="75FD3F85" w14:textId="77777777"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 xml:space="preserve">การเขียนแบบวิศวกรรม </w:t>
            </w:r>
          </w:p>
          <w:p w14:paraId="2AA713E9" w14:textId="41FBDA94"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Engineering Drawing)</w:t>
            </w:r>
          </w:p>
          <w:p w14:paraId="768DE402" w14:textId="77777777"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 xml:space="preserve">วัสดุวิศวกรรม </w:t>
            </w:r>
          </w:p>
          <w:p w14:paraId="66B3AE67" w14:textId="5CFE5CC9"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Engineering Materials)</w:t>
            </w:r>
            <w:r w:rsidR="00BD7F9D" w:rsidRPr="00B60D70">
              <w:rPr>
                <w:rFonts w:ascii="TH SarabunPSK" w:hAnsi="TH SarabunPSK" w:cs="TH SarabunPSK" w:hint="cs"/>
                <w:sz w:val="28"/>
                <w:szCs w:val="28"/>
              </w:rPr>
              <w:t xml:space="preserve"> </w:t>
            </w:r>
            <w:r w:rsidRPr="00B60D70">
              <w:rPr>
                <w:rFonts w:ascii="TH SarabunPSK" w:hAnsi="TH SarabunPSK" w:cs="TH SarabunPSK" w:hint="cs"/>
                <w:sz w:val="28"/>
                <w:szCs w:val="28"/>
              </w:rPr>
              <w:t xml:space="preserve"> </w:t>
            </w:r>
          </w:p>
          <w:p w14:paraId="59069348" w14:textId="77777777"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 xml:space="preserve">การเขียนโปรแกรมคอมพิวเตอร์สำหรับวิศวกรรมโยธา </w:t>
            </w:r>
          </w:p>
          <w:p w14:paraId="1636A0AE" w14:textId="500E55F3" w:rsidR="003C228E" w:rsidRPr="00B60D70" w:rsidRDefault="003C228E" w:rsidP="003C228E">
            <w:pPr>
              <w:jc w:val="left"/>
              <w:rPr>
                <w:rFonts w:ascii="TH SarabunPSK" w:hAnsi="TH SarabunPSK" w:cs="TH SarabunPSK"/>
                <w:sz w:val="28"/>
                <w:szCs w:val="28"/>
              </w:rPr>
            </w:pPr>
            <w:r w:rsidRPr="00B60D70">
              <w:rPr>
                <w:rFonts w:ascii="TH SarabunPSK" w:hAnsi="TH SarabunPSK" w:cs="TH SarabunPSK" w:hint="cs"/>
                <w:sz w:val="28"/>
                <w:szCs w:val="28"/>
              </w:rPr>
              <w:t>Computer Programming for Civil Engineering)</w:t>
            </w:r>
          </w:p>
          <w:p w14:paraId="63EABBF4" w14:textId="77777777"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 xml:space="preserve">กลศาสตร์วิศวกรรม </w:t>
            </w:r>
          </w:p>
          <w:p w14:paraId="48BEDEF8" w14:textId="6C4D134F"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Engineering Mechanics)</w:t>
            </w:r>
          </w:p>
          <w:p w14:paraId="168C50F6" w14:textId="77777777"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 xml:space="preserve">การสำรวจ </w:t>
            </w:r>
          </w:p>
          <w:p w14:paraId="5D7CACEE" w14:textId="3F395C07"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Surveying)</w:t>
            </w:r>
          </w:p>
          <w:p w14:paraId="54B7B9E5" w14:textId="77777777"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 xml:space="preserve">การฝึกภาคสนามวิชาสำรวจ </w:t>
            </w:r>
          </w:p>
          <w:p w14:paraId="13030253" w14:textId="200AADBC"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Surveying Field Camp)</w:t>
            </w:r>
          </w:p>
          <w:p w14:paraId="2D5902B2" w14:textId="77777777"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 xml:space="preserve">กลศาสตร์ของดิน </w:t>
            </w:r>
          </w:p>
          <w:p w14:paraId="757CF826" w14:textId="276373AA"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Soil Mechanics)</w:t>
            </w:r>
          </w:p>
          <w:p w14:paraId="24D670E2" w14:textId="27B870F4" w:rsidR="003C228E" w:rsidRPr="00B60D70" w:rsidRDefault="00B91175" w:rsidP="003C228E">
            <w:pPr>
              <w:rPr>
                <w:rFonts w:ascii="TH SarabunPSK" w:hAnsi="TH SarabunPSK" w:cs="TH SarabunPSK"/>
                <w:sz w:val="28"/>
                <w:szCs w:val="28"/>
              </w:rPr>
            </w:pPr>
            <w:r w:rsidRPr="00B60D70">
              <w:rPr>
                <w:rFonts w:ascii="TH SarabunPSK" w:hAnsi="TH SarabunPSK" w:cs="TH SarabunPSK" w:hint="cs"/>
                <w:sz w:val="28"/>
                <w:szCs w:val="28"/>
                <w:cs/>
              </w:rPr>
              <w:t>ปฏิบัติ</w:t>
            </w:r>
            <w:r w:rsidR="003C228E" w:rsidRPr="00B60D70">
              <w:rPr>
                <w:rFonts w:ascii="TH SarabunPSK" w:hAnsi="TH SarabunPSK" w:cs="TH SarabunPSK" w:hint="cs"/>
                <w:sz w:val="28"/>
                <w:szCs w:val="28"/>
                <w:cs/>
              </w:rPr>
              <w:t xml:space="preserve">การปฐพีกลศาสตร์ </w:t>
            </w:r>
          </w:p>
          <w:p w14:paraId="0C913BAF" w14:textId="4AC93A82" w:rsidR="00D76794" w:rsidRPr="00B60D70" w:rsidRDefault="003C228E" w:rsidP="003C228E">
            <w:pPr>
              <w:rPr>
                <w:rFonts w:ascii="TH SarabunPSK" w:hAnsi="TH SarabunPSK" w:cs="TH SarabunPSK"/>
                <w:sz w:val="28"/>
                <w:szCs w:val="28"/>
                <w:cs/>
              </w:rPr>
            </w:pPr>
            <w:r w:rsidRPr="00B60D70">
              <w:rPr>
                <w:rFonts w:ascii="TH SarabunPSK" w:hAnsi="TH SarabunPSK" w:cs="TH SarabunPSK" w:hint="cs"/>
                <w:sz w:val="28"/>
                <w:szCs w:val="28"/>
                <w:cs/>
              </w:rPr>
              <w:lastRenderedPageBreak/>
              <w:t>(</w:t>
            </w:r>
            <w:r w:rsidRPr="00B60D70">
              <w:rPr>
                <w:rFonts w:ascii="TH SarabunPSK" w:hAnsi="TH SarabunPSK" w:cs="TH SarabunPSK" w:hint="cs"/>
                <w:sz w:val="28"/>
                <w:szCs w:val="28"/>
              </w:rPr>
              <w:t>Soil Mechanics Laboratory)</w:t>
            </w:r>
          </w:p>
        </w:tc>
        <w:tc>
          <w:tcPr>
            <w:tcW w:w="1275" w:type="dxa"/>
            <w:gridSpan w:val="2"/>
            <w:tcBorders>
              <w:top w:val="nil"/>
              <w:left w:val="nil"/>
              <w:bottom w:val="single" w:sz="4" w:space="0" w:color="auto"/>
              <w:right w:val="single" w:sz="4" w:space="0" w:color="auto"/>
            </w:tcBorders>
          </w:tcPr>
          <w:p w14:paraId="3E2A25F4" w14:textId="77777777" w:rsidR="00555F67" w:rsidRPr="00B60D70" w:rsidRDefault="00555F67" w:rsidP="00555F67">
            <w:pPr>
              <w:jc w:val="center"/>
              <w:rPr>
                <w:rFonts w:ascii="TH SarabunPSK" w:hAnsi="TH SarabunPSK" w:cs="TH SarabunPSK"/>
                <w:sz w:val="28"/>
                <w:szCs w:val="28"/>
              </w:rPr>
            </w:pPr>
            <w:r w:rsidRPr="00B60D70">
              <w:rPr>
                <w:rFonts w:ascii="TH SarabunPSK" w:hAnsi="TH SarabunPSK" w:cs="TH SarabunPSK" w:hint="cs"/>
                <w:sz w:val="28"/>
                <w:szCs w:val="28"/>
                <w:cs/>
              </w:rPr>
              <w:lastRenderedPageBreak/>
              <w:t>3 (1-4-6)</w:t>
            </w:r>
          </w:p>
          <w:p w14:paraId="51D05B79" w14:textId="77777777" w:rsidR="00555F67" w:rsidRPr="00B60D70" w:rsidRDefault="00555F67" w:rsidP="00555F67">
            <w:pPr>
              <w:jc w:val="center"/>
              <w:rPr>
                <w:rFonts w:ascii="TH SarabunPSK" w:hAnsi="TH SarabunPSK" w:cs="TH SarabunPSK"/>
                <w:sz w:val="28"/>
                <w:szCs w:val="28"/>
              </w:rPr>
            </w:pPr>
          </w:p>
          <w:p w14:paraId="71FED662" w14:textId="77777777" w:rsidR="00555F67" w:rsidRPr="00B60D70" w:rsidRDefault="00555F67" w:rsidP="00555F67">
            <w:pPr>
              <w:jc w:val="center"/>
              <w:rPr>
                <w:rFonts w:ascii="TH SarabunPSK" w:hAnsi="TH SarabunPSK" w:cs="TH SarabunPSK"/>
                <w:sz w:val="28"/>
                <w:szCs w:val="28"/>
              </w:rPr>
            </w:pPr>
            <w:r w:rsidRPr="00B60D70">
              <w:rPr>
                <w:rFonts w:ascii="TH SarabunPSK" w:hAnsi="TH SarabunPSK" w:cs="TH SarabunPSK" w:hint="cs"/>
                <w:sz w:val="28"/>
                <w:szCs w:val="28"/>
                <w:cs/>
              </w:rPr>
              <w:t>3 (3-0-6)</w:t>
            </w:r>
          </w:p>
          <w:p w14:paraId="037AC587" w14:textId="77777777" w:rsidR="00555F67" w:rsidRPr="00B60D70" w:rsidRDefault="00555F67" w:rsidP="00555F67">
            <w:pPr>
              <w:jc w:val="center"/>
              <w:rPr>
                <w:rFonts w:ascii="TH SarabunPSK" w:hAnsi="TH SarabunPSK" w:cs="TH SarabunPSK"/>
                <w:sz w:val="28"/>
                <w:szCs w:val="28"/>
              </w:rPr>
            </w:pPr>
          </w:p>
          <w:p w14:paraId="31F371FE" w14:textId="77777777" w:rsidR="00555F67" w:rsidRPr="00B60D70" w:rsidRDefault="00555F67" w:rsidP="00555F67">
            <w:pPr>
              <w:jc w:val="center"/>
              <w:rPr>
                <w:rFonts w:ascii="TH SarabunPSK" w:hAnsi="TH SarabunPSK" w:cs="TH SarabunPSK"/>
                <w:sz w:val="28"/>
                <w:szCs w:val="28"/>
              </w:rPr>
            </w:pPr>
          </w:p>
          <w:p w14:paraId="49B249AD" w14:textId="77777777" w:rsidR="00555F67" w:rsidRPr="00B60D70" w:rsidRDefault="00555F67" w:rsidP="00555F67">
            <w:pPr>
              <w:jc w:val="center"/>
              <w:rPr>
                <w:rFonts w:ascii="TH SarabunPSK" w:hAnsi="TH SarabunPSK" w:cs="TH SarabunPSK"/>
                <w:sz w:val="28"/>
                <w:szCs w:val="28"/>
              </w:rPr>
            </w:pPr>
          </w:p>
          <w:p w14:paraId="58735826" w14:textId="77777777" w:rsidR="00555F67" w:rsidRPr="00B60D70" w:rsidRDefault="00555F67" w:rsidP="00555F67">
            <w:pPr>
              <w:jc w:val="center"/>
              <w:rPr>
                <w:rFonts w:ascii="TH SarabunPSK" w:hAnsi="TH SarabunPSK" w:cs="TH SarabunPSK"/>
                <w:sz w:val="28"/>
                <w:szCs w:val="28"/>
              </w:rPr>
            </w:pPr>
            <w:r w:rsidRPr="00B60D70">
              <w:rPr>
                <w:rFonts w:ascii="TH SarabunPSK" w:hAnsi="TH SarabunPSK" w:cs="TH SarabunPSK" w:hint="cs"/>
                <w:sz w:val="28"/>
                <w:szCs w:val="28"/>
                <w:cs/>
              </w:rPr>
              <w:t>3 (3-0-6)</w:t>
            </w:r>
          </w:p>
          <w:p w14:paraId="2F1F5DFD" w14:textId="77777777" w:rsidR="00555F67" w:rsidRPr="00B60D70" w:rsidRDefault="00555F67" w:rsidP="00555F67">
            <w:pPr>
              <w:jc w:val="center"/>
              <w:rPr>
                <w:rFonts w:ascii="TH SarabunPSK" w:hAnsi="TH SarabunPSK" w:cs="TH SarabunPSK"/>
                <w:sz w:val="28"/>
                <w:szCs w:val="28"/>
              </w:rPr>
            </w:pPr>
          </w:p>
          <w:p w14:paraId="5C098F08" w14:textId="77777777" w:rsidR="00555F67" w:rsidRPr="00B60D70" w:rsidRDefault="00555F67" w:rsidP="00555F67">
            <w:pPr>
              <w:jc w:val="center"/>
              <w:rPr>
                <w:rFonts w:ascii="TH SarabunPSK" w:hAnsi="TH SarabunPSK" w:cs="TH SarabunPSK"/>
                <w:sz w:val="28"/>
                <w:szCs w:val="28"/>
              </w:rPr>
            </w:pPr>
            <w:r w:rsidRPr="00B60D70">
              <w:rPr>
                <w:rFonts w:ascii="TH SarabunPSK" w:hAnsi="TH SarabunPSK" w:cs="TH SarabunPSK" w:hint="cs"/>
                <w:sz w:val="28"/>
                <w:szCs w:val="28"/>
                <w:cs/>
              </w:rPr>
              <w:t>3 (3-0-6)</w:t>
            </w:r>
          </w:p>
          <w:p w14:paraId="0D12533D" w14:textId="77777777" w:rsidR="00555F67" w:rsidRPr="00B60D70" w:rsidRDefault="00555F67" w:rsidP="00555F67">
            <w:pPr>
              <w:jc w:val="center"/>
              <w:rPr>
                <w:rFonts w:ascii="TH SarabunPSK" w:hAnsi="TH SarabunPSK" w:cs="TH SarabunPSK"/>
                <w:sz w:val="28"/>
                <w:szCs w:val="28"/>
              </w:rPr>
            </w:pPr>
          </w:p>
          <w:p w14:paraId="75C10EF4" w14:textId="77777777" w:rsidR="00555F67" w:rsidRPr="00B60D70" w:rsidRDefault="00555F67" w:rsidP="00555F67">
            <w:pPr>
              <w:jc w:val="center"/>
              <w:rPr>
                <w:rFonts w:ascii="TH SarabunPSK" w:hAnsi="TH SarabunPSK" w:cs="TH SarabunPSK"/>
                <w:sz w:val="28"/>
                <w:szCs w:val="28"/>
              </w:rPr>
            </w:pPr>
            <w:r w:rsidRPr="00B60D70">
              <w:rPr>
                <w:rFonts w:ascii="TH SarabunPSK" w:hAnsi="TH SarabunPSK" w:cs="TH SarabunPSK" w:hint="cs"/>
                <w:sz w:val="28"/>
                <w:szCs w:val="28"/>
                <w:cs/>
              </w:rPr>
              <w:t>3 (2-2-6)</w:t>
            </w:r>
          </w:p>
          <w:p w14:paraId="6A09E978" w14:textId="77777777" w:rsidR="00555F67" w:rsidRPr="00B60D70" w:rsidRDefault="00555F67" w:rsidP="00555F67">
            <w:pPr>
              <w:jc w:val="center"/>
              <w:rPr>
                <w:rFonts w:ascii="TH SarabunPSK" w:hAnsi="TH SarabunPSK" w:cs="TH SarabunPSK"/>
                <w:sz w:val="28"/>
                <w:szCs w:val="28"/>
              </w:rPr>
            </w:pPr>
          </w:p>
          <w:p w14:paraId="0A6799CF" w14:textId="77777777" w:rsidR="00555F67" w:rsidRPr="00B60D70" w:rsidRDefault="00555F67" w:rsidP="00555F67">
            <w:pPr>
              <w:jc w:val="center"/>
              <w:rPr>
                <w:rFonts w:ascii="TH SarabunPSK" w:hAnsi="TH SarabunPSK" w:cs="TH SarabunPSK"/>
                <w:sz w:val="28"/>
                <w:szCs w:val="28"/>
              </w:rPr>
            </w:pPr>
            <w:r w:rsidRPr="00B60D70">
              <w:rPr>
                <w:rFonts w:ascii="TH SarabunPSK" w:hAnsi="TH SarabunPSK" w:cs="TH SarabunPSK" w:hint="cs"/>
                <w:sz w:val="28"/>
                <w:szCs w:val="28"/>
                <w:cs/>
              </w:rPr>
              <w:t>1 (</w:t>
            </w:r>
            <w:r w:rsidRPr="00B60D70">
              <w:rPr>
                <w:rFonts w:ascii="TH SarabunPSK" w:hAnsi="TH SarabunPSK" w:cs="TH SarabunPSK" w:hint="cs"/>
                <w:sz w:val="28"/>
                <w:szCs w:val="28"/>
              </w:rPr>
              <w:t>S/U)</w:t>
            </w:r>
          </w:p>
          <w:p w14:paraId="73F7F7C4" w14:textId="77777777" w:rsidR="00555F67" w:rsidRPr="00B60D70" w:rsidRDefault="00555F67" w:rsidP="00555F67">
            <w:pPr>
              <w:jc w:val="center"/>
              <w:rPr>
                <w:rFonts w:ascii="TH SarabunPSK" w:hAnsi="TH SarabunPSK" w:cs="TH SarabunPSK"/>
                <w:sz w:val="28"/>
                <w:szCs w:val="28"/>
              </w:rPr>
            </w:pPr>
          </w:p>
          <w:p w14:paraId="438454B8" w14:textId="77777777" w:rsidR="00555F67" w:rsidRPr="00B60D70" w:rsidRDefault="00555F67" w:rsidP="00555F67">
            <w:pPr>
              <w:jc w:val="center"/>
              <w:rPr>
                <w:rFonts w:ascii="TH SarabunPSK" w:hAnsi="TH SarabunPSK" w:cs="TH SarabunPSK"/>
                <w:sz w:val="28"/>
                <w:szCs w:val="28"/>
              </w:rPr>
            </w:pPr>
            <w:r w:rsidRPr="00B60D70">
              <w:rPr>
                <w:rFonts w:ascii="TH SarabunPSK" w:hAnsi="TH SarabunPSK" w:cs="TH SarabunPSK" w:hint="cs"/>
                <w:sz w:val="28"/>
                <w:szCs w:val="28"/>
                <w:cs/>
              </w:rPr>
              <w:t>3 (3-0-6)</w:t>
            </w:r>
          </w:p>
          <w:p w14:paraId="2CA3CE26" w14:textId="77777777" w:rsidR="00555F67" w:rsidRPr="00B60D70" w:rsidRDefault="00555F67" w:rsidP="00555F67">
            <w:pPr>
              <w:jc w:val="center"/>
              <w:rPr>
                <w:rFonts w:ascii="TH SarabunPSK" w:hAnsi="TH SarabunPSK" w:cs="TH SarabunPSK"/>
                <w:sz w:val="28"/>
                <w:szCs w:val="28"/>
              </w:rPr>
            </w:pPr>
          </w:p>
          <w:p w14:paraId="3AAB60EC" w14:textId="3ED597A5" w:rsidR="00555F67" w:rsidRPr="00B60D70" w:rsidRDefault="00555F67" w:rsidP="00555F67">
            <w:pPr>
              <w:jc w:val="center"/>
              <w:rPr>
                <w:rFonts w:ascii="TH SarabunPSK" w:hAnsi="TH SarabunPSK" w:cs="TH SarabunPSK"/>
                <w:b/>
                <w:bCs/>
                <w:sz w:val="28"/>
                <w:szCs w:val="28"/>
                <w:cs/>
              </w:rPr>
            </w:pPr>
            <w:r w:rsidRPr="00B60D70">
              <w:rPr>
                <w:rFonts w:ascii="TH SarabunPSK" w:hAnsi="TH SarabunPSK" w:cs="TH SarabunPSK" w:hint="cs"/>
                <w:sz w:val="28"/>
                <w:szCs w:val="28"/>
                <w:cs/>
              </w:rPr>
              <w:t>1 (0-3-</w:t>
            </w:r>
            <w:r w:rsidR="00D26FF1" w:rsidRPr="00B60D70">
              <w:rPr>
                <w:rFonts w:ascii="TH SarabunPSK" w:hAnsi="TH SarabunPSK" w:cs="TH SarabunPSK"/>
                <w:sz w:val="28"/>
                <w:szCs w:val="28"/>
              </w:rPr>
              <w:t>2</w:t>
            </w:r>
            <w:r w:rsidRPr="00B60D70">
              <w:rPr>
                <w:rFonts w:ascii="TH SarabunPSK" w:hAnsi="TH SarabunPSK" w:cs="TH SarabunPSK" w:hint="cs"/>
                <w:sz w:val="28"/>
                <w:szCs w:val="28"/>
                <w:cs/>
              </w:rPr>
              <w:t>)</w:t>
            </w:r>
          </w:p>
        </w:tc>
        <w:tc>
          <w:tcPr>
            <w:tcW w:w="2127" w:type="dxa"/>
            <w:tcBorders>
              <w:left w:val="single" w:sz="4" w:space="0" w:color="auto"/>
            </w:tcBorders>
          </w:tcPr>
          <w:p w14:paraId="2C878D09" w14:textId="7BE402DF" w:rsidR="00D76794" w:rsidRPr="00B60D70" w:rsidRDefault="00D76794" w:rsidP="00D420AC">
            <w:pPr>
              <w:spacing w:line="360" w:lineRule="exact"/>
              <w:ind w:left="-67"/>
              <w:jc w:val="left"/>
              <w:rPr>
                <w:rFonts w:ascii="TH SarabunPSK" w:eastAsia="Cordia New" w:hAnsi="TH SarabunPSK" w:cs="TH SarabunPSK"/>
                <w:b/>
                <w:bCs/>
                <w:noProof/>
                <w:sz w:val="28"/>
                <w:szCs w:val="28"/>
                <w:cs/>
              </w:rPr>
            </w:pPr>
            <w:r w:rsidRPr="00B60D70">
              <w:rPr>
                <w:rFonts w:ascii="TH SarabunPSK" w:hAnsi="TH SarabunPSK" w:cs="TH SarabunPSK" w:hint="cs"/>
                <w:sz w:val="28"/>
                <w:szCs w:val="28"/>
                <w:lang w:val="th-TH"/>
              </w:rPr>
              <w:t xml:space="preserve">- </w:t>
            </w:r>
            <w:r w:rsidRPr="00B60D70">
              <w:rPr>
                <w:rFonts w:ascii="TH SarabunPSK" w:hAnsi="TH SarabunPSK" w:cs="TH SarabunPSK" w:hint="cs"/>
                <w:sz w:val="28"/>
                <w:szCs w:val="28"/>
                <w:cs/>
                <w:lang w:val="th-TH"/>
              </w:rPr>
              <w:t>เพิ่มรายวิชาและปรับปรุงเนื้อหาให้ครบตามหลักเกณฑ์ของสภาวิศวกร</w:t>
            </w:r>
          </w:p>
        </w:tc>
      </w:tr>
      <w:tr w:rsidR="00B60D70" w:rsidRPr="00B60D70" w14:paraId="07603134" w14:textId="77777777" w:rsidTr="004603BE">
        <w:trPr>
          <w:trHeight w:val="64"/>
        </w:trPr>
        <w:tc>
          <w:tcPr>
            <w:tcW w:w="4395" w:type="dxa"/>
            <w:gridSpan w:val="3"/>
            <w:tcBorders>
              <w:top w:val="single" w:sz="4" w:space="0" w:color="auto"/>
              <w:left w:val="single" w:sz="4" w:space="0" w:color="auto"/>
              <w:bottom w:val="nil"/>
              <w:right w:val="nil"/>
            </w:tcBorders>
          </w:tcPr>
          <w:p w14:paraId="4C7AF56C" w14:textId="30DB24EB" w:rsidR="00D76794" w:rsidRPr="00B60D70" w:rsidRDefault="003C228E" w:rsidP="00D420AC">
            <w:pPr>
              <w:rPr>
                <w:rFonts w:ascii="TH SarabunPSK" w:hAnsi="TH SarabunPSK" w:cs="TH SarabunPSK"/>
                <w:sz w:val="28"/>
                <w:szCs w:val="28"/>
                <w:cs/>
              </w:rPr>
            </w:pPr>
            <w:r w:rsidRPr="00B60D70">
              <w:rPr>
                <w:rFonts w:ascii="TH SarabunPSK" w:hAnsi="TH SarabunPSK" w:cs="TH SarabunPSK" w:hint="cs"/>
                <w:sz w:val="28"/>
                <w:szCs w:val="28"/>
                <w:cs/>
              </w:rPr>
              <w:t>ข</w:t>
            </w:r>
            <w:r w:rsidRPr="00B60D70">
              <w:rPr>
                <w:rFonts w:ascii="TH SarabunPSK" w:hAnsi="TH SarabunPSK" w:cs="TH SarabunPSK" w:hint="cs"/>
                <w:sz w:val="28"/>
                <w:szCs w:val="28"/>
              </w:rPr>
              <w:t xml:space="preserve">.2.1.2 </w:t>
            </w:r>
            <w:r w:rsidRPr="00B60D70">
              <w:rPr>
                <w:rFonts w:ascii="TH SarabunPSK" w:hAnsi="TH SarabunPSK" w:cs="TH SarabunPSK" w:hint="cs"/>
                <w:sz w:val="28"/>
                <w:szCs w:val="28"/>
                <w:cs/>
              </w:rPr>
              <w:t>กลุ่มวิชาเฉพาะด้านวิศวกรรมโยธา</w:t>
            </w:r>
            <w:r w:rsidR="00BD7F9D" w:rsidRPr="00B60D70">
              <w:rPr>
                <w:rFonts w:ascii="TH SarabunPSK" w:hAnsi="TH SarabunPSK" w:cs="TH SarabunPSK" w:hint="cs"/>
                <w:sz w:val="28"/>
                <w:szCs w:val="28"/>
              </w:rPr>
              <w:t xml:space="preserve"> </w:t>
            </w:r>
            <w:r w:rsidR="00BD7F9D" w:rsidRPr="00B60D70">
              <w:rPr>
                <w:rFonts w:ascii="TH SarabunPSK" w:hAnsi="TH SarabunPSK" w:cs="TH SarabunPSK" w:hint="cs"/>
                <w:sz w:val="28"/>
                <w:szCs w:val="28"/>
                <w:cs/>
              </w:rPr>
              <w:t xml:space="preserve">           </w:t>
            </w:r>
          </w:p>
        </w:tc>
        <w:tc>
          <w:tcPr>
            <w:tcW w:w="1559" w:type="dxa"/>
            <w:gridSpan w:val="3"/>
            <w:tcBorders>
              <w:top w:val="single" w:sz="4" w:space="0" w:color="auto"/>
              <w:left w:val="nil"/>
              <w:bottom w:val="nil"/>
              <w:right w:val="single" w:sz="4" w:space="0" w:color="auto"/>
            </w:tcBorders>
          </w:tcPr>
          <w:p w14:paraId="242608A7" w14:textId="0BD8904A" w:rsidR="00D76794" w:rsidRPr="00B60D70" w:rsidRDefault="003C228E" w:rsidP="00D420AC">
            <w:pPr>
              <w:rPr>
                <w:rFonts w:ascii="TH SarabunPSK" w:hAnsi="TH SarabunPSK" w:cs="TH SarabunPSK"/>
                <w:sz w:val="28"/>
                <w:szCs w:val="28"/>
              </w:rPr>
            </w:pPr>
            <w:r w:rsidRPr="00B60D70">
              <w:rPr>
                <w:rFonts w:ascii="TH SarabunPSK" w:hAnsi="TH SarabunPSK" w:cs="TH SarabunPSK" w:hint="cs"/>
                <w:sz w:val="28"/>
                <w:szCs w:val="28"/>
              </w:rPr>
              <w:t xml:space="preserve">41 </w:t>
            </w:r>
            <w:r w:rsidRPr="00B60D70">
              <w:rPr>
                <w:rFonts w:ascii="TH SarabunPSK" w:hAnsi="TH SarabunPSK" w:cs="TH SarabunPSK" w:hint="cs"/>
                <w:sz w:val="28"/>
                <w:szCs w:val="28"/>
                <w:cs/>
              </w:rPr>
              <w:t>หน่วยกิต</w:t>
            </w:r>
          </w:p>
        </w:tc>
        <w:tc>
          <w:tcPr>
            <w:tcW w:w="4252" w:type="dxa"/>
            <w:gridSpan w:val="4"/>
            <w:tcBorders>
              <w:top w:val="single" w:sz="4" w:space="0" w:color="auto"/>
              <w:left w:val="single" w:sz="4" w:space="0" w:color="auto"/>
              <w:bottom w:val="nil"/>
              <w:right w:val="nil"/>
            </w:tcBorders>
          </w:tcPr>
          <w:p w14:paraId="6226AF08" w14:textId="356186B0" w:rsidR="00D76794" w:rsidRPr="00B60D70" w:rsidRDefault="003C228E" w:rsidP="00D420AC">
            <w:pPr>
              <w:ind w:left="-64"/>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ข.</w:t>
            </w:r>
            <w:r w:rsidRPr="00B60D70">
              <w:rPr>
                <w:rFonts w:ascii="TH SarabunPSK" w:eastAsia="Angsana New" w:hAnsi="TH SarabunPSK" w:cs="TH SarabunPSK" w:hint="cs"/>
                <w:sz w:val="28"/>
                <w:szCs w:val="28"/>
              </w:rPr>
              <w:t>2.3</w:t>
            </w:r>
            <w:r w:rsidRPr="00B60D70">
              <w:rPr>
                <w:rFonts w:ascii="TH SarabunPSK" w:eastAsia="Angsana New" w:hAnsi="TH SarabunPSK" w:cs="TH SarabunPSK" w:hint="cs"/>
                <w:sz w:val="28"/>
                <w:szCs w:val="28"/>
                <w:cs/>
              </w:rPr>
              <w:t xml:space="preserve"> วิชาบังคับทางวิศวกรรมโยธา</w:t>
            </w:r>
            <w:r w:rsidRPr="00B60D70">
              <w:rPr>
                <w:rFonts w:ascii="TH SarabunPSK" w:eastAsia="Angsana New" w:hAnsi="TH SarabunPSK" w:cs="TH SarabunPSK" w:hint="cs"/>
                <w:sz w:val="28"/>
                <w:szCs w:val="28"/>
                <w:cs/>
              </w:rPr>
              <w:tab/>
            </w:r>
          </w:p>
        </w:tc>
        <w:tc>
          <w:tcPr>
            <w:tcW w:w="1701" w:type="dxa"/>
            <w:gridSpan w:val="3"/>
            <w:tcBorders>
              <w:top w:val="single" w:sz="4" w:space="0" w:color="auto"/>
              <w:left w:val="nil"/>
              <w:bottom w:val="nil"/>
              <w:right w:val="single" w:sz="4" w:space="0" w:color="auto"/>
            </w:tcBorders>
          </w:tcPr>
          <w:p w14:paraId="0115A0E0" w14:textId="7978CCE0" w:rsidR="00D76794" w:rsidRPr="00B60D70" w:rsidRDefault="003C228E" w:rsidP="00D420AC">
            <w:pPr>
              <w:jc w:val="right"/>
              <w:rPr>
                <w:rFonts w:ascii="TH SarabunPSK" w:hAnsi="TH SarabunPSK" w:cs="TH SarabunPSK"/>
                <w:b/>
                <w:bCs/>
                <w:sz w:val="28"/>
                <w:szCs w:val="28"/>
                <w:cs/>
              </w:rPr>
            </w:pPr>
            <w:r w:rsidRPr="00B60D70">
              <w:rPr>
                <w:rFonts w:ascii="TH SarabunPSK" w:eastAsia="Angsana New" w:hAnsi="TH SarabunPSK" w:cs="TH SarabunPSK" w:hint="cs"/>
                <w:sz w:val="28"/>
                <w:szCs w:val="28"/>
              </w:rPr>
              <w:t>49</w:t>
            </w:r>
            <w:r w:rsidRPr="00B60D70">
              <w:rPr>
                <w:rFonts w:ascii="TH SarabunPSK" w:eastAsia="Angsana New" w:hAnsi="TH SarabunPSK" w:cs="TH SarabunPSK" w:hint="cs"/>
                <w:sz w:val="28"/>
                <w:szCs w:val="28"/>
                <w:cs/>
              </w:rPr>
              <w:t xml:space="preserve"> หน่วยกิต</w:t>
            </w:r>
          </w:p>
        </w:tc>
        <w:tc>
          <w:tcPr>
            <w:tcW w:w="2127" w:type="dxa"/>
            <w:tcBorders>
              <w:left w:val="single" w:sz="4" w:space="0" w:color="auto"/>
            </w:tcBorders>
          </w:tcPr>
          <w:p w14:paraId="35C9521F" w14:textId="77777777" w:rsidR="00D76794" w:rsidRPr="00B60D70" w:rsidRDefault="00D76794" w:rsidP="00D420AC">
            <w:pPr>
              <w:spacing w:line="360" w:lineRule="exact"/>
              <w:jc w:val="left"/>
              <w:rPr>
                <w:rFonts w:ascii="TH SarabunPSK" w:eastAsia="Cordia New" w:hAnsi="TH SarabunPSK" w:cs="TH SarabunPSK"/>
                <w:b/>
                <w:bCs/>
                <w:noProof/>
                <w:sz w:val="28"/>
                <w:szCs w:val="28"/>
                <w:cs/>
              </w:rPr>
            </w:pPr>
          </w:p>
        </w:tc>
      </w:tr>
      <w:tr w:rsidR="00B60D70" w:rsidRPr="00B60D70" w14:paraId="6338FDB4" w14:textId="77777777" w:rsidTr="004603BE">
        <w:trPr>
          <w:trHeight w:val="148"/>
        </w:trPr>
        <w:tc>
          <w:tcPr>
            <w:tcW w:w="996" w:type="dxa"/>
            <w:tcBorders>
              <w:top w:val="nil"/>
              <w:left w:val="single" w:sz="4" w:space="0" w:color="auto"/>
              <w:bottom w:val="single" w:sz="4" w:space="0" w:color="auto"/>
              <w:right w:val="nil"/>
            </w:tcBorders>
          </w:tcPr>
          <w:p w14:paraId="5ED09F58" w14:textId="5DD8D722" w:rsidR="00D76794"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111</w:t>
            </w:r>
            <w:r w:rsidR="003C228E" w:rsidRPr="00B60D70">
              <w:rPr>
                <w:rFonts w:ascii="TH SarabunPSK" w:hAnsi="TH SarabunPSK" w:cs="TH SarabunPSK" w:hint="cs"/>
                <w:sz w:val="28"/>
                <w:szCs w:val="28"/>
              </w:rPr>
              <w:tab/>
            </w:r>
          </w:p>
          <w:p w14:paraId="32176528" w14:textId="77777777" w:rsidR="003C228E" w:rsidRPr="00B60D70" w:rsidRDefault="003C228E" w:rsidP="00D420AC">
            <w:pPr>
              <w:jc w:val="left"/>
              <w:rPr>
                <w:rFonts w:ascii="TH SarabunPSK" w:hAnsi="TH SarabunPSK" w:cs="TH SarabunPSK"/>
                <w:sz w:val="28"/>
                <w:szCs w:val="28"/>
              </w:rPr>
            </w:pPr>
          </w:p>
          <w:p w14:paraId="02BBAB8C" w14:textId="49C2FF7F" w:rsidR="003C228E"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112</w:t>
            </w:r>
          </w:p>
          <w:p w14:paraId="481F3660" w14:textId="77777777" w:rsidR="003C228E" w:rsidRPr="00B60D70" w:rsidRDefault="003C228E" w:rsidP="00D420AC">
            <w:pPr>
              <w:jc w:val="left"/>
              <w:rPr>
                <w:rFonts w:ascii="TH SarabunPSK" w:hAnsi="TH SarabunPSK" w:cs="TH SarabunPSK"/>
                <w:sz w:val="28"/>
                <w:szCs w:val="28"/>
              </w:rPr>
            </w:pPr>
          </w:p>
          <w:p w14:paraId="203FEBBD" w14:textId="5583FA38" w:rsidR="003C228E"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212</w:t>
            </w:r>
          </w:p>
          <w:p w14:paraId="68E1D1FF" w14:textId="77777777" w:rsidR="003C228E" w:rsidRPr="00B60D70" w:rsidRDefault="003C228E" w:rsidP="00D420AC">
            <w:pPr>
              <w:jc w:val="left"/>
              <w:rPr>
                <w:rFonts w:ascii="TH SarabunPSK" w:hAnsi="TH SarabunPSK" w:cs="TH SarabunPSK"/>
                <w:sz w:val="28"/>
                <w:szCs w:val="28"/>
              </w:rPr>
            </w:pPr>
          </w:p>
          <w:p w14:paraId="51605868" w14:textId="36302A38" w:rsidR="003C228E"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213</w:t>
            </w:r>
            <w:r w:rsidR="003C228E" w:rsidRPr="00B60D70">
              <w:rPr>
                <w:rFonts w:ascii="TH SarabunPSK" w:hAnsi="TH SarabunPSK" w:cs="TH SarabunPSK" w:hint="cs"/>
                <w:sz w:val="28"/>
                <w:szCs w:val="28"/>
              </w:rPr>
              <w:tab/>
            </w:r>
          </w:p>
          <w:p w14:paraId="597EFCB8" w14:textId="77777777" w:rsidR="003C228E" w:rsidRPr="00B60D70" w:rsidRDefault="003C228E" w:rsidP="00D420AC">
            <w:pPr>
              <w:jc w:val="left"/>
              <w:rPr>
                <w:rFonts w:ascii="TH SarabunPSK" w:hAnsi="TH SarabunPSK" w:cs="TH SarabunPSK"/>
                <w:sz w:val="28"/>
                <w:szCs w:val="28"/>
              </w:rPr>
            </w:pPr>
          </w:p>
          <w:p w14:paraId="2A8F9D59" w14:textId="05D5EAA9" w:rsidR="003C228E"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220</w:t>
            </w:r>
          </w:p>
          <w:p w14:paraId="39063023" w14:textId="675B09B0" w:rsidR="003C228E" w:rsidRPr="00B60D70" w:rsidRDefault="003C228E" w:rsidP="00D420AC">
            <w:pPr>
              <w:jc w:val="left"/>
              <w:rPr>
                <w:rFonts w:ascii="TH SarabunPSK" w:hAnsi="TH SarabunPSK" w:cs="TH SarabunPSK"/>
                <w:sz w:val="28"/>
                <w:szCs w:val="28"/>
              </w:rPr>
            </w:pPr>
            <w:r w:rsidRPr="00B60D70">
              <w:rPr>
                <w:rFonts w:ascii="TH SarabunPSK" w:hAnsi="TH SarabunPSK" w:cs="TH SarabunPSK" w:hint="cs"/>
                <w:sz w:val="28"/>
                <w:szCs w:val="28"/>
              </w:rPr>
              <w:tab/>
            </w:r>
          </w:p>
          <w:p w14:paraId="43B0D957" w14:textId="77777777" w:rsidR="003C228E" w:rsidRPr="00B60D70" w:rsidRDefault="003C228E" w:rsidP="00D420AC">
            <w:pPr>
              <w:jc w:val="left"/>
              <w:rPr>
                <w:rFonts w:ascii="TH SarabunPSK" w:hAnsi="TH SarabunPSK" w:cs="TH SarabunPSK"/>
                <w:sz w:val="28"/>
                <w:szCs w:val="28"/>
              </w:rPr>
            </w:pPr>
          </w:p>
          <w:p w14:paraId="309422F6" w14:textId="36511C68" w:rsidR="003C228E"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224</w:t>
            </w:r>
            <w:r w:rsidR="003C228E" w:rsidRPr="00B60D70">
              <w:rPr>
                <w:rFonts w:ascii="TH SarabunPSK" w:hAnsi="TH SarabunPSK" w:cs="TH SarabunPSK" w:hint="cs"/>
                <w:sz w:val="28"/>
                <w:szCs w:val="28"/>
              </w:rPr>
              <w:tab/>
            </w:r>
          </w:p>
          <w:p w14:paraId="793E1855" w14:textId="77777777" w:rsidR="003C228E" w:rsidRPr="00B60D70" w:rsidRDefault="003C228E" w:rsidP="00D420AC">
            <w:pPr>
              <w:jc w:val="left"/>
              <w:rPr>
                <w:rFonts w:ascii="TH SarabunPSK" w:hAnsi="TH SarabunPSK" w:cs="TH SarabunPSK"/>
                <w:sz w:val="28"/>
                <w:szCs w:val="28"/>
              </w:rPr>
            </w:pPr>
          </w:p>
          <w:p w14:paraId="22EDFBCA" w14:textId="18FA6CAD" w:rsidR="003C228E"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241</w:t>
            </w:r>
            <w:r w:rsidR="003C228E" w:rsidRPr="00B60D70">
              <w:rPr>
                <w:rFonts w:ascii="TH SarabunPSK" w:hAnsi="TH SarabunPSK" w:cs="TH SarabunPSK" w:hint="cs"/>
                <w:sz w:val="28"/>
                <w:szCs w:val="28"/>
              </w:rPr>
              <w:tab/>
            </w:r>
          </w:p>
          <w:p w14:paraId="01A268CB" w14:textId="77777777" w:rsidR="003C228E" w:rsidRPr="00B60D70" w:rsidRDefault="003C228E" w:rsidP="00D420AC">
            <w:pPr>
              <w:jc w:val="left"/>
              <w:rPr>
                <w:rFonts w:ascii="TH SarabunPSK" w:hAnsi="TH SarabunPSK" w:cs="TH SarabunPSK"/>
                <w:sz w:val="28"/>
                <w:szCs w:val="28"/>
              </w:rPr>
            </w:pPr>
          </w:p>
          <w:p w14:paraId="23C77A0D" w14:textId="495B49DF" w:rsidR="003C228E"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242</w:t>
            </w:r>
          </w:p>
          <w:p w14:paraId="09DBEE87" w14:textId="77777777" w:rsidR="003C228E" w:rsidRPr="00B60D70" w:rsidRDefault="003C228E" w:rsidP="00D420AC">
            <w:pPr>
              <w:jc w:val="left"/>
              <w:rPr>
                <w:rFonts w:ascii="TH SarabunPSK" w:hAnsi="TH SarabunPSK" w:cs="TH SarabunPSK"/>
                <w:sz w:val="28"/>
                <w:szCs w:val="28"/>
              </w:rPr>
            </w:pPr>
          </w:p>
          <w:p w14:paraId="0567EFAB" w14:textId="4E5D7997" w:rsidR="003C228E"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251</w:t>
            </w:r>
          </w:p>
          <w:p w14:paraId="44CE6B8A" w14:textId="77777777" w:rsidR="003C228E" w:rsidRPr="00B60D70" w:rsidRDefault="003C228E" w:rsidP="00D420AC">
            <w:pPr>
              <w:jc w:val="left"/>
              <w:rPr>
                <w:rFonts w:ascii="TH SarabunPSK" w:hAnsi="TH SarabunPSK" w:cs="TH SarabunPSK"/>
                <w:sz w:val="28"/>
                <w:szCs w:val="28"/>
              </w:rPr>
            </w:pPr>
          </w:p>
          <w:p w14:paraId="2DEBCD9E" w14:textId="0C8689D7" w:rsidR="003C228E"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252</w:t>
            </w:r>
          </w:p>
          <w:p w14:paraId="1A45A168" w14:textId="77777777" w:rsidR="003C228E" w:rsidRPr="00B60D70" w:rsidRDefault="003C228E" w:rsidP="00D420AC">
            <w:pPr>
              <w:jc w:val="left"/>
              <w:rPr>
                <w:rFonts w:ascii="TH SarabunPSK" w:hAnsi="TH SarabunPSK" w:cs="TH SarabunPSK"/>
                <w:sz w:val="28"/>
                <w:szCs w:val="28"/>
              </w:rPr>
            </w:pPr>
          </w:p>
          <w:p w14:paraId="532B1090" w14:textId="03B8A5D7" w:rsidR="003C228E"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lastRenderedPageBreak/>
              <w:t xml:space="preserve">CTE </w:t>
            </w:r>
            <w:r w:rsidR="003C228E" w:rsidRPr="00B60D70">
              <w:rPr>
                <w:rFonts w:ascii="TH SarabunPSK" w:hAnsi="TH SarabunPSK" w:cs="TH SarabunPSK" w:hint="cs"/>
                <w:sz w:val="28"/>
                <w:szCs w:val="28"/>
              </w:rPr>
              <w:t>322</w:t>
            </w:r>
          </w:p>
          <w:p w14:paraId="58630AF1" w14:textId="77777777" w:rsidR="003C228E" w:rsidRPr="00B60D70" w:rsidRDefault="003C228E" w:rsidP="00D420AC">
            <w:pPr>
              <w:jc w:val="left"/>
              <w:rPr>
                <w:rFonts w:ascii="TH SarabunPSK" w:hAnsi="TH SarabunPSK" w:cs="TH SarabunPSK"/>
                <w:sz w:val="28"/>
                <w:szCs w:val="28"/>
              </w:rPr>
            </w:pPr>
          </w:p>
          <w:p w14:paraId="3A63E69F" w14:textId="7FE73D5D" w:rsidR="003C228E"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328</w:t>
            </w:r>
          </w:p>
          <w:p w14:paraId="6B38544B" w14:textId="77777777" w:rsidR="003C228E" w:rsidRPr="00B60D70" w:rsidRDefault="003C228E" w:rsidP="00D420AC">
            <w:pPr>
              <w:jc w:val="left"/>
              <w:rPr>
                <w:rFonts w:ascii="TH SarabunPSK" w:hAnsi="TH SarabunPSK" w:cs="TH SarabunPSK"/>
                <w:sz w:val="28"/>
                <w:szCs w:val="28"/>
              </w:rPr>
            </w:pPr>
          </w:p>
          <w:p w14:paraId="7BA5BCA0" w14:textId="1B2472A0" w:rsidR="003C228E"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329</w:t>
            </w:r>
            <w:r w:rsidR="003C228E" w:rsidRPr="00B60D70">
              <w:rPr>
                <w:rFonts w:ascii="TH SarabunPSK" w:hAnsi="TH SarabunPSK" w:cs="TH SarabunPSK" w:hint="cs"/>
                <w:sz w:val="28"/>
                <w:szCs w:val="28"/>
              </w:rPr>
              <w:tab/>
            </w:r>
          </w:p>
          <w:p w14:paraId="7EE2B31B" w14:textId="77777777" w:rsidR="003C228E" w:rsidRPr="00B60D70" w:rsidRDefault="003C228E" w:rsidP="00D420AC">
            <w:pPr>
              <w:jc w:val="left"/>
              <w:rPr>
                <w:rFonts w:ascii="TH SarabunPSK" w:hAnsi="TH SarabunPSK" w:cs="TH SarabunPSK"/>
                <w:sz w:val="28"/>
                <w:szCs w:val="28"/>
              </w:rPr>
            </w:pPr>
          </w:p>
          <w:p w14:paraId="00DEE66D" w14:textId="30B54C0E" w:rsidR="003C228E"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361</w:t>
            </w:r>
          </w:p>
          <w:p w14:paraId="310AE7DD" w14:textId="77777777" w:rsidR="003C228E" w:rsidRPr="00B60D70" w:rsidRDefault="003C228E" w:rsidP="00D420AC">
            <w:pPr>
              <w:jc w:val="left"/>
              <w:rPr>
                <w:rFonts w:ascii="TH SarabunPSK" w:hAnsi="TH SarabunPSK" w:cs="TH SarabunPSK"/>
                <w:sz w:val="28"/>
                <w:szCs w:val="28"/>
              </w:rPr>
            </w:pPr>
          </w:p>
          <w:p w14:paraId="78244ED9" w14:textId="77777777" w:rsidR="003C228E" w:rsidRPr="00B60D70" w:rsidRDefault="003C228E" w:rsidP="00D420AC">
            <w:pPr>
              <w:jc w:val="left"/>
              <w:rPr>
                <w:rFonts w:ascii="TH SarabunPSK" w:hAnsi="TH SarabunPSK" w:cs="TH SarabunPSK"/>
                <w:sz w:val="28"/>
                <w:szCs w:val="28"/>
              </w:rPr>
            </w:pPr>
          </w:p>
          <w:p w14:paraId="104C50D7" w14:textId="7277D1D8" w:rsidR="003C228E" w:rsidRPr="00B60D70" w:rsidRDefault="00B91175" w:rsidP="003C228E">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461</w:t>
            </w:r>
          </w:p>
        </w:tc>
        <w:tc>
          <w:tcPr>
            <w:tcW w:w="3682" w:type="dxa"/>
            <w:gridSpan w:val="3"/>
            <w:tcBorders>
              <w:top w:val="nil"/>
              <w:left w:val="nil"/>
              <w:bottom w:val="single" w:sz="4" w:space="0" w:color="auto"/>
              <w:right w:val="nil"/>
            </w:tcBorders>
          </w:tcPr>
          <w:p w14:paraId="7BF83330" w14:textId="77777777" w:rsidR="00D76794" w:rsidRPr="00B60D70" w:rsidRDefault="003C228E" w:rsidP="00D420AC">
            <w:pPr>
              <w:rPr>
                <w:rFonts w:ascii="TH SarabunPSK" w:hAnsi="TH SarabunPSK" w:cs="TH SarabunPSK"/>
                <w:sz w:val="28"/>
                <w:szCs w:val="28"/>
              </w:rPr>
            </w:pPr>
            <w:r w:rsidRPr="00B60D70">
              <w:rPr>
                <w:rFonts w:ascii="TH SarabunPSK" w:hAnsi="TH SarabunPSK" w:cs="TH SarabunPSK" w:hint="cs"/>
                <w:sz w:val="28"/>
                <w:szCs w:val="28"/>
                <w:cs/>
              </w:rPr>
              <w:lastRenderedPageBreak/>
              <w:t>การเขียนแบบทางวิศวกรรมโยธา</w:t>
            </w:r>
            <w:r w:rsidRPr="00B60D70">
              <w:rPr>
                <w:rFonts w:ascii="TH SarabunPSK" w:hAnsi="TH SarabunPSK" w:cs="TH SarabunPSK" w:hint="cs"/>
                <w:sz w:val="28"/>
                <w:szCs w:val="28"/>
              </w:rPr>
              <w:t xml:space="preserve"> 1</w:t>
            </w:r>
          </w:p>
          <w:p w14:paraId="600A7682" w14:textId="77777777" w:rsidR="003C228E" w:rsidRPr="00B60D70" w:rsidRDefault="003C228E" w:rsidP="00D420AC">
            <w:pPr>
              <w:rPr>
                <w:rFonts w:ascii="TH SarabunPSK" w:hAnsi="TH SarabunPSK" w:cs="TH SarabunPSK"/>
                <w:sz w:val="28"/>
                <w:szCs w:val="28"/>
              </w:rPr>
            </w:pPr>
            <w:r w:rsidRPr="00B60D70">
              <w:rPr>
                <w:rFonts w:ascii="TH SarabunPSK" w:hAnsi="TH SarabunPSK" w:cs="TH SarabunPSK" w:hint="cs"/>
                <w:sz w:val="28"/>
                <w:szCs w:val="28"/>
              </w:rPr>
              <w:t>(Civil Engineering Drawing I)</w:t>
            </w:r>
          </w:p>
          <w:p w14:paraId="4E61DAF8" w14:textId="77777777" w:rsidR="003C228E" w:rsidRPr="00B60D70" w:rsidRDefault="003C228E" w:rsidP="00D420AC">
            <w:pPr>
              <w:rPr>
                <w:rFonts w:ascii="TH SarabunPSK" w:hAnsi="TH SarabunPSK" w:cs="TH SarabunPSK"/>
                <w:sz w:val="28"/>
                <w:szCs w:val="28"/>
              </w:rPr>
            </w:pPr>
            <w:r w:rsidRPr="00B60D70">
              <w:rPr>
                <w:rFonts w:ascii="TH SarabunPSK" w:hAnsi="TH SarabunPSK" w:cs="TH SarabunPSK" w:hint="cs"/>
                <w:sz w:val="28"/>
                <w:szCs w:val="28"/>
                <w:cs/>
              </w:rPr>
              <w:t>การเขียนแบบทางวิศวกรรมโยธา</w:t>
            </w:r>
            <w:r w:rsidRPr="00B60D70">
              <w:rPr>
                <w:rFonts w:ascii="TH SarabunPSK" w:hAnsi="TH SarabunPSK" w:cs="TH SarabunPSK" w:hint="cs"/>
                <w:sz w:val="28"/>
                <w:szCs w:val="28"/>
              </w:rPr>
              <w:t xml:space="preserve"> 2</w:t>
            </w:r>
          </w:p>
          <w:p w14:paraId="1B1A37A9" w14:textId="77777777"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rPr>
              <w:t>(Civil Engineering Drawing II)</w:t>
            </w:r>
          </w:p>
          <w:p w14:paraId="34B37C86" w14:textId="77777777" w:rsidR="003C228E" w:rsidRPr="00B60D70" w:rsidRDefault="003C228E" w:rsidP="00D420AC">
            <w:pPr>
              <w:rPr>
                <w:rFonts w:ascii="TH SarabunPSK" w:hAnsi="TH SarabunPSK" w:cs="TH SarabunPSK"/>
                <w:sz w:val="28"/>
                <w:szCs w:val="28"/>
              </w:rPr>
            </w:pPr>
            <w:r w:rsidRPr="00B60D70">
              <w:rPr>
                <w:rFonts w:ascii="TH SarabunPSK" w:hAnsi="TH SarabunPSK" w:cs="TH SarabunPSK" w:hint="cs"/>
                <w:sz w:val="28"/>
                <w:szCs w:val="28"/>
                <w:cs/>
              </w:rPr>
              <w:t>ปฏิบัติการเทคนิคการก่อสร้าง</w:t>
            </w:r>
            <w:r w:rsidRPr="00B60D70">
              <w:rPr>
                <w:rFonts w:ascii="TH SarabunPSK" w:hAnsi="TH SarabunPSK" w:cs="TH SarabunPSK" w:hint="cs"/>
                <w:sz w:val="28"/>
                <w:szCs w:val="28"/>
              </w:rPr>
              <w:t xml:space="preserve"> 1</w:t>
            </w:r>
          </w:p>
          <w:p w14:paraId="3776A821" w14:textId="77777777" w:rsidR="003C228E" w:rsidRPr="00B60D70" w:rsidRDefault="003C228E" w:rsidP="00D420AC">
            <w:pPr>
              <w:rPr>
                <w:rFonts w:ascii="TH SarabunPSK" w:hAnsi="TH SarabunPSK" w:cs="TH SarabunPSK"/>
                <w:sz w:val="28"/>
                <w:szCs w:val="28"/>
              </w:rPr>
            </w:pPr>
            <w:r w:rsidRPr="00B60D70">
              <w:rPr>
                <w:rFonts w:ascii="TH SarabunPSK" w:hAnsi="TH SarabunPSK" w:cs="TH SarabunPSK" w:hint="cs"/>
                <w:sz w:val="28"/>
                <w:szCs w:val="28"/>
              </w:rPr>
              <w:t>(Construction Techniques Workshop I)</w:t>
            </w:r>
          </w:p>
          <w:p w14:paraId="371E8A4E" w14:textId="77777777" w:rsidR="003C228E" w:rsidRPr="00B60D70" w:rsidRDefault="003C228E" w:rsidP="00D420AC">
            <w:pPr>
              <w:rPr>
                <w:rFonts w:ascii="TH SarabunPSK" w:hAnsi="TH SarabunPSK" w:cs="TH SarabunPSK"/>
                <w:sz w:val="28"/>
                <w:szCs w:val="28"/>
              </w:rPr>
            </w:pPr>
            <w:r w:rsidRPr="00B60D70">
              <w:rPr>
                <w:rFonts w:ascii="TH SarabunPSK" w:hAnsi="TH SarabunPSK" w:cs="TH SarabunPSK" w:hint="cs"/>
                <w:sz w:val="28"/>
                <w:szCs w:val="28"/>
                <w:cs/>
              </w:rPr>
              <w:t>ปฏิบัติการเทคนิคการก่อสร้าง</w:t>
            </w:r>
            <w:r w:rsidRPr="00B60D70">
              <w:rPr>
                <w:rFonts w:ascii="TH SarabunPSK" w:hAnsi="TH SarabunPSK" w:cs="TH SarabunPSK" w:hint="cs"/>
                <w:sz w:val="28"/>
                <w:szCs w:val="28"/>
              </w:rPr>
              <w:t xml:space="preserve"> 2</w:t>
            </w:r>
          </w:p>
          <w:p w14:paraId="29ACB5EB" w14:textId="77777777"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rPr>
              <w:t>(Construction Techniques Workshop II)</w:t>
            </w:r>
          </w:p>
          <w:p w14:paraId="5BA0FFD4" w14:textId="77777777" w:rsidR="003C228E" w:rsidRPr="00B60D70" w:rsidRDefault="003C228E" w:rsidP="00D420AC">
            <w:pPr>
              <w:rPr>
                <w:rFonts w:ascii="TH SarabunPSK" w:hAnsi="TH SarabunPSK" w:cs="TH SarabunPSK"/>
                <w:sz w:val="28"/>
                <w:szCs w:val="28"/>
              </w:rPr>
            </w:pPr>
            <w:r w:rsidRPr="00B60D70">
              <w:rPr>
                <w:rFonts w:ascii="TH SarabunPSK" w:hAnsi="TH SarabunPSK" w:cs="TH SarabunPSK" w:hint="cs"/>
                <w:sz w:val="28"/>
                <w:szCs w:val="28"/>
                <w:cs/>
              </w:rPr>
              <w:t>คอนกรีตเทคโนโลยีและวัสดุก่อสร้าง</w:t>
            </w:r>
          </w:p>
          <w:p w14:paraId="4A834B4C" w14:textId="77777777"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rPr>
              <w:t>(Concrete Technology and Construction Materials)</w:t>
            </w:r>
          </w:p>
          <w:p w14:paraId="611D5121" w14:textId="383B414D" w:rsidR="003C228E" w:rsidRPr="00B60D70" w:rsidRDefault="00B91175" w:rsidP="00D420AC">
            <w:pPr>
              <w:rPr>
                <w:rFonts w:ascii="TH SarabunPSK" w:hAnsi="TH SarabunPSK" w:cs="TH SarabunPSK"/>
                <w:sz w:val="28"/>
                <w:szCs w:val="28"/>
              </w:rPr>
            </w:pPr>
            <w:r w:rsidRPr="00B60D70">
              <w:rPr>
                <w:rFonts w:ascii="TH SarabunPSK" w:hAnsi="TH SarabunPSK" w:cs="TH SarabunPSK" w:hint="cs"/>
                <w:sz w:val="28"/>
                <w:szCs w:val="28"/>
                <w:cs/>
              </w:rPr>
              <w:t>ปฏิบัติ</w:t>
            </w:r>
            <w:r w:rsidR="003C228E" w:rsidRPr="00B60D70">
              <w:rPr>
                <w:rFonts w:ascii="TH SarabunPSK" w:hAnsi="TH SarabunPSK" w:cs="TH SarabunPSK" w:hint="cs"/>
                <w:sz w:val="28"/>
                <w:szCs w:val="28"/>
                <w:cs/>
              </w:rPr>
              <w:t>การทดสอบวัสดุ</w:t>
            </w:r>
          </w:p>
          <w:p w14:paraId="3CBE3A40" w14:textId="77777777"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rPr>
              <w:t>(Materials Testing Laboratory)</w:t>
            </w:r>
          </w:p>
          <w:p w14:paraId="0FA1B5B5" w14:textId="77777777" w:rsidR="003C228E" w:rsidRPr="00B60D70" w:rsidRDefault="003C228E" w:rsidP="00D420AC">
            <w:pPr>
              <w:rPr>
                <w:rFonts w:ascii="TH SarabunPSK" w:hAnsi="TH SarabunPSK" w:cs="TH SarabunPSK"/>
                <w:sz w:val="28"/>
                <w:szCs w:val="28"/>
              </w:rPr>
            </w:pPr>
            <w:r w:rsidRPr="00B60D70">
              <w:rPr>
                <w:rFonts w:ascii="TH SarabunPSK" w:hAnsi="TH SarabunPSK" w:cs="TH SarabunPSK" w:hint="cs"/>
                <w:sz w:val="28"/>
                <w:szCs w:val="28"/>
                <w:cs/>
              </w:rPr>
              <w:t>กลศาสตร์ของดิน</w:t>
            </w:r>
          </w:p>
          <w:p w14:paraId="49C49E6B" w14:textId="77777777"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rPr>
              <w:t>(Soil Mechanics)</w:t>
            </w:r>
          </w:p>
          <w:p w14:paraId="05681170" w14:textId="76231E65" w:rsidR="003C228E" w:rsidRPr="00B60D70" w:rsidRDefault="00B91175" w:rsidP="00D420AC">
            <w:pPr>
              <w:rPr>
                <w:rFonts w:ascii="TH SarabunPSK" w:hAnsi="TH SarabunPSK" w:cs="TH SarabunPSK"/>
                <w:sz w:val="28"/>
                <w:szCs w:val="28"/>
              </w:rPr>
            </w:pPr>
            <w:r w:rsidRPr="00B60D70">
              <w:rPr>
                <w:rFonts w:ascii="TH SarabunPSK" w:hAnsi="TH SarabunPSK" w:cs="TH SarabunPSK" w:hint="cs"/>
                <w:sz w:val="28"/>
                <w:szCs w:val="28"/>
                <w:cs/>
              </w:rPr>
              <w:t>ปฏิบัติ</w:t>
            </w:r>
            <w:r w:rsidR="003C228E" w:rsidRPr="00B60D70">
              <w:rPr>
                <w:rFonts w:ascii="TH SarabunPSK" w:hAnsi="TH SarabunPSK" w:cs="TH SarabunPSK" w:hint="cs"/>
                <w:sz w:val="28"/>
                <w:szCs w:val="28"/>
                <w:cs/>
              </w:rPr>
              <w:t>การทางกลศาสตร์ของดิน</w:t>
            </w:r>
          </w:p>
          <w:p w14:paraId="0471AA4B" w14:textId="77777777"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rPr>
              <w:t>(Soil Mechanics Laboratory)</w:t>
            </w:r>
          </w:p>
          <w:p w14:paraId="2AD92DB0" w14:textId="77777777" w:rsidR="003C228E" w:rsidRPr="00B60D70" w:rsidRDefault="003C228E" w:rsidP="00D420AC">
            <w:pPr>
              <w:rPr>
                <w:rFonts w:ascii="TH SarabunPSK" w:hAnsi="TH SarabunPSK" w:cs="TH SarabunPSK"/>
                <w:sz w:val="28"/>
                <w:szCs w:val="28"/>
              </w:rPr>
            </w:pPr>
            <w:r w:rsidRPr="00B60D70">
              <w:rPr>
                <w:rFonts w:ascii="TH SarabunPSK" w:hAnsi="TH SarabunPSK" w:cs="TH SarabunPSK" w:hint="cs"/>
                <w:sz w:val="28"/>
                <w:szCs w:val="28"/>
                <w:cs/>
              </w:rPr>
              <w:t>การสำรวจ</w:t>
            </w:r>
          </w:p>
          <w:p w14:paraId="68BA89A2" w14:textId="77777777"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rPr>
              <w:t>(Surveying)</w:t>
            </w:r>
          </w:p>
          <w:p w14:paraId="346BB5D9" w14:textId="4A848EEE"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การปฏิบัติงานสำรวจ</w:t>
            </w:r>
            <w:r w:rsidRPr="00B60D70">
              <w:rPr>
                <w:rFonts w:ascii="TH SarabunPSK" w:hAnsi="TH SarabunPSK" w:cs="TH SarabunPSK" w:hint="cs"/>
                <w:sz w:val="28"/>
                <w:szCs w:val="28"/>
              </w:rPr>
              <w:tab/>
              <w:t xml:space="preserve"> </w:t>
            </w:r>
          </w:p>
          <w:p w14:paraId="232C042D" w14:textId="77777777"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rPr>
              <w:t>(Surveying Practices)</w:t>
            </w:r>
          </w:p>
          <w:p w14:paraId="6AA8EA9E" w14:textId="4AE6845A"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lastRenderedPageBreak/>
              <w:t>การวิเคราะห์โครงสร้าง</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rPr>
              <w:tab/>
            </w:r>
          </w:p>
          <w:p w14:paraId="6D3D990B" w14:textId="73AA45AF"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rPr>
              <w:t>(Structural Analysis)</w:t>
            </w:r>
          </w:p>
          <w:p w14:paraId="6F253F8B" w14:textId="69F31533"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การออกแบบโครงสร้างเหล็กและไม้</w:t>
            </w:r>
            <w:r w:rsidRPr="00B60D70">
              <w:rPr>
                <w:rFonts w:ascii="TH SarabunPSK" w:hAnsi="TH SarabunPSK" w:cs="TH SarabunPSK" w:hint="cs"/>
                <w:sz w:val="28"/>
                <w:szCs w:val="28"/>
              </w:rPr>
              <w:tab/>
            </w:r>
          </w:p>
          <w:p w14:paraId="03039DC7" w14:textId="77777777"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rPr>
              <w:t>(Design of Steel and Timber Structures)</w:t>
            </w:r>
          </w:p>
          <w:p w14:paraId="3CC88C85" w14:textId="7BF9386D"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การออกแบบโครงสร้างคอนกรีตเสริมเหล็ก</w:t>
            </w:r>
          </w:p>
          <w:p w14:paraId="74C3B11E" w14:textId="77777777"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rPr>
              <w:t>(Reinforced Concrete Design)</w:t>
            </w:r>
          </w:p>
          <w:p w14:paraId="40610949" w14:textId="2A462ACB"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การประมาณราคาและข้อกำหนดการก่อสร้าง</w:t>
            </w:r>
          </w:p>
          <w:p w14:paraId="65AE1A99" w14:textId="77777777" w:rsidR="003C228E" w:rsidRPr="00B60D70" w:rsidRDefault="003C228E" w:rsidP="003C228E">
            <w:pPr>
              <w:jc w:val="left"/>
              <w:rPr>
                <w:rFonts w:ascii="TH SarabunPSK" w:hAnsi="TH SarabunPSK" w:cs="TH SarabunPSK"/>
                <w:sz w:val="28"/>
                <w:szCs w:val="28"/>
              </w:rPr>
            </w:pPr>
            <w:r w:rsidRPr="00B60D70">
              <w:rPr>
                <w:rFonts w:ascii="TH SarabunPSK" w:hAnsi="TH SarabunPSK" w:cs="TH SarabunPSK" w:hint="cs"/>
                <w:sz w:val="28"/>
                <w:szCs w:val="28"/>
              </w:rPr>
              <w:t>(Construction Estimating and Specification)</w:t>
            </w:r>
          </w:p>
          <w:p w14:paraId="633F3AB1" w14:textId="395F3D12"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การบริหารงานก่อสร้าง</w:t>
            </w:r>
            <w:r w:rsidRPr="00B60D70">
              <w:rPr>
                <w:rFonts w:ascii="TH SarabunPSK" w:hAnsi="TH SarabunPSK" w:cs="TH SarabunPSK" w:hint="cs"/>
                <w:sz w:val="28"/>
                <w:szCs w:val="28"/>
              </w:rPr>
              <w:tab/>
            </w:r>
          </w:p>
          <w:p w14:paraId="5AC5FD61" w14:textId="3685D84E" w:rsidR="003C228E" w:rsidRPr="00B60D70" w:rsidRDefault="003C228E" w:rsidP="003C228E">
            <w:pPr>
              <w:rPr>
                <w:rFonts w:ascii="TH SarabunPSK" w:hAnsi="TH SarabunPSK" w:cs="TH SarabunPSK"/>
                <w:sz w:val="28"/>
                <w:szCs w:val="28"/>
                <w:cs/>
              </w:rPr>
            </w:pPr>
            <w:r w:rsidRPr="00B60D70">
              <w:rPr>
                <w:rFonts w:ascii="TH SarabunPSK" w:hAnsi="TH SarabunPSK" w:cs="TH SarabunPSK" w:hint="cs"/>
                <w:sz w:val="28"/>
                <w:szCs w:val="28"/>
              </w:rPr>
              <w:t>(Construction Management)</w:t>
            </w:r>
          </w:p>
        </w:tc>
        <w:tc>
          <w:tcPr>
            <w:tcW w:w="1276" w:type="dxa"/>
            <w:gridSpan w:val="2"/>
            <w:tcBorders>
              <w:top w:val="nil"/>
              <w:left w:val="nil"/>
              <w:bottom w:val="single" w:sz="4" w:space="0" w:color="auto"/>
              <w:right w:val="single" w:sz="4" w:space="0" w:color="auto"/>
            </w:tcBorders>
          </w:tcPr>
          <w:p w14:paraId="00718A74" w14:textId="77777777" w:rsidR="00D76794" w:rsidRPr="00B60D70" w:rsidRDefault="003C228E" w:rsidP="00D420AC">
            <w:pPr>
              <w:jc w:val="center"/>
              <w:rPr>
                <w:rFonts w:ascii="TH SarabunPSK" w:hAnsi="TH SarabunPSK" w:cs="TH SarabunPSK"/>
                <w:sz w:val="28"/>
                <w:szCs w:val="28"/>
              </w:rPr>
            </w:pPr>
            <w:r w:rsidRPr="00B60D70">
              <w:rPr>
                <w:rFonts w:ascii="TH SarabunPSK" w:hAnsi="TH SarabunPSK" w:cs="TH SarabunPSK" w:hint="cs"/>
                <w:sz w:val="28"/>
                <w:szCs w:val="28"/>
              </w:rPr>
              <w:lastRenderedPageBreak/>
              <w:t>3 (1-4-6)</w:t>
            </w:r>
          </w:p>
          <w:p w14:paraId="0E629823" w14:textId="77777777" w:rsidR="003C228E" w:rsidRPr="00B60D70" w:rsidRDefault="003C228E" w:rsidP="00D420AC">
            <w:pPr>
              <w:jc w:val="center"/>
              <w:rPr>
                <w:rFonts w:ascii="TH SarabunPSK" w:hAnsi="TH SarabunPSK" w:cs="TH SarabunPSK"/>
                <w:sz w:val="28"/>
                <w:szCs w:val="28"/>
              </w:rPr>
            </w:pPr>
          </w:p>
          <w:p w14:paraId="303DF116" w14:textId="77777777" w:rsidR="003C228E" w:rsidRPr="00B60D70" w:rsidRDefault="003C228E" w:rsidP="00D420AC">
            <w:pPr>
              <w:jc w:val="center"/>
              <w:rPr>
                <w:rFonts w:ascii="TH SarabunPSK" w:hAnsi="TH SarabunPSK" w:cs="TH SarabunPSK"/>
                <w:sz w:val="28"/>
                <w:szCs w:val="28"/>
              </w:rPr>
            </w:pPr>
            <w:r w:rsidRPr="00B60D70">
              <w:rPr>
                <w:rFonts w:ascii="TH SarabunPSK" w:hAnsi="TH SarabunPSK" w:cs="TH SarabunPSK" w:hint="cs"/>
                <w:sz w:val="28"/>
                <w:szCs w:val="28"/>
              </w:rPr>
              <w:t>3 (1-4-6)</w:t>
            </w:r>
          </w:p>
          <w:p w14:paraId="3DB8F958" w14:textId="77777777" w:rsidR="003C228E" w:rsidRPr="00B60D70" w:rsidRDefault="003C228E" w:rsidP="00D420AC">
            <w:pPr>
              <w:jc w:val="center"/>
              <w:rPr>
                <w:rFonts w:ascii="TH SarabunPSK" w:hAnsi="TH SarabunPSK" w:cs="TH SarabunPSK"/>
                <w:sz w:val="28"/>
                <w:szCs w:val="28"/>
              </w:rPr>
            </w:pPr>
          </w:p>
          <w:p w14:paraId="22B17E4C" w14:textId="77777777" w:rsidR="003C228E" w:rsidRPr="00B60D70" w:rsidRDefault="003C228E" w:rsidP="00D420AC">
            <w:pPr>
              <w:jc w:val="center"/>
              <w:rPr>
                <w:rFonts w:ascii="TH SarabunPSK" w:hAnsi="TH SarabunPSK" w:cs="TH SarabunPSK"/>
                <w:sz w:val="28"/>
                <w:szCs w:val="28"/>
              </w:rPr>
            </w:pPr>
            <w:r w:rsidRPr="00B60D70">
              <w:rPr>
                <w:rFonts w:ascii="TH SarabunPSK" w:hAnsi="TH SarabunPSK" w:cs="TH SarabunPSK" w:hint="cs"/>
                <w:sz w:val="28"/>
                <w:szCs w:val="28"/>
              </w:rPr>
              <w:t>3 (1-4-2)</w:t>
            </w:r>
          </w:p>
          <w:p w14:paraId="2981FE1F" w14:textId="77777777" w:rsidR="003C228E" w:rsidRPr="00B60D70" w:rsidRDefault="003C228E" w:rsidP="00D420AC">
            <w:pPr>
              <w:jc w:val="center"/>
              <w:rPr>
                <w:rFonts w:ascii="TH SarabunPSK" w:hAnsi="TH SarabunPSK" w:cs="TH SarabunPSK"/>
                <w:sz w:val="28"/>
                <w:szCs w:val="28"/>
              </w:rPr>
            </w:pPr>
          </w:p>
          <w:p w14:paraId="6011FFA9" w14:textId="77777777" w:rsidR="003C228E" w:rsidRPr="00B60D70" w:rsidRDefault="003C228E" w:rsidP="00D420AC">
            <w:pPr>
              <w:jc w:val="center"/>
              <w:rPr>
                <w:rFonts w:ascii="TH SarabunPSK" w:hAnsi="TH SarabunPSK" w:cs="TH SarabunPSK"/>
                <w:sz w:val="28"/>
                <w:szCs w:val="28"/>
              </w:rPr>
            </w:pPr>
            <w:r w:rsidRPr="00B60D70">
              <w:rPr>
                <w:rFonts w:ascii="TH SarabunPSK" w:hAnsi="TH SarabunPSK" w:cs="TH SarabunPSK" w:hint="cs"/>
                <w:sz w:val="28"/>
                <w:szCs w:val="28"/>
              </w:rPr>
              <w:t>3 (1-4-2)</w:t>
            </w:r>
          </w:p>
          <w:p w14:paraId="1B28DDEB" w14:textId="77777777" w:rsidR="003C228E" w:rsidRPr="00B60D70" w:rsidRDefault="003C228E" w:rsidP="00D420AC">
            <w:pPr>
              <w:jc w:val="center"/>
              <w:rPr>
                <w:rFonts w:ascii="TH SarabunPSK" w:hAnsi="TH SarabunPSK" w:cs="TH SarabunPSK"/>
                <w:sz w:val="28"/>
                <w:szCs w:val="28"/>
              </w:rPr>
            </w:pPr>
          </w:p>
          <w:p w14:paraId="269045D1" w14:textId="77777777" w:rsidR="003C228E" w:rsidRPr="00B60D70" w:rsidRDefault="003C228E" w:rsidP="00D420AC">
            <w:pPr>
              <w:jc w:val="center"/>
              <w:rPr>
                <w:rFonts w:ascii="TH SarabunPSK" w:hAnsi="TH SarabunPSK" w:cs="TH SarabunPSK"/>
                <w:sz w:val="28"/>
                <w:szCs w:val="28"/>
              </w:rPr>
            </w:pPr>
            <w:r w:rsidRPr="00B60D70">
              <w:rPr>
                <w:rFonts w:ascii="TH SarabunPSK" w:hAnsi="TH SarabunPSK" w:cs="TH SarabunPSK" w:hint="cs"/>
                <w:sz w:val="28"/>
                <w:szCs w:val="28"/>
              </w:rPr>
              <w:t>3 (3-0-6)</w:t>
            </w:r>
          </w:p>
          <w:p w14:paraId="49A48CDB" w14:textId="77777777" w:rsidR="003C228E" w:rsidRPr="00B60D70" w:rsidRDefault="003C228E" w:rsidP="00D420AC">
            <w:pPr>
              <w:jc w:val="center"/>
              <w:rPr>
                <w:rFonts w:ascii="TH SarabunPSK" w:hAnsi="TH SarabunPSK" w:cs="TH SarabunPSK"/>
                <w:sz w:val="28"/>
                <w:szCs w:val="28"/>
              </w:rPr>
            </w:pPr>
          </w:p>
          <w:p w14:paraId="02BA5035" w14:textId="77777777" w:rsidR="003C228E" w:rsidRPr="00B60D70" w:rsidRDefault="003C228E" w:rsidP="00D420AC">
            <w:pPr>
              <w:jc w:val="center"/>
              <w:rPr>
                <w:rFonts w:ascii="TH SarabunPSK" w:hAnsi="TH SarabunPSK" w:cs="TH SarabunPSK"/>
                <w:sz w:val="28"/>
                <w:szCs w:val="28"/>
              </w:rPr>
            </w:pPr>
          </w:p>
          <w:p w14:paraId="16B893EF" w14:textId="77777777" w:rsidR="003C228E" w:rsidRPr="00B60D70" w:rsidRDefault="003C228E" w:rsidP="00D420AC">
            <w:pPr>
              <w:jc w:val="center"/>
              <w:rPr>
                <w:rFonts w:ascii="TH SarabunPSK" w:hAnsi="TH SarabunPSK" w:cs="TH SarabunPSK"/>
                <w:sz w:val="28"/>
                <w:szCs w:val="28"/>
              </w:rPr>
            </w:pPr>
            <w:r w:rsidRPr="00B60D70">
              <w:rPr>
                <w:rFonts w:ascii="TH SarabunPSK" w:hAnsi="TH SarabunPSK" w:cs="TH SarabunPSK" w:hint="cs"/>
                <w:sz w:val="28"/>
                <w:szCs w:val="28"/>
              </w:rPr>
              <w:t>1 (0-3-6)</w:t>
            </w:r>
          </w:p>
          <w:p w14:paraId="767F5931" w14:textId="77777777" w:rsidR="003C228E" w:rsidRPr="00B60D70" w:rsidRDefault="003C228E" w:rsidP="00D420AC">
            <w:pPr>
              <w:jc w:val="center"/>
              <w:rPr>
                <w:rFonts w:ascii="TH SarabunPSK" w:hAnsi="TH SarabunPSK" w:cs="TH SarabunPSK"/>
                <w:sz w:val="28"/>
                <w:szCs w:val="28"/>
              </w:rPr>
            </w:pPr>
          </w:p>
          <w:p w14:paraId="37AEC78F" w14:textId="77777777" w:rsidR="003C228E" w:rsidRPr="00B60D70" w:rsidRDefault="003C228E" w:rsidP="00D420AC">
            <w:pPr>
              <w:jc w:val="center"/>
              <w:rPr>
                <w:rFonts w:ascii="TH SarabunPSK" w:hAnsi="TH SarabunPSK" w:cs="TH SarabunPSK"/>
                <w:sz w:val="28"/>
                <w:szCs w:val="28"/>
              </w:rPr>
            </w:pPr>
            <w:r w:rsidRPr="00B60D70">
              <w:rPr>
                <w:rFonts w:ascii="TH SarabunPSK" w:hAnsi="TH SarabunPSK" w:cs="TH SarabunPSK" w:hint="cs"/>
                <w:sz w:val="28"/>
                <w:szCs w:val="28"/>
              </w:rPr>
              <w:t>3 (3-0-6)</w:t>
            </w:r>
          </w:p>
          <w:p w14:paraId="61FF0DB2" w14:textId="77777777" w:rsidR="003C228E" w:rsidRPr="00B60D70" w:rsidRDefault="003C228E" w:rsidP="00D420AC">
            <w:pPr>
              <w:jc w:val="center"/>
              <w:rPr>
                <w:rFonts w:ascii="TH SarabunPSK" w:hAnsi="TH SarabunPSK" w:cs="TH SarabunPSK"/>
                <w:sz w:val="28"/>
                <w:szCs w:val="28"/>
              </w:rPr>
            </w:pPr>
          </w:p>
          <w:p w14:paraId="7F95CCA8" w14:textId="77777777" w:rsidR="003C228E" w:rsidRPr="00B60D70" w:rsidRDefault="003C228E" w:rsidP="00D420AC">
            <w:pPr>
              <w:jc w:val="center"/>
              <w:rPr>
                <w:rFonts w:ascii="TH SarabunPSK" w:hAnsi="TH SarabunPSK" w:cs="TH SarabunPSK"/>
                <w:sz w:val="28"/>
                <w:szCs w:val="28"/>
              </w:rPr>
            </w:pPr>
            <w:r w:rsidRPr="00B60D70">
              <w:rPr>
                <w:rFonts w:ascii="TH SarabunPSK" w:hAnsi="TH SarabunPSK" w:cs="TH SarabunPSK" w:hint="cs"/>
                <w:sz w:val="28"/>
                <w:szCs w:val="28"/>
              </w:rPr>
              <w:t>1 (0-3-6)</w:t>
            </w:r>
          </w:p>
          <w:p w14:paraId="1A8AD82B" w14:textId="77777777" w:rsidR="003C228E" w:rsidRPr="00B60D70" w:rsidRDefault="003C228E" w:rsidP="00D420AC">
            <w:pPr>
              <w:jc w:val="center"/>
              <w:rPr>
                <w:rFonts w:ascii="TH SarabunPSK" w:hAnsi="TH SarabunPSK" w:cs="TH SarabunPSK"/>
                <w:sz w:val="28"/>
                <w:szCs w:val="28"/>
              </w:rPr>
            </w:pPr>
          </w:p>
          <w:p w14:paraId="018FDE42" w14:textId="77777777" w:rsidR="003C228E" w:rsidRPr="00B60D70" w:rsidRDefault="003C228E" w:rsidP="00D420AC">
            <w:pPr>
              <w:jc w:val="center"/>
              <w:rPr>
                <w:rFonts w:ascii="TH SarabunPSK" w:hAnsi="TH SarabunPSK" w:cs="TH SarabunPSK"/>
                <w:sz w:val="28"/>
                <w:szCs w:val="28"/>
              </w:rPr>
            </w:pPr>
            <w:r w:rsidRPr="00B60D70">
              <w:rPr>
                <w:rFonts w:ascii="TH SarabunPSK" w:hAnsi="TH SarabunPSK" w:cs="TH SarabunPSK" w:hint="cs"/>
                <w:sz w:val="28"/>
                <w:szCs w:val="28"/>
              </w:rPr>
              <w:t>3 (3-0-6)</w:t>
            </w:r>
          </w:p>
          <w:p w14:paraId="60C62F3C" w14:textId="77777777" w:rsidR="003C228E" w:rsidRPr="00B60D70" w:rsidRDefault="003C228E" w:rsidP="00D420AC">
            <w:pPr>
              <w:jc w:val="center"/>
              <w:rPr>
                <w:rFonts w:ascii="TH SarabunPSK" w:hAnsi="TH SarabunPSK" w:cs="TH SarabunPSK"/>
                <w:sz w:val="28"/>
                <w:szCs w:val="28"/>
              </w:rPr>
            </w:pPr>
          </w:p>
          <w:p w14:paraId="5915E25A" w14:textId="77777777" w:rsidR="003C228E" w:rsidRPr="00B60D70" w:rsidRDefault="003C228E" w:rsidP="00D420AC">
            <w:pPr>
              <w:jc w:val="center"/>
              <w:rPr>
                <w:rFonts w:ascii="TH SarabunPSK" w:hAnsi="TH SarabunPSK" w:cs="TH SarabunPSK"/>
                <w:sz w:val="28"/>
                <w:szCs w:val="28"/>
              </w:rPr>
            </w:pPr>
            <w:r w:rsidRPr="00B60D70">
              <w:rPr>
                <w:rFonts w:ascii="TH SarabunPSK" w:hAnsi="TH SarabunPSK" w:cs="TH SarabunPSK" w:hint="cs"/>
                <w:sz w:val="28"/>
                <w:szCs w:val="28"/>
              </w:rPr>
              <w:t>1 (0-3-6)</w:t>
            </w:r>
          </w:p>
          <w:p w14:paraId="15597F9E" w14:textId="77777777" w:rsidR="003C228E" w:rsidRPr="00B60D70" w:rsidRDefault="003C228E" w:rsidP="00D420AC">
            <w:pPr>
              <w:jc w:val="center"/>
              <w:rPr>
                <w:rFonts w:ascii="TH SarabunPSK" w:hAnsi="TH SarabunPSK" w:cs="TH SarabunPSK"/>
                <w:sz w:val="28"/>
                <w:szCs w:val="28"/>
              </w:rPr>
            </w:pPr>
          </w:p>
          <w:p w14:paraId="524EB4C3" w14:textId="77777777" w:rsidR="003C228E" w:rsidRPr="00B60D70" w:rsidRDefault="003C228E" w:rsidP="00D420AC">
            <w:pPr>
              <w:jc w:val="center"/>
              <w:rPr>
                <w:rFonts w:ascii="TH SarabunPSK" w:hAnsi="TH SarabunPSK" w:cs="TH SarabunPSK"/>
                <w:sz w:val="28"/>
                <w:szCs w:val="28"/>
              </w:rPr>
            </w:pPr>
            <w:r w:rsidRPr="00B60D70">
              <w:rPr>
                <w:rFonts w:ascii="TH SarabunPSK" w:hAnsi="TH SarabunPSK" w:cs="TH SarabunPSK" w:hint="cs"/>
                <w:sz w:val="28"/>
                <w:szCs w:val="28"/>
              </w:rPr>
              <w:lastRenderedPageBreak/>
              <w:t>3 (3-0-6)</w:t>
            </w:r>
          </w:p>
          <w:p w14:paraId="3F493D31" w14:textId="77777777" w:rsidR="003C228E" w:rsidRPr="00B60D70" w:rsidRDefault="003C228E" w:rsidP="00D420AC">
            <w:pPr>
              <w:jc w:val="center"/>
              <w:rPr>
                <w:rFonts w:ascii="TH SarabunPSK" w:hAnsi="TH SarabunPSK" w:cs="TH SarabunPSK"/>
                <w:sz w:val="28"/>
                <w:szCs w:val="28"/>
              </w:rPr>
            </w:pPr>
          </w:p>
          <w:p w14:paraId="1939D20A" w14:textId="77777777" w:rsidR="003C228E" w:rsidRPr="00B60D70" w:rsidRDefault="003C228E" w:rsidP="00D420AC">
            <w:pPr>
              <w:jc w:val="center"/>
              <w:rPr>
                <w:rFonts w:ascii="TH SarabunPSK" w:hAnsi="TH SarabunPSK" w:cs="TH SarabunPSK"/>
                <w:sz w:val="28"/>
                <w:szCs w:val="28"/>
              </w:rPr>
            </w:pPr>
            <w:r w:rsidRPr="00B60D70">
              <w:rPr>
                <w:rFonts w:ascii="TH SarabunPSK" w:hAnsi="TH SarabunPSK" w:cs="TH SarabunPSK" w:hint="cs"/>
                <w:sz w:val="28"/>
                <w:szCs w:val="28"/>
              </w:rPr>
              <w:t>4 (3-3-6)</w:t>
            </w:r>
          </w:p>
          <w:p w14:paraId="36C59226" w14:textId="77777777" w:rsidR="003C228E" w:rsidRPr="00B60D70" w:rsidRDefault="003C228E" w:rsidP="00D420AC">
            <w:pPr>
              <w:jc w:val="center"/>
              <w:rPr>
                <w:rFonts w:ascii="TH SarabunPSK" w:hAnsi="TH SarabunPSK" w:cs="TH SarabunPSK"/>
                <w:sz w:val="28"/>
                <w:szCs w:val="28"/>
              </w:rPr>
            </w:pPr>
          </w:p>
          <w:p w14:paraId="19DE2C01" w14:textId="77777777" w:rsidR="003C228E" w:rsidRPr="00B60D70" w:rsidRDefault="003C228E" w:rsidP="00D420AC">
            <w:pPr>
              <w:jc w:val="center"/>
              <w:rPr>
                <w:rFonts w:ascii="TH SarabunPSK" w:hAnsi="TH SarabunPSK" w:cs="TH SarabunPSK"/>
                <w:sz w:val="28"/>
                <w:szCs w:val="28"/>
              </w:rPr>
            </w:pPr>
            <w:r w:rsidRPr="00B60D70">
              <w:rPr>
                <w:rFonts w:ascii="TH SarabunPSK" w:hAnsi="TH SarabunPSK" w:cs="TH SarabunPSK" w:hint="cs"/>
                <w:sz w:val="28"/>
                <w:szCs w:val="28"/>
              </w:rPr>
              <w:t>4 (3-3-6)</w:t>
            </w:r>
          </w:p>
          <w:p w14:paraId="00A70E88" w14:textId="77777777" w:rsidR="003C228E" w:rsidRPr="00B60D70" w:rsidRDefault="003C228E" w:rsidP="00D420AC">
            <w:pPr>
              <w:jc w:val="center"/>
              <w:rPr>
                <w:rFonts w:ascii="TH SarabunPSK" w:hAnsi="TH SarabunPSK" w:cs="TH SarabunPSK"/>
                <w:sz w:val="28"/>
                <w:szCs w:val="28"/>
              </w:rPr>
            </w:pPr>
          </w:p>
          <w:p w14:paraId="1AC9B966" w14:textId="77777777" w:rsidR="003C228E" w:rsidRPr="00B60D70" w:rsidRDefault="003C228E" w:rsidP="00D420AC">
            <w:pPr>
              <w:jc w:val="center"/>
              <w:rPr>
                <w:rFonts w:ascii="TH SarabunPSK" w:hAnsi="TH SarabunPSK" w:cs="TH SarabunPSK"/>
                <w:sz w:val="28"/>
                <w:szCs w:val="28"/>
              </w:rPr>
            </w:pPr>
            <w:r w:rsidRPr="00B60D70">
              <w:rPr>
                <w:rFonts w:ascii="TH SarabunPSK" w:hAnsi="TH SarabunPSK" w:cs="TH SarabunPSK" w:hint="cs"/>
                <w:sz w:val="28"/>
                <w:szCs w:val="28"/>
              </w:rPr>
              <w:t>3 (2-2-6)</w:t>
            </w:r>
          </w:p>
          <w:p w14:paraId="1B6E2044" w14:textId="77777777" w:rsidR="003C228E" w:rsidRPr="00B60D70" w:rsidRDefault="003C228E" w:rsidP="00D420AC">
            <w:pPr>
              <w:jc w:val="center"/>
              <w:rPr>
                <w:rFonts w:ascii="TH SarabunPSK" w:hAnsi="TH SarabunPSK" w:cs="TH SarabunPSK"/>
                <w:sz w:val="28"/>
                <w:szCs w:val="28"/>
              </w:rPr>
            </w:pPr>
          </w:p>
          <w:p w14:paraId="128F8524" w14:textId="77777777" w:rsidR="003C228E" w:rsidRPr="00B60D70" w:rsidRDefault="003C228E" w:rsidP="00D420AC">
            <w:pPr>
              <w:jc w:val="center"/>
              <w:rPr>
                <w:rFonts w:ascii="TH SarabunPSK" w:hAnsi="TH SarabunPSK" w:cs="TH SarabunPSK"/>
                <w:sz w:val="28"/>
                <w:szCs w:val="28"/>
              </w:rPr>
            </w:pPr>
          </w:p>
          <w:p w14:paraId="789651B2" w14:textId="26F36BA7" w:rsidR="003C228E" w:rsidRPr="00B60D70" w:rsidRDefault="003C228E" w:rsidP="00D420AC">
            <w:pPr>
              <w:jc w:val="center"/>
              <w:rPr>
                <w:rFonts w:ascii="TH SarabunPSK" w:hAnsi="TH SarabunPSK" w:cs="TH SarabunPSK"/>
                <w:sz w:val="28"/>
                <w:szCs w:val="28"/>
                <w:lang w:val="th-TH"/>
              </w:rPr>
            </w:pPr>
            <w:r w:rsidRPr="00B60D70">
              <w:rPr>
                <w:rFonts w:ascii="TH SarabunPSK" w:hAnsi="TH SarabunPSK" w:cs="TH SarabunPSK" w:hint="cs"/>
                <w:sz w:val="28"/>
                <w:szCs w:val="28"/>
              </w:rPr>
              <w:t>3 (3-0-6)</w:t>
            </w:r>
          </w:p>
        </w:tc>
        <w:tc>
          <w:tcPr>
            <w:tcW w:w="1134" w:type="dxa"/>
            <w:gridSpan w:val="3"/>
            <w:tcBorders>
              <w:top w:val="nil"/>
              <w:left w:val="single" w:sz="4" w:space="0" w:color="auto"/>
              <w:bottom w:val="single" w:sz="4" w:space="0" w:color="auto"/>
              <w:right w:val="nil"/>
            </w:tcBorders>
          </w:tcPr>
          <w:p w14:paraId="6B3E4540" w14:textId="77777777" w:rsidR="0096313C" w:rsidRPr="00B60D70" w:rsidRDefault="0096313C" w:rsidP="003C228E">
            <w:pPr>
              <w:ind w:left="-64"/>
              <w:rPr>
                <w:rFonts w:ascii="TH SarabunPSK" w:hAnsi="TH SarabunPSK" w:cs="TH SarabunPSK"/>
                <w:sz w:val="28"/>
                <w:szCs w:val="28"/>
              </w:rPr>
            </w:pPr>
          </w:p>
          <w:p w14:paraId="1FDEFC96" w14:textId="77777777" w:rsidR="0096313C" w:rsidRPr="00B60D70" w:rsidRDefault="0096313C" w:rsidP="003C228E">
            <w:pPr>
              <w:ind w:left="-64"/>
              <w:rPr>
                <w:rFonts w:ascii="TH SarabunPSK" w:hAnsi="TH SarabunPSK" w:cs="TH SarabunPSK"/>
                <w:sz w:val="28"/>
                <w:szCs w:val="28"/>
              </w:rPr>
            </w:pPr>
          </w:p>
          <w:p w14:paraId="1FD1639E" w14:textId="63B096FD" w:rsidR="003C228E" w:rsidRPr="00B60D70" w:rsidRDefault="00B91175" w:rsidP="003C228E">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112</w:t>
            </w:r>
          </w:p>
          <w:p w14:paraId="70300629" w14:textId="77777777" w:rsidR="0096313C" w:rsidRPr="00B60D70" w:rsidRDefault="0096313C" w:rsidP="003C228E">
            <w:pPr>
              <w:ind w:left="-64"/>
              <w:rPr>
                <w:rFonts w:ascii="TH SarabunPSK" w:hAnsi="TH SarabunPSK" w:cs="TH SarabunPSK"/>
                <w:sz w:val="28"/>
                <w:szCs w:val="28"/>
              </w:rPr>
            </w:pPr>
          </w:p>
          <w:p w14:paraId="4A4FD2BA" w14:textId="77777777" w:rsidR="0096313C" w:rsidRPr="00B60D70" w:rsidRDefault="0096313C" w:rsidP="003C228E">
            <w:pPr>
              <w:ind w:left="-64"/>
              <w:rPr>
                <w:rFonts w:ascii="TH SarabunPSK" w:hAnsi="TH SarabunPSK" w:cs="TH SarabunPSK"/>
                <w:sz w:val="28"/>
                <w:szCs w:val="28"/>
              </w:rPr>
            </w:pPr>
          </w:p>
          <w:p w14:paraId="3EE75A1F" w14:textId="169695E7" w:rsidR="003C228E" w:rsidRPr="00B60D70" w:rsidRDefault="00B91175" w:rsidP="003C228E">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122</w:t>
            </w:r>
          </w:p>
          <w:p w14:paraId="7C0A82AC" w14:textId="77777777" w:rsidR="0096313C" w:rsidRPr="00B60D70" w:rsidRDefault="0096313C" w:rsidP="003C228E">
            <w:pPr>
              <w:ind w:left="-64"/>
              <w:rPr>
                <w:rFonts w:ascii="TH SarabunPSK" w:hAnsi="TH SarabunPSK" w:cs="TH SarabunPSK"/>
                <w:sz w:val="28"/>
                <w:szCs w:val="28"/>
              </w:rPr>
            </w:pPr>
          </w:p>
          <w:p w14:paraId="5BBEC9FF" w14:textId="77777777" w:rsidR="0096313C" w:rsidRPr="00B60D70" w:rsidRDefault="0096313C" w:rsidP="003C228E">
            <w:pPr>
              <w:ind w:left="-64"/>
              <w:rPr>
                <w:rFonts w:ascii="TH SarabunPSK" w:hAnsi="TH SarabunPSK" w:cs="TH SarabunPSK"/>
                <w:sz w:val="28"/>
                <w:szCs w:val="28"/>
              </w:rPr>
            </w:pPr>
          </w:p>
          <w:p w14:paraId="4C793A2B" w14:textId="18377435" w:rsidR="003C228E" w:rsidRPr="00B60D70" w:rsidRDefault="00B91175" w:rsidP="003C228E">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211</w:t>
            </w:r>
          </w:p>
          <w:p w14:paraId="6D5642CE" w14:textId="77777777" w:rsidR="0096313C" w:rsidRPr="00B60D70" w:rsidRDefault="0096313C" w:rsidP="003C228E">
            <w:pPr>
              <w:ind w:left="-64"/>
              <w:rPr>
                <w:rFonts w:ascii="TH SarabunPSK" w:hAnsi="TH SarabunPSK" w:cs="TH SarabunPSK"/>
                <w:sz w:val="28"/>
                <w:szCs w:val="28"/>
              </w:rPr>
            </w:pPr>
          </w:p>
          <w:p w14:paraId="41F98CE7" w14:textId="77777777" w:rsidR="0096313C" w:rsidRPr="00B60D70" w:rsidRDefault="0096313C" w:rsidP="003C228E">
            <w:pPr>
              <w:ind w:left="-64"/>
              <w:rPr>
                <w:rFonts w:ascii="TH SarabunPSK" w:hAnsi="TH SarabunPSK" w:cs="TH SarabunPSK"/>
                <w:sz w:val="28"/>
                <w:szCs w:val="28"/>
              </w:rPr>
            </w:pPr>
          </w:p>
          <w:p w14:paraId="61B95478" w14:textId="020081AE" w:rsidR="003C228E" w:rsidRPr="00B60D70" w:rsidRDefault="00B91175" w:rsidP="003C228E">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212</w:t>
            </w:r>
          </w:p>
          <w:p w14:paraId="014C4E75" w14:textId="77777777" w:rsidR="0096313C" w:rsidRPr="00B60D70" w:rsidRDefault="0096313C" w:rsidP="003C228E">
            <w:pPr>
              <w:ind w:left="-64"/>
              <w:rPr>
                <w:rFonts w:ascii="TH SarabunPSK" w:hAnsi="TH SarabunPSK" w:cs="TH SarabunPSK"/>
                <w:sz w:val="28"/>
                <w:szCs w:val="28"/>
              </w:rPr>
            </w:pPr>
          </w:p>
          <w:p w14:paraId="1DEA590F" w14:textId="68943C02" w:rsidR="003C228E" w:rsidRPr="00B60D70" w:rsidRDefault="00B91175" w:rsidP="003C228E">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215</w:t>
            </w:r>
          </w:p>
          <w:p w14:paraId="003DE70A" w14:textId="77777777" w:rsidR="0096313C" w:rsidRPr="00B60D70" w:rsidRDefault="0096313C" w:rsidP="003C228E">
            <w:pPr>
              <w:ind w:left="-64"/>
              <w:rPr>
                <w:rFonts w:ascii="TH SarabunPSK" w:hAnsi="TH SarabunPSK" w:cs="TH SarabunPSK"/>
                <w:sz w:val="28"/>
                <w:szCs w:val="28"/>
              </w:rPr>
            </w:pPr>
          </w:p>
          <w:p w14:paraId="426769A5" w14:textId="374467EC" w:rsidR="003C228E" w:rsidRPr="00B60D70" w:rsidRDefault="00B91175" w:rsidP="003C228E">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312</w:t>
            </w:r>
          </w:p>
          <w:p w14:paraId="47E56A5D" w14:textId="77777777" w:rsidR="0096313C" w:rsidRPr="00B60D70" w:rsidRDefault="0096313C" w:rsidP="003C228E">
            <w:pPr>
              <w:ind w:left="-64"/>
              <w:rPr>
                <w:rFonts w:ascii="TH SarabunPSK" w:hAnsi="TH SarabunPSK" w:cs="TH SarabunPSK"/>
                <w:sz w:val="28"/>
                <w:szCs w:val="28"/>
              </w:rPr>
            </w:pPr>
          </w:p>
          <w:p w14:paraId="144CA693" w14:textId="5E40B939" w:rsidR="003C228E" w:rsidRPr="00B60D70" w:rsidRDefault="00B91175" w:rsidP="003C228E">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 xml:space="preserve">313 </w:t>
            </w:r>
          </w:p>
          <w:p w14:paraId="54E75881" w14:textId="77777777" w:rsidR="0096313C" w:rsidRPr="00B60D70" w:rsidRDefault="0096313C" w:rsidP="003C228E">
            <w:pPr>
              <w:ind w:left="-64"/>
              <w:rPr>
                <w:rFonts w:ascii="TH SarabunPSK" w:hAnsi="TH SarabunPSK" w:cs="TH SarabunPSK"/>
                <w:sz w:val="28"/>
                <w:szCs w:val="28"/>
              </w:rPr>
            </w:pPr>
          </w:p>
          <w:p w14:paraId="5B9F21C1" w14:textId="730AD4A7" w:rsidR="003C228E" w:rsidRPr="00B60D70" w:rsidRDefault="00B91175" w:rsidP="003C228E">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314</w:t>
            </w:r>
          </w:p>
          <w:p w14:paraId="5C70803B" w14:textId="77777777" w:rsidR="0096313C" w:rsidRPr="00B60D70" w:rsidRDefault="0096313C" w:rsidP="003C228E">
            <w:pPr>
              <w:ind w:left="-64"/>
              <w:rPr>
                <w:rFonts w:ascii="TH SarabunPSK" w:hAnsi="TH SarabunPSK" w:cs="TH SarabunPSK"/>
                <w:sz w:val="28"/>
                <w:szCs w:val="28"/>
              </w:rPr>
            </w:pPr>
          </w:p>
          <w:p w14:paraId="02DEC67A" w14:textId="194331A5" w:rsidR="003C228E" w:rsidRPr="00B60D70" w:rsidRDefault="00B91175" w:rsidP="003C228E">
            <w:pPr>
              <w:ind w:left="-64"/>
              <w:rPr>
                <w:rFonts w:ascii="TH SarabunPSK" w:hAnsi="TH SarabunPSK" w:cs="TH SarabunPSK"/>
                <w:sz w:val="28"/>
                <w:szCs w:val="28"/>
              </w:rPr>
            </w:pPr>
            <w:r w:rsidRPr="00B60D70">
              <w:rPr>
                <w:rFonts w:ascii="TH SarabunPSK" w:hAnsi="TH SarabunPSK" w:cs="TH SarabunPSK" w:hint="cs"/>
                <w:sz w:val="28"/>
                <w:szCs w:val="28"/>
              </w:rPr>
              <w:lastRenderedPageBreak/>
              <w:t xml:space="preserve">CTE </w:t>
            </w:r>
            <w:r w:rsidR="003C228E" w:rsidRPr="00B60D70">
              <w:rPr>
                <w:rFonts w:ascii="TH SarabunPSK" w:hAnsi="TH SarabunPSK" w:cs="TH SarabunPSK" w:hint="cs"/>
                <w:sz w:val="28"/>
                <w:szCs w:val="28"/>
              </w:rPr>
              <w:t>316</w:t>
            </w:r>
          </w:p>
          <w:p w14:paraId="4F29C40C" w14:textId="77777777" w:rsidR="0096313C" w:rsidRPr="00B60D70" w:rsidRDefault="0096313C" w:rsidP="003C228E">
            <w:pPr>
              <w:ind w:left="-64"/>
              <w:rPr>
                <w:rFonts w:ascii="TH SarabunPSK" w:hAnsi="TH SarabunPSK" w:cs="TH SarabunPSK"/>
                <w:sz w:val="28"/>
                <w:szCs w:val="28"/>
              </w:rPr>
            </w:pPr>
          </w:p>
          <w:p w14:paraId="559527AE" w14:textId="77777777" w:rsidR="0096313C" w:rsidRPr="00B60D70" w:rsidRDefault="0096313C" w:rsidP="003C228E">
            <w:pPr>
              <w:ind w:left="-64"/>
              <w:rPr>
                <w:rFonts w:ascii="TH SarabunPSK" w:hAnsi="TH SarabunPSK" w:cs="TH SarabunPSK"/>
                <w:sz w:val="28"/>
                <w:szCs w:val="28"/>
              </w:rPr>
            </w:pPr>
          </w:p>
          <w:p w14:paraId="2B7D9769" w14:textId="77777777" w:rsidR="0096313C" w:rsidRPr="00B60D70" w:rsidRDefault="0096313C" w:rsidP="003C228E">
            <w:pPr>
              <w:ind w:left="-64"/>
              <w:rPr>
                <w:rFonts w:ascii="TH SarabunPSK" w:hAnsi="TH SarabunPSK" w:cs="TH SarabunPSK"/>
                <w:sz w:val="28"/>
                <w:szCs w:val="28"/>
              </w:rPr>
            </w:pPr>
          </w:p>
          <w:p w14:paraId="6BC797BD" w14:textId="77777777" w:rsidR="00EB1946" w:rsidRPr="00B60D70" w:rsidRDefault="00EB1946" w:rsidP="003C228E">
            <w:pPr>
              <w:ind w:left="-64"/>
              <w:rPr>
                <w:rFonts w:ascii="TH SarabunPSK" w:hAnsi="TH SarabunPSK" w:cs="TH SarabunPSK"/>
                <w:sz w:val="28"/>
                <w:szCs w:val="28"/>
              </w:rPr>
            </w:pPr>
          </w:p>
          <w:p w14:paraId="3770F63C" w14:textId="30CB9600" w:rsidR="003C228E" w:rsidRPr="00B60D70" w:rsidRDefault="00B91175" w:rsidP="003C228E">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4210</w:t>
            </w:r>
            <w:r w:rsidR="00D458C7" w:rsidRPr="00B60D70">
              <w:rPr>
                <w:rFonts w:ascii="TH SarabunPSK" w:hAnsi="TH SarabunPSK" w:cs="TH SarabunPSK"/>
                <w:sz w:val="28"/>
                <w:szCs w:val="28"/>
              </w:rPr>
              <w:t>0</w:t>
            </w:r>
          </w:p>
          <w:p w14:paraId="03A33352" w14:textId="77777777" w:rsidR="003C228E" w:rsidRPr="00B60D70" w:rsidRDefault="003C228E" w:rsidP="003C228E">
            <w:pPr>
              <w:ind w:left="-64"/>
              <w:rPr>
                <w:rFonts w:ascii="TH SarabunPSK" w:hAnsi="TH SarabunPSK" w:cs="TH SarabunPSK"/>
                <w:sz w:val="28"/>
                <w:szCs w:val="28"/>
              </w:rPr>
            </w:pPr>
          </w:p>
          <w:p w14:paraId="32D08448" w14:textId="77777777" w:rsidR="0096313C" w:rsidRPr="00B60D70" w:rsidRDefault="0096313C" w:rsidP="003C228E">
            <w:pPr>
              <w:ind w:left="-64"/>
              <w:rPr>
                <w:rFonts w:ascii="TH SarabunPSK" w:hAnsi="TH SarabunPSK" w:cs="TH SarabunPSK"/>
                <w:sz w:val="28"/>
                <w:szCs w:val="28"/>
              </w:rPr>
            </w:pPr>
          </w:p>
          <w:p w14:paraId="26F47AE7" w14:textId="12F39A65" w:rsidR="003C228E" w:rsidRPr="00B60D70" w:rsidRDefault="00B91175" w:rsidP="003C228E">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422</w:t>
            </w:r>
            <w:r w:rsidR="00294EB3" w:rsidRPr="00B60D70">
              <w:rPr>
                <w:rFonts w:ascii="TH SarabunPSK" w:hAnsi="TH SarabunPSK" w:cs="TH SarabunPSK"/>
                <w:sz w:val="28"/>
                <w:szCs w:val="28"/>
              </w:rPr>
              <w:t>00</w:t>
            </w:r>
          </w:p>
          <w:p w14:paraId="600BFBD8" w14:textId="77777777" w:rsidR="0096313C" w:rsidRPr="00B60D70" w:rsidRDefault="0096313C" w:rsidP="003C228E">
            <w:pPr>
              <w:ind w:left="-64"/>
              <w:rPr>
                <w:rFonts w:ascii="TH SarabunPSK" w:hAnsi="TH SarabunPSK" w:cs="TH SarabunPSK"/>
                <w:sz w:val="28"/>
                <w:szCs w:val="28"/>
              </w:rPr>
            </w:pPr>
          </w:p>
          <w:p w14:paraId="4901707C" w14:textId="77777777" w:rsidR="0096313C" w:rsidRPr="00B60D70" w:rsidRDefault="0096313C" w:rsidP="003C228E">
            <w:pPr>
              <w:ind w:left="-64"/>
              <w:rPr>
                <w:rFonts w:ascii="TH SarabunPSK" w:hAnsi="TH SarabunPSK" w:cs="TH SarabunPSK"/>
                <w:sz w:val="28"/>
                <w:szCs w:val="28"/>
              </w:rPr>
            </w:pPr>
          </w:p>
          <w:p w14:paraId="6463102E" w14:textId="77777777" w:rsidR="0096313C" w:rsidRPr="00B60D70" w:rsidRDefault="0096313C" w:rsidP="003C228E">
            <w:pPr>
              <w:ind w:left="-64"/>
              <w:rPr>
                <w:rFonts w:ascii="TH SarabunPSK" w:hAnsi="TH SarabunPSK" w:cs="TH SarabunPSK"/>
                <w:sz w:val="28"/>
                <w:szCs w:val="28"/>
              </w:rPr>
            </w:pPr>
          </w:p>
          <w:p w14:paraId="0C1BA68B" w14:textId="0E984F53" w:rsidR="003C228E" w:rsidRPr="00B60D70" w:rsidRDefault="00B91175" w:rsidP="003C228E">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331</w:t>
            </w:r>
          </w:p>
          <w:p w14:paraId="47BCDEFE" w14:textId="77777777" w:rsidR="0096313C" w:rsidRPr="00B60D70" w:rsidRDefault="0096313C" w:rsidP="003C228E">
            <w:pPr>
              <w:ind w:left="-64"/>
              <w:rPr>
                <w:rFonts w:ascii="TH SarabunPSK" w:hAnsi="TH SarabunPSK" w:cs="TH SarabunPSK"/>
                <w:sz w:val="28"/>
                <w:szCs w:val="28"/>
              </w:rPr>
            </w:pPr>
          </w:p>
          <w:p w14:paraId="1BD0E5EF" w14:textId="0A6CAD1E" w:rsidR="003C228E" w:rsidRPr="00B60D70" w:rsidRDefault="00B91175" w:rsidP="003C228E">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432</w:t>
            </w:r>
          </w:p>
          <w:p w14:paraId="718AAE0C" w14:textId="77777777" w:rsidR="0096313C" w:rsidRPr="00B60D70" w:rsidRDefault="0096313C" w:rsidP="003C228E">
            <w:pPr>
              <w:ind w:left="-64"/>
              <w:rPr>
                <w:rFonts w:ascii="TH SarabunPSK" w:hAnsi="TH SarabunPSK" w:cs="TH SarabunPSK"/>
                <w:sz w:val="28"/>
                <w:szCs w:val="28"/>
              </w:rPr>
            </w:pPr>
          </w:p>
          <w:p w14:paraId="3811C795" w14:textId="7B1E1BB1" w:rsidR="003C228E" w:rsidRPr="00B60D70" w:rsidRDefault="00B91175" w:rsidP="003C228E">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335</w:t>
            </w:r>
          </w:p>
          <w:p w14:paraId="2DE90305" w14:textId="77777777" w:rsidR="0096313C" w:rsidRPr="00B60D70" w:rsidRDefault="0096313C" w:rsidP="003C228E">
            <w:pPr>
              <w:ind w:left="-64"/>
              <w:rPr>
                <w:rFonts w:ascii="TH SarabunPSK" w:hAnsi="TH SarabunPSK" w:cs="TH SarabunPSK"/>
                <w:sz w:val="28"/>
                <w:szCs w:val="28"/>
              </w:rPr>
            </w:pPr>
          </w:p>
          <w:p w14:paraId="42FCD9F4" w14:textId="77777777" w:rsidR="0096313C" w:rsidRPr="00B60D70" w:rsidRDefault="0096313C" w:rsidP="003C228E">
            <w:pPr>
              <w:ind w:left="-64"/>
              <w:rPr>
                <w:rFonts w:ascii="TH SarabunPSK" w:hAnsi="TH SarabunPSK" w:cs="TH SarabunPSK"/>
                <w:sz w:val="28"/>
                <w:szCs w:val="28"/>
              </w:rPr>
            </w:pPr>
          </w:p>
          <w:p w14:paraId="7B82274C" w14:textId="77777777" w:rsidR="0096313C" w:rsidRPr="00B60D70" w:rsidRDefault="0096313C" w:rsidP="003C228E">
            <w:pPr>
              <w:ind w:left="-64"/>
              <w:rPr>
                <w:rFonts w:ascii="TH SarabunPSK" w:hAnsi="TH SarabunPSK" w:cs="TH SarabunPSK"/>
                <w:sz w:val="28"/>
                <w:szCs w:val="28"/>
              </w:rPr>
            </w:pPr>
          </w:p>
          <w:p w14:paraId="1D227D17" w14:textId="5E8AB7D9" w:rsidR="003C228E" w:rsidRPr="00B60D70" w:rsidRDefault="00B91175" w:rsidP="003C228E">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341</w:t>
            </w:r>
          </w:p>
          <w:p w14:paraId="02F732E2" w14:textId="77777777" w:rsidR="0096313C" w:rsidRPr="00B60D70" w:rsidRDefault="0096313C" w:rsidP="003C228E">
            <w:pPr>
              <w:ind w:left="-64"/>
              <w:rPr>
                <w:rFonts w:ascii="TH SarabunPSK" w:hAnsi="TH SarabunPSK" w:cs="TH SarabunPSK"/>
                <w:sz w:val="28"/>
                <w:szCs w:val="28"/>
              </w:rPr>
            </w:pPr>
          </w:p>
          <w:p w14:paraId="4F25ACA7" w14:textId="6815598E" w:rsidR="003C228E" w:rsidRPr="00B60D70" w:rsidRDefault="00B91175" w:rsidP="003C228E">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 xml:space="preserve">442 </w:t>
            </w:r>
          </w:p>
          <w:p w14:paraId="4B9A7E91" w14:textId="77777777" w:rsidR="0096313C" w:rsidRPr="00B60D70" w:rsidRDefault="0096313C" w:rsidP="0096313C">
            <w:pPr>
              <w:rPr>
                <w:rFonts w:ascii="TH SarabunPSK" w:hAnsi="TH SarabunPSK" w:cs="TH SarabunPSK"/>
                <w:sz w:val="28"/>
                <w:szCs w:val="28"/>
              </w:rPr>
            </w:pPr>
          </w:p>
          <w:p w14:paraId="735D5F94" w14:textId="1EABE630" w:rsidR="003C228E" w:rsidRPr="00B60D70" w:rsidRDefault="00B91175" w:rsidP="003C228E">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345</w:t>
            </w:r>
            <w:r w:rsidR="00BD7F9D" w:rsidRPr="00B60D70">
              <w:rPr>
                <w:rFonts w:ascii="TH SarabunPSK" w:hAnsi="TH SarabunPSK" w:cs="TH SarabunPSK" w:hint="cs"/>
                <w:sz w:val="28"/>
                <w:szCs w:val="28"/>
              </w:rPr>
              <w:t xml:space="preserve"> </w:t>
            </w:r>
          </w:p>
          <w:p w14:paraId="0956C4F6" w14:textId="77777777" w:rsidR="0096313C" w:rsidRPr="00B60D70" w:rsidRDefault="0096313C" w:rsidP="003C228E">
            <w:pPr>
              <w:ind w:left="-64"/>
              <w:rPr>
                <w:rFonts w:ascii="TH SarabunPSK" w:hAnsi="TH SarabunPSK" w:cs="TH SarabunPSK"/>
                <w:sz w:val="28"/>
                <w:szCs w:val="28"/>
              </w:rPr>
            </w:pPr>
          </w:p>
          <w:p w14:paraId="6448C489" w14:textId="77777777" w:rsidR="0096313C" w:rsidRPr="00B60D70" w:rsidRDefault="0096313C" w:rsidP="003C228E">
            <w:pPr>
              <w:ind w:left="-64"/>
              <w:rPr>
                <w:rFonts w:ascii="TH SarabunPSK" w:hAnsi="TH SarabunPSK" w:cs="TH SarabunPSK"/>
                <w:sz w:val="28"/>
                <w:szCs w:val="28"/>
              </w:rPr>
            </w:pPr>
          </w:p>
          <w:p w14:paraId="60289398" w14:textId="376910E9" w:rsidR="003C228E" w:rsidRPr="00B60D70" w:rsidRDefault="00B91175" w:rsidP="003C228E">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452</w:t>
            </w:r>
          </w:p>
          <w:p w14:paraId="1D076D45" w14:textId="77777777" w:rsidR="0096313C" w:rsidRPr="00B60D70" w:rsidRDefault="0096313C" w:rsidP="003C228E">
            <w:pPr>
              <w:ind w:left="-64"/>
              <w:rPr>
                <w:rFonts w:ascii="TH SarabunPSK" w:hAnsi="TH SarabunPSK" w:cs="TH SarabunPSK"/>
                <w:sz w:val="28"/>
                <w:szCs w:val="28"/>
              </w:rPr>
            </w:pPr>
          </w:p>
          <w:p w14:paraId="76F0C12D" w14:textId="77777777" w:rsidR="0096313C" w:rsidRPr="00B60D70" w:rsidRDefault="0096313C" w:rsidP="003C228E">
            <w:pPr>
              <w:ind w:left="-64"/>
              <w:rPr>
                <w:rFonts w:ascii="TH SarabunPSK" w:hAnsi="TH SarabunPSK" w:cs="TH SarabunPSK"/>
                <w:sz w:val="28"/>
                <w:szCs w:val="28"/>
              </w:rPr>
            </w:pPr>
          </w:p>
          <w:p w14:paraId="7C1B4F2D" w14:textId="77777777" w:rsidR="0096313C" w:rsidRPr="00B60D70" w:rsidRDefault="0096313C" w:rsidP="003C228E">
            <w:pPr>
              <w:ind w:left="-64"/>
              <w:rPr>
                <w:rFonts w:ascii="TH SarabunPSK" w:hAnsi="TH SarabunPSK" w:cs="TH SarabunPSK"/>
                <w:sz w:val="28"/>
                <w:szCs w:val="28"/>
              </w:rPr>
            </w:pPr>
          </w:p>
          <w:p w14:paraId="0FB31E8A" w14:textId="12F680B5" w:rsidR="003C228E" w:rsidRPr="00B60D70" w:rsidRDefault="00B91175" w:rsidP="003C228E">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395</w:t>
            </w:r>
          </w:p>
          <w:p w14:paraId="21D79FBE" w14:textId="77777777" w:rsidR="0096313C" w:rsidRPr="00B60D70" w:rsidRDefault="0096313C" w:rsidP="003C228E">
            <w:pPr>
              <w:ind w:left="-64"/>
              <w:rPr>
                <w:rFonts w:ascii="TH SarabunPSK" w:hAnsi="TH SarabunPSK" w:cs="TH SarabunPSK"/>
                <w:sz w:val="28"/>
                <w:szCs w:val="28"/>
              </w:rPr>
            </w:pPr>
          </w:p>
          <w:p w14:paraId="65A75252" w14:textId="4359BF8D" w:rsidR="003C228E" w:rsidRPr="00B60D70" w:rsidRDefault="00B91175" w:rsidP="003C228E">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46601</w:t>
            </w:r>
          </w:p>
          <w:p w14:paraId="1EF260C2" w14:textId="77777777" w:rsidR="0096313C" w:rsidRPr="00B60D70" w:rsidRDefault="0096313C" w:rsidP="003C228E">
            <w:pPr>
              <w:ind w:left="-64"/>
              <w:rPr>
                <w:rFonts w:ascii="TH SarabunPSK" w:hAnsi="TH SarabunPSK" w:cs="TH SarabunPSK"/>
                <w:sz w:val="28"/>
                <w:szCs w:val="28"/>
              </w:rPr>
            </w:pPr>
          </w:p>
          <w:p w14:paraId="39C9033D" w14:textId="27820DB5" w:rsidR="00D76794" w:rsidRPr="00B60D70" w:rsidRDefault="00B91175" w:rsidP="003C228E">
            <w:pPr>
              <w:ind w:left="-64"/>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3C228E" w:rsidRPr="00B60D70">
              <w:rPr>
                <w:rFonts w:ascii="TH SarabunPSK" w:hAnsi="TH SarabunPSK" w:cs="TH SarabunPSK" w:hint="cs"/>
                <w:sz w:val="28"/>
                <w:szCs w:val="28"/>
              </w:rPr>
              <w:t>46602</w:t>
            </w:r>
          </w:p>
        </w:tc>
        <w:tc>
          <w:tcPr>
            <w:tcW w:w="3544" w:type="dxa"/>
            <w:gridSpan w:val="2"/>
            <w:tcBorders>
              <w:top w:val="nil"/>
              <w:left w:val="nil"/>
              <w:bottom w:val="single" w:sz="4" w:space="0" w:color="auto"/>
              <w:right w:val="nil"/>
            </w:tcBorders>
          </w:tcPr>
          <w:p w14:paraId="511FC560" w14:textId="52ED9E15" w:rsidR="0096313C" w:rsidRPr="00B60D70" w:rsidRDefault="0096313C" w:rsidP="0096313C">
            <w:pPr>
              <w:jc w:val="left"/>
              <w:rPr>
                <w:rFonts w:ascii="TH SarabunPSK" w:hAnsi="TH SarabunPSK" w:cs="TH SarabunPSK"/>
                <w:sz w:val="28"/>
                <w:szCs w:val="28"/>
                <w:lang w:val="th-TH"/>
              </w:rPr>
            </w:pPr>
            <w:r w:rsidRPr="00B60D70">
              <w:rPr>
                <w:rFonts w:ascii="TH SarabunPSK" w:hAnsi="TH SarabunPSK" w:cs="TH SarabunPSK" w:hint="cs"/>
                <w:b/>
                <w:bCs/>
                <w:sz w:val="28"/>
                <w:szCs w:val="28"/>
                <w:u w:val="single"/>
                <w:cs/>
                <w:lang w:val="th-TH"/>
              </w:rPr>
              <w:lastRenderedPageBreak/>
              <w:t>กลุ</w:t>
            </w:r>
            <w:r w:rsidRPr="00B60D70">
              <w:rPr>
                <w:rFonts w:ascii="TH SarabunPSK" w:hAnsi="TH SarabunPSK" w:cs="TH SarabunPSK" w:hint="cs"/>
                <w:b/>
                <w:bCs/>
                <w:sz w:val="28"/>
                <w:szCs w:val="28"/>
                <w:u w:val="single"/>
                <w:cs/>
              </w:rPr>
              <w:t></w:t>
            </w:r>
            <w:r w:rsidRPr="00B60D70">
              <w:rPr>
                <w:rFonts w:ascii="TH SarabunPSK" w:hAnsi="TH SarabunPSK" w:cs="TH SarabunPSK" w:hint="cs"/>
                <w:b/>
                <w:bCs/>
                <w:sz w:val="28"/>
                <w:szCs w:val="28"/>
                <w:u w:val="single"/>
                <w:cs/>
                <w:lang w:val="th-TH"/>
              </w:rPr>
              <w:t xml:space="preserve">มที่ </w:t>
            </w:r>
            <w:r w:rsidRPr="00B60D70">
              <w:rPr>
                <w:rFonts w:ascii="TH SarabunPSK" w:hAnsi="TH SarabunPSK" w:cs="TH SarabunPSK" w:hint="cs"/>
                <w:b/>
                <w:bCs/>
                <w:sz w:val="28"/>
                <w:szCs w:val="28"/>
                <w:u w:val="single"/>
              </w:rPr>
              <w:t>1</w:t>
            </w:r>
            <w:r w:rsidRPr="00B60D70">
              <w:rPr>
                <w:rFonts w:ascii="TH SarabunPSK" w:hAnsi="TH SarabunPSK" w:cs="TH SarabunPSK" w:hint="cs"/>
                <w:b/>
                <w:bCs/>
                <w:sz w:val="28"/>
                <w:szCs w:val="28"/>
                <w:u w:val="single"/>
                <w:cs/>
              </w:rPr>
              <w:t xml:space="preserve"> </w:t>
            </w:r>
            <w:r w:rsidRPr="00B60D70">
              <w:rPr>
                <w:rFonts w:ascii="TH SarabunPSK" w:hAnsi="TH SarabunPSK" w:cs="TH SarabunPSK" w:hint="cs"/>
                <w:b/>
                <w:bCs/>
                <w:sz w:val="28"/>
                <w:szCs w:val="28"/>
                <w:u w:val="single"/>
                <w:cs/>
                <w:lang w:val="th-TH"/>
              </w:rPr>
              <w:t>วิศวกรรมโครง</w:t>
            </w:r>
            <w:r w:rsidR="00B91175" w:rsidRPr="00B60D70">
              <w:rPr>
                <w:rFonts w:ascii="TH SarabunPSK" w:hAnsi="TH SarabunPSK" w:cs="TH SarabunPSK" w:hint="cs"/>
                <w:b/>
                <w:bCs/>
                <w:sz w:val="28"/>
                <w:szCs w:val="28"/>
                <w:u w:val="single"/>
                <w:cs/>
                <w:lang w:val="th-TH"/>
              </w:rPr>
              <w:t>สร้าง</w:t>
            </w:r>
            <w:r w:rsidRPr="00B60D70">
              <w:rPr>
                <w:rFonts w:ascii="TH SarabunPSK" w:hAnsi="TH SarabunPSK" w:cs="TH SarabunPSK" w:hint="cs"/>
                <w:sz w:val="28"/>
                <w:szCs w:val="28"/>
                <w:cs/>
                <w:lang w:val="th-TH"/>
              </w:rPr>
              <w:t xml:space="preserve"> </w:t>
            </w:r>
          </w:p>
          <w:p w14:paraId="750256EA" w14:textId="37D3BDA9" w:rsidR="0096313C" w:rsidRPr="00B60D70" w:rsidRDefault="0096313C" w:rsidP="0096313C">
            <w:pPr>
              <w:jc w:val="left"/>
              <w:rPr>
                <w:rFonts w:ascii="TH SarabunPSK" w:hAnsi="TH SarabunPSK" w:cs="TH SarabunPSK"/>
                <w:b/>
                <w:bCs/>
                <w:sz w:val="24"/>
                <w:szCs w:val="24"/>
                <w:u w:val="single"/>
              </w:rPr>
            </w:pPr>
            <w:r w:rsidRPr="00B60D70">
              <w:rPr>
                <w:rFonts w:ascii="TH SarabunPSK" w:hAnsi="TH SarabunPSK" w:cs="TH SarabunPSK" w:hint="cs"/>
                <w:b/>
                <w:bCs/>
                <w:sz w:val="28"/>
                <w:szCs w:val="28"/>
                <w:u w:val="single"/>
                <w:cs/>
              </w:rPr>
              <w:t>(</w:t>
            </w:r>
            <w:r w:rsidRPr="00B60D70">
              <w:rPr>
                <w:rFonts w:ascii="TH SarabunPSK" w:hAnsi="TH SarabunPSK" w:cs="TH SarabunPSK" w:hint="cs"/>
                <w:b/>
                <w:bCs/>
                <w:sz w:val="28"/>
                <w:szCs w:val="28"/>
                <w:u w:val="single"/>
              </w:rPr>
              <w:t>Structural Engineering)</w:t>
            </w:r>
          </w:p>
          <w:p w14:paraId="2A4E3B54" w14:textId="4EF3AB60"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คณิตศาสตร์ประยุกต์สำหรับวิศวกรรมโยธา</w:t>
            </w:r>
          </w:p>
          <w:p w14:paraId="74184CD7" w14:textId="61366D40" w:rsidR="003C228E" w:rsidRPr="00B60D70" w:rsidRDefault="003C228E" w:rsidP="003C228E">
            <w:pPr>
              <w:jc w:val="left"/>
              <w:rPr>
                <w:rFonts w:ascii="TH SarabunPSK" w:hAnsi="TH SarabunPSK" w:cs="TH SarabunPSK"/>
                <w:sz w:val="28"/>
                <w:szCs w:val="28"/>
              </w:rPr>
            </w:pPr>
            <w:r w:rsidRPr="00B60D70">
              <w:rPr>
                <w:rFonts w:ascii="TH SarabunPSK" w:hAnsi="TH SarabunPSK" w:cs="TH SarabunPSK" w:hint="cs"/>
                <w:sz w:val="28"/>
                <w:szCs w:val="28"/>
              </w:rPr>
              <w:t>(</w:t>
            </w:r>
            <w:r w:rsidR="00081CC2" w:rsidRPr="00B60D70">
              <w:rPr>
                <w:rFonts w:ascii="TH SarabunPSK" w:hAnsi="TH SarabunPSK" w:cs="TH SarabunPSK" w:hint="cs"/>
                <w:sz w:val="28"/>
                <w:szCs w:val="28"/>
              </w:rPr>
              <w:t>Applied</w:t>
            </w:r>
            <w:r w:rsidR="00F551BD" w:rsidRPr="00B60D70">
              <w:rPr>
                <w:rFonts w:ascii="TH SarabunPSK" w:hAnsi="TH SarabunPSK" w:cs="TH SarabunPSK" w:hint="cs"/>
                <w:sz w:val="28"/>
                <w:szCs w:val="28"/>
              </w:rPr>
              <w:t xml:space="preserve"> </w:t>
            </w:r>
            <w:r w:rsidRPr="00B60D70">
              <w:rPr>
                <w:rFonts w:ascii="TH SarabunPSK" w:hAnsi="TH SarabunPSK" w:cs="TH SarabunPSK" w:hint="cs"/>
                <w:sz w:val="28"/>
                <w:szCs w:val="28"/>
              </w:rPr>
              <w:t>Mathematics for Civil Engineers)</w:t>
            </w:r>
          </w:p>
          <w:p w14:paraId="04559FF5" w14:textId="77777777"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ปฏิบัติการเทคนิคการก่อสร้างอาคาร</w:t>
            </w:r>
          </w:p>
          <w:p w14:paraId="6348CE76" w14:textId="63E631AC"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Practice on Building Construction </w:t>
            </w:r>
          </w:p>
          <w:p w14:paraId="7B257688" w14:textId="5DD306A3"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rPr>
              <w:t>Techniques)</w:t>
            </w:r>
          </w:p>
          <w:p w14:paraId="028C1654" w14:textId="77777777"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วัสดุก่อสร้างและเทคโนโลยีคอนกรีต</w:t>
            </w:r>
          </w:p>
          <w:p w14:paraId="67412E4C" w14:textId="70D9E66B"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rPr>
              <w:t>Construction Materials and Concrete Technology)</w:t>
            </w:r>
          </w:p>
          <w:p w14:paraId="5E48095B" w14:textId="77777777"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 xml:space="preserve">กลศาสตร์วัสดุ </w:t>
            </w:r>
          </w:p>
          <w:p w14:paraId="4A9A1338" w14:textId="14A3783A"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Mechanics of Materials)</w:t>
            </w:r>
          </w:p>
          <w:p w14:paraId="5349EE19" w14:textId="77777777"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 xml:space="preserve">ปฏิบัติการทดสอบวัสดุ </w:t>
            </w:r>
          </w:p>
          <w:p w14:paraId="13E01D9E" w14:textId="0C9BE26C"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Materials Testing Laboratory)</w:t>
            </w:r>
          </w:p>
          <w:p w14:paraId="74A5AD17" w14:textId="77777777"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 xml:space="preserve">การวิเคราะห์โครงสร้าง </w:t>
            </w:r>
            <w:r w:rsidRPr="00B60D70">
              <w:rPr>
                <w:rFonts w:ascii="TH SarabunPSK" w:hAnsi="TH SarabunPSK" w:cs="TH SarabunPSK" w:hint="cs"/>
                <w:sz w:val="28"/>
                <w:szCs w:val="28"/>
              </w:rPr>
              <w:t xml:space="preserve">1 </w:t>
            </w:r>
          </w:p>
          <w:p w14:paraId="17DCFAD0" w14:textId="56401D02"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rPr>
              <w:t>(Structural Analysis 1)</w:t>
            </w:r>
          </w:p>
          <w:p w14:paraId="59A4CC67" w14:textId="77777777"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 xml:space="preserve">การออกแบบโครงสร้างเหล็กและไม้ </w:t>
            </w:r>
          </w:p>
          <w:p w14:paraId="138EAAD2" w14:textId="12EE439E"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Design of Steel and Timber Structures)</w:t>
            </w:r>
          </w:p>
          <w:p w14:paraId="4C749723" w14:textId="77777777" w:rsidR="00555F67"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 xml:space="preserve">การออกแบบโครงสร้างคอนกรีตเสริมเหล็ก </w:t>
            </w:r>
            <w:r w:rsidRPr="00B60D70">
              <w:rPr>
                <w:rFonts w:ascii="TH SarabunPSK" w:hAnsi="TH SarabunPSK" w:cs="TH SarabunPSK" w:hint="cs"/>
                <w:sz w:val="28"/>
                <w:szCs w:val="28"/>
              </w:rPr>
              <w:t xml:space="preserve">1 </w:t>
            </w:r>
          </w:p>
          <w:p w14:paraId="633C0909" w14:textId="4C7C0264"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rPr>
              <w:t>(Reinforced Concrete Design 1)</w:t>
            </w:r>
          </w:p>
          <w:p w14:paraId="6272F577" w14:textId="77777777" w:rsidR="00555F67"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 xml:space="preserve">การวิเคราะห์โครงสร้าง </w:t>
            </w:r>
            <w:r w:rsidRPr="00B60D70">
              <w:rPr>
                <w:rFonts w:ascii="TH SarabunPSK" w:hAnsi="TH SarabunPSK" w:cs="TH SarabunPSK" w:hint="cs"/>
                <w:sz w:val="28"/>
                <w:szCs w:val="28"/>
              </w:rPr>
              <w:t xml:space="preserve">2 </w:t>
            </w:r>
          </w:p>
          <w:p w14:paraId="11339ACE" w14:textId="2FD6E744"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rPr>
              <w:t>(Structural Analysis 2)</w:t>
            </w:r>
          </w:p>
          <w:p w14:paraId="7B90B508" w14:textId="77777777" w:rsidR="0096313C" w:rsidRPr="00B60D70" w:rsidRDefault="0096313C" w:rsidP="003C228E">
            <w:pPr>
              <w:rPr>
                <w:rFonts w:ascii="TH SarabunPSK" w:hAnsi="TH SarabunPSK" w:cs="TH SarabunPSK"/>
                <w:sz w:val="28"/>
                <w:szCs w:val="28"/>
              </w:rPr>
            </w:pPr>
          </w:p>
          <w:p w14:paraId="32C80BA6" w14:textId="5C7AA9DC" w:rsidR="0096313C" w:rsidRPr="00B60D70" w:rsidRDefault="0096313C" w:rsidP="003C228E">
            <w:pPr>
              <w:rPr>
                <w:rFonts w:ascii="TH SarabunPSK" w:hAnsi="TH SarabunPSK" w:cs="TH SarabunPSK"/>
                <w:b/>
                <w:bCs/>
                <w:sz w:val="24"/>
                <w:szCs w:val="24"/>
                <w:u w:val="single"/>
              </w:rPr>
            </w:pPr>
            <w:r w:rsidRPr="00B60D70">
              <w:rPr>
                <w:rFonts w:ascii="TH SarabunPSK" w:hAnsi="TH SarabunPSK" w:cs="TH SarabunPSK" w:hint="cs"/>
                <w:b/>
                <w:bCs/>
                <w:sz w:val="28"/>
                <w:szCs w:val="28"/>
                <w:u w:val="single"/>
                <w:cs/>
                <w:lang w:val="th-TH"/>
              </w:rPr>
              <w:t>กลุ</w:t>
            </w:r>
            <w:r w:rsidRPr="00B60D70">
              <w:rPr>
                <w:rFonts w:ascii="TH SarabunPSK" w:hAnsi="TH SarabunPSK" w:cs="TH SarabunPSK" w:hint="cs"/>
                <w:b/>
                <w:bCs/>
                <w:sz w:val="28"/>
                <w:szCs w:val="28"/>
                <w:u w:val="single"/>
                <w:cs/>
              </w:rPr>
              <w:t></w:t>
            </w:r>
            <w:r w:rsidRPr="00B60D70">
              <w:rPr>
                <w:rFonts w:ascii="TH SarabunPSK" w:hAnsi="TH SarabunPSK" w:cs="TH SarabunPSK" w:hint="cs"/>
                <w:b/>
                <w:bCs/>
                <w:sz w:val="28"/>
                <w:szCs w:val="28"/>
                <w:u w:val="single"/>
                <w:cs/>
                <w:lang w:val="th-TH"/>
              </w:rPr>
              <w:t xml:space="preserve">มที่ </w:t>
            </w:r>
            <w:r w:rsidRPr="00B60D70">
              <w:rPr>
                <w:rFonts w:ascii="TH SarabunPSK" w:hAnsi="TH SarabunPSK" w:cs="TH SarabunPSK" w:hint="cs"/>
                <w:b/>
                <w:bCs/>
                <w:sz w:val="28"/>
                <w:szCs w:val="28"/>
                <w:u w:val="single"/>
              </w:rPr>
              <w:t>2</w:t>
            </w:r>
            <w:r w:rsidRPr="00B60D70">
              <w:rPr>
                <w:rFonts w:ascii="TH SarabunPSK" w:hAnsi="TH SarabunPSK" w:cs="TH SarabunPSK" w:hint="cs"/>
                <w:b/>
                <w:bCs/>
                <w:sz w:val="28"/>
                <w:szCs w:val="28"/>
                <w:u w:val="single"/>
                <w:cs/>
              </w:rPr>
              <w:t xml:space="preserve"> </w:t>
            </w:r>
            <w:r w:rsidRPr="00B60D70">
              <w:rPr>
                <w:rFonts w:ascii="TH SarabunPSK" w:hAnsi="TH SarabunPSK" w:cs="TH SarabunPSK" w:hint="cs"/>
                <w:b/>
                <w:bCs/>
                <w:sz w:val="28"/>
                <w:szCs w:val="28"/>
                <w:u w:val="single"/>
                <w:cs/>
                <w:lang w:val="th-TH"/>
              </w:rPr>
              <w:t>วิศวกรรมการ</w:t>
            </w:r>
            <w:r w:rsidR="00B91175" w:rsidRPr="00B60D70">
              <w:rPr>
                <w:rFonts w:ascii="TH SarabunPSK" w:hAnsi="TH SarabunPSK" w:cs="TH SarabunPSK" w:hint="cs"/>
                <w:b/>
                <w:bCs/>
                <w:sz w:val="28"/>
                <w:szCs w:val="28"/>
                <w:u w:val="single"/>
                <w:cs/>
                <w:lang w:val="th-TH"/>
              </w:rPr>
              <w:t>ก่อสร้าง</w:t>
            </w:r>
            <w:r w:rsidRPr="00B60D70">
              <w:rPr>
                <w:rFonts w:ascii="TH SarabunPSK" w:hAnsi="TH SarabunPSK" w:cs="TH SarabunPSK" w:hint="cs"/>
                <w:b/>
                <w:bCs/>
                <w:sz w:val="28"/>
                <w:szCs w:val="28"/>
                <w:u w:val="single"/>
                <w:cs/>
                <w:lang w:val="th-TH"/>
              </w:rPr>
              <w:t>และการจัดการ</w:t>
            </w:r>
          </w:p>
          <w:p w14:paraId="71280A3C" w14:textId="7CCD8C1E" w:rsidR="003C228E" w:rsidRPr="00B60D70" w:rsidRDefault="003C228E" w:rsidP="00555F67">
            <w:pPr>
              <w:jc w:val="left"/>
              <w:rPr>
                <w:rFonts w:ascii="TH SarabunPSK" w:hAnsi="TH SarabunPSK" w:cs="TH SarabunPSK"/>
                <w:sz w:val="28"/>
                <w:szCs w:val="28"/>
              </w:rPr>
            </w:pPr>
            <w:r w:rsidRPr="00B60D70">
              <w:rPr>
                <w:rFonts w:ascii="TH SarabunPSK" w:hAnsi="TH SarabunPSK" w:cs="TH SarabunPSK" w:hint="cs"/>
                <w:sz w:val="28"/>
                <w:szCs w:val="28"/>
                <w:cs/>
              </w:rPr>
              <w:t xml:space="preserve">การประมาณราคาและข้อกำหนดการก่อสร้าง </w:t>
            </w:r>
            <w:r w:rsidRPr="00B60D70">
              <w:rPr>
                <w:rFonts w:ascii="TH SarabunPSK" w:hAnsi="TH SarabunPSK" w:cs="TH SarabunPSK" w:hint="cs"/>
                <w:sz w:val="28"/>
                <w:szCs w:val="28"/>
              </w:rPr>
              <w:t>Construction Estimating and Specification)</w:t>
            </w:r>
          </w:p>
          <w:p w14:paraId="3938DAE3" w14:textId="77777777" w:rsidR="00555F67"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 xml:space="preserve">การบริหารงานก่อสร้าง </w:t>
            </w:r>
          </w:p>
          <w:p w14:paraId="281D8208" w14:textId="74854F1C"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Construction Management)</w:t>
            </w:r>
          </w:p>
          <w:p w14:paraId="5C99A819" w14:textId="77777777" w:rsidR="0096313C" w:rsidRPr="00B60D70" w:rsidRDefault="0096313C" w:rsidP="003C228E">
            <w:pPr>
              <w:rPr>
                <w:rFonts w:ascii="TH SarabunPSK" w:hAnsi="TH SarabunPSK" w:cs="TH SarabunPSK"/>
                <w:sz w:val="28"/>
                <w:szCs w:val="28"/>
              </w:rPr>
            </w:pPr>
          </w:p>
          <w:p w14:paraId="6BDB133F" w14:textId="2CFDBFC2" w:rsidR="0096313C" w:rsidRPr="00B60D70" w:rsidRDefault="0096313C" w:rsidP="003C228E">
            <w:pPr>
              <w:rPr>
                <w:rFonts w:ascii="TH SarabunPSK" w:hAnsi="TH SarabunPSK" w:cs="TH SarabunPSK"/>
                <w:b/>
                <w:bCs/>
                <w:sz w:val="28"/>
                <w:szCs w:val="28"/>
                <w:u w:val="single"/>
              </w:rPr>
            </w:pPr>
            <w:r w:rsidRPr="00B60D70">
              <w:rPr>
                <w:rFonts w:ascii="TH SarabunPSK" w:hAnsi="TH SarabunPSK" w:cs="TH SarabunPSK" w:hint="cs"/>
                <w:b/>
                <w:bCs/>
                <w:sz w:val="28"/>
                <w:szCs w:val="28"/>
                <w:u w:val="single"/>
                <w:cs/>
              </w:rPr>
              <w:t>กลุมที่ 3 วิศวกรรมขนสง</w:t>
            </w:r>
          </w:p>
          <w:p w14:paraId="78F97C6C" w14:textId="77777777" w:rsidR="00555F67"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 xml:space="preserve">วิศวกรรมการทาง </w:t>
            </w:r>
          </w:p>
          <w:p w14:paraId="0F12257B" w14:textId="5531F7BA"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Highway Engineering)</w:t>
            </w:r>
          </w:p>
          <w:p w14:paraId="7B67BAB0" w14:textId="77777777" w:rsidR="00555F67"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 xml:space="preserve">สำรวจเส้นทาง </w:t>
            </w:r>
          </w:p>
          <w:p w14:paraId="4634987B" w14:textId="162743FB"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Route Survey)</w:t>
            </w:r>
          </w:p>
          <w:p w14:paraId="0EF305CC" w14:textId="77777777" w:rsidR="00555F67"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ปฏิบัติการทดสอบวิศวกรรมการทาง</w:t>
            </w:r>
          </w:p>
          <w:p w14:paraId="6ACA7462" w14:textId="1C321D68"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Highway Materials Testing)</w:t>
            </w:r>
          </w:p>
          <w:p w14:paraId="3BC986E5" w14:textId="77777777" w:rsidR="0096313C" w:rsidRPr="00B60D70" w:rsidRDefault="0096313C" w:rsidP="003C228E">
            <w:pPr>
              <w:rPr>
                <w:rFonts w:ascii="TH SarabunPSK" w:hAnsi="TH SarabunPSK" w:cs="TH SarabunPSK"/>
                <w:sz w:val="28"/>
                <w:szCs w:val="28"/>
              </w:rPr>
            </w:pPr>
          </w:p>
          <w:p w14:paraId="7F75AD3D" w14:textId="1783C797" w:rsidR="0096313C" w:rsidRPr="00B60D70" w:rsidRDefault="0096313C" w:rsidP="003C228E">
            <w:pPr>
              <w:rPr>
                <w:rFonts w:ascii="TH SarabunPSK" w:hAnsi="TH SarabunPSK" w:cs="TH SarabunPSK"/>
                <w:b/>
                <w:bCs/>
                <w:sz w:val="28"/>
                <w:szCs w:val="28"/>
              </w:rPr>
            </w:pPr>
            <w:r w:rsidRPr="00B60D70">
              <w:rPr>
                <w:rFonts w:ascii="TH SarabunPSK" w:hAnsi="TH SarabunPSK" w:cs="TH SarabunPSK" w:hint="cs"/>
                <w:b/>
                <w:bCs/>
                <w:sz w:val="28"/>
                <w:szCs w:val="28"/>
                <w:cs/>
              </w:rPr>
              <w:t>กลุมที่ 4 วิศวกรรม</w:t>
            </w:r>
            <w:r w:rsidR="00924445" w:rsidRPr="00B60D70">
              <w:rPr>
                <w:rFonts w:ascii="TH SarabunPSK" w:hAnsi="TH SarabunPSK" w:cs="TH SarabunPSK" w:hint="cs"/>
                <w:b/>
                <w:bCs/>
                <w:sz w:val="28"/>
                <w:szCs w:val="28"/>
                <w:cs/>
              </w:rPr>
              <w:t>แหล่ง</w:t>
            </w:r>
            <w:r w:rsidRPr="00B60D70">
              <w:rPr>
                <w:rFonts w:ascii="TH SarabunPSK" w:hAnsi="TH SarabunPSK" w:cs="TH SarabunPSK" w:hint="cs"/>
                <w:b/>
                <w:bCs/>
                <w:sz w:val="28"/>
                <w:szCs w:val="28"/>
                <w:cs/>
              </w:rPr>
              <w:t>น้ำ</w:t>
            </w:r>
          </w:p>
          <w:p w14:paraId="6EC6AAB2" w14:textId="77777777" w:rsidR="00555F67"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 xml:space="preserve">กลศาสตร์ของไหลและชลศาสตร์ </w:t>
            </w:r>
          </w:p>
          <w:p w14:paraId="73DFBB4D" w14:textId="499EDE65"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Fluid Mechanics and Hydraulic)</w:t>
            </w:r>
          </w:p>
          <w:p w14:paraId="553BA7D0" w14:textId="77777777" w:rsidR="00555F67"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อุทกวิทยาและการบริหารจัดการน้ำ</w:t>
            </w:r>
          </w:p>
          <w:p w14:paraId="692161CC" w14:textId="6CA1AE3A"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lastRenderedPageBreak/>
              <w:t>(</w:t>
            </w:r>
            <w:r w:rsidRPr="00B60D70">
              <w:rPr>
                <w:rFonts w:ascii="TH SarabunPSK" w:hAnsi="TH SarabunPSK" w:cs="TH SarabunPSK" w:hint="cs"/>
                <w:sz w:val="28"/>
                <w:szCs w:val="28"/>
              </w:rPr>
              <w:t>Hydrology and Water Management)</w:t>
            </w:r>
          </w:p>
          <w:p w14:paraId="54E8BD39" w14:textId="77777777" w:rsidR="00555F67"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 xml:space="preserve">การทดลองชลศาสตร์ </w:t>
            </w:r>
          </w:p>
          <w:p w14:paraId="40B1AD72" w14:textId="4C438240"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Hydraulics Laboratory)</w:t>
            </w:r>
          </w:p>
          <w:p w14:paraId="1137C252" w14:textId="4BF53030" w:rsidR="0096313C" w:rsidRPr="00B60D70" w:rsidRDefault="0096313C" w:rsidP="003C228E">
            <w:pPr>
              <w:rPr>
                <w:rFonts w:ascii="TH SarabunPSK" w:hAnsi="TH SarabunPSK" w:cs="TH SarabunPSK"/>
                <w:b/>
                <w:bCs/>
                <w:sz w:val="28"/>
                <w:szCs w:val="28"/>
                <w:u w:val="single"/>
              </w:rPr>
            </w:pPr>
            <w:r w:rsidRPr="00B60D70">
              <w:rPr>
                <w:rFonts w:ascii="TH SarabunPSK" w:hAnsi="TH SarabunPSK" w:cs="TH SarabunPSK" w:hint="cs"/>
                <w:b/>
                <w:bCs/>
                <w:sz w:val="28"/>
                <w:szCs w:val="28"/>
                <w:u w:val="single"/>
                <w:cs/>
              </w:rPr>
              <w:t>กลุมที่ 5 วิศวกรรมเทคนิคธรณี</w:t>
            </w:r>
          </w:p>
          <w:p w14:paraId="1E8BF67A" w14:textId="77777777" w:rsidR="00555F67"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 xml:space="preserve">วิศวกรรมฐานราก </w:t>
            </w:r>
          </w:p>
          <w:p w14:paraId="7B57BC30" w14:textId="7FB003BA"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Foundation Engineering)</w:t>
            </w:r>
          </w:p>
          <w:p w14:paraId="77CA928D" w14:textId="77777777" w:rsidR="0096313C" w:rsidRPr="00B60D70" w:rsidRDefault="0096313C" w:rsidP="003C228E">
            <w:pPr>
              <w:rPr>
                <w:rFonts w:ascii="TH SarabunPSK" w:hAnsi="TH SarabunPSK" w:cs="TH SarabunPSK"/>
                <w:sz w:val="28"/>
                <w:szCs w:val="28"/>
              </w:rPr>
            </w:pPr>
          </w:p>
          <w:p w14:paraId="6A5D2A84" w14:textId="140C29FD" w:rsidR="0096313C" w:rsidRPr="00B60D70" w:rsidRDefault="0096313C" w:rsidP="003C228E">
            <w:pPr>
              <w:rPr>
                <w:rFonts w:ascii="TH SarabunPSK" w:hAnsi="TH SarabunPSK" w:cs="TH SarabunPSK"/>
                <w:b/>
                <w:bCs/>
                <w:sz w:val="28"/>
                <w:szCs w:val="28"/>
                <w:u w:val="single"/>
              </w:rPr>
            </w:pPr>
            <w:r w:rsidRPr="00B60D70">
              <w:rPr>
                <w:rFonts w:ascii="TH SarabunPSK" w:hAnsi="TH SarabunPSK" w:cs="TH SarabunPSK" w:hint="cs"/>
                <w:b/>
                <w:bCs/>
                <w:sz w:val="28"/>
                <w:szCs w:val="28"/>
                <w:u w:val="single"/>
                <w:cs/>
              </w:rPr>
              <w:t>กลุมที่ 6 อื่น</w:t>
            </w:r>
            <w:r w:rsidR="00D420AC" w:rsidRPr="00B60D70">
              <w:rPr>
                <w:rFonts w:ascii="TH SarabunPSK" w:hAnsi="TH SarabunPSK" w:cs="TH SarabunPSK" w:hint="cs"/>
                <w:b/>
                <w:bCs/>
                <w:sz w:val="28"/>
                <w:szCs w:val="28"/>
                <w:u w:val="single"/>
                <w:cs/>
              </w:rPr>
              <w:t xml:space="preserve"> ๆ</w:t>
            </w:r>
            <w:r w:rsidRPr="00B60D70">
              <w:rPr>
                <w:rFonts w:ascii="TH SarabunPSK" w:hAnsi="TH SarabunPSK" w:cs="TH SarabunPSK" w:hint="cs"/>
                <w:b/>
                <w:bCs/>
                <w:sz w:val="28"/>
                <w:szCs w:val="28"/>
                <w:u w:val="single"/>
                <w:cs/>
              </w:rPr>
              <w:t xml:space="preserve"> ทางวิศวกรรมโยธา</w:t>
            </w:r>
          </w:p>
          <w:p w14:paraId="698CB4A4" w14:textId="77777777" w:rsidR="00555F67"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 xml:space="preserve">การฝึกงานทางวิศวกรรมโยธา </w:t>
            </w:r>
          </w:p>
          <w:p w14:paraId="6FDB6C1B" w14:textId="7A7B5C31"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Field Experience in Civil Engineering)</w:t>
            </w:r>
          </w:p>
          <w:p w14:paraId="4FCF2C96" w14:textId="55FAE6B2"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 xml:space="preserve">แบบจำลองสารสนเทศอาคาร </w:t>
            </w:r>
          </w:p>
          <w:p w14:paraId="59EE5C2B" w14:textId="305171D6"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rPr>
              <w:t>(Building Information Modeling)</w:t>
            </w:r>
          </w:p>
          <w:p w14:paraId="2852CA1E" w14:textId="3F88E447" w:rsidR="003C228E" w:rsidRPr="00B60D70" w:rsidRDefault="003C228E" w:rsidP="003C228E">
            <w:pPr>
              <w:rPr>
                <w:rFonts w:ascii="TH SarabunPSK" w:hAnsi="TH SarabunPSK" w:cs="TH SarabunPSK"/>
                <w:sz w:val="28"/>
                <w:szCs w:val="28"/>
              </w:rPr>
            </w:pPr>
            <w:r w:rsidRPr="00B60D70">
              <w:rPr>
                <w:rFonts w:ascii="TH SarabunPSK" w:hAnsi="TH SarabunPSK" w:cs="TH SarabunPSK" w:hint="cs"/>
                <w:sz w:val="28"/>
                <w:szCs w:val="28"/>
                <w:cs/>
              </w:rPr>
              <w:t xml:space="preserve">คอมพิวเตอร์ประยุกต์ในงานวิศวกรรมโยธา </w:t>
            </w:r>
          </w:p>
          <w:p w14:paraId="6F8E1273" w14:textId="01AA40DA" w:rsidR="00D76794" w:rsidRPr="00B60D70" w:rsidRDefault="003C228E" w:rsidP="003C228E">
            <w:pPr>
              <w:rPr>
                <w:rFonts w:ascii="TH SarabunPSK" w:hAnsi="TH SarabunPSK" w:cs="TH SarabunPSK"/>
                <w:sz w:val="28"/>
                <w:szCs w:val="28"/>
                <w:cs/>
              </w:rPr>
            </w:pPr>
            <w:r w:rsidRPr="00B60D70">
              <w:rPr>
                <w:rFonts w:ascii="TH SarabunPSK" w:hAnsi="TH SarabunPSK" w:cs="TH SarabunPSK" w:hint="cs"/>
                <w:sz w:val="28"/>
                <w:szCs w:val="28"/>
              </w:rPr>
              <w:t>(Computer Application and Information for Civil Engineering)</w:t>
            </w:r>
          </w:p>
        </w:tc>
        <w:tc>
          <w:tcPr>
            <w:tcW w:w="1275" w:type="dxa"/>
            <w:gridSpan w:val="2"/>
            <w:tcBorders>
              <w:top w:val="nil"/>
              <w:left w:val="nil"/>
              <w:bottom w:val="single" w:sz="4" w:space="0" w:color="auto"/>
              <w:right w:val="single" w:sz="4" w:space="0" w:color="auto"/>
            </w:tcBorders>
          </w:tcPr>
          <w:p w14:paraId="0D7F3803" w14:textId="77777777" w:rsidR="0096313C" w:rsidRPr="00B60D70" w:rsidRDefault="0096313C" w:rsidP="0096313C">
            <w:pPr>
              <w:jc w:val="center"/>
              <w:rPr>
                <w:rFonts w:ascii="TH SarabunPSK" w:hAnsi="TH SarabunPSK" w:cs="TH SarabunPSK"/>
                <w:sz w:val="28"/>
                <w:szCs w:val="28"/>
              </w:rPr>
            </w:pPr>
          </w:p>
          <w:p w14:paraId="2ED6DD36" w14:textId="77777777" w:rsidR="0096313C" w:rsidRPr="00B60D70" w:rsidRDefault="0096313C" w:rsidP="0096313C">
            <w:pPr>
              <w:jc w:val="center"/>
              <w:rPr>
                <w:rFonts w:ascii="TH SarabunPSK" w:hAnsi="TH SarabunPSK" w:cs="TH SarabunPSK"/>
                <w:sz w:val="28"/>
                <w:szCs w:val="28"/>
              </w:rPr>
            </w:pPr>
          </w:p>
          <w:p w14:paraId="4B1DCFBB" w14:textId="64947845"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3 (3-0-6)</w:t>
            </w:r>
          </w:p>
          <w:p w14:paraId="586DAB66" w14:textId="77777777" w:rsidR="0096313C" w:rsidRPr="00B60D70" w:rsidRDefault="0096313C" w:rsidP="0096313C">
            <w:pPr>
              <w:jc w:val="center"/>
              <w:rPr>
                <w:rFonts w:ascii="TH SarabunPSK" w:hAnsi="TH SarabunPSK" w:cs="TH SarabunPSK"/>
                <w:sz w:val="28"/>
                <w:szCs w:val="28"/>
              </w:rPr>
            </w:pPr>
          </w:p>
          <w:p w14:paraId="1DC7A91B" w14:textId="77777777" w:rsidR="0096313C" w:rsidRPr="00B60D70" w:rsidRDefault="0096313C" w:rsidP="0096313C">
            <w:pPr>
              <w:jc w:val="center"/>
              <w:rPr>
                <w:rFonts w:ascii="TH SarabunPSK" w:hAnsi="TH SarabunPSK" w:cs="TH SarabunPSK"/>
                <w:sz w:val="28"/>
                <w:szCs w:val="28"/>
              </w:rPr>
            </w:pPr>
          </w:p>
          <w:p w14:paraId="51B71445" w14:textId="77777777"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3 (1-4-6)</w:t>
            </w:r>
          </w:p>
          <w:p w14:paraId="4D88A7C3" w14:textId="77777777" w:rsidR="0096313C" w:rsidRPr="00B60D70" w:rsidRDefault="0096313C" w:rsidP="0096313C">
            <w:pPr>
              <w:jc w:val="center"/>
              <w:rPr>
                <w:rFonts w:ascii="TH SarabunPSK" w:hAnsi="TH SarabunPSK" w:cs="TH SarabunPSK"/>
                <w:sz w:val="28"/>
                <w:szCs w:val="28"/>
              </w:rPr>
            </w:pPr>
          </w:p>
          <w:p w14:paraId="16131DFB" w14:textId="77777777" w:rsidR="0096313C" w:rsidRPr="00B60D70" w:rsidRDefault="0096313C" w:rsidP="0096313C">
            <w:pPr>
              <w:jc w:val="center"/>
              <w:rPr>
                <w:rFonts w:ascii="TH SarabunPSK" w:hAnsi="TH SarabunPSK" w:cs="TH SarabunPSK"/>
                <w:sz w:val="28"/>
                <w:szCs w:val="28"/>
              </w:rPr>
            </w:pPr>
          </w:p>
          <w:p w14:paraId="77918503" w14:textId="56C9496E"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3 (</w:t>
            </w:r>
            <w:r w:rsidR="0045725D" w:rsidRPr="00B60D70">
              <w:rPr>
                <w:rFonts w:ascii="TH SarabunPSK" w:hAnsi="TH SarabunPSK" w:cs="TH SarabunPSK"/>
                <w:sz w:val="28"/>
                <w:szCs w:val="28"/>
              </w:rPr>
              <w:t>2</w:t>
            </w:r>
            <w:r w:rsidRPr="00B60D70">
              <w:rPr>
                <w:rFonts w:ascii="TH SarabunPSK" w:hAnsi="TH SarabunPSK" w:cs="TH SarabunPSK" w:hint="cs"/>
                <w:sz w:val="28"/>
                <w:szCs w:val="28"/>
                <w:cs/>
              </w:rPr>
              <w:t>-</w:t>
            </w:r>
            <w:r w:rsidR="0045725D" w:rsidRPr="00B60D70">
              <w:rPr>
                <w:rFonts w:ascii="TH SarabunPSK" w:hAnsi="TH SarabunPSK" w:cs="TH SarabunPSK"/>
                <w:sz w:val="28"/>
                <w:szCs w:val="28"/>
              </w:rPr>
              <w:t>2</w:t>
            </w:r>
            <w:r w:rsidRPr="00B60D70">
              <w:rPr>
                <w:rFonts w:ascii="TH SarabunPSK" w:hAnsi="TH SarabunPSK" w:cs="TH SarabunPSK" w:hint="cs"/>
                <w:sz w:val="28"/>
                <w:szCs w:val="28"/>
                <w:cs/>
              </w:rPr>
              <w:t>-6)</w:t>
            </w:r>
          </w:p>
          <w:p w14:paraId="076D68F1" w14:textId="77777777" w:rsidR="0096313C" w:rsidRPr="00B60D70" w:rsidRDefault="0096313C" w:rsidP="0096313C">
            <w:pPr>
              <w:jc w:val="center"/>
              <w:rPr>
                <w:rFonts w:ascii="TH SarabunPSK" w:hAnsi="TH SarabunPSK" w:cs="TH SarabunPSK"/>
                <w:sz w:val="28"/>
                <w:szCs w:val="28"/>
              </w:rPr>
            </w:pPr>
          </w:p>
          <w:p w14:paraId="6F785C73" w14:textId="77777777" w:rsidR="0096313C" w:rsidRPr="00B60D70" w:rsidRDefault="0096313C" w:rsidP="0096313C">
            <w:pPr>
              <w:jc w:val="center"/>
              <w:rPr>
                <w:rFonts w:ascii="TH SarabunPSK" w:hAnsi="TH SarabunPSK" w:cs="TH SarabunPSK"/>
                <w:sz w:val="28"/>
                <w:szCs w:val="28"/>
              </w:rPr>
            </w:pPr>
          </w:p>
          <w:p w14:paraId="24A8BE26" w14:textId="77777777"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3 (3-0-6)</w:t>
            </w:r>
          </w:p>
          <w:p w14:paraId="77D4D47F" w14:textId="77777777" w:rsidR="0096313C" w:rsidRPr="00B60D70" w:rsidRDefault="0096313C" w:rsidP="0096313C">
            <w:pPr>
              <w:jc w:val="center"/>
              <w:rPr>
                <w:rFonts w:ascii="TH SarabunPSK" w:hAnsi="TH SarabunPSK" w:cs="TH SarabunPSK"/>
                <w:sz w:val="28"/>
                <w:szCs w:val="28"/>
              </w:rPr>
            </w:pPr>
          </w:p>
          <w:p w14:paraId="78938D98" w14:textId="24E12D81"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1 (0-3-</w:t>
            </w:r>
            <w:r w:rsidR="00593C8A" w:rsidRPr="00B60D70">
              <w:rPr>
                <w:rFonts w:ascii="TH SarabunPSK" w:hAnsi="TH SarabunPSK" w:cs="TH SarabunPSK"/>
                <w:sz w:val="28"/>
                <w:szCs w:val="28"/>
              </w:rPr>
              <w:t>2</w:t>
            </w:r>
            <w:r w:rsidRPr="00B60D70">
              <w:rPr>
                <w:rFonts w:ascii="TH SarabunPSK" w:hAnsi="TH SarabunPSK" w:cs="TH SarabunPSK" w:hint="cs"/>
                <w:sz w:val="28"/>
                <w:szCs w:val="28"/>
                <w:cs/>
              </w:rPr>
              <w:t>)</w:t>
            </w:r>
          </w:p>
          <w:p w14:paraId="17970DDC" w14:textId="77777777" w:rsidR="0096313C" w:rsidRPr="00B60D70" w:rsidRDefault="0096313C" w:rsidP="0096313C">
            <w:pPr>
              <w:jc w:val="center"/>
              <w:rPr>
                <w:rFonts w:ascii="TH SarabunPSK" w:hAnsi="TH SarabunPSK" w:cs="TH SarabunPSK"/>
                <w:sz w:val="28"/>
                <w:szCs w:val="28"/>
              </w:rPr>
            </w:pPr>
          </w:p>
          <w:p w14:paraId="4FABFF99" w14:textId="77777777"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3 (3-0-6)</w:t>
            </w:r>
          </w:p>
          <w:p w14:paraId="14796255" w14:textId="77777777" w:rsidR="0096313C" w:rsidRPr="00B60D70" w:rsidRDefault="0096313C" w:rsidP="0096313C">
            <w:pPr>
              <w:jc w:val="center"/>
              <w:rPr>
                <w:rFonts w:ascii="TH SarabunPSK" w:hAnsi="TH SarabunPSK" w:cs="TH SarabunPSK"/>
                <w:sz w:val="28"/>
                <w:szCs w:val="28"/>
              </w:rPr>
            </w:pPr>
          </w:p>
          <w:p w14:paraId="0FBE10E0" w14:textId="77777777"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3 (2-2-6)</w:t>
            </w:r>
          </w:p>
          <w:p w14:paraId="7E7B57E8" w14:textId="77777777" w:rsidR="0096313C" w:rsidRPr="00B60D70" w:rsidRDefault="0096313C" w:rsidP="0096313C">
            <w:pPr>
              <w:jc w:val="center"/>
              <w:rPr>
                <w:rFonts w:ascii="TH SarabunPSK" w:hAnsi="TH SarabunPSK" w:cs="TH SarabunPSK"/>
                <w:sz w:val="28"/>
                <w:szCs w:val="28"/>
              </w:rPr>
            </w:pPr>
          </w:p>
          <w:p w14:paraId="099A2B7C" w14:textId="77777777"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3 (2-2-6)</w:t>
            </w:r>
          </w:p>
          <w:p w14:paraId="576DA358" w14:textId="77777777" w:rsidR="0096313C" w:rsidRPr="00B60D70" w:rsidRDefault="0096313C" w:rsidP="0096313C">
            <w:pPr>
              <w:jc w:val="center"/>
              <w:rPr>
                <w:rFonts w:ascii="TH SarabunPSK" w:hAnsi="TH SarabunPSK" w:cs="TH SarabunPSK"/>
                <w:sz w:val="28"/>
                <w:szCs w:val="28"/>
              </w:rPr>
            </w:pPr>
          </w:p>
          <w:p w14:paraId="55B68186" w14:textId="77777777" w:rsidR="00D76794"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3 (3-0-6)</w:t>
            </w:r>
          </w:p>
          <w:p w14:paraId="2568D728" w14:textId="77777777" w:rsidR="0096313C" w:rsidRPr="00B60D70" w:rsidRDefault="0096313C" w:rsidP="0096313C">
            <w:pPr>
              <w:jc w:val="center"/>
              <w:rPr>
                <w:rFonts w:ascii="TH SarabunPSK" w:hAnsi="TH SarabunPSK" w:cs="TH SarabunPSK"/>
                <w:sz w:val="28"/>
                <w:szCs w:val="28"/>
              </w:rPr>
            </w:pPr>
          </w:p>
          <w:p w14:paraId="6B7F9BA6" w14:textId="77777777" w:rsidR="0096313C" w:rsidRPr="00B60D70" w:rsidRDefault="0096313C" w:rsidP="0096313C">
            <w:pPr>
              <w:jc w:val="center"/>
              <w:rPr>
                <w:rFonts w:ascii="TH SarabunPSK" w:hAnsi="TH SarabunPSK" w:cs="TH SarabunPSK"/>
                <w:sz w:val="28"/>
                <w:szCs w:val="28"/>
              </w:rPr>
            </w:pPr>
          </w:p>
          <w:p w14:paraId="1249D08D" w14:textId="77777777" w:rsidR="0096313C" w:rsidRPr="00B60D70" w:rsidRDefault="0096313C" w:rsidP="0096313C">
            <w:pPr>
              <w:jc w:val="center"/>
              <w:rPr>
                <w:rFonts w:ascii="TH SarabunPSK" w:hAnsi="TH SarabunPSK" w:cs="TH SarabunPSK"/>
                <w:sz w:val="28"/>
                <w:szCs w:val="28"/>
              </w:rPr>
            </w:pPr>
          </w:p>
          <w:p w14:paraId="05B8E0DA" w14:textId="77777777" w:rsidR="0096313C" w:rsidRPr="00B60D70" w:rsidRDefault="0096313C" w:rsidP="0096313C">
            <w:pPr>
              <w:jc w:val="center"/>
              <w:rPr>
                <w:rFonts w:ascii="TH SarabunPSK" w:hAnsi="TH SarabunPSK" w:cs="TH SarabunPSK"/>
                <w:sz w:val="28"/>
                <w:szCs w:val="28"/>
              </w:rPr>
            </w:pPr>
          </w:p>
          <w:p w14:paraId="66CBEFB1" w14:textId="77777777"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3 (2-2-6)</w:t>
            </w:r>
          </w:p>
          <w:p w14:paraId="50B64E52" w14:textId="77777777" w:rsidR="0096313C" w:rsidRPr="00B60D70" w:rsidRDefault="0096313C" w:rsidP="0096313C">
            <w:pPr>
              <w:jc w:val="center"/>
              <w:rPr>
                <w:rFonts w:ascii="TH SarabunPSK" w:hAnsi="TH SarabunPSK" w:cs="TH SarabunPSK"/>
                <w:sz w:val="28"/>
                <w:szCs w:val="28"/>
              </w:rPr>
            </w:pPr>
          </w:p>
          <w:p w14:paraId="59962B9D" w14:textId="77777777" w:rsidR="0096313C" w:rsidRPr="00B60D70" w:rsidRDefault="0096313C" w:rsidP="0096313C">
            <w:pPr>
              <w:jc w:val="center"/>
              <w:rPr>
                <w:rFonts w:ascii="TH SarabunPSK" w:hAnsi="TH SarabunPSK" w:cs="TH SarabunPSK"/>
                <w:sz w:val="28"/>
                <w:szCs w:val="28"/>
              </w:rPr>
            </w:pPr>
          </w:p>
          <w:p w14:paraId="27ECFECE" w14:textId="77777777"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3 (3-0-6)</w:t>
            </w:r>
          </w:p>
          <w:p w14:paraId="49CF8612" w14:textId="77777777" w:rsidR="0096313C" w:rsidRPr="00B60D70" w:rsidRDefault="0096313C" w:rsidP="0096313C">
            <w:pPr>
              <w:jc w:val="center"/>
              <w:rPr>
                <w:rFonts w:ascii="TH SarabunPSK" w:hAnsi="TH SarabunPSK" w:cs="TH SarabunPSK"/>
                <w:sz w:val="28"/>
                <w:szCs w:val="28"/>
              </w:rPr>
            </w:pPr>
          </w:p>
          <w:p w14:paraId="63FF9A8B" w14:textId="77777777" w:rsidR="0096313C" w:rsidRPr="00B60D70" w:rsidRDefault="0096313C" w:rsidP="0096313C">
            <w:pPr>
              <w:jc w:val="center"/>
              <w:rPr>
                <w:rFonts w:ascii="TH SarabunPSK" w:hAnsi="TH SarabunPSK" w:cs="TH SarabunPSK"/>
                <w:sz w:val="28"/>
                <w:szCs w:val="28"/>
              </w:rPr>
            </w:pPr>
          </w:p>
          <w:p w14:paraId="18C4A44A" w14:textId="77777777" w:rsidR="0096313C" w:rsidRPr="00B60D70" w:rsidRDefault="0096313C" w:rsidP="0096313C">
            <w:pPr>
              <w:jc w:val="center"/>
              <w:rPr>
                <w:rFonts w:ascii="TH SarabunPSK" w:hAnsi="TH SarabunPSK" w:cs="TH SarabunPSK"/>
                <w:sz w:val="28"/>
                <w:szCs w:val="28"/>
              </w:rPr>
            </w:pPr>
          </w:p>
          <w:p w14:paraId="620AA982" w14:textId="77777777"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3 (3-0-6)</w:t>
            </w:r>
          </w:p>
          <w:p w14:paraId="668D832F" w14:textId="77777777" w:rsidR="0096313C" w:rsidRPr="00B60D70" w:rsidRDefault="0096313C" w:rsidP="0096313C">
            <w:pPr>
              <w:jc w:val="center"/>
              <w:rPr>
                <w:rFonts w:ascii="TH SarabunPSK" w:hAnsi="TH SarabunPSK" w:cs="TH SarabunPSK"/>
                <w:sz w:val="28"/>
                <w:szCs w:val="28"/>
              </w:rPr>
            </w:pPr>
          </w:p>
          <w:p w14:paraId="4E15D69D" w14:textId="77777777"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3 (2-2-6)</w:t>
            </w:r>
          </w:p>
          <w:p w14:paraId="24E025F8" w14:textId="77777777" w:rsidR="0096313C" w:rsidRPr="00B60D70" w:rsidRDefault="0096313C" w:rsidP="0096313C">
            <w:pPr>
              <w:jc w:val="center"/>
              <w:rPr>
                <w:rFonts w:ascii="TH SarabunPSK" w:hAnsi="TH SarabunPSK" w:cs="TH SarabunPSK"/>
                <w:sz w:val="28"/>
                <w:szCs w:val="28"/>
              </w:rPr>
            </w:pPr>
          </w:p>
          <w:p w14:paraId="71445BB4" w14:textId="4C0B5069"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1 (0-3-</w:t>
            </w:r>
            <w:r w:rsidR="008E495C" w:rsidRPr="00B60D70">
              <w:rPr>
                <w:rFonts w:ascii="TH SarabunPSK" w:hAnsi="TH SarabunPSK" w:cs="TH SarabunPSK"/>
                <w:sz w:val="28"/>
                <w:szCs w:val="28"/>
              </w:rPr>
              <w:t>2</w:t>
            </w:r>
            <w:r w:rsidRPr="00B60D70">
              <w:rPr>
                <w:rFonts w:ascii="TH SarabunPSK" w:hAnsi="TH SarabunPSK" w:cs="TH SarabunPSK" w:hint="cs"/>
                <w:sz w:val="28"/>
                <w:szCs w:val="28"/>
                <w:cs/>
              </w:rPr>
              <w:t>)</w:t>
            </w:r>
          </w:p>
          <w:p w14:paraId="3034DB17" w14:textId="77777777" w:rsidR="0096313C" w:rsidRPr="00B60D70" w:rsidRDefault="0096313C" w:rsidP="0096313C">
            <w:pPr>
              <w:jc w:val="center"/>
              <w:rPr>
                <w:rFonts w:ascii="TH SarabunPSK" w:hAnsi="TH SarabunPSK" w:cs="TH SarabunPSK"/>
                <w:sz w:val="28"/>
                <w:szCs w:val="28"/>
              </w:rPr>
            </w:pPr>
          </w:p>
          <w:p w14:paraId="1EB64781" w14:textId="77777777" w:rsidR="0096313C" w:rsidRPr="00B60D70" w:rsidRDefault="0096313C" w:rsidP="0096313C">
            <w:pPr>
              <w:jc w:val="center"/>
              <w:rPr>
                <w:rFonts w:ascii="TH SarabunPSK" w:hAnsi="TH SarabunPSK" w:cs="TH SarabunPSK"/>
                <w:sz w:val="28"/>
                <w:szCs w:val="28"/>
              </w:rPr>
            </w:pPr>
          </w:p>
          <w:p w14:paraId="608975DC" w14:textId="77777777" w:rsidR="0096313C" w:rsidRPr="00B60D70" w:rsidRDefault="0096313C" w:rsidP="0096313C">
            <w:pPr>
              <w:jc w:val="center"/>
              <w:rPr>
                <w:rFonts w:ascii="TH SarabunPSK" w:hAnsi="TH SarabunPSK" w:cs="TH SarabunPSK"/>
                <w:sz w:val="28"/>
                <w:szCs w:val="28"/>
              </w:rPr>
            </w:pPr>
          </w:p>
          <w:p w14:paraId="2CB6666C" w14:textId="77777777"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3 (3-0-6)</w:t>
            </w:r>
          </w:p>
          <w:p w14:paraId="2200B81E" w14:textId="77777777" w:rsidR="0096313C" w:rsidRPr="00B60D70" w:rsidRDefault="0096313C" w:rsidP="0096313C">
            <w:pPr>
              <w:jc w:val="center"/>
              <w:rPr>
                <w:rFonts w:ascii="TH SarabunPSK" w:hAnsi="TH SarabunPSK" w:cs="TH SarabunPSK"/>
                <w:sz w:val="28"/>
                <w:szCs w:val="28"/>
              </w:rPr>
            </w:pPr>
          </w:p>
          <w:p w14:paraId="6C8411AD" w14:textId="77777777"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3 (3 0 6)</w:t>
            </w:r>
          </w:p>
          <w:p w14:paraId="005714BE" w14:textId="77777777" w:rsidR="0096313C" w:rsidRPr="00B60D70" w:rsidRDefault="0096313C" w:rsidP="0096313C">
            <w:pPr>
              <w:jc w:val="center"/>
              <w:rPr>
                <w:rFonts w:ascii="TH SarabunPSK" w:hAnsi="TH SarabunPSK" w:cs="TH SarabunPSK"/>
                <w:sz w:val="28"/>
                <w:szCs w:val="28"/>
              </w:rPr>
            </w:pPr>
          </w:p>
          <w:p w14:paraId="04C75725" w14:textId="368BB6F6"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1 (0-3-</w:t>
            </w:r>
            <w:r w:rsidR="00143C8C" w:rsidRPr="00B60D70">
              <w:rPr>
                <w:rFonts w:ascii="TH SarabunPSK" w:hAnsi="TH SarabunPSK" w:cs="TH SarabunPSK"/>
                <w:sz w:val="28"/>
                <w:szCs w:val="28"/>
              </w:rPr>
              <w:t>2</w:t>
            </w:r>
            <w:r w:rsidRPr="00B60D70">
              <w:rPr>
                <w:rFonts w:ascii="TH SarabunPSK" w:hAnsi="TH SarabunPSK" w:cs="TH SarabunPSK" w:hint="cs"/>
                <w:sz w:val="28"/>
                <w:szCs w:val="28"/>
                <w:cs/>
              </w:rPr>
              <w:t>)</w:t>
            </w:r>
          </w:p>
          <w:p w14:paraId="78617975" w14:textId="77777777" w:rsidR="0096313C" w:rsidRPr="00B60D70" w:rsidRDefault="0096313C" w:rsidP="0096313C">
            <w:pPr>
              <w:jc w:val="center"/>
              <w:rPr>
                <w:rFonts w:ascii="TH SarabunPSK" w:hAnsi="TH SarabunPSK" w:cs="TH SarabunPSK"/>
                <w:sz w:val="28"/>
                <w:szCs w:val="28"/>
              </w:rPr>
            </w:pPr>
          </w:p>
          <w:p w14:paraId="6385E9B1" w14:textId="77777777" w:rsidR="0096313C" w:rsidRPr="00B60D70" w:rsidRDefault="0096313C" w:rsidP="0096313C">
            <w:pPr>
              <w:jc w:val="center"/>
              <w:rPr>
                <w:rFonts w:ascii="TH SarabunPSK" w:hAnsi="TH SarabunPSK" w:cs="TH SarabunPSK"/>
                <w:sz w:val="28"/>
                <w:szCs w:val="28"/>
              </w:rPr>
            </w:pPr>
          </w:p>
          <w:p w14:paraId="4B448E18" w14:textId="77777777"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rPr>
              <w:t>3 (3-0-6)</w:t>
            </w:r>
          </w:p>
          <w:p w14:paraId="73E084C8" w14:textId="77777777" w:rsidR="0096313C" w:rsidRPr="00B60D70" w:rsidRDefault="0096313C" w:rsidP="0096313C">
            <w:pPr>
              <w:jc w:val="center"/>
              <w:rPr>
                <w:rFonts w:ascii="TH SarabunPSK" w:hAnsi="TH SarabunPSK" w:cs="TH SarabunPSK"/>
                <w:sz w:val="28"/>
                <w:szCs w:val="28"/>
              </w:rPr>
            </w:pPr>
          </w:p>
          <w:p w14:paraId="117B3B16" w14:textId="77777777" w:rsidR="0096313C" w:rsidRPr="00B60D70" w:rsidRDefault="0096313C" w:rsidP="0096313C">
            <w:pPr>
              <w:jc w:val="center"/>
              <w:rPr>
                <w:rFonts w:ascii="TH SarabunPSK" w:hAnsi="TH SarabunPSK" w:cs="TH SarabunPSK"/>
                <w:sz w:val="28"/>
                <w:szCs w:val="28"/>
              </w:rPr>
            </w:pPr>
          </w:p>
          <w:p w14:paraId="0988DE3A" w14:textId="77777777" w:rsidR="0096313C" w:rsidRPr="00B60D70" w:rsidRDefault="0096313C" w:rsidP="0096313C">
            <w:pPr>
              <w:jc w:val="center"/>
              <w:rPr>
                <w:rFonts w:ascii="TH SarabunPSK" w:hAnsi="TH SarabunPSK" w:cs="TH SarabunPSK"/>
                <w:sz w:val="28"/>
                <w:szCs w:val="28"/>
              </w:rPr>
            </w:pPr>
          </w:p>
          <w:p w14:paraId="47F35BDA" w14:textId="43232E3A" w:rsidR="0096313C" w:rsidRPr="00B60D70" w:rsidRDefault="00567FD3" w:rsidP="0096313C">
            <w:pPr>
              <w:jc w:val="center"/>
              <w:rPr>
                <w:rFonts w:ascii="TH SarabunPSK" w:hAnsi="TH SarabunPSK" w:cs="TH SarabunPSK"/>
                <w:sz w:val="28"/>
                <w:szCs w:val="28"/>
              </w:rPr>
            </w:pPr>
            <w:r w:rsidRPr="00B60D70">
              <w:rPr>
                <w:rFonts w:ascii="TH SarabunPSK" w:hAnsi="TH SarabunPSK" w:cs="TH SarabunPSK"/>
                <w:sz w:val="28"/>
                <w:szCs w:val="28"/>
                <w:cs/>
              </w:rPr>
              <w:t>1 (</w:t>
            </w:r>
            <w:r w:rsidRPr="00B60D70">
              <w:rPr>
                <w:rFonts w:ascii="TH SarabunPSK" w:hAnsi="TH SarabunPSK" w:cs="TH SarabunPSK"/>
                <w:sz w:val="28"/>
                <w:szCs w:val="28"/>
              </w:rPr>
              <w:t>S/U)</w:t>
            </w:r>
          </w:p>
          <w:p w14:paraId="25B52096" w14:textId="77777777" w:rsidR="00567FD3" w:rsidRPr="00B60D70" w:rsidRDefault="00567FD3" w:rsidP="0096313C">
            <w:pPr>
              <w:jc w:val="center"/>
              <w:rPr>
                <w:rFonts w:ascii="TH SarabunPSK" w:hAnsi="TH SarabunPSK" w:cs="TH SarabunPSK"/>
                <w:sz w:val="24"/>
                <w:szCs w:val="24"/>
              </w:rPr>
            </w:pPr>
          </w:p>
          <w:p w14:paraId="55ED8AFA" w14:textId="77777777"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1 (1-0-2)</w:t>
            </w:r>
          </w:p>
          <w:p w14:paraId="49E48B73" w14:textId="77777777" w:rsidR="0096313C" w:rsidRPr="00B60D70" w:rsidRDefault="0096313C" w:rsidP="0096313C">
            <w:pPr>
              <w:jc w:val="center"/>
              <w:rPr>
                <w:rFonts w:ascii="TH SarabunPSK" w:hAnsi="TH SarabunPSK" w:cs="TH SarabunPSK"/>
                <w:sz w:val="28"/>
                <w:szCs w:val="28"/>
              </w:rPr>
            </w:pPr>
          </w:p>
          <w:p w14:paraId="097722B0" w14:textId="14F97283"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2 (0-4-4)</w:t>
            </w:r>
          </w:p>
          <w:p w14:paraId="3866B712" w14:textId="23631E65" w:rsidR="0096313C" w:rsidRPr="00B60D70" w:rsidRDefault="0096313C" w:rsidP="0096313C">
            <w:pPr>
              <w:jc w:val="center"/>
              <w:rPr>
                <w:rFonts w:ascii="TH SarabunPSK" w:hAnsi="TH SarabunPSK" w:cs="TH SarabunPSK"/>
                <w:sz w:val="28"/>
                <w:szCs w:val="28"/>
                <w:cs/>
              </w:rPr>
            </w:pPr>
          </w:p>
        </w:tc>
        <w:tc>
          <w:tcPr>
            <w:tcW w:w="2127" w:type="dxa"/>
            <w:tcBorders>
              <w:left w:val="single" w:sz="4" w:space="0" w:color="auto"/>
            </w:tcBorders>
          </w:tcPr>
          <w:p w14:paraId="1862FD96" w14:textId="77777777" w:rsidR="003C228E" w:rsidRPr="00B60D70" w:rsidRDefault="003C228E" w:rsidP="003C228E">
            <w:pPr>
              <w:jc w:val="left"/>
              <w:rPr>
                <w:rFonts w:ascii="TH SarabunPSK" w:hAnsi="TH SarabunPSK" w:cs="TH SarabunPSK"/>
                <w:sz w:val="28"/>
                <w:szCs w:val="28"/>
                <w:cs/>
                <w:lang w:val="th-TH"/>
              </w:rPr>
            </w:pPr>
            <w:r w:rsidRPr="00B60D70">
              <w:rPr>
                <w:rFonts w:ascii="TH SarabunPSK" w:hAnsi="TH SarabunPSK" w:cs="TH SarabunPSK" w:hint="cs"/>
                <w:sz w:val="28"/>
                <w:szCs w:val="28"/>
                <w:lang w:val="th-TH"/>
              </w:rPr>
              <w:lastRenderedPageBreak/>
              <w:t xml:space="preserve">- </w:t>
            </w:r>
            <w:r w:rsidRPr="00B60D70">
              <w:rPr>
                <w:rFonts w:ascii="TH SarabunPSK" w:hAnsi="TH SarabunPSK" w:cs="TH SarabunPSK" w:hint="cs"/>
                <w:sz w:val="28"/>
                <w:szCs w:val="28"/>
                <w:cs/>
                <w:lang w:val="th-TH"/>
              </w:rPr>
              <w:t>เพิ่มจำนวนหน่วยกิตจากเดิม</w:t>
            </w:r>
            <w:r w:rsidRPr="00B60D70">
              <w:rPr>
                <w:rFonts w:ascii="TH SarabunPSK" w:hAnsi="TH SarabunPSK" w:cs="TH SarabunPSK" w:hint="cs"/>
                <w:sz w:val="28"/>
                <w:szCs w:val="28"/>
                <w:lang w:val="th-TH"/>
              </w:rPr>
              <w:t xml:space="preserve"> 41 </w:t>
            </w:r>
            <w:r w:rsidRPr="00B60D70">
              <w:rPr>
                <w:rFonts w:ascii="TH SarabunPSK" w:hAnsi="TH SarabunPSK" w:cs="TH SarabunPSK" w:hint="cs"/>
                <w:sz w:val="28"/>
                <w:szCs w:val="28"/>
                <w:cs/>
                <w:lang w:val="th-TH"/>
              </w:rPr>
              <w:t>หน่วยกิต</w:t>
            </w:r>
            <w:r w:rsidRPr="00B60D70">
              <w:rPr>
                <w:rFonts w:ascii="TH SarabunPSK" w:hAnsi="TH SarabunPSK" w:cs="TH SarabunPSK" w:hint="cs"/>
                <w:sz w:val="28"/>
                <w:szCs w:val="28"/>
                <w:lang w:val="th-TH"/>
              </w:rPr>
              <w:t xml:space="preserve"> </w:t>
            </w:r>
            <w:r w:rsidRPr="00B60D70">
              <w:rPr>
                <w:rFonts w:ascii="TH SarabunPSK" w:hAnsi="TH SarabunPSK" w:cs="TH SarabunPSK" w:hint="cs"/>
                <w:sz w:val="28"/>
                <w:szCs w:val="28"/>
                <w:cs/>
                <w:lang w:val="th-TH"/>
              </w:rPr>
              <w:t>เป็น</w:t>
            </w:r>
            <w:r w:rsidRPr="00B60D70">
              <w:rPr>
                <w:rFonts w:ascii="TH SarabunPSK" w:hAnsi="TH SarabunPSK" w:cs="TH SarabunPSK" w:hint="cs"/>
                <w:sz w:val="28"/>
                <w:szCs w:val="28"/>
                <w:lang w:val="th-TH"/>
              </w:rPr>
              <w:t xml:space="preserve"> 4</w:t>
            </w:r>
            <w:r w:rsidRPr="00B60D70">
              <w:rPr>
                <w:rFonts w:ascii="TH SarabunPSK" w:hAnsi="TH SarabunPSK" w:cs="TH SarabunPSK" w:hint="cs"/>
                <w:sz w:val="28"/>
                <w:szCs w:val="28"/>
                <w:cs/>
              </w:rPr>
              <w:t>9</w:t>
            </w:r>
            <w:r w:rsidRPr="00B60D70">
              <w:rPr>
                <w:rFonts w:ascii="TH SarabunPSK" w:hAnsi="TH SarabunPSK" w:cs="TH SarabunPSK" w:hint="cs"/>
                <w:sz w:val="28"/>
                <w:szCs w:val="28"/>
                <w:lang w:val="th-TH"/>
              </w:rPr>
              <w:t xml:space="preserve"> </w:t>
            </w:r>
            <w:r w:rsidRPr="00B60D70">
              <w:rPr>
                <w:rFonts w:ascii="TH SarabunPSK" w:hAnsi="TH SarabunPSK" w:cs="TH SarabunPSK" w:hint="cs"/>
                <w:sz w:val="28"/>
                <w:szCs w:val="28"/>
                <w:cs/>
                <w:lang w:val="th-TH"/>
              </w:rPr>
              <w:t>หน่วยกิต</w:t>
            </w:r>
          </w:p>
          <w:p w14:paraId="28A72907" w14:textId="77777777" w:rsidR="003C228E" w:rsidRPr="00B60D70" w:rsidRDefault="003C228E" w:rsidP="003C228E">
            <w:pPr>
              <w:jc w:val="left"/>
              <w:rPr>
                <w:rFonts w:ascii="TH SarabunPSK" w:hAnsi="TH SarabunPSK" w:cs="TH SarabunPSK"/>
                <w:sz w:val="28"/>
                <w:szCs w:val="28"/>
                <w:lang w:val="th-TH"/>
              </w:rPr>
            </w:pPr>
            <w:r w:rsidRPr="00B60D70">
              <w:rPr>
                <w:rFonts w:ascii="TH SarabunPSK" w:hAnsi="TH SarabunPSK" w:cs="TH SarabunPSK" w:hint="cs"/>
                <w:sz w:val="28"/>
                <w:szCs w:val="28"/>
                <w:lang w:val="th-TH"/>
              </w:rPr>
              <w:t xml:space="preserve">- </w:t>
            </w:r>
            <w:r w:rsidRPr="00B60D70">
              <w:rPr>
                <w:rFonts w:ascii="TH SarabunPSK" w:hAnsi="TH SarabunPSK" w:cs="TH SarabunPSK" w:hint="cs"/>
                <w:sz w:val="28"/>
                <w:szCs w:val="28"/>
                <w:cs/>
                <w:lang w:val="th-TH"/>
              </w:rPr>
              <w:t>เพิ่มรายวิชาและปรับปรุงเนื้อหาให้ครบตามหลักเกณฑ์ของสภาวิศวกร</w:t>
            </w:r>
          </w:p>
          <w:p w14:paraId="766A0268" w14:textId="5BEB462B" w:rsidR="00555F67" w:rsidRPr="00B60D70" w:rsidRDefault="00555F67" w:rsidP="003C228E">
            <w:pPr>
              <w:jc w:val="left"/>
              <w:rPr>
                <w:rFonts w:ascii="TH SarabunPSK" w:hAnsi="TH SarabunPSK" w:cs="TH SarabunPSK"/>
                <w:sz w:val="28"/>
                <w:szCs w:val="28"/>
                <w:lang w:val="th-TH"/>
              </w:rPr>
            </w:pPr>
            <w:r w:rsidRPr="00B60D70">
              <w:rPr>
                <w:rFonts w:ascii="TH SarabunPSK" w:eastAsia="Cordia New" w:hAnsi="TH SarabunPSK" w:cs="TH SarabunPSK" w:hint="cs"/>
                <w:noProof/>
                <w:sz w:val="28"/>
                <w:szCs w:val="28"/>
                <w:cs/>
              </w:rPr>
              <w:t>- เพิ่มรายวิชาที่เกี่ยวข้องกับเทคโนโลยีซอฟต์แวร์เพื่องานโยธา</w:t>
            </w:r>
            <w:r w:rsidRPr="00B60D70">
              <w:rPr>
                <w:rFonts w:ascii="TH SarabunPSK" w:eastAsia="Cordia New" w:hAnsi="TH SarabunPSK" w:cs="TH SarabunPSK" w:hint="cs"/>
                <w:noProof/>
                <w:sz w:val="28"/>
                <w:szCs w:val="28"/>
              </w:rPr>
              <w:t xml:space="preserve">, </w:t>
            </w:r>
            <w:r w:rsidRPr="00B60D70">
              <w:rPr>
                <w:rFonts w:ascii="TH SarabunPSK" w:eastAsia="Cordia New" w:hAnsi="TH SarabunPSK" w:cs="TH SarabunPSK" w:hint="cs"/>
                <w:noProof/>
                <w:sz w:val="28"/>
                <w:szCs w:val="28"/>
                <w:cs/>
              </w:rPr>
              <w:t>แบบจำลองสารสนเทศอาคาร</w:t>
            </w:r>
            <w:r w:rsidRPr="00B60D70">
              <w:rPr>
                <w:rFonts w:ascii="TH SarabunPSK" w:eastAsia="Cordia New" w:hAnsi="TH SarabunPSK" w:cs="TH SarabunPSK" w:hint="cs"/>
                <w:noProof/>
                <w:sz w:val="28"/>
                <w:szCs w:val="28"/>
              </w:rPr>
              <w:t xml:space="preserve">, </w:t>
            </w:r>
            <w:r w:rsidRPr="00B60D70">
              <w:rPr>
                <w:rFonts w:ascii="TH SarabunPSK" w:eastAsia="Cordia New" w:hAnsi="TH SarabunPSK" w:cs="TH SarabunPSK" w:hint="cs"/>
                <w:noProof/>
                <w:sz w:val="28"/>
                <w:szCs w:val="28"/>
                <w:cs/>
              </w:rPr>
              <w:t>เทคโนโลยีอาคาร</w:t>
            </w:r>
          </w:p>
          <w:p w14:paraId="5789F997" w14:textId="77777777" w:rsidR="00D76794" w:rsidRPr="00B60D70" w:rsidRDefault="00D76794" w:rsidP="00D420AC">
            <w:pPr>
              <w:spacing w:line="360" w:lineRule="exact"/>
              <w:ind w:left="-67"/>
              <w:jc w:val="left"/>
              <w:rPr>
                <w:rFonts w:ascii="TH SarabunPSK" w:eastAsia="Cordia New" w:hAnsi="TH SarabunPSK" w:cs="TH SarabunPSK"/>
                <w:b/>
                <w:bCs/>
                <w:noProof/>
                <w:sz w:val="28"/>
                <w:szCs w:val="28"/>
                <w:cs/>
              </w:rPr>
            </w:pPr>
          </w:p>
        </w:tc>
      </w:tr>
      <w:tr w:rsidR="00B60D70" w:rsidRPr="00B60D70" w14:paraId="0A8F699D" w14:textId="77777777" w:rsidTr="004603BE">
        <w:trPr>
          <w:trHeight w:val="64"/>
        </w:trPr>
        <w:tc>
          <w:tcPr>
            <w:tcW w:w="4395" w:type="dxa"/>
            <w:gridSpan w:val="3"/>
            <w:tcBorders>
              <w:top w:val="single" w:sz="4" w:space="0" w:color="auto"/>
              <w:left w:val="single" w:sz="4" w:space="0" w:color="auto"/>
              <w:bottom w:val="nil"/>
              <w:right w:val="nil"/>
            </w:tcBorders>
          </w:tcPr>
          <w:p w14:paraId="0DD58F91" w14:textId="5310248B" w:rsidR="00D76794" w:rsidRPr="00B60D70" w:rsidRDefault="00555F67" w:rsidP="00D420AC">
            <w:pPr>
              <w:rPr>
                <w:rFonts w:ascii="TH SarabunPSK" w:hAnsi="TH SarabunPSK" w:cs="TH SarabunPSK"/>
                <w:sz w:val="28"/>
                <w:szCs w:val="28"/>
                <w:cs/>
              </w:rPr>
            </w:pPr>
            <w:r w:rsidRPr="00B60D70">
              <w:rPr>
                <w:rFonts w:ascii="TH SarabunPSK" w:hAnsi="TH SarabunPSK" w:cs="TH SarabunPSK" w:hint="cs"/>
                <w:sz w:val="28"/>
                <w:szCs w:val="28"/>
                <w:cs/>
              </w:rPr>
              <w:lastRenderedPageBreak/>
              <w:t>ข.</w:t>
            </w:r>
            <w:r w:rsidRPr="00B60D70">
              <w:rPr>
                <w:rFonts w:ascii="TH SarabunPSK" w:hAnsi="TH SarabunPSK" w:cs="TH SarabunPSK" w:hint="cs"/>
                <w:sz w:val="28"/>
                <w:szCs w:val="28"/>
              </w:rPr>
              <w:t>2.1.3</w:t>
            </w:r>
            <w:r w:rsidRPr="00B60D70">
              <w:rPr>
                <w:rFonts w:ascii="TH SarabunPSK" w:hAnsi="TH SarabunPSK" w:cs="TH SarabunPSK" w:hint="cs"/>
                <w:sz w:val="28"/>
                <w:szCs w:val="28"/>
                <w:cs/>
              </w:rPr>
              <w:t xml:space="preserve"> กลุ่มวิชาฝึกงานในสถานประกอบการ</w:t>
            </w:r>
            <w:r w:rsidR="00BD7F9D" w:rsidRPr="00B60D70">
              <w:rPr>
                <w:rFonts w:ascii="TH SarabunPSK" w:hAnsi="TH SarabunPSK" w:cs="TH SarabunPSK" w:hint="cs"/>
                <w:sz w:val="28"/>
                <w:szCs w:val="28"/>
                <w:cs/>
              </w:rPr>
              <w:t xml:space="preserve">           </w:t>
            </w:r>
          </w:p>
        </w:tc>
        <w:tc>
          <w:tcPr>
            <w:tcW w:w="1559" w:type="dxa"/>
            <w:gridSpan w:val="3"/>
            <w:tcBorders>
              <w:top w:val="single" w:sz="4" w:space="0" w:color="auto"/>
              <w:left w:val="nil"/>
              <w:bottom w:val="nil"/>
              <w:right w:val="single" w:sz="4" w:space="0" w:color="auto"/>
            </w:tcBorders>
          </w:tcPr>
          <w:p w14:paraId="54F16B7E" w14:textId="2000E845" w:rsidR="00D76794" w:rsidRPr="00B60D70" w:rsidRDefault="00555F67" w:rsidP="00D420AC">
            <w:pPr>
              <w:rPr>
                <w:rFonts w:ascii="TH SarabunPSK" w:hAnsi="TH SarabunPSK" w:cs="TH SarabunPSK"/>
                <w:sz w:val="28"/>
                <w:szCs w:val="28"/>
              </w:rPr>
            </w:pPr>
            <w:r w:rsidRPr="00B60D70">
              <w:rPr>
                <w:rFonts w:ascii="TH SarabunPSK" w:hAnsi="TH SarabunPSK" w:cs="TH SarabunPSK" w:hint="cs"/>
                <w:sz w:val="28"/>
                <w:szCs w:val="28"/>
              </w:rPr>
              <w:t xml:space="preserve">2 </w:t>
            </w:r>
            <w:r w:rsidRPr="00B60D70">
              <w:rPr>
                <w:rFonts w:ascii="TH SarabunPSK" w:hAnsi="TH SarabunPSK" w:cs="TH SarabunPSK" w:hint="cs"/>
                <w:sz w:val="28"/>
                <w:szCs w:val="28"/>
                <w:cs/>
              </w:rPr>
              <w:t>หน่วยกิต</w:t>
            </w:r>
          </w:p>
        </w:tc>
        <w:tc>
          <w:tcPr>
            <w:tcW w:w="4252" w:type="dxa"/>
            <w:gridSpan w:val="4"/>
            <w:tcBorders>
              <w:top w:val="single" w:sz="4" w:space="0" w:color="auto"/>
              <w:left w:val="single" w:sz="4" w:space="0" w:color="auto"/>
              <w:bottom w:val="nil"/>
              <w:right w:val="nil"/>
            </w:tcBorders>
          </w:tcPr>
          <w:p w14:paraId="4CB594FE" w14:textId="77777777" w:rsidR="00D76794" w:rsidRPr="00B60D70" w:rsidRDefault="00D76794" w:rsidP="00D420AC">
            <w:pPr>
              <w:ind w:left="-64"/>
              <w:jc w:val="left"/>
              <w:rPr>
                <w:rFonts w:ascii="TH SarabunPSK" w:eastAsia="Angsana New" w:hAnsi="TH SarabunPSK" w:cs="TH SarabunPSK"/>
                <w:sz w:val="28"/>
                <w:szCs w:val="28"/>
                <w:cs/>
              </w:rPr>
            </w:pPr>
          </w:p>
        </w:tc>
        <w:tc>
          <w:tcPr>
            <w:tcW w:w="1701" w:type="dxa"/>
            <w:gridSpan w:val="3"/>
            <w:tcBorders>
              <w:top w:val="single" w:sz="4" w:space="0" w:color="auto"/>
              <w:left w:val="nil"/>
              <w:bottom w:val="nil"/>
              <w:right w:val="single" w:sz="4" w:space="0" w:color="auto"/>
            </w:tcBorders>
          </w:tcPr>
          <w:p w14:paraId="6D21B467" w14:textId="77777777" w:rsidR="00D76794" w:rsidRPr="00B60D70" w:rsidRDefault="00D76794" w:rsidP="00D420AC">
            <w:pPr>
              <w:jc w:val="right"/>
              <w:rPr>
                <w:rFonts w:ascii="TH SarabunPSK" w:hAnsi="TH SarabunPSK" w:cs="TH SarabunPSK"/>
                <w:b/>
                <w:bCs/>
                <w:sz w:val="28"/>
                <w:szCs w:val="28"/>
                <w:cs/>
              </w:rPr>
            </w:pPr>
          </w:p>
        </w:tc>
        <w:tc>
          <w:tcPr>
            <w:tcW w:w="2127" w:type="dxa"/>
            <w:tcBorders>
              <w:left w:val="single" w:sz="4" w:space="0" w:color="auto"/>
            </w:tcBorders>
          </w:tcPr>
          <w:p w14:paraId="4112D558" w14:textId="77777777" w:rsidR="00D76794" w:rsidRPr="00B60D70" w:rsidRDefault="00D76794" w:rsidP="00D420AC">
            <w:pPr>
              <w:spacing w:line="360" w:lineRule="exact"/>
              <w:jc w:val="left"/>
              <w:rPr>
                <w:rFonts w:ascii="TH SarabunPSK" w:eastAsia="Cordia New" w:hAnsi="TH SarabunPSK" w:cs="TH SarabunPSK"/>
                <w:b/>
                <w:bCs/>
                <w:noProof/>
                <w:sz w:val="28"/>
                <w:szCs w:val="28"/>
                <w:cs/>
              </w:rPr>
            </w:pPr>
          </w:p>
        </w:tc>
      </w:tr>
      <w:tr w:rsidR="00B60D70" w:rsidRPr="00B60D70" w14:paraId="41843BD8" w14:textId="77777777" w:rsidTr="004603BE">
        <w:trPr>
          <w:trHeight w:val="148"/>
        </w:trPr>
        <w:tc>
          <w:tcPr>
            <w:tcW w:w="996" w:type="dxa"/>
            <w:tcBorders>
              <w:top w:val="nil"/>
              <w:left w:val="single" w:sz="4" w:space="0" w:color="auto"/>
              <w:bottom w:val="single" w:sz="4" w:space="0" w:color="auto"/>
              <w:right w:val="nil"/>
            </w:tcBorders>
          </w:tcPr>
          <w:p w14:paraId="3AD35AF1" w14:textId="7B2C74D8" w:rsidR="00D76794"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555F67" w:rsidRPr="00B60D70">
              <w:rPr>
                <w:rFonts w:ascii="TH SarabunPSK" w:hAnsi="TH SarabunPSK" w:cs="TH SarabunPSK" w:hint="cs"/>
                <w:sz w:val="28"/>
                <w:szCs w:val="28"/>
              </w:rPr>
              <w:t>380</w:t>
            </w:r>
            <w:r w:rsidR="00555F67" w:rsidRPr="00B60D70">
              <w:rPr>
                <w:rFonts w:ascii="TH SarabunPSK" w:hAnsi="TH SarabunPSK" w:cs="TH SarabunPSK" w:hint="cs"/>
                <w:sz w:val="28"/>
                <w:szCs w:val="28"/>
              </w:rPr>
              <w:tab/>
            </w:r>
          </w:p>
        </w:tc>
        <w:tc>
          <w:tcPr>
            <w:tcW w:w="3682" w:type="dxa"/>
            <w:gridSpan w:val="3"/>
            <w:tcBorders>
              <w:top w:val="nil"/>
              <w:left w:val="nil"/>
              <w:bottom w:val="single" w:sz="4" w:space="0" w:color="auto"/>
              <w:right w:val="nil"/>
            </w:tcBorders>
          </w:tcPr>
          <w:p w14:paraId="6200C5C1" w14:textId="77777777" w:rsidR="00D76794"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cs/>
              </w:rPr>
              <w:t>การฝึกงานทางวิศวกรรมโยธา</w:t>
            </w:r>
            <w:r w:rsidRPr="00B60D70">
              <w:rPr>
                <w:rFonts w:ascii="TH SarabunPSK" w:hAnsi="TH SarabunPSK" w:cs="TH SarabunPSK" w:hint="cs"/>
                <w:sz w:val="28"/>
                <w:szCs w:val="28"/>
              </w:rPr>
              <w:tab/>
            </w:r>
          </w:p>
          <w:p w14:paraId="59549E26" w14:textId="52AF66D6" w:rsidR="00555F67" w:rsidRPr="00B60D70" w:rsidRDefault="00555F67" w:rsidP="00555F67">
            <w:pPr>
              <w:rPr>
                <w:rFonts w:ascii="TH SarabunPSK" w:hAnsi="TH SarabunPSK" w:cs="TH SarabunPSK"/>
                <w:sz w:val="28"/>
                <w:szCs w:val="28"/>
                <w:cs/>
              </w:rPr>
            </w:pPr>
            <w:r w:rsidRPr="00B60D70">
              <w:rPr>
                <w:rFonts w:ascii="TH SarabunPSK" w:hAnsi="TH SarabunPSK" w:cs="TH SarabunPSK" w:hint="cs"/>
                <w:sz w:val="28"/>
                <w:szCs w:val="28"/>
              </w:rPr>
              <w:t>(Field Experience in Civil Engineering)</w:t>
            </w:r>
          </w:p>
        </w:tc>
        <w:tc>
          <w:tcPr>
            <w:tcW w:w="1276" w:type="dxa"/>
            <w:gridSpan w:val="2"/>
            <w:tcBorders>
              <w:top w:val="nil"/>
              <w:left w:val="nil"/>
              <w:bottom w:val="single" w:sz="4" w:space="0" w:color="auto"/>
              <w:right w:val="single" w:sz="4" w:space="0" w:color="auto"/>
            </w:tcBorders>
          </w:tcPr>
          <w:p w14:paraId="1E440667" w14:textId="46DE52F5" w:rsidR="00D76794" w:rsidRPr="00B60D70" w:rsidRDefault="00555F67" w:rsidP="00D420AC">
            <w:pPr>
              <w:jc w:val="center"/>
              <w:rPr>
                <w:rFonts w:ascii="TH SarabunPSK" w:hAnsi="TH SarabunPSK" w:cs="TH SarabunPSK"/>
                <w:sz w:val="28"/>
                <w:szCs w:val="28"/>
                <w:lang w:val="th-TH"/>
              </w:rPr>
            </w:pPr>
            <w:r w:rsidRPr="00B60D70">
              <w:rPr>
                <w:rFonts w:ascii="TH SarabunPSK" w:hAnsi="TH SarabunPSK" w:cs="TH SarabunPSK" w:hint="cs"/>
                <w:sz w:val="28"/>
                <w:szCs w:val="28"/>
              </w:rPr>
              <w:t>2 (S/U)</w:t>
            </w:r>
          </w:p>
        </w:tc>
        <w:tc>
          <w:tcPr>
            <w:tcW w:w="1134" w:type="dxa"/>
            <w:gridSpan w:val="3"/>
            <w:tcBorders>
              <w:top w:val="nil"/>
              <w:left w:val="single" w:sz="4" w:space="0" w:color="auto"/>
              <w:bottom w:val="single" w:sz="4" w:space="0" w:color="auto"/>
              <w:right w:val="nil"/>
            </w:tcBorders>
          </w:tcPr>
          <w:p w14:paraId="32B654CB" w14:textId="77777777" w:rsidR="00D76794" w:rsidRPr="00B60D70" w:rsidRDefault="00D76794" w:rsidP="00D420AC">
            <w:pPr>
              <w:ind w:left="-64"/>
              <w:jc w:val="left"/>
              <w:rPr>
                <w:rFonts w:ascii="TH SarabunPSK" w:hAnsi="TH SarabunPSK" w:cs="TH SarabunPSK"/>
                <w:sz w:val="28"/>
                <w:szCs w:val="28"/>
              </w:rPr>
            </w:pPr>
          </w:p>
        </w:tc>
        <w:tc>
          <w:tcPr>
            <w:tcW w:w="3544" w:type="dxa"/>
            <w:gridSpan w:val="2"/>
            <w:tcBorders>
              <w:top w:val="nil"/>
              <w:left w:val="nil"/>
              <w:bottom w:val="single" w:sz="4" w:space="0" w:color="auto"/>
              <w:right w:val="nil"/>
            </w:tcBorders>
          </w:tcPr>
          <w:p w14:paraId="17DFAC24" w14:textId="77777777" w:rsidR="00D76794" w:rsidRPr="00B60D70" w:rsidRDefault="00D76794" w:rsidP="00D420AC">
            <w:pPr>
              <w:rPr>
                <w:rFonts w:ascii="TH SarabunPSK" w:hAnsi="TH SarabunPSK" w:cs="TH SarabunPSK"/>
                <w:sz w:val="28"/>
                <w:szCs w:val="28"/>
                <w:cs/>
              </w:rPr>
            </w:pPr>
          </w:p>
        </w:tc>
        <w:tc>
          <w:tcPr>
            <w:tcW w:w="1275" w:type="dxa"/>
            <w:gridSpan w:val="2"/>
            <w:tcBorders>
              <w:top w:val="nil"/>
              <w:left w:val="nil"/>
              <w:bottom w:val="single" w:sz="4" w:space="0" w:color="auto"/>
              <w:right w:val="single" w:sz="4" w:space="0" w:color="auto"/>
            </w:tcBorders>
          </w:tcPr>
          <w:p w14:paraId="7ADBA3FC" w14:textId="77777777" w:rsidR="00D76794" w:rsidRPr="00B60D70" w:rsidRDefault="00D76794" w:rsidP="00D420AC">
            <w:pPr>
              <w:jc w:val="center"/>
              <w:rPr>
                <w:rFonts w:ascii="TH SarabunPSK" w:hAnsi="TH SarabunPSK" w:cs="TH SarabunPSK"/>
                <w:b/>
                <w:bCs/>
                <w:sz w:val="28"/>
                <w:szCs w:val="28"/>
                <w:cs/>
              </w:rPr>
            </w:pPr>
          </w:p>
        </w:tc>
        <w:tc>
          <w:tcPr>
            <w:tcW w:w="2127" w:type="dxa"/>
            <w:tcBorders>
              <w:left w:val="single" w:sz="4" w:space="0" w:color="auto"/>
            </w:tcBorders>
          </w:tcPr>
          <w:p w14:paraId="572F029E" w14:textId="4BF6AC8D" w:rsidR="00D76794" w:rsidRPr="00B60D70" w:rsidRDefault="00555F67" w:rsidP="00D420AC">
            <w:pPr>
              <w:spacing w:line="360" w:lineRule="exact"/>
              <w:ind w:left="-67"/>
              <w:jc w:val="left"/>
              <w:rPr>
                <w:rFonts w:ascii="TH SarabunPSK" w:eastAsia="Cordia New" w:hAnsi="TH SarabunPSK" w:cs="TH SarabunPSK"/>
                <w:b/>
                <w:bCs/>
                <w:noProof/>
                <w:sz w:val="28"/>
                <w:szCs w:val="28"/>
                <w:cs/>
              </w:rPr>
            </w:pPr>
            <w:r w:rsidRPr="00B60D70">
              <w:rPr>
                <w:rFonts w:ascii="TH SarabunPSK" w:hAnsi="TH SarabunPSK" w:cs="TH SarabunPSK" w:hint="cs"/>
                <w:sz w:val="28"/>
                <w:szCs w:val="28"/>
                <w:cs/>
                <w:lang w:val="th-TH"/>
              </w:rPr>
              <w:t>ย้ายไปอยู่กลุ่ม</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ข</w:t>
            </w:r>
            <w:r w:rsidRPr="00B60D70">
              <w:rPr>
                <w:rFonts w:ascii="TH SarabunPSK" w:hAnsi="TH SarabunPSK" w:cs="TH SarabunPSK" w:hint="cs"/>
                <w:sz w:val="28"/>
                <w:szCs w:val="28"/>
                <w:lang w:val="th-TH"/>
              </w:rPr>
              <w:t xml:space="preserve">.2.3 </w:t>
            </w:r>
            <w:r w:rsidRPr="00B60D70">
              <w:rPr>
                <w:rFonts w:ascii="TH SarabunPSK" w:hAnsi="TH SarabunPSK" w:cs="TH SarabunPSK" w:hint="cs"/>
                <w:sz w:val="28"/>
                <w:szCs w:val="28"/>
                <w:cs/>
                <w:lang w:val="th-TH"/>
              </w:rPr>
              <w:t>วิชาบังคับทางวิศวกรรมโยธา</w:t>
            </w:r>
          </w:p>
        </w:tc>
      </w:tr>
      <w:tr w:rsidR="00B60D70" w:rsidRPr="00B60D70" w14:paraId="21419F37" w14:textId="77777777" w:rsidTr="004603BE">
        <w:trPr>
          <w:trHeight w:val="64"/>
        </w:trPr>
        <w:tc>
          <w:tcPr>
            <w:tcW w:w="4395" w:type="dxa"/>
            <w:gridSpan w:val="3"/>
            <w:tcBorders>
              <w:top w:val="single" w:sz="4" w:space="0" w:color="auto"/>
              <w:left w:val="single" w:sz="4" w:space="0" w:color="auto"/>
              <w:bottom w:val="nil"/>
              <w:right w:val="nil"/>
            </w:tcBorders>
          </w:tcPr>
          <w:p w14:paraId="0669D4FB" w14:textId="3E4270DB"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cs/>
              </w:rPr>
              <w:t>ข</w:t>
            </w:r>
            <w:r w:rsidRPr="00B60D70">
              <w:rPr>
                <w:rFonts w:ascii="TH SarabunPSK" w:hAnsi="TH SarabunPSK" w:cs="TH SarabunPSK" w:hint="cs"/>
                <w:sz w:val="28"/>
                <w:szCs w:val="28"/>
              </w:rPr>
              <w:t xml:space="preserve">.2.2 </w:t>
            </w:r>
            <w:r w:rsidRPr="00B60D70">
              <w:rPr>
                <w:rFonts w:ascii="TH SarabunPSK" w:hAnsi="TH SarabunPSK" w:cs="TH SarabunPSK" w:hint="cs"/>
                <w:sz w:val="28"/>
                <w:szCs w:val="28"/>
                <w:cs/>
              </w:rPr>
              <w:t>กลุ่มวิชาการสอนวิชาเอก</w:t>
            </w:r>
            <w:r w:rsidR="00BD7F9D" w:rsidRPr="00B60D70">
              <w:rPr>
                <w:rFonts w:ascii="TH SarabunPSK" w:hAnsi="TH SarabunPSK" w:cs="TH SarabunPSK" w:hint="cs"/>
                <w:sz w:val="28"/>
                <w:szCs w:val="28"/>
              </w:rPr>
              <w:t xml:space="preserve"> </w:t>
            </w:r>
            <w:r w:rsidR="00BD7F9D"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rPr>
              <w:t xml:space="preserve"> </w:t>
            </w:r>
          </w:p>
          <w:p w14:paraId="6999EC3B" w14:textId="77777777" w:rsidR="00D76794" w:rsidRPr="00B60D70" w:rsidRDefault="00D76794" w:rsidP="00D420AC">
            <w:pPr>
              <w:rPr>
                <w:rFonts w:ascii="TH SarabunPSK" w:hAnsi="TH SarabunPSK" w:cs="TH SarabunPSK"/>
                <w:sz w:val="28"/>
                <w:szCs w:val="28"/>
                <w:cs/>
              </w:rPr>
            </w:pPr>
          </w:p>
        </w:tc>
        <w:tc>
          <w:tcPr>
            <w:tcW w:w="1559" w:type="dxa"/>
            <w:gridSpan w:val="3"/>
            <w:tcBorders>
              <w:top w:val="single" w:sz="4" w:space="0" w:color="auto"/>
              <w:left w:val="nil"/>
              <w:bottom w:val="nil"/>
              <w:right w:val="single" w:sz="4" w:space="0" w:color="auto"/>
            </w:tcBorders>
          </w:tcPr>
          <w:p w14:paraId="510877B0" w14:textId="05F9D445" w:rsidR="00D76794" w:rsidRPr="00B60D70" w:rsidRDefault="00555F67" w:rsidP="00D420AC">
            <w:pPr>
              <w:rPr>
                <w:rFonts w:ascii="TH SarabunPSK" w:hAnsi="TH SarabunPSK" w:cs="TH SarabunPSK"/>
                <w:sz w:val="28"/>
                <w:szCs w:val="28"/>
              </w:rPr>
            </w:pPr>
            <w:r w:rsidRPr="00B60D70">
              <w:rPr>
                <w:rFonts w:ascii="TH SarabunPSK" w:hAnsi="TH SarabunPSK" w:cs="TH SarabunPSK" w:hint="cs"/>
                <w:sz w:val="28"/>
                <w:szCs w:val="28"/>
              </w:rPr>
              <w:t xml:space="preserve">6 </w:t>
            </w:r>
            <w:r w:rsidRPr="00B60D70">
              <w:rPr>
                <w:rFonts w:ascii="TH SarabunPSK" w:hAnsi="TH SarabunPSK" w:cs="TH SarabunPSK" w:hint="cs"/>
                <w:sz w:val="28"/>
                <w:szCs w:val="28"/>
                <w:cs/>
              </w:rPr>
              <w:t>หน่วยกิต</w:t>
            </w:r>
          </w:p>
        </w:tc>
        <w:tc>
          <w:tcPr>
            <w:tcW w:w="4252" w:type="dxa"/>
            <w:gridSpan w:val="4"/>
            <w:tcBorders>
              <w:top w:val="single" w:sz="4" w:space="0" w:color="auto"/>
              <w:left w:val="single" w:sz="4" w:space="0" w:color="auto"/>
              <w:bottom w:val="nil"/>
              <w:right w:val="nil"/>
            </w:tcBorders>
          </w:tcPr>
          <w:p w14:paraId="4CE47620" w14:textId="77777777" w:rsidR="00D76794" w:rsidRPr="00B60D70" w:rsidRDefault="00D76794" w:rsidP="00D420AC">
            <w:pPr>
              <w:ind w:left="-64"/>
              <w:jc w:val="left"/>
              <w:rPr>
                <w:rFonts w:ascii="TH SarabunPSK" w:eastAsia="Angsana New" w:hAnsi="TH SarabunPSK" w:cs="TH SarabunPSK"/>
                <w:sz w:val="28"/>
                <w:szCs w:val="28"/>
                <w:cs/>
              </w:rPr>
            </w:pPr>
          </w:p>
        </w:tc>
        <w:tc>
          <w:tcPr>
            <w:tcW w:w="1701" w:type="dxa"/>
            <w:gridSpan w:val="3"/>
            <w:tcBorders>
              <w:top w:val="single" w:sz="4" w:space="0" w:color="auto"/>
              <w:left w:val="nil"/>
              <w:bottom w:val="nil"/>
              <w:right w:val="single" w:sz="4" w:space="0" w:color="auto"/>
            </w:tcBorders>
          </w:tcPr>
          <w:p w14:paraId="739485A2" w14:textId="77777777" w:rsidR="00D76794" w:rsidRPr="00B60D70" w:rsidRDefault="00D76794" w:rsidP="00D420AC">
            <w:pPr>
              <w:jc w:val="right"/>
              <w:rPr>
                <w:rFonts w:ascii="TH SarabunPSK" w:hAnsi="TH SarabunPSK" w:cs="TH SarabunPSK"/>
                <w:b/>
                <w:bCs/>
                <w:sz w:val="28"/>
                <w:szCs w:val="28"/>
                <w:cs/>
              </w:rPr>
            </w:pPr>
          </w:p>
        </w:tc>
        <w:tc>
          <w:tcPr>
            <w:tcW w:w="2127" w:type="dxa"/>
            <w:tcBorders>
              <w:left w:val="single" w:sz="4" w:space="0" w:color="auto"/>
            </w:tcBorders>
          </w:tcPr>
          <w:p w14:paraId="23D79A27" w14:textId="77777777" w:rsidR="00D76794" w:rsidRPr="00B60D70" w:rsidRDefault="00D76794" w:rsidP="00D420AC">
            <w:pPr>
              <w:spacing w:line="360" w:lineRule="exact"/>
              <w:jc w:val="left"/>
              <w:rPr>
                <w:rFonts w:ascii="TH SarabunPSK" w:eastAsia="Cordia New" w:hAnsi="TH SarabunPSK" w:cs="TH SarabunPSK"/>
                <w:b/>
                <w:bCs/>
                <w:noProof/>
                <w:sz w:val="28"/>
                <w:szCs w:val="28"/>
                <w:cs/>
              </w:rPr>
            </w:pPr>
          </w:p>
        </w:tc>
      </w:tr>
      <w:tr w:rsidR="00B60D70" w:rsidRPr="00B60D70" w14:paraId="2E936987" w14:textId="77777777" w:rsidTr="004603BE">
        <w:trPr>
          <w:trHeight w:val="148"/>
        </w:trPr>
        <w:tc>
          <w:tcPr>
            <w:tcW w:w="996" w:type="dxa"/>
            <w:tcBorders>
              <w:top w:val="nil"/>
              <w:left w:val="single" w:sz="4" w:space="0" w:color="auto"/>
              <w:bottom w:val="single" w:sz="4" w:space="0" w:color="auto"/>
              <w:right w:val="nil"/>
            </w:tcBorders>
          </w:tcPr>
          <w:p w14:paraId="1078ACC9" w14:textId="4BECBD8A" w:rsidR="00D76794"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555F67" w:rsidRPr="00B60D70">
              <w:rPr>
                <w:rFonts w:ascii="TH SarabunPSK" w:hAnsi="TH SarabunPSK" w:cs="TH SarabunPSK" w:hint="cs"/>
                <w:sz w:val="28"/>
                <w:szCs w:val="28"/>
              </w:rPr>
              <w:t>302</w:t>
            </w:r>
          </w:p>
          <w:p w14:paraId="30331D30" w14:textId="77777777" w:rsidR="00555F67" w:rsidRPr="00B60D70" w:rsidRDefault="00555F67" w:rsidP="00D420AC">
            <w:pPr>
              <w:jc w:val="left"/>
              <w:rPr>
                <w:rFonts w:ascii="TH SarabunPSK" w:hAnsi="TH SarabunPSK" w:cs="TH SarabunPSK"/>
                <w:sz w:val="28"/>
                <w:szCs w:val="28"/>
              </w:rPr>
            </w:pPr>
          </w:p>
          <w:p w14:paraId="1FC924C8" w14:textId="77777777" w:rsidR="00555F67" w:rsidRPr="00B60D70" w:rsidRDefault="00555F67" w:rsidP="00D420AC">
            <w:pPr>
              <w:jc w:val="left"/>
              <w:rPr>
                <w:rFonts w:ascii="TH SarabunPSK" w:hAnsi="TH SarabunPSK" w:cs="TH SarabunPSK"/>
                <w:sz w:val="28"/>
                <w:szCs w:val="28"/>
              </w:rPr>
            </w:pPr>
          </w:p>
          <w:p w14:paraId="6D85BAAC" w14:textId="57BC932A" w:rsidR="00555F67"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lastRenderedPageBreak/>
              <w:t xml:space="preserve">CTE </w:t>
            </w:r>
            <w:r w:rsidR="00555F67" w:rsidRPr="00B60D70">
              <w:rPr>
                <w:rFonts w:ascii="TH SarabunPSK" w:hAnsi="TH SarabunPSK" w:cs="TH SarabunPSK" w:hint="cs"/>
                <w:sz w:val="28"/>
                <w:szCs w:val="28"/>
              </w:rPr>
              <w:t>303</w:t>
            </w:r>
          </w:p>
        </w:tc>
        <w:tc>
          <w:tcPr>
            <w:tcW w:w="3682" w:type="dxa"/>
            <w:gridSpan w:val="3"/>
            <w:tcBorders>
              <w:top w:val="nil"/>
              <w:left w:val="nil"/>
              <w:bottom w:val="single" w:sz="4" w:space="0" w:color="auto"/>
              <w:right w:val="nil"/>
            </w:tcBorders>
          </w:tcPr>
          <w:p w14:paraId="49E15C8E" w14:textId="34775718"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cs/>
              </w:rPr>
              <w:lastRenderedPageBreak/>
              <w:t>การสอนวิชาทฤษฎีสำหรับครูช่างโยธา</w:t>
            </w:r>
            <w:r w:rsidRPr="00B60D70">
              <w:rPr>
                <w:rFonts w:ascii="TH SarabunPSK" w:hAnsi="TH SarabunPSK" w:cs="TH SarabunPSK" w:hint="cs"/>
                <w:sz w:val="28"/>
                <w:szCs w:val="28"/>
              </w:rPr>
              <w:tab/>
            </w:r>
          </w:p>
          <w:p w14:paraId="65A89750" w14:textId="77777777" w:rsidR="00555F67" w:rsidRPr="00B60D70" w:rsidRDefault="00555F67" w:rsidP="00555F67">
            <w:pPr>
              <w:jc w:val="left"/>
              <w:rPr>
                <w:rFonts w:ascii="TH SarabunPSK" w:hAnsi="TH SarabunPSK" w:cs="TH SarabunPSK"/>
                <w:sz w:val="28"/>
                <w:szCs w:val="28"/>
              </w:rPr>
            </w:pPr>
            <w:r w:rsidRPr="00B60D70">
              <w:rPr>
                <w:rFonts w:ascii="TH SarabunPSK" w:hAnsi="TH SarabunPSK" w:cs="TH SarabunPSK" w:hint="cs"/>
                <w:sz w:val="28"/>
                <w:szCs w:val="28"/>
              </w:rPr>
              <w:t xml:space="preserve">(Teaching Theory Method for Civil Engineer Teacher) </w:t>
            </w:r>
          </w:p>
          <w:p w14:paraId="0FC1CF34" w14:textId="0D2F4DE6"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cs/>
              </w:rPr>
              <w:lastRenderedPageBreak/>
              <w:t>การสอนวิชาปฏิบัติสำหรับครูช่างโยธา</w:t>
            </w:r>
            <w:r w:rsidRPr="00B60D70">
              <w:rPr>
                <w:rFonts w:ascii="TH SarabunPSK" w:hAnsi="TH SarabunPSK" w:cs="TH SarabunPSK" w:hint="cs"/>
                <w:sz w:val="28"/>
                <w:szCs w:val="28"/>
              </w:rPr>
              <w:tab/>
            </w:r>
          </w:p>
          <w:p w14:paraId="3E575371" w14:textId="1936AA07" w:rsidR="00D76794" w:rsidRPr="00B60D70" w:rsidRDefault="00555F67" w:rsidP="00555F67">
            <w:pPr>
              <w:jc w:val="left"/>
              <w:rPr>
                <w:rFonts w:ascii="TH SarabunPSK" w:hAnsi="TH SarabunPSK" w:cs="TH SarabunPSK"/>
                <w:sz w:val="28"/>
                <w:szCs w:val="28"/>
                <w:cs/>
              </w:rPr>
            </w:pPr>
            <w:r w:rsidRPr="00B60D70">
              <w:rPr>
                <w:rFonts w:ascii="TH SarabunPSK" w:hAnsi="TH SarabunPSK" w:cs="TH SarabunPSK" w:hint="cs"/>
                <w:sz w:val="28"/>
                <w:szCs w:val="28"/>
              </w:rPr>
              <w:t>(Workshop Teaching for Civil Engineer Teacher)</w:t>
            </w:r>
          </w:p>
        </w:tc>
        <w:tc>
          <w:tcPr>
            <w:tcW w:w="1276" w:type="dxa"/>
            <w:gridSpan w:val="2"/>
            <w:tcBorders>
              <w:top w:val="nil"/>
              <w:left w:val="nil"/>
              <w:bottom w:val="single" w:sz="4" w:space="0" w:color="auto"/>
              <w:right w:val="single" w:sz="4" w:space="0" w:color="auto"/>
            </w:tcBorders>
          </w:tcPr>
          <w:p w14:paraId="3480B93A" w14:textId="77777777" w:rsidR="00D76794" w:rsidRPr="00B60D70" w:rsidRDefault="00555F67" w:rsidP="00D420AC">
            <w:pPr>
              <w:jc w:val="center"/>
              <w:rPr>
                <w:rFonts w:ascii="TH SarabunPSK" w:hAnsi="TH SarabunPSK" w:cs="TH SarabunPSK"/>
                <w:sz w:val="28"/>
                <w:szCs w:val="28"/>
              </w:rPr>
            </w:pPr>
            <w:r w:rsidRPr="00B60D70">
              <w:rPr>
                <w:rFonts w:ascii="TH SarabunPSK" w:hAnsi="TH SarabunPSK" w:cs="TH SarabunPSK" w:hint="cs"/>
                <w:sz w:val="28"/>
                <w:szCs w:val="28"/>
              </w:rPr>
              <w:lastRenderedPageBreak/>
              <w:t>3 (1-4-6)</w:t>
            </w:r>
          </w:p>
          <w:p w14:paraId="6A6D7E9C" w14:textId="77777777" w:rsidR="00555F67" w:rsidRPr="00B60D70" w:rsidRDefault="00555F67" w:rsidP="00D420AC">
            <w:pPr>
              <w:jc w:val="center"/>
              <w:rPr>
                <w:rFonts w:ascii="TH SarabunPSK" w:hAnsi="TH SarabunPSK" w:cs="TH SarabunPSK"/>
                <w:sz w:val="28"/>
                <w:szCs w:val="28"/>
              </w:rPr>
            </w:pPr>
          </w:p>
          <w:p w14:paraId="458C3215" w14:textId="77777777" w:rsidR="00555F67" w:rsidRPr="00B60D70" w:rsidRDefault="00555F67" w:rsidP="00D420AC">
            <w:pPr>
              <w:jc w:val="center"/>
              <w:rPr>
                <w:rFonts w:ascii="TH SarabunPSK" w:hAnsi="TH SarabunPSK" w:cs="TH SarabunPSK"/>
                <w:sz w:val="28"/>
                <w:szCs w:val="28"/>
              </w:rPr>
            </w:pPr>
          </w:p>
          <w:p w14:paraId="3728F2BD" w14:textId="2E6A23A0" w:rsidR="00555F67" w:rsidRPr="00B60D70" w:rsidRDefault="00555F67" w:rsidP="00D420AC">
            <w:pPr>
              <w:jc w:val="center"/>
              <w:rPr>
                <w:rFonts w:ascii="TH SarabunPSK" w:hAnsi="TH SarabunPSK" w:cs="TH SarabunPSK"/>
                <w:sz w:val="28"/>
                <w:szCs w:val="28"/>
              </w:rPr>
            </w:pPr>
            <w:r w:rsidRPr="00B60D70">
              <w:rPr>
                <w:rFonts w:ascii="TH SarabunPSK" w:hAnsi="TH SarabunPSK" w:cs="TH SarabunPSK" w:hint="cs"/>
                <w:sz w:val="28"/>
                <w:szCs w:val="28"/>
              </w:rPr>
              <w:lastRenderedPageBreak/>
              <w:t>3 (1-4-6)</w:t>
            </w:r>
          </w:p>
        </w:tc>
        <w:tc>
          <w:tcPr>
            <w:tcW w:w="1134" w:type="dxa"/>
            <w:gridSpan w:val="3"/>
            <w:tcBorders>
              <w:top w:val="nil"/>
              <w:left w:val="single" w:sz="4" w:space="0" w:color="auto"/>
              <w:bottom w:val="single" w:sz="4" w:space="0" w:color="auto"/>
              <w:right w:val="nil"/>
            </w:tcBorders>
          </w:tcPr>
          <w:p w14:paraId="38F50A96" w14:textId="77777777" w:rsidR="00D76794" w:rsidRPr="00B60D70" w:rsidRDefault="00D76794" w:rsidP="00D420AC">
            <w:pPr>
              <w:ind w:left="-64"/>
              <w:jc w:val="left"/>
              <w:rPr>
                <w:rFonts w:ascii="TH SarabunPSK" w:hAnsi="TH SarabunPSK" w:cs="TH SarabunPSK"/>
                <w:sz w:val="28"/>
                <w:szCs w:val="28"/>
              </w:rPr>
            </w:pPr>
          </w:p>
        </w:tc>
        <w:tc>
          <w:tcPr>
            <w:tcW w:w="3544" w:type="dxa"/>
            <w:gridSpan w:val="2"/>
            <w:tcBorders>
              <w:top w:val="nil"/>
              <w:left w:val="nil"/>
              <w:bottom w:val="single" w:sz="4" w:space="0" w:color="auto"/>
              <w:right w:val="nil"/>
            </w:tcBorders>
          </w:tcPr>
          <w:p w14:paraId="2BA3F2BC" w14:textId="77777777" w:rsidR="00D76794" w:rsidRPr="00B60D70" w:rsidRDefault="00D76794" w:rsidP="00D420AC">
            <w:pPr>
              <w:rPr>
                <w:rFonts w:ascii="TH SarabunPSK" w:hAnsi="TH SarabunPSK" w:cs="TH SarabunPSK"/>
                <w:sz w:val="28"/>
                <w:szCs w:val="28"/>
                <w:cs/>
              </w:rPr>
            </w:pPr>
          </w:p>
        </w:tc>
        <w:tc>
          <w:tcPr>
            <w:tcW w:w="1275" w:type="dxa"/>
            <w:gridSpan w:val="2"/>
            <w:tcBorders>
              <w:top w:val="nil"/>
              <w:left w:val="nil"/>
              <w:bottom w:val="single" w:sz="4" w:space="0" w:color="auto"/>
              <w:right w:val="single" w:sz="4" w:space="0" w:color="auto"/>
            </w:tcBorders>
          </w:tcPr>
          <w:p w14:paraId="4BA3F2C2" w14:textId="77777777" w:rsidR="00D76794" w:rsidRPr="00B60D70" w:rsidRDefault="00D76794" w:rsidP="00D420AC">
            <w:pPr>
              <w:jc w:val="center"/>
              <w:rPr>
                <w:rFonts w:ascii="TH SarabunPSK" w:hAnsi="TH SarabunPSK" w:cs="TH SarabunPSK"/>
                <w:b/>
                <w:bCs/>
                <w:sz w:val="28"/>
                <w:szCs w:val="28"/>
                <w:cs/>
              </w:rPr>
            </w:pPr>
          </w:p>
        </w:tc>
        <w:tc>
          <w:tcPr>
            <w:tcW w:w="2127" w:type="dxa"/>
            <w:tcBorders>
              <w:left w:val="single" w:sz="4" w:space="0" w:color="auto"/>
            </w:tcBorders>
          </w:tcPr>
          <w:p w14:paraId="20A7F856" w14:textId="77777777"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cs/>
                <w:lang w:val="th-TH"/>
              </w:rPr>
              <w:t>ย้ายไปอยู่กลุ่ม</w:t>
            </w:r>
            <w:r w:rsidRPr="00B60D70">
              <w:rPr>
                <w:rFonts w:ascii="TH SarabunPSK" w:hAnsi="TH SarabunPSK" w:cs="TH SarabunPSK" w:hint="cs"/>
                <w:sz w:val="28"/>
                <w:szCs w:val="28"/>
                <w:cs/>
              </w:rPr>
              <w:t xml:space="preserve"> </w:t>
            </w:r>
            <w:r w:rsidRPr="00B60D70">
              <w:rPr>
                <w:rFonts w:ascii="TH SarabunPSK" w:hAnsi="TH SarabunPSK" w:cs="TH SarabunPSK" w:hint="cs"/>
                <w:sz w:val="28"/>
                <w:szCs w:val="28"/>
                <w:cs/>
                <w:lang w:val="th-TH"/>
              </w:rPr>
              <w:t>ข</w:t>
            </w:r>
            <w:r w:rsidRPr="00B60D70">
              <w:rPr>
                <w:rFonts w:ascii="TH SarabunPSK" w:hAnsi="TH SarabunPSK" w:cs="TH SarabunPSK" w:hint="cs"/>
                <w:sz w:val="28"/>
                <w:szCs w:val="28"/>
              </w:rPr>
              <w:t xml:space="preserve">.1.2 </w:t>
            </w:r>
            <w:r w:rsidRPr="00B60D70">
              <w:rPr>
                <w:rFonts w:ascii="TH SarabunPSK" w:hAnsi="TH SarabunPSK" w:cs="TH SarabunPSK" w:hint="cs"/>
                <w:sz w:val="28"/>
                <w:szCs w:val="28"/>
                <w:cs/>
                <w:lang w:val="th-TH"/>
              </w:rPr>
              <w:t>กลุ่มวิชาชีพครูเฉพาะ</w:t>
            </w:r>
            <w:r w:rsidRPr="00B60D70">
              <w:rPr>
                <w:rFonts w:ascii="TH SarabunPSK" w:hAnsi="TH SarabunPSK" w:cs="TH SarabunPSK" w:hint="cs"/>
                <w:sz w:val="28"/>
                <w:szCs w:val="28"/>
                <w:lang w:val="th-TH"/>
              </w:rPr>
              <w:t xml:space="preserve"> </w:t>
            </w:r>
          </w:p>
          <w:p w14:paraId="6BA4DBDC" w14:textId="70FC1045" w:rsidR="00D76794" w:rsidRPr="00B60D70" w:rsidRDefault="00555F67" w:rsidP="00555F67">
            <w:pPr>
              <w:rPr>
                <w:rFonts w:ascii="TH SarabunPSK" w:hAnsi="TH SarabunPSK" w:cs="TH SarabunPSK"/>
                <w:sz w:val="28"/>
                <w:szCs w:val="28"/>
                <w:cs/>
              </w:rPr>
            </w:pPr>
            <w:r w:rsidRPr="00B60D70">
              <w:rPr>
                <w:rFonts w:ascii="TH SarabunPSK" w:hAnsi="TH SarabunPSK" w:cs="TH SarabunPSK" w:hint="cs"/>
                <w:sz w:val="28"/>
                <w:szCs w:val="28"/>
              </w:rPr>
              <w:lastRenderedPageBreak/>
              <w:t xml:space="preserve">- </w:t>
            </w:r>
            <w:r w:rsidRPr="00B60D70">
              <w:rPr>
                <w:rFonts w:ascii="TH SarabunPSK" w:hAnsi="TH SarabunPSK" w:cs="TH SarabunPSK" w:hint="cs"/>
                <w:sz w:val="28"/>
                <w:szCs w:val="28"/>
                <w:cs/>
                <w:lang w:val="th-TH"/>
              </w:rPr>
              <w:t xml:space="preserve">ยุบรวมรายวิชา </w:t>
            </w:r>
            <w:r w:rsidR="00B91175" w:rsidRPr="00B60D70">
              <w:rPr>
                <w:rFonts w:ascii="TH SarabunPSK" w:hAnsi="TH SarabunPSK" w:cs="TH SarabunPSK" w:hint="cs"/>
                <w:sz w:val="28"/>
                <w:szCs w:val="28"/>
              </w:rPr>
              <w:t xml:space="preserve">CTE </w:t>
            </w:r>
            <w:r w:rsidRPr="00B60D70">
              <w:rPr>
                <w:rFonts w:ascii="TH SarabunPSK" w:hAnsi="TH SarabunPSK" w:cs="TH SarabunPSK" w:hint="cs"/>
                <w:sz w:val="28"/>
                <w:szCs w:val="28"/>
                <w:cs/>
              </w:rPr>
              <w:t xml:space="preserve">302 </w:t>
            </w:r>
            <w:r w:rsidRPr="00B60D70">
              <w:rPr>
                <w:rFonts w:ascii="TH SarabunPSK" w:hAnsi="TH SarabunPSK" w:cs="TH SarabunPSK" w:hint="cs"/>
                <w:sz w:val="28"/>
                <w:szCs w:val="28"/>
                <w:cs/>
                <w:lang w:val="th-TH"/>
              </w:rPr>
              <w:t xml:space="preserve">การสอนวิชาทฤษฎีสำหรับครูช่างโยธา และ </w:t>
            </w:r>
            <w:r w:rsidR="00B91175" w:rsidRPr="00B60D70">
              <w:rPr>
                <w:rFonts w:ascii="TH SarabunPSK" w:hAnsi="TH SarabunPSK" w:cs="TH SarabunPSK" w:hint="cs"/>
                <w:sz w:val="28"/>
                <w:szCs w:val="28"/>
              </w:rPr>
              <w:t xml:space="preserve">CTE </w:t>
            </w:r>
            <w:r w:rsidRPr="00B60D70">
              <w:rPr>
                <w:rFonts w:ascii="TH SarabunPSK" w:hAnsi="TH SarabunPSK" w:cs="TH SarabunPSK" w:hint="cs"/>
                <w:sz w:val="28"/>
                <w:szCs w:val="28"/>
                <w:cs/>
              </w:rPr>
              <w:t xml:space="preserve">303 </w:t>
            </w:r>
            <w:r w:rsidRPr="00B60D70">
              <w:rPr>
                <w:rFonts w:ascii="TH SarabunPSK" w:hAnsi="TH SarabunPSK" w:cs="TH SarabunPSK" w:hint="cs"/>
                <w:sz w:val="28"/>
                <w:szCs w:val="28"/>
                <w:cs/>
                <w:lang w:val="th-TH"/>
              </w:rPr>
              <w:t xml:space="preserve">การสอนวิชาปฏิบัติสำหรับครูช่างโยธา เป็น </w:t>
            </w:r>
            <w:r w:rsidRPr="00B60D70">
              <w:rPr>
                <w:rFonts w:ascii="TH SarabunPSK" w:hAnsi="TH SarabunPSK" w:cs="TH SarabunPSK" w:hint="cs"/>
                <w:sz w:val="28"/>
                <w:szCs w:val="28"/>
              </w:rPr>
              <w:t xml:space="preserve">1 </w:t>
            </w:r>
            <w:r w:rsidRPr="00B60D70">
              <w:rPr>
                <w:rFonts w:ascii="TH SarabunPSK" w:hAnsi="TH SarabunPSK" w:cs="TH SarabunPSK" w:hint="cs"/>
                <w:sz w:val="28"/>
                <w:szCs w:val="28"/>
                <w:cs/>
                <w:lang w:val="th-TH"/>
              </w:rPr>
              <w:t>รายวิชา เพื่อเพิ่มเนื้อหาการจัดการเรียนรู้เชิงรุกและการเกื้อหนุนการเรียนรู้และการโค้ช</w:t>
            </w:r>
          </w:p>
        </w:tc>
      </w:tr>
      <w:tr w:rsidR="00B60D70" w:rsidRPr="00B60D70" w14:paraId="5FC66299" w14:textId="77777777" w:rsidTr="004603BE">
        <w:trPr>
          <w:trHeight w:val="64"/>
        </w:trPr>
        <w:tc>
          <w:tcPr>
            <w:tcW w:w="4395" w:type="dxa"/>
            <w:gridSpan w:val="3"/>
            <w:tcBorders>
              <w:top w:val="single" w:sz="4" w:space="0" w:color="auto"/>
              <w:left w:val="single" w:sz="4" w:space="0" w:color="auto"/>
              <w:bottom w:val="nil"/>
              <w:right w:val="nil"/>
            </w:tcBorders>
          </w:tcPr>
          <w:p w14:paraId="60A0BD5C" w14:textId="327F5CA3" w:rsidR="00D76794" w:rsidRPr="00B60D70" w:rsidRDefault="00555F67" w:rsidP="00D420AC">
            <w:pPr>
              <w:rPr>
                <w:rFonts w:ascii="TH SarabunPSK" w:hAnsi="TH SarabunPSK" w:cs="TH SarabunPSK"/>
                <w:sz w:val="28"/>
                <w:szCs w:val="28"/>
                <w:cs/>
              </w:rPr>
            </w:pPr>
            <w:r w:rsidRPr="00B60D70">
              <w:rPr>
                <w:rFonts w:ascii="TH SarabunPSK" w:hAnsi="TH SarabunPSK" w:cs="TH SarabunPSK" w:hint="cs"/>
                <w:sz w:val="28"/>
                <w:szCs w:val="28"/>
                <w:cs/>
              </w:rPr>
              <w:t>ข.</w:t>
            </w:r>
            <w:r w:rsidRPr="00B60D70">
              <w:rPr>
                <w:rFonts w:ascii="TH SarabunPSK" w:hAnsi="TH SarabunPSK" w:cs="TH SarabunPSK" w:hint="cs"/>
                <w:sz w:val="28"/>
                <w:szCs w:val="28"/>
              </w:rPr>
              <w:t>2.4</w:t>
            </w:r>
            <w:r w:rsidRPr="00B60D70">
              <w:rPr>
                <w:rFonts w:ascii="TH SarabunPSK" w:hAnsi="TH SarabunPSK" w:cs="TH SarabunPSK" w:hint="cs"/>
                <w:sz w:val="28"/>
                <w:szCs w:val="28"/>
                <w:cs/>
              </w:rPr>
              <w:t xml:space="preserve"> กลุ่มวิชาเลือกเอก</w:t>
            </w:r>
            <w:r w:rsidR="00BD7F9D" w:rsidRPr="00B60D70">
              <w:rPr>
                <w:rFonts w:ascii="TH SarabunPSK" w:hAnsi="TH SarabunPSK" w:cs="TH SarabunPSK" w:hint="cs"/>
                <w:sz w:val="28"/>
                <w:szCs w:val="28"/>
                <w:cs/>
              </w:rPr>
              <w:t xml:space="preserve">                        </w:t>
            </w:r>
          </w:p>
        </w:tc>
        <w:tc>
          <w:tcPr>
            <w:tcW w:w="1559" w:type="dxa"/>
            <w:gridSpan w:val="3"/>
            <w:tcBorders>
              <w:top w:val="single" w:sz="4" w:space="0" w:color="auto"/>
              <w:left w:val="nil"/>
              <w:bottom w:val="nil"/>
              <w:right w:val="single" w:sz="4" w:space="0" w:color="auto"/>
            </w:tcBorders>
          </w:tcPr>
          <w:p w14:paraId="118D5268" w14:textId="0B4F5471" w:rsidR="00D76794" w:rsidRPr="00B60D70" w:rsidRDefault="00555F67" w:rsidP="00D420AC">
            <w:pPr>
              <w:rPr>
                <w:rFonts w:ascii="TH SarabunPSK" w:hAnsi="TH SarabunPSK" w:cs="TH SarabunPSK"/>
                <w:sz w:val="28"/>
                <w:szCs w:val="28"/>
              </w:rPr>
            </w:pPr>
            <w:r w:rsidRPr="00B60D70">
              <w:rPr>
                <w:rFonts w:ascii="TH SarabunPSK" w:hAnsi="TH SarabunPSK" w:cs="TH SarabunPSK" w:hint="cs"/>
                <w:sz w:val="28"/>
                <w:szCs w:val="28"/>
              </w:rPr>
              <w:t xml:space="preserve">4 </w:t>
            </w:r>
            <w:r w:rsidRPr="00B60D70">
              <w:rPr>
                <w:rFonts w:ascii="TH SarabunPSK" w:hAnsi="TH SarabunPSK" w:cs="TH SarabunPSK" w:hint="cs"/>
                <w:sz w:val="28"/>
                <w:szCs w:val="28"/>
                <w:cs/>
              </w:rPr>
              <w:t>หน่วยกิต</w:t>
            </w:r>
          </w:p>
        </w:tc>
        <w:tc>
          <w:tcPr>
            <w:tcW w:w="4252" w:type="dxa"/>
            <w:gridSpan w:val="4"/>
            <w:tcBorders>
              <w:top w:val="single" w:sz="4" w:space="0" w:color="auto"/>
              <w:left w:val="single" w:sz="4" w:space="0" w:color="auto"/>
              <w:bottom w:val="nil"/>
              <w:right w:val="nil"/>
            </w:tcBorders>
          </w:tcPr>
          <w:p w14:paraId="759F2D67" w14:textId="7DB35823" w:rsidR="00D76794" w:rsidRPr="00B60D70" w:rsidRDefault="00555F67" w:rsidP="00D420AC">
            <w:pPr>
              <w:ind w:left="-64"/>
              <w:jc w:val="left"/>
              <w:rPr>
                <w:rFonts w:ascii="TH SarabunPSK" w:eastAsia="Angsana New" w:hAnsi="TH SarabunPSK" w:cs="TH SarabunPSK"/>
                <w:sz w:val="28"/>
                <w:szCs w:val="28"/>
                <w:cs/>
              </w:rPr>
            </w:pPr>
            <w:r w:rsidRPr="00B60D70">
              <w:rPr>
                <w:rFonts w:ascii="TH SarabunPSK" w:eastAsia="Angsana New" w:hAnsi="TH SarabunPSK" w:cs="TH SarabunPSK" w:hint="cs"/>
                <w:sz w:val="28"/>
                <w:szCs w:val="28"/>
                <w:cs/>
              </w:rPr>
              <w:t>ข.2.4 วิชาเลือกทางวิศวกรรมโยธา</w:t>
            </w:r>
            <w:r w:rsidRPr="00B60D70">
              <w:rPr>
                <w:rFonts w:ascii="TH SarabunPSK" w:eastAsia="Angsana New" w:hAnsi="TH SarabunPSK" w:cs="TH SarabunPSK" w:hint="cs"/>
                <w:sz w:val="28"/>
                <w:szCs w:val="28"/>
                <w:cs/>
              </w:rPr>
              <w:tab/>
            </w:r>
          </w:p>
        </w:tc>
        <w:tc>
          <w:tcPr>
            <w:tcW w:w="1701" w:type="dxa"/>
            <w:gridSpan w:val="3"/>
            <w:tcBorders>
              <w:top w:val="single" w:sz="4" w:space="0" w:color="auto"/>
              <w:left w:val="nil"/>
              <w:bottom w:val="nil"/>
              <w:right w:val="single" w:sz="4" w:space="0" w:color="auto"/>
            </w:tcBorders>
          </w:tcPr>
          <w:p w14:paraId="769DCF83" w14:textId="64492E26" w:rsidR="00D76794" w:rsidRPr="00B60D70" w:rsidRDefault="00555F67" w:rsidP="00D420AC">
            <w:pPr>
              <w:jc w:val="right"/>
              <w:rPr>
                <w:rFonts w:ascii="TH SarabunPSK" w:hAnsi="TH SarabunPSK" w:cs="TH SarabunPSK"/>
                <w:b/>
                <w:bCs/>
                <w:sz w:val="28"/>
                <w:szCs w:val="28"/>
                <w:cs/>
              </w:rPr>
            </w:pPr>
            <w:r w:rsidRPr="00B60D70">
              <w:rPr>
                <w:rFonts w:ascii="TH SarabunPSK" w:eastAsia="Angsana New" w:hAnsi="TH SarabunPSK" w:cs="TH SarabunPSK" w:hint="cs"/>
                <w:sz w:val="28"/>
                <w:szCs w:val="28"/>
                <w:cs/>
              </w:rPr>
              <w:t>6 หน่วยกิต</w:t>
            </w:r>
          </w:p>
        </w:tc>
        <w:tc>
          <w:tcPr>
            <w:tcW w:w="2127" w:type="dxa"/>
            <w:tcBorders>
              <w:left w:val="single" w:sz="4" w:space="0" w:color="auto"/>
            </w:tcBorders>
          </w:tcPr>
          <w:p w14:paraId="1F2EC19D" w14:textId="77777777" w:rsidR="00D76794" w:rsidRPr="00B60D70" w:rsidRDefault="00D76794" w:rsidP="00D420AC">
            <w:pPr>
              <w:spacing w:line="360" w:lineRule="exact"/>
              <w:jc w:val="left"/>
              <w:rPr>
                <w:rFonts w:ascii="TH SarabunPSK" w:eastAsia="Cordia New" w:hAnsi="TH SarabunPSK" w:cs="TH SarabunPSK"/>
                <w:b/>
                <w:bCs/>
                <w:noProof/>
                <w:sz w:val="28"/>
                <w:szCs w:val="28"/>
                <w:cs/>
              </w:rPr>
            </w:pPr>
          </w:p>
        </w:tc>
      </w:tr>
      <w:tr w:rsidR="00B60D70" w:rsidRPr="00B60D70" w14:paraId="3F6B03AC" w14:textId="77777777" w:rsidTr="004603BE">
        <w:trPr>
          <w:trHeight w:val="148"/>
        </w:trPr>
        <w:tc>
          <w:tcPr>
            <w:tcW w:w="996" w:type="dxa"/>
            <w:tcBorders>
              <w:top w:val="nil"/>
              <w:left w:val="single" w:sz="4" w:space="0" w:color="auto"/>
              <w:bottom w:val="single" w:sz="4" w:space="0" w:color="auto"/>
              <w:right w:val="nil"/>
            </w:tcBorders>
          </w:tcPr>
          <w:p w14:paraId="66792003" w14:textId="26096144" w:rsidR="00D76794"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555F67" w:rsidRPr="00B60D70">
              <w:rPr>
                <w:rFonts w:ascii="TH SarabunPSK" w:hAnsi="TH SarabunPSK" w:cs="TH SarabunPSK" w:hint="cs"/>
                <w:sz w:val="28"/>
                <w:szCs w:val="28"/>
              </w:rPr>
              <w:t>316</w:t>
            </w:r>
          </w:p>
          <w:p w14:paraId="2E7C64CB" w14:textId="77777777" w:rsidR="00555F67" w:rsidRPr="00B60D70" w:rsidRDefault="00555F67" w:rsidP="00D420AC">
            <w:pPr>
              <w:jc w:val="left"/>
              <w:rPr>
                <w:rFonts w:ascii="TH SarabunPSK" w:hAnsi="TH SarabunPSK" w:cs="TH SarabunPSK"/>
                <w:sz w:val="28"/>
                <w:szCs w:val="28"/>
              </w:rPr>
            </w:pPr>
          </w:p>
          <w:p w14:paraId="5ABC8EC1" w14:textId="032DBCC1" w:rsidR="00555F67"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555F67" w:rsidRPr="00B60D70">
              <w:rPr>
                <w:rFonts w:ascii="TH SarabunPSK" w:hAnsi="TH SarabunPSK" w:cs="TH SarabunPSK" w:hint="cs"/>
                <w:sz w:val="28"/>
                <w:szCs w:val="28"/>
              </w:rPr>
              <w:t>319</w:t>
            </w:r>
          </w:p>
          <w:p w14:paraId="13DED5E6" w14:textId="77777777" w:rsidR="00555F67" w:rsidRPr="00B60D70" w:rsidRDefault="00555F67" w:rsidP="00D420AC">
            <w:pPr>
              <w:jc w:val="left"/>
              <w:rPr>
                <w:rFonts w:ascii="TH SarabunPSK" w:hAnsi="TH SarabunPSK" w:cs="TH SarabunPSK"/>
                <w:sz w:val="28"/>
                <w:szCs w:val="28"/>
              </w:rPr>
            </w:pPr>
          </w:p>
          <w:p w14:paraId="4FB6BBDE" w14:textId="2EA7A4FD" w:rsidR="00555F67"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555F67" w:rsidRPr="00B60D70">
              <w:rPr>
                <w:rFonts w:ascii="TH SarabunPSK" w:hAnsi="TH SarabunPSK" w:cs="TH SarabunPSK" w:hint="cs"/>
                <w:sz w:val="28"/>
                <w:szCs w:val="28"/>
              </w:rPr>
              <w:t>426</w:t>
            </w:r>
          </w:p>
          <w:p w14:paraId="596308FC" w14:textId="77777777" w:rsidR="00555F67" w:rsidRPr="00B60D70" w:rsidRDefault="00555F67" w:rsidP="00D420AC">
            <w:pPr>
              <w:jc w:val="left"/>
              <w:rPr>
                <w:rFonts w:ascii="TH SarabunPSK" w:hAnsi="TH SarabunPSK" w:cs="TH SarabunPSK"/>
                <w:sz w:val="28"/>
                <w:szCs w:val="28"/>
              </w:rPr>
            </w:pPr>
          </w:p>
          <w:p w14:paraId="5DAEAF8F" w14:textId="42774D8A" w:rsidR="00555F67"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555F67" w:rsidRPr="00B60D70">
              <w:rPr>
                <w:rFonts w:ascii="TH SarabunPSK" w:hAnsi="TH SarabunPSK" w:cs="TH SarabunPSK" w:hint="cs"/>
                <w:sz w:val="28"/>
                <w:szCs w:val="28"/>
              </w:rPr>
              <w:t>428</w:t>
            </w:r>
          </w:p>
          <w:p w14:paraId="23274D32" w14:textId="77777777" w:rsidR="00555F67" w:rsidRPr="00B60D70" w:rsidRDefault="00555F67" w:rsidP="00D420AC">
            <w:pPr>
              <w:jc w:val="left"/>
              <w:rPr>
                <w:rFonts w:ascii="TH SarabunPSK" w:hAnsi="TH SarabunPSK" w:cs="TH SarabunPSK"/>
                <w:sz w:val="28"/>
                <w:szCs w:val="28"/>
              </w:rPr>
            </w:pPr>
          </w:p>
          <w:p w14:paraId="1F7EDC88" w14:textId="28980EFE" w:rsidR="00555F67"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555F67" w:rsidRPr="00B60D70">
              <w:rPr>
                <w:rFonts w:ascii="TH SarabunPSK" w:hAnsi="TH SarabunPSK" w:cs="TH SarabunPSK" w:hint="cs"/>
                <w:sz w:val="28"/>
                <w:szCs w:val="28"/>
              </w:rPr>
              <w:t>429</w:t>
            </w:r>
          </w:p>
          <w:p w14:paraId="66DB4824" w14:textId="77777777" w:rsidR="00555F67" w:rsidRPr="00B60D70" w:rsidRDefault="00555F67" w:rsidP="00D420AC">
            <w:pPr>
              <w:jc w:val="left"/>
              <w:rPr>
                <w:rFonts w:ascii="TH SarabunPSK" w:hAnsi="TH SarabunPSK" w:cs="TH SarabunPSK"/>
                <w:sz w:val="28"/>
                <w:szCs w:val="28"/>
              </w:rPr>
            </w:pPr>
          </w:p>
          <w:p w14:paraId="08154BFB" w14:textId="77777777" w:rsidR="00555F67" w:rsidRPr="00B60D70" w:rsidRDefault="00555F67" w:rsidP="00D420AC">
            <w:pPr>
              <w:jc w:val="left"/>
              <w:rPr>
                <w:rFonts w:ascii="TH SarabunPSK" w:hAnsi="TH SarabunPSK" w:cs="TH SarabunPSK"/>
                <w:sz w:val="28"/>
                <w:szCs w:val="28"/>
              </w:rPr>
            </w:pPr>
          </w:p>
          <w:p w14:paraId="6278ACFF" w14:textId="19CF6638" w:rsidR="00555F67"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555F67" w:rsidRPr="00B60D70">
              <w:rPr>
                <w:rFonts w:ascii="TH SarabunPSK" w:hAnsi="TH SarabunPSK" w:cs="TH SarabunPSK" w:hint="cs"/>
                <w:sz w:val="28"/>
                <w:szCs w:val="28"/>
              </w:rPr>
              <w:t>443</w:t>
            </w:r>
          </w:p>
          <w:p w14:paraId="4EB55FBF" w14:textId="77777777" w:rsidR="00555F67" w:rsidRPr="00B60D70" w:rsidRDefault="00555F67" w:rsidP="00D420AC">
            <w:pPr>
              <w:jc w:val="left"/>
              <w:rPr>
                <w:rFonts w:ascii="TH SarabunPSK" w:hAnsi="TH SarabunPSK" w:cs="TH SarabunPSK"/>
                <w:sz w:val="28"/>
                <w:szCs w:val="28"/>
              </w:rPr>
            </w:pPr>
          </w:p>
          <w:p w14:paraId="1BF12FF9" w14:textId="0E7345D4" w:rsidR="00555F67"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lastRenderedPageBreak/>
              <w:t xml:space="preserve">CTE </w:t>
            </w:r>
            <w:r w:rsidR="00555F67" w:rsidRPr="00B60D70">
              <w:rPr>
                <w:rFonts w:ascii="TH SarabunPSK" w:hAnsi="TH SarabunPSK" w:cs="TH SarabunPSK" w:hint="cs"/>
                <w:sz w:val="28"/>
                <w:szCs w:val="28"/>
              </w:rPr>
              <w:t>451</w:t>
            </w:r>
          </w:p>
          <w:p w14:paraId="7A5A3AEF" w14:textId="77777777" w:rsidR="00555F67" w:rsidRPr="00B60D70" w:rsidRDefault="00555F67" w:rsidP="00D420AC">
            <w:pPr>
              <w:jc w:val="left"/>
              <w:rPr>
                <w:rFonts w:ascii="TH SarabunPSK" w:hAnsi="TH SarabunPSK" w:cs="TH SarabunPSK"/>
                <w:sz w:val="28"/>
                <w:szCs w:val="28"/>
              </w:rPr>
            </w:pPr>
          </w:p>
          <w:p w14:paraId="3D831002" w14:textId="019AB7AC" w:rsidR="00555F67"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555F67" w:rsidRPr="00B60D70">
              <w:rPr>
                <w:rFonts w:ascii="TH SarabunPSK" w:hAnsi="TH SarabunPSK" w:cs="TH SarabunPSK" w:hint="cs"/>
                <w:sz w:val="28"/>
                <w:szCs w:val="28"/>
              </w:rPr>
              <w:t>453</w:t>
            </w:r>
          </w:p>
          <w:p w14:paraId="20BDBC1A" w14:textId="77777777" w:rsidR="00555F67" w:rsidRPr="00B60D70" w:rsidRDefault="00555F67" w:rsidP="00D420AC">
            <w:pPr>
              <w:jc w:val="left"/>
              <w:rPr>
                <w:rFonts w:ascii="TH SarabunPSK" w:hAnsi="TH SarabunPSK" w:cs="TH SarabunPSK"/>
                <w:sz w:val="28"/>
                <w:szCs w:val="28"/>
              </w:rPr>
            </w:pPr>
          </w:p>
          <w:p w14:paraId="4719E74A" w14:textId="34B03C48" w:rsidR="00555F67"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555F67" w:rsidRPr="00B60D70">
              <w:rPr>
                <w:rFonts w:ascii="TH SarabunPSK" w:hAnsi="TH SarabunPSK" w:cs="TH SarabunPSK" w:hint="cs"/>
                <w:sz w:val="28"/>
                <w:szCs w:val="28"/>
              </w:rPr>
              <w:t>462</w:t>
            </w:r>
          </w:p>
          <w:p w14:paraId="4C19FCDA" w14:textId="77777777" w:rsidR="00555F67" w:rsidRPr="00B60D70" w:rsidRDefault="00555F67" w:rsidP="00D420AC">
            <w:pPr>
              <w:jc w:val="left"/>
              <w:rPr>
                <w:rFonts w:ascii="TH SarabunPSK" w:hAnsi="TH SarabunPSK" w:cs="TH SarabunPSK"/>
                <w:sz w:val="28"/>
                <w:szCs w:val="28"/>
              </w:rPr>
            </w:pPr>
          </w:p>
          <w:p w14:paraId="33DC8594" w14:textId="3018943E" w:rsidR="00555F67"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555F67" w:rsidRPr="00B60D70">
              <w:rPr>
                <w:rFonts w:ascii="TH SarabunPSK" w:hAnsi="TH SarabunPSK" w:cs="TH SarabunPSK" w:hint="cs"/>
                <w:sz w:val="28"/>
                <w:szCs w:val="28"/>
              </w:rPr>
              <w:t>463</w:t>
            </w:r>
          </w:p>
          <w:p w14:paraId="68BEE0B0" w14:textId="77777777" w:rsidR="00555F67" w:rsidRPr="00B60D70" w:rsidRDefault="00555F67" w:rsidP="00D420AC">
            <w:pPr>
              <w:jc w:val="left"/>
              <w:rPr>
                <w:rFonts w:ascii="TH SarabunPSK" w:hAnsi="TH SarabunPSK" w:cs="TH SarabunPSK"/>
                <w:sz w:val="28"/>
                <w:szCs w:val="28"/>
              </w:rPr>
            </w:pPr>
          </w:p>
          <w:p w14:paraId="18EC819E" w14:textId="77777777" w:rsidR="00555F67" w:rsidRPr="00B60D70" w:rsidRDefault="00555F67" w:rsidP="00D420AC">
            <w:pPr>
              <w:jc w:val="left"/>
              <w:rPr>
                <w:rFonts w:ascii="TH SarabunPSK" w:hAnsi="TH SarabunPSK" w:cs="TH SarabunPSK"/>
                <w:sz w:val="28"/>
                <w:szCs w:val="28"/>
              </w:rPr>
            </w:pPr>
          </w:p>
          <w:p w14:paraId="49AA8B03" w14:textId="77777777" w:rsidR="00555F67" w:rsidRPr="00B60D70" w:rsidRDefault="00555F67" w:rsidP="00D420AC">
            <w:pPr>
              <w:jc w:val="left"/>
              <w:rPr>
                <w:rFonts w:ascii="TH SarabunPSK" w:hAnsi="TH SarabunPSK" w:cs="TH SarabunPSK"/>
                <w:sz w:val="28"/>
                <w:szCs w:val="28"/>
              </w:rPr>
            </w:pPr>
          </w:p>
          <w:p w14:paraId="31CB85EF" w14:textId="0D1A0B79" w:rsidR="00555F67"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555F67" w:rsidRPr="00B60D70">
              <w:rPr>
                <w:rFonts w:ascii="TH SarabunPSK" w:hAnsi="TH SarabunPSK" w:cs="TH SarabunPSK" w:hint="cs"/>
                <w:sz w:val="28"/>
                <w:szCs w:val="28"/>
              </w:rPr>
              <w:t>469</w:t>
            </w:r>
          </w:p>
          <w:p w14:paraId="49DB9CA1" w14:textId="77777777" w:rsidR="00555F67" w:rsidRPr="00B60D70" w:rsidRDefault="00555F67" w:rsidP="00D420AC">
            <w:pPr>
              <w:jc w:val="left"/>
              <w:rPr>
                <w:rFonts w:ascii="TH SarabunPSK" w:hAnsi="TH SarabunPSK" w:cs="TH SarabunPSK"/>
                <w:sz w:val="28"/>
                <w:szCs w:val="28"/>
              </w:rPr>
            </w:pPr>
          </w:p>
          <w:p w14:paraId="772CA278" w14:textId="77777777" w:rsidR="00555F67" w:rsidRPr="00B60D70" w:rsidRDefault="00555F67" w:rsidP="00D420AC">
            <w:pPr>
              <w:jc w:val="left"/>
              <w:rPr>
                <w:rFonts w:ascii="TH SarabunPSK" w:hAnsi="TH SarabunPSK" w:cs="TH SarabunPSK"/>
                <w:sz w:val="28"/>
                <w:szCs w:val="28"/>
              </w:rPr>
            </w:pPr>
          </w:p>
          <w:p w14:paraId="01778863" w14:textId="42E20817" w:rsidR="00555F67"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555F67" w:rsidRPr="00B60D70">
              <w:rPr>
                <w:rFonts w:ascii="TH SarabunPSK" w:hAnsi="TH SarabunPSK" w:cs="TH SarabunPSK" w:hint="cs"/>
                <w:sz w:val="28"/>
                <w:szCs w:val="28"/>
              </w:rPr>
              <w:t>481</w:t>
            </w:r>
          </w:p>
          <w:p w14:paraId="6A4E7B5B" w14:textId="77777777" w:rsidR="00555F67" w:rsidRPr="00B60D70" w:rsidRDefault="00555F67" w:rsidP="00D420AC">
            <w:pPr>
              <w:jc w:val="left"/>
              <w:rPr>
                <w:rFonts w:ascii="TH SarabunPSK" w:hAnsi="TH SarabunPSK" w:cs="TH SarabunPSK"/>
                <w:sz w:val="28"/>
                <w:szCs w:val="28"/>
              </w:rPr>
            </w:pPr>
          </w:p>
          <w:p w14:paraId="2B3A2D7E" w14:textId="355DA2B6" w:rsidR="00555F67"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555F67" w:rsidRPr="00B60D70">
              <w:rPr>
                <w:rFonts w:ascii="TH SarabunPSK" w:hAnsi="TH SarabunPSK" w:cs="TH SarabunPSK" w:hint="cs"/>
                <w:sz w:val="28"/>
                <w:szCs w:val="28"/>
              </w:rPr>
              <w:t>482</w:t>
            </w:r>
          </w:p>
          <w:p w14:paraId="202BB58A" w14:textId="77777777" w:rsidR="00555F67" w:rsidRPr="00B60D70" w:rsidRDefault="00555F67" w:rsidP="00D420AC">
            <w:pPr>
              <w:jc w:val="left"/>
              <w:rPr>
                <w:rFonts w:ascii="TH SarabunPSK" w:hAnsi="TH SarabunPSK" w:cs="TH SarabunPSK"/>
                <w:sz w:val="28"/>
                <w:szCs w:val="28"/>
              </w:rPr>
            </w:pPr>
          </w:p>
          <w:p w14:paraId="1987191D" w14:textId="4EB72921" w:rsidR="00555F67"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555F67" w:rsidRPr="00B60D70">
              <w:rPr>
                <w:rFonts w:ascii="TH SarabunPSK" w:hAnsi="TH SarabunPSK" w:cs="TH SarabunPSK" w:hint="cs"/>
                <w:sz w:val="28"/>
                <w:szCs w:val="28"/>
              </w:rPr>
              <w:t>483</w:t>
            </w:r>
          </w:p>
          <w:p w14:paraId="69A7C993" w14:textId="77777777" w:rsidR="00555F67" w:rsidRPr="00B60D70" w:rsidRDefault="00555F67" w:rsidP="00D420AC">
            <w:pPr>
              <w:jc w:val="left"/>
              <w:rPr>
                <w:rFonts w:ascii="TH SarabunPSK" w:hAnsi="TH SarabunPSK" w:cs="TH SarabunPSK"/>
                <w:sz w:val="28"/>
                <w:szCs w:val="28"/>
              </w:rPr>
            </w:pPr>
          </w:p>
          <w:p w14:paraId="58C17B1F" w14:textId="33524142" w:rsidR="00555F67" w:rsidRPr="00B60D70" w:rsidRDefault="00B91175" w:rsidP="00D420AC">
            <w:pPr>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555F67" w:rsidRPr="00B60D70">
              <w:rPr>
                <w:rFonts w:ascii="TH SarabunPSK" w:hAnsi="TH SarabunPSK" w:cs="TH SarabunPSK" w:hint="cs"/>
                <w:sz w:val="28"/>
                <w:szCs w:val="28"/>
              </w:rPr>
              <w:t>484</w:t>
            </w:r>
          </w:p>
        </w:tc>
        <w:tc>
          <w:tcPr>
            <w:tcW w:w="3682" w:type="dxa"/>
            <w:gridSpan w:val="3"/>
            <w:tcBorders>
              <w:top w:val="nil"/>
              <w:left w:val="nil"/>
              <w:bottom w:val="single" w:sz="4" w:space="0" w:color="auto"/>
              <w:right w:val="nil"/>
            </w:tcBorders>
          </w:tcPr>
          <w:p w14:paraId="337B7C2F" w14:textId="40048479"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cs/>
              </w:rPr>
              <w:lastRenderedPageBreak/>
              <w:t>เทคโนโลยีการก่อสร้าง</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rPr>
              <w:tab/>
            </w:r>
          </w:p>
          <w:p w14:paraId="2357DE09" w14:textId="77777777"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rPr>
              <w:t>(Construction Technology)</w:t>
            </w:r>
            <w:r w:rsidRPr="00B60D70">
              <w:rPr>
                <w:rFonts w:ascii="TH SarabunPSK" w:hAnsi="TH SarabunPSK" w:cs="TH SarabunPSK" w:hint="cs"/>
                <w:sz w:val="28"/>
                <w:szCs w:val="28"/>
              </w:rPr>
              <w:tab/>
            </w:r>
          </w:p>
          <w:p w14:paraId="7CEDB344" w14:textId="375BB712"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cs/>
              </w:rPr>
              <w:t>อุปกรณ์และงานระบบภายในอาคาร</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rPr>
              <w:tab/>
              <w:t xml:space="preserve"> </w:t>
            </w:r>
          </w:p>
          <w:p w14:paraId="46033A27" w14:textId="55B7B64A"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rPr>
              <w:t xml:space="preserve">(Building Equipment) </w:t>
            </w:r>
          </w:p>
          <w:p w14:paraId="04DACD27" w14:textId="7AB8AE0F"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cs/>
              </w:rPr>
              <w:t>ระบบและพฤติกรรมของโครงสร้าง</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rPr>
              <w:tab/>
            </w:r>
          </w:p>
          <w:p w14:paraId="58FD029F" w14:textId="77777777"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rPr>
              <w:t>(Structural Systems and Behaviors)</w:t>
            </w:r>
          </w:p>
          <w:p w14:paraId="7D5A631A" w14:textId="59F9CC34"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cs/>
              </w:rPr>
              <w:t>การออกแบบคอนกรีตอัดแรง</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rPr>
              <w:tab/>
            </w:r>
          </w:p>
          <w:p w14:paraId="0F98D861" w14:textId="77777777"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rPr>
              <w:t>(Prestressed Concrete Design)</w:t>
            </w:r>
          </w:p>
          <w:p w14:paraId="75B1C57F" w14:textId="252F8108"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cs/>
              </w:rPr>
              <w:t>การออกแบบชิ้นส่วนคอนกรีตสำเร็จรูป</w:t>
            </w:r>
            <w:r w:rsidRPr="00B60D70">
              <w:rPr>
                <w:rFonts w:ascii="TH SarabunPSK" w:hAnsi="TH SarabunPSK" w:cs="TH SarabunPSK" w:hint="cs"/>
                <w:sz w:val="28"/>
                <w:szCs w:val="28"/>
              </w:rPr>
              <w:tab/>
            </w:r>
          </w:p>
          <w:p w14:paraId="3FF2852F" w14:textId="77777777" w:rsidR="00555F67" w:rsidRPr="00B60D70" w:rsidRDefault="00555F67" w:rsidP="00555F67">
            <w:pPr>
              <w:jc w:val="left"/>
              <w:rPr>
                <w:rFonts w:ascii="TH SarabunPSK" w:hAnsi="TH SarabunPSK" w:cs="TH SarabunPSK"/>
                <w:sz w:val="28"/>
                <w:szCs w:val="28"/>
              </w:rPr>
            </w:pPr>
            <w:r w:rsidRPr="00B60D70">
              <w:rPr>
                <w:rFonts w:ascii="TH SarabunPSK" w:hAnsi="TH SarabunPSK" w:cs="TH SarabunPSK" w:hint="cs"/>
                <w:sz w:val="28"/>
                <w:szCs w:val="28"/>
              </w:rPr>
              <w:t>(Design and Construction of Precast Concrete Members)</w:t>
            </w:r>
          </w:p>
          <w:p w14:paraId="55EC3337" w14:textId="4D03F8A1"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cs/>
              </w:rPr>
              <w:t>วิศวกรรมฐานราก</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rPr>
              <w:tab/>
            </w:r>
          </w:p>
          <w:p w14:paraId="6175A855" w14:textId="77777777"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rPr>
              <w:t>(Foundation Engineering)</w:t>
            </w:r>
          </w:p>
          <w:p w14:paraId="79C7BF89" w14:textId="62E58DDB"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cs/>
              </w:rPr>
              <w:lastRenderedPageBreak/>
              <w:t>วิศวกรรมการทาง</w:t>
            </w:r>
            <w:r w:rsidRPr="00B60D70">
              <w:rPr>
                <w:rFonts w:ascii="TH SarabunPSK" w:hAnsi="TH SarabunPSK" w:cs="TH SarabunPSK" w:hint="cs"/>
                <w:sz w:val="28"/>
                <w:szCs w:val="28"/>
              </w:rPr>
              <w:tab/>
            </w:r>
          </w:p>
          <w:p w14:paraId="7F0BD1DE" w14:textId="77777777"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rPr>
              <w:t>(Highway Engineering)</w:t>
            </w:r>
          </w:p>
          <w:p w14:paraId="037F2F75" w14:textId="67AF2B5C" w:rsidR="00555F67" w:rsidRPr="00B60D70" w:rsidRDefault="00555F67" w:rsidP="00555F67">
            <w:pPr>
              <w:rPr>
                <w:rFonts w:ascii="TH SarabunPSK" w:hAnsi="TH SarabunPSK" w:cs="TH SarabunPSK"/>
                <w:sz w:val="28"/>
                <w:szCs w:val="28"/>
                <w:cs/>
              </w:rPr>
            </w:pPr>
            <w:r w:rsidRPr="00B60D70">
              <w:rPr>
                <w:rFonts w:ascii="TH SarabunPSK" w:hAnsi="TH SarabunPSK" w:cs="TH SarabunPSK" w:hint="cs"/>
                <w:sz w:val="28"/>
                <w:szCs w:val="28"/>
                <w:cs/>
              </w:rPr>
              <w:t>งานทางรถไฟและโครงสร้างพื้นฐานระบบราง</w:t>
            </w:r>
          </w:p>
          <w:p w14:paraId="414C4E15" w14:textId="77777777"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rPr>
              <w:t>(Railway Track Works and Infrastructures)</w:t>
            </w:r>
          </w:p>
          <w:p w14:paraId="275C4669" w14:textId="203955C0"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cs/>
              </w:rPr>
              <w:t>กฏหมายและสัญญาสำหรับงานก่อสร้าง</w:t>
            </w:r>
            <w:r w:rsidRPr="00B60D70">
              <w:rPr>
                <w:rFonts w:ascii="TH SarabunPSK" w:hAnsi="TH SarabunPSK" w:cs="TH SarabunPSK" w:hint="cs"/>
                <w:sz w:val="28"/>
                <w:szCs w:val="28"/>
              </w:rPr>
              <w:tab/>
            </w:r>
          </w:p>
          <w:p w14:paraId="1A05E843" w14:textId="77777777"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rPr>
              <w:t>(Construction Laws and Contracts)</w:t>
            </w:r>
          </w:p>
          <w:p w14:paraId="6FAC1C11" w14:textId="1D13386E"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cs/>
              </w:rPr>
              <w:t>คอมพิวเตอร์ประยุกต์และสารสนเทศทางด้านวิศวกรรมโยธา</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rPr>
              <w:tab/>
              <w:t xml:space="preserve"> </w:t>
            </w:r>
          </w:p>
          <w:p w14:paraId="38BDAE30" w14:textId="77777777"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rPr>
              <w:t>(Computer Application and Information in Civil Engineering)</w:t>
            </w:r>
          </w:p>
          <w:p w14:paraId="5FD04492" w14:textId="1552145C"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cs/>
              </w:rPr>
              <w:t>การพัฒนาตนเองเป็นผู้ประกอบการ</w:t>
            </w:r>
            <w:r w:rsidRPr="00B60D70">
              <w:rPr>
                <w:rFonts w:ascii="TH SarabunPSK" w:hAnsi="TH SarabunPSK" w:cs="TH SarabunPSK" w:hint="cs"/>
                <w:sz w:val="28"/>
                <w:szCs w:val="28"/>
              </w:rPr>
              <w:t xml:space="preserve"> </w:t>
            </w:r>
            <w:r w:rsidRPr="00B60D70">
              <w:rPr>
                <w:rFonts w:ascii="TH SarabunPSK" w:hAnsi="TH SarabunPSK" w:cs="TH SarabunPSK" w:hint="cs"/>
                <w:sz w:val="28"/>
                <w:szCs w:val="28"/>
              </w:rPr>
              <w:tab/>
            </w:r>
          </w:p>
          <w:p w14:paraId="53E38CC6" w14:textId="77777777" w:rsidR="00555F67" w:rsidRPr="00B60D70" w:rsidRDefault="00555F67" w:rsidP="00555F67">
            <w:pPr>
              <w:jc w:val="left"/>
              <w:rPr>
                <w:rFonts w:ascii="TH SarabunPSK" w:hAnsi="TH SarabunPSK" w:cs="TH SarabunPSK"/>
                <w:sz w:val="28"/>
                <w:szCs w:val="28"/>
              </w:rPr>
            </w:pPr>
            <w:r w:rsidRPr="00B60D70">
              <w:rPr>
                <w:rFonts w:ascii="TH SarabunPSK" w:hAnsi="TH SarabunPSK" w:cs="TH SarabunPSK" w:hint="cs"/>
                <w:sz w:val="28"/>
                <w:szCs w:val="28"/>
              </w:rPr>
              <w:t>(Self-development for being Entrepreneur)</w:t>
            </w:r>
          </w:p>
          <w:p w14:paraId="5B9C6BCF" w14:textId="4F51A097"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cs/>
              </w:rPr>
              <w:t>หัวข้อพิเศษ</w:t>
            </w:r>
            <w:r w:rsidRPr="00B60D70">
              <w:rPr>
                <w:rFonts w:ascii="TH SarabunPSK" w:hAnsi="TH SarabunPSK" w:cs="TH SarabunPSK" w:hint="cs"/>
                <w:sz w:val="28"/>
                <w:szCs w:val="28"/>
              </w:rPr>
              <w:t xml:space="preserve"> 1 </w:t>
            </w:r>
            <w:r w:rsidRPr="00B60D70">
              <w:rPr>
                <w:rFonts w:ascii="TH SarabunPSK" w:hAnsi="TH SarabunPSK" w:cs="TH SarabunPSK" w:hint="cs"/>
                <w:sz w:val="28"/>
                <w:szCs w:val="28"/>
              </w:rPr>
              <w:tab/>
            </w:r>
          </w:p>
          <w:p w14:paraId="1AE0C2E9" w14:textId="77777777"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rPr>
              <w:t>(Special Topic I)</w:t>
            </w:r>
          </w:p>
          <w:p w14:paraId="3BA22EE6" w14:textId="5ADBA250"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cs/>
              </w:rPr>
              <w:t>หัวข้อพิเศษ</w:t>
            </w:r>
            <w:r w:rsidRPr="00B60D70">
              <w:rPr>
                <w:rFonts w:ascii="TH SarabunPSK" w:hAnsi="TH SarabunPSK" w:cs="TH SarabunPSK" w:hint="cs"/>
                <w:sz w:val="28"/>
                <w:szCs w:val="28"/>
              </w:rPr>
              <w:t xml:space="preserve"> 2 </w:t>
            </w:r>
            <w:r w:rsidRPr="00B60D70">
              <w:rPr>
                <w:rFonts w:ascii="TH SarabunPSK" w:hAnsi="TH SarabunPSK" w:cs="TH SarabunPSK" w:hint="cs"/>
                <w:sz w:val="28"/>
                <w:szCs w:val="28"/>
              </w:rPr>
              <w:tab/>
            </w:r>
          </w:p>
          <w:p w14:paraId="57EE079E" w14:textId="77777777"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rPr>
              <w:t>(Special Topic II)</w:t>
            </w:r>
          </w:p>
          <w:p w14:paraId="61A71EF9" w14:textId="03B10D09"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cs/>
              </w:rPr>
              <w:t>หัวข้อพิเศษ</w:t>
            </w:r>
            <w:r w:rsidRPr="00B60D70">
              <w:rPr>
                <w:rFonts w:ascii="TH SarabunPSK" w:hAnsi="TH SarabunPSK" w:cs="TH SarabunPSK" w:hint="cs"/>
                <w:sz w:val="28"/>
                <w:szCs w:val="28"/>
              </w:rPr>
              <w:t xml:space="preserve"> 3 </w:t>
            </w:r>
          </w:p>
          <w:p w14:paraId="635C29D8" w14:textId="77777777"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rPr>
              <w:t>(Special Topic III)</w:t>
            </w:r>
          </w:p>
          <w:p w14:paraId="61BE392E" w14:textId="18BCACF1" w:rsidR="00555F67" w:rsidRPr="00B60D70" w:rsidRDefault="00555F67" w:rsidP="00555F67">
            <w:pPr>
              <w:rPr>
                <w:rFonts w:ascii="TH SarabunPSK" w:hAnsi="TH SarabunPSK" w:cs="TH SarabunPSK"/>
                <w:sz w:val="28"/>
                <w:szCs w:val="28"/>
              </w:rPr>
            </w:pPr>
            <w:r w:rsidRPr="00B60D70">
              <w:rPr>
                <w:rFonts w:ascii="TH SarabunPSK" w:hAnsi="TH SarabunPSK" w:cs="TH SarabunPSK" w:hint="cs"/>
                <w:sz w:val="28"/>
                <w:szCs w:val="28"/>
                <w:cs/>
              </w:rPr>
              <w:t>หัวข้อพิเศษ</w:t>
            </w:r>
            <w:r w:rsidRPr="00B60D70">
              <w:rPr>
                <w:rFonts w:ascii="TH SarabunPSK" w:hAnsi="TH SarabunPSK" w:cs="TH SarabunPSK" w:hint="cs"/>
                <w:sz w:val="28"/>
                <w:szCs w:val="28"/>
              </w:rPr>
              <w:t xml:space="preserve"> 4 </w:t>
            </w:r>
          </w:p>
          <w:p w14:paraId="119D318D" w14:textId="59A48143" w:rsidR="00D76794" w:rsidRPr="00B60D70" w:rsidRDefault="00555F67" w:rsidP="00555F67">
            <w:pPr>
              <w:rPr>
                <w:rFonts w:ascii="TH SarabunPSK" w:hAnsi="TH SarabunPSK" w:cs="TH SarabunPSK"/>
                <w:sz w:val="28"/>
                <w:szCs w:val="28"/>
                <w:cs/>
              </w:rPr>
            </w:pPr>
            <w:r w:rsidRPr="00B60D70">
              <w:rPr>
                <w:rFonts w:ascii="TH SarabunPSK" w:hAnsi="TH SarabunPSK" w:cs="TH SarabunPSK" w:hint="cs"/>
                <w:sz w:val="28"/>
                <w:szCs w:val="28"/>
              </w:rPr>
              <w:t>(Special Topic IV)</w:t>
            </w:r>
          </w:p>
        </w:tc>
        <w:tc>
          <w:tcPr>
            <w:tcW w:w="1276" w:type="dxa"/>
            <w:gridSpan w:val="2"/>
            <w:tcBorders>
              <w:top w:val="nil"/>
              <w:left w:val="nil"/>
              <w:bottom w:val="single" w:sz="4" w:space="0" w:color="auto"/>
              <w:right w:val="single" w:sz="4" w:space="0" w:color="auto"/>
            </w:tcBorders>
          </w:tcPr>
          <w:p w14:paraId="718D899A" w14:textId="77777777" w:rsidR="00D76794" w:rsidRPr="00B60D70" w:rsidRDefault="00555F67" w:rsidP="00D420AC">
            <w:pPr>
              <w:jc w:val="center"/>
              <w:rPr>
                <w:rFonts w:ascii="TH SarabunPSK" w:hAnsi="TH SarabunPSK" w:cs="TH SarabunPSK"/>
                <w:sz w:val="28"/>
                <w:szCs w:val="28"/>
              </w:rPr>
            </w:pPr>
            <w:r w:rsidRPr="00B60D70">
              <w:rPr>
                <w:rFonts w:ascii="TH SarabunPSK" w:hAnsi="TH SarabunPSK" w:cs="TH SarabunPSK" w:hint="cs"/>
                <w:sz w:val="28"/>
                <w:szCs w:val="28"/>
              </w:rPr>
              <w:lastRenderedPageBreak/>
              <w:t>3 (3-0-6)</w:t>
            </w:r>
          </w:p>
          <w:p w14:paraId="2D54B09C" w14:textId="77777777" w:rsidR="00555F67" w:rsidRPr="00B60D70" w:rsidRDefault="00555F67" w:rsidP="00D420AC">
            <w:pPr>
              <w:jc w:val="center"/>
              <w:rPr>
                <w:rFonts w:ascii="TH SarabunPSK" w:hAnsi="TH SarabunPSK" w:cs="TH SarabunPSK"/>
                <w:sz w:val="28"/>
                <w:szCs w:val="28"/>
              </w:rPr>
            </w:pPr>
          </w:p>
          <w:p w14:paraId="35D43832" w14:textId="77777777" w:rsidR="00555F67" w:rsidRPr="00B60D70" w:rsidRDefault="00555F67" w:rsidP="00D420AC">
            <w:pPr>
              <w:jc w:val="center"/>
              <w:rPr>
                <w:rFonts w:ascii="TH SarabunPSK" w:hAnsi="TH SarabunPSK" w:cs="TH SarabunPSK"/>
                <w:sz w:val="28"/>
                <w:szCs w:val="28"/>
              </w:rPr>
            </w:pPr>
            <w:r w:rsidRPr="00B60D70">
              <w:rPr>
                <w:rFonts w:ascii="TH SarabunPSK" w:hAnsi="TH SarabunPSK" w:cs="TH SarabunPSK" w:hint="cs"/>
                <w:sz w:val="28"/>
                <w:szCs w:val="28"/>
              </w:rPr>
              <w:t>3 (3-0-6)</w:t>
            </w:r>
          </w:p>
          <w:p w14:paraId="2DF4D97F" w14:textId="77777777" w:rsidR="00555F67" w:rsidRPr="00B60D70" w:rsidRDefault="00555F67" w:rsidP="00D420AC">
            <w:pPr>
              <w:jc w:val="center"/>
              <w:rPr>
                <w:rFonts w:ascii="TH SarabunPSK" w:hAnsi="TH SarabunPSK" w:cs="TH SarabunPSK"/>
                <w:sz w:val="28"/>
                <w:szCs w:val="28"/>
              </w:rPr>
            </w:pPr>
          </w:p>
          <w:p w14:paraId="4A21B08C" w14:textId="77777777" w:rsidR="00555F67" w:rsidRPr="00B60D70" w:rsidRDefault="00555F67" w:rsidP="00D420AC">
            <w:pPr>
              <w:jc w:val="center"/>
              <w:rPr>
                <w:rFonts w:ascii="TH SarabunPSK" w:hAnsi="TH SarabunPSK" w:cs="TH SarabunPSK"/>
                <w:sz w:val="28"/>
                <w:szCs w:val="28"/>
              </w:rPr>
            </w:pPr>
            <w:r w:rsidRPr="00B60D70">
              <w:rPr>
                <w:rFonts w:ascii="TH SarabunPSK" w:hAnsi="TH SarabunPSK" w:cs="TH SarabunPSK" w:hint="cs"/>
                <w:sz w:val="28"/>
                <w:szCs w:val="28"/>
              </w:rPr>
              <w:t>3 (2-2-6)</w:t>
            </w:r>
          </w:p>
          <w:p w14:paraId="6271B47C" w14:textId="77777777" w:rsidR="00555F67" w:rsidRPr="00B60D70" w:rsidRDefault="00555F67" w:rsidP="00D420AC">
            <w:pPr>
              <w:jc w:val="center"/>
              <w:rPr>
                <w:rFonts w:ascii="TH SarabunPSK" w:hAnsi="TH SarabunPSK" w:cs="TH SarabunPSK"/>
                <w:sz w:val="28"/>
                <w:szCs w:val="28"/>
              </w:rPr>
            </w:pPr>
          </w:p>
          <w:p w14:paraId="07B65016" w14:textId="77777777" w:rsidR="00555F67" w:rsidRPr="00B60D70" w:rsidRDefault="00555F67" w:rsidP="00D420AC">
            <w:pPr>
              <w:jc w:val="center"/>
              <w:rPr>
                <w:rFonts w:ascii="TH SarabunPSK" w:hAnsi="TH SarabunPSK" w:cs="TH SarabunPSK"/>
                <w:sz w:val="28"/>
                <w:szCs w:val="28"/>
              </w:rPr>
            </w:pPr>
            <w:r w:rsidRPr="00B60D70">
              <w:rPr>
                <w:rFonts w:ascii="TH SarabunPSK" w:hAnsi="TH SarabunPSK" w:cs="TH SarabunPSK" w:hint="cs"/>
                <w:sz w:val="28"/>
                <w:szCs w:val="28"/>
              </w:rPr>
              <w:t>3 (2-2-6)</w:t>
            </w:r>
          </w:p>
          <w:p w14:paraId="25EABC9E" w14:textId="77777777" w:rsidR="00555F67" w:rsidRPr="00B60D70" w:rsidRDefault="00555F67" w:rsidP="00D420AC">
            <w:pPr>
              <w:jc w:val="center"/>
              <w:rPr>
                <w:rFonts w:ascii="TH SarabunPSK" w:hAnsi="TH SarabunPSK" w:cs="TH SarabunPSK"/>
                <w:sz w:val="28"/>
                <w:szCs w:val="28"/>
              </w:rPr>
            </w:pPr>
          </w:p>
          <w:p w14:paraId="62F6B0E4" w14:textId="77777777" w:rsidR="00555F67" w:rsidRPr="00B60D70" w:rsidRDefault="00555F67" w:rsidP="00D420AC">
            <w:pPr>
              <w:jc w:val="center"/>
              <w:rPr>
                <w:rFonts w:ascii="TH SarabunPSK" w:hAnsi="TH SarabunPSK" w:cs="TH SarabunPSK"/>
                <w:sz w:val="28"/>
                <w:szCs w:val="28"/>
              </w:rPr>
            </w:pPr>
            <w:r w:rsidRPr="00B60D70">
              <w:rPr>
                <w:rFonts w:ascii="TH SarabunPSK" w:hAnsi="TH SarabunPSK" w:cs="TH SarabunPSK" w:hint="cs"/>
                <w:sz w:val="28"/>
                <w:szCs w:val="28"/>
              </w:rPr>
              <w:t>3 (2-2-6)</w:t>
            </w:r>
          </w:p>
          <w:p w14:paraId="1EB45945" w14:textId="77777777" w:rsidR="00555F67" w:rsidRPr="00B60D70" w:rsidRDefault="00555F67" w:rsidP="00D420AC">
            <w:pPr>
              <w:jc w:val="center"/>
              <w:rPr>
                <w:rFonts w:ascii="TH SarabunPSK" w:hAnsi="TH SarabunPSK" w:cs="TH SarabunPSK"/>
                <w:sz w:val="28"/>
                <w:szCs w:val="28"/>
              </w:rPr>
            </w:pPr>
          </w:p>
          <w:p w14:paraId="0A6739D7" w14:textId="77777777" w:rsidR="00555F67" w:rsidRPr="00B60D70" w:rsidRDefault="00555F67" w:rsidP="00D420AC">
            <w:pPr>
              <w:jc w:val="center"/>
              <w:rPr>
                <w:rFonts w:ascii="TH SarabunPSK" w:hAnsi="TH SarabunPSK" w:cs="TH SarabunPSK"/>
                <w:sz w:val="28"/>
                <w:szCs w:val="28"/>
              </w:rPr>
            </w:pPr>
          </w:p>
          <w:p w14:paraId="17C28831" w14:textId="77777777" w:rsidR="00555F67" w:rsidRPr="00B60D70" w:rsidRDefault="00555F67" w:rsidP="00D420AC">
            <w:pPr>
              <w:jc w:val="center"/>
              <w:rPr>
                <w:rFonts w:ascii="TH SarabunPSK" w:hAnsi="TH SarabunPSK" w:cs="TH SarabunPSK"/>
                <w:sz w:val="28"/>
                <w:szCs w:val="28"/>
              </w:rPr>
            </w:pPr>
            <w:r w:rsidRPr="00B60D70">
              <w:rPr>
                <w:rFonts w:ascii="TH SarabunPSK" w:hAnsi="TH SarabunPSK" w:cs="TH SarabunPSK" w:hint="cs"/>
                <w:sz w:val="28"/>
                <w:szCs w:val="28"/>
              </w:rPr>
              <w:t>3 (3-0-6)</w:t>
            </w:r>
          </w:p>
          <w:p w14:paraId="2903BE05" w14:textId="77777777" w:rsidR="00555F67" w:rsidRPr="00B60D70" w:rsidRDefault="00555F67" w:rsidP="00D420AC">
            <w:pPr>
              <w:jc w:val="center"/>
              <w:rPr>
                <w:rFonts w:ascii="TH SarabunPSK" w:hAnsi="TH SarabunPSK" w:cs="TH SarabunPSK"/>
                <w:sz w:val="28"/>
                <w:szCs w:val="28"/>
              </w:rPr>
            </w:pPr>
          </w:p>
          <w:p w14:paraId="39578957" w14:textId="77777777" w:rsidR="00555F67" w:rsidRPr="00B60D70" w:rsidRDefault="00555F67" w:rsidP="00D420AC">
            <w:pPr>
              <w:jc w:val="center"/>
              <w:rPr>
                <w:rFonts w:ascii="TH SarabunPSK" w:hAnsi="TH SarabunPSK" w:cs="TH SarabunPSK"/>
                <w:sz w:val="28"/>
                <w:szCs w:val="28"/>
              </w:rPr>
            </w:pPr>
            <w:r w:rsidRPr="00B60D70">
              <w:rPr>
                <w:rFonts w:ascii="TH SarabunPSK" w:hAnsi="TH SarabunPSK" w:cs="TH SarabunPSK" w:hint="cs"/>
                <w:sz w:val="28"/>
                <w:szCs w:val="28"/>
              </w:rPr>
              <w:lastRenderedPageBreak/>
              <w:t>3 (3-0-6)</w:t>
            </w:r>
          </w:p>
          <w:p w14:paraId="24FD92C8" w14:textId="77777777" w:rsidR="00555F67" w:rsidRPr="00B60D70" w:rsidRDefault="00555F67" w:rsidP="00D420AC">
            <w:pPr>
              <w:jc w:val="center"/>
              <w:rPr>
                <w:rFonts w:ascii="TH SarabunPSK" w:hAnsi="TH SarabunPSK" w:cs="TH SarabunPSK"/>
                <w:sz w:val="28"/>
                <w:szCs w:val="28"/>
              </w:rPr>
            </w:pPr>
          </w:p>
          <w:p w14:paraId="2E17A6C7" w14:textId="77777777" w:rsidR="00555F67" w:rsidRPr="00B60D70" w:rsidRDefault="00555F67" w:rsidP="00D420AC">
            <w:pPr>
              <w:jc w:val="center"/>
              <w:rPr>
                <w:rFonts w:ascii="TH SarabunPSK" w:hAnsi="TH SarabunPSK" w:cs="TH SarabunPSK"/>
                <w:sz w:val="28"/>
                <w:szCs w:val="28"/>
              </w:rPr>
            </w:pPr>
            <w:r w:rsidRPr="00B60D70">
              <w:rPr>
                <w:rFonts w:ascii="TH SarabunPSK" w:hAnsi="TH SarabunPSK" w:cs="TH SarabunPSK" w:hint="cs"/>
                <w:sz w:val="28"/>
                <w:szCs w:val="28"/>
              </w:rPr>
              <w:t>3 (3-0-6)</w:t>
            </w:r>
          </w:p>
          <w:p w14:paraId="4BB324A2" w14:textId="77777777" w:rsidR="00555F67" w:rsidRPr="00B60D70" w:rsidRDefault="00555F67" w:rsidP="00D420AC">
            <w:pPr>
              <w:jc w:val="center"/>
              <w:rPr>
                <w:rFonts w:ascii="TH SarabunPSK" w:hAnsi="TH SarabunPSK" w:cs="TH SarabunPSK"/>
                <w:sz w:val="28"/>
                <w:szCs w:val="28"/>
              </w:rPr>
            </w:pPr>
          </w:p>
          <w:p w14:paraId="167CA139" w14:textId="77777777" w:rsidR="00555F67" w:rsidRPr="00B60D70" w:rsidRDefault="00555F67" w:rsidP="00D420AC">
            <w:pPr>
              <w:jc w:val="center"/>
              <w:rPr>
                <w:rFonts w:ascii="TH SarabunPSK" w:hAnsi="TH SarabunPSK" w:cs="TH SarabunPSK"/>
                <w:sz w:val="28"/>
                <w:szCs w:val="28"/>
              </w:rPr>
            </w:pPr>
            <w:r w:rsidRPr="00B60D70">
              <w:rPr>
                <w:rFonts w:ascii="TH SarabunPSK" w:hAnsi="TH SarabunPSK" w:cs="TH SarabunPSK" w:hint="cs"/>
                <w:sz w:val="28"/>
                <w:szCs w:val="28"/>
              </w:rPr>
              <w:t>3 (3-0-6)</w:t>
            </w:r>
          </w:p>
          <w:p w14:paraId="65E16746" w14:textId="77777777" w:rsidR="00555F67" w:rsidRPr="00B60D70" w:rsidRDefault="00555F67" w:rsidP="00D420AC">
            <w:pPr>
              <w:jc w:val="center"/>
              <w:rPr>
                <w:rFonts w:ascii="TH SarabunPSK" w:hAnsi="TH SarabunPSK" w:cs="TH SarabunPSK"/>
                <w:sz w:val="28"/>
                <w:szCs w:val="28"/>
              </w:rPr>
            </w:pPr>
          </w:p>
          <w:p w14:paraId="2582DCAF" w14:textId="77777777" w:rsidR="00555F67" w:rsidRPr="00B60D70" w:rsidRDefault="00555F67" w:rsidP="00D420AC">
            <w:pPr>
              <w:jc w:val="center"/>
              <w:rPr>
                <w:rFonts w:ascii="TH SarabunPSK" w:hAnsi="TH SarabunPSK" w:cs="TH SarabunPSK"/>
                <w:sz w:val="28"/>
                <w:szCs w:val="28"/>
              </w:rPr>
            </w:pPr>
            <w:r w:rsidRPr="00B60D70">
              <w:rPr>
                <w:rFonts w:ascii="TH SarabunPSK" w:hAnsi="TH SarabunPSK" w:cs="TH SarabunPSK" w:hint="cs"/>
                <w:sz w:val="28"/>
                <w:szCs w:val="28"/>
              </w:rPr>
              <w:t>3 (1-4-6)</w:t>
            </w:r>
          </w:p>
          <w:p w14:paraId="76D013C2" w14:textId="77777777" w:rsidR="00555F67" w:rsidRPr="00B60D70" w:rsidRDefault="00555F67" w:rsidP="00D420AC">
            <w:pPr>
              <w:jc w:val="center"/>
              <w:rPr>
                <w:rFonts w:ascii="TH SarabunPSK" w:hAnsi="TH SarabunPSK" w:cs="TH SarabunPSK"/>
                <w:sz w:val="28"/>
                <w:szCs w:val="28"/>
              </w:rPr>
            </w:pPr>
          </w:p>
          <w:p w14:paraId="4AF1CBDC" w14:textId="77777777" w:rsidR="00555F67" w:rsidRPr="00B60D70" w:rsidRDefault="00555F67" w:rsidP="00D420AC">
            <w:pPr>
              <w:jc w:val="center"/>
              <w:rPr>
                <w:rFonts w:ascii="TH SarabunPSK" w:hAnsi="TH SarabunPSK" w:cs="TH SarabunPSK"/>
                <w:sz w:val="28"/>
                <w:szCs w:val="28"/>
              </w:rPr>
            </w:pPr>
          </w:p>
          <w:p w14:paraId="17167FD1" w14:textId="77777777" w:rsidR="00555F67" w:rsidRPr="00B60D70" w:rsidRDefault="00555F67" w:rsidP="00D420AC">
            <w:pPr>
              <w:jc w:val="center"/>
              <w:rPr>
                <w:rFonts w:ascii="TH SarabunPSK" w:hAnsi="TH SarabunPSK" w:cs="TH SarabunPSK"/>
                <w:sz w:val="28"/>
                <w:szCs w:val="28"/>
              </w:rPr>
            </w:pPr>
          </w:p>
          <w:p w14:paraId="24F3151F" w14:textId="77777777" w:rsidR="00555F67" w:rsidRPr="00B60D70" w:rsidRDefault="00555F67" w:rsidP="00D420AC">
            <w:pPr>
              <w:jc w:val="center"/>
              <w:rPr>
                <w:rFonts w:ascii="TH SarabunPSK" w:hAnsi="TH SarabunPSK" w:cs="TH SarabunPSK"/>
                <w:sz w:val="28"/>
                <w:szCs w:val="28"/>
              </w:rPr>
            </w:pPr>
            <w:r w:rsidRPr="00B60D70">
              <w:rPr>
                <w:rFonts w:ascii="TH SarabunPSK" w:hAnsi="TH SarabunPSK" w:cs="TH SarabunPSK" w:hint="cs"/>
                <w:sz w:val="28"/>
                <w:szCs w:val="28"/>
              </w:rPr>
              <w:t>3 (3-0-6)</w:t>
            </w:r>
          </w:p>
          <w:p w14:paraId="2D6BB993" w14:textId="77777777" w:rsidR="00555F67" w:rsidRPr="00B60D70" w:rsidRDefault="00555F67" w:rsidP="00D420AC">
            <w:pPr>
              <w:jc w:val="center"/>
              <w:rPr>
                <w:rFonts w:ascii="TH SarabunPSK" w:hAnsi="TH SarabunPSK" w:cs="TH SarabunPSK"/>
                <w:sz w:val="28"/>
                <w:szCs w:val="28"/>
              </w:rPr>
            </w:pPr>
          </w:p>
          <w:p w14:paraId="5C7C3841" w14:textId="77777777" w:rsidR="00555F67" w:rsidRPr="00B60D70" w:rsidRDefault="00555F67" w:rsidP="00D420AC">
            <w:pPr>
              <w:jc w:val="center"/>
              <w:rPr>
                <w:rFonts w:ascii="TH SarabunPSK" w:hAnsi="TH SarabunPSK" w:cs="TH SarabunPSK"/>
                <w:sz w:val="28"/>
                <w:szCs w:val="28"/>
              </w:rPr>
            </w:pPr>
          </w:p>
          <w:p w14:paraId="7D7B65CB" w14:textId="77777777" w:rsidR="00555F67" w:rsidRPr="00B60D70" w:rsidRDefault="00555F67" w:rsidP="00D420AC">
            <w:pPr>
              <w:jc w:val="center"/>
              <w:rPr>
                <w:rFonts w:ascii="TH SarabunPSK" w:hAnsi="TH SarabunPSK" w:cs="TH SarabunPSK"/>
                <w:sz w:val="28"/>
                <w:szCs w:val="28"/>
              </w:rPr>
            </w:pPr>
            <w:r w:rsidRPr="00B60D70">
              <w:rPr>
                <w:rFonts w:ascii="TH SarabunPSK" w:hAnsi="TH SarabunPSK" w:cs="TH SarabunPSK" w:hint="cs"/>
                <w:sz w:val="28"/>
                <w:szCs w:val="28"/>
              </w:rPr>
              <w:t>3 (3-0-6)</w:t>
            </w:r>
          </w:p>
          <w:p w14:paraId="67211E74" w14:textId="77777777" w:rsidR="00555F67" w:rsidRPr="00B60D70" w:rsidRDefault="00555F67" w:rsidP="00D420AC">
            <w:pPr>
              <w:jc w:val="center"/>
              <w:rPr>
                <w:rFonts w:ascii="TH SarabunPSK" w:hAnsi="TH SarabunPSK" w:cs="TH SarabunPSK"/>
                <w:sz w:val="28"/>
                <w:szCs w:val="28"/>
              </w:rPr>
            </w:pPr>
          </w:p>
          <w:p w14:paraId="549C8293" w14:textId="77777777" w:rsidR="00555F67" w:rsidRPr="00B60D70" w:rsidRDefault="00555F67" w:rsidP="00D420AC">
            <w:pPr>
              <w:jc w:val="center"/>
              <w:rPr>
                <w:rFonts w:ascii="TH SarabunPSK" w:hAnsi="TH SarabunPSK" w:cs="TH SarabunPSK"/>
                <w:sz w:val="28"/>
                <w:szCs w:val="28"/>
              </w:rPr>
            </w:pPr>
            <w:r w:rsidRPr="00B60D70">
              <w:rPr>
                <w:rFonts w:ascii="TH SarabunPSK" w:hAnsi="TH SarabunPSK" w:cs="TH SarabunPSK" w:hint="cs"/>
                <w:sz w:val="28"/>
                <w:szCs w:val="28"/>
              </w:rPr>
              <w:t>3 (3-0-6)</w:t>
            </w:r>
          </w:p>
          <w:p w14:paraId="1F6B0F86" w14:textId="77777777" w:rsidR="00555F67" w:rsidRPr="00B60D70" w:rsidRDefault="00555F67" w:rsidP="00D420AC">
            <w:pPr>
              <w:jc w:val="center"/>
              <w:rPr>
                <w:rFonts w:ascii="TH SarabunPSK" w:hAnsi="TH SarabunPSK" w:cs="TH SarabunPSK"/>
                <w:sz w:val="28"/>
                <w:szCs w:val="28"/>
              </w:rPr>
            </w:pPr>
          </w:p>
          <w:p w14:paraId="49A36C89" w14:textId="77777777" w:rsidR="00555F67" w:rsidRPr="00B60D70" w:rsidRDefault="00555F67" w:rsidP="00D420AC">
            <w:pPr>
              <w:jc w:val="center"/>
              <w:rPr>
                <w:rFonts w:ascii="TH SarabunPSK" w:hAnsi="TH SarabunPSK" w:cs="TH SarabunPSK"/>
                <w:sz w:val="28"/>
                <w:szCs w:val="28"/>
              </w:rPr>
            </w:pPr>
            <w:r w:rsidRPr="00B60D70">
              <w:rPr>
                <w:rFonts w:ascii="TH SarabunPSK" w:hAnsi="TH SarabunPSK" w:cs="TH SarabunPSK" w:hint="cs"/>
                <w:sz w:val="28"/>
                <w:szCs w:val="28"/>
              </w:rPr>
              <w:t>1 (1–2–2)</w:t>
            </w:r>
          </w:p>
          <w:p w14:paraId="79CF97A6" w14:textId="77777777" w:rsidR="00555F67" w:rsidRPr="00B60D70" w:rsidRDefault="00555F67" w:rsidP="00D420AC">
            <w:pPr>
              <w:jc w:val="center"/>
              <w:rPr>
                <w:rFonts w:ascii="TH SarabunPSK" w:hAnsi="TH SarabunPSK" w:cs="TH SarabunPSK"/>
                <w:sz w:val="28"/>
                <w:szCs w:val="28"/>
              </w:rPr>
            </w:pPr>
          </w:p>
          <w:p w14:paraId="5682A72B" w14:textId="2BF9A22F" w:rsidR="00555F67" w:rsidRPr="00B60D70" w:rsidRDefault="00555F67" w:rsidP="00D420AC">
            <w:pPr>
              <w:jc w:val="center"/>
              <w:rPr>
                <w:rFonts w:ascii="TH SarabunPSK" w:hAnsi="TH SarabunPSK" w:cs="TH SarabunPSK"/>
                <w:sz w:val="28"/>
                <w:szCs w:val="28"/>
                <w:lang w:val="th-TH"/>
              </w:rPr>
            </w:pPr>
            <w:r w:rsidRPr="00B60D70">
              <w:rPr>
                <w:rFonts w:ascii="TH SarabunPSK" w:hAnsi="TH SarabunPSK" w:cs="TH SarabunPSK" w:hint="cs"/>
                <w:sz w:val="28"/>
                <w:szCs w:val="28"/>
              </w:rPr>
              <w:t>1 (1–2–2)</w:t>
            </w:r>
          </w:p>
        </w:tc>
        <w:tc>
          <w:tcPr>
            <w:tcW w:w="1134" w:type="dxa"/>
            <w:gridSpan w:val="3"/>
            <w:tcBorders>
              <w:top w:val="nil"/>
              <w:left w:val="single" w:sz="4" w:space="0" w:color="auto"/>
              <w:bottom w:val="single" w:sz="4" w:space="0" w:color="auto"/>
              <w:right w:val="nil"/>
            </w:tcBorders>
          </w:tcPr>
          <w:p w14:paraId="53F55245" w14:textId="6D77734E" w:rsidR="0096313C" w:rsidRPr="00B60D70" w:rsidRDefault="00B91175" w:rsidP="0096313C">
            <w:pPr>
              <w:ind w:left="-64"/>
              <w:rPr>
                <w:rFonts w:ascii="TH SarabunPSK" w:hAnsi="TH SarabunPSK" w:cs="TH SarabunPSK"/>
                <w:sz w:val="28"/>
                <w:szCs w:val="28"/>
              </w:rPr>
            </w:pPr>
            <w:r w:rsidRPr="00B60D70">
              <w:rPr>
                <w:rFonts w:ascii="TH SarabunPSK" w:hAnsi="TH SarabunPSK" w:cs="TH SarabunPSK" w:hint="cs"/>
                <w:sz w:val="28"/>
                <w:szCs w:val="28"/>
              </w:rPr>
              <w:lastRenderedPageBreak/>
              <w:t xml:space="preserve">CTE </w:t>
            </w:r>
            <w:r w:rsidR="0096313C" w:rsidRPr="00B60D70">
              <w:rPr>
                <w:rFonts w:ascii="TH SarabunPSK" w:hAnsi="TH SarabunPSK" w:cs="TH SarabunPSK" w:hint="cs"/>
                <w:sz w:val="28"/>
                <w:szCs w:val="28"/>
                <w:cs/>
              </w:rPr>
              <w:t>226</w:t>
            </w:r>
          </w:p>
          <w:p w14:paraId="74C15F5A" w14:textId="77777777" w:rsidR="0096313C" w:rsidRPr="00B60D70" w:rsidRDefault="0096313C" w:rsidP="0096313C">
            <w:pPr>
              <w:ind w:left="-64"/>
              <w:rPr>
                <w:rFonts w:ascii="TH SarabunPSK" w:hAnsi="TH SarabunPSK" w:cs="TH SarabunPSK"/>
                <w:sz w:val="28"/>
                <w:szCs w:val="28"/>
              </w:rPr>
            </w:pPr>
          </w:p>
          <w:p w14:paraId="0561FE82" w14:textId="08606F22" w:rsidR="0096313C" w:rsidRPr="00B60D70" w:rsidRDefault="00B91175" w:rsidP="0096313C">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96313C" w:rsidRPr="00B60D70">
              <w:rPr>
                <w:rFonts w:ascii="TH SarabunPSK" w:hAnsi="TH SarabunPSK" w:cs="TH SarabunPSK" w:hint="cs"/>
                <w:sz w:val="28"/>
                <w:szCs w:val="28"/>
                <w:cs/>
              </w:rPr>
              <w:t>227</w:t>
            </w:r>
          </w:p>
          <w:p w14:paraId="2F1C2FAF" w14:textId="77777777" w:rsidR="0096313C" w:rsidRPr="00B60D70" w:rsidRDefault="0096313C" w:rsidP="0096313C">
            <w:pPr>
              <w:ind w:left="-64"/>
              <w:rPr>
                <w:rFonts w:ascii="TH SarabunPSK" w:hAnsi="TH SarabunPSK" w:cs="TH SarabunPSK"/>
                <w:sz w:val="28"/>
                <w:szCs w:val="28"/>
              </w:rPr>
            </w:pPr>
          </w:p>
          <w:p w14:paraId="201A3785" w14:textId="77777777" w:rsidR="0096313C" w:rsidRPr="00B60D70" w:rsidRDefault="0096313C" w:rsidP="0096313C">
            <w:pPr>
              <w:ind w:left="-64"/>
              <w:rPr>
                <w:rFonts w:ascii="TH SarabunPSK" w:hAnsi="TH SarabunPSK" w:cs="TH SarabunPSK"/>
                <w:sz w:val="28"/>
                <w:szCs w:val="28"/>
              </w:rPr>
            </w:pPr>
          </w:p>
          <w:p w14:paraId="1B6D61BF" w14:textId="28F43945" w:rsidR="0096313C" w:rsidRPr="00B60D70" w:rsidRDefault="00B91175" w:rsidP="0096313C">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96313C" w:rsidRPr="00B60D70">
              <w:rPr>
                <w:rFonts w:ascii="TH SarabunPSK" w:hAnsi="TH SarabunPSK" w:cs="TH SarabunPSK" w:hint="cs"/>
                <w:sz w:val="28"/>
                <w:szCs w:val="28"/>
                <w:cs/>
              </w:rPr>
              <w:t>317</w:t>
            </w:r>
          </w:p>
          <w:p w14:paraId="6A351A36" w14:textId="77777777" w:rsidR="0096313C" w:rsidRPr="00B60D70" w:rsidRDefault="0096313C" w:rsidP="0096313C">
            <w:pPr>
              <w:ind w:left="-64"/>
              <w:rPr>
                <w:rFonts w:ascii="TH SarabunPSK" w:hAnsi="TH SarabunPSK" w:cs="TH SarabunPSK"/>
                <w:sz w:val="28"/>
                <w:szCs w:val="28"/>
              </w:rPr>
            </w:pPr>
          </w:p>
          <w:p w14:paraId="4E4BAFC8" w14:textId="5F0518CC" w:rsidR="0096313C" w:rsidRPr="00B60D70" w:rsidRDefault="00B91175" w:rsidP="0096313C">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96313C" w:rsidRPr="00B60D70">
              <w:rPr>
                <w:rFonts w:ascii="TH SarabunPSK" w:hAnsi="TH SarabunPSK" w:cs="TH SarabunPSK" w:hint="cs"/>
                <w:sz w:val="28"/>
                <w:szCs w:val="28"/>
                <w:cs/>
              </w:rPr>
              <w:t>318</w:t>
            </w:r>
          </w:p>
          <w:p w14:paraId="0FDE3D94" w14:textId="77777777" w:rsidR="0096313C" w:rsidRPr="00B60D70" w:rsidRDefault="0096313C" w:rsidP="0096313C">
            <w:pPr>
              <w:ind w:left="-64"/>
              <w:rPr>
                <w:rFonts w:ascii="TH SarabunPSK" w:hAnsi="TH SarabunPSK" w:cs="TH SarabunPSK"/>
                <w:sz w:val="28"/>
                <w:szCs w:val="28"/>
              </w:rPr>
            </w:pPr>
          </w:p>
          <w:p w14:paraId="48A36BDD" w14:textId="363CBD27" w:rsidR="0096313C" w:rsidRPr="00B60D70" w:rsidRDefault="00B91175" w:rsidP="0096313C">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96313C" w:rsidRPr="00B60D70">
              <w:rPr>
                <w:rFonts w:ascii="TH SarabunPSK" w:hAnsi="TH SarabunPSK" w:cs="TH SarabunPSK" w:hint="cs"/>
                <w:sz w:val="28"/>
                <w:szCs w:val="28"/>
                <w:cs/>
              </w:rPr>
              <w:t>326</w:t>
            </w:r>
          </w:p>
          <w:p w14:paraId="306995CA" w14:textId="77777777" w:rsidR="0096313C" w:rsidRPr="00B60D70" w:rsidRDefault="0096313C" w:rsidP="0096313C">
            <w:pPr>
              <w:ind w:left="-64"/>
              <w:rPr>
                <w:rFonts w:ascii="TH SarabunPSK" w:hAnsi="TH SarabunPSK" w:cs="TH SarabunPSK"/>
                <w:sz w:val="28"/>
                <w:szCs w:val="28"/>
              </w:rPr>
            </w:pPr>
          </w:p>
          <w:p w14:paraId="216EF553" w14:textId="77777777" w:rsidR="0096313C" w:rsidRPr="00B60D70" w:rsidRDefault="0096313C" w:rsidP="0096313C">
            <w:pPr>
              <w:ind w:left="-64"/>
              <w:rPr>
                <w:rFonts w:ascii="TH SarabunPSK" w:hAnsi="TH SarabunPSK" w:cs="TH SarabunPSK"/>
                <w:sz w:val="28"/>
                <w:szCs w:val="28"/>
              </w:rPr>
            </w:pPr>
          </w:p>
          <w:p w14:paraId="406DDFD1" w14:textId="23781BB3" w:rsidR="0096313C" w:rsidRPr="00B60D70" w:rsidRDefault="00B91175" w:rsidP="0096313C">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96313C" w:rsidRPr="00B60D70">
              <w:rPr>
                <w:rFonts w:ascii="TH SarabunPSK" w:hAnsi="TH SarabunPSK" w:cs="TH SarabunPSK" w:hint="cs"/>
                <w:sz w:val="28"/>
                <w:szCs w:val="28"/>
                <w:cs/>
              </w:rPr>
              <w:t>327</w:t>
            </w:r>
          </w:p>
          <w:p w14:paraId="01493BFF" w14:textId="77777777" w:rsidR="0096313C" w:rsidRPr="00B60D70" w:rsidRDefault="0096313C" w:rsidP="0096313C">
            <w:pPr>
              <w:ind w:left="-64"/>
              <w:rPr>
                <w:rFonts w:ascii="TH SarabunPSK" w:hAnsi="TH SarabunPSK" w:cs="TH SarabunPSK"/>
                <w:sz w:val="28"/>
                <w:szCs w:val="28"/>
              </w:rPr>
            </w:pPr>
          </w:p>
          <w:p w14:paraId="09FA202E" w14:textId="77777777" w:rsidR="0096313C" w:rsidRPr="00B60D70" w:rsidRDefault="0096313C" w:rsidP="0096313C">
            <w:pPr>
              <w:ind w:left="-64"/>
              <w:rPr>
                <w:rFonts w:ascii="TH SarabunPSK" w:hAnsi="TH SarabunPSK" w:cs="TH SarabunPSK"/>
                <w:sz w:val="28"/>
                <w:szCs w:val="28"/>
              </w:rPr>
            </w:pPr>
          </w:p>
          <w:p w14:paraId="5230294B" w14:textId="032B6A0E" w:rsidR="0096313C" w:rsidRPr="00B60D70" w:rsidRDefault="00B91175" w:rsidP="0096313C">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96313C" w:rsidRPr="00B60D70">
              <w:rPr>
                <w:rFonts w:ascii="TH SarabunPSK" w:hAnsi="TH SarabunPSK" w:cs="TH SarabunPSK" w:hint="cs"/>
                <w:sz w:val="28"/>
                <w:szCs w:val="28"/>
                <w:cs/>
              </w:rPr>
              <w:t>328</w:t>
            </w:r>
          </w:p>
          <w:p w14:paraId="37300D58" w14:textId="77777777" w:rsidR="0096313C" w:rsidRPr="00B60D70" w:rsidRDefault="0096313C" w:rsidP="0096313C">
            <w:pPr>
              <w:ind w:left="-64"/>
              <w:rPr>
                <w:rFonts w:ascii="TH SarabunPSK" w:hAnsi="TH SarabunPSK" w:cs="TH SarabunPSK"/>
                <w:sz w:val="28"/>
                <w:szCs w:val="28"/>
              </w:rPr>
            </w:pPr>
          </w:p>
          <w:p w14:paraId="1CAD1051" w14:textId="3F3D1D5A" w:rsidR="0096313C" w:rsidRPr="00B60D70" w:rsidRDefault="00B91175" w:rsidP="0096313C">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96313C" w:rsidRPr="00B60D70">
              <w:rPr>
                <w:rFonts w:ascii="TH SarabunPSK" w:hAnsi="TH SarabunPSK" w:cs="TH SarabunPSK" w:hint="cs"/>
                <w:sz w:val="28"/>
                <w:szCs w:val="28"/>
                <w:cs/>
              </w:rPr>
              <w:t>416</w:t>
            </w:r>
          </w:p>
          <w:p w14:paraId="5310A7F2" w14:textId="77777777" w:rsidR="0096313C" w:rsidRPr="00B60D70" w:rsidRDefault="0096313C" w:rsidP="0096313C">
            <w:pPr>
              <w:ind w:left="-64"/>
              <w:rPr>
                <w:rFonts w:ascii="TH SarabunPSK" w:hAnsi="TH SarabunPSK" w:cs="TH SarabunPSK"/>
                <w:sz w:val="28"/>
                <w:szCs w:val="28"/>
              </w:rPr>
            </w:pPr>
          </w:p>
          <w:p w14:paraId="444AAF28" w14:textId="77777777" w:rsidR="0096313C" w:rsidRPr="00B60D70" w:rsidRDefault="0096313C" w:rsidP="0096313C">
            <w:pPr>
              <w:ind w:left="-64"/>
              <w:rPr>
                <w:rFonts w:ascii="TH SarabunPSK" w:hAnsi="TH SarabunPSK" w:cs="TH SarabunPSK"/>
                <w:sz w:val="28"/>
                <w:szCs w:val="28"/>
              </w:rPr>
            </w:pPr>
          </w:p>
          <w:p w14:paraId="3657C6BF" w14:textId="4698E865" w:rsidR="0096313C" w:rsidRPr="00B60D70" w:rsidRDefault="00B91175" w:rsidP="0096313C">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96313C" w:rsidRPr="00B60D70">
              <w:rPr>
                <w:rFonts w:ascii="TH SarabunPSK" w:hAnsi="TH SarabunPSK" w:cs="TH SarabunPSK" w:hint="cs"/>
                <w:sz w:val="28"/>
                <w:szCs w:val="28"/>
                <w:cs/>
              </w:rPr>
              <w:t>417</w:t>
            </w:r>
          </w:p>
          <w:p w14:paraId="0D6D091F" w14:textId="77777777" w:rsidR="0096313C" w:rsidRPr="00B60D70" w:rsidRDefault="0096313C" w:rsidP="0096313C">
            <w:pPr>
              <w:ind w:left="-64"/>
              <w:rPr>
                <w:rFonts w:ascii="TH SarabunPSK" w:hAnsi="TH SarabunPSK" w:cs="TH SarabunPSK"/>
                <w:sz w:val="28"/>
                <w:szCs w:val="28"/>
              </w:rPr>
            </w:pPr>
          </w:p>
          <w:p w14:paraId="607066A0" w14:textId="06FB30B5" w:rsidR="0096313C" w:rsidRPr="00B60D70" w:rsidRDefault="00B91175" w:rsidP="0096313C">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96313C" w:rsidRPr="00B60D70">
              <w:rPr>
                <w:rFonts w:ascii="TH SarabunPSK" w:hAnsi="TH SarabunPSK" w:cs="TH SarabunPSK" w:hint="cs"/>
                <w:sz w:val="28"/>
                <w:szCs w:val="28"/>
                <w:cs/>
              </w:rPr>
              <w:t>418</w:t>
            </w:r>
          </w:p>
          <w:p w14:paraId="45E0EF07" w14:textId="77777777" w:rsidR="0096313C" w:rsidRPr="00B60D70" w:rsidRDefault="0096313C" w:rsidP="0096313C">
            <w:pPr>
              <w:ind w:left="-64"/>
              <w:rPr>
                <w:rFonts w:ascii="TH SarabunPSK" w:hAnsi="TH SarabunPSK" w:cs="TH SarabunPSK"/>
                <w:sz w:val="28"/>
                <w:szCs w:val="28"/>
              </w:rPr>
            </w:pPr>
          </w:p>
          <w:p w14:paraId="7E6C4083" w14:textId="77777777" w:rsidR="0096313C" w:rsidRPr="00B60D70" w:rsidRDefault="0096313C" w:rsidP="0096313C">
            <w:pPr>
              <w:ind w:left="-64"/>
              <w:rPr>
                <w:rFonts w:ascii="TH SarabunPSK" w:hAnsi="TH SarabunPSK" w:cs="TH SarabunPSK"/>
                <w:sz w:val="28"/>
                <w:szCs w:val="28"/>
              </w:rPr>
            </w:pPr>
          </w:p>
          <w:p w14:paraId="531DEEC7" w14:textId="21DDE535" w:rsidR="0096313C" w:rsidRPr="00B60D70" w:rsidRDefault="00B91175" w:rsidP="0096313C">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96313C" w:rsidRPr="00B60D70">
              <w:rPr>
                <w:rFonts w:ascii="TH SarabunPSK" w:hAnsi="TH SarabunPSK" w:cs="TH SarabunPSK" w:hint="cs"/>
                <w:sz w:val="28"/>
                <w:szCs w:val="28"/>
                <w:cs/>
              </w:rPr>
              <w:t>436</w:t>
            </w:r>
          </w:p>
          <w:p w14:paraId="38BA6211" w14:textId="77777777" w:rsidR="0096313C" w:rsidRPr="00B60D70" w:rsidRDefault="0096313C" w:rsidP="0096313C">
            <w:pPr>
              <w:ind w:left="-64"/>
              <w:rPr>
                <w:rFonts w:ascii="TH SarabunPSK" w:hAnsi="TH SarabunPSK" w:cs="TH SarabunPSK"/>
                <w:sz w:val="28"/>
                <w:szCs w:val="28"/>
              </w:rPr>
            </w:pPr>
          </w:p>
          <w:p w14:paraId="3E5E1C4A" w14:textId="4A048DAB" w:rsidR="0096313C" w:rsidRPr="00B60D70" w:rsidRDefault="00B91175" w:rsidP="0096313C">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96313C" w:rsidRPr="00B60D70">
              <w:rPr>
                <w:rFonts w:ascii="TH SarabunPSK" w:hAnsi="TH SarabunPSK" w:cs="TH SarabunPSK" w:hint="cs"/>
                <w:sz w:val="28"/>
                <w:szCs w:val="28"/>
                <w:cs/>
              </w:rPr>
              <w:t>446</w:t>
            </w:r>
          </w:p>
          <w:p w14:paraId="7BB6C868" w14:textId="77777777" w:rsidR="0096313C" w:rsidRPr="00B60D70" w:rsidRDefault="0096313C" w:rsidP="0096313C">
            <w:pPr>
              <w:ind w:left="-64"/>
              <w:rPr>
                <w:rFonts w:ascii="TH SarabunPSK" w:hAnsi="TH SarabunPSK" w:cs="TH SarabunPSK"/>
                <w:sz w:val="28"/>
                <w:szCs w:val="28"/>
              </w:rPr>
            </w:pPr>
          </w:p>
          <w:p w14:paraId="3B700E1D" w14:textId="5CAA8392" w:rsidR="0096313C" w:rsidRPr="00B60D70" w:rsidRDefault="00B91175" w:rsidP="0096313C">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96313C" w:rsidRPr="00B60D70">
              <w:rPr>
                <w:rFonts w:ascii="TH SarabunPSK" w:hAnsi="TH SarabunPSK" w:cs="TH SarabunPSK" w:hint="cs"/>
                <w:sz w:val="28"/>
                <w:szCs w:val="28"/>
                <w:cs/>
              </w:rPr>
              <w:t>426</w:t>
            </w:r>
          </w:p>
          <w:p w14:paraId="7D53F015" w14:textId="77777777" w:rsidR="0096313C" w:rsidRPr="00B60D70" w:rsidRDefault="0096313C" w:rsidP="0096313C">
            <w:pPr>
              <w:ind w:left="-64"/>
              <w:rPr>
                <w:rFonts w:ascii="TH SarabunPSK" w:hAnsi="TH SarabunPSK" w:cs="TH SarabunPSK"/>
                <w:sz w:val="28"/>
                <w:szCs w:val="28"/>
              </w:rPr>
            </w:pPr>
          </w:p>
          <w:p w14:paraId="4E256C07" w14:textId="77777777" w:rsidR="0096313C" w:rsidRPr="00B60D70" w:rsidRDefault="0096313C" w:rsidP="0096313C">
            <w:pPr>
              <w:ind w:left="-64"/>
              <w:rPr>
                <w:rFonts w:ascii="TH SarabunPSK" w:hAnsi="TH SarabunPSK" w:cs="TH SarabunPSK"/>
                <w:sz w:val="28"/>
                <w:szCs w:val="28"/>
              </w:rPr>
            </w:pPr>
          </w:p>
          <w:p w14:paraId="54DA3019" w14:textId="00E5EC11" w:rsidR="0096313C" w:rsidRPr="00B60D70" w:rsidRDefault="00B91175" w:rsidP="0096313C">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96313C" w:rsidRPr="00B60D70">
              <w:rPr>
                <w:rFonts w:ascii="TH SarabunPSK" w:hAnsi="TH SarabunPSK" w:cs="TH SarabunPSK" w:hint="cs"/>
                <w:sz w:val="28"/>
                <w:szCs w:val="28"/>
                <w:cs/>
              </w:rPr>
              <w:t>428</w:t>
            </w:r>
          </w:p>
          <w:p w14:paraId="0E6726EB" w14:textId="77777777" w:rsidR="0096313C" w:rsidRPr="00B60D70" w:rsidRDefault="0096313C" w:rsidP="0096313C">
            <w:pPr>
              <w:ind w:left="-64"/>
              <w:rPr>
                <w:rFonts w:ascii="TH SarabunPSK" w:hAnsi="TH SarabunPSK" w:cs="TH SarabunPSK"/>
                <w:sz w:val="28"/>
                <w:szCs w:val="28"/>
              </w:rPr>
            </w:pPr>
          </w:p>
          <w:p w14:paraId="51740673" w14:textId="3D10AD38" w:rsidR="0096313C" w:rsidRPr="00B60D70" w:rsidRDefault="00B91175" w:rsidP="0096313C">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96313C" w:rsidRPr="00B60D70">
              <w:rPr>
                <w:rFonts w:ascii="TH SarabunPSK" w:hAnsi="TH SarabunPSK" w:cs="TH SarabunPSK" w:hint="cs"/>
                <w:sz w:val="28"/>
                <w:szCs w:val="28"/>
                <w:cs/>
              </w:rPr>
              <w:t>423</w:t>
            </w:r>
          </w:p>
          <w:p w14:paraId="66624543" w14:textId="77777777" w:rsidR="0096313C" w:rsidRPr="00B60D70" w:rsidRDefault="0096313C" w:rsidP="0096313C">
            <w:pPr>
              <w:ind w:left="-64"/>
              <w:rPr>
                <w:rFonts w:ascii="TH SarabunPSK" w:hAnsi="TH SarabunPSK" w:cs="TH SarabunPSK"/>
                <w:sz w:val="28"/>
                <w:szCs w:val="28"/>
              </w:rPr>
            </w:pPr>
          </w:p>
          <w:p w14:paraId="6B283BAC" w14:textId="6B732301" w:rsidR="0096313C" w:rsidRPr="00B60D70" w:rsidRDefault="00B91175" w:rsidP="0096313C">
            <w:pPr>
              <w:ind w:left="-64"/>
              <w:rPr>
                <w:rFonts w:ascii="TH SarabunPSK" w:hAnsi="TH SarabunPSK" w:cs="TH SarabunPSK"/>
                <w:sz w:val="28"/>
                <w:szCs w:val="28"/>
              </w:rPr>
            </w:pPr>
            <w:r w:rsidRPr="00B60D70">
              <w:rPr>
                <w:rFonts w:ascii="TH SarabunPSK" w:hAnsi="TH SarabunPSK" w:cs="TH SarabunPSK" w:hint="cs"/>
                <w:sz w:val="28"/>
                <w:szCs w:val="28"/>
              </w:rPr>
              <w:lastRenderedPageBreak/>
              <w:t xml:space="preserve">CTE </w:t>
            </w:r>
            <w:r w:rsidR="0096313C" w:rsidRPr="00B60D70">
              <w:rPr>
                <w:rFonts w:ascii="TH SarabunPSK" w:hAnsi="TH SarabunPSK" w:cs="TH SarabunPSK" w:hint="cs"/>
                <w:sz w:val="28"/>
                <w:szCs w:val="28"/>
                <w:cs/>
              </w:rPr>
              <w:t>471</w:t>
            </w:r>
          </w:p>
          <w:p w14:paraId="487A3C27" w14:textId="77777777" w:rsidR="0096313C" w:rsidRPr="00B60D70" w:rsidRDefault="0096313C" w:rsidP="0096313C">
            <w:pPr>
              <w:ind w:left="-64"/>
              <w:rPr>
                <w:rFonts w:ascii="TH SarabunPSK" w:hAnsi="TH SarabunPSK" w:cs="TH SarabunPSK"/>
                <w:sz w:val="28"/>
                <w:szCs w:val="28"/>
              </w:rPr>
            </w:pPr>
          </w:p>
          <w:p w14:paraId="018623C8" w14:textId="5C04A9DB" w:rsidR="0096313C" w:rsidRPr="00B60D70" w:rsidRDefault="00B91175" w:rsidP="0096313C">
            <w:pPr>
              <w:ind w:left="-64"/>
              <w:rPr>
                <w:rFonts w:ascii="TH SarabunPSK" w:hAnsi="TH SarabunPSK" w:cs="TH SarabunPSK"/>
                <w:sz w:val="28"/>
                <w:szCs w:val="28"/>
              </w:rPr>
            </w:pPr>
            <w:r w:rsidRPr="00B60D70">
              <w:rPr>
                <w:rFonts w:ascii="TH SarabunPSK" w:hAnsi="TH SarabunPSK" w:cs="TH SarabunPSK" w:hint="cs"/>
                <w:sz w:val="28"/>
                <w:szCs w:val="28"/>
              </w:rPr>
              <w:t xml:space="preserve">CTE </w:t>
            </w:r>
            <w:r w:rsidR="0096313C" w:rsidRPr="00B60D70">
              <w:rPr>
                <w:rFonts w:ascii="TH SarabunPSK" w:hAnsi="TH SarabunPSK" w:cs="TH SarabunPSK" w:hint="cs"/>
                <w:sz w:val="28"/>
                <w:szCs w:val="28"/>
                <w:cs/>
              </w:rPr>
              <w:t>472</w:t>
            </w:r>
          </w:p>
          <w:p w14:paraId="2052725E" w14:textId="77777777" w:rsidR="0096313C" w:rsidRPr="00B60D70" w:rsidRDefault="0096313C" w:rsidP="0096313C">
            <w:pPr>
              <w:ind w:left="-64"/>
              <w:rPr>
                <w:rFonts w:ascii="TH SarabunPSK" w:hAnsi="TH SarabunPSK" w:cs="TH SarabunPSK"/>
                <w:sz w:val="28"/>
                <w:szCs w:val="28"/>
              </w:rPr>
            </w:pPr>
          </w:p>
          <w:p w14:paraId="6D53F842" w14:textId="0A54C14A" w:rsidR="00D76794" w:rsidRPr="00B60D70" w:rsidRDefault="00B91175" w:rsidP="0096313C">
            <w:pPr>
              <w:ind w:left="-64"/>
              <w:jc w:val="left"/>
              <w:rPr>
                <w:rFonts w:ascii="TH SarabunPSK" w:hAnsi="TH SarabunPSK" w:cs="TH SarabunPSK"/>
                <w:sz w:val="28"/>
                <w:szCs w:val="28"/>
              </w:rPr>
            </w:pPr>
            <w:r w:rsidRPr="00B60D70">
              <w:rPr>
                <w:rFonts w:ascii="TH SarabunPSK" w:hAnsi="TH SarabunPSK" w:cs="TH SarabunPSK" w:hint="cs"/>
                <w:sz w:val="28"/>
                <w:szCs w:val="28"/>
              </w:rPr>
              <w:t xml:space="preserve">CTE </w:t>
            </w:r>
            <w:r w:rsidR="0096313C" w:rsidRPr="00B60D70">
              <w:rPr>
                <w:rFonts w:ascii="TH SarabunPSK" w:hAnsi="TH SarabunPSK" w:cs="TH SarabunPSK" w:hint="cs"/>
                <w:sz w:val="28"/>
                <w:szCs w:val="28"/>
                <w:cs/>
              </w:rPr>
              <w:t>473</w:t>
            </w:r>
          </w:p>
        </w:tc>
        <w:tc>
          <w:tcPr>
            <w:tcW w:w="3544" w:type="dxa"/>
            <w:gridSpan w:val="2"/>
            <w:tcBorders>
              <w:top w:val="nil"/>
              <w:left w:val="nil"/>
              <w:bottom w:val="single" w:sz="4" w:space="0" w:color="auto"/>
              <w:right w:val="nil"/>
            </w:tcBorders>
          </w:tcPr>
          <w:p w14:paraId="04A14AC6" w14:textId="77777777"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lastRenderedPageBreak/>
              <w:t>การสำรวจด้วยดาวเทียม</w:t>
            </w:r>
          </w:p>
          <w:p w14:paraId="3ABE435B" w14:textId="77777777"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Satellite Surveying)</w:t>
            </w:r>
          </w:p>
          <w:p w14:paraId="302AC118" w14:textId="77777777"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t>ระบบสารสนเทศภูมิศาสตร์เบื้องต้น</w:t>
            </w:r>
          </w:p>
          <w:p w14:paraId="733E70AF" w14:textId="77777777"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Introduction to Geographic Information System)</w:t>
            </w:r>
          </w:p>
          <w:p w14:paraId="3D75E7E7" w14:textId="77777777"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t xml:space="preserve">ระบบและพฤติกรรมของโครงสร้าง </w:t>
            </w:r>
            <w:r w:rsidRPr="00B60D70">
              <w:rPr>
                <w:rFonts w:ascii="TH SarabunPSK" w:hAnsi="TH SarabunPSK" w:cs="TH SarabunPSK" w:hint="cs"/>
                <w:sz w:val="28"/>
                <w:szCs w:val="28"/>
                <w:cs/>
              </w:rPr>
              <w:tab/>
            </w:r>
          </w:p>
          <w:p w14:paraId="6F4E6C58" w14:textId="77777777"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Structural Systems and Behaviors)</w:t>
            </w:r>
          </w:p>
          <w:p w14:paraId="2E9F6D99" w14:textId="77777777"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t>การตรวจสอบและการซ่อมบำรุงอาคาร</w:t>
            </w:r>
            <w:r w:rsidRPr="00B60D70">
              <w:rPr>
                <w:rFonts w:ascii="TH SarabunPSK" w:hAnsi="TH SarabunPSK" w:cs="TH SarabunPSK" w:hint="cs"/>
                <w:sz w:val="28"/>
                <w:szCs w:val="28"/>
                <w:cs/>
              </w:rPr>
              <w:tab/>
            </w:r>
          </w:p>
          <w:p w14:paraId="353C435A" w14:textId="77777777"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Building inspection and maintenance)</w:t>
            </w:r>
          </w:p>
          <w:p w14:paraId="63F09315" w14:textId="77777777"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t xml:space="preserve">อุปกรณ์และงานระบบภายในอาคาร </w:t>
            </w:r>
          </w:p>
          <w:p w14:paraId="1F478019" w14:textId="58EE6A29" w:rsidR="0096313C" w:rsidRPr="00B60D70" w:rsidRDefault="0096313C" w:rsidP="0096313C">
            <w:pPr>
              <w:jc w:val="left"/>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Equipment and systems within the building)</w:t>
            </w:r>
          </w:p>
          <w:p w14:paraId="1509EF0A" w14:textId="77777777"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t>เทคโนโลยีการก่อสร้างโครงสร้างพื้นฐาน</w:t>
            </w:r>
          </w:p>
          <w:p w14:paraId="39240FB3" w14:textId="77777777" w:rsidR="0096313C" w:rsidRPr="00B60D70" w:rsidRDefault="0096313C" w:rsidP="0096313C">
            <w:pPr>
              <w:jc w:val="left"/>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Construction Technologies for Infrastructures)</w:t>
            </w:r>
          </w:p>
          <w:p w14:paraId="377B214A" w14:textId="77777777"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t>การบริหารงานวิศวกรรม</w:t>
            </w:r>
          </w:p>
          <w:p w14:paraId="09B8F6DE" w14:textId="77777777"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Engineering Management)</w:t>
            </w:r>
          </w:p>
          <w:p w14:paraId="17E3541B" w14:textId="77777777"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t>การออกแบบโครงสร้างคอนกรีตเสริมเหล็ก 2</w:t>
            </w:r>
          </w:p>
          <w:p w14:paraId="071E3ECB" w14:textId="4107DEDB"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rPr>
              <w:t xml:space="preserve">Reinforced Concrete Design of Structure </w:t>
            </w:r>
            <w:r w:rsidRPr="00B60D70">
              <w:rPr>
                <w:rFonts w:ascii="TH SarabunPSK" w:hAnsi="TH SarabunPSK" w:cs="TH SarabunPSK" w:hint="cs"/>
                <w:sz w:val="28"/>
                <w:szCs w:val="28"/>
                <w:cs/>
              </w:rPr>
              <w:t>2)</w:t>
            </w:r>
          </w:p>
          <w:p w14:paraId="2E5BA0F4" w14:textId="77777777"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t>การออกแบบคอนกรีตอัดแรง</w:t>
            </w:r>
          </w:p>
          <w:p w14:paraId="0C3A74C1" w14:textId="77777777"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Prestressed Concrete Design)</w:t>
            </w:r>
            <w:r w:rsidRPr="00B60D70">
              <w:rPr>
                <w:rFonts w:ascii="TH SarabunPSK" w:hAnsi="TH SarabunPSK" w:cs="TH SarabunPSK" w:hint="cs"/>
                <w:sz w:val="28"/>
                <w:szCs w:val="28"/>
              </w:rPr>
              <w:tab/>
            </w:r>
          </w:p>
          <w:p w14:paraId="399DC7DC" w14:textId="77777777"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t>เทคโนโลยีชิ้นส่วนคอนกรีตสำเร็จรูป</w:t>
            </w:r>
            <w:r w:rsidRPr="00B60D70">
              <w:rPr>
                <w:rFonts w:ascii="TH SarabunPSK" w:hAnsi="TH SarabunPSK" w:cs="TH SarabunPSK" w:hint="cs"/>
                <w:sz w:val="28"/>
                <w:szCs w:val="28"/>
                <w:cs/>
              </w:rPr>
              <w:tab/>
            </w:r>
          </w:p>
          <w:p w14:paraId="75092227" w14:textId="613EA7C6" w:rsidR="0096313C" w:rsidRPr="00B60D70" w:rsidRDefault="0096313C" w:rsidP="0096313C">
            <w:pPr>
              <w:jc w:val="left"/>
              <w:rPr>
                <w:rFonts w:ascii="TH SarabunPSK" w:hAnsi="TH SarabunPSK" w:cs="TH SarabunPSK"/>
                <w:sz w:val="28"/>
                <w:szCs w:val="28"/>
              </w:rPr>
            </w:pPr>
            <w:r w:rsidRPr="00B60D70">
              <w:rPr>
                <w:rFonts w:ascii="TH SarabunPSK" w:hAnsi="TH SarabunPSK" w:cs="TH SarabunPSK" w:hint="cs"/>
                <w:sz w:val="28"/>
                <w:szCs w:val="28"/>
              </w:rPr>
              <w:t>Technology of Precast Concrete Members)</w:t>
            </w:r>
          </w:p>
          <w:p w14:paraId="7A702D32" w14:textId="77777777"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t>วิศวกรรมขนส่ง</w:t>
            </w:r>
          </w:p>
          <w:p w14:paraId="3C82E142" w14:textId="77777777"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Transportation Engineering)</w:t>
            </w:r>
          </w:p>
          <w:p w14:paraId="040871D4" w14:textId="77777777"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t>โครงสร้างทางชลศาสตร์</w:t>
            </w:r>
          </w:p>
          <w:p w14:paraId="5303851E" w14:textId="77777777"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Hydraulics Structures)</w:t>
            </w:r>
          </w:p>
          <w:p w14:paraId="4916A517" w14:textId="77777777"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t xml:space="preserve">การพัฒนาตนเองเป็นผู้ประกอบการ </w:t>
            </w:r>
          </w:p>
          <w:p w14:paraId="04C8515B" w14:textId="182E5875" w:rsidR="0096313C" w:rsidRPr="00B60D70" w:rsidRDefault="0096313C" w:rsidP="0096313C">
            <w:pPr>
              <w:jc w:val="left"/>
              <w:rPr>
                <w:rFonts w:ascii="TH SarabunPSK" w:hAnsi="TH SarabunPSK" w:cs="TH SarabunPSK"/>
                <w:sz w:val="28"/>
                <w:szCs w:val="28"/>
              </w:rPr>
            </w:pPr>
            <w:r w:rsidRPr="00B60D70">
              <w:rPr>
                <w:rFonts w:ascii="TH SarabunPSK" w:hAnsi="TH SarabunPSK" w:cs="TH SarabunPSK" w:hint="cs"/>
                <w:sz w:val="28"/>
                <w:szCs w:val="28"/>
              </w:rPr>
              <w:t>Self-development for being Entrepreneur)</w:t>
            </w:r>
          </w:p>
          <w:p w14:paraId="13E5B60D" w14:textId="77777777"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t>การบริหารจัดการอาคารขนาดใหญ่</w:t>
            </w:r>
            <w:r w:rsidRPr="00B60D70">
              <w:rPr>
                <w:rFonts w:ascii="TH SarabunPSK" w:hAnsi="TH SarabunPSK" w:cs="TH SarabunPSK" w:hint="cs"/>
                <w:sz w:val="28"/>
                <w:szCs w:val="28"/>
                <w:cs/>
              </w:rPr>
              <w:tab/>
            </w:r>
          </w:p>
          <w:p w14:paraId="6E85C7B8" w14:textId="77777777"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Management of high-rise buildings)</w:t>
            </w:r>
          </w:p>
          <w:p w14:paraId="1D4BC420" w14:textId="77777777"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t>กฎหมายและสัญญาสำหรับงานก่อสร้าง</w:t>
            </w:r>
          </w:p>
          <w:p w14:paraId="7EAFB0D9" w14:textId="77777777"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Law and Contract of Construction)</w:t>
            </w:r>
          </w:p>
          <w:p w14:paraId="352081FF" w14:textId="77777777"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lastRenderedPageBreak/>
              <w:t>หัวข้อพิเศษทางวิศวกรรมโยธา 1</w:t>
            </w:r>
          </w:p>
          <w:p w14:paraId="3B27F592" w14:textId="1883D87E"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Special Topics in Civil Engineering </w:t>
            </w:r>
            <w:r w:rsidR="00086DF1" w:rsidRPr="00B60D70">
              <w:rPr>
                <w:rFonts w:ascii="TH SarabunPSK" w:hAnsi="TH SarabunPSK" w:cs="TH SarabunPSK"/>
                <w:sz w:val="28"/>
                <w:szCs w:val="28"/>
              </w:rPr>
              <w:t>I</w:t>
            </w:r>
            <w:r w:rsidRPr="00B60D70">
              <w:rPr>
                <w:rFonts w:ascii="TH SarabunPSK" w:hAnsi="TH SarabunPSK" w:cs="TH SarabunPSK" w:hint="cs"/>
                <w:sz w:val="28"/>
                <w:szCs w:val="28"/>
                <w:cs/>
              </w:rPr>
              <w:t>)</w:t>
            </w:r>
          </w:p>
          <w:p w14:paraId="0704A507" w14:textId="77777777"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t>หัวข้อพิเศษทางวิศวกรรมโยธา 2</w:t>
            </w:r>
          </w:p>
          <w:p w14:paraId="583BBFDA" w14:textId="72C85CC6"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Special Topics in Civil Engineering </w:t>
            </w:r>
            <w:r w:rsidR="00086DF1" w:rsidRPr="00B60D70">
              <w:rPr>
                <w:rFonts w:ascii="TH SarabunPSK" w:hAnsi="TH SarabunPSK" w:cs="TH SarabunPSK"/>
                <w:sz w:val="28"/>
                <w:szCs w:val="28"/>
              </w:rPr>
              <w:t>II</w:t>
            </w:r>
            <w:r w:rsidRPr="00B60D70">
              <w:rPr>
                <w:rFonts w:ascii="TH SarabunPSK" w:hAnsi="TH SarabunPSK" w:cs="TH SarabunPSK" w:hint="cs"/>
                <w:sz w:val="28"/>
                <w:szCs w:val="28"/>
                <w:cs/>
              </w:rPr>
              <w:t>)</w:t>
            </w:r>
          </w:p>
          <w:p w14:paraId="073C04E3" w14:textId="77777777" w:rsidR="0096313C" w:rsidRPr="00B60D70" w:rsidRDefault="0096313C" w:rsidP="0096313C">
            <w:pPr>
              <w:rPr>
                <w:rFonts w:ascii="TH SarabunPSK" w:hAnsi="TH SarabunPSK" w:cs="TH SarabunPSK"/>
                <w:sz w:val="28"/>
                <w:szCs w:val="28"/>
              </w:rPr>
            </w:pPr>
            <w:r w:rsidRPr="00B60D70">
              <w:rPr>
                <w:rFonts w:ascii="TH SarabunPSK" w:hAnsi="TH SarabunPSK" w:cs="TH SarabunPSK" w:hint="cs"/>
                <w:sz w:val="28"/>
                <w:szCs w:val="28"/>
                <w:cs/>
              </w:rPr>
              <w:t>หัวข้อพิเศษทางวิศวกรรมโยธา 3</w:t>
            </w:r>
          </w:p>
          <w:p w14:paraId="4967DB6F" w14:textId="49E4AC7F" w:rsidR="00D76794" w:rsidRPr="00B60D70" w:rsidRDefault="0096313C" w:rsidP="0096313C">
            <w:pPr>
              <w:rPr>
                <w:rFonts w:ascii="TH SarabunPSK" w:hAnsi="TH SarabunPSK" w:cs="TH SarabunPSK"/>
                <w:sz w:val="28"/>
                <w:szCs w:val="28"/>
                <w:cs/>
              </w:rPr>
            </w:pPr>
            <w:r w:rsidRPr="00B60D70">
              <w:rPr>
                <w:rFonts w:ascii="TH SarabunPSK" w:hAnsi="TH SarabunPSK" w:cs="TH SarabunPSK" w:hint="cs"/>
                <w:sz w:val="28"/>
                <w:szCs w:val="28"/>
                <w:cs/>
              </w:rPr>
              <w:t>(</w:t>
            </w:r>
            <w:r w:rsidRPr="00B60D70">
              <w:rPr>
                <w:rFonts w:ascii="TH SarabunPSK" w:hAnsi="TH SarabunPSK" w:cs="TH SarabunPSK" w:hint="cs"/>
                <w:sz w:val="28"/>
                <w:szCs w:val="28"/>
              </w:rPr>
              <w:t xml:space="preserve">Special Topics in Civil Engineering </w:t>
            </w:r>
            <w:r w:rsidR="00086DF1" w:rsidRPr="00B60D70">
              <w:rPr>
                <w:rFonts w:ascii="TH SarabunPSK" w:hAnsi="TH SarabunPSK" w:cs="TH SarabunPSK"/>
                <w:sz w:val="28"/>
                <w:szCs w:val="28"/>
              </w:rPr>
              <w:t>III</w:t>
            </w:r>
            <w:r w:rsidRPr="00B60D70">
              <w:rPr>
                <w:rFonts w:ascii="TH SarabunPSK" w:hAnsi="TH SarabunPSK" w:cs="TH SarabunPSK" w:hint="cs"/>
                <w:sz w:val="28"/>
                <w:szCs w:val="28"/>
                <w:cs/>
              </w:rPr>
              <w:t>)</w:t>
            </w:r>
          </w:p>
        </w:tc>
        <w:tc>
          <w:tcPr>
            <w:tcW w:w="1275" w:type="dxa"/>
            <w:gridSpan w:val="2"/>
            <w:tcBorders>
              <w:top w:val="nil"/>
              <w:left w:val="nil"/>
              <w:bottom w:val="single" w:sz="4" w:space="0" w:color="auto"/>
              <w:right w:val="single" w:sz="4" w:space="0" w:color="auto"/>
            </w:tcBorders>
          </w:tcPr>
          <w:p w14:paraId="2186F540" w14:textId="77777777"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lastRenderedPageBreak/>
              <w:t>3 (3-0-6)</w:t>
            </w:r>
          </w:p>
          <w:p w14:paraId="517B571D" w14:textId="77777777" w:rsidR="0096313C" w:rsidRPr="00B60D70" w:rsidRDefault="0096313C" w:rsidP="0096313C">
            <w:pPr>
              <w:jc w:val="center"/>
              <w:rPr>
                <w:rFonts w:ascii="TH SarabunPSK" w:hAnsi="TH SarabunPSK" w:cs="TH SarabunPSK"/>
                <w:sz w:val="28"/>
                <w:szCs w:val="28"/>
              </w:rPr>
            </w:pPr>
          </w:p>
          <w:p w14:paraId="03C9DC97" w14:textId="77777777"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3 (3-0-6)</w:t>
            </w:r>
          </w:p>
          <w:p w14:paraId="7220334A" w14:textId="77777777" w:rsidR="0096313C" w:rsidRPr="00B60D70" w:rsidRDefault="0096313C" w:rsidP="0096313C">
            <w:pPr>
              <w:jc w:val="center"/>
              <w:rPr>
                <w:rFonts w:ascii="TH SarabunPSK" w:hAnsi="TH SarabunPSK" w:cs="TH SarabunPSK"/>
                <w:sz w:val="28"/>
                <w:szCs w:val="28"/>
              </w:rPr>
            </w:pPr>
          </w:p>
          <w:p w14:paraId="6181E873" w14:textId="77777777" w:rsidR="0096313C" w:rsidRPr="00B60D70" w:rsidRDefault="0096313C" w:rsidP="0096313C">
            <w:pPr>
              <w:jc w:val="center"/>
              <w:rPr>
                <w:rFonts w:ascii="TH SarabunPSK" w:hAnsi="TH SarabunPSK" w:cs="TH SarabunPSK"/>
                <w:sz w:val="28"/>
                <w:szCs w:val="28"/>
              </w:rPr>
            </w:pPr>
          </w:p>
          <w:p w14:paraId="585CA50D" w14:textId="77777777"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3 (2-2-6)</w:t>
            </w:r>
          </w:p>
          <w:p w14:paraId="7C6E7CF2" w14:textId="77777777" w:rsidR="0096313C" w:rsidRPr="00B60D70" w:rsidRDefault="0096313C" w:rsidP="0096313C">
            <w:pPr>
              <w:jc w:val="center"/>
              <w:rPr>
                <w:rFonts w:ascii="TH SarabunPSK" w:hAnsi="TH SarabunPSK" w:cs="TH SarabunPSK"/>
                <w:sz w:val="28"/>
                <w:szCs w:val="28"/>
              </w:rPr>
            </w:pPr>
          </w:p>
          <w:p w14:paraId="7534D7A2" w14:textId="77777777"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3 (3-0-6)</w:t>
            </w:r>
          </w:p>
          <w:p w14:paraId="12EA7134" w14:textId="77777777" w:rsidR="0096313C" w:rsidRPr="00B60D70" w:rsidRDefault="0096313C" w:rsidP="0096313C">
            <w:pPr>
              <w:jc w:val="center"/>
              <w:rPr>
                <w:rFonts w:ascii="TH SarabunPSK" w:hAnsi="TH SarabunPSK" w:cs="TH SarabunPSK"/>
                <w:sz w:val="28"/>
                <w:szCs w:val="28"/>
              </w:rPr>
            </w:pPr>
          </w:p>
          <w:p w14:paraId="074161FC" w14:textId="77777777"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3 (3-0-6)</w:t>
            </w:r>
          </w:p>
          <w:p w14:paraId="3A4A8C20" w14:textId="77777777" w:rsidR="0096313C" w:rsidRPr="00B60D70" w:rsidRDefault="0096313C" w:rsidP="0096313C">
            <w:pPr>
              <w:jc w:val="center"/>
              <w:rPr>
                <w:rFonts w:ascii="TH SarabunPSK" w:hAnsi="TH SarabunPSK" w:cs="TH SarabunPSK"/>
                <w:sz w:val="28"/>
                <w:szCs w:val="28"/>
              </w:rPr>
            </w:pPr>
          </w:p>
          <w:p w14:paraId="31EB6A50" w14:textId="77777777" w:rsidR="0096313C" w:rsidRPr="00B60D70" w:rsidRDefault="0096313C" w:rsidP="0096313C">
            <w:pPr>
              <w:jc w:val="center"/>
              <w:rPr>
                <w:rFonts w:ascii="TH SarabunPSK" w:hAnsi="TH SarabunPSK" w:cs="TH SarabunPSK"/>
                <w:sz w:val="28"/>
                <w:szCs w:val="28"/>
              </w:rPr>
            </w:pPr>
          </w:p>
          <w:p w14:paraId="7258A509" w14:textId="77777777"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3 (3-0-6)</w:t>
            </w:r>
          </w:p>
          <w:p w14:paraId="361D3E18" w14:textId="77777777" w:rsidR="0096313C" w:rsidRPr="00B60D70" w:rsidRDefault="0096313C" w:rsidP="0096313C">
            <w:pPr>
              <w:jc w:val="center"/>
              <w:rPr>
                <w:rFonts w:ascii="TH SarabunPSK" w:hAnsi="TH SarabunPSK" w:cs="TH SarabunPSK"/>
                <w:sz w:val="28"/>
                <w:szCs w:val="28"/>
              </w:rPr>
            </w:pPr>
          </w:p>
          <w:p w14:paraId="34EBECD5" w14:textId="77777777" w:rsidR="0096313C" w:rsidRPr="00B60D70" w:rsidRDefault="0096313C" w:rsidP="0096313C">
            <w:pPr>
              <w:jc w:val="center"/>
              <w:rPr>
                <w:rFonts w:ascii="TH SarabunPSK" w:hAnsi="TH SarabunPSK" w:cs="TH SarabunPSK"/>
                <w:sz w:val="28"/>
                <w:szCs w:val="28"/>
              </w:rPr>
            </w:pPr>
          </w:p>
          <w:p w14:paraId="4DC035B7" w14:textId="77777777"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3 (3-0-6)</w:t>
            </w:r>
          </w:p>
          <w:p w14:paraId="6BCA6D23" w14:textId="77777777" w:rsidR="0096313C" w:rsidRPr="00B60D70" w:rsidRDefault="0096313C" w:rsidP="0096313C">
            <w:pPr>
              <w:jc w:val="center"/>
              <w:rPr>
                <w:rFonts w:ascii="TH SarabunPSK" w:hAnsi="TH SarabunPSK" w:cs="TH SarabunPSK"/>
                <w:sz w:val="28"/>
                <w:szCs w:val="28"/>
              </w:rPr>
            </w:pPr>
          </w:p>
          <w:p w14:paraId="61D9999A" w14:textId="77777777"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3 (3-0-6)</w:t>
            </w:r>
          </w:p>
          <w:p w14:paraId="0BA138D0" w14:textId="77777777" w:rsidR="0096313C" w:rsidRPr="00B60D70" w:rsidRDefault="0096313C" w:rsidP="0096313C">
            <w:pPr>
              <w:jc w:val="center"/>
              <w:rPr>
                <w:rFonts w:ascii="TH SarabunPSK" w:hAnsi="TH SarabunPSK" w:cs="TH SarabunPSK"/>
                <w:sz w:val="28"/>
                <w:szCs w:val="28"/>
              </w:rPr>
            </w:pPr>
          </w:p>
          <w:p w14:paraId="6F1354A3" w14:textId="77777777" w:rsidR="0096313C" w:rsidRPr="00B60D70" w:rsidRDefault="0096313C" w:rsidP="0096313C">
            <w:pPr>
              <w:jc w:val="center"/>
              <w:rPr>
                <w:rFonts w:ascii="TH SarabunPSK" w:hAnsi="TH SarabunPSK" w:cs="TH SarabunPSK"/>
                <w:sz w:val="28"/>
                <w:szCs w:val="28"/>
              </w:rPr>
            </w:pPr>
          </w:p>
          <w:p w14:paraId="73E686E7" w14:textId="77777777"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3 (2-2-6)</w:t>
            </w:r>
          </w:p>
          <w:p w14:paraId="293A73E7" w14:textId="77777777" w:rsidR="0096313C" w:rsidRPr="00B60D70" w:rsidRDefault="0096313C" w:rsidP="0096313C">
            <w:pPr>
              <w:jc w:val="center"/>
              <w:rPr>
                <w:rFonts w:ascii="TH SarabunPSK" w:hAnsi="TH SarabunPSK" w:cs="TH SarabunPSK"/>
                <w:sz w:val="28"/>
                <w:szCs w:val="28"/>
              </w:rPr>
            </w:pPr>
          </w:p>
          <w:p w14:paraId="58E91524" w14:textId="77777777" w:rsidR="0096313C" w:rsidRPr="00B60D70" w:rsidRDefault="0096313C" w:rsidP="0096313C">
            <w:pPr>
              <w:jc w:val="both"/>
              <w:rPr>
                <w:rFonts w:ascii="TH SarabunPSK" w:hAnsi="TH SarabunPSK" w:cs="TH SarabunPSK"/>
                <w:sz w:val="28"/>
                <w:szCs w:val="28"/>
              </w:rPr>
            </w:pPr>
          </w:p>
          <w:p w14:paraId="6DD24393" w14:textId="77777777"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3 (3-0-6)</w:t>
            </w:r>
          </w:p>
          <w:p w14:paraId="35366428" w14:textId="77777777" w:rsidR="0096313C" w:rsidRPr="00B60D70" w:rsidRDefault="0096313C" w:rsidP="0096313C">
            <w:pPr>
              <w:jc w:val="center"/>
              <w:rPr>
                <w:rFonts w:ascii="TH SarabunPSK" w:hAnsi="TH SarabunPSK" w:cs="TH SarabunPSK"/>
                <w:sz w:val="28"/>
                <w:szCs w:val="28"/>
              </w:rPr>
            </w:pPr>
          </w:p>
          <w:p w14:paraId="367761C1" w14:textId="77777777"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3 (3-0-6)</w:t>
            </w:r>
          </w:p>
          <w:p w14:paraId="454D5B0F" w14:textId="77777777" w:rsidR="0096313C" w:rsidRPr="00B60D70" w:rsidRDefault="0096313C" w:rsidP="0096313C">
            <w:pPr>
              <w:jc w:val="center"/>
              <w:rPr>
                <w:rFonts w:ascii="TH SarabunPSK" w:hAnsi="TH SarabunPSK" w:cs="TH SarabunPSK"/>
                <w:sz w:val="28"/>
                <w:szCs w:val="28"/>
              </w:rPr>
            </w:pPr>
          </w:p>
          <w:p w14:paraId="1CEDECA0" w14:textId="77777777"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3 (3-0-6)</w:t>
            </w:r>
          </w:p>
          <w:p w14:paraId="1A985C0B" w14:textId="77777777" w:rsidR="0096313C" w:rsidRPr="00B60D70" w:rsidRDefault="0096313C" w:rsidP="0096313C">
            <w:pPr>
              <w:jc w:val="center"/>
              <w:rPr>
                <w:rFonts w:ascii="TH SarabunPSK" w:hAnsi="TH SarabunPSK" w:cs="TH SarabunPSK"/>
                <w:sz w:val="28"/>
                <w:szCs w:val="28"/>
              </w:rPr>
            </w:pPr>
          </w:p>
          <w:p w14:paraId="6E9B82D9" w14:textId="77777777"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3 (3-0-6)</w:t>
            </w:r>
          </w:p>
          <w:p w14:paraId="11232FA0" w14:textId="77777777" w:rsidR="0096313C" w:rsidRPr="00B60D70" w:rsidRDefault="0096313C" w:rsidP="0096313C">
            <w:pPr>
              <w:jc w:val="center"/>
              <w:rPr>
                <w:rFonts w:ascii="TH SarabunPSK" w:hAnsi="TH SarabunPSK" w:cs="TH SarabunPSK"/>
                <w:sz w:val="28"/>
                <w:szCs w:val="28"/>
              </w:rPr>
            </w:pPr>
          </w:p>
          <w:p w14:paraId="6926FDBA" w14:textId="77777777" w:rsidR="0096313C" w:rsidRPr="00B60D70" w:rsidRDefault="0096313C" w:rsidP="0096313C">
            <w:pPr>
              <w:jc w:val="center"/>
              <w:rPr>
                <w:rFonts w:ascii="TH SarabunPSK" w:hAnsi="TH SarabunPSK" w:cs="TH SarabunPSK"/>
                <w:sz w:val="28"/>
                <w:szCs w:val="28"/>
              </w:rPr>
            </w:pPr>
          </w:p>
          <w:p w14:paraId="5EF7BF08" w14:textId="77777777"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3 (3-0-6)</w:t>
            </w:r>
          </w:p>
          <w:p w14:paraId="22446AFB" w14:textId="77777777" w:rsidR="0096313C" w:rsidRPr="00B60D70" w:rsidRDefault="0096313C" w:rsidP="0096313C">
            <w:pPr>
              <w:jc w:val="center"/>
              <w:rPr>
                <w:rFonts w:ascii="TH SarabunPSK" w:hAnsi="TH SarabunPSK" w:cs="TH SarabunPSK"/>
                <w:sz w:val="28"/>
                <w:szCs w:val="28"/>
              </w:rPr>
            </w:pPr>
          </w:p>
          <w:p w14:paraId="61688E04" w14:textId="77777777" w:rsidR="0096313C" w:rsidRPr="00B60D70" w:rsidRDefault="0096313C" w:rsidP="0096313C">
            <w:pPr>
              <w:jc w:val="center"/>
              <w:rPr>
                <w:rFonts w:ascii="TH SarabunPSK" w:hAnsi="TH SarabunPSK" w:cs="TH SarabunPSK"/>
                <w:sz w:val="28"/>
                <w:szCs w:val="28"/>
              </w:rPr>
            </w:pPr>
            <w:r w:rsidRPr="00B60D70">
              <w:rPr>
                <w:rFonts w:ascii="TH SarabunPSK" w:hAnsi="TH SarabunPSK" w:cs="TH SarabunPSK" w:hint="cs"/>
                <w:sz w:val="28"/>
                <w:szCs w:val="28"/>
                <w:cs/>
              </w:rPr>
              <w:t>3 (3-0-6)</w:t>
            </w:r>
          </w:p>
          <w:p w14:paraId="74774CDD" w14:textId="77777777" w:rsidR="0096313C" w:rsidRPr="00B60D70" w:rsidRDefault="0096313C" w:rsidP="0096313C">
            <w:pPr>
              <w:jc w:val="center"/>
              <w:rPr>
                <w:rFonts w:ascii="TH SarabunPSK" w:hAnsi="TH SarabunPSK" w:cs="TH SarabunPSK"/>
                <w:sz w:val="28"/>
                <w:szCs w:val="28"/>
              </w:rPr>
            </w:pPr>
          </w:p>
          <w:p w14:paraId="787C66AF" w14:textId="77777777" w:rsidR="0081334D" w:rsidRPr="00B60D70" w:rsidRDefault="0081334D" w:rsidP="0081334D">
            <w:pPr>
              <w:jc w:val="center"/>
              <w:rPr>
                <w:rFonts w:ascii="TH SarabunPSK" w:hAnsi="TH SarabunPSK" w:cs="TH SarabunPSK"/>
                <w:sz w:val="28"/>
                <w:szCs w:val="28"/>
              </w:rPr>
            </w:pPr>
            <w:r w:rsidRPr="00B60D70">
              <w:rPr>
                <w:rFonts w:ascii="TH SarabunPSK" w:hAnsi="TH SarabunPSK" w:cs="TH SarabunPSK" w:hint="cs"/>
                <w:sz w:val="28"/>
                <w:szCs w:val="28"/>
                <w:cs/>
              </w:rPr>
              <w:lastRenderedPageBreak/>
              <w:t>3 (3-0-6)</w:t>
            </w:r>
          </w:p>
          <w:p w14:paraId="0D09B480" w14:textId="77777777" w:rsidR="0096313C" w:rsidRPr="00B60D70" w:rsidRDefault="0096313C" w:rsidP="0096313C">
            <w:pPr>
              <w:jc w:val="center"/>
              <w:rPr>
                <w:rFonts w:ascii="TH SarabunPSK" w:hAnsi="TH SarabunPSK" w:cs="TH SarabunPSK"/>
                <w:sz w:val="28"/>
                <w:szCs w:val="28"/>
              </w:rPr>
            </w:pPr>
          </w:p>
          <w:p w14:paraId="60F85A33" w14:textId="77777777" w:rsidR="0081334D" w:rsidRPr="00B60D70" w:rsidRDefault="0081334D" w:rsidP="0081334D">
            <w:pPr>
              <w:jc w:val="center"/>
              <w:rPr>
                <w:rFonts w:ascii="TH SarabunPSK" w:hAnsi="TH SarabunPSK" w:cs="TH SarabunPSK"/>
                <w:sz w:val="28"/>
                <w:szCs w:val="28"/>
              </w:rPr>
            </w:pPr>
            <w:r w:rsidRPr="00B60D70">
              <w:rPr>
                <w:rFonts w:ascii="TH SarabunPSK" w:hAnsi="TH SarabunPSK" w:cs="TH SarabunPSK" w:hint="cs"/>
                <w:sz w:val="28"/>
                <w:szCs w:val="28"/>
                <w:cs/>
              </w:rPr>
              <w:t>3 (3-0-6)</w:t>
            </w:r>
          </w:p>
          <w:p w14:paraId="66305CA7" w14:textId="77777777" w:rsidR="0096313C" w:rsidRPr="00B60D70" w:rsidRDefault="0096313C" w:rsidP="0096313C">
            <w:pPr>
              <w:jc w:val="center"/>
              <w:rPr>
                <w:rFonts w:ascii="TH SarabunPSK" w:hAnsi="TH SarabunPSK" w:cs="TH SarabunPSK"/>
                <w:sz w:val="28"/>
                <w:szCs w:val="28"/>
              </w:rPr>
            </w:pPr>
          </w:p>
          <w:p w14:paraId="5734DD75" w14:textId="77777777" w:rsidR="0081334D" w:rsidRPr="00B60D70" w:rsidRDefault="0081334D" w:rsidP="0081334D">
            <w:pPr>
              <w:jc w:val="center"/>
              <w:rPr>
                <w:rFonts w:ascii="TH SarabunPSK" w:hAnsi="TH SarabunPSK" w:cs="TH SarabunPSK"/>
                <w:sz w:val="28"/>
                <w:szCs w:val="28"/>
              </w:rPr>
            </w:pPr>
            <w:r w:rsidRPr="00B60D70">
              <w:rPr>
                <w:rFonts w:ascii="TH SarabunPSK" w:hAnsi="TH SarabunPSK" w:cs="TH SarabunPSK" w:hint="cs"/>
                <w:sz w:val="28"/>
                <w:szCs w:val="28"/>
                <w:cs/>
              </w:rPr>
              <w:t>3 (3-0-6)</w:t>
            </w:r>
          </w:p>
          <w:p w14:paraId="305A1B0D" w14:textId="23ED0711" w:rsidR="00D76794" w:rsidRPr="00B60D70" w:rsidRDefault="00D76794" w:rsidP="0096313C">
            <w:pPr>
              <w:jc w:val="center"/>
              <w:rPr>
                <w:rFonts w:ascii="TH SarabunPSK" w:hAnsi="TH SarabunPSK" w:cs="TH SarabunPSK"/>
                <w:b/>
                <w:bCs/>
                <w:sz w:val="28"/>
                <w:szCs w:val="28"/>
                <w:cs/>
              </w:rPr>
            </w:pPr>
          </w:p>
        </w:tc>
        <w:tc>
          <w:tcPr>
            <w:tcW w:w="2127" w:type="dxa"/>
            <w:tcBorders>
              <w:left w:val="single" w:sz="4" w:space="0" w:color="auto"/>
            </w:tcBorders>
          </w:tcPr>
          <w:p w14:paraId="6C485F8B" w14:textId="77777777" w:rsidR="00555F67" w:rsidRPr="00B60D70" w:rsidRDefault="00555F67" w:rsidP="00555F67">
            <w:pPr>
              <w:spacing w:line="360" w:lineRule="exact"/>
              <w:ind w:left="-67"/>
              <w:jc w:val="left"/>
              <w:rPr>
                <w:rFonts w:ascii="TH SarabunPSK" w:eastAsia="Cordia New" w:hAnsi="TH SarabunPSK" w:cs="TH SarabunPSK"/>
                <w:noProof/>
                <w:sz w:val="28"/>
                <w:szCs w:val="28"/>
              </w:rPr>
            </w:pPr>
            <w:r w:rsidRPr="00B60D70">
              <w:rPr>
                <w:rFonts w:ascii="TH SarabunPSK" w:eastAsia="Cordia New" w:hAnsi="TH SarabunPSK" w:cs="TH SarabunPSK" w:hint="cs"/>
                <w:noProof/>
                <w:sz w:val="28"/>
                <w:szCs w:val="28"/>
                <w:cs/>
              </w:rPr>
              <w:lastRenderedPageBreak/>
              <w:t>- เพิ่มจาก 4 หน่วยกิตเป็น 6 หน่วยกิต</w:t>
            </w:r>
          </w:p>
          <w:p w14:paraId="2F864844" w14:textId="77777777" w:rsidR="00555F67" w:rsidRPr="00B60D70" w:rsidRDefault="00555F67" w:rsidP="00555F67">
            <w:pPr>
              <w:spacing w:line="360" w:lineRule="exact"/>
              <w:ind w:left="-67"/>
              <w:jc w:val="left"/>
              <w:rPr>
                <w:rFonts w:ascii="TH SarabunPSK" w:eastAsia="Cordia New" w:hAnsi="TH SarabunPSK" w:cs="TH SarabunPSK"/>
                <w:noProof/>
                <w:sz w:val="28"/>
                <w:szCs w:val="28"/>
              </w:rPr>
            </w:pPr>
            <w:r w:rsidRPr="00B60D70">
              <w:rPr>
                <w:rFonts w:ascii="TH SarabunPSK" w:eastAsia="Cordia New" w:hAnsi="TH SarabunPSK" w:cs="TH SarabunPSK" w:hint="cs"/>
                <w:noProof/>
                <w:sz w:val="28"/>
                <w:szCs w:val="28"/>
                <w:cs/>
              </w:rPr>
              <w:t>- ลดรายวิชาเลือกวิศวกรรมโยธาที่มีในหลักสูตรเดิมที่ไม่ได้เปิดสอนออกจากหลักสูตร</w:t>
            </w:r>
          </w:p>
          <w:p w14:paraId="4D8F25F4" w14:textId="77777777" w:rsidR="00555F67" w:rsidRPr="00B60D70" w:rsidRDefault="00555F67" w:rsidP="00555F67">
            <w:pPr>
              <w:spacing w:line="360" w:lineRule="exact"/>
              <w:ind w:left="-67"/>
              <w:jc w:val="left"/>
              <w:rPr>
                <w:rFonts w:ascii="TH SarabunPSK" w:eastAsia="Cordia New" w:hAnsi="TH SarabunPSK" w:cs="TH SarabunPSK"/>
                <w:noProof/>
                <w:sz w:val="28"/>
                <w:szCs w:val="28"/>
              </w:rPr>
            </w:pPr>
            <w:r w:rsidRPr="00B60D70">
              <w:rPr>
                <w:rFonts w:ascii="TH SarabunPSK" w:eastAsia="Cordia New" w:hAnsi="TH SarabunPSK" w:cs="TH SarabunPSK" w:hint="cs"/>
                <w:noProof/>
                <w:sz w:val="28"/>
                <w:szCs w:val="28"/>
                <w:cs/>
              </w:rPr>
              <w:t>- ปรับเนื้อหาวิชาให้มีความทันสมัย</w:t>
            </w:r>
          </w:p>
          <w:p w14:paraId="0BCC8084" w14:textId="3BF22E40" w:rsidR="00D76794" w:rsidRPr="00B60D70" w:rsidRDefault="00D76794" w:rsidP="00555F67">
            <w:pPr>
              <w:spacing w:line="360" w:lineRule="exact"/>
              <w:ind w:left="-67"/>
              <w:jc w:val="left"/>
              <w:rPr>
                <w:rFonts w:ascii="TH SarabunPSK" w:eastAsia="Cordia New" w:hAnsi="TH SarabunPSK" w:cs="TH SarabunPSK"/>
                <w:noProof/>
                <w:sz w:val="28"/>
                <w:szCs w:val="28"/>
                <w:cs/>
              </w:rPr>
            </w:pPr>
          </w:p>
        </w:tc>
      </w:tr>
      <w:tr w:rsidR="00B60D70" w:rsidRPr="00B60D70" w14:paraId="76F4F594" w14:textId="77777777" w:rsidTr="004603BE">
        <w:trPr>
          <w:trHeight w:val="64"/>
        </w:trPr>
        <w:tc>
          <w:tcPr>
            <w:tcW w:w="4395" w:type="dxa"/>
            <w:gridSpan w:val="3"/>
            <w:tcBorders>
              <w:top w:val="single" w:sz="4" w:space="0" w:color="auto"/>
              <w:left w:val="single" w:sz="4" w:space="0" w:color="auto"/>
              <w:bottom w:val="single" w:sz="4" w:space="0" w:color="auto"/>
              <w:right w:val="nil"/>
            </w:tcBorders>
          </w:tcPr>
          <w:p w14:paraId="74A266D9" w14:textId="5D026599" w:rsidR="00D76794" w:rsidRPr="00B60D70" w:rsidRDefault="00555F67" w:rsidP="00D420AC">
            <w:pPr>
              <w:rPr>
                <w:rFonts w:ascii="TH SarabunPSK" w:hAnsi="TH SarabunPSK" w:cs="TH SarabunPSK"/>
                <w:b/>
                <w:bCs/>
                <w:sz w:val="28"/>
                <w:szCs w:val="28"/>
                <w:cs/>
              </w:rPr>
            </w:pPr>
            <w:r w:rsidRPr="00B60D70">
              <w:rPr>
                <w:rFonts w:ascii="TH SarabunPSK" w:hAnsi="TH SarabunPSK" w:cs="TH SarabunPSK" w:hint="cs"/>
                <w:b/>
                <w:bCs/>
                <w:sz w:val="28"/>
                <w:szCs w:val="28"/>
                <w:cs/>
              </w:rPr>
              <w:lastRenderedPageBreak/>
              <w:t>ค</w:t>
            </w:r>
            <w:r w:rsidRPr="00B60D70">
              <w:rPr>
                <w:rFonts w:ascii="TH SarabunPSK" w:hAnsi="TH SarabunPSK" w:cs="TH SarabunPSK" w:hint="cs"/>
                <w:b/>
                <w:bCs/>
                <w:sz w:val="28"/>
                <w:szCs w:val="28"/>
              </w:rPr>
              <w:t xml:space="preserve">. </w:t>
            </w:r>
            <w:r w:rsidRPr="00B60D70">
              <w:rPr>
                <w:rFonts w:ascii="TH SarabunPSK" w:hAnsi="TH SarabunPSK" w:cs="TH SarabunPSK" w:hint="cs"/>
                <w:b/>
                <w:bCs/>
                <w:sz w:val="28"/>
                <w:szCs w:val="28"/>
                <w:cs/>
              </w:rPr>
              <w:t>หมวดวิชาเลือกเสรี</w:t>
            </w:r>
            <w:r w:rsidR="00BD7F9D" w:rsidRPr="00B60D70">
              <w:rPr>
                <w:rFonts w:ascii="TH SarabunPSK" w:hAnsi="TH SarabunPSK" w:cs="TH SarabunPSK" w:hint="cs"/>
                <w:b/>
                <w:bCs/>
                <w:sz w:val="28"/>
                <w:szCs w:val="28"/>
              </w:rPr>
              <w:t xml:space="preserve">                           </w:t>
            </w:r>
            <w:r w:rsidRPr="00B60D70">
              <w:rPr>
                <w:rFonts w:ascii="TH SarabunPSK" w:hAnsi="TH SarabunPSK" w:cs="TH SarabunPSK" w:hint="cs"/>
                <w:b/>
                <w:bCs/>
                <w:sz w:val="28"/>
                <w:szCs w:val="28"/>
              </w:rPr>
              <w:t xml:space="preserve"> </w:t>
            </w:r>
          </w:p>
        </w:tc>
        <w:tc>
          <w:tcPr>
            <w:tcW w:w="1559" w:type="dxa"/>
            <w:gridSpan w:val="3"/>
            <w:tcBorders>
              <w:top w:val="single" w:sz="4" w:space="0" w:color="auto"/>
              <w:left w:val="nil"/>
              <w:bottom w:val="single" w:sz="4" w:space="0" w:color="auto"/>
              <w:right w:val="single" w:sz="4" w:space="0" w:color="auto"/>
            </w:tcBorders>
          </w:tcPr>
          <w:p w14:paraId="155076DD" w14:textId="158C29A0" w:rsidR="00D76794" w:rsidRPr="00B60D70" w:rsidRDefault="00555F67" w:rsidP="00D420AC">
            <w:pPr>
              <w:rPr>
                <w:rFonts w:ascii="TH SarabunPSK" w:hAnsi="TH SarabunPSK" w:cs="TH SarabunPSK"/>
                <w:b/>
                <w:bCs/>
                <w:sz w:val="28"/>
                <w:szCs w:val="28"/>
              </w:rPr>
            </w:pPr>
            <w:r w:rsidRPr="00B60D70">
              <w:rPr>
                <w:rFonts w:ascii="TH SarabunPSK" w:hAnsi="TH SarabunPSK" w:cs="TH SarabunPSK" w:hint="cs"/>
                <w:b/>
                <w:bCs/>
                <w:sz w:val="28"/>
                <w:szCs w:val="28"/>
              </w:rPr>
              <w:t xml:space="preserve">6 </w:t>
            </w:r>
            <w:r w:rsidRPr="00B60D70">
              <w:rPr>
                <w:rFonts w:ascii="TH SarabunPSK" w:hAnsi="TH SarabunPSK" w:cs="TH SarabunPSK" w:hint="cs"/>
                <w:b/>
                <w:bCs/>
                <w:sz w:val="28"/>
                <w:szCs w:val="28"/>
                <w:cs/>
              </w:rPr>
              <w:t>หน่วยกิต</w:t>
            </w:r>
          </w:p>
        </w:tc>
        <w:tc>
          <w:tcPr>
            <w:tcW w:w="4252" w:type="dxa"/>
            <w:gridSpan w:val="4"/>
            <w:tcBorders>
              <w:top w:val="single" w:sz="4" w:space="0" w:color="auto"/>
              <w:left w:val="single" w:sz="4" w:space="0" w:color="auto"/>
              <w:bottom w:val="single" w:sz="4" w:space="0" w:color="auto"/>
              <w:right w:val="nil"/>
            </w:tcBorders>
          </w:tcPr>
          <w:p w14:paraId="4AECC2A4" w14:textId="44EBA3B2" w:rsidR="00D76794" w:rsidRPr="00B60D70" w:rsidRDefault="00555F67" w:rsidP="00D420AC">
            <w:pPr>
              <w:ind w:left="-64"/>
              <w:jc w:val="left"/>
              <w:rPr>
                <w:rFonts w:ascii="TH SarabunPSK" w:eastAsia="Angsana New" w:hAnsi="TH SarabunPSK" w:cs="TH SarabunPSK"/>
                <w:b/>
                <w:bCs/>
                <w:sz w:val="28"/>
                <w:szCs w:val="28"/>
                <w:cs/>
              </w:rPr>
            </w:pPr>
            <w:r w:rsidRPr="00B60D70">
              <w:rPr>
                <w:rFonts w:ascii="TH SarabunPSK" w:hAnsi="TH SarabunPSK" w:cs="TH SarabunPSK" w:hint="cs"/>
                <w:b/>
                <w:bCs/>
                <w:sz w:val="28"/>
                <w:szCs w:val="28"/>
                <w:cs/>
              </w:rPr>
              <w:t>ค</w:t>
            </w:r>
            <w:r w:rsidRPr="00B60D70">
              <w:rPr>
                <w:rFonts w:ascii="TH SarabunPSK" w:hAnsi="TH SarabunPSK" w:cs="TH SarabunPSK" w:hint="cs"/>
                <w:b/>
                <w:bCs/>
                <w:sz w:val="28"/>
                <w:szCs w:val="28"/>
              </w:rPr>
              <w:t xml:space="preserve">. </w:t>
            </w:r>
            <w:r w:rsidRPr="00B60D70">
              <w:rPr>
                <w:rFonts w:ascii="TH SarabunPSK" w:hAnsi="TH SarabunPSK" w:cs="TH SarabunPSK" w:hint="cs"/>
                <w:b/>
                <w:bCs/>
                <w:sz w:val="28"/>
                <w:szCs w:val="28"/>
                <w:cs/>
              </w:rPr>
              <w:t>หมวดวิชาเลือกเสรี</w:t>
            </w:r>
            <w:r w:rsidR="00BD7F9D" w:rsidRPr="00B60D70">
              <w:rPr>
                <w:rFonts w:ascii="TH SarabunPSK" w:hAnsi="TH SarabunPSK" w:cs="TH SarabunPSK" w:hint="cs"/>
                <w:b/>
                <w:bCs/>
                <w:sz w:val="28"/>
                <w:szCs w:val="28"/>
              </w:rPr>
              <w:t xml:space="preserve">                           </w:t>
            </w:r>
            <w:r w:rsidRPr="00B60D70">
              <w:rPr>
                <w:rFonts w:ascii="TH SarabunPSK" w:hAnsi="TH SarabunPSK" w:cs="TH SarabunPSK" w:hint="cs"/>
                <w:b/>
                <w:bCs/>
                <w:sz w:val="28"/>
                <w:szCs w:val="28"/>
              </w:rPr>
              <w:t xml:space="preserve"> </w:t>
            </w:r>
          </w:p>
        </w:tc>
        <w:tc>
          <w:tcPr>
            <w:tcW w:w="1701" w:type="dxa"/>
            <w:gridSpan w:val="3"/>
            <w:tcBorders>
              <w:top w:val="single" w:sz="4" w:space="0" w:color="auto"/>
              <w:left w:val="nil"/>
              <w:bottom w:val="single" w:sz="4" w:space="0" w:color="auto"/>
              <w:right w:val="single" w:sz="4" w:space="0" w:color="auto"/>
            </w:tcBorders>
          </w:tcPr>
          <w:p w14:paraId="77F3FCEB" w14:textId="41B4060A" w:rsidR="00D76794" w:rsidRPr="00B60D70" w:rsidRDefault="00555F67" w:rsidP="00555F67">
            <w:pPr>
              <w:jc w:val="center"/>
              <w:rPr>
                <w:rFonts w:ascii="TH SarabunPSK" w:hAnsi="TH SarabunPSK" w:cs="TH SarabunPSK"/>
                <w:b/>
                <w:bCs/>
                <w:sz w:val="28"/>
                <w:szCs w:val="28"/>
                <w:cs/>
              </w:rPr>
            </w:pPr>
            <w:r w:rsidRPr="00B60D70">
              <w:rPr>
                <w:rFonts w:ascii="TH SarabunPSK" w:hAnsi="TH SarabunPSK" w:cs="TH SarabunPSK" w:hint="cs"/>
                <w:b/>
                <w:bCs/>
                <w:sz w:val="28"/>
                <w:szCs w:val="28"/>
              </w:rPr>
              <w:t xml:space="preserve">6 </w:t>
            </w:r>
            <w:r w:rsidRPr="00B60D70">
              <w:rPr>
                <w:rFonts w:ascii="TH SarabunPSK" w:hAnsi="TH SarabunPSK" w:cs="TH SarabunPSK" w:hint="cs"/>
                <w:b/>
                <w:bCs/>
                <w:sz w:val="28"/>
                <w:szCs w:val="28"/>
                <w:cs/>
              </w:rPr>
              <w:t>หน่วยกิต</w:t>
            </w:r>
          </w:p>
        </w:tc>
        <w:tc>
          <w:tcPr>
            <w:tcW w:w="2127" w:type="dxa"/>
            <w:tcBorders>
              <w:left w:val="single" w:sz="4" w:space="0" w:color="auto"/>
            </w:tcBorders>
          </w:tcPr>
          <w:p w14:paraId="663AC06D" w14:textId="3D716171" w:rsidR="00D76794" w:rsidRPr="00B60D70" w:rsidRDefault="00555F67" w:rsidP="00555F67">
            <w:pPr>
              <w:spacing w:line="360" w:lineRule="exact"/>
              <w:jc w:val="center"/>
              <w:rPr>
                <w:rFonts w:ascii="TH SarabunPSK" w:eastAsia="Cordia New" w:hAnsi="TH SarabunPSK" w:cs="TH SarabunPSK"/>
                <w:b/>
                <w:bCs/>
                <w:noProof/>
                <w:sz w:val="28"/>
                <w:szCs w:val="28"/>
                <w:cs/>
              </w:rPr>
            </w:pPr>
            <w:r w:rsidRPr="00B60D70">
              <w:rPr>
                <w:rFonts w:ascii="TH SarabunPSK" w:hAnsi="TH SarabunPSK" w:cs="TH SarabunPSK" w:hint="cs"/>
                <w:sz w:val="28"/>
                <w:szCs w:val="28"/>
                <w:cs/>
                <w:lang w:val="th-TH"/>
              </w:rPr>
              <w:t>คงเดิม</w:t>
            </w:r>
          </w:p>
        </w:tc>
      </w:tr>
    </w:tbl>
    <w:p w14:paraId="12C041A1" w14:textId="77777777" w:rsidR="00D76794" w:rsidRPr="00B60D70" w:rsidRDefault="00D76794">
      <w:pPr>
        <w:rPr>
          <w:rFonts w:ascii="TH SarabunPSK" w:hAnsi="TH SarabunPSK" w:cs="TH SarabunPSK"/>
        </w:rPr>
      </w:pPr>
    </w:p>
    <w:p w14:paraId="1742763E" w14:textId="77777777" w:rsidR="009E6917" w:rsidRPr="00B60D70" w:rsidRDefault="009E6917" w:rsidP="00592146">
      <w:pPr>
        <w:rPr>
          <w:rStyle w:val="a7"/>
          <w:rFonts w:ascii="TH SarabunPSK" w:hAnsi="TH SarabunPSK" w:cs="TH SarabunPSK"/>
        </w:rPr>
      </w:pPr>
    </w:p>
    <w:p w14:paraId="6BBEE97C" w14:textId="77777777" w:rsidR="009E6917" w:rsidRPr="00B60D70" w:rsidRDefault="009E6917" w:rsidP="00592146">
      <w:pPr>
        <w:rPr>
          <w:rStyle w:val="a7"/>
          <w:rFonts w:ascii="TH SarabunPSK" w:hAnsi="TH SarabunPSK" w:cs="TH SarabunPSK"/>
          <w:cs/>
        </w:rPr>
      </w:pPr>
    </w:p>
    <w:p w14:paraId="41CEC58A" w14:textId="77777777" w:rsidR="00B42835" w:rsidRPr="00B60D70" w:rsidRDefault="00B42835" w:rsidP="00592146">
      <w:pPr>
        <w:rPr>
          <w:rFonts w:ascii="TH SarabunPSK" w:hAnsi="TH SarabunPSK" w:cs="TH SarabunPSK"/>
        </w:rPr>
        <w:sectPr w:rsidR="00B42835" w:rsidRPr="00B60D70">
          <w:pgSz w:w="16838" w:h="11906" w:orient="landscape"/>
          <w:pgMar w:top="1440" w:right="1440" w:bottom="1440" w:left="1440" w:header="706" w:footer="706" w:gutter="0"/>
          <w:cols w:space="708"/>
          <w:docGrid w:linePitch="360"/>
        </w:sectPr>
      </w:pPr>
    </w:p>
    <w:p w14:paraId="4881C662" w14:textId="0638A0DE" w:rsidR="00B42835" w:rsidRPr="00B60D70" w:rsidRDefault="00B42835" w:rsidP="00B42835">
      <w:pPr>
        <w:pStyle w:val="1"/>
        <w:rPr>
          <w:rFonts w:ascii="TH SarabunPSK" w:hAnsi="TH SarabunPSK" w:cs="TH SarabunPSK"/>
          <w:sz w:val="52"/>
          <w:szCs w:val="52"/>
        </w:rPr>
      </w:pPr>
      <w:bookmarkStart w:id="894" w:name="_Toc179246152"/>
      <w:bookmarkStart w:id="895" w:name="_Toc179656533"/>
      <w:bookmarkStart w:id="896" w:name="_Toc180609613"/>
      <w:bookmarkStart w:id="897" w:name="_Toc191634226"/>
      <w:r w:rsidRPr="00B60D70">
        <w:rPr>
          <w:rFonts w:ascii="TH SarabunPSK" w:hAnsi="TH SarabunPSK" w:cs="TH SarabunPSK" w:hint="cs"/>
          <w:sz w:val="52"/>
          <w:szCs w:val="52"/>
          <w:cs/>
        </w:rPr>
        <w:lastRenderedPageBreak/>
        <w:t>ภาคผนวก ช</w:t>
      </w:r>
      <w:bookmarkEnd w:id="894"/>
      <w:bookmarkEnd w:id="895"/>
      <w:bookmarkEnd w:id="896"/>
      <w:bookmarkEnd w:id="897"/>
      <w:r w:rsidR="00BD7F9D" w:rsidRPr="00B60D70">
        <w:rPr>
          <w:rFonts w:ascii="TH SarabunPSK" w:hAnsi="TH SarabunPSK" w:cs="TH SarabunPSK" w:hint="cs"/>
          <w:sz w:val="52"/>
          <w:szCs w:val="52"/>
          <w:cs/>
        </w:rPr>
        <w:t xml:space="preserve"> </w:t>
      </w:r>
    </w:p>
    <w:p w14:paraId="35A482FB" w14:textId="77777777" w:rsidR="00B42835" w:rsidRPr="00B60D70" w:rsidRDefault="00B42835" w:rsidP="00B42835">
      <w:pPr>
        <w:ind w:right="26"/>
        <w:jc w:val="center"/>
        <w:rPr>
          <w:rFonts w:ascii="TH SarabunPSK" w:hAnsi="TH SarabunPSK" w:cs="TH SarabunPSK"/>
          <w:b/>
          <w:bCs/>
          <w:sz w:val="44"/>
          <w:szCs w:val="44"/>
        </w:rPr>
      </w:pPr>
      <w:r w:rsidRPr="00B60D70">
        <w:rPr>
          <w:rFonts w:ascii="TH SarabunPSK" w:hAnsi="TH SarabunPSK" w:cs="TH SarabunPSK" w:hint="cs"/>
          <w:b/>
          <w:bCs/>
          <w:sz w:val="44"/>
          <w:szCs w:val="44"/>
          <w:cs/>
        </w:rPr>
        <w:t>รายชื่อสถานศึกษาที่มีความร่วมมือกับคณะ สาขาวิชา และหลักสูตร</w:t>
      </w:r>
    </w:p>
    <w:tbl>
      <w:tblPr>
        <w:tblStyle w:val="af6"/>
        <w:tblW w:w="0" w:type="auto"/>
        <w:tblLook w:val="04A0" w:firstRow="1" w:lastRow="0" w:firstColumn="1" w:lastColumn="0" w:noHBand="0" w:noVBand="1"/>
      </w:tblPr>
      <w:tblGrid>
        <w:gridCol w:w="3397"/>
        <w:gridCol w:w="2552"/>
        <w:gridCol w:w="3067"/>
      </w:tblGrid>
      <w:tr w:rsidR="00B60D70" w:rsidRPr="00B60D70" w14:paraId="3742445F" w14:textId="77777777" w:rsidTr="00877373">
        <w:tc>
          <w:tcPr>
            <w:tcW w:w="9016" w:type="dxa"/>
            <w:gridSpan w:val="3"/>
            <w:tcBorders>
              <w:top w:val="single" w:sz="4" w:space="0" w:color="auto"/>
              <w:left w:val="single" w:sz="4" w:space="0" w:color="auto"/>
              <w:bottom w:val="single" w:sz="4" w:space="0" w:color="auto"/>
              <w:right w:val="single" w:sz="4" w:space="0" w:color="auto"/>
            </w:tcBorders>
            <w:vAlign w:val="center"/>
            <w:hideMark/>
          </w:tcPr>
          <w:p w14:paraId="0C4E69EC" w14:textId="60303400" w:rsidR="00877373" w:rsidRPr="00B60D70" w:rsidRDefault="00B42835" w:rsidP="00877373">
            <w:pPr>
              <w:ind w:right="26"/>
              <w:jc w:val="center"/>
              <w:rPr>
                <w:rFonts w:ascii="TH SarabunPSK" w:hAnsi="TH SarabunPSK" w:cs="TH SarabunPSK"/>
                <w:b/>
                <w:bCs/>
                <w:sz w:val="28"/>
                <w:szCs w:val="28"/>
              </w:rPr>
            </w:pPr>
            <w:r w:rsidRPr="00B60D70">
              <w:rPr>
                <w:rFonts w:ascii="TH SarabunPSK" w:hAnsi="TH SarabunPSK" w:cs="TH SarabunPSK" w:hint="cs"/>
              </w:rPr>
              <w:br w:type="page"/>
            </w:r>
            <w:r w:rsidR="00877373" w:rsidRPr="00B60D70">
              <w:rPr>
                <w:rFonts w:ascii="TH SarabunPSK" w:hAnsi="TH SarabunPSK" w:cs="TH SarabunPSK" w:hint="cs"/>
                <w:b/>
                <w:bCs/>
                <w:sz w:val="28"/>
                <w:szCs w:val="28"/>
                <w:cs/>
              </w:rPr>
              <w:t>รายชื่อสถานศึกษา</w:t>
            </w:r>
          </w:p>
        </w:tc>
      </w:tr>
      <w:tr w:rsidR="00B60D70" w:rsidRPr="00B60D70" w14:paraId="37B14B86" w14:textId="77777777" w:rsidTr="00877373">
        <w:tc>
          <w:tcPr>
            <w:tcW w:w="3397" w:type="dxa"/>
            <w:tcBorders>
              <w:top w:val="single" w:sz="4" w:space="0" w:color="auto"/>
              <w:left w:val="single" w:sz="4" w:space="0" w:color="auto"/>
              <w:bottom w:val="single" w:sz="4" w:space="0" w:color="auto"/>
              <w:right w:val="single" w:sz="4" w:space="0" w:color="auto"/>
            </w:tcBorders>
            <w:vAlign w:val="center"/>
            <w:hideMark/>
          </w:tcPr>
          <w:p w14:paraId="0445CEDA" w14:textId="77777777" w:rsidR="00877373" w:rsidRPr="00B60D70" w:rsidRDefault="00877373" w:rsidP="00877373">
            <w:pPr>
              <w:ind w:right="26"/>
              <w:rPr>
                <w:rFonts w:ascii="TH SarabunPSK" w:hAnsi="TH SarabunPSK" w:cs="TH SarabunPSK"/>
                <w:b/>
                <w:bCs/>
                <w:sz w:val="28"/>
                <w:szCs w:val="28"/>
                <w:cs/>
              </w:rPr>
            </w:pPr>
            <w:r w:rsidRPr="00B60D70">
              <w:rPr>
                <w:rFonts w:ascii="TH SarabunPSK" w:hAnsi="TH SarabunPSK" w:cs="TH SarabunPSK" w:hint="cs"/>
                <w:sz w:val="28"/>
                <w:szCs w:val="28"/>
                <w:cs/>
              </w:rPr>
              <w:t>โรงเรียนมัธยมวัดสิงห์</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51D289D" w14:textId="77777777" w:rsidR="00877373" w:rsidRPr="00B60D70" w:rsidRDefault="00877373" w:rsidP="00877373">
            <w:pPr>
              <w:rPr>
                <w:rFonts w:ascii="TH SarabunPSK" w:hAnsi="TH SarabunPSK" w:cs="TH SarabunPSK"/>
                <w:b/>
                <w:bCs/>
                <w:sz w:val="28"/>
                <w:szCs w:val="28"/>
                <w:cs/>
              </w:rPr>
            </w:pPr>
            <w:r w:rsidRPr="00B60D70">
              <w:rPr>
                <w:rFonts w:ascii="TH SarabunPSK" w:hAnsi="TH SarabunPSK" w:cs="TH SarabunPSK" w:hint="cs"/>
                <w:sz w:val="28"/>
                <w:szCs w:val="28"/>
                <w:cs/>
              </w:rPr>
              <w:t>วิทยาลัยเทคนิคพิษณุโลก</w:t>
            </w:r>
          </w:p>
        </w:tc>
        <w:tc>
          <w:tcPr>
            <w:tcW w:w="3067" w:type="dxa"/>
            <w:tcBorders>
              <w:top w:val="single" w:sz="4" w:space="0" w:color="auto"/>
              <w:left w:val="single" w:sz="4" w:space="0" w:color="auto"/>
              <w:bottom w:val="single" w:sz="4" w:space="0" w:color="auto"/>
              <w:right w:val="single" w:sz="4" w:space="0" w:color="auto"/>
            </w:tcBorders>
            <w:vAlign w:val="center"/>
          </w:tcPr>
          <w:p w14:paraId="4AABB0FA" w14:textId="31188D60" w:rsidR="00877373" w:rsidRPr="00B60D70" w:rsidRDefault="00877373" w:rsidP="00877373">
            <w:pPr>
              <w:rPr>
                <w:rFonts w:ascii="TH SarabunPSK" w:hAnsi="TH SarabunPSK" w:cs="TH SarabunPSK"/>
                <w:sz w:val="28"/>
                <w:szCs w:val="28"/>
                <w:cs/>
              </w:rPr>
            </w:pPr>
            <w:r w:rsidRPr="00B60D70">
              <w:rPr>
                <w:rFonts w:ascii="TH SarabunPSK" w:hAnsi="TH SarabunPSK" w:cs="TH SarabunPSK" w:hint="cs"/>
                <w:sz w:val="28"/>
                <w:szCs w:val="28"/>
                <w:cs/>
              </w:rPr>
              <w:t>วิทยาลัยเทคนิคอุบลราชธานี</w:t>
            </w:r>
          </w:p>
        </w:tc>
      </w:tr>
      <w:tr w:rsidR="00B60D70" w:rsidRPr="00B60D70" w14:paraId="6BC8143F" w14:textId="77777777" w:rsidTr="00877373">
        <w:tc>
          <w:tcPr>
            <w:tcW w:w="3397" w:type="dxa"/>
            <w:tcBorders>
              <w:top w:val="single" w:sz="4" w:space="0" w:color="auto"/>
              <w:left w:val="single" w:sz="4" w:space="0" w:color="auto"/>
              <w:bottom w:val="single" w:sz="4" w:space="0" w:color="auto"/>
              <w:right w:val="single" w:sz="4" w:space="0" w:color="auto"/>
            </w:tcBorders>
            <w:vAlign w:val="center"/>
            <w:hideMark/>
          </w:tcPr>
          <w:p w14:paraId="27AB3251" w14:textId="77777777" w:rsidR="00877373" w:rsidRPr="00B60D70" w:rsidRDefault="00877373" w:rsidP="00877373">
            <w:pPr>
              <w:ind w:right="26"/>
              <w:rPr>
                <w:rFonts w:ascii="TH SarabunPSK" w:hAnsi="TH SarabunPSK" w:cs="TH SarabunPSK"/>
                <w:b/>
                <w:bCs/>
                <w:sz w:val="28"/>
                <w:szCs w:val="28"/>
                <w:cs/>
              </w:rPr>
            </w:pPr>
            <w:r w:rsidRPr="00B60D70">
              <w:rPr>
                <w:rFonts w:ascii="TH SarabunPSK" w:hAnsi="TH SarabunPSK" w:cs="TH SarabunPSK" w:hint="cs"/>
                <w:sz w:val="28"/>
                <w:szCs w:val="28"/>
                <w:cs/>
              </w:rPr>
              <w:t>โรงเรียนมุกดาหาร</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DB610B5" w14:textId="77777777" w:rsidR="00877373" w:rsidRPr="00B60D70" w:rsidRDefault="00877373" w:rsidP="00877373">
            <w:pPr>
              <w:rPr>
                <w:rFonts w:ascii="TH SarabunPSK" w:hAnsi="TH SarabunPSK" w:cs="TH SarabunPSK"/>
                <w:b/>
                <w:bCs/>
                <w:sz w:val="28"/>
                <w:szCs w:val="28"/>
                <w:cs/>
              </w:rPr>
            </w:pPr>
            <w:r w:rsidRPr="00B60D70">
              <w:rPr>
                <w:rFonts w:ascii="TH SarabunPSK" w:hAnsi="TH SarabunPSK" w:cs="TH SarabunPSK" w:hint="cs"/>
                <w:sz w:val="28"/>
                <w:szCs w:val="28"/>
                <w:cs/>
              </w:rPr>
              <w:t>วิทยาลัยเทคนิคแพร่</w:t>
            </w:r>
          </w:p>
        </w:tc>
        <w:tc>
          <w:tcPr>
            <w:tcW w:w="3067" w:type="dxa"/>
            <w:tcBorders>
              <w:top w:val="single" w:sz="4" w:space="0" w:color="auto"/>
              <w:left w:val="single" w:sz="4" w:space="0" w:color="auto"/>
              <w:bottom w:val="single" w:sz="4" w:space="0" w:color="auto"/>
              <w:right w:val="single" w:sz="4" w:space="0" w:color="auto"/>
            </w:tcBorders>
            <w:vAlign w:val="center"/>
          </w:tcPr>
          <w:p w14:paraId="7CABF44C" w14:textId="317E04FB" w:rsidR="00877373" w:rsidRPr="00B60D70" w:rsidRDefault="00877373" w:rsidP="00877373">
            <w:pPr>
              <w:rPr>
                <w:rFonts w:ascii="TH SarabunPSK" w:hAnsi="TH SarabunPSK" w:cs="TH SarabunPSK"/>
                <w:sz w:val="28"/>
                <w:szCs w:val="28"/>
                <w:cs/>
              </w:rPr>
            </w:pPr>
            <w:r w:rsidRPr="00B60D70">
              <w:rPr>
                <w:rFonts w:ascii="TH SarabunPSK" w:hAnsi="TH SarabunPSK" w:cs="TH SarabunPSK" w:hint="cs"/>
                <w:sz w:val="28"/>
                <w:szCs w:val="28"/>
                <w:cs/>
              </w:rPr>
              <w:t>วิทยาลัยเทคโนโลยีขอนแก่น</w:t>
            </w:r>
          </w:p>
        </w:tc>
      </w:tr>
      <w:tr w:rsidR="00B60D70" w:rsidRPr="00B60D70" w14:paraId="39A8A0BA" w14:textId="77777777" w:rsidTr="00877373">
        <w:tc>
          <w:tcPr>
            <w:tcW w:w="3397" w:type="dxa"/>
            <w:tcBorders>
              <w:top w:val="single" w:sz="4" w:space="0" w:color="auto"/>
              <w:left w:val="single" w:sz="4" w:space="0" w:color="auto"/>
              <w:bottom w:val="single" w:sz="4" w:space="0" w:color="auto"/>
              <w:right w:val="single" w:sz="4" w:space="0" w:color="auto"/>
            </w:tcBorders>
            <w:vAlign w:val="center"/>
            <w:hideMark/>
          </w:tcPr>
          <w:p w14:paraId="75BDB2D7" w14:textId="77777777" w:rsidR="00877373" w:rsidRPr="00B60D70" w:rsidRDefault="00877373" w:rsidP="00877373">
            <w:pPr>
              <w:ind w:right="26"/>
              <w:rPr>
                <w:rFonts w:ascii="TH SarabunPSK" w:hAnsi="TH SarabunPSK" w:cs="TH SarabunPSK"/>
                <w:b/>
                <w:bCs/>
                <w:sz w:val="28"/>
                <w:szCs w:val="28"/>
                <w:cs/>
              </w:rPr>
            </w:pPr>
            <w:r w:rsidRPr="00B60D70">
              <w:rPr>
                <w:rFonts w:ascii="TH SarabunPSK" w:hAnsi="TH SarabunPSK" w:cs="TH SarabunPSK" w:hint="cs"/>
                <w:sz w:val="28"/>
                <w:szCs w:val="28"/>
                <w:cs/>
              </w:rPr>
              <w:t>วิทยาลัยการอาชีพกบินทร์บุรี</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982C8FC" w14:textId="77777777" w:rsidR="00877373" w:rsidRPr="00B60D70" w:rsidRDefault="00877373" w:rsidP="00877373">
            <w:pPr>
              <w:rPr>
                <w:rFonts w:ascii="TH SarabunPSK" w:hAnsi="TH SarabunPSK" w:cs="TH SarabunPSK"/>
                <w:b/>
                <w:bCs/>
                <w:sz w:val="28"/>
                <w:szCs w:val="28"/>
                <w:cs/>
              </w:rPr>
            </w:pPr>
            <w:r w:rsidRPr="00B60D70">
              <w:rPr>
                <w:rFonts w:ascii="TH SarabunPSK" w:hAnsi="TH SarabunPSK" w:cs="TH SarabunPSK" w:hint="cs"/>
                <w:sz w:val="28"/>
                <w:szCs w:val="28"/>
                <w:cs/>
              </w:rPr>
              <w:t>วิทยาลัยเทคนิคราชบุรี</w:t>
            </w:r>
          </w:p>
        </w:tc>
        <w:tc>
          <w:tcPr>
            <w:tcW w:w="3067" w:type="dxa"/>
            <w:tcBorders>
              <w:top w:val="single" w:sz="4" w:space="0" w:color="auto"/>
              <w:left w:val="single" w:sz="4" w:space="0" w:color="auto"/>
              <w:bottom w:val="single" w:sz="4" w:space="0" w:color="auto"/>
              <w:right w:val="single" w:sz="4" w:space="0" w:color="auto"/>
            </w:tcBorders>
            <w:vAlign w:val="center"/>
            <w:hideMark/>
          </w:tcPr>
          <w:p w14:paraId="79652E28" w14:textId="4A91D525" w:rsidR="00877373" w:rsidRPr="00B60D70" w:rsidRDefault="00877373" w:rsidP="00877373">
            <w:pPr>
              <w:rPr>
                <w:rFonts w:ascii="TH SarabunPSK" w:hAnsi="TH SarabunPSK" w:cs="TH SarabunPSK"/>
                <w:sz w:val="28"/>
                <w:szCs w:val="28"/>
                <w:cs/>
              </w:rPr>
            </w:pPr>
            <w:r w:rsidRPr="00B60D70">
              <w:rPr>
                <w:rFonts w:ascii="TH SarabunPSK" w:hAnsi="TH SarabunPSK" w:cs="TH SarabunPSK" w:hint="cs"/>
                <w:sz w:val="28"/>
                <w:szCs w:val="28"/>
                <w:cs/>
              </w:rPr>
              <w:t>วิทยาลัยเทคโนโลยีชลบุรี</w:t>
            </w:r>
          </w:p>
        </w:tc>
      </w:tr>
      <w:tr w:rsidR="00B60D70" w:rsidRPr="00B60D70" w14:paraId="3F86E0A9" w14:textId="77777777" w:rsidTr="00877373">
        <w:tc>
          <w:tcPr>
            <w:tcW w:w="3397" w:type="dxa"/>
            <w:tcBorders>
              <w:top w:val="single" w:sz="4" w:space="0" w:color="auto"/>
              <w:left w:val="single" w:sz="4" w:space="0" w:color="auto"/>
              <w:bottom w:val="single" w:sz="4" w:space="0" w:color="auto"/>
              <w:right w:val="single" w:sz="4" w:space="0" w:color="auto"/>
            </w:tcBorders>
            <w:vAlign w:val="center"/>
            <w:hideMark/>
          </w:tcPr>
          <w:p w14:paraId="152AE480" w14:textId="77777777" w:rsidR="00877373" w:rsidRPr="00B60D70" w:rsidRDefault="00877373" w:rsidP="00877373">
            <w:pPr>
              <w:rPr>
                <w:rFonts w:ascii="TH SarabunPSK" w:hAnsi="TH SarabunPSK" w:cs="TH SarabunPSK"/>
                <w:b/>
                <w:bCs/>
                <w:sz w:val="28"/>
                <w:szCs w:val="28"/>
                <w:cs/>
              </w:rPr>
            </w:pPr>
            <w:r w:rsidRPr="00B60D70">
              <w:rPr>
                <w:rFonts w:ascii="TH SarabunPSK" w:hAnsi="TH SarabunPSK" w:cs="TH SarabunPSK" w:hint="cs"/>
                <w:sz w:val="28"/>
                <w:szCs w:val="28"/>
                <w:cs/>
              </w:rPr>
              <w:t>วิทยาลัยการอาชีพกาญจนาภิเษกหนองจอก</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98CCFAE" w14:textId="77777777" w:rsidR="00877373" w:rsidRPr="00B60D70" w:rsidRDefault="00877373" w:rsidP="00877373">
            <w:pPr>
              <w:rPr>
                <w:rFonts w:ascii="TH SarabunPSK" w:hAnsi="TH SarabunPSK" w:cs="TH SarabunPSK"/>
                <w:b/>
                <w:bCs/>
                <w:sz w:val="28"/>
                <w:szCs w:val="28"/>
                <w:cs/>
              </w:rPr>
            </w:pPr>
            <w:r w:rsidRPr="00B60D70">
              <w:rPr>
                <w:rFonts w:ascii="TH SarabunPSK" w:hAnsi="TH SarabunPSK" w:cs="TH SarabunPSK" w:hint="cs"/>
                <w:sz w:val="28"/>
                <w:szCs w:val="28"/>
                <w:cs/>
              </w:rPr>
              <w:t>วิทยาลัยเทคนิคลพบุรี</w:t>
            </w:r>
          </w:p>
        </w:tc>
        <w:tc>
          <w:tcPr>
            <w:tcW w:w="3067" w:type="dxa"/>
            <w:tcBorders>
              <w:top w:val="single" w:sz="4" w:space="0" w:color="auto"/>
              <w:left w:val="single" w:sz="4" w:space="0" w:color="auto"/>
              <w:bottom w:val="single" w:sz="4" w:space="0" w:color="auto"/>
              <w:right w:val="single" w:sz="4" w:space="0" w:color="auto"/>
            </w:tcBorders>
            <w:vAlign w:val="center"/>
          </w:tcPr>
          <w:p w14:paraId="1A07FD23" w14:textId="5AA7F1A3" w:rsidR="00877373" w:rsidRPr="00B60D70" w:rsidRDefault="00877373" w:rsidP="00877373">
            <w:pPr>
              <w:rPr>
                <w:rFonts w:ascii="TH SarabunPSK" w:hAnsi="TH SarabunPSK" w:cs="TH SarabunPSK"/>
                <w:sz w:val="28"/>
                <w:szCs w:val="28"/>
                <w:cs/>
              </w:rPr>
            </w:pPr>
            <w:r w:rsidRPr="00B60D70">
              <w:rPr>
                <w:rFonts w:ascii="TH SarabunPSK" w:hAnsi="TH SarabunPSK" w:cs="TH SarabunPSK" w:hint="cs"/>
                <w:sz w:val="28"/>
                <w:szCs w:val="28"/>
                <w:cs/>
              </w:rPr>
              <w:t>วิทยาลัยเทคโนโลยีสยาม (สยามเทค)</w:t>
            </w:r>
          </w:p>
        </w:tc>
      </w:tr>
      <w:tr w:rsidR="00B60D70" w:rsidRPr="00B60D70" w14:paraId="3A1B62A4" w14:textId="77777777" w:rsidTr="00877373">
        <w:tc>
          <w:tcPr>
            <w:tcW w:w="3397" w:type="dxa"/>
            <w:tcBorders>
              <w:top w:val="single" w:sz="4" w:space="0" w:color="auto"/>
              <w:left w:val="single" w:sz="4" w:space="0" w:color="auto"/>
              <w:bottom w:val="single" w:sz="4" w:space="0" w:color="auto"/>
              <w:right w:val="single" w:sz="4" w:space="0" w:color="auto"/>
            </w:tcBorders>
            <w:vAlign w:val="center"/>
            <w:hideMark/>
          </w:tcPr>
          <w:p w14:paraId="34658F08" w14:textId="77777777" w:rsidR="00877373" w:rsidRPr="00B60D70" w:rsidRDefault="00877373" w:rsidP="00877373">
            <w:pPr>
              <w:ind w:right="26"/>
              <w:rPr>
                <w:rFonts w:ascii="TH SarabunPSK" w:hAnsi="TH SarabunPSK" w:cs="TH SarabunPSK"/>
                <w:b/>
                <w:bCs/>
                <w:sz w:val="28"/>
                <w:szCs w:val="28"/>
                <w:cs/>
              </w:rPr>
            </w:pPr>
            <w:r w:rsidRPr="00B60D70">
              <w:rPr>
                <w:rFonts w:ascii="TH SarabunPSK" w:hAnsi="TH SarabunPSK" w:cs="TH SarabunPSK" w:hint="cs"/>
                <w:sz w:val="28"/>
                <w:szCs w:val="28"/>
                <w:cs/>
              </w:rPr>
              <w:t>วิทยาลัยการอาชีพพระสมุทรเจดีย์</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72D055E" w14:textId="77777777" w:rsidR="00877373" w:rsidRPr="00B60D70" w:rsidRDefault="00877373" w:rsidP="00877373">
            <w:pPr>
              <w:rPr>
                <w:rFonts w:ascii="TH SarabunPSK" w:hAnsi="TH SarabunPSK" w:cs="TH SarabunPSK"/>
                <w:b/>
                <w:bCs/>
                <w:sz w:val="28"/>
                <w:szCs w:val="28"/>
                <w:cs/>
              </w:rPr>
            </w:pPr>
            <w:r w:rsidRPr="00B60D70">
              <w:rPr>
                <w:rFonts w:ascii="TH SarabunPSK" w:hAnsi="TH SarabunPSK" w:cs="TH SarabunPSK" w:hint="cs"/>
                <w:sz w:val="28"/>
                <w:szCs w:val="28"/>
                <w:cs/>
              </w:rPr>
              <w:t xml:space="preserve">วิทยาลัยเทคนิคลพบุรี แห่งที่ </w:t>
            </w:r>
            <w:r w:rsidRPr="00B60D70">
              <w:rPr>
                <w:rFonts w:ascii="TH SarabunPSK" w:hAnsi="TH SarabunPSK" w:cs="TH SarabunPSK" w:hint="cs"/>
                <w:sz w:val="28"/>
                <w:szCs w:val="28"/>
              </w:rPr>
              <w:t>2</w:t>
            </w:r>
          </w:p>
        </w:tc>
        <w:tc>
          <w:tcPr>
            <w:tcW w:w="3067" w:type="dxa"/>
            <w:tcBorders>
              <w:top w:val="single" w:sz="4" w:space="0" w:color="auto"/>
              <w:left w:val="single" w:sz="4" w:space="0" w:color="auto"/>
              <w:bottom w:val="single" w:sz="4" w:space="0" w:color="auto"/>
              <w:right w:val="single" w:sz="4" w:space="0" w:color="auto"/>
            </w:tcBorders>
            <w:vAlign w:val="center"/>
          </w:tcPr>
          <w:p w14:paraId="5533AA5C" w14:textId="77EDD6C0" w:rsidR="00877373" w:rsidRPr="00B60D70" w:rsidRDefault="00877373" w:rsidP="00877373">
            <w:pPr>
              <w:rPr>
                <w:rFonts w:ascii="TH SarabunPSK" w:hAnsi="TH SarabunPSK" w:cs="TH SarabunPSK"/>
                <w:sz w:val="28"/>
                <w:szCs w:val="28"/>
                <w:cs/>
              </w:rPr>
            </w:pPr>
            <w:r w:rsidRPr="00B60D70">
              <w:rPr>
                <w:rFonts w:ascii="TH SarabunPSK" w:hAnsi="TH SarabunPSK" w:cs="TH SarabunPSK" w:hint="cs"/>
                <w:sz w:val="28"/>
                <w:szCs w:val="28"/>
                <w:cs/>
              </w:rPr>
              <w:t>วิทยาลัยเทคโนโลยีสารสาสน์</w:t>
            </w:r>
          </w:p>
        </w:tc>
      </w:tr>
      <w:tr w:rsidR="00B60D70" w:rsidRPr="00B60D70" w14:paraId="40527D8F" w14:textId="77777777" w:rsidTr="00877373">
        <w:tc>
          <w:tcPr>
            <w:tcW w:w="3397" w:type="dxa"/>
            <w:tcBorders>
              <w:top w:val="single" w:sz="4" w:space="0" w:color="auto"/>
              <w:left w:val="single" w:sz="4" w:space="0" w:color="auto"/>
              <w:bottom w:val="single" w:sz="4" w:space="0" w:color="auto"/>
              <w:right w:val="single" w:sz="4" w:space="0" w:color="auto"/>
            </w:tcBorders>
            <w:vAlign w:val="center"/>
            <w:hideMark/>
          </w:tcPr>
          <w:p w14:paraId="47A3F18A" w14:textId="77777777" w:rsidR="00877373" w:rsidRPr="00B60D70" w:rsidRDefault="00877373" w:rsidP="00877373">
            <w:pPr>
              <w:ind w:right="26"/>
              <w:rPr>
                <w:rFonts w:ascii="TH SarabunPSK" w:hAnsi="TH SarabunPSK" w:cs="TH SarabunPSK"/>
                <w:b/>
                <w:bCs/>
                <w:sz w:val="28"/>
                <w:szCs w:val="28"/>
                <w:cs/>
              </w:rPr>
            </w:pPr>
            <w:r w:rsidRPr="00B60D70">
              <w:rPr>
                <w:rFonts w:ascii="TH SarabunPSK" w:hAnsi="TH SarabunPSK" w:cs="TH SarabunPSK" w:hint="cs"/>
                <w:sz w:val="28"/>
                <w:szCs w:val="28"/>
                <w:cs/>
              </w:rPr>
              <w:t>วิทยาลัยเทคนิคกำแพงเพชร</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7760B4E" w14:textId="77777777" w:rsidR="00877373" w:rsidRPr="00B60D70" w:rsidRDefault="00877373" w:rsidP="00877373">
            <w:pPr>
              <w:rPr>
                <w:rFonts w:ascii="TH SarabunPSK" w:hAnsi="TH SarabunPSK" w:cs="TH SarabunPSK"/>
                <w:b/>
                <w:bCs/>
                <w:sz w:val="28"/>
                <w:szCs w:val="28"/>
                <w:cs/>
              </w:rPr>
            </w:pPr>
            <w:r w:rsidRPr="00B60D70">
              <w:rPr>
                <w:rFonts w:ascii="TH SarabunPSK" w:hAnsi="TH SarabunPSK" w:cs="TH SarabunPSK" w:hint="cs"/>
                <w:sz w:val="28"/>
                <w:szCs w:val="28"/>
                <w:cs/>
              </w:rPr>
              <w:t>วิทยาลัยเทคนิคสมุทรปราการ</w:t>
            </w:r>
          </w:p>
        </w:tc>
        <w:tc>
          <w:tcPr>
            <w:tcW w:w="3067" w:type="dxa"/>
            <w:tcBorders>
              <w:top w:val="single" w:sz="4" w:space="0" w:color="auto"/>
              <w:left w:val="single" w:sz="4" w:space="0" w:color="auto"/>
              <w:bottom w:val="single" w:sz="4" w:space="0" w:color="auto"/>
              <w:right w:val="single" w:sz="4" w:space="0" w:color="auto"/>
            </w:tcBorders>
            <w:vAlign w:val="center"/>
          </w:tcPr>
          <w:p w14:paraId="069C96D1" w14:textId="7A546A19" w:rsidR="00877373" w:rsidRPr="00B60D70" w:rsidRDefault="00877373" w:rsidP="00877373">
            <w:pPr>
              <w:rPr>
                <w:rFonts w:ascii="TH SarabunPSK" w:hAnsi="TH SarabunPSK" w:cs="TH SarabunPSK"/>
                <w:sz w:val="28"/>
                <w:szCs w:val="28"/>
                <w:cs/>
              </w:rPr>
            </w:pPr>
            <w:r w:rsidRPr="00B60D70">
              <w:rPr>
                <w:rFonts w:ascii="TH SarabunPSK" w:hAnsi="TH SarabunPSK" w:cs="TH SarabunPSK" w:hint="cs"/>
                <w:sz w:val="28"/>
                <w:szCs w:val="28"/>
                <w:cs/>
              </w:rPr>
              <w:t>วิทยาลัยเทคโนโลยีหมู่บ้านครู</w:t>
            </w:r>
          </w:p>
        </w:tc>
      </w:tr>
      <w:tr w:rsidR="00B60D70" w:rsidRPr="00B60D70" w14:paraId="19EE6802" w14:textId="77777777" w:rsidTr="00877373">
        <w:tc>
          <w:tcPr>
            <w:tcW w:w="3397" w:type="dxa"/>
            <w:tcBorders>
              <w:top w:val="single" w:sz="4" w:space="0" w:color="auto"/>
              <w:left w:val="single" w:sz="4" w:space="0" w:color="auto"/>
              <w:bottom w:val="single" w:sz="4" w:space="0" w:color="auto"/>
              <w:right w:val="single" w:sz="4" w:space="0" w:color="auto"/>
            </w:tcBorders>
            <w:vAlign w:val="center"/>
            <w:hideMark/>
          </w:tcPr>
          <w:p w14:paraId="37A7A22E" w14:textId="77777777" w:rsidR="00877373" w:rsidRPr="00B60D70" w:rsidRDefault="00877373" w:rsidP="00877373">
            <w:pPr>
              <w:ind w:right="26"/>
              <w:rPr>
                <w:rFonts w:ascii="TH SarabunPSK" w:hAnsi="TH SarabunPSK" w:cs="TH SarabunPSK"/>
                <w:b/>
                <w:bCs/>
                <w:sz w:val="28"/>
                <w:szCs w:val="28"/>
                <w:cs/>
              </w:rPr>
            </w:pPr>
            <w:r w:rsidRPr="00B60D70">
              <w:rPr>
                <w:rFonts w:ascii="TH SarabunPSK" w:hAnsi="TH SarabunPSK" w:cs="TH SarabunPSK" w:hint="cs"/>
                <w:sz w:val="28"/>
                <w:szCs w:val="28"/>
                <w:cs/>
              </w:rPr>
              <w:t>วิทยาลัยเทคนิคขอนแก่น</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5058046" w14:textId="77777777" w:rsidR="00877373" w:rsidRPr="00B60D70" w:rsidRDefault="00877373" w:rsidP="00877373">
            <w:pPr>
              <w:rPr>
                <w:rFonts w:ascii="TH SarabunPSK" w:hAnsi="TH SarabunPSK" w:cs="TH SarabunPSK"/>
                <w:b/>
                <w:bCs/>
                <w:sz w:val="28"/>
                <w:szCs w:val="28"/>
                <w:cs/>
              </w:rPr>
            </w:pPr>
            <w:r w:rsidRPr="00B60D70">
              <w:rPr>
                <w:rFonts w:ascii="TH SarabunPSK" w:hAnsi="TH SarabunPSK" w:cs="TH SarabunPSK" w:hint="cs"/>
                <w:sz w:val="28"/>
                <w:szCs w:val="28"/>
                <w:cs/>
              </w:rPr>
              <w:t>วิทยาลัยเทคนิคสมุทรสาคร</w:t>
            </w:r>
          </w:p>
        </w:tc>
        <w:tc>
          <w:tcPr>
            <w:tcW w:w="3067" w:type="dxa"/>
            <w:tcBorders>
              <w:top w:val="single" w:sz="4" w:space="0" w:color="auto"/>
              <w:left w:val="single" w:sz="4" w:space="0" w:color="auto"/>
              <w:bottom w:val="single" w:sz="4" w:space="0" w:color="auto"/>
              <w:right w:val="single" w:sz="4" w:space="0" w:color="auto"/>
            </w:tcBorders>
            <w:vAlign w:val="center"/>
          </w:tcPr>
          <w:p w14:paraId="2F16D4CC" w14:textId="1C1679F4" w:rsidR="00877373" w:rsidRPr="00B60D70" w:rsidRDefault="00877373" w:rsidP="00877373">
            <w:pPr>
              <w:rPr>
                <w:rFonts w:ascii="TH SarabunPSK" w:hAnsi="TH SarabunPSK" w:cs="TH SarabunPSK"/>
                <w:sz w:val="28"/>
                <w:szCs w:val="28"/>
                <w:cs/>
              </w:rPr>
            </w:pPr>
            <w:r w:rsidRPr="00B60D70">
              <w:rPr>
                <w:rFonts w:ascii="TH SarabunPSK" w:hAnsi="TH SarabunPSK" w:cs="TH SarabunPSK" w:hint="cs"/>
                <w:sz w:val="28"/>
                <w:szCs w:val="28"/>
                <w:cs/>
              </w:rPr>
              <w:t>วิทยาลัยอาชีวศึกษาธนบุรี</w:t>
            </w:r>
          </w:p>
        </w:tc>
      </w:tr>
      <w:tr w:rsidR="00B60D70" w:rsidRPr="00B60D70" w14:paraId="3C4F4BF9" w14:textId="77777777" w:rsidTr="00877373">
        <w:tc>
          <w:tcPr>
            <w:tcW w:w="3397" w:type="dxa"/>
            <w:tcBorders>
              <w:top w:val="single" w:sz="4" w:space="0" w:color="auto"/>
              <w:left w:val="single" w:sz="4" w:space="0" w:color="auto"/>
              <w:bottom w:val="single" w:sz="4" w:space="0" w:color="auto"/>
              <w:right w:val="single" w:sz="4" w:space="0" w:color="auto"/>
            </w:tcBorders>
            <w:vAlign w:val="center"/>
            <w:hideMark/>
          </w:tcPr>
          <w:p w14:paraId="6A18DCA8" w14:textId="77777777" w:rsidR="00877373" w:rsidRPr="00B60D70" w:rsidRDefault="00877373" w:rsidP="00877373">
            <w:pPr>
              <w:ind w:right="26"/>
              <w:rPr>
                <w:rFonts w:ascii="TH SarabunPSK" w:hAnsi="TH SarabunPSK" w:cs="TH SarabunPSK"/>
                <w:b/>
                <w:bCs/>
                <w:sz w:val="28"/>
                <w:szCs w:val="28"/>
                <w:cs/>
              </w:rPr>
            </w:pPr>
            <w:r w:rsidRPr="00B60D70">
              <w:rPr>
                <w:rFonts w:ascii="TH SarabunPSK" w:hAnsi="TH SarabunPSK" w:cs="TH SarabunPSK" w:hint="cs"/>
                <w:sz w:val="28"/>
                <w:szCs w:val="28"/>
                <w:cs/>
              </w:rPr>
              <w:t>วิทยาลัยเทคนิคชลบุรี</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6D60141" w14:textId="77777777" w:rsidR="00877373" w:rsidRPr="00B60D70" w:rsidRDefault="00877373" w:rsidP="00877373">
            <w:pPr>
              <w:rPr>
                <w:rFonts w:ascii="TH SarabunPSK" w:hAnsi="TH SarabunPSK" w:cs="TH SarabunPSK"/>
                <w:b/>
                <w:bCs/>
                <w:sz w:val="28"/>
                <w:szCs w:val="28"/>
                <w:cs/>
              </w:rPr>
            </w:pPr>
            <w:r w:rsidRPr="00B60D70">
              <w:rPr>
                <w:rFonts w:ascii="TH SarabunPSK" w:hAnsi="TH SarabunPSK" w:cs="TH SarabunPSK" w:hint="cs"/>
                <w:sz w:val="28"/>
                <w:szCs w:val="28"/>
                <w:cs/>
              </w:rPr>
              <w:t>วิทยาลัยเทคนิคสระแก้ว</w:t>
            </w:r>
          </w:p>
        </w:tc>
        <w:tc>
          <w:tcPr>
            <w:tcW w:w="3067" w:type="dxa"/>
            <w:tcBorders>
              <w:top w:val="single" w:sz="4" w:space="0" w:color="auto"/>
              <w:left w:val="single" w:sz="4" w:space="0" w:color="auto"/>
              <w:bottom w:val="single" w:sz="4" w:space="0" w:color="auto"/>
              <w:right w:val="single" w:sz="4" w:space="0" w:color="auto"/>
            </w:tcBorders>
            <w:vAlign w:val="center"/>
          </w:tcPr>
          <w:p w14:paraId="6AFB0DDA" w14:textId="47B9F49D" w:rsidR="00877373" w:rsidRPr="00B60D70" w:rsidRDefault="00877373" w:rsidP="00877373">
            <w:pPr>
              <w:rPr>
                <w:rFonts w:ascii="TH SarabunPSK" w:hAnsi="TH SarabunPSK" w:cs="TH SarabunPSK"/>
                <w:sz w:val="28"/>
                <w:szCs w:val="28"/>
                <w:cs/>
              </w:rPr>
            </w:pPr>
            <w:r w:rsidRPr="00B60D70">
              <w:rPr>
                <w:rFonts w:ascii="TH SarabunPSK" w:hAnsi="TH SarabunPSK" w:cs="TH SarabunPSK" w:hint="cs"/>
                <w:sz w:val="28"/>
                <w:szCs w:val="28"/>
                <w:cs/>
              </w:rPr>
              <w:t>สถาบันการอาชีวศึกษาภาค กลาง</w:t>
            </w:r>
            <w:r w:rsidRPr="00B60D70">
              <w:rPr>
                <w:rFonts w:ascii="TH SarabunPSK" w:hAnsi="TH SarabunPSK" w:cs="TH SarabunPSK" w:hint="cs"/>
                <w:sz w:val="28"/>
                <w:szCs w:val="28"/>
              </w:rPr>
              <w:t>2</w:t>
            </w:r>
          </w:p>
        </w:tc>
      </w:tr>
      <w:tr w:rsidR="00B60D70" w:rsidRPr="00B60D70" w14:paraId="30C45DE2" w14:textId="77777777" w:rsidTr="00877373">
        <w:tc>
          <w:tcPr>
            <w:tcW w:w="3397" w:type="dxa"/>
            <w:tcBorders>
              <w:top w:val="single" w:sz="4" w:space="0" w:color="auto"/>
              <w:left w:val="single" w:sz="4" w:space="0" w:color="auto"/>
              <w:bottom w:val="single" w:sz="4" w:space="0" w:color="auto"/>
              <w:right w:val="single" w:sz="4" w:space="0" w:color="auto"/>
            </w:tcBorders>
            <w:vAlign w:val="center"/>
            <w:hideMark/>
          </w:tcPr>
          <w:p w14:paraId="492258F6" w14:textId="77777777" w:rsidR="00877373" w:rsidRPr="00B60D70" w:rsidRDefault="00877373" w:rsidP="00877373">
            <w:pPr>
              <w:ind w:right="26"/>
              <w:rPr>
                <w:rFonts w:ascii="TH SarabunPSK" w:hAnsi="TH SarabunPSK" w:cs="TH SarabunPSK"/>
                <w:b/>
                <w:bCs/>
                <w:sz w:val="28"/>
                <w:szCs w:val="28"/>
                <w:cs/>
              </w:rPr>
            </w:pPr>
            <w:r w:rsidRPr="00B60D70">
              <w:rPr>
                <w:rFonts w:ascii="TH SarabunPSK" w:hAnsi="TH SarabunPSK" w:cs="TH SarabunPSK" w:hint="cs"/>
                <w:sz w:val="28"/>
                <w:szCs w:val="28"/>
                <w:cs/>
              </w:rPr>
              <w:t>วิทยาลัยเทคนิคดอนเมือง</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5BBB679" w14:textId="77777777" w:rsidR="00877373" w:rsidRPr="00B60D70" w:rsidRDefault="00877373" w:rsidP="00877373">
            <w:pPr>
              <w:rPr>
                <w:rFonts w:ascii="TH SarabunPSK" w:hAnsi="TH SarabunPSK" w:cs="TH SarabunPSK"/>
                <w:b/>
                <w:bCs/>
                <w:sz w:val="28"/>
                <w:szCs w:val="28"/>
                <w:cs/>
              </w:rPr>
            </w:pPr>
            <w:r w:rsidRPr="00B60D70">
              <w:rPr>
                <w:rFonts w:ascii="TH SarabunPSK" w:hAnsi="TH SarabunPSK" w:cs="TH SarabunPSK" w:hint="cs"/>
                <w:sz w:val="28"/>
                <w:szCs w:val="28"/>
                <w:cs/>
              </w:rPr>
              <w:t>วิทยาลัยเทคนิคสระบุรี</w:t>
            </w:r>
          </w:p>
        </w:tc>
        <w:tc>
          <w:tcPr>
            <w:tcW w:w="3067" w:type="dxa"/>
            <w:tcBorders>
              <w:top w:val="single" w:sz="4" w:space="0" w:color="auto"/>
              <w:left w:val="single" w:sz="4" w:space="0" w:color="auto"/>
              <w:bottom w:val="single" w:sz="4" w:space="0" w:color="auto"/>
              <w:right w:val="single" w:sz="4" w:space="0" w:color="auto"/>
            </w:tcBorders>
            <w:vAlign w:val="center"/>
          </w:tcPr>
          <w:p w14:paraId="4D542961" w14:textId="43EA1210" w:rsidR="00877373" w:rsidRPr="00B60D70" w:rsidRDefault="00877373" w:rsidP="00877373">
            <w:pPr>
              <w:rPr>
                <w:rFonts w:ascii="TH SarabunPSK" w:hAnsi="TH SarabunPSK" w:cs="TH SarabunPSK"/>
                <w:sz w:val="28"/>
                <w:szCs w:val="28"/>
                <w:cs/>
              </w:rPr>
            </w:pPr>
            <w:r w:rsidRPr="00B60D70">
              <w:rPr>
                <w:rFonts w:ascii="TH SarabunPSK" w:hAnsi="TH SarabunPSK" w:cs="TH SarabunPSK" w:hint="cs"/>
                <w:sz w:val="28"/>
                <w:szCs w:val="28"/>
                <w:cs/>
              </w:rPr>
              <w:t>สถาบันการอาชีวศึกษาภาค ใต้</w:t>
            </w:r>
            <w:r w:rsidRPr="00B60D70">
              <w:rPr>
                <w:rFonts w:ascii="TH SarabunPSK" w:hAnsi="TH SarabunPSK" w:cs="TH SarabunPSK" w:hint="cs"/>
                <w:sz w:val="28"/>
                <w:szCs w:val="28"/>
              </w:rPr>
              <w:t>1</w:t>
            </w:r>
          </w:p>
        </w:tc>
      </w:tr>
      <w:tr w:rsidR="00B60D70" w:rsidRPr="00B60D70" w14:paraId="5EE80367" w14:textId="77777777" w:rsidTr="00877373">
        <w:tc>
          <w:tcPr>
            <w:tcW w:w="3397" w:type="dxa"/>
            <w:tcBorders>
              <w:top w:val="single" w:sz="4" w:space="0" w:color="auto"/>
              <w:left w:val="single" w:sz="4" w:space="0" w:color="auto"/>
              <w:bottom w:val="single" w:sz="4" w:space="0" w:color="auto"/>
              <w:right w:val="single" w:sz="4" w:space="0" w:color="auto"/>
            </w:tcBorders>
            <w:vAlign w:val="center"/>
            <w:hideMark/>
          </w:tcPr>
          <w:p w14:paraId="7852734D" w14:textId="77777777" w:rsidR="00877373" w:rsidRPr="00B60D70" w:rsidRDefault="00877373" w:rsidP="00877373">
            <w:pPr>
              <w:ind w:right="26"/>
              <w:rPr>
                <w:rFonts w:ascii="TH SarabunPSK" w:hAnsi="TH SarabunPSK" w:cs="TH SarabunPSK"/>
                <w:b/>
                <w:bCs/>
                <w:sz w:val="28"/>
                <w:szCs w:val="28"/>
                <w:cs/>
              </w:rPr>
            </w:pPr>
            <w:r w:rsidRPr="00B60D70">
              <w:rPr>
                <w:rFonts w:ascii="TH SarabunPSK" w:hAnsi="TH SarabunPSK" w:cs="TH SarabunPSK" w:hint="cs"/>
                <w:sz w:val="28"/>
                <w:szCs w:val="28"/>
                <w:cs/>
              </w:rPr>
              <w:t>วิทยาลัยเทคนิคดุสิต</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E1E46C3" w14:textId="77777777" w:rsidR="00877373" w:rsidRPr="00B60D70" w:rsidRDefault="00877373" w:rsidP="00877373">
            <w:pPr>
              <w:rPr>
                <w:rFonts w:ascii="TH SarabunPSK" w:hAnsi="TH SarabunPSK" w:cs="TH SarabunPSK"/>
                <w:b/>
                <w:bCs/>
                <w:sz w:val="28"/>
                <w:szCs w:val="28"/>
                <w:cs/>
              </w:rPr>
            </w:pPr>
            <w:r w:rsidRPr="00B60D70">
              <w:rPr>
                <w:rFonts w:ascii="TH SarabunPSK" w:hAnsi="TH SarabunPSK" w:cs="TH SarabunPSK" w:hint="cs"/>
                <w:sz w:val="28"/>
                <w:szCs w:val="28"/>
                <w:cs/>
              </w:rPr>
              <w:t>วิทยาลัยเทคนิคสุพรรณบุรี</w:t>
            </w:r>
          </w:p>
        </w:tc>
        <w:tc>
          <w:tcPr>
            <w:tcW w:w="3067" w:type="dxa"/>
            <w:tcBorders>
              <w:top w:val="single" w:sz="4" w:space="0" w:color="auto"/>
              <w:left w:val="single" w:sz="4" w:space="0" w:color="auto"/>
              <w:bottom w:val="single" w:sz="4" w:space="0" w:color="auto"/>
              <w:right w:val="single" w:sz="4" w:space="0" w:color="auto"/>
            </w:tcBorders>
            <w:vAlign w:val="center"/>
          </w:tcPr>
          <w:p w14:paraId="3A8D6EFF" w14:textId="05C3C04A" w:rsidR="00877373" w:rsidRPr="00B60D70" w:rsidRDefault="00877373" w:rsidP="00877373">
            <w:pPr>
              <w:rPr>
                <w:rFonts w:ascii="TH SarabunPSK" w:hAnsi="TH SarabunPSK" w:cs="TH SarabunPSK"/>
                <w:sz w:val="28"/>
                <w:szCs w:val="28"/>
                <w:cs/>
              </w:rPr>
            </w:pPr>
            <w:r w:rsidRPr="00B60D70">
              <w:rPr>
                <w:rFonts w:ascii="TH SarabunPSK" w:hAnsi="TH SarabunPSK" w:cs="TH SarabunPSK" w:hint="cs"/>
                <w:sz w:val="28"/>
                <w:szCs w:val="28"/>
                <w:cs/>
              </w:rPr>
              <w:t>สถาบันการอาชีวศึกษาภาค ใต้</w:t>
            </w:r>
            <w:r w:rsidRPr="00B60D70">
              <w:rPr>
                <w:rFonts w:ascii="TH SarabunPSK" w:hAnsi="TH SarabunPSK" w:cs="TH SarabunPSK" w:hint="cs"/>
                <w:sz w:val="28"/>
                <w:szCs w:val="28"/>
              </w:rPr>
              <w:t>2</w:t>
            </w:r>
          </w:p>
        </w:tc>
      </w:tr>
      <w:tr w:rsidR="00B60D70" w:rsidRPr="00B60D70" w14:paraId="62DA302B" w14:textId="77777777" w:rsidTr="00877373">
        <w:tc>
          <w:tcPr>
            <w:tcW w:w="3397" w:type="dxa"/>
            <w:tcBorders>
              <w:top w:val="single" w:sz="4" w:space="0" w:color="auto"/>
              <w:left w:val="single" w:sz="4" w:space="0" w:color="auto"/>
              <w:bottom w:val="single" w:sz="4" w:space="0" w:color="auto"/>
              <w:right w:val="single" w:sz="4" w:space="0" w:color="auto"/>
            </w:tcBorders>
            <w:vAlign w:val="center"/>
            <w:hideMark/>
          </w:tcPr>
          <w:p w14:paraId="05D76D4C" w14:textId="77777777" w:rsidR="00877373" w:rsidRPr="00B60D70" w:rsidRDefault="00877373" w:rsidP="00877373">
            <w:pPr>
              <w:ind w:right="26"/>
              <w:rPr>
                <w:rFonts w:ascii="TH SarabunPSK" w:hAnsi="TH SarabunPSK" w:cs="TH SarabunPSK"/>
                <w:b/>
                <w:bCs/>
                <w:sz w:val="28"/>
                <w:szCs w:val="28"/>
                <w:cs/>
              </w:rPr>
            </w:pPr>
            <w:r w:rsidRPr="00B60D70">
              <w:rPr>
                <w:rFonts w:ascii="TH SarabunPSK" w:hAnsi="TH SarabunPSK" w:cs="TH SarabunPSK" w:hint="cs"/>
                <w:sz w:val="28"/>
                <w:szCs w:val="28"/>
                <w:cs/>
              </w:rPr>
              <w:t>วิทยาลัยเทคนิคนครนายก</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488BF26" w14:textId="77777777" w:rsidR="00877373" w:rsidRPr="00B60D70" w:rsidRDefault="00877373" w:rsidP="00877373">
            <w:pPr>
              <w:rPr>
                <w:rFonts w:ascii="TH SarabunPSK" w:hAnsi="TH SarabunPSK" w:cs="TH SarabunPSK"/>
                <w:b/>
                <w:bCs/>
                <w:sz w:val="28"/>
                <w:szCs w:val="28"/>
                <w:cs/>
              </w:rPr>
            </w:pPr>
            <w:r w:rsidRPr="00B60D70">
              <w:rPr>
                <w:rFonts w:ascii="TH SarabunPSK" w:hAnsi="TH SarabunPSK" w:cs="TH SarabunPSK" w:hint="cs"/>
                <w:sz w:val="28"/>
                <w:szCs w:val="28"/>
                <w:cs/>
              </w:rPr>
              <w:t>วิทยาลัยเทคนิคสุราษฎร์ธานี</w:t>
            </w:r>
          </w:p>
        </w:tc>
        <w:tc>
          <w:tcPr>
            <w:tcW w:w="3067" w:type="dxa"/>
            <w:tcBorders>
              <w:top w:val="single" w:sz="4" w:space="0" w:color="auto"/>
              <w:left w:val="single" w:sz="4" w:space="0" w:color="auto"/>
              <w:bottom w:val="single" w:sz="4" w:space="0" w:color="auto"/>
              <w:right w:val="single" w:sz="4" w:space="0" w:color="auto"/>
            </w:tcBorders>
            <w:vAlign w:val="center"/>
          </w:tcPr>
          <w:p w14:paraId="7D19D3AB" w14:textId="41B48D81" w:rsidR="00877373" w:rsidRPr="00B60D70" w:rsidRDefault="00877373" w:rsidP="00877373">
            <w:pPr>
              <w:rPr>
                <w:rFonts w:ascii="TH SarabunPSK" w:hAnsi="TH SarabunPSK" w:cs="TH SarabunPSK"/>
                <w:sz w:val="28"/>
                <w:szCs w:val="28"/>
                <w:cs/>
              </w:rPr>
            </w:pPr>
            <w:r w:rsidRPr="00B60D70">
              <w:rPr>
                <w:rFonts w:ascii="TH SarabunPSK" w:hAnsi="TH SarabunPSK" w:cs="TH SarabunPSK" w:hint="cs"/>
                <w:sz w:val="28"/>
                <w:szCs w:val="28"/>
                <w:cs/>
              </w:rPr>
              <w:t>สถาบันการอาชีวศึกษาภาค เหนือ</w:t>
            </w:r>
            <w:r w:rsidRPr="00B60D70">
              <w:rPr>
                <w:rFonts w:ascii="TH SarabunPSK" w:hAnsi="TH SarabunPSK" w:cs="TH SarabunPSK" w:hint="cs"/>
                <w:sz w:val="28"/>
                <w:szCs w:val="28"/>
              </w:rPr>
              <w:t>2</w:t>
            </w:r>
          </w:p>
        </w:tc>
      </w:tr>
      <w:tr w:rsidR="00B60D70" w:rsidRPr="00B60D70" w14:paraId="098F99D9" w14:textId="77777777" w:rsidTr="00877373">
        <w:tc>
          <w:tcPr>
            <w:tcW w:w="3397" w:type="dxa"/>
            <w:tcBorders>
              <w:top w:val="single" w:sz="4" w:space="0" w:color="auto"/>
              <w:left w:val="single" w:sz="4" w:space="0" w:color="auto"/>
              <w:bottom w:val="single" w:sz="4" w:space="0" w:color="auto"/>
              <w:right w:val="single" w:sz="4" w:space="0" w:color="auto"/>
            </w:tcBorders>
            <w:vAlign w:val="center"/>
            <w:hideMark/>
          </w:tcPr>
          <w:p w14:paraId="6776D4EF" w14:textId="77777777" w:rsidR="00877373" w:rsidRPr="00B60D70" w:rsidRDefault="00877373" w:rsidP="00877373">
            <w:pPr>
              <w:ind w:right="26"/>
              <w:rPr>
                <w:rFonts w:ascii="TH SarabunPSK" w:hAnsi="TH SarabunPSK" w:cs="TH SarabunPSK"/>
                <w:b/>
                <w:bCs/>
                <w:sz w:val="28"/>
                <w:szCs w:val="28"/>
                <w:cs/>
              </w:rPr>
            </w:pPr>
            <w:r w:rsidRPr="00B60D70">
              <w:rPr>
                <w:rFonts w:ascii="TH SarabunPSK" w:hAnsi="TH SarabunPSK" w:cs="TH SarabunPSK" w:hint="cs"/>
                <w:sz w:val="28"/>
                <w:szCs w:val="28"/>
                <w:cs/>
              </w:rPr>
              <w:t>วิทยาลัยเทคนิคนครราชสีมา</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4D3C391" w14:textId="77777777" w:rsidR="00877373" w:rsidRPr="00B60D70" w:rsidRDefault="00877373" w:rsidP="00877373">
            <w:pPr>
              <w:rPr>
                <w:rFonts w:ascii="TH SarabunPSK" w:hAnsi="TH SarabunPSK" w:cs="TH SarabunPSK"/>
                <w:b/>
                <w:bCs/>
                <w:sz w:val="28"/>
                <w:szCs w:val="28"/>
                <w:cs/>
              </w:rPr>
            </w:pPr>
            <w:r w:rsidRPr="00B60D70">
              <w:rPr>
                <w:rFonts w:ascii="TH SarabunPSK" w:hAnsi="TH SarabunPSK" w:cs="TH SarabunPSK" w:hint="cs"/>
                <w:sz w:val="28"/>
                <w:szCs w:val="28"/>
                <w:cs/>
              </w:rPr>
              <w:t>วิทยาลัยเทคนิคหนองคาย</w:t>
            </w:r>
          </w:p>
        </w:tc>
        <w:tc>
          <w:tcPr>
            <w:tcW w:w="3067" w:type="dxa"/>
            <w:tcBorders>
              <w:top w:val="single" w:sz="4" w:space="0" w:color="auto"/>
              <w:left w:val="single" w:sz="4" w:space="0" w:color="auto"/>
              <w:bottom w:val="single" w:sz="4" w:space="0" w:color="auto"/>
              <w:right w:val="single" w:sz="4" w:space="0" w:color="auto"/>
            </w:tcBorders>
            <w:vAlign w:val="center"/>
          </w:tcPr>
          <w:p w14:paraId="5B027D59" w14:textId="3D1BD4F2" w:rsidR="00877373" w:rsidRPr="00B60D70" w:rsidRDefault="00877373" w:rsidP="00877373">
            <w:pPr>
              <w:rPr>
                <w:rFonts w:ascii="TH SarabunPSK" w:hAnsi="TH SarabunPSK" w:cs="TH SarabunPSK"/>
                <w:sz w:val="28"/>
                <w:szCs w:val="28"/>
                <w:cs/>
              </w:rPr>
            </w:pPr>
            <w:r w:rsidRPr="00B60D70">
              <w:rPr>
                <w:rFonts w:ascii="TH SarabunPSK" w:hAnsi="TH SarabunPSK" w:cs="TH SarabunPSK" w:hint="cs"/>
                <w:sz w:val="28"/>
                <w:szCs w:val="28"/>
                <w:cs/>
              </w:rPr>
              <w:t>วิทยาลัยเทคนิคอุทัยธานี</w:t>
            </w:r>
          </w:p>
        </w:tc>
      </w:tr>
      <w:tr w:rsidR="00B60D70" w:rsidRPr="00B60D70" w14:paraId="4C58A1F1" w14:textId="77777777" w:rsidTr="00877373">
        <w:tc>
          <w:tcPr>
            <w:tcW w:w="3397" w:type="dxa"/>
            <w:tcBorders>
              <w:top w:val="single" w:sz="4" w:space="0" w:color="auto"/>
              <w:left w:val="single" w:sz="4" w:space="0" w:color="auto"/>
              <w:bottom w:val="single" w:sz="4" w:space="0" w:color="auto"/>
              <w:right w:val="single" w:sz="4" w:space="0" w:color="auto"/>
            </w:tcBorders>
            <w:vAlign w:val="center"/>
            <w:hideMark/>
          </w:tcPr>
          <w:p w14:paraId="650DDD7E" w14:textId="77777777" w:rsidR="00877373" w:rsidRPr="00B60D70" w:rsidRDefault="00877373" w:rsidP="00877373">
            <w:pPr>
              <w:ind w:right="26"/>
              <w:rPr>
                <w:rFonts w:ascii="TH SarabunPSK" w:hAnsi="TH SarabunPSK" w:cs="TH SarabunPSK"/>
                <w:b/>
                <w:bCs/>
                <w:sz w:val="28"/>
                <w:szCs w:val="28"/>
                <w:cs/>
              </w:rPr>
            </w:pPr>
            <w:r w:rsidRPr="00B60D70">
              <w:rPr>
                <w:rFonts w:ascii="TH SarabunPSK" w:hAnsi="TH SarabunPSK" w:cs="TH SarabunPSK" w:hint="cs"/>
                <w:sz w:val="28"/>
                <w:szCs w:val="28"/>
                <w:cs/>
              </w:rPr>
              <w:t>วิทยาลัยเทคนิคน่าน</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FF7056F" w14:textId="77777777" w:rsidR="00877373" w:rsidRPr="00B60D70" w:rsidRDefault="00877373" w:rsidP="00877373">
            <w:pPr>
              <w:rPr>
                <w:rFonts w:ascii="TH SarabunPSK" w:hAnsi="TH SarabunPSK" w:cs="TH SarabunPSK"/>
                <w:b/>
                <w:bCs/>
                <w:sz w:val="28"/>
                <w:szCs w:val="28"/>
                <w:cs/>
              </w:rPr>
            </w:pPr>
            <w:r w:rsidRPr="00B60D70">
              <w:rPr>
                <w:rFonts w:ascii="TH SarabunPSK" w:hAnsi="TH SarabunPSK" w:cs="TH SarabunPSK" w:hint="cs"/>
                <w:sz w:val="28"/>
                <w:szCs w:val="28"/>
                <w:cs/>
              </w:rPr>
              <w:t>วิทยาลัยเทคนิคหาดใหญ่</w:t>
            </w:r>
          </w:p>
        </w:tc>
        <w:tc>
          <w:tcPr>
            <w:tcW w:w="3067" w:type="dxa"/>
            <w:tcBorders>
              <w:top w:val="single" w:sz="4" w:space="0" w:color="auto"/>
              <w:left w:val="single" w:sz="4" w:space="0" w:color="auto"/>
              <w:bottom w:val="single" w:sz="4" w:space="0" w:color="auto"/>
              <w:right w:val="single" w:sz="4" w:space="0" w:color="auto"/>
            </w:tcBorders>
            <w:vAlign w:val="center"/>
          </w:tcPr>
          <w:p w14:paraId="22986B49" w14:textId="0B466A85" w:rsidR="00877373" w:rsidRPr="00B60D70" w:rsidRDefault="00877373" w:rsidP="00877373">
            <w:pPr>
              <w:jc w:val="left"/>
              <w:rPr>
                <w:rFonts w:ascii="TH SarabunPSK" w:hAnsi="TH SarabunPSK" w:cs="TH SarabunPSK"/>
                <w:sz w:val="28"/>
                <w:szCs w:val="28"/>
                <w:cs/>
              </w:rPr>
            </w:pPr>
            <w:r w:rsidRPr="00B60D70">
              <w:rPr>
                <w:rFonts w:ascii="TH SarabunPSK" w:hAnsi="TH SarabunPSK" w:cs="TH SarabunPSK" w:hint="cs"/>
                <w:sz w:val="28"/>
                <w:szCs w:val="28"/>
                <w:cs/>
              </w:rPr>
              <w:t>วิทยาลัยเทคนิคปัว</w:t>
            </w:r>
          </w:p>
        </w:tc>
      </w:tr>
      <w:tr w:rsidR="00B60D70" w:rsidRPr="00B60D70" w14:paraId="0A2D0D06" w14:textId="77777777" w:rsidTr="00877373">
        <w:tc>
          <w:tcPr>
            <w:tcW w:w="3397" w:type="dxa"/>
            <w:tcBorders>
              <w:top w:val="single" w:sz="4" w:space="0" w:color="auto"/>
              <w:left w:val="single" w:sz="4" w:space="0" w:color="auto"/>
              <w:bottom w:val="single" w:sz="4" w:space="0" w:color="auto"/>
              <w:right w:val="single" w:sz="4" w:space="0" w:color="auto"/>
            </w:tcBorders>
            <w:vAlign w:val="center"/>
            <w:hideMark/>
          </w:tcPr>
          <w:p w14:paraId="7F496CE5" w14:textId="2A20F826" w:rsidR="00877373" w:rsidRPr="00B60D70" w:rsidRDefault="00027A2E" w:rsidP="00027A2E">
            <w:pPr>
              <w:rPr>
                <w:rFonts w:ascii="TH SarabunPSK" w:hAnsi="TH SarabunPSK" w:cs="TH SarabunPSK"/>
                <w:b/>
                <w:bCs/>
                <w:sz w:val="28"/>
                <w:szCs w:val="28"/>
                <w:cs/>
              </w:rPr>
            </w:pPr>
            <w:r w:rsidRPr="00B60D70">
              <w:rPr>
                <w:rFonts w:ascii="TH SarabunPSK" w:hAnsi="TH SarabunPSK" w:cs="TH SarabunPSK" w:hint="cs"/>
                <w:sz w:val="28"/>
                <w:szCs w:val="28"/>
                <w:cs/>
              </w:rPr>
              <w:t>วิทยาลัยเทคโนโลยีภาคตะวันออก (อี.เทค)</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EE37EEF" w14:textId="124E315B" w:rsidR="00877373" w:rsidRPr="00B60D70" w:rsidRDefault="00877373" w:rsidP="00877373">
            <w:pPr>
              <w:rPr>
                <w:rFonts w:ascii="TH SarabunPSK" w:hAnsi="TH SarabunPSK" w:cs="TH SarabunPSK"/>
                <w:b/>
                <w:bCs/>
                <w:sz w:val="28"/>
                <w:szCs w:val="28"/>
                <w:cs/>
              </w:rPr>
            </w:pPr>
            <w:r w:rsidRPr="00B60D70">
              <w:rPr>
                <w:rFonts w:ascii="TH SarabunPSK" w:hAnsi="TH SarabunPSK" w:cs="TH SarabunPSK" w:hint="cs"/>
                <w:sz w:val="28"/>
                <w:szCs w:val="28"/>
                <w:cs/>
              </w:rPr>
              <w:t xml:space="preserve">สถาบันการอาชีวศึกษาภาค ตะวันออกเฉียงเหนือ </w:t>
            </w:r>
            <w:r w:rsidRPr="00B60D70">
              <w:rPr>
                <w:rFonts w:ascii="TH SarabunPSK" w:hAnsi="TH SarabunPSK" w:cs="TH SarabunPSK" w:hint="cs"/>
                <w:sz w:val="28"/>
                <w:szCs w:val="28"/>
              </w:rPr>
              <w:t>1</w:t>
            </w:r>
          </w:p>
        </w:tc>
        <w:tc>
          <w:tcPr>
            <w:tcW w:w="3067" w:type="dxa"/>
            <w:tcBorders>
              <w:top w:val="single" w:sz="4" w:space="0" w:color="auto"/>
              <w:left w:val="single" w:sz="4" w:space="0" w:color="auto"/>
              <w:bottom w:val="single" w:sz="4" w:space="0" w:color="auto"/>
              <w:right w:val="single" w:sz="4" w:space="0" w:color="auto"/>
            </w:tcBorders>
            <w:vAlign w:val="center"/>
          </w:tcPr>
          <w:p w14:paraId="38896679" w14:textId="4283A488" w:rsidR="00877373" w:rsidRPr="00B60D70" w:rsidRDefault="00027A2E" w:rsidP="00877373">
            <w:pPr>
              <w:jc w:val="left"/>
              <w:rPr>
                <w:rFonts w:ascii="TH SarabunPSK" w:hAnsi="TH SarabunPSK" w:cs="TH SarabunPSK"/>
                <w:sz w:val="28"/>
                <w:szCs w:val="28"/>
                <w:cs/>
              </w:rPr>
            </w:pPr>
            <w:r w:rsidRPr="00B60D70">
              <w:rPr>
                <w:rFonts w:ascii="TH SarabunPSK" w:hAnsi="TH SarabunPSK" w:cs="TH SarabunPSK" w:hint="cs"/>
                <w:sz w:val="28"/>
                <w:szCs w:val="28"/>
                <w:cs/>
              </w:rPr>
              <w:t xml:space="preserve">สถาบันการอาชีวศึกษาภาค ตะวันออกเฉียงเหนือ </w:t>
            </w:r>
            <w:r w:rsidRPr="00B60D70">
              <w:rPr>
                <w:rFonts w:ascii="TH SarabunPSK" w:hAnsi="TH SarabunPSK" w:cs="TH SarabunPSK" w:hint="cs"/>
                <w:sz w:val="28"/>
                <w:szCs w:val="28"/>
              </w:rPr>
              <w:t>3</w:t>
            </w:r>
          </w:p>
        </w:tc>
      </w:tr>
      <w:tr w:rsidR="00027A2E" w:rsidRPr="00B60D70" w14:paraId="6A8E8F1C" w14:textId="77777777" w:rsidTr="00932286">
        <w:tc>
          <w:tcPr>
            <w:tcW w:w="9016" w:type="dxa"/>
            <w:gridSpan w:val="3"/>
            <w:tcBorders>
              <w:top w:val="single" w:sz="4" w:space="0" w:color="auto"/>
              <w:left w:val="single" w:sz="4" w:space="0" w:color="auto"/>
              <w:bottom w:val="single" w:sz="4" w:space="0" w:color="auto"/>
              <w:right w:val="single" w:sz="4" w:space="0" w:color="auto"/>
            </w:tcBorders>
            <w:vAlign w:val="center"/>
          </w:tcPr>
          <w:p w14:paraId="69AB454D" w14:textId="44B9724F" w:rsidR="00027A2E" w:rsidRPr="00B60D70" w:rsidRDefault="00027A2E" w:rsidP="00877373">
            <w:pPr>
              <w:jc w:val="left"/>
              <w:rPr>
                <w:rFonts w:ascii="TH SarabunPSK" w:hAnsi="TH SarabunPSK" w:cs="TH SarabunPSK"/>
                <w:sz w:val="28"/>
                <w:szCs w:val="28"/>
                <w:cs/>
              </w:rPr>
            </w:pPr>
            <w:r w:rsidRPr="00B60D70">
              <w:rPr>
                <w:rFonts w:ascii="TH SarabunPSK" w:hAnsi="TH SarabunPSK" w:cs="TH SarabunPSK" w:hint="cs"/>
                <w:sz w:val="28"/>
                <w:szCs w:val="28"/>
                <w:cs/>
              </w:rPr>
              <w:t>วิทยาลัยอาชีวศึกษาสันติราษฎร์ในพระอุปถัมภ์เธอ เจ้าฟ้าเพชรรัตนราชสุดา สิริโสภาพัณณวดี</w:t>
            </w:r>
          </w:p>
        </w:tc>
      </w:tr>
    </w:tbl>
    <w:p w14:paraId="2B574EBD" w14:textId="0B617A9F" w:rsidR="00B42835" w:rsidRPr="00B60D70" w:rsidRDefault="00B42835" w:rsidP="00DE70B1">
      <w:pPr>
        <w:jc w:val="left"/>
        <w:rPr>
          <w:rFonts w:ascii="TH SarabunPSK" w:hAnsi="TH SarabunPSK" w:cs="TH SarabunPSK"/>
          <w:cs/>
        </w:rPr>
      </w:pPr>
    </w:p>
    <w:p w14:paraId="6540AE09" w14:textId="77777777" w:rsidR="00CA2606" w:rsidRPr="00B60D70" w:rsidRDefault="00CA2606" w:rsidP="00DE70B1">
      <w:pPr>
        <w:jc w:val="left"/>
        <w:rPr>
          <w:rFonts w:ascii="TH SarabunPSK" w:hAnsi="TH SarabunPSK" w:cs="TH SarabunPSK"/>
        </w:rPr>
      </w:pPr>
    </w:p>
    <w:p w14:paraId="47138582" w14:textId="6E2AE29E" w:rsidR="00D76C32" w:rsidRPr="00B60D70" w:rsidRDefault="00D76C32" w:rsidP="00B60D70">
      <w:pPr>
        <w:pStyle w:val="1"/>
        <w:rPr>
          <w:rFonts w:ascii="TH SarabunPSK" w:hAnsi="TH SarabunPSK" w:cs="TH SarabunPSK"/>
          <w:cs/>
        </w:rPr>
      </w:pPr>
    </w:p>
    <w:p w14:paraId="20AC4A59" w14:textId="0B636733" w:rsidR="00B42835" w:rsidRPr="00B60D70" w:rsidRDefault="00B42835" w:rsidP="00DE70B1">
      <w:pPr>
        <w:jc w:val="left"/>
        <w:rPr>
          <w:rFonts w:ascii="TH SarabunPSK" w:hAnsi="TH SarabunPSK" w:cs="TH SarabunPSK"/>
          <w:cs/>
        </w:rPr>
      </w:pPr>
    </w:p>
    <w:sectPr w:rsidR="00B42835" w:rsidRPr="00B60D70" w:rsidSect="00B42835">
      <w:pgSz w:w="11906" w:h="16838"/>
      <w:pgMar w:top="1440" w:right="1440" w:bottom="1440" w:left="1440" w:header="706" w:footer="706"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60A6D2" w14:textId="77777777" w:rsidR="000C2D99" w:rsidRDefault="000C2D99" w:rsidP="00592146">
      <w:r>
        <w:separator/>
      </w:r>
    </w:p>
  </w:endnote>
  <w:endnote w:type="continuationSeparator" w:id="0">
    <w:p w14:paraId="073E1562" w14:textId="77777777" w:rsidR="000C2D99" w:rsidRDefault="000C2D99" w:rsidP="00592146">
      <w:r>
        <w:continuationSeparator/>
      </w:r>
    </w:p>
  </w:endnote>
  <w:endnote w:type="continuationNotice" w:id="1">
    <w:p w14:paraId="33423877" w14:textId="77777777" w:rsidR="000C2D99" w:rsidRDefault="000C2D99" w:rsidP="005921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panose1 w:val="020B0500040200020003"/>
    <w:charset w:val="DE"/>
    <w:family w:val="swiss"/>
    <w:pitch w:val="variable"/>
    <w:sig w:usb0="A100006F" w:usb1="5000205A" w:usb2="00000000" w:usb3="00000000" w:csb0="00010193" w:csb1="00000000"/>
  </w:font>
  <w:font w:name="Calibri">
    <w:panose1 w:val="020F0502020204030204"/>
    <w:charset w:val="00"/>
    <w:family w:val="swiss"/>
    <w:pitch w:val="variable"/>
    <w:sig w:usb0="E4002EFF" w:usb1="C000247B" w:usb2="00000009" w:usb3="00000000" w:csb0="000001FF" w:csb1="00000000"/>
  </w:font>
  <w:font w:name="TH Sarabun New">
    <w:panose1 w:val="020B0500040200020003"/>
    <w:charset w:val="00"/>
    <w:family w:val="swiss"/>
    <w:pitch w:val="variable"/>
    <w:sig w:usb0="A100006F" w:usb1="5000205A" w:usb2="00000000" w:usb3="00000000" w:csb0="00010183" w:csb1="00000000"/>
  </w:font>
  <w:font w:name="Arial Unicode MS">
    <w:panose1 w:val="020B0604020202020204"/>
    <w:charset w:val="00"/>
    <w:family w:val="roman"/>
    <w:pitch w:val="variable"/>
    <w:sig w:usb0="00000003" w:usb1="00000000" w:usb2="00000000" w:usb3="00000000" w:csb0="00000001" w:csb1="00000000"/>
  </w:font>
  <w:font w:name="Cordia New">
    <w:panose1 w:val="020B0304020202020204"/>
    <w:charset w:val="00"/>
    <w:family w:val="swiss"/>
    <w:pitch w:val="variable"/>
    <w:sig w:usb0="81000003" w:usb1="00000000" w:usb2="00000000" w:usb3="00000000" w:csb0="0001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THSarabunPSK">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rowalliaNew-Bold">
    <w:charset w:val="00"/>
    <w:family w:val="auto"/>
    <w:pitch w:val="default"/>
    <w:sig w:usb0="0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5BAA46" w14:textId="77777777" w:rsidR="00F5322B" w:rsidRPr="00DA4597" w:rsidRDefault="00F5322B" w:rsidP="00DA4597">
    <w:pPr>
      <w:pStyle w:val="ad"/>
      <w:jc w:val="right"/>
      <w:rPr>
        <w:rFonts w:ascii="TH Sarabun New" w:hAnsi="TH Sarabun New" w:cs="TH Sarabun New"/>
        <w:sz w:val="20"/>
      </w:rPr>
    </w:pPr>
    <w:r w:rsidRPr="00DA4597">
      <w:rPr>
        <w:rFonts w:ascii="TH Sarabun New" w:hAnsi="TH Sarabun New" w:cs="TH Sarabun New"/>
        <w:sz w:val="20"/>
        <w:cs/>
        <w:lang w:val="th-TH"/>
      </w:rPr>
      <w:t>รายละเอียดของหลักสูตร</w:t>
    </w:r>
    <w:r w:rsidRPr="00DA4597">
      <w:rPr>
        <w:rFonts w:ascii="TH Sarabun New" w:hAnsi="TH Sarabun New" w:cs="TH Sarabun New"/>
        <w:sz w:val="20"/>
        <w:cs/>
      </w:rPr>
      <w:t xml:space="preserve">ครุศาสตร์อุตสาหกรรมบัณฑิต สาขาวิชาวิศวกรรมโยธา (หลักสูตร </w:t>
    </w:r>
    <w:r w:rsidRPr="00DA4597">
      <w:rPr>
        <w:rFonts w:ascii="TH Sarabun New" w:hAnsi="TH Sarabun New" w:cs="TH Sarabun New"/>
        <w:sz w:val="20"/>
      </w:rPr>
      <w:t xml:space="preserve">5 </w:t>
    </w:r>
    <w:r w:rsidRPr="00DA4597">
      <w:rPr>
        <w:rFonts w:ascii="TH Sarabun New" w:hAnsi="TH Sarabun New" w:cs="TH Sarabun New"/>
        <w:sz w:val="20"/>
        <w:cs/>
      </w:rPr>
      <w:t xml:space="preserve">ปี) ฉบับปรับปรุงปี พ.ศ. </w:t>
    </w:r>
    <w:r w:rsidRPr="00DA4597">
      <w:rPr>
        <w:rFonts w:ascii="TH Sarabun New" w:hAnsi="TH Sarabun New" w:cs="TH Sarabun New"/>
        <w:sz w:val="20"/>
      </w:rPr>
      <w:t xml:space="preserve">2568 </w:t>
    </w:r>
  </w:p>
  <w:p w14:paraId="11067E0A" w14:textId="076DFC9B" w:rsidR="00F5322B" w:rsidRPr="00DA4597" w:rsidRDefault="00F5322B" w:rsidP="00DA4597">
    <w:pPr>
      <w:pStyle w:val="ad"/>
      <w:jc w:val="right"/>
      <w:rPr>
        <w:rFonts w:ascii="TH Sarabun New" w:hAnsi="TH Sarabun New" w:cs="TH Sarabun New"/>
        <w:sz w:val="20"/>
      </w:rPr>
    </w:pPr>
    <w:r w:rsidRPr="00DA4597">
      <w:rPr>
        <w:rFonts w:ascii="TH Sarabun New" w:hAnsi="TH Sarabun New" w:cs="TH Sarabun New"/>
        <w:sz w:val="20"/>
        <w:cs/>
      </w:rPr>
      <w:t xml:space="preserve">อนุมัติจากสภา </w:t>
    </w:r>
    <w:proofErr w:type="spellStart"/>
    <w:r w:rsidRPr="00DA4597">
      <w:rPr>
        <w:rFonts w:ascii="TH Sarabun New" w:hAnsi="TH Sarabun New" w:cs="TH Sarabun New"/>
        <w:sz w:val="20"/>
        <w:cs/>
      </w:rPr>
      <w:t>มจ</w:t>
    </w:r>
    <w:proofErr w:type="spellEnd"/>
    <w:r w:rsidRPr="00DA4597">
      <w:rPr>
        <w:rFonts w:ascii="TH Sarabun New" w:hAnsi="TH Sarabun New" w:cs="TH Sarabun New"/>
        <w:sz w:val="20"/>
        <w:cs/>
      </w:rPr>
      <w:t xml:space="preserve">ธ.ครั้งที่ </w:t>
    </w:r>
    <w:r w:rsidRPr="00DA4597">
      <w:rPr>
        <w:rFonts w:ascii="TH Sarabun New" w:hAnsi="TH Sarabun New" w:cs="TH Sarabun New"/>
        <w:sz w:val="20"/>
      </w:rPr>
      <w:t xml:space="preserve">308 (2 </w:t>
    </w:r>
    <w:r w:rsidRPr="00DA4597">
      <w:rPr>
        <w:rFonts w:ascii="TH Sarabun New" w:hAnsi="TH Sarabun New" w:cs="TH Sarabun New"/>
        <w:sz w:val="20"/>
        <w:cs/>
      </w:rPr>
      <w:t xml:space="preserve">เม.ย. </w:t>
    </w:r>
    <w:r w:rsidRPr="00DA4597">
      <w:rPr>
        <w:rFonts w:ascii="TH Sarabun New" w:hAnsi="TH Sarabun New" w:cs="TH Sarabun New"/>
        <w:sz w:val="20"/>
      </w:rPr>
      <w:t>68)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1FE58C" w14:textId="77777777" w:rsidR="000C2D99" w:rsidRDefault="000C2D99" w:rsidP="00592146">
      <w:r>
        <w:separator/>
      </w:r>
    </w:p>
  </w:footnote>
  <w:footnote w:type="continuationSeparator" w:id="0">
    <w:p w14:paraId="770E6C54" w14:textId="77777777" w:rsidR="000C2D99" w:rsidRDefault="000C2D99" w:rsidP="00592146">
      <w:r>
        <w:continuationSeparator/>
      </w:r>
    </w:p>
  </w:footnote>
  <w:footnote w:type="continuationNotice" w:id="1">
    <w:p w14:paraId="728D5CC2" w14:textId="77777777" w:rsidR="000C2D99" w:rsidRDefault="000C2D99" w:rsidP="005921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6856E6" w14:textId="6F0AAED5" w:rsidR="00F5322B" w:rsidRDefault="00F5322B" w:rsidP="004D09CE">
    <w:pPr>
      <w:pStyle w:val="af"/>
      <w:jc w:val="right"/>
    </w:pPr>
  </w:p>
  <w:p w14:paraId="35DAA20D" w14:textId="77777777" w:rsidR="00F5322B" w:rsidRDefault="00F5322B" w:rsidP="00592146">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8C703D" w14:textId="77777777" w:rsidR="00F5322B" w:rsidRDefault="00F5322B" w:rsidP="00E557C3">
    <w:pPr>
      <w:pStyle w:val="af"/>
      <w:jc w:val="right"/>
    </w:pPr>
    <w:sdt>
      <w:sdtPr>
        <w:id w:val="-804694017"/>
        <w:docPartObj>
          <w:docPartGallery w:val="AutoText"/>
        </w:docPartObj>
      </w:sdtPr>
      <w:sdtContent>
        <w:r>
          <w:fldChar w:fldCharType="begin"/>
        </w:r>
        <w:r>
          <w:instrText xml:space="preserve"> PAGE   \* MERGEFORMAT </w:instrText>
        </w:r>
        <w:r>
          <w:fldChar w:fldCharType="separate"/>
        </w:r>
        <w:r>
          <w:t>8</w:t>
        </w:r>
        <w:r>
          <w:fldChar w:fldCharType="end"/>
        </w:r>
      </w:sdtContent>
    </w:sdt>
  </w:p>
  <w:p w14:paraId="30BA8DC8" w14:textId="77777777" w:rsidR="00F5322B" w:rsidRDefault="00F5322B" w:rsidP="00592146">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21F846" w14:textId="77777777" w:rsidR="00F5322B" w:rsidRDefault="00F5322B" w:rsidP="00E557C3">
    <w:pPr>
      <w:pStyle w:val="af"/>
      <w:jc w:val="right"/>
    </w:pPr>
    <w:sdt>
      <w:sdtPr>
        <w:id w:val="596911127"/>
        <w:docPartObj>
          <w:docPartGallery w:val="AutoText"/>
        </w:docPartObj>
      </w:sdtPr>
      <w:sdtContent>
        <w:r>
          <w:fldChar w:fldCharType="begin"/>
        </w:r>
        <w:r>
          <w:instrText xml:space="preserve"> PAGE   \* MERGEFORMAT </w:instrText>
        </w:r>
        <w:r>
          <w:fldChar w:fldCharType="separate"/>
        </w:r>
        <w:r>
          <w:t>8</w:t>
        </w:r>
        <w:r>
          <w:fldChar w:fldCharType="end"/>
        </w:r>
      </w:sdtContent>
    </w:sdt>
  </w:p>
  <w:p w14:paraId="403E7D0E" w14:textId="77777777" w:rsidR="00F5322B" w:rsidRDefault="00F5322B" w:rsidP="00592146">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2055F"/>
    <w:multiLevelType w:val="hybridMultilevel"/>
    <w:tmpl w:val="4650C95C"/>
    <w:lvl w:ilvl="0" w:tplc="04090001">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1" w15:restartNumberingAfterBreak="0">
    <w:nsid w:val="00660A95"/>
    <w:multiLevelType w:val="multilevel"/>
    <w:tmpl w:val="00660A95"/>
    <w:lvl w:ilvl="0">
      <w:start w:val="1"/>
      <w:numFmt w:val="decimal"/>
      <w:lvlText w:val="%1."/>
      <w:lvlJc w:val="left"/>
      <w:pPr>
        <w:ind w:left="720" w:hanging="360"/>
      </w:pPr>
      <w:rPr>
        <w:rFonts w:ascii="TH SarabunPSK" w:eastAsiaTheme="minorHAnsi" w:hAnsi="TH SarabunPSK" w:cs="TH SarabunPSK"/>
        <w:b w:val="0"/>
        <w:bCs w:val="0"/>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2" w15:restartNumberingAfterBreak="0">
    <w:nsid w:val="011B2A51"/>
    <w:multiLevelType w:val="hybridMultilevel"/>
    <w:tmpl w:val="0512C0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255323E"/>
    <w:multiLevelType w:val="multilevel"/>
    <w:tmpl w:val="0255323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02565364"/>
    <w:multiLevelType w:val="multilevel"/>
    <w:tmpl w:val="02565364"/>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 w15:restartNumberingAfterBreak="0">
    <w:nsid w:val="02B03D60"/>
    <w:multiLevelType w:val="multilevel"/>
    <w:tmpl w:val="02B03D60"/>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3CC5370"/>
    <w:multiLevelType w:val="hybridMultilevel"/>
    <w:tmpl w:val="6786DE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42351BE"/>
    <w:multiLevelType w:val="multilevel"/>
    <w:tmpl w:val="042351BE"/>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5AE1608"/>
    <w:multiLevelType w:val="multilevel"/>
    <w:tmpl w:val="05AE1608"/>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7723F95"/>
    <w:multiLevelType w:val="multilevel"/>
    <w:tmpl w:val="07723F9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87F1ACE"/>
    <w:multiLevelType w:val="multilevel"/>
    <w:tmpl w:val="F9D27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5250F7"/>
    <w:multiLevelType w:val="hybridMultilevel"/>
    <w:tmpl w:val="5DD8AE06"/>
    <w:lvl w:ilvl="0" w:tplc="A6DCB1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9BD4561"/>
    <w:multiLevelType w:val="multilevel"/>
    <w:tmpl w:val="38848F64"/>
    <w:lvl w:ilvl="0">
      <w:start w:val="1"/>
      <w:numFmt w:val="decimal"/>
      <w:lvlText w:val="%1."/>
      <w:lvlJc w:val="left"/>
      <w:pPr>
        <w:ind w:left="720" w:hanging="360"/>
      </w:pPr>
    </w:lvl>
    <w:lvl w:ilvl="1">
      <w:start w:val="1"/>
      <w:numFmt w:val="decimal"/>
      <w:isLgl/>
      <w:lvlText w:val="%1.%2"/>
      <w:lvlJc w:val="left"/>
      <w:pPr>
        <w:ind w:left="1866" w:hanging="360"/>
      </w:pPr>
      <w:rPr>
        <w:rFonts w:hint="default"/>
      </w:rPr>
    </w:lvl>
    <w:lvl w:ilvl="2">
      <w:start w:val="1"/>
      <w:numFmt w:val="decimal"/>
      <w:isLgl/>
      <w:lvlText w:val="%1.%2.%3"/>
      <w:lvlJc w:val="left"/>
      <w:pPr>
        <w:ind w:left="3372" w:hanging="720"/>
      </w:pPr>
      <w:rPr>
        <w:rFonts w:hint="default"/>
      </w:rPr>
    </w:lvl>
    <w:lvl w:ilvl="3">
      <w:start w:val="1"/>
      <w:numFmt w:val="decimal"/>
      <w:isLgl/>
      <w:lvlText w:val="%1.%2.%3.%4"/>
      <w:lvlJc w:val="left"/>
      <w:pPr>
        <w:ind w:left="4518" w:hanging="720"/>
      </w:pPr>
      <w:rPr>
        <w:rFonts w:hint="default"/>
      </w:rPr>
    </w:lvl>
    <w:lvl w:ilvl="4">
      <w:start w:val="1"/>
      <w:numFmt w:val="decimal"/>
      <w:isLgl/>
      <w:lvlText w:val="%1.%2.%3.%4.%5"/>
      <w:lvlJc w:val="left"/>
      <w:pPr>
        <w:ind w:left="6024" w:hanging="1080"/>
      </w:pPr>
      <w:rPr>
        <w:rFonts w:hint="default"/>
      </w:rPr>
    </w:lvl>
    <w:lvl w:ilvl="5">
      <w:start w:val="1"/>
      <w:numFmt w:val="decimal"/>
      <w:isLgl/>
      <w:lvlText w:val="%1.%2.%3.%4.%5.%6"/>
      <w:lvlJc w:val="left"/>
      <w:pPr>
        <w:ind w:left="7170" w:hanging="1080"/>
      </w:pPr>
      <w:rPr>
        <w:rFonts w:hint="default"/>
      </w:rPr>
    </w:lvl>
    <w:lvl w:ilvl="6">
      <w:start w:val="1"/>
      <w:numFmt w:val="decimal"/>
      <w:isLgl/>
      <w:lvlText w:val="%1.%2.%3.%4.%5.%6.%7"/>
      <w:lvlJc w:val="left"/>
      <w:pPr>
        <w:ind w:left="8676" w:hanging="1440"/>
      </w:pPr>
      <w:rPr>
        <w:rFonts w:hint="default"/>
      </w:rPr>
    </w:lvl>
    <w:lvl w:ilvl="7">
      <w:start w:val="1"/>
      <w:numFmt w:val="decimal"/>
      <w:isLgl/>
      <w:lvlText w:val="%1.%2.%3.%4.%5.%6.%7.%8"/>
      <w:lvlJc w:val="left"/>
      <w:pPr>
        <w:ind w:left="9822" w:hanging="1440"/>
      </w:pPr>
      <w:rPr>
        <w:rFonts w:hint="default"/>
      </w:rPr>
    </w:lvl>
    <w:lvl w:ilvl="8">
      <w:start w:val="1"/>
      <w:numFmt w:val="decimal"/>
      <w:isLgl/>
      <w:lvlText w:val="%1.%2.%3.%4.%5.%6.%7.%8.%9"/>
      <w:lvlJc w:val="left"/>
      <w:pPr>
        <w:ind w:left="11328" w:hanging="1800"/>
      </w:pPr>
      <w:rPr>
        <w:rFonts w:hint="default"/>
      </w:rPr>
    </w:lvl>
  </w:abstractNum>
  <w:abstractNum w:abstractNumId="13" w15:restartNumberingAfterBreak="0">
    <w:nsid w:val="0A50480F"/>
    <w:multiLevelType w:val="multilevel"/>
    <w:tmpl w:val="7840B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0A2502"/>
    <w:multiLevelType w:val="multilevel"/>
    <w:tmpl w:val="9632614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sz w:val="30"/>
        <w:szCs w:val="3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0F949E2"/>
    <w:multiLevelType w:val="hybridMultilevel"/>
    <w:tmpl w:val="2F66CD2E"/>
    <w:lvl w:ilvl="0" w:tplc="FFFFFFFF">
      <w:start w:val="1"/>
      <w:numFmt w:val="decimal"/>
      <w:lvlText w:val="%1)"/>
      <w:lvlJc w:val="left"/>
      <w:pPr>
        <w:ind w:left="1080"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127402E"/>
    <w:multiLevelType w:val="multilevel"/>
    <w:tmpl w:val="70DC02C8"/>
    <w:lvl w:ilvl="0">
      <w:start w:val="1"/>
      <w:numFmt w:val="decimal"/>
      <w:lvlText w:val="%1."/>
      <w:lvlJc w:val="left"/>
      <w:pPr>
        <w:ind w:left="720" w:hanging="360"/>
      </w:pPr>
      <w:rPr>
        <w:b w:val="0"/>
        <w:bCs w:val="0"/>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7" w15:restartNumberingAfterBreak="0">
    <w:nsid w:val="11AE6EAA"/>
    <w:multiLevelType w:val="hybridMultilevel"/>
    <w:tmpl w:val="9C70FB4A"/>
    <w:lvl w:ilvl="0" w:tplc="D5247EB4">
      <w:numFmt w:val="bullet"/>
      <w:lvlText w:val="-"/>
      <w:lvlJc w:val="left"/>
      <w:pPr>
        <w:ind w:left="393" w:hanging="360"/>
      </w:pPr>
      <w:rPr>
        <w:rFonts w:ascii="TH Sarabun New" w:eastAsia="Times New Roman" w:hAnsi="TH Sarabun New" w:cs="TH Sarabun New" w:hint="default"/>
        <w:lang w:bidi="th-TH"/>
      </w:rPr>
    </w:lvl>
    <w:lvl w:ilvl="1" w:tplc="04090003" w:tentative="1">
      <w:start w:val="1"/>
      <w:numFmt w:val="bullet"/>
      <w:lvlText w:val="o"/>
      <w:lvlJc w:val="left"/>
      <w:pPr>
        <w:ind w:left="1113" w:hanging="360"/>
      </w:pPr>
      <w:rPr>
        <w:rFonts w:ascii="Courier New" w:hAnsi="Courier New" w:cs="Courier New" w:hint="default"/>
      </w:rPr>
    </w:lvl>
    <w:lvl w:ilvl="2" w:tplc="04090005" w:tentative="1">
      <w:start w:val="1"/>
      <w:numFmt w:val="bullet"/>
      <w:lvlText w:val=""/>
      <w:lvlJc w:val="left"/>
      <w:pPr>
        <w:ind w:left="1833" w:hanging="360"/>
      </w:pPr>
      <w:rPr>
        <w:rFonts w:ascii="Wingdings" w:hAnsi="Wingdings" w:hint="default"/>
      </w:rPr>
    </w:lvl>
    <w:lvl w:ilvl="3" w:tplc="04090001" w:tentative="1">
      <w:start w:val="1"/>
      <w:numFmt w:val="bullet"/>
      <w:lvlText w:val=""/>
      <w:lvlJc w:val="left"/>
      <w:pPr>
        <w:ind w:left="2553" w:hanging="360"/>
      </w:pPr>
      <w:rPr>
        <w:rFonts w:ascii="Symbol" w:hAnsi="Symbol" w:hint="default"/>
      </w:rPr>
    </w:lvl>
    <w:lvl w:ilvl="4" w:tplc="04090003" w:tentative="1">
      <w:start w:val="1"/>
      <w:numFmt w:val="bullet"/>
      <w:lvlText w:val="o"/>
      <w:lvlJc w:val="left"/>
      <w:pPr>
        <w:ind w:left="3273" w:hanging="360"/>
      </w:pPr>
      <w:rPr>
        <w:rFonts w:ascii="Courier New" w:hAnsi="Courier New" w:cs="Courier New" w:hint="default"/>
      </w:rPr>
    </w:lvl>
    <w:lvl w:ilvl="5" w:tplc="04090005" w:tentative="1">
      <w:start w:val="1"/>
      <w:numFmt w:val="bullet"/>
      <w:lvlText w:val=""/>
      <w:lvlJc w:val="left"/>
      <w:pPr>
        <w:ind w:left="3993" w:hanging="360"/>
      </w:pPr>
      <w:rPr>
        <w:rFonts w:ascii="Wingdings" w:hAnsi="Wingdings" w:hint="default"/>
      </w:rPr>
    </w:lvl>
    <w:lvl w:ilvl="6" w:tplc="04090001" w:tentative="1">
      <w:start w:val="1"/>
      <w:numFmt w:val="bullet"/>
      <w:lvlText w:val=""/>
      <w:lvlJc w:val="left"/>
      <w:pPr>
        <w:ind w:left="4713" w:hanging="360"/>
      </w:pPr>
      <w:rPr>
        <w:rFonts w:ascii="Symbol" w:hAnsi="Symbol" w:hint="default"/>
      </w:rPr>
    </w:lvl>
    <w:lvl w:ilvl="7" w:tplc="04090003" w:tentative="1">
      <w:start w:val="1"/>
      <w:numFmt w:val="bullet"/>
      <w:lvlText w:val="o"/>
      <w:lvlJc w:val="left"/>
      <w:pPr>
        <w:ind w:left="5433" w:hanging="360"/>
      </w:pPr>
      <w:rPr>
        <w:rFonts w:ascii="Courier New" w:hAnsi="Courier New" w:cs="Courier New" w:hint="default"/>
      </w:rPr>
    </w:lvl>
    <w:lvl w:ilvl="8" w:tplc="04090005" w:tentative="1">
      <w:start w:val="1"/>
      <w:numFmt w:val="bullet"/>
      <w:lvlText w:val=""/>
      <w:lvlJc w:val="left"/>
      <w:pPr>
        <w:ind w:left="6153" w:hanging="360"/>
      </w:pPr>
      <w:rPr>
        <w:rFonts w:ascii="Wingdings" w:hAnsi="Wingdings" w:hint="default"/>
      </w:rPr>
    </w:lvl>
  </w:abstractNum>
  <w:abstractNum w:abstractNumId="18" w15:restartNumberingAfterBreak="0">
    <w:nsid w:val="11D96A8A"/>
    <w:multiLevelType w:val="multilevel"/>
    <w:tmpl w:val="38848F64"/>
    <w:lvl w:ilvl="0">
      <w:start w:val="1"/>
      <w:numFmt w:val="decimal"/>
      <w:lvlText w:val="%1."/>
      <w:lvlJc w:val="left"/>
      <w:pPr>
        <w:ind w:left="720" w:hanging="360"/>
      </w:pPr>
    </w:lvl>
    <w:lvl w:ilvl="1">
      <w:start w:val="1"/>
      <w:numFmt w:val="decimal"/>
      <w:isLgl/>
      <w:lvlText w:val="%1.%2"/>
      <w:lvlJc w:val="left"/>
      <w:pPr>
        <w:ind w:left="1866" w:hanging="360"/>
      </w:pPr>
      <w:rPr>
        <w:rFonts w:hint="default"/>
      </w:rPr>
    </w:lvl>
    <w:lvl w:ilvl="2">
      <w:start w:val="1"/>
      <w:numFmt w:val="decimal"/>
      <w:isLgl/>
      <w:lvlText w:val="%1.%2.%3"/>
      <w:lvlJc w:val="left"/>
      <w:pPr>
        <w:ind w:left="3372" w:hanging="720"/>
      </w:pPr>
      <w:rPr>
        <w:rFonts w:hint="default"/>
      </w:rPr>
    </w:lvl>
    <w:lvl w:ilvl="3">
      <w:start w:val="1"/>
      <w:numFmt w:val="decimal"/>
      <w:isLgl/>
      <w:lvlText w:val="%1.%2.%3.%4"/>
      <w:lvlJc w:val="left"/>
      <w:pPr>
        <w:ind w:left="4518" w:hanging="720"/>
      </w:pPr>
      <w:rPr>
        <w:rFonts w:hint="default"/>
      </w:rPr>
    </w:lvl>
    <w:lvl w:ilvl="4">
      <w:start w:val="1"/>
      <w:numFmt w:val="decimal"/>
      <w:isLgl/>
      <w:lvlText w:val="%1.%2.%3.%4.%5"/>
      <w:lvlJc w:val="left"/>
      <w:pPr>
        <w:ind w:left="6024" w:hanging="1080"/>
      </w:pPr>
      <w:rPr>
        <w:rFonts w:hint="default"/>
      </w:rPr>
    </w:lvl>
    <w:lvl w:ilvl="5">
      <w:start w:val="1"/>
      <w:numFmt w:val="decimal"/>
      <w:isLgl/>
      <w:lvlText w:val="%1.%2.%3.%4.%5.%6"/>
      <w:lvlJc w:val="left"/>
      <w:pPr>
        <w:ind w:left="7170" w:hanging="1080"/>
      </w:pPr>
      <w:rPr>
        <w:rFonts w:hint="default"/>
      </w:rPr>
    </w:lvl>
    <w:lvl w:ilvl="6">
      <w:start w:val="1"/>
      <w:numFmt w:val="decimal"/>
      <w:isLgl/>
      <w:lvlText w:val="%1.%2.%3.%4.%5.%6.%7"/>
      <w:lvlJc w:val="left"/>
      <w:pPr>
        <w:ind w:left="8676" w:hanging="1440"/>
      </w:pPr>
      <w:rPr>
        <w:rFonts w:hint="default"/>
      </w:rPr>
    </w:lvl>
    <w:lvl w:ilvl="7">
      <w:start w:val="1"/>
      <w:numFmt w:val="decimal"/>
      <w:isLgl/>
      <w:lvlText w:val="%1.%2.%3.%4.%5.%6.%7.%8"/>
      <w:lvlJc w:val="left"/>
      <w:pPr>
        <w:ind w:left="9822" w:hanging="1440"/>
      </w:pPr>
      <w:rPr>
        <w:rFonts w:hint="default"/>
      </w:rPr>
    </w:lvl>
    <w:lvl w:ilvl="8">
      <w:start w:val="1"/>
      <w:numFmt w:val="decimal"/>
      <w:isLgl/>
      <w:lvlText w:val="%1.%2.%3.%4.%5.%6.%7.%8.%9"/>
      <w:lvlJc w:val="left"/>
      <w:pPr>
        <w:ind w:left="11328" w:hanging="1800"/>
      </w:pPr>
      <w:rPr>
        <w:rFonts w:hint="default"/>
      </w:rPr>
    </w:lvl>
  </w:abstractNum>
  <w:abstractNum w:abstractNumId="19" w15:restartNumberingAfterBreak="0">
    <w:nsid w:val="12F02BA0"/>
    <w:multiLevelType w:val="multilevel"/>
    <w:tmpl w:val="38848F64"/>
    <w:lvl w:ilvl="0">
      <w:start w:val="1"/>
      <w:numFmt w:val="decimal"/>
      <w:lvlText w:val="%1."/>
      <w:lvlJc w:val="left"/>
      <w:pPr>
        <w:ind w:left="720" w:hanging="360"/>
      </w:pPr>
    </w:lvl>
    <w:lvl w:ilvl="1">
      <w:start w:val="1"/>
      <w:numFmt w:val="decimal"/>
      <w:isLgl/>
      <w:lvlText w:val="%1.%2"/>
      <w:lvlJc w:val="left"/>
      <w:pPr>
        <w:ind w:left="1866" w:hanging="360"/>
      </w:pPr>
      <w:rPr>
        <w:rFonts w:hint="default"/>
      </w:rPr>
    </w:lvl>
    <w:lvl w:ilvl="2">
      <w:start w:val="1"/>
      <w:numFmt w:val="decimal"/>
      <w:isLgl/>
      <w:lvlText w:val="%1.%2.%3"/>
      <w:lvlJc w:val="left"/>
      <w:pPr>
        <w:ind w:left="3372" w:hanging="720"/>
      </w:pPr>
      <w:rPr>
        <w:rFonts w:hint="default"/>
      </w:rPr>
    </w:lvl>
    <w:lvl w:ilvl="3">
      <w:start w:val="1"/>
      <w:numFmt w:val="decimal"/>
      <w:isLgl/>
      <w:lvlText w:val="%1.%2.%3.%4"/>
      <w:lvlJc w:val="left"/>
      <w:pPr>
        <w:ind w:left="4518" w:hanging="720"/>
      </w:pPr>
      <w:rPr>
        <w:rFonts w:hint="default"/>
      </w:rPr>
    </w:lvl>
    <w:lvl w:ilvl="4">
      <w:start w:val="1"/>
      <w:numFmt w:val="decimal"/>
      <w:isLgl/>
      <w:lvlText w:val="%1.%2.%3.%4.%5"/>
      <w:lvlJc w:val="left"/>
      <w:pPr>
        <w:ind w:left="6024" w:hanging="1080"/>
      </w:pPr>
      <w:rPr>
        <w:rFonts w:hint="default"/>
      </w:rPr>
    </w:lvl>
    <w:lvl w:ilvl="5">
      <w:start w:val="1"/>
      <w:numFmt w:val="decimal"/>
      <w:isLgl/>
      <w:lvlText w:val="%1.%2.%3.%4.%5.%6"/>
      <w:lvlJc w:val="left"/>
      <w:pPr>
        <w:ind w:left="7170" w:hanging="1080"/>
      </w:pPr>
      <w:rPr>
        <w:rFonts w:hint="default"/>
      </w:rPr>
    </w:lvl>
    <w:lvl w:ilvl="6">
      <w:start w:val="1"/>
      <w:numFmt w:val="decimal"/>
      <w:isLgl/>
      <w:lvlText w:val="%1.%2.%3.%4.%5.%6.%7"/>
      <w:lvlJc w:val="left"/>
      <w:pPr>
        <w:ind w:left="8676" w:hanging="1440"/>
      </w:pPr>
      <w:rPr>
        <w:rFonts w:hint="default"/>
      </w:rPr>
    </w:lvl>
    <w:lvl w:ilvl="7">
      <w:start w:val="1"/>
      <w:numFmt w:val="decimal"/>
      <w:isLgl/>
      <w:lvlText w:val="%1.%2.%3.%4.%5.%6.%7.%8"/>
      <w:lvlJc w:val="left"/>
      <w:pPr>
        <w:ind w:left="9822" w:hanging="1440"/>
      </w:pPr>
      <w:rPr>
        <w:rFonts w:hint="default"/>
      </w:rPr>
    </w:lvl>
    <w:lvl w:ilvl="8">
      <w:start w:val="1"/>
      <w:numFmt w:val="decimal"/>
      <w:isLgl/>
      <w:lvlText w:val="%1.%2.%3.%4.%5.%6.%7.%8.%9"/>
      <w:lvlJc w:val="left"/>
      <w:pPr>
        <w:ind w:left="11328" w:hanging="1800"/>
      </w:pPr>
      <w:rPr>
        <w:rFonts w:hint="default"/>
      </w:rPr>
    </w:lvl>
  </w:abstractNum>
  <w:abstractNum w:abstractNumId="20" w15:restartNumberingAfterBreak="0">
    <w:nsid w:val="13100D98"/>
    <w:multiLevelType w:val="multilevel"/>
    <w:tmpl w:val="5FB2996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13333ED1"/>
    <w:multiLevelType w:val="multilevel"/>
    <w:tmpl w:val="13333ED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41B06D9"/>
    <w:multiLevelType w:val="hybridMultilevel"/>
    <w:tmpl w:val="15D617E6"/>
    <w:lvl w:ilvl="0" w:tplc="48508942">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B92954"/>
    <w:multiLevelType w:val="multilevel"/>
    <w:tmpl w:val="14B92954"/>
    <w:lvl w:ilvl="0">
      <w:start w:val="1"/>
      <w:numFmt w:val="decimal"/>
      <w:lvlText w:val="%1."/>
      <w:lvlJc w:val="left"/>
      <w:pPr>
        <w:ind w:left="720" w:hanging="360"/>
      </w:pPr>
      <w:rPr>
        <w:rFonts w:hint="default"/>
        <w:b w:val="0"/>
        <w:bCs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14D57435"/>
    <w:multiLevelType w:val="multilevel"/>
    <w:tmpl w:val="38848F64"/>
    <w:lvl w:ilvl="0">
      <w:start w:val="1"/>
      <w:numFmt w:val="decimal"/>
      <w:lvlText w:val="%1."/>
      <w:lvlJc w:val="left"/>
      <w:pPr>
        <w:ind w:left="720" w:hanging="360"/>
      </w:pPr>
    </w:lvl>
    <w:lvl w:ilvl="1">
      <w:start w:val="1"/>
      <w:numFmt w:val="decimal"/>
      <w:isLgl/>
      <w:lvlText w:val="%1.%2"/>
      <w:lvlJc w:val="left"/>
      <w:pPr>
        <w:ind w:left="1866" w:hanging="360"/>
      </w:pPr>
      <w:rPr>
        <w:rFonts w:hint="default"/>
      </w:rPr>
    </w:lvl>
    <w:lvl w:ilvl="2">
      <w:start w:val="1"/>
      <w:numFmt w:val="decimal"/>
      <w:isLgl/>
      <w:lvlText w:val="%1.%2.%3"/>
      <w:lvlJc w:val="left"/>
      <w:pPr>
        <w:ind w:left="3372" w:hanging="720"/>
      </w:pPr>
      <w:rPr>
        <w:rFonts w:hint="default"/>
      </w:rPr>
    </w:lvl>
    <w:lvl w:ilvl="3">
      <w:start w:val="1"/>
      <w:numFmt w:val="decimal"/>
      <w:isLgl/>
      <w:lvlText w:val="%1.%2.%3.%4"/>
      <w:lvlJc w:val="left"/>
      <w:pPr>
        <w:ind w:left="4518" w:hanging="720"/>
      </w:pPr>
      <w:rPr>
        <w:rFonts w:hint="default"/>
      </w:rPr>
    </w:lvl>
    <w:lvl w:ilvl="4">
      <w:start w:val="1"/>
      <w:numFmt w:val="decimal"/>
      <w:isLgl/>
      <w:lvlText w:val="%1.%2.%3.%4.%5"/>
      <w:lvlJc w:val="left"/>
      <w:pPr>
        <w:ind w:left="6024" w:hanging="1080"/>
      </w:pPr>
      <w:rPr>
        <w:rFonts w:hint="default"/>
      </w:rPr>
    </w:lvl>
    <w:lvl w:ilvl="5">
      <w:start w:val="1"/>
      <w:numFmt w:val="decimal"/>
      <w:isLgl/>
      <w:lvlText w:val="%1.%2.%3.%4.%5.%6"/>
      <w:lvlJc w:val="left"/>
      <w:pPr>
        <w:ind w:left="7170" w:hanging="1080"/>
      </w:pPr>
      <w:rPr>
        <w:rFonts w:hint="default"/>
      </w:rPr>
    </w:lvl>
    <w:lvl w:ilvl="6">
      <w:start w:val="1"/>
      <w:numFmt w:val="decimal"/>
      <w:isLgl/>
      <w:lvlText w:val="%1.%2.%3.%4.%5.%6.%7"/>
      <w:lvlJc w:val="left"/>
      <w:pPr>
        <w:ind w:left="8676" w:hanging="1440"/>
      </w:pPr>
      <w:rPr>
        <w:rFonts w:hint="default"/>
      </w:rPr>
    </w:lvl>
    <w:lvl w:ilvl="7">
      <w:start w:val="1"/>
      <w:numFmt w:val="decimal"/>
      <w:isLgl/>
      <w:lvlText w:val="%1.%2.%3.%4.%5.%6.%7.%8"/>
      <w:lvlJc w:val="left"/>
      <w:pPr>
        <w:ind w:left="9822" w:hanging="1440"/>
      </w:pPr>
      <w:rPr>
        <w:rFonts w:hint="default"/>
      </w:rPr>
    </w:lvl>
    <w:lvl w:ilvl="8">
      <w:start w:val="1"/>
      <w:numFmt w:val="decimal"/>
      <w:isLgl/>
      <w:lvlText w:val="%1.%2.%3.%4.%5.%6.%7.%8.%9"/>
      <w:lvlJc w:val="left"/>
      <w:pPr>
        <w:ind w:left="11328" w:hanging="1800"/>
      </w:pPr>
      <w:rPr>
        <w:rFonts w:hint="default"/>
      </w:rPr>
    </w:lvl>
  </w:abstractNum>
  <w:abstractNum w:abstractNumId="25" w15:restartNumberingAfterBreak="0">
    <w:nsid w:val="14E37994"/>
    <w:multiLevelType w:val="hybridMultilevel"/>
    <w:tmpl w:val="E90E4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65029D3"/>
    <w:multiLevelType w:val="hybridMultilevel"/>
    <w:tmpl w:val="E8F6D680"/>
    <w:lvl w:ilvl="0" w:tplc="67E2C878">
      <w:start w:val="1"/>
      <w:numFmt w:val="bullet"/>
      <w:lvlText w:val="·"/>
      <w:lvlJc w:val="left"/>
      <w:pPr>
        <w:ind w:left="1854" w:hanging="360"/>
      </w:pPr>
      <w:rPr>
        <w:rFonts w:ascii="Symbol" w:hAnsi="Symbol" w:hint="default"/>
        <w:sz w:val="16"/>
        <w:szCs w:val="16"/>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7" w15:restartNumberingAfterBreak="0">
    <w:nsid w:val="172D5B67"/>
    <w:multiLevelType w:val="multilevel"/>
    <w:tmpl w:val="70DC02C8"/>
    <w:lvl w:ilvl="0">
      <w:start w:val="1"/>
      <w:numFmt w:val="decimal"/>
      <w:lvlText w:val="%1."/>
      <w:lvlJc w:val="left"/>
      <w:pPr>
        <w:ind w:left="720" w:hanging="360"/>
      </w:pPr>
      <w:rPr>
        <w:b w:val="0"/>
        <w:bCs w:val="0"/>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8" w15:restartNumberingAfterBreak="0">
    <w:nsid w:val="172E6E84"/>
    <w:multiLevelType w:val="multilevel"/>
    <w:tmpl w:val="172E6E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176A7623"/>
    <w:multiLevelType w:val="hybridMultilevel"/>
    <w:tmpl w:val="2F66CD2E"/>
    <w:lvl w:ilvl="0" w:tplc="04090011">
      <w:start w:val="1"/>
      <w:numFmt w:val="decimal"/>
      <w:lvlText w:val="%1)"/>
      <w:lvlJc w:val="left"/>
      <w:pPr>
        <w:ind w:left="1080"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17C46FC7"/>
    <w:multiLevelType w:val="hybridMultilevel"/>
    <w:tmpl w:val="E57EB906"/>
    <w:lvl w:ilvl="0" w:tplc="802E0AAA">
      <w:numFmt w:val="bullet"/>
      <w:lvlText w:val="-"/>
      <w:lvlJc w:val="left"/>
      <w:pPr>
        <w:ind w:left="720" w:hanging="360"/>
      </w:pPr>
      <w:rPr>
        <w:rFonts w:ascii="TH Sarabun New" w:eastAsia="Times New Roman" w:hAnsi="TH Sarabun New" w:cs="TH Sarabun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950382D"/>
    <w:multiLevelType w:val="multilevel"/>
    <w:tmpl w:val="1950382D"/>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2" w15:restartNumberingAfterBreak="0">
    <w:nsid w:val="1993621E"/>
    <w:multiLevelType w:val="hybridMultilevel"/>
    <w:tmpl w:val="214E04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BFC51D0"/>
    <w:multiLevelType w:val="multilevel"/>
    <w:tmpl w:val="38848F64"/>
    <w:lvl w:ilvl="0">
      <w:start w:val="1"/>
      <w:numFmt w:val="decimal"/>
      <w:lvlText w:val="%1."/>
      <w:lvlJc w:val="left"/>
      <w:pPr>
        <w:ind w:left="720" w:hanging="360"/>
      </w:pPr>
    </w:lvl>
    <w:lvl w:ilvl="1">
      <w:start w:val="1"/>
      <w:numFmt w:val="decimal"/>
      <w:isLgl/>
      <w:lvlText w:val="%1.%2"/>
      <w:lvlJc w:val="left"/>
      <w:pPr>
        <w:ind w:left="1866" w:hanging="360"/>
      </w:pPr>
      <w:rPr>
        <w:rFonts w:hint="default"/>
      </w:rPr>
    </w:lvl>
    <w:lvl w:ilvl="2">
      <w:start w:val="1"/>
      <w:numFmt w:val="decimal"/>
      <w:isLgl/>
      <w:lvlText w:val="%1.%2.%3"/>
      <w:lvlJc w:val="left"/>
      <w:pPr>
        <w:ind w:left="3372" w:hanging="720"/>
      </w:pPr>
      <w:rPr>
        <w:rFonts w:hint="default"/>
      </w:rPr>
    </w:lvl>
    <w:lvl w:ilvl="3">
      <w:start w:val="1"/>
      <w:numFmt w:val="decimal"/>
      <w:isLgl/>
      <w:lvlText w:val="%1.%2.%3.%4"/>
      <w:lvlJc w:val="left"/>
      <w:pPr>
        <w:ind w:left="4518" w:hanging="720"/>
      </w:pPr>
      <w:rPr>
        <w:rFonts w:hint="default"/>
      </w:rPr>
    </w:lvl>
    <w:lvl w:ilvl="4">
      <w:start w:val="1"/>
      <w:numFmt w:val="decimal"/>
      <w:isLgl/>
      <w:lvlText w:val="%1.%2.%3.%4.%5"/>
      <w:lvlJc w:val="left"/>
      <w:pPr>
        <w:ind w:left="6024" w:hanging="1080"/>
      </w:pPr>
      <w:rPr>
        <w:rFonts w:hint="default"/>
      </w:rPr>
    </w:lvl>
    <w:lvl w:ilvl="5">
      <w:start w:val="1"/>
      <w:numFmt w:val="decimal"/>
      <w:isLgl/>
      <w:lvlText w:val="%1.%2.%3.%4.%5.%6"/>
      <w:lvlJc w:val="left"/>
      <w:pPr>
        <w:ind w:left="7170" w:hanging="1080"/>
      </w:pPr>
      <w:rPr>
        <w:rFonts w:hint="default"/>
      </w:rPr>
    </w:lvl>
    <w:lvl w:ilvl="6">
      <w:start w:val="1"/>
      <w:numFmt w:val="decimal"/>
      <w:isLgl/>
      <w:lvlText w:val="%1.%2.%3.%4.%5.%6.%7"/>
      <w:lvlJc w:val="left"/>
      <w:pPr>
        <w:ind w:left="8676" w:hanging="1440"/>
      </w:pPr>
      <w:rPr>
        <w:rFonts w:hint="default"/>
      </w:rPr>
    </w:lvl>
    <w:lvl w:ilvl="7">
      <w:start w:val="1"/>
      <w:numFmt w:val="decimal"/>
      <w:isLgl/>
      <w:lvlText w:val="%1.%2.%3.%4.%5.%6.%7.%8"/>
      <w:lvlJc w:val="left"/>
      <w:pPr>
        <w:ind w:left="9822" w:hanging="1440"/>
      </w:pPr>
      <w:rPr>
        <w:rFonts w:hint="default"/>
      </w:rPr>
    </w:lvl>
    <w:lvl w:ilvl="8">
      <w:start w:val="1"/>
      <w:numFmt w:val="decimal"/>
      <w:isLgl/>
      <w:lvlText w:val="%1.%2.%3.%4.%5.%6.%7.%8.%9"/>
      <w:lvlJc w:val="left"/>
      <w:pPr>
        <w:ind w:left="11328" w:hanging="1800"/>
      </w:pPr>
      <w:rPr>
        <w:rFonts w:hint="default"/>
      </w:rPr>
    </w:lvl>
  </w:abstractNum>
  <w:abstractNum w:abstractNumId="34" w15:restartNumberingAfterBreak="0">
    <w:nsid w:val="1D742C8F"/>
    <w:multiLevelType w:val="multilevel"/>
    <w:tmpl w:val="46686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D822D77"/>
    <w:multiLevelType w:val="multilevel"/>
    <w:tmpl w:val="1D822D77"/>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1ED74E5F"/>
    <w:multiLevelType w:val="multilevel"/>
    <w:tmpl w:val="1ED74E5F"/>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1EF26FE6"/>
    <w:multiLevelType w:val="hybridMultilevel"/>
    <w:tmpl w:val="0B947918"/>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1F041F70"/>
    <w:multiLevelType w:val="hybridMultilevel"/>
    <w:tmpl w:val="A07AEC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20906F1B"/>
    <w:multiLevelType w:val="hybridMultilevel"/>
    <w:tmpl w:val="E2EAB4E4"/>
    <w:lvl w:ilvl="0" w:tplc="F9CCC84E">
      <w:start w:val="3"/>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0923C03"/>
    <w:multiLevelType w:val="multilevel"/>
    <w:tmpl w:val="38848F64"/>
    <w:lvl w:ilvl="0">
      <w:start w:val="1"/>
      <w:numFmt w:val="decimal"/>
      <w:lvlText w:val="%1."/>
      <w:lvlJc w:val="left"/>
      <w:pPr>
        <w:ind w:left="720" w:hanging="360"/>
      </w:pPr>
    </w:lvl>
    <w:lvl w:ilvl="1">
      <w:start w:val="1"/>
      <w:numFmt w:val="decimal"/>
      <w:isLgl/>
      <w:lvlText w:val="%1.%2"/>
      <w:lvlJc w:val="left"/>
      <w:pPr>
        <w:ind w:left="1866" w:hanging="360"/>
      </w:pPr>
      <w:rPr>
        <w:rFonts w:hint="default"/>
      </w:rPr>
    </w:lvl>
    <w:lvl w:ilvl="2">
      <w:start w:val="1"/>
      <w:numFmt w:val="decimal"/>
      <w:isLgl/>
      <w:lvlText w:val="%1.%2.%3"/>
      <w:lvlJc w:val="left"/>
      <w:pPr>
        <w:ind w:left="3372" w:hanging="720"/>
      </w:pPr>
      <w:rPr>
        <w:rFonts w:hint="default"/>
      </w:rPr>
    </w:lvl>
    <w:lvl w:ilvl="3">
      <w:start w:val="1"/>
      <w:numFmt w:val="decimal"/>
      <w:isLgl/>
      <w:lvlText w:val="%1.%2.%3.%4"/>
      <w:lvlJc w:val="left"/>
      <w:pPr>
        <w:ind w:left="4518" w:hanging="720"/>
      </w:pPr>
      <w:rPr>
        <w:rFonts w:hint="default"/>
      </w:rPr>
    </w:lvl>
    <w:lvl w:ilvl="4">
      <w:start w:val="1"/>
      <w:numFmt w:val="decimal"/>
      <w:isLgl/>
      <w:lvlText w:val="%1.%2.%3.%4.%5"/>
      <w:lvlJc w:val="left"/>
      <w:pPr>
        <w:ind w:left="6024" w:hanging="1080"/>
      </w:pPr>
      <w:rPr>
        <w:rFonts w:hint="default"/>
      </w:rPr>
    </w:lvl>
    <w:lvl w:ilvl="5">
      <w:start w:val="1"/>
      <w:numFmt w:val="decimal"/>
      <w:isLgl/>
      <w:lvlText w:val="%1.%2.%3.%4.%5.%6"/>
      <w:lvlJc w:val="left"/>
      <w:pPr>
        <w:ind w:left="7170" w:hanging="1080"/>
      </w:pPr>
      <w:rPr>
        <w:rFonts w:hint="default"/>
      </w:rPr>
    </w:lvl>
    <w:lvl w:ilvl="6">
      <w:start w:val="1"/>
      <w:numFmt w:val="decimal"/>
      <w:isLgl/>
      <w:lvlText w:val="%1.%2.%3.%4.%5.%6.%7"/>
      <w:lvlJc w:val="left"/>
      <w:pPr>
        <w:ind w:left="8676" w:hanging="1440"/>
      </w:pPr>
      <w:rPr>
        <w:rFonts w:hint="default"/>
      </w:rPr>
    </w:lvl>
    <w:lvl w:ilvl="7">
      <w:start w:val="1"/>
      <w:numFmt w:val="decimal"/>
      <w:isLgl/>
      <w:lvlText w:val="%1.%2.%3.%4.%5.%6.%7.%8"/>
      <w:lvlJc w:val="left"/>
      <w:pPr>
        <w:ind w:left="9822" w:hanging="1440"/>
      </w:pPr>
      <w:rPr>
        <w:rFonts w:hint="default"/>
      </w:rPr>
    </w:lvl>
    <w:lvl w:ilvl="8">
      <w:start w:val="1"/>
      <w:numFmt w:val="decimal"/>
      <w:isLgl/>
      <w:lvlText w:val="%1.%2.%3.%4.%5.%6.%7.%8.%9"/>
      <w:lvlJc w:val="left"/>
      <w:pPr>
        <w:ind w:left="11328" w:hanging="1800"/>
      </w:pPr>
      <w:rPr>
        <w:rFonts w:hint="default"/>
      </w:rPr>
    </w:lvl>
  </w:abstractNum>
  <w:abstractNum w:abstractNumId="41" w15:restartNumberingAfterBreak="0">
    <w:nsid w:val="228155B6"/>
    <w:multiLevelType w:val="multilevel"/>
    <w:tmpl w:val="228155B6"/>
    <w:lvl w:ilvl="0">
      <w:start w:val="1"/>
      <w:numFmt w:val="decimal"/>
      <w:lvlText w:val="%1)"/>
      <w:lvlJc w:val="left"/>
      <w:pPr>
        <w:ind w:left="720" w:hanging="360"/>
      </w:pPr>
      <w:rPr>
        <w:lang w:bidi="th-TH"/>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22F2682C"/>
    <w:multiLevelType w:val="hybridMultilevel"/>
    <w:tmpl w:val="E2EAB4E4"/>
    <w:lvl w:ilvl="0" w:tplc="FFFFFFFF">
      <w:start w:val="3"/>
      <w:numFmt w:val="thaiLetters"/>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37F04CC"/>
    <w:multiLevelType w:val="hybridMultilevel"/>
    <w:tmpl w:val="4782AD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24853F79"/>
    <w:multiLevelType w:val="multilevel"/>
    <w:tmpl w:val="24853F79"/>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right"/>
      <w:pPr>
        <w:ind w:left="0" w:hanging="180"/>
      </w:pPr>
    </w:lvl>
    <w:lvl w:ilvl="3">
      <w:start w:val="1"/>
      <w:numFmt w:val="decimal"/>
      <w:lvlText w:val="%4."/>
      <w:lvlJc w:val="left"/>
      <w:pPr>
        <w:ind w:left="720" w:hanging="360"/>
      </w:pPr>
    </w:lvl>
    <w:lvl w:ilvl="4">
      <w:start w:val="1"/>
      <w:numFmt w:val="lowerLetter"/>
      <w:lvlText w:val="%5."/>
      <w:lvlJc w:val="left"/>
      <w:pPr>
        <w:ind w:left="1440" w:hanging="360"/>
      </w:pPr>
    </w:lvl>
    <w:lvl w:ilvl="5">
      <w:start w:val="1"/>
      <w:numFmt w:val="lowerRoman"/>
      <w:lvlText w:val="%6."/>
      <w:lvlJc w:val="right"/>
      <w:pPr>
        <w:ind w:left="2160" w:hanging="180"/>
      </w:pPr>
    </w:lvl>
    <w:lvl w:ilvl="6">
      <w:start w:val="1"/>
      <w:numFmt w:val="decimal"/>
      <w:lvlText w:val="%7."/>
      <w:lvlJc w:val="left"/>
      <w:pPr>
        <w:ind w:left="2880" w:hanging="360"/>
      </w:pPr>
    </w:lvl>
    <w:lvl w:ilvl="7">
      <w:start w:val="1"/>
      <w:numFmt w:val="lowerLetter"/>
      <w:lvlText w:val="%8."/>
      <w:lvlJc w:val="left"/>
      <w:pPr>
        <w:ind w:left="3600" w:hanging="360"/>
      </w:pPr>
    </w:lvl>
    <w:lvl w:ilvl="8">
      <w:start w:val="1"/>
      <w:numFmt w:val="lowerRoman"/>
      <w:lvlText w:val="%9."/>
      <w:lvlJc w:val="right"/>
      <w:pPr>
        <w:ind w:left="4320" w:hanging="180"/>
      </w:pPr>
    </w:lvl>
  </w:abstractNum>
  <w:abstractNum w:abstractNumId="45" w15:restartNumberingAfterBreak="0">
    <w:nsid w:val="24AE540A"/>
    <w:multiLevelType w:val="multilevel"/>
    <w:tmpl w:val="24AE540A"/>
    <w:lvl w:ilvl="0">
      <w:start w:val="1"/>
      <w:numFmt w:val="decimal"/>
      <w:lvlText w:val="%1."/>
      <w:lvlJc w:val="left"/>
      <w:pPr>
        <w:ind w:left="108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6" w15:restartNumberingAfterBreak="0">
    <w:nsid w:val="26140CB1"/>
    <w:multiLevelType w:val="multilevel"/>
    <w:tmpl w:val="26140CB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26DC035D"/>
    <w:multiLevelType w:val="multilevel"/>
    <w:tmpl w:val="26DC035D"/>
    <w:lvl w:ilvl="0">
      <w:start w:val="1"/>
      <w:numFmt w:val="decimal"/>
      <w:lvlText w:val="%1."/>
      <w:lvlJc w:val="left"/>
      <w:pPr>
        <w:ind w:left="720" w:hanging="360"/>
      </w:pPr>
      <w:rPr>
        <w:rFonts w:ascii="TH SarabunPSK" w:hAnsi="TH SarabunPSK" w:cs="TH SarabunPSK" w:hint="cs"/>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280740A7"/>
    <w:multiLevelType w:val="multilevel"/>
    <w:tmpl w:val="280740A7"/>
    <w:lvl w:ilvl="0">
      <w:start w:val="1"/>
      <w:numFmt w:val="decimal"/>
      <w:lvlText w:val="%1."/>
      <w:lvlJc w:val="left"/>
      <w:pPr>
        <w:ind w:left="108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9" w15:restartNumberingAfterBreak="0">
    <w:nsid w:val="288C306F"/>
    <w:multiLevelType w:val="multilevel"/>
    <w:tmpl w:val="288C306F"/>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2B1C1AF5"/>
    <w:multiLevelType w:val="multilevel"/>
    <w:tmpl w:val="304B70A0"/>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2BD66D4D"/>
    <w:multiLevelType w:val="hybridMultilevel"/>
    <w:tmpl w:val="2DC8A194"/>
    <w:lvl w:ilvl="0" w:tplc="ADCAB692">
      <w:start w:val="1"/>
      <w:numFmt w:val="decimal"/>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2D3E64F2"/>
    <w:multiLevelType w:val="multilevel"/>
    <w:tmpl w:val="2D3E64F2"/>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right"/>
      <w:pPr>
        <w:ind w:left="0" w:hanging="180"/>
      </w:pPr>
    </w:lvl>
    <w:lvl w:ilvl="3">
      <w:start w:val="1"/>
      <w:numFmt w:val="decimal"/>
      <w:lvlText w:val="%4."/>
      <w:lvlJc w:val="left"/>
      <w:pPr>
        <w:ind w:left="720" w:hanging="360"/>
      </w:pPr>
    </w:lvl>
    <w:lvl w:ilvl="4">
      <w:start w:val="1"/>
      <w:numFmt w:val="lowerLetter"/>
      <w:lvlText w:val="%5."/>
      <w:lvlJc w:val="left"/>
      <w:pPr>
        <w:ind w:left="1440" w:hanging="360"/>
      </w:pPr>
    </w:lvl>
    <w:lvl w:ilvl="5">
      <w:start w:val="1"/>
      <w:numFmt w:val="lowerRoman"/>
      <w:lvlText w:val="%6."/>
      <w:lvlJc w:val="right"/>
      <w:pPr>
        <w:ind w:left="2160" w:hanging="180"/>
      </w:pPr>
    </w:lvl>
    <w:lvl w:ilvl="6">
      <w:start w:val="1"/>
      <w:numFmt w:val="decimal"/>
      <w:lvlText w:val="%7."/>
      <w:lvlJc w:val="left"/>
      <w:pPr>
        <w:ind w:left="2880" w:hanging="360"/>
      </w:pPr>
    </w:lvl>
    <w:lvl w:ilvl="7">
      <w:start w:val="1"/>
      <w:numFmt w:val="lowerLetter"/>
      <w:lvlText w:val="%8."/>
      <w:lvlJc w:val="left"/>
      <w:pPr>
        <w:ind w:left="3600" w:hanging="360"/>
      </w:pPr>
    </w:lvl>
    <w:lvl w:ilvl="8">
      <w:start w:val="1"/>
      <w:numFmt w:val="lowerRoman"/>
      <w:lvlText w:val="%9."/>
      <w:lvlJc w:val="right"/>
      <w:pPr>
        <w:ind w:left="4320" w:hanging="180"/>
      </w:pPr>
    </w:lvl>
  </w:abstractNum>
  <w:abstractNum w:abstractNumId="53" w15:restartNumberingAfterBreak="0">
    <w:nsid w:val="2D6070DE"/>
    <w:multiLevelType w:val="multilevel"/>
    <w:tmpl w:val="2D6070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2DB36014"/>
    <w:multiLevelType w:val="multilevel"/>
    <w:tmpl w:val="977014D6"/>
    <w:lvl w:ilvl="0">
      <w:start w:val="1"/>
      <w:numFmt w:val="decimal"/>
      <w:lvlText w:val="ส่วนที่ %1"/>
      <w:lvlJc w:val="left"/>
      <w:pPr>
        <w:ind w:left="432" w:hanging="432"/>
      </w:pPr>
      <w:rPr>
        <w:rFonts w:hint="default"/>
      </w:rPr>
    </w:lvl>
    <w:lvl w:ilvl="1">
      <w:start w:val="1"/>
      <w:numFmt w:val="decimal"/>
      <w:lvlText w:val="%1.%2"/>
      <w:lvlJc w:val="left"/>
      <w:pPr>
        <w:ind w:left="576" w:hanging="576"/>
      </w:pPr>
      <w:rPr>
        <w:rFonts w:hint="default"/>
        <w:b/>
        <w:bCs/>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b w:val="0"/>
        <w:bCs w:val="0"/>
      </w:rPr>
    </w:lvl>
    <w:lvl w:ilvl="4">
      <w:start w:val="1"/>
      <w:numFmt w:val="lowerLetter"/>
      <w:pStyle w:val="5"/>
      <w:lvlText w:val="%5) "/>
      <w:lvlJc w:val="left"/>
      <w:pPr>
        <w:ind w:left="1008" w:hanging="1008"/>
      </w:pPr>
      <w:rPr>
        <w:rFonts w:hint="default"/>
        <w:b w:val="0"/>
        <w:bCs w:val="0"/>
      </w:rPr>
    </w:lvl>
    <w:lvl w:ilvl="5">
      <w:start w:val="1"/>
      <w:numFmt w:val="decimal"/>
      <w:pStyle w:val="6"/>
      <w:lvlText w:val="%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55" w15:restartNumberingAfterBreak="0">
    <w:nsid w:val="2E0943ED"/>
    <w:multiLevelType w:val="multilevel"/>
    <w:tmpl w:val="2E0943ED"/>
    <w:lvl w:ilvl="0">
      <w:start w:val="1"/>
      <w:numFmt w:val="decimal"/>
      <w:pStyle w:val="Titlenew"/>
      <w:lvlText w:val="%1."/>
      <w:lvlJc w:val="left"/>
      <w:pPr>
        <w:ind w:left="720" w:hanging="360"/>
      </w:pPr>
      <w:rPr>
        <w:rFonts w:hint="default"/>
        <w:b w:val="0"/>
        <w:bCs w:val="0"/>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2EBB6CB8"/>
    <w:multiLevelType w:val="hybridMultilevel"/>
    <w:tmpl w:val="CC9861F8"/>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57" w15:restartNumberingAfterBreak="0">
    <w:nsid w:val="2EFF2C43"/>
    <w:multiLevelType w:val="hybridMultilevel"/>
    <w:tmpl w:val="76783D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2F9B10CB"/>
    <w:multiLevelType w:val="hybridMultilevel"/>
    <w:tmpl w:val="72E4F6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3038011D"/>
    <w:multiLevelType w:val="multilevel"/>
    <w:tmpl w:val="3038011D"/>
    <w:lvl w:ilvl="0">
      <w:start w:val="1"/>
      <w:numFmt w:val="decimal"/>
      <w:lvlText w:val="%1."/>
      <w:lvlJc w:val="left"/>
      <w:pPr>
        <w:ind w:left="18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304B70A0"/>
    <w:multiLevelType w:val="multilevel"/>
    <w:tmpl w:val="304B70A0"/>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309C0336"/>
    <w:multiLevelType w:val="hybridMultilevel"/>
    <w:tmpl w:val="33D60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0C65B6F"/>
    <w:multiLevelType w:val="hybridMultilevel"/>
    <w:tmpl w:val="2DC8A194"/>
    <w:lvl w:ilvl="0" w:tplc="FFFFFFFF">
      <w:start w:val="1"/>
      <w:numFmt w:val="decimal"/>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30DB7D9C"/>
    <w:multiLevelType w:val="hybridMultilevel"/>
    <w:tmpl w:val="7AF465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316A69A3"/>
    <w:multiLevelType w:val="hybridMultilevel"/>
    <w:tmpl w:val="A510E266"/>
    <w:lvl w:ilvl="0" w:tplc="17D83650">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1A254ED"/>
    <w:multiLevelType w:val="multilevel"/>
    <w:tmpl w:val="31A254ED"/>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31A671BB"/>
    <w:multiLevelType w:val="multilevel"/>
    <w:tmpl w:val="70DC02C8"/>
    <w:lvl w:ilvl="0">
      <w:start w:val="1"/>
      <w:numFmt w:val="decimal"/>
      <w:lvlText w:val="%1."/>
      <w:lvlJc w:val="left"/>
      <w:pPr>
        <w:ind w:left="720" w:hanging="360"/>
      </w:pPr>
      <w:rPr>
        <w:b w:val="0"/>
        <w:bCs w:val="0"/>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7" w15:restartNumberingAfterBreak="0">
    <w:nsid w:val="340E2EC1"/>
    <w:multiLevelType w:val="multilevel"/>
    <w:tmpl w:val="340E2EC1"/>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68" w15:restartNumberingAfterBreak="0">
    <w:nsid w:val="347E0839"/>
    <w:multiLevelType w:val="hybridMultilevel"/>
    <w:tmpl w:val="542EE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54E37D5"/>
    <w:multiLevelType w:val="multilevel"/>
    <w:tmpl w:val="70DC02C8"/>
    <w:lvl w:ilvl="0">
      <w:start w:val="1"/>
      <w:numFmt w:val="decimal"/>
      <w:lvlText w:val="%1."/>
      <w:lvlJc w:val="left"/>
      <w:pPr>
        <w:ind w:left="1080" w:hanging="360"/>
      </w:pPr>
      <w:rPr>
        <w:b w:val="0"/>
        <w:bCs w:val="0"/>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70" w15:restartNumberingAfterBreak="0">
    <w:nsid w:val="35715D1C"/>
    <w:multiLevelType w:val="hybridMultilevel"/>
    <w:tmpl w:val="24EA7186"/>
    <w:lvl w:ilvl="0" w:tplc="9168AD8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5AB25C8"/>
    <w:multiLevelType w:val="multilevel"/>
    <w:tmpl w:val="38848F64"/>
    <w:lvl w:ilvl="0">
      <w:start w:val="1"/>
      <w:numFmt w:val="decimal"/>
      <w:lvlText w:val="%1."/>
      <w:lvlJc w:val="left"/>
      <w:pPr>
        <w:ind w:left="720" w:hanging="360"/>
      </w:pPr>
    </w:lvl>
    <w:lvl w:ilvl="1">
      <w:start w:val="1"/>
      <w:numFmt w:val="decimal"/>
      <w:isLgl/>
      <w:lvlText w:val="%1.%2"/>
      <w:lvlJc w:val="left"/>
      <w:pPr>
        <w:ind w:left="1866" w:hanging="360"/>
      </w:pPr>
      <w:rPr>
        <w:rFonts w:hint="default"/>
      </w:rPr>
    </w:lvl>
    <w:lvl w:ilvl="2">
      <w:start w:val="1"/>
      <w:numFmt w:val="decimal"/>
      <w:isLgl/>
      <w:lvlText w:val="%1.%2.%3"/>
      <w:lvlJc w:val="left"/>
      <w:pPr>
        <w:ind w:left="3372" w:hanging="720"/>
      </w:pPr>
      <w:rPr>
        <w:rFonts w:hint="default"/>
      </w:rPr>
    </w:lvl>
    <w:lvl w:ilvl="3">
      <w:start w:val="1"/>
      <w:numFmt w:val="decimal"/>
      <w:isLgl/>
      <w:lvlText w:val="%1.%2.%3.%4"/>
      <w:lvlJc w:val="left"/>
      <w:pPr>
        <w:ind w:left="4518" w:hanging="720"/>
      </w:pPr>
      <w:rPr>
        <w:rFonts w:hint="default"/>
      </w:rPr>
    </w:lvl>
    <w:lvl w:ilvl="4">
      <w:start w:val="1"/>
      <w:numFmt w:val="decimal"/>
      <w:isLgl/>
      <w:lvlText w:val="%1.%2.%3.%4.%5"/>
      <w:lvlJc w:val="left"/>
      <w:pPr>
        <w:ind w:left="6024" w:hanging="1080"/>
      </w:pPr>
      <w:rPr>
        <w:rFonts w:hint="default"/>
      </w:rPr>
    </w:lvl>
    <w:lvl w:ilvl="5">
      <w:start w:val="1"/>
      <w:numFmt w:val="decimal"/>
      <w:isLgl/>
      <w:lvlText w:val="%1.%2.%3.%4.%5.%6"/>
      <w:lvlJc w:val="left"/>
      <w:pPr>
        <w:ind w:left="7170" w:hanging="1080"/>
      </w:pPr>
      <w:rPr>
        <w:rFonts w:hint="default"/>
      </w:rPr>
    </w:lvl>
    <w:lvl w:ilvl="6">
      <w:start w:val="1"/>
      <w:numFmt w:val="decimal"/>
      <w:isLgl/>
      <w:lvlText w:val="%1.%2.%3.%4.%5.%6.%7"/>
      <w:lvlJc w:val="left"/>
      <w:pPr>
        <w:ind w:left="8676" w:hanging="1440"/>
      </w:pPr>
      <w:rPr>
        <w:rFonts w:hint="default"/>
      </w:rPr>
    </w:lvl>
    <w:lvl w:ilvl="7">
      <w:start w:val="1"/>
      <w:numFmt w:val="decimal"/>
      <w:isLgl/>
      <w:lvlText w:val="%1.%2.%3.%4.%5.%6.%7.%8"/>
      <w:lvlJc w:val="left"/>
      <w:pPr>
        <w:ind w:left="9822" w:hanging="1440"/>
      </w:pPr>
      <w:rPr>
        <w:rFonts w:hint="default"/>
      </w:rPr>
    </w:lvl>
    <w:lvl w:ilvl="8">
      <w:start w:val="1"/>
      <w:numFmt w:val="decimal"/>
      <w:isLgl/>
      <w:lvlText w:val="%1.%2.%3.%4.%5.%6.%7.%8.%9"/>
      <w:lvlJc w:val="left"/>
      <w:pPr>
        <w:ind w:left="11328" w:hanging="1800"/>
      </w:pPr>
      <w:rPr>
        <w:rFonts w:hint="default"/>
      </w:rPr>
    </w:lvl>
  </w:abstractNum>
  <w:abstractNum w:abstractNumId="72" w15:restartNumberingAfterBreak="0">
    <w:nsid w:val="372C4982"/>
    <w:multiLevelType w:val="hybridMultilevel"/>
    <w:tmpl w:val="4260D4BC"/>
    <w:lvl w:ilvl="0" w:tplc="FFFFFFFF">
      <w:start w:val="1"/>
      <w:numFmt w:val="decimal"/>
      <w:lvlText w:val="%1)"/>
      <w:lvlJc w:val="left"/>
      <w:pPr>
        <w:ind w:left="1322" w:hanging="360"/>
      </w:pPr>
      <w:rPr>
        <w:rFonts w:hint="default"/>
        <w:sz w:val="32"/>
        <w:szCs w:val="44"/>
      </w:rPr>
    </w:lvl>
    <w:lvl w:ilvl="1" w:tplc="FFFFFFFF" w:tentative="1">
      <w:start w:val="1"/>
      <w:numFmt w:val="bullet"/>
      <w:lvlText w:val="o"/>
      <w:lvlJc w:val="left"/>
      <w:pPr>
        <w:ind w:left="2042" w:hanging="360"/>
      </w:pPr>
      <w:rPr>
        <w:rFonts w:ascii="Courier New" w:hAnsi="Courier New" w:cs="Courier New" w:hint="default"/>
      </w:rPr>
    </w:lvl>
    <w:lvl w:ilvl="2" w:tplc="FFFFFFFF" w:tentative="1">
      <w:start w:val="1"/>
      <w:numFmt w:val="bullet"/>
      <w:lvlText w:val=""/>
      <w:lvlJc w:val="left"/>
      <w:pPr>
        <w:ind w:left="2762" w:hanging="360"/>
      </w:pPr>
      <w:rPr>
        <w:rFonts w:ascii="Wingdings" w:hAnsi="Wingdings" w:hint="default"/>
      </w:rPr>
    </w:lvl>
    <w:lvl w:ilvl="3" w:tplc="FFFFFFFF" w:tentative="1">
      <w:start w:val="1"/>
      <w:numFmt w:val="bullet"/>
      <w:lvlText w:val=""/>
      <w:lvlJc w:val="left"/>
      <w:pPr>
        <w:ind w:left="3482" w:hanging="360"/>
      </w:pPr>
      <w:rPr>
        <w:rFonts w:ascii="Symbol" w:hAnsi="Symbol" w:hint="default"/>
      </w:rPr>
    </w:lvl>
    <w:lvl w:ilvl="4" w:tplc="FFFFFFFF" w:tentative="1">
      <w:start w:val="1"/>
      <w:numFmt w:val="bullet"/>
      <w:lvlText w:val="o"/>
      <w:lvlJc w:val="left"/>
      <w:pPr>
        <w:ind w:left="4202" w:hanging="360"/>
      </w:pPr>
      <w:rPr>
        <w:rFonts w:ascii="Courier New" w:hAnsi="Courier New" w:cs="Courier New" w:hint="default"/>
      </w:rPr>
    </w:lvl>
    <w:lvl w:ilvl="5" w:tplc="FFFFFFFF" w:tentative="1">
      <w:start w:val="1"/>
      <w:numFmt w:val="bullet"/>
      <w:lvlText w:val=""/>
      <w:lvlJc w:val="left"/>
      <w:pPr>
        <w:ind w:left="4922" w:hanging="360"/>
      </w:pPr>
      <w:rPr>
        <w:rFonts w:ascii="Wingdings" w:hAnsi="Wingdings" w:hint="default"/>
      </w:rPr>
    </w:lvl>
    <w:lvl w:ilvl="6" w:tplc="FFFFFFFF" w:tentative="1">
      <w:start w:val="1"/>
      <w:numFmt w:val="bullet"/>
      <w:lvlText w:val=""/>
      <w:lvlJc w:val="left"/>
      <w:pPr>
        <w:ind w:left="5642" w:hanging="360"/>
      </w:pPr>
      <w:rPr>
        <w:rFonts w:ascii="Symbol" w:hAnsi="Symbol" w:hint="default"/>
      </w:rPr>
    </w:lvl>
    <w:lvl w:ilvl="7" w:tplc="FFFFFFFF" w:tentative="1">
      <w:start w:val="1"/>
      <w:numFmt w:val="bullet"/>
      <w:lvlText w:val="o"/>
      <w:lvlJc w:val="left"/>
      <w:pPr>
        <w:ind w:left="6362" w:hanging="360"/>
      </w:pPr>
      <w:rPr>
        <w:rFonts w:ascii="Courier New" w:hAnsi="Courier New" w:cs="Courier New" w:hint="default"/>
      </w:rPr>
    </w:lvl>
    <w:lvl w:ilvl="8" w:tplc="FFFFFFFF" w:tentative="1">
      <w:start w:val="1"/>
      <w:numFmt w:val="bullet"/>
      <w:lvlText w:val=""/>
      <w:lvlJc w:val="left"/>
      <w:pPr>
        <w:ind w:left="7082" w:hanging="360"/>
      </w:pPr>
      <w:rPr>
        <w:rFonts w:ascii="Wingdings" w:hAnsi="Wingdings" w:hint="default"/>
      </w:rPr>
    </w:lvl>
  </w:abstractNum>
  <w:abstractNum w:abstractNumId="73" w15:restartNumberingAfterBreak="0">
    <w:nsid w:val="37CC5A08"/>
    <w:multiLevelType w:val="hybridMultilevel"/>
    <w:tmpl w:val="4D30880E"/>
    <w:lvl w:ilvl="0" w:tplc="9880DA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382F3035"/>
    <w:multiLevelType w:val="multilevel"/>
    <w:tmpl w:val="38848F64"/>
    <w:lvl w:ilvl="0">
      <w:start w:val="1"/>
      <w:numFmt w:val="decimal"/>
      <w:lvlText w:val="%1."/>
      <w:lvlJc w:val="left"/>
      <w:pPr>
        <w:ind w:left="720" w:hanging="360"/>
      </w:pPr>
    </w:lvl>
    <w:lvl w:ilvl="1">
      <w:start w:val="1"/>
      <w:numFmt w:val="decimal"/>
      <w:isLgl/>
      <w:lvlText w:val="%1.%2"/>
      <w:lvlJc w:val="left"/>
      <w:pPr>
        <w:ind w:left="1866" w:hanging="360"/>
      </w:pPr>
      <w:rPr>
        <w:rFonts w:hint="default"/>
      </w:rPr>
    </w:lvl>
    <w:lvl w:ilvl="2">
      <w:start w:val="1"/>
      <w:numFmt w:val="decimal"/>
      <w:isLgl/>
      <w:lvlText w:val="%1.%2.%3"/>
      <w:lvlJc w:val="left"/>
      <w:pPr>
        <w:ind w:left="3372" w:hanging="720"/>
      </w:pPr>
      <w:rPr>
        <w:rFonts w:hint="default"/>
      </w:rPr>
    </w:lvl>
    <w:lvl w:ilvl="3">
      <w:start w:val="1"/>
      <w:numFmt w:val="decimal"/>
      <w:isLgl/>
      <w:lvlText w:val="%1.%2.%3.%4"/>
      <w:lvlJc w:val="left"/>
      <w:pPr>
        <w:ind w:left="4518" w:hanging="720"/>
      </w:pPr>
      <w:rPr>
        <w:rFonts w:hint="default"/>
      </w:rPr>
    </w:lvl>
    <w:lvl w:ilvl="4">
      <w:start w:val="1"/>
      <w:numFmt w:val="decimal"/>
      <w:isLgl/>
      <w:lvlText w:val="%1.%2.%3.%4.%5"/>
      <w:lvlJc w:val="left"/>
      <w:pPr>
        <w:ind w:left="6024" w:hanging="1080"/>
      </w:pPr>
      <w:rPr>
        <w:rFonts w:hint="default"/>
      </w:rPr>
    </w:lvl>
    <w:lvl w:ilvl="5">
      <w:start w:val="1"/>
      <w:numFmt w:val="decimal"/>
      <w:isLgl/>
      <w:lvlText w:val="%1.%2.%3.%4.%5.%6"/>
      <w:lvlJc w:val="left"/>
      <w:pPr>
        <w:ind w:left="7170" w:hanging="1080"/>
      </w:pPr>
      <w:rPr>
        <w:rFonts w:hint="default"/>
      </w:rPr>
    </w:lvl>
    <w:lvl w:ilvl="6">
      <w:start w:val="1"/>
      <w:numFmt w:val="decimal"/>
      <w:isLgl/>
      <w:lvlText w:val="%1.%2.%3.%4.%5.%6.%7"/>
      <w:lvlJc w:val="left"/>
      <w:pPr>
        <w:ind w:left="8676" w:hanging="1440"/>
      </w:pPr>
      <w:rPr>
        <w:rFonts w:hint="default"/>
      </w:rPr>
    </w:lvl>
    <w:lvl w:ilvl="7">
      <w:start w:val="1"/>
      <w:numFmt w:val="decimal"/>
      <w:isLgl/>
      <w:lvlText w:val="%1.%2.%3.%4.%5.%6.%7.%8"/>
      <w:lvlJc w:val="left"/>
      <w:pPr>
        <w:ind w:left="9822" w:hanging="1440"/>
      </w:pPr>
      <w:rPr>
        <w:rFonts w:hint="default"/>
      </w:rPr>
    </w:lvl>
    <w:lvl w:ilvl="8">
      <w:start w:val="1"/>
      <w:numFmt w:val="decimal"/>
      <w:isLgl/>
      <w:lvlText w:val="%1.%2.%3.%4.%5.%6.%7.%8.%9"/>
      <w:lvlJc w:val="left"/>
      <w:pPr>
        <w:ind w:left="11328" w:hanging="1800"/>
      </w:pPr>
      <w:rPr>
        <w:rFonts w:hint="default"/>
      </w:rPr>
    </w:lvl>
  </w:abstractNum>
  <w:abstractNum w:abstractNumId="75" w15:restartNumberingAfterBreak="0">
    <w:nsid w:val="38DF0E9C"/>
    <w:multiLevelType w:val="multilevel"/>
    <w:tmpl w:val="38DF0E9C"/>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39232FB9"/>
    <w:multiLevelType w:val="hybridMultilevel"/>
    <w:tmpl w:val="90CC70D8"/>
    <w:lvl w:ilvl="0" w:tplc="7C847852">
      <w:start w:val="1"/>
      <w:numFmt w:val="decimal"/>
      <w:lvlText w:val="%1."/>
      <w:lvlJc w:val="left"/>
      <w:pPr>
        <w:ind w:left="720" w:hanging="360"/>
      </w:pPr>
      <w:rPr>
        <w:rFonts w:ascii="TH SarabunPSK" w:hAnsi="TH SarabunPSK" w:cs="TH SarabunPSK" w:hint="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397A307F"/>
    <w:multiLevelType w:val="multilevel"/>
    <w:tmpl w:val="397A307F"/>
    <w:lvl w:ilvl="0">
      <w:start w:val="1"/>
      <w:numFmt w:val="decimal"/>
      <w:lvlText w:val="%1."/>
      <w:lvlJc w:val="left"/>
      <w:pPr>
        <w:ind w:left="1560" w:hanging="360"/>
      </w:pPr>
      <w:rPr>
        <w:rFonts w:hint="default"/>
      </w:rPr>
    </w:lvl>
    <w:lvl w:ilvl="1">
      <w:start w:val="1"/>
      <w:numFmt w:val="lowerLetter"/>
      <w:lvlText w:val="%2."/>
      <w:lvlJc w:val="left"/>
      <w:pPr>
        <w:ind w:left="2280" w:hanging="360"/>
      </w:pPr>
    </w:lvl>
    <w:lvl w:ilvl="2">
      <w:start w:val="1"/>
      <w:numFmt w:val="lowerRoman"/>
      <w:lvlText w:val="%3."/>
      <w:lvlJc w:val="right"/>
      <w:pPr>
        <w:ind w:left="3000" w:hanging="180"/>
      </w:pPr>
    </w:lvl>
    <w:lvl w:ilvl="3">
      <w:start w:val="1"/>
      <w:numFmt w:val="decimal"/>
      <w:lvlText w:val="%4."/>
      <w:lvlJc w:val="left"/>
      <w:pPr>
        <w:ind w:left="3720" w:hanging="360"/>
      </w:pPr>
    </w:lvl>
    <w:lvl w:ilvl="4">
      <w:start w:val="1"/>
      <w:numFmt w:val="lowerLetter"/>
      <w:lvlText w:val="%5."/>
      <w:lvlJc w:val="left"/>
      <w:pPr>
        <w:ind w:left="4440" w:hanging="360"/>
      </w:pPr>
    </w:lvl>
    <w:lvl w:ilvl="5">
      <w:start w:val="1"/>
      <w:numFmt w:val="lowerRoman"/>
      <w:lvlText w:val="%6."/>
      <w:lvlJc w:val="right"/>
      <w:pPr>
        <w:ind w:left="5160" w:hanging="180"/>
      </w:pPr>
    </w:lvl>
    <w:lvl w:ilvl="6">
      <w:start w:val="1"/>
      <w:numFmt w:val="decimal"/>
      <w:lvlText w:val="%7."/>
      <w:lvlJc w:val="left"/>
      <w:pPr>
        <w:ind w:left="5880" w:hanging="360"/>
      </w:pPr>
    </w:lvl>
    <w:lvl w:ilvl="7">
      <w:start w:val="1"/>
      <w:numFmt w:val="lowerLetter"/>
      <w:lvlText w:val="%8."/>
      <w:lvlJc w:val="left"/>
      <w:pPr>
        <w:ind w:left="6600" w:hanging="360"/>
      </w:pPr>
    </w:lvl>
    <w:lvl w:ilvl="8">
      <w:start w:val="1"/>
      <w:numFmt w:val="lowerRoman"/>
      <w:lvlText w:val="%9."/>
      <w:lvlJc w:val="right"/>
      <w:pPr>
        <w:ind w:left="7320" w:hanging="180"/>
      </w:pPr>
    </w:lvl>
  </w:abstractNum>
  <w:abstractNum w:abstractNumId="78" w15:restartNumberingAfterBreak="0">
    <w:nsid w:val="3A16211F"/>
    <w:multiLevelType w:val="multilevel"/>
    <w:tmpl w:val="3A16211F"/>
    <w:lvl w:ilvl="0">
      <w:start w:val="1"/>
      <w:numFmt w:val="decimal"/>
      <w:lvlText w:val="%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3A2C5F32"/>
    <w:multiLevelType w:val="hybridMultilevel"/>
    <w:tmpl w:val="5ED6BC7A"/>
    <w:lvl w:ilvl="0" w:tplc="17AEE80A">
      <w:start w:val="1"/>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B3E7C00"/>
    <w:multiLevelType w:val="multilevel"/>
    <w:tmpl w:val="70DC02C8"/>
    <w:lvl w:ilvl="0">
      <w:start w:val="1"/>
      <w:numFmt w:val="decimal"/>
      <w:lvlText w:val="%1."/>
      <w:lvlJc w:val="left"/>
      <w:pPr>
        <w:ind w:left="720" w:hanging="360"/>
      </w:pPr>
      <w:rPr>
        <w:b w:val="0"/>
        <w:bCs w:val="0"/>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1" w15:restartNumberingAfterBreak="0">
    <w:nsid w:val="3C280CB7"/>
    <w:multiLevelType w:val="multilevel"/>
    <w:tmpl w:val="38848F64"/>
    <w:lvl w:ilvl="0">
      <w:start w:val="1"/>
      <w:numFmt w:val="decimal"/>
      <w:lvlText w:val="%1."/>
      <w:lvlJc w:val="left"/>
      <w:pPr>
        <w:ind w:left="720" w:hanging="360"/>
      </w:pPr>
    </w:lvl>
    <w:lvl w:ilvl="1">
      <w:start w:val="1"/>
      <w:numFmt w:val="decimal"/>
      <w:isLgl/>
      <w:lvlText w:val="%1.%2"/>
      <w:lvlJc w:val="left"/>
      <w:pPr>
        <w:ind w:left="1866" w:hanging="360"/>
      </w:pPr>
      <w:rPr>
        <w:rFonts w:hint="default"/>
      </w:rPr>
    </w:lvl>
    <w:lvl w:ilvl="2">
      <w:start w:val="1"/>
      <w:numFmt w:val="decimal"/>
      <w:isLgl/>
      <w:lvlText w:val="%1.%2.%3"/>
      <w:lvlJc w:val="left"/>
      <w:pPr>
        <w:ind w:left="3372" w:hanging="720"/>
      </w:pPr>
      <w:rPr>
        <w:rFonts w:hint="default"/>
      </w:rPr>
    </w:lvl>
    <w:lvl w:ilvl="3">
      <w:start w:val="1"/>
      <w:numFmt w:val="decimal"/>
      <w:isLgl/>
      <w:lvlText w:val="%1.%2.%3.%4"/>
      <w:lvlJc w:val="left"/>
      <w:pPr>
        <w:ind w:left="4518" w:hanging="720"/>
      </w:pPr>
      <w:rPr>
        <w:rFonts w:hint="default"/>
      </w:rPr>
    </w:lvl>
    <w:lvl w:ilvl="4">
      <w:start w:val="1"/>
      <w:numFmt w:val="decimal"/>
      <w:isLgl/>
      <w:lvlText w:val="%1.%2.%3.%4.%5"/>
      <w:lvlJc w:val="left"/>
      <w:pPr>
        <w:ind w:left="6024" w:hanging="1080"/>
      </w:pPr>
      <w:rPr>
        <w:rFonts w:hint="default"/>
      </w:rPr>
    </w:lvl>
    <w:lvl w:ilvl="5">
      <w:start w:val="1"/>
      <w:numFmt w:val="decimal"/>
      <w:isLgl/>
      <w:lvlText w:val="%1.%2.%3.%4.%5.%6"/>
      <w:lvlJc w:val="left"/>
      <w:pPr>
        <w:ind w:left="7170" w:hanging="1080"/>
      </w:pPr>
      <w:rPr>
        <w:rFonts w:hint="default"/>
      </w:rPr>
    </w:lvl>
    <w:lvl w:ilvl="6">
      <w:start w:val="1"/>
      <w:numFmt w:val="decimal"/>
      <w:isLgl/>
      <w:lvlText w:val="%1.%2.%3.%4.%5.%6.%7"/>
      <w:lvlJc w:val="left"/>
      <w:pPr>
        <w:ind w:left="8676" w:hanging="1440"/>
      </w:pPr>
      <w:rPr>
        <w:rFonts w:hint="default"/>
      </w:rPr>
    </w:lvl>
    <w:lvl w:ilvl="7">
      <w:start w:val="1"/>
      <w:numFmt w:val="decimal"/>
      <w:isLgl/>
      <w:lvlText w:val="%1.%2.%3.%4.%5.%6.%7.%8"/>
      <w:lvlJc w:val="left"/>
      <w:pPr>
        <w:ind w:left="9822" w:hanging="1440"/>
      </w:pPr>
      <w:rPr>
        <w:rFonts w:hint="default"/>
      </w:rPr>
    </w:lvl>
    <w:lvl w:ilvl="8">
      <w:start w:val="1"/>
      <w:numFmt w:val="decimal"/>
      <w:isLgl/>
      <w:lvlText w:val="%1.%2.%3.%4.%5.%6.%7.%8.%9"/>
      <w:lvlJc w:val="left"/>
      <w:pPr>
        <w:ind w:left="11328" w:hanging="1800"/>
      </w:pPr>
      <w:rPr>
        <w:rFonts w:hint="default"/>
      </w:rPr>
    </w:lvl>
  </w:abstractNum>
  <w:abstractNum w:abstractNumId="82" w15:restartNumberingAfterBreak="0">
    <w:nsid w:val="3E212D84"/>
    <w:multiLevelType w:val="multilevel"/>
    <w:tmpl w:val="3E212D84"/>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3E6A36C5"/>
    <w:multiLevelType w:val="multilevel"/>
    <w:tmpl w:val="3E6A36C5"/>
    <w:lvl w:ilvl="0">
      <w:start w:val="1"/>
      <w:numFmt w:val="decimal"/>
      <w:lvlText w:val="%1."/>
      <w:lvlJc w:val="left"/>
      <w:pPr>
        <w:ind w:left="720" w:hanging="360"/>
      </w:pPr>
      <w:rPr>
        <w:b w:val="0"/>
        <w:bCs w:val="0"/>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3ED003B7"/>
    <w:multiLevelType w:val="multilevel"/>
    <w:tmpl w:val="3ED003B7"/>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3FCE0F2B"/>
    <w:multiLevelType w:val="hybridMultilevel"/>
    <w:tmpl w:val="E79A8E60"/>
    <w:lvl w:ilvl="0" w:tplc="04090001">
      <w:start w:val="1"/>
      <w:numFmt w:val="bullet"/>
      <w:lvlText w:val=""/>
      <w:lvlJc w:val="left"/>
      <w:pPr>
        <w:ind w:left="2160" w:hanging="360"/>
      </w:pPr>
      <w:rPr>
        <w:rFonts w:ascii="Symbol" w:hAnsi="Symbol" w:hint="default"/>
      </w:rPr>
    </w:lvl>
    <w:lvl w:ilvl="1" w:tplc="4AA2AD0C">
      <w:start w:val="4"/>
      <w:numFmt w:val="bullet"/>
      <w:lvlText w:val="-"/>
      <w:lvlJc w:val="left"/>
      <w:pPr>
        <w:ind w:left="2880" w:hanging="360"/>
      </w:pPr>
      <w:rPr>
        <w:rFonts w:ascii="TH SarabunPSK" w:eastAsia="TH SarabunPSK" w:hAnsi="TH SarabunPSK" w:cs="TH SarabunPSK" w:hint="default"/>
      </w:rPr>
    </w:lvl>
    <w:lvl w:ilvl="2" w:tplc="0409000F">
      <w:start w:val="1"/>
      <w:numFmt w:val="decimal"/>
      <w:lvlText w:val="%3."/>
      <w:lvlJc w:val="left"/>
      <w:pPr>
        <w:ind w:left="720" w:hanging="360"/>
      </w:p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6" w15:restartNumberingAfterBreak="0">
    <w:nsid w:val="440955B0"/>
    <w:multiLevelType w:val="hybridMultilevel"/>
    <w:tmpl w:val="BE543DEC"/>
    <w:lvl w:ilvl="0" w:tplc="FFFFFFFF">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55503D7"/>
    <w:multiLevelType w:val="multilevel"/>
    <w:tmpl w:val="455503D7"/>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45842ACA"/>
    <w:multiLevelType w:val="multilevel"/>
    <w:tmpl w:val="70DC02C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45F87B57"/>
    <w:multiLevelType w:val="multilevel"/>
    <w:tmpl w:val="630877A7"/>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46207644"/>
    <w:multiLevelType w:val="multilevel"/>
    <w:tmpl w:val="4620764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46347826"/>
    <w:multiLevelType w:val="multilevel"/>
    <w:tmpl w:val="304B70A0"/>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47125287"/>
    <w:multiLevelType w:val="multilevel"/>
    <w:tmpl w:val="4712528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15:restartNumberingAfterBreak="0">
    <w:nsid w:val="4726401F"/>
    <w:multiLevelType w:val="multilevel"/>
    <w:tmpl w:val="4726401F"/>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4A0E50EB"/>
    <w:multiLevelType w:val="hybridMultilevel"/>
    <w:tmpl w:val="073038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4A1E2C37"/>
    <w:multiLevelType w:val="multilevel"/>
    <w:tmpl w:val="4A1E2C37"/>
    <w:lvl w:ilvl="0">
      <w:start w:val="1"/>
      <w:numFmt w:val="decimal"/>
      <w:lvlText w:val="%1."/>
      <w:lvlJc w:val="left"/>
      <w:pPr>
        <w:ind w:left="18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4B1E7200"/>
    <w:multiLevelType w:val="singleLevel"/>
    <w:tmpl w:val="4B1E7200"/>
    <w:lvl w:ilvl="0">
      <w:start w:val="4"/>
      <w:numFmt w:val="bullet"/>
      <w:pStyle w:val="bullet2"/>
      <w:lvlText w:val="-"/>
      <w:lvlJc w:val="left"/>
      <w:pPr>
        <w:tabs>
          <w:tab w:val="left" w:pos="1080"/>
        </w:tabs>
        <w:ind w:left="1080" w:hanging="360"/>
      </w:pPr>
      <w:rPr>
        <w:rFonts w:hint="default"/>
        <w:lang w:bidi="th-TH"/>
      </w:rPr>
    </w:lvl>
  </w:abstractNum>
  <w:abstractNum w:abstractNumId="97" w15:restartNumberingAfterBreak="0">
    <w:nsid w:val="4BF54D4E"/>
    <w:multiLevelType w:val="multilevel"/>
    <w:tmpl w:val="2A3CB62A"/>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4F676C0E"/>
    <w:multiLevelType w:val="multilevel"/>
    <w:tmpl w:val="4F676C0E"/>
    <w:lvl w:ilvl="0">
      <w:start w:val="1"/>
      <w:numFmt w:val="decimal"/>
      <w:pStyle w:val="Els-Title"/>
      <w:lvlText w:val="%1."/>
      <w:lvlJc w:val="left"/>
      <w:pPr>
        <w:ind w:left="720" w:hanging="360"/>
      </w:pPr>
      <w:rPr>
        <w:rFonts w:ascii="TH Sarabun New" w:hAnsi="TH Sarabun New" w:cs="TH Sarabun New" w:hint="default"/>
        <w:b w:val="0"/>
        <w:bCs/>
        <w:sz w:val="32"/>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50244162"/>
    <w:multiLevelType w:val="multilevel"/>
    <w:tmpl w:val="50244162"/>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513D45E4"/>
    <w:multiLevelType w:val="hybridMultilevel"/>
    <w:tmpl w:val="8E5CF1EA"/>
    <w:lvl w:ilvl="0" w:tplc="034841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519B7824"/>
    <w:multiLevelType w:val="multilevel"/>
    <w:tmpl w:val="042351BE"/>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521F48BC"/>
    <w:multiLevelType w:val="multilevel"/>
    <w:tmpl w:val="521F48B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537A2D2E"/>
    <w:multiLevelType w:val="multilevel"/>
    <w:tmpl w:val="537A2D2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15:restartNumberingAfterBreak="0">
    <w:nsid w:val="53813D10"/>
    <w:multiLevelType w:val="multilevel"/>
    <w:tmpl w:val="53813D1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555B42DE"/>
    <w:multiLevelType w:val="multilevel"/>
    <w:tmpl w:val="555B42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565C5713"/>
    <w:multiLevelType w:val="multilevel"/>
    <w:tmpl w:val="565C5713"/>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56997E54"/>
    <w:multiLevelType w:val="hybridMultilevel"/>
    <w:tmpl w:val="4E687C4A"/>
    <w:lvl w:ilvl="0" w:tplc="E81C24D4">
      <w:start w:val="1"/>
      <w:numFmt w:val="decimal"/>
      <w:lvlText w:val="%1)"/>
      <w:lvlJc w:val="left"/>
      <w:pPr>
        <w:ind w:left="1490" w:hanging="360"/>
      </w:pPr>
      <w:rPr>
        <w:rFonts w:hint="default"/>
      </w:rPr>
    </w:lvl>
    <w:lvl w:ilvl="1" w:tplc="04090019" w:tentative="1">
      <w:start w:val="1"/>
      <w:numFmt w:val="lowerLetter"/>
      <w:lvlText w:val="%2."/>
      <w:lvlJc w:val="left"/>
      <w:pPr>
        <w:ind w:left="2210" w:hanging="360"/>
      </w:pPr>
    </w:lvl>
    <w:lvl w:ilvl="2" w:tplc="0409001B" w:tentative="1">
      <w:start w:val="1"/>
      <w:numFmt w:val="lowerRoman"/>
      <w:lvlText w:val="%3."/>
      <w:lvlJc w:val="right"/>
      <w:pPr>
        <w:ind w:left="2930" w:hanging="180"/>
      </w:pPr>
    </w:lvl>
    <w:lvl w:ilvl="3" w:tplc="0409000F" w:tentative="1">
      <w:start w:val="1"/>
      <w:numFmt w:val="decimal"/>
      <w:lvlText w:val="%4."/>
      <w:lvlJc w:val="left"/>
      <w:pPr>
        <w:ind w:left="3650" w:hanging="360"/>
      </w:pPr>
    </w:lvl>
    <w:lvl w:ilvl="4" w:tplc="04090019" w:tentative="1">
      <w:start w:val="1"/>
      <w:numFmt w:val="lowerLetter"/>
      <w:lvlText w:val="%5."/>
      <w:lvlJc w:val="left"/>
      <w:pPr>
        <w:ind w:left="4370" w:hanging="360"/>
      </w:pPr>
    </w:lvl>
    <w:lvl w:ilvl="5" w:tplc="0409001B" w:tentative="1">
      <w:start w:val="1"/>
      <w:numFmt w:val="lowerRoman"/>
      <w:lvlText w:val="%6."/>
      <w:lvlJc w:val="right"/>
      <w:pPr>
        <w:ind w:left="5090" w:hanging="180"/>
      </w:pPr>
    </w:lvl>
    <w:lvl w:ilvl="6" w:tplc="0409000F" w:tentative="1">
      <w:start w:val="1"/>
      <w:numFmt w:val="decimal"/>
      <w:lvlText w:val="%7."/>
      <w:lvlJc w:val="left"/>
      <w:pPr>
        <w:ind w:left="5810" w:hanging="360"/>
      </w:pPr>
    </w:lvl>
    <w:lvl w:ilvl="7" w:tplc="04090019" w:tentative="1">
      <w:start w:val="1"/>
      <w:numFmt w:val="lowerLetter"/>
      <w:lvlText w:val="%8."/>
      <w:lvlJc w:val="left"/>
      <w:pPr>
        <w:ind w:left="6530" w:hanging="360"/>
      </w:pPr>
    </w:lvl>
    <w:lvl w:ilvl="8" w:tplc="0409001B" w:tentative="1">
      <w:start w:val="1"/>
      <w:numFmt w:val="lowerRoman"/>
      <w:lvlText w:val="%9."/>
      <w:lvlJc w:val="right"/>
      <w:pPr>
        <w:ind w:left="7250" w:hanging="180"/>
      </w:pPr>
    </w:lvl>
  </w:abstractNum>
  <w:abstractNum w:abstractNumId="108" w15:restartNumberingAfterBreak="0">
    <w:nsid w:val="571C0CDB"/>
    <w:multiLevelType w:val="multilevel"/>
    <w:tmpl w:val="571C0CDB"/>
    <w:lvl w:ilvl="0">
      <w:start w:val="1"/>
      <w:numFmt w:val="decimal"/>
      <w:lvlText w:val="%1."/>
      <w:lvlJc w:val="left"/>
      <w:pPr>
        <w:ind w:left="18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577321C3"/>
    <w:multiLevelType w:val="hybridMultilevel"/>
    <w:tmpl w:val="3E5A6B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57D1299D"/>
    <w:multiLevelType w:val="multilevel"/>
    <w:tmpl w:val="57D1299D"/>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11" w15:restartNumberingAfterBreak="0">
    <w:nsid w:val="584C29AA"/>
    <w:multiLevelType w:val="multilevel"/>
    <w:tmpl w:val="445E3CCA"/>
    <w:lvl w:ilvl="0">
      <w:start w:val="1"/>
      <w:numFmt w:val="decimal"/>
      <w:lvlText w:val="%1."/>
      <w:lvlJc w:val="left"/>
      <w:pPr>
        <w:ind w:left="1080" w:hanging="360"/>
      </w:pPr>
      <w:rPr>
        <w:rFonts w:hint="default"/>
        <w:i w:val="0"/>
        <w:iCs w:val="0"/>
      </w:rPr>
    </w:lvl>
    <w:lvl w:ilvl="1">
      <w:start w:val="1"/>
      <w:numFmt w:val="lowerLetter"/>
      <w:lvlText w:val="%2."/>
      <w:lvlJc w:val="left"/>
      <w:pPr>
        <w:ind w:left="0" w:hanging="360"/>
      </w:pPr>
    </w:lvl>
    <w:lvl w:ilvl="2">
      <w:start w:val="1"/>
      <w:numFmt w:val="lowerRoman"/>
      <w:lvlText w:val="%3."/>
      <w:lvlJc w:val="right"/>
      <w:pPr>
        <w:ind w:left="720" w:hanging="180"/>
      </w:pPr>
    </w:lvl>
    <w:lvl w:ilvl="3">
      <w:start w:val="1"/>
      <w:numFmt w:val="decimal"/>
      <w:lvlText w:val="%4."/>
      <w:lvlJc w:val="left"/>
      <w:pPr>
        <w:ind w:left="1440" w:hanging="360"/>
      </w:pPr>
    </w:lvl>
    <w:lvl w:ilvl="4">
      <w:start w:val="1"/>
      <w:numFmt w:val="lowerLetter"/>
      <w:lvlText w:val="%5."/>
      <w:lvlJc w:val="left"/>
      <w:pPr>
        <w:ind w:left="2160" w:hanging="360"/>
      </w:pPr>
    </w:lvl>
    <w:lvl w:ilvl="5">
      <w:start w:val="1"/>
      <w:numFmt w:val="lowerRoman"/>
      <w:lvlText w:val="%6."/>
      <w:lvlJc w:val="right"/>
      <w:pPr>
        <w:ind w:left="2880" w:hanging="180"/>
      </w:pPr>
    </w:lvl>
    <w:lvl w:ilvl="6">
      <w:start w:val="1"/>
      <w:numFmt w:val="decimal"/>
      <w:lvlText w:val="%7."/>
      <w:lvlJc w:val="left"/>
      <w:pPr>
        <w:ind w:left="3600" w:hanging="360"/>
      </w:pPr>
    </w:lvl>
    <w:lvl w:ilvl="7">
      <w:start w:val="1"/>
      <w:numFmt w:val="lowerLetter"/>
      <w:lvlText w:val="%8."/>
      <w:lvlJc w:val="left"/>
      <w:pPr>
        <w:ind w:left="4320" w:hanging="360"/>
      </w:pPr>
    </w:lvl>
    <w:lvl w:ilvl="8">
      <w:start w:val="1"/>
      <w:numFmt w:val="lowerRoman"/>
      <w:lvlText w:val="%9."/>
      <w:lvlJc w:val="right"/>
      <w:pPr>
        <w:ind w:left="5040" w:hanging="180"/>
      </w:pPr>
    </w:lvl>
  </w:abstractNum>
  <w:abstractNum w:abstractNumId="112" w15:restartNumberingAfterBreak="0">
    <w:nsid w:val="5AFB29A0"/>
    <w:multiLevelType w:val="hybridMultilevel"/>
    <w:tmpl w:val="42C6FA76"/>
    <w:lvl w:ilvl="0" w:tplc="008C66BA">
      <w:start w:val="1"/>
      <w:numFmt w:val="bullet"/>
      <w:lvlText w:val="+"/>
      <w:lvlJc w:val="left"/>
      <w:pPr>
        <w:ind w:left="2520" w:hanging="360"/>
      </w:pPr>
      <w:rPr>
        <w:rFonts w:ascii="TH SarabunPSK" w:hAnsi="TH SarabunPSK"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3" w15:restartNumberingAfterBreak="0">
    <w:nsid w:val="5D344CFE"/>
    <w:multiLevelType w:val="hybridMultilevel"/>
    <w:tmpl w:val="6C127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5F1B4F35"/>
    <w:multiLevelType w:val="multilevel"/>
    <w:tmpl w:val="630877A7"/>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5F8670FD"/>
    <w:multiLevelType w:val="hybridMultilevel"/>
    <w:tmpl w:val="BE543DEC"/>
    <w:lvl w:ilvl="0" w:tplc="6F187C8A">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604627EA"/>
    <w:multiLevelType w:val="hybridMultilevel"/>
    <w:tmpl w:val="014E8EA4"/>
    <w:lvl w:ilvl="0" w:tplc="008C66BA">
      <w:start w:val="1"/>
      <w:numFmt w:val="bullet"/>
      <w:lvlText w:val="+"/>
      <w:lvlJc w:val="left"/>
      <w:pPr>
        <w:ind w:left="1854" w:hanging="360"/>
      </w:pPr>
      <w:rPr>
        <w:rFonts w:ascii="TH SarabunPSK" w:hAnsi="TH SarabunPSK"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17" w15:restartNumberingAfterBreak="0">
    <w:nsid w:val="60927A26"/>
    <w:multiLevelType w:val="multilevel"/>
    <w:tmpl w:val="60927A26"/>
    <w:lvl w:ilvl="0">
      <w:start w:val="1"/>
      <w:numFmt w:val="decimal"/>
      <w:lvlText w:val="%1."/>
      <w:lvlJc w:val="left"/>
      <w:pPr>
        <w:ind w:left="720" w:hanging="360"/>
      </w:pPr>
      <w:rPr>
        <w:rFonts w:hint="default"/>
        <w:b w:val="0"/>
        <w:bCs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8" w15:restartNumberingAfterBreak="0">
    <w:nsid w:val="617F065B"/>
    <w:multiLevelType w:val="hybridMultilevel"/>
    <w:tmpl w:val="DD467C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15:restartNumberingAfterBreak="0">
    <w:nsid w:val="618A2836"/>
    <w:multiLevelType w:val="hybridMultilevel"/>
    <w:tmpl w:val="ABE4C2C0"/>
    <w:lvl w:ilvl="0" w:tplc="FFFFFFFF">
      <w:start w:val="1"/>
      <w:numFmt w:val="decimal"/>
      <w:lvlText w:val="4.%1)"/>
      <w:lvlJc w:val="left"/>
      <w:pPr>
        <w:ind w:left="720" w:hanging="360"/>
      </w:pPr>
      <w:rPr>
        <w:rFonts w:hint="default"/>
      </w:rPr>
    </w:lvl>
    <w:lvl w:ilvl="1" w:tplc="F9AE4B08">
      <w:start w:val="15"/>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61C75606"/>
    <w:multiLevelType w:val="multilevel"/>
    <w:tmpl w:val="61C75606"/>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630877A7"/>
    <w:multiLevelType w:val="multilevel"/>
    <w:tmpl w:val="630877A7"/>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 w15:restartNumberingAfterBreak="0">
    <w:nsid w:val="633B073C"/>
    <w:multiLevelType w:val="multilevel"/>
    <w:tmpl w:val="633B073C"/>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15:restartNumberingAfterBreak="0">
    <w:nsid w:val="63CD0B6D"/>
    <w:multiLevelType w:val="multilevel"/>
    <w:tmpl w:val="38848F64"/>
    <w:lvl w:ilvl="0">
      <w:start w:val="1"/>
      <w:numFmt w:val="decimal"/>
      <w:lvlText w:val="%1."/>
      <w:lvlJc w:val="left"/>
      <w:pPr>
        <w:ind w:left="720" w:hanging="360"/>
      </w:pPr>
    </w:lvl>
    <w:lvl w:ilvl="1">
      <w:start w:val="1"/>
      <w:numFmt w:val="decimal"/>
      <w:isLgl/>
      <w:lvlText w:val="%1.%2"/>
      <w:lvlJc w:val="left"/>
      <w:pPr>
        <w:ind w:left="1866" w:hanging="360"/>
      </w:pPr>
      <w:rPr>
        <w:rFonts w:hint="default"/>
      </w:rPr>
    </w:lvl>
    <w:lvl w:ilvl="2">
      <w:start w:val="1"/>
      <w:numFmt w:val="decimal"/>
      <w:isLgl/>
      <w:lvlText w:val="%1.%2.%3"/>
      <w:lvlJc w:val="left"/>
      <w:pPr>
        <w:ind w:left="3372" w:hanging="720"/>
      </w:pPr>
      <w:rPr>
        <w:rFonts w:hint="default"/>
      </w:rPr>
    </w:lvl>
    <w:lvl w:ilvl="3">
      <w:start w:val="1"/>
      <w:numFmt w:val="decimal"/>
      <w:isLgl/>
      <w:lvlText w:val="%1.%2.%3.%4"/>
      <w:lvlJc w:val="left"/>
      <w:pPr>
        <w:ind w:left="4518" w:hanging="720"/>
      </w:pPr>
      <w:rPr>
        <w:rFonts w:hint="default"/>
      </w:rPr>
    </w:lvl>
    <w:lvl w:ilvl="4">
      <w:start w:val="1"/>
      <w:numFmt w:val="decimal"/>
      <w:isLgl/>
      <w:lvlText w:val="%1.%2.%3.%4.%5"/>
      <w:lvlJc w:val="left"/>
      <w:pPr>
        <w:ind w:left="6024" w:hanging="1080"/>
      </w:pPr>
      <w:rPr>
        <w:rFonts w:hint="default"/>
      </w:rPr>
    </w:lvl>
    <w:lvl w:ilvl="5">
      <w:start w:val="1"/>
      <w:numFmt w:val="decimal"/>
      <w:isLgl/>
      <w:lvlText w:val="%1.%2.%3.%4.%5.%6"/>
      <w:lvlJc w:val="left"/>
      <w:pPr>
        <w:ind w:left="7170" w:hanging="1080"/>
      </w:pPr>
      <w:rPr>
        <w:rFonts w:hint="default"/>
      </w:rPr>
    </w:lvl>
    <w:lvl w:ilvl="6">
      <w:start w:val="1"/>
      <w:numFmt w:val="decimal"/>
      <w:isLgl/>
      <w:lvlText w:val="%1.%2.%3.%4.%5.%6.%7"/>
      <w:lvlJc w:val="left"/>
      <w:pPr>
        <w:ind w:left="8676" w:hanging="1440"/>
      </w:pPr>
      <w:rPr>
        <w:rFonts w:hint="default"/>
      </w:rPr>
    </w:lvl>
    <w:lvl w:ilvl="7">
      <w:start w:val="1"/>
      <w:numFmt w:val="decimal"/>
      <w:isLgl/>
      <w:lvlText w:val="%1.%2.%3.%4.%5.%6.%7.%8"/>
      <w:lvlJc w:val="left"/>
      <w:pPr>
        <w:ind w:left="9822" w:hanging="1440"/>
      </w:pPr>
      <w:rPr>
        <w:rFonts w:hint="default"/>
      </w:rPr>
    </w:lvl>
    <w:lvl w:ilvl="8">
      <w:start w:val="1"/>
      <w:numFmt w:val="decimal"/>
      <w:isLgl/>
      <w:lvlText w:val="%1.%2.%3.%4.%5.%6.%7.%8.%9"/>
      <w:lvlJc w:val="left"/>
      <w:pPr>
        <w:ind w:left="11328" w:hanging="1800"/>
      </w:pPr>
      <w:rPr>
        <w:rFonts w:hint="default"/>
      </w:rPr>
    </w:lvl>
  </w:abstractNum>
  <w:abstractNum w:abstractNumId="124" w15:restartNumberingAfterBreak="0">
    <w:nsid w:val="63E92FE2"/>
    <w:multiLevelType w:val="multilevel"/>
    <w:tmpl w:val="70DC02C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5" w15:restartNumberingAfterBreak="0">
    <w:nsid w:val="64572605"/>
    <w:multiLevelType w:val="multilevel"/>
    <w:tmpl w:val="64572605"/>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6" w15:restartNumberingAfterBreak="0">
    <w:nsid w:val="671E2CDD"/>
    <w:multiLevelType w:val="hybridMultilevel"/>
    <w:tmpl w:val="4A2AAE24"/>
    <w:lvl w:ilvl="0" w:tplc="17F6AB54">
      <w:start w:val="1"/>
      <w:numFmt w:val="decimal"/>
      <w:lvlText w:val="1.%1)"/>
      <w:lvlJc w:val="left"/>
      <w:pPr>
        <w:ind w:left="720" w:hanging="360"/>
      </w:pPr>
      <w:rPr>
        <w:rFonts w:ascii="TH Sarabun New" w:hAnsi="TH Sarabun New" w:cs="TH Sarabun New"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7957CCB"/>
    <w:multiLevelType w:val="multilevel"/>
    <w:tmpl w:val="38848F64"/>
    <w:lvl w:ilvl="0">
      <w:start w:val="1"/>
      <w:numFmt w:val="decimal"/>
      <w:lvlText w:val="%1."/>
      <w:lvlJc w:val="left"/>
      <w:pPr>
        <w:ind w:left="720" w:hanging="360"/>
      </w:pPr>
    </w:lvl>
    <w:lvl w:ilvl="1">
      <w:start w:val="1"/>
      <w:numFmt w:val="decimal"/>
      <w:isLgl/>
      <w:lvlText w:val="%1.%2"/>
      <w:lvlJc w:val="left"/>
      <w:pPr>
        <w:ind w:left="1866" w:hanging="360"/>
      </w:pPr>
      <w:rPr>
        <w:rFonts w:hint="default"/>
      </w:rPr>
    </w:lvl>
    <w:lvl w:ilvl="2">
      <w:start w:val="1"/>
      <w:numFmt w:val="decimal"/>
      <w:isLgl/>
      <w:lvlText w:val="%1.%2.%3"/>
      <w:lvlJc w:val="left"/>
      <w:pPr>
        <w:ind w:left="3372" w:hanging="720"/>
      </w:pPr>
      <w:rPr>
        <w:rFonts w:hint="default"/>
      </w:rPr>
    </w:lvl>
    <w:lvl w:ilvl="3">
      <w:start w:val="1"/>
      <w:numFmt w:val="decimal"/>
      <w:isLgl/>
      <w:lvlText w:val="%1.%2.%3.%4"/>
      <w:lvlJc w:val="left"/>
      <w:pPr>
        <w:ind w:left="4518" w:hanging="720"/>
      </w:pPr>
      <w:rPr>
        <w:rFonts w:hint="default"/>
      </w:rPr>
    </w:lvl>
    <w:lvl w:ilvl="4">
      <w:start w:val="1"/>
      <w:numFmt w:val="decimal"/>
      <w:isLgl/>
      <w:lvlText w:val="%1.%2.%3.%4.%5"/>
      <w:lvlJc w:val="left"/>
      <w:pPr>
        <w:ind w:left="6024" w:hanging="1080"/>
      </w:pPr>
      <w:rPr>
        <w:rFonts w:hint="default"/>
      </w:rPr>
    </w:lvl>
    <w:lvl w:ilvl="5">
      <w:start w:val="1"/>
      <w:numFmt w:val="decimal"/>
      <w:isLgl/>
      <w:lvlText w:val="%1.%2.%3.%4.%5.%6"/>
      <w:lvlJc w:val="left"/>
      <w:pPr>
        <w:ind w:left="7170" w:hanging="1080"/>
      </w:pPr>
      <w:rPr>
        <w:rFonts w:hint="default"/>
      </w:rPr>
    </w:lvl>
    <w:lvl w:ilvl="6">
      <w:start w:val="1"/>
      <w:numFmt w:val="decimal"/>
      <w:isLgl/>
      <w:lvlText w:val="%1.%2.%3.%4.%5.%6.%7"/>
      <w:lvlJc w:val="left"/>
      <w:pPr>
        <w:ind w:left="8676" w:hanging="1440"/>
      </w:pPr>
      <w:rPr>
        <w:rFonts w:hint="default"/>
      </w:rPr>
    </w:lvl>
    <w:lvl w:ilvl="7">
      <w:start w:val="1"/>
      <w:numFmt w:val="decimal"/>
      <w:isLgl/>
      <w:lvlText w:val="%1.%2.%3.%4.%5.%6.%7.%8"/>
      <w:lvlJc w:val="left"/>
      <w:pPr>
        <w:ind w:left="9822" w:hanging="1440"/>
      </w:pPr>
      <w:rPr>
        <w:rFonts w:hint="default"/>
      </w:rPr>
    </w:lvl>
    <w:lvl w:ilvl="8">
      <w:start w:val="1"/>
      <w:numFmt w:val="decimal"/>
      <w:isLgl/>
      <w:lvlText w:val="%1.%2.%3.%4.%5.%6.%7.%8.%9"/>
      <w:lvlJc w:val="left"/>
      <w:pPr>
        <w:ind w:left="11328" w:hanging="1800"/>
      </w:pPr>
      <w:rPr>
        <w:rFonts w:hint="default"/>
      </w:rPr>
    </w:lvl>
  </w:abstractNum>
  <w:abstractNum w:abstractNumId="128" w15:restartNumberingAfterBreak="0">
    <w:nsid w:val="684E53D0"/>
    <w:multiLevelType w:val="multilevel"/>
    <w:tmpl w:val="70DC02C8"/>
    <w:lvl w:ilvl="0">
      <w:start w:val="1"/>
      <w:numFmt w:val="decimal"/>
      <w:lvlText w:val="%1."/>
      <w:lvlJc w:val="left"/>
      <w:pPr>
        <w:ind w:left="720" w:hanging="360"/>
      </w:pPr>
      <w:rPr>
        <w:b w:val="0"/>
        <w:bCs w:val="0"/>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9" w15:restartNumberingAfterBreak="0">
    <w:nsid w:val="6960516E"/>
    <w:multiLevelType w:val="multilevel"/>
    <w:tmpl w:val="42993C33"/>
    <w:lvl w:ilvl="0">
      <w:start w:val="1"/>
      <w:numFmt w:val="decimal"/>
      <w:lvlText w:val="%1."/>
      <w:lvlJc w:val="left"/>
      <w:pPr>
        <w:ind w:left="506" w:hanging="25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lvlText w:val="%2."/>
      <w:lvlJc w:val="left"/>
      <w:pPr>
        <w:ind w:left="1693" w:hanging="360"/>
      </w:pPr>
    </w:lvl>
    <w:lvl w:ilvl="2">
      <w:start w:val="1"/>
      <w:numFmt w:val="lowerRoman"/>
      <w:lvlText w:val="%3."/>
      <w:lvlJc w:val="right"/>
      <w:pPr>
        <w:ind w:left="2413" w:hanging="180"/>
      </w:pPr>
    </w:lvl>
    <w:lvl w:ilvl="3">
      <w:start w:val="1"/>
      <w:numFmt w:val="decimal"/>
      <w:lvlText w:val="%4."/>
      <w:lvlJc w:val="left"/>
      <w:pPr>
        <w:ind w:left="3133" w:hanging="360"/>
      </w:pPr>
    </w:lvl>
    <w:lvl w:ilvl="4">
      <w:start w:val="1"/>
      <w:numFmt w:val="lowerLetter"/>
      <w:lvlText w:val="%5."/>
      <w:lvlJc w:val="left"/>
      <w:pPr>
        <w:ind w:left="3853" w:hanging="360"/>
      </w:pPr>
    </w:lvl>
    <w:lvl w:ilvl="5">
      <w:start w:val="1"/>
      <w:numFmt w:val="lowerRoman"/>
      <w:lvlText w:val="%6."/>
      <w:lvlJc w:val="right"/>
      <w:pPr>
        <w:ind w:left="4573" w:hanging="180"/>
      </w:pPr>
    </w:lvl>
    <w:lvl w:ilvl="6">
      <w:start w:val="1"/>
      <w:numFmt w:val="decimal"/>
      <w:lvlText w:val="%7."/>
      <w:lvlJc w:val="left"/>
      <w:pPr>
        <w:ind w:left="5293" w:hanging="360"/>
      </w:pPr>
    </w:lvl>
    <w:lvl w:ilvl="7">
      <w:start w:val="1"/>
      <w:numFmt w:val="lowerLetter"/>
      <w:lvlText w:val="%8."/>
      <w:lvlJc w:val="left"/>
      <w:pPr>
        <w:ind w:left="6013" w:hanging="360"/>
      </w:pPr>
    </w:lvl>
    <w:lvl w:ilvl="8">
      <w:start w:val="1"/>
      <w:numFmt w:val="lowerRoman"/>
      <w:lvlText w:val="%9."/>
      <w:lvlJc w:val="right"/>
      <w:pPr>
        <w:ind w:left="6733" w:hanging="180"/>
      </w:pPr>
    </w:lvl>
  </w:abstractNum>
  <w:abstractNum w:abstractNumId="130" w15:restartNumberingAfterBreak="0">
    <w:nsid w:val="6ADB2877"/>
    <w:multiLevelType w:val="multilevel"/>
    <w:tmpl w:val="6ADB2877"/>
    <w:lvl w:ilvl="0">
      <w:start w:val="1"/>
      <w:numFmt w:val="decimal"/>
      <w:lvlText w:val="%1."/>
      <w:lvlJc w:val="left"/>
      <w:pPr>
        <w:ind w:left="18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1" w15:restartNumberingAfterBreak="0">
    <w:nsid w:val="6B142E29"/>
    <w:multiLevelType w:val="multilevel"/>
    <w:tmpl w:val="96802A5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CAD77A0"/>
    <w:multiLevelType w:val="multilevel"/>
    <w:tmpl w:val="6CAD77A0"/>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33" w15:restartNumberingAfterBreak="0">
    <w:nsid w:val="6CB35511"/>
    <w:multiLevelType w:val="multilevel"/>
    <w:tmpl w:val="6CB3551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6D53634B"/>
    <w:multiLevelType w:val="hybridMultilevel"/>
    <w:tmpl w:val="0B947918"/>
    <w:lvl w:ilvl="0" w:tplc="065A0AD4">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6DB62D6D"/>
    <w:multiLevelType w:val="hybridMultilevel"/>
    <w:tmpl w:val="BA4EBB88"/>
    <w:lvl w:ilvl="0" w:tplc="CC28B62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E4B7436"/>
    <w:multiLevelType w:val="hybridMultilevel"/>
    <w:tmpl w:val="F83CB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E8C464E"/>
    <w:multiLevelType w:val="hybridMultilevel"/>
    <w:tmpl w:val="B2EC7770"/>
    <w:lvl w:ilvl="0" w:tplc="FFFFFFFF">
      <w:start w:val="1"/>
      <w:numFmt w:val="decimal"/>
      <w:lvlText w:val="%1."/>
      <w:lvlJc w:val="left"/>
      <w:pPr>
        <w:ind w:left="1080" w:hanging="360"/>
      </w:pPr>
      <w:rPr>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8" w15:restartNumberingAfterBreak="0">
    <w:nsid w:val="712F64AB"/>
    <w:multiLevelType w:val="multilevel"/>
    <w:tmpl w:val="38848F64"/>
    <w:lvl w:ilvl="0">
      <w:start w:val="1"/>
      <w:numFmt w:val="decimal"/>
      <w:lvlText w:val="%1."/>
      <w:lvlJc w:val="left"/>
      <w:pPr>
        <w:ind w:left="720" w:hanging="360"/>
      </w:pPr>
    </w:lvl>
    <w:lvl w:ilvl="1">
      <w:start w:val="1"/>
      <w:numFmt w:val="decimal"/>
      <w:isLgl/>
      <w:lvlText w:val="%1.%2"/>
      <w:lvlJc w:val="left"/>
      <w:pPr>
        <w:ind w:left="1866" w:hanging="360"/>
      </w:pPr>
      <w:rPr>
        <w:rFonts w:hint="default"/>
      </w:rPr>
    </w:lvl>
    <w:lvl w:ilvl="2">
      <w:start w:val="1"/>
      <w:numFmt w:val="decimal"/>
      <w:isLgl/>
      <w:lvlText w:val="%1.%2.%3"/>
      <w:lvlJc w:val="left"/>
      <w:pPr>
        <w:ind w:left="3372" w:hanging="720"/>
      </w:pPr>
      <w:rPr>
        <w:rFonts w:hint="default"/>
      </w:rPr>
    </w:lvl>
    <w:lvl w:ilvl="3">
      <w:start w:val="1"/>
      <w:numFmt w:val="decimal"/>
      <w:isLgl/>
      <w:lvlText w:val="%1.%2.%3.%4"/>
      <w:lvlJc w:val="left"/>
      <w:pPr>
        <w:ind w:left="4518" w:hanging="720"/>
      </w:pPr>
      <w:rPr>
        <w:rFonts w:hint="default"/>
      </w:rPr>
    </w:lvl>
    <w:lvl w:ilvl="4">
      <w:start w:val="1"/>
      <w:numFmt w:val="decimal"/>
      <w:isLgl/>
      <w:lvlText w:val="%1.%2.%3.%4.%5"/>
      <w:lvlJc w:val="left"/>
      <w:pPr>
        <w:ind w:left="6024" w:hanging="1080"/>
      </w:pPr>
      <w:rPr>
        <w:rFonts w:hint="default"/>
      </w:rPr>
    </w:lvl>
    <w:lvl w:ilvl="5">
      <w:start w:val="1"/>
      <w:numFmt w:val="decimal"/>
      <w:isLgl/>
      <w:lvlText w:val="%1.%2.%3.%4.%5.%6"/>
      <w:lvlJc w:val="left"/>
      <w:pPr>
        <w:ind w:left="7170" w:hanging="1080"/>
      </w:pPr>
      <w:rPr>
        <w:rFonts w:hint="default"/>
      </w:rPr>
    </w:lvl>
    <w:lvl w:ilvl="6">
      <w:start w:val="1"/>
      <w:numFmt w:val="decimal"/>
      <w:isLgl/>
      <w:lvlText w:val="%1.%2.%3.%4.%5.%6.%7"/>
      <w:lvlJc w:val="left"/>
      <w:pPr>
        <w:ind w:left="8676" w:hanging="1440"/>
      </w:pPr>
      <w:rPr>
        <w:rFonts w:hint="default"/>
      </w:rPr>
    </w:lvl>
    <w:lvl w:ilvl="7">
      <w:start w:val="1"/>
      <w:numFmt w:val="decimal"/>
      <w:isLgl/>
      <w:lvlText w:val="%1.%2.%3.%4.%5.%6.%7.%8"/>
      <w:lvlJc w:val="left"/>
      <w:pPr>
        <w:ind w:left="9822" w:hanging="1440"/>
      </w:pPr>
      <w:rPr>
        <w:rFonts w:hint="default"/>
      </w:rPr>
    </w:lvl>
    <w:lvl w:ilvl="8">
      <w:start w:val="1"/>
      <w:numFmt w:val="decimal"/>
      <w:isLgl/>
      <w:lvlText w:val="%1.%2.%3.%4.%5.%6.%7.%8.%9"/>
      <w:lvlJc w:val="left"/>
      <w:pPr>
        <w:ind w:left="11328" w:hanging="1800"/>
      </w:pPr>
      <w:rPr>
        <w:rFonts w:hint="default"/>
      </w:rPr>
    </w:lvl>
  </w:abstractNum>
  <w:abstractNum w:abstractNumId="139" w15:restartNumberingAfterBreak="0">
    <w:nsid w:val="72A97F9A"/>
    <w:multiLevelType w:val="hybridMultilevel"/>
    <w:tmpl w:val="A4DAD166"/>
    <w:lvl w:ilvl="0" w:tplc="AF18C93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2D40098"/>
    <w:multiLevelType w:val="multilevel"/>
    <w:tmpl w:val="72D4009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73096CF8"/>
    <w:multiLevelType w:val="multilevel"/>
    <w:tmpl w:val="42993C33"/>
    <w:lvl w:ilvl="0">
      <w:start w:val="1"/>
      <w:numFmt w:val="decimal"/>
      <w:lvlText w:val="%1."/>
      <w:lvlJc w:val="left"/>
      <w:pPr>
        <w:ind w:left="506" w:hanging="25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lvlText w:val="%2."/>
      <w:lvlJc w:val="left"/>
      <w:pPr>
        <w:ind w:left="1693" w:hanging="360"/>
      </w:pPr>
    </w:lvl>
    <w:lvl w:ilvl="2">
      <w:start w:val="1"/>
      <w:numFmt w:val="lowerRoman"/>
      <w:lvlText w:val="%3."/>
      <w:lvlJc w:val="right"/>
      <w:pPr>
        <w:ind w:left="2413" w:hanging="180"/>
      </w:pPr>
    </w:lvl>
    <w:lvl w:ilvl="3">
      <w:start w:val="1"/>
      <w:numFmt w:val="decimal"/>
      <w:lvlText w:val="%4."/>
      <w:lvlJc w:val="left"/>
      <w:pPr>
        <w:ind w:left="3133" w:hanging="360"/>
      </w:pPr>
    </w:lvl>
    <w:lvl w:ilvl="4">
      <w:start w:val="1"/>
      <w:numFmt w:val="lowerLetter"/>
      <w:lvlText w:val="%5."/>
      <w:lvlJc w:val="left"/>
      <w:pPr>
        <w:ind w:left="3853" w:hanging="360"/>
      </w:pPr>
    </w:lvl>
    <w:lvl w:ilvl="5">
      <w:start w:val="1"/>
      <w:numFmt w:val="lowerRoman"/>
      <w:lvlText w:val="%6."/>
      <w:lvlJc w:val="right"/>
      <w:pPr>
        <w:ind w:left="4573" w:hanging="180"/>
      </w:pPr>
    </w:lvl>
    <w:lvl w:ilvl="6">
      <w:start w:val="1"/>
      <w:numFmt w:val="decimal"/>
      <w:lvlText w:val="%7."/>
      <w:lvlJc w:val="left"/>
      <w:pPr>
        <w:ind w:left="5293" w:hanging="360"/>
      </w:pPr>
    </w:lvl>
    <w:lvl w:ilvl="7">
      <w:start w:val="1"/>
      <w:numFmt w:val="lowerLetter"/>
      <w:lvlText w:val="%8."/>
      <w:lvlJc w:val="left"/>
      <w:pPr>
        <w:ind w:left="6013" w:hanging="360"/>
      </w:pPr>
    </w:lvl>
    <w:lvl w:ilvl="8">
      <w:start w:val="1"/>
      <w:numFmt w:val="lowerRoman"/>
      <w:lvlText w:val="%9."/>
      <w:lvlJc w:val="right"/>
      <w:pPr>
        <w:ind w:left="6733" w:hanging="180"/>
      </w:pPr>
    </w:lvl>
  </w:abstractNum>
  <w:abstractNum w:abstractNumId="142" w15:restartNumberingAfterBreak="0">
    <w:nsid w:val="73A84BC9"/>
    <w:multiLevelType w:val="multilevel"/>
    <w:tmpl w:val="38848F64"/>
    <w:lvl w:ilvl="0">
      <w:start w:val="1"/>
      <w:numFmt w:val="decimal"/>
      <w:lvlText w:val="%1."/>
      <w:lvlJc w:val="left"/>
      <w:pPr>
        <w:ind w:left="720" w:hanging="360"/>
      </w:pPr>
    </w:lvl>
    <w:lvl w:ilvl="1">
      <w:start w:val="1"/>
      <w:numFmt w:val="decimal"/>
      <w:isLgl/>
      <w:lvlText w:val="%1.%2"/>
      <w:lvlJc w:val="left"/>
      <w:pPr>
        <w:ind w:left="1866" w:hanging="360"/>
      </w:pPr>
      <w:rPr>
        <w:rFonts w:hint="default"/>
      </w:rPr>
    </w:lvl>
    <w:lvl w:ilvl="2">
      <w:start w:val="1"/>
      <w:numFmt w:val="decimal"/>
      <w:isLgl/>
      <w:lvlText w:val="%1.%2.%3"/>
      <w:lvlJc w:val="left"/>
      <w:pPr>
        <w:ind w:left="3372" w:hanging="720"/>
      </w:pPr>
      <w:rPr>
        <w:rFonts w:hint="default"/>
      </w:rPr>
    </w:lvl>
    <w:lvl w:ilvl="3">
      <w:start w:val="1"/>
      <w:numFmt w:val="decimal"/>
      <w:isLgl/>
      <w:lvlText w:val="%1.%2.%3.%4"/>
      <w:lvlJc w:val="left"/>
      <w:pPr>
        <w:ind w:left="4518" w:hanging="720"/>
      </w:pPr>
      <w:rPr>
        <w:rFonts w:hint="default"/>
      </w:rPr>
    </w:lvl>
    <w:lvl w:ilvl="4">
      <w:start w:val="1"/>
      <w:numFmt w:val="decimal"/>
      <w:isLgl/>
      <w:lvlText w:val="%1.%2.%3.%4.%5"/>
      <w:lvlJc w:val="left"/>
      <w:pPr>
        <w:ind w:left="6024" w:hanging="1080"/>
      </w:pPr>
      <w:rPr>
        <w:rFonts w:hint="default"/>
      </w:rPr>
    </w:lvl>
    <w:lvl w:ilvl="5">
      <w:start w:val="1"/>
      <w:numFmt w:val="decimal"/>
      <w:isLgl/>
      <w:lvlText w:val="%1.%2.%3.%4.%5.%6"/>
      <w:lvlJc w:val="left"/>
      <w:pPr>
        <w:ind w:left="7170" w:hanging="1080"/>
      </w:pPr>
      <w:rPr>
        <w:rFonts w:hint="default"/>
      </w:rPr>
    </w:lvl>
    <w:lvl w:ilvl="6">
      <w:start w:val="1"/>
      <w:numFmt w:val="decimal"/>
      <w:isLgl/>
      <w:lvlText w:val="%1.%2.%3.%4.%5.%6.%7"/>
      <w:lvlJc w:val="left"/>
      <w:pPr>
        <w:ind w:left="8676" w:hanging="1440"/>
      </w:pPr>
      <w:rPr>
        <w:rFonts w:hint="default"/>
      </w:rPr>
    </w:lvl>
    <w:lvl w:ilvl="7">
      <w:start w:val="1"/>
      <w:numFmt w:val="decimal"/>
      <w:isLgl/>
      <w:lvlText w:val="%1.%2.%3.%4.%5.%6.%7.%8"/>
      <w:lvlJc w:val="left"/>
      <w:pPr>
        <w:ind w:left="9822" w:hanging="1440"/>
      </w:pPr>
      <w:rPr>
        <w:rFonts w:hint="default"/>
      </w:rPr>
    </w:lvl>
    <w:lvl w:ilvl="8">
      <w:start w:val="1"/>
      <w:numFmt w:val="decimal"/>
      <w:isLgl/>
      <w:lvlText w:val="%1.%2.%3.%4.%5.%6.%7.%8.%9"/>
      <w:lvlJc w:val="left"/>
      <w:pPr>
        <w:ind w:left="11328" w:hanging="1800"/>
      </w:pPr>
      <w:rPr>
        <w:rFonts w:hint="default"/>
      </w:rPr>
    </w:lvl>
  </w:abstractNum>
  <w:abstractNum w:abstractNumId="143" w15:restartNumberingAfterBreak="0">
    <w:nsid w:val="73D630F9"/>
    <w:multiLevelType w:val="multilevel"/>
    <w:tmpl w:val="38848F64"/>
    <w:lvl w:ilvl="0">
      <w:start w:val="1"/>
      <w:numFmt w:val="decimal"/>
      <w:lvlText w:val="%1."/>
      <w:lvlJc w:val="left"/>
      <w:pPr>
        <w:ind w:left="720" w:hanging="360"/>
      </w:pPr>
    </w:lvl>
    <w:lvl w:ilvl="1">
      <w:start w:val="1"/>
      <w:numFmt w:val="decimal"/>
      <w:isLgl/>
      <w:lvlText w:val="%1.%2"/>
      <w:lvlJc w:val="left"/>
      <w:pPr>
        <w:ind w:left="1866" w:hanging="360"/>
      </w:pPr>
      <w:rPr>
        <w:rFonts w:hint="default"/>
      </w:rPr>
    </w:lvl>
    <w:lvl w:ilvl="2">
      <w:start w:val="1"/>
      <w:numFmt w:val="decimal"/>
      <w:isLgl/>
      <w:lvlText w:val="%1.%2.%3"/>
      <w:lvlJc w:val="left"/>
      <w:pPr>
        <w:ind w:left="3372" w:hanging="720"/>
      </w:pPr>
      <w:rPr>
        <w:rFonts w:hint="default"/>
      </w:rPr>
    </w:lvl>
    <w:lvl w:ilvl="3">
      <w:start w:val="1"/>
      <w:numFmt w:val="decimal"/>
      <w:isLgl/>
      <w:lvlText w:val="%1.%2.%3.%4"/>
      <w:lvlJc w:val="left"/>
      <w:pPr>
        <w:ind w:left="4518" w:hanging="720"/>
      </w:pPr>
      <w:rPr>
        <w:rFonts w:hint="default"/>
      </w:rPr>
    </w:lvl>
    <w:lvl w:ilvl="4">
      <w:start w:val="1"/>
      <w:numFmt w:val="decimal"/>
      <w:isLgl/>
      <w:lvlText w:val="%1.%2.%3.%4.%5"/>
      <w:lvlJc w:val="left"/>
      <w:pPr>
        <w:ind w:left="6024" w:hanging="1080"/>
      </w:pPr>
      <w:rPr>
        <w:rFonts w:hint="default"/>
      </w:rPr>
    </w:lvl>
    <w:lvl w:ilvl="5">
      <w:start w:val="1"/>
      <w:numFmt w:val="decimal"/>
      <w:isLgl/>
      <w:lvlText w:val="%1.%2.%3.%4.%5.%6"/>
      <w:lvlJc w:val="left"/>
      <w:pPr>
        <w:ind w:left="7170" w:hanging="1080"/>
      </w:pPr>
      <w:rPr>
        <w:rFonts w:hint="default"/>
      </w:rPr>
    </w:lvl>
    <w:lvl w:ilvl="6">
      <w:start w:val="1"/>
      <w:numFmt w:val="decimal"/>
      <w:isLgl/>
      <w:lvlText w:val="%1.%2.%3.%4.%5.%6.%7"/>
      <w:lvlJc w:val="left"/>
      <w:pPr>
        <w:ind w:left="8676" w:hanging="1440"/>
      </w:pPr>
      <w:rPr>
        <w:rFonts w:hint="default"/>
      </w:rPr>
    </w:lvl>
    <w:lvl w:ilvl="7">
      <w:start w:val="1"/>
      <w:numFmt w:val="decimal"/>
      <w:isLgl/>
      <w:lvlText w:val="%1.%2.%3.%4.%5.%6.%7.%8"/>
      <w:lvlJc w:val="left"/>
      <w:pPr>
        <w:ind w:left="9822" w:hanging="1440"/>
      </w:pPr>
      <w:rPr>
        <w:rFonts w:hint="default"/>
      </w:rPr>
    </w:lvl>
    <w:lvl w:ilvl="8">
      <w:start w:val="1"/>
      <w:numFmt w:val="decimal"/>
      <w:isLgl/>
      <w:lvlText w:val="%1.%2.%3.%4.%5.%6.%7.%8.%9"/>
      <w:lvlJc w:val="left"/>
      <w:pPr>
        <w:ind w:left="11328" w:hanging="1800"/>
      </w:pPr>
      <w:rPr>
        <w:rFonts w:hint="default"/>
      </w:rPr>
    </w:lvl>
  </w:abstractNum>
  <w:abstractNum w:abstractNumId="144" w15:restartNumberingAfterBreak="0">
    <w:nsid w:val="743C657A"/>
    <w:multiLevelType w:val="hybridMultilevel"/>
    <w:tmpl w:val="8106515A"/>
    <w:lvl w:ilvl="0" w:tplc="FFFFFFFF">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0409000F">
      <w:start w:val="1"/>
      <w:numFmt w:val="decimal"/>
      <w:lvlText w:val="%3."/>
      <w:lvlJc w:val="left"/>
      <w:pPr>
        <w:ind w:left="720" w:hanging="360"/>
      </w:p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5" w15:restartNumberingAfterBreak="0">
    <w:nsid w:val="746E68D5"/>
    <w:multiLevelType w:val="multilevel"/>
    <w:tmpl w:val="746E68D5"/>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748B485A"/>
    <w:multiLevelType w:val="multilevel"/>
    <w:tmpl w:val="748B48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7" w15:restartNumberingAfterBreak="0">
    <w:nsid w:val="74BF11CE"/>
    <w:multiLevelType w:val="multilevel"/>
    <w:tmpl w:val="74BF11CE"/>
    <w:lvl w:ilvl="0">
      <w:start w:val="1"/>
      <w:numFmt w:val="decimal"/>
      <w:lvlText w:val="%1."/>
      <w:lvlJc w:val="left"/>
      <w:pPr>
        <w:ind w:left="720" w:hanging="360"/>
      </w:pPr>
      <w:rPr>
        <w:rFonts w:ascii="TH SarabunPSK" w:eastAsiaTheme="minorHAnsi" w:hAnsi="TH SarabunPSK" w:cs="TH SarabunPSK"/>
        <w:b w:val="0"/>
        <w:bCs w:val="0"/>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48" w15:restartNumberingAfterBreak="0">
    <w:nsid w:val="756573A8"/>
    <w:multiLevelType w:val="multilevel"/>
    <w:tmpl w:val="3E212D84"/>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9" w15:restartNumberingAfterBreak="0">
    <w:nsid w:val="767E0873"/>
    <w:multiLevelType w:val="hybridMultilevel"/>
    <w:tmpl w:val="C284C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67E1051"/>
    <w:multiLevelType w:val="multilevel"/>
    <w:tmpl w:val="767E1051"/>
    <w:lvl w:ilvl="0">
      <w:start w:val="1"/>
      <w:numFmt w:val="decimal"/>
      <w:lvlText w:val="%1."/>
      <w:lvlJc w:val="left"/>
      <w:pPr>
        <w:ind w:left="720" w:hanging="360"/>
      </w:pPr>
      <w:rPr>
        <w:rFonts w:ascii="TH SarabunPSK" w:hAnsi="TH SarabunPSK" w:cs="TH SarabunPSK" w:hint="cs"/>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1" w15:restartNumberingAfterBreak="0">
    <w:nsid w:val="77FF3299"/>
    <w:multiLevelType w:val="multilevel"/>
    <w:tmpl w:val="70DC02C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2" w15:restartNumberingAfterBreak="0">
    <w:nsid w:val="78CD29CF"/>
    <w:multiLevelType w:val="hybridMultilevel"/>
    <w:tmpl w:val="3E5A6B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C1C1CFF"/>
    <w:multiLevelType w:val="multilevel"/>
    <w:tmpl w:val="7C1C1CFF"/>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4" w15:restartNumberingAfterBreak="0">
    <w:nsid w:val="7CED6639"/>
    <w:multiLevelType w:val="multilevel"/>
    <w:tmpl w:val="7CED663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7CF17B58"/>
    <w:multiLevelType w:val="hybridMultilevel"/>
    <w:tmpl w:val="7A48980A"/>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6" w15:restartNumberingAfterBreak="0">
    <w:nsid w:val="7D935608"/>
    <w:multiLevelType w:val="multilevel"/>
    <w:tmpl w:val="7D9356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7" w15:restartNumberingAfterBreak="0">
    <w:nsid w:val="7DA16BA5"/>
    <w:multiLevelType w:val="hybridMultilevel"/>
    <w:tmpl w:val="A8EE265E"/>
    <w:lvl w:ilvl="0" w:tplc="FFFFFFFF">
      <w:start w:val="1"/>
      <w:numFmt w:val="decimal"/>
      <w:lvlText w:val="%1."/>
      <w:lvlJc w:val="left"/>
      <w:pPr>
        <w:ind w:left="1440" w:hanging="360"/>
      </w:pPr>
      <w:rPr>
        <w:rFonts w:ascii="TH SarabunPSK" w:hAnsi="TH SarabunPSK" w:cs="TH SarabunPSK" w:hint="cs"/>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8" w15:restartNumberingAfterBreak="0">
    <w:nsid w:val="7E694E8E"/>
    <w:multiLevelType w:val="hybridMultilevel"/>
    <w:tmpl w:val="0E38D4BE"/>
    <w:lvl w:ilvl="0" w:tplc="052A8F32">
      <w:start w:val="1"/>
      <w:numFmt w:val="bullet"/>
      <w:lvlText w:val=""/>
      <w:lvlJc w:val="left"/>
      <w:pPr>
        <w:ind w:left="857" w:hanging="360"/>
      </w:pPr>
      <w:rPr>
        <w:rFonts w:ascii="Symbol" w:hAnsi="Symbol" w:hint="default"/>
        <w:sz w:val="16"/>
        <w:szCs w:val="16"/>
      </w:rPr>
    </w:lvl>
    <w:lvl w:ilvl="1" w:tplc="04090003" w:tentative="1">
      <w:start w:val="1"/>
      <w:numFmt w:val="bullet"/>
      <w:lvlText w:val="o"/>
      <w:lvlJc w:val="left"/>
      <w:pPr>
        <w:ind w:left="1577" w:hanging="360"/>
      </w:pPr>
      <w:rPr>
        <w:rFonts w:ascii="Courier New" w:hAnsi="Courier New" w:cs="Courier New" w:hint="default"/>
      </w:rPr>
    </w:lvl>
    <w:lvl w:ilvl="2" w:tplc="04090005" w:tentative="1">
      <w:start w:val="1"/>
      <w:numFmt w:val="bullet"/>
      <w:lvlText w:val=""/>
      <w:lvlJc w:val="left"/>
      <w:pPr>
        <w:ind w:left="2297" w:hanging="360"/>
      </w:pPr>
      <w:rPr>
        <w:rFonts w:ascii="Wingdings" w:hAnsi="Wingdings" w:hint="default"/>
      </w:rPr>
    </w:lvl>
    <w:lvl w:ilvl="3" w:tplc="04090001" w:tentative="1">
      <w:start w:val="1"/>
      <w:numFmt w:val="bullet"/>
      <w:lvlText w:val=""/>
      <w:lvlJc w:val="left"/>
      <w:pPr>
        <w:ind w:left="3017" w:hanging="360"/>
      </w:pPr>
      <w:rPr>
        <w:rFonts w:ascii="Symbol" w:hAnsi="Symbol" w:hint="default"/>
      </w:rPr>
    </w:lvl>
    <w:lvl w:ilvl="4" w:tplc="04090003" w:tentative="1">
      <w:start w:val="1"/>
      <w:numFmt w:val="bullet"/>
      <w:lvlText w:val="o"/>
      <w:lvlJc w:val="left"/>
      <w:pPr>
        <w:ind w:left="3737" w:hanging="360"/>
      </w:pPr>
      <w:rPr>
        <w:rFonts w:ascii="Courier New" w:hAnsi="Courier New" w:cs="Courier New" w:hint="default"/>
      </w:rPr>
    </w:lvl>
    <w:lvl w:ilvl="5" w:tplc="04090005" w:tentative="1">
      <w:start w:val="1"/>
      <w:numFmt w:val="bullet"/>
      <w:lvlText w:val=""/>
      <w:lvlJc w:val="left"/>
      <w:pPr>
        <w:ind w:left="4457" w:hanging="360"/>
      </w:pPr>
      <w:rPr>
        <w:rFonts w:ascii="Wingdings" w:hAnsi="Wingdings" w:hint="default"/>
      </w:rPr>
    </w:lvl>
    <w:lvl w:ilvl="6" w:tplc="04090001" w:tentative="1">
      <w:start w:val="1"/>
      <w:numFmt w:val="bullet"/>
      <w:lvlText w:val=""/>
      <w:lvlJc w:val="left"/>
      <w:pPr>
        <w:ind w:left="5177" w:hanging="360"/>
      </w:pPr>
      <w:rPr>
        <w:rFonts w:ascii="Symbol" w:hAnsi="Symbol" w:hint="default"/>
      </w:rPr>
    </w:lvl>
    <w:lvl w:ilvl="7" w:tplc="04090003" w:tentative="1">
      <w:start w:val="1"/>
      <w:numFmt w:val="bullet"/>
      <w:lvlText w:val="o"/>
      <w:lvlJc w:val="left"/>
      <w:pPr>
        <w:ind w:left="5897" w:hanging="360"/>
      </w:pPr>
      <w:rPr>
        <w:rFonts w:ascii="Courier New" w:hAnsi="Courier New" w:cs="Courier New" w:hint="default"/>
      </w:rPr>
    </w:lvl>
    <w:lvl w:ilvl="8" w:tplc="04090005" w:tentative="1">
      <w:start w:val="1"/>
      <w:numFmt w:val="bullet"/>
      <w:lvlText w:val=""/>
      <w:lvlJc w:val="left"/>
      <w:pPr>
        <w:ind w:left="6617" w:hanging="360"/>
      </w:pPr>
      <w:rPr>
        <w:rFonts w:ascii="Wingdings" w:hAnsi="Wingdings" w:hint="default"/>
      </w:rPr>
    </w:lvl>
  </w:abstractNum>
  <w:abstractNum w:abstractNumId="159" w15:restartNumberingAfterBreak="0">
    <w:nsid w:val="7F110094"/>
    <w:multiLevelType w:val="hybridMultilevel"/>
    <w:tmpl w:val="A8EE265E"/>
    <w:lvl w:ilvl="0" w:tplc="55E6B89E">
      <w:start w:val="1"/>
      <w:numFmt w:val="decimal"/>
      <w:lvlText w:val="%1."/>
      <w:lvlJc w:val="left"/>
      <w:pPr>
        <w:ind w:left="1440" w:hanging="360"/>
      </w:pPr>
      <w:rPr>
        <w:rFonts w:ascii="TH SarabunPSK" w:hAnsi="TH SarabunPSK" w:cs="TH SarabunPSK" w:hint="cs"/>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96"/>
  </w:num>
  <w:num w:numId="2">
    <w:abstractNumId w:val="55"/>
  </w:num>
  <w:num w:numId="3">
    <w:abstractNumId w:val="98"/>
  </w:num>
  <w:num w:numId="4">
    <w:abstractNumId w:val="156"/>
  </w:num>
  <w:num w:numId="5">
    <w:abstractNumId w:val="121"/>
  </w:num>
  <w:num w:numId="6">
    <w:abstractNumId w:val="41"/>
  </w:num>
  <w:num w:numId="7">
    <w:abstractNumId w:val="146"/>
  </w:num>
  <w:num w:numId="8">
    <w:abstractNumId w:val="82"/>
  </w:num>
  <w:num w:numId="9">
    <w:abstractNumId w:val="97"/>
  </w:num>
  <w:num w:numId="10">
    <w:abstractNumId w:val="105"/>
  </w:num>
  <w:num w:numId="11">
    <w:abstractNumId w:val="35"/>
  </w:num>
  <w:num w:numId="12">
    <w:abstractNumId w:val="31"/>
  </w:num>
  <w:num w:numId="13">
    <w:abstractNumId w:val="44"/>
  </w:num>
  <w:num w:numId="14">
    <w:abstractNumId w:val="92"/>
  </w:num>
  <w:num w:numId="15">
    <w:abstractNumId w:val="46"/>
  </w:num>
  <w:num w:numId="16">
    <w:abstractNumId w:val="154"/>
  </w:num>
  <w:num w:numId="17">
    <w:abstractNumId w:val="145"/>
  </w:num>
  <w:num w:numId="18">
    <w:abstractNumId w:val="93"/>
  </w:num>
  <w:num w:numId="19">
    <w:abstractNumId w:val="36"/>
  </w:num>
  <w:num w:numId="20">
    <w:abstractNumId w:val="77"/>
  </w:num>
  <w:num w:numId="21">
    <w:abstractNumId w:val="59"/>
  </w:num>
  <w:num w:numId="22">
    <w:abstractNumId w:val="52"/>
  </w:num>
  <w:num w:numId="23">
    <w:abstractNumId w:val="87"/>
  </w:num>
  <w:num w:numId="24">
    <w:abstractNumId w:val="45"/>
  </w:num>
  <w:num w:numId="25">
    <w:abstractNumId w:val="48"/>
  </w:num>
  <w:num w:numId="26">
    <w:abstractNumId w:val="9"/>
  </w:num>
  <w:num w:numId="27">
    <w:abstractNumId w:val="140"/>
  </w:num>
  <w:num w:numId="28">
    <w:abstractNumId w:val="47"/>
  </w:num>
  <w:num w:numId="29">
    <w:abstractNumId w:val="150"/>
  </w:num>
  <w:num w:numId="30">
    <w:abstractNumId w:val="90"/>
  </w:num>
  <w:num w:numId="31">
    <w:abstractNumId w:val="5"/>
  </w:num>
  <w:num w:numId="32">
    <w:abstractNumId w:val="83"/>
  </w:num>
  <w:num w:numId="33">
    <w:abstractNumId w:val="67"/>
  </w:num>
  <w:num w:numId="34">
    <w:abstractNumId w:val="147"/>
  </w:num>
  <w:num w:numId="35">
    <w:abstractNumId w:val="102"/>
  </w:num>
  <w:num w:numId="36">
    <w:abstractNumId w:val="3"/>
  </w:num>
  <w:num w:numId="37">
    <w:abstractNumId w:val="132"/>
  </w:num>
  <w:num w:numId="38">
    <w:abstractNumId w:val="125"/>
  </w:num>
  <w:num w:numId="39">
    <w:abstractNumId w:val="28"/>
  </w:num>
  <w:num w:numId="40">
    <w:abstractNumId w:val="153"/>
  </w:num>
  <w:num w:numId="41">
    <w:abstractNumId w:val="103"/>
  </w:num>
  <w:num w:numId="42">
    <w:abstractNumId w:val="53"/>
  </w:num>
  <w:num w:numId="43">
    <w:abstractNumId w:val="95"/>
  </w:num>
  <w:num w:numId="44">
    <w:abstractNumId w:val="130"/>
  </w:num>
  <w:num w:numId="45">
    <w:abstractNumId w:val="1"/>
  </w:num>
  <w:num w:numId="46">
    <w:abstractNumId w:val="133"/>
  </w:num>
  <w:num w:numId="47">
    <w:abstractNumId w:val="75"/>
  </w:num>
  <w:num w:numId="48">
    <w:abstractNumId w:val="4"/>
  </w:num>
  <w:num w:numId="49">
    <w:abstractNumId w:val="21"/>
  </w:num>
  <w:num w:numId="50">
    <w:abstractNumId w:val="108"/>
  </w:num>
  <w:num w:numId="51">
    <w:abstractNumId w:val="78"/>
  </w:num>
  <w:num w:numId="52">
    <w:abstractNumId w:val="104"/>
  </w:num>
  <w:num w:numId="53">
    <w:abstractNumId w:val="122"/>
  </w:num>
  <w:num w:numId="54">
    <w:abstractNumId w:val="110"/>
  </w:num>
  <w:num w:numId="55">
    <w:abstractNumId w:val="49"/>
  </w:num>
  <w:num w:numId="56">
    <w:abstractNumId w:val="7"/>
  </w:num>
  <w:num w:numId="57">
    <w:abstractNumId w:val="65"/>
  </w:num>
  <w:num w:numId="58">
    <w:abstractNumId w:val="106"/>
  </w:num>
  <w:num w:numId="59">
    <w:abstractNumId w:val="117"/>
  </w:num>
  <w:num w:numId="60">
    <w:abstractNumId w:val="99"/>
  </w:num>
  <w:num w:numId="61">
    <w:abstractNumId w:val="23"/>
  </w:num>
  <w:num w:numId="62">
    <w:abstractNumId w:val="84"/>
  </w:num>
  <w:num w:numId="63">
    <w:abstractNumId w:val="120"/>
  </w:num>
  <w:num w:numId="64">
    <w:abstractNumId w:val="8"/>
  </w:num>
  <w:num w:numId="65">
    <w:abstractNumId w:val="60"/>
  </w:num>
  <w:num w:numId="66">
    <w:abstractNumId w:val="61"/>
  </w:num>
  <w:num w:numId="67">
    <w:abstractNumId w:val="63"/>
  </w:num>
  <w:num w:numId="68">
    <w:abstractNumId w:val="135"/>
  </w:num>
  <w:num w:numId="69">
    <w:abstractNumId w:val="6"/>
  </w:num>
  <w:num w:numId="70">
    <w:abstractNumId w:val="111"/>
  </w:num>
  <w:num w:numId="71">
    <w:abstractNumId w:val="13"/>
  </w:num>
  <w:num w:numId="72">
    <w:abstractNumId w:val="34"/>
  </w:num>
  <w:num w:numId="73">
    <w:abstractNumId w:val="10"/>
  </w:num>
  <w:num w:numId="74">
    <w:abstractNumId w:val="137"/>
  </w:num>
  <w:num w:numId="75">
    <w:abstractNumId w:val="54"/>
  </w:num>
  <w:num w:numId="76">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52"/>
  </w:num>
  <w:num w:numId="78">
    <w:abstractNumId w:val="11"/>
  </w:num>
  <w:num w:numId="79">
    <w:abstractNumId w:val="155"/>
  </w:num>
  <w:num w:numId="80">
    <w:abstractNumId w:val="39"/>
  </w:num>
  <w:num w:numId="81">
    <w:abstractNumId w:val="136"/>
  </w:num>
  <w:num w:numId="82">
    <w:abstractNumId w:val="29"/>
  </w:num>
  <w:num w:numId="83">
    <w:abstractNumId w:val="15"/>
  </w:num>
  <w:num w:numId="84">
    <w:abstractNumId w:val="26"/>
  </w:num>
  <w:num w:numId="85">
    <w:abstractNumId w:val="72"/>
  </w:num>
  <w:num w:numId="86">
    <w:abstractNumId w:val="112"/>
  </w:num>
  <w:num w:numId="8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49"/>
  </w:num>
  <w:num w:numId="89">
    <w:abstractNumId w:val="38"/>
  </w:num>
  <w:num w:numId="90">
    <w:abstractNumId w:val="25"/>
  </w:num>
  <w:num w:numId="91">
    <w:abstractNumId w:val="100"/>
  </w:num>
  <w:num w:numId="92">
    <w:abstractNumId w:val="126"/>
  </w:num>
  <w:num w:numId="93">
    <w:abstractNumId w:val="134"/>
  </w:num>
  <w:num w:numId="94">
    <w:abstractNumId w:val="115"/>
  </w:num>
  <w:num w:numId="95">
    <w:abstractNumId w:val="51"/>
  </w:num>
  <w:num w:numId="96">
    <w:abstractNumId w:val="70"/>
  </w:num>
  <w:num w:numId="97">
    <w:abstractNumId w:val="42"/>
  </w:num>
  <w:num w:numId="98">
    <w:abstractNumId w:val="107"/>
  </w:num>
  <w:num w:numId="99">
    <w:abstractNumId w:val="139"/>
  </w:num>
  <w:num w:numId="100">
    <w:abstractNumId w:val="22"/>
  </w:num>
  <w:num w:numId="101">
    <w:abstractNumId w:val="158"/>
  </w:num>
  <w:num w:numId="102">
    <w:abstractNumId w:val="89"/>
  </w:num>
  <w:num w:numId="103">
    <w:abstractNumId w:val="17"/>
  </w:num>
  <w:num w:numId="104">
    <w:abstractNumId w:val="119"/>
  </w:num>
  <w:num w:numId="105">
    <w:abstractNumId w:val="116"/>
  </w:num>
  <w:num w:numId="106">
    <w:abstractNumId w:val="64"/>
  </w:num>
  <w:num w:numId="107">
    <w:abstractNumId w:val="141"/>
  </w:num>
  <w:num w:numId="108">
    <w:abstractNumId w:val="129"/>
  </w:num>
  <w:num w:numId="109">
    <w:abstractNumId w:val="101"/>
  </w:num>
  <w:num w:numId="110">
    <w:abstractNumId w:val="68"/>
  </w:num>
  <w:num w:numId="111">
    <w:abstractNumId w:val="56"/>
  </w:num>
  <w:num w:numId="112">
    <w:abstractNumId w:val="91"/>
  </w:num>
  <w:num w:numId="113">
    <w:abstractNumId w:val="50"/>
  </w:num>
  <w:num w:numId="114">
    <w:abstractNumId w:val="159"/>
  </w:num>
  <w:num w:numId="115">
    <w:abstractNumId w:val="14"/>
  </w:num>
  <w:num w:numId="116">
    <w:abstractNumId w:val="20"/>
  </w:num>
  <w:num w:numId="117">
    <w:abstractNumId w:val="85"/>
  </w:num>
  <w:num w:numId="118">
    <w:abstractNumId w:val="40"/>
  </w:num>
  <w:num w:numId="119">
    <w:abstractNumId w:val="76"/>
  </w:num>
  <w:num w:numId="120">
    <w:abstractNumId w:val="144"/>
  </w:num>
  <w:num w:numId="121">
    <w:abstractNumId w:val="157"/>
  </w:num>
  <w:num w:numId="122">
    <w:abstractNumId w:val="12"/>
  </w:num>
  <w:num w:numId="123">
    <w:abstractNumId w:val="24"/>
  </w:num>
  <w:num w:numId="124">
    <w:abstractNumId w:val="74"/>
  </w:num>
  <w:num w:numId="125">
    <w:abstractNumId w:val="33"/>
  </w:num>
  <w:num w:numId="126">
    <w:abstractNumId w:val="138"/>
  </w:num>
  <w:num w:numId="127">
    <w:abstractNumId w:val="142"/>
  </w:num>
  <w:num w:numId="128">
    <w:abstractNumId w:val="127"/>
  </w:num>
  <w:num w:numId="129">
    <w:abstractNumId w:val="143"/>
  </w:num>
  <w:num w:numId="130">
    <w:abstractNumId w:val="123"/>
  </w:num>
  <w:num w:numId="131">
    <w:abstractNumId w:val="71"/>
  </w:num>
  <w:num w:numId="132">
    <w:abstractNumId w:val="19"/>
  </w:num>
  <w:num w:numId="133">
    <w:abstractNumId w:val="81"/>
  </w:num>
  <w:num w:numId="134">
    <w:abstractNumId w:val="18"/>
  </w:num>
  <w:num w:numId="135">
    <w:abstractNumId w:val="148"/>
  </w:num>
  <w:num w:numId="136">
    <w:abstractNumId w:val="151"/>
  </w:num>
  <w:num w:numId="137">
    <w:abstractNumId w:val="124"/>
  </w:num>
  <w:num w:numId="138">
    <w:abstractNumId w:val="88"/>
  </w:num>
  <w:num w:numId="139">
    <w:abstractNumId w:val="16"/>
  </w:num>
  <w:num w:numId="140">
    <w:abstractNumId w:val="66"/>
  </w:num>
  <w:num w:numId="141">
    <w:abstractNumId w:val="69"/>
  </w:num>
  <w:num w:numId="142">
    <w:abstractNumId w:val="80"/>
  </w:num>
  <w:num w:numId="143">
    <w:abstractNumId w:val="27"/>
  </w:num>
  <w:num w:numId="144">
    <w:abstractNumId w:val="128"/>
  </w:num>
  <w:num w:numId="145">
    <w:abstractNumId w:val="109"/>
  </w:num>
  <w:num w:numId="146">
    <w:abstractNumId w:val="37"/>
  </w:num>
  <w:num w:numId="147">
    <w:abstractNumId w:val="86"/>
  </w:num>
  <w:num w:numId="148">
    <w:abstractNumId w:val="62"/>
  </w:num>
  <w:num w:numId="149">
    <w:abstractNumId w:val="79"/>
  </w:num>
  <w:num w:numId="150">
    <w:abstractNumId w:val="30"/>
  </w:num>
  <w:num w:numId="151">
    <w:abstractNumId w:val="0"/>
  </w:num>
  <w:num w:numId="152">
    <w:abstractNumId w:val="57"/>
  </w:num>
  <w:num w:numId="153">
    <w:abstractNumId w:val="2"/>
  </w:num>
  <w:num w:numId="154">
    <w:abstractNumId w:val="113"/>
  </w:num>
  <w:num w:numId="155">
    <w:abstractNumId w:val="73"/>
  </w:num>
  <w:num w:numId="156">
    <w:abstractNumId w:val="118"/>
  </w:num>
  <w:num w:numId="157">
    <w:abstractNumId w:val="43"/>
  </w:num>
  <w:num w:numId="158">
    <w:abstractNumId w:val="32"/>
  </w:num>
  <w:num w:numId="159">
    <w:abstractNumId w:val="58"/>
  </w:num>
  <w:num w:numId="160">
    <w:abstractNumId w:val="131"/>
  </w:num>
  <w:num w:numId="161">
    <w:abstractNumId w:val="114"/>
  </w:num>
  <w:num w:numId="162">
    <w:abstractNumId w:val="94"/>
  </w:num>
  <w:num w:numId="163">
    <w:abstractNumId w:val="54"/>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GrammaticalErrors/>
  <w:proofState w:spelling="clean"/>
  <w:defaultTabStop w:val="720"/>
  <w:characterSpacingControl w:val="doNotCompress"/>
  <w:hdrShapeDefaults>
    <o:shapedefaults v:ext="edit" spidmax="2049" fillcolor="white">
      <v:fill color="white"/>
    </o:shapedefaults>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056"/>
    <w:rsid w:val="0000019B"/>
    <w:rsid w:val="000005CA"/>
    <w:rsid w:val="00000679"/>
    <w:rsid w:val="00000DDE"/>
    <w:rsid w:val="00000F84"/>
    <w:rsid w:val="00000FA5"/>
    <w:rsid w:val="000010AD"/>
    <w:rsid w:val="000010CD"/>
    <w:rsid w:val="00001195"/>
    <w:rsid w:val="00001436"/>
    <w:rsid w:val="0000149C"/>
    <w:rsid w:val="00001BA7"/>
    <w:rsid w:val="00001BFF"/>
    <w:rsid w:val="00001C0D"/>
    <w:rsid w:val="00001CEA"/>
    <w:rsid w:val="00001D76"/>
    <w:rsid w:val="00001F19"/>
    <w:rsid w:val="000021B5"/>
    <w:rsid w:val="000021C1"/>
    <w:rsid w:val="00002325"/>
    <w:rsid w:val="00002407"/>
    <w:rsid w:val="000026BD"/>
    <w:rsid w:val="00002A3A"/>
    <w:rsid w:val="00002A76"/>
    <w:rsid w:val="00002BFC"/>
    <w:rsid w:val="00003105"/>
    <w:rsid w:val="00003344"/>
    <w:rsid w:val="00003550"/>
    <w:rsid w:val="000035C0"/>
    <w:rsid w:val="00003737"/>
    <w:rsid w:val="0000377F"/>
    <w:rsid w:val="0000385C"/>
    <w:rsid w:val="00003A8B"/>
    <w:rsid w:val="00003EC4"/>
    <w:rsid w:val="00004001"/>
    <w:rsid w:val="000042B3"/>
    <w:rsid w:val="00004349"/>
    <w:rsid w:val="0000452B"/>
    <w:rsid w:val="0000509C"/>
    <w:rsid w:val="00005158"/>
    <w:rsid w:val="000051BD"/>
    <w:rsid w:val="000054EC"/>
    <w:rsid w:val="000058CA"/>
    <w:rsid w:val="00005ABA"/>
    <w:rsid w:val="00005FF8"/>
    <w:rsid w:val="000064EC"/>
    <w:rsid w:val="00006AC3"/>
    <w:rsid w:val="00006B3D"/>
    <w:rsid w:val="00006FCD"/>
    <w:rsid w:val="00007545"/>
    <w:rsid w:val="0000780F"/>
    <w:rsid w:val="00007A3B"/>
    <w:rsid w:val="00007B75"/>
    <w:rsid w:val="00007EFF"/>
    <w:rsid w:val="0001022F"/>
    <w:rsid w:val="000102F8"/>
    <w:rsid w:val="00010368"/>
    <w:rsid w:val="00010475"/>
    <w:rsid w:val="0001081D"/>
    <w:rsid w:val="00010977"/>
    <w:rsid w:val="00011313"/>
    <w:rsid w:val="00011452"/>
    <w:rsid w:val="0001174E"/>
    <w:rsid w:val="000119AE"/>
    <w:rsid w:val="00011D5B"/>
    <w:rsid w:val="00011DBF"/>
    <w:rsid w:val="00012237"/>
    <w:rsid w:val="00012494"/>
    <w:rsid w:val="0001249C"/>
    <w:rsid w:val="00012B80"/>
    <w:rsid w:val="0001317F"/>
    <w:rsid w:val="000132D6"/>
    <w:rsid w:val="00013A24"/>
    <w:rsid w:val="00013D35"/>
    <w:rsid w:val="000143BA"/>
    <w:rsid w:val="00014A0F"/>
    <w:rsid w:val="00014A4D"/>
    <w:rsid w:val="000151A1"/>
    <w:rsid w:val="00015838"/>
    <w:rsid w:val="00016179"/>
    <w:rsid w:val="00016575"/>
    <w:rsid w:val="000165CC"/>
    <w:rsid w:val="0001672A"/>
    <w:rsid w:val="00017004"/>
    <w:rsid w:val="00017200"/>
    <w:rsid w:val="00017281"/>
    <w:rsid w:val="000173FA"/>
    <w:rsid w:val="00017A2E"/>
    <w:rsid w:val="00017C9D"/>
    <w:rsid w:val="0002018F"/>
    <w:rsid w:val="00020EE9"/>
    <w:rsid w:val="00021069"/>
    <w:rsid w:val="00021443"/>
    <w:rsid w:val="000216F6"/>
    <w:rsid w:val="00021B07"/>
    <w:rsid w:val="00022BA4"/>
    <w:rsid w:val="00022C40"/>
    <w:rsid w:val="00022C46"/>
    <w:rsid w:val="00022D4D"/>
    <w:rsid w:val="00023164"/>
    <w:rsid w:val="000236C1"/>
    <w:rsid w:val="00023A3E"/>
    <w:rsid w:val="0002406A"/>
    <w:rsid w:val="000247A5"/>
    <w:rsid w:val="00024A05"/>
    <w:rsid w:val="00024C99"/>
    <w:rsid w:val="00024D4F"/>
    <w:rsid w:val="00025089"/>
    <w:rsid w:val="000257E6"/>
    <w:rsid w:val="000258CC"/>
    <w:rsid w:val="00025EB0"/>
    <w:rsid w:val="00025F9B"/>
    <w:rsid w:val="000269CB"/>
    <w:rsid w:val="000269E7"/>
    <w:rsid w:val="00026A21"/>
    <w:rsid w:val="00026D57"/>
    <w:rsid w:val="00026E34"/>
    <w:rsid w:val="00027049"/>
    <w:rsid w:val="00027672"/>
    <w:rsid w:val="0002793D"/>
    <w:rsid w:val="00027A2E"/>
    <w:rsid w:val="00027A33"/>
    <w:rsid w:val="00027A3B"/>
    <w:rsid w:val="00030031"/>
    <w:rsid w:val="00030071"/>
    <w:rsid w:val="000302CB"/>
    <w:rsid w:val="00030308"/>
    <w:rsid w:val="0003049C"/>
    <w:rsid w:val="000305A9"/>
    <w:rsid w:val="00030BD8"/>
    <w:rsid w:val="00030D39"/>
    <w:rsid w:val="00030E56"/>
    <w:rsid w:val="00030F9F"/>
    <w:rsid w:val="0003137B"/>
    <w:rsid w:val="00031AA1"/>
    <w:rsid w:val="00031AA6"/>
    <w:rsid w:val="00031B8C"/>
    <w:rsid w:val="00031C62"/>
    <w:rsid w:val="00031E80"/>
    <w:rsid w:val="000327E3"/>
    <w:rsid w:val="00032871"/>
    <w:rsid w:val="00032AD3"/>
    <w:rsid w:val="00032D9B"/>
    <w:rsid w:val="00033092"/>
    <w:rsid w:val="000331F9"/>
    <w:rsid w:val="0003320F"/>
    <w:rsid w:val="0003394E"/>
    <w:rsid w:val="00033FA5"/>
    <w:rsid w:val="0003407F"/>
    <w:rsid w:val="0003440A"/>
    <w:rsid w:val="00034F05"/>
    <w:rsid w:val="00035C09"/>
    <w:rsid w:val="00035E21"/>
    <w:rsid w:val="00035F69"/>
    <w:rsid w:val="00036037"/>
    <w:rsid w:val="000365C4"/>
    <w:rsid w:val="0003688E"/>
    <w:rsid w:val="00036D03"/>
    <w:rsid w:val="00037605"/>
    <w:rsid w:val="00037A17"/>
    <w:rsid w:val="00037B81"/>
    <w:rsid w:val="00037D5F"/>
    <w:rsid w:val="00040299"/>
    <w:rsid w:val="000405FE"/>
    <w:rsid w:val="00040D28"/>
    <w:rsid w:val="0004124A"/>
    <w:rsid w:val="0004163E"/>
    <w:rsid w:val="00041F6F"/>
    <w:rsid w:val="0004255A"/>
    <w:rsid w:val="0004262E"/>
    <w:rsid w:val="00042836"/>
    <w:rsid w:val="000429AE"/>
    <w:rsid w:val="00042A8D"/>
    <w:rsid w:val="00042DBA"/>
    <w:rsid w:val="000435B2"/>
    <w:rsid w:val="00043615"/>
    <w:rsid w:val="0004384F"/>
    <w:rsid w:val="00043931"/>
    <w:rsid w:val="00043A91"/>
    <w:rsid w:val="00043FC3"/>
    <w:rsid w:val="000442CC"/>
    <w:rsid w:val="00044767"/>
    <w:rsid w:val="00044ABC"/>
    <w:rsid w:val="00044AD7"/>
    <w:rsid w:val="0004515C"/>
    <w:rsid w:val="00045161"/>
    <w:rsid w:val="000453D7"/>
    <w:rsid w:val="00045893"/>
    <w:rsid w:val="00045AC7"/>
    <w:rsid w:val="00045EA0"/>
    <w:rsid w:val="00046110"/>
    <w:rsid w:val="00047126"/>
    <w:rsid w:val="000471EE"/>
    <w:rsid w:val="00047649"/>
    <w:rsid w:val="000477E1"/>
    <w:rsid w:val="00047817"/>
    <w:rsid w:val="00050017"/>
    <w:rsid w:val="000505D3"/>
    <w:rsid w:val="00051108"/>
    <w:rsid w:val="00051765"/>
    <w:rsid w:val="00051772"/>
    <w:rsid w:val="000519B1"/>
    <w:rsid w:val="000523AA"/>
    <w:rsid w:val="00052535"/>
    <w:rsid w:val="00052BC7"/>
    <w:rsid w:val="0005329A"/>
    <w:rsid w:val="0005357E"/>
    <w:rsid w:val="0005367F"/>
    <w:rsid w:val="0005479F"/>
    <w:rsid w:val="00054839"/>
    <w:rsid w:val="00054A2B"/>
    <w:rsid w:val="000553C6"/>
    <w:rsid w:val="00055772"/>
    <w:rsid w:val="0005580D"/>
    <w:rsid w:val="00055A34"/>
    <w:rsid w:val="00055AF9"/>
    <w:rsid w:val="00055D2A"/>
    <w:rsid w:val="000562F6"/>
    <w:rsid w:val="0005756D"/>
    <w:rsid w:val="00057703"/>
    <w:rsid w:val="00057AB1"/>
    <w:rsid w:val="00060208"/>
    <w:rsid w:val="000605AB"/>
    <w:rsid w:val="00060BDB"/>
    <w:rsid w:val="000611EE"/>
    <w:rsid w:val="000617F9"/>
    <w:rsid w:val="00061875"/>
    <w:rsid w:val="0006212B"/>
    <w:rsid w:val="00062A3E"/>
    <w:rsid w:val="00062C6B"/>
    <w:rsid w:val="00063382"/>
    <w:rsid w:val="00063DC7"/>
    <w:rsid w:val="0006447A"/>
    <w:rsid w:val="00064700"/>
    <w:rsid w:val="00064769"/>
    <w:rsid w:val="000647E7"/>
    <w:rsid w:val="000649BE"/>
    <w:rsid w:val="00065391"/>
    <w:rsid w:val="00065AC1"/>
    <w:rsid w:val="00065E40"/>
    <w:rsid w:val="00066292"/>
    <w:rsid w:val="00066361"/>
    <w:rsid w:val="000666F8"/>
    <w:rsid w:val="00066AE9"/>
    <w:rsid w:val="00066C46"/>
    <w:rsid w:val="00067718"/>
    <w:rsid w:val="00067CCF"/>
    <w:rsid w:val="00067F6C"/>
    <w:rsid w:val="00070AD4"/>
    <w:rsid w:val="00070BBA"/>
    <w:rsid w:val="000711E8"/>
    <w:rsid w:val="00071344"/>
    <w:rsid w:val="00071AC1"/>
    <w:rsid w:val="00071E19"/>
    <w:rsid w:val="00072999"/>
    <w:rsid w:val="00072C64"/>
    <w:rsid w:val="0007311F"/>
    <w:rsid w:val="00073309"/>
    <w:rsid w:val="000736F5"/>
    <w:rsid w:val="000738EA"/>
    <w:rsid w:val="00073900"/>
    <w:rsid w:val="00073C1E"/>
    <w:rsid w:val="00073C3B"/>
    <w:rsid w:val="00074266"/>
    <w:rsid w:val="000745C4"/>
    <w:rsid w:val="00074622"/>
    <w:rsid w:val="00074940"/>
    <w:rsid w:val="00074BAB"/>
    <w:rsid w:val="0007501A"/>
    <w:rsid w:val="00075530"/>
    <w:rsid w:val="00075565"/>
    <w:rsid w:val="00075789"/>
    <w:rsid w:val="00075FD3"/>
    <w:rsid w:val="000767ED"/>
    <w:rsid w:val="0007685E"/>
    <w:rsid w:val="00076880"/>
    <w:rsid w:val="00076F3E"/>
    <w:rsid w:val="000775EA"/>
    <w:rsid w:val="0007786E"/>
    <w:rsid w:val="00077A2C"/>
    <w:rsid w:val="000803A7"/>
    <w:rsid w:val="0008076A"/>
    <w:rsid w:val="000808CE"/>
    <w:rsid w:val="00080900"/>
    <w:rsid w:val="000810C6"/>
    <w:rsid w:val="0008117D"/>
    <w:rsid w:val="000812FC"/>
    <w:rsid w:val="000813D1"/>
    <w:rsid w:val="0008143B"/>
    <w:rsid w:val="000815EA"/>
    <w:rsid w:val="00081619"/>
    <w:rsid w:val="00081CC2"/>
    <w:rsid w:val="000821E8"/>
    <w:rsid w:val="0008247C"/>
    <w:rsid w:val="0008248C"/>
    <w:rsid w:val="00082C2D"/>
    <w:rsid w:val="00082EE3"/>
    <w:rsid w:val="00082EEB"/>
    <w:rsid w:val="00082FB5"/>
    <w:rsid w:val="00083607"/>
    <w:rsid w:val="00083803"/>
    <w:rsid w:val="00083EAE"/>
    <w:rsid w:val="00084230"/>
    <w:rsid w:val="000845E3"/>
    <w:rsid w:val="000847B5"/>
    <w:rsid w:val="000849B2"/>
    <w:rsid w:val="000858C5"/>
    <w:rsid w:val="00085ABF"/>
    <w:rsid w:val="00085ED8"/>
    <w:rsid w:val="000860A6"/>
    <w:rsid w:val="000864AE"/>
    <w:rsid w:val="000864E5"/>
    <w:rsid w:val="00086565"/>
    <w:rsid w:val="0008688D"/>
    <w:rsid w:val="000868E4"/>
    <w:rsid w:val="00086A03"/>
    <w:rsid w:val="00086BA2"/>
    <w:rsid w:val="00086BF2"/>
    <w:rsid w:val="00086DF1"/>
    <w:rsid w:val="0008718D"/>
    <w:rsid w:val="00087AAE"/>
    <w:rsid w:val="00087B06"/>
    <w:rsid w:val="00087BD4"/>
    <w:rsid w:val="00087D55"/>
    <w:rsid w:val="00087DA7"/>
    <w:rsid w:val="00090269"/>
    <w:rsid w:val="00090460"/>
    <w:rsid w:val="00090587"/>
    <w:rsid w:val="00090998"/>
    <w:rsid w:val="00091140"/>
    <w:rsid w:val="00092A4C"/>
    <w:rsid w:val="000935D1"/>
    <w:rsid w:val="000937A9"/>
    <w:rsid w:val="0009390E"/>
    <w:rsid w:val="00093D39"/>
    <w:rsid w:val="00093D52"/>
    <w:rsid w:val="00093FD0"/>
    <w:rsid w:val="00094639"/>
    <w:rsid w:val="000949C5"/>
    <w:rsid w:val="00094EFC"/>
    <w:rsid w:val="00095397"/>
    <w:rsid w:val="00095441"/>
    <w:rsid w:val="00095622"/>
    <w:rsid w:val="0009568E"/>
    <w:rsid w:val="000956BE"/>
    <w:rsid w:val="00095845"/>
    <w:rsid w:val="00095DAC"/>
    <w:rsid w:val="00095FF2"/>
    <w:rsid w:val="00096045"/>
    <w:rsid w:val="0009605A"/>
    <w:rsid w:val="00096066"/>
    <w:rsid w:val="00096330"/>
    <w:rsid w:val="0009651D"/>
    <w:rsid w:val="0009675F"/>
    <w:rsid w:val="00096B4A"/>
    <w:rsid w:val="000971B7"/>
    <w:rsid w:val="000972ED"/>
    <w:rsid w:val="00097431"/>
    <w:rsid w:val="00097461"/>
    <w:rsid w:val="000975A6"/>
    <w:rsid w:val="00097916"/>
    <w:rsid w:val="00097AFD"/>
    <w:rsid w:val="000A06DF"/>
    <w:rsid w:val="000A0EE2"/>
    <w:rsid w:val="000A0F06"/>
    <w:rsid w:val="000A1006"/>
    <w:rsid w:val="000A12D4"/>
    <w:rsid w:val="000A1930"/>
    <w:rsid w:val="000A1C82"/>
    <w:rsid w:val="000A1E24"/>
    <w:rsid w:val="000A1EBC"/>
    <w:rsid w:val="000A21B0"/>
    <w:rsid w:val="000A229C"/>
    <w:rsid w:val="000A239E"/>
    <w:rsid w:val="000A2968"/>
    <w:rsid w:val="000A2A5E"/>
    <w:rsid w:val="000A2BF6"/>
    <w:rsid w:val="000A2E32"/>
    <w:rsid w:val="000A3278"/>
    <w:rsid w:val="000A4659"/>
    <w:rsid w:val="000A485F"/>
    <w:rsid w:val="000A4BD6"/>
    <w:rsid w:val="000A4C6E"/>
    <w:rsid w:val="000A4DAF"/>
    <w:rsid w:val="000A5892"/>
    <w:rsid w:val="000A649C"/>
    <w:rsid w:val="000A6725"/>
    <w:rsid w:val="000A6ACA"/>
    <w:rsid w:val="000A6E03"/>
    <w:rsid w:val="000A6F5D"/>
    <w:rsid w:val="000A7242"/>
    <w:rsid w:val="000A7552"/>
    <w:rsid w:val="000B0008"/>
    <w:rsid w:val="000B05C0"/>
    <w:rsid w:val="000B069A"/>
    <w:rsid w:val="000B085E"/>
    <w:rsid w:val="000B09A4"/>
    <w:rsid w:val="000B09A6"/>
    <w:rsid w:val="000B0C82"/>
    <w:rsid w:val="000B1104"/>
    <w:rsid w:val="000B1233"/>
    <w:rsid w:val="000B12D3"/>
    <w:rsid w:val="000B1BA3"/>
    <w:rsid w:val="000B21D8"/>
    <w:rsid w:val="000B2210"/>
    <w:rsid w:val="000B2636"/>
    <w:rsid w:val="000B26C4"/>
    <w:rsid w:val="000B2752"/>
    <w:rsid w:val="000B2EE3"/>
    <w:rsid w:val="000B31C9"/>
    <w:rsid w:val="000B3694"/>
    <w:rsid w:val="000B4008"/>
    <w:rsid w:val="000B44FF"/>
    <w:rsid w:val="000B47B7"/>
    <w:rsid w:val="000B5BA8"/>
    <w:rsid w:val="000B5FDD"/>
    <w:rsid w:val="000B5FEE"/>
    <w:rsid w:val="000B6126"/>
    <w:rsid w:val="000B659C"/>
    <w:rsid w:val="000B67C3"/>
    <w:rsid w:val="000B6EEA"/>
    <w:rsid w:val="000B704A"/>
    <w:rsid w:val="000B738D"/>
    <w:rsid w:val="000B76CF"/>
    <w:rsid w:val="000B7FB4"/>
    <w:rsid w:val="000C0975"/>
    <w:rsid w:val="000C0F6B"/>
    <w:rsid w:val="000C17DC"/>
    <w:rsid w:val="000C1875"/>
    <w:rsid w:val="000C191F"/>
    <w:rsid w:val="000C1D49"/>
    <w:rsid w:val="000C22D3"/>
    <w:rsid w:val="000C29F1"/>
    <w:rsid w:val="000C2C83"/>
    <w:rsid w:val="000C2D99"/>
    <w:rsid w:val="000C31B5"/>
    <w:rsid w:val="000C31EE"/>
    <w:rsid w:val="000C3331"/>
    <w:rsid w:val="000C358E"/>
    <w:rsid w:val="000C395F"/>
    <w:rsid w:val="000C3B88"/>
    <w:rsid w:val="000C42A5"/>
    <w:rsid w:val="000C482F"/>
    <w:rsid w:val="000C4935"/>
    <w:rsid w:val="000C49E1"/>
    <w:rsid w:val="000C4AE0"/>
    <w:rsid w:val="000C4F37"/>
    <w:rsid w:val="000C5561"/>
    <w:rsid w:val="000C57D6"/>
    <w:rsid w:val="000C5EE3"/>
    <w:rsid w:val="000C6145"/>
    <w:rsid w:val="000C626C"/>
    <w:rsid w:val="000C627F"/>
    <w:rsid w:val="000C6619"/>
    <w:rsid w:val="000C6A7B"/>
    <w:rsid w:val="000C75F9"/>
    <w:rsid w:val="000C7802"/>
    <w:rsid w:val="000C793B"/>
    <w:rsid w:val="000C7BE1"/>
    <w:rsid w:val="000C7BF5"/>
    <w:rsid w:val="000C7DC3"/>
    <w:rsid w:val="000D03C3"/>
    <w:rsid w:val="000D1062"/>
    <w:rsid w:val="000D1321"/>
    <w:rsid w:val="000D148A"/>
    <w:rsid w:val="000D14F3"/>
    <w:rsid w:val="000D1F8F"/>
    <w:rsid w:val="000D26E9"/>
    <w:rsid w:val="000D2A4C"/>
    <w:rsid w:val="000D2B75"/>
    <w:rsid w:val="000D307D"/>
    <w:rsid w:val="000D35EE"/>
    <w:rsid w:val="000D36E2"/>
    <w:rsid w:val="000D3AE0"/>
    <w:rsid w:val="000D3B28"/>
    <w:rsid w:val="000D3C0F"/>
    <w:rsid w:val="000D3E3F"/>
    <w:rsid w:val="000D4241"/>
    <w:rsid w:val="000D4587"/>
    <w:rsid w:val="000D483F"/>
    <w:rsid w:val="000D4E76"/>
    <w:rsid w:val="000D5D96"/>
    <w:rsid w:val="000D5EEE"/>
    <w:rsid w:val="000D5F3F"/>
    <w:rsid w:val="000D63B1"/>
    <w:rsid w:val="000D63DC"/>
    <w:rsid w:val="000D6C5B"/>
    <w:rsid w:val="000D7263"/>
    <w:rsid w:val="000D7493"/>
    <w:rsid w:val="000D754D"/>
    <w:rsid w:val="000D762C"/>
    <w:rsid w:val="000D7F2F"/>
    <w:rsid w:val="000E0005"/>
    <w:rsid w:val="000E1554"/>
    <w:rsid w:val="000E1948"/>
    <w:rsid w:val="000E1B24"/>
    <w:rsid w:val="000E328C"/>
    <w:rsid w:val="000E32C1"/>
    <w:rsid w:val="000E3483"/>
    <w:rsid w:val="000E34B1"/>
    <w:rsid w:val="000E390B"/>
    <w:rsid w:val="000E3960"/>
    <w:rsid w:val="000E3EB8"/>
    <w:rsid w:val="000E463C"/>
    <w:rsid w:val="000E46F7"/>
    <w:rsid w:val="000E4760"/>
    <w:rsid w:val="000E4A93"/>
    <w:rsid w:val="000E4DEC"/>
    <w:rsid w:val="000E53C3"/>
    <w:rsid w:val="000E55C2"/>
    <w:rsid w:val="000E5FDF"/>
    <w:rsid w:val="000E659B"/>
    <w:rsid w:val="000E6666"/>
    <w:rsid w:val="000E678A"/>
    <w:rsid w:val="000E6C17"/>
    <w:rsid w:val="000E74F4"/>
    <w:rsid w:val="000E7811"/>
    <w:rsid w:val="000F039D"/>
    <w:rsid w:val="000F053F"/>
    <w:rsid w:val="000F11AF"/>
    <w:rsid w:val="000F12D6"/>
    <w:rsid w:val="000F1329"/>
    <w:rsid w:val="000F138F"/>
    <w:rsid w:val="000F1B7C"/>
    <w:rsid w:val="000F1BD2"/>
    <w:rsid w:val="000F1CED"/>
    <w:rsid w:val="000F280E"/>
    <w:rsid w:val="000F2989"/>
    <w:rsid w:val="000F2D8A"/>
    <w:rsid w:val="000F30CE"/>
    <w:rsid w:val="000F3124"/>
    <w:rsid w:val="000F3278"/>
    <w:rsid w:val="000F36C0"/>
    <w:rsid w:val="000F3D75"/>
    <w:rsid w:val="000F4030"/>
    <w:rsid w:val="000F44F6"/>
    <w:rsid w:val="000F4563"/>
    <w:rsid w:val="000F466D"/>
    <w:rsid w:val="000F46E5"/>
    <w:rsid w:val="000F4AE6"/>
    <w:rsid w:val="000F4CE2"/>
    <w:rsid w:val="000F561E"/>
    <w:rsid w:val="000F5CB3"/>
    <w:rsid w:val="000F5F74"/>
    <w:rsid w:val="000F5F9C"/>
    <w:rsid w:val="000F67C2"/>
    <w:rsid w:val="000F6CA0"/>
    <w:rsid w:val="000F727E"/>
    <w:rsid w:val="000F75D4"/>
    <w:rsid w:val="000F7819"/>
    <w:rsid w:val="00100194"/>
    <w:rsid w:val="00100733"/>
    <w:rsid w:val="00100817"/>
    <w:rsid w:val="00100845"/>
    <w:rsid w:val="001008E1"/>
    <w:rsid w:val="00100AA0"/>
    <w:rsid w:val="00100E6C"/>
    <w:rsid w:val="001017E6"/>
    <w:rsid w:val="00101884"/>
    <w:rsid w:val="00101C34"/>
    <w:rsid w:val="00101C35"/>
    <w:rsid w:val="0010207D"/>
    <w:rsid w:val="001024AE"/>
    <w:rsid w:val="00102CF5"/>
    <w:rsid w:val="00102DFE"/>
    <w:rsid w:val="00102F49"/>
    <w:rsid w:val="00102FCD"/>
    <w:rsid w:val="001031CB"/>
    <w:rsid w:val="00103EBF"/>
    <w:rsid w:val="0010424D"/>
    <w:rsid w:val="0010450E"/>
    <w:rsid w:val="00104555"/>
    <w:rsid w:val="00104780"/>
    <w:rsid w:val="00104CEA"/>
    <w:rsid w:val="00105073"/>
    <w:rsid w:val="001051E6"/>
    <w:rsid w:val="001051FD"/>
    <w:rsid w:val="00105290"/>
    <w:rsid w:val="00105563"/>
    <w:rsid w:val="001055AF"/>
    <w:rsid w:val="001059F1"/>
    <w:rsid w:val="00105E98"/>
    <w:rsid w:val="00105F52"/>
    <w:rsid w:val="00106274"/>
    <w:rsid w:val="00106296"/>
    <w:rsid w:val="001068A4"/>
    <w:rsid w:val="0010698B"/>
    <w:rsid w:val="00106FBD"/>
    <w:rsid w:val="00107058"/>
    <w:rsid w:val="00107194"/>
    <w:rsid w:val="001072C5"/>
    <w:rsid w:val="0010747C"/>
    <w:rsid w:val="00107608"/>
    <w:rsid w:val="0010795E"/>
    <w:rsid w:val="00107B29"/>
    <w:rsid w:val="00107FB7"/>
    <w:rsid w:val="00110117"/>
    <w:rsid w:val="0011094E"/>
    <w:rsid w:val="00111032"/>
    <w:rsid w:val="001115E5"/>
    <w:rsid w:val="001123AE"/>
    <w:rsid w:val="00112412"/>
    <w:rsid w:val="00112521"/>
    <w:rsid w:val="0011277F"/>
    <w:rsid w:val="00112B79"/>
    <w:rsid w:val="00112CFA"/>
    <w:rsid w:val="00112E1C"/>
    <w:rsid w:val="00112E30"/>
    <w:rsid w:val="00112E42"/>
    <w:rsid w:val="00113523"/>
    <w:rsid w:val="00113629"/>
    <w:rsid w:val="0011382B"/>
    <w:rsid w:val="00113903"/>
    <w:rsid w:val="00113BD2"/>
    <w:rsid w:val="00114A7E"/>
    <w:rsid w:val="00115597"/>
    <w:rsid w:val="0011561E"/>
    <w:rsid w:val="00115CFC"/>
    <w:rsid w:val="00115DBC"/>
    <w:rsid w:val="00115E4A"/>
    <w:rsid w:val="00116079"/>
    <w:rsid w:val="00116B23"/>
    <w:rsid w:val="00117445"/>
    <w:rsid w:val="001177EE"/>
    <w:rsid w:val="0011783E"/>
    <w:rsid w:val="00117B3E"/>
    <w:rsid w:val="00117BF0"/>
    <w:rsid w:val="00117D34"/>
    <w:rsid w:val="00117E4A"/>
    <w:rsid w:val="001201F7"/>
    <w:rsid w:val="001206EA"/>
    <w:rsid w:val="00120745"/>
    <w:rsid w:val="00120EEF"/>
    <w:rsid w:val="00121253"/>
    <w:rsid w:val="00121301"/>
    <w:rsid w:val="00121374"/>
    <w:rsid w:val="00121439"/>
    <w:rsid w:val="0012183B"/>
    <w:rsid w:val="00121A5C"/>
    <w:rsid w:val="00121B26"/>
    <w:rsid w:val="00121FCE"/>
    <w:rsid w:val="00121FFA"/>
    <w:rsid w:val="0012287A"/>
    <w:rsid w:val="00122BB5"/>
    <w:rsid w:val="00122DE2"/>
    <w:rsid w:val="001232BC"/>
    <w:rsid w:val="00124176"/>
    <w:rsid w:val="0012420A"/>
    <w:rsid w:val="00125656"/>
    <w:rsid w:val="00126065"/>
    <w:rsid w:val="001260CA"/>
    <w:rsid w:val="0012619C"/>
    <w:rsid w:val="00126230"/>
    <w:rsid w:val="00126552"/>
    <w:rsid w:val="00126CC2"/>
    <w:rsid w:val="00126CD8"/>
    <w:rsid w:val="00126D18"/>
    <w:rsid w:val="00126D5C"/>
    <w:rsid w:val="00126F91"/>
    <w:rsid w:val="00127312"/>
    <w:rsid w:val="0012738E"/>
    <w:rsid w:val="0012774C"/>
    <w:rsid w:val="00127DFB"/>
    <w:rsid w:val="0013009B"/>
    <w:rsid w:val="001300D7"/>
    <w:rsid w:val="0013067F"/>
    <w:rsid w:val="001306FF"/>
    <w:rsid w:val="0013074A"/>
    <w:rsid w:val="00130AB2"/>
    <w:rsid w:val="00130CBF"/>
    <w:rsid w:val="001311A0"/>
    <w:rsid w:val="001311B6"/>
    <w:rsid w:val="0013230C"/>
    <w:rsid w:val="0013247E"/>
    <w:rsid w:val="00132487"/>
    <w:rsid w:val="00132981"/>
    <w:rsid w:val="00132A23"/>
    <w:rsid w:val="00132AEC"/>
    <w:rsid w:val="00132B76"/>
    <w:rsid w:val="00132EA9"/>
    <w:rsid w:val="001332AC"/>
    <w:rsid w:val="0013350D"/>
    <w:rsid w:val="00133A61"/>
    <w:rsid w:val="00133A9C"/>
    <w:rsid w:val="00133B34"/>
    <w:rsid w:val="00133DD9"/>
    <w:rsid w:val="00134270"/>
    <w:rsid w:val="001343CD"/>
    <w:rsid w:val="00134859"/>
    <w:rsid w:val="00134934"/>
    <w:rsid w:val="00134D01"/>
    <w:rsid w:val="001354B1"/>
    <w:rsid w:val="00135625"/>
    <w:rsid w:val="00135E14"/>
    <w:rsid w:val="001361AD"/>
    <w:rsid w:val="001362CB"/>
    <w:rsid w:val="0013676A"/>
    <w:rsid w:val="0013678B"/>
    <w:rsid w:val="00136879"/>
    <w:rsid w:val="00136929"/>
    <w:rsid w:val="00136E93"/>
    <w:rsid w:val="001372CF"/>
    <w:rsid w:val="00137457"/>
    <w:rsid w:val="001375B8"/>
    <w:rsid w:val="00137727"/>
    <w:rsid w:val="00137F59"/>
    <w:rsid w:val="00140347"/>
    <w:rsid w:val="001403CE"/>
    <w:rsid w:val="00140AEE"/>
    <w:rsid w:val="0014139F"/>
    <w:rsid w:val="00141430"/>
    <w:rsid w:val="00141444"/>
    <w:rsid w:val="001414BC"/>
    <w:rsid w:val="00141765"/>
    <w:rsid w:val="00141BBB"/>
    <w:rsid w:val="00141F12"/>
    <w:rsid w:val="00141FB4"/>
    <w:rsid w:val="0014248F"/>
    <w:rsid w:val="001425D3"/>
    <w:rsid w:val="0014268D"/>
    <w:rsid w:val="00142A98"/>
    <w:rsid w:val="00142C54"/>
    <w:rsid w:val="00142DCE"/>
    <w:rsid w:val="001432A5"/>
    <w:rsid w:val="0014380C"/>
    <w:rsid w:val="00143B9A"/>
    <w:rsid w:val="00143C8C"/>
    <w:rsid w:val="00143D73"/>
    <w:rsid w:val="00143E9F"/>
    <w:rsid w:val="001446B2"/>
    <w:rsid w:val="001447C0"/>
    <w:rsid w:val="001447F4"/>
    <w:rsid w:val="00144BBD"/>
    <w:rsid w:val="0014524B"/>
    <w:rsid w:val="00145300"/>
    <w:rsid w:val="001454A4"/>
    <w:rsid w:val="00145CC9"/>
    <w:rsid w:val="00145F34"/>
    <w:rsid w:val="00146213"/>
    <w:rsid w:val="00146732"/>
    <w:rsid w:val="00146836"/>
    <w:rsid w:val="0014683B"/>
    <w:rsid w:val="00146850"/>
    <w:rsid w:val="0014689A"/>
    <w:rsid w:val="0014693C"/>
    <w:rsid w:val="0014747D"/>
    <w:rsid w:val="001474A3"/>
    <w:rsid w:val="0014752A"/>
    <w:rsid w:val="00147BF7"/>
    <w:rsid w:val="0015040F"/>
    <w:rsid w:val="00150853"/>
    <w:rsid w:val="00150C2F"/>
    <w:rsid w:val="00150C33"/>
    <w:rsid w:val="00150F32"/>
    <w:rsid w:val="00151691"/>
    <w:rsid w:val="001516F8"/>
    <w:rsid w:val="00151EEC"/>
    <w:rsid w:val="0015225C"/>
    <w:rsid w:val="00152770"/>
    <w:rsid w:val="00152871"/>
    <w:rsid w:val="00152C8E"/>
    <w:rsid w:val="00152EDB"/>
    <w:rsid w:val="001530D9"/>
    <w:rsid w:val="001530E2"/>
    <w:rsid w:val="00153541"/>
    <w:rsid w:val="001537FE"/>
    <w:rsid w:val="00153B98"/>
    <w:rsid w:val="00153F1F"/>
    <w:rsid w:val="001541F6"/>
    <w:rsid w:val="001542EF"/>
    <w:rsid w:val="00154A07"/>
    <w:rsid w:val="00154F98"/>
    <w:rsid w:val="001552A4"/>
    <w:rsid w:val="001555C1"/>
    <w:rsid w:val="0015648A"/>
    <w:rsid w:val="0015660F"/>
    <w:rsid w:val="001567CB"/>
    <w:rsid w:val="00156F93"/>
    <w:rsid w:val="00157580"/>
    <w:rsid w:val="00157A8F"/>
    <w:rsid w:val="001608C4"/>
    <w:rsid w:val="001608CF"/>
    <w:rsid w:val="00160CE4"/>
    <w:rsid w:val="001615C6"/>
    <w:rsid w:val="00161E8D"/>
    <w:rsid w:val="0016214B"/>
    <w:rsid w:val="001623D6"/>
    <w:rsid w:val="00162D22"/>
    <w:rsid w:val="001637C1"/>
    <w:rsid w:val="0016380F"/>
    <w:rsid w:val="001638A2"/>
    <w:rsid w:val="00163C40"/>
    <w:rsid w:val="0016402D"/>
    <w:rsid w:val="00164460"/>
    <w:rsid w:val="00164AE4"/>
    <w:rsid w:val="00164CB6"/>
    <w:rsid w:val="00164DBA"/>
    <w:rsid w:val="00164EFF"/>
    <w:rsid w:val="001657C6"/>
    <w:rsid w:val="001657DA"/>
    <w:rsid w:val="00165890"/>
    <w:rsid w:val="0016589E"/>
    <w:rsid w:val="00165B46"/>
    <w:rsid w:val="00165FE0"/>
    <w:rsid w:val="00166176"/>
    <w:rsid w:val="0016715A"/>
    <w:rsid w:val="00167946"/>
    <w:rsid w:val="00167D5D"/>
    <w:rsid w:val="00167E8C"/>
    <w:rsid w:val="00170173"/>
    <w:rsid w:val="00170E1C"/>
    <w:rsid w:val="00171122"/>
    <w:rsid w:val="00171321"/>
    <w:rsid w:val="00171340"/>
    <w:rsid w:val="0017168C"/>
    <w:rsid w:val="00171C76"/>
    <w:rsid w:val="00171D9E"/>
    <w:rsid w:val="0017243E"/>
    <w:rsid w:val="001726BC"/>
    <w:rsid w:val="0017276E"/>
    <w:rsid w:val="001728B2"/>
    <w:rsid w:val="00172A69"/>
    <w:rsid w:val="00172E9D"/>
    <w:rsid w:val="00172F14"/>
    <w:rsid w:val="0017318A"/>
    <w:rsid w:val="0017355A"/>
    <w:rsid w:val="001735BE"/>
    <w:rsid w:val="001735D7"/>
    <w:rsid w:val="00173853"/>
    <w:rsid w:val="00173B4E"/>
    <w:rsid w:val="00173F53"/>
    <w:rsid w:val="00174AD9"/>
    <w:rsid w:val="001751E2"/>
    <w:rsid w:val="0017539F"/>
    <w:rsid w:val="0017559E"/>
    <w:rsid w:val="0017594F"/>
    <w:rsid w:val="00175A82"/>
    <w:rsid w:val="00175AED"/>
    <w:rsid w:val="00175B40"/>
    <w:rsid w:val="00176126"/>
    <w:rsid w:val="001762D9"/>
    <w:rsid w:val="001764C0"/>
    <w:rsid w:val="0017681F"/>
    <w:rsid w:val="0017753D"/>
    <w:rsid w:val="001775E9"/>
    <w:rsid w:val="001776B7"/>
    <w:rsid w:val="00177C7F"/>
    <w:rsid w:val="00177EDB"/>
    <w:rsid w:val="0018051B"/>
    <w:rsid w:val="00180758"/>
    <w:rsid w:val="00180B02"/>
    <w:rsid w:val="00180D0F"/>
    <w:rsid w:val="001811DF"/>
    <w:rsid w:val="00181486"/>
    <w:rsid w:val="001818F8"/>
    <w:rsid w:val="00181BA9"/>
    <w:rsid w:val="00181BF6"/>
    <w:rsid w:val="00181FB5"/>
    <w:rsid w:val="00182243"/>
    <w:rsid w:val="001825BD"/>
    <w:rsid w:val="00182A37"/>
    <w:rsid w:val="00182C5B"/>
    <w:rsid w:val="001830C9"/>
    <w:rsid w:val="00183262"/>
    <w:rsid w:val="0018390D"/>
    <w:rsid w:val="00183A7D"/>
    <w:rsid w:val="00183F10"/>
    <w:rsid w:val="00184060"/>
    <w:rsid w:val="00184308"/>
    <w:rsid w:val="0018430E"/>
    <w:rsid w:val="001843E2"/>
    <w:rsid w:val="00184627"/>
    <w:rsid w:val="00184ADC"/>
    <w:rsid w:val="00184BF9"/>
    <w:rsid w:val="00184C25"/>
    <w:rsid w:val="00184C59"/>
    <w:rsid w:val="00184D62"/>
    <w:rsid w:val="001851B7"/>
    <w:rsid w:val="001858A2"/>
    <w:rsid w:val="00185D40"/>
    <w:rsid w:val="00185EFF"/>
    <w:rsid w:val="00185F05"/>
    <w:rsid w:val="0018624D"/>
    <w:rsid w:val="00186377"/>
    <w:rsid w:val="00186389"/>
    <w:rsid w:val="001868F0"/>
    <w:rsid w:val="00186BCE"/>
    <w:rsid w:val="00186FC3"/>
    <w:rsid w:val="0018702E"/>
    <w:rsid w:val="00187952"/>
    <w:rsid w:val="001901BA"/>
    <w:rsid w:val="00190261"/>
    <w:rsid w:val="00190660"/>
    <w:rsid w:val="00190A29"/>
    <w:rsid w:val="00190BD2"/>
    <w:rsid w:val="00190C6B"/>
    <w:rsid w:val="00191887"/>
    <w:rsid w:val="00191E4B"/>
    <w:rsid w:val="00192341"/>
    <w:rsid w:val="0019235D"/>
    <w:rsid w:val="001927DF"/>
    <w:rsid w:val="0019376F"/>
    <w:rsid w:val="001938F4"/>
    <w:rsid w:val="0019401C"/>
    <w:rsid w:val="001943FD"/>
    <w:rsid w:val="0019446B"/>
    <w:rsid w:val="001945BB"/>
    <w:rsid w:val="00194611"/>
    <w:rsid w:val="00195252"/>
    <w:rsid w:val="00195445"/>
    <w:rsid w:val="0019584C"/>
    <w:rsid w:val="00195B32"/>
    <w:rsid w:val="00196023"/>
    <w:rsid w:val="00196B9C"/>
    <w:rsid w:val="00196DB2"/>
    <w:rsid w:val="00197023"/>
    <w:rsid w:val="0019737F"/>
    <w:rsid w:val="001973E3"/>
    <w:rsid w:val="00197491"/>
    <w:rsid w:val="00197575"/>
    <w:rsid w:val="001A0B6A"/>
    <w:rsid w:val="001A1171"/>
    <w:rsid w:val="001A157E"/>
    <w:rsid w:val="001A185B"/>
    <w:rsid w:val="001A1C5F"/>
    <w:rsid w:val="001A1DAE"/>
    <w:rsid w:val="001A1DF4"/>
    <w:rsid w:val="001A2895"/>
    <w:rsid w:val="001A293B"/>
    <w:rsid w:val="001A2EB5"/>
    <w:rsid w:val="001A2F6D"/>
    <w:rsid w:val="001A31BB"/>
    <w:rsid w:val="001A38B2"/>
    <w:rsid w:val="001A3C07"/>
    <w:rsid w:val="001A4051"/>
    <w:rsid w:val="001A4280"/>
    <w:rsid w:val="001A48F3"/>
    <w:rsid w:val="001A491E"/>
    <w:rsid w:val="001A4B94"/>
    <w:rsid w:val="001A4F3A"/>
    <w:rsid w:val="001A50C5"/>
    <w:rsid w:val="001A5214"/>
    <w:rsid w:val="001A529F"/>
    <w:rsid w:val="001A5799"/>
    <w:rsid w:val="001A5C44"/>
    <w:rsid w:val="001A5D02"/>
    <w:rsid w:val="001A6067"/>
    <w:rsid w:val="001A6975"/>
    <w:rsid w:val="001A698D"/>
    <w:rsid w:val="001A6DCE"/>
    <w:rsid w:val="001A753D"/>
    <w:rsid w:val="001A76BF"/>
    <w:rsid w:val="001A7AB2"/>
    <w:rsid w:val="001A7AD1"/>
    <w:rsid w:val="001A7F60"/>
    <w:rsid w:val="001B0889"/>
    <w:rsid w:val="001B0A71"/>
    <w:rsid w:val="001B0AF2"/>
    <w:rsid w:val="001B0D53"/>
    <w:rsid w:val="001B0EAB"/>
    <w:rsid w:val="001B0FE5"/>
    <w:rsid w:val="001B129F"/>
    <w:rsid w:val="001B1561"/>
    <w:rsid w:val="001B20C0"/>
    <w:rsid w:val="001B259B"/>
    <w:rsid w:val="001B290B"/>
    <w:rsid w:val="001B2ADB"/>
    <w:rsid w:val="001B2C48"/>
    <w:rsid w:val="001B2F02"/>
    <w:rsid w:val="001B39BF"/>
    <w:rsid w:val="001B3C41"/>
    <w:rsid w:val="001B3E35"/>
    <w:rsid w:val="001B445D"/>
    <w:rsid w:val="001B49D0"/>
    <w:rsid w:val="001B4C8A"/>
    <w:rsid w:val="001B58FD"/>
    <w:rsid w:val="001B5D8C"/>
    <w:rsid w:val="001B6E06"/>
    <w:rsid w:val="001B7033"/>
    <w:rsid w:val="001B781B"/>
    <w:rsid w:val="001B79BC"/>
    <w:rsid w:val="001B7A84"/>
    <w:rsid w:val="001B7E26"/>
    <w:rsid w:val="001C0D38"/>
    <w:rsid w:val="001C161C"/>
    <w:rsid w:val="001C1CAD"/>
    <w:rsid w:val="001C26B8"/>
    <w:rsid w:val="001C307C"/>
    <w:rsid w:val="001C37DF"/>
    <w:rsid w:val="001C3C25"/>
    <w:rsid w:val="001C41BD"/>
    <w:rsid w:val="001C4259"/>
    <w:rsid w:val="001C447E"/>
    <w:rsid w:val="001C483B"/>
    <w:rsid w:val="001C4BA8"/>
    <w:rsid w:val="001C59EE"/>
    <w:rsid w:val="001C5A7C"/>
    <w:rsid w:val="001C5B61"/>
    <w:rsid w:val="001C5E73"/>
    <w:rsid w:val="001C6BDB"/>
    <w:rsid w:val="001C71EE"/>
    <w:rsid w:val="001C751B"/>
    <w:rsid w:val="001C75D5"/>
    <w:rsid w:val="001C787A"/>
    <w:rsid w:val="001C7B03"/>
    <w:rsid w:val="001C7BE9"/>
    <w:rsid w:val="001C7D83"/>
    <w:rsid w:val="001D0160"/>
    <w:rsid w:val="001D0172"/>
    <w:rsid w:val="001D021F"/>
    <w:rsid w:val="001D0A7A"/>
    <w:rsid w:val="001D12A9"/>
    <w:rsid w:val="001D1336"/>
    <w:rsid w:val="001D152F"/>
    <w:rsid w:val="001D1776"/>
    <w:rsid w:val="001D20BC"/>
    <w:rsid w:val="001D2534"/>
    <w:rsid w:val="001D3226"/>
    <w:rsid w:val="001D34A4"/>
    <w:rsid w:val="001D3680"/>
    <w:rsid w:val="001D369A"/>
    <w:rsid w:val="001D36CC"/>
    <w:rsid w:val="001D371F"/>
    <w:rsid w:val="001D3933"/>
    <w:rsid w:val="001D3AB1"/>
    <w:rsid w:val="001D3BC2"/>
    <w:rsid w:val="001D3E75"/>
    <w:rsid w:val="001D4232"/>
    <w:rsid w:val="001D45A2"/>
    <w:rsid w:val="001D4B7E"/>
    <w:rsid w:val="001D4B83"/>
    <w:rsid w:val="001D4EE9"/>
    <w:rsid w:val="001D5071"/>
    <w:rsid w:val="001D551C"/>
    <w:rsid w:val="001D55E9"/>
    <w:rsid w:val="001D5AF5"/>
    <w:rsid w:val="001D5B28"/>
    <w:rsid w:val="001D5C29"/>
    <w:rsid w:val="001D5DC6"/>
    <w:rsid w:val="001D63A5"/>
    <w:rsid w:val="001D6459"/>
    <w:rsid w:val="001D6BCF"/>
    <w:rsid w:val="001D6F22"/>
    <w:rsid w:val="001D7152"/>
    <w:rsid w:val="001D76FA"/>
    <w:rsid w:val="001D787A"/>
    <w:rsid w:val="001D7A67"/>
    <w:rsid w:val="001E0396"/>
    <w:rsid w:val="001E0D1C"/>
    <w:rsid w:val="001E0D9B"/>
    <w:rsid w:val="001E13D9"/>
    <w:rsid w:val="001E1405"/>
    <w:rsid w:val="001E1EAA"/>
    <w:rsid w:val="001E22B2"/>
    <w:rsid w:val="001E23A0"/>
    <w:rsid w:val="001E2A67"/>
    <w:rsid w:val="001E2D1E"/>
    <w:rsid w:val="001E2E60"/>
    <w:rsid w:val="001E2FC8"/>
    <w:rsid w:val="001E2FCB"/>
    <w:rsid w:val="001E35A6"/>
    <w:rsid w:val="001E3B27"/>
    <w:rsid w:val="001E3D31"/>
    <w:rsid w:val="001E4376"/>
    <w:rsid w:val="001E4488"/>
    <w:rsid w:val="001E4613"/>
    <w:rsid w:val="001E492A"/>
    <w:rsid w:val="001E4A95"/>
    <w:rsid w:val="001E4EB9"/>
    <w:rsid w:val="001E50ED"/>
    <w:rsid w:val="001E5215"/>
    <w:rsid w:val="001E53E4"/>
    <w:rsid w:val="001E5841"/>
    <w:rsid w:val="001E5C53"/>
    <w:rsid w:val="001E62B3"/>
    <w:rsid w:val="001E649E"/>
    <w:rsid w:val="001E6B58"/>
    <w:rsid w:val="001E6EA7"/>
    <w:rsid w:val="001E6F1B"/>
    <w:rsid w:val="001E6F94"/>
    <w:rsid w:val="001E797C"/>
    <w:rsid w:val="001E7D09"/>
    <w:rsid w:val="001E7E5E"/>
    <w:rsid w:val="001E7F2E"/>
    <w:rsid w:val="001F02C1"/>
    <w:rsid w:val="001F0A32"/>
    <w:rsid w:val="001F0A87"/>
    <w:rsid w:val="001F0D56"/>
    <w:rsid w:val="001F1111"/>
    <w:rsid w:val="001F1139"/>
    <w:rsid w:val="001F1155"/>
    <w:rsid w:val="001F1413"/>
    <w:rsid w:val="001F14A3"/>
    <w:rsid w:val="001F15E5"/>
    <w:rsid w:val="001F16B2"/>
    <w:rsid w:val="001F1AE4"/>
    <w:rsid w:val="001F2456"/>
    <w:rsid w:val="001F2D44"/>
    <w:rsid w:val="001F303E"/>
    <w:rsid w:val="001F30BE"/>
    <w:rsid w:val="001F3221"/>
    <w:rsid w:val="001F3249"/>
    <w:rsid w:val="001F4293"/>
    <w:rsid w:val="001F453F"/>
    <w:rsid w:val="001F477B"/>
    <w:rsid w:val="001F4B14"/>
    <w:rsid w:val="001F57EA"/>
    <w:rsid w:val="001F5B84"/>
    <w:rsid w:val="001F5BB2"/>
    <w:rsid w:val="001F5EBA"/>
    <w:rsid w:val="001F6108"/>
    <w:rsid w:val="001F6332"/>
    <w:rsid w:val="001F64B3"/>
    <w:rsid w:val="001F64F4"/>
    <w:rsid w:val="001F671B"/>
    <w:rsid w:val="001F6991"/>
    <w:rsid w:val="001F6B5F"/>
    <w:rsid w:val="001F6E75"/>
    <w:rsid w:val="001F70B1"/>
    <w:rsid w:val="001F73E4"/>
    <w:rsid w:val="001F7498"/>
    <w:rsid w:val="001F78D5"/>
    <w:rsid w:val="001F7EEE"/>
    <w:rsid w:val="0020015E"/>
    <w:rsid w:val="00200483"/>
    <w:rsid w:val="0020049B"/>
    <w:rsid w:val="0020098D"/>
    <w:rsid w:val="00202516"/>
    <w:rsid w:val="00202716"/>
    <w:rsid w:val="00202939"/>
    <w:rsid w:val="002031DD"/>
    <w:rsid w:val="0020395A"/>
    <w:rsid w:val="00203A13"/>
    <w:rsid w:val="002040BC"/>
    <w:rsid w:val="002040D8"/>
    <w:rsid w:val="00204174"/>
    <w:rsid w:val="0020455A"/>
    <w:rsid w:val="0020466A"/>
    <w:rsid w:val="00204727"/>
    <w:rsid w:val="00204F71"/>
    <w:rsid w:val="002052F1"/>
    <w:rsid w:val="00205812"/>
    <w:rsid w:val="00205A79"/>
    <w:rsid w:val="0020633A"/>
    <w:rsid w:val="002063E3"/>
    <w:rsid w:val="0020661C"/>
    <w:rsid w:val="00206D00"/>
    <w:rsid w:val="00206F26"/>
    <w:rsid w:val="00207240"/>
    <w:rsid w:val="0020731A"/>
    <w:rsid w:val="0020731F"/>
    <w:rsid w:val="00207330"/>
    <w:rsid w:val="0021015A"/>
    <w:rsid w:val="002104B1"/>
    <w:rsid w:val="00210516"/>
    <w:rsid w:val="00210C58"/>
    <w:rsid w:val="00210F0A"/>
    <w:rsid w:val="00211122"/>
    <w:rsid w:val="002112FE"/>
    <w:rsid w:val="002114B6"/>
    <w:rsid w:val="0021176E"/>
    <w:rsid w:val="002125A5"/>
    <w:rsid w:val="0021283E"/>
    <w:rsid w:val="00212B07"/>
    <w:rsid w:val="00212CD6"/>
    <w:rsid w:val="00212E6C"/>
    <w:rsid w:val="002130DC"/>
    <w:rsid w:val="00213360"/>
    <w:rsid w:val="002136B7"/>
    <w:rsid w:val="00213A5F"/>
    <w:rsid w:val="0021441F"/>
    <w:rsid w:val="0021453F"/>
    <w:rsid w:val="002147D0"/>
    <w:rsid w:val="00214C69"/>
    <w:rsid w:val="00215151"/>
    <w:rsid w:val="0021548D"/>
    <w:rsid w:val="00215535"/>
    <w:rsid w:val="002157D1"/>
    <w:rsid w:val="00216306"/>
    <w:rsid w:val="00216D5B"/>
    <w:rsid w:val="00216E10"/>
    <w:rsid w:val="00216F24"/>
    <w:rsid w:val="00216FC5"/>
    <w:rsid w:val="0021741F"/>
    <w:rsid w:val="002179CA"/>
    <w:rsid w:val="00220540"/>
    <w:rsid w:val="002206A1"/>
    <w:rsid w:val="00220BCF"/>
    <w:rsid w:val="00220CE0"/>
    <w:rsid w:val="00220F59"/>
    <w:rsid w:val="00221168"/>
    <w:rsid w:val="0022132D"/>
    <w:rsid w:val="002213F3"/>
    <w:rsid w:val="002216F2"/>
    <w:rsid w:val="00221759"/>
    <w:rsid w:val="0022178C"/>
    <w:rsid w:val="00221A23"/>
    <w:rsid w:val="00221B4C"/>
    <w:rsid w:val="0022331C"/>
    <w:rsid w:val="002233A9"/>
    <w:rsid w:val="00223ABE"/>
    <w:rsid w:val="00223C12"/>
    <w:rsid w:val="00223D4B"/>
    <w:rsid w:val="00223D4C"/>
    <w:rsid w:val="00224006"/>
    <w:rsid w:val="00224995"/>
    <w:rsid w:val="00224CB1"/>
    <w:rsid w:val="00224DE8"/>
    <w:rsid w:val="0022517E"/>
    <w:rsid w:val="00225589"/>
    <w:rsid w:val="00225B34"/>
    <w:rsid w:val="00225BBD"/>
    <w:rsid w:val="00225BF7"/>
    <w:rsid w:val="0022626A"/>
    <w:rsid w:val="0022640B"/>
    <w:rsid w:val="00226A50"/>
    <w:rsid w:val="00226E52"/>
    <w:rsid w:val="00226E7A"/>
    <w:rsid w:val="0022745E"/>
    <w:rsid w:val="00227811"/>
    <w:rsid w:val="00227901"/>
    <w:rsid w:val="00227B2C"/>
    <w:rsid w:val="00227BA5"/>
    <w:rsid w:val="00230105"/>
    <w:rsid w:val="0023012A"/>
    <w:rsid w:val="002307A3"/>
    <w:rsid w:val="00230B14"/>
    <w:rsid w:val="00230C38"/>
    <w:rsid w:val="00230C5C"/>
    <w:rsid w:val="00230F05"/>
    <w:rsid w:val="0023118B"/>
    <w:rsid w:val="0023144A"/>
    <w:rsid w:val="00231C9C"/>
    <w:rsid w:val="00232107"/>
    <w:rsid w:val="0023255B"/>
    <w:rsid w:val="00232723"/>
    <w:rsid w:val="002327EC"/>
    <w:rsid w:val="002328D4"/>
    <w:rsid w:val="00232D1E"/>
    <w:rsid w:val="0023326D"/>
    <w:rsid w:val="00233AB2"/>
    <w:rsid w:val="00233C7C"/>
    <w:rsid w:val="00233CA2"/>
    <w:rsid w:val="0023408E"/>
    <w:rsid w:val="00234287"/>
    <w:rsid w:val="002348AF"/>
    <w:rsid w:val="00234D57"/>
    <w:rsid w:val="0023528A"/>
    <w:rsid w:val="0023554A"/>
    <w:rsid w:val="002358CF"/>
    <w:rsid w:val="002358E9"/>
    <w:rsid w:val="00235B19"/>
    <w:rsid w:val="00235B23"/>
    <w:rsid w:val="00235C48"/>
    <w:rsid w:val="00235D5B"/>
    <w:rsid w:val="00235FAB"/>
    <w:rsid w:val="002362D4"/>
    <w:rsid w:val="00236E9B"/>
    <w:rsid w:val="00236F88"/>
    <w:rsid w:val="002375D6"/>
    <w:rsid w:val="00237A98"/>
    <w:rsid w:val="002401E1"/>
    <w:rsid w:val="002404D5"/>
    <w:rsid w:val="002412DD"/>
    <w:rsid w:val="00241D11"/>
    <w:rsid w:val="00242099"/>
    <w:rsid w:val="002425C0"/>
    <w:rsid w:val="0024263F"/>
    <w:rsid w:val="00242A7F"/>
    <w:rsid w:val="00242D2E"/>
    <w:rsid w:val="002430E6"/>
    <w:rsid w:val="00243EED"/>
    <w:rsid w:val="00244443"/>
    <w:rsid w:val="00244620"/>
    <w:rsid w:val="00245006"/>
    <w:rsid w:val="0024540F"/>
    <w:rsid w:val="00245497"/>
    <w:rsid w:val="00245743"/>
    <w:rsid w:val="00246326"/>
    <w:rsid w:val="002467C3"/>
    <w:rsid w:val="00246B80"/>
    <w:rsid w:val="00246BBC"/>
    <w:rsid w:val="0024701E"/>
    <w:rsid w:val="002472FC"/>
    <w:rsid w:val="00247633"/>
    <w:rsid w:val="0024783F"/>
    <w:rsid w:val="002503BA"/>
    <w:rsid w:val="002503C1"/>
    <w:rsid w:val="0025060B"/>
    <w:rsid w:val="00250694"/>
    <w:rsid w:val="00250915"/>
    <w:rsid w:val="00250EE5"/>
    <w:rsid w:val="00250F7E"/>
    <w:rsid w:val="002515B5"/>
    <w:rsid w:val="002516A4"/>
    <w:rsid w:val="0025236D"/>
    <w:rsid w:val="00252B73"/>
    <w:rsid w:val="00252F20"/>
    <w:rsid w:val="00252F4E"/>
    <w:rsid w:val="00252F9A"/>
    <w:rsid w:val="00253695"/>
    <w:rsid w:val="00253751"/>
    <w:rsid w:val="0025378A"/>
    <w:rsid w:val="00253882"/>
    <w:rsid w:val="0025402B"/>
    <w:rsid w:val="0025449D"/>
    <w:rsid w:val="002544A1"/>
    <w:rsid w:val="0025466E"/>
    <w:rsid w:val="002547DD"/>
    <w:rsid w:val="002558F1"/>
    <w:rsid w:val="00255C9F"/>
    <w:rsid w:val="0025601F"/>
    <w:rsid w:val="002561F8"/>
    <w:rsid w:val="00256D5F"/>
    <w:rsid w:val="00256DEE"/>
    <w:rsid w:val="00256F12"/>
    <w:rsid w:val="00256F95"/>
    <w:rsid w:val="00256FC1"/>
    <w:rsid w:val="0025759D"/>
    <w:rsid w:val="00257A0B"/>
    <w:rsid w:val="00257DF5"/>
    <w:rsid w:val="002600A7"/>
    <w:rsid w:val="00260439"/>
    <w:rsid w:val="00261547"/>
    <w:rsid w:val="0026179D"/>
    <w:rsid w:val="00261E42"/>
    <w:rsid w:val="00261F9C"/>
    <w:rsid w:val="00262014"/>
    <w:rsid w:val="00262327"/>
    <w:rsid w:val="00262562"/>
    <w:rsid w:val="00262CD3"/>
    <w:rsid w:val="00263512"/>
    <w:rsid w:val="00263C85"/>
    <w:rsid w:val="00264188"/>
    <w:rsid w:val="002643F7"/>
    <w:rsid w:val="002644F7"/>
    <w:rsid w:val="00264CFE"/>
    <w:rsid w:val="0026522F"/>
    <w:rsid w:val="00265378"/>
    <w:rsid w:val="002653E7"/>
    <w:rsid w:val="00265817"/>
    <w:rsid w:val="00265B8A"/>
    <w:rsid w:val="00266926"/>
    <w:rsid w:val="00266EED"/>
    <w:rsid w:val="00266F50"/>
    <w:rsid w:val="00266F8C"/>
    <w:rsid w:val="00267276"/>
    <w:rsid w:val="002672DE"/>
    <w:rsid w:val="00267350"/>
    <w:rsid w:val="00267BB1"/>
    <w:rsid w:val="00267EE9"/>
    <w:rsid w:val="00267F3E"/>
    <w:rsid w:val="00267F41"/>
    <w:rsid w:val="002701B7"/>
    <w:rsid w:val="00270278"/>
    <w:rsid w:val="00270375"/>
    <w:rsid w:val="002705DF"/>
    <w:rsid w:val="002706F8"/>
    <w:rsid w:val="002709B9"/>
    <w:rsid w:val="00270AEB"/>
    <w:rsid w:val="00270B29"/>
    <w:rsid w:val="00270E99"/>
    <w:rsid w:val="002711C2"/>
    <w:rsid w:val="002718FB"/>
    <w:rsid w:val="00271ADA"/>
    <w:rsid w:val="00271E83"/>
    <w:rsid w:val="0027232C"/>
    <w:rsid w:val="00272490"/>
    <w:rsid w:val="0027282E"/>
    <w:rsid w:val="002728C2"/>
    <w:rsid w:val="00273146"/>
    <w:rsid w:val="002736BC"/>
    <w:rsid w:val="00273A83"/>
    <w:rsid w:val="00273B0D"/>
    <w:rsid w:val="002743AC"/>
    <w:rsid w:val="002745FF"/>
    <w:rsid w:val="00274769"/>
    <w:rsid w:val="0027525E"/>
    <w:rsid w:val="002752EB"/>
    <w:rsid w:val="002754B3"/>
    <w:rsid w:val="0027565F"/>
    <w:rsid w:val="002757AE"/>
    <w:rsid w:val="00275FEF"/>
    <w:rsid w:val="00276310"/>
    <w:rsid w:val="002765A5"/>
    <w:rsid w:val="0027728A"/>
    <w:rsid w:val="00277444"/>
    <w:rsid w:val="00277F13"/>
    <w:rsid w:val="00277F8D"/>
    <w:rsid w:val="002800CB"/>
    <w:rsid w:val="0028074C"/>
    <w:rsid w:val="002808A3"/>
    <w:rsid w:val="00280AFE"/>
    <w:rsid w:val="002811E6"/>
    <w:rsid w:val="00281275"/>
    <w:rsid w:val="002815EF"/>
    <w:rsid w:val="00282471"/>
    <w:rsid w:val="00282770"/>
    <w:rsid w:val="00282A6F"/>
    <w:rsid w:val="00282B04"/>
    <w:rsid w:val="00282F73"/>
    <w:rsid w:val="00283055"/>
    <w:rsid w:val="00283083"/>
    <w:rsid w:val="00283163"/>
    <w:rsid w:val="002834B5"/>
    <w:rsid w:val="00283A38"/>
    <w:rsid w:val="0028430F"/>
    <w:rsid w:val="00284D9B"/>
    <w:rsid w:val="00284E87"/>
    <w:rsid w:val="0028523D"/>
    <w:rsid w:val="0028556F"/>
    <w:rsid w:val="0028595D"/>
    <w:rsid w:val="00285B12"/>
    <w:rsid w:val="00285BDA"/>
    <w:rsid w:val="002864F1"/>
    <w:rsid w:val="002865F3"/>
    <w:rsid w:val="0028678F"/>
    <w:rsid w:val="00286B26"/>
    <w:rsid w:val="00286CC5"/>
    <w:rsid w:val="00287B33"/>
    <w:rsid w:val="00287E3C"/>
    <w:rsid w:val="002905D9"/>
    <w:rsid w:val="00290A36"/>
    <w:rsid w:val="00290D49"/>
    <w:rsid w:val="002911B0"/>
    <w:rsid w:val="0029127E"/>
    <w:rsid w:val="002912FF"/>
    <w:rsid w:val="0029148C"/>
    <w:rsid w:val="0029163B"/>
    <w:rsid w:val="002917E0"/>
    <w:rsid w:val="002918B3"/>
    <w:rsid w:val="002918E5"/>
    <w:rsid w:val="00291D51"/>
    <w:rsid w:val="00291EF3"/>
    <w:rsid w:val="00292316"/>
    <w:rsid w:val="0029312E"/>
    <w:rsid w:val="0029395A"/>
    <w:rsid w:val="00293DFB"/>
    <w:rsid w:val="002940B7"/>
    <w:rsid w:val="002944D0"/>
    <w:rsid w:val="00294968"/>
    <w:rsid w:val="00294EB3"/>
    <w:rsid w:val="00295222"/>
    <w:rsid w:val="00295D8C"/>
    <w:rsid w:val="00295F78"/>
    <w:rsid w:val="0029626A"/>
    <w:rsid w:val="0029663E"/>
    <w:rsid w:val="002967EF"/>
    <w:rsid w:val="002972C9"/>
    <w:rsid w:val="00297E93"/>
    <w:rsid w:val="00297FD2"/>
    <w:rsid w:val="002A0C2E"/>
    <w:rsid w:val="002A1176"/>
    <w:rsid w:val="002A1330"/>
    <w:rsid w:val="002A19B1"/>
    <w:rsid w:val="002A1D53"/>
    <w:rsid w:val="002A1E21"/>
    <w:rsid w:val="002A1FAD"/>
    <w:rsid w:val="002A22DE"/>
    <w:rsid w:val="002A243F"/>
    <w:rsid w:val="002A2941"/>
    <w:rsid w:val="002A2947"/>
    <w:rsid w:val="002A296A"/>
    <w:rsid w:val="002A2B05"/>
    <w:rsid w:val="002A3754"/>
    <w:rsid w:val="002A37D7"/>
    <w:rsid w:val="002A381D"/>
    <w:rsid w:val="002A3F07"/>
    <w:rsid w:val="002A43E4"/>
    <w:rsid w:val="002A4AB3"/>
    <w:rsid w:val="002A4BF8"/>
    <w:rsid w:val="002A4FF2"/>
    <w:rsid w:val="002A53B8"/>
    <w:rsid w:val="002A54C5"/>
    <w:rsid w:val="002A55F9"/>
    <w:rsid w:val="002A5945"/>
    <w:rsid w:val="002A5B0B"/>
    <w:rsid w:val="002A6486"/>
    <w:rsid w:val="002A6895"/>
    <w:rsid w:val="002A6A7F"/>
    <w:rsid w:val="002A6C65"/>
    <w:rsid w:val="002A6E72"/>
    <w:rsid w:val="002A719B"/>
    <w:rsid w:val="002A71DA"/>
    <w:rsid w:val="002A73E7"/>
    <w:rsid w:val="002A74B4"/>
    <w:rsid w:val="002A7916"/>
    <w:rsid w:val="002A7923"/>
    <w:rsid w:val="002B03C6"/>
    <w:rsid w:val="002B0412"/>
    <w:rsid w:val="002B071D"/>
    <w:rsid w:val="002B0BF2"/>
    <w:rsid w:val="002B236B"/>
    <w:rsid w:val="002B254A"/>
    <w:rsid w:val="002B254C"/>
    <w:rsid w:val="002B302F"/>
    <w:rsid w:val="002B323C"/>
    <w:rsid w:val="002B33AE"/>
    <w:rsid w:val="002B35D0"/>
    <w:rsid w:val="002B3665"/>
    <w:rsid w:val="002B3E06"/>
    <w:rsid w:val="002B3E82"/>
    <w:rsid w:val="002B4008"/>
    <w:rsid w:val="002B4147"/>
    <w:rsid w:val="002B4421"/>
    <w:rsid w:val="002B4FAB"/>
    <w:rsid w:val="002B51E6"/>
    <w:rsid w:val="002B543D"/>
    <w:rsid w:val="002B5569"/>
    <w:rsid w:val="002B577A"/>
    <w:rsid w:val="002B57D4"/>
    <w:rsid w:val="002B5997"/>
    <w:rsid w:val="002B5F7E"/>
    <w:rsid w:val="002B667C"/>
    <w:rsid w:val="002B6F03"/>
    <w:rsid w:val="002B72B7"/>
    <w:rsid w:val="002B741F"/>
    <w:rsid w:val="002B766B"/>
    <w:rsid w:val="002B7682"/>
    <w:rsid w:val="002B7738"/>
    <w:rsid w:val="002B7795"/>
    <w:rsid w:val="002B7DD1"/>
    <w:rsid w:val="002C0350"/>
    <w:rsid w:val="002C04C1"/>
    <w:rsid w:val="002C0534"/>
    <w:rsid w:val="002C093F"/>
    <w:rsid w:val="002C0AC3"/>
    <w:rsid w:val="002C0D23"/>
    <w:rsid w:val="002C0DE2"/>
    <w:rsid w:val="002C10E5"/>
    <w:rsid w:val="002C12EB"/>
    <w:rsid w:val="002C13FC"/>
    <w:rsid w:val="002C143F"/>
    <w:rsid w:val="002C16F3"/>
    <w:rsid w:val="002C1D2C"/>
    <w:rsid w:val="002C20DA"/>
    <w:rsid w:val="002C217F"/>
    <w:rsid w:val="002C2A03"/>
    <w:rsid w:val="002C2E41"/>
    <w:rsid w:val="002C31D5"/>
    <w:rsid w:val="002C36EC"/>
    <w:rsid w:val="002C37DF"/>
    <w:rsid w:val="002C39C1"/>
    <w:rsid w:val="002C39DD"/>
    <w:rsid w:val="002C3A1B"/>
    <w:rsid w:val="002C3B07"/>
    <w:rsid w:val="002C3B37"/>
    <w:rsid w:val="002C4091"/>
    <w:rsid w:val="002C485A"/>
    <w:rsid w:val="002C4910"/>
    <w:rsid w:val="002C4C02"/>
    <w:rsid w:val="002C4D65"/>
    <w:rsid w:val="002C4F4A"/>
    <w:rsid w:val="002C58BD"/>
    <w:rsid w:val="002C5AE6"/>
    <w:rsid w:val="002C5BD2"/>
    <w:rsid w:val="002C61BF"/>
    <w:rsid w:val="002C6274"/>
    <w:rsid w:val="002C67EA"/>
    <w:rsid w:val="002C6A80"/>
    <w:rsid w:val="002C6B88"/>
    <w:rsid w:val="002C6FE6"/>
    <w:rsid w:val="002C7006"/>
    <w:rsid w:val="002C709C"/>
    <w:rsid w:val="002C710B"/>
    <w:rsid w:val="002C7212"/>
    <w:rsid w:val="002D04EE"/>
    <w:rsid w:val="002D09AF"/>
    <w:rsid w:val="002D0C33"/>
    <w:rsid w:val="002D10B1"/>
    <w:rsid w:val="002D131F"/>
    <w:rsid w:val="002D161C"/>
    <w:rsid w:val="002D17C0"/>
    <w:rsid w:val="002D1DBF"/>
    <w:rsid w:val="002D27EA"/>
    <w:rsid w:val="002D2ADB"/>
    <w:rsid w:val="002D353A"/>
    <w:rsid w:val="002D37B5"/>
    <w:rsid w:val="002D471F"/>
    <w:rsid w:val="002D4A90"/>
    <w:rsid w:val="002D4C6A"/>
    <w:rsid w:val="002D4C70"/>
    <w:rsid w:val="002D4E1B"/>
    <w:rsid w:val="002D5310"/>
    <w:rsid w:val="002D54D2"/>
    <w:rsid w:val="002D564A"/>
    <w:rsid w:val="002D6035"/>
    <w:rsid w:val="002D63E9"/>
    <w:rsid w:val="002D66A4"/>
    <w:rsid w:val="002D6758"/>
    <w:rsid w:val="002D6983"/>
    <w:rsid w:val="002D6A4D"/>
    <w:rsid w:val="002D6C05"/>
    <w:rsid w:val="002D6C63"/>
    <w:rsid w:val="002D6D25"/>
    <w:rsid w:val="002D6D84"/>
    <w:rsid w:val="002D6DA7"/>
    <w:rsid w:val="002D6EBE"/>
    <w:rsid w:val="002D702A"/>
    <w:rsid w:val="002D7132"/>
    <w:rsid w:val="002D729D"/>
    <w:rsid w:val="002D7B11"/>
    <w:rsid w:val="002D7BF9"/>
    <w:rsid w:val="002E0E14"/>
    <w:rsid w:val="002E0E5B"/>
    <w:rsid w:val="002E0EC8"/>
    <w:rsid w:val="002E11BE"/>
    <w:rsid w:val="002E1654"/>
    <w:rsid w:val="002E1E24"/>
    <w:rsid w:val="002E20FB"/>
    <w:rsid w:val="002E2A97"/>
    <w:rsid w:val="002E2EFC"/>
    <w:rsid w:val="002E2F5F"/>
    <w:rsid w:val="002E3170"/>
    <w:rsid w:val="002E31AD"/>
    <w:rsid w:val="002E325D"/>
    <w:rsid w:val="002E3A50"/>
    <w:rsid w:val="002E3BA5"/>
    <w:rsid w:val="002E3E69"/>
    <w:rsid w:val="002E40F0"/>
    <w:rsid w:val="002E40FA"/>
    <w:rsid w:val="002E4101"/>
    <w:rsid w:val="002E4166"/>
    <w:rsid w:val="002E4299"/>
    <w:rsid w:val="002E43BF"/>
    <w:rsid w:val="002E48B7"/>
    <w:rsid w:val="002E4968"/>
    <w:rsid w:val="002E4BA0"/>
    <w:rsid w:val="002E5510"/>
    <w:rsid w:val="002E5618"/>
    <w:rsid w:val="002E5724"/>
    <w:rsid w:val="002E5928"/>
    <w:rsid w:val="002E5AD5"/>
    <w:rsid w:val="002E5BF0"/>
    <w:rsid w:val="002E5F7A"/>
    <w:rsid w:val="002E6121"/>
    <w:rsid w:val="002E6455"/>
    <w:rsid w:val="002E6462"/>
    <w:rsid w:val="002E6A9E"/>
    <w:rsid w:val="002E6CCF"/>
    <w:rsid w:val="002E71B2"/>
    <w:rsid w:val="002E7282"/>
    <w:rsid w:val="002E7CCC"/>
    <w:rsid w:val="002E7E4E"/>
    <w:rsid w:val="002F028C"/>
    <w:rsid w:val="002F057B"/>
    <w:rsid w:val="002F0822"/>
    <w:rsid w:val="002F0870"/>
    <w:rsid w:val="002F0F01"/>
    <w:rsid w:val="002F10A6"/>
    <w:rsid w:val="002F136E"/>
    <w:rsid w:val="002F1606"/>
    <w:rsid w:val="002F1B99"/>
    <w:rsid w:val="002F1C3E"/>
    <w:rsid w:val="002F1C9E"/>
    <w:rsid w:val="002F1EB6"/>
    <w:rsid w:val="002F2565"/>
    <w:rsid w:val="002F296F"/>
    <w:rsid w:val="002F2CD3"/>
    <w:rsid w:val="002F2EC1"/>
    <w:rsid w:val="002F2F78"/>
    <w:rsid w:val="002F3472"/>
    <w:rsid w:val="002F37E2"/>
    <w:rsid w:val="002F3811"/>
    <w:rsid w:val="002F3BBE"/>
    <w:rsid w:val="002F3F95"/>
    <w:rsid w:val="002F3F9E"/>
    <w:rsid w:val="002F4466"/>
    <w:rsid w:val="002F499B"/>
    <w:rsid w:val="002F4FA2"/>
    <w:rsid w:val="002F50AE"/>
    <w:rsid w:val="002F522E"/>
    <w:rsid w:val="002F56D3"/>
    <w:rsid w:val="002F5AE1"/>
    <w:rsid w:val="002F5DBD"/>
    <w:rsid w:val="002F5E90"/>
    <w:rsid w:val="002F61D1"/>
    <w:rsid w:val="002F6255"/>
    <w:rsid w:val="002F6298"/>
    <w:rsid w:val="002F64F6"/>
    <w:rsid w:val="002F6C0B"/>
    <w:rsid w:val="002F6E8F"/>
    <w:rsid w:val="002F6F76"/>
    <w:rsid w:val="002F6FF3"/>
    <w:rsid w:val="002F7B9C"/>
    <w:rsid w:val="002F7D0E"/>
    <w:rsid w:val="002F7FB6"/>
    <w:rsid w:val="0030031A"/>
    <w:rsid w:val="00300767"/>
    <w:rsid w:val="00300824"/>
    <w:rsid w:val="00300993"/>
    <w:rsid w:val="00301066"/>
    <w:rsid w:val="003010B7"/>
    <w:rsid w:val="00301428"/>
    <w:rsid w:val="00301510"/>
    <w:rsid w:val="00301546"/>
    <w:rsid w:val="00301640"/>
    <w:rsid w:val="00301811"/>
    <w:rsid w:val="0030195C"/>
    <w:rsid w:val="003019DE"/>
    <w:rsid w:val="00302217"/>
    <w:rsid w:val="0030270A"/>
    <w:rsid w:val="00302C1E"/>
    <w:rsid w:val="003032A3"/>
    <w:rsid w:val="00303840"/>
    <w:rsid w:val="00303991"/>
    <w:rsid w:val="00303C49"/>
    <w:rsid w:val="003044CA"/>
    <w:rsid w:val="00304615"/>
    <w:rsid w:val="00304654"/>
    <w:rsid w:val="0030474E"/>
    <w:rsid w:val="003047D7"/>
    <w:rsid w:val="00304B96"/>
    <w:rsid w:val="00304C8F"/>
    <w:rsid w:val="00305742"/>
    <w:rsid w:val="00305A04"/>
    <w:rsid w:val="00305B44"/>
    <w:rsid w:val="00305E36"/>
    <w:rsid w:val="00306049"/>
    <w:rsid w:val="003061D2"/>
    <w:rsid w:val="003062B9"/>
    <w:rsid w:val="003065DF"/>
    <w:rsid w:val="00306857"/>
    <w:rsid w:val="00307175"/>
    <w:rsid w:val="003071B4"/>
    <w:rsid w:val="00307354"/>
    <w:rsid w:val="003074E7"/>
    <w:rsid w:val="0030757F"/>
    <w:rsid w:val="0030778D"/>
    <w:rsid w:val="003077BC"/>
    <w:rsid w:val="00307C03"/>
    <w:rsid w:val="00307DC2"/>
    <w:rsid w:val="003101D4"/>
    <w:rsid w:val="003105AB"/>
    <w:rsid w:val="003106F3"/>
    <w:rsid w:val="00310A01"/>
    <w:rsid w:val="00310A26"/>
    <w:rsid w:val="00310DFC"/>
    <w:rsid w:val="00310E66"/>
    <w:rsid w:val="003113D4"/>
    <w:rsid w:val="003117C6"/>
    <w:rsid w:val="00311D24"/>
    <w:rsid w:val="00311DE4"/>
    <w:rsid w:val="00311F9F"/>
    <w:rsid w:val="00312467"/>
    <w:rsid w:val="00312A5F"/>
    <w:rsid w:val="00312C69"/>
    <w:rsid w:val="0031307D"/>
    <w:rsid w:val="003132C6"/>
    <w:rsid w:val="003132D3"/>
    <w:rsid w:val="003139E3"/>
    <w:rsid w:val="0031427B"/>
    <w:rsid w:val="003144A8"/>
    <w:rsid w:val="00314840"/>
    <w:rsid w:val="00314D6D"/>
    <w:rsid w:val="00314E08"/>
    <w:rsid w:val="00315146"/>
    <w:rsid w:val="00315235"/>
    <w:rsid w:val="003153A7"/>
    <w:rsid w:val="003157D7"/>
    <w:rsid w:val="00315A15"/>
    <w:rsid w:val="00316486"/>
    <w:rsid w:val="003165A8"/>
    <w:rsid w:val="003167ED"/>
    <w:rsid w:val="00316857"/>
    <w:rsid w:val="00316B49"/>
    <w:rsid w:val="00317974"/>
    <w:rsid w:val="00317A94"/>
    <w:rsid w:val="00317ABC"/>
    <w:rsid w:val="00317B26"/>
    <w:rsid w:val="00317F61"/>
    <w:rsid w:val="0032074C"/>
    <w:rsid w:val="00320786"/>
    <w:rsid w:val="00320F89"/>
    <w:rsid w:val="0032165C"/>
    <w:rsid w:val="00321B94"/>
    <w:rsid w:val="00321D20"/>
    <w:rsid w:val="00321D56"/>
    <w:rsid w:val="00321D7A"/>
    <w:rsid w:val="00321E85"/>
    <w:rsid w:val="003221A7"/>
    <w:rsid w:val="00322228"/>
    <w:rsid w:val="00322AA1"/>
    <w:rsid w:val="00322D3E"/>
    <w:rsid w:val="00322F64"/>
    <w:rsid w:val="00323183"/>
    <w:rsid w:val="00323353"/>
    <w:rsid w:val="00323560"/>
    <w:rsid w:val="00323D7B"/>
    <w:rsid w:val="00323D9F"/>
    <w:rsid w:val="0032435A"/>
    <w:rsid w:val="003247A5"/>
    <w:rsid w:val="00324953"/>
    <w:rsid w:val="00324C7F"/>
    <w:rsid w:val="003251D9"/>
    <w:rsid w:val="0032531B"/>
    <w:rsid w:val="0032581C"/>
    <w:rsid w:val="00325C8F"/>
    <w:rsid w:val="003261FE"/>
    <w:rsid w:val="00326B83"/>
    <w:rsid w:val="00326E71"/>
    <w:rsid w:val="00326EE2"/>
    <w:rsid w:val="003276FF"/>
    <w:rsid w:val="003277A6"/>
    <w:rsid w:val="00327883"/>
    <w:rsid w:val="00331339"/>
    <w:rsid w:val="00331422"/>
    <w:rsid w:val="00331A16"/>
    <w:rsid w:val="00331C59"/>
    <w:rsid w:val="00332079"/>
    <w:rsid w:val="0033231B"/>
    <w:rsid w:val="003323DC"/>
    <w:rsid w:val="0033255D"/>
    <w:rsid w:val="003326F9"/>
    <w:rsid w:val="00332873"/>
    <w:rsid w:val="00332947"/>
    <w:rsid w:val="00332AF4"/>
    <w:rsid w:val="00332D87"/>
    <w:rsid w:val="00333171"/>
    <w:rsid w:val="00333B3B"/>
    <w:rsid w:val="00333B6A"/>
    <w:rsid w:val="00333D1B"/>
    <w:rsid w:val="00333DDE"/>
    <w:rsid w:val="0033410E"/>
    <w:rsid w:val="0033433B"/>
    <w:rsid w:val="00334445"/>
    <w:rsid w:val="00334756"/>
    <w:rsid w:val="003349A4"/>
    <w:rsid w:val="00334E50"/>
    <w:rsid w:val="00334F05"/>
    <w:rsid w:val="00335158"/>
    <w:rsid w:val="00335603"/>
    <w:rsid w:val="00335F7F"/>
    <w:rsid w:val="00335FB7"/>
    <w:rsid w:val="00336193"/>
    <w:rsid w:val="0033630E"/>
    <w:rsid w:val="00336571"/>
    <w:rsid w:val="003367DF"/>
    <w:rsid w:val="00336D15"/>
    <w:rsid w:val="003370CC"/>
    <w:rsid w:val="003373BB"/>
    <w:rsid w:val="0033785A"/>
    <w:rsid w:val="00337A5F"/>
    <w:rsid w:val="00337E1B"/>
    <w:rsid w:val="00340655"/>
    <w:rsid w:val="003407E4"/>
    <w:rsid w:val="00340FC9"/>
    <w:rsid w:val="0034171A"/>
    <w:rsid w:val="003417F9"/>
    <w:rsid w:val="0034184D"/>
    <w:rsid w:val="00341A29"/>
    <w:rsid w:val="00341AEC"/>
    <w:rsid w:val="00341F74"/>
    <w:rsid w:val="0034224F"/>
    <w:rsid w:val="00342749"/>
    <w:rsid w:val="0034279E"/>
    <w:rsid w:val="00342CB2"/>
    <w:rsid w:val="00343192"/>
    <w:rsid w:val="00343485"/>
    <w:rsid w:val="0034395C"/>
    <w:rsid w:val="00343E3F"/>
    <w:rsid w:val="00343F09"/>
    <w:rsid w:val="00343F3B"/>
    <w:rsid w:val="0034404F"/>
    <w:rsid w:val="00344059"/>
    <w:rsid w:val="00344355"/>
    <w:rsid w:val="00344630"/>
    <w:rsid w:val="003447A9"/>
    <w:rsid w:val="003447AE"/>
    <w:rsid w:val="0034482C"/>
    <w:rsid w:val="00344F6C"/>
    <w:rsid w:val="003455F3"/>
    <w:rsid w:val="00345DC2"/>
    <w:rsid w:val="00345ED1"/>
    <w:rsid w:val="003464CC"/>
    <w:rsid w:val="00346513"/>
    <w:rsid w:val="003468A8"/>
    <w:rsid w:val="00346AA2"/>
    <w:rsid w:val="00346D86"/>
    <w:rsid w:val="00346DD5"/>
    <w:rsid w:val="003473D4"/>
    <w:rsid w:val="0034740A"/>
    <w:rsid w:val="003501D2"/>
    <w:rsid w:val="003509A9"/>
    <w:rsid w:val="00350A55"/>
    <w:rsid w:val="0035105A"/>
    <w:rsid w:val="00351457"/>
    <w:rsid w:val="003518C6"/>
    <w:rsid w:val="00351D09"/>
    <w:rsid w:val="00351EFC"/>
    <w:rsid w:val="0035205A"/>
    <w:rsid w:val="00352836"/>
    <w:rsid w:val="00352A6C"/>
    <w:rsid w:val="00352DA1"/>
    <w:rsid w:val="0035354B"/>
    <w:rsid w:val="003536EB"/>
    <w:rsid w:val="00353BB0"/>
    <w:rsid w:val="00354304"/>
    <w:rsid w:val="003545FA"/>
    <w:rsid w:val="003546BF"/>
    <w:rsid w:val="003546C5"/>
    <w:rsid w:val="00354751"/>
    <w:rsid w:val="00354904"/>
    <w:rsid w:val="00354FEB"/>
    <w:rsid w:val="00355048"/>
    <w:rsid w:val="00355C23"/>
    <w:rsid w:val="00355D08"/>
    <w:rsid w:val="00355D7B"/>
    <w:rsid w:val="00355EC1"/>
    <w:rsid w:val="003560BC"/>
    <w:rsid w:val="00356217"/>
    <w:rsid w:val="003563CB"/>
    <w:rsid w:val="00356553"/>
    <w:rsid w:val="003566B2"/>
    <w:rsid w:val="00356B35"/>
    <w:rsid w:val="00356D24"/>
    <w:rsid w:val="003570B6"/>
    <w:rsid w:val="00357FDE"/>
    <w:rsid w:val="00360D7C"/>
    <w:rsid w:val="00360E1F"/>
    <w:rsid w:val="00360E9B"/>
    <w:rsid w:val="003610B0"/>
    <w:rsid w:val="003610D5"/>
    <w:rsid w:val="003614B2"/>
    <w:rsid w:val="00361524"/>
    <w:rsid w:val="00361BAA"/>
    <w:rsid w:val="00361CAF"/>
    <w:rsid w:val="00361DB5"/>
    <w:rsid w:val="003620B5"/>
    <w:rsid w:val="003622E6"/>
    <w:rsid w:val="00362409"/>
    <w:rsid w:val="00362418"/>
    <w:rsid w:val="0036259B"/>
    <w:rsid w:val="003625DD"/>
    <w:rsid w:val="00362CB8"/>
    <w:rsid w:val="00363039"/>
    <w:rsid w:val="003630F5"/>
    <w:rsid w:val="00363515"/>
    <w:rsid w:val="00363C49"/>
    <w:rsid w:val="00363F4C"/>
    <w:rsid w:val="00364A41"/>
    <w:rsid w:val="003653D3"/>
    <w:rsid w:val="0036573B"/>
    <w:rsid w:val="00365FDD"/>
    <w:rsid w:val="00366ABC"/>
    <w:rsid w:val="00366B79"/>
    <w:rsid w:val="00366F5E"/>
    <w:rsid w:val="00367029"/>
    <w:rsid w:val="00367466"/>
    <w:rsid w:val="0036755E"/>
    <w:rsid w:val="0036769D"/>
    <w:rsid w:val="00367BD7"/>
    <w:rsid w:val="003700D6"/>
    <w:rsid w:val="00370C5A"/>
    <w:rsid w:val="00371094"/>
    <w:rsid w:val="003714DE"/>
    <w:rsid w:val="00371A2B"/>
    <w:rsid w:val="00371B36"/>
    <w:rsid w:val="00371C7D"/>
    <w:rsid w:val="00371D95"/>
    <w:rsid w:val="00372486"/>
    <w:rsid w:val="00372528"/>
    <w:rsid w:val="00372600"/>
    <w:rsid w:val="00372A67"/>
    <w:rsid w:val="00372D20"/>
    <w:rsid w:val="00373882"/>
    <w:rsid w:val="0037391B"/>
    <w:rsid w:val="003739D1"/>
    <w:rsid w:val="00373A8B"/>
    <w:rsid w:val="00374184"/>
    <w:rsid w:val="0037418C"/>
    <w:rsid w:val="003743A3"/>
    <w:rsid w:val="0037441F"/>
    <w:rsid w:val="0037463C"/>
    <w:rsid w:val="00374B94"/>
    <w:rsid w:val="00374DDD"/>
    <w:rsid w:val="00374EDC"/>
    <w:rsid w:val="0037506A"/>
    <w:rsid w:val="00375251"/>
    <w:rsid w:val="003754E6"/>
    <w:rsid w:val="0037556C"/>
    <w:rsid w:val="00375942"/>
    <w:rsid w:val="00375C28"/>
    <w:rsid w:val="00375D53"/>
    <w:rsid w:val="00376514"/>
    <w:rsid w:val="0037664B"/>
    <w:rsid w:val="003770F1"/>
    <w:rsid w:val="00377261"/>
    <w:rsid w:val="00377DB9"/>
    <w:rsid w:val="0038013E"/>
    <w:rsid w:val="003805CD"/>
    <w:rsid w:val="00380694"/>
    <w:rsid w:val="00380776"/>
    <w:rsid w:val="00380D69"/>
    <w:rsid w:val="003810B9"/>
    <w:rsid w:val="003811DB"/>
    <w:rsid w:val="003813AD"/>
    <w:rsid w:val="00381771"/>
    <w:rsid w:val="00381821"/>
    <w:rsid w:val="0038191B"/>
    <w:rsid w:val="00381A04"/>
    <w:rsid w:val="00381C0F"/>
    <w:rsid w:val="00381C16"/>
    <w:rsid w:val="003826ED"/>
    <w:rsid w:val="00382C0E"/>
    <w:rsid w:val="00382C69"/>
    <w:rsid w:val="00383129"/>
    <w:rsid w:val="00383332"/>
    <w:rsid w:val="00383402"/>
    <w:rsid w:val="003838A3"/>
    <w:rsid w:val="00383946"/>
    <w:rsid w:val="00383ADD"/>
    <w:rsid w:val="00383F05"/>
    <w:rsid w:val="003840A1"/>
    <w:rsid w:val="003840CF"/>
    <w:rsid w:val="003840DF"/>
    <w:rsid w:val="003841B3"/>
    <w:rsid w:val="00384547"/>
    <w:rsid w:val="003845A4"/>
    <w:rsid w:val="003847A5"/>
    <w:rsid w:val="003849AF"/>
    <w:rsid w:val="00384C4F"/>
    <w:rsid w:val="00384DEF"/>
    <w:rsid w:val="00384F8B"/>
    <w:rsid w:val="0038519D"/>
    <w:rsid w:val="0038542F"/>
    <w:rsid w:val="003858AD"/>
    <w:rsid w:val="003859C4"/>
    <w:rsid w:val="00385B1E"/>
    <w:rsid w:val="00385D94"/>
    <w:rsid w:val="00385E70"/>
    <w:rsid w:val="00386644"/>
    <w:rsid w:val="00386760"/>
    <w:rsid w:val="003867F4"/>
    <w:rsid w:val="003868D9"/>
    <w:rsid w:val="0038691C"/>
    <w:rsid w:val="00386C71"/>
    <w:rsid w:val="00386CFC"/>
    <w:rsid w:val="00386D06"/>
    <w:rsid w:val="00387263"/>
    <w:rsid w:val="00387883"/>
    <w:rsid w:val="00387B11"/>
    <w:rsid w:val="00387EE4"/>
    <w:rsid w:val="00387EF6"/>
    <w:rsid w:val="00387FD7"/>
    <w:rsid w:val="0039002E"/>
    <w:rsid w:val="00390190"/>
    <w:rsid w:val="00390558"/>
    <w:rsid w:val="003909B6"/>
    <w:rsid w:val="00390A99"/>
    <w:rsid w:val="003912F0"/>
    <w:rsid w:val="00391589"/>
    <w:rsid w:val="00391911"/>
    <w:rsid w:val="00391A1F"/>
    <w:rsid w:val="003924DF"/>
    <w:rsid w:val="0039270A"/>
    <w:rsid w:val="00392823"/>
    <w:rsid w:val="00392A87"/>
    <w:rsid w:val="00392ECD"/>
    <w:rsid w:val="00393342"/>
    <w:rsid w:val="00393657"/>
    <w:rsid w:val="00393A8B"/>
    <w:rsid w:val="003940B4"/>
    <w:rsid w:val="003947B0"/>
    <w:rsid w:val="00394A51"/>
    <w:rsid w:val="00394A66"/>
    <w:rsid w:val="00394F16"/>
    <w:rsid w:val="0039523A"/>
    <w:rsid w:val="00395569"/>
    <w:rsid w:val="003955E1"/>
    <w:rsid w:val="00395731"/>
    <w:rsid w:val="00395760"/>
    <w:rsid w:val="00395A14"/>
    <w:rsid w:val="00395A35"/>
    <w:rsid w:val="00395D53"/>
    <w:rsid w:val="00395D6C"/>
    <w:rsid w:val="003960A1"/>
    <w:rsid w:val="00396764"/>
    <w:rsid w:val="00397362"/>
    <w:rsid w:val="00397378"/>
    <w:rsid w:val="00397673"/>
    <w:rsid w:val="0039779F"/>
    <w:rsid w:val="003977C9"/>
    <w:rsid w:val="00397861"/>
    <w:rsid w:val="00397966"/>
    <w:rsid w:val="003A0392"/>
    <w:rsid w:val="003A04C7"/>
    <w:rsid w:val="003A04EF"/>
    <w:rsid w:val="003A091E"/>
    <w:rsid w:val="003A1147"/>
    <w:rsid w:val="003A183D"/>
    <w:rsid w:val="003A1A1C"/>
    <w:rsid w:val="003A1B02"/>
    <w:rsid w:val="003A1B73"/>
    <w:rsid w:val="003A1C27"/>
    <w:rsid w:val="003A2121"/>
    <w:rsid w:val="003A27F9"/>
    <w:rsid w:val="003A2E5F"/>
    <w:rsid w:val="003A34DD"/>
    <w:rsid w:val="003A3748"/>
    <w:rsid w:val="003A388C"/>
    <w:rsid w:val="003A38CA"/>
    <w:rsid w:val="003A4293"/>
    <w:rsid w:val="003A437C"/>
    <w:rsid w:val="003A43FC"/>
    <w:rsid w:val="003A48D8"/>
    <w:rsid w:val="003A494D"/>
    <w:rsid w:val="003A4998"/>
    <w:rsid w:val="003A4A19"/>
    <w:rsid w:val="003A4C54"/>
    <w:rsid w:val="003A5028"/>
    <w:rsid w:val="003A5143"/>
    <w:rsid w:val="003A5372"/>
    <w:rsid w:val="003A5599"/>
    <w:rsid w:val="003A567C"/>
    <w:rsid w:val="003A57D6"/>
    <w:rsid w:val="003A5896"/>
    <w:rsid w:val="003A5CB7"/>
    <w:rsid w:val="003A6694"/>
    <w:rsid w:val="003A6C5F"/>
    <w:rsid w:val="003A6D4F"/>
    <w:rsid w:val="003A6DCF"/>
    <w:rsid w:val="003A73A5"/>
    <w:rsid w:val="003B0979"/>
    <w:rsid w:val="003B0A38"/>
    <w:rsid w:val="003B0C59"/>
    <w:rsid w:val="003B0DAA"/>
    <w:rsid w:val="003B14D9"/>
    <w:rsid w:val="003B1539"/>
    <w:rsid w:val="003B1866"/>
    <w:rsid w:val="003B1990"/>
    <w:rsid w:val="003B1C08"/>
    <w:rsid w:val="003B202C"/>
    <w:rsid w:val="003B24FB"/>
    <w:rsid w:val="003B2769"/>
    <w:rsid w:val="003B2849"/>
    <w:rsid w:val="003B2F36"/>
    <w:rsid w:val="003B36D1"/>
    <w:rsid w:val="003B3C0B"/>
    <w:rsid w:val="003B3E29"/>
    <w:rsid w:val="003B43D8"/>
    <w:rsid w:val="003B43EE"/>
    <w:rsid w:val="003B44B6"/>
    <w:rsid w:val="003B4D54"/>
    <w:rsid w:val="003B5182"/>
    <w:rsid w:val="003B58D9"/>
    <w:rsid w:val="003B5A12"/>
    <w:rsid w:val="003B5D40"/>
    <w:rsid w:val="003B5ECF"/>
    <w:rsid w:val="003B5FAC"/>
    <w:rsid w:val="003B6121"/>
    <w:rsid w:val="003B6454"/>
    <w:rsid w:val="003B66D6"/>
    <w:rsid w:val="003B6911"/>
    <w:rsid w:val="003B6E42"/>
    <w:rsid w:val="003B7F17"/>
    <w:rsid w:val="003C0203"/>
    <w:rsid w:val="003C06BA"/>
    <w:rsid w:val="003C0B0B"/>
    <w:rsid w:val="003C0C75"/>
    <w:rsid w:val="003C167C"/>
    <w:rsid w:val="003C17BE"/>
    <w:rsid w:val="003C1EE7"/>
    <w:rsid w:val="003C1EEB"/>
    <w:rsid w:val="003C1EF9"/>
    <w:rsid w:val="003C1F84"/>
    <w:rsid w:val="003C228E"/>
    <w:rsid w:val="003C2420"/>
    <w:rsid w:val="003C3A2C"/>
    <w:rsid w:val="003C419D"/>
    <w:rsid w:val="003C4285"/>
    <w:rsid w:val="003C44F9"/>
    <w:rsid w:val="003C455E"/>
    <w:rsid w:val="003C47F8"/>
    <w:rsid w:val="003C4F43"/>
    <w:rsid w:val="003C5378"/>
    <w:rsid w:val="003C5459"/>
    <w:rsid w:val="003C56E4"/>
    <w:rsid w:val="003C5A75"/>
    <w:rsid w:val="003C5DF4"/>
    <w:rsid w:val="003C611E"/>
    <w:rsid w:val="003C651D"/>
    <w:rsid w:val="003C6C31"/>
    <w:rsid w:val="003C795B"/>
    <w:rsid w:val="003C7EEF"/>
    <w:rsid w:val="003D02B2"/>
    <w:rsid w:val="003D0AA1"/>
    <w:rsid w:val="003D0B46"/>
    <w:rsid w:val="003D0DC2"/>
    <w:rsid w:val="003D110E"/>
    <w:rsid w:val="003D1363"/>
    <w:rsid w:val="003D1B0A"/>
    <w:rsid w:val="003D1B82"/>
    <w:rsid w:val="003D1D84"/>
    <w:rsid w:val="003D1D8F"/>
    <w:rsid w:val="003D2348"/>
    <w:rsid w:val="003D2E46"/>
    <w:rsid w:val="003D326C"/>
    <w:rsid w:val="003D3B31"/>
    <w:rsid w:val="003D3E57"/>
    <w:rsid w:val="003D3F2F"/>
    <w:rsid w:val="003D49CE"/>
    <w:rsid w:val="003D51D5"/>
    <w:rsid w:val="003D543D"/>
    <w:rsid w:val="003D5652"/>
    <w:rsid w:val="003D5697"/>
    <w:rsid w:val="003D56AE"/>
    <w:rsid w:val="003D5968"/>
    <w:rsid w:val="003D5A02"/>
    <w:rsid w:val="003D5B51"/>
    <w:rsid w:val="003D6029"/>
    <w:rsid w:val="003D61F4"/>
    <w:rsid w:val="003D63CB"/>
    <w:rsid w:val="003D6D8E"/>
    <w:rsid w:val="003D6EFA"/>
    <w:rsid w:val="003D6FD2"/>
    <w:rsid w:val="003D70FC"/>
    <w:rsid w:val="003D7162"/>
    <w:rsid w:val="003D7203"/>
    <w:rsid w:val="003D73E4"/>
    <w:rsid w:val="003D763C"/>
    <w:rsid w:val="003D7DA6"/>
    <w:rsid w:val="003E056B"/>
    <w:rsid w:val="003E06E5"/>
    <w:rsid w:val="003E0AB3"/>
    <w:rsid w:val="003E0B93"/>
    <w:rsid w:val="003E0B9E"/>
    <w:rsid w:val="003E0C8D"/>
    <w:rsid w:val="003E0F77"/>
    <w:rsid w:val="003E17D2"/>
    <w:rsid w:val="003E18C7"/>
    <w:rsid w:val="003E1A38"/>
    <w:rsid w:val="003E1D18"/>
    <w:rsid w:val="003E1FC7"/>
    <w:rsid w:val="003E26ED"/>
    <w:rsid w:val="003E2A29"/>
    <w:rsid w:val="003E2A9F"/>
    <w:rsid w:val="003E2B7C"/>
    <w:rsid w:val="003E2CA9"/>
    <w:rsid w:val="003E2E8F"/>
    <w:rsid w:val="003E3024"/>
    <w:rsid w:val="003E3027"/>
    <w:rsid w:val="003E30D5"/>
    <w:rsid w:val="003E3338"/>
    <w:rsid w:val="003E392C"/>
    <w:rsid w:val="003E3936"/>
    <w:rsid w:val="003E3D95"/>
    <w:rsid w:val="003E3F83"/>
    <w:rsid w:val="003E4133"/>
    <w:rsid w:val="003E432C"/>
    <w:rsid w:val="003E43FE"/>
    <w:rsid w:val="003E44D5"/>
    <w:rsid w:val="003E454A"/>
    <w:rsid w:val="003E4875"/>
    <w:rsid w:val="003E4ABD"/>
    <w:rsid w:val="003E4FC3"/>
    <w:rsid w:val="003E4FFC"/>
    <w:rsid w:val="003E52A3"/>
    <w:rsid w:val="003E531C"/>
    <w:rsid w:val="003E532D"/>
    <w:rsid w:val="003E593C"/>
    <w:rsid w:val="003E5A09"/>
    <w:rsid w:val="003E5CE2"/>
    <w:rsid w:val="003E5E74"/>
    <w:rsid w:val="003E64C8"/>
    <w:rsid w:val="003E67EA"/>
    <w:rsid w:val="003E6883"/>
    <w:rsid w:val="003E6E7C"/>
    <w:rsid w:val="003E7178"/>
    <w:rsid w:val="003E7280"/>
    <w:rsid w:val="003E7605"/>
    <w:rsid w:val="003E7C3B"/>
    <w:rsid w:val="003E7D50"/>
    <w:rsid w:val="003E7DFF"/>
    <w:rsid w:val="003F02B8"/>
    <w:rsid w:val="003F0579"/>
    <w:rsid w:val="003F0610"/>
    <w:rsid w:val="003F0784"/>
    <w:rsid w:val="003F092B"/>
    <w:rsid w:val="003F0BCD"/>
    <w:rsid w:val="003F0BDD"/>
    <w:rsid w:val="003F0CE6"/>
    <w:rsid w:val="003F0D74"/>
    <w:rsid w:val="003F0FD2"/>
    <w:rsid w:val="003F1BD7"/>
    <w:rsid w:val="003F1F83"/>
    <w:rsid w:val="003F2359"/>
    <w:rsid w:val="003F25FB"/>
    <w:rsid w:val="003F2B84"/>
    <w:rsid w:val="003F2BF0"/>
    <w:rsid w:val="003F3038"/>
    <w:rsid w:val="003F3146"/>
    <w:rsid w:val="003F336A"/>
    <w:rsid w:val="003F35DD"/>
    <w:rsid w:val="003F35EE"/>
    <w:rsid w:val="003F3717"/>
    <w:rsid w:val="003F37D0"/>
    <w:rsid w:val="003F393B"/>
    <w:rsid w:val="003F3BF8"/>
    <w:rsid w:val="003F3D64"/>
    <w:rsid w:val="003F3EEC"/>
    <w:rsid w:val="003F405A"/>
    <w:rsid w:val="003F40C1"/>
    <w:rsid w:val="003F4706"/>
    <w:rsid w:val="003F4F45"/>
    <w:rsid w:val="003F56E2"/>
    <w:rsid w:val="003F5764"/>
    <w:rsid w:val="003F5800"/>
    <w:rsid w:val="003F5889"/>
    <w:rsid w:val="003F5CB9"/>
    <w:rsid w:val="003F634B"/>
    <w:rsid w:val="003F641B"/>
    <w:rsid w:val="003F71C6"/>
    <w:rsid w:val="003F7256"/>
    <w:rsid w:val="003F73BD"/>
    <w:rsid w:val="003F79EE"/>
    <w:rsid w:val="003F7AE2"/>
    <w:rsid w:val="003F7B87"/>
    <w:rsid w:val="004004DB"/>
    <w:rsid w:val="00400601"/>
    <w:rsid w:val="004007F1"/>
    <w:rsid w:val="0040080E"/>
    <w:rsid w:val="00400C1A"/>
    <w:rsid w:val="0040108B"/>
    <w:rsid w:val="00401151"/>
    <w:rsid w:val="00401258"/>
    <w:rsid w:val="00401304"/>
    <w:rsid w:val="00401499"/>
    <w:rsid w:val="004015A1"/>
    <w:rsid w:val="00401890"/>
    <w:rsid w:val="00401892"/>
    <w:rsid w:val="00401BB9"/>
    <w:rsid w:val="00401C81"/>
    <w:rsid w:val="00401D75"/>
    <w:rsid w:val="00401DC1"/>
    <w:rsid w:val="00401FEF"/>
    <w:rsid w:val="0040205B"/>
    <w:rsid w:val="0040231C"/>
    <w:rsid w:val="00402558"/>
    <w:rsid w:val="00403032"/>
    <w:rsid w:val="00403279"/>
    <w:rsid w:val="00403437"/>
    <w:rsid w:val="00403513"/>
    <w:rsid w:val="00403ABC"/>
    <w:rsid w:val="00403CD4"/>
    <w:rsid w:val="004045E2"/>
    <w:rsid w:val="00404A09"/>
    <w:rsid w:val="00404A73"/>
    <w:rsid w:val="00404C24"/>
    <w:rsid w:val="004052F4"/>
    <w:rsid w:val="00405648"/>
    <w:rsid w:val="004056D0"/>
    <w:rsid w:val="004057E1"/>
    <w:rsid w:val="004058F2"/>
    <w:rsid w:val="00405C9D"/>
    <w:rsid w:val="004065FA"/>
    <w:rsid w:val="00406D8E"/>
    <w:rsid w:val="0040759A"/>
    <w:rsid w:val="00407970"/>
    <w:rsid w:val="00407A04"/>
    <w:rsid w:val="00407B7F"/>
    <w:rsid w:val="00407E06"/>
    <w:rsid w:val="004105A5"/>
    <w:rsid w:val="00410727"/>
    <w:rsid w:val="004107AF"/>
    <w:rsid w:val="004113FA"/>
    <w:rsid w:val="004116BB"/>
    <w:rsid w:val="004117BF"/>
    <w:rsid w:val="00411956"/>
    <w:rsid w:val="00411D6A"/>
    <w:rsid w:val="00411D9A"/>
    <w:rsid w:val="004120A9"/>
    <w:rsid w:val="00413143"/>
    <w:rsid w:val="00413210"/>
    <w:rsid w:val="004134EB"/>
    <w:rsid w:val="004137F5"/>
    <w:rsid w:val="00413B51"/>
    <w:rsid w:val="00413BD2"/>
    <w:rsid w:val="00413EAF"/>
    <w:rsid w:val="00413EF3"/>
    <w:rsid w:val="0041483B"/>
    <w:rsid w:val="00415C4E"/>
    <w:rsid w:val="00415D8A"/>
    <w:rsid w:val="00415ED4"/>
    <w:rsid w:val="00416315"/>
    <w:rsid w:val="00416764"/>
    <w:rsid w:val="004167DC"/>
    <w:rsid w:val="00416AE6"/>
    <w:rsid w:val="00416ECD"/>
    <w:rsid w:val="00416EDB"/>
    <w:rsid w:val="0041718B"/>
    <w:rsid w:val="004171B7"/>
    <w:rsid w:val="00417234"/>
    <w:rsid w:val="00417306"/>
    <w:rsid w:val="00417837"/>
    <w:rsid w:val="00417E58"/>
    <w:rsid w:val="004206C7"/>
    <w:rsid w:val="0042087C"/>
    <w:rsid w:val="004208C9"/>
    <w:rsid w:val="00420918"/>
    <w:rsid w:val="00420CBB"/>
    <w:rsid w:val="00420FC0"/>
    <w:rsid w:val="004214E0"/>
    <w:rsid w:val="00421C45"/>
    <w:rsid w:val="004224D6"/>
    <w:rsid w:val="00422F63"/>
    <w:rsid w:val="004230F3"/>
    <w:rsid w:val="00423107"/>
    <w:rsid w:val="0042327A"/>
    <w:rsid w:val="0042351B"/>
    <w:rsid w:val="004235BD"/>
    <w:rsid w:val="004238A5"/>
    <w:rsid w:val="00423C5F"/>
    <w:rsid w:val="00423F27"/>
    <w:rsid w:val="00423F8E"/>
    <w:rsid w:val="004240F7"/>
    <w:rsid w:val="0042428E"/>
    <w:rsid w:val="00424309"/>
    <w:rsid w:val="00424CEA"/>
    <w:rsid w:val="00424E0E"/>
    <w:rsid w:val="004251D3"/>
    <w:rsid w:val="004255B8"/>
    <w:rsid w:val="004255BA"/>
    <w:rsid w:val="0042597B"/>
    <w:rsid w:val="0042598E"/>
    <w:rsid w:val="00426061"/>
    <w:rsid w:val="004261E8"/>
    <w:rsid w:val="004262FC"/>
    <w:rsid w:val="004266FB"/>
    <w:rsid w:val="00426CEF"/>
    <w:rsid w:val="00426DDD"/>
    <w:rsid w:val="004274B4"/>
    <w:rsid w:val="004277D3"/>
    <w:rsid w:val="0042786E"/>
    <w:rsid w:val="0043069D"/>
    <w:rsid w:val="004308AF"/>
    <w:rsid w:val="004309E8"/>
    <w:rsid w:val="00430D65"/>
    <w:rsid w:val="00430DAD"/>
    <w:rsid w:val="00431707"/>
    <w:rsid w:val="00431798"/>
    <w:rsid w:val="00431AA3"/>
    <w:rsid w:val="004320CA"/>
    <w:rsid w:val="004322CB"/>
    <w:rsid w:val="004324C7"/>
    <w:rsid w:val="00432760"/>
    <w:rsid w:val="00432FA4"/>
    <w:rsid w:val="00433299"/>
    <w:rsid w:val="004332E2"/>
    <w:rsid w:val="00433388"/>
    <w:rsid w:val="00433489"/>
    <w:rsid w:val="00433A33"/>
    <w:rsid w:val="00433DDD"/>
    <w:rsid w:val="00433FB2"/>
    <w:rsid w:val="00433FBA"/>
    <w:rsid w:val="00434168"/>
    <w:rsid w:val="004342C8"/>
    <w:rsid w:val="00434484"/>
    <w:rsid w:val="0043450D"/>
    <w:rsid w:val="00435013"/>
    <w:rsid w:val="00435265"/>
    <w:rsid w:val="00435405"/>
    <w:rsid w:val="0043560B"/>
    <w:rsid w:val="004356EA"/>
    <w:rsid w:val="004358E2"/>
    <w:rsid w:val="00435DF0"/>
    <w:rsid w:val="00435DF7"/>
    <w:rsid w:val="00435E7F"/>
    <w:rsid w:val="00435FC0"/>
    <w:rsid w:val="00436035"/>
    <w:rsid w:val="00436C7D"/>
    <w:rsid w:val="00436D68"/>
    <w:rsid w:val="00436E5E"/>
    <w:rsid w:val="004371F7"/>
    <w:rsid w:val="0043763D"/>
    <w:rsid w:val="0043765F"/>
    <w:rsid w:val="00437671"/>
    <w:rsid w:val="004379EC"/>
    <w:rsid w:val="00437FEC"/>
    <w:rsid w:val="0044083F"/>
    <w:rsid w:val="00440A32"/>
    <w:rsid w:val="00441109"/>
    <w:rsid w:val="004411AE"/>
    <w:rsid w:val="004412B9"/>
    <w:rsid w:val="00441548"/>
    <w:rsid w:val="004418DA"/>
    <w:rsid w:val="00442080"/>
    <w:rsid w:val="0044211C"/>
    <w:rsid w:val="00442295"/>
    <w:rsid w:val="004422E0"/>
    <w:rsid w:val="00442304"/>
    <w:rsid w:val="00442EC5"/>
    <w:rsid w:val="00443068"/>
    <w:rsid w:val="0044330C"/>
    <w:rsid w:val="00443B53"/>
    <w:rsid w:val="00443C1E"/>
    <w:rsid w:val="00443C8B"/>
    <w:rsid w:val="00443E7B"/>
    <w:rsid w:val="0044417E"/>
    <w:rsid w:val="004441B0"/>
    <w:rsid w:val="0044420E"/>
    <w:rsid w:val="0044436F"/>
    <w:rsid w:val="0044438A"/>
    <w:rsid w:val="0044461E"/>
    <w:rsid w:val="0044463D"/>
    <w:rsid w:val="0044496C"/>
    <w:rsid w:val="00445033"/>
    <w:rsid w:val="00445061"/>
    <w:rsid w:val="0044506C"/>
    <w:rsid w:val="00445958"/>
    <w:rsid w:val="004459A5"/>
    <w:rsid w:val="00445CF6"/>
    <w:rsid w:val="004460DF"/>
    <w:rsid w:val="00446186"/>
    <w:rsid w:val="0044621E"/>
    <w:rsid w:val="00446695"/>
    <w:rsid w:val="00446ED2"/>
    <w:rsid w:val="00447190"/>
    <w:rsid w:val="004472D1"/>
    <w:rsid w:val="00447493"/>
    <w:rsid w:val="0045028E"/>
    <w:rsid w:val="004504A2"/>
    <w:rsid w:val="0045091C"/>
    <w:rsid w:val="00450DDB"/>
    <w:rsid w:val="004511FF"/>
    <w:rsid w:val="004518AD"/>
    <w:rsid w:val="00451A1D"/>
    <w:rsid w:val="00451D3D"/>
    <w:rsid w:val="0045246C"/>
    <w:rsid w:val="004528C0"/>
    <w:rsid w:val="0045389B"/>
    <w:rsid w:val="00453CA5"/>
    <w:rsid w:val="0045406A"/>
    <w:rsid w:val="0045435E"/>
    <w:rsid w:val="004545B8"/>
    <w:rsid w:val="004546B8"/>
    <w:rsid w:val="00454763"/>
    <w:rsid w:val="00454A5D"/>
    <w:rsid w:val="00454D46"/>
    <w:rsid w:val="00454DD6"/>
    <w:rsid w:val="00455415"/>
    <w:rsid w:val="004554D4"/>
    <w:rsid w:val="0045564C"/>
    <w:rsid w:val="00455B36"/>
    <w:rsid w:val="00455D71"/>
    <w:rsid w:val="00455DD8"/>
    <w:rsid w:val="00455F5F"/>
    <w:rsid w:val="00456067"/>
    <w:rsid w:val="004561E3"/>
    <w:rsid w:val="00456553"/>
    <w:rsid w:val="00456710"/>
    <w:rsid w:val="00456780"/>
    <w:rsid w:val="004567EE"/>
    <w:rsid w:val="0045681B"/>
    <w:rsid w:val="00456B20"/>
    <w:rsid w:val="00456B80"/>
    <w:rsid w:val="00456C67"/>
    <w:rsid w:val="00456DF7"/>
    <w:rsid w:val="00456E73"/>
    <w:rsid w:val="00456F38"/>
    <w:rsid w:val="0045725D"/>
    <w:rsid w:val="00457509"/>
    <w:rsid w:val="00457689"/>
    <w:rsid w:val="00457ADE"/>
    <w:rsid w:val="00457C43"/>
    <w:rsid w:val="00457C7D"/>
    <w:rsid w:val="00457DFB"/>
    <w:rsid w:val="00457E67"/>
    <w:rsid w:val="00460301"/>
    <w:rsid w:val="004603B2"/>
    <w:rsid w:val="004603BE"/>
    <w:rsid w:val="004603DD"/>
    <w:rsid w:val="0046041F"/>
    <w:rsid w:val="00460482"/>
    <w:rsid w:val="00460666"/>
    <w:rsid w:val="00460B01"/>
    <w:rsid w:val="00460F62"/>
    <w:rsid w:val="00460FEB"/>
    <w:rsid w:val="00461394"/>
    <w:rsid w:val="004613E6"/>
    <w:rsid w:val="004616AD"/>
    <w:rsid w:val="004616BE"/>
    <w:rsid w:val="00461E86"/>
    <w:rsid w:val="00461EB4"/>
    <w:rsid w:val="004621AD"/>
    <w:rsid w:val="00462234"/>
    <w:rsid w:val="0046248F"/>
    <w:rsid w:val="00462687"/>
    <w:rsid w:val="00462750"/>
    <w:rsid w:val="00462C5C"/>
    <w:rsid w:val="0046320A"/>
    <w:rsid w:val="0046362F"/>
    <w:rsid w:val="0046396A"/>
    <w:rsid w:val="00463B04"/>
    <w:rsid w:val="00463B92"/>
    <w:rsid w:val="0046444A"/>
    <w:rsid w:val="0046454D"/>
    <w:rsid w:val="00464601"/>
    <w:rsid w:val="0046466B"/>
    <w:rsid w:val="004647FA"/>
    <w:rsid w:val="00464857"/>
    <w:rsid w:val="00464D98"/>
    <w:rsid w:val="00465530"/>
    <w:rsid w:val="00465781"/>
    <w:rsid w:val="00466029"/>
    <w:rsid w:val="004662B3"/>
    <w:rsid w:val="0046633F"/>
    <w:rsid w:val="00466611"/>
    <w:rsid w:val="00466769"/>
    <w:rsid w:val="00466992"/>
    <w:rsid w:val="004675FE"/>
    <w:rsid w:val="00467F75"/>
    <w:rsid w:val="004703E5"/>
    <w:rsid w:val="004711DA"/>
    <w:rsid w:val="004714D4"/>
    <w:rsid w:val="00472035"/>
    <w:rsid w:val="004727D1"/>
    <w:rsid w:val="0047283D"/>
    <w:rsid w:val="00472A9F"/>
    <w:rsid w:val="00472AA8"/>
    <w:rsid w:val="00472D23"/>
    <w:rsid w:val="00472ECF"/>
    <w:rsid w:val="004730C2"/>
    <w:rsid w:val="00473B35"/>
    <w:rsid w:val="00473DA3"/>
    <w:rsid w:val="00474252"/>
    <w:rsid w:val="0047501B"/>
    <w:rsid w:val="004756A4"/>
    <w:rsid w:val="00475B1E"/>
    <w:rsid w:val="0047606D"/>
    <w:rsid w:val="0047618C"/>
    <w:rsid w:val="00476194"/>
    <w:rsid w:val="004764E0"/>
    <w:rsid w:val="00476650"/>
    <w:rsid w:val="00476670"/>
    <w:rsid w:val="004766C9"/>
    <w:rsid w:val="004767B0"/>
    <w:rsid w:val="00476AB4"/>
    <w:rsid w:val="00476BC6"/>
    <w:rsid w:val="00476E49"/>
    <w:rsid w:val="0047728C"/>
    <w:rsid w:val="004775A1"/>
    <w:rsid w:val="00477E1B"/>
    <w:rsid w:val="004805A0"/>
    <w:rsid w:val="004808F3"/>
    <w:rsid w:val="0048163F"/>
    <w:rsid w:val="004818C0"/>
    <w:rsid w:val="004818F6"/>
    <w:rsid w:val="00481990"/>
    <w:rsid w:val="00482553"/>
    <w:rsid w:val="004827C7"/>
    <w:rsid w:val="00482A93"/>
    <w:rsid w:val="00483187"/>
    <w:rsid w:val="004832D6"/>
    <w:rsid w:val="00483406"/>
    <w:rsid w:val="00483629"/>
    <w:rsid w:val="00483790"/>
    <w:rsid w:val="0048380D"/>
    <w:rsid w:val="00483ADD"/>
    <w:rsid w:val="00483E33"/>
    <w:rsid w:val="00483F91"/>
    <w:rsid w:val="00484154"/>
    <w:rsid w:val="004843E6"/>
    <w:rsid w:val="00484740"/>
    <w:rsid w:val="00484879"/>
    <w:rsid w:val="00484943"/>
    <w:rsid w:val="00484AAC"/>
    <w:rsid w:val="00484E38"/>
    <w:rsid w:val="004851C6"/>
    <w:rsid w:val="00485295"/>
    <w:rsid w:val="00485809"/>
    <w:rsid w:val="004859A5"/>
    <w:rsid w:val="00485DC3"/>
    <w:rsid w:val="00485E09"/>
    <w:rsid w:val="00485ED6"/>
    <w:rsid w:val="00486482"/>
    <w:rsid w:val="004865F1"/>
    <w:rsid w:val="004868F2"/>
    <w:rsid w:val="00486AAA"/>
    <w:rsid w:val="00487A7A"/>
    <w:rsid w:val="00487CD8"/>
    <w:rsid w:val="00490233"/>
    <w:rsid w:val="004902EA"/>
    <w:rsid w:val="00490563"/>
    <w:rsid w:val="004909E1"/>
    <w:rsid w:val="00490B39"/>
    <w:rsid w:val="00490E70"/>
    <w:rsid w:val="00490EC0"/>
    <w:rsid w:val="004910F3"/>
    <w:rsid w:val="00491221"/>
    <w:rsid w:val="0049130E"/>
    <w:rsid w:val="0049138F"/>
    <w:rsid w:val="00491450"/>
    <w:rsid w:val="00491649"/>
    <w:rsid w:val="00491898"/>
    <w:rsid w:val="0049190D"/>
    <w:rsid w:val="00491ADF"/>
    <w:rsid w:val="00491CA3"/>
    <w:rsid w:val="00492B82"/>
    <w:rsid w:val="00492E49"/>
    <w:rsid w:val="00492F0C"/>
    <w:rsid w:val="004930B0"/>
    <w:rsid w:val="00493429"/>
    <w:rsid w:val="0049399B"/>
    <w:rsid w:val="00493A8E"/>
    <w:rsid w:val="00493B63"/>
    <w:rsid w:val="004944E2"/>
    <w:rsid w:val="004944E9"/>
    <w:rsid w:val="00494625"/>
    <w:rsid w:val="004948B1"/>
    <w:rsid w:val="004949E3"/>
    <w:rsid w:val="00494C60"/>
    <w:rsid w:val="00494C8B"/>
    <w:rsid w:val="00494E35"/>
    <w:rsid w:val="004952E8"/>
    <w:rsid w:val="004954C8"/>
    <w:rsid w:val="004956DB"/>
    <w:rsid w:val="004959EB"/>
    <w:rsid w:val="00495AC0"/>
    <w:rsid w:val="00495AD7"/>
    <w:rsid w:val="0049614D"/>
    <w:rsid w:val="00496389"/>
    <w:rsid w:val="004964C2"/>
    <w:rsid w:val="004967BF"/>
    <w:rsid w:val="00496BE2"/>
    <w:rsid w:val="00496C8D"/>
    <w:rsid w:val="00496C94"/>
    <w:rsid w:val="00496CD0"/>
    <w:rsid w:val="00497003"/>
    <w:rsid w:val="004973A0"/>
    <w:rsid w:val="00497557"/>
    <w:rsid w:val="004978B5"/>
    <w:rsid w:val="00497900"/>
    <w:rsid w:val="00497AA3"/>
    <w:rsid w:val="00497DA1"/>
    <w:rsid w:val="004A0164"/>
    <w:rsid w:val="004A02E5"/>
    <w:rsid w:val="004A069E"/>
    <w:rsid w:val="004A0867"/>
    <w:rsid w:val="004A09AB"/>
    <w:rsid w:val="004A0D6E"/>
    <w:rsid w:val="004A0E96"/>
    <w:rsid w:val="004A1148"/>
    <w:rsid w:val="004A172B"/>
    <w:rsid w:val="004A197B"/>
    <w:rsid w:val="004A1C64"/>
    <w:rsid w:val="004A1D11"/>
    <w:rsid w:val="004A1E56"/>
    <w:rsid w:val="004A29B9"/>
    <w:rsid w:val="004A2A92"/>
    <w:rsid w:val="004A35D8"/>
    <w:rsid w:val="004A3BA8"/>
    <w:rsid w:val="004A3D39"/>
    <w:rsid w:val="004A3F4C"/>
    <w:rsid w:val="004A4434"/>
    <w:rsid w:val="004A4AF5"/>
    <w:rsid w:val="004A51D7"/>
    <w:rsid w:val="004A52D2"/>
    <w:rsid w:val="004A5366"/>
    <w:rsid w:val="004A5634"/>
    <w:rsid w:val="004A61E6"/>
    <w:rsid w:val="004A66F8"/>
    <w:rsid w:val="004A6876"/>
    <w:rsid w:val="004A6916"/>
    <w:rsid w:val="004A6ABE"/>
    <w:rsid w:val="004A6B46"/>
    <w:rsid w:val="004A7613"/>
    <w:rsid w:val="004A78F9"/>
    <w:rsid w:val="004B012E"/>
    <w:rsid w:val="004B0333"/>
    <w:rsid w:val="004B0420"/>
    <w:rsid w:val="004B09B4"/>
    <w:rsid w:val="004B0C4A"/>
    <w:rsid w:val="004B0C61"/>
    <w:rsid w:val="004B1675"/>
    <w:rsid w:val="004B16AA"/>
    <w:rsid w:val="004B16C3"/>
    <w:rsid w:val="004B1D58"/>
    <w:rsid w:val="004B1E67"/>
    <w:rsid w:val="004B229D"/>
    <w:rsid w:val="004B264B"/>
    <w:rsid w:val="004B30AD"/>
    <w:rsid w:val="004B31CA"/>
    <w:rsid w:val="004B32C9"/>
    <w:rsid w:val="004B36C7"/>
    <w:rsid w:val="004B3A8E"/>
    <w:rsid w:val="004B3B35"/>
    <w:rsid w:val="004B4456"/>
    <w:rsid w:val="004B4831"/>
    <w:rsid w:val="004B4A20"/>
    <w:rsid w:val="004B4D92"/>
    <w:rsid w:val="004B5740"/>
    <w:rsid w:val="004B5848"/>
    <w:rsid w:val="004B5D13"/>
    <w:rsid w:val="004B6448"/>
    <w:rsid w:val="004B66EA"/>
    <w:rsid w:val="004B66F1"/>
    <w:rsid w:val="004B6F97"/>
    <w:rsid w:val="004B7175"/>
    <w:rsid w:val="004B7333"/>
    <w:rsid w:val="004B7555"/>
    <w:rsid w:val="004B7CF0"/>
    <w:rsid w:val="004B7D0A"/>
    <w:rsid w:val="004C0788"/>
    <w:rsid w:val="004C0EA8"/>
    <w:rsid w:val="004C0EAF"/>
    <w:rsid w:val="004C1400"/>
    <w:rsid w:val="004C214E"/>
    <w:rsid w:val="004C2B61"/>
    <w:rsid w:val="004C2C6C"/>
    <w:rsid w:val="004C31A9"/>
    <w:rsid w:val="004C34A4"/>
    <w:rsid w:val="004C3552"/>
    <w:rsid w:val="004C4261"/>
    <w:rsid w:val="004C4431"/>
    <w:rsid w:val="004C4CAC"/>
    <w:rsid w:val="004C4CBF"/>
    <w:rsid w:val="004C4E92"/>
    <w:rsid w:val="004C52CC"/>
    <w:rsid w:val="004C53CC"/>
    <w:rsid w:val="004C5F73"/>
    <w:rsid w:val="004C6013"/>
    <w:rsid w:val="004C633E"/>
    <w:rsid w:val="004C6610"/>
    <w:rsid w:val="004C665C"/>
    <w:rsid w:val="004C671E"/>
    <w:rsid w:val="004C6877"/>
    <w:rsid w:val="004C7378"/>
    <w:rsid w:val="004C756A"/>
    <w:rsid w:val="004C76AD"/>
    <w:rsid w:val="004C7770"/>
    <w:rsid w:val="004C77BC"/>
    <w:rsid w:val="004C7C34"/>
    <w:rsid w:val="004C7CE9"/>
    <w:rsid w:val="004C7ED5"/>
    <w:rsid w:val="004D02D8"/>
    <w:rsid w:val="004D03AE"/>
    <w:rsid w:val="004D042A"/>
    <w:rsid w:val="004D059C"/>
    <w:rsid w:val="004D0782"/>
    <w:rsid w:val="004D090D"/>
    <w:rsid w:val="004D09CE"/>
    <w:rsid w:val="004D0C40"/>
    <w:rsid w:val="004D0F3A"/>
    <w:rsid w:val="004D0F7D"/>
    <w:rsid w:val="004D12F3"/>
    <w:rsid w:val="004D15BC"/>
    <w:rsid w:val="004D1A9A"/>
    <w:rsid w:val="004D1CA1"/>
    <w:rsid w:val="004D1DED"/>
    <w:rsid w:val="004D25D4"/>
    <w:rsid w:val="004D2847"/>
    <w:rsid w:val="004D3203"/>
    <w:rsid w:val="004D34B4"/>
    <w:rsid w:val="004D3573"/>
    <w:rsid w:val="004D35BB"/>
    <w:rsid w:val="004D3612"/>
    <w:rsid w:val="004D365C"/>
    <w:rsid w:val="004D3A66"/>
    <w:rsid w:val="004D3B10"/>
    <w:rsid w:val="004D3ED6"/>
    <w:rsid w:val="004D4513"/>
    <w:rsid w:val="004D4CD4"/>
    <w:rsid w:val="004D4E6B"/>
    <w:rsid w:val="004D52C8"/>
    <w:rsid w:val="004D5530"/>
    <w:rsid w:val="004D5611"/>
    <w:rsid w:val="004D5968"/>
    <w:rsid w:val="004D5E81"/>
    <w:rsid w:val="004D616B"/>
    <w:rsid w:val="004D66D4"/>
    <w:rsid w:val="004D68D3"/>
    <w:rsid w:val="004D6CB1"/>
    <w:rsid w:val="004D6EBA"/>
    <w:rsid w:val="004D6F8E"/>
    <w:rsid w:val="004D72E5"/>
    <w:rsid w:val="004D7C7F"/>
    <w:rsid w:val="004D7E2A"/>
    <w:rsid w:val="004E026C"/>
    <w:rsid w:val="004E02FA"/>
    <w:rsid w:val="004E077A"/>
    <w:rsid w:val="004E08E8"/>
    <w:rsid w:val="004E0B29"/>
    <w:rsid w:val="004E1A6F"/>
    <w:rsid w:val="004E2190"/>
    <w:rsid w:val="004E232B"/>
    <w:rsid w:val="004E2479"/>
    <w:rsid w:val="004E2625"/>
    <w:rsid w:val="004E2A59"/>
    <w:rsid w:val="004E2AD7"/>
    <w:rsid w:val="004E30B2"/>
    <w:rsid w:val="004E36B4"/>
    <w:rsid w:val="004E3A27"/>
    <w:rsid w:val="004E3B5D"/>
    <w:rsid w:val="004E42A3"/>
    <w:rsid w:val="004E4447"/>
    <w:rsid w:val="004E47DC"/>
    <w:rsid w:val="004E4978"/>
    <w:rsid w:val="004E4A58"/>
    <w:rsid w:val="004E4AD8"/>
    <w:rsid w:val="004E5476"/>
    <w:rsid w:val="004E566D"/>
    <w:rsid w:val="004E56B3"/>
    <w:rsid w:val="004E5A7F"/>
    <w:rsid w:val="004E5A8F"/>
    <w:rsid w:val="004E5DAA"/>
    <w:rsid w:val="004E5DE7"/>
    <w:rsid w:val="004E5E76"/>
    <w:rsid w:val="004E64EF"/>
    <w:rsid w:val="004E6B1B"/>
    <w:rsid w:val="004E6BF0"/>
    <w:rsid w:val="004E70AF"/>
    <w:rsid w:val="004E7105"/>
    <w:rsid w:val="004E7307"/>
    <w:rsid w:val="004E7365"/>
    <w:rsid w:val="004E754A"/>
    <w:rsid w:val="004E7E96"/>
    <w:rsid w:val="004F0152"/>
    <w:rsid w:val="004F0691"/>
    <w:rsid w:val="004F0A90"/>
    <w:rsid w:val="004F0C88"/>
    <w:rsid w:val="004F0D18"/>
    <w:rsid w:val="004F0F7D"/>
    <w:rsid w:val="004F10FB"/>
    <w:rsid w:val="004F13BD"/>
    <w:rsid w:val="004F1515"/>
    <w:rsid w:val="004F1607"/>
    <w:rsid w:val="004F1682"/>
    <w:rsid w:val="004F1A90"/>
    <w:rsid w:val="004F1C88"/>
    <w:rsid w:val="004F1E44"/>
    <w:rsid w:val="004F1FCB"/>
    <w:rsid w:val="004F1FFB"/>
    <w:rsid w:val="004F226A"/>
    <w:rsid w:val="004F2D02"/>
    <w:rsid w:val="004F2FC4"/>
    <w:rsid w:val="004F355B"/>
    <w:rsid w:val="004F3704"/>
    <w:rsid w:val="004F4420"/>
    <w:rsid w:val="004F4636"/>
    <w:rsid w:val="004F4984"/>
    <w:rsid w:val="004F4B29"/>
    <w:rsid w:val="004F50CC"/>
    <w:rsid w:val="004F51D1"/>
    <w:rsid w:val="004F5260"/>
    <w:rsid w:val="004F5289"/>
    <w:rsid w:val="004F57B8"/>
    <w:rsid w:val="004F5DD4"/>
    <w:rsid w:val="004F5F16"/>
    <w:rsid w:val="004F5F41"/>
    <w:rsid w:val="004F6286"/>
    <w:rsid w:val="004F6452"/>
    <w:rsid w:val="004F67E5"/>
    <w:rsid w:val="004F6875"/>
    <w:rsid w:val="004F712F"/>
    <w:rsid w:val="004F7445"/>
    <w:rsid w:val="004F7A01"/>
    <w:rsid w:val="00500220"/>
    <w:rsid w:val="0050033F"/>
    <w:rsid w:val="00500582"/>
    <w:rsid w:val="00500F59"/>
    <w:rsid w:val="00501420"/>
    <w:rsid w:val="00501481"/>
    <w:rsid w:val="00501AB3"/>
    <w:rsid w:val="00501C0E"/>
    <w:rsid w:val="00501C22"/>
    <w:rsid w:val="00501D2F"/>
    <w:rsid w:val="00501D74"/>
    <w:rsid w:val="00502C16"/>
    <w:rsid w:val="00502D5B"/>
    <w:rsid w:val="00503051"/>
    <w:rsid w:val="005032F4"/>
    <w:rsid w:val="00503404"/>
    <w:rsid w:val="00503713"/>
    <w:rsid w:val="00503777"/>
    <w:rsid w:val="0050377A"/>
    <w:rsid w:val="0050419F"/>
    <w:rsid w:val="00504515"/>
    <w:rsid w:val="00504536"/>
    <w:rsid w:val="00504592"/>
    <w:rsid w:val="005048C1"/>
    <w:rsid w:val="005049FF"/>
    <w:rsid w:val="00504C8B"/>
    <w:rsid w:val="00504FCB"/>
    <w:rsid w:val="00505347"/>
    <w:rsid w:val="00505A09"/>
    <w:rsid w:val="00505E2F"/>
    <w:rsid w:val="005060D9"/>
    <w:rsid w:val="005061F8"/>
    <w:rsid w:val="00506316"/>
    <w:rsid w:val="00506AE5"/>
    <w:rsid w:val="00506D10"/>
    <w:rsid w:val="00506F44"/>
    <w:rsid w:val="00506FBB"/>
    <w:rsid w:val="005070FC"/>
    <w:rsid w:val="00507584"/>
    <w:rsid w:val="00507771"/>
    <w:rsid w:val="005079E9"/>
    <w:rsid w:val="00507AA6"/>
    <w:rsid w:val="00507B26"/>
    <w:rsid w:val="00507D3F"/>
    <w:rsid w:val="00507D46"/>
    <w:rsid w:val="00507DE1"/>
    <w:rsid w:val="00507FAE"/>
    <w:rsid w:val="00510333"/>
    <w:rsid w:val="00510356"/>
    <w:rsid w:val="00510407"/>
    <w:rsid w:val="0051066B"/>
    <w:rsid w:val="005107E0"/>
    <w:rsid w:val="005109DE"/>
    <w:rsid w:val="00511154"/>
    <w:rsid w:val="0051137C"/>
    <w:rsid w:val="005113CE"/>
    <w:rsid w:val="00511475"/>
    <w:rsid w:val="00511499"/>
    <w:rsid w:val="00511599"/>
    <w:rsid w:val="00512362"/>
    <w:rsid w:val="005127EB"/>
    <w:rsid w:val="0051287A"/>
    <w:rsid w:val="00512EAA"/>
    <w:rsid w:val="00512FC5"/>
    <w:rsid w:val="00513248"/>
    <w:rsid w:val="00513A60"/>
    <w:rsid w:val="005143BD"/>
    <w:rsid w:val="005144D9"/>
    <w:rsid w:val="00514965"/>
    <w:rsid w:val="00514A4A"/>
    <w:rsid w:val="00514C8B"/>
    <w:rsid w:val="0051538F"/>
    <w:rsid w:val="005156CE"/>
    <w:rsid w:val="00516025"/>
    <w:rsid w:val="0051618A"/>
    <w:rsid w:val="005169F1"/>
    <w:rsid w:val="00516DD0"/>
    <w:rsid w:val="0051764B"/>
    <w:rsid w:val="005178E8"/>
    <w:rsid w:val="00517CBE"/>
    <w:rsid w:val="00520392"/>
    <w:rsid w:val="00520892"/>
    <w:rsid w:val="00520CAB"/>
    <w:rsid w:val="00520D34"/>
    <w:rsid w:val="00520D3B"/>
    <w:rsid w:val="00521452"/>
    <w:rsid w:val="00521643"/>
    <w:rsid w:val="00521ADC"/>
    <w:rsid w:val="00521B10"/>
    <w:rsid w:val="005220D9"/>
    <w:rsid w:val="0052218B"/>
    <w:rsid w:val="005225C2"/>
    <w:rsid w:val="00523191"/>
    <w:rsid w:val="005232AC"/>
    <w:rsid w:val="00523386"/>
    <w:rsid w:val="00523501"/>
    <w:rsid w:val="005235A5"/>
    <w:rsid w:val="0052407B"/>
    <w:rsid w:val="00524515"/>
    <w:rsid w:val="00524550"/>
    <w:rsid w:val="0052460E"/>
    <w:rsid w:val="00524970"/>
    <w:rsid w:val="00524F68"/>
    <w:rsid w:val="00525051"/>
    <w:rsid w:val="00525500"/>
    <w:rsid w:val="005257D1"/>
    <w:rsid w:val="005258BD"/>
    <w:rsid w:val="005259F2"/>
    <w:rsid w:val="00526683"/>
    <w:rsid w:val="005270BD"/>
    <w:rsid w:val="00527832"/>
    <w:rsid w:val="0053044C"/>
    <w:rsid w:val="005304DC"/>
    <w:rsid w:val="00530598"/>
    <w:rsid w:val="00530ACE"/>
    <w:rsid w:val="00531664"/>
    <w:rsid w:val="00531B75"/>
    <w:rsid w:val="00531E85"/>
    <w:rsid w:val="00531FD9"/>
    <w:rsid w:val="00532041"/>
    <w:rsid w:val="005320D0"/>
    <w:rsid w:val="00532111"/>
    <w:rsid w:val="005321F6"/>
    <w:rsid w:val="00532687"/>
    <w:rsid w:val="005326D9"/>
    <w:rsid w:val="0053280F"/>
    <w:rsid w:val="00532F88"/>
    <w:rsid w:val="005335C7"/>
    <w:rsid w:val="0053398B"/>
    <w:rsid w:val="00533A08"/>
    <w:rsid w:val="00533AC1"/>
    <w:rsid w:val="00533BA4"/>
    <w:rsid w:val="00533F9D"/>
    <w:rsid w:val="0053473F"/>
    <w:rsid w:val="005348A0"/>
    <w:rsid w:val="00534BE5"/>
    <w:rsid w:val="005357B2"/>
    <w:rsid w:val="005367DE"/>
    <w:rsid w:val="00536B40"/>
    <w:rsid w:val="00536F73"/>
    <w:rsid w:val="0053728C"/>
    <w:rsid w:val="00537382"/>
    <w:rsid w:val="005373C2"/>
    <w:rsid w:val="00537579"/>
    <w:rsid w:val="00537FBE"/>
    <w:rsid w:val="005400D8"/>
    <w:rsid w:val="0054012A"/>
    <w:rsid w:val="00540382"/>
    <w:rsid w:val="00540791"/>
    <w:rsid w:val="00541FAA"/>
    <w:rsid w:val="0054236D"/>
    <w:rsid w:val="0054256E"/>
    <w:rsid w:val="00542B73"/>
    <w:rsid w:val="00542CA8"/>
    <w:rsid w:val="00543571"/>
    <w:rsid w:val="0054357D"/>
    <w:rsid w:val="0054394A"/>
    <w:rsid w:val="00543B54"/>
    <w:rsid w:val="00543BC4"/>
    <w:rsid w:val="00543DB3"/>
    <w:rsid w:val="0054421B"/>
    <w:rsid w:val="00544F40"/>
    <w:rsid w:val="00544F41"/>
    <w:rsid w:val="00545212"/>
    <w:rsid w:val="00545632"/>
    <w:rsid w:val="0054599C"/>
    <w:rsid w:val="0054639F"/>
    <w:rsid w:val="00546726"/>
    <w:rsid w:val="005468E0"/>
    <w:rsid w:val="00546D7D"/>
    <w:rsid w:val="00547451"/>
    <w:rsid w:val="005478B0"/>
    <w:rsid w:val="00547E48"/>
    <w:rsid w:val="005500A2"/>
    <w:rsid w:val="005505D3"/>
    <w:rsid w:val="00550FB5"/>
    <w:rsid w:val="005511F1"/>
    <w:rsid w:val="00551623"/>
    <w:rsid w:val="005516FA"/>
    <w:rsid w:val="00551F3B"/>
    <w:rsid w:val="00552012"/>
    <w:rsid w:val="00552150"/>
    <w:rsid w:val="00552522"/>
    <w:rsid w:val="0055277D"/>
    <w:rsid w:val="00552831"/>
    <w:rsid w:val="00552865"/>
    <w:rsid w:val="00552D88"/>
    <w:rsid w:val="005530D2"/>
    <w:rsid w:val="005533A5"/>
    <w:rsid w:val="00553444"/>
    <w:rsid w:val="005534B0"/>
    <w:rsid w:val="00553550"/>
    <w:rsid w:val="00553C2B"/>
    <w:rsid w:val="00553EC3"/>
    <w:rsid w:val="00554AFD"/>
    <w:rsid w:val="00554BC8"/>
    <w:rsid w:val="00554D4B"/>
    <w:rsid w:val="00554FAA"/>
    <w:rsid w:val="0055524D"/>
    <w:rsid w:val="00555318"/>
    <w:rsid w:val="005553AD"/>
    <w:rsid w:val="0055541E"/>
    <w:rsid w:val="00555577"/>
    <w:rsid w:val="00555861"/>
    <w:rsid w:val="0055591C"/>
    <w:rsid w:val="00555B6C"/>
    <w:rsid w:val="00555EAB"/>
    <w:rsid w:val="00555F67"/>
    <w:rsid w:val="005566A3"/>
    <w:rsid w:val="00556746"/>
    <w:rsid w:val="00556C10"/>
    <w:rsid w:val="00556C8A"/>
    <w:rsid w:val="00556DAD"/>
    <w:rsid w:val="0055737C"/>
    <w:rsid w:val="00557B5A"/>
    <w:rsid w:val="00557BD2"/>
    <w:rsid w:val="00560519"/>
    <w:rsid w:val="00560669"/>
    <w:rsid w:val="0056094A"/>
    <w:rsid w:val="005609AA"/>
    <w:rsid w:val="00561180"/>
    <w:rsid w:val="005612DD"/>
    <w:rsid w:val="005613AA"/>
    <w:rsid w:val="005613CB"/>
    <w:rsid w:val="00561604"/>
    <w:rsid w:val="00561E83"/>
    <w:rsid w:val="00561F8D"/>
    <w:rsid w:val="005620FF"/>
    <w:rsid w:val="0056231C"/>
    <w:rsid w:val="0056265B"/>
    <w:rsid w:val="00562748"/>
    <w:rsid w:val="00562A22"/>
    <w:rsid w:val="00563304"/>
    <w:rsid w:val="00563466"/>
    <w:rsid w:val="0056364E"/>
    <w:rsid w:val="005636D6"/>
    <w:rsid w:val="005637A0"/>
    <w:rsid w:val="00563D6E"/>
    <w:rsid w:val="005641F1"/>
    <w:rsid w:val="00564283"/>
    <w:rsid w:val="0056459E"/>
    <w:rsid w:val="00564F56"/>
    <w:rsid w:val="0056543A"/>
    <w:rsid w:val="0056565B"/>
    <w:rsid w:val="005657AA"/>
    <w:rsid w:val="00565997"/>
    <w:rsid w:val="005660D0"/>
    <w:rsid w:val="00566257"/>
    <w:rsid w:val="0056664A"/>
    <w:rsid w:val="00566B22"/>
    <w:rsid w:val="00566C9A"/>
    <w:rsid w:val="00566F29"/>
    <w:rsid w:val="00567023"/>
    <w:rsid w:val="0056737C"/>
    <w:rsid w:val="005674A6"/>
    <w:rsid w:val="00567AF4"/>
    <w:rsid w:val="00567D0D"/>
    <w:rsid w:val="00567FD3"/>
    <w:rsid w:val="0057020F"/>
    <w:rsid w:val="00570874"/>
    <w:rsid w:val="00571111"/>
    <w:rsid w:val="00571853"/>
    <w:rsid w:val="005720AA"/>
    <w:rsid w:val="0057217E"/>
    <w:rsid w:val="005724F3"/>
    <w:rsid w:val="00572813"/>
    <w:rsid w:val="00572890"/>
    <w:rsid w:val="005728AF"/>
    <w:rsid w:val="00572B4B"/>
    <w:rsid w:val="00572C12"/>
    <w:rsid w:val="005735D9"/>
    <w:rsid w:val="005739BF"/>
    <w:rsid w:val="00573CAD"/>
    <w:rsid w:val="005740E4"/>
    <w:rsid w:val="00574147"/>
    <w:rsid w:val="0057417A"/>
    <w:rsid w:val="00574259"/>
    <w:rsid w:val="00574651"/>
    <w:rsid w:val="0057476B"/>
    <w:rsid w:val="00574C57"/>
    <w:rsid w:val="00574F42"/>
    <w:rsid w:val="0057588D"/>
    <w:rsid w:val="00575B3B"/>
    <w:rsid w:val="00575CF7"/>
    <w:rsid w:val="0057601E"/>
    <w:rsid w:val="0057631B"/>
    <w:rsid w:val="0057635E"/>
    <w:rsid w:val="00576A48"/>
    <w:rsid w:val="00576BED"/>
    <w:rsid w:val="00576D4A"/>
    <w:rsid w:val="00576E9C"/>
    <w:rsid w:val="00577241"/>
    <w:rsid w:val="005774BF"/>
    <w:rsid w:val="00577EEE"/>
    <w:rsid w:val="00580114"/>
    <w:rsid w:val="0058025F"/>
    <w:rsid w:val="00580721"/>
    <w:rsid w:val="005809C9"/>
    <w:rsid w:val="00580F10"/>
    <w:rsid w:val="00581345"/>
    <w:rsid w:val="00581506"/>
    <w:rsid w:val="00581868"/>
    <w:rsid w:val="00581ACD"/>
    <w:rsid w:val="00581B81"/>
    <w:rsid w:val="005822DE"/>
    <w:rsid w:val="00582362"/>
    <w:rsid w:val="00582757"/>
    <w:rsid w:val="0058281C"/>
    <w:rsid w:val="00582845"/>
    <w:rsid w:val="0058297D"/>
    <w:rsid w:val="00582BAB"/>
    <w:rsid w:val="00582BF8"/>
    <w:rsid w:val="0058300E"/>
    <w:rsid w:val="00583226"/>
    <w:rsid w:val="00583F94"/>
    <w:rsid w:val="0058400A"/>
    <w:rsid w:val="00584034"/>
    <w:rsid w:val="0058440C"/>
    <w:rsid w:val="0058462B"/>
    <w:rsid w:val="00584A9E"/>
    <w:rsid w:val="00584EBE"/>
    <w:rsid w:val="00584F1E"/>
    <w:rsid w:val="0058510B"/>
    <w:rsid w:val="00585498"/>
    <w:rsid w:val="00585698"/>
    <w:rsid w:val="005856D1"/>
    <w:rsid w:val="00585FD3"/>
    <w:rsid w:val="00585FF8"/>
    <w:rsid w:val="00586265"/>
    <w:rsid w:val="0058633E"/>
    <w:rsid w:val="00586473"/>
    <w:rsid w:val="005865A6"/>
    <w:rsid w:val="00586637"/>
    <w:rsid w:val="005866A9"/>
    <w:rsid w:val="00586A00"/>
    <w:rsid w:val="00586AF9"/>
    <w:rsid w:val="005870E0"/>
    <w:rsid w:val="005873EA"/>
    <w:rsid w:val="00587905"/>
    <w:rsid w:val="00587956"/>
    <w:rsid w:val="00587ADA"/>
    <w:rsid w:val="00587BE3"/>
    <w:rsid w:val="00587FAA"/>
    <w:rsid w:val="005907DF"/>
    <w:rsid w:val="00590BCC"/>
    <w:rsid w:val="00590C00"/>
    <w:rsid w:val="00590CE7"/>
    <w:rsid w:val="00590E28"/>
    <w:rsid w:val="00591229"/>
    <w:rsid w:val="00591326"/>
    <w:rsid w:val="00591FF0"/>
    <w:rsid w:val="00592146"/>
    <w:rsid w:val="00592516"/>
    <w:rsid w:val="005928CB"/>
    <w:rsid w:val="00592DC8"/>
    <w:rsid w:val="00593486"/>
    <w:rsid w:val="00593719"/>
    <w:rsid w:val="0059377E"/>
    <w:rsid w:val="00593C8A"/>
    <w:rsid w:val="00593D7F"/>
    <w:rsid w:val="00593F50"/>
    <w:rsid w:val="005943FB"/>
    <w:rsid w:val="00594728"/>
    <w:rsid w:val="00594959"/>
    <w:rsid w:val="00594AA3"/>
    <w:rsid w:val="00594E1C"/>
    <w:rsid w:val="00594E41"/>
    <w:rsid w:val="0059532E"/>
    <w:rsid w:val="00595441"/>
    <w:rsid w:val="005955B8"/>
    <w:rsid w:val="005958A7"/>
    <w:rsid w:val="00595939"/>
    <w:rsid w:val="005961B6"/>
    <w:rsid w:val="00596634"/>
    <w:rsid w:val="00596992"/>
    <w:rsid w:val="005969DA"/>
    <w:rsid w:val="00597818"/>
    <w:rsid w:val="0059790D"/>
    <w:rsid w:val="00597DB3"/>
    <w:rsid w:val="005A012D"/>
    <w:rsid w:val="005A04FE"/>
    <w:rsid w:val="005A0A70"/>
    <w:rsid w:val="005A0B12"/>
    <w:rsid w:val="005A0DA3"/>
    <w:rsid w:val="005A1656"/>
    <w:rsid w:val="005A1675"/>
    <w:rsid w:val="005A1827"/>
    <w:rsid w:val="005A1AC7"/>
    <w:rsid w:val="005A1F80"/>
    <w:rsid w:val="005A2094"/>
    <w:rsid w:val="005A22B9"/>
    <w:rsid w:val="005A2317"/>
    <w:rsid w:val="005A2BA3"/>
    <w:rsid w:val="005A2DEE"/>
    <w:rsid w:val="005A312A"/>
    <w:rsid w:val="005A3932"/>
    <w:rsid w:val="005A4677"/>
    <w:rsid w:val="005A486F"/>
    <w:rsid w:val="005A4DD3"/>
    <w:rsid w:val="005A4EEF"/>
    <w:rsid w:val="005A4FD9"/>
    <w:rsid w:val="005A50CF"/>
    <w:rsid w:val="005A531B"/>
    <w:rsid w:val="005A561B"/>
    <w:rsid w:val="005A5622"/>
    <w:rsid w:val="005A5B97"/>
    <w:rsid w:val="005A5E46"/>
    <w:rsid w:val="005A5ED9"/>
    <w:rsid w:val="005A602E"/>
    <w:rsid w:val="005A6472"/>
    <w:rsid w:val="005A6885"/>
    <w:rsid w:val="005A6DD5"/>
    <w:rsid w:val="005A7121"/>
    <w:rsid w:val="005A750F"/>
    <w:rsid w:val="005A7D5D"/>
    <w:rsid w:val="005B0456"/>
    <w:rsid w:val="005B04DE"/>
    <w:rsid w:val="005B07A8"/>
    <w:rsid w:val="005B0829"/>
    <w:rsid w:val="005B0B8C"/>
    <w:rsid w:val="005B0C7C"/>
    <w:rsid w:val="005B1081"/>
    <w:rsid w:val="005B1558"/>
    <w:rsid w:val="005B1BA2"/>
    <w:rsid w:val="005B1DB3"/>
    <w:rsid w:val="005B1DBE"/>
    <w:rsid w:val="005B280B"/>
    <w:rsid w:val="005B30C8"/>
    <w:rsid w:val="005B310B"/>
    <w:rsid w:val="005B36A1"/>
    <w:rsid w:val="005B3741"/>
    <w:rsid w:val="005B384D"/>
    <w:rsid w:val="005B3E80"/>
    <w:rsid w:val="005B3F8F"/>
    <w:rsid w:val="005B499F"/>
    <w:rsid w:val="005B4CB1"/>
    <w:rsid w:val="005B4E67"/>
    <w:rsid w:val="005B4E9A"/>
    <w:rsid w:val="005B4F28"/>
    <w:rsid w:val="005B5445"/>
    <w:rsid w:val="005B5FCD"/>
    <w:rsid w:val="005B628B"/>
    <w:rsid w:val="005B631E"/>
    <w:rsid w:val="005B64E6"/>
    <w:rsid w:val="005B6558"/>
    <w:rsid w:val="005B6936"/>
    <w:rsid w:val="005B6998"/>
    <w:rsid w:val="005B6A24"/>
    <w:rsid w:val="005B6EF6"/>
    <w:rsid w:val="005B7162"/>
    <w:rsid w:val="005B72B8"/>
    <w:rsid w:val="005B795E"/>
    <w:rsid w:val="005B7F34"/>
    <w:rsid w:val="005C096E"/>
    <w:rsid w:val="005C0A0E"/>
    <w:rsid w:val="005C0A24"/>
    <w:rsid w:val="005C0ADE"/>
    <w:rsid w:val="005C0CAB"/>
    <w:rsid w:val="005C10AF"/>
    <w:rsid w:val="005C125B"/>
    <w:rsid w:val="005C13D4"/>
    <w:rsid w:val="005C19A1"/>
    <w:rsid w:val="005C2117"/>
    <w:rsid w:val="005C338C"/>
    <w:rsid w:val="005C33C1"/>
    <w:rsid w:val="005C381E"/>
    <w:rsid w:val="005C39AC"/>
    <w:rsid w:val="005C3B89"/>
    <w:rsid w:val="005C3E55"/>
    <w:rsid w:val="005C44CF"/>
    <w:rsid w:val="005C44D8"/>
    <w:rsid w:val="005C493F"/>
    <w:rsid w:val="005C55E4"/>
    <w:rsid w:val="005C5A0B"/>
    <w:rsid w:val="005C5AB5"/>
    <w:rsid w:val="005C6594"/>
    <w:rsid w:val="005C6B47"/>
    <w:rsid w:val="005C7112"/>
    <w:rsid w:val="005C71D9"/>
    <w:rsid w:val="005C7872"/>
    <w:rsid w:val="005C7903"/>
    <w:rsid w:val="005C796D"/>
    <w:rsid w:val="005C7B9D"/>
    <w:rsid w:val="005C7C23"/>
    <w:rsid w:val="005C7CF4"/>
    <w:rsid w:val="005C7F7E"/>
    <w:rsid w:val="005D02C2"/>
    <w:rsid w:val="005D0515"/>
    <w:rsid w:val="005D0601"/>
    <w:rsid w:val="005D0A85"/>
    <w:rsid w:val="005D0AA8"/>
    <w:rsid w:val="005D0AE0"/>
    <w:rsid w:val="005D11C6"/>
    <w:rsid w:val="005D1749"/>
    <w:rsid w:val="005D295A"/>
    <w:rsid w:val="005D2EFE"/>
    <w:rsid w:val="005D3A4B"/>
    <w:rsid w:val="005D3B89"/>
    <w:rsid w:val="005D3C0A"/>
    <w:rsid w:val="005D497C"/>
    <w:rsid w:val="005D4F2B"/>
    <w:rsid w:val="005D51E2"/>
    <w:rsid w:val="005D5962"/>
    <w:rsid w:val="005D6005"/>
    <w:rsid w:val="005D6305"/>
    <w:rsid w:val="005D647B"/>
    <w:rsid w:val="005D67F9"/>
    <w:rsid w:val="005D6852"/>
    <w:rsid w:val="005D6D9D"/>
    <w:rsid w:val="005D6E70"/>
    <w:rsid w:val="005D6FF8"/>
    <w:rsid w:val="005D746D"/>
    <w:rsid w:val="005D774C"/>
    <w:rsid w:val="005D7774"/>
    <w:rsid w:val="005D77E1"/>
    <w:rsid w:val="005D7817"/>
    <w:rsid w:val="005D7BAC"/>
    <w:rsid w:val="005D7E00"/>
    <w:rsid w:val="005E0077"/>
    <w:rsid w:val="005E00B6"/>
    <w:rsid w:val="005E05EF"/>
    <w:rsid w:val="005E080B"/>
    <w:rsid w:val="005E0A71"/>
    <w:rsid w:val="005E141A"/>
    <w:rsid w:val="005E14F4"/>
    <w:rsid w:val="005E1C47"/>
    <w:rsid w:val="005E1D06"/>
    <w:rsid w:val="005E2034"/>
    <w:rsid w:val="005E2067"/>
    <w:rsid w:val="005E279E"/>
    <w:rsid w:val="005E281A"/>
    <w:rsid w:val="005E291B"/>
    <w:rsid w:val="005E2B8B"/>
    <w:rsid w:val="005E2C2C"/>
    <w:rsid w:val="005E31B6"/>
    <w:rsid w:val="005E3417"/>
    <w:rsid w:val="005E348B"/>
    <w:rsid w:val="005E395D"/>
    <w:rsid w:val="005E3A3D"/>
    <w:rsid w:val="005E3FF5"/>
    <w:rsid w:val="005E42BE"/>
    <w:rsid w:val="005E49E6"/>
    <w:rsid w:val="005E4A51"/>
    <w:rsid w:val="005E4AF7"/>
    <w:rsid w:val="005E5367"/>
    <w:rsid w:val="005E5640"/>
    <w:rsid w:val="005E56F4"/>
    <w:rsid w:val="005E5779"/>
    <w:rsid w:val="005E577D"/>
    <w:rsid w:val="005E5E3A"/>
    <w:rsid w:val="005E5F35"/>
    <w:rsid w:val="005E6152"/>
    <w:rsid w:val="005E6828"/>
    <w:rsid w:val="005E6B9F"/>
    <w:rsid w:val="005E6CAB"/>
    <w:rsid w:val="005E74BD"/>
    <w:rsid w:val="005E7961"/>
    <w:rsid w:val="005E79B4"/>
    <w:rsid w:val="005E7A45"/>
    <w:rsid w:val="005E7FCB"/>
    <w:rsid w:val="005F020D"/>
    <w:rsid w:val="005F022F"/>
    <w:rsid w:val="005F04FD"/>
    <w:rsid w:val="005F0EA5"/>
    <w:rsid w:val="005F0EA7"/>
    <w:rsid w:val="005F0F76"/>
    <w:rsid w:val="005F1953"/>
    <w:rsid w:val="005F1B23"/>
    <w:rsid w:val="005F1F44"/>
    <w:rsid w:val="005F2657"/>
    <w:rsid w:val="005F2B4D"/>
    <w:rsid w:val="005F2D24"/>
    <w:rsid w:val="005F2F53"/>
    <w:rsid w:val="005F31FE"/>
    <w:rsid w:val="005F331B"/>
    <w:rsid w:val="005F33B3"/>
    <w:rsid w:val="005F39BB"/>
    <w:rsid w:val="005F3F1E"/>
    <w:rsid w:val="005F42B0"/>
    <w:rsid w:val="005F4620"/>
    <w:rsid w:val="005F4880"/>
    <w:rsid w:val="005F48E2"/>
    <w:rsid w:val="005F4AA8"/>
    <w:rsid w:val="005F4B19"/>
    <w:rsid w:val="005F4F98"/>
    <w:rsid w:val="005F507B"/>
    <w:rsid w:val="005F5135"/>
    <w:rsid w:val="005F5237"/>
    <w:rsid w:val="005F52FE"/>
    <w:rsid w:val="005F5348"/>
    <w:rsid w:val="005F5D3A"/>
    <w:rsid w:val="005F5E9E"/>
    <w:rsid w:val="005F612A"/>
    <w:rsid w:val="005F6362"/>
    <w:rsid w:val="005F6671"/>
    <w:rsid w:val="005F66EF"/>
    <w:rsid w:val="005F67BE"/>
    <w:rsid w:val="005F67C6"/>
    <w:rsid w:val="005F6C2D"/>
    <w:rsid w:val="005F6EBD"/>
    <w:rsid w:val="005F7422"/>
    <w:rsid w:val="005F7F0A"/>
    <w:rsid w:val="005F7FE2"/>
    <w:rsid w:val="006003A7"/>
    <w:rsid w:val="006009B9"/>
    <w:rsid w:val="00600F1A"/>
    <w:rsid w:val="0060133C"/>
    <w:rsid w:val="006014C0"/>
    <w:rsid w:val="00602125"/>
    <w:rsid w:val="0060236C"/>
    <w:rsid w:val="0060257E"/>
    <w:rsid w:val="00602E6F"/>
    <w:rsid w:val="00603BB1"/>
    <w:rsid w:val="00603F52"/>
    <w:rsid w:val="00604883"/>
    <w:rsid w:val="00604979"/>
    <w:rsid w:val="00604A8A"/>
    <w:rsid w:val="00604BCA"/>
    <w:rsid w:val="00604E21"/>
    <w:rsid w:val="00604E7C"/>
    <w:rsid w:val="00605304"/>
    <w:rsid w:val="006056FC"/>
    <w:rsid w:val="00605766"/>
    <w:rsid w:val="00605963"/>
    <w:rsid w:val="00605A66"/>
    <w:rsid w:val="00605B6D"/>
    <w:rsid w:val="00605DD2"/>
    <w:rsid w:val="00605E79"/>
    <w:rsid w:val="006067B9"/>
    <w:rsid w:val="00606EFD"/>
    <w:rsid w:val="00606F76"/>
    <w:rsid w:val="0060724D"/>
    <w:rsid w:val="00607404"/>
    <w:rsid w:val="00607BCA"/>
    <w:rsid w:val="00607F18"/>
    <w:rsid w:val="00610512"/>
    <w:rsid w:val="006108E6"/>
    <w:rsid w:val="00610A18"/>
    <w:rsid w:val="00610AE3"/>
    <w:rsid w:val="00610C89"/>
    <w:rsid w:val="006111F6"/>
    <w:rsid w:val="006114A1"/>
    <w:rsid w:val="006116E4"/>
    <w:rsid w:val="00611927"/>
    <w:rsid w:val="0061231C"/>
    <w:rsid w:val="00612662"/>
    <w:rsid w:val="00612819"/>
    <w:rsid w:val="00612BA7"/>
    <w:rsid w:val="00612C4E"/>
    <w:rsid w:val="00612FAE"/>
    <w:rsid w:val="00613201"/>
    <w:rsid w:val="006137C4"/>
    <w:rsid w:val="00613A28"/>
    <w:rsid w:val="006142A3"/>
    <w:rsid w:val="00614957"/>
    <w:rsid w:val="00614A32"/>
    <w:rsid w:val="0061508E"/>
    <w:rsid w:val="00615717"/>
    <w:rsid w:val="006159F2"/>
    <w:rsid w:val="00615DEC"/>
    <w:rsid w:val="00616CAA"/>
    <w:rsid w:val="00617165"/>
    <w:rsid w:val="0061722B"/>
    <w:rsid w:val="0061750F"/>
    <w:rsid w:val="0061795E"/>
    <w:rsid w:val="00617963"/>
    <w:rsid w:val="00617B22"/>
    <w:rsid w:val="00617CA3"/>
    <w:rsid w:val="00620028"/>
    <w:rsid w:val="0062041D"/>
    <w:rsid w:val="006207AB"/>
    <w:rsid w:val="00620A59"/>
    <w:rsid w:val="00620CB2"/>
    <w:rsid w:val="00620D7E"/>
    <w:rsid w:val="00621150"/>
    <w:rsid w:val="006212E6"/>
    <w:rsid w:val="00621407"/>
    <w:rsid w:val="00621950"/>
    <w:rsid w:val="00621D73"/>
    <w:rsid w:val="00621DDD"/>
    <w:rsid w:val="006221F0"/>
    <w:rsid w:val="006223D2"/>
    <w:rsid w:val="00622427"/>
    <w:rsid w:val="0062273E"/>
    <w:rsid w:val="00622744"/>
    <w:rsid w:val="0062290D"/>
    <w:rsid w:val="00622DCC"/>
    <w:rsid w:val="00622ED5"/>
    <w:rsid w:val="006231AD"/>
    <w:rsid w:val="00623223"/>
    <w:rsid w:val="0062339D"/>
    <w:rsid w:val="00623441"/>
    <w:rsid w:val="006237CB"/>
    <w:rsid w:val="0062393E"/>
    <w:rsid w:val="00623DF2"/>
    <w:rsid w:val="00623F3A"/>
    <w:rsid w:val="006241CD"/>
    <w:rsid w:val="00624292"/>
    <w:rsid w:val="00624356"/>
    <w:rsid w:val="0062467F"/>
    <w:rsid w:val="0062481F"/>
    <w:rsid w:val="00624B3B"/>
    <w:rsid w:val="00624B55"/>
    <w:rsid w:val="00624C6F"/>
    <w:rsid w:val="00624D1B"/>
    <w:rsid w:val="00624FBF"/>
    <w:rsid w:val="0062579E"/>
    <w:rsid w:val="00625B19"/>
    <w:rsid w:val="006276C3"/>
    <w:rsid w:val="00627808"/>
    <w:rsid w:val="00627846"/>
    <w:rsid w:val="00627A67"/>
    <w:rsid w:val="0063052A"/>
    <w:rsid w:val="006306D1"/>
    <w:rsid w:val="006307F3"/>
    <w:rsid w:val="00630F80"/>
    <w:rsid w:val="006310CA"/>
    <w:rsid w:val="00631214"/>
    <w:rsid w:val="00631317"/>
    <w:rsid w:val="00631928"/>
    <w:rsid w:val="00631A29"/>
    <w:rsid w:val="00631C5E"/>
    <w:rsid w:val="00631F0F"/>
    <w:rsid w:val="00631F41"/>
    <w:rsid w:val="00632123"/>
    <w:rsid w:val="00632491"/>
    <w:rsid w:val="00632783"/>
    <w:rsid w:val="00632F25"/>
    <w:rsid w:val="006331F9"/>
    <w:rsid w:val="0063394D"/>
    <w:rsid w:val="00633D7B"/>
    <w:rsid w:val="00633F30"/>
    <w:rsid w:val="00633FE0"/>
    <w:rsid w:val="00634283"/>
    <w:rsid w:val="006349AA"/>
    <w:rsid w:val="006349CD"/>
    <w:rsid w:val="00634D63"/>
    <w:rsid w:val="00634EEA"/>
    <w:rsid w:val="006354C5"/>
    <w:rsid w:val="0063598D"/>
    <w:rsid w:val="00635BEE"/>
    <w:rsid w:val="00635BF4"/>
    <w:rsid w:val="00635DCF"/>
    <w:rsid w:val="0063684E"/>
    <w:rsid w:val="00636C0E"/>
    <w:rsid w:val="006371AB"/>
    <w:rsid w:val="006371D0"/>
    <w:rsid w:val="00637573"/>
    <w:rsid w:val="006378EA"/>
    <w:rsid w:val="00637B0F"/>
    <w:rsid w:val="006403EA"/>
    <w:rsid w:val="00640B9E"/>
    <w:rsid w:val="00640BC0"/>
    <w:rsid w:val="006411B9"/>
    <w:rsid w:val="00641595"/>
    <w:rsid w:val="00641702"/>
    <w:rsid w:val="00641CC4"/>
    <w:rsid w:val="00641D75"/>
    <w:rsid w:val="00641FA5"/>
    <w:rsid w:val="00642412"/>
    <w:rsid w:val="006424D8"/>
    <w:rsid w:val="00642648"/>
    <w:rsid w:val="00642718"/>
    <w:rsid w:val="00642B8C"/>
    <w:rsid w:val="006433D7"/>
    <w:rsid w:val="0064394C"/>
    <w:rsid w:val="00643DE8"/>
    <w:rsid w:val="00644730"/>
    <w:rsid w:val="00645813"/>
    <w:rsid w:val="00646A15"/>
    <w:rsid w:val="00646AFE"/>
    <w:rsid w:val="00646CA2"/>
    <w:rsid w:val="00646D29"/>
    <w:rsid w:val="00646EC7"/>
    <w:rsid w:val="00646FB0"/>
    <w:rsid w:val="006471AE"/>
    <w:rsid w:val="0064769E"/>
    <w:rsid w:val="006476EC"/>
    <w:rsid w:val="00647C3B"/>
    <w:rsid w:val="00650535"/>
    <w:rsid w:val="00650A69"/>
    <w:rsid w:val="00650B8B"/>
    <w:rsid w:val="00650F2B"/>
    <w:rsid w:val="00650F4F"/>
    <w:rsid w:val="006511C2"/>
    <w:rsid w:val="0065137F"/>
    <w:rsid w:val="0065149C"/>
    <w:rsid w:val="00651659"/>
    <w:rsid w:val="006516E4"/>
    <w:rsid w:val="00651907"/>
    <w:rsid w:val="00652049"/>
    <w:rsid w:val="006532EF"/>
    <w:rsid w:val="0065342D"/>
    <w:rsid w:val="0065346D"/>
    <w:rsid w:val="006537BE"/>
    <w:rsid w:val="00653A6E"/>
    <w:rsid w:val="00653B3F"/>
    <w:rsid w:val="00653C18"/>
    <w:rsid w:val="00654211"/>
    <w:rsid w:val="00654A7D"/>
    <w:rsid w:val="00654EFC"/>
    <w:rsid w:val="00654FC7"/>
    <w:rsid w:val="00655116"/>
    <w:rsid w:val="006558A0"/>
    <w:rsid w:val="00655A09"/>
    <w:rsid w:val="006561CA"/>
    <w:rsid w:val="006562FE"/>
    <w:rsid w:val="006566F1"/>
    <w:rsid w:val="00656941"/>
    <w:rsid w:val="00656A67"/>
    <w:rsid w:val="00656C22"/>
    <w:rsid w:val="0065732C"/>
    <w:rsid w:val="006574D4"/>
    <w:rsid w:val="00657513"/>
    <w:rsid w:val="006576D9"/>
    <w:rsid w:val="00657786"/>
    <w:rsid w:val="006579E8"/>
    <w:rsid w:val="00660C95"/>
    <w:rsid w:val="00660E49"/>
    <w:rsid w:val="00661247"/>
    <w:rsid w:val="00661280"/>
    <w:rsid w:val="00661936"/>
    <w:rsid w:val="006622E7"/>
    <w:rsid w:val="00662D24"/>
    <w:rsid w:val="00663450"/>
    <w:rsid w:val="00663640"/>
    <w:rsid w:val="00663C56"/>
    <w:rsid w:val="00663D0B"/>
    <w:rsid w:val="006642B5"/>
    <w:rsid w:val="0066446F"/>
    <w:rsid w:val="00664C41"/>
    <w:rsid w:val="00665197"/>
    <w:rsid w:val="00665868"/>
    <w:rsid w:val="00665A05"/>
    <w:rsid w:val="006663DC"/>
    <w:rsid w:val="00666541"/>
    <w:rsid w:val="006667C9"/>
    <w:rsid w:val="006668F5"/>
    <w:rsid w:val="00667545"/>
    <w:rsid w:val="00667EC4"/>
    <w:rsid w:val="00670026"/>
    <w:rsid w:val="00670654"/>
    <w:rsid w:val="0067091B"/>
    <w:rsid w:val="00670B2D"/>
    <w:rsid w:val="00670BDE"/>
    <w:rsid w:val="00671309"/>
    <w:rsid w:val="006713FE"/>
    <w:rsid w:val="00671767"/>
    <w:rsid w:val="00671798"/>
    <w:rsid w:val="00671AA7"/>
    <w:rsid w:val="00671BA9"/>
    <w:rsid w:val="00671E35"/>
    <w:rsid w:val="006724E6"/>
    <w:rsid w:val="00672B8F"/>
    <w:rsid w:val="00672DE8"/>
    <w:rsid w:val="0067325C"/>
    <w:rsid w:val="006734C0"/>
    <w:rsid w:val="006735C7"/>
    <w:rsid w:val="00673839"/>
    <w:rsid w:val="00673AAF"/>
    <w:rsid w:val="00673DA2"/>
    <w:rsid w:val="0067406B"/>
    <w:rsid w:val="006741AA"/>
    <w:rsid w:val="00674236"/>
    <w:rsid w:val="006746A4"/>
    <w:rsid w:val="00674B62"/>
    <w:rsid w:val="006751DB"/>
    <w:rsid w:val="00675830"/>
    <w:rsid w:val="00675857"/>
    <w:rsid w:val="0067619D"/>
    <w:rsid w:val="006762B2"/>
    <w:rsid w:val="006763EE"/>
    <w:rsid w:val="0067681C"/>
    <w:rsid w:val="00676AA2"/>
    <w:rsid w:val="00676BE5"/>
    <w:rsid w:val="00677206"/>
    <w:rsid w:val="00677A53"/>
    <w:rsid w:val="00677AA2"/>
    <w:rsid w:val="00677CD2"/>
    <w:rsid w:val="00677D6B"/>
    <w:rsid w:val="00677FC7"/>
    <w:rsid w:val="00680137"/>
    <w:rsid w:val="0068080F"/>
    <w:rsid w:val="00680A32"/>
    <w:rsid w:val="00680B3F"/>
    <w:rsid w:val="00680F12"/>
    <w:rsid w:val="006811D4"/>
    <w:rsid w:val="006812FB"/>
    <w:rsid w:val="006814E8"/>
    <w:rsid w:val="00681552"/>
    <w:rsid w:val="00681650"/>
    <w:rsid w:val="00681A03"/>
    <w:rsid w:val="00681CDA"/>
    <w:rsid w:val="0068210C"/>
    <w:rsid w:val="006821CF"/>
    <w:rsid w:val="006826CA"/>
    <w:rsid w:val="00682C07"/>
    <w:rsid w:val="00682DA0"/>
    <w:rsid w:val="00683277"/>
    <w:rsid w:val="006832A3"/>
    <w:rsid w:val="0068332F"/>
    <w:rsid w:val="0068333A"/>
    <w:rsid w:val="00683487"/>
    <w:rsid w:val="006836CA"/>
    <w:rsid w:val="006837E7"/>
    <w:rsid w:val="0068388A"/>
    <w:rsid w:val="00683A46"/>
    <w:rsid w:val="00683AD2"/>
    <w:rsid w:val="00683D80"/>
    <w:rsid w:val="00683E7D"/>
    <w:rsid w:val="00683F0B"/>
    <w:rsid w:val="00684229"/>
    <w:rsid w:val="006845A2"/>
    <w:rsid w:val="00684650"/>
    <w:rsid w:val="00684726"/>
    <w:rsid w:val="0068487D"/>
    <w:rsid w:val="00684C4F"/>
    <w:rsid w:val="00684D4D"/>
    <w:rsid w:val="00685A3F"/>
    <w:rsid w:val="00685C1B"/>
    <w:rsid w:val="00685D73"/>
    <w:rsid w:val="00685E94"/>
    <w:rsid w:val="0068659C"/>
    <w:rsid w:val="00686709"/>
    <w:rsid w:val="00686733"/>
    <w:rsid w:val="00686B02"/>
    <w:rsid w:val="00686BC8"/>
    <w:rsid w:val="00687628"/>
    <w:rsid w:val="00690963"/>
    <w:rsid w:val="00691045"/>
    <w:rsid w:val="00691629"/>
    <w:rsid w:val="00691842"/>
    <w:rsid w:val="00691E88"/>
    <w:rsid w:val="0069222C"/>
    <w:rsid w:val="0069283F"/>
    <w:rsid w:val="00692E74"/>
    <w:rsid w:val="006935FC"/>
    <w:rsid w:val="00693785"/>
    <w:rsid w:val="00693830"/>
    <w:rsid w:val="0069430C"/>
    <w:rsid w:val="0069444F"/>
    <w:rsid w:val="0069464F"/>
    <w:rsid w:val="006947C5"/>
    <w:rsid w:val="00694CFA"/>
    <w:rsid w:val="00694D08"/>
    <w:rsid w:val="006950EF"/>
    <w:rsid w:val="006955CB"/>
    <w:rsid w:val="006957BE"/>
    <w:rsid w:val="00696AA2"/>
    <w:rsid w:val="00696ADE"/>
    <w:rsid w:val="00696D28"/>
    <w:rsid w:val="0069704D"/>
    <w:rsid w:val="0069705E"/>
    <w:rsid w:val="00697294"/>
    <w:rsid w:val="00697319"/>
    <w:rsid w:val="006975D7"/>
    <w:rsid w:val="006977B7"/>
    <w:rsid w:val="0069798F"/>
    <w:rsid w:val="00697FBF"/>
    <w:rsid w:val="006A040B"/>
    <w:rsid w:val="006A0834"/>
    <w:rsid w:val="006A0B5E"/>
    <w:rsid w:val="006A1045"/>
    <w:rsid w:val="006A1878"/>
    <w:rsid w:val="006A1C3D"/>
    <w:rsid w:val="006A2154"/>
    <w:rsid w:val="006A22B8"/>
    <w:rsid w:val="006A2426"/>
    <w:rsid w:val="006A2C65"/>
    <w:rsid w:val="006A3076"/>
    <w:rsid w:val="006A3177"/>
    <w:rsid w:val="006A3399"/>
    <w:rsid w:val="006A36E9"/>
    <w:rsid w:val="006A38F7"/>
    <w:rsid w:val="006A3ABA"/>
    <w:rsid w:val="006A3BBE"/>
    <w:rsid w:val="006A3CD7"/>
    <w:rsid w:val="006A3FF1"/>
    <w:rsid w:val="006A4C7F"/>
    <w:rsid w:val="006A4DAB"/>
    <w:rsid w:val="006A4EF4"/>
    <w:rsid w:val="006A519E"/>
    <w:rsid w:val="006A540B"/>
    <w:rsid w:val="006A5439"/>
    <w:rsid w:val="006A56B2"/>
    <w:rsid w:val="006A5B34"/>
    <w:rsid w:val="006A639A"/>
    <w:rsid w:val="006A6794"/>
    <w:rsid w:val="006A7036"/>
    <w:rsid w:val="006A7068"/>
    <w:rsid w:val="006A70C5"/>
    <w:rsid w:val="006A724D"/>
    <w:rsid w:val="006A725D"/>
    <w:rsid w:val="006A790C"/>
    <w:rsid w:val="006A7BA8"/>
    <w:rsid w:val="006A7C61"/>
    <w:rsid w:val="006A7DA2"/>
    <w:rsid w:val="006B0481"/>
    <w:rsid w:val="006B05C7"/>
    <w:rsid w:val="006B0600"/>
    <w:rsid w:val="006B070C"/>
    <w:rsid w:val="006B0C4A"/>
    <w:rsid w:val="006B0D8E"/>
    <w:rsid w:val="006B0DA8"/>
    <w:rsid w:val="006B12DE"/>
    <w:rsid w:val="006B1377"/>
    <w:rsid w:val="006B137A"/>
    <w:rsid w:val="006B1504"/>
    <w:rsid w:val="006B1956"/>
    <w:rsid w:val="006B1AF0"/>
    <w:rsid w:val="006B1FB7"/>
    <w:rsid w:val="006B2A59"/>
    <w:rsid w:val="006B30B9"/>
    <w:rsid w:val="006B346A"/>
    <w:rsid w:val="006B3766"/>
    <w:rsid w:val="006B37D6"/>
    <w:rsid w:val="006B37FA"/>
    <w:rsid w:val="006B3C86"/>
    <w:rsid w:val="006B3F6B"/>
    <w:rsid w:val="006B4838"/>
    <w:rsid w:val="006B4DD6"/>
    <w:rsid w:val="006B5018"/>
    <w:rsid w:val="006B534A"/>
    <w:rsid w:val="006B53FC"/>
    <w:rsid w:val="006B5658"/>
    <w:rsid w:val="006B5721"/>
    <w:rsid w:val="006B6221"/>
    <w:rsid w:val="006B6299"/>
    <w:rsid w:val="006B64F5"/>
    <w:rsid w:val="006B6528"/>
    <w:rsid w:val="006B67B3"/>
    <w:rsid w:val="006B6E3C"/>
    <w:rsid w:val="006B772D"/>
    <w:rsid w:val="006B7742"/>
    <w:rsid w:val="006B77E5"/>
    <w:rsid w:val="006B78FD"/>
    <w:rsid w:val="006B7EE6"/>
    <w:rsid w:val="006C0945"/>
    <w:rsid w:val="006C0FDD"/>
    <w:rsid w:val="006C13A2"/>
    <w:rsid w:val="006C16B9"/>
    <w:rsid w:val="006C16EA"/>
    <w:rsid w:val="006C1E76"/>
    <w:rsid w:val="006C24F5"/>
    <w:rsid w:val="006C2667"/>
    <w:rsid w:val="006C2920"/>
    <w:rsid w:val="006C2A03"/>
    <w:rsid w:val="006C2A92"/>
    <w:rsid w:val="006C305F"/>
    <w:rsid w:val="006C30F6"/>
    <w:rsid w:val="006C3776"/>
    <w:rsid w:val="006C3B4E"/>
    <w:rsid w:val="006C3F4A"/>
    <w:rsid w:val="006C4182"/>
    <w:rsid w:val="006C4349"/>
    <w:rsid w:val="006C44F3"/>
    <w:rsid w:val="006C5077"/>
    <w:rsid w:val="006C5360"/>
    <w:rsid w:val="006C567A"/>
    <w:rsid w:val="006C56CC"/>
    <w:rsid w:val="006C58EC"/>
    <w:rsid w:val="006C5932"/>
    <w:rsid w:val="006C5994"/>
    <w:rsid w:val="006C605E"/>
    <w:rsid w:val="006C60C3"/>
    <w:rsid w:val="006C60EF"/>
    <w:rsid w:val="006C695E"/>
    <w:rsid w:val="006C6AF6"/>
    <w:rsid w:val="006C6C76"/>
    <w:rsid w:val="006C6ECC"/>
    <w:rsid w:val="006C6F14"/>
    <w:rsid w:val="006C6FEC"/>
    <w:rsid w:val="006C70E5"/>
    <w:rsid w:val="006C712C"/>
    <w:rsid w:val="006C76DE"/>
    <w:rsid w:val="006C7950"/>
    <w:rsid w:val="006C7A4F"/>
    <w:rsid w:val="006C7A91"/>
    <w:rsid w:val="006D049B"/>
    <w:rsid w:val="006D05F6"/>
    <w:rsid w:val="006D0671"/>
    <w:rsid w:val="006D073A"/>
    <w:rsid w:val="006D08A7"/>
    <w:rsid w:val="006D0900"/>
    <w:rsid w:val="006D0A87"/>
    <w:rsid w:val="006D19DF"/>
    <w:rsid w:val="006D1BA6"/>
    <w:rsid w:val="006D20A9"/>
    <w:rsid w:val="006D20F3"/>
    <w:rsid w:val="006D252F"/>
    <w:rsid w:val="006D2623"/>
    <w:rsid w:val="006D278E"/>
    <w:rsid w:val="006D2B9A"/>
    <w:rsid w:val="006D2C5B"/>
    <w:rsid w:val="006D2FC5"/>
    <w:rsid w:val="006D30B6"/>
    <w:rsid w:val="006D3198"/>
    <w:rsid w:val="006D3439"/>
    <w:rsid w:val="006D3566"/>
    <w:rsid w:val="006D359A"/>
    <w:rsid w:val="006D35F2"/>
    <w:rsid w:val="006D35F9"/>
    <w:rsid w:val="006D36A6"/>
    <w:rsid w:val="006D386D"/>
    <w:rsid w:val="006D3983"/>
    <w:rsid w:val="006D3CCC"/>
    <w:rsid w:val="006D3D5E"/>
    <w:rsid w:val="006D406E"/>
    <w:rsid w:val="006D4966"/>
    <w:rsid w:val="006D4A08"/>
    <w:rsid w:val="006D4ACE"/>
    <w:rsid w:val="006D4EE7"/>
    <w:rsid w:val="006D50CB"/>
    <w:rsid w:val="006D55A3"/>
    <w:rsid w:val="006D5835"/>
    <w:rsid w:val="006D5904"/>
    <w:rsid w:val="006D5EF1"/>
    <w:rsid w:val="006D64B7"/>
    <w:rsid w:val="006D6689"/>
    <w:rsid w:val="006D6B7B"/>
    <w:rsid w:val="006D70EB"/>
    <w:rsid w:val="006D72D8"/>
    <w:rsid w:val="006D7405"/>
    <w:rsid w:val="006D7504"/>
    <w:rsid w:val="006D758A"/>
    <w:rsid w:val="006D78A8"/>
    <w:rsid w:val="006D794B"/>
    <w:rsid w:val="006D7961"/>
    <w:rsid w:val="006D7C14"/>
    <w:rsid w:val="006D7D2E"/>
    <w:rsid w:val="006D7E58"/>
    <w:rsid w:val="006E006D"/>
    <w:rsid w:val="006E0290"/>
    <w:rsid w:val="006E0451"/>
    <w:rsid w:val="006E05D7"/>
    <w:rsid w:val="006E08B2"/>
    <w:rsid w:val="006E09D6"/>
    <w:rsid w:val="006E0FC3"/>
    <w:rsid w:val="006E10D6"/>
    <w:rsid w:val="006E121F"/>
    <w:rsid w:val="006E166F"/>
    <w:rsid w:val="006E1DEF"/>
    <w:rsid w:val="006E2640"/>
    <w:rsid w:val="006E27CA"/>
    <w:rsid w:val="006E320B"/>
    <w:rsid w:val="006E3983"/>
    <w:rsid w:val="006E39B9"/>
    <w:rsid w:val="006E44B2"/>
    <w:rsid w:val="006E4B52"/>
    <w:rsid w:val="006E4D17"/>
    <w:rsid w:val="006E4E92"/>
    <w:rsid w:val="006E500B"/>
    <w:rsid w:val="006E51A4"/>
    <w:rsid w:val="006E52C2"/>
    <w:rsid w:val="006E5563"/>
    <w:rsid w:val="006E57E3"/>
    <w:rsid w:val="006E59FE"/>
    <w:rsid w:val="006E60DB"/>
    <w:rsid w:val="006E640A"/>
    <w:rsid w:val="006E6489"/>
    <w:rsid w:val="006E6551"/>
    <w:rsid w:val="006E68D2"/>
    <w:rsid w:val="006E6944"/>
    <w:rsid w:val="006E69FE"/>
    <w:rsid w:val="006E6DA6"/>
    <w:rsid w:val="006E718C"/>
    <w:rsid w:val="006E73AC"/>
    <w:rsid w:val="006E7489"/>
    <w:rsid w:val="006E77B3"/>
    <w:rsid w:val="006E7830"/>
    <w:rsid w:val="006E7998"/>
    <w:rsid w:val="006E79D7"/>
    <w:rsid w:val="006E7AF2"/>
    <w:rsid w:val="006E7F8D"/>
    <w:rsid w:val="006F01F1"/>
    <w:rsid w:val="006F0277"/>
    <w:rsid w:val="006F0980"/>
    <w:rsid w:val="006F0C13"/>
    <w:rsid w:val="006F0D8C"/>
    <w:rsid w:val="006F10B0"/>
    <w:rsid w:val="006F1567"/>
    <w:rsid w:val="006F168B"/>
    <w:rsid w:val="006F1D1A"/>
    <w:rsid w:val="006F24FA"/>
    <w:rsid w:val="006F2557"/>
    <w:rsid w:val="006F26BF"/>
    <w:rsid w:val="006F2E61"/>
    <w:rsid w:val="006F2F22"/>
    <w:rsid w:val="006F2F5A"/>
    <w:rsid w:val="006F30A0"/>
    <w:rsid w:val="006F3514"/>
    <w:rsid w:val="006F35A5"/>
    <w:rsid w:val="006F3626"/>
    <w:rsid w:val="006F3716"/>
    <w:rsid w:val="006F3F5D"/>
    <w:rsid w:val="006F3F6C"/>
    <w:rsid w:val="006F3FA0"/>
    <w:rsid w:val="006F479B"/>
    <w:rsid w:val="006F4945"/>
    <w:rsid w:val="006F4AD3"/>
    <w:rsid w:val="006F4B00"/>
    <w:rsid w:val="006F4BDB"/>
    <w:rsid w:val="006F507F"/>
    <w:rsid w:val="006F52CB"/>
    <w:rsid w:val="006F541F"/>
    <w:rsid w:val="006F55C7"/>
    <w:rsid w:val="006F56F3"/>
    <w:rsid w:val="006F5929"/>
    <w:rsid w:val="006F5AF7"/>
    <w:rsid w:val="006F5D19"/>
    <w:rsid w:val="006F60B7"/>
    <w:rsid w:val="006F6615"/>
    <w:rsid w:val="006F67FA"/>
    <w:rsid w:val="006F68B2"/>
    <w:rsid w:val="006F739D"/>
    <w:rsid w:val="006F7868"/>
    <w:rsid w:val="006F7C93"/>
    <w:rsid w:val="006F7CDC"/>
    <w:rsid w:val="00700118"/>
    <w:rsid w:val="00700A40"/>
    <w:rsid w:val="007013F2"/>
    <w:rsid w:val="00701561"/>
    <w:rsid w:val="0070162D"/>
    <w:rsid w:val="00701E4F"/>
    <w:rsid w:val="00701F80"/>
    <w:rsid w:val="007026EE"/>
    <w:rsid w:val="00702A95"/>
    <w:rsid w:val="00702AF6"/>
    <w:rsid w:val="00702B29"/>
    <w:rsid w:val="00702C5E"/>
    <w:rsid w:val="00702C7D"/>
    <w:rsid w:val="007032F3"/>
    <w:rsid w:val="0070362B"/>
    <w:rsid w:val="0070379C"/>
    <w:rsid w:val="00703AFA"/>
    <w:rsid w:val="007042D9"/>
    <w:rsid w:val="007049F1"/>
    <w:rsid w:val="00704DD8"/>
    <w:rsid w:val="00704E7F"/>
    <w:rsid w:val="00705132"/>
    <w:rsid w:val="00705416"/>
    <w:rsid w:val="007056C1"/>
    <w:rsid w:val="007067AC"/>
    <w:rsid w:val="007069A0"/>
    <w:rsid w:val="00707878"/>
    <w:rsid w:val="00707D13"/>
    <w:rsid w:val="007103E2"/>
    <w:rsid w:val="0071046C"/>
    <w:rsid w:val="007104C8"/>
    <w:rsid w:val="00710528"/>
    <w:rsid w:val="00710B9D"/>
    <w:rsid w:val="00711020"/>
    <w:rsid w:val="00711093"/>
    <w:rsid w:val="0071138E"/>
    <w:rsid w:val="00711390"/>
    <w:rsid w:val="007114B7"/>
    <w:rsid w:val="0071165C"/>
    <w:rsid w:val="00711B42"/>
    <w:rsid w:val="00711CA3"/>
    <w:rsid w:val="00711CF7"/>
    <w:rsid w:val="0071205C"/>
    <w:rsid w:val="00712BAE"/>
    <w:rsid w:val="007139B2"/>
    <w:rsid w:val="00713B55"/>
    <w:rsid w:val="00713D2B"/>
    <w:rsid w:val="00713DA1"/>
    <w:rsid w:val="007140DC"/>
    <w:rsid w:val="007141A6"/>
    <w:rsid w:val="0071434C"/>
    <w:rsid w:val="00714EA4"/>
    <w:rsid w:val="00715081"/>
    <w:rsid w:val="007156FC"/>
    <w:rsid w:val="00715C43"/>
    <w:rsid w:val="00716157"/>
    <w:rsid w:val="0071634F"/>
    <w:rsid w:val="007163F4"/>
    <w:rsid w:val="00716499"/>
    <w:rsid w:val="00716860"/>
    <w:rsid w:val="007176D6"/>
    <w:rsid w:val="007178A0"/>
    <w:rsid w:val="00717C26"/>
    <w:rsid w:val="00717D96"/>
    <w:rsid w:val="007202B2"/>
    <w:rsid w:val="007206C6"/>
    <w:rsid w:val="0072075F"/>
    <w:rsid w:val="00720CCE"/>
    <w:rsid w:val="00721393"/>
    <w:rsid w:val="00721680"/>
    <w:rsid w:val="007223E1"/>
    <w:rsid w:val="00722480"/>
    <w:rsid w:val="007226C4"/>
    <w:rsid w:val="007226FC"/>
    <w:rsid w:val="00722E6C"/>
    <w:rsid w:val="00722FDB"/>
    <w:rsid w:val="00722FEE"/>
    <w:rsid w:val="007231F6"/>
    <w:rsid w:val="007237E0"/>
    <w:rsid w:val="007238E8"/>
    <w:rsid w:val="00723C74"/>
    <w:rsid w:val="00723F50"/>
    <w:rsid w:val="007240C2"/>
    <w:rsid w:val="00724187"/>
    <w:rsid w:val="007241C0"/>
    <w:rsid w:val="0072436E"/>
    <w:rsid w:val="007245A1"/>
    <w:rsid w:val="0072461B"/>
    <w:rsid w:val="0072473F"/>
    <w:rsid w:val="007248D8"/>
    <w:rsid w:val="007250FB"/>
    <w:rsid w:val="00725582"/>
    <w:rsid w:val="00725586"/>
    <w:rsid w:val="00725628"/>
    <w:rsid w:val="0072572E"/>
    <w:rsid w:val="00725823"/>
    <w:rsid w:val="007259B1"/>
    <w:rsid w:val="00726A6B"/>
    <w:rsid w:val="00726B14"/>
    <w:rsid w:val="00726C74"/>
    <w:rsid w:val="00727862"/>
    <w:rsid w:val="00727AA6"/>
    <w:rsid w:val="00727DE3"/>
    <w:rsid w:val="0073041D"/>
    <w:rsid w:val="00730597"/>
    <w:rsid w:val="00730944"/>
    <w:rsid w:val="00730BE9"/>
    <w:rsid w:val="007316C9"/>
    <w:rsid w:val="00731A0B"/>
    <w:rsid w:val="00732294"/>
    <w:rsid w:val="00732589"/>
    <w:rsid w:val="007326B2"/>
    <w:rsid w:val="00732D27"/>
    <w:rsid w:val="007331FA"/>
    <w:rsid w:val="007337BE"/>
    <w:rsid w:val="00733820"/>
    <w:rsid w:val="0073395F"/>
    <w:rsid w:val="00734482"/>
    <w:rsid w:val="0073467B"/>
    <w:rsid w:val="00734AB1"/>
    <w:rsid w:val="00735881"/>
    <w:rsid w:val="007358EE"/>
    <w:rsid w:val="0073593B"/>
    <w:rsid w:val="00735BD2"/>
    <w:rsid w:val="00735F2E"/>
    <w:rsid w:val="00736041"/>
    <w:rsid w:val="007362BA"/>
    <w:rsid w:val="007366FE"/>
    <w:rsid w:val="00736B12"/>
    <w:rsid w:val="00736FBF"/>
    <w:rsid w:val="0073720F"/>
    <w:rsid w:val="0073753B"/>
    <w:rsid w:val="00737E17"/>
    <w:rsid w:val="0074028A"/>
    <w:rsid w:val="007404DD"/>
    <w:rsid w:val="007409F6"/>
    <w:rsid w:val="00740B5B"/>
    <w:rsid w:val="00740D10"/>
    <w:rsid w:val="00740D35"/>
    <w:rsid w:val="00740DD6"/>
    <w:rsid w:val="00741039"/>
    <w:rsid w:val="0074107A"/>
    <w:rsid w:val="00741668"/>
    <w:rsid w:val="007417AB"/>
    <w:rsid w:val="00742027"/>
    <w:rsid w:val="00742127"/>
    <w:rsid w:val="0074233C"/>
    <w:rsid w:val="00742429"/>
    <w:rsid w:val="007426AD"/>
    <w:rsid w:val="00742CEE"/>
    <w:rsid w:val="00743534"/>
    <w:rsid w:val="0074365B"/>
    <w:rsid w:val="00743F24"/>
    <w:rsid w:val="00744063"/>
    <w:rsid w:val="00744143"/>
    <w:rsid w:val="00744772"/>
    <w:rsid w:val="00744A59"/>
    <w:rsid w:val="00745416"/>
    <w:rsid w:val="0074574C"/>
    <w:rsid w:val="00745C85"/>
    <w:rsid w:val="00745CE3"/>
    <w:rsid w:val="00745D0F"/>
    <w:rsid w:val="00745DA7"/>
    <w:rsid w:val="007461DA"/>
    <w:rsid w:val="007462E5"/>
    <w:rsid w:val="00746849"/>
    <w:rsid w:val="00746C01"/>
    <w:rsid w:val="007471BF"/>
    <w:rsid w:val="007476DD"/>
    <w:rsid w:val="00747C49"/>
    <w:rsid w:val="00747CDD"/>
    <w:rsid w:val="0075080D"/>
    <w:rsid w:val="007508A9"/>
    <w:rsid w:val="00750EAB"/>
    <w:rsid w:val="00750FDB"/>
    <w:rsid w:val="00751043"/>
    <w:rsid w:val="0075114C"/>
    <w:rsid w:val="007518B6"/>
    <w:rsid w:val="00751B0F"/>
    <w:rsid w:val="00751F84"/>
    <w:rsid w:val="00751FC4"/>
    <w:rsid w:val="007521F7"/>
    <w:rsid w:val="007525B2"/>
    <w:rsid w:val="007527A2"/>
    <w:rsid w:val="00753187"/>
    <w:rsid w:val="007532F9"/>
    <w:rsid w:val="0075359B"/>
    <w:rsid w:val="007536AA"/>
    <w:rsid w:val="007536B3"/>
    <w:rsid w:val="007543E7"/>
    <w:rsid w:val="00754685"/>
    <w:rsid w:val="007546B8"/>
    <w:rsid w:val="00754DAD"/>
    <w:rsid w:val="007556B3"/>
    <w:rsid w:val="00755821"/>
    <w:rsid w:val="0075599F"/>
    <w:rsid w:val="00755D2A"/>
    <w:rsid w:val="00755FEB"/>
    <w:rsid w:val="00756ADA"/>
    <w:rsid w:val="00756F1A"/>
    <w:rsid w:val="0075716F"/>
    <w:rsid w:val="007572D1"/>
    <w:rsid w:val="00757576"/>
    <w:rsid w:val="007577CC"/>
    <w:rsid w:val="007578F9"/>
    <w:rsid w:val="00757BCA"/>
    <w:rsid w:val="007601A1"/>
    <w:rsid w:val="0076041D"/>
    <w:rsid w:val="007606F4"/>
    <w:rsid w:val="00760A71"/>
    <w:rsid w:val="00760BED"/>
    <w:rsid w:val="00760CB8"/>
    <w:rsid w:val="0076155E"/>
    <w:rsid w:val="007615BB"/>
    <w:rsid w:val="007616CB"/>
    <w:rsid w:val="00761998"/>
    <w:rsid w:val="00761BA1"/>
    <w:rsid w:val="00761BC6"/>
    <w:rsid w:val="00762033"/>
    <w:rsid w:val="007622E6"/>
    <w:rsid w:val="00762446"/>
    <w:rsid w:val="00762884"/>
    <w:rsid w:val="0076295E"/>
    <w:rsid w:val="00762F20"/>
    <w:rsid w:val="00763460"/>
    <w:rsid w:val="00763487"/>
    <w:rsid w:val="0076373E"/>
    <w:rsid w:val="00763852"/>
    <w:rsid w:val="00763BAC"/>
    <w:rsid w:val="0076458B"/>
    <w:rsid w:val="0076496F"/>
    <w:rsid w:val="007659FC"/>
    <w:rsid w:val="00765AA4"/>
    <w:rsid w:val="00765B0B"/>
    <w:rsid w:val="00765C0A"/>
    <w:rsid w:val="00765E4E"/>
    <w:rsid w:val="00766397"/>
    <w:rsid w:val="0076659F"/>
    <w:rsid w:val="0076689C"/>
    <w:rsid w:val="00766AAD"/>
    <w:rsid w:val="00766CDB"/>
    <w:rsid w:val="00766D47"/>
    <w:rsid w:val="00767C76"/>
    <w:rsid w:val="00767C9F"/>
    <w:rsid w:val="00767D67"/>
    <w:rsid w:val="00767F47"/>
    <w:rsid w:val="0077002D"/>
    <w:rsid w:val="007701B6"/>
    <w:rsid w:val="0077024F"/>
    <w:rsid w:val="0077031C"/>
    <w:rsid w:val="007703CB"/>
    <w:rsid w:val="007707DC"/>
    <w:rsid w:val="00770D2C"/>
    <w:rsid w:val="0077101C"/>
    <w:rsid w:val="007710E0"/>
    <w:rsid w:val="007711CD"/>
    <w:rsid w:val="00771802"/>
    <w:rsid w:val="00771A07"/>
    <w:rsid w:val="00771FB7"/>
    <w:rsid w:val="007724DB"/>
    <w:rsid w:val="00772C05"/>
    <w:rsid w:val="00772C27"/>
    <w:rsid w:val="00772E8E"/>
    <w:rsid w:val="00772FAD"/>
    <w:rsid w:val="007730BB"/>
    <w:rsid w:val="007731E7"/>
    <w:rsid w:val="007733C3"/>
    <w:rsid w:val="00774232"/>
    <w:rsid w:val="00774511"/>
    <w:rsid w:val="007749F6"/>
    <w:rsid w:val="00774F50"/>
    <w:rsid w:val="00775815"/>
    <w:rsid w:val="00775895"/>
    <w:rsid w:val="0077608E"/>
    <w:rsid w:val="0077627A"/>
    <w:rsid w:val="007762B9"/>
    <w:rsid w:val="00776368"/>
    <w:rsid w:val="00776884"/>
    <w:rsid w:val="00776CAA"/>
    <w:rsid w:val="00776D28"/>
    <w:rsid w:val="007771B2"/>
    <w:rsid w:val="0077771D"/>
    <w:rsid w:val="007777E3"/>
    <w:rsid w:val="00777867"/>
    <w:rsid w:val="007800A7"/>
    <w:rsid w:val="007807E8"/>
    <w:rsid w:val="0078091A"/>
    <w:rsid w:val="00780BA1"/>
    <w:rsid w:val="0078183B"/>
    <w:rsid w:val="00781AF3"/>
    <w:rsid w:val="00781D97"/>
    <w:rsid w:val="00781DB2"/>
    <w:rsid w:val="007825BA"/>
    <w:rsid w:val="007826B6"/>
    <w:rsid w:val="007827EB"/>
    <w:rsid w:val="0078280A"/>
    <w:rsid w:val="00782A43"/>
    <w:rsid w:val="00783514"/>
    <w:rsid w:val="0078390D"/>
    <w:rsid w:val="00783FDD"/>
    <w:rsid w:val="0078414B"/>
    <w:rsid w:val="007843D9"/>
    <w:rsid w:val="00784944"/>
    <w:rsid w:val="00784985"/>
    <w:rsid w:val="00784E8E"/>
    <w:rsid w:val="00785149"/>
    <w:rsid w:val="007858BB"/>
    <w:rsid w:val="00785950"/>
    <w:rsid w:val="00785EF7"/>
    <w:rsid w:val="00785FE3"/>
    <w:rsid w:val="00786ADC"/>
    <w:rsid w:val="00786D96"/>
    <w:rsid w:val="00786FBD"/>
    <w:rsid w:val="00787332"/>
    <w:rsid w:val="00787A6B"/>
    <w:rsid w:val="00787C19"/>
    <w:rsid w:val="00787C76"/>
    <w:rsid w:val="00787D49"/>
    <w:rsid w:val="00787F51"/>
    <w:rsid w:val="00790072"/>
    <w:rsid w:val="00790162"/>
    <w:rsid w:val="00790442"/>
    <w:rsid w:val="007906FE"/>
    <w:rsid w:val="00790C9C"/>
    <w:rsid w:val="00790FD9"/>
    <w:rsid w:val="00791178"/>
    <w:rsid w:val="00791723"/>
    <w:rsid w:val="00791871"/>
    <w:rsid w:val="007918C3"/>
    <w:rsid w:val="00791A80"/>
    <w:rsid w:val="00791C65"/>
    <w:rsid w:val="0079241C"/>
    <w:rsid w:val="00792619"/>
    <w:rsid w:val="00793012"/>
    <w:rsid w:val="007934F9"/>
    <w:rsid w:val="00793CD3"/>
    <w:rsid w:val="00794317"/>
    <w:rsid w:val="007946F0"/>
    <w:rsid w:val="0079493E"/>
    <w:rsid w:val="00794C54"/>
    <w:rsid w:val="007953B1"/>
    <w:rsid w:val="007959D4"/>
    <w:rsid w:val="00795BAD"/>
    <w:rsid w:val="00795C07"/>
    <w:rsid w:val="00796210"/>
    <w:rsid w:val="00796856"/>
    <w:rsid w:val="00797362"/>
    <w:rsid w:val="007973E2"/>
    <w:rsid w:val="00797606"/>
    <w:rsid w:val="00797908"/>
    <w:rsid w:val="00797DCF"/>
    <w:rsid w:val="007A0E00"/>
    <w:rsid w:val="007A136D"/>
    <w:rsid w:val="007A164E"/>
    <w:rsid w:val="007A220A"/>
    <w:rsid w:val="007A23C9"/>
    <w:rsid w:val="007A244D"/>
    <w:rsid w:val="007A2513"/>
    <w:rsid w:val="007A2538"/>
    <w:rsid w:val="007A2E8E"/>
    <w:rsid w:val="007A2F82"/>
    <w:rsid w:val="007A35F9"/>
    <w:rsid w:val="007A3837"/>
    <w:rsid w:val="007A3FA8"/>
    <w:rsid w:val="007A4893"/>
    <w:rsid w:val="007A48B0"/>
    <w:rsid w:val="007A53BF"/>
    <w:rsid w:val="007A547B"/>
    <w:rsid w:val="007A7311"/>
    <w:rsid w:val="007A7342"/>
    <w:rsid w:val="007A75BE"/>
    <w:rsid w:val="007A7725"/>
    <w:rsid w:val="007A77C5"/>
    <w:rsid w:val="007A7DAA"/>
    <w:rsid w:val="007A7FCE"/>
    <w:rsid w:val="007B034F"/>
    <w:rsid w:val="007B0377"/>
    <w:rsid w:val="007B03A3"/>
    <w:rsid w:val="007B062B"/>
    <w:rsid w:val="007B0672"/>
    <w:rsid w:val="007B0C33"/>
    <w:rsid w:val="007B0C75"/>
    <w:rsid w:val="007B0C92"/>
    <w:rsid w:val="007B0D4D"/>
    <w:rsid w:val="007B0F76"/>
    <w:rsid w:val="007B12A2"/>
    <w:rsid w:val="007B1563"/>
    <w:rsid w:val="007B18F8"/>
    <w:rsid w:val="007B2104"/>
    <w:rsid w:val="007B2666"/>
    <w:rsid w:val="007B275A"/>
    <w:rsid w:val="007B27A5"/>
    <w:rsid w:val="007B2DAD"/>
    <w:rsid w:val="007B2E0F"/>
    <w:rsid w:val="007B3451"/>
    <w:rsid w:val="007B36D8"/>
    <w:rsid w:val="007B3FDB"/>
    <w:rsid w:val="007B417B"/>
    <w:rsid w:val="007B4301"/>
    <w:rsid w:val="007B44A7"/>
    <w:rsid w:val="007B4555"/>
    <w:rsid w:val="007B4899"/>
    <w:rsid w:val="007B4903"/>
    <w:rsid w:val="007B4F13"/>
    <w:rsid w:val="007B4FCA"/>
    <w:rsid w:val="007B5072"/>
    <w:rsid w:val="007B536D"/>
    <w:rsid w:val="007B5740"/>
    <w:rsid w:val="007B5F52"/>
    <w:rsid w:val="007B68E7"/>
    <w:rsid w:val="007B6A1B"/>
    <w:rsid w:val="007B6BCC"/>
    <w:rsid w:val="007B7194"/>
    <w:rsid w:val="007B7711"/>
    <w:rsid w:val="007B7A1D"/>
    <w:rsid w:val="007B7B15"/>
    <w:rsid w:val="007B7B1F"/>
    <w:rsid w:val="007B7C79"/>
    <w:rsid w:val="007B7DCC"/>
    <w:rsid w:val="007B7E5F"/>
    <w:rsid w:val="007C0469"/>
    <w:rsid w:val="007C086F"/>
    <w:rsid w:val="007C0B74"/>
    <w:rsid w:val="007C0D76"/>
    <w:rsid w:val="007C15D6"/>
    <w:rsid w:val="007C1B98"/>
    <w:rsid w:val="007C1CE6"/>
    <w:rsid w:val="007C209B"/>
    <w:rsid w:val="007C2810"/>
    <w:rsid w:val="007C2ADD"/>
    <w:rsid w:val="007C2D25"/>
    <w:rsid w:val="007C34BD"/>
    <w:rsid w:val="007C352B"/>
    <w:rsid w:val="007C3685"/>
    <w:rsid w:val="007C3FE9"/>
    <w:rsid w:val="007C4205"/>
    <w:rsid w:val="007C4359"/>
    <w:rsid w:val="007C4B28"/>
    <w:rsid w:val="007C4D88"/>
    <w:rsid w:val="007C4EC6"/>
    <w:rsid w:val="007C51B0"/>
    <w:rsid w:val="007C5365"/>
    <w:rsid w:val="007C57C0"/>
    <w:rsid w:val="007C5BCB"/>
    <w:rsid w:val="007C5C69"/>
    <w:rsid w:val="007C5DDA"/>
    <w:rsid w:val="007C5F70"/>
    <w:rsid w:val="007C6404"/>
    <w:rsid w:val="007C64D4"/>
    <w:rsid w:val="007C69F6"/>
    <w:rsid w:val="007C6FE8"/>
    <w:rsid w:val="007C7378"/>
    <w:rsid w:val="007C7630"/>
    <w:rsid w:val="007C7778"/>
    <w:rsid w:val="007D01B7"/>
    <w:rsid w:val="007D03C4"/>
    <w:rsid w:val="007D050C"/>
    <w:rsid w:val="007D08F1"/>
    <w:rsid w:val="007D09BD"/>
    <w:rsid w:val="007D0AF5"/>
    <w:rsid w:val="007D0FB8"/>
    <w:rsid w:val="007D1529"/>
    <w:rsid w:val="007D17FC"/>
    <w:rsid w:val="007D1BBB"/>
    <w:rsid w:val="007D1D72"/>
    <w:rsid w:val="007D1F14"/>
    <w:rsid w:val="007D20A2"/>
    <w:rsid w:val="007D2608"/>
    <w:rsid w:val="007D27AC"/>
    <w:rsid w:val="007D2BC0"/>
    <w:rsid w:val="007D2F40"/>
    <w:rsid w:val="007D3209"/>
    <w:rsid w:val="007D348F"/>
    <w:rsid w:val="007D377F"/>
    <w:rsid w:val="007D3B7A"/>
    <w:rsid w:val="007D3CC2"/>
    <w:rsid w:val="007D3D11"/>
    <w:rsid w:val="007D4671"/>
    <w:rsid w:val="007D4C85"/>
    <w:rsid w:val="007D50AF"/>
    <w:rsid w:val="007D56CE"/>
    <w:rsid w:val="007D5E0A"/>
    <w:rsid w:val="007D60A9"/>
    <w:rsid w:val="007D6438"/>
    <w:rsid w:val="007D6587"/>
    <w:rsid w:val="007D685A"/>
    <w:rsid w:val="007D6940"/>
    <w:rsid w:val="007D6AA7"/>
    <w:rsid w:val="007D6F84"/>
    <w:rsid w:val="007D6FE6"/>
    <w:rsid w:val="007D72D3"/>
    <w:rsid w:val="007D7339"/>
    <w:rsid w:val="007D73A9"/>
    <w:rsid w:val="007D7426"/>
    <w:rsid w:val="007D7E7C"/>
    <w:rsid w:val="007E0070"/>
    <w:rsid w:val="007E0213"/>
    <w:rsid w:val="007E02F8"/>
    <w:rsid w:val="007E045E"/>
    <w:rsid w:val="007E0481"/>
    <w:rsid w:val="007E0DA0"/>
    <w:rsid w:val="007E0E00"/>
    <w:rsid w:val="007E1104"/>
    <w:rsid w:val="007E11A1"/>
    <w:rsid w:val="007E1206"/>
    <w:rsid w:val="007E144A"/>
    <w:rsid w:val="007E1591"/>
    <w:rsid w:val="007E175D"/>
    <w:rsid w:val="007E190B"/>
    <w:rsid w:val="007E197B"/>
    <w:rsid w:val="007E19DB"/>
    <w:rsid w:val="007E1C2E"/>
    <w:rsid w:val="007E1E11"/>
    <w:rsid w:val="007E20C2"/>
    <w:rsid w:val="007E2560"/>
    <w:rsid w:val="007E2D4F"/>
    <w:rsid w:val="007E364A"/>
    <w:rsid w:val="007E3AC7"/>
    <w:rsid w:val="007E3C34"/>
    <w:rsid w:val="007E4886"/>
    <w:rsid w:val="007E51C0"/>
    <w:rsid w:val="007E5597"/>
    <w:rsid w:val="007E56A9"/>
    <w:rsid w:val="007E57E9"/>
    <w:rsid w:val="007E5B97"/>
    <w:rsid w:val="007E5F20"/>
    <w:rsid w:val="007E646E"/>
    <w:rsid w:val="007E6528"/>
    <w:rsid w:val="007E69B3"/>
    <w:rsid w:val="007E6A64"/>
    <w:rsid w:val="007E6B7F"/>
    <w:rsid w:val="007E6E74"/>
    <w:rsid w:val="007E6ED9"/>
    <w:rsid w:val="007E6EE1"/>
    <w:rsid w:val="007E6FFD"/>
    <w:rsid w:val="007E73B6"/>
    <w:rsid w:val="007E77D1"/>
    <w:rsid w:val="007F069B"/>
    <w:rsid w:val="007F090D"/>
    <w:rsid w:val="007F0950"/>
    <w:rsid w:val="007F0A23"/>
    <w:rsid w:val="007F10AC"/>
    <w:rsid w:val="007F1265"/>
    <w:rsid w:val="007F145C"/>
    <w:rsid w:val="007F18B7"/>
    <w:rsid w:val="007F199B"/>
    <w:rsid w:val="007F1AE4"/>
    <w:rsid w:val="007F1D99"/>
    <w:rsid w:val="007F1DE0"/>
    <w:rsid w:val="007F1E26"/>
    <w:rsid w:val="007F204D"/>
    <w:rsid w:val="007F22FB"/>
    <w:rsid w:val="007F28E0"/>
    <w:rsid w:val="007F2A0B"/>
    <w:rsid w:val="007F369B"/>
    <w:rsid w:val="007F430E"/>
    <w:rsid w:val="007F4C77"/>
    <w:rsid w:val="007F4EE8"/>
    <w:rsid w:val="007F4F24"/>
    <w:rsid w:val="007F5539"/>
    <w:rsid w:val="007F5598"/>
    <w:rsid w:val="007F5954"/>
    <w:rsid w:val="007F5AE2"/>
    <w:rsid w:val="007F5B0B"/>
    <w:rsid w:val="007F5D47"/>
    <w:rsid w:val="007F5E75"/>
    <w:rsid w:val="007F6E1F"/>
    <w:rsid w:val="007F73E6"/>
    <w:rsid w:val="007F7DAC"/>
    <w:rsid w:val="00800092"/>
    <w:rsid w:val="00800440"/>
    <w:rsid w:val="00800668"/>
    <w:rsid w:val="008011E8"/>
    <w:rsid w:val="00801431"/>
    <w:rsid w:val="0080178C"/>
    <w:rsid w:val="00802247"/>
    <w:rsid w:val="0080249C"/>
    <w:rsid w:val="00802753"/>
    <w:rsid w:val="008027F0"/>
    <w:rsid w:val="00802F2A"/>
    <w:rsid w:val="00803332"/>
    <w:rsid w:val="008034BC"/>
    <w:rsid w:val="008034C6"/>
    <w:rsid w:val="00803BEA"/>
    <w:rsid w:val="008046FA"/>
    <w:rsid w:val="0080482C"/>
    <w:rsid w:val="00804AE1"/>
    <w:rsid w:val="00804DC2"/>
    <w:rsid w:val="00805090"/>
    <w:rsid w:val="00805390"/>
    <w:rsid w:val="00805606"/>
    <w:rsid w:val="0080561C"/>
    <w:rsid w:val="0080597D"/>
    <w:rsid w:val="0080630F"/>
    <w:rsid w:val="008065C3"/>
    <w:rsid w:val="008069E5"/>
    <w:rsid w:val="00806AF8"/>
    <w:rsid w:val="00806B29"/>
    <w:rsid w:val="00807B46"/>
    <w:rsid w:val="00807BE7"/>
    <w:rsid w:val="00807E77"/>
    <w:rsid w:val="00807EB6"/>
    <w:rsid w:val="008100E9"/>
    <w:rsid w:val="008108C1"/>
    <w:rsid w:val="0081097F"/>
    <w:rsid w:val="008109A5"/>
    <w:rsid w:val="00810DF7"/>
    <w:rsid w:val="0081129E"/>
    <w:rsid w:val="0081131E"/>
    <w:rsid w:val="0081145A"/>
    <w:rsid w:val="008115A3"/>
    <w:rsid w:val="008115B5"/>
    <w:rsid w:val="008118D7"/>
    <w:rsid w:val="00811BB1"/>
    <w:rsid w:val="00811C7E"/>
    <w:rsid w:val="00811D7E"/>
    <w:rsid w:val="00811EF8"/>
    <w:rsid w:val="00812090"/>
    <w:rsid w:val="008120DE"/>
    <w:rsid w:val="008124FD"/>
    <w:rsid w:val="00812A2C"/>
    <w:rsid w:val="00812BAC"/>
    <w:rsid w:val="00812E0A"/>
    <w:rsid w:val="0081334D"/>
    <w:rsid w:val="008133E8"/>
    <w:rsid w:val="00813885"/>
    <w:rsid w:val="00813A33"/>
    <w:rsid w:val="00813BB7"/>
    <w:rsid w:val="00813CAB"/>
    <w:rsid w:val="00813E8B"/>
    <w:rsid w:val="00814226"/>
    <w:rsid w:val="008145D7"/>
    <w:rsid w:val="0081487C"/>
    <w:rsid w:val="00814AE9"/>
    <w:rsid w:val="00814D95"/>
    <w:rsid w:val="00815110"/>
    <w:rsid w:val="00815A33"/>
    <w:rsid w:val="00815ED9"/>
    <w:rsid w:val="00815F9C"/>
    <w:rsid w:val="00815FB0"/>
    <w:rsid w:val="00816097"/>
    <w:rsid w:val="0081625B"/>
    <w:rsid w:val="0081634D"/>
    <w:rsid w:val="00816A4D"/>
    <w:rsid w:val="008171CE"/>
    <w:rsid w:val="00817420"/>
    <w:rsid w:val="0081746E"/>
    <w:rsid w:val="008175AE"/>
    <w:rsid w:val="0081768A"/>
    <w:rsid w:val="008177DD"/>
    <w:rsid w:val="00817826"/>
    <w:rsid w:val="00817978"/>
    <w:rsid w:val="00817CE6"/>
    <w:rsid w:val="00817D0E"/>
    <w:rsid w:val="0082109D"/>
    <w:rsid w:val="00821147"/>
    <w:rsid w:val="008212B9"/>
    <w:rsid w:val="008212D4"/>
    <w:rsid w:val="008213D5"/>
    <w:rsid w:val="00821412"/>
    <w:rsid w:val="00821823"/>
    <w:rsid w:val="00821BC5"/>
    <w:rsid w:val="00821FEA"/>
    <w:rsid w:val="00822271"/>
    <w:rsid w:val="00822638"/>
    <w:rsid w:val="00822AC9"/>
    <w:rsid w:val="00822FD9"/>
    <w:rsid w:val="0082319D"/>
    <w:rsid w:val="00823688"/>
    <w:rsid w:val="0082390E"/>
    <w:rsid w:val="008240A6"/>
    <w:rsid w:val="00824140"/>
    <w:rsid w:val="00824402"/>
    <w:rsid w:val="0082448F"/>
    <w:rsid w:val="00824A6B"/>
    <w:rsid w:val="0082514D"/>
    <w:rsid w:val="00825587"/>
    <w:rsid w:val="008256AE"/>
    <w:rsid w:val="00825B64"/>
    <w:rsid w:val="00825C78"/>
    <w:rsid w:val="00825C8D"/>
    <w:rsid w:val="00825EB8"/>
    <w:rsid w:val="008261CB"/>
    <w:rsid w:val="00826695"/>
    <w:rsid w:val="008266F5"/>
    <w:rsid w:val="0082671A"/>
    <w:rsid w:val="00826C76"/>
    <w:rsid w:val="00826D90"/>
    <w:rsid w:val="00827195"/>
    <w:rsid w:val="00827C6F"/>
    <w:rsid w:val="00827E87"/>
    <w:rsid w:val="008301B6"/>
    <w:rsid w:val="008301DD"/>
    <w:rsid w:val="008302C2"/>
    <w:rsid w:val="008302CE"/>
    <w:rsid w:val="008302D6"/>
    <w:rsid w:val="00830482"/>
    <w:rsid w:val="008304E2"/>
    <w:rsid w:val="00830873"/>
    <w:rsid w:val="0083088D"/>
    <w:rsid w:val="00830D6A"/>
    <w:rsid w:val="008313F8"/>
    <w:rsid w:val="008314D7"/>
    <w:rsid w:val="00831975"/>
    <w:rsid w:val="00831A1B"/>
    <w:rsid w:val="00832000"/>
    <w:rsid w:val="00832182"/>
    <w:rsid w:val="0083239E"/>
    <w:rsid w:val="00832569"/>
    <w:rsid w:val="0083266B"/>
    <w:rsid w:val="00832703"/>
    <w:rsid w:val="0083277E"/>
    <w:rsid w:val="008327FA"/>
    <w:rsid w:val="00833A66"/>
    <w:rsid w:val="00833F7E"/>
    <w:rsid w:val="00834359"/>
    <w:rsid w:val="008343C2"/>
    <w:rsid w:val="0083463A"/>
    <w:rsid w:val="00834A82"/>
    <w:rsid w:val="008355A6"/>
    <w:rsid w:val="00835A7B"/>
    <w:rsid w:val="00835DC4"/>
    <w:rsid w:val="00835E6B"/>
    <w:rsid w:val="00835F22"/>
    <w:rsid w:val="00835F79"/>
    <w:rsid w:val="00836193"/>
    <w:rsid w:val="00836195"/>
    <w:rsid w:val="008363EF"/>
    <w:rsid w:val="0083647D"/>
    <w:rsid w:val="008366BC"/>
    <w:rsid w:val="00836DBF"/>
    <w:rsid w:val="0083772E"/>
    <w:rsid w:val="00837B75"/>
    <w:rsid w:val="00840047"/>
    <w:rsid w:val="008403AC"/>
    <w:rsid w:val="008403B0"/>
    <w:rsid w:val="0084067B"/>
    <w:rsid w:val="008408C4"/>
    <w:rsid w:val="00840A7E"/>
    <w:rsid w:val="00840A83"/>
    <w:rsid w:val="00840C86"/>
    <w:rsid w:val="00840DDD"/>
    <w:rsid w:val="008414DE"/>
    <w:rsid w:val="00841769"/>
    <w:rsid w:val="00841779"/>
    <w:rsid w:val="0084185F"/>
    <w:rsid w:val="00841CDE"/>
    <w:rsid w:val="00841F20"/>
    <w:rsid w:val="00841FBF"/>
    <w:rsid w:val="00842539"/>
    <w:rsid w:val="00842BD9"/>
    <w:rsid w:val="00842C97"/>
    <w:rsid w:val="00842E55"/>
    <w:rsid w:val="008430D6"/>
    <w:rsid w:val="00843378"/>
    <w:rsid w:val="0084363D"/>
    <w:rsid w:val="0084384A"/>
    <w:rsid w:val="008439A9"/>
    <w:rsid w:val="00843DBC"/>
    <w:rsid w:val="008440B3"/>
    <w:rsid w:val="00844792"/>
    <w:rsid w:val="00844D4F"/>
    <w:rsid w:val="00844EEA"/>
    <w:rsid w:val="008452D9"/>
    <w:rsid w:val="00845C8D"/>
    <w:rsid w:val="008462F4"/>
    <w:rsid w:val="00846402"/>
    <w:rsid w:val="008466F5"/>
    <w:rsid w:val="008471A2"/>
    <w:rsid w:val="0084797B"/>
    <w:rsid w:val="00847A34"/>
    <w:rsid w:val="00847B6F"/>
    <w:rsid w:val="00847C62"/>
    <w:rsid w:val="008505DF"/>
    <w:rsid w:val="00850673"/>
    <w:rsid w:val="00850C6E"/>
    <w:rsid w:val="00850E77"/>
    <w:rsid w:val="00850E85"/>
    <w:rsid w:val="0085221A"/>
    <w:rsid w:val="00852419"/>
    <w:rsid w:val="00852670"/>
    <w:rsid w:val="00852DD0"/>
    <w:rsid w:val="008535F1"/>
    <w:rsid w:val="00853793"/>
    <w:rsid w:val="00853A18"/>
    <w:rsid w:val="008541C1"/>
    <w:rsid w:val="0085429C"/>
    <w:rsid w:val="008548C8"/>
    <w:rsid w:val="00854B48"/>
    <w:rsid w:val="00855061"/>
    <w:rsid w:val="00855737"/>
    <w:rsid w:val="00855901"/>
    <w:rsid w:val="00855EC9"/>
    <w:rsid w:val="00856A82"/>
    <w:rsid w:val="00856F19"/>
    <w:rsid w:val="008572A8"/>
    <w:rsid w:val="008574C4"/>
    <w:rsid w:val="0085775F"/>
    <w:rsid w:val="00857884"/>
    <w:rsid w:val="00857B81"/>
    <w:rsid w:val="00857BB3"/>
    <w:rsid w:val="00857EA2"/>
    <w:rsid w:val="0086051F"/>
    <w:rsid w:val="00860652"/>
    <w:rsid w:val="00860C4E"/>
    <w:rsid w:val="00860CB0"/>
    <w:rsid w:val="00861233"/>
    <w:rsid w:val="008613DC"/>
    <w:rsid w:val="00861519"/>
    <w:rsid w:val="00861AFE"/>
    <w:rsid w:val="00861EB1"/>
    <w:rsid w:val="00861FAB"/>
    <w:rsid w:val="008624B0"/>
    <w:rsid w:val="008628C3"/>
    <w:rsid w:val="0086295F"/>
    <w:rsid w:val="00862A7A"/>
    <w:rsid w:val="00862CAB"/>
    <w:rsid w:val="00862CE5"/>
    <w:rsid w:val="00862DF7"/>
    <w:rsid w:val="00862E6F"/>
    <w:rsid w:val="00862F1D"/>
    <w:rsid w:val="00863448"/>
    <w:rsid w:val="0086386C"/>
    <w:rsid w:val="0086387C"/>
    <w:rsid w:val="008639BA"/>
    <w:rsid w:val="00863EC9"/>
    <w:rsid w:val="00863FB9"/>
    <w:rsid w:val="00864448"/>
    <w:rsid w:val="008644C4"/>
    <w:rsid w:val="008646B6"/>
    <w:rsid w:val="00864C0D"/>
    <w:rsid w:val="00864F01"/>
    <w:rsid w:val="0086539B"/>
    <w:rsid w:val="00865421"/>
    <w:rsid w:val="00865462"/>
    <w:rsid w:val="008659BA"/>
    <w:rsid w:val="00865F9E"/>
    <w:rsid w:val="00866466"/>
    <w:rsid w:val="008667AD"/>
    <w:rsid w:val="008677E1"/>
    <w:rsid w:val="00867BB6"/>
    <w:rsid w:val="00867BD0"/>
    <w:rsid w:val="00867D67"/>
    <w:rsid w:val="00867E80"/>
    <w:rsid w:val="0087013C"/>
    <w:rsid w:val="0087039B"/>
    <w:rsid w:val="00870A4C"/>
    <w:rsid w:val="00870B53"/>
    <w:rsid w:val="00870C4F"/>
    <w:rsid w:val="00870CBF"/>
    <w:rsid w:val="00871258"/>
    <w:rsid w:val="0087129C"/>
    <w:rsid w:val="00871EF4"/>
    <w:rsid w:val="0087260D"/>
    <w:rsid w:val="00872A35"/>
    <w:rsid w:val="00872F97"/>
    <w:rsid w:val="00873292"/>
    <w:rsid w:val="008734A3"/>
    <w:rsid w:val="00873B4A"/>
    <w:rsid w:val="00873FFE"/>
    <w:rsid w:val="00874181"/>
    <w:rsid w:val="008745AC"/>
    <w:rsid w:val="00874652"/>
    <w:rsid w:val="008752E2"/>
    <w:rsid w:val="00875408"/>
    <w:rsid w:val="00875572"/>
    <w:rsid w:val="0087575E"/>
    <w:rsid w:val="00875979"/>
    <w:rsid w:val="00876144"/>
    <w:rsid w:val="00876582"/>
    <w:rsid w:val="008769A7"/>
    <w:rsid w:val="00876D77"/>
    <w:rsid w:val="00876EFB"/>
    <w:rsid w:val="00877373"/>
    <w:rsid w:val="008776C9"/>
    <w:rsid w:val="008777DC"/>
    <w:rsid w:val="00880229"/>
    <w:rsid w:val="00880535"/>
    <w:rsid w:val="00880776"/>
    <w:rsid w:val="00880783"/>
    <w:rsid w:val="00880BFF"/>
    <w:rsid w:val="00880C60"/>
    <w:rsid w:val="00880EB2"/>
    <w:rsid w:val="0088125F"/>
    <w:rsid w:val="0088130A"/>
    <w:rsid w:val="008814D9"/>
    <w:rsid w:val="0088187D"/>
    <w:rsid w:val="0088206D"/>
    <w:rsid w:val="00882822"/>
    <w:rsid w:val="00882889"/>
    <w:rsid w:val="0088339C"/>
    <w:rsid w:val="00883426"/>
    <w:rsid w:val="00883543"/>
    <w:rsid w:val="0088380B"/>
    <w:rsid w:val="00883A5E"/>
    <w:rsid w:val="008844F2"/>
    <w:rsid w:val="00884525"/>
    <w:rsid w:val="00884664"/>
    <w:rsid w:val="0088467F"/>
    <w:rsid w:val="00884B81"/>
    <w:rsid w:val="00884D37"/>
    <w:rsid w:val="00884FAF"/>
    <w:rsid w:val="00885080"/>
    <w:rsid w:val="00885986"/>
    <w:rsid w:val="008859F6"/>
    <w:rsid w:val="00885C9D"/>
    <w:rsid w:val="00886105"/>
    <w:rsid w:val="00886530"/>
    <w:rsid w:val="00886567"/>
    <w:rsid w:val="0088656D"/>
    <w:rsid w:val="0088665B"/>
    <w:rsid w:val="00886881"/>
    <w:rsid w:val="008869B4"/>
    <w:rsid w:val="00887C5C"/>
    <w:rsid w:val="00890638"/>
    <w:rsid w:val="00890690"/>
    <w:rsid w:val="0089074E"/>
    <w:rsid w:val="008908E2"/>
    <w:rsid w:val="00890D91"/>
    <w:rsid w:val="00891432"/>
    <w:rsid w:val="00891632"/>
    <w:rsid w:val="008916C0"/>
    <w:rsid w:val="008917E3"/>
    <w:rsid w:val="008917E5"/>
    <w:rsid w:val="00891861"/>
    <w:rsid w:val="00891C4F"/>
    <w:rsid w:val="00892569"/>
    <w:rsid w:val="008925F4"/>
    <w:rsid w:val="008928DB"/>
    <w:rsid w:val="00892B97"/>
    <w:rsid w:val="00892EA6"/>
    <w:rsid w:val="008934F2"/>
    <w:rsid w:val="008937B3"/>
    <w:rsid w:val="00893AF4"/>
    <w:rsid w:val="00893C51"/>
    <w:rsid w:val="00893E64"/>
    <w:rsid w:val="00893F2E"/>
    <w:rsid w:val="0089424E"/>
    <w:rsid w:val="008945A6"/>
    <w:rsid w:val="0089507E"/>
    <w:rsid w:val="0089514A"/>
    <w:rsid w:val="0089557F"/>
    <w:rsid w:val="008955CD"/>
    <w:rsid w:val="0089587A"/>
    <w:rsid w:val="00895910"/>
    <w:rsid w:val="00895A39"/>
    <w:rsid w:val="008964E6"/>
    <w:rsid w:val="00896738"/>
    <w:rsid w:val="008967A5"/>
    <w:rsid w:val="00896990"/>
    <w:rsid w:val="00896A3B"/>
    <w:rsid w:val="00897636"/>
    <w:rsid w:val="00897AF2"/>
    <w:rsid w:val="00897BDE"/>
    <w:rsid w:val="008A027D"/>
    <w:rsid w:val="008A08DF"/>
    <w:rsid w:val="008A0CCC"/>
    <w:rsid w:val="008A1097"/>
    <w:rsid w:val="008A10AB"/>
    <w:rsid w:val="008A1348"/>
    <w:rsid w:val="008A1F04"/>
    <w:rsid w:val="008A2262"/>
    <w:rsid w:val="008A234E"/>
    <w:rsid w:val="008A2649"/>
    <w:rsid w:val="008A2B89"/>
    <w:rsid w:val="008A2DF3"/>
    <w:rsid w:val="008A414B"/>
    <w:rsid w:val="008A4336"/>
    <w:rsid w:val="008A46F3"/>
    <w:rsid w:val="008A4A52"/>
    <w:rsid w:val="008A4C0D"/>
    <w:rsid w:val="008A4D1D"/>
    <w:rsid w:val="008A5115"/>
    <w:rsid w:val="008A598C"/>
    <w:rsid w:val="008A5A3F"/>
    <w:rsid w:val="008A5E28"/>
    <w:rsid w:val="008A63D4"/>
    <w:rsid w:val="008A6C80"/>
    <w:rsid w:val="008A7181"/>
    <w:rsid w:val="008A7879"/>
    <w:rsid w:val="008A7BF0"/>
    <w:rsid w:val="008A7E73"/>
    <w:rsid w:val="008A7FE8"/>
    <w:rsid w:val="008B001F"/>
    <w:rsid w:val="008B0840"/>
    <w:rsid w:val="008B0D05"/>
    <w:rsid w:val="008B0E28"/>
    <w:rsid w:val="008B0E9B"/>
    <w:rsid w:val="008B0FC0"/>
    <w:rsid w:val="008B1AE9"/>
    <w:rsid w:val="008B1B5E"/>
    <w:rsid w:val="008B1FE8"/>
    <w:rsid w:val="008B2671"/>
    <w:rsid w:val="008B2AE9"/>
    <w:rsid w:val="008B2B9C"/>
    <w:rsid w:val="008B2BB2"/>
    <w:rsid w:val="008B2FE2"/>
    <w:rsid w:val="008B30A4"/>
    <w:rsid w:val="008B369C"/>
    <w:rsid w:val="008B3912"/>
    <w:rsid w:val="008B3CAA"/>
    <w:rsid w:val="008B3D8F"/>
    <w:rsid w:val="008B4108"/>
    <w:rsid w:val="008B43DF"/>
    <w:rsid w:val="008B4E30"/>
    <w:rsid w:val="008B5086"/>
    <w:rsid w:val="008B5305"/>
    <w:rsid w:val="008B5465"/>
    <w:rsid w:val="008B5AA0"/>
    <w:rsid w:val="008B5D79"/>
    <w:rsid w:val="008B5DD8"/>
    <w:rsid w:val="008B6489"/>
    <w:rsid w:val="008B64D9"/>
    <w:rsid w:val="008B64DD"/>
    <w:rsid w:val="008B65B7"/>
    <w:rsid w:val="008B7014"/>
    <w:rsid w:val="008B7384"/>
    <w:rsid w:val="008B7581"/>
    <w:rsid w:val="008B7DE2"/>
    <w:rsid w:val="008B7FCE"/>
    <w:rsid w:val="008C025F"/>
    <w:rsid w:val="008C05FA"/>
    <w:rsid w:val="008C060F"/>
    <w:rsid w:val="008C087E"/>
    <w:rsid w:val="008C0A3E"/>
    <w:rsid w:val="008C0BF0"/>
    <w:rsid w:val="008C1261"/>
    <w:rsid w:val="008C148D"/>
    <w:rsid w:val="008C184B"/>
    <w:rsid w:val="008C1CE1"/>
    <w:rsid w:val="008C1DD4"/>
    <w:rsid w:val="008C2891"/>
    <w:rsid w:val="008C29FB"/>
    <w:rsid w:val="008C2ABB"/>
    <w:rsid w:val="008C3705"/>
    <w:rsid w:val="008C39C8"/>
    <w:rsid w:val="008C3A01"/>
    <w:rsid w:val="008C3A81"/>
    <w:rsid w:val="008C3C35"/>
    <w:rsid w:val="008C3D14"/>
    <w:rsid w:val="008C4303"/>
    <w:rsid w:val="008C5003"/>
    <w:rsid w:val="008C50D5"/>
    <w:rsid w:val="008C553C"/>
    <w:rsid w:val="008C5C94"/>
    <w:rsid w:val="008C5DE8"/>
    <w:rsid w:val="008C6217"/>
    <w:rsid w:val="008C633A"/>
    <w:rsid w:val="008C6BDA"/>
    <w:rsid w:val="008C6C50"/>
    <w:rsid w:val="008C6E55"/>
    <w:rsid w:val="008C745D"/>
    <w:rsid w:val="008C748E"/>
    <w:rsid w:val="008C75C1"/>
    <w:rsid w:val="008C76DE"/>
    <w:rsid w:val="008C7D1C"/>
    <w:rsid w:val="008C7EB1"/>
    <w:rsid w:val="008D0063"/>
    <w:rsid w:val="008D0096"/>
    <w:rsid w:val="008D0407"/>
    <w:rsid w:val="008D0525"/>
    <w:rsid w:val="008D0C7A"/>
    <w:rsid w:val="008D15F0"/>
    <w:rsid w:val="008D19C0"/>
    <w:rsid w:val="008D22CD"/>
    <w:rsid w:val="008D25C5"/>
    <w:rsid w:val="008D2671"/>
    <w:rsid w:val="008D2E60"/>
    <w:rsid w:val="008D2FBC"/>
    <w:rsid w:val="008D3284"/>
    <w:rsid w:val="008D33C7"/>
    <w:rsid w:val="008D3586"/>
    <w:rsid w:val="008D3617"/>
    <w:rsid w:val="008D370D"/>
    <w:rsid w:val="008D418F"/>
    <w:rsid w:val="008D440D"/>
    <w:rsid w:val="008D4691"/>
    <w:rsid w:val="008D46D3"/>
    <w:rsid w:val="008D4797"/>
    <w:rsid w:val="008D52A3"/>
    <w:rsid w:val="008D5356"/>
    <w:rsid w:val="008D53EC"/>
    <w:rsid w:val="008D5EE1"/>
    <w:rsid w:val="008D63F3"/>
    <w:rsid w:val="008D688C"/>
    <w:rsid w:val="008D68FD"/>
    <w:rsid w:val="008D6D23"/>
    <w:rsid w:val="008D6D8B"/>
    <w:rsid w:val="008D6FE5"/>
    <w:rsid w:val="008D6FF6"/>
    <w:rsid w:val="008D7246"/>
    <w:rsid w:val="008D733E"/>
    <w:rsid w:val="008D7B31"/>
    <w:rsid w:val="008D7ED2"/>
    <w:rsid w:val="008E0368"/>
    <w:rsid w:val="008E04CE"/>
    <w:rsid w:val="008E0536"/>
    <w:rsid w:val="008E0ABA"/>
    <w:rsid w:val="008E0DF1"/>
    <w:rsid w:val="008E0E82"/>
    <w:rsid w:val="008E10F8"/>
    <w:rsid w:val="008E124D"/>
    <w:rsid w:val="008E12BD"/>
    <w:rsid w:val="008E185E"/>
    <w:rsid w:val="008E1BBB"/>
    <w:rsid w:val="008E21BA"/>
    <w:rsid w:val="008E235D"/>
    <w:rsid w:val="008E28D2"/>
    <w:rsid w:val="008E2E5A"/>
    <w:rsid w:val="008E34E7"/>
    <w:rsid w:val="008E34E8"/>
    <w:rsid w:val="008E364F"/>
    <w:rsid w:val="008E377E"/>
    <w:rsid w:val="008E3EEF"/>
    <w:rsid w:val="008E495C"/>
    <w:rsid w:val="008E4AEB"/>
    <w:rsid w:val="008E4FE8"/>
    <w:rsid w:val="008E54B5"/>
    <w:rsid w:val="008E55CF"/>
    <w:rsid w:val="008E5AF1"/>
    <w:rsid w:val="008E5AF2"/>
    <w:rsid w:val="008E5BFB"/>
    <w:rsid w:val="008E5EF8"/>
    <w:rsid w:val="008E624D"/>
    <w:rsid w:val="008E64BB"/>
    <w:rsid w:val="008E69EB"/>
    <w:rsid w:val="008E716D"/>
    <w:rsid w:val="008E7413"/>
    <w:rsid w:val="008E79FE"/>
    <w:rsid w:val="008E7AB0"/>
    <w:rsid w:val="008F0222"/>
    <w:rsid w:val="008F062A"/>
    <w:rsid w:val="008F06ED"/>
    <w:rsid w:val="008F08EA"/>
    <w:rsid w:val="008F0DE3"/>
    <w:rsid w:val="008F1188"/>
    <w:rsid w:val="008F13E2"/>
    <w:rsid w:val="008F1942"/>
    <w:rsid w:val="008F1A7E"/>
    <w:rsid w:val="008F20D1"/>
    <w:rsid w:val="008F24A3"/>
    <w:rsid w:val="008F24A9"/>
    <w:rsid w:val="008F27AC"/>
    <w:rsid w:val="008F2859"/>
    <w:rsid w:val="008F2A96"/>
    <w:rsid w:val="008F2C0A"/>
    <w:rsid w:val="008F3AC2"/>
    <w:rsid w:val="008F3C8D"/>
    <w:rsid w:val="008F3DAF"/>
    <w:rsid w:val="008F3EF8"/>
    <w:rsid w:val="008F3F64"/>
    <w:rsid w:val="008F40A2"/>
    <w:rsid w:val="008F41FA"/>
    <w:rsid w:val="008F4522"/>
    <w:rsid w:val="008F452C"/>
    <w:rsid w:val="008F45E0"/>
    <w:rsid w:val="008F48FE"/>
    <w:rsid w:val="008F4AFB"/>
    <w:rsid w:val="008F4CDB"/>
    <w:rsid w:val="008F4CFC"/>
    <w:rsid w:val="008F5212"/>
    <w:rsid w:val="008F538C"/>
    <w:rsid w:val="008F53D0"/>
    <w:rsid w:val="008F5870"/>
    <w:rsid w:val="008F59E6"/>
    <w:rsid w:val="008F5C02"/>
    <w:rsid w:val="008F5DEE"/>
    <w:rsid w:val="008F5E69"/>
    <w:rsid w:val="008F6165"/>
    <w:rsid w:val="008F6603"/>
    <w:rsid w:val="008F6642"/>
    <w:rsid w:val="008F6807"/>
    <w:rsid w:val="008F6ACF"/>
    <w:rsid w:val="008F6DD2"/>
    <w:rsid w:val="008F719E"/>
    <w:rsid w:val="008F7707"/>
    <w:rsid w:val="008F7A06"/>
    <w:rsid w:val="008F7A28"/>
    <w:rsid w:val="0090062C"/>
    <w:rsid w:val="0090086F"/>
    <w:rsid w:val="00900932"/>
    <w:rsid w:val="009012FA"/>
    <w:rsid w:val="0090184C"/>
    <w:rsid w:val="00901908"/>
    <w:rsid w:val="00902014"/>
    <w:rsid w:val="00902FFD"/>
    <w:rsid w:val="00903038"/>
    <w:rsid w:val="009032B8"/>
    <w:rsid w:val="00903853"/>
    <w:rsid w:val="00903A61"/>
    <w:rsid w:val="00903AEC"/>
    <w:rsid w:val="00903BDC"/>
    <w:rsid w:val="00904101"/>
    <w:rsid w:val="0090432D"/>
    <w:rsid w:val="00904465"/>
    <w:rsid w:val="0090449B"/>
    <w:rsid w:val="00904BEF"/>
    <w:rsid w:val="00905041"/>
    <w:rsid w:val="009053B1"/>
    <w:rsid w:val="009054F7"/>
    <w:rsid w:val="00905820"/>
    <w:rsid w:val="00905B0D"/>
    <w:rsid w:val="0090646F"/>
    <w:rsid w:val="00906703"/>
    <w:rsid w:val="00910028"/>
    <w:rsid w:val="00910979"/>
    <w:rsid w:val="0091097F"/>
    <w:rsid w:val="00910D8F"/>
    <w:rsid w:val="00911816"/>
    <w:rsid w:val="00911A68"/>
    <w:rsid w:val="0091254F"/>
    <w:rsid w:val="009125FD"/>
    <w:rsid w:val="00912CAA"/>
    <w:rsid w:val="00913052"/>
    <w:rsid w:val="0091319B"/>
    <w:rsid w:val="0091342C"/>
    <w:rsid w:val="00913571"/>
    <w:rsid w:val="00913742"/>
    <w:rsid w:val="00913BDB"/>
    <w:rsid w:val="00914C62"/>
    <w:rsid w:val="00914CB8"/>
    <w:rsid w:val="00914E6B"/>
    <w:rsid w:val="00915393"/>
    <w:rsid w:val="00915731"/>
    <w:rsid w:val="00915D5A"/>
    <w:rsid w:val="00915DDD"/>
    <w:rsid w:val="00916512"/>
    <w:rsid w:val="00916859"/>
    <w:rsid w:val="00916AD4"/>
    <w:rsid w:val="00916F6D"/>
    <w:rsid w:val="009170FD"/>
    <w:rsid w:val="00917469"/>
    <w:rsid w:val="00917792"/>
    <w:rsid w:val="00917998"/>
    <w:rsid w:val="00917BE2"/>
    <w:rsid w:val="00917C41"/>
    <w:rsid w:val="00917CAC"/>
    <w:rsid w:val="0092007E"/>
    <w:rsid w:val="009201FF"/>
    <w:rsid w:val="00920259"/>
    <w:rsid w:val="009205D6"/>
    <w:rsid w:val="0092071C"/>
    <w:rsid w:val="00920D7D"/>
    <w:rsid w:val="009213AB"/>
    <w:rsid w:val="009216AC"/>
    <w:rsid w:val="00921794"/>
    <w:rsid w:val="009219FD"/>
    <w:rsid w:val="00921BA1"/>
    <w:rsid w:val="00921D26"/>
    <w:rsid w:val="00921E84"/>
    <w:rsid w:val="0092200B"/>
    <w:rsid w:val="009223A1"/>
    <w:rsid w:val="009226E0"/>
    <w:rsid w:val="00922845"/>
    <w:rsid w:val="00922871"/>
    <w:rsid w:val="00922BD1"/>
    <w:rsid w:val="00922DDF"/>
    <w:rsid w:val="009234A7"/>
    <w:rsid w:val="009236A2"/>
    <w:rsid w:val="009236E6"/>
    <w:rsid w:val="00923972"/>
    <w:rsid w:val="00923A47"/>
    <w:rsid w:val="00923AC9"/>
    <w:rsid w:val="00923C06"/>
    <w:rsid w:val="00923DB4"/>
    <w:rsid w:val="00924445"/>
    <w:rsid w:val="0092483D"/>
    <w:rsid w:val="009248CE"/>
    <w:rsid w:val="0092499A"/>
    <w:rsid w:val="00924A9F"/>
    <w:rsid w:val="00924C12"/>
    <w:rsid w:val="00924CC2"/>
    <w:rsid w:val="00925BB0"/>
    <w:rsid w:val="00926104"/>
    <w:rsid w:val="009261E8"/>
    <w:rsid w:val="0092649C"/>
    <w:rsid w:val="00926831"/>
    <w:rsid w:val="00926910"/>
    <w:rsid w:val="00926B1D"/>
    <w:rsid w:val="00927A9B"/>
    <w:rsid w:val="00927BD7"/>
    <w:rsid w:val="00927CAE"/>
    <w:rsid w:val="00927E9A"/>
    <w:rsid w:val="00927FD7"/>
    <w:rsid w:val="00930457"/>
    <w:rsid w:val="0093085C"/>
    <w:rsid w:val="00930D4F"/>
    <w:rsid w:val="00931061"/>
    <w:rsid w:val="009310EA"/>
    <w:rsid w:val="00931212"/>
    <w:rsid w:val="0093127B"/>
    <w:rsid w:val="0093192C"/>
    <w:rsid w:val="00931940"/>
    <w:rsid w:val="00931AFF"/>
    <w:rsid w:val="00932103"/>
    <w:rsid w:val="00932286"/>
    <w:rsid w:val="00932514"/>
    <w:rsid w:val="009326FE"/>
    <w:rsid w:val="00932957"/>
    <w:rsid w:val="00933A50"/>
    <w:rsid w:val="00933F8C"/>
    <w:rsid w:val="00934203"/>
    <w:rsid w:val="00934474"/>
    <w:rsid w:val="009345BD"/>
    <w:rsid w:val="00934635"/>
    <w:rsid w:val="009346FC"/>
    <w:rsid w:val="00934987"/>
    <w:rsid w:val="00934A88"/>
    <w:rsid w:val="00934E9A"/>
    <w:rsid w:val="0093526B"/>
    <w:rsid w:val="009353C2"/>
    <w:rsid w:val="00935A7C"/>
    <w:rsid w:val="00935BB2"/>
    <w:rsid w:val="00936281"/>
    <w:rsid w:val="009365CB"/>
    <w:rsid w:val="009370CD"/>
    <w:rsid w:val="009372B6"/>
    <w:rsid w:val="009372D0"/>
    <w:rsid w:val="0093748F"/>
    <w:rsid w:val="009375EC"/>
    <w:rsid w:val="00937687"/>
    <w:rsid w:val="00937828"/>
    <w:rsid w:val="00937874"/>
    <w:rsid w:val="00937BDD"/>
    <w:rsid w:val="00940301"/>
    <w:rsid w:val="0094035E"/>
    <w:rsid w:val="00940437"/>
    <w:rsid w:val="0094069D"/>
    <w:rsid w:val="00940958"/>
    <w:rsid w:val="00940A98"/>
    <w:rsid w:val="00940F03"/>
    <w:rsid w:val="00940F69"/>
    <w:rsid w:val="00940F9F"/>
    <w:rsid w:val="00940FE0"/>
    <w:rsid w:val="009411B7"/>
    <w:rsid w:val="00941D87"/>
    <w:rsid w:val="00941F9B"/>
    <w:rsid w:val="0094202C"/>
    <w:rsid w:val="00942231"/>
    <w:rsid w:val="00942439"/>
    <w:rsid w:val="009428A9"/>
    <w:rsid w:val="00943097"/>
    <w:rsid w:val="00943278"/>
    <w:rsid w:val="00943386"/>
    <w:rsid w:val="009436B9"/>
    <w:rsid w:val="009437C1"/>
    <w:rsid w:val="00943D07"/>
    <w:rsid w:val="00943E56"/>
    <w:rsid w:val="0094407F"/>
    <w:rsid w:val="0094409A"/>
    <w:rsid w:val="009442C2"/>
    <w:rsid w:val="0094497C"/>
    <w:rsid w:val="00944AAE"/>
    <w:rsid w:val="00944DA3"/>
    <w:rsid w:val="0094542E"/>
    <w:rsid w:val="009456F4"/>
    <w:rsid w:val="00945A60"/>
    <w:rsid w:val="00945C90"/>
    <w:rsid w:val="00945FAE"/>
    <w:rsid w:val="0094634C"/>
    <w:rsid w:val="0094645F"/>
    <w:rsid w:val="009466C7"/>
    <w:rsid w:val="00946824"/>
    <w:rsid w:val="0094690D"/>
    <w:rsid w:val="00946A08"/>
    <w:rsid w:val="00946C74"/>
    <w:rsid w:val="009470F0"/>
    <w:rsid w:val="0094715E"/>
    <w:rsid w:val="00947161"/>
    <w:rsid w:val="0094768F"/>
    <w:rsid w:val="00947CAB"/>
    <w:rsid w:val="00950325"/>
    <w:rsid w:val="009503A7"/>
    <w:rsid w:val="0095042E"/>
    <w:rsid w:val="009507CB"/>
    <w:rsid w:val="009509E2"/>
    <w:rsid w:val="00950F48"/>
    <w:rsid w:val="00951682"/>
    <w:rsid w:val="009518C8"/>
    <w:rsid w:val="0095190A"/>
    <w:rsid w:val="00951D2C"/>
    <w:rsid w:val="0095223E"/>
    <w:rsid w:val="0095230B"/>
    <w:rsid w:val="0095281B"/>
    <w:rsid w:val="00952DFC"/>
    <w:rsid w:val="00953844"/>
    <w:rsid w:val="00953FAE"/>
    <w:rsid w:val="009542DC"/>
    <w:rsid w:val="00954AB0"/>
    <w:rsid w:val="00954DBC"/>
    <w:rsid w:val="00954FAE"/>
    <w:rsid w:val="00955136"/>
    <w:rsid w:val="00955462"/>
    <w:rsid w:val="00955977"/>
    <w:rsid w:val="00955CB8"/>
    <w:rsid w:val="00956E4B"/>
    <w:rsid w:val="00956F3D"/>
    <w:rsid w:val="00957036"/>
    <w:rsid w:val="009571A7"/>
    <w:rsid w:val="009572C4"/>
    <w:rsid w:val="009574FB"/>
    <w:rsid w:val="00957AC3"/>
    <w:rsid w:val="00957DF4"/>
    <w:rsid w:val="00957EF8"/>
    <w:rsid w:val="00960276"/>
    <w:rsid w:val="00960531"/>
    <w:rsid w:val="009608B5"/>
    <w:rsid w:val="00960AE6"/>
    <w:rsid w:val="00960B51"/>
    <w:rsid w:val="0096140E"/>
    <w:rsid w:val="00961874"/>
    <w:rsid w:val="00961880"/>
    <w:rsid w:val="00961E9D"/>
    <w:rsid w:val="00961EC8"/>
    <w:rsid w:val="00962085"/>
    <w:rsid w:val="0096208A"/>
    <w:rsid w:val="009624A6"/>
    <w:rsid w:val="00962A27"/>
    <w:rsid w:val="00962B7B"/>
    <w:rsid w:val="00962C8A"/>
    <w:rsid w:val="00962D2F"/>
    <w:rsid w:val="00962F1B"/>
    <w:rsid w:val="0096313C"/>
    <w:rsid w:val="009633FB"/>
    <w:rsid w:val="009634A6"/>
    <w:rsid w:val="009635CC"/>
    <w:rsid w:val="00963834"/>
    <w:rsid w:val="00963ECF"/>
    <w:rsid w:val="00964116"/>
    <w:rsid w:val="0096436A"/>
    <w:rsid w:val="00964432"/>
    <w:rsid w:val="0096478C"/>
    <w:rsid w:val="009660E2"/>
    <w:rsid w:val="00966790"/>
    <w:rsid w:val="00966992"/>
    <w:rsid w:val="00966A06"/>
    <w:rsid w:val="00966AE2"/>
    <w:rsid w:val="00966B4F"/>
    <w:rsid w:val="00966FE4"/>
    <w:rsid w:val="009670C9"/>
    <w:rsid w:val="009672BB"/>
    <w:rsid w:val="0096786D"/>
    <w:rsid w:val="009678ED"/>
    <w:rsid w:val="00967C2E"/>
    <w:rsid w:val="0097010D"/>
    <w:rsid w:val="00970C26"/>
    <w:rsid w:val="00970D43"/>
    <w:rsid w:val="009717EB"/>
    <w:rsid w:val="009718E4"/>
    <w:rsid w:val="009718F7"/>
    <w:rsid w:val="00971A80"/>
    <w:rsid w:val="00971DCA"/>
    <w:rsid w:val="009723AC"/>
    <w:rsid w:val="0097244D"/>
    <w:rsid w:val="009726AB"/>
    <w:rsid w:val="00972A60"/>
    <w:rsid w:val="00972CCE"/>
    <w:rsid w:val="00972F2A"/>
    <w:rsid w:val="00973538"/>
    <w:rsid w:val="00973EFE"/>
    <w:rsid w:val="0097487B"/>
    <w:rsid w:val="00974DA4"/>
    <w:rsid w:val="00974F2D"/>
    <w:rsid w:val="00976312"/>
    <w:rsid w:val="00976316"/>
    <w:rsid w:val="0097682F"/>
    <w:rsid w:val="0097686C"/>
    <w:rsid w:val="00977299"/>
    <w:rsid w:val="009773DC"/>
    <w:rsid w:val="009779FA"/>
    <w:rsid w:val="00977A48"/>
    <w:rsid w:val="00977A57"/>
    <w:rsid w:val="00977B04"/>
    <w:rsid w:val="00977C1A"/>
    <w:rsid w:val="00977C2A"/>
    <w:rsid w:val="00977F56"/>
    <w:rsid w:val="00980539"/>
    <w:rsid w:val="00980D23"/>
    <w:rsid w:val="00980DFD"/>
    <w:rsid w:val="00980E92"/>
    <w:rsid w:val="00980F44"/>
    <w:rsid w:val="009811C7"/>
    <w:rsid w:val="00981268"/>
    <w:rsid w:val="0098126E"/>
    <w:rsid w:val="009812CA"/>
    <w:rsid w:val="009819A4"/>
    <w:rsid w:val="00982192"/>
    <w:rsid w:val="00982CEA"/>
    <w:rsid w:val="00983578"/>
    <w:rsid w:val="00983B56"/>
    <w:rsid w:val="00984271"/>
    <w:rsid w:val="00984481"/>
    <w:rsid w:val="0098459B"/>
    <w:rsid w:val="009845F8"/>
    <w:rsid w:val="009847A1"/>
    <w:rsid w:val="00984844"/>
    <w:rsid w:val="009848C5"/>
    <w:rsid w:val="009848D0"/>
    <w:rsid w:val="00984929"/>
    <w:rsid w:val="0098509E"/>
    <w:rsid w:val="0098537F"/>
    <w:rsid w:val="00985534"/>
    <w:rsid w:val="009856B3"/>
    <w:rsid w:val="009856E2"/>
    <w:rsid w:val="00985CAF"/>
    <w:rsid w:val="009862A2"/>
    <w:rsid w:val="009867F2"/>
    <w:rsid w:val="00986FEB"/>
    <w:rsid w:val="00987048"/>
    <w:rsid w:val="009872B9"/>
    <w:rsid w:val="0098776C"/>
    <w:rsid w:val="0098784B"/>
    <w:rsid w:val="00987E36"/>
    <w:rsid w:val="009909ED"/>
    <w:rsid w:val="00990C35"/>
    <w:rsid w:val="00990CB6"/>
    <w:rsid w:val="00990E76"/>
    <w:rsid w:val="00991585"/>
    <w:rsid w:val="00992480"/>
    <w:rsid w:val="0099351B"/>
    <w:rsid w:val="009941A1"/>
    <w:rsid w:val="00994458"/>
    <w:rsid w:val="00994572"/>
    <w:rsid w:val="00994818"/>
    <w:rsid w:val="0099483C"/>
    <w:rsid w:val="00995194"/>
    <w:rsid w:val="00995405"/>
    <w:rsid w:val="00996280"/>
    <w:rsid w:val="0099650E"/>
    <w:rsid w:val="009965E5"/>
    <w:rsid w:val="00996D5F"/>
    <w:rsid w:val="009973AE"/>
    <w:rsid w:val="009977B1"/>
    <w:rsid w:val="009A04BD"/>
    <w:rsid w:val="009A0644"/>
    <w:rsid w:val="009A10B8"/>
    <w:rsid w:val="009A1EFE"/>
    <w:rsid w:val="009A23B2"/>
    <w:rsid w:val="009A26F4"/>
    <w:rsid w:val="009A28CE"/>
    <w:rsid w:val="009A292D"/>
    <w:rsid w:val="009A2990"/>
    <w:rsid w:val="009A324B"/>
    <w:rsid w:val="009A3528"/>
    <w:rsid w:val="009A3E99"/>
    <w:rsid w:val="009A43AF"/>
    <w:rsid w:val="009A493B"/>
    <w:rsid w:val="009A4AAB"/>
    <w:rsid w:val="009A4B20"/>
    <w:rsid w:val="009A4C48"/>
    <w:rsid w:val="009A51E1"/>
    <w:rsid w:val="009A5317"/>
    <w:rsid w:val="009A542E"/>
    <w:rsid w:val="009A5445"/>
    <w:rsid w:val="009A555D"/>
    <w:rsid w:val="009A5E38"/>
    <w:rsid w:val="009A62E5"/>
    <w:rsid w:val="009A6311"/>
    <w:rsid w:val="009A7397"/>
    <w:rsid w:val="009A742B"/>
    <w:rsid w:val="009A74C0"/>
    <w:rsid w:val="009B012C"/>
    <w:rsid w:val="009B0319"/>
    <w:rsid w:val="009B0D72"/>
    <w:rsid w:val="009B10D9"/>
    <w:rsid w:val="009B1149"/>
    <w:rsid w:val="009B14E5"/>
    <w:rsid w:val="009B17B3"/>
    <w:rsid w:val="009B189F"/>
    <w:rsid w:val="009B1AB6"/>
    <w:rsid w:val="009B216C"/>
    <w:rsid w:val="009B25AC"/>
    <w:rsid w:val="009B2647"/>
    <w:rsid w:val="009B2EC3"/>
    <w:rsid w:val="009B2ECC"/>
    <w:rsid w:val="009B2ED5"/>
    <w:rsid w:val="009B30F4"/>
    <w:rsid w:val="009B3246"/>
    <w:rsid w:val="009B396B"/>
    <w:rsid w:val="009B3CAC"/>
    <w:rsid w:val="009B3EA6"/>
    <w:rsid w:val="009B4076"/>
    <w:rsid w:val="009B4600"/>
    <w:rsid w:val="009B4B63"/>
    <w:rsid w:val="009B4D79"/>
    <w:rsid w:val="009B4F42"/>
    <w:rsid w:val="009B4FF5"/>
    <w:rsid w:val="009B542B"/>
    <w:rsid w:val="009B59EB"/>
    <w:rsid w:val="009B5B7E"/>
    <w:rsid w:val="009B5DAF"/>
    <w:rsid w:val="009B5EAE"/>
    <w:rsid w:val="009B6159"/>
    <w:rsid w:val="009B61B5"/>
    <w:rsid w:val="009B6200"/>
    <w:rsid w:val="009B69D3"/>
    <w:rsid w:val="009B6D0D"/>
    <w:rsid w:val="009B741C"/>
    <w:rsid w:val="009B7971"/>
    <w:rsid w:val="009B7A5E"/>
    <w:rsid w:val="009B7B05"/>
    <w:rsid w:val="009B7C1F"/>
    <w:rsid w:val="009C00F5"/>
    <w:rsid w:val="009C06E0"/>
    <w:rsid w:val="009C07A1"/>
    <w:rsid w:val="009C0862"/>
    <w:rsid w:val="009C0909"/>
    <w:rsid w:val="009C0B06"/>
    <w:rsid w:val="009C0B08"/>
    <w:rsid w:val="009C0BE4"/>
    <w:rsid w:val="009C0E1F"/>
    <w:rsid w:val="009C0F76"/>
    <w:rsid w:val="009C17BD"/>
    <w:rsid w:val="009C190B"/>
    <w:rsid w:val="009C1B3D"/>
    <w:rsid w:val="009C1C81"/>
    <w:rsid w:val="009C1E03"/>
    <w:rsid w:val="009C1E7F"/>
    <w:rsid w:val="009C21E9"/>
    <w:rsid w:val="009C2303"/>
    <w:rsid w:val="009C2999"/>
    <w:rsid w:val="009C2A78"/>
    <w:rsid w:val="009C2BBE"/>
    <w:rsid w:val="009C2D68"/>
    <w:rsid w:val="009C2F39"/>
    <w:rsid w:val="009C3207"/>
    <w:rsid w:val="009C41F8"/>
    <w:rsid w:val="009C4422"/>
    <w:rsid w:val="009C490C"/>
    <w:rsid w:val="009C4A46"/>
    <w:rsid w:val="009C4D05"/>
    <w:rsid w:val="009C4F92"/>
    <w:rsid w:val="009C500B"/>
    <w:rsid w:val="009C541E"/>
    <w:rsid w:val="009C557F"/>
    <w:rsid w:val="009C5E8D"/>
    <w:rsid w:val="009C6790"/>
    <w:rsid w:val="009C6822"/>
    <w:rsid w:val="009C6894"/>
    <w:rsid w:val="009C6D22"/>
    <w:rsid w:val="009C6D40"/>
    <w:rsid w:val="009C7089"/>
    <w:rsid w:val="009C74C4"/>
    <w:rsid w:val="009C7541"/>
    <w:rsid w:val="009C792A"/>
    <w:rsid w:val="009C798A"/>
    <w:rsid w:val="009C79D2"/>
    <w:rsid w:val="009C7CB4"/>
    <w:rsid w:val="009D02B3"/>
    <w:rsid w:val="009D0773"/>
    <w:rsid w:val="009D09C5"/>
    <w:rsid w:val="009D0B41"/>
    <w:rsid w:val="009D0EE2"/>
    <w:rsid w:val="009D101F"/>
    <w:rsid w:val="009D1271"/>
    <w:rsid w:val="009D151A"/>
    <w:rsid w:val="009D1D24"/>
    <w:rsid w:val="009D1F80"/>
    <w:rsid w:val="009D2009"/>
    <w:rsid w:val="009D2625"/>
    <w:rsid w:val="009D26BE"/>
    <w:rsid w:val="009D26BF"/>
    <w:rsid w:val="009D3069"/>
    <w:rsid w:val="009D372F"/>
    <w:rsid w:val="009D3A01"/>
    <w:rsid w:val="009D441C"/>
    <w:rsid w:val="009D46AB"/>
    <w:rsid w:val="009D4857"/>
    <w:rsid w:val="009D53AA"/>
    <w:rsid w:val="009D540C"/>
    <w:rsid w:val="009D542C"/>
    <w:rsid w:val="009D54A9"/>
    <w:rsid w:val="009D5579"/>
    <w:rsid w:val="009D55ED"/>
    <w:rsid w:val="009D55EF"/>
    <w:rsid w:val="009D5894"/>
    <w:rsid w:val="009D5FA9"/>
    <w:rsid w:val="009D6010"/>
    <w:rsid w:val="009D63AD"/>
    <w:rsid w:val="009D65BF"/>
    <w:rsid w:val="009D661C"/>
    <w:rsid w:val="009D6671"/>
    <w:rsid w:val="009D66D1"/>
    <w:rsid w:val="009D6C05"/>
    <w:rsid w:val="009D6C13"/>
    <w:rsid w:val="009D71F6"/>
    <w:rsid w:val="009D7264"/>
    <w:rsid w:val="009D7D74"/>
    <w:rsid w:val="009E0159"/>
    <w:rsid w:val="009E062A"/>
    <w:rsid w:val="009E06C1"/>
    <w:rsid w:val="009E06DB"/>
    <w:rsid w:val="009E0CAF"/>
    <w:rsid w:val="009E0D94"/>
    <w:rsid w:val="009E0E8A"/>
    <w:rsid w:val="009E1758"/>
    <w:rsid w:val="009E1B2A"/>
    <w:rsid w:val="009E1FD9"/>
    <w:rsid w:val="009E223B"/>
    <w:rsid w:val="009E22EF"/>
    <w:rsid w:val="009E2872"/>
    <w:rsid w:val="009E288F"/>
    <w:rsid w:val="009E2964"/>
    <w:rsid w:val="009E29FC"/>
    <w:rsid w:val="009E2CB6"/>
    <w:rsid w:val="009E2D22"/>
    <w:rsid w:val="009E2F06"/>
    <w:rsid w:val="009E3197"/>
    <w:rsid w:val="009E3281"/>
    <w:rsid w:val="009E339B"/>
    <w:rsid w:val="009E3E9D"/>
    <w:rsid w:val="009E3EBE"/>
    <w:rsid w:val="009E41B9"/>
    <w:rsid w:val="009E4828"/>
    <w:rsid w:val="009E48C2"/>
    <w:rsid w:val="009E4AED"/>
    <w:rsid w:val="009E4D51"/>
    <w:rsid w:val="009E551C"/>
    <w:rsid w:val="009E596F"/>
    <w:rsid w:val="009E5B30"/>
    <w:rsid w:val="009E5B37"/>
    <w:rsid w:val="009E5EB4"/>
    <w:rsid w:val="009E5F0E"/>
    <w:rsid w:val="009E6065"/>
    <w:rsid w:val="009E61F5"/>
    <w:rsid w:val="009E61F9"/>
    <w:rsid w:val="009E6222"/>
    <w:rsid w:val="009E6917"/>
    <w:rsid w:val="009E6B68"/>
    <w:rsid w:val="009E6CB2"/>
    <w:rsid w:val="009E7537"/>
    <w:rsid w:val="009E776A"/>
    <w:rsid w:val="009E791E"/>
    <w:rsid w:val="009E7C3C"/>
    <w:rsid w:val="009F0151"/>
    <w:rsid w:val="009F0460"/>
    <w:rsid w:val="009F0645"/>
    <w:rsid w:val="009F067A"/>
    <w:rsid w:val="009F09BE"/>
    <w:rsid w:val="009F0E43"/>
    <w:rsid w:val="009F1960"/>
    <w:rsid w:val="009F1DB0"/>
    <w:rsid w:val="009F229C"/>
    <w:rsid w:val="009F2D23"/>
    <w:rsid w:val="009F2EB4"/>
    <w:rsid w:val="009F37D5"/>
    <w:rsid w:val="009F37EB"/>
    <w:rsid w:val="009F3959"/>
    <w:rsid w:val="009F3A3A"/>
    <w:rsid w:val="009F4419"/>
    <w:rsid w:val="009F4524"/>
    <w:rsid w:val="009F46B0"/>
    <w:rsid w:val="009F4C0B"/>
    <w:rsid w:val="009F5201"/>
    <w:rsid w:val="009F576E"/>
    <w:rsid w:val="009F5C27"/>
    <w:rsid w:val="009F5D14"/>
    <w:rsid w:val="009F5E6E"/>
    <w:rsid w:val="009F608A"/>
    <w:rsid w:val="009F60C6"/>
    <w:rsid w:val="009F645A"/>
    <w:rsid w:val="009F658D"/>
    <w:rsid w:val="009F66D2"/>
    <w:rsid w:val="009F6CDC"/>
    <w:rsid w:val="009F72CC"/>
    <w:rsid w:val="009F7530"/>
    <w:rsid w:val="009F7894"/>
    <w:rsid w:val="00A001F5"/>
    <w:rsid w:val="00A00387"/>
    <w:rsid w:val="00A0059B"/>
    <w:rsid w:val="00A00948"/>
    <w:rsid w:val="00A009C1"/>
    <w:rsid w:val="00A00B56"/>
    <w:rsid w:val="00A01E8D"/>
    <w:rsid w:val="00A02195"/>
    <w:rsid w:val="00A02862"/>
    <w:rsid w:val="00A028F1"/>
    <w:rsid w:val="00A02B31"/>
    <w:rsid w:val="00A02B3F"/>
    <w:rsid w:val="00A02D88"/>
    <w:rsid w:val="00A02E37"/>
    <w:rsid w:val="00A0300C"/>
    <w:rsid w:val="00A03460"/>
    <w:rsid w:val="00A03CC5"/>
    <w:rsid w:val="00A03CF4"/>
    <w:rsid w:val="00A03E93"/>
    <w:rsid w:val="00A04128"/>
    <w:rsid w:val="00A04816"/>
    <w:rsid w:val="00A04AFA"/>
    <w:rsid w:val="00A04BFB"/>
    <w:rsid w:val="00A04CA2"/>
    <w:rsid w:val="00A04F7F"/>
    <w:rsid w:val="00A05403"/>
    <w:rsid w:val="00A05559"/>
    <w:rsid w:val="00A0555C"/>
    <w:rsid w:val="00A05785"/>
    <w:rsid w:val="00A057A7"/>
    <w:rsid w:val="00A05999"/>
    <w:rsid w:val="00A05F27"/>
    <w:rsid w:val="00A06048"/>
    <w:rsid w:val="00A0660D"/>
    <w:rsid w:val="00A06A61"/>
    <w:rsid w:val="00A06DDE"/>
    <w:rsid w:val="00A07228"/>
    <w:rsid w:val="00A07352"/>
    <w:rsid w:val="00A0758F"/>
    <w:rsid w:val="00A07954"/>
    <w:rsid w:val="00A07EE3"/>
    <w:rsid w:val="00A101C1"/>
    <w:rsid w:val="00A102EB"/>
    <w:rsid w:val="00A10302"/>
    <w:rsid w:val="00A1065E"/>
    <w:rsid w:val="00A10AA8"/>
    <w:rsid w:val="00A10CE8"/>
    <w:rsid w:val="00A10D53"/>
    <w:rsid w:val="00A10E2A"/>
    <w:rsid w:val="00A10E30"/>
    <w:rsid w:val="00A1126C"/>
    <w:rsid w:val="00A11476"/>
    <w:rsid w:val="00A11B52"/>
    <w:rsid w:val="00A11C8E"/>
    <w:rsid w:val="00A11D7B"/>
    <w:rsid w:val="00A11F04"/>
    <w:rsid w:val="00A124CD"/>
    <w:rsid w:val="00A125AD"/>
    <w:rsid w:val="00A1288A"/>
    <w:rsid w:val="00A12E52"/>
    <w:rsid w:val="00A13274"/>
    <w:rsid w:val="00A134B1"/>
    <w:rsid w:val="00A1384E"/>
    <w:rsid w:val="00A13BC0"/>
    <w:rsid w:val="00A13D98"/>
    <w:rsid w:val="00A13E13"/>
    <w:rsid w:val="00A13E6E"/>
    <w:rsid w:val="00A14267"/>
    <w:rsid w:val="00A1467D"/>
    <w:rsid w:val="00A14BDE"/>
    <w:rsid w:val="00A14DE9"/>
    <w:rsid w:val="00A15097"/>
    <w:rsid w:val="00A1519D"/>
    <w:rsid w:val="00A15458"/>
    <w:rsid w:val="00A15639"/>
    <w:rsid w:val="00A15724"/>
    <w:rsid w:val="00A15B82"/>
    <w:rsid w:val="00A15C8B"/>
    <w:rsid w:val="00A1658F"/>
    <w:rsid w:val="00A16A7F"/>
    <w:rsid w:val="00A16BC0"/>
    <w:rsid w:val="00A16C75"/>
    <w:rsid w:val="00A16E93"/>
    <w:rsid w:val="00A174C0"/>
    <w:rsid w:val="00A175A1"/>
    <w:rsid w:val="00A17BFB"/>
    <w:rsid w:val="00A17CB6"/>
    <w:rsid w:val="00A17FBD"/>
    <w:rsid w:val="00A200F7"/>
    <w:rsid w:val="00A20145"/>
    <w:rsid w:val="00A201F0"/>
    <w:rsid w:val="00A203AC"/>
    <w:rsid w:val="00A20686"/>
    <w:rsid w:val="00A2069F"/>
    <w:rsid w:val="00A2078E"/>
    <w:rsid w:val="00A208D7"/>
    <w:rsid w:val="00A20B12"/>
    <w:rsid w:val="00A20EEE"/>
    <w:rsid w:val="00A20F88"/>
    <w:rsid w:val="00A213A2"/>
    <w:rsid w:val="00A21645"/>
    <w:rsid w:val="00A2188F"/>
    <w:rsid w:val="00A21A29"/>
    <w:rsid w:val="00A21D1E"/>
    <w:rsid w:val="00A21FE1"/>
    <w:rsid w:val="00A22102"/>
    <w:rsid w:val="00A2214A"/>
    <w:rsid w:val="00A22B42"/>
    <w:rsid w:val="00A23537"/>
    <w:rsid w:val="00A241E9"/>
    <w:rsid w:val="00A24D48"/>
    <w:rsid w:val="00A24F61"/>
    <w:rsid w:val="00A250E5"/>
    <w:rsid w:val="00A25504"/>
    <w:rsid w:val="00A25874"/>
    <w:rsid w:val="00A259D1"/>
    <w:rsid w:val="00A25A04"/>
    <w:rsid w:val="00A25B1D"/>
    <w:rsid w:val="00A25D24"/>
    <w:rsid w:val="00A25D38"/>
    <w:rsid w:val="00A25D76"/>
    <w:rsid w:val="00A25EB3"/>
    <w:rsid w:val="00A26082"/>
    <w:rsid w:val="00A262AA"/>
    <w:rsid w:val="00A262EA"/>
    <w:rsid w:val="00A265BD"/>
    <w:rsid w:val="00A26F6A"/>
    <w:rsid w:val="00A27191"/>
    <w:rsid w:val="00A2768A"/>
    <w:rsid w:val="00A276FD"/>
    <w:rsid w:val="00A30326"/>
    <w:rsid w:val="00A3047F"/>
    <w:rsid w:val="00A308E2"/>
    <w:rsid w:val="00A30AAD"/>
    <w:rsid w:val="00A30F55"/>
    <w:rsid w:val="00A30FA0"/>
    <w:rsid w:val="00A31153"/>
    <w:rsid w:val="00A314B1"/>
    <w:rsid w:val="00A3151D"/>
    <w:rsid w:val="00A31966"/>
    <w:rsid w:val="00A3208C"/>
    <w:rsid w:val="00A321C4"/>
    <w:rsid w:val="00A32247"/>
    <w:rsid w:val="00A322F7"/>
    <w:rsid w:val="00A32CF6"/>
    <w:rsid w:val="00A32D7B"/>
    <w:rsid w:val="00A32DD3"/>
    <w:rsid w:val="00A32FC8"/>
    <w:rsid w:val="00A3309E"/>
    <w:rsid w:val="00A3362D"/>
    <w:rsid w:val="00A336E3"/>
    <w:rsid w:val="00A33867"/>
    <w:rsid w:val="00A338AF"/>
    <w:rsid w:val="00A33AB3"/>
    <w:rsid w:val="00A33F87"/>
    <w:rsid w:val="00A34071"/>
    <w:rsid w:val="00A342FA"/>
    <w:rsid w:val="00A3430D"/>
    <w:rsid w:val="00A3465C"/>
    <w:rsid w:val="00A34950"/>
    <w:rsid w:val="00A3522A"/>
    <w:rsid w:val="00A355DC"/>
    <w:rsid w:val="00A35752"/>
    <w:rsid w:val="00A35AFB"/>
    <w:rsid w:val="00A35C62"/>
    <w:rsid w:val="00A35DD9"/>
    <w:rsid w:val="00A361E7"/>
    <w:rsid w:val="00A367FB"/>
    <w:rsid w:val="00A3690E"/>
    <w:rsid w:val="00A36AFF"/>
    <w:rsid w:val="00A36BEC"/>
    <w:rsid w:val="00A374FD"/>
    <w:rsid w:val="00A377F9"/>
    <w:rsid w:val="00A40112"/>
    <w:rsid w:val="00A402A4"/>
    <w:rsid w:val="00A403E3"/>
    <w:rsid w:val="00A40723"/>
    <w:rsid w:val="00A41229"/>
    <w:rsid w:val="00A41D64"/>
    <w:rsid w:val="00A41F05"/>
    <w:rsid w:val="00A420AE"/>
    <w:rsid w:val="00A42135"/>
    <w:rsid w:val="00A42798"/>
    <w:rsid w:val="00A42BDE"/>
    <w:rsid w:val="00A43855"/>
    <w:rsid w:val="00A439BE"/>
    <w:rsid w:val="00A43B90"/>
    <w:rsid w:val="00A43D4B"/>
    <w:rsid w:val="00A43F3E"/>
    <w:rsid w:val="00A4405A"/>
    <w:rsid w:val="00A44F43"/>
    <w:rsid w:val="00A45702"/>
    <w:rsid w:val="00A45C5A"/>
    <w:rsid w:val="00A46020"/>
    <w:rsid w:val="00A46069"/>
    <w:rsid w:val="00A4615E"/>
    <w:rsid w:val="00A46357"/>
    <w:rsid w:val="00A4635B"/>
    <w:rsid w:val="00A46421"/>
    <w:rsid w:val="00A46495"/>
    <w:rsid w:val="00A46683"/>
    <w:rsid w:val="00A46A1C"/>
    <w:rsid w:val="00A46E03"/>
    <w:rsid w:val="00A4728C"/>
    <w:rsid w:val="00A4731A"/>
    <w:rsid w:val="00A5038A"/>
    <w:rsid w:val="00A505E1"/>
    <w:rsid w:val="00A50B1D"/>
    <w:rsid w:val="00A511CA"/>
    <w:rsid w:val="00A513F6"/>
    <w:rsid w:val="00A519EC"/>
    <w:rsid w:val="00A51B7C"/>
    <w:rsid w:val="00A521E8"/>
    <w:rsid w:val="00A522DA"/>
    <w:rsid w:val="00A5245A"/>
    <w:rsid w:val="00A52BD1"/>
    <w:rsid w:val="00A52C93"/>
    <w:rsid w:val="00A52F60"/>
    <w:rsid w:val="00A530B0"/>
    <w:rsid w:val="00A53469"/>
    <w:rsid w:val="00A54130"/>
    <w:rsid w:val="00A54709"/>
    <w:rsid w:val="00A54B39"/>
    <w:rsid w:val="00A54D39"/>
    <w:rsid w:val="00A552D8"/>
    <w:rsid w:val="00A555C5"/>
    <w:rsid w:val="00A556D8"/>
    <w:rsid w:val="00A556F2"/>
    <w:rsid w:val="00A55F2C"/>
    <w:rsid w:val="00A55FB7"/>
    <w:rsid w:val="00A56449"/>
    <w:rsid w:val="00A56C89"/>
    <w:rsid w:val="00A56DD5"/>
    <w:rsid w:val="00A56F0F"/>
    <w:rsid w:val="00A5731F"/>
    <w:rsid w:val="00A5796E"/>
    <w:rsid w:val="00A57E3B"/>
    <w:rsid w:val="00A605D8"/>
    <w:rsid w:val="00A60C0F"/>
    <w:rsid w:val="00A60E89"/>
    <w:rsid w:val="00A60F2F"/>
    <w:rsid w:val="00A6171C"/>
    <w:rsid w:val="00A61805"/>
    <w:rsid w:val="00A61CCD"/>
    <w:rsid w:val="00A61E98"/>
    <w:rsid w:val="00A62131"/>
    <w:rsid w:val="00A623C4"/>
    <w:rsid w:val="00A626BF"/>
    <w:rsid w:val="00A627B4"/>
    <w:rsid w:val="00A62919"/>
    <w:rsid w:val="00A629AE"/>
    <w:rsid w:val="00A62A1C"/>
    <w:rsid w:val="00A62B23"/>
    <w:rsid w:val="00A62DB6"/>
    <w:rsid w:val="00A62F91"/>
    <w:rsid w:val="00A63E4E"/>
    <w:rsid w:val="00A63FEC"/>
    <w:rsid w:val="00A6437D"/>
    <w:rsid w:val="00A645CF"/>
    <w:rsid w:val="00A645D6"/>
    <w:rsid w:val="00A64665"/>
    <w:rsid w:val="00A654A0"/>
    <w:rsid w:val="00A654A8"/>
    <w:rsid w:val="00A654E0"/>
    <w:rsid w:val="00A65C40"/>
    <w:rsid w:val="00A65E7D"/>
    <w:rsid w:val="00A661D9"/>
    <w:rsid w:val="00A666A5"/>
    <w:rsid w:val="00A66D04"/>
    <w:rsid w:val="00A67111"/>
    <w:rsid w:val="00A672A0"/>
    <w:rsid w:val="00A6731E"/>
    <w:rsid w:val="00A6747B"/>
    <w:rsid w:val="00A6752E"/>
    <w:rsid w:val="00A67615"/>
    <w:rsid w:val="00A67B97"/>
    <w:rsid w:val="00A7023B"/>
    <w:rsid w:val="00A704AF"/>
    <w:rsid w:val="00A7078A"/>
    <w:rsid w:val="00A70866"/>
    <w:rsid w:val="00A708B2"/>
    <w:rsid w:val="00A708E1"/>
    <w:rsid w:val="00A70BC7"/>
    <w:rsid w:val="00A71156"/>
    <w:rsid w:val="00A711BD"/>
    <w:rsid w:val="00A715FE"/>
    <w:rsid w:val="00A7221B"/>
    <w:rsid w:val="00A729D4"/>
    <w:rsid w:val="00A72C81"/>
    <w:rsid w:val="00A72D03"/>
    <w:rsid w:val="00A72E1A"/>
    <w:rsid w:val="00A7369E"/>
    <w:rsid w:val="00A738F7"/>
    <w:rsid w:val="00A73981"/>
    <w:rsid w:val="00A743DF"/>
    <w:rsid w:val="00A7491A"/>
    <w:rsid w:val="00A74BDD"/>
    <w:rsid w:val="00A752B7"/>
    <w:rsid w:val="00A75301"/>
    <w:rsid w:val="00A753B8"/>
    <w:rsid w:val="00A7592D"/>
    <w:rsid w:val="00A75E73"/>
    <w:rsid w:val="00A76283"/>
    <w:rsid w:val="00A7655E"/>
    <w:rsid w:val="00A76799"/>
    <w:rsid w:val="00A76D2F"/>
    <w:rsid w:val="00A76FE8"/>
    <w:rsid w:val="00A77A19"/>
    <w:rsid w:val="00A77B26"/>
    <w:rsid w:val="00A77E0A"/>
    <w:rsid w:val="00A80155"/>
    <w:rsid w:val="00A803CA"/>
    <w:rsid w:val="00A80CAF"/>
    <w:rsid w:val="00A80CC0"/>
    <w:rsid w:val="00A81A18"/>
    <w:rsid w:val="00A81B1F"/>
    <w:rsid w:val="00A81C6B"/>
    <w:rsid w:val="00A82084"/>
    <w:rsid w:val="00A823CC"/>
    <w:rsid w:val="00A829D2"/>
    <w:rsid w:val="00A82BD3"/>
    <w:rsid w:val="00A82D54"/>
    <w:rsid w:val="00A83215"/>
    <w:rsid w:val="00A835E4"/>
    <w:rsid w:val="00A839A9"/>
    <w:rsid w:val="00A849EF"/>
    <w:rsid w:val="00A84A12"/>
    <w:rsid w:val="00A84AC6"/>
    <w:rsid w:val="00A84B10"/>
    <w:rsid w:val="00A84E9E"/>
    <w:rsid w:val="00A84ED3"/>
    <w:rsid w:val="00A85A1C"/>
    <w:rsid w:val="00A86049"/>
    <w:rsid w:val="00A8620E"/>
    <w:rsid w:val="00A863AF"/>
    <w:rsid w:val="00A86600"/>
    <w:rsid w:val="00A8660B"/>
    <w:rsid w:val="00A8675C"/>
    <w:rsid w:val="00A86BF0"/>
    <w:rsid w:val="00A873AD"/>
    <w:rsid w:val="00A87539"/>
    <w:rsid w:val="00A875AD"/>
    <w:rsid w:val="00A87917"/>
    <w:rsid w:val="00A87E53"/>
    <w:rsid w:val="00A9006D"/>
    <w:rsid w:val="00A902BC"/>
    <w:rsid w:val="00A904FF"/>
    <w:rsid w:val="00A90617"/>
    <w:rsid w:val="00A906CD"/>
    <w:rsid w:val="00A907F7"/>
    <w:rsid w:val="00A910B4"/>
    <w:rsid w:val="00A91A68"/>
    <w:rsid w:val="00A9226E"/>
    <w:rsid w:val="00A928C2"/>
    <w:rsid w:val="00A92D20"/>
    <w:rsid w:val="00A930BD"/>
    <w:rsid w:val="00A93268"/>
    <w:rsid w:val="00A9343C"/>
    <w:rsid w:val="00A9359C"/>
    <w:rsid w:val="00A93878"/>
    <w:rsid w:val="00A93C91"/>
    <w:rsid w:val="00A93E4A"/>
    <w:rsid w:val="00A94022"/>
    <w:rsid w:val="00A941B8"/>
    <w:rsid w:val="00A942DF"/>
    <w:rsid w:val="00A945EF"/>
    <w:rsid w:val="00A945FD"/>
    <w:rsid w:val="00A951B3"/>
    <w:rsid w:val="00A9610A"/>
    <w:rsid w:val="00A96315"/>
    <w:rsid w:val="00A96891"/>
    <w:rsid w:val="00A96AF1"/>
    <w:rsid w:val="00A96F72"/>
    <w:rsid w:val="00A97393"/>
    <w:rsid w:val="00AA0073"/>
    <w:rsid w:val="00AA013D"/>
    <w:rsid w:val="00AA04ED"/>
    <w:rsid w:val="00AA058D"/>
    <w:rsid w:val="00AA084A"/>
    <w:rsid w:val="00AA09E1"/>
    <w:rsid w:val="00AA0CEA"/>
    <w:rsid w:val="00AA0D54"/>
    <w:rsid w:val="00AA1097"/>
    <w:rsid w:val="00AA1463"/>
    <w:rsid w:val="00AA1B00"/>
    <w:rsid w:val="00AA1C47"/>
    <w:rsid w:val="00AA1E37"/>
    <w:rsid w:val="00AA23C1"/>
    <w:rsid w:val="00AA2865"/>
    <w:rsid w:val="00AA28AD"/>
    <w:rsid w:val="00AA294C"/>
    <w:rsid w:val="00AA2F4B"/>
    <w:rsid w:val="00AA34D5"/>
    <w:rsid w:val="00AA3710"/>
    <w:rsid w:val="00AA3C60"/>
    <w:rsid w:val="00AA45FD"/>
    <w:rsid w:val="00AA4848"/>
    <w:rsid w:val="00AA48A3"/>
    <w:rsid w:val="00AA4D89"/>
    <w:rsid w:val="00AA539D"/>
    <w:rsid w:val="00AA5472"/>
    <w:rsid w:val="00AA56E4"/>
    <w:rsid w:val="00AA5952"/>
    <w:rsid w:val="00AA5A45"/>
    <w:rsid w:val="00AA6728"/>
    <w:rsid w:val="00AA6CB7"/>
    <w:rsid w:val="00AA6F64"/>
    <w:rsid w:val="00AA79B2"/>
    <w:rsid w:val="00AA7FEE"/>
    <w:rsid w:val="00AB015F"/>
    <w:rsid w:val="00AB03EC"/>
    <w:rsid w:val="00AB071F"/>
    <w:rsid w:val="00AB0878"/>
    <w:rsid w:val="00AB08A5"/>
    <w:rsid w:val="00AB0B75"/>
    <w:rsid w:val="00AB0C0B"/>
    <w:rsid w:val="00AB0C27"/>
    <w:rsid w:val="00AB12CC"/>
    <w:rsid w:val="00AB1DDA"/>
    <w:rsid w:val="00AB1F16"/>
    <w:rsid w:val="00AB1F1D"/>
    <w:rsid w:val="00AB28B8"/>
    <w:rsid w:val="00AB3049"/>
    <w:rsid w:val="00AB3161"/>
    <w:rsid w:val="00AB3356"/>
    <w:rsid w:val="00AB35E9"/>
    <w:rsid w:val="00AB362D"/>
    <w:rsid w:val="00AB3992"/>
    <w:rsid w:val="00AB3CCF"/>
    <w:rsid w:val="00AB3E62"/>
    <w:rsid w:val="00AB4075"/>
    <w:rsid w:val="00AB4703"/>
    <w:rsid w:val="00AB4B62"/>
    <w:rsid w:val="00AB5372"/>
    <w:rsid w:val="00AB54AF"/>
    <w:rsid w:val="00AB5539"/>
    <w:rsid w:val="00AB569B"/>
    <w:rsid w:val="00AB5A5F"/>
    <w:rsid w:val="00AB5F22"/>
    <w:rsid w:val="00AB60D9"/>
    <w:rsid w:val="00AB624C"/>
    <w:rsid w:val="00AB6598"/>
    <w:rsid w:val="00AB67C1"/>
    <w:rsid w:val="00AB6E66"/>
    <w:rsid w:val="00AB7307"/>
    <w:rsid w:val="00AB742E"/>
    <w:rsid w:val="00AB749D"/>
    <w:rsid w:val="00AC001E"/>
    <w:rsid w:val="00AC0598"/>
    <w:rsid w:val="00AC05FA"/>
    <w:rsid w:val="00AC0702"/>
    <w:rsid w:val="00AC07E0"/>
    <w:rsid w:val="00AC1155"/>
    <w:rsid w:val="00AC1295"/>
    <w:rsid w:val="00AC1309"/>
    <w:rsid w:val="00AC13E8"/>
    <w:rsid w:val="00AC164F"/>
    <w:rsid w:val="00AC207D"/>
    <w:rsid w:val="00AC21B1"/>
    <w:rsid w:val="00AC291C"/>
    <w:rsid w:val="00AC3485"/>
    <w:rsid w:val="00AC36A7"/>
    <w:rsid w:val="00AC38F2"/>
    <w:rsid w:val="00AC3B0F"/>
    <w:rsid w:val="00AC3D8A"/>
    <w:rsid w:val="00AC4012"/>
    <w:rsid w:val="00AC459B"/>
    <w:rsid w:val="00AC4AE3"/>
    <w:rsid w:val="00AC4B39"/>
    <w:rsid w:val="00AC4E92"/>
    <w:rsid w:val="00AC4ECD"/>
    <w:rsid w:val="00AC513B"/>
    <w:rsid w:val="00AC537C"/>
    <w:rsid w:val="00AC57A6"/>
    <w:rsid w:val="00AC5933"/>
    <w:rsid w:val="00AC59F0"/>
    <w:rsid w:val="00AC5ADF"/>
    <w:rsid w:val="00AC5D16"/>
    <w:rsid w:val="00AC5DFC"/>
    <w:rsid w:val="00AC5E74"/>
    <w:rsid w:val="00AC6496"/>
    <w:rsid w:val="00AC6610"/>
    <w:rsid w:val="00AC69DA"/>
    <w:rsid w:val="00AC726D"/>
    <w:rsid w:val="00AC74C9"/>
    <w:rsid w:val="00AC791E"/>
    <w:rsid w:val="00AC7A62"/>
    <w:rsid w:val="00AC7ADA"/>
    <w:rsid w:val="00AC7B68"/>
    <w:rsid w:val="00AC7F8E"/>
    <w:rsid w:val="00AD00D8"/>
    <w:rsid w:val="00AD00F2"/>
    <w:rsid w:val="00AD0472"/>
    <w:rsid w:val="00AD0863"/>
    <w:rsid w:val="00AD09BB"/>
    <w:rsid w:val="00AD0B51"/>
    <w:rsid w:val="00AD1246"/>
    <w:rsid w:val="00AD185D"/>
    <w:rsid w:val="00AD21A0"/>
    <w:rsid w:val="00AD2367"/>
    <w:rsid w:val="00AD2396"/>
    <w:rsid w:val="00AD2C5C"/>
    <w:rsid w:val="00AD2CD2"/>
    <w:rsid w:val="00AD3364"/>
    <w:rsid w:val="00AD365E"/>
    <w:rsid w:val="00AD3821"/>
    <w:rsid w:val="00AD396E"/>
    <w:rsid w:val="00AD3977"/>
    <w:rsid w:val="00AD3B73"/>
    <w:rsid w:val="00AD3C06"/>
    <w:rsid w:val="00AD3C3A"/>
    <w:rsid w:val="00AD3DFA"/>
    <w:rsid w:val="00AD3EAC"/>
    <w:rsid w:val="00AD4D18"/>
    <w:rsid w:val="00AD505D"/>
    <w:rsid w:val="00AD5E7F"/>
    <w:rsid w:val="00AD5F5B"/>
    <w:rsid w:val="00AD6393"/>
    <w:rsid w:val="00AD6FB1"/>
    <w:rsid w:val="00AD7B15"/>
    <w:rsid w:val="00AD7F81"/>
    <w:rsid w:val="00AE05E5"/>
    <w:rsid w:val="00AE062D"/>
    <w:rsid w:val="00AE0674"/>
    <w:rsid w:val="00AE0EAE"/>
    <w:rsid w:val="00AE111C"/>
    <w:rsid w:val="00AE1477"/>
    <w:rsid w:val="00AE1BA1"/>
    <w:rsid w:val="00AE1C3B"/>
    <w:rsid w:val="00AE201B"/>
    <w:rsid w:val="00AE229A"/>
    <w:rsid w:val="00AE240F"/>
    <w:rsid w:val="00AE265D"/>
    <w:rsid w:val="00AE2727"/>
    <w:rsid w:val="00AE28F7"/>
    <w:rsid w:val="00AE3157"/>
    <w:rsid w:val="00AE3439"/>
    <w:rsid w:val="00AE3A8E"/>
    <w:rsid w:val="00AE3B64"/>
    <w:rsid w:val="00AE3BD5"/>
    <w:rsid w:val="00AE3C3F"/>
    <w:rsid w:val="00AE3DFF"/>
    <w:rsid w:val="00AE3E7A"/>
    <w:rsid w:val="00AE3FB9"/>
    <w:rsid w:val="00AE4167"/>
    <w:rsid w:val="00AE4534"/>
    <w:rsid w:val="00AE4565"/>
    <w:rsid w:val="00AE4840"/>
    <w:rsid w:val="00AE5126"/>
    <w:rsid w:val="00AE5688"/>
    <w:rsid w:val="00AE568F"/>
    <w:rsid w:val="00AE58BF"/>
    <w:rsid w:val="00AE58FA"/>
    <w:rsid w:val="00AE5949"/>
    <w:rsid w:val="00AE5C00"/>
    <w:rsid w:val="00AE5D99"/>
    <w:rsid w:val="00AE60F5"/>
    <w:rsid w:val="00AE61F1"/>
    <w:rsid w:val="00AE63A4"/>
    <w:rsid w:val="00AE6544"/>
    <w:rsid w:val="00AE654B"/>
    <w:rsid w:val="00AE67DD"/>
    <w:rsid w:val="00AE6BEA"/>
    <w:rsid w:val="00AE6C11"/>
    <w:rsid w:val="00AE6EDA"/>
    <w:rsid w:val="00AE7ACA"/>
    <w:rsid w:val="00AF01F8"/>
    <w:rsid w:val="00AF0312"/>
    <w:rsid w:val="00AF09B2"/>
    <w:rsid w:val="00AF0CFD"/>
    <w:rsid w:val="00AF14C3"/>
    <w:rsid w:val="00AF16C6"/>
    <w:rsid w:val="00AF1C5B"/>
    <w:rsid w:val="00AF1DF5"/>
    <w:rsid w:val="00AF1EE2"/>
    <w:rsid w:val="00AF227B"/>
    <w:rsid w:val="00AF2609"/>
    <w:rsid w:val="00AF27DD"/>
    <w:rsid w:val="00AF2AA1"/>
    <w:rsid w:val="00AF2F1B"/>
    <w:rsid w:val="00AF3317"/>
    <w:rsid w:val="00AF375D"/>
    <w:rsid w:val="00AF3974"/>
    <w:rsid w:val="00AF3975"/>
    <w:rsid w:val="00AF39C0"/>
    <w:rsid w:val="00AF3ABB"/>
    <w:rsid w:val="00AF3E49"/>
    <w:rsid w:val="00AF4062"/>
    <w:rsid w:val="00AF432F"/>
    <w:rsid w:val="00AF44C7"/>
    <w:rsid w:val="00AF4B63"/>
    <w:rsid w:val="00AF5011"/>
    <w:rsid w:val="00AF52E9"/>
    <w:rsid w:val="00AF537B"/>
    <w:rsid w:val="00AF5793"/>
    <w:rsid w:val="00AF58AB"/>
    <w:rsid w:val="00AF5C34"/>
    <w:rsid w:val="00AF5CA8"/>
    <w:rsid w:val="00AF5EB0"/>
    <w:rsid w:val="00AF6D8B"/>
    <w:rsid w:val="00AF6F2E"/>
    <w:rsid w:val="00AF717B"/>
    <w:rsid w:val="00AF76ED"/>
    <w:rsid w:val="00AF780C"/>
    <w:rsid w:val="00AF7964"/>
    <w:rsid w:val="00AF7C57"/>
    <w:rsid w:val="00AF7DC8"/>
    <w:rsid w:val="00AF7EB2"/>
    <w:rsid w:val="00B00379"/>
    <w:rsid w:val="00B00773"/>
    <w:rsid w:val="00B00780"/>
    <w:rsid w:val="00B00B93"/>
    <w:rsid w:val="00B00D06"/>
    <w:rsid w:val="00B01000"/>
    <w:rsid w:val="00B01022"/>
    <w:rsid w:val="00B0135B"/>
    <w:rsid w:val="00B01430"/>
    <w:rsid w:val="00B01552"/>
    <w:rsid w:val="00B017B9"/>
    <w:rsid w:val="00B01890"/>
    <w:rsid w:val="00B019A1"/>
    <w:rsid w:val="00B01CB2"/>
    <w:rsid w:val="00B01F6E"/>
    <w:rsid w:val="00B02DB4"/>
    <w:rsid w:val="00B03210"/>
    <w:rsid w:val="00B03330"/>
    <w:rsid w:val="00B03686"/>
    <w:rsid w:val="00B03871"/>
    <w:rsid w:val="00B03A12"/>
    <w:rsid w:val="00B03B28"/>
    <w:rsid w:val="00B03CBD"/>
    <w:rsid w:val="00B03DEF"/>
    <w:rsid w:val="00B04845"/>
    <w:rsid w:val="00B04AAA"/>
    <w:rsid w:val="00B04BEC"/>
    <w:rsid w:val="00B04D4D"/>
    <w:rsid w:val="00B04F79"/>
    <w:rsid w:val="00B0583E"/>
    <w:rsid w:val="00B058D9"/>
    <w:rsid w:val="00B059D1"/>
    <w:rsid w:val="00B05B77"/>
    <w:rsid w:val="00B06346"/>
    <w:rsid w:val="00B0698B"/>
    <w:rsid w:val="00B077A8"/>
    <w:rsid w:val="00B078EE"/>
    <w:rsid w:val="00B07A85"/>
    <w:rsid w:val="00B07A86"/>
    <w:rsid w:val="00B07EE2"/>
    <w:rsid w:val="00B10133"/>
    <w:rsid w:val="00B10BE9"/>
    <w:rsid w:val="00B1105E"/>
    <w:rsid w:val="00B110CF"/>
    <w:rsid w:val="00B11115"/>
    <w:rsid w:val="00B114FC"/>
    <w:rsid w:val="00B11537"/>
    <w:rsid w:val="00B11A3B"/>
    <w:rsid w:val="00B11DE9"/>
    <w:rsid w:val="00B126A6"/>
    <w:rsid w:val="00B12815"/>
    <w:rsid w:val="00B12D44"/>
    <w:rsid w:val="00B12DF1"/>
    <w:rsid w:val="00B12E9A"/>
    <w:rsid w:val="00B13549"/>
    <w:rsid w:val="00B137EF"/>
    <w:rsid w:val="00B13DC5"/>
    <w:rsid w:val="00B13E48"/>
    <w:rsid w:val="00B13FE3"/>
    <w:rsid w:val="00B14018"/>
    <w:rsid w:val="00B1436A"/>
    <w:rsid w:val="00B145E6"/>
    <w:rsid w:val="00B14950"/>
    <w:rsid w:val="00B14AD5"/>
    <w:rsid w:val="00B15167"/>
    <w:rsid w:val="00B152F4"/>
    <w:rsid w:val="00B15326"/>
    <w:rsid w:val="00B1533F"/>
    <w:rsid w:val="00B15437"/>
    <w:rsid w:val="00B156B0"/>
    <w:rsid w:val="00B157F3"/>
    <w:rsid w:val="00B15969"/>
    <w:rsid w:val="00B159BC"/>
    <w:rsid w:val="00B159F9"/>
    <w:rsid w:val="00B15C62"/>
    <w:rsid w:val="00B15DC8"/>
    <w:rsid w:val="00B15FF3"/>
    <w:rsid w:val="00B162E6"/>
    <w:rsid w:val="00B1648C"/>
    <w:rsid w:val="00B16677"/>
    <w:rsid w:val="00B1676D"/>
    <w:rsid w:val="00B17129"/>
    <w:rsid w:val="00B173E6"/>
    <w:rsid w:val="00B17441"/>
    <w:rsid w:val="00B177C8"/>
    <w:rsid w:val="00B178B2"/>
    <w:rsid w:val="00B17F2D"/>
    <w:rsid w:val="00B17FCE"/>
    <w:rsid w:val="00B20974"/>
    <w:rsid w:val="00B20B47"/>
    <w:rsid w:val="00B211A9"/>
    <w:rsid w:val="00B21472"/>
    <w:rsid w:val="00B217AD"/>
    <w:rsid w:val="00B218A2"/>
    <w:rsid w:val="00B221B3"/>
    <w:rsid w:val="00B22592"/>
    <w:rsid w:val="00B2286C"/>
    <w:rsid w:val="00B228E7"/>
    <w:rsid w:val="00B22B69"/>
    <w:rsid w:val="00B23225"/>
    <w:rsid w:val="00B23517"/>
    <w:rsid w:val="00B235B4"/>
    <w:rsid w:val="00B24079"/>
    <w:rsid w:val="00B240A8"/>
    <w:rsid w:val="00B2420B"/>
    <w:rsid w:val="00B24296"/>
    <w:rsid w:val="00B247E4"/>
    <w:rsid w:val="00B24D8E"/>
    <w:rsid w:val="00B24E5E"/>
    <w:rsid w:val="00B25100"/>
    <w:rsid w:val="00B25321"/>
    <w:rsid w:val="00B25358"/>
    <w:rsid w:val="00B25548"/>
    <w:rsid w:val="00B2561E"/>
    <w:rsid w:val="00B258C7"/>
    <w:rsid w:val="00B26127"/>
    <w:rsid w:val="00B26832"/>
    <w:rsid w:val="00B268E5"/>
    <w:rsid w:val="00B26C33"/>
    <w:rsid w:val="00B26D1E"/>
    <w:rsid w:val="00B2786D"/>
    <w:rsid w:val="00B27BC8"/>
    <w:rsid w:val="00B301A3"/>
    <w:rsid w:val="00B30547"/>
    <w:rsid w:val="00B3075A"/>
    <w:rsid w:val="00B30BFA"/>
    <w:rsid w:val="00B311C7"/>
    <w:rsid w:val="00B3129E"/>
    <w:rsid w:val="00B31407"/>
    <w:rsid w:val="00B315E8"/>
    <w:rsid w:val="00B317D3"/>
    <w:rsid w:val="00B31CE1"/>
    <w:rsid w:val="00B321D3"/>
    <w:rsid w:val="00B323AA"/>
    <w:rsid w:val="00B32829"/>
    <w:rsid w:val="00B32C62"/>
    <w:rsid w:val="00B32C9A"/>
    <w:rsid w:val="00B32FCB"/>
    <w:rsid w:val="00B33037"/>
    <w:rsid w:val="00B3310D"/>
    <w:rsid w:val="00B3312F"/>
    <w:rsid w:val="00B332B2"/>
    <w:rsid w:val="00B343A6"/>
    <w:rsid w:val="00B343E0"/>
    <w:rsid w:val="00B34729"/>
    <w:rsid w:val="00B348AB"/>
    <w:rsid w:val="00B34E35"/>
    <w:rsid w:val="00B34FF2"/>
    <w:rsid w:val="00B351C8"/>
    <w:rsid w:val="00B35693"/>
    <w:rsid w:val="00B35AF8"/>
    <w:rsid w:val="00B3608E"/>
    <w:rsid w:val="00B3627C"/>
    <w:rsid w:val="00B3629E"/>
    <w:rsid w:val="00B36390"/>
    <w:rsid w:val="00B36451"/>
    <w:rsid w:val="00B36CFC"/>
    <w:rsid w:val="00B36D21"/>
    <w:rsid w:val="00B36FB4"/>
    <w:rsid w:val="00B373B6"/>
    <w:rsid w:val="00B37539"/>
    <w:rsid w:val="00B37550"/>
    <w:rsid w:val="00B37854"/>
    <w:rsid w:val="00B37BED"/>
    <w:rsid w:val="00B37C4A"/>
    <w:rsid w:val="00B37E97"/>
    <w:rsid w:val="00B37EF5"/>
    <w:rsid w:val="00B40489"/>
    <w:rsid w:val="00B40537"/>
    <w:rsid w:val="00B40A3B"/>
    <w:rsid w:val="00B40A4C"/>
    <w:rsid w:val="00B40C23"/>
    <w:rsid w:val="00B41183"/>
    <w:rsid w:val="00B4162E"/>
    <w:rsid w:val="00B418AE"/>
    <w:rsid w:val="00B41EC0"/>
    <w:rsid w:val="00B41F1E"/>
    <w:rsid w:val="00B41FD7"/>
    <w:rsid w:val="00B422A5"/>
    <w:rsid w:val="00B42513"/>
    <w:rsid w:val="00B4270D"/>
    <w:rsid w:val="00B4271A"/>
    <w:rsid w:val="00B42835"/>
    <w:rsid w:val="00B4289A"/>
    <w:rsid w:val="00B42AF7"/>
    <w:rsid w:val="00B42F5D"/>
    <w:rsid w:val="00B4305B"/>
    <w:rsid w:val="00B432B8"/>
    <w:rsid w:val="00B43667"/>
    <w:rsid w:val="00B43762"/>
    <w:rsid w:val="00B43B09"/>
    <w:rsid w:val="00B43BDC"/>
    <w:rsid w:val="00B43D98"/>
    <w:rsid w:val="00B43FC2"/>
    <w:rsid w:val="00B44186"/>
    <w:rsid w:val="00B442A1"/>
    <w:rsid w:val="00B4450A"/>
    <w:rsid w:val="00B44569"/>
    <w:rsid w:val="00B445F2"/>
    <w:rsid w:val="00B44E72"/>
    <w:rsid w:val="00B45207"/>
    <w:rsid w:val="00B45382"/>
    <w:rsid w:val="00B45405"/>
    <w:rsid w:val="00B454A7"/>
    <w:rsid w:val="00B454D0"/>
    <w:rsid w:val="00B4619A"/>
    <w:rsid w:val="00B46848"/>
    <w:rsid w:val="00B46B3E"/>
    <w:rsid w:val="00B46CFF"/>
    <w:rsid w:val="00B46F5E"/>
    <w:rsid w:val="00B46FBF"/>
    <w:rsid w:val="00B472A6"/>
    <w:rsid w:val="00B47492"/>
    <w:rsid w:val="00B474A3"/>
    <w:rsid w:val="00B47A20"/>
    <w:rsid w:val="00B501F2"/>
    <w:rsid w:val="00B5093B"/>
    <w:rsid w:val="00B50B3C"/>
    <w:rsid w:val="00B50BF2"/>
    <w:rsid w:val="00B50C35"/>
    <w:rsid w:val="00B50F3E"/>
    <w:rsid w:val="00B5135E"/>
    <w:rsid w:val="00B51389"/>
    <w:rsid w:val="00B51828"/>
    <w:rsid w:val="00B524C7"/>
    <w:rsid w:val="00B52942"/>
    <w:rsid w:val="00B52ADE"/>
    <w:rsid w:val="00B5318D"/>
    <w:rsid w:val="00B53382"/>
    <w:rsid w:val="00B535AB"/>
    <w:rsid w:val="00B535DC"/>
    <w:rsid w:val="00B53E8B"/>
    <w:rsid w:val="00B54379"/>
    <w:rsid w:val="00B546B2"/>
    <w:rsid w:val="00B54DE7"/>
    <w:rsid w:val="00B54F53"/>
    <w:rsid w:val="00B551B7"/>
    <w:rsid w:val="00B55341"/>
    <w:rsid w:val="00B556C8"/>
    <w:rsid w:val="00B5579F"/>
    <w:rsid w:val="00B55BCA"/>
    <w:rsid w:val="00B55C99"/>
    <w:rsid w:val="00B55DBC"/>
    <w:rsid w:val="00B56268"/>
    <w:rsid w:val="00B56572"/>
    <w:rsid w:val="00B565AB"/>
    <w:rsid w:val="00B56712"/>
    <w:rsid w:val="00B56801"/>
    <w:rsid w:val="00B56A5B"/>
    <w:rsid w:val="00B56A8F"/>
    <w:rsid w:val="00B56B01"/>
    <w:rsid w:val="00B56C5C"/>
    <w:rsid w:val="00B56F24"/>
    <w:rsid w:val="00B57402"/>
    <w:rsid w:val="00B57C34"/>
    <w:rsid w:val="00B6028A"/>
    <w:rsid w:val="00B6059F"/>
    <w:rsid w:val="00B606AB"/>
    <w:rsid w:val="00B60795"/>
    <w:rsid w:val="00B60D70"/>
    <w:rsid w:val="00B611B2"/>
    <w:rsid w:val="00B613E2"/>
    <w:rsid w:val="00B615FA"/>
    <w:rsid w:val="00B61DBC"/>
    <w:rsid w:val="00B62207"/>
    <w:rsid w:val="00B622C6"/>
    <w:rsid w:val="00B625B8"/>
    <w:rsid w:val="00B63171"/>
    <w:rsid w:val="00B63181"/>
    <w:rsid w:val="00B6357A"/>
    <w:rsid w:val="00B63A14"/>
    <w:rsid w:val="00B63AC9"/>
    <w:rsid w:val="00B63CD1"/>
    <w:rsid w:val="00B63DBE"/>
    <w:rsid w:val="00B63E1C"/>
    <w:rsid w:val="00B644D8"/>
    <w:rsid w:val="00B6452B"/>
    <w:rsid w:val="00B6472D"/>
    <w:rsid w:val="00B64748"/>
    <w:rsid w:val="00B648FF"/>
    <w:rsid w:val="00B64BBB"/>
    <w:rsid w:val="00B64BD5"/>
    <w:rsid w:val="00B657ED"/>
    <w:rsid w:val="00B658AF"/>
    <w:rsid w:val="00B65B85"/>
    <w:rsid w:val="00B662D1"/>
    <w:rsid w:val="00B6637B"/>
    <w:rsid w:val="00B666F2"/>
    <w:rsid w:val="00B6689E"/>
    <w:rsid w:val="00B672F6"/>
    <w:rsid w:val="00B67774"/>
    <w:rsid w:val="00B67815"/>
    <w:rsid w:val="00B67872"/>
    <w:rsid w:val="00B679E6"/>
    <w:rsid w:val="00B67CB5"/>
    <w:rsid w:val="00B67F04"/>
    <w:rsid w:val="00B70283"/>
    <w:rsid w:val="00B704DF"/>
    <w:rsid w:val="00B70564"/>
    <w:rsid w:val="00B7061E"/>
    <w:rsid w:val="00B70968"/>
    <w:rsid w:val="00B70CFE"/>
    <w:rsid w:val="00B710AD"/>
    <w:rsid w:val="00B7147C"/>
    <w:rsid w:val="00B714EF"/>
    <w:rsid w:val="00B717DD"/>
    <w:rsid w:val="00B7191F"/>
    <w:rsid w:val="00B71F8E"/>
    <w:rsid w:val="00B72960"/>
    <w:rsid w:val="00B72C1C"/>
    <w:rsid w:val="00B73057"/>
    <w:rsid w:val="00B733B1"/>
    <w:rsid w:val="00B734BF"/>
    <w:rsid w:val="00B743CF"/>
    <w:rsid w:val="00B74F7A"/>
    <w:rsid w:val="00B75229"/>
    <w:rsid w:val="00B7540C"/>
    <w:rsid w:val="00B7591D"/>
    <w:rsid w:val="00B75CB1"/>
    <w:rsid w:val="00B760C4"/>
    <w:rsid w:val="00B76177"/>
    <w:rsid w:val="00B7656A"/>
    <w:rsid w:val="00B765EC"/>
    <w:rsid w:val="00B772B1"/>
    <w:rsid w:val="00B772EF"/>
    <w:rsid w:val="00B77322"/>
    <w:rsid w:val="00B77347"/>
    <w:rsid w:val="00B77452"/>
    <w:rsid w:val="00B77B7D"/>
    <w:rsid w:val="00B800FF"/>
    <w:rsid w:val="00B805A9"/>
    <w:rsid w:val="00B80D6F"/>
    <w:rsid w:val="00B81125"/>
    <w:rsid w:val="00B81664"/>
    <w:rsid w:val="00B81762"/>
    <w:rsid w:val="00B817BB"/>
    <w:rsid w:val="00B81CE3"/>
    <w:rsid w:val="00B81E31"/>
    <w:rsid w:val="00B81E9A"/>
    <w:rsid w:val="00B820AF"/>
    <w:rsid w:val="00B82766"/>
    <w:rsid w:val="00B8290A"/>
    <w:rsid w:val="00B82E94"/>
    <w:rsid w:val="00B82FB0"/>
    <w:rsid w:val="00B8317B"/>
    <w:rsid w:val="00B83874"/>
    <w:rsid w:val="00B839B1"/>
    <w:rsid w:val="00B83E88"/>
    <w:rsid w:val="00B83E91"/>
    <w:rsid w:val="00B84281"/>
    <w:rsid w:val="00B847C5"/>
    <w:rsid w:val="00B84A8F"/>
    <w:rsid w:val="00B84C2E"/>
    <w:rsid w:val="00B85274"/>
    <w:rsid w:val="00B85ABA"/>
    <w:rsid w:val="00B86151"/>
    <w:rsid w:val="00B86CC5"/>
    <w:rsid w:val="00B8756B"/>
    <w:rsid w:val="00B878AA"/>
    <w:rsid w:val="00B87C5B"/>
    <w:rsid w:val="00B900F9"/>
    <w:rsid w:val="00B90180"/>
    <w:rsid w:val="00B90561"/>
    <w:rsid w:val="00B905DB"/>
    <w:rsid w:val="00B90877"/>
    <w:rsid w:val="00B90B47"/>
    <w:rsid w:val="00B91175"/>
    <w:rsid w:val="00B91304"/>
    <w:rsid w:val="00B918A7"/>
    <w:rsid w:val="00B91EAC"/>
    <w:rsid w:val="00B923B7"/>
    <w:rsid w:val="00B927B4"/>
    <w:rsid w:val="00B9296F"/>
    <w:rsid w:val="00B92973"/>
    <w:rsid w:val="00B92A4B"/>
    <w:rsid w:val="00B92A79"/>
    <w:rsid w:val="00B931DA"/>
    <w:rsid w:val="00B9321B"/>
    <w:rsid w:val="00B933FA"/>
    <w:rsid w:val="00B93F91"/>
    <w:rsid w:val="00B940A0"/>
    <w:rsid w:val="00B94568"/>
    <w:rsid w:val="00B949DE"/>
    <w:rsid w:val="00B94ABD"/>
    <w:rsid w:val="00B94E73"/>
    <w:rsid w:val="00B959B4"/>
    <w:rsid w:val="00B95E9B"/>
    <w:rsid w:val="00B95EA2"/>
    <w:rsid w:val="00B95FB9"/>
    <w:rsid w:val="00B96188"/>
    <w:rsid w:val="00B96468"/>
    <w:rsid w:val="00B96883"/>
    <w:rsid w:val="00B96A3A"/>
    <w:rsid w:val="00B96D8E"/>
    <w:rsid w:val="00B96DC6"/>
    <w:rsid w:val="00B96E37"/>
    <w:rsid w:val="00B9738A"/>
    <w:rsid w:val="00B97A5D"/>
    <w:rsid w:val="00B97CBE"/>
    <w:rsid w:val="00B97D3E"/>
    <w:rsid w:val="00B97E9E"/>
    <w:rsid w:val="00B97F67"/>
    <w:rsid w:val="00BA04D7"/>
    <w:rsid w:val="00BA05ED"/>
    <w:rsid w:val="00BA0680"/>
    <w:rsid w:val="00BA0684"/>
    <w:rsid w:val="00BA0FED"/>
    <w:rsid w:val="00BA1020"/>
    <w:rsid w:val="00BA1205"/>
    <w:rsid w:val="00BA1213"/>
    <w:rsid w:val="00BA12C1"/>
    <w:rsid w:val="00BA1D44"/>
    <w:rsid w:val="00BA20DE"/>
    <w:rsid w:val="00BA22AC"/>
    <w:rsid w:val="00BA23E2"/>
    <w:rsid w:val="00BA25CA"/>
    <w:rsid w:val="00BA26ED"/>
    <w:rsid w:val="00BA27EB"/>
    <w:rsid w:val="00BA2D59"/>
    <w:rsid w:val="00BA2E1D"/>
    <w:rsid w:val="00BA38F7"/>
    <w:rsid w:val="00BA39CA"/>
    <w:rsid w:val="00BA3AF4"/>
    <w:rsid w:val="00BA3CC4"/>
    <w:rsid w:val="00BA3D6B"/>
    <w:rsid w:val="00BA3DAB"/>
    <w:rsid w:val="00BA3DC5"/>
    <w:rsid w:val="00BA4470"/>
    <w:rsid w:val="00BA4792"/>
    <w:rsid w:val="00BA47F3"/>
    <w:rsid w:val="00BA4860"/>
    <w:rsid w:val="00BA51B6"/>
    <w:rsid w:val="00BA5B23"/>
    <w:rsid w:val="00BA6468"/>
    <w:rsid w:val="00BA64ED"/>
    <w:rsid w:val="00BA6D16"/>
    <w:rsid w:val="00BA6E72"/>
    <w:rsid w:val="00BA714C"/>
    <w:rsid w:val="00BA71B4"/>
    <w:rsid w:val="00BA7E38"/>
    <w:rsid w:val="00BB0583"/>
    <w:rsid w:val="00BB0D36"/>
    <w:rsid w:val="00BB1362"/>
    <w:rsid w:val="00BB1E1F"/>
    <w:rsid w:val="00BB21D4"/>
    <w:rsid w:val="00BB22D0"/>
    <w:rsid w:val="00BB2925"/>
    <w:rsid w:val="00BB2961"/>
    <w:rsid w:val="00BB2E49"/>
    <w:rsid w:val="00BB30E4"/>
    <w:rsid w:val="00BB3413"/>
    <w:rsid w:val="00BB3519"/>
    <w:rsid w:val="00BB35C2"/>
    <w:rsid w:val="00BB3B68"/>
    <w:rsid w:val="00BB3EE2"/>
    <w:rsid w:val="00BB3F74"/>
    <w:rsid w:val="00BB411D"/>
    <w:rsid w:val="00BB4450"/>
    <w:rsid w:val="00BB4667"/>
    <w:rsid w:val="00BB497C"/>
    <w:rsid w:val="00BB4F91"/>
    <w:rsid w:val="00BB55FF"/>
    <w:rsid w:val="00BB56C1"/>
    <w:rsid w:val="00BB578B"/>
    <w:rsid w:val="00BB587A"/>
    <w:rsid w:val="00BB5987"/>
    <w:rsid w:val="00BB5CB8"/>
    <w:rsid w:val="00BB5E8D"/>
    <w:rsid w:val="00BB61BF"/>
    <w:rsid w:val="00BB63A8"/>
    <w:rsid w:val="00BB643E"/>
    <w:rsid w:val="00BB68DF"/>
    <w:rsid w:val="00BB690D"/>
    <w:rsid w:val="00BB6AA3"/>
    <w:rsid w:val="00BB6BE4"/>
    <w:rsid w:val="00BB6DCF"/>
    <w:rsid w:val="00BB6FE4"/>
    <w:rsid w:val="00BB7482"/>
    <w:rsid w:val="00BC062A"/>
    <w:rsid w:val="00BC07A6"/>
    <w:rsid w:val="00BC1149"/>
    <w:rsid w:val="00BC1766"/>
    <w:rsid w:val="00BC1F43"/>
    <w:rsid w:val="00BC1FA7"/>
    <w:rsid w:val="00BC1FF5"/>
    <w:rsid w:val="00BC21ED"/>
    <w:rsid w:val="00BC2749"/>
    <w:rsid w:val="00BC27BA"/>
    <w:rsid w:val="00BC2C03"/>
    <w:rsid w:val="00BC2E66"/>
    <w:rsid w:val="00BC310F"/>
    <w:rsid w:val="00BC340B"/>
    <w:rsid w:val="00BC3CA2"/>
    <w:rsid w:val="00BC3D58"/>
    <w:rsid w:val="00BC4319"/>
    <w:rsid w:val="00BC4A48"/>
    <w:rsid w:val="00BC4C39"/>
    <w:rsid w:val="00BC4C98"/>
    <w:rsid w:val="00BC5370"/>
    <w:rsid w:val="00BC539C"/>
    <w:rsid w:val="00BC557F"/>
    <w:rsid w:val="00BC5C7B"/>
    <w:rsid w:val="00BC5DAD"/>
    <w:rsid w:val="00BC5E43"/>
    <w:rsid w:val="00BC602F"/>
    <w:rsid w:val="00BC60BA"/>
    <w:rsid w:val="00BC69D8"/>
    <w:rsid w:val="00BC6BEA"/>
    <w:rsid w:val="00BC7108"/>
    <w:rsid w:val="00BC725C"/>
    <w:rsid w:val="00BC7358"/>
    <w:rsid w:val="00BC7386"/>
    <w:rsid w:val="00BC79C8"/>
    <w:rsid w:val="00BC7A6E"/>
    <w:rsid w:val="00BC7F53"/>
    <w:rsid w:val="00BD0075"/>
    <w:rsid w:val="00BD016D"/>
    <w:rsid w:val="00BD01F4"/>
    <w:rsid w:val="00BD048E"/>
    <w:rsid w:val="00BD05BC"/>
    <w:rsid w:val="00BD08D1"/>
    <w:rsid w:val="00BD08E7"/>
    <w:rsid w:val="00BD0A7B"/>
    <w:rsid w:val="00BD0F91"/>
    <w:rsid w:val="00BD105E"/>
    <w:rsid w:val="00BD1204"/>
    <w:rsid w:val="00BD1977"/>
    <w:rsid w:val="00BD1ACB"/>
    <w:rsid w:val="00BD1C65"/>
    <w:rsid w:val="00BD1ECE"/>
    <w:rsid w:val="00BD2530"/>
    <w:rsid w:val="00BD26A5"/>
    <w:rsid w:val="00BD2A74"/>
    <w:rsid w:val="00BD2BCE"/>
    <w:rsid w:val="00BD3FEA"/>
    <w:rsid w:val="00BD45C1"/>
    <w:rsid w:val="00BD465A"/>
    <w:rsid w:val="00BD4B66"/>
    <w:rsid w:val="00BD4E7B"/>
    <w:rsid w:val="00BD5624"/>
    <w:rsid w:val="00BD56C9"/>
    <w:rsid w:val="00BD5C5C"/>
    <w:rsid w:val="00BD5DF8"/>
    <w:rsid w:val="00BD64E5"/>
    <w:rsid w:val="00BD69D7"/>
    <w:rsid w:val="00BD6A3C"/>
    <w:rsid w:val="00BD6B4D"/>
    <w:rsid w:val="00BD6BAE"/>
    <w:rsid w:val="00BD7056"/>
    <w:rsid w:val="00BD73E8"/>
    <w:rsid w:val="00BD743F"/>
    <w:rsid w:val="00BD74BC"/>
    <w:rsid w:val="00BD7626"/>
    <w:rsid w:val="00BD766D"/>
    <w:rsid w:val="00BD7BB8"/>
    <w:rsid w:val="00BD7C5E"/>
    <w:rsid w:val="00BD7D85"/>
    <w:rsid w:val="00BD7F9D"/>
    <w:rsid w:val="00BE0105"/>
    <w:rsid w:val="00BE0259"/>
    <w:rsid w:val="00BE0426"/>
    <w:rsid w:val="00BE044F"/>
    <w:rsid w:val="00BE0B58"/>
    <w:rsid w:val="00BE0B61"/>
    <w:rsid w:val="00BE135A"/>
    <w:rsid w:val="00BE14CE"/>
    <w:rsid w:val="00BE1808"/>
    <w:rsid w:val="00BE1ADB"/>
    <w:rsid w:val="00BE1C1A"/>
    <w:rsid w:val="00BE2115"/>
    <w:rsid w:val="00BE22AA"/>
    <w:rsid w:val="00BE2591"/>
    <w:rsid w:val="00BE33B8"/>
    <w:rsid w:val="00BE3411"/>
    <w:rsid w:val="00BE36A4"/>
    <w:rsid w:val="00BE377B"/>
    <w:rsid w:val="00BE3FC2"/>
    <w:rsid w:val="00BE47B9"/>
    <w:rsid w:val="00BE47C0"/>
    <w:rsid w:val="00BE5B6A"/>
    <w:rsid w:val="00BE5D99"/>
    <w:rsid w:val="00BE605F"/>
    <w:rsid w:val="00BE66B3"/>
    <w:rsid w:val="00BE66C7"/>
    <w:rsid w:val="00BE688C"/>
    <w:rsid w:val="00BE6AC4"/>
    <w:rsid w:val="00BE6FE0"/>
    <w:rsid w:val="00BE7093"/>
    <w:rsid w:val="00BE71B2"/>
    <w:rsid w:val="00BE749D"/>
    <w:rsid w:val="00BE7509"/>
    <w:rsid w:val="00BE77BA"/>
    <w:rsid w:val="00BE784F"/>
    <w:rsid w:val="00BE78C9"/>
    <w:rsid w:val="00BE7912"/>
    <w:rsid w:val="00BE793B"/>
    <w:rsid w:val="00BE798F"/>
    <w:rsid w:val="00BE7F28"/>
    <w:rsid w:val="00BF0279"/>
    <w:rsid w:val="00BF05DF"/>
    <w:rsid w:val="00BF0976"/>
    <w:rsid w:val="00BF0A1B"/>
    <w:rsid w:val="00BF0B6A"/>
    <w:rsid w:val="00BF1064"/>
    <w:rsid w:val="00BF11FF"/>
    <w:rsid w:val="00BF1850"/>
    <w:rsid w:val="00BF1D36"/>
    <w:rsid w:val="00BF208C"/>
    <w:rsid w:val="00BF24D7"/>
    <w:rsid w:val="00BF2524"/>
    <w:rsid w:val="00BF2723"/>
    <w:rsid w:val="00BF29C1"/>
    <w:rsid w:val="00BF2AC0"/>
    <w:rsid w:val="00BF2B53"/>
    <w:rsid w:val="00BF2F63"/>
    <w:rsid w:val="00BF30F2"/>
    <w:rsid w:val="00BF31AE"/>
    <w:rsid w:val="00BF3347"/>
    <w:rsid w:val="00BF351C"/>
    <w:rsid w:val="00BF364C"/>
    <w:rsid w:val="00BF384D"/>
    <w:rsid w:val="00BF387D"/>
    <w:rsid w:val="00BF3B41"/>
    <w:rsid w:val="00BF3EB5"/>
    <w:rsid w:val="00BF40F6"/>
    <w:rsid w:val="00BF433D"/>
    <w:rsid w:val="00BF44B4"/>
    <w:rsid w:val="00BF4583"/>
    <w:rsid w:val="00BF4722"/>
    <w:rsid w:val="00BF47FD"/>
    <w:rsid w:val="00BF493E"/>
    <w:rsid w:val="00BF4D03"/>
    <w:rsid w:val="00BF4DA3"/>
    <w:rsid w:val="00BF4E96"/>
    <w:rsid w:val="00BF527F"/>
    <w:rsid w:val="00BF53DF"/>
    <w:rsid w:val="00BF54E7"/>
    <w:rsid w:val="00BF56EF"/>
    <w:rsid w:val="00BF5E3D"/>
    <w:rsid w:val="00BF6013"/>
    <w:rsid w:val="00BF60A4"/>
    <w:rsid w:val="00BF6669"/>
    <w:rsid w:val="00BF66E7"/>
    <w:rsid w:val="00BF6E48"/>
    <w:rsid w:val="00BF70D6"/>
    <w:rsid w:val="00BF7406"/>
    <w:rsid w:val="00BF749B"/>
    <w:rsid w:val="00BF7618"/>
    <w:rsid w:val="00BF7DA3"/>
    <w:rsid w:val="00BF7F3C"/>
    <w:rsid w:val="00C0015A"/>
    <w:rsid w:val="00C00344"/>
    <w:rsid w:val="00C00AC7"/>
    <w:rsid w:val="00C00B41"/>
    <w:rsid w:val="00C00BCF"/>
    <w:rsid w:val="00C00ECA"/>
    <w:rsid w:val="00C01296"/>
    <w:rsid w:val="00C012B0"/>
    <w:rsid w:val="00C0153C"/>
    <w:rsid w:val="00C01554"/>
    <w:rsid w:val="00C01C0E"/>
    <w:rsid w:val="00C01EDE"/>
    <w:rsid w:val="00C020E4"/>
    <w:rsid w:val="00C022C8"/>
    <w:rsid w:val="00C0283E"/>
    <w:rsid w:val="00C03367"/>
    <w:rsid w:val="00C0356C"/>
    <w:rsid w:val="00C0370F"/>
    <w:rsid w:val="00C03DD3"/>
    <w:rsid w:val="00C03FFE"/>
    <w:rsid w:val="00C0442A"/>
    <w:rsid w:val="00C04430"/>
    <w:rsid w:val="00C04520"/>
    <w:rsid w:val="00C04933"/>
    <w:rsid w:val="00C04D0D"/>
    <w:rsid w:val="00C0570A"/>
    <w:rsid w:val="00C0664C"/>
    <w:rsid w:val="00C0668C"/>
    <w:rsid w:val="00C066AD"/>
    <w:rsid w:val="00C06D0A"/>
    <w:rsid w:val="00C079C3"/>
    <w:rsid w:val="00C10171"/>
    <w:rsid w:val="00C101BC"/>
    <w:rsid w:val="00C1027A"/>
    <w:rsid w:val="00C103F9"/>
    <w:rsid w:val="00C1089B"/>
    <w:rsid w:val="00C11589"/>
    <w:rsid w:val="00C115D0"/>
    <w:rsid w:val="00C1175F"/>
    <w:rsid w:val="00C11B75"/>
    <w:rsid w:val="00C11F73"/>
    <w:rsid w:val="00C129A3"/>
    <w:rsid w:val="00C12CC6"/>
    <w:rsid w:val="00C12CFD"/>
    <w:rsid w:val="00C12E57"/>
    <w:rsid w:val="00C13034"/>
    <w:rsid w:val="00C13102"/>
    <w:rsid w:val="00C13684"/>
    <w:rsid w:val="00C13C4E"/>
    <w:rsid w:val="00C13F5D"/>
    <w:rsid w:val="00C13FD1"/>
    <w:rsid w:val="00C14084"/>
    <w:rsid w:val="00C143CD"/>
    <w:rsid w:val="00C14592"/>
    <w:rsid w:val="00C1490A"/>
    <w:rsid w:val="00C149AF"/>
    <w:rsid w:val="00C14A6E"/>
    <w:rsid w:val="00C14D41"/>
    <w:rsid w:val="00C1549D"/>
    <w:rsid w:val="00C154C9"/>
    <w:rsid w:val="00C1561D"/>
    <w:rsid w:val="00C15D4B"/>
    <w:rsid w:val="00C16596"/>
    <w:rsid w:val="00C165AD"/>
    <w:rsid w:val="00C16C6E"/>
    <w:rsid w:val="00C16CF7"/>
    <w:rsid w:val="00C16F94"/>
    <w:rsid w:val="00C1739D"/>
    <w:rsid w:val="00C17B9A"/>
    <w:rsid w:val="00C2034C"/>
    <w:rsid w:val="00C20885"/>
    <w:rsid w:val="00C20B69"/>
    <w:rsid w:val="00C20C62"/>
    <w:rsid w:val="00C21219"/>
    <w:rsid w:val="00C218DB"/>
    <w:rsid w:val="00C220A4"/>
    <w:rsid w:val="00C2223F"/>
    <w:rsid w:val="00C22529"/>
    <w:rsid w:val="00C2256F"/>
    <w:rsid w:val="00C226DB"/>
    <w:rsid w:val="00C23507"/>
    <w:rsid w:val="00C23AEC"/>
    <w:rsid w:val="00C23D8A"/>
    <w:rsid w:val="00C24157"/>
    <w:rsid w:val="00C24888"/>
    <w:rsid w:val="00C2491B"/>
    <w:rsid w:val="00C252CC"/>
    <w:rsid w:val="00C25536"/>
    <w:rsid w:val="00C25B39"/>
    <w:rsid w:val="00C25F1B"/>
    <w:rsid w:val="00C26011"/>
    <w:rsid w:val="00C26247"/>
    <w:rsid w:val="00C26260"/>
    <w:rsid w:val="00C26BE1"/>
    <w:rsid w:val="00C26F64"/>
    <w:rsid w:val="00C27095"/>
    <w:rsid w:val="00C27877"/>
    <w:rsid w:val="00C27D36"/>
    <w:rsid w:val="00C303AE"/>
    <w:rsid w:val="00C304A4"/>
    <w:rsid w:val="00C30F3C"/>
    <w:rsid w:val="00C30F65"/>
    <w:rsid w:val="00C3108A"/>
    <w:rsid w:val="00C3124F"/>
    <w:rsid w:val="00C316A3"/>
    <w:rsid w:val="00C31839"/>
    <w:rsid w:val="00C3183B"/>
    <w:rsid w:val="00C318E7"/>
    <w:rsid w:val="00C319AD"/>
    <w:rsid w:val="00C31AE0"/>
    <w:rsid w:val="00C31BD6"/>
    <w:rsid w:val="00C326E9"/>
    <w:rsid w:val="00C32818"/>
    <w:rsid w:val="00C32FFA"/>
    <w:rsid w:val="00C33302"/>
    <w:rsid w:val="00C3359F"/>
    <w:rsid w:val="00C335D1"/>
    <w:rsid w:val="00C33F2B"/>
    <w:rsid w:val="00C33F4D"/>
    <w:rsid w:val="00C33FBE"/>
    <w:rsid w:val="00C344FB"/>
    <w:rsid w:val="00C345E1"/>
    <w:rsid w:val="00C347C0"/>
    <w:rsid w:val="00C34A8F"/>
    <w:rsid w:val="00C34B29"/>
    <w:rsid w:val="00C34E25"/>
    <w:rsid w:val="00C35223"/>
    <w:rsid w:val="00C35417"/>
    <w:rsid w:val="00C35814"/>
    <w:rsid w:val="00C358E3"/>
    <w:rsid w:val="00C35B19"/>
    <w:rsid w:val="00C362C2"/>
    <w:rsid w:val="00C363AF"/>
    <w:rsid w:val="00C36917"/>
    <w:rsid w:val="00C36CED"/>
    <w:rsid w:val="00C37099"/>
    <w:rsid w:val="00C379D2"/>
    <w:rsid w:val="00C37B73"/>
    <w:rsid w:val="00C4019B"/>
    <w:rsid w:val="00C401D3"/>
    <w:rsid w:val="00C405AC"/>
    <w:rsid w:val="00C406A5"/>
    <w:rsid w:val="00C4071E"/>
    <w:rsid w:val="00C4083D"/>
    <w:rsid w:val="00C4092F"/>
    <w:rsid w:val="00C409D5"/>
    <w:rsid w:val="00C40DC6"/>
    <w:rsid w:val="00C4105D"/>
    <w:rsid w:val="00C4118C"/>
    <w:rsid w:val="00C411D2"/>
    <w:rsid w:val="00C41619"/>
    <w:rsid w:val="00C420E2"/>
    <w:rsid w:val="00C42131"/>
    <w:rsid w:val="00C424C9"/>
    <w:rsid w:val="00C428F8"/>
    <w:rsid w:val="00C42A5A"/>
    <w:rsid w:val="00C42A89"/>
    <w:rsid w:val="00C437BD"/>
    <w:rsid w:val="00C4394C"/>
    <w:rsid w:val="00C43BCC"/>
    <w:rsid w:val="00C43E9D"/>
    <w:rsid w:val="00C43FF4"/>
    <w:rsid w:val="00C4421D"/>
    <w:rsid w:val="00C44EC6"/>
    <w:rsid w:val="00C450FF"/>
    <w:rsid w:val="00C45591"/>
    <w:rsid w:val="00C45DB1"/>
    <w:rsid w:val="00C45F26"/>
    <w:rsid w:val="00C46403"/>
    <w:rsid w:val="00C46928"/>
    <w:rsid w:val="00C46FAD"/>
    <w:rsid w:val="00C47465"/>
    <w:rsid w:val="00C474D2"/>
    <w:rsid w:val="00C47D0F"/>
    <w:rsid w:val="00C501BD"/>
    <w:rsid w:val="00C501EF"/>
    <w:rsid w:val="00C50519"/>
    <w:rsid w:val="00C50666"/>
    <w:rsid w:val="00C50E7E"/>
    <w:rsid w:val="00C50FD1"/>
    <w:rsid w:val="00C51163"/>
    <w:rsid w:val="00C511DC"/>
    <w:rsid w:val="00C5168C"/>
    <w:rsid w:val="00C52192"/>
    <w:rsid w:val="00C52C68"/>
    <w:rsid w:val="00C52D57"/>
    <w:rsid w:val="00C52FEF"/>
    <w:rsid w:val="00C53168"/>
    <w:rsid w:val="00C53EEC"/>
    <w:rsid w:val="00C5404D"/>
    <w:rsid w:val="00C54B5F"/>
    <w:rsid w:val="00C54B64"/>
    <w:rsid w:val="00C55DF7"/>
    <w:rsid w:val="00C5616C"/>
    <w:rsid w:val="00C56377"/>
    <w:rsid w:val="00C56390"/>
    <w:rsid w:val="00C5644C"/>
    <w:rsid w:val="00C564F0"/>
    <w:rsid w:val="00C56547"/>
    <w:rsid w:val="00C56938"/>
    <w:rsid w:val="00C56B22"/>
    <w:rsid w:val="00C56BE2"/>
    <w:rsid w:val="00C56DCC"/>
    <w:rsid w:val="00C57B68"/>
    <w:rsid w:val="00C601A8"/>
    <w:rsid w:val="00C60314"/>
    <w:rsid w:val="00C6050A"/>
    <w:rsid w:val="00C605CC"/>
    <w:rsid w:val="00C60952"/>
    <w:rsid w:val="00C60A8A"/>
    <w:rsid w:val="00C60F5F"/>
    <w:rsid w:val="00C61206"/>
    <w:rsid w:val="00C615F5"/>
    <w:rsid w:val="00C619A3"/>
    <w:rsid w:val="00C61AC4"/>
    <w:rsid w:val="00C62541"/>
    <w:rsid w:val="00C631F5"/>
    <w:rsid w:val="00C63A7B"/>
    <w:rsid w:val="00C63C63"/>
    <w:rsid w:val="00C63D71"/>
    <w:rsid w:val="00C63D73"/>
    <w:rsid w:val="00C6438E"/>
    <w:rsid w:val="00C647F9"/>
    <w:rsid w:val="00C64803"/>
    <w:rsid w:val="00C64EF0"/>
    <w:rsid w:val="00C6509C"/>
    <w:rsid w:val="00C6513D"/>
    <w:rsid w:val="00C65212"/>
    <w:rsid w:val="00C654AB"/>
    <w:rsid w:val="00C654BF"/>
    <w:rsid w:val="00C65508"/>
    <w:rsid w:val="00C659D0"/>
    <w:rsid w:val="00C65E69"/>
    <w:rsid w:val="00C65EAC"/>
    <w:rsid w:val="00C66371"/>
    <w:rsid w:val="00C6656C"/>
    <w:rsid w:val="00C66E72"/>
    <w:rsid w:val="00C66EC2"/>
    <w:rsid w:val="00C66FB9"/>
    <w:rsid w:val="00C6702C"/>
    <w:rsid w:val="00C67101"/>
    <w:rsid w:val="00C678CB"/>
    <w:rsid w:val="00C67AC6"/>
    <w:rsid w:val="00C67C19"/>
    <w:rsid w:val="00C67D6A"/>
    <w:rsid w:val="00C67F49"/>
    <w:rsid w:val="00C70A4D"/>
    <w:rsid w:val="00C70AD9"/>
    <w:rsid w:val="00C716EB"/>
    <w:rsid w:val="00C71A4C"/>
    <w:rsid w:val="00C71B2A"/>
    <w:rsid w:val="00C72089"/>
    <w:rsid w:val="00C72105"/>
    <w:rsid w:val="00C721BD"/>
    <w:rsid w:val="00C72428"/>
    <w:rsid w:val="00C724B5"/>
    <w:rsid w:val="00C72513"/>
    <w:rsid w:val="00C72DA2"/>
    <w:rsid w:val="00C72EEA"/>
    <w:rsid w:val="00C73009"/>
    <w:rsid w:val="00C7303D"/>
    <w:rsid w:val="00C73500"/>
    <w:rsid w:val="00C735D8"/>
    <w:rsid w:val="00C73B29"/>
    <w:rsid w:val="00C74785"/>
    <w:rsid w:val="00C74AA7"/>
    <w:rsid w:val="00C74CAF"/>
    <w:rsid w:val="00C74F0C"/>
    <w:rsid w:val="00C74FD5"/>
    <w:rsid w:val="00C75115"/>
    <w:rsid w:val="00C751B5"/>
    <w:rsid w:val="00C751F2"/>
    <w:rsid w:val="00C7580F"/>
    <w:rsid w:val="00C758EC"/>
    <w:rsid w:val="00C75C1D"/>
    <w:rsid w:val="00C75CFF"/>
    <w:rsid w:val="00C75E92"/>
    <w:rsid w:val="00C76053"/>
    <w:rsid w:val="00C762F7"/>
    <w:rsid w:val="00C76339"/>
    <w:rsid w:val="00C76411"/>
    <w:rsid w:val="00C7641B"/>
    <w:rsid w:val="00C764B5"/>
    <w:rsid w:val="00C766DD"/>
    <w:rsid w:val="00C7694C"/>
    <w:rsid w:val="00C76A6A"/>
    <w:rsid w:val="00C77827"/>
    <w:rsid w:val="00C779C1"/>
    <w:rsid w:val="00C77AC5"/>
    <w:rsid w:val="00C8031E"/>
    <w:rsid w:val="00C8080E"/>
    <w:rsid w:val="00C80C12"/>
    <w:rsid w:val="00C813BD"/>
    <w:rsid w:val="00C815E1"/>
    <w:rsid w:val="00C81682"/>
    <w:rsid w:val="00C8169D"/>
    <w:rsid w:val="00C81BB5"/>
    <w:rsid w:val="00C81EEB"/>
    <w:rsid w:val="00C82491"/>
    <w:rsid w:val="00C8263D"/>
    <w:rsid w:val="00C8292F"/>
    <w:rsid w:val="00C82A0F"/>
    <w:rsid w:val="00C82B1B"/>
    <w:rsid w:val="00C82D2D"/>
    <w:rsid w:val="00C8319F"/>
    <w:rsid w:val="00C832CA"/>
    <w:rsid w:val="00C83322"/>
    <w:rsid w:val="00C83712"/>
    <w:rsid w:val="00C8371B"/>
    <w:rsid w:val="00C838DC"/>
    <w:rsid w:val="00C83C9C"/>
    <w:rsid w:val="00C83D81"/>
    <w:rsid w:val="00C84760"/>
    <w:rsid w:val="00C847A2"/>
    <w:rsid w:val="00C849E0"/>
    <w:rsid w:val="00C84B08"/>
    <w:rsid w:val="00C850B7"/>
    <w:rsid w:val="00C8511F"/>
    <w:rsid w:val="00C854A0"/>
    <w:rsid w:val="00C8597C"/>
    <w:rsid w:val="00C86135"/>
    <w:rsid w:val="00C869F5"/>
    <w:rsid w:val="00C86B64"/>
    <w:rsid w:val="00C8746E"/>
    <w:rsid w:val="00C879EB"/>
    <w:rsid w:val="00C87E1D"/>
    <w:rsid w:val="00C87E80"/>
    <w:rsid w:val="00C9003C"/>
    <w:rsid w:val="00C900AF"/>
    <w:rsid w:val="00C90164"/>
    <w:rsid w:val="00C90D3B"/>
    <w:rsid w:val="00C91A37"/>
    <w:rsid w:val="00C91EDD"/>
    <w:rsid w:val="00C921AF"/>
    <w:rsid w:val="00C92505"/>
    <w:rsid w:val="00C9288C"/>
    <w:rsid w:val="00C92926"/>
    <w:rsid w:val="00C92BB9"/>
    <w:rsid w:val="00C9325B"/>
    <w:rsid w:val="00C93A23"/>
    <w:rsid w:val="00C93C58"/>
    <w:rsid w:val="00C94324"/>
    <w:rsid w:val="00C947BF"/>
    <w:rsid w:val="00C94EF5"/>
    <w:rsid w:val="00C9509A"/>
    <w:rsid w:val="00C951B2"/>
    <w:rsid w:val="00C95239"/>
    <w:rsid w:val="00C952DF"/>
    <w:rsid w:val="00C95505"/>
    <w:rsid w:val="00C9555D"/>
    <w:rsid w:val="00C96F98"/>
    <w:rsid w:val="00C97064"/>
    <w:rsid w:val="00C9712E"/>
    <w:rsid w:val="00C972BB"/>
    <w:rsid w:val="00C978CC"/>
    <w:rsid w:val="00C97AB3"/>
    <w:rsid w:val="00C97B6D"/>
    <w:rsid w:val="00CA02DF"/>
    <w:rsid w:val="00CA0B81"/>
    <w:rsid w:val="00CA0C26"/>
    <w:rsid w:val="00CA115C"/>
    <w:rsid w:val="00CA139B"/>
    <w:rsid w:val="00CA13DD"/>
    <w:rsid w:val="00CA15EB"/>
    <w:rsid w:val="00CA16D4"/>
    <w:rsid w:val="00CA1A30"/>
    <w:rsid w:val="00CA1C23"/>
    <w:rsid w:val="00CA1C7E"/>
    <w:rsid w:val="00CA2606"/>
    <w:rsid w:val="00CA2705"/>
    <w:rsid w:val="00CA29B5"/>
    <w:rsid w:val="00CA29EF"/>
    <w:rsid w:val="00CA2D02"/>
    <w:rsid w:val="00CA2D61"/>
    <w:rsid w:val="00CA2FDD"/>
    <w:rsid w:val="00CA3056"/>
    <w:rsid w:val="00CA33C4"/>
    <w:rsid w:val="00CA356D"/>
    <w:rsid w:val="00CA35A2"/>
    <w:rsid w:val="00CA3808"/>
    <w:rsid w:val="00CA3D6A"/>
    <w:rsid w:val="00CA3E60"/>
    <w:rsid w:val="00CA49D7"/>
    <w:rsid w:val="00CA4CAE"/>
    <w:rsid w:val="00CA4DDC"/>
    <w:rsid w:val="00CA5136"/>
    <w:rsid w:val="00CA537C"/>
    <w:rsid w:val="00CA5416"/>
    <w:rsid w:val="00CA5490"/>
    <w:rsid w:val="00CA5642"/>
    <w:rsid w:val="00CA5A95"/>
    <w:rsid w:val="00CA6009"/>
    <w:rsid w:val="00CA7239"/>
    <w:rsid w:val="00CA7325"/>
    <w:rsid w:val="00CA746F"/>
    <w:rsid w:val="00CA77C3"/>
    <w:rsid w:val="00CA7C2F"/>
    <w:rsid w:val="00CA7E0F"/>
    <w:rsid w:val="00CA7EA5"/>
    <w:rsid w:val="00CB0346"/>
    <w:rsid w:val="00CB05E0"/>
    <w:rsid w:val="00CB07B5"/>
    <w:rsid w:val="00CB0823"/>
    <w:rsid w:val="00CB0CE7"/>
    <w:rsid w:val="00CB110A"/>
    <w:rsid w:val="00CB1397"/>
    <w:rsid w:val="00CB1FA6"/>
    <w:rsid w:val="00CB2217"/>
    <w:rsid w:val="00CB24BA"/>
    <w:rsid w:val="00CB27CC"/>
    <w:rsid w:val="00CB293C"/>
    <w:rsid w:val="00CB2B49"/>
    <w:rsid w:val="00CB2F67"/>
    <w:rsid w:val="00CB30B3"/>
    <w:rsid w:val="00CB36F6"/>
    <w:rsid w:val="00CB3712"/>
    <w:rsid w:val="00CB371C"/>
    <w:rsid w:val="00CB3B4E"/>
    <w:rsid w:val="00CB3EB6"/>
    <w:rsid w:val="00CB4278"/>
    <w:rsid w:val="00CB4DCF"/>
    <w:rsid w:val="00CB5354"/>
    <w:rsid w:val="00CB5F18"/>
    <w:rsid w:val="00CB60D9"/>
    <w:rsid w:val="00CB61C6"/>
    <w:rsid w:val="00CB638F"/>
    <w:rsid w:val="00CB63D3"/>
    <w:rsid w:val="00CB66A5"/>
    <w:rsid w:val="00CB6762"/>
    <w:rsid w:val="00CB6F9E"/>
    <w:rsid w:val="00CB719A"/>
    <w:rsid w:val="00CB75B1"/>
    <w:rsid w:val="00CB7B24"/>
    <w:rsid w:val="00CC00B8"/>
    <w:rsid w:val="00CC0562"/>
    <w:rsid w:val="00CC0685"/>
    <w:rsid w:val="00CC1031"/>
    <w:rsid w:val="00CC1C82"/>
    <w:rsid w:val="00CC202A"/>
    <w:rsid w:val="00CC228A"/>
    <w:rsid w:val="00CC24E8"/>
    <w:rsid w:val="00CC272A"/>
    <w:rsid w:val="00CC2C75"/>
    <w:rsid w:val="00CC37EB"/>
    <w:rsid w:val="00CC3832"/>
    <w:rsid w:val="00CC3F60"/>
    <w:rsid w:val="00CC4344"/>
    <w:rsid w:val="00CC46F0"/>
    <w:rsid w:val="00CC4ADA"/>
    <w:rsid w:val="00CC56C1"/>
    <w:rsid w:val="00CC5C34"/>
    <w:rsid w:val="00CC5EDA"/>
    <w:rsid w:val="00CC6235"/>
    <w:rsid w:val="00CC6426"/>
    <w:rsid w:val="00CC690E"/>
    <w:rsid w:val="00CC6BEB"/>
    <w:rsid w:val="00CC7CF9"/>
    <w:rsid w:val="00CD0057"/>
    <w:rsid w:val="00CD05A4"/>
    <w:rsid w:val="00CD0669"/>
    <w:rsid w:val="00CD0718"/>
    <w:rsid w:val="00CD089B"/>
    <w:rsid w:val="00CD259C"/>
    <w:rsid w:val="00CD2677"/>
    <w:rsid w:val="00CD2844"/>
    <w:rsid w:val="00CD30A0"/>
    <w:rsid w:val="00CD3751"/>
    <w:rsid w:val="00CD3A49"/>
    <w:rsid w:val="00CD4486"/>
    <w:rsid w:val="00CD475F"/>
    <w:rsid w:val="00CD4D3D"/>
    <w:rsid w:val="00CD6032"/>
    <w:rsid w:val="00CD6853"/>
    <w:rsid w:val="00CD6A5F"/>
    <w:rsid w:val="00CD6AD1"/>
    <w:rsid w:val="00CD6B76"/>
    <w:rsid w:val="00CD6CB5"/>
    <w:rsid w:val="00CD6CC9"/>
    <w:rsid w:val="00CD7123"/>
    <w:rsid w:val="00CD76E7"/>
    <w:rsid w:val="00CD79EE"/>
    <w:rsid w:val="00CD7D05"/>
    <w:rsid w:val="00CE050B"/>
    <w:rsid w:val="00CE089A"/>
    <w:rsid w:val="00CE0CDE"/>
    <w:rsid w:val="00CE0FAB"/>
    <w:rsid w:val="00CE1164"/>
    <w:rsid w:val="00CE133B"/>
    <w:rsid w:val="00CE13FC"/>
    <w:rsid w:val="00CE183F"/>
    <w:rsid w:val="00CE1C36"/>
    <w:rsid w:val="00CE22C3"/>
    <w:rsid w:val="00CE25D2"/>
    <w:rsid w:val="00CE285C"/>
    <w:rsid w:val="00CE2BED"/>
    <w:rsid w:val="00CE2F57"/>
    <w:rsid w:val="00CE2FE8"/>
    <w:rsid w:val="00CE33D4"/>
    <w:rsid w:val="00CE34B6"/>
    <w:rsid w:val="00CE3C6C"/>
    <w:rsid w:val="00CE3ED3"/>
    <w:rsid w:val="00CE410F"/>
    <w:rsid w:val="00CE4300"/>
    <w:rsid w:val="00CE4D83"/>
    <w:rsid w:val="00CE4DA3"/>
    <w:rsid w:val="00CE549B"/>
    <w:rsid w:val="00CE58AD"/>
    <w:rsid w:val="00CE5902"/>
    <w:rsid w:val="00CE59D2"/>
    <w:rsid w:val="00CE62F9"/>
    <w:rsid w:val="00CE65AE"/>
    <w:rsid w:val="00CE6C82"/>
    <w:rsid w:val="00CE6F8C"/>
    <w:rsid w:val="00CE71B8"/>
    <w:rsid w:val="00CE7883"/>
    <w:rsid w:val="00CE7B4B"/>
    <w:rsid w:val="00CF0442"/>
    <w:rsid w:val="00CF0741"/>
    <w:rsid w:val="00CF09CE"/>
    <w:rsid w:val="00CF0B19"/>
    <w:rsid w:val="00CF0EA3"/>
    <w:rsid w:val="00CF0EC2"/>
    <w:rsid w:val="00CF0F71"/>
    <w:rsid w:val="00CF175A"/>
    <w:rsid w:val="00CF1C53"/>
    <w:rsid w:val="00CF1E3C"/>
    <w:rsid w:val="00CF1E92"/>
    <w:rsid w:val="00CF2081"/>
    <w:rsid w:val="00CF25D5"/>
    <w:rsid w:val="00CF2A6C"/>
    <w:rsid w:val="00CF2B14"/>
    <w:rsid w:val="00CF2D08"/>
    <w:rsid w:val="00CF30B1"/>
    <w:rsid w:val="00CF336F"/>
    <w:rsid w:val="00CF35B0"/>
    <w:rsid w:val="00CF394E"/>
    <w:rsid w:val="00CF3DD4"/>
    <w:rsid w:val="00CF4063"/>
    <w:rsid w:val="00CF4824"/>
    <w:rsid w:val="00CF4851"/>
    <w:rsid w:val="00CF4852"/>
    <w:rsid w:val="00CF4D0A"/>
    <w:rsid w:val="00CF578A"/>
    <w:rsid w:val="00CF581C"/>
    <w:rsid w:val="00CF584A"/>
    <w:rsid w:val="00CF6974"/>
    <w:rsid w:val="00CF69D3"/>
    <w:rsid w:val="00CF6D4C"/>
    <w:rsid w:val="00CF70B5"/>
    <w:rsid w:val="00CF7449"/>
    <w:rsid w:val="00CF74F7"/>
    <w:rsid w:val="00CF7604"/>
    <w:rsid w:val="00CF7640"/>
    <w:rsid w:val="00CF766F"/>
    <w:rsid w:val="00CF787A"/>
    <w:rsid w:val="00D00074"/>
    <w:rsid w:val="00D00239"/>
    <w:rsid w:val="00D003E5"/>
    <w:rsid w:val="00D0097B"/>
    <w:rsid w:val="00D00BF7"/>
    <w:rsid w:val="00D00F46"/>
    <w:rsid w:val="00D012D1"/>
    <w:rsid w:val="00D012DB"/>
    <w:rsid w:val="00D01667"/>
    <w:rsid w:val="00D01B7C"/>
    <w:rsid w:val="00D01D5F"/>
    <w:rsid w:val="00D01F02"/>
    <w:rsid w:val="00D0208B"/>
    <w:rsid w:val="00D022C4"/>
    <w:rsid w:val="00D026AA"/>
    <w:rsid w:val="00D029C7"/>
    <w:rsid w:val="00D02D31"/>
    <w:rsid w:val="00D02EA6"/>
    <w:rsid w:val="00D03470"/>
    <w:rsid w:val="00D037BD"/>
    <w:rsid w:val="00D04210"/>
    <w:rsid w:val="00D04237"/>
    <w:rsid w:val="00D0455A"/>
    <w:rsid w:val="00D0482F"/>
    <w:rsid w:val="00D04DEC"/>
    <w:rsid w:val="00D05583"/>
    <w:rsid w:val="00D05957"/>
    <w:rsid w:val="00D05D09"/>
    <w:rsid w:val="00D0608A"/>
    <w:rsid w:val="00D06293"/>
    <w:rsid w:val="00D06502"/>
    <w:rsid w:val="00D06D76"/>
    <w:rsid w:val="00D0712E"/>
    <w:rsid w:val="00D0713F"/>
    <w:rsid w:val="00D0714E"/>
    <w:rsid w:val="00D07266"/>
    <w:rsid w:val="00D072F5"/>
    <w:rsid w:val="00D07921"/>
    <w:rsid w:val="00D07B9F"/>
    <w:rsid w:val="00D1005F"/>
    <w:rsid w:val="00D10148"/>
    <w:rsid w:val="00D101A9"/>
    <w:rsid w:val="00D10ED1"/>
    <w:rsid w:val="00D1123F"/>
    <w:rsid w:val="00D12170"/>
    <w:rsid w:val="00D12229"/>
    <w:rsid w:val="00D12375"/>
    <w:rsid w:val="00D1240E"/>
    <w:rsid w:val="00D125BC"/>
    <w:rsid w:val="00D1267E"/>
    <w:rsid w:val="00D12D18"/>
    <w:rsid w:val="00D12D3C"/>
    <w:rsid w:val="00D12FCE"/>
    <w:rsid w:val="00D12FF3"/>
    <w:rsid w:val="00D13034"/>
    <w:rsid w:val="00D1388A"/>
    <w:rsid w:val="00D13B4D"/>
    <w:rsid w:val="00D13BC6"/>
    <w:rsid w:val="00D13F03"/>
    <w:rsid w:val="00D146ED"/>
    <w:rsid w:val="00D14C57"/>
    <w:rsid w:val="00D14CEE"/>
    <w:rsid w:val="00D15058"/>
    <w:rsid w:val="00D15199"/>
    <w:rsid w:val="00D158B3"/>
    <w:rsid w:val="00D15AE0"/>
    <w:rsid w:val="00D15B14"/>
    <w:rsid w:val="00D15E49"/>
    <w:rsid w:val="00D1617B"/>
    <w:rsid w:val="00D16A54"/>
    <w:rsid w:val="00D16BD5"/>
    <w:rsid w:val="00D16FA4"/>
    <w:rsid w:val="00D16FDC"/>
    <w:rsid w:val="00D17427"/>
    <w:rsid w:val="00D17533"/>
    <w:rsid w:val="00D176B4"/>
    <w:rsid w:val="00D17820"/>
    <w:rsid w:val="00D20F79"/>
    <w:rsid w:val="00D20FA6"/>
    <w:rsid w:val="00D212C3"/>
    <w:rsid w:val="00D2144E"/>
    <w:rsid w:val="00D215E9"/>
    <w:rsid w:val="00D21CD3"/>
    <w:rsid w:val="00D21D4C"/>
    <w:rsid w:val="00D21DD6"/>
    <w:rsid w:val="00D21DFB"/>
    <w:rsid w:val="00D224A9"/>
    <w:rsid w:val="00D22B94"/>
    <w:rsid w:val="00D22BFD"/>
    <w:rsid w:val="00D240C0"/>
    <w:rsid w:val="00D2411C"/>
    <w:rsid w:val="00D2459A"/>
    <w:rsid w:val="00D248D4"/>
    <w:rsid w:val="00D24A94"/>
    <w:rsid w:val="00D24A9B"/>
    <w:rsid w:val="00D2543B"/>
    <w:rsid w:val="00D2554C"/>
    <w:rsid w:val="00D259B4"/>
    <w:rsid w:val="00D25E28"/>
    <w:rsid w:val="00D26248"/>
    <w:rsid w:val="00D26D31"/>
    <w:rsid w:val="00D26F28"/>
    <w:rsid w:val="00D26FF1"/>
    <w:rsid w:val="00D271A1"/>
    <w:rsid w:val="00D273C0"/>
    <w:rsid w:val="00D278FF"/>
    <w:rsid w:val="00D27912"/>
    <w:rsid w:val="00D27BB1"/>
    <w:rsid w:val="00D302E8"/>
    <w:rsid w:val="00D3076E"/>
    <w:rsid w:val="00D30922"/>
    <w:rsid w:val="00D30E05"/>
    <w:rsid w:val="00D3157A"/>
    <w:rsid w:val="00D316C2"/>
    <w:rsid w:val="00D31A82"/>
    <w:rsid w:val="00D31DFB"/>
    <w:rsid w:val="00D31E2C"/>
    <w:rsid w:val="00D32217"/>
    <w:rsid w:val="00D32221"/>
    <w:rsid w:val="00D3277C"/>
    <w:rsid w:val="00D3287B"/>
    <w:rsid w:val="00D3289E"/>
    <w:rsid w:val="00D32936"/>
    <w:rsid w:val="00D32B43"/>
    <w:rsid w:val="00D32B77"/>
    <w:rsid w:val="00D32CBB"/>
    <w:rsid w:val="00D32E53"/>
    <w:rsid w:val="00D32EBE"/>
    <w:rsid w:val="00D338CD"/>
    <w:rsid w:val="00D33963"/>
    <w:rsid w:val="00D33C3C"/>
    <w:rsid w:val="00D33C41"/>
    <w:rsid w:val="00D33CCF"/>
    <w:rsid w:val="00D3457D"/>
    <w:rsid w:val="00D34B56"/>
    <w:rsid w:val="00D34CE8"/>
    <w:rsid w:val="00D34D80"/>
    <w:rsid w:val="00D3543E"/>
    <w:rsid w:val="00D356C3"/>
    <w:rsid w:val="00D356CE"/>
    <w:rsid w:val="00D35821"/>
    <w:rsid w:val="00D35F1D"/>
    <w:rsid w:val="00D3617D"/>
    <w:rsid w:val="00D3634B"/>
    <w:rsid w:val="00D36AAC"/>
    <w:rsid w:val="00D36AB4"/>
    <w:rsid w:val="00D36BB5"/>
    <w:rsid w:val="00D376A2"/>
    <w:rsid w:val="00D37779"/>
    <w:rsid w:val="00D37AA9"/>
    <w:rsid w:val="00D37AEA"/>
    <w:rsid w:val="00D37DB9"/>
    <w:rsid w:val="00D37F54"/>
    <w:rsid w:val="00D4008A"/>
    <w:rsid w:val="00D40705"/>
    <w:rsid w:val="00D40ABB"/>
    <w:rsid w:val="00D40B52"/>
    <w:rsid w:val="00D40C33"/>
    <w:rsid w:val="00D40E7A"/>
    <w:rsid w:val="00D41312"/>
    <w:rsid w:val="00D41A3C"/>
    <w:rsid w:val="00D420AC"/>
    <w:rsid w:val="00D420EB"/>
    <w:rsid w:val="00D421AC"/>
    <w:rsid w:val="00D4246B"/>
    <w:rsid w:val="00D425B8"/>
    <w:rsid w:val="00D42834"/>
    <w:rsid w:val="00D428E2"/>
    <w:rsid w:val="00D42945"/>
    <w:rsid w:val="00D42CEC"/>
    <w:rsid w:val="00D42D1E"/>
    <w:rsid w:val="00D42E34"/>
    <w:rsid w:val="00D433BF"/>
    <w:rsid w:val="00D43551"/>
    <w:rsid w:val="00D43744"/>
    <w:rsid w:val="00D437CB"/>
    <w:rsid w:val="00D4382C"/>
    <w:rsid w:val="00D438B8"/>
    <w:rsid w:val="00D43A14"/>
    <w:rsid w:val="00D44824"/>
    <w:rsid w:val="00D44F66"/>
    <w:rsid w:val="00D45225"/>
    <w:rsid w:val="00D458C7"/>
    <w:rsid w:val="00D45CBC"/>
    <w:rsid w:val="00D45E38"/>
    <w:rsid w:val="00D45F7D"/>
    <w:rsid w:val="00D468A5"/>
    <w:rsid w:val="00D47164"/>
    <w:rsid w:val="00D475A8"/>
    <w:rsid w:val="00D4781E"/>
    <w:rsid w:val="00D47C48"/>
    <w:rsid w:val="00D50096"/>
    <w:rsid w:val="00D502A2"/>
    <w:rsid w:val="00D503A1"/>
    <w:rsid w:val="00D504AE"/>
    <w:rsid w:val="00D504B9"/>
    <w:rsid w:val="00D5065F"/>
    <w:rsid w:val="00D50900"/>
    <w:rsid w:val="00D50BEA"/>
    <w:rsid w:val="00D50D0B"/>
    <w:rsid w:val="00D50F92"/>
    <w:rsid w:val="00D5118E"/>
    <w:rsid w:val="00D5172C"/>
    <w:rsid w:val="00D517C7"/>
    <w:rsid w:val="00D51CE1"/>
    <w:rsid w:val="00D52013"/>
    <w:rsid w:val="00D524B6"/>
    <w:rsid w:val="00D5270E"/>
    <w:rsid w:val="00D52791"/>
    <w:rsid w:val="00D52CB3"/>
    <w:rsid w:val="00D52E1B"/>
    <w:rsid w:val="00D5317D"/>
    <w:rsid w:val="00D53189"/>
    <w:rsid w:val="00D53719"/>
    <w:rsid w:val="00D538CE"/>
    <w:rsid w:val="00D538D8"/>
    <w:rsid w:val="00D53DB8"/>
    <w:rsid w:val="00D546B4"/>
    <w:rsid w:val="00D5472D"/>
    <w:rsid w:val="00D549DE"/>
    <w:rsid w:val="00D54BB1"/>
    <w:rsid w:val="00D54EF3"/>
    <w:rsid w:val="00D55045"/>
    <w:rsid w:val="00D55D9E"/>
    <w:rsid w:val="00D55E97"/>
    <w:rsid w:val="00D56767"/>
    <w:rsid w:val="00D56E61"/>
    <w:rsid w:val="00D56E71"/>
    <w:rsid w:val="00D57CD5"/>
    <w:rsid w:val="00D60120"/>
    <w:rsid w:val="00D60364"/>
    <w:rsid w:val="00D6067B"/>
    <w:rsid w:val="00D60DC2"/>
    <w:rsid w:val="00D6107B"/>
    <w:rsid w:val="00D612DB"/>
    <w:rsid w:val="00D612ED"/>
    <w:rsid w:val="00D621A7"/>
    <w:rsid w:val="00D62644"/>
    <w:rsid w:val="00D628A7"/>
    <w:rsid w:val="00D630D4"/>
    <w:rsid w:val="00D63130"/>
    <w:rsid w:val="00D63253"/>
    <w:rsid w:val="00D637CC"/>
    <w:rsid w:val="00D63C24"/>
    <w:rsid w:val="00D63CAF"/>
    <w:rsid w:val="00D63D72"/>
    <w:rsid w:val="00D6438F"/>
    <w:rsid w:val="00D643CF"/>
    <w:rsid w:val="00D64972"/>
    <w:rsid w:val="00D64D42"/>
    <w:rsid w:val="00D6510F"/>
    <w:rsid w:val="00D652ED"/>
    <w:rsid w:val="00D6546A"/>
    <w:rsid w:val="00D65FC8"/>
    <w:rsid w:val="00D662C2"/>
    <w:rsid w:val="00D66532"/>
    <w:rsid w:val="00D66882"/>
    <w:rsid w:val="00D6690C"/>
    <w:rsid w:val="00D672E3"/>
    <w:rsid w:val="00D6776E"/>
    <w:rsid w:val="00D67965"/>
    <w:rsid w:val="00D67BAD"/>
    <w:rsid w:val="00D67DC9"/>
    <w:rsid w:val="00D67E65"/>
    <w:rsid w:val="00D67F47"/>
    <w:rsid w:val="00D703A7"/>
    <w:rsid w:val="00D7107A"/>
    <w:rsid w:val="00D71147"/>
    <w:rsid w:val="00D7151C"/>
    <w:rsid w:val="00D71DDC"/>
    <w:rsid w:val="00D71EAE"/>
    <w:rsid w:val="00D721F3"/>
    <w:rsid w:val="00D723E0"/>
    <w:rsid w:val="00D72660"/>
    <w:rsid w:val="00D7287F"/>
    <w:rsid w:val="00D72EE1"/>
    <w:rsid w:val="00D7345E"/>
    <w:rsid w:val="00D7358F"/>
    <w:rsid w:val="00D738B6"/>
    <w:rsid w:val="00D739D3"/>
    <w:rsid w:val="00D73AA3"/>
    <w:rsid w:val="00D73F92"/>
    <w:rsid w:val="00D7408C"/>
    <w:rsid w:val="00D74245"/>
    <w:rsid w:val="00D743BE"/>
    <w:rsid w:val="00D74965"/>
    <w:rsid w:val="00D74B79"/>
    <w:rsid w:val="00D74C37"/>
    <w:rsid w:val="00D74F8A"/>
    <w:rsid w:val="00D75306"/>
    <w:rsid w:val="00D75475"/>
    <w:rsid w:val="00D75519"/>
    <w:rsid w:val="00D75602"/>
    <w:rsid w:val="00D75634"/>
    <w:rsid w:val="00D756E0"/>
    <w:rsid w:val="00D7596A"/>
    <w:rsid w:val="00D761CE"/>
    <w:rsid w:val="00D762E5"/>
    <w:rsid w:val="00D76398"/>
    <w:rsid w:val="00D764EE"/>
    <w:rsid w:val="00D76794"/>
    <w:rsid w:val="00D76C32"/>
    <w:rsid w:val="00D76F06"/>
    <w:rsid w:val="00D772C8"/>
    <w:rsid w:val="00D77374"/>
    <w:rsid w:val="00D778A2"/>
    <w:rsid w:val="00D77E97"/>
    <w:rsid w:val="00D80318"/>
    <w:rsid w:val="00D8046C"/>
    <w:rsid w:val="00D8051F"/>
    <w:rsid w:val="00D80BAE"/>
    <w:rsid w:val="00D810CC"/>
    <w:rsid w:val="00D810EF"/>
    <w:rsid w:val="00D81139"/>
    <w:rsid w:val="00D813D4"/>
    <w:rsid w:val="00D8172F"/>
    <w:rsid w:val="00D81CB7"/>
    <w:rsid w:val="00D82147"/>
    <w:rsid w:val="00D82466"/>
    <w:rsid w:val="00D825AE"/>
    <w:rsid w:val="00D82886"/>
    <w:rsid w:val="00D82A57"/>
    <w:rsid w:val="00D82C45"/>
    <w:rsid w:val="00D83083"/>
    <w:rsid w:val="00D83738"/>
    <w:rsid w:val="00D83749"/>
    <w:rsid w:val="00D83805"/>
    <w:rsid w:val="00D83E1F"/>
    <w:rsid w:val="00D83EF0"/>
    <w:rsid w:val="00D84063"/>
    <w:rsid w:val="00D8513A"/>
    <w:rsid w:val="00D85ACE"/>
    <w:rsid w:val="00D85E8C"/>
    <w:rsid w:val="00D860ED"/>
    <w:rsid w:val="00D86183"/>
    <w:rsid w:val="00D86254"/>
    <w:rsid w:val="00D8644E"/>
    <w:rsid w:val="00D8676F"/>
    <w:rsid w:val="00D867FD"/>
    <w:rsid w:val="00D8730F"/>
    <w:rsid w:val="00D87418"/>
    <w:rsid w:val="00D8793A"/>
    <w:rsid w:val="00D87B0A"/>
    <w:rsid w:val="00D87F2E"/>
    <w:rsid w:val="00D87F4B"/>
    <w:rsid w:val="00D9005C"/>
    <w:rsid w:val="00D9011A"/>
    <w:rsid w:val="00D90377"/>
    <w:rsid w:val="00D905C5"/>
    <w:rsid w:val="00D90C1F"/>
    <w:rsid w:val="00D923E7"/>
    <w:rsid w:val="00D927A0"/>
    <w:rsid w:val="00D92A37"/>
    <w:rsid w:val="00D92B0E"/>
    <w:rsid w:val="00D9385F"/>
    <w:rsid w:val="00D93B7D"/>
    <w:rsid w:val="00D93BD5"/>
    <w:rsid w:val="00D940DA"/>
    <w:rsid w:val="00D940ED"/>
    <w:rsid w:val="00D9536A"/>
    <w:rsid w:val="00D95399"/>
    <w:rsid w:val="00D95533"/>
    <w:rsid w:val="00D95C8C"/>
    <w:rsid w:val="00D95FE2"/>
    <w:rsid w:val="00D96902"/>
    <w:rsid w:val="00D96A6A"/>
    <w:rsid w:val="00D96E66"/>
    <w:rsid w:val="00D96FDD"/>
    <w:rsid w:val="00D972BB"/>
    <w:rsid w:val="00D9732E"/>
    <w:rsid w:val="00D9753B"/>
    <w:rsid w:val="00D97C2E"/>
    <w:rsid w:val="00DA01D1"/>
    <w:rsid w:val="00DA03A5"/>
    <w:rsid w:val="00DA0CA4"/>
    <w:rsid w:val="00DA0FEC"/>
    <w:rsid w:val="00DA181C"/>
    <w:rsid w:val="00DA1935"/>
    <w:rsid w:val="00DA1B23"/>
    <w:rsid w:val="00DA1D6C"/>
    <w:rsid w:val="00DA1DD8"/>
    <w:rsid w:val="00DA1FD8"/>
    <w:rsid w:val="00DA25B2"/>
    <w:rsid w:val="00DA260A"/>
    <w:rsid w:val="00DA34EF"/>
    <w:rsid w:val="00DA356C"/>
    <w:rsid w:val="00DA40AB"/>
    <w:rsid w:val="00DA4140"/>
    <w:rsid w:val="00DA4597"/>
    <w:rsid w:val="00DA47C8"/>
    <w:rsid w:val="00DA4E6D"/>
    <w:rsid w:val="00DA53D9"/>
    <w:rsid w:val="00DA5668"/>
    <w:rsid w:val="00DA5E45"/>
    <w:rsid w:val="00DA622F"/>
    <w:rsid w:val="00DA629F"/>
    <w:rsid w:val="00DA63A5"/>
    <w:rsid w:val="00DA6914"/>
    <w:rsid w:val="00DA6D55"/>
    <w:rsid w:val="00DA6ED5"/>
    <w:rsid w:val="00DA70AA"/>
    <w:rsid w:val="00DB025F"/>
    <w:rsid w:val="00DB0459"/>
    <w:rsid w:val="00DB056D"/>
    <w:rsid w:val="00DB062D"/>
    <w:rsid w:val="00DB066E"/>
    <w:rsid w:val="00DB0834"/>
    <w:rsid w:val="00DB08D9"/>
    <w:rsid w:val="00DB0DEC"/>
    <w:rsid w:val="00DB0E55"/>
    <w:rsid w:val="00DB0FB8"/>
    <w:rsid w:val="00DB13B7"/>
    <w:rsid w:val="00DB15D2"/>
    <w:rsid w:val="00DB15E8"/>
    <w:rsid w:val="00DB1691"/>
    <w:rsid w:val="00DB172C"/>
    <w:rsid w:val="00DB1C87"/>
    <w:rsid w:val="00DB1EB7"/>
    <w:rsid w:val="00DB1F9F"/>
    <w:rsid w:val="00DB2A17"/>
    <w:rsid w:val="00DB2EEA"/>
    <w:rsid w:val="00DB2F47"/>
    <w:rsid w:val="00DB2FAB"/>
    <w:rsid w:val="00DB2FF5"/>
    <w:rsid w:val="00DB359C"/>
    <w:rsid w:val="00DB3896"/>
    <w:rsid w:val="00DB3B39"/>
    <w:rsid w:val="00DB3F91"/>
    <w:rsid w:val="00DB42D8"/>
    <w:rsid w:val="00DB4479"/>
    <w:rsid w:val="00DB47AB"/>
    <w:rsid w:val="00DB49CA"/>
    <w:rsid w:val="00DB4ADC"/>
    <w:rsid w:val="00DB4D47"/>
    <w:rsid w:val="00DB54C8"/>
    <w:rsid w:val="00DB5C05"/>
    <w:rsid w:val="00DB5C31"/>
    <w:rsid w:val="00DB6043"/>
    <w:rsid w:val="00DB628C"/>
    <w:rsid w:val="00DB62E2"/>
    <w:rsid w:val="00DB664F"/>
    <w:rsid w:val="00DB6981"/>
    <w:rsid w:val="00DB6B61"/>
    <w:rsid w:val="00DB6C6C"/>
    <w:rsid w:val="00DB6C7B"/>
    <w:rsid w:val="00DB6EAE"/>
    <w:rsid w:val="00DB7425"/>
    <w:rsid w:val="00DB755A"/>
    <w:rsid w:val="00DB7B13"/>
    <w:rsid w:val="00DB7F4A"/>
    <w:rsid w:val="00DC07A5"/>
    <w:rsid w:val="00DC0AAD"/>
    <w:rsid w:val="00DC0E00"/>
    <w:rsid w:val="00DC1168"/>
    <w:rsid w:val="00DC1456"/>
    <w:rsid w:val="00DC1ADA"/>
    <w:rsid w:val="00DC1B41"/>
    <w:rsid w:val="00DC1DBA"/>
    <w:rsid w:val="00DC22E7"/>
    <w:rsid w:val="00DC23F0"/>
    <w:rsid w:val="00DC2625"/>
    <w:rsid w:val="00DC28AF"/>
    <w:rsid w:val="00DC28C4"/>
    <w:rsid w:val="00DC33E7"/>
    <w:rsid w:val="00DC35E5"/>
    <w:rsid w:val="00DC3A2A"/>
    <w:rsid w:val="00DC3B88"/>
    <w:rsid w:val="00DC3C6E"/>
    <w:rsid w:val="00DC3D69"/>
    <w:rsid w:val="00DC3E9B"/>
    <w:rsid w:val="00DC4013"/>
    <w:rsid w:val="00DC40A5"/>
    <w:rsid w:val="00DC41C6"/>
    <w:rsid w:val="00DC421B"/>
    <w:rsid w:val="00DC46AF"/>
    <w:rsid w:val="00DC48B7"/>
    <w:rsid w:val="00DC48FE"/>
    <w:rsid w:val="00DC4E25"/>
    <w:rsid w:val="00DC4E98"/>
    <w:rsid w:val="00DC506E"/>
    <w:rsid w:val="00DC50BB"/>
    <w:rsid w:val="00DC5248"/>
    <w:rsid w:val="00DC52EB"/>
    <w:rsid w:val="00DC53D6"/>
    <w:rsid w:val="00DC53F5"/>
    <w:rsid w:val="00DC5FC8"/>
    <w:rsid w:val="00DC6119"/>
    <w:rsid w:val="00DC65A6"/>
    <w:rsid w:val="00DC674F"/>
    <w:rsid w:val="00DC711F"/>
    <w:rsid w:val="00DC7450"/>
    <w:rsid w:val="00DC7721"/>
    <w:rsid w:val="00DC786F"/>
    <w:rsid w:val="00DC7B0D"/>
    <w:rsid w:val="00DC7E44"/>
    <w:rsid w:val="00DD089D"/>
    <w:rsid w:val="00DD0927"/>
    <w:rsid w:val="00DD0ABA"/>
    <w:rsid w:val="00DD0CF6"/>
    <w:rsid w:val="00DD1061"/>
    <w:rsid w:val="00DD1208"/>
    <w:rsid w:val="00DD17FC"/>
    <w:rsid w:val="00DD18D2"/>
    <w:rsid w:val="00DD1F29"/>
    <w:rsid w:val="00DD1F40"/>
    <w:rsid w:val="00DD2175"/>
    <w:rsid w:val="00DD2D89"/>
    <w:rsid w:val="00DD2DBB"/>
    <w:rsid w:val="00DD2EBE"/>
    <w:rsid w:val="00DD2EC1"/>
    <w:rsid w:val="00DD2F17"/>
    <w:rsid w:val="00DD31F2"/>
    <w:rsid w:val="00DD3240"/>
    <w:rsid w:val="00DD3C03"/>
    <w:rsid w:val="00DD3C1B"/>
    <w:rsid w:val="00DD3D26"/>
    <w:rsid w:val="00DD3FD9"/>
    <w:rsid w:val="00DD42D5"/>
    <w:rsid w:val="00DD446F"/>
    <w:rsid w:val="00DD45A9"/>
    <w:rsid w:val="00DD4E5E"/>
    <w:rsid w:val="00DD50E9"/>
    <w:rsid w:val="00DD5343"/>
    <w:rsid w:val="00DD5720"/>
    <w:rsid w:val="00DD576C"/>
    <w:rsid w:val="00DD5DA9"/>
    <w:rsid w:val="00DD61FB"/>
    <w:rsid w:val="00DD62C1"/>
    <w:rsid w:val="00DD6695"/>
    <w:rsid w:val="00DD6894"/>
    <w:rsid w:val="00DD6A98"/>
    <w:rsid w:val="00DE02B0"/>
    <w:rsid w:val="00DE0322"/>
    <w:rsid w:val="00DE0A56"/>
    <w:rsid w:val="00DE0B15"/>
    <w:rsid w:val="00DE0F1D"/>
    <w:rsid w:val="00DE1196"/>
    <w:rsid w:val="00DE18ED"/>
    <w:rsid w:val="00DE18FB"/>
    <w:rsid w:val="00DE1A0A"/>
    <w:rsid w:val="00DE1E0C"/>
    <w:rsid w:val="00DE288C"/>
    <w:rsid w:val="00DE2A67"/>
    <w:rsid w:val="00DE2F1A"/>
    <w:rsid w:val="00DE2FF6"/>
    <w:rsid w:val="00DE3972"/>
    <w:rsid w:val="00DE3BE9"/>
    <w:rsid w:val="00DE408C"/>
    <w:rsid w:val="00DE4099"/>
    <w:rsid w:val="00DE4967"/>
    <w:rsid w:val="00DE4A02"/>
    <w:rsid w:val="00DE4BD8"/>
    <w:rsid w:val="00DE4DE3"/>
    <w:rsid w:val="00DE4E6E"/>
    <w:rsid w:val="00DE530E"/>
    <w:rsid w:val="00DE56C9"/>
    <w:rsid w:val="00DE5AE0"/>
    <w:rsid w:val="00DE5B42"/>
    <w:rsid w:val="00DE5F2E"/>
    <w:rsid w:val="00DE5FFF"/>
    <w:rsid w:val="00DE60D8"/>
    <w:rsid w:val="00DE6354"/>
    <w:rsid w:val="00DE6518"/>
    <w:rsid w:val="00DE67F8"/>
    <w:rsid w:val="00DE6A8B"/>
    <w:rsid w:val="00DE70B1"/>
    <w:rsid w:val="00DE7446"/>
    <w:rsid w:val="00DF0723"/>
    <w:rsid w:val="00DF0BD7"/>
    <w:rsid w:val="00DF0FC7"/>
    <w:rsid w:val="00DF1294"/>
    <w:rsid w:val="00DF16DF"/>
    <w:rsid w:val="00DF1852"/>
    <w:rsid w:val="00DF19BE"/>
    <w:rsid w:val="00DF1D08"/>
    <w:rsid w:val="00DF2000"/>
    <w:rsid w:val="00DF21BC"/>
    <w:rsid w:val="00DF22D0"/>
    <w:rsid w:val="00DF22F2"/>
    <w:rsid w:val="00DF24EC"/>
    <w:rsid w:val="00DF2B73"/>
    <w:rsid w:val="00DF3430"/>
    <w:rsid w:val="00DF37C2"/>
    <w:rsid w:val="00DF3B68"/>
    <w:rsid w:val="00DF4658"/>
    <w:rsid w:val="00DF4884"/>
    <w:rsid w:val="00DF4913"/>
    <w:rsid w:val="00DF4B80"/>
    <w:rsid w:val="00DF5073"/>
    <w:rsid w:val="00DF514D"/>
    <w:rsid w:val="00DF51C5"/>
    <w:rsid w:val="00DF5648"/>
    <w:rsid w:val="00DF5D8F"/>
    <w:rsid w:val="00DF6477"/>
    <w:rsid w:val="00DF78ED"/>
    <w:rsid w:val="00DF7D09"/>
    <w:rsid w:val="00E001F7"/>
    <w:rsid w:val="00E01417"/>
    <w:rsid w:val="00E015E5"/>
    <w:rsid w:val="00E01D10"/>
    <w:rsid w:val="00E025E2"/>
    <w:rsid w:val="00E026CC"/>
    <w:rsid w:val="00E02A01"/>
    <w:rsid w:val="00E02BE2"/>
    <w:rsid w:val="00E02EC7"/>
    <w:rsid w:val="00E02FB8"/>
    <w:rsid w:val="00E02FC5"/>
    <w:rsid w:val="00E03947"/>
    <w:rsid w:val="00E03F81"/>
    <w:rsid w:val="00E043AD"/>
    <w:rsid w:val="00E04413"/>
    <w:rsid w:val="00E044A2"/>
    <w:rsid w:val="00E0459F"/>
    <w:rsid w:val="00E048B7"/>
    <w:rsid w:val="00E04AF5"/>
    <w:rsid w:val="00E04CC8"/>
    <w:rsid w:val="00E04F0F"/>
    <w:rsid w:val="00E0503F"/>
    <w:rsid w:val="00E0505F"/>
    <w:rsid w:val="00E05460"/>
    <w:rsid w:val="00E0567C"/>
    <w:rsid w:val="00E056FB"/>
    <w:rsid w:val="00E05927"/>
    <w:rsid w:val="00E0593A"/>
    <w:rsid w:val="00E05AAD"/>
    <w:rsid w:val="00E05C50"/>
    <w:rsid w:val="00E06213"/>
    <w:rsid w:val="00E06245"/>
    <w:rsid w:val="00E067B8"/>
    <w:rsid w:val="00E068B6"/>
    <w:rsid w:val="00E06A33"/>
    <w:rsid w:val="00E06E4B"/>
    <w:rsid w:val="00E06F89"/>
    <w:rsid w:val="00E0703E"/>
    <w:rsid w:val="00E0725E"/>
    <w:rsid w:val="00E07300"/>
    <w:rsid w:val="00E074AE"/>
    <w:rsid w:val="00E076F6"/>
    <w:rsid w:val="00E077BF"/>
    <w:rsid w:val="00E0791C"/>
    <w:rsid w:val="00E0792A"/>
    <w:rsid w:val="00E07BB5"/>
    <w:rsid w:val="00E104A6"/>
    <w:rsid w:val="00E1082C"/>
    <w:rsid w:val="00E108F4"/>
    <w:rsid w:val="00E10944"/>
    <w:rsid w:val="00E11021"/>
    <w:rsid w:val="00E11150"/>
    <w:rsid w:val="00E114F6"/>
    <w:rsid w:val="00E11743"/>
    <w:rsid w:val="00E11BE4"/>
    <w:rsid w:val="00E11E51"/>
    <w:rsid w:val="00E1216A"/>
    <w:rsid w:val="00E126E8"/>
    <w:rsid w:val="00E12A94"/>
    <w:rsid w:val="00E12E2E"/>
    <w:rsid w:val="00E13367"/>
    <w:rsid w:val="00E139DE"/>
    <w:rsid w:val="00E143E5"/>
    <w:rsid w:val="00E1456A"/>
    <w:rsid w:val="00E14C8E"/>
    <w:rsid w:val="00E15208"/>
    <w:rsid w:val="00E1577D"/>
    <w:rsid w:val="00E15CDA"/>
    <w:rsid w:val="00E1612A"/>
    <w:rsid w:val="00E16201"/>
    <w:rsid w:val="00E1632D"/>
    <w:rsid w:val="00E16374"/>
    <w:rsid w:val="00E171D8"/>
    <w:rsid w:val="00E1724E"/>
    <w:rsid w:val="00E17279"/>
    <w:rsid w:val="00E17B97"/>
    <w:rsid w:val="00E20130"/>
    <w:rsid w:val="00E20548"/>
    <w:rsid w:val="00E20EE6"/>
    <w:rsid w:val="00E212A3"/>
    <w:rsid w:val="00E2146B"/>
    <w:rsid w:val="00E22155"/>
    <w:rsid w:val="00E222DF"/>
    <w:rsid w:val="00E22341"/>
    <w:rsid w:val="00E227B5"/>
    <w:rsid w:val="00E229FE"/>
    <w:rsid w:val="00E22CBD"/>
    <w:rsid w:val="00E22E91"/>
    <w:rsid w:val="00E22EB3"/>
    <w:rsid w:val="00E23547"/>
    <w:rsid w:val="00E237B3"/>
    <w:rsid w:val="00E23B61"/>
    <w:rsid w:val="00E242C6"/>
    <w:rsid w:val="00E244A8"/>
    <w:rsid w:val="00E246B8"/>
    <w:rsid w:val="00E24856"/>
    <w:rsid w:val="00E248DC"/>
    <w:rsid w:val="00E24929"/>
    <w:rsid w:val="00E249DE"/>
    <w:rsid w:val="00E24A6A"/>
    <w:rsid w:val="00E24F2F"/>
    <w:rsid w:val="00E25144"/>
    <w:rsid w:val="00E25172"/>
    <w:rsid w:val="00E25429"/>
    <w:rsid w:val="00E256CB"/>
    <w:rsid w:val="00E25A7F"/>
    <w:rsid w:val="00E25B02"/>
    <w:rsid w:val="00E25C44"/>
    <w:rsid w:val="00E25DEF"/>
    <w:rsid w:val="00E264FF"/>
    <w:rsid w:val="00E27104"/>
    <w:rsid w:val="00E2737E"/>
    <w:rsid w:val="00E27696"/>
    <w:rsid w:val="00E27951"/>
    <w:rsid w:val="00E30535"/>
    <w:rsid w:val="00E30922"/>
    <w:rsid w:val="00E30953"/>
    <w:rsid w:val="00E30C9B"/>
    <w:rsid w:val="00E30D46"/>
    <w:rsid w:val="00E31316"/>
    <w:rsid w:val="00E31756"/>
    <w:rsid w:val="00E3198D"/>
    <w:rsid w:val="00E31A71"/>
    <w:rsid w:val="00E31FEE"/>
    <w:rsid w:val="00E320AD"/>
    <w:rsid w:val="00E32330"/>
    <w:rsid w:val="00E32479"/>
    <w:rsid w:val="00E325B9"/>
    <w:rsid w:val="00E32743"/>
    <w:rsid w:val="00E32CF0"/>
    <w:rsid w:val="00E32F8A"/>
    <w:rsid w:val="00E33060"/>
    <w:rsid w:val="00E33178"/>
    <w:rsid w:val="00E3378C"/>
    <w:rsid w:val="00E3381D"/>
    <w:rsid w:val="00E33C0C"/>
    <w:rsid w:val="00E341F5"/>
    <w:rsid w:val="00E3439E"/>
    <w:rsid w:val="00E3498F"/>
    <w:rsid w:val="00E34B7A"/>
    <w:rsid w:val="00E34C02"/>
    <w:rsid w:val="00E34C9B"/>
    <w:rsid w:val="00E3521D"/>
    <w:rsid w:val="00E35438"/>
    <w:rsid w:val="00E35B17"/>
    <w:rsid w:val="00E35BA6"/>
    <w:rsid w:val="00E35D02"/>
    <w:rsid w:val="00E35D8B"/>
    <w:rsid w:val="00E36640"/>
    <w:rsid w:val="00E36CD2"/>
    <w:rsid w:val="00E37098"/>
    <w:rsid w:val="00E371DA"/>
    <w:rsid w:val="00E37655"/>
    <w:rsid w:val="00E37859"/>
    <w:rsid w:val="00E37947"/>
    <w:rsid w:val="00E37B6C"/>
    <w:rsid w:val="00E403E5"/>
    <w:rsid w:val="00E405C9"/>
    <w:rsid w:val="00E407D3"/>
    <w:rsid w:val="00E40A0F"/>
    <w:rsid w:val="00E40A7A"/>
    <w:rsid w:val="00E40B04"/>
    <w:rsid w:val="00E40CD7"/>
    <w:rsid w:val="00E413B3"/>
    <w:rsid w:val="00E4153B"/>
    <w:rsid w:val="00E415EA"/>
    <w:rsid w:val="00E41752"/>
    <w:rsid w:val="00E41A97"/>
    <w:rsid w:val="00E41BF3"/>
    <w:rsid w:val="00E41C8A"/>
    <w:rsid w:val="00E41D63"/>
    <w:rsid w:val="00E4212F"/>
    <w:rsid w:val="00E421CB"/>
    <w:rsid w:val="00E424F0"/>
    <w:rsid w:val="00E4277C"/>
    <w:rsid w:val="00E42D28"/>
    <w:rsid w:val="00E43116"/>
    <w:rsid w:val="00E4383C"/>
    <w:rsid w:val="00E43888"/>
    <w:rsid w:val="00E43B32"/>
    <w:rsid w:val="00E43CFF"/>
    <w:rsid w:val="00E4410C"/>
    <w:rsid w:val="00E44545"/>
    <w:rsid w:val="00E4492D"/>
    <w:rsid w:val="00E44C0B"/>
    <w:rsid w:val="00E44E8E"/>
    <w:rsid w:val="00E4503B"/>
    <w:rsid w:val="00E45185"/>
    <w:rsid w:val="00E45373"/>
    <w:rsid w:val="00E45DE1"/>
    <w:rsid w:val="00E462B1"/>
    <w:rsid w:val="00E464F7"/>
    <w:rsid w:val="00E4666D"/>
    <w:rsid w:val="00E46820"/>
    <w:rsid w:val="00E46A07"/>
    <w:rsid w:val="00E46BDD"/>
    <w:rsid w:val="00E46D32"/>
    <w:rsid w:val="00E470BB"/>
    <w:rsid w:val="00E4717A"/>
    <w:rsid w:val="00E472BD"/>
    <w:rsid w:val="00E473BA"/>
    <w:rsid w:val="00E47669"/>
    <w:rsid w:val="00E477D7"/>
    <w:rsid w:val="00E50102"/>
    <w:rsid w:val="00E5030F"/>
    <w:rsid w:val="00E505E7"/>
    <w:rsid w:val="00E50AA4"/>
    <w:rsid w:val="00E50C95"/>
    <w:rsid w:val="00E50F10"/>
    <w:rsid w:val="00E5146E"/>
    <w:rsid w:val="00E517DA"/>
    <w:rsid w:val="00E517E6"/>
    <w:rsid w:val="00E5182B"/>
    <w:rsid w:val="00E51C47"/>
    <w:rsid w:val="00E51E0B"/>
    <w:rsid w:val="00E51FE2"/>
    <w:rsid w:val="00E52C57"/>
    <w:rsid w:val="00E52C76"/>
    <w:rsid w:val="00E52EC1"/>
    <w:rsid w:val="00E53951"/>
    <w:rsid w:val="00E53995"/>
    <w:rsid w:val="00E5409D"/>
    <w:rsid w:val="00E54623"/>
    <w:rsid w:val="00E5463C"/>
    <w:rsid w:val="00E54662"/>
    <w:rsid w:val="00E5468D"/>
    <w:rsid w:val="00E546CE"/>
    <w:rsid w:val="00E54742"/>
    <w:rsid w:val="00E54F94"/>
    <w:rsid w:val="00E55191"/>
    <w:rsid w:val="00E55220"/>
    <w:rsid w:val="00E557C3"/>
    <w:rsid w:val="00E55A96"/>
    <w:rsid w:val="00E55B08"/>
    <w:rsid w:val="00E55CB2"/>
    <w:rsid w:val="00E5636C"/>
    <w:rsid w:val="00E564B2"/>
    <w:rsid w:val="00E567DD"/>
    <w:rsid w:val="00E5684A"/>
    <w:rsid w:val="00E57134"/>
    <w:rsid w:val="00E57448"/>
    <w:rsid w:val="00E57991"/>
    <w:rsid w:val="00E57A7A"/>
    <w:rsid w:val="00E57B2B"/>
    <w:rsid w:val="00E57B3D"/>
    <w:rsid w:val="00E57F11"/>
    <w:rsid w:val="00E605F3"/>
    <w:rsid w:val="00E60639"/>
    <w:rsid w:val="00E606D1"/>
    <w:rsid w:val="00E60AC3"/>
    <w:rsid w:val="00E60B8B"/>
    <w:rsid w:val="00E60C4D"/>
    <w:rsid w:val="00E611A0"/>
    <w:rsid w:val="00E613FE"/>
    <w:rsid w:val="00E61B9E"/>
    <w:rsid w:val="00E61FF9"/>
    <w:rsid w:val="00E62001"/>
    <w:rsid w:val="00E62082"/>
    <w:rsid w:val="00E62BB8"/>
    <w:rsid w:val="00E62F60"/>
    <w:rsid w:val="00E630B9"/>
    <w:rsid w:val="00E63474"/>
    <w:rsid w:val="00E63B32"/>
    <w:rsid w:val="00E63E26"/>
    <w:rsid w:val="00E63F19"/>
    <w:rsid w:val="00E63F33"/>
    <w:rsid w:val="00E6403E"/>
    <w:rsid w:val="00E641A5"/>
    <w:rsid w:val="00E6427D"/>
    <w:rsid w:val="00E64426"/>
    <w:rsid w:val="00E64476"/>
    <w:rsid w:val="00E648E4"/>
    <w:rsid w:val="00E64B91"/>
    <w:rsid w:val="00E6539D"/>
    <w:rsid w:val="00E658AC"/>
    <w:rsid w:val="00E65912"/>
    <w:rsid w:val="00E65CEB"/>
    <w:rsid w:val="00E66176"/>
    <w:rsid w:val="00E6631A"/>
    <w:rsid w:val="00E66363"/>
    <w:rsid w:val="00E66CD3"/>
    <w:rsid w:val="00E66E3D"/>
    <w:rsid w:val="00E670F7"/>
    <w:rsid w:val="00E67220"/>
    <w:rsid w:val="00E6746E"/>
    <w:rsid w:val="00E67661"/>
    <w:rsid w:val="00E678C1"/>
    <w:rsid w:val="00E67A8F"/>
    <w:rsid w:val="00E67BCE"/>
    <w:rsid w:val="00E67CA2"/>
    <w:rsid w:val="00E67EA5"/>
    <w:rsid w:val="00E67F47"/>
    <w:rsid w:val="00E70048"/>
    <w:rsid w:val="00E70415"/>
    <w:rsid w:val="00E709B2"/>
    <w:rsid w:val="00E70AD7"/>
    <w:rsid w:val="00E70C3A"/>
    <w:rsid w:val="00E70E64"/>
    <w:rsid w:val="00E70F3F"/>
    <w:rsid w:val="00E70FCC"/>
    <w:rsid w:val="00E7101A"/>
    <w:rsid w:val="00E7168B"/>
    <w:rsid w:val="00E717F2"/>
    <w:rsid w:val="00E71AAC"/>
    <w:rsid w:val="00E71CF0"/>
    <w:rsid w:val="00E71D3C"/>
    <w:rsid w:val="00E71D89"/>
    <w:rsid w:val="00E72502"/>
    <w:rsid w:val="00E72542"/>
    <w:rsid w:val="00E725B3"/>
    <w:rsid w:val="00E73000"/>
    <w:rsid w:val="00E73549"/>
    <w:rsid w:val="00E737E6"/>
    <w:rsid w:val="00E73FDB"/>
    <w:rsid w:val="00E74150"/>
    <w:rsid w:val="00E7431F"/>
    <w:rsid w:val="00E74730"/>
    <w:rsid w:val="00E74DB0"/>
    <w:rsid w:val="00E74E22"/>
    <w:rsid w:val="00E752E3"/>
    <w:rsid w:val="00E75497"/>
    <w:rsid w:val="00E7551C"/>
    <w:rsid w:val="00E756FD"/>
    <w:rsid w:val="00E758B8"/>
    <w:rsid w:val="00E75ACC"/>
    <w:rsid w:val="00E75BE7"/>
    <w:rsid w:val="00E76688"/>
    <w:rsid w:val="00E7676E"/>
    <w:rsid w:val="00E7695D"/>
    <w:rsid w:val="00E76F04"/>
    <w:rsid w:val="00E76F96"/>
    <w:rsid w:val="00E77351"/>
    <w:rsid w:val="00E77367"/>
    <w:rsid w:val="00E77435"/>
    <w:rsid w:val="00E77AE7"/>
    <w:rsid w:val="00E77B60"/>
    <w:rsid w:val="00E803C0"/>
    <w:rsid w:val="00E805C4"/>
    <w:rsid w:val="00E80CBF"/>
    <w:rsid w:val="00E80F67"/>
    <w:rsid w:val="00E810AB"/>
    <w:rsid w:val="00E81506"/>
    <w:rsid w:val="00E81B98"/>
    <w:rsid w:val="00E8212D"/>
    <w:rsid w:val="00E82156"/>
    <w:rsid w:val="00E829E8"/>
    <w:rsid w:val="00E82C25"/>
    <w:rsid w:val="00E82F73"/>
    <w:rsid w:val="00E834A5"/>
    <w:rsid w:val="00E83968"/>
    <w:rsid w:val="00E83A2A"/>
    <w:rsid w:val="00E83BF1"/>
    <w:rsid w:val="00E83D5C"/>
    <w:rsid w:val="00E842ED"/>
    <w:rsid w:val="00E845DB"/>
    <w:rsid w:val="00E84D53"/>
    <w:rsid w:val="00E852D0"/>
    <w:rsid w:val="00E85D27"/>
    <w:rsid w:val="00E85D86"/>
    <w:rsid w:val="00E85E16"/>
    <w:rsid w:val="00E86158"/>
    <w:rsid w:val="00E86317"/>
    <w:rsid w:val="00E867D8"/>
    <w:rsid w:val="00E86B61"/>
    <w:rsid w:val="00E870DF"/>
    <w:rsid w:val="00E87166"/>
    <w:rsid w:val="00E87247"/>
    <w:rsid w:val="00E87330"/>
    <w:rsid w:val="00E87674"/>
    <w:rsid w:val="00E87AFF"/>
    <w:rsid w:val="00E87D12"/>
    <w:rsid w:val="00E90933"/>
    <w:rsid w:val="00E90B76"/>
    <w:rsid w:val="00E9177F"/>
    <w:rsid w:val="00E91AB2"/>
    <w:rsid w:val="00E91C53"/>
    <w:rsid w:val="00E91C69"/>
    <w:rsid w:val="00E92072"/>
    <w:rsid w:val="00E92217"/>
    <w:rsid w:val="00E92911"/>
    <w:rsid w:val="00E92B51"/>
    <w:rsid w:val="00E92B64"/>
    <w:rsid w:val="00E92D13"/>
    <w:rsid w:val="00E92DD7"/>
    <w:rsid w:val="00E92FE7"/>
    <w:rsid w:val="00E93215"/>
    <w:rsid w:val="00E93882"/>
    <w:rsid w:val="00E9398D"/>
    <w:rsid w:val="00E93B4D"/>
    <w:rsid w:val="00E9478F"/>
    <w:rsid w:val="00E94FC4"/>
    <w:rsid w:val="00E9507C"/>
    <w:rsid w:val="00E9518B"/>
    <w:rsid w:val="00E9555D"/>
    <w:rsid w:val="00E957AC"/>
    <w:rsid w:val="00E958CE"/>
    <w:rsid w:val="00E96E80"/>
    <w:rsid w:val="00E970F5"/>
    <w:rsid w:val="00E9737E"/>
    <w:rsid w:val="00E97955"/>
    <w:rsid w:val="00EA0A57"/>
    <w:rsid w:val="00EA0D65"/>
    <w:rsid w:val="00EA142D"/>
    <w:rsid w:val="00EA1435"/>
    <w:rsid w:val="00EA14FE"/>
    <w:rsid w:val="00EA17F7"/>
    <w:rsid w:val="00EA189E"/>
    <w:rsid w:val="00EA19EB"/>
    <w:rsid w:val="00EA1A78"/>
    <w:rsid w:val="00EA1A7F"/>
    <w:rsid w:val="00EA1BF8"/>
    <w:rsid w:val="00EA1D28"/>
    <w:rsid w:val="00EA2164"/>
    <w:rsid w:val="00EA22B4"/>
    <w:rsid w:val="00EA23D5"/>
    <w:rsid w:val="00EA27F0"/>
    <w:rsid w:val="00EA290F"/>
    <w:rsid w:val="00EA2D19"/>
    <w:rsid w:val="00EA2F88"/>
    <w:rsid w:val="00EA3309"/>
    <w:rsid w:val="00EA35BB"/>
    <w:rsid w:val="00EA3717"/>
    <w:rsid w:val="00EA3D3D"/>
    <w:rsid w:val="00EA3D99"/>
    <w:rsid w:val="00EA40AB"/>
    <w:rsid w:val="00EA48EC"/>
    <w:rsid w:val="00EA4C3A"/>
    <w:rsid w:val="00EA4E37"/>
    <w:rsid w:val="00EA5374"/>
    <w:rsid w:val="00EA5663"/>
    <w:rsid w:val="00EA5854"/>
    <w:rsid w:val="00EA5DC9"/>
    <w:rsid w:val="00EA61DC"/>
    <w:rsid w:val="00EA6241"/>
    <w:rsid w:val="00EA6345"/>
    <w:rsid w:val="00EA6381"/>
    <w:rsid w:val="00EA669C"/>
    <w:rsid w:val="00EA66E4"/>
    <w:rsid w:val="00EA6BD3"/>
    <w:rsid w:val="00EA6D10"/>
    <w:rsid w:val="00EA6DC8"/>
    <w:rsid w:val="00EA718E"/>
    <w:rsid w:val="00EA7D83"/>
    <w:rsid w:val="00EA7DC1"/>
    <w:rsid w:val="00EB0637"/>
    <w:rsid w:val="00EB0953"/>
    <w:rsid w:val="00EB09EA"/>
    <w:rsid w:val="00EB0DA7"/>
    <w:rsid w:val="00EB0E0E"/>
    <w:rsid w:val="00EB109D"/>
    <w:rsid w:val="00EB153E"/>
    <w:rsid w:val="00EB1788"/>
    <w:rsid w:val="00EB1946"/>
    <w:rsid w:val="00EB1C7F"/>
    <w:rsid w:val="00EB1F64"/>
    <w:rsid w:val="00EB20BF"/>
    <w:rsid w:val="00EB236D"/>
    <w:rsid w:val="00EB26CC"/>
    <w:rsid w:val="00EB2B8E"/>
    <w:rsid w:val="00EB2D46"/>
    <w:rsid w:val="00EB3103"/>
    <w:rsid w:val="00EB326F"/>
    <w:rsid w:val="00EB3853"/>
    <w:rsid w:val="00EB39D1"/>
    <w:rsid w:val="00EB3BA5"/>
    <w:rsid w:val="00EB4C3D"/>
    <w:rsid w:val="00EB54B8"/>
    <w:rsid w:val="00EB55D0"/>
    <w:rsid w:val="00EB566F"/>
    <w:rsid w:val="00EB61EE"/>
    <w:rsid w:val="00EB62B8"/>
    <w:rsid w:val="00EB655D"/>
    <w:rsid w:val="00EB65D5"/>
    <w:rsid w:val="00EB673E"/>
    <w:rsid w:val="00EB6A3C"/>
    <w:rsid w:val="00EB6A88"/>
    <w:rsid w:val="00EB6EAE"/>
    <w:rsid w:val="00EB6F92"/>
    <w:rsid w:val="00EB706B"/>
    <w:rsid w:val="00EB77FB"/>
    <w:rsid w:val="00EB7A61"/>
    <w:rsid w:val="00EB7C5E"/>
    <w:rsid w:val="00EB7DC8"/>
    <w:rsid w:val="00EB7ED5"/>
    <w:rsid w:val="00EC025E"/>
    <w:rsid w:val="00EC04D3"/>
    <w:rsid w:val="00EC057D"/>
    <w:rsid w:val="00EC05CC"/>
    <w:rsid w:val="00EC0CEC"/>
    <w:rsid w:val="00EC1759"/>
    <w:rsid w:val="00EC17CE"/>
    <w:rsid w:val="00EC1A4D"/>
    <w:rsid w:val="00EC1AF9"/>
    <w:rsid w:val="00EC1C21"/>
    <w:rsid w:val="00EC2563"/>
    <w:rsid w:val="00EC25C9"/>
    <w:rsid w:val="00EC276A"/>
    <w:rsid w:val="00EC2D26"/>
    <w:rsid w:val="00EC2D5E"/>
    <w:rsid w:val="00EC2F98"/>
    <w:rsid w:val="00EC30CC"/>
    <w:rsid w:val="00EC3841"/>
    <w:rsid w:val="00EC4A81"/>
    <w:rsid w:val="00EC505B"/>
    <w:rsid w:val="00EC52F3"/>
    <w:rsid w:val="00EC60AC"/>
    <w:rsid w:val="00EC6588"/>
    <w:rsid w:val="00EC6F2B"/>
    <w:rsid w:val="00EC7044"/>
    <w:rsid w:val="00EC7398"/>
    <w:rsid w:val="00EC7A82"/>
    <w:rsid w:val="00EC7ABD"/>
    <w:rsid w:val="00EC7DD1"/>
    <w:rsid w:val="00EC7EF6"/>
    <w:rsid w:val="00EC7F19"/>
    <w:rsid w:val="00ED034B"/>
    <w:rsid w:val="00ED0400"/>
    <w:rsid w:val="00ED0507"/>
    <w:rsid w:val="00ED12F3"/>
    <w:rsid w:val="00ED166F"/>
    <w:rsid w:val="00ED1DAD"/>
    <w:rsid w:val="00ED1E71"/>
    <w:rsid w:val="00ED1FD8"/>
    <w:rsid w:val="00ED2063"/>
    <w:rsid w:val="00ED20F6"/>
    <w:rsid w:val="00ED2158"/>
    <w:rsid w:val="00ED244C"/>
    <w:rsid w:val="00ED2684"/>
    <w:rsid w:val="00ED2A40"/>
    <w:rsid w:val="00ED2D36"/>
    <w:rsid w:val="00ED30B0"/>
    <w:rsid w:val="00ED32F0"/>
    <w:rsid w:val="00ED3988"/>
    <w:rsid w:val="00ED3A0D"/>
    <w:rsid w:val="00ED4379"/>
    <w:rsid w:val="00ED446A"/>
    <w:rsid w:val="00ED47DE"/>
    <w:rsid w:val="00ED49D9"/>
    <w:rsid w:val="00ED4C17"/>
    <w:rsid w:val="00ED4E87"/>
    <w:rsid w:val="00ED4F88"/>
    <w:rsid w:val="00ED55B0"/>
    <w:rsid w:val="00ED5788"/>
    <w:rsid w:val="00ED5C13"/>
    <w:rsid w:val="00ED618C"/>
    <w:rsid w:val="00ED6BAB"/>
    <w:rsid w:val="00ED736E"/>
    <w:rsid w:val="00ED74F6"/>
    <w:rsid w:val="00ED77F6"/>
    <w:rsid w:val="00ED794F"/>
    <w:rsid w:val="00ED7A9B"/>
    <w:rsid w:val="00EE0619"/>
    <w:rsid w:val="00EE06D5"/>
    <w:rsid w:val="00EE0A31"/>
    <w:rsid w:val="00EE10D4"/>
    <w:rsid w:val="00EE134E"/>
    <w:rsid w:val="00EE13C6"/>
    <w:rsid w:val="00EE147D"/>
    <w:rsid w:val="00EE1C10"/>
    <w:rsid w:val="00EE2210"/>
    <w:rsid w:val="00EE2253"/>
    <w:rsid w:val="00EE25F4"/>
    <w:rsid w:val="00EE2931"/>
    <w:rsid w:val="00EE3194"/>
    <w:rsid w:val="00EE325C"/>
    <w:rsid w:val="00EE33FD"/>
    <w:rsid w:val="00EE3492"/>
    <w:rsid w:val="00EE37A7"/>
    <w:rsid w:val="00EE39FB"/>
    <w:rsid w:val="00EE3BD9"/>
    <w:rsid w:val="00EE3E2B"/>
    <w:rsid w:val="00EE3F2E"/>
    <w:rsid w:val="00EE4182"/>
    <w:rsid w:val="00EE4648"/>
    <w:rsid w:val="00EE480F"/>
    <w:rsid w:val="00EE48A7"/>
    <w:rsid w:val="00EE4BFF"/>
    <w:rsid w:val="00EE4DB3"/>
    <w:rsid w:val="00EE4DF4"/>
    <w:rsid w:val="00EE544F"/>
    <w:rsid w:val="00EE5952"/>
    <w:rsid w:val="00EE5C86"/>
    <w:rsid w:val="00EE5E65"/>
    <w:rsid w:val="00EE6AEB"/>
    <w:rsid w:val="00EE6B02"/>
    <w:rsid w:val="00EE6C1B"/>
    <w:rsid w:val="00EE6C8B"/>
    <w:rsid w:val="00EE70A7"/>
    <w:rsid w:val="00EE7164"/>
    <w:rsid w:val="00EE721E"/>
    <w:rsid w:val="00EE7354"/>
    <w:rsid w:val="00EE759B"/>
    <w:rsid w:val="00EE76A3"/>
    <w:rsid w:val="00EF03B3"/>
    <w:rsid w:val="00EF03D1"/>
    <w:rsid w:val="00EF0679"/>
    <w:rsid w:val="00EF074F"/>
    <w:rsid w:val="00EF078B"/>
    <w:rsid w:val="00EF0AEB"/>
    <w:rsid w:val="00EF0C4A"/>
    <w:rsid w:val="00EF124A"/>
    <w:rsid w:val="00EF1419"/>
    <w:rsid w:val="00EF18B7"/>
    <w:rsid w:val="00EF1A03"/>
    <w:rsid w:val="00EF1DEA"/>
    <w:rsid w:val="00EF2030"/>
    <w:rsid w:val="00EF2296"/>
    <w:rsid w:val="00EF2405"/>
    <w:rsid w:val="00EF2444"/>
    <w:rsid w:val="00EF26C4"/>
    <w:rsid w:val="00EF26D0"/>
    <w:rsid w:val="00EF2964"/>
    <w:rsid w:val="00EF2CFD"/>
    <w:rsid w:val="00EF2E84"/>
    <w:rsid w:val="00EF2E94"/>
    <w:rsid w:val="00EF2FCA"/>
    <w:rsid w:val="00EF31C8"/>
    <w:rsid w:val="00EF3BC4"/>
    <w:rsid w:val="00EF3F6E"/>
    <w:rsid w:val="00EF417C"/>
    <w:rsid w:val="00EF4529"/>
    <w:rsid w:val="00EF47A0"/>
    <w:rsid w:val="00EF4C29"/>
    <w:rsid w:val="00EF5372"/>
    <w:rsid w:val="00EF5B17"/>
    <w:rsid w:val="00EF699B"/>
    <w:rsid w:val="00EF71BE"/>
    <w:rsid w:val="00EF744B"/>
    <w:rsid w:val="00EF7678"/>
    <w:rsid w:val="00EF7716"/>
    <w:rsid w:val="00EF7999"/>
    <w:rsid w:val="00EF7B13"/>
    <w:rsid w:val="00EF7C1B"/>
    <w:rsid w:val="00EF7F6C"/>
    <w:rsid w:val="00F0052C"/>
    <w:rsid w:val="00F008B2"/>
    <w:rsid w:val="00F0090F"/>
    <w:rsid w:val="00F009A2"/>
    <w:rsid w:val="00F00B82"/>
    <w:rsid w:val="00F00DAC"/>
    <w:rsid w:val="00F0146C"/>
    <w:rsid w:val="00F01533"/>
    <w:rsid w:val="00F01952"/>
    <w:rsid w:val="00F023BD"/>
    <w:rsid w:val="00F03124"/>
    <w:rsid w:val="00F03648"/>
    <w:rsid w:val="00F03A46"/>
    <w:rsid w:val="00F04104"/>
    <w:rsid w:val="00F04143"/>
    <w:rsid w:val="00F044DB"/>
    <w:rsid w:val="00F049B4"/>
    <w:rsid w:val="00F049D5"/>
    <w:rsid w:val="00F057B1"/>
    <w:rsid w:val="00F05977"/>
    <w:rsid w:val="00F05C18"/>
    <w:rsid w:val="00F05DA2"/>
    <w:rsid w:val="00F0610E"/>
    <w:rsid w:val="00F0615F"/>
    <w:rsid w:val="00F06807"/>
    <w:rsid w:val="00F06878"/>
    <w:rsid w:val="00F06DE7"/>
    <w:rsid w:val="00F06DE8"/>
    <w:rsid w:val="00F06ED4"/>
    <w:rsid w:val="00F06ED8"/>
    <w:rsid w:val="00F0797E"/>
    <w:rsid w:val="00F07B38"/>
    <w:rsid w:val="00F07CC4"/>
    <w:rsid w:val="00F07FBF"/>
    <w:rsid w:val="00F10381"/>
    <w:rsid w:val="00F10540"/>
    <w:rsid w:val="00F10C78"/>
    <w:rsid w:val="00F10E53"/>
    <w:rsid w:val="00F113CB"/>
    <w:rsid w:val="00F11904"/>
    <w:rsid w:val="00F11BEA"/>
    <w:rsid w:val="00F11D36"/>
    <w:rsid w:val="00F11D6F"/>
    <w:rsid w:val="00F11EB8"/>
    <w:rsid w:val="00F12782"/>
    <w:rsid w:val="00F12AD1"/>
    <w:rsid w:val="00F12EB0"/>
    <w:rsid w:val="00F140B1"/>
    <w:rsid w:val="00F141C1"/>
    <w:rsid w:val="00F1440D"/>
    <w:rsid w:val="00F1473B"/>
    <w:rsid w:val="00F14D4D"/>
    <w:rsid w:val="00F14DDF"/>
    <w:rsid w:val="00F14EA7"/>
    <w:rsid w:val="00F14FE3"/>
    <w:rsid w:val="00F16094"/>
    <w:rsid w:val="00F165F3"/>
    <w:rsid w:val="00F16DEC"/>
    <w:rsid w:val="00F16F09"/>
    <w:rsid w:val="00F17234"/>
    <w:rsid w:val="00F1730D"/>
    <w:rsid w:val="00F17374"/>
    <w:rsid w:val="00F17402"/>
    <w:rsid w:val="00F174DD"/>
    <w:rsid w:val="00F1765A"/>
    <w:rsid w:val="00F1767C"/>
    <w:rsid w:val="00F17682"/>
    <w:rsid w:val="00F17906"/>
    <w:rsid w:val="00F20252"/>
    <w:rsid w:val="00F2033E"/>
    <w:rsid w:val="00F2075C"/>
    <w:rsid w:val="00F209E0"/>
    <w:rsid w:val="00F20D6C"/>
    <w:rsid w:val="00F20E19"/>
    <w:rsid w:val="00F21188"/>
    <w:rsid w:val="00F21438"/>
    <w:rsid w:val="00F2196A"/>
    <w:rsid w:val="00F21D23"/>
    <w:rsid w:val="00F22137"/>
    <w:rsid w:val="00F22E17"/>
    <w:rsid w:val="00F22ED5"/>
    <w:rsid w:val="00F23990"/>
    <w:rsid w:val="00F23B9A"/>
    <w:rsid w:val="00F242E4"/>
    <w:rsid w:val="00F24960"/>
    <w:rsid w:val="00F24CE6"/>
    <w:rsid w:val="00F24D47"/>
    <w:rsid w:val="00F25137"/>
    <w:rsid w:val="00F252D0"/>
    <w:rsid w:val="00F25752"/>
    <w:rsid w:val="00F25C31"/>
    <w:rsid w:val="00F25DC3"/>
    <w:rsid w:val="00F2619A"/>
    <w:rsid w:val="00F261C0"/>
    <w:rsid w:val="00F261EB"/>
    <w:rsid w:val="00F264FD"/>
    <w:rsid w:val="00F2679D"/>
    <w:rsid w:val="00F267F3"/>
    <w:rsid w:val="00F268A1"/>
    <w:rsid w:val="00F26B19"/>
    <w:rsid w:val="00F26C74"/>
    <w:rsid w:val="00F26F5F"/>
    <w:rsid w:val="00F27005"/>
    <w:rsid w:val="00F276E4"/>
    <w:rsid w:val="00F278AA"/>
    <w:rsid w:val="00F27956"/>
    <w:rsid w:val="00F279C8"/>
    <w:rsid w:val="00F27AE2"/>
    <w:rsid w:val="00F27F0C"/>
    <w:rsid w:val="00F27F5F"/>
    <w:rsid w:val="00F30155"/>
    <w:rsid w:val="00F301A9"/>
    <w:rsid w:val="00F30477"/>
    <w:rsid w:val="00F30A61"/>
    <w:rsid w:val="00F30F12"/>
    <w:rsid w:val="00F30F1C"/>
    <w:rsid w:val="00F30FF6"/>
    <w:rsid w:val="00F31433"/>
    <w:rsid w:val="00F315C2"/>
    <w:rsid w:val="00F31989"/>
    <w:rsid w:val="00F319F0"/>
    <w:rsid w:val="00F31CF5"/>
    <w:rsid w:val="00F31E06"/>
    <w:rsid w:val="00F32583"/>
    <w:rsid w:val="00F32598"/>
    <w:rsid w:val="00F32A45"/>
    <w:rsid w:val="00F32A84"/>
    <w:rsid w:val="00F33028"/>
    <w:rsid w:val="00F3336F"/>
    <w:rsid w:val="00F33B97"/>
    <w:rsid w:val="00F34303"/>
    <w:rsid w:val="00F34935"/>
    <w:rsid w:val="00F34CA5"/>
    <w:rsid w:val="00F34E32"/>
    <w:rsid w:val="00F35160"/>
    <w:rsid w:val="00F351B9"/>
    <w:rsid w:val="00F355A3"/>
    <w:rsid w:val="00F35DEB"/>
    <w:rsid w:val="00F36746"/>
    <w:rsid w:val="00F36781"/>
    <w:rsid w:val="00F3686E"/>
    <w:rsid w:val="00F36A4D"/>
    <w:rsid w:val="00F374AF"/>
    <w:rsid w:val="00F37AA0"/>
    <w:rsid w:val="00F37EFF"/>
    <w:rsid w:val="00F40CA5"/>
    <w:rsid w:val="00F40DF2"/>
    <w:rsid w:val="00F411FC"/>
    <w:rsid w:val="00F41AEB"/>
    <w:rsid w:val="00F41DC8"/>
    <w:rsid w:val="00F41EE3"/>
    <w:rsid w:val="00F42480"/>
    <w:rsid w:val="00F424A1"/>
    <w:rsid w:val="00F424D2"/>
    <w:rsid w:val="00F4265E"/>
    <w:rsid w:val="00F429EE"/>
    <w:rsid w:val="00F42A21"/>
    <w:rsid w:val="00F42C28"/>
    <w:rsid w:val="00F42CE6"/>
    <w:rsid w:val="00F42F0B"/>
    <w:rsid w:val="00F43DC7"/>
    <w:rsid w:val="00F44332"/>
    <w:rsid w:val="00F4488D"/>
    <w:rsid w:val="00F44A14"/>
    <w:rsid w:val="00F44A81"/>
    <w:rsid w:val="00F44AE2"/>
    <w:rsid w:val="00F44BD1"/>
    <w:rsid w:val="00F44CE3"/>
    <w:rsid w:val="00F44DCD"/>
    <w:rsid w:val="00F4513E"/>
    <w:rsid w:val="00F45223"/>
    <w:rsid w:val="00F4569F"/>
    <w:rsid w:val="00F45949"/>
    <w:rsid w:val="00F45C03"/>
    <w:rsid w:val="00F4650A"/>
    <w:rsid w:val="00F46B0E"/>
    <w:rsid w:val="00F46F2A"/>
    <w:rsid w:val="00F47060"/>
    <w:rsid w:val="00F477C6"/>
    <w:rsid w:val="00F478D6"/>
    <w:rsid w:val="00F4793A"/>
    <w:rsid w:val="00F47A19"/>
    <w:rsid w:val="00F47A84"/>
    <w:rsid w:val="00F50162"/>
    <w:rsid w:val="00F5092F"/>
    <w:rsid w:val="00F50A8C"/>
    <w:rsid w:val="00F50B13"/>
    <w:rsid w:val="00F517C1"/>
    <w:rsid w:val="00F51A69"/>
    <w:rsid w:val="00F51B4C"/>
    <w:rsid w:val="00F51F1C"/>
    <w:rsid w:val="00F51F70"/>
    <w:rsid w:val="00F521F7"/>
    <w:rsid w:val="00F523BD"/>
    <w:rsid w:val="00F52662"/>
    <w:rsid w:val="00F527B6"/>
    <w:rsid w:val="00F52B3B"/>
    <w:rsid w:val="00F52B9E"/>
    <w:rsid w:val="00F5322B"/>
    <w:rsid w:val="00F53299"/>
    <w:rsid w:val="00F5428A"/>
    <w:rsid w:val="00F542B1"/>
    <w:rsid w:val="00F54867"/>
    <w:rsid w:val="00F54BD8"/>
    <w:rsid w:val="00F54E3E"/>
    <w:rsid w:val="00F54E52"/>
    <w:rsid w:val="00F551BD"/>
    <w:rsid w:val="00F5565D"/>
    <w:rsid w:val="00F5631E"/>
    <w:rsid w:val="00F565D4"/>
    <w:rsid w:val="00F566AA"/>
    <w:rsid w:val="00F56B8E"/>
    <w:rsid w:val="00F56EB0"/>
    <w:rsid w:val="00F56F6B"/>
    <w:rsid w:val="00F570F2"/>
    <w:rsid w:val="00F574F0"/>
    <w:rsid w:val="00F5766B"/>
    <w:rsid w:val="00F5767F"/>
    <w:rsid w:val="00F57788"/>
    <w:rsid w:val="00F579D9"/>
    <w:rsid w:val="00F57B26"/>
    <w:rsid w:val="00F57C4E"/>
    <w:rsid w:val="00F57D0A"/>
    <w:rsid w:val="00F57D97"/>
    <w:rsid w:val="00F60232"/>
    <w:rsid w:val="00F6034B"/>
    <w:rsid w:val="00F60571"/>
    <w:rsid w:val="00F605F4"/>
    <w:rsid w:val="00F606F8"/>
    <w:rsid w:val="00F607F8"/>
    <w:rsid w:val="00F6080C"/>
    <w:rsid w:val="00F60C80"/>
    <w:rsid w:val="00F60E64"/>
    <w:rsid w:val="00F61137"/>
    <w:rsid w:val="00F61ED9"/>
    <w:rsid w:val="00F62049"/>
    <w:rsid w:val="00F62AA2"/>
    <w:rsid w:val="00F62E3B"/>
    <w:rsid w:val="00F62ED5"/>
    <w:rsid w:val="00F63657"/>
    <w:rsid w:val="00F6367D"/>
    <w:rsid w:val="00F63A10"/>
    <w:rsid w:val="00F63FDE"/>
    <w:rsid w:val="00F640C7"/>
    <w:rsid w:val="00F640CF"/>
    <w:rsid w:val="00F64490"/>
    <w:rsid w:val="00F646D2"/>
    <w:rsid w:val="00F64986"/>
    <w:rsid w:val="00F649EA"/>
    <w:rsid w:val="00F64B41"/>
    <w:rsid w:val="00F64BAE"/>
    <w:rsid w:val="00F6548D"/>
    <w:rsid w:val="00F65501"/>
    <w:rsid w:val="00F65688"/>
    <w:rsid w:val="00F6571C"/>
    <w:rsid w:val="00F65917"/>
    <w:rsid w:val="00F65A85"/>
    <w:rsid w:val="00F66227"/>
    <w:rsid w:val="00F6631E"/>
    <w:rsid w:val="00F66846"/>
    <w:rsid w:val="00F66E18"/>
    <w:rsid w:val="00F66EDC"/>
    <w:rsid w:val="00F6747E"/>
    <w:rsid w:val="00F67501"/>
    <w:rsid w:val="00F675E8"/>
    <w:rsid w:val="00F67926"/>
    <w:rsid w:val="00F67D62"/>
    <w:rsid w:val="00F70978"/>
    <w:rsid w:val="00F70EA4"/>
    <w:rsid w:val="00F70EB1"/>
    <w:rsid w:val="00F70F20"/>
    <w:rsid w:val="00F71002"/>
    <w:rsid w:val="00F71090"/>
    <w:rsid w:val="00F7151A"/>
    <w:rsid w:val="00F71A3B"/>
    <w:rsid w:val="00F7201B"/>
    <w:rsid w:val="00F72142"/>
    <w:rsid w:val="00F72195"/>
    <w:rsid w:val="00F721FD"/>
    <w:rsid w:val="00F72396"/>
    <w:rsid w:val="00F72A6D"/>
    <w:rsid w:val="00F72B39"/>
    <w:rsid w:val="00F72E56"/>
    <w:rsid w:val="00F735A0"/>
    <w:rsid w:val="00F737BA"/>
    <w:rsid w:val="00F739FA"/>
    <w:rsid w:val="00F73C0B"/>
    <w:rsid w:val="00F73C77"/>
    <w:rsid w:val="00F73ED5"/>
    <w:rsid w:val="00F73F1D"/>
    <w:rsid w:val="00F74CBC"/>
    <w:rsid w:val="00F74CEB"/>
    <w:rsid w:val="00F74F90"/>
    <w:rsid w:val="00F750CB"/>
    <w:rsid w:val="00F75176"/>
    <w:rsid w:val="00F7526A"/>
    <w:rsid w:val="00F75685"/>
    <w:rsid w:val="00F75AB0"/>
    <w:rsid w:val="00F761D4"/>
    <w:rsid w:val="00F76241"/>
    <w:rsid w:val="00F765FB"/>
    <w:rsid w:val="00F7665E"/>
    <w:rsid w:val="00F767C0"/>
    <w:rsid w:val="00F76B56"/>
    <w:rsid w:val="00F7707C"/>
    <w:rsid w:val="00F771F5"/>
    <w:rsid w:val="00F77724"/>
    <w:rsid w:val="00F77ADC"/>
    <w:rsid w:val="00F77E31"/>
    <w:rsid w:val="00F801D7"/>
    <w:rsid w:val="00F80488"/>
    <w:rsid w:val="00F80994"/>
    <w:rsid w:val="00F80C5C"/>
    <w:rsid w:val="00F8115F"/>
    <w:rsid w:val="00F811F4"/>
    <w:rsid w:val="00F814C8"/>
    <w:rsid w:val="00F81D37"/>
    <w:rsid w:val="00F81F11"/>
    <w:rsid w:val="00F8261D"/>
    <w:rsid w:val="00F8287B"/>
    <w:rsid w:val="00F8295D"/>
    <w:rsid w:val="00F82A47"/>
    <w:rsid w:val="00F83003"/>
    <w:rsid w:val="00F83630"/>
    <w:rsid w:val="00F8370D"/>
    <w:rsid w:val="00F8393E"/>
    <w:rsid w:val="00F84565"/>
    <w:rsid w:val="00F8479A"/>
    <w:rsid w:val="00F848B6"/>
    <w:rsid w:val="00F849FC"/>
    <w:rsid w:val="00F84FDE"/>
    <w:rsid w:val="00F85155"/>
    <w:rsid w:val="00F85564"/>
    <w:rsid w:val="00F85B18"/>
    <w:rsid w:val="00F85B2B"/>
    <w:rsid w:val="00F85DEF"/>
    <w:rsid w:val="00F863C7"/>
    <w:rsid w:val="00F868FE"/>
    <w:rsid w:val="00F86A74"/>
    <w:rsid w:val="00F86D48"/>
    <w:rsid w:val="00F8739D"/>
    <w:rsid w:val="00F879F1"/>
    <w:rsid w:val="00F87F77"/>
    <w:rsid w:val="00F900B5"/>
    <w:rsid w:val="00F90172"/>
    <w:rsid w:val="00F905A9"/>
    <w:rsid w:val="00F906CB"/>
    <w:rsid w:val="00F90732"/>
    <w:rsid w:val="00F90AC6"/>
    <w:rsid w:val="00F9108E"/>
    <w:rsid w:val="00F917A0"/>
    <w:rsid w:val="00F91C53"/>
    <w:rsid w:val="00F92014"/>
    <w:rsid w:val="00F92395"/>
    <w:rsid w:val="00F92652"/>
    <w:rsid w:val="00F92F69"/>
    <w:rsid w:val="00F939E9"/>
    <w:rsid w:val="00F9416B"/>
    <w:rsid w:val="00F94558"/>
    <w:rsid w:val="00F95062"/>
    <w:rsid w:val="00F95109"/>
    <w:rsid w:val="00F960E0"/>
    <w:rsid w:val="00F964E8"/>
    <w:rsid w:val="00F967FF"/>
    <w:rsid w:val="00F9691D"/>
    <w:rsid w:val="00F96A7B"/>
    <w:rsid w:val="00F971A3"/>
    <w:rsid w:val="00F973CA"/>
    <w:rsid w:val="00F976F5"/>
    <w:rsid w:val="00FA000C"/>
    <w:rsid w:val="00FA0035"/>
    <w:rsid w:val="00FA0569"/>
    <w:rsid w:val="00FA0664"/>
    <w:rsid w:val="00FA06C3"/>
    <w:rsid w:val="00FA0A7E"/>
    <w:rsid w:val="00FA0B34"/>
    <w:rsid w:val="00FA15D0"/>
    <w:rsid w:val="00FA1604"/>
    <w:rsid w:val="00FA1C53"/>
    <w:rsid w:val="00FA1E11"/>
    <w:rsid w:val="00FA1E7E"/>
    <w:rsid w:val="00FA1FF4"/>
    <w:rsid w:val="00FA2643"/>
    <w:rsid w:val="00FA34C6"/>
    <w:rsid w:val="00FA3667"/>
    <w:rsid w:val="00FA39BD"/>
    <w:rsid w:val="00FA3CC9"/>
    <w:rsid w:val="00FA3D95"/>
    <w:rsid w:val="00FA3D9F"/>
    <w:rsid w:val="00FA4B51"/>
    <w:rsid w:val="00FA4ED4"/>
    <w:rsid w:val="00FA5284"/>
    <w:rsid w:val="00FA5F1B"/>
    <w:rsid w:val="00FA6089"/>
    <w:rsid w:val="00FA6159"/>
    <w:rsid w:val="00FA6875"/>
    <w:rsid w:val="00FA6CBE"/>
    <w:rsid w:val="00FA6FA4"/>
    <w:rsid w:val="00FA73A8"/>
    <w:rsid w:val="00FA7674"/>
    <w:rsid w:val="00FB047A"/>
    <w:rsid w:val="00FB0592"/>
    <w:rsid w:val="00FB075F"/>
    <w:rsid w:val="00FB0A83"/>
    <w:rsid w:val="00FB0B0B"/>
    <w:rsid w:val="00FB0D67"/>
    <w:rsid w:val="00FB0FD5"/>
    <w:rsid w:val="00FB11FA"/>
    <w:rsid w:val="00FB16C0"/>
    <w:rsid w:val="00FB182C"/>
    <w:rsid w:val="00FB20BF"/>
    <w:rsid w:val="00FB20EE"/>
    <w:rsid w:val="00FB2189"/>
    <w:rsid w:val="00FB21CD"/>
    <w:rsid w:val="00FB2514"/>
    <w:rsid w:val="00FB25BF"/>
    <w:rsid w:val="00FB2DC3"/>
    <w:rsid w:val="00FB3012"/>
    <w:rsid w:val="00FB31EE"/>
    <w:rsid w:val="00FB35BA"/>
    <w:rsid w:val="00FB3A0E"/>
    <w:rsid w:val="00FB3A94"/>
    <w:rsid w:val="00FB3C51"/>
    <w:rsid w:val="00FB3E02"/>
    <w:rsid w:val="00FB3E2A"/>
    <w:rsid w:val="00FB3E7E"/>
    <w:rsid w:val="00FB3F1B"/>
    <w:rsid w:val="00FB4058"/>
    <w:rsid w:val="00FB4A6E"/>
    <w:rsid w:val="00FB5035"/>
    <w:rsid w:val="00FB54BB"/>
    <w:rsid w:val="00FB584F"/>
    <w:rsid w:val="00FB59A9"/>
    <w:rsid w:val="00FB5C9A"/>
    <w:rsid w:val="00FB5D34"/>
    <w:rsid w:val="00FB6B67"/>
    <w:rsid w:val="00FB6D84"/>
    <w:rsid w:val="00FB6DFF"/>
    <w:rsid w:val="00FB708B"/>
    <w:rsid w:val="00FB70AA"/>
    <w:rsid w:val="00FB70D2"/>
    <w:rsid w:val="00FB765F"/>
    <w:rsid w:val="00FB780C"/>
    <w:rsid w:val="00FB781B"/>
    <w:rsid w:val="00FB7A4B"/>
    <w:rsid w:val="00FB7E28"/>
    <w:rsid w:val="00FC0134"/>
    <w:rsid w:val="00FC025C"/>
    <w:rsid w:val="00FC026F"/>
    <w:rsid w:val="00FC02BE"/>
    <w:rsid w:val="00FC032C"/>
    <w:rsid w:val="00FC072C"/>
    <w:rsid w:val="00FC0747"/>
    <w:rsid w:val="00FC07CB"/>
    <w:rsid w:val="00FC0AC3"/>
    <w:rsid w:val="00FC0AF0"/>
    <w:rsid w:val="00FC10FD"/>
    <w:rsid w:val="00FC2315"/>
    <w:rsid w:val="00FC2926"/>
    <w:rsid w:val="00FC2CC1"/>
    <w:rsid w:val="00FC2E73"/>
    <w:rsid w:val="00FC2F19"/>
    <w:rsid w:val="00FC32F6"/>
    <w:rsid w:val="00FC354E"/>
    <w:rsid w:val="00FC3A34"/>
    <w:rsid w:val="00FC3EFF"/>
    <w:rsid w:val="00FC421A"/>
    <w:rsid w:val="00FC460C"/>
    <w:rsid w:val="00FC4859"/>
    <w:rsid w:val="00FC4917"/>
    <w:rsid w:val="00FC49F6"/>
    <w:rsid w:val="00FC4A66"/>
    <w:rsid w:val="00FC4CBA"/>
    <w:rsid w:val="00FC4EED"/>
    <w:rsid w:val="00FC57E1"/>
    <w:rsid w:val="00FC5AE8"/>
    <w:rsid w:val="00FC6321"/>
    <w:rsid w:val="00FC663B"/>
    <w:rsid w:val="00FC6C19"/>
    <w:rsid w:val="00FC6D71"/>
    <w:rsid w:val="00FC703A"/>
    <w:rsid w:val="00FC710E"/>
    <w:rsid w:val="00FC746C"/>
    <w:rsid w:val="00FC7ECC"/>
    <w:rsid w:val="00FD0059"/>
    <w:rsid w:val="00FD05D6"/>
    <w:rsid w:val="00FD0687"/>
    <w:rsid w:val="00FD06CC"/>
    <w:rsid w:val="00FD085A"/>
    <w:rsid w:val="00FD0AE7"/>
    <w:rsid w:val="00FD0CC2"/>
    <w:rsid w:val="00FD0F8E"/>
    <w:rsid w:val="00FD1085"/>
    <w:rsid w:val="00FD1243"/>
    <w:rsid w:val="00FD16CF"/>
    <w:rsid w:val="00FD1C2D"/>
    <w:rsid w:val="00FD1FB1"/>
    <w:rsid w:val="00FD2071"/>
    <w:rsid w:val="00FD24FD"/>
    <w:rsid w:val="00FD2730"/>
    <w:rsid w:val="00FD27D5"/>
    <w:rsid w:val="00FD2B02"/>
    <w:rsid w:val="00FD2FDC"/>
    <w:rsid w:val="00FD3422"/>
    <w:rsid w:val="00FD3437"/>
    <w:rsid w:val="00FD3823"/>
    <w:rsid w:val="00FD4109"/>
    <w:rsid w:val="00FD42C8"/>
    <w:rsid w:val="00FD48B1"/>
    <w:rsid w:val="00FD4AA7"/>
    <w:rsid w:val="00FD4C18"/>
    <w:rsid w:val="00FD4CAB"/>
    <w:rsid w:val="00FD4E21"/>
    <w:rsid w:val="00FD4F67"/>
    <w:rsid w:val="00FD54E0"/>
    <w:rsid w:val="00FD5AEA"/>
    <w:rsid w:val="00FD5BA2"/>
    <w:rsid w:val="00FD63B6"/>
    <w:rsid w:val="00FD653F"/>
    <w:rsid w:val="00FD6A78"/>
    <w:rsid w:val="00FD6FC7"/>
    <w:rsid w:val="00FD7540"/>
    <w:rsid w:val="00FD767B"/>
    <w:rsid w:val="00FD779F"/>
    <w:rsid w:val="00FD7A1D"/>
    <w:rsid w:val="00FD7B49"/>
    <w:rsid w:val="00FD7D06"/>
    <w:rsid w:val="00FE05EE"/>
    <w:rsid w:val="00FE05F1"/>
    <w:rsid w:val="00FE0918"/>
    <w:rsid w:val="00FE0AC3"/>
    <w:rsid w:val="00FE0C74"/>
    <w:rsid w:val="00FE0DF0"/>
    <w:rsid w:val="00FE0F32"/>
    <w:rsid w:val="00FE1542"/>
    <w:rsid w:val="00FE1875"/>
    <w:rsid w:val="00FE1A1A"/>
    <w:rsid w:val="00FE207B"/>
    <w:rsid w:val="00FE2084"/>
    <w:rsid w:val="00FE2BAA"/>
    <w:rsid w:val="00FE2D3F"/>
    <w:rsid w:val="00FE2F7E"/>
    <w:rsid w:val="00FE302D"/>
    <w:rsid w:val="00FE3447"/>
    <w:rsid w:val="00FE3625"/>
    <w:rsid w:val="00FE3808"/>
    <w:rsid w:val="00FE3876"/>
    <w:rsid w:val="00FE3970"/>
    <w:rsid w:val="00FE3A17"/>
    <w:rsid w:val="00FE4355"/>
    <w:rsid w:val="00FE49D8"/>
    <w:rsid w:val="00FE4C0F"/>
    <w:rsid w:val="00FE56B7"/>
    <w:rsid w:val="00FE5C4A"/>
    <w:rsid w:val="00FE5FC8"/>
    <w:rsid w:val="00FE6136"/>
    <w:rsid w:val="00FE6825"/>
    <w:rsid w:val="00FE6B52"/>
    <w:rsid w:val="00FE72D5"/>
    <w:rsid w:val="00FE757A"/>
    <w:rsid w:val="00FF015E"/>
    <w:rsid w:val="00FF037D"/>
    <w:rsid w:val="00FF05D2"/>
    <w:rsid w:val="00FF0629"/>
    <w:rsid w:val="00FF0899"/>
    <w:rsid w:val="00FF08B3"/>
    <w:rsid w:val="00FF0A6B"/>
    <w:rsid w:val="00FF0D61"/>
    <w:rsid w:val="00FF102D"/>
    <w:rsid w:val="00FF1046"/>
    <w:rsid w:val="00FF155E"/>
    <w:rsid w:val="00FF155F"/>
    <w:rsid w:val="00FF163A"/>
    <w:rsid w:val="00FF19BE"/>
    <w:rsid w:val="00FF1DD7"/>
    <w:rsid w:val="00FF1F65"/>
    <w:rsid w:val="00FF257A"/>
    <w:rsid w:val="00FF2A2F"/>
    <w:rsid w:val="00FF3E1A"/>
    <w:rsid w:val="00FF4079"/>
    <w:rsid w:val="00FF43F4"/>
    <w:rsid w:val="00FF4514"/>
    <w:rsid w:val="00FF46F4"/>
    <w:rsid w:val="00FF4798"/>
    <w:rsid w:val="00FF4854"/>
    <w:rsid w:val="00FF4FEF"/>
    <w:rsid w:val="00FF504B"/>
    <w:rsid w:val="00FF5BBD"/>
    <w:rsid w:val="00FF5BC2"/>
    <w:rsid w:val="00FF5C75"/>
    <w:rsid w:val="00FF6019"/>
    <w:rsid w:val="00FF60B0"/>
    <w:rsid w:val="00FF64D2"/>
    <w:rsid w:val="00FF6544"/>
    <w:rsid w:val="00FF65A4"/>
    <w:rsid w:val="00FF697F"/>
    <w:rsid w:val="00FF6DDA"/>
    <w:rsid w:val="00FF716F"/>
    <w:rsid w:val="00FF74F3"/>
    <w:rsid w:val="00FF7652"/>
    <w:rsid w:val="00FF7802"/>
    <w:rsid w:val="00FF7D50"/>
    <w:rsid w:val="018274C1"/>
    <w:rsid w:val="0834AAE4"/>
    <w:rsid w:val="0A11BF5A"/>
    <w:rsid w:val="0E1BB40A"/>
    <w:rsid w:val="13673CD5"/>
    <w:rsid w:val="149B2C46"/>
    <w:rsid w:val="18A44C06"/>
    <w:rsid w:val="1CE3740E"/>
    <w:rsid w:val="297EBC36"/>
    <w:rsid w:val="2B113F45"/>
    <w:rsid w:val="2C3B84AA"/>
    <w:rsid w:val="32A6C674"/>
    <w:rsid w:val="3596B2A7"/>
    <w:rsid w:val="3708BE29"/>
    <w:rsid w:val="396CB8BF"/>
    <w:rsid w:val="3AA5AC9C"/>
    <w:rsid w:val="3F341ADF"/>
    <w:rsid w:val="3F4D2651"/>
    <w:rsid w:val="40272743"/>
    <w:rsid w:val="4141382E"/>
    <w:rsid w:val="426C3CF9"/>
    <w:rsid w:val="43223B68"/>
    <w:rsid w:val="46A30EE7"/>
    <w:rsid w:val="478D0978"/>
    <w:rsid w:val="48A74A7B"/>
    <w:rsid w:val="4B487C3B"/>
    <w:rsid w:val="4DA80DA6"/>
    <w:rsid w:val="51B0674D"/>
    <w:rsid w:val="55FD7053"/>
    <w:rsid w:val="5BD0C2CA"/>
    <w:rsid w:val="5DF1BAC8"/>
    <w:rsid w:val="5F14B337"/>
    <w:rsid w:val="62B41A14"/>
    <w:rsid w:val="64CA169B"/>
    <w:rsid w:val="65B8640A"/>
    <w:rsid w:val="6660CB68"/>
    <w:rsid w:val="66651A29"/>
    <w:rsid w:val="67833240"/>
    <w:rsid w:val="6905D427"/>
    <w:rsid w:val="6A03B08C"/>
    <w:rsid w:val="6A0D0A2D"/>
    <w:rsid w:val="6A2ECFB5"/>
    <w:rsid w:val="6F746C41"/>
    <w:rsid w:val="731F44CD"/>
    <w:rsid w:val="74525175"/>
    <w:rsid w:val="74F82C52"/>
    <w:rsid w:val="7652507A"/>
    <w:rsid w:val="78B9F425"/>
    <w:rsid w:val="7E8F8B81"/>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CF84331"/>
  <w15:docId w15:val="{76F38E4E-EA63-4ADB-BC41-E76067322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th-T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6689C"/>
    <w:pPr>
      <w:jc w:val="thaiDistribute"/>
    </w:pPr>
    <w:rPr>
      <w:rFonts w:ascii="TH Sarabun New" w:hAnsi="TH Sarabun New" w:cs="TH Sarabun New"/>
      <w:sz w:val="32"/>
      <w:szCs w:val="32"/>
    </w:rPr>
  </w:style>
  <w:style w:type="paragraph" w:styleId="1">
    <w:name w:val="heading 1"/>
    <w:basedOn w:val="a"/>
    <w:next w:val="a"/>
    <w:link w:val="10"/>
    <w:uiPriority w:val="9"/>
    <w:qFormat/>
    <w:rsid w:val="00973EFE"/>
    <w:pPr>
      <w:keepNext/>
      <w:keepLines/>
      <w:spacing w:before="240"/>
      <w:jc w:val="center"/>
      <w:outlineLvl w:val="0"/>
    </w:pPr>
    <w:rPr>
      <w:rFonts w:eastAsiaTheme="majorEastAsia"/>
      <w:b/>
      <w:bCs/>
      <w:sz w:val="40"/>
      <w:szCs w:val="40"/>
      <w:lang w:val="th-TH"/>
    </w:rPr>
  </w:style>
  <w:style w:type="paragraph" w:styleId="2">
    <w:name w:val="heading 2"/>
    <w:basedOn w:val="a"/>
    <w:next w:val="a"/>
    <w:link w:val="20"/>
    <w:uiPriority w:val="9"/>
    <w:unhideWhenUsed/>
    <w:qFormat/>
    <w:rsid w:val="00F01533"/>
    <w:pPr>
      <w:keepNext/>
      <w:keepLines/>
      <w:spacing w:before="40"/>
      <w:jc w:val="left"/>
      <w:outlineLvl w:val="1"/>
    </w:pPr>
    <w:rPr>
      <w:rFonts w:eastAsiaTheme="majorEastAsia"/>
      <w:bCs/>
      <w:sz w:val="36"/>
      <w:szCs w:val="36"/>
    </w:rPr>
  </w:style>
  <w:style w:type="paragraph" w:styleId="3">
    <w:name w:val="heading 3"/>
    <w:basedOn w:val="a"/>
    <w:next w:val="a"/>
    <w:link w:val="30"/>
    <w:uiPriority w:val="9"/>
    <w:unhideWhenUsed/>
    <w:qFormat/>
    <w:rsid w:val="00F01533"/>
    <w:pPr>
      <w:keepNext/>
      <w:keepLines/>
      <w:numPr>
        <w:ilvl w:val="2"/>
        <w:numId w:val="75"/>
      </w:numPr>
      <w:spacing w:before="40"/>
      <w:jc w:val="left"/>
      <w:outlineLvl w:val="2"/>
    </w:pPr>
    <w:rPr>
      <w:rFonts w:eastAsiaTheme="majorEastAsia"/>
      <w:b/>
      <w:bCs/>
    </w:rPr>
  </w:style>
  <w:style w:type="paragraph" w:styleId="4">
    <w:name w:val="heading 4"/>
    <w:basedOn w:val="a"/>
    <w:link w:val="40"/>
    <w:uiPriority w:val="9"/>
    <w:qFormat/>
    <w:rsid w:val="000F280E"/>
    <w:pPr>
      <w:numPr>
        <w:ilvl w:val="3"/>
        <w:numId w:val="75"/>
      </w:numPr>
      <w:jc w:val="left"/>
      <w:outlineLvl w:val="3"/>
    </w:pPr>
    <w:rPr>
      <w:rFonts w:eastAsia="Times New Roman"/>
      <w:shd w:val="clear" w:color="auto" w:fill="FFFFFF"/>
      <w:lang w:val="th-TH"/>
    </w:rPr>
  </w:style>
  <w:style w:type="paragraph" w:styleId="5">
    <w:name w:val="heading 5"/>
    <w:basedOn w:val="a"/>
    <w:next w:val="a"/>
    <w:link w:val="50"/>
    <w:qFormat/>
    <w:rsid w:val="00B43667"/>
    <w:pPr>
      <w:keepNext/>
      <w:numPr>
        <w:ilvl w:val="4"/>
        <w:numId w:val="75"/>
      </w:numPr>
      <w:outlineLvl w:val="4"/>
    </w:pPr>
    <w:rPr>
      <w:rFonts w:eastAsia="Cordia New"/>
      <w:u w:val="single"/>
    </w:rPr>
  </w:style>
  <w:style w:type="paragraph" w:styleId="6">
    <w:name w:val="heading 6"/>
    <w:basedOn w:val="a"/>
    <w:next w:val="a"/>
    <w:link w:val="60"/>
    <w:uiPriority w:val="9"/>
    <w:unhideWhenUsed/>
    <w:qFormat/>
    <w:rsid w:val="005774BF"/>
    <w:pPr>
      <w:keepNext/>
      <w:keepLines/>
      <w:numPr>
        <w:ilvl w:val="5"/>
        <w:numId w:val="75"/>
      </w:numPr>
      <w:spacing w:before="40"/>
      <w:ind w:left="567" w:hanging="567"/>
      <w:outlineLvl w:val="5"/>
    </w:pPr>
    <w:rPr>
      <w:rFonts w:eastAsiaTheme="majorEastAsia"/>
      <w:lang w:val="th-TH"/>
    </w:rPr>
  </w:style>
  <w:style w:type="paragraph" w:styleId="7">
    <w:name w:val="heading 7"/>
    <w:basedOn w:val="a"/>
    <w:next w:val="a"/>
    <w:link w:val="70"/>
    <w:uiPriority w:val="9"/>
    <w:semiHidden/>
    <w:unhideWhenUsed/>
    <w:qFormat/>
    <w:rsid w:val="00E7431F"/>
    <w:pPr>
      <w:keepNext/>
      <w:keepLines/>
      <w:numPr>
        <w:ilvl w:val="6"/>
        <w:numId w:val="75"/>
      </w:numPr>
      <w:spacing w:before="40"/>
      <w:ind w:left="504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pPr>
      <w:keepNext/>
      <w:keepLines/>
      <w:numPr>
        <w:ilvl w:val="7"/>
        <w:numId w:val="75"/>
      </w:numPr>
      <w:spacing w:before="40"/>
      <w:ind w:left="5760"/>
      <w:jc w:val="left"/>
      <w:outlineLvl w:val="7"/>
    </w:pPr>
    <w:rPr>
      <w:rFonts w:asciiTheme="majorHAnsi" w:eastAsiaTheme="majorEastAsia" w:hAnsiTheme="majorHAnsi" w:cstheme="majorBidi"/>
      <w:color w:val="262626" w:themeColor="text1" w:themeTint="D9"/>
      <w:sz w:val="21"/>
      <w:szCs w:val="26"/>
    </w:rPr>
  </w:style>
  <w:style w:type="paragraph" w:styleId="9">
    <w:name w:val="heading 9"/>
    <w:basedOn w:val="a"/>
    <w:next w:val="a"/>
    <w:link w:val="90"/>
    <w:uiPriority w:val="9"/>
    <w:semiHidden/>
    <w:unhideWhenUsed/>
    <w:qFormat/>
    <w:rsid w:val="00E7431F"/>
    <w:pPr>
      <w:keepNext/>
      <w:keepLines/>
      <w:numPr>
        <w:ilvl w:val="8"/>
        <w:numId w:val="75"/>
      </w:numPr>
      <w:spacing w:before="40"/>
      <w:ind w:left="6480"/>
      <w:outlineLvl w:val="8"/>
    </w:pPr>
    <w:rPr>
      <w:rFonts w:asciiTheme="majorHAnsi" w:eastAsiaTheme="majorEastAsia" w:hAnsiTheme="majorHAnsi" w:cstheme="majorBidi"/>
      <w:i/>
      <w:iCs/>
      <w:color w:val="272727" w:themeColor="text1" w:themeTint="D8"/>
      <w:sz w:val="21"/>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rFonts w:ascii="Segoe UI" w:hAnsi="Segoe UI" w:cs="Angsana New"/>
      <w:sz w:val="18"/>
      <w:szCs w:val="22"/>
    </w:rPr>
  </w:style>
  <w:style w:type="paragraph" w:styleId="a5">
    <w:name w:val="Body Text"/>
    <w:basedOn w:val="a"/>
    <w:link w:val="a6"/>
    <w:pPr>
      <w:jc w:val="both"/>
    </w:pPr>
    <w:rPr>
      <w:rFonts w:ascii="Times New Roman" w:eastAsia="Cordia New" w:hAnsi="Times New Roman" w:cs="Times New Roman"/>
      <w:sz w:val="24"/>
      <w:szCs w:val="20"/>
      <w:lang w:bidi="ar-SA"/>
    </w:rPr>
  </w:style>
  <w:style w:type="character" w:styleId="a7">
    <w:name w:val="annotation reference"/>
    <w:basedOn w:val="a0"/>
    <w:uiPriority w:val="99"/>
    <w:semiHidden/>
    <w:unhideWhenUsed/>
    <w:rPr>
      <w:sz w:val="16"/>
      <w:szCs w:val="16"/>
    </w:rPr>
  </w:style>
  <w:style w:type="paragraph" w:styleId="a8">
    <w:name w:val="annotation text"/>
    <w:basedOn w:val="a"/>
    <w:link w:val="a9"/>
    <w:uiPriority w:val="99"/>
    <w:unhideWhenUsed/>
    <w:rPr>
      <w:sz w:val="20"/>
      <w:szCs w:val="25"/>
    </w:rPr>
  </w:style>
  <w:style w:type="paragraph" w:styleId="aa">
    <w:name w:val="annotation subject"/>
    <w:basedOn w:val="a8"/>
    <w:next w:val="a8"/>
    <w:link w:val="ab"/>
    <w:uiPriority w:val="99"/>
    <w:semiHidden/>
    <w:unhideWhenUsed/>
    <w:qFormat/>
    <w:rPr>
      <w:b/>
      <w:bCs/>
    </w:rPr>
  </w:style>
  <w:style w:type="character" w:styleId="ac">
    <w:name w:val="FollowedHyperlink"/>
    <w:basedOn w:val="a0"/>
    <w:uiPriority w:val="99"/>
    <w:semiHidden/>
    <w:unhideWhenUsed/>
    <w:rPr>
      <w:color w:val="954F72" w:themeColor="followedHyperlink"/>
      <w:u w:val="single"/>
    </w:rPr>
  </w:style>
  <w:style w:type="paragraph" w:styleId="ad">
    <w:name w:val="footer"/>
    <w:basedOn w:val="a"/>
    <w:link w:val="ae"/>
    <w:uiPriority w:val="99"/>
    <w:qFormat/>
    <w:pPr>
      <w:tabs>
        <w:tab w:val="center" w:pos="4153"/>
        <w:tab w:val="right" w:pos="8306"/>
      </w:tabs>
    </w:pPr>
    <w:rPr>
      <w:rFonts w:ascii="Cordia New" w:eastAsia="Cordia New" w:hAnsi="Cordia New" w:cs="Angsana New"/>
      <w:sz w:val="28"/>
      <w:szCs w:val="20"/>
    </w:rPr>
  </w:style>
  <w:style w:type="paragraph" w:styleId="af">
    <w:name w:val="header"/>
    <w:basedOn w:val="a"/>
    <w:link w:val="af0"/>
    <w:uiPriority w:val="99"/>
    <w:unhideWhenUsed/>
    <w:pPr>
      <w:tabs>
        <w:tab w:val="center" w:pos="4513"/>
        <w:tab w:val="right" w:pos="9026"/>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rPr>
  </w:style>
  <w:style w:type="character" w:styleId="af1">
    <w:name w:val="Hyperlink"/>
    <w:basedOn w:val="a0"/>
    <w:uiPriority w:val="99"/>
    <w:unhideWhenUsed/>
    <w:qFormat/>
    <w:rPr>
      <w:color w:val="0563C1" w:themeColor="hyperlink"/>
      <w:u w:val="single"/>
    </w:rPr>
  </w:style>
  <w:style w:type="paragraph" w:styleId="af2">
    <w:name w:val="Normal (Web)"/>
    <w:basedOn w:val="a"/>
    <w:uiPriority w:val="99"/>
    <w:unhideWhenUsed/>
    <w:pPr>
      <w:spacing w:before="100" w:beforeAutospacing="1" w:after="100" w:afterAutospacing="1"/>
    </w:pPr>
    <w:rPr>
      <w:rFonts w:ascii="Times New Roman" w:eastAsia="Times New Roman" w:hAnsi="Times New Roman" w:cs="Times New Roman"/>
      <w:sz w:val="24"/>
      <w:szCs w:val="24"/>
    </w:rPr>
  </w:style>
  <w:style w:type="character" w:styleId="af3">
    <w:name w:val="Strong"/>
    <w:basedOn w:val="a0"/>
    <w:uiPriority w:val="22"/>
    <w:qFormat/>
    <w:rPr>
      <w:b/>
      <w:bCs/>
    </w:rPr>
  </w:style>
  <w:style w:type="paragraph" w:styleId="af4">
    <w:name w:val="Subtitle"/>
    <w:basedOn w:val="a"/>
    <w:link w:val="af5"/>
    <w:qFormat/>
    <w:pPr>
      <w:jc w:val="both"/>
    </w:pPr>
    <w:rPr>
      <w:rFonts w:ascii="Times New Roman" w:eastAsia="Times New Roman" w:hAnsi="Times New Roman" w:cs="Angsana New"/>
      <w:b/>
      <w:bCs/>
      <w:sz w:val="24"/>
      <w:szCs w:val="24"/>
    </w:rPr>
  </w:style>
  <w:style w:type="table" w:styleId="a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Title"/>
    <w:basedOn w:val="a"/>
    <w:link w:val="af8"/>
    <w:qFormat/>
    <w:rPr>
      <w:rFonts w:ascii="Angsana New" w:eastAsia="Cordia New" w:hAnsi="Angsana New" w:cs="Angsana New"/>
      <w:sz w:val="48"/>
      <w:szCs w:val="48"/>
    </w:rPr>
  </w:style>
  <w:style w:type="paragraph" w:styleId="11">
    <w:name w:val="toc 1"/>
    <w:basedOn w:val="a"/>
    <w:next w:val="a"/>
    <w:uiPriority w:val="39"/>
    <w:unhideWhenUsed/>
    <w:pPr>
      <w:tabs>
        <w:tab w:val="right" w:leader="dot" w:pos="9016"/>
      </w:tabs>
      <w:jc w:val="left"/>
    </w:pPr>
    <w:rPr>
      <w:rFonts w:ascii="TH SarabunPSK" w:eastAsiaTheme="minorEastAsia" w:hAnsi="TH SarabunPSK" w:cs="TH SarabunPSK"/>
      <w:b/>
      <w:bCs/>
      <w:lang w:bidi="ar-SA"/>
    </w:rPr>
  </w:style>
  <w:style w:type="paragraph" w:styleId="21">
    <w:name w:val="toc 2"/>
    <w:basedOn w:val="a"/>
    <w:next w:val="a"/>
    <w:uiPriority w:val="39"/>
    <w:unhideWhenUsed/>
    <w:pPr>
      <w:spacing w:after="100" w:line="259" w:lineRule="auto"/>
      <w:ind w:left="220"/>
      <w:jc w:val="left"/>
    </w:pPr>
    <w:rPr>
      <w:rFonts w:eastAsiaTheme="minorEastAsia" w:cs="Times New Roman"/>
      <w:szCs w:val="22"/>
      <w:lang w:bidi="ar-SA"/>
    </w:rPr>
  </w:style>
  <w:style w:type="paragraph" w:styleId="31">
    <w:name w:val="toc 3"/>
    <w:basedOn w:val="a"/>
    <w:next w:val="a"/>
    <w:uiPriority w:val="39"/>
    <w:unhideWhenUsed/>
    <w:pPr>
      <w:tabs>
        <w:tab w:val="left" w:pos="1418"/>
        <w:tab w:val="right" w:leader="dot" w:pos="9016"/>
      </w:tabs>
      <w:ind w:left="1418" w:hanging="284"/>
      <w:jc w:val="left"/>
    </w:pPr>
    <w:rPr>
      <w:rFonts w:eastAsiaTheme="minorEastAsia" w:cs="Times New Roman"/>
      <w:szCs w:val="22"/>
      <w:lang w:bidi="ar-SA"/>
    </w:rPr>
  </w:style>
  <w:style w:type="paragraph" w:styleId="af9">
    <w:name w:val="List Paragraph"/>
    <w:aliases w:val="00 List Bull"/>
    <w:basedOn w:val="a"/>
    <w:link w:val="afa"/>
    <w:uiPriority w:val="34"/>
    <w:qFormat/>
    <w:pPr>
      <w:ind w:left="720"/>
      <w:contextualSpacing/>
    </w:pPr>
  </w:style>
  <w:style w:type="character" w:customStyle="1" w:styleId="afa">
    <w:name w:val="ย่อหน้ารายการ อักขระ"/>
    <w:aliases w:val="00 List Bull อักขระ"/>
    <w:link w:val="af9"/>
    <w:uiPriority w:val="34"/>
    <w:locked/>
  </w:style>
  <w:style w:type="character" w:customStyle="1" w:styleId="ae">
    <w:name w:val="ท้ายกระดาษ อักขระ"/>
    <w:basedOn w:val="a0"/>
    <w:link w:val="ad"/>
    <w:uiPriority w:val="99"/>
    <w:rPr>
      <w:rFonts w:ascii="Cordia New" w:eastAsia="Cordia New" w:hAnsi="Cordia New" w:cs="Angsana New"/>
      <w:sz w:val="28"/>
      <w:szCs w:val="20"/>
    </w:rPr>
  </w:style>
  <w:style w:type="character" w:customStyle="1" w:styleId="af0">
    <w:name w:val="หัวกระดาษ อักขระ"/>
    <w:basedOn w:val="a0"/>
    <w:link w:val="af"/>
    <w:uiPriority w:val="99"/>
    <w:qFormat/>
  </w:style>
  <w:style w:type="paragraph" w:styleId="afb">
    <w:name w:val="No Spacing"/>
    <w:uiPriority w:val="1"/>
    <w:qFormat/>
    <w:pPr>
      <w:jc w:val="center"/>
    </w:pPr>
    <w:rPr>
      <w:rFonts w:ascii="Calibri" w:eastAsia="Calibri" w:hAnsi="Calibri" w:cs="Cordia New"/>
      <w:sz w:val="22"/>
      <w:szCs w:val="28"/>
    </w:rPr>
  </w:style>
  <w:style w:type="character" w:customStyle="1" w:styleId="40">
    <w:name w:val="หัวเรื่อง 4 อักขระ"/>
    <w:basedOn w:val="a0"/>
    <w:link w:val="4"/>
    <w:uiPriority w:val="9"/>
    <w:qFormat/>
    <w:rsid w:val="000F280E"/>
    <w:rPr>
      <w:rFonts w:ascii="TH Sarabun New" w:eastAsia="Times New Roman" w:hAnsi="TH Sarabun New" w:cs="TH Sarabun New"/>
      <w:sz w:val="32"/>
      <w:szCs w:val="32"/>
      <w:lang w:val="th-TH"/>
    </w:rPr>
  </w:style>
  <w:style w:type="character" w:customStyle="1" w:styleId="a4">
    <w:name w:val="ข้อความบอลลูน อักขระ"/>
    <w:basedOn w:val="a0"/>
    <w:link w:val="a3"/>
    <w:uiPriority w:val="99"/>
    <w:semiHidden/>
    <w:rPr>
      <w:rFonts w:ascii="Segoe UI" w:hAnsi="Segoe UI" w:cs="Angsana New"/>
      <w:sz w:val="18"/>
      <w:szCs w:val="22"/>
    </w:rPr>
  </w:style>
  <w:style w:type="character" w:customStyle="1" w:styleId="HTML0">
    <w:name w:val="HTML ที่ได้รับการจัดรูปแบบแล้ว อักขระ"/>
    <w:basedOn w:val="a0"/>
    <w:link w:val="HTML"/>
    <w:uiPriority w:val="99"/>
    <w:qFormat/>
    <w:rPr>
      <w:rFonts w:ascii="Courier New" w:eastAsia="Times New Roman" w:hAnsi="Courier New" w:cs="Courier New"/>
      <w:sz w:val="20"/>
      <w:szCs w:val="20"/>
    </w:rPr>
  </w:style>
  <w:style w:type="character" w:customStyle="1" w:styleId="y2iqfc">
    <w:name w:val="y2iqfc"/>
    <w:basedOn w:val="a0"/>
    <w:qFormat/>
  </w:style>
  <w:style w:type="character" w:customStyle="1" w:styleId="a9">
    <w:name w:val="ข้อความข้อคิดเห็น อักขระ"/>
    <w:basedOn w:val="a0"/>
    <w:link w:val="a8"/>
    <w:uiPriority w:val="99"/>
    <w:qFormat/>
    <w:rPr>
      <w:sz w:val="20"/>
      <w:szCs w:val="25"/>
    </w:rPr>
  </w:style>
  <w:style w:type="character" w:customStyle="1" w:styleId="ab">
    <w:name w:val="ชื่อเรื่องของข้อคิดเห็น อักขระ"/>
    <w:basedOn w:val="a9"/>
    <w:link w:val="aa"/>
    <w:uiPriority w:val="99"/>
    <w:semiHidden/>
    <w:rPr>
      <w:b/>
      <w:bCs/>
      <w:sz w:val="20"/>
      <w:szCs w:val="25"/>
    </w:rPr>
  </w:style>
  <w:style w:type="character" w:customStyle="1" w:styleId="UnresolvedMention1">
    <w:name w:val="Unresolved Mention1"/>
    <w:basedOn w:val="a0"/>
    <w:uiPriority w:val="99"/>
    <w:semiHidden/>
    <w:unhideWhenUsed/>
    <w:rPr>
      <w:color w:val="605E5C"/>
      <w:shd w:val="clear" w:color="auto" w:fill="E1DFDD"/>
    </w:rPr>
  </w:style>
  <w:style w:type="character" w:customStyle="1" w:styleId="cf01">
    <w:name w:val="cf01"/>
    <w:basedOn w:val="a0"/>
    <w:rPr>
      <w:rFonts w:ascii="Segoe UI" w:hAnsi="Segoe UI" w:cs="Segoe UI" w:hint="default"/>
      <w:b/>
      <w:bCs/>
      <w:sz w:val="18"/>
      <w:szCs w:val="18"/>
      <w:u w:val="single"/>
      <w:shd w:val="clear" w:color="auto" w:fill="FFFF00"/>
    </w:rPr>
  </w:style>
  <w:style w:type="character" w:customStyle="1" w:styleId="cf11">
    <w:name w:val="cf11"/>
    <w:basedOn w:val="a0"/>
    <w:rPr>
      <w:rFonts w:ascii="Segoe UI" w:hAnsi="Segoe UI" w:cs="Segoe UI" w:hint="default"/>
      <w:b/>
      <w:bCs/>
      <w:sz w:val="18"/>
      <w:szCs w:val="18"/>
      <w:u w:val="single"/>
      <w:shd w:val="clear" w:color="auto" w:fill="FFFF00"/>
    </w:rPr>
  </w:style>
  <w:style w:type="character" w:customStyle="1" w:styleId="10">
    <w:name w:val="หัวเรื่อง 1 อักขระ"/>
    <w:basedOn w:val="a0"/>
    <w:link w:val="1"/>
    <w:uiPriority w:val="9"/>
    <w:rsid w:val="00973EFE"/>
    <w:rPr>
      <w:rFonts w:ascii="TH Sarabun New" w:eastAsiaTheme="majorEastAsia" w:hAnsi="TH Sarabun New" w:cs="TH Sarabun New"/>
      <w:b/>
      <w:bCs/>
      <w:sz w:val="40"/>
      <w:szCs w:val="40"/>
      <w:lang w:val="th-TH"/>
    </w:rPr>
  </w:style>
  <w:style w:type="character" w:customStyle="1" w:styleId="30">
    <w:name w:val="หัวเรื่อง 3 อักขระ"/>
    <w:basedOn w:val="a0"/>
    <w:link w:val="3"/>
    <w:uiPriority w:val="9"/>
    <w:rsid w:val="00F01533"/>
    <w:rPr>
      <w:rFonts w:ascii="TH Sarabun New" w:eastAsiaTheme="majorEastAsia" w:hAnsi="TH Sarabun New" w:cs="TH Sarabun New"/>
      <w:b/>
      <w:bCs/>
      <w:sz w:val="32"/>
      <w:szCs w:val="32"/>
    </w:rPr>
  </w:style>
  <w:style w:type="character" w:customStyle="1" w:styleId="20">
    <w:name w:val="หัวเรื่อง 2 อักขระ"/>
    <w:basedOn w:val="a0"/>
    <w:link w:val="2"/>
    <w:uiPriority w:val="9"/>
    <w:rsid w:val="00F01533"/>
    <w:rPr>
      <w:rFonts w:ascii="TH Sarabun New" w:eastAsiaTheme="majorEastAsia" w:hAnsi="TH Sarabun New" w:cs="TH Sarabun New"/>
      <w:bCs/>
      <w:sz w:val="36"/>
      <w:szCs w:val="36"/>
    </w:rPr>
  </w:style>
  <w:style w:type="character" w:customStyle="1" w:styleId="fontstyle01">
    <w:name w:val="fontstyle01"/>
    <w:basedOn w:val="a0"/>
    <w:rPr>
      <w:rFonts w:ascii="THSarabunPSK" w:hAnsi="THSarabunPSK" w:hint="default"/>
      <w:color w:val="000000"/>
      <w:sz w:val="32"/>
      <w:szCs w:val="32"/>
    </w:rPr>
  </w:style>
  <w:style w:type="character" w:customStyle="1" w:styleId="50">
    <w:name w:val="หัวเรื่อง 5 อักขระ"/>
    <w:basedOn w:val="a0"/>
    <w:link w:val="5"/>
    <w:rsid w:val="00B43667"/>
    <w:rPr>
      <w:rFonts w:ascii="TH Sarabun New" w:eastAsia="Cordia New" w:hAnsi="TH Sarabun New" w:cs="TH Sarabun New"/>
      <w:sz w:val="32"/>
      <w:szCs w:val="32"/>
      <w:u w:val="single"/>
    </w:rPr>
  </w:style>
  <w:style w:type="character" w:customStyle="1" w:styleId="80">
    <w:name w:val="หัวเรื่อง 8 อักขระ"/>
    <w:basedOn w:val="a0"/>
    <w:link w:val="8"/>
    <w:uiPriority w:val="9"/>
    <w:semiHidden/>
    <w:rPr>
      <w:rFonts w:asciiTheme="majorHAnsi" w:eastAsiaTheme="majorEastAsia" w:hAnsiTheme="majorHAnsi" w:cstheme="majorBidi"/>
      <w:color w:val="262626" w:themeColor="text1" w:themeTint="D9"/>
      <w:sz w:val="21"/>
      <w:szCs w:val="26"/>
    </w:rPr>
  </w:style>
  <w:style w:type="paragraph" w:customStyle="1" w:styleId="bullet">
    <w:name w:val="bullet"/>
    <w:basedOn w:val="a"/>
    <w:pPr>
      <w:spacing w:before="120" w:after="60" w:line="240" w:lineRule="atLeast"/>
      <w:ind w:left="238" w:firstLine="612"/>
      <w:jc w:val="both"/>
    </w:pPr>
    <w:rPr>
      <w:rFonts w:ascii="Arial" w:eastAsia="Times New Roman" w:hAnsi="Arial" w:cs="Times New Roman"/>
      <w:sz w:val="20"/>
      <w:szCs w:val="20"/>
      <w:lang w:bidi="ar-SA"/>
    </w:rPr>
  </w:style>
  <w:style w:type="paragraph" w:customStyle="1" w:styleId="bullet2">
    <w:name w:val="bullet2"/>
    <w:basedOn w:val="a"/>
    <w:pPr>
      <w:numPr>
        <w:numId w:val="1"/>
      </w:numPr>
      <w:spacing w:before="120" w:after="60" w:line="240" w:lineRule="atLeast"/>
      <w:jc w:val="both"/>
    </w:pPr>
    <w:rPr>
      <w:rFonts w:ascii="Arial" w:eastAsia="Times New Roman" w:hAnsi="Arial" w:cs="Times New Roman"/>
      <w:sz w:val="20"/>
      <w:szCs w:val="20"/>
      <w:lang w:bidi="ar-SA"/>
    </w:rPr>
  </w:style>
  <w:style w:type="paragraph" w:customStyle="1" w:styleId="head">
    <w:name w:val="head"/>
    <w:basedOn w:val="a"/>
    <w:qFormat/>
    <w:pPr>
      <w:pBdr>
        <w:bottom w:val="single" w:sz="4" w:space="1" w:color="auto"/>
      </w:pBdr>
      <w:jc w:val="left"/>
    </w:pPr>
    <w:rPr>
      <w:rFonts w:ascii="Arial" w:eastAsia="Cordia New" w:hAnsi="Arial" w:cs="Times New Roman"/>
      <w:b/>
      <w:caps/>
      <w:sz w:val="20"/>
      <w:szCs w:val="20"/>
      <w:lang w:bidi="ar-SA"/>
    </w:rPr>
  </w:style>
  <w:style w:type="character" w:customStyle="1" w:styleId="af5">
    <w:name w:val="ชื่อเรื่องรอง อักขระ"/>
    <w:basedOn w:val="a0"/>
    <w:link w:val="af4"/>
    <w:rPr>
      <w:rFonts w:ascii="Times New Roman" w:eastAsia="Times New Roman" w:hAnsi="Times New Roman" w:cs="Angsana New"/>
      <w:b/>
      <w:bCs/>
      <w:sz w:val="24"/>
      <w:szCs w:val="24"/>
    </w:rPr>
  </w:style>
  <w:style w:type="character" w:customStyle="1" w:styleId="a6">
    <w:name w:val="เนื้อความ อักขระ"/>
    <w:basedOn w:val="a0"/>
    <w:link w:val="a5"/>
    <w:rPr>
      <w:rFonts w:ascii="Times New Roman" w:eastAsia="Cordia New" w:hAnsi="Times New Roman" w:cs="Times New Roman"/>
      <w:sz w:val="24"/>
      <w:szCs w:val="20"/>
      <w:lang w:bidi="ar-SA"/>
    </w:rPr>
  </w:style>
  <w:style w:type="paragraph" w:customStyle="1" w:styleId="Authornew">
    <w:name w:val="Author_new"/>
    <w:basedOn w:val="a"/>
    <w:link w:val="Authornew0"/>
    <w:qFormat/>
    <w:pPr>
      <w:spacing w:line="100" w:lineRule="atLeast"/>
    </w:pPr>
    <w:rPr>
      <w:rFonts w:asciiTheme="majorBidi" w:eastAsia="Times New Roman" w:hAnsiTheme="majorBidi" w:cstheme="majorBidi"/>
      <w:b/>
      <w:bCs/>
      <w:sz w:val="24"/>
      <w:szCs w:val="24"/>
      <w:lang w:eastAsia="th-TH"/>
    </w:rPr>
  </w:style>
  <w:style w:type="character" w:customStyle="1" w:styleId="Authornew0">
    <w:name w:val="Author_new อักขระ"/>
    <w:basedOn w:val="a0"/>
    <w:link w:val="Authornew"/>
    <w:rPr>
      <w:rFonts w:asciiTheme="majorBidi" w:eastAsia="Times New Roman" w:hAnsiTheme="majorBidi" w:cstheme="majorBidi"/>
      <w:b/>
      <w:bCs/>
      <w:sz w:val="24"/>
      <w:szCs w:val="24"/>
      <w:lang w:eastAsia="th-TH"/>
    </w:rPr>
  </w:style>
  <w:style w:type="paragraph" w:customStyle="1" w:styleId="Titlenew">
    <w:name w:val="Title_new"/>
    <w:basedOn w:val="a"/>
    <w:link w:val="Titlenew0"/>
    <w:qFormat/>
    <w:pPr>
      <w:numPr>
        <w:numId w:val="2"/>
      </w:numPr>
      <w:suppressAutoHyphens/>
      <w:spacing w:line="100" w:lineRule="atLeast"/>
      <w:ind w:left="709" w:hanging="425"/>
      <w:contextualSpacing/>
    </w:pPr>
    <w:rPr>
      <w:rFonts w:eastAsia="Cordia New"/>
      <w:color w:val="000000" w:themeColor="text1"/>
      <w:lang w:eastAsia="th-TH"/>
    </w:rPr>
  </w:style>
  <w:style w:type="character" w:customStyle="1" w:styleId="Titlenew0">
    <w:name w:val="Title_new อักขระ"/>
    <w:link w:val="Titlenew"/>
    <w:rPr>
      <w:rFonts w:ascii="TH Sarabun New" w:eastAsia="Cordia New" w:hAnsi="TH Sarabun New" w:cs="TH Sarabun New"/>
      <w:color w:val="000000" w:themeColor="text1"/>
      <w:sz w:val="32"/>
      <w:szCs w:val="32"/>
      <w:lang w:eastAsia="th-TH"/>
    </w:rPr>
  </w:style>
  <w:style w:type="character" w:customStyle="1" w:styleId="af8">
    <w:name w:val="ชื่อเรื่อง อักขระ"/>
    <w:basedOn w:val="a0"/>
    <w:link w:val="af7"/>
    <w:rPr>
      <w:rFonts w:ascii="Angsana New" w:eastAsia="Cordia New" w:hAnsi="Angsana New" w:cs="Angsana New"/>
      <w:sz w:val="48"/>
      <w:szCs w:val="48"/>
    </w:rPr>
  </w:style>
  <w:style w:type="paragraph" w:customStyle="1" w:styleId="Default">
    <w:name w:val="Default"/>
    <w:qFormat/>
    <w:pPr>
      <w:autoSpaceDE w:val="0"/>
      <w:autoSpaceDN w:val="0"/>
      <w:adjustRightInd w:val="0"/>
    </w:pPr>
    <w:rPr>
      <w:rFonts w:ascii="Times New Roman" w:eastAsia="Calibri" w:hAnsi="Times New Roman" w:cs="Times New Roman"/>
      <w:color w:val="000000"/>
      <w:sz w:val="24"/>
      <w:szCs w:val="24"/>
    </w:rPr>
  </w:style>
  <w:style w:type="paragraph" w:customStyle="1" w:styleId="Els-Title">
    <w:name w:val="Els-Title"/>
    <w:next w:val="a"/>
    <w:qFormat/>
    <w:pPr>
      <w:numPr>
        <w:numId w:val="3"/>
      </w:numPr>
      <w:suppressAutoHyphens/>
      <w:jc w:val="both"/>
    </w:pPr>
    <w:rPr>
      <w:rFonts w:ascii="TH Sarabun New" w:eastAsia="SimSun" w:hAnsi="TH Sarabun New" w:cs="TH Sarabun New"/>
      <w:sz w:val="32"/>
      <w:szCs w:val="32"/>
      <w:lang w:bidi="ar-SA"/>
    </w:rPr>
  </w:style>
  <w:style w:type="paragraph" w:customStyle="1" w:styleId="author">
    <w:name w:val="author"/>
    <w:basedOn w:val="a"/>
    <w:qFormat/>
    <w:pPr>
      <w:spacing w:line="260" w:lineRule="atLeast"/>
      <w:jc w:val="right"/>
    </w:pPr>
    <w:rPr>
      <w:rFonts w:ascii="Times New Roman" w:eastAsia="Times New Roman" w:hAnsi="Times New Roman" w:cs="Times New Roman"/>
      <w:sz w:val="24"/>
      <w:szCs w:val="20"/>
      <w:lang w:val="en-AU" w:bidi="ar-SA"/>
    </w:rPr>
  </w:style>
  <w:style w:type="paragraph" w:customStyle="1" w:styleId="TOCHeading1">
    <w:name w:val="TOC Heading1"/>
    <w:basedOn w:val="1"/>
    <w:next w:val="a"/>
    <w:uiPriority w:val="39"/>
    <w:unhideWhenUsed/>
    <w:qFormat/>
    <w:pPr>
      <w:spacing w:line="259" w:lineRule="auto"/>
      <w:jc w:val="left"/>
      <w:outlineLvl w:val="9"/>
    </w:pPr>
    <w:rPr>
      <w:szCs w:val="32"/>
      <w:lang w:bidi="ar-SA"/>
    </w:rPr>
  </w:style>
  <w:style w:type="paragraph" w:customStyle="1" w:styleId="msonormal0">
    <w:name w:val="msonormal"/>
    <w:basedOn w:val="a"/>
    <w:pPr>
      <w:spacing w:before="100" w:beforeAutospacing="1" w:after="100" w:afterAutospacing="1"/>
      <w:jc w:val="left"/>
    </w:pPr>
    <w:rPr>
      <w:rFonts w:ascii="Times New Roman" w:eastAsia="Times New Roman" w:hAnsi="Times New Roman" w:cs="Times New Roman"/>
      <w:sz w:val="24"/>
      <w:szCs w:val="24"/>
    </w:rPr>
  </w:style>
  <w:style w:type="paragraph" w:customStyle="1" w:styleId="outlineelement">
    <w:name w:val="outlineelement"/>
    <w:basedOn w:val="a"/>
    <w:pPr>
      <w:spacing w:before="100" w:beforeAutospacing="1" w:after="100" w:afterAutospacing="1"/>
      <w:jc w:val="left"/>
    </w:pPr>
    <w:rPr>
      <w:rFonts w:ascii="Times New Roman" w:eastAsia="Times New Roman" w:hAnsi="Times New Roman" w:cs="Times New Roman"/>
      <w:sz w:val="24"/>
      <w:szCs w:val="24"/>
    </w:rPr>
  </w:style>
  <w:style w:type="paragraph" w:customStyle="1" w:styleId="paragraph">
    <w:name w:val="paragraph"/>
    <w:basedOn w:val="a"/>
    <w:pPr>
      <w:spacing w:before="100" w:beforeAutospacing="1" w:after="100" w:afterAutospacing="1"/>
      <w:jc w:val="left"/>
    </w:pPr>
    <w:rPr>
      <w:rFonts w:ascii="Times New Roman" w:eastAsia="Times New Roman" w:hAnsi="Times New Roman" w:cs="Times New Roman"/>
      <w:sz w:val="24"/>
      <w:szCs w:val="24"/>
    </w:rPr>
  </w:style>
  <w:style w:type="character" w:customStyle="1" w:styleId="textrun">
    <w:name w:val="textrun"/>
    <w:basedOn w:val="a0"/>
  </w:style>
  <w:style w:type="character" w:customStyle="1" w:styleId="normaltextrun">
    <w:name w:val="normaltextrun"/>
    <w:basedOn w:val="a0"/>
  </w:style>
  <w:style w:type="character" w:customStyle="1" w:styleId="eop">
    <w:name w:val="eop"/>
    <w:basedOn w:val="a0"/>
  </w:style>
  <w:style w:type="character" w:customStyle="1" w:styleId="fontstyle11">
    <w:name w:val="fontstyle11"/>
    <w:basedOn w:val="a0"/>
    <w:rPr>
      <w:rFonts w:ascii="THSarabunPSK" w:hAnsi="THSarabunPSK" w:hint="default"/>
      <w:color w:val="000000"/>
      <w:sz w:val="32"/>
      <w:szCs w:val="32"/>
    </w:rPr>
  </w:style>
  <w:style w:type="paragraph" w:customStyle="1" w:styleId="font8">
    <w:name w:val="font_8"/>
    <w:basedOn w:val="a"/>
    <w:pPr>
      <w:spacing w:before="100" w:beforeAutospacing="1" w:after="100" w:afterAutospacing="1"/>
      <w:jc w:val="left"/>
    </w:pPr>
    <w:rPr>
      <w:rFonts w:ascii="Times New Roman" w:eastAsia="Times New Roman" w:hAnsi="Times New Roman" w:cs="Times New Roman"/>
      <w:sz w:val="24"/>
      <w:szCs w:val="24"/>
    </w:rPr>
  </w:style>
  <w:style w:type="character" w:customStyle="1" w:styleId="wixui-rich-texttext">
    <w:name w:val="wixui-rich-text__text"/>
    <w:basedOn w:val="a0"/>
  </w:style>
  <w:style w:type="paragraph" w:customStyle="1" w:styleId="font7">
    <w:name w:val="font_7"/>
    <w:basedOn w:val="a"/>
    <w:pPr>
      <w:spacing w:before="100" w:beforeAutospacing="1" w:after="100" w:afterAutospacing="1"/>
      <w:jc w:val="left"/>
    </w:pPr>
    <w:rPr>
      <w:rFonts w:ascii="Times New Roman" w:eastAsia="Times New Roman" w:hAnsi="Times New Roman" w:cs="Times New Roman"/>
      <w:sz w:val="24"/>
      <w:szCs w:val="24"/>
    </w:rPr>
  </w:style>
  <w:style w:type="paragraph" w:styleId="afc">
    <w:name w:val="TOC Heading"/>
    <w:basedOn w:val="1"/>
    <w:next w:val="a"/>
    <w:uiPriority w:val="39"/>
    <w:unhideWhenUsed/>
    <w:qFormat/>
    <w:rsid w:val="006F507F"/>
    <w:pPr>
      <w:spacing w:line="259" w:lineRule="auto"/>
      <w:jc w:val="left"/>
      <w:outlineLvl w:val="9"/>
    </w:pPr>
    <w:rPr>
      <w:szCs w:val="32"/>
      <w:lang w:bidi="ar-SA"/>
    </w:rPr>
  </w:style>
  <w:style w:type="character" w:customStyle="1" w:styleId="apple-tab-span">
    <w:name w:val="apple-tab-span"/>
    <w:basedOn w:val="a0"/>
    <w:rsid w:val="00E803C0"/>
  </w:style>
  <w:style w:type="character" w:customStyle="1" w:styleId="60">
    <w:name w:val="หัวเรื่อง 6 อักขระ"/>
    <w:basedOn w:val="a0"/>
    <w:link w:val="6"/>
    <w:uiPriority w:val="9"/>
    <w:rsid w:val="005774BF"/>
    <w:rPr>
      <w:rFonts w:ascii="TH Sarabun New" w:eastAsiaTheme="majorEastAsia" w:hAnsi="TH Sarabun New" w:cs="TH Sarabun New"/>
      <w:sz w:val="32"/>
      <w:szCs w:val="32"/>
      <w:lang w:val="th-TH"/>
    </w:rPr>
  </w:style>
  <w:style w:type="character" w:customStyle="1" w:styleId="70">
    <w:name w:val="หัวเรื่อง 7 อักขระ"/>
    <w:basedOn w:val="a0"/>
    <w:link w:val="7"/>
    <w:uiPriority w:val="9"/>
    <w:semiHidden/>
    <w:rsid w:val="00E7431F"/>
    <w:rPr>
      <w:rFonts w:asciiTheme="majorHAnsi" w:eastAsiaTheme="majorEastAsia" w:hAnsiTheme="majorHAnsi" w:cstheme="majorBidi"/>
      <w:i/>
      <w:iCs/>
      <w:color w:val="1F3763" w:themeColor="accent1" w:themeShade="7F"/>
      <w:sz w:val="32"/>
      <w:szCs w:val="32"/>
    </w:rPr>
  </w:style>
  <w:style w:type="character" w:customStyle="1" w:styleId="90">
    <w:name w:val="หัวเรื่อง 9 อักขระ"/>
    <w:basedOn w:val="a0"/>
    <w:link w:val="9"/>
    <w:uiPriority w:val="9"/>
    <w:semiHidden/>
    <w:rsid w:val="00E7431F"/>
    <w:rPr>
      <w:rFonts w:asciiTheme="majorHAnsi" w:eastAsiaTheme="majorEastAsia" w:hAnsiTheme="majorHAnsi" w:cstheme="majorBidi"/>
      <w:i/>
      <w:iCs/>
      <w:color w:val="272727" w:themeColor="text1" w:themeTint="D8"/>
      <w:sz w:val="21"/>
      <w:szCs w:val="26"/>
    </w:rPr>
  </w:style>
  <w:style w:type="paragraph" w:customStyle="1" w:styleId="Style1">
    <w:name w:val="Style1"/>
    <w:basedOn w:val="2"/>
    <w:link w:val="Style1Char"/>
    <w:qFormat/>
    <w:rsid w:val="00E557C3"/>
    <w:rPr>
      <w:b/>
      <w:bCs w:val="0"/>
      <w:color w:val="000000" w:themeColor="text1"/>
      <w:sz w:val="32"/>
      <w:szCs w:val="32"/>
      <w:lang w:eastAsia="zh-CN" w:bidi="ar-SA"/>
    </w:rPr>
  </w:style>
  <w:style w:type="character" w:customStyle="1" w:styleId="Style1Char">
    <w:name w:val="Style1 Char"/>
    <w:basedOn w:val="20"/>
    <w:link w:val="Style1"/>
    <w:rsid w:val="00E557C3"/>
    <w:rPr>
      <w:rFonts w:ascii="TH Sarabun New" w:eastAsiaTheme="majorEastAsia" w:hAnsi="TH Sarabun New" w:cs="TH Sarabun New"/>
      <w:b/>
      <w:bCs w:val="0"/>
      <w:color w:val="000000" w:themeColor="text1"/>
      <w:sz w:val="32"/>
      <w:szCs w:val="32"/>
      <w:lang w:eastAsia="zh-CN" w:bidi="ar-SA"/>
    </w:rPr>
  </w:style>
  <w:style w:type="paragraph" w:styleId="afd">
    <w:name w:val="Quote"/>
    <w:basedOn w:val="a"/>
    <w:next w:val="a"/>
    <w:link w:val="afe"/>
    <w:uiPriority w:val="29"/>
    <w:qFormat/>
    <w:rsid w:val="00790FD9"/>
    <w:pPr>
      <w:spacing w:before="160" w:after="160"/>
      <w:jc w:val="center"/>
    </w:pPr>
    <w:rPr>
      <w:rFonts w:ascii="TH SarabunPSK" w:eastAsiaTheme="minorEastAsia" w:hAnsi="TH SarabunPSK" w:cstheme="minorBidi"/>
      <w:i/>
      <w:iCs/>
      <w:color w:val="404040" w:themeColor="text1" w:themeTint="BF"/>
      <w:szCs w:val="22"/>
      <w:lang w:eastAsia="zh-CN" w:bidi="ar-SA"/>
    </w:rPr>
  </w:style>
  <w:style w:type="character" w:customStyle="1" w:styleId="afe">
    <w:name w:val="คำอ้างอิง อักขระ"/>
    <w:basedOn w:val="a0"/>
    <w:link w:val="afd"/>
    <w:uiPriority w:val="29"/>
    <w:rsid w:val="00790FD9"/>
    <w:rPr>
      <w:rFonts w:ascii="TH SarabunPSK" w:eastAsiaTheme="minorEastAsia" w:hAnsi="TH SarabunPSK"/>
      <w:i/>
      <w:iCs/>
      <w:color w:val="404040" w:themeColor="text1" w:themeTint="BF"/>
      <w:sz w:val="32"/>
      <w:szCs w:val="22"/>
      <w:lang w:eastAsia="zh-CN" w:bidi="ar-SA"/>
    </w:rPr>
  </w:style>
  <w:style w:type="paragraph" w:styleId="41">
    <w:name w:val="toc 4"/>
    <w:basedOn w:val="a"/>
    <w:next w:val="a"/>
    <w:autoRedefine/>
    <w:uiPriority w:val="39"/>
    <w:unhideWhenUsed/>
    <w:rsid w:val="00F03A46"/>
    <w:pPr>
      <w:spacing w:after="100" w:line="278" w:lineRule="auto"/>
      <w:ind w:left="720"/>
      <w:jc w:val="left"/>
    </w:pPr>
    <w:rPr>
      <w:rFonts w:asciiTheme="minorHAnsi" w:eastAsiaTheme="minorEastAsia" w:hAnsiTheme="minorHAnsi" w:cstheme="minorBidi"/>
      <w:kern w:val="2"/>
      <w:sz w:val="24"/>
      <w:szCs w:val="24"/>
      <w:lang w:bidi="ar-SA"/>
      <w14:ligatures w14:val="standardContextual"/>
    </w:rPr>
  </w:style>
  <w:style w:type="paragraph" w:styleId="51">
    <w:name w:val="toc 5"/>
    <w:basedOn w:val="a"/>
    <w:next w:val="a"/>
    <w:autoRedefine/>
    <w:uiPriority w:val="39"/>
    <w:unhideWhenUsed/>
    <w:rsid w:val="00F03A46"/>
    <w:pPr>
      <w:spacing w:after="100" w:line="278" w:lineRule="auto"/>
      <w:ind w:left="960"/>
      <w:jc w:val="left"/>
    </w:pPr>
    <w:rPr>
      <w:rFonts w:asciiTheme="minorHAnsi" w:eastAsiaTheme="minorEastAsia" w:hAnsiTheme="minorHAnsi" w:cstheme="minorBidi"/>
      <w:kern w:val="2"/>
      <w:sz w:val="24"/>
      <w:szCs w:val="24"/>
      <w:lang w:bidi="ar-SA"/>
      <w14:ligatures w14:val="standardContextual"/>
    </w:rPr>
  </w:style>
  <w:style w:type="paragraph" w:styleId="61">
    <w:name w:val="toc 6"/>
    <w:basedOn w:val="a"/>
    <w:next w:val="a"/>
    <w:autoRedefine/>
    <w:uiPriority w:val="39"/>
    <w:unhideWhenUsed/>
    <w:rsid w:val="00F03A46"/>
    <w:pPr>
      <w:spacing w:after="100" w:line="278" w:lineRule="auto"/>
      <w:ind w:left="1200"/>
      <w:jc w:val="left"/>
    </w:pPr>
    <w:rPr>
      <w:rFonts w:asciiTheme="minorHAnsi" w:eastAsiaTheme="minorEastAsia" w:hAnsiTheme="minorHAnsi" w:cstheme="minorBidi"/>
      <w:kern w:val="2"/>
      <w:sz w:val="24"/>
      <w:szCs w:val="24"/>
      <w:lang w:bidi="ar-SA"/>
      <w14:ligatures w14:val="standardContextual"/>
    </w:rPr>
  </w:style>
  <w:style w:type="paragraph" w:styleId="71">
    <w:name w:val="toc 7"/>
    <w:basedOn w:val="a"/>
    <w:next w:val="a"/>
    <w:autoRedefine/>
    <w:uiPriority w:val="39"/>
    <w:unhideWhenUsed/>
    <w:rsid w:val="00F03A46"/>
    <w:pPr>
      <w:spacing w:after="100" w:line="278" w:lineRule="auto"/>
      <w:ind w:left="1440"/>
      <w:jc w:val="left"/>
    </w:pPr>
    <w:rPr>
      <w:rFonts w:asciiTheme="minorHAnsi" w:eastAsiaTheme="minorEastAsia" w:hAnsiTheme="minorHAnsi" w:cstheme="minorBidi"/>
      <w:kern w:val="2"/>
      <w:sz w:val="24"/>
      <w:szCs w:val="24"/>
      <w:lang w:bidi="ar-SA"/>
      <w14:ligatures w14:val="standardContextual"/>
    </w:rPr>
  </w:style>
  <w:style w:type="paragraph" w:styleId="81">
    <w:name w:val="toc 8"/>
    <w:basedOn w:val="a"/>
    <w:next w:val="a"/>
    <w:autoRedefine/>
    <w:uiPriority w:val="39"/>
    <w:unhideWhenUsed/>
    <w:rsid w:val="00F03A46"/>
    <w:pPr>
      <w:spacing w:after="100" w:line="278" w:lineRule="auto"/>
      <w:ind w:left="1680"/>
      <w:jc w:val="left"/>
    </w:pPr>
    <w:rPr>
      <w:rFonts w:asciiTheme="minorHAnsi" w:eastAsiaTheme="minorEastAsia" w:hAnsiTheme="minorHAnsi" w:cstheme="minorBidi"/>
      <w:kern w:val="2"/>
      <w:sz w:val="24"/>
      <w:szCs w:val="24"/>
      <w:lang w:bidi="ar-SA"/>
      <w14:ligatures w14:val="standardContextual"/>
    </w:rPr>
  </w:style>
  <w:style w:type="paragraph" w:styleId="91">
    <w:name w:val="toc 9"/>
    <w:basedOn w:val="a"/>
    <w:next w:val="a"/>
    <w:autoRedefine/>
    <w:uiPriority w:val="39"/>
    <w:unhideWhenUsed/>
    <w:rsid w:val="00F03A46"/>
    <w:pPr>
      <w:spacing w:after="100" w:line="278" w:lineRule="auto"/>
      <w:ind w:left="1920"/>
      <w:jc w:val="left"/>
    </w:pPr>
    <w:rPr>
      <w:rFonts w:asciiTheme="minorHAnsi" w:eastAsiaTheme="minorEastAsia" w:hAnsiTheme="minorHAnsi" w:cstheme="minorBidi"/>
      <w:kern w:val="2"/>
      <w:sz w:val="24"/>
      <w:szCs w:val="24"/>
      <w:lang w:bidi="ar-SA"/>
      <w14:ligatures w14:val="standardContextual"/>
    </w:rPr>
  </w:style>
  <w:style w:type="character" w:styleId="aff">
    <w:name w:val="Unresolved Mention"/>
    <w:basedOn w:val="a0"/>
    <w:uiPriority w:val="99"/>
    <w:semiHidden/>
    <w:unhideWhenUsed/>
    <w:rsid w:val="00F03A46"/>
    <w:rPr>
      <w:color w:val="605E5C"/>
      <w:shd w:val="clear" w:color="auto" w:fill="E1DFDD"/>
    </w:rPr>
  </w:style>
  <w:style w:type="paragraph" w:customStyle="1" w:styleId="TableParagraph">
    <w:name w:val="Table Paragraph"/>
    <w:basedOn w:val="a"/>
    <w:uiPriority w:val="1"/>
    <w:qFormat/>
    <w:rsid w:val="0075359B"/>
    <w:pPr>
      <w:widowControl w:val="0"/>
      <w:autoSpaceDE w:val="0"/>
      <w:autoSpaceDN w:val="0"/>
      <w:jc w:val="left"/>
    </w:pPr>
    <w:rPr>
      <w:rFonts w:ascii="TH SarabunPSK" w:eastAsia="TH SarabunPSK" w:hAnsi="TH SarabunPSK" w:cs="TH SarabunPSK"/>
      <w:sz w:val="22"/>
      <w:szCs w:val="22"/>
      <w:lang w:bidi="ar-SA"/>
    </w:rPr>
  </w:style>
  <w:style w:type="table" w:customStyle="1" w:styleId="12">
    <w:name w:val="เส้นตาราง1"/>
    <w:basedOn w:val="a1"/>
    <w:next w:val="af6"/>
    <w:uiPriority w:val="39"/>
    <w:rsid w:val="004766C9"/>
    <w:rPr>
      <w:sz w:val="22"/>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เส้นตาราง2"/>
    <w:basedOn w:val="a1"/>
    <w:next w:val="af6"/>
    <w:uiPriority w:val="39"/>
    <w:rsid w:val="004F0F7D"/>
    <w:rPr>
      <w:kern w:val="2"/>
      <w:sz w:val="24"/>
      <w:szCs w:val="3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6"/>
    <w:uiPriority w:val="39"/>
    <w:rsid w:val="00215535"/>
    <w:rPr>
      <w:sz w:val="22"/>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0">
    <w:name w:val="Intense Quote"/>
    <w:basedOn w:val="a"/>
    <w:next w:val="a"/>
    <w:link w:val="aff1"/>
    <w:uiPriority w:val="30"/>
    <w:qFormat/>
    <w:rsid w:val="00EF2444"/>
    <w:pPr>
      <w:pBdr>
        <w:top w:val="single" w:sz="4" w:space="10" w:color="2F5496" w:themeColor="accent1" w:themeShade="BF"/>
        <w:bottom w:val="single" w:sz="4" w:space="10" w:color="2F5496" w:themeColor="accent1" w:themeShade="BF"/>
      </w:pBdr>
      <w:spacing w:before="360" w:after="360"/>
      <w:ind w:left="864" w:right="864"/>
      <w:jc w:val="center"/>
    </w:pPr>
    <w:rPr>
      <w:rFonts w:cs="Angsana New"/>
      <w:i/>
      <w:iCs/>
      <w:color w:val="2F5496" w:themeColor="accent1" w:themeShade="BF"/>
      <w:szCs w:val="40"/>
    </w:rPr>
  </w:style>
  <w:style w:type="character" w:customStyle="1" w:styleId="aff1">
    <w:name w:val="ทำให้คำอ้างอิงเป็นสีเข้มขึ้น อักขระ"/>
    <w:basedOn w:val="a0"/>
    <w:link w:val="aff0"/>
    <w:uiPriority w:val="30"/>
    <w:rsid w:val="00EF2444"/>
    <w:rPr>
      <w:rFonts w:ascii="TH Sarabun New" w:hAnsi="TH Sarabun New" w:cs="Angsana New"/>
      <w:i/>
      <w:iCs/>
      <w:color w:val="2F5496" w:themeColor="accent1" w:themeShade="BF"/>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0269">
      <w:bodyDiv w:val="1"/>
      <w:marLeft w:val="0"/>
      <w:marRight w:val="0"/>
      <w:marTop w:val="0"/>
      <w:marBottom w:val="0"/>
      <w:divBdr>
        <w:top w:val="none" w:sz="0" w:space="0" w:color="auto"/>
        <w:left w:val="none" w:sz="0" w:space="0" w:color="auto"/>
        <w:bottom w:val="none" w:sz="0" w:space="0" w:color="auto"/>
        <w:right w:val="none" w:sz="0" w:space="0" w:color="auto"/>
      </w:divBdr>
    </w:div>
    <w:div w:id="17707916">
      <w:bodyDiv w:val="1"/>
      <w:marLeft w:val="0"/>
      <w:marRight w:val="0"/>
      <w:marTop w:val="0"/>
      <w:marBottom w:val="0"/>
      <w:divBdr>
        <w:top w:val="none" w:sz="0" w:space="0" w:color="auto"/>
        <w:left w:val="none" w:sz="0" w:space="0" w:color="auto"/>
        <w:bottom w:val="none" w:sz="0" w:space="0" w:color="auto"/>
        <w:right w:val="none" w:sz="0" w:space="0" w:color="auto"/>
      </w:divBdr>
    </w:div>
    <w:div w:id="46882724">
      <w:bodyDiv w:val="1"/>
      <w:marLeft w:val="0"/>
      <w:marRight w:val="0"/>
      <w:marTop w:val="0"/>
      <w:marBottom w:val="0"/>
      <w:divBdr>
        <w:top w:val="none" w:sz="0" w:space="0" w:color="auto"/>
        <w:left w:val="none" w:sz="0" w:space="0" w:color="auto"/>
        <w:bottom w:val="none" w:sz="0" w:space="0" w:color="auto"/>
        <w:right w:val="none" w:sz="0" w:space="0" w:color="auto"/>
      </w:divBdr>
      <w:divsChild>
        <w:div w:id="671572035">
          <w:marLeft w:val="0"/>
          <w:marRight w:val="0"/>
          <w:marTop w:val="0"/>
          <w:marBottom w:val="0"/>
          <w:divBdr>
            <w:top w:val="none" w:sz="0" w:space="0" w:color="auto"/>
            <w:left w:val="none" w:sz="0" w:space="0" w:color="auto"/>
            <w:bottom w:val="none" w:sz="0" w:space="0" w:color="auto"/>
            <w:right w:val="none" w:sz="0" w:space="0" w:color="auto"/>
          </w:divBdr>
        </w:div>
      </w:divsChild>
    </w:div>
    <w:div w:id="50812893">
      <w:bodyDiv w:val="1"/>
      <w:marLeft w:val="0"/>
      <w:marRight w:val="0"/>
      <w:marTop w:val="0"/>
      <w:marBottom w:val="0"/>
      <w:divBdr>
        <w:top w:val="none" w:sz="0" w:space="0" w:color="auto"/>
        <w:left w:val="none" w:sz="0" w:space="0" w:color="auto"/>
        <w:bottom w:val="none" w:sz="0" w:space="0" w:color="auto"/>
        <w:right w:val="none" w:sz="0" w:space="0" w:color="auto"/>
      </w:divBdr>
    </w:div>
    <w:div w:id="107896820">
      <w:bodyDiv w:val="1"/>
      <w:marLeft w:val="0"/>
      <w:marRight w:val="0"/>
      <w:marTop w:val="0"/>
      <w:marBottom w:val="0"/>
      <w:divBdr>
        <w:top w:val="none" w:sz="0" w:space="0" w:color="auto"/>
        <w:left w:val="none" w:sz="0" w:space="0" w:color="auto"/>
        <w:bottom w:val="none" w:sz="0" w:space="0" w:color="auto"/>
        <w:right w:val="none" w:sz="0" w:space="0" w:color="auto"/>
      </w:divBdr>
    </w:div>
    <w:div w:id="165486290">
      <w:bodyDiv w:val="1"/>
      <w:marLeft w:val="0"/>
      <w:marRight w:val="0"/>
      <w:marTop w:val="0"/>
      <w:marBottom w:val="0"/>
      <w:divBdr>
        <w:top w:val="none" w:sz="0" w:space="0" w:color="auto"/>
        <w:left w:val="none" w:sz="0" w:space="0" w:color="auto"/>
        <w:bottom w:val="none" w:sz="0" w:space="0" w:color="auto"/>
        <w:right w:val="none" w:sz="0" w:space="0" w:color="auto"/>
      </w:divBdr>
    </w:div>
    <w:div w:id="169876048">
      <w:bodyDiv w:val="1"/>
      <w:marLeft w:val="0"/>
      <w:marRight w:val="0"/>
      <w:marTop w:val="0"/>
      <w:marBottom w:val="0"/>
      <w:divBdr>
        <w:top w:val="none" w:sz="0" w:space="0" w:color="auto"/>
        <w:left w:val="none" w:sz="0" w:space="0" w:color="auto"/>
        <w:bottom w:val="none" w:sz="0" w:space="0" w:color="auto"/>
        <w:right w:val="none" w:sz="0" w:space="0" w:color="auto"/>
      </w:divBdr>
    </w:div>
    <w:div w:id="198471907">
      <w:bodyDiv w:val="1"/>
      <w:marLeft w:val="0"/>
      <w:marRight w:val="0"/>
      <w:marTop w:val="0"/>
      <w:marBottom w:val="0"/>
      <w:divBdr>
        <w:top w:val="none" w:sz="0" w:space="0" w:color="auto"/>
        <w:left w:val="none" w:sz="0" w:space="0" w:color="auto"/>
        <w:bottom w:val="none" w:sz="0" w:space="0" w:color="auto"/>
        <w:right w:val="none" w:sz="0" w:space="0" w:color="auto"/>
      </w:divBdr>
    </w:div>
    <w:div w:id="233590489">
      <w:bodyDiv w:val="1"/>
      <w:marLeft w:val="0"/>
      <w:marRight w:val="0"/>
      <w:marTop w:val="0"/>
      <w:marBottom w:val="0"/>
      <w:divBdr>
        <w:top w:val="none" w:sz="0" w:space="0" w:color="auto"/>
        <w:left w:val="none" w:sz="0" w:space="0" w:color="auto"/>
        <w:bottom w:val="none" w:sz="0" w:space="0" w:color="auto"/>
        <w:right w:val="none" w:sz="0" w:space="0" w:color="auto"/>
      </w:divBdr>
    </w:div>
    <w:div w:id="292442645">
      <w:bodyDiv w:val="1"/>
      <w:marLeft w:val="0"/>
      <w:marRight w:val="0"/>
      <w:marTop w:val="0"/>
      <w:marBottom w:val="0"/>
      <w:divBdr>
        <w:top w:val="none" w:sz="0" w:space="0" w:color="auto"/>
        <w:left w:val="none" w:sz="0" w:space="0" w:color="auto"/>
        <w:bottom w:val="none" w:sz="0" w:space="0" w:color="auto"/>
        <w:right w:val="none" w:sz="0" w:space="0" w:color="auto"/>
      </w:divBdr>
    </w:div>
    <w:div w:id="335115757">
      <w:bodyDiv w:val="1"/>
      <w:marLeft w:val="0"/>
      <w:marRight w:val="0"/>
      <w:marTop w:val="0"/>
      <w:marBottom w:val="0"/>
      <w:divBdr>
        <w:top w:val="none" w:sz="0" w:space="0" w:color="auto"/>
        <w:left w:val="none" w:sz="0" w:space="0" w:color="auto"/>
        <w:bottom w:val="none" w:sz="0" w:space="0" w:color="auto"/>
        <w:right w:val="none" w:sz="0" w:space="0" w:color="auto"/>
      </w:divBdr>
    </w:div>
    <w:div w:id="482812471">
      <w:bodyDiv w:val="1"/>
      <w:marLeft w:val="0"/>
      <w:marRight w:val="0"/>
      <w:marTop w:val="0"/>
      <w:marBottom w:val="0"/>
      <w:divBdr>
        <w:top w:val="none" w:sz="0" w:space="0" w:color="auto"/>
        <w:left w:val="none" w:sz="0" w:space="0" w:color="auto"/>
        <w:bottom w:val="none" w:sz="0" w:space="0" w:color="auto"/>
        <w:right w:val="none" w:sz="0" w:space="0" w:color="auto"/>
      </w:divBdr>
    </w:div>
    <w:div w:id="484132344">
      <w:bodyDiv w:val="1"/>
      <w:marLeft w:val="0"/>
      <w:marRight w:val="0"/>
      <w:marTop w:val="0"/>
      <w:marBottom w:val="0"/>
      <w:divBdr>
        <w:top w:val="none" w:sz="0" w:space="0" w:color="auto"/>
        <w:left w:val="none" w:sz="0" w:space="0" w:color="auto"/>
        <w:bottom w:val="none" w:sz="0" w:space="0" w:color="auto"/>
        <w:right w:val="none" w:sz="0" w:space="0" w:color="auto"/>
      </w:divBdr>
    </w:div>
    <w:div w:id="485634972">
      <w:bodyDiv w:val="1"/>
      <w:marLeft w:val="0"/>
      <w:marRight w:val="0"/>
      <w:marTop w:val="0"/>
      <w:marBottom w:val="0"/>
      <w:divBdr>
        <w:top w:val="none" w:sz="0" w:space="0" w:color="auto"/>
        <w:left w:val="none" w:sz="0" w:space="0" w:color="auto"/>
        <w:bottom w:val="none" w:sz="0" w:space="0" w:color="auto"/>
        <w:right w:val="none" w:sz="0" w:space="0" w:color="auto"/>
      </w:divBdr>
      <w:divsChild>
        <w:div w:id="176620003">
          <w:marLeft w:val="0"/>
          <w:marRight w:val="0"/>
          <w:marTop w:val="0"/>
          <w:marBottom w:val="0"/>
          <w:divBdr>
            <w:top w:val="none" w:sz="0" w:space="0" w:color="auto"/>
            <w:left w:val="none" w:sz="0" w:space="0" w:color="auto"/>
            <w:bottom w:val="none" w:sz="0" w:space="0" w:color="auto"/>
            <w:right w:val="none" w:sz="0" w:space="0" w:color="auto"/>
          </w:divBdr>
        </w:div>
        <w:div w:id="389576016">
          <w:marLeft w:val="0"/>
          <w:marRight w:val="0"/>
          <w:marTop w:val="0"/>
          <w:marBottom w:val="0"/>
          <w:divBdr>
            <w:top w:val="none" w:sz="0" w:space="0" w:color="auto"/>
            <w:left w:val="none" w:sz="0" w:space="0" w:color="auto"/>
            <w:bottom w:val="none" w:sz="0" w:space="0" w:color="auto"/>
            <w:right w:val="none" w:sz="0" w:space="0" w:color="auto"/>
          </w:divBdr>
        </w:div>
        <w:div w:id="540896257">
          <w:marLeft w:val="0"/>
          <w:marRight w:val="0"/>
          <w:marTop w:val="0"/>
          <w:marBottom w:val="0"/>
          <w:divBdr>
            <w:top w:val="none" w:sz="0" w:space="0" w:color="auto"/>
            <w:left w:val="none" w:sz="0" w:space="0" w:color="auto"/>
            <w:bottom w:val="none" w:sz="0" w:space="0" w:color="auto"/>
            <w:right w:val="none" w:sz="0" w:space="0" w:color="auto"/>
          </w:divBdr>
        </w:div>
        <w:div w:id="1886016118">
          <w:marLeft w:val="0"/>
          <w:marRight w:val="0"/>
          <w:marTop w:val="0"/>
          <w:marBottom w:val="0"/>
          <w:divBdr>
            <w:top w:val="none" w:sz="0" w:space="0" w:color="auto"/>
            <w:left w:val="none" w:sz="0" w:space="0" w:color="auto"/>
            <w:bottom w:val="none" w:sz="0" w:space="0" w:color="auto"/>
            <w:right w:val="none" w:sz="0" w:space="0" w:color="auto"/>
          </w:divBdr>
        </w:div>
      </w:divsChild>
    </w:div>
    <w:div w:id="550651206">
      <w:bodyDiv w:val="1"/>
      <w:marLeft w:val="0"/>
      <w:marRight w:val="0"/>
      <w:marTop w:val="0"/>
      <w:marBottom w:val="0"/>
      <w:divBdr>
        <w:top w:val="none" w:sz="0" w:space="0" w:color="auto"/>
        <w:left w:val="none" w:sz="0" w:space="0" w:color="auto"/>
        <w:bottom w:val="none" w:sz="0" w:space="0" w:color="auto"/>
        <w:right w:val="none" w:sz="0" w:space="0" w:color="auto"/>
      </w:divBdr>
    </w:div>
    <w:div w:id="588544660">
      <w:bodyDiv w:val="1"/>
      <w:marLeft w:val="0"/>
      <w:marRight w:val="0"/>
      <w:marTop w:val="0"/>
      <w:marBottom w:val="0"/>
      <w:divBdr>
        <w:top w:val="none" w:sz="0" w:space="0" w:color="auto"/>
        <w:left w:val="none" w:sz="0" w:space="0" w:color="auto"/>
        <w:bottom w:val="none" w:sz="0" w:space="0" w:color="auto"/>
        <w:right w:val="none" w:sz="0" w:space="0" w:color="auto"/>
      </w:divBdr>
    </w:div>
    <w:div w:id="596719389">
      <w:bodyDiv w:val="1"/>
      <w:marLeft w:val="0"/>
      <w:marRight w:val="0"/>
      <w:marTop w:val="0"/>
      <w:marBottom w:val="0"/>
      <w:divBdr>
        <w:top w:val="none" w:sz="0" w:space="0" w:color="auto"/>
        <w:left w:val="none" w:sz="0" w:space="0" w:color="auto"/>
        <w:bottom w:val="none" w:sz="0" w:space="0" w:color="auto"/>
        <w:right w:val="none" w:sz="0" w:space="0" w:color="auto"/>
      </w:divBdr>
    </w:div>
    <w:div w:id="605499663">
      <w:bodyDiv w:val="1"/>
      <w:marLeft w:val="0"/>
      <w:marRight w:val="0"/>
      <w:marTop w:val="0"/>
      <w:marBottom w:val="0"/>
      <w:divBdr>
        <w:top w:val="none" w:sz="0" w:space="0" w:color="auto"/>
        <w:left w:val="none" w:sz="0" w:space="0" w:color="auto"/>
        <w:bottom w:val="none" w:sz="0" w:space="0" w:color="auto"/>
        <w:right w:val="none" w:sz="0" w:space="0" w:color="auto"/>
      </w:divBdr>
    </w:div>
    <w:div w:id="619382012">
      <w:bodyDiv w:val="1"/>
      <w:marLeft w:val="0"/>
      <w:marRight w:val="0"/>
      <w:marTop w:val="0"/>
      <w:marBottom w:val="0"/>
      <w:divBdr>
        <w:top w:val="none" w:sz="0" w:space="0" w:color="auto"/>
        <w:left w:val="none" w:sz="0" w:space="0" w:color="auto"/>
        <w:bottom w:val="none" w:sz="0" w:space="0" w:color="auto"/>
        <w:right w:val="none" w:sz="0" w:space="0" w:color="auto"/>
      </w:divBdr>
      <w:divsChild>
        <w:div w:id="165093522">
          <w:marLeft w:val="0"/>
          <w:marRight w:val="0"/>
          <w:marTop w:val="0"/>
          <w:marBottom w:val="0"/>
          <w:divBdr>
            <w:top w:val="none" w:sz="0" w:space="0" w:color="auto"/>
            <w:left w:val="none" w:sz="0" w:space="0" w:color="auto"/>
            <w:bottom w:val="none" w:sz="0" w:space="0" w:color="auto"/>
            <w:right w:val="none" w:sz="0" w:space="0" w:color="auto"/>
          </w:divBdr>
        </w:div>
      </w:divsChild>
    </w:div>
    <w:div w:id="751509730">
      <w:bodyDiv w:val="1"/>
      <w:marLeft w:val="0"/>
      <w:marRight w:val="0"/>
      <w:marTop w:val="0"/>
      <w:marBottom w:val="0"/>
      <w:divBdr>
        <w:top w:val="none" w:sz="0" w:space="0" w:color="auto"/>
        <w:left w:val="none" w:sz="0" w:space="0" w:color="auto"/>
        <w:bottom w:val="none" w:sz="0" w:space="0" w:color="auto"/>
        <w:right w:val="none" w:sz="0" w:space="0" w:color="auto"/>
      </w:divBdr>
    </w:div>
    <w:div w:id="768815965">
      <w:bodyDiv w:val="1"/>
      <w:marLeft w:val="0"/>
      <w:marRight w:val="0"/>
      <w:marTop w:val="0"/>
      <w:marBottom w:val="0"/>
      <w:divBdr>
        <w:top w:val="none" w:sz="0" w:space="0" w:color="auto"/>
        <w:left w:val="none" w:sz="0" w:space="0" w:color="auto"/>
        <w:bottom w:val="none" w:sz="0" w:space="0" w:color="auto"/>
        <w:right w:val="none" w:sz="0" w:space="0" w:color="auto"/>
      </w:divBdr>
    </w:div>
    <w:div w:id="808978744">
      <w:bodyDiv w:val="1"/>
      <w:marLeft w:val="0"/>
      <w:marRight w:val="0"/>
      <w:marTop w:val="0"/>
      <w:marBottom w:val="0"/>
      <w:divBdr>
        <w:top w:val="none" w:sz="0" w:space="0" w:color="auto"/>
        <w:left w:val="none" w:sz="0" w:space="0" w:color="auto"/>
        <w:bottom w:val="none" w:sz="0" w:space="0" w:color="auto"/>
        <w:right w:val="none" w:sz="0" w:space="0" w:color="auto"/>
      </w:divBdr>
      <w:divsChild>
        <w:div w:id="716898322">
          <w:marLeft w:val="547"/>
          <w:marRight w:val="0"/>
          <w:marTop w:val="91"/>
          <w:marBottom w:val="0"/>
          <w:divBdr>
            <w:top w:val="none" w:sz="0" w:space="0" w:color="auto"/>
            <w:left w:val="none" w:sz="0" w:space="0" w:color="auto"/>
            <w:bottom w:val="none" w:sz="0" w:space="0" w:color="auto"/>
            <w:right w:val="none" w:sz="0" w:space="0" w:color="auto"/>
          </w:divBdr>
        </w:div>
      </w:divsChild>
    </w:div>
    <w:div w:id="827088158">
      <w:bodyDiv w:val="1"/>
      <w:marLeft w:val="0"/>
      <w:marRight w:val="0"/>
      <w:marTop w:val="0"/>
      <w:marBottom w:val="0"/>
      <w:divBdr>
        <w:top w:val="none" w:sz="0" w:space="0" w:color="auto"/>
        <w:left w:val="none" w:sz="0" w:space="0" w:color="auto"/>
        <w:bottom w:val="none" w:sz="0" w:space="0" w:color="auto"/>
        <w:right w:val="none" w:sz="0" w:space="0" w:color="auto"/>
      </w:divBdr>
    </w:div>
    <w:div w:id="908998091">
      <w:bodyDiv w:val="1"/>
      <w:marLeft w:val="0"/>
      <w:marRight w:val="0"/>
      <w:marTop w:val="0"/>
      <w:marBottom w:val="0"/>
      <w:divBdr>
        <w:top w:val="none" w:sz="0" w:space="0" w:color="auto"/>
        <w:left w:val="none" w:sz="0" w:space="0" w:color="auto"/>
        <w:bottom w:val="none" w:sz="0" w:space="0" w:color="auto"/>
        <w:right w:val="none" w:sz="0" w:space="0" w:color="auto"/>
      </w:divBdr>
    </w:div>
    <w:div w:id="1106735020">
      <w:bodyDiv w:val="1"/>
      <w:marLeft w:val="0"/>
      <w:marRight w:val="0"/>
      <w:marTop w:val="0"/>
      <w:marBottom w:val="0"/>
      <w:divBdr>
        <w:top w:val="none" w:sz="0" w:space="0" w:color="auto"/>
        <w:left w:val="none" w:sz="0" w:space="0" w:color="auto"/>
        <w:bottom w:val="none" w:sz="0" w:space="0" w:color="auto"/>
        <w:right w:val="none" w:sz="0" w:space="0" w:color="auto"/>
      </w:divBdr>
      <w:divsChild>
        <w:div w:id="492185567">
          <w:marLeft w:val="0"/>
          <w:marRight w:val="0"/>
          <w:marTop w:val="0"/>
          <w:marBottom w:val="0"/>
          <w:divBdr>
            <w:top w:val="none" w:sz="0" w:space="0" w:color="auto"/>
            <w:left w:val="none" w:sz="0" w:space="0" w:color="auto"/>
            <w:bottom w:val="none" w:sz="0" w:space="0" w:color="auto"/>
            <w:right w:val="none" w:sz="0" w:space="0" w:color="auto"/>
          </w:divBdr>
        </w:div>
        <w:div w:id="777483496">
          <w:marLeft w:val="0"/>
          <w:marRight w:val="0"/>
          <w:marTop w:val="0"/>
          <w:marBottom w:val="0"/>
          <w:divBdr>
            <w:top w:val="none" w:sz="0" w:space="0" w:color="auto"/>
            <w:left w:val="none" w:sz="0" w:space="0" w:color="auto"/>
            <w:bottom w:val="none" w:sz="0" w:space="0" w:color="auto"/>
            <w:right w:val="none" w:sz="0" w:space="0" w:color="auto"/>
          </w:divBdr>
        </w:div>
      </w:divsChild>
    </w:div>
    <w:div w:id="1178810603">
      <w:bodyDiv w:val="1"/>
      <w:marLeft w:val="0"/>
      <w:marRight w:val="0"/>
      <w:marTop w:val="0"/>
      <w:marBottom w:val="0"/>
      <w:divBdr>
        <w:top w:val="none" w:sz="0" w:space="0" w:color="auto"/>
        <w:left w:val="none" w:sz="0" w:space="0" w:color="auto"/>
        <w:bottom w:val="none" w:sz="0" w:space="0" w:color="auto"/>
        <w:right w:val="none" w:sz="0" w:space="0" w:color="auto"/>
      </w:divBdr>
    </w:div>
    <w:div w:id="1253707815">
      <w:bodyDiv w:val="1"/>
      <w:marLeft w:val="0"/>
      <w:marRight w:val="0"/>
      <w:marTop w:val="0"/>
      <w:marBottom w:val="0"/>
      <w:divBdr>
        <w:top w:val="none" w:sz="0" w:space="0" w:color="auto"/>
        <w:left w:val="none" w:sz="0" w:space="0" w:color="auto"/>
        <w:bottom w:val="none" w:sz="0" w:space="0" w:color="auto"/>
        <w:right w:val="none" w:sz="0" w:space="0" w:color="auto"/>
      </w:divBdr>
      <w:divsChild>
        <w:div w:id="1386947999">
          <w:marLeft w:val="0"/>
          <w:marRight w:val="0"/>
          <w:marTop w:val="0"/>
          <w:marBottom w:val="0"/>
          <w:divBdr>
            <w:top w:val="none" w:sz="0" w:space="0" w:color="auto"/>
            <w:left w:val="none" w:sz="0" w:space="0" w:color="auto"/>
            <w:bottom w:val="none" w:sz="0" w:space="0" w:color="auto"/>
            <w:right w:val="none" w:sz="0" w:space="0" w:color="auto"/>
          </w:divBdr>
        </w:div>
      </w:divsChild>
    </w:div>
    <w:div w:id="1258246013">
      <w:bodyDiv w:val="1"/>
      <w:marLeft w:val="0"/>
      <w:marRight w:val="0"/>
      <w:marTop w:val="0"/>
      <w:marBottom w:val="0"/>
      <w:divBdr>
        <w:top w:val="none" w:sz="0" w:space="0" w:color="auto"/>
        <w:left w:val="none" w:sz="0" w:space="0" w:color="auto"/>
        <w:bottom w:val="none" w:sz="0" w:space="0" w:color="auto"/>
        <w:right w:val="none" w:sz="0" w:space="0" w:color="auto"/>
      </w:divBdr>
    </w:div>
    <w:div w:id="1298222892">
      <w:bodyDiv w:val="1"/>
      <w:marLeft w:val="0"/>
      <w:marRight w:val="0"/>
      <w:marTop w:val="0"/>
      <w:marBottom w:val="0"/>
      <w:divBdr>
        <w:top w:val="none" w:sz="0" w:space="0" w:color="auto"/>
        <w:left w:val="none" w:sz="0" w:space="0" w:color="auto"/>
        <w:bottom w:val="none" w:sz="0" w:space="0" w:color="auto"/>
        <w:right w:val="none" w:sz="0" w:space="0" w:color="auto"/>
      </w:divBdr>
      <w:divsChild>
        <w:div w:id="420223502">
          <w:marLeft w:val="0"/>
          <w:marRight w:val="0"/>
          <w:marTop w:val="0"/>
          <w:marBottom w:val="0"/>
          <w:divBdr>
            <w:top w:val="none" w:sz="0" w:space="0" w:color="auto"/>
            <w:left w:val="none" w:sz="0" w:space="0" w:color="auto"/>
            <w:bottom w:val="none" w:sz="0" w:space="0" w:color="auto"/>
            <w:right w:val="none" w:sz="0" w:space="0" w:color="auto"/>
          </w:divBdr>
        </w:div>
        <w:div w:id="470289102">
          <w:marLeft w:val="0"/>
          <w:marRight w:val="0"/>
          <w:marTop w:val="0"/>
          <w:marBottom w:val="0"/>
          <w:divBdr>
            <w:top w:val="none" w:sz="0" w:space="0" w:color="auto"/>
            <w:left w:val="none" w:sz="0" w:space="0" w:color="auto"/>
            <w:bottom w:val="none" w:sz="0" w:space="0" w:color="auto"/>
            <w:right w:val="none" w:sz="0" w:space="0" w:color="auto"/>
          </w:divBdr>
        </w:div>
        <w:div w:id="609362855">
          <w:marLeft w:val="0"/>
          <w:marRight w:val="0"/>
          <w:marTop w:val="0"/>
          <w:marBottom w:val="0"/>
          <w:divBdr>
            <w:top w:val="none" w:sz="0" w:space="0" w:color="auto"/>
            <w:left w:val="none" w:sz="0" w:space="0" w:color="auto"/>
            <w:bottom w:val="none" w:sz="0" w:space="0" w:color="auto"/>
            <w:right w:val="none" w:sz="0" w:space="0" w:color="auto"/>
          </w:divBdr>
        </w:div>
        <w:div w:id="1044869919">
          <w:marLeft w:val="0"/>
          <w:marRight w:val="0"/>
          <w:marTop w:val="0"/>
          <w:marBottom w:val="0"/>
          <w:divBdr>
            <w:top w:val="none" w:sz="0" w:space="0" w:color="auto"/>
            <w:left w:val="none" w:sz="0" w:space="0" w:color="auto"/>
            <w:bottom w:val="none" w:sz="0" w:space="0" w:color="auto"/>
            <w:right w:val="none" w:sz="0" w:space="0" w:color="auto"/>
          </w:divBdr>
        </w:div>
        <w:div w:id="1423725929">
          <w:marLeft w:val="0"/>
          <w:marRight w:val="0"/>
          <w:marTop w:val="0"/>
          <w:marBottom w:val="0"/>
          <w:divBdr>
            <w:top w:val="none" w:sz="0" w:space="0" w:color="auto"/>
            <w:left w:val="none" w:sz="0" w:space="0" w:color="auto"/>
            <w:bottom w:val="none" w:sz="0" w:space="0" w:color="auto"/>
            <w:right w:val="none" w:sz="0" w:space="0" w:color="auto"/>
          </w:divBdr>
        </w:div>
      </w:divsChild>
    </w:div>
    <w:div w:id="1314604907">
      <w:bodyDiv w:val="1"/>
      <w:marLeft w:val="0"/>
      <w:marRight w:val="0"/>
      <w:marTop w:val="0"/>
      <w:marBottom w:val="0"/>
      <w:divBdr>
        <w:top w:val="none" w:sz="0" w:space="0" w:color="auto"/>
        <w:left w:val="none" w:sz="0" w:space="0" w:color="auto"/>
        <w:bottom w:val="none" w:sz="0" w:space="0" w:color="auto"/>
        <w:right w:val="none" w:sz="0" w:space="0" w:color="auto"/>
      </w:divBdr>
    </w:div>
    <w:div w:id="1370837637">
      <w:bodyDiv w:val="1"/>
      <w:marLeft w:val="0"/>
      <w:marRight w:val="0"/>
      <w:marTop w:val="0"/>
      <w:marBottom w:val="0"/>
      <w:divBdr>
        <w:top w:val="none" w:sz="0" w:space="0" w:color="auto"/>
        <w:left w:val="none" w:sz="0" w:space="0" w:color="auto"/>
        <w:bottom w:val="none" w:sz="0" w:space="0" w:color="auto"/>
        <w:right w:val="none" w:sz="0" w:space="0" w:color="auto"/>
      </w:divBdr>
      <w:divsChild>
        <w:div w:id="273824804">
          <w:marLeft w:val="0"/>
          <w:marRight w:val="0"/>
          <w:marTop w:val="0"/>
          <w:marBottom w:val="0"/>
          <w:divBdr>
            <w:top w:val="none" w:sz="0" w:space="0" w:color="auto"/>
            <w:left w:val="none" w:sz="0" w:space="0" w:color="auto"/>
            <w:bottom w:val="none" w:sz="0" w:space="0" w:color="auto"/>
            <w:right w:val="none" w:sz="0" w:space="0" w:color="auto"/>
          </w:divBdr>
        </w:div>
        <w:div w:id="711880021">
          <w:marLeft w:val="0"/>
          <w:marRight w:val="0"/>
          <w:marTop w:val="0"/>
          <w:marBottom w:val="0"/>
          <w:divBdr>
            <w:top w:val="none" w:sz="0" w:space="0" w:color="auto"/>
            <w:left w:val="none" w:sz="0" w:space="0" w:color="auto"/>
            <w:bottom w:val="none" w:sz="0" w:space="0" w:color="auto"/>
            <w:right w:val="none" w:sz="0" w:space="0" w:color="auto"/>
          </w:divBdr>
        </w:div>
        <w:div w:id="757556675">
          <w:marLeft w:val="0"/>
          <w:marRight w:val="0"/>
          <w:marTop w:val="0"/>
          <w:marBottom w:val="0"/>
          <w:divBdr>
            <w:top w:val="none" w:sz="0" w:space="0" w:color="auto"/>
            <w:left w:val="none" w:sz="0" w:space="0" w:color="auto"/>
            <w:bottom w:val="none" w:sz="0" w:space="0" w:color="auto"/>
            <w:right w:val="none" w:sz="0" w:space="0" w:color="auto"/>
          </w:divBdr>
        </w:div>
        <w:div w:id="969702436">
          <w:marLeft w:val="0"/>
          <w:marRight w:val="0"/>
          <w:marTop w:val="0"/>
          <w:marBottom w:val="0"/>
          <w:divBdr>
            <w:top w:val="none" w:sz="0" w:space="0" w:color="auto"/>
            <w:left w:val="none" w:sz="0" w:space="0" w:color="auto"/>
            <w:bottom w:val="none" w:sz="0" w:space="0" w:color="auto"/>
            <w:right w:val="none" w:sz="0" w:space="0" w:color="auto"/>
          </w:divBdr>
        </w:div>
        <w:div w:id="1161510350">
          <w:marLeft w:val="0"/>
          <w:marRight w:val="0"/>
          <w:marTop w:val="0"/>
          <w:marBottom w:val="0"/>
          <w:divBdr>
            <w:top w:val="none" w:sz="0" w:space="0" w:color="auto"/>
            <w:left w:val="none" w:sz="0" w:space="0" w:color="auto"/>
            <w:bottom w:val="none" w:sz="0" w:space="0" w:color="auto"/>
            <w:right w:val="none" w:sz="0" w:space="0" w:color="auto"/>
          </w:divBdr>
        </w:div>
        <w:div w:id="1993213624">
          <w:marLeft w:val="0"/>
          <w:marRight w:val="0"/>
          <w:marTop w:val="0"/>
          <w:marBottom w:val="0"/>
          <w:divBdr>
            <w:top w:val="none" w:sz="0" w:space="0" w:color="auto"/>
            <w:left w:val="none" w:sz="0" w:space="0" w:color="auto"/>
            <w:bottom w:val="none" w:sz="0" w:space="0" w:color="auto"/>
            <w:right w:val="none" w:sz="0" w:space="0" w:color="auto"/>
          </w:divBdr>
        </w:div>
      </w:divsChild>
    </w:div>
    <w:div w:id="1688174101">
      <w:bodyDiv w:val="1"/>
      <w:marLeft w:val="0"/>
      <w:marRight w:val="0"/>
      <w:marTop w:val="0"/>
      <w:marBottom w:val="0"/>
      <w:divBdr>
        <w:top w:val="none" w:sz="0" w:space="0" w:color="auto"/>
        <w:left w:val="none" w:sz="0" w:space="0" w:color="auto"/>
        <w:bottom w:val="none" w:sz="0" w:space="0" w:color="auto"/>
        <w:right w:val="none" w:sz="0" w:space="0" w:color="auto"/>
      </w:divBdr>
    </w:div>
    <w:div w:id="1724712720">
      <w:bodyDiv w:val="1"/>
      <w:marLeft w:val="0"/>
      <w:marRight w:val="0"/>
      <w:marTop w:val="0"/>
      <w:marBottom w:val="0"/>
      <w:divBdr>
        <w:top w:val="none" w:sz="0" w:space="0" w:color="auto"/>
        <w:left w:val="none" w:sz="0" w:space="0" w:color="auto"/>
        <w:bottom w:val="none" w:sz="0" w:space="0" w:color="auto"/>
        <w:right w:val="none" w:sz="0" w:space="0" w:color="auto"/>
      </w:divBdr>
      <w:divsChild>
        <w:div w:id="1863131688">
          <w:marLeft w:val="0"/>
          <w:marRight w:val="0"/>
          <w:marTop w:val="0"/>
          <w:marBottom w:val="0"/>
          <w:divBdr>
            <w:top w:val="none" w:sz="0" w:space="0" w:color="auto"/>
            <w:left w:val="none" w:sz="0" w:space="0" w:color="auto"/>
            <w:bottom w:val="none" w:sz="0" w:space="0" w:color="auto"/>
            <w:right w:val="none" w:sz="0" w:space="0" w:color="auto"/>
          </w:divBdr>
        </w:div>
      </w:divsChild>
    </w:div>
    <w:div w:id="1741829565">
      <w:bodyDiv w:val="1"/>
      <w:marLeft w:val="0"/>
      <w:marRight w:val="0"/>
      <w:marTop w:val="0"/>
      <w:marBottom w:val="0"/>
      <w:divBdr>
        <w:top w:val="none" w:sz="0" w:space="0" w:color="auto"/>
        <w:left w:val="none" w:sz="0" w:space="0" w:color="auto"/>
        <w:bottom w:val="none" w:sz="0" w:space="0" w:color="auto"/>
        <w:right w:val="none" w:sz="0" w:space="0" w:color="auto"/>
      </w:divBdr>
      <w:divsChild>
        <w:div w:id="275454097">
          <w:marLeft w:val="0"/>
          <w:marRight w:val="0"/>
          <w:marTop w:val="0"/>
          <w:marBottom w:val="0"/>
          <w:divBdr>
            <w:top w:val="none" w:sz="0" w:space="0" w:color="auto"/>
            <w:left w:val="none" w:sz="0" w:space="0" w:color="auto"/>
            <w:bottom w:val="none" w:sz="0" w:space="0" w:color="auto"/>
            <w:right w:val="none" w:sz="0" w:space="0" w:color="auto"/>
          </w:divBdr>
        </w:div>
        <w:div w:id="527646941">
          <w:marLeft w:val="0"/>
          <w:marRight w:val="0"/>
          <w:marTop w:val="0"/>
          <w:marBottom w:val="0"/>
          <w:divBdr>
            <w:top w:val="none" w:sz="0" w:space="0" w:color="auto"/>
            <w:left w:val="none" w:sz="0" w:space="0" w:color="auto"/>
            <w:bottom w:val="none" w:sz="0" w:space="0" w:color="auto"/>
            <w:right w:val="none" w:sz="0" w:space="0" w:color="auto"/>
          </w:divBdr>
        </w:div>
        <w:div w:id="828135394">
          <w:marLeft w:val="0"/>
          <w:marRight w:val="0"/>
          <w:marTop w:val="0"/>
          <w:marBottom w:val="0"/>
          <w:divBdr>
            <w:top w:val="none" w:sz="0" w:space="0" w:color="auto"/>
            <w:left w:val="none" w:sz="0" w:space="0" w:color="auto"/>
            <w:bottom w:val="none" w:sz="0" w:space="0" w:color="auto"/>
            <w:right w:val="none" w:sz="0" w:space="0" w:color="auto"/>
          </w:divBdr>
        </w:div>
        <w:div w:id="1078208483">
          <w:marLeft w:val="0"/>
          <w:marRight w:val="0"/>
          <w:marTop w:val="0"/>
          <w:marBottom w:val="0"/>
          <w:divBdr>
            <w:top w:val="none" w:sz="0" w:space="0" w:color="auto"/>
            <w:left w:val="none" w:sz="0" w:space="0" w:color="auto"/>
            <w:bottom w:val="none" w:sz="0" w:space="0" w:color="auto"/>
            <w:right w:val="none" w:sz="0" w:space="0" w:color="auto"/>
          </w:divBdr>
        </w:div>
        <w:div w:id="2053798023">
          <w:marLeft w:val="0"/>
          <w:marRight w:val="0"/>
          <w:marTop w:val="0"/>
          <w:marBottom w:val="0"/>
          <w:divBdr>
            <w:top w:val="none" w:sz="0" w:space="0" w:color="auto"/>
            <w:left w:val="none" w:sz="0" w:space="0" w:color="auto"/>
            <w:bottom w:val="none" w:sz="0" w:space="0" w:color="auto"/>
            <w:right w:val="none" w:sz="0" w:space="0" w:color="auto"/>
          </w:divBdr>
        </w:div>
      </w:divsChild>
    </w:div>
    <w:div w:id="1886796022">
      <w:bodyDiv w:val="1"/>
      <w:marLeft w:val="0"/>
      <w:marRight w:val="0"/>
      <w:marTop w:val="0"/>
      <w:marBottom w:val="0"/>
      <w:divBdr>
        <w:top w:val="none" w:sz="0" w:space="0" w:color="auto"/>
        <w:left w:val="none" w:sz="0" w:space="0" w:color="auto"/>
        <w:bottom w:val="none" w:sz="0" w:space="0" w:color="auto"/>
        <w:right w:val="none" w:sz="0" w:space="0" w:color="auto"/>
      </w:divBdr>
    </w:div>
    <w:div w:id="1928073285">
      <w:bodyDiv w:val="1"/>
      <w:marLeft w:val="0"/>
      <w:marRight w:val="0"/>
      <w:marTop w:val="0"/>
      <w:marBottom w:val="0"/>
      <w:divBdr>
        <w:top w:val="none" w:sz="0" w:space="0" w:color="auto"/>
        <w:left w:val="none" w:sz="0" w:space="0" w:color="auto"/>
        <w:bottom w:val="none" w:sz="0" w:space="0" w:color="auto"/>
        <w:right w:val="none" w:sz="0" w:space="0" w:color="auto"/>
      </w:divBdr>
    </w:div>
    <w:div w:id="1936159882">
      <w:bodyDiv w:val="1"/>
      <w:marLeft w:val="0"/>
      <w:marRight w:val="0"/>
      <w:marTop w:val="0"/>
      <w:marBottom w:val="0"/>
      <w:divBdr>
        <w:top w:val="none" w:sz="0" w:space="0" w:color="auto"/>
        <w:left w:val="none" w:sz="0" w:space="0" w:color="auto"/>
        <w:bottom w:val="none" w:sz="0" w:space="0" w:color="auto"/>
        <w:right w:val="none" w:sz="0" w:space="0" w:color="auto"/>
      </w:divBdr>
      <w:divsChild>
        <w:div w:id="888568696">
          <w:marLeft w:val="0"/>
          <w:marRight w:val="0"/>
          <w:marTop w:val="0"/>
          <w:marBottom w:val="0"/>
          <w:divBdr>
            <w:top w:val="none" w:sz="0" w:space="0" w:color="auto"/>
            <w:left w:val="none" w:sz="0" w:space="0" w:color="auto"/>
            <w:bottom w:val="none" w:sz="0" w:space="0" w:color="auto"/>
            <w:right w:val="none" w:sz="0" w:space="0" w:color="auto"/>
          </w:divBdr>
        </w:div>
        <w:div w:id="1702323249">
          <w:marLeft w:val="0"/>
          <w:marRight w:val="0"/>
          <w:marTop w:val="0"/>
          <w:marBottom w:val="0"/>
          <w:divBdr>
            <w:top w:val="none" w:sz="0" w:space="0" w:color="auto"/>
            <w:left w:val="none" w:sz="0" w:space="0" w:color="auto"/>
            <w:bottom w:val="none" w:sz="0" w:space="0" w:color="auto"/>
            <w:right w:val="none" w:sz="0" w:space="0" w:color="auto"/>
          </w:divBdr>
        </w:div>
      </w:divsChild>
    </w:div>
    <w:div w:id="1943494402">
      <w:bodyDiv w:val="1"/>
      <w:marLeft w:val="0"/>
      <w:marRight w:val="0"/>
      <w:marTop w:val="0"/>
      <w:marBottom w:val="0"/>
      <w:divBdr>
        <w:top w:val="none" w:sz="0" w:space="0" w:color="auto"/>
        <w:left w:val="none" w:sz="0" w:space="0" w:color="auto"/>
        <w:bottom w:val="none" w:sz="0" w:space="0" w:color="auto"/>
        <w:right w:val="none" w:sz="0" w:space="0" w:color="auto"/>
      </w:divBdr>
    </w:div>
    <w:div w:id="1996639035">
      <w:bodyDiv w:val="1"/>
      <w:marLeft w:val="0"/>
      <w:marRight w:val="0"/>
      <w:marTop w:val="0"/>
      <w:marBottom w:val="0"/>
      <w:divBdr>
        <w:top w:val="none" w:sz="0" w:space="0" w:color="auto"/>
        <w:left w:val="none" w:sz="0" w:space="0" w:color="auto"/>
        <w:bottom w:val="none" w:sz="0" w:space="0" w:color="auto"/>
        <w:right w:val="none" w:sz="0" w:space="0" w:color="auto"/>
      </w:divBdr>
    </w:div>
    <w:div w:id="2090998707">
      <w:bodyDiv w:val="1"/>
      <w:marLeft w:val="0"/>
      <w:marRight w:val="0"/>
      <w:marTop w:val="0"/>
      <w:marBottom w:val="0"/>
      <w:divBdr>
        <w:top w:val="none" w:sz="0" w:space="0" w:color="auto"/>
        <w:left w:val="none" w:sz="0" w:space="0" w:color="auto"/>
        <w:bottom w:val="none" w:sz="0" w:space="0" w:color="auto"/>
        <w:right w:val="none" w:sz="0" w:space="0" w:color="auto"/>
      </w:divBdr>
    </w:div>
    <w:div w:id="2105179081">
      <w:bodyDiv w:val="1"/>
      <w:marLeft w:val="0"/>
      <w:marRight w:val="0"/>
      <w:marTop w:val="0"/>
      <w:marBottom w:val="0"/>
      <w:divBdr>
        <w:top w:val="none" w:sz="0" w:space="0" w:color="auto"/>
        <w:left w:val="none" w:sz="0" w:space="0" w:color="auto"/>
        <w:bottom w:val="none" w:sz="0" w:space="0" w:color="auto"/>
        <w:right w:val="none" w:sz="0" w:space="0" w:color="auto"/>
      </w:divBdr>
    </w:div>
    <w:div w:id="2144497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2.xml"/><Relationship Id="rId26" Type="http://schemas.openxmlformats.org/officeDocument/2006/relationships/image" Target="media/image11.svg"/><Relationship Id="rId39" Type="http://schemas.openxmlformats.org/officeDocument/2006/relationships/image" Target="media/image24.jpeg"/><Relationship Id="rId21" Type="http://schemas.openxmlformats.org/officeDocument/2006/relationships/image" Target="media/image6.png"/><Relationship Id="rId34" Type="http://schemas.openxmlformats.org/officeDocument/2006/relationships/image" Target="media/image19.jpeg"/><Relationship Id="rId42" Type="http://schemas.openxmlformats.org/officeDocument/2006/relationships/image" Target="media/image27.jpeg"/><Relationship Id="rId47" Type="http://schemas.openxmlformats.org/officeDocument/2006/relationships/image" Target="media/image32.jpeg"/><Relationship Id="rId50"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svg"/><Relationship Id="rId29" Type="http://schemas.openxmlformats.org/officeDocument/2006/relationships/image" Target="media/image14.jpeg"/><Relationship Id="rId11" Type="http://schemas.openxmlformats.org/officeDocument/2006/relationships/endnotes" Target="endnotes.xml"/><Relationship Id="rId24" Type="http://schemas.openxmlformats.org/officeDocument/2006/relationships/image" Target="media/image9.svg"/><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image" Target="media/image25.jpeg"/><Relationship Id="rId45" Type="http://schemas.openxmlformats.org/officeDocument/2006/relationships/image" Target="media/image30.jpeg"/><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jpeg"/><Relationship Id="rId49" Type="http://schemas.openxmlformats.org/officeDocument/2006/relationships/image" Target="media/image34.jpeg"/><Relationship Id="rId10" Type="http://schemas.openxmlformats.org/officeDocument/2006/relationships/footnotes" Target="footnotes.xml"/><Relationship Id="rId19" Type="http://schemas.openxmlformats.org/officeDocument/2006/relationships/image" Target="media/image5.emf"/><Relationship Id="rId31" Type="http://schemas.openxmlformats.org/officeDocument/2006/relationships/image" Target="media/image16.jpeg"/><Relationship Id="rId44" Type="http://schemas.openxmlformats.org/officeDocument/2006/relationships/image" Target="media/image29.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7.svg"/><Relationship Id="rId27" Type="http://schemas.openxmlformats.org/officeDocument/2006/relationships/image" Target="media/image12.png"/><Relationship Id="rId30" Type="http://schemas.openxmlformats.org/officeDocument/2006/relationships/image" Target="media/image15.jpeg"/><Relationship Id="rId35" Type="http://schemas.openxmlformats.org/officeDocument/2006/relationships/image" Target="media/image20.jpeg"/><Relationship Id="rId43" Type="http://schemas.openxmlformats.org/officeDocument/2006/relationships/image" Target="media/image28.jpeg"/><Relationship Id="rId48" Type="http://schemas.openxmlformats.org/officeDocument/2006/relationships/image" Target="media/image33.jpeg"/><Relationship Id="rId8" Type="http://schemas.openxmlformats.org/officeDocument/2006/relationships/settings" Target="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jpeg"/><Relationship Id="rId38" Type="http://schemas.openxmlformats.org/officeDocument/2006/relationships/image" Target="media/image23.jpeg"/><Relationship Id="rId46" Type="http://schemas.openxmlformats.org/officeDocument/2006/relationships/image" Target="media/image31.jpeg"/><Relationship Id="rId20" Type="http://schemas.openxmlformats.org/officeDocument/2006/relationships/header" Target="header3.xml"/><Relationship Id="rId41" Type="http://schemas.openxmlformats.org/officeDocument/2006/relationships/image" Target="media/image26.jpeg"/><Relationship Id="rId1" Type="http://schemas.openxmlformats.org/officeDocument/2006/relationships/customXml" Target="../customXml/item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e902c18-e00c-4efc-b36c-2e4eaee18221">
      <Terms xmlns="http://schemas.microsoft.com/office/infopath/2007/PartnerControls"/>
    </lcf76f155ced4ddcb4097134ff3c332f>
    <TaxCatchAll xmlns="4b44aca0-3cfd-4121-8fb3-d7c25b16ae8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9E73B3F6BA2B54D8E4979AC0B378C82" ma:contentTypeVersion="16" ma:contentTypeDescription="Create a new document." ma:contentTypeScope="" ma:versionID="d692b021c30c6feb80a58c83a1aaa78d">
  <xsd:schema xmlns:xsd="http://www.w3.org/2001/XMLSchema" xmlns:xs="http://www.w3.org/2001/XMLSchema" xmlns:p="http://schemas.microsoft.com/office/2006/metadata/properties" xmlns:ns2="0e902c18-e00c-4efc-b36c-2e4eaee18221" xmlns:ns3="4b44aca0-3cfd-4121-8fb3-d7c25b16ae8b" targetNamespace="http://schemas.microsoft.com/office/2006/metadata/properties" ma:root="true" ma:fieldsID="e9dfb20e2543f482cfbea45deeee06f9" ns2:_="" ns3:_="">
    <xsd:import namespace="0e902c18-e00c-4efc-b36c-2e4eaee18221"/>
    <xsd:import namespace="4b44aca0-3cfd-4121-8fb3-d7c25b16ae8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LengthInSeconds" minOccurs="0"/>
                <xsd:element ref="ns2:MediaServiceSearchPropertie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902c18-e00c-4efc-b36c-2e4eaee18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5a6edc0-792c-424b-9cdf-c7b9dae50315"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44aca0-3cfd-4121-8fb3-d7c25b16ae8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c275d17-ac67-4507-9435-495d79dcacf1}" ma:internalName="TaxCatchAll" ma:showField="CatchAllData" ma:web="4b44aca0-3cfd-4121-8fb3-d7c25b16ae8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E07460-D17D-4227-9B64-F79C1C240B7B}">
  <ds:schemaRefs>
    <ds:schemaRef ds:uri="http://schemas.microsoft.com/sharepoint/v3/contenttype/forms"/>
  </ds:schemaRefs>
</ds:datastoreItem>
</file>

<file path=customXml/itemProps3.xml><?xml version="1.0" encoding="utf-8"?>
<ds:datastoreItem xmlns:ds="http://schemas.openxmlformats.org/officeDocument/2006/customXml" ds:itemID="{F92F7CD1-68D4-4CEF-A4DF-2AA7B3BA2306}">
  <ds:schemaRefs>
    <ds:schemaRef ds:uri="http://schemas.microsoft.com/office/2006/metadata/properties"/>
    <ds:schemaRef ds:uri="http://schemas.microsoft.com/office/infopath/2007/PartnerControls"/>
    <ds:schemaRef ds:uri="351a9396-002c-49f2-9845-88fff3b2ac40"/>
    <ds:schemaRef ds:uri="952972d8-0cb9-4537-ad9b-4f6e2f11c6f2"/>
  </ds:schemaRefs>
</ds:datastoreItem>
</file>

<file path=customXml/itemProps4.xml><?xml version="1.0" encoding="utf-8"?>
<ds:datastoreItem xmlns:ds="http://schemas.openxmlformats.org/officeDocument/2006/customXml" ds:itemID="{A78F4ECA-A013-480D-850B-792E4464B085}"/>
</file>

<file path=customXml/itemProps5.xml><?xml version="1.0" encoding="utf-8"?>
<ds:datastoreItem xmlns:ds="http://schemas.openxmlformats.org/officeDocument/2006/customXml" ds:itemID="{AE2B6F9E-8CD3-432C-9D9B-B279B814F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315</Pages>
  <Words>65620</Words>
  <Characters>374035</Characters>
  <Application>Microsoft Office Word</Application>
  <DocSecurity>0</DocSecurity>
  <Lines>3116</Lines>
  <Paragraphs>877</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EAKARUT RUAYRUAY</dc:creator>
  <cp:keywords/>
  <cp:lastModifiedBy>KANOKLADA NANTHACHOT</cp:lastModifiedBy>
  <cp:revision>69</cp:revision>
  <cp:lastPrinted>2025-04-03T03:25:00Z</cp:lastPrinted>
  <dcterms:created xsi:type="dcterms:W3CDTF">2025-03-14T03:36:00Z</dcterms:created>
  <dcterms:modified xsi:type="dcterms:W3CDTF">2025-04-03T03:31:00Z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0x01010099E73B3F6BA2B54D8E4979AC0B378C82</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KSOProductBuildVer">
    <vt:lpwstr>1054-12.2.0.13489</vt:lpwstr>
  </property>
  <property fmtid="{D5CDD505-2E9C-101B-9397-08002B2CF9AE}" pid="8" name="ICV">
    <vt:lpwstr>B6E2451ABC80438F8DFE097D6BA997BC_12</vt:lpwstr>
  </property>
  <property fmtid="{D5CDD505-2E9C-101B-9397-08002B2CF9AE}" pid="9" name="Order">
    <vt:r8>200</vt:r8>
  </property>
  <property fmtid="{D5CDD505-2E9C-101B-9397-08002B2CF9AE}" pid="10" name="xd_Signature">
    <vt:bool>false</vt:bool>
  </property>
  <property fmtid="{D5CDD505-2E9C-101B-9397-08002B2CF9AE}" pid="11" name="xd_ProgID">
    <vt:lpwstr/>
  </property>
  <property fmtid="{D5CDD505-2E9C-101B-9397-08002B2CF9AE}" pid="12" name="TemplateUrl">
    <vt:lpwstr/>
  </property>
</Properties>
</file>